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du wp14">
  <w:body>
    <w:p w:rsidR="00163143" w:rsidP="00853610" w:rsidRDefault="00853610" w14:paraId="2A234C72" w14:textId="14B42F6C">
      <w:pPr>
        <w:jc w:val="center"/>
      </w:pPr>
      <w:r>
        <w:rPr>
          <w:noProof/>
          <w:sz w:val="20"/>
        </w:rPr>
        <w:drawing>
          <wp:inline distT="0" distB="0" distL="0" distR="0" wp14:anchorId="5F8BEE24" wp14:editId="163BC5DB">
            <wp:extent cx="2716555" cy="883920"/>
            <wp:effectExtent l="0" t="0" r="0" b="0"/>
            <wp:docPr id="1" name="image1.jpeg" descr="A red letter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descr="A red letter on a white background&#10;&#10;Description automatically generated"/>
                    <pic:cNvPicPr/>
                  </pic:nvPicPr>
                  <pic:blipFill>
                    <a:blip r:embed="rId11" cstate="print"/>
                    <a:stretch>
                      <a:fillRect/>
                    </a:stretch>
                  </pic:blipFill>
                  <pic:spPr>
                    <a:xfrm>
                      <a:off x="0" y="0"/>
                      <a:ext cx="2716555" cy="883920"/>
                    </a:xfrm>
                    <a:prstGeom prst="rect">
                      <a:avLst/>
                    </a:prstGeom>
                  </pic:spPr>
                </pic:pic>
              </a:graphicData>
            </a:graphic>
          </wp:inline>
        </w:drawing>
      </w:r>
      <w:r w:rsidR="00163143">
        <w:br/>
      </w:r>
    </w:p>
    <w:p w:rsidR="00853610" w:rsidP="00853610" w:rsidRDefault="00853610" w14:paraId="44E1E3FD" w14:textId="77777777">
      <w:pPr>
        <w:spacing w:after="300"/>
        <w:rPr>
          <w:rFonts w:ascii="Times New Roman" w:hAnsi="Times New Roman" w:eastAsia="Times New Roman" w:cs="Times New Roman"/>
          <w:b/>
          <w:bCs/>
          <w:color w:val="000000" w:themeColor="text1"/>
          <w:sz w:val="26"/>
          <w:szCs w:val="26"/>
        </w:rPr>
      </w:pPr>
    </w:p>
    <w:p w:rsidR="00163143" w:rsidP="00853610" w:rsidRDefault="00163143" w14:paraId="27386C62" w14:textId="28FE752C">
      <w:pPr>
        <w:spacing w:after="300"/>
        <w:jc w:val="center"/>
      </w:pPr>
      <w:r>
        <w:rPr>
          <w:rFonts w:ascii="Times New Roman" w:hAnsi="Times New Roman" w:eastAsia="Times New Roman" w:cs="Times New Roman"/>
          <w:b/>
          <w:bCs/>
          <w:color w:val="000000" w:themeColor="text1"/>
          <w:sz w:val="26"/>
          <w:szCs w:val="26"/>
        </w:rPr>
        <w:t>Marketing Club Research</w:t>
      </w:r>
    </w:p>
    <w:p w:rsidR="00163143" w:rsidP="00163143" w:rsidRDefault="00163143" w14:paraId="3AA2C391" w14:textId="66D67367">
      <w:pPr>
        <w:spacing w:after="300"/>
        <w:jc w:val="center"/>
      </w:pPr>
      <w:r w:rsidRPr="0F84D04A">
        <w:rPr>
          <w:rFonts w:ascii="Times New Roman" w:hAnsi="Times New Roman" w:eastAsia="Times New Roman" w:cs="Times New Roman"/>
          <w:color w:val="000000" w:themeColor="text1"/>
          <w:sz w:val="24"/>
          <w:szCs w:val="24"/>
        </w:rPr>
        <w:t xml:space="preserve">MKT </w:t>
      </w:r>
      <w:r>
        <w:rPr>
          <w:rFonts w:ascii="Times New Roman" w:hAnsi="Times New Roman" w:eastAsia="Times New Roman" w:cs="Times New Roman"/>
          <w:color w:val="000000" w:themeColor="text1"/>
          <w:sz w:val="24"/>
          <w:szCs w:val="24"/>
        </w:rPr>
        <w:t xml:space="preserve">562 </w:t>
      </w:r>
      <w:r w:rsidRPr="0F84D04A">
        <w:rPr>
          <w:rFonts w:ascii="Times New Roman" w:hAnsi="Times New Roman" w:eastAsia="Times New Roman" w:cs="Times New Roman"/>
          <w:color w:val="000000" w:themeColor="text1"/>
          <w:sz w:val="24"/>
          <w:szCs w:val="24"/>
        </w:rPr>
        <w:t xml:space="preserve">Final </w:t>
      </w:r>
      <w:r>
        <w:rPr>
          <w:rFonts w:ascii="Times New Roman" w:hAnsi="Times New Roman" w:eastAsia="Times New Roman" w:cs="Times New Roman"/>
          <w:color w:val="000000" w:themeColor="text1"/>
          <w:sz w:val="24"/>
          <w:szCs w:val="24"/>
        </w:rPr>
        <w:t>Report</w:t>
      </w:r>
    </w:p>
    <w:p w:rsidR="00163143" w:rsidP="03D69164" w:rsidRDefault="00163143" w14:paraId="5B4A89BD" w14:textId="43873CAF">
      <w:pPr>
        <w:spacing w:after="300"/>
        <w:jc w:val="center"/>
        <w:rPr>
          <w:rFonts w:ascii="Times New Roman" w:hAnsi="Times New Roman" w:eastAsia="Times New Roman" w:cs="Times New Roman"/>
          <w:color w:val="000000" w:themeColor="text1"/>
          <w:sz w:val="24"/>
          <w:szCs w:val="24"/>
          <w:lang w:val="en-US"/>
        </w:rPr>
      </w:pPr>
      <w:r w:rsidRPr="03D69164" w:rsidR="00163143">
        <w:rPr>
          <w:rFonts w:ascii="Times New Roman" w:hAnsi="Times New Roman" w:eastAsia="Times New Roman" w:cs="Times New Roman"/>
          <w:color w:val="000000" w:themeColor="text1" w:themeTint="FF" w:themeShade="FF"/>
          <w:sz w:val="24"/>
          <w:szCs w:val="24"/>
          <w:lang w:val="en-US"/>
        </w:rPr>
        <w:t xml:space="preserve">Ana Merlo, </w:t>
      </w:r>
      <w:r w:rsidRPr="03D69164" w:rsidR="00163143">
        <w:rPr>
          <w:rFonts w:ascii="Times New Roman" w:hAnsi="Times New Roman" w:eastAsia="Times New Roman" w:cs="Times New Roman"/>
          <w:color w:val="000000" w:themeColor="text1" w:themeTint="FF" w:themeShade="FF"/>
          <w:sz w:val="24"/>
          <w:szCs w:val="24"/>
          <w:lang w:val="en-US"/>
        </w:rPr>
        <w:t xml:space="preserve">Tasneem Bhagat, Aarthi </w:t>
      </w:r>
      <w:r w:rsidRPr="03D69164" w:rsidR="00163143">
        <w:rPr>
          <w:rFonts w:ascii="Times New Roman" w:hAnsi="Times New Roman" w:eastAsia="Times New Roman" w:cs="Times New Roman"/>
          <w:color w:val="000000" w:themeColor="text1" w:themeTint="FF" w:themeShade="FF"/>
          <w:sz w:val="24"/>
          <w:szCs w:val="24"/>
          <w:lang w:val="en-US"/>
        </w:rPr>
        <w:t>Garige</w:t>
      </w:r>
      <w:r w:rsidRPr="03D69164" w:rsidR="00163143">
        <w:rPr>
          <w:rFonts w:ascii="Times New Roman" w:hAnsi="Times New Roman" w:eastAsia="Times New Roman" w:cs="Times New Roman"/>
          <w:color w:val="000000" w:themeColor="text1" w:themeTint="FF" w:themeShade="FF"/>
          <w:sz w:val="24"/>
          <w:szCs w:val="24"/>
          <w:lang w:val="en-US"/>
        </w:rPr>
        <w:t xml:space="preserve">, Harsha Raju, </w:t>
      </w:r>
      <w:r w:rsidRPr="03D69164" w:rsidR="00163143">
        <w:rPr>
          <w:rFonts w:ascii="Times New Roman" w:hAnsi="Times New Roman" w:eastAsia="Times New Roman" w:cs="Times New Roman"/>
          <w:color w:val="000000" w:themeColor="text1" w:themeTint="FF" w:themeShade="FF"/>
          <w:sz w:val="24"/>
          <w:szCs w:val="24"/>
          <w:lang w:val="en-US"/>
        </w:rPr>
        <w:t>Remilekun</w:t>
      </w:r>
      <w:r w:rsidRPr="03D69164" w:rsidR="00163143">
        <w:rPr>
          <w:rFonts w:ascii="Times New Roman" w:hAnsi="Times New Roman" w:eastAsia="Times New Roman" w:cs="Times New Roman"/>
          <w:color w:val="000000" w:themeColor="text1" w:themeTint="FF" w:themeShade="FF"/>
          <w:sz w:val="24"/>
          <w:szCs w:val="24"/>
          <w:lang w:val="en-US"/>
        </w:rPr>
        <w:t xml:space="preserve"> </w:t>
      </w:r>
      <w:r w:rsidRPr="03D69164" w:rsidR="00163143">
        <w:rPr>
          <w:rFonts w:ascii="Times New Roman" w:hAnsi="Times New Roman" w:eastAsia="Times New Roman" w:cs="Times New Roman"/>
          <w:color w:val="000000" w:themeColor="text1" w:themeTint="FF" w:themeShade="FF"/>
          <w:sz w:val="24"/>
          <w:szCs w:val="24"/>
          <w:lang w:val="en-US"/>
        </w:rPr>
        <w:t>Durodola</w:t>
      </w:r>
    </w:p>
    <w:p w:rsidR="00853610" w:rsidP="00163143" w:rsidRDefault="00853610" w14:paraId="228FE94C" w14:textId="77777777">
      <w:pPr>
        <w:spacing w:after="300"/>
        <w:jc w:val="center"/>
        <w:rPr>
          <w:rFonts w:ascii="Times New Roman" w:hAnsi="Times New Roman" w:eastAsia="Times New Roman" w:cs="Times New Roman"/>
          <w:color w:val="000000" w:themeColor="text1"/>
          <w:sz w:val="24"/>
          <w:szCs w:val="24"/>
        </w:rPr>
      </w:pPr>
    </w:p>
    <w:p w:rsidR="00853610" w:rsidP="00163143" w:rsidRDefault="00853610" w14:paraId="43849864" w14:textId="77777777">
      <w:pPr>
        <w:spacing w:after="300"/>
        <w:jc w:val="center"/>
        <w:rPr>
          <w:rFonts w:ascii="Times New Roman" w:hAnsi="Times New Roman" w:eastAsia="Times New Roman" w:cs="Times New Roman"/>
          <w:color w:val="000000" w:themeColor="text1"/>
          <w:sz w:val="24"/>
          <w:szCs w:val="24"/>
        </w:rPr>
      </w:pPr>
    </w:p>
    <w:p w:rsidR="00853610" w:rsidP="00163143" w:rsidRDefault="00853610" w14:paraId="65A07548" w14:textId="77777777">
      <w:pPr>
        <w:spacing w:after="300"/>
        <w:jc w:val="center"/>
      </w:pPr>
    </w:p>
    <w:p w:rsidR="003F1787" w:rsidP="00A94FEF" w:rsidRDefault="003F1787" w14:paraId="24186482" w14:textId="77777777">
      <w:pPr>
        <w:rPr>
          <w:b/>
          <w:bCs/>
          <w:color w:val="C00000"/>
          <w:u w:val="single"/>
        </w:rPr>
      </w:pPr>
    </w:p>
    <w:p w:rsidR="003F1787" w:rsidP="00A94FEF" w:rsidRDefault="003F1787" w14:paraId="31CC6362" w14:textId="77777777">
      <w:pPr>
        <w:rPr>
          <w:b/>
          <w:bCs/>
          <w:color w:val="C00000"/>
          <w:u w:val="single"/>
        </w:rPr>
      </w:pPr>
    </w:p>
    <w:p w:rsidR="003F1787" w:rsidP="00A94FEF" w:rsidRDefault="003F1787" w14:paraId="63AC7BC0" w14:textId="77777777">
      <w:pPr>
        <w:rPr>
          <w:b/>
          <w:bCs/>
          <w:color w:val="C00000"/>
          <w:u w:val="single"/>
        </w:rPr>
      </w:pPr>
    </w:p>
    <w:p w:rsidR="003F1787" w:rsidP="00A94FEF" w:rsidRDefault="003F1787" w14:paraId="079E8B6F" w14:textId="77777777">
      <w:pPr>
        <w:rPr>
          <w:b/>
          <w:bCs/>
          <w:color w:val="C00000"/>
          <w:u w:val="single"/>
        </w:rPr>
      </w:pPr>
    </w:p>
    <w:p w:rsidR="003F1787" w:rsidP="00A94FEF" w:rsidRDefault="003F1787" w14:paraId="0B831A0C" w14:textId="77777777">
      <w:pPr>
        <w:rPr>
          <w:b/>
          <w:bCs/>
          <w:color w:val="C00000"/>
          <w:u w:val="single"/>
        </w:rPr>
      </w:pPr>
    </w:p>
    <w:p w:rsidR="003F1787" w:rsidP="00A94FEF" w:rsidRDefault="003F1787" w14:paraId="4FAEB8F3" w14:textId="77777777">
      <w:pPr>
        <w:rPr>
          <w:b/>
          <w:bCs/>
          <w:color w:val="C00000"/>
          <w:u w:val="single"/>
        </w:rPr>
      </w:pPr>
    </w:p>
    <w:p w:rsidR="003F1787" w:rsidP="00A94FEF" w:rsidRDefault="003F1787" w14:paraId="22887766" w14:textId="77777777">
      <w:pPr>
        <w:rPr>
          <w:b/>
          <w:bCs/>
          <w:color w:val="C00000"/>
          <w:u w:val="single"/>
        </w:rPr>
      </w:pPr>
    </w:p>
    <w:p w:rsidR="003F1787" w:rsidP="00A94FEF" w:rsidRDefault="003F1787" w14:paraId="45ADC04C" w14:textId="77777777">
      <w:pPr>
        <w:rPr>
          <w:b/>
          <w:bCs/>
          <w:color w:val="C00000"/>
          <w:u w:val="single"/>
        </w:rPr>
      </w:pPr>
    </w:p>
    <w:p w:rsidR="003F1787" w:rsidP="00A94FEF" w:rsidRDefault="003F1787" w14:paraId="47EC7909" w14:textId="77777777">
      <w:pPr>
        <w:rPr>
          <w:b/>
          <w:bCs/>
          <w:color w:val="C00000"/>
          <w:u w:val="single"/>
        </w:rPr>
      </w:pPr>
    </w:p>
    <w:p w:rsidR="003F1787" w:rsidP="00A94FEF" w:rsidRDefault="003F1787" w14:paraId="6094C2CA" w14:textId="77777777">
      <w:pPr>
        <w:rPr>
          <w:b/>
          <w:bCs/>
          <w:color w:val="C00000"/>
          <w:u w:val="single"/>
        </w:rPr>
      </w:pPr>
    </w:p>
    <w:p w:rsidR="003F1787" w:rsidP="00A94FEF" w:rsidRDefault="003F1787" w14:paraId="4911D257" w14:textId="77777777">
      <w:pPr>
        <w:rPr>
          <w:b/>
          <w:bCs/>
          <w:color w:val="C00000"/>
          <w:u w:val="single"/>
        </w:rPr>
      </w:pPr>
    </w:p>
    <w:p w:rsidR="003F1787" w:rsidP="00A94FEF" w:rsidRDefault="003F1787" w14:paraId="016FF262" w14:textId="77777777">
      <w:pPr>
        <w:rPr>
          <w:b/>
          <w:bCs/>
          <w:color w:val="C00000"/>
          <w:u w:val="single"/>
        </w:rPr>
      </w:pPr>
    </w:p>
    <w:p w:rsidR="003F1787" w:rsidP="00A94FEF" w:rsidRDefault="003F1787" w14:paraId="56F96452" w14:textId="77777777">
      <w:pPr>
        <w:rPr>
          <w:b/>
          <w:bCs/>
          <w:color w:val="C00000"/>
          <w:u w:val="single"/>
        </w:rPr>
      </w:pPr>
    </w:p>
    <w:p w:rsidR="003F1787" w:rsidP="00A94FEF" w:rsidRDefault="003F1787" w14:paraId="34443FD7" w14:textId="77777777">
      <w:pPr>
        <w:rPr>
          <w:b/>
          <w:bCs/>
          <w:color w:val="C00000"/>
          <w:u w:val="single"/>
        </w:rPr>
      </w:pPr>
    </w:p>
    <w:p w:rsidR="003F1787" w:rsidP="00A94FEF" w:rsidRDefault="003F1787" w14:paraId="17BE9EA2" w14:textId="77777777">
      <w:pPr>
        <w:rPr>
          <w:b/>
          <w:bCs/>
          <w:color w:val="C00000"/>
          <w:u w:val="single"/>
        </w:rPr>
      </w:pPr>
    </w:p>
    <w:p w:rsidR="003F1787" w:rsidP="00A94FEF" w:rsidRDefault="003F1787" w14:paraId="36F9DC6B" w14:textId="77777777">
      <w:pPr>
        <w:rPr>
          <w:b/>
          <w:bCs/>
          <w:color w:val="C00000"/>
          <w:u w:val="single"/>
        </w:rPr>
      </w:pPr>
    </w:p>
    <w:p w:rsidR="003F1787" w:rsidP="00A94FEF" w:rsidRDefault="003F1787" w14:paraId="05053FB2" w14:textId="77777777">
      <w:pPr>
        <w:rPr>
          <w:b/>
          <w:bCs/>
          <w:color w:val="C00000"/>
          <w:u w:val="single"/>
        </w:rPr>
      </w:pPr>
    </w:p>
    <w:p w:rsidR="003F1787" w:rsidP="00A94FEF" w:rsidRDefault="003F1787" w14:paraId="23DC9B42" w14:textId="77777777">
      <w:pPr>
        <w:rPr>
          <w:b/>
          <w:bCs/>
          <w:color w:val="C00000"/>
          <w:u w:val="single"/>
        </w:rPr>
      </w:pPr>
    </w:p>
    <w:p w:rsidR="003F1787" w:rsidP="00A94FEF" w:rsidRDefault="003F1787" w14:paraId="7BFC784C" w14:textId="77777777">
      <w:pPr>
        <w:rPr>
          <w:b/>
          <w:bCs/>
          <w:color w:val="C00000"/>
          <w:u w:val="single"/>
        </w:rPr>
      </w:pPr>
    </w:p>
    <w:p w:rsidR="003F1787" w:rsidP="00A94FEF" w:rsidRDefault="003F1787" w14:paraId="54B4ECF4" w14:textId="77777777">
      <w:pPr>
        <w:rPr>
          <w:b/>
          <w:bCs/>
          <w:color w:val="C00000"/>
          <w:u w:val="single"/>
        </w:rPr>
      </w:pPr>
    </w:p>
    <w:p w:rsidR="003F1787" w:rsidP="00A94FEF" w:rsidRDefault="003F1787" w14:paraId="7B0C635C" w14:textId="77777777">
      <w:pPr>
        <w:rPr>
          <w:b/>
          <w:bCs/>
          <w:color w:val="C00000"/>
          <w:u w:val="single"/>
        </w:rPr>
      </w:pPr>
    </w:p>
    <w:p w:rsidR="00853610" w:rsidP="00A94FEF" w:rsidRDefault="00853610" w14:paraId="5D05E6B3" w14:textId="77777777">
      <w:pPr>
        <w:rPr>
          <w:b/>
          <w:bCs/>
          <w:color w:val="C00000"/>
          <w:u w:val="single"/>
        </w:rPr>
      </w:pPr>
    </w:p>
    <w:p w:rsidR="00853610" w:rsidP="00A94FEF" w:rsidRDefault="00853610" w14:paraId="53734D3A" w14:textId="77777777">
      <w:pPr>
        <w:rPr>
          <w:b/>
          <w:bCs/>
          <w:color w:val="C00000"/>
          <w:u w:val="single"/>
        </w:rPr>
      </w:pPr>
    </w:p>
    <w:p w:rsidRPr="007F05E3" w:rsidR="007F05E3" w:rsidP="007F05E3" w:rsidRDefault="007F05E3" w14:paraId="58BAF1CB" w14:textId="77777777">
      <w:pPr>
        <w:rPr>
          <w:b/>
          <w:bCs/>
          <w:color w:val="C00000"/>
          <w:u w:val="single"/>
        </w:rPr>
      </w:pPr>
      <w:r w:rsidRPr="007F05E3">
        <w:rPr>
          <w:b/>
          <w:bCs/>
          <w:color w:val="C00000"/>
          <w:u w:val="single"/>
        </w:rPr>
        <w:t>Reference List for Project Report</w:t>
      </w:r>
    </w:p>
    <w:p w:rsidR="00853610" w:rsidP="00A94FEF" w:rsidRDefault="00853610" w14:paraId="0DED7C64" w14:textId="77777777">
      <w:pPr>
        <w:rPr>
          <w:b/>
          <w:bCs/>
          <w:color w:val="C00000"/>
          <w:u w:val="single"/>
        </w:rPr>
      </w:pPr>
    </w:p>
    <w:p w:rsidR="007F05E3" w:rsidP="00A94FEF" w:rsidRDefault="007F05E3" w14:paraId="534216E4" w14:textId="6109415E">
      <w:pPr>
        <w:rPr>
          <w:color w:val="000000" w:themeColor="text1"/>
        </w:rPr>
      </w:pPr>
      <w:r>
        <w:rPr>
          <w:color w:val="000000" w:themeColor="text1"/>
        </w:rPr>
        <w:t>RP PHASE 1: Page 3</w:t>
      </w:r>
    </w:p>
    <w:p w:rsidR="007F05E3" w:rsidP="00A94FEF" w:rsidRDefault="007F05E3" w14:paraId="11DADE55" w14:textId="69174B51">
      <w:pPr>
        <w:rPr>
          <w:color w:val="000000" w:themeColor="text1"/>
        </w:rPr>
      </w:pPr>
      <w:r>
        <w:rPr>
          <w:color w:val="000000" w:themeColor="text1"/>
        </w:rPr>
        <w:t>RP PHASE 2: Page 4</w:t>
      </w:r>
    </w:p>
    <w:p w:rsidR="007F05E3" w:rsidP="007F05E3" w:rsidRDefault="007F05E3" w14:paraId="69872F75" w14:textId="0241877E">
      <w:pPr>
        <w:rPr>
          <w:color w:val="000000" w:themeColor="text1"/>
        </w:rPr>
      </w:pPr>
      <w:r>
        <w:rPr>
          <w:color w:val="000000" w:themeColor="text1"/>
        </w:rPr>
        <w:t xml:space="preserve">RP PHASE </w:t>
      </w:r>
      <w:r>
        <w:rPr>
          <w:color w:val="000000" w:themeColor="text1"/>
        </w:rPr>
        <w:t>3</w:t>
      </w:r>
      <w:r>
        <w:rPr>
          <w:color w:val="000000" w:themeColor="text1"/>
        </w:rPr>
        <w:t xml:space="preserve">: Page </w:t>
      </w:r>
      <w:r>
        <w:rPr>
          <w:color w:val="000000" w:themeColor="text1"/>
        </w:rPr>
        <w:t>8</w:t>
      </w:r>
    </w:p>
    <w:p w:rsidR="007F05E3" w:rsidP="007F05E3" w:rsidRDefault="007F05E3" w14:paraId="07244DE6" w14:textId="75E37141">
      <w:pPr>
        <w:rPr>
          <w:color w:val="000000" w:themeColor="text1"/>
        </w:rPr>
      </w:pPr>
      <w:r>
        <w:rPr>
          <w:color w:val="000000" w:themeColor="text1"/>
        </w:rPr>
        <w:t>RP PHASE 4: Page 83</w:t>
      </w:r>
    </w:p>
    <w:p w:rsidR="007A5538" w:rsidP="007F05E3" w:rsidRDefault="007F05E3" w14:paraId="0CCD1EA0" w14:textId="34BF985A">
      <w:pPr>
        <w:ind w:left="720"/>
        <w:rPr>
          <w:rFonts w:ascii="MS Gothic" w:hAnsi="MS Gothic" w:eastAsia="MS Gothic" w:cs="MS Gothic"/>
          <w:color w:val="000000" w:themeColor="text1"/>
          <w:lang w:val="en-US"/>
        </w:rPr>
      </w:pPr>
      <w:r w:rsidRPr="007F05E3">
        <w:rPr>
          <w:color w:val="000000" w:themeColor="text1"/>
          <w:lang w:val="en-US"/>
        </w:rPr>
        <w:t>Sample description table: Page 8</w:t>
      </w:r>
      <w:r w:rsidR="007A5538">
        <w:rPr>
          <w:color w:val="000000" w:themeColor="text1"/>
          <w:lang w:val="en-US"/>
        </w:rPr>
        <w:t>3</w:t>
      </w:r>
    </w:p>
    <w:p w:rsidRPr="007F05E3" w:rsidR="007F05E3" w:rsidP="007F05E3" w:rsidRDefault="007F05E3" w14:paraId="21EAB3D2" w14:textId="37C7F34A">
      <w:pPr>
        <w:ind w:left="720"/>
        <w:rPr>
          <w:color w:val="000000" w:themeColor="text1"/>
          <w:lang w:val="en-US"/>
        </w:rPr>
      </w:pPr>
      <w:r w:rsidRPr="007F05E3">
        <w:rPr>
          <w:color w:val="000000" w:themeColor="text1"/>
          <w:lang w:val="en-US"/>
        </w:rPr>
        <w:t>File Summary Report from NVivo: Page 8</w:t>
      </w:r>
      <w:r>
        <w:rPr>
          <w:color w:val="000000" w:themeColor="text1"/>
          <w:lang w:val="en-US"/>
        </w:rPr>
        <w:t>3</w:t>
      </w:r>
    </w:p>
    <w:p w:rsidRPr="007F05E3" w:rsidR="007F05E3" w:rsidP="007F05E3" w:rsidRDefault="007F05E3" w14:paraId="44013BAE" w14:textId="2ADC6F05">
      <w:pPr>
        <w:ind w:left="720"/>
        <w:rPr>
          <w:color w:val="000000" w:themeColor="text1"/>
          <w:lang w:val="en-US"/>
        </w:rPr>
      </w:pPr>
      <w:r w:rsidRPr="3A33D0EC" w:rsidR="007F05E3">
        <w:rPr>
          <w:color w:val="000000" w:themeColor="text1" w:themeTint="FF" w:themeShade="FF"/>
          <w:lang w:val="en-US"/>
        </w:rPr>
        <w:t xml:space="preserve">Code Summary Report from </w:t>
      </w:r>
      <w:r w:rsidRPr="3A33D0EC" w:rsidR="007F05E3">
        <w:rPr>
          <w:color w:val="000000" w:themeColor="text1" w:themeTint="FF" w:themeShade="FF"/>
          <w:lang w:val="en-US"/>
        </w:rPr>
        <w:t>NVivo:</w:t>
      </w:r>
      <w:r w:rsidRPr="3A33D0EC" w:rsidR="4EC2749E">
        <w:rPr>
          <w:color w:val="000000" w:themeColor="text1" w:themeTint="FF" w:themeShade="FF"/>
          <w:lang w:val="en-US"/>
        </w:rPr>
        <w:t xml:space="preserve"> </w:t>
      </w:r>
      <w:r w:rsidRPr="3A33D0EC" w:rsidR="007F05E3">
        <w:rPr>
          <w:color w:val="000000" w:themeColor="text1" w:themeTint="FF" w:themeShade="FF"/>
          <w:lang w:val="en-US"/>
        </w:rPr>
        <w:t>Page</w:t>
      </w:r>
      <w:r w:rsidRPr="3A33D0EC" w:rsidR="007F05E3">
        <w:rPr>
          <w:color w:val="000000" w:themeColor="text1" w:themeTint="FF" w:themeShade="FF"/>
          <w:lang w:val="en-US"/>
        </w:rPr>
        <w:t xml:space="preserve"> 8</w:t>
      </w:r>
      <w:r w:rsidRPr="3A33D0EC" w:rsidR="007F05E3">
        <w:rPr>
          <w:color w:val="000000" w:themeColor="text1" w:themeTint="FF" w:themeShade="FF"/>
          <w:lang w:val="en-US"/>
        </w:rPr>
        <w:t>5</w:t>
      </w:r>
    </w:p>
    <w:p w:rsidRPr="007F05E3" w:rsidR="007F05E3" w:rsidP="007F05E3" w:rsidRDefault="007F05E3" w14:paraId="7E5B6B7B" w14:textId="75255A9C">
      <w:pPr>
        <w:ind w:left="720"/>
        <w:rPr>
          <w:color w:val="000000" w:themeColor="text1"/>
          <w:lang w:val="en-US"/>
        </w:rPr>
      </w:pPr>
      <w:r w:rsidRPr="007F05E3">
        <w:rPr>
          <w:color w:val="000000" w:themeColor="text1"/>
          <w:lang w:val="en-US"/>
        </w:rPr>
        <w:t>Code Structure Report from NVivo: Page 21</w:t>
      </w:r>
      <w:r>
        <w:rPr>
          <w:color w:val="000000" w:themeColor="text1"/>
          <w:lang w:val="en-US"/>
        </w:rPr>
        <w:t>6</w:t>
      </w:r>
    </w:p>
    <w:p w:rsidRPr="007F05E3" w:rsidR="007F05E3" w:rsidP="007F05E3" w:rsidRDefault="007F05E3" w14:paraId="143755C2" w14:textId="0E8DEE07">
      <w:pPr>
        <w:ind w:left="720"/>
        <w:rPr>
          <w:color w:val="000000" w:themeColor="text1"/>
          <w:lang w:val="en-US"/>
        </w:rPr>
      </w:pPr>
      <w:r w:rsidRPr="007F05E3">
        <w:rPr>
          <w:color w:val="000000" w:themeColor="text1"/>
          <w:lang w:val="en-US"/>
        </w:rPr>
        <w:t>Query Results: Page 23</w:t>
      </w:r>
      <w:r>
        <w:rPr>
          <w:color w:val="000000" w:themeColor="text1"/>
          <w:lang w:val="en-US"/>
        </w:rPr>
        <w:t>7</w:t>
      </w:r>
    </w:p>
    <w:p w:rsidRPr="007F05E3" w:rsidR="007F05E3" w:rsidP="007F05E3" w:rsidRDefault="007F05E3" w14:paraId="29E1A18F" w14:textId="43E2B645">
      <w:pPr>
        <w:ind w:left="720"/>
        <w:rPr>
          <w:color w:val="000000" w:themeColor="text1"/>
          <w:lang w:val="en-US"/>
        </w:rPr>
      </w:pPr>
      <w:r w:rsidRPr="007F05E3">
        <w:rPr>
          <w:color w:val="000000" w:themeColor="text1"/>
          <w:lang w:val="en-US"/>
        </w:rPr>
        <w:t>Findings from the research: 23</w:t>
      </w:r>
      <w:r>
        <w:rPr>
          <w:color w:val="000000" w:themeColor="text1"/>
          <w:lang w:val="en-US"/>
        </w:rPr>
        <w:t>9</w:t>
      </w:r>
    </w:p>
    <w:p w:rsidRPr="007F05E3" w:rsidR="007F05E3" w:rsidP="007F05E3" w:rsidRDefault="007F05E3" w14:paraId="4FFFB9A0" w14:textId="56EDEA97">
      <w:pPr>
        <w:ind w:left="720"/>
        <w:rPr>
          <w:color w:val="000000" w:themeColor="text1"/>
          <w:lang w:val="en-US"/>
        </w:rPr>
      </w:pPr>
      <w:r w:rsidRPr="007F05E3">
        <w:rPr>
          <w:color w:val="000000" w:themeColor="text1"/>
          <w:lang w:val="en-US"/>
        </w:rPr>
        <w:t>Recommendations based on the research: 2</w:t>
      </w:r>
      <w:r>
        <w:rPr>
          <w:color w:val="000000" w:themeColor="text1"/>
          <w:lang w:val="en-US"/>
        </w:rPr>
        <w:t>40</w:t>
      </w:r>
    </w:p>
    <w:p w:rsidRPr="007F05E3" w:rsidR="007F05E3" w:rsidP="007F05E3" w:rsidRDefault="007F05E3" w14:paraId="2080FE54" w14:textId="0B6C2923">
      <w:pPr>
        <w:ind w:left="720"/>
        <w:rPr>
          <w:color w:val="000000" w:themeColor="text1"/>
          <w:lang w:val="en-US"/>
        </w:rPr>
      </w:pPr>
      <w:r w:rsidRPr="007F05E3">
        <w:rPr>
          <w:color w:val="000000" w:themeColor="text1"/>
          <w:lang w:val="en-US"/>
        </w:rPr>
        <w:t>PUMA storyline of the video: 2</w:t>
      </w:r>
      <w:r>
        <w:rPr>
          <w:color w:val="000000" w:themeColor="text1"/>
          <w:lang w:val="en-US"/>
        </w:rPr>
        <w:t>41</w:t>
      </w:r>
    </w:p>
    <w:p w:rsidRPr="007F05E3" w:rsidR="007F05E3" w:rsidP="007F05E3" w:rsidRDefault="007F05E3" w14:paraId="17B1FCC7" w14:textId="569529A5">
      <w:pPr>
        <w:ind w:left="720"/>
        <w:rPr>
          <w:color w:val="000000" w:themeColor="text1"/>
        </w:rPr>
      </w:pPr>
      <w:r w:rsidRPr="007F05E3">
        <w:rPr>
          <w:color w:val="000000" w:themeColor="text1"/>
          <w:lang w:val="en-US"/>
        </w:rPr>
        <w:t>Work division charter: 2</w:t>
      </w:r>
      <w:r>
        <w:rPr>
          <w:color w:val="000000" w:themeColor="text1"/>
          <w:lang w:val="en-US"/>
        </w:rPr>
        <w:t>4</w:t>
      </w:r>
      <w:r w:rsidR="00335672">
        <w:rPr>
          <w:color w:val="000000" w:themeColor="text1"/>
          <w:lang w:val="en-US"/>
        </w:rPr>
        <w:t>1</w:t>
      </w:r>
    </w:p>
    <w:p w:rsidRPr="007F05E3" w:rsidR="007F05E3" w:rsidP="00A94FEF" w:rsidRDefault="007F05E3" w14:paraId="63059DE4" w14:textId="77777777">
      <w:pPr>
        <w:rPr>
          <w:color w:val="000000" w:themeColor="text1"/>
        </w:rPr>
      </w:pPr>
    </w:p>
    <w:p w:rsidR="00853610" w:rsidP="00A94FEF" w:rsidRDefault="00853610" w14:paraId="56C6C710" w14:textId="77777777">
      <w:pPr>
        <w:rPr>
          <w:b/>
          <w:bCs/>
          <w:color w:val="C00000"/>
          <w:u w:val="single"/>
        </w:rPr>
      </w:pPr>
    </w:p>
    <w:p w:rsidR="00853610" w:rsidP="00A94FEF" w:rsidRDefault="00853610" w14:paraId="11EC98FA" w14:textId="77777777">
      <w:pPr>
        <w:rPr>
          <w:b/>
          <w:bCs/>
          <w:color w:val="C00000"/>
          <w:u w:val="single"/>
        </w:rPr>
      </w:pPr>
    </w:p>
    <w:p w:rsidR="00853610" w:rsidP="00A94FEF" w:rsidRDefault="00853610" w14:paraId="171B3D2E" w14:textId="77777777">
      <w:pPr>
        <w:rPr>
          <w:b/>
          <w:bCs/>
          <w:color w:val="C00000"/>
          <w:u w:val="single"/>
        </w:rPr>
      </w:pPr>
    </w:p>
    <w:p w:rsidR="00853610" w:rsidP="00A94FEF" w:rsidRDefault="00853610" w14:paraId="1CE36379" w14:textId="77777777">
      <w:pPr>
        <w:rPr>
          <w:b/>
          <w:bCs/>
          <w:color w:val="C00000"/>
          <w:u w:val="single"/>
        </w:rPr>
      </w:pPr>
    </w:p>
    <w:p w:rsidR="00853610" w:rsidP="00A94FEF" w:rsidRDefault="00853610" w14:paraId="6FBAA45D" w14:textId="77777777">
      <w:pPr>
        <w:rPr>
          <w:b/>
          <w:bCs/>
          <w:color w:val="C00000"/>
          <w:u w:val="single"/>
        </w:rPr>
      </w:pPr>
    </w:p>
    <w:p w:rsidR="00853610" w:rsidP="00A94FEF" w:rsidRDefault="00853610" w14:paraId="693027B2" w14:textId="77777777">
      <w:pPr>
        <w:rPr>
          <w:b/>
          <w:bCs/>
          <w:color w:val="C00000"/>
          <w:u w:val="single"/>
        </w:rPr>
      </w:pPr>
    </w:p>
    <w:p w:rsidR="00853610" w:rsidP="00A94FEF" w:rsidRDefault="00853610" w14:paraId="18885386" w14:textId="77777777">
      <w:pPr>
        <w:rPr>
          <w:b/>
          <w:bCs/>
          <w:color w:val="C00000"/>
          <w:u w:val="single"/>
        </w:rPr>
      </w:pPr>
    </w:p>
    <w:p w:rsidR="00853610" w:rsidP="00A94FEF" w:rsidRDefault="00853610" w14:paraId="27ED6F5D" w14:textId="77777777">
      <w:pPr>
        <w:rPr>
          <w:b/>
          <w:bCs/>
          <w:color w:val="C00000"/>
          <w:u w:val="single"/>
        </w:rPr>
      </w:pPr>
    </w:p>
    <w:p w:rsidR="00853610" w:rsidP="00A94FEF" w:rsidRDefault="00853610" w14:paraId="5DD3B452" w14:textId="77777777">
      <w:pPr>
        <w:rPr>
          <w:b/>
          <w:bCs/>
          <w:color w:val="C00000"/>
          <w:u w:val="single"/>
        </w:rPr>
      </w:pPr>
    </w:p>
    <w:p w:rsidR="00853610" w:rsidP="00A94FEF" w:rsidRDefault="00853610" w14:paraId="73162BD4" w14:textId="77777777">
      <w:pPr>
        <w:rPr>
          <w:b/>
          <w:bCs/>
          <w:color w:val="C00000"/>
          <w:u w:val="single"/>
        </w:rPr>
      </w:pPr>
    </w:p>
    <w:p w:rsidR="00853610" w:rsidP="00A94FEF" w:rsidRDefault="00853610" w14:paraId="6C67A4FD" w14:textId="77777777">
      <w:pPr>
        <w:rPr>
          <w:b/>
          <w:bCs/>
          <w:color w:val="C00000"/>
          <w:u w:val="single"/>
        </w:rPr>
      </w:pPr>
    </w:p>
    <w:p w:rsidR="00853610" w:rsidP="00A94FEF" w:rsidRDefault="00853610" w14:paraId="05F4306A" w14:textId="77777777">
      <w:pPr>
        <w:rPr>
          <w:b/>
          <w:bCs/>
          <w:color w:val="C00000"/>
          <w:u w:val="single"/>
        </w:rPr>
      </w:pPr>
    </w:p>
    <w:p w:rsidR="00853610" w:rsidP="00A94FEF" w:rsidRDefault="00853610" w14:paraId="755857AD" w14:textId="77777777">
      <w:pPr>
        <w:rPr>
          <w:b/>
          <w:bCs/>
          <w:color w:val="C00000"/>
          <w:u w:val="single"/>
        </w:rPr>
      </w:pPr>
    </w:p>
    <w:p w:rsidR="00853610" w:rsidP="00A94FEF" w:rsidRDefault="00853610" w14:paraId="0009EE27" w14:textId="77777777">
      <w:pPr>
        <w:rPr>
          <w:b/>
          <w:bCs/>
          <w:color w:val="C00000"/>
          <w:u w:val="single"/>
        </w:rPr>
      </w:pPr>
    </w:p>
    <w:p w:rsidR="00853610" w:rsidP="00A94FEF" w:rsidRDefault="00853610" w14:paraId="202B46F0" w14:textId="77777777">
      <w:pPr>
        <w:rPr>
          <w:b/>
          <w:bCs/>
          <w:color w:val="C00000"/>
          <w:u w:val="single"/>
        </w:rPr>
      </w:pPr>
    </w:p>
    <w:p w:rsidR="00853610" w:rsidP="00A94FEF" w:rsidRDefault="00853610" w14:paraId="236B1EE9" w14:textId="77777777">
      <w:pPr>
        <w:rPr>
          <w:b/>
          <w:bCs/>
          <w:color w:val="C00000"/>
          <w:u w:val="single"/>
        </w:rPr>
      </w:pPr>
    </w:p>
    <w:p w:rsidR="00853610" w:rsidP="00A94FEF" w:rsidRDefault="00853610" w14:paraId="556B2FE7" w14:textId="77777777">
      <w:pPr>
        <w:rPr>
          <w:b/>
          <w:bCs/>
          <w:color w:val="C00000"/>
          <w:u w:val="single"/>
        </w:rPr>
      </w:pPr>
    </w:p>
    <w:p w:rsidR="00853610" w:rsidP="00A94FEF" w:rsidRDefault="00853610" w14:paraId="4E038295" w14:textId="77777777">
      <w:pPr>
        <w:rPr>
          <w:b/>
          <w:bCs/>
          <w:color w:val="C00000"/>
          <w:u w:val="single"/>
        </w:rPr>
      </w:pPr>
    </w:p>
    <w:p w:rsidR="00853610" w:rsidP="00A94FEF" w:rsidRDefault="00853610" w14:paraId="07F4A927" w14:textId="77777777">
      <w:pPr>
        <w:rPr>
          <w:b/>
          <w:bCs/>
          <w:color w:val="C00000"/>
          <w:u w:val="single"/>
        </w:rPr>
      </w:pPr>
    </w:p>
    <w:p w:rsidR="00853610" w:rsidP="00A94FEF" w:rsidRDefault="00853610" w14:paraId="2AA0A1C0" w14:textId="77777777">
      <w:pPr>
        <w:rPr>
          <w:b/>
          <w:bCs/>
          <w:color w:val="C00000"/>
          <w:u w:val="single"/>
        </w:rPr>
      </w:pPr>
    </w:p>
    <w:p w:rsidR="00853610" w:rsidP="00A94FEF" w:rsidRDefault="00853610" w14:paraId="51FD7F60" w14:textId="77777777">
      <w:pPr>
        <w:rPr>
          <w:b/>
          <w:bCs/>
          <w:color w:val="C00000"/>
          <w:u w:val="single"/>
        </w:rPr>
      </w:pPr>
    </w:p>
    <w:p w:rsidR="00853610" w:rsidP="00A94FEF" w:rsidRDefault="00853610" w14:paraId="48532F0C" w14:textId="77777777">
      <w:pPr>
        <w:rPr>
          <w:b/>
          <w:bCs/>
          <w:color w:val="C00000"/>
          <w:u w:val="single"/>
        </w:rPr>
      </w:pPr>
    </w:p>
    <w:p w:rsidR="00853610" w:rsidP="00A94FEF" w:rsidRDefault="00853610" w14:paraId="5FC2EE8F" w14:textId="77777777">
      <w:pPr>
        <w:rPr>
          <w:b/>
          <w:bCs/>
          <w:color w:val="C00000"/>
          <w:u w:val="single"/>
        </w:rPr>
      </w:pPr>
    </w:p>
    <w:p w:rsidR="00853610" w:rsidP="00A94FEF" w:rsidRDefault="00853610" w14:paraId="3D698C53" w14:textId="77777777">
      <w:pPr>
        <w:rPr>
          <w:b/>
          <w:bCs/>
          <w:color w:val="C00000"/>
          <w:u w:val="single"/>
        </w:rPr>
      </w:pPr>
    </w:p>
    <w:p w:rsidR="00853610" w:rsidP="00A94FEF" w:rsidRDefault="00853610" w14:paraId="4C9011A7" w14:textId="77777777">
      <w:pPr>
        <w:rPr>
          <w:b/>
          <w:bCs/>
          <w:color w:val="C00000"/>
          <w:u w:val="single"/>
        </w:rPr>
      </w:pPr>
    </w:p>
    <w:p w:rsidR="00335672" w:rsidP="00A94FEF" w:rsidRDefault="00335672" w14:paraId="09827462" w14:textId="77777777">
      <w:pPr>
        <w:rPr>
          <w:b/>
          <w:bCs/>
          <w:color w:val="C00000"/>
          <w:u w:val="single"/>
        </w:rPr>
      </w:pPr>
    </w:p>
    <w:p w:rsidRPr="00CC0718" w:rsidR="00A94FEF" w:rsidP="00A94FEF" w:rsidRDefault="00A94FEF" w14:paraId="39F7CE80" w14:textId="37BDDADF">
      <w:pPr>
        <w:rPr>
          <w:b/>
          <w:bCs/>
          <w:color w:val="C00000"/>
          <w:u w:val="single"/>
        </w:rPr>
      </w:pPr>
      <w:r w:rsidRPr="00CC0718">
        <w:rPr>
          <w:b/>
          <w:bCs/>
          <w:color w:val="C00000"/>
          <w:u w:val="single"/>
        </w:rPr>
        <w:lastRenderedPageBreak/>
        <w:t>RP PHASE 1</w:t>
      </w:r>
      <w:r w:rsidR="007F05E3">
        <w:rPr>
          <w:b/>
          <w:bCs/>
          <w:color w:val="C00000"/>
          <w:u w:val="single"/>
        </w:rPr>
        <w:fldChar w:fldCharType="begin"/>
      </w:r>
      <w:r w:rsidR="007F05E3">
        <w:instrText xml:space="preserve"> XE "</w:instrText>
      </w:r>
      <w:r w:rsidRPr="001D1430" w:rsidR="007F05E3">
        <w:rPr>
          <w:b/>
          <w:bCs/>
          <w:color w:val="C00000"/>
          <w:u w:val="single"/>
        </w:rPr>
        <w:instrText>RP PHASE 1</w:instrText>
      </w:r>
      <w:r w:rsidR="007F05E3">
        <w:instrText xml:space="preserve">" </w:instrText>
      </w:r>
      <w:r w:rsidR="007F05E3">
        <w:rPr>
          <w:b/>
          <w:bCs/>
          <w:color w:val="C00000"/>
          <w:u w:val="single"/>
        </w:rPr>
        <w:fldChar w:fldCharType="end"/>
      </w:r>
      <w:r w:rsidR="007F05E3">
        <w:rPr>
          <w:b/>
          <w:bCs/>
          <w:color w:val="C00000"/>
          <w:u w:val="single"/>
        </w:rPr>
        <w:fldChar w:fldCharType="begin"/>
      </w:r>
      <w:r w:rsidR="007F05E3">
        <w:instrText xml:space="preserve"> XE "</w:instrText>
      </w:r>
      <w:r w:rsidRPr="00F40693" w:rsidR="007F05E3">
        <w:rPr>
          <w:b/>
          <w:bCs/>
          <w:color w:val="C00000"/>
          <w:u w:val="single"/>
        </w:rPr>
        <w:instrText>RP PHASE 1</w:instrText>
      </w:r>
      <w:r w:rsidR="007F05E3">
        <w:instrText xml:space="preserve">" </w:instrText>
      </w:r>
      <w:r w:rsidR="007F05E3">
        <w:rPr>
          <w:b/>
          <w:bCs/>
          <w:color w:val="C00000"/>
          <w:u w:val="single"/>
        </w:rPr>
        <w:fldChar w:fldCharType="end"/>
      </w:r>
    </w:p>
    <w:p w:rsidRPr="00CC0718" w:rsidR="00CC0718" w:rsidP="00A94FEF" w:rsidRDefault="00CC0718" w14:paraId="11808A2D" w14:textId="77777777">
      <w:pPr>
        <w:rPr>
          <w:b/>
          <w:bCs/>
          <w:color w:val="C00000"/>
          <w:u w:val="single"/>
        </w:rPr>
      </w:pPr>
    </w:p>
    <w:p w:rsidRPr="00CC0718" w:rsidR="00D71DA2" w:rsidP="1CD2BC92" w:rsidRDefault="3EBDCAD8" w14:paraId="5D19C250" w14:textId="131F9AFC">
      <w:pPr>
        <w:pStyle w:val="BeginLetterHere"/>
        <w:spacing w:line="276" w:lineRule="auto"/>
        <w:ind w:firstLine="720"/>
        <w:rPr>
          <w:rFonts w:ascii="Arial" w:hAnsi="Arial" w:eastAsia="Arial" w:cs="Arial"/>
          <w:color w:val="000000" w:themeColor="text1"/>
          <w:sz w:val="22"/>
          <w:szCs w:val="22"/>
        </w:rPr>
      </w:pPr>
      <w:commentRangeStart w:id="0"/>
      <w:r w:rsidRPr="00CC0718">
        <w:rPr>
          <w:rFonts w:ascii="Arial" w:hAnsi="Arial" w:eastAsia="Arial" w:cs="Arial"/>
          <w:color w:val="000000" w:themeColor="text1"/>
          <w:sz w:val="22"/>
          <w:szCs w:val="22"/>
        </w:rPr>
        <w:t xml:space="preserve">Our project </w:t>
      </w:r>
      <w:commentRangeEnd w:id="0"/>
      <w:r w:rsidRPr="00CC0718">
        <w:rPr>
          <w:rStyle w:val="CommentReference"/>
          <w:rFonts w:ascii="Arial" w:hAnsi="Arial" w:cs="Arial"/>
        </w:rPr>
        <w:commentReference w:id="0"/>
      </w:r>
      <w:r w:rsidRPr="00CC0718">
        <w:rPr>
          <w:rFonts w:ascii="Arial" w:hAnsi="Arial" w:eastAsia="Arial" w:cs="Arial"/>
          <w:color w:val="000000" w:themeColor="text1"/>
          <w:sz w:val="22"/>
          <w:szCs w:val="22"/>
        </w:rPr>
        <w:t>is to determine whether a Marketing Club can be successfully established at WPI and how it can assist other student organizations in meeting their marketing goals.</w:t>
      </w:r>
      <w:r w:rsidRPr="00CC0718" w:rsidR="66A7FFD8">
        <w:rPr>
          <w:rFonts w:ascii="Arial" w:hAnsi="Arial" w:eastAsia="Arial" w:cs="Arial"/>
          <w:color w:val="000000" w:themeColor="text1"/>
          <w:sz w:val="22"/>
          <w:szCs w:val="22"/>
        </w:rPr>
        <w:t xml:space="preserve"> </w:t>
      </w:r>
      <w:r w:rsidRPr="00CC0718">
        <w:rPr>
          <w:rFonts w:ascii="Arial" w:hAnsi="Arial" w:eastAsia="Arial" w:cs="Arial"/>
          <w:color w:val="000000" w:themeColor="text1"/>
          <w:sz w:val="22"/>
          <w:szCs w:val="22"/>
        </w:rPr>
        <w:t>To understand it, we developed the following research questions:</w:t>
      </w:r>
    </w:p>
    <w:p w:rsidRPr="00CC0718" w:rsidR="004F7F5B" w:rsidP="545DC21A" w:rsidRDefault="004F7F5B" w14:paraId="4334528F" w14:textId="77777777">
      <w:pPr>
        <w:pStyle w:val="BeginLetterHere"/>
        <w:spacing w:line="276" w:lineRule="auto"/>
        <w:ind w:firstLine="720"/>
        <w:rPr>
          <w:rFonts w:ascii="Arial" w:hAnsi="Arial" w:eastAsia="Arial" w:cs="Arial"/>
          <w:color w:val="000000" w:themeColor="text1"/>
          <w:sz w:val="22"/>
          <w:szCs w:val="22"/>
        </w:rPr>
      </w:pPr>
    </w:p>
    <w:p w:rsidRPr="00CC0718" w:rsidR="00D71DA2" w:rsidP="545DC21A" w:rsidRDefault="4D1FACD1" w14:paraId="68ED87F4" w14:textId="1F9FACAA">
      <w:pPr>
        <w:pStyle w:val="ListParagraph"/>
        <w:numPr>
          <w:ilvl w:val="0"/>
          <w:numId w:val="38"/>
        </w:numPr>
        <w:rPr>
          <w:color w:val="000000" w:themeColor="text1"/>
          <w:lang w:val="en-US"/>
        </w:rPr>
      </w:pPr>
      <w:r w:rsidRPr="00CC0718">
        <w:rPr>
          <w:color w:val="000000" w:themeColor="text1"/>
          <w:lang w:val="en-US"/>
        </w:rPr>
        <w:t>What is the club make-up on the WPI campus?</w:t>
      </w:r>
    </w:p>
    <w:p w:rsidRPr="00CC0718" w:rsidR="00D71DA2" w:rsidP="545DC21A" w:rsidRDefault="00AE2167" w14:paraId="53EED6B6" w14:textId="0AAA45F3">
      <w:pPr>
        <w:pStyle w:val="ListParagraph"/>
        <w:numPr>
          <w:ilvl w:val="0"/>
          <w:numId w:val="38"/>
        </w:numPr>
        <w:rPr>
          <w:color w:val="1C1C1C"/>
          <w:lang w:val="en-US"/>
        </w:rPr>
      </w:pPr>
      <w:r w:rsidRPr="00CC0718">
        <w:rPr>
          <w:color w:val="000000" w:themeColor="text1"/>
        </w:rPr>
        <w:t>Is there</w:t>
      </w:r>
      <w:r w:rsidRPr="00CC0718" w:rsidR="4D1FACD1">
        <w:rPr>
          <w:color w:val="000000" w:themeColor="text1"/>
        </w:rPr>
        <w:t xml:space="preserve"> a need for </w:t>
      </w:r>
      <w:r w:rsidRPr="00CC0718">
        <w:rPr>
          <w:color w:val="000000" w:themeColor="text1"/>
        </w:rPr>
        <w:t>the</w:t>
      </w:r>
      <w:r w:rsidRPr="00CC0718" w:rsidR="4D1FACD1">
        <w:rPr>
          <w:color w:val="000000" w:themeColor="text1"/>
        </w:rPr>
        <w:t xml:space="preserve"> marketing club </w:t>
      </w:r>
      <w:r w:rsidRPr="00CC0718">
        <w:rPr>
          <w:color w:val="000000" w:themeColor="text1"/>
        </w:rPr>
        <w:t>on WPI campus</w:t>
      </w:r>
      <w:r w:rsidRPr="00CC0718" w:rsidR="4D1FACD1">
        <w:rPr>
          <w:color w:val="000000" w:themeColor="text1"/>
        </w:rPr>
        <w:t xml:space="preserve"> </w:t>
      </w:r>
      <w:r w:rsidRPr="00CC0718">
        <w:rPr>
          <w:color w:val="000000" w:themeColor="text1"/>
        </w:rPr>
        <w:t>that can support the marketing efforts of other student clubs and organizations?</w:t>
      </w:r>
    </w:p>
    <w:p w:rsidRPr="00CC0718" w:rsidR="00D71DA2" w:rsidP="545DC21A" w:rsidRDefault="6F0E3BA4" w14:paraId="34F4E337" w14:textId="4FC7AB2D">
      <w:pPr>
        <w:pStyle w:val="ListParagraph"/>
        <w:numPr>
          <w:ilvl w:val="0"/>
          <w:numId w:val="38"/>
        </w:numPr>
        <w:rPr>
          <w:color w:val="1C1C1C"/>
          <w:lang w:val="en-US"/>
        </w:rPr>
      </w:pPr>
      <w:r w:rsidRPr="00CC0718">
        <w:rPr>
          <w:color w:val="1C1C1C"/>
          <w:lang w:val="en-US"/>
        </w:rPr>
        <w:t>What are the main marketing ser</w:t>
      </w:r>
      <w:r w:rsidRPr="00CC0718">
        <w:rPr>
          <w:color w:val="1C1C1C"/>
        </w:rPr>
        <w:t>vices</w:t>
      </w:r>
      <w:r w:rsidRPr="00CC0718">
        <w:rPr>
          <w:color w:val="1C1C1C"/>
          <w:lang w:val="en-US"/>
        </w:rPr>
        <w:t xml:space="preserve"> that student clubs at WPI </w:t>
      </w:r>
      <w:r w:rsidRPr="00CC0718" w:rsidR="1C8A7AFE">
        <w:rPr>
          <w:color w:val="1C1C1C"/>
          <w:lang w:val="en-US"/>
        </w:rPr>
        <w:t>need</w:t>
      </w:r>
      <w:r w:rsidRPr="00CC0718" w:rsidR="00AE2167">
        <w:rPr>
          <w:color w:val="1C1C1C"/>
          <w:lang w:val="en-US"/>
        </w:rPr>
        <w:t xml:space="preserve"> for various purposes such as when trying</w:t>
      </w:r>
      <w:r w:rsidRPr="00CC0718">
        <w:rPr>
          <w:color w:val="1C1C1C"/>
          <w:lang w:val="en-US"/>
        </w:rPr>
        <w:t xml:space="preserve"> to get new members and promote their events?</w:t>
      </w:r>
    </w:p>
    <w:p w:rsidRPr="00CC0718" w:rsidR="00D71DA2" w:rsidP="545DC21A" w:rsidRDefault="4D1FACD1" w14:paraId="4581627A" w14:textId="487CF86C">
      <w:pPr>
        <w:pStyle w:val="ListParagraph"/>
        <w:numPr>
          <w:ilvl w:val="0"/>
          <w:numId w:val="38"/>
        </w:numPr>
        <w:rPr>
          <w:color w:val="000000" w:themeColor="text1"/>
          <w:lang w:val="en-US"/>
        </w:rPr>
      </w:pPr>
      <w:r w:rsidRPr="00CC0718">
        <w:rPr>
          <w:color w:val="000000" w:themeColor="text1"/>
          <w:lang w:val="en-US"/>
        </w:rPr>
        <w:t xml:space="preserve">How do </w:t>
      </w:r>
      <w:r w:rsidRPr="00CC0718" w:rsidR="0A51F3BA">
        <w:rPr>
          <w:color w:val="000000" w:themeColor="text1"/>
          <w:lang w:val="en-US"/>
        </w:rPr>
        <w:t>student</w:t>
      </w:r>
      <w:r w:rsidRPr="00CC0718" w:rsidR="00AE2167">
        <w:rPr>
          <w:color w:val="000000" w:themeColor="text1"/>
          <w:lang w:val="en-US"/>
        </w:rPr>
        <w:t xml:space="preserve"> </w:t>
      </w:r>
      <w:r w:rsidRPr="00CC0718">
        <w:rPr>
          <w:color w:val="000000" w:themeColor="text1"/>
          <w:lang w:val="en-US"/>
        </w:rPr>
        <w:t>clubs perceive the potential impact of a Marketing Club in helping them achieve their goals?</w:t>
      </w:r>
    </w:p>
    <w:p w:rsidRPr="00CC0718" w:rsidR="00AE2167" w:rsidP="545DC21A" w:rsidRDefault="00AE2167" w14:paraId="797EE3B1" w14:textId="47D9E307">
      <w:pPr>
        <w:pStyle w:val="ListParagraph"/>
        <w:numPr>
          <w:ilvl w:val="0"/>
          <w:numId w:val="38"/>
        </w:numPr>
        <w:rPr>
          <w:color w:val="000000" w:themeColor="text1"/>
          <w:lang w:val="en-US"/>
        </w:rPr>
      </w:pPr>
      <w:r w:rsidRPr="00CC0718">
        <w:rPr>
          <w:color w:val="000000" w:themeColor="text1"/>
          <w:lang w:val="en-US"/>
        </w:rPr>
        <w:t>How can the Marketing Club market itself to the other student clubs on WPI campus?</w:t>
      </w:r>
    </w:p>
    <w:p w:rsidRPr="00CC0718" w:rsidR="00D71DA2" w:rsidP="545DC21A" w:rsidRDefault="00D71DA2" w14:paraId="697D6C7E" w14:textId="02425C10">
      <w:pPr>
        <w:pStyle w:val="BeginLetterHere"/>
        <w:spacing w:line="276" w:lineRule="auto"/>
        <w:rPr>
          <w:rFonts w:ascii="Arial" w:hAnsi="Arial" w:eastAsia="Arial" w:cs="Arial"/>
          <w:color w:val="000000" w:themeColor="text1"/>
          <w:sz w:val="22"/>
          <w:szCs w:val="22"/>
        </w:rPr>
      </w:pPr>
    </w:p>
    <w:p w:rsidRPr="00CC0718" w:rsidR="00D71DA2" w:rsidP="545DC21A" w:rsidRDefault="4D1FACD1" w14:paraId="380A8E46" w14:textId="0A225460">
      <w:pPr>
        <w:rPr>
          <w:color w:val="000000" w:themeColor="text1"/>
        </w:rPr>
      </w:pPr>
      <w:r w:rsidRPr="00CC0718">
        <w:rPr>
          <w:color w:val="000000" w:themeColor="text1"/>
        </w:rPr>
        <w:t xml:space="preserve">This study will adopt an </w:t>
      </w:r>
      <w:r w:rsidRPr="00CC0718">
        <w:rPr>
          <w:b/>
          <w:bCs/>
          <w:color w:val="000000" w:themeColor="text1"/>
        </w:rPr>
        <w:t>exploratory research design</w:t>
      </w:r>
      <w:r w:rsidRPr="00CC0718">
        <w:rPr>
          <w:color w:val="000000" w:themeColor="text1"/>
        </w:rPr>
        <w:t xml:space="preserve"> to gather insights into the marketing needs of student organizations and assess the key insights to market the Marketing Club to other clubs. The primary focus will be understanding the current state of marketing in student clubs and their </w:t>
      </w:r>
      <w:r w:rsidRPr="00CC0718" w:rsidR="0909C9B2">
        <w:rPr>
          <w:color w:val="000000" w:themeColor="text1"/>
        </w:rPr>
        <w:t xml:space="preserve">needs. </w:t>
      </w:r>
      <w:r w:rsidRPr="00CC0718" w:rsidR="00251B4D">
        <w:rPr>
          <w:color w:val="000000" w:themeColor="text1"/>
          <w:lang w:val="en-GB"/>
        </w:rPr>
        <w:t xml:space="preserve">The data collection method for this research will be qualitative, using interviews to explore student needs, preferences, and </w:t>
      </w:r>
      <w:r w:rsidRPr="00CC0718" w:rsidR="6EF73E02">
        <w:rPr>
          <w:color w:val="000000" w:themeColor="text1"/>
          <w:lang w:val="en-GB"/>
        </w:rPr>
        <w:t>behaviours</w:t>
      </w:r>
      <w:r w:rsidRPr="00CC0718" w:rsidR="00251B4D">
        <w:rPr>
          <w:color w:val="000000" w:themeColor="text1"/>
          <w:lang w:val="en-GB"/>
        </w:rPr>
        <w:t xml:space="preserve"> in depth. Additionally, secondary data will be utilized to provide a broader context beyond our interview questions, helping us compare findings and validate the primary data. </w:t>
      </w:r>
      <w:r w:rsidRPr="00CC0718" w:rsidR="75C75AD8">
        <w:rPr>
          <w:lang w:val="en-GB"/>
        </w:rPr>
        <w:t>This mixed-method approach enables us to gather qualitative insights, provides flexibility for conducting interviews either in person or online, optimizes resource use in a cost-effective manner, and ensures the collection of reliable data</w:t>
      </w:r>
      <w:r w:rsidRPr="00CC0718" w:rsidR="2884DF45">
        <w:rPr>
          <w:color w:val="000000" w:themeColor="text1"/>
        </w:rPr>
        <w:t>.</w:t>
      </w:r>
      <w:r w:rsidRPr="00CC0718" w:rsidR="00C121DC">
        <w:rPr>
          <w:color w:val="000000" w:themeColor="text1"/>
        </w:rPr>
        <w:t xml:space="preserve"> We will begin by analyzing secondary data to understand the number of active clubs, types of organizations, and membership levels at WPI. This foundational data will provide context for the broader student organization landscape, helping us assess the marketing needs across various groups.</w:t>
      </w:r>
      <w:r w:rsidRPr="00CC0718" w:rsidR="0003710C">
        <w:rPr>
          <w:color w:val="000000" w:themeColor="text1"/>
        </w:rPr>
        <w:t xml:space="preserve"> </w:t>
      </w:r>
      <w:r w:rsidRPr="00CC0718" w:rsidR="00251B4D">
        <w:rPr>
          <w:color w:val="000000" w:themeColor="text1"/>
        </w:rPr>
        <w:t xml:space="preserve">This step also helps prioritize resources and efforts by focusing on the most active or high-impact clubs. </w:t>
      </w:r>
      <w:r w:rsidRPr="00CC0718" w:rsidR="00C121DC">
        <w:rPr>
          <w:color w:val="000000" w:themeColor="text1"/>
        </w:rPr>
        <w:t>Following this, we will conduct</w:t>
      </w:r>
      <w:r w:rsidRPr="00CC0718" w:rsidR="006E2242">
        <w:rPr>
          <w:color w:val="000000" w:themeColor="text1"/>
        </w:rPr>
        <w:t xml:space="preserve"> 10 in-</w:t>
      </w:r>
      <w:r w:rsidRPr="00CC0718" w:rsidR="009F2E72">
        <w:rPr>
          <w:color w:val="000000" w:themeColor="text1"/>
        </w:rPr>
        <w:t>depth</w:t>
      </w:r>
      <w:r w:rsidRPr="00CC0718" w:rsidR="00C121DC">
        <w:rPr>
          <w:color w:val="000000" w:themeColor="text1"/>
        </w:rPr>
        <w:t xml:space="preserve"> interviews with </w:t>
      </w:r>
      <w:r w:rsidRPr="00CC0718" w:rsidR="00896F87">
        <w:rPr>
          <w:color w:val="000000" w:themeColor="text1"/>
        </w:rPr>
        <w:t xml:space="preserve">officers (especially marketing and events officers) of </w:t>
      </w:r>
      <w:r w:rsidRPr="00CC0718" w:rsidR="00B37A64">
        <w:rPr>
          <w:color w:val="000000" w:themeColor="text1"/>
        </w:rPr>
        <w:t xml:space="preserve">a diverse range of student clubs, encompassing academic, cultural, recreational, </w:t>
      </w:r>
      <w:r w:rsidRPr="00CC0718" w:rsidR="00896F87">
        <w:rPr>
          <w:color w:val="000000" w:themeColor="text1"/>
        </w:rPr>
        <w:t xml:space="preserve">sports, </w:t>
      </w:r>
      <w:r w:rsidRPr="00CC0718" w:rsidR="00B37A64">
        <w:rPr>
          <w:color w:val="000000" w:themeColor="text1"/>
        </w:rPr>
        <w:t>and leadership-based organizations</w:t>
      </w:r>
      <w:r w:rsidRPr="00CC0718" w:rsidR="00C121DC">
        <w:rPr>
          <w:color w:val="000000" w:themeColor="text1"/>
        </w:rPr>
        <w:t xml:space="preserve"> to gather detailed insights into their specific marketing challenges, needs, and expectations. These interviews will offer a deeper understanding of how a Marketing Club could support other organizations in promoting themselves</w:t>
      </w:r>
      <w:r w:rsidRPr="00CC0718" w:rsidR="00896F87">
        <w:rPr>
          <w:color w:val="000000" w:themeColor="text1"/>
        </w:rPr>
        <w:t>.</w:t>
      </w:r>
    </w:p>
    <w:p w:rsidRPr="00CC0718" w:rsidR="004F7F5B" w:rsidP="545DC21A" w:rsidRDefault="004F7F5B" w14:paraId="47516D99" w14:textId="77777777">
      <w:pPr>
        <w:pStyle w:val="BeginLetterHere"/>
        <w:spacing w:line="276" w:lineRule="auto"/>
        <w:ind w:firstLine="720"/>
        <w:rPr>
          <w:rFonts w:ascii="Arial" w:hAnsi="Arial" w:eastAsia="Arial" w:cs="Arial"/>
          <w:color w:val="000000" w:themeColor="text1"/>
          <w:sz w:val="22"/>
          <w:szCs w:val="22"/>
        </w:rPr>
      </w:pPr>
    </w:p>
    <w:p w:rsidRPr="00CC0718" w:rsidR="00D71DA2" w:rsidP="00A94FEF" w:rsidRDefault="00896F87" w14:paraId="0000002F" w14:textId="424BB534">
      <w:pPr>
        <w:pStyle w:val="BeginLetterHere"/>
        <w:spacing w:line="276" w:lineRule="auto"/>
        <w:rPr>
          <w:rFonts w:ascii="Arial" w:hAnsi="Arial" w:eastAsia="Arial" w:cs="Arial"/>
          <w:color w:val="000000" w:themeColor="text1"/>
          <w:sz w:val="22"/>
          <w:szCs w:val="22"/>
        </w:rPr>
      </w:pPr>
      <w:r w:rsidRPr="00CC0718">
        <w:rPr>
          <w:rFonts w:ascii="Arial" w:hAnsi="Arial" w:eastAsia="Arial" w:cs="Arial"/>
          <w:color w:val="000000" w:themeColor="text1"/>
          <w:sz w:val="22"/>
          <w:szCs w:val="22"/>
          <w:lang w:val="en"/>
        </w:rPr>
        <w:t xml:space="preserve">The interview process involves sending </w:t>
      </w:r>
      <w:r w:rsidRPr="00CC0718" w:rsidR="7C98175E">
        <w:rPr>
          <w:rFonts w:ascii="Arial" w:hAnsi="Arial" w:eastAsia="Arial" w:cs="Arial"/>
          <w:color w:val="000000" w:themeColor="text1"/>
          <w:sz w:val="22"/>
          <w:szCs w:val="22"/>
          <w:lang w:val="en"/>
        </w:rPr>
        <w:t>emails</w:t>
      </w:r>
      <w:r w:rsidRPr="00CC0718">
        <w:rPr>
          <w:rFonts w:ascii="Arial" w:hAnsi="Arial" w:eastAsia="Arial" w:cs="Arial"/>
          <w:color w:val="000000" w:themeColor="text1"/>
          <w:sz w:val="22"/>
          <w:szCs w:val="22"/>
          <w:lang w:val="en"/>
        </w:rPr>
        <w:t xml:space="preserve"> </w:t>
      </w:r>
      <w:r w:rsidRPr="00CC0718" w:rsidR="1672E8A1">
        <w:rPr>
          <w:rFonts w:ascii="Arial" w:hAnsi="Arial" w:eastAsia="Arial" w:cs="Arial"/>
          <w:color w:val="000000" w:themeColor="text1"/>
          <w:sz w:val="22"/>
          <w:szCs w:val="22"/>
          <w:lang w:val="en"/>
        </w:rPr>
        <w:t>to at least 50 student clubs</w:t>
      </w:r>
      <w:r w:rsidRPr="00CC0718" w:rsidR="0D9DD41F">
        <w:rPr>
          <w:rFonts w:ascii="Arial" w:hAnsi="Arial" w:eastAsia="Arial" w:cs="Arial"/>
          <w:color w:val="000000" w:themeColor="text1"/>
          <w:sz w:val="22"/>
          <w:szCs w:val="22"/>
          <w:lang w:val="en"/>
        </w:rPr>
        <w:t xml:space="preserve"> </w:t>
      </w:r>
      <w:r w:rsidRPr="00CC0718">
        <w:rPr>
          <w:rFonts w:ascii="Arial" w:hAnsi="Arial" w:eastAsia="Arial" w:cs="Arial"/>
          <w:color w:val="000000" w:themeColor="text1"/>
          <w:sz w:val="22"/>
          <w:szCs w:val="22"/>
          <w:lang w:val="en"/>
        </w:rPr>
        <w:t>obtained from the ‘myWPI’ website</w:t>
      </w:r>
      <w:r w:rsidRPr="00CC0718" w:rsidR="784EBFBB">
        <w:rPr>
          <w:rFonts w:ascii="Arial" w:hAnsi="Arial" w:eastAsia="Arial" w:cs="Arial"/>
          <w:color w:val="000000" w:themeColor="text1"/>
          <w:sz w:val="22"/>
          <w:szCs w:val="22"/>
          <w:lang w:val="en"/>
        </w:rPr>
        <w:t xml:space="preserve"> (</w:t>
      </w:r>
      <w:hyperlink r:id="rId16">
        <w:r w:rsidRPr="00CC0718" w:rsidR="784EBFBB">
          <w:rPr>
            <w:rStyle w:val="Hyperlink"/>
            <w:rFonts w:ascii="Arial" w:hAnsi="Arial" w:eastAsia="Arial" w:cs="Arial"/>
            <w:sz w:val="22"/>
            <w:szCs w:val="22"/>
            <w:lang w:val="en"/>
          </w:rPr>
          <w:t>https://mywpi.wpi.edu/club_signup</w:t>
        </w:r>
      </w:hyperlink>
      <w:r w:rsidRPr="00CC0718" w:rsidR="784EBFBB">
        <w:rPr>
          <w:rFonts w:ascii="Arial" w:hAnsi="Arial" w:eastAsia="Arial" w:cs="Arial"/>
          <w:color w:val="000000" w:themeColor="text1"/>
          <w:sz w:val="22"/>
          <w:szCs w:val="22"/>
          <w:lang w:val="en"/>
        </w:rPr>
        <w:t>)</w:t>
      </w:r>
      <w:r w:rsidRPr="00CC0718">
        <w:rPr>
          <w:rFonts w:ascii="Arial" w:hAnsi="Arial" w:eastAsia="Arial" w:cs="Arial"/>
          <w:color w:val="000000" w:themeColor="text1"/>
          <w:sz w:val="22"/>
          <w:szCs w:val="22"/>
          <w:lang w:val="en"/>
        </w:rPr>
        <w:t>. Executives will be able to schedule interviews via Calendly, with the option to choose either in-person or Zoom meetings</w:t>
      </w:r>
      <w:r w:rsidRPr="00CC0718" w:rsidR="004F7F5B">
        <w:rPr>
          <w:rFonts w:ascii="Arial" w:hAnsi="Arial" w:eastAsia="Arial" w:cs="Arial"/>
          <w:color w:val="000000" w:themeColor="text1"/>
          <w:sz w:val="22"/>
          <w:szCs w:val="22"/>
        </w:rPr>
        <w:t xml:space="preserve">. </w:t>
      </w:r>
      <w:r w:rsidRPr="00CC0718">
        <w:rPr>
          <w:rFonts w:ascii="Arial" w:hAnsi="Arial" w:eastAsia="Arial" w:cs="Arial"/>
          <w:color w:val="000000" w:themeColor="text1"/>
          <w:sz w:val="22"/>
          <w:szCs w:val="22"/>
        </w:rPr>
        <w:t xml:space="preserve">An interview protocol will be created and used as a script in the interviews by the entire research team. Once the qualitative data is collected, </w:t>
      </w:r>
      <w:r w:rsidRPr="00CC0718" w:rsidR="004F7F5B">
        <w:rPr>
          <w:rFonts w:ascii="Arial" w:hAnsi="Arial" w:eastAsia="Arial" w:cs="Arial"/>
          <w:color w:val="000000" w:themeColor="text1"/>
          <w:sz w:val="22"/>
          <w:szCs w:val="22"/>
        </w:rPr>
        <w:t xml:space="preserve">AI transcription tools will be used to transcribe the interviews, both for in-person and Zoom conversations. </w:t>
      </w:r>
      <w:r w:rsidRPr="00CC0718" w:rsidR="37F99DC1">
        <w:rPr>
          <w:rFonts w:ascii="Arial" w:hAnsi="Arial" w:eastAsia="Arial" w:cs="Arial"/>
          <w:color w:val="000000" w:themeColor="text1"/>
          <w:sz w:val="22"/>
          <w:szCs w:val="22"/>
        </w:rPr>
        <w:t>These tools are easily accessible to the university mem</w:t>
      </w:r>
      <w:r w:rsidRPr="00CC0718" w:rsidR="435DF882">
        <w:rPr>
          <w:rFonts w:ascii="Arial" w:hAnsi="Arial" w:eastAsia="Arial" w:cs="Arial"/>
          <w:color w:val="000000" w:themeColor="text1"/>
          <w:sz w:val="22"/>
          <w:szCs w:val="22"/>
        </w:rPr>
        <w:t xml:space="preserve">bers. </w:t>
      </w:r>
      <w:r w:rsidRPr="00CC0718">
        <w:rPr>
          <w:rFonts w:ascii="Arial" w:hAnsi="Arial" w:eastAsia="Arial" w:cs="Arial"/>
          <w:color w:val="000000" w:themeColor="text1"/>
          <w:sz w:val="22"/>
          <w:szCs w:val="22"/>
        </w:rPr>
        <w:t>The data will then be analyzed to extract key insights and recommendations</w:t>
      </w:r>
      <w:r w:rsidRPr="00CC0718" w:rsidR="0003263C">
        <w:rPr>
          <w:rFonts w:ascii="Arial" w:hAnsi="Arial" w:eastAsia="Arial" w:cs="Arial"/>
          <w:color w:val="000000" w:themeColor="text1"/>
          <w:sz w:val="22"/>
          <w:szCs w:val="22"/>
        </w:rPr>
        <w:t xml:space="preserve"> using NVivo 14, a qualitative data analysis software</w:t>
      </w:r>
      <w:r w:rsidRPr="00CC0718">
        <w:rPr>
          <w:rFonts w:ascii="Arial" w:hAnsi="Arial" w:eastAsia="Arial" w:cs="Arial"/>
          <w:color w:val="000000" w:themeColor="text1"/>
          <w:sz w:val="22"/>
          <w:szCs w:val="22"/>
        </w:rPr>
        <w:t xml:space="preserve">. </w:t>
      </w:r>
    </w:p>
    <w:p w:rsidR="00CC0718" w:rsidP="545DC21A" w:rsidRDefault="00CC0718" w14:paraId="13219D79" w14:textId="77777777">
      <w:pPr>
        <w:rPr>
          <w:b/>
          <w:bCs/>
        </w:rPr>
      </w:pPr>
    </w:p>
    <w:p w:rsidR="00853610" w:rsidP="545DC21A" w:rsidRDefault="00853610" w14:paraId="33DF8BA8" w14:textId="77777777">
      <w:pPr>
        <w:rPr>
          <w:b/>
          <w:bCs/>
        </w:rPr>
      </w:pPr>
    </w:p>
    <w:p w:rsidR="00853610" w:rsidP="545DC21A" w:rsidRDefault="00853610" w14:paraId="13568C98" w14:textId="77777777">
      <w:pPr>
        <w:rPr>
          <w:b/>
          <w:bCs/>
        </w:rPr>
      </w:pPr>
    </w:p>
    <w:p w:rsidR="00853610" w:rsidP="545DC21A" w:rsidRDefault="00853610" w14:paraId="4745307F" w14:textId="77777777">
      <w:pPr>
        <w:rPr>
          <w:b/>
          <w:bCs/>
        </w:rPr>
      </w:pPr>
    </w:p>
    <w:p w:rsidRPr="00CC0718" w:rsidR="0003263C" w:rsidP="545DC21A" w:rsidRDefault="0003263C" w14:paraId="0A3B5FD3" w14:textId="7A5C7018">
      <w:pPr>
        <w:rPr>
          <w:ins w:author="Purvi Shah" w:date="2024-09-28T11:08:00Z" w16du:dateUtc="2024-09-28T15:08:00Z" w:id="1"/>
          <w:b/>
          <w:bCs/>
        </w:rPr>
      </w:pPr>
      <w:commentRangeStart w:id="2"/>
      <w:ins w:author="Purvi Shah" w:date="2024-09-28T11:08:00Z" w16du:dateUtc="2024-09-28T15:08:00Z" w:id="3">
        <w:r w:rsidRPr="00CC0718">
          <w:rPr>
            <w:b/>
            <w:bCs/>
          </w:rPr>
          <w:lastRenderedPageBreak/>
          <w:t>RP PHASE 2</w:t>
        </w:r>
      </w:ins>
      <w:commentRangeEnd w:id="2"/>
      <w:r w:rsidRPr="00CC0718">
        <w:rPr>
          <w:rStyle w:val="CommentReference"/>
        </w:rPr>
        <w:commentReference w:id="2"/>
      </w:r>
    </w:p>
    <w:p w:rsidRPr="00CC0718" w:rsidR="545DC21A" w:rsidP="545DC21A" w:rsidRDefault="603EBA63" w14:paraId="1AB91DF2" w14:textId="38E97F7B">
      <w:pPr>
        <w:rPr>
          <w:b/>
          <w:bCs/>
        </w:rPr>
      </w:pPr>
      <w:r w:rsidRPr="00CC0718">
        <w:rPr>
          <w:b/>
          <w:bCs/>
        </w:rPr>
        <w:t>Interview Protocol Form</w:t>
      </w:r>
    </w:p>
    <w:p w:rsidRPr="00CC0718" w:rsidR="0015348A" w:rsidP="2EAAF4A9" w:rsidRDefault="0015348A" w14:paraId="7DABF296" w14:textId="386A2233">
      <w:pPr>
        <w:spacing w:before="240" w:after="240"/>
        <w:rPr>
          <w:rFonts w:eastAsia="Times New Roman"/>
          <w:sz w:val="24"/>
          <w:szCs w:val="24"/>
          <w:lang w:val="en-US"/>
        </w:rPr>
      </w:pPr>
      <w:r w:rsidRPr="00CC0718">
        <w:rPr>
          <w:rFonts w:eastAsia="Times New Roman"/>
          <w:b/>
          <w:bCs/>
          <w:sz w:val="24"/>
          <w:szCs w:val="24"/>
          <w:lang w:val="en-US"/>
        </w:rPr>
        <w:t xml:space="preserve">Interviewee Name: </w:t>
      </w:r>
    </w:p>
    <w:p w:rsidRPr="00CC0718" w:rsidR="0015348A" w:rsidP="0015348A" w:rsidRDefault="0015348A" w14:paraId="48865BED" w14:textId="77777777">
      <w:pPr>
        <w:spacing w:before="240" w:after="240"/>
        <w:rPr>
          <w:rFonts w:eastAsia="Times New Roman"/>
          <w:sz w:val="24"/>
          <w:szCs w:val="24"/>
        </w:rPr>
      </w:pPr>
      <w:r w:rsidRPr="00CC0718">
        <w:rPr>
          <w:rFonts w:eastAsia="Times New Roman"/>
          <w:b/>
          <w:bCs/>
          <w:sz w:val="24"/>
          <w:szCs w:val="24"/>
        </w:rPr>
        <w:t>Institution:</w:t>
      </w:r>
      <w:r w:rsidRPr="00CC0718">
        <w:rPr>
          <w:rFonts w:eastAsia="Times New Roman"/>
          <w:sz w:val="24"/>
          <w:szCs w:val="24"/>
        </w:rPr>
        <w:t xml:space="preserve"> WPI</w:t>
      </w:r>
    </w:p>
    <w:p w:rsidRPr="00CC0718" w:rsidR="0015348A" w:rsidP="0015348A" w:rsidRDefault="0015348A" w14:paraId="6581819D" w14:textId="77777777">
      <w:pPr>
        <w:spacing w:before="240" w:after="240"/>
        <w:rPr>
          <w:rFonts w:eastAsia="Times New Roman"/>
          <w:sz w:val="24"/>
          <w:szCs w:val="24"/>
        </w:rPr>
      </w:pPr>
      <w:r w:rsidRPr="00CC0718">
        <w:rPr>
          <w:rFonts w:eastAsia="Times New Roman"/>
          <w:b/>
          <w:bCs/>
          <w:sz w:val="24"/>
          <w:szCs w:val="24"/>
        </w:rPr>
        <w:t xml:space="preserve">Interviewee Role at Institution: </w:t>
      </w:r>
      <w:r w:rsidRPr="00CC0718">
        <w:rPr>
          <w:rFonts w:eastAsia="Times New Roman"/>
          <w:sz w:val="24"/>
          <w:szCs w:val="24"/>
        </w:rPr>
        <w:t>____________</w:t>
      </w:r>
    </w:p>
    <w:p w:rsidRPr="00CC0718" w:rsidR="0015348A" w:rsidP="6216F3C4" w:rsidRDefault="0015348A" w14:paraId="3456612B" w14:textId="77777777">
      <w:pPr>
        <w:spacing w:before="240" w:after="240"/>
        <w:rPr>
          <w:rFonts w:eastAsia="Times New Roman"/>
          <w:b/>
          <w:bCs/>
          <w:sz w:val="24"/>
          <w:szCs w:val="24"/>
        </w:rPr>
      </w:pPr>
      <w:r w:rsidRPr="00CC0718">
        <w:rPr>
          <w:rFonts w:eastAsia="Times New Roman"/>
          <w:b/>
          <w:bCs/>
          <w:sz w:val="24"/>
          <w:szCs w:val="24"/>
        </w:rPr>
        <w:t>Interviewer(s):</w:t>
      </w:r>
      <w:r w:rsidRPr="00CC0718">
        <w:rPr>
          <w:rFonts w:eastAsia="Times New Roman"/>
          <w:sz w:val="24"/>
          <w:szCs w:val="24"/>
        </w:rPr>
        <w:t xml:space="preserve"> _______________</w:t>
      </w:r>
    </w:p>
    <w:p w:rsidRPr="00CC0718" w:rsidR="0015348A" w:rsidP="6216F3C4" w:rsidRDefault="0015348A" w14:paraId="70DA6F22" w14:textId="77777777">
      <w:pPr>
        <w:spacing w:before="240" w:after="240"/>
        <w:rPr>
          <w:rFonts w:eastAsia="Times New Roman"/>
          <w:b/>
          <w:bCs/>
          <w:sz w:val="24"/>
          <w:szCs w:val="24"/>
        </w:rPr>
      </w:pPr>
      <w:r w:rsidRPr="00CC0718">
        <w:rPr>
          <w:rFonts w:eastAsia="Times New Roman"/>
          <w:b/>
          <w:bCs/>
          <w:sz w:val="24"/>
          <w:szCs w:val="24"/>
        </w:rPr>
        <w:t>Interview Date/Time:</w:t>
      </w:r>
    </w:p>
    <w:p w:rsidRPr="00CC0718" w:rsidR="0015348A" w:rsidP="6216F3C4" w:rsidRDefault="0015348A" w14:paraId="06E65441" w14:textId="77777777">
      <w:pPr>
        <w:spacing w:before="240" w:after="240"/>
        <w:rPr>
          <w:rFonts w:eastAsia="Times New Roman"/>
          <w:b/>
          <w:bCs/>
          <w:sz w:val="24"/>
          <w:szCs w:val="24"/>
        </w:rPr>
      </w:pPr>
      <w:r w:rsidRPr="00CC0718">
        <w:rPr>
          <w:rFonts w:eastAsia="Times New Roman"/>
          <w:b/>
          <w:bCs/>
          <w:sz w:val="24"/>
          <w:szCs w:val="24"/>
        </w:rPr>
        <w:t>Interview Location:</w:t>
      </w:r>
    </w:p>
    <w:p w:rsidRPr="00CC0718" w:rsidR="00DA468E" w:rsidP="6216F3C4" w:rsidRDefault="00DA468E" w14:paraId="64FFD3F5" w14:textId="77777777">
      <w:pPr>
        <w:spacing w:before="240" w:after="240"/>
        <w:rPr>
          <w:rFonts w:eastAsia="Times New Roman"/>
          <w:b/>
          <w:bCs/>
          <w:sz w:val="24"/>
          <w:szCs w:val="24"/>
        </w:rPr>
      </w:pPr>
      <w:r w:rsidRPr="00CC0718">
        <w:rPr>
          <w:rFonts w:eastAsia="Times New Roman"/>
          <w:i/>
          <w:iCs/>
          <w:sz w:val="24"/>
          <w:szCs w:val="24"/>
        </w:rPr>
        <w:t>Read directly from the following script at the start of the interview.</w:t>
      </w:r>
    </w:p>
    <w:p w:rsidRPr="00CC0718" w:rsidR="00C15EF7" w:rsidP="00C15EF7" w:rsidRDefault="00DA468E" w14:paraId="04B14ECB" w14:textId="6263FC19">
      <w:pPr>
        <w:rPr>
          <w:lang w:val="en-US"/>
        </w:rPr>
      </w:pPr>
      <w:r w:rsidRPr="00CC0718">
        <w:rPr>
          <w:rFonts w:eastAsia="Times New Roman"/>
          <w:sz w:val="24"/>
          <w:szCs w:val="24"/>
        </w:rPr>
        <w:t xml:space="preserve">Hello &lt;XYZ&gt;. I am &lt;ABC&gt;, a student </w:t>
      </w:r>
      <w:r w:rsidRPr="00CC0718" w:rsidR="12DACFA7">
        <w:rPr>
          <w:rFonts w:eastAsia="Times New Roman"/>
          <w:sz w:val="24"/>
          <w:szCs w:val="24"/>
        </w:rPr>
        <w:t>on</w:t>
      </w:r>
      <w:r w:rsidRPr="00CC0718">
        <w:rPr>
          <w:rFonts w:eastAsia="Times New Roman"/>
          <w:sz w:val="24"/>
          <w:szCs w:val="24"/>
        </w:rPr>
        <w:t xml:space="preserve"> Prof. Shah’s Marketing Research course. </w:t>
      </w:r>
      <w:r w:rsidRPr="00CC0718" w:rsidR="00C15EF7">
        <w:rPr>
          <w:lang w:val="en-US"/>
        </w:rPr>
        <w:t xml:space="preserve">Thank you for taking the time to meet with us. We are conducting this interview as part of a project to understand how a marketing club can assist other campus clubs in promoting themselves. This will help us design initiatives and services that best support the goals of various student organizations. All responses are confidential, and you are free to skip any questions or stop the interview at any time. </w:t>
      </w:r>
    </w:p>
    <w:p w:rsidRPr="00CC0718" w:rsidR="00DA468E" w:rsidP="6216F3C4" w:rsidRDefault="00DA468E" w14:paraId="45735D76" w14:textId="6CFA9148">
      <w:pPr>
        <w:spacing w:before="240" w:after="240"/>
        <w:rPr>
          <w:rFonts w:eastAsia="Times New Roman"/>
          <w:sz w:val="24"/>
          <w:szCs w:val="24"/>
          <w:lang w:val="en-US"/>
        </w:rPr>
      </w:pPr>
      <w:r w:rsidRPr="00CC0718">
        <w:rPr>
          <w:rFonts w:eastAsia="Times New Roman"/>
          <w:sz w:val="24"/>
          <w:szCs w:val="24"/>
          <w:lang w:val="en-US"/>
        </w:rPr>
        <w:t xml:space="preserve">To facilitate our </w:t>
      </w:r>
      <w:r w:rsidRPr="00CC0718" w:rsidR="5B3D82FD">
        <w:rPr>
          <w:rFonts w:eastAsia="Times New Roman"/>
          <w:sz w:val="24"/>
          <w:szCs w:val="24"/>
          <w:lang w:val="en-US"/>
        </w:rPr>
        <w:t>notetaking</w:t>
      </w:r>
      <w:r w:rsidRPr="00CC0718">
        <w:rPr>
          <w:rFonts w:eastAsia="Times New Roman"/>
          <w:sz w:val="24"/>
          <w:szCs w:val="24"/>
          <w:lang w:val="en-US"/>
        </w:rPr>
        <w:t xml:space="preserve">, we would like to record our conversation today. Only the team members working on the project will have access to the recording which will be destroyed after transcription. Do you agree to this interview being recorded? </w:t>
      </w:r>
    </w:p>
    <w:p w:rsidRPr="00CC0718" w:rsidR="603EBA63" w:rsidP="6216F3C4" w:rsidRDefault="00DA468E" w14:paraId="1D693BF8" w14:textId="2EDB5769">
      <w:pPr>
        <w:spacing w:before="240" w:after="240"/>
        <w:rPr>
          <w:b/>
          <w:bCs/>
        </w:rPr>
      </w:pPr>
      <w:r w:rsidRPr="00CC0718">
        <w:rPr>
          <w:rFonts w:eastAsia="Times New Roman"/>
          <w:i/>
          <w:iCs/>
          <w:sz w:val="24"/>
          <w:szCs w:val="24"/>
          <w:lang w:val="en-US"/>
        </w:rPr>
        <w:t xml:space="preserve">If yes, record and continue, if </w:t>
      </w:r>
      <w:r w:rsidRPr="00CC0718" w:rsidR="7DCF28B7">
        <w:rPr>
          <w:rFonts w:eastAsia="Times New Roman"/>
          <w:i/>
          <w:iCs/>
          <w:sz w:val="24"/>
          <w:szCs w:val="24"/>
          <w:lang w:val="en-US"/>
        </w:rPr>
        <w:t>not</w:t>
      </w:r>
      <w:r w:rsidRPr="00CC0718">
        <w:rPr>
          <w:rFonts w:eastAsia="Times New Roman"/>
          <w:i/>
          <w:iCs/>
          <w:sz w:val="24"/>
          <w:szCs w:val="24"/>
          <w:lang w:val="en-US"/>
        </w:rPr>
        <w:t>, prepare an interview scribe.</w:t>
      </w:r>
    </w:p>
    <w:p w:rsidRPr="00CC0718" w:rsidR="00A94FEF" w:rsidP="00A94FEF" w:rsidRDefault="603EBA63" w14:paraId="129F0E77" w14:textId="117E0405">
      <w:pPr>
        <w:spacing w:before="240" w:after="240"/>
        <w:rPr>
          <w:b/>
          <w:bCs/>
        </w:rPr>
      </w:pPr>
      <w:r w:rsidRPr="00CC0718">
        <w:rPr>
          <w:b/>
          <w:bCs/>
        </w:rPr>
        <w:t xml:space="preserve">Introduction:  </w:t>
      </w:r>
    </w:p>
    <w:p w:rsidRPr="00CC0718" w:rsidR="603EBA63" w:rsidP="545DC21A" w:rsidRDefault="603EBA63" w14:paraId="07866387" w14:textId="2201DE06">
      <w:pPr>
        <w:rPr>
          <w:b/>
          <w:bCs/>
        </w:rPr>
      </w:pPr>
      <w:r w:rsidRPr="00CC0718">
        <w:rPr>
          <w:b/>
          <w:bCs/>
        </w:rPr>
        <w:t xml:space="preserve">A. Interviewee Background </w:t>
      </w:r>
    </w:p>
    <w:p w:rsidRPr="00CC0718" w:rsidR="545DC21A" w:rsidP="545DC21A" w:rsidRDefault="545DC21A" w14:paraId="38609B3F" w14:textId="02505E54">
      <w:pPr>
        <w:rPr>
          <w:b/>
          <w:bCs/>
        </w:rPr>
      </w:pPr>
    </w:p>
    <w:p w:rsidRPr="00CC0718" w:rsidR="603EBA63" w:rsidP="545DC21A" w:rsidRDefault="603EBA63" w14:paraId="752B720E" w14:textId="39729A83">
      <w:r w:rsidRPr="00CC0718">
        <w:t xml:space="preserve">1. Please tell me about yourself... </w:t>
      </w:r>
    </w:p>
    <w:p w:rsidRPr="00CC0718" w:rsidR="603EBA63" w:rsidP="545DC21A" w:rsidRDefault="603EBA63" w14:paraId="4AC40811" w14:textId="375585D4">
      <w:r w:rsidRPr="00CC0718">
        <w:t xml:space="preserve">Name </w:t>
      </w:r>
    </w:p>
    <w:p w:rsidRPr="00CC0718" w:rsidR="603EBA63" w:rsidP="545DC21A" w:rsidRDefault="603EBA63" w14:paraId="7BCA7019" w14:textId="36DB0B31">
      <w:r w:rsidRPr="00CC0718">
        <w:t xml:space="preserve">Age </w:t>
      </w:r>
    </w:p>
    <w:p w:rsidRPr="00CC0718" w:rsidR="00C15EF7" w:rsidP="545DC21A" w:rsidRDefault="00C15EF7" w14:paraId="54F33BCB" w14:textId="6C656D9E">
      <w:r w:rsidRPr="00CC0718">
        <w:t>Sex</w:t>
      </w:r>
    </w:p>
    <w:p w:rsidRPr="00CC0718" w:rsidR="00C15EF7" w:rsidP="545DC21A" w:rsidRDefault="00C15EF7" w14:paraId="781677B7" w14:textId="3B938573">
      <w:r w:rsidRPr="00CC0718">
        <w:t>Education</w:t>
      </w:r>
    </w:p>
    <w:p w:rsidRPr="00CC0718" w:rsidR="00D23FAD" w:rsidP="545DC21A" w:rsidRDefault="00D23FAD" w14:paraId="3A2BE2D6" w14:textId="181BDA2E">
      <w:r w:rsidRPr="00CC0718">
        <w:t>Race / Nationality</w:t>
      </w:r>
    </w:p>
    <w:p w:rsidRPr="00CC0718" w:rsidR="00A94FEF" w:rsidP="545DC21A" w:rsidRDefault="603EBA63" w14:paraId="5A2CDF20" w14:textId="77777777">
      <w:r w:rsidRPr="00CC0718">
        <w:t xml:space="preserve">Major / Program </w:t>
      </w:r>
    </w:p>
    <w:p w:rsidRPr="00CC0718" w:rsidR="00CC0718" w:rsidP="545DC21A" w:rsidRDefault="603EBA63" w14:paraId="11BF7478" w14:textId="5D8350EE">
      <w:r w:rsidRPr="00CC0718">
        <w:t xml:space="preserve"> </w:t>
      </w:r>
    </w:p>
    <w:p w:rsidRPr="00CC0718" w:rsidR="00D23FAD" w:rsidP="545DC21A" w:rsidRDefault="603EBA63" w14:paraId="4AC7BCA4" w14:textId="41CA5BA7">
      <w:r w:rsidRPr="00CC0718">
        <w:t>2.</w:t>
      </w:r>
      <w:r w:rsidRPr="00CC0718" w:rsidR="00D23FAD">
        <w:t xml:space="preserve"> What according to you is the role of student organizations and clubs on campus?</w:t>
      </w:r>
      <w:r w:rsidRPr="00CC0718">
        <w:t xml:space="preserve"> </w:t>
      </w:r>
    </w:p>
    <w:p w:rsidRPr="00CC0718" w:rsidR="00D23FAD" w:rsidP="545DC21A" w:rsidRDefault="00D23FAD" w14:paraId="21F2EB5C" w14:textId="77777777"/>
    <w:p w:rsidRPr="00CC0718" w:rsidR="545DC21A" w:rsidP="545DC21A" w:rsidRDefault="00C46585" w14:paraId="41C683CF" w14:textId="16CF04F3">
      <w:r w:rsidRPr="00CC0718">
        <w:lastRenderedPageBreak/>
        <w:t xml:space="preserve">3. </w:t>
      </w:r>
      <w:r w:rsidRPr="00CC0718" w:rsidR="603EBA63">
        <w:t>Tell me about your journey with X club. How did you get involved, and what has your experience been like so far?</w:t>
      </w:r>
    </w:p>
    <w:p w:rsidRPr="00CC0718" w:rsidR="545DC21A" w:rsidP="2EAAF4A9" w:rsidRDefault="26885F82" w14:paraId="3A90B5CF" w14:textId="18846A3A">
      <w:pPr>
        <w:pStyle w:val="ListParagraph"/>
        <w:numPr>
          <w:ilvl w:val="0"/>
          <w:numId w:val="7"/>
        </w:numPr>
      </w:pPr>
      <w:r w:rsidRPr="00CC0718">
        <w:t>Member of what clubs?</w:t>
      </w:r>
    </w:p>
    <w:p w:rsidRPr="00CC0718" w:rsidR="545DC21A" w:rsidP="2EAAF4A9" w:rsidRDefault="26885F82" w14:paraId="168D6DB1" w14:textId="2D096AC6">
      <w:pPr>
        <w:pStyle w:val="ListParagraph"/>
        <w:numPr>
          <w:ilvl w:val="0"/>
          <w:numId w:val="7"/>
        </w:numPr>
      </w:pPr>
      <w:r w:rsidRPr="00CC0718">
        <w:t xml:space="preserve">Roles in the clubs </w:t>
      </w:r>
    </w:p>
    <w:p w:rsidRPr="00CC0718" w:rsidR="545DC21A" w:rsidP="2EAAF4A9" w:rsidRDefault="26885F82" w14:paraId="04864EDD" w14:textId="5AC2FE5A">
      <w:pPr>
        <w:pStyle w:val="ListParagraph"/>
        <w:numPr>
          <w:ilvl w:val="0"/>
          <w:numId w:val="7"/>
        </w:numPr>
      </w:pPr>
      <w:r w:rsidRPr="00CC0718">
        <w:t xml:space="preserve">Time spent in the club </w:t>
      </w:r>
    </w:p>
    <w:p w:rsidRPr="00CC0718" w:rsidR="545DC21A" w:rsidP="2EAAF4A9" w:rsidRDefault="26885F82" w14:paraId="09E81B88" w14:textId="39F6C086">
      <w:pPr>
        <w:pStyle w:val="ListParagraph"/>
        <w:numPr>
          <w:ilvl w:val="0"/>
          <w:numId w:val="7"/>
        </w:numPr>
      </w:pPr>
      <w:r w:rsidRPr="00CC0718">
        <w:t>Interest</w:t>
      </w:r>
      <w:r w:rsidRPr="00CC0718" w:rsidR="517835B0">
        <w:t>s</w:t>
      </w:r>
    </w:p>
    <w:p w:rsidRPr="00CC0718" w:rsidR="545DC21A" w:rsidP="545DC21A" w:rsidRDefault="603EBA63" w14:paraId="228B1835" w14:textId="182A7EDA">
      <w:r w:rsidRPr="00CC0718">
        <w:t xml:space="preserve"> </w:t>
      </w:r>
    </w:p>
    <w:p w:rsidRPr="00CC0718" w:rsidR="603EBA63" w:rsidP="545DC21A" w:rsidRDefault="603EBA63" w14:paraId="31856262" w14:textId="1E7341E0">
      <w:pPr>
        <w:rPr>
          <w:b/>
          <w:bCs/>
        </w:rPr>
      </w:pPr>
      <w:r w:rsidRPr="00CC0718">
        <w:rPr>
          <w:b/>
          <w:bCs/>
        </w:rPr>
        <w:t xml:space="preserve">B. </w:t>
      </w:r>
      <w:r w:rsidRPr="00CC0718" w:rsidR="18512ED4">
        <w:rPr>
          <w:b/>
          <w:bCs/>
        </w:rPr>
        <w:t>General Club Insights</w:t>
      </w:r>
    </w:p>
    <w:p w:rsidRPr="00CC0718" w:rsidR="545DC21A" w:rsidP="545DC21A" w:rsidRDefault="545DC21A" w14:paraId="7457CFDA" w14:textId="55E186D4">
      <w:pPr>
        <w:rPr>
          <w:b/>
          <w:bCs/>
        </w:rPr>
      </w:pPr>
    </w:p>
    <w:p w:rsidRPr="00CC0718" w:rsidR="18512ED4" w:rsidP="545DC21A" w:rsidRDefault="50945AA9" w14:paraId="06B90441" w14:textId="5DE920A7">
      <w:pPr>
        <w:rPr>
          <w:lang w:val="en-US"/>
        </w:rPr>
      </w:pPr>
      <w:r w:rsidRPr="00CC0718">
        <w:rPr>
          <w:lang w:val="en-US"/>
        </w:rPr>
        <w:t>4</w:t>
      </w:r>
      <w:r w:rsidRPr="00CC0718" w:rsidR="18512ED4">
        <w:rPr>
          <w:lang w:val="en-US"/>
        </w:rPr>
        <w:t xml:space="preserve">. Can you describe the structure and composition of your club at WPI, including how it's organized, the types of members you have, and the activities you focus on? </w:t>
      </w:r>
    </w:p>
    <w:p w:rsidRPr="00CC0718" w:rsidR="6EC17CDF" w:rsidP="545DC21A" w:rsidRDefault="6EC17CDF" w14:paraId="1CEDB311" w14:textId="005A2059">
      <w:r w:rsidRPr="00CC0718">
        <w:rPr>
          <w:lang w:val="en-US"/>
        </w:rPr>
        <w:t xml:space="preserve">- How is the </w:t>
      </w:r>
      <w:r w:rsidRPr="00CC0718">
        <w:t>club doing</w:t>
      </w:r>
    </w:p>
    <w:p w:rsidRPr="00CC0718" w:rsidR="6EC17CDF" w:rsidP="545DC21A" w:rsidRDefault="6EC17CDF" w14:paraId="6D45DCEF" w14:textId="2DD7B954">
      <w:r w:rsidRPr="00CC0718">
        <w:rPr>
          <w:lang w:val="en-US"/>
        </w:rPr>
        <w:t>- Popularity of the club</w:t>
      </w:r>
    </w:p>
    <w:p w:rsidRPr="00CC0718" w:rsidR="18512ED4" w:rsidP="545DC21A" w:rsidRDefault="18512ED4" w14:paraId="7B574D54" w14:textId="650B611C"/>
    <w:p w:rsidRPr="00CC0718" w:rsidR="18512ED4" w:rsidP="545DC21A" w:rsidRDefault="60AFCC8A" w14:paraId="12C1B77E" w14:textId="0CF5382D">
      <w:pPr>
        <w:rPr>
          <w:lang w:val="en-US"/>
        </w:rPr>
      </w:pPr>
      <w:r w:rsidRPr="00CC0718">
        <w:rPr>
          <w:lang w:val="en-US"/>
        </w:rPr>
        <w:t>5</w:t>
      </w:r>
      <w:r w:rsidRPr="00CC0718" w:rsidR="18512ED4">
        <w:rPr>
          <w:lang w:val="en-US"/>
        </w:rPr>
        <w:t xml:space="preserve">. What are the primary goals your club aims to accomplish, both in terms of its mission and its activities? </w:t>
      </w:r>
    </w:p>
    <w:p w:rsidRPr="00CC0718" w:rsidR="545DC21A" w:rsidP="545DC21A" w:rsidRDefault="545DC21A" w14:paraId="06AEBF67" w14:textId="23D67B03">
      <w:pPr>
        <w:rPr>
          <w:lang w:val="en-US"/>
        </w:rPr>
      </w:pPr>
    </w:p>
    <w:p w:rsidRPr="00CC0718" w:rsidR="18512ED4" w:rsidP="545DC21A" w:rsidRDefault="18512ED4" w14:paraId="5C6F4246" w14:textId="1C89C634">
      <w:pPr>
        <w:rPr>
          <w:b/>
          <w:bCs/>
          <w:lang w:val="en-US"/>
        </w:rPr>
      </w:pPr>
      <w:r w:rsidRPr="00CC0718">
        <w:rPr>
          <w:b/>
          <w:bCs/>
          <w:lang w:val="en-US"/>
        </w:rPr>
        <w:t>C. Marketing Needs and Gaps</w:t>
      </w:r>
    </w:p>
    <w:p w:rsidRPr="00CC0718" w:rsidR="545DC21A" w:rsidP="545DC21A" w:rsidRDefault="545DC21A" w14:paraId="07F65841" w14:textId="79B206B9">
      <w:pPr>
        <w:rPr>
          <w:lang w:val="en-US"/>
        </w:rPr>
      </w:pPr>
    </w:p>
    <w:p w:rsidRPr="00CC0718" w:rsidR="545DC21A" w:rsidP="545DC21A" w:rsidRDefault="57391D2D" w14:paraId="64B2E9E1" w14:textId="67837E37">
      <w:pPr>
        <w:rPr>
          <w:lang w:val="en-US"/>
        </w:rPr>
      </w:pPr>
      <w:r w:rsidRPr="00CC0718">
        <w:rPr>
          <w:lang w:val="en-US"/>
        </w:rPr>
        <w:t>6</w:t>
      </w:r>
      <w:r w:rsidRPr="00CC0718" w:rsidR="545DC21A">
        <w:rPr>
          <w:lang w:val="en-US"/>
        </w:rPr>
        <w:t xml:space="preserve">. </w:t>
      </w:r>
      <w:r w:rsidRPr="00CC0718" w:rsidR="18512ED4">
        <w:rPr>
          <w:lang w:val="en-US"/>
        </w:rPr>
        <w:t xml:space="preserve">What specific </w:t>
      </w:r>
      <w:r w:rsidRPr="00CC0718" w:rsidR="00C46585">
        <w:rPr>
          <w:lang w:val="en-US"/>
        </w:rPr>
        <w:t>tasks</w:t>
      </w:r>
      <w:r w:rsidRPr="00CC0718" w:rsidR="18512ED4">
        <w:rPr>
          <w:lang w:val="en-US"/>
        </w:rPr>
        <w:t xml:space="preserve"> are you </w:t>
      </w:r>
      <w:r w:rsidRPr="00CC0718" w:rsidR="00C46585">
        <w:rPr>
          <w:lang w:val="en-US"/>
        </w:rPr>
        <w:t xml:space="preserve">undertaking </w:t>
      </w:r>
      <w:r w:rsidRPr="00CC0718" w:rsidR="18512ED4">
        <w:rPr>
          <w:lang w:val="en-US"/>
        </w:rPr>
        <w:t xml:space="preserve">to achieve your club’s overall goals? </w:t>
      </w:r>
      <w:r w:rsidRPr="00CC0718" w:rsidR="00C46585">
        <w:rPr>
          <w:lang w:val="en-US"/>
        </w:rPr>
        <w:t xml:space="preserve"> For e.g., </w:t>
      </w:r>
    </w:p>
    <w:p w:rsidRPr="00CC0718" w:rsidR="206B4C21" w:rsidP="2EAAF4A9" w:rsidRDefault="206B4C21" w14:paraId="7E8C6309" w14:textId="494F0865">
      <w:pPr>
        <w:rPr>
          <w:lang w:val="en-US"/>
        </w:rPr>
      </w:pPr>
      <w:r w:rsidRPr="00CC0718">
        <w:rPr>
          <w:lang w:val="en-US"/>
        </w:rPr>
        <w:t xml:space="preserve">Other duties -&gt; </w:t>
      </w:r>
    </w:p>
    <w:p w:rsidRPr="00CC0718" w:rsidR="18512ED4" w:rsidP="545DC21A" w:rsidRDefault="18512ED4" w14:paraId="168E30E3" w14:textId="4D5AE3F4">
      <w:pPr>
        <w:rPr>
          <w:lang w:val="en-US"/>
        </w:rPr>
      </w:pPr>
      <w:r w:rsidRPr="00CC0718">
        <w:rPr>
          <w:lang w:val="en-US"/>
        </w:rPr>
        <w:t xml:space="preserve"> </w:t>
      </w:r>
    </w:p>
    <w:p w:rsidRPr="00CC0718" w:rsidR="18512ED4" w:rsidP="545DC21A" w:rsidRDefault="18512ED4" w14:paraId="0A4018C9" w14:textId="2D794889">
      <w:pPr>
        <w:pStyle w:val="ListParagraph"/>
        <w:numPr>
          <w:ilvl w:val="0"/>
          <w:numId w:val="19"/>
        </w:numPr>
        <w:rPr>
          <w:lang w:val="en-US"/>
        </w:rPr>
      </w:pPr>
      <w:r w:rsidRPr="00CC0718">
        <w:rPr>
          <w:lang w:val="en-US"/>
        </w:rPr>
        <w:t xml:space="preserve">Attract new members </w:t>
      </w:r>
    </w:p>
    <w:p w:rsidRPr="00CC0718" w:rsidR="18512ED4" w:rsidP="545DC21A" w:rsidRDefault="18512ED4" w14:paraId="1F3A90A0" w14:textId="1800CEE4">
      <w:pPr>
        <w:pStyle w:val="ListParagraph"/>
        <w:numPr>
          <w:ilvl w:val="0"/>
          <w:numId w:val="18"/>
        </w:numPr>
        <w:rPr>
          <w:lang w:val="en-US"/>
        </w:rPr>
      </w:pPr>
      <w:r w:rsidRPr="00CC0718">
        <w:rPr>
          <w:lang w:val="en-US"/>
        </w:rPr>
        <w:t xml:space="preserve">Successfully run an event </w:t>
      </w:r>
    </w:p>
    <w:p w:rsidRPr="00CC0718" w:rsidR="18512ED4" w:rsidP="545DC21A" w:rsidRDefault="18512ED4" w14:paraId="6D893886" w14:textId="12A71E00">
      <w:pPr>
        <w:pStyle w:val="ListParagraph"/>
        <w:numPr>
          <w:ilvl w:val="0"/>
          <w:numId w:val="17"/>
        </w:numPr>
        <w:rPr>
          <w:lang w:val="en-US"/>
        </w:rPr>
      </w:pPr>
      <w:r w:rsidRPr="00CC0718">
        <w:rPr>
          <w:lang w:val="en-US"/>
        </w:rPr>
        <w:t xml:space="preserve">Fundraising </w:t>
      </w:r>
    </w:p>
    <w:p w:rsidRPr="00CC0718" w:rsidR="18512ED4" w:rsidP="545DC21A" w:rsidRDefault="18512ED4" w14:paraId="08E0688A" w14:textId="673D5ABB">
      <w:pPr>
        <w:pStyle w:val="ListParagraph"/>
        <w:numPr>
          <w:ilvl w:val="0"/>
          <w:numId w:val="16"/>
        </w:numPr>
        <w:rPr>
          <w:lang w:val="en-US"/>
        </w:rPr>
      </w:pPr>
      <w:r w:rsidRPr="00CC0718">
        <w:rPr>
          <w:lang w:val="en-US"/>
        </w:rPr>
        <w:t>Run Successful campaign</w:t>
      </w:r>
      <w:r w:rsidRPr="00CC0718" w:rsidR="18D13129">
        <w:rPr>
          <w:lang w:val="en-US"/>
        </w:rPr>
        <w:t>s</w:t>
      </w:r>
      <w:r w:rsidRPr="00CC0718">
        <w:rPr>
          <w:lang w:val="en-US"/>
        </w:rPr>
        <w:t xml:space="preserve"> </w:t>
      </w:r>
    </w:p>
    <w:p w:rsidRPr="00CC0718" w:rsidR="18512ED4" w:rsidP="545DC21A" w:rsidRDefault="18512ED4" w14:paraId="19CEF914" w14:textId="19762394">
      <w:pPr>
        <w:rPr>
          <w:lang w:val="en-US"/>
        </w:rPr>
      </w:pPr>
      <w:r w:rsidRPr="00CC0718">
        <w:rPr>
          <w:lang w:val="en-US"/>
        </w:rPr>
        <w:t xml:space="preserve"> </w:t>
      </w:r>
    </w:p>
    <w:p w:rsidRPr="00CC0718" w:rsidR="00197D36" w:rsidP="4F814FF9" w:rsidRDefault="308977FB" w14:paraId="2FC99821" w14:textId="31ECE965">
      <w:pPr>
        <w:rPr>
          <w:lang w:val="en-US"/>
        </w:rPr>
      </w:pPr>
      <w:r w:rsidRPr="00CC0718">
        <w:rPr>
          <w:lang w:val="en-US"/>
        </w:rPr>
        <w:t xml:space="preserve">7. </w:t>
      </w:r>
      <w:r w:rsidRPr="00CC0718" w:rsidR="00197D36">
        <w:rPr>
          <w:lang w:val="en-US"/>
        </w:rPr>
        <w:t xml:space="preserve">What role does </w:t>
      </w:r>
      <w:r w:rsidRPr="00CC0718" w:rsidR="2E04FDDA">
        <w:rPr>
          <w:lang w:val="en-US"/>
        </w:rPr>
        <w:t>marketing,</w:t>
      </w:r>
      <w:r w:rsidRPr="00CC0718" w:rsidR="00197D36">
        <w:rPr>
          <w:lang w:val="en-US"/>
        </w:rPr>
        <w:t xml:space="preserve"> and communications play in accomplishing these tasks</w:t>
      </w:r>
      <w:r w:rsidRPr="00CC0718" w:rsidR="38FD50BE">
        <w:rPr>
          <w:lang w:val="en-US"/>
        </w:rPr>
        <w:t xml:space="preserve">? </w:t>
      </w:r>
      <w:commentRangeStart w:id="4"/>
      <w:r w:rsidRPr="00CC0718" w:rsidR="00364761">
        <w:rPr>
          <w:lang w:val="en-US"/>
        </w:rPr>
        <w:t>Can you share some examples of marketing activities your club has conducted or is working on right now?</w:t>
      </w:r>
      <w:commentRangeEnd w:id="4"/>
      <w:r w:rsidRPr="00CC0718" w:rsidR="00197D36">
        <w:rPr>
          <w:rStyle w:val="CommentReference"/>
        </w:rPr>
        <w:commentReference w:id="4"/>
      </w:r>
    </w:p>
    <w:p w:rsidRPr="00CC0718" w:rsidR="00437DA2" w:rsidP="2EAAF4A9" w:rsidRDefault="0417D5A8" w14:paraId="0FB2B715" w14:textId="7EE37E51">
      <w:pPr>
        <w:pStyle w:val="ListParagraph"/>
        <w:numPr>
          <w:ilvl w:val="0"/>
          <w:numId w:val="8"/>
        </w:numPr>
        <w:rPr>
          <w:lang w:val="en-US"/>
        </w:rPr>
      </w:pPr>
      <w:r w:rsidRPr="00CC0718">
        <w:rPr>
          <w:lang w:val="en-US"/>
        </w:rPr>
        <w:t>Social Media Posts</w:t>
      </w:r>
    </w:p>
    <w:p w:rsidRPr="00CC0718" w:rsidR="00437DA2" w:rsidP="2EAAF4A9" w:rsidRDefault="0417D5A8" w14:paraId="27B29FF5" w14:textId="42C7C049">
      <w:pPr>
        <w:pStyle w:val="ListParagraph"/>
        <w:numPr>
          <w:ilvl w:val="0"/>
          <w:numId w:val="8"/>
        </w:numPr>
        <w:rPr>
          <w:lang w:val="en-US"/>
        </w:rPr>
      </w:pPr>
      <w:r w:rsidRPr="00CC0718">
        <w:rPr>
          <w:lang w:val="en-US"/>
        </w:rPr>
        <w:t>Event Brochures</w:t>
      </w:r>
    </w:p>
    <w:p w:rsidRPr="00CC0718" w:rsidR="00437DA2" w:rsidP="2EAAF4A9" w:rsidRDefault="15604EF7" w14:paraId="0DD18FA2" w14:textId="0E24D4D3">
      <w:pPr>
        <w:pStyle w:val="ListParagraph"/>
        <w:numPr>
          <w:ilvl w:val="0"/>
          <w:numId w:val="8"/>
        </w:numPr>
        <w:rPr>
          <w:lang w:val="en-US"/>
        </w:rPr>
      </w:pPr>
      <w:r w:rsidRPr="00CC0718">
        <w:rPr>
          <w:lang w:val="en-US"/>
        </w:rPr>
        <w:t>Flyers</w:t>
      </w:r>
    </w:p>
    <w:p w:rsidRPr="00CC0718" w:rsidR="00437DA2" w:rsidP="2EAAF4A9" w:rsidRDefault="00437DA2" w14:paraId="7C0B5FEB" w14:textId="26AF56F5">
      <w:pPr>
        <w:ind w:left="1080"/>
        <w:rPr>
          <w:lang w:val="en-US"/>
        </w:rPr>
      </w:pPr>
    </w:p>
    <w:p w:rsidRPr="00CC0718" w:rsidR="0098729F" w:rsidP="4F814FF9" w:rsidRDefault="44099A76" w14:paraId="5B1BD77E" w14:textId="29D4334F">
      <w:pPr>
        <w:rPr>
          <w:lang w:val="en-US"/>
        </w:rPr>
      </w:pPr>
      <w:r w:rsidRPr="00CC0718">
        <w:rPr>
          <w:lang w:val="en-US"/>
        </w:rPr>
        <w:t xml:space="preserve">8. </w:t>
      </w:r>
      <w:r w:rsidRPr="00CC0718" w:rsidR="00437DA2">
        <w:rPr>
          <w:lang w:val="en-US"/>
        </w:rPr>
        <w:t>Does your student club team have specialized marketing skills and knowledge to help you with</w:t>
      </w:r>
      <w:r w:rsidRPr="00CC0718" w:rsidR="00A5333E">
        <w:rPr>
          <w:lang w:val="en-US"/>
        </w:rPr>
        <w:t xml:space="preserve"> these</w:t>
      </w:r>
      <w:r w:rsidRPr="00CC0718" w:rsidR="00437DA2">
        <w:rPr>
          <w:lang w:val="en-US"/>
        </w:rPr>
        <w:t xml:space="preserve"> marketing </w:t>
      </w:r>
      <w:r w:rsidRPr="00CC0718" w:rsidR="0098729F">
        <w:rPr>
          <w:lang w:val="en-US"/>
        </w:rPr>
        <w:t xml:space="preserve">activities? </w:t>
      </w:r>
    </w:p>
    <w:p w:rsidRPr="00CC0718" w:rsidR="0098729F" w:rsidP="6216F3C4" w:rsidRDefault="0098729F" w14:paraId="5D1023A9" w14:textId="77777777">
      <w:pPr>
        <w:pStyle w:val="ListParagraph"/>
        <w:rPr>
          <w:lang w:val="en-US"/>
        </w:rPr>
      </w:pPr>
    </w:p>
    <w:p w:rsidRPr="00CC0718" w:rsidR="0098729F" w:rsidP="0098729F" w:rsidRDefault="0098729F" w14:paraId="04EEED3E" w14:textId="30ABBC41">
      <w:pPr>
        <w:pStyle w:val="ListParagraph"/>
        <w:numPr>
          <w:ilvl w:val="1"/>
          <w:numId w:val="38"/>
        </w:numPr>
        <w:rPr>
          <w:lang w:val="en-US"/>
        </w:rPr>
      </w:pPr>
      <w:r w:rsidRPr="00CC0718">
        <w:rPr>
          <w:lang w:val="en-US"/>
        </w:rPr>
        <w:t>If yes, can you please share some marketing skills your team needs and possesses?</w:t>
      </w:r>
    </w:p>
    <w:p w:rsidRPr="00CC0718" w:rsidR="0098729F" w:rsidP="00ED1828" w:rsidRDefault="0098729F" w14:paraId="686CFF94" w14:textId="3A4C7298">
      <w:pPr>
        <w:pStyle w:val="ListParagraph"/>
        <w:numPr>
          <w:ilvl w:val="1"/>
          <w:numId w:val="38"/>
        </w:numPr>
        <w:rPr>
          <w:lang w:val="en-US"/>
        </w:rPr>
      </w:pPr>
      <w:r w:rsidRPr="00CC0718">
        <w:rPr>
          <w:lang w:val="en-US"/>
        </w:rPr>
        <w:t xml:space="preserve">If </w:t>
      </w:r>
      <w:r w:rsidRPr="00CC0718" w:rsidR="271A89A0">
        <w:rPr>
          <w:lang w:val="en-US"/>
        </w:rPr>
        <w:t>not</w:t>
      </w:r>
      <w:r w:rsidRPr="00CC0718">
        <w:rPr>
          <w:lang w:val="en-US"/>
        </w:rPr>
        <w:t xml:space="preserve">, </w:t>
      </w:r>
      <w:r w:rsidRPr="00CC0718" w:rsidR="009A7834">
        <w:rPr>
          <w:lang w:val="en-US"/>
        </w:rPr>
        <w:t>what do you think is the reason?</w:t>
      </w:r>
      <w:r w:rsidRPr="00CC0718" w:rsidR="00D64FE2">
        <w:rPr>
          <w:lang w:val="en-US"/>
        </w:rPr>
        <w:t xml:space="preserve"> Are you facing some challenges because of this?</w:t>
      </w:r>
    </w:p>
    <w:p w:rsidRPr="00CC0718" w:rsidR="0098729F" w:rsidP="00ED1828" w:rsidRDefault="0098729F" w14:paraId="5626D989" w14:textId="77777777">
      <w:pPr>
        <w:pStyle w:val="ListParagraph"/>
        <w:rPr>
          <w:lang w:val="en-US"/>
        </w:rPr>
      </w:pPr>
    </w:p>
    <w:p w:rsidRPr="00CC0718" w:rsidR="009A7834" w:rsidP="4F814FF9" w:rsidRDefault="7FE7C1D0" w14:paraId="2AF29A15" w14:textId="2C697C36">
      <w:pPr>
        <w:rPr>
          <w:lang w:val="en-US"/>
        </w:rPr>
      </w:pPr>
      <w:r w:rsidRPr="00CC0718">
        <w:rPr>
          <w:lang w:val="en-US"/>
        </w:rPr>
        <w:t xml:space="preserve">9. </w:t>
      </w:r>
      <w:r w:rsidRPr="00CC0718" w:rsidR="009A7834">
        <w:rPr>
          <w:lang w:val="en-US"/>
        </w:rPr>
        <w:t>Do you think your club needs marketing support</w:t>
      </w:r>
      <w:r w:rsidRPr="00CC0718" w:rsidR="00364761">
        <w:rPr>
          <w:lang w:val="en-US"/>
        </w:rPr>
        <w:t xml:space="preserve"> or services that can help you accomplish the tasks you mentioned in the earlier question?</w:t>
      </w:r>
    </w:p>
    <w:p w:rsidRPr="00CC0718" w:rsidR="00364761" w:rsidP="00A5333E" w:rsidRDefault="00A5333E" w14:paraId="44C9916B" w14:textId="50863B2F">
      <w:pPr>
        <w:pStyle w:val="ListParagraph"/>
        <w:numPr>
          <w:ilvl w:val="1"/>
          <w:numId w:val="38"/>
        </w:numPr>
        <w:rPr>
          <w:lang w:val="en-US"/>
        </w:rPr>
      </w:pPr>
      <w:r w:rsidRPr="00CC0718">
        <w:rPr>
          <w:lang w:val="en-US"/>
        </w:rPr>
        <w:t>If yes, what kind of marketing assistance are you looking for?</w:t>
      </w:r>
    </w:p>
    <w:p w:rsidRPr="00CC0718" w:rsidR="00A5333E" w:rsidP="00A5333E" w:rsidRDefault="00A5333E" w14:paraId="56B47797" w14:textId="145FCC59">
      <w:pPr>
        <w:pStyle w:val="ListParagraph"/>
        <w:numPr>
          <w:ilvl w:val="1"/>
          <w:numId w:val="38"/>
        </w:numPr>
        <w:rPr>
          <w:lang w:val="en-US"/>
        </w:rPr>
      </w:pPr>
      <w:r w:rsidRPr="00CC0718">
        <w:rPr>
          <w:lang w:val="en-US"/>
        </w:rPr>
        <w:t xml:space="preserve">If </w:t>
      </w:r>
      <w:r w:rsidRPr="00CC0718" w:rsidR="2D8A0113">
        <w:rPr>
          <w:lang w:val="en-US"/>
        </w:rPr>
        <w:t>not</w:t>
      </w:r>
      <w:r w:rsidRPr="00CC0718">
        <w:rPr>
          <w:lang w:val="en-US"/>
        </w:rPr>
        <w:t xml:space="preserve">, </w:t>
      </w:r>
      <w:r w:rsidRPr="00CC0718" w:rsidR="00ED1828">
        <w:rPr>
          <w:lang w:val="en-US"/>
        </w:rPr>
        <w:t>do you think other clubs may need some services? Can you share some examples?</w:t>
      </w:r>
    </w:p>
    <w:p w:rsidRPr="00CC0718" w:rsidR="00ED1828" w:rsidP="00ED1828" w:rsidRDefault="00ED1828" w14:paraId="3468B999" w14:textId="77777777">
      <w:pPr>
        <w:pStyle w:val="ListParagraph"/>
        <w:ind w:left="1440"/>
        <w:rPr>
          <w:lang w:val="en-US"/>
        </w:rPr>
      </w:pPr>
    </w:p>
    <w:p w:rsidRPr="00CC0718" w:rsidR="18512ED4" w:rsidP="4F814FF9" w:rsidRDefault="23C0083D" w14:paraId="51E01A7E" w14:textId="584FCEE5">
      <w:pPr>
        <w:rPr>
          <w:lang w:val="en-US"/>
        </w:rPr>
      </w:pPr>
      <w:r w:rsidRPr="00CC0718">
        <w:rPr>
          <w:lang w:val="en-US"/>
        </w:rPr>
        <w:lastRenderedPageBreak/>
        <w:t xml:space="preserve">10. </w:t>
      </w:r>
      <w:r w:rsidRPr="00CC0718" w:rsidR="18512ED4">
        <w:rPr>
          <w:lang w:val="en-US"/>
        </w:rPr>
        <w:t>Can you give me example</w:t>
      </w:r>
      <w:r w:rsidRPr="00CC0718" w:rsidR="0C792935">
        <w:rPr>
          <w:lang w:val="en-US"/>
        </w:rPr>
        <w:t>s</w:t>
      </w:r>
      <w:r w:rsidRPr="00CC0718" w:rsidR="18512ED4">
        <w:rPr>
          <w:lang w:val="en-US"/>
        </w:rPr>
        <w:t xml:space="preserve"> of specific </w:t>
      </w:r>
      <w:r w:rsidRPr="00CC0718" w:rsidR="00D64FE2">
        <w:rPr>
          <w:lang w:val="en-US"/>
        </w:rPr>
        <w:t xml:space="preserve">marketing </w:t>
      </w:r>
      <w:r w:rsidRPr="00CC0718" w:rsidR="18512ED4">
        <w:rPr>
          <w:lang w:val="en-US"/>
        </w:rPr>
        <w:t>challenges that the club has faced</w:t>
      </w:r>
      <w:r w:rsidRPr="00CC0718" w:rsidR="00D64FE2">
        <w:rPr>
          <w:lang w:val="en-US"/>
        </w:rPr>
        <w:t xml:space="preserve"> or is facing</w:t>
      </w:r>
      <w:r w:rsidRPr="00CC0718" w:rsidR="18512ED4">
        <w:rPr>
          <w:lang w:val="en-US"/>
        </w:rPr>
        <w:t xml:space="preserve">? </w:t>
      </w:r>
    </w:p>
    <w:p w:rsidRPr="00CC0718" w:rsidR="18512ED4" w:rsidP="545DC21A" w:rsidRDefault="18512ED4" w14:paraId="44EF99FC" w14:textId="506E84EA">
      <w:pPr>
        <w:rPr>
          <w:lang w:val="en-US"/>
        </w:rPr>
      </w:pPr>
      <w:r w:rsidRPr="00CC0718">
        <w:rPr>
          <w:lang w:val="en-US"/>
        </w:rPr>
        <w:t xml:space="preserve"> </w:t>
      </w:r>
    </w:p>
    <w:p w:rsidRPr="00CC0718" w:rsidR="62E3DA8F" w:rsidP="545DC21A" w:rsidRDefault="62E3DA8F" w14:paraId="4394D753" w14:textId="014B3110">
      <w:pPr>
        <w:pStyle w:val="ListParagraph"/>
        <w:numPr>
          <w:ilvl w:val="0"/>
          <w:numId w:val="14"/>
        </w:numPr>
        <w:rPr>
          <w:lang w:val="en-US"/>
        </w:rPr>
      </w:pPr>
      <w:r w:rsidRPr="00CC0718">
        <w:rPr>
          <w:lang w:val="en-US"/>
        </w:rPr>
        <w:t>With reference to the number of members</w:t>
      </w:r>
    </w:p>
    <w:p w:rsidRPr="00CC0718" w:rsidR="62E3DA8F" w:rsidP="2EAAF4A9" w:rsidRDefault="62E3DA8F" w14:paraId="3707A846" w14:textId="2982EA16">
      <w:pPr>
        <w:pStyle w:val="ListParagraph"/>
        <w:numPr>
          <w:ilvl w:val="0"/>
          <w:numId w:val="14"/>
        </w:numPr>
        <w:rPr>
          <w:lang w:val="en-US"/>
        </w:rPr>
      </w:pPr>
      <w:r w:rsidRPr="00CC0718">
        <w:rPr>
          <w:lang w:val="en-US"/>
        </w:rPr>
        <w:t>Inactive members</w:t>
      </w:r>
    </w:p>
    <w:p w:rsidRPr="00CC0718" w:rsidR="1F2ADFFD" w:rsidP="2EAAF4A9" w:rsidRDefault="1F2ADFFD" w14:paraId="584A2D27" w14:textId="3D4FE20D">
      <w:pPr>
        <w:pStyle w:val="ListParagraph"/>
        <w:numPr>
          <w:ilvl w:val="0"/>
          <w:numId w:val="14"/>
        </w:numPr>
        <w:rPr>
          <w:lang w:val="en-US"/>
        </w:rPr>
      </w:pPr>
      <w:r w:rsidRPr="00CC0718">
        <w:rPr>
          <w:lang w:val="en-US"/>
        </w:rPr>
        <w:t>Members to research</w:t>
      </w:r>
    </w:p>
    <w:p w:rsidRPr="00CC0718" w:rsidR="498FB1F2" w:rsidP="545DC21A" w:rsidRDefault="498FB1F2" w14:paraId="5FEFD470" w14:textId="5A79C55F">
      <w:pPr>
        <w:pStyle w:val="ListParagraph"/>
        <w:numPr>
          <w:ilvl w:val="0"/>
          <w:numId w:val="13"/>
        </w:numPr>
        <w:rPr>
          <w:lang w:val="en-US"/>
        </w:rPr>
      </w:pPr>
      <w:r w:rsidRPr="00CC0718">
        <w:rPr>
          <w:lang w:val="en-US"/>
        </w:rPr>
        <w:t>Funding</w:t>
      </w:r>
      <w:r w:rsidRPr="00CC0718" w:rsidR="18512ED4">
        <w:rPr>
          <w:lang w:val="en-US"/>
        </w:rPr>
        <w:t xml:space="preserve"> </w:t>
      </w:r>
    </w:p>
    <w:p w:rsidRPr="00CC0718" w:rsidR="18512ED4" w:rsidP="545DC21A" w:rsidRDefault="18512ED4" w14:paraId="3D20EAF5" w14:textId="62D5E6DF">
      <w:pPr>
        <w:pStyle w:val="ListParagraph"/>
        <w:numPr>
          <w:ilvl w:val="0"/>
          <w:numId w:val="12"/>
        </w:numPr>
        <w:rPr>
          <w:lang w:val="en-US"/>
        </w:rPr>
      </w:pPr>
      <w:r w:rsidRPr="00CC0718">
        <w:rPr>
          <w:lang w:val="en-US"/>
        </w:rPr>
        <w:t>Not able to spread awareness</w:t>
      </w:r>
    </w:p>
    <w:p w:rsidRPr="00CC0718" w:rsidR="35B24719" w:rsidP="2EAAF4A9" w:rsidRDefault="35B24719" w14:paraId="6817BF11" w14:textId="233C89B6">
      <w:pPr>
        <w:pStyle w:val="ListParagraph"/>
        <w:numPr>
          <w:ilvl w:val="0"/>
          <w:numId w:val="12"/>
        </w:numPr>
        <w:rPr>
          <w:lang w:val="en-US"/>
        </w:rPr>
      </w:pPr>
      <w:r w:rsidRPr="00CC0718">
        <w:rPr>
          <w:lang w:val="en-US"/>
        </w:rPr>
        <w:t>Student Engagement</w:t>
      </w:r>
    </w:p>
    <w:p w:rsidRPr="00CC0718" w:rsidR="35B24719" w:rsidP="2EAAF4A9" w:rsidRDefault="35B24719" w14:paraId="57476D80" w14:textId="6A151072">
      <w:pPr>
        <w:pStyle w:val="ListParagraph"/>
        <w:numPr>
          <w:ilvl w:val="0"/>
          <w:numId w:val="12"/>
        </w:numPr>
        <w:rPr>
          <w:lang w:val="en-US"/>
        </w:rPr>
      </w:pPr>
      <w:r w:rsidRPr="00CC0718">
        <w:rPr>
          <w:lang w:val="en-US"/>
        </w:rPr>
        <w:t>Collaboration with other clubs</w:t>
      </w:r>
    </w:p>
    <w:p w:rsidRPr="00CC0718" w:rsidR="3192B864" w:rsidP="2EAAF4A9" w:rsidRDefault="3192B864" w14:paraId="4DB18467" w14:textId="0CB50A06">
      <w:pPr>
        <w:pStyle w:val="ListParagraph"/>
        <w:numPr>
          <w:ilvl w:val="0"/>
          <w:numId w:val="12"/>
        </w:numPr>
        <w:rPr>
          <w:lang w:val="en-US"/>
        </w:rPr>
      </w:pPr>
      <w:r w:rsidRPr="00CC0718">
        <w:rPr>
          <w:lang w:val="en-US"/>
        </w:rPr>
        <w:t>Collaboration needs of the club</w:t>
      </w:r>
    </w:p>
    <w:p w:rsidRPr="00CC0718" w:rsidR="545DC21A" w:rsidP="545DC21A" w:rsidRDefault="545DC21A" w14:paraId="202856C3" w14:textId="31DFF8E0">
      <w:pPr>
        <w:rPr>
          <w:lang w:val="en-US"/>
        </w:rPr>
      </w:pPr>
    </w:p>
    <w:p w:rsidRPr="00CC0718" w:rsidR="76909ADF" w:rsidP="6216F3C4" w:rsidRDefault="6B54BCCF" w14:paraId="21A827C5" w14:textId="0B3F01D0">
      <w:pPr>
        <w:rPr>
          <w:b/>
          <w:bCs/>
          <w:lang w:val="en-US"/>
        </w:rPr>
      </w:pPr>
      <w:r w:rsidRPr="00CC0718">
        <w:rPr>
          <w:b/>
          <w:bCs/>
          <w:lang w:val="en-US"/>
        </w:rPr>
        <w:t>D</w:t>
      </w:r>
      <w:r w:rsidRPr="00CC0718" w:rsidR="18512ED4">
        <w:rPr>
          <w:b/>
          <w:bCs/>
          <w:lang w:val="en-US"/>
        </w:rPr>
        <w:t>. Perception of Marketing Club</w:t>
      </w:r>
    </w:p>
    <w:p w:rsidRPr="00CC0718" w:rsidR="2F1EEE91" w:rsidP="545DC21A" w:rsidRDefault="159C3272" w14:paraId="347D0205" w14:textId="2ECF10BF">
      <w:pPr>
        <w:spacing w:before="240" w:after="240"/>
        <w:jc w:val="both"/>
        <w:rPr>
          <w:lang w:val="en-US"/>
        </w:rPr>
      </w:pPr>
      <w:r w:rsidRPr="00CC0718">
        <w:rPr>
          <w:color w:val="000000" w:themeColor="text1"/>
          <w:lang w:val="en-US"/>
        </w:rPr>
        <w:t>1</w:t>
      </w:r>
      <w:r w:rsidRPr="00CC0718" w:rsidR="7D877125">
        <w:rPr>
          <w:color w:val="000000" w:themeColor="text1"/>
          <w:lang w:val="en-US"/>
        </w:rPr>
        <w:t>1</w:t>
      </w:r>
      <w:r w:rsidRPr="00CC0718" w:rsidR="2F1EEE91">
        <w:rPr>
          <w:color w:val="000000" w:themeColor="text1"/>
          <w:lang w:val="en-US"/>
        </w:rPr>
        <w:t xml:space="preserve">. </w:t>
      </w:r>
      <w:r w:rsidRPr="00CC0718" w:rsidR="00AA437B">
        <w:rPr>
          <w:lang w:val="en-US"/>
        </w:rPr>
        <w:t>What do you think</w:t>
      </w:r>
      <w:r w:rsidRPr="00CC0718" w:rsidR="2F1EEE91">
        <w:rPr>
          <w:lang w:val="en-US"/>
        </w:rPr>
        <w:t xml:space="preserve"> about the idea of having a marketing club that provides </w:t>
      </w:r>
      <w:r w:rsidRPr="00CC0718" w:rsidR="00147971">
        <w:rPr>
          <w:lang w:val="en-US"/>
        </w:rPr>
        <w:t xml:space="preserve">marketing services and </w:t>
      </w:r>
      <w:r w:rsidRPr="00CC0718" w:rsidR="2F1EEE91">
        <w:rPr>
          <w:lang w:val="en-US"/>
        </w:rPr>
        <w:t xml:space="preserve">resources </w:t>
      </w:r>
      <w:r w:rsidRPr="00CC0718" w:rsidR="00147971">
        <w:rPr>
          <w:lang w:val="en-US"/>
        </w:rPr>
        <w:t xml:space="preserve">to clubs like yours </w:t>
      </w:r>
      <w:r w:rsidRPr="00CC0718" w:rsidR="2F1EEE91">
        <w:rPr>
          <w:lang w:val="en-US"/>
        </w:rPr>
        <w:t>on campus?</w:t>
      </w:r>
    </w:p>
    <w:p w:rsidRPr="00CC0718" w:rsidR="00AA437B" w:rsidP="00187811" w:rsidRDefault="00AA437B" w14:paraId="433267C0" w14:textId="57C49138">
      <w:pPr>
        <w:pStyle w:val="ListParagraph"/>
        <w:numPr>
          <w:ilvl w:val="0"/>
          <w:numId w:val="48"/>
        </w:numPr>
        <w:spacing w:before="240" w:after="240"/>
        <w:jc w:val="both"/>
        <w:rPr>
          <w:lang w:val="en-US"/>
        </w:rPr>
      </w:pPr>
      <w:r w:rsidRPr="00CC0718">
        <w:rPr>
          <w:lang w:val="en-US"/>
        </w:rPr>
        <w:t>If Great idea, why do you think so? How will it help?</w:t>
      </w:r>
    </w:p>
    <w:p w:rsidRPr="00CC0718" w:rsidR="2EAAF4A9" w:rsidP="00A94FEF" w:rsidRDefault="00AA437B" w14:paraId="73B54A5F" w14:textId="4C5C0C97">
      <w:pPr>
        <w:pStyle w:val="ListParagraph"/>
        <w:numPr>
          <w:ilvl w:val="0"/>
          <w:numId w:val="48"/>
        </w:numPr>
        <w:spacing w:before="240" w:after="240"/>
        <w:jc w:val="both"/>
        <w:rPr>
          <w:color w:val="000000" w:themeColor="text1"/>
          <w:lang w:val="es-ES"/>
        </w:rPr>
      </w:pPr>
      <w:r w:rsidRPr="00CC0718">
        <w:rPr>
          <w:lang w:val="en-US"/>
        </w:rPr>
        <w:t xml:space="preserve">If not a great idea, why not? </w:t>
      </w:r>
      <w:r w:rsidRPr="00CC0718" w:rsidR="00187811">
        <w:rPr>
          <w:lang w:val="en-US"/>
        </w:rPr>
        <w:t>Do you know of other resources clubs can use for marketing?</w:t>
      </w:r>
    </w:p>
    <w:p w:rsidRPr="00CC0718" w:rsidR="2F1EEE91" w:rsidP="545DC21A" w:rsidRDefault="00106EC5" w14:paraId="370D6B4F" w14:textId="52022775">
      <w:pPr>
        <w:spacing w:before="200" w:after="200"/>
        <w:ind w:right="600"/>
        <w:jc w:val="both"/>
        <w:rPr>
          <w:color w:val="000000" w:themeColor="text1"/>
          <w:lang w:val="en-US"/>
        </w:rPr>
      </w:pPr>
      <w:r w:rsidRPr="00CC0718">
        <w:rPr>
          <w:color w:val="000000" w:themeColor="text1"/>
          <w:lang w:val="en-US"/>
        </w:rPr>
        <w:t>1</w:t>
      </w:r>
      <w:r w:rsidRPr="00CC0718" w:rsidR="5EA578E9">
        <w:rPr>
          <w:color w:val="000000" w:themeColor="text1"/>
          <w:lang w:val="en-US"/>
        </w:rPr>
        <w:t>2</w:t>
      </w:r>
      <w:r w:rsidRPr="00CC0718">
        <w:rPr>
          <w:color w:val="000000" w:themeColor="text1"/>
          <w:lang w:val="en-US"/>
        </w:rPr>
        <w:t xml:space="preserve">. </w:t>
      </w:r>
      <w:r w:rsidRPr="00CC0718" w:rsidR="342718A8">
        <w:rPr>
          <w:color w:val="000000" w:themeColor="text1"/>
          <w:lang w:val="en-US"/>
        </w:rPr>
        <w:t>How could a Marketing Club best demonstrate its value to student organizations like yours?</w:t>
      </w:r>
    </w:p>
    <w:p w:rsidRPr="00CC0718" w:rsidR="00571B87" w:rsidP="00106EC5" w:rsidRDefault="00280E83" w14:paraId="7CF213B8" w14:textId="6A726FC7">
      <w:pPr>
        <w:pStyle w:val="ListParagraph"/>
        <w:numPr>
          <w:ilvl w:val="0"/>
          <w:numId w:val="51"/>
        </w:numPr>
        <w:spacing w:before="200" w:after="200"/>
        <w:ind w:right="600"/>
        <w:jc w:val="both"/>
        <w:rPr>
          <w:color w:val="000000" w:themeColor="text1"/>
          <w:lang w:val="en-US"/>
        </w:rPr>
      </w:pPr>
      <w:commentRangeStart w:id="5"/>
      <w:r w:rsidRPr="00CC0718">
        <w:rPr>
          <w:color w:val="000000" w:themeColor="text1"/>
          <w:lang w:val="en-US"/>
        </w:rPr>
        <w:t>formulating a marketing strategy for the club</w:t>
      </w:r>
    </w:p>
    <w:p w:rsidRPr="00CC0718" w:rsidR="00280E83" w:rsidP="00106EC5" w:rsidRDefault="00280E83" w14:paraId="40B94F4E" w14:textId="2581BB4B">
      <w:pPr>
        <w:pStyle w:val="ListParagraph"/>
        <w:numPr>
          <w:ilvl w:val="0"/>
          <w:numId w:val="51"/>
        </w:numPr>
        <w:spacing w:before="200" w:after="200"/>
        <w:ind w:right="600"/>
        <w:jc w:val="both"/>
        <w:rPr>
          <w:color w:val="000000" w:themeColor="text1"/>
          <w:lang w:val="en-US"/>
        </w:rPr>
      </w:pPr>
      <w:r w:rsidRPr="00CC0718">
        <w:rPr>
          <w:color w:val="000000" w:themeColor="text1"/>
          <w:lang w:val="en-US"/>
        </w:rPr>
        <w:t>generate marketing materials to promote the club</w:t>
      </w:r>
    </w:p>
    <w:p w:rsidRPr="00CC0718" w:rsidR="00280E83" w:rsidP="00106EC5" w:rsidRDefault="00106EC5" w14:paraId="0494BBB0" w14:textId="2D84615B">
      <w:pPr>
        <w:pStyle w:val="ListParagraph"/>
        <w:numPr>
          <w:ilvl w:val="0"/>
          <w:numId w:val="51"/>
        </w:numPr>
        <w:spacing w:before="200" w:after="200"/>
        <w:ind w:right="600"/>
        <w:jc w:val="both"/>
        <w:rPr>
          <w:color w:val="000000" w:themeColor="text1"/>
          <w:lang w:val="en-US"/>
        </w:rPr>
      </w:pPr>
      <w:r w:rsidRPr="00CC0718">
        <w:rPr>
          <w:color w:val="000000" w:themeColor="text1"/>
          <w:lang w:val="en-US"/>
        </w:rPr>
        <w:t>assist in event management activities</w:t>
      </w:r>
    </w:p>
    <w:p w:rsidRPr="00CC0718" w:rsidR="00280E83" w:rsidP="2EAAF4A9" w:rsidRDefault="00106EC5" w14:paraId="07F9DF18" w14:textId="797CCDE0">
      <w:pPr>
        <w:pStyle w:val="ListParagraph"/>
        <w:numPr>
          <w:ilvl w:val="0"/>
          <w:numId w:val="51"/>
        </w:numPr>
        <w:spacing w:before="200" w:after="200"/>
        <w:ind w:right="600"/>
        <w:jc w:val="both"/>
        <w:rPr>
          <w:color w:val="000000" w:themeColor="text1"/>
          <w:lang w:val="en-US"/>
        </w:rPr>
      </w:pPr>
      <w:r w:rsidRPr="00CC0718">
        <w:rPr>
          <w:color w:val="000000" w:themeColor="text1"/>
          <w:lang w:val="en-US"/>
        </w:rPr>
        <w:t>create a social media calendar and ideas for posts</w:t>
      </w:r>
      <w:commentRangeEnd w:id="5"/>
      <w:r w:rsidRPr="00CC0718" w:rsidR="00280E83">
        <w:rPr>
          <w:rStyle w:val="CommentReference"/>
        </w:rPr>
        <w:commentReference w:id="5"/>
      </w:r>
    </w:p>
    <w:p w:rsidRPr="00CC0718" w:rsidR="00280E83" w:rsidP="2EAAF4A9" w:rsidRDefault="319DE47C" w14:paraId="55FE91CA" w14:textId="5B8535B3">
      <w:pPr>
        <w:spacing w:before="200" w:after="200"/>
        <w:ind w:right="600"/>
        <w:jc w:val="both"/>
        <w:rPr>
          <w:color w:val="000000" w:themeColor="text1"/>
          <w:lang w:val="en-US"/>
        </w:rPr>
      </w:pPr>
      <w:r w:rsidRPr="00CC0718">
        <w:rPr>
          <w:color w:val="000000" w:themeColor="text1"/>
          <w:lang w:val="en-US"/>
        </w:rPr>
        <w:t>1</w:t>
      </w:r>
      <w:r w:rsidRPr="00CC0718" w:rsidR="7D269949">
        <w:rPr>
          <w:color w:val="000000" w:themeColor="text1"/>
          <w:lang w:val="en-US"/>
        </w:rPr>
        <w:t>3</w:t>
      </w:r>
      <w:r w:rsidRPr="00CC0718" w:rsidR="11AED437">
        <w:rPr>
          <w:color w:val="000000" w:themeColor="text1"/>
          <w:lang w:val="en-US"/>
        </w:rPr>
        <w:t xml:space="preserve">. </w:t>
      </w:r>
      <w:r w:rsidRPr="00CC0718">
        <w:rPr>
          <w:color w:val="000000" w:themeColor="text1"/>
          <w:lang w:val="en-US"/>
        </w:rPr>
        <w:t>Would you be willing to pay for these marketing services?</w:t>
      </w:r>
    </w:p>
    <w:p w:rsidRPr="00CC0718" w:rsidR="319DE47C" w:rsidP="2EAAF4A9" w:rsidRDefault="319DE47C" w14:paraId="2E929DDE" w14:textId="5F8A64CF">
      <w:pPr>
        <w:pStyle w:val="ListParagraph"/>
        <w:numPr>
          <w:ilvl w:val="0"/>
          <w:numId w:val="52"/>
        </w:numPr>
        <w:spacing w:before="200" w:after="200"/>
        <w:ind w:right="600"/>
        <w:jc w:val="both"/>
        <w:rPr>
          <w:color w:val="000000" w:themeColor="text1"/>
          <w:lang w:val="en-US"/>
        </w:rPr>
      </w:pPr>
      <w:r w:rsidRPr="00CC0718">
        <w:rPr>
          <w:color w:val="000000" w:themeColor="text1"/>
          <w:lang w:val="en-US"/>
        </w:rPr>
        <w:t>If yes. How much would be a reasonable price you think? For e.g., say a subscription of $50 per month for a package of marketing services?</w:t>
      </w:r>
    </w:p>
    <w:p w:rsidRPr="00CC0718" w:rsidR="319DE47C" w:rsidP="2EAAF4A9" w:rsidRDefault="319DE47C" w14:paraId="62370623" w14:textId="030D8C62">
      <w:pPr>
        <w:pStyle w:val="ListParagraph"/>
        <w:numPr>
          <w:ilvl w:val="0"/>
          <w:numId w:val="52"/>
        </w:numPr>
        <w:spacing w:before="200" w:after="200"/>
        <w:ind w:right="600"/>
        <w:jc w:val="both"/>
        <w:rPr>
          <w:color w:val="000000" w:themeColor="text1"/>
          <w:lang w:val="en-US"/>
        </w:rPr>
      </w:pPr>
      <w:r w:rsidRPr="00CC0718">
        <w:rPr>
          <w:color w:val="000000" w:themeColor="text1"/>
          <w:lang w:val="en-US"/>
        </w:rPr>
        <w:t>If not, why not?</w:t>
      </w:r>
    </w:p>
    <w:p w:rsidRPr="00CC0718" w:rsidR="0069007D" w:rsidP="545DC21A" w:rsidRDefault="0069007D" w14:paraId="20B7036C" w14:textId="17514C07">
      <w:pPr>
        <w:spacing w:before="200" w:after="200"/>
        <w:ind w:right="600"/>
        <w:jc w:val="both"/>
        <w:rPr>
          <w:color w:val="000000" w:themeColor="text1"/>
          <w:lang w:val="en-US"/>
        </w:rPr>
      </w:pPr>
      <w:r w:rsidRPr="00CC0718">
        <w:rPr>
          <w:color w:val="000000" w:themeColor="text1"/>
          <w:lang w:val="en-US"/>
        </w:rPr>
        <w:t>1</w:t>
      </w:r>
      <w:r w:rsidRPr="00CC0718" w:rsidR="28C0EE61">
        <w:rPr>
          <w:color w:val="000000" w:themeColor="text1"/>
          <w:lang w:val="en-US"/>
        </w:rPr>
        <w:t>4</w:t>
      </w:r>
      <w:r w:rsidRPr="00CC0718">
        <w:rPr>
          <w:color w:val="000000" w:themeColor="text1"/>
          <w:lang w:val="en-US"/>
        </w:rPr>
        <w:t>. How do you receive information about other student clubs and on campus events?</w:t>
      </w:r>
    </w:p>
    <w:p w:rsidRPr="00CC0718" w:rsidR="0069007D" w:rsidP="00CA48AF" w:rsidRDefault="0069007D" w14:paraId="1AED8800" w14:textId="5B816CAF">
      <w:pPr>
        <w:pStyle w:val="ListParagraph"/>
        <w:numPr>
          <w:ilvl w:val="0"/>
          <w:numId w:val="49"/>
        </w:numPr>
        <w:spacing w:before="200" w:after="200"/>
        <w:ind w:right="600"/>
        <w:jc w:val="both"/>
        <w:rPr>
          <w:color w:val="000000" w:themeColor="text1"/>
          <w:lang w:val="en-US"/>
        </w:rPr>
      </w:pPr>
      <w:commentRangeStart w:id="6"/>
      <w:r w:rsidRPr="00CC0718">
        <w:rPr>
          <w:color w:val="000000" w:themeColor="text1"/>
          <w:lang w:val="en-US"/>
        </w:rPr>
        <w:t>Social media</w:t>
      </w:r>
      <w:r w:rsidRPr="00CC0718" w:rsidR="34940148">
        <w:rPr>
          <w:color w:val="000000" w:themeColor="text1"/>
          <w:lang w:val="en-US"/>
        </w:rPr>
        <w:t xml:space="preserve"> (Instagram, Facebook, LinkedIn)</w:t>
      </w:r>
    </w:p>
    <w:p w:rsidRPr="00CC0718" w:rsidR="0069007D" w:rsidP="00CA48AF" w:rsidRDefault="0069007D" w14:paraId="40EF7936" w14:textId="36AB9089">
      <w:pPr>
        <w:pStyle w:val="ListParagraph"/>
        <w:numPr>
          <w:ilvl w:val="0"/>
          <w:numId w:val="49"/>
        </w:numPr>
        <w:spacing w:before="200" w:after="200"/>
        <w:ind w:right="600"/>
        <w:jc w:val="both"/>
        <w:rPr>
          <w:color w:val="000000" w:themeColor="text1"/>
          <w:lang w:val="en-US"/>
        </w:rPr>
      </w:pPr>
      <w:r w:rsidRPr="00CC0718">
        <w:rPr>
          <w:color w:val="000000" w:themeColor="text1"/>
          <w:lang w:val="en-US"/>
        </w:rPr>
        <w:t>WPI Email</w:t>
      </w:r>
    </w:p>
    <w:p w:rsidRPr="00CC0718" w:rsidR="003B53AD" w:rsidP="003B53AD" w:rsidRDefault="0069007D" w14:paraId="7E1F8367" w14:textId="72570666">
      <w:pPr>
        <w:pStyle w:val="ListParagraph"/>
        <w:numPr>
          <w:ilvl w:val="0"/>
          <w:numId w:val="49"/>
        </w:numPr>
        <w:spacing w:before="200" w:after="200"/>
        <w:ind w:right="600"/>
        <w:jc w:val="both"/>
        <w:rPr>
          <w:color w:val="000000" w:themeColor="text1"/>
          <w:lang w:val="es-ES"/>
        </w:rPr>
      </w:pPr>
      <w:r w:rsidRPr="00CC0718">
        <w:rPr>
          <w:color w:val="000000" w:themeColor="text1"/>
          <w:lang w:val="en-US"/>
        </w:rPr>
        <w:t>Posters on Bulletin boards</w:t>
      </w:r>
      <w:commentRangeEnd w:id="6"/>
      <w:r w:rsidRPr="00CC0718">
        <w:rPr>
          <w:rStyle w:val="CommentReference"/>
        </w:rPr>
        <w:commentReference w:id="6"/>
      </w:r>
    </w:p>
    <w:p w:rsidRPr="00CC0718" w:rsidR="3B468AA6" w:rsidP="6216F3C4" w:rsidRDefault="3B468AA6" w14:paraId="5DCB5C49" w14:textId="55C7296B">
      <w:pPr>
        <w:pStyle w:val="ListParagraph"/>
        <w:numPr>
          <w:ilvl w:val="0"/>
          <w:numId w:val="49"/>
        </w:numPr>
        <w:spacing w:before="200" w:after="200"/>
        <w:ind w:right="600"/>
        <w:jc w:val="both"/>
        <w:rPr>
          <w:color w:val="000000" w:themeColor="text1"/>
          <w:lang w:val="es-ES"/>
        </w:rPr>
      </w:pPr>
      <w:r w:rsidRPr="00CC0718">
        <w:rPr>
          <w:color w:val="000000" w:themeColor="text1"/>
          <w:lang w:val="en-US"/>
        </w:rPr>
        <w:t>MyWPI</w:t>
      </w:r>
    </w:p>
    <w:p w:rsidRPr="00CC0718" w:rsidR="2EAAF4A9" w:rsidP="2EAAF4A9" w:rsidRDefault="2EAAF4A9" w14:paraId="652A4EC9" w14:textId="1D7BC97B">
      <w:pPr>
        <w:pStyle w:val="ListParagraph"/>
        <w:spacing w:before="200" w:after="200"/>
        <w:ind w:right="600"/>
        <w:jc w:val="both"/>
        <w:rPr>
          <w:color w:val="000000" w:themeColor="text1"/>
          <w:lang w:val="es-ES"/>
        </w:rPr>
      </w:pPr>
    </w:p>
    <w:p w:rsidRPr="00CC0718" w:rsidR="003B53AD" w:rsidP="001069BB" w:rsidRDefault="003B53AD" w14:paraId="093AD5EC" w14:textId="72A16FEC">
      <w:pPr>
        <w:spacing w:before="200" w:after="200"/>
        <w:ind w:right="600"/>
        <w:jc w:val="both"/>
        <w:rPr>
          <w:color w:val="000000" w:themeColor="text1"/>
          <w:lang w:val="en-US"/>
        </w:rPr>
      </w:pPr>
      <w:r w:rsidRPr="00CC0718">
        <w:rPr>
          <w:color w:val="000000" w:themeColor="text1"/>
          <w:lang w:val="en-US"/>
        </w:rPr>
        <w:t>1</w:t>
      </w:r>
      <w:r w:rsidRPr="00CC0718" w:rsidR="25F79272">
        <w:rPr>
          <w:color w:val="000000" w:themeColor="text1"/>
          <w:lang w:val="en-US"/>
        </w:rPr>
        <w:t>5</w:t>
      </w:r>
      <w:r w:rsidRPr="00CC0718" w:rsidR="003D16D2">
        <w:rPr>
          <w:color w:val="000000" w:themeColor="text1"/>
          <w:lang w:val="en-US"/>
        </w:rPr>
        <w:t>.</w:t>
      </w:r>
      <w:r w:rsidRPr="00CC0718">
        <w:rPr>
          <w:color w:val="000000" w:themeColor="text1"/>
          <w:lang w:val="en-US"/>
        </w:rPr>
        <w:t xml:space="preserve"> How do you communicate within the team?</w:t>
      </w:r>
    </w:p>
    <w:p w:rsidRPr="00CC0718" w:rsidR="001069BB" w:rsidP="001069BB" w:rsidRDefault="001069BB" w14:paraId="74C35496" w14:textId="01353934">
      <w:pPr>
        <w:pStyle w:val="ListParagraph"/>
        <w:numPr>
          <w:ilvl w:val="0"/>
          <w:numId w:val="50"/>
        </w:numPr>
        <w:spacing w:before="200" w:after="200"/>
        <w:ind w:right="600"/>
        <w:jc w:val="both"/>
        <w:rPr>
          <w:color w:val="000000" w:themeColor="text1"/>
          <w:lang w:val="en-US"/>
        </w:rPr>
      </w:pPr>
      <w:commentRangeStart w:id="7"/>
      <w:r w:rsidRPr="00CC0718">
        <w:rPr>
          <w:color w:val="000000" w:themeColor="text1"/>
          <w:lang w:val="en-US"/>
        </w:rPr>
        <w:t>Emails</w:t>
      </w:r>
    </w:p>
    <w:p w:rsidRPr="00CC0718" w:rsidR="001069BB" w:rsidP="001069BB" w:rsidRDefault="768523C4" w14:paraId="31FE83A6" w14:textId="271AEC3A">
      <w:pPr>
        <w:pStyle w:val="ListParagraph"/>
        <w:numPr>
          <w:ilvl w:val="0"/>
          <w:numId w:val="50"/>
        </w:numPr>
        <w:spacing w:before="200" w:after="200"/>
        <w:ind w:right="600"/>
        <w:jc w:val="both"/>
        <w:rPr>
          <w:color w:val="000000" w:themeColor="text1"/>
          <w:lang w:val="en-US"/>
        </w:rPr>
      </w:pPr>
      <w:r w:rsidRPr="00CC0718">
        <w:rPr>
          <w:color w:val="000000" w:themeColor="text1"/>
          <w:lang w:val="en-US"/>
        </w:rPr>
        <w:t>WhatsApp</w:t>
      </w:r>
    </w:p>
    <w:p w:rsidRPr="00CC0718" w:rsidR="001069BB" w:rsidP="001069BB" w:rsidRDefault="001069BB" w14:paraId="5C9D4907" w14:textId="279F03E8">
      <w:pPr>
        <w:pStyle w:val="ListParagraph"/>
        <w:numPr>
          <w:ilvl w:val="0"/>
          <w:numId w:val="50"/>
        </w:numPr>
        <w:spacing w:before="200" w:after="200"/>
        <w:ind w:right="600"/>
        <w:jc w:val="both"/>
        <w:rPr>
          <w:color w:val="000000" w:themeColor="text1"/>
          <w:lang w:val="en-US"/>
        </w:rPr>
      </w:pPr>
      <w:r w:rsidRPr="00CC0718">
        <w:rPr>
          <w:color w:val="000000" w:themeColor="text1"/>
          <w:lang w:val="en-US"/>
        </w:rPr>
        <w:t>Chats</w:t>
      </w:r>
    </w:p>
    <w:p w:rsidRPr="00CC0718" w:rsidR="001069BB" w:rsidP="001069BB" w:rsidRDefault="001069BB" w14:paraId="65206FCE" w14:textId="048948FC">
      <w:pPr>
        <w:pStyle w:val="ListParagraph"/>
        <w:numPr>
          <w:ilvl w:val="0"/>
          <w:numId w:val="50"/>
        </w:numPr>
        <w:spacing w:before="200" w:after="200"/>
        <w:ind w:right="600"/>
        <w:jc w:val="both"/>
        <w:rPr>
          <w:color w:val="000000" w:themeColor="text1"/>
          <w:lang w:val="es-ES"/>
        </w:rPr>
      </w:pPr>
      <w:r w:rsidRPr="00CC0718">
        <w:rPr>
          <w:color w:val="000000" w:themeColor="text1"/>
          <w:lang w:val="en-US"/>
        </w:rPr>
        <w:lastRenderedPageBreak/>
        <w:t>Text messages</w:t>
      </w:r>
      <w:commentRangeEnd w:id="7"/>
      <w:r w:rsidRPr="00CC0718">
        <w:rPr>
          <w:rStyle w:val="CommentReference"/>
        </w:rPr>
        <w:commentReference w:id="7"/>
      </w:r>
    </w:p>
    <w:p w:rsidRPr="00CC0718" w:rsidR="08F770FE" w:rsidP="6216F3C4" w:rsidRDefault="08F770FE" w14:paraId="523EC2DB" w14:textId="0CF55880">
      <w:pPr>
        <w:pStyle w:val="ListParagraph"/>
        <w:numPr>
          <w:ilvl w:val="0"/>
          <w:numId w:val="50"/>
        </w:numPr>
        <w:spacing w:before="200" w:after="200"/>
        <w:ind w:right="600"/>
        <w:jc w:val="both"/>
        <w:rPr>
          <w:color w:val="000000" w:themeColor="text1"/>
          <w:lang w:val="en-US"/>
        </w:rPr>
      </w:pPr>
      <w:r w:rsidRPr="00CC0718">
        <w:rPr>
          <w:color w:val="000000" w:themeColor="text1"/>
          <w:lang w:val="en-US"/>
        </w:rPr>
        <w:t>Slack</w:t>
      </w:r>
    </w:p>
    <w:p w:rsidRPr="00CC0718" w:rsidR="648AAF06" w:rsidP="2EAAF4A9" w:rsidRDefault="648AAF06" w14:paraId="17CD7C31" w14:textId="1C5033B3">
      <w:pPr>
        <w:pStyle w:val="ListParagraph"/>
        <w:numPr>
          <w:ilvl w:val="0"/>
          <w:numId w:val="50"/>
        </w:numPr>
        <w:spacing w:before="200" w:after="200"/>
        <w:ind w:right="600"/>
        <w:jc w:val="both"/>
        <w:rPr>
          <w:color w:val="000000" w:themeColor="text1"/>
          <w:lang w:val="en-US"/>
        </w:rPr>
      </w:pPr>
      <w:r w:rsidRPr="00CC0718">
        <w:rPr>
          <w:color w:val="000000" w:themeColor="text1"/>
          <w:lang w:val="en-US"/>
        </w:rPr>
        <w:t>Teams</w:t>
      </w:r>
    </w:p>
    <w:p w:rsidRPr="00CC0718" w:rsidR="00ED79F9" w:rsidP="6216F3C4" w:rsidRDefault="791E6F31" w14:paraId="3EFAE170" w14:textId="668CCC90">
      <w:pPr>
        <w:spacing w:beforeAutospacing="1" w:afterAutospacing="1" w:line="240" w:lineRule="auto"/>
      </w:pPr>
      <w:r w:rsidRPr="00CC0718">
        <w:rPr>
          <w:b/>
          <w:bCs/>
          <w:lang w:val="en-US"/>
        </w:rPr>
        <w:t>Conclusion:</w:t>
      </w:r>
      <w:r w:rsidRPr="00CC0718">
        <w:rPr>
          <w:b/>
          <w:bCs/>
          <w:sz w:val="20"/>
          <w:szCs w:val="20"/>
          <w:lang w:val="en-US"/>
        </w:rPr>
        <w:t xml:space="preserve"> </w:t>
      </w:r>
      <w:r w:rsidRPr="00CC0718">
        <w:rPr>
          <w:lang w:val="en-US"/>
        </w:rPr>
        <w:t xml:space="preserve">Thank you so much for your time and insights. </w:t>
      </w:r>
      <w:r w:rsidRPr="00CC0718" w:rsidR="00ED79F9">
        <w:t>“Before we conclude, do you have any additional information you would like to share, or any questions or comments?”</w:t>
      </w:r>
    </w:p>
    <w:p w:rsidRPr="00CC0718" w:rsidR="791E6F31" w:rsidP="6216F3C4" w:rsidRDefault="791E6F31" w14:paraId="6F90354E" w14:textId="39A75FC1">
      <w:pPr>
        <w:rPr>
          <w:lang w:val="en-US"/>
        </w:rPr>
      </w:pPr>
      <w:r w:rsidRPr="00CC0718">
        <w:rPr>
          <w:lang w:val="en-US"/>
        </w:rPr>
        <w:t>If we need to clarify any of your responses, would it be okay to reach out to you? Thanks again!</w:t>
      </w:r>
    </w:p>
    <w:p w:rsidRPr="00CC0718" w:rsidR="6C789C08" w:rsidP="771DF2FE" w:rsidRDefault="6C789C08" w14:paraId="1507C7FD" w14:textId="43174BC4">
      <w:pPr>
        <w:rPr>
          <w:lang w:val="en-US"/>
        </w:rPr>
      </w:pPr>
    </w:p>
    <w:p w:rsidRPr="00CC0718" w:rsidR="00A94FEF" w:rsidRDefault="00A94FEF" w14:paraId="0940B2B8" w14:textId="77777777">
      <w:pPr>
        <w:rPr>
          <w:lang w:val="en-US"/>
        </w:rPr>
      </w:pPr>
    </w:p>
    <w:p w:rsidRPr="00CC0718" w:rsidR="00A94FEF" w:rsidRDefault="00A94FEF" w14:paraId="477F9508" w14:textId="77777777">
      <w:pPr>
        <w:rPr>
          <w:lang w:val="en-US"/>
        </w:rPr>
      </w:pPr>
      <w:r w:rsidRPr="00CC0718">
        <w:rPr>
          <w:lang w:val="en-US"/>
        </w:rPr>
        <w:br w:type="page"/>
      </w:r>
    </w:p>
    <w:p w:rsidRPr="00CC0718" w:rsidR="00A94FEF" w:rsidP="00A94FEF" w:rsidRDefault="00A94FEF" w14:paraId="6B02E9B4" w14:textId="77777777">
      <w:pPr>
        <w:rPr>
          <w:b/>
          <w:bCs/>
          <w:color w:val="C00000"/>
          <w:u w:val="single"/>
        </w:rPr>
      </w:pPr>
      <w:r w:rsidRPr="00CC0718">
        <w:rPr>
          <w:b/>
          <w:bCs/>
          <w:color w:val="C00000"/>
          <w:u w:val="single"/>
        </w:rPr>
        <w:lastRenderedPageBreak/>
        <w:t>RP PHASE 3</w:t>
      </w:r>
    </w:p>
    <w:p w:rsidRPr="00CC0718" w:rsidR="4F814FF9" w:rsidP="3ACD2CDB" w:rsidRDefault="4F814FF9" w14:paraId="3E2C5816" w14:textId="31593FE7">
      <w:pPr>
        <w:rPr>
          <w:b/>
          <w:bCs/>
          <w:color w:val="C00000"/>
          <w:u w:val="single"/>
          <w:lang w:val="en-US"/>
        </w:rPr>
      </w:pPr>
    </w:p>
    <w:p w:rsidRPr="00CC0718" w:rsidR="6C789C08" w:rsidP="771DF2FE" w:rsidRDefault="63174715" w14:paraId="6CBA2F64" w14:textId="08C3B45C">
      <w:pPr>
        <w:rPr>
          <w:b/>
          <w:bCs/>
          <w:lang w:val="en-US"/>
        </w:rPr>
      </w:pPr>
      <w:r w:rsidRPr="00CC0718">
        <w:rPr>
          <w:b/>
          <w:bCs/>
          <w:lang w:val="en-US"/>
        </w:rPr>
        <w:t>TRANSCRIPT</w:t>
      </w:r>
      <w:r w:rsidRPr="00CC0718" w:rsidR="351623E3">
        <w:rPr>
          <w:b/>
          <w:bCs/>
          <w:lang w:val="en-US"/>
        </w:rPr>
        <w:t xml:space="preserve"> [1]</w:t>
      </w:r>
    </w:p>
    <w:p w:rsidRPr="00CC0718" w:rsidR="63174715" w:rsidP="1F446FB2" w:rsidRDefault="63174715" w14:paraId="6C867B5E" w14:textId="150AD292">
      <w:pPr>
        <w:rPr>
          <w:sz w:val="20"/>
          <w:szCs w:val="20"/>
          <w:lang w:val="en-GB"/>
        </w:rPr>
      </w:pPr>
      <w:r w:rsidRPr="00CC0718">
        <w:rPr>
          <w:sz w:val="20"/>
          <w:szCs w:val="20"/>
          <w:lang w:val="en-GB"/>
        </w:rPr>
        <w:t>Interview Location: Zoom</w:t>
      </w:r>
    </w:p>
    <w:p w:rsidRPr="00CC0718" w:rsidR="63174715" w:rsidP="1F446FB2" w:rsidRDefault="63174715" w14:paraId="3F26FAC0" w14:textId="3F30E03F">
      <w:pPr>
        <w:rPr>
          <w:sz w:val="20"/>
          <w:szCs w:val="20"/>
          <w:lang w:val="en-GB"/>
        </w:rPr>
      </w:pPr>
      <w:r w:rsidRPr="00CC0718">
        <w:rPr>
          <w:sz w:val="20"/>
          <w:szCs w:val="20"/>
          <w:lang w:val="en-GB"/>
        </w:rPr>
        <w:t>Date and Time: 10/03/2024, 10:00:00 am</w:t>
      </w:r>
    </w:p>
    <w:p w:rsidRPr="00CC0718" w:rsidR="63174715" w:rsidP="1F446FB2" w:rsidRDefault="63174715" w14:paraId="5828D409" w14:textId="511DE0C4">
      <w:pPr>
        <w:rPr>
          <w:sz w:val="20"/>
          <w:szCs w:val="20"/>
          <w:lang w:val="en-GB"/>
        </w:rPr>
      </w:pPr>
      <w:r w:rsidRPr="00CC0718">
        <w:rPr>
          <w:sz w:val="20"/>
          <w:szCs w:val="20"/>
          <w:lang w:val="en-GB"/>
        </w:rPr>
        <w:t xml:space="preserve">Name of Interviewee: P1 </w:t>
      </w:r>
    </w:p>
    <w:p w:rsidRPr="00CC0718" w:rsidR="63174715" w:rsidP="1F446FB2" w:rsidRDefault="63174715" w14:paraId="6B10D834" w14:textId="643E6AD1">
      <w:pPr>
        <w:rPr>
          <w:sz w:val="20"/>
          <w:szCs w:val="20"/>
          <w:lang w:val="en-GB"/>
        </w:rPr>
      </w:pPr>
      <w:r w:rsidRPr="00CC0718">
        <w:rPr>
          <w:sz w:val="20"/>
          <w:szCs w:val="20"/>
          <w:lang w:val="en-GB"/>
        </w:rPr>
        <w:t>Name of Interviewer: I1</w:t>
      </w:r>
    </w:p>
    <w:p w:rsidRPr="00CC0718" w:rsidR="63174715" w:rsidP="1F446FB2" w:rsidRDefault="63174715" w14:paraId="0E1E7C80" w14:textId="4C82B5C2">
      <w:pPr>
        <w:rPr>
          <w:sz w:val="20"/>
          <w:szCs w:val="20"/>
          <w:lang w:val="en-GB"/>
        </w:rPr>
      </w:pPr>
      <w:r w:rsidRPr="00CC0718">
        <w:rPr>
          <w:sz w:val="20"/>
          <w:szCs w:val="20"/>
          <w:lang w:val="en-GB"/>
        </w:rPr>
        <w:t xml:space="preserve">Name of Transcriber: </w:t>
      </w:r>
      <w:r w:rsidRPr="00CC0718" w:rsidR="71BB76E3">
        <w:rPr>
          <w:sz w:val="20"/>
          <w:szCs w:val="20"/>
          <w:lang w:val="en-GB"/>
        </w:rPr>
        <w:t>Tasneem</w:t>
      </w:r>
    </w:p>
    <w:p w:rsidRPr="00CC0718" w:rsidR="63174715" w:rsidP="1F446FB2" w:rsidRDefault="34322B61" w14:paraId="7A92EAF9" w14:textId="1D61CBB2">
      <w:pPr>
        <w:rPr>
          <w:sz w:val="20"/>
          <w:szCs w:val="20"/>
          <w:lang w:val="en-GB"/>
        </w:rPr>
      </w:pPr>
      <w:r w:rsidRPr="00CC0718">
        <w:rPr>
          <w:sz w:val="20"/>
          <w:szCs w:val="20"/>
          <w:lang w:val="en-GB"/>
        </w:rPr>
        <w:t>Length of Interview (in mins): 40 mins</w:t>
      </w:r>
    </w:p>
    <w:p w:rsidRPr="00CC0718" w:rsidR="00A94FEF" w:rsidP="00A94FEF" w:rsidRDefault="00A94FEF" w14:paraId="71728002" w14:textId="027D739C">
      <w:pPr>
        <w:rPr>
          <w:sz w:val="20"/>
          <w:szCs w:val="20"/>
          <w:lang w:val="en-GB"/>
        </w:rPr>
      </w:pPr>
      <w:r w:rsidRPr="00CC0718">
        <w:rPr>
          <w:sz w:val="20"/>
          <w:szCs w:val="20"/>
          <w:lang w:val="en-GB"/>
        </w:rPr>
        <w:t>Interview Format: Online</w:t>
      </w:r>
    </w:p>
    <w:p w:rsidRPr="00CC0718" w:rsidR="00A94FEF" w:rsidP="00A94FEF" w:rsidRDefault="00177CB9" w14:paraId="50A5BDA5" w14:textId="27F8BE39">
      <w:pPr>
        <w:rPr>
          <w:sz w:val="20"/>
          <w:szCs w:val="20"/>
          <w:lang w:val="en-GB"/>
        </w:rPr>
      </w:pPr>
      <w:r w:rsidRPr="00CC0718">
        <w:rPr>
          <w:sz w:val="20"/>
          <w:szCs w:val="20"/>
          <w:lang w:val="en-GB"/>
        </w:rPr>
        <w:t>Word count of the transcript</w:t>
      </w:r>
      <w:r w:rsidRPr="00CC0718" w:rsidR="00A94FEF">
        <w:rPr>
          <w:sz w:val="20"/>
          <w:szCs w:val="20"/>
          <w:lang w:val="en-GB"/>
        </w:rPr>
        <w:t xml:space="preserve">: </w:t>
      </w:r>
      <w:r w:rsidRPr="00CC0718" w:rsidR="0ADF0D8D">
        <w:rPr>
          <w:sz w:val="20"/>
          <w:szCs w:val="20"/>
          <w:lang w:val="en-GB"/>
        </w:rPr>
        <w:t>3487 words</w:t>
      </w:r>
    </w:p>
    <w:p w:rsidRPr="00CC0718" w:rsidR="00A94FEF" w:rsidP="00A94FEF" w:rsidRDefault="00177CB9" w14:paraId="01693298" w14:textId="18A29980">
      <w:pPr>
        <w:rPr>
          <w:ins w:author="Anjali Nair" w:date="2024-10-25T17:21:00Z" w16du:dateUtc="2024-10-25T17:21:05Z" w:id="8"/>
          <w:sz w:val="20"/>
          <w:szCs w:val="20"/>
          <w:lang w:val="en-GB"/>
        </w:rPr>
      </w:pPr>
      <w:r w:rsidRPr="00CC0718">
        <w:rPr>
          <w:sz w:val="20"/>
          <w:szCs w:val="20"/>
          <w:lang w:val="en-GB"/>
        </w:rPr>
        <w:t>Transcription technology</w:t>
      </w:r>
      <w:r w:rsidRPr="00CC0718" w:rsidR="00A94FEF">
        <w:rPr>
          <w:sz w:val="20"/>
          <w:szCs w:val="20"/>
          <w:lang w:val="en-GB"/>
        </w:rPr>
        <w:t xml:space="preserve">: </w:t>
      </w:r>
      <w:r w:rsidRPr="00CC0718">
        <w:rPr>
          <w:sz w:val="20"/>
          <w:szCs w:val="20"/>
          <w:lang w:val="en-GB"/>
        </w:rPr>
        <w:t>otter.ai</w:t>
      </w:r>
      <w:r w:rsidRPr="00CC0718" w:rsidR="25C683FE">
        <w:rPr>
          <w:sz w:val="20"/>
          <w:szCs w:val="20"/>
          <w:lang w:val="en-GB"/>
        </w:rPr>
        <w:t xml:space="preserve"> and zoom</w:t>
      </w:r>
    </w:p>
    <w:p w:rsidRPr="00CC0718" w:rsidR="00A94FEF" w:rsidP="1F446FB2" w:rsidRDefault="00A94FEF" w14:paraId="22913E53" w14:textId="77777777">
      <w:pPr>
        <w:rPr>
          <w:ins w:author="Anjali Nair" w:date="2024-10-25T17:21:00Z" w16du:dateUtc="2024-10-25T17:21:05Z" w:id="9"/>
          <w:sz w:val="20"/>
          <w:szCs w:val="20"/>
          <w:lang w:val="en-GB"/>
        </w:rPr>
      </w:pPr>
    </w:p>
    <w:p w:rsidRPr="00CC0718" w:rsidR="63174715" w:rsidP="6C789C08" w:rsidRDefault="63174715" w14:paraId="2B441911" w14:textId="3A6EF914">
      <w:r w:rsidRPr="00CC0718">
        <w:rPr>
          <w:sz w:val="20"/>
          <w:szCs w:val="20"/>
          <w:lang w:val="en-GB"/>
        </w:rPr>
        <w:t xml:space="preserve">5:32 - I1 </w:t>
      </w:r>
    </w:p>
    <w:p w:rsidRPr="00CC0718" w:rsidR="63174715" w:rsidP="6C789C08" w:rsidRDefault="63174715" w14:paraId="62A6E7F1" w14:textId="3B32972D">
      <w:r w:rsidRPr="00CC0718">
        <w:rPr>
          <w:sz w:val="20"/>
          <w:szCs w:val="20"/>
          <w:lang w:val="en-GB"/>
        </w:rPr>
        <w:t>Okay, let's get started. Hello P1, my name is I1. I'm a student in Professor Shah's Marketing Research Club. Thank you for taking the time to meet us and we are conducting an interview as part of a project to understand how a marketing club can assist other campus clubs in promoting themselves and this will help us design initiatives and services that could support the goals of student organizations. So, all responses are confidential and you're free to skip any questions or stop the interview at any time and to facilitate our notetaking we would like to record our conversation today and use some AI tools just to transcribe the meeting, if that's okay for you.</w:t>
      </w:r>
    </w:p>
    <w:p w:rsidRPr="00CC0718" w:rsidR="63174715" w:rsidP="6C789C08" w:rsidRDefault="63174715" w14:paraId="035B07D0" w14:textId="54F799CF">
      <w:r w:rsidRPr="00CC0718">
        <w:rPr>
          <w:sz w:val="20"/>
          <w:szCs w:val="20"/>
          <w:lang w:val="en-GB"/>
        </w:rPr>
        <w:t xml:space="preserve"> </w:t>
      </w:r>
    </w:p>
    <w:p w:rsidRPr="00CC0718" w:rsidR="63174715" w:rsidP="6C789C08" w:rsidRDefault="63174715" w14:paraId="41BDBFB5" w14:textId="29462A57">
      <w:r w:rsidRPr="00CC0718">
        <w:rPr>
          <w:sz w:val="20"/>
          <w:szCs w:val="20"/>
          <w:lang w:val="en-GB"/>
        </w:rPr>
        <w:t xml:space="preserve">6:35 - P1 </w:t>
      </w:r>
    </w:p>
    <w:p w:rsidRPr="00CC0718" w:rsidR="63174715" w:rsidP="6C789C08" w:rsidRDefault="63174715" w14:paraId="7447E1A5" w14:textId="55F66943">
      <w:r w:rsidRPr="00CC0718">
        <w:rPr>
          <w:sz w:val="20"/>
          <w:szCs w:val="20"/>
          <w:lang w:val="en-GB"/>
        </w:rPr>
        <w:t>Yes, I1. Okay. Thank you for having me.</w:t>
      </w:r>
    </w:p>
    <w:p w:rsidRPr="00CC0718" w:rsidR="63174715" w:rsidP="6C789C08" w:rsidRDefault="63174715" w14:paraId="51CFA365" w14:textId="59466638">
      <w:r w:rsidRPr="00CC0718">
        <w:rPr>
          <w:sz w:val="20"/>
          <w:szCs w:val="20"/>
          <w:lang w:val="en-GB"/>
        </w:rPr>
        <w:t xml:space="preserve"> </w:t>
      </w:r>
    </w:p>
    <w:p w:rsidRPr="00CC0718" w:rsidR="63174715" w:rsidP="6C789C08" w:rsidRDefault="63174715" w14:paraId="5B246DC0" w14:textId="6674F00A">
      <w:r w:rsidRPr="00CC0718">
        <w:rPr>
          <w:sz w:val="20"/>
          <w:szCs w:val="20"/>
          <w:lang w:val="en-GB"/>
        </w:rPr>
        <w:t xml:space="preserve">6:39 - I1 </w:t>
      </w:r>
    </w:p>
    <w:p w:rsidRPr="00CC0718" w:rsidR="63174715" w:rsidP="6C789C08" w:rsidRDefault="63174715" w14:paraId="1AD25F6A" w14:textId="1B7B91D1">
      <w:r w:rsidRPr="00CC0718">
        <w:rPr>
          <w:sz w:val="20"/>
          <w:szCs w:val="20"/>
          <w:lang w:val="en-GB"/>
        </w:rPr>
        <w:t>Thank you for being today. So, can we start? I just want to know a little bit more about your background and can you introduce yourself?</w:t>
      </w:r>
    </w:p>
    <w:p w:rsidRPr="00CC0718" w:rsidR="63174715" w:rsidP="6C789C08" w:rsidRDefault="63174715" w14:paraId="5E6A3A52" w14:textId="60AC1BA0">
      <w:r w:rsidRPr="00CC0718">
        <w:rPr>
          <w:sz w:val="20"/>
          <w:szCs w:val="20"/>
          <w:lang w:val="en-GB"/>
        </w:rPr>
        <w:t xml:space="preserve"> </w:t>
      </w:r>
    </w:p>
    <w:p w:rsidRPr="00CC0718" w:rsidR="63174715" w:rsidP="6C789C08" w:rsidRDefault="63174715" w14:paraId="26F4D7E7" w14:textId="64B57C5C">
      <w:r w:rsidRPr="00CC0718">
        <w:rPr>
          <w:sz w:val="20"/>
          <w:szCs w:val="20"/>
          <w:lang w:val="en-GB"/>
        </w:rPr>
        <w:t xml:space="preserve">6:52 - P1  </w:t>
      </w:r>
    </w:p>
    <w:p w:rsidRPr="00CC0718" w:rsidR="63174715" w:rsidP="6C789C08" w:rsidRDefault="63174715" w14:paraId="10ECD1C0" w14:textId="27639ED3">
      <w:r w:rsidRPr="00CC0718">
        <w:rPr>
          <w:sz w:val="20"/>
          <w:szCs w:val="20"/>
          <w:lang w:val="en-GB"/>
        </w:rPr>
        <w:t>Absolutely. So, I am from India. I have done my undergrad in electrical and electronics engineering post that. And I did that in back in 2016. And I started working. I worked for an organization called Tata Consultancy Services. I worked there for close to four and a half years. And then I worked for Morningstar. I worked there for two and a half years. And then I thought about taking a step into more leadership and managerial positions. So, I chose to pursue my MS in Information Technology at WPI. So, I'm a first-year grad student at WPI. Yeah, that's about me.</w:t>
      </w:r>
    </w:p>
    <w:p w:rsidRPr="00CC0718" w:rsidR="63174715" w:rsidP="6C789C08" w:rsidRDefault="63174715" w14:paraId="2148958A" w14:textId="57D48E92">
      <w:r w:rsidRPr="00CC0718">
        <w:rPr>
          <w:sz w:val="20"/>
          <w:szCs w:val="20"/>
          <w:lang w:val="en-GB"/>
        </w:rPr>
        <w:t xml:space="preserve"> </w:t>
      </w:r>
    </w:p>
    <w:p w:rsidRPr="00CC0718" w:rsidR="63174715" w:rsidP="6C789C08" w:rsidRDefault="63174715" w14:paraId="69C93CBB" w14:textId="4C6358DC">
      <w:r w:rsidRPr="00CC0718">
        <w:rPr>
          <w:sz w:val="20"/>
          <w:szCs w:val="20"/>
          <w:lang w:val="en-GB"/>
        </w:rPr>
        <w:t xml:space="preserve">7:49 - I1 </w:t>
      </w:r>
    </w:p>
    <w:p w:rsidRPr="00CC0718" w:rsidR="63174715" w:rsidP="6C789C08" w:rsidRDefault="63174715" w14:paraId="3EF7BA10" w14:textId="3322E77D">
      <w:r w:rsidRPr="00CC0718">
        <w:rPr>
          <w:sz w:val="20"/>
          <w:szCs w:val="20"/>
          <w:lang w:val="en-GB"/>
        </w:rPr>
        <w:t>Great. So, what about your club? Are you in a specific student club? What is your role? And how long have you been spending in the club?</w:t>
      </w:r>
    </w:p>
    <w:p w:rsidRPr="00CC0718" w:rsidR="63174715" w:rsidP="6C789C08" w:rsidRDefault="63174715" w14:paraId="100C48DF" w14:textId="65C091E1">
      <w:r w:rsidRPr="00CC0718">
        <w:rPr>
          <w:sz w:val="20"/>
          <w:szCs w:val="20"/>
          <w:lang w:val="en-GB"/>
        </w:rPr>
        <w:t xml:space="preserve"> </w:t>
      </w:r>
    </w:p>
    <w:p w:rsidRPr="00CC0718" w:rsidR="63174715" w:rsidP="6C789C08" w:rsidRDefault="63174715" w14:paraId="5B74C371" w14:textId="79B9B3E2">
      <w:r w:rsidRPr="00CC0718">
        <w:rPr>
          <w:sz w:val="20"/>
          <w:szCs w:val="20"/>
          <w:lang w:val="en-GB"/>
        </w:rPr>
        <w:t xml:space="preserve">8:05 - P1 </w:t>
      </w:r>
    </w:p>
    <w:p w:rsidRPr="00CC0718" w:rsidR="63174715" w:rsidP="6C789C08" w:rsidRDefault="63174715" w14:paraId="585F173A" w14:textId="2D98C219">
      <w:r w:rsidRPr="00CC0718">
        <w:rPr>
          <w:sz w:val="20"/>
          <w:szCs w:val="20"/>
          <w:lang w:val="en-GB"/>
        </w:rPr>
        <w:t>So, I'm a part of the student government body, called the Graduate Student Government, GSG at WPI. I've been a part of that club for nearly two weeks now. It just didn't start. So, I'm working in the club as in the capacity of events chair. My roles and responsibilities are to take care of the events, ensure that we have all the procurements that we need for the event, to order them, to make the ends meet basically whenever we have an event. I am the facilitator and coordinator for these events. I work with the other team members to make these events successful.</w:t>
      </w:r>
    </w:p>
    <w:p w:rsidRPr="00CC0718" w:rsidR="63174715" w:rsidP="6C789C08" w:rsidRDefault="63174715" w14:paraId="7BB7E73E" w14:textId="703F127A">
      <w:r w:rsidRPr="00CC0718">
        <w:rPr>
          <w:sz w:val="20"/>
          <w:szCs w:val="20"/>
          <w:lang w:val="en-GB"/>
        </w:rPr>
        <w:t xml:space="preserve">9:00 - I1 </w:t>
      </w:r>
    </w:p>
    <w:p w:rsidRPr="00CC0718" w:rsidR="63174715" w:rsidP="6C789C08" w:rsidRDefault="63174715" w14:paraId="2585D6F0" w14:textId="650BDF1F">
      <w:pPr>
        <w:rPr>
          <w:sz w:val="20"/>
          <w:szCs w:val="20"/>
          <w:lang w:val="en-GB"/>
        </w:rPr>
      </w:pPr>
      <w:r w:rsidRPr="00CC0718">
        <w:rPr>
          <w:sz w:val="20"/>
          <w:szCs w:val="20"/>
          <w:lang w:val="en-GB"/>
        </w:rPr>
        <w:t>Great. And so how did you get involved with this club?</w:t>
      </w:r>
    </w:p>
    <w:p w:rsidRPr="00CC0718" w:rsidR="00177CB9" w:rsidP="6C789C08" w:rsidRDefault="00177CB9" w14:paraId="569FE43C" w14:textId="77777777"/>
    <w:p w:rsidRPr="00CC0718" w:rsidR="63174715" w:rsidP="6C789C08" w:rsidRDefault="63174715" w14:paraId="1E7F95D1" w14:textId="68A2045B">
      <w:r w:rsidRPr="00CC0718">
        <w:rPr>
          <w:sz w:val="20"/>
          <w:szCs w:val="20"/>
          <w:lang w:val="en-GB"/>
        </w:rPr>
        <w:t>9:05 - P1</w:t>
      </w:r>
    </w:p>
    <w:p w:rsidRPr="00CC0718" w:rsidR="63174715" w:rsidP="6C789C08" w:rsidRDefault="63174715" w14:paraId="6F56FE09" w14:textId="3F03A90E">
      <w:r w:rsidRPr="00CC0718">
        <w:rPr>
          <w:sz w:val="20"/>
          <w:szCs w:val="20"/>
          <w:lang w:val="en-GB"/>
        </w:rPr>
        <w:t>So initially there was an email from the GSG body. A mass email and it asked the participant it offered some choices about the positions that were being offered and based on those choices we had to select the ones that suited our interest levels. I chose for some of the roles there, so we basically had to offer three roles in which we were interested in. And based on that, we had an interview with the existing members of the club. Um, so they interviewed us, and it was 15 minutes, 15 to 20 minutes interviews, if I'm not wrong. And they wanted to check about how we were with the event. Like, did we have any prior experience with the events, how are we at resolving conflicts, how do we manage time and what do we do when things can go wrong. It was mostly situational based and after giving the interview within three days, I was offered this position which I gladly accepted.</w:t>
      </w:r>
    </w:p>
    <w:p w:rsidRPr="00CC0718" w:rsidR="63174715" w:rsidP="6C789C08" w:rsidRDefault="63174715" w14:paraId="6E7A3841" w14:textId="56B7C0C1">
      <w:r w:rsidRPr="00CC0718">
        <w:rPr>
          <w:sz w:val="20"/>
          <w:szCs w:val="20"/>
          <w:lang w:val="en-GB"/>
        </w:rPr>
        <w:t xml:space="preserve"> </w:t>
      </w:r>
    </w:p>
    <w:p w:rsidRPr="00CC0718" w:rsidR="63174715" w:rsidP="6C789C08" w:rsidRDefault="63174715" w14:paraId="0D813B3B" w14:textId="2A308A88">
      <w:r w:rsidRPr="00CC0718">
        <w:rPr>
          <w:sz w:val="20"/>
          <w:szCs w:val="20"/>
          <w:lang w:val="en-GB"/>
        </w:rPr>
        <w:t xml:space="preserve">10:40 - I1 </w:t>
      </w:r>
    </w:p>
    <w:p w:rsidRPr="00CC0718" w:rsidR="63174715" w:rsidP="6C789C08" w:rsidRDefault="63174715" w14:paraId="3785E9C0" w14:textId="51E7209A">
      <w:r w:rsidRPr="00CC0718">
        <w:rPr>
          <w:sz w:val="20"/>
          <w:szCs w:val="20"/>
          <w:lang w:val="en-GB"/>
        </w:rPr>
        <w:t xml:space="preserve">Great! and so according to you what is the role of a student organization and clubs on campus? </w:t>
      </w:r>
    </w:p>
    <w:p w:rsidRPr="00CC0718" w:rsidR="63174715" w:rsidP="6C789C08" w:rsidRDefault="63174715" w14:paraId="72C67FD4" w14:textId="5B27CB41">
      <w:r w:rsidRPr="00CC0718">
        <w:rPr>
          <w:sz w:val="20"/>
          <w:szCs w:val="20"/>
          <w:lang w:val="en-GB"/>
        </w:rPr>
        <w:t xml:space="preserve"> </w:t>
      </w:r>
    </w:p>
    <w:p w:rsidRPr="00CC0718" w:rsidR="63174715" w:rsidP="6C789C08" w:rsidRDefault="63174715" w14:paraId="09CF65FC" w14:textId="2FBBD790">
      <w:r w:rsidRPr="00CC0718">
        <w:rPr>
          <w:sz w:val="20"/>
          <w:szCs w:val="20"/>
          <w:lang w:val="en-GB"/>
        </w:rPr>
        <w:t xml:space="preserve">10:44 - P1 </w:t>
      </w:r>
    </w:p>
    <w:p w:rsidRPr="00CC0718" w:rsidR="63174715" w:rsidP="6C789C08" w:rsidRDefault="63174715" w14:paraId="4002AF37" w14:textId="043D3A46">
      <w:r w:rsidRPr="00CC0718">
        <w:rPr>
          <w:sz w:val="20"/>
          <w:szCs w:val="20"/>
          <w:lang w:val="en-GB"/>
        </w:rPr>
        <w:t>So, there are a lot of student clubs that way but we particular about the student government body. It is the representation of the graduates and graduate students voice, and we try to make the needs of the student, like whoever needs, we try to bridge the gap between what students want and then what the school has to offer. And we try to draw some mutual, I mean, we try to come at a mutual conclusion about what would be in the best interest of both parties that way. So, let's say that, like students, want to have more fun activities. They want to be more participative. They want to know about the other clubs in the school. So based on those, choices that students offer, we try to explain them what the resources are, what the facilities are. How can a student be a part of the club? What can student be as a member of the current body? These are the kind of things that we work on. And we also facilitate on-campus and off-campus events to bring the students together and uphold the WPI spirit.</w:t>
      </w:r>
    </w:p>
    <w:p w:rsidRPr="00CC0718" w:rsidR="63174715" w:rsidP="6C789C08" w:rsidRDefault="63174715" w14:paraId="27334410" w14:textId="1B274931">
      <w:r w:rsidRPr="00CC0718">
        <w:rPr>
          <w:sz w:val="20"/>
          <w:szCs w:val="20"/>
          <w:lang w:val="en-GB"/>
        </w:rPr>
        <w:t xml:space="preserve"> </w:t>
      </w:r>
    </w:p>
    <w:p w:rsidRPr="00CC0718" w:rsidR="63174715" w:rsidP="6C789C08" w:rsidRDefault="63174715" w14:paraId="6EE52534" w14:textId="4B6B8E46">
      <w:r w:rsidRPr="00CC0718">
        <w:rPr>
          <w:sz w:val="20"/>
          <w:szCs w:val="20"/>
          <w:lang w:val="en-GB"/>
        </w:rPr>
        <w:t xml:space="preserve">12:24 - I1 </w:t>
      </w:r>
    </w:p>
    <w:p w:rsidRPr="00CC0718" w:rsidR="63174715" w:rsidP="6C789C08" w:rsidRDefault="63174715" w14:paraId="37966BCA" w14:textId="31CF5D6D">
      <w:r w:rsidRPr="00CC0718">
        <w:rPr>
          <w:sz w:val="20"/>
          <w:szCs w:val="20"/>
          <w:lang w:val="en-GB"/>
        </w:rPr>
        <w:t>Great. And so, among your main tasks, what are some tasks that you are undertaking as an event planner to achieve the club's goal?</w:t>
      </w:r>
    </w:p>
    <w:p w:rsidRPr="00CC0718" w:rsidR="63174715" w:rsidP="6C789C08" w:rsidRDefault="63174715" w14:paraId="19284F4E" w14:textId="37ABE298">
      <w:r w:rsidRPr="00CC0718">
        <w:rPr>
          <w:sz w:val="20"/>
          <w:szCs w:val="20"/>
          <w:lang w:val="en-GB"/>
        </w:rPr>
        <w:t xml:space="preserve"> </w:t>
      </w:r>
    </w:p>
    <w:p w:rsidRPr="00CC0718" w:rsidR="63174715" w:rsidP="6C789C08" w:rsidRDefault="63174715" w14:paraId="68ECB604" w14:textId="003C668B">
      <w:r w:rsidRPr="00CC0718">
        <w:rPr>
          <w:sz w:val="20"/>
          <w:szCs w:val="20"/>
          <w:lang w:val="en-GB"/>
        </w:rPr>
        <w:t xml:space="preserve">12:40 - P1 </w:t>
      </w:r>
    </w:p>
    <w:p w:rsidRPr="00CC0718" w:rsidR="63174715" w:rsidP="6C789C08" w:rsidRDefault="63174715" w14:paraId="34F7FC80" w14:textId="7C496871">
      <w:r w:rsidRPr="00CC0718">
        <w:rPr>
          <w:sz w:val="20"/>
          <w:szCs w:val="20"/>
          <w:lang w:val="en-GB"/>
        </w:rPr>
        <w:t>Mainly, I work on scheduling the meetings and ordering the inventories that we would require for the events. We plan the events in our team meetings. We have a recurring team meeting every week in which the team members and the executive members of the team, they all unite, collaborate, brainstorm on the events that would be a part of the calendar in the coming month or two. And then we also have our financial planning going on those meetings. So, we try to gauge what kind of events would be best suited according to our budget constraints, the time constraints of the students and we try to bring the best match there.</w:t>
      </w:r>
    </w:p>
    <w:p w:rsidRPr="00CC0718" w:rsidR="63174715" w:rsidP="6C789C08" w:rsidRDefault="63174715" w14:paraId="2B31977B" w14:textId="357385BF">
      <w:r w:rsidRPr="00CC0718">
        <w:rPr>
          <w:sz w:val="20"/>
          <w:szCs w:val="20"/>
          <w:lang w:val="en-GB"/>
        </w:rPr>
        <w:t xml:space="preserve"> </w:t>
      </w:r>
    </w:p>
    <w:p w:rsidRPr="00CC0718" w:rsidR="63174715" w:rsidP="6C789C08" w:rsidRDefault="63174715" w14:paraId="421CE6D0" w14:textId="412449BC">
      <w:r w:rsidRPr="00CC0718">
        <w:rPr>
          <w:sz w:val="20"/>
          <w:szCs w:val="20"/>
          <w:lang w:val="en-GB"/>
        </w:rPr>
        <w:t xml:space="preserve">13:36 - I1 </w:t>
      </w:r>
    </w:p>
    <w:p w:rsidRPr="00CC0718" w:rsidR="63174715" w:rsidP="6C789C08" w:rsidRDefault="63174715" w14:paraId="59F3CD71" w14:textId="53D6D80D">
      <w:pPr>
        <w:rPr>
          <w:sz w:val="20"/>
          <w:szCs w:val="20"/>
          <w:lang w:val="en-GB"/>
        </w:rPr>
      </w:pPr>
      <w:r w:rsidRPr="00CC0718">
        <w:rPr>
          <w:sz w:val="20"/>
          <w:szCs w:val="20"/>
          <w:lang w:val="en-GB"/>
        </w:rPr>
        <w:t>Yeah, great. So, what role does the marketing, and communications play to accomplish those tasks? Is there like a specific marketing role in your team?</w:t>
      </w:r>
    </w:p>
    <w:p w:rsidRPr="00CC0718" w:rsidR="00177CB9" w:rsidP="6C789C08" w:rsidRDefault="00177CB9" w14:paraId="38ACBC83" w14:textId="77777777"/>
    <w:p w:rsidRPr="00CC0718" w:rsidR="63174715" w:rsidP="6C789C08" w:rsidRDefault="63174715" w14:paraId="11D03F0B" w14:textId="5CA1F5BB">
      <w:r w:rsidRPr="00CC0718">
        <w:rPr>
          <w:sz w:val="20"/>
          <w:szCs w:val="20"/>
          <w:lang w:val="en-GB"/>
        </w:rPr>
        <w:t xml:space="preserve">13:50 - P1 </w:t>
      </w:r>
    </w:p>
    <w:p w:rsidRPr="00CC0718" w:rsidR="63174715" w:rsidP="6C789C08" w:rsidRDefault="63174715" w14:paraId="4A2762AE" w14:textId="462D83DC">
      <w:r w:rsidRPr="00CC0718">
        <w:rPr>
          <w:sz w:val="20"/>
          <w:szCs w:val="20"/>
          <w:lang w:val="en-GB"/>
        </w:rPr>
        <w:t>Yeah, absolutely. There is a marketing role and there's a team that works in the marketing division It is responsible for, I think, gauging what kind of events we are going to conduct. And based on those events, we try to send out emails. We try to bring in more participants. So, our marketing campaigns mainly revolves around emails and, Yeah, it's mostly the emails and for the events, we try to send out flyers and we also try to do some promotional campaigns if that's possible within the timeframe.</w:t>
      </w:r>
    </w:p>
    <w:p w:rsidRPr="00CC0718" w:rsidR="63174715" w:rsidP="6C789C08" w:rsidRDefault="63174715" w14:paraId="1490168E" w14:textId="757376F2">
      <w:r w:rsidRPr="00CC0718">
        <w:rPr>
          <w:sz w:val="20"/>
          <w:szCs w:val="20"/>
          <w:lang w:val="en-GB"/>
        </w:rPr>
        <w:lastRenderedPageBreak/>
        <w:t xml:space="preserve"> </w:t>
      </w:r>
    </w:p>
    <w:p w:rsidRPr="00CC0718" w:rsidR="63174715" w:rsidP="6C789C08" w:rsidRDefault="63174715" w14:paraId="113A7BC3" w14:textId="359F418B">
      <w:r w:rsidRPr="00CC0718">
        <w:rPr>
          <w:sz w:val="20"/>
          <w:szCs w:val="20"/>
          <w:lang w:val="en-GB"/>
        </w:rPr>
        <w:t xml:space="preserve">14:37 - I1 </w:t>
      </w:r>
    </w:p>
    <w:p w:rsidRPr="00CC0718" w:rsidR="63174715" w:rsidP="6C789C08" w:rsidRDefault="63174715" w14:paraId="7BF4C9A5" w14:textId="34D12631">
      <w:r w:rsidRPr="00CC0718">
        <w:rPr>
          <w:sz w:val="20"/>
          <w:szCs w:val="20"/>
          <w:lang w:val="en-GB"/>
        </w:rPr>
        <w:t>Yes. And can you explain a little bit more about the promotional campaigns? It's like through social media or how does it work?</w:t>
      </w:r>
    </w:p>
    <w:p w:rsidRPr="00CC0718" w:rsidR="63174715" w:rsidP="6C789C08" w:rsidRDefault="63174715" w14:paraId="7375493B" w14:textId="2A30E151">
      <w:r w:rsidRPr="00CC0718">
        <w:rPr>
          <w:sz w:val="20"/>
          <w:szCs w:val="20"/>
          <w:lang w:val="en-GB"/>
        </w:rPr>
        <w:t xml:space="preserve"> </w:t>
      </w:r>
    </w:p>
    <w:p w:rsidRPr="00CC0718" w:rsidR="63174715" w:rsidP="6C789C08" w:rsidRDefault="63174715" w14:paraId="13FFB328" w14:textId="58B5BCB4">
      <w:r w:rsidRPr="00CC0718">
        <w:rPr>
          <w:sz w:val="20"/>
          <w:szCs w:val="20"/>
          <w:lang w:val="en-GB"/>
        </w:rPr>
        <w:t xml:space="preserve">14:49 - P1 </w:t>
      </w:r>
    </w:p>
    <w:p w:rsidRPr="00CC0718" w:rsidR="63174715" w:rsidP="6C789C08" w:rsidRDefault="63174715" w14:paraId="7ECBF882" w14:textId="735FA9DC">
      <w:r w:rsidRPr="00CC0718">
        <w:rPr>
          <w:sz w:val="20"/>
          <w:szCs w:val="20"/>
          <w:lang w:val="en-GB"/>
        </w:rPr>
        <w:t>Yeah. So, it is mostly the emails that we try to go with because they have the widest outreach among the students. I mean, every graduate student has access to those emails. But apart from that, we also try to send out flyers. So, and then we have flyers. We also send the flyers in the emails and then we kind of make sure that we put those flyers out and put it across the notice boards in the different departments.</w:t>
      </w:r>
    </w:p>
    <w:p w:rsidRPr="00CC0718" w:rsidR="63174715" w:rsidP="6C789C08" w:rsidRDefault="63174715" w14:paraId="2915D945" w14:textId="4F7CA709">
      <w:r w:rsidRPr="00CC0718">
        <w:rPr>
          <w:sz w:val="20"/>
          <w:szCs w:val="20"/>
          <w:lang w:val="en-GB"/>
        </w:rPr>
        <w:t xml:space="preserve"> </w:t>
      </w:r>
    </w:p>
    <w:p w:rsidRPr="00CC0718" w:rsidR="63174715" w:rsidP="6C789C08" w:rsidRDefault="63174715" w14:paraId="06E128EB" w14:textId="3097FE2D">
      <w:r w:rsidRPr="00CC0718">
        <w:rPr>
          <w:sz w:val="20"/>
          <w:szCs w:val="20"/>
          <w:lang w:val="en-GB"/>
        </w:rPr>
        <w:t xml:space="preserve">15:29 - I1 </w:t>
      </w:r>
    </w:p>
    <w:p w:rsidRPr="00CC0718" w:rsidR="63174715" w:rsidP="6C789C08" w:rsidRDefault="63174715" w14:paraId="71B54DD4" w14:textId="4990CF07">
      <w:r w:rsidRPr="00CC0718">
        <w:rPr>
          <w:sz w:val="20"/>
          <w:szCs w:val="20"/>
          <w:lang w:val="en-GB"/>
        </w:rPr>
        <w:t>Your club has a specialized marketing skills to do those activities like design etc. Can you share some marketing skills?</w:t>
      </w:r>
    </w:p>
    <w:p w:rsidRPr="00CC0718" w:rsidR="63174715" w:rsidP="6C789C08" w:rsidRDefault="63174715" w14:paraId="03C747D0" w14:textId="3166D3F4">
      <w:r w:rsidRPr="00CC0718">
        <w:rPr>
          <w:sz w:val="20"/>
          <w:szCs w:val="20"/>
          <w:lang w:val="en-GB"/>
        </w:rPr>
        <w:t xml:space="preserve"> </w:t>
      </w:r>
    </w:p>
    <w:p w:rsidRPr="00CC0718" w:rsidR="63174715" w:rsidP="6C789C08" w:rsidRDefault="63174715" w14:paraId="448D768E" w14:textId="0A2F387C">
      <w:r w:rsidRPr="00CC0718">
        <w:rPr>
          <w:sz w:val="20"/>
          <w:szCs w:val="20"/>
          <w:lang w:val="en-GB"/>
        </w:rPr>
        <w:t>15:43 - P1</w:t>
      </w:r>
    </w:p>
    <w:p w:rsidRPr="00CC0718" w:rsidR="63174715" w:rsidP="6C789C08" w:rsidRDefault="63174715" w14:paraId="6C8FD723" w14:textId="52E33040">
      <w:r w:rsidRPr="00CC0718">
        <w:rPr>
          <w:sz w:val="20"/>
          <w:szCs w:val="20"/>
          <w:lang w:val="en-GB"/>
        </w:rPr>
        <w:t xml:space="preserve">Every student who is a part of this team, they are hired based on some skills that we have. When a member expresses the interest in pursuing a particular marketing role, for that matter, we try to see what skills they can bring in and what is their </w:t>
      </w:r>
      <w:proofErr w:type="spellStart"/>
      <w:r w:rsidRPr="00CC0718">
        <w:rPr>
          <w:sz w:val="20"/>
          <w:szCs w:val="20"/>
          <w:lang w:val="en-GB"/>
        </w:rPr>
        <w:t>vigor</w:t>
      </w:r>
      <w:proofErr w:type="spellEnd"/>
      <w:r w:rsidRPr="00CC0718">
        <w:rPr>
          <w:sz w:val="20"/>
          <w:szCs w:val="20"/>
          <w:lang w:val="en-GB"/>
        </w:rPr>
        <w:t xml:space="preserve"> to learn those skills. We also try to see if those skills are relevant to their core structure and their interest. Based on that, we try to recruit members in the marketing team. So, somebody who has interest in UI, UX and design, passionate about communication, through leadership. So, we try to bring them together in a marketing team. So, when we recruit members in the marketing team, we want to ensure that they have at least ticked all these checkboxes.</w:t>
      </w:r>
    </w:p>
    <w:p w:rsidRPr="00CC0718" w:rsidR="63174715" w:rsidP="6C789C08" w:rsidRDefault="63174715" w14:paraId="280E9E82" w14:textId="154E3242">
      <w:r w:rsidRPr="00CC0718">
        <w:rPr>
          <w:sz w:val="20"/>
          <w:szCs w:val="20"/>
          <w:lang w:val="en-GB"/>
        </w:rPr>
        <w:t xml:space="preserve"> </w:t>
      </w:r>
    </w:p>
    <w:p w:rsidRPr="00CC0718" w:rsidR="63174715" w:rsidP="6C789C08" w:rsidRDefault="63174715" w14:paraId="6A4D328E" w14:textId="1BD770D3">
      <w:r w:rsidRPr="00CC0718">
        <w:rPr>
          <w:sz w:val="20"/>
          <w:szCs w:val="20"/>
          <w:lang w:val="en-GB"/>
        </w:rPr>
        <w:t xml:space="preserve">16:51 - I1 </w:t>
      </w:r>
    </w:p>
    <w:p w:rsidRPr="00CC0718" w:rsidR="63174715" w:rsidP="6C789C08" w:rsidRDefault="63174715" w14:paraId="3C9FB779" w14:textId="1C392C6F">
      <w:r w:rsidRPr="00CC0718">
        <w:rPr>
          <w:sz w:val="20"/>
          <w:szCs w:val="20"/>
          <w:lang w:val="en-GB"/>
        </w:rPr>
        <w:t>Okay, great. And how many members does the marketing team has in your club? I know at least three members who are there in the marketing team.</w:t>
      </w:r>
    </w:p>
    <w:p w:rsidRPr="00CC0718" w:rsidR="63174715" w:rsidP="6C789C08" w:rsidRDefault="63174715" w14:paraId="54BDB844" w14:textId="1F07BDEA">
      <w:r w:rsidRPr="00CC0718">
        <w:rPr>
          <w:sz w:val="20"/>
          <w:szCs w:val="20"/>
          <w:lang w:val="en-GB"/>
        </w:rPr>
        <w:t xml:space="preserve"> </w:t>
      </w:r>
    </w:p>
    <w:p w:rsidRPr="00CC0718" w:rsidR="63174715" w:rsidP="6C789C08" w:rsidRDefault="63174715" w14:paraId="7C26DBFE" w14:textId="357C218A">
      <w:r w:rsidRPr="00CC0718">
        <w:rPr>
          <w:sz w:val="20"/>
          <w:szCs w:val="20"/>
          <w:lang w:val="en-GB"/>
        </w:rPr>
        <w:t>17:14 - P1</w:t>
      </w:r>
    </w:p>
    <w:p w:rsidRPr="00CC0718" w:rsidR="63174715" w:rsidP="6C789C08" w:rsidRDefault="63174715" w14:paraId="4DBA50C8" w14:textId="5134045C">
      <w:r w:rsidRPr="00CC0718">
        <w:rPr>
          <w:sz w:val="20"/>
          <w:szCs w:val="20"/>
          <w:lang w:val="en-GB"/>
        </w:rPr>
        <w:t>Okay. It is a small team. The entire team consists of maybe 11 members now.</w:t>
      </w:r>
    </w:p>
    <w:p w:rsidRPr="00CC0718" w:rsidR="63174715" w:rsidP="6C789C08" w:rsidRDefault="63174715" w14:paraId="0B68DE3C" w14:textId="0B28B59C">
      <w:r w:rsidRPr="00CC0718">
        <w:rPr>
          <w:sz w:val="20"/>
          <w:szCs w:val="20"/>
          <w:lang w:val="en-GB"/>
        </w:rPr>
        <w:t xml:space="preserve"> </w:t>
      </w:r>
    </w:p>
    <w:p w:rsidRPr="00CC0718" w:rsidR="63174715" w:rsidP="6C789C08" w:rsidRDefault="63174715" w14:paraId="7EA1C7E6" w14:textId="4800846F">
      <w:r w:rsidRPr="00CC0718">
        <w:rPr>
          <w:sz w:val="20"/>
          <w:szCs w:val="20"/>
          <w:lang w:val="en-GB"/>
        </w:rPr>
        <w:t xml:space="preserve">17:28 - I1 </w:t>
      </w:r>
    </w:p>
    <w:p w:rsidRPr="00CC0718" w:rsidR="63174715" w:rsidP="6C789C08" w:rsidRDefault="63174715" w14:paraId="1ADA663C" w14:textId="184D799B">
      <w:r w:rsidRPr="00CC0718">
        <w:rPr>
          <w:sz w:val="20"/>
          <w:szCs w:val="20"/>
          <w:lang w:val="en-GB"/>
        </w:rPr>
        <w:t>Great.</w:t>
      </w:r>
    </w:p>
    <w:p w:rsidRPr="00CC0718" w:rsidR="63174715" w:rsidP="771DF2FE" w:rsidRDefault="63174715" w14:paraId="3F6EFC40" w14:textId="0320B65D">
      <w:r w:rsidRPr="00CC0718">
        <w:rPr>
          <w:sz w:val="20"/>
          <w:szCs w:val="20"/>
          <w:lang w:val="en-GB"/>
        </w:rPr>
        <w:t xml:space="preserve"> </w:t>
      </w:r>
    </w:p>
    <w:p w:rsidRPr="00CC0718" w:rsidR="63174715" w:rsidP="6C789C08" w:rsidRDefault="63174715" w14:paraId="2D1AB9F6" w14:textId="3B888FAB">
      <w:r w:rsidRPr="00CC0718">
        <w:rPr>
          <w:sz w:val="20"/>
          <w:szCs w:val="20"/>
          <w:lang w:val="en-GB"/>
        </w:rPr>
        <w:t xml:space="preserve">17:29 - P1 </w:t>
      </w:r>
    </w:p>
    <w:p w:rsidRPr="00CC0718" w:rsidR="63174715" w:rsidP="6C789C08" w:rsidRDefault="63174715" w14:paraId="0726E8DC" w14:textId="6278E2C6">
      <w:pPr>
        <w:rPr>
          <w:sz w:val="20"/>
          <w:szCs w:val="20"/>
          <w:lang w:val="en-GB"/>
        </w:rPr>
      </w:pPr>
      <w:r w:rsidRPr="00CC0718">
        <w:rPr>
          <w:sz w:val="20"/>
          <w:szCs w:val="20"/>
          <w:lang w:val="en-GB"/>
        </w:rPr>
        <w:t>And honestly, I mean, the marketing team is up to the members to take up those responsibilities and own them. Whenever we are setting out these marketing campaigns, there are to specialize marketing members though.</w:t>
      </w:r>
    </w:p>
    <w:p w:rsidRPr="00CC0718" w:rsidR="63174715" w:rsidP="4F814FF9" w:rsidRDefault="63174715" w14:paraId="40C3388E" w14:textId="2C2A0386"/>
    <w:p w:rsidRPr="00CC0718" w:rsidR="63174715" w:rsidP="6C789C08" w:rsidRDefault="63174715" w14:paraId="3B53B045" w14:textId="1B413C82">
      <w:r w:rsidRPr="00CC0718">
        <w:rPr>
          <w:sz w:val="20"/>
          <w:szCs w:val="20"/>
          <w:lang w:val="en-GB"/>
        </w:rPr>
        <w:t xml:space="preserve">17:47 – I1 </w:t>
      </w:r>
    </w:p>
    <w:p w:rsidRPr="00CC0718" w:rsidR="63174715" w:rsidP="6C789C08" w:rsidRDefault="63174715" w14:paraId="05792D00" w14:textId="33BAD93D">
      <w:r w:rsidRPr="00CC0718">
        <w:rPr>
          <w:sz w:val="20"/>
          <w:szCs w:val="20"/>
          <w:lang w:val="en-GB"/>
        </w:rPr>
        <w:t>Yeah.</w:t>
      </w:r>
    </w:p>
    <w:p w:rsidRPr="00CC0718" w:rsidR="63174715" w:rsidP="6C789C08" w:rsidRDefault="63174715" w14:paraId="74AABEAB" w14:textId="3C2AB1E4">
      <w:r w:rsidRPr="00CC0718">
        <w:rPr>
          <w:sz w:val="20"/>
          <w:szCs w:val="20"/>
          <w:lang w:val="en-GB"/>
        </w:rPr>
        <w:t xml:space="preserve"> </w:t>
      </w:r>
    </w:p>
    <w:p w:rsidRPr="00CC0718" w:rsidR="63174715" w:rsidP="6C789C08" w:rsidRDefault="63174715" w14:paraId="42B2C013" w14:textId="49934594">
      <w:r w:rsidRPr="00CC0718">
        <w:rPr>
          <w:sz w:val="20"/>
          <w:szCs w:val="20"/>
          <w:lang w:val="en-GB"/>
        </w:rPr>
        <w:t xml:space="preserve">17:48 - I1 </w:t>
      </w:r>
    </w:p>
    <w:p w:rsidRPr="00CC0718" w:rsidR="63174715" w:rsidP="6C789C08" w:rsidRDefault="63174715" w14:paraId="1EB8146F" w14:textId="6D35F9B2">
      <w:r w:rsidRPr="00CC0718">
        <w:rPr>
          <w:sz w:val="20"/>
          <w:szCs w:val="20"/>
          <w:lang w:val="en-GB"/>
        </w:rPr>
        <w:t>What are the specialized skills that they have?</w:t>
      </w:r>
    </w:p>
    <w:p w:rsidRPr="00CC0718" w:rsidR="63174715" w:rsidP="6C789C08" w:rsidRDefault="63174715" w14:paraId="19981186" w14:textId="2CC564FB">
      <w:r w:rsidRPr="00CC0718">
        <w:rPr>
          <w:sz w:val="20"/>
          <w:szCs w:val="20"/>
          <w:lang w:val="en-GB"/>
        </w:rPr>
        <w:t xml:space="preserve"> </w:t>
      </w:r>
    </w:p>
    <w:p w:rsidRPr="00CC0718" w:rsidR="63174715" w:rsidP="6C789C08" w:rsidRDefault="63174715" w14:paraId="1AA75E3D" w14:textId="1D43F3AA">
      <w:r w:rsidRPr="00CC0718">
        <w:rPr>
          <w:sz w:val="20"/>
          <w:szCs w:val="20"/>
          <w:lang w:val="en-GB"/>
        </w:rPr>
        <w:t>17:54 - P1</w:t>
      </w:r>
    </w:p>
    <w:p w:rsidRPr="00CC0718" w:rsidR="63174715" w:rsidP="6C789C08" w:rsidRDefault="63174715" w14:paraId="6F1869D4" w14:textId="68B907D0">
      <w:r w:rsidRPr="00CC0718">
        <w:rPr>
          <w:sz w:val="20"/>
          <w:szCs w:val="20"/>
          <w:lang w:val="en-GB"/>
        </w:rPr>
        <w:t xml:space="preserve">So mostly it's the design part that we work on within the marketing team. So, whenever we, so those members, I would say they are </w:t>
      </w:r>
      <w:proofErr w:type="gramStart"/>
      <w:r w:rsidRPr="00CC0718">
        <w:rPr>
          <w:sz w:val="20"/>
          <w:szCs w:val="20"/>
          <w:lang w:val="en-GB"/>
        </w:rPr>
        <w:t>really good</w:t>
      </w:r>
      <w:proofErr w:type="gramEnd"/>
      <w:r w:rsidRPr="00CC0718">
        <w:rPr>
          <w:sz w:val="20"/>
          <w:szCs w:val="20"/>
          <w:lang w:val="en-GB"/>
        </w:rPr>
        <w:t xml:space="preserve"> with Canva. Designing posters. And then whenever we have campaign activities, we ensure that </w:t>
      </w:r>
      <w:r w:rsidRPr="00CC0718">
        <w:rPr>
          <w:sz w:val="20"/>
          <w:szCs w:val="20"/>
          <w:lang w:val="en-GB"/>
        </w:rPr>
        <w:lastRenderedPageBreak/>
        <w:t>we have them as a part of the unit. We try to make more and more people aware. So, we also work on effective communication.</w:t>
      </w:r>
    </w:p>
    <w:p w:rsidRPr="00CC0718" w:rsidR="63174715" w:rsidP="6C789C08" w:rsidRDefault="63174715" w14:paraId="72009014" w14:textId="4FC25D07">
      <w:r w:rsidRPr="00CC0718">
        <w:rPr>
          <w:sz w:val="20"/>
          <w:szCs w:val="20"/>
          <w:lang w:val="en-GB"/>
        </w:rPr>
        <w:t xml:space="preserve"> </w:t>
      </w:r>
    </w:p>
    <w:p w:rsidRPr="00CC0718" w:rsidR="63174715" w:rsidP="6C789C08" w:rsidRDefault="63174715" w14:paraId="0B160D26" w14:textId="1369DA0E">
      <w:r w:rsidRPr="00CC0718">
        <w:rPr>
          <w:sz w:val="20"/>
          <w:szCs w:val="20"/>
          <w:lang w:val="en-GB"/>
        </w:rPr>
        <w:t>18:33 - P1</w:t>
      </w:r>
    </w:p>
    <w:p w:rsidRPr="00CC0718" w:rsidR="63174715" w:rsidP="6C789C08" w:rsidRDefault="63174715" w14:paraId="4051A49E" w14:textId="015A8CFB">
      <w:r w:rsidRPr="00CC0718">
        <w:rPr>
          <w:sz w:val="20"/>
          <w:szCs w:val="20"/>
          <w:lang w:val="en-GB"/>
        </w:rPr>
        <w:t>And yeah, we watch a lot, and we depend a lot on how proactive people are, whether people are ready to take ownership. So soft skills like those are essentially important.</w:t>
      </w:r>
    </w:p>
    <w:p w:rsidRPr="00CC0718" w:rsidR="63174715" w:rsidP="6C789C08" w:rsidRDefault="63174715" w14:paraId="43853DC0" w14:textId="25488372">
      <w:r w:rsidRPr="00CC0718">
        <w:rPr>
          <w:sz w:val="20"/>
          <w:szCs w:val="20"/>
          <w:lang w:val="en-GB"/>
        </w:rPr>
        <w:t xml:space="preserve"> </w:t>
      </w:r>
    </w:p>
    <w:p w:rsidRPr="00CC0718" w:rsidR="63174715" w:rsidP="6C789C08" w:rsidRDefault="63174715" w14:paraId="17F6716F" w14:textId="2A2B4AC5">
      <w:r w:rsidRPr="00CC0718">
        <w:rPr>
          <w:sz w:val="20"/>
          <w:szCs w:val="20"/>
          <w:lang w:val="en-GB"/>
        </w:rPr>
        <w:t xml:space="preserve">18:49 - I1 </w:t>
      </w:r>
    </w:p>
    <w:p w:rsidRPr="00CC0718" w:rsidR="63174715" w:rsidP="6C789C08" w:rsidRDefault="63174715" w14:paraId="32AD695F" w14:textId="224B5917">
      <w:r w:rsidRPr="00CC0718">
        <w:rPr>
          <w:sz w:val="20"/>
          <w:szCs w:val="20"/>
          <w:lang w:val="en-GB"/>
        </w:rPr>
        <w:t>Great. And so, do you think your club needs a marketing or extra marketing support that can help you to accomplish the tasks like the events that you're planning?</w:t>
      </w:r>
    </w:p>
    <w:p w:rsidRPr="00CC0718" w:rsidR="63174715" w:rsidP="6C789C08" w:rsidRDefault="63174715" w14:paraId="2D5FD417" w14:textId="30F4ADBF">
      <w:r w:rsidRPr="00CC0718">
        <w:rPr>
          <w:sz w:val="20"/>
          <w:szCs w:val="20"/>
          <w:lang w:val="en-GB"/>
        </w:rPr>
        <w:t xml:space="preserve"> </w:t>
      </w:r>
    </w:p>
    <w:p w:rsidRPr="00CC0718" w:rsidR="63174715" w:rsidP="6C789C08" w:rsidRDefault="63174715" w14:paraId="75055EF2" w14:textId="07D1D640">
      <w:r w:rsidRPr="00CC0718">
        <w:rPr>
          <w:sz w:val="20"/>
          <w:szCs w:val="20"/>
          <w:lang w:val="en-GB"/>
        </w:rPr>
        <w:t>19:05 - P1</w:t>
      </w:r>
    </w:p>
    <w:p w:rsidRPr="00CC0718" w:rsidR="63174715" w:rsidP="6C789C08" w:rsidRDefault="63174715" w14:paraId="1FBC8127" w14:textId="238B8A20">
      <w:r w:rsidRPr="00CC0718">
        <w:rPr>
          <w:sz w:val="20"/>
          <w:szCs w:val="20"/>
          <w:lang w:val="en-GB"/>
        </w:rPr>
        <w:t xml:space="preserve">Yeah, keeping in mind the current schedule that we have. I feel having more members in the team would </w:t>
      </w:r>
      <w:proofErr w:type="gramStart"/>
      <w:r w:rsidRPr="00CC0718">
        <w:rPr>
          <w:sz w:val="20"/>
          <w:szCs w:val="20"/>
          <w:lang w:val="en-GB"/>
        </w:rPr>
        <w:t>definitely be</w:t>
      </w:r>
      <w:proofErr w:type="gramEnd"/>
      <w:r w:rsidRPr="00CC0718">
        <w:rPr>
          <w:sz w:val="20"/>
          <w:szCs w:val="20"/>
          <w:lang w:val="en-GB"/>
        </w:rPr>
        <w:t xml:space="preserve"> positive for the team. And yeah, like more heads never disappoint. It's always a good addition to the team, </w:t>
      </w:r>
      <w:proofErr w:type="gramStart"/>
      <w:r w:rsidRPr="00CC0718">
        <w:rPr>
          <w:sz w:val="20"/>
          <w:szCs w:val="20"/>
          <w:lang w:val="en-GB"/>
        </w:rPr>
        <w:t>as long as</w:t>
      </w:r>
      <w:proofErr w:type="gramEnd"/>
      <w:r w:rsidRPr="00CC0718">
        <w:rPr>
          <w:sz w:val="20"/>
          <w:szCs w:val="20"/>
          <w:lang w:val="en-GB"/>
        </w:rPr>
        <w:t xml:space="preserve"> we are getting a fruitful outcome from them. Going with the recent terms of events. Now, I suppose, oh, like having some extra members in the marketing team would </w:t>
      </w:r>
      <w:proofErr w:type="gramStart"/>
      <w:r w:rsidRPr="00CC0718">
        <w:rPr>
          <w:sz w:val="20"/>
          <w:szCs w:val="20"/>
          <w:lang w:val="en-GB"/>
        </w:rPr>
        <w:t>definitely be</w:t>
      </w:r>
      <w:proofErr w:type="gramEnd"/>
      <w:r w:rsidRPr="00CC0718">
        <w:rPr>
          <w:sz w:val="20"/>
          <w:szCs w:val="20"/>
          <w:lang w:val="en-GB"/>
        </w:rPr>
        <w:t xml:space="preserve"> beneficial to them.</w:t>
      </w:r>
    </w:p>
    <w:p w:rsidRPr="00CC0718" w:rsidR="63174715" w:rsidP="6C789C08" w:rsidRDefault="63174715" w14:paraId="26676581" w14:textId="422C13BF">
      <w:r w:rsidRPr="00CC0718">
        <w:rPr>
          <w:sz w:val="20"/>
          <w:szCs w:val="20"/>
          <w:lang w:val="en-GB"/>
        </w:rPr>
        <w:t xml:space="preserve"> </w:t>
      </w:r>
    </w:p>
    <w:p w:rsidRPr="00CC0718" w:rsidR="63174715" w:rsidP="6C789C08" w:rsidRDefault="63174715" w14:paraId="20A03C53" w14:textId="28EDD060">
      <w:r w:rsidRPr="00CC0718">
        <w:rPr>
          <w:sz w:val="20"/>
          <w:szCs w:val="20"/>
          <w:lang w:val="en-GB"/>
        </w:rPr>
        <w:t xml:space="preserve">19:44 - I1 </w:t>
      </w:r>
    </w:p>
    <w:p w:rsidRPr="00CC0718" w:rsidR="63174715" w:rsidP="6C789C08" w:rsidRDefault="63174715" w14:paraId="47A2D305" w14:textId="11E458BE">
      <w:r w:rsidRPr="00CC0718">
        <w:rPr>
          <w:sz w:val="20"/>
          <w:szCs w:val="20"/>
          <w:lang w:val="en-GB"/>
        </w:rPr>
        <w:t>Great and what kind of marketing assistance do you think it will be helpful like?</w:t>
      </w:r>
    </w:p>
    <w:p w:rsidRPr="00CC0718" w:rsidR="63174715" w:rsidP="6C789C08" w:rsidRDefault="63174715" w14:paraId="6B926E06" w14:textId="7F742377">
      <w:r w:rsidRPr="00CC0718">
        <w:rPr>
          <w:sz w:val="20"/>
          <w:szCs w:val="20"/>
          <w:lang w:val="en-GB"/>
        </w:rPr>
        <w:t xml:space="preserve"> </w:t>
      </w:r>
    </w:p>
    <w:p w:rsidRPr="00CC0718" w:rsidR="63174715" w:rsidP="6C789C08" w:rsidRDefault="63174715" w14:paraId="6428D8FC" w14:textId="356DBDCA">
      <w:r w:rsidRPr="00CC0718">
        <w:rPr>
          <w:sz w:val="20"/>
          <w:szCs w:val="20"/>
          <w:lang w:val="en-GB"/>
        </w:rPr>
        <w:t>19:54 - P1</w:t>
      </w:r>
    </w:p>
    <w:p w:rsidRPr="00CC0718" w:rsidR="63174715" w:rsidP="6C789C08" w:rsidRDefault="63174715" w14:paraId="7399C707" w14:textId="5DB9E21B">
      <w:r w:rsidRPr="00CC0718">
        <w:rPr>
          <w:sz w:val="20"/>
          <w:szCs w:val="20"/>
          <w:lang w:val="en-GB"/>
        </w:rPr>
        <w:t>So, it would mainly be to strategize the events, event planning. We want to ensure that whenever we are planning the campaigns or the drives, we do that more effectively so that we can gather more students in those campaigns. We also need a research member who can understand how the students' interests align right now and then what can be done to accommodate their interest. So, I think like research and strategy would be a large part of our marketing team.</w:t>
      </w:r>
    </w:p>
    <w:p w:rsidRPr="00CC0718" w:rsidR="63174715" w:rsidP="6C789C08" w:rsidRDefault="63174715" w14:paraId="294C0A41" w14:textId="243D0C3E">
      <w:r w:rsidRPr="00CC0718">
        <w:rPr>
          <w:sz w:val="20"/>
          <w:szCs w:val="20"/>
          <w:lang w:val="en-GB"/>
        </w:rPr>
        <w:t xml:space="preserve"> </w:t>
      </w:r>
    </w:p>
    <w:p w:rsidRPr="00CC0718" w:rsidR="63174715" w:rsidP="6C789C08" w:rsidRDefault="63174715" w14:paraId="3F2FE75B" w14:textId="3F977F12">
      <w:r w:rsidRPr="00CC0718">
        <w:rPr>
          <w:sz w:val="20"/>
          <w:szCs w:val="20"/>
          <w:lang w:val="en-GB"/>
        </w:rPr>
        <w:t>20:44 – I1</w:t>
      </w:r>
    </w:p>
    <w:p w:rsidRPr="00CC0718" w:rsidR="63174715" w:rsidP="6C789C08" w:rsidRDefault="63174715" w14:paraId="46E9E42B" w14:textId="20F3BEB6">
      <w:r w:rsidRPr="00CC0718">
        <w:rPr>
          <w:sz w:val="20"/>
          <w:szCs w:val="20"/>
          <w:lang w:val="en-GB"/>
        </w:rPr>
        <w:t>Great.</w:t>
      </w:r>
    </w:p>
    <w:p w:rsidRPr="00CC0718" w:rsidR="63174715" w:rsidP="6C789C08" w:rsidRDefault="63174715" w14:paraId="0A3C81FA" w14:textId="36D7C4A1">
      <w:r w:rsidRPr="00CC0718">
        <w:rPr>
          <w:sz w:val="20"/>
          <w:szCs w:val="20"/>
          <w:lang w:val="en-GB"/>
        </w:rPr>
        <w:t xml:space="preserve"> </w:t>
      </w:r>
    </w:p>
    <w:p w:rsidRPr="00CC0718" w:rsidR="63174715" w:rsidP="6C789C08" w:rsidRDefault="63174715" w14:paraId="38A712FE" w14:textId="50F4DE6A">
      <w:r w:rsidRPr="00CC0718">
        <w:rPr>
          <w:sz w:val="20"/>
          <w:szCs w:val="20"/>
          <w:lang w:val="en-GB"/>
        </w:rPr>
        <w:t xml:space="preserve">20:45 - I1 </w:t>
      </w:r>
    </w:p>
    <w:p w:rsidRPr="00CC0718" w:rsidR="63174715" w:rsidP="6C789C08" w:rsidRDefault="63174715" w14:paraId="3FE9E121" w14:textId="6E82340D">
      <w:pPr>
        <w:rPr>
          <w:sz w:val="20"/>
          <w:szCs w:val="20"/>
          <w:lang w:val="en-GB"/>
        </w:rPr>
      </w:pPr>
      <w:r w:rsidRPr="00CC0718">
        <w:rPr>
          <w:sz w:val="20"/>
          <w:szCs w:val="20"/>
          <w:lang w:val="en-GB"/>
        </w:rPr>
        <w:t>And so, can you give me some specific challenges that the club face or is facing in terms of even</w:t>
      </w:r>
      <w:r w:rsidRPr="00CC0718" w:rsidR="44FEE21F">
        <w:rPr>
          <w:sz w:val="20"/>
          <w:szCs w:val="20"/>
          <w:lang w:val="en-GB"/>
        </w:rPr>
        <w:t>t</w:t>
      </w:r>
      <w:r w:rsidRPr="00CC0718">
        <w:rPr>
          <w:sz w:val="20"/>
          <w:szCs w:val="20"/>
          <w:lang w:val="en-GB"/>
        </w:rPr>
        <w:t xml:space="preserve"> planning or in marketing in general?</w:t>
      </w:r>
      <w:r w:rsidRPr="00CC0718" w:rsidR="0AA26330">
        <w:rPr>
          <w:sz w:val="20"/>
          <w:szCs w:val="20"/>
          <w:lang w:val="en-GB"/>
        </w:rPr>
        <w:t xml:space="preserve">  </w:t>
      </w:r>
    </w:p>
    <w:p w:rsidRPr="00CC0718" w:rsidR="771DF2FE" w:rsidP="4F814FF9" w:rsidRDefault="771DF2FE" w14:paraId="1E70784F" w14:textId="390E2E05"/>
    <w:p w:rsidRPr="00CC0718" w:rsidR="63174715" w:rsidP="1F446FB2" w:rsidRDefault="6DAB3D80" w14:paraId="6C2D8475" w14:textId="40854489">
      <w:r w:rsidRPr="00CC0718">
        <w:rPr>
          <w:sz w:val="20"/>
          <w:szCs w:val="20"/>
          <w:lang w:val="en-GB"/>
        </w:rPr>
        <w:t>20:47 - I1</w:t>
      </w:r>
    </w:p>
    <w:p w:rsidRPr="00CC0718" w:rsidR="63174715" w:rsidP="6C789C08" w:rsidRDefault="0AA26330" w14:paraId="340A9CA0" w14:textId="57BD560F">
      <w:r w:rsidRPr="00CC0718">
        <w:rPr>
          <w:sz w:val="20"/>
          <w:szCs w:val="20"/>
          <w:lang w:val="en-GB"/>
        </w:rPr>
        <w:t>It could be anything even funding?</w:t>
      </w:r>
    </w:p>
    <w:p w:rsidRPr="00CC0718" w:rsidR="63174715" w:rsidP="6C789C08" w:rsidRDefault="63174715" w14:paraId="2E0202E1" w14:textId="3AE5C317">
      <w:r w:rsidRPr="00CC0718">
        <w:rPr>
          <w:sz w:val="20"/>
          <w:szCs w:val="20"/>
          <w:lang w:val="en-GB"/>
        </w:rPr>
        <w:t xml:space="preserve"> </w:t>
      </w:r>
    </w:p>
    <w:p w:rsidRPr="00CC0718" w:rsidR="63174715" w:rsidP="6C789C08" w:rsidRDefault="63174715" w14:paraId="3F6F9950" w14:textId="418C6E37">
      <w:r w:rsidRPr="00CC0718">
        <w:rPr>
          <w:sz w:val="20"/>
          <w:szCs w:val="20"/>
          <w:lang w:val="en-GB"/>
        </w:rPr>
        <w:t>21:00 - P1</w:t>
      </w:r>
    </w:p>
    <w:p w:rsidRPr="00CC0718" w:rsidR="63174715" w:rsidP="6C789C08" w:rsidRDefault="5658CED5" w14:paraId="56F9412D" w14:textId="60CB5086">
      <w:r w:rsidRPr="00CC0718">
        <w:rPr>
          <w:sz w:val="20"/>
          <w:szCs w:val="20"/>
          <w:lang w:val="en-GB"/>
        </w:rPr>
        <w:t>Yeah,</w:t>
      </w:r>
      <w:r w:rsidRPr="00CC0718" w:rsidR="63174715">
        <w:rPr>
          <w:sz w:val="20"/>
          <w:szCs w:val="20"/>
          <w:lang w:val="en-GB"/>
        </w:rPr>
        <w:t xml:space="preserve"> okay so yeah funding is one of our major challenges. If you compare us with the other clubs in the team, okay let me put it this way we have most of the clubs that we have at WPI are undergrad clubs and this is the only graduate students club in the campus. We have a lot less funding. For example, one of the undergrad </w:t>
      </w:r>
      <w:r w:rsidRPr="00CC0718" w:rsidR="435EDF14">
        <w:rPr>
          <w:sz w:val="20"/>
          <w:szCs w:val="20"/>
          <w:lang w:val="en-GB"/>
        </w:rPr>
        <w:t>clubs</w:t>
      </w:r>
      <w:r w:rsidRPr="00CC0718" w:rsidR="63174715">
        <w:rPr>
          <w:sz w:val="20"/>
          <w:szCs w:val="20"/>
          <w:lang w:val="en-GB"/>
        </w:rPr>
        <w:t xml:space="preserve"> has a funding of $2 million annually. And that's our main budget. But the budget constraint is right there. We just have plan $2,000 the events. So, in that way, the kind of events that other members like the other clubs can organize it is a lot more it can be a lot more effective because like our entire year's annual budget could be the event's budget if you know what I mean.</w:t>
      </w:r>
    </w:p>
    <w:p w:rsidRPr="00CC0718" w:rsidR="63174715" w:rsidP="6C789C08" w:rsidRDefault="63174715" w14:paraId="5117B4AC" w14:textId="7A7D0D7A">
      <w:r w:rsidRPr="00CC0718">
        <w:rPr>
          <w:sz w:val="20"/>
          <w:szCs w:val="20"/>
          <w:lang w:val="en-GB"/>
        </w:rPr>
        <w:t xml:space="preserve"> </w:t>
      </w:r>
    </w:p>
    <w:p w:rsidRPr="00CC0718" w:rsidR="63174715" w:rsidP="6C789C08" w:rsidRDefault="63174715" w14:paraId="074A47A1" w14:textId="67DEAC9E">
      <w:r w:rsidRPr="00CC0718">
        <w:rPr>
          <w:sz w:val="20"/>
          <w:szCs w:val="20"/>
          <w:lang w:val="en-GB"/>
        </w:rPr>
        <w:t xml:space="preserve">22:14 - I1 </w:t>
      </w:r>
    </w:p>
    <w:p w:rsidRPr="00CC0718" w:rsidR="63174715" w:rsidP="6C789C08" w:rsidRDefault="63174715" w14:paraId="11D7614F" w14:textId="469E739E">
      <w:r w:rsidRPr="00CC0718">
        <w:rPr>
          <w:sz w:val="20"/>
          <w:szCs w:val="20"/>
          <w:lang w:val="en-GB"/>
        </w:rPr>
        <w:lastRenderedPageBreak/>
        <w:t>I get you and what about the awareness or event awareness? Like does the graduate students always go to all the events that you are planning.</w:t>
      </w:r>
    </w:p>
    <w:p w:rsidRPr="00CC0718" w:rsidR="63174715" w:rsidP="6C789C08" w:rsidRDefault="63174715" w14:paraId="4D63C87E" w14:textId="2C6896C6">
      <w:r w:rsidRPr="00CC0718">
        <w:rPr>
          <w:sz w:val="20"/>
          <w:szCs w:val="20"/>
          <w:lang w:val="en-GB"/>
        </w:rPr>
        <w:t xml:space="preserve"> </w:t>
      </w:r>
    </w:p>
    <w:p w:rsidRPr="00CC0718" w:rsidR="63174715" w:rsidP="6C789C08" w:rsidRDefault="63174715" w14:paraId="6C034D61" w14:textId="7529F812">
      <w:r w:rsidRPr="00CC0718">
        <w:rPr>
          <w:sz w:val="20"/>
          <w:szCs w:val="20"/>
          <w:lang w:val="en-GB"/>
        </w:rPr>
        <w:t xml:space="preserve">22:37 - P1 </w:t>
      </w:r>
    </w:p>
    <w:p w:rsidRPr="00CC0718" w:rsidR="63174715" w:rsidP="6C789C08" w:rsidRDefault="63174715" w14:paraId="6062E4E3" w14:textId="42497B3C">
      <w:r w:rsidRPr="00CC0718">
        <w:rPr>
          <w:sz w:val="20"/>
          <w:szCs w:val="20"/>
          <w:lang w:val="en-GB"/>
        </w:rPr>
        <w:t>Yeah, so that's a big challenge that we come across to have more and more. So, whenever we are planning events, we want to ensure that those events are engaging, they should be likely. We also depend on the likeliness of how much people would like those events. And we have internal discussions based on that. And we also try to bring in the other clubs together whenever we are doing an event. So, let's say that I want to do an art event. I would want to make sure that we have a collaboration with the art and craft department at WPI so that we do that more effectively. So, people who are already interested in the art and craft club, they are notified about these events that are going to be conducted. And that way we ensure more and more participation from the graduate students. But sometimes people don't, as we expect them to. So yeah, that becomes a challenge sometimes.</w:t>
      </w:r>
    </w:p>
    <w:p w:rsidRPr="00CC0718" w:rsidR="63174715" w:rsidP="6C789C08" w:rsidRDefault="63174715" w14:paraId="4ABF2FC2" w14:textId="7A67DF0E">
      <w:r w:rsidRPr="00CC0718">
        <w:rPr>
          <w:sz w:val="20"/>
          <w:szCs w:val="20"/>
          <w:lang w:val="en-GB"/>
        </w:rPr>
        <w:t xml:space="preserve"> </w:t>
      </w:r>
    </w:p>
    <w:p w:rsidRPr="00CC0718" w:rsidR="63174715" w:rsidP="6C789C08" w:rsidRDefault="63174715" w14:paraId="6C82673A" w14:textId="4A78A197">
      <w:r w:rsidRPr="00CC0718">
        <w:rPr>
          <w:sz w:val="20"/>
          <w:szCs w:val="20"/>
          <w:lang w:val="en-GB"/>
        </w:rPr>
        <w:t xml:space="preserve">24:00 - I1 </w:t>
      </w:r>
    </w:p>
    <w:p w:rsidRPr="00CC0718" w:rsidR="63174715" w:rsidP="6C789C08" w:rsidRDefault="63174715" w14:paraId="5729B478" w14:textId="71A8D554">
      <w:r w:rsidRPr="00CC0718">
        <w:rPr>
          <w:sz w:val="20"/>
          <w:szCs w:val="20"/>
          <w:lang w:val="en-GB"/>
        </w:rPr>
        <w:t>Okay. And what do you think about the idea of having a marketing club that could provide marketing service strategy and resources to clubs like you on campus?</w:t>
      </w:r>
    </w:p>
    <w:p w:rsidRPr="00CC0718" w:rsidR="63174715" w:rsidP="6C789C08" w:rsidRDefault="63174715" w14:paraId="4EF3F5D9" w14:textId="4F1D73B6">
      <w:r w:rsidRPr="00CC0718">
        <w:rPr>
          <w:sz w:val="20"/>
          <w:szCs w:val="20"/>
          <w:lang w:val="en-GB"/>
        </w:rPr>
        <w:t xml:space="preserve"> </w:t>
      </w:r>
    </w:p>
    <w:p w:rsidRPr="00CC0718" w:rsidR="63174715" w:rsidP="6C789C08" w:rsidRDefault="63174715" w14:paraId="6B950249" w14:textId="624BF941">
      <w:r w:rsidRPr="00CC0718">
        <w:rPr>
          <w:sz w:val="20"/>
          <w:szCs w:val="20"/>
          <w:lang w:val="en-GB"/>
        </w:rPr>
        <w:t xml:space="preserve">24:14 – P1 </w:t>
      </w:r>
    </w:p>
    <w:p w:rsidRPr="00CC0718" w:rsidR="63174715" w:rsidP="6C789C08" w:rsidRDefault="63174715" w14:paraId="7E6424E1" w14:textId="7F1186D5">
      <w:r w:rsidRPr="00CC0718">
        <w:rPr>
          <w:sz w:val="20"/>
          <w:szCs w:val="20"/>
          <w:lang w:val="en-GB"/>
        </w:rPr>
        <w:t xml:space="preserve">It would be </w:t>
      </w:r>
      <w:proofErr w:type="gramStart"/>
      <w:r w:rsidRPr="00CC0718">
        <w:rPr>
          <w:sz w:val="20"/>
          <w:szCs w:val="20"/>
          <w:lang w:val="en-GB"/>
        </w:rPr>
        <w:t>really great</w:t>
      </w:r>
      <w:proofErr w:type="gramEnd"/>
      <w:r w:rsidRPr="00CC0718">
        <w:rPr>
          <w:sz w:val="20"/>
          <w:szCs w:val="20"/>
          <w:lang w:val="en-GB"/>
        </w:rPr>
        <w:t xml:space="preserve"> to have such marketing clubs. So, let's say specialized marketing clubs. They would have their agendas set initially and how are they going to make these ends meet. So that is important as a part of the marketing club and having someone to understand what kind of events we are going to organize and create a good strategy to attract more and more students into those. I think that way it would be a great help.</w:t>
      </w:r>
    </w:p>
    <w:p w:rsidRPr="00CC0718" w:rsidR="63174715" w:rsidP="6C789C08" w:rsidRDefault="63174715" w14:paraId="11998B2F" w14:textId="23FB20B3">
      <w:r w:rsidRPr="00CC0718">
        <w:rPr>
          <w:sz w:val="20"/>
          <w:szCs w:val="20"/>
          <w:lang w:val="en-GB"/>
        </w:rPr>
        <w:t xml:space="preserve"> </w:t>
      </w:r>
    </w:p>
    <w:p w:rsidRPr="00CC0718" w:rsidR="63174715" w:rsidP="6C789C08" w:rsidRDefault="63174715" w14:paraId="2AEA0EC9" w14:textId="7DDFABAB">
      <w:r w:rsidRPr="00CC0718">
        <w:rPr>
          <w:sz w:val="20"/>
          <w:szCs w:val="20"/>
          <w:lang w:val="en-GB"/>
        </w:rPr>
        <w:t xml:space="preserve">24:58 - I1 </w:t>
      </w:r>
    </w:p>
    <w:p w:rsidRPr="00CC0718" w:rsidR="63174715" w:rsidP="6C789C08" w:rsidRDefault="63174715" w14:paraId="4DBDB629" w14:textId="7A5167E6">
      <w:r w:rsidRPr="00CC0718">
        <w:rPr>
          <w:sz w:val="20"/>
          <w:szCs w:val="20"/>
          <w:lang w:val="en-GB"/>
        </w:rPr>
        <w:t>Would the club be willing to pay for the marketing service?</w:t>
      </w:r>
    </w:p>
    <w:p w:rsidRPr="00CC0718" w:rsidR="63174715" w:rsidP="6C789C08" w:rsidRDefault="63174715" w14:paraId="320F591A" w14:textId="3AC5E8E5">
      <w:r w:rsidRPr="00CC0718">
        <w:rPr>
          <w:sz w:val="20"/>
          <w:szCs w:val="20"/>
          <w:lang w:val="en-GB"/>
        </w:rPr>
        <w:t xml:space="preserve"> </w:t>
      </w:r>
    </w:p>
    <w:p w:rsidRPr="00CC0718" w:rsidR="63174715" w:rsidP="6C789C08" w:rsidRDefault="63174715" w14:paraId="20EFAAEB" w14:textId="41E28AA9">
      <w:r w:rsidRPr="00CC0718">
        <w:rPr>
          <w:sz w:val="20"/>
          <w:szCs w:val="20"/>
          <w:lang w:val="en-GB"/>
        </w:rPr>
        <w:t xml:space="preserve">25:07 - P1 </w:t>
      </w:r>
    </w:p>
    <w:p w:rsidRPr="00CC0718" w:rsidR="63174715" w:rsidP="6C789C08" w:rsidRDefault="63174715" w14:paraId="472DC22F" w14:textId="7485A6A2">
      <w:r w:rsidRPr="00CC0718">
        <w:rPr>
          <w:sz w:val="20"/>
          <w:szCs w:val="20"/>
          <w:lang w:val="en-GB"/>
        </w:rPr>
        <w:t xml:space="preserve">As I told you, I think we have a budget constraint and all the members in the club are voluntary members. </w:t>
      </w:r>
      <w:proofErr w:type="spellStart"/>
      <w:r w:rsidRPr="00CC0718" w:rsidR="0F4A68D7">
        <w:rPr>
          <w:sz w:val="20"/>
          <w:szCs w:val="20"/>
          <w:lang w:val="en-GB"/>
        </w:rPr>
        <w:t>Its</w:t>
      </w:r>
      <w:proofErr w:type="spellEnd"/>
      <w:r w:rsidRPr="00CC0718">
        <w:rPr>
          <w:sz w:val="20"/>
          <w:szCs w:val="20"/>
          <w:lang w:val="en-GB"/>
        </w:rPr>
        <w:t xml:space="preserve"> kind of also depends on the charges that the marketing team would want to, I mean, the charges that they set for themselves. Depending on that and the budget that we have in hand, we want to bring all those elements together to answer that question. Honestly, I'm not in the right capacity to answer that.</w:t>
      </w:r>
    </w:p>
    <w:p w:rsidRPr="00CC0718" w:rsidR="63174715" w:rsidP="6C789C08" w:rsidRDefault="63174715" w14:paraId="5B0F4FDE" w14:textId="520A374D">
      <w:r w:rsidRPr="00CC0718">
        <w:rPr>
          <w:sz w:val="20"/>
          <w:szCs w:val="20"/>
          <w:lang w:val="en-GB"/>
        </w:rPr>
        <w:t xml:space="preserve"> </w:t>
      </w:r>
    </w:p>
    <w:p w:rsidRPr="00CC0718" w:rsidR="63174715" w:rsidP="6C789C08" w:rsidRDefault="63174715" w14:paraId="4FFE1AA9" w14:textId="2F3E902F">
      <w:r w:rsidRPr="00CC0718">
        <w:rPr>
          <w:sz w:val="20"/>
          <w:szCs w:val="20"/>
          <w:lang w:val="en-GB"/>
        </w:rPr>
        <w:t xml:space="preserve">25:44 - I1 </w:t>
      </w:r>
    </w:p>
    <w:p w:rsidRPr="00CC0718" w:rsidR="63174715" w:rsidP="6C789C08" w:rsidRDefault="63174715" w14:paraId="75D6118B" w14:textId="67AB607B">
      <w:r w:rsidRPr="00CC0718">
        <w:rPr>
          <w:sz w:val="20"/>
          <w:szCs w:val="20"/>
          <w:lang w:val="en-GB"/>
        </w:rPr>
        <w:t xml:space="preserve">Yeah yes, no it's fine and so do you have like a reasonable price do you think it would be reasonable to pay? or if not, it's just a volunteering work of other clubs? </w:t>
      </w:r>
    </w:p>
    <w:p w:rsidRPr="00CC0718" w:rsidR="63174715" w:rsidP="6C789C08" w:rsidRDefault="63174715" w14:paraId="01209300" w14:textId="560A7335">
      <w:r w:rsidRPr="00CC0718">
        <w:rPr>
          <w:sz w:val="20"/>
          <w:szCs w:val="20"/>
          <w:lang w:val="en-GB"/>
        </w:rPr>
        <w:t xml:space="preserve"> </w:t>
      </w:r>
    </w:p>
    <w:p w:rsidRPr="00CC0718" w:rsidR="63174715" w:rsidP="6C789C08" w:rsidRDefault="63174715" w14:paraId="5C641B23" w14:textId="32BAE0EE">
      <w:r w:rsidRPr="00CC0718">
        <w:rPr>
          <w:sz w:val="20"/>
          <w:szCs w:val="20"/>
          <w:lang w:val="en-GB"/>
        </w:rPr>
        <w:t xml:space="preserve">26:06 - P1 </w:t>
      </w:r>
    </w:p>
    <w:p w:rsidRPr="00CC0718" w:rsidR="63174715" w:rsidP="6C789C08" w:rsidRDefault="63174715" w14:paraId="76ECE028" w14:textId="5AD7EA89">
      <w:r w:rsidRPr="00CC0718">
        <w:rPr>
          <w:sz w:val="20"/>
          <w:szCs w:val="20"/>
          <w:lang w:val="en-GB"/>
        </w:rPr>
        <w:t>So, let's say that I have a ten thousand dollar annually planned out, we want to have at least one event every month. Yeah. That could be, uh, a small event. And in every two months, we want to have one big event. So, we allocate our fundings and resources based on that. Our current allocation, I don't think it is probably that good an idea to have a specialized marketing team. So yeah, that's pretty much it. I mean, I would honestly, as GSG would want free marketing services for now.</w:t>
      </w:r>
    </w:p>
    <w:p w:rsidRPr="00CC0718" w:rsidR="63174715" w:rsidP="6C789C08" w:rsidRDefault="63174715" w14:paraId="2D890D22" w14:textId="1BBDFE27">
      <w:r w:rsidRPr="00CC0718">
        <w:rPr>
          <w:sz w:val="20"/>
          <w:szCs w:val="20"/>
          <w:lang w:val="en-GB"/>
        </w:rPr>
        <w:t xml:space="preserve"> </w:t>
      </w:r>
    </w:p>
    <w:p w:rsidRPr="00CC0718" w:rsidR="63174715" w:rsidP="6C789C08" w:rsidRDefault="63174715" w14:paraId="7E869A64" w14:textId="53CBCB37">
      <w:r w:rsidRPr="00CC0718">
        <w:rPr>
          <w:sz w:val="20"/>
          <w:szCs w:val="20"/>
          <w:lang w:val="en-GB"/>
        </w:rPr>
        <w:t xml:space="preserve">26:56 - I1 </w:t>
      </w:r>
    </w:p>
    <w:p w:rsidRPr="00CC0718" w:rsidR="63174715" w:rsidP="6C789C08" w:rsidRDefault="63174715" w14:paraId="4B846CDF" w14:textId="2A0414E2">
      <w:r w:rsidRPr="00CC0718">
        <w:rPr>
          <w:sz w:val="20"/>
          <w:szCs w:val="20"/>
          <w:lang w:val="en-GB"/>
        </w:rPr>
        <w:t>Yes. Great. And so, yes.</w:t>
      </w:r>
    </w:p>
    <w:p w:rsidRPr="00CC0718" w:rsidR="63174715" w:rsidP="6C789C08" w:rsidRDefault="63174715" w14:paraId="14322AB7" w14:textId="5F8209C0">
      <w:r w:rsidRPr="00CC0718">
        <w:rPr>
          <w:sz w:val="20"/>
          <w:szCs w:val="20"/>
          <w:lang w:val="en-GB"/>
        </w:rPr>
        <w:t xml:space="preserve"> </w:t>
      </w:r>
    </w:p>
    <w:p w:rsidRPr="00CC0718" w:rsidR="63174715" w:rsidP="6C789C08" w:rsidRDefault="63174715" w14:paraId="1293BD94" w14:textId="5C20F9FE">
      <w:r w:rsidRPr="00CC0718">
        <w:rPr>
          <w:sz w:val="20"/>
          <w:szCs w:val="20"/>
          <w:lang w:val="en-GB"/>
        </w:rPr>
        <w:t>27:01 - P1</w:t>
      </w:r>
    </w:p>
    <w:p w:rsidRPr="00CC0718" w:rsidR="63174715" w:rsidP="6C789C08" w:rsidRDefault="63174715" w14:paraId="66E84DAE" w14:textId="4E746929">
      <w:r w:rsidRPr="00CC0718">
        <w:rPr>
          <w:sz w:val="20"/>
          <w:szCs w:val="20"/>
          <w:lang w:val="en-GB"/>
        </w:rPr>
        <w:lastRenderedPageBreak/>
        <w:t>It could be the current marketing students who want to hone their skills in the field of marketing, maybe. Creating strategies and creating campaigns to do effective research about an interest and the kind of events that we are planning. So that way it would be mutually beneficial for both of us for the club members as well.</w:t>
      </w:r>
    </w:p>
    <w:p w:rsidRPr="00CC0718" w:rsidR="63174715" w:rsidP="6C789C08" w:rsidRDefault="63174715" w14:paraId="2121B33D" w14:textId="23598CC6">
      <w:r w:rsidRPr="00CC0718">
        <w:rPr>
          <w:sz w:val="20"/>
          <w:szCs w:val="20"/>
          <w:lang w:val="en-GB"/>
        </w:rPr>
        <w:t xml:space="preserve"> </w:t>
      </w:r>
    </w:p>
    <w:p w:rsidRPr="00CC0718" w:rsidR="63174715" w:rsidP="6C789C08" w:rsidRDefault="63174715" w14:paraId="72C1D73A" w14:textId="380FEAA0">
      <w:r w:rsidRPr="00CC0718">
        <w:rPr>
          <w:sz w:val="20"/>
          <w:szCs w:val="20"/>
          <w:lang w:val="en-GB"/>
        </w:rPr>
        <w:t xml:space="preserve">27:27 - I1 </w:t>
      </w:r>
    </w:p>
    <w:p w:rsidRPr="00CC0718" w:rsidR="63174715" w:rsidP="6C789C08" w:rsidRDefault="63174715" w14:paraId="2C7399A7" w14:textId="5D3E1099">
      <w:r w:rsidRPr="00CC0718">
        <w:rPr>
          <w:sz w:val="20"/>
          <w:szCs w:val="20"/>
          <w:lang w:val="en-GB"/>
        </w:rPr>
        <w:t>All right and how could a marketing club demonstrate its value to a student organization like yours?</w:t>
      </w:r>
    </w:p>
    <w:p w:rsidRPr="00CC0718" w:rsidR="63174715" w:rsidP="6C789C08" w:rsidRDefault="63174715" w14:paraId="21D696C7" w14:textId="3F4F2C32">
      <w:r w:rsidRPr="00CC0718">
        <w:rPr>
          <w:sz w:val="20"/>
          <w:szCs w:val="20"/>
          <w:lang w:val="en-GB"/>
        </w:rPr>
        <w:t xml:space="preserve"> </w:t>
      </w:r>
    </w:p>
    <w:p w:rsidRPr="00CC0718" w:rsidR="63174715" w:rsidP="6C789C08" w:rsidRDefault="63174715" w14:paraId="4EC2B132" w14:textId="151E4E5D">
      <w:r w:rsidRPr="00CC0718">
        <w:rPr>
          <w:sz w:val="20"/>
          <w:szCs w:val="20"/>
          <w:lang w:val="en-GB"/>
        </w:rPr>
        <w:t xml:space="preserve">27:39 - P1 </w:t>
      </w:r>
    </w:p>
    <w:p w:rsidRPr="00CC0718" w:rsidR="63174715" w:rsidP="6C789C08" w:rsidRDefault="63174715" w14:paraId="33E5C1F6" w14:textId="14FCDAC1">
      <w:r w:rsidRPr="00CC0718">
        <w:rPr>
          <w:sz w:val="20"/>
          <w:szCs w:val="20"/>
          <w:lang w:val="en-GB"/>
        </w:rPr>
        <w:t xml:space="preserve">Yeah, I think it mostly boils down to the event planning and the campaigns. I mean, pre-launch campaigns, post-launch campaigns to measure the success of the event and on those success measures, we would want to plan for the events in the future.  So, when we have a team who can </w:t>
      </w:r>
      <w:proofErr w:type="gramStart"/>
      <w:r w:rsidRPr="00CC0718">
        <w:rPr>
          <w:sz w:val="20"/>
          <w:szCs w:val="20"/>
          <w:lang w:val="en-GB"/>
        </w:rPr>
        <w:t>actually check</w:t>
      </w:r>
      <w:proofErr w:type="gramEnd"/>
      <w:r w:rsidRPr="00CC0718">
        <w:rPr>
          <w:sz w:val="20"/>
          <w:szCs w:val="20"/>
          <w:lang w:val="en-GB"/>
        </w:rPr>
        <w:t xml:space="preserve"> these measures, it would be better, like it would give us a better idea to understand what the students want, what kind of activities can be further included to include more participation of students, what can we do to drive more effective marketing campaigns? How can we strategize the event plannings in such a way that we have, I mean, the most essential part for us is to have more and more members in these events. So, the main role, I guess, would be to include more participation and strategize around the marketing campaigns around that goal.</w:t>
      </w:r>
    </w:p>
    <w:p w:rsidRPr="00CC0718" w:rsidR="63174715" w:rsidP="6C789C08" w:rsidRDefault="63174715" w14:paraId="1B636C1D" w14:textId="4A844107">
      <w:r w:rsidRPr="00CC0718">
        <w:rPr>
          <w:sz w:val="20"/>
          <w:szCs w:val="20"/>
          <w:lang w:val="en-GB"/>
        </w:rPr>
        <w:t xml:space="preserve"> </w:t>
      </w:r>
    </w:p>
    <w:p w:rsidRPr="00CC0718" w:rsidR="63174715" w:rsidP="6C789C08" w:rsidRDefault="63174715" w14:paraId="713E0E8E" w14:textId="226E2236">
      <w:r w:rsidRPr="00CC0718">
        <w:rPr>
          <w:sz w:val="20"/>
          <w:szCs w:val="20"/>
          <w:lang w:val="en-GB"/>
        </w:rPr>
        <w:t xml:space="preserve">29:11 - I1 </w:t>
      </w:r>
    </w:p>
    <w:p w:rsidRPr="00CC0718" w:rsidR="63174715" w:rsidP="6C789C08" w:rsidRDefault="63174715" w14:paraId="4DC8E534" w14:textId="7DE316E5">
      <w:r w:rsidRPr="00CC0718">
        <w:rPr>
          <w:sz w:val="20"/>
          <w:szCs w:val="20"/>
          <w:lang w:val="en-GB"/>
        </w:rPr>
        <w:t xml:space="preserve">Great. Thank you so much for your inputs. They are </w:t>
      </w:r>
      <w:proofErr w:type="gramStart"/>
      <w:r w:rsidRPr="00CC0718">
        <w:rPr>
          <w:sz w:val="20"/>
          <w:szCs w:val="20"/>
          <w:lang w:val="en-GB"/>
        </w:rPr>
        <w:t>really good</w:t>
      </w:r>
      <w:proofErr w:type="gramEnd"/>
      <w:r w:rsidRPr="00CC0718">
        <w:rPr>
          <w:sz w:val="20"/>
          <w:szCs w:val="20"/>
          <w:lang w:val="en-GB"/>
        </w:rPr>
        <w:t xml:space="preserve"> inputs. And so how do you receive information about other student clubs and on-campus events right now? How do you decide to join a club or even sign up for an activity? Like what is your main channel?</w:t>
      </w:r>
    </w:p>
    <w:p w:rsidRPr="00CC0718" w:rsidR="63174715" w:rsidP="6C789C08" w:rsidRDefault="63174715" w14:paraId="74CF87AF" w14:textId="38E8002A">
      <w:r w:rsidRPr="00CC0718">
        <w:rPr>
          <w:sz w:val="20"/>
          <w:szCs w:val="20"/>
          <w:lang w:val="en-GB"/>
        </w:rPr>
        <w:t xml:space="preserve"> </w:t>
      </w:r>
    </w:p>
    <w:p w:rsidRPr="00CC0718" w:rsidR="63174715" w:rsidP="6C789C08" w:rsidRDefault="63174715" w14:paraId="0A4A418B" w14:textId="5919C968">
      <w:r w:rsidRPr="00CC0718">
        <w:rPr>
          <w:sz w:val="20"/>
          <w:szCs w:val="20"/>
          <w:lang w:val="en-GB"/>
        </w:rPr>
        <w:t xml:space="preserve">29:47 - P1 </w:t>
      </w:r>
    </w:p>
    <w:p w:rsidRPr="00CC0718" w:rsidR="63174715" w:rsidP="6C789C08" w:rsidRDefault="63174715" w14:paraId="16D49764" w14:textId="45982679">
      <w:r w:rsidRPr="00CC0718">
        <w:rPr>
          <w:sz w:val="20"/>
          <w:szCs w:val="20"/>
          <w:lang w:val="en-GB"/>
        </w:rPr>
        <w:t xml:space="preserve">So, there are on the WPI website if you go and where all the clubs, whoever is conducting the events, they kind of post out, they set their events calendar out. Based on that, we try to see the special events that are going to be happening. For example, we just had Wellness Day. So, it was a big </w:t>
      </w:r>
      <w:r w:rsidRPr="00CC0718" w:rsidR="579E0B11">
        <w:rPr>
          <w:sz w:val="20"/>
          <w:szCs w:val="20"/>
          <w:lang w:val="en-GB"/>
        </w:rPr>
        <w:t>graduate</w:t>
      </w:r>
      <w:r w:rsidRPr="00CC0718">
        <w:rPr>
          <w:sz w:val="20"/>
          <w:szCs w:val="20"/>
          <w:lang w:val="en-GB"/>
        </w:rPr>
        <w:t xml:space="preserve"> event. I mean, it was celebrated across all the clubs and WPI to be a part of that event. So, we were planning some events initially, but the kind of events that we planned out, those were already being conducted by one of the other clubs. So that is why we kind of put a hold to it. I mean, it would have been contradicting that way. So, the main communication channels are through emails and through the event calendars that we have on the WPI website.</w:t>
      </w:r>
    </w:p>
    <w:p w:rsidRPr="00CC0718" w:rsidR="00ED2087" w:rsidP="6C789C08" w:rsidRDefault="00ED2087" w14:paraId="706BC28C" w14:textId="77777777"/>
    <w:p w:rsidRPr="00CC0718" w:rsidR="63174715" w:rsidP="6C789C08" w:rsidRDefault="63174715" w14:paraId="40A272F1" w14:textId="558BD4B3">
      <w:r w:rsidRPr="00CC0718">
        <w:rPr>
          <w:sz w:val="20"/>
          <w:szCs w:val="20"/>
          <w:lang w:val="en-GB"/>
        </w:rPr>
        <w:t xml:space="preserve">31:04 - I1 </w:t>
      </w:r>
    </w:p>
    <w:p w:rsidRPr="00CC0718" w:rsidR="63174715" w:rsidP="6C789C08" w:rsidRDefault="63174715" w14:paraId="11690652" w14:textId="47B37E9D">
      <w:r w:rsidRPr="00CC0718">
        <w:rPr>
          <w:sz w:val="20"/>
          <w:szCs w:val="20"/>
          <w:lang w:val="en-GB"/>
        </w:rPr>
        <w:t>Okay. And what about you personally? How do you get to know about the events? Is more about going through my WPI or like not for the club, but for yourself?</w:t>
      </w:r>
    </w:p>
    <w:p w:rsidRPr="00CC0718" w:rsidR="63174715" w:rsidP="6C789C08" w:rsidRDefault="63174715" w14:paraId="474B05F9" w14:textId="6FCEEAD3">
      <w:r w:rsidRPr="00CC0718">
        <w:rPr>
          <w:sz w:val="20"/>
          <w:szCs w:val="20"/>
          <w:lang w:val="en-GB"/>
        </w:rPr>
        <w:t xml:space="preserve"> </w:t>
      </w:r>
    </w:p>
    <w:p w:rsidRPr="00CC0718" w:rsidR="63174715" w:rsidP="6C789C08" w:rsidRDefault="63174715" w14:paraId="7480EE18" w14:textId="7AF0AB10">
      <w:r w:rsidRPr="00CC0718">
        <w:rPr>
          <w:sz w:val="20"/>
          <w:szCs w:val="20"/>
          <w:lang w:val="en-GB"/>
        </w:rPr>
        <w:t xml:space="preserve">31:20 - P1 </w:t>
      </w:r>
    </w:p>
    <w:p w:rsidRPr="00CC0718" w:rsidR="63174715" w:rsidP="6C789C08" w:rsidRDefault="63174715" w14:paraId="27379DD2" w14:textId="3CD12459">
      <w:r w:rsidRPr="00CC0718">
        <w:rPr>
          <w:sz w:val="20"/>
          <w:szCs w:val="20"/>
          <w:lang w:val="en-GB"/>
        </w:rPr>
        <w:t xml:space="preserve">Yeah, it is mostly the </w:t>
      </w:r>
      <w:proofErr w:type="spellStart"/>
      <w:r w:rsidRPr="00CC0718">
        <w:rPr>
          <w:sz w:val="20"/>
          <w:szCs w:val="20"/>
          <w:lang w:val="en-GB"/>
        </w:rPr>
        <w:t>MyWPI</w:t>
      </w:r>
      <w:proofErr w:type="spellEnd"/>
      <w:r w:rsidRPr="00CC0718">
        <w:rPr>
          <w:sz w:val="20"/>
          <w:szCs w:val="20"/>
          <w:lang w:val="en-GB"/>
        </w:rPr>
        <w:t>. I have joined some of the clubs as a member in my interest domain. So, let's say I like to play sports, so I joined a sports club. I like to go out, so I've joined an outing club. So, these are the kind of clubs that I'm a part of and I go to my WPI. I can see the events that these clubs are going to be conducting.</w:t>
      </w:r>
    </w:p>
    <w:p w:rsidRPr="00CC0718" w:rsidR="63174715" w:rsidP="6C789C08" w:rsidRDefault="63174715" w14:paraId="7AC9C68F" w14:textId="1AAF59C8">
      <w:r w:rsidRPr="00CC0718">
        <w:rPr>
          <w:sz w:val="20"/>
          <w:szCs w:val="20"/>
          <w:lang w:val="en-GB"/>
        </w:rPr>
        <w:t xml:space="preserve"> </w:t>
      </w:r>
    </w:p>
    <w:p w:rsidRPr="00CC0718" w:rsidR="63174715" w:rsidP="6C789C08" w:rsidRDefault="63174715" w14:paraId="4A2B6D6A" w14:textId="295243B8">
      <w:r w:rsidRPr="00CC0718">
        <w:rPr>
          <w:sz w:val="20"/>
          <w:szCs w:val="20"/>
          <w:lang w:val="en-GB"/>
        </w:rPr>
        <w:t xml:space="preserve">32:00 - P1 </w:t>
      </w:r>
    </w:p>
    <w:p w:rsidRPr="00CC0718" w:rsidR="63174715" w:rsidP="6C789C08" w:rsidRDefault="63174715" w14:paraId="6CA51D3C" w14:textId="6167FA04">
      <w:r w:rsidRPr="00CC0718">
        <w:rPr>
          <w:sz w:val="20"/>
          <w:szCs w:val="20"/>
          <w:lang w:val="en-GB"/>
        </w:rPr>
        <w:t>Based on my availability during the week or during the time of the event, I try to make myself available for those events. Okay. So, I also get informed about these events through the emails that we receive. So, I think email or emails are the most important aspect of these campaigns, I guess. I mean, that's how I get to know them the most.</w:t>
      </w:r>
    </w:p>
    <w:p w:rsidRPr="00CC0718" w:rsidR="63174715" w:rsidP="6C789C08" w:rsidRDefault="63174715" w14:paraId="777FDCA7" w14:textId="09DEBFEC">
      <w:r w:rsidRPr="00CC0718">
        <w:rPr>
          <w:sz w:val="20"/>
          <w:szCs w:val="20"/>
          <w:lang w:val="en-GB"/>
        </w:rPr>
        <w:t xml:space="preserve"> </w:t>
      </w:r>
    </w:p>
    <w:p w:rsidRPr="00CC0718" w:rsidR="63174715" w:rsidP="6C789C08" w:rsidRDefault="63174715" w14:paraId="03AED9F1" w14:textId="5A8B41E0">
      <w:r w:rsidRPr="00CC0718">
        <w:rPr>
          <w:sz w:val="20"/>
          <w:szCs w:val="20"/>
          <w:lang w:val="en-GB"/>
        </w:rPr>
        <w:t xml:space="preserve">32:33 - I1 </w:t>
      </w:r>
    </w:p>
    <w:p w:rsidRPr="00CC0718" w:rsidR="63174715" w:rsidP="6C789C08" w:rsidRDefault="63174715" w14:paraId="6EC07CE4" w14:textId="23570936">
      <w:r w:rsidRPr="00CC0718">
        <w:rPr>
          <w:sz w:val="20"/>
          <w:szCs w:val="20"/>
          <w:lang w:val="en-GB"/>
        </w:rPr>
        <w:t>All right. And do you follow them on social media, like the sports clubs or?</w:t>
      </w:r>
    </w:p>
    <w:p w:rsidRPr="00CC0718" w:rsidR="63174715" w:rsidP="6C789C08" w:rsidRDefault="63174715" w14:paraId="7D7E2C82" w14:textId="5BAF2306">
      <w:r w:rsidRPr="00CC0718">
        <w:rPr>
          <w:sz w:val="20"/>
          <w:szCs w:val="20"/>
          <w:lang w:val="en-GB"/>
        </w:rPr>
        <w:lastRenderedPageBreak/>
        <w:t xml:space="preserve"> </w:t>
      </w:r>
    </w:p>
    <w:p w:rsidRPr="00CC0718" w:rsidR="63174715" w:rsidP="6C789C08" w:rsidRDefault="63174715" w14:paraId="0AEE44C9" w14:textId="32EF41BD">
      <w:r w:rsidRPr="00CC0718">
        <w:rPr>
          <w:sz w:val="20"/>
          <w:szCs w:val="20"/>
          <w:lang w:val="en-GB"/>
        </w:rPr>
        <w:t xml:space="preserve">32:40 - P1 </w:t>
      </w:r>
    </w:p>
    <w:p w:rsidRPr="00CC0718" w:rsidR="63174715" w:rsidP="6C789C08" w:rsidRDefault="63174715" w14:paraId="74A55691" w14:textId="14F3B27B">
      <w:r w:rsidRPr="00CC0718">
        <w:rPr>
          <w:sz w:val="20"/>
          <w:szCs w:val="20"/>
          <w:lang w:val="en-GB"/>
        </w:rPr>
        <w:t>I do. So, I follow them. I think for social media, I would say it's just Instagram that I follow them on.</w:t>
      </w:r>
    </w:p>
    <w:p w:rsidRPr="00CC0718" w:rsidR="63174715" w:rsidP="6C789C08" w:rsidRDefault="63174715" w14:paraId="38C25E90" w14:textId="21ABA03E">
      <w:r w:rsidRPr="00CC0718">
        <w:rPr>
          <w:sz w:val="20"/>
          <w:szCs w:val="20"/>
          <w:lang w:val="en-GB"/>
        </w:rPr>
        <w:t xml:space="preserve"> </w:t>
      </w:r>
    </w:p>
    <w:p w:rsidRPr="00CC0718" w:rsidR="63174715" w:rsidP="6C789C08" w:rsidRDefault="63174715" w14:paraId="251FCC32" w14:textId="70F796A8">
      <w:r w:rsidRPr="00CC0718">
        <w:rPr>
          <w:sz w:val="20"/>
          <w:szCs w:val="20"/>
          <w:lang w:val="en-GB"/>
        </w:rPr>
        <w:t>32:56 - P1</w:t>
      </w:r>
    </w:p>
    <w:p w:rsidRPr="00CC0718" w:rsidR="63174715" w:rsidP="6C789C08" w:rsidRDefault="63174715" w14:paraId="4555AB7E" w14:textId="52BB1E74">
      <w:r w:rsidRPr="00CC0718">
        <w:rPr>
          <w:sz w:val="20"/>
          <w:szCs w:val="20"/>
          <w:lang w:val="en-GB"/>
        </w:rPr>
        <w:t>And yeah, there are slack communities for some of these clubs as well.</w:t>
      </w:r>
    </w:p>
    <w:p w:rsidRPr="00CC0718" w:rsidR="63174715" w:rsidP="6C789C08" w:rsidRDefault="63174715" w14:paraId="415200D8" w14:textId="514939E1">
      <w:r w:rsidRPr="00CC0718">
        <w:rPr>
          <w:sz w:val="20"/>
          <w:szCs w:val="20"/>
          <w:lang w:val="en-GB"/>
        </w:rPr>
        <w:t xml:space="preserve"> </w:t>
      </w:r>
    </w:p>
    <w:p w:rsidRPr="00CC0718" w:rsidR="63174715" w:rsidP="6C789C08" w:rsidRDefault="63174715" w14:paraId="74B94527" w14:textId="563A5AD3">
      <w:r w:rsidRPr="00CC0718">
        <w:rPr>
          <w:sz w:val="20"/>
          <w:szCs w:val="20"/>
          <w:lang w:val="en-GB"/>
        </w:rPr>
        <w:t>32:57 - I1</w:t>
      </w:r>
    </w:p>
    <w:p w:rsidRPr="00CC0718" w:rsidR="63174715" w:rsidP="6C789C08" w:rsidRDefault="63174715" w14:paraId="09AF1B85" w14:textId="73F8CDEF">
      <w:r w:rsidRPr="00CC0718">
        <w:rPr>
          <w:sz w:val="20"/>
          <w:szCs w:val="20"/>
          <w:lang w:val="en-GB"/>
        </w:rPr>
        <w:t>Oh, okay</w:t>
      </w:r>
    </w:p>
    <w:p w:rsidRPr="00CC0718" w:rsidR="63174715" w:rsidP="6C789C08" w:rsidRDefault="63174715" w14:paraId="3EFEFFA7" w14:textId="48A9BE1A">
      <w:r w:rsidRPr="00CC0718">
        <w:rPr>
          <w:sz w:val="20"/>
          <w:szCs w:val="20"/>
          <w:lang w:val="en-GB"/>
        </w:rPr>
        <w:t xml:space="preserve"> </w:t>
      </w:r>
    </w:p>
    <w:p w:rsidRPr="00CC0718" w:rsidR="63174715" w:rsidP="6C789C08" w:rsidRDefault="63174715" w14:paraId="17929606" w14:textId="4EF27B35">
      <w:r w:rsidRPr="00CC0718">
        <w:rPr>
          <w:sz w:val="20"/>
          <w:szCs w:val="20"/>
          <w:lang w:val="en-GB"/>
        </w:rPr>
        <w:t>32:57 - P1</w:t>
      </w:r>
    </w:p>
    <w:p w:rsidRPr="00CC0718" w:rsidR="63174715" w:rsidP="6C789C08" w:rsidRDefault="63174715" w14:paraId="2600D8B0" w14:textId="01BA5DF4">
      <w:r w:rsidRPr="00CC0718">
        <w:rPr>
          <w:sz w:val="20"/>
          <w:szCs w:val="20"/>
          <w:lang w:val="en-GB"/>
        </w:rPr>
        <w:t>I'm a member of those community.</w:t>
      </w:r>
    </w:p>
    <w:p w:rsidRPr="00CC0718" w:rsidR="63174715" w:rsidP="6C789C08" w:rsidRDefault="63174715" w14:paraId="15033D68" w14:textId="32BC7F32">
      <w:r w:rsidRPr="00CC0718">
        <w:rPr>
          <w:sz w:val="20"/>
          <w:szCs w:val="20"/>
          <w:lang w:val="en-GB"/>
        </w:rPr>
        <w:t xml:space="preserve"> </w:t>
      </w:r>
    </w:p>
    <w:p w:rsidRPr="00CC0718" w:rsidR="63174715" w:rsidP="6C789C08" w:rsidRDefault="63174715" w14:paraId="71D502BA" w14:textId="42918F44">
      <w:r w:rsidRPr="00CC0718">
        <w:rPr>
          <w:sz w:val="20"/>
          <w:szCs w:val="20"/>
          <w:lang w:val="en-GB"/>
        </w:rPr>
        <w:t xml:space="preserve">33:05 - I1 </w:t>
      </w:r>
    </w:p>
    <w:p w:rsidRPr="00CC0718" w:rsidR="63174715" w:rsidP="6C789C08" w:rsidRDefault="63174715" w14:paraId="21490DD3" w14:textId="7980CCD8">
      <w:r w:rsidRPr="00CC0718">
        <w:rPr>
          <w:sz w:val="20"/>
          <w:szCs w:val="20"/>
          <w:lang w:val="en-GB"/>
        </w:rPr>
        <w:t xml:space="preserve">And within your team at the club, how do you communicate? You have a Slack channel or just email? </w:t>
      </w:r>
    </w:p>
    <w:p w:rsidRPr="00CC0718" w:rsidR="771DF2FE" w:rsidP="771DF2FE" w:rsidRDefault="771DF2FE" w14:paraId="642EDC64" w14:textId="11F51083">
      <w:pPr>
        <w:rPr>
          <w:sz w:val="20"/>
          <w:szCs w:val="20"/>
          <w:lang w:val="en-GB"/>
        </w:rPr>
      </w:pPr>
    </w:p>
    <w:p w:rsidRPr="00CC0718" w:rsidR="63174715" w:rsidP="6C789C08" w:rsidRDefault="63174715" w14:paraId="08FF152F" w14:textId="0261AC72">
      <w:r w:rsidRPr="00CC0718">
        <w:rPr>
          <w:sz w:val="20"/>
          <w:szCs w:val="20"/>
          <w:lang w:val="en-GB"/>
        </w:rPr>
        <w:t xml:space="preserve">33:16 - P1 </w:t>
      </w:r>
    </w:p>
    <w:p w:rsidRPr="00CC0718" w:rsidR="63174715" w:rsidP="6C789C08" w:rsidRDefault="63174715" w14:paraId="72A8C931" w14:textId="71FEDE94">
      <w:r w:rsidRPr="00CC0718">
        <w:rPr>
          <w:sz w:val="20"/>
          <w:szCs w:val="20"/>
          <w:lang w:val="en-GB"/>
        </w:rPr>
        <w:t>There is a Teams channel. We have all the members of the group. We use Teams to conduct our meetings. Then we use When2Meet to schedule our meeting times. We also communicate on voice. WhatsApp and emails. I mean, these four are our primary communication channels.</w:t>
      </w:r>
    </w:p>
    <w:p w:rsidRPr="00CC0718" w:rsidR="63174715" w:rsidP="6C789C08" w:rsidRDefault="63174715" w14:paraId="12D1B968" w14:textId="5384CBB7">
      <w:r w:rsidRPr="00CC0718">
        <w:rPr>
          <w:sz w:val="20"/>
          <w:szCs w:val="20"/>
          <w:lang w:val="en-GB"/>
        </w:rPr>
        <w:t xml:space="preserve">33:48 - I1 </w:t>
      </w:r>
    </w:p>
    <w:p w:rsidRPr="00CC0718" w:rsidR="63174715" w:rsidP="6C789C08" w:rsidRDefault="63174715" w14:paraId="28491F51" w14:textId="315FA1CB">
      <w:pPr>
        <w:rPr>
          <w:sz w:val="20"/>
          <w:szCs w:val="20"/>
          <w:lang w:val="en-GB"/>
        </w:rPr>
      </w:pPr>
      <w:r w:rsidRPr="00CC0718">
        <w:rPr>
          <w:sz w:val="20"/>
          <w:szCs w:val="20"/>
          <w:lang w:val="en-GB"/>
        </w:rPr>
        <w:t xml:space="preserve">All right. So, you have as well </w:t>
      </w:r>
      <w:r w:rsidRPr="00CC0718" w:rsidR="00177CB9">
        <w:rPr>
          <w:sz w:val="20"/>
          <w:szCs w:val="20"/>
          <w:lang w:val="en-GB"/>
        </w:rPr>
        <w:t>as</w:t>
      </w:r>
      <w:r w:rsidRPr="00CC0718">
        <w:rPr>
          <w:sz w:val="20"/>
          <w:szCs w:val="20"/>
          <w:lang w:val="en-GB"/>
        </w:rPr>
        <w:t xml:space="preserve"> </w:t>
      </w:r>
      <w:r w:rsidRPr="00CC0718" w:rsidR="00177CB9">
        <w:rPr>
          <w:sz w:val="20"/>
          <w:szCs w:val="20"/>
          <w:lang w:val="en-GB"/>
        </w:rPr>
        <w:t xml:space="preserve">a </w:t>
      </w:r>
      <w:r w:rsidRPr="00CC0718">
        <w:rPr>
          <w:sz w:val="20"/>
          <w:szCs w:val="20"/>
          <w:lang w:val="en-GB"/>
        </w:rPr>
        <w:t>WhatsApp group.</w:t>
      </w:r>
    </w:p>
    <w:p w:rsidRPr="00CC0718" w:rsidR="63174715" w:rsidP="4F814FF9" w:rsidRDefault="63174715" w14:paraId="169E91B5" w14:textId="2065F6B0"/>
    <w:p w:rsidRPr="00CC0718" w:rsidR="63174715" w:rsidP="6C789C08" w:rsidRDefault="63174715" w14:paraId="3102C2D2" w14:textId="6D0D13F4">
      <w:r w:rsidRPr="00CC0718">
        <w:rPr>
          <w:sz w:val="20"/>
          <w:szCs w:val="20"/>
          <w:lang w:val="en-GB"/>
        </w:rPr>
        <w:t xml:space="preserve">33:52 - P1 </w:t>
      </w:r>
    </w:p>
    <w:p w:rsidRPr="00CC0718" w:rsidR="63174715" w:rsidP="6C789C08" w:rsidRDefault="63174715" w14:paraId="7A788CDE" w14:textId="0D934DEB">
      <w:r w:rsidRPr="00CC0718">
        <w:rPr>
          <w:sz w:val="20"/>
          <w:szCs w:val="20"/>
          <w:lang w:val="en-GB"/>
        </w:rPr>
        <w:t>We have WhatsApp group.</w:t>
      </w:r>
    </w:p>
    <w:p w:rsidRPr="00CC0718" w:rsidR="63174715" w:rsidP="6C789C08" w:rsidRDefault="63174715" w14:paraId="7FC773C2" w14:textId="6672B470">
      <w:r w:rsidRPr="00CC0718">
        <w:rPr>
          <w:sz w:val="20"/>
          <w:szCs w:val="20"/>
          <w:lang w:val="en-GB"/>
        </w:rPr>
        <w:t xml:space="preserve"> </w:t>
      </w:r>
    </w:p>
    <w:p w:rsidRPr="00CC0718" w:rsidR="63174715" w:rsidP="6C789C08" w:rsidRDefault="63174715" w14:paraId="0B84378D" w14:textId="26C8CA12">
      <w:r w:rsidRPr="00CC0718">
        <w:rPr>
          <w:sz w:val="20"/>
          <w:szCs w:val="20"/>
          <w:lang w:val="en-GB"/>
        </w:rPr>
        <w:t xml:space="preserve">33:53 – I1 </w:t>
      </w:r>
    </w:p>
    <w:p w:rsidRPr="00CC0718" w:rsidR="63174715" w:rsidP="6C789C08" w:rsidRDefault="63174715" w14:paraId="5571A07F" w14:textId="63CECF9A">
      <w:pPr>
        <w:rPr>
          <w:sz w:val="20"/>
          <w:szCs w:val="20"/>
          <w:lang w:val="en-GB"/>
        </w:rPr>
      </w:pPr>
      <w:r w:rsidRPr="00CC0718">
        <w:rPr>
          <w:sz w:val="20"/>
          <w:szCs w:val="20"/>
          <w:lang w:val="en-GB"/>
        </w:rPr>
        <w:t>Yeah. Great</w:t>
      </w:r>
    </w:p>
    <w:p w:rsidRPr="00CC0718" w:rsidR="00177CB9" w:rsidP="6C789C08" w:rsidRDefault="00177CB9" w14:paraId="6322C521" w14:textId="77777777"/>
    <w:p w:rsidRPr="00CC0718" w:rsidR="63174715" w:rsidP="6C789C08" w:rsidRDefault="63174715" w14:paraId="4A5D5488" w14:textId="6908FF1D">
      <w:r w:rsidRPr="00CC0718">
        <w:rPr>
          <w:sz w:val="20"/>
          <w:szCs w:val="20"/>
          <w:lang w:val="en-GB"/>
        </w:rPr>
        <w:t xml:space="preserve">33:56 - P1 </w:t>
      </w:r>
    </w:p>
    <w:p w:rsidRPr="00CC0718" w:rsidR="63174715" w:rsidP="6C789C08" w:rsidRDefault="63174715" w14:paraId="706FAAB0" w14:textId="2875295A">
      <w:r w:rsidRPr="00CC0718">
        <w:rPr>
          <w:sz w:val="20"/>
          <w:szCs w:val="20"/>
          <w:lang w:val="en-GB"/>
        </w:rPr>
        <w:t xml:space="preserve">So, the only challenge was one of the members in the club, she could not activate WhatsApp on her phone because her phone was from a different region where they did not allow </w:t>
      </w:r>
      <w:r w:rsidRPr="00CC0718" w:rsidR="4BFEE5B1">
        <w:rPr>
          <w:sz w:val="20"/>
          <w:szCs w:val="20"/>
          <w:lang w:val="en-GB"/>
        </w:rPr>
        <w:t>WhatsApp</w:t>
      </w:r>
      <w:r w:rsidRPr="00CC0718">
        <w:rPr>
          <w:sz w:val="20"/>
          <w:szCs w:val="20"/>
          <w:lang w:val="en-GB"/>
        </w:rPr>
        <w:t xml:space="preserve">. So now she </w:t>
      </w:r>
      <w:proofErr w:type="gramStart"/>
      <w:r w:rsidRPr="00CC0718">
        <w:rPr>
          <w:sz w:val="20"/>
          <w:szCs w:val="20"/>
          <w:lang w:val="en-GB"/>
        </w:rPr>
        <w:t>has to</w:t>
      </w:r>
      <w:proofErr w:type="gramEnd"/>
      <w:r w:rsidRPr="00CC0718">
        <w:rPr>
          <w:sz w:val="20"/>
          <w:szCs w:val="20"/>
          <w:lang w:val="en-GB"/>
        </w:rPr>
        <w:t xml:space="preserve"> change her region which she was reluctant to do, so she's not a part of the WhatsApp group.</w:t>
      </w:r>
    </w:p>
    <w:p w:rsidRPr="00CC0718" w:rsidR="63174715" w:rsidP="6C789C08" w:rsidRDefault="63174715" w14:paraId="46A1514C" w14:textId="23351552">
      <w:r w:rsidRPr="00CC0718">
        <w:rPr>
          <w:sz w:val="20"/>
          <w:szCs w:val="20"/>
          <w:lang w:val="en-GB"/>
        </w:rPr>
        <w:t xml:space="preserve"> </w:t>
      </w:r>
    </w:p>
    <w:p w:rsidRPr="00CC0718" w:rsidR="63174715" w:rsidP="6C789C08" w:rsidRDefault="63174715" w14:paraId="56B86A9F" w14:textId="38D9FCEA">
      <w:r w:rsidRPr="00CC0718">
        <w:rPr>
          <w:sz w:val="20"/>
          <w:szCs w:val="20"/>
          <w:lang w:val="en-GB"/>
        </w:rPr>
        <w:t xml:space="preserve">34:16 - I1 </w:t>
      </w:r>
    </w:p>
    <w:p w:rsidRPr="00CC0718" w:rsidR="63174715" w:rsidP="6C789C08" w:rsidRDefault="63174715" w14:paraId="3C916D2B" w14:textId="36C6E2A8">
      <w:r w:rsidRPr="00CC0718">
        <w:rPr>
          <w:sz w:val="20"/>
          <w:szCs w:val="20"/>
          <w:lang w:val="en-GB"/>
        </w:rPr>
        <w:t xml:space="preserve">In that way oh I get you so that's why now you use more the team's channel. Okay that makes sense. Well, thank you so much, P1, for your time, your insights were </w:t>
      </w:r>
      <w:proofErr w:type="gramStart"/>
      <w:r w:rsidRPr="00CC0718">
        <w:rPr>
          <w:sz w:val="20"/>
          <w:szCs w:val="20"/>
          <w:lang w:val="en-GB"/>
        </w:rPr>
        <w:t>really insightful</w:t>
      </w:r>
      <w:proofErr w:type="gramEnd"/>
      <w:r w:rsidRPr="00CC0718">
        <w:rPr>
          <w:sz w:val="20"/>
          <w:szCs w:val="20"/>
          <w:lang w:val="en-GB"/>
        </w:rPr>
        <w:t>. And I don't know if you have additional information you would like to share, any questions or comments?</w:t>
      </w:r>
    </w:p>
    <w:p w:rsidRPr="00CC0718" w:rsidR="63174715" w:rsidP="6C789C08" w:rsidRDefault="63174715" w14:paraId="0C14E975" w14:textId="4A4D1047">
      <w:r w:rsidRPr="00CC0718">
        <w:rPr>
          <w:sz w:val="20"/>
          <w:szCs w:val="20"/>
          <w:lang w:val="en-GB"/>
        </w:rPr>
        <w:t xml:space="preserve"> </w:t>
      </w:r>
    </w:p>
    <w:p w:rsidRPr="00CC0718" w:rsidR="63174715" w:rsidP="6C789C08" w:rsidRDefault="63174715" w14:paraId="70174115" w14:textId="7298C7DF">
      <w:r w:rsidRPr="00CC0718">
        <w:rPr>
          <w:sz w:val="20"/>
          <w:szCs w:val="20"/>
          <w:lang w:val="en-GB"/>
        </w:rPr>
        <w:t xml:space="preserve">34:51 - P1 </w:t>
      </w:r>
    </w:p>
    <w:p w:rsidRPr="00CC0718" w:rsidR="63174715" w:rsidP="6C789C08" w:rsidRDefault="63174715" w14:paraId="6A04D197" w14:textId="093FE88A">
      <w:r w:rsidRPr="00CC0718">
        <w:rPr>
          <w:sz w:val="20"/>
          <w:szCs w:val="20"/>
          <w:lang w:val="en-GB"/>
        </w:rPr>
        <w:t>No, I think we're pretty good. Thank you for taking this interview. It was interesting.</w:t>
      </w:r>
    </w:p>
    <w:p w:rsidRPr="00CC0718" w:rsidR="63174715" w:rsidP="6C789C08" w:rsidRDefault="63174715" w14:paraId="6F656452" w14:textId="0E03DAA2">
      <w:r w:rsidRPr="00CC0718">
        <w:rPr>
          <w:sz w:val="20"/>
          <w:szCs w:val="20"/>
          <w:lang w:val="en-GB"/>
        </w:rPr>
        <w:t xml:space="preserve"> </w:t>
      </w:r>
    </w:p>
    <w:p w:rsidRPr="00CC0718" w:rsidR="63174715" w:rsidP="6C789C08" w:rsidRDefault="63174715" w14:paraId="1E68EA30" w14:textId="47C771E9">
      <w:r w:rsidRPr="00CC0718">
        <w:rPr>
          <w:sz w:val="20"/>
          <w:szCs w:val="20"/>
          <w:lang w:val="en-GB"/>
        </w:rPr>
        <w:t xml:space="preserve">34:58 - I1 </w:t>
      </w:r>
    </w:p>
    <w:p w:rsidRPr="00CC0718" w:rsidR="63174715" w:rsidP="6C789C08" w:rsidRDefault="63174715" w14:paraId="65CA1FCB" w14:textId="48C6C29D">
      <w:r w:rsidRPr="00CC0718">
        <w:rPr>
          <w:sz w:val="20"/>
          <w:szCs w:val="20"/>
          <w:lang w:val="en-GB"/>
        </w:rPr>
        <w:t>Thank you so much.</w:t>
      </w:r>
    </w:p>
    <w:p w:rsidRPr="00CC0718" w:rsidR="63174715" w:rsidP="6C789C08" w:rsidRDefault="63174715" w14:paraId="04E387E4" w14:textId="7E5F9BE8">
      <w:r w:rsidRPr="00CC0718">
        <w:rPr>
          <w:sz w:val="20"/>
          <w:szCs w:val="20"/>
          <w:lang w:val="en-GB"/>
        </w:rPr>
        <w:t xml:space="preserve"> </w:t>
      </w:r>
    </w:p>
    <w:p w:rsidRPr="00CC0718" w:rsidR="63174715" w:rsidP="6C789C08" w:rsidRDefault="63174715" w14:paraId="000869DD" w14:textId="17FCEF92">
      <w:r w:rsidRPr="00CC0718">
        <w:rPr>
          <w:sz w:val="20"/>
          <w:szCs w:val="20"/>
          <w:lang w:val="en-GB"/>
        </w:rPr>
        <w:t xml:space="preserve">35:03 - P1 </w:t>
      </w:r>
    </w:p>
    <w:p w:rsidRPr="00CC0718" w:rsidR="63174715" w:rsidP="6C789C08" w:rsidRDefault="63174715" w14:paraId="04A510FB" w14:textId="350720A0">
      <w:r w:rsidRPr="00CC0718">
        <w:rPr>
          <w:sz w:val="20"/>
          <w:szCs w:val="20"/>
          <w:lang w:val="en-GB"/>
        </w:rPr>
        <w:lastRenderedPageBreak/>
        <w:t>I see my team's role in a better way, like how can marketing really help. Yeah, it was thought provoking in that way to how can marketing really be an additive advantage in the team, so thank you for taking this.</w:t>
      </w:r>
    </w:p>
    <w:p w:rsidRPr="00CC0718" w:rsidR="63174715" w:rsidP="6C789C08" w:rsidRDefault="63174715" w14:paraId="68B44B13" w14:textId="1DBD701C">
      <w:r w:rsidRPr="00CC0718">
        <w:rPr>
          <w:i/>
          <w:iCs/>
          <w:sz w:val="20"/>
          <w:szCs w:val="20"/>
          <w:lang w:val="en-GB"/>
        </w:rPr>
        <w:t xml:space="preserve"> </w:t>
      </w:r>
    </w:p>
    <w:p w:rsidRPr="00CC0718" w:rsidR="63174715" w:rsidP="771DF2FE" w:rsidRDefault="63174715" w14:paraId="2C031298" w14:textId="0CC736A7">
      <w:pPr>
        <w:rPr>
          <w:sz w:val="20"/>
          <w:szCs w:val="20"/>
          <w:lang w:val="en-GB"/>
        </w:rPr>
      </w:pPr>
      <w:r w:rsidRPr="00CC0718">
        <w:rPr>
          <w:sz w:val="20"/>
          <w:szCs w:val="20"/>
          <w:lang w:val="en-GB"/>
        </w:rPr>
        <w:t>END OF TRANSCRIPT</w:t>
      </w:r>
    </w:p>
    <w:p w:rsidRPr="00CC0718" w:rsidR="6C789C08" w:rsidP="771DF2FE" w:rsidRDefault="6C789C08" w14:paraId="4D371369" w14:textId="18853459">
      <w:pPr>
        <w:rPr>
          <w:sz w:val="20"/>
          <w:szCs w:val="20"/>
          <w:lang w:val="en-GB"/>
        </w:rPr>
      </w:pPr>
    </w:p>
    <w:p w:rsidRPr="00CC0718" w:rsidR="6C789C08" w:rsidP="771DF2FE" w:rsidRDefault="6C789C08" w14:paraId="113C83F9" w14:textId="47D3EAAD">
      <w:pPr>
        <w:rPr>
          <w:sz w:val="20"/>
          <w:szCs w:val="20"/>
          <w:lang w:val="en-GB"/>
        </w:rPr>
      </w:pPr>
    </w:p>
    <w:p w:rsidRPr="00CC0718" w:rsidR="6C789C08" w:rsidP="771DF2FE" w:rsidRDefault="6C789C08" w14:paraId="501726CC" w14:textId="138DB8F7">
      <w:pPr>
        <w:rPr>
          <w:sz w:val="20"/>
          <w:szCs w:val="20"/>
          <w:lang w:val="en-GB"/>
        </w:rPr>
      </w:pPr>
    </w:p>
    <w:p w:rsidRPr="00CC0718" w:rsidR="6C789C08" w:rsidP="771DF2FE" w:rsidRDefault="6C789C08" w14:paraId="13E53876" w14:textId="7B5E1F3F">
      <w:pPr>
        <w:rPr>
          <w:sz w:val="20"/>
          <w:szCs w:val="20"/>
          <w:lang w:val="en-GB"/>
        </w:rPr>
      </w:pPr>
    </w:p>
    <w:p w:rsidRPr="00CC0718" w:rsidR="6C789C08" w:rsidP="771DF2FE" w:rsidRDefault="6C789C08" w14:paraId="242A8FEE" w14:textId="62C19319">
      <w:pPr>
        <w:rPr>
          <w:sz w:val="20"/>
          <w:szCs w:val="20"/>
          <w:lang w:val="en-GB"/>
        </w:rPr>
      </w:pPr>
    </w:p>
    <w:p w:rsidRPr="00CC0718" w:rsidR="6C789C08" w:rsidP="771DF2FE" w:rsidRDefault="6C789C08" w14:paraId="7B0859D5" w14:textId="0EF7853D">
      <w:pPr>
        <w:rPr>
          <w:sz w:val="20"/>
          <w:szCs w:val="20"/>
          <w:lang w:val="en-GB"/>
        </w:rPr>
      </w:pPr>
    </w:p>
    <w:p w:rsidRPr="00CC0718" w:rsidR="6C789C08" w:rsidP="771DF2FE" w:rsidRDefault="6C789C08" w14:paraId="4738CB01" w14:textId="0436B196">
      <w:pPr>
        <w:rPr>
          <w:sz w:val="20"/>
          <w:szCs w:val="20"/>
          <w:lang w:val="en-GB"/>
        </w:rPr>
      </w:pPr>
    </w:p>
    <w:p w:rsidRPr="00CC0718" w:rsidR="6C789C08" w:rsidP="771DF2FE" w:rsidRDefault="6C789C08" w14:paraId="7BFD7299" w14:textId="277A6CAF">
      <w:pPr>
        <w:rPr>
          <w:sz w:val="20"/>
          <w:szCs w:val="20"/>
          <w:lang w:val="en-GB"/>
        </w:rPr>
      </w:pPr>
    </w:p>
    <w:p w:rsidRPr="00CC0718" w:rsidR="6C789C08" w:rsidP="771DF2FE" w:rsidRDefault="6C789C08" w14:paraId="37FBD9B9" w14:textId="6A2BD7B5">
      <w:pPr>
        <w:rPr>
          <w:sz w:val="20"/>
          <w:szCs w:val="20"/>
          <w:lang w:val="en-GB"/>
        </w:rPr>
      </w:pPr>
    </w:p>
    <w:p w:rsidRPr="00CC0718" w:rsidR="6C789C08" w:rsidP="771DF2FE" w:rsidRDefault="6C789C08" w14:paraId="7DF4290A" w14:textId="083CA640">
      <w:pPr>
        <w:rPr>
          <w:sz w:val="20"/>
          <w:szCs w:val="20"/>
          <w:lang w:val="en-GB"/>
        </w:rPr>
      </w:pPr>
    </w:p>
    <w:p w:rsidRPr="00CC0718" w:rsidR="771DF2FE" w:rsidP="771DF2FE" w:rsidRDefault="771DF2FE" w14:paraId="58E3DC95" w14:textId="689FF5ED">
      <w:pPr>
        <w:rPr>
          <w:b/>
          <w:bCs/>
          <w:lang w:val="en-US"/>
        </w:rPr>
      </w:pPr>
    </w:p>
    <w:p w:rsidRPr="00CC0718" w:rsidR="00177CB9" w:rsidP="771DF2FE" w:rsidRDefault="00177CB9" w14:paraId="1240BA28" w14:textId="77777777">
      <w:pPr>
        <w:rPr>
          <w:b/>
          <w:bCs/>
          <w:lang w:val="en-US"/>
        </w:rPr>
      </w:pPr>
    </w:p>
    <w:p w:rsidRPr="00CC0718" w:rsidR="00C71DC8" w:rsidP="5D3ECCAC" w:rsidRDefault="00C71DC8" w14:paraId="5C908C57" w14:textId="77777777">
      <w:pPr>
        <w:rPr>
          <w:b/>
          <w:bCs/>
          <w:lang w:val="en-US"/>
        </w:rPr>
      </w:pPr>
    </w:p>
    <w:p w:rsidRPr="00CC0718" w:rsidR="5D3ECCAC" w:rsidP="5D3ECCAC" w:rsidRDefault="5C260261" w14:paraId="7032B907" w14:textId="1C53F952">
      <w:pPr>
        <w:rPr>
          <w:b/>
          <w:bCs/>
          <w:lang w:val="en-US"/>
        </w:rPr>
      </w:pPr>
      <w:r w:rsidRPr="00CC0718">
        <w:rPr>
          <w:b/>
          <w:bCs/>
          <w:lang w:val="en-US"/>
        </w:rPr>
        <w:t>TRANSCRIPT [2]</w:t>
      </w:r>
    </w:p>
    <w:p w:rsidRPr="00CC0718" w:rsidR="377A3826" w:rsidP="1F446FB2" w:rsidRDefault="377A3826" w14:paraId="0EA865F0" w14:textId="57AF06A7">
      <w:pPr>
        <w:rPr>
          <w:sz w:val="20"/>
          <w:szCs w:val="20"/>
          <w:lang w:val="en-GB"/>
        </w:rPr>
      </w:pPr>
      <w:r w:rsidRPr="00CC0718">
        <w:rPr>
          <w:sz w:val="20"/>
          <w:szCs w:val="20"/>
          <w:lang w:val="en-GB"/>
        </w:rPr>
        <w:t>Interview Location: Zoom</w:t>
      </w:r>
    </w:p>
    <w:p w:rsidRPr="00CC0718" w:rsidR="377A3826" w:rsidP="1F446FB2" w:rsidRDefault="16A5B5D0" w14:paraId="6E86DE39" w14:textId="135C5BB1">
      <w:pPr>
        <w:rPr>
          <w:sz w:val="20"/>
          <w:szCs w:val="20"/>
          <w:lang w:val="en-GB"/>
        </w:rPr>
      </w:pPr>
      <w:r w:rsidRPr="00CC0718">
        <w:rPr>
          <w:sz w:val="20"/>
          <w:szCs w:val="20"/>
          <w:lang w:val="en-GB"/>
        </w:rPr>
        <w:t>Date and Time: 10/07/2024, 10:00:00 am</w:t>
      </w:r>
    </w:p>
    <w:p w:rsidRPr="00CC0718" w:rsidR="377A3826" w:rsidP="1F446FB2" w:rsidRDefault="377A3826" w14:paraId="5B23174A" w14:textId="4527BE7D">
      <w:pPr>
        <w:rPr>
          <w:sz w:val="20"/>
          <w:szCs w:val="20"/>
          <w:lang w:val="en-GB"/>
        </w:rPr>
      </w:pPr>
      <w:r w:rsidRPr="00CC0718">
        <w:rPr>
          <w:sz w:val="20"/>
          <w:szCs w:val="20"/>
          <w:lang w:val="en-GB"/>
        </w:rPr>
        <w:t xml:space="preserve">Name of Interviewee: P2 </w:t>
      </w:r>
    </w:p>
    <w:p w:rsidRPr="00CC0718" w:rsidR="377A3826" w:rsidP="1F446FB2" w:rsidRDefault="377A3826" w14:paraId="2C095886" w14:textId="321924A6">
      <w:pPr>
        <w:rPr>
          <w:sz w:val="20"/>
          <w:szCs w:val="20"/>
          <w:lang w:val="en-GB"/>
        </w:rPr>
      </w:pPr>
      <w:r w:rsidRPr="00CC0718">
        <w:rPr>
          <w:sz w:val="20"/>
          <w:szCs w:val="20"/>
          <w:lang w:val="en-GB"/>
        </w:rPr>
        <w:t>Name of Interviewer: I2</w:t>
      </w:r>
    </w:p>
    <w:p w:rsidRPr="00CC0718" w:rsidR="377A3826" w:rsidP="1F446FB2" w:rsidRDefault="377A3826" w14:paraId="17B10610" w14:textId="02AD7CF2">
      <w:pPr>
        <w:rPr>
          <w:sz w:val="20"/>
          <w:szCs w:val="20"/>
          <w:lang w:val="en-GB"/>
        </w:rPr>
      </w:pPr>
      <w:r w:rsidRPr="00CC0718">
        <w:rPr>
          <w:sz w:val="20"/>
          <w:szCs w:val="20"/>
          <w:lang w:val="en-GB"/>
        </w:rPr>
        <w:t>Name of Transcriber: Tasneem</w:t>
      </w:r>
    </w:p>
    <w:p w:rsidRPr="00CC0718" w:rsidR="377A3826" w:rsidP="1F446FB2" w:rsidRDefault="377A3826" w14:paraId="1B91D0C3" w14:textId="24A90BDB">
      <w:pPr>
        <w:rPr>
          <w:sz w:val="20"/>
          <w:szCs w:val="20"/>
          <w:lang w:val="en-GB"/>
        </w:rPr>
      </w:pPr>
      <w:r w:rsidRPr="00CC0718">
        <w:rPr>
          <w:sz w:val="20"/>
          <w:szCs w:val="20"/>
          <w:lang w:val="en-GB"/>
        </w:rPr>
        <w:t>Length of Interview (in mins): 35</w:t>
      </w:r>
    </w:p>
    <w:p w:rsidRPr="00CC0718" w:rsidR="59D104DA" w:rsidP="4F814FF9" w:rsidRDefault="59D104DA" w14:paraId="014D254E" w14:textId="027D739C">
      <w:pPr>
        <w:rPr>
          <w:sz w:val="20"/>
          <w:szCs w:val="20"/>
          <w:lang w:val="en-GB"/>
        </w:rPr>
      </w:pPr>
      <w:r w:rsidRPr="00CC0718">
        <w:rPr>
          <w:sz w:val="20"/>
          <w:szCs w:val="20"/>
          <w:lang w:val="en-GB"/>
        </w:rPr>
        <w:t>Interview Format: Online</w:t>
      </w:r>
    </w:p>
    <w:p w:rsidRPr="00CC0718" w:rsidR="59D104DA" w:rsidP="4F814FF9" w:rsidRDefault="59D104DA" w14:paraId="2C8D701B" w14:textId="3EE48623">
      <w:pPr>
        <w:rPr>
          <w:sz w:val="20"/>
          <w:szCs w:val="20"/>
          <w:lang w:val="en-GB"/>
        </w:rPr>
      </w:pPr>
      <w:r w:rsidRPr="00CC0718">
        <w:rPr>
          <w:sz w:val="20"/>
          <w:szCs w:val="20"/>
          <w:lang w:val="en-GB"/>
        </w:rPr>
        <w:t>Word count of the transcript: 4748 words</w:t>
      </w:r>
    </w:p>
    <w:p w:rsidRPr="00CC0718" w:rsidR="59D104DA" w:rsidP="4F814FF9" w:rsidRDefault="59D104DA" w14:paraId="7505E24B" w14:textId="18A29980">
      <w:pPr>
        <w:rPr>
          <w:sz w:val="20"/>
          <w:szCs w:val="20"/>
          <w:lang w:val="en-GB"/>
        </w:rPr>
      </w:pPr>
      <w:r w:rsidRPr="00CC0718">
        <w:rPr>
          <w:sz w:val="20"/>
          <w:szCs w:val="20"/>
          <w:lang w:val="en-GB"/>
        </w:rPr>
        <w:t>Transcription technology: otter.ai and zoom</w:t>
      </w:r>
    </w:p>
    <w:p w:rsidRPr="00CC0718" w:rsidR="4F814FF9" w:rsidP="4F814FF9" w:rsidRDefault="4F814FF9" w14:paraId="5B323FD8" w14:textId="126874E5">
      <w:pPr>
        <w:rPr>
          <w:sz w:val="20"/>
          <w:szCs w:val="20"/>
          <w:lang w:val="en-GB"/>
        </w:rPr>
      </w:pPr>
    </w:p>
    <w:p w:rsidRPr="00CC0718" w:rsidR="5D3ECCAC" w:rsidP="5D3ECCAC" w:rsidRDefault="377A3826" w14:paraId="66E998B8" w14:textId="09290FBD">
      <w:r w:rsidRPr="00CC0718">
        <w:rPr>
          <w:i/>
          <w:iCs/>
          <w:sz w:val="20"/>
          <w:szCs w:val="20"/>
          <w:lang w:val="en-GB"/>
        </w:rPr>
        <w:t xml:space="preserve"> </w:t>
      </w:r>
    </w:p>
    <w:p w:rsidRPr="00CC0718" w:rsidR="377A3826" w:rsidP="5D3ECCAC" w:rsidRDefault="377A3826" w14:paraId="04C3EEB5" w14:textId="6F772275">
      <w:r w:rsidRPr="00CC0718">
        <w:rPr>
          <w:sz w:val="20"/>
          <w:szCs w:val="20"/>
          <w:lang w:val="en-GB"/>
        </w:rPr>
        <w:t xml:space="preserve">0:15 - I2 </w:t>
      </w:r>
    </w:p>
    <w:p w:rsidRPr="00CC0718" w:rsidR="377A3826" w:rsidP="5D3ECCAC" w:rsidRDefault="377A3826" w14:paraId="20ADE44A" w14:textId="25646972">
      <w:r w:rsidRPr="00CC0718">
        <w:rPr>
          <w:sz w:val="20"/>
          <w:szCs w:val="20"/>
          <w:lang w:val="en-GB"/>
        </w:rPr>
        <w:t xml:space="preserve">Hi there. </w:t>
      </w:r>
    </w:p>
    <w:p w:rsidRPr="00CC0718" w:rsidR="377A3826" w:rsidP="5D3ECCAC" w:rsidRDefault="377A3826" w14:paraId="5BF486DF" w14:textId="0E7B7705">
      <w:r w:rsidRPr="00CC0718">
        <w:rPr>
          <w:sz w:val="20"/>
          <w:szCs w:val="20"/>
          <w:lang w:val="en-GB"/>
        </w:rPr>
        <w:t xml:space="preserve"> </w:t>
      </w:r>
    </w:p>
    <w:p w:rsidRPr="00CC0718" w:rsidR="377A3826" w:rsidP="5D3ECCAC" w:rsidRDefault="377A3826" w14:paraId="293E343B" w14:textId="7B6FF767">
      <w:r w:rsidRPr="00CC0718">
        <w:rPr>
          <w:sz w:val="20"/>
          <w:szCs w:val="20"/>
          <w:lang w:val="en-GB"/>
        </w:rPr>
        <w:t xml:space="preserve">0.25 - P2. </w:t>
      </w:r>
    </w:p>
    <w:p w:rsidRPr="00CC0718" w:rsidR="377A3826" w:rsidP="5D3ECCAC" w:rsidRDefault="377A3826" w14:paraId="1623E61D" w14:textId="41E1DCC4">
      <w:r w:rsidRPr="00CC0718">
        <w:rPr>
          <w:sz w:val="20"/>
          <w:szCs w:val="20"/>
          <w:lang w:val="en-GB"/>
        </w:rPr>
        <w:t xml:space="preserve">Hi, how are you? </w:t>
      </w:r>
    </w:p>
    <w:p w:rsidRPr="00CC0718" w:rsidR="377A3826" w:rsidP="5D3ECCAC" w:rsidRDefault="377A3826" w14:paraId="0CF670DC" w14:textId="5033227C">
      <w:r w:rsidRPr="00CC0718">
        <w:rPr>
          <w:sz w:val="20"/>
          <w:szCs w:val="20"/>
          <w:lang w:val="en-GB"/>
        </w:rPr>
        <w:t xml:space="preserve"> </w:t>
      </w:r>
    </w:p>
    <w:p w:rsidRPr="00CC0718" w:rsidR="377A3826" w:rsidP="5D3ECCAC" w:rsidRDefault="377A3826" w14:paraId="251DEF16" w14:textId="6EFBBCD9">
      <w:r w:rsidRPr="00CC0718">
        <w:rPr>
          <w:sz w:val="20"/>
          <w:szCs w:val="20"/>
          <w:lang w:val="en-GB"/>
        </w:rPr>
        <w:t xml:space="preserve">0:40 - I2 </w:t>
      </w:r>
    </w:p>
    <w:p w:rsidRPr="00CC0718" w:rsidR="377A3826" w:rsidP="5D3ECCAC" w:rsidRDefault="377A3826" w14:paraId="3823742C" w14:textId="5024CFFB">
      <w:r w:rsidRPr="00CC0718">
        <w:rPr>
          <w:sz w:val="20"/>
          <w:szCs w:val="20"/>
          <w:lang w:val="en-GB"/>
        </w:rPr>
        <w:t>We are doing good. I'm I2. So, I'm going to take the interview today.</w:t>
      </w:r>
    </w:p>
    <w:p w:rsidRPr="00CC0718" w:rsidR="377A3826" w:rsidP="5D3ECCAC" w:rsidRDefault="377A3826" w14:paraId="2BE963AE" w14:textId="7A75548E">
      <w:r w:rsidRPr="00CC0718">
        <w:rPr>
          <w:sz w:val="20"/>
          <w:szCs w:val="20"/>
          <w:lang w:val="en-GB"/>
        </w:rPr>
        <w:t xml:space="preserve"> </w:t>
      </w:r>
    </w:p>
    <w:p w:rsidRPr="00CC0718" w:rsidR="377A3826" w:rsidP="5D3ECCAC" w:rsidRDefault="377A3826" w14:paraId="78FC77B0" w14:textId="0BB42B65">
      <w:r w:rsidRPr="00CC0718">
        <w:rPr>
          <w:sz w:val="20"/>
          <w:szCs w:val="20"/>
          <w:lang w:val="en-GB"/>
        </w:rPr>
        <w:t xml:space="preserve">1:02 - P2 </w:t>
      </w:r>
    </w:p>
    <w:p w:rsidRPr="00CC0718" w:rsidR="377A3826" w:rsidP="5D3ECCAC" w:rsidRDefault="377A3826" w14:paraId="71653A7F" w14:textId="434C6311">
      <w:r w:rsidRPr="00CC0718">
        <w:rPr>
          <w:sz w:val="20"/>
          <w:szCs w:val="20"/>
          <w:lang w:val="en-GB"/>
        </w:rPr>
        <w:t>Nice to meet you.</w:t>
      </w:r>
    </w:p>
    <w:p w:rsidRPr="00CC0718" w:rsidR="377A3826" w:rsidP="5D3ECCAC" w:rsidRDefault="377A3826" w14:paraId="29FFF95C" w14:textId="2B16FB85">
      <w:r w:rsidRPr="00CC0718">
        <w:rPr>
          <w:sz w:val="20"/>
          <w:szCs w:val="20"/>
          <w:lang w:val="en-GB"/>
        </w:rPr>
        <w:t xml:space="preserve"> </w:t>
      </w:r>
    </w:p>
    <w:p w:rsidRPr="00CC0718" w:rsidR="377A3826" w:rsidP="5D3ECCAC" w:rsidRDefault="377A3826" w14:paraId="0B31E778" w14:textId="03B4E082">
      <w:r w:rsidRPr="00CC0718">
        <w:rPr>
          <w:sz w:val="20"/>
          <w:szCs w:val="20"/>
          <w:lang w:val="en-GB"/>
        </w:rPr>
        <w:t xml:space="preserve">1:15 - I2 </w:t>
      </w:r>
    </w:p>
    <w:p w:rsidRPr="00CC0718" w:rsidR="377A3826" w:rsidP="5D3ECCAC" w:rsidRDefault="377A3826" w14:paraId="67D35A08" w14:textId="7AA3EA9C">
      <w:r w:rsidRPr="00CC0718">
        <w:rPr>
          <w:sz w:val="20"/>
          <w:szCs w:val="20"/>
          <w:lang w:val="en-GB"/>
        </w:rPr>
        <w:t xml:space="preserve">Thank you for coming. Yeah, really, thank you so much. </w:t>
      </w:r>
    </w:p>
    <w:p w:rsidRPr="00CC0718" w:rsidR="377A3826" w:rsidP="5D3ECCAC" w:rsidRDefault="377A3826" w14:paraId="777D1FF1" w14:textId="2F30BF41">
      <w:r w:rsidRPr="00CC0718">
        <w:rPr>
          <w:sz w:val="20"/>
          <w:szCs w:val="20"/>
          <w:lang w:val="en-GB"/>
        </w:rPr>
        <w:t xml:space="preserve"> </w:t>
      </w:r>
    </w:p>
    <w:p w:rsidRPr="00CC0718" w:rsidR="377A3826" w:rsidP="5D3ECCAC" w:rsidRDefault="377A3826" w14:paraId="499F1156" w14:textId="7E60D581">
      <w:r w:rsidRPr="00CC0718">
        <w:rPr>
          <w:sz w:val="20"/>
          <w:szCs w:val="20"/>
          <w:lang w:val="en-GB"/>
        </w:rPr>
        <w:t xml:space="preserve">1:17 - P2 </w:t>
      </w:r>
    </w:p>
    <w:p w:rsidRPr="00CC0718" w:rsidR="377A3826" w:rsidP="5D3ECCAC" w:rsidRDefault="377A3826" w14:paraId="040D1BD1" w14:textId="3E3DD00A">
      <w:r w:rsidRPr="00CC0718">
        <w:rPr>
          <w:sz w:val="20"/>
          <w:szCs w:val="20"/>
          <w:lang w:val="en-GB"/>
        </w:rPr>
        <w:t xml:space="preserve">Of course. </w:t>
      </w:r>
    </w:p>
    <w:p w:rsidRPr="00CC0718" w:rsidR="377A3826" w:rsidP="5D3ECCAC" w:rsidRDefault="377A3826" w14:paraId="28F55125" w14:textId="60542BDE">
      <w:r w:rsidRPr="00CC0718">
        <w:rPr>
          <w:sz w:val="20"/>
          <w:szCs w:val="20"/>
          <w:lang w:val="en-GB"/>
        </w:rPr>
        <w:lastRenderedPageBreak/>
        <w:t xml:space="preserve"> </w:t>
      </w:r>
    </w:p>
    <w:p w:rsidRPr="00CC0718" w:rsidR="377A3826" w:rsidP="5D3ECCAC" w:rsidRDefault="377A3826" w14:paraId="6CD9C186" w14:textId="4876E8FB">
      <w:r w:rsidRPr="00CC0718">
        <w:rPr>
          <w:sz w:val="20"/>
          <w:szCs w:val="20"/>
          <w:lang w:val="en-GB"/>
        </w:rPr>
        <w:t xml:space="preserve">1:19 - I2 </w:t>
      </w:r>
    </w:p>
    <w:p w:rsidRPr="00CC0718" w:rsidR="377A3826" w:rsidP="5D3ECCAC" w:rsidRDefault="377A3826" w14:paraId="433C419E" w14:textId="5030C856">
      <w:r w:rsidRPr="00CC0718">
        <w:rPr>
          <w:sz w:val="20"/>
          <w:szCs w:val="20"/>
          <w:lang w:val="en-GB"/>
        </w:rPr>
        <w:t xml:space="preserve">So then, shall we go ahead and start the interview? </w:t>
      </w:r>
    </w:p>
    <w:p w:rsidRPr="00CC0718" w:rsidR="377A3826" w:rsidP="5D3ECCAC" w:rsidRDefault="377A3826" w14:paraId="41183A05" w14:textId="527FEC4A">
      <w:r w:rsidRPr="00CC0718">
        <w:rPr>
          <w:sz w:val="20"/>
          <w:szCs w:val="20"/>
          <w:lang w:val="en-GB"/>
        </w:rPr>
        <w:t xml:space="preserve"> </w:t>
      </w:r>
    </w:p>
    <w:p w:rsidRPr="00CC0718" w:rsidR="377A3826" w:rsidP="5D3ECCAC" w:rsidRDefault="377A3826" w14:paraId="18576385" w14:textId="27F9415D">
      <w:r w:rsidRPr="00CC0718">
        <w:rPr>
          <w:sz w:val="20"/>
          <w:szCs w:val="20"/>
          <w:lang w:val="en-GB"/>
        </w:rPr>
        <w:t xml:space="preserve">1:32 - P2 </w:t>
      </w:r>
    </w:p>
    <w:p w:rsidRPr="00CC0718" w:rsidR="377A3826" w:rsidP="5D3ECCAC" w:rsidRDefault="377A3826" w14:paraId="5E0E0D14" w14:textId="4C59DF3E">
      <w:r w:rsidRPr="00CC0718">
        <w:rPr>
          <w:sz w:val="20"/>
          <w:szCs w:val="20"/>
          <w:lang w:val="en-GB"/>
        </w:rPr>
        <w:t xml:space="preserve">Yeah, for sure. </w:t>
      </w:r>
    </w:p>
    <w:p w:rsidRPr="00CC0718" w:rsidR="377A3826" w:rsidP="5D3ECCAC" w:rsidRDefault="377A3826" w14:paraId="5CF622E2" w14:textId="6406A60B">
      <w:r w:rsidRPr="00CC0718">
        <w:rPr>
          <w:sz w:val="20"/>
          <w:szCs w:val="20"/>
          <w:lang w:val="en-GB"/>
        </w:rPr>
        <w:t xml:space="preserve"> </w:t>
      </w:r>
    </w:p>
    <w:p w:rsidRPr="00CC0718" w:rsidR="377A3826" w:rsidP="5D3ECCAC" w:rsidRDefault="377A3826" w14:paraId="75965318" w14:textId="6C75BB7A">
      <w:r w:rsidRPr="00CC0718">
        <w:rPr>
          <w:sz w:val="20"/>
          <w:szCs w:val="20"/>
          <w:lang w:val="en-GB"/>
        </w:rPr>
        <w:t xml:space="preserve">1:36 - I2 </w:t>
      </w:r>
    </w:p>
    <w:p w:rsidRPr="00CC0718" w:rsidR="377A3826" w:rsidP="5D3ECCAC" w:rsidRDefault="377A3826" w14:paraId="2DF58CF7" w14:textId="2C6049B7">
      <w:r w:rsidRPr="00CC0718">
        <w:rPr>
          <w:sz w:val="20"/>
          <w:szCs w:val="20"/>
          <w:lang w:val="en-GB"/>
        </w:rPr>
        <w:t xml:space="preserve">Thank you. So, hello, Victoria. I am I2, a student on Professor Shah's marketing research course. Thank you for taking the time to meet with us. We are conducting this interview as a part of our project to understand how a marketing club can assist other clubs in program themselves. This will help us design interactives and services that best supports the goals of various student organizations. All responses are confidential, and you are free to skip any questions or to stop the interview at any time. </w:t>
      </w:r>
    </w:p>
    <w:p w:rsidRPr="00CC0718" w:rsidR="377A3826" w:rsidP="5D3ECCAC" w:rsidRDefault="377A3826" w14:paraId="19610FD6" w14:textId="52076101">
      <w:r w:rsidRPr="00CC0718">
        <w:rPr>
          <w:sz w:val="20"/>
          <w:szCs w:val="20"/>
          <w:lang w:val="en-GB"/>
        </w:rPr>
        <w:t xml:space="preserve"> </w:t>
      </w:r>
    </w:p>
    <w:p w:rsidRPr="00CC0718" w:rsidR="377A3826" w:rsidP="5D3ECCAC" w:rsidRDefault="377A3826" w14:paraId="638C1E94" w14:textId="4845F3DB">
      <w:r w:rsidRPr="00CC0718">
        <w:rPr>
          <w:sz w:val="20"/>
          <w:szCs w:val="20"/>
          <w:lang w:val="en-GB"/>
        </w:rPr>
        <w:t xml:space="preserve">2:40 - P2 </w:t>
      </w:r>
    </w:p>
    <w:p w:rsidRPr="00CC0718" w:rsidR="771DF2FE" w:rsidP="771DF2FE" w:rsidRDefault="377A3826" w14:paraId="4B6B1302" w14:textId="0A5328E5">
      <w:r w:rsidRPr="00CC0718">
        <w:rPr>
          <w:sz w:val="20"/>
          <w:szCs w:val="20"/>
          <w:lang w:val="en-GB"/>
        </w:rPr>
        <w:t>Okay!</w:t>
      </w:r>
    </w:p>
    <w:p w:rsidRPr="00CC0718" w:rsidR="771DF2FE" w:rsidP="771DF2FE" w:rsidRDefault="771DF2FE" w14:paraId="140EF4FF" w14:textId="07E2EA20">
      <w:pPr>
        <w:rPr>
          <w:sz w:val="20"/>
          <w:szCs w:val="20"/>
          <w:lang w:val="en-GB"/>
        </w:rPr>
      </w:pPr>
    </w:p>
    <w:p w:rsidRPr="00CC0718" w:rsidR="377A3826" w:rsidP="5D3ECCAC" w:rsidRDefault="377A3826" w14:paraId="0B426579" w14:textId="1C92EC21">
      <w:r w:rsidRPr="00CC0718">
        <w:rPr>
          <w:sz w:val="20"/>
          <w:szCs w:val="20"/>
          <w:lang w:val="en-GB"/>
        </w:rPr>
        <w:t xml:space="preserve">2:43 - I2 </w:t>
      </w:r>
    </w:p>
    <w:p w:rsidRPr="00CC0718" w:rsidR="377A3826" w:rsidP="5D3ECCAC" w:rsidRDefault="377A3826" w14:paraId="12B7B677" w14:textId="4AE8A7D0">
      <w:r w:rsidRPr="00CC0718">
        <w:rPr>
          <w:sz w:val="20"/>
          <w:szCs w:val="20"/>
          <w:lang w:val="en-GB"/>
        </w:rPr>
        <w:t xml:space="preserve">Thank you. To facilitate our notetaking, we would like to record our conversation today. Only the team members working on this project will have the access to the recording, which will be destroyed after transcription. Do you agree to this interview being recorded? </w:t>
      </w:r>
    </w:p>
    <w:p w:rsidRPr="00CC0718" w:rsidR="377A3826" w:rsidP="5D3ECCAC" w:rsidRDefault="377A3826" w14:paraId="5AF6D8B8" w14:textId="07BAE824">
      <w:r w:rsidRPr="00CC0718">
        <w:rPr>
          <w:sz w:val="20"/>
          <w:szCs w:val="20"/>
          <w:lang w:val="en-GB"/>
        </w:rPr>
        <w:t xml:space="preserve"> </w:t>
      </w:r>
    </w:p>
    <w:p w:rsidRPr="00CC0718" w:rsidR="377A3826" w:rsidP="5D3ECCAC" w:rsidRDefault="377A3826" w14:paraId="567704DF" w14:textId="6FFC7567">
      <w:r w:rsidRPr="00CC0718">
        <w:rPr>
          <w:sz w:val="20"/>
          <w:szCs w:val="20"/>
          <w:lang w:val="en-GB"/>
        </w:rPr>
        <w:t xml:space="preserve">3:05 - P2 </w:t>
      </w:r>
    </w:p>
    <w:p w:rsidRPr="00CC0718" w:rsidR="377A3826" w:rsidP="5D3ECCAC" w:rsidRDefault="377A3826" w14:paraId="1A845730" w14:textId="4EA3964A">
      <w:r w:rsidRPr="00CC0718">
        <w:rPr>
          <w:sz w:val="20"/>
          <w:szCs w:val="20"/>
          <w:lang w:val="en-GB"/>
        </w:rPr>
        <w:t xml:space="preserve">Yes. </w:t>
      </w:r>
    </w:p>
    <w:p w:rsidRPr="00CC0718" w:rsidR="377A3826" w:rsidP="5D3ECCAC" w:rsidRDefault="377A3826" w14:paraId="601ACB16" w14:textId="5D72E89C">
      <w:r w:rsidRPr="00CC0718">
        <w:rPr>
          <w:sz w:val="20"/>
          <w:szCs w:val="20"/>
          <w:lang w:val="en-GB"/>
        </w:rPr>
        <w:t xml:space="preserve"> </w:t>
      </w:r>
    </w:p>
    <w:p w:rsidRPr="00CC0718" w:rsidR="377A3826" w:rsidP="5D3ECCAC" w:rsidRDefault="377A3826" w14:paraId="79BC4DC6" w14:textId="3F99CA20">
      <w:r w:rsidRPr="00CC0718">
        <w:rPr>
          <w:sz w:val="20"/>
          <w:szCs w:val="20"/>
          <w:lang w:val="en-GB"/>
        </w:rPr>
        <w:t xml:space="preserve">3:06 - I2 </w:t>
      </w:r>
    </w:p>
    <w:p w:rsidRPr="00CC0718" w:rsidR="377A3826" w:rsidP="5D3ECCAC" w:rsidRDefault="377A3826" w14:paraId="3D92C6AC" w14:textId="6C22206D">
      <w:r w:rsidRPr="00CC0718">
        <w:rPr>
          <w:sz w:val="20"/>
          <w:szCs w:val="20"/>
          <w:lang w:val="en-GB"/>
        </w:rPr>
        <w:t>Thank you. So yes, can you please introduce yourself?</w:t>
      </w:r>
    </w:p>
    <w:p w:rsidRPr="00CC0718" w:rsidR="377A3826" w:rsidP="5D3ECCAC" w:rsidRDefault="377A3826" w14:paraId="6EE91755" w14:textId="3C7C9D17">
      <w:r w:rsidRPr="00CC0718">
        <w:rPr>
          <w:sz w:val="20"/>
          <w:szCs w:val="20"/>
          <w:lang w:val="en-GB"/>
        </w:rPr>
        <w:t xml:space="preserve"> </w:t>
      </w:r>
    </w:p>
    <w:p w:rsidRPr="00CC0718" w:rsidR="377A3826" w:rsidP="5D3ECCAC" w:rsidRDefault="377A3826" w14:paraId="11917732" w14:textId="3C532338">
      <w:r w:rsidRPr="00CC0718">
        <w:rPr>
          <w:sz w:val="20"/>
          <w:szCs w:val="20"/>
          <w:lang w:val="en-GB"/>
        </w:rPr>
        <w:t xml:space="preserve"> 3:11 - P2 </w:t>
      </w:r>
    </w:p>
    <w:p w:rsidRPr="00CC0718" w:rsidR="377A3826" w:rsidP="5D3ECCAC" w:rsidRDefault="377A3826" w14:paraId="70C060AD" w14:textId="4C6C0264">
      <w:r w:rsidRPr="00CC0718">
        <w:rPr>
          <w:sz w:val="20"/>
          <w:szCs w:val="20"/>
          <w:lang w:val="en-GB"/>
        </w:rPr>
        <w:t>Yeah, my name is Victoria. I am a junior. I have a bachelor's in industrial engineering and my master's in IT. And I'm the president of the Society of Hispanic Professional Engineers, SHEP for short. Yeah, I'm part of the varsity volleyball team too.</w:t>
      </w:r>
    </w:p>
    <w:p w:rsidRPr="00CC0718" w:rsidR="377A3826" w:rsidP="5D3ECCAC" w:rsidRDefault="377A3826" w14:paraId="79879932" w14:textId="37D3E714">
      <w:r w:rsidRPr="00CC0718">
        <w:rPr>
          <w:sz w:val="20"/>
          <w:szCs w:val="20"/>
          <w:lang w:val="en-GB"/>
        </w:rPr>
        <w:t xml:space="preserve"> </w:t>
      </w:r>
    </w:p>
    <w:p w:rsidRPr="00CC0718" w:rsidR="377A3826" w:rsidP="5D3ECCAC" w:rsidRDefault="377A3826" w14:paraId="03CAFAD3" w14:textId="4E7E5979">
      <w:r w:rsidRPr="00CC0718">
        <w:rPr>
          <w:sz w:val="20"/>
          <w:szCs w:val="20"/>
          <w:lang w:val="en-GB"/>
        </w:rPr>
        <w:t xml:space="preserve">4:27 - I2 </w:t>
      </w:r>
    </w:p>
    <w:p w:rsidRPr="00CC0718" w:rsidR="377A3826" w:rsidP="5D3ECCAC" w:rsidRDefault="377A3826" w14:paraId="716EE810" w14:textId="381C843E">
      <w:r w:rsidRPr="00CC0718">
        <w:rPr>
          <w:sz w:val="20"/>
          <w:szCs w:val="20"/>
          <w:lang w:val="en-GB"/>
        </w:rPr>
        <w:t>So, what according to you is the role of student organizations and clubs on campus?</w:t>
      </w:r>
    </w:p>
    <w:p w:rsidRPr="00CC0718" w:rsidR="377A3826" w:rsidP="5D3ECCAC" w:rsidRDefault="377A3826" w14:paraId="1E7C10E6" w14:textId="4FBC7460">
      <w:r w:rsidRPr="00CC0718">
        <w:rPr>
          <w:sz w:val="20"/>
          <w:szCs w:val="20"/>
          <w:lang w:val="en-GB"/>
        </w:rPr>
        <w:t xml:space="preserve"> </w:t>
      </w:r>
    </w:p>
    <w:p w:rsidRPr="00CC0718" w:rsidR="377A3826" w:rsidP="5D3ECCAC" w:rsidRDefault="377A3826" w14:paraId="7A293A88" w14:textId="2CD68788">
      <w:r w:rsidRPr="00CC0718">
        <w:rPr>
          <w:sz w:val="20"/>
          <w:szCs w:val="20"/>
          <w:lang w:val="en-GB"/>
        </w:rPr>
        <w:t xml:space="preserve">4:35 - P2 </w:t>
      </w:r>
    </w:p>
    <w:p w:rsidRPr="00CC0718" w:rsidR="377A3826" w:rsidP="5D3ECCAC" w:rsidRDefault="377A3826" w14:paraId="1248D7B1" w14:textId="21D44ED3">
      <w:r w:rsidRPr="00CC0718">
        <w:rPr>
          <w:sz w:val="20"/>
          <w:szCs w:val="20"/>
          <w:lang w:val="en-GB"/>
        </w:rPr>
        <w:t>I think their role is to create like a social community that has a lot of opportunities for WPI students, whether they are cultural, professional, or just social clubs. I think it's a great way to make new friends, build new connections, and just have kind of like a life outside of academics.</w:t>
      </w:r>
    </w:p>
    <w:p w:rsidRPr="00CC0718" w:rsidR="377A3826" w:rsidP="5D3ECCAC" w:rsidRDefault="377A3826" w14:paraId="16053140" w14:textId="658C5B0B">
      <w:r w:rsidRPr="00CC0718">
        <w:rPr>
          <w:sz w:val="20"/>
          <w:szCs w:val="20"/>
          <w:lang w:val="en-GB"/>
        </w:rPr>
        <w:t xml:space="preserve"> </w:t>
      </w:r>
    </w:p>
    <w:p w:rsidRPr="00CC0718" w:rsidR="377A3826" w:rsidP="5D3ECCAC" w:rsidRDefault="377A3826" w14:paraId="053898F1" w14:textId="0D76EB59">
      <w:r w:rsidRPr="00CC0718">
        <w:rPr>
          <w:sz w:val="20"/>
          <w:szCs w:val="20"/>
          <w:lang w:val="en-GB"/>
        </w:rPr>
        <w:t xml:space="preserve">5:02 - I2 </w:t>
      </w:r>
    </w:p>
    <w:p w:rsidRPr="00CC0718" w:rsidR="377A3826" w:rsidP="5D3ECCAC" w:rsidRDefault="377A3826" w14:paraId="06BAE384" w14:textId="31609C0C">
      <w:r w:rsidRPr="00CC0718">
        <w:rPr>
          <w:sz w:val="20"/>
          <w:szCs w:val="20"/>
          <w:lang w:val="en-GB"/>
        </w:rPr>
        <w:t>Thank you. So, tell me about your journey with your club. How did you and what was your role, or how was your experience being like for us so far? How was your experience?</w:t>
      </w:r>
    </w:p>
    <w:p w:rsidRPr="00CC0718" w:rsidR="377A3826" w:rsidP="5D3ECCAC" w:rsidRDefault="377A3826" w14:paraId="550BCD74" w14:textId="7707E721">
      <w:r w:rsidRPr="00CC0718">
        <w:rPr>
          <w:sz w:val="20"/>
          <w:szCs w:val="20"/>
          <w:lang w:val="en-GB"/>
        </w:rPr>
        <w:t xml:space="preserve"> </w:t>
      </w:r>
    </w:p>
    <w:p w:rsidRPr="00CC0718" w:rsidR="377A3826" w:rsidP="5D3ECCAC" w:rsidRDefault="377A3826" w14:paraId="34D553D5" w14:textId="22211A26">
      <w:r w:rsidRPr="00CC0718">
        <w:rPr>
          <w:sz w:val="20"/>
          <w:szCs w:val="20"/>
          <w:lang w:val="en-GB"/>
        </w:rPr>
        <w:t xml:space="preserve">5:20 - P2 </w:t>
      </w:r>
    </w:p>
    <w:p w:rsidRPr="00CC0718" w:rsidR="377A3826" w:rsidP="5D3ECCAC" w:rsidRDefault="377A3826" w14:paraId="531C7810" w14:textId="7281D248">
      <w:r w:rsidRPr="00CC0718">
        <w:rPr>
          <w:sz w:val="20"/>
          <w:szCs w:val="20"/>
          <w:lang w:val="en-GB"/>
        </w:rPr>
        <w:lastRenderedPageBreak/>
        <w:t>So, I'm part of multiple clubs, but I'm going to focus on SHEP. I started as a freshman. I just, I joined as a, like as a member. And then when elections came around in C term of that year, I applied to be PR. So, I was PR for that entire year. And then last year, during C-term again, when elections took place, I was initially going to apply to be secretary. And then I decided to run for president and secretary as my second option. And I got to be president. So now I'm the president. It's been great. I've made a lot of friends in the club. We've had a lot of professional events and a lot of social events as well. So, we try to kind of balance it between professional and fun, so people don't get like bored. Because with academics, if you have a professional event every week, it can get kind of like boring and exhausting. So, we try to balance it. But overall, it's been a great experience.</w:t>
      </w:r>
    </w:p>
    <w:p w:rsidRPr="00CC0718" w:rsidR="377A3826" w:rsidP="5D3ECCAC" w:rsidRDefault="377A3826" w14:paraId="1F1A3621" w14:textId="48A5BDBB">
      <w:r w:rsidRPr="00CC0718">
        <w:rPr>
          <w:sz w:val="20"/>
          <w:szCs w:val="20"/>
          <w:lang w:val="en-GB"/>
        </w:rPr>
        <w:t xml:space="preserve"> </w:t>
      </w:r>
    </w:p>
    <w:p w:rsidRPr="00CC0718" w:rsidR="377A3826" w:rsidP="5D3ECCAC" w:rsidRDefault="377A3826" w14:paraId="1B60ECE2" w14:textId="1DE77AE7">
      <w:r w:rsidRPr="00CC0718">
        <w:rPr>
          <w:sz w:val="20"/>
          <w:szCs w:val="20"/>
          <w:lang w:val="en-GB"/>
        </w:rPr>
        <w:t xml:space="preserve">6:33 - I2 </w:t>
      </w:r>
    </w:p>
    <w:p w:rsidRPr="00CC0718" w:rsidR="377A3826" w:rsidP="5D3ECCAC" w:rsidRDefault="377A3826" w14:paraId="6245F71B" w14:textId="0F7667D8">
      <w:r w:rsidRPr="00CC0718">
        <w:rPr>
          <w:sz w:val="20"/>
          <w:szCs w:val="20"/>
          <w:lang w:val="en-GB"/>
        </w:rPr>
        <w:t xml:space="preserve">It was </w:t>
      </w:r>
      <w:proofErr w:type="gramStart"/>
      <w:r w:rsidRPr="00CC0718">
        <w:rPr>
          <w:sz w:val="20"/>
          <w:szCs w:val="20"/>
          <w:lang w:val="en-GB"/>
        </w:rPr>
        <w:t>really good</w:t>
      </w:r>
      <w:proofErr w:type="gramEnd"/>
      <w:r w:rsidRPr="00CC0718">
        <w:rPr>
          <w:sz w:val="20"/>
          <w:szCs w:val="20"/>
          <w:lang w:val="en-GB"/>
        </w:rPr>
        <w:t xml:space="preserve"> to know that. Can you please describe the structure and the composition of your club at WPI, including how it's organized and what are the types of members you have in your club and what activities that you focus on?</w:t>
      </w:r>
    </w:p>
    <w:p w:rsidRPr="00CC0718" w:rsidR="771DF2FE" w:rsidP="771DF2FE" w:rsidRDefault="771DF2FE" w14:paraId="0DFC02C5" w14:textId="033A01B9">
      <w:pPr>
        <w:rPr>
          <w:sz w:val="20"/>
          <w:szCs w:val="20"/>
          <w:lang w:val="en-GB"/>
        </w:rPr>
      </w:pPr>
    </w:p>
    <w:p w:rsidRPr="00CC0718" w:rsidR="377A3826" w:rsidP="5D3ECCAC" w:rsidRDefault="377A3826" w14:paraId="4F4B69F1" w14:textId="515C2919">
      <w:r w:rsidRPr="00CC0718">
        <w:rPr>
          <w:sz w:val="20"/>
          <w:szCs w:val="20"/>
          <w:lang w:val="en-GB"/>
        </w:rPr>
        <w:t xml:space="preserve">6:53 - P2 </w:t>
      </w:r>
    </w:p>
    <w:p w:rsidRPr="00CC0718" w:rsidR="377A3826" w:rsidP="5D3ECCAC" w:rsidRDefault="377A3826" w14:paraId="4C156E6E" w14:textId="7B987485">
      <w:r w:rsidRPr="00CC0718">
        <w:rPr>
          <w:sz w:val="20"/>
          <w:szCs w:val="20"/>
          <w:lang w:val="en-GB"/>
        </w:rPr>
        <w:t xml:space="preserve">Yeah, so like any club on campus, we have an advisor, and she is there if we ever have any questions or if we need her help in anything. And then our executive board has nine people. So, it's the main, the main positions are president or vice president, secretary and treasurer. And then we have extra positions, which is like fundraising chair, community outreach, PR and content creator. And we, so each one has their own role. Obviously, the president's kind of like the overview of everything. The vice presidents in charge of connecting with companies and bringing companies to give either speeches or talks or anything related to professional. Then we have the treasurer in charge of money, secretary in charge of all the emails, students that might have a question about our club, spreading the word about events, etc. Then fundraising chair, we try to do an </w:t>
      </w:r>
      <w:r w:rsidRPr="00CC0718" w:rsidR="0326F4FB">
        <w:rPr>
          <w:sz w:val="20"/>
          <w:szCs w:val="20"/>
          <w:lang w:val="en-GB"/>
        </w:rPr>
        <w:t>‘</w:t>
      </w:r>
      <w:r w:rsidRPr="00CC0718">
        <w:rPr>
          <w:sz w:val="20"/>
          <w:szCs w:val="20"/>
          <w:lang w:val="en-GB"/>
        </w:rPr>
        <w:t>empanada</w:t>
      </w:r>
      <w:r w:rsidRPr="00CC0718" w:rsidR="6D57985E">
        <w:rPr>
          <w:sz w:val="20"/>
          <w:szCs w:val="20"/>
          <w:lang w:val="en-GB"/>
        </w:rPr>
        <w:t>’</w:t>
      </w:r>
      <w:r w:rsidRPr="00CC0718">
        <w:rPr>
          <w:sz w:val="20"/>
          <w:szCs w:val="20"/>
          <w:lang w:val="en-GB"/>
        </w:rPr>
        <w:t xml:space="preserve"> sale every term to earn money for the club, obviously. And we try to match it with another fundraising event for that same term, just something different. So that might depend, that might change from term to term. Depending on if we're selling food or if we're just selling like stickers or something then we have our community outreach which is basically someone that reaches out to other clubs or connect with other clubs to have fun events so sometimes we have like soccer tournaments with other Latin American clubs or with fraternities so </w:t>
      </w:r>
      <w:proofErr w:type="gramStart"/>
      <w:r w:rsidRPr="00CC0718">
        <w:rPr>
          <w:sz w:val="20"/>
          <w:szCs w:val="20"/>
          <w:lang w:val="en-GB"/>
        </w:rPr>
        <w:t>it</w:t>
      </w:r>
      <w:proofErr w:type="gramEnd"/>
      <w:r w:rsidRPr="00CC0718">
        <w:rPr>
          <w:sz w:val="20"/>
          <w:szCs w:val="20"/>
          <w:lang w:val="en-GB"/>
        </w:rPr>
        <w:t xml:space="preserve"> kind to try to mix and match it. And then we have our content creator and PR chairs. Initially, it used to be only one position. It used to be like we just had two PR chairs, but the responsibilities were getting lost in translation. So, we decided to separate it into PR and content creator. So, PR basically works on designing all the posters for our events. Whether they're small or large, and then content creators in charge of promoting the event in social media. So, like, making the posts, responding to any messages that we have in our DMs, and so on and so forth. And then regarding our members, they're just members. Like, anyone can join. You don't have to be Hispanic to join. It's just a great opportunity you to be part of a professional club. The events that we host are usually professional, so they might range from going, like reviewing your resume and cover letter, to practicing your elevator pitch, to just listening about a company and the opportunities that they might have for that income, like for that upcoming summer. We also do a lot of fun events, like I was saying, so it might be games, it might be something with Innovation Studio with the Makerspace. It might be like cookie decorating. We kind of try to change it up depending on if it's like, oh, it's Halloween or Christmas coming up. We do, we do like, I don't know the name in English. I think it's like the white elephant type of game so that you like, you steal each other's presents, or you keep yours and yeah, so sometimes we make like fun events like those. We also have two of our biggest events, which are the Latino Fiesta, which usually takes place in D-term, but this year we're trying to change it to happen B-term because in D-term, we usually coincide with the Brazilian Clubs Carnival. So, it's like a lot of things that are happening. A lot of big events are happening. In D term and in B term, there's not that many. So, we were trying to switch it up. We're going to see how it goes this year. And that's basically just an event for us to share our food, share our music, our culture. Anyone is welcome. Our other event is the National Conference, which is hosted by SHEP as an organization. It's not only like our chapter. So, all the SHEP chapters around the country invited and usually what we try to do is obviously that's a lot of money, so we try to provide scholarships to about 22 students. This year we got lucky and we're able to take 27 which is exciting, it's great. This year it's going to be in California and it's usually about four days long. We do miss some class, but </w:t>
      </w:r>
      <w:r w:rsidRPr="00CC0718">
        <w:rPr>
          <w:sz w:val="20"/>
          <w:szCs w:val="20"/>
          <w:lang w:val="en-GB"/>
        </w:rPr>
        <w:lastRenderedPageBreak/>
        <w:t>professors understand and it's just a great experience overall if you're really looking for a job, internship or even co-op. So those are some of the things that we do throughout the year.</w:t>
      </w:r>
    </w:p>
    <w:p w:rsidRPr="00CC0718" w:rsidR="377A3826" w:rsidP="5D3ECCAC" w:rsidRDefault="377A3826" w14:paraId="7E6E42FD" w14:textId="7E02FFFF">
      <w:r w:rsidRPr="00CC0718">
        <w:rPr>
          <w:sz w:val="20"/>
          <w:szCs w:val="20"/>
          <w:lang w:val="en-GB"/>
        </w:rPr>
        <w:t xml:space="preserve"> </w:t>
      </w:r>
    </w:p>
    <w:p w:rsidRPr="00CC0718" w:rsidR="377A3826" w:rsidP="5D3ECCAC" w:rsidRDefault="377A3826" w14:paraId="375FAAC7" w14:textId="6E25C20D">
      <w:r w:rsidRPr="00CC0718">
        <w:rPr>
          <w:sz w:val="20"/>
          <w:szCs w:val="20"/>
          <w:lang w:val="en-GB"/>
        </w:rPr>
        <w:t xml:space="preserve">12:22 - I2 </w:t>
      </w:r>
    </w:p>
    <w:p w:rsidRPr="00CC0718" w:rsidR="377A3826" w:rsidP="5D3ECCAC" w:rsidRDefault="377A3826" w14:paraId="2364C0AD" w14:textId="0781A314">
      <w:r w:rsidRPr="00CC0718">
        <w:rPr>
          <w:sz w:val="20"/>
          <w:szCs w:val="20"/>
          <w:lang w:val="en-GB"/>
        </w:rPr>
        <w:t xml:space="preserve">Wow, that was </w:t>
      </w:r>
      <w:proofErr w:type="gramStart"/>
      <w:r w:rsidRPr="00CC0718">
        <w:rPr>
          <w:sz w:val="20"/>
          <w:szCs w:val="20"/>
          <w:lang w:val="en-GB"/>
        </w:rPr>
        <w:t>really nice</w:t>
      </w:r>
      <w:proofErr w:type="gramEnd"/>
      <w:r w:rsidRPr="00CC0718">
        <w:rPr>
          <w:sz w:val="20"/>
          <w:szCs w:val="20"/>
          <w:lang w:val="en-GB"/>
        </w:rPr>
        <w:t xml:space="preserve"> of you. I'll ask you another question. What are the primary goals of your club's aims to accomplish both in terms of its mission and its activities?</w:t>
      </w:r>
    </w:p>
    <w:p w:rsidRPr="00CC0718" w:rsidR="4F814FF9" w:rsidP="4F814FF9" w:rsidRDefault="4F814FF9" w14:paraId="52333B3D" w14:textId="6C36D07D">
      <w:pPr>
        <w:rPr>
          <w:sz w:val="20"/>
          <w:szCs w:val="20"/>
          <w:lang w:val="en-GB"/>
        </w:rPr>
      </w:pPr>
    </w:p>
    <w:p w:rsidRPr="00CC0718" w:rsidR="377A3826" w:rsidP="5D3ECCAC" w:rsidRDefault="377A3826" w14:paraId="237C967B" w14:textId="1B873637">
      <w:r w:rsidRPr="00CC0718">
        <w:rPr>
          <w:sz w:val="20"/>
          <w:szCs w:val="20"/>
          <w:lang w:val="en-GB"/>
        </w:rPr>
        <w:t xml:space="preserve">12:36 - P2 </w:t>
      </w:r>
    </w:p>
    <w:p w:rsidRPr="00CC0718" w:rsidR="377A3826" w:rsidP="5D3ECCAC" w:rsidRDefault="377A3826" w14:paraId="2DA33F8E" w14:textId="5391536E">
      <w:r w:rsidRPr="00CC0718">
        <w:rPr>
          <w:sz w:val="20"/>
          <w:szCs w:val="20"/>
          <w:lang w:val="en-GB"/>
        </w:rPr>
        <w:t xml:space="preserve">So, I think our mission is like share our culture with non-Hispanics, but also kind of build a community of Hispanics so that they don't feel like, I would say, kind of left out. Obviously, if you're like fully international or maybe you're Hispanic, but you live in the United States, moving to a different state, you're going to have to start from zero. You </w:t>
      </w:r>
      <w:proofErr w:type="gramStart"/>
      <w:r w:rsidRPr="00CC0718">
        <w:rPr>
          <w:sz w:val="20"/>
          <w:szCs w:val="20"/>
          <w:lang w:val="en-GB"/>
        </w:rPr>
        <w:t>have to</w:t>
      </w:r>
      <w:proofErr w:type="gramEnd"/>
      <w:r w:rsidRPr="00CC0718">
        <w:rPr>
          <w:sz w:val="20"/>
          <w:szCs w:val="20"/>
          <w:lang w:val="en-GB"/>
        </w:rPr>
        <w:t xml:space="preserve"> make new friends. And it feels nice to have people from a similar culture as you to share the experience, share any tips or advice that they might have if they're upperclassmen and you're just an incoming first year student. So, I would say kind of like build a community of Hispanics, but also expand our culture to everyone on campus. </w:t>
      </w:r>
    </w:p>
    <w:p w:rsidRPr="00CC0718" w:rsidR="377A3826" w:rsidP="5D3ECCAC" w:rsidRDefault="377A3826" w14:paraId="32002A8C" w14:textId="1F2F4921">
      <w:r w:rsidRPr="00CC0718">
        <w:rPr>
          <w:sz w:val="20"/>
          <w:szCs w:val="20"/>
          <w:lang w:val="en-GB"/>
        </w:rPr>
        <w:t xml:space="preserve"> </w:t>
      </w:r>
    </w:p>
    <w:p w:rsidRPr="00CC0718" w:rsidR="377A3826" w:rsidP="5D3ECCAC" w:rsidRDefault="377A3826" w14:paraId="5CBB1091" w14:textId="5447902F">
      <w:r w:rsidRPr="00CC0718">
        <w:rPr>
          <w:sz w:val="20"/>
          <w:szCs w:val="20"/>
          <w:lang w:val="en-GB"/>
        </w:rPr>
        <w:t xml:space="preserve">13:36 - I2 </w:t>
      </w:r>
    </w:p>
    <w:p w:rsidRPr="00CC0718" w:rsidR="377A3826" w:rsidP="5D3ECCAC" w:rsidRDefault="377A3826" w14:paraId="7BC4DBF0" w14:textId="201A2C9F">
      <w:r w:rsidRPr="00CC0718">
        <w:rPr>
          <w:sz w:val="20"/>
          <w:szCs w:val="20"/>
          <w:lang w:val="en-GB"/>
        </w:rPr>
        <w:t>Okay, thank you! What specific tasks are you undertaking to achieve your club's overall goals? For example, to attract new members or fundraising. So, what are the specific tasks that you're going to take?</w:t>
      </w:r>
    </w:p>
    <w:p w:rsidRPr="00CC0718" w:rsidR="377A3826" w:rsidP="5D3ECCAC" w:rsidRDefault="377A3826" w14:paraId="63E1A931" w14:textId="2C4C7377">
      <w:r w:rsidRPr="00CC0718">
        <w:rPr>
          <w:sz w:val="20"/>
          <w:szCs w:val="20"/>
          <w:lang w:val="en-GB"/>
        </w:rPr>
        <w:t xml:space="preserve"> </w:t>
      </w:r>
    </w:p>
    <w:p w:rsidRPr="00CC0718" w:rsidR="377A3826" w:rsidP="5D3ECCAC" w:rsidRDefault="377A3826" w14:paraId="4AD27CA6" w14:textId="77672FB3">
      <w:r w:rsidRPr="00CC0718">
        <w:rPr>
          <w:sz w:val="20"/>
          <w:szCs w:val="20"/>
          <w:lang w:val="en-GB"/>
        </w:rPr>
        <w:t xml:space="preserve">13:51 - P2 </w:t>
      </w:r>
    </w:p>
    <w:p w:rsidRPr="00CC0718" w:rsidR="377A3826" w:rsidP="5D3ECCAC" w:rsidRDefault="377A3826" w14:paraId="00BA3D22" w14:textId="6E291D16">
      <w:r w:rsidRPr="00CC0718">
        <w:rPr>
          <w:sz w:val="20"/>
          <w:szCs w:val="20"/>
          <w:lang w:val="en-GB"/>
        </w:rPr>
        <w:t>So usually, we try to share information through social media. We try to do collaborations with other clubs and when they repost on their Instagram then obviously other club that might not know about SHEP will learn about it and maybe want to join or attend some of the events. Excuse me, and we also try to share our information with like the SAO and SGA social media so in our Instagram post we tag a lot of people a lot of clubs so that they share, they spread the word, and other clubs do the thing with us like they tag us and then we spread the word about their events. We also share information via email so if you're in the email alliance you'll find out about the events, you also find out about events with like a word of mouth. So, if your friend mentions it then you learn about it and you can get more involved with it. However, I do think that in the past years and even this year we've been struggling a lot with meeting deadlines. So, what that means is for example like our PR chair gets busy and he doesn't necessarily ask for help, so he doesn't like to meet the deadline of maybe sending us a poster the week before. So, we end up posting it on Monday and our events are usually Tuesdays at 5 p.m. So sometimes it's fine like it's not a big deal, but other times when our events are kind of big and we want more people, then it's harder to attract more members, simply because people have plans, they have work to do, they have homework, and other clubs also do their events at five. So, if they share their information earlier than us, then people already have that time booked. But I think the main source for us to spread the word is usually social media, email, and sometimes we even print posters and put them around campus. So yeah.</w:t>
      </w:r>
    </w:p>
    <w:p w:rsidRPr="00CC0718" w:rsidR="377A3826" w:rsidP="5D3ECCAC" w:rsidRDefault="377A3826" w14:paraId="0BF5E95E" w14:textId="76BBA33B">
      <w:r w:rsidRPr="00CC0718">
        <w:rPr>
          <w:sz w:val="20"/>
          <w:szCs w:val="20"/>
          <w:lang w:val="en-GB"/>
        </w:rPr>
        <w:t xml:space="preserve"> </w:t>
      </w:r>
    </w:p>
    <w:p w:rsidRPr="00CC0718" w:rsidR="377A3826" w:rsidP="5D3ECCAC" w:rsidRDefault="377A3826" w14:paraId="1D236F22" w14:textId="5C1B7800">
      <w:r w:rsidRPr="00CC0718">
        <w:rPr>
          <w:sz w:val="20"/>
          <w:szCs w:val="20"/>
          <w:lang w:val="en-GB"/>
        </w:rPr>
        <w:t xml:space="preserve">16:07 - I2 </w:t>
      </w:r>
    </w:p>
    <w:p w:rsidRPr="00CC0718" w:rsidR="377A3826" w:rsidP="5D3ECCAC" w:rsidRDefault="377A3826" w14:paraId="3A71DD29" w14:textId="02B224AD">
      <w:r w:rsidRPr="00CC0718">
        <w:rPr>
          <w:sz w:val="20"/>
          <w:szCs w:val="20"/>
          <w:lang w:val="en-GB"/>
        </w:rPr>
        <w:t xml:space="preserve">Okay, what role does </w:t>
      </w:r>
      <w:proofErr w:type="gramStart"/>
      <w:r w:rsidRPr="00CC0718">
        <w:rPr>
          <w:sz w:val="20"/>
          <w:szCs w:val="20"/>
          <w:lang w:val="en-GB"/>
        </w:rPr>
        <w:t>marketing</w:t>
      </w:r>
      <w:proofErr w:type="gramEnd"/>
      <w:r w:rsidRPr="00CC0718">
        <w:rPr>
          <w:sz w:val="20"/>
          <w:szCs w:val="20"/>
          <w:lang w:val="en-GB"/>
        </w:rPr>
        <w:t xml:space="preserve"> and communications play in accomplishing this task? Like for instance, can you like, as you mentioned, you use social media posts, can you please share us your social media posts and the posts that you're using with this?</w:t>
      </w:r>
    </w:p>
    <w:p w:rsidRPr="00CC0718" w:rsidR="377A3826" w:rsidP="5D3ECCAC" w:rsidRDefault="377A3826" w14:paraId="6847FB98" w14:textId="5F110A42">
      <w:r w:rsidRPr="00CC0718">
        <w:rPr>
          <w:sz w:val="20"/>
          <w:szCs w:val="20"/>
          <w:lang w:val="en-GB"/>
        </w:rPr>
        <w:t xml:space="preserve"> </w:t>
      </w:r>
    </w:p>
    <w:p w:rsidRPr="00CC0718" w:rsidR="377A3826" w:rsidP="5D3ECCAC" w:rsidRDefault="377A3826" w14:paraId="565A38E6" w14:textId="550F02D3">
      <w:r w:rsidRPr="00CC0718">
        <w:rPr>
          <w:sz w:val="20"/>
          <w:szCs w:val="20"/>
          <w:lang w:val="en-GB"/>
        </w:rPr>
        <w:t xml:space="preserve">16:33 - P2 </w:t>
      </w:r>
    </w:p>
    <w:p w:rsidRPr="00CC0718" w:rsidR="377A3826" w:rsidP="5D3ECCAC" w:rsidRDefault="377A3826" w14:paraId="01B8365F" w14:textId="065BA0D8">
      <w:r w:rsidRPr="00CC0718">
        <w:rPr>
          <w:sz w:val="20"/>
          <w:szCs w:val="20"/>
          <w:lang w:val="en-GB"/>
        </w:rPr>
        <w:t xml:space="preserve">You can, I mean, I feel like it'd be easier if you can just screenshot it from our Instagram, if that's fine. If not, I can share them with you. But you can always look at our Instagram and we usually try like at one point in my freshman year when I first joined PR chair, the posters were really tailored to the event itself, which they were </w:t>
      </w:r>
      <w:proofErr w:type="gramStart"/>
      <w:r w:rsidRPr="00CC0718">
        <w:rPr>
          <w:sz w:val="20"/>
          <w:szCs w:val="20"/>
          <w:lang w:val="en-GB"/>
        </w:rPr>
        <w:t>really creative</w:t>
      </w:r>
      <w:proofErr w:type="gramEnd"/>
      <w:r w:rsidRPr="00CC0718">
        <w:rPr>
          <w:sz w:val="20"/>
          <w:szCs w:val="20"/>
          <w:lang w:val="en-GB"/>
        </w:rPr>
        <w:t xml:space="preserve">. The poster, the post came out like </w:t>
      </w:r>
      <w:proofErr w:type="gramStart"/>
      <w:r w:rsidRPr="00CC0718">
        <w:rPr>
          <w:sz w:val="20"/>
          <w:szCs w:val="20"/>
          <w:lang w:val="en-GB"/>
        </w:rPr>
        <w:t>really pretty</w:t>
      </w:r>
      <w:proofErr w:type="gramEnd"/>
      <w:r w:rsidRPr="00CC0718">
        <w:rPr>
          <w:sz w:val="20"/>
          <w:szCs w:val="20"/>
          <w:lang w:val="en-GB"/>
        </w:rPr>
        <w:t xml:space="preserve">. But when you look at it from a marketing perspective and you look at the Instagram from a while ago, like two, three years ago, it was very chaotic. So, you like it, if you look at it, you will not know what, like what </w:t>
      </w:r>
      <w:r w:rsidRPr="00CC0718">
        <w:rPr>
          <w:sz w:val="20"/>
          <w:szCs w:val="20"/>
          <w:lang w:val="en-GB"/>
        </w:rPr>
        <w:lastRenderedPageBreak/>
        <w:t xml:space="preserve">event was happening or like you could see what would be happening because of the design of the post, but it was just </w:t>
      </w:r>
      <w:proofErr w:type="gramStart"/>
      <w:r w:rsidRPr="00CC0718">
        <w:rPr>
          <w:sz w:val="20"/>
          <w:szCs w:val="20"/>
          <w:lang w:val="en-GB"/>
        </w:rPr>
        <w:t>really chaotic</w:t>
      </w:r>
      <w:proofErr w:type="gramEnd"/>
      <w:r w:rsidRPr="00CC0718">
        <w:rPr>
          <w:sz w:val="20"/>
          <w:szCs w:val="20"/>
          <w:lang w:val="en-GB"/>
        </w:rPr>
        <w:t xml:space="preserve">. There was no like standardized design. So, when my roommate and I became like PR and content creator, I was </w:t>
      </w:r>
      <w:proofErr w:type="gramStart"/>
      <w:r w:rsidRPr="00CC0718">
        <w:rPr>
          <w:sz w:val="20"/>
          <w:szCs w:val="20"/>
          <w:lang w:val="en-GB"/>
        </w:rPr>
        <w:t>actually a</w:t>
      </w:r>
      <w:proofErr w:type="gramEnd"/>
      <w:r w:rsidRPr="00CC0718">
        <w:rPr>
          <w:sz w:val="20"/>
          <w:szCs w:val="20"/>
          <w:lang w:val="en-GB"/>
        </w:rPr>
        <w:t xml:space="preserve"> content creator, not PR, sorry. She was PR, I was the content creator. That was during the transition period, which is why I confused it. But we were working together and we kind of came up with an idea of having like rows of </w:t>
      </w:r>
      <w:proofErr w:type="spellStart"/>
      <w:r w:rsidRPr="00CC0718">
        <w:rPr>
          <w:sz w:val="20"/>
          <w:szCs w:val="20"/>
          <w:lang w:val="en-GB"/>
        </w:rPr>
        <w:t>colors</w:t>
      </w:r>
      <w:proofErr w:type="spellEnd"/>
      <w:r w:rsidRPr="00CC0718">
        <w:rPr>
          <w:sz w:val="20"/>
          <w:szCs w:val="20"/>
          <w:lang w:val="en-GB"/>
        </w:rPr>
        <w:t xml:space="preserve">. So that's like three posts would have like a white background. Then the next three would have an orange background. And then the next three would have a blue background because those are sharp </w:t>
      </w:r>
      <w:proofErr w:type="spellStart"/>
      <w:r w:rsidRPr="00CC0718">
        <w:rPr>
          <w:sz w:val="20"/>
          <w:szCs w:val="20"/>
          <w:lang w:val="en-GB"/>
        </w:rPr>
        <w:t>colors</w:t>
      </w:r>
      <w:proofErr w:type="spellEnd"/>
      <w:r w:rsidRPr="00CC0718">
        <w:rPr>
          <w:sz w:val="20"/>
          <w:szCs w:val="20"/>
          <w:lang w:val="en-GB"/>
        </w:rPr>
        <w:t>. We want to kind of like to make it a little bit more aesthetic, I guess you could say. This past year, our current PR chair has kind of stuck with it, but not really. So, like he kind of alternates it, which is perfectly fine. And it looks good. So, I would say that communication and marketing play a crucial role, because if you don't share the information in a straightforward effect, and visually appealing way, then people will not be interested in coming to your club. Because then they'll see the post and be like, oh, they can't even make a decent post. What's the event going to look like, So I think that's why it plays a crucial role.</w:t>
      </w:r>
    </w:p>
    <w:p w:rsidRPr="00CC0718" w:rsidR="377A3826" w:rsidP="5D3ECCAC" w:rsidRDefault="377A3826" w14:paraId="538AA5AF" w14:textId="296C8502">
      <w:r w:rsidRPr="00CC0718">
        <w:rPr>
          <w:sz w:val="20"/>
          <w:szCs w:val="20"/>
          <w:lang w:val="en-GB"/>
        </w:rPr>
        <w:t xml:space="preserve"> </w:t>
      </w:r>
    </w:p>
    <w:p w:rsidRPr="00CC0718" w:rsidR="377A3826" w:rsidP="5D3ECCAC" w:rsidRDefault="377A3826" w14:paraId="2BA39C69" w14:textId="1B7E7EED">
      <w:r w:rsidRPr="00CC0718">
        <w:rPr>
          <w:sz w:val="20"/>
          <w:szCs w:val="20"/>
          <w:lang w:val="en-GB"/>
        </w:rPr>
        <w:t xml:space="preserve">19:00 - I2 </w:t>
      </w:r>
    </w:p>
    <w:p w:rsidRPr="00CC0718" w:rsidR="377A3826" w:rsidP="5D3ECCAC" w:rsidRDefault="377A3826" w14:paraId="4673FFCB" w14:textId="205E0F6E">
      <w:r w:rsidRPr="00CC0718">
        <w:rPr>
          <w:sz w:val="20"/>
          <w:szCs w:val="20"/>
          <w:lang w:val="en-GB"/>
        </w:rPr>
        <w:t>Thank you. Does your student club team have specialized marketing skills and knowledge to help you with these marketing activities?</w:t>
      </w:r>
    </w:p>
    <w:p w:rsidRPr="00CC0718" w:rsidR="377A3826" w:rsidP="5D3ECCAC" w:rsidRDefault="377A3826" w14:paraId="169F788C" w14:textId="6429D3B5">
      <w:r w:rsidRPr="00CC0718">
        <w:rPr>
          <w:sz w:val="20"/>
          <w:szCs w:val="20"/>
          <w:lang w:val="en-GB"/>
        </w:rPr>
        <w:t xml:space="preserve"> </w:t>
      </w:r>
    </w:p>
    <w:p w:rsidRPr="00CC0718" w:rsidR="377A3826" w:rsidP="5D3ECCAC" w:rsidRDefault="377A3826" w14:paraId="3F4AE4FE" w14:textId="140500E8">
      <w:r w:rsidRPr="00CC0718">
        <w:rPr>
          <w:sz w:val="20"/>
          <w:szCs w:val="20"/>
          <w:lang w:val="en-GB"/>
        </w:rPr>
        <w:t xml:space="preserve">19:12 - P2 </w:t>
      </w:r>
    </w:p>
    <w:p w:rsidRPr="00CC0718" w:rsidR="377A3826" w:rsidP="5D3ECCAC" w:rsidRDefault="377A3826" w14:paraId="56428909" w14:textId="4A4A59D4">
      <w:r w:rsidRPr="00CC0718">
        <w:rPr>
          <w:sz w:val="20"/>
          <w:szCs w:val="20"/>
          <w:lang w:val="en-GB"/>
        </w:rPr>
        <w:t xml:space="preserve">Personally, I don't think so. Like any specific, I feel like marketing skills can be acquired, but from the get-go. I don't think anyone has like thorough marketing skills. Our current PR chair, he's really creative, so he comes up with different ideas, which is great and then our content creator, he he's pretty versatile in social media so like he knows how to like to set a reminder in our calendar, when we make a post so that's really helpful if people want to like to add that reminder to their calendar. So, they're the main people that work with the marketing and the creativity side of the club. So, I would say that I could tell you like any specific marketing like thorough skills that they might have, but they work with what they have. They're both </w:t>
      </w:r>
      <w:proofErr w:type="gramStart"/>
      <w:r w:rsidRPr="00CC0718">
        <w:rPr>
          <w:sz w:val="20"/>
          <w:szCs w:val="20"/>
          <w:lang w:val="en-GB"/>
        </w:rPr>
        <w:t>pretty creative</w:t>
      </w:r>
      <w:proofErr w:type="gramEnd"/>
      <w:r w:rsidRPr="00CC0718">
        <w:rPr>
          <w:sz w:val="20"/>
          <w:szCs w:val="20"/>
          <w:lang w:val="en-GB"/>
        </w:rPr>
        <w:t>, they like photography, so they're pretty well versed in the arts like department.</w:t>
      </w:r>
    </w:p>
    <w:p w:rsidRPr="00CC0718" w:rsidR="377A3826" w:rsidP="5D3ECCAC" w:rsidRDefault="377A3826" w14:paraId="5B432242" w14:textId="1B081237">
      <w:r w:rsidRPr="00CC0718">
        <w:rPr>
          <w:sz w:val="20"/>
          <w:szCs w:val="20"/>
          <w:lang w:val="en-GB"/>
        </w:rPr>
        <w:t xml:space="preserve"> </w:t>
      </w:r>
    </w:p>
    <w:p w:rsidRPr="00CC0718" w:rsidR="377A3826" w:rsidP="5D3ECCAC" w:rsidRDefault="377A3826" w14:paraId="45275A34" w14:textId="583B39D9">
      <w:r w:rsidRPr="00CC0718">
        <w:rPr>
          <w:sz w:val="20"/>
          <w:szCs w:val="20"/>
          <w:lang w:val="en-GB"/>
        </w:rPr>
        <w:t xml:space="preserve">20:21 - I2 </w:t>
      </w:r>
    </w:p>
    <w:p w:rsidRPr="00CC0718" w:rsidR="377A3826" w:rsidP="5D3ECCAC" w:rsidRDefault="377A3826" w14:paraId="4B3E0F90" w14:textId="060E2F12">
      <w:r w:rsidRPr="00CC0718">
        <w:rPr>
          <w:sz w:val="20"/>
          <w:szCs w:val="20"/>
          <w:lang w:val="en-GB"/>
        </w:rPr>
        <w:t>Okay! Are you facing some challenges because of this since you don't have any specified marketing skills or knowledge?</w:t>
      </w:r>
    </w:p>
    <w:p w:rsidRPr="00CC0718" w:rsidR="377A3826" w:rsidP="5D3ECCAC" w:rsidRDefault="377A3826" w14:paraId="5832D4CA" w14:textId="43B6C35A">
      <w:r w:rsidRPr="00CC0718">
        <w:rPr>
          <w:sz w:val="20"/>
          <w:szCs w:val="20"/>
          <w:lang w:val="en-GB"/>
        </w:rPr>
        <w:t xml:space="preserve"> </w:t>
      </w:r>
    </w:p>
    <w:p w:rsidRPr="00CC0718" w:rsidR="377A3826" w:rsidP="5D3ECCAC" w:rsidRDefault="377A3826" w14:paraId="5A68DC94" w14:textId="2C11B8B3">
      <w:r w:rsidRPr="00CC0718">
        <w:rPr>
          <w:sz w:val="20"/>
          <w:szCs w:val="20"/>
          <w:lang w:val="en-GB"/>
        </w:rPr>
        <w:t xml:space="preserve">20:31 - P2 </w:t>
      </w:r>
    </w:p>
    <w:p w:rsidRPr="00CC0718" w:rsidR="377A3826" w:rsidP="5D3ECCAC" w:rsidRDefault="377A3826" w14:paraId="1C2F26C2" w14:textId="79FE0FDA">
      <w:r w:rsidRPr="00CC0718">
        <w:rPr>
          <w:sz w:val="20"/>
          <w:szCs w:val="20"/>
          <w:lang w:val="en-GB"/>
        </w:rPr>
        <w:t xml:space="preserve">I would say Sorry, were you done? </w:t>
      </w:r>
    </w:p>
    <w:p w:rsidRPr="00CC0718" w:rsidR="377A3826" w:rsidP="5D3ECCAC" w:rsidRDefault="377A3826" w14:paraId="4D2BD539" w14:textId="063EB726">
      <w:r w:rsidRPr="00CC0718">
        <w:rPr>
          <w:sz w:val="20"/>
          <w:szCs w:val="20"/>
          <w:lang w:val="en-GB"/>
        </w:rPr>
        <w:t xml:space="preserve"> </w:t>
      </w:r>
    </w:p>
    <w:p w:rsidRPr="00CC0718" w:rsidR="377A3826" w:rsidP="5D3ECCAC" w:rsidRDefault="377A3826" w14:paraId="53BC1AE3" w14:textId="3446081A">
      <w:r w:rsidRPr="00CC0718">
        <w:rPr>
          <w:sz w:val="20"/>
          <w:szCs w:val="20"/>
          <w:lang w:val="en-GB"/>
        </w:rPr>
        <w:t xml:space="preserve">20:35 - I2 </w:t>
      </w:r>
    </w:p>
    <w:p w:rsidRPr="00CC0718" w:rsidR="377A3826" w:rsidP="5D3ECCAC" w:rsidRDefault="377A3826" w14:paraId="64D3E07E" w14:textId="23E33637">
      <w:r w:rsidRPr="00CC0718">
        <w:rPr>
          <w:sz w:val="20"/>
          <w:szCs w:val="20"/>
          <w:lang w:val="en-GB"/>
        </w:rPr>
        <w:t>No, yeah, you can go ahead</w:t>
      </w:r>
    </w:p>
    <w:p w:rsidRPr="00CC0718" w:rsidR="377A3826" w:rsidP="5D3ECCAC" w:rsidRDefault="377A3826" w14:paraId="741AC097" w14:textId="4E69CAAF">
      <w:r w:rsidRPr="00CC0718">
        <w:rPr>
          <w:sz w:val="20"/>
          <w:szCs w:val="20"/>
          <w:lang w:val="en-GB"/>
        </w:rPr>
        <w:t xml:space="preserve"> </w:t>
      </w:r>
    </w:p>
    <w:p w:rsidRPr="00CC0718" w:rsidR="377A3826" w:rsidP="5D3ECCAC" w:rsidRDefault="377A3826" w14:paraId="10D44545" w14:textId="788B7355">
      <w:r w:rsidRPr="00CC0718">
        <w:rPr>
          <w:sz w:val="20"/>
          <w:szCs w:val="20"/>
          <w:lang w:val="en-GB"/>
        </w:rPr>
        <w:t xml:space="preserve">20:41 - P2 </w:t>
      </w:r>
    </w:p>
    <w:p w:rsidRPr="00CC0718" w:rsidR="377A3826" w:rsidP="5D3ECCAC" w:rsidRDefault="377A3826" w14:paraId="5BC3DBBB" w14:textId="32E82FCE">
      <w:r w:rsidRPr="00CC0718">
        <w:rPr>
          <w:sz w:val="20"/>
          <w:szCs w:val="20"/>
          <w:lang w:val="en-GB"/>
        </w:rPr>
        <w:t xml:space="preserve">Okay. I wouldn't say we're facing any like extreme challenges. We've been </w:t>
      </w:r>
      <w:proofErr w:type="gramStart"/>
      <w:r w:rsidRPr="00CC0718">
        <w:rPr>
          <w:sz w:val="20"/>
          <w:szCs w:val="20"/>
          <w:lang w:val="en-GB"/>
        </w:rPr>
        <w:t>pretty successful</w:t>
      </w:r>
      <w:proofErr w:type="gramEnd"/>
      <w:r w:rsidRPr="00CC0718">
        <w:rPr>
          <w:sz w:val="20"/>
          <w:szCs w:val="20"/>
          <w:lang w:val="en-GB"/>
        </w:rPr>
        <w:t xml:space="preserve"> in getting at least 20 students to come to our events every week, to 30 students, which is quite a lot when you think about it. So, I wouldn't say we're facing any like extreme challenges. However, I do think we would benefit from having marketing maybe connections or more marketing knowledge, because it would attract more members to the club.</w:t>
      </w:r>
    </w:p>
    <w:p w:rsidRPr="00CC0718" w:rsidR="377A3826" w:rsidP="5D3ECCAC" w:rsidRDefault="377A3826" w14:paraId="55848144" w14:textId="7DBA907E">
      <w:r w:rsidRPr="00CC0718">
        <w:rPr>
          <w:sz w:val="20"/>
          <w:szCs w:val="20"/>
          <w:lang w:val="en-GB"/>
        </w:rPr>
        <w:t xml:space="preserve">21:07 – I2 </w:t>
      </w:r>
    </w:p>
    <w:p w:rsidRPr="00CC0718" w:rsidR="377A3826" w:rsidP="5D3ECCAC" w:rsidRDefault="377A3826" w14:paraId="76116C78" w14:textId="45E9B3AB">
      <w:r w:rsidRPr="00CC0718">
        <w:rPr>
          <w:sz w:val="20"/>
          <w:szCs w:val="20"/>
          <w:lang w:val="en-GB"/>
        </w:rPr>
        <w:t>Thank you. So yes, that was the next question that I would like to ask. Do you think your club needs marketing support or services that can help you accomplish the tasks that you mentioned in the earlier question?</w:t>
      </w:r>
    </w:p>
    <w:p w:rsidRPr="00CC0718" w:rsidR="00ED2087" w:rsidP="5D3ECCAC" w:rsidRDefault="377A3826" w14:paraId="307A18C1" w14:textId="2EF5584C">
      <w:r w:rsidRPr="00CC0718">
        <w:rPr>
          <w:sz w:val="20"/>
          <w:szCs w:val="20"/>
          <w:lang w:val="en-GB"/>
        </w:rPr>
        <w:t xml:space="preserve"> </w:t>
      </w:r>
    </w:p>
    <w:p w:rsidRPr="00CC0718" w:rsidR="377A3826" w:rsidP="5D3ECCAC" w:rsidRDefault="377A3826" w14:paraId="5BE10791" w14:textId="20C4944D">
      <w:r w:rsidRPr="00CC0718">
        <w:rPr>
          <w:sz w:val="20"/>
          <w:szCs w:val="20"/>
          <w:lang w:val="en-GB"/>
        </w:rPr>
        <w:t xml:space="preserve">21:21 - P2 </w:t>
      </w:r>
    </w:p>
    <w:p w:rsidRPr="00CC0718" w:rsidR="377A3826" w:rsidP="5D3ECCAC" w:rsidRDefault="377A3826" w14:paraId="17B504BB" w14:textId="37A477B5">
      <w:r w:rsidRPr="00CC0718">
        <w:rPr>
          <w:sz w:val="20"/>
          <w:szCs w:val="20"/>
          <w:lang w:val="en-US"/>
        </w:rPr>
        <w:t xml:space="preserve">I think it might be helpful, especially because maybe if there's a way to optimize the process or standardize the process itself, then it would take a lot of weight off these two members specifically. Therefore, it would also take weight off the rest </w:t>
      </w:r>
      <w:r w:rsidRPr="00CC0718">
        <w:rPr>
          <w:sz w:val="20"/>
          <w:szCs w:val="20"/>
          <w:lang w:val="en-US"/>
        </w:rPr>
        <w:lastRenderedPageBreak/>
        <w:t xml:space="preserve">of the executive board because we wouldn't have to be on top of their task or try to help them, even though they're not technically asking for help. So, if it would facilitate and optimize the process, then I think we would </w:t>
      </w:r>
      <w:proofErr w:type="gramStart"/>
      <w:r w:rsidRPr="00CC0718">
        <w:rPr>
          <w:sz w:val="20"/>
          <w:szCs w:val="20"/>
          <w:lang w:val="en-US"/>
        </w:rPr>
        <w:t>definitely benefit</w:t>
      </w:r>
      <w:proofErr w:type="gramEnd"/>
      <w:r w:rsidRPr="00CC0718">
        <w:rPr>
          <w:sz w:val="20"/>
          <w:szCs w:val="20"/>
          <w:lang w:val="en-US"/>
        </w:rPr>
        <w:t xml:space="preserve"> from it.  </w:t>
      </w:r>
    </w:p>
    <w:p w:rsidRPr="00CC0718" w:rsidR="377A3826" w:rsidP="5D3ECCAC" w:rsidRDefault="377A3826" w14:paraId="621FDD05" w14:textId="1BAAF7C4">
      <w:r w:rsidRPr="00CC0718">
        <w:rPr>
          <w:sz w:val="20"/>
          <w:szCs w:val="20"/>
          <w:lang w:val="en-GB"/>
        </w:rPr>
        <w:t xml:space="preserve"> </w:t>
      </w:r>
    </w:p>
    <w:p w:rsidRPr="00CC0718" w:rsidR="377A3826" w:rsidP="5D3ECCAC" w:rsidRDefault="377A3826" w14:paraId="44E166D7" w14:textId="49FE84E7">
      <w:r w:rsidRPr="00CC0718">
        <w:rPr>
          <w:sz w:val="20"/>
          <w:szCs w:val="20"/>
          <w:lang w:val="en-GB"/>
        </w:rPr>
        <w:t xml:space="preserve">22:05 - I2 </w:t>
      </w:r>
    </w:p>
    <w:p w:rsidRPr="00CC0718" w:rsidR="377A3826" w:rsidP="5D3ECCAC" w:rsidRDefault="377A3826" w14:paraId="2405831C" w14:textId="5E6F1E6E">
      <w:r w:rsidRPr="00CC0718">
        <w:rPr>
          <w:sz w:val="20"/>
          <w:szCs w:val="20"/>
          <w:lang w:val="en-GB"/>
        </w:rPr>
        <w:t>Thank you! Can you give me some examples of specific marketing challenges that the club has faced or is facing? Like for example in collaborating with other clubs or collaborating needs of the clubs, anything like that?</w:t>
      </w:r>
    </w:p>
    <w:p w:rsidRPr="00CC0718" w:rsidR="377A3826" w:rsidP="5D3ECCAC" w:rsidRDefault="377A3826" w14:paraId="2C131F43" w14:textId="195E6F50">
      <w:r w:rsidRPr="00CC0718">
        <w:rPr>
          <w:sz w:val="20"/>
          <w:szCs w:val="20"/>
          <w:lang w:val="en-GB"/>
        </w:rPr>
        <w:t xml:space="preserve"> </w:t>
      </w:r>
    </w:p>
    <w:p w:rsidRPr="00CC0718" w:rsidR="377A3826" w:rsidP="5D3ECCAC" w:rsidRDefault="377A3826" w14:paraId="4394294C" w14:textId="67FC9858">
      <w:r w:rsidRPr="00CC0718">
        <w:rPr>
          <w:sz w:val="20"/>
          <w:szCs w:val="20"/>
          <w:lang w:val="en-GB"/>
        </w:rPr>
        <w:t xml:space="preserve">22:24 - P2 </w:t>
      </w:r>
    </w:p>
    <w:p w:rsidRPr="00CC0718" w:rsidR="377A3826" w:rsidP="5D3ECCAC" w:rsidRDefault="377A3826" w14:paraId="370BE8FF" w14:textId="3D5C1684">
      <w:r w:rsidRPr="00CC0718">
        <w:rPr>
          <w:sz w:val="20"/>
          <w:szCs w:val="20"/>
          <w:lang w:val="en-GB"/>
        </w:rPr>
        <w:t>I would say that, let me think.</w:t>
      </w:r>
    </w:p>
    <w:p w:rsidRPr="00CC0718" w:rsidR="377A3826" w:rsidP="5D3ECCAC" w:rsidRDefault="377A3826" w14:paraId="4A2B350F" w14:textId="70D46439">
      <w:r w:rsidRPr="00CC0718">
        <w:rPr>
          <w:sz w:val="20"/>
          <w:szCs w:val="20"/>
          <w:lang w:val="en-GB"/>
        </w:rPr>
        <w:t xml:space="preserve"> </w:t>
      </w:r>
    </w:p>
    <w:p w:rsidRPr="00CC0718" w:rsidR="377A3826" w:rsidP="5D3ECCAC" w:rsidRDefault="377A3826" w14:paraId="2C31BE55" w14:textId="6A334E74">
      <w:r w:rsidRPr="00CC0718">
        <w:rPr>
          <w:sz w:val="20"/>
          <w:szCs w:val="20"/>
          <w:lang w:val="en-GB"/>
        </w:rPr>
        <w:t xml:space="preserve">22:32 - P2 </w:t>
      </w:r>
    </w:p>
    <w:p w:rsidRPr="00CC0718" w:rsidR="377A3826" w:rsidP="5D3ECCAC" w:rsidRDefault="377A3826" w14:paraId="1FDE36E2" w14:textId="75F1DB38">
      <w:r w:rsidRPr="00CC0718">
        <w:rPr>
          <w:sz w:val="20"/>
          <w:szCs w:val="20"/>
          <w:lang w:val="en-GB"/>
        </w:rPr>
        <w:t>I think the main challenge we're facing is just timewise. So obviously like designing posts, designing what we're going to write as a caption, posting it on time, sharing it with other clubs. I think that's the main challenge that we're facing right now. Simply because as WPI students, obviously everyone gets busy and it's easy to lose track of time. So, and because it's like an extracurricular activity, there's no like, I would say consequence in terms of like grades, you know, and it's easy to like to put the job aside. But I feel like once you make that commitment to be part of that club, then it's important that you stick to the deadlines and stick to the commitment. Another thing would be like, reaching out to clubs or planning some of the events, sometimes it's a little bit hard because, everyone has their own schedule, everyone has their own like design for their Instagram, so making like posts that are in like collaboration that everyone has, it might throw off each other's Instagram, if that makes sense. So, I would say that those are the main two challenges like posting on time, having everything done on time and then just understanding when to like to make a collaborative post and when not to.</w:t>
      </w:r>
    </w:p>
    <w:p w:rsidRPr="00CC0718" w:rsidR="377A3826" w:rsidP="5D3ECCAC" w:rsidRDefault="377A3826" w14:paraId="73485233" w14:textId="47B6B169">
      <w:r w:rsidRPr="00CC0718">
        <w:rPr>
          <w:sz w:val="20"/>
          <w:szCs w:val="20"/>
          <w:lang w:val="en-GB"/>
        </w:rPr>
        <w:t xml:space="preserve"> </w:t>
      </w:r>
    </w:p>
    <w:p w:rsidRPr="00CC0718" w:rsidR="377A3826" w:rsidP="5D3ECCAC" w:rsidRDefault="377A3826" w14:paraId="21DED65E" w14:textId="18E41146">
      <w:r w:rsidRPr="00CC0718">
        <w:rPr>
          <w:sz w:val="20"/>
          <w:szCs w:val="20"/>
          <w:lang w:val="en-GB"/>
        </w:rPr>
        <w:t xml:space="preserve">24:03 - I2 </w:t>
      </w:r>
    </w:p>
    <w:p w:rsidRPr="00CC0718" w:rsidR="377A3826" w:rsidP="5D3ECCAC" w:rsidRDefault="377A3826" w14:paraId="2A8B6819" w14:textId="6F5F585D">
      <w:r w:rsidRPr="00CC0718">
        <w:rPr>
          <w:sz w:val="20"/>
          <w:szCs w:val="20"/>
          <w:lang w:val="en-GB"/>
        </w:rPr>
        <w:t xml:space="preserve">Thank you so much for that information. What do you think about the idea of having a marketing club that provides marketing services and resources to clubs like yours? </w:t>
      </w:r>
    </w:p>
    <w:p w:rsidRPr="00CC0718" w:rsidR="377A3826" w:rsidP="5D3ECCAC" w:rsidRDefault="377A3826" w14:paraId="7EAE3201" w14:textId="2F988884">
      <w:r w:rsidRPr="00CC0718">
        <w:rPr>
          <w:sz w:val="20"/>
          <w:szCs w:val="20"/>
          <w:lang w:val="en-GB"/>
        </w:rPr>
        <w:t xml:space="preserve"> </w:t>
      </w:r>
    </w:p>
    <w:p w:rsidRPr="00CC0718" w:rsidR="377A3826" w:rsidP="5D3ECCAC" w:rsidRDefault="377A3826" w14:paraId="30F13ADF" w14:textId="0CF604ED">
      <w:r w:rsidRPr="00CC0718">
        <w:rPr>
          <w:sz w:val="20"/>
          <w:szCs w:val="20"/>
          <w:lang w:val="en-GB"/>
        </w:rPr>
        <w:t xml:space="preserve">24:18 - P2 </w:t>
      </w:r>
    </w:p>
    <w:p w:rsidRPr="00CC0718" w:rsidR="377A3826" w:rsidP="3ACD2CDB" w:rsidRDefault="24D41B26" w14:paraId="2D1D5B5B" w14:textId="44093B2A">
      <w:pPr>
        <w:rPr>
          <w:sz w:val="20"/>
          <w:szCs w:val="20"/>
          <w:lang w:val="en-GB"/>
        </w:rPr>
      </w:pPr>
      <w:r w:rsidRPr="00CC0718">
        <w:rPr>
          <w:sz w:val="20"/>
          <w:szCs w:val="20"/>
          <w:lang w:val="en-GB"/>
        </w:rPr>
        <w:t xml:space="preserve">I think it'd be a great idea. I think it'd be </w:t>
      </w:r>
      <w:proofErr w:type="gramStart"/>
      <w:r w:rsidRPr="00CC0718">
        <w:rPr>
          <w:sz w:val="20"/>
          <w:szCs w:val="20"/>
          <w:lang w:val="en-GB"/>
        </w:rPr>
        <w:t>really beneficial</w:t>
      </w:r>
      <w:proofErr w:type="gramEnd"/>
      <w:r w:rsidRPr="00CC0718">
        <w:rPr>
          <w:sz w:val="20"/>
          <w:szCs w:val="20"/>
          <w:lang w:val="en-GB"/>
        </w:rPr>
        <w:t xml:space="preserve">. My only concern would be, though, is would that take away the positions of PR and content creator in my club or in any other club? Or would we have to pay for those services just like, let's say, if we wanted to use Photo Club for some of our events, we would have to pay. So, would that be an extra charge that would be charged to our account? And therefore, would we get a higher budget out of it? Would SGA be understanding of it and provide us more budget so we can use these services? I do think it would be a good idea simply because, again, people that might have that marketing knowledge might help promote the clubs better. And it wouldn't only be beneficial for current WPI students but also future or prospective WPI students, because then they would be able to learn more about all the clubs from like social media if they just search them up or from the WPI website if they search them up and so on and so forth.  But there would still be those concerns that I mentioned amongst any other that might come to mind. But those are the main ones that I could come with </w:t>
      </w:r>
      <w:proofErr w:type="gramStart"/>
      <w:r w:rsidRPr="00CC0718">
        <w:rPr>
          <w:sz w:val="20"/>
          <w:szCs w:val="20"/>
          <w:lang w:val="en-GB"/>
        </w:rPr>
        <w:t>at the moment</w:t>
      </w:r>
      <w:proofErr w:type="gramEnd"/>
      <w:r w:rsidRPr="00CC0718">
        <w:rPr>
          <w:sz w:val="20"/>
          <w:szCs w:val="20"/>
          <w:lang w:val="en-GB"/>
        </w:rPr>
        <w:t>.</w:t>
      </w:r>
    </w:p>
    <w:p w:rsidRPr="00CC0718" w:rsidR="4F814FF9" w:rsidP="4F814FF9" w:rsidRDefault="4F814FF9" w14:paraId="46CC9197" w14:textId="4BE525DD">
      <w:pPr>
        <w:rPr>
          <w:sz w:val="20"/>
          <w:szCs w:val="20"/>
          <w:lang w:val="en-GB"/>
        </w:rPr>
      </w:pPr>
    </w:p>
    <w:p w:rsidRPr="00CC0718" w:rsidR="377A3826" w:rsidP="5D3ECCAC" w:rsidRDefault="377A3826" w14:paraId="7769C6B1" w14:textId="37CCEEAA">
      <w:r w:rsidRPr="00CC0718">
        <w:rPr>
          <w:sz w:val="20"/>
          <w:szCs w:val="20"/>
          <w:lang w:val="en-GB"/>
        </w:rPr>
        <w:t xml:space="preserve">25:42 - I2 </w:t>
      </w:r>
    </w:p>
    <w:p w:rsidRPr="00CC0718" w:rsidR="377A3826" w:rsidP="5D3ECCAC" w:rsidRDefault="377A3826" w14:paraId="73EEACDE" w14:textId="2DF0A3DE">
      <w:r w:rsidRPr="00CC0718">
        <w:rPr>
          <w:sz w:val="20"/>
          <w:szCs w:val="20"/>
          <w:lang w:val="en-GB"/>
        </w:rPr>
        <w:t>So how could a marketing club best demonstrate its value to student organizations like yours?</w:t>
      </w:r>
    </w:p>
    <w:p w:rsidRPr="00CC0718" w:rsidR="377A3826" w:rsidP="5D3ECCAC" w:rsidRDefault="377A3826" w14:paraId="4E83BAC9" w14:textId="3D451D10">
      <w:r w:rsidRPr="00CC0718">
        <w:rPr>
          <w:sz w:val="20"/>
          <w:szCs w:val="20"/>
          <w:lang w:val="en-GB"/>
        </w:rPr>
        <w:t xml:space="preserve"> </w:t>
      </w:r>
    </w:p>
    <w:p w:rsidRPr="00CC0718" w:rsidR="377A3826" w:rsidP="5D3ECCAC" w:rsidRDefault="377A3826" w14:paraId="5BE4806F" w14:textId="6BC2AA2A">
      <w:r w:rsidRPr="00CC0718">
        <w:rPr>
          <w:sz w:val="20"/>
          <w:szCs w:val="20"/>
          <w:lang w:val="en-GB"/>
        </w:rPr>
        <w:t xml:space="preserve">25:52 - P2 </w:t>
      </w:r>
    </w:p>
    <w:p w:rsidRPr="00CC0718" w:rsidR="377A3826" w:rsidP="5D3ECCAC" w:rsidRDefault="7848BC4E" w14:paraId="4F47CFED" w14:textId="1F6A149A">
      <w:r w:rsidRPr="00CC0718">
        <w:rPr>
          <w:sz w:val="20"/>
          <w:szCs w:val="20"/>
          <w:lang w:val="en-GB"/>
        </w:rPr>
        <w:t xml:space="preserve">I think they could by understanding like the club's goal and how it works, like how it has been working for past years. They could show like how their skills would be useful for the club.  Obviously, there's always room for improvement and if there were any suggestions that like the marketing club would have to improve </w:t>
      </w:r>
      <w:r w:rsidRPr="00CC0718" w:rsidR="47919A53">
        <w:rPr>
          <w:sz w:val="20"/>
          <w:szCs w:val="20"/>
          <w:lang w:val="en-GB"/>
        </w:rPr>
        <w:t>our,</w:t>
      </w:r>
      <w:r w:rsidRPr="00CC0718">
        <w:rPr>
          <w:sz w:val="20"/>
          <w:szCs w:val="20"/>
          <w:lang w:val="en-GB"/>
        </w:rPr>
        <w:t xml:space="preserve"> like social media presence</w:t>
      </w:r>
      <w:r w:rsidRPr="00CC0718" w:rsidR="11C15D41">
        <w:rPr>
          <w:sz w:val="20"/>
          <w:szCs w:val="20"/>
          <w:lang w:val="en-GB"/>
        </w:rPr>
        <w:t>,</w:t>
      </w:r>
      <w:r w:rsidRPr="00CC0718">
        <w:rPr>
          <w:sz w:val="20"/>
          <w:szCs w:val="20"/>
          <w:lang w:val="en-GB"/>
        </w:rPr>
        <w:t xml:space="preserve"> it could be considered and discussed. But I think the main just a conversation, like understanding the club's needs, understanding </w:t>
      </w:r>
      <w:r w:rsidRPr="00CC0718">
        <w:rPr>
          <w:sz w:val="20"/>
          <w:szCs w:val="20"/>
          <w:lang w:val="en-GB"/>
        </w:rPr>
        <w:lastRenderedPageBreak/>
        <w:t>how the marketing club can be helpful, if it can, if it will be helpful or not. And then just kind of like setting up a plan or a strategic plan to organize the social media, the posts, the timeline and the effort that's going to go into each thing.</w:t>
      </w:r>
    </w:p>
    <w:p w:rsidRPr="00CC0718" w:rsidR="377A3826" w:rsidP="5D3ECCAC" w:rsidRDefault="377A3826" w14:paraId="05781B73" w14:textId="14DA64EA">
      <w:r w:rsidRPr="00CC0718">
        <w:rPr>
          <w:sz w:val="20"/>
          <w:szCs w:val="20"/>
          <w:lang w:val="en-GB"/>
        </w:rPr>
        <w:t xml:space="preserve"> </w:t>
      </w:r>
    </w:p>
    <w:p w:rsidRPr="00CC0718" w:rsidR="377A3826" w:rsidP="5D3ECCAC" w:rsidRDefault="377A3826" w14:paraId="395F7FAD" w14:textId="1334CEDB">
      <w:r w:rsidRPr="00CC0718">
        <w:rPr>
          <w:sz w:val="20"/>
          <w:szCs w:val="20"/>
          <w:lang w:val="en-GB"/>
        </w:rPr>
        <w:t xml:space="preserve">27:09 - I2 </w:t>
      </w:r>
    </w:p>
    <w:p w:rsidRPr="00CC0718" w:rsidR="377A3826" w:rsidP="5D3ECCAC" w:rsidRDefault="377A3826" w14:paraId="4E2F4B28" w14:textId="64E8B445">
      <w:r w:rsidRPr="00CC0718">
        <w:rPr>
          <w:sz w:val="20"/>
          <w:szCs w:val="20"/>
          <w:lang w:val="en-GB"/>
        </w:rPr>
        <w:t>So, would you be willing to pay for these marketing services?</w:t>
      </w:r>
    </w:p>
    <w:p w:rsidRPr="00CC0718" w:rsidR="377A3826" w:rsidP="5D3ECCAC" w:rsidRDefault="377A3826" w14:paraId="6A577933" w14:textId="26DE3B15">
      <w:r w:rsidRPr="00CC0718">
        <w:rPr>
          <w:sz w:val="20"/>
          <w:szCs w:val="20"/>
          <w:lang w:val="en-GB"/>
        </w:rPr>
        <w:t xml:space="preserve"> </w:t>
      </w:r>
    </w:p>
    <w:p w:rsidRPr="00CC0718" w:rsidR="377A3826" w:rsidP="5D3ECCAC" w:rsidRDefault="377A3826" w14:paraId="2619B764" w14:textId="42DED24D">
      <w:r w:rsidRPr="00CC0718">
        <w:rPr>
          <w:sz w:val="20"/>
          <w:szCs w:val="20"/>
          <w:lang w:val="en-GB"/>
        </w:rPr>
        <w:t xml:space="preserve">27:16 - P2 </w:t>
      </w:r>
    </w:p>
    <w:p w:rsidRPr="00CC0718" w:rsidR="377A3826" w:rsidP="5D3ECCAC" w:rsidRDefault="377A3826" w14:paraId="4DA69893" w14:textId="5EA3DC9E">
      <w:r w:rsidRPr="00CC0718">
        <w:rPr>
          <w:sz w:val="20"/>
          <w:szCs w:val="20"/>
          <w:lang w:val="en-US"/>
        </w:rPr>
        <w:t>I think that's more, it's kind of like a business, so it's easier said than done. I think there should first be, like, the marketing club—</w:t>
      </w:r>
      <w:r w:rsidRPr="00CC0718" w:rsidR="3CD0738C">
        <w:rPr>
          <w:sz w:val="20"/>
          <w:szCs w:val="20"/>
          <w:lang w:val="en-US"/>
        </w:rPr>
        <w:t>not</w:t>
      </w:r>
      <w:r w:rsidRPr="00CC0718">
        <w:rPr>
          <w:sz w:val="20"/>
          <w:szCs w:val="20"/>
          <w:lang w:val="en-US"/>
        </w:rPr>
        <w:t xml:space="preserve"> judging their skills, but for the marketing club to show what they can do, how they can be helpful, how they can be beneficial. Then, after it's shown, and after the club can determine if it would be used </w:t>
      </w:r>
      <w:r w:rsidRPr="00CC0718" w:rsidR="2357BFCC">
        <w:rPr>
          <w:sz w:val="20"/>
          <w:szCs w:val="20"/>
          <w:lang w:val="en-US"/>
        </w:rPr>
        <w:t>by</w:t>
      </w:r>
      <w:r w:rsidRPr="00CC0718">
        <w:rPr>
          <w:sz w:val="20"/>
          <w:szCs w:val="20"/>
          <w:lang w:val="en-US"/>
        </w:rPr>
        <w:t xml:space="preserve"> the club, then it could be considered to pay for the service, also within a reasonable budget and cost. But I think it'd be more beneficial if the club </w:t>
      </w:r>
      <w:r w:rsidRPr="00CC0718" w:rsidR="3E6F6C69">
        <w:rPr>
          <w:sz w:val="20"/>
          <w:szCs w:val="20"/>
          <w:lang w:val="en-US"/>
        </w:rPr>
        <w:t>could</w:t>
      </w:r>
      <w:r w:rsidRPr="00CC0718">
        <w:rPr>
          <w:sz w:val="20"/>
          <w:szCs w:val="20"/>
          <w:lang w:val="en-US"/>
        </w:rPr>
        <w:t xml:space="preserve"> show first how they would work and what their goals are so that maybe we can try to align them with other clubs.</w:t>
      </w:r>
    </w:p>
    <w:p w:rsidRPr="00CC0718" w:rsidR="377A3826" w:rsidP="5D3ECCAC" w:rsidRDefault="377A3826" w14:paraId="4D847550" w14:textId="64216A6F">
      <w:r w:rsidRPr="00CC0718">
        <w:rPr>
          <w:sz w:val="20"/>
          <w:szCs w:val="20"/>
          <w:lang w:val="en-GB"/>
        </w:rPr>
        <w:t xml:space="preserve"> </w:t>
      </w:r>
    </w:p>
    <w:p w:rsidRPr="00CC0718" w:rsidR="377A3826" w:rsidP="5D3ECCAC" w:rsidRDefault="377A3826" w14:paraId="3C86733F" w14:textId="133AFABC">
      <w:r w:rsidRPr="00CC0718">
        <w:rPr>
          <w:sz w:val="20"/>
          <w:szCs w:val="20"/>
          <w:lang w:val="en-GB"/>
        </w:rPr>
        <w:t xml:space="preserve">28:19 - I2 </w:t>
      </w:r>
    </w:p>
    <w:p w:rsidRPr="00CC0718" w:rsidR="377A3826" w:rsidP="5D3ECCAC" w:rsidRDefault="377A3826" w14:paraId="47E536AB" w14:textId="244EB1D7">
      <w:r w:rsidRPr="00CC0718">
        <w:rPr>
          <w:sz w:val="20"/>
          <w:szCs w:val="20"/>
          <w:lang w:val="en-GB"/>
        </w:rPr>
        <w:t>I understand. Just out of curiosity, how much would you think will be a reasonable price?</w:t>
      </w:r>
    </w:p>
    <w:p w:rsidRPr="00CC0718" w:rsidR="377A3826" w:rsidP="5D3ECCAC" w:rsidRDefault="377A3826" w14:paraId="6985867A" w14:textId="7C8500B6">
      <w:r w:rsidRPr="00CC0718">
        <w:rPr>
          <w:sz w:val="20"/>
          <w:szCs w:val="20"/>
          <w:lang w:val="en-GB"/>
        </w:rPr>
        <w:t xml:space="preserve"> </w:t>
      </w:r>
    </w:p>
    <w:p w:rsidRPr="00CC0718" w:rsidR="377A3826" w:rsidP="5D3ECCAC" w:rsidRDefault="377A3826" w14:paraId="2D34224E" w14:textId="37D5B7F8">
      <w:r w:rsidRPr="00CC0718">
        <w:rPr>
          <w:sz w:val="20"/>
          <w:szCs w:val="20"/>
          <w:lang w:val="en-GB"/>
        </w:rPr>
        <w:t xml:space="preserve">28:29 - P2 </w:t>
      </w:r>
    </w:p>
    <w:p w:rsidRPr="00CC0718" w:rsidR="377A3826" w:rsidP="1F446FB2" w:rsidRDefault="377A3826" w14:paraId="5D4AFFDF" w14:textId="67AC86A9">
      <w:pPr>
        <w:rPr>
          <w:sz w:val="20"/>
          <w:szCs w:val="20"/>
          <w:lang w:val="en-GB"/>
        </w:rPr>
      </w:pPr>
      <w:r w:rsidRPr="00CC0718">
        <w:rPr>
          <w:sz w:val="20"/>
          <w:szCs w:val="20"/>
          <w:lang w:val="en-US"/>
        </w:rPr>
        <w:t xml:space="preserve">I mean, it would </w:t>
      </w:r>
      <w:r w:rsidRPr="00CC0718" w:rsidR="2C8C2552">
        <w:rPr>
          <w:sz w:val="20"/>
          <w:szCs w:val="20"/>
          <w:lang w:val="en-US"/>
        </w:rPr>
        <w:t>depend on</w:t>
      </w:r>
      <w:r w:rsidRPr="00CC0718">
        <w:rPr>
          <w:sz w:val="20"/>
          <w:szCs w:val="20"/>
          <w:lang w:val="en-US"/>
        </w:rPr>
        <w:t xml:space="preserve"> because, let's say, like, we have seven weeks a term or four terms, that's like 28 already. If we hold an event every week, for example, that's 28 events that we're going to have at least. And then, that means, let's say, we have any other like random events; let's round it up to like 35 events. So, if we do 35 events a year, with that, it depends on what the package is because you could also do like only one post, like help with a certain </w:t>
      </w:r>
      <w:proofErr w:type="gramStart"/>
      <w:r w:rsidRPr="00CC0718">
        <w:rPr>
          <w:sz w:val="20"/>
          <w:szCs w:val="20"/>
          <w:lang w:val="en-US"/>
        </w:rPr>
        <w:t>amount</w:t>
      </w:r>
      <w:proofErr w:type="gramEnd"/>
      <w:r w:rsidRPr="00CC0718">
        <w:rPr>
          <w:sz w:val="20"/>
          <w:szCs w:val="20"/>
          <w:lang w:val="en-US"/>
        </w:rPr>
        <w:t xml:space="preserve"> of posts, or you can also offer videos, you can offer reels, like creating reels. You can offer your services to take pictures at our events, you can help with promoting events. So, I feel I can't really tell you a specific amount because it could be like, I don't know, ten dollars per post, or it could be five dollars per post, and then that adds up. Or it could be more. Like, I could not tell. I don't have enough knowledge of, like, marketing expenses for me to give you an actual number </w:t>
      </w:r>
      <w:proofErr w:type="gramStart"/>
      <w:r w:rsidRPr="00CC0718">
        <w:rPr>
          <w:sz w:val="20"/>
          <w:szCs w:val="20"/>
          <w:lang w:val="en-US"/>
        </w:rPr>
        <w:t>at the moment</w:t>
      </w:r>
      <w:proofErr w:type="gramEnd"/>
      <w:r w:rsidRPr="00CC0718">
        <w:rPr>
          <w:sz w:val="20"/>
          <w:szCs w:val="20"/>
          <w:lang w:val="en-US"/>
        </w:rPr>
        <w:t>.</w:t>
      </w:r>
    </w:p>
    <w:p w:rsidRPr="00CC0718" w:rsidR="377A3826" w:rsidP="5D3ECCAC" w:rsidRDefault="377A3826" w14:paraId="7069C62C" w14:textId="137B20DF">
      <w:r w:rsidRPr="00CC0718">
        <w:rPr>
          <w:sz w:val="20"/>
          <w:szCs w:val="20"/>
          <w:lang w:val="en-GB"/>
        </w:rPr>
        <w:t xml:space="preserve"> </w:t>
      </w:r>
    </w:p>
    <w:p w:rsidRPr="00CC0718" w:rsidR="377A3826" w:rsidP="5D3ECCAC" w:rsidRDefault="377A3826" w14:paraId="40D63DDB" w14:textId="3935240E">
      <w:r w:rsidRPr="00CC0718">
        <w:rPr>
          <w:sz w:val="20"/>
          <w:szCs w:val="20"/>
          <w:lang w:val="en-GB"/>
        </w:rPr>
        <w:t xml:space="preserve">29:59 - I2 </w:t>
      </w:r>
    </w:p>
    <w:p w:rsidRPr="00CC0718" w:rsidR="377A3826" w:rsidP="5D3ECCAC" w:rsidRDefault="50EF3C17" w14:paraId="54E66D58" w14:textId="2CFA46D7">
      <w:r w:rsidRPr="00CC0718">
        <w:rPr>
          <w:sz w:val="20"/>
          <w:szCs w:val="20"/>
          <w:lang w:val="en-GB"/>
        </w:rPr>
        <w:t>That's</w:t>
      </w:r>
      <w:r w:rsidRPr="00CC0718" w:rsidR="377A3826">
        <w:rPr>
          <w:sz w:val="20"/>
          <w:szCs w:val="20"/>
          <w:lang w:val="en-GB"/>
        </w:rPr>
        <w:t xml:space="preserve"> fine, this is just you as a general question. That's all okay yeah. Thank you! So, how would you receive information about other student clubs and on campus what events are going on how would get their information.</w:t>
      </w:r>
    </w:p>
    <w:p w:rsidRPr="00CC0718" w:rsidR="377A3826" w:rsidP="5D3ECCAC" w:rsidRDefault="377A3826" w14:paraId="2813CE3D" w14:textId="70AEEE2A">
      <w:r w:rsidRPr="00CC0718">
        <w:rPr>
          <w:sz w:val="20"/>
          <w:szCs w:val="20"/>
          <w:lang w:val="en-GB"/>
        </w:rPr>
        <w:t xml:space="preserve"> </w:t>
      </w:r>
    </w:p>
    <w:p w:rsidRPr="00CC0718" w:rsidR="377A3826" w:rsidP="5D3ECCAC" w:rsidRDefault="377A3826" w14:paraId="5508C4E8" w14:textId="0B7CC147">
      <w:r w:rsidRPr="00CC0718">
        <w:rPr>
          <w:sz w:val="20"/>
          <w:szCs w:val="20"/>
          <w:lang w:val="en-GB"/>
        </w:rPr>
        <w:t xml:space="preserve">30:16 - P2 </w:t>
      </w:r>
    </w:p>
    <w:p w:rsidRPr="00CC0718" w:rsidR="377A3826" w:rsidP="5D3ECCAC" w:rsidRDefault="377A3826" w14:paraId="42467DFA" w14:textId="27BA0FC9">
      <w:r w:rsidRPr="00CC0718">
        <w:rPr>
          <w:sz w:val="20"/>
          <w:szCs w:val="20"/>
          <w:lang w:val="en-GB"/>
        </w:rPr>
        <w:t>So, I know that usually they send out emails like, oh, events happening this week. So sometimes I find out through that. Other times I just find out because of friends or I'm in the club's email alias or their social media, like maybe someone that I follow is part of the club and then they repost it. Like they repost the post that the club made. So that's usually how I find out. So usually, I would say Instagram. Okay. So social media. Yeah.</w:t>
      </w:r>
    </w:p>
    <w:p w:rsidRPr="00CC0718" w:rsidR="377A3826" w:rsidP="5D3ECCAC" w:rsidRDefault="377A3826" w14:paraId="34870126" w14:textId="4993DF1F">
      <w:r w:rsidRPr="00CC0718">
        <w:rPr>
          <w:sz w:val="20"/>
          <w:szCs w:val="20"/>
          <w:lang w:val="en-GB"/>
        </w:rPr>
        <w:t xml:space="preserve"> </w:t>
      </w:r>
    </w:p>
    <w:p w:rsidRPr="00CC0718" w:rsidR="377A3826" w:rsidP="5D3ECCAC" w:rsidRDefault="377A3826" w14:paraId="0261112B" w14:textId="43D4C347">
      <w:r w:rsidRPr="00CC0718">
        <w:rPr>
          <w:sz w:val="20"/>
          <w:szCs w:val="20"/>
          <w:lang w:val="en-GB"/>
        </w:rPr>
        <w:t xml:space="preserve">30:50 - I2 </w:t>
      </w:r>
    </w:p>
    <w:p w:rsidRPr="00CC0718" w:rsidR="377A3826" w:rsidP="5D3ECCAC" w:rsidRDefault="377A3826" w14:paraId="435A5604" w14:textId="53FAD332">
      <w:r w:rsidRPr="00CC0718">
        <w:rPr>
          <w:sz w:val="20"/>
          <w:szCs w:val="20"/>
          <w:lang w:val="en-GB"/>
        </w:rPr>
        <w:t>Okay. So, we have reached to the last question. How do you communicate within your team?</w:t>
      </w:r>
    </w:p>
    <w:p w:rsidRPr="00CC0718" w:rsidR="377A3826" w:rsidP="5D3ECCAC" w:rsidRDefault="377A3826" w14:paraId="6E1BFBDF" w14:textId="3C09B20F">
      <w:r w:rsidRPr="00CC0718">
        <w:rPr>
          <w:sz w:val="20"/>
          <w:szCs w:val="20"/>
          <w:lang w:val="en-GB"/>
        </w:rPr>
        <w:t xml:space="preserve"> </w:t>
      </w:r>
    </w:p>
    <w:p w:rsidRPr="00CC0718" w:rsidR="377A3826" w:rsidP="5D3ECCAC" w:rsidRDefault="377A3826" w14:paraId="27851D9F" w14:textId="4B47CB1F">
      <w:r w:rsidRPr="00CC0718">
        <w:rPr>
          <w:sz w:val="20"/>
          <w:szCs w:val="20"/>
          <w:lang w:val="en-GB"/>
        </w:rPr>
        <w:t xml:space="preserve">30:58 - P2 </w:t>
      </w:r>
    </w:p>
    <w:p w:rsidRPr="00CC0718" w:rsidR="377A3826" w:rsidP="4F814FF9" w:rsidRDefault="377A3826" w14:paraId="1AC558FB" w14:textId="008AF3E1">
      <w:pPr>
        <w:rPr>
          <w:sz w:val="20"/>
          <w:szCs w:val="20"/>
          <w:lang w:val="en-US"/>
        </w:rPr>
      </w:pPr>
      <w:r w:rsidRPr="00CC0718">
        <w:rPr>
          <w:sz w:val="20"/>
          <w:szCs w:val="20"/>
          <w:lang w:val="en-US"/>
        </w:rPr>
        <w:t xml:space="preserve">So that was a bit of an issue in the past few years because we used to use WhatsApp for the longest time. But then the group chat, I'm sorry, the group chat began being used more for fun, kind of. </w:t>
      </w:r>
      <w:r w:rsidRPr="00CC0718" w:rsidR="36788F14">
        <w:rPr>
          <w:sz w:val="20"/>
          <w:szCs w:val="20"/>
          <w:lang w:val="en-US"/>
        </w:rPr>
        <w:t>So,</w:t>
      </w:r>
      <w:r w:rsidRPr="00CC0718">
        <w:rPr>
          <w:sz w:val="20"/>
          <w:szCs w:val="20"/>
          <w:lang w:val="en-US"/>
        </w:rPr>
        <w:t xml:space="preserve"> then we decided to transition to Slack because you can have different channels there, and you don't have to have like a thousand WhatsApp group chats. You just have one club, and then multiple channels where you can talk about different things. But Slack, personally, is not the best, in my opinion. There are a lot of issues with the notifications; even if you have them on, you will not get every notification, so you </w:t>
      </w:r>
      <w:proofErr w:type="gramStart"/>
      <w:r w:rsidRPr="00CC0718">
        <w:rPr>
          <w:sz w:val="20"/>
          <w:szCs w:val="20"/>
          <w:lang w:val="en-US"/>
        </w:rPr>
        <w:t>have to</w:t>
      </w:r>
      <w:proofErr w:type="gramEnd"/>
      <w:r w:rsidRPr="00CC0718">
        <w:rPr>
          <w:sz w:val="20"/>
          <w:szCs w:val="20"/>
          <w:lang w:val="en-US"/>
        </w:rPr>
        <w:t xml:space="preserve"> be constantly checking it just like your email. Many students, like, they just, they check their </w:t>
      </w:r>
      <w:r w:rsidRPr="00CC0718">
        <w:rPr>
          <w:sz w:val="20"/>
          <w:szCs w:val="20"/>
          <w:lang w:val="en-US"/>
        </w:rPr>
        <w:lastRenderedPageBreak/>
        <w:t xml:space="preserve">email and their WhatsApp, and that's it. They won't go into Slack willingly, especially if you're a first-year student. When you're incoming, you're learning about all the software and all the things that WPI uses. And each club has its own thing. So, if you're part of multiple clubs, it's difficult to remember which one uses what. So, this past year, we decided to transition to WhatsApp again. We have a general member club group chat where we share information about our events. If people have questions, people haven't really been using it yet, and I think it's mainly because it's new, but our executives </w:t>
      </w:r>
      <w:r w:rsidRPr="00CC0718" w:rsidR="0912DD5E">
        <w:rPr>
          <w:sz w:val="20"/>
          <w:szCs w:val="20"/>
          <w:lang w:val="en-US"/>
        </w:rPr>
        <w:t>have</w:t>
      </w:r>
      <w:r w:rsidRPr="00CC0718">
        <w:rPr>
          <w:sz w:val="20"/>
          <w:szCs w:val="20"/>
          <w:lang w:val="en-US"/>
        </w:rPr>
        <w:t xml:space="preserve"> been using our group chat, which is </w:t>
      </w:r>
      <w:proofErr w:type="gramStart"/>
      <w:r w:rsidRPr="00CC0718">
        <w:rPr>
          <w:sz w:val="20"/>
          <w:szCs w:val="20"/>
          <w:lang w:val="en-US"/>
        </w:rPr>
        <w:t>pretty helpful</w:t>
      </w:r>
      <w:proofErr w:type="gramEnd"/>
      <w:r w:rsidRPr="00CC0718">
        <w:rPr>
          <w:sz w:val="20"/>
          <w:szCs w:val="20"/>
          <w:lang w:val="en-US"/>
        </w:rPr>
        <w:t>.</w:t>
      </w:r>
    </w:p>
    <w:p w:rsidRPr="00CC0718" w:rsidR="377A3826" w:rsidP="5D3ECCAC" w:rsidRDefault="377A3826" w14:paraId="57F84234" w14:textId="28A675A2">
      <w:r w:rsidRPr="00CC0718">
        <w:rPr>
          <w:sz w:val="20"/>
          <w:szCs w:val="20"/>
          <w:lang w:val="en-US"/>
        </w:rPr>
        <w:t xml:space="preserve">For me, it was </w:t>
      </w:r>
      <w:proofErr w:type="gramStart"/>
      <w:r w:rsidRPr="00CC0718">
        <w:rPr>
          <w:sz w:val="20"/>
          <w:szCs w:val="20"/>
          <w:lang w:val="en-US"/>
        </w:rPr>
        <w:t>really hard</w:t>
      </w:r>
      <w:proofErr w:type="gramEnd"/>
      <w:r w:rsidRPr="00CC0718">
        <w:rPr>
          <w:sz w:val="20"/>
          <w:szCs w:val="20"/>
          <w:lang w:val="en-US"/>
        </w:rPr>
        <w:t xml:space="preserve"> to reach out to people, to the exec board specifically, through Slack, because usually, they just wouldn't respond because they wouldn't get the notification. And what we tried to do was, like, I would send the message to everyone in Slack, and then I would reach out to each individual person through WhatsApp, through a broadcast. But in the summer, I learned that some of them were not even receiving my broadcast, so I would have to go one by one and send them the message, which would take a lot of time. It was not efficient at all, not effective either, </w:t>
      </w:r>
      <w:r w:rsidRPr="00CC0718" w:rsidR="4DC84E4F">
        <w:rPr>
          <w:sz w:val="20"/>
          <w:szCs w:val="20"/>
          <w:lang w:val="en-US"/>
        </w:rPr>
        <w:t>or</w:t>
      </w:r>
      <w:r w:rsidRPr="00CC0718">
        <w:rPr>
          <w:sz w:val="20"/>
          <w:szCs w:val="20"/>
          <w:lang w:val="en-US"/>
        </w:rPr>
        <w:t xml:space="preserve"> I didn't want them to feel overwhelmed by me reaching out multiple times until I would get a response, because I wasn't trying to micromanage them either. </w:t>
      </w:r>
      <w:r w:rsidRPr="00CC0718" w:rsidR="619D7DDD">
        <w:rPr>
          <w:sz w:val="20"/>
          <w:szCs w:val="20"/>
          <w:lang w:val="en-US"/>
        </w:rPr>
        <w:t>So,</w:t>
      </w:r>
      <w:r w:rsidRPr="00CC0718">
        <w:rPr>
          <w:sz w:val="20"/>
          <w:szCs w:val="20"/>
          <w:lang w:val="en-US"/>
        </w:rPr>
        <w:t xml:space="preserve"> we decided to transition to an actual exec board group chat, and so far, it's been extremely effective. Everyone responds, and people are more on top of reading those messages.</w:t>
      </w:r>
    </w:p>
    <w:p w:rsidRPr="00CC0718" w:rsidR="377A3826" w:rsidP="5D3ECCAC" w:rsidRDefault="377A3826" w14:paraId="7DDE5BAA" w14:textId="1DF3F86C">
      <w:r w:rsidRPr="00CC0718">
        <w:rPr>
          <w:sz w:val="20"/>
          <w:szCs w:val="20"/>
          <w:lang w:val="en-GB"/>
        </w:rPr>
        <w:t xml:space="preserve"> </w:t>
      </w:r>
    </w:p>
    <w:p w:rsidRPr="00CC0718" w:rsidR="377A3826" w:rsidP="5D3ECCAC" w:rsidRDefault="377A3826" w14:paraId="3313FC71" w14:textId="5792DDDD">
      <w:r w:rsidRPr="00CC0718">
        <w:rPr>
          <w:sz w:val="20"/>
          <w:szCs w:val="20"/>
          <w:lang w:val="en-GB"/>
        </w:rPr>
        <w:t xml:space="preserve">33:36 - I2 </w:t>
      </w:r>
    </w:p>
    <w:p w:rsidRPr="00CC0718" w:rsidR="377A3826" w:rsidP="5D3ECCAC" w:rsidRDefault="377A3826" w14:paraId="18099E34" w14:textId="2198C477">
      <w:r w:rsidRPr="00CC0718">
        <w:rPr>
          <w:sz w:val="20"/>
          <w:szCs w:val="20"/>
          <w:lang w:val="en-GB"/>
        </w:rPr>
        <w:t xml:space="preserve">So yes, that was </w:t>
      </w:r>
      <w:proofErr w:type="gramStart"/>
      <w:r w:rsidRPr="00CC0718">
        <w:rPr>
          <w:sz w:val="20"/>
          <w:szCs w:val="20"/>
          <w:lang w:val="en-GB"/>
        </w:rPr>
        <w:t>really nice</w:t>
      </w:r>
      <w:proofErr w:type="gramEnd"/>
      <w:r w:rsidRPr="00CC0718">
        <w:rPr>
          <w:sz w:val="20"/>
          <w:szCs w:val="20"/>
          <w:lang w:val="en-GB"/>
        </w:rPr>
        <w:t xml:space="preserve"> of you for sharing that information with us. So yes, we have </w:t>
      </w:r>
      <w:proofErr w:type="gramStart"/>
      <w:r w:rsidRPr="00CC0718">
        <w:rPr>
          <w:sz w:val="20"/>
          <w:szCs w:val="20"/>
          <w:lang w:val="en-GB"/>
        </w:rPr>
        <w:t>come to the conclusion</w:t>
      </w:r>
      <w:proofErr w:type="gramEnd"/>
      <w:r w:rsidRPr="00CC0718">
        <w:rPr>
          <w:sz w:val="20"/>
          <w:szCs w:val="20"/>
          <w:lang w:val="en-GB"/>
        </w:rPr>
        <w:t>. Thank you so much for your time and insights. Before we conclude, do you have any additional information you would like to share or any questions or any comments that you would like to give?</w:t>
      </w:r>
    </w:p>
    <w:p w:rsidRPr="00CC0718" w:rsidR="4F814FF9" w:rsidP="4F814FF9" w:rsidRDefault="4F814FF9" w14:paraId="766E3624" w14:textId="48AC2F5D">
      <w:pPr>
        <w:rPr>
          <w:sz w:val="20"/>
          <w:szCs w:val="20"/>
          <w:lang w:val="en-GB"/>
        </w:rPr>
      </w:pPr>
    </w:p>
    <w:p w:rsidRPr="00CC0718" w:rsidR="377A3826" w:rsidP="5D3ECCAC" w:rsidRDefault="377A3826" w14:paraId="288F5D8A" w14:textId="0E4C0E8C">
      <w:r w:rsidRPr="00CC0718">
        <w:rPr>
          <w:sz w:val="20"/>
          <w:szCs w:val="20"/>
          <w:lang w:val="en-GB"/>
        </w:rPr>
        <w:t xml:space="preserve">34:02 - P2 </w:t>
      </w:r>
    </w:p>
    <w:p w:rsidRPr="00CC0718" w:rsidR="377A3826" w:rsidP="5D3ECCAC" w:rsidRDefault="377A3826" w14:paraId="282CC68A" w14:textId="1E21A45F">
      <w:r w:rsidRPr="00CC0718">
        <w:rPr>
          <w:sz w:val="20"/>
          <w:szCs w:val="20"/>
          <w:lang w:val="en-GB"/>
        </w:rPr>
        <w:t xml:space="preserve">I think we covered pretty much everything with the questions you asked in terms of like marketing with SHEP, and my thing is not necessarily a question but keep me updated if there's ever going to be a marketing club. I know there's a lot of steps that would take place and a lot of things that would have to like to be done. But if there's any </w:t>
      </w:r>
      <w:r w:rsidRPr="00CC0718" w:rsidR="0B729D19">
        <w:rPr>
          <w:sz w:val="20"/>
          <w:szCs w:val="20"/>
          <w:lang w:val="en-GB"/>
        </w:rPr>
        <w:t>progress</w:t>
      </w:r>
      <w:proofErr w:type="gramStart"/>
      <w:r w:rsidRPr="00CC0718" w:rsidR="0B729D19">
        <w:rPr>
          <w:sz w:val="20"/>
          <w:szCs w:val="20"/>
          <w:lang w:val="en-GB"/>
        </w:rPr>
        <w:t>, definitely</w:t>
      </w:r>
      <w:r w:rsidRPr="00CC0718">
        <w:rPr>
          <w:sz w:val="20"/>
          <w:szCs w:val="20"/>
          <w:lang w:val="en-GB"/>
        </w:rPr>
        <w:t>, like</w:t>
      </w:r>
      <w:proofErr w:type="gramEnd"/>
      <w:r w:rsidRPr="00CC0718">
        <w:rPr>
          <w:sz w:val="20"/>
          <w:szCs w:val="20"/>
          <w:lang w:val="en-GB"/>
        </w:rPr>
        <w:t>, let me know.</w:t>
      </w:r>
    </w:p>
    <w:p w:rsidRPr="00CC0718" w:rsidR="377A3826" w:rsidP="5D3ECCAC" w:rsidRDefault="377A3826" w14:paraId="3CBE340B" w14:textId="41521624">
      <w:r w:rsidRPr="00CC0718">
        <w:rPr>
          <w:sz w:val="20"/>
          <w:szCs w:val="20"/>
          <w:lang w:val="en-GB"/>
        </w:rPr>
        <w:t xml:space="preserve"> </w:t>
      </w:r>
    </w:p>
    <w:p w:rsidRPr="00CC0718" w:rsidR="377A3826" w:rsidP="34322B61" w:rsidRDefault="34322B61" w14:paraId="1B23240A" w14:textId="6628886F">
      <w:pPr>
        <w:rPr>
          <w:sz w:val="20"/>
          <w:szCs w:val="20"/>
          <w:highlight w:val="red"/>
          <w:lang w:val="en-GB"/>
        </w:rPr>
      </w:pPr>
      <w:r w:rsidRPr="00CC0718">
        <w:rPr>
          <w:sz w:val="20"/>
          <w:szCs w:val="20"/>
          <w:lang w:val="en-GB"/>
        </w:rPr>
        <w:t xml:space="preserve">34:28 - </w:t>
      </w:r>
      <w:r w:rsidRPr="00CC0718" w:rsidR="369F47F6">
        <w:rPr>
          <w:sz w:val="20"/>
          <w:szCs w:val="20"/>
          <w:lang w:val="en-GB"/>
        </w:rPr>
        <w:t>I2</w:t>
      </w:r>
      <w:commentRangeStart w:id="10"/>
      <w:commentRangeEnd w:id="10"/>
      <w:r w:rsidRPr="00CC0718">
        <w:rPr>
          <w:rStyle w:val="CommentReference"/>
        </w:rPr>
        <w:commentReference w:id="10"/>
      </w:r>
    </w:p>
    <w:p w:rsidRPr="00CC0718" w:rsidR="377A3826" w:rsidP="5D3ECCAC" w:rsidRDefault="377A3826" w14:paraId="0646DEB6" w14:textId="3466F851">
      <w:r w:rsidRPr="00CC0718">
        <w:rPr>
          <w:sz w:val="20"/>
          <w:szCs w:val="20"/>
          <w:lang w:val="en-GB"/>
        </w:rPr>
        <w:t>Thank you</w:t>
      </w:r>
    </w:p>
    <w:p w:rsidRPr="00CC0718" w:rsidR="377A3826" w:rsidP="5D3ECCAC" w:rsidRDefault="377A3826" w14:paraId="4A3A2976" w14:textId="175CAAB1">
      <w:r w:rsidRPr="00CC0718">
        <w:rPr>
          <w:sz w:val="20"/>
          <w:szCs w:val="20"/>
          <w:lang w:val="en-GB"/>
        </w:rPr>
        <w:t xml:space="preserve"> </w:t>
      </w:r>
    </w:p>
    <w:p w:rsidRPr="00CC0718" w:rsidR="377A3826" w:rsidP="5D3ECCAC" w:rsidRDefault="377A3826" w14:paraId="066BBD9B" w14:textId="7333EEF3">
      <w:r w:rsidRPr="00CC0718">
        <w:rPr>
          <w:sz w:val="20"/>
          <w:szCs w:val="20"/>
          <w:lang w:val="en-GB"/>
        </w:rPr>
        <w:t xml:space="preserve">34:32 - P2 </w:t>
      </w:r>
    </w:p>
    <w:p w:rsidRPr="00CC0718" w:rsidR="377A3826" w:rsidP="5D3ECCAC" w:rsidRDefault="377A3826" w14:paraId="541F1137" w14:textId="1CE34B33">
      <w:r w:rsidRPr="00CC0718">
        <w:rPr>
          <w:sz w:val="20"/>
          <w:szCs w:val="20"/>
          <w:lang w:val="en-GB"/>
        </w:rPr>
        <w:t>Please do.</w:t>
      </w:r>
    </w:p>
    <w:p w:rsidRPr="00CC0718" w:rsidR="377A3826" w:rsidP="5D3ECCAC" w:rsidRDefault="377A3826" w14:paraId="2C428F64" w14:textId="3A4F65D4">
      <w:r w:rsidRPr="00CC0718">
        <w:rPr>
          <w:sz w:val="20"/>
          <w:szCs w:val="20"/>
          <w:lang w:val="en-GB"/>
        </w:rPr>
        <w:t xml:space="preserve"> </w:t>
      </w:r>
    </w:p>
    <w:p w:rsidRPr="00CC0718" w:rsidR="377A3826" w:rsidP="4F814FF9" w:rsidRDefault="377A3826" w14:paraId="163417F5" w14:textId="19727623">
      <w:pPr>
        <w:rPr>
          <w:sz w:val="20"/>
          <w:szCs w:val="20"/>
          <w:lang w:val="en-GB"/>
        </w:rPr>
      </w:pPr>
      <w:r w:rsidRPr="00CC0718">
        <w:rPr>
          <w:sz w:val="20"/>
          <w:szCs w:val="20"/>
          <w:lang w:val="en-GB"/>
        </w:rPr>
        <w:t>34:35</w:t>
      </w:r>
      <w:r w:rsidRPr="00CC0718" w:rsidR="12C6D59F">
        <w:rPr>
          <w:sz w:val="20"/>
          <w:szCs w:val="20"/>
          <w:lang w:val="en-GB"/>
        </w:rPr>
        <w:t xml:space="preserve"> – </w:t>
      </w:r>
      <w:r w:rsidRPr="00CC0718" w:rsidR="34149DF7">
        <w:rPr>
          <w:sz w:val="20"/>
          <w:szCs w:val="20"/>
          <w:lang w:val="en-GB"/>
        </w:rPr>
        <w:t>I2</w:t>
      </w:r>
    </w:p>
    <w:p w:rsidRPr="00CC0718" w:rsidR="377A3826" w:rsidP="5D3ECCAC" w:rsidRDefault="377A3826" w14:paraId="33706490" w14:textId="2C24E2C8">
      <w:r w:rsidRPr="00CC0718">
        <w:rPr>
          <w:sz w:val="20"/>
          <w:szCs w:val="20"/>
          <w:lang w:val="en-GB"/>
        </w:rPr>
        <w:t xml:space="preserve">Yeah, that's </w:t>
      </w:r>
      <w:proofErr w:type="gramStart"/>
      <w:r w:rsidRPr="00CC0718">
        <w:rPr>
          <w:sz w:val="20"/>
          <w:szCs w:val="20"/>
          <w:lang w:val="en-GB"/>
        </w:rPr>
        <w:t>really nice</w:t>
      </w:r>
      <w:proofErr w:type="gramEnd"/>
      <w:r w:rsidRPr="00CC0718">
        <w:rPr>
          <w:sz w:val="20"/>
          <w:szCs w:val="20"/>
          <w:lang w:val="en-GB"/>
        </w:rPr>
        <w:t>. It was really like I wanted to participate in the interview just to listen a little bit like what you guys do and everything. And I was like, OK, I want to do it.</w:t>
      </w:r>
    </w:p>
    <w:p w:rsidRPr="00CC0718" w:rsidR="377A3826" w:rsidP="5D3ECCAC" w:rsidRDefault="377A3826" w14:paraId="0D4DF92F" w14:textId="4805BB7E">
      <w:r w:rsidRPr="00CC0718">
        <w:rPr>
          <w:sz w:val="20"/>
          <w:szCs w:val="20"/>
          <w:lang w:val="en-GB"/>
        </w:rPr>
        <w:t xml:space="preserve"> </w:t>
      </w:r>
    </w:p>
    <w:p w:rsidRPr="00CC0718" w:rsidR="377A3826" w:rsidP="5D3ECCAC" w:rsidRDefault="377A3826" w14:paraId="4E90EC3F" w14:textId="318C8DD1">
      <w:r w:rsidRPr="00CC0718">
        <w:rPr>
          <w:sz w:val="20"/>
          <w:szCs w:val="20"/>
          <w:lang w:val="en-GB"/>
        </w:rPr>
        <w:t xml:space="preserve">34:47 - P2 </w:t>
      </w:r>
    </w:p>
    <w:p w:rsidRPr="00CC0718" w:rsidR="377A3826" w:rsidP="5D3ECCAC" w:rsidRDefault="377A3826" w14:paraId="55D88755" w14:textId="73C27F1D">
      <w:r w:rsidRPr="00CC0718">
        <w:rPr>
          <w:sz w:val="20"/>
          <w:szCs w:val="20"/>
          <w:lang w:val="en-GB"/>
        </w:rPr>
        <w:t>Like I said, everyone is welcome. No matter culture, ethnicity, doesn't matter. Everyone's welcome.</w:t>
      </w:r>
    </w:p>
    <w:p w:rsidRPr="00CC0718" w:rsidR="377A3826" w:rsidP="5D3ECCAC" w:rsidRDefault="377A3826" w14:paraId="01A5A220" w14:textId="2A5DA0CC">
      <w:r w:rsidRPr="00CC0718">
        <w:rPr>
          <w:sz w:val="20"/>
          <w:szCs w:val="20"/>
          <w:lang w:val="en-GB"/>
        </w:rPr>
        <w:t xml:space="preserve"> </w:t>
      </w:r>
    </w:p>
    <w:p w:rsidRPr="00CC0718" w:rsidR="377A3826" w:rsidP="4F814FF9" w:rsidRDefault="377A3826" w14:paraId="3AE4EC28" w14:textId="5ADD51CB">
      <w:pPr>
        <w:rPr>
          <w:sz w:val="20"/>
          <w:szCs w:val="20"/>
          <w:lang w:val="en-GB"/>
        </w:rPr>
      </w:pPr>
      <w:r w:rsidRPr="00CC0718">
        <w:rPr>
          <w:sz w:val="20"/>
          <w:szCs w:val="20"/>
          <w:lang w:val="en-GB"/>
        </w:rPr>
        <w:t>34:58</w:t>
      </w:r>
      <w:r w:rsidRPr="00CC0718" w:rsidR="04BFD000">
        <w:rPr>
          <w:sz w:val="20"/>
          <w:szCs w:val="20"/>
          <w:lang w:val="en-GB"/>
        </w:rPr>
        <w:t xml:space="preserve"> – I2 </w:t>
      </w:r>
    </w:p>
    <w:p w:rsidRPr="00CC0718" w:rsidR="377A3826" w:rsidP="5D3ECCAC" w:rsidRDefault="377A3826" w14:paraId="7AAB2271" w14:textId="21E81858">
      <w:r w:rsidRPr="00CC0718">
        <w:rPr>
          <w:sz w:val="20"/>
          <w:szCs w:val="20"/>
          <w:lang w:val="en-GB"/>
        </w:rPr>
        <w:t>Great.</w:t>
      </w:r>
    </w:p>
    <w:p w:rsidRPr="00CC0718" w:rsidR="377A3826" w:rsidP="5D3ECCAC" w:rsidRDefault="377A3826" w14:paraId="0CD16F1E" w14:textId="28383EBA">
      <w:r w:rsidRPr="00CC0718">
        <w:rPr>
          <w:sz w:val="20"/>
          <w:szCs w:val="20"/>
          <w:lang w:val="en-GB"/>
        </w:rPr>
        <w:t xml:space="preserve"> </w:t>
      </w:r>
    </w:p>
    <w:p w:rsidRPr="00CC0718" w:rsidR="377A3826" w:rsidP="5D3ECCAC" w:rsidRDefault="377A3826" w14:paraId="44C7A27C" w14:textId="086C6075">
      <w:r w:rsidRPr="00CC0718">
        <w:rPr>
          <w:sz w:val="20"/>
          <w:szCs w:val="20"/>
          <w:lang w:val="en-GB"/>
        </w:rPr>
        <w:t xml:space="preserve">34:59 - I2 </w:t>
      </w:r>
    </w:p>
    <w:p w:rsidRPr="00CC0718" w:rsidR="377A3826" w:rsidP="5D3ECCAC" w:rsidRDefault="377A3826" w14:paraId="56982A56" w14:textId="32FFF98D">
      <w:proofErr w:type="gramStart"/>
      <w:r w:rsidRPr="00CC0718">
        <w:rPr>
          <w:sz w:val="20"/>
          <w:szCs w:val="20"/>
          <w:lang w:val="en-GB"/>
        </w:rPr>
        <w:t>And also</w:t>
      </w:r>
      <w:proofErr w:type="gramEnd"/>
      <w:r w:rsidRPr="00CC0718">
        <w:rPr>
          <w:sz w:val="20"/>
          <w:szCs w:val="20"/>
          <w:lang w:val="en-GB"/>
        </w:rPr>
        <w:t>, a small thing. If we need to clarify any of your response, would it be OK to reach out to you? Yeah, definitely. Thank you so much. Thanks again.</w:t>
      </w:r>
    </w:p>
    <w:p w:rsidRPr="00CC0718" w:rsidR="377A3826" w:rsidP="5D3ECCAC" w:rsidRDefault="377A3826" w14:paraId="5925F8A4" w14:textId="5282E653">
      <w:r w:rsidRPr="00CC0718">
        <w:rPr>
          <w:sz w:val="20"/>
          <w:szCs w:val="20"/>
          <w:lang w:val="en-GB"/>
        </w:rPr>
        <w:t xml:space="preserve"> </w:t>
      </w:r>
    </w:p>
    <w:p w:rsidRPr="00CC0718" w:rsidR="377A3826" w:rsidP="5D3ECCAC" w:rsidRDefault="377A3826" w14:paraId="56E820DC" w14:textId="4412EBBD">
      <w:r w:rsidRPr="00CC0718">
        <w:rPr>
          <w:sz w:val="20"/>
          <w:szCs w:val="20"/>
          <w:lang w:val="en-GB"/>
        </w:rPr>
        <w:t xml:space="preserve">35:10 - P2 </w:t>
      </w:r>
    </w:p>
    <w:p w:rsidRPr="00CC0718" w:rsidR="377A3826" w:rsidP="5D3ECCAC" w:rsidRDefault="377A3826" w14:paraId="10DFD606" w14:textId="58425D48">
      <w:r w:rsidRPr="00CC0718">
        <w:rPr>
          <w:sz w:val="20"/>
          <w:szCs w:val="20"/>
          <w:lang w:val="en-GB"/>
        </w:rPr>
        <w:lastRenderedPageBreak/>
        <w:t xml:space="preserve">Of course. Well, thank you for setting this up too. Good luck with your project. And I hope this was helpful. When you look at the notes, I hope it was </w:t>
      </w:r>
      <w:proofErr w:type="gramStart"/>
      <w:r w:rsidRPr="00CC0718">
        <w:rPr>
          <w:sz w:val="20"/>
          <w:szCs w:val="20"/>
          <w:lang w:val="en-GB"/>
        </w:rPr>
        <w:t>really helpful</w:t>
      </w:r>
      <w:proofErr w:type="gramEnd"/>
      <w:r w:rsidRPr="00CC0718">
        <w:rPr>
          <w:sz w:val="20"/>
          <w:szCs w:val="20"/>
          <w:lang w:val="en-GB"/>
        </w:rPr>
        <w:t>.</w:t>
      </w:r>
    </w:p>
    <w:p w:rsidRPr="00CC0718" w:rsidR="377A3826" w:rsidP="5D3ECCAC" w:rsidRDefault="377A3826" w14:paraId="6C85557B" w14:textId="5C222998">
      <w:r w:rsidRPr="00CC0718">
        <w:rPr>
          <w:sz w:val="20"/>
          <w:szCs w:val="20"/>
          <w:lang w:val="en-GB"/>
        </w:rPr>
        <w:t xml:space="preserve"> </w:t>
      </w:r>
    </w:p>
    <w:p w:rsidRPr="00CC0718" w:rsidR="377A3826" w:rsidP="5D3ECCAC" w:rsidRDefault="377A3826" w14:paraId="08A2C462" w14:textId="41A7330A">
      <w:r w:rsidRPr="00CC0718">
        <w:rPr>
          <w:sz w:val="20"/>
          <w:szCs w:val="20"/>
          <w:lang w:val="en-GB"/>
        </w:rPr>
        <w:t xml:space="preserve">35:22 - </w:t>
      </w:r>
      <w:r w:rsidRPr="00CC0718" w:rsidR="71712DA9">
        <w:rPr>
          <w:sz w:val="20"/>
          <w:szCs w:val="20"/>
          <w:lang w:val="en-GB"/>
        </w:rPr>
        <w:t>I2</w:t>
      </w:r>
      <w:r w:rsidRPr="00CC0718">
        <w:rPr>
          <w:sz w:val="20"/>
          <w:szCs w:val="20"/>
          <w:lang w:val="en-GB"/>
        </w:rPr>
        <w:t xml:space="preserve"> </w:t>
      </w:r>
    </w:p>
    <w:p w:rsidRPr="00CC0718" w:rsidR="377A3826" w:rsidP="5D3ECCAC" w:rsidRDefault="377A3826" w14:paraId="6682A7C3" w14:textId="106B7B64">
      <w:r w:rsidRPr="00CC0718">
        <w:rPr>
          <w:sz w:val="20"/>
          <w:szCs w:val="20"/>
          <w:lang w:val="en-GB"/>
        </w:rPr>
        <w:t>Great.</w:t>
      </w:r>
    </w:p>
    <w:p w:rsidRPr="00CC0718" w:rsidR="377A3826" w:rsidP="5D3ECCAC" w:rsidRDefault="377A3826" w14:paraId="502FE39B" w14:textId="22B77520">
      <w:r w:rsidRPr="00CC0718">
        <w:rPr>
          <w:sz w:val="20"/>
          <w:szCs w:val="20"/>
          <w:lang w:val="en-GB"/>
        </w:rPr>
        <w:t xml:space="preserve"> </w:t>
      </w:r>
    </w:p>
    <w:p w:rsidRPr="00CC0718" w:rsidR="377A3826" w:rsidP="5D3ECCAC" w:rsidRDefault="377A3826" w14:paraId="316021C8" w14:textId="514CE245">
      <w:r w:rsidRPr="00CC0718">
        <w:rPr>
          <w:sz w:val="20"/>
          <w:szCs w:val="20"/>
          <w:lang w:val="en-GB"/>
        </w:rPr>
        <w:t xml:space="preserve">35:23 - P2 </w:t>
      </w:r>
    </w:p>
    <w:p w:rsidRPr="00CC0718" w:rsidR="377A3826" w:rsidP="5D3ECCAC" w:rsidRDefault="377A3826" w14:paraId="2B9870C2" w14:textId="35D61E3D">
      <w:r w:rsidRPr="00CC0718">
        <w:rPr>
          <w:sz w:val="20"/>
          <w:szCs w:val="20"/>
          <w:lang w:val="en-GB"/>
        </w:rPr>
        <w:t>Well, good luck in finals if you have any or good luck with your project and have a good day.</w:t>
      </w:r>
    </w:p>
    <w:p w:rsidRPr="00CC0718" w:rsidR="377A3826" w:rsidP="5D3ECCAC" w:rsidRDefault="377A3826" w14:paraId="4F3FB4CA" w14:textId="2E8ED9C6">
      <w:r w:rsidRPr="00CC0718">
        <w:rPr>
          <w:sz w:val="20"/>
          <w:szCs w:val="20"/>
          <w:lang w:val="en-GB"/>
        </w:rPr>
        <w:t xml:space="preserve"> </w:t>
      </w:r>
    </w:p>
    <w:p w:rsidRPr="00CC0718" w:rsidR="377A3826" w:rsidP="5D3ECCAC" w:rsidRDefault="377A3826" w14:paraId="181DCFE1" w14:textId="6D1BF9D4">
      <w:r w:rsidRPr="00CC0718">
        <w:rPr>
          <w:sz w:val="20"/>
          <w:szCs w:val="20"/>
          <w:lang w:val="en-GB"/>
        </w:rPr>
        <w:t xml:space="preserve">35:29 - </w:t>
      </w:r>
      <w:r w:rsidRPr="00CC0718" w:rsidR="15724B23">
        <w:rPr>
          <w:sz w:val="20"/>
          <w:szCs w:val="20"/>
          <w:lang w:val="en-GB"/>
        </w:rPr>
        <w:t>I2</w:t>
      </w:r>
      <w:r w:rsidRPr="00CC0718">
        <w:rPr>
          <w:sz w:val="20"/>
          <w:szCs w:val="20"/>
          <w:lang w:val="en-GB"/>
        </w:rPr>
        <w:t xml:space="preserve"> </w:t>
      </w:r>
    </w:p>
    <w:p w:rsidRPr="00CC0718" w:rsidR="377A3826" w:rsidP="5D3ECCAC" w:rsidRDefault="377A3826" w14:paraId="49F547EB" w14:textId="7DB11BEB">
      <w:proofErr w:type="gramStart"/>
      <w:r w:rsidRPr="00CC0718">
        <w:rPr>
          <w:sz w:val="20"/>
          <w:szCs w:val="20"/>
          <w:lang w:val="en-GB"/>
        </w:rPr>
        <w:t>You</w:t>
      </w:r>
      <w:proofErr w:type="gramEnd"/>
      <w:r w:rsidRPr="00CC0718">
        <w:rPr>
          <w:sz w:val="20"/>
          <w:szCs w:val="20"/>
          <w:lang w:val="en-GB"/>
        </w:rPr>
        <w:t xml:space="preserve"> too. Thank you so much for your time today. Of course. Take care. Bye.</w:t>
      </w:r>
    </w:p>
    <w:p w:rsidRPr="00CC0718" w:rsidR="377A3826" w:rsidP="5D3ECCAC" w:rsidRDefault="377A3826" w14:paraId="6A8A516C" w14:textId="445BC234">
      <w:r w:rsidRPr="00CC0718">
        <w:rPr>
          <w:sz w:val="20"/>
          <w:szCs w:val="20"/>
          <w:lang w:val="en-GB"/>
        </w:rPr>
        <w:t xml:space="preserve"> </w:t>
      </w:r>
    </w:p>
    <w:p w:rsidRPr="00CC0718" w:rsidR="377A3826" w:rsidP="5D3ECCAC" w:rsidRDefault="377A3826" w14:paraId="05111E17" w14:textId="651F1955">
      <w:r w:rsidRPr="00CC0718">
        <w:rPr>
          <w:sz w:val="20"/>
          <w:szCs w:val="20"/>
          <w:lang w:val="en-GB"/>
        </w:rPr>
        <w:t xml:space="preserve">35:35 - P2 </w:t>
      </w:r>
    </w:p>
    <w:p w:rsidRPr="00CC0718" w:rsidR="377A3826" w:rsidP="5D3ECCAC" w:rsidRDefault="377A3826" w14:paraId="3121633A" w14:textId="0FCE32A4">
      <w:r w:rsidRPr="00CC0718">
        <w:rPr>
          <w:sz w:val="20"/>
          <w:szCs w:val="20"/>
          <w:lang w:val="en-GB"/>
        </w:rPr>
        <w:t xml:space="preserve">Bye. </w:t>
      </w:r>
    </w:p>
    <w:p w:rsidRPr="00CC0718" w:rsidR="771DF2FE" w:rsidP="771DF2FE" w:rsidRDefault="771DF2FE" w14:paraId="2C5E739F" w14:textId="720B8CA9">
      <w:pPr>
        <w:rPr>
          <w:sz w:val="20"/>
          <w:szCs w:val="20"/>
          <w:lang w:val="en-GB"/>
        </w:rPr>
      </w:pPr>
    </w:p>
    <w:p w:rsidRPr="00CC0718" w:rsidR="377A3826" w:rsidP="771DF2FE" w:rsidRDefault="377A3826" w14:paraId="79EEF0F6" w14:textId="578F5971">
      <w:pPr>
        <w:rPr>
          <w:sz w:val="20"/>
          <w:szCs w:val="20"/>
          <w:lang w:val="en-GB"/>
        </w:rPr>
      </w:pPr>
      <w:r w:rsidRPr="00CC0718">
        <w:rPr>
          <w:sz w:val="20"/>
          <w:szCs w:val="20"/>
          <w:lang w:val="en-GB"/>
        </w:rPr>
        <w:t>END OF TRANSCRIPT</w:t>
      </w:r>
    </w:p>
    <w:p w:rsidRPr="00CC0718" w:rsidR="771DF2FE" w:rsidP="771DF2FE" w:rsidRDefault="771DF2FE" w14:paraId="697D6D3A" w14:textId="304994D9">
      <w:pPr>
        <w:rPr>
          <w:sz w:val="20"/>
          <w:szCs w:val="20"/>
          <w:lang w:val="en-GB"/>
        </w:rPr>
      </w:pPr>
    </w:p>
    <w:p w:rsidRPr="00CC0718" w:rsidR="771DF2FE" w:rsidP="4F814FF9" w:rsidRDefault="771DF2FE" w14:paraId="2443F614" w14:textId="45742B4A">
      <w:pPr>
        <w:rPr>
          <w:sz w:val="20"/>
          <w:szCs w:val="20"/>
          <w:lang w:val="en-GB"/>
        </w:rPr>
      </w:pPr>
    </w:p>
    <w:p w:rsidRPr="00CC0718" w:rsidR="3ACD2CDB" w:rsidP="3ACD2CDB" w:rsidRDefault="3ACD2CDB" w14:paraId="4CDEE190" w14:textId="477BCEA9">
      <w:pPr>
        <w:rPr>
          <w:b/>
          <w:bCs/>
          <w:lang w:val="en-GB"/>
        </w:rPr>
      </w:pPr>
    </w:p>
    <w:p w:rsidRPr="00CC0718" w:rsidR="3ACD2CDB" w:rsidP="3ACD2CDB" w:rsidRDefault="3ACD2CDB" w14:paraId="472605F5" w14:textId="1C38659D">
      <w:pPr>
        <w:rPr>
          <w:b/>
          <w:bCs/>
          <w:lang w:val="en-GB"/>
        </w:rPr>
      </w:pPr>
    </w:p>
    <w:p w:rsidRPr="00CC0718" w:rsidR="3ACD2CDB" w:rsidP="3ACD2CDB" w:rsidRDefault="3ACD2CDB" w14:paraId="1E625772" w14:textId="0A8CC5BC">
      <w:pPr>
        <w:rPr>
          <w:b/>
          <w:bCs/>
          <w:lang w:val="en-GB"/>
        </w:rPr>
      </w:pPr>
    </w:p>
    <w:p w:rsidRPr="00CC0718" w:rsidR="3ACD2CDB" w:rsidP="3ACD2CDB" w:rsidRDefault="3ACD2CDB" w14:paraId="0ACD1EF0" w14:textId="44FFF327">
      <w:pPr>
        <w:rPr>
          <w:b/>
          <w:bCs/>
          <w:lang w:val="en-GB"/>
        </w:rPr>
      </w:pPr>
    </w:p>
    <w:p w:rsidRPr="00CC0718" w:rsidR="3ACD2CDB" w:rsidP="3ACD2CDB" w:rsidRDefault="3ACD2CDB" w14:paraId="18890665" w14:textId="3DD30805">
      <w:pPr>
        <w:rPr>
          <w:b/>
          <w:bCs/>
          <w:lang w:val="en-GB"/>
        </w:rPr>
      </w:pPr>
    </w:p>
    <w:p w:rsidRPr="00CC0718" w:rsidR="3ACD2CDB" w:rsidP="3ACD2CDB" w:rsidRDefault="3ACD2CDB" w14:paraId="58F37759" w14:textId="2040DD91">
      <w:pPr>
        <w:rPr>
          <w:b/>
          <w:bCs/>
          <w:lang w:val="en-GB"/>
        </w:rPr>
      </w:pPr>
    </w:p>
    <w:p w:rsidRPr="00CC0718" w:rsidR="3ACD2CDB" w:rsidP="3ACD2CDB" w:rsidRDefault="3ACD2CDB" w14:paraId="4D83E645" w14:textId="5D21B4D2">
      <w:pPr>
        <w:rPr>
          <w:b/>
          <w:bCs/>
          <w:lang w:val="en-GB"/>
        </w:rPr>
      </w:pPr>
    </w:p>
    <w:p w:rsidRPr="00CC0718" w:rsidR="3ACD2CDB" w:rsidP="3ACD2CDB" w:rsidRDefault="3ACD2CDB" w14:paraId="75505CA3" w14:textId="665E2467">
      <w:pPr>
        <w:rPr>
          <w:b/>
          <w:bCs/>
          <w:lang w:val="en-GB"/>
        </w:rPr>
      </w:pPr>
    </w:p>
    <w:p w:rsidRPr="00CC0718" w:rsidR="3ACD2CDB" w:rsidP="3ACD2CDB" w:rsidRDefault="3ACD2CDB" w14:paraId="4A085CD9" w14:textId="33F0E483">
      <w:pPr>
        <w:rPr>
          <w:b/>
          <w:bCs/>
          <w:lang w:val="en-GB"/>
        </w:rPr>
      </w:pPr>
    </w:p>
    <w:p w:rsidRPr="00CC0718" w:rsidR="3ACD2CDB" w:rsidP="3ACD2CDB" w:rsidRDefault="3ACD2CDB" w14:paraId="569FC808" w14:textId="3A5AA78C">
      <w:pPr>
        <w:rPr>
          <w:b/>
          <w:bCs/>
          <w:lang w:val="en-GB"/>
        </w:rPr>
      </w:pPr>
    </w:p>
    <w:p w:rsidRPr="00CC0718" w:rsidR="3ACD2CDB" w:rsidP="3ACD2CDB" w:rsidRDefault="3ACD2CDB" w14:paraId="139082CE" w14:textId="006B1CB6">
      <w:pPr>
        <w:rPr>
          <w:b/>
          <w:bCs/>
          <w:lang w:val="en-GB"/>
        </w:rPr>
      </w:pPr>
    </w:p>
    <w:p w:rsidRPr="00CC0718" w:rsidR="3ACD2CDB" w:rsidP="3ACD2CDB" w:rsidRDefault="3ACD2CDB" w14:paraId="78CFBF53" w14:textId="0342255E">
      <w:pPr>
        <w:rPr>
          <w:b/>
          <w:bCs/>
          <w:lang w:val="en-GB"/>
        </w:rPr>
      </w:pPr>
    </w:p>
    <w:p w:rsidRPr="00CC0718" w:rsidR="3ACD2CDB" w:rsidP="3ACD2CDB" w:rsidRDefault="3ACD2CDB" w14:paraId="2140C4FF" w14:textId="19958976">
      <w:pPr>
        <w:rPr>
          <w:b/>
          <w:bCs/>
          <w:lang w:val="en-GB"/>
        </w:rPr>
      </w:pPr>
    </w:p>
    <w:p w:rsidRPr="00CC0718" w:rsidR="3ACD2CDB" w:rsidP="3ACD2CDB" w:rsidRDefault="3ACD2CDB" w14:paraId="7489A522" w14:textId="10DB58E4">
      <w:pPr>
        <w:rPr>
          <w:b/>
          <w:bCs/>
          <w:lang w:val="en-GB"/>
        </w:rPr>
      </w:pPr>
    </w:p>
    <w:p w:rsidRPr="00CC0718" w:rsidR="3ACD2CDB" w:rsidP="3ACD2CDB" w:rsidRDefault="3ACD2CDB" w14:paraId="0CFC4970" w14:textId="0278514C">
      <w:pPr>
        <w:rPr>
          <w:b/>
          <w:bCs/>
          <w:lang w:val="en-GB"/>
        </w:rPr>
      </w:pPr>
    </w:p>
    <w:p w:rsidRPr="00CC0718" w:rsidR="3ACD2CDB" w:rsidP="3ACD2CDB" w:rsidRDefault="3ACD2CDB" w14:paraId="49A85800" w14:textId="270CDF13">
      <w:pPr>
        <w:rPr>
          <w:b/>
          <w:bCs/>
          <w:lang w:val="en-GB"/>
        </w:rPr>
      </w:pPr>
    </w:p>
    <w:p w:rsidRPr="00CC0718" w:rsidR="3ACD2CDB" w:rsidP="3ACD2CDB" w:rsidRDefault="3ACD2CDB" w14:paraId="150F97C2" w14:textId="1E96EC78">
      <w:pPr>
        <w:rPr>
          <w:b/>
          <w:bCs/>
          <w:lang w:val="en-GB"/>
        </w:rPr>
      </w:pPr>
    </w:p>
    <w:p w:rsidRPr="00CC0718" w:rsidR="3ACD2CDB" w:rsidP="3ACD2CDB" w:rsidRDefault="3ACD2CDB" w14:paraId="37290FEA" w14:textId="25AC2D8B">
      <w:pPr>
        <w:rPr>
          <w:b/>
          <w:bCs/>
          <w:lang w:val="en-GB"/>
        </w:rPr>
      </w:pPr>
    </w:p>
    <w:p w:rsidRPr="00CC0718" w:rsidR="3ACD2CDB" w:rsidP="3ACD2CDB" w:rsidRDefault="3ACD2CDB" w14:paraId="4676C863" w14:textId="0563A83F">
      <w:pPr>
        <w:rPr>
          <w:b/>
          <w:bCs/>
          <w:lang w:val="en-GB"/>
        </w:rPr>
      </w:pPr>
    </w:p>
    <w:p w:rsidR="00CC0718" w:rsidP="771DF2FE" w:rsidRDefault="00CC0718" w14:paraId="5AD400CA" w14:textId="77777777">
      <w:pPr>
        <w:rPr>
          <w:b/>
          <w:bCs/>
          <w:lang w:val="en-GB"/>
        </w:rPr>
      </w:pPr>
    </w:p>
    <w:p w:rsidR="00CC0718" w:rsidP="771DF2FE" w:rsidRDefault="00CC0718" w14:paraId="39232D76" w14:textId="77777777">
      <w:pPr>
        <w:rPr>
          <w:b/>
          <w:bCs/>
          <w:lang w:val="en-GB"/>
        </w:rPr>
      </w:pPr>
    </w:p>
    <w:p w:rsidR="00CC0718" w:rsidP="771DF2FE" w:rsidRDefault="00CC0718" w14:paraId="62894DFB" w14:textId="77777777">
      <w:pPr>
        <w:rPr>
          <w:b/>
          <w:bCs/>
          <w:lang w:val="en-GB"/>
        </w:rPr>
      </w:pPr>
    </w:p>
    <w:p w:rsidR="00CC0718" w:rsidP="771DF2FE" w:rsidRDefault="00CC0718" w14:paraId="29D89AA9" w14:textId="77777777">
      <w:pPr>
        <w:rPr>
          <w:b/>
          <w:bCs/>
          <w:lang w:val="en-GB"/>
        </w:rPr>
      </w:pPr>
    </w:p>
    <w:p w:rsidR="00CC0718" w:rsidP="771DF2FE" w:rsidRDefault="00CC0718" w14:paraId="4D931066" w14:textId="77777777">
      <w:pPr>
        <w:rPr>
          <w:b/>
          <w:bCs/>
          <w:lang w:val="en-GB"/>
        </w:rPr>
      </w:pPr>
    </w:p>
    <w:p w:rsidR="00CC0718" w:rsidP="771DF2FE" w:rsidRDefault="00CC0718" w14:paraId="0E47BB05" w14:textId="77777777">
      <w:pPr>
        <w:rPr>
          <w:b/>
          <w:bCs/>
          <w:lang w:val="en-GB"/>
        </w:rPr>
      </w:pPr>
    </w:p>
    <w:p w:rsidR="00CC0718" w:rsidP="771DF2FE" w:rsidRDefault="00CC0718" w14:paraId="1F5F1E0F" w14:textId="77777777">
      <w:pPr>
        <w:rPr>
          <w:b/>
          <w:bCs/>
          <w:lang w:val="en-GB"/>
        </w:rPr>
      </w:pPr>
    </w:p>
    <w:p w:rsidRPr="00CC0718" w:rsidR="5D3ECCAC" w:rsidP="771DF2FE" w:rsidRDefault="7E266FEE" w14:paraId="369A4CA5" w14:textId="70DE6895">
      <w:pPr>
        <w:rPr>
          <w:b/>
          <w:bCs/>
          <w:lang w:val="en-GB"/>
        </w:rPr>
      </w:pPr>
      <w:r w:rsidRPr="00CC0718">
        <w:rPr>
          <w:b/>
          <w:bCs/>
          <w:lang w:val="en-GB"/>
        </w:rPr>
        <w:lastRenderedPageBreak/>
        <w:t>TRANSCRIPT [3]</w:t>
      </w:r>
    </w:p>
    <w:p w:rsidRPr="00CC0718" w:rsidR="5D3ECCAC" w:rsidP="4F814FF9" w:rsidRDefault="2A451C81" w14:paraId="5716A99B" w14:textId="4E267697">
      <w:pPr>
        <w:rPr>
          <w:color w:val="000000" w:themeColor="text1"/>
          <w:sz w:val="20"/>
          <w:szCs w:val="20"/>
          <w:lang w:val="en-GB"/>
        </w:rPr>
      </w:pPr>
      <w:r w:rsidRPr="00CC0718">
        <w:rPr>
          <w:color w:val="000000" w:themeColor="text1"/>
          <w:sz w:val="20"/>
          <w:szCs w:val="20"/>
          <w:lang w:val="en-GB"/>
        </w:rPr>
        <w:t>Interview Location: Zoom</w:t>
      </w:r>
    </w:p>
    <w:p w:rsidRPr="00CC0718" w:rsidR="5D3ECCAC" w:rsidP="4F814FF9" w:rsidRDefault="2A451C81" w14:paraId="0F6D8349" w14:textId="7873F3C3">
      <w:pPr>
        <w:rPr>
          <w:color w:val="000000" w:themeColor="text1"/>
          <w:sz w:val="20"/>
          <w:szCs w:val="20"/>
          <w:lang w:val="en-GB"/>
        </w:rPr>
      </w:pPr>
      <w:r w:rsidRPr="00CC0718">
        <w:rPr>
          <w:color w:val="000000" w:themeColor="text1"/>
          <w:sz w:val="20"/>
          <w:szCs w:val="20"/>
          <w:lang w:val="en-GB"/>
        </w:rPr>
        <w:t>Date and Time: 10/06/2024, 02:30:00 pm</w:t>
      </w:r>
    </w:p>
    <w:p w:rsidRPr="00CC0718" w:rsidR="5D3ECCAC" w:rsidP="4F814FF9" w:rsidRDefault="2A451C81" w14:paraId="5F24807C" w14:textId="10EE2DAD">
      <w:pPr>
        <w:rPr>
          <w:color w:val="000000" w:themeColor="text1"/>
          <w:sz w:val="20"/>
          <w:szCs w:val="20"/>
          <w:lang w:val="en-GB"/>
        </w:rPr>
      </w:pPr>
      <w:r w:rsidRPr="00CC0718">
        <w:rPr>
          <w:color w:val="000000" w:themeColor="text1"/>
          <w:sz w:val="20"/>
          <w:szCs w:val="20"/>
          <w:lang w:val="en-GB"/>
        </w:rPr>
        <w:t>Name of Interviewee: P3</w:t>
      </w:r>
    </w:p>
    <w:p w:rsidRPr="00CC0718" w:rsidR="5D3ECCAC" w:rsidP="4F814FF9" w:rsidRDefault="2A451C81" w14:paraId="658BB053" w14:textId="4C2F6778">
      <w:pPr>
        <w:rPr>
          <w:color w:val="000000" w:themeColor="text1"/>
          <w:sz w:val="20"/>
          <w:szCs w:val="20"/>
          <w:lang w:val="en-GB"/>
        </w:rPr>
      </w:pPr>
      <w:r w:rsidRPr="00CC0718">
        <w:rPr>
          <w:color w:val="000000" w:themeColor="text1"/>
          <w:sz w:val="20"/>
          <w:szCs w:val="20"/>
          <w:lang w:val="en-GB"/>
        </w:rPr>
        <w:t>Name of Interviewer: I5</w:t>
      </w:r>
    </w:p>
    <w:p w:rsidRPr="00CC0718" w:rsidR="5D3ECCAC" w:rsidP="4F814FF9" w:rsidRDefault="2A451C81" w14:paraId="089C1F70" w14:textId="4A2F3F86">
      <w:pPr>
        <w:rPr>
          <w:color w:val="000000" w:themeColor="text1"/>
          <w:sz w:val="20"/>
          <w:szCs w:val="20"/>
          <w:lang w:val="en-GB"/>
        </w:rPr>
      </w:pPr>
      <w:r w:rsidRPr="00CC0718">
        <w:rPr>
          <w:color w:val="000000" w:themeColor="text1"/>
          <w:sz w:val="20"/>
          <w:szCs w:val="20"/>
          <w:lang w:val="en-GB"/>
        </w:rPr>
        <w:t xml:space="preserve">Name of Transcriber: </w:t>
      </w:r>
    </w:p>
    <w:p w:rsidRPr="00CC0718" w:rsidR="5D3ECCAC" w:rsidP="4F814FF9" w:rsidRDefault="2A451C81" w14:paraId="7615C82E" w14:textId="5F22BA39">
      <w:pPr>
        <w:rPr>
          <w:color w:val="000000" w:themeColor="text1"/>
          <w:sz w:val="20"/>
          <w:szCs w:val="20"/>
          <w:lang w:val="en-GB"/>
        </w:rPr>
      </w:pPr>
      <w:r w:rsidRPr="00CC0718">
        <w:rPr>
          <w:color w:val="000000" w:themeColor="text1"/>
          <w:sz w:val="20"/>
          <w:szCs w:val="20"/>
          <w:lang w:val="en-GB"/>
        </w:rPr>
        <w:t>Length of Interview (in mins): 40 mins</w:t>
      </w:r>
    </w:p>
    <w:p w:rsidRPr="00CC0718" w:rsidR="68AC2E6F" w:rsidP="4F814FF9" w:rsidRDefault="68AC2E6F" w14:paraId="081E5910" w14:textId="027D739C">
      <w:pPr>
        <w:rPr>
          <w:sz w:val="20"/>
          <w:szCs w:val="20"/>
          <w:lang w:val="en-GB"/>
        </w:rPr>
      </w:pPr>
      <w:r w:rsidRPr="00CC0718">
        <w:rPr>
          <w:sz w:val="20"/>
          <w:szCs w:val="20"/>
          <w:lang w:val="en-GB"/>
        </w:rPr>
        <w:t>Interview Format: Online</w:t>
      </w:r>
    </w:p>
    <w:p w:rsidRPr="00CC0718" w:rsidR="68AC2E6F" w:rsidP="4F814FF9" w:rsidRDefault="68AC2E6F" w14:paraId="18CE3BF9" w14:textId="374ACA2F">
      <w:pPr>
        <w:rPr>
          <w:sz w:val="20"/>
          <w:szCs w:val="20"/>
          <w:lang w:val="en-GB"/>
        </w:rPr>
      </w:pPr>
      <w:r w:rsidRPr="00CC0718">
        <w:rPr>
          <w:sz w:val="20"/>
          <w:szCs w:val="20"/>
          <w:lang w:val="en-GB"/>
        </w:rPr>
        <w:t>Word count of the transcript: 2366 words</w:t>
      </w:r>
    </w:p>
    <w:p w:rsidRPr="00CC0718" w:rsidR="68AC2E6F" w:rsidP="4F814FF9" w:rsidRDefault="68AC2E6F" w14:paraId="5B1B3932" w14:textId="18A29980">
      <w:pPr>
        <w:rPr>
          <w:sz w:val="20"/>
          <w:szCs w:val="20"/>
          <w:lang w:val="en-GB"/>
        </w:rPr>
      </w:pPr>
      <w:r w:rsidRPr="00CC0718">
        <w:rPr>
          <w:sz w:val="20"/>
          <w:szCs w:val="20"/>
          <w:lang w:val="en-GB"/>
        </w:rPr>
        <w:t>Transcription technology: otter.ai and zoom</w:t>
      </w:r>
    </w:p>
    <w:p w:rsidRPr="00CC0718" w:rsidR="4F814FF9" w:rsidP="4F814FF9" w:rsidRDefault="4F814FF9" w14:paraId="4AD90937" w14:textId="69000901">
      <w:pPr>
        <w:rPr>
          <w:i/>
          <w:iCs/>
          <w:color w:val="000000" w:themeColor="text1"/>
          <w:sz w:val="20"/>
          <w:szCs w:val="20"/>
          <w:lang w:val="en-GB"/>
        </w:rPr>
      </w:pPr>
    </w:p>
    <w:p w:rsidRPr="00CC0718" w:rsidR="5D3ECCAC" w:rsidP="4F814FF9" w:rsidRDefault="2A451C81" w14:paraId="0488BB4D" w14:textId="5BE975D0">
      <w:pPr>
        <w:rPr>
          <w:color w:val="000000" w:themeColor="text1"/>
          <w:sz w:val="20"/>
          <w:szCs w:val="20"/>
          <w:lang w:val="en-GB"/>
        </w:rPr>
      </w:pPr>
      <w:r w:rsidRPr="00CC0718">
        <w:rPr>
          <w:color w:val="000000" w:themeColor="text1"/>
          <w:sz w:val="20"/>
          <w:szCs w:val="20"/>
          <w:lang w:val="en-US"/>
        </w:rPr>
        <w:t xml:space="preserve">0:56 – I5 </w:t>
      </w:r>
    </w:p>
    <w:p w:rsidRPr="00CC0718" w:rsidR="5D3ECCAC" w:rsidP="771DF2FE" w:rsidRDefault="2A451C81" w14:paraId="7DAAE8C4" w14:textId="2575BBFE">
      <w:pPr>
        <w:rPr>
          <w:color w:val="000000" w:themeColor="text1"/>
          <w:sz w:val="20"/>
          <w:szCs w:val="20"/>
          <w:lang w:val="en-GB"/>
        </w:rPr>
      </w:pPr>
      <w:r w:rsidRPr="00CC0718">
        <w:rPr>
          <w:color w:val="000000" w:themeColor="text1"/>
          <w:sz w:val="20"/>
          <w:szCs w:val="20"/>
          <w:lang w:val="en-US"/>
        </w:rPr>
        <w:t xml:space="preserve">I'm a student of the marketing research course and I belong to one of the teams that is coming up with this initiative of working on this project where we are conducting an interview. We need to understand the marketing needs of every club on campus and to So if we decide to come up with a marketing club, how that can assist all other clubs on campus to promote themselves. This will help design initiatives and services that best support the goals of various students' organizations. All the responses here will be very confidential, and you're free to skip any questions. You're not comfortable answering. You can also tell me to stop the interview at any time. And to facilitate </w:t>
      </w:r>
      <w:r w:rsidRPr="00CC0718" w:rsidR="13572C68">
        <w:rPr>
          <w:color w:val="000000" w:themeColor="text1"/>
          <w:sz w:val="20"/>
          <w:szCs w:val="20"/>
          <w:lang w:val="en-US"/>
        </w:rPr>
        <w:t>notetaking</w:t>
      </w:r>
      <w:r w:rsidRPr="00CC0718">
        <w:rPr>
          <w:color w:val="000000" w:themeColor="text1"/>
          <w:sz w:val="20"/>
          <w:szCs w:val="20"/>
          <w:lang w:val="en-US"/>
        </w:rPr>
        <w:t>, I'll be recording today's conversation. Only the team members working on the project will have access to the recording, which will be destroyed after transcription. Do you agree to this interview being recorded?</w:t>
      </w:r>
    </w:p>
    <w:p w:rsidRPr="00CC0718" w:rsidR="5D3ECCAC" w:rsidP="771DF2FE" w:rsidRDefault="5D3ECCAC" w14:paraId="3BCC88ED" w14:textId="7663B777">
      <w:pPr>
        <w:rPr>
          <w:color w:val="000000" w:themeColor="text1"/>
          <w:sz w:val="20"/>
          <w:szCs w:val="20"/>
          <w:lang w:val="en-GB"/>
        </w:rPr>
      </w:pPr>
    </w:p>
    <w:p w:rsidRPr="00CC0718" w:rsidR="5D3ECCAC" w:rsidP="771DF2FE" w:rsidRDefault="2A451C81" w14:paraId="08C36BC0" w14:textId="41BD352E">
      <w:pPr>
        <w:rPr>
          <w:color w:val="000000" w:themeColor="text1"/>
          <w:sz w:val="20"/>
          <w:szCs w:val="20"/>
          <w:lang w:val="en-GB"/>
        </w:rPr>
      </w:pPr>
      <w:r w:rsidRPr="00CC0718">
        <w:rPr>
          <w:color w:val="000000" w:themeColor="text1"/>
          <w:sz w:val="20"/>
          <w:szCs w:val="20"/>
          <w:lang w:val="en-US"/>
        </w:rPr>
        <w:t>2:10 – P3</w:t>
      </w:r>
    </w:p>
    <w:p w:rsidRPr="00CC0718" w:rsidR="5D3ECCAC" w:rsidP="771DF2FE" w:rsidRDefault="2A451C81" w14:paraId="48094F36" w14:textId="0F0D4DF1">
      <w:pPr>
        <w:rPr>
          <w:color w:val="000000" w:themeColor="text1"/>
          <w:sz w:val="20"/>
          <w:szCs w:val="20"/>
          <w:lang w:val="en-GB"/>
        </w:rPr>
      </w:pPr>
      <w:r w:rsidRPr="00CC0718">
        <w:rPr>
          <w:color w:val="000000" w:themeColor="text1"/>
          <w:sz w:val="20"/>
          <w:szCs w:val="20"/>
          <w:lang w:val="en-US"/>
        </w:rPr>
        <w:t>Yes, please. All right, thank you. Right.</w:t>
      </w:r>
    </w:p>
    <w:p w:rsidRPr="00CC0718" w:rsidR="5D3ECCAC" w:rsidP="771DF2FE" w:rsidRDefault="5D3ECCAC" w14:paraId="53B067A8" w14:textId="7CB09E65">
      <w:pPr>
        <w:rPr>
          <w:color w:val="000000" w:themeColor="text1"/>
          <w:sz w:val="20"/>
          <w:szCs w:val="20"/>
          <w:lang w:val="en-GB"/>
        </w:rPr>
      </w:pPr>
    </w:p>
    <w:p w:rsidRPr="00CC0718" w:rsidR="5D3ECCAC" w:rsidP="771DF2FE" w:rsidRDefault="2A451C81" w14:paraId="015C352F" w14:textId="65FA6F98">
      <w:pPr>
        <w:rPr>
          <w:color w:val="000000" w:themeColor="text1"/>
          <w:sz w:val="20"/>
          <w:szCs w:val="20"/>
          <w:lang w:val="en-GB"/>
        </w:rPr>
      </w:pPr>
      <w:r w:rsidRPr="00CC0718">
        <w:rPr>
          <w:color w:val="000000" w:themeColor="text1"/>
          <w:sz w:val="20"/>
          <w:szCs w:val="20"/>
          <w:lang w:val="en-US"/>
        </w:rPr>
        <w:t>2:16 – I5</w:t>
      </w:r>
    </w:p>
    <w:p w:rsidRPr="00CC0718" w:rsidR="5D3ECCAC" w:rsidP="771DF2FE" w:rsidRDefault="2A451C81" w14:paraId="06A4FD75" w14:textId="1D6519D6">
      <w:pPr>
        <w:rPr>
          <w:color w:val="000000" w:themeColor="text1"/>
          <w:sz w:val="20"/>
          <w:szCs w:val="20"/>
          <w:lang w:val="en-GB"/>
        </w:rPr>
      </w:pPr>
      <w:r w:rsidRPr="00CC0718">
        <w:rPr>
          <w:color w:val="000000" w:themeColor="text1"/>
          <w:sz w:val="20"/>
          <w:szCs w:val="20"/>
          <w:lang w:val="en-US"/>
        </w:rPr>
        <w:t>So please tell me about yourself with regards to your name, age, sex, education, your race, and your major at WPI.</w:t>
      </w:r>
    </w:p>
    <w:p w:rsidRPr="00CC0718" w:rsidR="5D3ECCAC" w:rsidP="771DF2FE" w:rsidRDefault="5D3ECCAC" w14:paraId="43D08933" w14:textId="03D93A0C">
      <w:pPr>
        <w:rPr>
          <w:color w:val="000000" w:themeColor="text1"/>
          <w:sz w:val="20"/>
          <w:szCs w:val="20"/>
          <w:lang w:val="en-GB"/>
        </w:rPr>
      </w:pPr>
    </w:p>
    <w:p w:rsidRPr="00CC0718" w:rsidR="5D3ECCAC" w:rsidP="771DF2FE" w:rsidRDefault="2A451C81" w14:paraId="30D71E30" w14:textId="7EA54CED">
      <w:pPr>
        <w:rPr>
          <w:color w:val="000000" w:themeColor="text1"/>
          <w:sz w:val="20"/>
          <w:szCs w:val="20"/>
          <w:lang w:val="en-GB"/>
        </w:rPr>
      </w:pPr>
      <w:r w:rsidRPr="00CC0718">
        <w:rPr>
          <w:color w:val="000000" w:themeColor="text1"/>
          <w:sz w:val="20"/>
          <w:szCs w:val="20"/>
          <w:lang w:val="en-US"/>
        </w:rPr>
        <w:t>2:29 – P3</w:t>
      </w:r>
    </w:p>
    <w:p w:rsidRPr="00CC0718" w:rsidR="5D3ECCAC" w:rsidP="771DF2FE" w:rsidRDefault="2A451C81" w14:paraId="75D23233" w14:textId="39CC9565">
      <w:pPr>
        <w:rPr>
          <w:color w:val="000000" w:themeColor="text1"/>
          <w:sz w:val="20"/>
          <w:szCs w:val="20"/>
          <w:lang w:val="en-GB"/>
        </w:rPr>
      </w:pPr>
      <w:r w:rsidRPr="00CC0718">
        <w:rPr>
          <w:color w:val="000000" w:themeColor="text1"/>
          <w:sz w:val="20"/>
          <w:szCs w:val="20"/>
          <w:lang w:val="en-US"/>
        </w:rPr>
        <w:t xml:space="preserve">My name is </w:t>
      </w:r>
      <w:r w:rsidRPr="00CC0718" w:rsidR="456BB15C">
        <w:rPr>
          <w:color w:val="000000" w:themeColor="text1"/>
          <w:sz w:val="20"/>
          <w:szCs w:val="20"/>
          <w:lang w:val="en-US"/>
        </w:rPr>
        <w:t>P3</w:t>
      </w:r>
      <w:r w:rsidRPr="00CC0718">
        <w:rPr>
          <w:color w:val="000000" w:themeColor="text1"/>
          <w:sz w:val="20"/>
          <w:szCs w:val="20"/>
          <w:lang w:val="en-US"/>
        </w:rPr>
        <w:t xml:space="preserve">. I'm 18 years of age. Gender is female. My major is architectural engineering here at Worcester Polytechnic Institute. </w:t>
      </w:r>
    </w:p>
    <w:p w:rsidRPr="00CC0718" w:rsidR="5D3ECCAC" w:rsidP="771DF2FE" w:rsidRDefault="5D3ECCAC" w14:paraId="47A55866" w14:textId="0DE4E5DF">
      <w:pPr>
        <w:rPr>
          <w:color w:val="000000" w:themeColor="text1"/>
          <w:sz w:val="20"/>
          <w:szCs w:val="20"/>
          <w:lang w:val="en-GB"/>
        </w:rPr>
      </w:pPr>
    </w:p>
    <w:p w:rsidRPr="00CC0718" w:rsidR="5D3ECCAC" w:rsidP="771DF2FE" w:rsidRDefault="2A451C81" w14:paraId="3DC1082B" w14:textId="4D58B39A">
      <w:pPr>
        <w:rPr>
          <w:color w:val="000000" w:themeColor="text1"/>
          <w:sz w:val="20"/>
          <w:szCs w:val="20"/>
          <w:lang w:val="en-GB"/>
        </w:rPr>
      </w:pPr>
      <w:r w:rsidRPr="00CC0718">
        <w:rPr>
          <w:color w:val="000000" w:themeColor="text1"/>
          <w:sz w:val="20"/>
          <w:szCs w:val="20"/>
          <w:lang w:val="en-US"/>
        </w:rPr>
        <w:t>2:48 – I5</w:t>
      </w:r>
    </w:p>
    <w:p w:rsidRPr="00CC0718" w:rsidR="5D3ECCAC" w:rsidP="771DF2FE" w:rsidRDefault="2A451C81" w14:paraId="32E13017" w14:textId="08D0D208">
      <w:pPr>
        <w:rPr>
          <w:color w:val="000000" w:themeColor="text1"/>
          <w:sz w:val="20"/>
          <w:szCs w:val="20"/>
          <w:lang w:val="en-GB"/>
        </w:rPr>
      </w:pPr>
      <w:r w:rsidRPr="00CC0718">
        <w:rPr>
          <w:color w:val="000000" w:themeColor="text1"/>
          <w:sz w:val="20"/>
          <w:szCs w:val="20"/>
          <w:lang w:val="en-US"/>
        </w:rPr>
        <w:t>So according to you, what is the role of student organizations and clubs on campus?</w:t>
      </w:r>
    </w:p>
    <w:p w:rsidRPr="00CC0718" w:rsidR="5D3ECCAC" w:rsidP="771DF2FE" w:rsidRDefault="5D3ECCAC" w14:paraId="79606B19" w14:textId="38F0A111">
      <w:pPr>
        <w:rPr>
          <w:color w:val="000000" w:themeColor="text1"/>
          <w:sz w:val="20"/>
          <w:szCs w:val="20"/>
          <w:lang w:val="en-GB"/>
        </w:rPr>
      </w:pPr>
    </w:p>
    <w:p w:rsidRPr="00CC0718" w:rsidR="5D3ECCAC" w:rsidP="771DF2FE" w:rsidRDefault="2A451C81" w14:paraId="15C24AC2" w14:textId="76305D5C">
      <w:pPr>
        <w:rPr>
          <w:color w:val="000000" w:themeColor="text1"/>
          <w:sz w:val="20"/>
          <w:szCs w:val="20"/>
          <w:lang w:val="en-GB"/>
        </w:rPr>
      </w:pPr>
      <w:r w:rsidRPr="00CC0718">
        <w:rPr>
          <w:color w:val="000000" w:themeColor="text1"/>
          <w:sz w:val="20"/>
          <w:szCs w:val="20"/>
          <w:lang w:val="en-US"/>
        </w:rPr>
        <w:t>3:04 -P3</w:t>
      </w:r>
    </w:p>
    <w:p w:rsidRPr="00CC0718" w:rsidR="5D3ECCAC" w:rsidP="771DF2FE" w:rsidRDefault="2A451C81" w14:paraId="2CA6A2C5" w14:textId="491165DA">
      <w:pPr>
        <w:rPr>
          <w:color w:val="000000" w:themeColor="text1"/>
          <w:sz w:val="20"/>
          <w:szCs w:val="20"/>
          <w:lang w:val="en-GB"/>
        </w:rPr>
      </w:pPr>
      <w:r w:rsidRPr="00CC0718">
        <w:rPr>
          <w:color w:val="000000" w:themeColor="text1"/>
          <w:sz w:val="20"/>
          <w:szCs w:val="20"/>
          <w:lang w:val="en-US"/>
        </w:rPr>
        <w:t>I believe student organization and clubs on campus help to the student unity and to help create spaces where other students feel a part of something to help encourage each other to do better.</w:t>
      </w:r>
    </w:p>
    <w:p w:rsidRPr="00CC0718" w:rsidR="5D3ECCAC" w:rsidP="771DF2FE" w:rsidRDefault="5D3ECCAC" w14:paraId="4F4AF466" w14:textId="0CF5CF2A">
      <w:pPr>
        <w:rPr>
          <w:color w:val="000000" w:themeColor="text1"/>
          <w:sz w:val="20"/>
          <w:szCs w:val="20"/>
          <w:lang w:val="en-GB"/>
        </w:rPr>
      </w:pPr>
    </w:p>
    <w:p w:rsidRPr="00CC0718" w:rsidR="5D3ECCAC" w:rsidP="771DF2FE" w:rsidRDefault="2A451C81" w14:paraId="5F6C8BFD" w14:textId="26E797D0">
      <w:pPr>
        <w:rPr>
          <w:color w:val="000000" w:themeColor="text1"/>
          <w:sz w:val="20"/>
          <w:szCs w:val="20"/>
          <w:lang w:val="en-GB"/>
        </w:rPr>
      </w:pPr>
      <w:r w:rsidRPr="00CC0718">
        <w:rPr>
          <w:color w:val="000000" w:themeColor="text1"/>
          <w:sz w:val="20"/>
          <w:szCs w:val="20"/>
          <w:lang w:val="en-US"/>
        </w:rPr>
        <w:t>3:20 – I5</w:t>
      </w:r>
    </w:p>
    <w:p w:rsidRPr="00CC0718" w:rsidR="5D3ECCAC" w:rsidP="771DF2FE" w:rsidRDefault="2A451C81" w14:paraId="0A51AAAE" w14:textId="169F788F">
      <w:pPr>
        <w:rPr>
          <w:color w:val="000000" w:themeColor="text1"/>
          <w:sz w:val="20"/>
          <w:szCs w:val="20"/>
          <w:lang w:val="en-GB"/>
        </w:rPr>
      </w:pPr>
      <w:r w:rsidRPr="00CC0718">
        <w:rPr>
          <w:color w:val="000000" w:themeColor="text1"/>
          <w:sz w:val="20"/>
          <w:szCs w:val="20"/>
          <w:lang w:val="en-US"/>
        </w:rPr>
        <w:t xml:space="preserve">Thank you for that. </w:t>
      </w:r>
      <w:r w:rsidRPr="00CC0718" w:rsidR="04924AA6">
        <w:rPr>
          <w:color w:val="000000" w:themeColor="text1"/>
          <w:sz w:val="20"/>
          <w:szCs w:val="20"/>
          <w:lang w:val="en-US"/>
        </w:rPr>
        <w:t>So,</w:t>
      </w:r>
      <w:r w:rsidRPr="00CC0718">
        <w:rPr>
          <w:color w:val="000000" w:themeColor="text1"/>
          <w:sz w:val="20"/>
          <w:szCs w:val="20"/>
          <w:lang w:val="en-US"/>
        </w:rPr>
        <w:t xml:space="preserve"> can you tell me the name of your club and your journey into getting involved in this club? What has your experience been in this club so far and how was your journey into the club?</w:t>
      </w:r>
    </w:p>
    <w:p w:rsidRPr="00CC0718" w:rsidR="5D3ECCAC" w:rsidP="771DF2FE" w:rsidRDefault="5D3ECCAC" w14:paraId="00B5CAE8" w14:textId="11175D1D">
      <w:pPr>
        <w:rPr>
          <w:color w:val="000000" w:themeColor="text1"/>
          <w:sz w:val="20"/>
          <w:szCs w:val="20"/>
          <w:lang w:val="en-US"/>
        </w:rPr>
      </w:pPr>
    </w:p>
    <w:p w:rsidRPr="00CC0718" w:rsidR="5D3ECCAC" w:rsidP="771DF2FE" w:rsidRDefault="2A451C81" w14:paraId="503B8E80" w14:textId="43324149">
      <w:pPr>
        <w:rPr>
          <w:color w:val="000000" w:themeColor="text1"/>
          <w:sz w:val="20"/>
          <w:szCs w:val="20"/>
          <w:lang w:val="en-GB"/>
        </w:rPr>
      </w:pPr>
      <w:r w:rsidRPr="00CC0718">
        <w:rPr>
          <w:color w:val="000000" w:themeColor="text1"/>
          <w:sz w:val="20"/>
          <w:szCs w:val="20"/>
          <w:lang w:val="en-US"/>
        </w:rPr>
        <w:t>3:46 – P3</w:t>
      </w:r>
    </w:p>
    <w:p w:rsidRPr="00CC0718" w:rsidR="5D3ECCAC" w:rsidP="771DF2FE" w:rsidRDefault="0EDC5F80" w14:paraId="528FF619" w14:textId="0EC3A8A1">
      <w:pPr>
        <w:rPr>
          <w:color w:val="000000" w:themeColor="text1"/>
          <w:sz w:val="20"/>
          <w:szCs w:val="20"/>
          <w:lang w:val="en-GB"/>
        </w:rPr>
      </w:pPr>
      <w:r w:rsidRPr="00CC0718">
        <w:rPr>
          <w:color w:val="000000" w:themeColor="text1"/>
          <w:sz w:val="20"/>
          <w:szCs w:val="20"/>
          <w:lang w:val="en-US"/>
        </w:rPr>
        <w:t>So,</w:t>
      </w:r>
      <w:r w:rsidRPr="00CC0718" w:rsidR="2A451C81">
        <w:rPr>
          <w:color w:val="000000" w:themeColor="text1"/>
          <w:sz w:val="20"/>
          <w:szCs w:val="20"/>
          <w:lang w:val="en-US"/>
        </w:rPr>
        <w:t xml:space="preserve"> the name of the club I belong to is the National Society of Black Engineers. My experience in this club so far has been amazing. It's been wonderful. I've gotten so many things out of it. My journey into joining this club was in my freshman year. I heard about the club through Instagram before I came to the school. </w:t>
      </w:r>
      <w:r w:rsidRPr="00CC0718" w:rsidR="141E8A25">
        <w:rPr>
          <w:color w:val="000000" w:themeColor="text1"/>
          <w:sz w:val="20"/>
          <w:szCs w:val="20"/>
          <w:lang w:val="en-US"/>
        </w:rPr>
        <w:t>So,</w:t>
      </w:r>
      <w:r w:rsidRPr="00CC0718" w:rsidR="2A451C81">
        <w:rPr>
          <w:color w:val="000000" w:themeColor="text1"/>
          <w:sz w:val="20"/>
          <w:szCs w:val="20"/>
          <w:lang w:val="en-US"/>
        </w:rPr>
        <w:t xml:space="preserve"> it looked like something I was interested in. And in my freshman year, in the couple, in the first few weeks of school, there was an open position on the executive </w:t>
      </w:r>
      <w:r w:rsidRPr="00CC0718" w:rsidR="2A451C81">
        <w:rPr>
          <w:color w:val="000000" w:themeColor="text1"/>
          <w:sz w:val="20"/>
          <w:szCs w:val="20"/>
          <w:lang w:val="en-US"/>
        </w:rPr>
        <w:lastRenderedPageBreak/>
        <w:t>board. So</w:t>
      </w:r>
      <w:r w:rsidRPr="00CC0718" w:rsidR="6E77469B">
        <w:rPr>
          <w:color w:val="000000" w:themeColor="text1"/>
          <w:sz w:val="20"/>
          <w:szCs w:val="20"/>
          <w:lang w:val="en-US"/>
        </w:rPr>
        <w:t>,</w:t>
      </w:r>
      <w:r w:rsidRPr="00CC0718" w:rsidR="2A451C81">
        <w:rPr>
          <w:color w:val="000000" w:themeColor="text1"/>
          <w:sz w:val="20"/>
          <w:szCs w:val="20"/>
          <w:lang w:val="en-US"/>
        </w:rPr>
        <w:t xml:space="preserve"> then I filled out the application to join. So</w:t>
      </w:r>
      <w:r w:rsidRPr="00CC0718" w:rsidR="481D3689">
        <w:rPr>
          <w:color w:val="000000" w:themeColor="text1"/>
          <w:sz w:val="20"/>
          <w:szCs w:val="20"/>
          <w:lang w:val="en-US"/>
        </w:rPr>
        <w:t>,</w:t>
      </w:r>
      <w:r w:rsidRPr="00CC0718" w:rsidR="2A451C81">
        <w:rPr>
          <w:color w:val="000000" w:themeColor="text1"/>
          <w:sz w:val="20"/>
          <w:szCs w:val="20"/>
          <w:lang w:val="en-US"/>
        </w:rPr>
        <w:t xml:space="preserve"> I was the junior senator for last academic year. And then in my sophomore year, which is this year, I became the senator for my school's chapter.</w:t>
      </w:r>
    </w:p>
    <w:p w:rsidRPr="00CC0718" w:rsidR="5D3ECCAC" w:rsidP="771DF2FE" w:rsidRDefault="5D3ECCAC" w14:paraId="5EC34883" w14:textId="2CC4EEC7">
      <w:pPr>
        <w:rPr>
          <w:color w:val="000000" w:themeColor="text1"/>
          <w:sz w:val="20"/>
          <w:szCs w:val="20"/>
          <w:lang w:val="en-GB"/>
        </w:rPr>
      </w:pPr>
    </w:p>
    <w:p w:rsidRPr="00CC0718" w:rsidR="5D3ECCAC" w:rsidP="771DF2FE" w:rsidRDefault="2A451C81" w14:paraId="52416365" w14:textId="217F6C73">
      <w:pPr>
        <w:rPr>
          <w:color w:val="000000" w:themeColor="text1"/>
          <w:sz w:val="20"/>
          <w:szCs w:val="20"/>
          <w:lang w:val="en-GB"/>
        </w:rPr>
      </w:pPr>
      <w:r w:rsidRPr="00CC0718">
        <w:rPr>
          <w:color w:val="000000" w:themeColor="text1"/>
          <w:sz w:val="20"/>
          <w:szCs w:val="20"/>
          <w:lang w:val="en-US"/>
        </w:rPr>
        <w:t>4:35 -I5</w:t>
      </w:r>
    </w:p>
    <w:p w:rsidRPr="00CC0718" w:rsidR="5D3ECCAC" w:rsidP="771DF2FE" w:rsidRDefault="2A451C81" w14:paraId="22530749" w14:textId="7FA01A2E">
      <w:pPr>
        <w:rPr>
          <w:color w:val="000000" w:themeColor="text1"/>
          <w:sz w:val="20"/>
          <w:szCs w:val="20"/>
          <w:lang w:val="en-GB"/>
        </w:rPr>
      </w:pPr>
      <w:r w:rsidRPr="00CC0718">
        <w:rPr>
          <w:color w:val="000000" w:themeColor="text1"/>
          <w:sz w:val="20"/>
          <w:szCs w:val="20"/>
          <w:lang w:val="en-US"/>
        </w:rPr>
        <w:t>So how much time do you spend in the club and what are the things that interested you most about this club?</w:t>
      </w:r>
    </w:p>
    <w:p w:rsidRPr="00CC0718" w:rsidR="5D3ECCAC" w:rsidP="771DF2FE" w:rsidRDefault="5D3ECCAC" w14:paraId="70245117" w14:textId="4629F6E1">
      <w:pPr>
        <w:rPr>
          <w:color w:val="000000" w:themeColor="text1"/>
          <w:sz w:val="20"/>
          <w:szCs w:val="20"/>
          <w:lang w:val="en-GB"/>
        </w:rPr>
      </w:pPr>
    </w:p>
    <w:p w:rsidRPr="00CC0718" w:rsidR="5D3ECCAC" w:rsidP="771DF2FE" w:rsidRDefault="2A451C81" w14:paraId="11C76A35" w14:textId="58C3A303">
      <w:pPr>
        <w:rPr>
          <w:color w:val="000000" w:themeColor="text1"/>
          <w:sz w:val="20"/>
          <w:szCs w:val="20"/>
          <w:lang w:val="en-GB"/>
        </w:rPr>
      </w:pPr>
      <w:r w:rsidRPr="00CC0718">
        <w:rPr>
          <w:color w:val="000000" w:themeColor="text1"/>
          <w:sz w:val="20"/>
          <w:szCs w:val="20"/>
          <w:lang w:val="en-US"/>
        </w:rPr>
        <w:t>4:45 – P3</w:t>
      </w:r>
    </w:p>
    <w:p w:rsidRPr="00CC0718" w:rsidR="5D3ECCAC" w:rsidP="771DF2FE" w:rsidRDefault="2A451C81" w14:paraId="586DD80B" w14:textId="5BF866F6">
      <w:pPr>
        <w:rPr>
          <w:color w:val="000000" w:themeColor="text1"/>
          <w:sz w:val="20"/>
          <w:szCs w:val="20"/>
          <w:lang w:val="en-GB"/>
        </w:rPr>
      </w:pPr>
      <w:r w:rsidRPr="00CC0718">
        <w:rPr>
          <w:color w:val="000000" w:themeColor="text1"/>
          <w:sz w:val="20"/>
          <w:szCs w:val="20"/>
          <w:lang w:val="en-US"/>
        </w:rPr>
        <w:t xml:space="preserve">For how much time I spend </w:t>
      </w:r>
      <w:r w:rsidRPr="00CC0718" w:rsidR="325E6B33">
        <w:rPr>
          <w:color w:val="000000" w:themeColor="text1"/>
          <w:sz w:val="20"/>
          <w:szCs w:val="20"/>
          <w:lang w:val="en-US"/>
        </w:rPr>
        <w:t>at</w:t>
      </w:r>
      <w:r w:rsidRPr="00CC0718">
        <w:rPr>
          <w:color w:val="000000" w:themeColor="text1"/>
          <w:sz w:val="20"/>
          <w:szCs w:val="20"/>
          <w:lang w:val="en-US"/>
        </w:rPr>
        <w:t xml:space="preserve"> the club, I'll say about four hours per week on average, four to five hours per week on average. The thing that's on the club is the mission statement, which is to increase the of culturally responsible black engineers who excel academically, succeed professionally, and positively impact the community.</w:t>
      </w:r>
    </w:p>
    <w:p w:rsidRPr="00CC0718" w:rsidR="5D3ECCAC" w:rsidP="771DF2FE" w:rsidRDefault="5D3ECCAC" w14:paraId="11F9C6C2" w14:textId="0BF5CBED">
      <w:pPr>
        <w:rPr>
          <w:color w:val="000000" w:themeColor="text1"/>
          <w:sz w:val="20"/>
          <w:szCs w:val="20"/>
          <w:lang w:val="en-GB"/>
        </w:rPr>
      </w:pPr>
    </w:p>
    <w:p w:rsidRPr="00CC0718" w:rsidR="5D3ECCAC" w:rsidP="771DF2FE" w:rsidRDefault="2A451C81" w14:paraId="3ADDB43B" w14:textId="703A0DA1">
      <w:pPr>
        <w:rPr>
          <w:color w:val="000000" w:themeColor="text1"/>
          <w:sz w:val="20"/>
          <w:szCs w:val="20"/>
          <w:lang w:val="en-GB"/>
        </w:rPr>
      </w:pPr>
      <w:r w:rsidRPr="00CC0718">
        <w:rPr>
          <w:color w:val="000000" w:themeColor="text1"/>
          <w:sz w:val="20"/>
          <w:szCs w:val="20"/>
          <w:lang w:val="en-US"/>
        </w:rPr>
        <w:t>5:13 -I5</w:t>
      </w:r>
    </w:p>
    <w:p w:rsidRPr="00CC0718" w:rsidR="5D3ECCAC" w:rsidP="771DF2FE" w:rsidRDefault="2A451C81" w14:paraId="64C963F9" w14:textId="26B896E0">
      <w:pPr>
        <w:rPr>
          <w:color w:val="000000" w:themeColor="text1"/>
          <w:sz w:val="20"/>
          <w:szCs w:val="20"/>
          <w:lang w:val="en-GB"/>
        </w:rPr>
      </w:pPr>
      <w:r w:rsidRPr="00CC0718">
        <w:rPr>
          <w:color w:val="000000" w:themeColor="text1"/>
          <w:sz w:val="20"/>
          <w:szCs w:val="20"/>
          <w:lang w:val="en-US"/>
        </w:rPr>
        <w:t>Can you describe the structure and composition of your club at WPI, including how it's organized, the types of members you have, and the activities you focus on?</w:t>
      </w:r>
    </w:p>
    <w:p w:rsidRPr="00CC0718" w:rsidR="5D3ECCAC" w:rsidP="771DF2FE" w:rsidRDefault="5D3ECCAC" w14:paraId="09C3BB3E" w14:textId="41399AE5">
      <w:pPr>
        <w:rPr>
          <w:color w:val="000000" w:themeColor="text1"/>
          <w:sz w:val="20"/>
          <w:szCs w:val="20"/>
          <w:lang w:val="en-GB"/>
        </w:rPr>
      </w:pPr>
    </w:p>
    <w:p w:rsidRPr="00CC0718" w:rsidR="5D3ECCAC" w:rsidP="771DF2FE" w:rsidRDefault="2A451C81" w14:paraId="33BD6917" w14:textId="1833DC43">
      <w:pPr>
        <w:rPr>
          <w:color w:val="000000" w:themeColor="text1"/>
          <w:sz w:val="20"/>
          <w:szCs w:val="20"/>
          <w:lang w:val="en-GB"/>
        </w:rPr>
      </w:pPr>
      <w:r w:rsidRPr="00CC0718">
        <w:rPr>
          <w:color w:val="000000" w:themeColor="text1"/>
          <w:sz w:val="20"/>
          <w:szCs w:val="20"/>
          <w:lang w:val="en-US"/>
        </w:rPr>
        <w:t>5:26 – P3</w:t>
      </w:r>
    </w:p>
    <w:p w:rsidRPr="00CC0718" w:rsidR="5D3ECCAC" w:rsidP="771DF2FE" w:rsidRDefault="2A451C81" w14:paraId="1CF065B7" w14:textId="534E6875">
      <w:pPr>
        <w:rPr>
          <w:color w:val="000000" w:themeColor="text1"/>
          <w:sz w:val="20"/>
          <w:szCs w:val="20"/>
          <w:lang w:val="en-GB"/>
        </w:rPr>
      </w:pPr>
      <w:r w:rsidRPr="00CC0718">
        <w:rPr>
          <w:color w:val="000000" w:themeColor="text1"/>
          <w:sz w:val="20"/>
          <w:szCs w:val="20"/>
          <w:lang w:val="en-US"/>
        </w:rPr>
        <w:t xml:space="preserve">Okay, so </w:t>
      </w:r>
      <w:r w:rsidRPr="00CC0718" w:rsidR="572701C6">
        <w:rPr>
          <w:color w:val="000000" w:themeColor="text1"/>
          <w:sz w:val="20"/>
          <w:szCs w:val="20"/>
          <w:lang w:val="en-US"/>
        </w:rPr>
        <w:t>far,</w:t>
      </w:r>
      <w:r w:rsidRPr="00CC0718">
        <w:rPr>
          <w:color w:val="000000" w:themeColor="text1"/>
          <w:sz w:val="20"/>
          <w:szCs w:val="20"/>
          <w:lang w:val="en-US"/>
        </w:rPr>
        <w:t xml:space="preserve"> our club is run by a constitution which is a set of rules that govern how the club is run. And the constitution </w:t>
      </w:r>
      <w:proofErr w:type="gramStart"/>
      <w:r w:rsidRPr="00CC0718">
        <w:rPr>
          <w:color w:val="000000" w:themeColor="text1"/>
          <w:sz w:val="20"/>
          <w:szCs w:val="20"/>
          <w:lang w:val="en-US"/>
        </w:rPr>
        <w:t>has to</w:t>
      </w:r>
      <w:proofErr w:type="gramEnd"/>
      <w:r w:rsidRPr="00CC0718">
        <w:rPr>
          <w:color w:val="000000" w:themeColor="text1"/>
          <w:sz w:val="20"/>
          <w:szCs w:val="20"/>
          <w:lang w:val="en-US"/>
        </w:rPr>
        <w:t xml:space="preserve"> be approved by the national and regional board to make sure that all chapters within the organization are running in </w:t>
      </w:r>
      <w:r w:rsidRPr="00CC0718" w:rsidR="548C13C9">
        <w:rPr>
          <w:color w:val="000000" w:themeColor="text1"/>
          <w:sz w:val="20"/>
          <w:szCs w:val="20"/>
          <w:lang w:val="en-US"/>
        </w:rPr>
        <w:t>the way</w:t>
      </w:r>
      <w:r w:rsidRPr="00CC0718">
        <w:rPr>
          <w:color w:val="000000" w:themeColor="text1"/>
          <w:sz w:val="20"/>
          <w:szCs w:val="20"/>
          <w:lang w:val="en-US"/>
        </w:rPr>
        <w:t xml:space="preserve"> that it's supposed to be. So NASB is not just a WCI club, it's a nationwide club and my school has a chapter. Within the organization structure, we have different zones. The administrative zone, we have the program zone, and we have other zones within the club. And some of the positions include vice president, president, senator, parliamentarian, events chair, sorry, programs chair, finance chair, treasurer, torch, which is our outreach coordinator, and yeah, we also have an academic excellence chair and a couple more positions within the club.</w:t>
      </w:r>
    </w:p>
    <w:p w:rsidRPr="00CC0718" w:rsidR="5D3ECCAC" w:rsidP="771DF2FE" w:rsidRDefault="5D3ECCAC" w14:paraId="099D0B58" w14:textId="7FD014EB">
      <w:pPr>
        <w:rPr>
          <w:color w:val="000000" w:themeColor="text1"/>
          <w:sz w:val="20"/>
          <w:szCs w:val="20"/>
          <w:lang w:val="en-GB"/>
        </w:rPr>
      </w:pPr>
    </w:p>
    <w:p w:rsidRPr="00CC0718" w:rsidR="5D3ECCAC" w:rsidP="771DF2FE" w:rsidRDefault="2A451C81" w14:paraId="7CA628A2" w14:textId="24745405">
      <w:pPr>
        <w:rPr>
          <w:color w:val="000000" w:themeColor="text1"/>
          <w:sz w:val="20"/>
          <w:szCs w:val="20"/>
          <w:lang w:val="en-GB"/>
        </w:rPr>
      </w:pPr>
      <w:r w:rsidRPr="00CC0718">
        <w:rPr>
          <w:color w:val="000000" w:themeColor="text1"/>
          <w:sz w:val="20"/>
          <w:szCs w:val="20"/>
          <w:lang w:val="en-US"/>
        </w:rPr>
        <w:t>6:30 – I5</w:t>
      </w:r>
    </w:p>
    <w:p w:rsidRPr="00CC0718" w:rsidR="5D3ECCAC" w:rsidP="771DF2FE" w:rsidRDefault="2A451C81" w14:paraId="583A9A51" w14:textId="767B2CCA">
      <w:pPr>
        <w:rPr>
          <w:color w:val="000000" w:themeColor="text1"/>
          <w:sz w:val="20"/>
          <w:szCs w:val="20"/>
          <w:lang w:val="en-GB"/>
        </w:rPr>
      </w:pPr>
      <w:r w:rsidRPr="00CC0718">
        <w:rPr>
          <w:color w:val="000000" w:themeColor="text1"/>
          <w:sz w:val="20"/>
          <w:szCs w:val="20"/>
          <w:lang w:val="en-US"/>
        </w:rPr>
        <w:t xml:space="preserve">Awesome. Thank you so much. That's such a </w:t>
      </w:r>
      <w:r w:rsidRPr="00CC0718" w:rsidR="2118FB91">
        <w:rPr>
          <w:color w:val="000000" w:themeColor="text1"/>
          <w:sz w:val="20"/>
          <w:szCs w:val="20"/>
          <w:lang w:val="en-US"/>
        </w:rPr>
        <w:t>good, structured</w:t>
      </w:r>
      <w:r w:rsidRPr="00CC0718">
        <w:rPr>
          <w:color w:val="000000" w:themeColor="text1"/>
          <w:sz w:val="20"/>
          <w:szCs w:val="20"/>
          <w:lang w:val="en-US"/>
        </w:rPr>
        <w:t xml:space="preserve"> club. What are the primary goals of your club? What do you guys aim to achieve? What in terms of your mission and activities?</w:t>
      </w:r>
    </w:p>
    <w:p w:rsidRPr="00CC0718" w:rsidR="5D3ECCAC" w:rsidP="771DF2FE" w:rsidRDefault="5D3ECCAC" w14:paraId="10B63F29" w14:textId="1A9F93E1">
      <w:pPr>
        <w:rPr>
          <w:color w:val="000000" w:themeColor="text1"/>
          <w:sz w:val="20"/>
          <w:szCs w:val="20"/>
          <w:lang w:val="en-GB"/>
        </w:rPr>
      </w:pPr>
    </w:p>
    <w:p w:rsidRPr="00CC0718" w:rsidR="5D3ECCAC" w:rsidP="771DF2FE" w:rsidRDefault="2A451C81" w14:paraId="690011F4" w14:textId="49008870">
      <w:pPr>
        <w:rPr>
          <w:color w:val="000000" w:themeColor="text1"/>
          <w:sz w:val="20"/>
          <w:szCs w:val="20"/>
          <w:lang w:val="en-GB"/>
        </w:rPr>
      </w:pPr>
      <w:r w:rsidRPr="00CC0718">
        <w:rPr>
          <w:color w:val="000000" w:themeColor="text1"/>
          <w:sz w:val="20"/>
          <w:szCs w:val="20"/>
          <w:lang w:val="en-US"/>
        </w:rPr>
        <w:t>6:48 – P3</w:t>
      </w:r>
    </w:p>
    <w:p w:rsidRPr="00CC0718" w:rsidR="5D3ECCAC" w:rsidP="771DF2FE" w:rsidRDefault="2A451C81" w14:paraId="52A68DCC" w14:textId="4B2C7DE6">
      <w:pPr>
        <w:rPr>
          <w:color w:val="000000" w:themeColor="text1"/>
          <w:sz w:val="20"/>
          <w:szCs w:val="20"/>
          <w:lang w:val="en-GB"/>
        </w:rPr>
      </w:pPr>
      <w:r w:rsidRPr="00CC0718">
        <w:rPr>
          <w:color w:val="000000" w:themeColor="text1"/>
          <w:sz w:val="20"/>
          <w:szCs w:val="20"/>
          <w:lang w:val="en-US"/>
        </w:rPr>
        <w:t>So</w:t>
      </w:r>
      <w:r w:rsidRPr="00CC0718" w:rsidR="25D648A3">
        <w:rPr>
          <w:color w:val="000000" w:themeColor="text1"/>
          <w:sz w:val="20"/>
          <w:szCs w:val="20"/>
          <w:lang w:val="en-US"/>
        </w:rPr>
        <w:t>,</w:t>
      </w:r>
      <w:r w:rsidRPr="00CC0718">
        <w:rPr>
          <w:color w:val="000000" w:themeColor="text1"/>
          <w:sz w:val="20"/>
          <w:szCs w:val="20"/>
          <w:lang w:val="en-US"/>
        </w:rPr>
        <w:t xml:space="preserve"> like I said before, the mission of the club is to increase the number of culturally responsible Black engineers who excel academically, succeed professionally and positively impact the community. And we try to make these things practical through organizing meetings like study halls weekly or bi-weekly with tutors to help our students to study better. We also have other programs such as resume workshops to help prepare people for the career fair, including we have activities to help </w:t>
      </w:r>
      <w:r w:rsidRPr="00CC0718" w:rsidR="635BA081">
        <w:rPr>
          <w:color w:val="000000" w:themeColor="text1"/>
          <w:sz w:val="20"/>
          <w:szCs w:val="20"/>
          <w:lang w:val="en-US"/>
        </w:rPr>
        <w:t>get</w:t>
      </w:r>
      <w:r w:rsidRPr="00CC0718">
        <w:rPr>
          <w:color w:val="000000" w:themeColor="text1"/>
          <w:sz w:val="20"/>
          <w:szCs w:val="20"/>
          <w:lang w:val="en-US"/>
        </w:rPr>
        <w:t xml:space="preserve"> towards finals to help students relax and de-stress from the stress of school. Have other workshops to help speak about issues affecting students. In addition to that, we have our annual conference, which is all the NSBE chapters in the U.S. Last year, we had a conference. Sorry, that was this year, this year, which was </w:t>
      </w:r>
      <w:r w:rsidRPr="00CC0718" w:rsidR="43AE6F31">
        <w:rPr>
          <w:color w:val="000000" w:themeColor="text1"/>
          <w:sz w:val="20"/>
          <w:szCs w:val="20"/>
          <w:lang w:val="en-US"/>
        </w:rPr>
        <w:t>the last</w:t>
      </w:r>
      <w:r w:rsidRPr="00CC0718">
        <w:rPr>
          <w:color w:val="000000" w:themeColor="text1"/>
          <w:sz w:val="20"/>
          <w:szCs w:val="20"/>
          <w:lang w:val="en-US"/>
        </w:rPr>
        <w:t xml:space="preserve"> academic year. We had our annual conference in Atlanta, and through that opportunity, a lot of our students were able to secure jobs and </w:t>
      </w:r>
      <w:r w:rsidRPr="00CC0718" w:rsidR="79FC15D7">
        <w:rPr>
          <w:color w:val="000000" w:themeColor="text1"/>
          <w:sz w:val="20"/>
          <w:szCs w:val="20"/>
          <w:lang w:val="en-US"/>
        </w:rPr>
        <w:t>internships,</w:t>
      </w:r>
      <w:r w:rsidRPr="00CC0718">
        <w:rPr>
          <w:color w:val="000000" w:themeColor="text1"/>
          <w:sz w:val="20"/>
          <w:szCs w:val="20"/>
          <w:lang w:val="en-US"/>
        </w:rPr>
        <w:t xml:space="preserve"> including myself.</w:t>
      </w:r>
    </w:p>
    <w:p w:rsidRPr="00CC0718" w:rsidR="5D3ECCAC" w:rsidP="771DF2FE" w:rsidRDefault="2A451C81" w14:paraId="2AB06629" w14:textId="4962C995">
      <w:pPr>
        <w:rPr>
          <w:color w:val="000000" w:themeColor="text1"/>
          <w:sz w:val="20"/>
          <w:szCs w:val="20"/>
          <w:lang w:val="en-GB"/>
        </w:rPr>
      </w:pPr>
      <w:r w:rsidRPr="00CC0718">
        <w:rPr>
          <w:color w:val="000000" w:themeColor="text1"/>
          <w:sz w:val="20"/>
          <w:szCs w:val="20"/>
          <w:lang w:val="en-US"/>
        </w:rPr>
        <w:t>7:56 I5</w:t>
      </w:r>
    </w:p>
    <w:p w:rsidRPr="00CC0718" w:rsidR="5D3ECCAC" w:rsidP="771DF2FE" w:rsidRDefault="2A451C81" w14:paraId="479BDE8B" w14:textId="53FA95A9">
      <w:pPr>
        <w:rPr>
          <w:color w:val="000000" w:themeColor="text1"/>
          <w:sz w:val="20"/>
          <w:szCs w:val="20"/>
          <w:lang w:val="en-GB"/>
        </w:rPr>
      </w:pPr>
      <w:r w:rsidRPr="00CC0718">
        <w:rPr>
          <w:color w:val="000000" w:themeColor="text1"/>
          <w:sz w:val="20"/>
          <w:szCs w:val="20"/>
          <w:lang w:val="en-US"/>
        </w:rPr>
        <w:t>Great. Awesome. That is so effective. So</w:t>
      </w:r>
      <w:r w:rsidRPr="00CC0718" w:rsidR="1BF743CE">
        <w:rPr>
          <w:color w:val="000000" w:themeColor="text1"/>
          <w:sz w:val="20"/>
          <w:szCs w:val="20"/>
          <w:lang w:val="en-US"/>
        </w:rPr>
        <w:t>,</w:t>
      </w:r>
      <w:r w:rsidRPr="00CC0718">
        <w:rPr>
          <w:color w:val="000000" w:themeColor="text1"/>
          <w:sz w:val="20"/>
          <w:szCs w:val="20"/>
          <w:lang w:val="en-US"/>
        </w:rPr>
        <w:t xml:space="preserve"> what are the specific tasks you undertake to achieve your club's overall goals? Like in terms of maybe attracting new members, successfully, you know, running some of these, your activities, fundraising, campaign and other successful campaigns, what are the specific tasks you undertake to achieve those overall goals?</w:t>
      </w:r>
    </w:p>
    <w:p w:rsidRPr="00CC0718" w:rsidR="5D3ECCAC" w:rsidP="771DF2FE" w:rsidRDefault="5D3ECCAC" w14:paraId="7FC15689" w14:textId="21A6326A">
      <w:pPr>
        <w:rPr>
          <w:color w:val="000000" w:themeColor="text1"/>
          <w:sz w:val="20"/>
          <w:szCs w:val="20"/>
          <w:lang w:val="en-GB"/>
        </w:rPr>
      </w:pPr>
    </w:p>
    <w:p w:rsidRPr="00CC0718" w:rsidR="5D3ECCAC" w:rsidP="771DF2FE" w:rsidRDefault="2A451C81" w14:paraId="79CDACEB" w14:textId="6F74C7B8">
      <w:pPr>
        <w:rPr>
          <w:color w:val="000000" w:themeColor="text1"/>
          <w:sz w:val="20"/>
          <w:szCs w:val="20"/>
          <w:lang w:val="en-GB"/>
        </w:rPr>
      </w:pPr>
      <w:r w:rsidRPr="00CC0718">
        <w:rPr>
          <w:color w:val="000000" w:themeColor="text1"/>
          <w:sz w:val="20"/>
          <w:szCs w:val="20"/>
          <w:lang w:val="en-US"/>
        </w:rPr>
        <w:t>8:33 – P3</w:t>
      </w:r>
    </w:p>
    <w:p w:rsidRPr="00CC0718" w:rsidR="2A451C81" w:rsidP="4F814FF9" w:rsidRDefault="2A451C81" w14:paraId="6BD06675" w14:textId="43A2F9B0">
      <w:pPr>
        <w:rPr>
          <w:color w:val="000000" w:themeColor="text1"/>
          <w:sz w:val="20"/>
          <w:szCs w:val="20"/>
          <w:lang w:val="en-GB"/>
        </w:rPr>
      </w:pPr>
      <w:r w:rsidRPr="00CC0718">
        <w:rPr>
          <w:color w:val="000000" w:themeColor="text1"/>
          <w:sz w:val="20"/>
          <w:szCs w:val="20"/>
          <w:lang w:val="en-US"/>
        </w:rPr>
        <w:t>So</w:t>
      </w:r>
      <w:r w:rsidRPr="00CC0718" w:rsidR="23B45692">
        <w:rPr>
          <w:color w:val="000000" w:themeColor="text1"/>
          <w:sz w:val="20"/>
          <w:szCs w:val="20"/>
          <w:lang w:val="en-US"/>
        </w:rPr>
        <w:t>,</w:t>
      </w:r>
      <w:r w:rsidRPr="00CC0718">
        <w:rPr>
          <w:color w:val="000000" w:themeColor="text1"/>
          <w:sz w:val="20"/>
          <w:szCs w:val="20"/>
          <w:lang w:val="en-US"/>
        </w:rPr>
        <w:t xml:space="preserve"> for this question, I don't know how effective I can be in answering it because I'm not on the program zone. I'm </w:t>
      </w:r>
      <w:r w:rsidRPr="00CC0718" w:rsidR="53EA32B0">
        <w:rPr>
          <w:color w:val="000000" w:themeColor="text1"/>
          <w:sz w:val="20"/>
          <w:szCs w:val="20"/>
          <w:lang w:val="en-US"/>
        </w:rPr>
        <w:t>in</w:t>
      </w:r>
      <w:r w:rsidRPr="00CC0718">
        <w:rPr>
          <w:color w:val="000000" w:themeColor="text1"/>
          <w:sz w:val="20"/>
          <w:szCs w:val="20"/>
          <w:lang w:val="en-US"/>
        </w:rPr>
        <w:t xml:space="preserve"> a different zone, so I don't know what the program zone </w:t>
      </w:r>
      <w:proofErr w:type="gramStart"/>
      <w:r w:rsidRPr="00CC0718">
        <w:rPr>
          <w:color w:val="000000" w:themeColor="text1"/>
          <w:sz w:val="20"/>
          <w:szCs w:val="20"/>
          <w:lang w:val="en-US"/>
        </w:rPr>
        <w:t>does in particular</w:t>
      </w:r>
      <w:proofErr w:type="gramEnd"/>
      <w:r w:rsidRPr="00CC0718">
        <w:rPr>
          <w:color w:val="000000" w:themeColor="text1"/>
          <w:sz w:val="20"/>
          <w:szCs w:val="20"/>
          <w:lang w:val="en-US"/>
        </w:rPr>
        <w:t xml:space="preserve">. But then from my point of view, we have </w:t>
      </w:r>
      <w:r w:rsidRPr="00CC0718" w:rsidR="58CC8DD8">
        <w:rPr>
          <w:color w:val="000000" w:themeColor="text1"/>
          <w:sz w:val="20"/>
          <w:szCs w:val="20"/>
          <w:lang w:val="en-US"/>
        </w:rPr>
        <w:lastRenderedPageBreak/>
        <w:t>advertisements</w:t>
      </w:r>
      <w:r w:rsidRPr="00CC0718">
        <w:rPr>
          <w:color w:val="000000" w:themeColor="text1"/>
          <w:sz w:val="20"/>
          <w:szCs w:val="20"/>
          <w:lang w:val="en-US"/>
        </w:rPr>
        <w:t xml:space="preserve"> through social media. And then also during the first week of the school year, we have this thing called Welcome Black Week where all the affinity groups on campus, which is NASB, ASA, BSU, CHA, and the others, we come together to organize like a </w:t>
      </w:r>
      <w:r w:rsidRPr="00CC0718" w:rsidR="2ACE1222">
        <w:rPr>
          <w:color w:val="000000" w:themeColor="text1"/>
          <w:sz w:val="20"/>
          <w:szCs w:val="20"/>
          <w:lang w:val="en-US"/>
        </w:rPr>
        <w:t>welcome event</w:t>
      </w:r>
      <w:r w:rsidRPr="00CC0718">
        <w:rPr>
          <w:color w:val="000000" w:themeColor="text1"/>
          <w:sz w:val="20"/>
          <w:szCs w:val="20"/>
          <w:lang w:val="en-US"/>
        </w:rPr>
        <w:t xml:space="preserve"> for the whole week. Like we have events every week hosted by each club to welcome our students of </w:t>
      </w:r>
      <w:r w:rsidRPr="00CC0718" w:rsidR="7CDA4A26">
        <w:rPr>
          <w:color w:val="000000" w:themeColor="text1"/>
          <w:sz w:val="20"/>
          <w:szCs w:val="20"/>
          <w:lang w:val="en-US"/>
        </w:rPr>
        <w:t>color</w:t>
      </w:r>
      <w:r w:rsidRPr="00CC0718">
        <w:rPr>
          <w:color w:val="000000" w:themeColor="text1"/>
          <w:sz w:val="20"/>
          <w:szCs w:val="20"/>
          <w:lang w:val="en-US"/>
        </w:rPr>
        <w:t xml:space="preserve"> to campus and introduce the clubs to them. So that's mainly how we make ourselves known to the freshmen at the beginning of the school year. After that, most of our events are advertised through calendar invites because we add people to the email list. We also advertise through social media and by word of mouth.</w:t>
      </w:r>
    </w:p>
    <w:p w:rsidRPr="00CC0718" w:rsidR="4F814FF9" w:rsidP="4F814FF9" w:rsidRDefault="4F814FF9" w14:paraId="114E7DE6" w14:textId="11ABAF00">
      <w:pPr>
        <w:rPr>
          <w:color w:val="000000" w:themeColor="text1"/>
          <w:sz w:val="20"/>
          <w:szCs w:val="20"/>
          <w:lang w:val="en-US"/>
        </w:rPr>
      </w:pPr>
    </w:p>
    <w:p w:rsidRPr="00CC0718" w:rsidR="5D3ECCAC" w:rsidP="771DF2FE" w:rsidRDefault="2A451C81" w14:paraId="3528F74A" w14:textId="4A512776">
      <w:pPr>
        <w:rPr>
          <w:color w:val="000000" w:themeColor="text1"/>
          <w:sz w:val="20"/>
          <w:szCs w:val="20"/>
          <w:lang w:val="en-GB"/>
        </w:rPr>
      </w:pPr>
      <w:r w:rsidRPr="00CC0718">
        <w:rPr>
          <w:color w:val="000000" w:themeColor="text1"/>
          <w:sz w:val="20"/>
          <w:szCs w:val="20"/>
          <w:lang w:val="en-US"/>
        </w:rPr>
        <w:t>9:41 – I5</w:t>
      </w:r>
    </w:p>
    <w:p w:rsidRPr="00CC0718" w:rsidR="5D3ECCAC" w:rsidP="4F814FF9" w:rsidRDefault="38437CBF" w14:paraId="42346214" w14:textId="72806858">
      <w:pPr>
        <w:rPr>
          <w:color w:val="000000" w:themeColor="text1"/>
          <w:sz w:val="20"/>
          <w:szCs w:val="20"/>
          <w:lang w:val="en-GB"/>
        </w:rPr>
      </w:pPr>
      <w:r w:rsidRPr="00CC0718">
        <w:rPr>
          <w:color w:val="000000" w:themeColor="text1"/>
          <w:sz w:val="20"/>
          <w:szCs w:val="20"/>
          <w:lang w:val="en-US"/>
        </w:rPr>
        <w:t xml:space="preserve">Wow, awesome. </w:t>
      </w:r>
      <w:r w:rsidRPr="00CC0718" w:rsidR="2A451C81">
        <w:rPr>
          <w:color w:val="000000" w:themeColor="text1"/>
          <w:sz w:val="20"/>
          <w:szCs w:val="20"/>
          <w:lang w:val="en-US"/>
        </w:rPr>
        <w:t>Does your student club team have specialized marketing skills and knowledge to help you with this? Marketing activities?</w:t>
      </w:r>
    </w:p>
    <w:p w:rsidRPr="00CC0718" w:rsidR="5D3ECCAC" w:rsidP="771DF2FE" w:rsidRDefault="5D3ECCAC" w14:paraId="07D166FD" w14:textId="30A0963D">
      <w:pPr>
        <w:rPr>
          <w:color w:val="000000" w:themeColor="text1"/>
          <w:sz w:val="20"/>
          <w:szCs w:val="20"/>
          <w:lang w:val="en-GB"/>
        </w:rPr>
      </w:pPr>
    </w:p>
    <w:p w:rsidRPr="00CC0718" w:rsidR="5D3ECCAC" w:rsidP="771DF2FE" w:rsidRDefault="2A451C81" w14:paraId="77686382" w14:textId="46DA0C17">
      <w:pPr>
        <w:rPr>
          <w:color w:val="000000" w:themeColor="text1"/>
          <w:sz w:val="20"/>
          <w:szCs w:val="20"/>
          <w:lang w:val="en-GB"/>
        </w:rPr>
      </w:pPr>
      <w:r w:rsidRPr="00CC0718">
        <w:rPr>
          <w:color w:val="000000" w:themeColor="text1"/>
          <w:sz w:val="20"/>
          <w:szCs w:val="20"/>
          <w:lang w:val="en-US"/>
        </w:rPr>
        <w:t>9:48 – P3</w:t>
      </w:r>
    </w:p>
    <w:p w:rsidRPr="00CC0718" w:rsidR="5D3ECCAC" w:rsidP="771DF2FE" w:rsidRDefault="2A451C81" w14:paraId="182CDE20" w14:textId="02ED19C8">
      <w:pPr>
        <w:rPr>
          <w:color w:val="000000" w:themeColor="text1"/>
          <w:sz w:val="20"/>
          <w:szCs w:val="20"/>
          <w:lang w:val="en-GB"/>
        </w:rPr>
      </w:pPr>
      <w:r w:rsidRPr="00CC0718">
        <w:rPr>
          <w:color w:val="000000" w:themeColor="text1"/>
          <w:sz w:val="20"/>
          <w:szCs w:val="20"/>
          <w:lang w:val="en-US"/>
        </w:rPr>
        <w:t xml:space="preserve">I don't think so, no. We have somebody who </w:t>
      </w:r>
      <w:proofErr w:type="gramStart"/>
      <w:r w:rsidRPr="00CC0718">
        <w:rPr>
          <w:color w:val="000000" w:themeColor="text1"/>
          <w:sz w:val="20"/>
          <w:szCs w:val="20"/>
          <w:lang w:val="en-US"/>
        </w:rPr>
        <w:t>is in charge of</w:t>
      </w:r>
      <w:proofErr w:type="gramEnd"/>
      <w:r w:rsidRPr="00CC0718">
        <w:rPr>
          <w:color w:val="000000" w:themeColor="text1"/>
          <w:sz w:val="20"/>
          <w:szCs w:val="20"/>
          <w:lang w:val="en-US"/>
        </w:rPr>
        <w:t>, I think that's our public relations chair, but there are students as well.</w:t>
      </w:r>
    </w:p>
    <w:p w:rsidRPr="00CC0718" w:rsidR="5D3ECCAC" w:rsidP="771DF2FE" w:rsidRDefault="5D3ECCAC" w14:paraId="0308E53F" w14:textId="2C02B2C2">
      <w:pPr>
        <w:rPr>
          <w:color w:val="000000" w:themeColor="text1"/>
          <w:sz w:val="20"/>
          <w:szCs w:val="20"/>
          <w:lang w:val="en-GB"/>
        </w:rPr>
      </w:pPr>
    </w:p>
    <w:p w:rsidRPr="00CC0718" w:rsidR="5D3ECCAC" w:rsidP="771DF2FE" w:rsidRDefault="2A451C81" w14:paraId="2D297776" w14:textId="3569A62B">
      <w:pPr>
        <w:rPr>
          <w:color w:val="000000" w:themeColor="text1"/>
          <w:sz w:val="20"/>
          <w:szCs w:val="20"/>
          <w:lang w:val="en-GB"/>
        </w:rPr>
      </w:pPr>
      <w:r w:rsidRPr="00CC0718">
        <w:rPr>
          <w:color w:val="000000" w:themeColor="text1"/>
          <w:sz w:val="20"/>
          <w:szCs w:val="20"/>
          <w:lang w:val="en-US"/>
        </w:rPr>
        <w:t>10:05 – I5</w:t>
      </w:r>
    </w:p>
    <w:p w:rsidRPr="00CC0718" w:rsidR="5D3ECCAC" w:rsidP="771DF2FE" w:rsidRDefault="2A451C81" w14:paraId="5ECB3D24" w14:textId="01D91F5E">
      <w:pPr>
        <w:rPr>
          <w:color w:val="000000" w:themeColor="text1"/>
          <w:sz w:val="20"/>
          <w:szCs w:val="20"/>
          <w:lang w:val="en-GB"/>
        </w:rPr>
      </w:pPr>
      <w:proofErr w:type="gramStart"/>
      <w:r w:rsidRPr="00CC0718">
        <w:rPr>
          <w:color w:val="000000" w:themeColor="text1"/>
          <w:sz w:val="20"/>
          <w:szCs w:val="20"/>
          <w:lang w:val="en-US"/>
        </w:rPr>
        <w:t>So</w:t>
      </w:r>
      <w:proofErr w:type="gramEnd"/>
      <w:r w:rsidRPr="00CC0718">
        <w:rPr>
          <w:color w:val="000000" w:themeColor="text1"/>
          <w:sz w:val="20"/>
          <w:szCs w:val="20"/>
          <w:lang w:val="en-US"/>
        </w:rPr>
        <w:t xml:space="preserve"> what do you think is the reason for this? Are you facing any challenges whatsoever because of this?</w:t>
      </w:r>
    </w:p>
    <w:p w:rsidRPr="00CC0718" w:rsidR="5D3ECCAC" w:rsidP="771DF2FE" w:rsidRDefault="5D3ECCAC" w14:paraId="4A7A9206" w14:textId="109D4FA1">
      <w:pPr>
        <w:rPr>
          <w:color w:val="000000" w:themeColor="text1"/>
          <w:sz w:val="20"/>
          <w:szCs w:val="20"/>
          <w:lang w:val="en-GB"/>
        </w:rPr>
      </w:pPr>
    </w:p>
    <w:p w:rsidRPr="00CC0718" w:rsidR="5D3ECCAC" w:rsidP="771DF2FE" w:rsidRDefault="2A451C81" w14:paraId="449A6FBB" w14:textId="5DE3627B">
      <w:pPr>
        <w:rPr>
          <w:color w:val="000000" w:themeColor="text1"/>
          <w:sz w:val="20"/>
          <w:szCs w:val="20"/>
          <w:lang w:val="en-GB"/>
        </w:rPr>
      </w:pPr>
      <w:r w:rsidRPr="00CC0718">
        <w:rPr>
          <w:color w:val="000000" w:themeColor="text1"/>
          <w:sz w:val="20"/>
          <w:szCs w:val="20"/>
          <w:lang w:val="en-US"/>
        </w:rPr>
        <w:t>10:13 – P3</w:t>
      </w:r>
    </w:p>
    <w:p w:rsidRPr="00CC0718" w:rsidR="5D3ECCAC" w:rsidP="771DF2FE" w:rsidRDefault="2A451C81" w14:paraId="6904A1F7" w14:textId="22D63300">
      <w:pPr>
        <w:rPr>
          <w:color w:val="000000" w:themeColor="text1"/>
          <w:sz w:val="20"/>
          <w:szCs w:val="20"/>
          <w:lang w:val="en-GB"/>
        </w:rPr>
      </w:pPr>
      <w:r w:rsidRPr="00CC0718">
        <w:rPr>
          <w:color w:val="000000" w:themeColor="text1"/>
          <w:sz w:val="20"/>
          <w:szCs w:val="20"/>
          <w:lang w:val="en-US"/>
        </w:rPr>
        <w:t>I feel like we don't have the specific skill set for because like we're just students as well and we try our best but it's not something that we've studied or like something we we're experts in.</w:t>
      </w:r>
    </w:p>
    <w:p w:rsidRPr="00CC0718" w:rsidR="5D3ECCAC" w:rsidP="771DF2FE" w:rsidRDefault="5D3ECCAC" w14:paraId="4CDBBE03" w14:textId="5EF982C9">
      <w:pPr>
        <w:rPr>
          <w:color w:val="000000" w:themeColor="text1"/>
          <w:sz w:val="20"/>
          <w:szCs w:val="20"/>
          <w:lang w:val="en-GB"/>
        </w:rPr>
      </w:pPr>
    </w:p>
    <w:p w:rsidRPr="00CC0718" w:rsidR="5D3ECCAC" w:rsidP="771DF2FE" w:rsidRDefault="2A451C81" w14:paraId="090398DD" w14:textId="724ABA06">
      <w:pPr>
        <w:rPr>
          <w:color w:val="000000" w:themeColor="text1"/>
          <w:sz w:val="20"/>
          <w:szCs w:val="20"/>
          <w:lang w:val="en-GB"/>
        </w:rPr>
      </w:pPr>
      <w:r w:rsidRPr="00CC0718">
        <w:rPr>
          <w:color w:val="000000" w:themeColor="text1"/>
          <w:sz w:val="20"/>
          <w:szCs w:val="20"/>
          <w:lang w:val="en-US"/>
        </w:rPr>
        <w:t>10:30 – I5</w:t>
      </w:r>
    </w:p>
    <w:p w:rsidRPr="00CC0718" w:rsidR="5D3ECCAC" w:rsidP="771DF2FE" w:rsidRDefault="2A451C81" w14:paraId="1B3F4394" w14:textId="6FA7C65B">
      <w:pPr>
        <w:rPr>
          <w:color w:val="000000" w:themeColor="text1"/>
          <w:sz w:val="20"/>
          <w:szCs w:val="20"/>
          <w:lang w:val="en-GB"/>
        </w:rPr>
      </w:pPr>
      <w:r w:rsidRPr="00CC0718">
        <w:rPr>
          <w:color w:val="000000" w:themeColor="text1"/>
          <w:sz w:val="20"/>
          <w:szCs w:val="20"/>
          <w:lang w:val="en-US"/>
        </w:rPr>
        <w:t xml:space="preserve">Right, so do you think your club needs marketing support and services that can help accomplish you know the tasks you mentioned earlier on? Know some of these goals and activities you guys try to do </w:t>
      </w:r>
      <w:proofErr w:type="spellStart"/>
      <w:r w:rsidRPr="00CC0718">
        <w:rPr>
          <w:color w:val="000000" w:themeColor="text1"/>
          <w:sz w:val="20"/>
          <w:szCs w:val="20"/>
          <w:lang w:val="en-US"/>
        </w:rPr>
        <w:t>do</w:t>
      </w:r>
      <w:proofErr w:type="spellEnd"/>
      <w:r w:rsidRPr="00CC0718">
        <w:rPr>
          <w:color w:val="000000" w:themeColor="text1"/>
          <w:sz w:val="20"/>
          <w:szCs w:val="20"/>
          <w:lang w:val="en-US"/>
        </w:rPr>
        <w:t xml:space="preserve"> you think you need any marketing support or services to accomplish them?</w:t>
      </w:r>
    </w:p>
    <w:p w:rsidRPr="00CC0718" w:rsidR="5D3ECCAC" w:rsidP="771DF2FE" w:rsidRDefault="5D3ECCAC" w14:paraId="47D7560F" w14:textId="2521CBF0">
      <w:pPr>
        <w:rPr>
          <w:color w:val="000000" w:themeColor="text1"/>
          <w:sz w:val="20"/>
          <w:szCs w:val="20"/>
          <w:lang w:val="en-GB"/>
        </w:rPr>
      </w:pPr>
    </w:p>
    <w:p w:rsidRPr="00CC0718" w:rsidR="5D3ECCAC" w:rsidP="771DF2FE" w:rsidRDefault="2A451C81" w14:paraId="04E8A491" w14:textId="1F97C72D">
      <w:pPr>
        <w:rPr>
          <w:color w:val="000000" w:themeColor="text1"/>
          <w:sz w:val="20"/>
          <w:szCs w:val="20"/>
          <w:lang w:val="en-GB"/>
        </w:rPr>
      </w:pPr>
      <w:r w:rsidRPr="00CC0718">
        <w:rPr>
          <w:color w:val="000000" w:themeColor="text1"/>
          <w:sz w:val="20"/>
          <w:szCs w:val="20"/>
          <w:lang w:val="en-US"/>
        </w:rPr>
        <w:t>10:51 – P3</w:t>
      </w:r>
    </w:p>
    <w:p w:rsidRPr="00CC0718" w:rsidR="5D3ECCAC" w:rsidP="771DF2FE" w:rsidRDefault="2A451C81" w14:paraId="091D99F1" w14:textId="243FD297">
      <w:pPr>
        <w:rPr>
          <w:color w:val="000000" w:themeColor="text1"/>
          <w:sz w:val="20"/>
          <w:szCs w:val="20"/>
          <w:lang w:val="en-GB"/>
        </w:rPr>
      </w:pPr>
      <w:r w:rsidRPr="00CC0718">
        <w:rPr>
          <w:color w:val="000000" w:themeColor="text1"/>
          <w:sz w:val="20"/>
          <w:szCs w:val="20"/>
          <w:lang w:val="en-US"/>
        </w:rPr>
        <w:t xml:space="preserve">I believe that in specific </w:t>
      </w:r>
      <w:proofErr w:type="gramStart"/>
      <w:r w:rsidRPr="00CC0718">
        <w:rPr>
          <w:color w:val="000000" w:themeColor="text1"/>
          <w:sz w:val="20"/>
          <w:szCs w:val="20"/>
          <w:lang w:val="en-US"/>
        </w:rPr>
        <w:t>areas</w:t>
      </w:r>
      <w:proofErr w:type="gramEnd"/>
      <w:r w:rsidRPr="00CC0718">
        <w:rPr>
          <w:color w:val="000000" w:themeColor="text1"/>
          <w:sz w:val="20"/>
          <w:szCs w:val="20"/>
          <w:lang w:val="en-US"/>
        </w:rPr>
        <w:t xml:space="preserve"> but I don't know how much we will need because the demographic of people we are targeting is well that demographic is not to be honest I'm not sure, but I believe it will be something helpful. But the demographic of students we're trying to reach, I don't know how effective that will be.</w:t>
      </w:r>
    </w:p>
    <w:p w:rsidRPr="00CC0718" w:rsidR="5D3ECCAC" w:rsidP="771DF2FE" w:rsidRDefault="5D3ECCAC" w14:paraId="685B524C" w14:textId="66CCB24D">
      <w:pPr>
        <w:rPr>
          <w:color w:val="000000" w:themeColor="text1"/>
          <w:sz w:val="20"/>
          <w:szCs w:val="20"/>
          <w:lang w:val="en-US"/>
        </w:rPr>
      </w:pPr>
    </w:p>
    <w:p w:rsidRPr="00CC0718" w:rsidR="5D3ECCAC" w:rsidP="771DF2FE" w:rsidRDefault="2A451C81" w14:paraId="72CE9861" w14:textId="2B3B6066">
      <w:pPr>
        <w:rPr>
          <w:color w:val="000000" w:themeColor="text1"/>
          <w:sz w:val="20"/>
          <w:szCs w:val="20"/>
          <w:lang w:val="en-GB"/>
        </w:rPr>
      </w:pPr>
      <w:r w:rsidRPr="00CC0718">
        <w:rPr>
          <w:color w:val="000000" w:themeColor="text1"/>
          <w:sz w:val="20"/>
          <w:szCs w:val="20"/>
          <w:lang w:val="en-US"/>
        </w:rPr>
        <w:t>11:20 – I5</w:t>
      </w:r>
    </w:p>
    <w:p w:rsidRPr="00CC0718" w:rsidR="5D3ECCAC" w:rsidP="771DF2FE" w:rsidRDefault="2A451C81" w14:paraId="0A1B13A2" w14:textId="2917AABA">
      <w:pPr>
        <w:rPr>
          <w:color w:val="000000" w:themeColor="text1"/>
          <w:sz w:val="20"/>
          <w:szCs w:val="20"/>
          <w:lang w:val="en-GB"/>
        </w:rPr>
      </w:pPr>
      <w:r w:rsidRPr="00CC0718">
        <w:rPr>
          <w:color w:val="000000" w:themeColor="text1"/>
          <w:sz w:val="20"/>
          <w:szCs w:val="20"/>
          <w:lang w:val="en-US"/>
        </w:rPr>
        <w:t>Can you shed more light on what this demographic of students are?</w:t>
      </w:r>
    </w:p>
    <w:p w:rsidRPr="00CC0718" w:rsidR="5D3ECCAC" w:rsidP="771DF2FE" w:rsidRDefault="5D3ECCAC" w14:paraId="2D7DB410" w14:textId="18E85DB3">
      <w:pPr>
        <w:rPr>
          <w:color w:val="000000" w:themeColor="text1"/>
          <w:sz w:val="20"/>
          <w:szCs w:val="20"/>
          <w:lang w:val="en-GB"/>
        </w:rPr>
      </w:pPr>
    </w:p>
    <w:p w:rsidRPr="00CC0718" w:rsidR="5D3ECCAC" w:rsidP="771DF2FE" w:rsidRDefault="2A451C81" w14:paraId="5F00F37C" w14:textId="7532076E">
      <w:pPr>
        <w:rPr>
          <w:color w:val="000000" w:themeColor="text1"/>
          <w:sz w:val="20"/>
          <w:szCs w:val="20"/>
          <w:lang w:val="en-GB"/>
        </w:rPr>
      </w:pPr>
      <w:r w:rsidRPr="00CC0718">
        <w:rPr>
          <w:color w:val="000000" w:themeColor="text1"/>
          <w:sz w:val="20"/>
          <w:szCs w:val="20"/>
          <w:lang w:val="en-US"/>
        </w:rPr>
        <w:t>11:26 – P3</w:t>
      </w:r>
    </w:p>
    <w:p w:rsidRPr="00CC0718" w:rsidR="5D3ECCAC" w:rsidP="771DF2FE" w:rsidRDefault="2A451C81" w14:paraId="425B7345" w14:textId="242CE901">
      <w:pPr>
        <w:rPr>
          <w:color w:val="000000" w:themeColor="text1"/>
          <w:sz w:val="20"/>
          <w:szCs w:val="20"/>
          <w:lang w:val="en-GB"/>
        </w:rPr>
      </w:pPr>
      <w:proofErr w:type="gramStart"/>
      <w:r w:rsidRPr="00CC0718">
        <w:rPr>
          <w:color w:val="000000" w:themeColor="text1"/>
          <w:sz w:val="20"/>
          <w:szCs w:val="20"/>
          <w:lang w:val="en-US"/>
        </w:rPr>
        <w:t>So</w:t>
      </w:r>
      <w:proofErr w:type="gramEnd"/>
      <w:r w:rsidRPr="00CC0718">
        <w:rPr>
          <w:color w:val="000000" w:themeColor="text1"/>
          <w:sz w:val="20"/>
          <w:szCs w:val="20"/>
          <w:lang w:val="en-US"/>
        </w:rPr>
        <w:t xml:space="preserve"> most of our students are Black people of color. </w:t>
      </w:r>
      <w:proofErr w:type="gramStart"/>
      <w:r w:rsidRPr="00CC0718">
        <w:rPr>
          <w:color w:val="000000" w:themeColor="text1"/>
          <w:sz w:val="20"/>
          <w:szCs w:val="20"/>
          <w:lang w:val="en-US"/>
        </w:rPr>
        <w:t>So</w:t>
      </w:r>
      <w:proofErr w:type="gramEnd"/>
      <w:r w:rsidRPr="00CC0718">
        <w:rPr>
          <w:color w:val="000000" w:themeColor="text1"/>
          <w:sz w:val="20"/>
          <w:szCs w:val="20"/>
          <w:lang w:val="en-US"/>
        </w:rPr>
        <w:t xml:space="preserve"> I believe our advertising is very targeted towards a specific group of people, Not just like everyone on campus. I mean everyone is welcome. Right</w:t>
      </w:r>
      <w:r w:rsidRPr="00CC0718" w:rsidR="00ED2087">
        <w:rPr>
          <w:color w:val="000000" w:themeColor="text1"/>
          <w:sz w:val="20"/>
          <w:szCs w:val="20"/>
          <w:lang w:val="en-US"/>
        </w:rPr>
        <w:t>.</w:t>
      </w:r>
    </w:p>
    <w:p w:rsidRPr="00CC0718" w:rsidR="5D3ECCAC" w:rsidP="771DF2FE" w:rsidRDefault="2A451C81" w14:paraId="1B4E4B33" w14:textId="423A3782">
      <w:pPr>
        <w:rPr>
          <w:color w:val="000000" w:themeColor="text1"/>
          <w:sz w:val="20"/>
          <w:szCs w:val="20"/>
          <w:lang w:val="en-GB"/>
        </w:rPr>
      </w:pPr>
      <w:r w:rsidRPr="00CC0718">
        <w:rPr>
          <w:color w:val="000000" w:themeColor="text1"/>
          <w:sz w:val="20"/>
          <w:szCs w:val="20"/>
          <w:lang w:val="en-US"/>
        </w:rPr>
        <w:t>11:47 – I5</w:t>
      </w:r>
    </w:p>
    <w:p w:rsidRPr="00CC0718" w:rsidR="5D3ECCAC" w:rsidP="771DF2FE" w:rsidRDefault="2A451C81" w14:paraId="76B9C1B4" w14:textId="50C4C031">
      <w:pPr>
        <w:rPr>
          <w:color w:val="000000" w:themeColor="text1"/>
          <w:sz w:val="20"/>
          <w:szCs w:val="20"/>
          <w:lang w:val="en-GB"/>
        </w:rPr>
      </w:pPr>
      <w:r w:rsidRPr="00CC0718">
        <w:rPr>
          <w:color w:val="000000" w:themeColor="text1"/>
          <w:sz w:val="20"/>
          <w:szCs w:val="20"/>
          <w:lang w:val="en-US"/>
        </w:rPr>
        <w:t xml:space="preserve">Right. I see. </w:t>
      </w:r>
      <w:proofErr w:type="gramStart"/>
      <w:r w:rsidRPr="00CC0718">
        <w:rPr>
          <w:color w:val="000000" w:themeColor="text1"/>
          <w:sz w:val="20"/>
          <w:szCs w:val="20"/>
          <w:lang w:val="en-US"/>
        </w:rPr>
        <w:t>So</w:t>
      </w:r>
      <w:proofErr w:type="gramEnd"/>
      <w:r w:rsidRPr="00CC0718">
        <w:rPr>
          <w:color w:val="000000" w:themeColor="text1"/>
          <w:sz w:val="20"/>
          <w:szCs w:val="20"/>
          <w:lang w:val="en-US"/>
        </w:rPr>
        <w:t xml:space="preserve"> can you give some of the some reference or some sort of specific marketing challenges you guys might have or might be facing right now?</w:t>
      </w:r>
    </w:p>
    <w:p w:rsidRPr="00CC0718" w:rsidR="5D3ECCAC" w:rsidP="771DF2FE" w:rsidRDefault="5D3ECCAC" w14:paraId="5E45DD3C" w14:textId="1AD673C3">
      <w:pPr>
        <w:rPr>
          <w:color w:val="000000" w:themeColor="text1"/>
          <w:sz w:val="20"/>
          <w:szCs w:val="20"/>
          <w:lang w:val="en-GB"/>
        </w:rPr>
      </w:pPr>
    </w:p>
    <w:p w:rsidRPr="00CC0718" w:rsidR="5D3ECCAC" w:rsidP="771DF2FE" w:rsidRDefault="2A451C81" w14:paraId="22D101AB" w14:textId="38BFE92F">
      <w:pPr>
        <w:rPr>
          <w:color w:val="000000" w:themeColor="text1"/>
          <w:sz w:val="20"/>
          <w:szCs w:val="20"/>
          <w:lang w:val="en-GB"/>
        </w:rPr>
      </w:pPr>
      <w:r w:rsidRPr="00CC0718">
        <w:rPr>
          <w:color w:val="000000" w:themeColor="text1"/>
          <w:sz w:val="20"/>
          <w:szCs w:val="20"/>
          <w:lang w:val="en-US"/>
        </w:rPr>
        <w:t>12:07 – P3</w:t>
      </w:r>
    </w:p>
    <w:p w:rsidRPr="00CC0718" w:rsidR="5D3ECCAC" w:rsidP="771DF2FE" w:rsidRDefault="2A451C81" w14:paraId="0F680FDF" w14:textId="30D9AA77">
      <w:pPr>
        <w:rPr>
          <w:color w:val="000000" w:themeColor="text1"/>
          <w:sz w:val="20"/>
          <w:szCs w:val="20"/>
          <w:lang w:val="en-GB"/>
        </w:rPr>
      </w:pPr>
      <w:r w:rsidRPr="00CC0718">
        <w:rPr>
          <w:color w:val="000000" w:themeColor="text1"/>
          <w:sz w:val="20"/>
          <w:szCs w:val="20"/>
          <w:lang w:val="en-US"/>
        </w:rPr>
        <w:t xml:space="preserve">I believe it's well for now most of the things we do are through calendar invites but I think people like I don't think people check their calendar </w:t>
      </w:r>
      <w:proofErr w:type="gramStart"/>
      <w:r w:rsidRPr="00CC0718">
        <w:rPr>
          <w:color w:val="000000" w:themeColor="text1"/>
          <w:sz w:val="20"/>
          <w:szCs w:val="20"/>
          <w:lang w:val="en-US"/>
        </w:rPr>
        <w:t>often</w:t>
      </w:r>
      <w:proofErr w:type="gramEnd"/>
      <w:r w:rsidRPr="00CC0718">
        <w:rPr>
          <w:color w:val="000000" w:themeColor="text1"/>
          <w:sz w:val="20"/>
          <w:szCs w:val="20"/>
          <w:lang w:val="en-US"/>
        </w:rPr>
        <w:t xml:space="preserve"> so I feel like most of the time people forget that like we're even having events and until their friends mention like, “oh are you going for this event?” And they're like, oh, “we have an event today!”. </w:t>
      </w:r>
      <w:proofErr w:type="gramStart"/>
      <w:r w:rsidRPr="00CC0718">
        <w:rPr>
          <w:color w:val="000000" w:themeColor="text1"/>
          <w:sz w:val="20"/>
          <w:szCs w:val="20"/>
          <w:lang w:val="en-US"/>
        </w:rPr>
        <w:t>So</w:t>
      </w:r>
      <w:proofErr w:type="gramEnd"/>
      <w:r w:rsidRPr="00CC0718">
        <w:rPr>
          <w:color w:val="000000" w:themeColor="text1"/>
          <w:sz w:val="20"/>
          <w:szCs w:val="20"/>
          <w:lang w:val="en-US"/>
        </w:rPr>
        <w:t xml:space="preserve"> I feel like it's not too effective.</w:t>
      </w:r>
    </w:p>
    <w:p w:rsidRPr="00CC0718" w:rsidR="5D3ECCAC" w:rsidP="771DF2FE" w:rsidRDefault="5D3ECCAC" w14:paraId="1BD3D239" w14:textId="635CFC65">
      <w:pPr>
        <w:rPr>
          <w:color w:val="000000" w:themeColor="text1"/>
          <w:sz w:val="20"/>
          <w:szCs w:val="20"/>
          <w:lang w:val="en-GB"/>
        </w:rPr>
      </w:pPr>
    </w:p>
    <w:p w:rsidRPr="00CC0718" w:rsidR="5D3ECCAC" w:rsidP="771DF2FE" w:rsidRDefault="2A451C81" w14:paraId="16391517" w14:textId="5505F6C3">
      <w:pPr>
        <w:rPr>
          <w:color w:val="000000" w:themeColor="text1"/>
          <w:sz w:val="20"/>
          <w:szCs w:val="20"/>
          <w:lang w:val="en-GB"/>
        </w:rPr>
      </w:pPr>
      <w:r w:rsidRPr="00CC0718">
        <w:rPr>
          <w:color w:val="000000" w:themeColor="text1"/>
          <w:sz w:val="20"/>
          <w:szCs w:val="20"/>
          <w:lang w:val="en-US"/>
        </w:rPr>
        <w:t>12:38 – I5</w:t>
      </w:r>
    </w:p>
    <w:p w:rsidRPr="00CC0718" w:rsidR="5D3ECCAC" w:rsidP="771DF2FE" w:rsidRDefault="2A451C81" w14:paraId="2A5D8792" w14:textId="401C2EB3">
      <w:pPr>
        <w:rPr>
          <w:color w:val="000000" w:themeColor="text1"/>
          <w:sz w:val="20"/>
          <w:szCs w:val="20"/>
          <w:lang w:val="en-GB"/>
        </w:rPr>
      </w:pPr>
      <w:r w:rsidRPr="00CC0718">
        <w:rPr>
          <w:color w:val="000000" w:themeColor="text1"/>
          <w:sz w:val="20"/>
          <w:szCs w:val="20"/>
          <w:lang w:val="en-US"/>
        </w:rPr>
        <w:t xml:space="preserve">I see. </w:t>
      </w:r>
      <w:proofErr w:type="gramStart"/>
      <w:r w:rsidRPr="00CC0718">
        <w:rPr>
          <w:color w:val="000000" w:themeColor="text1"/>
          <w:sz w:val="20"/>
          <w:szCs w:val="20"/>
          <w:lang w:val="en-US"/>
        </w:rPr>
        <w:t>But,</w:t>
      </w:r>
      <w:proofErr w:type="gramEnd"/>
      <w:r w:rsidRPr="00CC0718">
        <w:rPr>
          <w:color w:val="000000" w:themeColor="text1"/>
          <w:sz w:val="20"/>
          <w:szCs w:val="20"/>
          <w:lang w:val="en-US"/>
        </w:rPr>
        <w:t xml:space="preserve"> that's possibly in terms of student engagement, right?</w:t>
      </w:r>
    </w:p>
    <w:p w:rsidRPr="00CC0718" w:rsidR="5D3ECCAC" w:rsidP="771DF2FE" w:rsidRDefault="5D3ECCAC" w14:paraId="76BB9899" w14:textId="0ED116FB">
      <w:pPr>
        <w:rPr>
          <w:color w:val="000000" w:themeColor="text1"/>
          <w:sz w:val="20"/>
          <w:szCs w:val="20"/>
          <w:lang w:val="en-GB"/>
        </w:rPr>
      </w:pPr>
    </w:p>
    <w:p w:rsidRPr="00CC0718" w:rsidR="5D3ECCAC" w:rsidP="771DF2FE" w:rsidRDefault="2A451C81" w14:paraId="1320E13A" w14:textId="3D3AA2E5">
      <w:pPr>
        <w:rPr>
          <w:color w:val="000000" w:themeColor="text1"/>
          <w:sz w:val="20"/>
          <w:szCs w:val="20"/>
          <w:lang w:val="en-GB"/>
        </w:rPr>
      </w:pPr>
      <w:r w:rsidRPr="00CC0718">
        <w:rPr>
          <w:color w:val="000000" w:themeColor="text1"/>
          <w:sz w:val="20"/>
          <w:szCs w:val="20"/>
          <w:lang w:val="en-US"/>
        </w:rPr>
        <w:t>12:45 – P3</w:t>
      </w:r>
    </w:p>
    <w:p w:rsidRPr="00CC0718" w:rsidR="5D3ECCAC" w:rsidP="771DF2FE" w:rsidRDefault="2A451C81" w14:paraId="706A821B" w14:textId="0A50BDCA">
      <w:pPr>
        <w:rPr>
          <w:color w:val="000000" w:themeColor="text1"/>
          <w:sz w:val="20"/>
          <w:szCs w:val="20"/>
          <w:lang w:val="en-GB"/>
        </w:rPr>
      </w:pPr>
      <w:r w:rsidRPr="00CC0718">
        <w:rPr>
          <w:color w:val="000000" w:themeColor="text1"/>
          <w:sz w:val="20"/>
          <w:szCs w:val="20"/>
          <w:lang w:val="en-US"/>
        </w:rPr>
        <w:t>Yeah.</w:t>
      </w:r>
    </w:p>
    <w:p w:rsidRPr="00CC0718" w:rsidR="5D3ECCAC" w:rsidP="771DF2FE" w:rsidRDefault="5D3ECCAC" w14:paraId="5CD8D8C3" w14:textId="55CC28EA">
      <w:pPr>
        <w:rPr>
          <w:color w:val="000000" w:themeColor="text1"/>
          <w:sz w:val="20"/>
          <w:szCs w:val="20"/>
          <w:lang w:val="en-GB"/>
        </w:rPr>
      </w:pPr>
    </w:p>
    <w:p w:rsidRPr="00CC0718" w:rsidR="5D3ECCAC" w:rsidP="771DF2FE" w:rsidRDefault="2A451C81" w14:paraId="18DC1429" w14:textId="58F8FBF8">
      <w:pPr>
        <w:rPr>
          <w:color w:val="000000" w:themeColor="text1"/>
          <w:sz w:val="20"/>
          <w:szCs w:val="20"/>
          <w:lang w:val="en-GB"/>
        </w:rPr>
      </w:pPr>
      <w:r w:rsidRPr="00CC0718">
        <w:rPr>
          <w:color w:val="000000" w:themeColor="text1"/>
          <w:sz w:val="20"/>
          <w:szCs w:val="20"/>
          <w:lang w:val="en-US"/>
        </w:rPr>
        <w:t>12:45 – I5</w:t>
      </w:r>
    </w:p>
    <w:p w:rsidRPr="00CC0718" w:rsidR="5D3ECCAC" w:rsidP="771DF2FE" w:rsidRDefault="2A451C81" w14:paraId="4C68B0BA" w14:textId="4B2D4268">
      <w:pPr>
        <w:rPr>
          <w:color w:val="000000" w:themeColor="text1"/>
          <w:sz w:val="20"/>
          <w:szCs w:val="20"/>
          <w:lang w:val="en-GB"/>
        </w:rPr>
      </w:pPr>
      <w:r w:rsidRPr="00CC0718">
        <w:rPr>
          <w:color w:val="000000" w:themeColor="text1"/>
          <w:sz w:val="20"/>
          <w:szCs w:val="20"/>
          <w:lang w:val="en-US"/>
        </w:rPr>
        <w:t>Do you have any issues with inactive members, you know, collaboration with other clubs or collaboration needs like, with a club or not being able to spread enough awareness? Is there any challenge as regards any of that?</w:t>
      </w:r>
    </w:p>
    <w:p w:rsidRPr="00CC0718" w:rsidR="5D3ECCAC" w:rsidP="771DF2FE" w:rsidRDefault="5D3ECCAC" w14:paraId="46934892" w14:textId="2CBCC9BA">
      <w:pPr>
        <w:rPr>
          <w:color w:val="000000" w:themeColor="text1"/>
          <w:sz w:val="20"/>
          <w:szCs w:val="20"/>
          <w:lang w:val="en-GB"/>
        </w:rPr>
      </w:pPr>
    </w:p>
    <w:p w:rsidRPr="00CC0718" w:rsidR="5D3ECCAC" w:rsidP="771DF2FE" w:rsidRDefault="2A451C81" w14:paraId="45D0EFEE" w14:textId="0FCF1829">
      <w:pPr>
        <w:rPr>
          <w:color w:val="000000" w:themeColor="text1"/>
          <w:sz w:val="20"/>
          <w:szCs w:val="20"/>
          <w:lang w:val="en-GB"/>
        </w:rPr>
      </w:pPr>
      <w:r w:rsidRPr="00CC0718">
        <w:rPr>
          <w:color w:val="000000" w:themeColor="text1"/>
          <w:sz w:val="20"/>
          <w:szCs w:val="20"/>
          <w:lang w:val="en-US"/>
        </w:rPr>
        <w:t>13:03 – P3</w:t>
      </w:r>
    </w:p>
    <w:p w:rsidRPr="00CC0718" w:rsidR="5D3ECCAC" w:rsidP="771DF2FE" w:rsidRDefault="2A451C81" w14:paraId="21FEBD46" w14:textId="5FB668C4">
      <w:pPr>
        <w:rPr>
          <w:color w:val="000000" w:themeColor="text1"/>
          <w:sz w:val="20"/>
          <w:szCs w:val="20"/>
          <w:lang w:val="en-GB"/>
        </w:rPr>
      </w:pPr>
      <w:r w:rsidRPr="00CC0718">
        <w:rPr>
          <w:color w:val="000000" w:themeColor="text1"/>
          <w:sz w:val="20"/>
          <w:szCs w:val="20"/>
          <w:lang w:val="en-US"/>
        </w:rPr>
        <w:t xml:space="preserve">Yeah, I think so, </w:t>
      </w:r>
      <w:proofErr w:type="gramStart"/>
      <w:r w:rsidRPr="00CC0718">
        <w:rPr>
          <w:color w:val="000000" w:themeColor="text1"/>
          <w:sz w:val="20"/>
          <w:szCs w:val="20"/>
          <w:lang w:val="en-US"/>
        </w:rPr>
        <w:t>There</w:t>
      </w:r>
      <w:proofErr w:type="gramEnd"/>
      <w:r w:rsidRPr="00CC0718">
        <w:rPr>
          <w:color w:val="000000" w:themeColor="text1"/>
          <w:sz w:val="20"/>
          <w:szCs w:val="20"/>
          <w:lang w:val="en-US"/>
        </w:rPr>
        <w:t xml:space="preserve"> are a couple of students who don't hear about NSBE until like their junior year and senior year of school, and then they realize all the opportunities that they could have had if they had joined earlier.</w:t>
      </w:r>
    </w:p>
    <w:p w:rsidRPr="00CC0718" w:rsidR="5D3ECCAC" w:rsidP="771DF2FE" w:rsidRDefault="5D3ECCAC" w14:paraId="0F3489A9" w14:textId="245CB766">
      <w:pPr>
        <w:rPr>
          <w:color w:val="000000" w:themeColor="text1"/>
          <w:sz w:val="20"/>
          <w:szCs w:val="20"/>
          <w:lang w:val="en-GB"/>
        </w:rPr>
      </w:pPr>
    </w:p>
    <w:p w:rsidRPr="00CC0718" w:rsidR="5D3ECCAC" w:rsidP="771DF2FE" w:rsidRDefault="2A451C81" w14:paraId="030CFC89" w14:textId="69F0AAE4">
      <w:pPr>
        <w:rPr>
          <w:color w:val="000000" w:themeColor="text1"/>
          <w:sz w:val="20"/>
          <w:szCs w:val="20"/>
          <w:lang w:val="en-GB"/>
        </w:rPr>
      </w:pPr>
      <w:r w:rsidRPr="00CC0718">
        <w:rPr>
          <w:color w:val="000000" w:themeColor="text1"/>
          <w:sz w:val="20"/>
          <w:szCs w:val="20"/>
          <w:lang w:val="en-US"/>
        </w:rPr>
        <w:t>13:16 – I5</w:t>
      </w:r>
    </w:p>
    <w:p w:rsidRPr="00CC0718" w:rsidR="5D3ECCAC" w:rsidP="771DF2FE" w:rsidRDefault="2A451C81" w14:paraId="02D6BCDC" w14:textId="74B9993B">
      <w:pPr>
        <w:rPr>
          <w:color w:val="000000" w:themeColor="text1"/>
          <w:sz w:val="20"/>
          <w:szCs w:val="20"/>
          <w:lang w:val="en-GB"/>
        </w:rPr>
      </w:pPr>
      <w:proofErr w:type="gramStart"/>
      <w:r w:rsidRPr="00CC0718">
        <w:rPr>
          <w:color w:val="000000" w:themeColor="text1"/>
          <w:sz w:val="20"/>
          <w:szCs w:val="20"/>
          <w:lang w:val="en-US"/>
        </w:rPr>
        <w:t>So</w:t>
      </w:r>
      <w:proofErr w:type="gramEnd"/>
      <w:r w:rsidRPr="00CC0718">
        <w:rPr>
          <w:color w:val="000000" w:themeColor="text1"/>
          <w:sz w:val="20"/>
          <w:szCs w:val="20"/>
          <w:lang w:val="en-US"/>
        </w:rPr>
        <w:t xml:space="preserve"> what do you think about the idea of having a marketing club that provides marketing services to clubs like yours on campus?</w:t>
      </w:r>
    </w:p>
    <w:p w:rsidRPr="00CC0718" w:rsidR="5D3ECCAC" w:rsidP="771DF2FE" w:rsidRDefault="5D3ECCAC" w14:paraId="4C8089E4" w14:textId="5BA6B6F8">
      <w:pPr>
        <w:rPr>
          <w:color w:val="000000" w:themeColor="text1"/>
          <w:sz w:val="20"/>
          <w:szCs w:val="20"/>
          <w:lang w:val="en-GB"/>
        </w:rPr>
      </w:pPr>
    </w:p>
    <w:p w:rsidRPr="00CC0718" w:rsidR="5D3ECCAC" w:rsidP="771DF2FE" w:rsidRDefault="2A451C81" w14:paraId="6D7999FA" w14:textId="0037AB39">
      <w:pPr>
        <w:rPr>
          <w:color w:val="000000" w:themeColor="text1"/>
          <w:sz w:val="20"/>
          <w:szCs w:val="20"/>
          <w:lang w:val="en-GB"/>
        </w:rPr>
      </w:pPr>
      <w:r w:rsidRPr="00CC0718">
        <w:rPr>
          <w:color w:val="000000" w:themeColor="text1"/>
          <w:sz w:val="20"/>
          <w:szCs w:val="20"/>
          <w:lang w:val="en-US"/>
        </w:rPr>
        <w:t>13:31 – P3</w:t>
      </w:r>
    </w:p>
    <w:p w:rsidRPr="00CC0718" w:rsidR="5D3ECCAC" w:rsidP="771DF2FE" w:rsidRDefault="2A451C81" w14:paraId="52EF9CCF" w14:textId="69F38116">
      <w:pPr>
        <w:rPr>
          <w:color w:val="000000" w:themeColor="text1"/>
          <w:sz w:val="20"/>
          <w:szCs w:val="20"/>
          <w:lang w:val="en-GB"/>
        </w:rPr>
      </w:pPr>
      <w:r w:rsidRPr="00CC0718">
        <w:rPr>
          <w:color w:val="000000" w:themeColor="text1"/>
          <w:sz w:val="20"/>
          <w:szCs w:val="20"/>
          <w:lang w:val="en-US"/>
        </w:rPr>
        <w:t xml:space="preserve">I believe that something like that would be helpful and would also help in taking off a burden from the clubs because most of us here are students and we would, if somebody else could take care of that for us, we would love the extra time it provides. But then again, we usually, most clubs have people </w:t>
      </w:r>
      <w:proofErr w:type="spellStart"/>
      <w:r w:rsidRPr="00CC0718">
        <w:rPr>
          <w:color w:val="000000" w:themeColor="text1"/>
          <w:sz w:val="20"/>
          <w:szCs w:val="20"/>
          <w:lang w:val="en-US"/>
        </w:rPr>
        <w:t>people</w:t>
      </w:r>
      <w:proofErr w:type="spellEnd"/>
      <w:r w:rsidRPr="00CC0718">
        <w:rPr>
          <w:color w:val="000000" w:themeColor="text1"/>
          <w:sz w:val="20"/>
          <w:szCs w:val="20"/>
          <w:lang w:val="en-US"/>
        </w:rPr>
        <w:t xml:space="preserve"> in position like public relations chair. So that's also something that will need to be discussed with whoever holds that position within the various clubs. Right.</w:t>
      </w:r>
    </w:p>
    <w:p w:rsidRPr="00CC0718" w:rsidR="5D3ECCAC" w:rsidP="771DF2FE" w:rsidRDefault="5D3ECCAC" w14:paraId="16250D2C" w14:textId="7FF6938B">
      <w:pPr>
        <w:rPr>
          <w:color w:val="000000" w:themeColor="text1"/>
          <w:sz w:val="20"/>
          <w:szCs w:val="20"/>
          <w:lang w:val="en-US"/>
        </w:rPr>
      </w:pPr>
    </w:p>
    <w:p w:rsidRPr="00CC0718" w:rsidR="5D3ECCAC" w:rsidP="771DF2FE" w:rsidRDefault="2A451C81" w14:paraId="3856D4E3" w14:textId="39092A84">
      <w:pPr>
        <w:rPr>
          <w:color w:val="000000" w:themeColor="text1"/>
          <w:sz w:val="20"/>
          <w:szCs w:val="20"/>
          <w:lang w:val="en-GB"/>
        </w:rPr>
      </w:pPr>
      <w:r w:rsidRPr="00CC0718">
        <w:rPr>
          <w:color w:val="000000" w:themeColor="text1"/>
          <w:sz w:val="20"/>
          <w:szCs w:val="20"/>
          <w:lang w:val="en-US"/>
        </w:rPr>
        <w:t xml:space="preserve">14:06 – I5 </w:t>
      </w:r>
    </w:p>
    <w:p w:rsidRPr="00CC0718" w:rsidR="5D3ECCAC" w:rsidP="771DF2FE" w:rsidRDefault="2A451C81" w14:paraId="747CED1B" w14:textId="2748C5A6">
      <w:pPr>
        <w:rPr>
          <w:color w:val="000000" w:themeColor="text1"/>
          <w:sz w:val="20"/>
          <w:szCs w:val="20"/>
          <w:lang w:val="en-GB"/>
        </w:rPr>
      </w:pPr>
      <w:r w:rsidRPr="00CC0718">
        <w:rPr>
          <w:color w:val="000000" w:themeColor="text1"/>
          <w:sz w:val="20"/>
          <w:szCs w:val="20"/>
          <w:lang w:val="en-US"/>
        </w:rPr>
        <w:t>How could a marketing club best demonstrate its value to your organization? Like in terms of, you know, marketing strategy, generating marketing materials, assisting events management, media calendar, you know, things like that. How best do you think a marketing club will demonstrate its value to your club?</w:t>
      </w:r>
    </w:p>
    <w:p w:rsidRPr="00CC0718" w:rsidR="5D3ECCAC" w:rsidP="771DF2FE" w:rsidRDefault="5D3ECCAC" w14:paraId="18057735" w14:textId="0D8BD0E0">
      <w:pPr>
        <w:rPr>
          <w:color w:val="000000" w:themeColor="text1"/>
          <w:sz w:val="20"/>
          <w:szCs w:val="20"/>
          <w:lang w:val="en-GB"/>
        </w:rPr>
      </w:pPr>
    </w:p>
    <w:p w:rsidRPr="00CC0718" w:rsidR="5D3ECCAC" w:rsidP="771DF2FE" w:rsidRDefault="2A451C81" w14:paraId="7D78918A" w14:textId="167F7714">
      <w:pPr>
        <w:rPr>
          <w:color w:val="000000" w:themeColor="text1"/>
          <w:sz w:val="20"/>
          <w:szCs w:val="20"/>
          <w:lang w:val="en-GB"/>
        </w:rPr>
      </w:pPr>
      <w:r w:rsidRPr="00CC0718">
        <w:rPr>
          <w:color w:val="000000" w:themeColor="text1"/>
          <w:sz w:val="20"/>
          <w:szCs w:val="20"/>
          <w:lang w:val="en-US"/>
        </w:rPr>
        <w:t>14:29 – P3</w:t>
      </w:r>
    </w:p>
    <w:p w:rsidRPr="00CC0718" w:rsidR="5D3ECCAC" w:rsidP="771DF2FE" w:rsidRDefault="2A451C81" w14:paraId="0B8F3343" w14:textId="47323EA2">
      <w:pPr>
        <w:rPr>
          <w:color w:val="000000" w:themeColor="text1"/>
          <w:sz w:val="20"/>
          <w:szCs w:val="20"/>
          <w:lang w:val="en-GB"/>
        </w:rPr>
      </w:pPr>
      <w:r w:rsidRPr="00CC0718">
        <w:rPr>
          <w:color w:val="000000" w:themeColor="text1"/>
          <w:sz w:val="20"/>
          <w:szCs w:val="20"/>
          <w:lang w:val="en-US"/>
        </w:rPr>
        <w:t>Probably through maybe marketing materials like posters and event management, stuff like that.</w:t>
      </w:r>
    </w:p>
    <w:p w:rsidRPr="00CC0718" w:rsidR="5D3ECCAC" w:rsidP="771DF2FE" w:rsidRDefault="5D3ECCAC" w14:paraId="75B978C9" w14:textId="2F34DBFB">
      <w:pPr>
        <w:rPr>
          <w:color w:val="000000" w:themeColor="text1"/>
          <w:sz w:val="20"/>
          <w:szCs w:val="20"/>
          <w:lang w:val="en-GB"/>
        </w:rPr>
      </w:pPr>
    </w:p>
    <w:p w:rsidRPr="00CC0718" w:rsidR="5D3ECCAC" w:rsidP="771DF2FE" w:rsidRDefault="2A451C81" w14:paraId="1DC8F269" w14:textId="6C74B4B7">
      <w:pPr>
        <w:rPr>
          <w:color w:val="000000" w:themeColor="text1"/>
          <w:sz w:val="20"/>
          <w:szCs w:val="20"/>
          <w:lang w:val="en-GB"/>
        </w:rPr>
      </w:pPr>
      <w:r w:rsidRPr="00CC0718">
        <w:rPr>
          <w:color w:val="000000" w:themeColor="text1"/>
          <w:sz w:val="20"/>
          <w:szCs w:val="20"/>
          <w:lang w:val="en-US"/>
        </w:rPr>
        <w:t xml:space="preserve">14:39 – I5 </w:t>
      </w:r>
    </w:p>
    <w:p w:rsidRPr="00CC0718" w:rsidR="5D3ECCAC" w:rsidP="771DF2FE" w:rsidRDefault="2A451C81" w14:paraId="07F77F26" w14:textId="2C203E91">
      <w:pPr>
        <w:rPr>
          <w:color w:val="000000" w:themeColor="text1"/>
          <w:sz w:val="20"/>
          <w:szCs w:val="20"/>
          <w:lang w:val="en-GB"/>
        </w:rPr>
      </w:pPr>
      <w:r w:rsidRPr="00CC0718">
        <w:rPr>
          <w:color w:val="000000" w:themeColor="text1"/>
          <w:sz w:val="20"/>
          <w:szCs w:val="20"/>
          <w:lang w:val="en-US"/>
        </w:rPr>
        <w:t>When you mean posters, do you mean designing the posters or helping to carry the poster around? What exactly?</w:t>
      </w:r>
    </w:p>
    <w:p w:rsidRPr="00CC0718" w:rsidR="5D3ECCAC" w:rsidP="771DF2FE" w:rsidRDefault="5D3ECCAC" w14:paraId="688629BE" w14:textId="3ABE3A94">
      <w:pPr>
        <w:rPr>
          <w:color w:val="000000" w:themeColor="text1"/>
          <w:sz w:val="20"/>
          <w:szCs w:val="20"/>
          <w:lang w:val="en-GB"/>
        </w:rPr>
      </w:pPr>
    </w:p>
    <w:p w:rsidRPr="00CC0718" w:rsidR="5D3ECCAC" w:rsidP="771DF2FE" w:rsidRDefault="2A451C81" w14:paraId="3CFA31BD" w14:textId="00A0375C">
      <w:pPr>
        <w:rPr>
          <w:color w:val="000000" w:themeColor="text1"/>
          <w:sz w:val="20"/>
          <w:szCs w:val="20"/>
          <w:lang w:val="en-GB"/>
        </w:rPr>
      </w:pPr>
      <w:r w:rsidRPr="00CC0718">
        <w:rPr>
          <w:color w:val="000000" w:themeColor="text1"/>
          <w:sz w:val="20"/>
          <w:szCs w:val="20"/>
          <w:lang w:val="en-US"/>
        </w:rPr>
        <w:t>14:47 – P3</w:t>
      </w:r>
    </w:p>
    <w:p w:rsidRPr="00CC0718" w:rsidR="5D3ECCAC" w:rsidP="771DF2FE" w:rsidRDefault="2A451C81" w14:paraId="70891FE0" w14:textId="32E1E3BE">
      <w:pPr>
        <w:rPr>
          <w:color w:val="000000" w:themeColor="text1"/>
          <w:sz w:val="20"/>
          <w:szCs w:val="20"/>
          <w:lang w:val="en-GB"/>
        </w:rPr>
      </w:pPr>
      <w:r w:rsidRPr="00CC0718">
        <w:rPr>
          <w:color w:val="000000" w:themeColor="text1"/>
          <w:sz w:val="20"/>
          <w:szCs w:val="20"/>
          <w:lang w:val="en-US"/>
        </w:rPr>
        <w:t>It's like both parts.</w:t>
      </w:r>
    </w:p>
    <w:p w:rsidRPr="00CC0718" w:rsidR="5D3ECCAC" w:rsidP="771DF2FE" w:rsidRDefault="5D3ECCAC" w14:paraId="2DC7E66F" w14:textId="75806EBE">
      <w:pPr>
        <w:rPr>
          <w:color w:val="000000" w:themeColor="text1"/>
          <w:sz w:val="20"/>
          <w:szCs w:val="20"/>
          <w:lang w:val="en-GB"/>
        </w:rPr>
      </w:pPr>
    </w:p>
    <w:p w:rsidRPr="00CC0718" w:rsidR="5D3ECCAC" w:rsidP="771DF2FE" w:rsidRDefault="2A451C81" w14:paraId="2BD65339" w14:textId="7533F3E6">
      <w:pPr>
        <w:rPr>
          <w:color w:val="000000" w:themeColor="text1"/>
          <w:sz w:val="20"/>
          <w:szCs w:val="20"/>
          <w:lang w:val="en-GB"/>
        </w:rPr>
      </w:pPr>
      <w:r w:rsidRPr="00CC0718">
        <w:rPr>
          <w:color w:val="000000" w:themeColor="text1"/>
          <w:sz w:val="20"/>
          <w:szCs w:val="20"/>
          <w:lang w:val="en-US"/>
        </w:rPr>
        <w:t xml:space="preserve">14:56 – I5 </w:t>
      </w:r>
    </w:p>
    <w:p w:rsidRPr="00CC0718" w:rsidR="5D3ECCAC" w:rsidP="771DF2FE" w:rsidRDefault="2A451C81" w14:paraId="79FEA060" w14:textId="52E57137">
      <w:pPr>
        <w:rPr>
          <w:color w:val="000000" w:themeColor="text1"/>
          <w:sz w:val="20"/>
          <w:szCs w:val="20"/>
          <w:lang w:val="en-GB"/>
        </w:rPr>
      </w:pPr>
      <w:r w:rsidRPr="00CC0718">
        <w:rPr>
          <w:color w:val="000000" w:themeColor="text1"/>
          <w:sz w:val="20"/>
          <w:szCs w:val="20"/>
          <w:lang w:val="en-US"/>
        </w:rPr>
        <w:t>Would you be willing to pay for the services, for the marketing services, if one comes on campus?</w:t>
      </w:r>
    </w:p>
    <w:p w:rsidRPr="00CC0718" w:rsidR="5D3ECCAC" w:rsidP="771DF2FE" w:rsidRDefault="5D3ECCAC" w14:paraId="74DB1E95" w14:textId="2D19C63F">
      <w:pPr>
        <w:rPr>
          <w:color w:val="000000" w:themeColor="text1"/>
          <w:sz w:val="20"/>
          <w:szCs w:val="20"/>
          <w:lang w:val="en-GB"/>
        </w:rPr>
      </w:pPr>
    </w:p>
    <w:p w:rsidRPr="00CC0718" w:rsidR="5D3ECCAC" w:rsidP="771DF2FE" w:rsidRDefault="2A451C81" w14:paraId="4590E97D" w14:textId="75BB0617">
      <w:pPr>
        <w:rPr>
          <w:color w:val="000000" w:themeColor="text1"/>
          <w:sz w:val="20"/>
          <w:szCs w:val="20"/>
          <w:lang w:val="en-GB"/>
        </w:rPr>
      </w:pPr>
      <w:r w:rsidRPr="00CC0718">
        <w:rPr>
          <w:color w:val="000000" w:themeColor="text1"/>
          <w:sz w:val="20"/>
          <w:szCs w:val="20"/>
          <w:lang w:val="en-US"/>
        </w:rPr>
        <w:t xml:space="preserve">15:03 – P3 </w:t>
      </w:r>
    </w:p>
    <w:p w:rsidRPr="00CC0718" w:rsidR="5D3ECCAC" w:rsidP="771DF2FE" w:rsidRDefault="2A451C81" w14:paraId="4985E1AB" w14:textId="75610480">
      <w:pPr>
        <w:rPr>
          <w:color w:val="000000" w:themeColor="text1"/>
          <w:sz w:val="20"/>
          <w:szCs w:val="20"/>
          <w:lang w:val="en-GB"/>
        </w:rPr>
      </w:pPr>
      <w:r w:rsidRPr="00CC0718">
        <w:rPr>
          <w:color w:val="000000" w:themeColor="text1"/>
          <w:sz w:val="20"/>
          <w:szCs w:val="20"/>
          <w:lang w:val="en-US"/>
        </w:rPr>
        <w:t>I believe that that's something that will have to be asked. The finance chair is the person who will be able to answer that question. I don't think I'm in the capacity to answer that question.</w:t>
      </w:r>
    </w:p>
    <w:p w:rsidRPr="00CC0718" w:rsidR="5D3ECCAC" w:rsidP="771DF2FE" w:rsidRDefault="5D3ECCAC" w14:paraId="1395F154" w14:textId="20F4FC0A">
      <w:pPr>
        <w:rPr>
          <w:color w:val="000000" w:themeColor="text1"/>
          <w:sz w:val="20"/>
          <w:szCs w:val="20"/>
          <w:lang w:val="en-GB"/>
        </w:rPr>
      </w:pPr>
    </w:p>
    <w:p w:rsidRPr="00CC0718" w:rsidR="5D3ECCAC" w:rsidP="771DF2FE" w:rsidRDefault="2A451C81" w14:paraId="384CA982" w14:textId="77DC4AD5">
      <w:pPr>
        <w:rPr>
          <w:color w:val="000000" w:themeColor="text1"/>
          <w:sz w:val="20"/>
          <w:szCs w:val="20"/>
          <w:lang w:val="en-GB"/>
        </w:rPr>
      </w:pPr>
      <w:r w:rsidRPr="00CC0718">
        <w:rPr>
          <w:color w:val="000000" w:themeColor="text1"/>
          <w:sz w:val="20"/>
          <w:szCs w:val="20"/>
          <w:lang w:val="en-US"/>
        </w:rPr>
        <w:t>15:19 – I5</w:t>
      </w:r>
    </w:p>
    <w:p w:rsidRPr="00CC0718" w:rsidR="5D3ECCAC" w:rsidP="771DF2FE" w:rsidRDefault="2A451C81" w14:paraId="52603E3F" w14:textId="59F00A6B">
      <w:pPr>
        <w:rPr>
          <w:color w:val="000000" w:themeColor="text1"/>
          <w:sz w:val="20"/>
          <w:szCs w:val="20"/>
          <w:lang w:val="en-GB"/>
        </w:rPr>
      </w:pPr>
      <w:r w:rsidRPr="00CC0718">
        <w:rPr>
          <w:color w:val="000000" w:themeColor="text1"/>
          <w:sz w:val="20"/>
          <w:szCs w:val="20"/>
          <w:lang w:val="en-US"/>
        </w:rPr>
        <w:lastRenderedPageBreak/>
        <w:t>Yeah, I get it. But like from your own perspective, do you think you'll be willing to pay for such services?</w:t>
      </w:r>
    </w:p>
    <w:p w:rsidRPr="00CC0718" w:rsidR="5D3ECCAC" w:rsidP="771DF2FE" w:rsidRDefault="5D3ECCAC" w14:paraId="3AC9EBA5" w14:textId="78B0043A">
      <w:pPr>
        <w:rPr>
          <w:color w:val="000000" w:themeColor="text1"/>
          <w:sz w:val="20"/>
          <w:szCs w:val="20"/>
          <w:lang w:val="en-GB"/>
        </w:rPr>
      </w:pPr>
    </w:p>
    <w:p w:rsidRPr="00CC0718" w:rsidR="5D3ECCAC" w:rsidP="771DF2FE" w:rsidRDefault="2A451C81" w14:paraId="73907C38" w14:textId="7D63F5DE">
      <w:pPr>
        <w:rPr>
          <w:color w:val="000000" w:themeColor="text1"/>
          <w:sz w:val="20"/>
          <w:szCs w:val="20"/>
          <w:lang w:val="en-GB"/>
        </w:rPr>
      </w:pPr>
      <w:r w:rsidRPr="00CC0718">
        <w:rPr>
          <w:color w:val="000000" w:themeColor="text1"/>
          <w:sz w:val="20"/>
          <w:szCs w:val="20"/>
          <w:lang w:val="en-US"/>
        </w:rPr>
        <w:t>15:26 – P3</w:t>
      </w:r>
    </w:p>
    <w:p w:rsidRPr="00CC0718" w:rsidR="5D3ECCAC" w:rsidP="771DF2FE" w:rsidRDefault="2A451C81" w14:paraId="3D6EB389" w14:textId="57016CD1">
      <w:pPr>
        <w:rPr>
          <w:color w:val="000000" w:themeColor="text1"/>
          <w:sz w:val="20"/>
          <w:szCs w:val="20"/>
          <w:lang w:val="en-GB"/>
        </w:rPr>
      </w:pPr>
      <w:r w:rsidRPr="00CC0718">
        <w:rPr>
          <w:color w:val="000000" w:themeColor="text1"/>
          <w:sz w:val="20"/>
          <w:szCs w:val="20"/>
          <w:lang w:val="en-US"/>
        </w:rPr>
        <w:t xml:space="preserve">To be honest, we are kind of lacking in funding </w:t>
      </w:r>
      <w:proofErr w:type="gramStart"/>
      <w:r w:rsidRPr="00CC0718">
        <w:rPr>
          <w:color w:val="000000" w:themeColor="text1"/>
          <w:sz w:val="20"/>
          <w:szCs w:val="20"/>
          <w:lang w:val="en-US"/>
        </w:rPr>
        <w:t>at the moment</w:t>
      </w:r>
      <w:proofErr w:type="gramEnd"/>
      <w:r w:rsidRPr="00CC0718">
        <w:rPr>
          <w:color w:val="000000" w:themeColor="text1"/>
          <w:sz w:val="20"/>
          <w:szCs w:val="20"/>
          <w:lang w:val="en-US"/>
        </w:rPr>
        <w:t xml:space="preserve"> because most of our money goes into hosting our events and our trips for the national conferences and other conferences we attend. </w:t>
      </w:r>
      <w:proofErr w:type="gramStart"/>
      <w:r w:rsidRPr="00CC0718">
        <w:rPr>
          <w:color w:val="000000" w:themeColor="text1"/>
          <w:sz w:val="20"/>
          <w:szCs w:val="20"/>
          <w:lang w:val="en-US"/>
        </w:rPr>
        <w:t>So</w:t>
      </w:r>
      <w:proofErr w:type="gramEnd"/>
      <w:r w:rsidRPr="00CC0718">
        <w:rPr>
          <w:color w:val="000000" w:themeColor="text1"/>
          <w:sz w:val="20"/>
          <w:szCs w:val="20"/>
          <w:lang w:val="en-US"/>
        </w:rPr>
        <w:t xml:space="preserve"> I don't think we would be able to have extra money to pay for an extra service.</w:t>
      </w:r>
    </w:p>
    <w:p w:rsidRPr="00CC0718" w:rsidR="5D3ECCAC" w:rsidP="771DF2FE" w:rsidRDefault="5D3ECCAC" w14:paraId="32276A21" w14:textId="26C073D1">
      <w:pPr>
        <w:rPr>
          <w:color w:val="000000" w:themeColor="text1"/>
          <w:sz w:val="20"/>
          <w:szCs w:val="20"/>
          <w:lang w:val="en-GB"/>
        </w:rPr>
      </w:pPr>
    </w:p>
    <w:p w:rsidRPr="00CC0718" w:rsidR="5D3ECCAC" w:rsidP="771DF2FE" w:rsidRDefault="2A451C81" w14:paraId="31AD5308" w14:textId="46334ED1">
      <w:pPr>
        <w:rPr>
          <w:color w:val="000000" w:themeColor="text1"/>
          <w:sz w:val="20"/>
          <w:szCs w:val="20"/>
          <w:lang w:val="en-GB"/>
        </w:rPr>
      </w:pPr>
      <w:r w:rsidRPr="00CC0718">
        <w:rPr>
          <w:color w:val="000000" w:themeColor="text1"/>
          <w:sz w:val="20"/>
          <w:szCs w:val="20"/>
          <w:lang w:val="en-US"/>
        </w:rPr>
        <w:t xml:space="preserve">15:51 – I5  </w:t>
      </w:r>
    </w:p>
    <w:p w:rsidRPr="00CC0718" w:rsidR="5D3ECCAC" w:rsidP="771DF2FE" w:rsidRDefault="2A451C81" w14:paraId="6D9E3044" w14:textId="599AEE9A">
      <w:pPr>
        <w:rPr>
          <w:color w:val="000000" w:themeColor="text1"/>
          <w:sz w:val="20"/>
          <w:szCs w:val="20"/>
          <w:lang w:val="en-GB"/>
        </w:rPr>
      </w:pPr>
      <w:r w:rsidRPr="00CC0718">
        <w:rPr>
          <w:color w:val="000000" w:themeColor="text1"/>
          <w:sz w:val="20"/>
          <w:szCs w:val="20"/>
          <w:lang w:val="en-US"/>
        </w:rPr>
        <w:t>Right, I see. So how do you receive information about other student clubs and campus events? What's the most effective way you receive information regarding student clubs and other campus events?</w:t>
      </w:r>
    </w:p>
    <w:p w:rsidRPr="00CC0718" w:rsidR="5D3ECCAC" w:rsidP="771DF2FE" w:rsidRDefault="5D3ECCAC" w14:paraId="5ABB79A7" w14:textId="1882BF8C">
      <w:pPr>
        <w:rPr>
          <w:color w:val="000000" w:themeColor="text1"/>
          <w:sz w:val="20"/>
          <w:szCs w:val="20"/>
          <w:lang w:val="en-GB"/>
        </w:rPr>
      </w:pPr>
    </w:p>
    <w:p w:rsidRPr="00CC0718" w:rsidR="5D3ECCAC" w:rsidP="771DF2FE" w:rsidRDefault="2A451C81" w14:paraId="7F4CFABB" w14:textId="24873B17">
      <w:pPr>
        <w:rPr>
          <w:color w:val="000000" w:themeColor="text1"/>
          <w:sz w:val="20"/>
          <w:szCs w:val="20"/>
          <w:lang w:val="en-GB"/>
        </w:rPr>
      </w:pPr>
      <w:r w:rsidRPr="00CC0718">
        <w:rPr>
          <w:color w:val="000000" w:themeColor="text1"/>
          <w:sz w:val="20"/>
          <w:szCs w:val="20"/>
          <w:lang w:val="en-US"/>
        </w:rPr>
        <w:t xml:space="preserve">16:10 – P3 </w:t>
      </w:r>
    </w:p>
    <w:p w:rsidRPr="00CC0718" w:rsidR="5D3ECCAC" w:rsidP="771DF2FE" w:rsidRDefault="2A451C81" w14:paraId="0AA6F1C4" w14:textId="373D2708">
      <w:pPr>
        <w:rPr>
          <w:color w:val="000000" w:themeColor="text1"/>
          <w:sz w:val="20"/>
          <w:szCs w:val="20"/>
          <w:lang w:val="en-GB"/>
        </w:rPr>
      </w:pPr>
      <w:r w:rsidRPr="00CC0718">
        <w:rPr>
          <w:color w:val="000000" w:themeColor="text1"/>
          <w:sz w:val="20"/>
          <w:szCs w:val="20"/>
          <w:lang w:val="en-US"/>
        </w:rPr>
        <w:t>For me, the most effective way I receive information is through word of mouth and then also posters around campus.</w:t>
      </w:r>
    </w:p>
    <w:p w:rsidRPr="00CC0718" w:rsidR="5D3ECCAC" w:rsidP="771DF2FE" w:rsidRDefault="5D3ECCAC" w14:paraId="5366A512" w14:textId="334983D0">
      <w:pPr>
        <w:rPr>
          <w:color w:val="000000" w:themeColor="text1"/>
          <w:sz w:val="20"/>
          <w:szCs w:val="20"/>
          <w:lang w:val="en-GB"/>
        </w:rPr>
      </w:pPr>
    </w:p>
    <w:p w:rsidRPr="00CC0718" w:rsidR="5D3ECCAC" w:rsidP="771DF2FE" w:rsidRDefault="2A451C81" w14:paraId="4368D4BD" w14:textId="78BA8C65">
      <w:pPr>
        <w:rPr>
          <w:color w:val="000000" w:themeColor="text1"/>
          <w:sz w:val="20"/>
          <w:szCs w:val="20"/>
          <w:lang w:val="en-GB"/>
        </w:rPr>
      </w:pPr>
      <w:r w:rsidRPr="00CC0718">
        <w:rPr>
          <w:color w:val="000000" w:themeColor="text1"/>
          <w:sz w:val="20"/>
          <w:szCs w:val="20"/>
          <w:lang w:val="en-US"/>
        </w:rPr>
        <w:t xml:space="preserve">16:21 – I5 </w:t>
      </w:r>
    </w:p>
    <w:p w:rsidRPr="00CC0718" w:rsidR="5D3ECCAC" w:rsidP="771DF2FE" w:rsidRDefault="2A451C81" w14:paraId="514081BA" w14:textId="1DE6C3A7">
      <w:pPr>
        <w:rPr>
          <w:color w:val="000000" w:themeColor="text1"/>
          <w:sz w:val="20"/>
          <w:szCs w:val="20"/>
          <w:lang w:val="en-GB"/>
        </w:rPr>
      </w:pPr>
      <w:r w:rsidRPr="00CC0718">
        <w:rPr>
          <w:color w:val="000000" w:themeColor="text1"/>
          <w:sz w:val="20"/>
          <w:szCs w:val="20"/>
          <w:lang w:val="en-US"/>
        </w:rPr>
        <w:t>Right. So how do you communicate within your team? How best do you guys, you know, what form of communication or what means of communication do you leverage to communicate in the team?</w:t>
      </w:r>
    </w:p>
    <w:p w:rsidRPr="00CC0718" w:rsidR="5D3ECCAC" w:rsidP="771DF2FE" w:rsidRDefault="5D3ECCAC" w14:paraId="50042CC7" w14:textId="613A9229">
      <w:pPr>
        <w:rPr>
          <w:color w:val="000000" w:themeColor="text1"/>
          <w:sz w:val="20"/>
          <w:szCs w:val="20"/>
          <w:lang w:val="en-GB"/>
        </w:rPr>
      </w:pPr>
    </w:p>
    <w:p w:rsidRPr="00CC0718" w:rsidR="5D3ECCAC" w:rsidP="771DF2FE" w:rsidRDefault="2A451C81" w14:paraId="48793549" w14:textId="79D80C60">
      <w:pPr>
        <w:rPr>
          <w:color w:val="000000" w:themeColor="text1"/>
          <w:sz w:val="20"/>
          <w:szCs w:val="20"/>
          <w:lang w:val="en-GB"/>
        </w:rPr>
      </w:pPr>
      <w:r w:rsidRPr="00CC0718">
        <w:rPr>
          <w:color w:val="000000" w:themeColor="text1"/>
          <w:sz w:val="20"/>
          <w:szCs w:val="20"/>
          <w:lang w:val="en-US"/>
        </w:rPr>
        <w:t>16:35 – P3</w:t>
      </w:r>
    </w:p>
    <w:p w:rsidRPr="00CC0718" w:rsidR="5D3ECCAC" w:rsidP="771DF2FE" w:rsidRDefault="2A451C81" w14:paraId="42A08320" w14:textId="73628426">
      <w:pPr>
        <w:rPr>
          <w:color w:val="000000" w:themeColor="text1"/>
          <w:sz w:val="20"/>
          <w:szCs w:val="20"/>
          <w:lang w:val="en-GB"/>
        </w:rPr>
      </w:pPr>
      <w:r w:rsidRPr="00CC0718">
        <w:rPr>
          <w:color w:val="000000" w:themeColor="text1"/>
          <w:sz w:val="20"/>
          <w:szCs w:val="20"/>
          <w:lang w:val="en-US"/>
        </w:rPr>
        <w:t xml:space="preserve">So as a team, we have a group chat on Slack. Which is where we communicate during the week. We put all the information there and we're able to respond to each other. But then we also have weekly exec board meetings where we're able to, we have an agenda for each </w:t>
      </w:r>
      <w:proofErr w:type="gramStart"/>
      <w:r w:rsidRPr="00CC0718">
        <w:rPr>
          <w:color w:val="000000" w:themeColor="text1"/>
          <w:sz w:val="20"/>
          <w:szCs w:val="20"/>
          <w:lang w:val="en-US"/>
        </w:rPr>
        <w:t>meeting</w:t>
      </w:r>
      <w:proofErr w:type="gramEnd"/>
      <w:r w:rsidRPr="00CC0718">
        <w:rPr>
          <w:color w:val="000000" w:themeColor="text1"/>
          <w:sz w:val="20"/>
          <w:szCs w:val="20"/>
          <w:lang w:val="en-US"/>
        </w:rPr>
        <w:t xml:space="preserve"> and everyone has to fill out a report on what they've been working on during the week and then report to the team to receive feedback.</w:t>
      </w:r>
    </w:p>
    <w:p w:rsidRPr="00CC0718" w:rsidR="5D3ECCAC" w:rsidP="771DF2FE" w:rsidRDefault="5D3ECCAC" w14:paraId="0698E619" w14:textId="4E9E16E0">
      <w:pPr>
        <w:rPr>
          <w:color w:val="000000" w:themeColor="text1"/>
          <w:sz w:val="20"/>
          <w:szCs w:val="20"/>
          <w:lang w:val="en-GB"/>
        </w:rPr>
      </w:pPr>
    </w:p>
    <w:p w:rsidRPr="00CC0718" w:rsidR="5D3ECCAC" w:rsidP="771DF2FE" w:rsidRDefault="2A451C81" w14:paraId="2A6C9E46" w14:textId="7F05E9B0">
      <w:pPr>
        <w:rPr>
          <w:color w:val="000000" w:themeColor="text1"/>
          <w:sz w:val="20"/>
          <w:szCs w:val="20"/>
          <w:lang w:val="en-GB"/>
        </w:rPr>
      </w:pPr>
      <w:r w:rsidRPr="00CC0718">
        <w:rPr>
          <w:color w:val="000000" w:themeColor="text1"/>
          <w:sz w:val="20"/>
          <w:szCs w:val="20"/>
          <w:lang w:val="en-US"/>
        </w:rPr>
        <w:t xml:space="preserve">17:01 – I5 </w:t>
      </w:r>
    </w:p>
    <w:p w:rsidRPr="00CC0718" w:rsidR="5D3ECCAC" w:rsidP="771DF2FE" w:rsidRDefault="2A451C81" w14:paraId="2E62E2F1" w14:textId="35CFA1FB">
      <w:pPr>
        <w:rPr>
          <w:color w:val="000000" w:themeColor="text1"/>
          <w:sz w:val="20"/>
          <w:szCs w:val="20"/>
          <w:lang w:val="en-GB"/>
        </w:rPr>
      </w:pPr>
      <w:r w:rsidRPr="00CC0718">
        <w:rPr>
          <w:color w:val="000000" w:themeColor="text1"/>
          <w:sz w:val="20"/>
          <w:szCs w:val="20"/>
          <w:lang w:val="en-US"/>
        </w:rPr>
        <w:t>Right, is that the only channel you use?</w:t>
      </w:r>
    </w:p>
    <w:p w:rsidRPr="00CC0718" w:rsidR="5D3ECCAC" w:rsidP="771DF2FE" w:rsidRDefault="5D3ECCAC" w14:paraId="6FF3A25B" w14:textId="6860588B">
      <w:pPr>
        <w:rPr>
          <w:color w:val="000000" w:themeColor="text1"/>
          <w:sz w:val="20"/>
          <w:szCs w:val="20"/>
          <w:lang w:val="en-GB"/>
        </w:rPr>
      </w:pPr>
    </w:p>
    <w:p w:rsidRPr="00CC0718" w:rsidR="5D3ECCAC" w:rsidP="771DF2FE" w:rsidRDefault="2A451C81" w14:paraId="04D7DA22" w14:textId="16D9BE2D">
      <w:pPr>
        <w:rPr>
          <w:color w:val="000000" w:themeColor="text1"/>
          <w:sz w:val="20"/>
          <w:szCs w:val="20"/>
          <w:lang w:val="en-GB"/>
        </w:rPr>
      </w:pPr>
      <w:r w:rsidRPr="00CC0718">
        <w:rPr>
          <w:color w:val="000000" w:themeColor="text1"/>
          <w:sz w:val="20"/>
          <w:szCs w:val="20"/>
          <w:lang w:val="en-US"/>
        </w:rPr>
        <w:t>17:05 – P3</w:t>
      </w:r>
    </w:p>
    <w:p w:rsidRPr="00CC0718" w:rsidR="5D3ECCAC" w:rsidP="771DF2FE" w:rsidRDefault="2A451C81" w14:paraId="06EF7FF8" w14:textId="28BAD7A6">
      <w:pPr>
        <w:rPr>
          <w:color w:val="000000" w:themeColor="text1"/>
          <w:sz w:val="20"/>
          <w:szCs w:val="20"/>
          <w:lang w:val="en-GB"/>
        </w:rPr>
      </w:pPr>
      <w:r w:rsidRPr="00CC0718">
        <w:rPr>
          <w:color w:val="000000" w:themeColor="text1"/>
          <w:sz w:val="20"/>
          <w:szCs w:val="20"/>
          <w:lang w:val="en-US"/>
        </w:rPr>
        <w:t>Yeah, it's mostly through Slack and then meetings every week.</w:t>
      </w:r>
    </w:p>
    <w:p w:rsidRPr="00CC0718" w:rsidR="4F814FF9" w:rsidP="4F814FF9" w:rsidRDefault="4F814FF9" w14:paraId="2E03650B" w14:textId="29AB5C25">
      <w:pPr>
        <w:rPr>
          <w:color w:val="000000" w:themeColor="text1"/>
          <w:sz w:val="20"/>
          <w:szCs w:val="20"/>
          <w:lang w:val="en-US"/>
        </w:rPr>
      </w:pPr>
    </w:p>
    <w:p w:rsidRPr="00CC0718" w:rsidR="5D3ECCAC" w:rsidP="4F814FF9" w:rsidRDefault="2A451C81" w14:paraId="41EE0855" w14:textId="7A76309B">
      <w:pPr>
        <w:rPr>
          <w:color w:val="000000" w:themeColor="text1"/>
          <w:sz w:val="20"/>
          <w:szCs w:val="20"/>
          <w:lang w:val="en-GB"/>
        </w:rPr>
      </w:pPr>
      <w:r w:rsidRPr="00CC0718">
        <w:rPr>
          <w:color w:val="000000" w:themeColor="text1"/>
          <w:sz w:val="20"/>
          <w:szCs w:val="20"/>
          <w:lang w:val="en-US"/>
        </w:rPr>
        <w:t xml:space="preserve">17:10 – I5 </w:t>
      </w:r>
    </w:p>
    <w:p w:rsidRPr="00CC0718" w:rsidR="5D3ECCAC" w:rsidP="771DF2FE" w:rsidRDefault="2A451C81" w14:paraId="487ED616" w14:textId="2847B616">
      <w:pPr>
        <w:rPr>
          <w:color w:val="000000" w:themeColor="text1"/>
          <w:sz w:val="20"/>
          <w:szCs w:val="20"/>
          <w:lang w:val="en-GB"/>
        </w:rPr>
      </w:pPr>
      <w:r w:rsidRPr="00CC0718">
        <w:rPr>
          <w:color w:val="000000" w:themeColor="text1"/>
          <w:sz w:val="20"/>
          <w:szCs w:val="20"/>
          <w:lang w:val="en-US"/>
        </w:rPr>
        <w:t>Right. Well, looks like we've come to the end of this interview. Thank you so much for your time and insights. Before we conclude, do you have any additional information you would like to share or questions or comments?</w:t>
      </w:r>
    </w:p>
    <w:p w:rsidRPr="00CC0718" w:rsidR="5D3ECCAC" w:rsidP="771DF2FE" w:rsidRDefault="5D3ECCAC" w14:paraId="23722E22" w14:textId="42564DF4">
      <w:pPr>
        <w:rPr>
          <w:color w:val="000000" w:themeColor="text1"/>
          <w:sz w:val="20"/>
          <w:szCs w:val="20"/>
          <w:lang w:val="en-GB"/>
        </w:rPr>
      </w:pPr>
    </w:p>
    <w:p w:rsidRPr="00CC0718" w:rsidR="5D3ECCAC" w:rsidP="771DF2FE" w:rsidRDefault="2A451C81" w14:paraId="57A30685" w14:textId="434A749F">
      <w:pPr>
        <w:rPr>
          <w:color w:val="000000" w:themeColor="text1"/>
          <w:sz w:val="20"/>
          <w:szCs w:val="20"/>
          <w:lang w:val="en-GB"/>
        </w:rPr>
      </w:pPr>
      <w:r w:rsidRPr="00CC0718">
        <w:rPr>
          <w:color w:val="000000" w:themeColor="text1"/>
          <w:sz w:val="20"/>
          <w:szCs w:val="20"/>
          <w:lang w:val="en-US"/>
        </w:rPr>
        <w:t>17:27 – P3</w:t>
      </w:r>
    </w:p>
    <w:p w:rsidRPr="00CC0718" w:rsidR="5D3ECCAC" w:rsidP="771DF2FE" w:rsidRDefault="2A451C81" w14:paraId="57C96DC2" w14:textId="6294A6DE">
      <w:pPr>
        <w:rPr>
          <w:color w:val="000000" w:themeColor="text1"/>
          <w:sz w:val="20"/>
          <w:szCs w:val="20"/>
          <w:lang w:val="en-GB"/>
        </w:rPr>
      </w:pPr>
      <w:r w:rsidRPr="00CC0718">
        <w:rPr>
          <w:color w:val="000000" w:themeColor="text1"/>
          <w:sz w:val="20"/>
          <w:szCs w:val="20"/>
          <w:lang w:val="en-US"/>
        </w:rPr>
        <w:t>No.</w:t>
      </w:r>
    </w:p>
    <w:p w:rsidRPr="00CC0718" w:rsidR="5D3ECCAC" w:rsidP="771DF2FE" w:rsidRDefault="5D3ECCAC" w14:paraId="37227629" w14:textId="1E5865C2">
      <w:pPr>
        <w:rPr>
          <w:color w:val="000000" w:themeColor="text1"/>
          <w:sz w:val="20"/>
          <w:szCs w:val="20"/>
          <w:lang w:val="en-GB"/>
        </w:rPr>
      </w:pPr>
    </w:p>
    <w:p w:rsidRPr="00CC0718" w:rsidR="5D3ECCAC" w:rsidP="771DF2FE" w:rsidRDefault="2A451C81" w14:paraId="51AE29CC" w14:textId="6331684B">
      <w:pPr>
        <w:rPr>
          <w:color w:val="000000" w:themeColor="text1"/>
          <w:sz w:val="20"/>
          <w:szCs w:val="20"/>
          <w:lang w:val="en-GB"/>
        </w:rPr>
      </w:pPr>
      <w:r w:rsidRPr="00CC0718">
        <w:rPr>
          <w:color w:val="000000" w:themeColor="text1"/>
          <w:sz w:val="20"/>
          <w:szCs w:val="20"/>
          <w:lang w:val="en-US"/>
        </w:rPr>
        <w:t xml:space="preserve">17:28 – I5 </w:t>
      </w:r>
    </w:p>
    <w:p w:rsidRPr="00CC0718" w:rsidR="5D3ECCAC" w:rsidP="771DF2FE" w:rsidRDefault="2A451C81" w14:paraId="7087EB8C" w14:textId="6ABA94CC">
      <w:pPr>
        <w:rPr>
          <w:color w:val="000000" w:themeColor="text1"/>
          <w:sz w:val="20"/>
          <w:szCs w:val="20"/>
          <w:lang w:val="en-GB"/>
        </w:rPr>
      </w:pPr>
      <w:r w:rsidRPr="00CC0718">
        <w:rPr>
          <w:color w:val="000000" w:themeColor="text1"/>
          <w:sz w:val="20"/>
          <w:szCs w:val="20"/>
          <w:lang w:val="en-US"/>
        </w:rPr>
        <w:t>We need to clarify any, like no comments or questions for me?</w:t>
      </w:r>
    </w:p>
    <w:p w:rsidRPr="00CC0718" w:rsidR="5D3ECCAC" w:rsidP="771DF2FE" w:rsidRDefault="5D3ECCAC" w14:paraId="32D65924" w14:textId="7A7D5DAB">
      <w:pPr>
        <w:rPr>
          <w:color w:val="000000" w:themeColor="text1"/>
          <w:sz w:val="20"/>
          <w:szCs w:val="20"/>
          <w:lang w:val="en-GB"/>
        </w:rPr>
      </w:pPr>
    </w:p>
    <w:p w:rsidRPr="00CC0718" w:rsidR="5D3ECCAC" w:rsidP="771DF2FE" w:rsidRDefault="2A451C81" w14:paraId="0862C751" w14:textId="603A78DD">
      <w:pPr>
        <w:rPr>
          <w:color w:val="000000" w:themeColor="text1"/>
          <w:sz w:val="20"/>
          <w:szCs w:val="20"/>
          <w:lang w:val="en-GB"/>
        </w:rPr>
      </w:pPr>
      <w:r w:rsidRPr="00CC0718">
        <w:rPr>
          <w:color w:val="000000" w:themeColor="text1"/>
          <w:sz w:val="20"/>
          <w:szCs w:val="20"/>
          <w:lang w:val="en-US"/>
        </w:rPr>
        <w:t>17:33 – P3</w:t>
      </w:r>
    </w:p>
    <w:p w:rsidRPr="00CC0718" w:rsidR="5D3ECCAC" w:rsidP="771DF2FE" w:rsidRDefault="2A451C81" w14:paraId="44486D9B" w14:textId="38E1C796">
      <w:pPr>
        <w:rPr>
          <w:color w:val="000000" w:themeColor="text1"/>
          <w:sz w:val="20"/>
          <w:szCs w:val="20"/>
          <w:lang w:val="en-GB"/>
        </w:rPr>
      </w:pPr>
      <w:r w:rsidRPr="00CC0718">
        <w:rPr>
          <w:color w:val="000000" w:themeColor="text1"/>
          <w:sz w:val="20"/>
          <w:szCs w:val="20"/>
          <w:lang w:val="en-US"/>
        </w:rPr>
        <w:t>Oh, I don't have any questions for now.</w:t>
      </w:r>
    </w:p>
    <w:p w:rsidRPr="00CC0718" w:rsidR="5D3ECCAC" w:rsidP="771DF2FE" w:rsidRDefault="5D3ECCAC" w14:paraId="03F4BF3F" w14:textId="13509A9D">
      <w:pPr>
        <w:rPr>
          <w:color w:val="000000" w:themeColor="text1"/>
          <w:sz w:val="20"/>
          <w:szCs w:val="20"/>
          <w:lang w:val="en-GB"/>
        </w:rPr>
      </w:pPr>
    </w:p>
    <w:p w:rsidRPr="00CC0718" w:rsidR="5D3ECCAC" w:rsidP="771DF2FE" w:rsidRDefault="2A451C81" w14:paraId="49137C06" w14:textId="69251DF5">
      <w:pPr>
        <w:rPr>
          <w:color w:val="000000" w:themeColor="text1"/>
          <w:sz w:val="20"/>
          <w:szCs w:val="20"/>
          <w:lang w:val="en-GB"/>
        </w:rPr>
      </w:pPr>
      <w:r w:rsidRPr="00CC0718">
        <w:rPr>
          <w:color w:val="000000" w:themeColor="text1"/>
          <w:sz w:val="20"/>
          <w:szCs w:val="20"/>
          <w:lang w:val="en-US"/>
        </w:rPr>
        <w:t xml:space="preserve">17:36 – I5 </w:t>
      </w:r>
    </w:p>
    <w:p w:rsidRPr="00CC0718" w:rsidR="5D3ECCAC" w:rsidP="771DF2FE" w:rsidRDefault="2A451C81" w14:paraId="2EDA7832" w14:textId="135838D4">
      <w:pPr>
        <w:rPr>
          <w:color w:val="000000" w:themeColor="text1"/>
          <w:sz w:val="20"/>
          <w:szCs w:val="20"/>
          <w:lang w:val="en-GB"/>
        </w:rPr>
      </w:pPr>
      <w:r w:rsidRPr="00CC0718">
        <w:rPr>
          <w:color w:val="000000" w:themeColor="text1"/>
          <w:sz w:val="20"/>
          <w:szCs w:val="20"/>
          <w:lang w:val="en-US"/>
        </w:rPr>
        <w:t>Okay so regarding NISB marketing do you think everything is in a good spot?</w:t>
      </w:r>
    </w:p>
    <w:p w:rsidRPr="00CC0718" w:rsidR="5D3ECCAC" w:rsidP="771DF2FE" w:rsidRDefault="5D3ECCAC" w14:paraId="3DB37144" w14:textId="1F6B3C15">
      <w:pPr>
        <w:rPr>
          <w:color w:val="000000" w:themeColor="text1"/>
          <w:sz w:val="20"/>
          <w:szCs w:val="20"/>
          <w:lang w:val="en-GB"/>
        </w:rPr>
      </w:pPr>
    </w:p>
    <w:p w:rsidRPr="00CC0718" w:rsidR="5D3ECCAC" w:rsidP="771DF2FE" w:rsidRDefault="2A451C81" w14:paraId="3758F2CF" w14:textId="5C77DE02">
      <w:pPr>
        <w:rPr>
          <w:color w:val="000000" w:themeColor="text1"/>
          <w:sz w:val="20"/>
          <w:szCs w:val="20"/>
          <w:lang w:val="en-GB"/>
        </w:rPr>
      </w:pPr>
      <w:r w:rsidRPr="00CC0718">
        <w:rPr>
          <w:color w:val="000000" w:themeColor="text1"/>
          <w:sz w:val="20"/>
          <w:szCs w:val="20"/>
          <w:lang w:val="en-US"/>
        </w:rPr>
        <w:t>17:42 – P3</w:t>
      </w:r>
    </w:p>
    <w:p w:rsidRPr="00CC0718" w:rsidR="5D3ECCAC" w:rsidP="771DF2FE" w:rsidRDefault="2A451C81" w14:paraId="0C156D7B" w14:textId="37B4073F">
      <w:pPr>
        <w:rPr>
          <w:color w:val="000000" w:themeColor="text1"/>
          <w:sz w:val="20"/>
          <w:szCs w:val="20"/>
          <w:lang w:val="en-GB"/>
        </w:rPr>
      </w:pPr>
      <w:r w:rsidRPr="00CC0718">
        <w:rPr>
          <w:color w:val="000000" w:themeColor="text1"/>
          <w:sz w:val="20"/>
          <w:szCs w:val="20"/>
          <w:lang w:val="en-US"/>
        </w:rPr>
        <w:lastRenderedPageBreak/>
        <w:t>I believe that we are currently in a comfortable place. It's not excellent but it's we're at a place where I think we are comfortable right now.</w:t>
      </w:r>
    </w:p>
    <w:p w:rsidRPr="00CC0718" w:rsidR="5D3ECCAC" w:rsidP="771DF2FE" w:rsidRDefault="5D3ECCAC" w14:paraId="378610BC" w14:textId="1FFB6A20">
      <w:pPr>
        <w:rPr>
          <w:color w:val="000000" w:themeColor="text1"/>
          <w:sz w:val="20"/>
          <w:szCs w:val="20"/>
          <w:lang w:val="en-GB"/>
        </w:rPr>
      </w:pPr>
    </w:p>
    <w:p w:rsidRPr="00CC0718" w:rsidR="5D3ECCAC" w:rsidP="771DF2FE" w:rsidRDefault="2A451C81" w14:paraId="39967C8C" w14:textId="2DE0A89C">
      <w:pPr>
        <w:rPr>
          <w:color w:val="000000" w:themeColor="text1"/>
          <w:sz w:val="20"/>
          <w:szCs w:val="20"/>
          <w:lang w:val="en-GB"/>
        </w:rPr>
      </w:pPr>
      <w:r w:rsidRPr="00CC0718">
        <w:rPr>
          <w:color w:val="000000" w:themeColor="text1"/>
          <w:sz w:val="20"/>
          <w:szCs w:val="20"/>
          <w:lang w:val="en-US"/>
        </w:rPr>
        <w:t>17:53 – I5</w:t>
      </w:r>
    </w:p>
    <w:p w:rsidRPr="00CC0718" w:rsidR="5D3ECCAC" w:rsidP="771DF2FE" w:rsidRDefault="2A451C81" w14:paraId="7F429051" w14:textId="462A69E1">
      <w:pPr>
        <w:rPr>
          <w:color w:val="000000" w:themeColor="text1"/>
          <w:sz w:val="20"/>
          <w:szCs w:val="20"/>
          <w:lang w:val="en-GB"/>
        </w:rPr>
      </w:pPr>
      <w:r w:rsidRPr="00CC0718">
        <w:rPr>
          <w:color w:val="000000" w:themeColor="text1"/>
          <w:sz w:val="20"/>
          <w:szCs w:val="20"/>
          <w:lang w:val="en-US"/>
        </w:rPr>
        <w:t xml:space="preserve">Right so if we need clarity on your responses would it be okay to reach out to you </w:t>
      </w:r>
      <w:proofErr w:type="spellStart"/>
      <w:r w:rsidRPr="00CC0718">
        <w:rPr>
          <w:color w:val="000000" w:themeColor="text1"/>
          <w:sz w:val="20"/>
          <w:szCs w:val="20"/>
          <w:lang w:val="en-US"/>
        </w:rPr>
        <w:t>you</w:t>
      </w:r>
      <w:proofErr w:type="spellEnd"/>
      <w:r w:rsidRPr="00CC0718">
        <w:rPr>
          <w:color w:val="000000" w:themeColor="text1"/>
          <w:sz w:val="20"/>
          <w:szCs w:val="20"/>
          <w:lang w:val="en-US"/>
        </w:rPr>
        <w:t xml:space="preserve"> know again?</w:t>
      </w:r>
    </w:p>
    <w:p w:rsidRPr="00CC0718" w:rsidR="5D3ECCAC" w:rsidP="771DF2FE" w:rsidRDefault="5D3ECCAC" w14:paraId="7C379B93" w14:textId="21F7F99E">
      <w:pPr>
        <w:rPr>
          <w:color w:val="000000" w:themeColor="text1"/>
          <w:sz w:val="20"/>
          <w:szCs w:val="20"/>
          <w:lang w:val="en-GB"/>
        </w:rPr>
      </w:pPr>
    </w:p>
    <w:p w:rsidRPr="00CC0718" w:rsidR="5D3ECCAC" w:rsidP="771DF2FE" w:rsidRDefault="2A451C81" w14:paraId="0FF14784" w14:textId="06058D28">
      <w:pPr>
        <w:rPr>
          <w:color w:val="000000" w:themeColor="text1"/>
          <w:sz w:val="20"/>
          <w:szCs w:val="20"/>
          <w:lang w:val="en-GB"/>
        </w:rPr>
      </w:pPr>
      <w:r w:rsidRPr="00CC0718">
        <w:rPr>
          <w:color w:val="000000" w:themeColor="text1"/>
          <w:sz w:val="20"/>
          <w:szCs w:val="20"/>
          <w:lang w:val="en-US"/>
        </w:rPr>
        <w:t>18:01 – P3</w:t>
      </w:r>
    </w:p>
    <w:p w:rsidRPr="00CC0718" w:rsidR="5D3ECCAC" w:rsidP="771DF2FE" w:rsidRDefault="2A451C81" w14:paraId="7CEBD8E2" w14:textId="6B0CDD4C">
      <w:pPr>
        <w:rPr>
          <w:color w:val="000000" w:themeColor="text1"/>
          <w:sz w:val="20"/>
          <w:szCs w:val="20"/>
          <w:lang w:val="en-GB"/>
        </w:rPr>
      </w:pPr>
      <w:proofErr w:type="gramStart"/>
      <w:r w:rsidRPr="00CC0718">
        <w:rPr>
          <w:color w:val="000000" w:themeColor="text1"/>
          <w:sz w:val="20"/>
          <w:szCs w:val="20"/>
          <w:lang w:val="en-US"/>
        </w:rPr>
        <w:t>Yes</w:t>
      </w:r>
      <w:proofErr w:type="gramEnd"/>
      <w:r w:rsidRPr="00CC0718">
        <w:rPr>
          <w:color w:val="000000" w:themeColor="text1"/>
          <w:sz w:val="20"/>
          <w:szCs w:val="20"/>
          <w:lang w:val="en-US"/>
        </w:rPr>
        <w:t xml:space="preserve"> for sure and You could also reach out to our president. I can send </w:t>
      </w:r>
      <w:proofErr w:type="gramStart"/>
      <w:r w:rsidRPr="00CC0718">
        <w:rPr>
          <w:color w:val="000000" w:themeColor="text1"/>
          <w:sz w:val="20"/>
          <w:szCs w:val="20"/>
          <w:lang w:val="en-US"/>
        </w:rPr>
        <w:t>you</w:t>
      </w:r>
      <w:proofErr w:type="gramEnd"/>
      <w:r w:rsidRPr="00CC0718">
        <w:rPr>
          <w:color w:val="000000" w:themeColor="text1"/>
          <w:sz w:val="20"/>
          <w:szCs w:val="20"/>
          <w:lang w:val="en-US"/>
        </w:rPr>
        <w:t xml:space="preserve"> his email.</w:t>
      </w:r>
    </w:p>
    <w:p w:rsidRPr="00CC0718" w:rsidR="5D3ECCAC" w:rsidP="771DF2FE" w:rsidRDefault="5D3ECCAC" w14:paraId="0A8E17EA" w14:textId="4E6D269E">
      <w:pPr>
        <w:rPr>
          <w:color w:val="000000" w:themeColor="text1"/>
          <w:sz w:val="20"/>
          <w:szCs w:val="20"/>
          <w:lang w:val="en-GB"/>
        </w:rPr>
      </w:pPr>
    </w:p>
    <w:p w:rsidRPr="00CC0718" w:rsidR="5D3ECCAC" w:rsidP="771DF2FE" w:rsidRDefault="2A451C81" w14:paraId="6585BF79" w14:textId="684893BD">
      <w:pPr>
        <w:rPr>
          <w:color w:val="000000" w:themeColor="text1"/>
          <w:sz w:val="20"/>
          <w:szCs w:val="20"/>
          <w:lang w:val="en-GB"/>
        </w:rPr>
      </w:pPr>
      <w:r w:rsidRPr="00CC0718">
        <w:rPr>
          <w:color w:val="000000" w:themeColor="text1"/>
          <w:sz w:val="20"/>
          <w:szCs w:val="20"/>
          <w:lang w:val="en-US"/>
        </w:rPr>
        <w:t xml:space="preserve">18:08 – I5 </w:t>
      </w:r>
    </w:p>
    <w:p w:rsidRPr="00CC0718" w:rsidR="5D3ECCAC" w:rsidP="771DF2FE" w:rsidRDefault="2A451C81" w14:paraId="67A9DEF3" w14:textId="242F565C">
      <w:pPr>
        <w:rPr>
          <w:color w:val="000000" w:themeColor="text1"/>
          <w:sz w:val="20"/>
          <w:szCs w:val="20"/>
          <w:lang w:val="en-GB"/>
        </w:rPr>
      </w:pPr>
      <w:r w:rsidRPr="00CC0718">
        <w:rPr>
          <w:color w:val="000000" w:themeColor="text1"/>
          <w:sz w:val="20"/>
          <w:szCs w:val="20"/>
          <w:lang w:val="en-US"/>
        </w:rPr>
        <w:t>Right. All right. I would really appreciate that. Thank you so much. You're welcome. Thank you once again, Joanne, for your time. Really appreciate it. Thank you so much.</w:t>
      </w:r>
    </w:p>
    <w:p w:rsidRPr="00CC0718" w:rsidR="5D3ECCAC" w:rsidP="771DF2FE" w:rsidRDefault="5D3ECCAC" w14:paraId="00E79210" w14:textId="274261C5">
      <w:pPr>
        <w:rPr>
          <w:color w:val="000000" w:themeColor="text1"/>
          <w:sz w:val="20"/>
          <w:szCs w:val="20"/>
          <w:lang w:val="en-US"/>
        </w:rPr>
      </w:pPr>
    </w:p>
    <w:p w:rsidRPr="00CC0718" w:rsidR="5D3ECCAC" w:rsidP="771DF2FE" w:rsidRDefault="2A451C81" w14:paraId="1027C765" w14:textId="76FBE5ED">
      <w:pPr>
        <w:rPr>
          <w:color w:val="000000" w:themeColor="text1"/>
          <w:sz w:val="20"/>
          <w:szCs w:val="20"/>
          <w:lang w:val="en-GB"/>
        </w:rPr>
      </w:pPr>
      <w:r w:rsidRPr="00CC0718">
        <w:rPr>
          <w:color w:val="000000" w:themeColor="text1"/>
          <w:sz w:val="20"/>
          <w:szCs w:val="20"/>
          <w:lang w:val="en-US"/>
        </w:rPr>
        <w:t xml:space="preserve">18:19 – P3  </w:t>
      </w:r>
    </w:p>
    <w:p w:rsidRPr="00CC0718" w:rsidR="5D3ECCAC" w:rsidP="771DF2FE" w:rsidRDefault="058EDDF9" w14:paraId="43B43006" w14:textId="2457D9A5">
      <w:pPr>
        <w:rPr>
          <w:color w:val="000000" w:themeColor="text1"/>
          <w:sz w:val="20"/>
          <w:szCs w:val="20"/>
          <w:lang w:val="en-GB"/>
        </w:rPr>
      </w:pPr>
      <w:r w:rsidRPr="00CC0718">
        <w:rPr>
          <w:color w:val="000000" w:themeColor="text1"/>
          <w:sz w:val="20"/>
          <w:szCs w:val="20"/>
          <w:lang w:val="en-US"/>
        </w:rPr>
        <w:t>You're welcome</w:t>
      </w:r>
      <w:r w:rsidRPr="00CC0718" w:rsidR="4C9A02FE">
        <w:rPr>
          <w:color w:val="000000" w:themeColor="text1"/>
          <w:sz w:val="20"/>
          <w:szCs w:val="20"/>
          <w:lang w:val="en-US"/>
        </w:rPr>
        <w:t>.</w:t>
      </w:r>
    </w:p>
    <w:p w:rsidRPr="00CC0718" w:rsidR="3ACD2CDB" w:rsidP="3ACD2CDB" w:rsidRDefault="3ACD2CDB" w14:paraId="5C132A69" w14:textId="525366E1">
      <w:pPr>
        <w:rPr>
          <w:i/>
          <w:iCs/>
          <w:color w:val="000000" w:themeColor="text1"/>
          <w:sz w:val="20"/>
          <w:szCs w:val="20"/>
          <w:lang w:val="en-GB"/>
        </w:rPr>
      </w:pPr>
    </w:p>
    <w:p w:rsidRPr="00CC0718" w:rsidR="5D3ECCAC" w:rsidP="771DF2FE" w:rsidRDefault="2A451C81" w14:paraId="78F07FA3" w14:textId="5868C819">
      <w:pPr>
        <w:rPr>
          <w:color w:val="000000" w:themeColor="text1"/>
          <w:sz w:val="20"/>
          <w:szCs w:val="20"/>
          <w:lang w:val="en-GB"/>
        </w:rPr>
      </w:pPr>
      <w:r w:rsidRPr="00CC0718">
        <w:rPr>
          <w:i/>
          <w:iCs/>
          <w:color w:val="000000" w:themeColor="text1"/>
          <w:sz w:val="20"/>
          <w:szCs w:val="20"/>
          <w:lang w:val="en-GB"/>
        </w:rPr>
        <w:t>END OF TRANSCRIPT</w:t>
      </w:r>
    </w:p>
    <w:p w:rsidRPr="00CC0718" w:rsidR="5D3ECCAC" w:rsidP="771DF2FE" w:rsidRDefault="5D3ECCAC" w14:paraId="47B2A2CD" w14:textId="553246C0">
      <w:pPr>
        <w:rPr>
          <w:i/>
          <w:iCs/>
          <w:color w:val="000000" w:themeColor="text1"/>
          <w:sz w:val="20"/>
          <w:szCs w:val="20"/>
          <w:lang w:val="en-GB"/>
        </w:rPr>
      </w:pPr>
    </w:p>
    <w:p w:rsidRPr="00CC0718" w:rsidR="00ED2087" w:rsidP="4F814FF9" w:rsidRDefault="00ED2087" w14:paraId="5BF88739" w14:textId="3127DC5F">
      <w:pPr>
        <w:rPr>
          <w:i/>
          <w:iCs/>
          <w:color w:val="000000" w:themeColor="text1"/>
          <w:sz w:val="20"/>
          <w:szCs w:val="20"/>
          <w:lang w:val="en-GB"/>
        </w:rPr>
      </w:pPr>
    </w:p>
    <w:p w:rsidRPr="00CC0718" w:rsidR="00ED2087" w:rsidP="771DF2FE" w:rsidRDefault="00ED2087" w14:paraId="0D0CF72F" w14:textId="77777777">
      <w:pPr>
        <w:rPr>
          <w:i/>
          <w:iCs/>
          <w:color w:val="000000" w:themeColor="text1"/>
          <w:sz w:val="20"/>
          <w:szCs w:val="20"/>
          <w:lang w:val="en-GB"/>
        </w:rPr>
      </w:pPr>
    </w:p>
    <w:p w:rsidRPr="00CC0718" w:rsidR="5D3ECCAC" w:rsidP="3ACD2CDB" w:rsidRDefault="5D3ECCAC" w14:paraId="35A72A7D" w14:textId="27379AA6">
      <w:pPr>
        <w:rPr>
          <w:b/>
          <w:bCs/>
          <w:lang w:val="en-GB"/>
        </w:rPr>
      </w:pPr>
    </w:p>
    <w:p w:rsidRPr="00CC0718" w:rsidR="5D3ECCAC" w:rsidP="3ACD2CDB" w:rsidRDefault="5D3ECCAC" w14:paraId="4DD22774" w14:textId="6DD8E821">
      <w:pPr>
        <w:rPr>
          <w:b/>
          <w:bCs/>
          <w:lang w:val="en-GB"/>
        </w:rPr>
      </w:pPr>
    </w:p>
    <w:p w:rsidRPr="00CC0718" w:rsidR="5D3ECCAC" w:rsidP="3ACD2CDB" w:rsidRDefault="5D3ECCAC" w14:paraId="7EADA550" w14:textId="45CD49AC">
      <w:pPr>
        <w:rPr>
          <w:b/>
          <w:bCs/>
          <w:lang w:val="en-GB"/>
        </w:rPr>
      </w:pPr>
    </w:p>
    <w:p w:rsidRPr="00CC0718" w:rsidR="5D3ECCAC" w:rsidP="3ACD2CDB" w:rsidRDefault="5D3ECCAC" w14:paraId="17A7F1AF" w14:textId="73200B68">
      <w:pPr>
        <w:rPr>
          <w:b/>
          <w:bCs/>
          <w:lang w:val="en-GB"/>
        </w:rPr>
      </w:pPr>
    </w:p>
    <w:p w:rsidRPr="00CC0718" w:rsidR="5D3ECCAC" w:rsidP="3ACD2CDB" w:rsidRDefault="5D3ECCAC" w14:paraId="3CD90310" w14:textId="4FB99BEF">
      <w:pPr>
        <w:rPr>
          <w:b/>
          <w:bCs/>
          <w:lang w:val="en-GB"/>
        </w:rPr>
      </w:pPr>
    </w:p>
    <w:p w:rsidRPr="00CC0718" w:rsidR="5D3ECCAC" w:rsidP="3ACD2CDB" w:rsidRDefault="5D3ECCAC" w14:paraId="7CF6E84F" w14:textId="1963C26C">
      <w:pPr>
        <w:rPr>
          <w:b/>
          <w:bCs/>
          <w:lang w:val="en-GB"/>
        </w:rPr>
      </w:pPr>
    </w:p>
    <w:p w:rsidRPr="00CC0718" w:rsidR="5D3ECCAC" w:rsidP="3ACD2CDB" w:rsidRDefault="5D3ECCAC" w14:paraId="703C97E1" w14:textId="55DC91C7">
      <w:pPr>
        <w:rPr>
          <w:b/>
          <w:bCs/>
          <w:lang w:val="en-GB"/>
        </w:rPr>
      </w:pPr>
    </w:p>
    <w:p w:rsidRPr="00CC0718" w:rsidR="5D3ECCAC" w:rsidP="3ACD2CDB" w:rsidRDefault="5D3ECCAC" w14:paraId="553BE4E0" w14:textId="4CD93807">
      <w:pPr>
        <w:rPr>
          <w:b/>
          <w:bCs/>
          <w:lang w:val="en-GB"/>
        </w:rPr>
      </w:pPr>
    </w:p>
    <w:p w:rsidRPr="00CC0718" w:rsidR="5D3ECCAC" w:rsidP="3ACD2CDB" w:rsidRDefault="5D3ECCAC" w14:paraId="7E9B9B0C" w14:textId="0383410E">
      <w:pPr>
        <w:rPr>
          <w:b/>
          <w:bCs/>
          <w:lang w:val="en-GB"/>
        </w:rPr>
      </w:pPr>
    </w:p>
    <w:p w:rsidRPr="00CC0718" w:rsidR="5D3ECCAC" w:rsidP="3ACD2CDB" w:rsidRDefault="5D3ECCAC" w14:paraId="7AD07D7C" w14:textId="2E1473E0">
      <w:pPr>
        <w:rPr>
          <w:b/>
          <w:bCs/>
          <w:lang w:val="en-GB"/>
        </w:rPr>
      </w:pPr>
    </w:p>
    <w:p w:rsidRPr="00CC0718" w:rsidR="5D3ECCAC" w:rsidP="3ACD2CDB" w:rsidRDefault="5D3ECCAC" w14:paraId="3FECC833" w14:textId="469A2813">
      <w:pPr>
        <w:rPr>
          <w:b/>
          <w:bCs/>
          <w:lang w:val="en-GB"/>
        </w:rPr>
      </w:pPr>
    </w:p>
    <w:p w:rsidRPr="00CC0718" w:rsidR="5D3ECCAC" w:rsidP="3ACD2CDB" w:rsidRDefault="5D3ECCAC" w14:paraId="4ABFCFDD" w14:textId="12A87D0A">
      <w:pPr>
        <w:rPr>
          <w:b/>
          <w:bCs/>
          <w:lang w:val="en-GB"/>
        </w:rPr>
      </w:pPr>
    </w:p>
    <w:p w:rsidRPr="00CC0718" w:rsidR="5D3ECCAC" w:rsidP="3ACD2CDB" w:rsidRDefault="5D3ECCAC" w14:paraId="1D6513A1" w14:textId="6F2E677E">
      <w:pPr>
        <w:rPr>
          <w:b/>
          <w:bCs/>
          <w:lang w:val="en-GB"/>
        </w:rPr>
      </w:pPr>
    </w:p>
    <w:p w:rsidRPr="00CC0718" w:rsidR="5D3ECCAC" w:rsidP="3ACD2CDB" w:rsidRDefault="5D3ECCAC" w14:paraId="3FEF79EF" w14:textId="70B82051">
      <w:pPr>
        <w:rPr>
          <w:b/>
          <w:bCs/>
          <w:lang w:val="en-GB"/>
        </w:rPr>
      </w:pPr>
    </w:p>
    <w:p w:rsidR="00CC0718" w:rsidP="3ACD2CDB" w:rsidRDefault="00CC0718" w14:paraId="642B1018" w14:textId="77777777">
      <w:pPr>
        <w:rPr>
          <w:b/>
          <w:bCs/>
          <w:lang w:val="en-GB"/>
        </w:rPr>
      </w:pPr>
    </w:p>
    <w:p w:rsidR="00CC0718" w:rsidP="3ACD2CDB" w:rsidRDefault="00CC0718" w14:paraId="46F3FC94" w14:textId="77777777">
      <w:pPr>
        <w:rPr>
          <w:b/>
          <w:bCs/>
          <w:lang w:val="en-GB"/>
        </w:rPr>
      </w:pPr>
    </w:p>
    <w:p w:rsidR="00CC0718" w:rsidP="3ACD2CDB" w:rsidRDefault="00CC0718" w14:paraId="0628201A" w14:textId="77777777">
      <w:pPr>
        <w:rPr>
          <w:b/>
          <w:bCs/>
          <w:lang w:val="en-GB"/>
        </w:rPr>
      </w:pPr>
    </w:p>
    <w:p w:rsidR="00CC0718" w:rsidP="3ACD2CDB" w:rsidRDefault="00CC0718" w14:paraId="3DA8F33B" w14:textId="77777777">
      <w:pPr>
        <w:rPr>
          <w:b/>
          <w:bCs/>
          <w:lang w:val="en-GB"/>
        </w:rPr>
      </w:pPr>
    </w:p>
    <w:p w:rsidR="00CC0718" w:rsidP="3ACD2CDB" w:rsidRDefault="00CC0718" w14:paraId="1D9F97D8" w14:textId="77777777">
      <w:pPr>
        <w:rPr>
          <w:b/>
          <w:bCs/>
          <w:lang w:val="en-GB"/>
        </w:rPr>
      </w:pPr>
    </w:p>
    <w:p w:rsidR="00CC0718" w:rsidP="3ACD2CDB" w:rsidRDefault="00CC0718" w14:paraId="6AAABCE4" w14:textId="77777777">
      <w:pPr>
        <w:rPr>
          <w:b/>
          <w:bCs/>
          <w:lang w:val="en-GB"/>
        </w:rPr>
      </w:pPr>
    </w:p>
    <w:p w:rsidR="00CC0718" w:rsidP="3ACD2CDB" w:rsidRDefault="00CC0718" w14:paraId="0B470CC6" w14:textId="77777777">
      <w:pPr>
        <w:rPr>
          <w:b/>
          <w:bCs/>
          <w:lang w:val="en-GB"/>
        </w:rPr>
      </w:pPr>
    </w:p>
    <w:p w:rsidR="00CC0718" w:rsidP="3ACD2CDB" w:rsidRDefault="00CC0718" w14:paraId="05EEDA14" w14:textId="77777777">
      <w:pPr>
        <w:rPr>
          <w:b/>
          <w:bCs/>
          <w:lang w:val="en-GB"/>
        </w:rPr>
      </w:pPr>
    </w:p>
    <w:p w:rsidR="00CC0718" w:rsidP="3ACD2CDB" w:rsidRDefault="00CC0718" w14:paraId="69BE5EF4" w14:textId="77777777">
      <w:pPr>
        <w:rPr>
          <w:b/>
          <w:bCs/>
          <w:lang w:val="en-GB"/>
        </w:rPr>
      </w:pPr>
    </w:p>
    <w:p w:rsidR="00CC0718" w:rsidP="3ACD2CDB" w:rsidRDefault="00CC0718" w14:paraId="06D782E9" w14:textId="77777777">
      <w:pPr>
        <w:rPr>
          <w:b/>
          <w:bCs/>
          <w:lang w:val="en-GB"/>
        </w:rPr>
      </w:pPr>
    </w:p>
    <w:p w:rsidR="00CC0718" w:rsidP="3ACD2CDB" w:rsidRDefault="00CC0718" w14:paraId="03F2BB18" w14:textId="77777777">
      <w:pPr>
        <w:rPr>
          <w:b/>
          <w:bCs/>
          <w:lang w:val="en-GB"/>
        </w:rPr>
      </w:pPr>
    </w:p>
    <w:p w:rsidRPr="00CC0718" w:rsidR="5D3ECCAC" w:rsidP="3ACD2CDB" w:rsidRDefault="4572461F" w14:paraId="12D632B2" w14:textId="14C5D114">
      <w:pPr>
        <w:rPr>
          <w:b/>
          <w:bCs/>
          <w:lang w:val="en-GB"/>
        </w:rPr>
      </w:pPr>
      <w:r w:rsidRPr="00CC0718">
        <w:rPr>
          <w:b/>
          <w:bCs/>
          <w:lang w:val="en-GB"/>
        </w:rPr>
        <w:lastRenderedPageBreak/>
        <w:t>TRANSCRIPT [4]</w:t>
      </w:r>
    </w:p>
    <w:p w:rsidRPr="00CC0718" w:rsidR="5D3ECCAC" w:rsidP="4F814FF9" w:rsidRDefault="5DF78DBD" w14:paraId="205E9996" w14:textId="125DB1D5">
      <w:pPr>
        <w:jc w:val="both"/>
        <w:rPr>
          <w:color w:val="000000" w:themeColor="text1"/>
          <w:sz w:val="20"/>
          <w:szCs w:val="20"/>
          <w:lang w:val="en-GB"/>
        </w:rPr>
      </w:pPr>
      <w:r w:rsidRPr="00CC0718">
        <w:rPr>
          <w:color w:val="000000" w:themeColor="text1"/>
          <w:sz w:val="20"/>
          <w:szCs w:val="20"/>
          <w:lang w:val="en-GB"/>
        </w:rPr>
        <w:t>Interview Location: Zoom</w:t>
      </w:r>
    </w:p>
    <w:p w:rsidRPr="00CC0718" w:rsidR="5D3ECCAC" w:rsidP="4F814FF9" w:rsidRDefault="5DF78DBD" w14:paraId="020DF9FA" w14:textId="39FE0EB3">
      <w:pPr>
        <w:jc w:val="both"/>
        <w:rPr>
          <w:color w:val="000000" w:themeColor="text1"/>
          <w:sz w:val="20"/>
          <w:szCs w:val="20"/>
          <w:lang w:val="en-GB"/>
        </w:rPr>
      </w:pPr>
      <w:r w:rsidRPr="00CC0718">
        <w:rPr>
          <w:color w:val="000000" w:themeColor="text1"/>
          <w:sz w:val="20"/>
          <w:szCs w:val="20"/>
          <w:lang w:val="en-GB"/>
        </w:rPr>
        <w:t>Date and Time: 10/05/2024, 02:00:00 pm</w:t>
      </w:r>
    </w:p>
    <w:p w:rsidRPr="00CC0718" w:rsidR="5D3ECCAC" w:rsidP="4F814FF9" w:rsidRDefault="5DF78DBD" w14:paraId="4681CC0A" w14:textId="7BAB49CD">
      <w:pPr>
        <w:jc w:val="both"/>
        <w:rPr>
          <w:color w:val="000000" w:themeColor="text1"/>
          <w:sz w:val="20"/>
          <w:szCs w:val="20"/>
          <w:lang w:val="en-GB"/>
        </w:rPr>
      </w:pPr>
      <w:r w:rsidRPr="00CC0718">
        <w:rPr>
          <w:color w:val="000000" w:themeColor="text1"/>
          <w:sz w:val="20"/>
          <w:szCs w:val="20"/>
          <w:lang w:val="en-GB"/>
        </w:rPr>
        <w:t>Name of Interviewee: P4</w:t>
      </w:r>
    </w:p>
    <w:p w:rsidRPr="00CC0718" w:rsidR="5D3ECCAC" w:rsidP="4F814FF9" w:rsidRDefault="5DF78DBD" w14:paraId="2EF28D00" w14:textId="21BC9BD4">
      <w:pPr>
        <w:jc w:val="both"/>
        <w:rPr>
          <w:color w:val="000000" w:themeColor="text1"/>
          <w:sz w:val="20"/>
          <w:szCs w:val="20"/>
          <w:lang w:val="en-GB"/>
        </w:rPr>
      </w:pPr>
      <w:r w:rsidRPr="00CC0718">
        <w:rPr>
          <w:color w:val="000000" w:themeColor="text1"/>
          <w:sz w:val="20"/>
          <w:szCs w:val="20"/>
          <w:lang w:val="en-GB"/>
        </w:rPr>
        <w:t>Name of Interviewer: I1</w:t>
      </w:r>
    </w:p>
    <w:p w:rsidRPr="00CC0718" w:rsidR="5D3ECCAC" w:rsidP="4F814FF9" w:rsidRDefault="5DF78DBD" w14:paraId="0FBF20E1" w14:textId="1AE91266">
      <w:pPr>
        <w:rPr>
          <w:color w:val="000000" w:themeColor="text1"/>
          <w:sz w:val="20"/>
          <w:szCs w:val="20"/>
          <w:lang w:val="en-GB"/>
        </w:rPr>
      </w:pPr>
      <w:r w:rsidRPr="00CC0718">
        <w:rPr>
          <w:color w:val="000000" w:themeColor="text1"/>
          <w:sz w:val="20"/>
          <w:szCs w:val="20"/>
          <w:lang w:val="en-GB"/>
        </w:rPr>
        <w:t>Name of Transcriber: I4</w:t>
      </w:r>
    </w:p>
    <w:p w:rsidRPr="00CC0718" w:rsidR="5D3ECCAC" w:rsidP="4F814FF9" w:rsidRDefault="5DF78DBD" w14:paraId="60D5DAAD" w14:textId="3587117F">
      <w:pPr>
        <w:jc w:val="both"/>
        <w:rPr>
          <w:color w:val="000000" w:themeColor="text1"/>
          <w:sz w:val="20"/>
          <w:szCs w:val="20"/>
          <w:lang w:val="en-GB"/>
        </w:rPr>
      </w:pPr>
      <w:r w:rsidRPr="00CC0718">
        <w:rPr>
          <w:color w:val="000000" w:themeColor="text1"/>
          <w:sz w:val="20"/>
          <w:szCs w:val="20"/>
          <w:lang w:val="en-GB"/>
        </w:rPr>
        <w:t>Length of Interview (in mins): 19 mins</w:t>
      </w:r>
    </w:p>
    <w:p w:rsidRPr="00CC0718" w:rsidR="7DD506E4" w:rsidP="4F814FF9" w:rsidRDefault="7DD506E4" w14:paraId="720B4773" w14:textId="027D739C">
      <w:pPr>
        <w:rPr>
          <w:sz w:val="20"/>
          <w:szCs w:val="20"/>
          <w:lang w:val="en-GB"/>
        </w:rPr>
      </w:pPr>
      <w:r w:rsidRPr="00CC0718">
        <w:rPr>
          <w:sz w:val="20"/>
          <w:szCs w:val="20"/>
          <w:lang w:val="en-GB"/>
        </w:rPr>
        <w:t>Interview Format: Online</w:t>
      </w:r>
    </w:p>
    <w:p w:rsidRPr="00CC0718" w:rsidR="7DD506E4" w:rsidP="4F814FF9" w:rsidRDefault="7DD506E4" w14:paraId="2D63ADBD" w14:textId="43ABD8FA">
      <w:pPr>
        <w:rPr>
          <w:sz w:val="20"/>
          <w:szCs w:val="20"/>
          <w:lang w:val="en-GB"/>
        </w:rPr>
      </w:pPr>
      <w:r w:rsidRPr="00CC0718">
        <w:rPr>
          <w:sz w:val="20"/>
          <w:szCs w:val="20"/>
          <w:lang w:val="en-GB"/>
        </w:rPr>
        <w:t>Word count of the transcript: 2397 words</w:t>
      </w:r>
    </w:p>
    <w:p w:rsidRPr="00CC0718" w:rsidR="7DD506E4" w:rsidP="4F814FF9" w:rsidRDefault="7DD506E4" w14:paraId="38CE0991" w14:textId="18A29980">
      <w:pPr>
        <w:rPr>
          <w:sz w:val="20"/>
          <w:szCs w:val="20"/>
          <w:lang w:val="en-GB"/>
        </w:rPr>
      </w:pPr>
      <w:r w:rsidRPr="00CC0718">
        <w:rPr>
          <w:sz w:val="20"/>
          <w:szCs w:val="20"/>
          <w:lang w:val="en-GB"/>
        </w:rPr>
        <w:t>Transcription technology: otter.ai and zoom</w:t>
      </w:r>
    </w:p>
    <w:p w:rsidRPr="00CC0718" w:rsidR="4F814FF9" w:rsidP="4F814FF9" w:rsidRDefault="4F814FF9" w14:paraId="7BA17643" w14:textId="23C11E82">
      <w:pPr>
        <w:jc w:val="both"/>
        <w:rPr>
          <w:color w:val="000000" w:themeColor="text1"/>
          <w:sz w:val="20"/>
          <w:szCs w:val="20"/>
          <w:lang w:val="en-GB"/>
        </w:rPr>
      </w:pPr>
    </w:p>
    <w:p w:rsidRPr="00CC0718" w:rsidR="4F814FF9" w:rsidP="4F814FF9" w:rsidRDefault="4F814FF9" w14:paraId="037C10EF" w14:textId="4E419D8E">
      <w:pPr>
        <w:jc w:val="both"/>
        <w:rPr>
          <w:i/>
          <w:iCs/>
          <w:color w:val="000000" w:themeColor="text1"/>
          <w:sz w:val="20"/>
          <w:szCs w:val="20"/>
          <w:lang w:val="en-GB"/>
        </w:rPr>
      </w:pPr>
    </w:p>
    <w:p w:rsidRPr="00CC0718" w:rsidR="5D3ECCAC" w:rsidP="771DF2FE" w:rsidRDefault="5D3ECCAC" w14:paraId="60F7306C" w14:textId="615C735C">
      <w:pPr>
        <w:jc w:val="both"/>
        <w:rPr>
          <w:color w:val="000000" w:themeColor="text1"/>
          <w:sz w:val="20"/>
          <w:szCs w:val="20"/>
          <w:lang w:val="en-GB"/>
        </w:rPr>
      </w:pPr>
    </w:p>
    <w:p w:rsidRPr="00CC0718" w:rsidR="5D3ECCAC" w:rsidP="771DF2FE" w:rsidRDefault="5DF78DBD" w14:paraId="26C74DDC" w14:textId="019235DA">
      <w:pPr>
        <w:jc w:val="both"/>
        <w:rPr>
          <w:color w:val="000000" w:themeColor="text1"/>
          <w:sz w:val="20"/>
          <w:szCs w:val="20"/>
          <w:lang w:val="en-GB"/>
        </w:rPr>
      </w:pPr>
      <w:r w:rsidRPr="00CC0718">
        <w:rPr>
          <w:color w:val="000000" w:themeColor="text1"/>
          <w:sz w:val="20"/>
          <w:szCs w:val="20"/>
          <w:lang w:val="en-US"/>
        </w:rPr>
        <w:t xml:space="preserve">P4: Marketing Research </w:t>
      </w:r>
    </w:p>
    <w:p w:rsidRPr="00CC0718" w:rsidR="5D3ECCAC" w:rsidP="771DF2FE" w:rsidRDefault="5DF78DBD" w14:paraId="542E6408" w14:textId="5D67CAA6">
      <w:pPr>
        <w:jc w:val="both"/>
        <w:rPr>
          <w:color w:val="000000" w:themeColor="text1"/>
          <w:sz w:val="20"/>
          <w:szCs w:val="20"/>
          <w:lang w:val="en-GB"/>
        </w:rPr>
      </w:pPr>
      <w:r w:rsidRPr="00CC0718">
        <w:rPr>
          <w:color w:val="000000" w:themeColor="text1"/>
          <w:sz w:val="20"/>
          <w:szCs w:val="20"/>
          <w:lang w:val="en-US"/>
        </w:rPr>
        <w:t>Sat, Oct 5, 2024</w:t>
      </w:r>
    </w:p>
    <w:p w:rsidRPr="00CC0718" w:rsidR="5D3ECCAC" w:rsidP="771DF2FE" w:rsidRDefault="5D3ECCAC" w14:paraId="3493D85D" w14:textId="5172672C">
      <w:pPr>
        <w:jc w:val="both"/>
        <w:rPr>
          <w:color w:val="000000" w:themeColor="text1"/>
          <w:sz w:val="20"/>
          <w:szCs w:val="20"/>
          <w:lang w:val="en-GB"/>
        </w:rPr>
      </w:pPr>
    </w:p>
    <w:p w:rsidRPr="00CC0718" w:rsidR="5D3ECCAC" w:rsidP="771DF2FE" w:rsidRDefault="5DF78DBD" w14:paraId="20ECC6EF" w14:textId="4F7B895C">
      <w:pPr>
        <w:jc w:val="both"/>
        <w:rPr>
          <w:color w:val="000000" w:themeColor="text1"/>
          <w:sz w:val="20"/>
          <w:szCs w:val="20"/>
          <w:lang w:val="en-GB"/>
        </w:rPr>
      </w:pPr>
      <w:r w:rsidRPr="00CC0718">
        <w:rPr>
          <w:color w:val="000000" w:themeColor="text1"/>
          <w:sz w:val="20"/>
          <w:szCs w:val="20"/>
          <w:lang w:val="en-US"/>
        </w:rPr>
        <w:t>0:21 – I1</w:t>
      </w:r>
    </w:p>
    <w:p w:rsidRPr="00CC0718" w:rsidR="5D3ECCAC" w:rsidP="771DF2FE" w:rsidRDefault="5DF78DBD" w14:paraId="4C86CC34" w14:textId="0ADED01B">
      <w:pPr>
        <w:jc w:val="both"/>
        <w:rPr>
          <w:color w:val="000000" w:themeColor="text1"/>
          <w:sz w:val="20"/>
          <w:szCs w:val="20"/>
          <w:lang w:val="en-GB"/>
        </w:rPr>
      </w:pPr>
      <w:r w:rsidRPr="00CC0718">
        <w:rPr>
          <w:color w:val="000000" w:themeColor="text1"/>
          <w:sz w:val="20"/>
          <w:szCs w:val="20"/>
          <w:lang w:val="en-US"/>
        </w:rPr>
        <w:t>Hi P4.</w:t>
      </w:r>
    </w:p>
    <w:p w:rsidRPr="00CC0718" w:rsidR="5D3ECCAC" w:rsidP="771DF2FE" w:rsidRDefault="5D3ECCAC" w14:paraId="343C54BC" w14:textId="67043CDF">
      <w:pPr>
        <w:jc w:val="both"/>
        <w:rPr>
          <w:color w:val="000000" w:themeColor="text1"/>
          <w:sz w:val="20"/>
          <w:szCs w:val="20"/>
          <w:lang w:val="en-GB"/>
        </w:rPr>
      </w:pPr>
    </w:p>
    <w:p w:rsidRPr="00CC0718" w:rsidR="5D3ECCAC" w:rsidP="771DF2FE" w:rsidRDefault="5DF78DBD" w14:paraId="6F943755" w14:textId="09A3033C">
      <w:pPr>
        <w:rPr>
          <w:color w:val="000000" w:themeColor="text1"/>
          <w:sz w:val="20"/>
          <w:szCs w:val="20"/>
          <w:lang w:val="en-GB"/>
        </w:rPr>
      </w:pPr>
      <w:r w:rsidRPr="00CC0718">
        <w:rPr>
          <w:color w:val="000000" w:themeColor="text1"/>
          <w:sz w:val="20"/>
          <w:szCs w:val="20"/>
          <w:lang w:val="en-US"/>
        </w:rPr>
        <w:t>0:23 – P4</w:t>
      </w:r>
    </w:p>
    <w:p w:rsidRPr="00CC0718" w:rsidR="5D3ECCAC" w:rsidP="771DF2FE" w:rsidRDefault="5DF78DBD" w14:paraId="47AA71C0" w14:textId="0BE3B45A">
      <w:pPr>
        <w:jc w:val="both"/>
        <w:rPr>
          <w:color w:val="000000" w:themeColor="text1"/>
          <w:sz w:val="20"/>
          <w:szCs w:val="20"/>
          <w:lang w:val="en-GB"/>
        </w:rPr>
      </w:pPr>
      <w:r w:rsidRPr="00CC0718">
        <w:rPr>
          <w:color w:val="000000" w:themeColor="text1"/>
          <w:sz w:val="20"/>
          <w:szCs w:val="20"/>
          <w:lang w:val="en-US"/>
        </w:rPr>
        <w:t>Hello, how are you?</w:t>
      </w:r>
    </w:p>
    <w:p w:rsidRPr="00CC0718" w:rsidR="5D3ECCAC" w:rsidP="771DF2FE" w:rsidRDefault="5D3ECCAC" w14:paraId="1896FE05" w14:textId="1CA82D45">
      <w:pPr>
        <w:jc w:val="both"/>
        <w:rPr>
          <w:color w:val="000000" w:themeColor="text1"/>
          <w:sz w:val="20"/>
          <w:szCs w:val="20"/>
          <w:lang w:val="en-GB"/>
        </w:rPr>
      </w:pPr>
    </w:p>
    <w:p w:rsidRPr="00CC0718" w:rsidR="5D3ECCAC" w:rsidP="771DF2FE" w:rsidRDefault="5DF78DBD" w14:paraId="2DB510F0" w14:textId="281DFAE7">
      <w:pPr>
        <w:rPr>
          <w:color w:val="000000" w:themeColor="text1"/>
          <w:sz w:val="20"/>
          <w:szCs w:val="20"/>
          <w:lang w:val="en-GB"/>
        </w:rPr>
      </w:pPr>
      <w:r w:rsidRPr="00CC0718">
        <w:rPr>
          <w:color w:val="000000" w:themeColor="text1"/>
          <w:sz w:val="20"/>
          <w:szCs w:val="20"/>
          <w:lang w:val="en-US"/>
        </w:rPr>
        <w:t>0:25 – I1</w:t>
      </w:r>
    </w:p>
    <w:p w:rsidRPr="00CC0718" w:rsidR="5D3ECCAC" w:rsidP="771DF2FE" w:rsidRDefault="5DF78DBD" w14:paraId="5BE3643F" w14:textId="47ED1332">
      <w:pPr>
        <w:jc w:val="both"/>
        <w:rPr>
          <w:color w:val="000000" w:themeColor="text1"/>
          <w:sz w:val="20"/>
          <w:szCs w:val="20"/>
          <w:lang w:val="en-GB"/>
        </w:rPr>
      </w:pPr>
      <w:r w:rsidRPr="00CC0718">
        <w:rPr>
          <w:color w:val="000000" w:themeColor="text1"/>
          <w:sz w:val="20"/>
          <w:szCs w:val="20"/>
          <w:lang w:val="en-US"/>
        </w:rPr>
        <w:t>Good, what about you?</w:t>
      </w:r>
    </w:p>
    <w:p w:rsidRPr="00CC0718" w:rsidR="5D3ECCAC" w:rsidP="771DF2FE" w:rsidRDefault="5D3ECCAC" w14:paraId="65AC2F11" w14:textId="63E93C8E">
      <w:pPr>
        <w:jc w:val="both"/>
        <w:rPr>
          <w:color w:val="000000" w:themeColor="text1"/>
          <w:sz w:val="20"/>
          <w:szCs w:val="20"/>
          <w:lang w:val="en-GB"/>
        </w:rPr>
      </w:pPr>
    </w:p>
    <w:p w:rsidRPr="00CC0718" w:rsidR="5D3ECCAC" w:rsidP="771DF2FE" w:rsidRDefault="5DF78DBD" w14:paraId="32E1F71D" w14:textId="7F16EFDC">
      <w:pPr>
        <w:rPr>
          <w:color w:val="000000" w:themeColor="text1"/>
          <w:sz w:val="20"/>
          <w:szCs w:val="20"/>
          <w:lang w:val="en-GB"/>
        </w:rPr>
      </w:pPr>
      <w:r w:rsidRPr="00CC0718">
        <w:rPr>
          <w:color w:val="000000" w:themeColor="text1"/>
          <w:sz w:val="20"/>
          <w:szCs w:val="20"/>
          <w:lang w:val="en-US"/>
        </w:rPr>
        <w:t>0:27 – P4</w:t>
      </w:r>
    </w:p>
    <w:p w:rsidRPr="00CC0718" w:rsidR="5D3ECCAC" w:rsidP="771DF2FE" w:rsidRDefault="5DF78DBD" w14:paraId="47B9A2D0" w14:textId="195D459D">
      <w:pPr>
        <w:jc w:val="both"/>
        <w:rPr>
          <w:color w:val="000000" w:themeColor="text1"/>
          <w:sz w:val="20"/>
          <w:szCs w:val="20"/>
          <w:lang w:val="en-GB"/>
        </w:rPr>
      </w:pPr>
      <w:r w:rsidRPr="00CC0718">
        <w:rPr>
          <w:color w:val="000000" w:themeColor="text1"/>
          <w:sz w:val="20"/>
          <w:szCs w:val="20"/>
          <w:lang w:val="en-US"/>
        </w:rPr>
        <w:t>All good, thank you.</w:t>
      </w:r>
    </w:p>
    <w:p w:rsidRPr="00CC0718" w:rsidR="5D3ECCAC" w:rsidP="771DF2FE" w:rsidRDefault="5D3ECCAC" w14:paraId="43C7F456" w14:textId="7E74A1AC">
      <w:pPr>
        <w:jc w:val="both"/>
        <w:rPr>
          <w:color w:val="000000" w:themeColor="text1"/>
          <w:sz w:val="20"/>
          <w:szCs w:val="20"/>
          <w:lang w:val="en-GB"/>
        </w:rPr>
      </w:pPr>
    </w:p>
    <w:p w:rsidRPr="00CC0718" w:rsidR="5D3ECCAC" w:rsidP="771DF2FE" w:rsidRDefault="5DF78DBD" w14:paraId="6C77DE81" w14:textId="19EE0DC3">
      <w:pPr>
        <w:rPr>
          <w:color w:val="000000" w:themeColor="text1"/>
          <w:sz w:val="20"/>
          <w:szCs w:val="20"/>
          <w:lang w:val="en-GB"/>
        </w:rPr>
      </w:pPr>
      <w:r w:rsidRPr="00CC0718">
        <w:rPr>
          <w:color w:val="000000" w:themeColor="text1"/>
          <w:sz w:val="20"/>
          <w:szCs w:val="20"/>
          <w:lang w:val="en-US"/>
        </w:rPr>
        <w:t>0:30 – I1</w:t>
      </w:r>
    </w:p>
    <w:p w:rsidRPr="00CC0718" w:rsidR="5D3ECCAC" w:rsidP="771DF2FE" w:rsidRDefault="5DF78DBD" w14:paraId="4918AA00" w14:textId="187173EA">
      <w:pPr>
        <w:rPr>
          <w:color w:val="000000" w:themeColor="text1"/>
          <w:sz w:val="20"/>
          <w:szCs w:val="20"/>
          <w:lang w:val="en-GB"/>
        </w:rPr>
      </w:pPr>
      <w:r w:rsidRPr="00CC0718">
        <w:rPr>
          <w:color w:val="000000" w:themeColor="text1"/>
          <w:sz w:val="20"/>
          <w:szCs w:val="20"/>
          <w:lang w:val="en-US"/>
        </w:rPr>
        <w:t>Thank you for having this meeting with me. I know it's finals and everything but thank you so much.</w:t>
      </w:r>
    </w:p>
    <w:p w:rsidRPr="00CC0718" w:rsidR="5D3ECCAC" w:rsidP="771DF2FE" w:rsidRDefault="5D3ECCAC" w14:paraId="332E4738" w14:textId="7C439FDB">
      <w:pPr>
        <w:jc w:val="both"/>
        <w:rPr>
          <w:color w:val="000000" w:themeColor="text1"/>
          <w:sz w:val="20"/>
          <w:szCs w:val="20"/>
          <w:lang w:val="en-GB"/>
        </w:rPr>
      </w:pPr>
    </w:p>
    <w:p w:rsidRPr="00CC0718" w:rsidR="5D3ECCAC" w:rsidP="771DF2FE" w:rsidRDefault="5DF78DBD" w14:paraId="6D0722E7" w14:textId="76E9421F">
      <w:pPr>
        <w:jc w:val="both"/>
        <w:rPr>
          <w:color w:val="000000" w:themeColor="text1"/>
          <w:sz w:val="20"/>
          <w:szCs w:val="20"/>
          <w:lang w:val="en-GB"/>
        </w:rPr>
      </w:pPr>
      <w:r w:rsidRPr="00CC0718">
        <w:rPr>
          <w:color w:val="000000" w:themeColor="text1"/>
          <w:sz w:val="20"/>
          <w:szCs w:val="20"/>
          <w:lang w:val="en-US"/>
        </w:rPr>
        <w:t>0:42 – P4</w:t>
      </w:r>
    </w:p>
    <w:p w:rsidRPr="00CC0718" w:rsidR="5D3ECCAC" w:rsidP="771DF2FE" w:rsidRDefault="5DF78DBD" w14:paraId="10AF7B54" w14:textId="33F59732">
      <w:pPr>
        <w:jc w:val="both"/>
        <w:rPr>
          <w:color w:val="000000" w:themeColor="text1"/>
          <w:sz w:val="20"/>
          <w:szCs w:val="20"/>
          <w:lang w:val="en-GB"/>
        </w:rPr>
      </w:pPr>
      <w:r w:rsidRPr="00CC0718">
        <w:rPr>
          <w:color w:val="000000" w:themeColor="text1"/>
          <w:sz w:val="20"/>
          <w:szCs w:val="20"/>
          <w:lang w:val="en-US"/>
        </w:rPr>
        <w:t>Yeah, sure, no problem.</w:t>
      </w:r>
    </w:p>
    <w:p w:rsidRPr="00CC0718" w:rsidR="5D3ECCAC" w:rsidP="771DF2FE" w:rsidRDefault="5D3ECCAC" w14:paraId="04371AAC" w14:textId="2FD1DE51">
      <w:pPr>
        <w:jc w:val="both"/>
        <w:rPr>
          <w:color w:val="000000" w:themeColor="text1"/>
          <w:sz w:val="20"/>
          <w:szCs w:val="20"/>
          <w:lang w:val="en-GB"/>
        </w:rPr>
      </w:pPr>
    </w:p>
    <w:p w:rsidRPr="00CC0718" w:rsidR="5D3ECCAC" w:rsidP="771DF2FE" w:rsidRDefault="5DF78DBD" w14:paraId="52EC0EC7" w14:textId="56D143E5">
      <w:pPr>
        <w:rPr>
          <w:color w:val="000000" w:themeColor="text1"/>
          <w:sz w:val="20"/>
          <w:szCs w:val="20"/>
          <w:lang w:val="en-GB"/>
        </w:rPr>
      </w:pPr>
      <w:r w:rsidRPr="00CC0718">
        <w:rPr>
          <w:color w:val="000000" w:themeColor="text1"/>
          <w:sz w:val="20"/>
          <w:szCs w:val="20"/>
          <w:lang w:val="en-US"/>
        </w:rPr>
        <w:t>0:44 – I1</w:t>
      </w:r>
    </w:p>
    <w:p w:rsidRPr="00CC0718" w:rsidR="5D3ECCAC" w:rsidP="771DF2FE" w:rsidRDefault="5DF78DBD" w14:paraId="2F583D0E" w14:textId="5A32C97B">
      <w:pPr>
        <w:rPr>
          <w:color w:val="000000" w:themeColor="text1"/>
          <w:sz w:val="20"/>
          <w:szCs w:val="20"/>
          <w:lang w:val="en-GB"/>
        </w:rPr>
      </w:pPr>
      <w:r w:rsidRPr="00CC0718">
        <w:rPr>
          <w:color w:val="000000" w:themeColor="text1"/>
          <w:sz w:val="20"/>
          <w:szCs w:val="20"/>
          <w:lang w:val="en-US"/>
        </w:rPr>
        <w:t>So, we can get started. Let me introduce myself. I'm Ana. I'm a master’s in business Analytics student and I'm doing this interview as part of a marketing research course with Professor Shah’s. Thank you so much for taking the time to meet with us. We’re conducting this interview on a project to understand how a marketing club can help other campus clubs in promoting themselves and this will help us design initiatives and services that could support the goals of other student organizations. So, all responses are confidential, and you are free to skip any questions. To facilitate the notetaking, I would like to record our conversation today through this Read AI tool and only the team members working on the project will have access to the recording and they will be destroyed after the transcription. So, P4, do you agree to this interview being recorded?</w:t>
      </w:r>
    </w:p>
    <w:p w:rsidRPr="00CC0718" w:rsidR="5D3ECCAC" w:rsidP="771DF2FE" w:rsidRDefault="5D3ECCAC" w14:paraId="0940C064" w14:textId="77852B89">
      <w:pPr>
        <w:jc w:val="both"/>
        <w:rPr>
          <w:color w:val="000000" w:themeColor="text1"/>
          <w:sz w:val="20"/>
          <w:szCs w:val="20"/>
          <w:lang w:val="en-GB"/>
        </w:rPr>
      </w:pPr>
    </w:p>
    <w:p w:rsidRPr="00CC0718" w:rsidR="5D3ECCAC" w:rsidP="771DF2FE" w:rsidRDefault="5DF78DBD" w14:paraId="73497CCB" w14:textId="0479428E">
      <w:pPr>
        <w:jc w:val="both"/>
        <w:rPr>
          <w:color w:val="000000" w:themeColor="text1"/>
          <w:sz w:val="20"/>
          <w:szCs w:val="20"/>
          <w:lang w:val="en-GB"/>
        </w:rPr>
      </w:pPr>
      <w:r w:rsidRPr="00CC0718">
        <w:rPr>
          <w:color w:val="000000" w:themeColor="text1"/>
          <w:sz w:val="20"/>
          <w:szCs w:val="20"/>
          <w:lang w:val="en-US"/>
        </w:rPr>
        <w:t>1:58 – P4</w:t>
      </w:r>
    </w:p>
    <w:p w:rsidRPr="00CC0718" w:rsidR="5D3ECCAC" w:rsidP="771DF2FE" w:rsidRDefault="5DF78DBD" w14:paraId="15D02BD5" w14:textId="524E3775">
      <w:pPr>
        <w:jc w:val="both"/>
        <w:rPr>
          <w:color w:val="000000" w:themeColor="text1"/>
          <w:sz w:val="20"/>
          <w:szCs w:val="20"/>
          <w:lang w:val="en-GB"/>
        </w:rPr>
      </w:pPr>
      <w:r w:rsidRPr="00CC0718">
        <w:rPr>
          <w:color w:val="000000" w:themeColor="text1"/>
          <w:sz w:val="20"/>
          <w:szCs w:val="20"/>
          <w:lang w:val="en-US"/>
        </w:rPr>
        <w:t>Yeah, that's fine. That's good.</w:t>
      </w:r>
    </w:p>
    <w:p w:rsidRPr="00CC0718" w:rsidR="5D3ECCAC" w:rsidP="771DF2FE" w:rsidRDefault="5D3ECCAC" w14:paraId="144ACBCE" w14:textId="13738034">
      <w:pPr>
        <w:jc w:val="both"/>
        <w:rPr>
          <w:color w:val="000000" w:themeColor="text1"/>
          <w:sz w:val="20"/>
          <w:szCs w:val="20"/>
          <w:lang w:val="en-US"/>
        </w:rPr>
      </w:pPr>
    </w:p>
    <w:p w:rsidRPr="00CC0718" w:rsidR="5D3ECCAC" w:rsidP="771DF2FE" w:rsidRDefault="5DF78DBD" w14:paraId="4B504BC7" w14:textId="2DA28535">
      <w:pPr>
        <w:jc w:val="both"/>
        <w:rPr>
          <w:color w:val="000000" w:themeColor="text1"/>
          <w:sz w:val="20"/>
          <w:szCs w:val="20"/>
          <w:lang w:val="en-GB"/>
        </w:rPr>
      </w:pPr>
      <w:r w:rsidRPr="00CC0718">
        <w:rPr>
          <w:color w:val="000000" w:themeColor="text1"/>
          <w:sz w:val="20"/>
          <w:szCs w:val="20"/>
          <w:lang w:val="en-US"/>
        </w:rPr>
        <w:lastRenderedPageBreak/>
        <w:t>2:01 – I1</w:t>
      </w:r>
    </w:p>
    <w:p w:rsidRPr="00CC0718" w:rsidR="5D3ECCAC" w:rsidP="00ED2087" w:rsidRDefault="5DF78DBD" w14:paraId="1D63F2B2" w14:textId="45738BAF">
      <w:pPr>
        <w:rPr>
          <w:color w:val="000000" w:themeColor="text1"/>
          <w:sz w:val="20"/>
          <w:szCs w:val="20"/>
          <w:lang w:val="en-GB"/>
        </w:rPr>
      </w:pPr>
      <w:r w:rsidRPr="00CC0718">
        <w:rPr>
          <w:color w:val="000000" w:themeColor="text1"/>
          <w:sz w:val="20"/>
          <w:szCs w:val="20"/>
          <w:lang w:val="en-US"/>
        </w:rPr>
        <w:t xml:space="preserve">Okay, great. So, we can get started. So, Keon, can you tell me a little bit about yourself, your background? </w:t>
      </w:r>
    </w:p>
    <w:p w:rsidRPr="00CC0718" w:rsidR="5D3ECCAC" w:rsidP="771DF2FE" w:rsidRDefault="5DF78DBD" w14:paraId="4EA65A28" w14:textId="71DAA2FC">
      <w:pPr>
        <w:rPr>
          <w:color w:val="000000" w:themeColor="text1"/>
          <w:sz w:val="20"/>
          <w:szCs w:val="20"/>
          <w:lang w:val="en-GB"/>
        </w:rPr>
      </w:pPr>
      <w:r w:rsidRPr="00CC0718">
        <w:rPr>
          <w:color w:val="000000" w:themeColor="text1"/>
          <w:sz w:val="20"/>
          <w:szCs w:val="20"/>
          <w:lang w:val="en-US"/>
        </w:rPr>
        <w:t>2:18 – P4</w:t>
      </w:r>
    </w:p>
    <w:p w:rsidRPr="00CC0718" w:rsidR="5D3ECCAC" w:rsidP="771DF2FE" w:rsidRDefault="5DF78DBD" w14:paraId="6768AD44" w14:textId="56E90CE9">
      <w:pPr>
        <w:rPr>
          <w:color w:val="000000" w:themeColor="text1"/>
          <w:sz w:val="20"/>
          <w:szCs w:val="20"/>
          <w:lang w:val="en-GB"/>
        </w:rPr>
      </w:pPr>
      <w:r w:rsidRPr="00CC0718">
        <w:rPr>
          <w:color w:val="000000" w:themeColor="text1"/>
          <w:sz w:val="20"/>
          <w:szCs w:val="20"/>
          <w:lang w:val="en-US"/>
        </w:rPr>
        <w:t>So, I’m P4. I am from South Africa originally. I lived there all my life until I came to the U.S. On the Fulbright foreign student program to study my master's in computer science here at WPI.</w:t>
      </w:r>
    </w:p>
    <w:p w:rsidRPr="00CC0718" w:rsidR="5D3ECCAC" w:rsidP="771DF2FE" w:rsidRDefault="5D3ECCAC" w14:paraId="5BE7B747" w14:textId="4ED48410">
      <w:pPr>
        <w:jc w:val="both"/>
        <w:rPr>
          <w:color w:val="000000" w:themeColor="text1"/>
          <w:sz w:val="20"/>
          <w:szCs w:val="20"/>
          <w:lang w:val="en-GB"/>
        </w:rPr>
      </w:pPr>
    </w:p>
    <w:p w:rsidRPr="00CC0718" w:rsidR="5D3ECCAC" w:rsidP="771DF2FE" w:rsidRDefault="5DF78DBD" w14:paraId="4049A1B3" w14:textId="275E6E23">
      <w:pPr>
        <w:rPr>
          <w:color w:val="000000" w:themeColor="text1"/>
          <w:sz w:val="20"/>
          <w:szCs w:val="20"/>
          <w:lang w:val="en-GB"/>
        </w:rPr>
      </w:pPr>
      <w:r w:rsidRPr="00CC0718">
        <w:rPr>
          <w:color w:val="000000" w:themeColor="text1"/>
          <w:sz w:val="20"/>
          <w:szCs w:val="20"/>
          <w:lang w:val="en-US"/>
        </w:rPr>
        <w:t>2:42 – I1</w:t>
      </w:r>
    </w:p>
    <w:p w:rsidRPr="00CC0718" w:rsidR="5D3ECCAC" w:rsidP="771DF2FE" w:rsidRDefault="5DF78DBD" w14:paraId="1356766F" w14:textId="1384E321">
      <w:pPr>
        <w:rPr>
          <w:color w:val="000000" w:themeColor="text1"/>
          <w:sz w:val="20"/>
          <w:szCs w:val="20"/>
          <w:lang w:val="en-GB"/>
        </w:rPr>
      </w:pPr>
      <w:r w:rsidRPr="00CC0718">
        <w:rPr>
          <w:color w:val="000000" w:themeColor="text1"/>
          <w:sz w:val="20"/>
          <w:szCs w:val="20"/>
          <w:lang w:val="en-US"/>
        </w:rPr>
        <w:t>Can you tell me a little bit about your role in the student club?</w:t>
      </w:r>
    </w:p>
    <w:p w:rsidRPr="00CC0718" w:rsidR="5D3ECCAC" w:rsidP="771DF2FE" w:rsidRDefault="5D3ECCAC" w14:paraId="663C5378" w14:textId="22958D49">
      <w:pPr>
        <w:jc w:val="both"/>
        <w:rPr>
          <w:color w:val="000000" w:themeColor="text1"/>
          <w:sz w:val="20"/>
          <w:szCs w:val="20"/>
          <w:lang w:val="en-GB"/>
        </w:rPr>
      </w:pPr>
    </w:p>
    <w:p w:rsidRPr="00CC0718" w:rsidR="5D3ECCAC" w:rsidP="771DF2FE" w:rsidRDefault="5DF78DBD" w14:paraId="075C8A63" w14:textId="6EA4D8C3">
      <w:pPr>
        <w:rPr>
          <w:color w:val="000000" w:themeColor="text1"/>
          <w:sz w:val="20"/>
          <w:szCs w:val="20"/>
          <w:lang w:val="en-GB"/>
        </w:rPr>
      </w:pPr>
      <w:r w:rsidRPr="00CC0718">
        <w:rPr>
          <w:color w:val="000000" w:themeColor="text1"/>
          <w:sz w:val="20"/>
          <w:szCs w:val="20"/>
          <w:lang w:val="en-US"/>
        </w:rPr>
        <w:t>2:50 – P4</w:t>
      </w:r>
    </w:p>
    <w:p w:rsidRPr="00CC0718" w:rsidR="5D3ECCAC" w:rsidP="771DF2FE" w:rsidRDefault="5DF78DBD" w14:paraId="447143E0" w14:textId="1C93E840">
      <w:pPr>
        <w:rPr>
          <w:color w:val="000000" w:themeColor="text1"/>
          <w:sz w:val="20"/>
          <w:szCs w:val="20"/>
          <w:lang w:val="en-GB"/>
        </w:rPr>
      </w:pPr>
      <w:r w:rsidRPr="00CC0718">
        <w:rPr>
          <w:color w:val="000000" w:themeColor="text1"/>
          <w:sz w:val="20"/>
          <w:szCs w:val="20"/>
          <w:lang w:val="en-US"/>
        </w:rPr>
        <w:t xml:space="preserve">Yes, so I'm a part of the Dough Club. Dough Club's initiative is to end hunger on campus. </w:t>
      </w:r>
      <w:proofErr w:type="gramStart"/>
      <w:r w:rsidRPr="00CC0718">
        <w:rPr>
          <w:color w:val="000000" w:themeColor="text1"/>
          <w:sz w:val="20"/>
          <w:szCs w:val="20"/>
          <w:lang w:val="en-US"/>
        </w:rPr>
        <w:t>So</w:t>
      </w:r>
      <w:proofErr w:type="gramEnd"/>
      <w:r w:rsidRPr="00CC0718">
        <w:rPr>
          <w:color w:val="000000" w:themeColor="text1"/>
          <w:sz w:val="20"/>
          <w:szCs w:val="20"/>
          <w:lang w:val="en-US"/>
        </w:rPr>
        <w:t xml:space="preserve"> our aim is to provide support for students that need food, essentially, on campus. My role in the club is I'm the food pantry officer. So that means that I lead the food pantry team, and our job is to restock the food pantry that's on campus in Innovation Studio. We restock it, we keep it clean, we try to advertise for its usage etc.</w:t>
      </w:r>
    </w:p>
    <w:p w:rsidRPr="00CC0718" w:rsidR="5D3ECCAC" w:rsidP="771DF2FE" w:rsidRDefault="5D3ECCAC" w14:paraId="48B16C9B" w14:textId="347523CC">
      <w:pPr>
        <w:jc w:val="both"/>
        <w:rPr>
          <w:color w:val="000000" w:themeColor="text1"/>
          <w:sz w:val="20"/>
          <w:szCs w:val="20"/>
          <w:lang w:val="en-GB"/>
        </w:rPr>
      </w:pPr>
    </w:p>
    <w:p w:rsidRPr="00CC0718" w:rsidR="5D3ECCAC" w:rsidP="771DF2FE" w:rsidRDefault="5DF78DBD" w14:paraId="71E297DB" w14:textId="156BEE17">
      <w:pPr>
        <w:rPr>
          <w:color w:val="000000" w:themeColor="text1"/>
          <w:sz w:val="20"/>
          <w:szCs w:val="20"/>
          <w:lang w:val="en-GB"/>
        </w:rPr>
      </w:pPr>
      <w:r w:rsidRPr="00CC0718">
        <w:rPr>
          <w:color w:val="000000" w:themeColor="text1"/>
          <w:sz w:val="20"/>
          <w:szCs w:val="20"/>
          <w:lang w:val="en-US"/>
        </w:rPr>
        <w:t>3:27 – I1</w:t>
      </w:r>
    </w:p>
    <w:p w:rsidRPr="00CC0718" w:rsidR="5D3ECCAC" w:rsidP="771DF2FE" w:rsidRDefault="5DF78DBD" w14:paraId="671D728D" w14:textId="558C7395">
      <w:pPr>
        <w:jc w:val="both"/>
        <w:rPr>
          <w:color w:val="000000" w:themeColor="text1"/>
          <w:sz w:val="20"/>
          <w:szCs w:val="20"/>
          <w:lang w:val="en-GB"/>
        </w:rPr>
      </w:pPr>
      <w:r w:rsidRPr="00CC0718">
        <w:rPr>
          <w:color w:val="000000" w:themeColor="text1"/>
          <w:sz w:val="20"/>
          <w:szCs w:val="20"/>
          <w:lang w:val="en-US"/>
        </w:rPr>
        <w:t>Great. And how did you get involved in this club?</w:t>
      </w:r>
    </w:p>
    <w:p w:rsidRPr="00CC0718" w:rsidR="5D3ECCAC" w:rsidP="771DF2FE" w:rsidRDefault="5D3ECCAC" w14:paraId="4D758EA3" w14:textId="276FA1C5">
      <w:pPr>
        <w:jc w:val="both"/>
        <w:rPr>
          <w:color w:val="000000" w:themeColor="text1"/>
          <w:sz w:val="20"/>
          <w:szCs w:val="20"/>
          <w:lang w:val="en-GB"/>
        </w:rPr>
      </w:pPr>
    </w:p>
    <w:p w:rsidRPr="00CC0718" w:rsidR="5D3ECCAC" w:rsidP="771DF2FE" w:rsidRDefault="5DF78DBD" w14:paraId="74287557" w14:textId="613F9464">
      <w:pPr>
        <w:rPr>
          <w:color w:val="000000" w:themeColor="text1"/>
          <w:sz w:val="20"/>
          <w:szCs w:val="20"/>
          <w:lang w:val="en-GB"/>
        </w:rPr>
      </w:pPr>
      <w:r w:rsidRPr="00CC0718">
        <w:rPr>
          <w:color w:val="000000" w:themeColor="text1"/>
          <w:sz w:val="20"/>
          <w:szCs w:val="20"/>
          <w:lang w:val="en-US"/>
        </w:rPr>
        <w:t>3:32 – P4</w:t>
      </w:r>
    </w:p>
    <w:p w:rsidRPr="00CC0718" w:rsidR="5D3ECCAC" w:rsidP="771DF2FE" w:rsidRDefault="5DF78DBD" w14:paraId="6487F3D6" w14:textId="33353B8A">
      <w:pPr>
        <w:rPr>
          <w:color w:val="000000" w:themeColor="text1"/>
          <w:sz w:val="20"/>
          <w:szCs w:val="20"/>
          <w:lang w:val="en-GB"/>
        </w:rPr>
      </w:pPr>
      <w:r w:rsidRPr="00CC0718">
        <w:rPr>
          <w:color w:val="000000" w:themeColor="text1"/>
          <w:sz w:val="20"/>
          <w:szCs w:val="20"/>
          <w:lang w:val="en-US"/>
        </w:rPr>
        <w:t xml:space="preserve">So, I have a friend who I met through various sports things. His name is Justin. He's, I think his title is like an advisor or something. He's the original founder of Doe Club. And I met him, and we became friends, and he introduced me to the </w:t>
      </w:r>
      <w:proofErr w:type="gramStart"/>
      <w:r w:rsidRPr="00CC0718">
        <w:rPr>
          <w:color w:val="000000" w:themeColor="text1"/>
          <w:sz w:val="20"/>
          <w:szCs w:val="20"/>
          <w:lang w:val="en-US"/>
        </w:rPr>
        <w:t>club</w:t>
      </w:r>
      <w:proofErr w:type="gramEnd"/>
      <w:r w:rsidRPr="00CC0718">
        <w:rPr>
          <w:color w:val="000000" w:themeColor="text1"/>
          <w:sz w:val="20"/>
          <w:szCs w:val="20"/>
          <w:lang w:val="en-US"/>
        </w:rPr>
        <w:t xml:space="preserve"> and I thought it was a nice initiative. So, I joined and yep, the rest is history.</w:t>
      </w:r>
    </w:p>
    <w:p w:rsidRPr="00CC0718" w:rsidR="5D3ECCAC" w:rsidP="771DF2FE" w:rsidRDefault="5D3ECCAC" w14:paraId="48DA1C6F" w14:textId="57A26B3B">
      <w:pPr>
        <w:jc w:val="both"/>
        <w:rPr>
          <w:color w:val="000000" w:themeColor="text1"/>
          <w:sz w:val="20"/>
          <w:szCs w:val="20"/>
          <w:lang w:val="en-GB"/>
        </w:rPr>
      </w:pPr>
    </w:p>
    <w:p w:rsidRPr="00CC0718" w:rsidR="5D3ECCAC" w:rsidP="771DF2FE" w:rsidRDefault="5DF78DBD" w14:paraId="6FC96705" w14:textId="23681780">
      <w:pPr>
        <w:rPr>
          <w:color w:val="000000" w:themeColor="text1"/>
          <w:sz w:val="20"/>
          <w:szCs w:val="20"/>
          <w:lang w:val="en-GB"/>
        </w:rPr>
      </w:pPr>
      <w:r w:rsidRPr="00CC0718">
        <w:rPr>
          <w:color w:val="000000" w:themeColor="text1"/>
          <w:sz w:val="20"/>
          <w:szCs w:val="20"/>
          <w:lang w:val="en-US"/>
        </w:rPr>
        <w:t>3:55 – I1</w:t>
      </w:r>
    </w:p>
    <w:p w:rsidRPr="00CC0718" w:rsidR="5D3ECCAC" w:rsidP="771DF2FE" w:rsidRDefault="5DF78DBD" w14:paraId="6587083C" w14:textId="51BF7949">
      <w:pPr>
        <w:rPr>
          <w:color w:val="000000" w:themeColor="text1"/>
          <w:sz w:val="20"/>
          <w:szCs w:val="20"/>
          <w:lang w:val="en-GB"/>
        </w:rPr>
      </w:pPr>
      <w:r w:rsidRPr="00CC0718">
        <w:rPr>
          <w:color w:val="000000" w:themeColor="text1"/>
          <w:sz w:val="20"/>
          <w:szCs w:val="20"/>
          <w:lang w:val="en-US"/>
        </w:rPr>
        <w:t>Great. And how long have you been a member of this club?</w:t>
      </w:r>
    </w:p>
    <w:p w:rsidRPr="00CC0718" w:rsidR="5D3ECCAC" w:rsidP="771DF2FE" w:rsidRDefault="5D3ECCAC" w14:paraId="139BD1D9" w14:textId="289ECA3C">
      <w:pPr>
        <w:jc w:val="both"/>
        <w:rPr>
          <w:color w:val="000000" w:themeColor="text1"/>
          <w:sz w:val="20"/>
          <w:szCs w:val="20"/>
          <w:lang w:val="en-GB"/>
        </w:rPr>
      </w:pPr>
    </w:p>
    <w:p w:rsidRPr="00CC0718" w:rsidR="5D3ECCAC" w:rsidP="771DF2FE" w:rsidRDefault="5DF78DBD" w14:paraId="2183A758" w14:textId="0F457A8F">
      <w:pPr>
        <w:rPr>
          <w:color w:val="000000" w:themeColor="text1"/>
          <w:sz w:val="20"/>
          <w:szCs w:val="20"/>
          <w:lang w:val="en-GB"/>
        </w:rPr>
      </w:pPr>
      <w:r w:rsidRPr="00CC0718">
        <w:rPr>
          <w:color w:val="000000" w:themeColor="text1"/>
          <w:sz w:val="20"/>
          <w:szCs w:val="20"/>
          <w:lang w:val="en-US"/>
        </w:rPr>
        <w:t>4:01 – P4</w:t>
      </w:r>
    </w:p>
    <w:p w:rsidRPr="00CC0718" w:rsidR="5D3ECCAC" w:rsidP="771DF2FE" w:rsidRDefault="5DF78DBD" w14:paraId="7AEFE4AD" w14:textId="4D0101DE">
      <w:pPr>
        <w:rPr>
          <w:color w:val="000000" w:themeColor="text1"/>
          <w:sz w:val="20"/>
          <w:szCs w:val="20"/>
          <w:lang w:val="en-GB"/>
        </w:rPr>
      </w:pPr>
      <w:r w:rsidRPr="00CC0718">
        <w:rPr>
          <w:color w:val="000000" w:themeColor="text1"/>
          <w:sz w:val="20"/>
          <w:szCs w:val="20"/>
          <w:lang w:val="en-US"/>
        </w:rPr>
        <w:t>Since the beginning of the semester 2020, Fall 2024, I think is when we officially started but I did the interviews and stuff for it at the end of last year so that last academic year so just during the summer I think was when we did the interviews.</w:t>
      </w:r>
    </w:p>
    <w:p w:rsidRPr="00CC0718" w:rsidR="5D3ECCAC" w:rsidP="771DF2FE" w:rsidRDefault="5D3ECCAC" w14:paraId="31AD489A" w14:textId="7BCB35AA">
      <w:pPr>
        <w:jc w:val="both"/>
        <w:rPr>
          <w:color w:val="000000" w:themeColor="text1"/>
          <w:sz w:val="20"/>
          <w:szCs w:val="20"/>
          <w:lang w:val="en-GB"/>
        </w:rPr>
      </w:pPr>
    </w:p>
    <w:p w:rsidRPr="00CC0718" w:rsidR="5D3ECCAC" w:rsidP="771DF2FE" w:rsidRDefault="5DF78DBD" w14:paraId="5A779DCE" w14:textId="28989A7B">
      <w:pPr>
        <w:rPr>
          <w:color w:val="000000" w:themeColor="text1"/>
          <w:sz w:val="20"/>
          <w:szCs w:val="20"/>
          <w:lang w:val="en-GB"/>
        </w:rPr>
      </w:pPr>
      <w:r w:rsidRPr="00CC0718">
        <w:rPr>
          <w:color w:val="000000" w:themeColor="text1"/>
          <w:sz w:val="20"/>
          <w:szCs w:val="20"/>
          <w:lang w:val="en-US"/>
        </w:rPr>
        <w:t>4:23 – I1</w:t>
      </w:r>
    </w:p>
    <w:p w:rsidRPr="00CC0718" w:rsidR="5D3ECCAC" w:rsidP="771DF2FE" w:rsidRDefault="5DF78DBD" w14:paraId="3BB3A612" w14:textId="1A37B8B8">
      <w:pPr>
        <w:rPr>
          <w:color w:val="000000" w:themeColor="text1"/>
          <w:sz w:val="20"/>
          <w:szCs w:val="20"/>
          <w:lang w:val="en-GB"/>
        </w:rPr>
      </w:pPr>
      <w:r w:rsidRPr="00CC0718">
        <w:rPr>
          <w:color w:val="000000" w:themeColor="text1"/>
          <w:sz w:val="20"/>
          <w:szCs w:val="20"/>
          <w:lang w:val="en-US"/>
        </w:rPr>
        <w:t>Oh, great and so according to you what is the role of student organizations and clubs on campus?</w:t>
      </w:r>
    </w:p>
    <w:p w:rsidRPr="00CC0718" w:rsidR="5D3ECCAC" w:rsidP="771DF2FE" w:rsidRDefault="5D3ECCAC" w14:paraId="7143E8B7" w14:textId="1B5CE9B3">
      <w:pPr>
        <w:jc w:val="both"/>
        <w:rPr>
          <w:color w:val="000000" w:themeColor="text1"/>
          <w:sz w:val="20"/>
          <w:szCs w:val="20"/>
          <w:lang w:val="en-GB"/>
        </w:rPr>
      </w:pPr>
    </w:p>
    <w:p w:rsidRPr="00CC0718" w:rsidR="5D3ECCAC" w:rsidP="771DF2FE" w:rsidRDefault="5DF78DBD" w14:paraId="67CA7604" w14:textId="1CB9342E">
      <w:pPr>
        <w:rPr>
          <w:color w:val="000000" w:themeColor="text1"/>
          <w:sz w:val="20"/>
          <w:szCs w:val="20"/>
          <w:lang w:val="en-GB"/>
        </w:rPr>
      </w:pPr>
      <w:r w:rsidRPr="00CC0718">
        <w:rPr>
          <w:color w:val="000000" w:themeColor="text1"/>
          <w:sz w:val="20"/>
          <w:szCs w:val="20"/>
          <w:lang w:val="en-US"/>
        </w:rPr>
        <w:t>4:34 - P4</w:t>
      </w:r>
    </w:p>
    <w:p w:rsidRPr="00CC0718" w:rsidR="5D3ECCAC" w:rsidP="771DF2FE" w:rsidRDefault="5DF78DBD" w14:paraId="367CFBB0" w14:textId="56F16230">
      <w:pPr>
        <w:rPr>
          <w:color w:val="000000" w:themeColor="text1"/>
          <w:sz w:val="20"/>
          <w:szCs w:val="20"/>
          <w:lang w:val="en-GB"/>
        </w:rPr>
      </w:pPr>
      <w:r w:rsidRPr="00CC0718">
        <w:rPr>
          <w:color w:val="000000" w:themeColor="text1"/>
          <w:sz w:val="20"/>
          <w:szCs w:val="20"/>
          <w:lang w:val="en-US"/>
        </w:rPr>
        <w:t>What is the role of all the student organizations?</w:t>
      </w:r>
    </w:p>
    <w:p w:rsidRPr="00CC0718" w:rsidR="5D3ECCAC" w:rsidP="771DF2FE" w:rsidRDefault="5D3ECCAC" w14:paraId="298865C2" w14:textId="37690E57">
      <w:pPr>
        <w:jc w:val="both"/>
        <w:rPr>
          <w:color w:val="000000" w:themeColor="text1"/>
          <w:sz w:val="20"/>
          <w:szCs w:val="20"/>
          <w:lang w:val="en-GB"/>
        </w:rPr>
      </w:pPr>
    </w:p>
    <w:p w:rsidRPr="00CC0718" w:rsidR="5D3ECCAC" w:rsidP="771DF2FE" w:rsidRDefault="5DF78DBD" w14:paraId="2B4C75CA" w14:textId="4FF42E55">
      <w:pPr>
        <w:rPr>
          <w:color w:val="000000" w:themeColor="text1"/>
          <w:sz w:val="20"/>
          <w:szCs w:val="20"/>
          <w:lang w:val="en-GB"/>
        </w:rPr>
      </w:pPr>
      <w:r w:rsidRPr="00CC0718">
        <w:rPr>
          <w:color w:val="000000" w:themeColor="text1"/>
          <w:sz w:val="20"/>
          <w:szCs w:val="20"/>
          <w:lang w:val="en-US"/>
        </w:rPr>
        <w:t>4:38 – I1</w:t>
      </w:r>
    </w:p>
    <w:p w:rsidRPr="00CC0718" w:rsidR="5D3ECCAC" w:rsidP="771DF2FE" w:rsidRDefault="5DF78DBD" w14:paraId="53AC7C92" w14:textId="585A9C59">
      <w:pPr>
        <w:rPr>
          <w:color w:val="000000" w:themeColor="text1"/>
          <w:sz w:val="20"/>
          <w:szCs w:val="20"/>
          <w:lang w:val="en-GB"/>
        </w:rPr>
      </w:pPr>
      <w:r w:rsidRPr="00CC0718">
        <w:rPr>
          <w:color w:val="000000" w:themeColor="text1"/>
          <w:sz w:val="20"/>
          <w:szCs w:val="20"/>
          <w:lang w:val="en-US"/>
        </w:rPr>
        <w:t>Yes, you can start by answering in general, and then afterward, tell me a little more about your own experience.</w:t>
      </w:r>
    </w:p>
    <w:p w:rsidRPr="00CC0718" w:rsidR="5D3ECCAC" w:rsidP="771DF2FE" w:rsidRDefault="5D3ECCAC" w14:paraId="507BDA4A" w14:textId="6BC307B5">
      <w:pPr>
        <w:jc w:val="both"/>
        <w:rPr>
          <w:color w:val="000000" w:themeColor="text1"/>
          <w:sz w:val="20"/>
          <w:szCs w:val="20"/>
          <w:lang w:val="en-GB"/>
        </w:rPr>
      </w:pPr>
    </w:p>
    <w:p w:rsidRPr="00CC0718" w:rsidR="5D3ECCAC" w:rsidP="771DF2FE" w:rsidRDefault="5DF78DBD" w14:paraId="4B06B956" w14:textId="22B21A14">
      <w:pPr>
        <w:rPr>
          <w:color w:val="000000" w:themeColor="text1"/>
          <w:sz w:val="20"/>
          <w:szCs w:val="20"/>
          <w:lang w:val="en-GB"/>
        </w:rPr>
      </w:pPr>
      <w:r w:rsidRPr="00CC0718">
        <w:rPr>
          <w:color w:val="000000" w:themeColor="text1"/>
          <w:sz w:val="20"/>
          <w:szCs w:val="20"/>
          <w:lang w:val="en-US"/>
        </w:rPr>
        <w:t>4:47 – P4</w:t>
      </w:r>
    </w:p>
    <w:p w:rsidRPr="00CC0718" w:rsidR="5D3ECCAC" w:rsidP="00ED2087" w:rsidRDefault="5DF78DBD" w14:paraId="1EB5C438" w14:textId="7CC28898">
      <w:pPr>
        <w:rPr>
          <w:color w:val="000000" w:themeColor="text1"/>
          <w:sz w:val="20"/>
          <w:szCs w:val="20"/>
          <w:lang w:val="en-GB"/>
        </w:rPr>
      </w:pPr>
      <w:r w:rsidRPr="00CC0718">
        <w:rPr>
          <w:color w:val="000000" w:themeColor="text1"/>
          <w:sz w:val="20"/>
          <w:szCs w:val="20"/>
          <w:lang w:val="en-US"/>
        </w:rPr>
        <w:t>I think the role of student clubs and organizations is to one is like foster collaboration and friendship among the students but also to allow students who have a common goal or idea to work together in a way that's backed by the school and accepted, I don't want to say accepted is maybe not the right word. Still, like in a public forum act towards a specific goal that they as a group of people have, you know, they have a common goal together and they want to work towards it, whatever that may be.</w:t>
      </w:r>
    </w:p>
    <w:p w:rsidRPr="00CC0718" w:rsidR="5D3ECCAC" w:rsidP="771DF2FE" w:rsidRDefault="5DF78DBD" w14:paraId="24C3C843" w14:textId="50A0E628">
      <w:pPr>
        <w:rPr>
          <w:color w:val="000000" w:themeColor="text1"/>
          <w:sz w:val="20"/>
          <w:szCs w:val="20"/>
          <w:lang w:val="en-GB"/>
        </w:rPr>
      </w:pPr>
      <w:r w:rsidRPr="00CC0718">
        <w:rPr>
          <w:color w:val="000000" w:themeColor="text1"/>
          <w:sz w:val="20"/>
          <w:szCs w:val="20"/>
          <w:lang w:val="en-US"/>
        </w:rPr>
        <w:t>5:26 – I1</w:t>
      </w:r>
    </w:p>
    <w:p w:rsidRPr="00CC0718" w:rsidR="5D3ECCAC" w:rsidP="771DF2FE" w:rsidRDefault="5DF78DBD" w14:paraId="2E84713B" w14:textId="33A27B7B">
      <w:pPr>
        <w:rPr>
          <w:color w:val="000000" w:themeColor="text1"/>
          <w:sz w:val="20"/>
          <w:szCs w:val="20"/>
          <w:lang w:val="en-GB"/>
        </w:rPr>
      </w:pPr>
      <w:r w:rsidRPr="00CC0718">
        <w:rPr>
          <w:color w:val="000000" w:themeColor="text1"/>
          <w:sz w:val="20"/>
          <w:szCs w:val="20"/>
          <w:lang w:val="en-US"/>
        </w:rPr>
        <w:lastRenderedPageBreak/>
        <w:t>Excellent. So, can you describe a little bit more about the composition of your club at WPI, like how it's organized, the types of members you have, and the activities you focus on?</w:t>
      </w:r>
    </w:p>
    <w:p w:rsidRPr="00CC0718" w:rsidR="5D3ECCAC" w:rsidP="771DF2FE" w:rsidRDefault="5D3ECCAC" w14:paraId="0897BA95" w14:textId="22B487C0">
      <w:pPr>
        <w:jc w:val="both"/>
        <w:rPr>
          <w:color w:val="000000" w:themeColor="text1"/>
          <w:sz w:val="20"/>
          <w:szCs w:val="20"/>
          <w:lang w:val="en-GB"/>
        </w:rPr>
      </w:pPr>
    </w:p>
    <w:p w:rsidRPr="00CC0718" w:rsidR="5D3ECCAC" w:rsidP="771DF2FE" w:rsidRDefault="5DF78DBD" w14:paraId="3D782F7A" w14:textId="7E973729">
      <w:pPr>
        <w:rPr>
          <w:color w:val="000000" w:themeColor="text1"/>
          <w:sz w:val="20"/>
          <w:szCs w:val="20"/>
          <w:lang w:val="en-GB"/>
        </w:rPr>
      </w:pPr>
      <w:r w:rsidRPr="00CC0718">
        <w:rPr>
          <w:color w:val="000000" w:themeColor="text1"/>
          <w:sz w:val="20"/>
          <w:szCs w:val="20"/>
          <w:lang w:val="en-US"/>
        </w:rPr>
        <w:t>5:43 – P4</w:t>
      </w:r>
    </w:p>
    <w:p w:rsidRPr="00CC0718" w:rsidR="5D3ECCAC" w:rsidP="771DF2FE" w:rsidRDefault="5DF78DBD" w14:paraId="30CA768B" w14:textId="73DF8788">
      <w:pPr>
        <w:jc w:val="both"/>
        <w:rPr>
          <w:color w:val="000000" w:themeColor="text1"/>
          <w:sz w:val="20"/>
          <w:szCs w:val="20"/>
          <w:lang w:val="en-GB"/>
        </w:rPr>
      </w:pPr>
      <w:r w:rsidRPr="00CC0718">
        <w:rPr>
          <w:color w:val="000000" w:themeColor="text1"/>
          <w:sz w:val="20"/>
          <w:szCs w:val="20"/>
          <w:lang w:val="en-US"/>
        </w:rPr>
        <w:t>Yes, so the club has an executive board essentially, there's a director, her name is Sarah, she is essentially in charge of running most of the things, and then there is the advisor who is Justin, who is he's not in charge of running any of the stuff, but he's kind of there to assist from the like more WPI side. So, he's not involved in the club. He's more from the WPI administrative side. There is also an assistant to the director who works with Sarah to support her. Additionally, there are several other positions, such as a financial officer and a marketing officer, I believe that's the title. Then there's the food pantry team, which consists of three or four members. Essentially, the club is structured so that each main task is overseen by an executive board member responsible for it.</w:t>
      </w:r>
    </w:p>
    <w:p w:rsidRPr="00CC0718" w:rsidR="5D3ECCAC" w:rsidP="771DF2FE" w:rsidRDefault="5D3ECCAC" w14:paraId="0A42B714" w14:textId="1F47AF4D">
      <w:pPr>
        <w:jc w:val="both"/>
        <w:rPr>
          <w:color w:val="000000" w:themeColor="text1"/>
          <w:sz w:val="20"/>
          <w:szCs w:val="20"/>
          <w:lang w:val="en-GB"/>
        </w:rPr>
      </w:pPr>
    </w:p>
    <w:p w:rsidRPr="00CC0718" w:rsidR="5D3ECCAC" w:rsidP="771DF2FE" w:rsidRDefault="5DF78DBD" w14:paraId="28C17485" w14:textId="7FE0610A">
      <w:pPr>
        <w:rPr>
          <w:color w:val="000000" w:themeColor="text1"/>
          <w:sz w:val="20"/>
          <w:szCs w:val="20"/>
          <w:lang w:val="en-GB"/>
        </w:rPr>
      </w:pPr>
      <w:r w:rsidRPr="00CC0718">
        <w:rPr>
          <w:color w:val="000000" w:themeColor="text1"/>
          <w:sz w:val="20"/>
          <w:szCs w:val="20"/>
          <w:lang w:val="en-US"/>
        </w:rPr>
        <w:t>6:52 – I1</w:t>
      </w:r>
    </w:p>
    <w:p w:rsidRPr="00CC0718" w:rsidR="5D3ECCAC" w:rsidP="771DF2FE" w:rsidRDefault="5DF78DBD" w14:paraId="695E3817" w14:textId="6025FD84">
      <w:pPr>
        <w:jc w:val="both"/>
        <w:rPr>
          <w:color w:val="000000" w:themeColor="text1"/>
          <w:sz w:val="20"/>
          <w:szCs w:val="20"/>
          <w:lang w:val="en-GB"/>
        </w:rPr>
      </w:pPr>
      <w:r w:rsidRPr="00CC0718">
        <w:rPr>
          <w:color w:val="000000" w:themeColor="text1"/>
          <w:sz w:val="20"/>
          <w:szCs w:val="20"/>
          <w:lang w:val="en-US"/>
        </w:rPr>
        <w:t>Great. So, what are the types of activities you're focusing on?</w:t>
      </w:r>
    </w:p>
    <w:p w:rsidRPr="00CC0718" w:rsidR="5D3ECCAC" w:rsidP="771DF2FE" w:rsidRDefault="5D3ECCAC" w14:paraId="23269DA0" w14:textId="4E28CD73">
      <w:pPr>
        <w:jc w:val="both"/>
        <w:rPr>
          <w:color w:val="000000" w:themeColor="text1"/>
          <w:sz w:val="20"/>
          <w:szCs w:val="20"/>
          <w:lang w:val="en-GB"/>
        </w:rPr>
      </w:pPr>
    </w:p>
    <w:p w:rsidRPr="00CC0718" w:rsidR="5D3ECCAC" w:rsidP="771DF2FE" w:rsidRDefault="5DF78DBD" w14:paraId="2ECD6F58" w14:textId="02D06E98">
      <w:pPr>
        <w:rPr>
          <w:color w:val="000000" w:themeColor="text1"/>
          <w:sz w:val="20"/>
          <w:szCs w:val="20"/>
          <w:lang w:val="en-GB"/>
        </w:rPr>
      </w:pPr>
      <w:r w:rsidRPr="00CC0718">
        <w:rPr>
          <w:color w:val="000000" w:themeColor="text1"/>
          <w:sz w:val="20"/>
          <w:szCs w:val="20"/>
          <w:lang w:val="en-US"/>
        </w:rPr>
        <w:t>7:01 – P4</w:t>
      </w:r>
    </w:p>
    <w:p w:rsidRPr="00CC0718" w:rsidR="5D3ECCAC" w:rsidP="771DF2FE" w:rsidRDefault="5DF78DBD" w14:paraId="5CD8F20F" w14:textId="6B13BE53">
      <w:pPr>
        <w:rPr>
          <w:color w:val="000000" w:themeColor="text1"/>
          <w:sz w:val="20"/>
          <w:szCs w:val="20"/>
          <w:lang w:val="en-GB"/>
        </w:rPr>
      </w:pPr>
      <w:proofErr w:type="gramStart"/>
      <w:r w:rsidRPr="00CC0718">
        <w:rPr>
          <w:color w:val="000000" w:themeColor="text1"/>
          <w:sz w:val="20"/>
          <w:szCs w:val="20"/>
          <w:lang w:val="en-US"/>
        </w:rPr>
        <w:t>So</w:t>
      </w:r>
      <w:proofErr w:type="gramEnd"/>
      <w:r w:rsidRPr="00CC0718">
        <w:rPr>
          <w:color w:val="000000" w:themeColor="text1"/>
          <w:sz w:val="20"/>
          <w:szCs w:val="20"/>
          <w:lang w:val="en-US"/>
        </w:rPr>
        <w:t xml:space="preserve"> does the club mainly focus on general body meetings, or do you mean there are other activities as well?</w:t>
      </w:r>
    </w:p>
    <w:p w:rsidRPr="00CC0718" w:rsidR="5D3ECCAC" w:rsidP="771DF2FE" w:rsidRDefault="5DF78DBD" w14:paraId="77DCB489" w14:textId="09B38D98">
      <w:pPr>
        <w:rPr>
          <w:color w:val="000000" w:themeColor="text1"/>
          <w:sz w:val="20"/>
          <w:szCs w:val="20"/>
          <w:lang w:val="en-GB"/>
        </w:rPr>
      </w:pPr>
      <w:r w:rsidRPr="00CC0718">
        <w:rPr>
          <w:color w:val="000000" w:themeColor="text1"/>
          <w:sz w:val="20"/>
          <w:szCs w:val="20"/>
          <w:lang w:val="en-US"/>
        </w:rPr>
        <w:t>7:09 – I1</w:t>
      </w:r>
    </w:p>
    <w:p w:rsidRPr="00CC0718" w:rsidR="5D3ECCAC" w:rsidP="771DF2FE" w:rsidRDefault="5DF78DBD" w14:paraId="7FF3C4AD" w14:textId="03E971EA">
      <w:pPr>
        <w:rPr>
          <w:color w:val="000000" w:themeColor="text1"/>
          <w:sz w:val="20"/>
          <w:szCs w:val="20"/>
          <w:lang w:val="en-GB"/>
        </w:rPr>
      </w:pPr>
      <w:r w:rsidRPr="00CC0718">
        <w:rPr>
          <w:color w:val="000000" w:themeColor="text1"/>
          <w:sz w:val="20"/>
          <w:szCs w:val="20"/>
          <w:lang w:val="en-US"/>
        </w:rPr>
        <w:t>Overall, what kind of activities do your clubs overall do and the food pantry and is there an activity?</w:t>
      </w:r>
    </w:p>
    <w:p w:rsidRPr="00CC0718" w:rsidR="5D3ECCAC" w:rsidP="771DF2FE" w:rsidRDefault="5D3ECCAC" w14:paraId="0B4C3ACD" w14:textId="401C2D23">
      <w:pPr>
        <w:jc w:val="both"/>
        <w:rPr>
          <w:color w:val="000000" w:themeColor="text1"/>
          <w:sz w:val="20"/>
          <w:szCs w:val="20"/>
          <w:lang w:val="en-GB"/>
        </w:rPr>
      </w:pPr>
    </w:p>
    <w:p w:rsidRPr="00CC0718" w:rsidR="5D3ECCAC" w:rsidP="771DF2FE" w:rsidRDefault="5DF78DBD" w14:paraId="2956C747" w14:textId="0CD53B35">
      <w:pPr>
        <w:rPr>
          <w:color w:val="000000" w:themeColor="text1"/>
          <w:sz w:val="20"/>
          <w:szCs w:val="20"/>
          <w:lang w:val="en-GB"/>
        </w:rPr>
      </w:pPr>
      <w:r w:rsidRPr="00CC0718">
        <w:rPr>
          <w:color w:val="000000" w:themeColor="text1"/>
          <w:sz w:val="20"/>
          <w:szCs w:val="20"/>
          <w:lang w:val="en-US"/>
        </w:rPr>
        <w:t>7:20 – P4</w:t>
      </w:r>
    </w:p>
    <w:p w:rsidRPr="00CC0718" w:rsidR="5D3ECCAC" w:rsidP="771DF2FE" w:rsidRDefault="5DF78DBD" w14:paraId="47E5796E" w14:textId="5DA5996D">
      <w:pPr>
        <w:rPr>
          <w:color w:val="000000" w:themeColor="text1"/>
          <w:sz w:val="20"/>
          <w:szCs w:val="20"/>
          <w:lang w:val="en-GB"/>
        </w:rPr>
      </w:pPr>
      <w:r w:rsidRPr="00CC0718">
        <w:rPr>
          <w:color w:val="000000" w:themeColor="text1"/>
          <w:sz w:val="20"/>
          <w:szCs w:val="20"/>
          <w:lang w:val="en-US"/>
        </w:rPr>
        <w:t>The food pantry is I guess not really an activity but it's the main goal. Well, it's one of the services that we provide, but in terms of activities, we have general body meetings, normally two or three times per term. And in those, we kind of bring people together from the general WPI community. It'll be a different theme every time, but the main goal of those activities is to spread awareness about food insecurity and how to assist NCQS students on campus.</w:t>
      </w:r>
    </w:p>
    <w:p w:rsidRPr="00CC0718" w:rsidR="5D3ECCAC" w:rsidP="771DF2FE" w:rsidRDefault="5D3ECCAC" w14:paraId="6273B3C4" w14:textId="6FC290C7">
      <w:pPr>
        <w:jc w:val="both"/>
        <w:rPr>
          <w:color w:val="000000" w:themeColor="text1"/>
          <w:sz w:val="20"/>
          <w:szCs w:val="20"/>
          <w:lang w:val="en-GB"/>
        </w:rPr>
      </w:pPr>
    </w:p>
    <w:p w:rsidRPr="00CC0718" w:rsidR="5D3ECCAC" w:rsidP="771DF2FE" w:rsidRDefault="5DF78DBD" w14:paraId="179BB0A2" w14:textId="523A2E2E">
      <w:pPr>
        <w:rPr>
          <w:color w:val="000000" w:themeColor="text1"/>
          <w:sz w:val="20"/>
          <w:szCs w:val="20"/>
          <w:lang w:val="en-GB"/>
        </w:rPr>
      </w:pPr>
      <w:r w:rsidRPr="00CC0718">
        <w:rPr>
          <w:color w:val="000000" w:themeColor="text1"/>
          <w:sz w:val="20"/>
          <w:szCs w:val="20"/>
          <w:lang w:val="en-US"/>
        </w:rPr>
        <w:t>7:56 – I1</w:t>
      </w:r>
    </w:p>
    <w:p w:rsidRPr="00CC0718" w:rsidR="5D3ECCAC" w:rsidP="771DF2FE" w:rsidRDefault="5DF78DBD" w14:paraId="14DF2B80" w14:textId="6939DFAE">
      <w:pPr>
        <w:rPr>
          <w:color w:val="000000" w:themeColor="text1"/>
          <w:sz w:val="20"/>
          <w:szCs w:val="20"/>
          <w:lang w:val="en-GB"/>
        </w:rPr>
      </w:pPr>
      <w:r w:rsidRPr="00CC0718">
        <w:rPr>
          <w:color w:val="000000" w:themeColor="text1"/>
          <w:sz w:val="20"/>
          <w:szCs w:val="20"/>
          <w:lang w:val="en-US"/>
        </w:rPr>
        <w:t>Great. Have you already mentioned the specific tasks that you are undertaking in your club? What are the specific tasks that you are kind of doing right now?</w:t>
      </w:r>
    </w:p>
    <w:p w:rsidRPr="00CC0718" w:rsidR="5D3ECCAC" w:rsidP="771DF2FE" w:rsidRDefault="5D3ECCAC" w14:paraId="4C1CB30F" w14:textId="0213218B">
      <w:pPr>
        <w:jc w:val="both"/>
        <w:rPr>
          <w:color w:val="000000" w:themeColor="text1"/>
          <w:sz w:val="20"/>
          <w:szCs w:val="20"/>
          <w:lang w:val="en-GB"/>
        </w:rPr>
      </w:pPr>
    </w:p>
    <w:p w:rsidRPr="00CC0718" w:rsidR="5D3ECCAC" w:rsidP="771DF2FE" w:rsidRDefault="5DF78DBD" w14:paraId="579DACFE" w14:textId="0DC8AC77">
      <w:pPr>
        <w:rPr>
          <w:color w:val="000000" w:themeColor="text1"/>
          <w:sz w:val="20"/>
          <w:szCs w:val="20"/>
          <w:lang w:val="en-GB"/>
        </w:rPr>
      </w:pPr>
      <w:r w:rsidRPr="00CC0718">
        <w:rPr>
          <w:color w:val="000000" w:themeColor="text1"/>
          <w:sz w:val="20"/>
          <w:szCs w:val="20"/>
          <w:lang w:val="en-US"/>
        </w:rPr>
        <w:t>8:16 – P4</w:t>
      </w:r>
    </w:p>
    <w:p w:rsidRPr="00CC0718" w:rsidR="5D3ECCAC" w:rsidP="771DF2FE" w:rsidRDefault="5DF78DBD" w14:paraId="50B9A59D" w14:textId="08B94B43">
      <w:pPr>
        <w:rPr>
          <w:color w:val="000000" w:themeColor="text1"/>
          <w:sz w:val="20"/>
          <w:szCs w:val="20"/>
          <w:lang w:val="en-GB"/>
        </w:rPr>
      </w:pPr>
      <w:r w:rsidRPr="00CC0718">
        <w:rPr>
          <w:color w:val="000000" w:themeColor="text1"/>
          <w:sz w:val="20"/>
          <w:szCs w:val="20"/>
          <w:lang w:val="en-US"/>
        </w:rPr>
        <w:t>Do you mean with regards to the food pantry?</w:t>
      </w:r>
    </w:p>
    <w:p w:rsidRPr="00CC0718" w:rsidR="5D3ECCAC" w:rsidP="771DF2FE" w:rsidRDefault="5D3ECCAC" w14:paraId="0652AB45" w14:textId="4ABDB031">
      <w:pPr>
        <w:jc w:val="both"/>
        <w:rPr>
          <w:color w:val="000000" w:themeColor="text1"/>
          <w:sz w:val="20"/>
          <w:szCs w:val="20"/>
          <w:lang w:val="en-US"/>
        </w:rPr>
      </w:pPr>
    </w:p>
    <w:p w:rsidRPr="00CC0718" w:rsidR="5D3ECCAC" w:rsidP="771DF2FE" w:rsidRDefault="5DF78DBD" w14:paraId="005BBED2" w14:textId="62107C52">
      <w:pPr>
        <w:rPr>
          <w:color w:val="000000" w:themeColor="text1"/>
          <w:sz w:val="20"/>
          <w:szCs w:val="20"/>
          <w:lang w:val="en-GB"/>
        </w:rPr>
      </w:pPr>
      <w:r w:rsidRPr="00CC0718">
        <w:rPr>
          <w:color w:val="000000" w:themeColor="text1"/>
          <w:sz w:val="20"/>
          <w:szCs w:val="20"/>
          <w:lang w:val="en-US"/>
        </w:rPr>
        <w:t>8:19 – I1</w:t>
      </w:r>
    </w:p>
    <w:p w:rsidRPr="00CC0718" w:rsidR="5D3ECCAC" w:rsidP="771DF2FE" w:rsidRDefault="5DF78DBD" w14:paraId="7345EFA8" w14:textId="49F140AA">
      <w:pPr>
        <w:rPr>
          <w:color w:val="000000" w:themeColor="text1"/>
          <w:sz w:val="20"/>
          <w:szCs w:val="20"/>
          <w:lang w:val="en-GB"/>
        </w:rPr>
      </w:pPr>
      <w:r w:rsidRPr="00CC0718">
        <w:rPr>
          <w:color w:val="000000" w:themeColor="text1"/>
          <w:sz w:val="20"/>
          <w:szCs w:val="20"/>
          <w:lang w:val="en-US"/>
        </w:rPr>
        <w:t xml:space="preserve">Yeah, regards to overall activities in the </w:t>
      </w:r>
      <w:proofErr w:type="gramStart"/>
      <w:r w:rsidRPr="00CC0718">
        <w:rPr>
          <w:color w:val="000000" w:themeColor="text1"/>
          <w:sz w:val="20"/>
          <w:szCs w:val="20"/>
          <w:lang w:val="en-US"/>
        </w:rPr>
        <w:t>club?</w:t>
      </w:r>
      <w:proofErr w:type="gramEnd"/>
    </w:p>
    <w:p w:rsidRPr="00CC0718" w:rsidR="5D3ECCAC" w:rsidP="771DF2FE" w:rsidRDefault="5D3ECCAC" w14:paraId="3F4C7147" w14:textId="5EB9271B">
      <w:pPr>
        <w:jc w:val="both"/>
        <w:rPr>
          <w:color w:val="000000" w:themeColor="text1"/>
          <w:sz w:val="20"/>
          <w:szCs w:val="20"/>
          <w:lang w:val="en-GB"/>
        </w:rPr>
      </w:pPr>
    </w:p>
    <w:p w:rsidRPr="00CC0718" w:rsidR="5D3ECCAC" w:rsidP="771DF2FE" w:rsidRDefault="5DF78DBD" w14:paraId="4BB862DE" w14:textId="0500DAFF">
      <w:pPr>
        <w:rPr>
          <w:color w:val="000000" w:themeColor="text1"/>
          <w:sz w:val="20"/>
          <w:szCs w:val="20"/>
          <w:lang w:val="en-GB"/>
        </w:rPr>
      </w:pPr>
      <w:r w:rsidRPr="00CC0718">
        <w:rPr>
          <w:color w:val="000000" w:themeColor="text1"/>
          <w:sz w:val="20"/>
          <w:szCs w:val="20"/>
          <w:lang w:val="en-US"/>
        </w:rPr>
        <w:t>8:24 – P4</w:t>
      </w:r>
    </w:p>
    <w:p w:rsidRPr="00CC0718" w:rsidR="5D3ECCAC" w:rsidP="771DF2FE" w:rsidRDefault="5DF78DBD" w14:paraId="51FE52A5" w14:textId="4727CF45">
      <w:pPr>
        <w:rPr>
          <w:color w:val="000000" w:themeColor="text1"/>
          <w:sz w:val="20"/>
          <w:szCs w:val="20"/>
          <w:lang w:val="en-GB"/>
        </w:rPr>
      </w:pPr>
      <w:r w:rsidRPr="00CC0718">
        <w:rPr>
          <w:color w:val="000000" w:themeColor="text1"/>
          <w:sz w:val="20"/>
          <w:szCs w:val="20"/>
          <w:lang w:val="en-US"/>
        </w:rPr>
        <w:t>Me or the whole club as a group?</w:t>
      </w:r>
    </w:p>
    <w:p w:rsidRPr="00CC0718" w:rsidR="5D3ECCAC" w:rsidP="771DF2FE" w:rsidRDefault="5D3ECCAC" w14:paraId="3C74FA71" w14:textId="219D0F78">
      <w:pPr>
        <w:jc w:val="both"/>
        <w:rPr>
          <w:color w:val="000000" w:themeColor="text1"/>
          <w:sz w:val="20"/>
          <w:szCs w:val="20"/>
          <w:lang w:val="en-GB"/>
        </w:rPr>
      </w:pPr>
    </w:p>
    <w:p w:rsidRPr="00CC0718" w:rsidR="5D3ECCAC" w:rsidP="771DF2FE" w:rsidRDefault="5DF78DBD" w14:paraId="1035662F" w14:textId="1656EB9C">
      <w:pPr>
        <w:rPr>
          <w:color w:val="000000" w:themeColor="text1"/>
          <w:sz w:val="20"/>
          <w:szCs w:val="20"/>
          <w:lang w:val="en-GB"/>
        </w:rPr>
      </w:pPr>
      <w:r w:rsidRPr="00CC0718">
        <w:rPr>
          <w:color w:val="000000" w:themeColor="text1"/>
          <w:sz w:val="20"/>
          <w:szCs w:val="20"/>
          <w:lang w:val="en-US"/>
        </w:rPr>
        <w:t>8:27 – I1</w:t>
      </w:r>
    </w:p>
    <w:p w:rsidRPr="00CC0718" w:rsidR="5D3ECCAC" w:rsidP="771DF2FE" w:rsidRDefault="5DF78DBD" w14:paraId="350E023C" w14:textId="0621131B">
      <w:pPr>
        <w:jc w:val="both"/>
        <w:rPr>
          <w:color w:val="000000" w:themeColor="text1"/>
          <w:sz w:val="20"/>
          <w:szCs w:val="20"/>
          <w:lang w:val="en-GB"/>
        </w:rPr>
      </w:pPr>
      <w:r w:rsidRPr="00CC0718">
        <w:rPr>
          <w:color w:val="000000" w:themeColor="text1"/>
          <w:sz w:val="20"/>
          <w:szCs w:val="20"/>
          <w:lang w:val="en-US"/>
        </w:rPr>
        <w:t>You.</w:t>
      </w:r>
    </w:p>
    <w:p w:rsidRPr="00CC0718" w:rsidR="5D3ECCAC" w:rsidP="771DF2FE" w:rsidRDefault="5D3ECCAC" w14:paraId="43AAE765" w14:textId="51E5D89B">
      <w:pPr>
        <w:jc w:val="both"/>
        <w:rPr>
          <w:color w:val="000000" w:themeColor="text1"/>
          <w:sz w:val="20"/>
          <w:szCs w:val="20"/>
          <w:lang w:val="en-GB"/>
        </w:rPr>
      </w:pPr>
    </w:p>
    <w:p w:rsidRPr="00CC0718" w:rsidR="00ED2087" w:rsidP="771DF2FE" w:rsidRDefault="00ED2087" w14:paraId="05DDF7BC" w14:textId="77777777">
      <w:pPr>
        <w:rPr>
          <w:color w:val="000000" w:themeColor="text1"/>
          <w:sz w:val="20"/>
          <w:szCs w:val="20"/>
          <w:lang w:val="en-US"/>
        </w:rPr>
      </w:pPr>
    </w:p>
    <w:p w:rsidRPr="00CC0718" w:rsidR="5D3ECCAC" w:rsidP="771DF2FE" w:rsidRDefault="5DF78DBD" w14:paraId="63798A70" w14:textId="26076C99">
      <w:pPr>
        <w:rPr>
          <w:color w:val="000000" w:themeColor="text1"/>
          <w:sz w:val="20"/>
          <w:szCs w:val="20"/>
          <w:lang w:val="en-GB"/>
        </w:rPr>
      </w:pPr>
      <w:r w:rsidRPr="00CC0718">
        <w:rPr>
          <w:color w:val="000000" w:themeColor="text1"/>
          <w:sz w:val="20"/>
          <w:szCs w:val="20"/>
          <w:lang w:val="en-US"/>
        </w:rPr>
        <w:t>8:29 – P4</w:t>
      </w:r>
    </w:p>
    <w:p w:rsidRPr="00CC0718" w:rsidR="5D3ECCAC" w:rsidP="771DF2FE" w:rsidRDefault="5DF78DBD" w14:paraId="04C8220C" w14:textId="0CDD48FC">
      <w:pPr>
        <w:rPr>
          <w:color w:val="000000" w:themeColor="text1"/>
          <w:sz w:val="20"/>
          <w:szCs w:val="20"/>
          <w:lang w:val="en-GB"/>
        </w:rPr>
      </w:pPr>
      <w:r w:rsidRPr="00CC0718">
        <w:rPr>
          <w:color w:val="000000" w:themeColor="text1"/>
          <w:sz w:val="20"/>
          <w:szCs w:val="20"/>
          <w:lang w:val="en-US"/>
        </w:rPr>
        <w:t xml:space="preserve">Oh, my responsibilities are to like, lead the food pantry team. So, I hold the meetings, I set goals and tasks for the team. Essentially, it's just ensuring that the food pantry is clean restocking it, which means doing fine requests for whatever we want to restock the food pantry with and ensuring that those resources are then brought over to WPI. And then, yeah, just </w:t>
      </w:r>
      <w:r w:rsidRPr="00CC0718">
        <w:rPr>
          <w:color w:val="000000" w:themeColor="text1"/>
          <w:sz w:val="20"/>
          <w:szCs w:val="20"/>
          <w:lang w:val="en-US"/>
        </w:rPr>
        <w:lastRenderedPageBreak/>
        <w:t>giving the information back to the general executive team so that they can give comments, and feedback, and assist them with whatever they need.</w:t>
      </w:r>
    </w:p>
    <w:p w:rsidRPr="00CC0718" w:rsidR="5D3ECCAC" w:rsidP="771DF2FE" w:rsidRDefault="5D3ECCAC" w14:paraId="7138CEB3" w14:textId="0CFFE483">
      <w:pPr>
        <w:jc w:val="both"/>
        <w:rPr>
          <w:color w:val="000000" w:themeColor="text1"/>
          <w:sz w:val="20"/>
          <w:szCs w:val="20"/>
          <w:lang w:val="en-GB"/>
        </w:rPr>
      </w:pPr>
    </w:p>
    <w:p w:rsidRPr="00CC0718" w:rsidR="5D3ECCAC" w:rsidP="771DF2FE" w:rsidRDefault="5DF78DBD" w14:paraId="692798DF" w14:textId="33C8FFB9">
      <w:pPr>
        <w:rPr>
          <w:color w:val="000000" w:themeColor="text1"/>
          <w:sz w:val="20"/>
          <w:szCs w:val="20"/>
          <w:lang w:val="en-GB"/>
        </w:rPr>
      </w:pPr>
      <w:r w:rsidRPr="00CC0718">
        <w:rPr>
          <w:color w:val="000000" w:themeColor="text1"/>
          <w:sz w:val="20"/>
          <w:szCs w:val="20"/>
          <w:lang w:val="en-US"/>
        </w:rPr>
        <w:t>9:08 – I1</w:t>
      </w:r>
    </w:p>
    <w:p w:rsidRPr="00CC0718" w:rsidR="5D3ECCAC" w:rsidP="771DF2FE" w:rsidRDefault="5DF78DBD" w14:paraId="71FC8633" w14:textId="2737AD59">
      <w:pPr>
        <w:jc w:val="both"/>
        <w:rPr>
          <w:color w:val="000000" w:themeColor="text1"/>
          <w:sz w:val="20"/>
          <w:szCs w:val="20"/>
          <w:lang w:val="en-GB"/>
        </w:rPr>
      </w:pPr>
      <w:r w:rsidRPr="00CC0718">
        <w:rPr>
          <w:color w:val="000000" w:themeColor="text1"/>
          <w:sz w:val="20"/>
          <w:szCs w:val="20"/>
          <w:lang w:val="en-US"/>
        </w:rPr>
        <w:t>Great.</w:t>
      </w:r>
    </w:p>
    <w:p w:rsidRPr="00CC0718" w:rsidR="5D3ECCAC" w:rsidP="771DF2FE" w:rsidRDefault="5D3ECCAC" w14:paraId="2FB98D23" w14:textId="6A295DA1">
      <w:pPr>
        <w:jc w:val="both"/>
        <w:rPr>
          <w:color w:val="000000" w:themeColor="text1"/>
          <w:sz w:val="20"/>
          <w:szCs w:val="20"/>
          <w:lang w:val="en-GB"/>
        </w:rPr>
      </w:pPr>
    </w:p>
    <w:p w:rsidRPr="00CC0718" w:rsidR="5D3ECCAC" w:rsidP="771DF2FE" w:rsidRDefault="5DF78DBD" w14:paraId="70C8EB41" w14:textId="6847DC90">
      <w:pPr>
        <w:jc w:val="both"/>
        <w:rPr>
          <w:color w:val="000000" w:themeColor="text1"/>
          <w:sz w:val="20"/>
          <w:szCs w:val="20"/>
          <w:lang w:val="en-GB"/>
        </w:rPr>
      </w:pPr>
      <w:r w:rsidRPr="00CC0718">
        <w:rPr>
          <w:color w:val="000000" w:themeColor="text1"/>
          <w:sz w:val="20"/>
          <w:szCs w:val="20"/>
          <w:lang w:val="en-US"/>
        </w:rPr>
        <w:t>9:11 – I1</w:t>
      </w:r>
    </w:p>
    <w:p w:rsidRPr="00CC0718" w:rsidR="5D3ECCAC" w:rsidP="771DF2FE" w:rsidRDefault="5DF78DBD" w14:paraId="4580C3D0" w14:textId="5FCA4A4E">
      <w:pPr>
        <w:rPr>
          <w:color w:val="000000" w:themeColor="text1"/>
          <w:sz w:val="20"/>
          <w:szCs w:val="20"/>
          <w:lang w:val="en-GB"/>
        </w:rPr>
      </w:pPr>
      <w:r w:rsidRPr="00CC0718">
        <w:rPr>
          <w:color w:val="000000" w:themeColor="text1"/>
          <w:sz w:val="20"/>
          <w:szCs w:val="20"/>
          <w:lang w:val="en-US"/>
        </w:rPr>
        <w:t>What role does the marketing and communication team play in accomplishing these tasks or goals in your club?</w:t>
      </w:r>
    </w:p>
    <w:p w:rsidRPr="00CC0718" w:rsidR="5D3ECCAC" w:rsidP="771DF2FE" w:rsidRDefault="5D3ECCAC" w14:paraId="516C2B81" w14:textId="060B6B16">
      <w:pPr>
        <w:jc w:val="both"/>
        <w:rPr>
          <w:color w:val="000000" w:themeColor="text1"/>
          <w:sz w:val="20"/>
          <w:szCs w:val="20"/>
          <w:lang w:val="en-GB"/>
        </w:rPr>
      </w:pPr>
    </w:p>
    <w:p w:rsidRPr="00CC0718" w:rsidR="5D3ECCAC" w:rsidP="771DF2FE" w:rsidRDefault="5DF78DBD" w14:paraId="777A0717" w14:textId="517A0639">
      <w:pPr>
        <w:rPr>
          <w:color w:val="000000" w:themeColor="text1"/>
          <w:sz w:val="20"/>
          <w:szCs w:val="20"/>
          <w:lang w:val="en-GB"/>
        </w:rPr>
      </w:pPr>
      <w:r w:rsidRPr="00CC0718">
        <w:rPr>
          <w:color w:val="000000" w:themeColor="text1"/>
          <w:sz w:val="20"/>
          <w:szCs w:val="20"/>
          <w:lang w:val="en-US"/>
        </w:rPr>
        <w:t>9:23 – P4</w:t>
      </w:r>
    </w:p>
    <w:p w:rsidRPr="00CC0718" w:rsidR="5D3ECCAC" w:rsidP="771DF2FE" w:rsidRDefault="5DF78DBD" w14:paraId="4EDBDF33" w14:textId="0F83CADD">
      <w:pPr>
        <w:rPr>
          <w:color w:val="000000" w:themeColor="text1"/>
          <w:sz w:val="20"/>
          <w:szCs w:val="20"/>
          <w:lang w:val="en-GB"/>
        </w:rPr>
      </w:pPr>
      <w:r w:rsidRPr="00CC0718">
        <w:rPr>
          <w:color w:val="000000" w:themeColor="text1"/>
          <w:sz w:val="20"/>
          <w:szCs w:val="20"/>
          <w:lang w:val="en-US"/>
        </w:rPr>
        <w:t>I think a marketing team has several goals that they're trying to achieve. One would be merchandise for the club, to kind of have people wearing merchandise to spread awareness for the club. The other is just sending general emails to the students to raise awareness of the club.</w:t>
      </w:r>
    </w:p>
    <w:p w:rsidRPr="00CC0718" w:rsidR="5D3ECCAC" w:rsidP="771DF2FE" w:rsidRDefault="5D3ECCAC" w14:paraId="19E35C4C" w14:textId="17FACA84">
      <w:pPr>
        <w:jc w:val="both"/>
        <w:rPr>
          <w:color w:val="000000" w:themeColor="text1"/>
          <w:sz w:val="20"/>
          <w:szCs w:val="20"/>
          <w:lang w:val="en-GB"/>
        </w:rPr>
      </w:pPr>
    </w:p>
    <w:p w:rsidRPr="00CC0718" w:rsidR="5D3ECCAC" w:rsidP="771DF2FE" w:rsidRDefault="5DF78DBD" w14:paraId="0C010C78" w14:textId="268E992D">
      <w:pPr>
        <w:rPr>
          <w:color w:val="000000" w:themeColor="text1"/>
          <w:sz w:val="20"/>
          <w:szCs w:val="20"/>
          <w:lang w:val="en-GB"/>
        </w:rPr>
      </w:pPr>
      <w:r w:rsidRPr="00CC0718">
        <w:rPr>
          <w:color w:val="000000" w:themeColor="text1"/>
          <w:sz w:val="20"/>
          <w:szCs w:val="20"/>
          <w:lang w:val="en-US"/>
        </w:rPr>
        <w:t>9:45 – P4</w:t>
      </w:r>
    </w:p>
    <w:p w:rsidRPr="00CC0718" w:rsidR="5D3ECCAC" w:rsidP="771DF2FE" w:rsidRDefault="5DF78DBD" w14:paraId="54827164" w14:textId="5629E406">
      <w:pPr>
        <w:rPr>
          <w:color w:val="000000" w:themeColor="text1"/>
          <w:sz w:val="20"/>
          <w:szCs w:val="20"/>
          <w:lang w:val="en-GB"/>
        </w:rPr>
      </w:pPr>
      <w:r w:rsidRPr="00CC0718">
        <w:rPr>
          <w:color w:val="000000" w:themeColor="text1"/>
          <w:sz w:val="20"/>
          <w:szCs w:val="20"/>
          <w:lang w:val="en-US"/>
        </w:rPr>
        <w:t>The third thing, let me just think.</w:t>
      </w:r>
    </w:p>
    <w:p w:rsidRPr="00CC0718" w:rsidR="5D3ECCAC" w:rsidP="771DF2FE" w:rsidRDefault="5D3ECCAC" w14:paraId="30FE0CDF" w14:textId="64B14C95">
      <w:pPr>
        <w:jc w:val="both"/>
        <w:rPr>
          <w:color w:val="000000" w:themeColor="text1"/>
          <w:sz w:val="20"/>
          <w:szCs w:val="20"/>
          <w:lang w:val="en-GB"/>
        </w:rPr>
      </w:pPr>
    </w:p>
    <w:p w:rsidRPr="00CC0718" w:rsidR="5D3ECCAC" w:rsidP="771DF2FE" w:rsidRDefault="5DF78DBD" w14:paraId="183E6352" w14:textId="48C861B5">
      <w:pPr>
        <w:rPr>
          <w:color w:val="000000" w:themeColor="text1"/>
          <w:sz w:val="20"/>
          <w:szCs w:val="20"/>
          <w:lang w:val="en-GB"/>
        </w:rPr>
      </w:pPr>
      <w:r w:rsidRPr="00CC0718">
        <w:rPr>
          <w:color w:val="000000" w:themeColor="text1"/>
          <w:sz w:val="20"/>
          <w:szCs w:val="20"/>
          <w:lang w:val="en-US"/>
        </w:rPr>
        <w:t>9:51 – P4</w:t>
      </w:r>
    </w:p>
    <w:p w:rsidRPr="00CC0718" w:rsidR="5D3ECCAC" w:rsidP="771DF2FE" w:rsidRDefault="5DF78DBD" w14:paraId="30ED01EF" w14:textId="4E307C72">
      <w:pPr>
        <w:rPr>
          <w:color w:val="000000" w:themeColor="text1"/>
          <w:sz w:val="20"/>
          <w:szCs w:val="20"/>
          <w:lang w:val="en-GB"/>
        </w:rPr>
      </w:pPr>
      <w:r w:rsidRPr="00CC0718">
        <w:rPr>
          <w:color w:val="000000" w:themeColor="text1"/>
          <w:sz w:val="20"/>
          <w:szCs w:val="20"/>
          <w:lang w:val="en-US"/>
        </w:rPr>
        <w:t xml:space="preserve">Can you repeat the question, please? </w:t>
      </w:r>
    </w:p>
    <w:p w:rsidRPr="00CC0718" w:rsidR="5D3ECCAC" w:rsidP="771DF2FE" w:rsidRDefault="5D3ECCAC" w14:paraId="369D8B07" w14:textId="2F9BA1BE">
      <w:pPr>
        <w:jc w:val="both"/>
        <w:rPr>
          <w:color w:val="000000" w:themeColor="text1"/>
          <w:sz w:val="20"/>
          <w:szCs w:val="20"/>
          <w:lang w:val="en-GB"/>
        </w:rPr>
      </w:pPr>
    </w:p>
    <w:p w:rsidRPr="00CC0718" w:rsidR="5D3ECCAC" w:rsidP="771DF2FE" w:rsidRDefault="5DF78DBD" w14:paraId="011CF801" w14:textId="2F7313CD">
      <w:pPr>
        <w:rPr>
          <w:color w:val="000000" w:themeColor="text1"/>
          <w:sz w:val="20"/>
          <w:szCs w:val="20"/>
          <w:lang w:val="en-GB"/>
        </w:rPr>
      </w:pPr>
      <w:r w:rsidRPr="00CC0718">
        <w:rPr>
          <w:color w:val="000000" w:themeColor="text1"/>
          <w:sz w:val="20"/>
          <w:szCs w:val="20"/>
          <w:lang w:val="en-US"/>
        </w:rPr>
        <w:t>9:52 – I1</w:t>
      </w:r>
    </w:p>
    <w:p w:rsidRPr="00CC0718" w:rsidR="5D3ECCAC" w:rsidP="771DF2FE" w:rsidRDefault="5DF78DBD" w14:paraId="6C5415D7" w14:textId="70B34D78">
      <w:pPr>
        <w:rPr>
          <w:color w:val="000000" w:themeColor="text1"/>
          <w:sz w:val="20"/>
          <w:szCs w:val="20"/>
          <w:lang w:val="en-GB"/>
        </w:rPr>
      </w:pPr>
      <w:r w:rsidRPr="00CC0718">
        <w:rPr>
          <w:color w:val="000000" w:themeColor="text1"/>
          <w:sz w:val="20"/>
          <w:szCs w:val="20"/>
          <w:lang w:val="en-US"/>
        </w:rPr>
        <w:t xml:space="preserve">Yes, so what role does the marketing and communications team play in accomplishing the goals of your club? </w:t>
      </w:r>
    </w:p>
    <w:p w:rsidRPr="00CC0718" w:rsidR="5D3ECCAC" w:rsidP="771DF2FE" w:rsidRDefault="5D3ECCAC" w14:paraId="5DF81686" w14:textId="53BB7F68">
      <w:pPr>
        <w:jc w:val="both"/>
        <w:rPr>
          <w:color w:val="000000" w:themeColor="text1"/>
          <w:sz w:val="20"/>
          <w:szCs w:val="20"/>
          <w:lang w:val="en-GB"/>
        </w:rPr>
      </w:pPr>
    </w:p>
    <w:p w:rsidRPr="00CC0718" w:rsidR="5D3ECCAC" w:rsidP="771DF2FE" w:rsidRDefault="5DF78DBD" w14:paraId="449E0026" w14:textId="06DD9813">
      <w:pPr>
        <w:jc w:val="both"/>
        <w:rPr>
          <w:color w:val="000000" w:themeColor="text1"/>
          <w:sz w:val="20"/>
          <w:szCs w:val="20"/>
          <w:lang w:val="en-GB"/>
        </w:rPr>
      </w:pPr>
      <w:r w:rsidRPr="00CC0718">
        <w:rPr>
          <w:color w:val="000000" w:themeColor="text1"/>
          <w:sz w:val="20"/>
          <w:szCs w:val="20"/>
          <w:lang w:val="en-US"/>
        </w:rPr>
        <w:t>10:05 – P4</w:t>
      </w:r>
    </w:p>
    <w:p w:rsidRPr="00CC0718" w:rsidR="5D3ECCAC" w:rsidP="00ED2087" w:rsidRDefault="5DF78DBD" w14:paraId="2D97B931" w14:textId="2F75AC15">
      <w:pPr>
        <w:rPr>
          <w:color w:val="000000" w:themeColor="text1"/>
          <w:sz w:val="20"/>
          <w:szCs w:val="20"/>
          <w:lang w:val="en-GB"/>
        </w:rPr>
      </w:pPr>
      <w:r w:rsidRPr="00CC0718">
        <w:rPr>
          <w:color w:val="000000" w:themeColor="text1"/>
          <w:sz w:val="20"/>
          <w:szCs w:val="20"/>
          <w:lang w:val="en-US"/>
        </w:rPr>
        <w:t xml:space="preserve">Oh yes, sorry, the rest of it. We have an Instagram page, so every time we have general body </w:t>
      </w:r>
      <w:proofErr w:type="gramStart"/>
      <w:r w:rsidRPr="00CC0718">
        <w:rPr>
          <w:color w:val="000000" w:themeColor="text1"/>
          <w:sz w:val="20"/>
          <w:szCs w:val="20"/>
          <w:lang w:val="en-US"/>
        </w:rPr>
        <w:t>meetings</w:t>
      </w:r>
      <w:proofErr w:type="gramEnd"/>
      <w:r w:rsidRPr="00CC0718">
        <w:rPr>
          <w:color w:val="000000" w:themeColor="text1"/>
          <w:sz w:val="20"/>
          <w:szCs w:val="20"/>
          <w:lang w:val="en-US"/>
        </w:rPr>
        <w:t xml:space="preserve"> or an event hosted by the club, we try to post about it, we try to post informative information about how to end food insecurity on campus, so those are some of the ways that the marketing team tries to advertise the club.</w:t>
      </w:r>
    </w:p>
    <w:p w:rsidRPr="00CC0718" w:rsidR="5D3ECCAC" w:rsidP="771DF2FE" w:rsidRDefault="5D3ECCAC" w14:paraId="5BC40E53" w14:textId="718C4D5C">
      <w:pPr>
        <w:jc w:val="both"/>
        <w:rPr>
          <w:color w:val="000000" w:themeColor="text1"/>
          <w:sz w:val="20"/>
          <w:szCs w:val="20"/>
          <w:lang w:val="en-US"/>
        </w:rPr>
      </w:pPr>
    </w:p>
    <w:p w:rsidRPr="00CC0718" w:rsidR="5D3ECCAC" w:rsidP="771DF2FE" w:rsidRDefault="5DF78DBD" w14:paraId="56557C51" w14:textId="5336D45D">
      <w:pPr>
        <w:rPr>
          <w:color w:val="000000" w:themeColor="text1"/>
          <w:sz w:val="20"/>
          <w:szCs w:val="20"/>
          <w:lang w:val="en-GB"/>
        </w:rPr>
      </w:pPr>
      <w:r w:rsidRPr="00CC0718">
        <w:rPr>
          <w:color w:val="000000" w:themeColor="text1"/>
          <w:sz w:val="20"/>
          <w:szCs w:val="20"/>
          <w:lang w:val="en-US"/>
        </w:rPr>
        <w:t>10:29 – I1</w:t>
      </w:r>
    </w:p>
    <w:p w:rsidRPr="00CC0718" w:rsidR="5D3ECCAC" w:rsidP="771DF2FE" w:rsidRDefault="5DF78DBD" w14:paraId="389037E8" w14:textId="77EEBC55">
      <w:pPr>
        <w:rPr>
          <w:color w:val="000000" w:themeColor="text1"/>
          <w:sz w:val="20"/>
          <w:szCs w:val="20"/>
          <w:lang w:val="en-GB"/>
        </w:rPr>
      </w:pPr>
      <w:r w:rsidRPr="00CC0718">
        <w:rPr>
          <w:color w:val="000000" w:themeColor="text1"/>
          <w:sz w:val="20"/>
          <w:szCs w:val="20"/>
          <w:lang w:val="en-US"/>
        </w:rPr>
        <w:t>Great, so the student club has specialized marketing skills and knowledge to help with these marketing activities?</w:t>
      </w:r>
    </w:p>
    <w:p w:rsidRPr="00CC0718" w:rsidR="5D3ECCAC" w:rsidP="771DF2FE" w:rsidRDefault="5D3ECCAC" w14:paraId="5702714B" w14:textId="56FF1B16">
      <w:pPr>
        <w:jc w:val="both"/>
        <w:rPr>
          <w:color w:val="000000" w:themeColor="text1"/>
          <w:sz w:val="20"/>
          <w:szCs w:val="20"/>
          <w:lang w:val="en-GB"/>
        </w:rPr>
      </w:pPr>
    </w:p>
    <w:p w:rsidRPr="00CC0718" w:rsidR="5D3ECCAC" w:rsidP="771DF2FE" w:rsidRDefault="5DF78DBD" w14:paraId="195FBF7D" w14:textId="752CEA42">
      <w:pPr>
        <w:rPr>
          <w:color w:val="000000" w:themeColor="text1"/>
          <w:sz w:val="20"/>
          <w:szCs w:val="20"/>
          <w:lang w:val="en-GB"/>
        </w:rPr>
      </w:pPr>
      <w:r w:rsidRPr="00CC0718">
        <w:rPr>
          <w:color w:val="000000" w:themeColor="text1"/>
          <w:sz w:val="20"/>
          <w:szCs w:val="20"/>
          <w:lang w:val="en-US"/>
        </w:rPr>
        <w:t>10:42 – P4</w:t>
      </w:r>
    </w:p>
    <w:p w:rsidRPr="00CC0718" w:rsidR="5D3ECCAC" w:rsidP="771DF2FE" w:rsidRDefault="5DF78DBD" w14:paraId="2A232169" w14:textId="3CD76F8E">
      <w:pPr>
        <w:rPr>
          <w:color w:val="000000" w:themeColor="text1"/>
          <w:sz w:val="20"/>
          <w:szCs w:val="20"/>
          <w:lang w:val="en-GB"/>
        </w:rPr>
      </w:pPr>
      <w:r w:rsidRPr="00CC0718">
        <w:rPr>
          <w:color w:val="000000" w:themeColor="text1"/>
          <w:sz w:val="20"/>
          <w:szCs w:val="20"/>
          <w:lang w:val="en-US"/>
        </w:rPr>
        <w:t>I'm not sure of the specialized knowledge of whoever's running the marketing side of things. I know that Sarah, who's the director, and the leader of our club, and some others have interviewed each member and tried to gauge their strengths to see what they would be best at. But I'm not sure of the background of every other member of the club. So, I can't, I can't answer this, unfortunately.</w:t>
      </w:r>
    </w:p>
    <w:p w:rsidRPr="00CC0718" w:rsidR="5D3ECCAC" w:rsidP="771DF2FE" w:rsidRDefault="5D3ECCAC" w14:paraId="440C4AC8" w14:textId="27AD3E6E">
      <w:pPr>
        <w:jc w:val="both"/>
        <w:rPr>
          <w:color w:val="000000" w:themeColor="text1"/>
          <w:sz w:val="20"/>
          <w:szCs w:val="20"/>
          <w:lang w:val="en-GB"/>
        </w:rPr>
      </w:pPr>
    </w:p>
    <w:p w:rsidRPr="00CC0718" w:rsidR="00ED2087" w:rsidP="771DF2FE" w:rsidRDefault="00ED2087" w14:paraId="45B2CD14" w14:textId="77777777">
      <w:pPr>
        <w:rPr>
          <w:color w:val="000000" w:themeColor="text1"/>
          <w:sz w:val="20"/>
          <w:szCs w:val="20"/>
          <w:lang w:val="en-US"/>
        </w:rPr>
      </w:pPr>
    </w:p>
    <w:p w:rsidRPr="00CC0718" w:rsidR="00ED2087" w:rsidP="771DF2FE" w:rsidRDefault="00ED2087" w14:paraId="777FAA95" w14:textId="77777777">
      <w:pPr>
        <w:rPr>
          <w:color w:val="000000" w:themeColor="text1"/>
          <w:sz w:val="20"/>
          <w:szCs w:val="20"/>
          <w:lang w:val="en-US"/>
        </w:rPr>
      </w:pPr>
    </w:p>
    <w:p w:rsidRPr="00CC0718" w:rsidR="5D3ECCAC" w:rsidP="771DF2FE" w:rsidRDefault="5DF78DBD" w14:paraId="6E33AC32" w14:textId="7772504E">
      <w:pPr>
        <w:rPr>
          <w:color w:val="000000" w:themeColor="text1"/>
          <w:sz w:val="20"/>
          <w:szCs w:val="20"/>
          <w:lang w:val="en-GB"/>
        </w:rPr>
      </w:pPr>
      <w:r w:rsidRPr="00CC0718">
        <w:rPr>
          <w:color w:val="000000" w:themeColor="text1"/>
          <w:sz w:val="20"/>
          <w:szCs w:val="20"/>
          <w:lang w:val="en-US"/>
        </w:rPr>
        <w:t>11:10 – I1</w:t>
      </w:r>
    </w:p>
    <w:p w:rsidRPr="00CC0718" w:rsidR="5D3ECCAC" w:rsidP="771DF2FE" w:rsidRDefault="5DF78DBD" w14:paraId="626BBEAC" w14:textId="3934AF42">
      <w:pPr>
        <w:rPr>
          <w:color w:val="000000" w:themeColor="text1"/>
          <w:sz w:val="20"/>
          <w:szCs w:val="20"/>
          <w:lang w:val="en-GB"/>
        </w:rPr>
      </w:pPr>
      <w:r w:rsidRPr="00CC0718">
        <w:rPr>
          <w:color w:val="000000" w:themeColor="text1"/>
          <w:sz w:val="20"/>
          <w:szCs w:val="20"/>
          <w:lang w:val="en-US"/>
        </w:rPr>
        <w:t>Don't worry. So, do you think your club needs some marketing support or service that can help you accomplish a task that you mentioned earlier?</w:t>
      </w:r>
    </w:p>
    <w:p w:rsidRPr="00CC0718" w:rsidR="5D3ECCAC" w:rsidP="771DF2FE" w:rsidRDefault="5D3ECCAC" w14:paraId="336614AE" w14:textId="20A7536B">
      <w:pPr>
        <w:jc w:val="both"/>
        <w:rPr>
          <w:color w:val="000000" w:themeColor="text1"/>
          <w:sz w:val="20"/>
          <w:szCs w:val="20"/>
          <w:lang w:val="en-GB"/>
        </w:rPr>
      </w:pPr>
    </w:p>
    <w:p w:rsidRPr="00CC0718" w:rsidR="5D3ECCAC" w:rsidP="771DF2FE" w:rsidRDefault="5DF78DBD" w14:paraId="4CDE8D7D" w14:textId="000EF55C">
      <w:pPr>
        <w:rPr>
          <w:color w:val="000000" w:themeColor="text1"/>
          <w:sz w:val="20"/>
          <w:szCs w:val="20"/>
          <w:lang w:val="en-GB"/>
        </w:rPr>
      </w:pPr>
      <w:r w:rsidRPr="00CC0718">
        <w:rPr>
          <w:color w:val="000000" w:themeColor="text1"/>
          <w:sz w:val="20"/>
          <w:szCs w:val="20"/>
          <w:lang w:val="en-US"/>
        </w:rPr>
        <w:t>11:20 – P4</w:t>
      </w:r>
    </w:p>
    <w:p w:rsidRPr="00CC0718" w:rsidR="5D3ECCAC" w:rsidP="771DF2FE" w:rsidRDefault="5DF78DBD" w14:paraId="66FA23F4" w14:textId="6F3DCF31">
      <w:pPr>
        <w:rPr>
          <w:color w:val="000000" w:themeColor="text1"/>
          <w:sz w:val="20"/>
          <w:szCs w:val="20"/>
          <w:lang w:val="en-GB"/>
        </w:rPr>
      </w:pPr>
      <w:r w:rsidRPr="00CC0718">
        <w:rPr>
          <w:color w:val="000000" w:themeColor="text1"/>
          <w:sz w:val="20"/>
          <w:szCs w:val="20"/>
          <w:lang w:val="en-US"/>
        </w:rPr>
        <w:t xml:space="preserve">I think having, um, some kind of external support, would be of assistance. Someone with like expert, expert knowledge on how to market might be helpful, but, um, Yeah, it's challenging because our club goal is obviously to end food insecurity on campus, and sometimes students are not particularly open when it comes to expressing that they are struggling with </w:t>
      </w:r>
      <w:r w:rsidRPr="00CC0718">
        <w:rPr>
          <w:color w:val="000000" w:themeColor="text1"/>
          <w:sz w:val="20"/>
          <w:szCs w:val="20"/>
          <w:lang w:val="en-US"/>
        </w:rPr>
        <w:lastRenderedPageBreak/>
        <w:t>food insecurity. So, it's just a tricky topic to market about. That's why I'm not sure how one would go about that. But yeah, I'm sure I would be of assistance.</w:t>
      </w:r>
    </w:p>
    <w:p w:rsidRPr="00CC0718" w:rsidR="5D3ECCAC" w:rsidP="771DF2FE" w:rsidRDefault="5D3ECCAC" w14:paraId="2A6DB88A" w14:textId="3D865C8E">
      <w:pPr>
        <w:jc w:val="both"/>
        <w:rPr>
          <w:color w:val="000000" w:themeColor="text1"/>
          <w:sz w:val="20"/>
          <w:szCs w:val="20"/>
          <w:lang w:val="en-GB"/>
        </w:rPr>
      </w:pPr>
    </w:p>
    <w:p w:rsidRPr="00CC0718" w:rsidR="5D3ECCAC" w:rsidP="771DF2FE" w:rsidRDefault="5DF78DBD" w14:paraId="39157CBD" w14:textId="1DC75675">
      <w:pPr>
        <w:rPr>
          <w:color w:val="000000" w:themeColor="text1"/>
          <w:sz w:val="20"/>
          <w:szCs w:val="20"/>
          <w:lang w:val="en-GB"/>
        </w:rPr>
      </w:pPr>
      <w:r w:rsidRPr="00CC0718">
        <w:rPr>
          <w:color w:val="000000" w:themeColor="text1"/>
          <w:sz w:val="20"/>
          <w:szCs w:val="20"/>
          <w:lang w:val="en-US"/>
        </w:rPr>
        <w:t>12:08 – I1</w:t>
      </w:r>
    </w:p>
    <w:p w:rsidRPr="00CC0718" w:rsidR="5D3ECCAC" w:rsidP="771DF2FE" w:rsidRDefault="5DF78DBD" w14:paraId="25F031B0" w14:textId="0A8B32D1">
      <w:pPr>
        <w:rPr>
          <w:color w:val="000000" w:themeColor="text1"/>
          <w:sz w:val="20"/>
          <w:szCs w:val="20"/>
          <w:lang w:val="en-GB"/>
        </w:rPr>
      </w:pPr>
      <w:r w:rsidRPr="00CC0718">
        <w:rPr>
          <w:color w:val="000000" w:themeColor="text1"/>
          <w:sz w:val="20"/>
          <w:szCs w:val="20"/>
          <w:lang w:val="en-US"/>
        </w:rPr>
        <w:t>Okay. And can you give me some specific challenges or marketing challenges that the club has faced? As you mentioned, is a very specific topic people are not open about. So, like spreading awareness. Are there specific challenges that your club faces in terms of reaching more people?</w:t>
      </w:r>
    </w:p>
    <w:p w:rsidRPr="00CC0718" w:rsidR="5D3ECCAC" w:rsidP="771DF2FE" w:rsidRDefault="5D3ECCAC" w14:paraId="51303434" w14:textId="32F7BBBB">
      <w:pPr>
        <w:jc w:val="both"/>
        <w:rPr>
          <w:color w:val="000000" w:themeColor="text1"/>
          <w:sz w:val="20"/>
          <w:szCs w:val="20"/>
          <w:lang w:val="en-GB"/>
        </w:rPr>
      </w:pPr>
    </w:p>
    <w:p w:rsidRPr="00CC0718" w:rsidR="5D3ECCAC" w:rsidP="771DF2FE" w:rsidRDefault="5DF78DBD" w14:paraId="1AA2CDAE" w14:textId="1D6D750A">
      <w:pPr>
        <w:rPr>
          <w:color w:val="000000" w:themeColor="text1"/>
          <w:sz w:val="20"/>
          <w:szCs w:val="20"/>
          <w:lang w:val="en-GB"/>
        </w:rPr>
      </w:pPr>
      <w:r w:rsidRPr="00CC0718">
        <w:rPr>
          <w:color w:val="000000" w:themeColor="text1"/>
          <w:sz w:val="20"/>
          <w:szCs w:val="20"/>
          <w:lang w:val="en-US"/>
        </w:rPr>
        <w:t>12:33 – P4</w:t>
      </w:r>
    </w:p>
    <w:p w:rsidRPr="00CC0718" w:rsidR="5D3ECCAC" w:rsidP="771DF2FE" w:rsidRDefault="5DF78DBD" w14:paraId="6ECE3C63" w14:textId="5F0693E4">
      <w:pPr>
        <w:rPr>
          <w:color w:val="000000" w:themeColor="text1"/>
          <w:sz w:val="20"/>
          <w:szCs w:val="20"/>
          <w:lang w:val="en-GB"/>
        </w:rPr>
      </w:pPr>
      <w:r w:rsidRPr="00CC0718">
        <w:rPr>
          <w:color w:val="000000" w:themeColor="text1"/>
          <w:sz w:val="20"/>
          <w:szCs w:val="20"/>
          <w:lang w:val="en-US"/>
        </w:rPr>
        <w:t>Yeah, so unfortunately, I'm not like really on the marketing side of things, so I can't speak to all the challenges. I can just give the few that I've that I've seen, which I already mentioned as the ones that you brought up.</w:t>
      </w:r>
    </w:p>
    <w:p w:rsidRPr="00CC0718" w:rsidR="5D3ECCAC" w:rsidP="771DF2FE" w:rsidRDefault="5D3ECCAC" w14:paraId="71A0EAE2" w14:textId="0064424D">
      <w:pPr>
        <w:jc w:val="both"/>
        <w:rPr>
          <w:color w:val="000000" w:themeColor="text1"/>
          <w:sz w:val="20"/>
          <w:szCs w:val="20"/>
          <w:lang w:val="en-GB"/>
        </w:rPr>
      </w:pPr>
    </w:p>
    <w:p w:rsidRPr="00CC0718" w:rsidR="5D3ECCAC" w:rsidP="771DF2FE" w:rsidRDefault="5DF78DBD" w14:paraId="585F4AA2" w14:textId="56E7E7E9">
      <w:pPr>
        <w:rPr>
          <w:color w:val="000000" w:themeColor="text1"/>
          <w:sz w:val="20"/>
          <w:szCs w:val="20"/>
          <w:lang w:val="en-GB"/>
        </w:rPr>
      </w:pPr>
      <w:r w:rsidRPr="00CC0718">
        <w:rPr>
          <w:color w:val="000000" w:themeColor="text1"/>
          <w:sz w:val="20"/>
          <w:szCs w:val="20"/>
          <w:lang w:val="en-US"/>
        </w:rPr>
        <w:t>12:48 – I1</w:t>
      </w:r>
    </w:p>
    <w:p w:rsidRPr="00CC0718" w:rsidR="5D3ECCAC" w:rsidP="771DF2FE" w:rsidRDefault="5DF78DBD" w14:paraId="077C0DF5" w14:textId="5F4EBF83">
      <w:pPr>
        <w:rPr>
          <w:color w:val="000000" w:themeColor="text1"/>
          <w:sz w:val="20"/>
          <w:szCs w:val="20"/>
          <w:lang w:val="en-GB"/>
        </w:rPr>
      </w:pPr>
      <w:r w:rsidRPr="00CC0718">
        <w:rPr>
          <w:color w:val="000000" w:themeColor="text1"/>
          <w:sz w:val="20"/>
          <w:szCs w:val="20"/>
          <w:lang w:val="en-US"/>
        </w:rPr>
        <w:t>OK.</w:t>
      </w:r>
    </w:p>
    <w:p w:rsidRPr="00CC0718" w:rsidR="5D3ECCAC" w:rsidP="771DF2FE" w:rsidRDefault="5D3ECCAC" w14:paraId="6D6E9AD0" w14:textId="5A76ACE9">
      <w:pPr>
        <w:jc w:val="both"/>
        <w:rPr>
          <w:color w:val="000000" w:themeColor="text1"/>
          <w:sz w:val="20"/>
          <w:szCs w:val="20"/>
          <w:lang w:val="en-GB"/>
        </w:rPr>
      </w:pPr>
    </w:p>
    <w:p w:rsidRPr="00CC0718" w:rsidR="5D3ECCAC" w:rsidP="771DF2FE" w:rsidRDefault="5DF78DBD" w14:paraId="620CA88D" w14:textId="2464EAE5">
      <w:pPr>
        <w:jc w:val="both"/>
        <w:rPr>
          <w:color w:val="000000" w:themeColor="text1"/>
          <w:sz w:val="20"/>
          <w:szCs w:val="20"/>
          <w:lang w:val="en-GB"/>
        </w:rPr>
      </w:pPr>
      <w:r w:rsidRPr="00CC0718">
        <w:rPr>
          <w:color w:val="000000" w:themeColor="text1"/>
          <w:sz w:val="20"/>
          <w:szCs w:val="20"/>
          <w:lang w:val="en-US"/>
        </w:rPr>
        <w:t>12:50 - P4</w:t>
      </w:r>
    </w:p>
    <w:p w:rsidRPr="00CC0718" w:rsidR="5D3ECCAC" w:rsidP="771DF2FE" w:rsidRDefault="5DF78DBD" w14:paraId="2E109D1E" w14:textId="15C875AF">
      <w:pPr>
        <w:jc w:val="both"/>
        <w:rPr>
          <w:color w:val="000000" w:themeColor="text1"/>
          <w:sz w:val="20"/>
          <w:szCs w:val="20"/>
          <w:lang w:val="en-GB"/>
        </w:rPr>
      </w:pPr>
      <w:r w:rsidRPr="00CC0718">
        <w:rPr>
          <w:color w:val="000000" w:themeColor="text1"/>
          <w:sz w:val="20"/>
          <w:szCs w:val="20"/>
          <w:lang w:val="en-US"/>
        </w:rPr>
        <w:t>Sorry about that.</w:t>
      </w:r>
    </w:p>
    <w:p w:rsidRPr="00CC0718" w:rsidR="5D3ECCAC" w:rsidP="771DF2FE" w:rsidRDefault="5D3ECCAC" w14:paraId="69F4A540" w14:textId="47459E1F">
      <w:pPr>
        <w:jc w:val="both"/>
        <w:rPr>
          <w:color w:val="000000" w:themeColor="text1"/>
          <w:sz w:val="20"/>
          <w:szCs w:val="20"/>
          <w:lang w:val="en-GB"/>
        </w:rPr>
      </w:pPr>
    </w:p>
    <w:p w:rsidRPr="00CC0718" w:rsidR="5D3ECCAC" w:rsidP="771DF2FE" w:rsidRDefault="5DF78DBD" w14:paraId="12805337" w14:textId="152F4BE6">
      <w:pPr>
        <w:jc w:val="both"/>
        <w:rPr>
          <w:color w:val="000000" w:themeColor="text1"/>
          <w:sz w:val="20"/>
          <w:szCs w:val="20"/>
          <w:lang w:val="en-GB"/>
        </w:rPr>
      </w:pPr>
      <w:r w:rsidRPr="00CC0718">
        <w:rPr>
          <w:color w:val="000000" w:themeColor="text1"/>
          <w:sz w:val="20"/>
          <w:szCs w:val="20"/>
          <w:lang w:val="en-US"/>
        </w:rPr>
        <w:t>12:51 – I1</w:t>
      </w:r>
    </w:p>
    <w:p w:rsidRPr="00CC0718" w:rsidR="5D3ECCAC" w:rsidP="771DF2FE" w:rsidRDefault="5DF78DBD" w14:paraId="6365D64F" w14:textId="3399B121">
      <w:pPr>
        <w:rPr>
          <w:color w:val="000000" w:themeColor="text1"/>
          <w:sz w:val="20"/>
          <w:szCs w:val="20"/>
          <w:lang w:val="en-GB"/>
        </w:rPr>
      </w:pPr>
      <w:r w:rsidRPr="00CC0718">
        <w:rPr>
          <w:color w:val="000000" w:themeColor="text1"/>
          <w:sz w:val="20"/>
          <w:szCs w:val="20"/>
          <w:lang w:val="en-US"/>
        </w:rPr>
        <w:t>No, don't worry. So, what do you think about the idea of having a marketing club that provides marketing services and resources to clubs like yours on campus?</w:t>
      </w:r>
    </w:p>
    <w:p w:rsidRPr="00CC0718" w:rsidR="5D3ECCAC" w:rsidP="771DF2FE" w:rsidRDefault="5D3ECCAC" w14:paraId="68B5618D" w14:textId="0BDD345C">
      <w:pPr>
        <w:jc w:val="both"/>
        <w:rPr>
          <w:color w:val="000000" w:themeColor="text1"/>
          <w:sz w:val="20"/>
          <w:szCs w:val="20"/>
          <w:lang w:val="en-GB"/>
        </w:rPr>
      </w:pPr>
    </w:p>
    <w:p w:rsidRPr="00CC0718" w:rsidR="5D3ECCAC" w:rsidP="771DF2FE" w:rsidRDefault="5DF78DBD" w14:paraId="27FB89A6" w14:textId="7FC55D5F">
      <w:pPr>
        <w:rPr>
          <w:color w:val="000000" w:themeColor="text1"/>
          <w:sz w:val="20"/>
          <w:szCs w:val="20"/>
          <w:lang w:val="en-GB"/>
        </w:rPr>
      </w:pPr>
      <w:r w:rsidRPr="00CC0718">
        <w:rPr>
          <w:color w:val="000000" w:themeColor="text1"/>
          <w:sz w:val="20"/>
          <w:szCs w:val="20"/>
          <w:lang w:val="en-US"/>
        </w:rPr>
        <w:t>13:06 – P4</w:t>
      </w:r>
    </w:p>
    <w:p w:rsidRPr="00CC0718" w:rsidR="5D3ECCAC" w:rsidP="771DF2FE" w:rsidRDefault="5DF78DBD" w14:paraId="5474EE3D" w14:textId="3CF0E07A">
      <w:pPr>
        <w:rPr>
          <w:color w:val="000000" w:themeColor="text1"/>
          <w:sz w:val="20"/>
          <w:szCs w:val="20"/>
          <w:lang w:val="en-GB"/>
        </w:rPr>
      </w:pPr>
      <w:r w:rsidRPr="00CC0718">
        <w:rPr>
          <w:color w:val="000000" w:themeColor="text1"/>
          <w:sz w:val="20"/>
          <w:szCs w:val="20"/>
          <w:lang w:val="en-US"/>
        </w:rPr>
        <w:t>I think that's a good idea. I think it would help especially someone like me. Let's say I joined a club, and they put me in charge of marketing. It would assist me a lot to be able to speak with people who have more expert knowledge in that and can assist and have access to resources that I maybe don't have access to.</w:t>
      </w:r>
    </w:p>
    <w:p w:rsidRPr="00CC0718" w:rsidR="5D3ECCAC" w:rsidP="771DF2FE" w:rsidRDefault="5D3ECCAC" w14:paraId="1B614B77" w14:textId="22320B37">
      <w:pPr>
        <w:jc w:val="both"/>
        <w:rPr>
          <w:color w:val="000000" w:themeColor="text1"/>
          <w:sz w:val="20"/>
          <w:szCs w:val="20"/>
          <w:lang w:val="en-GB"/>
        </w:rPr>
      </w:pPr>
    </w:p>
    <w:p w:rsidRPr="00CC0718" w:rsidR="5D3ECCAC" w:rsidP="771DF2FE" w:rsidRDefault="5DF78DBD" w14:paraId="70D979D3" w14:textId="02438DA9">
      <w:pPr>
        <w:rPr>
          <w:color w:val="000000" w:themeColor="text1"/>
          <w:sz w:val="20"/>
          <w:szCs w:val="20"/>
          <w:lang w:val="en-GB"/>
        </w:rPr>
      </w:pPr>
      <w:r w:rsidRPr="00CC0718">
        <w:rPr>
          <w:color w:val="000000" w:themeColor="text1"/>
          <w:sz w:val="20"/>
          <w:szCs w:val="20"/>
          <w:lang w:val="en-US"/>
        </w:rPr>
        <w:t>13:30 – I1</w:t>
      </w:r>
    </w:p>
    <w:p w:rsidRPr="00CC0718" w:rsidR="5D3ECCAC" w:rsidP="771DF2FE" w:rsidRDefault="5DF78DBD" w14:paraId="689141E0" w14:textId="1CB18D0F">
      <w:pPr>
        <w:rPr>
          <w:color w:val="000000" w:themeColor="text1"/>
          <w:sz w:val="20"/>
          <w:szCs w:val="20"/>
          <w:lang w:val="en-GB"/>
        </w:rPr>
      </w:pPr>
      <w:r w:rsidRPr="00CC0718">
        <w:rPr>
          <w:color w:val="000000" w:themeColor="text1"/>
          <w:sz w:val="20"/>
          <w:szCs w:val="20"/>
          <w:lang w:val="en-US"/>
        </w:rPr>
        <w:t>Can you exemplify a little bit more like what kind of help or how can really demonstrate the marketing club a value for your student organizations?</w:t>
      </w:r>
    </w:p>
    <w:p w:rsidRPr="00CC0718" w:rsidR="5D3ECCAC" w:rsidP="771DF2FE" w:rsidRDefault="5D3ECCAC" w14:paraId="7E32F657" w14:textId="372D97C0">
      <w:pPr>
        <w:jc w:val="both"/>
        <w:rPr>
          <w:color w:val="000000" w:themeColor="text1"/>
          <w:sz w:val="20"/>
          <w:szCs w:val="20"/>
          <w:lang w:val="en-GB"/>
        </w:rPr>
      </w:pPr>
    </w:p>
    <w:p w:rsidRPr="00CC0718" w:rsidR="5D3ECCAC" w:rsidP="771DF2FE" w:rsidRDefault="5DF78DBD" w14:paraId="1AAACD06" w14:textId="7CC78C42">
      <w:pPr>
        <w:rPr>
          <w:color w:val="000000" w:themeColor="text1"/>
          <w:sz w:val="20"/>
          <w:szCs w:val="20"/>
          <w:lang w:val="en-GB"/>
        </w:rPr>
      </w:pPr>
      <w:r w:rsidRPr="00CC0718">
        <w:rPr>
          <w:color w:val="000000" w:themeColor="text1"/>
          <w:sz w:val="20"/>
          <w:szCs w:val="20"/>
          <w:lang w:val="en-US"/>
        </w:rPr>
        <w:t xml:space="preserve">13:42 – P4 </w:t>
      </w:r>
    </w:p>
    <w:p w:rsidRPr="00CC0718" w:rsidR="5D3ECCAC" w:rsidP="771DF2FE" w:rsidRDefault="5DF78DBD" w14:paraId="2FB976B6" w14:textId="362ABBF8">
      <w:pPr>
        <w:rPr>
          <w:color w:val="000000" w:themeColor="text1"/>
          <w:sz w:val="20"/>
          <w:szCs w:val="20"/>
          <w:lang w:val="en-GB"/>
        </w:rPr>
      </w:pPr>
      <w:r w:rsidRPr="00CC0718">
        <w:rPr>
          <w:color w:val="000000" w:themeColor="text1"/>
          <w:sz w:val="20"/>
          <w:szCs w:val="20"/>
          <w:lang w:val="en-US"/>
        </w:rPr>
        <w:t>I see. So just, you know, how to reach out to students, the best way and tone to communicate our ideas as a club, maybe the materials that we would need so we're doing flyers or if we're doing like posters or these kind of things we as a club might not have the facilities to create these marketing tools and advertising tools and so having a club that specializes in producing these kind of things would be very helpful also yeah just people with more expert knowledge on how reach others in a way that achieves a goal, I think, is helpful.</w:t>
      </w:r>
    </w:p>
    <w:p w:rsidRPr="00CC0718" w:rsidR="5D3ECCAC" w:rsidP="771DF2FE" w:rsidRDefault="5D3ECCAC" w14:paraId="3937193C" w14:textId="7D1D8F1E">
      <w:pPr>
        <w:jc w:val="both"/>
        <w:rPr>
          <w:color w:val="000000" w:themeColor="text1"/>
          <w:sz w:val="20"/>
          <w:szCs w:val="20"/>
          <w:lang w:val="en-GB"/>
        </w:rPr>
      </w:pPr>
    </w:p>
    <w:p w:rsidRPr="00CC0718" w:rsidR="5D3ECCAC" w:rsidP="771DF2FE" w:rsidRDefault="5DF78DBD" w14:paraId="58C4D823" w14:textId="26645EA2">
      <w:pPr>
        <w:rPr>
          <w:color w:val="000000" w:themeColor="text1"/>
          <w:sz w:val="20"/>
          <w:szCs w:val="20"/>
          <w:lang w:val="en-GB"/>
        </w:rPr>
      </w:pPr>
      <w:r w:rsidRPr="00CC0718">
        <w:rPr>
          <w:color w:val="000000" w:themeColor="text1"/>
          <w:sz w:val="20"/>
          <w:szCs w:val="20"/>
          <w:lang w:val="en-US"/>
        </w:rPr>
        <w:t>14:31 – I1</w:t>
      </w:r>
    </w:p>
    <w:p w:rsidRPr="00CC0718" w:rsidR="5D3ECCAC" w:rsidP="771DF2FE" w:rsidRDefault="5DF78DBD" w14:paraId="284535A3" w14:textId="4317C379">
      <w:pPr>
        <w:rPr>
          <w:color w:val="000000" w:themeColor="text1"/>
          <w:sz w:val="20"/>
          <w:szCs w:val="20"/>
          <w:lang w:val="en-GB"/>
        </w:rPr>
      </w:pPr>
      <w:r w:rsidRPr="00CC0718">
        <w:rPr>
          <w:color w:val="000000" w:themeColor="text1"/>
          <w:sz w:val="20"/>
          <w:szCs w:val="20"/>
          <w:lang w:val="en-US"/>
        </w:rPr>
        <w:t>Okay, great. So, do you think the club will be willing to pay for these marketing services?</w:t>
      </w:r>
    </w:p>
    <w:p w:rsidRPr="00CC0718" w:rsidR="5D3ECCAC" w:rsidP="771DF2FE" w:rsidRDefault="5D3ECCAC" w14:paraId="2D499A41" w14:textId="63B92A59">
      <w:pPr>
        <w:jc w:val="both"/>
        <w:rPr>
          <w:color w:val="000000" w:themeColor="text1"/>
          <w:sz w:val="20"/>
          <w:szCs w:val="20"/>
          <w:lang w:val="en-GB"/>
        </w:rPr>
      </w:pPr>
    </w:p>
    <w:p w:rsidRPr="00CC0718" w:rsidR="5D3ECCAC" w:rsidP="771DF2FE" w:rsidRDefault="5DF78DBD" w14:paraId="4E82000E" w14:textId="703525E2">
      <w:pPr>
        <w:rPr>
          <w:color w:val="000000" w:themeColor="text1"/>
          <w:sz w:val="20"/>
          <w:szCs w:val="20"/>
          <w:lang w:val="en-GB"/>
        </w:rPr>
      </w:pPr>
      <w:r w:rsidRPr="00CC0718">
        <w:rPr>
          <w:color w:val="000000" w:themeColor="text1"/>
          <w:sz w:val="20"/>
          <w:szCs w:val="20"/>
          <w:lang w:val="en-US"/>
        </w:rPr>
        <w:t>14:41 – P4</w:t>
      </w:r>
    </w:p>
    <w:p w:rsidRPr="00CC0718" w:rsidR="5D3ECCAC" w:rsidP="771DF2FE" w:rsidRDefault="5DF78DBD" w14:paraId="10ECC82E" w14:textId="1E74B304">
      <w:pPr>
        <w:rPr>
          <w:color w:val="000000" w:themeColor="text1"/>
          <w:sz w:val="20"/>
          <w:szCs w:val="20"/>
          <w:lang w:val="en-GB"/>
        </w:rPr>
      </w:pPr>
      <w:r w:rsidRPr="00CC0718">
        <w:rPr>
          <w:color w:val="000000" w:themeColor="text1"/>
          <w:sz w:val="20"/>
          <w:szCs w:val="20"/>
          <w:lang w:val="en-US"/>
        </w:rPr>
        <w:t>It depends on the cost of the marketing services. Obviously, if we're producing, let's say, actual, like I said earlier, posters or flyers, then covering the cost of materials is yeah obviously something that our club would do but in terms of like paying for the expertise of the individual who's assisting us I'm not sure if that would have to be you'd have to speak to our financial officer and the director of the club for that.</w:t>
      </w:r>
    </w:p>
    <w:p w:rsidRPr="00CC0718" w:rsidR="5D3ECCAC" w:rsidP="771DF2FE" w:rsidRDefault="5D3ECCAC" w14:paraId="29FCD2DD" w14:textId="2C587524">
      <w:pPr>
        <w:jc w:val="both"/>
        <w:rPr>
          <w:color w:val="000000" w:themeColor="text1"/>
          <w:sz w:val="20"/>
          <w:szCs w:val="20"/>
          <w:lang w:val="en-GB"/>
        </w:rPr>
      </w:pPr>
    </w:p>
    <w:p w:rsidRPr="00CC0718" w:rsidR="5D3ECCAC" w:rsidP="771DF2FE" w:rsidRDefault="5DF78DBD" w14:paraId="148A0228" w14:textId="14FD2E06">
      <w:pPr>
        <w:rPr>
          <w:color w:val="000000" w:themeColor="text1"/>
          <w:sz w:val="20"/>
          <w:szCs w:val="20"/>
          <w:lang w:val="en-GB"/>
        </w:rPr>
      </w:pPr>
      <w:r w:rsidRPr="00CC0718">
        <w:rPr>
          <w:color w:val="000000" w:themeColor="text1"/>
          <w:sz w:val="20"/>
          <w:szCs w:val="20"/>
          <w:lang w:val="en-US"/>
        </w:rPr>
        <w:lastRenderedPageBreak/>
        <w:t>15:14 – I1</w:t>
      </w:r>
    </w:p>
    <w:p w:rsidRPr="00CC0718" w:rsidR="5D3ECCAC" w:rsidP="771DF2FE" w:rsidRDefault="5DF78DBD" w14:paraId="1A4D028C" w14:textId="02EF01CF">
      <w:pPr>
        <w:rPr>
          <w:color w:val="000000" w:themeColor="text1"/>
          <w:sz w:val="20"/>
          <w:szCs w:val="20"/>
          <w:lang w:val="en-GB"/>
        </w:rPr>
      </w:pPr>
      <w:r w:rsidRPr="00CC0718">
        <w:rPr>
          <w:color w:val="000000" w:themeColor="text1"/>
          <w:sz w:val="20"/>
          <w:szCs w:val="20"/>
          <w:lang w:val="en-US"/>
        </w:rPr>
        <w:t>Yes, all right and so when you have or join specific student activities and on-campus events. How do you receive information about it? That's not just related to your club, but overall, how do you receive information about on-campus activities and student clubs, etc.?</w:t>
      </w:r>
    </w:p>
    <w:p w:rsidRPr="00CC0718" w:rsidR="5D3ECCAC" w:rsidP="771DF2FE" w:rsidRDefault="5D3ECCAC" w14:paraId="0E205323" w14:textId="41BCC284">
      <w:pPr>
        <w:jc w:val="both"/>
        <w:rPr>
          <w:color w:val="000000" w:themeColor="text1"/>
          <w:sz w:val="20"/>
          <w:szCs w:val="20"/>
          <w:lang w:val="en-GB"/>
        </w:rPr>
      </w:pPr>
    </w:p>
    <w:p w:rsidRPr="00CC0718" w:rsidR="5D3ECCAC" w:rsidP="771DF2FE" w:rsidRDefault="5DF78DBD" w14:paraId="1873EA13" w14:textId="6837B194">
      <w:pPr>
        <w:rPr>
          <w:color w:val="000000" w:themeColor="text1"/>
          <w:sz w:val="20"/>
          <w:szCs w:val="20"/>
          <w:lang w:val="en-GB"/>
        </w:rPr>
      </w:pPr>
      <w:r w:rsidRPr="00CC0718">
        <w:rPr>
          <w:color w:val="000000" w:themeColor="text1"/>
          <w:sz w:val="20"/>
          <w:szCs w:val="20"/>
          <w:lang w:val="en-US"/>
        </w:rPr>
        <w:t>15:39 – P4</w:t>
      </w:r>
    </w:p>
    <w:p w:rsidRPr="00CC0718" w:rsidR="5D3ECCAC" w:rsidP="771DF2FE" w:rsidRDefault="5DF78DBD" w14:paraId="01B3D568" w14:textId="13AB4B04">
      <w:pPr>
        <w:rPr>
          <w:color w:val="000000" w:themeColor="text1"/>
          <w:sz w:val="20"/>
          <w:szCs w:val="20"/>
          <w:lang w:val="en-GB"/>
        </w:rPr>
      </w:pPr>
      <w:r w:rsidRPr="00CC0718">
        <w:rPr>
          <w:color w:val="000000" w:themeColor="text1"/>
          <w:sz w:val="20"/>
          <w:szCs w:val="20"/>
          <w:lang w:val="en-US"/>
        </w:rPr>
        <w:t>I normally through email, like the WPI emailing, that's how I receive information.</w:t>
      </w:r>
    </w:p>
    <w:p w:rsidRPr="00CC0718" w:rsidR="5D3ECCAC" w:rsidP="771DF2FE" w:rsidRDefault="5D3ECCAC" w14:paraId="56AADD9E" w14:textId="11469086">
      <w:pPr>
        <w:jc w:val="both"/>
        <w:rPr>
          <w:color w:val="000000" w:themeColor="text1"/>
          <w:sz w:val="20"/>
          <w:szCs w:val="20"/>
          <w:lang w:val="en-GB"/>
        </w:rPr>
      </w:pPr>
    </w:p>
    <w:p w:rsidRPr="00CC0718" w:rsidR="5D3ECCAC" w:rsidP="771DF2FE" w:rsidRDefault="5DF78DBD" w14:paraId="3D1E1D15" w14:textId="390970A0">
      <w:pPr>
        <w:rPr>
          <w:color w:val="000000" w:themeColor="text1"/>
          <w:sz w:val="20"/>
          <w:szCs w:val="20"/>
          <w:lang w:val="en-GB"/>
        </w:rPr>
      </w:pPr>
      <w:r w:rsidRPr="00CC0718">
        <w:rPr>
          <w:color w:val="000000" w:themeColor="text1"/>
          <w:sz w:val="20"/>
          <w:szCs w:val="20"/>
          <w:lang w:val="en-US"/>
        </w:rPr>
        <w:t>15:48 – P4</w:t>
      </w:r>
    </w:p>
    <w:p w:rsidRPr="00CC0718" w:rsidR="5D3ECCAC" w:rsidP="771DF2FE" w:rsidRDefault="5DF78DBD" w14:paraId="5D483BB2" w14:textId="07CA3DCB">
      <w:pPr>
        <w:jc w:val="both"/>
        <w:rPr>
          <w:color w:val="000000" w:themeColor="text1"/>
          <w:sz w:val="20"/>
          <w:szCs w:val="20"/>
          <w:lang w:val="en-GB"/>
        </w:rPr>
      </w:pPr>
      <w:r w:rsidRPr="00CC0718">
        <w:rPr>
          <w:color w:val="000000" w:themeColor="text1"/>
          <w:sz w:val="20"/>
          <w:szCs w:val="20"/>
          <w:lang w:val="en-US"/>
        </w:rPr>
        <w:t>That's my main way.</w:t>
      </w:r>
    </w:p>
    <w:p w:rsidRPr="00CC0718" w:rsidR="5D3ECCAC" w:rsidP="771DF2FE" w:rsidRDefault="5D3ECCAC" w14:paraId="7F0C3C08" w14:textId="211AB9A2">
      <w:pPr>
        <w:jc w:val="both"/>
        <w:rPr>
          <w:color w:val="000000" w:themeColor="text1"/>
          <w:sz w:val="20"/>
          <w:szCs w:val="20"/>
          <w:lang w:val="en-GB"/>
        </w:rPr>
      </w:pPr>
    </w:p>
    <w:p w:rsidRPr="00CC0718" w:rsidR="5D3ECCAC" w:rsidP="771DF2FE" w:rsidRDefault="5DF78DBD" w14:paraId="57CF5A1B" w14:textId="3671DFF7">
      <w:pPr>
        <w:rPr>
          <w:color w:val="000000" w:themeColor="text1"/>
          <w:sz w:val="20"/>
          <w:szCs w:val="20"/>
          <w:lang w:val="en-GB"/>
        </w:rPr>
      </w:pPr>
      <w:r w:rsidRPr="00CC0718">
        <w:rPr>
          <w:color w:val="000000" w:themeColor="text1"/>
          <w:sz w:val="20"/>
          <w:szCs w:val="20"/>
          <w:lang w:val="en-US"/>
        </w:rPr>
        <w:t>15:50 – I1</w:t>
      </w:r>
    </w:p>
    <w:p w:rsidRPr="00CC0718" w:rsidR="5D3ECCAC" w:rsidP="771DF2FE" w:rsidRDefault="5DF78DBD" w14:paraId="64015FF9" w14:textId="3A02B800">
      <w:pPr>
        <w:jc w:val="both"/>
        <w:rPr>
          <w:color w:val="000000" w:themeColor="text1"/>
          <w:sz w:val="20"/>
          <w:szCs w:val="20"/>
          <w:lang w:val="en-GB"/>
        </w:rPr>
      </w:pPr>
      <w:r w:rsidRPr="00CC0718">
        <w:rPr>
          <w:color w:val="000000" w:themeColor="text1"/>
          <w:sz w:val="20"/>
          <w:szCs w:val="20"/>
          <w:lang w:val="en-US"/>
        </w:rPr>
        <w:t>All right. And do you follow other clubs on social media?</w:t>
      </w:r>
    </w:p>
    <w:p w:rsidRPr="00CC0718" w:rsidR="5D3ECCAC" w:rsidP="771DF2FE" w:rsidRDefault="5D3ECCAC" w14:paraId="213F44D0" w14:textId="26B373FB">
      <w:pPr>
        <w:jc w:val="both"/>
        <w:rPr>
          <w:color w:val="000000" w:themeColor="text1"/>
          <w:sz w:val="20"/>
          <w:szCs w:val="20"/>
          <w:lang w:val="en-GB"/>
        </w:rPr>
      </w:pPr>
    </w:p>
    <w:p w:rsidRPr="00CC0718" w:rsidR="5D3ECCAC" w:rsidP="771DF2FE" w:rsidRDefault="5DF78DBD" w14:paraId="57F74922" w14:textId="74D54EF9">
      <w:pPr>
        <w:rPr>
          <w:color w:val="000000" w:themeColor="text1"/>
          <w:sz w:val="20"/>
          <w:szCs w:val="20"/>
          <w:lang w:val="en-GB"/>
        </w:rPr>
      </w:pPr>
      <w:r w:rsidRPr="00CC0718">
        <w:rPr>
          <w:color w:val="000000" w:themeColor="text1"/>
          <w:sz w:val="20"/>
          <w:szCs w:val="20"/>
          <w:lang w:val="en-US"/>
        </w:rPr>
        <w:t>15:57 – P4</w:t>
      </w:r>
    </w:p>
    <w:p w:rsidRPr="00CC0718" w:rsidR="5D3ECCAC" w:rsidP="771DF2FE" w:rsidRDefault="5DF78DBD" w14:paraId="26920C14" w14:textId="5F45C332">
      <w:pPr>
        <w:rPr>
          <w:color w:val="000000" w:themeColor="text1"/>
          <w:sz w:val="20"/>
          <w:szCs w:val="20"/>
          <w:lang w:val="en-GB"/>
        </w:rPr>
      </w:pPr>
      <w:r w:rsidRPr="00CC0718">
        <w:rPr>
          <w:color w:val="000000" w:themeColor="text1"/>
          <w:sz w:val="20"/>
          <w:szCs w:val="20"/>
          <w:lang w:val="en-US"/>
        </w:rPr>
        <w:t>No, I don't follow any other clubs on social media.</w:t>
      </w:r>
    </w:p>
    <w:p w:rsidRPr="00CC0718" w:rsidR="5D3ECCAC" w:rsidP="771DF2FE" w:rsidRDefault="5D3ECCAC" w14:paraId="3FA568CA" w14:textId="16B1DEE2">
      <w:pPr>
        <w:jc w:val="both"/>
        <w:rPr>
          <w:color w:val="000000" w:themeColor="text1"/>
          <w:sz w:val="20"/>
          <w:szCs w:val="20"/>
          <w:lang w:val="en-GB"/>
        </w:rPr>
      </w:pPr>
    </w:p>
    <w:p w:rsidRPr="00CC0718" w:rsidR="5D3ECCAC" w:rsidP="771DF2FE" w:rsidRDefault="5DF78DBD" w14:paraId="5854F05F" w14:textId="6052F61E">
      <w:pPr>
        <w:rPr>
          <w:color w:val="000000" w:themeColor="text1"/>
          <w:sz w:val="20"/>
          <w:szCs w:val="20"/>
          <w:lang w:val="en-GB"/>
        </w:rPr>
      </w:pPr>
      <w:r w:rsidRPr="00CC0718">
        <w:rPr>
          <w:color w:val="000000" w:themeColor="text1"/>
          <w:sz w:val="20"/>
          <w:szCs w:val="20"/>
          <w:lang w:val="en-US"/>
        </w:rPr>
        <w:t>16:00 – I1</w:t>
      </w:r>
    </w:p>
    <w:p w:rsidRPr="00CC0718" w:rsidR="5D3ECCAC" w:rsidP="771DF2FE" w:rsidRDefault="5DF78DBD" w14:paraId="4DAB50F7" w14:textId="4001D00C">
      <w:pPr>
        <w:jc w:val="both"/>
        <w:rPr>
          <w:color w:val="000000" w:themeColor="text1"/>
          <w:sz w:val="20"/>
          <w:szCs w:val="20"/>
          <w:lang w:val="en-GB"/>
        </w:rPr>
      </w:pPr>
      <w:r w:rsidRPr="00CC0718">
        <w:rPr>
          <w:color w:val="000000" w:themeColor="text1"/>
          <w:sz w:val="20"/>
          <w:szCs w:val="20"/>
          <w:lang w:val="en-US"/>
        </w:rPr>
        <w:t>All right. And what about the bulletin boards?</w:t>
      </w:r>
    </w:p>
    <w:p w:rsidRPr="00CC0718" w:rsidR="5D3ECCAC" w:rsidP="771DF2FE" w:rsidRDefault="5D3ECCAC" w14:paraId="40267444" w14:textId="4926DAA8">
      <w:pPr>
        <w:jc w:val="both"/>
        <w:rPr>
          <w:color w:val="000000" w:themeColor="text1"/>
          <w:sz w:val="20"/>
          <w:szCs w:val="20"/>
          <w:lang w:val="en-GB"/>
        </w:rPr>
      </w:pPr>
    </w:p>
    <w:p w:rsidRPr="00CC0718" w:rsidR="5D3ECCAC" w:rsidP="771DF2FE" w:rsidRDefault="5D3ECCAC" w14:paraId="4BCC7D34" w14:textId="248FE45F">
      <w:pPr>
        <w:jc w:val="both"/>
        <w:rPr>
          <w:color w:val="000000" w:themeColor="text1"/>
          <w:sz w:val="20"/>
          <w:szCs w:val="20"/>
          <w:lang w:val="en-US"/>
        </w:rPr>
      </w:pPr>
    </w:p>
    <w:p w:rsidRPr="00CC0718" w:rsidR="5D3ECCAC" w:rsidP="771DF2FE" w:rsidRDefault="5DF78DBD" w14:paraId="55B32173" w14:textId="7B21C65C">
      <w:pPr>
        <w:jc w:val="both"/>
        <w:rPr>
          <w:color w:val="000000" w:themeColor="text1"/>
          <w:sz w:val="20"/>
          <w:szCs w:val="20"/>
          <w:lang w:val="en-GB"/>
        </w:rPr>
      </w:pPr>
      <w:r w:rsidRPr="00CC0718">
        <w:rPr>
          <w:color w:val="000000" w:themeColor="text1"/>
          <w:sz w:val="20"/>
          <w:szCs w:val="20"/>
          <w:lang w:val="en-US"/>
        </w:rPr>
        <w:t>16:05 – P4</w:t>
      </w:r>
    </w:p>
    <w:p w:rsidRPr="00CC0718" w:rsidR="5D3ECCAC" w:rsidP="771DF2FE" w:rsidRDefault="5DF78DBD" w14:paraId="42AEEA7E" w14:textId="10347919">
      <w:pPr>
        <w:jc w:val="both"/>
        <w:rPr>
          <w:color w:val="000000" w:themeColor="text1"/>
          <w:sz w:val="20"/>
          <w:szCs w:val="20"/>
          <w:lang w:val="en-GB"/>
        </w:rPr>
      </w:pPr>
      <w:r w:rsidRPr="00CC0718">
        <w:rPr>
          <w:color w:val="000000" w:themeColor="text1"/>
          <w:sz w:val="20"/>
          <w:szCs w:val="20"/>
          <w:lang w:val="en-US"/>
        </w:rPr>
        <w:t>No, I don't. I don't use the bulletin boards.</w:t>
      </w:r>
    </w:p>
    <w:p w:rsidRPr="00CC0718" w:rsidR="5D3ECCAC" w:rsidP="771DF2FE" w:rsidRDefault="5D3ECCAC" w14:paraId="644A0F68" w14:textId="744CE236">
      <w:pPr>
        <w:jc w:val="both"/>
        <w:rPr>
          <w:color w:val="000000" w:themeColor="text1"/>
          <w:sz w:val="20"/>
          <w:szCs w:val="20"/>
          <w:lang w:val="en-GB"/>
        </w:rPr>
      </w:pPr>
    </w:p>
    <w:p w:rsidRPr="00CC0718" w:rsidR="5D3ECCAC" w:rsidP="771DF2FE" w:rsidRDefault="5DF78DBD" w14:paraId="63D0DF3F" w14:textId="726C25BE">
      <w:pPr>
        <w:rPr>
          <w:color w:val="000000" w:themeColor="text1"/>
          <w:sz w:val="20"/>
          <w:szCs w:val="20"/>
          <w:lang w:val="en-GB"/>
        </w:rPr>
      </w:pPr>
      <w:r w:rsidRPr="00CC0718">
        <w:rPr>
          <w:color w:val="000000" w:themeColor="text1"/>
          <w:sz w:val="20"/>
          <w:szCs w:val="20"/>
          <w:lang w:val="en-US"/>
        </w:rPr>
        <w:t>16:08 – I1</w:t>
      </w:r>
    </w:p>
    <w:p w:rsidRPr="00CC0718" w:rsidR="5D3ECCAC" w:rsidP="771DF2FE" w:rsidRDefault="5DF78DBD" w14:paraId="771FC3F3" w14:textId="05965C47">
      <w:pPr>
        <w:rPr>
          <w:color w:val="000000" w:themeColor="text1"/>
          <w:sz w:val="20"/>
          <w:szCs w:val="20"/>
          <w:lang w:val="en-GB"/>
        </w:rPr>
      </w:pPr>
      <w:r w:rsidRPr="00CC0718">
        <w:rPr>
          <w:color w:val="000000" w:themeColor="text1"/>
          <w:sz w:val="20"/>
          <w:szCs w:val="20"/>
          <w:lang w:val="en-US"/>
        </w:rPr>
        <w:t>All right. And your team, how do you communicate with your team? How do you usually communicate?</w:t>
      </w:r>
    </w:p>
    <w:p w:rsidRPr="00CC0718" w:rsidR="5D3ECCAC" w:rsidP="771DF2FE" w:rsidRDefault="5D3ECCAC" w14:paraId="4A86FD7C" w14:textId="49E9A420">
      <w:pPr>
        <w:jc w:val="both"/>
        <w:rPr>
          <w:color w:val="000000" w:themeColor="text1"/>
          <w:sz w:val="20"/>
          <w:szCs w:val="20"/>
          <w:lang w:val="en-GB"/>
        </w:rPr>
      </w:pPr>
    </w:p>
    <w:p w:rsidRPr="00CC0718" w:rsidR="5D3ECCAC" w:rsidP="771DF2FE" w:rsidRDefault="5DF78DBD" w14:paraId="60096B5D" w14:textId="54D49488">
      <w:pPr>
        <w:rPr>
          <w:color w:val="000000" w:themeColor="text1"/>
          <w:sz w:val="20"/>
          <w:szCs w:val="20"/>
          <w:lang w:val="en-GB"/>
        </w:rPr>
      </w:pPr>
      <w:r w:rsidRPr="00CC0718">
        <w:rPr>
          <w:color w:val="000000" w:themeColor="text1"/>
          <w:sz w:val="20"/>
          <w:szCs w:val="20"/>
          <w:lang w:val="en-US"/>
        </w:rPr>
        <w:t>16:16 – P4</w:t>
      </w:r>
    </w:p>
    <w:p w:rsidRPr="00CC0718" w:rsidR="5D3ECCAC" w:rsidP="771DF2FE" w:rsidRDefault="5DF78DBD" w14:paraId="3156186F" w14:textId="2866E656">
      <w:pPr>
        <w:rPr>
          <w:color w:val="000000" w:themeColor="text1"/>
          <w:sz w:val="20"/>
          <w:szCs w:val="20"/>
          <w:lang w:val="en-GB"/>
        </w:rPr>
      </w:pPr>
      <w:r w:rsidRPr="00CC0718">
        <w:rPr>
          <w:color w:val="000000" w:themeColor="text1"/>
          <w:sz w:val="20"/>
          <w:szCs w:val="20"/>
          <w:lang w:val="en-US"/>
        </w:rPr>
        <w:t xml:space="preserve">We have just a messenger group. So, there's one for the food pantry team and one for the general executive team. And then we meet weekly during each term. So, </w:t>
      </w:r>
      <w:proofErr w:type="gramStart"/>
      <w:r w:rsidRPr="00CC0718">
        <w:rPr>
          <w:color w:val="000000" w:themeColor="text1"/>
          <w:sz w:val="20"/>
          <w:szCs w:val="20"/>
          <w:lang w:val="en-US"/>
        </w:rPr>
        <w:t>at the moment</w:t>
      </w:r>
      <w:proofErr w:type="gramEnd"/>
      <w:r w:rsidRPr="00CC0718">
        <w:rPr>
          <w:color w:val="000000" w:themeColor="text1"/>
          <w:sz w:val="20"/>
          <w:szCs w:val="20"/>
          <w:lang w:val="en-US"/>
        </w:rPr>
        <w:t xml:space="preserve"> it's Mondays and the food pantry team meets once and the executive team, which includes the food pantry members, also meets for an hour on Mondays.</w:t>
      </w:r>
    </w:p>
    <w:p w:rsidRPr="00CC0718" w:rsidR="5D3ECCAC" w:rsidP="771DF2FE" w:rsidRDefault="5D3ECCAC" w14:paraId="199266EC" w14:textId="09C267A6">
      <w:pPr>
        <w:jc w:val="both"/>
        <w:rPr>
          <w:color w:val="000000" w:themeColor="text1"/>
          <w:sz w:val="20"/>
          <w:szCs w:val="20"/>
          <w:lang w:val="en-GB"/>
        </w:rPr>
      </w:pPr>
    </w:p>
    <w:p w:rsidRPr="00CC0718" w:rsidR="00ED2087" w:rsidP="771DF2FE" w:rsidRDefault="00ED2087" w14:paraId="1CAD2914" w14:textId="77777777">
      <w:pPr>
        <w:rPr>
          <w:color w:val="000000" w:themeColor="text1"/>
          <w:sz w:val="20"/>
          <w:szCs w:val="20"/>
          <w:lang w:val="en-US"/>
        </w:rPr>
      </w:pPr>
    </w:p>
    <w:p w:rsidRPr="00CC0718" w:rsidR="00ED2087" w:rsidP="771DF2FE" w:rsidRDefault="00ED2087" w14:paraId="3B23706A" w14:textId="77777777">
      <w:pPr>
        <w:rPr>
          <w:color w:val="000000" w:themeColor="text1"/>
          <w:sz w:val="20"/>
          <w:szCs w:val="20"/>
          <w:lang w:val="en-US"/>
        </w:rPr>
      </w:pPr>
    </w:p>
    <w:p w:rsidRPr="00CC0718" w:rsidR="5D3ECCAC" w:rsidP="771DF2FE" w:rsidRDefault="5DF78DBD" w14:paraId="4D6525C1" w14:textId="3A0DB69D">
      <w:pPr>
        <w:rPr>
          <w:color w:val="000000" w:themeColor="text1"/>
          <w:sz w:val="20"/>
          <w:szCs w:val="20"/>
          <w:lang w:val="en-GB"/>
        </w:rPr>
      </w:pPr>
      <w:r w:rsidRPr="00CC0718">
        <w:rPr>
          <w:color w:val="000000" w:themeColor="text1"/>
          <w:sz w:val="20"/>
          <w:szCs w:val="20"/>
          <w:lang w:val="en-US"/>
        </w:rPr>
        <w:t>16:41 – I1</w:t>
      </w:r>
    </w:p>
    <w:p w:rsidRPr="00CC0718" w:rsidR="5D3ECCAC" w:rsidP="771DF2FE" w:rsidRDefault="5DF78DBD" w14:paraId="33E67495" w14:textId="5F59C5E3">
      <w:pPr>
        <w:rPr>
          <w:color w:val="000000" w:themeColor="text1"/>
          <w:sz w:val="20"/>
          <w:szCs w:val="20"/>
          <w:lang w:val="en-GB"/>
        </w:rPr>
      </w:pPr>
      <w:r w:rsidRPr="00CC0718">
        <w:rPr>
          <w:color w:val="000000" w:themeColor="text1"/>
          <w:sz w:val="20"/>
          <w:szCs w:val="20"/>
          <w:lang w:val="en-US"/>
        </w:rPr>
        <w:t>All right. So yes, that's it. Thank you so much for your time and your insights, Guillaume. If you have any additional information you would like to share or any questions or comments regarding the interview?</w:t>
      </w:r>
    </w:p>
    <w:p w:rsidRPr="00CC0718" w:rsidR="5D3ECCAC" w:rsidP="771DF2FE" w:rsidRDefault="5D3ECCAC" w14:paraId="5992C1E0" w14:textId="622D446E">
      <w:pPr>
        <w:jc w:val="both"/>
        <w:rPr>
          <w:color w:val="000000" w:themeColor="text1"/>
          <w:sz w:val="20"/>
          <w:szCs w:val="20"/>
          <w:lang w:val="en-GB"/>
        </w:rPr>
      </w:pPr>
    </w:p>
    <w:p w:rsidRPr="00CC0718" w:rsidR="5D3ECCAC" w:rsidP="771DF2FE" w:rsidRDefault="5DF78DBD" w14:paraId="3FB6FB8B" w14:textId="2079F360">
      <w:pPr>
        <w:rPr>
          <w:color w:val="000000" w:themeColor="text1"/>
          <w:sz w:val="20"/>
          <w:szCs w:val="20"/>
          <w:lang w:val="en-GB"/>
        </w:rPr>
      </w:pPr>
      <w:r w:rsidRPr="00CC0718">
        <w:rPr>
          <w:color w:val="000000" w:themeColor="text1"/>
          <w:sz w:val="20"/>
          <w:szCs w:val="20"/>
          <w:lang w:val="en-US"/>
        </w:rPr>
        <w:t>17:01 – P4</w:t>
      </w:r>
    </w:p>
    <w:p w:rsidRPr="00CC0718" w:rsidR="5D3ECCAC" w:rsidP="771DF2FE" w:rsidRDefault="5DF78DBD" w14:paraId="30E8E059" w14:textId="55DDF810">
      <w:pPr>
        <w:rPr>
          <w:color w:val="000000" w:themeColor="text1"/>
          <w:sz w:val="20"/>
          <w:szCs w:val="20"/>
          <w:lang w:val="en-GB"/>
        </w:rPr>
      </w:pPr>
      <w:r w:rsidRPr="00CC0718">
        <w:rPr>
          <w:color w:val="000000" w:themeColor="text1"/>
          <w:sz w:val="20"/>
          <w:szCs w:val="20"/>
          <w:lang w:val="en-US"/>
        </w:rPr>
        <w:t>No, thank you very much for hosting this meeting. I'm glad I could help. Is this for a course or for a thesis or something that you're doing?</w:t>
      </w:r>
    </w:p>
    <w:p w:rsidRPr="00CC0718" w:rsidR="5D3ECCAC" w:rsidP="771DF2FE" w:rsidRDefault="5D3ECCAC" w14:paraId="0F511B7C" w14:textId="5FB26C21">
      <w:pPr>
        <w:jc w:val="both"/>
        <w:rPr>
          <w:color w:val="000000" w:themeColor="text1"/>
          <w:sz w:val="20"/>
          <w:szCs w:val="20"/>
          <w:lang w:val="en-GB"/>
        </w:rPr>
      </w:pPr>
    </w:p>
    <w:p w:rsidRPr="00CC0718" w:rsidR="5D3ECCAC" w:rsidP="771DF2FE" w:rsidRDefault="5DF78DBD" w14:paraId="2A2C87BF" w14:textId="7C1FD157">
      <w:pPr>
        <w:rPr>
          <w:color w:val="000000" w:themeColor="text1"/>
          <w:sz w:val="20"/>
          <w:szCs w:val="20"/>
          <w:lang w:val="en-GB"/>
        </w:rPr>
      </w:pPr>
      <w:r w:rsidRPr="00CC0718">
        <w:rPr>
          <w:color w:val="000000" w:themeColor="text1"/>
          <w:sz w:val="20"/>
          <w:szCs w:val="20"/>
          <w:lang w:val="en-US"/>
        </w:rPr>
        <w:t>17:12 – I1</w:t>
      </w:r>
    </w:p>
    <w:p w:rsidRPr="00CC0718" w:rsidR="5D3ECCAC" w:rsidP="771DF2FE" w:rsidRDefault="5DF78DBD" w14:paraId="4E59587D" w14:textId="708ADC4E">
      <w:pPr>
        <w:rPr>
          <w:color w:val="000000" w:themeColor="text1"/>
          <w:sz w:val="20"/>
          <w:szCs w:val="20"/>
          <w:lang w:val="en-GB"/>
        </w:rPr>
      </w:pPr>
      <w:r w:rsidRPr="00CC0718">
        <w:rPr>
          <w:color w:val="000000" w:themeColor="text1"/>
          <w:sz w:val="20"/>
          <w:szCs w:val="20"/>
          <w:lang w:val="en-US"/>
        </w:rPr>
        <w:t>This is just for a course, yeah.</w:t>
      </w:r>
    </w:p>
    <w:p w:rsidRPr="00CC0718" w:rsidR="5D3ECCAC" w:rsidP="771DF2FE" w:rsidRDefault="5D3ECCAC" w14:paraId="67ED94BD" w14:textId="6EE815A1">
      <w:pPr>
        <w:jc w:val="both"/>
        <w:rPr>
          <w:color w:val="000000" w:themeColor="text1"/>
          <w:sz w:val="20"/>
          <w:szCs w:val="20"/>
          <w:lang w:val="en-GB"/>
        </w:rPr>
      </w:pPr>
    </w:p>
    <w:p w:rsidRPr="00CC0718" w:rsidR="5D3ECCAC" w:rsidP="771DF2FE" w:rsidRDefault="5DF78DBD" w14:paraId="30F39DE3" w14:textId="2FCC1B35">
      <w:pPr>
        <w:rPr>
          <w:color w:val="000000" w:themeColor="text1"/>
          <w:sz w:val="20"/>
          <w:szCs w:val="20"/>
          <w:lang w:val="en-GB"/>
        </w:rPr>
      </w:pPr>
      <w:r w:rsidRPr="00CC0718">
        <w:rPr>
          <w:color w:val="000000" w:themeColor="text1"/>
          <w:sz w:val="20"/>
          <w:szCs w:val="20"/>
          <w:lang w:val="en-US"/>
        </w:rPr>
        <w:t>17:14 – P5</w:t>
      </w:r>
    </w:p>
    <w:p w:rsidRPr="00CC0718" w:rsidR="5D3ECCAC" w:rsidP="771DF2FE" w:rsidRDefault="5DF78DBD" w14:paraId="4621FABD" w14:textId="647F0FAD">
      <w:pPr>
        <w:jc w:val="both"/>
        <w:rPr>
          <w:color w:val="000000" w:themeColor="text1"/>
          <w:sz w:val="20"/>
          <w:szCs w:val="20"/>
          <w:lang w:val="en-GB"/>
        </w:rPr>
      </w:pPr>
      <w:r w:rsidRPr="00CC0718">
        <w:rPr>
          <w:color w:val="000000" w:themeColor="text1"/>
          <w:sz w:val="20"/>
          <w:szCs w:val="20"/>
          <w:lang w:val="en-US"/>
        </w:rPr>
        <w:t>Oh, wow. How many people do you have to interview?</w:t>
      </w:r>
    </w:p>
    <w:p w:rsidRPr="00CC0718" w:rsidR="5D3ECCAC" w:rsidP="771DF2FE" w:rsidRDefault="5D3ECCAC" w14:paraId="6B08643A" w14:textId="1B2F6BEE">
      <w:pPr>
        <w:jc w:val="both"/>
        <w:rPr>
          <w:color w:val="000000" w:themeColor="text1"/>
          <w:sz w:val="20"/>
          <w:szCs w:val="20"/>
          <w:lang w:val="en-GB"/>
        </w:rPr>
      </w:pPr>
    </w:p>
    <w:p w:rsidRPr="00CC0718" w:rsidR="5D3ECCAC" w:rsidP="771DF2FE" w:rsidRDefault="5DF78DBD" w14:paraId="6FBE2CEC" w14:textId="5B32DA5A">
      <w:pPr>
        <w:jc w:val="both"/>
        <w:rPr>
          <w:color w:val="000000" w:themeColor="text1"/>
          <w:sz w:val="20"/>
          <w:szCs w:val="20"/>
          <w:lang w:val="en-GB"/>
        </w:rPr>
      </w:pPr>
      <w:r w:rsidRPr="00CC0718">
        <w:rPr>
          <w:color w:val="000000" w:themeColor="text1"/>
          <w:sz w:val="20"/>
          <w:szCs w:val="20"/>
          <w:lang w:val="en-US"/>
        </w:rPr>
        <w:t>17:18 – I1</w:t>
      </w:r>
    </w:p>
    <w:p w:rsidRPr="00CC0718" w:rsidR="5D3ECCAC" w:rsidP="771DF2FE" w:rsidRDefault="5DF78DBD" w14:paraId="6AE2ECC5" w14:textId="5C13CF41">
      <w:pPr>
        <w:jc w:val="both"/>
        <w:rPr>
          <w:color w:val="000000" w:themeColor="text1"/>
          <w:sz w:val="20"/>
          <w:szCs w:val="20"/>
          <w:lang w:val="en-GB"/>
        </w:rPr>
      </w:pPr>
      <w:r w:rsidRPr="00CC0718">
        <w:rPr>
          <w:color w:val="000000" w:themeColor="text1"/>
          <w:sz w:val="20"/>
          <w:szCs w:val="20"/>
          <w:lang w:val="en-US"/>
        </w:rPr>
        <w:t>At least two.</w:t>
      </w:r>
    </w:p>
    <w:p w:rsidRPr="00CC0718" w:rsidR="5D3ECCAC" w:rsidP="771DF2FE" w:rsidRDefault="5D3ECCAC" w14:paraId="1BA56174" w14:textId="51AE5C7C">
      <w:pPr>
        <w:jc w:val="both"/>
        <w:rPr>
          <w:color w:val="000000" w:themeColor="text1"/>
          <w:sz w:val="20"/>
          <w:szCs w:val="20"/>
          <w:lang w:val="en-GB"/>
        </w:rPr>
      </w:pPr>
    </w:p>
    <w:p w:rsidRPr="00CC0718" w:rsidR="5D3ECCAC" w:rsidP="771DF2FE" w:rsidRDefault="5DF78DBD" w14:paraId="2C893683" w14:textId="140C1D8D">
      <w:pPr>
        <w:jc w:val="both"/>
        <w:rPr>
          <w:color w:val="000000" w:themeColor="text1"/>
          <w:sz w:val="20"/>
          <w:szCs w:val="20"/>
          <w:lang w:val="en-GB"/>
        </w:rPr>
      </w:pPr>
      <w:r w:rsidRPr="00CC0718">
        <w:rPr>
          <w:color w:val="000000" w:themeColor="text1"/>
          <w:sz w:val="20"/>
          <w:szCs w:val="20"/>
          <w:lang w:val="en-US"/>
        </w:rPr>
        <w:t>17:20 – P4</w:t>
      </w:r>
    </w:p>
    <w:p w:rsidRPr="00CC0718" w:rsidR="5D3ECCAC" w:rsidP="771DF2FE" w:rsidRDefault="5DF78DBD" w14:paraId="37D21882" w14:textId="77BC87C3">
      <w:pPr>
        <w:jc w:val="both"/>
        <w:rPr>
          <w:color w:val="000000" w:themeColor="text1"/>
          <w:sz w:val="20"/>
          <w:szCs w:val="20"/>
          <w:lang w:val="en-GB"/>
        </w:rPr>
      </w:pPr>
      <w:r w:rsidRPr="00CC0718">
        <w:rPr>
          <w:color w:val="000000" w:themeColor="text1"/>
          <w:sz w:val="20"/>
          <w:szCs w:val="20"/>
          <w:lang w:val="en-US"/>
        </w:rPr>
        <w:t>Oh, okay. Nice. Well, best of luck. I hope that it goes well.</w:t>
      </w:r>
    </w:p>
    <w:p w:rsidRPr="00CC0718" w:rsidR="5D3ECCAC" w:rsidP="771DF2FE" w:rsidRDefault="5D3ECCAC" w14:paraId="443D0EE1" w14:textId="7AA20851">
      <w:pPr>
        <w:jc w:val="both"/>
        <w:rPr>
          <w:color w:val="000000" w:themeColor="text1"/>
          <w:sz w:val="20"/>
          <w:szCs w:val="20"/>
          <w:lang w:val="en-GB"/>
        </w:rPr>
      </w:pPr>
    </w:p>
    <w:p w:rsidRPr="00CC0718" w:rsidR="5D3ECCAC" w:rsidP="771DF2FE" w:rsidRDefault="5DF78DBD" w14:paraId="76C33D41" w14:textId="0EC7DBE5">
      <w:pPr>
        <w:rPr>
          <w:color w:val="000000" w:themeColor="text1"/>
          <w:sz w:val="20"/>
          <w:szCs w:val="20"/>
          <w:lang w:val="en-GB"/>
        </w:rPr>
      </w:pPr>
      <w:r w:rsidRPr="00CC0718">
        <w:rPr>
          <w:color w:val="000000" w:themeColor="text1"/>
          <w:sz w:val="20"/>
          <w:szCs w:val="20"/>
          <w:lang w:val="en-US"/>
        </w:rPr>
        <w:t>17:24 – I1</w:t>
      </w:r>
    </w:p>
    <w:p w:rsidRPr="00CC0718" w:rsidR="5D3ECCAC" w:rsidP="771DF2FE" w:rsidRDefault="5DF78DBD" w14:paraId="1C789E10" w14:textId="53D1F129">
      <w:pPr>
        <w:rPr>
          <w:color w:val="000000" w:themeColor="text1"/>
          <w:sz w:val="20"/>
          <w:szCs w:val="20"/>
          <w:lang w:val="en-GB"/>
        </w:rPr>
      </w:pPr>
      <w:r w:rsidRPr="00CC0718">
        <w:rPr>
          <w:color w:val="000000" w:themeColor="text1"/>
          <w:sz w:val="20"/>
          <w:szCs w:val="20"/>
          <w:lang w:val="en-US"/>
        </w:rPr>
        <w:t>Thank you so much. And if I need to clarify any of your responses, can I reach out to you?</w:t>
      </w:r>
    </w:p>
    <w:p w:rsidRPr="00CC0718" w:rsidR="5D3ECCAC" w:rsidP="771DF2FE" w:rsidRDefault="5D3ECCAC" w14:paraId="0F8E4883" w14:textId="58F23B60">
      <w:pPr>
        <w:jc w:val="both"/>
        <w:rPr>
          <w:color w:val="000000" w:themeColor="text1"/>
          <w:sz w:val="20"/>
          <w:szCs w:val="20"/>
          <w:lang w:val="en-GB"/>
        </w:rPr>
      </w:pPr>
    </w:p>
    <w:p w:rsidRPr="00CC0718" w:rsidR="5D3ECCAC" w:rsidP="771DF2FE" w:rsidRDefault="5DF78DBD" w14:paraId="72A7A0A7" w14:textId="043A5385">
      <w:pPr>
        <w:rPr>
          <w:color w:val="000000" w:themeColor="text1"/>
          <w:sz w:val="20"/>
          <w:szCs w:val="20"/>
          <w:lang w:val="en-GB"/>
        </w:rPr>
      </w:pPr>
      <w:r w:rsidRPr="00CC0718">
        <w:rPr>
          <w:color w:val="000000" w:themeColor="text1"/>
          <w:sz w:val="20"/>
          <w:szCs w:val="20"/>
          <w:lang w:val="en-US"/>
        </w:rPr>
        <w:t>17:30 – P4</w:t>
      </w:r>
    </w:p>
    <w:p w:rsidRPr="00CC0718" w:rsidR="5D3ECCAC" w:rsidP="771DF2FE" w:rsidRDefault="5DF78DBD" w14:paraId="1DA9D37D" w14:textId="012CD89D">
      <w:pPr>
        <w:rPr>
          <w:color w:val="000000" w:themeColor="text1"/>
          <w:sz w:val="20"/>
          <w:szCs w:val="20"/>
          <w:lang w:val="en-GB"/>
        </w:rPr>
      </w:pPr>
      <w:r w:rsidRPr="00CC0718">
        <w:rPr>
          <w:color w:val="000000" w:themeColor="text1"/>
          <w:sz w:val="20"/>
          <w:szCs w:val="20"/>
          <w:lang w:val="en-US"/>
        </w:rPr>
        <w:t>Of course, just message me and I'll get back to you.</w:t>
      </w:r>
    </w:p>
    <w:p w:rsidRPr="00CC0718" w:rsidR="5D3ECCAC" w:rsidP="771DF2FE" w:rsidRDefault="5D3ECCAC" w14:paraId="62EE4210" w14:textId="43312604">
      <w:pPr>
        <w:jc w:val="both"/>
        <w:rPr>
          <w:color w:val="000000" w:themeColor="text1"/>
          <w:sz w:val="20"/>
          <w:szCs w:val="20"/>
          <w:lang w:val="en-GB"/>
        </w:rPr>
      </w:pPr>
    </w:p>
    <w:p w:rsidRPr="00CC0718" w:rsidR="5D3ECCAC" w:rsidP="771DF2FE" w:rsidRDefault="5DF78DBD" w14:paraId="78A14B6F" w14:textId="652F49EB">
      <w:pPr>
        <w:jc w:val="both"/>
        <w:rPr>
          <w:color w:val="000000" w:themeColor="text1"/>
          <w:sz w:val="20"/>
          <w:szCs w:val="20"/>
          <w:lang w:val="en-GB"/>
        </w:rPr>
      </w:pPr>
      <w:r w:rsidRPr="00CC0718">
        <w:rPr>
          <w:color w:val="000000" w:themeColor="text1"/>
          <w:sz w:val="20"/>
          <w:szCs w:val="20"/>
          <w:lang w:val="en-US"/>
        </w:rPr>
        <w:t>17:33 – I1</w:t>
      </w:r>
    </w:p>
    <w:p w:rsidRPr="00CC0718" w:rsidR="5D3ECCAC" w:rsidP="771DF2FE" w:rsidRDefault="5DF78DBD" w14:paraId="57BB4C56" w14:textId="55C8AB02">
      <w:pPr>
        <w:jc w:val="both"/>
        <w:rPr>
          <w:color w:val="000000" w:themeColor="text1"/>
          <w:sz w:val="20"/>
          <w:szCs w:val="20"/>
          <w:lang w:val="en-GB"/>
        </w:rPr>
      </w:pPr>
      <w:r w:rsidRPr="00CC0718">
        <w:rPr>
          <w:color w:val="000000" w:themeColor="text1"/>
          <w:sz w:val="20"/>
          <w:szCs w:val="20"/>
          <w:lang w:val="en-US"/>
        </w:rPr>
        <w:t>All right.</w:t>
      </w:r>
    </w:p>
    <w:p w:rsidRPr="00CC0718" w:rsidR="5D3ECCAC" w:rsidP="771DF2FE" w:rsidRDefault="5D3ECCAC" w14:paraId="7AA80669" w14:textId="052E3B6B">
      <w:pPr>
        <w:jc w:val="both"/>
        <w:rPr>
          <w:color w:val="000000" w:themeColor="text1"/>
          <w:sz w:val="20"/>
          <w:szCs w:val="20"/>
          <w:lang w:val="en-GB"/>
        </w:rPr>
      </w:pPr>
    </w:p>
    <w:p w:rsidRPr="00CC0718" w:rsidR="5D3ECCAC" w:rsidP="771DF2FE" w:rsidRDefault="5DF78DBD" w14:paraId="711889DB" w14:textId="210DC75A">
      <w:pPr>
        <w:jc w:val="both"/>
        <w:rPr>
          <w:color w:val="000000" w:themeColor="text1"/>
          <w:sz w:val="20"/>
          <w:szCs w:val="20"/>
          <w:lang w:val="en-GB"/>
        </w:rPr>
      </w:pPr>
      <w:r w:rsidRPr="00CC0718">
        <w:rPr>
          <w:color w:val="000000" w:themeColor="text1"/>
          <w:sz w:val="20"/>
          <w:szCs w:val="20"/>
          <w:lang w:val="en-US"/>
        </w:rPr>
        <w:t>17:33 – P4</w:t>
      </w:r>
    </w:p>
    <w:p w:rsidRPr="00CC0718" w:rsidR="5D3ECCAC" w:rsidP="771DF2FE" w:rsidRDefault="5DF78DBD" w14:paraId="42A5C48F" w14:textId="7140D048">
      <w:pPr>
        <w:jc w:val="both"/>
        <w:rPr>
          <w:color w:val="000000" w:themeColor="text1"/>
          <w:sz w:val="20"/>
          <w:szCs w:val="20"/>
          <w:lang w:val="en-GB"/>
        </w:rPr>
      </w:pPr>
      <w:r w:rsidRPr="00CC0718">
        <w:rPr>
          <w:color w:val="000000" w:themeColor="text1"/>
          <w:sz w:val="20"/>
          <w:szCs w:val="20"/>
          <w:lang w:val="en-US"/>
        </w:rPr>
        <w:t>Thank you. If it's urgent.</w:t>
      </w:r>
    </w:p>
    <w:p w:rsidRPr="00CC0718" w:rsidR="5D3ECCAC" w:rsidP="771DF2FE" w:rsidRDefault="5D3ECCAC" w14:paraId="2619F7B6" w14:textId="30756DB4">
      <w:pPr>
        <w:jc w:val="both"/>
        <w:rPr>
          <w:color w:val="000000" w:themeColor="text1"/>
          <w:sz w:val="20"/>
          <w:szCs w:val="20"/>
          <w:lang w:val="en-US"/>
        </w:rPr>
      </w:pPr>
    </w:p>
    <w:p w:rsidRPr="00CC0718" w:rsidR="5D3ECCAC" w:rsidP="771DF2FE" w:rsidRDefault="5DF78DBD" w14:paraId="4E59D561" w14:textId="2FF9B70A">
      <w:pPr>
        <w:rPr>
          <w:color w:val="000000" w:themeColor="text1"/>
          <w:sz w:val="20"/>
          <w:szCs w:val="20"/>
          <w:lang w:val="en-GB"/>
        </w:rPr>
      </w:pPr>
      <w:r w:rsidRPr="00CC0718">
        <w:rPr>
          <w:color w:val="000000" w:themeColor="text1"/>
          <w:sz w:val="20"/>
          <w:szCs w:val="20"/>
          <w:lang w:val="en-US"/>
        </w:rPr>
        <w:t>18:02 – P4</w:t>
      </w:r>
    </w:p>
    <w:p w:rsidRPr="00CC0718" w:rsidR="5D3ECCAC" w:rsidP="771DF2FE" w:rsidRDefault="5DF78DBD" w14:paraId="61631A62" w14:textId="6F6471A6">
      <w:pPr>
        <w:rPr>
          <w:color w:val="000000" w:themeColor="text1"/>
          <w:sz w:val="20"/>
          <w:szCs w:val="20"/>
          <w:lang w:val="en-GB"/>
        </w:rPr>
      </w:pPr>
      <w:r w:rsidRPr="00CC0718">
        <w:rPr>
          <w:color w:val="000000" w:themeColor="text1"/>
          <w:sz w:val="20"/>
          <w:szCs w:val="20"/>
          <w:lang w:val="en-US"/>
        </w:rPr>
        <w:t>Okay if you do need any extra information just message me if you have a bit of time then that's fine but I'll try to respond as quickly as possible.</w:t>
      </w:r>
    </w:p>
    <w:p w:rsidRPr="00CC0718" w:rsidR="5D3ECCAC" w:rsidP="771DF2FE" w:rsidRDefault="5D3ECCAC" w14:paraId="282A7D07" w14:textId="17CB277C">
      <w:pPr>
        <w:jc w:val="both"/>
        <w:rPr>
          <w:color w:val="000000" w:themeColor="text1"/>
          <w:sz w:val="20"/>
          <w:szCs w:val="20"/>
          <w:lang w:val="en-GB"/>
        </w:rPr>
      </w:pPr>
    </w:p>
    <w:p w:rsidRPr="00CC0718" w:rsidR="5D3ECCAC" w:rsidP="771DF2FE" w:rsidRDefault="5DF78DBD" w14:paraId="67CCD544" w14:textId="4067E6CA">
      <w:pPr>
        <w:jc w:val="both"/>
        <w:rPr>
          <w:color w:val="000000" w:themeColor="text1"/>
          <w:sz w:val="20"/>
          <w:szCs w:val="20"/>
          <w:lang w:val="en-GB"/>
        </w:rPr>
      </w:pPr>
      <w:r w:rsidRPr="00CC0718">
        <w:rPr>
          <w:color w:val="000000" w:themeColor="text1"/>
          <w:sz w:val="20"/>
          <w:szCs w:val="20"/>
          <w:lang w:val="en-US"/>
        </w:rPr>
        <w:t>18:10 – I1</w:t>
      </w:r>
    </w:p>
    <w:p w:rsidRPr="00CC0718" w:rsidR="5D3ECCAC" w:rsidP="771DF2FE" w:rsidRDefault="5DF78DBD" w14:paraId="636B0E43" w14:textId="03D83DE5">
      <w:pPr>
        <w:jc w:val="both"/>
        <w:rPr>
          <w:color w:val="000000" w:themeColor="text1"/>
          <w:sz w:val="20"/>
          <w:szCs w:val="20"/>
          <w:lang w:val="en-GB"/>
        </w:rPr>
      </w:pPr>
      <w:r w:rsidRPr="00CC0718">
        <w:rPr>
          <w:color w:val="000000" w:themeColor="text1"/>
          <w:sz w:val="20"/>
          <w:szCs w:val="20"/>
          <w:lang w:val="en-US"/>
        </w:rPr>
        <w:t>Okay, thank you so much P4.</w:t>
      </w:r>
    </w:p>
    <w:p w:rsidRPr="00CC0718" w:rsidR="5D3ECCAC" w:rsidP="771DF2FE" w:rsidRDefault="5D3ECCAC" w14:paraId="32F151E5" w14:textId="54751730">
      <w:pPr>
        <w:jc w:val="both"/>
        <w:rPr>
          <w:color w:val="000000" w:themeColor="text1"/>
          <w:sz w:val="20"/>
          <w:szCs w:val="20"/>
          <w:lang w:val="en-GB"/>
        </w:rPr>
      </w:pPr>
    </w:p>
    <w:p w:rsidRPr="00CC0718" w:rsidR="5D3ECCAC" w:rsidP="771DF2FE" w:rsidRDefault="5DF78DBD" w14:paraId="4A8A4B9A" w14:textId="4688F10A">
      <w:pPr>
        <w:jc w:val="both"/>
        <w:rPr>
          <w:color w:val="000000" w:themeColor="text1"/>
          <w:sz w:val="20"/>
          <w:szCs w:val="20"/>
          <w:lang w:val="en-GB"/>
        </w:rPr>
      </w:pPr>
      <w:r w:rsidRPr="00CC0718">
        <w:rPr>
          <w:color w:val="000000" w:themeColor="text1"/>
          <w:sz w:val="20"/>
          <w:szCs w:val="20"/>
          <w:lang w:val="en-US"/>
        </w:rPr>
        <w:t>18:12 – P4</w:t>
      </w:r>
    </w:p>
    <w:p w:rsidRPr="00CC0718" w:rsidR="5D3ECCAC" w:rsidP="771DF2FE" w:rsidRDefault="5DF78DBD" w14:paraId="656D0770" w14:textId="25B46830">
      <w:pPr>
        <w:jc w:val="both"/>
        <w:rPr>
          <w:color w:val="000000" w:themeColor="text1"/>
          <w:sz w:val="20"/>
          <w:szCs w:val="20"/>
          <w:lang w:val="en-GB"/>
        </w:rPr>
      </w:pPr>
      <w:r w:rsidRPr="00CC0718">
        <w:rPr>
          <w:color w:val="000000" w:themeColor="text1"/>
          <w:sz w:val="20"/>
          <w:szCs w:val="20"/>
          <w:lang w:val="en-US"/>
        </w:rPr>
        <w:t>Sweet, thanks.</w:t>
      </w:r>
    </w:p>
    <w:p w:rsidRPr="00CC0718" w:rsidR="5D3ECCAC" w:rsidP="771DF2FE" w:rsidRDefault="5D3ECCAC" w14:paraId="6F673E47" w14:textId="7058A143">
      <w:pPr>
        <w:jc w:val="both"/>
        <w:rPr>
          <w:color w:val="000000" w:themeColor="text1"/>
          <w:sz w:val="20"/>
          <w:szCs w:val="20"/>
          <w:lang w:val="en-GB"/>
        </w:rPr>
      </w:pPr>
    </w:p>
    <w:p w:rsidRPr="00CC0718" w:rsidR="5D3ECCAC" w:rsidP="771DF2FE" w:rsidRDefault="5DF78DBD" w14:paraId="6D9463EC" w14:textId="0650FC95">
      <w:pPr>
        <w:jc w:val="both"/>
        <w:rPr>
          <w:color w:val="000000" w:themeColor="text1"/>
          <w:sz w:val="20"/>
          <w:szCs w:val="20"/>
          <w:lang w:val="en-GB"/>
        </w:rPr>
      </w:pPr>
      <w:r w:rsidRPr="00CC0718">
        <w:rPr>
          <w:color w:val="000000" w:themeColor="text1"/>
          <w:sz w:val="20"/>
          <w:szCs w:val="20"/>
          <w:lang w:val="en-US"/>
        </w:rPr>
        <w:t>18:14 – I1</w:t>
      </w:r>
    </w:p>
    <w:p w:rsidRPr="00CC0718" w:rsidR="5D3ECCAC" w:rsidP="771DF2FE" w:rsidRDefault="5DF78DBD" w14:paraId="1B1628C7" w14:textId="0D2620AB">
      <w:pPr>
        <w:jc w:val="both"/>
        <w:rPr>
          <w:color w:val="000000" w:themeColor="text1"/>
          <w:sz w:val="20"/>
          <w:szCs w:val="20"/>
          <w:lang w:val="en-GB"/>
        </w:rPr>
      </w:pPr>
      <w:r w:rsidRPr="00CC0718">
        <w:rPr>
          <w:color w:val="000000" w:themeColor="text1"/>
          <w:sz w:val="20"/>
          <w:szCs w:val="20"/>
          <w:lang w:val="en-US"/>
        </w:rPr>
        <w:t>Bye-bye. Bye.</w:t>
      </w:r>
    </w:p>
    <w:p w:rsidRPr="00CC0718" w:rsidR="5D3ECCAC" w:rsidP="771DF2FE" w:rsidRDefault="5D3ECCAC" w14:paraId="18945213" w14:textId="71D33BE7">
      <w:pPr>
        <w:jc w:val="both"/>
        <w:rPr>
          <w:color w:val="000000" w:themeColor="text1"/>
          <w:sz w:val="20"/>
          <w:szCs w:val="20"/>
          <w:lang w:val="en-US"/>
        </w:rPr>
      </w:pPr>
    </w:p>
    <w:p w:rsidRPr="00CC0718" w:rsidR="5D3ECCAC" w:rsidP="00ED2087" w:rsidRDefault="2012AD92" w14:paraId="056710A0" w14:textId="599C6201">
      <w:pPr>
        <w:jc w:val="both"/>
      </w:pPr>
      <w:r w:rsidRPr="00CC0718">
        <w:rPr>
          <w:color w:val="000000" w:themeColor="text1"/>
          <w:sz w:val="20"/>
          <w:szCs w:val="20"/>
          <w:lang w:val="en-US"/>
        </w:rPr>
        <w:t>END OF TRANSCRIPT</w:t>
      </w:r>
    </w:p>
    <w:p w:rsidRPr="00CC0718" w:rsidR="4F814FF9" w:rsidP="4F814FF9" w:rsidRDefault="4F814FF9" w14:paraId="75F2D3B1" w14:textId="256857F4">
      <w:pPr>
        <w:jc w:val="both"/>
        <w:rPr>
          <w:color w:val="000000" w:themeColor="text1"/>
          <w:sz w:val="20"/>
          <w:szCs w:val="20"/>
          <w:lang w:val="en-US"/>
        </w:rPr>
      </w:pPr>
    </w:p>
    <w:p w:rsidRPr="00CC0718" w:rsidR="3ACD2CDB" w:rsidP="3ACD2CDB" w:rsidRDefault="3ACD2CDB" w14:paraId="6FA4D068" w14:textId="5CB75353">
      <w:pPr>
        <w:rPr>
          <w:b/>
          <w:bCs/>
          <w:lang w:val="en-US"/>
        </w:rPr>
      </w:pPr>
    </w:p>
    <w:p w:rsidRPr="00CC0718" w:rsidR="3ACD2CDB" w:rsidP="3ACD2CDB" w:rsidRDefault="3ACD2CDB" w14:paraId="60237E82" w14:textId="7F890D0E">
      <w:pPr>
        <w:rPr>
          <w:b/>
          <w:bCs/>
          <w:lang w:val="en-US"/>
        </w:rPr>
      </w:pPr>
    </w:p>
    <w:p w:rsidR="00CC0718" w:rsidP="771DF2FE" w:rsidRDefault="00CC0718" w14:paraId="04443870" w14:textId="77777777">
      <w:pPr>
        <w:rPr>
          <w:b/>
          <w:bCs/>
          <w:lang w:val="en-US"/>
        </w:rPr>
      </w:pPr>
    </w:p>
    <w:p w:rsidR="00CC0718" w:rsidP="771DF2FE" w:rsidRDefault="00CC0718" w14:paraId="52F6CDFE" w14:textId="77777777">
      <w:pPr>
        <w:rPr>
          <w:b/>
          <w:bCs/>
          <w:lang w:val="en-US"/>
        </w:rPr>
      </w:pPr>
    </w:p>
    <w:p w:rsidR="00CC0718" w:rsidP="771DF2FE" w:rsidRDefault="00CC0718" w14:paraId="567D8BF1" w14:textId="77777777">
      <w:pPr>
        <w:rPr>
          <w:b/>
          <w:bCs/>
          <w:lang w:val="en-US"/>
        </w:rPr>
      </w:pPr>
    </w:p>
    <w:p w:rsidR="00CC0718" w:rsidP="771DF2FE" w:rsidRDefault="00CC0718" w14:paraId="0D33D257" w14:textId="77777777">
      <w:pPr>
        <w:rPr>
          <w:b/>
          <w:bCs/>
          <w:lang w:val="en-US"/>
        </w:rPr>
      </w:pPr>
    </w:p>
    <w:p w:rsidR="00CC0718" w:rsidP="771DF2FE" w:rsidRDefault="00CC0718" w14:paraId="14A4519F" w14:textId="77777777">
      <w:pPr>
        <w:rPr>
          <w:b/>
          <w:bCs/>
          <w:lang w:val="en-US"/>
        </w:rPr>
      </w:pPr>
    </w:p>
    <w:p w:rsidR="00CC0718" w:rsidP="771DF2FE" w:rsidRDefault="00CC0718" w14:paraId="57F6312B" w14:textId="77777777">
      <w:pPr>
        <w:rPr>
          <w:b/>
          <w:bCs/>
          <w:lang w:val="en-US"/>
        </w:rPr>
      </w:pPr>
    </w:p>
    <w:p w:rsidR="00CC0718" w:rsidP="771DF2FE" w:rsidRDefault="00CC0718" w14:paraId="5789CD35" w14:textId="77777777">
      <w:pPr>
        <w:rPr>
          <w:b/>
          <w:bCs/>
          <w:lang w:val="en-US"/>
        </w:rPr>
      </w:pPr>
    </w:p>
    <w:p w:rsidR="00CC0718" w:rsidP="771DF2FE" w:rsidRDefault="00CC0718" w14:paraId="71738816" w14:textId="77777777">
      <w:pPr>
        <w:rPr>
          <w:b/>
          <w:bCs/>
          <w:lang w:val="en-US"/>
        </w:rPr>
      </w:pPr>
    </w:p>
    <w:p w:rsidR="00CC0718" w:rsidP="771DF2FE" w:rsidRDefault="00CC0718" w14:paraId="0C22A0D9" w14:textId="77777777">
      <w:pPr>
        <w:rPr>
          <w:b/>
          <w:bCs/>
          <w:lang w:val="en-US"/>
        </w:rPr>
      </w:pPr>
    </w:p>
    <w:p w:rsidR="00CC0718" w:rsidP="771DF2FE" w:rsidRDefault="00CC0718" w14:paraId="26D82F60" w14:textId="77777777">
      <w:pPr>
        <w:rPr>
          <w:b/>
          <w:bCs/>
          <w:lang w:val="en-US"/>
        </w:rPr>
      </w:pPr>
    </w:p>
    <w:p w:rsidRPr="00CC0718" w:rsidR="5D3ECCAC" w:rsidP="771DF2FE" w:rsidRDefault="25D9B0EA" w14:paraId="311A3728" w14:textId="27814F9E">
      <w:pPr>
        <w:rPr>
          <w:b/>
          <w:bCs/>
          <w:lang w:val="en-US"/>
        </w:rPr>
      </w:pPr>
      <w:r w:rsidRPr="00CC0718">
        <w:rPr>
          <w:b/>
          <w:bCs/>
          <w:lang w:val="en-US"/>
        </w:rPr>
        <w:lastRenderedPageBreak/>
        <w:t>TRANSCRIPT [5]</w:t>
      </w:r>
    </w:p>
    <w:p w:rsidRPr="00CC0718" w:rsidR="5D3ECCAC" w:rsidP="4F814FF9" w:rsidRDefault="0AC85EAF" w14:paraId="20536081" w14:textId="773B77AA">
      <w:pPr>
        <w:rPr>
          <w:color w:val="000000" w:themeColor="text1"/>
          <w:sz w:val="20"/>
          <w:szCs w:val="20"/>
          <w:lang w:val="en-US"/>
        </w:rPr>
      </w:pPr>
      <w:r w:rsidRPr="00CC0718">
        <w:rPr>
          <w:i/>
          <w:iCs/>
          <w:color w:val="000000" w:themeColor="text1"/>
          <w:sz w:val="20"/>
          <w:szCs w:val="20"/>
          <w:lang w:val="en-GB"/>
        </w:rPr>
        <w:t>I</w:t>
      </w:r>
      <w:r w:rsidRPr="00CC0718">
        <w:rPr>
          <w:color w:val="000000" w:themeColor="text1"/>
          <w:sz w:val="20"/>
          <w:szCs w:val="20"/>
          <w:lang w:val="en-GB"/>
        </w:rPr>
        <w:t>nterview Location: Zoom</w:t>
      </w:r>
    </w:p>
    <w:p w:rsidRPr="00CC0718" w:rsidR="5D3ECCAC" w:rsidP="4F814FF9" w:rsidRDefault="0AC85EAF" w14:paraId="4F6C88AF" w14:textId="3D1FE160">
      <w:pPr>
        <w:rPr>
          <w:color w:val="000000" w:themeColor="text1"/>
          <w:sz w:val="20"/>
          <w:szCs w:val="20"/>
          <w:lang w:val="en-US"/>
        </w:rPr>
      </w:pPr>
      <w:r w:rsidRPr="00CC0718">
        <w:rPr>
          <w:color w:val="000000" w:themeColor="text1"/>
          <w:sz w:val="20"/>
          <w:szCs w:val="20"/>
          <w:lang w:val="en-GB"/>
        </w:rPr>
        <w:t>Date and Time: 10/06/2024, 12:30:00 pm</w:t>
      </w:r>
    </w:p>
    <w:p w:rsidRPr="00CC0718" w:rsidR="5D3ECCAC" w:rsidP="4F814FF9" w:rsidRDefault="0AC85EAF" w14:paraId="54B46968" w14:textId="782E687E">
      <w:pPr>
        <w:rPr>
          <w:color w:val="000000" w:themeColor="text1"/>
          <w:sz w:val="20"/>
          <w:szCs w:val="20"/>
          <w:lang w:val="en-US"/>
        </w:rPr>
      </w:pPr>
      <w:r w:rsidRPr="00CC0718">
        <w:rPr>
          <w:color w:val="000000" w:themeColor="text1"/>
          <w:sz w:val="20"/>
          <w:szCs w:val="20"/>
          <w:lang w:val="en-GB"/>
        </w:rPr>
        <w:t xml:space="preserve">Name of Interviewee: P5 </w:t>
      </w:r>
    </w:p>
    <w:p w:rsidRPr="00CC0718" w:rsidR="5D3ECCAC" w:rsidP="4F814FF9" w:rsidRDefault="0AC85EAF" w14:paraId="6BD1EF95" w14:textId="5FB61FD4">
      <w:pPr>
        <w:rPr>
          <w:color w:val="000000" w:themeColor="text1"/>
          <w:sz w:val="20"/>
          <w:szCs w:val="20"/>
          <w:lang w:val="en-US"/>
        </w:rPr>
      </w:pPr>
      <w:r w:rsidRPr="00CC0718">
        <w:rPr>
          <w:color w:val="000000" w:themeColor="text1"/>
          <w:sz w:val="20"/>
          <w:szCs w:val="20"/>
          <w:lang w:val="en-GB"/>
        </w:rPr>
        <w:t>Name of Interviewer: I3</w:t>
      </w:r>
    </w:p>
    <w:p w:rsidRPr="00CC0718" w:rsidR="5D3ECCAC" w:rsidP="4F814FF9" w:rsidRDefault="0AC85EAF" w14:paraId="40E23382" w14:textId="3D9566BE">
      <w:pPr>
        <w:rPr>
          <w:color w:val="000000" w:themeColor="text1"/>
          <w:sz w:val="20"/>
          <w:szCs w:val="20"/>
          <w:lang w:val="en-US"/>
        </w:rPr>
      </w:pPr>
      <w:r w:rsidRPr="00CC0718">
        <w:rPr>
          <w:color w:val="000000" w:themeColor="text1"/>
          <w:sz w:val="20"/>
          <w:szCs w:val="20"/>
          <w:lang w:val="en-GB"/>
        </w:rPr>
        <w:t>Name of Transcriber: I1</w:t>
      </w:r>
    </w:p>
    <w:p w:rsidRPr="00CC0718" w:rsidR="5D3ECCAC" w:rsidP="4F814FF9" w:rsidRDefault="0AC85EAF" w14:paraId="799BE104" w14:textId="7ACE3F57">
      <w:pPr>
        <w:rPr>
          <w:color w:val="000000" w:themeColor="text1"/>
          <w:sz w:val="20"/>
          <w:szCs w:val="20"/>
          <w:lang w:val="en-US"/>
        </w:rPr>
      </w:pPr>
      <w:r w:rsidRPr="00CC0718">
        <w:rPr>
          <w:color w:val="000000" w:themeColor="text1"/>
          <w:sz w:val="20"/>
          <w:szCs w:val="20"/>
          <w:lang w:val="en-GB"/>
        </w:rPr>
        <w:t>Length of Interview (in mins): 32 mins</w:t>
      </w:r>
    </w:p>
    <w:p w:rsidRPr="00CC0718" w:rsidR="5D3ECCAC" w:rsidP="4F814FF9" w:rsidRDefault="1A57318F" w14:paraId="5152072B" w14:textId="027D739C">
      <w:pPr>
        <w:rPr>
          <w:sz w:val="20"/>
          <w:szCs w:val="20"/>
          <w:lang w:val="en-GB"/>
        </w:rPr>
      </w:pPr>
      <w:r w:rsidRPr="00CC0718">
        <w:rPr>
          <w:sz w:val="20"/>
          <w:szCs w:val="20"/>
          <w:lang w:val="en-GB"/>
        </w:rPr>
        <w:t>Interview Format: Online</w:t>
      </w:r>
    </w:p>
    <w:p w:rsidRPr="00CC0718" w:rsidR="5D3ECCAC" w:rsidP="4F814FF9" w:rsidRDefault="1A57318F" w14:paraId="4D6443B5" w14:textId="4FB5A49F">
      <w:pPr>
        <w:rPr>
          <w:sz w:val="20"/>
          <w:szCs w:val="20"/>
          <w:lang w:val="en-GB"/>
        </w:rPr>
      </w:pPr>
      <w:r w:rsidRPr="00CC0718">
        <w:rPr>
          <w:sz w:val="20"/>
          <w:szCs w:val="20"/>
          <w:lang w:val="en-GB"/>
        </w:rPr>
        <w:t>Word count of the transcript: 4028 words</w:t>
      </w:r>
    </w:p>
    <w:p w:rsidRPr="00CC0718" w:rsidR="5D3ECCAC" w:rsidP="4F814FF9" w:rsidRDefault="1A57318F" w14:paraId="6A741696" w14:textId="18A29980">
      <w:pPr>
        <w:rPr>
          <w:sz w:val="20"/>
          <w:szCs w:val="20"/>
          <w:lang w:val="en-GB"/>
        </w:rPr>
      </w:pPr>
      <w:r w:rsidRPr="00CC0718">
        <w:rPr>
          <w:sz w:val="20"/>
          <w:szCs w:val="20"/>
          <w:lang w:val="en-GB"/>
        </w:rPr>
        <w:t>Transcription technology: otter.ai and zoom</w:t>
      </w:r>
    </w:p>
    <w:p w:rsidRPr="00CC0718" w:rsidR="5D3ECCAC" w:rsidP="4F814FF9" w:rsidRDefault="5D3ECCAC" w14:paraId="4BD672FB" w14:textId="1E5999AF">
      <w:pPr>
        <w:rPr>
          <w:color w:val="000000" w:themeColor="text1"/>
          <w:sz w:val="20"/>
          <w:szCs w:val="20"/>
          <w:lang w:val="en-GB"/>
        </w:rPr>
      </w:pPr>
    </w:p>
    <w:p w:rsidRPr="00CC0718" w:rsidR="5D3ECCAC" w:rsidP="771DF2FE" w:rsidRDefault="0AC85EAF" w14:paraId="5A856B95" w14:textId="6150E16B">
      <w:pPr>
        <w:rPr>
          <w:color w:val="000000" w:themeColor="text1"/>
          <w:sz w:val="20"/>
          <w:szCs w:val="20"/>
          <w:lang w:val="en-US"/>
        </w:rPr>
      </w:pPr>
      <w:r w:rsidRPr="00CC0718">
        <w:rPr>
          <w:i/>
          <w:iCs/>
          <w:color w:val="000000" w:themeColor="text1"/>
          <w:sz w:val="20"/>
          <w:szCs w:val="20"/>
          <w:lang w:val="en-GB"/>
        </w:rPr>
        <w:t xml:space="preserve"> 7:09- P5  </w:t>
      </w:r>
    </w:p>
    <w:p w:rsidRPr="00CC0718" w:rsidR="5D3ECCAC" w:rsidP="771DF2FE" w:rsidRDefault="0AC85EAF" w14:paraId="78F22DCE" w14:textId="5D8D770E">
      <w:pPr>
        <w:rPr>
          <w:color w:val="000000" w:themeColor="text1"/>
          <w:sz w:val="20"/>
          <w:szCs w:val="20"/>
          <w:lang w:val="en-US"/>
        </w:rPr>
      </w:pPr>
      <w:r w:rsidRPr="00CC0718">
        <w:rPr>
          <w:i/>
          <w:iCs/>
          <w:color w:val="000000" w:themeColor="text1"/>
          <w:sz w:val="20"/>
          <w:szCs w:val="20"/>
          <w:lang w:val="en-GB"/>
        </w:rPr>
        <w:t>Hello.</w:t>
      </w:r>
    </w:p>
    <w:p w:rsidRPr="00CC0718" w:rsidR="5D3ECCAC" w:rsidP="771DF2FE" w:rsidRDefault="0AC85EAF" w14:paraId="5FBE8D72" w14:textId="73C567E4">
      <w:pPr>
        <w:rPr>
          <w:color w:val="000000" w:themeColor="text1"/>
          <w:sz w:val="20"/>
          <w:szCs w:val="20"/>
          <w:lang w:val="en-US"/>
        </w:rPr>
      </w:pPr>
      <w:r w:rsidRPr="00CC0718">
        <w:rPr>
          <w:i/>
          <w:iCs/>
          <w:color w:val="000000" w:themeColor="text1"/>
          <w:sz w:val="20"/>
          <w:szCs w:val="20"/>
          <w:lang w:val="en-GB"/>
        </w:rPr>
        <w:t xml:space="preserve"> </w:t>
      </w:r>
    </w:p>
    <w:p w:rsidRPr="00CC0718" w:rsidR="5D3ECCAC" w:rsidP="771DF2FE" w:rsidRDefault="0AC85EAF" w14:paraId="48A32E5A" w14:textId="35C760EA">
      <w:pPr>
        <w:rPr>
          <w:color w:val="000000" w:themeColor="text1"/>
          <w:sz w:val="20"/>
          <w:szCs w:val="20"/>
          <w:lang w:val="en-US"/>
        </w:rPr>
      </w:pPr>
      <w:r w:rsidRPr="00CC0718">
        <w:rPr>
          <w:i/>
          <w:iCs/>
          <w:color w:val="000000" w:themeColor="text1"/>
          <w:sz w:val="20"/>
          <w:szCs w:val="20"/>
          <w:lang w:val="en-GB"/>
        </w:rPr>
        <w:t xml:space="preserve">7:10 - I3  </w:t>
      </w:r>
    </w:p>
    <w:p w:rsidRPr="00CC0718" w:rsidR="5D3ECCAC" w:rsidP="771DF2FE" w:rsidRDefault="0AC85EAF" w14:paraId="6D853D66" w14:textId="4B343744">
      <w:pPr>
        <w:rPr>
          <w:color w:val="000000" w:themeColor="text1"/>
          <w:sz w:val="20"/>
          <w:szCs w:val="20"/>
          <w:lang w:val="en-US"/>
        </w:rPr>
      </w:pPr>
      <w:r w:rsidRPr="00CC0718">
        <w:rPr>
          <w:i/>
          <w:iCs/>
          <w:color w:val="000000" w:themeColor="text1"/>
          <w:sz w:val="20"/>
          <w:szCs w:val="20"/>
          <w:lang w:val="en-GB"/>
        </w:rPr>
        <w:t>Hi P5, how are you?</w:t>
      </w:r>
    </w:p>
    <w:p w:rsidRPr="00CC0718" w:rsidR="5D3ECCAC" w:rsidP="771DF2FE" w:rsidRDefault="5D3ECCAC" w14:paraId="0D82C953" w14:textId="33321BB5">
      <w:pPr>
        <w:rPr>
          <w:color w:val="000000" w:themeColor="text1"/>
          <w:sz w:val="20"/>
          <w:szCs w:val="20"/>
          <w:lang w:val="en-US"/>
        </w:rPr>
      </w:pPr>
    </w:p>
    <w:p w:rsidRPr="00CC0718" w:rsidR="5D3ECCAC" w:rsidP="771DF2FE" w:rsidRDefault="0AC85EAF" w14:paraId="153D84BF" w14:textId="2C4C5266">
      <w:pPr>
        <w:rPr>
          <w:color w:val="000000" w:themeColor="text1"/>
          <w:sz w:val="20"/>
          <w:szCs w:val="20"/>
          <w:lang w:val="en-US"/>
        </w:rPr>
      </w:pPr>
      <w:r w:rsidRPr="00CC0718">
        <w:rPr>
          <w:i/>
          <w:iCs/>
          <w:color w:val="000000" w:themeColor="text1"/>
          <w:sz w:val="20"/>
          <w:szCs w:val="20"/>
          <w:lang w:val="en-GB"/>
        </w:rPr>
        <w:t>7:11 -P5</w:t>
      </w:r>
    </w:p>
    <w:p w:rsidRPr="00CC0718" w:rsidR="5D3ECCAC" w:rsidP="771DF2FE" w:rsidRDefault="0AC85EAF" w14:paraId="52AF6A7D" w14:textId="44069205">
      <w:pPr>
        <w:rPr>
          <w:color w:val="000000" w:themeColor="text1"/>
          <w:sz w:val="20"/>
          <w:szCs w:val="20"/>
          <w:lang w:val="en-US"/>
        </w:rPr>
      </w:pPr>
      <w:r w:rsidRPr="00CC0718">
        <w:rPr>
          <w:i/>
          <w:iCs/>
          <w:color w:val="000000" w:themeColor="text1"/>
          <w:sz w:val="20"/>
          <w:szCs w:val="20"/>
          <w:lang w:val="en-GB"/>
        </w:rPr>
        <w:t>Good. How are you?</w:t>
      </w:r>
    </w:p>
    <w:p w:rsidRPr="00CC0718" w:rsidR="5D3ECCAC" w:rsidP="771DF2FE" w:rsidRDefault="0AC85EAF" w14:paraId="10A2B179" w14:textId="506B92CF">
      <w:pPr>
        <w:rPr>
          <w:color w:val="000000" w:themeColor="text1"/>
          <w:sz w:val="20"/>
          <w:szCs w:val="20"/>
          <w:lang w:val="en-US"/>
        </w:rPr>
      </w:pPr>
      <w:r w:rsidRPr="00CC0718">
        <w:rPr>
          <w:i/>
          <w:iCs/>
          <w:color w:val="000000" w:themeColor="text1"/>
          <w:sz w:val="20"/>
          <w:szCs w:val="20"/>
          <w:lang w:val="en-GB"/>
        </w:rPr>
        <w:t xml:space="preserve"> </w:t>
      </w:r>
    </w:p>
    <w:p w:rsidRPr="00CC0718" w:rsidR="5D3ECCAC" w:rsidP="771DF2FE" w:rsidRDefault="0AC85EAF" w14:paraId="5A9125D2" w14:textId="360E6254">
      <w:pPr>
        <w:rPr>
          <w:color w:val="000000" w:themeColor="text1"/>
          <w:sz w:val="20"/>
          <w:szCs w:val="20"/>
          <w:lang w:val="en-US"/>
        </w:rPr>
      </w:pPr>
      <w:r w:rsidRPr="00CC0718">
        <w:rPr>
          <w:i/>
          <w:iCs/>
          <w:color w:val="000000" w:themeColor="text1"/>
          <w:sz w:val="20"/>
          <w:szCs w:val="20"/>
          <w:lang w:val="en-GB"/>
        </w:rPr>
        <w:t xml:space="preserve">7:15 - P5  </w:t>
      </w:r>
    </w:p>
    <w:p w:rsidRPr="00CC0718" w:rsidR="5D3ECCAC" w:rsidP="771DF2FE" w:rsidRDefault="0AC85EAF" w14:paraId="2905B10B" w14:textId="16AE3633">
      <w:pPr>
        <w:rPr>
          <w:color w:val="000000" w:themeColor="text1"/>
          <w:sz w:val="20"/>
          <w:szCs w:val="20"/>
          <w:lang w:val="en-US"/>
        </w:rPr>
      </w:pPr>
      <w:r w:rsidRPr="00CC0718">
        <w:rPr>
          <w:i/>
          <w:iCs/>
          <w:color w:val="000000" w:themeColor="text1"/>
          <w:sz w:val="20"/>
          <w:szCs w:val="20"/>
          <w:lang w:val="en-GB"/>
        </w:rPr>
        <w:t>I'm good. Thank you for joining in. Of course. Can you hear me, OK?</w:t>
      </w:r>
    </w:p>
    <w:p w:rsidRPr="00CC0718" w:rsidR="5D3ECCAC" w:rsidP="771DF2FE" w:rsidRDefault="0AC85EAF" w14:paraId="46CB6597" w14:textId="05C0A433">
      <w:pPr>
        <w:rPr>
          <w:color w:val="000000" w:themeColor="text1"/>
          <w:sz w:val="20"/>
          <w:szCs w:val="20"/>
          <w:lang w:val="en-US"/>
        </w:rPr>
      </w:pPr>
      <w:r w:rsidRPr="00CC0718">
        <w:rPr>
          <w:i/>
          <w:iCs/>
          <w:color w:val="000000" w:themeColor="text1"/>
          <w:sz w:val="20"/>
          <w:szCs w:val="20"/>
          <w:lang w:val="en-GB"/>
        </w:rPr>
        <w:t xml:space="preserve"> </w:t>
      </w:r>
    </w:p>
    <w:p w:rsidRPr="00CC0718" w:rsidR="5D3ECCAC" w:rsidP="771DF2FE" w:rsidRDefault="0AC85EAF" w14:paraId="56136D4A" w14:textId="692DEC32">
      <w:pPr>
        <w:rPr>
          <w:color w:val="000000" w:themeColor="text1"/>
          <w:sz w:val="20"/>
          <w:szCs w:val="20"/>
          <w:lang w:val="en-US"/>
        </w:rPr>
      </w:pPr>
      <w:r w:rsidRPr="00CC0718">
        <w:rPr>
          <w:i/>
          <w:iCs/>
          <w:color w:val="000000" w:themeColor="text1"/>
          <w:sz w:val="20"/>
          <w:szCs w:val="20"/>
          <w:lang w:val="en-GB"/>
        </w:rPr>
        <w:t xml:space="preserve">7:17 - I3  </w:t>
      </w:r>
    </w:p>
    <w:p w:rsidRPr="00CC0718" w:rsidR="5D3ECCAC" w:rsidP="771DF2FE" w:rsidRDefault="0AC85EAF" w14:paraId="5C87EE2C" w14:textId="01264129">
      <w:pPr>
        <w:rPr>
          <w:color w:val="000000" w:themeColor="text1"/>
          <w:sz w:val="20"/>
          <w:szCs w:val="20"/>
          <w:lang w:val="en-US"/>
        </w:rPr>
      </w:pPr>
      <w:r w:rsidRPr="00CC0718">
        <w:rPr>
          <w:i/>
          <w:iCs/>
          <w:color w:val="000000" w:themeColor="text1"/>
          <w:sz w:val="20"/>
          <w:szCs w:val="20"/>
          <w:lang w:val="en-GB"/>
        </w:rPr>
        <w:t xml:space="preserve">Yes, I can hear you OK. And I have my colleague, Harsha. She will be joining with us in a minute or two after her call. However, I can continue with the interview. So, hi P5, I'm I3, a student on Professor Shah's marketing research course. Thank you for taking the time to meet with us. We are conducting this interview as part of a project to understand how a marketing club can assist other campus clubs in promoting themselves. This will help us design initiatives and services that best support the goals of various student organizations. All responses are </w:t>
      </w:r>
      <w:proofErr w:type="gramStart"/>
      <w:r w:rsidRPr="00CC0718">
        <w:rPr>
          <w:i/>
          <w:iCs/>
          <w:color w:val="000000" w:themeColor="text1"/>
          <w:sz w:val="20"/>
          <w:szCs w:val="20"/>
          <w:lang w:val="en-GB"/>
        </w:rPr>
        <w:t>confidential,,</w:t>
      </w:r>
      <w:proofErr w:type="gramEnd"/>
      <w:r w:rsidRPr="00CC0718">
        <w:rPr>
          <w:i/>
          <w:iCs/>
          <w:color w:val="000000" w:themeColor="text1"/>
          <w:sz w:val="20"/>
          <w:szCs w:val="20"/>
          <w:lang w:val="en-GB"/>
        </w:rPr>
        <w:t xml:space="preserve"> and you are free to skip any questions or stop the interview at any time. To facilitate our notetaking, we would like to record our conversation today. Only the team members working in this project will have access to the recording, which will be destroyed after transcription. Do you agree to this interview being recorded? </w:t>
      </w:r>
    </w:p>
    <w:p w:rsidRPr="00CC0718" w:rsidR="5D3ECCAC" w:rsidP="771DF2FE" w:rsidRDefault="5D3ECCAC" w14:paraId="43DD5FA6" w14:textId="70C5EDEE">
      <w:pPr>
        <w:rPr>
          <w:color w:val="000000" w:themeColor="text1"/>
          <w:sz w:val="20"/>
          <w:szCs w:val="20"/>
          <w:lang w:val="en-US"/>
        </w:rPr>
      </w:pPr>
    </w:p>
    <w:p w:rsidRPr="00CC0718" w:rsidR="5D3ECCAC" w:rsidP="771DF2FE" w:rsidRDefault="0AC85EAF" w14:paraId="55CF6998" w14:textId="1714183E">
      <w:pPr>
        <w:rPr>
          <w:color w:val="000000" w:themeColor="text1"/>
          <w:sz w:val="20"/>
          <w:szCs w:val="20"/>
          <w:lang w:val="en-US"/>
        </w:rPr>
      </w:pPr>
      <w:r w:rsidRPr="00CC0718">
        <w:rPr>
          <w:i/>
          <w:iCs/>
          <w:color w:val="000000" w:themeColor="text1"/>
          <w:sz w:val="20"/>
          <w:szCs w:val="20"/>
          <w:lang w:val="en-GB"/>
        </w:rPr>
        <w:t xml:space="preserve">8:07 - P5 </w:t>
      </w:r>
    </w:p>
    <w:p w:rsidRPr="00CC0718" w:rsidR="5D3ECCAC" w:rsidP="771DF2FE" w:rsidRDefault="0AC85EAF" w14:paraId="2EDC7E6A" w14:textId="6C624086">
      <w:pPr>
        <w:rPr>
          <w:color w:val="000000" w:themeColor="text1"/>
          <w:sz w:val="20"/>
          <w:szCs w:val="20"/>
          <w:lang w:val="en-US"/>
        </w:rPr>
      </w:pPr>
      <w:r w:rsidRPr="00CC0718">
        <w:rPr>
          <w:i/>
          <w:iCs/>
          <w:color w:val="000000" w:themeColor="text1"/>
          <w:sz w:val="20"/>
          <w:szCs w:val="20"/>
          <w:lang w:val="en-GB"/>
        </w:rPr>
        <w:t xml:space="preserve">I do. </w:t>
      </w:r>
    </w:p>
    <w:p w:rsidRPr="00CC0718" w:rsidR="5D3ECCAC" w:rsidP="771DF2FE" w:rsidRDefault="5D3ECCAC" w14:paraId="6995F94D" w14:textId="74BD3A83">
      <w:pPr>
        <w:rPr>
          <w:color w:val="000000" w:themeColor="text1"/>
          <w:sz w:val="20"/>
          <w:szCs w:val="20"/>
          <w:lang w:val="en-US"/>
        </w:rPr>
      </w:pPr>
    </w:p>
    <w:p w:rsidRPr="00CC0718" w:rsidR="5D3ECCAC" w:rsidP="771DF2FE" w:rsidRDefault="0AC85EAF" w14:paraId="4EC65CD0" w14:textId="2F4A496B">
      <w:pPr>
        <w:rPr>
          <w:color w:val="000000" w:themeColor="text1"/>
          <w:sz w:val="20"/>
          <w:szCs w:val="20"/>
          <w:lang w:val="en-US"/>
        </w:rPr>
      </w:pPr>
      <w:r w:rsidRPr="00CC0718">
        <w:rPr>
          <w:i/>
          <w:iCs/>
          <w:color w:val="000000" w:themeColor="text1"/>
          <w:sz w:val="20"/>
          <w:szCs w:val="20"/>
          <w:lang w:val="en-GB"/>
        </w:rPr>
        <w:t>8:09 - I</w:t>
      </w:r>
      <w:proofErr w:type="gramStart"/>
      <w:r w:rsidRPr="00CC0718">
        <w:rPr>
          <w:i/>
          <w:iCs/>
          <w:color w:val="000000" w:themeColor="text1"/>
          <w:sz w:val="20"/>
          <w:szCs w:val="20"/>
          <w:lang w:val="en-GB"/>
        </w:rPr>
        <w:t>3  Thank</w:t>
      </w:r>
      <w:proofErr w:type="gramEnd"/>
      <w:r w:rsidRPr="00CC0718">
        <w:rPr>
          <w:i/>
          <w:iCs/>
          <w:color w:val="000000" w:themeColor="text1"/>
          <w:sz w:val="20"/>
          <w:szCs w:val="20"/>
          <w:lang w:val="en-GB"/>
        </w:rPr>
        <w:t xml:space="preserve"> you. For the start, I would like to know your background. Please tell me about yourself and how you became a part of this organization and the club. </w:t>
      </w:r>
    </w:p>
    <w:p w:rsidRPr="00CC0718" w:rsidR="5D3ECCAC" w:rsidP="771DF2FE" w:rsidRDefault="0AC85EAF" w14:paraId="7FBE5BD4" w14:textId="6E7CAD3C">
      <w:pPr>
        <w:rPr>
          <w:color w:val="000000" w:themeColor="text1"/>
          <w:sz w:val="20"/>
          <w:szCs w:val="20"/>
          <w:lang w:val="en-US"/>
        </w:rPr>
      </w:pPr>
      <w:r w:rsidRPr="00CC0718">
        <w:rPr>
          <w:i/>
          <w:iCs/>
          <w:color w:val="000000" w:themeColor="text1"/>
          <w:sz w:val="20"/>
          <w:szCs w:val="20"/>
          <w:lang w:val="en-GB"/>
        </w:rPr>
        <w:t xml:space="preserve"> </w:t>
      </w:r>
    </w:p>
    <w:p w:rsidRPr="00CC0718" w:rsidR="5D3ECCAC" w:rsidP="771DF2FE" w:rsidRDefault="0AC85EAF" w14:paraId="51D52CE3" w14:textId="1A6DC3A5">
      <w:pPr>
        <w:rPr>
          <w:color w:val="000000" w:themeColor="text1"/>
          <w:sz w:val="20"/>
          <w:szCs w:val="20"/>
          <w:lang w:val="en-US"/>
        </w:rPr>
      </w:pPr>
      <w:r w:rsidRPr="00CC0718">
        <w:rPr>
          <w:i/>
          <w:iCs/>
          <w:color w:val="000000" w:themeColor="text1"/>
          <w:sz w:val="20"/>
          <w:szCs w:val="20"/>
          <w:lang w:val="en-GB"/>
        </w:rPr>
        <w:t xml:space="preserve">8:26 - P5  </w:t>
      </w:r>
    </w:p>
    <w:p w:rsidRPr="00CC0718" w:rsidR="5D3ECCAC" w:rsidP="771DF2FE" w:rsidRDefault="0AC85EAF" w14:paraId="747166B1" w14:textId="6C8950E7">
      <w:pPr>
        <w:rPr>
          <w:color w:val="000000" w:themeColor="text1"/>
          <w:sz w:val="20"/>
          <w:szCs w:val="20"/>
          <w:lang w:val="en-US"/>
        </w:rPr>
      </w:pPr>
      <w:r w:rsidRPr="00CC0718">
        <w:rPr>
          <w:i/>
          <w:iCs/>
          <w:color w:val="000000" w:themeColor="text1"/>
          <w:sz w:val="20"/>
          <w:szCs w:val="20"/>
          <w:lang w:val="en-GB"/>
        </w:rPr>
        <w:t xml:space="preserve">My name is P5, but I go by P5. I am a sophomore biotech, And I ended up in the Glee Club after my friend invited me to join the choir. And I went to the First Baptist Church where we practiced. And it was </w:t>
      </w:r>
      <w:proofErr w:type="gramStart"/>
      <w:r w:rsidRPr="00CC0718">
        <w:rPr>
          <w:i/>
          <w:iCs/>
          <w:color w:val="000000" w:themeColor="text1"/>
          <w:sz w:val="20"/>
          <w:szCs w:val="20"/>
          <w:lang w:val="en-GB"/>
        </w:rPr>
        <w:t>really fun</w:t>
      </w:r>
      <w:proofErr w:type="gramEnd"/>
      <w:r w:rsidRPr="00CC0718">
        <w:rPr>
          <w:i/>
          <w:iCs/>
          <w:color w:val="000000" w:themeColor="text1"/>
          <w:sz w:val="20"/>
          <w:szCs w:val="20"/>
          <w:lang w:val="en-GB"/>
        </w:rPr>
        <w:t xml:space="preserve">. I loved getting to know all the people. I had worked with them previously in the musical </w:t>
      </w:r>
      <w:proofErr w:type="spellStart"/>
      <w:r w:rsidRPr="00CC0718">
        <w:rPr>
          <w:i/>
          <w:iCs/>
          <w:color w:val="000000" w:themeColor="text1"/>
          <w:sz w:val="20"/>
          <w:szCs w:val="20"/>
          <w:lang w:val="en-GB"/>
        </w:rPr>
        <w:t>theater</w:t>
      </w:r>
      <w:proofErr w:type="spellEnd"/>
      <w:r w:rsidRPr="00CC0718">
        <w:rPr>
          <w:i/>
          <w:iCs/>
          <w:color w:val="000000" w:themeColor="text1"/>
          <w:sz w:val="20"/>
          <w:szCs w:val="20"/>
          <w:lang w:val="en-GB"/>
        </w:rPr>
        <w:t xml:space="preserve">. And </w:t>
      </w:r>
      <w:proofErr w:type="gramStart"/>
      <w:r w:rsidRPr="00CC0718">
        <w:rPr>
          <w:i/>
          <w:iCs/>
          <w:color w:val="000000" w:themeColor="text1"/>
          <w:sz w:val="20"/>
          <w:szCs w:val="20"/>
          <w:lang w:val="en-GB"/>
        </w:rPr>
        <w:t>so</w:t>
      </w:r>
      <w:proofErr w:type="gramEnd"/>
      <w:r w:rsidRPr="00CC0718">
        <w:rPr>
          <w:i/>
          <w:iCs/>
          <w:color w:val="000000" w:themeColor="text1"/>
          <w:sz w:val="20"/>
          <w:szCs w:val="20"/>
          <w:lang w:val="en-GB"/>
        </w:rPr>
        <w:t xml:space="preserve"> I decided to run for office after helping out with fundraisers for the previous officer who was in charge. And that's currently the position I hold. I'm the fundraising chair. It is my job to design, carry out, and get volunteers, do everything related to fundraising. All of that is my job.</w:t>
      </w:r>
    </w:p>
    <w:p w:rsidRPr="00CC0718" w:rsidR="5D3ECCAC" w:rsidP="771DF2FE" w:rsidRDefault="0AC85EAF" w14:paraId="35047922" w14:textId="2108F1B5">
      <w:pPr>
        <w:rPr>
          <w:color w:val="000000" w:themeColor="text1"/>
          <w:sz w:val="20"/>
          <w:szCs w:val="20"/>
          <w:lang w:val="en-US"/>
        </w:rPr>
      </w:pPr>
      <w:r w:rsidRPr="00CC0718">
        <w:rPr>
          <w:i/>
          <w:iCs/>
          <w:color w:val="000000" w:themeColor="text1"/>
          <w:sz w:val="20"/>
          <w:szCs w:val="20"/>
          <w:lang w:val="en-GB"/>
        </w:rPr>
        <w:t xml:space="preserve"> </w:t>
      </w:r>
    </w:p>
    <w:p w:rsidRPr="00CC0718" w:rsidR="00ED2087" w:rsidP="771DF2FE" w:rsidRDefault="00ED2087" w14:paraId="358C7970" w14:textId="77777777">
      <w:pPr>
        <w:rPr>
          <w:i/>
          <w:iCs/>
          <w:color w:val="000000" w:themeColor="text1"/>
          <w:sz w:val="20"/>
          <w:szCs w:val="20"/>
          <w:lang w:val="en-GB"/>
        </w:rPr>
      </w:pPr>
    </w:p>
    <w:p w:rsidRPr="00CC0718" w:rsidR="5D3ECCAC" w:rsidP="771DF2FE" w:rsidRDefault="0AC85EAF" w14:paraId="1E197257" w14:textId="7D18A55A">
      <w:pPr>
        <w:rPr>
          <w:color w:val="000000" w:themeColor="text1"/>
          <w:sz w:val="20"/>
          <w:szCs w:val="20"/>
          <w:lang w:val="en-US"/>
        </w:rPr>
      </w:pPr>
      <w:r w:rsidRPr="00CC0718">
        <w:rPr>
          <w:i/>
          <w:iCs/>
          <w:color w:val="000000" w:themeColor="text1"/>
          <w:sz w:val="20"/>
          <w:szCs w:val="20"/>
          <w:lang w:val="en-GB"/>
        </w:rPr>
        <w:lastRenderedPageBreak/>
        <w:t xml:space="preserve">9:12 - I3  </w:t>
      </w:r>
    </w:p>
    <w:p w:rsidRPr="00CC0718" w:rsidR="5D3ECCAC" w:rsidP="771DF2FE" w:rsidRDefault="0AC85EAF" w14:paraId="0FE72219" w14:textId="35942D72">
      <w:pPr>
        <w:rPr>
          <w:color w:val="000000" w:themeColor="text1"/>
          <w:sz w:val="20"/>
          <w:szCs w:val="20"/>
          <w:lang w:val="en-US"/>
        </w:rPr>
      </w:pPr>
      <w:r w:rsidRPr="00CC0718">
        <w:rPr>
          <w:i/>
          <w:iCs/>
          <w:color w:val="000000" w:themeColor="text1"/>
          <w:sz w:val="20"/>
          <w:szCs w:val="20"/>
          <w:lang w:val="en-GB"/>
        </w:rPr>
        <w:t>OK. And when did you start with this club? How do you get, like, you involved only in fundraising, or you are involved in many other aspects of the club?</w:t>
      </w:r>
    </w:p>
    <w:p w:rsidRPr="00CC0718" w:rsidR="5D3ECCAC" w:rsidP="771DF2FE" w:rsidRDefault="0AC85EAF" w14:paraId="0D3C6338" w14:textId="066166FD">
      <w:pPr>
        <w:rPr>
          <w:color w:val="000000" w:themeColor="text1"/>
          <w:sz w:val="20"/>
          <w:szCs w:val="20"/>
          <w:lang w:val="en-US"/>
        </w:rPr>
      </w:pPr>
      <w:r w:rsidRPr="00CC0718">
        <w:rPr>
          <w:i/>
          <w:iCs/>
          <w:color w:val="000000" w:themeColor="text1"/>
          <w:sz w:val="20"/>
          <w:szCs w:val="20"/>
          <w:lang w:val="en-GB"/>
        </w:rPr>
        <w:t xml:space="preserve"> </w:t>
      </w:r>
    </w:p>
    <w:p w:rsidRPr="00CC0718" w:rsidR="5D3ECCAC" w:rsidP="771DF2FE" w:rsidRDefault="0AC85EAF" w14:paraId="6686FFAA" w14:textId="5612F845">
      <w:pPr>
        <w:rPr>
          <w:color w:val="000000" w:themeColor="text1"/>
          <w:sz w:val="20"/>
          <w:szCs w:val="20"/>
          <w:lang w:val="en-US"/>
        </w:rPr>
      </w:pPr>
      <w:r w:rsidRPr="00CC0718">
        <w:rPr>
          <w:i/>
          <w:iCs/>
          <w:color w:val="000000" w:themeColor="text1"/>
          <w:sz w:val="20"/>
          <w:szCs w:val="20"/>
          <w:lang w:val="en-GB"/>
        </w:rPr>
        <w:t xml:space="preserve">9:26 - P5  </w:t>
      </w:r>
    </w:p>
    <w:p w:rsidRPr="00CC0718" w:rsidR="5D3ECCAC" w:rsidP="771DF2FE" w:rsidRDefault="0AC85EAF" w14:paraId="63F52C4F" w14:textId="2A7B4A5C">
      <w:pPr>
        <w:rPr>
          <w:color w:val="000000" w:themeColor="text1"/>
          <w:sz w:val="20"/>
          <w:szCs w:val="20"/>
          <w:lang w:val="en-US"/>
        </w:rPr>
      </w:pPr>
      <w:proofErr w:type="gramStart"/>
      <w:r w:rsidRPr="00CC0718">
        <w:rPr>
          <w:i/>
          <w:iCs/>
          <w:color w:val="000000" w:themeColor="text1"/>
          <w:sz w:val="20"/>
          <w:szCs w:val="20"/>
          <w:lang w:val="en-GB"/>
        </w:rPr>
        <w:t>So</w:t>
      </w:r>
      <w:proofErr w:type="gramEnd"/>
      <w:r w:rsidRPr="00CC0718">
        <w:rPr>
          <w:i/>
          <w:iCs/>
          <w:color w:val="000000" w:themeColor="text1"/>
          <w:sz w:val="20"/>
          <w:szCs w:val="20"/>
          <w:lang w:val="en-GB"/>
        </w:rPr>
        <w:t xml:space="preserve"> all the officers are involved in different ways. We all vote on, like, any additions to our Constitution, any bylaws. We vote on whatever actions we're taking. The other officers work to inform me on my fundraiser. Like, I </w:t>
      </w:r>
      <w:proofErr w:type="gramStart"/>
      <w:r w:rsidRPr="00CC0718">
        <w:rPr>
          <w:i/>
          <w:iCs/>
          <w:color w:val="000000" w:themeColor="text1"/>
          <w:sz w:val="20"/>
          <w:szCs w:val="20"/>
          <w:lang w:val="en-GB"/>
        </w:rPr>
        <w:t>have to</w:t>
      </w:r>
      <w:proofErr w:type="gramEnd"/>
      <w:r w:rsidRPr="00CC0718">
        <w:rPr>
          <w:i/>
          <w:iCs/>
          <w:color w:val="000000" w:themeColor="text1"/>
          <w:sz w:val="20"/>
          <w:szCs w:val="20"/>
          <w:lang w:val="en-GB"/>
        </w:rPr>
        <w:t xml:space="preserve"> run it by them. </w:t>
      </w:r>
      <w:proofErr w:type="gramStart"/>
      <w:r w:rsidRPr="00CC0718">
        <w:rPr>
          <w:i/>
          <w:iCs/>
          <w:color w:val="000000" w:themeColor="text1"/>
          <w:sz w:val="20"/>
          <w:szCs w:val="20"/>
          <w:lang w:val="en-GB"/>
        </w:rPr>
        <w:t>So</w:t>
      </w:r>
      <w:proofErr w:type="gramEnd"/>
      <w:r w:rsidRPr="00CC0718">
        <w:rPr>
          <w:i/>
          <w:iCs/>
          <w:color w:val="000000" w:themeColor="text1"/>
          <w:sz w:val="20"/>
          <w:szCs w:val="20"/>
          <w:lang w:val="en-GB"/>
        </w:rPr>
        <w:t xml:space="preserve"> we all make our actions public to the rest of the officers so we can have a discussion. We meet every Monday.</w:t>
      </w:r>
    </w:p>
    <w:p w:rsidRPr="00CC0718" w:rsidR="5D3ECCAC" w:rsidP="771DF2FE" w:rsidRDefault="0AC85EAF" w14:paraId="41F2FC8A" w14:textId="78366F0D">
      <w:pPr>
        <w:rPr>
          <w:color w:val="000000" w:themeColor="text1"/>
          <w:sz w:val="20"/>
          <w:szCs w:val="20"/>
          <w:lang w:val="en-US"/>
        </w:rPr>
      </w:pPr>
      <w:r w:rsidRPr="00CC0718">
        <w:rPr>
          <w:i/>
          <w:iCs/>
          <w:color w:val="000000" w:themeColor="text1"/>
          <w:sz w:val="20"/>
          <w:szCs w:val="20"/>
          <w:lang w:val="en-GB"/>
        </w:rPr>
        <w:t xml:space="preserve"> </w:t>
      </w:r>
    </w:p>
    <w:p w:rsidRPr="00CC0718" w:rsidR="5D3ECCAC" w:rsidP="771DF2FE" w:rsidRDefault="0AC85EAF" w14:paraId="76560F61" w14:textId="5496896E">
      <w:pPr>
        <w:rPr>
          <w:color w:val="000000" w:themeColor="text1"/>
          <w:sz w:val="20"/>
          <w:szCs w:val="20"/>
          <w:lang w:val="en-US"/>
        </w:rPr>
      </w:pPr>
      <w:r w:rsidRPr="00CC0718">
        <w:rPr>
          <w:i/>
          <w:iCs/>
          <w:color w:val="000000" w:themeColor="text1"/>
          <w:sz w:val="20"/>
          <w:szCs w:val="20"/>
          <w:lang w:val="en-GB"/>
        </w:rPr>
        <w:t xml:space="preserve">9:54- I3  </w:t>
      </w:r>
    </w:p>
    <w:p w:rsidRPr="00CC0718" w:rsidR="5D3ECCAC" w:rsidP="771DF2FE" w:rsidRDefault="0AC85EAF" w14:paraId="59AA3073" w14:textId="28BB25E8">
      <w:pPr>
        <w:rPr>
          <w:color w:val="000000" w:themeColor="text1"/>
          <w:sz w:val="20"/>
          <w:szCs w:val="20"/>
          <w:lang w:val="en-US"/>
        </w:rPr>
      </w:pPr>
      <w:r w:rsidRPr="00CC0718">
        <w:rPr>
          <w:i/>
          <w:iCs/>
          <w:color w:val="000000" w:themeColor="text1"/>
          <w:sz w:val="20"/>
          <w:szCs w:val="20"/>
          <w:lang w:val="en-GB"/>
        </w:rPr>
        <w:t>What, according to you, is the role of student organization and clubs on campus?</w:t>
      </w:r>
    </w:p>
    <w:p w:rsidRPr="00CC0718" w:rsidR="5D3ECCAC" w:rsidP="771DF2FE" w:rsidRDefault="0AC85EAF" w14:paraId="30417ACD" w14:textId="2D2F7D43">
      <w:pPr>
        <w:rPr>
          <w:color w:val="000000" w:themeColor="text1"/>
          <w:sz w:val="20"/>
          <w:szCs w:val="20"/>
          <w:lang w:val="en-US"/>
        </w:rPr>
      </w:pPr>
      <w:r w:rsidRPr="00CC0718">
        <w:rPr>
          <w:i/>
          <w:iCs/>
          <w:color w:val="000000" w:themeColor="text1"/>
          <w:sz w:val="20"/>
          <w:szCs w:val="20"/>
          <w:lang w:val="en-GB"/>
        </w:rPr>
        <w:t xml:space="preserve"> </w:t>
      </w:r>
    </w:p>
    <w:p w:rsidRPr="00CC0718" w:rsidR="5D3ECCAC" w:rsidP="771DF2FE" w:rsidRDefault="0AC85EAF" w14:paraId="56571324" w14:textId="7E02A060">
      <w:pPr>
        <w:rPr>
          <w:color w:val="000000" w:themeColor="text1"/>
          <w:sz w:val="20"/>
          <w:szCs w:val="20"/>
          <w:lang w:val="en-US"/>
        </w:rPr>
      </w:pPr>
      <w:r w:rsidRPr="00CC0718">
        <w:rPr>
          <w:i/>
          <w:iCs/>
          <w:color w:val="000000" w:themeColor="text1"/>
          <w:sz w:val="20"/>
          <w:szCs w:val="20"/>
          <w:lang w:val="en-GB"/>
        </w:rPr>
        <w:t xml:space="preserve">10:04 - P5  </w:t>
      </w:r>
    </w:p>
    <w:p w:rsidRPr="00CC0718" w:rsidR="5D3ECCAC" w:rsidP="771DF2FE" w:rsidRDefault="0AC85EAF" w14:paraId="66D58864" w14:textId="15B0A119">
      <w:pPr>
        <w:rPr>
          <w:color w:val="000000" w:themeColor="text1"/>
          <w:sz w:val="20"/>
          <w:szCs w:val="20"/>
          <w:lang w:val="en-US"/>
        </w:rPr>
      </w:pPr>
      <w:r w:rsidRPr="00CC0718">
        <w:rPr>
          <w:i/>
          <w:iCs/>
          <w:color w:val="000000" w:themeColor="text1"/>
          <w:sz w:val="20"/>
          <w:szCs w:val="20"/>
          <w:lang w:val="en-GB"/>
        </w:rPr>
        <w:t>I'm sorry, can you repeat the first part of the question?</w:t>
      </w:r>
    </w:p>
    <w:p w:rsidRPr="00CC0718" w:rsidR="5D3ECCAC" w:rsidP="771DF2FE" w:rsidRDefault="0AC85EAF" w14:paraId="6AD2F8F4" w14:textId="31BB1554">
      <w:pPr>
        <w:rPr>
          <w:color w:val="000000" w:themeColor="text1"/>
          <w:sz w:val="20"/>
          <w:szCs w:val="20"/>
          <w:lang w:val="en-US"/>
        </w:rPr>
      </w:pPr>
      <w:r w:rsidRPr="00CC0718">
        <w:rPr>
          <w:i/>
          <w:iCs/>
          <w:color w:val="000000" w:themeColor="text1"/>
          <w:sz w:val="20"/>
          <w:szCs w:val="20"/>
          <w:lang w:val="en-GB"/>
        </w:rPr>
        <w:t xml:space="preserve"> </w:t>
      </w:r>
    </w:p>
    <w:p w:rsidRPr="00CC0718" w:rsidR="5D3ECCAC" w:rsidP="771DF2FE" w:rsidRDefault="0AC85EAF" w14:paraId="18913AC4" w14:textId="6A8AF528">
      <w:pPr>
        <w:rPr>
          <w:color w:val="000000" w:themeColor="text1"/>
          <w:sz w:val="20"/>
          <w:szCs w:val="20"/>
          <w:lang w:val="en-US"/>
        </w:rPr>
      </w:pPr>
      <w:r w:rsidRPr="00CC0718">
        <w:rPr>
          <w:i/>
          <w:iCs/>
          <w:color w:val="000000" w:themeColor="text1"/>
          <w:sz w:val="20"/>
          <w:szCs w:val="20"/>
          <w:lang w:val="en-GB"/>
        </w:rPr>
        <w:t xml:space="preserve">10:09 - I3  </w:t>
      </w:r>
    </w:p>
    <w:p w:rsidRPr="00CC0718" w:rsidR="5D3ECCAC" w:rsidP="771DF2FE" w:rsidRDefault="0AC85EAF" w14:paraId="4ABDF58E" w14:textId="2AA93CA7">
      <w:pPr>
        <w:rPr>
          <w:color w:val="000000" w:themeColor="text1"/>
          <w:sz w:val="20"/>
          <w:szCs w:val="20"/>
          <w:lang w:val="en-US"/>
        </w:rPr>
      </w:pPr>
      <w:r w:rsidRPr="00CC0718">
        <w:rPr>
          <w:i/>
          <w:iCs/>
          <w:color w:val="000000" w:themeColor="text1"/>
          <w:sz w:val="20"/>
          <w:szCs w:val="20"/>
          <w:lang w:val="en-GB"/>
        </w:rPr>
        <w:t>What, according to you, would be the role of this club on campus for the students?</w:t>
      </w:r>
    </w:p>
    <w:p w:rsidRPr="00CC0718" w:rsidR="5D3ECCAC" w:rsidP="771DF2FE" w:rsidRDefault="0AC85EAF" w14:paraId="7F6A577C" w14:textId="652D43DE">
      <w:pPr>
        <w:rPr>
          <w:color w:val="000000" w:themeColor="text1"/>
          <w:sz w:val="20"/>
          <w:szCs w:val="20"/>
          <w:lang w:val="en-US"/>
        </w:rPr>
      </w:pPr>
      <w:r w:rsidRPr="00CC0718">
        <w:rPr>
          <w:i/>
          <w:iCs/>
          <w:color w:val="000000" w:themeColor="text1"/>
          <w:sz w:val="20"/>
          <w:szCs w:val="20"/>
          <w:lang w:val="en-GB"/>
        </w:rPr>
        <w:t xml:space="preserve"> </w:t>
      </w:r>
    </w:p>
    <w:p w:rsidRPr="00CC0718" w:rsidR="5D3ECCAC" w:rsidP="771DF2FE" w:rsidRDefault="0AC85EAF" w14:paraId="50D83EA9" w14:textId="4721C309">
      <w:pPr>
        <w:rPr>
          <w:color w:val="000000" w:themeColor="text1"/>
          <w:sz w:val="20"/>
          <w:szCs w:val="20"/>
          <w:lang w:val="en-US"/>
        </w:rPr>
      </w:pPr>
      <w:r w:rsidRPr="00CC0718">
        <w:rPr>
          <w:i/>
          <w:iCs/>
          <w:color w:val="000000" w:themeColor="text1"/>
          <w:sz w:val="20"/>
          <w:szCs w:val="20"/>
          <w:lang w:val="en-GB"/>
        </w:rPr>
        <w:t xml:space="preserve">10:16 - P5  </w:t>
      </w:r>
    </w:p>
    <w:p w:rsidRPr="00CC0718" w:rsidR="5D3ECCAC" w:rsidP="771DF2FE" w:rsidRDefault="0AC85EAF" w14:paraId="5FA69284" w14:textId="31DE0883">
      <w:pPr>
        <w:rPr>
          <w:color w:val="000000" w:themeColor="text1"/>
          <w:sz w:val="20"/>
          <w:szCs w:val="20"/>
          <w:lang w:val="en-US"/>
        </w:rPr>
      </w:pPr>
      <w:r w:rsidRPr="00CC0718">
        <w:rPr>
          <w:i/>
          <w:iCs/>
          <w:color w:val="000000" w:themeColor="text1"/>
          <w:sz w:val="20"/>
          <w:szCs w:val="20"/>
          <w:lang w:val="en-GB"/>
        </w:rPr>
        <w:t xml:space="preserve">The role of this club is to improve our skills in singing. It is to sing together. A social club. It is a way to make friends, to carry on traditions, and kind of have a network of support while you're here on campus. </w:t>
      </w:r>
    </w:p>
    <w:p w:rsidRPr="00CC0718" w:rsidR="5D3ECCAC" w:rsidP="771DF2FE" w:rsidRDefault="5D3ECCAC" w14:paraId="42380CF8" w14:textId="623496E6">
      <w:pPr>
        <w:rPr>
          <w:color w:val="000000" w:themeColor="text1"/>
          <w:sz w:val="20"/>
          <w:szCs w:val="20"/>
          <w:lang w:val="en-US"/>
        </w:rPr>
      </w:pPr>
    </w:p>
    <w:p w:rsidRPr="00CC0718" w:rsidR="5D3ECCAC" w:rsidP="771DF2FE" w:rsidRDefault="0AC85EAF" w14:paraId="7959E9F0" w14:textId="691C2DB4">
      <w:pPr>
        <w:rPr>
          <w:color w:val="000000" w:themeColor="text1"/>
          <w:sz w:val="20"/>
          <w:szCs w:val="20"/>
          <w:lang w:val="en-US"/>
        </w:rPr>
      </w:pPr>
      <w:r w:rsidRPr="00CC0718">
        <w:rPr>
          <w:i/>
          <w:iCs/>
          <w:color w:val="000000" w:themeColor="text1"/>
          <w:sz w:val="20"/>
          <w:szCs w:val="20"/>
          <w:lang w:val="en-GB"/>
        </w:rPr>
        <w:t>10.32 - I3</w:t>
      </w:r>
    </w:p>
    <w:p w:rsidRPr="00CC0718" w:rsidR="5D3ECCAC" w:rsidP="771DF2FE" w:rsidRDefault="0AC85EAF" w14:paraId="78CAB689" w14:textId="7058E336">
      <w:pPr>
        <w:rPr>
          <w:color w:val="000000" w:themeColor="text1"/>
          <w:sz w:val="20"/>
          <w:szCs w:val="20"/>
          <w:lang w:val="en-US"/>
        </w:rPr>
      </w:pPr>
      <w:r w:rsidRPr="00CC0718">
        <w:rPr>
          <w:i/>
          <w:iCs/>
          <w:color w:val="000000" w:themeColor="text1"/>
          <w:sz w:val="20"/>
          <w:szCs w:val="20"/>
          <w:lang w:val="en-GB"/>
        </w:rPr>
        <w:t>Okay. Can you describe a little bit more on the structure and composition of the club at WPI, including how it's organized, the type of the members you have, the activities you focus on, besides, like, more with music?</w:t>
      </w:r>
    </w:p>
    <w:p w:rsidRPr="00CC0718" w:rsidR="5D3ECCAC" w:rsidP="771DF2FE" w:rsidRDefault="0AC85EAF" w14:paraId="4B192F06" w14:textId="09E49BBB">
      <w:pPr>
        <w:rPr>
          <w:color w:val="000000" w:themeColor="text1"/>
          <w:sz w:val="20"/>
          <w:szCs w:val="20"/>
          <w:lang w:val="en-US"/>
        </w:rPr>
      </w:pPr>
      <w:r w:rsidRPr="00CC0718">
        <w:rPr>
          <w:i/>
          <w:iCs/>
          <w:color w:val="000000" w:themeColor="text1"/>
          <w:sz w:val="20"/>
          <w:szCs w:val="20"/>
          <w:lang w:val="en-GB"/>
        </w:rPr>
        <w:t xml:space="preserve"> </w:t>
      </w:r>
    </w:p>
    <w:p w:rsidRPr="00CC0718" w:rsidR="5D3ECCAC" w:rsidP="771DF2FE" w:rsidRDefault="0AC85EAF" w14:paraId="21D239D1" w14:textId="2BC34836">
      <w:pPr>
        <w:rPr>
          <w:color w:val="000000" w:themeColor="text1"/>
          <w:sz w:val="20"/>
          <w:szCs w:val="20"/>
          <w:lang w:val="en-US"/>
        </w:rPr>
      </w:pPr>
      <w:r w:rsidRPr="00CC0718">
        <w:rPr>
          <w:i/>
          <w:iCs/>
          <w:color w:val="000000" w:themeColor="text1"/>
          <w:sz w:val="20"/>
          <w:szCs w:val="20"/>
          <w:lang w:val="en-GB"/>
        </w:rPr>
        <w:t xml:space="preserve">10:53 - P5  </w:t>
      </w:r>
    </w:p>
    <w:p w:rsidRPr="00CC0718" w:rsidR="5D3ECCAC" w:rsidP="771DF2FE" w:rsidRDefault="0AC85EAF" w14:paraId="5E72492E" w14:textId="6C51904A">
      <w:pPr>
        <w:rPr>
          <w:color w:val="000000" w:themeColor="text1"/>
          <w:sz w:val="20"/>
          <w:szCs w:val="20"/>
          <w:lang w:val="en-US"/>
        </w:rPr>
      </w:pPr>
      <w:r w:rsidRPr="00CC0718">
        <w:rPr>
          <w:i/>
          <w:iCs/>
          <w:color w:val="000000" w:themeColor="text1"/>
          <w:sz w:val="20"/>
          <w:szCs w:val="20"/>
          <w:lang w:val="en-GB"/>
        </w:rPr>
        <w:t xml:space="preserve">Mm-hmm, of course. </w:t>
      </w:r>
      <w:proofErr w:type="gramStart"/>
      <w:r w:rsidRPr="00CC0718">
        <w:rPr>
          <w:i/>
          <w:iCs/>
          <w:color w:val="000000" w:themeColor="text1"/>
          <w:sz w:val="20"/>
          <w:szCs w:val="20"/>
          <w:lang w:val="en-GB"/>
        </w:rPr>
        <w:t>So</w:t>
      </w:r>
      <w:proofErr w:type="gramEnd"/>
      <w:r w:rsidRPr="00CC0718">
        <w:rPr>
          <w:i/>
          <w:iCs/>
          <w:color w:val="000000" w:themeColor="text1"/>
          <w:sz w:val="20"/>
          <w:szCs w:val="20"/>
          <w:lang w:val="en-GB"/>
        </w:rPr>
        <w:t xml:space="preserve"> we have </w:t>
      </w:r>
      <w:proofErr w:type="spellStart"/>
      <w:r w:rsidRPr="00CC0718">
        <w:rPr>
          <w:i/>
          <w:iCs/>
          <w:color w:val="000000" w:themeColor="text1"/>
          <w:sz w:val="20"/>
          <w:szCs w:val="20"/>
          <w:lang w:val="en-GB"/>
        </w:rPr>
        <w:t>a</w:t>
      </w:r>
      <w:proofErr w:type="spellEnd"/>
      <w:r w:rsidRPr="00CC0718">
        <w:rPr>
          <w:i/>
          <w:iCs/>
          <w:color w:val="000000" w:themeColor="text1"/>
          <w:sz w:val="20"/>
          <w:szCs w:val="20"/>
          <w:lang w:val="en-GB"/>
        </w:rPr>
        <w:t xml:space="preserve"> officer board of 12 people. Let's see, we have president, secretary, treasurer, fundraising chair, alumni historian. The alumni historian is in charge of a program we do </w:t>
      </w:r>
      <w:proofErr w:type="gramStart"/>
      <w:r w:rsidRPr="00CC0718">
        <w:rPr>
          <w:i/>
          <w:iCs/>
          <w:color w:val="000000" w:themeColor="text1"/>
          <w:sz w:val="20"/>
          <w:szCs w:val="20"/>
          <w:lang w:val="en-GB"/>
        </w:rPr>
        <w:t>called</w:t>
      </w:r>
      <w:proofErr w:type="gramEnd"/>
      <w:r w:rsidRPr="00CC0718">
        <w:rPr>
          <w:i/>
          <w:iCs/>
          <w:color w:val="000000" w:themeColor="text1"/>
          <w:sz w:val="20"/>
          <w:szCs w:val="20"/>
          <w:lang w:val="en-GB"/>
        </w:rPr>
        <w:t xml:space="preserve"> Big Little, where an upperclassman or just someone in the choir who's already been initiated will be paired up with someone new to the choir and act as kind of like a parental figure and you're supposed to spend time together. You become close friends and do lots of activities. We compete in groups together like this. </w:t>
      </w:r>
      <w:proofErr w:type="gramStart"/>
      <w:r w:rsidRPr="00CC0718">
        <w:rPr>
          <w:i/>
          <w:iCs/>
          <w:color w:val="000000" w:themeColor="text1"/>
          <w:sz w:val="20"/>
          <w:szCs w:val="20"/>
          <w:lang w:val="en-GB"/>
        </w:rPr>
        <w:t>So</w:t>
      </w:r>
      <w:proofErr w:type="gramEnd"/>
      <w:r w:rsidRPr="00CC0718">
        <w:rPr>
          <w:i/>
          <w:iCs/>
          <w:color w:val="000000" w:themeColor="text1"/>
          <w:sz w:val="20"/>
          <w:szCs w:val="20"/>
          <w:lang w:val="en-GB"/>
        </w:rPr>
        <w:t xml:space="preserve"> the big little is important. We have a webmaster who's in charge of managing our Discord and our other ways of communication. We have another officer whose job is to like make graphics to put out. </w:t>
      </w:r>
      <w:proofErr w:type="gramStart"/>
      <w:r w:rsidRPr="00CC0718">
        <w:rPr>
          <w:i/>
          <w:iCs/>
          <w:color w:val="000000" w:themeColor="text1"/>
          <w:sz w:val="20"/>
          <w:szCs w:val="20"/>
          <w:lang w:val="en-GB"/>
        </w:rPr>
        <w:t>So</w:t>
      </w:r>
      <w:proofErr w:type="gramEnd"/>
      <w:r w:rsidRPr="00CC0718">
        <w:rPr>
          <w:i/>
          <w:iCs/>
          <w:color w:val="000000" w:themeColor="text1"/>
          <w:sz w:val="20"/>
          <w:szCs w:val="20"/>
          <w:lang w:val="en-GB"/>
        </w:rPr>
        <w:t xml:space="preserve"> like posters for our events. We have the social chair who designs all the social events. Some of those include like doing a video game night, a board game night, going apple picking with the </w:t>
      </w:r>
      <w:proofErr w:type="spellStart"/>
      <w:r w:rsidRPr="00CC0718">
        <w:rPr>
          <w:i/>
          <w:iCs/>
          <w:color w:val="000000" w:themeColor="text1"/>
          <w:sz w:val="20"/>
          <w:szCs w:val="20"/>
          <w:lang w:val="en-GB"/>
        </w:rPr>
        <w:t>theater</w:t>
      </w:r>
      <w:proofErr w:type="spellEnd"/>
      <w:r w:rsidRPr="00CC0718">
        <w:rPr>
          <w:i/>
          <w:iCs/>
          <w:color w:val="000000" w:themeColor="text1"/>
          <w:sz w:val="20"/>
          <w:szCs w:val="20"/>
          <w:lang w:val="en-GB"/>
        </w:rPr>
        <w:t xml:space="preserve"> is a social we do. We have a presentation night where you can do a presentation on anything and at the end of every </w:t>
      </w:r>
      <w:proofErr w:type="gramStart"/>
      <w:r w:rsidRPr="00CC0718">
        <w:rPr>
          <w:i/>
          <w:iCs/>
          <w:color w:val="000000" w:themeColor="text1"/>
          <w:sz w:val="20"/>
          <w:szCs w:val="20"/>
          <w:lang w:val="en-GB"/>
        </w:rPr>
        <w:t>term</w:t>
      </w:r>
      <w:proofErr w:type="gramEnd"/>
      <w:r w:rsidRPr="00CC0718">
        <w:rPr>
          <w:i/>
          <w:iCs/>
          <w:color w:val="000000" w:themeColor="text1"/>
          <w:sz w:val="20"/>
          <w:szCs w:val="20"/>
          <w:lang w:val="en-GB"/>
        </w:rPr>
        <w:t xml:space="preserve"> we have a party for only choir members called </w:t>
      </w:r>
      <w:proofErr w:type="spellStart"/>
      <w:r w:rsidRPr="00CC0718">
        <w:rPr>
          <w:i/>
          <w:iCs/>
          <w:color w:val="000000" w:themeColor="text1"/>
          <w:sz w:val="20"/>
          <w:szCs w:val="20"/>
          <w:lang w:val="en-GB"/>
        </w:rPr>
        <w:t>Rathskillar</w:t>
      </w:r>
      <w:proofErr w:type="spellEnd"/>
      <w:r w:rsidRPr="00CC0718">
        <w:rPr>
          <w:i/>
          <w:iCs/>
          <w:color w:val="000000" w:themeColor="text1"/>
          <w:sz w:val="20"/>
          <w:szCs w:val="20"/>
          <w:lang w:val="en-GB"/>
        </w:rPr>
        <w:t xml:space="preserve"> and it's really fun.</w:t>
      </w:r>
    </w:p>
    <w:p w:rsidRPr="00CC0718" w:rsidR="5D3ECCAC" w:rsidP="771DF2FE" w:rsidRDefault="0AC85EAF" w14:paraId="27FDF248" w14:textId="3B55A010">
      <w:pPr>
        <w:rPr>
          <w:color w:val="000000" w:themeColor="text1"/>
          <w:sz w:val="20"/>
          <w:szCs w:val="20"/>
          <w:lang w:val="en-US"/>
        </w:rPr>
      </w:pPr>
      <w:r w:rsidRPr="00CC0718">
        <w:rPr>
          <w:i/>
          <w:iCs/>
          <w:color w:val="000000" w:themeColor="text1"/>
          <w:sz w:val="20"/>
          <w:szCs w:val="20"/>
          <w:lang w:val="en-GB"/>
        </w:rPr>
        <w:t xml:space="preserve"> </w:t>
      </w:r>
    </w:p>
    <w:p w:rsidRPr="00CC0718" w:rsidR="5D3ECCAC" w:rsidP="771DF2FE" w:rsidRDefault="0AC85EAF" w14:paraId="1BCB4D43" w14:textId="2F801869">
      <w:pPr>
        <w:rPr>
          <w:color w:val="000000" w:themeColor="text1"/>
          <w:sz w:val="20"/>
          <w:szCs w:val="20"/>
          <w:lang w:val="en-US"/>
        </w:rPr>
      </w:pPr>
      <w:r w:rsidRPr="00CC0718">
        <w:rPr>
          <w:i/>
          <w:iCs/>
          <w:color w:val="000000" w:themeColor="text1"/>
          <w:sz w:val="20"/>
          <w:szCs w:val="20"/>
          <w:lang w:val="en-GB"/>
        </w:rPr>
        <w:t xml:space="preserve">12:15 - I3  </w:t>
      </w:r>
    </w:p>
    <w:p w:rsidRPr="00CC0718" w:rsidR="5D3ECCAC" w:rsidP="771DF2FE" w:rsidRDefault="0AC85EAF" w14:paraId="1E86A408" w14:textId="448C81D9">
      <w:pPr>
        <w:rPr>
          <w:color w:val="000000" w:themeColor="text1"/>
          <w:sz w:val="20"/>
          <w:szCs w:val="20"/>
          <w:lang w:val="en-US"/>
        </w:rPr>
      </w:pPr>
      <w:r w:rsidRPr="00CC0718">
        <w:rPr>
          <w:i/>
          <w:iCs/>
          <w:color w:val="000000" w:themeColor="text1"/>
          <w:sz w:val="20"/>
          <w:szCs w:val="20"/>
          <w:lang w:val="en-GB"/>
        </w:rPr>
        <w:t>Okay, that sounds exciting. And so, could you let me know like, at every year, what would be the primary goal of the club to accomplish?</w:t>
      </w:r>
    </w:p>
    <w:p w:rsidRPr="00CC0718" w:rsidR="5D3ECCAC" w:rsidP="771DF2FE" w:rsidRDefault="0AC85EAF" w14:paraId="100DA8B6" w14:textId="7D0BF0C5">
      <w:pPr>
        <w:rPr>
          <w:color w:val="000000" w:themeColor="text1"/>
          <w:sz w:val="20"/>
          <w:szCs w:val="20"/>
          <w:lang w:val="en-US"/>
        </w:rPr>
      </w:pPr>
      <w:r w:rsidRPr="00CC0718">
        <w:rPr>
          <w:i/>
          <w:iCs/>
          <w:color w:val="000000" w:themeColor="text1"/>
          <w:sz w:val="20"/>
          <w:szCs w:val="20"/>
          <w:lang w:val="en-GB"/>
        </w:rPr>
        <w:t xml:space="preserve"> </w:t>
      </w:r>
    </w:p>
    <w:p w:rsidRPr="00CC0718" w:rsidR="00ED2087" w:rsidP="771DF2FE" w:rsidRDefault="00ED2087" w14:paraId="6132377E" w14:textId="77777777">
      <w:pPr>
        <w:rPr>
          <w:i/>
          <w:iCs/>
          <w:color w:val="000000" w:themeColor="text1"/>
          <w:sz w:val="20"/>
          <w:szCs w:val="20"/>
          <w:lang w:val="en-GB"/>
        </w:rPr>
      </w:pPr>
    </w:p>
    <w:p w:rsidRPr="00CC0718" w:rsidR="00ED2087" w:rsidP="771DF2FE" w:rsidRDefault="00ED2087" w14:paraId="17FF7081" w14:textId="77777777">
      <w:pPr>
        <w:rPr>
          <w:i/>
          <w:iCs/>
          <w:color w:val="000000" w:themeColor="text1"/>
          <w:sz w:val="20"/>
          <w:szCs w:val="20"/>
          <w:lang w:val="en-GB"/>
        </w:rPr>
      </w:pPr>
    </w:p>
    <w:p w:rsidRPr="00CC0718" w:rsidR="5D3ECCAC" w:rsidP="771DF2FE" w:rsidRDefault="0AC85EAF" w14:paraId="6EDF44E0" w14:textId="5E87BA35">
      <w:pPr>
        <w:rPr>
          <w:color w:val="000000" w:themeColor="text1"/>
          <w:sz w:val="20"/>
          <w:szCs w:val="20"/>
          <w:lang w:val="en-US"/>
        </w:rPr>
      </w:pPr>
      <w:r w:rsidRPr="00CC0718">
        <w:rPr>
          <w:i/>
          <w:iCs/>
          <w:color w:val="000000" w:themeColor="text1"/>
          <w:sz w:val="20"/>
          <w:szCs w:val="20"/>
          <w:lang w:val="en-GB"/>
        </w:rPr>
        <w:t xml:space="preserve">12:32 - P5  </w:t>
      </w:r>
    </w:p>
    <w:p w:rsidRPr="00CC0718" w:rsidR="5D3ECCAC" w:rsidP="771DF2FE" w:rsidRDefault="0AC85EAF" w14:paraId="0810249B" w14:textId="77E79D6C">
      <w:pPr>
        <w:rPr>
          <w:color w:val="000000" w:themeColor="text1"/>
          <w:sz w:val="20"/>
          <w:szCs w:val="20"/>
          <w:lang w:val="en-US"/>
        </w:rPr>
      </w:pPr>
      <w:proofErr w:type="gramStart"/>
      <w:r w:rsidRPr="00CC0718">
        <w:rPr>
          <w:i/>
          <w:iCs/>
          <w:color w:val="000000" w:themeColor="text1"/>
          <w:sz w:val="20"/>
          <w:szCs w:val="20"/>
          <w:lang w:val="en-GB"/>
        </w:rPr>
        <w:t>So</w:t>
      </w:r>
      <w:proofErr w:type="gramEnd"/>
      <w:r w:rsidRPr="00CC0718">
        <w:rPr>
          <w:i/>
          <w:iCs/>
          <w:color w:val="000000" w:themeColor="text1"/>
          <w:sz w:val="20"/>
          <w:szCs w:val="20"/>
          <w:lang w:val="en-GB"/>
        </w:rPr>
        <w:t xml:space="preserve"> every year, at least financially, it is our goal to have enough money to pay for things like pizza, or like soda to have at our social events, we can feed people, we have a thing called O'Connor's where we go to a restaurant, and we pay for </w:t>
      </w:r>
      <w:r w:rsidRPr="00CC0718">
        <w:rPr>
          <w:i/>
          <w:iCs/>
          <w:color w:val="000000" w:themeColor="text1"/>
          <w:sz w:val="20"/>
          <w:szCs w:val="20"/>
          <w:lang w:val="en-GB"/>
        </w:rPr>
        <w:lastRenderedPageBreak/>
        <w:t xml:space="preserve">catering. </w:t>
      </w:r>
      <w:proofErr w:type="gramStart"/>
      <w:r w:rsidRPr="00CC0718">
        <w:rPr>
          <w:i/>
          <w:iCs/>
          <w:color w:val="000000" w:themeColor="text1"/>
          <w:sz w:val="20"/>
          <w:szCs w:val="20"/>
          <w:lang w:val="en-GB"/>
        </w:rPr>
        <w:t>So</w:t>
      </w:r>
      <w:proofErr w:type="gramEnd"/>
      <w:r w:rsidRPr="00CC0718">
        <w:rPr>
          <w:i/>
          <w:iCs/>
          <w:color w:val="000000" w:themeColor="text1"/>
          <w:sz w:val="20"/>
          <w:szCs w:val="20"/>
          <w:lang w:val="en-GB"/>
        </w:rPr>
        <w:t xml:space="preserve"> food is a big one. We also </w:t>
      </w:r>
      <w:proofErr w:type="gramStart"/>
      <w:r w:rsidRPr="00CC0718">
        <w:rPr>
          <w:i/>
          <w:iCs/>
          <w:color w:val="000000" w:themeColor="text1"/>
          <w:sz w:val="20"/>
          <w:szCs w:val="20"/>
          <w:lang w:val="en-GB"/>
        </w:rPr>
        <w:t>have to</w:t>
      </w:r>
      <w:proofErr w:type="gramEnd"/>
      <w:r w:rsidRPr="00CC0718">
        <w:rPr>
          <w:i/>
          <w:iCs/>
          <w:color w:val="000000" w:themeColor="text1"/>
          <w:sz w:val="20"/>
          <w:szCs w:val="20"/>
          <w:lang w:val="en-GB"/>
        </w:rPr>
        <w:t xml:space="preserve"> pay for our merchandise that we sell. </w:t>
      </w:r>
      <w:proofErr w:type="gramStart"/>
      <w:r w:rsidRPr="00CC0718">
        <w:rPr>
          <w:i/>
          <w:iCs/>
          <w:color w:val="000000" w:themeColor="text1"/>
          <w:sz w:val="20"/>
          <w:szCs w:val="20"/>
          <w:lang w:val="en-GB"/>
        </w:rPr>
        <w:t>So</w:t>
      </w:r>
      <w:proofErr w:type="gramEnd"/>
      <w:r w:rsidRPr="00CC0718">
        <w:rPr>
          <w:i/>
          <w:iCs/>
          <w:color w:val="000000" w:themeColor="text1"/>
          <w:sz w:val="20"/>
          <w:szCs w:val="20"/>
          <w:lang w:val="en-GB"/>
        </w:rPr>
        <w:t xml:space="preserve"> the school will pay for half of one merch item. </w:t>
      </w:r>
      <w:proofErr w:type="gramStart"/>
      <w:r w:rsidRPr="00CC0718">
        <w:rPr>
          <w:i/>
          <w:iCs/>
          <w:color w:val="000000" w:themeColor="text1"/>
          <w:sz w:val="20"/>
          <w:szCs w:val="20"/>
          <w:lang w:val="en-GB"/>
        </w:rPr>
        <w:t>So</w:t>
      </w:r>
      <w:proofErr w:type="gramEnd"/>
      <w:r w:rsidRPr="00CC0718">
        <w:rPr>
          <w:i/>
          <w:iCs/>
          <w:color w:val="000000" w:themeColor="text1"/>
          <w:sz w:val="20"/>
          <w:szCs w:val="20"/>
          <w:lang w:val="en-GB"/>
        </w:rPr>
        <w:t xml:space="preserve"> we have to pay the other half for our sweatshirt orders. And then anything else we want to </w:t>
      </w:r>
      <w:proofErr w:type="gramStart"/>
      <w:r w:rsidRPr="00CC0718">
        <w:rPr>
          <w:i/>
          <w:iCs/>
          <w:color w:val="000000" w:themeColor="text1"/>
          <w:sz w:val="20"/>
          <w:szCs w:val="20"/>
          <w:lang w:val="en-GB"/>
        </w:rPr>
        <w:t>sell,</w:t>
      </w:r>
      <w:proofErr w:type="gramEnd"/>
      <w:r w:rsidRPr="00CC0718">
        <w:rPr>
          <w:i/>
          <w:iCs/>
          <w:color w:val="000000" w:themeColor="text1"/>
          <w:sz w:val="20"/>
          <w:szCs w:val="20"/>
          <w:lang w:val="en-GB"/>
        </w:rPr>
        <w:t xml:space="preserve"> we have to pay for it. </w:t>
      </w:r>
      <w:proofErr w:type="gramStart"/>
      <w:r w:rsidRPr="00CC0718">
        <w:rPr>
          <w:i/>
          <w:iCs/>
          <w:color w:val="000000" w:themeColor="text1"/>
          <w:sz w:val="20"/>
          <w:szCs w:val="20"/>
          <w:lang w:val="en-GB"/>
        </w:rPr>
        <w:t>So</w:t>
      </w:r>
      <w:proofErr w:type="gramEnd"/>
      <w:r w:rsidRPr="00CC0718">
        <w:rPr>
          <w:i/>
          <w:iCs/>
          <w:color w:val="000000" w:themeColor="text1"/>
          <w:sz w:val="20"/>
          <w:szCs w:val="20"/>
          <w:lang w:val="en-GB"/>
        </w:rPr>
        <w:t xml:space="preserve"> it's making sure we have enough money to do those things. </w:t>
      </w:r>
    </w:p>
    <w:p w:rsidRPr="00CC0718" w:rsidR="5D3ECCAC" w:rsidP="771DF2FE" w:rsidRDefault="5D3ECCAC" w14:paraId="59280550" w14:textId="21A58D8E">
      <w:pPr>
        <w:rPr>
          <w:color w:val="000000" w:themeColor="text1"/>
          <w:sz w:val="20"/>
          <w:szCs w:val="20"/>
          <w:lang w:val="en-US"/>
        </w:rPr>
      </w:pPr>
    </w:p>
    <w:p w:rsidRPr="00CC0718" w:rsidR="5D3ECCAC" w:rsidP="771DF2FE" w:rsidRDefault="0AC85EAF" w14:paraId="06B841B7" w14:textId="63826A8F">
      <w:pPr>
        <w:rPr>
          <w:color w:val="000000" w:themeColor="text1"/>
          <w:sz w:val="20"/>
          <w:szCs w:val="20"/>
          <w:lang w:val="en-US"/>
        </w:rPr>
      </w:pPr>
      <w:r w:rsidRPr="00CC0718">
        <w:rPr>
          <w:i/>
          <w:iCs/>
          <w:color w:val="000000" w:themeColor="text1"/>
          <w:sz w:val="20"/>
          <w:szCs w:val="20"/>
          <w:lang w:val="en-GB"/>
        </w:rPr>
        <w:t xml:space="preserve">13:09 - I3  </w:t>
      </w:r>
    </w:p>
    <w:p w:rsidRPr="00CC0718" w:rsidR="5D3ECCAC" w:rsidP="771DF2FE" w:rsidRDefault="0AC85EAF" w14:paraId="7439446B" w14:textId="0C7A3891">
      <w:pPr>
        <w:rPr>
          <w:color w:val="000000" w:themeColor="text1"/>
          <w:sz w:val="20"/>
          <w:szCs w:val="20"/>
          <w:lang w:val="en-US"/>
        </w:rPr>
      </w:pPr>
      <w:r w:rsidRPr="00CC0718">
        <w:rPr>
          <w:i/>
          <w:iCs/>
          <w:color w:val="000000" w:themeColor="text1"/>
          <w:sz w:val="20"/>
          <w:szCs w:val="20"/>
          <w:lang w:val="en-GB"/>
        </w:rPr>
        <w:t xml:space="preserve">OK. Great. What specific tasks are you undertaking to achieve your club's overall success? To achieve these goals that you just told me. </w:t>
      </w:r>
    </w:p>
    <w:p w:rsidRPr="00CC0718" w:rsidR="5D3ECCAC" w:rsidP="771DF2FE" w:rsidRDefault="5D3ECCAC" w14:paraId="6B0946CD" w14:textId="72C19A02">
      <w:pPr>
        <w:rPr>
          <w:color w:val="000000" w:themeColor="text1"/>
          <w:sz w:val="20"/>
          <w:szCs w:val="20"/>
          <w:lang w:val="en-US"/>
        </w:rPr>
      </w:pPr>
    </w:p>
    <w:p w:rsidRPr="00CC0718" w:rsidR="5D3ECCAC" w:rsidP="771DF2FE" w:rsidRDefault="0AC85EAF" w14:paraId="3E40573F" w14:textId="2A690BC2">
      <w:pPr>
        <w:rPr>
          <w:color w:val="000000" w:themeColor="text1"/>
          <w:sz w:val="20"/>
          <w:szCs w:val="20"/>
          <w:lang w:val="en-US"/>
        </w:rPr>
      </w:pPr>
      <w:r w:rsidRPr="00CC0718">
        <w:rPr>
          <w:i/>
          <w:iCs/>
          <w:color w:val="000000" w:themeColor="text1"/>
          <w:sz w:val="20"/>
          <w:szCs w:val="20"/>
          <w:lang w:val="en-GB"/>
        </w:rPr>
        <w:t xml:space="preserve">13:23 - P5  </w:t>
      </w:r>
    </w:p>
    <w:p w:rsidRPr="00CC0718" w:rsidR="5D3ECCAC" w:rsidP="771DF2FE" w:rsidRDefault="0AC85EAF" w14:paraId="30B80428" w14:textId="1406B311">
      <w:pPr>
        <w:rPr>
          <w:color w:val="000000" w:themeColor="text1"/>
          <w:sz w:val="20"/>
          <w:szCs w:val="20"/>
          <w:lang w:val="en-US"/>
        </w:rPr>
      </w:pPr>
      <w:proofErr w:type="gramStart"/>
      <w:r w:rsidRPr="00CC0718">
        <w:rPr>
          <w:i/>
          <w:iCs/>
          <w:color w:val="000000" w:themeColor="text1"/>
          <w:sz w:val="20"/>
          <w:szCs w:val="20"/>
          <w:lang w:val="en-GB"/>
        </w:rPr>
        <w:t>So</w:t>
      </w:r>
      <w:proofErr w:type="gramEnd"/>
      <w:r w:rsidRPr="00CC0718">
        <w:rPr>
          <w:i/>
          <w:iCs/>
          <w:color w:val="000000" w:themeColor="text1"/>
          <w:sz w:val="20"/>
          <w:szCs w:val="20"/>
          <w:lang w:val="en-GB"/>
        </w:rPr>
        <w:t xml:space="preserve"> I have designed a couple of fundraisers, ones that we've done in the past and some new ones. The most recent one that you saw me doing was Mocktails because it was warmer outside. We figured it would work out well. And it was the most successful fundraiser we've had in a long time. Time so that's good another thing we do we sell grilled cheese we sell giant cookies is another one thinking of making an officer board calendar so there's a couple of different fundraisers that I've got lined up ahead of time</w:t>
      </w:r>
    </w:p>
    <w:p w:rsidRPr="00CC0718" w:rsidR="5D3ECCAC" w:rsidP="771DF2FE" w:rsidRDefault="5D3ECCAC" w14:paraId="58C75B2F" w14:textId="1C76FE43">
      <w:pPr>
        <w:rPr>
          <w:color w:val="000000" w:themeColor="text1"/>
          <w:sz w:val="20"/>
          <w:szCs w:val="20"/>
          <w:lang w:val="en-US"/>
        </w:rPr>
      </w:pPr>
    </w:p>
    <w:p w:rsidRPr="00CC0718" w:rsidR="5D3ECCAC" w:rsidP="771DF2FE" w:rsidRDefault="0AC85EAF" w14:paraId="3FAE1979" w14:textId="2836B8B6">
      <w:pPr>
        <w:rPr>
          <w:color w:val="000000" w:themeColor="text1"/>
          <w:sz w:val="20"/>
          <w:szCs w:val="20"/>
          <w:lang w:val="en-US"/>
        </w:rPr>
      </w:pPr>
      <w:r w:rsidRPr="00CC0718">
        <w:rPr>
          <w:i/>
          <w:iCs/>
          <w:color w:val="000000" w:themeColor="text1"/>
          <w:sz w:val="20"/>
          <w:szCs w:val="20"/>
          <w:lang w:val="en-GB"/>
        </w:rPr>
        <w:t>13:56</w:t>
      </w:r>
    </w:p>
    <w:p w:rsidRPr="00CC0718" w:rsidR="5D3ECCAC" w:rsidP="771DF2FE" w:rsidRDefault="0AC85EAF" w14:paraId="4EFDCB4E" w14:textId="3254798F">
      <w:pPr>
        <w:rPr>
          <w:color w:val="000000" w:themeColor="text1"/>
          <w:sz w:val="20"/>
          <w:szCs w:val="20"/>
          <w:lang w:val="en-US"/>
        </w:rPr>
      </w:pPr>
      <w:r w:rsidRPr="00CC0718">
        <w:rPr>
          <w:i/>
          <w:iCs/>
          <w:color w:val="000000" w:themeColor="text1"/>
          <w:sz w:val="20"/>
          <w:szCs w:val="20"/>
          <w:lang w:val="en-GB"/>
        </w:rPr>
        <w:t>Okay!</w:t>
      </w:r>
    </w:p>
    <w:p w:rsidRPr="00CC0718" w:rsidR="5D3ECCAC" w:rsidP="771DF2FE" w:rsidRDefault="5D3ECCAC" w14:paraId="3B2882FE" w14:textId="575662B9">
      <w:pPr>
        <w:rPr>
          <w:color w:val="000000" w:themeColor="text1"/>
          <w:sz w:val="20"/>
          <w:szCs w:val="20"/>
          <w:lang w:val="en-US"/>
        </w:rPr>
      </w:pPr>
    </w:p>
    <w:p w:rsidRPr="00CC0718" w:rsidR="5D3ECCAC" w:rsidP="771DF2FE" w:rsidRDefault="0AC85EAF" w14:paraId="68146A9A" w14:textId="51E6F78C">
      <w:pPr>
        <w:rPr>
          <w:color w:val="000000" w:themeColor="text1"/>
          <w:sz w:val="20"/>
          <w:szCs w:val="20"/>
          <w:lang w:val="en-US"/>
        </w:rPr>
      </w:pPr>
      <w:r w:rsidRPr="00CC0718">
        <w:rPr>
          <w:i/>
          <w:iCs/>
          <w:color w:val="000000" w:themeColor="text1"/>
          <w:sz w:val="20"/>
          <w:szCs w:val="20"/>
          <w:lang w:val="en-GB"/>
        </w:rPr>
        <w:t xml:space="preserve"> 13:58- P5 </w:t>
      </w:r>
    </w:p>
    <w:p w:rsidRPr="00CC0718" w:rsidR="5D3ECCAC" w:rsidP="771DF2FE" w:rsidRDefault="0AC85EAF" w14:paraId="70F47916" w14:textId="20907AFA">
      <w:pPr>
        <w:rPr>
          <w:color w:val="000000" w:themeColor="text1"/>
          <w:sz w:val="20"/>
          <w:szCs w:val="20"/>
          <w:lang w:val="en-US"/>
        </w:rPr>
      </w:pPr>
      <w:r w:rsidRPr="00CC0718">
        <w:rPr>
          <w:i/>
          <w:iCs/>
          <w:color w:val="000000" w:themeColor="text1"/>
          <w:sz w:val="20"/>
          <w:szCs w:val="20"/>
          <w:lang w:val="en-GB"/>
        </w:rPr>
        <w:t xml:space="preserve">And then I just </w:t>
      </w:r>
      <w:proofErr w:type="gramStart"/>
      <w:r w:rsidRPr="00CC0718">
        <w:rPr>
          <w:i/>
          <w:iCs/>
          <w:color w:val="000000" w:themeColor="text1"/>
          <w:sz w:val="20"/>
          <w:szCs w:val="20"/>
          <w:lang w:val="en-GB"/>
        </w:rPr>
        <w:t>have to</w:t>
      </w:r>
      <w:proofErr w:type="gramEnd"/>
      <w:r w:rsidRPr="00CC0718">
        <w:rPr>
          <w:i/>
          <w:iCs/>
          <w:color w:val="000000" w:themeColor="text1"/>
          <w:sz w:val="20"/>
          <w:szCs w:val="20"/>
          <w:lang w:val="en-GB"/>
        </w:rPr>
        <w:t xml:space="preserve"> coordinate getting all the people the materials and everything to do that </w:t>
      </w:r>
    </w:p>
    <w:p w:rsidRPr="00CC0718" w:rsidR="5D3ECCAC" w:rsidP="771DF2FE" w:rsidRDefault="5D3ECCAC" w14:paraId="1335F96E" w14:textId="549A2896">
      <w:pPr>
        <w:rPr>
          <w:color w:val="000000" w:themeColor="text1"/>
          <w:sz w:val="20"/>
          <w:szCs w:val="20"/>
          <w:lang w:val="en-US"/>
        </w:rPr>
      </w:pPr>
    </w:p>
    <w:p w:rsidRPr="00CC0718" w:rsidR="5D3ECCAC" w:rsidP="771DF2FE" w:rsidRDefault="0AC85EAF" w14:paraId="4E5C4593" w14:textId="7FCC662A">
      <w:pPr>
        <w:rPr>
          <w:color w:val="000000" w:themeColor="text1"/>
          <w:sz w:val="20"/>
          <w:szCs w:val="20"/>
          <w:lang w:val="en-US"/>
        </w:rPr>
      </w:pPr>
      <w:r w:rsidRPr="00CC0718">
        <w:rPr>
          <w:i/>
          <w:iCs/>
          <w:color w:val="000000" w:themeColor="text1"/>
          <w:sz w:val="20"/>
          <w:szCs w:val="20"/>
          <w:lang w:val="en-GB"/>
        </w:rPr>
        <w:t>14:05 – I3</w:t>
      </w:r>
    </w:p>
    <w:p w:rsidRPr="00CC0718" w:rsidR="5D3ECCAC" w:rsidP="771DF2FE" w:rsidRDefault="0AC85EAF" w14:paraId="13130D52" w14:textId="4E20181A">
      <w:pPr>
        <w:rPr>
          <w:color w:val="000000" w:themeColor="text1"/>
          <w:sz w:val="20"/>
          <w:szCs w:val="20"/>
          <w:lang w:val="en-US"/>
        </w:rPr>
      </w:pPr>
      <w:r w:rsidRPr="00CC0718">
        <w:rPr>
          <w:i/>
          <w:iCs/>
          <w:color w:val="000000" w:themeColor="text1"/>
          <w:sz w:val="20"/>
          <w:szCs w:val="20"/>
          <w:lang w:val="en-GB"/>
        </w:rPr>
        <w:t>And besides the fundraising do you arrange for other things, how do you arrange for the t-shirts or for the things that you give or like?</w:t>
      </w:r>
    </w:p>
    <w:p w:rsidRPr="00CC0718" w:rsidR="5D3ECCAC" w:rsidP="771DF2FE" w:rsidRDefault="0AC85EAF" w14:paraId="633FE1FF" w14:textId="6CE85ADF">
      <w:pPr>
        <w:rPr>
          <w:color w:val="000000" w:themeColor="text1"/>
          <w:sz w:val="20"/>
          <w:szCs w:val="20"/>
          <w:lang w:val="en-US"/>
        </w:rPr>
      </w:pPr>
      <w:r w:rsidRPr="00CC0718">
        <w:rPr>
          <w:i/>
          <w:iCs/>
          <w:color w:val="000000" w:themeColor="text1"/>
          <w:sz w:val="20"/>
          <w:szCs w:val="20"/>
          <w:lang w:val="en-GB"/>
        </w:rPr>
        <w:t xml:space="preserve"> </w:t>
      </w:r>
    </w:p>
    <w:p w:rsidRPr="00CC0718" w:rsidR="5D3ECCAC" w:rsidP="771DF2FE" w:rsidRDefault="0AC85EAF" w14:paraId="57D454C3" w14:textId="42F3C7A7">
      <w:pPr>
        <w:rPr>
          <w:color w:val="000000" w:themeColor="text1"/>
          <w:sz w:val="20"/>
          <w:szCs w:val="20"/>
          <w:lang w:val="en-US"/>
        </w:rPr>
      </w:pPr>
      <w:r w:rsidRPr="00CC0718">
        <w:rPr>
          <w:i/>
          <w:iCs/>
          <w:color w:val="000000" w:themeColor="text1"/>
          <w:sz w:val="20"/>
          <w:szCs w:val="20"/>
          <w:lang w:val="en-GB"/>
        </w:rPr>
        <w:t xml:space="preserve">14:12 - P5  </w:t>
      </w:r>
    </w:p>
    <w:p w:rsidRPr="00CC0718" w:rsidR="5D3ECCAC" w:rsidP="771DF2FE" w:rsidRDefault="0AC85EAF" w14:paraId="02E5DF20" w14:textId="6B3FE282">
      <w:pPr>
        <w:rPr>
          <w:color w:val="000000" w:themeColor="text1"/>
          <w:sz w:val="20"/>
          <w:szCs w:val="20"/>
          <w:lang w:val="en-US"/>
        </w:rPr>
      </w:pPr>
      <w:r w:rsidRPr="00CC0718">
        <w:rPr>
          <w:i/>
          <w:iCs/>
          <w:color w:val="000000" w:themeColor="text1"/>
          <w:sz w:val="20"/>
          <w:szCs w:val="20"/>
          <w:lang w:val="en-GB"/>
        </w:rPr>
        <w:t xml:space="preserve">Yes, we have a company that we like to work with called, uh, </w:t>
      </w:r>
      <w:proofErr w:type="spellStart"/>
      <w:r w:rsidRPr="00CC0718">
        <w:rPr>
          <w:i/>
          <w:iCs/>
          <w:color w:val="000000" w:themeColor="text1"/>
          <w:sz w:val="20"/>
          <w:szCs w:val="20"/>
          <w:lang w:val="en-GB"/>
        </w:rPr>
        <w:t>Gertens</w:t>
      </w:r>
      <w:proofErr w:type="spellEnd"/>
      <w:r w:rsidRPr="00CC0718">
        <w:rPr>
          <w:i/>
          <w:iCs/>
          <w:color w:val="000000" w:themeColor="text1"/>
          <w:sz w:val="20"/>
          <w:szCs w:val="20"/>
          <w:lang w:val="en-GB"/>
        </w:rPr>
        <w:t xml:space="preserve"> Graphics. </w:t>
      </w:r>
      <w:proofErr w:type="gramStart"/>
      <w:r w:rsidRPr="00CC0718">
        <w:rPr>
          <w:i/>
          <w:iCs/>
          <w:color w:val="000000" w:themeColor="text1"/>
          <w:sz w:val="20"/>
          <w:szCs w:val="20"/>
          <w:lang w:val="en-GB"/>
        </w:rPr>
        <w:t>So</w:t>
      </w:r>
      <w:proofErr w:type="gramEnd"/>
      <w:r w:rsidRPr="00CC0718">
        <w:rPr>
          <w:i/>
          <w:iCs/>
          <w:color w:val="000000" w:themeColor="text1"/>
          <w:sz w:val="20"/>
          <w:szCs w:val="20"/>
          <w:lang w:val="en-GB"/>
        </w:rPr>
        <w:t xml:space="preserve"> we have to tell them what we want, how much we want our design. And then they gave us, give us a cost estimate. After they get the estimate, we </w:t>
      </w:r>
      <w:proofErr w:type="gramStart"/>
      <w:r w:rsidRPr="00CC0718">
        <w:rPr>
          <w:i/>
          <w:iCs/>
          <w:color w:val="000000" w:themeColor="text1"/>
          <w:sz w:val="20"/>
          <w:szCs w:val="20"/>
          <w:lang w:val="en-GB"/>
        </w:rPr>
        <w:t>have to</w:t>
      </w:r>
      <w:proofErr w:type="gramEnd"/>
      <w:r w:rsidRPr="00CC0718">
        <w:rPr>
          <w:i/>
          <w:iCs/>
          <w:color w:val="000000" w:themeColor="text1"/>
          <w:sz w:val="20"/>
          <w:szCs w:val="20"/>
          <w:lang w:val="en-GB"/>
        </w:rPr>
        <w:t xml:space="preserve"> submit, um, I believe it's called an FR to the student government association, and they will approve it. After seeing our presentation. And once it's approved, we can go back to Gertrude's graphics and place the order. And then we will eventually receive </w:t>
      </w:r>
      <w:proofErr w:type="gramStart"/>
      <w:r w:rsidRPr="00CC0718">
        <w:rPr>
          <w:i/>
          <w:iCs/>
          <w:color w:val="000000" w:themeColor="text1"/>
          <w:sz w:val="20"/>
          <w:szCs w:val="20"/>
          <w:lang w:val="en-GB"/>
        </w:rPr>
        <w:t>all of</w:t>
      </w:r>
      <w:proofErr w:type="gramEnd"/>
      <w:r w:rsidRPr="00CC0718">
        <w:rPr>
          <w:i/>
          <w:iCs/>
          <w:color w:val="000000" w:themeColor="text1"/>
          <w:sz w:val="20"/>
          <w:szCs w:val="20"/>
          <w:lang w:val="en-GB"/>
        </w:rPr>
        <w:t xml:space="preserve"> our items. And then I </w:t>
      </w:r>
      <w:proofErr w:type="gramStart"/>
      <w:r w:rsidRPr="00CC0718">
        <w:rPr>
          <w:i/>
          <w:iCs/>
          <w:color w:val="000000" w:themeColor="text1"/>
          <w:sz w:val="20"/>
          <w:szCs w:val="20"/>
          <w:lang w:val="en-GB"/>
        </w:rPr>
        <w:t>have to</w:t>
      </w:r>
      <w:proofErr w:type="gramEnd"/>
      <w:r w:rsidRPr="00CC0718">
        <w:rPr>
          <w:i/>
          <w:iCs/>
          <w:color w:val="000000" w:themeColor="text1"/>
          <w:sz w:val="20"/>
          <w:szCs w:val="20"/>
          <w:lang w:val="en-GB"/>
        </w:rPr>
        <w:t xml:space="preserve"> sell them.</w:t>
      </w:r>
    </w:p>
    <w:p w:rsidRPr="00CC0718" w:rsidR="5D3ECCAC" w:rsidP="771DF2FE" w:rsidRDefault="0AC85EAF" w14:paraId="55683E17" w14:textId="27BFB89C">
      <w:pPr>
        <w:rPr>
          <w:color w:val="000000" w:themeColor="text1"/>
          <w:sz w:val="20"/>
          <w:szCs w:val="20"/>
          <w:lang w:val="en-US"/>
        </w:rPr>
      </w:pPr>
      <w:r w:rsidRPr="00CC0718">
        <w:rPr>
          <w:i/>
          <w:iCs/>
          <w:color w:val="000000" w:themeColor="text1"/>
          <w:sz w:val="20"/>
          <w:szCs w:val="20"/>
          <w:lang w:val="en-GB"/>
        </w:rPr>
        <w:t xml:space="preserve"> </w:t>
      </w:r>
    </w:p>
    <w:p w:rsidRPr="00CC0718" w:rsidR="5D3ECCAC" w:rsidP="771DF2FE" w:rsidRDefault="0AC85EAF" w14:paraId="11B6CBAB" w14:textId="1E841D66">
      <w:pPr>
        <w:rPr>
          <w:color w:val="000000" w:themeColor="text1"/>
          <w:sz w:val="20"/>
          <w:szCs w:val="20"/>
          <w:lang w:val="en-US"/>
        </w:rPr>
      </w:pPr>
      <w:r w:rsidRPr="00CC0718">
        <w:rPr>
          <w:i/>
          <w:iCs/>
          <w:color w:val="000000" w:themeColor="text1"/>
          <w:sz w:val="20"/>
          <w:szCs w:val="20"/>
          <w:lang w:val="en-GB"/>
        </w:rPr>
        <w:t xml:space="preserve">14:49 - I3  </w:t>
      </w:r>
    </w:p>
    <w:p w:rsidRPr="00CC0718" w:rsidR="5D3ECCAC" w:rsidP="771DF2FE" w:rsidRDefault="0AC85EAF" w14:paraId="2999C365" w14:textId="42E92E99">
      <w:pPr>
        <w:rPr>
          <w:color w:val="000000" w:themeColor="text1"/>
          <w:sz w:val="20"/>
          <w:szCs w:val="20"/>
          <w:lang w:val="en-US"/>
        </w:rPr>
      </w:pPr>
      <w:r w:rsidRPr="00CC0718">
        <w:rPr>
          <w:i/>
          <w:iCs/>
          <w:color w:val="000000" w:themeColor="text1"/>
          <w:sz w:val="20"/>
          <w:szCs w:val="20"/>
          <w:lang w:val="en-GB"/>
        </w:rPr>
        <w:t xml:space="preserve">OK. And </w:t>
      </w:r>
      <w:proofErr w:type="gramStart"/>
      <w:r w:rsidRPr="00CC0718">
        <w:rPr>
          <w:i/>
          <w:iCs/>
          <w:color w:val="000000" w:themeColor="text1"/>
          <w:sz w:val="20"/>
          <w:szCs w:val="20"/>
          <w:lang w:val="en-GB"/>
        </w:rPr>
        <w:t>so</w:t>
      </w:r>
      <w:proofErr w:type="gramEnd"/>
      <w:r w:rsidRPr="00CC0718">
        <w:rPr>
          <w:i/>
          <w:iCs/>
          <w:color w:val="000000" w:themeColor="text1"/>
          <w:sz w:val="20"/>
          <w:szCs w:val="20"/>
          <w:lang w:val="en-GB"/>
        </w:rPr>
        <w:t xml:space="preserve"> this is one of your ideas to successfully run an event.</w:t>
      </w:r>
    </w:p>
    <w:p w:rsidRPr="00CC0718" w:rsidR="5D3ECCAC" w:rsidP="771DF2FE" w:rsidRDefault="0AC85EAF" w14:paraId="780FA226" w14:textId="5037EBE6">
      <w:pPr>
        <w:rPr>
          <w:color w:val="000000" w:themeColor="text1"/>
          <w:sz w:val="20"/>
          <w:szCs w:val="20"/>
          <w:lang w:val="en-US"/>
        </w:rPr>
      </w:pPr>
      <w:r w:rsidRPr="00CC0718">
        <w:rPr>
          <w:i/>
          <w:iCs/>
          <w:color w:val="000000" w:themeColor="text1"/>
          <w:sz w:val="20"/>
          <w:szCs w:val="20"/>
          <w:lang w:val="en-GB"/>
        </w:rPr>
        <w:t xml:space="preserve"> </w:t>
      </w:r>
    </w:p>
    <w:p w:rsidRPr="00CC0718" w:rsidR="5D3ECCAC" w:rsidP="771DF2FE" w:rsidRDefault="0AC85EAF" w14:paraId="6FBCA9B9" w14:textId="3D539D39">
      <w:pPr>
        <w:rPr>
          <w:color w:val="000000" w:themeColor="text1"/>
          <w:sz w:val="20"/>
          <w:szCs w:val="20"/>
          <w:lang w:val="en-US"/>
        </w:rPr>
      </w:pPr>
      <w:r w:rsidRPr="00CC0718">
        <w:rPr>
          <w:i/>
          <w:iCs/>
          <w:color w:val="000000" w:themeColor="text1"/>
          <w:sz w:val="20"/>
          <w:szCs w:val="20"/>
          <w:lang w:val="en-GB"/>
        </w:rPr>
        <w:t xml:space="preserve">14:55 - I3  </w:t>
      </w:r>
    </w:p>
    <w:p w:rsidRPr="00CC0718" w:rsidR="5D3ECCAC" w:rsidP="771DF2FE" w:rsidRDefault="0AC85EAF" w14:paraId="7AE9F2F6" w14:textId="4A7C0FF2">
      <w:pPr>
        <w:rPr>
          <w:color w:val="000000" w:themeColor="text1"/>
          <w:sz w:val="20"/>
          <w:szCs w:val="20"/>
          <w:lang w:val="en-US"/>
        </w:rPr>
      </w:pPr>
      <w:r w:rsidRPr="00CC0718">
        <w:rPr>
          <w:i/>
          <w:iCs/>
          <w:color w:val="000000" w:themeColor="text1"/>
          <w:sz w:val="20"/>
          <w:szCs w:val="20"/>
          <w:lang w:val="en-GB"/>
        </w:rPr>
        <w:t>This is one of your ideas and one of your trademarks to successfully run the event. Arrange things from there?</w:t>
      </w:r>
    </w:p>
    <w:p w:rsidRPr="00CC0718" w:rsidR="5D3ECCAC" w:rsidP="771DF2FE" w:rsidRDefault="0AC85EAF" w14:paraId="45E7A46D" w14:textId="3D8BB1E5">
      <w:pPr>
        <w:rPr>
          <w:color w:val="000000" w:themeColor="text1"/>
          <w:sz w:val="20"/>
          <w:szCs w:val="20"/>
          <w:lang w:val="en-US"/>
        </w:rPr>
      </w:pPr>
      <w:r w:rsidRPr="00CC0718">
        <w:rPr>
          <w:i/>
          <w:iCs/>
          <w:color w:val="000000" w:themeColor="text1"/>
          <w:sz w:val="20"/>
          <w:szCs w:val="20"/>
          <w:lang w:val="en-GB"/>
        </w:rPr>
        <w:t xml:space="preserve"> </w:t>
      </w:r>
    </w:p>
    <w:p w:rsidRPr="00CC0718" w:rsidR="5D3ECCAC" w:rsidP="771DF2FE" w:rsidRDefault="0AC85EAF" w14:paraId="399769C2" w14:textId="1720F74A">
      <w:pPr>
        <w:rPr>
          <w:color w:val="000000" w:themeColor="text1"/>
          <w:sz w:val="20"/>
          <w:szCs w:val="20"/>
          <w:lang w:val="en-US"/>
        </w:rPr>
      </w:pPr>
      <w:r w:rsidRPr="00CC0718">
        <w:rPr>
          <w:i/>
          <w:iCs/>
          <w:color w:val="000000" w:themeColor="text1"/>
          <w:sz w:val="20"/>
          <w:szCs w:val="20"/>
          <w:lang w:val="en-GB"/>
        </w:rPr>
        <w:t xml:space="preserve">15:05 - P5  </w:t>
      </w:r>
    </w:p>
    <w:p w:rsidRPr="00CC0718" w:rsidR="5D3ECCAC" w:rsidP="771DF2FE" w:rsidRDefault="0AC85EAF" w14:paraId="12D43F09" w14:textId="45C9DBFC">
      <w:pPr>
        <w:rPr>
          <w:color w:val="000000" w:themeColor="text1"/>
          <w:sz w:val="20"/>
          <w:szCs w:val="20"/>
          <w:lang w:val="en-US"/>
        </w:rPr>
      </w:pPr>
      <w:r w:rsidRPr="00CC0718">
        <w:rPr>
          <w:i/>
          <w:iCs/>
          <w:color w:val="000000" w:themeColor="text1"/>
          <w:sz w:val="20"/>
          <w:szCs w:val="20"/>
          <w:lang w:val="en-GB"/>
        </w:rPr>
        <w:t xml:space="preserve">I wouldn't call it one of my ideas. This is something that we do every year to make sure that choir members can have a sweatshirt. Because again, at the end of the year, once people are initiated, they get something called a brother name, and they can have it embroidered onto their sweater. So, it's like, it's a big tradition. It's an important part of the club. But as for original ideas, bringing back Giant Cookie and the sugar cookies myself, so I will pipe designs onto them related to our club. And then I </w:t>
      </w:r>
      <w:proofErr w:type="gramStart"/>
      <w:r w:rsidRPr="00CC0718">
        <w:rPr>
          <w:i/>
          <w:iCs/>
          <w:color w:val="000000" w:themeColor="text1"/>
          <w:sz w:val="20"/>
          <w:szCs w:val="20"/>
          <w:lang w:val="en-GB"/>
        </w:rPr>
        <w:t>have to</w:t>
      </w:r>
      <w:proofErr w:type="gramEnd"/>
      <w:r w:rsidRPr="00CC0718">
        <w:rPr>
          <w:i/>
          <w:iCs/>
          <w:color w:val="000000" w:themeColor="text1"/>
          <w:sz w:val="20"/>
          <w:szCs w:val="20"/>
          <w:lang w:val="en-GB"/>
        </w:rPr>
        <w:t xml:space="preserve"> coordinate a spot inside the CC or at the fountain to sell things. If I'm making something like a grilled cheese where we </w:t>
      </w:r>
      <w:proofErr w:type="gramStart"/>
      <w:r w:rsidRPr="00CC0718">
        <w:rPr>
          <w:i/>
          <w:iCs/>
          <w:color w:val="000000" w:themeColor="text1"/>
          <w:sz w:val="20"/>
          <w:szCs w:val="20"/>
          <w:lang w:val="en-GB"/>
        </w:rPr>
        <w:t>have to</w:t>
      </w:r>
      <w:proofErr w:type="gramEnd"/>
      <w:r w:rsidRPr="00CC0718">
        <w:rPr>
          <w:i/>
          <w:iCs/>
          <w:color w:val="000000" w:themeColor="text1"/>
          <w:sz w:val="20"/>
          <w:szCs w:val="20"/>
          <w:lang w:val="en-GB"/>
        </w:rPr>
        <w:t xml:space="preserve"> plug it in, we have to make sure we have access to outlets and electricity easily. Coordinating other things like making sure all the volunteers are aware of food safety regulations. Handling money </w:t>
      </w:r>
      <w:r w:rsidRPr="00CC0718">
        <w:rPr>
          <w:i/>
          <w:iCs/>
          <w:color w:val="000000" w:themeColor="text1"/>
          <w:sz w:val="20"/>
          <w:szCs w:val="20"/>
          <w:lang w:val="en-GB"/>
        </w:rPr>
        <w:lastRenderedPageBreak/>
        <w:t>properly, making sure that allergens are all listed and made public to people who are buying. There's a lot that goes into selling food.</w:t>
      </w:r>
    </w:p>
    <w:p w:rsidRPr="00CC0718" w:rsidR="5D3ECCAC" w:rsidP="771DF2FE" w:rsidRDefault="0AC85EAF" w14:paraId="45E52CDD" w14:textId="78C2FFBF">
      <w:pPr>
        <w:rPr>
          <w:color w:val="000000" w:themeColor="text1"/>
          <w:sz w:val="20"/>
          <w:szCs w:val="20"/>
          <w:lang w:val="en-US"/>
        </w:rPr>
      </w:pPr>
      <w:r w:rsidRPr="00CC0718">
        <w:rPr>
          <w:i/>
          <w:iCs/>
          <w:color w:val="000000" w:themeColor="text1"/>
          <w:sz w:val="20"/>
          <w:szCs w:val="20"/>
          <w:lang w:val="en-GB"/>
        </w:rPr>
        <w:t xml:space="preserve"> </w:t>
      </w:r>
    </w:p>
    <w:p w:rsidRPr="00CC0718" w:rsidR="5D3ECCAC" w:rsidP="771DF2FE" w:rsidRDefault="0AC85EAF" w14:paraId="6A5E88D2" w14:textId="39BDAB8E">
      <w:pPr>
        <w:rPr>
          <w:color w:val="000000" w:themeColor="text1"/>
          <w:sz w:val="20"/>
          <w:szCs w:val="20"/>
          <w:lang w:val="en-US"/>
        </w:rPr>
      </w:pPr>
      <w:r w:rsidRPr="00CC0718">
        <w:rPr>
          <w:i/>
          <w:iCs/>
          <w:color w:val="000000" w:themeColor="text1"/>
          <w:sz w:val="20"/>
          <w:szCs w:val="20"/>
          <w:lang w:val="en-GB"/>
        </w:rPr>
        <w:t xml:space="preserve">16:09 - I3  </w:t>
      </w:r>
    </w:p>
    <w:p w:rsidRPr="00CC0718" w:rsidR="5D3ECCAC" w:rsidP="771DF2FE" w:rsidRDefault="0AC85EAF" w14:paraId="0EBA3F81" w14:textId="0A20B2DF">
      <w:pPr>
        <w:rPr>
          <w:color w:val="000000" w:themeColor="text1"/>
          <w:sz w:val="20"/>
          <w:szCs w:val="20"/>
          <w:lang w:val="en-US"/>
        </w:rPr>
      </w:pPr>
      <w:r w:rsidRPr="00CC0718">
        <w:rPr>
          <w:i/>
          <w:iCs/>
          <w:color w:val="000000" w:themeColor="text1"/>
          <w:sz w:val="20"/>
          <w:szCs w:val="20"/>
          <w:lang w:val="en-GB"/>
        </w:rPr>
        <w:t>Alright one more task that you undertake. I would like to know how do you attract new members to the club?</w:t>
      </w:r>
    </w:p>
    <w:p w:rsidRPr="00CC0718" w:rsidR="5D3ECCAC" w:rsidP="771DF2FE" w:rsidRDefault="0AC85EAF" w14:paraId="37C5F28B" w14:textId="0B77B56B">
      <w:pPr>
        <w:rPr>
          <w:color w:val="000000" w:themeColor="text1"/>
          <w:sz w:val="20"/>
          <w:szCs w:val="20"/>
          <w:lang w:val="en-US"/>
        </w:rPr>
      </w:pPr>
      <w:r w:rsidRPr="00CC0718">
        <w:rPr>
          <w:i/>
          <w:iCs/>
          <w:color w:val="000000" w:themeColor="text1"/>
          <w:sz w:val="20"/>
          <w:szCs w:val="20"/>
          <w:lang w:val="en-GB"/>
        </w:rPr>
        <w:t xml:space="preserve"> </w:t>
      </w:r>
    </w:p>
    <w:p w:rsidRPr="00CC0718" w:rsidR="5D3ECCAC" w:rsidP="771DF2FE" w:rsidRDefault="0AC85EAF" w14:paraId="74436E47" w14:textId="6B400D9A">
      <w:pPr>
        <w:rPr>
          <w:color w:val="000000" w:themeColor="text1"/>
          <w:sz w:val="20"/>
          <w:szCs w:val="20"/>
          <w:lang w:val="en-US"/>
        </w:rPr>
      </w:pPr>
      <w:r w:rsidRPr="00CC0718">
        <w:rPr>
          <w:i/>
          <w:iCs/>
          <w:color w:val="000000" w:themeColor="text1"/>
          <w:sz w:val="20"/>
          <w:szCs w:val="20"/>
          <w:lang w:val="en-GB"/>
        </w:rPr>
        <w:t xml:space="preserve">16:18 - P5  </w:t>
      </w:r>
    </w:p>
    <w:p w:rsidRPr="00CC0718" w:rsidR="5D3ECCAC" w:rsidP="771DF2FE" w:rsidRDefault="0AC85EAF" w14:paraId="4664A76D" w14:textId="634B50A2">
      <w:pPr>
        <w:rPr>
          <w:color w:val="000000" w:themeColor="text1"/>
          <w:sz w:val="20"/>
          <w:szCs w:val="20"/>
          <w:lang w:val="en-US"/>
        </w:rPr>
      </w:pPr>
      <w:r w:rsidRPr="00CC0718">
        <w:rPr>
          <w:i/>
          <w:iCs/>
          <w:color w:val="000000" w:themeColor="text1"/>
          <w:sz w:val="20"/>
          <w:szCs w:val="20"/>
          <w:lang w:val="en-GB"/>
        </w:rPr>
        <w:t xml:space="preserve">We probably don't do as much advertising as we could. I forgot to say, we're not only student-run. We have a professor on campus, Professor Read, Joshua </w:t>
      </w:r>
      <w:proofErr w:type="spellStart"/>
      <w:r w:rsidRPr="00CC0718">
        <w:rPr>
          <w:i/>
          <w:iCs/>
          <w:color w:val="000000" w:themeColor="text1"/>
          <w:sz w:val="20"/>
          <w:szCs w:val="20"/>
          <w:lang w:val="en-GB"/>
        </w:rPr>
        <w:t>Rhodey</w:t>
      </w:r>
      <w:proofErr w:type="spellEnd"/>
      <w:r w:rsidRPr="00CC0718">
        <w:rPr>
          <w:i/>
          <w:iCs/>
          <w:color w:val="000000" w:themeColor="text1"/>
          <w:sz w:val="20"/>
          <w:szCs w:val="20"/>
          <w:lang w:val="en-GB"/>
        </w:rPr>
        <w:t xml:space="preserve">, </w:t>
      </w:r>
      <w:proofErr w:type="gramStart"/>
      <w:r w:rsidRPr="00CC0718">
        <w:rPr>
          <w:i/>
          <w:iCs/>
          <w:color w:val="000000" w:themeColor="text1"/>
          <w:sz w:val="20"/>
          <w:szCs w:val="20"/>
          <w:lang w:val="en-GB"/>
        </w:rPr>
        <w:t>is in charge of</w:t>
      </w:r>
      <w:proofErr w:type="gramEnd"/>
      <w:r w:rsidRPr="00CC0718">
        <w:rPr>
          <w:i/>
          <w:iCs/>
          <w:color w:val="000000" w:themeColor="text1"/>
          <w:sz w:val="20"/>
          <w:szCs w:val="20"/>
          <w:lang w:val="en-GB"/>
        </w:rPr>
        <w:t xml:space="preserve"> the choir as well. Sorry, that goes with the question earlier, but we attract new members usually by word of mouth. We do some table sitting. </w:t>
      </w:r>
      <w:proofErr w:type="gramStart"/>
      <w:r w:rsidRPr="00CC0718">
        <w:rPr>
          <w:i/>
          <w:iCs/>
          <w:color w:val="000000" w:themeColor="text1"/>
          <w:sz w:val="20"/>
          <w:szCs w:val="20"/>
          <w:lang w:val="en-GB"/>
        </w:rPr>
        <w:t>So</w:t>
      </w:r>
      <w:proofErr w:type="gramEnd"/>
      <w:r w:rsidRPr="00CC0718">
        <w:rPr>
          <w:i/>
          <w:iCs/>
          <w:color w:val="000000" w:themeColor="text1"/>
          <w:sz w:val="20"/>
          <w:szCs w:val="20"/>
          <w:lang w:val="en-GB"/>
        </w:rPr>
        <w:t xml:space="preserve"> like for Accepted Students Day, we put up our table and when the freshmen are walking by, we'll be like, hey, do you like singing? We'll play recordings of us singing to attract people. A lot of people come over from Vox Musical </w:t>
      </w:r>
      <w:proofErr w:type="spellStart"/>
      <w:r w:rsidRPr="00CC0718">
        <w:rPr>
          <w:i/>
          <w:iCs/>
          <w:color w:val="000000" w:themeColor="text1"/>
          <w:sz w:val="20"/>
          <w:szCs w:val="20"/>
          <w:lang w:val="en-GB"/>
        </w:rPr>
        <w:t>Theater</w:t>
      </w:r>
      <w:proofErr w:type="spellEnd"/>
      <w:r w:rsidRPr="00CC0718">
        <w:rPr>
          <w:i/>
          <w:iCs/>
          <w:color w:val="000000" w:themeColor="text1"/>
          <w:sz w:val="20"/>
          <w:szCs w:val="20"/>
          <w:lang w:val="en-GB"/>
        </w:rPr>
        <w:t xml:space="preserve"> and Acapella. A lot of the acapella groups on campus have a choir requirement. So, we </w:t>
      </w:r>
      <w:proofErr w:type="spellStart"/>
      <w:r w:rsidRPr="00CC0718">
        <w:rPr>
          <w:i/>
          <w:iCs/>
          <w:color w:val="000000" w:themeColor="text1"/>
          <w:sz w:val="20"/>
          <w:szCs w:val="20"/>
          <w:lang w:val="en-GB"/>
        </w:rPr>
        <w:t>fulfill</w:t>
      </w:r>
      <w:proofErr w:type="spellEnd"/>
      <w:r w:rsidRPr="00CC0718">
        <w:rPr>
          <w:i/>
          <w:iCs/>
          <w:color w:val="000000" w:themeColor="text1"/>
          <w:sz w:val="20"/>
          <w:szCs w:val="20"/>
          <w:lang w:val="en-GB"/>
        </w:rPr>
        <w:t xml:space="preserve"> that. So yeah, we kind of just get members throughout the year as more people hear about it.</w:t>
      </w:r>
    </w:p>
    <w:p w:rsidRPr="00CC0718" w:rsidR="5D3ECCAC" w:rsidP="771DF2FE" w:rsidRDefault="0AC85EAF" w14:paraId="27B9D029" w14:textId="67F1A42E">
      <w:pPr>
        <w:rPr>
          <w:color w:val="000000" w:themeColor="text1"/>
          <w:sz w:val="20"/>
          <w:szCs w:val="20"/>
          <w:lang w:val="en-US"/>
        </w:rPr>
      </w:pPr>
      <w:r w:rsidRPr="00CC0718">
        <w:rPr>
          <w:i/>
          <w:iCs/>
          <w:color w:val="000000" w:themeColor="text1"/>
          <w:sz w:val="20"/>
          <w:szCs w:val="20"/>
          <w:lang w:val="en-GB"/>
        </w:rPr>
        <w:t xml:space="preserve"> </w:t>
      </w:r>
    </w:p>
    <w:p w:rsidRPr="00CC0718" w:rsidR="5D3ECCAC" w:rsidP="771DF2FE" w:rsidRDefault="0AC85EAF" w14:paraId="21F92CDE" w14:textId="31E2DCBA">
      <w:pPr>
        <w:rPr>
          <w:color w:val="000000" w:themeColor="text1"/>
          <w:sz w:val="20"/>
          <w:szCs w:val="20"/>
          <w:lang w:val="en-US"/>
        </w:rPr>
      </w:pPr>
      <w:r w:rsidRPr="00CC0718">
        <w:rPr>
          <w:i/>
          <w:iCs/>
          <w:color w:val="000000" w:themeColor="text1"/>
          <w:sz w:val="20"/>
          <w:szCs w:val="20"/>
          <w:lang w:val="en-GB"/>
        </w:rPr>
        <w:t xml:space="preserve">17:07 - I3  </w:t>
      </w:r>
    </w:p>
    <w:p w:rsidRPr="00CC0718" w:rsidR="5D3ECCAC" w:rsidP="771DF2FE" w:rsidRDefault="0AC85EAF" w14:paraId="455B5450" w14:textId="57EA9909">
      <w:pPr>
        <w:rPr>
          <w:color w:val="000000" w:themeColor="text1"/>
          <w:sz w:val="20"/>
          <w:szCs w:val="20"/>
          <w:lang w:val="en-US"/>
        </w:rPr>
      </w:pPr>
      <w:r w:rsidRPr="00CC0718">
        <w:rPr>
          <w:i/>
          <w:iCs/>
          <w:color w:val="000000" w:themeColor="text1"/>
          <w:sz w:val="20"/>
          <w:szCs w:val="20"/>
          <w:lang w:val="en-GB"/>
        </w:rPr>
        <w:t xml:space="preserve">Okay. And what role does </w:t>
      </w:r>
      <w:proofErr w:type="gramStart"/>
      <w:r w:rsidRPr="00CC0718">
        <w:rPr>
          <w:i/>
          <w:iCs/>
          <w:color w:val="000000" w:themeColor="text1"/>
          <w:sz w:val="20"/>
          <w:szCs w:val="20"/>
          <w:lang w:val="en-GB"/>
        </w:rPr>
        <w:t>marketing</w:t>
      </w:r>
      <w:proofErr w:type="gramEnd"/>
      <w:r w:rsidRPr="00CC0718">
        <w:rPr>
          <w:i/>
          <w:iCs/>
          <w:color w:val="000000" w:themeColor="text1"/>
          <w:sz w:val="20"/>
          <w:szCs w:val="20"/>
          <w:lang w:val="en-GB"/>
        </w:rPr>
        <w:t xml:space="preserve"> and communications play in accomplishing these tasks? Can you like share some examples, maybe your activities? I know if you could ever like you can just share me your social media post or some flyers as a copy on my email. </w:t>
      </w:r>
    </w:p>
    <w:p w:rsidRPr="00CC0718" w:rsidR="5D3ECCAC" w:rsidP="771DF2FE" w:rsidRDefault="5D3ECCAC" w14:paraId="61096915" w14:textId="1920059B">
      <w:pPr>
        <w:rPr>
          <w:color w:val="000000" w:themeColor="text1"/>
          <w:sz w:val="20"/>
          <w:szCs w:val="20"/>
          <w:lang w:val="en-US"/>
        </w:rPr>
      </w:pPr>
    </w:p>
    <w:p w:rsidRPr="00CC0718" w:rsidR="5D3ECCAC" w:rsidP="771DF2FE" w:rsidRDefault="0AC85EAF" w14:paraId="76BA5E63" w14:textId="06C4E3B5">
      <w:pPr>
        <w:rPr>
          <w:color w:val="000000" w:themeColor="text1"/>
          <w:sz w:val="20"/>
          <w:szCs w:val="20"/>
          <w:lang w:val="en-US"/>
        </w:rPr>
      </w:pPr>
      <w:r w:rsidRPr="00CC0718">
        <w:rPr>
          <w:i/>
          <w:iCs/>
          <w:color w:val="000000" w:themeColor="text1"/>
          <w:sz w:val="20"/>
          <w:szCs w:val="20"/>
          <w:lang w:val="en-GB"/>
        </w:rPr>
        <w:t xml:space="preserve">17:28 - P5  </w:t>
      </w:r>
    </w:p>
    <w:p w:rsidRPr="00CC0718" w:rsidR="5D3ECCAC" w:rsidP="771DF2FE" w:rsidRDefault="0AC85EAF" w14:paraId="13ABC371" w14:textId="039246E9">
      <w:pPr>
        <w:rPr>
          <w:color w:val="000000" w:themeColor="text1"/>
          <w:sz w:val="20"/>
          <w:szCs w:val="20"/>
          <w:lang w:val="en-US"/>
        </w:rPr>
      </w:pPr>
      <w:r w:rsidRPr="00CC0718">
        <w:rPr>
          <w:i/>
          <w:iCs/>
          <w:color w:val="000000" w:themeColor="text1"/>
          <w:sz w:val="20"/>
          <w:szCs w:val="20"/>
          <w:lang w:val="en-GB"/>
        </w:rPr>
        <w:t>Yeah, I'd be able to email you some of our posters, but they're pretty important because it's easy for people to just download it like not we can't always send out an Outlook calendar invite, but we try to that's another important one actually sending out an Outlook invite is helpful, but for new people I but having those posters that they can just download right off our Discord and go back in their camera roll and see like, okay, this is the event, this is the time. I have all the information I need. So that doesn't get buried in messages. We make lots of announcements. We do try to put things on our social media. I feel like our Instagram is not used as much for marketing as I would like it to be. I think there's more potential there to get people to buy from us. We could probably push often but it is helpful at least for the members of the choir to know when an event is taking place and where to sign up to do volunteering.</w:t>
      </w:r>
    </w:p>
    <w:p w:rsidRPr="00CC0718" w:rsidR="5D3ECCAC" w:rsidP="771DF2FE" w:rsidRDefault="0AC85EAF" w14:paraId="5226D9CF" w14:textId="010A453A">
      <w:pPr>
        <w:rPr>
          <w:color w:val="000000" w:themeColor="text1"/>
          <w:sz w:val="20"/>
          <w:szCs w:val="20"/>
          <w:lang w:val="en-US"/>
        </w:rPr>
      </w:pPr>
      <w:r w:rsidRPr="00CC0718">
        <w:rPr>
          <w:i/>
          <w:iCs/>
          <w:color w:val="000000" w:themeColor="text1"/>
          <w:sz w:val="20"/>
          <w:szCs w:val="20"/>
          <w:lang w:val="en-GB"/>
        </w:rPr>
        <w:t xml:space="preserve"> </w:t>
      </w:r>
    </w:p>
    <w:p w:rsidRPr="00CC0718" w:rsidR="5D3ECCAC" w:rsidP="771DF2FE" w:rsidRDefault="0AC85EAF" w14:paraId="073F6A42" w14:textId="5D26806A">
      <w:pPr>
        <w:rPr>
          <w:color w:val="000000" w:themeColor="text1"/>
          <w:sz w:val="20"/>
          <w:szCs w:val="20"/>
          <w:lang w:val="en-US"/>
        </w:rPr>
      </w:pPr>
      <w:r w:rsidRPr="00CC0718">
        <w:rPr>
          <w:i/>
          <w:iCs/>
          <w:color w:val="000000" w:themeColor="text1"/>
          <w:sz w:val="20"/>
          <w:szCs w:val="20"/>
          <w:lang w:val="en-GB"/>
        </w:rPr>
        <w:t xml:space="preserve">18:28 - I3  </w:t>
      </w:r>
    </w:p>
    <w:p w:rsidRPr="00CC0718" w:rsidR="5D3ECCAC" w:rsidP="771DF2FE" w:rsidRDefault="0AC85EAF" w14:paraId="18DFA232" w14:textId="6A4C4778">
      <w:pPr>
        <w:rPr>
          <w:color w:val="000000" w:themeColor="text1"/>
          <w:sz w:val="20"/>
          <w:szCs w:val="20"/>
          <w:lang w:val="en-US"/>
        </w:rPr>
      </w:pPr>
      <w:r w:rsidRPr="00CC0718">
        <w:rPr>
          <w:i/>
          <w:iCs/>
          <w:color w:val="000000" w:themeColor="text1"/>
          <w:sz w:val="20"/>
          <w:szCs w:val="20"/>
          <w:lang w:val="en-GB"/>
        </w:rPr>
        <w:t>Do you have like specialized marketing skills or marketing people or knowledge to do these marketing activities?</w:t>
      </w:r>
    </w:p>
    <w:p w:rsidRPr="00CC0718" w:rsidR="5D3ECCAC" w:rsidP="771DF2FE" w:rsidRDefault="0AC85EAF" w14:paraId="2385C56B" w14:textId="246ED36C">
      <w:pPr>
        <w:rPr>
          <w:color w:val="000000" w:themeColor="text1"/>
          <w:sz w:val="20"/>
          <w:szCs w:val="20"/>
          <w:lang w:val="en-US"/>
        </w:rPr>
      </w:pPr>
      <w:r w:rsidRPr="00CC0718">
        <w:rPr>
          <w:i/>
          <w:iCs/>
          <w:color w:val="000000" w:themeColor="text1"/>
          <w:sz w:val="20"/>
          <w:szCs w:val="20"/>
          <w:lang w:val="en-GB"/>
        </w:rPr>
        <w:t xml:space="preserve"> </w:t>
      </w:r>
    </w:p>
    <w:p w:rsidRPr="00CC0718" w:rsidR="5D3ECCAC" w:rsidP="771DF2FE" w:rsidRDefault="0AC85EAF" w14:paraId="118AB606" w14:textId="23B0EB91">
      <w:pPr>
        <w:rPr>
          <w:color w:val="000000" w:themeColor="text1"/>
          <w:sz w:val="20"/>
          <w:szCs w:val="20"/>
          <w:lang w:val="en-US"/>
        </w:rPr>
      </w:pPr>
      <w:r w:rsidRPr="00CC0718">
        <w:rPr>
          <w:i/>
          <w:iCs/>
          <w:color w:val="000000" w:themeColor="text1"/>
          <w:sz w:val="20"/>
          <w:szCs w:val="20"/>
          <w:lang w:val="en-GB"/>
        </w:rPr>
        <w:t xml:space="preserve">18:35 - P5  </w:t>
      </w:r>
    </w:p>
    <w:p w:rsidRPr="00CC0718" w:rsidR="5D3ECCAC" w:rsidP="771DF2FE" w:rsidRDefault="0AC85EAF" w14:paraId="6A13AE24" w14:textId="63C1A7DA">
      <w:pPr>
        <w:rPr>
          <w:color w:val="000000" w:themeColor="text1"/>
          <w:sz w:val="20"/>
          <w:szCs w:val="20"/>
          <w:lang w:val="en-US"/>
        </w:rPr>
      </w:pPr>
      <w:proofErr w:type="gramStart"/>
      <w:r w:rsidRPr="00CC0718">
        <w:rPr>
          <w:i/>
          <w:iCs/>
          <w:color w:val="000000" w:themeColor="text1"/>
          <w:sz w:val="20"/>
          <w:szCs w:val="20"/>
          <w:lang w:val="en-GB"/>
        </w:rPr>
        <w:t>Well</w:t>
      </w:r>
      <w:proofErr w:type="gramEnd"/>
      <w:r w:rsidRPr="00CC0718">
        <w:rPr>
          <w:i/>
          <w:iCs/>
          <w:color w:val="000000" w:themeColor="text1"/>
          <w:sz w:val="20"/>
          <w:szCs w:val="20"/>
          <w:lang w:val="en-GB"/>
        </w:rPr>
        <w:t xml:space="preserve"> I've never done any formal training to do so however I would I was previously the president of my gardening club. I've been in lots of other organizations and in leadership positions, even going back to middle school, like National Junior Honor Society, where I held an officer position as historian. </w:t>
      </w:r>
      <w:proofErr w:type="gramStart"/>
      <w:r w:rsidRPr="00CC0718">
        <w:rPr>
          <w:i/>
          <w:iCs/>
          <w:color w:val="000000" w:themeColor="text1"/>
          <w:sz w:val="20"/>
          <w:szCs w:val="20"/>
          <w:lang w:val="en-GB"/>
        </w:rPr>
        <w:t>So</w:t>
      </w:r>
      <w:proofErr w:type="gramEnd"/>
      <w:r w:rsidRPr="00CC0718">
        <w:rPr>
          <w:i/>
          <w:iCs/>
          <w:color w:val="000000" w:themeColor="text1"/>
          <w:sz w:val="20"/>
          <w:szCs w:val="20"/>
          <w:lang w:val="en-GB"/>
        </w:rPr>
        <w:t xml:space="preserve"> I've held lots of positions where you have to be able to communicate well and effectively, and I think that's a huge part of marketing, is getting the word out and making sure people feel welcome and are excited to help out because I don't want the fundraiser to be boring. It's not like I'm begging the choir members to do something that isn't going to be fun. Table sitting is fun. We have a speaker. We play music. We make it worthwhile and hopefully that carries over to the people buying from us. I think they see that we try to keep like high energy and make sure that what we're selling is something worth buying.</w:t>
      </w:r>
    </w:p>
    <w:p w:rsidRPr="00CC0718" w:rsidR="5D3ECCAC" w:rsidP="771DF2FE" w:rsidRDefault="0AC85EAF" w14:paraId="48CC353E" w14:textId="150B6289">
      <w:pPr>
        <w:rPr>
          <w:color w:val="000000" w:themeColor="text1"/>
          <w:sz w:val="20"/>
          <w:szCs w:val="20"/>
          <w:lang w:val="en-US"/>
        </w:rPr>
      </w:pPr>
      <w:r w:rsidRPr="00CC0718">
        <w:rPr>
          <w:i/>
          <w:iCs/>
          <w:color w:val="000000" w:themeColor="text1"/>
          <w:sz w:val="20"/>
          <w:szCs w:val="20"/>
          <w:lang w:val="en-GB"/>
        </w:rPr>
        <w:t xml:space="preserve"> </w:t>
      </w:r>
    </w:p>
    <w:p w:rsidRPr="00CC0718" w:rsidR="5D3ECCAC" w:rsidP="771DF2FE" w:rsidRDefault="0AC85EAF" w14:paraId="50269221" w14:textId="71B68EF3">
      <w:pPr>
        <w:rPr>
          <w:color w:val="000000" w:themeColor="text1"/>
          <w:sz w:val="20"/>
          <w:szCs w:val="20"/>
          <w:lang w:val="en-US"/>
        </w:rPr>
      </w:pPr>
      <w:r w:rsidRPr="00CC0718">
        <w:rPr>
          <w:i/>
          <w:iCs/>
          <w:color w:val="000000" w:themeColor="text1"/>
          <w:sz w:val="20"/>
          <w:szCs w:val="20"/>
          <w:lang w:val="en-GB"/>
        </w:rPr>
        <w:t xml:space="preserve">19:40 - I3  </w:t>
      </w:r>
    </w:p>
    <w:p w:rsidRPr="00CC0718" w:rsidR="5D3ECCAC" w:rsidP="771DF2FE" w:rsidRDefault="0AC85EAF" w14:paraId="6F3A470D" w14:textId="747C316A">
      <w:pPr>
        <w:rPr>
          <w:color w:val="000000" w:themeColor="text1"/>
          <w:sz w:val="20"/>
          <w:szCs w:val="20"/>
          <w:lang w:val="en-US"/>
        </w:rPr>
      </w:pPr>
      <w:r w:rsidRPr="00CC0718">
        <w:rPr>
          <w:i/>
          <w:iCs/>
          <w:color w:val="000000" w:themeColor="text1"/>
          <w:sz w:val="20"/>
          <w:szCs w:val="20"/>
          <w:lang w:val="en-GB"/>
        </w:rPr>
        <w:t>But then do you have like, besides you, do you have any marketing skilled members or when you, when you attract new members, do you hire like for marketing specifically?</w:t>
      </w:r>
    </w:p>
    <w:p w:rsidRPr="00CC0718" w:rsidR="5D3ECCAC" w:rsidP="771DF2FE" w:rsidRDefault="0AC85EAF" w14:paraId="4BEECBD5" w14:textId="7BA43E18">
      <w:pPr>
        <w:rPr>
          <w:color w:val="000000" w:themeColor="text1"/>
          <w:sz w:val="20"/>
          <w:szCs w:val="20"/>
          <w:lang w:val="en-US"/>
        </w:rPr>
      </w:pPr>
      <w:r w:rsidRPr="00CC0718">
        <w:rPr>
          <w:i/>
          <w:iCs/>
          <w:color w:val="000000" w:themeColor="text1"/>
          <w:sz w:val="20"/>
          <w:szCs w:val="20"/>
          <w:lang w:val="en-GB"/>
        </w:rPr>
        <w:t xml:space="preserve"> </w:t>
      </w:r>
    </w:p>
    <w:p w:rsidRPr="00CC0718" w:rsidR="5D3ECCAC" w:rsidP="771DF2FE" w:rsidRDefault="0AC85EAF" w14:paraId="1BFFDA93" w14:textId="7F739309">
      <w:pPr>
        <w:rPr>
          <w:color w:val="000000" w:themeColor="text1"/>
          <w:sz w:val="20"/>
          <w:szCs w:val="20"/>
          <w:lang w:val="en-US"/>
        </w:rPr>
      </w:pPr>
      <w:r w:rsidRPr="00CC0718">
        <w:rPr>
          <w:i/>
          <w:iCs/>
          <w:color w:val="000000" w:themeColor="text1"/>
          <w:sz w:val="20"/>
          <w:szCs w:val="20"/>
          <w:lang w:val="en-GB"/>
        </w:rPr>
        <w:lastRenderedPageBreak/>
        <w:t xml:space="preserve">19:51 - P5  </w:t>
      </w:r>
    </w:p>
    <w:p w:rsidRPr="00CC0718" w:rsidR="5D3ECCAC" w:rsidP="771DF2FE" w:rsidRDefault="0AC85EAF" w14:paraId="0A7F2522" w14:textId="7129E73C">
      <w:pPr>
        <w:rPr>
          <w:color w:val="000000" w:themeColor="text1"/>
          <w:sz w:val="20"/>
          <w:szCs w:val="20"/>
          <w:lang w:val="en-US"/>
        </w:rPr>
      </w:pPr>
      <w:r w:rsidRPr="00CC0718">
        <w:rPr>
          <w:i/>
          <w:iCs/>
          <w:color w:val="000000" w:themeColor="text1"/>
          <w:sz w:val="20"/>
          <w:szCs w:val="20"/>
          <w:lang w:val="en-GB"/>
        </w:rPr>
        <w:t xml:space="preserve">Um, we do have one officer. Um, I forget what their position is officially called, but it's there. They just basically make posters for our events. They use Canva </w:t>
      </w:r>
      <w:proofErr w:type="gramStart"/>
      <w:r w:rsidRPr="00CC0718">
        <w:rPr>
          <w:i/>
          <w:iCs/>
          <w:color w:val="000000" w:themeColor="text1"/>
          <w:sz w:val="20"/>
          <w:szCs w:val="20"/>
          <w:lang w:val="en-GB"/>
        </w:rPr>
        <w:t>pro</w:t>
      </w:r>
      <w:proofErr w:type="gramEnd"/>
      <w:r w:rsidRPr="00CC0718">
        <w:rPr>
          <w:i/>
          <w:iCs/>
          <w:color w:val="000000" w:themeColor="text1"/>
          <w:sz w:val="20"/>
          <w:szCs w:val="20"/>
          <w:lang w:val="en-GB"/>
        </w:rPr>
        <w:t xml:space="preserve"> and they just throw together flyers. We never physically print do it digitally but okay that's about the extent we don't have any like very official marketing thing people.</w:t>
      </w:r>
    </w:p>
    <w:p w:rsidRPr="00CC0718" w:rsidR="5D3ECCAC" w:rsidP="771DF2FE" w:rsidRDefault="5D3ECCAC" w14:paraId="7ABFF51F" w14:textId="5150E90A">
      <w:pPr>
        <w:rPr>
          <w:color w:val="000000" w:themeColor="text1"/>
          <w:sz w:val="20"/>
          <w:szCs w:val="20"/>
          <w:lang w:val="en-US"/>
        </w:rPr>
      </w:pPr>
    </w:p>
    <w:p w:rsidRPr="00CC0718" w:rsidR="5D3ECCAC" w:rsidP="771DF2FE" w:rsidRDefault="0AC85EAF" w14:paraId="70853069" w14:textId="79163627">
      <w:pPr>
        <w:rPr>
          <w:color w:val="000000" w:themeColor="text1"/>
          <w:sz w:val="20"/>
          <w:szCs w:val="20"/>
          <w:lang w:val="en-US"/>
        </w:rPr>
      </w:pPr>
      <w:r w:rsidRPr="00CC0718">
        <w:rPr>
          <w:i/>
          <w:iCs/>
          <w:color w:val="000000" w:themeColor="text1"/>
          <w:sz w:val="20"/>
          <w:szCs w:val="20"/>
          <w:lang w:val="en-GB"/>
        </w:rPr>
        <w:t xml:space="preserve">20:20 - I3  </w:t>
      </w:r>
    </w:p>
    <w:p w:rsidRPr="00CC0718" w:rsidR="5D3ECCAC" w:rsidP="771DF2FE" w:rsidRDefault="0AC85EAF" w14:paraId="2BEE910C" w14:textId="7959D699">
      <w:pPr>
        <w:rPr>
          <w:color w:val="000000" w:themeColor="text1"/>
          <w:sz w:val="20"/>
          <w:szCs w:val="20"/>
          <w:lang w:val="en-US"/>
        </w:rPr>
      </w:pPr>
      <w:proofErr w:type="gramStart"/>
      <w:r w:rsidRPr="00CC0718">
        <w:rPr>
          <w:i/>
          <w:iCs/>
          <w:color w:val="000000" w:themeColor="text1"/>
          <w:sz w:val="20"/>
          <w:szCs w:val="20"/>
          <w:lang w:val="en-GB"/>
        </w:rPr>
        <w:t>So</w:t>
      </w:r>
      <w:proofErr w:type="gramEnd"/>
      <w:r w:rsidRPr="00CC0718">
        <w:rPr>
          <w:i/>
          <w:iCs/>
          <w:color w:val="000000" w:themeColor="text1"/>
          <w:sz w:val="20"/>
          <w:szCs w:val="20"/>
          <w:lang w:val="en-GB"/>
        </w:rPr>
        <w:t xml:space="preserve"> do you think your club needs marketing support or services that can help you accomplish the task as you mentioned Instagram you need some people to probably handle such posts on social media?</w:t>
      </w:r>
    </w:p>
    <w:p w:rsidRPr="00CC0718" w:rsidR="5D3ECCAC" w:rsidP="771DF2FE" w:rsidRDefault="0AC85EAF" w14:paraId="508DC5DD" w14:textId="6B3D36DB">
      <w:pPr>
        <w:rPr>
          <w:color w:val="000000" w:themeColor="text1"/>
          <w:sz w:val="20"/>
          <w:szCs w:val="20"/>
          <w:lang w:val="en-US"/>
        </w:rPr>
      </w:pPr>
      <w:r w:rsidRPr="00CC0718">
        <w:rPr>
          <w:i/>
          <w:iCs/>
          <w:color w:val="000000" w:themeColor="text1"/>
          <w:sz w:val="20"/>
          <w:szCs w:val="20"/>
          <w:lang w:val="en-GB"/>
        </w:rPr>
        <w:t xml:space="preserve"> </w:t>
      </w:r>
    </w:p>
    <w:p w:rsidRPr="00CC0718" w:rsidR="5D3ECCAC" w:rsidP="771DF2FE" w:rsidRDefault="0AC85EAF" w14:paraId="56B6F766" w14:textId="65E0C0C2">
      <w:pPr>
        <w:rPr>
          <w:color w:val="000000" w:themeColor="text1"/>
          <w:sz w:val="20"/>
          <w:szCs w:val="20"/>
          <w:lang w:val="en-US"/>
        </w:rPr>
      </w:pPr>
      <w:r w:rsidRPr="00CC0718">
        <w:rPr>
          <w:i/>
          <w:iCs/>
          <w:color w:val="000000" w:themeColor="text1"/>
          <w:sz w:val="20"/>
          <w:szCs w:val="20"/>
          <w:lang w:val="en-GB"/>
        </w:rPr>
        <w:t xml:space="preserve">20:36 - P5  </w:t>
      </w:r>
    </w:p>
    <w:p w:rsidRPr="00CC0718" w:rsidR="5D3ECCAC" w:rsidP="771DF2FE" w:rsidRDefault="0AC85EAF" w14:paraId="169C8762" w14:textId="0CFD6AA4">
      <w:pPr>
        <w:rPr>
          <w:color w:val="000000" w:themeColor="text1"/>
          <w:sz w:val="20"/>
          <w:szCs w:val="20"/>
          <w:lang w:val="en-US"/>
        </w:rPr>
      </w:pPr>
      <w:r w:rsidRPr="00CC0718">
        <w:rPr>
          <w:i/>
          <w:iCs/>
          <w:color w:val="000000" w:themeColor="text1"/>
          <w:sz w:val="20"/>
          <w:szCs w:val="20"/>
          <w:lang w:val="en-GB"/>
        </w:rPr>
        <w:t>I think the members do have fun with it, but it would be nice to have some support in getting the word out there. I don't think we get enough new members every year, if I'm being honest. I think we could get more people. Like, the way I heard about it, it was not through the school, it was not, like, on a post anywhere. Like, I had to be told about it, which isn't a bad thing, but I feel like if we got the word out there more effectively, we could have more members.</w:t>
      </w:r>
    </w:p>
    <w:p w:rsidRPr="00CC0718" w:rsidR="5D3ECCAC" w:rsidP="771DF2FE" w:rsidRDefault="0AC85EAF" w14:paraId="4BEB3DA6" w14:textId="26E5D4E8">
      <w:pPr>
        <w:rPr>
          <w:color w:val="000000" w:themeColor="text1"/>
          <w:sz w:val="20"/>
          <w:szCs w:val="20"/>
          <w:lang w:val="en-US"/>
        </w:rPr>
      </w:pPr>
      <w:r w:rsidRPr="00CC0718">
        <w:rPr>
          <w:i/>
          <w:iCs/>
          <w:color w:val="000000" w:themeColor="text1"/>
          <w:sz w:val="20"/>
          <w:szCs w:val="20"/>
          <w:lang w:val="en-GB"/>
        </w:rPr>
        <w:t xml:space="preserve"> </w:t>
      </w:r>
    </w:p>
    <w:p w:rsidRPr="00CC0718" w:rsidR="5D3ECCAC" w:rsidP="771DF2FE" w:rsidRDefault="0AC85EAF" w14:paraId="2F496106" w14:textId="1C4148FA">
      <w:pPr>
        <w:rPr>
          <w:color w:val="000000" w:themeColor="text1"/>
          <w:sz w:val="20"/>
          <w:szCs w:val="20"/>
          <w:lang w:val="en-US"/>
        </w:rPr>
      </w:pPr>
      <w:r w:rsidRPr="00CC0718">
        <w:rPr>
          <w:i/>
          <w:iCs/>
          <w:color w:val="000000" w:themeColor="text1"/>
          <w:sz w:val="20"/>
          <w:szCs w:val="20"/>
          <w:lang w:val="en-GB"/>
        </w:rPr>
        <w:t xml:space="preserve">21:04 - I3  </w:t>
      </w:r>
    </w:p>
    <w:p w:rsidRPr="00CC0718" w:rsidR="5D3ECCAC" w:rsidP="771DF2FE" w:rsidRDefault="0AC85EAF" w14:paraId="54AF22E1" w14:textId="26DBADF2">
      <w:pPr>
        <w:rPr>
          <w:color w:val="000000" w:themeColor="text1"/>
          <w:sz w:val="20"/>
          <w:szCs w:val="20"/>
          <w:lang w:val="en-US"/>
        </w:rPr>
      </w:pPr>
      <w:r w:rsidRPr="00CC0718">
        <w:rPr>
          <w:i/>
          <w:iCs/>
          <w:color w:val="000000" w:themeColor="text1"/>
          <w:sz w:val="20"/>
          <w:szCs w:val="20"/>
          <w:lang w:val="en-GB"/>
        </w:rPr>
        <w:t>Okay and uh so what would be your biggest like your specific some of marketing challenges that the clubs face besides like yes as you said you do not have enough members so yes what other things would you think would be a challenge?</w:t>
      </w:r>
    </w:p>
    <w:p w:rsidRPr="00CC0718" w:rsidR="5D3ECCAC" w:rsidP="771DF2FE" w:rsidRDefault="0AC85EAF" w14:paraId="1A4E16B7" w14:textId="6D6157A9">
      <w:pPr>
        <w:rPr>
          <w:color w:val="000000" w:themeColor="text1"/>
          <w:sz w:val="20"/>
          <w:szCs w:val="20"/>
          <w:lang w:val="en-US"/>
        </w:rPr>
      </w:pPr>
      <w:r w:rsidRPr="00CC0718">
        <w:rPr>
          <w:i/>
          <w:iCs/>
          <w:color w:val="000000" w:themeColor="text1"/>
          <w:sz w:val="20"/>
          <w:szCs w:val="20"/>
          <w:lang w:val="en-GB"/>
        </w:rPr>
        <w:t xml:space="preserve"> </w:t>
      </w:r>
    </w:p>
    <w:p w:rsidRPr="00CC0718" w:rsidR="5D3ECCAC" w:rsidP="771DF2FE" w:rsidRDefault="0AC85EAF" w14:paraId="6E63EBC1" w14:textId="5B0D96B0">
      <w:pPr>
        <w:rPr>
          <w:color w:val="000000" w:themeColor="text1"/>
          <w:sz w:val="20"/>
          <w:szCs w:val="20"/>
          <w:lang w:val="en-US"/>
        </w:rPr>
      </w:pPr>
      <w:r w:rsidRPr="00CC0718">
        <w:rPr>
          <w:i/>
          <w:iCs/>
          <w:color w:val="000000" w:themeColor="text1"/>
          <w:sz w:val="20"/>
          <w:szCs w:val="20"/>
          <w:lang w:val="en-GB"/>
        </w:rPr>
        <w:t xml:space="preserve">21:22 - P5  </w:t>
      </w:r>
    </w:p>
    <w:p w:rsidRPr="00CC0718" w:rsidR="5D3ECCAC" w:rsidP="771DF2FE" w:rsidRDefault="0AC85EAF" w14:paraId="6DED0596" w14:textId="47F662C8">
      <w:pPr>
        <w:rPr>
          <w:color w:val="000000" w:themeColor="text1"/>
          <w:sz w:val="20"/>
          <w:szCs w:val="20"/>
          <w:lang w:val="en-US"/>
        </w:rPr>
      </w:pPr>
      <w:r w:rsidRPr="00CC0718">
        <w:rPr>
          <w:i/>
          <w:iCs/>
          <w:color w:val="000000" w:themeColor="text1"/>
          <w:sz w:val="20"/>
          <w:szCs w:val="20"/>
          <w:lang w:val="en-GB"/>
        </w:rPr>
        <w:t xml:space="preserve">I think it's challenging to get the word out that we're doing a fundraiser to people who aren't in the choir because it would be much easier to sell if people could see the event in advance and be like, oh, hey, they're going to be selling cookies at the CC at this time. And they're this </w:t>
      </w:r>
      <w:proofErr w:type="spellStart"/>
      <w:r w:rsidRPr="00CC0718">
        <w:rPr>
          <w:i/>
          <w:iCs/>
          <w:color w:val="000000" w:themeColor="text1"/>
          <w:sz w:val="20"/>
          <w:szCs w:val="20"/>
          <w:lang w:val="en-GB"/>
        </w:rPr>
        <w:t>flavor</w:t>
      </w:r>
      <w:proofErr w:type="spellEnd"/>
      <w:r w:rsidRPr="00CC0718">
        <w:rPr>
          <w:i/>
          <w:iCs/>
          <w:color w:val="000000" w:themeColor="text1"/>
          <w:sz w:val="20"/>
          <w:szCs w:val="20"/>
          <w:lang w:val="en-GB"/>
        </w:rPr>
        <w:t>. I like those cookies. I should go buy them. Nobody else except us really knows what's happening until the day of and I think that we could do a better job marketing our different events.</w:t>
      </w:r>
    </w:p>
    <w:p w:rsidRPr="00CC0718" w:rsidR="5D3ECCAC" w:rsidP="771DF2FE" w:rsidRDefault="0AC85EAF" w14:paraId="3E5BD039" w14:textId="05796333">
      <w:pPr>
        <w:rPr>
          <w:color w:val="000000" w:themeColor="text1"/>
          <w:sz w:val="20"/>
          <w:szCs w:val="20"/>
          <w:lang w:val="en-US"/>
        </w:rPr>
      </w:pPr>
      <w:r w:rsidRPr="00CC0718">
        <w:rPr>
          <w:i/>
          <w:iCs/>
          <w:color w:val="000000" w:themeColor="text1"/>
          <w:sz w:val="20"/>
          <w:szCs w:val="20"/>
          <w:lang w:val="en-GB"/>
        </w:rPr>
        <w:t xml:space="preserve"> </w:t>
      </w:r>
    </w:p>
    <w:p w:rsidRPr="00CC0718" w:rsidR="5D3ECCAC" w:rsidP="771DF2FE" w:rsidRDefault="0AC85EAF" w14:paraId="33AB072F" w14:textId="50C6EC8C">
      <w:pPr>
        <w:rPr>
          <w:color w:val="000000" w:themeColor="text1"/>
          <w:sz w:val="20"/>
          <w:szCs w:val="20"/>
          <w:lang w:val="en-US"/>
        </w:rPr>
      </w:pPr>
      <w:r w:rsidRPr="00CC0718">
        <w:rPr>
          <w:i/>
          <w:iCs/>
          <w:color w:val="000000" w:themeColor="text1"/>
          <w:sz w:val="20"/>
          <w:szCs w:val="20"/>
          <w:lang w:val="en-GB"/>
        </w:rPr>
        <w:t xml:space="preserve">21:52 - I3  </w:t>
      </w:r>
    </w:p>
    <w:p w:rsidRPr="00CC0718" w:rsidR="5D3ECCAC" w:rsidP="771DF2FE" w:rsidRDefault="0AC85EAF" w14:paraId="1499FFF5" w14:textId="5C0C3582">
      <w:pPr>
        <w:rPr>
          <w:color w:val="000000" w:themeColor="text1"/>
          <w:sz w:val="20"/>
          <w:szCs w:val="20"/>
          <w:lang w:val="en-US"/>
        </w:rPr>
      </w:pPr>
      <w:r w:rsidRPr="00CC0718">
        <w:rPr>
          <w:i/>
          <w:iCs/>
          <w:color w:val="000000" w:themeColor="text1"/>
          <w:sz w:val="20"/>
          <w:szCs w:val="20"/>
          <w:lang w:val="en-GB"/>
        </w:rPr>
        <w:t>Okay. How do you think about What do you think on that?</w:t>
      </w:r>
    </w:p>
    <w:p w:rsidRPr="00CC0718" w:rsidR="5D3ECCAC" w:rsidP="771DF2FE" w:rsidRDefault="0AC85EAF" w14:paraId="24E5CC0E" w14:textId="633F2554">
      <w:pPr>
        <w:rPr>
          <w:color w:val="000000" w:themeColor="text1"/>
          <w:sz w:val="20"/>
          <w:szCs w:val="20"/>
          <w:lang w:val="en-US"/>
        </w:rPr>
      </w:pPr>
      <w:r w:rsidRPr="00CC0718">
        <w:rPr>
          <w:i/>
          <w:iCs/>
          <w:color w:val="000000" w:themeColor="text1"/>
          <w:sz w:val="20"/>
          <w:szCs w:val="20"/>
          <w:lang w:val="en-GB"/>
        </w:rPr>
        <w:t xml:space="preserve"> </w:t>
      </w:r>
    </w:p>
    <w:p w:rsidRPr="00CC0718" w:rsidR="5D3ECCAC" w:rsidP="771DF2FE" w:rsidRDefault="0AC85EAF" w14:paraId="5B7745F9" w14:textId="4CF49F64">
      <w:pPr>
        <w:rPr>
          <w:color w:val="000000" w:themeColor="text1"/>
          <w:sz w:val="20"/>
          <w:szCs w:val="20"/>
          <w:lang w:val="en-US"/>
        </w:rPr>
      </w:pPr>
      <w:r w:rsidRPr="00CC0718">
        <w:rPr>
          <w:i/>
          <w:iCs/>
          <w:color w:val="000000" w:themeColor="text1"/>
          <w:sz w:val="20"/>
          <w:szCs w:val="20"/>
          <w:lang w:val="en-GB"/>
        </w:rPr>
        <w:t xml:space="preserve">22:00 - P5  </w:t>
      </w:r>
    </w:p>
    <w:p w:rsidRPr="00CC0718" w:rsidR="5D3ECCAC" w:rsidP="771DF2FE" w:rsidRDefault="0AC85EAF" w14:paraId="2E6EBF30" w14:textId="11F62D65">
      <w:pPr>
        <w:rPr>
          <w:color w:val="000000" w:themeColor="text1"/>
          <w:sz w:val="20"/>
          <w:szCs w:val="20"/>
          <w:lang w:val="en-US"/>
        </w:rPr>
      </w:pPr>
      <w:r w:rsidRPr="00CC0718">
        <w:rPr>
          <w:i/>
          <w:iCs/>
          <w:color w:val="000000" w:themeColor="text1"/>
          <w:sz w:val="20"/>
          <w:szCs w:val="20"/>
          <w:lang w:val="en-GB"/>
        </w:rPr>
        <w:t>I think as far as choir, we've got pretty good attendance. People are engaging with the music very well. For the socials, we do get a good large amount of people showing up. For fundraisers, it can be difficult to get enough people to sign up. Like for fundraisers, I typically have three people at a time. I'd like to have three people table sitting at a time, but it usually doesn't happen. And there's often like several hours where there might be just two or one person.</w:t>
      </w:r>
    </w:p>
    <w:p w:rsidRPr="00CC0718" w:rsidR="5D3ECCAC" w:rsidP="771DF2FE" w:rsidRDefault="0AC85EAF" w14:paraId="4BF5AD7E" w14:textId="3B53D200">
      <w:pPr>
        <w:rPr>
          <w:color w:val="000000" w:themeColor="text1"/>
          <w:sz w:val="20"/>
          <w:szCs w:val="20"/>
          <w:lang w:val="en-US"/>
        </w:rPr>
      </w:pPr>
      <w:r w:rsidRPr="00CC0718">
        <w:rPr>
          <w:i/>
          <w:iCs/>
          <w:color w:val="000000" w:themeColor="text1"/>
          <w:sz w:val="20"/>
          <w:szCs w:val="20"/>
          <w:lang w:val="en-GB"/>
        </w:rPr>
        <w:t xml:space="preserve"> </w:t>
      </w:r>
    </w:p>
    <w:p w:rsidRPr="00CC0718" w:rsidR="5D3ECCAC" w:rsidP="771DF2FE" w:rsidRDefault="0AC85EAF" w14:paraId="194A3186" w14:textId="3FE6CE60">
      <w:pPr>
        <w:rPr>
          <w:color w:val="000000" w:themeColor="text1"/>
          <w:sz w:val="20"/>
          <w:szCs w:val="20"/>
          <w:lang w:val="en-US"/>
        </w:rPr>
      </w:pPr>
      <w:r w:rsidRPr="00CC0718">
        <w:rPr>
          <w:i/>
          <w:iCs/>
          <w:color w:val="000000" w:themeColor="text1"/>
          <w:sz w:val="20"/>
          <w:szCs w:val="20"/>
          <w:lang w:val="en-GB"/>
        </w:rPr>
        <w:t xml:space="preserve">23:53 - P5  </w:t>
      </w:r>
    </w:p>
    <w:p w:rsidRPr="00CC0718" w:rsidR="5D3ECCAC" w:rsidP="771DF2FE" w:rsidRDefault="0AC85EAF" w14:paraId="57D4A22C" w14:textId="44533FBF">
      <w:pPr>
        <w:rPr>
          <w:color w:val="000000" w:themeColor="text1"/>
          <w:sz w:val="20"/>
          <w:szCs w:val="20"/>
          <w:lang w:val="en-US"/>
        </w:rPr>
      </w:pPr>
      <w:r w:rsidRPr="00CC0718">
        <w:rPr>
          <w:i/>
          <w:iCs/>
          <w:color w:val="000000" w:themeColor="text1"/>
          <w:sz w:val="20"/>
          <w:szCs w:val="20"/>
          <w:lang w:val="en-GB"/>
        </w:rPr>
        <w:t>And I would like to get people more involved, but I know it's difficult between classes and everything else.</w:t>
      </w:r>
    </w:p>
    <w:p w:rsidRPr="00CC0718" w:rsidR="5D3ECCAC" w:rsidP="771DF2FE" w:rsidRDefault="0AC85EAF" w14:paraId="6117588C" w14:textId="41337DC7">
      <w:pPr>
        <w:rPr>
          <w:color w:val="000000" w:themeColor="text1"/>
          <w:sz w:val="20"/>
          <w:szCs w:val="20"/>
          <w:lang w:val="en-US"/>
        </w:rPr>
      </w:pPr>
      <w:r w:rsidRPr="00CC0718">
        <w:rPr>
          <w:i/>
          <w:iCs/>
          <w:color w:val="000000" w:themeColor="text1"/>
          <w:sz w:val="20"/>
          <w:szCs w:val="20"/>
          <w:lang w:val="en-GB"/>
        </w:rPr>
        <w:t xml:space="preserve"> </w:t>
      </w:r>
    </w:p>
    <w:p w:rsidRPr="00CC0718" w:rsidR="5D3ECCAC" w:rsidP="771DF2FE" w:rsidRDefault="0AC85EAF" w14:paraId="73A3457F" w14:textId="5FD4B7A7">
      <w:pPr>
        <w:rPr>
          <w:color w:val="000000" w:themeColor="text1"/>
          <w:sz w:val="20"/>
          <w:szCs w:val="20"/>
          <w:lang w:val="en-US"/>
        </w:rPr>
      </w:pPr>
      <w:r w:rsidRPr="00CC0718">
        <w:rPr>
          <w:i/>
          <w:iCs/>
          <w:color w:val="000000" w:themeColor="text1"/>
          <w:sz w:val="20"/>
          <w:szCs w:val="20"/>
          <w:lang w:val="en-GB"/>
        </w:rPr>
        <w:t xml:space="preserve">22:39 - I3  </w:t>
      </w:r>
    </w:p>
    <w:p w:rsidRPr="00CC0718" w:rsidR="5D3ECCAC" w:rsidP="771DF2FE" w:rsidRDefault="0AC85EAF" w14:paraId="1674D209" w14:textId="60F76767">
      <w:pPr>
        <w:rPr>
          <w:color w:val="000000" w:themeColor="text1"/>
          <w:sz w:val="20"/>
          <w:szCs w:val="20"/>
          <w:lang w:val="en-US"/>
        </w:rPr>
      </w:pPr>
      <w:r w:rsidRPr="00CC0718">
        <w:rPr>
          <w:i/>
          <w:iCs/>
          <w:color w:val="000000" w:themeColor="text1"/>
          <w:sz w:val="20"/>
          <w:szCs w:val="20"/>
          <w:lang w:val="en-GB"/>
        </w:rPr>
        <w:t>Right. What ideas would you have on collaboration? Do you have collaboration with other clubs during some events?</w:t>
      </w:r>
    </w:p>
    <w:p w:rsidRPr="00CC0718" w:rsidR="5D3ECCAC" w:rsidP="771DF2FE" w:rsidRDefault="0AC85EAF" w14:paraId="737758DB" w14:textId="1B20857F">
      <w:pPr>
        <w:rPr>
          <w:color w:val="000000" w:themeColor="text1"/>
          <w:sz w:val="20"/>
          <w:szCs w:val="20"/>
          <w:lang w:val="en-US"/>
        </w:rPr>
      </w:pPr>
      <w:r w:rsidRPr="00CC0718">
        <w:rPr>
          <w:i/>
          <w:iCs/>
          <w:color w:val="000000" w:themeColor="text1"/>
          <w:sz w:val="20"/>
          <w:szCs w:val="20"/>
          <w:lang w:val="en-GB"/>
        </w:rPr>
        <w:t xml:space="preserve"> </w:t>
      </w:r>
    </w:p>
    <w:p w:rsidRPr="00CC0718" w:rsidR="5D3ECCAC" w:rsidP="771DF2FE" w:rsidRDefault="0AC85EAF" w14:paraId="30EDCFC9" w14:textId="711BC551">
      <w:pPr>
        <w:rPr>
          <w:color w:val="000000" w:themeColor="text1"/>
          <w:sz w:val="20"/>
          <w:szCs w:val="20"/>
          <w:lang w:val="en-US"/>
        </w:rPr>
      </w:pPr>
      <w:r w:rsidRPr="00CC0718">
        <w:rPr>
          <w:i/>
          <w:iCs/>
          <w:color w:val="000000" w:themeColor="text1"/>
          <w:sz w:val="20"/>
          <w:szCs w:val="20"/>
          <w:lang w:val="en-GB"/>
        </w:rPr>
        <w:t xml:space="preserve">22:50 - P5  </w:t>
      </w:r>
    </w:p>
    <w:p w:rsidRPr="00CC0718" w:rsidR="5D3ECCAC" w:rsidP="771DF2FE" w:rsidRDefault="0AC85EAF" w14:paraId="4E5C93FC" w14:textId="3B81E591">
      <w:pPr>
        <w:rPr>
          <w:color w:val="000000" w:themeColor="text1"/>
          <w:sz w:val="20"/>
          <w:szCs w:val="20"/>
          <w:lang w:val="en-US"/>
        </w:rPr>
      </w:pPr>
      <w:r w:rsidRPr="00CC0718">
        <w:rPr>
          <w:i/>
          <w:iCs/>
          <w:color w:val="000000" w:themeColor="text1"/>
          <w:sz w:val="20"/>
          <w:szCs w:val="20"/>
          <w:lang w:val="en-GB"/>
        </w:rPr>
        <w:t xml:space="preserve">Yes, we have. We have collaboration with Vox Musical </w:t>
      </w:r>
      <w:proofErr w:type="spellStart"/>
      <w:r w:rsidRPr="00CC0718">
        <w:rPr>
          <w:i/>
          <w:iCs/>
          <w:color w:val="000000" w:themeColor="text1"/>
          <w:sz w:val="20"/>
          <w:szCs w:val="20"/>
          <w:lang w:val="en-GB"/>
        </w:rPr>
        <w:t>Theater</w:t>
      </w:r>
      <w:proofErr w:type="spellEnd"/>
      <w:r w:rsidRPr="00CC0718">
        <w:rPr>
          <w:i/>
          <w:iCs/>
          <w:color w:val="000000" w:themeColor="text1"/>
          <w:sz w:val="20"/>
          <w:szCs w:val="20"/>
          <w:lang w:val="en-GB"/>
        </w:rPr>
        <w:t xml:space="preserve">. Every year we do a joint social with them to go apple picking, because a lot of members of the choir end up being actors in the musical </w:t>
      </w:r>
      <w:proofErr w:type="spellStart"/>
      <w:r w:rsidRPr="00CC0718">
        <w:rPr>
          <w:i/>
          <w:iCs/>
          <w:color w:val="000000" w:themeColor="text1"/>
          <w:sz w:val="20"/>
          <w:szCs w:val="20"/>
          <w:lang w:val="en-GB"/>
        </w:rPr>
        <w:t>theater</w:t>
      </w:r>
      <w:proofErr w:type="spellEnd"/>
      <w:r w:rsidRPr="00CC0718">
        <w:rPr>
          <w:i/>
          <w:iCs/>
          <w:color w:val="000000" w:themeColor="text1"/>
          <w:sz w:val="20"/>
          <w:szCs w:val="20"/>
          <w:lang w:val="en-GB"/>
        </w:rPr>
        <w:t xml:space="preserve">. There's a big overlap there. </w:t>
      </w:r>
      <w:proofErr w:type="gramStart"/>
      <w:r w:rsidRPr="00CC0718">
        <w:rPr>
          <w:i/>
          <w:iCs/>
          <w:color w:val="000000" w:themeColor="text1"/>
          <w:sz w:val="20"/>
          <w:szCs w:val="20"/>
          <w:lang w:val="en-GB"/>
        </w:rPr>
        <w:t>So</w:t>
      </w:r>
      <w:proofErr w:type="gramEnd"/>
      <w:r w:rsidRPr="00CC0718">
        <w:rPr>
          <w:i/>
          <w:iCs/>
          <w:color w:val="000000" w:themeColor="text1"/>
          <w:sz w:val="20"/>
          <w:szCs w:val="20"/>
          <w:lang w:val="en-GB"/>
        </w:rPr>
        <w:t xml:space="preserve"> we like to do events with them. And who else? A cappella, because choir is so important to a cappella because of the choir requirements. We have an officer whose job is to be the a cappella liaison what they're up to, so we're all on the same page.</w:t>
      </w:r>
    </w:p>
    <w:p w:rsidRPr="00CC0718" w:rsidR="5D3ECCAC" w:rsidP="771DF2FE" w:rsidRDefault="0AC85EAF" w14:paraId="2A86CDC5" w14:textId="4E9CE418">
      <w:pPr>
        <w:rPr>
          <w:color w:val="000000" w:themeColor="text1"/>
          <w:sz w:val="20"/>
          <w:szCs w:val="20"/>
          <w:lang w:val="en-US"/>
        </w:rPr>
      </w:pPr>
      <w:r w:rsidRPr="00CC0718">
        <w:rPr>
          <w:i/>
          <w:iCs/>
          <w:color w:val="000000" w:themeColor="text1"/>
          <w:sz w:val="20"/>
          <w:szCs w:val="20"/>
          <w:lang w:val="en-GB"/>
        </w:rPr>
        <w:t xml:space="preserve"> </w:t>
      </w:r>
    </w:p>
    <w:p w:rsidRPr="00CC0718" w:rsidR="5D3ECCAC" w:rsidP="771DF2FE" w:rsidRDefault="0AC85EAF" w14:paraId="3EA1A76B" w14:textId="38F52F65">
      <w:pPr>
        <w:rPr>
          <w:color w:val="000000" w:themeColor="text1"/>
          <w:sz w:val="20"/>
          <w:szCs w:val="20"/>
          <w:lang w:val="en-US"/>
        </w:rPr>
      </w:pPr>
      <w:r w:rsidRPr="00CC0718">
        <w:rPr>
          <w:i/>
          <w:iCs/>
          <w:color w:val="000000" w:themeColor="text1"/>
          <w:sz w:val="20"/>
          <w:szCs w:val="20"/>
          <w:lang w:val="en-GB"/>
        </w:rPr>
        <w:lastRenderedPageBreak/>
        <w:t xml:space="preserve">23:24 - I3  </w:t>
      </w:r>
    </w:p>
    <w:p w:rsidRPr="00CC0718" w:rsidR="5D3ECCAC" w:rsidP="771DF2FE" w:rsidRDefault="0AC85EAF" w14:paraId="1B9BE756" w14:textId="69D05259">
      <w:pPr>
        <w:rPr>
          <w:color w:val="000000" w:themeColor="text1"/>
          <w:sz w:val="20"/>
          <w:szCs w:val="20"/>
          <w:lang w:val="en-US"/>
        </w:rPr>
      </w:pPr>
      <w:r w:rsidRPr="00CC0718">
        <w:rPr>
          <w:i/>
          <w:iCs/>
          <w:color w:val="000000" w:themeColor="text1"/>
          <w:sz w:val="20"/>
          <w:szCs w:val="20"/>
          <w:lang w:val="en-GB"/>
        </w:rPr>
        <w:t>Okay. And are there any specific collaboration needs of the club that you would think you could pass on to, you know, better collaborate or find some collaborations to conduct an event?</w:t>
      </w:r>
    </w:p>
    <w:p w:rsidRPr="00CC0718" w:rsidR="5D3ECCAC" w:rsidP="771DF2FE" w:rsidRDefault="0AC85EAF" w14:paraId="50B5472E" w14:textId="41C080F8">
      <w:pPr>
        <w:rPr>
          <w:color w:val="000000" w:themeColor="text1"/>
          <w:sz w:val="20"/>
          <w:szCs w:val="20"/>
          <w:lang w:val="en-US"/>
        </w:rPr>
      </w:pPr>
      <w:r w:rsidRPr="00CC0718">
        <w:rPr>
          <w:i/>
          <w:iCs/>
          <w:color w:val="000000" w:themeColor="text1"/>
          <w:sz w:val="20"/>
          <w:szCs w:val="20"/>
          <w:lang w:val="en-GB"/>
        </w:rPr>
        <w:t xml:space="preserve"> </w:t>
      </w:r>
    </w:p>
    <w:p w:rsidRPr="00CC0718" w:rsidR="5D3ECCAC" w:rsidP="771DF2FE" w:rsidRDefault="0AC85EAF" w14:paraId="3C0B4185" w14:textId="23C5A18B">
      <w:pPr>
        <w:rPr>
          <w:color w:val="000000" w:themeColor="text1"/>
          <w:sz w:val="20"/>
          <w:szCs w:val="20"/>
          <w:lang w:val="en-US"/>
        </w:rPr>
      </w:pPr>
      <w:r w:rsidRPr="00CC0718">
        <w:rPr>
          <w:i/>
          <w:iCs/>
          <w:color w:val="000000" w:themeColor="text1"/>
          <w:sz w:val="20"/>
          <w:szCs w:val="20"/>
          <w:lang w:val="en-GB"/>
        </w:rPr>
        <w:t xml:space="preserve">23:39 - P5  </w:t>
      </w:r>
    </w:p>
    <w:p w:rsidRPr="00CC0718" w:rsidR="5D3ECCAC" w:rsidP="771DF2FE" w:rsidRDefault="0AC85EAF" w14:paraId="269FF1E3" w14:textId="61BB820C">
      <w:pPr>
        <w:rPr>
          <w:color w:val="000000" w:themeColor="text1"/>
          <w:sz w:val="20"/>
          <w:szCs w:val="20"/>
          <w:lang w:val="en-US"/>
        </w:rPr>
      </w:pPr>
      <w:r w:rsidRPr="00CC0718">
        <w:rPr>
          <w:i/>
          <w:iCs/>
          <w:color w:val="000000" w:themeColor="text1"/>
          <w:sz w:val="20"/>
          <w:szCs w:val="20"/>
          <w:lang w:val="en-GB"/>
        </w:rPr>
        <w:t>I think it would be cool to do more joint socials, especially with other clubs. Like, I spoke to the fundraising chair of Shep It's the engineering society for Latino and Hispanic people. And it would be cool to work with other fundraising chairs to do events like that. It would be cool to work with other companies. Like I know a previous choir I was in would sell chocolate bars or like these loaves of bread or like Krispy Kreme donuts. There's other fundraisers do more officially through a company but we've never really dabbled in that at least not for regular things we do Krispy Kreme when we go on tour so in the spring we will be going to Italy and there's like separate fundraising needs but I'm not the one who handles that that would be the tour manager okay and do you feel you need like do you have a challenge where you feel you would probably have good members in your team who could research and find out which other events are going on and would help you in collaborating or maybe help you overall in events to research things?</w:t>
      </w:r>
    </w:p>
    <w:p w:rsidRPr="00CC0718" w:rsidR="5D3ECCAC" w:rsidP="771DF2FE" w:rsidRDefault="0AC85EAF" w14:paraId="6C95B2C7" w14:textId="7AC31C29">
      <w:pPr>
        <w:rPr>
          <w:color w:val="000000" w:themeColor="text1"/>
          <w:sz w:val="20"/>
          <w:szCs w:val="20"/>
          <w:lang w:val="en-US"/>
        </w:rPr>
      </w:pPr>
      <w:r w:rsidRPr="00CC0718">
        <w:rPr>
          <w:i/>
          <w:iCs/>
          <w:color w:val="000000" w:themeColor="text1"/>
          <w:sz w:val="20"/>
          <w:szCs w:val="20"/>
          <w:lang w:val="en-GB"/>
        </w:rPr>
        <w:t xml:space="preserve"> </w:t>
      </w:r>
    </w:p>
    <w:p w:rsidRPr="00CC0718" w:rsidR="5D3ECCAC" w:rsidP="771DF2FE" w:rsidRDefault="0AC85EAF" w14:paraId="353FA53A" w14:textId="77040BA8">
      <w:pPr>
        <w:rPr>
          <w:color w:val="000000" w:themeColor="text1"/>
          <w:sz w:val="20"/>
          <w:szCs w:val="20"/>
          <w:lang w:val="en-US"/>
        </w:rPr>
      </w:pPr>
      <w:r w:rsidRPr="00CC0718">
        <w:rPr>
          <w:i/>
          <w:iCs/>
          <w:color w:val="000000" w:themeColor="text1"/>
          <w:sz w:val="20"/>
          <w:szCs w:val="20"/>
          <w:lang w:val="en-GB"/>
        </w:rPr>
        <w:t xml:space="preserve">I think that would be helpful. No one really takes a close look at what other clubs are doing at the same time. It's more like, so when you book with the fountain, you don't know, you don't get to book a particular spot. It's just four people booked to be </w:t>
      </w:r>
      <w:proofErr w:type="gramStart"/>
      <w:r w:rsidRPr="00CC0718">
        <w:rPr>
          <w:i/>
          <w:iCs/>
          <w:color w:val="000000" w:themeColor="text1"/>
          <w:sz w:val="20"/>
          <w:szCs w:val="20"/>
          <w:lang w:val="en-GB"/>
        </w:rPr>
        <w:t>there</w:t>
      </w:r>
      <w:proofErr w:type="gramEnd"/>
      <w:r w:rsidRPr="00CC0718">
        <w:rPr>
          <w:i/>
          <w:iCs/>
          <w:color w:val="000000" w:themeColor="text1"/>
          <w:sz w:val="20"/>
          <w:szCs w:val="20"/>
          <w:lang w:val="en-GB"/>
        </w:rPr>
        <w:t xml:space="preserve"> and you end up wherever you end up. </w:t>
      </w:r>
      <w:proofErr w:type="gramStart"/>
      <w:r w:rsidRPr="00CC0718">
        <w:rPr>
          <w:i/>
          <w:iCs/>
          <w:color w:val="000000" w:themeColor="text1"/>
          <w:sz w:val="20"/>
          <w:szCs w:val="20"/>
          <w:lang w:val="en-GB"/>
        </w:rPr>
        <w:t>So</w:t>
      </w:r>
      <w:proofErr w:type="gramEnd"/>
      <w:r w:rsidRPr="00CC0718">
        <w:rPr>
          <w:i/>
          <w:iCs/>
          <w:color w:val="000000" w:themeColor="text1"/>
          <w:sz w:val="20"/>
          <w:szCs w:val="20"/>
          <w:lang w:val="en-GB"/>
        </w:rPr>
        <w:t xml:space="preserve"> like knowing what other clubs are doing would be important because if they're also doing something where they need to plug in items, there's only one spot that's near an outlet. But we don't really communicate with the other groups very much and it would be nice to know what they're doing at the same time.</w:t>
      </w:r>
    </w:p>
    <w:p w:rsidRPr="00CC0718" w:rsidR="5D3ECCAC" w:rsidP="771DF2FE" w:rsidRDefault="0AC85EAF" w14:paraId="43F52FC1" w14:textId="68CFA509">
      <w:pPr>
        <w:rPr>
          <w:color w:val="000000" w:themeColor="text1"/>
          <w:sz w:val="20"/>
          <w:szCs w:val="20"/>
          <w:lang w:val="en-US"/>
        </w:rPr>
      </w:pPr>
      <w:r w:rsidRPr="00CC0718">
        <w:rPr>
          <w:i/>
          <w:iCs/>
          <w:color w:val="000000" w:themeColor="text1"/>
          <w:sz w:val="20"/>
          <w:szCs w:val="20"/>
          <w:lang w:val="en-GB"/>
        </w:rPr>
        <w:t xml:space="preserve"> </w:t>
      </w:r>
    </w:p>
    <w:p w:rsidRPr="00CC0718" w:rsidR="5D3ECCAC" w:rsidP="771DF2FE" w:rsidRDefault="0AC85EAF" w14:paraId="7A14BB41" w14:textId="57F13270">
      <w:pPr>
        <w:rPr>
          <w:color w:val="000000" w:themeColor="text1"/>
          <w:sz w:val="20"/>
          <w:szCs w:val="20"/>
          <w:lang w:val="en-US"/>
        </w:rPr>
      </w:pPr>
      <w:r w:rsidRPr="00CC0718">
        <w:rPr>
          <w:i/>
          <w:iCs/>
          <w:color w:val="000000" w:themeColor="text1"/>
          <w:sz w:val="20"/>
          <w:szCs w:val="20"/>
          <w:lang w:val="en-GB"/>
        </w:rPr>
        <w:t xml:space="preserve">25:32 - I3  </w:t>
      </w:r>
    </w:p>
    <w:p w:rsidRPr="00CC0718" w:rsidR="5D3ECCAC" w:rsidP="771DF2FE" w:rsidRDefault="0AC85EAF" w14:paraId="3C1F0639" w14:textId="4DC7AC09">
      <w:pPr>
        <w:rPr>
          <w:color w:val="000000" w:themeColor="text1"/>
          <w:sz w:val="20"/>
          <w:szCs w:val="20"/>
          <w:lang w:val="en-US"/>
        </w:rPr>
      </w:pPr>
      <w:r w:rsidRPr="00CC0718">
        <w:rPr>
          <w:i/>
          <w:iCs/>
          <w:color w:val="000000" w:themeColor="text1"/>
          <w:sz w:val="20"/>
          <w:szCs w:val="20"/>
          <w:lang w:val="en-GB"/>
        </w:rPr>
        <w:t xml:space="preserve">How would you say like, if you get marketing support, that would be a different club but </w:t>
      </w:r>
      <w:proofErr w:type="gramStart"/>
      <w:r w:rsidRPr="00CC0718">
        <w:rPr>
          <w:i/>
          <w:iCs/>
          <w:color w:val="000000" w:themeColor="text1"/>
          <w:sz w:val="20"/>
          <w:szCs w:val="20"/>
          <w:lang w:val="en-GB"/>
        </w:rPr>
        <w:t>would to</w:t>
      </w:r>
      <w:proofErr w:type="gramEnd"/>
      <w:r w:rsidRPr="00CC0718">
        <w:rPr>
          <w:i/>
          <w:iCs/>
          <w:color w:val="000000" w:themeColor="text1"/>
          <w:sz w:val="20"/>
          <w:szCs w:val="20"/>
          <w:lang w:val="en-GB"/>
        </w:rPr>
        <w:t xml:space="preserve"> help you in collaboration with the clubs and would help in marketing overall all the clubs at WPI. How do you think would that be useful?</w:t>
      </w:r>
    </w:p>
    <w:p w:rsidRPr="00CC0718" w:rsidR="5D3ECCAC" w:rsidP="771DF2FE" w:rsidRDefault="0AC85EAF" w14:paraId="0C0A230A" w14:textId="63BAE8D2">
      <w:pPr>
        <w:rPr>
          <w:color w:val="000000" w:themeColor="text1"/>
          <w:sz w:val="20"/>
          <w:szCs w:val="20"/>
          <w:lang w:val="en-US"/>
        </w:rPr>
      </w:pPr>
      <w:r w:rsidRPr="00CC0718">
        <w:rPr>
          <w:i/>
          <w:iCs/>
          <w:color w:val="000000" w:themeColor="text1"/>
          <w:sz w:val="20"/>
          <w:szCs w:val="20"/>
          <w:lang w:val="en-GB"/>
        </w:rPr>
        <w:t xml:space="preserve"> </w:t>
      </w:r>
    </w:p>
    <w:p w:rsidRPr="00CC0718" w:rsidR="00ED2087" w:rsidP="771DF2FE" w:rsidRDefault="00ED2087" w14:paraId="7FE1F195" w14:textId="77777777">
      <w:pPr>
        <w:rPr>
          <w:i/>
          <w:iCs/>
          <w:color w:val="000000" w:themeColor="text1"/>
          <w:sz w:val="20"/>
          <w:szCs w:val="20"/>
          <w:lang w:val="en-GB"/>
        </w:rPr>
      </w:pPr>
    </w:p>
    <w:p w:rsidRPr="00CC0718" w:rsidR="00ED2087" w:rsidP="771DF2FE" w:rsidRDefault="00ED2087" w14:paraId="3AE87524" w14:textId="77777777">
      <w:pPr>
        <w:rPr>
          <w:i/>
          <w:iCs/>
          <w:color w:val="000000" w:themeColor="text1"/>
          <w:sz w:val="20"/>
          <w:szCs w:val="20"/>
          <w:lang w:val="en-GB"/>
        </w:rPr>
      </w:pPr>
    </w:p>
    <w:p w:rsidRPr="00CC0718" w:rsidR="5D3ECCAC" w:rsidP="771DF2FE" w:rsidRDefault="0AC85EAF" w14:paraId="5704F6BF" w14:textId="19FDDBDD">
      <w:pPr>
        <w:rPr>
          <w:color w:val="000000" w:themeColor="text1"/>
          <w:sz w:val="20"/>
          <w:szCs w:val="20"/>
          <w:lang w:val="en-US"/>
        </w:rPr>
      </w:pPr>
      <w:r w:rsidRPr="00CC0718">
        <w:rPr>
          <w:i/>
          <w:iCs/>
          <w:color w:val="000000" w:themeColor="text1"/>
          <w:sz w:val="20"/>
          <w:szCs w:val="20"/>
          <w:lang w:val="en-GB"/>
        </w:rPr>
        <w:t xml:space="preserve">25:55 - P5  </w:t>
      </w:r>
    </w:p>
    <w:p w:rsidRPr="00CC0718" w:rsidR="5D3ECCAC" w:rsidP="771DF2FE" w:rsidRDefault="0AC85EAF" w14:paraId="2AA25EED" w14:textId="096019DB">
      <w:pPr>
        <w:rPr>
          <w:color w:val="000000" w:themeColor="text1"/>
          <w:sz w:val="20"/>
          <w:szCs w:val="20"/>
          <w:lang w:val="en-US"/>
        </w:rPr>
      </w:pPr>
      <w:r w:rsidRPr="00CC0718">
        <w:rPr>
          <w:i/>
          <w:iCs/>
          <w:color w:val="000000" w:themeColor="text1"/>
          <w:sz w:val="20"/>
          <w:szCs w:val="20"/>
          <w:lang w:val="en-GB"/>
        </w:rPr>
        <w:t xml:space="preserve">I think that would be useful. The club tends to try to do things on our own. But I don't think that this current officer board would be opposed to getting more help. Or at the very least, a different club could work with our officer that currently just makes posters to maybe expand the role. </w:t>
      </w:r>
      <w:proofErr w:type="gramStart"/>
      <w:r w:rsidRPr="00CC0718">
        <w:rPr>
          <w:i/>
          <w:iCs/>
          <w:color w:val="000000" w:themeColor="text1"/>
          <w:sz w:val="20"/>
          <w:szCs w:val="20"/>
          <w:lang w:val="en-GB"/>
        </w:rPr>
        <w:t>So</w:t>
      </w:r>
      <w:proofErr w:type="gramEnd"/>
      <w:r w:rsidRPr="00CC0718">
        <w:rPr>
          <w:i/>
          <w:iCs/>
          <w:color w:val="000000" w:themeColor="text1"/>
          <w:sz w:val="20"/>
          <w:szCs w:val="20"/>
          <w:lang w:val="en-GB"/>
        </w:rPr>
        <w:t xml:space="preserve"> there's a lot of positions that have quite a bit of freedom and can be super helpful or not helpful at all to the officer board. Like the fundraising chair is a position historically that not a lot of people have put effort into. And I'm trying to fix that. </w:t>
      </w:r>
      <w:proofErr w:type="gramStart"/>
      <w:r w:rsidRPr="00CC0718">
        <w:rPr>
          <w:i/>
          <w:iCs/>
          <w:color w:val="000000" w:themeColor="text1"/>
          <w:sz w:val="20"/>
          <w:szCs w:val="20"/>
          <w:lang w:val="en-GB"/>
        </w:rPr>
        <w:t>So</w:t>
      </w:r>
      <w:proofErr w:type="gramEnd"/>
      <w:r w:rsidRPr="00CC0718">
        <w:rPr>
          <w:i/>
          <w:iCs/>
          <w:color w:val="000000" w:themeColor="text1"/>
          <w:sz w:val="20"/>
          <w:szCs w:val="20"/>
          <w:lang w:val="en-GB"/>
        </w:rPr>
        <w:t xml:space="preserve"> working with a club I guess bolster our own marketing person that we have or expand that role would be a good thing.</w:t>
      </w:r>
    </w:p>
    <w:p w:rsidRPr="00CC0718" w:rsidR="5D3ECCAC" w:rsidP="771DF2FE" w:rsidRDefault="0AC85EAF" w14:paraId="2BA179AA" w14:textId="6BF90946">
      <w:pPr>
        <w:rPr>
          <w:color w:val="000000" w:themeColor="text1"/>
          <w:sz w:val="20"/>
          <w:szCs w:val="20"/>
          <w:lang w:val="en-US"/>
        </w:rPr>
      </w:pPr>
      <w:r w:rsidRPr="00CC0718">
        <w:rPr>
          <w:i/>
          <w:iCs/>
          <w:color w:val="000000" w:themeColor="text1"/>
          <w:sz w:val="20"/>
          <w:szCs w:val="20"/>
          <w:lang w:val="en-GB"/>
        </w:rPr>
        <w:t xml:space="preserve"> </w:t>
      </w:r>
    </w:p>
    <w:p w:rsidRPr="00CC0718" w:rsidR="5D3ECCAC" w:rsidP="771DF2FE" w:rsidRDefault="0AC85EAF" w14:paraId="6AEED657" w14:textId="201C1322">
      <w:pPr>
        <w:rPr>
          <w:color w:val="000000" w:themeColor="text1"/>
          <w:sz w:val="20"/>
          <w:szCs w:val="20"/>
          <w:lang w:val="en-US"/>
        </w:rPr>
      </w:pPr>
      <w:r w:rsidRPr="00CC0718">
        <w:rPr>
          <w:i/>
          <w:iCs/>
          <w:color w:val="000000" w:themeColor="text1"/>
          <w:sz w:val="20"/>
          <w:szCs w:val="20"/>
          <w:lang w:val="en-GB"/>
        </w:rPr>
        <w:t xml:space="preserve">26:47 - I3  </w:t>
      </w:r>
    </w:p>
    <w:p w:rsidRPr="00CC0718" w:rsidR="5D3ECCAC" w:rsidP="771DF2FE" w:rsidRDefault="0AC85EAF" w14:paraId="2D5F5702" w14:textId="51F3EEC4">
      <w:pPr>
        <w:rPr>
          <w:color w:val="000000" w:themeColor="text1"/>
          <w:sz w:val="20"/>
          <w:szCs w:val="20"/>
          <w:lang w:val="en-US"/>
        </w:rPr>
      </w:pPr>
      <w:r w:rsidRPr="00CC0718">
        <w:rPr>
          <w:i/>
          <w:iCs/>
          <w:color w:val="000000" w:themeColor="text1"/>
          <w:sz w:val="20"/>
          <w:szCs w:val="20"/>
          <w:lang w:val="en-GB"/>
        </w:rPr>
        <w:t xml:space="preserve">Okay, but how would it best demonstrate its value to student organizations like yours? For example, like whether you want them to formulate a marketing strategy or </w:t>
      </w:r>
      <w:proofErr w:type="gramStart"/>
      <w:r w:rsidRPr="00CC0718">
        <w:rPr>
          <w:i/>
          <w:iCs/>
          <w:color w:val="000000" w:themeColor="text1"/>
          <w:sz w:val="20"/>
          <w:szCs w:val="20"/>
          <w:lang w:val="en-GB"/>
        </w:rPr>
        <w:t>you want</w:t>
      </w:r>
      <w:proofErr w:type="gramEnd"/>
      <w:r w:rsidRPr="00CC0718">
        <w:rPr>
          <w:i/>
          <w:iCs/>
          <w:color w:val="000000" w:themeColor="text1"/>
          <w:sz w:val="20"/>
          <w:szCs w:val="20"/>
          <w:lang w:val="en-GB"/>
        </w:rPr>
        <w:t xml:space="preserve"> them to like give you more focus on more on marketing materials and promote the club or which activities do you think would be more, they should be more focused on?</w:t>
      </w:r>
    </w:p>
    <w:p w:rsidRPr="00CC0718" w:rsidR="5D3ECCAC" w:rsidP="771DF2FE" w:rsidRDefault="0AC85EAF" w14:paraId="332EA1B1" w14:textId="2ACAF9AC">
      <w:pPr>
        <w:rPr>
          <w:color w:val="000000" w:themeColor="text1"/>
          <w:sz w:val="20"/>
          <w:szCs w:val="20"/>
          <w:lang w:val="en-US"/>
        </w:rPr>
      </w:pPr>
      <w:r w:rsidRPr="00CC0718">
        <w:rPr>
          <w:i/>
          <w:iCs/>
          <w:color w:val="000000" w:themeColor="text1"/>
          <w:sz w:val="20"/>
          <w:szCs w:val="20"/>
          <w:lang w:val="en-GB"/>
        </w:rPr>
        <w:t xml:space="preserve"> </w:t>
      </w:r>
    </w:p>
    <w:p w:rsidRPr="00CC0718" w:rsidR="5D3ECCAC" w:rsidP="771DF2FE" w:rsidRDefault="0AC85EAF" w14:paraId="625B5443" w14:textId="23E2560E">
      <w:pPr>
        <w:rPr>
          <w:color w:val="000000" w:themeColor="text1"/>
          <w:sz w:val="20"/>
          <w:szCs w:val="20"/>
          <w:lang w:val="en-US"/>
        </w:rPr>
      </w:pPr>
      <w:r w:rsidRPr="00CC0718">
        <w:rPr>
          <w:i/>
          <w:iCs/>
          <w:color w:val="000000" w:themeColor="text1"/>
          <w:sz w:val="20"/>
          <w:szCs w:val="20"/>
          <w:lang w:val="en-GB"/>
        </w:rPr>
        <w:t xml:space="preserve">27:11 - P5  </w:t>
      </w:r>
    </w:p>
    <w:p w:rsidRPr="00CC0718" w:rsidR="5D3ECCAC" w:rsidP="771DF2FE" w:rsidRDefault="0AC85EAF" w14:paraId="112337F2" w14:textId="00E5779D">
      <w:pPr>
        <w:rPr>
          <w:color w:val="000000" w:themeColor="text1"/>
          <w:sz w:val="20"/>
          <w:szCs w:val="20"/>
          <w:lang w:val="en-US"/>
        </w:rPr>
      </w:pPr>
      <w:r w:rsidRPr="00CC0718">
        <w:rPr>
          <w:i/>
          <w:iCs/>
          <w:color w:val="000000" w:themeColor="text1"/>
          <w:sz w:val="20"/>
          <w:szCs w:val="20"/>
          <w:lang w:val="en-GB"/>
        </w:rPr>
        <w:t xml:space="preserve">I think there should be a focus on letting people outside the club know, but also on getting people within the club to volunteer. It is one of the biggest difficulties I think clubs have it is coordinating things like transportation and people to </w:t>
      </w:r>
      <w:proofErr w:type="gramStart"/>
      <w:r w:rsidRPr="00CC0718">
        <w:rPr>
          <w:i/>
          <w:iCs/>
          <w:color w:val="000000" w:themeColor="text1"/>
          <w:sz w:val="20"/>
          <w:szCs w:val="20"/>
          <w:lang w:val="en-GB"/>
        </w:rPr>
        <w:t>actually help</w:t>
      </w:r>
      <w:proofErr w:type="gramEnd"/>
      <w:r w:rsidRPr="00CC0718">
        <w:rPr>
          <w:i/>
          <w:iCs/>
          <w:color w:val="000000" w:themeColor="text1"/>
          <w:sz w:val="20"/>
          <w:szCs w:val="20"/>
          <w:lang w:val="en-GB"/>
        </w:rPr>
        <w:t xml:space="preserve"> out with the events. Because it's difficult to find someone who has a car to go get materials and then get enough people to volunteer within your club. </w:t>
      </w:r>
      <w:proofErr w:type="gramStart"/>
      <w:r w:rsidRPr="00CC0718">
        <w:rPr>
          <w:i/>
          <w:iCs/>
          <w:color w:val="000000" w:themeColor="text1"/>
          <w:sz w:val="20"/>
          <w:szCs w:val="20"/>
          <w:lang w:val="en-GB"/>
        </w:rPr>
        <w:t>So</w:t>
      </w:r>
      <w:proofErr w:type="gramEnd"/>
      <w:r w:rsidRPr="00CC0718">
        <w:rPr>
          <w:i/>
          <w:iCs/>
          <w:color w:val="000000" w:themeColor="text1"/>
          <w:sz w:val="20"/>
          <w:szCs w:val="20"/>
          <w:lang w:val="en-GB"/>
        </w:rPr>
        <w:t xml:space="preserve"> I almost feel that there's a greater marketing need to just market to my own club that they should want to help out and that it could be fun.</w:t>
      </w:r>
    </w:p>
    <w:p w:rsidRPr="00CC0718" w:rsidR="5D3ECCAC" w:rsidP="771DF2FE" w:rsidRDefault="0AC85EAF" w14:paraId="4C24C3DF" w14:textId="749275FC">
      <w:pPr>
        <w:rPr>
          <w:color w:val="000000" w:themeColor="text1"/>
          <w:sz w:val="20"/>
          <w:szCs w:val="20"/>
          <w:lang w:val="en-US"/>
        </w:rPr>
      </w:pPr>
      <w:r w:rsidRPr="00CC0718">
        <w:rPr>
          <w:i/>
          <w:iCs/>
          <w:color w:val="000000" w:themeColor="text1"/>
          <w:sz w:val="20"/>
          <w:szCs w:val="20"/>
          <w:lang w:val="en-GB"/>
        </w:rPr>
        <w:t xml:space="preserve"> </w:t>
      </w:r>
    </w:p>
    <w:p w:rsidRPr="00CC0718" w:rsidR="5D3ECCAC" w:rsidP="771DF2FE" w:rsidRDefault="0AC85EAF" w14:paraId="6636D3DF" w14:textId="4FCF49C9">
      <w:pPr>
        <w:rPr>
          <w:color w:val="000000" w:themeColor="text1"/>
          <w:sz w:val="20"/>
          <w:szCs w:val="20"/>
          <w:lang w:val="en-US"/>
        </w:rPr>
      </w:pPr>
      <w:r w:rsidRPr="00CC0718">
        <w:rPr>
          <w:i/>
          <w:iCs/>
          <w:color w:val="000000" w:themeColor="text1"/>
          <w:sz w:val="20"/>
          <w:szCs w:val="20"/>
          <w:lang w:val="en-GB"/>
        </w:rPr>
        <w:lastRenderedPageBreak/>
        <w:t xml:space="preserve">27:55 - I3  </w:t>
      </w:r>
    </w:p>
    <w:p w:rsidRPr="00CC0718" w:rsidR="5D3ECCAC" w:rsidP="771DF2FE" w:rsidRDefault="0AC85EAF" w14:paraId="35FA2EE1" w14:textId="4E60F043">
      <w:pPr>
        <w:rPr>
          <w:color w:val="000000" w:themeColor="text1"/>
          <w:sz w:val="20"/>
          <w:szCs w:val="20"/>
          <w:lang w:val="en-US"/>
        </w:rPr>
      </w:pPr>
      <w:r w:rsidRPr="00CC0718">
        <w:rPr>
          <w:i/>
          <w:iCs/>
          <w:color w:val="000000" w:themeColor="text1"/>
          <w:sz w:val="20"/>
          <w:szCs w:val="20"/>
          <w:lang w:val="en-GB"/>
        </w:rPr>
        <w:t>Okay. Would you be willing to pay for these marketing services? If yes, how? How much would you pay, for example, say a subscription of $50 per month of a package of marketing services?</w:t>
      </w:r>
    </w:p>
    <w:p w:rsidRPr="00CC0718" w:rsidR="5D3ECCAC" w:rsidP="771DF2FE" w:rsidRDefault="0AC85EAF" w14:paraId="41503078" w14:textId="63B742CC">
      <w:pPr>
        <w:rPr>
          <w:color w:val="000000" w:themeColor="text1"/>
          <w:sz w:val="20"/>
          <w:szCs w:val="20"/>
          <w:lang w:val="en-US"/>
        </w:rPr>
      </w:pPr>
      <w:r w:rsidRPr="00CC0718">
        <w:rPr>
          <w:i/>
          <w:iCs/>
          <w:color w:val="000000" w:themeColor="text1"/>
          <w:sz w:val="20"/>
          <w:szCs w:val="20"/>
          <w:lang w:val="en-GB"/>
        </w:rPr>
        <w:t xml:space="preserve"> </w:t>
      </w:r>
    </w:p>
    <w:p w:rsidRPr="00CC0718" w:rsidR="5D3ECCAC" w:rsidP="771DF2FE" w:rsidRDefault="0AC85EAF" w14:paraId="7A273384" w14:textId="4509FFA7">
      <w:pPr>
        <w:rPr>
          <w:color w:val="000000" w:themeColor="text1"/>
          <w:sz w:val="20"/>
          <w:szCs w:val="20"/>
          <w:lang w:val="en-US"/>
        </w:rPr>
      </w:pPr>
      <w:r w:rsidRPr="00CC0718">
        <w:rPr>
          <w:i/>
          <w:iCs/>
          <w:color w:val="000000" w:themeColor="text1"/>
          <w:sz w:val="20"/>
          <w:szCs w:val="20"/>
          <w:lang w:val="en-GB"/>
        </w:rPr>
        <w:t xml:space="preserve">28:07 - P5  </w:t>
      </w:r>
    </w:p>
    <w:p w:rsidRPr="00CC0718" w:rsidR="5D3ECCAC" w:rsidP="771DF2FE" w:rsidRDefault="0AC85EAF" w14:paraId="5CFE5F7F" w14:textId="6E1DAE90">
      <w:pPr>
        <w:rPr>
          <w:color w:val="000000" w:themeColor="text1"/>
          <w:sz w:val="20"/>
          <w:szCs w:val="20"/>
          <w:lang w:val="en-US"/>
        </w:rPr>
      </w:pPr>
      <w:r w:rsidRPr="00CC0718">
        <w:rPr>
          <w:i/>
          <w:iCs/>
          <w:color w:val="000000" w:themeColor="text1"/>
          <w:sz w:val="20"/>
          <w:szCs w:val="20"/>
          <w:lang w:val="en-GB"/>
        </w:rPr>
        <w:t>Because of the way we handle money in the choir, I don't think that we would pay for marketing services just because our fundraisers are so small scale anyway. We don't typically have a hard time selling out. At least I didn't this time. Last year we might have struggled a little bit but because especially because we're going on tour and we're already trying to save money we probably wouldn't have a lot of expendable income to pay for something like that okay one thing I would do.</w:t>
      </w:r>
    </w:p>
    <w:p w:rsidRPr="00CC0718" w:rsidR="5D3ECCAC" w:rsidP="771DF2FE" w:rsidRDefault="5D3ECCAC" w14:paraId="355D36CE" w14:textId="2D75F977">
      <w:pPr>
        <w:rPr>
          <w:i/>
          <w:iCs/>
          <w:color w:val="000000" w:themeColor="text1"/>
          <w:sz w:val="20"/>
          <w:szCs w:val="20"/>
          <w:lang w:val="en-GB"/>
        </w:rPr>
      </w:pPr>
    </w:p>
    <w:p w:rsidRPr="00CC0718" w:rsidR="5D3ECCAC" w:rsidP="771DF2FE" w:rsidRDefault="0AC85EAF" w14:paraId="7D0EFC5B" w14:textId="30268E66">
      <w:pPr>
        <w:rPr>
          <w:color w:val="000000" w:themeColor="text1"/>
          <w:sz w:val="20"/>
          <w:szCs w:val="20"/>
          <w:lang w:val="en-US"/>
        </w:rPr>
      </w:pPr>
      <w:r w:rsidRPr="00CC0718">
        <w:rPr>
          <w:i/>
          <w:iCs/>
          <w:color w:val="000000" w:themeColor="text1"/>
          <w:sz w:val="20"/>
          <w:szCs w:val="20"/>
          <w:lang w:val="en-GB"/>
        </w:rPr>
        <w:t xml:space="preserve">28:49 - I3  </w:t>
      </w:r>
    </w:p>
    <w:p w:rsidRPr="00CC0718" w:rsidR="5D3ECCAC" w:rsidP="771DF2FE" w:rsidRDefault="0AC85EAF" w14:paraId="0A57B622" w14:textId="70D8B496">
      <w:pPr>
        <w:rPr>
          <w:color w:val="000000" w:themeColor="text1"/>
          <w:sz w:val="20"/>
          <w:szCs w:val="20"/>
          <w:lang w:val="en-US"/>
        </w:rPr>
      </w:pPr>
      <w:r w:rsidRPr="00CC0718">
        <w:rPr>
          <w:i/>
          <w:iCs/>
          <w:color w:val="000000" w:themeColor="text1"/>
          <w:sz w:val="20"/>
          <w:szCs w:val="20"/>
          <w:lang w:val="en-GB"/>
        </w:rPr>
        <w:t>Okay! One thing I have missed out is, I would like to know how do you receive information about other clubs or other campus events? What are your main sources? You go online or how do you get the information?</w:t>
      </w:r>
    </w:p>
    <w:p w:rsidRPr="00CC0718" w:rsidR="5D3ECCAC" w:rsidP="771DF2FE" w:rsidRDefault="0AC85EAF" w14:paraId="6E523882" w14:textId="6B5552FD">
      <w:pPr>
        <w:rPr>
          <w:color w:val="000000" w:themeColor="text1"/>
          <w:sz w:val="20"/>
          <w:szCs w:val="20"/>
          <w:lang w:val="en-US"/>
        </w:rPr>
      </w:pPr>
      <w:r w:rsidRPr="00CC0718">
        <w:rPr>
          <w:i/>
          <w:iCs/>
          <w:color w:val="000000" w:themeColor="text1"/>
          <w:sz w:val="20"/>
          <w:szCs w:val="20"/>
          <w:lang w:val="en-GB"/>
        </w:rPr>
        <w:t xml:space="preserve"> </w:t>
      </w:r>
    </w:p>
    <w:p w:rsidRPr="00CC0718" w:rsidR="5D3ECCAC" w:rsidP="771DF2FE" w:rsidRDefault="0AC85EAF" w14:paraId="51144892" w14:textId="6C9E8459">
      <w:pPr>
        <w:rPr>
          <w:color w:val="000000" w:themeColor="text1"/>
          <w:sz w:val="20"/>
          <w:szCs w:val="20"/>
          <w:lang w:val="en-US"/>
        </w:rPr>
      </w:pPr>
      <w:r w:rsidRPr="00CC0718">
        <w:rPr>
          <w:i/>
          <w:iCs/>
          <w:color w:val="000000" w:themeColor="text1"/>
          <w:sz w:val="20"/>
          <w:szCs w:val="20"/>
          <w:lang w:val="en-GB"/>
        </w:rPr>
        <w:t xml:space="preserve">29:05 - P5  </w:t>
      </w:r>
    </w:p>
    <w:p w:rsidRPr="00CC0718" w:rsidR="5D3ECCAC" w:rsidP="771DF2FE" w:rsidRDefault="0AC85EAF" w14:paraId="7540A975" w14:textId="195A62EF">
      <w:pPr>
        <w:rPr>
          <w:color w:val="000000" w:themeColor="text1"/>
          <w:sz w:val="20"/>
          <w:szCs w:val="20"/>
          <w:lang w:val="en-US"/>
        </w:rPr>
      </w:pPr>
      <w:proofErr w:type="gramStart"/>
      <w:r w:rsidRPr="00CC0718">
        <w:rPr>
          <w:i/>
          <w:iCs/>
          <w:color w:val="000000" w:themeColor="text1"/>
          <w:sz w:val="20"/>
          <w:szCs w:val="20"/>
          <w:lang w:val="en-GB"/>
        </w:rPr>
        <w:t>Usually</w:t>
      </w:r>
      <w:proofErr w:type="gramEnd"/>
      <w:r w:rsidRPr="00CC0718">
        <w:rPr>
          <w:i/>
          <w:iCs/>
          <w:color w:val="000000" w:themeColor="text1"/>
          <w:sz w:val="20"/>
          <w:szCs w:val="20"/>
          <w:lang w:val="en-GB"/>
        </w:rPr>
        <w:t xml:space="preserve"> I get it through the emails, the weekly emails that SGA sends out. It'll be like what's going on this week and then you can like just </w:t>
      </w:r>
      <w:proofErr w:type="gramStart"/>
      <w:r w:rsidRPr="00CC0718">
        <w:rPr>
          <w:i/>
          <w:iCs/>
          <w:color w:val="000000" w:themeColor="text1"/>
          <w:sz w:val="20"/>
          <w:szCs w:val="20"/>
          <w:lang w:val="en-GB"/>
        </w:rPr>
        <w:t>take</w:t>
      </w:r>
      <w:proofErr w:type="gramEnd"/>
      <w:r w:rsidRPr="00CC0718">
        <w:rPr>
          <w:i/>
          <w:iCs/>
          <w:color w:val="000000" w:themeColor="text1"/>
          <w:sz w:val="20"/>
          <w:szCs w:val="20"/>
          <w:lang w:val="en-GB"/>
        </w:rPr>
        <w:t xml:space="preserve"> a quick look because I have to check through my inbox anyway. I don't really get marketing through Instagram for clubs very much just because of the way it's set up like if you're scrolling through your feed it's not going to </w:t>
      </w:r>
      <w:proofErr w:type="gramStart"/>
      <w:r w:rsidRPr="00CC0718">
        <w:rPr>
          <w:i/>
          <w:iCs/>
          <w:color w:val="000000" w:themeColor="text1"/>
          <w:sz w:val="20"/>
          <w:szCs w:val="20"/>
          <w:lang w:val="en-GB"/>
        </w:rPr>
        <w:t>put</w:t>
      </w:r>
      <w:proofErr w:type="gramEnd"/>
      <w:r w:rsidRPr="00CC0718">
        <w:rPr>
          <w:i/>
          <w:iCs/>
          <w:color w:val="000000" w:themeColor="text1"/>
          <w:sz w:val="20"/>
          <w:szCs w:val="20"/>
          <w:lang w:val="en-GB"/>
        </w:rPr>
        <w:t xml:space="preserve"> I guess accounts that you don't really look at. It's not like anyone's like going through the different accounts that post events around campus. At least I'm not. So yeah, I'd say email.</w:t>
      </w:r>
    </w:p>
    <w:p w:rsidRPr="00CC0718" w:rsidR="5D3ECCAC" w:rsidP="771DF2FE" w:rsidRDefault="0AC85EAF" w14:paraId="6E012FF5" w14:textId="00FAE1C6">
      <w:pPr>
        <w:rPr>
          <w:color w:val="000000" w:themeColor="text1"/>
          <w:sz w:val="20"/>
          <w:szCs w:val="20"/>
          <w:lang w:val="en-US"/>
        </w:rPr>
      </w:pPr>
      <w:r w:rsidRPr="00CC0718">
        <w:rPr>
          <w:i/>
          <w:iCs/>
          <w:color w:val="000000" w:themeColor="text1"/>
          <w:sz w:val="20"/>
          <w:szCs w:val="20"/>
          <w:lang w:val="en-GB"/>
        </w:rPr>
        <w:t xml:space="preserve"> </w:t>
      </w:r>
    </w:p>
    <w:p w:rsidRPr="00CC0718" w:rsidR="5D3ECCAC" w:rsidP="771DF2FE" w:rsidRDefault="0AC85EAF" w14:paraId="0A49A81B" w14:textId="63EF694B">
      <w:pPr>
        <w:rPr>
          <w:color w:val="000000" w:themeColor="text1"/>
          <w:sz w:val="20"/>
          <w:szCs w:val="20"/>
          <w:lang w:val="en-US"/>
        </w:rPr>
      </w:pPr>
      <w:r w:rsidRPr="00CC0718">
        <w:rPr>
          <w:i/>
          <w:iCs/>
          <w:color w:val="000000" w:themeColor="text1"/>
          <w:sz w:val="20"/>
          <w:szCs w:val="20"/>
          <w:lang w:val="en-GB"/>
        </w:rPr>
        <w:t xml:space="preserve">29:44 - I3  </w:t>
      </w:r>
    </w:p>
    <w:p w:rsidRPr="00CC0718" w:rsidR="5D3ECCAC" w:rsidP="771DF2FE" w:rsidRDefault="0AC85EAF" w14:paraId="235D9A74" w14:textId="0BDBCB45">
      <w:pPr>
        <w:rPr>
          <w:color w:val="000000" w:themeColor="text1"/>
          <w:sz w:val="20"/>
          <w:szCs w:val="20"/>
          <w:lang w:val="en-US"/>
        </w:rPr>
      </w:pPr>
      <w:r w:rsidRPr="00CC0718">
        <w:rPr>
          <w:i/>
          <w:iCs/>
          <w:color w:val="000000" w:themeColor="text1"/>
          <w:sz w:val="20"/>
          <w:szCs w:val="20"/>
          <w:lang w:val="en-GB"/>
        </w:rPr>
        <w:t>Okay. What about like posters on bulletin boards on inside the campus at WPI?</w:t>
      </w:r>
    </w:p>
    <w:p w:rsidRPr="00CC0718" w:rsidR="5D3ECCAC" w:rsidP="771DF2FE" w:rsidRDefault="0AC85EAF" w14:paraId="6BF8A07A" w14:textId="492269E3">
      <w:pPr>
        <w:rPr>
          <w:color w:val="000000" w:themeColor="text1"/>
          <w:sz w:val="20"/>
          <w:szCs w:val="20"/>
          <w:lang w:val="en-US"/>
        </w:rPr>
      </w:pPr>
      <w:r w:rsidRPr="00CC0718">
        <w:rPr>
          <w:i/>
          <w:iCs/>
          <w:color w:val="000000" w:themeColor="text1"/>
          <w:sz w:val="20"/>
          <w:szCs w:val="20"/>
          <w:lang w:val="en-GB"/>
        </w:rPr>
        <w:t xml:space="preserve"> </w:t>
      </w:r>
    </w:p>
    <w:p w:rsidRPr="00CC0718" w:rsidR="5D3ECCAC" w:rsidP="771DF2FE" w:rsidRDefault="0AC85EAF" w14:paraId="781C681D" w14:textId="5066E6E5">
      <w:pPr>
        <w:rPr>
          <w:color w:val="000000" w:themeColor="text1"/>
          <w:sz w:val="20"/>
          <w:szCs w:val="20"/>
          <w:lang w:val="en-US"/>
        </w:rPr>
      </w:pPr>
      <w:r w:rsidRPr="00CC0718">
        <w:rPr>
          <w:i/>
          <w:iCs/>
          <w:color w:val="000000" w:themeColor="text1"/>
          <w:sz w:val="20"/>
          <w:szCs w:val="20"/>
          <w:lang w:val="en-GB"/>
        </w:rPr>
        <w:t xml:space="preserve">29:52 - P5  </w:t>
      </w:r>
    </w:p>
    <w:p w:rsidRPr="00CC0718" w:rsidR="5D3ECCAC" w:rsidP="771DF2FE" w:rsidRDefault="0AC85EAF" w14:paraId="704ABF56" w14:textId="131812EE">
      <w:pPr>
        <w:rPr>
          <w:color w:val="000000" w:themeColor="text1"/>
          <w:sz w:val="20"/>
          <w:szCs w:val="20"/>
          <w:lang w:val="en-US"/>
        </w:rPr>
      </w:pPr>
      <w:r w:rsidRPr="00CC0718">
        <w:rPr>
          <w:i/>
          <w:iCs/>
          <w:color w:val="000000" w:themeColor="text1"/>
          <w:sz w:val="20"/>
          <w:szCs w:val="20"/>
          <w:lang w:val="en-GB"/>
        </w:rPr>
        <w:t>I do take notice of some of the posters but the areas on campus where they can be posted are often crowded and they kind of end up on top of each other.</w:t>
      </w:r>
    </w:p>
    <w:p w:rsidRPr="00CC0718" w:rsidR="5D3ECCAC" w:rsidP="771DF2FE" w:rsidRDefault="0AC85EAF" w14:paraId="2E801D80" w14:textId="3C619667">
      <w:pPr>
        <w:rPr>
          <w:color w:val="000000" w:themeColor="text1"/>
          <w:sz w:val="20"/>
          <w:szCs w:val="20"/>
          <w:lang w:val="en-US"/>
        </w:rPr>
      </w:pPr>
      <w:r w:rsidRPr="00CC0718">
        <w:rPr>
          <w:i/>
          <w:iCs/>
          <w:color w:val="000000" w:themeColor="text1"/>
          <w:sz w:val="20"/>
          <w:szCs w:val="20"/>
          <w:lang w:val="en-GB"/>
        </w:rPr>
        <w:t xml:space="preserve"> </w:t>
      </w:r>
    </w:p>
    <w:p w:rsidRPr="00CC0718" w:rsidR="5D3ECCAC" w:rsidP="771DF2FE" w:rsidRDefault="0AC85EAF" w14:paraId="625EBF10" w14:textId="7A446495">
      <w:pPr>
        <w:rPr>
          <w:color w:val="000000" w:themeColor="text1"/>
          <w:sz w:val="20"/>
          <w:szCs w:val="20"/>
          <w:lang w:val="en-US"/>
        </w:rPr>
      </w:pPr>
      <w:r w:rsidRPr="00CC0718">
        <w:rPr>
          <w:i/>
          <w:iCs/>
          <w:color w:val="000000" w:themeColor="text1"/>
          <w:sz w:val="20"/>
          <w:szCs w:val="20"/>
          <w:lang w:val="en-GB"/>
        </w:rPr>
        <w:t xml:space="preserve">30:05 - I3  </w:t>
      </w:r>
    </w:p>
    <w:p w:rsidRPr="00CC0718" w:rsidR="5D3ECCAC" w:rsidP="771DF2FE" w:rsidRDefault="0AC85EAF" w14:paraId="3CE64523" w14:textId="28182EE2">
      <w:pPr>
        <w:rPr>
          <w:color w:val="000000" w:themeColor="text1"/>
          <w:sz w:val="20"/>
          <w:szCs w:val="20"/>
          <w:lang w:val="en-US"/>
        </w:rPr>
      </w:pPr>
      <w:r w:rsidRPr="00CC0718">
        <w:rPr>
          <w:i/>
          <w:iCs/>
          <w:color w:val="000000" w:themeColor="text1"/>
          <w:sz w:val="20"/>
          <w:szCs w:val="20"/>
          <w:lang w:val="en-GB"/>
        </w:rPr>
        <w:t>And how much of it on social media?</w:t>
      </w:r>
    </w:p>
    <w:p w:rsidRPr="00CC0718" w:rsidR="5D3ECCAC" w:rsidP="771DF2FE" w:rsidRDefault="0AC85EAF" w14:paraId="2AEB631D" w14:textId="7271D844">
      <w:pPr>
        <w:rPr>
          <w:color w:val="000000" w:themeColor="text1"/>
          <w:sz w:val="20"/>
          <w:szCs w:val="20"/>
          <w:lang w:val="en-US"/>
        </w:rPr>
      </w:pPr>
      <w:r w:rsidRPr="00CC0718">
        <w:rPr>
          <w:i/>
          <w:iCs/>
          <w:color w:val="000000" w:themeColor="text1"/>
          <w:sz w:val="20"/>
          <w:szCs w:val="20"/>
          <w:lang w:val="en-GB"/>
        </w:rPr>
        <w:t xml:space="preserve"> </w:t>
      </w:r>
    </w:p>
    <w:p w:rsidRPr="00CC0718" w:rsidR="5D3ECCAC" w:rsidP="771DF2FE" w:rsidRDefault="0AC85EAF" w14:paraId="3AD5C90D" w14:textId="5D263983">
      <w:pPr>
        <w:rPr>
          <w:color w:val="000000" w:themeColor="text1"/>
          <w:sz w:val="20"/>
          <w:szCs w:val="20"/>
          <w:lang w:val="en-US"/>
        </w:rPr>
      </w:pPr>
      <w:r w:rsidRPr="00CC0718">
        <w:rPr>
          <w:i/>
          <w:iCs/>
          <w:color w:val="000000" w:themeColor="text1"/>
          <w:sz w:val="20"/>
          <w:szCs w:val="20"/>
          <w:lang w:val="en-GB"/>
        </w:rPr>
        <w:t xml:space="preserve">30:10 - P5  </w:t>
      </w:r>
    </w:p>
    <w:p w:rsidRPr="00CC0718" w:rsidR="5D3ECCAC" w:rsidP="771DF2FE" w:rsidRDefault="0AC85EAF" w14:paraId="4F579954" w14:textId="490D2F34">
      <w:pPr>
        <w:rPr>
          <w:color w:val="000000" w:themeColor="text1"/>
          <w:sz w:val="20"/>
          <w:szCs w:val="20"/>
          <w:lang w:val="en-US"/>
        </w:rPr>
      </w:pPr>
      <w:r w:rsidRPr="00CC0718">
        <w:rPr>
          <w:i/>
          <w:iCs/>
          <w:color w:val="000000" w:themeColor="text1"/>
          <w:sz w:val="20"/>
          <w:szCs w:val="20"/>
          <w:lang w:val="en-GB"/>
        </w:rPr>
        <w:t>Very little. Unless it's been advertised to me through email or through one of the other forms of communication like Slack that I should check the Instagram for more information. I don't really see it there.</w:t>
      </w:r>
    </w:p>
    <w:p w:rsidRPr="00CC0718" w:rsidR="5D3ECCAC" w:rsidP="771DF2FE" w:rsidRDefault="0AC85EAF" w14:paraId="5A019CB3" w14:textId="7FBBB46C">
      <w:pPr>
        <w:rPr>
          <w:color w:val="000000" w:themeColor="text1"/>
          <w:sz w:val="20"/>
          <w:szCs w:val="20"/>
          <w:lang w:val="en-US"/>
        </w:rPr>
      </w:pPr>
      <w:r w:rsidRPr="00CC0718">
        <w:rPr>
          <w:i/>
          <w:iCs/>
          <w:color w:val="000000" w:themeColor="text1"/>
          <w:sz w:val="20"/>
          <w:szCs w:val="20"/>
          <w:lang w:val="en-GB"/>
        </w:rPr>
        <w:t xml:space="preserve"> </w:t>
      </w:r>
    </w:p>
    <w:p w:rsidRPr="00CC0718" w:rsidR="5D3ECCAC" w:rsidP="771DF2FE" w:rsidRDefault="0AC85EAF" w14:paraId="72DAB0B8" w14:textId="622C17AD">
      <w:pPr>
        <w:rPr>
          <w:color w:val="000000" w:themeColor="text1"/>
          <w:sz w:val="20"/>
          <w:szCs w:val="20"/>
          <w:lang w:val="en-US"/>
        </w:rPr>
      </w:pPr>
      <w:r w:rsidRPr="00CC0718">
        <w:rPr>
          <w:i/>
          <w:iCs/>
          <w:color w:val="000000" w:themeColor="text1"/>
          <w:sz w:val="20"/>
          <w:szCs w:val="20"/>
          <w:lang w:val="en-GB"/>
        </w:rPr>
        <w:t xml:space="preserve">30:25 - I3  </w:t>
      </w:r>
    </w:p>
    <w:p w:rsidRPr="00CC0718" w:rsidR="5D3ECCAC" w:rsidP="771DF2FE" w:rsidRDefault="0AC85EAF" w14:paraId="55634A1E" w14:textId="177A783B">
      <w:pPr>
        <w:rPr>
          <w:color w:val="000000" w:themeColor="text1"/>
          <w:sz w:val="20"/>
          <w:szCs w:val="20"/>
          <w:lang w:val="en-US"/>
        </w:rPr>
      </w:pPr>
      <w:r w:rsidRPr="00CC0718">
        <w:rPr>
          <w:i/>
          <w:iCs/>
          <w:color w:val="000000" w:themeColor="text1"/>
          <w:sz w:val="20"/>
          <w:szCs w:val="20"/>
          <w:lang w:val="en-GB"/>
        </w:rPr>
        <w:t xml:space="preserve">Do you use </w:t>
      </w:r>
      <w:proofErr w:type="spellStart"/>
      <w:r w:rsidRPr="00CC0718">
        <w:rPr>
          <w:i/>
          <w:iCs/>
          <w:color w:val="000000" w:themeColor="text1"/>
          <w:sz w:val="20"/>
          <w:szCs w:val="20"/>
          <w:lang w:val="en-GB"/>
        </w:rPr>
        <w:t>MyWPI</w:t>
      </w:r>
      <w:proofErr w:type="spellEnd"/>
      <w:r w:rsidRPr="00CC0718">
        <w:rPr>
          <w:i/>
          <w:iCs/>
          <w:color w:val="000000" w:themeColor="text1"/>
          <w:sz w:val="20"/>
          <w:szCs w:val="20"/>
          <w:lang w:val="en-GB"/>
        </w:rPr>
        <w:t xml:space="preserve"> as your source?</w:t>
      </w:r>
    </w:p>
    <w:p w:rsidRPr="00CC0718" w:rsidR="5D3ECCAC" w:rsidP="771DF2FE" w:rsidRDefault="0AC85EAF" w14:paraId="183348B0" w14:textId="2650AF32">
      <w:pPr>
        <w:rPr>
          <w:color w:val="000000" w:themeColor="text1"/>
          <w:sz w:val="20"/>
          <w:szCs w:val="20"/>
          <w:lang w:val="en-US"/>
        </w:rPr>
      </w:pPr>
      <w:r w:rsidRPr="00CC0718">
        <w:rPr>
          <w:i/>
          <w:iCs/>
          <w:color w:val="000000" w:themeColor="text1"/>
          <w:sz w:val="20"/>
          <w:szCs w:val="20"/>
          <w:lang w:val="en-GB"/>
        </w:rPr>
        <w:t xml:space="preserve"> </w:t>
      </w:r>
    </w:p>
    <w:p w:rsidRPr="00CC0718" w:rsidR="5D3ECCAC" w:rsidP="771DF2FE" w:rsidRDefault="0AC85EAF" w14:paraId="529ED8A2" w14:textId="40FE2040">
      <w:pPr>
        <w:rPr>
          <w:color w:val="000000" w:themeColor="text1"/>
          <w:sz w:val="20"/>
          <w:szCs w:val="20"/>
          <w:lang w:val="en-US"/>
        </w:rPr>
      </w:pPr>
      <w:r w:rsidRPr="00CC0718">
        <w:rPr>
          <w:i/>
          <w:iCs/>
          <w:color w:val="000000" w:themeColor="text1"/>
          <w:sz w:val="20"/>
          <w:szCs w:val="20"/>
          <w:lang w:val="en-GB"/>
        </w:rPr>
        <w:t xml:space="preserve">30:32 - P5  </w:t>
      </w:r>
    </w:p>
    <w:p w:rsidRPr="00CC0718" w:rsidR="5D3ECCAC" w:rsidP="771DF2FE" w:rsidRDefault="0AC85EAF" w14:paraId="570D62BB" w14:textId="364414FC">
      <w:pPr>
        <w:rPr>
          <w:color w:val="000000" w:themeColor="text1"/>
          <w:sz w:val="20"/>
          <w:szCs w:val="20"/>
          <w:lang w:val="en-US"/>
        </w:rPr>
      </w:pPr>
      <w:r w:rsidRPr="00CC0718">
        <w:rPr>
          <w:i/>
          <w:iCs/>
          <w:color w:val="000000" w:themeColor="text1"/>
          <w:sz w:val="20"/>
          <w:szCs w:val="20"/>
          <w:lang w:val="en-GB"/>
        </w:rPr>
        <w:t>Not really.</w:t>
      </w:r>
    </w:p>
    <w:p w:rsidRPr="00CC0718" w:rsidR="5D3ECCAC" w:rsidP="771DF2FE" w:rsidRDefault="0AC85EAF" w14:paraId="46B29229" w14:textId="5154A916">
      <w:pPr>
        <w:rPr>
          <w:color w:val="000000" w:themeColor="text1"/>
          <w:sz w:val="20"/>
          <w:szCs w:val="20"/>
          <w:lang w:val="en-US"/>
        </w:rPr>
      </w:pPr>
      <w:r w:rsidRPr="00CC0718">
        <w:rPr>
          <w:i/>
          <w:iCs/>
          <w:color w:val="000000" w:themeColor="text1"/>
          <w:sz w:val="20"/>
          <w:szCs w:val="20"/>
          <w:lang w:val="en-GB"/>
        </w:rPr>
        <w:t xml:space="preserve"> </w:t>
      </w:r>
    </w:p>
    <w:p w:rsidRPr="00CC0718" w:rsidR="5D3ECCAC" w:rsidP="771DF2FE" w:rsidRDefault="0AC85EAF" w14:paraId="3A563C36" w14:textId="4BFEDB53">
      <w:pPr>
        <w:rPr>
          <w:color w:val="000000" w:themeColor="text1"/>
          <w:sz w:val="20"/>
          <w:szCs w:val="20"/>
          <w:lang w:val="en-US"/>
        </w:rPr>
      </w:pPr>
      <w:r w:rsidRPr="00CC0718">
        <w:rPr>
          <w:i/>
          <w:iCs/>
          <w:color w:val="000000" w:themeColor="text1"/>
          <w:sz w:val="20"/>
          <w:szCs w:val="20"/>
          <w:lang w:val="en-GB"/>
        </w:rPr>
        <w:t xml:space="preserve">30:41 - I3  </w:t>
      </w:r>
    </w:p>
    <w:p w:rsidRPr="00CC0718" w:rsidR="5D3ECCAC" w:rsidP="771DF2FE" w:rsidRDefault="0AC85EAF" w14:paraId="1DBD5359" w14:textId="10EBAF06">
      <w:pPr>
        <w:rPr>
          <w:color w:val="000000" w:themeColor="text1"/>
          <w:sz w:val="20"/>
          <w:szCs w:val="20"/>
          <w:lang w:val="en-US"/>
        </w:rPr>
      </w:pPr>
      <w:r w:rsidRPr="00CC0718">
        <w:rPr>
          <w:i/>
          <w:iCs/>
          <w:color w:val="000000" w:themeColor="text1"/>
          <w:sz w:val="20"/>
          <w:szCs w:val="20"/>
          <w:lang w:val="en-GB"/>
        </w:rPr>
        <w:t>OK. How do you communicate with their teams?</w:t>
      </w:r>
    </w:p>
    <w:p w:rsidRPr="00CC0718" w:rsidR="5D3ECCAC" w:rsidP="771DF2FE" w:rsidRDefault="0AC85EAF" w14:paraId="0F0AD2D6" w14:textId="0F9C2C02">
      <w:pPr>
        <w:rPr>
          <w:color w:val="000000" w:themeColor="text1"/>
          <w:sz w:val="20"/>
          <w:szCs w:val="20"/>
          <w:lang w:val="en-US"/>
        </w:rPr>
      </w:pPr>
      <w:r w:rsidRPr="00CC0718">
        <w:rPr>
          <w:i/>
          <w:iCs/>
          <w:color w:val="000000" w:themeColor="text1"/>
          <w:sz w:val="20"/>
          <w:szCs w:val="20"/>
          <w:lang w:val="en-GB"/>
        </w:rPr>
        <w:t xml:space="preserve"> </w:t>
      </w:r>
    </w:p>
    <w:p w:rsidRPr="00CC0718" w:rsidR="5D3ECCAC" w:rsidP="771DF2FE" w:rsidRDefault="0AC85EAF" w14:paraId="4E75AD53" w14:textId="0E068872">
      <w:pPr>
        <w:rPr>
          <w:color w:val="000000" w:themeColor="text1"/>
          <w:sz w:val="20"/>
          <w:szCs w:val="20"/>
          <w:lang w:val="en-US"/>
        </w:rPr>
      </w:pPr>
      <w:r w:rsidRPr="00CC0718">
        <w:rPr>
          <w:i/>
          <w:iCs/>
          <w:color w:val="000000" w:themeColor="text1"/>
          <w:sz w:val="20"/>
          <w:szCs w:val="20"/>
          <w:lang w:val="en-GB"/>
        </w:rPr>
        <w:t xml:space="preserve">30:50 - P5  </w:t>
      </w:r>
    </w:p>
    <w:p w:rsidRPr="00CC0718" w:rsidR="5D3ECCAC" w:rsidP="771DF2FE" w:rsidRDefault="0AC85EAF" w14:paraId="2D02796B" w14:textId="16D23DB8">
      <w:pPr>
        <w:rPr>
          <w:color w:val="000000" w:themeColor="text1"/>
          <w:sz w:val="20"/>
          <w:szCs w:val="20"/>
          <w:lang w:val="en-US"/>
        </w:rPr>
      </w:pPr>
      <w:r w:rsidRPr="00CC0718">
        <w:rPr>
          <w:i/>
          <w:iCs/>
          <w:color w:val="000000" w:themeColor="text1"/>
          <w:sz w:val="20"/>
          <w:szCs w:val="20"/>
          <w:lang w:val="en-GB"/>
        </w:rPr>
        <w:t>Like within other groups? Right.</w:t>
      </w:r>
    </w:p>
    <w:p w:rsidRPr="00CC0718" w:rsidR="5D3ECCAC" w:rsidP="771DF2FE" w:rsidRDefault="0AC85EAF" w14:paraId="4F7337BC" w14:textId="4B2E35F2">
      <w:pPr>
        <w:rPr>
          <w:color w:val="000000" w:themeColor="text1"/>
          <w:sz w:val="20"/>
          <w:szCs w:val="20"/>
          <w:lang w:val="en-US"/>
        </w:rPr>
      </w:pPr>
      <w:r w:rsidRPr="00CC0718">
        <w:rPr>
          <w:i/>
          <w:iCs/>
          <w:color w:val="000000" w:themeColor="text1"/>
          <w:sz w:val="20"/>
          <w:szCs w:val="20"/>
          <w:lang w:val="en-GB"/>
        </w:rPr>
        <w:t xml:space="preserve"> </w:t>
      </w:r>
    </w:p>
    <w:p w:rsidRPr="00CC0718" w:rsidR="5D3ECCAC" w:rsidP="771DF2FE" w:rsidRDefault="0AC85EAF" w14:paraId="5D686CA4" w14:textId="6D8230B1">
      <w:pPr>
        <w:rPr>
          <w:color w:val="000000" w:themeColor="text1"/>
          <w:sz w:val="20"/>
          <w:szCs w:val="20"/>
          <w:lang w:val="en-US"/>
        </w:rPr>
      </w:pPr>
      <w:r w:rsidRPr="00CC0718">
        <w:rPr>
          <w:i/>
          <w:iCs/>
          <w:color w:val="000000" w:themeColor="text1"/>
          <w:sz w:val="20"/>
          <w:szCs w:val="20"/>
          <w:lang w:val="en-GB"/>
        </w:rPr>
        <w:lastRenderedPageBreak/>
        <w:t xml:space="preserve">30:52 - I3  </w:t>
      </w:r>
    </w:p>
    <w:p w:rsidRPr="00CC0718" w:rsidR="5D3ECCAC" w:rsidP="771DF2FE" w:rsidRDefault="0AC85EAF" w14:paraId="4E444DBB" w14:textId="75BA3FBA">
      <w:pPr>
        <w:rPr>
          <w:color w:val="000000" w:themeColor="text1"/>
          <w:sz w:val="20"/>
          <w:szCs w:val="20"/>
          <w:lang w:val="en-US"/>
        </w:rPr>
      </w:pPr>
      <w:r w:rsidRPr="00CC0718">
        <w:rPr>
          <w:i/>
          <w:iCs/>
          <w:color w:val="000000" w:themeColor="text1"/>
          <w:sz w:val="20"/>
          <w:szCs w:val="20"/>
          <w:lang w:val="en-GB"/>
        </w:rPr>
        <w:t>To collaborate within the teams, how do you communicate?</w:t>
      </w:r>
    </w:p>
    <w:p w:rsidRPr="00CC0718" w:rsidR="5D3ECCAC" w:rsidP="771DF2FE" w:rsidRDefault="0AC85EAF" w14:paraId="3283D82F" w14:textId="03BEAE45">
      <w:pPr>
        <w:rPr>
          <w:i/>
          <w:iCs/>
          <w:color w:val="000000" w:themeColor="text1"/>
          <w:sz w:val="20"/>
          <w:szCs w:val="20"/>
          <w:lang w:val="en-GB"/>
        </w:rPr>
      </w:pPr>
      <w:r w:rsidRPr="00CC0718">
        <w:rPr>
          <w:i/>
          <w:iCs/>
          <w:color w:val="000000" w:themeColor="text1"/>
          <w:sz w:val="20"/>
          <w:szCs w:val="20"/>
          <w:lang w:val="en-GB"/>
        </w:rPr>
        <w:t xml:space="preserve"> </w:t>
      </w:r>
    </w:p>
    <w:p w:rsidRPr="00CC0718" w:rsidR="5D3ECCAC" w:rsidP="771DF2FE" w:rsidRDefault="0AC85EAF" w14:paraId="60815A9D" w14:textId="68B46099">
      <w:pPr>
        <w:rPr>
          <w:color w:val="000000" w:themeColor="text1"/>
          <w:sz w:val="20"/>
          <w:szCs w:val="20"/>
          <w:lang w:val="en-US"/>
        </w:rPr>
      </w:pPr>
      <w:r w:rsidRPr="00CC0718">
        <w:rPr>
          <w:i/>
          <w:iCs/>
          <w:color w:val="000000" w:themeColor="text1"/>
          <w:sz w:val="20"/>
          <w:szCs w:val="20"/>
          <w:lang w:val="en-GB"/>
        </w:rPr>
        <w:t xml:space="preserve">30:57 - P5  </w:t>
      </w:r>
    </w:p>
    <w:p w:rsidRPr="00CC0718" w:rsidR="5D3ECCAC" w:rsidP="771DF2FE" w:rsidRDefault="0AC85EAF" w14:paraId="43476078" w14:textId="00E04A99">
      <w:pPr>
        <w:rPr>
          <w:color w:val="000000" w:themeColor="text1"/>
          <w:sz w:val="20"/>
          <w:szCs w:val="20"/>
          <w:lang w:val="en-US"/>
        </w:rPr>
      </w:pPr>
      <w:r w:rsidRPr="00CC0718">
        <w:rPr>
          <w:i/>
          <w:iCs/>
          <w:color w:val="000000" w:themeColor="text1"/>
          <w:sz w:val="20"/>
          <w:szCs w:val="20"/>
          <w:lang w:val="en-GB"/>
        </w:rPr>
        <w:t xml:space="preserve">I would usually, if we know someone, if someone on the officer board knows who we're trying to collaborate with, we </w:t>
      </w:r>
      <w:proofErr w:type="gramStart"/>
      <w:r w:rsidRPr="00CC0718">
        <w:rPr>
          <w:i/>
          <w:iCs/>
          <w:color w:val="000000" w:themeColor="text1"/>
          <w:sz w:val="20"/>
          <w:szCs w:val="20"/>
          <w:lang w:val="en-GB"/>
        </w:rPr>
        <w:t>would</w:t>
      </w:r>
      <w:proofErr w:type="gramEnd"/>
      <w:r w:rsidRPr="00CC0718">
        <w:rPr>
          <w:i/>
          <w:iCs/>
          <w:color w:val="000000" w:themeColor="text1"/>
          <w:sz w:val="20"/>
          <w:szCs w:val="20"/>
          <w:lang w:val="en-GB"/>
        </w:rPr>
        <w:t xml:space="preserve"> have them reach out, whether it be via text message or email, and try to coordinate that way.</w:t>
      </w:r>
    </w:p>
    <w:p w:rsidRPr="00CC0718" w:rsidR="5D3ECCAC" w:rsidP="771DF2FE" w:rsidRDefault="0AC85EAF" w14:paraId="55002E8C" w14:textId="3B15B3E7">
      <w:pPr>
        <w:rPr>
          <w:color w:val="000000" w:themeColor="text1"/>
          <w:sz w:val="20"/>
          <w:szCs w:val="20"/>
          <w:lang w:val="en-US"/>
        </w:rPr>
      </w:pPr>
      <w:r w:rsidRPr="00CC0718">
        <w:rPr>
          <w:i/>
          <w:iCs/>
          <w:color w:val="000000" w:themeColor="text1"/>
          <w:sz w:val="20"/>
          <w:szCs w:val="20"/>
          <w:lang w:val="en-GB"/>
        </w:rPr>
        <w:t xml:space="preserve"> </w:t>
      </w:r>
    </w:p>
    <w:p w:rsidRPr="00CC0718" w:rsidR="5D3ECCAC" w:rsidP="771DF2FE" w:rsidRDefault="0AC85EAF" w14:paraId="1187EC7E" w14:textId="064494E1">
      <w:pPr>
        <w:rPr>
          <w:color w:val="000000" w:themeColor="text1"/>
          <w:sz w:val="20"/>
          <w:szCs w:val="20"/>
          <w:lang w:val="en-US"/>
        </w:rPr>
      </w:pPr>
      <w:r w:rsidRPr="00CC0718">
        <w:rPr>
          <w:i/>
          <w:iCs/>
          <w:color w:val="000000" w:themeColor="text1"/>
          <w:sz w:val="20"/>
          <w:szCs w:val="20"/>
          <w:lang w:val="en-GB"/>
        </w:rPr>
        <w:t xml:space="preserve">31:10 - I3  </w:t>
      </w:r>
    </w:p>
    <w:p w:rsidRPr="00CC0718" w:rsidR="5D3ECCAC" w:rsidP="771DF2FE" w:rsidRDefault="0AC85EAF" w14:paraId="19F9355D" w14:textId="5882EB07">
      <w:pPr>
        <w:rPr>
          <w:color w:val="000000" w:themeColor="text1"/>
          <w:sz w:val="20"/>
          <w:szCs w:val="20"/>
          <w:lang w:val="en-US"/>
        </w:rPr>
      </w:pPr>
      <w:r w:rsidRPr="00CC0718">
        <w:rPr>
          <w:i/>
          <w:iCs/>
          <w:color w:val="000000" w:themeColor="text1"/>
          <w:sz w:val="20"/>
          <w:szCs w:val="20"/>
          <w:lang w:val="en-GB"/>
        </w:rPr>
        <w:t>Okay. And how do you communicate within your team, mainly?</w:t>
      </w:r>
    </w:p>
    <w:p w:rsidRPr="00CC0718" w:rsidR="5D3ECCAC" w:rsidP="771DF2FE" w:rsidRDefault="0AC85EAF" w14:paraId="0EFD1629" w14:textId="402F31AF">
      <w:pPr>
        <w:rPr>
          <w:color w:val="000000" w:themeColor="text1"/>
          <w:sz w:val="20"/>
          <w:szCs w:val="20"/>
          <w:lang w:val="en-US"/>
        </w:rPr>
      </w:pPr>
      <w:r w:rsidRPr="00CC0718">
        <w:rPr>
          <w:i/>
          <w:iCs/>
          <w:color w:val="000000" w:themeColor="text1"/>
          <w:sz w:val="20"/>
          <w:szCs w:val="20"/>
          <w:lang w:val="en-GB"/>
        </w:rPr>
        <w:t xml:space="preserve"> </w:t>
      </w:r>
    </w:p>
    <w:p w:rsidRPr="00CC0718" w:rsidR="5D3ECCAC" w:rsidP="771DF2FE" w:rsidRDefault="0AC85EAF" w14:paraId="1D7E3EE8" w14:textId="1ED182D2">
      <w:pPr>
        <w:rPr>
          <w:color w:val="000000" w:themeColor="text1"/>
          <w:sz w:val="20"/>
          <w:szCs w:val="20"/>
          <w:lang w:val="en-US"/>
        </w:rPr>
      </w:pPr>
      <w:r w:rsidRPr="00CC0718">
        <w:rPr>
          <w:i/>
          <w:iCs/>
          <w:color w:val="000000" w:themeColor="text1"/>
          <w:sz w:val="20"/>
          <w:szCs w:val="20"/>
          <w:lang w:val="en-GB"/>
        </w:rPr>
        <w:t xml:space="preserve">31:14 - P5  </w:t>
      </w:r>
    </w:p>
    <w:p w:rsidRPr="00CC0718" w:rsidR="5D3ECCAC" w:rsidP="771DF2FE" w:rsidRDefault="0AC85EAF" w14:paraId="794F7EAB" w14:textId="706EFB4A">
      <w:pPr>
        <w:rPr>
          <w:color w:val="000000" w:themeColor="text1"/>
          <w:sz w:val="20"/>
          <w:szCs w:val="20"/>
          <w:lang w:val="en-US"/>
        </w:rPr>
      </w:pPr>
      <w:r w:rsidRPr="00CC0718">
        <w:rPr>
          <w:i/>
          <w:iCs/>
          <w:color w:val="000000" w:themeColor="text1"/>
          <w:sz w:val="20"/>
          <w:szCs w:val="20"/>
          <w:lang w:val="en-GB"/>
        </w:rPr>
        <w:t>Within my team, we mainly use Discord to communicate.</w:t>
      </w:r>
    </w:p>
    <w:p w:rsidRPr="00CC0718" w:rsidR="5D3ECCAC" w:rsidP="771DF2FE" w:rsidRDefault="0AC85EAF" w14:paraId="01A1C42A" w14:textId="7E98278B">
      <w:pPr>
        <w:rPr>
          <w:color w:val="000000" w:themeColor="text1"/>
          <w:sz w:val="20"/>
          <w:szCs w:val="20"/>
          <w:lang w:val="en-US"/>
        </w:rPr>
      </w:pPr>
      <w:r w:rsidRPr="00CC0718">
        <w:rPr>
          <w:i/>
          <w:iCs/>
          <w:color w:val="000000" w:themeColor="text1"/>
          <w:sz w:val="20"/>
          <w:szCs w:val="20"/>
          <w:lang w:val="en-GB"/>
        </w:rPr>
        <w:t xml:space="preserve"> </w:t>
      </w:r>
    </w:p>
    <w:p w:rsidRPr="00CC0718" w:rsidR="5D3ECCAC" w:rsidP="771DF2FE" w:rsidRDefault="0AC85EAF" w14:paraId="7B51560F" w14:textId="6117D7CA">
      <w:pPr>
        <w:rPr>
          <w:color w:val="000000" w:themeColor="text1"/>
          <w:sz w:val="20"/>
          <w:szCs w:val="20"/>
          <w:lang w:val="en-US"/>
        </w:rPr>
      </w:pPr>
      <w:r w:rsidRPr="00CC0718">
        <w:rPr>
          <w:i/>
          <w:iCs/>
          <w:color w:val="000000" w:themeColor="text1"/>
          <w:sz w:val="20"/>
          <w:szCs w:val="20"/>
          <w:lang w:val="en-GB"/>
        </w:rPr>
        <w:t xml:space="preserve">31:20- I3  </w:t>
      </w:r>
    </w:p>
    <w:p w:rsidRPr="00CC0718" w:rsidR="5D3ECCAC" w:rsidP="771DF2FE" w:rsidRDefault="0AC85EAF" w14:paraId="74898BDF" w14:textId="03C68825">
      <w:pPr>
        <w:rPr>
          <w:color w:val="000000" w:themeColor="text1"/>
          <w:sz w:val="20"/>
          <w:szCs w:val="20"/>
          <w:lang w:val="en-US"/>
        </w:rPr>
      </w:pPr>
      <w:r w:rsidRPr="00CC0718">
        <w:rPr>
          <w:i/>
          <w:iCs/>
          <w:color w:val="000000" w:themeColor="text1"/>
          <w:sz w:val="20"/>
          <w:szCs w:val="20"/>
          <w:lang w:val="en-GB"/>
        </w:rPr>
        <w:t>Okay. Okay, that's it from my side. Thank you so much for your time and insight. I would like to hear more if you have anything else to say on this.</w:t>
      </w:r>
    </w:p>
    <w:p w:rsidRPr="00CC0718" w:rsidR="5D3ECCAC" w:rsidP="771DF2FE" w:rsidRDefault="0AC85EAF" w14:paraId="5FD722BE" w14:textId="3083815C">
      <w:pPr>
        <w:rPr>
          <w:color w:val="000000" w:themeColor="text1"/>
          <w:sz w:val="20"/>
          <w:szCs w:val="20"/>
          <w:lang w:val="en-US"/>
        </w:rPr>
      </w:pPr>
      <w:r w:rsidRPr="00CC0718">
        <w:rPr>
          <w:i/>
          <w:iCs/>
          <w:color w:val="000000" w:themeColor="text1"/>
          <w:sz w:val="20"/>
          <w:szCs w:val="20"/>
          <w:lang w:val="en-GB"/>
        </w:rPr>
        <w:t xml:space="preserve"> </w:t>
      </w:r>
    </w:p>
    <w:p w:rsidRPr="00CC0718" w:rsidR="5D3ECCAC" w:rsidP="771DF2FE" w:rsidRDefault="0AC85EAF" w14:paraId="0ADF7E01" w14:textId="5BF255A9">
      <w:pPr>
        <w:rPr>
          <w:color w:val="000000" w:themeColor="text1"/>
          <w:sz w:val="20"/>
          <w:szCs w:val="20"/>
          <w:lang w:val="en-US"/>
        </w:rPr>
      </w:pPr>
      <w:r w:rsidRPr="00CC0718">
        <w:rPr>
          <w:i/>
          <w:iCs/>
          <w:color w:val="000000" w:themeColor="text1"/>
          <w:sz w:val="20"/>
          <w:szCs w:val="20"/>
          <w:lang w:val="en-GB"/>
        </w:rPr>
        <w:t xml:space="preserve">31:32 - P5  </w:t>
      </w:r>
    </w:p>
    <w:p w:rsidRPr="00CC0718" w:rsidR="5D3ECCAC" w:rsidP="771DF2FE" w:rsidRDefault="0AC85EAF" w14:paraId="5E27F3EE" w14:textId="68F4D179">
      <w:pPr>
        <w:rPr>
          <w:color w:val="000000" w:themeColor="text1"/>
          <w:sz w:val="20"/>
          <w:szCs w:val="20"/>
          <w:lang w:val="en-US"/>
        </w:rPr>
      </w:pPr>
      <w:r w:rsidRPr="00CC0718">
        <w:rPr>
          <w:i/>
          <w:iCs/>
          <w:color w:val="000000" w:themeColor="text1"/>
          <w:sz w:val="20"/>
          <w:szCs w:val="20"/>
          <w:lang w:val="en-GB"/>
        </w:rPr>
        <w:t>Nope, that's all. Would you still like me to email you some of the posters that?</w:t>
      </w:r>
    </w:p>
    <w:p w:rsidRPr="00CC0718" w:rsidR="5D3ECCAC" w:rsidP="771DF2FE" w:rsidRDefault="0AC85EAF" w14:paraId="147B53F7" w14:textId="373B5927">
      <w:pPr>
        <w:rPr>
          <w:color w:val="000000" w:themeColor="text1"/>
          <w:sz w:val="20"/>
          <w:szCs w:val="20"/>
          <w:lang w:val="en-US"/>
        </w:rPr>
      </w:pPr>
      <w:r w:rsidRPr="00CC0718">
        <w:rPr>
          <w:i/>
          <w:iCs/>
          <w:color w:val="000000" w:themeColor="text1"/>
          <w:sz w:val="20"/>
          <w:szCs w:val="20"/>
          <w:lang w:val="en-GB"/>
        </w:rPr>
        <w:t xml:space="preserve">31:38 - I3  </w:t>
      </w:r>
    </w:p>
    <w:p w:rsidRPr="00CC0718" w:rsidR="5D3ECCAC" w:rsidP="771DF2FE" w:rsidRDefault="0AC85EAF" w14:paraId="5E3FCC6D" w14:textId="062F6EB4">
      <w:pPr>
        <w:rPr>
          <w:color w:val="000000" w:themeColor="text1"/>
          <w:sz w:val="20"/>
          <w:szCs w:val="20"/>
          <w:lang w:val="en-US"/>
        </w:rPr>
      </w:pPr>
      <w:r w:rsidRPr="00CC0718">
        <w:rPr>
          <w:i/>
          <w:iCs/>
          <w:color w:val="000000" w:themeColor="text1"/>
          <w:sz w:val="20"/>
          <w:szCs w:val="20"/>
          <w:lang w:val="en-GB"/>
        </w:rPr>
        <w:t>Yes, I'd appreciate if you could, some flyers or posters or brochures. Yes. That would be helpful for my project.</w:t>
      </w:r>
    </w:p>
    <w:p w:rsidRPr="00CC0718" w:rsidR="5D3ECCAC" w:rsidP="771DF2FE" w:rsidRDefault="0AC85EAF" w14:paraId="0DD55622" w14:textId="3891A744">
      <w:pPr>
        <w:rPr>
          <w:color w:val="000000" w:themeColor="text1"/>
          <w:sz w:val="20"/>
          <w:szCs w:val="20"/>
          <w:lang w:val="en-US"/>
        </w:rPr>
      </w:pPr>
      <w:r w:rsidRPr="00CC0718">
        <w:rPr>
          <w:i/>
          <w:iCs/>
          <w:color w:val="000000" w:themeColor="text1"/>
          <w:sz w:val="20"/>
          <w:szCs w:val="20"/>
          <w:lang w:val="en-GB"/>
        </w:rPr>
        <w:t xml:space="preserve"> </w:t>
      </w:r>
    </w:p>
    <w:p w:rsidRPr="00CC0718" w:rsidR="5D3ECCAC" w:rsidP="771DF2FE" w:rsidRDefault="0AC85EAF" w14:paraId="3168E8F6" w14:textId="14C5E491">
      <w:pPr>
        <w:rPr>
          <w:color w:val="000000" w:themeColor="text1"/>
          <w:sz w:val="20"/>
          <w:szCs w:val="20"/>
          <w:lang w:val="en-US"/>
        </w:rPr>
      </w:pPr>
      <w:r w:rsidRPr="00CC0718">
        <w:rPr>
          <w:i/>
          <w:iCs/>
          <w:color w:val="000000" w:themeColor="text1"/>
          <w:sz w:val="20"/>
          <w:szCs w:val="20"/>
          <w:lang w:val="en-GB"/>
        </w:rPr>
        <w:t xml:space="preserve">31:45 - P5  </w:t>
      </w:r>
    </w:p>
    <w:p w:rsidRPr="00CC0718" w:rsidR="5D3ECCAC" w:rsidP="771DF2FE" w:rsidRDefault="0AC85EAF" w14:paraId="0485A0EA" w14:textId="72273076">
      <w:pPr>
        <w:rPr>
          <w:color w:val="000000" w:themeColor="text1"/>
          <w:sz w:val="20"/>
          <w:szCs w:val="20"/>
          <w:lang w:val="en-US"/>
        </w:rPr>
      </w:pPr>
      <w:r w:rsidRPr="00CC0718">
        <w:rPr>
          <w:i/>
          <w:iCs/>
          <w:color w:val="000000" w:themeColor="text1"/>
          <w:sz w:val="20"/>
          <w:szCs w:val="20"/>
          <w:lang w:val="en-GB"/>
        </w:rPr>
        <w:t>All right, I'll send them to you.</w:t>
      </w:r>
    </w:p>
    <w:p w:rsidRPr="00CC0718" w:rsidR="5D3ECCAC" w:rsidP="771DF2FE" w:rsidRDefault="0AC85EAF" w14:paraId="105F8D38" w14:textId="034069D6">
      <w:pPr>
        <w:rPr>
          <w:color w:val="000000" w:themeColor="text1"/>
          <w:sz w:val="20"/>
          <w:szCs w:val="20"/>
          <w:lang w:val="en-US"/>
        </w:rPr>
      </w:pPr>
      <w:r w:rsidRPr="00CC0718">
        <w:rPr>
          <w:i/>
          <w:iCs/>
          <w:color w:val="000000" w:themeColor="text1"/>
          <w:sz w:val="20"/>
          <w:szCs w:val="20"/>
          <w:lang w:val="en-GB"/>
        </w:rPr>
        <w:t xml:space="preserve"> </w:t>
      </w:r>
    </w:p>
    <w:p w:rsidRPr="00CC0718" w:rsidR="5D3ECCAC" w:rsidP="771DF2FE" w:rsidRDefault="0AC85EAF" w14:paraId="35676A61" w14:textId="541812F6">
      <w:pPr>
        <w:rPr>
          <w:color w:val="000000" w:themeColor="text1"/>
          <w:sz w:val="20"/>
          <w:szCs w:val="20"/>
          <w:lang w:val="en-US"/>
        </w:rPr>
      </w:pPr>
      <w:r w:rsidRPr="00CC0718">
        <w:rPr>
          <w:i/>
          <w:iCs/>
          <w:color w:val="000000" w:themeColor="text1"/>
          <w:sz w:val="20"/>
          <w:szCs w:val="20"/>
          <w:lang w:val="en-GB"/>
        </w:rPr>
        <w:t xml:space="preserve">31:49 - I3  </w:t>
      </w:r>
    </w:p>
    <w:p w:rsidRPr="00CC0718" w:rsidR="5D3ECCAC" w:rsidP="771DF2FE" w:rsidRDefault="0AC85EAF" w14:paraId="2EBFAF66" w14:textId="174789E2">
      <w:pPr>
        <w:rPr>
          <w:color w:val="000000" w:themeColor="text1"/>
          <w:sz w:val="20"/>
          <w:szCs w:val="20"/>
          <w:lang w:val="en-US"/>
        </w:rPr>
      </w:pPr>
      <w:r w:rsidRPr="00CC0718">
        <w:rPr>
          <w:i/>
          <w:iCs/>
          <w:color w:val="000000" w:themeColor="text1"/>
          <w:sz w:val="20"/>
          <w:szCs w:val="20"/>
          <w:lang w:val="en-GB"/>
        </w:rPr>
        <w:t xml:space="preserve">So yeah, before we conclude, </w:t>
      </w:r>
      <w:proofErr w:type="gramStart"/>
      <w:r w:rsidRPr="00CC0718">
        <w:rPr>
          <w:i/>
          <w:iCs/>
          <w:color w:val="000000" w:themeColor="text1"/>
          <w:sz w:val="20"/>
          <w:szCs w:val="20"/>
          <w:lang w:val="en-GB"/>
        </w:rPr>
        <w:t>Do</w:t>
      </w:r>
      <w:proofErr w:type="gramEnd"/>
      <w:r w:rsidRPr="00CC0718">
        <w:rPr>
          <w:i/>
          <w:iCs/>
          <w:color w:val="000000" w:themeColor="text1"/>
          <w:sz w:val="20"/>
          <w:szCs w:val="20"/>
          <w:lang w:val="en-GB"/>
        </w:rPr>
        <w:t xml:space="preserve"> you have any other information to share or any questions, comments?</w:t>
      </w:r>
    </w:p>
    <w:p w:rsidRPr="00CC0718" w:rsidR="5D3ECCAC" w:rsidP="771DF2FE" w:rsidRDefault="0AC85EAF" w14:paraId="1D0D0AE3" w14:textId="0665666C">
      <w:pPr>
        <w:rPr>
          <w:color w:val="000000" w:themeColor="text1"/>
          <w:sz w:val="20"/>
          <w:szCs w:val="20"/>
          <w:lang w:val="en-US"/>
        </w:rPr>
      </w:pPr>
      <w:r w:rsidRPr="00CC0718">
        <w:rPr>
          <w:i/>
          <w:iCs/>
          <w:color w:val="000000" w:themeColor="text1"/>
          <w:sz w:val="20"/>
          <w:szCs w:val="20"/>
          <w:lang w:val="en-GB"/>
        </w:rPr>
        <w:t xml:space="preserve"> </w:t>
      </w:r>
    </w:p>
    <w:p w:rsidRPr="00CC0718" w:rsidR="5D3ECCAC" w:rsidP="771DF2FE" w:rsidRDefault="0AC85EAF" w14:paraId="4E01A023" w14:textId="5CA52101">
      <w:pPr>
        <w:rPr>
          <w:color w:val="000000" w:themeColor="text1"/>
          <w:sz w:val="20"/>
          <w:szCs w:val="20"/>
          <w:lang w:val="en-US"/>
        </w:rPr>
      </w:pPr>
      <w:r w:rsidRPr="00CC0718">
        <w:rPr>
          <w:i/>
          <w:iCs/>
          <w:color w:val="000000" w:themeColor="text1"/>
          <w:sz w:val="20"/>
          <w:szCs w:val="20"/>
          <w:lang w:val="en-GB"/>
        </w:rPr>
        <w:t xml:space="preserve">31:55 - P5  </w:t>
      </w:r>
    </w:p>
    <w:p w:rsidRPr="00CC0718" w:rsidR="5D3ECCAC" w:rsidP="771DF2FE" w:rsidRDefault="0AC85EAF" w14:paraId="25DF2429" w14:textId="66B0E2BB">
      <w:pPr>
        <w:rPr>
          <w:color w:val="000000" w:themeColor="text1"/>
          <w:sz w:val="20"/>
          <w:szCs w:val="20"/>
          <w:lang w:val="en-US"/>
        </w:rPr>
      </w:pPr>
      <w:r w:rsidRPr="00CC0718">
        <w:rPr>
          <w:i/>
          <w:iCs/>
          <w:color w:val="000000" w:themeColor="text1"/>
          <w:sz w:val="20"/>
          <w:szCs w:val="20"/>
          <w:lang w:val="en-GB"/>
        </w:rPr>
        <w:t>Nope, I'm all good.</w:t>
      </w:r>
    </w:p>
    <w:p w:rsidRPr="00CC0718" w:rsidR="5D3ECCAC" w:rsidP="771DF2FE" w:rsidRDefault="0AC85EAF" w14:paraId="38C53505" w14:textId="3E820697">
      <w:pPr>
        <w:rPr>
          <w:color w:val="000000" w:themeColor="text1"/>
          <w:sz w:val="20"/>
          <w:szCs w:val="20"/>
          <w:lang w:val="en-US"/>
        </w:rPr>
      </w:pPr>
      <w:r w:rsidRPr="00CC0718">
        <w:rPr>
          <w:i/>
          <w:iCs/>
          <w:color w:val="000000" w:themeColor="text1"/>
          <w:sz w:val="20"/>
          <w:szCs w:val="20"/>
          <w:lang w:val="en-GB"/>
        </w:rPr>
        <w:t xml:space="preserve"> </w:t>
      </w:r>
    </w:p>
    <w:p w:rsidRPr="00CC0718" w:rsidR="5D3ECCAC" w:rsidP="771DF2FE" w:rsidRDefault="0AC85EAF" w14:paraId="18F2D6E4" w14:textId="3E01BFFA">
      <w:pPr>
        <w:rPr>
          <w:color w:val="000000" w:themeColor="text1"/>
          <w:sz w:val="20"/>
          <w:szCs w:val="20"/>
          <w:lang w:val="en-US"/>
        </w:rPr>
      </w:pPr>
      <w:r w:rsidRPr="00CC0718">
        <w:rPr>
          <w:i/>
          <w:iCs/>
          <w:color w:val="000000" w:themeColor="text1"/>
          <w:sz w:val="20"/>
          <w:szCs w:val="20"/>
          <w:lang w:val="en-GB"/>
        </w:rPr>
        <w:t xml:space="preserve">31:59 - I3  </w:t>
      </w:r>
    </w:p>
    <w:p w:rsidRPr="00CC0718" w:rsidR="5D3ECCAC" w:rsidP="771DF2FE" w:rsidRDefault="0AC85EAF" w14:paraId="529471B5" w14:textId="46575961">
      <w:pPr>
        <w:rPr>
          <w:color w:val="000000" w:themeColor="text1"/>
          <w:sz w:val="20"/>
          <w:szCs w:val="20"/>
          <w:lang w:val="en-US"/>
        </w:rPr>
      </w:pPr>
      <w:r w:rsidRPr="00CC0718">
        <w:rPr>
          <w:i/>
          <w:iCs/>
          <w:color w:val="000000" w:themeColor="text1"/>
          <w:sz w:val="20"/>
          <w:szCs w:val="20"/>
          <w:lang w:val="en-GB"/>
        </w:rPr>
        <w:t>Thanks again so much for giving me your time.</w:t>
      </w:r>
    </w:p>
    <w:p w:rsidRPr="00CC0718" w:rsidR="5D3ECCAC" w:rsidP="771DF2FE" w:rsidRDefault="0AC85EAF" w14:paraId="68473D5F" w14:textId="5BA697C7">
      <w:pPr>
        <w:rPr>
          <w:color w:val="000000" w:themeColor="text1"/>
          <w:sz w:val="20"/>
          <w:szCs w:val="20"/>
          <w:lang w:val="en-US"/>
        </w:rPr>
      </w:pPr>
      <w:r w:rsidRPr="00CC0718">
        <w:rPr>
          <w:i/>
          <w:iCs/>
          <w:color w:val="000000" w:themeColor="text1"/>
          <w:sz w:val="20"/>
          <w:szCs w:val="20"/>
          <w:lang w:val="en-GB"/>
        </w:rPr>
        <w:t xml:space="preserve"> </w:t>
      </w:r>
    </w:p>
    <w:p w:rsidRPr="00CC0718" w:rsidR="5D3ECCAC" w:rsidP="771DF2FE" w:rsidRDefault="0AC85EAF" w14:paraId="2A5968A7" w14:textId="51C1129D">
      <w:pPr>
        <w:rPr>
          <w:color w:val="000000" w:themeColor="text1"/>
          <w:sz w:val="20"/>
          <w:szCs w:val="20"/>
          <w:lang w:val="en-US"/>
        </w:rPr>
      </w:pPr>
      <w:r w:rsidRPr="00CC0718">
        <w:rPr>
          <w:i/>
          <w:iCs/>
          <w:color w:val="000000" w:themeColor="text1"/>
          <w:sz w:val="20"/>
          <w:szCs w:val="20"/>
          <w:lang w:val="en-GB"/>
        </w:rPr>
        <w:t xml:space="preserve">32:01 - P5  </w:t>
      </w:r>
    </w:p>
    <w:p w:rsidRPr="00CC0718" w:rsidR="5D3ECCAC" w:rsidP="771DF2FE" w:rsidRDefault="0AC85EAF" w14:paraId="76C8D10A" w14:textId="53299CB8">
      <w:pPr>
        <w:rPr>
          <w:color w:val="000000" w:themeColor="text1"/>
          <w:sz w:val="20"/>
          <w:szCs w:val="20"/>
          <w:lang w:val="en-US"/>
        </w:rPr>
      </w:pPr>
      <w:r w:rsidRPr="00CC0718">
        <w:rPr>
          <w:i/>
          <w:iCs/>
          <w:color w:val="000000" w:themeColor="text1"/>
          <w:sz w:val="20"/>
          <w:szCs w:val="20"/>
          <w:lang w:val="en-GB"/>
        </w:rPr>
        <w:t>Of course, no problem. Bye</w:t>
      </w:r>
      <w:r w:rsidRPr="00CC0718" w:rsidR="379BED30">
        <w:rPr>
          <w:i/>
          <w:iCs/>
          <w:color w:val="000000" w:themeColor="text1"/>
          <w:sz w:val="20"/>
          <w:szCs w:val="20"/>
          <w:lang w:val="en-GB"/>
        </w:rPr>
        <w:t>.</w:t>
      </w:r>
    </w:p>
    <w:p w:rsidRPr="00CC0718" w:rsidR="5D3ECCAC" w:rsidP="771DF2FE" w:rsidRDefault="5D3ECCAC" w14:paraId="6C3A8E67" w14:textId="23E6C546">
      <w:pPr>
        <w:rPr>
          <w:i/>
          <w:iCs/>
          <w:color w:val="000000" w:themeColor="text1"/>
          <w:sz w:val="20"/>
          <w:szCs w:val="20"/>
          <w:lang w:val="en-GB"/>
        </w:rPr>
      </w:pPr>
    </w:p>
    <w:p w:rsidRPr="00CC0718" w:rsidR="5D3ECCAC" w:rsidP="771DF2FE" w:rsidRDefault="379BED30" w14:paraId="3BCB6597" w14:textId="0F674AF3">
      <w:pPr>
        <w:rPr>
          <w:color w:val="000000" w:themeColor="text1"/>
          <w:sz w:val="20"/>
          <w:szCs w:val="20"/>
          <w:lang w:val="en-GB"/>
        </w:rPr>
      </w:pPr>
      <w:r w:rsidRPr="00CC0718">
        <w:rPr>
          <w:color w:val="000000" w:themeColor="text1"/>
          <w:sz w:val="20"/>
          <w:szCs w:val="20"/>
          <w:lang w:val="en-GB"/>
        </w:rPr>
        <w:t>END OF TRANSCRIPT</w:t>
      </w:r>
    </w:p>
    <w:p w:rsidRPr="00CC0718" w:rsidR="5D3ECCAC" w:rsidP="771DF2FE" w:rsidRDefault="5D3ECCAC" w14:paraId="234404DA" w14:textId="6FCEB0A4">
      <w:pPr>
        <w:rPr>
          <w:color w:val="000000" w:themeColor="text1"/>
          <w:sz w:val="20"/>
          <w:szCs w:val="20"/>
          <w:lang w:val="en-GB"/>
        </w:rPr>
      </w:pPr>
    </w:p>
    <w:p w:rsidRPr="00CC0718" w:rsidR="00ED2087" w:rsidP="771DF2FE" w:rsidRDefault="00ED2087" w14:paraId="28CE36C2" w14:textId="77777777">
      <w:pPr>
        <w:rPr>
          <w:color w:val="000000" w:themeColor="text1"/>
          <w:sz w:val="20"/>
          <w:szCs w:val="20"/>
          <w:lang w:val="en-GB"/>
        </w:rPr>
      </w:pPr>
    </w:p>
    <w:p w:rsidRPr="00CC0718" w:rsidR="00ED2087" w:rsidP="771DF2FE" w:rsidRDefault="00ED2087" w14:paraId="43D19AB8" w14:textId="77777777">
      <w:pPr>
        <w:rPr>
          <w:color w:val="000000" w:themeColor="text1"/>
          <w:sz w:val="20"/>
          <w:szCs w:val="20"/>
          <w:lang w:val="en-GB"/>
        </w:rPr>
      </w:pPr>
    </w:p>
    <w:p w:rsidRPr="00CC0718" w:rsidR="00ED2087" w:rsidP="771DF2FE" w:rsidRDefault="00ED2087" w14:paraId="5D1C7181" w14:textId="77777777">
      <w:pPr>
        <w:rPr>
          <w:color w:val="000000" w:themeColor="text1"/>
          <w:sz w:val="20"/>
          <w:szCs w:val="20"/>
          <w:lang w:val="en-GB"/>
        </w:rPr>
      </w:pPr>
    </w:p>
    <w:p w:rsidRPr="00CC0718" w:rsidR="00ED2087" w:rsidP="771DF2FE" w:rsidRDefault="00ED2087" w14:paraId="27992C9D" w14:textId="77777777">
      <w:pPr>
        <w:rPr>
          <w:color w:val="000000" w:themeColor="text1"/>
          <w:sz w:val="20"/>
          <w:szCs w:val="20"/>
          <w:lang w:val="en-GB"/>
        </w:rPr>
      </w:pPr>
    </w:p>
    <w:p w:rsidRPr="00CC0718" w:rsidR="00ED2087" w:rsidP="771DF2FE" w:rsidRDefault="00ED2087" w14:paraId="5D569B34" w14:textId="77777777">
      <w:pPr>
        <w:rPr>
          <w:color w:val="000000" w:themeColor="text1"/>
          <w:sz w:val="20"/>
          <w:szCs w:val="20"/>
          <w:lang w:val="en-GB"/>
        </w:rPr>
      </w:pPr>
    </w:p>
    <w:p w:rsidRPr="00CC0718" w:rsidR="00ED2087" w:rsidP="771DF2FE" w:rsidRDefault="00ED2087" w14:paraId="60ED98EA" w14:textId="77777777">
      <w:pPr>
        <w:rPr>
          <w:color w:val="000000" w:themeColor="text1"/>
          <w:sz w:val="20"/>
          <w:szCs w:val="20"/>
          <w:lang w:val="en-GB"/>
        </w:rPr>
      </w:pPr>
    </w:p>
    <w:p w:rsidR="00CC0718" w:rsidP="771DF2FE" w:rsidRDefault="00CC0718" w14:paraId="7900E944" w14:textId="77777777">
      <w:pPr>
        <w:rPr>
          <w:color w:val="000000" w:themeColor="text1"/>
          <w:sz w:val="20"/>
          <w:szCs w:val="20"/>
          <w:lang w:val="en-GB"/>
        </w:rPr>
      </w:pPr>
    </w:p>
    <w:p w:rsidR="00CC0718" w:rsidP="771DF2FE" w:rsidRDefault="00CC0718" w14:paraId="6558DAFB" w14:textId="77777777">
      <w:pPr>
        <w:rPr>
          <w:color w:val="000000" w:themeColor="text1"/>
          <w:sz w:val="20"/>
          <w:szCs w:val="20"/>
          <w:lang w:val="en-GB"/>
        </w:rPr>
      </w:pPr>
    </w:p>
    <w:p w:rsidRPr="00CC0718" w:rsidR="5D3ECCAC" w:rsidP="771DF2FE" w:rsidRDefault="379BED30" w14:paraId="7B92AA31" w14:textId="3301C114">
      <w:pPr>
        <w:rPr>
          <w:b/>
          <w:bCs/>
          <w:color w:val="000000" w:themeColor="text1"/>
          <w:lang w:val="en-GB"/>
        </w:rPr>
      </w:pPr>
      <w:r w:rsidRPr="00CC0718">
        <w:rPr>
          <w:b/>
          <w:bCs/>
          <w:color w:val="000000" w:themeColor="text1"/>
          <w:lang w:val="en-GB"/>
        </w:rPr>
        <w:lastRenderedPageBreak/>
        <w:t>TRANSCRIPT [6]</w:t>
      </w:r>
    </w:p>
    <w:p w:rsidRPr="00CC0718" w:rsidR="5D3ECCAC" w:rsidP="4F814FF9" w:rsidRDefault="6595932F" w14:paraId="1B0032B3" w14:textId="054867EE">
      <w:pPr>
        <w:rPr>
          <w:color w:val="000000" w:themeColor="text1"/>
          <w:sz w:val="20"/>
          <w:szCs w:val="20"/>
          <w:lang w:val="en-GB"/>
        </w:rPr>
      </w:pPr>
      <w:r w:rsidRPr="00CC0718">
        <w:rPr>
          <w:color w:val="000000" w:themeColor="text1"/>
          <w:sz w:val="20"/>
          <w:szCs w:val="20"/>
          <w:lang w:val="en-GB"/>
        </w:rPr>
        <w:t xml:space="preserve">Interview Location: </w:t>
      </w:r>
      <w:r w:rsidRPr="00CC0718" w:rsidR="00FB1037">
        <w:rPr>
          <w:color w:val="000000" w:themeColor="text1"/>
          <w:sz w:val="20"/>
          <w:szCs w:val="20"/>
          <w:lang w:val="en-GB"/>
        </w:rPr>
        <w:t>WB 220 WPI</w:t>
      </w:r>
    </w:p>
    <w:p w:rsidRPr="00CC0718" w:rsidR="5D3ECCAC" w:rsidP="4F814FF9" w:rsidRDefault="6595932F" w14:paraId="3D32FAC3" w14:textId="46069D31">
      <w:pPr>
        <w:jc w:val="both"/>
        <w:rPr>
          <w:color w:val="000000" w:themeColor="text1"/>
          <w:sz w:val="20"/>
          <w:szCs w:val="20"/>
          <w:lang w:val="en-US"/>
        </w:rPr>
      </w:pPr>
      <w:r w:rsidRPr="00CC0718">
        <w:rPr>
          <w:color w:val="000000" w:themeColor="text1"/>
          <w:sz w:val="20"/>
          <w:szCs w:val="20"/>
          <w:lang w:val="en-GB"/>
        </w:rPr>
        <w:t>Date and Time: 10/03/2024, 10:00:00 am</w:t>
      </w:r>
    </w:p>
    <w:p w:rsidRPr="00CC0718" w:rsidR="5D3ECCAC" w:rsidP="4F814FF9" w:rsidRDefault="6595932F" w14:paraId="1055B5C4" w14:textId="132377A7">
      <w:pPr>
        <w:rPr>
          <w:color w:val="000000" w:themeColor="text1"/>
          <w:sz w:val="20"/>
          <w:szCs w:val="20"/>
          <w:lang w:val="en-US"/>
        </w:rPr>
      </w:pPr>
      <w:r w:rsidRPr="00CC0718">
        <w:rPr>
          <w:color w:val="000000" w:themeColor="text1"/>
          <w:sz w:val="20"/>
          <w:szCs w:val="20"/>
          <w:lang w:val="en-GB"/>
        </w:rPr>
        <w:t>Name of Interviewee: P6</w:t>
      </w:r>
    </w:p>
    <w:p w:rsidRPr="00CC0718" w:rsidR="5D3ECCAC" w:rsidP="4F814FF9" w:rsidRDefault="6595932F" w14:paraId="0C7A6BFF" w14:textId="6D4F0CDF">
      <w:pPr>
        <w:rPr>
          <w:color w:val="000000" w:themeColor="text1"/>
          <w:sz w:val="20"/>
          <w:szCs w:val="20"/>
          <w:lang w:val="en-US"/>
        </w:rPr>
      </w:pPr>
      <w:r w:rsidRPr="00CC0718">
        <w:rPr>
          <w:color w:val="000000" w:themeColor="text1"/>
          <w:sz w:val="20"/>
          <w:szCs w:val="20"/>
          <w:lang w:val="en-GB"/>
        </w:rPr>
        <w:t>Name of Interviewer: I3</w:t>
      </w:r>
    </w:p>
    <w:p w:rsidRPr="00CC0718" w:rsidR="5D3ECCAC" w:rsidP="4F814FF9" w:rsidRDefault="6595932F" w14:paraId="0D47AF26" w14:textId="34E8FA5E">
      <w:pPr>
        <w:rPr>
          <w:color w:val="000000" w:themeColor="text1"/>
          <w:sz w:val="20"/>
          <w:szCs w:val="20"/>
          <w:lang w:val="en-US"/>
        </w:rPr>
      </w:pPr>
      <w:r w:rsidRPr="00CC0718">
        <w:rPr>
          <w:color w:val="000000" w:themeColor="text1"/>
          <w:sz w:val="20"/>
          <w:szCs w:val="20"/>
          <w:lang w:val="en-GB"/>
        </w:rPr>
        <w:t>Name of Transcriber: I4</w:t>
      </w:r>
    </w:p>
    <w:p w:rsidRPr="00CC0718" w:rsidR="5D3ECCAC" w:rsidP="4F814FF9" w:rsidRDefault="6595932F" w14:paraId="28A0C325" w14:textId="02FEDEC4">
      <w:pPr>
        <w:jc w:val="both"/>
        <w:rPr>
          <w:color w:val="000000" w:themeColor="text1"/>
          <w:sz w:val="20"/>
          <w:szCs w:val="20"/>
          <w:lang w:val="en-GB"/>
        </w:rPr>
      </w:pPr>
      <w:r w:rsidRPr="00CC0718">
        <w:rPr>
          <w:color w:val="000000" w:themeColor="text1"/>
          <w:sz w:val="20"/>
          <w:szCs w:val="20"/>
          <w:lang w:val="en-GB"/>
        </w:rPr>
        <w:t xml:space="preserve">Length of Interview (in mins): </w:t>
      </w:r>
      <w:r w:rsidRPr="00CC0718" w:rsidR="3BCFFB1B">
        <w:rPr>
          <w:color w:val="000000" w:themeColor="text1"/>
          <w:sz w:val="20"/>
          <w:szCs w:val="20"/>
          <w:lang w:val="en-GB"/>
        </w:rPr>
        <w:t>23</w:t>
      </w:r>
      <w:r w:rsidRPr="00CC0718">
        <w:rPr>
          <w:color w:val="000000" w:themeColor="text1"/>
          <w:sz w:val="20"/>
          <w:szCs w:val="20"/>
          <w:lang w:val="en-GB"/>
        </w:rPr>
        <w:t xml:space="preserve"> mins</w:t>
      </w:r>
    </w:p>
    <w:p w:rsidRPr="00CC0718" w:rsidR="1490B4DA" w:rsidP="4F814FF9" w:rsidRDefault="1490B4DA" w14:paraId="4B74B6DC" w14:textId="24AC19DC">
      <w:pPr>
        <w:rPr>
          <w:sz w:val="20"/>
          <w:szCs w:val="20"/>
          <w:lang w:val="en-GB"/>
        </w:rPr>
      </w:pPr>
      <w:r w:rsidRPr="00CC0718">
        <w:rPr>
          <w:sz w:val="20"/>
          <w:szCs w:val="20"/>
          <w:lang w:val="en-GB"/>
        </w:rPr>
        <w:t>Interview Format: In-person</w:t>
      </w:r>
    </w:p>
    <w:p w:rsidRPr="00CC0718" w:rsidR="1490B4DA" w:rsidP="4F814FF9" w:rsidRDefault="1490B4DA" w14:paraId="3B8C4933" w14:textId="27C4F253">
      <w:pPr>
        <w:rPr>
          <w:sz w:val="20"/>
          <w:szCs w:val="20"/>
          <w:lang w:val="en-GB"/>
        </w:rPr>
      </w:pPr>
      <w:r w:rsidRPr="00CC0718">
        <w:rPr>
          <w:sz w:val="20"/>
          <w:szCs w:val="20"/>
          <w:lang w:val="en-GB"/>
        </w:rPr>
        <w:t>Word count of the transcript: 2924 words</w:t>
      </w:r>
    </w:p>
    <w:p w:rsidRPr="00CC0718" w:rsidR="1490B4DA" w:rsidP="4F814FF9" w:rsidRDefault="1490B4DA" w14:paraId="037080D2" w14:textId="18A29980">
      <w:pPr>
        <w:rPr>
          <w:sz w:val="20"/>
          <w:szCs w:val="20"/>
          <w:lang w:val="en-GB"/>
        </w:rPr>
      </w:pPr>
      <w:r w:rsidRPr="00CC0718">
        <w:rPr>
          <w:sz w:val="20"/>
          <w:szCs w:val="20"/>
          <w:lang w:val="en-GB"/>
        </w:rPr>
        <w:t>Transcription technology: otter.ai and zoom</w:t>
      </w:r>
    </w:p>
    <w:p w:rsidRPr="00CC0718" w:rsidR="4F814FF9" w:rsidP="4F814FF9" w:rsidRDefault="4F814FF9" w14:paraId="2FBCACC5" w14:textId="44830750">
      <w:pPr>
        <w:jc w:val="both"/>
        <w:rPr>
          <w:i/>
          <w:iCs/>
          <w:color w:val="000000" w:themeColor="text1"/>
          <w:sz w:val="20"/>
          <w:szCs w:val="20"/>
          <w:lang w:val="en-GB"/>
        </w:rPr>
      </w:pPr>
    </w:p>
    <w:p w:rsidRPr="00CC0718" w:rsidR="5D3ECCAC" w:rsidP="771DF2FE" w:rsidRDefault="5D3ECCAC" w14:paraId="637BFF7D" w14:textId="34A44977">
      <w:pPr>
        <w:jc w:val="both"/>
        <w:rPr>
          <w:color w:val="000000" w:themeColor="text1"/>
          <w:sz w:val="20"/>
          <w:szCs w:val="20"/>
          <w:lang w:val="en-US"/>
        </w:rPr>
      </w:pPr>
    </w:p>
    <w:p w:rsidRPr="00CC0718" w:rsidR="5D3ECCAC" w:rsidP="771DF2FE" w:rsidRDefault="6595932F" w14:paraId="5C82DE75" w14:textId="097D13CD">
      <w:pPr>
        <w:rPr>
          <w:color w:val="000000" w:themeColor="text1"/>
          <w:sz w:val="20"/>
          <w:szCs w:val="20"/>
          <w:lang w:val="en-US"/>
        </w:rPr>
      </w:pPr>
      <w:r w:rsidRPr="00CC0718">
        <w:rPr>
          <w:color w:val="000000" w:themeColor="text1"/>
          <w:sz w:val="20"/>
          <w:szCs w:val="20"/>
          <w:lang w:val="en-IN"/>
        </w:rPr>
        <w:t>0:00 – I3</w:t>
      </w:r>
    </w:p>
    <w:p w:rsidRPr="00CC0718" w:rsidR="5D3ECCAC" w:rsidP="771DF2FE" w:rsidRDefault="5D3ECCAC" w14:paraId="5A6F06E2" w14:textId="68CBCD17">
      <w:pPr>
        <w:jc w:val="both"/>
        <w:rPr>
          <w:color w:val="000000" w:themeColor="text1"/>
          <w:sz w:val="20"/>
          <w:szCs w:val="20"/>
          <w:lang w:val="en-US"/>
        </w:rPr>
      </w:pPr>
    </w:p>
    <w:p w:rsidRPr="00CC0718" w:rsidR="5D3ECCAC" w:rsidP="771DF2FE" w:rsidRDefault="6595932F" w14:paraId="3F6D4D72" w14:textId="1C9A427E">
      <w:pPr>
        <w:rPr>
          <w:color w:val="000000" w:themeColor="text1"/>
          <w:sz w:val="20"/>
          <w:szCs w:val="20"/>
          <w:lang w:val="en-US"/>
        </w:rPr>
      </w:pPr>
      <w:r w:rsidRPr="00CC0718">
        <w:rPr>
          <w:color w:val="000000" w:themeColor="text1"/>
          <w:sz w:val="20"/>
          <w:szCs w:val="20"/>
          <w:lang w:val="en-IN"/>
        </w:rPr>
        <w:t>Hi, this is I3 as part of professor Shah's marketing research course. Thank you for taking time to meet with us. We are conducting this interview as a part of a project to understand how a marketing club can assist other member clubs in promoting themselves the other campus clubs. This will help us design initiatives and services that best support the goals of various student organizations. All responses are confidential, and you're free to skip any questions or stop the interview at any time to facilitate our note taking. We would like to record our conversation. Only the team members working on the project me and our other team members will have access to the recording so which will be destroyed after we transcribe it. And do you agree to this interview being recorded? So I would like to go with, like, tell me about yourself first.</w:t>
      </w:r>
    </w:p>
    <w:p w:rsidRPr="00CC0718" w:rsidR="5D3ECCAC" w:rsidP="771DF2FE" w:rsidRDefault="5D3ECCAC" w14:paraId="62EA0928" w14:textId="638DFA86">
      <w:pPr>
        <w:jc w:val="both"/>
        <w:rPr>
          <w:color w:val="000000" w:themeColor="text1"/>
          <w:sz w:val="20"/>
          <w:szCs w:val="20"/>
          <w:lang w:val="en-US"/>
        </w:rPr>
      </w:pPr>
    </w:p>
    <w:p w:rsidRPr="00CC0718" w:rsidR="5D3ECCAC" w:rsidP="771DF2FE" w:rsidRDefault="6595932F" w14:paraId="1DD02C23" w14:textId="7DED5458">
      <w:pPr>
        <w:rPr>
          <w:color w:val="000000" w:themeColor="text1"/>
          <w:sz w:val="20"/>
          <w:szCs w:val="20"/>
          <w:lang w:val="en-US"/>
        </w:rPr>
      </w:pPr>
      <w:r w:rsidRPr="00CC0718">
        <w:rPr>
          <w:color w:val="000000" w:themeColor="text1"/>
          <w:sz w:val="20"/>
          <w:szCs w:val="20"/>
          <w:lang w:val="en-IN"/>
        </w:rPr>
        <w:t>1:07- P6</w:t>
      </w:r>
    </w:p>
    <w:p w:rsidRPr="00CC0718" w:rsidR="5D3ECCAC" w:rsidP="771DF2FE" w:rsidRDefault="5D3ECCAC" w14:paraId="416B0A85" w14:textId="17ED48D1">
      <w:pPr>
        <w:jc w:val="both"/>
        <w:rPr>
          <w:color w:val="000000" w:themeColor="text1"/>
          <w:sz w:val="20"/>
          <w:szCs w:val="20"/>
          <w:lang w:val="en-US"/>
        </w:rPr>
      </w:pPr>
    </w:p>
    <w:p w:rsidRPr="00CC0718" w:rsidR="5D3ECCAC" w:rsidP="771DF2FE" w:rsidRDefault="6595932F" w14:paraId="23BCEDE8" w14:textId="250E3577">
      <w:pPr>
        <w:rPr>
          <w:color w:val="000000" w:themeColor="text1"/>
          <w:sz w:val="20"/>
          <w:szCs w:val="20"/>
          <w:lang w:val="en-US"/>
        </w:rPr>
      </w:pPr>
      <w:r w:rsidRPr="00CC0718">
        <w:rPr>
          <w:color w:val="000000" w:themeColor="text1"/>
          <w:sz w:val="20"/>
          <w:szCs w:val="20"/>
          <w:lang w:val="en-IN"/>
        </w:rPr>
        <w:t xml:space="preserve">I feel like I just joined the team recently. I'm not only like, </w:t>
      </w:r>
      <w:proofErr w:type="spellStart"/>
      <w:r w:rsidRPr="00CC0718">
        <w:rPr>
          <w:color w:val="000000" w:themeColor="text1"/>
          <w:sz w:val="20"/>
          <w:szCs w:val="20"/>
          <w:lang w:val="en-IN"/>
        </w:rPr>
        <w:t>non dancer</w:t>
      </w:r>
      <w:proofErr w:type="spellEnd"/>
      <w:r w:rsidRPr="00CC0718">
        <w:rPr>
          <w:color w:val="000000" w:themeColor="text1"/>
          <w:sz w:val="20"/>
          <w:szCs w:val="20"/>
          <w:lang w:val="en-IN"/>
        </w:rPr>
        <w:t xml:space="preserve"> for the team. They only decided to do that this year because I approached them because I did want to, like, meet more people who weren't like Indian too, but I didn't know I cannot dance like at all. So I wanted to, like, I knew regular, like, there was, like, a lot of the members were part of, like, the exec as well, and it was kind of hard to manage both at once. So they were willing to have a </w:t>
      </w:r>
      <w:proofErr w:type="spellStart"/>
      <w:r w:rsidRPr="00CC0718">
        <w:rPr>
          <w:color w:val="000000" w:themeColor="text1"/>
          <w:sz w:val="20"/>
          <w:szCs w:val="20"/>
          <w:lang w:val="en-IN"/>
        </w:rPr>
        <w:t>non dancer</w:t>
      </w:r>
      <w:proofErr w:type="spellEnd"/>
      <w:r w:rsidRPr="00CC0718">
        <w:rPr>
          <w:color w:val="000000" w:themeColor="text1"/>
          <w:sz w:val="20"/>
          <w:szCs w:val="20"/>
          <w:lang w:val="en-IN"/>
        </w:rPr>
        <w:t xml:space="preserve"> person on the team this year to kind of like help with that, because they had a person last year that kind of helped with that was also a </w:t>
      </w:r>
      <w:proofErr w:type="spellStart"/>
      <w:r w:rsidRPr="00CC0718">
        <w:rPr>
          <w:color w:val="000000" w:themeColor="text1"/>
          <w:sz w:val="20"/>
          <w:szCs w:val="20"/>
          <w:lang w:val="en-IN"/>
        </w:rPr>
        <w:t>non dancer</w:t>
      </w:r>
      <w:proofErr w:type="spellEnd"/>
      <w:r w:rsidRPr="00CC0718">
        <w:rPr>
          <w:color w:val="000000" w:themeColor="text1"/>
          <w:sz w:val="20"/>
          <w:szCs w:val="20"/>
          <w:lang w:val="en-IN"/>
        </w:rPr>
        <w:t>, but he wasn't like he, I don't think he, official, had a role. I don't really know too much about last year's stuff, but I think for this year, um, again, I'm the PR chair. I help with their, like, making posts for like fundraisers, like, like future events, etc. Like, if they need help with like recording, like their AV videos for competitions, then I can help them. It's not like part of like my job description, but like I like to do it. I think the biggest issue in terms of like, like marketing, I guess, is fundraising these competitions, at least, to fund for all the members in the team. Like we do manage to do it. It's just the fact that like, it is like, we don't get to go to as many competitions as we want to. I guess it's like, I wouldn't say it's a problem. I guess it's just more of like, something they want to improve on. We, I think on the last fundraiser we made, or like, for this entire term, we made about, we'll find it. We made about $253 which isn't, it's like, it's like, I guess it's not bad. But we did do like, five fundraisers this term, so it's not a lot.</w:t>
      </w:r>
    </w:p>
    <w:p w:rsidRPr="00CC0718" w:rsidR="5D3ECCAC" w:rsidP="771DF2FE" w:rsidRDefault="5D3ECCAC" w14:paraId="748F1BC5" w14:textId="22BE8D70">
      <w:pPr>
        <w:jc w:val="both"/>
        <w:rPr>
          <w:color w:val="000000" w:themeColor="text1"/>
          <w:sz w:val="20"/>
          <w:szCs w:val="20"/>
          <w:lang w:val="en-US"/>
        </w:rPr>
      </w:pPr>
    </w:p>
    <w:p w:rsidRPr="00CC0718" w:rsidR="5D3ECCAC" w:rsidP="771DF2FE" w:rsidRDefault="6595932F" w14:paraId="0E281A96" w14:textId="70B14532">
      <w:pPr>
        <w:rPr>
          <w:color w:val="000000" w:themeColor="text1"/>
          <w:sz w:val="20"/>
          <w:szCs w:val="20"/>
          <w:lang w:val="en-US"/>
        </w:rPr>
      </w:pPr>
      <w:r w:rsidRPr="00CC0718">
        <w:rPr>
          <w:color w:val="000000" w:themeColor="text1"/>
          <w:sz w:val="20"/>
          <w:szCs w:val="20"/>
          <w:lang w:val="en-IN"/>
        </w:rPr>
        <w:t>3:11- I3</w:t>
      </w:r>
    </w:p>
    <w:p w:rsidRPr="00CC0718" w:rsidR="5D3ECCAC" w:rsidP="771DF2FE" w:rsidRDefault="5D3ECCAC" w14:paraId="1A42210F" w14:textId="395A5BA6">
      <w:pPr>
        <w:jc w:val="both"/>
        <w:rPr>
          <w:color w:val="000000" w:themeColor="text1"/>
          <w:sz w:val="20"/>
          <w:szCs w:val="20"/>
          <w:lang w:val="en-US"/>
        </w:rPr>
      </w:pPr>
    </w:p>
    <w:p w:rsidRPr="00CC0718" w:rsidR="5D3ECCAC" w:rsidP="771DF2FE" w:rsidRDefault="6595932F" w14:paraId="791DD44D" w14:textId="0944A7FB">
      <w:pPr>
        <w:rPr>
          <w:color w:val="000000" w:themeColor="text1"/>
          <w:sz w:val="20"/>
          <w:szCs w:val="20"/>
          <w:lang w:val="en-IN"/>
        </w:rPr>
      </w:pPr>
      <w:r w:rsidRPr="00CC0718">
        <w:rPr>
          <w:color w:val="000000" w:themeColor="text1"/>
          <w:sz w:val="20"/>
          <w:szCs w:val="20"/>
          <w:lang w:val="en-IN"/>
        </w:rPr>
        <w:t>What is like the time spent in the club, as you said, You've been from past a year, like,</w:t>
      </w:r>
    </w:p>
    <w:p w:rsidRPr="00CC0718" w:rsidR="00ED2087" w:rsidP="771DF2FE" w:rsidRDefault="00ED2087" w14:paraId="06595DFC" w14:textId="77777777">
      <w:pPr>
        <w:rPr>
          <w:color w:val="000000" w:themeColor="text1"/>
          <w:sz w:val="20"/>
          <w:szCs w:val="20"/>
          <w:lang w:val="en-US"/>
        </w:rPr>
      </w:pPr>
    </w:p>
    <w:p w:rsidRPr="00CC0718" w:rsidR="00ED2087" w:rsidP="771DF2FE" w:rsidRDefault="00ED2087" w14:paraId="081B83D4" w14:textId="77777777">
      <w:pPr>
        <w:rPr>
          <w:color w:val="000000" w:themeColor="text1"/>
          <w:sz w:val="20"/>
          <w:szCs w:val="20"/>
          <w:lang w:val="en-IN"/>
        </w:rPr>
      </w:pPr>
    </w:p>
    <w:p w:rsidRPr="00CC0718" w:rsidR="00ED2087" w:rsidP="771DF2FE" w:rsidRDefault="00ED2087" w14:paraId="7BF582A3" w14:textId="77777777">
      <w:pPr>
        <w:rPr>
          <w:color w:val="000000" w:themeColor="text1"/>
          <w:sz w:val="20"/>
          <w:szCs w:val="20"/>
          <w:lang w:val="en-IN"/>
        </w:rPr>
      </w:pPr>
    </w:p>
    <w:p w:rsidRPr="00CC0718" w:rsidR="00ED2087" w:rsidP="771DF2FE" w:rsidRDefault="00ED2087" w14:paraId="1536ACF0" w14:textId="77777777">
      <w:pPr>
        <w:rPr>
          <w:color w:val="000000" w:themeColor="text1"/>
          <w:sz w:val="20"/>
          <w:szCs w:val="20"/>
          <w:lang w:val="en-IN"/>
        </w:rPr>
      </w:pPr>
    </w:p>
    <w:p w:rsidRPr="00CC0718" w:rsidR="5D3ECCAC" w:rsidP="771DF2FE" w:rsidRDefault="6595932F" w14:paraId="1029EE08" w14:textId="14A190A4">
      <w:pPr>
        <w:rPr>
          <w:color w:val="000000" w:themeColor="text1"/>
          <w:sz w:val="20"/>
          <w:szCs w:val="20"/>
          <w:lang w:val="en-US"/>
        </w:rPr>
      </w:pPr>
      <w:r w:rsidRPr="00CC0718">
        <w:rPr>
          <w:color w:val="000000" w:themeColor="text1"/>
          <w:sz w:val="20"/>
          <w:szCs w:val="20"/>
          <w:lang w:val="en-IN"/>
        </w:rPr>
        <w:t>3:18- P6</w:t>
      </w:r>
    </w:p>
    <w:p w:rsidRPr="00CC0718" w:rsidR="5D3ECCAC" w:rsidP="771DF2FE" w:rsidRDefault="5D3ECCAC" w14:paraId="20CD0CB8" w14:textId="5C09E2A4">
      <w:pPr>
        <w:jc w:val="both"/>
        <w:rPr>
          <w:color w:val="000000" w:themeColor="text1"/>
          <w:sz w:val="20"/>
          <w:szCs w:val="20"/>
          <w:lang w:val="en-US"/>
        </w:rPr>
      </w:pPr>
    </w:p>
    <w:p w:rsidRPr="00CC0718" w:rsidR="5D3ECCAC" w:rsidP="27D18D16" w:rsidRDefault="6155587D" w14:paraId="6A8321D4" w14:textId="0C72285B">
      <w:pPr>
        <w:rPr>
          <w:color w:val="000000" w:themeColor="text1"/>
          <w:sz w:val="20"/>
          <w:szCs w:val="20"/>
          <w:lang w:val="en-US"/>
        </w:rPr>
      </w:pPr>
      <w:r w:rsidRPr="00CC0718">
        <w:rPr>
          <w:color w:val="000000" w:themeColor="text1"/>
          <w:sz w:val="20"/>
          <w:szCs w:val="20"/>
          <w:lang w:val="en-IN"/>
        </w:rPr>
        <w:t>J</w:t>
      </w:r>
      <w:r w:rsidRPr="00CC0718" w:rsidR="6595932F">
        <w:rPr>
          <w:color w:val="000000" w:themeColor="text1"/>
          <w:sz w:val="20"/>
          <w:szCs w:val="20"/>
          <w:lang w:val="en-IN"/>
        </w:rPr>
        <w:t>ust this year, actually just this year like I haven't done it last year. This year would be like my starting but who are like part of exec they've probably been in the club for a longer time.</w:t>
      </w:r>
    </w:p>
    <w:p w:rsidRPr="00CC0718" w:rsidR="5D3ECCAC" w:rsidP="771DF2FE" w:rsidRDefault="5D3ECCAC" w14:paraId="52150641" w14:textId="64647862">
      <w:pPr>
        <w:jc w:val="both"/>
        <w:rPr>
          <w:color w:val="000000" w:themeColor="text1"/>
          <w:sz w:val="20"/>
          <w:szCs w:val="20"/>
          <w:lang w:val="en-US"/>
        </w:rPr>
      </w:pPr>
    </w:p>
    <w:p w:rsidRPr="00CC0718" w:rsidR="5D3ECCAC" w:rsidP="771DF2FE" w:rsidRDefault="6595932F" w14:paraId="5BEE1CD0" w14:textId="20E6AA66">
      <w:pPr>
        <w:rPr>
          <w:color w:val="000000" w:themeColor="text1"/>
          <w:sz w:val="20"/>
          <w:szCs w:val="20"/>
          <w:lang w:val="en-US"/>
        </w:rPr>
      </w:pPr>
      <w:r w:rsidRPr="00CC0718">
        <w:rPr>
          <w:color w:val="000000" w:themeColor="text1"/>
          <w:sz w:val="20"/>
          <w:szCs w:val="20"/>
          <w:lang w:val="en-IN"/>
        </w:rPr>
        <w:t>3:31- I3</w:t>
      </w:r>
    </w:p>
    <w:p w:rsidRPr="00CC0718" w:rsidR="5D3ECCAC" w:rsidP="771DF2FE" w:rsidRDefault="5D3ECCAC" w14:paraId="480E12A2" w14:textId="3AB65D66">
      <w:pPr>
        <w:jc w:val="both"/>
        <w:rPr>
          <w:color w:val="000000" w:themeColor="text1"/>
          <w:sz w:val="20"/>
          <w:szCs w:val="20"/>
          <w:lang w:val="en-US"/>
        </w:rPr>
      </w:pPr>
    </w:p>
    <w:p w:rsidRPr="00CC0718" w:rsidR="5D3ECCAC" w:rsidP="27D18D16" w:rsidRDefault="6595932F" w14:paraId="4FAE9ED4" w14:textId="5264B469">
      <w:pPr>
        <w:rPr>
          <w:color w:val="000000" w:themeColor="text1"/>
          <w:sz w:val="20"/>
          <w:szCs w:val="20"/>
          <w:lang w:val="en-US"/>
        </w:rPr>
      </w:pPr>
      <w:r w:rsidRPr="00CC0718">
        <w:rPr>
          <w:color w:val="000000" w:themeColor="text1"/>
          <w:sz w:val="20"/>
          <w:szCs w:val="20"/>
          <w:lang w:val="en-IN"/>
        </w:rPr>
        <w:t>So can you describe a bit more on the structure and composition of the club, like members, how are they placed? Or are there any people who are in marketing</w:t>
      </w:r>
      <w:r w:rsidRPr="00CC0718" w:rsidR="5DCC585D">
        <w:rPr>
          <w:color w:val="000000" w:themeColor="text1"/>
          <w:sz w:val="20"/>
          <w:szCs w:val="20"/>
          <w:lang w:val="en-IN"/>
        </w:rPr>
        <w:t xml:space="preserve"> </w:t>
      </w:r>
      <w:r w:rsidRPr="00CC0718">
        <w:rPr>
          <w:color w:val="000000" w:themeColor="text1"/>
          <w:sz w:val="20"/>
          <w:szCs w:val="20"/>
          <w:lang w:val="en-IN"/>
        </w:rPr>
        <w:t xml:space="preserve">and communications. </w:t>
      </w:r>
    </w:p>
    <w:p w:rsidRPr="00CC0718" w:rsidR="5D3ECCAC" w:rsidP="771DF2FE" w:rsidRDefault="5D3ECCAC" w14:paraId="52A22C57" w14:textId="6C028E07">
      <w:pPr>
        <w:jc w:val="both"/>
        <w:rPr>
          <w:color w:val="000000" w:themeColor="text1"/>
          <w:sz w:val="20"/>
          <w:szCs w:val="20"/>
          <w:lang w:val="en-US"/>
        </w:rPr>
      </w:pPr>
    </w:p>
    <w:p w:rsidRPr="00CC0718" w:rsidR="5D3ECCAC" w:rsidP="771DF2FE" w:rsidRDefault="6595932F" w14:paraId="120D0C0C" w14:textId="2EEC8B4B">
      <w:pPr>
        <w:rPr>
          <w:color w:val="000000" w:themeColor="text1"/>
          <w:sz w:val="20"/>
          <w:szCs w:val="20"/>
          <w:lang w:val="en-US"/>
        </w:rPr>
      </w:pPr>
      <w:r w:rsidRPr="00CC0718">
        <w:rPr>
          <w:color w:val="000000" w:themeColor="text1"/>
          <w:sz w:val="20"/>
          <w:szCs w:val="20"/>
          <w:lang w:val="en-IN"/>
        </w:rPr>
        <w:t>3:42- P6</w:t>
      </w:r>
    </w:p>
    <w:p w:rsidRPr="00CC0718" w:rsidR="5D3ECCAC" w:rsidP="771DF2FE" w:rsidRDefault="5D3ECCAC" w14:paraId="2D2E470D" w14:textId="48BC5658">
      <w:pPr>
        <w:jc w:val="both"/>
        <w:rPr>
          <w:color w:val="000000" w:themeColor="text1"/>
          <w:sz w:val="20"/>
          <w:szCs w:val="20"/>
          <w:lang w:val="en-US"/>
        </w:rPr>
      </w:pPr>
    </w:p>
    <w:p w:rsidRPr="00CC0718" w:rsidR="5D3ECCAC" w:rsidP="27D18D16" w:rsidRDefault="4833240A" w14:paraId="38EC6288" w14:textId="1C5896F5">
      <w:pPr>
        <w:rPr>
          <w:color w:val="000000" w:themeColor="text1"/>
          <w:sz w:val="20"/>
          <w:szCs w:val="20"/>
          <w:lang w:val="en-US"/>
        </w:rPr>
      </w:pPr>
      <w:r w:rsidRPr="00CC0718">
        <w:rPr>
          <w:color w:val="000000" w:themeColor="text1"/>
          <w:sz w:val="20"/>
          <w:szCs w:val="20"/>
          <w:lang w:val="en-IN"/>
        </w:rPr>
        <w:t xml:space="preserve">So </w:t>
      </w:r>
      <w:r w:rsidRPr="00CC0718" w:rsidR="6595932F">
        <w:rPr>
          <w:color w:val="000000" w:themeColor="text1"/>
          <w:sz w:val="20"/>
          <w:szCs w:val="20"/>
          <w:lang w:val="en-IN"/>
        </w:rPr>
        <w:t xml:space="preserve">marketing wise, I guess it's like, it depends on how you, like describe it, like, I guess, like, in terms of, like, the </w:t>
      </w:r>
      <w:proofErr w:type="spellStart"/>
      <w:r w:rsidRPr="00CC0718" w:rsidR="6595932F">
        <w:rPr>
          <w:color w:val="000000" w:themeColor="text1"/>
          <w:sz w:val="20"/>
          <w:szCs w:val="20"/>
          <w:lang w:val="en-IN"/>
        </w:rPr>
        <w:t>the</w:t>
      </w:r>
      <w:proofErr w:type="spellEnd"/>
      <w:r w:rsidRPr="00CC0718" w:rsidR="6595932F">
        <w:rPr>
          <w:color w:val="000000" w:themeColor="text1"/>
          <w:sz w:val="20"/>
          <w:szCs w:val="20"/>
          <w:lang w:val="en-IN"/>
        </w:rPr>
        <w:t xml:space="preserve"> social media, then that's me, like, I help with the fundraising and stuff. Then there's, like, the competition, like the choreography, choreography, choreographing, that like the production, I guess so, like the theme, like the video that you use in competitions. Like, that's the production manager. And like, I had a list of all the like exec things I can get into, but I feel like being wise, like I don't. I think, I guess I am the social media person.</w:t>
      </w:r>
    </w:p>
    <w:p w:rsidRPr="00CC0718" w:rsidR="5D3ECCAC" w:rsidP="771DF2FE" w:rsidRDefault="5D3ECCAC" w14:paraId="4AFFD6EF" w14:textId="22129DB6">
      <w:pPr>
        <w:jc w:val="both"/>
        <w:rPr>
          <w:color w:val="000000" w:themeColor="text1"/>
          <w:sz w:val="20"/>
          <w:szCs w:val="20"/>
          <w:lang w:val="en-US"/>
        </w:rPr>
      </w:pPr>
    </w:p>
    <w:p w:rsidRPr="00CC0718" w:rsidR="5D3ECCAC" w:rsidP="771DF2FE" w:rsidRDefault="6595932F" w14:paraId="12DC4421" w14:textId="7284E388">
      <w:pPr>
        <w:rPr>
          <w:color w:val="000000" w:themeColor="text1"/>
          <w:sz w:val="20"/>
          <w:szCs w:val="20"/>
          <w:lang w:val="en-US"/>
        </w:rPr>
      </w:pPr>
      <w:r w:rsidRPr="00CC0718">
        <w:rPr>
          <w:color w:val="000000" w:themeColor="text1"/>
          <w:sz w:val="20"/>
          <w:szCs w:val="20"/>
          <w:lang w:val="en-IN"/>
        </w:rPr>
        <w:t>4:26- I3</w:t>
      </w:r>
    </w:p>
    <w:p w:rsidRPr="00CC0718" w:rsidR="5D3ECCAC" w:rsidP="771DF2FE" w:rsidRDefault="5D3ECCAC" w14:paraId="4CF906E3" w14:textId="00115767">
      <w:pPr>
        <w:jc w:val="both"/>
        <w:rPr>
          <w:color w:val="000000" w:themeColor="text1"/>
          <w:sz w:val="20"/>
          <w:szCs w:val="20"/>
          <w:lang w:val="en-US"/>
        </w:rPr>
      </w:pPr>
    </w:p>
    <w:p w:rsidRPr="00CC0718" w:rsidR="5D3ECCAC" w:rsidP="27D18D16" w:rsidRDefault="6595932F" w14:paraId="7F1254F4" w14:textId="3F3E12BC">
      <w:pPr>
        <w:rPr>
          <w:color w:val="000000" w:themeColor="text1"/>
          <w:sz w:val="20"/>
          <w:szCs w:val="20"/>
          <w:lang w:val="en-IN"/>
        </w:rPr>
      </w:pPr>
      <w:r w:rsidRPr="00CC0718">
        <w:rPr>
          <w:color w:val="000000" w:themeColor="text1"/>
          <w:sz w:val="20"/>
          <w:szCs w:val="20"/>
          <w:lang w:val="en-IN"/>
        </w:rPr>
        <w:t xml:space="preserve">How, besides marketing, how is the club in general doing? What would be the structure of the club, the working style? </w:t>
      </w:r>
    </w:p>
    <w:p w:rsidRPr="00CC0718" w:rsidR="5D3ECCAC" w:rsidP="771DF2FE" w:rsidRDefault="5D3ECCAC" w14:paraId="5ADEB010" w14:textId="64305EF5">
      <w:pPr>
        <w:jc w:val="both"/>
        <w:rPr>
          <w:color w:val="000000" w:themeColor="text1"/>
          <w:sz w:val="20"/>
          <w:szCs w:val="20"/>
          <w:lang w:val="en-US"/>
        </w:rPr>
      </w:pPr>
    </w:p>
    <w:p w:rsidRPr="00CC0718" w:rsidR="5D3ECCAC" w:rsidP="771DF2FE" w:rsidRDefault="6595932F" w14:paraId="02C5E0AC" w14:textId="411B6263">
      <w:pPr>
        <w:rPr>
          <w:color w:val="000000" w:themeColor="text1"/>
          <w:sz w:val="20"/>
          <w:szCs w:val="20"/>
          <w:lang w:val="en-US"/>
        </w:rPr>
      </w:pPr>
      <w:r w:rsidRPr="00CC0718">
        <w:rPr>
          <w:color w:val="000000" w:themeColor="text1"/>
          <w:sz w:val="20"/>
          <w:szCs w:val="20"/>
          <w:lang w:val="en-IN"/>
        </w:rPr>
        <w:t>4:37- P6</w:t>
      </w:r>
    </w:p>
    <w:p w:rsidRPr="00CC0718" w:rsidR="5D3ECCAC" w:rsidP="771DF2FE" w:rsidRDefault="5D3ECCAC" w14:paraId="3353C85D" w14:textId="04E4C830">
      <w:pPr>
        <w:jc w:val="both"/>
        <w:rPr>
          <w:color w:val="000000" w:themeColor="text1"/>
          <w:sz w:val="20"/>
          <w:szCs w:val="20"/>
          <w:lang w:val="en-US"/>
        </w:rPr>
      </w:pPr>
    </w:p>
    <w:p w:rsidRPr="00CC0718" w:rsidR="5D3ECCAC" w:rsidP="27D18D16" w:rsidRDefault="7A5D44A0" w14:paraId="17F2BBA6" w14:textId="433E065D">
      <w:pPr>
        <w:rPr>
          <w:color w:val="000000" w:themeColor="text1"/>
          <w:sz w:val="20"/>
          <w:szCs w:val="20"/>
          <w:lang w:val="en-US"/>
        </w:rPr>
      </w:pPr>
      <w:r w:rsidRPr="00CC0718">
        <w:rPr>
          <w:color w:val="000000" w:themeColor="text1"/>
          <w:sz w:val="20"/>
          <w:szCs w:val="20"/>
          <w:lang w:val="en-IN"/>
        </w:rPr>
        <w:t>Yeah, so  w</w:t>
      </w:r>
      <w:r w:rsidRPr="00CC0718" w:rsidR="08BA8D51">
        <w:rPr>
          <w:color w:val="000000" w:themeColor="text1"/>
          <w:sz w:val="20"/>
          <w:szCs w:val="20"/>
          <w:lang w:val="en-IN"/>
        </w:rPr>
        <w:t>e</w:t>
      </w:r>
      <w:r w:rsidRPr="00CC0718" w:rsidR="6595932F">
        <w:rPr>
          <w:color w:val="000000" w:themeColor="text1"/>
          <w:sz w:val="20"/>
          <w:szCs w:val="20"/>
          <w:lang w:val="en-IN"/>
        </w:rPr>
        <w:t xml:space="preserve"> have a slack to like, communicate with each other. Okay, got it. There's 10 people in in the exact net for we have the two captains, we have the two directors. We have a fundraising chair, oh, fundraising chair. We have a competition coordinator, we have a treasurer, a secretary, and then the production manager. Okay, so that's like, basically the leader, leadership Executive Board of the team, and then we have all the general members. But for that, you need to, like, try out to, like, get into the team. I didn't really try out because I'm not a dancer, so I the way the people are elected in the team is we have an election the year before, and then you kind of get voted in based on, like, the speeches that you do.</w:t>
      </w:r>
    </w:p>
    <w:p w:rsidRPr="00CC0718" w:rsidR="5D3ECCAC" w:rsidP="771DF2FE" w:rsidRDefault="5D3ECCAC" w14:paraId="4C538796" w14:textId="5D936546">
      <w:pPr>
        <w:jc w:val="both"/>
        <w:rPr>
          <w:color w:val="000000" w:themeColor="text1"/>
          <w:sz w:val="20"/>
          <w:szCs w:val="20"/>
          <w:lang w:val="en-US"/>
        </w:rPr>
      </w:pPr>
    </w:p>
    <w:p w:rsidRPr="00CC0718" w:rsidR="5D3ECCAC" w:rsidP="771DF2FE" w:rsidRDefault="6595932F" w14:paraId="3F6FC01E" w14:textId="7D12A0F3">
      <w:pPr>
        <w:rPr>
          <w:color w:val="000000" w:themeColor="text1"/>
          <w:sz w:val="20"/>
          <w:szCs w:val="20"/>
          <w:lang w:val="en-US"/>
        </w:rPr>
      </w:pPr>
      <w:r w:rsidRPr="00CC0718">
        <w:rPr>
          <w:color w:val="000000" w:themeColor="text1"/>
          <w:sz w:val="20"/>
          <w:szCs w:val="20"/>
          <w:lang w:val="en-IN"/>
        </w:rPr>
        <w:t>5:30- I3</w:t>
      </w:r>
    </w:p>
    <w:p w:rsidRPr="00CC0718" w:rsidR="5D3ECCAC" w:rsidP="771DF2FE" w:rsidRDefault="5D3ECCAC" w14:paraId="229A86BD" w14:textId="6160CD62">
      <w:pPr>
        <w:jc w:val="both"/>
        <w:rPr>
          <w:color w:val="000000" w:themeColor="text1"/>
          <w:sz w:val="20"/>
          <w:szCs w:val="20"/>
          <w:lang w:val="en-US"/>
        </w:rPr>
      </w:pPr>
    </w:p>
    <w:p w:rsidRPr="00CC0718" w:rsidR="5D3ECCAC" w:rsidP="27D18D16" w:rsidRDefault="6595932F" w14:paraId="540B483F" w14:textId="65B23662">
      <w:pPr>
        <w:rPr>
          <w:color w:val="000000" w:themeColor="text1"/>
          <w:sz w:val="20"/>
          <w:szCs w:val="20"/>
          <w:lang w:val="en-US"/>
        </w:rPr>
      </w:pPr>
      <w:r w:rsidRPr="00CC0718">
        <w:rPr>
          <w:color w:val="000000" w:themeColor="text1"/>
          <w:sz w:val="20"/>
          <w:szCs w:val="20"/>
          <w:lang w:val="en-IN"/>
        </w:rPr>
        <w:t>So what part of your interest was there that you joined</w:t>
      </w:r>
      <w:r w:rsidRPr="00CC0718" w:rsidR="7508BD7B">
        <w:rPr>
          <w:color w:val="000000" w:themeColor="text1"/>
          <w:sz w:val="20"/>
          <w:szCs w:val="20"/>
          <w:lang w:val="en-IN"/>
        </w:rPr>
        <w:t>?</w:t>
      </w:r>
    </w:p>
    <w:p w:rsidRPr="00CC0718" w:rsidR="5D3ECCAC" w:rsidP="771DF2FE" w:rsidRDefault="5D3ECCAC" w14:paraId="13234F5E" w14:textId="01B3A1B4">
      <w:pPr>
        <w:jc w:val="both"/>
        <w:rPr>
          <w:color w:val="000000" w:themeColor="text1"/>
          <w:sz w:val="20"/>
          <w:szCs w:val="20"/>
          <w:lang w:val="en-US"/>
        </w:rPr>
      </w:pPr>
    </w:p>
    <w:p w:rsidRPr="00CC0718" w:rsidR="5D3ECCAC" w:rsidP="771DF2FE" w:rsidRDefault="6595932F" w14:paraId="72B2D44E" w14:textId="508BEB24">
      <w:pPr>
        <w:rPr>
          <w:color w:val="000000" w:themeColor="text1"/>
          <w:sz w:val="20"/>
          <w:szCs w:val="20"/>
          <w:lang w:val="en-US"/>
        </w:rPr>
      </w:pPr>
      <w:r w:rsidRPr="00CC0718">
        <w:rPr>
          <w:color w:val="000000" w:themeColor="text1"/>
          <w:sz w:val="20"/>
          <w:szCs w:val="20"/>
          <w:lang w:val="en-IN"/>
        </w:rPr>
        <w:t>5:33- P6</w:t>
      </w:r>
    </w:p>
    <w:p w:rsidRPr="00CC0718" w:rsidR="5D3ECCAC" w:rsidP="771DF2FE" w:rsidRDefault="5D3ECCAC" w14:paraId="414BE9F7" w14:textId="40B4EEE2">
      <w:pPr>
        <w:jc w:val="both"/>
        <w:rPr>
          <w:color w:val="000000" w:themeColor="text1"/>
          <w:sz w:val="20"/>
          <w:szCs w:val="20"/>
          <w:lang w:val="en-US"/>
        </w:rPr>
      </w:pPr>
    </w:p>
    <w:p w:rsidRPr="00CC0718" w:rsidR="5D3ECCAC" w:rsidP="27D18D16" w:rsidRDefault="7DDC22A2" w14:paraId="22147FE9" w14:textId="46B944C1">
      <w:pPr>
        <w:rPr>
          <w:color w:val="000000" w:themeColor="text1"/>
          <w:sz w:val="20"/>
          <w:szCs w:val="20"/>
          <w:lang w:val="en-US"/>
        </w:rPr>
      </w:pPr>
      <w:r w:rsidRPr="00CC0718">
        <w:rPr>
          <w:color w:val="000000" w:themeColor="text1"/>
          <w:sz w:val="20"/>
          <w:szCs w:val="20"/>
          <w:lang w:val="en-IN"/>
        </w:rPr>
        <w:t>T</w:t>
      </w:r>
      <w:r w:rsidRPr="00CC0718" w:rsidR="6595932F">
        <w:rPr>
          <w:color w:val="000000" w:themeColor="text1"/>
          <w:sz w:val="20"/>
          <w:szCs w:val="20"/>
          <w:lang w:val="en-IN"/>
        </w:rPr>
        <w:t>his</w:t>
      </w:r>
      <w:r w:rsidRPr="00CC0718" w:rsidR="470D2811">
        <w:rPr>
          <w:color w:val="000000" w:themeColor="text1"/>
          <w:sz w:val="20"/>
          <w:szCs w:val="20"/>
          <w:lang w:val="en-IN"/>
        </w:rPr>
        <w:t>,</w:t>
      </w:r>
      <w:r w:rsidRPr="00CC0718" w:rsidR="6595932F">
        <w:rPr>
          <w:color w:val="000000" w:themeColor="text1"/>
          <w:sz w:val="20"/>
          <w:szCs w:val="20"/>
          <w:lang w:val="en-IN"/>
        </w:rPr>
        <w:t xml:space="preserve"> I do a lot of I've done a lot of PR roles in the past, like I for I don't know if you've heard, like the club's face the society of agent scientists, yes, yeah, I they had a whole senior banquet end of the year, and usually they pick four members for that committee. And so that's only one term, one </w:t>
      </w:r>
      <w:proofErr w:type="spellStart"/>
      <w:r w:rsidRPr="00CC0718" w:rsidR="6595932F">
        <w:rPr>
          <w:color w:val="000000" w:themeColor="text1"/>
          <w:sz w:val="20"/>
          <w:szCs w:val="20"/>
          <w:lang w:val="en-IN"/>
        </w:rPr>
        <w:t>one</w:t>
      </w:r>
      <w:proofErr w:type="spellEnd"/>
      <w:r w:rsidRPr="00CC0718" w:rsidR="6595932F">
        <w:rPr>
          <w:color w:val="000000" w:themeColor="text1"/>
          <w:sz w:val="20"/>
          <w:szCs w:val="20"/>
          <w:lang w:val="en-IN"/>
        </w:rPr>
        <w:t xml:space="preserve"> and a half terms, and I was the PR chair for that committee. That was the first time I've ever done something like that. And then the second time is something I'm still doing right now, is the woman in computer science, PR tier two. So because I have so many PR experience, I got PR again. I think, I think I tried out for both PR and secretary, but I don't have as much. So, okay,</w:t>
      </w:r>
    </w:p>
    <w:p w:rsidRPr="00CC0718" w:rsidR="5D3ECCAC" w:rsidP="771DF2FE" w:rsidRDefault="5D3ECCAC" w14:paraId="75C57892" w14:textId="28C46B1B">
      <w:pPr>
        <w:jc w:val="both"/>
        <w:rPr>
          <w:color w:val="000000" w:themeColor="text1"/>
          <w:sz w:val="20"/>
          <w:szCs w:val="20"/>
          <w:lang w:val="en-US"/>
        </w:rPr>
      </w:pPr>
    </w:p>
    <w:p w:rsidRPr="00CC0718" w:rsidR="5D3ECCAC" w:rsidP="771DF2FE" w:rsidRDefault="6595932F" w14:paraId="53C1F2B7" w14:textId="436DEFCA">
      <w:pPr>
        <w:rPr>
          <w:color w:val="000000" w:themeColor="text1"/>
          <w:sz w:val="20"/>
          <w:szCs w:val="20"/>
          <w:lang w:val="en-US"/>
        </w:rPr>
      </w:pPr>
      <w:r w:rsidRPr="00CC0718">
        <w:rPr>
          <w:color w:val="000000" w:themeColor="text1"/>
          <w:sz w:val="20"/>
          <w:szCs w:val="20"/>
          <w:lang w:val="en-IN"/>
        </w:rPr>
        <w:t>6:23- I3</w:t>
      </w:r>
    </w:p>
    <w:p w:rsidRPr="00CC0718" w:rsidR="5D3ECCAC" w:rsidP="771DF2FE" w:rsidRDefault="5D3ECCAC" w14:paraId="76B0B2B0" w14:textId="4C9AEA2B">
      <w:pPr>
        <w:jc w:val="both"/>
        <w:rPr>
          <w:color w:val="000000" w:themeColor="text1"/>
          <w:sz w:val="20"/>
          <w:szCs w:val="20"/>
          <w:lang w:val="en-US"/>
        </w:rPr>
      </w:pPr>
    </w:p>
    <w:p w:rsidRPr="00CC0718" w:rsidR="5D3ECCAC" w:rsidP="27D18D16" w:rsidRDefault="4A7AE4C6" w14:paraId="132DF098" w14:textId="15104396">
      <w:pPr>
        <w:rPr>
          <w:color w:val="000000" w:themeColor="text1"/>
          <w:sz w:val="20"/>
          <w:szCs w:val="20"/>
          <w:lang w:val="en-US"/>
        </w:rPr>
      </w:pPr>
      <w:r w:rsidRPr="00CC0718">
        <w:rPr>
          <w:color w:val="000000" w:themeColor="text1"/>
          <w:sz w:val="20"/>
          <w:szCs w:val="20"/>
          <w:lang w:val="en-IN"/>
        </w:rPr>
        <w:t>W</w:t>
      </w:r>
      <w:r w:rsidRPr="00CC0718" w:rsidR="6595932F">
        <w:rPr>
          <w:color w:val="000000" w:themeColor="text1"/>
          <w:sz w:val="20"/>
          <w:szCs w:val="20"/>
          <w:lang w:val="en-IN"/>
        </w:rPr>
        <w:t>hat are the primary goals your club aims to accomplish, both in terms of its mission and its activities.</w:t>
      </w:r>
    </w:p>
    <w:p w:rsidRPr="00CC0718" w:rsidR="5D3ECCAC" w:rsidP="771DF2FE" w:rsidRDefault="5D3ECCAC" w14:paraId="4B3464C7" w14:textId="2F183F49">
      <w:pPr>
        <w:jc w:val="both"/>
        <w:rPr>
          <w:color w:val="000000" w:themeColor="text1"/>
          <w:sz w:val="20"/>
          <w:szCs w:val="20"/>
          <w:lang w:val="en-US"/>
        </w:rPr>
      </w:pPr>
    </w:p>
    <w:p w:rsidRPr="00CC0718" w:rsidR="5D3ECCAC" w:rsidP="771DF2FE" w:rsidRDefault="6595932F" w14:paraId="50727C73" w14:textId="0B205072">
      <w:pPr>
        <w:rPr>
          <w:color w:val="000000" w:themeColor="text1"/>
          <w:sz w:val="20"/>
          <w:szCs w:val="20"/>
          <w:lang w:val="en-US"/>
        </w:rPr>
      </w:pPr>
      <w:r w:rsidRPr="00CC0718">
        <w:rPr>
          <w:color w:val="000000" w:themeColor="text1"/>
          <w:sz w:val="20"/>
          <w:szCs w:val="20"/>
          <w:lang w:val="en-IN"/>
        </w:rPr>
        <w:t>6:30- P6</w:t>
      </w:r>
    </w:p>
    <w:p w:rsidRPr="00CC0718" w:rsidR="5D3ECCAC" w:rsidP="771DF2FE" w:rsidRDefault="5D3ECCAC" w14:paraId="2D57C00C" w14:textId="2F86EBED">
      <w:pPr>
        <w:jc w:val="both"/>
        <w:rPr>
          <w:color w:val="000000" w:themeColor="text1"/>
          <w:sz w:val="20"/>
          <w:szCs w:val="20"/>
          <w:lang w:val="en-US"/>
        </w:rPr>
      </w:pPr>
    </w:p>
    <w:p w:rsidRPr="00CC0718" w:rsidR="5D3ECCAC" w:rsidP="771DF2FE" w:rsidRDefault="6595932F" w14:paraId="72977584" w14:textId="566817A9">
      <w:pPr>
        <w:jc w:val="both"/>
        <w:rPr>
          <w:color w:val="000000" w:themeColor="text1"/>
          <w:sz w:val="20"/>
          <w:szCs w:val="20"/>
          <w:lang w:val="en-US"/>
        </w:rPr>
      </w:pPr>
      <w:r w:rsidRPr="00CC0718">
        <w:rPr>
          <w:color w:val="000000" w:themeColor="text1"/>
          <w:sz w:val="20"/>
          <w:szCs w:val="20"/>
          <w:lang w:val="en-IN"/>
        </w:rPr>
        <w:t xml:space="preserve">I guess it's just like a space for people to, like, learn, like fusion dance and like, go compete in competitions. Usually anyone can try out, really, like we have, we've had </w:t>
      </w:r>
      <w:proofErr w:type="spellStart"/>
      <w:r w:rsidRPr="00CC0718">
        <w:rPr>
          <w:color w:val="000000" w:themeColor="text1"/>
          <w:sz w:val="20"/>
          <w:szCs w:val="20"/>
          <w:lang w:val="en-IN"/>
        </w:rPr>
        <w:t>non Indian</w:t>
      </w:r>
      <w:proofErr w:type="spellEnd"/>
      <w:r w:rsidRPr="00CC0718">
        <w:rPr>
          <w:color w:val="000000" w:themeColor="text1"/>
          <w:sz w:val="20"/>
          <w:szCs w:val="20"/>
          <w:lang w:val="en-IN"/>
        </w:rPr>
        <w:t xml:space="preserve"> members, like, in the club, but it all depends on interest. But they still have to, like, go through </w:t>
      </w:r>
      <w:proofErr w:type="spellStart"/>
      <w:r w:rsidRPr="00CC0718">
        <w:rPr>
          <w:color w:val="000000" w:themeColor="text1"/>
          <w:sz w:val="20"/>
          <w:szCs w:val="20"/>
          <w:lang w:val="en-IN"/>
        </w:rPr>
        <w:t>tryouts</w:t>
      </w:r>
      <w:proofErr w:type="spellEnd"/>
      <w:r w:rsidRPr="00CC0718">
        <w:rPr>
          <w:color w:val="000000" w:themeColor="text1"/>
          <w:sz w:val="20"/>
          <w:szCs w:val="20"/>
          <w:lang w:val="en-IN"/>
        </w:rPr>
        <w:t xml:space="preserve"> and stuff and see, like, if they're able to be on the team. But I guess, like, yeah, we the whole thing is, like, they go to these there's a whole like, DDN competitions are good for, like, Indian dance teams around the country, and so we try to, like, compete in those type of competitions. And it's not just for those competitions either. It's like, there's the showcases that other schools might do, I know, like Harvard does, like a Harvard grown up, like they do a showcase at so regular was like planning, like they've done it in the past before, where they perform there, and it's not just dance they do. It's like a showcase for a lot of different things. But if my point is that if they don't just go to, like the school as well, when people ask them to perform at events too, so I guess there's, like a there's a lot of things that you can do, or there's a lot of places you can perform at with REG.</w:t>
      </w:r>
    </w:p>
    <w:p w:rsidRPr="00CC0718" w:rsidR="5D3ECCAC" w:rsidP="771DF2FE" w:rsidRDefault="5D3ECCAC" w14:paraId="0FC5E1E3" w14:textId="2DF1A44B">
      <w:pPr>
        <w:jc w:val="both"/>
        <w:rPr>
          <w:color w:val="000000" w:themeColor="text1"/>
          <w:sz w:val="20"/>
          <w:szCs w:val="20"/>
          <w:lang w:val="en-US"/>
        </w:rPr>
      </w:pPr>
    </w:p>
    <w:p w:rsidRPr="00CC0718" w:rsidR="5D3ECCAC" w:rsidP="771DF2FE" w:rsidRDefault="6595932F" w14:paraId="2F584C02" w14:textId="3F6DECA4">
      <w:pPr>
        <w:rPr>
          <w:color w:val="000000" w:themeColor="text1"/>
          <w:sz w:val="20"/>
          <w:szCs w:val="20"/>
          <w:lang w:val="en-US"/>
        </w:rPr>
      </w:pPr>
      <w:r w:rsidRPr="00CC0718">
        <w:rPr>
          <w:color w:val="000000" w:themeColor="text1"/>
          <w:sz w:val="20"/>
          <w:szCs w:val="20"/>
          <w:lang w:val="en-IN"/>
        </w:rPr>
        <w:t>8:02- I3</w:t>
      </w:r>
    </w:p>
    <w:p w:rsidRPr="00CC0718" w:rsidR="5D3ECCAC" w:rsidP="771DF2FE" w:rsidRDefault="5D3ECCAC" w14:paraId="44D494A8" w14:textId="1F15401A">
      <w:pPr>
        <w:jc w:val="both"/>
        <w:rPr>
          <w:color w:val="000000" w:themeColor="text1"/>
          <w:sz w:val="20"/>
          <w:szCs w:val="20"/>
          <w:lang w:val="en-US"/>
        </w:rPr>
      </w:pPr>
    </w:p>
    <w:p w:rsidRPr="00CC0718" w:rsidR="5D3ECCAC" w:rsidP="27D18D16" w:rsidRDefault="6595932F" w14:paraId="357CDF7F" w14:textId="710D4397">
      <w:pPr>
        <w:rPr>
          <w:color w:val="000000" w:themeColor="text1"/>
          <w:sz w:val="20"/>
          <w:szCs w:val="20"/>
          <w:lang w:val="en-US"/>
        </w:rPr>
      </w:pPr>
      <w:r w:rsidRPr="00CC0718">
        <w:rPr>
          <w:color w:val="000000" w:themeColor="text1"/>
          <w:sz w:val="20"/>
          <w:szCs w:val="20"/>
          <w:lang w:val="en-IN"/>
        </w:rPr>
        <w:t>And what specific tasks are you undertaking to achieve your clubs overall goals, what other duties</w:t>
      </w:r>
      <w:r w:rsidRPr="00CC0718" w:rsidR="50C098A7">
        <w:rPr>
          <w:color w:val="000000" w:themeColor="text1"/>
          <w:sz w:val="20"/>
          <w:szCs w:val="20"/>
          <w:lang w:val="en-IN"/>
        </w:rPr>
        <w:t>?</w:t>
      </w:r>
    </w:p>
    <w:p w:rsidRPr="00CC0718" w:rsidR="5D3ECCAC" w:rsidP="771DF2FE" w:rsidRDefault="5D3ECCAC" w14:paraId="7461AF70" w14:textId="5C7E6FEA">
      <w:pPr>
        <w:jc w:val="both"/>
        <w:rPr>
          <w:color w:val="000000" w:themeColor="text1"/>
          <w:sz w:val="20"/>
          <w:szCs w:val="20"/>
          <w:lang w:val="en-US"/>
        </w:rPr>
      </w:pPr>
    </w:p>
    <w:p w:rsidRPr="00CC0718" w:rsidR="5D3ECCAC" w:rsidP="771DF2FE" w:rsidRDefault="6595932F" w14:paraId="36A0C54C" w14:textId="250EE1C6">
      <w:pPr>
        <w:rPr>
          <w:color w:val="000000" w:themeColor="text1"/>
          <w:sz w:val="20"/>
          <w:szCs w:val="20"/>
          <w:lang w:val="en-US"/>
        </w:rPr>
      </w:pPr>
      <w:r w:rsidRPr="00CC0718">
        <w:rPr>
          <w:color w:val="000000" w:themeColor="text1"/>
          <w:sz w:val="20"/>
          <w:szCs w:val="20"/>
          <w:lang w:val="en-IN"/>
        </w:rPr>
        <w:t>8:12- P6</w:t>
      </w:r>
    </w:p>
    <w:p w:rsidRPr="00CC0718" w:rsidR="5D3ECCAC" w:rsidP="771DF2FE" w:rsidRDefault="5D3ECCAC" w14:paraId="2E23364D" w14:textId="1961F08B">
      <w:pPr>
        <w:jc w:val="both"/>
        <w:rPr>
          <w:color w:val="000000" w:themeColor="text1"/>
          <w:sz w:val="20"/>
          <w:szCs w:val="20"/>
          <w:lang w:val="en-US"/>
        </w:rPr>
      </w:pPr>
    </w:p>
    <w:p w:rsidRPr="00CC0718" w:rsidR="5D3ECCAC" w:rsidP="27D18D16" w:rsidRDefault="4C3446E4" w14:paraId="34984001" w14:textId="25CCFF01">
      <w:pPr>
        <w:rPr>
          <w:color w:val="000000" w:themeColor="text1"/>
          <w:sz w:val="20"/>
          <w:szCs w:val="20"/>
          <w:lang w:val="en-US"/>
        </w:rPr>
      </w:pPr>
      <w:r w:rsidRPr="00CC0718">
        <w:rPr>
          <w:color w:val="000000" w:themeColor="text1"/>
          <w:sz w:val="20"/>
          <w:szCs w:val="20"/>
          <w:lang w:val="en-IN"/>
        </w:rPr>
        <w:t xml:space="preserve">Yes, </w:t>
      </w:r>
      <w:r w:rsidRPr="00CC0718" w:rsidR="6595932F">
        <w:rPr>
          <w:color w:val="000000" w:themeColor="text1"/>
          <w:sz w:val="20"/>
          <w:szCs w:val="20"/>
          <w:lang w:val="en-IN"/>
        </w:rPr>
        <w:t xml:space="preserve">I mean, like I said, I hope, like, promote the teams, get more people to like, kind of get to know the team. When I was talking to the members about, like, oh, like, what to talk about this interview, at least one of some people mentioned the fact that people in the school sometimes don't really, aren't really aware of the presence of regular within the campus, which I feel like we </w:t>
      </w:r>
      <w:proofErr w:type="spellStart"/>
      <w:r w:rsidRPr="00CC0718" w:rsidR="6595932F">
        <w:rPr>
          <w:color w:val="000000" w:themeColor="text1"/>
          <w:sz w:val="20"/>
          <w:szCs w:val="20"/>
          <w:lang w:val="en-IN"/>
        </w:rPr>
        <w:t>we</w:t>
      </w:r>
      <w:proofErr w:type="spellEnd"/>
      <w:r w:rsidRPr="00CC0718" w:rsidR="6595932F">
        <w:rPr>
          <w:color w:val="000000" w:themeColor="text1"/>
          <w:sz w:val="20"/>
          <w:szCs w:val="20"/>
          <w:lang w:val="en-IN"/>
        </w:rPr>
        <w:t xml:space="preserve"> perform at a lot of events. But maybe there is some people who maybe don't go to those type of events, where they're still confused on what regular is as a team</w:t>
      </w:r>
      <w:r w:rsidRPr="00CC0718" w:rsidR="5EDC43E6">
        <w:rPr>
          <w:color w:val="000000" w:themeColor="text1"/>
          <w:sz w:val="20"/>
          <w:szCs w:val="20"/>
          <w:lang w:val="en-IN"/>
        </w:rPr>
        <w:t>.</w:t>
      </w:r>
    </w:p>
    <w:p w:rsidRPr="00CC0718" w:rsidR="27D18D16" w:rsidP="27D18D16" w:rsidRDefault="27D18D16" w14:paraId="524F16B1" w14:textId="2F829848">
      <w:pPr>
        <w:rPr>
          <w:color w:val="000000" w:themeColor="text1"/>
          <w:sz w:val="20"/>
          <w:szCs w:val="20"/>
          <w:lang w:val="en-IN"/>
        </w:rPr>
      </w:pPr>
    </w:p>
    <w:p w:rsidRPr="00CC0718" w:rsidR="5D3ECCAC" w:rsidP="771DF2FE" w:rsidRDefault="6595932F" w14:paraId="06FC6739" w14:textId="211B642B">
      <w:pPr>
        <w:rPr>
          <w:color w:val="000000" w:themeColor="text1"/>
          <w:sz w:val="20"/>
          <w:szCs w:val="20"/>
          <w:lang w:val="en-US"/>
        </w:rPr>
      </w:pPr>
      <w:r w:rsidRPr="00CC0718">
        <w:rPr>
          <w:color w:val="000000" w:themeColor="text1"/>
          <w:sz w:val="20"/>
          <w:szCs w:val="20"/>
          <w:lang w:val="en-IN"/>
        </w:rPr>
        <w:t>8:44- I3</w:t>
      </w:r>
    </w:p>
    <w:p w:rsidRPr="00CC0718" w:rsidR="5D3ECCAC" w:rsidP="771DF2FE" w:rsidRDefault="5D3ECCAC" w14:paraId="6A45DE1D" w14:textId="41974114">
      <w:pPr>
        <w:jc w:val="both"/>
        <w:rPr>
          <w:color w:val="000000" w:themeColor="text1"/>
          <w:sz w:val="20"/>
          <w:szCs w:val="20"/>
          <w:lang w:val="en-US"/>
        </w:rPr>
      </w:pPr>
    </w:p>
    <w:p w:rsidRPr="00CC0718" w:rsidR="5D3ECCAC" w:rsidP="27D18D16" w:rsidRDefault="72163C2D" w14:paraId="0C58797C" w14:textId="12CCF62C">
      <w:pPr>
        <w:rPr>
          <w:color w:val="000000" w:themeColor="text1"/>
          <w:sz w:val="20"/>
          <w:szCs w:val="20"/>
          <w:lang w:val="en-US"/>
        </w:rPr>
      </w:pPr>
      <w:r w:rsidRPr="00CC0718">
        <w:rPr>
          <w:color w:val="000000" w:themeColor="text1"/>
          <w:sz w:val="20"/>
          <w:szCs w:val="20"/>
          <w:lang w:val="en-IN"/>
        </w:rPr>
        <w:t>What d</w:t>
      </w:r>
      <w:r w:rsidRPr="00CC0718" w:rsidR="6595932F">
        <w:rPr>
          <w:color w:val="000000" w:themeColor="text1"/>
          <w:sz w:val="20"/>
          <w:szCs w:val="20"/>
          <w:lang w:val="en-IN"/>
        </w:rPr>
        <w:t>o</w:t>
      </w:r>
      <w:r w:rsidRPr="00CC0718" w:rsidR="34D14B77">
        <w:rPr>
          <w:color w:val="000000" w:themeColor="text1"/>
          <w:sz w:val="20"/>
          <w:szCs w:val="20"/>
          <w:lang w:val="en-IN"/>
        </w:rPr>
        <w:t xml:space="preserve"> you do to</w:t>
      </w:r>
      <w:r w:rsidRPr="00CC0718" w:rsidR="6595932F">
        <w:rPr>
          <w:color w:val="000000" w:themeColor="text1"/>
          <w:sz w:val="20"/>
          <w:szCs w:val="20"/>
          <w:lang w:val="en-IN"/>
        </w:rPr>
        <w:t xml:space="preserve"> attract new members in te</w:t>
      </w:r>
      <w:r w:rsidRPr="00CC0718" w:rsidR="193DC5FE">
        <w:rPr>
          <w:color w:val="000000" w:themeColor="text1"/>
          <w:sz w:val="20"/>
          <w:szCs w:val="20"/>
          <w:lang w:val="en-IN"/>
        </w:rPr>
        <w:t>a</w:t>
      </w:r>
      <w:r w:rsidRPr="00CC0718" w:rsidR="6595932F">
        <w:rPr>
          <w:color w:val="000000" w:themeColor="text1"/>
          <w:sz w:val="20"/>
          <w:szCs w:val="20"/>
          <w:lang w:val="en-IN"/>
        </w:rPr>
        <w:t>ms</w:t>
      </w:r>
      <w:r w:rsidRPr="00CC0718" w:rsidR="31A33E4D">
        <w:rPr>
          <w:color w:val="000000" w:themeColor="text1"/>
          <w:sz w:val="20"/>
          <w:szCs w:val="20"/>
          <w:lang w:val="en-IN"/>
        </w:rPr>
        <w:t>?</w:t>
      </w:r>
    </w:p>
    <w:p w:rsidRPr="00CC0718" w:rsidR="5D3ECCAC" w:rsidP="771DF2FE" w:rsidRDefault="5D3ECCAC" w14:paraId="61611630" w14:textId="4D1B0C9A">
      <w:pPr>
        <w:jc w:val="both"/>
        <w:rPr>
          <w:color w:val="000000" w:themeColor="text1"/>
          <w:sz w:val="20"/>
          <w:szCs w:val="20"/>
          <w:lang w:val="en-US"/>
        </w:rPr>
      </w:pPr>
    </w:p>
    <w:p w:rsidRPr="00CC0718" w:rsidR="5D3ECCAC" w:rsidP="771DF2FE" w:rsidRDefault="6595932F" w14:paraId="503CA723" w14:textId="3AC84382">
      <w:pPr>
        <w:rPr>
          <w:color w:val="000000" w:themeColor="text1"/>
          <w:sz w:val="20"/>
          <w:szCs w:val="20"/>
          <w:lang w:val="en-US"/>
        </w:rPr>
      </w:pPr>
      <w:r w:rsidRPr="00CC0718">
        <w:rPr>
          <w:color w:val="000000" w:themeColor="text1"/>
          <w:sz w:val="20"/>
          <w:szCs w:val="20"/>
          <w:lang w:val="en-IN"/>
        </w:rPr>
        <w:t>8:47- P6</w:t>
      </w:r>
    </w:p>
    <w:p w:rsidRPr="00CC0718" w:rsidR="5D3ECCAC" w:rsidP="771DF2FE" w:rsidRDefault="5D3ECCAC" w14:paraId="30444302" w14:textId="1CEE3742">
      <w:pPr>
        <w:jc w:val="both"/>
        <w:rPr>
          <w:color w:val="000000" w:themeColor="text1"/>
          <w:sz w:val="20"/>
          <w:szCs w:val="20"/>
          <w:lang w:val="en-US"/>
        </w:rPr>
      </w:pPr>
    </w:p>
    <w:p w:rsidRPr="00CC0718" w:rsidR="5D3ECCAC" w:rsidP="27D18D16" w:rsidRDefault="40BA79C7" w14:paraId="3B52A872" w14:textId="0E4614EB">
      <w:pPr>
        <w:rPr>
          <w:color w:val="000000" w:themeColor="text1"/>
          <w:sz w:val="20"/>
          <w:szCs w:val="20"/>
          <w:lang w:val="en-US"/>
        </w:rPr>
      </w:pPr>
      <w:r w:rsidRPr="00CC0718">
        <w:rPr>
          <w:color w:val="000000" w:themeColor="text1"/>
          <w:sz w:val="20"/>
          <w:szCs w:val="20"/>
          <w:lang w:val="en-IN"/>
        </w:rPr>
        <w:t>W</w:t>
      </w:r>
      <w:r w:rsidRPr="00CC0718" w:rsidR="6595932F">
        <w:rPr>
          <w:color w:val="000000" w:themeColor="text1"/>
          <w:sz w:val="20"/>
          <w:szCs w:val="20"/>
          <w:lang w:val="en-IN"/>
        </w:rPr>
        <w:t>e, well, we have our Instagram page, I feel like a lot of new students, at least, like, go through, like the social media, like clubs and stuff, and that's usually how we try to advertise The Club, like, I think that's like the main like place where you can find stuff, yeah, I think that's like our main communication, honestly, through like from us to like the public.</w:t>
      </w:r>
    </w:p>
    <w:p w:rsidRPr="00CC0718" w:rsidR="5D3ECCAC" w:rsidP="771DF2FE" w:rsidRDefault="5D3ECCAC" w14:paraId="5C4D4979" w14:textId="17A1DB77">
      <w:pPr>
        <w:jc w:val="both"/>
        <w:rPr>
          <w:color w:val="000000" w:themeColor="text1"/>
          <w:sz w:val="20"/>
          <w:szCs w:val="20"/>
          <w:lang w:val="en-US"/>
        </w:rPr>
      </w:pPr>
    </w:p>
    <w:p w:rsidRPr="00CC0718" w:rsidR="00ED2087" w:rsidP="771DF2FE" w:rsidRDefault="00ED2087" w14:paraId="0CF944F1" w14:textId="77777777">
      <w:pPr>
        <w:rPr>
          <w:color w:val="000000" w:themeColor="text1"/>
          <w:sz w:val="20"/>
          <w:szCs w:val="20"/>
          <w:lang w:val="en-IN"/>
        </w:rPr>
      </w:pPr>
    </w:p>
    <w:p w:rsidRPr="00CC0718" w:rsidR="00ED2087" w:rsidP="771DF2FE" w:rsidRDefault="00ED2087" w14:paraId="30E4CABF" w14:textId="77777777">
      <w:pPr>
        <w:rPr>
          <w:color w:val="000000" w:themeColor="text1"/>
          <w:sz w:val="20"/>
          <w:szCs w:val="20"/>
          <w:lang w:val="en-IN"/>
        </w:rPr>
      </w:pPr>
    </w:p>
    <w:p w:rsidRPr="00CC0718" w:rsidR="5D3ECCAC" w:rsidP="771DF2FE" w:rsidRDefault="6595932F" w14:paraId="7096C9DB" w14:textId="51D69A28">
      <w:pPr>
        <w:rPr>
          <w:color w:val="000000" w:themeColor="text1"/>
          <w:sz w:val="20"/>
          <w:szCs w:val="20"/>
          <w:lang w:val="en-US"/>
        </w:rPr>
      </w:pPr>
      <w:r w:rsidRPr="00CC0718">
        <w:rPr>
          <w:color w:val="000000" w:themeColor="text1"/>
          <w:sz w:val="20"/>
          <w:szCs w:val="20"/>
          <w:lang w:val="en-IN"/>
        </w:rPr>
        <w:t>9:18- I3</w:t>
      </w:r>
    </w:p>
    <w:p w:rsidRPr="00CC0718" w:rsidR="5D3ECCAC" w:rsidP="771DF2FE" w:rsidRDefault="5D3ECCAC" w14:paraId="6F3C1DBF" w14:textId="535E5E23">
      <w:pPr>
        <w:jc w:val="both"/>
        <w:rPr>
          <w:color w:val="000000" w:themeColor="text1"/>
          <w:sz w:val="20"/>
          <w:szCs w:val="20"/>
          <w:lang w:val="en-US"/>
        </w:rPr>
      </w:pPr>
    </w:p>
    <w:p w:rsidRPr="00CC0718" w:rsidR="5D3ECCAC" w:rsidP="27D18D16" w:rsidRDefault="025FB4D6" w14:paraId="0DB0E85B" w14:textId="69FEDBC7">
      <w:pPr>
        <w:rPr>
          <w:color w:val="000000" w:themeColor="text1"/>
          <w:sz w:val="20"/>
          <w:szCs w:val="20"/>
          <w:lang w:val="en-US"/>
        </w:rPr>
      </w:pPr>
      <w:r w:rsidRPr="00CC0718">
        <w:rPr>
          <w:color w:val="000000" w:themeColor="text1"/>
          <w:sz w:val="20"/>
          <w:szCs w:val="20"/>
          <w:lang w:val="en-IN"/>
        </w:rPr>
        <w:t>What</w:t>
      </w:r>
      <w:r w:rsidRPr="00CC0718" w:rsidR="6595932F">
        <w:rPr>
          <w:color w:val="000000" w:themeColor="text1"/>
          <w:sz w:val="20"/>
          <w:szCs w:val="20"/>
          <w:lang w:val="en-IN"/>
        </w:rPr>
        <w:t xml:space="preserve"> do you use mainly for the communication? </w:t>
      </w:r>
    </w:p>
    <w:p w:rsidRPr="00CC0718" w:rsidR="5D3ECCAC" w:rsidP="771DF2FE" w:rsidRDefault="5D3ECCAC" w14:paraId="2625CD31" w14:textId="2B7AD0C9">
      <w:pPr>
        <w:jc w:val="both"/>
        <w:rPr>
          <w:color w:val="000000" w:themeColor="text1"/>
          <w:sz w:val="20"/>
          <w:szCs w:val="20"/>
          <w:lang w:val="en-US"/>
        </w:rPr>
      </w:pPr>
    </w:p>
    <w:p w:rsidRPr="00CC0718" w:rsidR="5D3ECCAC" w:rsidP="771DF2FE" w:rsidRDefault="6595932F" w14:paraId="6578C682" w14:textId="2D77353C">
      <w:pPr>
        <w:jc w:val="both"/>
        <w:rPr>
          <w:color w:val="000000" w:themeColor="text1"/>
          <w:sz w:val="20"/>
          <w:szCs w:val="20"/>
          <w:lang w:val="en-US"/>
        </w:rPr>
      </w:pPr>
      <w:r w:rsidRPr="00CC0718">
        <w:rPr>
          <w:color w:val="000000" w:themeColor="text1"/>
          <w:sz w:val="20"/>
          <w:szCs w:val="20"/>
          <w:lang w:val="en-IN"/>
        </w:rPr>
        <w:t>9:18- P6</w:t>
      </w:r>
    </w:p>
    <w:p w:rsidRPr="00CC0718" w:rsidR="5D3ECCAC" w:rsidP="771DF2FE" w:rsidRDefault="6595932F" w14:paraId="07736A73" w14:textId="19789F72">
      <w:pPr>
        <w:jc w:val="both"/>
        <w:rPr>
          <w:color w:val="000000" w:themeColor="text1"/>
          <w:sz w:val="20"/>
          <w:szCs w:val="20"/>
          <w:lang w:val="en-US"/>
        </w:rPr>
      </w:pPr>
      <w:r w:rsidRPr="00CC0718">
        <w:rPr>
          <w:color w:val="000000" w:themeColor="text1"/>
          <w:sz w:val="20"/>
          <w:szCs w:val="20"/>
          <w:lang w:val="en-IN"/>
        </w:rPr>
        <w:t>Instagram, yeah,</w:t>
      </w:r>
    </w:p>
    <w:p w:rsidRPr="00CC0718" w:rsidR="5D3ECCAC" w:rsidP="771DF2FE" w:rsidRDefault="5D3ECCAC" w14:paraId="18DE8833" w14:textId="4BFF2AA6">
      <w:pPr>
        <w:jc w:val="both"/>
        <w:rPr>
          <w:color w:val="000000" w:themeColor="text1"/>
          <w:sz w:val="20"/>
          <w:szCs w:val="20"/>
          <w:lang w:val="en-US"/>
        </w:rPr>
      </w:pPr>
    </w:p>
    <w:p w:rsidRPr="00CC0718" w:rsidR="5D3ECCAC" w:rsidP="771DF2FE" w:rsidRDefault="6595932F" w14:paraId="26C96355" w14:textId="264DFB17">
      <w:pPr>
        <w:rPr>
          <w:color w:val="000000" w:themeColor="text1"/>
          <w:sz w:val="20"/>
          <w:szCs w:val="20"/>
          <w:lang w:val="en-US"/>
        </w:rPr>
      </w:pPr>
      <w:r w:rsidRPr="00CC0718">
        <w:rPr>
          <w:color w:val="000000" w:themeColor="text1"/>
          <w:sz w:val="20"/>
          <w:szCs w:val="20"/>
          <w:lang w:val="en-IN"/>
        </w:rPr>
        <w:t>9:20- I3</w:t>
      </w:r>
    </w:p>
    <w:p w:rsidRPr="00CC0718" w:rsidR="5D3ECCAC" w:rsidP="771DF2FE" w:rsidRDefault="5D3ECCAC" w14:paraId="556AEE44" w14:textId="4BBFBB97">
      <w:pPr>
        <w:jc w:val="both"/>
        <w:rPr>
          <w:color w:val="000000" w:themeColor="text1"/>
          <w:sz w:val="20"/>
          <w:szCs w:val="20"/>
          <w:lang w:val="en-US"/>
        </w:rPr>
      </w:pPr>
    </w:p>
    <w:p w:rsidRPr="00CC0718" w:rsidR="5D3ECCAC" w:rsidP="27D18D16" w:rsidRDefault="492CED5B" w14:paraId="5F39AB58" w14:textId="456B0C65">
      <w:pPr>
        <w:rPr>
          <w:color w:val="000000" w:themeColor="text1"/>
          <w:sz w:val="20"/>
          <w:szCs w:val="20"/>
          <w:lang w:val="en-US"/>
        </w:rPr>
      </w:pPr>
      <w:r w:rsidRPr="00CC0718">
        <w:rPr>
          <w:color w:val="000000" w:themeColor="text1"/>
          <w:sz w:val="20"/>
          <w:szCs w:val="20"/>
          <w:lang w:val="en-IN"/>
        </w:rPr>
        <w:lastRenderedPageBreak/>
        <w:t>H</w:t>
      </w:r>
      <w:r w:rsidRPr="00CC0718" w:rsidR="6595932F">
        <w:rPr>
          <w:color w:val="000000" w:themeColor="text1"/>
          <w:sz w:val="20"/>
          <w:szCs w:val="20"/>
          <w:lang w:val="en-IN"/>
        </w:rPr>
        <w:t>ow about like, how do you else promote</w:t>
      </w:r>
      <w:r w:rsidRPr="00CC0718" w:rsidR="6211E37E">
        <w:rPr>
          <w:color w:val="000000" w:themeColor="text1"/>
          <w:sz w:val="20"/>
          <w:szCs w:val="20"/>
          <w:lang w:val="en-IN"/>
        </w:rPr>
        <w:t xml:space="preserve"> the club?</w:t>
      </w:r>
    </w:p>
    <w:p w:rsidRPr="00CC0718" w:rsidR="5D3ECCAC" w:rsidP="771DF2FE" w:rsidRDefault="5D3ECCAC" w14:paraId="1E334708" w14:textId="5B8A1100">
      <w:pPr>
        <w:jc w:val="both"/>
        <w:rPr>
          <w:color w:val="000000" w:themeColor="text1"/>
          <w:sz w:val="20"/>
          <w:szCs w:val="20"/>
          <w:lang w:val="en-US"/>
        </w:rPr>
      </w:pPr>
    </w:p>
    <w:p w:rsidRPr="00CC0718" w:rsidR="5D3ECCAC" w:rsidP="771DF2FE" w:rsidRDefault="6595932F" w14:paraId="29A17E09" w14:textId="1575F74E">
      <w:pPr>
        <w:rPr>
          <w:color w:val="000000" w:themeColor="text1"/>
          <w:sz w:val="20"/>
          <w:szCs w:val="20"/>
          <w:lang w:val="en-US"/>
        </w:rPr>
      </w:pPr>
      <w:r w:rsidRPr="00CC0718">
        <w:rPr>
          <w:color w:val="000000" w:themeColor="text1"/>
          <w:sz w:val="20"/>
          <w:szCs w:val="20"/>
          <w:lang w:val="en-IN"/>
        </w:rPr>
        <w:t>9:24- P6</w:t>
      </w:r>
    </w:p>
    <w:p w:rsidRPr="00CC0718" w:rsidR="5D3ECCAC" w:rsidP="771DF2FE" w:rsidRDefault="5D3ECCAC" w14:paraId="76E6BBD4" w14:textId="67E04D47">
      <w:pPr>
        <w:jc w:val="both"/>
        <w:rPr>
          <w:color w:val="000000" w:themeColor="text1"/>
          <w:sz w:val="20"/>
          <w:szCs w:val="20"/>
          <w:lang w:val="en-US"/>
        </w:rPr>
      </w:pPr>
    </w:p>
    <w:p w:rsidRPr="00CC0718" w:rsidR="5D3ECCAC" w:rsidP="27D18D16" w:rsidRDefault="18ECB7F9" w14:paraId="4DAFBB6E" w14:textId="5D30FFA8">
      <w:pPr>
        <w:rPr>
          <w:color w:val="000000" w:themeColor="text1"/>
          <w:sz w:val="20"/>
          <w:szCs w:val="20"/>
          <w:lang w:val="en-US"/>
        </w:rPr>
      </w:pPr>
      <w:r w:rsidRPr="00CC0718">
        <w:rPr>
          <w:color w:val="000000" w:themeColor="text1"/>
          <w:sz w:val="20"/>
          <w:szCs w:val="20"/>
          <w:lang w:val="en-IN"/>
        </w:rPr>
        <w:t>W</w:t>
      </w:r>
      <w:r w:rsidRPr="00CC0718" w:rsidR="6595932F">
        <w:rPr>
          <w:color w:val="000000" w:themeColor="text1"/>
          <w:sz w:val="20"/>
          <w:szCs w:val="20"/>
          <w:lang w:val="en-IN"/>
        </w:rPr>
        <w:t>e also like email like Outlook emails. Like, if people join like the my WPI, like regular page, I guess they would get but I think that's also limited to members only. So because it's not a club necessarily, it's like a team. So that's the like with a club. If it's like, you can just, like, sign up and then you can be part of the club. But because it's a team you have and stuff, so it's not the same thing where you have to, like, if you want to participate in renewal, you can go to the workshops and stuff we do. Post it on our Instagram where we do dance workshops, but in terms of like, like, actual, like club events, like, that's more something that other clubs more like it like we only talked about like button writers on Instagram and like, you know, dance workshops and stuff like that</w:t>
      </w:r>
      <w:r w:rsidRPr="00CC0718" w:rsidR="0EABF472">
        <w:rPr>
          <w:color w:val="000000" w:themeColor="text1"/>
          <w:sz w:val="20"/>
          <w:szCs w:val="20"/>
          <w:lang w:val="en-IN"/>
        </w:rPr>
        <w:t>.</w:t>
      </w:r>
    </w:p>
    <w:p w:rsidRPr="00CC0718" w:rsidR="5D3ECCAC" w:rsidP="771DF2FE" w:rsidRDefault="5D3ECCAC" w14:paraId="7A48ADDE" w14:textId="6926F1CE">
      <w:pPr>
        <w:jc w:val="both"/>
        <w:rPr>
          <w:color w:val="000000" w:themeColor="text1"/>
          <w:sz w:val="20"/>
          <w:szCs w:val="20"/>
          <w:lang w:val="en-US"/>
        </w:rPr>
      </w:pPr>
    </w:p>
    <w:p w:rsidRPr="00CC0718" w:rsidR="5D3ECCAC" w:rsidP="771DF2FE" w:rsidRDefault="6595932F" w14:paraId="269CB86D" w14:textId="554FE9CC">
      <w:pPr>
        <w:rPr>
          <w:color w:val="000000" w:themeColor="text1"/>
          <w:sz w:val="20"/>
          <w:szCs w:val="20"/>
          <w:lang w:val="en-US"/>
        </w:rPr>
      </w:pPr>
      <w:r w:rsidRPr="00CC0718">
        <w:rPr>
          <w:color w:val="000000" w:themeColor="text1"/>
          <w:sz w:val="20"/>
          <w:szCs w:val="20"/>
          <w:lang w:val="en-IN"/>
        </w:rPr>
        <w:t>10:14- I3</w:t>
      </w:r>
    </w:p>
    <w:p w:rsidRPr="00CC0718" w:rsidR="5D3ECCAC" w:rsidP="771DF2FE" w:rsidRDefault="5D3ECCAC" w14:paraId="73E4A47D" w14:textId="4618F664">
      <w:pPr>
        <w:jc w:val="both"/>
        <w:rPr>
          <w:color w:val="000000" w:themeColor="text1"/>
          <w:sz w:val="20"/>
          <w:szCs w:val="20"/>
          <w:lang w:val="en-US"/>
        </w:rPr>
      </w:pPr>
    </w:p>
    <w:p w:rsidRPr="00CC0718" w:rsidR="5D3ECCAC" w:rsidP="27D18D16" w:rsidRDefault="14D98CEE" w14:paraId="0E425627" w14:textId="0654B376">
      <w:pPr>
        <w:rPr>
          <w:color w:val="000000" w:themeColor="text1"/>
          <w:sz w:val="20"/>
          <w:szCs w:val="20"/>
          <w:lang w:val="en-IN"/>
        </w:rPr>
      </w:pPr>
      <w:r w:rsidRPr="00CC0718">
        <w:rPr>
          <w:color w:val="000000" w:themeColor="text1"/>
          <w:sz w:val="20"/>
          <w:szCs w:val="20"/>
          <w:lang w:val="en-IN"/>
        </w:rPr>
        <w:t xml:space="preserve">Have you put </w:t>
      </w:r>
      <w:proofErr w:type="spellStart"/>
      <w:r w:rsidRPr="00CC0718">
        <w:rPr>
          <w:color w:val="000000" w:themeColor="text1"/>
          <w:sz w:val="20"/>
          <w:szCs w:val="20"/>
          <w:lang w:val="en-IN"/>
        </w:rPr>
        <w:t>Rangeela</w:t>
      </w:r>
      <w:proofErr w:type="spellEnd"/>
      <w:r w:rsidRPr="00CC0718">
        <w:rPr>
          <w:color w:val="000000" w:themeColor="text1"/>
          <w:sz w:val="20"/>
          <w:szCs w:val="20"/>
          <w:lang w:val="en-IN"/>
        </w:rPr>
        <w:t xml:space="preserve"> as a club on WPI webpage?</w:t>
      </w:r>
    </w:p>
    <w:p w:rsidRPr="00CC0718" w:rsidR="5D3ECCAC" w:rsidP="771DF2FE" w:rsidRDefault="5D3ECCAC" w14:paraId="39B9CAB8" w14:textId="4E0B814C">
      <w:pPr>
        <w:jc w:val="both"/>
        <w:rPr>
          <w:color w:val="000000" w:themeColor="text1"/>
          <w:sz w:val="20"/>
          <w:szCs w:val="20"/>
          <w:lang w:val="en-US"/>
        </w:rPr>
      </w:pPr>
    </w:p>
    <w:p w:rsidRPr="00CC0718" w:rsidR="5D3ECCAC" w:rsidP="771DF2FE" w:rsidRDefault="6595932F" w14:paraId="7D9E5F8D" w14:textId="19708910">
      <w:pPr>
        <w:rPr>
          <w:color w:val="000000" w:themeColor="text1"/>
          <w:sz w:val="20"/>
          <w:szCs w:val="20"/>
          <w:lang w:val="en-US"/>
        </w:rPr>
      </w:pPr>
      <w:r w:rsidRPr="00CC0718">
        <w:rPr>
          <w:color w:val="000000" w:themeColor="text1"/>
          <w:sz w:val="20"/>
          <w:szCs w:val="20"/>
          <w:lang w:val="en-IN"/>
        </w:rPr>
        <w:t>10:22- P6</w:t>
      </w:r>
    </w:p>
    <w:p w:rsidRPr="00CC0718" w:rsidR="5D3ECCAC" w:rsidP="771DF2FE" w:rsidRDefault="5D3ECCAC" w14:paraId="6162EAEE" w14:textId="59F17639">
      <w:pPr>
        <w:jc w:val="both"/>
        <w:rPr>
          <w:color w:val="000000" w:themeColor="text1"/>
          <w:sz w:val="20"/>
          <w:szCs w:val="20"/>
          <w:lang w:val="en-US"/>
        </w:rPr>
      </w:pPr>
    </w:p>
    <w:p w:rsidRPr="00CC0718" w:rsidR="5D3ECCAC" w:rsidP="771DF2FE" w:rsidRDefault="6595932F" w14:paraId="5DE3FDDE" w14:textId="70C8CB7F">
      <w:pPr>
        <w:rPr>
          <w:color w:val="000000" w:themeColor="text1"/>
          <w:sz w:val="20"/>
          <w:szCs w:val="20"/>
          <w:lang w:val="en-US"/>
        </w:rPr>
      </w:pPr>
      <w:r w:rsidRPr="00CC0718">
        <w:rPr>
          <w:color w:val="000000" w:themeColor="text1"/>
          <w:sz w:val="20"/>
          <w:szCs w:val="20"/>
          <w:lang w:val="en-IN"/>
        </w:rPr>
        <w:t xml:space="preserve">maybe, yeah, I think so much. Okay, it only again, like general members of the team can be members on the </w:t>
      </w:r>
      <w:proofErr w:type="spellStart"/>
      <w:r w:rsidRPr="00CC0718">
        <w:rPr>
          <w:color w:val="000000" w:themeColor="text1"/>
          <w:sz w:val="20"/>
          <w:szCs w:val="20"/>
          <w:lang w:val="en-IN"/>
        </w:rPr>
        <w:t>myWPI</w:t>
      </w:r>
      <w:proofErr w:type="spellEnd"/>
      <w:r w:rsidRPr="00CC0718">
        <w:rPr>
          <w:color w:val="000000" w:themeColor="text1"/>
          <w:sz w:val="20"/>
          <w:szCs w:val="20"/>
          <w:lang w:val="en-IN"/>
        </w:rPr>
        <w:t xml:space="preserve"> page for what I heard.</w:t>
      </w:r>
    </w:p>
    <w:p w:rsidRPr="00CC0718" w:rsidR="5D3ECCAC" w:rsidP="771DF2FE" w:rsidRDefault="5D3ECCAC" w14:paraId="1B53D371" w14:textId="34BCDD46">
      <w:pPr>
        <w:jc w:val="both"/>
        <w:rPr>
          <w:color w:val="000000" w:themeColor="text1"/>
          <w:sz w:val="20"/>
          <w:szCs w:val="20"/>
          <w:lang w:val="en-US"/>
        </w:rPr>
      </w:pPr>
    </w:p>
    <w:p w:rsidRPr="00CC0718" w:rsidR="5D3ECCAC" w:rsidP="771DF2FE" w:rsidRDefault="6595932F" w14:paraId="7B145BB4" w14:textId="3ADC31E1">
      <w:pPr>
        <w:rPr>
          <w:color w:val="000000" w:themeColor="text1"/>
          <w:sz w:val="20"/>
          <w:szCs w:val="20"/>
          <w:lang w:val="en-US"/>
        </w:rPr>
      </w:pPr>
      <w:r w:rsidRPr="00CC0718">
        <w:rPr>
          <w:color w:val="000000" w:themeColor="text1"/>
          <w:sz w:val="20"/>
          <w:szCs w:val="20"/>
          <w:lang w:val="en-IN"/>
        </w:rPr>
        <w:t>10:36- I3</w:t>
      </w:r>
    </w:p>
    <w:p w:rsidRPr="00CC0718" w:rsidR="5D3ECCAC" w:rsidP="771DF2FE" w:rsidRDefault="5D3ECCAC" w14:paraId="6BEA9A95" w14:textId="0B557758">
      <w:pPr>
        <w:jc w:val="both"/>
        <w:rPr>
          <w:color w:val="000000" w:themeColor="text1"/>
          <w:sz w:val="20"/>
          <w:szCs w:val="20"/>
          <w:lang w:val="en-US"/>
        </w:rPr>
      </w:pPr>
    </w:p>
    <w:p w:rsidRPr="00CC0718" w:rsidR="5D3ECCAC" w:rsidP="6C42950B" w:rsidRDefault="4E7A46C1" w14:paraId="520EE2C2" w14:textId="4CA6D172">
      <w:pPr>
        <w:rPr>
          <w:color w:val="000000" w:themeColor="text1"/>
          <w:sz w:val="20"/>
          <w:szCs w:val="20"/>
          <w:lang w:val="en-US"/>
        </w:rPr>
      </w:pPr>
      <w:r w:rsidRPr="00CC0718">
        <w:rPr>
          <w:color w:val="000000" w:themeColor="text1"/>
          <w:sz w:val="20"/>
          <w:szCs w:val="20"/>
          <w:lang w:val="en-IN"/>
        </w:rPr>
        <w:t>Okay, what role does marketing and communications play in accomplishing these tasks. Like, can you share some examples of your pro shows or social media posts? Maybe not for right now, you can send it to me via email.</w:t>
      </w:r>
    </w:p>
    <w:p w:rsidRPr="00CC0718" w:rsidR="5D3ECCAC" w:rsidP="771DF2FE" w:rsidRDefault="5D3ECCAC" w14:paraId="2B3E026C" w14:textId="7D797BE7">
      <w:pPr>
        <w:rPr>
          <w:color w:val="000000" w:themeColor="text1"/>
          <w:sz w:val="20"/>
          <w:szCs w:val="20"/>
          <w:lang w:val="en-IN"/>
        </w:rPr>
      </w:pPr>
    </w:p>
    <w:p w:rsidRPr="00CC0718" w:rsidR="5D3ECCAC" w:rsidP="771DF2FE" w:rsidRDefault="6595932F" w14:paraId="2391E80B" w14:textId="422C3003">
      <w:pPr>
        <w:rPr>
          <w:color w:val="000000" w:themeColor="text1"/>
          <w:sz w:val="20"/>
          <w:szCs w:val="20"/>
          <w:lang w:val="en-US"/>
        </w:rPr>
      </w:pPr>
      <w:r w:rsidRPr="00CC0718">
        <w:rPr>
          <w:color w:val="000000" w:themeColor="text1"/>
          <w:sz w:val="20"/>
          <w:szCs w:val="20"/>
          <w:lang w:val="en-IN"/>
        </w:rPr>
        <w:t>10:51- P6</w:t>
      </w:r>
    </w:p>
    <w:p w:rsidRPr="00CC0718" w:rsidR="5D3ECCAC" w:rsidP="771DF2FE" w:rsidRDefault="5D3ECCAC" w14:paraId="67A454E0" w14:textId="3D03AC3F">
      <w:pPr>
        <w:jc w:val="both"/>
        <w:rPr>
          <w:color w:val="000000" w:themeColor="text1"/>
          <w:sz w:val="20"/>
          <w:szCs w:val="20"/>
          <w:lang w:val="en-US"/>
        </w:rPr>
      </w:pPr>
    </w:p>
    <w:p w:rsidRPr="00CC0718" w:rsidR="5D3ECCAC" w:rsidP="771DF2FE" w:rsidRDefault="6595932F" w14:paraId="5D223601" w14:textId="0B11F8DE">
      <w:pPr>
        <w:rPr>
          <w:color w:val="000000" w:themeColor="text1"/>
          <w:sz w:val="20"/>
          <w:szCs w:val="20"/>
          <w:lang w:val="en-US"/>
        </w:rPr>
      </w:pPr>
      <w:r w:rsidRPr="00CC0718">
        <w:rPr>
          <w:color w:val="000000" w:themeColor="text1"/>
          <w:sz w:val="20"/>
          <w:szCs w:val="20"/>
          <w:lang w:val="en-IN"/>
        </w:rPr>
        <w:t>Do you want me to send you the Instagram page itself? Really what we use?</w:t>
      </w:r>
    </w:p>
    <w:p w:rsidRPr="00CC0718" w:rsidR="5D3ECCAC" w:rsidP="771DF2FE" w:rsidRDefault="5D3ECCAC" w14:paraId="2C7D55AE" w14:textId="1DF80189">
      <w:pPr>
        <w:jc w:val="both"/>
        <w:rPr>
          <w:color w:val="000000" w:themeColor="text1"/>
          <w:sz w:val="20"/>
          <w:szCs w:val="20"/>
          <w:lang w:val="en-US"/>
        </w:rPr>
      </w:pPr>
    </w:p>
    <w:p w:rsidRPr="00CC0718" w:rsidR="5D3ECCAC" w:rsidP="771DF2FE" w:rsidRDefault="6595932F" w14:paraId="454CC4AE" w14:textId="2A8C701B">
      <w:pPr>
        <w:rPr>
          <w:color w:val="000000" w:themeColor="text1"/>
          <w:sz w:val="20"/>
          <w:szCs w:val="20"/>
          <w:lang w:val="en-US"/>
        </w:rPr>
      </w:pPr>
      <w:r w:rsidRPr="00CC0718">
        <w:rPr>
          <w:color w:val="000000" w:themeColor="text1"/>
          <w:sz w:val="20"/>
          <w:szCs w:val="20"/>
          <w:lang w:val="en-IN"/>
        </w:rPr>
        <w:t>10:56- I3</w:t>
      </w:r>
    </w:p>
    <w:p w:rsidRPr="00CC0718" w:rsidR="5D3ECCAC" w:rsidP="771DF2FE" w:rsidRDefault="5D3ECCAC" w14:paraId="12243B3E" w14:textId="521D86ED">
      <w:pPr>
        <w:jc w:val="both"/>
        <w:rPr>
          <w:color w:val="000000" w:themeColor="text1"/>
          <w:sz w:val="20"/>
          <w:szCs w:val="20"/>
          <w:lang w:val="en-US"/>
        </w:rPr>
      </w:pPr>
    </w:p>
    <w:p w:rsidRPr="00CC0718" w:rsidR="5D3ECCAC" w:rsidP="771DF2FE" w:rsidRDefault="6595932F" w14:paraId="3DA75957" w14:textId="5142A9B2">
      <w:pPr>
        <w:rPr>
          <w:color w:val="000000" w:themeColor="text1"/>
          <w:sz w:val="20"/>
          <w:szCs w:val="20"/>
          <w:lang w:val="en-US"/>
        </w:rPr>
      </w:pPr>
      <w:r w:rsidRPr="00CC0718">
        <w:rPr>
          <w:color w:val="000000" w:themeColor="text1"/>
          <w:sz w:val="20"/>
          <w:szCs w:val="20"/>
          <w:lang w:val="en-IN"/>
        </w:rPr>
        <w:t>Do you have any flyers brochures as well?</w:t>
      </w:r>
    </w:p>
    <w:p w:rsidRPr="00CC0718" w:rsidR="5D3ECCAC" w:rsidP="771DF2FE" w:rsidRDefault="5D3ECCAC" w14:paraId="3381AD26" w14:textId="231F4681">
      <w:pPr>
        <w:jc w:val="both"/>
        <w:rPr>
          <w:color w:val="000000" w:themeColor="text1"/>
          <w:sz w:val="20"/>
          <w:szCs w:val="20"/>
          <w:lang w:val="en-US"/>
        </w:rPr>
      </w:pPr>
    </w:p>
    <w:p w:rsidRPr="00CC0718" w:rsidR="5D3ECCAC" w:rsidP="771DF2FE" w:rsidRDefault="6595932F" w14:paraId="685171A6" w14:textId="4A6EBCEF">
      <w:pPr>
        <w:rPr>
          <w:color w:val="000000" w:themeColor="text1"/>
          <w:sz w:val="20"/>
          <w:szCs w:val="20"/>
          <w:lang w:val="en-US"/>
        </w:rPr>
      </w:pPr>
      <w:r w:rsidRPr="00CC0718">
        <w:rPr>
          <w:color w:val="000000" w:themeColor="text1"/>
          <w:sz w:val="20"/>
          <w:szCs w:val="20"/>
          <w:lang w:val="en-IN"/>
        </w:rPr>
        <w:t>11:00- P6</w:t>
      </w:r>
    </w:p>
    <w:p w:rsidRPr="00CC0718" w:rsidR="5D3ECCAC" w:rsidP="771DF2FE" w:rsidRDefault="5D3ECCAC" w14:paraId="6656053E" w14:textId="45BEA56A">
      <w:pPr>
        <w:jc w:val="both"/>
        <w:rPr>
          <w:color w:val="000000" w:themeColor="text1"/>
          <w:sz w:val="20"/>
          <w:szCs w:val="20"/>
          <w:lang w:val="en-US"/>
        </w:rPr>
      </w:pPr>
    </w:p>
    <w:p w:rsidRPr="00CC0718" w:rsidR="5D3ECCAC" w:rsidP="771DF2FE" w:rsidRDefault="6595932F" w14:paraId="5A1F47D4" w14:textId="5442CF89">
      <w:pPr>
        <w:jc w:val="both"/>
        <w:rPr>
          <w:color w:val="000000" w:themeColor="text1"/>
          <w:sz w:val="20"/>
          <w:szCs w:val="20"/>
          <w:lang w:val="en-US"/>
        </w:rPr>
      </w:pPr>
      <w:r w:rsidRPr="00CC0718">
        <w:rPr>
          <w:color w:val="000000" w:themeColor="text1"/>
          <w:sz w:val="20"/>
          <w:szCs w:val="20"/>
          <w:lang w:val="en-IN"/>
        </w:rPr>
        <w:t>I mean, like the thing, I guess I put it up online, but I can, like, send you those, okay, but we, I use Canva, so that helps me, like, design, like the posters, the post, etc, like, whatever we need, really, that involves, like, a visual element.</w:t>
      </w:r>
    </w:p>
    <w:p w:rsidRPr="00CC0718" w:rsidR="00ED2087" w:rsidP="771DF2FE" w:rsidRDefault="00ED2087" w14:paraId="6D98AF54" w14:textId="77777777">
      <w:pPr>
        <w:rPr>
          <w:color w:val="000000" w:themeColor="text1"/>
          <w:sz w:val="20"/>
          <w:szCs w:val="20"/>
          <w:lang w:val="en-IN"/>
        </w:rPr>
      </w:pPr>
    </w:p>
    <w:p w:rsidRPr="00CC0718" w:rsidR="5D3ECCAC" w:rsidP="771DF2FE" w:rsidRDefault="6595932F" w14:paraId="5F5CE4C7" w14:textId="51420A79">
      <w:pPr>
        <w:rPr>
          <w:color w:val="000000" w:themeColor="text1"/>
          <w:sz w:val="20"/>
          <w:szCs w:val="20"/>
          <w:lang w:val="en-US"/>
        </w:rPr>
      </w:pPr>
      <w:r w:rsidRPr="00CC0718">
        <w:rPr>
          <w:color w:val="000000" w:themeColor="text1"/>
          <w:sz w:val="20"/>
          <w:szCs w:val="20"/>
          <w:lang w:val="en-IN"/>
        </w:rPr>
        <w:t>11:21- I3</w:t>
      </w:r>
    </w:p>
    <w:p w:rsidRPr="00CC0718" w:rsidR="5D3ECCAC" w:rsidP="771DF2FE" w:rsidRDefault="5D3ECCAC" w14:paraId="0AF98602" w14:textId="5849BD96">
      <w:pPr>
        <w:jc w:val="both"/>
        <w:rPr>
          <w:color w:val="000000" w:themeColor="text1"/>
          <w:sz w:val="20"/>
          <w:szCs w:val="20"/>
          <w:lang w:val="en-US"/>
        </w:rPr>
      </w:pPr>
    </w:p>
    <w:p w:rsidRPr="00CC0718" w:rsidR="5D3ECCAC" w:rsidP="771DF2FE" w:rsidRDefault="6595932F" w14:paraId="72A993FD" w14:textId="399D09B0">
      <w:pPr>
        <w:rPr>
          <w:color w:val="000000" w:themeColor="text1"/>
          <w:sz w:val="20"/>
          <w:szCs w:val="20"/>
          <w:lang w:val="en-US"/>
        </w:rPr>
      </w:pPr>
      <w:r w:rsidRPr="00CC0718">
        <w:rPr>
          <w:color w:val="000000" w:themeColor="text1"/>
          <w:sz w:val="20"/>
          <w:szCs w:val="20"/>
          <w:lang w:val="en-IN"/>
        </w:rPr>
        <w:t>Does your club, like, have specialized marketing skills and knowledge?</w:t>
      </w:r>
    </w:p>
    <w:p w:rsidRPr="00CC0718" w:rsidR="5D3ECCAC" w:rsidP="771DF2FE" w:rsidRDefault="5D3ECCAC" w14:paraId="43CAD48B" w14:textId="2858D51A">
      <w:pPr>
        <w:jc w:val="both"/>
        <w:rPr>
          <w:color w:val="000000" w:themeColor="text1"/>
          <w:sz w:val="20"/>
          <w:szCs w:val="20"/>
          <w:lang w:val="en-US"/>
        </w:rPr>
      </w:pPr>
    </w:p>
    <w:p w:rsidRPr="00CC0718" w:rsidR="5D3ECCAC" w:rsidP="771DF2FE" w:rsidRDefault="6595932F" w14:paraId="2FB0F64F" w14:textId="5B2DB35F">
      <w:pPr>
        <w:rPr>
          <w:color w:val="000000" w:themeColor="text1"/>
          <w:sz w:val="20"/>
          <w:szCs w:val="20"/>
          <w:lang w:val="en-US"/>
        </w:rPr>
      </w:pPr>
      <w:r w:rsidRPr="00CC0718">
        <w:rPr>
          <w:color w:val="000000" w:themeColor="text1"/>
          <w:sz w:val="20"/>
          <w:szCs w:val="20"/>
          <w:lang w:val="en-IN"/>
        </w:rPr>
        <w:t>11:27- P6</w:t>
      </w:r>
    </w:p>
    <w:p w:rsidRPr="00CC0718" w:rsidR="5D3ECCAC" w:rsidP="771DF2FE" w:rsidRDefault="5D3ECCAC" w14:paraId="01923F7B" w14:textId="7B01D2A0">
      <w:pPr>
        <w:jc w:val="both"/>
        <w:rPr>
          <w:color w:val="000000" w:themeColor="text1"/>
          <w:sz w:val="20"/>
          <w:szCs w:val="20"/>
          <w:lang w:val="en-US"/>
        </w:rPr>
      </w:pPr>
    </w:p>
    <w:p w:rsidRPr="00CC0718" w:rsidR="5D3ECCAC" w:rsidP="771DF2FE" w:rsidRDefault="6595932F" w14:paraId="7BE5DEFC" w14:textId="6916C23C">
      <w:pPr>
        <w:rPr>
          <w:color w:val="000000" w:themeColor="text1"/>
          <w:sz w:val="20"/>
          <w:szCs w:val="20"/>
          <w:lang w:val="en-US"/>
        </w:rPr>
      </w:pPr>
      <w:r w:rsidRPr="00CC0718">
        <w:rPr>
          <w:color w:val="000000" w:themeColor="text1"/>
          <w:sz w:val="20"/>
          <w:szCs w:val="20"/>
          <w:lang w:val="en-IN"/>
        </w:rPr>
        <w:t>I don't think so. We don't. We haven't learned it specifically. I haven't learned it specifically. I kind of just did it based off of, like, the experience I had with my previous clubs in the past. So yeah,</w:t>
      </w:r>
    </w:p>
    <w:p w:rsidRPr="00CC0718" w:rsidR="5D3ECCAC" w:rsidP="771DF2FE" w:rsidRDefault="5D3ECCAC" w14:paraId="013C6F27" w14:textId="20586748">
      <w:pPr>
        <w:jc w:val="both"/>
        <w:rPr>
          <w:color w:val="000000" w:themeColor="text1"/>
          <w:sz w:val="20"/>
          <w:szCs w:val="20"/>
          <w:lang w:val="en-US"/>
        </w:rPr>
      </w:pPr>
    </w:p>
    <w:p w:rsidRPr="00CC0718" w:rsidR="5D3ECCAC" w:rsidP="771DF2FE" w:rsidRDefault="6595932F" w14:paraId="37A8D67E" w14:textId="3462F653">
      <w:pPr>
        <w:rPr>
          <w:color w:val="000000" w:themeColor="text1"/>
          <w:sz w:val="20"/>
          <w:szCs w:val="20"/>
          <w:lang w:val="en-US"/>
        </w:rPr>
      </w:pPr>
      <w:r w:rsidRPr="00CC0718">
        <w:rPr>
          <w:color w:val="000000" w:themeColor="text1"/>
          <w:sz w:val="20"/>
          <w:szCs w:val="20"/>
          <w:lang w:val="en-IN"/>
        </w:rPr>
        <w:t>11:39- I3</w:t>
      </w:r>
    </w:p>
    <w:p w:rsidRPr="00CC0718" w:rsidR="5D3ECCAC" w:rsidP="771DF2FE" w:rsidRDefault="5D3ECCAC" w14:paraId="1CA90D7E" w14:textId="21BAA2B9">
      <w:pPr>
        <w:jc w:val="both"/>
        <w:rPr>
          <w:color w:val="000000" w:themeColor="text1"/>
          <w:sz w:val="20"/>
          <w:szCs w:val="20"/>
          <w:lang w:val="en-US"/>
        </w:rPr>
      </w:pPr>
    </w:p>
    <w:p w:rsidRPr="00CC0718" w:rsidR="5D3ECCAC" w:rsidP="27D18D16" w:rsidRDefault="6A492896" w14:paraId="5D50A185" w14:textId="0B75B5C3">
      <w:pPr>
        <w:rPr>
          <w:color w:val="000000" w:themeColor="text1"/>
          <w:sz w:val="20"/>
          <w:szCs w:val="20"/>
          <w:lang w:val="en-US"/>
        </w:rPr>
      </w:pPr>
      <w:r w:rsidRPr="00CC0718">
        <w:rPr>
          <w:color w:val="000000" w:themeColor="text1"/>
          <w:sz w:val="20"/>
          <w:szCs w:val="20"/>
          <w:lang w:val="en-IN"/>
        </w:rPr>
        <w:t>H</w:t>
      </w:r>
      <w:r w:rsidRPr="00CC0718" w:rsidR="6595932F">
        <w:rPr>
          <w:color w:val="000000" w:themeColor="text1"/>
          <w:sz w:val="20"/>
          <w:szCs w:val="20"/>
          <w:lang w:val="en-IN"/>
        </w:rPr>
        <w:t>ow do you think a club, marketing club, that would support you and the service</w:t>
      </w:r>
      <w:r w:rsidRPr="00CC0718" w:rsidR="2109DB4C">
        <w:rPr>
          <w:color w:val="000000" w:themeColor="text1"/>
          <w:sz w:val="20"/>
          <w:szCs w:val="20"/>
          <w:lang w:val="en-IN"/>
        </w:rPr>
        <w:t>, what</w:t>
      </w:r>
      <w:r w:rsidRPr="00CC0718" w:rsidR="6595932F">
        <w:rPr>
          <w:color w:val="000000" w:themeColor="text1"/>
          <w:sz w:val="20"/>
          <w:szCs w:val="20"/>
          <w:lang w:val="en-IN"/>
        </w:rPr>
        <w:t xml:space="preserve"> do you think of an idea of having a marketing club like that? </w:t>
      </w:r>
    </w:p>
    <w:p w:rsidRPr="00CC0718" w:rsidR="5D3ECCAC" w:rsidP="771DF2FE" w:rsidRDefault="5D3ECCAC" w14:paraId="5708D130" w14:textId="7303D8C8">
      <w:pPr>
        <w:jc w:val="both"/>
        <w:rPr>
          <w:color w:val="000000" w:themeColor="text1"/>
          <w:sz w:val="20"/>
          <w:szCs w:val="20"/>
          <w:lang w:val="en-US"/>
        </w:rPr>
      </w:pPr>
    </w:p>
    <w:p w:rsidRPr="00CC0718" w:rsidR="5D3ECCAC" w:rsidP="771DF2FE" w:rsidRDefault="6595932F" w14:paraId="7432ED3F" w14:textId="114E532D">
      <w:pPr>
        <w:rPr>
          <w:color w:val="000000" w:themeColor="text1"/>
          <w:sz w:val="20"/>
          <w:szCs w:val="20"/>
          <w:lang w:val="en-US"/>
        </w:rPr>
      </w:pPr>
      <w:r w:rsidRPr="00CC0718">
        <w:rPr>
          <w:color w:val="000000" w:themeColor="text1"/>
          <w:sz w:val="20"/>
          <w:szCs w:val="20"/>
          <w:lang w:val="en-IN"/>
        </w:rPr>
        <w:t>11:55- P6</w:t>
      </w:r>
    </w:p>
    <w:p w:rsidRPr="00CC0718" w:rsidR="5D3ECCAC" w:rsidP="771DF2FE" w:rsidRDefault="5D3ECCAC" w14:paraId="4C661F48" w14:textId="24BBBE58">
      <w:pPr>
        <w:jc w:val="both"/>
        <w:rPr>
          <w:color w:val="000000" w:themeColor="text1"/>
          <w:sz w:val="20"/>
          <w:szCs w:val="20"/>
          <w:lang w:val="en-US"/>
        </w:rPr>
      </w:pPr>
    </w:p>
    <w:p w:rsidRPr="00CC0718" w:rsidR="5D3ECCAC" w:rsidP="27D18D16" w:rsidRDefault="04CD1493" w14:paraId="29411CB4" w14:textId="4B4B857B">
      <w:pPr>
        <w:rPr>
          <w:color w:val="000000" w:themeColor="text1"/>
          <w:sz w:val="20"/>
          <w:szCs w:val="20"/>
          <w:lang w:val="en-US"/>
        </w:rPr>
      </w:pPr>
      <w:r w:rsidRPr="00CC0718">
        <w:rPr>
          <w:color w:val="000000" w:themeColor="text1"/>
          <w:sz w:val="20"/>
          <w:szCs w:val="20"/>
          <w:lang w:val="en-IN"/>
        </w:rPr>
        <w:t xml:space="preserve">I </w:t>
      </w:r>
      <w:r w:rsidRPr="00CC0718" w:rsidR="6595932F">
        <w:rPr>
          <w:color w:val="000000" w:themeColor="text1"/>
          <w:sz w:val="20"/>
          <w:szCs w:val="20"/>
          <w:lang w:val="en-IN"/>
        </w:rPr>
        <w:t xml:space="preserve">think it would definitely be helpful in terms of, like, like, I said before, like, there's some people who don't really know about ring Gila as much. So maybe it can help with outreach. It can help maybe, like, I think there is like, a thing with, like, how, how can we communicate with the public about money to the club, or, like, not donating, but like, it's like, like, like, supporting our fundraiser efforts more so that we </w:t>
      </w:r>
      <w:proofErr w:type="spellStart"/>
      <w:r w:rsidRPr="00CC0718" w:rsidR="6595932F">
        <w:rPr>
          <w:color w:val="000000" w:themeColor="text1"/>
          <w:sz w:val="20"/>
          <w:szCs w:val="20"/>
          <w:lang w:val="en-IN"/>
        </w:rPr>
        <w:t>we</w:t>
      </w:r>
      <w:proofErr w:type="spellEnd"/>
      <w:r w:rsidRPr="00CC0718" w:rsidR="6595932F">
        <w:rPr>
          <w:color w:val="000000" w:themeColor="text1"/>
          <w:sz w:val="20"/>
          <w:szCs w:val="20"/>
          <w:lang w:val="en-IN"/>
        </w:rPr>
        <w:t xml:space="preserve"> can raise more money to go to more competitions and stuff like that. So I guess it's just like, I don't have specific method to ask, but it's just more like, Oh, this is the general areas of which, like, we might need more assistance with but yeah</w:t>
      </w:r>
    </w:p>
    <w:p w:rsidRPr="00CC0718" w:rsidR="5D3ECCAC" w:rsidP="771DF2FE" w:rsidRDefault="5D3ECCAC" w14:paraId="702CAB17" w14:textId="4837251F">
      <w:pPr>
        <w:jc w:val="both"/>
        <w:rPr>
          <w:color w:val="000000" w:themeColor="text1"/>
          <w:sz w:val="20"/>
          <w:szCs w:val="20"/>
          <w:lang w:val="en-US"/>
        </w:rPr>
      </w:pPr>
    </w:p>
    <w:p w:rsidRPr="00CC0718" w:rsidR="5D3ECCAC" w:rsidP="771DF2FE" w:rsidRDefault="6595932F" w14:paraId="7972F7A9" w14:textId="421D623A">
      <w:pPr>
        <w:rPr>
          <w:color w:val="000000" w:themeColor="text1"/>
          <w:sz w:val="20"/>
          <w:szCs w:val="20"/>
          <w:lang w:val="en-US"/>
        </w:rPr>
      </w:pPr>
      <w:r w:rsidRPr="00CC0718">
        <w:rPr>
          <w:color w:val="000000" w:themeColor="text1"/>
          <w:sz w:val="20"/>
          <w:szCs w:val="20"/>
          <w:lang w:val="en-IN"/>
        </w:rPr>
        <w:t>12:41- I3</w:t>
      </w:r>
    </w:p>
    <w:p w:rsidRPr="00CC0718" w:rsidR="5D3ECCAC" w:rsidP="771DF2FE" w:rsidRDefault="5D3ECCAC" w14:paraId="5A64570B" w14:textId="0EC76203">
      <w:pPr>
        <w:jc w:val="both"/>
        <w:rPr>
          <w:color w:val="000000" w:themeColor="text1"/>
          <w:sz w:val="20"/>
          <w:szCs w:val="20"/>
          <w:lang w:val="en-US"/>
        </w:rPr>
      </w:pPr>
    </w:p>
    <w:p w:rsidRPr="00CC0718" w:rsidR="5D3ECCAC" w:rsidP="27D18D16" w:rsidRDefault="6595932F" w14:paraId="57E4207E" w14:textId="6AFAF603">
      <w:pPr>
        <w:rPr>
          <w:color w:val="000000" w:themeColor="text1"/>
          <w:sz w:val="20"/>
          <w:szCs w:val="20"/>
          <w:lang w:val="en-IN"/>
        </w:rPr>
      </w:pPr>
      <w:r w:rsidRPr="00CC0718">
        <w:rPr>
          <w:color w:val="000000" w:themeColor="text1"/>
          <w:sz w:val="20"/>
          <w:szCs w:val="20"/>
          <w:lang w:val="en-IN"/>
        </w:rPr>
        <w:t xml:space="preserve">Any specific marketing challenges that you're facing, besides fundraising, about your members, how </w:t>
      </w:r>
      <w:r w:rsidRPr="00CC0718" w:rsidR="1A3D38DC">
        <w:rPr>
          <w:color w:val="000000" w:themeColor="text1"/>
          <w:sz w:val="20"/>
          <w:szCs w:val="20"/>
          <w:lang w:val="en-IN"/>
        </w:rPr>
        <w:t>about</w:t>
      </w:r>
      <w:r w:rsidRPr="00CC0718">
        <w:rPr>
          <w:color w:val="000000" w:themeColor="text1"/>
          <w:sz w:val="20"/>
          <w:szCs w:val="20"/>
          <w:lang w:val="en-IN"/>
        </w:rPr>
        <w:t xml:space="preserve"> getting new members?</w:t>
      </w:r>
    </w:p>
    <w:p w:rsidRPr="00CC0718" w:rsidR="5D3ECCAC" w:rsidP="6C42950B" w:rsidRDefault="5D3ECCAC" w14:paraId="2223124C" w14:textId="7E864A73">
      <w:pPr>
        <w:jc w:val="both"/>
        <w:rPr>
          <w:color w:val="000000" w:themeColor="text1"/>
          <w:sz w:val="20"/>
          <w:szCs w:val="20"/>
          <w:lang w:val="en-US"/>
        </w:rPr>
      </w:pPr>
    </w:p>
    <w:p w:rsidRPr="00CC0718" w:rsidR="5D3ECCAC" w:rsidP="771DF2FE" w:rsidRDefault="6595932F" w14:paraId="59DAB2B8" w14:textId="60468F44">
      <w:pPr>
        <w:rPr>
          <w:color w:val="000000" w:themeColor="text1"/>
          <w:sz w:val="20"/>
          <w:szCs w:val="20"/>
          <w:lang w:val="en-US"/>
        </w:rPr>
      </w:pPr>
      <w:r w:rsidRPr="00CC0718">
        <w:rPr>
          <w:color w:val="000000" w:themeColor="text1"/>
          <w:sz w:val="20"/>
          <w:szCs w:val="20"/>
          <w:lang w:val="en-IN"/>
        </w:rPr>
        <w:t>12:57- P6</w:t>
      </w:r>
    </w:p>
    <w:p w:rsidRPr="00CC0718" w:rsidR="5D3ECCAC" w:rsidP="771DF2FE" w:rsidRDefault="5D3ECCAC" w14:paraId="41EB4D03" w14:textId="4B1EC3C6">
      <w:pPr>
        <w:jc w:val="both"/>
        <w:rPr>
          <w:color w:val="000000" w:themeColor="text1"/>
          <w:sz w:val="20"/>
          <w:szCs w:val="20"/>
          <w:lang w:val="en-US"/>
        </w:rPr>
      </w:pPr>
    </w:p>
    <w:p w:rsidRPr="00CC0718" w:rsidR="5D3ECCAC" w:rsidP="771DF2FE" w:rsidRDefault="6595932F" w14:paraId="25D2A268" w14:textId="1EF8AD6A">
      <w:pPr>
        <w:rPr>
          <w:color w:val="000000" w:themeColor="text1"/>
          <w:sz w:val="20"/>
          <w:szCs w:val="20"/>
          <w:lang w:val="en-US"/>
        </w:rPr>
      </w:pPr>
      <w:r w:rsidRPr="00CC0718">
        <w:rPr>
          <w:color w:val="000000" w:themeColor="text1"/>
          <w:sz w:val="20"/>
          <w:szCs w:val="20"/>
          <w:lang w:val="en-IN"/>
        </w:rPr>
        <w:t>I do feel like we don't have a lot of people try out, like last year, we had a lot of people try out, I think, from what I can see from last year's class, but this year, people, we have two freshmen on the team right now, so I do feel like maybe more people in terms of like to try out every year. Because last year was fine. I think the year before maybe it wasn't as much. It kind of like rotates every year, where it's like some wonder, like a lot of people trying out, then another year it's like, there's not many people trying out, and then it's kind of switches back and forth. So I don't know the correlation with it, but, yeah,</w:t>
      </w:r>
    </w:p>
    <w:p w:rsidRPr="00CC0718" w:rsidR="5D3ECCAC" w:rsidP="771DF2FE" w:rsidRDefault="5D3ECCAC" w14:paraId="6A5EEECD" w14:textId="723908B6">
      <w:pPr>
        <w:jc w:val="both"/>
        <w:rPr>
          <w:color w:val="000000" w:themeColor="text1"/>
          <w:sz w:val="20"/>
          <w:szCs w:val="20"/>
          <w:lang w:val="en-US"/>
        </w:rPr>
      </w:pPr>
    </w:p>
    <w:p w:rsidRPr="00CC0718" w:rsidR="5D3ECCAC" w:rsidP="771DF2FE" w:rsidRDefault="6595932F" w14:paraId="779329DD" w14:textId="24653C66">
      <w:pPr>
        <w:rPr>
          <w:color w:val="000000" w:themeColor="text1"/>
          <w:sz w:val="20"/>
          <w:szCs w:val="20"/>
          <w:lang w:val="en-US"/>
        </w:rPr>
      </w:pPr>
      <w:r w:rsidRPr="00CC0718">
        <w:rPr>
          <w:color w:val="000000" w:themeColor="text1"/>
          <w:sz w:val="20"/>
          <w:szCs w:val="20"/>
          <w:lang w:val="en-IN"/>
        </w:rPr>
        <w:t>13:36- I3</w:t>
      </w:r>
    </w:p>
    <w:p w:rsidRPr="00CC0718" w:rsidR="5D3ECCAC" w:rsidP="771DF2FE" w:rsidRDefault="5D3ECCAC" w14:paraId="0FF47A16" w14:textId="6506A7C8">
      <w:pPr>
        <w:jc w:val="both"/>
        <w:rPr>
          <w:color w:val="000000" w:themeColor="text1"/>
          <w:sz w:val="20"/>
          <w:szCs w:val="20"/>
          <w:lang w:val="en-US"/>
        </w:rPr>
      </w:pPr>
    </w:p>
    <w:p w:rsidRPr="00CC0718" w:rsidR="5D3ECCAC" w:rsidP="771DF2FE" w:rsidRDefault="6595932F" w14:paraId="21193F98" w14:textId="243E1330">
      <w:pPr>
        <w:jc w:val="both"/>
        <w:rPr>
          <w:color w:val="000000" w:themeColor="text1"/>
          <w:sz w:val="20"/>
          <w:szCs w:val="20"/>
          <w:lang w:val="en-US"/>
        </w:rPr>
      </w:pPr>
      <w:r w:rsidRPr="00CC0718">
        <w:rPr>
          <w:color w:val="000000" w:themeColor="text1"/>
          <w:sz w:val="20"/>
          <w:szCs w:val="20"/>
          <w:lang w:val="en-IN"/>
        </w:rPr>
        <w:t>like student engagement?</w:t>
      </w:r>
    </w:p>
    <w:p w:rsidRPr="00CC0718" w:rsidR="5D3ECCAC" w:rsidP="771DF2FE" w:rsidRDefault="5D3ECCAC" w14:paraId="7D5F178F" w14:textId="379A38CC">
      <w:pPr>
        <w:jc w:val="both"/>
        <w:rPr>
          <w:color w:val="000000" w:themeColor="text1"/>
          <w:sz w:val="20"/>
          <w:szCs w:val="20"/>
          <w:lang w:val="en-IN"/>
        </w:rPr>
      </w:pPr>
    </w:p>
    <w:p w:rsidRPr="00CC0718" w:rsidR="00ED2087" w:rsidP="771DF2FE" w:rsidRDefault="00ED2087" w14:paraId="5989F878" w14:textId="77777777">
      <w:pPr>
        <w:rPr>
          <w:color w:val="000000" w:themeColor="text1"/>
          <w:sz w:val="20"/>
          <w:szCs w:val="20"/>
          <w:lang w:val="en-IN"/>
        </w:rPr>
      </w:pPr>
    </w:p>
    <w:p w:rsidRPr="00CC0718" w:rsidR="5D3ECCAC" w:rsidP="771DF2FE" w:rsidRDefault="6595932F" w14:paraId="074DE417" w14:textId="2220A5EB">
      <w:pPr>
        <w:rPr>
          <w:color w:val="000000" w:themeColor="text1"/>
          <w:sz w:val="20"/>
          <w:szCs w:val="20"/>
          <w:lang w:val="en-US"/>
        </w:rPr>
      </w:pPr>
      <w:r w:rsidRPr="00CC0718">
        <w:rPr>
          <w:color w:val="000000" w:themeColor="text1"/>
          <w:sz w:val="20"/>
          <w:szCs w:val="20"/>
          <w:lang w:val="en-IN"/>
        </w:rPr>
        <w:t>13:39- P6</w:t>
      </w:r>
    </w:p>
    <w:p w:rsidRPr="00CC0718" w:rsidR="5D3ECCAC" w:rsidP="771DF2FE" w:rsidRDefault="5D3ECCAC" w14:paraId="41E9AAA3" w14:textId="48BEE0AE">
      <w:pPr>
        <w:jc w:val="both"/>
        <w:rPr>
          <w:color w:val="000000" w:themeColor="text1"/>
          <w:sz w:val="20"/>
          <w:szCs w:val="20"/>
          <w:lang w:val="en-US"/>
        </w:rPr>
      </w:pPr>
    </w:p>
    <w:p w:rsidRPr="00CC0718" w:rsidR="5D3ECCAC" w:rsidP="771DF2FE" w:rsidRDefault="6595932F" w14:paraId="6D01A851" w14:textId="11614D99">
      <w:pPr>
        <w:rPr>
          <w:color w:val="000000" w:themeColor="text1"/>
          <w:sz w:val="20"/>
          <w:szCs w:val="20"/>
          <w:lang w:val="en-US"/>
        </w:rPr>
      </w:pPr>
      <w:r w:rsidRPr="00CC0718">
        <w:rPr>
          <w:color w:val="000000" w:themeColor="text1"/>
          <w:sz w:val="20"/>
          <w:szCs w:val="20"/>
          <w:lang w:val="en-IN"/>
        </w:rPr>
        <w:t>maybe I maybe it feels like, I mean, again, like I said it's not exactly about maybe people don't really know how they can be involved in, like, a team sort of thing. Like, if that makes sense? Like, I don't know if what I'm saying makes sense, okay, right? Like, big, like, with a club, it's like, more, you're welcome new members, but with the team, it's like, if we want new members, we got to wait for specific time to like host try</w:t>
      </w:r>
      <w:r w:rsidRPr="00CC0718" w:rsidR="7BF1EE58">
        <w:rPr>
          <w:color w:val="000000" w:themeColor="text1"/>
          <w:sz w:val="20"/>
          <w:szCs w:val="20"/>
          <w:lang w:val="en-IN"/>
        </w:rPr>
        <w:t xml:space="preserve"> </w:t>
      </w:r>
      <w:r w:rsidRPr="00CC0718">
        <w:rPr>
          <w:color w:val="000000" w:themeColor="text1"/>
          <w:sz w:val="20"/>
          <w:szCs w:val="20"/>
          <w:lang w:val="en-IN"/>
        </w:rPr>
        <w:t>outs and stuff like that.</w:t>
      </w:r>
    </w:p>
    <w:p w:rsidRPr="00CC0718" w:rsidR="5D3ECCAC" w:rsidP="771DF2FE" w:rsidRDefault="5D3ECCAC" w14:paraId="762672B3" w14:textId="06A916AA">
      <w:pPr>
        <w:jc w:val="both"/>
        <w:rPr>
          <w:color w:val="000000" w:themeColor="text1"/>
          <w:sz w:val="20"/>
          <w:szCs w:val="20"/>
          <w:lang w:val="en-US"/>
        </w:rPr>
      </w:pPr>
    </w:p>
    <w:p w:rsidRPr="00CC0718" w:rsidR="5D3ECCAC" w:rsidP="771DF2FE" w:rsidRDefault="6595932F" w14:paraId="634926B7" w14:textId="02A1E9CE">
      <w:pPr>
        <w:rPr>
          <w:color w:val="000000" w:themeColor="text1"/>
          <w:sz w:val="20"/>
          <w:szCs w:val="20"/>
          <w:lang w:val="en-US"/>
        </w:rPr>
      </w:pPr>
      <w:r w:rsidRPr="00CC0718">
        <w:rPr>
          <w:color w:val="000000" w:themeColor="text1"/>
          <w:sz w:val="20"/>
          <w:szCs w:val="20"/>
          <w:lang w:val="en-IN"/>
        </w:rPr>
        <w:t>14:09- I3</w:t>
      </w:r>
    </w:p>
    <w:p w:rsidRPr="00CC0718" w:rsidR="5D3ECCAC" w:rsidP="771DF2FE" w:rsidRDefault="5D3ECCAC" w14:paraId="38E6942B" w14:textId="6ABD8367">
      <w:pPr>
        <w:jc w:val="both"/>
        <w:rPr>
          <w:color w:val="000000" w:themeColor="text1"/>
          <w:sz w:val="20"/>
          <w:szCs w:val="20"/>
          <w:lang w:val="en-US"/>
        </w:rPr>
      </w:pPr>
    </w:p>
    <w:p w:rsidRPr="00CC0718" w:rsidR="5D3ECCAC" w:rsidP="27D18D16" w:rsidRDefault="6595932F" w14:paraId="0B8C63F3" w14:textId="2D55402A">
      <w:pPr>
        <w:rPr>
          <w:color w:val="000000" w:themeColor="text1"/>
          <w:sz w:val="20"/>
          <w:szCs w:val="20"/>
          <w:lang w:val="en-US"/>
        </w:rPr>
      </w:pPr>
      <w:r w:rsidRPr="00CC0718">
        <w:rPr>
          <w:color w:val="000000" w:themeColor="text1"/>
          <w:sz w:val="20"/>
          <w:szCs w:val="20"/>
          <w:lang w:val="en-IN"/>
        </w:rPr>
        <w:t>Are you running any campaigns and events</w:t>
      </w:r>
      <w:r w:rsidRPr="00CC0718" w:rsidR="08AC06A0">
        <w:rPr>
          <w:color w:val="000000" w:themeColor="text1"/>
          <w:sz w:val="20"/>
          <w:szCs w:val="20"/>
          <w:lang w:val="en-IN"/>
        </w:rPr>
        <w:t>?</w:t>
      </w:r>
    </w:p>
    <w:p w:rsidRPr="00CC0718" w:rsidR="5D3ECCAC" w:rsidP="771DF2FE" w:rsidRDefault="5D3ECCAC" w14:paraId="60C742C6" w14:textId="670587C9">
      <w:pPr>
        <w:jc w:val="both"/>
        <w:rPr>
          <w:color w:val="000000" w:themeColor="text1"/>
          <w:sz w:val="20"/>
          <w:szCs w:val="20"/>
          <w:lang w:val="en-US"/>
        </w:rPr>
      </w:pPr>
    </w:p>
    <w:p w:rsidRPr="00CC0718" w:rsidR="5D3ECCAC" w:rsidP="771DF2FE" w:rsidRDefault="6595932F" w14:paraId="293B7C5B" w14:textId="22384CEE">
      <w:pPr>
        <w:rPr>
          <w:color w:val="000000" w:themeColor="text1"/>
          <w:sz w:val="20"/>
          <w:szCs w:val="20"/>
          <w:lang w:val="en-US"/>
        </w:rPr>
      </w:pPr>
      <w:r w:rsidRPr="00CC0718">
        <w:rPr>
          <w:color w:val="000000" w:themeColor="text1"/>
          <w:sz w:val="20"/>
          <w:szCs w:val="20"/>
          <w:lang w:val="en-IN"/>
        </w:rPr>
        <w:t>14:18- P6</w:t>
      </w:r>
    </w:p>
    <w:p w:rsidRPr="00CC0718" w:rsidR="5D3ECCAC" w:rsidP="771DF2FE" w:rsidRDefault="5D3ECCAC" w14:paraId="6FE8606F" w14:textId="673FFB7A">
      <w:pPr>
        <w:jc w:val="both"/>
        <w:rPr>
          <w:color w:val="000000" w:themeColor="text1"/>
          <w:sz w:val="20"/>
          <w:szCs w:val="20"/>
          <w:lang w:val="en-US"/>
        </w:rPr>
      </w:pPr>
    </w:p>
    <w:p w:rsidRPr="00CC0718" w:rsidR="5D3ECCAC" w:rsidP="27D18D16" w:rsidRDefault="49D87B55" w14:paraId="7D664A27" w14:textId="3BBFE4E7">
      <w:pPr>
        <w:rPr>
          <w:color w:val="000000" w:themeColor="text1"/>
          <w:sz w:val="20"/>
          <w:szCs w:val="20"/>
          <w:lang w:val="en-US"/>
        </w:rPr>
      </w:pPr>
      <w:r w:rsidRPr="00CC0718">
        <w:rPr>
          <w:color w:val="000000" w:themeColor="text1"/>
          <w:sz w:val="20"/>
          <w:szCs w:val="20"/>
          <w:lang w:val="en-IN"/>
        </w:rPr>
        <w:t>l</w:t>
      </w:r>
      <w:r w:rsidRPr="00CC0718" w:rsidR="6595932F">
        <w:rPr>
          <w:color w:val="000000" w:themeColor="text1"/>
          <w:sz w:val="20"/>
          <w:szCs w:val="20"/>
          <w:lang w:val="en-IN"/>
        </w:rPr>
        <w:t>ike we do have like dance workshops</w:t>
      </w:r>
    </w:p>
    <w:p w:rsidRPr="00CC0718" w:rsidR="5D3ECCAC" w:rsidP="771DF2FE" w:rsidRDefault="5D3ECCAC" w14:paraId="7DA0995B" w14:textId="43A9FA92">
      <w:pPr>
        <w:jc w:val="both"/>
        <w:rPr>
          <w:color w:val="000000" w:themeColor="text1"/>
          <w:sz w:val="20"/>
          <w:szCs w:val="20"/>
          <w:lang w:val="en-US"/>
        </w:rPr>
      </w:pPr>
    </w:p>
    <w:p w:rsidRPr="00CC0718" w:rsidR="5D3ECCAC" w:rsidP="771DF2FE" w:rsidRDefault="6595932F" w14:paraId="6A946541" w14:textId="7CB124C9">
      <w:pPr>
        <w:rPr>
          <w:color w:val="000000" w:themeColor="text1"/>
          <w:sz w:val="20"/>
          <w:szCs w:val="20"/>
          <w:lang w:val="en-US"/>
        </w:rPr>
      </w:pPr>
      <w:r w:rsidRPr="00CC0718">
        <w:rPr>
          <w:color w:val="000000" w:themeColor="text1"/>
          <w:sz w:val="20"/>
          <w:szCs w:val="20"/>
          <w:lang w:val="en-IN"/>
        </w:rPr>
        <w:t>14:20- I3</w:t>
      </w:r>
    </w:p>
    <w:p w:rsidRPr="00CC0718" w:rsidR="5D3ECCAC" w:rsidP="771DF2FE" w:rsidRDefault="5D3ECCAC" w14:paraId="5055E1FD" w14:textId="4B0103F2">
      <w:pPr>
        <w:jc w:val="both"/>
        <w:rPr>
          <w:color w:val="000000" w:themeColor="text1"/>
          <w:sz w:val="20"/>
          <w:szCs w:val="20"/>
          <w:lang w:val="en-US"/>
        </w:rPr>
      </w:pPr>
    </w:p>
    <w:p w:rsidRPr="00CC0718" w:rsidR="5D3ECCAC" w:rsidP="771DF2FE" w:rsidRDefault="6595932F" w14:paraId="747A877C" w14:textId="652FCFBD">
      <w:pPr>
        <w:rPr>
          <w:color w:val="000000" w:themeColor="text1"/>
          <w:sz w:val="20"/>
          <w:szCs w:val="20"/>
          <w:lang w:val="en-US"/>
        </w:rPr>
      </w:pPr>
      <w:r w:rsidRPr="00CC0718">
        <w:rPr>
          <w:color w:val="000000" w:themeColor="text1"/>
          <w:sz w:val="20"/>
          <w:szCs w:val="20"/>
          <w:lang w:val="en-IN"/>
        </w:rPr>
        <w:t>to promote yourselves in every place, so that people know about the club.</w:t>
      </w:r>
    </w:p>
    <w:p w:rsidRPr="00CC0718" w:rsidR="5D3ECCAC" w:rsidP="771DF2FE" w:rsidRDefault="5D3ECCAC" w14:paraId="54F0B371" w14:textId="7C9E532F">
      <w:pPr>
        <w:jc w:val="both"/>
        <w:rPr>
          <w:color w:val="000000" w:themeColor="text1"/>
          <w:sz w:val="20"/>
          <w:szCs w:val="20"/>
          <w:lang w:val="en-US"/>
        </w:rPr>
      </w:pPr>
    </w:p>
    <w:p w:rsidRPr="00CC0718" w:rsidR="5D3ECCAC" w:rsidP="771DF2FE" w:rsidRDefault="6595932F" w14:paraId="27805098" w14:textId="4CFCA31F">
      <w:pPr>
        <w:rPr>
          <w:color w:val="000000" w:themeColor="text1"/>
          <w:sz w:val="20"/>
          <w:szCs w:val="20"/>
          <w:lang w:val="en-US"/>
        </w:rPr>
      </w:pPr>
      <w:r w:rsidRPr="00CC0718">
        <w:rPr>
          <w:color w:val="000000" w:themeColor="text1"/>
          <w:sz w:val="20"/>
          <w:szCs w:val="20"/>
          <w:lang w:val="en-IN"/>
        </w:rPr>
        <w:t>14:27- P6</w:t>
      </w:r>
    </w:p>
    <w:p w:rsidRPr="00CC0718" w:rsidR="5D3ECCAC" w:rsidP="771DF2FE" w:rsidRDefault="5D3ECCAC" w14:paraId="5B7545E5" w14:textId="59821E23">
      <w:pPr>
        <w:jc w:val="both"/>
        <w:rPr>
          <w:color w:val="000000" w:themeColor="text1"/>
          <w:sz w:val="20"/>
          <w:szCs w:val="20"/>
          <w:lang w:val="en-US"/>
        </w:rPr>
      </w:pPr>
    </w:p>
    <w:p w:rsidRPr="00CC0718" w:rsidR="5D3ECCAC" w:rsidP="27D18D16" w:rsidRDefault="6595932F" w14:paraId="308339E4" w14:textId="2A0CA3EB">
      <w:pPr>
        <w:rPr>
          <w:color w:val="000000" w:themeColor="text1"/>
          <w:sz w:val="20"/>
          <w:szCs w:val="20"/>
          <w:lang w:val="en-US"/>
        </w:rPr>
      </w:pPr>
      <w:r w:rsidRPr="00CC0718">
        <w:rPr>
          <w:color w:val="000000" w:themeColor="text1"/>
          <w:sz w:val="20"/>
          <w:szCs w:val="20"/>
          <w:lang w:val="en-IN"/>
        </w:rPr>
        <w:t>Well, we do. We do like fundraiser efforts, like we, I post about it and like we, I don't think we have like specific events, I guess, for what I remember, but I could be wrong.</w:t>
      </w:r>
    </w:p>
    <w:p w:rsidRPr="00CC0718" w:rsidR="5D3ECCAC" w:rsidP="771DF2FE" w:rsidRDefault="5D3ECCAC" w14:paraId="299ACF21" w14:textId="6383547C">
      <w:pPr>
        <w:jc w:val="both"/>
        <w:rPr>
          <w:color w:val="000000" w:themeColor="text1"/>
          <w:sz w:val="20"/>
          <w:szCs w:val="20"/>
          <w:lang w:val="en-US"/>
        </w:rPr>
      </w:pPr>
    </w:p>
    <w:p w:rsidRPr="00CC0718" w:rsidR="5D3ECCAC" w:rsidP="771DF2FE" w:rsidRDefault="6595932F" w14:paraId="51913802" w14:textId="5EBD5C52">
      <w:pPr>
        <w:rPr>
          <w:color w:val="000000" w:themeColor="text1"/>
          <w:sz w:val="20"/>
          <w:szCs w:val="20"/>
          <w:lang w:val="en-US"/>
        </w:rPr>
      </w:pPr>
      <w:r w:rsidRPr="00CC0718">
        <w:rPr>
          <w:color w:val="000000" w:themeColor="text1"/>
          <w:sz w:val="20"/>
          <w:szCs w:val="20"/>
          <w:lang w:val="en-IN"/>
        </w:rPr>
        <w:t>14:40- I3</w:t>
      </w:r>
    </w:p>
    <w:p w:rsidRPr="00CC0718" w:rsidR="5D3ECCAC" w:rsidP="771DF2FE" w:rsidRDefault="5D3ECCAC" w14:paraId="2189607A" w14:textId="7606B6DB">
      <w:pPr>
        <w:jc w:val="both"/>
        <w:rPr>
          <w:color w:val="000000" w:themeColor="text1"/>
          <w:sz w:val="20"/>
          <w:szCs w:val="20"/>
          <w:lang w:val="en-US"/>
        </w:rPr>
      </w:pPr>
    </w:p>
    <w:p w:rsidRPr="00CC0718" w:rsidR="5D3ECCAC" w:rsidP="27D18D16" w:rsidRDefault="10AE291F" w14:paraId="51D68109" w14:textId="28AAF25A">
      <w:pPr>
        <w:rPr>
          <w:color w:val="000000" w:themeColor="text1"/>
          <w:sz w:val="20"/>
          <w:szCs w:val="20"/>
          <w:lang w:val="en-US"/>
        </w:rPr>
      </w:pPr>
      <w:r w:rsidRPr="00CC0718">
        <w:rPr>
          <w:color w:val="000000" w:themeColor="text1"/>
          <w:sz w:val="20"/>
          <w:szCs w:val="20"/>
          <w:lang w:val="en-IN"/>
        </w:rPr>
        <w:t>H</w:t>
      </w:r>
      <w:r w:rsidRPr="00CC0718" w:rsidR="6595932F">
        <w:rPr>
          <w:color w:val="000000" w:themeColor="text1"/>
          <w:sz w:val="20"/>
          <w:szCs w:val="20"/>
          <w:lang w:val="en-IN"/>
        </w:rPr>
        <w:t>ow about the idea of</w:t>
      </w:r>
      <w:r w:rsidRPr="00CC0718" w:rsidR="3028E129">
        <w:rPr>
          <w:color w:val="000000" w:themeColor="text1"/>
          <w:sz w:val="20"/>
          <w:szCs w:val="20"/>
          <w:lang w:val="en-IN"/>
        </w:rPr>
        <w:t xml:space="preserve"> </w:t>
      </w:r>
      <w:r w:rsidRPr="00CC0718" w:rsidR="6595932F">
        <w:rPr>
          <w:color w:val="000000" w:themeColor="text1"/>
          <w:sz w:val="20"/>
          <w:szCs w:val="20"/>
          <w:lang w:val="en-IN"/>
        </w:rPr>
        <w:t>collaboration with the other clubs to help some events?</w:t>
      </w:r>
    </w:p>
    <w:p w:rsidRPr="00CC0718" w:rsidR="5D3ECCAC" w:rsidP="771DF2FE" w:rsidRDefault="5D3ECCAC" w14:paraId="7813A451" w14:textId="61FACFD6">
      <w:pPr>
        <w:jc w:val="both"/>
        <w:rPr>
          <w:color w:val="000000" w:themeColor="text1"/>
          <w:sz w:val="20"/>
          <w:szCs w:val="20"/>
          <w:lang w:val="en-US"/>
        </w:rPr>
      </w:pPr>
    </w:p>
    <w:p w:rsidRPr="00CC0718" w:rsidR="5D3ECCAC" w:rsidP="771DF2FE" w:rsidRDefault="6595932F" w14:paraId="2784E904" w14:textId="23ECAEC8">
      <w:pPr>
        <w:rPr>
          <w:color w:val="000000" w:themeColor="text1"/>
          <w:sz w:val="20"/>
          <w:szCs w:val="20"/>
          <w:lang w:val="en-US"/>
        </w:rPr>
      </w:pPr>
      <w:r w:rsidRPr="00CC0718">
        <w:rPr>
          <w:color w:val="000000" w:themeColor="text1"/>
          <w:sz w:val="20"/>
          <w:szCs w:val="20"/>
          <w:lang w:val="en-IN"/>
        </w:rPr>
        <w:t>14:47- P6</w:t>
      </w:r>
    </w:p>
    <w:p w:rsidRPr="00CC0718" w:rsidR="5D3ECCAC" w:rsidP="771DF2FE" w:rsidRDefault="5D3ECCAC" w14:paraId="798A0B66" w14:textId="77F7D8BF">
      <w:pPr>
        <w:jc w:val="both"/>
        <w:rPr>
          <w:color w:val="000000" w:themeColor="text1"/>
          <w:sz w:val="20"/>
          <w:szCs w:val="20"/>
          <w:lang w:val="en-US"/>
        </w:rPr>
      </w:pPr>
    </w:p>
    <w:p w:rsidRPr="00CC0718" w:rsidR="5D3ECCAC" w:rsidP="771DF2FE" w:rsidRDefault="6595932F" w14:paraId="523251CD" w14:textId="0C593E07">
      <w:pPr>
        <w:rPr>
          <w:color w:val="000000" w:themeColor="text1"/>
          <w:sz w:val="20"/>
          <w:szCs w:val="20"/>
          <w:lang w:val="en-US"/>
        </w:rPr>
      </w:pPr>
      <w:r w:rsidRPr="00CC0718">
        <w:rPr>
          <w:color w:val="000000" w:themeColor="text1"/>
          <w:sz w:val="20"/>
          <w:szCs w:val="20"/>
          <w:lang w:val="en-IN"/>
        </w:rPr>
        <w:t>I don't think we do a lot of collaborations, to be honest.</w:t>
      </w:r>
    </w:p>
    <w:p w:rsidRPr="00CC0718" w:rsidR="5D3ECCAC" w:rsidP="771DF2FE" w:rsidRDefault="5D3ECCAC" w14:paraId="14B0BB78" w14:textId="00A90960">
      <w:pPr>
        <w:jc w:val="both"/>
        <w:rPr>
          <w:color w:val="000000" w:themeColor="text1"/>
          <w:sz w:val="20"/>
          <w:szCs w:val="20"/>
          <w:lang w:val="en-US"/>
        </w:rPr>
      </w:pPr>
    </w:p>
    <w:p w:rsidRPr="00CC0718" w:rsidR="5D3ECCAC" w:rsidP="771DF2FE" w:rsidRDefault="6595932F" w14:paraId="5B82EFC8" w14:textId="4B5CC1A5">
      <w:pPr>
        <w:rPr>
          <w:color w:val="000000" w:themeColor="text1"/>
          <w:sz w:val="20"/>
          <w:szCs w:val="20"/>
          <w:lang w:val="en-US"/>
        </w:rPr>
      </w:pPr>
      <w:r w:rsidRPr="00CC0718">
        <w:rPr>
          <w:color w:val="000000" w:themeColor="text1"/>
          <w:sz w:val="20"/>
          <w:szCs w:val="20"/>
          <w:lang w:val="en-IN"/>
        </w:rPr>
        <w:t>14:59- I3</w:t>
      </w:r>
    </w:p>
    <w:p w:rsidRPr="00CC0718" w:rsidR="5D3ECCAC" w:rsidP="771DF2FE" w:rsidRDefault="5D3ECCAC" w14:paraId="548017F9" w14:textId="5710DD60">
      <w:pPr>
        <w:jc w:val="both"/>
        <w:rPr>
          <w:color w:val="000000" w:themeColor="text1"/>
          <w:sz w:val="20"/>
          <w:szCs w:val="20"/>
          <w:lang w:val="en-US"/>
        </w:rPr>
      </w:pPr>
    </w:p>
    <w:p w:rsidRPr="00CC0718" w:rsidR="5D3ECCAC" w:rsidP="771DF2FE" w:rsidRDefault="6595932F" w14:paraId="4AE5F882" w14:textId="294FD95F">
      <w:pPr>
        <w:rPr>
          <w:color w:val="000000" w:themeColor="text1"/>
          <w:sz w:val="20"/>
          <w:szCs w:val="20"/>
          <w:lang w:val="en-US"/>
        </w:rPr>
      </w:pPr>
      <w:r w:rsidRPr="00CC0718">
        <w:rPr>
          <w:color w:val="000000" w:themeColor="text1"/>
          <w:sz w:val="20"/>
          <w:szCs w:val="20"/>
          <w:lang w:val="en-IN"/>
        </w:rPr>
        <w:t>How could a marketing club best demonstrate its value to student organizations like yours.</w:t>
      </w:r>
    </w:p>
    <w:p w:rsidRPr="00CC0718" w:rsidR="5D3ECCAC" w:rsidP="771DF2FE" w:rsidRDefault="5D3ECCAC" w14:paraId="1B2B857B" w14:textId="4354CC47">
      <w:pPr>
        <w:jc w:val="both"/>
        <w:rPr>
          <w:color w:val="000000" w:themeColor="text1"/>
          <w:sz w:val="20"/>
          <w:szCs w:val="20"/>
          <w:lang w:val="en-IN"/>
        </w:rPr>
      </w:pPr>
    </w:p>
    <w:p w:rsidRPr="00CC0718" w:rsidR="5D3ECCAC" w:rsidP="771DF2FE" w:rsidRDefault="5D3ECCAC" w14:paraId="5B17D18E" w14:textId="26ED80BE">
      <w:pPr>
        <w:rPr>
          <w:color w:val="000000" w:themeColor="text1"/>
          <w:sz w:val="20"/>
          <w:szCs w:val="20"/>
          <w:lang w:val="en-IN"/>
        </w:rPr>
      </w:pPr>
    </w:p>
    <w:p w:rsidRPr="00CC0718" w:rsidR="5D3ECCAC" w:rsidP="771DF2FE" w:rsidRDefault="6595932F" w14:paraId="052968FC" w14:textId="1314A2C1">
      <w:pPr>
        <w:rPr>
          <w:color w:val="000000" w:themeColor="text1"/>
          <w:sz w:val="20"/>
          <w:szCs w:val="20"/>
          <w:lang w:val="en-US"/>
        </w:rPr>
      </w:pPr>
      <w:r w:rsidRPr="00CC0718">
        <w:rPr>
          <w:color w:val="000000" w:themeColor="text1"/>
          <w:sz w:val="20"/>
          <w:szCs w:val="20"/>
          <w:lang w:val="en-IN"/>
        </w:rPr>
        <w:t>15:05- P6</w:t>
      </w:r>
    </w:p>
    <w:p w:rsidRPr="00CC0718" w:rsidR="5D3ECCAC" w:rsidP="771DF2FE" w:rsidRDefault="6595932F" w14:paraId="49A8FDF9" w14:textId="20966EA4">
      <w:pPr>
        <w:jc w:val="both"/>
        <w:rPr>
          <w:color w:val="000000" w:themeColor="text1"/>
          <w:sz w:val="20"/>
          <w:szCs w:val="20"/>
          <w:lang w:val="en-US"/>
        </w:rPr>
      </w:pPr>
      <w:r w:rsidRPr="00CC0718">
        <w:rPr>
          <w:color w:val="000000" w:themeColor="text1"/>
          <w:sz w:val="20"/>
          <w:szCs w:val="20"/>
          <w:lang w:val="en-IN"/>
        </w:rPr>
        <w:t>I guess, honestly, it's the fundraising. Like, I feel like clubs, at least, like, usually getting money is like, the biggest thing I don't know about regular though, because, like, I feel like, for us, we don't really F R for money, or things like that. Like, I feel like other more like clubs that, like, have, like, more of a footing with, like, the student government, I guess, like, they would get more fundraising in terms of like events and stuff, if it has a lot of track, if those events typically have traction, I guess at least for what I know, it's not my area of expertise. So really, speak for too much.</w:t>
      </w:r>
    </w:p>
    <w:p w:rsidRPr="00CC0718" w:rsidR="5D3ECCAC" w:rsidP="771DF2FE" w:rsidRDefault="5D3ECCAC" w14:paraId="3C2F17AB" w14:textId="626EC51B">
      <w:pPr>
        <w:jc w:val="both"/>
        <w:rPr>
          <w:color w:val="000000" w:themeColor="text1"/>
          <w:sz w:val="20"/>
          <w:szCs w:val="20"/>
          <w:lang w:val="en-US"/>
        </w:rPr>
      </w:pPr>
    </w:p>
    <w:p w:rsidRPr="00CC0718" w:rsidR="00ED2087" w:rsidP="771DF2FE" w:rsidRDefault="00ED2087" w14:paraId="3B5A617D" w14:textId="77777777">
      <w:pPr>
        <w:rPr>
          <w:color w:val="000000" w:themeColor="text1"/>
          <w:sz w:val="20"/>
          <w:szCs w:val="20"/>
          <w:lang w:val="en-IN"/>
        </w:rPr>
      </w:pPr>
    </w:p>
    <w:p w:rsidRPr="00CC0718" w:rsidR="5D3ECCAC" w:rsidP="771DF2FE" w:rsidRDefault="6595932F" w14:paraId="40ACE6A7" w14:textId="1D0DF41B">
      <w:pPr>
        <w:rPr>
          <w:color w:val="000000" w:themeColor="text1"/>
          <w:sz w:val="20"/>
          <w:szCs w:val="20"/>
          <w:lang w:val="en-US"/>
        </w:rPr>
      </w:pPr>
      <w:r w:rsidRPr="00CC0718">
        <w:rPr>
          <w:color w:val="000000" w:themeColor="text1"/>
          <w:sz w:val="20"/>
          <w:szCs w:val="20"/>
          <w:lang w:val="en-IN"/>
        </w:rPr>
        <w:t>15:47- I3</w:t>
      </w:r>
    </w:p>
    <w:p w:rsidRPr="00CC0718" w:rsidR="5D3ECCAC" w:rsidP="771DF2FE" w:rsidRDefault="5D3ECCAC" w14:paraId="7DD0178D" w14:textId="60A91D17">
      <w:pPr>
        <w:jc w:val="both"/>
        <w:rPr>
          <w:color w:val="000000" w:themeColor="text1"/>
          <w:sz w:val="20"/>
          <w:szCs w:val="20"/>
          <w:lang w:val="en-US"/>
        </w:rPr>
      </w:pPr>
    </w:p>
    <w:p w:rsidRPr="00CC0718" w:rsidR="5D3ECCAC" w:rsidP="771DF2FE" w:rsidRDefault="6595932F" w14:paraId="01FCFBD1" w14:textId="547A923E">
      <w:pPr>
        <w:rPr>
          <w:color w:val="000000" w:themeColor="text1"/>
          <w:sz w:val="20"/>
          <w:szCs w:val="20"/>
          <w:lang w:val="en-US"/>
        </w:rPr>
      </w:pPr>
      <w:r w:rsidRPr="00CC0718">
        <w:rPr>
          <w:color w:val="000000" w:themeColor="text1"/>
          <w:sz w:val="20"/>
          <w:szCs w:val="20"/>
          <w:lang w:val="en-IN"/>
        </w:rPr>
        <w:t xml:space="preserve">Would you be willing to pay for these marketing services? If there is any marketing service provided as a support to </w:t>
      </w:r>
      <w:proofErr w:type="spellStart"/>
      <w:r w:rsidRPr="00CC0718">
        <w:rPr>
          <w:color w:val="000000" w:themeColor="text1"/>
          <w:sz w:val="20"/>
          <w:szCs w:val="20"/>
          <w:lang w:val="en-IN"/>
        </w:rPr>
        <w:t>rang</w:t>
      </w:r>
      <w:r w:rsidRPr="00CC0718" w:rsidR="6C558D4F">
        <w:rPr>
          <w:color w:val="000000" w:themeColor="text1"/>
          <w:sz w:val="20"/>
          <w:szCs w:val="20"/>
          <w:lang w:val="en-IN"/>
        </w:rPr>
        <w:t>ee</w:t>
      </w:r>
      <w:r w:rsidRPr="00CC0718">
        <w:rPr>
          <w:color w:val="000000" w:themeColor="text1"/>
          <w:sz w:val="20"/>
          <w:szCs w:val="20"/>
          <w:lang w:val="en-IN"/>
        </w:rPr>
        <w:t>la</w:t>
      </w:r>
      <w:proofErr w:type="spellEnd"/>
      <w:r w:rsidRPr="00CC0718">
        <w:rPr>
          <w:color w:val="000000" w:themeColor="text1"/>
          <w:sz w:val="20"/>
          <w:szCs w:val="20"/>
          <w:lang w:val="en-IN"/>
        </w:rPr>
        <w:t xml:space="preserve">, would you be like willing to pay them? </w:t>
      </w:r>
    </w:p>
    <w:p w:rsidRPr="00CC0718" w:rsidR="00ED2087" w:rsidP="771DF2FE" w:rsidRDefault="00ED2087" w14:paraId="12B8D877" w14:textId="77777777">
      <w:pPr>
        <w:rPr>
          <w:color w:val="000000" w:themeColor="text1"/>
          <w:sz w:val="20"/>
          <w:szCs w:val="20"/>
          <w:lang w:val="en-IN"/>
        </w:rPr>
      </w:pPr>
    </w:p>
    <w:p w:rsidRPr="00CC0718" w:rsidR="5D3ECCAC" w:rsidP="771DF2FE" w:rsidRDefault="6595932F" w14:paraId="5E471177" w14:textId="158B0E86">
      <w:pPr>
        <w:rPr>
          <w:color w:val="000000" w:themeColor="text1"/>
          <w:sz w:val="20"/>
          <w:szCs w:val="20"/>
          <w:lang w:val="en-US"/>
        </w:rPr>
      </w:pPr>
      <w:r w:rsidRPr="00CC0718">
        <w:rPr>
          <w:color w:val="000000" w:themeColor="text1"/>
          <w:sz w:val="20"/>
          <w:szCs w:val="20"/>
          <w:lang w:val="en-IN"/>
        </w:rPr>
        <w:t>16:01- P6</w:t>
      </w:r>
    </w:p>
    <w:p w:rsidRPr="00CC0718" w:rsidR="5D3ECCAC" w:rsidP="771DF2FE" w:rsidRDefault="5D3ECCAC" w14:paraId="4EDAEBEC" w14:textId="304878B0">
      <w:pPr>
        <w:jc w:val="both"/>
        <w:rPr>
          <w:color w:val="000000" w:themeColor="text1"/>
          <w:sz w:val="20"/>
          <w:szCs w:val="20"/>
          <w:lang w:val="en-US"/>
        </w:rPr>
      </w:pPr>
    </w:p>
    <w:p w:rsidRPr="00CC0718" w:rsidR="5D3ECCAC" w:rsidP="27D18D16" w:rsidRDefault="6595932F" w14:paraId="54C12BE3" w14:textId="7347C1AC">
      <w:pPr>
        <w:jc w:val="both"/>
        <w:rPr>
          <w:color w:val="000000" w:themeColor="text1"/>
          <w:sz w:val="20"/>
          <w:szCs w:val="20"/>
          <w:lang w:val="en-US"/>
        </w:rPr>
      </w:pPr>
      <w:r w:rsidRPr="00CC0718">
        <w:rPr>
          <w:color w:val="000000" w:themeColor="text1"/>
          <w:sz w:val="20"/>
          <w:szCs w:val="20"/>
          <w:lang w:val="en-IN"/>
        </w:rPr>
        <w:t>I don't know, because, again, I'm not a</w:t>
      </w:r>
      <w:r w:rsidRPr="00CC0718" w:rsidR="431AFE6A">
        <w:rPr>
          <w:color w:val="000000" w:themeColor="text1"/>
          <w:sz w:val="20"/>
          <w:szCs w:val="20"/>
          <w:lang w:val="en-IN"/>
        </w:rPr>
        <w:t>n</w:t>
      </w:r>
      <w:r w:rsidRPr="00CC0718">
        <w:rPr>
          <w:color w:val="000000" w:themeColor="text1"/>
          <w:sz w:val="20"/>
          <w:szCs w:val="20"/>
          <w:lang w:val="en-IN"/>
        </w:rPr>
        <w:t xml:space="preserve"> expert, I'm not that's not my expertise.</w:t>
      </w:r>
    </w:p>
    <w:p w:rsidRPr="00CC0718" w:rsidR="5D3ECCAC" w:rsidP="771DF2FE" w:rsidRDefault="5D3ECCAC" w14:paraId="4771D855" w14:textId="05E9B148">
      <w:pPr>
        <w:jc w:val="both"/>
        <w:rPr>
          <w:color w:val="000000" w:themeColor="text1"/>
          <w:sz w:val="20"/>
          <w:szCs w:val="20"/>
          <w:lang w:val="en-US"/>
        </w:rPr>
      </w:pPr>
    </w:p>
    <w:p w:rsidRPr="00CC0718" w:rsidR="5D3ECCAC" w:rsidP="771DF2FE" w:rsidRDefault="6595932F" w14:paraId="64ADF1F3" w14:textId="5EB714DD">
      <w:pPr>
        <w:rPr>
          <w:color w:val="000000" w:themeColor="text1"/>
          <w:sz w:val="20"/>
          <w:szCs w:val="20"/>
          <w:lang w:val="en-US"/>
        </w:rPr>
      </w:pPr>
      <w:r w:rsidRPr="00CC0718">
        <w:rPr>
          <w:color w:val="000000" w:themeColor="text1"/>
          <w:sz w:val="20"/>
          <w:szCs w:val="20"/>
          <w:lang w:val="en-IN"/>
        </w:rPr>
        <w:t>16:06- I3</w:t>
      </w:r>
    </w:p>
    <w:p w:rsidRPr="00CC0718" w:rsidR="5D3ECCAC" w:rsidP="771DF2FE" w:rsidRDefault="5D3ECCAC" w14:paraId="3E297598" w14:textId="0196678E">
      <w:pPr>
        <w:jc w:val="both"/>
        <w:rPr>
          <w:color w:val="000000" w:themeColor="text1"/>
          <w:sz w:val="20"/>
          <w:szCs w:val="20"/>
          <w:lang w:val="en-US"/>
        </w:rPr>
      </w:pPr>
    </w:p>
    <w:p w:rsidRPr="00CC0718" w:rsidR="5D3ECCAC" w:rsidP="27D18D16" w:rsidRDefault="6595932F" w14:paraId="35CAE188" w14:textId="52F63897">
      <w:pPr>
        <w:rPr>
          <w:color w:val="000000" w:themeColor="text1"/>
          <w:sz w:val="20"/>
          <w:szCs w:val="20"/>
          <w:lang w:val="en-IN"/>
        </w:rPr>
      </w:pPr>
      <w:r w:rsidRPr="00CC0718">
        <w:rPr>
          <w:color w:val="000000" w:themeColor="text1"/>
          <w:sz w:val="20"/>
          <w:szCs w:val="20"/>
          <w:lang w:val="en-IN"/>
        </w:rPr>
        <w:t>How do you like receive information about other student clubs and all the on campus activities?</w:t>
      </w:r>
      <w:r w:rsidRPr="00CC0718" w:rsidR="1E3BFDF7">
        <w:rPr>
          <w:color w:val="000000" w:themeColor="text1"/>
          <w:sz w:val="20"/>
          <w:szCs w:val="20"/>
          <w:lang w:val="en-IN"/>
        </w:rPr>
        <w:t xml:space="preserve"> What are they doing?</w:t>
      </w:r>
    </w:p>
    <w:p w:rsidRPr="00CC0718" w:rsidR="27D18D16" w:rsidP="27D18D16" w:rsidRDefault="27D18D16" w14:paraId="4D67ABB6" w14:textId="6C31DC9B">
      <w:pPr>
        <w:rPr>
          <w:color w:val="000000" w:themeColor="text1"/>
          <w:sz w:val="20"/>
          <w:szCs w:val="20"/>
          <w:lang w:val="en-IN"/>
        </w:rPr>
      </w:pPr>
    </w:p>
    <w:p w:rsidRPr="00CC0718" w:rsidR="1E3BFDF7" w:rsidP="27D18D16" w:rsidRDefault="1E3BFDF7" w14:paraId="6DB9E707" w14:textId="2C625CBE">
      <w:pPr>
        <w:rPr>
          <w:color w:val="000000" w:themeColor="text1"/>
          <w:sz w:val="20"/>
          <w:szCs w:val="20"/>
          <w:lang w:val="en-IN"/>
        </w:rPr>
      </w:pPr>
      <w:r w:rsidRPr="00CC0718">
        <w:rPr>
          <w:color w:val="000000" w:themeColor="text1"/>
          <w:sz w:val="20"/>
          <w:szCs w:val="20"/>
          <w:lang w:val="en-IN"/>
        </w:rPr>
        <w:t>16:09 – P6</w:t>
      </w:r>
    </w:p>
    <w:p w:rsidRPr="00CC0718" w:rsidR="1E3BFDF7" w:rsidP="27D18D16" w:rsidRDefault="1E3BFDF7" w14:paraId="116EA05D" w14:textId="519CD64D">
      <w:pPr>
        <w:rPr>
          <w:color w:val="000000" w:themeColor="text1"/>
          <w:sz w:val="20"/>
          <w:szCs w:val="20"/>
          <w:lang w:val="en-IN"/>
        </w:rPr>
      </w:pPr>
      <w:r w:rsidRPr="00CC0718">
        <w:rPr>
          <w:color w:val="000000" w:themeColor="text1"/>
          <w:sz w:val="20"/>
          <w:szCs w:val="20"/>
          <w:lang w:val="en-IN"/>
        </w:rPr>
        <w:t>Umm</w:t>
      </w:r>
    </w:p>
    <w:p w:rsidRPr="00CC0718" w:rsidR="5D3ECCAC" w:rsidP="27D18D16" w:rsidRDefault="5D3ECCAC" w14:paraId="41014FB3" w14:textId="1B644A48">
      <w:pPr>
        <w:jc w:val="both"/>
        <w:rPr>
          <w:color w:val="000000" w:themeColor="text1"/>
          <w:sz w:val="20"/>
          <w:szCs w:val="20"/>
          <w:lang w:val="en-US"/>
        </w:rPr>
      </w:pPr>
    </w:p>
    <w:p w:rsidRPr="00CC0718" w:rsidR="5D3ECCAC" w:rsidP="771DF2FE" w:rsidRDefault="6595932F" w14:paraId="5C65FFD8" w14:textId="5E716364">
      <w:pPr>
        <w:rPr>
          <w:color w:val="000000" w:themeColor="text1"/>
          <w:sz w:val="20"/>
          <w:szCs w:val="20"/>
          <w:lang w:val="en-US"/>
        </w:rPr>
      </w:pPr>
      <w:r w:rsidRPr="00CC0718">
        <w:rPr>
          <w:color w:val="000000" w:themeColor="text1"/>
          <w:sz w:val="20"/>
          <w:szCs w:val="20"/>
          <w:lang w:val="en-IN"/>
        </w:rPr>
        <w:lastRenderedPageBreak/>
        <w:t>16:22- I3</w:t>
      </w:r>
    </w:p>
    <w:p w:rsidRPr="00CC0718" w:rsidR="5D3ECCAC" w:rsidP="771DF2FE" w:rsidRDefault="5D3ECCAC" w14:paraId="127C800D" w14:textId="5CD59B72">
      <w:pPr>
        <w:jc w:val="both"/>
        <w:rPr>
          <w:color w:val="000000" w:themeColor="text1"/>
          <w:sz w:val="20"/>
          <w:szCs w:val="20"/>
          <w:lang w:val="en-US"/>
        </w:rPr>
      </w:pPr>
    </w:p>
    <w:p w:rsidRPr="00CC0718" w:rsidR="5D3ECCAC" w:rsidP="771DF2FE" w:rsidRDefault="6595932F" w14:paraId="541531B5" w14:textId="6E6CF790">
      <w:pPr>
        <w:rPr>
          <w:color w:val="000000" w:themeColor="text1"/>
          <w:sz w:val="20"/>
          <w:szCs w:val="20"/>
          <w:lang w:val="en-US"/>
        </w:rPr>
      </w:pPr>
      <w:r w:rsidRPr="00CC0718">
        <w:rPr>
          <w:color w:val="000000" w:themeColor="text1"/>
          <w:sz w:val="20"/>
          <w:szCs w:val="20"/>
          <w:lang w:val="en-IN"/>
        </w:rPr>
        <w:t>What is your main mode of receiving information about them?</w:t>
      </w:r>
    </w:p>
    <w:p w:rsidRPr="00CC0718" w:rsidR="5D3ECCAC" w:rsidP="771DF2FE" w:rsidRDefault="5D3ECCAC" w14:paraId="637FDE6B" w14:textId="3612D49F">
      <w:pPr>
        <w:jc w:val="both"/>
        <w:rPr>
          <w:color w:val="000000" w:themeColor="text1"/>
          <w:sz w:val="20"/>
          <w:szCs w:val="20"/>
          <w:lang w:val="en-US"/>
        </w:rPr>
      </w:pPr>
    </w:p>
    <w:p w:rsidRPr="00CC0718" w:rsidR="5D3ECCAC" w:rsidP="771DF2FE" w:rsidRDefault="6595932F" w14:paraId="657310AC" w14:textId="0A63221C">
      <w:pPr>
        <w:rPr>
          <w:color w:val="000000" w:themeColor="text1"/>
          <w:sz w:val="20"/>
          <w:szCs w:val="20"/>
          <w:lang w:val="en-US"/>
        </w:rPr>
      </w:pPr>
      <w:r w:rsidRPr="00CC0718">
        <w:rPr>
          <w:color w:val="000000" w:themeColor="text1"/>
          <w:sz w:val="20"/>
          <w:szCs w:val="20"/>
          <w:lang w:val="en-IN"/>
        </w:rPr>
        <w:t>16:25- P6</w:t>
      </w:r>
    </w:p>
    <w:p w:rsidRPr="00CC0718" w:rsidR="5D3ECCAC" w:rsidP="771DF2FE" w:rsidRDefault="5D3ECCAC" w14:paraId="54743180" w14:textId="194BCFAF">
      <w:pPr>
        <w:jc w:val="both"/>
        <w:rPr>
          <w:color w:val="000000" w:themeColor="text1"/>
          <w:sz w:val="20"/>
          <w:szCs w:val="20"/>
          <w:lang w:val="en-US"/>
        </w:rPr>
      </w:pPr>
    </w:p>
    <w:p w:rsidRPr="00CC0718" w:rsidR="5D3ECCAC" w:rsidP="771DF2FE" w:rsidRDefault="6595932F" w14:paraId="6164CC2B" w14:textId="7CBFFB11">
      <w:pPr>
        <w:rPr>
          <w:color w:val="000000" w:themeColor="text1"/>
          <w:sz w:val="20"/>
          <w:szCs w:val="20"/>
          <w:lang w:val="en-US"/>
        </w:rPr>
      </w:pPr>
      <w:r w:rsidRPr="00CC0718">
        <w:rPr>
          <w:color w:val="000000" w:themeColor="text1"/>
          <w:sz w:val="20"/>
          <w:szCs w:val="20"/>
          <w:lang w:val="en-IN"/>
        </w:rPr>
        <w:t xml:space="preserve">I guess through the Instagrams, through Instagram, because at least like, that's the typical trend. How I, whenever I was PR chair for places like, I feel like most people did, at least the general body members would get their information from Instagram. That's like, or like, I will say it's like, they have both Instagram and sports, maybe Facebook, but usually people don't really go on Facebook that much. I know for any woman in computer science like, that was the kind of like, the same thing where you can kind of post an Instagram and post on Facebook at the same time. So I don't know if you post on one platform, it's </w:t>
      </w:r>
      <w:proofErr w:type="spellStart"/>
      <w:r w:rsidRPr="00CC0718">
        <w:rPr>
          <w:color w:val="000000" w:themeColor="text1"/>
          <w:sz w:val="20"/>
          <w:szCs w:val="20"/>
          <w:lang w:val="en-IN"/>
        </w:rPr>
        <w:t>gonna</w:t>
      </w:r>
      <w:proofErr w:type="spellEnd"/>
      <w:r w:rsidRPr="00CC0718">
        <w:rPr>
          <w:color w:val="000000" w:themeColor="text1"/>
          <w:sz w:val="20"/>
          <w:szCs w:val="20"/>
          <w:lang w:val="en-IN"/>
        </w:rPr>
        <w:t xml:space="preserve"> post on the other platform. So I guess, like multiple social medias where it would it was like a way for to communicate with the people who weren't like active members, or maybe even active members too. But yeah,</w:t>
      </w:r>
    </w:p>
    <w:p w:rsidRPr="00CC0718" w:rsidR="5D3ECCAC" w:rsidP="27D18D16" w:rsidRDefault="5D3ECCAC" w14:paraId="092A11C5" w14:textId="63BE7DE1">
      <w:pPr>
        <w:jc w:val="both"/>
        <w:rPr>
          <w:color w:val="000000" w:themeColor="text1"/>
          <w:sz w:val="20"/>
          <w:szCs w:val="20"/>
          <w:lang w:val="en-US"/>
        </w:rPr>
      </w:pPr>
    </w:p>
    <w:p w:rsidRPr="00CC0718" w:rsidR="5D3ECCAC" w:rsidP="27D18D16" w:rsidRDefault="6595932F" w14:paraId="7D8BF867" w14:textId="33BE7970">
      <w:pPr>
        <w:rPr>
          <w:color w:val="000000" w:themeColor="text1"/>
          <w:sz w:val="20"/>
          <w:szCs w:val="20"/>
          <w:lang w:val="en-US"/>
        </w:rPr>
      </w:pPr>
      <w:r w:rsidRPr="00CC0718">
        <w:rPr>
          <w:color w:val="000000" w:themeColor="text1"/>
          <w:sz w:val="20"/>
          <w:szCs w:val="20"/>
          <w:lang w:val="en-IN"/>
        </w:rPr>
        <w:t>17:20- I3</w:t>
      </w:r>
    </w:p>
    <w:p w:rsidRPr="00CC0718" w:rsidR="5D3ECCAC" w:rsidP="27D18D16" w:rsidRDefault="2B67D551" w14:paraId="4C1CFC62" w14:textId="0AB109FF">
      <w:pPr>
        <w:rPr>
          <w:color w:val="000000" w:themeColor="text1"/>
          <w:sz w:val="20"/>
          <w:szCs w:val="20"/>
          <w:lang w:val="en-US"/>
        </w:rPr>
      </w:pPr>
      <w:r w:rsidRPr="00CC0718">
        <w:rPr>
          <w:color w:val="000000" w:themeColor="text1"/>
          <w:sz w:val="20"/>
          <w:szCs w:val="20"/>
          <w:lang w:val="en-IN"/>
        </w:rPr>
        <w:t>H</w:t>
      </w:r>
      <w:r w:rsidRPr="00CC0718" w:rsidR="6595932F">
        <w:rPr>
          <w:color w:val="000000" w:themeColor="text1"/>
          <w:sz w:val="20"/>
          <w:szCs w:val="20"/>
          <w:lang w:val="en-IN"/>
        </w:rPr>
        <w:t>ow do you communicate within your team members</w:t>
      </w:r>
      <w:r w:rsidRPr="00CC0718" w:rsidR="0BA1263C">
        <w:rPr>
          <w:color w:val="000000" w:themeColor="text1"/>
          <w:sz w:val="20"/>
          <w:szCs w:val="20"/>
          <w:lang w:val="en-IN"/>
        </w:rPr>
        <w:t>?</w:t>
      </w:r>
    </w:p>
    <w:p w:rsidRPr="00CC0718" w:rsidR="5D3ECCAC" w:rsidP="771DF2FE" w:rsidRDefault="5D3ECCAC" w14:paraId="7DA0C353" w14:textId="44C2CFCC">
      <w:pPr>
        <w:jc w:val="both"/>
        <w:rPr>
          <w:color w:val="000000" w:themeColor="text1"/>
          <w:sz w:val="20"/>
          <w:szCs w:val="20"/>
          <w:lang w:val="en-US"/>
        </w:rPr>
      </w:pPr>
    </w:p>
    <w:p w:rsidRPr="00CC0718" w:rsidR="5D3ECCAC" w:rsidP="771DF2FE" w:rsidRDefault="6595932F" w14:paraId="645F4677" w14:textId="58962CFE">
      <w:pPr>
        <w:rPr>
          <w:color w:val="000000" w:themeColor="text1"/>
          <w:sz w:val="20"/>
          <w:szCs w:val="20"/>
          <w:lang w:val="en-US"/>
        </w:rPr>
      </w:pPr>
      <w:r w:rsidRPr="00CC0718">
        <w:rPr>
          <w:color w:val="000000" w:themeColor="text1"/>
          <w:sz w:val="20"/>
          <w:szCs w:val="20"/>
          <w:lang w:val="en-IN"/>
        </w:rPr>
        <w:t>17:24- P6</w:t>
      </w:r>
    </w:p>
    <w:p w:rsidRPr="00CC0718" w:rsidR="5D3ECCAC" w:rsidP="771DF2FE" w:rsidRDefault="5D3ECCAC" w14:paraId="0A7A5602" w14:textId="423ED06E">
      <w:pPr>
        <w:jc w:val="both"/>
        <w:rPr>
          <w:color w:val="000000" w:themeColor="text1"/>
          <w:sz w:val="20"/>
          <w:szCs w:val="20"/>
          <w:lang w:val="en-US"/>
        </w:rPr>
      </w:pPr>
    </w:p>
    <w:p w:rsidRPr="00CC0718" w:rsidR="5D3ECCAC" w:rsidP="27D18D16" w:rsidRDefault="7DA3B516" w14:paraId="24ED7146" w14:textId="4605C16E">
      <w:pPr>
        <w:rPr>
          <w:color w:val="000000" w:themeColor="text1"/>
          <w:sz w:val="20"/>
          <w:szCs w:val="20"/>
          <w:lang w:val="en-US"/>
        </w:rPr>
      </w:pPr>
      <w:r w:rsidRPr="00CC0718">
        <w:rPr>
          <w:color w:val="000000" w:themeColor="text1"/>
          <w:sz w:val="20"/>
          <w:szCs w:val="20"/>
          <w:lang w:val="en-IN"/>
        </w:rPr>
        <w:t>S</w:t>
      </w:r>
      <w:r w:rsidRPr="00CC0718" w:rsidR="6595932F">
        <w:rPr>
          <w:color w:val="000000" w:themeColor="text1"/>
          <w:sz w:val="20"/>
          <w:szCs w:val="20"/>
          <w:lang w:val="en-IN"/>
        </w:rPr>
        <w:t>lack, Slack mainly, we also have Outlook to, like, schedule, like, if we have like, specific team, specific events for ourselves, then, or like, just like practice, or like, like, you know, like the harder groundwork, for example, we use that to, like, kind of remind ourselves, like when something is coming, but we do primarily believe K by slack.</w:t>
      </w:r>
    </w:p>
    <w:p w:rsidRPr="00CC0718" w:rsidR="5D3ECCAC" w:rsidP="771DF2FE" w:rsidRDefault="5D3ECCAC" w14:paraId="598DA39D" w14:textId="73B515C3">
      <w:pPr>
        <w:jc w:val="both"/>
        <w:rPr>
          <w:color w:val="000000" w:themeColor="text1"/>
          <w:sz w:val="20"/>
          <w:szCs w:val="20"/>
          <w:lang w:val="en-US"/>
        </w:rPr>
      </w:pPr>
    </w:p>
    <w:p w:rsidRPr="00CC0718" w:rsidR="5D3ECCAC" w:rsidP="00545016" w:rsidRDefault="6595932F" w14:paraId="46735EB1" w14:textId="1580D4DC">
      <w:pPr>
        <w:rPr>
          <w:color w:val="000000" w:themeColor="text1"/>
          <w:sz w:val="20"/>
          <w:szCs w:val="20"/>
          <w:lang w:val="en-US"/>
        </w:rPr>
      </w:pPr>
      <w:r w:rsidRPr="00CC0718">
        <w:rPr>
          <w:color w:val="000000" w:themeColor="text1"/>
          <w:sz w:val="20"/>
          <w:szCs w:val="20"/>
          <w:lang w:val="en-IN"/>
        </w:rPr>
        <w:t>17:52- I3</w:t>
      </w:r>
    </w:p>
    <w:p w:rsidRPr="00CC0718" w:rsidR="5D3ECCAC" w:rsidP="771DF2FE" w:rsidRDefault="6595932F" w14:paraId="405F9839" w14:textId="0E438D15">
      <w:pPr>
        <w:rPr>
          <w:color w:val="000000" w:themeColor="text1"/>
          <w:sz w:val="20"/>
          <w:szCs w:val="20"/>
          <w:lang w:val="en-US"/>
        </w:rPr>
      </w:pPr>
      <w:r w:rsidRPr="00CC0718">
        <w:rPr>
          <w:color w:val="000000" w:themeColor="text1"/>
          <w:sz w:val="20"/>
          <w:szCs w:val="20"/>
          <w:lang w:val="en-IN"/>
        </w:rPr>
        <w:t>Thank you so much for your time and insight. So before we conclude, do you have any additional information you would like to share, or any questions or comments? If you need to clarify if I any of your responses in the future can I get in touch with you. Thank you.</w:t>
      </w:r>
    </w:p>
    <w:p w:rsidRPr="00CC0718" w:rsidR="5D3ECCAC" w:rsidP="771DF2FE" w:rsidRDefault="5D3ECCAC" w14:paraId="41468C61" w14:textId="0D8D68C3">
      <w:pPr>
        <w:rPr>
          <w:color w:val="000000" w:themeColor="text1"/>
          <w:sz w:val="20"/>
          <w:szCs w:val="20"/>
          <w:lang w:val="en-IN"/>
        </w:rPr>
      </w:pPr>
    </w:p>
    <w:p w:rsidRPr="00CC0718" w:rsidR="5D3ECCAC" w:rsidP="27D18D16" w:rsidRDefault="52E2F6F0" w14:paraId="2963BB69" w14:textId="1830AC60">
      <w:pPr>
        <w:rPr>
          <w:color w:val="000000" w:themeColor="text1"/>
          <w:sz w:val="20"/>
          <w:szCs w:val="20"/>
          <w:lang w:val="en-IN"/>
        </w:rPr>
      </w:pPr>
      <w:r w:rsidRPr="00CC0718">
        <w:rPr>
          <w:color w:val="000000" w:themeColor="text1"/>
          <w:sz w:val="20"/>
          <w:szCs w:val="20"/>
          <w:lang w:val="en-IN"/>
        </w:rPr>
        <w:t xml:space="preserve">Notes: </w:t>
      </w:r>
      <w:r w:rsidRPr="00CC0718" w:rsidR="720968AD">
        <w:rPr>
          <w:color w:val="000000" w:themeColor="text1"/>
          <w:sz w:val="20"/>
          <w:szCs w:val="20"/>
          <w:lang w:val="en-IN"/>
        </w:rPr>
        <w:t>P6 was currently in the undergraduate program</w:t>
      </w:r>
      <w:r w:rsidRPr="00CC0718" w:rsidR="5270025E">
        <w:rPr>
          <w:color w:val="000000" w:themeColor="text1"/>
          <w:sz w:val="20"/>
          <w:szCs w:val="20"/>
          <w:lang w:val="en-IN"/>
        </w:rPr>
        <w:t xml:space="preserve"> – Third year computer science </w:t>
      </w:r>
      <w:r w:rsidRPr="00CC0718" w:rsidR="720968AD">
        <w:rPr>
          <w:color w:val="000000" w:themeColor="text1"/>
          <w:sz w:val="20"/>
          <w:szCs w:val="20"/>
          <w:lang w:val="en-IN"/>
        </w:rPr>
        <w:t xml:space="preserve">at WPI </w:t>
      </w:r>
      <w:r w:rsidRPr="00CC0718" w:rsidR="4091BB42">
        <w:rPr>
          <w:color w:val="000000" w:themeColor="text1"/>
          <w:sz w:val="20"/>
          <w:szCs w:val="20"/>
          <w:lang w:val="en-IN"/>
        </w:rPr>
        <w:t xml:space="preserve">and handling the public relation chair of other groups prior to joining </w:t>
      </w:r>
      <w:proofErr w:type="spellStart"/>
      <w:r w:rsidRPr="00CC0718" w:rsidR="4091BB42">
        <w:rPr>
          <w:color w:val="000000" w:themeColor="text1"/>
          <w:sz w:val="20"/>
          <w:szCs w:val="20"/>
          <w:lang w:val="en-IN"/>
        </w:rPr>
        <w:t>Rangeela</w:t>
      </w:r>
      <w:proofErr w:type="spellEnd"/>
      <w:r w:rsidRPr="00CC0718" w:rsidR="4091BB42">
        <w:rPr>
          <w:color w:val="000000" w:themeColor="text1"/>
          <w:sz w:val="20"/>
          <w:szCs w:val="20"/>
          <w:lang w:val="en-IN"/>
        </w:rPr>
        <w:t xml:space="preserve"> Club. </w:t>
      </w:r>
      <w:r w:rsidRPr="00CC0718" w:rsidR="09B418D6">
        <w:rPr>
          <w:color w:val="000000" w:themeColor="text1"/>
          <w:sz w:val="20"/>
          <w:szCs w:val="20"/>
          <w:lang w:val="en-IN"/>
        </w:rPr>
        <w:t xml:space="preserve">P6 is a public relation chair member of the </w:t>
      </w:r>
      <w:proofErr w:type="spellStart"/>
      <w:r w:rsidRPr="00CC0718" w:rsidR="09B418D6">
        <w:rPr>
          <w:color w:val="000000" w:themeColor="text1"/>
          <w:sz w:val="20"/>
          <w:szCs w:val="20"/>
          <w:lang w:val="en-IN"/>
        </w:rPr>
        <w:t>Rangeela</w:t>
      </w:r>
      <w:proofErr w:type="spellEnd"/>
      <w:r w:rsidRPr="00CC0718" w:rsidR="09B418D6">
        <w:rPr>
          <w:color w:val="000000" w:themeColor="text1"/>
          <w:sz w:val="20"/>
          <w:szCs w:val="20"/>
          <w:lang w:val="en-IN"/>
        </w:rPr>
        <w:t xml:space="preserve"> Club. </w:t>
      </w:r>
      <w:r w:rsidRPr="00CC0718" w:rsidR="4091BB42">
        <w:rPr>
          <w:color w:val="000000" w:themeColor="text1"/>
          <w:sz w:val="20"/>
          <w:szCs w:val="20"/>
          <w:lang w:val="en-IN"/>
        </w:rPr>
        <w:t>P6 was a non-dancer but enjoyed being a part of the</w:t>
      </w:r>
      <w:r w:rsidRPr="00CC0718" w:rsidR="511A0C41">
        <w:rPr>
          <w:color w:val="000000" w:themeColor="text1"/>
          <w:sz w:val="20"/>
          <w:szCs w:val="20"/>
          <w:lang w:val="en-IN"/>
        </w:rPr>
        <w:t xml:space="preserve"> team. The club was currently concentrating on gathering funds by performing at other events as part of entertainment. </w:t>
      </w:r>
      <w:r w:rsidRPr="00CC0718" w:rsidR="4457B6D6">
        <w:rPr>
          <w:color w:val="000000" w:themeColor="text1"/>
          <w:sz w:val="20"/>
          <w:szCs w:val="20"/>
          <w:lang w:val="en-IN"/>
        </w:rPr>
        <w:t xml:space="preserve"> P6 spoke about how marketing would help them </w:t>
      </w:r>
      <w:r w:rsidRPr="00CC0718" w:rsidR="770382BE">
        <w:rPr>
          <w:color w:val="000000" w:themeColor="text1"/>
          <w:sz w:val="20"/>
          <w:szCs w:val="20"/>
          <w:lang w:val="en-IN"/>
        </w:rPr>
        <w:t xml:space="preserve">prepare performance </w:t>
      </w:r>
      <w:r w:rsidRPr="00CC0718" w:rsidR="4457B6D6">
        <w:rPr>
          <w:color w:val="000000" w:themeColor="text1"/>
          <w:sz w:val="20"/>
          <w:szCs w:val="20"/>
          <w:lang w:val="en-IN"/>
        </w:rPr>
        <w:t xml:space="preserve">for events, and then </w:t>
      </w:r>
      <w:r w:rsidRPr="00CC0718" w:rsidR="7A023F88">
        <w:rPr>
          <w:color w:val="000000" w:themeColor="text1"/>
          <w:sz w:val="20"/>
          <w:szCs w:val="20"/>
          <w:lang w:val="en-IN"/>
        </w:rPr>
        <w:t>they could earn out of it</w:t>
      </w:r>
      <w:r w:rsidRPr="00CC0718" w:rsidR="52AC54FC">
        <w:rPr>
          <w:color w:val="000000" w:themeColor="text1"/>
          <w:sz w:val="20"/>
          <w:szCs w:val="20"/>
          <w:lang w:val="en-IN"/>
        </w:rPr>
        <w:t>. More funding would motivate the team of dancers. The idea of collaboration with events would be be</w:t>
      </w:r>
      <w:r w:rsidRPr="00CC0718" w:rsidR="7D8D5ED3">
        <w:rPr>
          <w:color w:val="000000" w:themeColor="text1"/>
          <w:sz w:val="20"/>
          <w:szCs w:val="20"/>
          <w:lang w:val="en-IN"/>
        </w:rPr>
        <w:t>neficial. This would attract dancers to join the team</w:t>
      </w:r>
      <w:r w:rsidRPr="00CC0718" w:rsidR="6BBA32D6">
        <w:rPr>
          <w:color w:val="000000" w:themeColor="text1"/>
          <w:sz w:val="20"/>
          <w:szCs w:val="20"/>
          <w:lang w:val="en-IN"/>
        </w:rPr>
        <w:t xml:space="preserve">. </w:t>
      </w:r>
    </w:p>
    <w:p w:rsidRPr="00CC0718" w:rsidR="5D3ECCAC" w:rsidP="771DF2FE" w:rsidRDefault="5D3ECCAC" w14:paraId="7D3E02E2" w14:textId="465A6641">
      <w:pPr>
        <w:rPr>
          <w:color w:val="000000" w:themeColor="text1"/>
          <w:sz w:val="20"/>
          <w:szCs w:val="20"/>
          <w:lang w:val="en-IN"/>
        </w:rPr>
      </w:pPr>
    </w:p>
    <w:p w:rsidRPr="00CC0718" w:rsidR="5D3ECCAC" w:rsidP="771DF2FE" w:rsidRDefault="257931F0" w14:paraId="5FE4D685" w14:textId="4C86F5DC">
      <w:pPr>
        <w:rPr>
          <w:color w:val="000000" w:themeColor="text1"/>
          <w:sz w:val="20"/>
          <w:szCs w:val="20"/>
          <w:lang w:val="en-IN"/>
        </w:rPr>
      </w:pPr>
      <w:r w:rsidRPr="00CC0718">
        <w:rPr>
          <w:color w:val="000000" w:themeColor="text1"/>
          <w:sz w:val="20"/>
          <w:szCs w:val="20"/>
          <w:lang w:val="en-IN"/>
        </w:rPr>
        <w:t>END OF TRANSCRIPT</w:t>
      </w:r>
    </w:p>
    <w:p w:rsidRPr="00CC0718" w:rsidR="5D3ECCAC" w:rsidP="771DF2FE" w:rsidRDefault="5D3ECCAC" w14:paraId="272A91F6" w14:textId="2FD19575">
      <w:pPr>
        <w:rPr>
          <w:color w:val="000000" w:themeColor="text1"/>
          <w:sz w:val="20"/>
          <w:szCs w:val="20"/>
          <w:lang w:val="en-IN"/>
        </w:rPr>
      </w:pPr>
    </w:p>
    <w:p w:rsidRPr="00CC0718" w:rsidR="5D3ECCAC" w:rsidP="771DF2FE" w:rsidRDefault="5D3ECCAC" w14:paraId="0999036E" w14:textId="45478032">
      <w:pPr>
        <w:rPr>
          <w:color w:val="000000" w:themeColor="text1"/>
          <w:sz w:val="20"/>
          <w:szCs w:val="20"/>
          <w:lang w:val="en-IN"/>
        </w:rPr>
      </w:pPr>
    </w:p>
    <w:p w:rsidRPr="00CC0718" w:rsidR="5D3ECCAC" w:rsidP="771DF2FE" w:rsidRDefault="5D3ECCAC" w14:paraId="68E59F65" w14:textId="4D7576ED">
      <w:pPr>
        <w:rPr>
          <w:color w:val="000000" w:themeColor="text1"/>
          <w:sz w:val="20"/>
          <w:szCs w:val="20"/>
          <w:lang w:val="en-IN"/>
        </w:rPr>
      </w:pPr>
    </w:p>
    <w:p w:rsidRPr="00CC0718" w:rsidR="5D3ECCAC" w:rsidP="771DF2FE" w:rsidRDefault="5D3ECCAC" w14:paraId="16407338" w14:textId="268B7772">
      <w:pPr>
        <w:rPr>
          <w:color w:val="000000" w:themeColor="text1"/>
          <w:sz w:val="20"/>
          <w:szCs w:val="20"/>
          <w:lang w:val="en-IN"/>
        </w:rPr>
      </w:pPr>
    </w:p>
    <w:p w:rsidRPr="00CC0718" w:rsidR="5D3ECCAC" w:rsidP="771DF2FE" w:rsidRDefault="5D3ECCAC" w14:paraId="53F887BC" w14:textId="3E39B53A">
      <w:pPr>
        <w:rPr>
          <w:color w:val="000000" w:themeColor="text1"/>
          <w:sz w:val="20"/>
          <w:szCs w:val="20"/>
          <w:lang w:val="en-IN"/>
        </w:rPr>
      </w:pPr>
    </w:p>
    <w:p w:rsidRPr="00CC0718" w:rsidR="5D3ECCAC" w:rsidP="771DF2FE" w:rsidRDefault="5D3ECCAC" w14:paraId="1BD584C7" w14:textId="762E0E8E">
      <w:pPr>
        <w:rPr>
          <w:color w:val="000000" w:themeColor="text1"/>
          <w:sz w:val="20"/>
          <w:szCs w:val="20"/>
          <w:lang w:val="en-IN"/>
        </w:rPr>
      </w:pPr>
    </w:p>
    <w:p w:rsidRPr="00CC0718" w:rsidR="5D3ECCAC" w:rsidP="771DF2FE" w:rsidRDefault="5D3ECCAC" w14:paraId="5AD018C9" w14:textId="22728203">
      <w:pPr>
        <w:rPr>
          <w:color w:val="000000" w:themeColor="text1"/>
          <w:sz w:val="20"/>
          <w:szCs w:val="20"/>
          <w:lang w:val="en-IN"/>
        </w:rPr>
      </w:pPr>
    </w:p>
    <w:p w:rsidRPr="00CC0718" w:rsidR="5D3ECCAC" w:rsidP="771DF2FE" w:rsidRDefault="5D3ECCAC" w14:paraId="606CF48C" w14:textId="1A25BD6D">
      <w:pPr>
        <w:rPr>
          <w:color w:val="000000" w:themeColor="text1"/>
          <w:sz w:val="20"/>
          <w:szCs w:val="20"/>
          <w:lang w:val="en-IN"/>
        </w:rPr>
      </w:pPr>
    </w:p>
    <w:p w:rsidRPr="00CC0718" w:rsidR="5D3ECCAC" w:rsidP="771DF2FE" w:rsidRDefault="5D3ECCAC" w14:paraId="75A43992" w14:textId="38F9ECB4">
      <w:pPr>
        <w:rPr>
          <w:color w:val="000000" w:themeColor="text1"/>
          <w:sz w:val="20"/>
          <w:szCs w:val="20"/>
          <w:lang w:val="en-IN"/>
        </w:rPr>
      </w:pPr>
    </w:p>
    <w:p w:rsidRPr="00CC0718" w:rsidR="5D3ECCAC" w:rsidP="771DF2FE" w:rsidRDefault="5D3ECCAC" w14:paraId="11302AF3" w14:textId="44A7B042">
      <w:pPr>
        <w:rPr>
          <w:color w:val="000000" w:themeColor="text1"/>
          <w:sz w:val="20"/>
          <w:szCs w:val="20"/>
          <w:lang w:val="en-IN"/>
        </w:rPr>
      </w:pPr>
    </w:p>
    <w:p w:rsidR="00CC0718" w:rsidP="771DF2FE" w:rsidRDefault="00CC0718" w14:paraId="2BAB8A9C" w14:textId="77777777">
      <w:pPr>
        <w:rPr>
          <w:color w:val="000000" w:themeColor="text1"/>
          <w:sz w:val="20"/>
          <w:szCs w:val="20"/>
          <w:lang w:val="en-IN"/>
        </w:rPr>
      </w:pPr>
    </w:p>
    <w:p w:rsidRPr="00CC0718" w:rsidR="5D3ECCAC" w:rsidP="771DF2FE" w:rsidRDefault="257931F0" w14:paraId="330031B3" w14:textId="487E2DB0">
      <w:pPr>
        <w:rPr>
          <w:b/>
          <w:bCs/>
          <w:color w:val="000000" w:themeColor="text1"/>
          <w:lang w:val="en-IN"/>
        </w:rPr>
      </w:pPr>
      <w:r w:rsidRPr="00CC0718">
        <w:rPr>
          <w:b/>
          <w:bCs/>
          <w:color w:val="000000" w:themeColor="text1"/>
          <w:lang w:val="en-IN"/>
        </w:rPr>
        <w:lastRenderedPageBreak/>
        <w:t>TRANSCRIPT [7]</w:t>
      </w:r>
    </w:p>
    <w:p w:rsidRPr="00CC0718" w:rsidR="5D3ECCAC" w:rsidP="771DF2FE" w:rsidRDefault="5EB443DA" w14:paraId="33776DB9" w14:textId="7CA9AD0A">
      <w:pPr>
        <w:jc w:val="both"/>
        <w:rPr>
          <w:color w:val="000000" w:themeColor="text1"/>
          <w:sz w:val="20"/>
          <w:szCs w:val="20"/>
          <w:lang w:val="en-IN"/>
        </w:rPr>
      </w:pPr>
      <w:r w:rsidRPr="00CC0718">
        <w:rPr>
          <w:color w:val="000000" w:themeColor="text1"/>
          <w:sz w:val="20"/>
          <w:szCs w:val="20"/>
          <w:lang w:val="en-US"/>
        </w:rPr>
        <w:t>Interview Location: Zoom</w:t>
      </w:r>
    </w:p>
    <w:p w:rsidRPr="00CC0718" w:rsidR="5D3ECCAC" w:rsidP="771DF2FE" w:rsidRDefault="5EB443DA" w14:paraId="082CDDC8" w14:textId="1D110DC5">
      <w:pPr>
        <w:jc w:val="both"/>
        <w:rPr>
          <w:color w:val="000000" w:themeColor="text1"/>
          <w:sz w:val="20"/>
          <w:szCs w:val="20"/>
          <w:lang w:val="en-IN"/>
        </w:rPr>
      </w:pPr>
      <w:r w:rsidRPr="00CC0718">
        <w:rPr>
          <w:color w:val="000000" w:themeColor="text1"/>
          <w:sz w:val="20"/>
          <w:szCs w:val="20"/>
          <w:lang w:val="en-US"/>
        </w:rPr>
        <w:t>Date &amp; Time: Mon, Oct 7, 2024 &amp; 4:00PM</w:t>
      </w:r>
    </w:p>
    <w:p w:rsidRPr="00CC0718" w:rsidR="5D3ECCAC" w:rsidP="771DF2FE" w:rsidRDefault="5EB443DA" w14:paraId="3652C910" w14:textId="4C3DA977">
      <w:pPr>
        <w:jc w:val="both"/>
        <w:rPr>
          <w:color w:val="000000" w:themeColor="text1"/>
          <w:sz w:val="20"/>
          <w:szCs w:val="20"/>
          <w:lang w:val="en-US"/>
        </w:rPr>
      </w:pPr>
      <w:r w:rsidRPr="00CC0718">
        <w:rPr>
          <w:color w:val="000000" w:themeColor="text1"/>
          <w:sz w:val="20"/>
          <w:szCs w:val="20"/>
          <w:lang w:val="en-US"/>
        </w:rPr>
        <w:t xml:space="preserve">Name of the Interviewee/Participant: </w:t>
      </w:r>
      <w:r w:rsidRPr="00CC0718" w:rsidR="23F47065">
        <w:rPr>
          <w:color w:val="000000" w:themeColor="text1"/>
          <w:sz w:val="20"/>
          <w:szCs w:val="20"/>
          <w:lang w:val="en-US"/>
        </w:rPr>
        <w:t>P7</w:t>
      </w:r>
    </w:p>
    <w:p w:rsidRPr="00CC0718" w:rsidR="5D3ECCAC" w:rsidP="771DF2FE" w:rsidRDefault="5EB443DA" w14:paraId="6A8DD910" w14:textId="69B9AD6F">
      <w:pPr>
        <w:rPr>
          <w:color w:val="000000" w:themeColor="text1"/>
          <w:sz w:val="20"/>
          <w:szCs w:val="20"/>
          <w:lang w:val="en-US"/>
        </w:rPr>
      </w:pPr>
      <w:r w:rsidRPr="00CC0718">
        <w:rPr>
          <w:color w:val="000000" w:themeColor="text1"/>
          <w:sz w:val="20"/>
          <w:szCs w:val="20"/>
          <w:lang w:val="en-US"/>
        </w:rPr>
        <w:t xml:space="preserve">Name of the Interviewer: </w:t>
      </w:r>
      <w:r w:rsidRPr="00CC0718" w:rsidR="455E7C1C">
        <w:rPr>
          <w:color w:val="000000" w:themeColor="text1"/>
          <w:sz w:val="20"/>
          <w:szCs w:val="20"/>
          <w:lang w:val="en-US"/>
        </w:rPr>
        <w:t>I4</w:t>
      </w:r>
    </w:p>
    <w:p w:rsidRPr="00CC0718" w:rsidR="5D3ECCAC" w:rsidP="771DF2FE" w:rsidRDefault="5EB443DA" w14:paraId="4737586D" w14:textId="5F9377CA">
      <w:pPr>
        <w:jc w:val="both"/>
        <w:rPr>
          <w:color w:val="000000" w:themeColor="text1"/>
          <w:sz w:val="20"/>
          <w:szCs w:val="20"/>
          <w:lang w:val="en-IN"/>
        </w:rPr>
      </w:pPr>
      <w:r w:rsidRPr="00CC0718">
        <w:rPr>
          <w:color w:val="000000" w:themeColor="text1"/>
          <w:sz w:val="20"/>
          <w:szCs w:val="20"/>
          <w:lang w:val="en-US"/>
        </w:rPr>
        <w:t xml:space="preserve">Name of Transcriber: </w:t>
      </w:r>
      <w:proofErr w:type="spellStart"/>
      <w:r w:rsidRPr="00CC0718">
        <w:rPr>
          <w:color w:val="000000" w:themeColor="text1"/>
          <w:sz w:val="20"/>
          <w:szCs w:val="20"/>
          <w:lang w:val="en-US"/>
        </w:rPr>
        <w:t>Remilekun</w:t>
      </w:r>
      <w:proofErr w:type="spellEnd"/>
      <w:r w:rsidRPr="00CC0718">
        <w:rPr>
          <w:color w:val="000000" w:themeColor="text1"/>
          <w:sz w:val="20"/>
          <w:szCs w:val="20"/>
          <w:lang w:val="en-US"/>
        </w:rPr>
        <w:t xml:space="preserve"> </w:t>
      </w:r>
      <w:proofErr w:type="spellStart"/>
      <w:r w:rsidRPr="00CC0718">
        <w:rPr>
          <w:color w:val="000000" w:themeColor="text1"/>
          <w:sz w:val="20"/>
          <w:szCs w:val="20"/>
          <w:lang w:val="en-US"/>
        </w:rPr>
        <w:t>Durodola</w:t>
      </w:r>
      <w:proofErr w:type="spellEnd"/>
    </w:p>
    <w:p w:rsidRPr="00CC0718" w:rsidR="5D3ECCAC" w:rsidP="771DF2FE" w:rsidRDefault="5EB443DA" w14:paraId="54BEBF64" w14:textId="26A7C9AC">
      <w:pPr>
        <w:jc w:val="both"/>
        <w:rPr>
          <w:color w:val="000000" w:themeColor="text1"/>
          <w:sz w:val="20"/>
          <w:szCs w:val="20"/>
          <w:lang w:val="en-IN"/>
        </w:rPr>
      </w:pPr>
      <w:r w:rsidRPr="00CC0718">
        <w:rPr>
          <w:color w:val="000000" w:themeColor="text1"/>
          <w:sz w:val="20"/>
          <w:szCs w:val="20"/>
          <w:lang w:val="en-US"/>
        </w:rPr>
        <w:t>Length of the Interview (in minutes): 41:13</w:t>
      </w:r>
    </w:p>
    <w:p w:rsidRPr="00CC0718" w:rsidR="6AD5DF08" w:rsidP="4F814FF9" w:rsidRDefault="6AD5DF08" w14:paraId="25189BC5" w14:textId="027D739C">
      <w:pPr>
        <w:rPr>
          <w:sz w:val="20"/>
          <w:szCs w:val="20"/>
          <w:lang w:val="en-GB"/>
        </w:rPr>
      </w:pPr>
      <w:r w:rsidRPr="00CC0718">
        <w:rPr>
          <w:sz w:val="20"/>
          <w:szCs w:val="20"/>
          <w:lang w:val="en-GB"/>
        </w:rPr>
        <w:t>Interview Format: Online</w:t>
      </w:r>
    </w:p>
    <w:p w:rsidRPr="00CC0718" w:rsidR="6AD5DF08" w:rsidP="4F814FF9" w:rsidRDefault="6AD5DF08" w14:paraId="4734D36A" w14:textId="63A4C339">
      <w:pPr>
        <w:rPr>
          <w:sz w:val="20"/>
          <w:szCs w:val="20"/>
          <w:lang w:val="en-GB"/>
        </w:rPr>
      </w:pPr>
      <w:r w:rsidRPr="00CC0718">
        <w:rPr>
          <w:sz w:val="20"/>
          <w:szCs w:val="20"/>
          <w:lang w:val="en-GB"/>
        </w:rPr>
        <w:t>Word count of the transcript: 5543 words</w:t>
      </w:r>
    </w:p>
    <w:p w:rsidRPr="00CC0718" w:rsidR="6AD5DF08" w:rsidP="4F814FF9" w:rsidRDefault="6AD5DF08" w14:paraId="1D8A26A7" w14:textId="06F2FB9C">
      <w:pPr>
        <w:rPr>
          <w:sz w:val="20"/>
          <w:szCs w:val="20"/>
          <w:lang w:val="en-GB"/>
        </w:rPr>
      </w:pPr>
      <w:r w:rsidRPr="00CC0718">
        <w:rPr>
          <w:sz w:val="20"/>
          <w:szCs w:val="20"/>
          <w:lang w:val="en-GB"/>
        </w:rPr>
        <w:t>Transcription technology: otter.ai and zoom</w:t>
      </w:r>
    </w:p>
    <w:p w:rsidRPr="00CC0718" w:rsidR="5D3ECCAC" w:rsidP="771DF2FE" w:rsidRDefault="5D3ECCAC" w14:paraId="7B3B7F53" w14:textId="7C3D62C7">
      <w:pPr>
        <w:jc w:val="both"/>
        <w:rPr>
          <w:color w:val="000000" w:themeColor="text1"/>
          <w:sz w:val="20"/>
          <w:szCs w:val="20"/>
          <w:lang w:val="en-IN"/>
        </w:rPr>
      </w:pPr>
    </w:p>
    <w:p w:rsidRPr="00CC0718" w:rsidR="6B8ADC9B" w:rsidP="6C42950B" w:rsidRDefault="6B8ADC9B" w14:paraId="1E5A234D" w14:textId="191DA475">
      <w:pPr>
        <w:jc w:val="both"/>
        <w:rPr>
          <w:color w:val="000000" w:themeColor="text1"/>
          <w:sz w:val="20"/>
          <w:szCs w:val="20"/>
          <w:lang w:val="en-US"/>
        </w:rPr>
      </w:pPr>
      <w:r w:rsidRPr="00CC0718">
        <w:rPr>
          <w:color w:val="000000" w:themeColor="text1"/>
          <w:sz w:val="20"/>
          <w:szCs w:val="20"/>
          <w:lang w:val="en-US"/>
        </w:rPr>
        <w:t>1:10 - P7:</w:t>
      </w:r>
      <w:r w:rsidRPr="00CC0718">
        <w:tab/>
      </w:r>
      <w:r w:rsidRPr="00CC0718">
        <w:rPr>
          <w:color w:val="000000" w:themeColor="text1"/>
          <w:sz w:val="20"/>
          <w:szCs w:val="20"/>
          <w:lang w:val="en-US"/>
        </w:rPr>
        <w:t>Hi, how are you doing?</w:t>
      </w:r>
    </w:p>
    <w:p w:rsidRPr="00CC0718" w:rsidR="6C42950B" w:rsidP="6C42950B" w:rsidRDefault="6C42950B" w14:paraId="48C2F6F4" w14:textId="53FF3B09">
      <w:pPr>
        <w:jc w:val="both"/>
        <w:rPr>
          <w:color w:val="000000" w:themeColor="text1"/>
          <w:sz w:val="20"/>
          <w:szCs w:val="20"/>
          <w:lang w:val="en-US"/>
        </w:rPr>
      </w:pPr>
    </w:p>
    <w:p w:rsidRPr="00CC0718" w:rsidR="6B8ADC9B" w:rsidP="6C42950B" w:rsidRDefault="6B8ADC9B" w14:paraId="7BDC63BD" w14:textId="27B15735">
      <w:pPr>
        <w:jc w:val="both"/>
        <w:rPr>
          <w:color w:val="000000" w:themeColor="text1"/>
          <w:sz w:val="20"/>
          <w:szCs w:val="20"/>
          <w:lang w:val="en-US"/>
        </w:rPr>
      </w:pPr>
      <w:r w:rsidRPr="00CC0718">
        <w:rPr>
          <w:color w:val="000000" w:themeColor="text1"/>
          <w:sz w:val="20"/>
          <w:szCs w:val="20"/>
          <w:lang w:val="en-US"/>
        </w:rPr>
        <w:t>1:16 - I4:</w:t>
      </w:r>
      <w:r w:rsidRPr="00CC0718">
        <w:tab/>
      </w:r>
      <w:r w:rsidRPr="00CC0718">
        <w:rPr>
          <w:color w:val="000000" w:themeColor="text1"/>
          <w:sz w:val="20"/>
          <w:szCs w:val="20"/>
          <w:lang w:val="en-US"/>
        </w:rPr>
        <w:t>I'm doing good. How are you?</w:t>
      </w:r>
    </w:p>
    <w:p w:rsidRPr="00CC0718" w:rsidR="6C42950B" w:rsidP="6C42950B" w:rsidRDefault="6C42950B" w14:paraId="05A60028" w14:textId="332E0D33">
      <w:pPr>
        <w:jc w:val="both"/>
        <w:rPr>
          <w:color w:val="000000" w:themeColor="text1"/>
          <w:sz w:val="20"/>
          <w:szCs w:val="20"/>
          <w:lang w:val="en-US"/>
        </w:rPr>
      </w:pPr>
    </w:p>
    <w:p w:rsidRPr="00CC0718" w:rsidR="6B8ADC9B" w:rsidP="6C42950B" w:rsidRDefault="6B8ADC9B" w14:paraId="7656D68D" w14:textId="62E33FA1">
      <w:pPr>
        <w:jc w:val="both"/>
        <w:rPr>
          <w:color w:val="000000" w:themeColor="text1"/>
          <w:sz w:val="20"/>
          <w:szCs w:val="20"/>
          <w:lang w:val="en-US"/>
        </w:rPr>
      </w:pPr>
      <w:r w:rsidRPr="00CC0718">
        <w:rPr>
          <w:color w:val="000000" w:themeColor="text1"/>
          <w:sz w:val="20"/>
          <w:szCs w:val="20"/>
          <w:lang w:val="en-US"/>
        </w:rPr>
        <w:t>1:18 - P7:</w:t>
      </w:r>
      <w:r w:rsidRPr="00CC0718">
        <w:tab/>
      </w:r>
      <w:r w:rsidRPr="00CC0718">
        <w:rPr>
          <w:color w:val="000000" w:themeColor="text1"/>
          <w:sz w:val="20"/>
          <w:szCs w:val="20"/>
          <w:lang w:val="en-US"/>
        </w:rPr>
        <w:t>I'm all right.</w:t>
      </w:r>
    </w:p>
    <w:p w:rsidRPr="00CC0718" w:rsidR="6C42950B" w:rsidP="6C42950B" w:rsidRDefault="6C42950B" w14:paraId="65DD7E6A" w14:textId="2D99035B">
      <w:pPr>
        <w:jc w:val="both"/>
        <w:rPr>
          <w:color w:val="000000" w:themeColor="text1"/>
          <w:sz w:val="20"/>
          <w:szCs w:val="20"/>
          <w:lang w:val="en-US"/>
        </w:rPr>
      </w:pPr>
    </w:p>
    <w:p w:rsidRPr="00CC0718" w:rsidR="6B8ADC9B" w:rsidP="6C42950B" w:rsidRDefault="6B8ADC9B" w14:paraId="0CE75732" w14:textId="6B8F635E">
      <w:pPr>
        <w:jc w:val="both"/>
        <w:rPr>
          <w:color w:val="000000" w:themeColor="text1"/>
          <w:sz w:val="20"/>
          <w:szCs w:val="20"/>
          <w:lang w:val="en-US"/>
        </w:rPr>
      </w:pPr>
      <w:r w:rsidRPr="00CC0718">
        <w:rPr>
          <w:color w:val="000000" w:themeColor="text1"/>
          <w:sz w:val="20"/>
          <w:szCs w:val="20"/>
          <w:lang w:val="en-US"/>
        </w:rPr>
        <w:t>1:23 - I4:</w:t>
      </w:r>
      <w:r w:rsidRPr="00CC0718">
        <w:tab/>
      </w:r>
      <w:r w:rsidRPr="00CC0718">
        <w:rPr>
          <w:color w:val="000000" w:themeColor="text1"/>
          <w:sz w:val="20"/>
          <w:szCs w:val="20"/>
          <w:lang w:val="en-US"/>
        </w:rPr>
        <w:t xml:space="preserve"> Okay.</w:t>
      </w:r>
    </w:p>
    <w:p w:rsidRPr="00CC0718" w:rsidR="6C42950B" w:rsidP="6C42950B" w:rsidRDefault="6C42950B" w14:paraId="57FA82E2" w14:textId="7D78AA88">
      <w:pPr>
        <w:jc w:val="both"/>
        <w:rPr>
          <w:color w:val="000000" w:themeColor="text1"/>
          <w:sz w:val="20"/>
          <w:szCs w:val="20"/>
          <w:lang w:val="en-US"/>
        </w:rPr>
      </w:pPr>
    </w:p>
    <w:p w:rsidRPr="00CC0718" w:rsidR="6B8ADC9B" w:rsidP="6C42950B" w:rsidRDefault="6B8ADC9B" w14:paraId="323C60DA" w14:textId="571FFD8C">
      <w:pPr>
        <w:ind w:left="1440" w:hanging="1440"/>
        <w:jc w:val="both"/>
        <w:rPr>
          <w:color w:val="000000" w:themeColor="text1"/>
          <w:sz w:val="20"/>
          <w:szCs w:val="20"/>
          <w:lang w:val="en-US"/>
        </w:rPr>
      </w:pPr>
      <w:r w:rsidRPr="00CC0718">
        <w:rPr>
          <w:color w:val="000000" w:themeColor="text1"/>
          <w:sz w:val="20"/>
          <w:szCs w:val="20"/>
          <w:lang w:val="en-US"/>
        </w:rPr>
        <w:t>1:32 - I4:</w:t>
      </w:r>
      <w:r w:rsidRPr="00CC0718">
        <w:tab/>
      </w:r>
      <w:r w:rsidRPr="00CC0718">
        <w:rPr>
          <w:color w:val="000000" w:themeColor="text1"/>
          <w:sz w:val="20"/>
          <w:szCs w:val="20"/>
          <w:lang w:val="en-US"/>
        </w:rPr>
        <w:t xml:space="preserve">Cool yeah really excited for the interview okay starting with, hello P7 I'm I4 a student on a professor Purvi Shah's marketing research course and thank you for taking the time to meet with us. We are conducting this interview as a part of a project to understand how a marketing club can assist other campus clubs in promoting themselves and this organization's all responses are </w:t>
      </w:r>
      <w:proofErr w:type="gramStart"/>
      <w:r w:rsidRPr="00CC0718">
        <w:rPr>
          <w:color w:val="000000" w:themeColor="text1"/>
          <w:sz w:val="20"/>
          <w:szCs w:val="20"/>
          <w:lang w:val="en-US"/>
        </w:rPr>
        <w:t>confidential</w:t>
      </w:r>
      <w:proofErr w:type="gramEnd"/>
      <w:r w:rsidRPr="00CC0718">
        <w:rPr>
          <w:color w:val="000000" w:themeColor="text1"/>
          <w:sz w:val="20"/>
          <w:szCs w:val="20"/>
          <w:lang w:val="en-US"/>
        </w:rPr>
        <w:t xml:space="preserve"> and you are free to skip any questions or stop the interview at any time okay.</w:t>
      </w:r>
    </w:p>
    <w:p w:rsidRPr="00CC0718" w:rsidR="6C42950B" w:rsidP="6C42950B" w:rsidRDefault="6C42950B" w14:paraId="4684A7B7" w14:textId="5CA53829">
      <w:pPr>
        <w:jc w:val="both"/>
        <w:rPr>
          <w:color w:val="000000" w:themeColor="text1"/>
          <w:sz w:val="20"/>
          <w:szCs w:val="20"/>
          <w:lang w:val="en-US"/>
        </w:rPr>
      </w:pPr>
    </w:p>
    <w:p w:rsidRPr="00CC0718" w:rsidR="6B8ADC9B" w:rsidP="6C42950B" w:rsidRDefault="6B8ADC9B" w14:paraId="36F8321F" w14:textId="1E2E93B1">
      <w:pPr>
        <w:jc w:val="both"/>
        <w:rPr>
          <w:color w:val="000000" w:themeColor="text1"/>
          <w:sz w:val="20"/>
          <w:szCs w:val="20"/>
          <w:lang w:val="en-US"/>
        </w:rPr>
      </w:pPr>
      <w:r w:rsidRPr="00CC0718">
        <w:rPr>
          <w:color w:val="000000" w:themeColor="text1"/>
          <w:sz w:val="20"/>
          <w:szCs w:val="20"/>
          <w:lang w:val="en-US"/>
        </w:rPr>
        <w:t xml:space="preserve">2:23 - P7: </w:t>
      </w:r>
      <w:r w:rsidRPr="00CC0718">
        <w:tab/>
      </w:r>
      <w:r w:rsidRPr="00CC0718">
        <w:rPr>
          <w:color w:val="000000" w:themeColor="text1"/>
          <w:sz w:val="20"/>
          <w:szCs w:val="20"/>
          <w:lang w:val="en-US"/>
        </w:rPr>
        <w:t>Sure.</w:t>
      </w:r>
    </w:p>
    <w:p w:rsidRPr="00CC0718" w:rsidR="6C42950B" w:rsidP="6C42950B" w:rsidRDefault="6C42950B" w14:paraId="5DE59E43" w14:textId="4F11632E">
      <w:pPr>
        <w:jc w:val="both"/>
        <w:rPr>
          <w:color w:val="000000" w:themeColor="text1"/>
          <w:sz w:val="20"/>
          <w:szCs w:val="20"/>
          <w:lang w:val="en-US"/>
        </w:rPr>
      </w:pPr>
    </w:p>
    <w:p w:rsidRPr="00CC0718" w:rsidR="6B8ADC9B" w:rsidP="6C42950B" w:rsidRDefault="6B8ADC9B" w14:paraId="73300368" w14:textId="4F06FDDD">
      <w:pPr>
        <w:ind w:left="1440" w:hanging="1440"/>
        <w:jc w:val="both"/>
        <w:rPr>
          <w:color w:val="000000" w:themeColor="text1"/>
          <w:sz w:val="20"/>
          <w:szCs w:val="20"/>
          <w:lang w:val="en-US"/>
        </w:rPr>
      </w:pPr>
      <w:r w:rsidRPr="00CC0718">
        <w:rPr>
          <w:color w:val="000000" w:themeColor="text1"/>
          <w:sz w:val="20"/>
          <w:szCs w:val="20"/>
          <w:lang w:val="en-US"/>
        </w:rPr>
        <w:t xml:space="preserve">2:25 - I4: </w:t>
      </w:r>
      <w:r w:rsidRPr="00CC0718">
        <w:tab/>
      </w:r>
      <w:r w:rsidRPr="00CC0718">
        <w:rPr>
          <w:color w:val="000000" w:themeColor="text1"/>
          <w:sz w:val="20"/>
          <w:szCs w:val="20"/>
          <w:lang w:val="en-US"/>
        </w:rPr>
        <w:t xml:space="preserve">And one more thing to facilitate </w:t>
      </w:r>
      <w:proofErr w:type="gramStart"/>
      <w:r w:rsidRPr="00CC0718">
        <w:rPr>
          <w:color w:val="000000" w:themeColor="text1"/>
          <w:sz w:val="20"/>
          <w:szCs w:val="20"/>
          <w:lang w:val="en-US"/>
        </w:rPr>
        <w:t>note-taking</w:t>
      </w:r>
      <w:proofErr w:type="gramEnd"/>
      <w:r w:rsidRPr="00CC0718">
        <w:rPr>
          <w:color w:val="000000" w:themeColor="text1"/>
          <w:sz w:val="20"/>
          <w:szCs w:val="20"/>
          <w:lang w:val="en-US"/>
        </w:rPr>
        <w:t>, we would like to record our conversation today. Only the team members working on the project will have access to recording which will be destroyed after transcription. Do you agree to this interview being recorded?</w:t>
      </w:r>
    </w:p>
    <w:p w:rsidRPr="00CC0718" w:rsidR="6C42950B" w:rsidP="6C42950B" w:rsidRDefault="6C42950B" w14:paraId="41E9CF9A" w14:textId="7E02F564">
      <w:pPr>
        <w:jc w:val="both"/>
        <w:rPr>
          <w:color w:val="000000" w:themeColor="text1"/>
          <w:sz w:val="20"/>
          <w:szCs w:val="20"/>
          <w:lang w:val="en-US"/>
        </w:rPr>
      </w:pPr>
    </w:p>
    <w:p w:rsidRPr="00CC0718" w:rsidR="6B8ADC9B" w:rsidP="6C42950B" w:rsidRDefault="6B8ADC9B" w14:paraId="3EA054D8" w14:textId="7B69A881">
      <w:pPr>
        <w:jc w:val="both"/>
        <w:rPr>
          <w:color w:val="000000" w:themeColor="text1"/>
          <w:sz w:val="20"/>
          <w:szCs w:val="20"/>
          <w:lang w:val="en-US"/>
        </w:rPr>
      </w:pPr>
      <w:r w:rsidRPr="00CC0718">
        <w:rPr>
          <w:color w:val="000000" w:themeColor="text1"/>
          <w:sz w:val="20"/>
          <w:szCs w:val="20"/>
          <w:lang w:val="en-US"/>
        </w:rPr>
        <w:t>2:43 - P7:</w:t>
      </w:r>
      <w:r w:rsidRPr="00CC0718">
        <w:tab/>
      </w:r>
      <w:r w:rsidRPr="00CC0718">
        <w:rPr>
          <w:color w:val="000000" w:themeColor="text1"/>
          <w:sz w:val="20"/>
          <w:szCs w:val="20"/>
          <w:lang w:val="en-US"/>
        </w:rPr>
        <w:t>I have no issues.</w:t>
      </w:r>
    </w:p>
    <w:p w:rsidRPr="00CC0718" w:rsidR="6C42950B" w:rsidP="6C42950B" w:rsidRDefault="6C42950B" w14:paraId="130547DB" w14:textId="29D4B1A4">
      <w:pPr>
        <w:jc w:val="both"/>
        <w:rPr>
          <w:color w:val="000000" w:themeColor="text1"/>
          <w:sz w:val="20"/>
          <w:szCs w:val="20"/>
          <w:lang w:val="en-US"/>
        </w:rPr>
      </w:pPr>
    </w:p>
    <w:p w:rsidRPr="00CC0718" w:rsidR="6B8ADC9B" w:rsidP="6C42950B" w:rsidRDefault="6B8ADC9B" w14:paraId="7AB1435F" w14:textId="1F141A66">
      <w:pPr>
        <w:jc w:val="both"/>
        <w:rPr>
          <w:color w:val="000000" w:themeColor="text1"/>
          <w:sz w:val="20"/>
          <w:szCs w:val="20"/>
          <w:lang w:val="en-US"/>
        </w:rPr>
      </w:pPr>
      <w:r w:rsidRPr="00CC0718">
        <w:rPr>
          <w:color w:val="000000" w:themeColor="text1"/>
          <w:sz w:val="20"/>
          <w:szCs w:val="20"/>
          <w:lang w:val="en-US"/>
        </w:rPr>
        <w:t>2:46 - I4:</w:t>
      </w:r>
      <w:r w:rsidRPr="00CC0718">
        <w:tab/>
      </w:r>
      <w:r w:rsidRPr="00CC0718">
        <w:rPr>
          <w:color w:val="000000" w:themeColor="text1"/>
          <w:sz w:val="20"/>
          <w:szCs w:val="20"/>
          <w:lang w:val="en-US"/>
        </w:rPr>
        <w:t xml:space="preserve">Okay. </w:t>
      </w:r>
      <w:proofErr w:type="gramStart"/>
      <w:r w:rsidRPr="00CC0718">
        <w:rPr>
          <w:color w:val="000000" w:themeColor="text1"/>
          <w:sz w:val="20"/>
          <w:szCs w:val="20"/>
          <w:lang w:val="en-US"/>
        </w:rPr>
        <w:t>So</w:t>
      </w:r>
      <w:proofErr w:type="gramEnd"/>
      <w:r w:rsidRPr="00CC0718">
        <w:rPr>
          <w:color w:val="000000" w:themeColor="text1"/>
          <w:sz w:val="20"/>
          <w:szCs w:val="20"/>
          <w:lang w:val="en-US"/>
        </w:rPr>
        <w:t xml:space="preserve"> starting with the interview background, can you please tell me about yourself?</w:t>
      </w:r>
    </w:p>
    <w:p w:rsidRPr="00CC0718" w:rsidR="6C42950B" w:rsidP="6C42950B" w:rsidRDefault="6C42950B" w14:paraId="4B4C63BA" w14:textId="6C959FB1">
      <w:pPr>
        <w:jc w:val="both"/>
        <w:rPr>
          <w:color w:val="000000" w:themeColor="text1"/>
          <w:sz w:val="20"/>
          <w:szCs w:val="20"/>
          <w:lang w:val="en-US"/>
        </w:rPr>
      </w:pPr>
    </w:p>
    <w:p w:rsidRPr="00CC0718" w:rsidR="6B8ADC9B" w:rsidP="6C42950B" w:rsidRDefault="6B8ADC9B" w14:paraId="42F90688" w14:textId="1F0D874D">
      <w:pPr>
        <w:ind w:left="1440" w:hanging="1440"/>
        <w:jc w:val="both"/>
        <w:rPr>
          <w:color w:val="000000" w:themeColor="text1"/>
          <w:sz w:val="20"/>
          <w:szCs w:val="20"/>
          <w:lang w:val="en-US"/>
        </w:rPr>
      </w:pPr>
      <w:r w:rsidRPr="00CC0718">
        <w:rPr>
          <w:color w:val="000000" w:themeColor="text1"/>
          <w:sz w:val="20"/>
          <w:szCs w:val="20"/>
          <w:lang w:val="en-US"/>
        </w:rPr>
        <w:t>2:54 - P7:</w:t>
      </w:r>
      <w:r w:rsidRPr="00CC0718">
        <w:tab/>
      </w:r>
      <w:proofErr w:type="gramStart"/>
      <w:r w:rsidRPr="00CC0718">
        <w:rPr>
          <w:color w:val="000000" w:themeColor="text1"/>
          <w:sz w:val="20"/>
          <w:szCs w:val="20"/>
          <w:lang w:val="en-US"/>
        </w:rPr>
        <w:t>So</w:t>
      </w:r>
      <w:proofErr w:type="gramEnd"/>
      <w:r w:rsidRPr="00CC0718">
        <w:rPr>
          <w:color w:val="000000" w:themeColor="text1"/>
          <w:sz w:val="20"/>
          <w:szCs w:val="20"/>
          <w:lang w:val="en-US"/>
        </w:rPr>
        <w:t xml:space="preserve"> Aarthi, first of all, hi. I'm P7. I'm a student, I'm a master's student here at WPI. I'm currently pursuing my second semester in </w:t>
      </w:r>
      <w:proofErr w:type="gramStart"/>
      <w:r w:rsidRPr="00CC0718">
        <w:rPr>
          <w:color w:val="000000" w:themeColor="text1"/>
          <w:sz w:val="20"/>
          <w:szCs w:val="20"/>
          <w:lang w:val="en-US"/>
        </w:rPr>
        <w:t>Masters in Business</w:t>
      </w:r>
      <w:proofErr w:type="gramEnd"/>
      <w:r w:rsidRPr="00CC0718">
        <w:rPr>
          <w:color w:val="000000" w:themeColor="text1"/>
          <w:sz w:val="20"/>
          <w:szCs w:val="20"/>
          <w:lang w:val="en-US"/>
        </w:rPr>
        <w:t xml:space="preserve"> Analytics.</w:t>
      </w:r>
    </w:p>
    <w:p w:rsidRPr="00CC0718" w:rsidR="6C42950B" w:rsidP="6C42950B" w:rsidRDefault="6C42950B" w14:paraId="4AE8F2DE" w14:textId="1ABC1D8D">
      <w:pPr>
        <w:jc w:val="both"/>
        <w:rPr>
          <w:color w:val="000000" w:themeColor="text1"/>
          <w:sz w:val="20"/>
          <w:szCs w:val="20"/>
          <w:lang w:val="en-US"/>
        </w:rPr>
      </w:pPr>
    </w:p>
    <w:p w:rsidRPr="00CC0718" w:rsidR="6B8ADC9B" w:rsidP="6C42950B" w:rsidRDefault="6B8ADC9B" w14:paraId="3657EA2A" w14:textId="71E4C88C">
      <w:pPr>
        <w:jc w:val="both"/>
        <w:rPr>
          <w:color w:val="000000" w:themeColor="text1"/>
          <w:sz w:val="20"/>
          <w:szCs w:val="20"/>
          <w:lang w:val="en-US"/>
        </w:rPr>
      </w:pPr>
      <w:r w:rsidRPr="00CC0718">
        <w:rPr>
          <w:color w:val="000000" w:themeColor="text1"/>
          <w:sz w:val="20"/>
          <w:szCs w:val="20"/>
          <w:lang w:val="en-US"/>
        </w:rPr>
        <w:t xml:space="preserve">3:09 - I4: </w:t>
      </w:r>
      <w:r w:rsidRPr="00CC0718">
        <w:tab/>
      </w:r>
      <w:r w:rsidRPr="00CC0718">
        <w:rPr>
          <w:color w:val="000000" w:themeColor="text1"/>
          <w:sz w:val="20"/>
          <w:szCs w:val="20"/>
          <w:lang w:val="en-US"/>
        </w:rPr>
        <w:t>Okay.</w:t>
      </w:r>
    </w:p>
    <w:p w:rsidRPr="00CC0718" w:rsidR="6C42950B" w:rsidP="6C42950B" w:rsidRDefault="6C42950B" w14:paraId="42D6477C" w14:textId="3CE66FCF">
      <w:pPr>
        <w:jc w:val="both"/>
        <w:rPr>
          <w:color w:val="000000" w:themeColor="text1"/>
          <w:sz w:val="20"/>
          <w:szCs w:val="20"/>
          <w:lang w:val="en-US"/>
        </w:rPr>
      </w:pPr>
    </w:p>
    <w:p w:rsidRPr="00CC0718" w:rsidR="6B8ADC9B" w:rsidP="6C42950B" w:rsidRDefault="6B8ADC9B" w14:paraId="6DED1567" w14:textId="4EA4EC7D">
      <w:pPr>
        <w:ind w:left="1440" w:hanging="1440"/>
        <w:jc w:val="both"/>
        <w:rPr>
          <w:color w:val="000000" w:themeColor="text1"/>
          <w:sz w:val="20"/>
          <w:szCs w:val="20"/>
          <w:lang w:val="en-US"/>
        </w:rPr>
      </w:pPr>
      <w:r w:rsidRPr="00CC0718">
        <w:rPr>
          <w:color w:val="000000" w:themeColor="text1"/>
          <w:sz w:val="20"/>
          <w:szCs w:val="20"/>
          <w:lang w:val="en-US"/>
        </w:rPr>
        <w:t xml:space="preserve">3:10 - P7: </w:t>
      </w:r>
      <w:r w:rsidRPr="00CC0718">
        <w:tab/>
      </w:r>
      <w:r w:rsidRPr="00CC0718">
        <w:rPr>
          <w:color w:val="000000" w:themeColor="text1"/>
          <w:sz w:val="20"/>
          <w:szCs w:val="20"/>
          <w:lang w:val="en-US"/>
        </w:rPr>
        <w:t xml:space="preserve">And this is my second semester. I've been part of a couple of clubs in my two, </w:t>
      </w:r>
      <w:proofErr w:type="gramStart"/>
      <w:r w:rsidRPr="00CC0718">
        <w:rPr>
          <w:color w:val="000000" w:themeColor="text1"/>
          <w:sz w:val="20"/>
          <w:szCs w:val="20"/>
          <w:lang w:val="en-US"/>
        </w:rPr>
        <w:t>both of the semesters</w:t>
      </w:r>
      <w:proofErr w:type="gramEnd"/>
      <w:r w:rsidRPr="00CC0718">
        <w:rPr>
          <w:color w:val="000000" w:themeColor="text1"/>
          <w:sz w:val="20"/>
          <w:szCs w:val="20"/>
          <w:lang w:val="en-US"/>
        </w:rPr>
        <w:t xml:space="preserve">. I was part of Hindu </w:t>
      </w:r>
      <w:proofErr w:type="spellStart"/>
      <w:r w:rsidRPr="00CC0718">
        <w:rPr>
          <w:color w:val="000000" w:themeColor="text1"/>
          <w:sz w:val="20"/>
          <w:szCs w:val="20"/>
          <w:lang w:val="en-US"/>
        </w:rPr>
        <w:t>Yuva</w:t>
      </w:r>
      <w:proofErr w:type="spellEnd"/>
      <w:r w:rsidRPr="00CC0718">
        <w:rPr>
          <w:color w:val="000000" w:themeColor="text1"/>
          <w:sz w:val="20"/>
          <w:szCs w:val="20"/>
          <w:lang w:val="en-US"/>
        </w:rPr>
        <w:t xml:space="preserve"> as marketing, member of marketing. And now currently I'm part of </w:t>
      </w:r>
      <w:proofErr w:type="spellStart"/>
      <w:r w:rsidRPr="00CC0718">
        <w:rPr>
          <w:color w:val="000000" w:themeColor="text1"/>
          <w:sz w:val="20"/>
          <w:szCs w:val="20"/>
          <w:lang w:val="en-US"/>
        </w:rPr>
        <w:t>Colibre</w:t>
      </w:r>
      <w:proofErr w:type="spellEnd"/>
      <w:r w:rsidRPr="00CC0718">
        <w:rPr>
          <w:color w:val="000000" w:themeColor="text1"/>
          <w:sz w:val="20"/>
          <w:szCs w:val="20"/>
          <w:lang w:val="en-US"/>
        </w:rPr>
        <w:t xml:space="preserve"> as Marketing Chair </w:t>
      </w:r>
      <w:proofErr w:type="gramStart"/>
      <w:r w:rsidRPr="00CC0718">
        <w:rPr>
          <w:color w:val="000000" w:themeColor="text1"/>
          <w:sz w:val="20"/>
          <w:szCs w:val="20"/>
          <w:lang w:val="en-US"/>
        </w:rPr>
        <w:t>and also</w:t>
      </w:r>
      <w:proofErr w:type="gramEnd"/>
      <w:r w:rsidRPr="00CC0718">
        <w:rPr>
          <w:color w:val="000000" w:themeColor="text1"/>
          <w:sz w:val="20"/>
          <w:szCs w:val="20"/>
          <w:lang w:val="en-US"/>
        </w:rPr>
        <w:t xml:space="preserve"> part of WPI Bowling Club, also WPI Q Sports Club as well. </w:t>
      </w:r>
      <w:proofErr w:type="gramStart"/>
      <w:r w:rsidRPr="00CC0718">
        <w:rPr>
          <w:color w:val="000000" w:themeColor="text1"/>
          <w:sz w:val="20"/>
          <w:szCs w:val="20"/>
          <w:lang w:val="en-US"/>
        </w:rPr>
        <w:t>So</w:t>
      </w:r>
      <w:proofErr w:type="gramEnd"/>
      <w:r w:rsidRPr="00CC0718">
        <w:rPr>
          <w:color w:val="000000" w:themeColor="text1"/>
          <w:sz w:val="20"/>
          <w:szCs w:val="20"/>
          <w:lang w:val="en-US"/>
        </w:rPr>
        <w:t xml:space="preserve"> this is a short introduction about myself.</w:t>
      </w:r>
    </w:p>
    <w:p w:rsidRPr="00CC0718" w:rsidR="6C42950B" w:rsidP="6C42950B" w:rsidRDefault="6C42950B" w14:paraId="7BB91E3D" w14:textId="1E10CC53">
      <w:pPr>
        <w:jc w:val="both"/>
        <w:rPr>
          <w:color w:val="000000" w:themeColor="text1"/>
          <w:sz w:val="20"/>
          <w:szCs w:val="20"/>
          <w:lang w:val="en-US"/>
        </w:rPr>
      </w:pPr>
    </w:p>
    <w:p w:rsidRPr="00CC0718" w:rsidR="6B8ADC9B" w:rsidP="6C42950B" w:rsidRDefault="6B8ADC9B" w14:paraId="6B4E1962" w14:textId="7BE9766D">
      <w:pPr>
        <w:ind w:left="1440" w:hanging="1440"/>
        <w:jc w:val="both"/>
        <w:rPr>
          <w:color w:val="000000" w:themeColor="text1"/>
          <w:sz w:val="20"/>
          <w:szCs w:val="20"/>
          <w:lang w:val="en-US"/>
        </w:rPr>
      </w:pPr>
      <w:r w:rsidRPr="00CC0718">
        <w:rPr>
          <w:color w:val="000000" w:themeColor="text1"/>
          <w:sz w:val="20"/>
          <w:szCs w:val="20"/>
          <w:lang w:val="en-US"/>
        </w:rPr>
        <w:t>3:45 - I4:</w:t>
      </w:r>
      <w:r w:rsidRPr="00CC0718">
        <w:tab/>
      </w:r>
      <w:r w:rsidRPr="00CC0718">
        <w:rPr>
          <w:color w:val="000000" w:themeColor="text1"/>
          <w:sz w:val="20"/>
          <w:szCs w:val="20"/>
          <w:lang w:val="en-US"/>
        </w:rPr>
        <w:t xml:space="preserve"> Okay, so coming to the second question, what according to you is the role of the student organizations and clubs on campus?</w:t>
      </w:r>
    </w:p>
    <w:p w:rsidRPr="00CC0718" w:rsidR="6C42950B" w:rsidP="6C42950B" w:rsidRDefault="6C42950B" w14:paraId="32470E23" w14:textId="587E1B1F">
      <w:pPr>
        <w:jc w:val="both"/>
        <w:rPr>
          <w:color w:val="000000" w:themeColor="text1"/>
          <w:sz w:val="20"/>
          <w:szCs w:val="20"/>
          <w:lang w:val="en-US"/>
        </w:rPr>
      </w:pPr>
    </w:p>
    <w:p w:rsidRPr="00CC0718" w:rsidR="6B8ADC9B" w:rsidP="6C42950B" w:rsidRDefault="6B8ADC9B" w14:paraId="08804A6E" w14:textId="35F61A3A">
      <w:pPr>
        <w:ind w:left="1440" w:hanging="1440"/>
        <w:jc w:val="both"/>
        <w:rPr>
          <w:color w:val="000000" w:themeColor="text1"/>
          <w:sz w:val="20"/>
          <w:szCs w:val="20"/>
          <w:lang w:val="en-US"/>
        </w:rPr>
      </w:pPr>
      <w:r w:rsidRPr="00CC0718">
        <w:rPr>
          <w:color w:val="000000" w:themeColor="text1"/>
          <w:sz w:val="20"/>
          <w:szCs w:val="20"/>
          <w:lang w:val="en-US"/>
        </w:rPr>
        <w:t>3:55 - P7:</w:t>
      </w:r>
      <w:r w:rsidRPr="00CC0718">
        <w:tab/>
      </w:r>
      <w:proofErr w:type="gramStart"/>
      <w:r w:rsidRPr="00CC0718">
        <w:rPr>
          <w:color w:val="000000" w:themeColor="text1"/>
          <w:sz w:val="20"/>
          <w:szCs w:val="20"/>
          <w:lang w:val="en-US"/>
        </w:rPr>
        <w:t>So</w:t>
      </w:r>
      <w:proofErr w:type="gramEnd"/>
      <w:r w:rsidRPr="00CC0718">
        <w:rPr>
          <w:color w:val="000000" w:themeColor="text1"/>
          <w:sz w:val="20"/>
          <w:szCs w:val="20"/>
          <w:lang w:val="en-US"/>
        </w:rPr>
        <w:t xml:space="preserve"> in my perspective student organizations or student clubs are a little bit offset for you know they're the counterpart of academics and academia because students are not only whenever a student enrolls themselves into </w:t>
      </w:r>
      <w:proofErr w:type="spellStart"/>
      <w:r w:rsidRPr="00CC0718">
        <w:rPr>
          <w:color w:val="000000" w:themeColor="text1"/>
          <w:sz w:val="20"/>
          <w:szCs w:val="20"/>
          <w:lang w:val="en-US"/>
        </w:rPr>
        <w:t>a</w:t>
      </w:r>
      <w:proofErr w:type="spellEnd"/>
      <w:r w:rsidRPr="00CC0718">
        <w:rPr>
          <w:color w:val="000000" w:themeColor="text1"/>
          <w:sz w:val="20"/>
          <w:szCs w:val="20"/>
          <w:lang w:val="en-US"/>
        </w:rPr>
        <w:t xml:space="preserve"> organization such as WPI or a university like WPI. They should not only be trained in academia or academics, but they should also learn different skills </w:t>
      </w:r>
      <w:proofErr w:type="gramStart"/>
      <w:r w:rsidRPr="00CC0718">
        <w:rPr>
          <w:color w:val="000000" w:themeColor="text1"/>
          <w:sz w:val="20"/>
          <w:szCs w:val="20"/>
          <w:lang w:val="en-US"/>
        </w:rPr>
        <w:t>and also</w:t>
      </w:r>
      <w:proofErr w:type="gramEnd"/>
      <w:r w:rsidRPr="00CC0718">
        <w:rPr>
          <w:color w:val="000000" w:themeColor="text1"/>
          <w:sz w:val="20"/>
          <w:szCs w:val="20"/>
          <w:lang w:val="en-US"/>
        </w:rPr>
        <w:t xml:space="preserve"> have different tools like clubs and other organizations to have fun because fun is also a major component of the learning curve and also a student's life. </w:t>
      </w:r>
      <w:proofErr w:type="gramStart"/>
      <w:r w:rsidRPr="00CC0718">
        <w:rPr>
          <w:color w:val="000000" w:themeColor="text1"/>
          <w:sz w:val="20"/>
          <w:szCs w:val="20"/>
          <w:lang w:val="en-US"/>
        </w:rPr>
        <w:t>So</w:t>
      </w:r>
      <w:proofErr w:type="gramEnd"/>
      <w:r w:rsidRPr="00CC0718">
        <w:rPr>
          <w:color w:val="000000" w:themeColor="text1"/>
          <w:sz w:val="20"/>
          <w:szCs w:val="20"/>
          <w:lang w:val="en-US"/>
        </w:rPr>
        <w:t xml:space="preserve"> I feel the clubs every club and every student organization in any university or any college plays a major role in you know a student's colorful life.</w:t>
      </w:r>
    </w:p>
    <w:p w:rsidRPr="00CC0718" w:rsidR="6C42950B" w:rsidP="6C42950B" w:rsidRDefault="6C42950B" w14:paraId="6CDEB7D0" w14:textId="5F941E3F">
      <w:pPr>
        <w:jc w:val="both"/>
        <w:rPr>
          <w:color w:val="000000" w:themeColor="text1"/>
          <w:sz w:val="20"/>
          <w:szCs w:val="20"/>
          <w:lang w:val="en-US"/>
        </w:rPr>
      </w:pPr>
    </w:p>
    <w:p w:rsidRPr="00CC0718" w:rsidR="6B8ADC9B" w:rsidP="6C42950B" w:rsidRDefault="6B8ADC9B" w14:paraId="63AE43CB" w14:textId="1CAE7372">
      <w:pPr>
        <w:jc w:val="both"/>
        <w:rPr>
          <w:color w:val="000000" w:themeColor="text1"/>
          <w:sz w:val="20"/>
          <w:szCs w:val="20"/>
          <w:lang w:val="en-US"/>
        </w:rPr>
      </w:pPr>
      <w:r w:rsidRPr="00CC0718">
        <w:rPr>
          <w:color w:val="000000" w:themeColor="text1"/>
          <w:sz w:val="20"/>
          <w:szCs w:val="20"/>
          <w:lang w:val="en-US"/>
        </w:rPr>
        <w:t>5:01 - I4:</w:t>
      </w:r>
      <w:r w:rsidRPr="00CC0718">
        <w:tab/>
      </w:r>
      <w:r w:rsidRPr="00CC0718">
        <w:rPr>
          <w:color w:val="000000" w:themeColor="text1"/>
          <w:sz w:val="20"/>
          <w:szCs w:val="20"/>
          <w:lang w:val="en-US"/>
        </w:rPr>
        <w:t xml:space="preserve">Okay, so could you also tell me about your journey with </w:t>
      </w:r>
      <w:proofErr w:type="spellStart"/>
      <w:r w:rsidRPr="00CC0718">
        <w:rPr>
          <w:color w:val="000000" w:themeColor="text1"/>
          <w:sz w:val="20"/>
          <w:szCs w:val="20"/>
          <w:lang w:val="en-US"/>
        </w:rPr>
        <w:t>Colibre</w:t>
      </w:r>
      <w:proofErr w:type="spellEnd"/>
      <w:r w:rsidRPr="00CC0718">
        <w:rPr>
          <w:color w:val="000000" w:themeColor="text1"/>
          <w:sz w:val="20"/>
          <w:szCs w:val="20"/>
          <w:lang w:val="en-US"/>
        </w:rPr>
        <w:t xml:space="preserve"> club?</w:t>
      </w:r>
    </w:p>
    <w:p w:rsidRPr="00CC0718" w:rsidR="6C42950B" w:rsidP="6C42950B" w:rsidRDefault="6C42950B" w14:paraId="1BC88725" w14:textId="50205318">
      <w:pPr>
        <w:jc w:val="both"/>
        <w:rPr>
          <w:color w:val="000000" w:themeColor="text1"/>
          <w:sz w:val="20"/>
          <w:szCs w:val="20"/>
          <w:lang w:val="en-US"/>
        </w:rPr>
      </w:pPr>
    </w:p>
    <w:p w:rsidRPr="00CC0718" w:rsidR="6B8ADC9B" w:rsidP="6C42950B" w:rsidRDefault="6B8ADC9B" w14:paraId="2B29770A" w14:textId="3E3EB312">
      <w:pPr>
        <w:ind w:left="1440" w:hanging="1440"/>
        <w:jc w:val="both"/>
        <w:rPr>
          <w:color w:val="000000" w:themeColor="text1"/>
          <w:sz w:val="20"/>
          <w:szCs w:val="20"/>
          <w:lang w:val="en-US"/>
        </w:rPr>
      </w:pPr>
      <w:r w:rsidRPr="00CC0718">
        <w:rPr>
          <w:color w:val="000000" w:themeColor="text1"/>
          <w:sz w:val="20"/>
          <w:szCs w:val="20"/>
          <w:lang w:val="en-US"/>
        </w:rPr>
        <w:t>5:10 - P7:</w:t>
      </w:r>
      <w:r w:rsidRPr="00CC0718">
        <w:tab/>
      </w:r>
      <w:r w:rsidRPr="00CC0718">
        <w:rPr>
          <w:color w:val="000000" w:themeColor="text1"/>
          <w:sz w:val="20"/>
          <w:szCs w:val="20"/>
          <w:lang w:val="en-US"/>
        </w:rPr>
        <w:t xml:space="preserve">Absolutely, so I am really proud and happy to be part of </w:t>
      </w:r>
      <w:proofErr w:type="spellStart"/>
      <w:r w:rsidRPr="00CC0718">
        <w:rPr>
          <w:color w:val="000000" w:themeColor="text1"/>
          <w:sz w:val="20"/>
          <w:szCs w:val="20"/>
          <w:lang w:val="en-US"/>
        </w:rPr>
        <w:t>Colibre</w:t>
      </w:r>
      <w:proofErr w:type="spellEnd"/>
      <w:r w:rsidRPr="00CC0718">
        <w:rPr>
          <w:color w:val="000000" w:themeColor="text1"/>
          <w:sz w:val="20"/>
          <w:szCs w:val="20"/>
          <w:lang w:val="en-US"/>
        </w:rPr>
        <w:t xml:space="preserve"> because </w:t>
      </w:r>
      <w:proofErr w:type="spellStart"/>
      <w:r w:rsidRPr="00CC0718">
        <w:rPr>
          <w:color w:val="000000" w:themeColor="text1"/>
          <w:sz w:val="20"/>
          <w:szCs w:val="20"/>
          <w:lang w:val="en-US"/>
        </w:rPr>
        <w:t>Colibre</w:t>
      </w:r>
      <w:proofErr w:type="spellEnd"/>
      <w:r w:rsidRPr="00CC0718">
        <w:rPr>
          <w:color w:val="000000" w:themeColor="text1"/>
          <w:sz w:val="20"/>
          <w:szCs w:val="20"/>
          <w:lang w:val="en-US"/>
        </w:rPr>
        <w:t xml:space="preserve"> is comparatively a new club that has been recently recognized by WPI and being a founding member of </w:t>
      </w:r>
      <w:proofErr w:type="spellStart"/>
      <w:r w:rsidRPr="00CC0718">
        <w:rPr>
          <w:color w:val="000000" w:themeColor="text1"/>
          <w:sz w:val="20"/>
          <w:szCs w:val="20"/>
          <w:lang w:val="en-US"/>
        </w:rPr>
        <w:t>Kolibre</w:t>
      </w:r>
      <w:proofErr w:type="spellEnd"/>
      <w:r w:rsidRPr="00CC0718">
        <w:rPr>
          <w:color w:val="000000" w:themeColor="text1"/>
          <w:sz w:val="20"/>
          <w:szCs w:val="20"/>
          <w:lang w:val="en-US"/>
        </w:rPr>
        <w:t xml:space="preserve"> is itself a great sense of honor for me because you know I come from a different country altogether, different continent and a non-resident person like me, non-resident alien like me coming to such a beautiful university like WPI and starting something new and exciting for all the student communities that are part of WPI is really exciting. </w:t>
      </w:r>
      <w:proofErr w:type="gramStart"/>
      <w:r w:rsidRPr="00CC0718">
        <w:rPr>
          <w:color w:val="000000" w:themeColor="text1"/>
          <w:sz w:val="20"/>
          <w:szCs w:val="20"/>
          <w:lang w:val="en-US"/>
        </w:rPr>
        <w:t>So</w:t>
      </w:r>
      <w:proofErr w:type="gramEnd"/>
      <w:r w:rsidRPr="00CC0718">
        <w:rPr>
          <w:color w:val="000000" w:themeColor="text1"/>
          <w:sz w:val="20"/>
          <w:szCs w:val="20"/>
          <w:lang w:val="en-US"/>
        </w:rPr>
        <w:t xml:space="preserve"> my journey with </w:t>
      </w:r>
      <w:proofErr w:type="spellStart"/>
      <w:r w:rsidRPr="00CC0718">
        <w:rPr>
          <w:color w:val="000000" w:themeColor="text1"/>
          <w:sz w:val="20"/>
          <w:szCs w:val="20"/>
          <w:lang w:val="en-US"/>
        </w:rPr>
        <w:t>Colibre</w:t>
      </w:r>
      <w:proofErr w:type="spellEnd"/>
      <w:r w:rsidRPr="00CC0718">
        <w:rPr>
          <w:color w:val="000000" w:themeColor="text1"/>
          <w:sz w:val="20"/>
          <w:szCs w:val="20"/>
          <w:lang w:val="en-US"/>
        </w:rPr>
        <w:t xml:space="preserve"> has been very smooth. I got to do and meet a lot of fun people. My president, Mr. </w:t>
      </w:r>
      <w:proofErr w:type="spellStart"/>
      <w:r w:rsidRPr="00CC0718">
        <w:rPr>
          <w:color w:val="000000" w:themeColor="text1"/>
          <w:sz w:val="20"/>
          <w:szCs w:val="20"/>
          <w:lang w:val="en-US"/>
        </w:rPr>
        <w:t>Purajit</w:t>
      </w:r>
      <w:proofErr w:type="spellEnd"/>
      <w:r w:rsidRPr="00CC0718">
        <w:rPr>
          <w:color w:val="000000" w:themeColor="text1"/>
          <w:sz w:val="20"/>
          <w:szCs w:val="20"/>
          <w:lang w:val="en-US"/>
        </w:rPr>
        <w:t xml:space="preserve">, he's a great guy to hang out with. I've learned a lot from him and </w:t>
      </w:r>
      <w:proofErr w:type="spellStart"/>
      <w:r w:rsidRPr="00CC0718">
        <w:rPr>
          <w:color w:val="000000" w:themeColor="text1"/>
          <w:sz w:val="20"/>
          <w:szCs w:val="20"/>
          <w:lang w:val="en-US"/>
        </w:rPr>
        <w:t>Colibre</w:t>
      </w:r>
      <w:proofErr w:type="spellEnd"/>
      <w:r w:rsidRPr="00CC0718">
        <w:rPr>
          <w:color w:val="000000" w:themeColor="text1"/>
          <w:sz w:val="20"/>
          <w:szCs w:val="20"/>
          <w:lang w:val="en-US"/>
        </w:rPr>
        <w:t xml:space="preserve"> is also in partnership with </w:t>
      </w:r>
      <w:proofErr w:type="spellStart"/>
      <w:r w:rsidRPr="00CC0718">
        <w:rPr>
          <w:color w:val="000000" w:themeColor="text1"/>
          <w:sz w:val="20"/>
          <w:szCs w:val="20"/>
          <w:lang w:val="en-US"/>
        </w:rPr>
        <w:t>iCube</w:t>
      </w:r>
      <w:proofErr w:type="spellEnd"/>
      <w:r w:rsidRPr="00CC0718">
        <w:rPr>
          <w:color w:val="000000" w:themeColor="text1"/>
          <w:sz w:val="20"/>
          <w:szCs w:val="20"/>
          <w:lang w:val="en-US"/>
        </w:rPr>
        <w:t xml:space="preserve"> Labs, which is the I&amp;E center in Innovation Studio. And we are also official partners of Business School. And we are one of these clubs that has formed and supported and formed by the WPA Business School itself. So being integral and a new club of the Business School, the one and only club of Business school. We get to learn a </w:t>
      </w:r>
      <w:proofErr w:type="gramStart"/>
      <w:r w:rsidRPr="00CC0718">
        <w:rPr>
          <w:color w:val="000000" w:themeColor="text1"/>
          <w:sz w:val="20"/>
          <w:szCs w:val="20"/>
          <w:lang w:val="en-US"/>
        </w:rPr>
        <w:t>lot,</w:t>
      </w:r>
      <w:proofErr w:type="gramEnd"/>
      <w:r w:rsidRPr="00CC0718">
        <w:rPr>
          <w:color w:val="000000" w:themeColor="text1"/>
          <w:sz w:val="20"/>
          <w:szCs w:val="20"/>
          <w:lang w:val="en-US"/>
        </w:rPr>
        <w:t xml:space="preserve"> we get to meet a lot of integral pillars of WPI who are not really in reach to other students. </w:t>
      </w:r>
      <w:proofErr w:type="gramStart"/>
      <w:r w:rsidRPr="00CC0718">
        <w:rPr>
          <w:color w:val="000000" w:themeColor="text1"/>
          <w:sz w:val="20"/>
          <w:szCs w:val="20"/>
          <w:lang w:val="en-US"/>
        </w:rPr>
        <w:t>So</w:t>
      </w:r>
      <w:proofErr w:type="gramEnd"/>
      <w:r w:rsidRPr="00CC0718">
        <w:rPr>
          <w:color w:val="000000" w:themeColor="text1"/>
          <w:sz w:val="20"/>
          <w:szCs w:val="20"/>
          <w:lang w:val="en-US"/>
        </w:rPr>
        <w:t xml:space="preserve"> this kind of approach for me is very much valuable and they're giving me an edge over learning because it helps me a lot to develop So yeah, so far it's been so good. Looking for a lot of new things to come ahead.</w:t>
      </w:r>
    </w:p>
    <w:p w:rsidRPr="00CC0718" w:rsidR="6C42950B" w:rsidP="6C42950B" w:rsidRDefault="6C42950B" w14:paraId="1DFC19BA" w14:textId="36954A04">
      <w:pPr>
        <w:jc w:val="both"/>
        <w:rPr>
          <w:color w:val="000000" w:themeColor="text1"/>
          <w:sz w:val="20"/>
          <w:szCs w:val="20"/>
          <w:lang w:val="en-US"/>
        </w:rPr>
      </w:pPr>
    </w:p>
    <w:p w:rsidRPr="00CC0718" w:rsidR="6B8ADC9B" w:rsidP="6C42950B" w:rsidRDefault="6B8ADC9B" w14:paraId="4387C298" w14:textId="018FEB10">
      <w:pPr>
        <w:jc w:val="both"/>
        <w:rPr>
          <w:color w:val="000000" w:themeColor="text1"/>
          <w:sz w:val="20"/>
          <w:szCs w:val="20"/>
          <w:lang w:val="en-US"/>
        </w:rPr>
      </w:pPr>
      <w:r w:rsidRPr="00CC0718">
        <w:rPr>
          <w:color w:val="000000" w:themeColor="text1"/>
          <w:sz w:val="20"/>
          <w:szCs w:val="20"/>
          <w:lang w:val="en-US"/>
        </w:rPr>
        <w:t xml:space="preserve">7:17 - I4: </w:t>
      </w:r>
      <w:r w:rsidRPr="00CC0718">
        <w:tab/>
      </w:r>
      <w:r w:rsidRPr="00CC0718">
        <w:rPr>
          <w:color w:val="000000" w:themeColor="text1"/>
          <w:sz w:val="20"/>
          <w:szCs w:val="20"/>
          <w:lang w:val="en-US"/>
        </w:rPr>
        <w:t>Okay, so how did you get involved and what has your experience has been like so far?</w:t>
      </w:r>
    </w:p>
    <w:p w:rsidRPr="00CC0718" w:rsidR="6C42950B" w:rsidP="6C42950B" w:rsidRDefault="6C42950B" w14:paraId="0EDEE3EB" w14:textId="6D7827BA">
      <w:pPr>
        <w:jc w:val="both"/>
        <w:rPr>
          <w:color w:val="000000" w:themeColor="text1"/>
          <w:sz w:val="20"/>
          <w:szCs w:val="20"/>
          <w:lang w:val="en-US"/>
        </w:rPr>
      </w:pPr>
    </w:p>
    <w:p w:rsidRPr="00CC0718" w:rsidR="6B8ADC9B" w:rsidP="6C42950B" w:rsidRDefault="6B8ADC9B" w14:paraId="71A315D8" w14:textId="4787AA2B">
      <w:pPr>
        <w:ind w:left="1440" w:hanging="1440"/>
        <w:jc w:val="both"/>
        <w:rPr>
          <w:color w:val="000000" w:themeColor="text1"/>
          <w:sz w:val="20"/>
          <w:szCs w:val="20"/>
          <w:lang w:val="en-US"/>
        </w:rPr>
      </w:pPr>
      <w:r w:rsidRPr="00CC0718">
        <w:rPr>
          <w:color w:val="000000" w:themeColor="text1"/>
          <w:sz w:val="20"/>
          <w:szCs w:val="20"/>
          <w:lang w:val="en-US"/>
        </w:rPr>
        <w:t>7:25 - P7:</w:t>
      </w:r>
      <w:r w:rsidRPr="00CC0718">
        <w:tab/>
      </w:r>
      <w:r w:rsidRPr="00CC0718">
        <w:rPr>
          <w:color w:val="000000" w:themeColor="text1"/>
          <w:sz w:val="20"/>
          <w:szCs w:val="20"/>
          <w:lang w:val="en-US"/>
        </w:rPr>
        <w:t xml:space="preserve">So being involved in club activities for </w:t>
      </w:r>
      <w:proofErr w:type="spellStart"/>
      <w:r w:rsidRPr="00CC0718">
        <w:rPr>
          <w:color w:val="000000" w:themeColor="text1"/>
          <w:sz w:val="20"/>
          <w:szCs w:val="20"/>
          <w:lang w:val="en-US"/>
        </w:rPr>
        <w:t>Colibre</w:t>
      </w:r>
      <w:proofErr w:type="spellEnd"/>
      <w:r w:rsidRPr="00CC0718">
        <w:rPr>
          <w:color w:val="000000" w:themeColor="text1"/>
          <w:sz w:val="20"/>
          <w:szCs w:val="20"/>
          <w:lang w:val="en-US"/>
        </w:rPr>
        <w:t xml:space="preserve"> has, you know, it started intuitively because I share the same principles that we follow here at </w:t>
      </w:r>
      <w:proofErr w:type="spellStart"/>
      <w:r w:rsidRPr="00CC0718">
        <w:rPr>
          <w:color w:val="000000" w:themeColor="text1"/>
          <w:sz w:val="20"/>
          <w:szCs w:val="20"/>
          <w:lang w:val="en-US"/>
        </w:rPr>
        <w:t>Colibre</w:t>
      </w:r>
      <w:proofErr w:type="spellEnd"/>
      <w:r w:rsidRPr="00CC0718">
        <w:rPr>
          <w:color w:val="000000" w:themeColor="text1"/>
          <w:sz w:val="20"/>
          <w:szCs w:val="20"/>
          <w:lang w:val="en-US"/>
        </w:rPr>
        <w:t xml:space="preserve">. So, I'm also a very enthusiast when it comes to, you know, commodity learning or, you know, community learning. </w:t>
      </w:r>
      <w:proofErr w:type="spellStart"/>
      <w:r w:rsidRPr="00CC0718">
        <w:rPr>
          <w:color w:val="000000" w:themeColor="text1"/>
          <w:sz w:val="20"/>
          <w:szCs w:val="20"/>
          <w:lang w:val="en-US"/>
        </w:rPr>
        <w:t>Colibre</w:t>
      </w:r>
      <w:proofErr w:type="spellEnd"/>
      <w:r w:rsidRPr="00CC0718">
        <w:rPr>
          <w:color w:val="000000" w:themeColor="text1"/>
          <w:sz w:val="20"/>
          <w:szCs w:val="20"/>
          <w:lang w:val="en-US"/>
        </w:rPr>
        <w:t xml:space="preserve"> has a motive where we are formed for the community, by the community, and we will be maintained and monitored by the community itself. We as the moderators are here to set a few rules and, you know, establish and </w:t>
      </w:r>
      <w:proofErr w:type="spellStart"/>
      <w:r w:rsidRPr="00CC0718">
        <w:rPr>
          <w:color w:val="000000" w:themeColor="text1"/>
          <w:sz w:val="20"/>
          <w:szCs w:val="20"/>
          <w:lang w:val="en-US"/>
        </w:rPr>
        <w:t>and</w:t>
      </w:r>
      <w:proofErr w:type="spellEnd"/>
      <w:r w:rsidRPr="00CC0718">
        <w:rPr>
          <w:color w:val="000000" w:themeColor="text1"/>
          <w:sz w:val="20"/>
          <w:szCs w:val="20"/>
          <w:lang w:val="en-US"/>
        </w:rPr>
        <w:t xml:space="preserve"> get people on board, that's it. But </w:t>
      </w:r>
      <w:proofErr w:type="spellStart"/>
      <w:r w:rsidRPr="00CC0718">
        <w:rPr>
          <w:color w:val="000000" w:themeColor="text1"/>
          <w:sz w:val="20"/>
          <w:szCs w:val="20"/>
          <w:lang w:val="en-US"/>
        </w:rPr>
        <w:t>Colibre</w:t>
      </w:r>
      <w:proofErr w:type="spellEnd"/>
      <w:r w:rsidRPr="00CC0718">
        <w:rPr>
          <w:color w:val="000000" w:themeColor="text1"/>
          <w:sz w:val="20"/>
          <w:szCs w:val="20"/>
          <w:lang w:val="en-US"/>
        </w:rPr>
        <w:t xml:space="preserve"> is a self-sufficient commodity club. </w:t>
      </w:r>
      <w:proofErr w:type="gramStart"/>
      <w:r w:rsidRPr="00CC0718">
        <w:rPr>
          <w:color w:val="000000" w:themeColor="text1"/>
          <w:sz w:val="20"/>
          <w:szCs w:val="20"/>
          <w:lang w:val="en-US"/>
        </w:rPr>
        <w:t>So</w:t>
      </w:r>
      <w:proofErr w:type="gramEnd"/>
      <w:r w:rsidRPr="00CC0718">
        <w:rPr>
          <w:color w:val="000000" w:themeColor="text1"/>
          <w:sz w:val="20"/>
          <w:szCs w:val="20"/>
          <w:lang w:val="en-US"/>
        </w:rPr>
        <w:t xml:space="preserve"> I had the same ideology of </w:t>
      </w:r>
      <w:proofErr w:type="spellStart"/>
      <w:r w:rsidRPr="00CC0718">
        <w:rPr>
          <w:color w:val="000000" w:themeColor="text1"/>
          <w:sz w:val="20"/>
          <w:szCs w:val="20"/>
          <w:lang w:val="en-US"/>
        </w:rPr>
        <w:t>Kolibre</w:t>
      </w:r>
      <w:proofErr w:type="spellEnd"/>
      <w:r w:rsidRPr="00CC0718">
        <w:rPr>
          <w:color w:val="000000" w:themeColor="text1"/>
          <w:sz w:val="20"/>
          <w:szCs w:val="20"/>
          <w:lang w:val="en-US"/>
        </w:rPr>
        <w:t xml:space="preserve"> and whenever there were any volunteer works or any design works, I used to volunteer and that is how I got into </w:t>
      </w:r>
      <w:proofErr w:type="spellStart"/>
      <w:r w:rsidRPr="00CC0718">
        <w:rPr>
          <w:color w:val="000000" w:themeColor="text1"/>
          <w:sz w:val="20"/>
          <w:szCs w:val="20"/>
          <w:lang w:val="en-US"/>
        </w:rPr>
        <w:t>Colibre</w:t>
      </w:r>
      <w:proofErr w:type="spellEnd"/>
      <w:r w:rsidRPr="00CC0718">
        <w:rPr>
          <w:color w:val="000000" w:themeColor="text1"/>
          <w:sz w:val="20"/>
          <w:szCs w:val="20"/>
          <w:lang w:val="en-US"/>
        </w:rPr>
        <w:t xml:space="preserve"> as the marketing chair.</w:t>
      </w:r>
    </w:p>
    <w:p w:rsidRPr="00CC0718" w:rsidR="6C42950B" w:rsidP="6C42950B" w:rsidRDefault="6C42950B" w14:paraId="4B347F06" w14:textId="0C3A78CF">
      <w:pPr>
        <w:jc w:val="both"/>
        <w:rPr>
          <w:color w:val="000000" w:themeColor="text1"/>
          <w:sz w:val="20"/>
          <w:szCs w:val="20"/>
          <w:lang w:val="en-US"/>
        </w:rPr>
      </w:pPr>
    </w:p>
    <w:p w:rsidRPr="00CC0718" w:rsidR="6B8ADC9B" w:rsidP="6C42950B" w:rsidRDefault="6B8ADC9B" w14:paraId="15622DAF" w14:textId="0EB33A05">
      <w:pPr>
        <w:ind w:left="1440" w:hanging="1440"/>
        <w:jc w:val="both"/>
        <w:rPr>
          <w:color w:val="000000" w:themeColor="text1"/>
          <w:sz w:val="20"/>
          <w:szCs w:val="20"/>
          <w:lang w:val="en-US"/>
        </w:rPr>
      </w:pPr>
      <w:r w:rsidRPr="00CC0718">
        <w:rPr>
          <w:color w:val="000000" w:themeColor="text1"/>
          <w:sz w:val="20"/>
          <w:szCs w:val="20"/>
          <w:lang w:val="en-US"/>
        </w:rPr>
        <w:t>8:37 - I4:</w:t>
      </w:r>
      <w:r w:rsidRPr="00CC0718">
        <w:tab/>
      </w:r>
      <w:r w:rsidRPr="00CC0718">
        <w:rPr>
          <w:color w:val="000000" w:themeColor="text1"/>
          <w:sz w:val="20"/>
          <w:szCs w:val="20"/>
          <w:lang w:val="en-US"/>
        </w:rPr>
        <w:t xml:space="preserve">Okay, so could you also mention the roles in your present </w:t>
      </w:r>
      <w:proofErr w:type="spellStart"/>
      <w:r w:rsidRPr="00CC0718">
        <w:rPr>
          <w:color w:val="000000" w:themeColor="text1"/>
          <w:sz w:val="20"/>
          <w:szCs w:val="20"/>
          <w:lang w:val="en-US"/>
        </w:rPr>
        <w:t>Colibre</w:t>
      </w:r>
      <w:proofErr w:type="spellEnd"/>
      <w:r w:rsidRPr="00CC0718">
        <w:rPr>
          <w:color w:val="000000" w:themeColor="text1"/>
          <w:sz w:val="20"/>
          <w:szCs w:val="20"/>
          <w:lang w:val="en-US"/>
        </w:rPr>
        <w:t xml:space="preserve"> club and as well as the other clubs?</w:t>
      </w:r>
    </w:p>
    <w:p w:rsidRPr="00CC0718" w:rsidR="6C42950B" w:rsidP="6C42950B" w:rsidRDefault="6C42950B" w14:paraId="6A48D7F9" w14:textId="1E5A3A06">
      <w:pPr>
        <w:jc w:val="both"/>
        <w:rPr>
          <w:color w:val="000000" w:themeColor="text1"/>
          <w:sz w:val="20"/>
          <w:szCs w:val="20"/>
          <w:lang w:val="en-US"/>
        </w:rPr>
      </w:pPr>
    </w:p>
    <w:p w:rsidRPr="00CC0718" w:rsidR="6B8ADC9B" w:rsidP="6C42950B" w:rsidRDefault="6B8ADC9B" w14:paraId="23F0FFD8" w14:textId="587B44DB">
      <w:pPr>
        <w:ind w:left="1440" w:hanging="1440"/>
        <w:jc w:val="both"/>
        <w:rPr>
          <w:color w:val="000000" w:themeColor="text1"/>
          <w:sz w:val="20"/>
          <w:szCs w:val="20"/>
          <w:lang w:val="en-US"/>
        </w:rPr>
      </w:pPr>
      <w:r w:rsidRPr="00CC0718">
        <w:rPr>
          <w:color w:val="000000" w:themeColor="text1"/>
          <w:sz w:val="20"/>
          <w:szCs w:val="20"/>
          <w:lang w:val="en-US"/>
        </w:rPr>
        <w:t xml:space="preserve">8:47 - P7: </w:t>
      </w:r>
      <w:r w:rsidRPr="00CC0718">
        <w:tab/>
      </w:r>
      <w:r w:rsidRPr="00CC0718">
        <w:rPr>
          <w:color w:val="000000" w:themeColor="text1"/>
          <w:sz w:val="20"/>
          <w:szCs w:val="20"/>
          <w:lang w:val="en-US"/>
        </w:rPr>
        <w:t xml:space="preserve">Yeah, sure, I can do that. Coming to </w:t>
      </w:r>
      <w:proofErr w:type="spellStart"/>
      <w:r w:rsidRPr="00CC0718">
        <w:rPr>
          <w:color w:val="000000" w:themeColor="text1"/>
          <w:sz w:val="20"/>
          <w:szCs w:val="20"/>
          <w:lang w:val="en-US"/>
        </w:rPr>
        <w:t>Colibre</w:t>
      </w:r>
      <w:proofErr w:type="spellEnd"/>
      <w:r w:rsidRPr="00CC0718">
        <w:rPr>
          <w:color w:val="000000" w:themeColor="text1"/>
          <w:sz w:val="20"/>
          <w:szCs w:val="20"/>
          <w:lang w:val="en-US"/>
        </w:rPr>
        <w:t xml:space="preserve">, we don't have president and vice presidency, but we have co-presidency here, whereas we have two presidents who will be monitoring two separate wings of our club. We have one president that is responsible for the business end of any problem or any commodity. And we have other president who is also the technical part of the commodity. We have coming to the chairs, we have events chair, we have operations chair, we have treasurer, we have secretary, we have marketing chair. </w:t>
      </w:r>
      <w:proofErr w:type="gramStart"/>
      <w:r w:rsidRPr="00CC0718">
        <w:rPr>
          <w:color w:val="000000" w:themeColor="text1"/>
          <w:sz w:val="20"/>
          <w:szCs w:val="20"/>
          <w:lang w:val="en-US"/>
        </w:rPr>
        <w:t>So</w:t>
      </w:r>
      <w:proofErr w:type="gramEnd"/>
      <w:r w:rsidRPr="00CC0718">
        <w:rPr>
          <w:color w:val="000000" w:themeColor="text1"/>
          <w:sz w:val="20"/>
          <w:szCs w:val="20"/>
          <w:lang w:val="en-US"/>
        </w:rPr>
        <w:t xml:space="preserve"> these are the five chairs and co-presidents that we have in </w:t>
      </w:r>
      <w:proofErr w:type="spellStart"/>
      <w:r w:rsidRPr="00CC0718">
        <w:rPr>
          <w:color w:val="000000" w:themeColor="text1"/>
          <w:sz w:val="20"/>
          <w:szCs w:val="20"/>
          <w:lang w:val="en-US"/>
        </w:rPr>
        <w:t>Colibre</w:t>
      </w:r>
      <w:proofErr w:type="spellEnd"/>
      <w:r w:rsidRPr="00CC0718">
        <w:rPr>
          <w:color w:val="000000" w:themeColor="text1"/>
          <w:sz w:val="20"/>
          <w:szCs w:val="20"/>
          <w:lang w:val="en-US"/>
        </w:rPr>
        <w:t xml:space="preserve">. This is kind of unique. You know, you don't get to see this in a lot of other clubs in WPI because all that you see how the structure goes in other clubs is they have president and the vice president where president will be calling all the shots. But </w:t>
      </w:r>
      <w:r w:rsidRPr="00CC0718">
        <w:rPr>
          <w:color w:val="000000" w:themeColor="text1"/>
          <w:sz w:val="20"/>
          <w:szCs w:val="20"/>
          <w:lang w:val="en-US"/>
        </w:rPr>
        <w:lastRenderedPageBreak/>
        <w:t xml:space="preserve">here in </w:t>
      </w:r>
      <w:proofErr w:type="spellStart"/>
      <w:r w:rsidRPr="00CC0718">
        <w:rPr>
          <w:color w:val="000000" w:themeColor="text1"/>
          <w:sz w:val="20"/>
          <w:szCs w:val="20"/>
          <w:lang w:val="en-US"/>
        </w:rPr>
        <w:t>Colibre</w:t>
      </w:r>
      <w:proofErr w:type="spellEnd"/>
      <w:r w:rsidRPr="00CC0718">
        <w:rPr>
          <w:color w:val="000000" w:themeColor="text1"/>
          <w:sz w:val="20"/>
          <w:szCs w:val="20"/>
          <w:lang w:val="en-US"/>
        </w:rPr>
        <w:t xml:space="preserve">, we are an open club. Both of our presidents, yeah, definitely they be calling the calls or </w:t>
      </w:r>
      <w:proofErr w:type="gramStart"/>
      <w:r w:rsidRPr="00CC0718">
        <w:rPr>
          <w:color w:val="000000" w:themeColor="text1"/>
          <w:sz w:val="20"/>
          <w:szCs w:val="20"/>
          <w:lang w:val="en-US"/>
        </w:rPr>
        <w:t>shots</w:t>
      </w:r>
      <w:proofErr w:type="gramEnd"/>
      <w:r w:rsidRPr="00CC0718">
        <w:rPr>
          <w:color w:val="000000" w:themeColor="text1"/>
          <w:sz w:val="20"/>
          <w:szCs w:val="20"/>
          <w:lang w:val="en-US"/>
        </w:rPr>
        <w:t xml:space="preserve"> but they give us tentatively equal chances to put our word forward and take it forward. This is how </w:t>
      </w:r>
      <w:proofErr w:type="spellStart"/>
      <w:r w:rsidRPr="00CC0718">
        <w:rPr>
          <w:color w:val="000000" w:themeColor="text1"/>
          <w:sz w:val="20"/>
          <w:szCs w:val="20"/>
          <w:lang w:val="en-US"/>
        </w:rPr>
        <w:t>Colibre</w:t>
      </w:r>
      <w:proofErr w:type="spellEnd"/>
      <w:r w:rsidRPr="00CC0718">
        <w:rPr>
          <w:color w:val="000000" w:themeColor="text1"/>
          <w:sz w:val="20"/>
          <w:szCs w:val="20"/>
          <w:lang w:val="en-US"/>
        </w:rPr>
        <w:t xml:space="preserve"> works and coming to Hindu </w:t>
      </w:r>
      <w:proofErr w:type="spellStart"/>
      <w:r w:rsidRPr="00CC0718">
        <w:rPr>
          <w:color w:val="000000" w:themeColor="text1"/>
          <w:sz w:val="20"/>
          <w:szCs w:val="20"/>
          <w:lang w:val="en-US"/>
        </w:rPr>
        <w:t>Yuva</w:t>
      </w:r>
      <w:proofErr w:type="spellEnd"/>
      <w:r w:rsidRPr="00CC0718">
        <w:rPr>
          <w:color w:val="000000" w:themeColor="text1"/>
          <w:sz w:val="20"/>
          <w:szCs w:val="20"/>
          <w:lang w:val="en-US"/>
        </w:rPr>
        <w:t xml:space="preserve">, we have a president, we have a vice president, we have a secretary, we have a treasurer, we have events, we have </w:t>
      </w:r>
      <w:proofErr w:type="gramStart"/>
      <w:r w:rsidRPr="00CC0718">
        <w:rPr>
          <w:color w:val="000000" w:themeColor="text1"/>
          <w:sz w:val="20"/>
          <w:szCs w:val="20"/>
          <w:lang w:val="en-US"/>
        </w:rPr>
        <w:t>marketing</w:t>
      </w:r>
      <w:proofErr w:type="gramEnd"/>
      <w:r w:rsidRPr="00CC0718">
        <w:rPr>
          <w:color w:val="000000" w:themeColor="text1"/>
          <w:sz w:val="20"/>
          <w:szCs w:val="20"/>
          <w:lang w:val="en-US"/>
        </w:rPr>
        <w:t xml:space="preserve"> and I think these are all the all the chairs that we have in Hindu </w:t>
      </w:r>
      <w:proofErr w:type="spellStart"/>
      <w:r w:rsidRPr="00CC0718">
        <w:rPr>
          <w:color w:val="000000" w:themeColor="text1"/>
          <w:sz w:val="20"/>
          <w:szCs w:val="20"/>
          <w:lang w:val="en-US"/>
        </w:rPr>
        <w:t>Yuva</w:t>
      </w:r>
      <w:proofErr w:type="spellEnd"/>
      <w:r w:rsidRPr="00CC0718">
        <w:rPr>
          <w:color w:val="000000" w:themeColor="text1"/>
          <w:sz w:val="20"/>
          <w:szCs w:val="20"/>
          <w:lang w:val="en-US"/>
        </w:rPr>
        <w:t>.</w:t>
      </w:r>
    </w:p>
    <w:p w:rsidRPr="00CC0718" w:rsidR="6C42950B" w:rsidP="6C42950B" w:rsidRDefault="6C42950B" w14:paraId="4C7BE3BF" w14:textId="2CA2E857">
      <w:pPr>
        <w:jc w:val="both"/>
        <w:rPr>
          <w:color w:val="000000" w:themeColor="text1"/>
          <w:sz w:val="20"/>
          <w:szCs w:val="20"/>
          <w:lang w:val="en-US"/>
        </w:rPr>
      </w:pPr>
    </w:p>
    <w:p w:rsidRPr="00CC0718" w:rsidR="6B8ADC9B" w:rsidP="6C42950B" w:rsidRDefault="6B8ADC9B" w14:paraId="789CE15D" w14:textId="30987166">
      <w:pPr>
        <w:jc w:val="both"/>
        <w:rPr>
          <w:color w:val="000000" w:themeColor="text1"/>
          <w:sz w:val="20"/>
          <w:szCs w:val="20"/>
          <w:lang w:val="en-US"/>
        </w:rPr>
      </w:pPr>
      <w:r w:rsidRPr="00CC0718">
        <w:rPr>
          <w:color w:val="000000" w:themeColor="text1"/>
          <w:sz w:val="20"/>
          <w:szCs w:val="20"/>
          <w:lang w:val="en-US"/>
        </w:rPr>
        <w:t xml:space="preserve">10:36 - I4: </w:t>
      </w:r>
      <w:r w:rsidRPr="00CC0718">
        <w:tab/>
      </w:r>
      <w:r w:rsidRPr="00CC0718">
        <w:rPr>
          <w:color w:val="000000" w:themeColor="text1"/>
          <w:sz w:val="20"/>
          <w:szCs w:val="20"/>
          <w:lang w:val="en-US"/>
        </w:rPr>
        <w:t>Okay so I also want to ask you like how much time do you spend in each club?</w:t>
      </w:r>
    </w:p>
    <w:p w:rsidRPr="00CC0718" w:rsidR="6C42950B" w:rsidP="6C42950B" w:rsidRDefault="6C42950B" w14:paraId="113B03E0" w14:textId="29D93F21">
      <w:pPr>
        <w:jc w:val="both"/>
        <w:rPr>
          <w:color w:val="000000" w:themeColor="text1"/>
          <w:sz w:val="20"/>
          <w:szCs w:val="20"/>
          <w:lang w:val="en-US"/>
        </w:rPr>
      </w:pPr>
    </w:p>
    <w:p w:rsidRPr="00CC0718" w:rsidR="6B8ADC9B" w:rsidP="6C42950B" w:rsidRDefault="6B8ADC9B" w14:paraId="0D3ACE73" w14:textId="4F16029A">
      <w:pPr>
        <w:ind w:left="1440" w:hanging="1440"/>
        <w:jc w:val="both"/>
        <w:rPr>
          <w:color w:val="000000" w:themeColor="text1"/>
          <w:sz w:val="20"/>
          <w:szCs w:val="20"/>
          <w:lang w:val="en-US"/>
        </w:rPr>
      </w:pPr>
      <w:r w:rsidRPr="00CC0718">
        <w:rPr>
          <w:color w:val="000000" w:themeColor="text1"/>
          <w:sz w:val="20"/>
          <w:szCs w:val="20"/>
          <w:lang w:val="en-US"/>
        </w:rPr>
        <w:t>10:43 - P7:</w:t>
      </w:r>
      <w:r w:rsidRPr="00CC0718">
        <w:tab/>
      </w:r>
      <w:r w:rsidRPr="00CC0718">
        <w:rPr>
          <w:color w:val="000000" w:themeColor="text1"/>
          <w:sz w:val="20"/>
          <w:szCs w:val="20"/>
          <w:lang w:val="en-US"/>
        </w:rPr>
        <w:t xml:space="preserve">So that's a great question I4. </w:t>
      </w:r>
      <w:proofErr w:type="gramStart"/>
      <w:r w:rsidRPr="00CC0718">
        <w:rPr>
          <w:color w:val="000000" w:themeColor="text1"/>
          <w:sz w:val="20"/>
          <w:szCs w:val="20"/>
          <w:lang w:val="en-US"/>
        </w:rPr>
        <w:t>So</w:t>
      </w:r>
      <w:proofErr w:type="gramEnd"/>
      <w:r w:rsidRPr="00CC0718">
        <w:rPr>
          <w:color w:val="000000" w:themeColor="text1"/>
          <w:sz w:val="20"/>
          <w:szCs w:val="20"/>
          <w:lang w:val="en-US"/>
        </w:rPr>
        <w:t xml:space="preserve"> coming to Hindu </w:t>
      </w:r>
      <w:proofErr w:type="spellStart"/>
      <w:r w:rsidRPr="00CC0718">
        <w:rPr>
          <w:color w:val="000000" w:themeColor="text1"/>
          <w:sz w:val="20"/>
          <w:szCs w:val="20"/>
          <w:lang w:val="en-US"/>
        </w:rPr>
        <w:t>Yuva</w:t>
      </w:r>
      <w:proofErr w:type="spellEnd"/>
      <w:r w:rsidRPr="00CC0718">
        <w:rPr>
          <w:color w:val="000000" w:themeColor="text1"/>
          <w:sz w:val="20"/>
          <w:szCs w:val="20"/>
          <w:lang w:val="en-US"/>
        </w:rPr>
        <w:t xml:space="preserve"> I'm not a very integral part as of now because I'm not able to cater a lot of my time here. So </w:t>
      </w:r>
      <w:proofErr w:type="gramStart"/>
      <w:r w:rsidRPr="00CC0718">
        <w:rPr>
          <w:color w:val="000000" w:themeColor="text1"/>
          <w:sz w:val="20"/>
          <w:szCs w:val="20"/>
          <w:lang w:val="en-US"/>
        </w:rPr>
        <w:t>apparently</w:t>
      </w:r>
      <w:proofErr w:type="gramEnd"/>
      <w:r w:rsidRPr="00CC0718">
        <w:rPr>
          <w:color w:val="000000" w:themeColor="text1"/>
          <w:sz w:val="20"/>
          <w:szCs w:val="20"/>
          <w:lang w:val="en-US"/>
        </w:rPr>
        <w:t xml:space="preserve"> I'm kind of a volunteer at Hindu </w:t>
      </w:r>
      <w:proofErr w:type="spellStart"/>
      <w:r w:rsidRPr="00CC0718">
        <w:rPr>
          <w:color w:val="000000" w:themeColor="text1"/>
          <w:sz w:val="20"/>
          <w:szCs w:val="20"/>
          <w:lang w:val="en-US"/>
        </w:rPr>
        <w:t>Yuva</w:t>
      </w:r>
      <w:proofErr w:type="spellEnd"/>
      <w:r w:rsidRPr="00CC0718">
        <w:rPr>
          <w:color w:val="000000" w:themeColor="text1"/>
          <w:sz w:val="20"/>
          <w:szCs w:val="20"/>
          <w:lang w:val="en-US"/>
        </w:rPr>
        <w:t xml:space="preserve"> but I'm a full-time member at </w:t>
      </w:r>
      <w:proofErr w:type="spellStart"/>
      <w:r w:rsidRPr="00CC0718">
        <w:rPr>
          <w:color w:val="000000" w:themeColor="text1"/>
          <w:sz w:val="20"/>
          <w:szCs w:val="20"/>
          <w:lang w:val="en-US"/>
        </w:rPr>
        <w:t>Colibre</w:t>
      </w:r>
      <w:proofErr w:type="spellEnd"/>
      <w:r w:rsidRPr="00CC0718">
        <w:rPr>
          <w:color w:val="000000" w:themeColor="text1"/>
          <w:sz w:val="20"/>
          <w:szCs w:val="20"/>
          <w:lang w:val="en-US"/>
        </w:rPr>
        <w:t xml:space="preserve">. We tentatively spend at least 8 to a week 10 here and there. So </w:t>
      </w:r>
      <w:proofErr w:type="gramStart"/>
      <w:r w:rsidRPr="00CC0718">
        <w:rPr>
          <w:color w:val="000000" w:themeColor="text1"/>
          <w:sz w:val="20"/>
          <w:szCs w:val="20"/>
          <w:lang w:val="en-US"/>
        </w:rPr>
        <w:t>yeah</w:t>
      </w:r>
      <w:proofErr w:type="gramEnd"/>
      <w:r w:rsidRPr="00CC0718">
        <w:rPr>
          <w:color w:val="000000" w:themeColor="text1"/>
          <w:sz w:val="20"/>
          <w:szCs w:val="20"/>
          <w:lang w:val="en-US"/>
        </w:rPr>
        <w:t xml:space="preserve"> it's almost 8 to 10 hours.</w:t>
      </w:r>
    </w:p>
    <w:p w:rsidRPr="00CC0718" w:rsidR="6C42950B" w:rsidP="6C42950B" w:rsidRDefault="6C42950B" w14:paraId="5BBDDF8A" w14:textId="62569A14">
      <w:pPr>
        <w:jc w:val="both"/>
        <w:rPr>
          <w:color w:val="000000" w:themeColor="text1"/>
          <w:sz w:val="20"/>
          <w:szCs w:val="20"/>
          <w:lang w:val="en-US"/>
        </w:rPr>
      </w:pPr>
    </w:p>
    <w:p w:rsidRPr="00CC0718" w:rsidR="6B8ADC9B" w:rsidP="6C42950B" w:rsidRDefault="6B8ADC9B" w14:paraId="07B2B38E" w14:textId="564A3745">
      <w:pPr>
        <w:jc w:val="both"/>
        <w:rPr>
          <w:color w:val="000000" w:themeColor="text1"/>
          <w:sz w:val="20"/>
          <w:szCs w:val="20"/>
          <w:lang w:val="en-US"/>
        </w:rPr>
      </w:pPr>
      <w:r w:rsidRPr="00CC0718">
        <w:rPr>
          <w:color w:val="000000" w:themeColor="text1"/>
          <w:sz w:val="20"/>
          <w:szCs w:val="20"/>
          <w:lang w:val="en-US"/>
        </w:rPr>
        <w:t>11:16 - I4:</w:t>
      </w:r>
      <w:r w:rsidRPr="00CC0718">
        <w:tab/>
      </w:r>
      <w:r w:rsidRPr="00CC0718">
        <w:rPr>
          <w:color w:val="000000" w:themeColor="text1"/>
          <w:sz w:val="20"/>
          <w:szCs w:val="20"/>
          <w:lang w:val="en-US"/>
        </w:rPr>
        <w:t>And what are your personal interests in each of the clubs?</w:t>
      </w:r>
    </w:p>
    <w:p w:rsidRPr="00CC0718" w:rsidR="6C42950B" w:rsidP="6C42950B" w:rsidRDefault="6C42950B" w14:paraId="3F0A04C2" w14:textId="7F55E4D9">
      <w:pPr>
        <w:jc w:val="both"/>
        <w:rPr>
          <w:color w:val="000000" w:themeColor="text1"/>
          <w:sz w:val="20"/>
          <w:szCs w:val="20"/>
          <w:lang w:val="en-US"/>
        </w:rPr>
      </w:pPr>
    </w:p>
    <w:p w:rsidRPr="00CC0718" w:rsidR="6B8ADC9B" w:rsidP="6C42950B" w:rsidRDefault="6B8ADC9B" w14:paraId="1857B57E" w14:textId="0251EE80">
      <w:pPr>
        <w:ind w:left="1440" w:hanging="1440"/>
        <w:jc w:val="both"/>
        <w:rPr>
          <w:color w:val="000000" w:themeColor="text1"/>
          <w:sz w:val="20"/>
          <w:szCs w:val="20"/>
          <w:lang w:val="en-US"/>
        </w:rPr>
      </w:pPr>
      <w:r w:rsidRPr="00CC0718">
        <w:rPr>
          <w:color w:val="000000" w:themeColor="text1"/>
          <w:sz w:val="20"/>
          <w:szCs w:val="20"/>
          <w:lang w:val="en-US"/>
        </w:rPr>
        <w:t>11:20 - P7:</w:t>
      </w:r>
      <w:r w:rsidRPr="00CC0718">
        <w:tab/>
      </w:r>
      <w:r w:rsidRPr="00CC0718">
        <w:rPr>
          <w:color w:val="000000" w:themeColor="text1"/>
          <w:sz w:val="20"/>
          <w:szCs w:val="20"/>
          <w:lang w:val="en-US"/>
        </w:rPr>
        <w:t xml:space="preserve">My personal interest in both of these clubs </w:t>
      </w:r>
      <w:proofErr w:type="gramStart"/>
      <w:r w:rsidRPr="00CC0718">
        <w:rPr>
          <w:color w:val="000000" w:themeColor="text1"/>
          <w:sz w:val="20"/>
          <w:szCs w:val="20"/>
          <w:lang w:val="en-US"/>
        </w:rPr>
        <w:t>are</w:t>
      </w:r>
      <w:proofErr w:type="gramEnd"/>
      <w:r w:rsidRPr="00CC0718">
        <w:rPr>
          <w:color w:val="000000" w:themeColor="text1"/>
          <w:sz w:val="20"/>
          <w:szCs w:val="20"/>
          <w:lang w:val="en-US"/>
        </w:rPr>
        <w:t xml:space="preserve"> mostly marketing because I am very free-flowing person. I tend to understand how the marketing a little bit more compared to other members in the club. I'm sure there are great people out there in WPI but </w:t>
      </w:r>
      <w:proofErr w:type="gramStart"/>
      <w:r w:rsidRPr="00CC0718">
        <w:rPr>
          <w:color w:val="000000" w:themeColor="text1"/>
          <w:sz w:val="20"/>
          <w:szCs w:val="20"/>
          <w:lang w:val="en-US"/>
        </w:rPr>
        <w:t>apparently</w:t>
      </w:r>
      <w:proofErr w:type="gramEnd"/>
      <w:r w:rsidRPr="00CC0718">
        <w:rPr>
          <w:color w:val="000000" w:themeColor="text1"/>
          <w:sz w:val="20"/>
          <w:szCs w:val="20"/>
          <w:lang w:val="en-US"/>
        </w:rPr>
        <w:t xml:space="preserve"> I feel that you know my connection is towards marketing more towards marketing and I'm also a great moderator. I'm also very good with the presidency and I tend to own any of my events that are proposed by me or any of my team members. So yeah, these are a couple of my interests in the club.</w:t>
      </w:r>
    </w:p>
    <w:p w:rsidRPr="00CC0718" w:rsidR="6C42950B" w:rsidP="6C42950B" w:rsidRDefault="6C42950B" w14:paraId="52AA1E68" w14:textId="04D9930D">
      <w:pPr>
        <w:jc w:val="both"/>
        <w:rPr>
          <w:color w:val="000000" w:themeColor="text1"/>
          <w:sz w:val="20"/>
          <w:szCs w:val="20"/>
          <w:lang w:val="en-US"/>
        </w:rPr>
      </w:pPr>
    </w:p>
    <w:p w:rsidRPr="00CC0718" w:rsidR="6B8ADC9B" w:rsidP="6C42950B" w:rsidRDefault="6B8ADC9B" w14:paraId="79C071F6" w14:textId="4FE8C5D5">
      <w:pPr>
        <w:ind w:left="1440" w:hanging="1440"/>
        <w:jc w:val="both"/>
        <w:rPr>
          <w:color w:val="000000" w:themeColor="text1"/>
          <w:sz w:val="20"/>
          <w:szCs w:val="20"/>
          <w:lang w:val="en-US"/>
        </w:rPr>
      </w:pPr>
      <w:r w:rsidRPr="00CC0718">
        <w:rPr>
          <w:color w:val="000000" w:themeColor="text1"/>
          <w:sz w:val="20"/>
          <w:szCs w:val="20"/>
          <w:lang w:val="en-US"/>
        </w:rPr>
        <w:t>12:08 - I4:</w:t>
      </w:r>
      <w:r w:rsidRPr="00CC0718">
        <w:tab/>
      </w:r>
      <w:r w:rsidRPr="00CC0718">
        <w:rPr>
          <w:color w:val="000000" w:themeColor="text1"/>
          <w:sz w:val="20"/>
          <w:szCs w:val="20"/>
          <w:lang w:val="en-US"/>
        </w:rPr>
        <w:t xml:space="preserve">Okay. </w:t>
      </w:r>
      <w:proofErr w:type="gramStart"/>
      <w:r w:rsidRPr="00CC0718">
        <w:rPr>
          <w:color w:val="000000" w:themeColor="text1"/>
          <w:sz w:val="20"/>
          <w:szCs w:val="20"/>
          <w:lang w:val="en-US"/>
        </w:rPr>
        <w:t>So</w:t>
      </w:r>
      <w:proofErr w:type="gramEnd"/>
      <w:r w:rsidRPr="00CC0718">
        <w:rPr>
          <w:color w:val="000000" w:themeColor="text1"/>
          <w:sz w:val="20"/>
          <w:szCs w:val="20"/>
          <w:lang w:val="en-US"/>
        </w:rPr>
        <w:t xml:space="preserve"> coming to the general club insight, could you describe the structure and composition of your club at WPI?</w:t>
      </w:r>
    </w:p>
    <w:p w:rsidRPr="00CC0718" w:rsidR="6C42950B" w:rsidP="6C42950B" w:rsidRDefault="6C42950B" w14:paraId="0CC53A36" w14:textId="36C4CA3F">
      <w:pPr>
        <w:jc w:val="both"/>
        <w:rPr>
          <w:color w:val="000000" w:themeColor="text1"/>
          <w:sz w:val="20"/>
          <w:szCs w:val="20"/>
          <w:lang w:val="en-US"/>
        </w:rPr>
      </w:pPr>
    </w:p>
    <w:p w:rsidRPr="00CC0718" w:rsidR="6B8ADC9B" w:rsidP="6C42950B" w:rsidRDefault="6B8ADC9B" w14:paraId="37CC8906" w14:textId="72AFBB35">
      <w:pPr>
        <w:jc w:val="both"/>
        <w:rPr>
          <w:color w:val="000000" w:themeColor="text1"/>
          <w:sz w:val="20"/>
          <w:szCs w:val="20"/>
          <w:lang w:val="en-US"/>
        </w:rPr>
      </w:pPr>
      <w:r w:rsidRPr="00CC0718">
        <w:rPr>
          <w:color w:val="000000" w:themeColor="text1"/>
          <w:sz w:val="20"/>
          <w:szCs w:val="20"/>
          <w:lang w:val="en-US"/>
        </w:rPr>
        <w:t xml:space="preserve">12:19 - P7: </w:t>
      </w:r>
      <w:r w:rsidRPr="00CC0718">
        <w:tab/>
      </w:r>
      <w:proofErr w:type="gramStart"/>
      <w:r w:rsidRPr="00CC0718">
        <w:rPr>
          <w:color w:val="000000" w:themeColor="text1"/>
          <w:sz w:val="20"/>
          <w:szCs w:val="20"/>
          <w:lang w:val="en-US"/>
        </w:rPr>
        <w:t>So</w:t>
      </w:r>
      <w:proofErr w:type="gramEnd"/>
      <w:r w:rsidRPr="00CC0718">
        <w:rPr>
          <w:color w:val="000000" w:themeColor="text1"/>
          <w:sz w:val="20"/>
          <w:szCs w:val="20"/>
          <w:lang w:val="en-US"/>
        </w:rPr>
        <w:t xml:space="preserve"> what do you mean by the structure?</w:t>
      </w:r>
    </w:p>
    <w:p w:rsidRPr="00CC0718" w:rsidR="6C42950B" w:rsidP="6C42950B" w:rsidRDefault="6C42950B" w14:paraId="0DE47C8E" w14:textId="34C57448">
      <w:pPr>
        <w:jc w:val="both"/>
        <w:rPr>
          <w:color w:val="000000" w:themeColor="text1"/>
          <w:sz w:val="20"/>
          <w:szCs w:val="20"/>
          <w:lang w:val="en-US"/>
        </w:rPr>
      </w:pPr>
    </w:p>
    <w:p w:rsidRPr="00CC0718" w:rsidR="6B8ADC9B" w:rsidP="6C42950B" w:rsidRDefault="6B8ADC9B" w14:paraId="6D726263" w14:textId="6CCEF92D">
      <w:pPr>
        <w:ind w:left="1440" w:hanging="1440"/>
        <w:jc w:val="both"/>
        <w:rPr>
          <w:color w:val="000000" w:themeColor="text1"/>
          <w:sz w:val="20"/>
          <w:szCs w:val="20"/>
          <w:lang w:val="en-US"/>
        </w:rPr>
      </w:pPr>
      <w:r w:rsidRPr="00CC0718">
        <w:rPr>
          <w:color w:val="000000" w:themeColor="text1"/>
          <w:sz w:val="20"/>
          <w:szCs w:val="20"/>
          <w:lang w:val="en-US"/>
        </w:rPr>
        <w:t xml:space="preserve">12:23 - I4: </w:t>
      </w:r>
      <w:r w:rsidRPr="00CC0718">
        <w:tab/>
      </w:r>
      <w:r w:rsidRPr="00CC0718">
        <w:rPr>
          <w:color w:val="000000" w:themeColor="text1"/>
          <w:sz w:val="20"/>
          <w:szCs w:val="20"/>
          <w:lang w:val="en-US"/>
        </w:rPr>
        <w:t>What kind of structure do you guys own as a club? Every club has a structure, right, to follow.</w:t>
      </w:r>
    </w:p>
    <w:p w:rsidRPr="00CC0718" w:rsidR="6C42950B" w:rsidP="6C42950B" w:rsidRDefault="6C42950B" w14:paraId="0597239B" w14:textId="40B44D6D">
      <w:pPr>
        <w:jc w:val="both"/>
        <w:rPr>
          <w:color w:val="000000" w:themeColor="text1"/>
          <w:sz w:val="20"/>
          <w:szCs w:val="20"/>
          <w:lang w:val="en-US"/>
        </w:rPr>
      </w:pPr>
    </w:p>
    <w:p w:rsidRPr="00CC0718" w:rsidR="6B8ADC9B" w:rsidP="6C42950B" w:rsidRDefault="6B8ADC9B" w14:paraId="63EFEE60" w14:textId="538987BB">
      <w:pPr>
        <w:jc w:val="both"/>
        <w:rPr>
          <w:color w:val="000000" w:themeColor="text1"/>
          <w:sz w:val="20"/>
          <w:szCs w:val="20"/>
          <w:lang w:val="en-US"/>
        </w:rPr>
      </w:pPr>
      <w:r w:rsidRPr="00CC0718">
        <w:rPr>
          <w:color w:val="000000" w:themeColor="text1"/>
          <w:sz w:val="20"/>
          <w:szCs w:val="20"/>
          <w:lang w:val="en-US"/>
        </w:rPr>
        <w:t xml:space="preserve">12:30 - P7: </w:t>
      </w:r>
      <w:r w:rsidRPr="00CC0718">
        <w:tab/>
      </w:r>
      <w:r w:rsidRPr="00CC0718">
        <w:rPr>
          <w:color w:val="000000" w:themeColor="text1"/>
          <w:sz w:val="20"/>
          <w:szCs w:val="20"/>
          <w:lang w:val="en-US"/>
        </w:rPr>
        <w:t>Oh, you mean the rules that we follow in the club or something of that sort?</w:t>
      </w:r>
    </w:p>
    <w:p w:rsidRPr="00CC0718" w:rsidR="6C42950B" w:rsidP="6C42950B" w:rsidRDefault="6C42950B" w14:paraId="1FCA6B9F" w14:textId="1709BC38">
      <w:pPr>
        <w:jc w:val="both"/>
        <w:rPr>
          <w:color w:val="000000" w:themeColor="text1"/>
          <w:sz w:val="20"/>
          <w:szCs w:val="20"/>
          <w:lang w:val="en-US"/>
        </w:rPr>
      </w:pPr>
    </w:p>
    <w:p w:rsidRPr="00CC0718" w:rsidR="6B8ADC9B" w:rsidP="6C42950B" w:rsidRDefault="6B8ADC9B" w14:paraId="0833E239" w14:textId="173628F8">
      <w:pPr>
        <w:jc w:val="both"/>
        <w:rPr>
          <w:color w:val="000000" w:themeColor="text1"/>
          <w:sz w:val="20"/>
          <w:szCs w:val="20"/>
          <w:lang w:val="en-US"/>
        </w:rPr>
      </w:pPr>
      <w:r w:rsidRPr="00CC0718">
        <w:rPr>
          <w:color w:val="000000" w:themeColor="text1"/>
          <w:sz w:val="20"/>
          <w:szCs w:val="20"/>
          <w:lang w:val="en-US"/>
        </w:rPr>
        <w:t xml:space="preserve">12:37 - I4: </w:t>
      </w:r>
      <w:r w:rsidRPr="00CC0718">
        <w:tab/>
      </w:r>
      <w:r w:rsidRPr="00CC0718">
        <w:rPr>
          <w:color w:val="000000" w:themeColor="text1"/>
          <w:sz w:val="20"/>
          <w:szCs w:val="20"/>
          <w:lang w:val="en-US"/>
        </w:rPr>
        <w:t>Yeah.</w:t>
      </w:r>
    </w:p>
    <w:p w:rsidRPr="00CC0718" w:rsidR="6C42950B" w:rsidP="6C42950B" w:rsidRDefault="6C42950B" w14:paraId="4858EFED" w14:textId="2648567A">
      <w:pPr>
        <w:jc w:val="both"/>
        <w:rPr>
          <w:color w:val="000000" w:themeColor="text1"/>
          <w:sz w:val="20"/>
          <w:szCs w:val="20"/>
          <w:lang w:val="en-US"/>
        </w:rPr>
      </w:pPr>
    </w:p>
    <w:p w:rsidRPr="00CC0718" w:rsidR="6B8ADC9B" w:rsidP="6C42950B" w:rsidRDefault="6B8ADC9B" w14:paraId="1F00DDE7" w14:textId="6E20FD4A">
      <w:pPr>
        <w:ind w:left="1440" w:hanging="1440"/>
        <w:jc w:val="both"/>
        <w:rPr>
          <w:color w:val="000000" w:themeColor="text1"/>
          <w:sz w:val="20"/>
          <w:szCs w:val="20"/>
          <w:lang w:val="en-US"/>
        </w:rPr>
      </w:pPr>
      <w:r w:rsidRPr="00CC0718">
        <w:rPr>
          <w:color w:val="000000" w:themeColor="text1"/>
          <w:sz w:val="20"/>
          <w:szCs w:val="20"/>
          <w:lang w:val="en-US"/>
        </w:rPr>
        <w:t>12:39 - P7:</w:t>
      </w:r>
      <w:r w:rsidRPr="00CC0718">
        <w:tab/>
      </w:r>
      <w:r w:rsidRPr="00CC0718">
        <w:rPr>
          <w:color w:val="000000" w:themeColor="text1"/>
          <w:sz w:val="20"/>
          <w:szCs w:val="20"/>
          <w:lang w:val="en-US"/>
        </w:rPr>
        <w:t xml:space="preserve">So, yeah. So, yeah, let me put it this way. We have two major things here at Colibri. One of them is following the code of conduct. That is, you know, we respect the speaker that is speaking on the dais. That is, it could be any, any, it could be either my president, presidents, or, you know, it could be any of the chair speaking. We tend to give them respect and give them time to put their versions ahead. We don't tend to, you know, budge in the middle and, you know, break their flow. We really tend to follow that. And, you know, any events or any person that we call to speak to our audiences, we tend to add a little bit of free structure, you know, because </w:t>
      </w:r>
      <w:proofErr w:type="spellStart"/>
      <w:r w:rsidRPr="00CC0718">
        <w:rPr>
          <w:color w:val="000000" w:themeColor="text1"/>
          <w:sz w:val="20"/>
          <w:szCs w:val="20"/>
          <w:lang w:val="en-US"/>
        </w:rPr>
        <w:t>Colibre</w:t>
      </w:r>
      <w:proofErr w:type="spellEnd"/>
      <w:r w:rsidRPr="00CC0718">
        <w:rPr>
          <w:color w:val="000000" w:themeColor="text1"/>
          <w:sz w:val="20"/>
          <w:szCs w:val="20"/>
          <w:lang w:val="en-US"/>
        </w:rPr>
        <w:t xml:space="preserve"> follows the FOSS principles. And we believe that, you know, we are a community club and anything that anybody we call in, we tend to add the FOSS </w:t>
      </w:r>
      <w:proofErr w:type="gramStart"/>
      <w:r w:rsidRPr="00CC0718">
        <w:rPr>
          <w:color w:val="000000" w:themeColor="text1"/>
          <w:sz w:val="20"/>
          <w:szCs w:val="20"/>
          <w:lang w:val="en-US"/>
        </w:rPr>
        <w:t>principle</w:t>
      </w:r>
      <w:proofErr w:type="gramEnd"/>
      <w:r w:rsidRPr="00CC0718">
        <w:rPr>
          <w:color w:val="000000" w:themeColor="text1"/>
          <w:sz w:val="20"/>
          <w:szCs w:val="20"/>
          <w:lang w:val="en-US"/>
        </w:rPr>
        <w:t xml:space="preserve"> kind of a structure to it because that sounds very unique on our end. So that is one of the thing and coming to the organizational and you know maintaining the decorum part we expect in a month we expect all of our chairs or any people who are called forth to at least attend one meeting because we have bi-weekly meetings and if the person, the chair holder or the chair person is not able to make two consecutive meetings, we tend to ask them to step down of the chair. And we tend to give the chance to other applicants. That is how we follow. These are a couple of rules that I would like to throw some light on.</w:t>
      </w:r>
    </w:p>
    <w:p w:rsidRPr="00CC0718" w:rsidR="6C42950B" w:rsidP="6C42950B" w:rsidRDefault="6C42950B" w14:paraId="56808E8A" w14:textId="43CCB428">
      <w:pPr>
        <w:jc w:val="both"/>
        <w:rPr>
          <w:color w:val="000000" w:themeColor="text1"/>
          <w:sz w:val="20"/>
          <w:szCs w:val="20"/>
          <w:lang w:val="en-US"/>
        </w:rPr>
      </w:pPr>
    </w:p>
    <w:p w:rsidRPr="00CC0718" w:rsidR="6B8ADC9B" w:rsidP="6C42950B" w:rsidRDefault="6B8ADC9B" w14:paraId="4C27673D" w14:textId="71DF22B9">
      <w:pPr>
        <w:ind w:left="1440" w:hanging="1440"/>
        <w:jc w:val="both"/>
        <w:rPr>
          <w:color w:val="000000" w:themeColor="text1"/>
          <w:sz w:val="20"/>
          <w:szCs w:val="20"/>
          <w:lang w:val="en-US"/>
        </w:rPr>
      </w:pPr>
      <w:r w:rsidRPr="00CC0718">
        <w:rPr>
          <w:color w:val="000000" w:themeColor="text1"/>
          <w:sz w:val="20"/>
          <w:szCs w:val="20"/>
          <w:lang w:val="en-US"/>
        </w:rPr>
        <w:t>14:38 - I4:</w:t>
      </w:r>
      <w:r w:rsidRPr="00CC0718">
        <w:tab/>
      </w:r>
      <w:r w:rsidRPr="00CC0718">
        <w:rPr>
          <w:color w:val="000000" w:themeColor="text1"/>
          <w:sz w:val="20"/>
          <w:szCs w:val="20"/>
          <w:lang w:val="en-US"/>
        </w:rPr>
        <w:t>Okay, so thanks for mentioning how your club organizes as it is one of my questions I also want to ask you like as you also mentioned like what type of members you have in a club I also want to</w:t>
      </w:r>
    </w:p>
    <w:p w:rsidRPr="00CC0718" w:rsidR="6C42950B" w:rsidP="6C42950B" w:rsidRDefault="6C42950B" w14:paraId="4F3E9AD7" w14:textId="2359AD20">
      <w:pPr>
        <w:jc w:val="both"/>
        <w:rPr>
          <w:color w:val="000000" w:themeColor="text1"/>
          <w:sz w:val="20"/>
          <w:szCs w:val="20"/>
          <w:lang w:val="en-US"/>
        </w:rPr>
      </w:pPr>
    </w:p>
    <w:p w:rsidRPr="00CC0718" w:rsidR="6B8ADC9B" w:rsidP="6C42950B" w:rsidRDefault="6B8ADC9B" w14:paraId="24A47A99" w14:textId="4BCC20A0">
      <w:pPr>
        <w:ind w:left="1440" w:hanging="1440"/>
        <w:jc w:val="both"/>
        <w:rPr>
          <w:color w:val="000000" w:themeColor="text1"/>
          <w:sz w:val="20"/>
          <w:szCs w:val="20"/>
          <w:lang w:val="en-US"/>
        </w:rPr>
      </w:pPr>
      <w:r w:rsidRPr="00CC0718">
        <w:rPr>
          <w:color w:val="000000" w:themeColor="text1"/>
          <w:sz w:val="20"/>
          <w:szCs w:val="20"/>
          <w:lang w:val="en-US"/>
        </w:rPr>
        <w:t xml:space="preserve">14:54 - P7: </w:t>
      </w:r>
      <w:r w:rsidRPr="00CC0718">
        <w:tab/>
      </w:r>
      <w:r w:rsidRPr="00CC0718">
        <w:rPr>
          <w:color w:val="000000" w:themeColor="text1"/>
          <w:sz w:val="20"/>
          <w:szCs w:val="20"/>
          <w:lang w:val="en-US"/>
        </w:rPr>
        <w:t xml:space="preserve">ask you about the activities that you focus on that's a great question again at Colibri most of our activities are towards the students personal growth so as I told you are a community club and we tend to incentivize our community at whatever sources that we have because we are a free-to-use club and we follow FOSS principles. So, I would like to throw some light on the few events that we've done in the past few weeks. We've done the resume review </w:t>
      </w:r>
      <w:proofErr w:type="gramStart"/>
      <w:r w:rsidRPr="00CC0718">
        <w:rPr>
          <w:color w:val="000000" w:themeColor="text1"/>
          <w:sz w:val="20"/>
          <w:szCs w:val="20"/>
          <w:lang w:val="en-US"/>
        </w:rPr>
        <w:t>event,</w:t>
      </w:r>
      <w:proofErr w:type="gramEnd"/>
      <w:r w:rsidRPr="00CC0718">
        <w:rPr>
          <w:color w:val="000000" w:themeColor="text1"/>
          <w:sz w:val="20"/>
          <w:szCs w:val="20"/>
          <w:lang w:val="en-US"/>
        </w:rPr>
        <w:t xml:space="preserve"> we've done a LinkedIn review event. We also are coming up with a hackathon. We are in talks with a couple of other external partners who are also talking for the partnerships with the WPI Business School. So that is going to be one of our flagship events. </w:t>
      </w:r>
      <w:proofErr w:type="gramStart"/>
      <w:r w:rsidRPr="00CC0718">
        <w:rPr>
          <w:color w:val="000000" w:themeColor="text1"/>
          <w:sz w:val="20"/>
          <w:szCs w:val="20"/>
          <w:lang w:val="en-US"/>
        </w:rPr>
        <w:t>So</w:t>
      </w:r>
      <w:proofErr w:type="gramEnd"/>
      <w:r w:rsidRPr="00CC0718">
        <w:rPr>
          <w:color w:val="000000" w:themeColor="text1"/>
          <w:sz w:val="20"/>
          <w:szCs w:val="20"/>
          <w:lang w:val="en-US"/>
        </w:rPr>
        <w:t xml:space="preserve"> most of our events are going to be like this. They're not purely technical. They have the business end of the problem as well. </w:t>
      </w:r>
      <w:proofErr w:type="gramStart"/>
      <w:r w:rsidRPr="00CC0718">
        <w:rPr>
          <w:color w:val="000000" w:themeColor="text1"/>
          <w:sz w:val="20"/>
          <w:szCs w:val="20"/>
          <w:lang w:val="en-US"/>
        </w:rPr>
        <w:t>So</w:t>
      </w:r>
      <w:proofErr w:type="gramEnd"/>
      <w:r w:rsidRPr="00CC0718">
        <w:rPr>
          <w:color w:val="000000" w:themeColor="text1"/>
          <w:sz w:val="20"/>
          <w:szCs w:val="20"/>
          <w:lang w:val="en-US"/>
        </w:rPr>
        <w:t xml:space="preserve"> when I come and talk about a hackathon, people tend, people have a misconception that, you know, people tend to think that is a purely technical hackathon that I'm talking about. But no, being part of </w:t>
      </w:r>
      <w:proofErr w:type="spellStart"/>
      <w:r w:rsidRPr="00CC0718">
        <w:rPr>
          <w:color w:val="000000" w:themeColor="text1"/>
          <w:sz w:val="20"/>
          <w:szCs w:val="20"/>
          <w:lang w:val="en-US"/>
        </w:rPr>
        <w:t>Colibre</w:t>
      </w:r>
      <w:proofErr w:type="spellEnd"/>
      <w:r w:rsidRPr="00CC0718">
        <w:rPr>
          <w:color w:val="000000" w:themeColor="text1"/>
          <w:sz w:val="20"/>
          <w:szCs w:val="20"/>
          <w:lang w:val="en-US"/>
        </w:rPr>
        <w:t xml:space="preserve"> and being part of the organizing team of </w:t>
      </w:r>
      <w:proofErr w:type="spellStart"/>
      <w:r w:rsidRPr="00CC0718">
        <w:rPr>
          <w:color w:val="000000" w:themeColor="text1"/>
          <w:sz w:val="20"/>
          <w:szCs w:val="20"/>
          <w:lang w:val="en-US"/>
        </w:rPr>
        <w:t>Colibre</w:t>
      </w:r>
      <w:proofErr w:type="spellEnd"/>
      <w:r w:rsidRPr="00CC0718">
        <w:rPr>
          <w:color w:val="000000" w:themeColor="text1"/>
          <w:sz w:val="20"/>
          <w:szCs w:val="20"/>
          <w:lang w:val="en-US"/>
        </w:rPr>
        <w:t xml:space="preserve">, I'm proud to tell that, you know, you don't have to come up with a technological solution for whatever questions we are putting forward </w:t>
      </w:r>
      <w:proofErr w:type="gramStart"/>
      <w:r w:rsidRPr="00CC0718">
        <w:rPr>
          <w:color w:val="000000" w:themeColor="text1"/>
          <w:sz w:val="20"/>
          <w:szCs w:val="20"/>
          <w:lang w:val="en-US"/>
        </w:rPr>
        <w:t>to</w:t>
      </w:r>
      <w:proofErr w:type="gramEnd"/>
      <w:r w:rsidRPr="00CC0718">
        <w:rPr>
          <w:color w:val="000000" w:themeColor="text1"/>
          <w:sz w:val="20"/>
          <w:szCs w:val="20"/>
          <w:lang w:val="en-US"/>
        </w:rPr>
        <w:t xml:space="preserve"> but you can come up with a business point of view as well. If your business point of view is impeccable, we can find the counterpart which is technological part to </w:t>
      </w:r>
      <w:proofErr w:type="gramStart"/>
      <w:r w:rsidRPr="00CC0718">
        <w:rPr>
          <w:color w:val="000000" w:themeColor="text1"/>
          <w:sz w:val="20"/>
          <w:szCs w:val="20"/>
          <w:lang w:val="en-US"/>
        </w:rPr>
        <w:t>you</w:t>
      </w:r>
      <w:proofErr w:type="gramEnd"/>
      <w:r w:rsidRPr="00CC0718">
        <w:rPr>
          <w:color w:val="000000" w:themeColor="text1"/>
          <w:sz w:val="20"/>
          <w:szCs w:val="20"/>
          <w:lang w:val="en-US"/>
        </w:rPr>
        <w:t xml:space="preserve"> and we can build it here at </w:t>
      </w:r>
      <w:proofErr w:type="spellStart"/>
      <w:r w:rsidRPr="00CC0718">
        <w:rPr>
          <w:color w:val="000000" w:themeColor="text1"/>
          <w:sz w:val="20"/>
          <w:szCs w:val="20"/>
          <w:lang w:val="en-US"/>
        </w:rPr>
        <w:t>Colibre</w:t>
      </w:r>
      <w:proofErr w:type="spellEnd"/>
      <w:r w:rsidRPr="00CC0718">
        <w:rPr>
          <w:color w:val="000000" w:themeColor="text1"/>
          <w:sz w:val="20"/>
          <w:szCs w:val="20"/>
          <w:lang w:val="en-US"/>
        </w:rPr>
        <w:t>.</w:t>
      </w:r>
    </w:p>
    <w:p w:rsidRPr="00CC0718" w:rsidR="6C42950B" w:rsidP="6C42950B" w:rsidRDefault="6C42950B" w14:paraId="1482E67C" w14:textId="0792421F">
      <w:pPr>
        <w:jc w:val="both"/>
        <w:rPr>
          <w:color w:val="000000" w:themeColor="text1"/>
          <w:sz w:val="20"/>
          <w:szCs w:val="20"/>
          <w:lang w:val="en-US"/>
        </w:rPr>
      </w:pPr>
    </w:p>
    <w:p w:rsidRPr="00CC0718" w:rsidR="6B8ADC9B" w:rsidP="6C42950B" w:rsidRDefault="6B8ADC9B" w14:paraId="24065CAF" w14:textId="2EFE974C">
      <w:pPr>
        <w:jc w:val="both"/>
        <w:rPr>
          <w:color w:val="000000" w:themeColor="text1"/>
          <w:sz w:val="20"/>
          <w:szCs w:val="20"/>
          <w:lang w:val="en-US"/>
        </w:rPr>
      </w:pPr>
      <w:r w:rsidRPr="00CC0718">
        <w:rPr>
          <w:color w:val="000000" w:themeColor="text1"/>
          <w:sz w:val="20"/>
          <w:szCs w:val="20"/>
          <w:lang w:val="en-US"/>
        </w:rPr>
        <w:t xml:space="preserve">16:53 - I4: </w:t>
      </w:r>
      <w:r w:rsidRPr="00CC0718">
        <w:tab/>
      </w:r>
      <w:r w:rsidRPr="00CC0718">
        <w:rPr>
          <w:color w:val="000000" w:themeColor="text1"/>
          <w:sz w:val="20"/>
          <w:szCs w:val="20"/>
          <w:lang w:val="en-US"/>
        </w:rPr>
        <w:t>Okay, so also how is your club doing?</w:t>
      </w:r>
    </w:p>
    <w:p w:rsidRPr="00CC0718" w:rsidR="6C42950B" w:rsidP="6C42950B" w:rsidRDefault="6C42950B" w14:paraId="5D109062" w14:textId="48B7CCE0">
      <w:pPr>
        <w:jc w:val="both"/>
        <w:rPr>
          <w:color w:val="000000" w:themeColor="text1"/>
          <w:sz w:val="20"/>
          <w:szCs w:val="20"/>
          <w:lang w:val="en-US"/>
        </w:rPr>
      </w:pPr>
    </w:p>
    <w:p w:rsidRPr="00CC0718" w:rsidR="6B8ADC9B" w:rsidP="6C42950B" w:rsidRDefault="6B8ADC9B" w14:paraId="428CAF51" w14:textId="788CFAF0">
      <w:pPr>
        <w:jc w:val="both"/>
        <w:rPr>
          <w:color w:val="000000" w:themeColor="text1"/>
          <w:sz w:val="20"/>
          <w:szCs w:val="20"/>
          <w:lang w:val="en-US"/>
        </w:rPr>
      </w:pPr>
      <w:r w:rsidRPr="00CC0718">
        <w:rPr>
          <w:color w:val="000000" w:themeColor="text1"/>
          <w:sz w:val="20"/>
          <w:szCs w:val="20"/>
          <w:lang w:val="en-US"/>
        </w:rPr>
        <w:t>16:59 - P7:</w:t>
      </w:r>
      <w:r w:rsidRPr="00CC0718">
        <w:tab/>
      </w:r>
      <w:r w:rsidRPr="00CC0718">
        <w:rPr>
          <w:color w:val="000000" w:themeColor="text1"/>
          <w:sz w:val="20"/>
          <w:szCs w:val="20"/>
          <w:lang w:val="en-US"/>
        </w:rPr>
        <w:t xml:space="preserve"> Oh, our club is performing super good.</w:t>
      </w:r>
    </w:p>
    <w:p w:rsidRPr="00CC0718" w:rsidR="6C42950B" w:rsidP="6C42950B" w:rsidRDefault="6C42950B" w14:paraId="0B867697" w14:textId="08879F6D">
      <w:pPr>
        <w:jc w:val="both"/>
        <w:rPr>
          <w:color w:val="000000" w:themeColor="text1"/>
          <w:sz w:val="20"/>
          <w:szCs w:val="20"/>
          <w:lang w:val="en-US"/>
        </w:rPr>
      </w:pPr>
    </w:p>
    <w:p w:rsidRPr="00CC0718" w:rsidR="6B8ADC9B" w:rsidP="6C42950B" w:rsidRDefault="6B8ADC9B" w14:paraId="3499AEA6" w14:textId="6BF41C69">
      <w:pPr>
        <w:jc w:val="both"/>
        <w:rPr>
          <w:color w:val="000000" w:themeColor="text1"/>
          <w:sz w:val="20"/>
          <w:szCs w:val="20"/>
          <w:lang w:val="en-US"/>
        </w:rPr>
      </w:pPr>
      <w:r w:rsidRPr="00CC0718">
        <w:rPr>
          <w:color w:val="000000" w:themeColor="text1"/>
          <w:sz w:val="20"/>
          <w:szCs w:val="20"/>
          <w:lang w:val="en-US"/>
        </w:rPr>
        <w:t xml:space="preserve">17:04 - I4: </w:t>
      </w:r>
      <w:r w:rsidRPr="00CC0718">
        <w:tab/>
      </w:r>
      <w:r w:rsidRPr="00CC0718">
        <w:rPr>
          <w:color w:val="000000" w:themeColor="text1"/>
          <w:sz w:val="20"/>
          <w:szCs w:val="20"/>
          <w:lang w:val="en-US"/>
        </w:rPr>
        <w:t>And what about the popularity of the club?</w:t>
      </w:r>
    </w:p>
    <w:p w:rsidRPr="00CC0718" w:rsidR="6C42950B" w:rsidP="6C42950B" w:rsidRDefault="6C42950B" w14:paraId="5B84457D" w14:textId="1C4FFF65">
      <w:pPr>
        <w:jc w:val="both"/>
        <w:rPr>
          <w:color w:val="000000" w:themeColor="text1"/>
          <w:sz w:val="20"/>
          <w:szCs w:val="20"/>
          <w:lang w:val="en-US"/>
        </w:rPr>
      </w:pPr>
    </w:p>
    <w:p w:rsidRPr="00CC0718" w:rsidR="6B8ADC9B" w:rsidP="6C42950B" w:rsidRDefault="6B8ADC9B" w14:paraId="2C535755" w14:textId="48A46B27">
      <w:pPr>
        <w:ind w:left="1440" w:hanging="1440"/>
        <w:jc w:val="both"/>
        <w:rPr>
          <w:color w:val="000000" w:themeColor="text1"/>
          <w:sz w:val="20"/>
          <w:szCs w:val="20"/>
          <w:lang w:val="en-US"/>
        </w:rPr>
      </w:pPr>
      <w:r w:rsidRPr="00CC0718">
        <w:rPr>
          <w:color w:val="000000" w:themeColor="text1"/>
          <w:sz w:val="20"/>
          <w:szCs w:val="20"/>
          <w:lang w:val="en-US"/>
        </w:rPr>
        <w:t>17:07 - P7:</w:t>
      </w:r>
      <w:r w:rsidRPr="00CC0718">
        <w:tab/>
      </w:r>
      <w:r w:rsidRPr="00CC0718">
        <w:rPr>
          <w:color w:val="000000" w:themeColor="text1"/>
          <w:sz w:val="20"/>
          <w:szCs w:val="20"/>
          <w:lang w:val="en-US"/>
        </w:rPr>
        <w:t xml:space="preserve">As I told you, our club is comparatively a new club. And not many people in WPI know very well about it, but we are taking </w:t>
      </w:r>
      <w:proofErr w:type="gramStart"/>
      <w:r w:rsidRPr="00CC0718">
        <w:rPr>
          <w:color w:val="000000" w:themeColor="text1"/>
          <w:sz w:val="20"/>
          <w:szCs w:val="20"/>
          <w:lang w:val="en-US"/>
        </w:rPr>
        <w:t>countermeasures</w:t>
      </w:r>
      <w:proofErr w:type="gramEnd"/>
      <w:r w:rsidRPr="00CC0718">
        <w:rPr>
          <w:color w:val="000000" w:themeColor="text1"/>
          <w:sz w:val="20"/>
          <w:szCs w:val="20"/>
          <w:lang w:val="en-US"/>
        </w:rPr>
        <w:t xml:space="preserve"> and we are taking some active steps for our club's renaissance. Because and I think with the flagship event that we are trying to come up with most of WPI can know about the club.</w:t>
      </w:r>
    </w:p>
    <w:p w:rsidRPr="00CC0718" w:rsidR="6C42950B" w:rsidP="6C42950B" w:rsidRDefault="6C42950B" w14:paraId="0FFD53CE" w14:textId="78722836">
      <w:pPr>
        <w:jc w:val="both"/>
        <w:rPr>
          <w:color w:val="000000" w:themeColor="text1"/>
          <w:sz w:val="20"/>
          <w:szCs w:val="20"/>
          <w:lang w:val="en-US"/>
        </w:rPr>
      </w:pPr>
    </w:p>
    <w:p w:rsidRPr="00CC0718" w:rsidR="6B8ADC9B" w:rsidP="6C42950B" w:rsidRDefault="6B8ADC9B" w14:paraId="15012FFB" w14:textId="65ADAFEA">
      <w:pPr>
        <w:ind w:left="1440" w:hanging="1440"/>
        <w:jc w:val="both"/>
        <w:rPr>
          <w:color w:val="000000" w:themeColor="text1"/>
          <w:sz w:val="20"/>
          <w:szCs w:val="20"/>
          <w:lang w:val="en-US"/>
        </w:rPr>
      </w:pPr>
      <w:r w:rsidRPr="00CC0718">
        <w:rPr>
          <w:color w:val="000000" w:themeColor="text1"/>
          <w:sz w:val="20"/>
          <w:szCs w:val="20"/>
          <w:lang w:val="en-US"/>
        </w:rPr>
        <w:t xml:space="preserve">17:38 - I4: </w:t>
      </w:r>
      <w:r w:rsidRPr="00CC0718">
        <w:tab/>
      </w:r>
      <w:r w:rsidRPr="00CC0718">
        <w:rPr>
          <w:color w:val="000000" w:themeColor="text1"/>
          <w:sz w:val="20"/>
          <w:szCs w:val="20"/>
          <w:lang w:val="en-US"/>
        </w:rPr>
        <w:t>Okay so what are your primary goals your club aims to accomplish both in terms of its mission and its activities?</w:t>
      </w:r>
    </w:p>
    <w:p w:rsidRPr="00CC0718" w:rsidR="6C42950B" w:rsidP="6C42950B" w:rsidRDefault="6C42950B" w14:paraId="0ACD5B88" w14:textId="58D0F0A8">
      <w:pPr>
        <w:jc w:val="both"/>
        <w:rPr>
          <w:color w:val="000000" w:themeColor="text1"/>
          <w:sz w:val="20"/>
          <w:szCs w:val="20"/>
          <w:lang w:val="en-US"/>
        </w:rPr>
      </w:pPr>
    </w:p>
    <w:p w:rsidRPr="00CC0718" w:rsidR="6B8ADC9B" w:rsidP="6C42950B" w:rsidRDefault="6B8ADC9B" w14:paraId="69C0BEFD" w14:textId="34FD59F3">
      <w:pPr>
        <w:ind w:left="1440" w:hanging="1440"/>
        <w:jc w:val="both"/>
        <w:rPr>
          <w:color w:val="000000" w:themeColor="text1"/>
          <w:sz w:val="20"/>
          <w:szCs w:val="20"/>
          <w:lang w:val="en-US"/>
        </w:rPr>
      </w:pPr>
      <w:r w:rsidRPr="00CC0718">
        <w:rPr>
          <w:color w:val="000000" w:themeColor="text1"/>
          <w:sz w:val="20"/>
          <w:szCs w:val="20"/>
          <w:lang w:val="en-US"/>
        </w:rPr>
        <w:t xml:space="preserve">17:48 - P7: </w:t>
      </w:r>
      <w:r w:rsidRPr="00CC0718">
        <w:tab/>
      </w:r>
      <w:r w:rsidRPr="00CC0718">
        <w:rPr>
          <w:color w:val="000000" w:themeColor="text1"/>
          <w:sz w:val="20"/>
          <w:szCs w:val="20"/>
          <w:lang w:val="en-US"/>
        </w:rPr>
        <w:t xml:space="preserve">So primary goals of </w:t>
      </w:r>
      <w:proofErr w:type="spellStart"/>
      <w:r w:rsidRPr="00CC0718">
        <w:rPr>
          <w:color w:val="000000" w:themeColor="text1"/>
          <w:sz w:val="20"/>
          <w:szCs w:val="20"/>
          <w:lang w:val="en-US"/>
        </w:rPr>
        <w:t>Colibre</w:t>
      </w:r>
      <w:proofErr w:type="spellEnd"/>
      <w:r w:rsidRPr="00CC0718">
        <w:rPr>
          <w:color w:val="000000" w:themeColor="text1"/>
          <w:sz w:val="20"/>
          <w:szCs w:val="20"/>
          <w:lang w:val="en-US"/>
        </w:rPr>
        <w:t xml:space="preserve"> is to you know form a community right we are having a thought where community whatever comes into the community goes back into the community you can monitor you can monetize it but if somebody in the community wants to start the same thing and monetize it yes they're equally and you know they're more than welcome to do that and people predecessors in the club and in the community will be more than happy to extend their wings and help you. That is our goal. That is our vision.</w:t>
      </w:r>
    </w:p>
    <w:p w:rsidRPr="00CC0718" w:rsidR="6C42950B" w:rsidP="6C42950B" w:rsidRDefault="6C42950B" w14:paraId="6FF0F401" w14:textId="0E16EC44">
      <w:pPr>
        <w:jc w:val="both"/>
        <w:rPr>
          <w:color w:val="000000" w:themeColor="text1"/>
          <w:sz w:val="20"/>
          <w:szCs w:val="20"/>
          <w:lang w:val="en-US"/>
        </w:rPr>
      </w:pPr>
    </w:p>
    <w:p w:rsidRPr="00CC0718" w:rsidR="6B8ADC9B" w:rsidP="6C42950B" w:rsidRDefault="6B8ADC9B" w14:paraId="158B33FE" w14:textId="76700C06">
      <w:pPr>
        <w:ind w:left="1440" w:hanging="1440"/>
        <w:jc w:val="both"/>
        <w:rPr>
          <w:color w:val="000000" w:themeColor="text1"/>
          <w:sz w:val="20"/>
          <w:szCs w:val="20"/>
          <w:lang w:val="en-US"/>
        </w:rPr>
      </w:pPr>
      <w:r w:rsidRPr="00CC0718">
        <w:rPr>
          <w:color w:val="000000" w:themeColor="text1"/>
          <w:sz w:val="20"/>
          <w:szCs w:val="20"/>
          <w:lang w:val="en-US"/>
        </w:rPr>
        <w:t>18:30 - I4:</w:t>
      </w:r>
      <w:r w:rsidRPr="00CC0718">
        <w:tab/>
      </w:r>
      <w:r w:rsidRPr="00CC0718">
        <w:rPr>
          <w:color w:val="000000" w:themeColor="text1"/>
          <w:sz w:val="20"/>
          <w:szCs w:val="20"/>
          <w:lang w:val="en-US"/>
        </w:rPr>
        <w:t xml:space="preserve">OK. </w:t>
      </w:r>
      <w:proofErr w:type="gramStart"/>
      <w:r w:rsidRPr="00CC0718">
        <w:rPr>
          <w:color w:val="000000" w:themeColor="text1"/>
          <w:sz w:val="20"/>
          <w:szCs w:val="20"/>
          <w:lang w:val="en-US"/>
        </w:rPr>
        <w:t>So</w:t>
      </w:r>
      <w:proofErr w:type="gramEnd"/>
      <w:r w:rsidRPr="00CC0718">
        <w:rPr>
          <w:color w:val="000000" w:themeColor="text1"/>
          <w:sz w:val="20"/>
          <w:szCs w:val="20"/>
          <w:lang w:val="en-US"/>
        </w:rPr>
        <w:t xml:space="preserve"> coming to the marketing needs and gaps, what specific tasks are you undertaking to achieve your club's overall goals?</w:t>
      </w:r>
    </w:p>
    <w:p w:rsidRPr="00CC0718" w:rsidR="6C42950B" w:rsidP="6C42950B" w:rsidRDefault="6C42950B" w14:paraId="2F961F52" w14:textId="1F038165">
      <w:pPr>
        <w:jc w:val="both"/>
        <w:rPr>
          <w:color w:val="000000" w:themeColor="text1"/>
          <w:sz w:val="20"/>
          <w:szCs w:val="20"/>
          <w:lang w:val="en-US"/>
        </w:rPr>
      </w:pPr>
    </w:p>
    <w:p w:rsidRPr="00CC0718" w:rsidR="6B8ADC9B" w:rsidP="6C42950B" w:rsidRDefault="6B8ADC9B" w14:paraId="5ABE0F74" w14:textId="0F8FE12E">
      <w:pPr>
        <w:ind w:left="1440" w:hanging="1440"/>
        <w:jc w:val="both"/>
        <w:rPr>
          <w:color w:val="000000" w:themeColor="text1"/>
          <w:sz w:val="20"/>
          <w:szCs w:val="20"/>
          <w:lang w:val="en-US"/>
        </w:rPr>
      </w:pPr>
      <w:r w:rsidRPr="00CC0718">
        <w:rPr>
          <w:color w:val="000000" w:themeColor="text1"/>
          <w:sz w:val="20"/>
          <w:szCs w:val="20"/>
          <w:lang w:val="en-US"/>
        </w:rPr>
        <w:t xml:space="preserve">18:42 - P7: </w:t>
      </w:r>
      <w:r w:rsidRPr="00CC0718">
        <w:tab/>
      </w:r>
      <w:r w:rsidRPr="00CC0718">
        <w:rPr>
          <w:color w:val="000000" w:themeColor="text1"/>
          <w:sz w:val="20"/>
          <w:szCs w:val="20"/>
          <w:lang w:val="en-US"/>
        </w:rPr>
        <w:t xml:space="preserve">So as the marketing chair, whenever there is an event or whenever also </w:t>
      </w:r>
      <w:proofErr w:type="spellStart"/>
      <w:r w:rsidRPr="00CC0718">
        <w:rPr>
          <w:color w:val="000000" w:themeColor="text1"/>
          <w:sz w:val="20"/>
          <w:szCs w:val="20"/>
          <w:lang w:val="en-US"/>
        </w:rPr>
        <w:t>Collibre</w:t>
      </w:r>
      <w:proofErr w:type="spellEnd"/>
      <w:r w:rsidRPr="00CC0718">
        <w:rPr>
          <w:color w:val="000000" w:themeColor="text1"/>
          <w:sz w:val="20"/>
          <w:szCs w:val="20"/>
          <w:lang w:val="en-US"/>
        </w:rPr>
        <w:t xml:space="preserve"> is part of a collision, and a collision format where three other clubs are collaborating with </w:t>
      </w:r>
      <w:proofErr w:type="spellStart"/>
      <w:r w:rsidRPr="00CC0718">
        <w:rPr>
          <w:color w:val="000000" w:themeColor="text1"/>
          <w:sz w:val="20"/>
          <w:szCs w:val="20"/>
          <w:lang w:val="en-US"/>
        </w:rPr>
        <w:t>Colibre</w:t>
      </w:r>
      <w:proofErr w:type="spellEnd"/>
      <w:r w:rsidRPr="00CC0718">
        <w:rPr>
          <w:color w:val="000000" w:themeColor="text1"/>
          <w:sz w:val="20"/>
          <w:szCs w:val="20"/>
          <w:lang w:val="en-US"/>
        </w:rPr>
        <w:t xml:space="preserve"> and </w:t>
      </w:r>
      <w:proofErr w:type="spellStart"/>
      <w:r w:rsidRPr="00CC0718">
        <w:rPr>
          <w:color w:val="000000" w:themeColor="text1"/>
          <w:sz w:val="20"/>
          <w:szCs w:val="20"/>
          <w:lang w:val="en-US"/>
        </w:rPr>
        <w:t>iCube</w:t>
      </w:r>
      <w:proofErr w:type="spellEnd"/>
      <w:r w:rsidRPr="00CC0718">
        <w:rPr>
          <w:color w:val="000000" w:themeColor="text1"/>
          <w:sz w:val="20"/>
          <w:szCs w:val="20"/>
          <w:lang w:val="en-US"/>
        </w:rPr>
        <w:t xml:space="preserve"> Labs. </w:t>
      </w:r>
      <w:proofErr w:type="gramStart"/>
      <w:r w:rsidRPr="00CC0718">
        <w:rPr>
          <w:color w:val="000000" w:themeColor="text1"/>
          <w:sz w:val="20"/>
          <w:szCs w:val="20"/>
          <w:lang w:val="en-US"/>
        </w:rPr>
        <w:t>So</w:t>
      </w:r>
      <w:proofErr w:type="gramEnd"/>
      <w:r w:rsidRPr="00CC0718">
        <w:rPr>
          <w:color w:val="000000" w:themeColor="text1"/>
          <w:sz w:val="20"/>
          <w:szCs w:val="20"/>
          <w:lang w:val="en-US"/>
        </w:rPr>
        <w:t xml:space="preserve"> any event that any of us are proposing, what we tend to do is we tend to do social media marketing. We tend to, you know, print out some flyers and posters up just and </w:t>
      </w:r>
      <w:proofErr w:type="gramStart"/>
      <w:r w:rsidRPr="00CC0718">
        <w:rPr>
          <w:color w:val="000000" w:themeColor="text1"/>
          <w:sz w:val="20"/>
          <w:szCs w:val="20"/>
          <w:lang w:val="en-US"/>
        </w:rPr>
        <w:t>also</w:t>
      </w:r>
      <w:proofErr w:type="gramEnd"/>
      <w:r w:rsidRPr="00CC0718">
        <w:rPr>
          <w:color w:val="000000" w:themeColor="text1"/>
          <w:sz w:val="20"/>
          <w:szCs w:val="20"/>
          <w:lang w:val="en-US"/>
        </w:rPr>
        <w:t xml:space="preserve"> we tend to, you know, put the posters everywhere the campus so that you know the reaches to the max. I feel it's super important role as a marketing chair or you </w:t>
      </w:r>
      <w:r w:rsidRPr="00CC0718">
        <w:rPr>
          <w:color w:val="000000" w:themeColor="text1"/>
          <w:sz w:val="20"/>
          <w:szCs w:val="20"/>
          <w:lang w:val="en-US"/>
        </w:rPr>
        <w:lastRenderedPageBreak/>
        <w:t xml:space="preserve">know any person in marketing because whatever you guys do in the club or any club it will be only known when the marketing team is super strong. I absolutely believe in that. </w:t>
      </w:r>
      <w:proofErr w:type="gramStart"/>
      <w:r w:rsidRPr="00CC0718">
        <w:rPr>
          <w:color w:val="000000" w:themeColor="text1"/>
          <w:sz w:val="20"/>
          <w:szCs w:val="20"/>
          <w:lang w:val="en-US"/>
        </w:rPr>
        <w:t>So</w:t>
      </w:r>
      <w:proofErr w:type="gramEnd"/>
      <w:r w:rsidRPr="00CC0718">
        <w:rPr>
          <w:color w:val="000000" w:themeColor="text1"/>
          <w:sz w:val="20"/>
          <w:szCs w:val="20"/>
          <w:lang w:val="en-US"/>
        </w:rPr>
        <w:t xml:space="preserve"> I think we are like the strongest pillar for </w:t>
      </w:r>
      <w:proofErr w:type="spellStart"/>
      <w:r w:rsidRPr="00CC0718">
        <w:rPr>
          <w:color w:val="000000" w:themeColor="text1"/>
          <w:sz w:val="20"/>
          <w:szCs w:val="20"/>
          <w:lang w:val="en-US"/>
        </w:rPr>
        <w:t>for</w:t>
      </w:r>
      <w:proofErr w:type="spellEnd"/>
      <w:r w:rsidRPr="00CC0718">
        <w:rPr>
          <w:color w:val="000000" w:themeColor="text1"/>
          <w:sz w:val="20"/>
          <w:szCs w:val="20"/>
          <w:lang w:val="en-US"/>
        </w:rPr>
        <w:t xml:space="preserve"> the recognition of the club.</w:t>
      </w:r>
    </w:p>
    <w:p w:rsidRPr="00CC0718" w:rsidR="6C42950B" w:rsidP="6C42950B" w:rsidRDefault="6C42950B" w14:paraId="7020AC64" w14:textId="373E374E">
      <w:pPr>
        <w:jc w:val="both"/>
        <w:rPr>
          <w:color w:val="000000" w:themeColor="text1"/>
          <w:sz w:val="20"/>
          <w:szCs w:val="20"/>
          <w:lang w:val="en-US"/>
        </w:rPr>
      </w:pPr>
    </w:p>
    <w:p w:rsidRPr="00CC0718" w:rsidR="6B8ADC9B" w:rsidP="6C42950B" w:rsidRDefault="6B8ADC9B" w14:paraId="06983C04" w14:textId="37675F78">
      <w:pPr>
        <w:jc w:val="both"/>
        <w:rPr>
          <w:color w:val="000000" w:themeColor="text1"/>
          <w:sz w:val="20"/>
          <w:szCs w:val="20"/>
          <w:lang w:val="en-US"/>
        </w:rPr>
      </w:pPr>
      <w:r w:rsidRPr="00CC0718">
        <w:rPr>
          <w:color w:val="000000" w:themeColor="text1"/>
          <w:sz w:val="20"/>
          <w:szCs w:val="20"/>
          <w:lang w:val="en-US"/>
        </w:rPr>
        <w:t xml:space="preserve">19:54 - P7: </w:t>
      </w:r>
      <w:r w:rsidRPr="00CC0718">
        <w:tab/>
      </w:r>
      <w:r w:rsidRPr="00CC0718">
        <w:rPr>
          <w:color w:val="000000" w:themeColor="text1"/>
          <w:sz w:val="20"/>
          <w:szCs w:val="20"/>
          <w:lang w:val="en-US"/>
        </w:rPr>
        <w:t>I hope that answers your question.</w:t>
      </w:r>
    </w:p>
    <w:p w:rsidRPr="00CC0718" w:rsidR="6C42950B" w:rsidP="6C42950B" w:rsidRDefault="6C42950B" w14:paraId="348377BD" w14:textId="51A30971">
      <w:pPr>
        <w:jc w:val="both"/>
        <w:rPr>
          <w:color w:val="000000" w:themeColor="text1"/>
          <w:sz w:val="20"/>
          <w:szCs w:val="20"/>
          <w:lang w:val="en-US"/>
        </w:rPr>
      </w:pPr>
    </w:p>
    <w:p w:rsidRPr="00CC0718" w:rsidR="6B8ADC9B" w:rsidP="6C42950B" w:rsidRDefault="6B8ADC9B" w14:paraId="0EBEE4A1" w14:textId="71790859">
      <w:pPr>
        <w:jc w:val="both"/>
        <w:rPr>
          <w:color w:val="000000" w:themeColor="text1"/>
          <w:sz w:val="20"/>
          <w:szCs w:val="20"/>
          <w:lang w:val="en-US"/>
        </w:rPr>
      </w:pPr>
      <w:r w:rsidRPr="00CC0718">
        <w:rPr>
          <w:color w:val="000000" w:themeColor="text1"/>
          <w:sz w:val="20"/>
          <w:szCs w:val="20"/>
          <w:lang w:val="en-US"/>
        </w:rPr>
        <w:t xml:space="preserve">19:57 - I4: </w:t>
      </w:r>
      <w:r w:rsidRPr="00CC0718">
        <w:tab/>
      </w:r>
      <w:r w:rsidRPr="00CC0718">
        <w:rPr>
          <w:color w:val="000000" w:themeColor="text1"/>
          <w:sz w:val="20"/>
          <w:szCs w:val="20"/>
          <w:lang w:val="en-US"/>
        </w:rPr>
        <w:t xml:space="preserve">Yes. </w:t>
      </w:r>
      <w:proofErr w:type="gramStart"/>
      <w:r w:rsidRPr="00CC0718">
        <w:rPr>
          <w:color w:val="000000" w:themeColor="text1"/>
          <w:sz w:val="20"/>
          <w:szCs w:val="20"/>
          <w:lang w:val="en-US"/>
        </w:rPr>
        <w:t>So</w:t>
      </w:r>
      <w:proofErr w:type="gramEnd"/>
      <w:r w:rsidRPr="00CC0718">
        <w:rPr>
          <w:color w:val="000000" w:themeColor="text1"/>
          <w:sz w:val="20"/>
          <w:szCs w:val="20"/>
          <w:lang w:val="en-US"/>
        </w:rPr>
        <w:t xml:space="preserve"> what do you do to attract new members?</w:t>
      </w:r>
    </w:p>
    <w:p w:rsidRPr="00CC0718" w:rsidR="6C42950B" w:rsidP="6C42950B" w:rsidRDefault="6C42950B" w14:paraId="7ABE2DD0" w14:textId="38B925A4">
      <w:pPr>
        <w:jc w:val="both"/>
        <w:rPr>
          <w:color w:val="000000" w:themeColor="text1"/>
          <w:sz w:val="20"/>
          <w:szCs w:val="20"/>
          <w:lang w:val="en-US"/>
        </w:rPr>
      </w:pPr>
    </w:p>
    <w:p w:rsidRPr="00CC0718" w:rsidR="6B8ADC9B" w:rsidP="6C42950B" w:rsidRDefault="6B8ADC9B" w14:paraId="5205DD19" w14:textId="4A7D2536">
      <w:pPr>
        <w:ind w:left="1440" w:hanging="1440"/>
        <w:jc w:val="both"/>
        <w:rPr>
          <w:color w:val="000000" w:themeColor="text1"/>
          <w:sz w:val="20"/>
          <w:szCs w:val="20"/>
          <w:lang w:val="en-US"/>
        </w:rPr>
      </w:pPr>
      <w:r w:rsidRPr="00CC0718">
        <w:rPr>
          <w:color w:val="000000" w:themeColor="text1"/>
          <w:sz w:val="20"/>
          <w:szCs w:val="20"/>
          <w:lang w:val="en-US"/>
        </w:rPr>
        <w:t xml:space="preserve">20:05 - P7: </w:t>
      </w:r>
      <w:r w:rsidRPr="00CC0718">
        <w:tab/>
      </w:r>
      <w:r w:rsidRPr="00CC0718">
        <w:rPr>
          <w:color w:val="000000" w:themeColor="text1"/>
          <w:sz w:val="20"/>
          <w:szCs w:val="20"/>
          <w:lang w:val="en-US"/>
        </w:rPr>
        <w:t xml:space="preserve">That's a great question again, Aarthi. </w:t>
      </w:r>
      <w:proofErr w:type="gramStart"/>
      <w:r w:rsidRPr="00CC0718">
        <w:rPr>
          <w:color w:val="000000" w:themeColor="text1"/>
          <w:sz w:val="20"/>
          <w:szCs w:val="20"/>
          <w:lang w:val="en-US"/>
        </w:rPr>
        <w:t>So</w:t>
      </w:r>
      <w:proofErr w:type="gramEnd"/>
      <w:r w:rsidRPr="00CC0718">
        <w:rPr>
          <w:color w:val="000000" w:themeColor="text1"/>
          <w:sz w:val="20"/>
          <w:szCs w:val="20"/>
          <w:lang w:val="en-US"/>
        </w:rPr>
        <w:t xml:space="preserve"> as I again told you that </w:t>
      </w:r>
      <w:proofErr w:type="spellStart"/>
      <w:r w:rsidRPr="00CC0718">
        <w:rPr>
          <w:color w:val="000000" w:themeColor="text1"/>
          <w:sz w:val="20"/>
          <w:szCs w:val="20"/>
          <w:lang w:val="en-US"/>
        </w:rPr>
        <w:t>Solibre</w:t>
      </w:r>
      <w:proofErr w:type="spellEnd"/>
      <w:r w:rsidRPr="00CC0718">
        <w:rPr>
          <w:color w:val="000000" w:themeColor="text1"/>
          <w:sz w:val="20"/>
          <w:szCs w:val="20"/>
          <w:lang w:val="en-US"/>
        </w:rPr>
        <w:t xml:space="preserve"> being a new club, newly recognized club, what we're trying to do is we are trying to initially connect with people with similar, similar backdrops, or, you know, similar interests. And we are giving them an opportunity because why not? We are also new here. We don't we don't mind encouraging new talent. So that is what we've been doing. </w:t>
      </w:r>
      <w:proofErr w:type="gramStart"/>
      <w:r w:rsidRPr="00CC0718">
        <w:rPr>
          <w:color w:val="000000" w:themeColor="text1"/>
          <w:sz w:val="20"/>
          <w:szCs w:val="20"/>
          <w:lang w:val="en-US"/>
        </w:rPr>
        <w:t>So</w:t>
      </w:r>
      <w:proofErr w:type="gramEnd"/>
      <w:r w:rsidRPr="00CC0718">
        <w:rPr>
          <w:color w:val="000000" w:themeColor="text1"/>
          <w:sz w:val="20"/>
          <w:szCs w:val="20"/>
          <w:lang w:val="en-US"/>
        </w:rPr>
        <w:t xml:space="preserve"> we are initially reaching out to people with interest with similar interests and similar backdrops. And we're it doesn't mean that, you know, we are not open for other people. We have some interest forms, we have some registration forms, where whoever is interested, they can feel free to fill it out. And we will go through their interest form. And we tend to you know, we don't encourage chat GPT. Yeah, I mean, you can use chat GPT to fine tune your answer, but not directly put in the questions and you know extract answers out of it so we also check what level of creativity does one person have and we tend to call them for a sit down talk and we encourage that yeah that is how so far we've been enrolling people in okay yeah so as a club how do you run your event successfully?</w:t>
      </w:r>
    </w:p>
    <w:p w:rsidRPr="00CC0718" w:rsidR="6C42950B" w:rsidP="6C42950B" w:rsidRDefault="6C42950B" w14:paraId="06E4AD4B" w14:textId="6E9F7793">
      <w:pPr>
        <w:jc w:val="both"/>
        <w:rPr>
          <w:color w:val="000000" w:themeColor="text1"/>
          <w:sz w:val="20"/>
          <w:szCs w:val="20"/>
          <w:lang w:val="en-US"/>
        </w:rPr>
      </w:pPr>
    </w:p>
    <w:p w:rsidRPr="00CC0718" w:rsidR="6B8ADC9B" w:rsidP="6C42950B" w:rsidRDefault="6B8ADC9B" w14:paraId="6FE92595" w14:textId="355143AE">
      <w:pPr>
        <w:ind w:left="1440" w:hanging="1440"/>
        <w:jc w:val="both"/>
        <w:rPr>
          <w:color w:val="000000" w:themeColor="text1"/>
          <w:sz w:val="20"/>
          <w:szCs w:val="20"/>
          <w:lang w:val="en-US"/>
        </w:rPr>
      </w:pPr>
      <w:r w:rsidRPr="00CC0718">
        <w:rPr>
          <w:color w:val="000000" w:themeColor="text1"/>
          <w:sz w:val="20"/>
          <w:szCs w:val="20"/>
          <w:lang w:val="en-US"/>
        </w:rPr>
        <w:t xml:space="preserve">21:46 - P7: </w:t>
      </w:r>
      <w:r w:rsidRPr="00CC0718">
        <w:tab/>
      </w:r>
      <w:r w:rsidRPr="00CC0718">
        <w:rPr>
          <w:color w:val="000000" w:themeColor="text1"/>
          <w:sz w:val="20"/>
          <w:szCs w:val="20"/>
          <w:lang w:val="en-US"/>
        </w:rPr>
        <w:t xml:space="preserve">Success of an event really depends on the tentative crowd that we can pull. You know, as </w:t>
      </w:r>
      <w:proofErr w:type="spellStart"/>
      <w:r w:rsidRPr="00CC0718">
        <w:rPr>
          <w:color w:val="000000" w:themeColor="text1"/>
          <w:sz w:val="20"/>
          <w:szCs w:val="20"/>
          <w:lang w:val="en-US"/>
        </w:rPr>
        <w:t>Colibre</w:t>
      </w:r>
      <w:proofErr w:type="spellEnd"/>
      <w:r w:rsidRPr="00CC0718">
        <w:rPr>
          <w:color w:val="000000" w:themeColor="text1"/>
          <w:sz w:val="20"/>
          <w:szCs w:val="20"/>
          <w:lang w:val="en-US"/>
        </w:rPr>
        <w:t xml:space="preserve"> is a free for all club, we don't tend to charge any </w:t>
      </w:r>
      <w:proofErr w:type="spellStart"/>
      <w:r w:rsidRPr="00CC0718">
        <w:rPr>
          <w:color w:val="000000" w:themeColor="text1"/>
          <w:sz w:val="20"/>
          <w:szCs w:val="20"/>
          <w:lang w:val="en-US"/>
        </w:rPr>
        <w:t>any</w:t>
      </w:r>
      <w:proofErr w:type="spellEnd"/>
      <w:r w:rsidRPr="00CC0718">
        <w:rPr>
          <w:color w:val="000000" w:themeColor="text1"/>
          <w:sz w:val="20"/>
          <w:szCs w:val="20"/>
          <w:lang w:val="en-US"/>
        </w:rPr>
        <w:t xml:space="preserve"> ticket price so far. </w:t>
      </w:r>
      <w:proofErr w:type="gramStart"/>
      <w:r w:rsidRPr="00CC0718">
        <w:rPr>
          <w:color w:val="000000" w:themeColor="text1"/>
          <w:sz w:val="20"/>
          <w:szCs w:val="20"/>
          <w:lang w:val="en-US"/>
        </w:rPr>
        <w:t>So</w:t>
      </w:r>
      <w:proofErr w:type="gramEnd"/>
      <w:r w:rsidRPr="00CC0718">
        <w:rPr>
          <w:color w:val="000000" w:themeColor="text1"/>
          <w:sz w:val="20"/>
          <w:szCs w:val="20"/>
          <w:lang w:val="en-US"/>
        </w:rPr>
        <w:t xml:space="preserve"> all of our events are technically free. </w:t>
      </w:r>
      <w:proofErr w:type="gramStart"/>
      <w:r w:rsidRPr="00CC0718">
        <w:rPr>
          <w:color w:val="000000" w:themeColor="text1"/>
          <w:sz w:val="20"/>
          <w:szCs w:val="20"/>
          <w:lang w:val="en-US"/>
        </w:rPr>
        <w:t>So</w:t>
      </w:r>
      <w:proofErr w:type="gramEnd"/>
      <w:r w:rsidRPr="00CC0718">
        <w:rPr>
          <w:color w:val="000000" w:themeColor="text1"/>
          <w:sz w:val="20"/>
          <w:szCs w:val="20"/>
          <w:lang w:val="en-US"/>
        </w:rPr>
        <w:t xml:space="preserve"> it absolutely depends on how much what </w:t>
      </w:r>
      <w:proofErr w:type="spellStart"/>
      <w:r w:rsidRPr="00CC0718">
        <w:rPr>
          <w:color w:val="000000" w:themeColor="text1"/>
          <w:sz w:val="20"/>
          <w:szCs w:val="20"/>
          <w:lang w:val="en-US"/>
        </w:rPr>
        <w:t>what</w:t>
      </w:r>
      <w:proofErr w:type="spellEnd"/>
      <w:r w:rsidRPr="00CC0718">
        <w:rPr>
          <w:color w:val="000000" w:themeColor="text1"/>
          <w:sz w:val="20"/>
          <w:szCs w:val="20"/>
          <w:lang w:val="en-US"/>
        </w:rPr>
        <w:t xml:space="preserve"> level of crowd that we are able to pull, firstly. Secondly, it also depends on the WPI funding club as well, ISC. So, yeah, I mean, if they can give us more money, we can, we can, we tend to spend more on marketing, we tend to, you know, put some interesting, interesting freebies, and we can pull in more crowd.</w:t>
      </w:r>
    </w:p>
    <w:p w:rsidRPr="00CC0718" w:rsidR="6C42950B" w:rsidP="6C42950B" w:rsidRDefault="6C42950B" w14:paraId="27BEE201" w14:textId="2832ABF7">
      <w:pPr>
        <w:jc w:val="both"/>
        <w:rPr>
          <w:color w:val="000000" w:themeColor="text1"/>
          <w:sz w:val="20"/>
          <w:szCs w:val="20"/>
          <w:lang w:val="en-US"/>
        </w:rPr>
      </w:pPr>
    </w:p>
    <w:p w:rsidRPr="00CC0718" w:rsidR="6B8ADC9B" w:rsidP="6C42950B" w:rsidRDefault="6B8ADC9B" w14:paraId="4EE774DD" w14:textId="326349FE">
      <w:pPr>
        <w:ind w:left="1440" w:hanging="1440"/>
        <w:jc w:val="both"/>
        <w:rPr>
          <w:color w:val="000000" w:themeColor="text1"/>
          <w:sz w:val="20"/>
          <w:szCs w:val="20"/>
          <w:lang w:val="en-US"/>
        </w:rPr>
      </w:pPr>
      <w:r w:rsidRPr="00CC0718">
        <w:rPr>
          <w:color w:val="000000" w:themeColor="text1"/>
          <w:sz w:val="20"/>
          <w:szCs w:val="20"/>
          <w:lang w:val="en-US"/>
        </w:rPr>
        <w:t xml:space="preserve">22:38 - I4: </w:t>
      </w:r>
      <w:r w:rsidRPr="00CC0718">
        <w:tab/>
      </w:r>
      <w:r w:rsidRPr="00CC0718">
        <w:rPr>
          <w:color w:val="000000" w:themeColor="text1"/>
          <w:sz w:val="20"/>
          <w:szCs w:val="20"/>
          <w:lang w:val="en-US"/>
        </w:rPr>
        <w:t xml:space="preserve">I feel that's inversely proportional okay sorry directly proportional okay so as you already talk about the funds [finding words] I have a question regarding the fundraising like as a new club what </w:t>
      </w:r>
      <w:proofErr w:type="gramStart"/>
      <w:r w:rsidRPr="00CC0718">
        <w:rPr>
          <w:color w:val="000000" w:themeColor="text1"/>
          <w:sz w:val="20"/>
          <w:szCs w:val="20"/>
          <w:lang w:val="en-US"/>
        </w:rPr>
        <w:t>is your funds</w:t>
      </w:r>
      <w:proofErr w:type="gramEnd"/>
      <w:r w:rsidRPr="00CC0718">
        <w:rPr>
          <w:color w:val="000000" w:themeColor="text1"/>
          <w:sz w:val="20"/>
          <w:szCs w:val="20"/>
          <w:lang w:val="en-US"/>
        </w:rPr>
        <w:t xml:space="preserve"> like what is your fundraising so</w:t>
      </w:r>
    </w:p>
    <w:p w:rsidRPr="00CC0718" w:rsidR="6C42950B" w:rsidP="6C42950B" w:rsidRDefault="6C42950B" w14:paraId="01744950" w14:textId="2C6395E6">
      <w:pPr>
        <w:jc w:val="both"/>
        <w:rPr>
          <w:color w:val="000000" w:themeColor="text1"/>
          <w:sz w:val="20"/>
          <w:szCs w:val="20"/>
          <w:lang w:val="en-US"/>
        </w:rPr>
      </w:pPr>
    </w:p>
    <w:p w:rsidRPr="00CC0718" w:rsidR="6B8ADC9B" w:rsidP="6C42950B" w:rsidRDefault="6B8ADC9B" w14:paraId="6F2213DD" w14:textId="670DFA0A">
      <w:pPr>
        <w:ind w:left="1440" w:hanging="1440"/>
        <w:jc w:val="both"/>
        <w:rPr>
          <w:color w:val="000000" w:themeColor="text1"/>
          <w:sz w:val="20"/>
          <w:szCs w:val="20"/>
          <w:lang w:val="en-US"/>
        </w:rPr>
      </w:pPr>
      <w:r w:rsidRPr="00CC0718">
        <w:rPr>
          <w:color w:val="000000" w:themeColor="text1"/>
          <w:sz w:val="20"/>
          <w:szCs w:val="20"/>
          <w:lang w:val="en-US"/>
        </w:rPr>
        <w:t>23:00 - P7:</w:t>
      </w:r>
      <w:r w:rsidRPr="00CC0718">
        <w:tab/>
      </w:r>
      <w:r w:rsidRPr="00CC0718">
        <w:rPr>
          <w:color w:val="000000" w:themeColor="text1"/>
          <w:sz w:val="20"/>
          <w:szCs w:val="20"/>
          <w:lang w:val="en-US"/>
        </w:rPr>
        <w:t xml:space="preserve">[finding words] </w:t>
      </w:r>
      <w:proofErr w:type="gramStart"/>
      <w:r w:rsidRPr="00CC0718">
        <w:rPr>
          <w:color w:val="000000" w:themeColor="text1"/>
          <w:sz w:val="20"/>
          <w:szCs w:val="20"/>
          <w:lang w:val="en-US"/>
        </w:rPr>
        <w:t>apparently</w:t>
      </w:r>
      <w:proofErr w:type="gramEnd"/>
      <w:r w:rsidRPr="00CC0718">
        <w:rPr>
          <w:color w:val="000000" w:themeColor="text1"/>
          <w:sz w:val="20"/>
          <w:szCs w:val="20"/>
          <w:lang w:val="en-US"/>
        </w:rPr>
        <w:t xml:space="preserve"> we are also in a collision format right where three other clubs are also sharing their budget with us. That's kind of easing our work now, because it's not only </w:t>
      </w:r>
      <w:proofErr w:type="spellStart"/>
      <w:r w:rsidRPr="00CC0718">
        <w:rPr>
          <w:color w:val="000000" w:themeColor="text1"/>
          <w:sz w:val="20"/>
          <w:szCs w:val="20"/>
          <w:lang w:val="en-US"/>
        </w:rPr>
        <w:t>Colibre</w:t>
      </w:r>
      <w:proofErr w:type="spellEnd"/>
      <w:r w:rsidRPr="00CC0718">
        <w:rPr>
          <w:color w:val="000000" w:themeColor="text1"/>
          <w:sz w:val="20"/>
          <w:szCs w:val="20"/>
          <w:lang w:val="en-US"/>
        </w:rPr>
        <w:t xml:space="preserve"> that is spending on their event. It's also three other clubs. One of them is Enactus. The second one is CEOs. The third one is the Funding Society. </w:t>
      </w:r>
      <w:proofErr w:type="gramStart"/>
      <w:r w:rsidRPr="00CC0718">
        <w:rPr>
          <w:color w:val="000000" w:themeColor="text1"/>
          <w:sz w:val="20"/>
          <w:szCs w:val="20"/>
          <w:lang w:val="en-US"/>
        </w:rPr>
        <w:t>So</w:t>
      </w:r>
      <w:proofErr w:type="gramEnd"/>
      <w:r w:rsidRPr="00CC0718">
        <w:rPr>
          <w:color w:val="000000" w:themeColor="text1"/>
          <w:sz w:val="20"/>
          <w:szCs w:val="20"/>
          <w:lang w:val="en-US"/>
        </w:rPr>
        <w:t xml:space="preserve"> we four clubs come together and, you know, fund each </w:t>
      </w:r>
      <w:proofErr w:type="spellStart"/>
      <w:r w:rsidRPr="00CC0718">
        <w:rPr>
          <w:color w:val="000000" w:themeColor="text1"/>
          <w:sz w:val="20"/>
          <w:szCs w:val="20"/>
          <w:lang w:val="en-US"/>
        </w:rPr>
        <w:t>each</w:t>
      </w:r>
      <w:proofErr w:type="spellEnd"/>
      <w:r w:rsidRPr="00CC0718">
        <w:rPr>
          <w:color w:val="000000" w:themeColor="text1"/>
          <w:sz w:val="20"/>
          <w:szCs w:val="20"/>
          <w:lang w:val="en-US"/>
        </w:rPr>
        <w:t xml:space="preserve"> other, so that it doesn't be super burden on one's pocket and one's budget. And we also take the credit equally. So, so far, we don't have any </w:t>
      </w:r>
      <w:proofErr w:type="spellStart"/>
      <w:r w:rsidRPr="00CC0718">
        <w:rPr>
          <w:color w:val="000000" w:themeColor="text1"/>
          <w:sz w:val="20"/>
          <w:szCs w:val="20"/>
          <w:lang w:val="en-US"/>
        </w:rPr>
        <w:t>any</w:t>
      </w:r>
      <w:proofErr w:type="spellEnd"/>
      <w:r w:rsidRPr="00CC0718">
        <w:rPr>
          <w:color w:val="000000" w:themeColor="text1"/>
          <w:sz w:val="20"/>
          <w:szCs w:val="20"/>
          <w:lang w:val="en-US"/>
        </w:rPr>
        <w:t xml:space="preserve"> monthly funding. What if we are going ahead with a big event, what we do is we </w:t>
      </w:r>
      <w:proofErr w:type="spellStart"/>
      <w:r w:rsidRPr="00CC0718">
        <w:rPr>
          <w:color w:val="000000" w:themeColor="text1"/>
          <w:sz w:val="20"/>
          <w:szCs w:val="20"/>
          <w:lang w:val="en-US"/>
        </w:rPr>
        <w:t>we</w:t>
      </w:r>
      <w:proofErr w:type="spellEnd"/>
      <w:r w:rsidRPr="00CC0718">
        <w:rPr>
          <w:color w:val="000000" w:themeColor="text1"/>
          <w:sz w:val="20"/>
          <w:szCs w:val="20"/>
          <w:lang w:val="en-US"/>
        </w:rPr>
        <w:t xml:space="preserve"> set up a time with the ISC. And we tend to go there, which are I of what we are trying to build and how we are trying to benefit other people in WPI. And if ISC is </w:t>
      </w:r>
      <w:proofErr w:type="spellStart"/>
      <w:r w:rsidRPr="00CC0718">
        <w:rPr>
          <w:color w:val="000000" w:themeColor="text1"/>
          <w:sz w:val="20"/>
          <w:szCs w:val="20"/>
          <w:lang w:val="en-US"/>
        </w:rPr>
        <w:t>inclinated</w:t>
      </w:r>
      <w:proofErr w:type="spellEnd"/>
      <w:r w:rsidRPr="00CC0718">
        <w:rPr>
          <w:color w:val="000000" w:themeColor="text1"/>
          <w:sz w:val="20"/>
          <w:szCs w:val="20"/>
          <w:lang w:val="en-US"/>
        </w:rPr>
        <w:t xml:space="preserve"> toward our idea, that is where we </w:t>
      </w:r>
      <w:proofErr w:type="gramStart"/>
      <w:r w:rsidRPr="00CC0718">
        <w:rPr>
          <w:color w:val="000000" w:themeColor="text1"/>
          <w:sz w:val="20"/>
          <w:szCs w:val="20"/>
          <w:lang w:val="en-US"/>
        </w:rPr>
        <w:t>are able to</w:t>
      </w:r>
      <w:proofErr w:type="gramEnd"/>
      <w:r w:rsidRPr="00CC0718">
        <w:rPr>
          <w:color w:val="000000" w:themeColor="text1"/>
          <w:sz w:val="20"/>
          <w:szCs w:val="20"/>
          <w:lang w:val="en-US"/>
        </w:rPr>
        <w:t xml:space="preserve"> get funds.</w:t>
      </w:r>
    </w:p>
    <w:p w:rsidRPr="00CC0718" w:rsidR="6C42950B" w:rsidP="6C42950B" w:rsidRDefault="6C42950B" w14:paraId="058FCCC4" w14:textId="0F6859B4">
      <w:pPr>
        <w:jc w:val="both"/>
        <w:rPr>
          <w:color w:val="000000" w:themeColor="text1"/>
          <w:sz w:val="20"/>
          <w:szCs w:val="20"/>
          <w:lang w:val="en-US"/>
        </w:rPr>
      </w:pPr>
    </w:p>
    <w:p w:rsidRPr="00CC0718" w:rsidR="6B8ADC9B" w:rsidP="6C42950B" w:rsidRDefault="6B8ADC9B" w14:paraId="139218ED" w14:textId="245CF46E">
      <w:pPr>
        <w:jc w:val="both"/>
        <w:rPr>
          <w:color w:val="000000" w:themeColor="text1"/>
          <w:sz w:val="20"/>
          <w:szCs w:val="20"/>
          <w:lang w:val="en-US"/>
        </w:rPr>
      </w:pPr>
      <w:r w:rsidRPr="00CC0718">
        <w:rPr>
          <w:color w:val="000000" w:themeColor="text1"/>
          <w:sz w:val="20"/>
          <w:szCs w:val="20"/>
          <w:lang w:val="en-US"/>
        </w:rPr>
        <w:t>24:20 - I4:</w:t>
      </w:r>
      <w:r w:rsidRPr="00CC0718">
        <w:tab/>
      </w:r>
      <w:r w:rsidRPr="00CC0718">
        <w:rPr>
          <w:color w:val="000000" w:themeColor="text1"/>
          <w:sz w:val="20"/>
          <w:szCs w:val="20"/>
          <w:lang w:val="en-US"/>
        </w:rPr>
        <w:t>Okay.</w:t>
      </w:r>
    </w:p>
    <w:p w:rsidRPr="00CC0718" w:rsidR="6C42950B" w:rsidP="6C42950B" w:rsidRDefault="6C42950B" w14:paraId="0391CAD0" w14:textId="6E57EFE1">
      <w:pPr>
        <w:jc w:val="both"/>
        <w:rPr>
          <w:color w:val="000000" w:themeColor="text1"/>
          <w:sz w:val="20"/>
          <w:szCs w:val="20"/>
          <w:lang w:val="en-US"/>
        </w:rPr>
      </w:pPr>
    </w:p>
    <w:p w:rsidRPr="00CC0718" w:rsidR="6B8ADC9B" w:rsidP="6C42950B" w:rsidRDefault="6B8ADC9B" w14:paraId="5BAE5F70" w14:textId="6F66F07B">
      <w:pPr>
        <w:jc w:val="both"/>
        <w:rPr>
          <w:color w:val="000000" w:themeColor="text1"/>
          <w:sz w:val="20"/>
          <w:szCs w:val="20"/>
          <w:lang w:val="en-US"/>
        </w:rPr>
      </w:pPr>
      <w:r w:rsidRPr="00CC0718">
        <w:rPr>
          <w:color w:val="000000" w:themeColor="text1"/>
          <w:sz w:val="20"/>
          <w:szCs w:val="20"/>
          <w:lang w:val="en-US"/>
        </w:rPr>
        <w:t>24:20 - Unidentified Speaker (I4 ???):</w:t>
      </w:r>
      <w:r w:rsidRPr="00CC0718">
        <w:tab/>
      </w:r>
      <w:r w:rsidRPr="00CC0718">
        <w:rPr>
          <w:color w:val="000000" w:themeColor="text1"/>
          <w:sz w:val="20"/>
          <w:szCs w:val="20"/>
          <w:lang w:val="en-US"/>
        </w:rPr>
        <w:t>Yeah.</w:t>
      </w:r>
    </w:p>
    <w:p w:rsidRPr="00CC0718" w:rsidR="6C42950B" w:rsidP="6C42950B" w:rsidRDefault="6C42950B" w14:paraId="301F62FE" w14:textId="5BB600CA">
      <w:pPr>
        <w:jc w:val="both"/>
        <w:rPr>
          <w:color w:val="000000" w:themeColor="text1"/>
          <w:sz w:val="20"/>
          <w:szCs w:val="20"/>
          <w:lang w:val="en-US"/>
        </w:rPr>
      </w:pPr>
    </w:p>
    <w:p w:rsidRPr="00CC0718" w:rsidR="6B8ADC9B" w:rsidP="6C42950B" w:rsidRDefault="6B8ADC9B" w14:paraId="3E240E33" w14:textId="04AC97CA">
      <w:pPr>
        <w:jc w:val="both"/>
        <w:rPr>
          <w:color w:val="000000" w:themeColor="text1"/>
          <w:sz w:val="20"/>
          <w:szCs w:val="20"/>
          <w:lang w:val="en-US"/>
        </w:rPr>
      </w:pPr>
      <w:r w:rsidRPr="00CC0718">
        <w:rPr>
          <w:color w:val="000000" w:themeColor="text1"/>
          <w:sz w:val="20"/>
          <w:szCs w:val="20"/>
          <w:lang w:val="en-US"/>
        </w:rPr>
        <w:t>24:22 - I4:</w:t>
      </w:r>
      <w:r w:rsidRPr="00CC0718">
        <w:tab/>
      </w:r>
      <w:r w:rsidRPr="00CC0718">
        <w:rPr>
          <w:color w:val="000000" w:themeColor="text1"/>
          <w:sz w:val="20"/>
          <w:szCs w:val="20"/>
          <w:lang w:val="en-US"/>
        </w:rPr>
        <w:t>Do your club also run any successful campaigns?</w:t>
      </w:r>
    </w:p>
    <w:p w:rsidRPr="00CC0718" w:rsidR="6C42950B" w:rsidP="6C42950B" w:rsidRDefault="6C42950B" w14:paraId="59AB920A" w14:textId="5A475A73">
      <w:pPr>
        <w:jc w:val="both"/>
        <w:rPr>
          <w:color w:val="000000" w:themeColor="text1"/>
          <w:sz w:val="20"/>
          <w:szCs w:val="20"/>
          <w:lang w:val="en-US"/>
        </w:rPr>
      </w:pPr>
    </w:p>
    <w:p w:rsidRPr="00CC0718" w:rsidR="6B8ADC9B" w:rsidP="6C42950B" w:rsidRDefault="6B8ADC9B" w14:paraId="176640D2" w14:textId="56484B72">
      <w:pPr>
        <w:ind w:left="1440" w:hanging="1440"/>
        <w:jc w:val="both"/>
        <w:rPr>
          <w:color w:val="000000" w:themeColor="text1"/>
          <w:sz w:val="20"/>
          <w:szCs w:val="20"/>
          <w:lang w:val="en-US"/>
        </w:rPr>
      </w:pPr>
      <w:r w:rsidRPr="00CC0718">
        <w:rPr>
          <w:color w:val="000000" w:themeColor="text1"/>
          <w:sz w:val="20"/>
          <w:szCs w:val="20"/>
          <w:lang w:val="en-US"/>
        </w:rPr>
        <w:t>24:28 - P7:</w:t>
      </w:r>
      <w:r w:rsidRPr="00CC0718">
        <w:tab/>
      </w:r>
      <w:r w:rsidRPr="00CC0718">
        <w:rPr>
          <w:color w:val="000000" w:themeColor="text1"/>
          <w:sz w:val="20"/>
          <w:szCs w:val="20"/>
          <w:lang w:val="en-US"/>
        </w:rPr>
        <w:t xml:space="preserve">So far, we haven't got a chance to run any campaigns. But whatever we've done for </w:t>
      </w:r>
      <w:proofErr w:type="spellStart"/>
      <w:r w:rsidRPr="00CC0718">
        <w:rPr>
          <w:color w:val="000000" w:themeColor="text1"/>
          <w:sz w:val="20"/>
          <w:szCs w:val="20"/>
          <w:lang w:val="en-US"/>
        </w:rPr>
        <w:t>iCube</w:t>
      </w:r>
      <w:proofErr w:type="spellEnd"/>
      <w:r w:rsidRPr="00CC0718">
        <w:rPr>
          <w:color w:val="000000" w:themeColor="text1"/>
          <w:sz w:val="20"/>
          <w:szCs w:val="20"/>
          <w:lang w:val="en-US"/>
        </w:rPr>
        <w:t xml:space="preserve"> lab, it's been super successful. I can say that.</w:t>
      </w:r>
    </w:p>
    <w:p w:rsidRPr="00CC0718" w:rsidR="6C42950B" w:rsidP="6C42950B" w:rsidRDefault="6C42950B" w14:paraId="089C40EE" w14:textId="658F261D">
      <w:pPr>
        <w:jc w:val="both"/>
        <w:rPr>
          <w:color w:val="000000" w:themeColor="text1"/>
          <w:sz w:val="20"/>
          <w:szCs w:val="20"/>
          <w:lang w:val="en-US"/>
        </w:rPr>
      </w:pPr>
    </w:p>
    <w:p w:rsidRPr="00CC0718" w:rsidR="6B8ADC9B" w:rsidP="6C42950B" w:rsidRDefault="6B8ADC9B" w14:paraId="3FA266F8" w14:textId="1407BF03">
      <w:pPr>
        <w:jc w:val="both"/>
        <w:rPr>
          <w:color w:val="000000" w:themeColor="text1"/>
          <w:sz w:val="20"/>
          <w:szCs w:val="20"/>
          <w:lang w:val="en-US"/>
        </w:rPr>
      </w:pPr>
      <w:r w:rsidRPr="00CC0718">
        <w:rPr>
          <w:color w:val="000000" w:themeColor="text1"/>
          <w:sz w:val="20"/>
          <w:szCs w:val="20"/>
          <w:lang w:val="en-US"/>
        </w:rPr>
        <w:t>24:41 - I4:</w:t>
      </w:r>
      <w:r w:rsidRPr="00CC0718">
        <w:tab/>
      </w:r>
      <w:r w:rsidRPr="00CC0718">
        <w:rPr>
          <w:color w:val="000000" w:themeColor="text1"/>
          <w:sz w:val="20"/>
          <w:szCs w:val="20"/>
          <w:lang w:val="en-US"/>
        </w:rPr>
        <w:t>Okay.</w:t>
      </w:r>
    </w:p>
    <w:p w:rsidRPr="00CC0718" w:rsidR="6C42950B" w:rsidP="6C42950B" w:rsidRDefault="6C42950B" w14:paraId="75F0FF34" w14:textId="3B25030A">
      <w:pPr>
        <w:jc w:val="both"/>
        <w:rPr>
          <w:color w:val="000000" w:themeColor="text1"/>
          <w:sz w:val="20"/>
          <w:szCs w:val="20"/>
          <w:lang w:val="en-US"/>
        </w:rPr>
      </w:pPr>
    </w:p>
    <w:p w:rsidRPr="00CC0718" w:rsidR="6B8ADC9B" w:rsidP="6C42950B" w:rsidRDefault="6B8ADC9B" w14:paraId="1302D754" w14:textId="5F41B7DB">
      <w:pPr>
        <w:jc w:val="both"/>
        <w:rPr>
          <w:color w:val="000000" w:themeColor="text1"/>
          <w:sz w:val="20"/>
          <w:szCs w:val="20"/>
          <w:lang w:val="en-US"/>
        </w:rPr>
      </w:pPr>
      <w:r w:rsidRPr="00CC0718">
        <w:rPr>
          <w:color w:val="000000" w:themeColor="text1"/>
          <w:sz w:val="20"/>
          <w:szCs w:val="20"/>
          <w:lang w:val="en-US"/>
        </w:rPr>
        <w:t>24:42 - P7:</w:t>
      </w:r>
      <w:r w:rsidRPr="00CC0718">
        <w:tab/>
      </w:r>
      <w:r w:rsidRPr="00CC0718">
        <w:rPr>
          <w:color w:val="000000" w:themeColor="text1"/>
          <w:sz w:val="20"/>
          <w:szCs w:val="20"/>
          <w:lang w:val="en-US"/>
        </w:rPr>
        <w:t>Yeah.</w:t>
      </w:r>
    </w:p>
    <w:p w:rsidRPr="00CC0718" w:rsidR="6C42950B" w:rsidP="6C42950B" w:rsidRDefault="6C42950B" w14:paraId="548AA3F5" w14:textId="6B2F1A61">
      <w:pPr>
        <w:jc w:val="both"/>
        <w:rPr>
          <w:color w:val="000000" w:themeColor="text1"/>
          <w:sz w:val="20"/>
          <w:szCs w:val="20"/>
          <w:lang w:val="en-US"/>
        </w:rPr>
      </w:pPr>
    </w:p>
    <w:p w:rsidRPr="00CC0718" w:rsidR="6B8ADC9B" w:rsidP="6C42950B" w:rsidRDefault="6B8ADC9B" w14:paraId="2AE3CCA3" w14:textId="7F7866CF">
      <w:pPr>
        <w:ind w:left="1440" w:hanging="1440"/>
        <w:jc w:val="both"/>
        <w:rPr>
          <w:color w:val="000000" w:themeColor="text1"/>
          <w:sz w:val="20"/>
          <w:szCs w:val="20"/>
          <w:lang w:val="en-US"/>
        </w:rPr>
      </w:pPr>
      <w:r w:rsidRPr="00CC0718">
        <w:rPr>
          <w:color w:val="000000" w:themeColor="text1"/>
          <w:sz w:val="20"/>
          <w:szCs w:val="20"/>
          <w:lang w:val="en-US"/>
        </w:rPr>
        <w:t xml:space="preserve">24:42 - I4: </w:t>
      </w:r>
      <w:r w:rsidRPr="00CC0718">
        <w:tab/>
      </w:r>
      <w:r w:rsidRPr="00CC0718">
        <w:rPr>
          <w:color w:val="000000" w:themeColor="text1"/>
          <w:sz w:val="20"/>
          <w:szCs w:val="20"/>
          <w:lang w:val="en-US"/>
        </w:rPr>
        <w:t xml:space="preserve">Coming to the next question, what role does </w:t>
      </w:r>
      <w:proofErr w:type="gramStart"/>
      <w:r w:rsidRPr="00CC0718">
        <w:rPr>
          <w:color w:val="000000" w:themeColor="text1"/>
          <w:sz w:val="20"/>
          <w:szCs w:val="20"/>
          <w:lang w:val="en-US"/>
        </w:rPr>
        <w:t>marketing</w:t>
      </w:r>
      <w:proofErr w:type="gramEnd"/>
      <w:r w:rsidRPr="00CC0718">
        <w:rPr>
          <w:color w:val="000000" w:themeColor="text1"/>
          <w:sz w:val="20"/>
          <w:szCs w:val="20"/>
          <w:lang w:val="en-US"/>
        </w:rPr>
        <w:t xml:space="preserve"> and communications play in accomplishing these tasks?</w:t>
      </w:r>
    </w:p>
    <w:p w:rsidRPr="00CC0718" w:rsidR="6C42950B" w:rsidP="6C42950B" w:rsidRDefault="6C42950B" w14:paraId="243B7D62" w14:textId="118CC035">
      <w:pPr>
        <w:jc w:val="both"/>
        <w:rPr>
          <w:color w:val="000000" w:themeColor="text1"/>
          <w:sz w:val="20"/>
          <w:szCs w:val="20"/>
          <w:lang w:val="en-US"/>
        </w:rPr>
      </w:pPr>
    </w:p>
    <w:p w:rsidRPr="00CC0718" w:rsidR="6B8ADC9B" w:rsidP="6C42950B" w:rsidRDefault="6B8ADC9B" w14:paraId="4C288CDA" w14:textId="326ED720">
      <w:pPr>
        <w:ind w:left="1440" w:hanging="1440"/>
        <w:jc w:val="both"/>
        <w:rPr>
          <w:color w:val="000000" w:themeColor="text1"/>
          <w:sz w:val="20"/>
          <w:szCs w:val="20"/>
          <w:lang w:val="en-US"/>
        </w:rPr>
      </w:pPr>
      <w:r w:rsidRPr="00CC0718">
        <w:rPr>
          <w:color w:val="000000" w:themeColor="text1"/>
          <w:sz w:val="20"/>
          <w:szCs w:val="20"/>
          <w:lang w:val="en-US"/>
        </w:rPr>
        <w:t>24:50 - P7:</w:t>
      </w:r>
      <w:r w:rsidRPr="00CC0718">
        <w:tab/>
      </w:r>
      <w:r w:rsidRPr="00CC0718">
        <w:rPr>
          <w:color w:val="000000" w:themeColor="text1"/>
          <w:sz w:val="20"/>
          <w:szCs w:val="20"/>
          <w:lang w:val="en-US"/>
        </w:rPr>
        <w:t xml:space="preserve">Oh my god, that's a great question. Again, marketing plays like the topmost priority role for the success of any </w:t>
      </w:r>
      <w:proofErr w:type="spellStart"/>
      <w:r w:rsidRPr="00CC0718">
        <w:rPr>
          <w:color w:val="000000" w:themeColor="text1"/>
          <w:sz w:val="20"/>
          <w:szCs w:val="20"/>
          <w:lang w:val="en-US"/>
        </w:rPr>
        <w:t>any</w:t>
      </w:r>
      <w:proofErr w:type="spellEnd"/>
      <w:r w:rsidRPr="00CC0718">
        <w:rPr>
          <w:color w:val="000000" w:themeColor="text1"/>
          <w:sz w:val="20"/>
          <w:szCs w:val="20"/>
          <w:lang w:val="en-US"/>
        </w:rPr>
        <w:t xml:space="preserve"> you know outreach protocol because without marketing if my if the marketing of colibri is not strong enough firstly people would not care to know about what this club is actually doing but with [finding words] marketing being in full force and in place people will absolutely understand that oh my god that's an interesting club we can actually do something and this is interesting and people will love to come join. I feel marketing plays like </w:t>
      </w:r>
      <w:proofErr w:type="gramStart"/>
      <w:r w:rsidRPr="00CC0718">
        <w:rPr>
          <w:color w:val="000000" w:themeColor="text1"/>
          <w:sz w:val="20"/>
          <w:szCs w:val="20"/>
          <w:lang w:val="en-US"/>
        </w:rPr>
        <w:t>the</w:t>
      </w:r>
      <w:proofErr w:type="gramEnd"/>
      <w:r w:rsidRPr="00CC0718">
        <w:rPr>
          <w:color w:val="000000" w:themeColor="text1"/>
          <w:sz w:val="20"/>
          <w:szCs w:val="20"/>
          <w:lang w:val="en-US"/>
        </w:rPr>
        <w:t xml:space="preserve"> integral part of any club's functioning.</w:t>
      </w:r>
    </w:p>
    <w:p w:rsidRPr="00CC0718" w:rsidR="6C42950B" w:rsidP="6C42950B" w:rsidRDefault="6C42950B" w14:paraId="6F6324AE" w14:textId="61853E98">
      <w:pPr>
        <w:jc w:val="both"/>
        <w:rPr>
          <w:color w:val="000000" w:themeColor="text1"/>
          <w:sz w:val="20"/>
          <w:szCs w:val="20"/>
          <w:lang w:val="en-US"/>
        </w:rPr>
      </w:pPr>
    </w:p>
    <w:p w:rsidRPr="00CC0718" w:rsidR="6B8ADC9B" w:rsidP="6C42950B" w:rsidRDefault="6B8ADC9B" w14:paraId="71C43362" w14:textId="08D0F861">
      <w:pPr>
        <w:ind w:left="1440" w:hanging="1440"/>
        <w:jc w:val="both"/>
        <w:rPr>
          <w:color w:val="000000" w:themeColor="text1"/>
          <w:sz w:val="20"/>
          <w:szCs w:val="20"/>
          <w:lang w:val="en-US"/>
        </w:rPr>
      </w:pPr>
      <w:r w:rsidRPr="00CC0718">
        <w:rPr>
          <w:color w:val="000000" w:themeColor="text1"/>
          <w:sz w:val="20"/>
          <w:szCs w:val="20"/>
          <w:lang w:val="en-US"/>
        </w:rPr>
        <w:t>25:38 - I4:</w:t>
      </w:r>
      <w:r w:rsidRPr="00CC0718">
        <w:tab/>
      </w:r>
      <w:r w:rsidRPr="00CC0718">
        <w:rPr>
          <w:color w:val="000000" w:themeColor="text1"/>
          <w:sz w:val="20"/>
          <w:szCs w:val="20"/>
          <w:lang w:val="en-US"/>
        </w:rPr>
        <w:t>OK. Mentioning the marketing, can you share some examples of marketing activities of your club that has connected or is working on right now?</w:t>
      </w:r>
    </w:p>
    <w:p w:rsidRPr="00CC0718" w:rsidR="6C42950B" w:rsidP="6C42950B" w:rsidRDefault="6C42950B" w14:paraId="1447F1B9" w14:textId="1C424609">
      <w:pPr>
        <w:jc w:val="both"/>
        <w:rPr>
          <w:color w:val="000000" w:themeColor="text1"/>
          <w:sz w:val="20"/>
          <w:szCs w:val="20"/>
          <w:lang w:val="en-US"/>
        </w:rPr>
      </w:pPr>
    </w:p>
    <w:p w:rsidRPr="00CC0718" w:rsidR="6B8ADC9B" w:rsidP="6C42950B" w:rsidRDefault="6B8ADC9B" w14:paraId="7A23C4A0" w14:textId="292F8131">
      <w:pPr>
        <w:ind w:left="1440" w:hanging="1440"/>
        <w:jc w:val="both"/>
        <w:rPr>
          <w:color w:val="000000" w:themeColor="text1"/>
          <w:sz w:val="20"/>
          <w:szCs w:val="20"/>
          <w:lang w:val="en-US"/>
        </w:rPr>
      </w:pPr>
      <w:r w:rsidRPr="00CC0718">
        <w:rPr>
          <w:color w:val="000000" w:themeColor="text1"/>
          <w:sz w:val="20"/>
          <w:szCs w:val="20"/>
          <w:lang w:val="en-US"/>
        </w:rPr>
        <w:t xml:space="preserve">25:50 - P7: </w:t>
      </w:r>
      <w:r w:rsidRPr="00CC0718">
        <w:tab/>
      </w:r>
      <w:r w:rsidRPr="00CC0718">
        <w:rPr>
          <w:color w:val="000000" w:themeColor="text1"/>
          <w:sz w:val="20"/>
          <w:szCs w:val="20"/>
          <w:lang w:val="en-US"/>
        </w:rPr>
        <w:t xml:space="preserve">Yeah, sure I can. So as I was telling you about the </w:t>
      </w:r>
      <w:proofErr w:type="spellStart"/>
      <w:r w:rsidRPr="00CC0718">
        <w:rPr>
          <w:color w:val="000000" w:themeColor="text1"/>
          <w:sz w:val="20"/>
          <w:szCs w:val="20"/>
          <w:lang w:val="en-US"/>
        </w:rPr>
        <w:t>iCubes</w:t>
      </w:r>
      <w:proofErr w:type="spellEnd"/>
      <w:r w:rsidRPr="00CC0718">
        <w:rPr>
          <w:color w:val="000000" w:themeColor="text1"/>
          <w:sz w:val="20"/>
          <w:szCs w:val="20"/>
          <w:lang w:val="en-US"/>
        </w:rPr>
        <w:t xml:space="preserve"> demo day, it's </w:t>
      </w:r>
      <w:proofErr w:type="spellStart"/>
      <w:r w:rsidRPr="00CC0718">
        <w:rPr>
          <w:color w:val="000000" w:themeColor="text1"/>
          <w:sz w:val="20"/>
          <w:szCs w:val="20"/>
          <w:lang w:val="en-US"/>
        </w:rPr>
        <w:t>a</w:t>
      </w:r>
      <w:proofErr w:type="spellEnd"/>
      <w:r w:rsidRPr="00CC0718">
        <w:rPr>
          <w:color w:val="000000" w:themeColor="text1"/>
          <w:sz w:val="20"/>
          <w:szCs w:val="20"/>
          <w:lang w:val="en-US"/>
        </w:rPr>
        <w:t xml:space="preserve"> it's WPA [specific/WPI/] business school and IQ lab innovation studio in innovation studio they come up with this interesting idea </w:t>
      </w:r>
      <w:proofErr w:type="spellStart"/>
      <w:r w:rsidRPr="00CC0718">
        <w:rPr>
          <w:color w:val="000000" w:themeColor="text1"/>
          <w:sz w:val="20"/>
          <w:szCs w:val="20"/>
          <w:lang w:val="en-US"/>
        </w:rPr>
        <w:t>idea</w:t>
      </w:r>
      <w:proofErr w:type="spellEnd"/>
      <w:r w:rsidRPr="00CC0718">
        <w:rPr>
          <w:color w:val="000000" w:themeColor="text1"/>
          <w:sz w:val="20"/>
          <w:szCs w:val="20"/>
          <w:lang w:val="en-US"/>
        </w:rPr>
        <w:t xml:space="preserve"> thorn and hackathon where people tend to pitch their ideas to all the people all other funders we have we have couple of investors so they </w:t>
      </w:r>
      <w:proofErr w:type="spellStart"/>
      <w:r w:rsidRPr="00CC0718">
        <w:rPr>
          <w:color w:val="000000" w:themeColor="text1"/>
          <w:sz w:val="20"/>
          <w:szCs w:val="20"/>
          <w:lang w:val="en-US"/>
        </w:rPr>
        <w:t>they</w:t>
      </w:r>
      <w:proofErr w:type="spellEnd"/>
      <w:r w:rsidRPr="00CC0718">
        <w:rPr>
          <w:color w:val="000000" w:themeColor="text1"/>
          <w:sz w:val="20"/>
          <w:szCs w:val="20"/>
          <w:lang w:val="en-US"/>
        </w:rPr>
        <w:t xml:space="preserve"> come down and you know they pitch their ideas And, you know, we help, we at WPI Business School and </w:t>
      </w:r>
      <w:proofErr w:type="spellStart"/>
      <w:r w:rsidRPr="00CC0718">
        <w:rPr>
          <w:color w:val="000000" w:themeColor="text1"/>
          <w:sz w:val="20"/>
          <w:szCs w:val="20"/>
          <w:lang w:val="en-US"/>
        </w:rPr>
        <w:t>iCubelab</w:t>
      </w:r>
      <w:proofErr w:type="spellEnd"/>
      <w:r w:rsidRPr="00CC0718">
        <w:rPr>
          <w:color w:val="000000" w:themeColor="text1"/>
          <w:sz w:val="20"/>
          <w:szCs w:val="20"/>
          <w:lang w:val="en-US"/>
        </w:rPr>
        <w:t xml:space="preserve"> help them to transform from an ideation stage to incubation stage and where they can register their own company and, you know, start their startup journey. </w:t>
      </w:r>
      <w:proofErr w:type="gramStart"/>
      <w:r w:rsidRPr="00CC0718">
        <w:rPr>
          <w:color w:val="000000" w:themeColor="text1"/>
          <w:sz w:val="20"/>
          <w:szCs w:val="20"/>
          <w:lang w:val="en-US"/>
        </w:rPr>
        <w:t>So</w:t>
      </w:r>
      <w:proofErr w:type="gramEnd"/>
      <w:r w:rsidRPr="00CC0718">
        <w:rPr>
          <w:color w:val="000000" w:themeColor="text1"/>
          <w:sz w:val="20"/>
          <w:szCs w:val="20"/>
          <w:lang w:val="en-US"/>
        </w:rPr>
        <w:t xml:space="preserve"> we at </w:t>
      </w:r>
      <w:proofErr w:type="spellStart"/>
      <w:r w:rsidRPr="00CC0718">
        <w:rPr>
          <w:color w:val="000000" w:themeColor="text1"/>
          <w:sz w:val="20"/>
          <w:szCs w:val="20"/>
          <w:lang w:val="en-US"/>
        </w:rPr>
        <w:t>Colibre</w:t>
      </w:r>
      <w:proofErr w:type="spellEnd"/>
      <w:r w:rsidRPr="00CC0718">
        <w:rPr>
          <w:color w:val="000000" w:themeColor="text1"/>
          <w:sz w:val="20"/>
          <w:szCs w:val="20"/>
          <w:lang w:val="en-US"/>
        </w:rPr>
        <w:t xml:space="preserve"> have done vigorous and aggressive marketing for these, this demo day. And we got a reach of 250. To 300, although being a new club. And we got impressions in terms of likes and comments, which is equivalent to 200. </w:t>
      </w:r>
      <w:proofErr w:type="gramStart"/>
      <w:r w:rsidRPr="00CC0718">
        <w:rPr>
          <w:color w:val="000000" w:themeColor="text1"/>
          <w:sz w:val="20"/>
          <w:szCs w:val="20"/>
          <w:lang w:val="en-US"/>
        </w:rPr>
        <w:t>So</w:t>
      </w:r>
      <w:proofErr w:type="gramEnd"/>
      <w:r w:rsidRPr="00CC0718">
        <w:rPr>
          <w:color w:val="000000" w:themeColor="text1"/>
          <w:sz w:val="20"/>
          <w:szCs w:val="20"/>
          <w:lang w:val="en-US"/>
        </w:rPr>
        <w:t xml:space="preserve"> I feel we've done a great job in reaching out. </w:t>
      </w:r>
      <w:proofErr w:type="gramStart"/>
      <w:r w:rsidRPr="00CC0718">
        <w:rPr>
          <w:color w:val="000000" w:themeColor="text1"/>
          <w:sz w:val="20"/>
          <w:szCs w:val="20"/>
          <w:lang w:val="en-US"/>
        </w:rPr>
        <w:t>So</w:t>
      </w:r>
      <w:proofErr w:type="gramEnd"/>
      <w:r w:rsidRPr="00CC0718">
        <w:rPr>
          <w:color w:val="000000" w:themeColor="text1"/>
          <w:sz w:val="20"/>
          <w:szCs w:val="20"/>
          <w:lang w:val="en-US"/>
        </w:rPr>
        <w:t xml:space="preserve"> this is one of our events that we've done. But soon we are going to aggressively do that for our hackathon, which will be coming soon.</w:t>
      </w:r>
    </w:p>
    <w:p w:rsidRPr="00CC0718" w:rsidR="6C42950B" w:rsidP="6C42950B" w:rsidRDefault="6C42950B" w14:paraId="417BA550" w14:textId="3035F011">
      <w:pPr>
        <w:jc w:val="both"/>
        <w:rPr>
          <w:color w:val="000000" w:themeColor="text1"/>
          <w:sz w:val="20"/>
          <w:szCs w:val="20"/>
          <w:lang w:val="en-US"/>
        </w:rPr>
      </w:pPr>
    </w:p>
    <w:p w:rsidRPr="00CC0718" w:rsidR="6B8ADC9B" w:rsidP="6C42950B" w:rsidRDefault="6B8ADC9B" w14:paraId="26075D31" w14:textId="1566ED01">
      <w:pPr>
        <w:ind w:left="1440" w:hanging="1440"/>
        <w:jc w:val="both"/>
        <w:rPr>
          <w:color w:val="000000" w:themeColor="text1"/>
          <w:sz w:val="20"/>
          <w:szCs w:val="20"/>
          <w:lang w:val="en-US"/>
        </w:rPr>
      </w:pPr>
      <w:r w:rsidRPr="00CC0718">
        <w:rPr>
          <w:color w:val="000000" w:themeColor="text1"/>
          <w:sz w:val="20"/>
          <w:szCs w:val="20"/>
          <w:lang w:val="en-US"/>
        </w:rPr>
        <w:t>27:23 - I4:</w:t>
      </w:r>
      <w:r w:rsidRPr="00CC0718">
        <w:tab/>
      </w:r>
      <w:r w:rsidRPr="00CC0718">
        <w:rPr>
          <w:color w:val="000000" w:themeColor="text1"/>
          <w:sz w:val="20"/>
          <w:szCs w:val="20"/>
          <w:lang w:val="en-US"/>
        </w:rPr>
        <w:t>okay yeah so how do you guys promote your club [finding words] using like social media or brochures even brochures or flyers have you ever done that [finding words] we have we have done for demo day we have done for resume review</w:t>
      </w:r>
    </w:p>
    <w:p w:rsidRPr="00CC0718" w:rsidR="6C42950B" w:rsidP="6C42950B" w:rsidRDefault="6C42950B" w14:paraId="35AA9069" w14:textId="35729508">
      <w:pPr>
        <w:jc w:val="both"/>
        <w:rPr>
          <w:color w:val="000000" w:themeColor="text1"/>
          <w:sz w:val="20"/>
          <w:szCs w:val="20"/>
          <w:lang w:val="en-US"/>
        </w:rPr>
      </w:pPr>
    </w:p>
    <w:p w:rsidRPr="00CC0718" w:rsidR="6B8ADC9B" w:rsidP="6C42950B" w:rsidRDefault="6B8ADC9B" w14:paraId="4136DE02" w14:textId="3EE5E1C2">
      <w:pPr>
        <w:ind w:left="1440" w:hanging="1440"/>
        <w:jc w:val="both"/>
        <w:rPr>
          <w:color w:val="000000" w:themeColor="text1"/>
          <w:sz w:val="20"/>
          <w:szCs w:val="20"/>
          <w:lang w:val="en-US"/>
        </w:rPr>
      </w:pPr>
      <w:r w:rsidRPr="00CC0718">
        <w:rPr>
          <w:color w:val="000000" w:themeColor="text1"/>
          <w:sz w:val="20"/>
          <w:szCs w:val="20"/>
          <w:lang w:val="en-US"/>
        </w:rPr>
        <w:t xml:space="preserve">27:40 - P7: </w:t>
      </w:r>
      <w:r w:rsidRPr="00CC0718">
        <w:tab/>
      </w:r>
      <w:r w:rsidRPr="00CC0718">
        <w:rPr>
          <w:color w:val="000000" w:themeColor="text1"/>
          <w:sz w:val="20"/>
          <w:szCs w:val="20"/>
          <w:lang w:val="en-US"/>
        </w:rPr>
        <w:t xml:space="preserve">so [finding words] we </w:t>
      </w:r>
      <w:proofErr w:type="spellStart"/>
      <w:r w:rsidRPr="00CC0718">
        <w:rPr>
          <w:color w:val="000000" w:themeColor="text1"/>
          <w:sz w:val="20"/>
          <w:szCs w:val="20"/>
          <w:lang w:val="en-US"/>
        </w:rPr>
        <w:t>we</w:t>
      </w:r>
      <w:proofErr w:type="spellEnd"/>
      <w:r w:rsidRPr="00CC0718">
        <w:rPr>
          <w:color w:val="000000" w:themeColor="text1"/>
          <w:sz w:val="20"/>
          <w:szCs w:val="20"/>
          <w:lang w:val="en-US"/>
        </w:rPr>
        <w:t xml:space="preserve"> do all sorts of promotions we tend to do flyers we tend to do [finding words] posters [finding words] we tend to do lot of social media, you know, Instagram, LinkedIn. We're not concentrating on Facebook as much because I feel, I personally feel that, you know, Facebook is going into the dark and people are not really interested in using Facebook no more.</w:t>
      </w:r>
    </w:p>
    <w:p w:rsidRPr="00CC0718" w:rsidR="6C42950B" w:rsidP="6C42950B" w:rsidRDefault="6C42950B" w14:paraId="660A00EA" w14:textId="315F4DF2">
      <w:pPr>
        <w:jc w:val="both"/>
        <w:rPr>
          <w:color w:val="000000" w:themeColor="text1"/>
          <w:sz w:val="20"/>
          <w:szCs w:val="20"/>
          <w:lang w:val="en-US"/>
        </w:rPr>
      </w:pPr>
    </w:p>
    <w:p w:rsidRPr="00CC0718" w:rsidR="6B8ADC9B" w:rsidP="6C42950B" w:rsidRDefault="6B8ADC9B" w14:paraId="5C50072D" w14:textId="22486F9C">
      <w:pPr>
        <w:jc w:val="both"/>
        <w:rPr>
          <w:color w:val="000000" w:themeColor="text1"/>
          <w:sz w:val="20"/>
          <w:szCs w:val="20"/>
          <w:lang w:val="en-US"/>
        </w:rPr>
      </w:pPr>
      <w:r w:rsidRPr="00CC0718">
        <w:rPr>
          <w:color w:val="000000" w:themeColor="text1"/>
          <w:sz w:val="20"/>
          <w:szCs w:val="20"/>
          <w:lang w:val="en-US"/>
        </w:rPr>
        <w:t xml:space="preserve">28:11 - I4: </w:t>
      </w:r>
      <w:r w:rsidRPr="00CC0718">
        <w:tab/>
      </w:r>
      <w:r w:rsidRPr="00CC0718">
        <w:rPr>
          <w:color w:val="000000" w:themeColor="text1"/>
          <w:sz w:val="20"/>
          <w:szCs w:val="20"/>
          <w:lang w:val="en-US"/>
        </w:rPr>
        <w:t>It's out there.</w:t>
      </w:r>
    </w:p>
    <w:p w:rsidRPr="00CC0718" w:rsidR="6C42950B" w:rsidP="6C42950B" w:rsidRDefault="6C42950B" w14:paraId="182675CD" w14:textId="474FEE45">
      <w:pPr>
        <w:jc w:val="both"/>
        <w:rPr>
          <w:color w:val="000000" w:themeColor="text1"/>
          <w:sz w:val="20"/>
          <w:szCs w:val="20"/>
          <w:lang w:val="en-US"/>
        </w:rPr>
      </w:pPr>
    </w:p>
    <w:p w:rsidRPr="00CC0718" w:rsidR="6B8ADC9B" w:rsidP="6C42950B" w:rsidRDefault="6B8ADC9B" w14:paraId="35D4488F" w14:textId="17CFF2BD">
      <w:pPr>
        <w:jc w:val="both"/>
        <w:rPr>
          <w:color w:val="000000" w:themeColor="text1"/>
          <w:sz w:val="20"/>
          <w:szCs w:val="20"/>
          <w:lang w:val="en-US"/>
        </w:rPr>
      </w:pPr>
      <w:r w:rsidRPr="00CC0718">
        <w:rPr>
          <w:color w:val="000000" w:themeColor="text1"/>
          <w:sz w:val="20"/>
          <w:szCs w:val="20"/>
          <w:lang w:val="en-US"/>
        </w:rPr>
        <w:t xml:space="preserve">28:12 - P7: </w:t>
      </w:r>
      <w:r w:rsidRPr="00CC0718">
        <w:tab/>
      </w:r>
      <w:r w:rsidRPr="00CC0718">
        <w:rPr>
          <w:color w:val="000000" w:themeColor="text1"/>
          <w:sz w:val="20"/>
          <w:szCs w:val="20"/>
          <w:lang w:val="en-US"/>
        </w:rPr>
        <w:t>Yeah, it's kind of outdated. That's true.</w:t>
      </w:r>
    </w:p>
    <w:p w:rsidRPr="00CC0718" w:rsidR="6C42950B" w:rsidP="6C42950B" w:rsidRDefault="6C42950B" w14:paraId="1C0AAE6F" w14:textId="2328079E">
      <w:pPr>
        <w:jc w:val="both"/>
        <w:rPr>
          <w:color w:val="000000" w:themeColor="text1"/>
          <w:sz w:val="20"/>
          <w:szCs w:val="20"/>
          <w:lang w:val="en-US"/>
        </w:rPr>
      </w:pPr>
    </w:p>
    <w:p w:rsidRPr="00CC0718" w:rsidR="6B8ADC9B" w:rsidP="6C42950B" w:rsidRDefault="6B8ADC9B" w14:paraId="6672ABB9" w14:textId="48C7084B">
      <w:pPr>
        <w:ind w:left="1440" w:hanging="1440"/>
        <w:jc w:val="both"/>
        <w:rPr>
          <w:color w:val="000000" w:themeColor="text1"/>
          <w:sz w:val="20"/>
          <w:szCs w:val="20"/>
          <w:lang w:val="en-US"/>
        </w:rPr>
      </w:pPr>
      <w:r w:rsidRPr="00CC0718">
        <w:rPr>
          <w:color w:val="000000" w:themeColor="text1"/>
          <w:sz w:val="20"/>
          <w:szCs w:val="20"/>
          <w:lang w:val="en-US"/>
        </w:rPr>
        <w:t>28:15 - I4:</w:t>
      </w:r>
      <w:r w:rsidRPr="00CC0718">
        <w:tab/>
      </w:r>
      <w:r w:rsidRPr="00CC0718">
        <w:rPr>
          <w:color w:val="000000" w:themeColor="text1"/>
          <w:sz w:val="20"/>
          <w:szCs w:val="20"/>
          <w:lang w:val="en-US"/>
        </w:rPr>
        <w:t>Okay. Coming to the next question, does your student club team have specialized marketing skills or knowledge to help you with this marketing activities?</w:t>
      </w:r>
    </w:p>
    <w:p w:rsidRPr="00CC0718" w:rsidR="6C42950B" w:rsidP="6C42950B" w:rsidRDefault="6C42950B" w14:paraId="61EAE159" w14:textId="221B3247">
      <w:pPr>
        <w:jc w:val="both"/>
        <w:rPr>
          <w:color w:val="000000" w:themeColor="text1"/>
          <w:sz w:val="20"/>
          <w:szCs w:val="20"/>
          <w:lang w:val="en-US"/>
        </w:rPr>
      </w:pPr>
    </w:p>
    <w:p w:rsidRPr="00CC0718" w:rsidR="6B8ADC9B" w:rsidP="6C42950B" w:rsidRDefault="6B8ADC9B" w14:paraId="7AA8090D" w14:textId="6367CCB1">
      <w:pPr>
        <w:ind w:left="1440" w:hanging="1440"/>
        <w:jc w:val="both"/>
        <w:rPr>
          <w:color w:val="000000" w:themeColor="text1"/>
          <w:sz w:val="20"/>
          <w:szCs w:val="20"/>
          <w:lang w:val="en-US"/>
        </w:rPr>
      </w:pPr>
      <w:r w:rsidRPr="00CC0718">
        <w:rPr>
          <w:color w:val="000000" w:themeColor="text1"/>
          <w:sz w:val="20"/>
          <w:szCs w:val="20"/>
          <w:lang w:val="en-US"/>
        </w:rPr>
        <w:t>28:26 - P7:</w:t>
      </w:r>
      <w:r w:rsidRPr="00CC0718">
        <w:tab/>
      </w:r>
      <w:proofErr w:type="gramStart"/>
      <w:r w:rsidRPr="00CC0718">
        <w:rPr>
          <w:color w:val="000000" w:themeColor="text1"/>
          <w:sz w:val="20"/>
          <w:szCs w:val="20"/>
          <w:lang w:val="en-US"/>
        </w:rPr>
        <w:t>So</w:t>
      </w:r>
      <w:proofErr w:type="gramEnd"/>
      <w:r w:rsidRPr="00CC0718">
        <w:rPr>
          <w:color w:val="000000" w:themeColor="text1"/>
          <w:sz w:val="20"/>
          <w:szCs w:val="20"/>
          <w:lang w:val="en-US"/>
        </w:rPr>
        <w:t xml:space="preserve"> me being the chair of marketing, I have a few years of experience with respect to marketing. So not only that, </w:t>
      </w:r>
      <w:proofErr w:type="gramStart"/>
      <w:r w:rsidRPr="00CC0718">
        <w:rPr>
          <w:color w:val="000000" w:themeColor="text1"/>
          <w:sz w:val="20"/>
          <w:szCs w:val="20"/>
          <w:lang w:val="en-US"/>
        </w:rPr>
        <w:t>marketing could</w:t>
      </w:r>
      <w:proofErr w:type="gramEnd"/>
      <w:r w:rsidRPr="00CC0718">
        <w:rPr>
          <w:color w:val="000000" w:themeColor="text1"/>
          <w:sz w:val="20"/>
          <w:szCs w:val="20"/>
          <w:lang w:val="en-US"/>
        </w:rPr>
        <w:t xml:space="preserve"> be done in many ways and marketing, you know, I believe personally that, you know, marketing cannot be learnt, you know, it has to be experienced. So, so far, I have a team count of four people in my marketing team. And we are slowly encouraging them to experience how marketing works, how to reach to people, how to propose to people of a new idea. Because, you know, humans, we being humans, we tend to stick to the OGs, right? We tend to only stick with the originals that we've experienced, right? We don't tend to experience new things. We're not inclined towards that.</w:t>
      </w:r>
    </w:p>
    <w:p w:rsidRPr="00CC0718" w:rsidR="6C42950B" w:rsidP="6C42950B" w:rsidRDefault="6C42950B" w14:paraId="783448ED" w14:textId="5CB0DEB4">
      <w:pPr>
        <w:jc w:val="both"/>
        <w:rPr>
          <w:color w:val="000000" w:themeColor="text1"/>
          <w:sz w:val="20"/>
          <w:szCs w:val="20"/>
          <w:lang w:val="en-US"/>
        </w:rPr>
      </w:pPr>
    </w:p>
    <w:p w:rsidRPr="00CC0718" w:rsidR="6B8ADC9B" w:rsidP="6C42950B" w:rsidRDefault="6B8ADC9B" w14:paraId="0043AE78" w14:textId="5164C977">
      <w:pPr>
        <w:ind w:left="1440" w:hanging="1440"/>
        <w:jc w:val="both"/>
        <w:rPr>
          <w:color w:val="000000" w:themeColor="text1"/>
          <w:sz w:val="20"/>
          <w:szCs w:val="20"/>
          <w:lang w:val="en-US"/>
        </w:rPr>
      </w:pPr>
      <w:r w:rsidRPr="00CC0718">
        <w:rPr>
          <w:color w:val="000000" w:themeColor="text1"/>
          <w:sz w:val="20"/>
          <w:szCs w:val="20"/>
          <w:lang w:val="en-US"/>
        </w:rPr>
        <w:t xml:space="preserve">29:26 - I4: </w:t>
      </w:r>
      <w:r w:rsidRPr="00CC0718">
        <w:tab/>
      </w:r>
      <w:r w:rsidRPr="00CC0718">
        <w:rPr>
          <w:color w:val="000000" w:themeColor="text1"/>
          <w:sz w:val="20"/>
          <w:szCs w:val="20"/>
          <w:lang w:val="en-US"/>
        </w:rPr>
        <w:t xml:space="preserve">Okay. </w:t>
      </w:r>
      <w:proofErr w:type="gramStart"/>
      <w:r w:rsidRPr="00CC0718">
        <w:rPr>
          <w:color w:val="000000" w:themeColor="text1"/>
          <w:sz w:val="20"/>
          <w:szCs w:val="20"/>
          <w:lang w:val="en-US"/>
        </w:rPr>
        <w:t>So</w:t>
      </w:r>
      <w:proofErr w:type="gramEnd"/>
      <w:r w:rsidRPr="00CC0718">
        <w:rPr>
          <w:color w:val="000000" w:themeColor="text1"/>
          <w:sz w:val="20"/>
          <w:szCs w:val="20"/>
          <w:lang w:val="en-US"/>
        </w:rPr>
        <w:t xml:space="preserve"> like, if yes, can you please share some marketing skills that your team needs or possesses?</w:t>
      </w:r>
    </w:p>
    <w:p w:rsidRPr="00CC0718" w:rsidR="6C42950B" w:rsidP="6C42950B" w:rsidRDefault="6C42950B" w14:paraId="1D804E0B" w14:textId="52CEB2F8">
      <w:pPr>
        <w:jc w:val="both"/>
        <w:rPr>
          <w:color w:val="000000" w:themeColor="text1"/>
          <w:sz w:val="20"/>
          <w:szCs w:val="20"/>
          <w:lang w:val="en-US"/>
        </w:rPr>
      </w:pPr>
    </w:p>
    <w:p w:rsidRPr="00CC0718" w:rsidR="6B8ADC9B" w:rsidP="6C42950B" w:rsidRDefault="6B8ADC9B" w14:paraId="7A5387F4" w14:textId="05E756B7">
      <w:pPr>
        <w:ind w:left="1440" w:hanging="1440"/>
        <w:jc w:val="both"/>
        <w:rPr>
          <w:color w:val="000000" w:themeColor="text1"/>
          <w:sz w:val="20"/>
          <w:szCs w:val="20"/>
          <w:lang w:val="en-US"/>
        </w:rPr>
      </w:pPr>
      <w:r w:rsidRPr="00CC0718">
        <w:rPr>
          <w:color w:val="000000" w:themeColor="text1"/>
          <w:sz w:val="20"/>
          <w:szCs w:val="20"/>
          <w:lang w:val="en-US"/>
        </w:rPr>
        <w:t xml:space="preserve">29:38 - P7: </w:t>
      </w:r>
      <w:r w:rsidRPr="00CC0718">
        <w:tab/>
      </w:r>
      <w:r w:rsidRPr="00CC0718">
        <w:rPr>
          <w:color w:val="000000" w:themeColor="text1"/>
          <w:sz w:val="20"/>
          <w:szCs w:val="20"/>
          <w:lang w:val="en-US"/>
        </w:rPr>
        <w:t xml:space="preserve">So far, </w:t>
      </w:r>
      <w:proofErr w:type="gramStart"/>
      <w:r w:rsidRPr="00CC0718">
        <w:rPr>
          <w:color w:val="000000" w:themeColor="text1"/>
          <w:sz w:val="20"/>
          <w:szCs w:val="20"/>
          <w:lang w:val="en-US"/>
        </w:rPr>
        <w:t>We</w:t>
      </w:r>
      <w:proofErr w:type="gramEnd"/>
      <w:r w:rsidRPr="00CC0718">
        <w:rPr>
          <w:color w:val="000000" w:themeColor="text1"/>
          <w:sz w:val="20"/>
          <w:szCs w:val="20"/>
          <w:lang w:val="en-US"/>
        </w:rPr>
        <w:t xml:space="preserve"> are expecting people with SEOs and SMOs, social media marketing, social media optimizing, search engine optimization, people with search engine optimization for our website to, you know, whenever people tend to search us out, we have to, the crawler should bring our website to the top. </w:t>
      </w:r>
      <w:proofErr w:type="gramStart"/>
      <w:r w:rsidRPr="00CC0718">
        <w:rPr>
          <w:color w:val="000000" w:themeColor="text1"/>
          <w:sz w:val="20"/>
          <w:szCs w:val="20"/>
          <w:lang w:val="en-US"/>
        </w:rPr>
        <w:t>So</w:t>
      </w:r>
      <w:proofErr w:type="gramEnd"/>
      <w:r w:rsidRPr="00CC0718">
        <w:rPr>
          <w:color w:val="000000" w:themeColor="text1"/>
          <w:sz w:val="20"/>
          <w:szCs w:val="20"/>
          <w:lang w:val="en-US"/>
        </w:rPr>
        <w:t xml:space="preserve"> we need people with a lot of search engine optimization methods and methodology. We need people who can handle social media like pros, because why not? A fancy looking and attractive looking social media homepage and a social media handle would attract a lot of people, right?</w:t>
      </w:r>
    </w:p>
    <w:p w:rsidRPr="00CC0718" w:rsidR="6C42950B" w:rsidP="6C42950B" w:rsidRDefault="6C42950B" w14:paraId="353A22E4" w14:textId="6E8A0188">
      <w:pPr>
        <w:jc w:val="both"/>
        <w:rPr>
          <w:color w:val="000000" w:themeColor="text1"/>
          <w:sz w:val="20"/>
          <w:szCs w:val="20"/>
          <w:lang w:val="en-US"/>
        </w:rPr>
      </w:pPr>
    </w:p>
    <w:p w:rsidRPr="00CC0718" w:rsidR="6B8ADC9B" w:rsidP="6C42950B" w:rsidRDefault="6B8ADC9B" w14:paraId="3B332CEE" w14:textId="79F0584B">
      <w:pPr>
        <w:jc w:val="both"/>
        <w:rPr>
          <w:color w:val="000000" w:themeColor="text1"/>
          <w:sz w:val="20"/>
          <w:szCs w:val="20"/>
          <w:lang w:val="en-US"/>
        </w:rPr>
      </w:pPr>
      <w:r w:rsidRPr="00CC0718">
        <w:rPr>
          <w:color w:val="000000" w:themeColor="text1"/>
          <w:sz w:val="20"/>
          <w:szCs w:val="20"/>
          <w:lang w:val="en-US"/>
        </w:rPr>
        <w:t>30:28 - I4:</w:t>
      </w:r>
      <w:r w:rsidRPr="00CC0718">
        <w:tab/>
      </w:r>
      <w:r w:rsidRPr="00CC0718">
        <w:rPr>
          <w:color w:val="000000" w:themeColor="text1"/>
          <w:sz w:val="20"/>
          <w:szCs w:val="20"/>
          <w:lang w:val="en-US"/>
        </w:rPr>
        <w:t>Yes.</w:t>
      </w:r>
    </w:p>
    <w:p w:rsidRPr="00CC0718" w:rsidR="6C42950B" w:rsidP="6C42950B" w:rsidRDefault="6C42950B" w14:paraId="129A16B7" w14:textId="1C186D20">
      <w:pPr>
        <w:jc w:val="both"/>
        <w:rPr>
          <w:color w:val="000000" w:themeColor="text1"/>
          <w:sz w:val="20"/>
          <w:szCs w:val="20"/>
          <w:lang w:val="en-US"/>
        </w:rPr>
      </w:pPr>
    </w:p>
    <w:p w:rsidRPr="00CC0718" w:rsidR="6B8ADC9B" w:rsidP="6C42950B" w:rsidRDefault="6B8ADC9B" w14:paraId="2A2DA9AD" w14:textId="0A28D8CE">
      <w:pPr>
        <w:ind w:left="1440" w:hanging="1440"/>
        <w:jc w:val="both"/>
        <w:rPr>
          <w:color w:val="000000" w:themeColor="text1"/>
          <w:sz w:val="20"/>
          <w:szCs w:val="20"/>
          <w:lang w:val="en-US"/>
        </w:rPr>
      </w:pPr>
      <w:r w:rsidRPr="00CC0718">
        <w:rPr>
          <w:color w:val="000000" w:themeColor="text1"/>
          <w:sz w:val="20"/>
          <w:szCs w:val="20"/>
          <w:lang w:val="en-US"/>
        </w:rPr>
        <w:t xml:space="preserve">30:32 - I4: </w:t>
      </w:r>
      <w:r w:rsidRPr="00CC0718">
        <w:tab/>
      </w:r>
      <w:r w:rsidRPr="00CC0718">
        <w:rPr>
          <w:color w:val="000000" w:themeColor="text1"/>
          <w:sz w:val="20"/>
          <w:szCs w:val="20"/>
          <w:lang w:val="en-US"/>
        </w:rPr>
        <w:t>Coming to the next question, do you think your club needs marketing support or services that can help you to accomplish the tasks that you mentioned in the earlier question?</w:t>
      </w:r>
    </w:p>
    <w:p w:rsidRPr="00CC0718" w:rsidR="6C42950B" w:rsidP="6C42950B" w:rsidRDefault="6C42950B" w14:paraId="48EB3EE2" w14:textId="329C93FD">
      <w:pPr>
        <w:jc w:val="both"/>
        <w:rPr>
          <w:color w:val="000000" w:themeColor="text1"/>
          <w:sz w:val="20"/>
          <w:szCs w:val="20"/>
          <w:lang w:val="en-US"/>
        </w:rPr>
      </w:pPr>
    </w:p>
    <w:p w:rsidRPr="00CC0718" w:rsidR="6B8ADC9B" w:rsidP="6C42950B" w:rsidRDefault="6B8ADC9B" w14:paraId="16BBF4CB" w14:textId="7FBE6E64">
      <w:pPr>
        <w:ind w:left="1440" w:hanging="1440"/>
        <w:jc w:val="both"/>
        <w:rPr>
          <w:color w:val="000000" w:themeColor="text1"/>
          <w:sz w:val="20"/>
          <w:szCs w:val="20"/>
          <w:lang w:val="en-US"/>
        </w:rPr>
      </w:pPr>
      <w:r w:rsidRPr="00CC0718">
        <w:rPr>
          <w:color w:val="000000" w:themeColor="text1"/>
          <w:sz w:val="20"/>
          <w:szCs w:val="20"/>
          <w:lang w:val="en-US"/>
        </w:rPr>
        <w:t xml:space="preserve">30:42 - P7: </w:t>
      </w:r>
      <w:r w:rsidRPr="00CC0718">
        <w:tab/>
      </w:r>
      <w:r w:rsidRPr="00CC0718">
        <w:rPr>
          <w:color w:val="000000" w:themeColor="text1"/>
          <w:sz w:val="20"/>
          <w:szCs w:val="20"/>
          <w:lang w:val="en-US"/>
        </w:rPr>
        <w:t xml:space="preserve">I mean, any help is appreciated because we are comparatively new </w:t>
      </w:r>
      <w:proofErr w:type="gramStart"/>
      <w:r w:rsidRPr="00CC0718">
        <w:rPr>
          <w:color w:val="000000" w:themeColor="text1"/>
          <w:sz w:val="20"/>
          <w:szCs w:val="20"/>
          <w:lang w:val="en-US"/>
        </w:rPr>
        <w:t>clubs</w:t>
      </w:r>
      <w:proofErr w:type="gramEnd"/>
      <w:r w:rsidRPr="00CC0718">
        <w:rPr>
          <w:color w:val="000000" w:themeColor="text1"/>
          <w:sz w:val="20"/>
          <w:szCs w:val="20"/>
          <w:lang w:val="en-US"/>
        </w:rPr>
        <w:t xml:space="preserve"> and any help is absolutely appreciated.</w:t>
      </w:r>
    </w:p>
    <w:p w:rsidRPr="00CC0718" w:rsidR="6C42950B" w:rsidP="6C42950B" w:rsidRDefault="6C42950B" w14:paraId="7F1EAD5E" w14:textId="5DB4EAB9">
      <w:pPr>
        <w:jc w:val="both"/>
        <w:rPr>
          <w:color w:val="000000" w:themeColor="text1"/>
          <w:sz w:val="20"/>
          <w:szCs w:val="20"/>
          <w:lang w:val="en-US"/>
        </w:rPr>
      </w:pPr>
    </w:p>
    <w:p w:rsidRPr="00CC0718" w:rsidR="6B8ADC9B" w:rsidP="6C42950B" w:rsidRDefault="6B8ADC9B" w14:paraId="63EB8741" w14:textId="6E9985B1">
      <w:pPr>
        <w:jc w:val="both"/>
        <w:rPr>
          <w:color w:val="000000" w:themeColor="text1"/>
          <w:sz w:val="20"/>
          <w:szCs w:val="20"/>
          <w:lang w:val="en-US"/>
        </w:rPr>
      </w:pPr>
      <w:r w:rsidRPr="00CC0718">
        <w:rPr>
          <w:color w:val="000000" w:themeColor="text1"/>
          <w:sz w:val="20"/>
          <w:szCs w:val="20"/>
          <w:lang w:val="en-US"/>
        </w:rPr>
        <w:t>30:53 - Unidentified Speaker (I4 ???):</w:t>
      </w:r>
      <w:r w:rsidRPr="00CC0718">
        <w:tab/>
      </w:r>
      <w:r w:rsidRPr="00CC0718">
        <w:rPr>
          <w:color w:val="000000" w:themeColor="text1"/>
          <w:sz w:val="20"/>
          <w:szCs w:val="20"/>
          <w:lang w:val="en-US"/>
        </w:rPr>
        <w:t>Okay.</w:t>
      </w:r>
    </w:p>
    <w:p w:rsidRPr="00CC0718" w:rsidR="6C42950B" w:rsidP="6C42950B" w:rsidRDefault="6C42950B" w14:paraId="65FD78DF" w14:textId="2D243A06">
      <w:pPr>
        <w:jc w:val="both"/>
        <w:rPr>
          <w:color w:val="000000" w:themeColor="text1"/>
          <w:sz w:val="20"/>
          <w:szCs w:val="20"/>
          <w:lang w:val="en-US"/>
        </w:rPr>
      </w:pPr>
    </w:p>
    <w:p w:rsidRPr="00CC0718" w:rsidR="6B8ADC9B" w:rsidP="6C42950B" w:rsidRDefault="6B8ADC9B" w14:paraId="3628A38E" w14:textId="210B69F2">
      <w:pPr>
        <w:jc w:val="both"/>
        <w:rPr>
          <w:color w:val="000000" w:themeColor="text1"/>
          <w:sz w:val="20"/>
          <w:szCs w:val="20"/>
          <w:lang w:val="en-US"/>
        </w:rPr>
      </w:pPr>
      <w:r w:rsidRPr="00CC0718">
        <w:rPr>
          <w:color w:val="000000" w:themeColor="text1"/>
          <w:sz w:val="20"/>
          <w:szCs w:val="20"/>
          <w:lang w:val="en-US"/>
        </w:rPr>
        <w:t xml:space="preserve">30:56 - I4: </w:t>
      </w:r>
      <w:r w:rsidRPr="00CC0718">
        <w:tab/>
      </w:r>
      <w:r w:rsidRPr="00CC0718">
        <w:rPr>
          <w:color w:val="000000" w:themeColor="text1"/>
          <w:sz w:val="20"/>
          <w:szCs w:val="20"/>
          <w:lang w:val="en-US"/>
        </w:rPr>
        <w:t>As you said, yes. What kind of marketing assistance are you looking for?</w:t>
      </w:r>
    </w:p>
    <w:p w:rsidRPr="00CC0718" w:rsidR="6C42950B" w:rsidP="6C42950B" w:rsidRDefault="6C42950B" w14:paraId="00A87116" w14:textId="52DDB6D8">
      <w:pPr>
        <w:jc w:val="both"/>
        <w:rPr>
          <w:color w:val="000000" w:themeColor="text1"/>
          <w:sz w:val="20"/>
          <w:szCs w:val="20"/>
          <w:lang w:val="en-US"/>
        </w:rPr>
      </w:pPr>
    </w:p>
    <w:p w:rsidRPr="00CC0718" w:rsidR="6B8ADC9B" w:rsidP="6C42950B" w:rsidRDefault="6B8ADC9B" w14:paraId="02C68B1A" w14:textId="43218DBA">
      <w:pPr>
        <w:ind w:left="1440" w:hanging="1440"/>
        <w:jc w:val="both"/>
        <w:rPr>
          <w:color w:val="000000" w:themeColor="text1"/>
          <w:sz w:val="20"/>
          <w:szCs w:val="20"/>
          <w:lang w:val="en-US"/>
        </w:rPr>
      </w:pPr>
      <w:r w:rsidRPr="00CC0718">
        <w:rPr>
          <w:color w:val="000000" w:themeColor="text1"/>
          <w:sz w:val="20"/>
          <w:szCs w:val="20"/>
          <w:lang w:val="en-US"/>
        </w:rPr>
        <w:t>31:02 - P7:</w:t>
      </w:r>
      <w:r w:rsidRPr="00CC0718">
        <w:tab/>
      </w:r>
      <w:r w:rsidRPr="00CC0718">
        <w:rPr>
          <w:color w:val="000000" w:themeColor="text1"/>
          <w:sz w:val="20"/>
          <w:szCs w:val="20"/>
          <w:lang w:val="en-US"/>
        </w:rPr>
        <w:t xml:space="preserve">Mostly outreach. Outreach is what we call it. And </w:t>
      </w:r>
      <w:proofErr w:type="gramStart"/>
      <w:r w:rsidRPr="00CC0718">
        <w:rPr>
          <w:color w:val="000000" w:themeColor="text1"/>
          <w:sz w:val="20"/>
          <w:szCs w:val="20"/>
          <w:lang w:val="en-US"/>
        </w:rPr>
        <w:t>also</w:t>
      </w:r>
      <w:proofErr w:type="gramEnd"/>
      <w:r w:rsidRPr="00CC0718">
        <w:rPr>
          <w:color w:val="000000" w:themeColor="text1"/>
          <w:sz w:val="20"/>
          <w:szCs w:val="20"/>
          <w:lang w:val="en-US"/>
        </w:rPr>
        <w:t xml:space="preserve"> some sort of assistance in the social media handling and optimization would also be appreciated.</w:t>
      </w:r>
    </w:p>
    <w:p w:rsidRPr="00CC0718" w:rsidR="6C42950B" w:rsidP="6C42950B" w:rsidRDefault="6C42950B" w14:paraId="17525FB2" w14:textId="52AE4AEB">
      <w:pPr>
        <w:jc w:val="both"/>
        <w:rPr>
          <w:color w:val="000000" w:themeColor="text1"/>
          <w:sz w:val="20"/>
          <w:szCs w:val="20"/>
          <w:lang w:val="en-US"/>
        </w:rPr>
      </w:pPr>
    </w:p>
    <w:p w:rsidRPr="00CC0718" w:rsidR="6B8ADC9B" w:rsidP="6C42950B" w:rsidRDefault="6B8ADC9B" w14:paraId="1DDCE71C" w14:textId="4F5B954A">
      <w:pPr>
        <w:ind w:left="1440" w:hanging="1440"/>
        <w:jc w:val="both"/>
        <w:rPr>
          <w:color w:val="000000" w:themeColor="text1"/>
          <w:sz w:val="20"/>
          <w:szCs w:val="20"/>
          <w:lang w:val="en-US"/>
        </w:rPr>
      </w:pPr>
      <w:r w:rsidRPr="00CC0718">
        <w:rPr>
          <w:color w:val="000000" w:themeColor="text1"/>
          <w:sz w:val="20"/>
          <w:szCs w:val="20"/>
          <w:lang w:val="en-US"/>
        </w:rPr>
        <w:t xml:space="preserve">31:15 - I4: </w:t>
      </w:r>
      <w:r w:rsidRPr="00CC0718">
        <w:tab/>
      </w:r>
      <w:r w:rsidRPr="00CC0718">
        <w:rPr>
          <w:color w:val="000000" w:themeColor="text1"/>
          <w:sz w:val="20"/>
          <w:szCs w:val="20"/>
          <w:lang w:val="en-US"/>
        </w:rPr>
        <w:t>Okay. Can you give me some examples of specific marketing challenges that the club has faced or is facing?</w:t>
      </w:r>
    </w:p>
    <w:p w:rsidRPr="00CC0718" w:rsidR="6C42950B" w:rsidP="6C42950B" w:rsidRDefault="6C42950B" w14:paraId="2CE4556C" w14:textId="6A4387F8">
      <w:pPr>
        <w:jc w:val="both"/>
        <w:rPr>
          <w:color w:val="000000" w:themeColor="text1"/>
          <w:sz w:val="20"/>
          <w:szCs w:val="20"/>
          <w:lang w:val="en-US"/>
        </w:rPr>
      </w:pPr>
    </w:p>
    <w:p w:rsidRPr="00CC0718" w:rsidR="6B8ADC9B" w:rsidP="6C42950B" w:rsidRDefault="6B8ADC9B" w14:paraId="1C27E373" w14:textId="35BD1BCE">
      <w:pPr>
        <w:ind w:left="1440" w:hanging="1440"/>
        <w:jc w:val="both"/>
        <w:rPr>
          <w:color w:val="000000" w:themeColor="text1"/>
          <w:sz w:val="20"/>
          <w:szCs w:val="20"/>
          <w:lang w:val="en-US"/>
        </w:rPr>
      </w:pPr>
      <w:r w:rsidRPr="00CC0718">
        <w:rPr>
          <w:color w:val="000000" w:themeColor="text1"/>
          <w:sz w:val="20"/>
          <w:szCs w:val="20"/>
          <w:lang w:val="en-US"/>
        </w:rPr>
        <w:t xml:space="preserve">31:26 - P7: </w:t>
      </w:r>
      <w:r w:rsidRPr="00CC0718">
        <w:tab/>
      </w:r>
      <w:r w:rsidRPr="00CC0718">
        <w:rPr>
          <w:color w:val="000000" w:themeColor="text1"/>
          <w:sz w:val="20"/>
          <w:szCs w:val="20"/>
          <w:lang w:val="en-US"/>
        </w:rPr>
        <w:t xml:space="preserve">So far, the reach is one of the major, major marketing challenges. What I can say confidently that any club is facing because not everybody in social media </w:t>
      </w:r>
      <w:proofErr w:type="gramStart"/>
      <w:r w:rsidRPr="00CC0718">
        <w:rPr>
          <w:color w:val="000000" w:themeColor="text1"/>
          <w:sz w:val="20"/>
          <w:szCs w:val="20"/>
          <w:lang w:val="en-US"/>
        </w:rPr>
        <w:t>are</w:t>
      </w:r>
      <w:proofErr w:type="gramEnd"/>
      <w:r w:rsidRPr="00CC0718">
        <w:rPr>
          <w:color w:val="000000" w:themeColor="text1"/>
          <w:sz w:val="20"/>
          <w:szCs w:val="20"/>
          <w:lang w:val="en-US"/>
        </w:rPr>
        <w:t xml:space="preserve"> connected because people tend to ignore when people don't understand the content okay but if we can if we can crack the code of people understanding and people you know connecting to something I think that's a win for us for any club. Yeah.</w:t>
      </w:r>
    </w:p>
    <w:p w:rsidRPr="00CC0718" w:rsidR="6C42950B" w:rsidP="6C42950B" w:rsidRDefault="6C42950B" w14:paraId="40122B2B" w14:textId="00CFA72F">
      <w:pPr>
        <w:jc w:val="both"/>
        <w:rPr>
          <w:color w:val="000000" w:themeColor="text1"/>
          <w:sz w:val="20"/>
          <w:szCs w:val="20"/>
          <w:lang w:val="en-US"/>
        </w:rPr>
      </w:pPr>
    </w:p>
    <w:p w:rsidRPr="00CC0718" w:rsidR="6B8ADC9B" w:rsidP="6C42950B" w:rsidRDefault="6B8ADC9B" w14:paraId="2951CA38" w14:textId="0D4D8054">
      <w:pPr>
        <w:jc w:val="both"/>
        <w:rPr>
          <w:color w:val="000000" w:themeColor="text1"/>
          <w:sz w:val="20"/>
          <w:szCs w:val="20"/>
          <w:lang w:val="en-US"/>
        </w:rPr>
      </w:pPr>
      <w:r w:rsidRPr="00CC0718">
        <w:rPr>
          <w:color w:val="000000" w:themeColor="text1"/>
          <w:sz w:val="20"/>
          <w:szCs w:val="20"/>
          <w:lang w:val="en-US"/>
        </w:rPr>
        <w:t xml:space="preserve">32:01 - I4: </w:t>
      </w:r>
      <w:r w:rsidRPr="00CC0718">
        <w:tab/>
      </w:r>
      <w:r w:rsidRPr="00CC0718">
        <w:rPr>
          <w:color w:val="000000" w:themeColor="text1"/>
          <w:sz w:val="20"/>
          <w:szCs w:val="20"/>
          <w:lang w:val="en-US"/>
        </w:rPr>
        <w:t>Okay. Do you have any inactive numbers or like members?</w:t>
      </w:r>
    </w:p>
    <w:p w:rsidRPr="00CC0718" w:rsidR="6C42950B" w:rsidP="6C42950B" w:rsidRDefault="6C42950B" w14:paraId="749C8F1E" w14:textId="2124E78E">
      <w:pPr>
        <w:jc w:val="both"/>
        <w:rPr>
          <w:color w:val="000000" w:themeColor="text1"/>
          <w:sz w:val="20"/>
          <w:szCs w:val="20"/>
          <w:lang w:val="en-US"/>
        </w:rPr>
      </w:pPr>
    </w:p>
    <w:p w:rsidRPr="00CC0718" w:rsidR="6B8ADC9B" w:rsidP="6C42950B" w:rsidRDefault="6B8ADC9B" w14:paraId="74FF294A" w14:textId="0A89E039">
      <w:pPr>
        <w:jc w:val="both"/>
        <w:rPr>
          <w:color w:val="000000" w:themeColor="text1"/>
          <w:sz w:val="20"/>
          <w:szCs w:val="20"/>
          <w:lang w:val="en-US"/>
        </w:rPr>
      </w:pPr>
      <w:r w:rsidRPr="00CC0718">
        <w:rPr>
          <w:color w:val="000000" w:themeColor="text1"/>
          <w:sz w:val="20"/>
          <w:szCs w:val="20"/>
          <w:lang w:val="en-US"/>
        </w:rPr>
        <w:t xml:space="preserve">32:09 - P7: </w:t>
      </w:r>
      <w:r w:rsidRPr="00CC0718">
        <w:tab/>
      </w:r>
      <w:r w:rsidRPr="00CC0718">
        <w:rPr>
          <w:color w:val="000000" w:themeColor="text1"/>
          <w:sz w:val="20"/>
          <w:szCs w:val="20"/>
          <w:lang w:val="en-US"/>
        </w:rPr>
        <w:t>Oh, so far Colibri is not having any inactive members.</w:t>
      </w:r>
    </w:p>
    <w:p w:rsidRPr="00CC0718" w:rsidR="6C42950B" w:rsidP="6C42950B" w:rsidRDefault="6C42950B" w14:paraId="46EB78AD" w14:textId="31A9B3D5">
      <w:pPr>
        <w:jc w:val="both"/>
        <w:rPr>
          <w:color w:val="000000" w:themeColor="text1"/>
          <w:sz w:val="20"/>
          <w:szCs w:val="20"/>
          <w:lang w:val="en-US"/>
        </w:rPr>
      </w:pPr>
    </w:p>
    <w:p w:rsidRPr="00CC0718" w:rsidR="6B8ADC9B" w:rsidP="6C42950B" w:rsidRDefault="6B8ADC9B" w14:paraId="44CE0921" w14:textId="4573F7D5">
      <w:pPr>
        <w:jc w:val="both"/>
        <w:rPr>
          <w:color w:val="000000" w:themeColor="text1"/>
          <w:sz w:val="20"/>
          <w:szCs w:val="20"/>
          <w:lang w:val="en-US"/>
        </w:rPr>
      </w:pPr>
      <w:r w:rsidRPr="00CC0718">
        <w:rPr>
          <w:color w:val="000000" w:themeColor="text1"/>
          <w:sz w:val="20"/>
          <w:szCs w:val="20"/>
          <w:lang w:val="en-US"/>
        </w:rPr>
        <w:t>32:13 - Unidentified Speaker (I4 ???):</w:t>
      </w:r>
      <w:r w:rsidRPr="00CC0718">
        <w:tab/>
      </w:r>
      <w:r w:rsidRPr="00CC0718">
        <w:rPr>
          <w:color w:val="000000" w:themeColor="text1"/>
          <w:sz w:val="20"/>
          <w:szCs w:val="20"/>
          <w:lang w:val="en-US"/>
        </w:rPr>
        <w:t>Okay.</w:t>
      </w:r>
    </w:p>
    <w:p w:rsidRPr="00CC0718" w:rsidR="6C42950B" w:rsidP="6C42950B" w:rsidRDefault="6C42950B" w14:paraId="6D7B46DA" w14:textId="0ACF7C7C">
      <w:pPr>
        <w:jc w:val="both"/>
        <w:rPr>
          <w:color w:val="000000" w:themeColor="text1"/>
          <w:sz w:val="20"/>
          <w:szCs w:val="20"/>
          <w:lang w:val="en-US"/>
        </w:rPr>
      </w:pPr>
    </w:p>
    <w:p w:rsidRPr="00CC0718" w:rsidR="6B8ADC9B" w:rsidP="6C42950B" w:rsidRDefault="6B8ADC9B" w14:paraId="71F62726" w14:textId="42233212">
      <w:pPr>
        <w:jc w:val="both"/>
        <w:rPr>
          <w:color w:val="000000" w:themeColor="text1"/>
          <w:sz w:val="20"/>
          <w:szCs w:val="20"/>
          <w:lang w:val="en-US"/>
        </w:rPr>
      </w:pPr>
      <w:r w:rsidRPr="00CC0718">
        <w:rPr>
          <w:color w:val="000000" w:themeColor="text1"/>
          <w:sz w:val="20"/>
          <w:szCs w:val="20"/>
          <w:lang w:val="en-US"/>
        </w:rPr>
        <w:lastRenderedPageBreak/>
        <w:t>32:14 - P7:</w:t>
      </w:r>
      <w:r w:rsidRPr="00CC0718">
        <w:tab/>
      </w:r>
      <w:r w:rsidRPr="00CC0718">
        <w:rPr>
          <w:color w:val="000000" w:themeColor="text1"/>
          <w:sz w:val="20"/>
          <w:szCs w:val="20"/>
          <w:lang w:val="en-US"/>
        </w:rPr>
        <w:t>Everybody is super active.</w:t>
      </w:r>
    </w:p>
    <w:p w:rsidRPr="00CC0718" w:rsidR="6C42950B" w:rsidP="6C42950B" w:rsidRDefault="6C42950B" w14:paraId="64E56EBC" w14:textId="36FA42C2">
      <w:pPr>
        <w:jc w:val="both"/>
        <w:rPr>
          <w:color w:val="000000" w:themeColor="text1"/>
          <w:sz w:val="20"/>
          <w:szCs w:val="20"/>
          <w:lang w:val="en-US"/>
        </w:rPr>
      </w:pPr>
    </w:p>
    <w:p w:rsidRPr="00CC0718" w:rsidR="6B8ADC9B" w:rsidP="6C42950B" w:rsidRDefault="6B8ADC9B" w14:paraId="68B7CC3B" w14:textId="55E7BAEB">
      <w:pPr>
        <w:ind w:left="1440" w:hanging="1440"/>
        <w:jc w:val="both"/>
        <w:rPr>
          <w:color w:val="000000" w:themeColor="text1"/>
          <w:sz w:val="20"/>
          <w:szCs w:val="20"/>
          <w:lang w:val="en-US"/>
        </w:rPr>
      </w:pPr>
      <w:r w:rsidRPr="00CC0718">
        <w:rPr>
          <w:color w:val="000000" w:themeColor="text1"/>
          <w:sz w:val="20"/>
          <w:szCs w:val="20"/>
          <w:lang w:val="en-US"/>
        </w:rPr>
        <w:t xml:space="preserve">32:19 - I4: </w:t>
      </w:r>
      <w:r w:rsidRPr="00CC0718">
        <w:tab/>
      </w:r>
      <w:r w:rsidRPr="00CC0718">
        <w:rPr>
          <w:color w:val="000000" w:themeColor="text1"/>
          <w:sz w:val="20"/>
          <w:szCs w:val="20"/>
          <w:lang w:val="en-US"/>
        </w:rPr>
        <w:t xml:space="preserve">Okay. </w:t>
      </w:r>
      <w:proofErr w:type="gramStart"/>
      <w:r w:rsidRPr="00CC0718">
        <w:rPr>
          <w:color w:val="000000" w:themeColor="text1"/>
          <w:sz w:val="20"/>
          <w:szCs w:val="20"/>
          <w:lang w:val="en-US"/>
        </w:rPr>
        <w:t>So</w:t>
      </w:r>
      <w:proofErr w:type="gramEnd"/>
      <w:r w:rsidRPr="00CC0718">
        <w:rPr>
          <w:color w:val="000000" w:themeColor="text1"/>
          <w:sz w:val="20"/>
          <w:szCs w:val="20"/>
          <w:lang w:val="en-US"/>
        </w:rPr>
        <w:t xml:space="preserve"> is there any awareness like we are not to spread awareness in the WPI University about your club?</w:t>
      </w:r>
    </w:p>
    <w:p w:rsidRPr="00CC0718" w:rsidR="6C42950B" w:rsidP="6C42950B" w:rsidRDefault="6C42950B" w14:paraId="4DE18C6C" w14:textId="27D79F61">
      <w:pPr>
        <w:jc w:val="both"/>
        <w:rPr>
          <w:color w:val="000000" w:themeColor="text1"/>
          <w:sz w:val="20"/>
          <w:szCs w:val="20"/>
          <w:lang w:val="en-US"/>
        </w:rPr>
      </w:pPr>
    </w:p>
    <w:p w:rsidRPr="00CC0718" w:rsidR="6B8ADC9B" w:rsidP="6C42950B" w:rsidRDefault="6B8ADC9B" w14:paraId="3E890CF1" w14:textId="5C6B4F46">
      <w:pPr>
        <w:jc w:val="both"/>
        <w:rPr>
          <w:color w:val="000000" w:themeColor="text1"/>
          <w:sz w:val="20"/>
          <w:szCs w:val="20"/>
          <w:lang w:val="en-US"/>
        </w:rPr>
      </w:pPr>
      <w:r w:rsidRPr="00CC0718">
        <w:rPr>
          <w:color w:val="000000" w:themeColor="text1"/>
          <w:sz w:val="20"/>
          <w:szCs w:val="20"/>
          <w:lang w:val="en-US"/>
        </w:rPr>
        <w:t xml:space="preserve">32:32 - P7: </w:t>
      </w:r>
      <w:r w:rsidRPr="00CC0718">
        <w:tab/>
      </w:r>
      <w:r w:rsidRPr="00CC0718">
        <w:rPr>
          <w:color w:val="000000" w:themeColor="text1"/>
          <w:sz w:val="20"/>
          <w:szCs w:val="20"/>
          <w:lang w:val="en-US"/>
        </w:rPr>
        <w:t>Sorry, I couldn't get the question. Could you please repeat it?</w:t>
      </w:r>
    </w:p>
    <w:p w:rsidRPr="00CC0718" w:rsidR="6C42950B" w:rsidP="6C42950B" w:rsidRDefault="6C42950B" w14:paraId="1CB80C29" w14:textId="09D81EC4">
      <w:pPr>
        <w:jc w:val="both"/>
        <w:rPr>
          <w:color w:val="000000" w:themeColor="text1"/>
          <w:sz w:val="20"/>
          <w:szCs w:val="20"/>
          <w:lang w:val="en-US"/>
        </w:rPr>
      </w:pPr>
    </w:p>
    <w:p w:rsidRPr="00CC0718" w:rsidR="6B8ADC9B" w:rsidP="6C42950B" w:rsidRDefault="6B8ADC9B" w14:paraId="3724A93E" w14:textId="7E8B2566">
      <w:pPr>
        <w:jc w:val="both"/>
        <w:rPr>
          <w:color w:val="000000" w:themeColor="text1"/>
          <w:sz w:val="20"/>
          <w:szCs w:val="20"/>
          <w:lang w:val="en-US"/>
        </w:rPr>
      </w:pPr>
      <w:r w:rsidRPr="00CC0718">
        <w:rPr>
          <w:color w:val="000000" w:themeColor="text1"/>
          <w:sz w:val="20"/>
          <w:szCs w:val="20"/>
          <w:lang w:val="en-US"/>
        </w:rPr>
        <w:t>32:35 - I4:</w:t>
      </w:r>
      <w:r w:rsidRPr="00CC0718">
        <w:tab/>
      </w:r>
      <w:r w:rsidRPr="00CC0718">
        <w:rPr>
          <w:color w:val="000000" w:themeColor="text1"/>
          <w:sz w:val="20"/>
          <w:szCs w:val="20"/>
          <w:lang w:val="en-US"/>
        </w:rPr>
        <w:t>Do your club is not able to spread awareness among the WPI community?</w:t>
      </w:r>
    </w:p>
    <w:p w:rsidRPr="00CC0718" w:rsidR="6C42950B" w:rsidP="6C42950B" w:rsidRDefault="6C42950B" w14:paraId="5E47C7EE" w14:textId="7346BDF9">
      <w:pPr>
        <w:jc w:val="both"/>
        <w:rPr>
          <w:color w:val="000000" w:themeColor="text1"/>
          <w:sz w:val="20"/>
          <w:szCs w:val="20"/>
          <w:lang w:val="en-US"/>
        </w:rPr>
      </w:pPr>
    </w:p>
    <w:p w:rsidRPr="00CC0718" w:rsidR="6B8ADC9B" w:rsidP="6C42950B" w:rsidRDefault="6B8ADC9B" w14:paraId="19675B99" w14:textId="710E7474">
      <w:pPr>
        <w:ind w:left="1440" w:hanging="1440"/>
        <w:jc w:val="both"/>
        <w:rPr>
          <w:color w:val="000000" w:themeColor="text1"/>
          <w:sz w:val="20"/>
          <w:szCs w:val="20"/>
          <w:lang w:val="en-US"/>
        </w:rPr>
      </w:pPr>
      <w:r w:rsidRPr="00CC0718">
        <w:rPr>
          <w:color w:val="000000" w:themeColor="text1"/>
          <w:sz w:val="20"/>
          <w:szCs w:val="20"/>
          <w:lang w:val="en-US"/>
        </w:rPr>
        <w:t>32:40 - P7:</w:t>
      </w:r>
      <w:r w:rsidRPr="00CC0718">
        <w:tab/>
      </w:r>
      <w:r w:rsidRPr="00CC0718">
        <w:rPr>
          <w:color w:val="000000" w:themeColor="text1"/>
          <w:sz w:val="20"/>
          <w:szCs w:val="20"/>
          <w:lang w:val="en-US"/>
        </w:rPr>
        <w:t xml:space="preserve">No, I could not answer that as of now because we are three months old club. And you know, that's a that's a rather big question to be answered. </w:t>
      </w:r>
      <w:proofErr w:type="gramStart"/>
      <w:r w:rsidRPr="00CC0718">
        <w:rPr>
          <w:color w:val="000000" w:themeColor="text1"/>
          <w:sz w:val="20"/>
          <w:szCs w:val="20"/>
          <w:lang w:val="en-US"/>
        </w:rPr>
        <w:t>So</w:t>
      </w:r>
      <w:proofErr w:type="gramEnd"/>
      <w:r w:rsidRPr="00CC0718">
        <w:rPr>
          <w:color w:val="000000" w:themeColor="text1"/>
          <w:sz w:val="20"/>
          <w:szCs w:val="20"/>
          <w:lang w:val="en-US"/>
        </w:rPr>
        <w:t xml:space="preserve"> I also believe that you know, to come up with any initiative or you know, to influence a community such as WPI, it needs its voice need to be like super, super hard. It should be super loud to be heard either. </w:t>
      </w:r>
      <w:proofErr w:type="gramStart"/>
      <w:r w:rsidRPr="00CC0718">
        <w:rPr>
          <w:color w:val="000000" w:themeColor="text1"/>
          <w:sz w:val="20"/>
          <w:szCs w:val="20"/>
          <w:lang w:val="en-US"/>
        </w:rPr>
        <w:t>So</w:t>
      </w:r>
      <w:proofErr w:type="gramEnd"/>
      <w:r w:rsidRPr="00CC0718">
        <w:rPr>
          <w:color w:val="000000" w:themeColor="text1"/>
          <w:sz w:val="20"/>
          <w:szCs w:val="20"/>
          <w:lang w:val="en-US"/>
        </w:rPr>
        <w:t xml:space="preserve"> I think we still have time to prove and yeah, why not?</w:t>
      </w:r>
    </w:p>
    <w:p w:rsidRPr="00CC0718" w:rsidR="6C42950B" w:rsidP="6C42950B" w:rsidRDefault="6C42950B" w14:paraId="60AC5FAC" w14:textId="23978A72">
      <w:pPr>
        <w:jc w:val="both"/>
        <w:rPr>
          <w:color w:val="000000" w:themeColor="text1"/>
          <w:sz w:val="20"/>
          <w:szCs w:val="20"/>
          <w:lang w:val="en-US"/>
        </w:rPr>
      </w:pPr>
    </w:p>
    <w:p w:rsidRPr="00CC0718" w:rsidR="6B8ADC9B" w:rsidP="6C42950B" w:rsidRDefault="6B8ADC9B" w14:paraId="145CDD34" w14:textId="473FDF39">
      <w:pPr>
        <w:jc w:val="both"/>
        <w:rPr>
          <w:color w:val="000000" w:themeColor="text1"/>
          <w:sz w:val="20"/>
          <w:szCs w:val="20"/>
          <w:lang w:val="en-US"/>
        </w:rPr>
      </w:pPr>
      <w:r w:rsidRPr="00CC0718">
        <w:rPr>
          <w:color w:val="000000" w:themeColor="text1"/>
          <w:sz w:val="20"/>
          <w:szCs w:val="20"/>
          <w:lang w:val="en-US"/>
        </w:rPr>
        <w:t>33:17 - I4:</w:t>
      </w:r>
      <w:r w:rsidRPr="00CC0718">
        <w:tab/>
      </w:r>
      <w:r w:rsidRPr="00CC0718">
        <w:rPr>
          <w:color w:val="000000" w:themeColor="text1"/>
          <w:sz w:val="20"/>
          <w:szCs w:val="20"/>
          <w:lang w:val="en-US"/>
        </w:rPr>
        <w:t>And what have you what about your student engagement?</w:t>
      </w:r>
    </w:p>
    <w:p w:rsidRPr="00CC0718" w:rsidR="6C42950B" w:rsidP="6C42950B" w:rsidRDefault="6C42950B" w14:paraId="04F738FC" w14:textId="095D3378">
      <w:pPr>
        <w:jc w:val="both"/>
        <w:rPr>
          <w:color w:val="000000" w:themeColor="text1"/>
          <w:sz w:val="20"/>
          <w:szCs w:val="20"/>
          <w:lang w:val="en-US"/>
        </w:rPr>
      </w:pPr>
    </w:p>
    <w:p w:rsidRPr="00CC0718" w:rsidR="6B8ADC9B" w:rsidP="6C42950B" w:rsidRDefault="6B8ADC9B" w14:paraId="08080ED8" w14:textId="4D5F6C12">
      <w:pPr>
        <w:ind w:left="1440" w:hanging="1440"/>
        <w:jc w:val="both"/>
        <w:rPr>
          <w:color w:val="000000" w:themeColor="text1"/>
          <w:sz w:val="20"/>
          <w:szCs w:val="20"/>
          <w:lang w:val="en-US"/>
        </w:rPr>
      </w:pPr>
      <w:r w:rsidRPr="00CC0718">
        <w:rPr>
          <w:color w:val="000000" w:themeColor="text1"/>
          <w:sz w:val="20"/>
          <w:szCs w:val="20"/>
          <w:lang w:val="en-US"/>
        </w:rPr>
        <w:t>33:23 - P7:</w:t>
      </w:r>
      <w:r w:rsidRPr="00CC0718">
        <w:tab/>
      </w:r>
      <w:r w:rsidRPr="00CC0718">
        <w:rPr>
          <w:color w:val="000000" w:themeColor="text1"/>
          <w:sz w:val="20"/>
          <w:szCs w:val="20"/>
          <w:lang w:val="en-US"/>
        </w:rPr>
        <w:t xml:space="preserve">So </w:t>
      </w:r>
      <w:proofErr w:type="gramStart"/>
      <w:r w:rsidRPr="00CC0718">
        <w:rPr>
          <w:color w:val="000000" w:themeColor="text1"/>
          <w:sz w:val="20"/>
          <w:szCs w:val="20"/>
          <w:lang w:val="en-US"/>
        </w:rPr>
        <w:t>far</w:t>
      </w:r>
      <w:proofErr w:type="gramEnd"/>
      <w:r w:rsidRPr="00CC0718">
        <w:rPr>
          <w:color w:val="000000" w:themeColor="text1"/>
          <w:sz w:val="20"/>
          <w:szCs w:val="20"/>
          <w:lang w:val="en-US"/>
        </w:rPr>
        <w:t xml:space="preserve"> I would say we are doing good because we are getting all the impressions we are getting all the you know engagement we are getting pulse so I feel we are doing good for now.</w:t>
      </w:r>
    </w:p>
    <w:p w:rsidRPr="00CC0718" w:rsidR="6C42950B" w:rsidP="6C42950B" w:rsidRDefault="6C42950B" w14:paraId="199E4C53" w14:textId="3C5A4A61">
      <w:pPr>
        <w:jc w:val="both"/>
        <w:rPr>
          <w:color w:val="000000" w:themeColor="text1"/>
          <w:sz w:val="20"/>
          <w:szCs w:val="20"/>
          <w:lang w:val="en-US"/>
        </w:rPr>
      </w:pPr>
    </w:p>
    <w:p w:rsidRPr="00CC0718" w:rsidR="6B8ADC9B" w:rsidP="6C42950B" w:rsidRDefault="6B8ADC9B" w14:paraId="115B3948" w14:textId="52D0158A">
      <w:pPr>
        <w:jc w:val="both"/>
        <w:rPr>
          <w:color w:val="000000" w:themeColor="text1"/>
          <w:sz w:val="20"/>
          <w:szCs w:val="20"/>
          <w:lang w:val="en-US"/>
        </w:rPr>
      </w:pPr>
      <w:r w:rsidRPr="00CC0718">
        <w:rPr>
          <w:color w:val="000000" w:themeColor="text1"/>
          <w:sz w:val="20"/>
          <w:szCs w:val="20"/>
          <w:lang w:val="en-US"/>
        </w:rPr>
        <w:t>33:42 - I4:</w:t>
      </w:r>
      <w:r w:rsidRPr="00CC0718">
        <w:tab/>
      </w:r>
      <w:r w:rsidRPr="00CC0718">
        <w:rPr>
          <w:color w:val="000000" w:themeColor="text1"/>
          <w:sz w:val="20"/>
          <w:szCs w:val="20"/>
          <w:lang w:val="en-US"/>
        </w:rPr>
        <w:t>Do your club ever done any collaboration with other clubs?</w:t>
      </w:r>
    </w:p>
    <w:p w:rsidRPr="00CC0718" w:rsidR="6C42950B" w:rsidP="6C42950B" w:rsidRDefault="6C42950B" w14:paraId="554B46C4" w14:textId="21044242">
      <w:pPr>
        <w:jc w:val="both"/>
        <w:rPr>
          <w:color w:val="000000" w:themeColor="text1"/>
          <w:sz w:val="20"/>
          <w:szCs w:val="20"/>
          <w:lang w:val="en-US"/>
        </w:rPr>
      </w:pPr>
    </w:p>
    <w:p w:rsidRPr="00CC0718" w:rsidR="6B8ADC9B" w:rsidP="6C42950B" w:rsidRDefault="6B8ADC9B" w14:paraId="7E819532" w14:textId="2B11D286">
      <w:pPr>
        <w:ind w:left="1440" w:hanging="1440"/>
        <w:jc w:val="both"/>
        <w:rPr>
          <w:color w:val="000000" w:themeColor="text1"/>
          <w:sz w:val="20"/>
          <w:szCs w:val="20"/>
          <w:lang w:val="en-US"/>
        </w:rPr>
      </w:pPr>
      <w:r w:rsidRPr="00CC0718">
        <w:rPr>
          <w:color w:val="000000" w:themeColor="text1"/>
          <w:sz w:val="20"/>
          <w:szCs w:val="20"/>
          <w:lang w:val="en-US"/>
        </w:rPr>
        <w:t xml:space="preserve">33:47 - P7: </w:t>
      </w:r>
      <w:r w:rsidRPr="00CC0718">
        <w:tab/>
      </w:r>
      <w:r w:rsidRPr="00CC0718">
        <w:rPr>
          <w:color w:val="000000" w:themeColor="text1"/>
          <w:sz w:val="20"/>
          <w:szCs w:val="20"/>
          <w:lang w:val="en-US"/>
        </w:rPr>
        <w:t xml:space="preserve">Yeah, we've done so </w:t>
      </w:r>
      <w:proofErr w:type="gramStart"/>
      <w:r w:rsidRPr="00CC0718">
        <w:rPr>
          <w:color w:val="000000" w:themeColor="text1"/>
          <w:sz w:val="20"/>
          <w:szCs w:val="20"/>
          <w:lang w:val="en-US"/>
        </w:rPr>
        <w:t>far</w:t>
      </w:r>
      <w:proofErr w:type="gramEnd"/>
      <w:r w:rsidRPr="00CC0718">
        <w:rPr>
          <w:color w:val="000000" w:themeColor="text1"/>
          <w:sz w:val="20"/>
          <w:szCs w:val="20"/>
          <w:lang w:val="en-US"/>
        </w:rPr>
        <w:t xml:space="preserve"> a couple of collaborations. We've collaborated with three other clubs for the demo day, for the resume review, for the mentor link, and we are expecting more to come.</w:t>
      </w:r>
    </w:p>
    <w:p w:rsidRPr="00CC0718" w:rsidR="6C42950B" w:rsidP="6C42950B" w:rsidRDefault="6C42950B" w14:paraId="3AFCDBD0" w14:textId="0A0A7EF3">
      <w:pPr>
        <w:jc w:val="both"/>
        <w:rPr>
          <w:color w:val="000000" w:themeColor="text1"/>
          <w:sz w:val="20"/>
          <w:szCs w:val="20"/>
          <w:lang w:val="en-US"/>
        </w:rPr>
      </w:pPr>
    </w:p>
    <w:p w:rsidRPr="00CC0718" w:rsidR="6B8ADC9B" w:rsidP="6C42950B" w:rsidRDefault="6B8ADC9B" w14:paraId="6D57E5B6" w14:textId="24AA3E49">
      <w:pPr>
        <w:ind w:left="1440" w:hanging="1440"/>
        <w:jc w:val="both"/>
        <w:rPr>
          <w:color w:val="000000" w:themeColor="text1"/>
          <w:sz w:val="20"/>
          <w:szCs w:val="20"/>
          <w:lang w:val="en-US"/>
        </w:rPr>
      </w:pPr>
      <w:r w:rsidRPr="00CC0718">
        <w:rPr>
          <w:color w:val="000000" w:themeColor="text1"/>
          <w:sz w:val="20"/>
          <w:szCs w:val="20"/>
          <w:lang w:val="en-US"/>
        </w:rPr>
        <w:t xml:space="preserve">34:04 - I4: </w:t>
      </w:r>
      <w:r w:rsidRPr="00CC0718">
        <w:tab/>
      </w:r>
      <w:r w:rsidRPr="00CC0718">
        <w:rPr>
          <w:color w:val="000000" w:themeColor="text1"/>
          <w:sz w:val="20"/>
          <w:szCs w:val="20"/>
          <w:lang w:val="en-US"/>
        </w:rPr>
        <w:t xml:space="preserve">Okay. </w:t>
      </w:r>
      <w:proofErr w:type="gramStart"/>
      <w:r w:rsidRPr="00CC0718">
        <w:rPr>
          <w:color w:val="000000" w:themeColor="text1"/>
          <w:sz w:val="20"/>
          <w:szCs w:val="20"/>
          <w:lang w:val="en-US"/>
        </w:rPr>
        <w:t>So</w:t>
      </w:r>
      <w:proofErr w:type="gramEnd"/>
      <w:r w:rsidRPr="00CC0718">
        <w:rPr>
          <w:color w:val="000000" w:themeColor="text1"/>
          <w:sz w:val="20"/>
          <w:szCs w:val="20"/>
          <w:lang w:val="en-US"/>
        </w:rPr>
        <w:t xml:space="preserve"> coming to the perspective of marketing club, what do you think about the idea of having a marketing club at WPI? That provides marketing services and resources to the club like yours on </w:t>
      </w:r>
      <w:proofErr w:type="gramStart"/>
      <w:r w:rsidRPr="00CC0718">
        <w:rPr>
          <w:color w:val="000000" w:themeColor="text1"/>
          <w:sz w:val="20"/>
          <w:szCs w:val="20"/>
          <w:lang w:val="en-US"/>
        </w:rPr>
        <w:t>campus?</w:t>
      </w:r>
      <w:proofErr w:type="gramEnd"/>
    </w:p>
    <w:p w:rsidRPr="00CC0718" w:rsidR="6C42950B" w:rsidP="6C42950B" w:rsidRDefault="6C42950B" w14:paraId="6DDB7911" w14:textId="629445E4">
      <w:pPr>
        <w:jc w:val="both"/>
        <w:rPr>
          <w:color w:val="000000" w:themeColor="text1"/>
          <w:sz w:val="20"/>
          <w:szCs w:val="20"/>
          <w:lang w:val="en-US"/>
        </w:rPr>
      </w:pPr>
    </w:p>
    <w:p w:rsidRPr="00CC0718" w:rsidR="6B8ADC9B" w:rsidP="6C42950B" w:rsidRDefault="6B8ADC9B" w14:paraId="311D47C2" w14:textId="7552A5EB">
      <w:pPr>
        <w:ind w:left="1440" w:hanging="1440"/>
        <w:jc w:val="both"/>
        <w:rPr>
          <w:color w:val="000000" w:themeColor="text1"/>
          <w:sz w:val="20"/>
          <w:szCs w:val="20"/>
          <w:lang w:val="en-US"/>
        </w:rPr>
      </w:pPr>
      <w:r w:rsidRPr="00CC0718">
        <w:rPr>
          <w:color w:val="000000" w:themeColor="text1"/>
          <w:sz w:val="20"/>
          <w:szCs w:val="20"/>
          <w:lang w:val="en-US"/>
        </w:rPr>
        <w:t>34:21 - P7:</w:t>
      </w:r>
      <w:r w:rsidRPr="00CC0718">
        <w:tab/>
      </w:r>
      <w:r w:rsidRPr="00CC0718">
        <w:rPr>
          <w:color w:val="000000" w:themeColor="text1"/>
          <w:sz w:val="20"/>
          <w:szCs w:val="20"/>
          <w:lang w:val="en-US"/>
        </w:rPr>
        <w:t xml:space="preserve">I mean, that would be a great initiative if that's a thing, if marketing club is a thing. </w:t>
      </w:r>
      <w:proofErr w:type="gramStart"/>
      <w:r w:rsidRPr="00CC0718">
        <w:rPr>
          <w:color w:val="000000" w:themeColor="text1"/>
          <w:sz w:val="20"/>
          <w:szCs w:val="20"/>
          <w:lang w:val="en-US"/>
        </w:rPr>
        <w:t>Because,</w:t>
      </w:r>
      <w:proofErr w:type="gramEnd"/>
      <w:r w:rsidRPr="00CC0718">
        <w:rPr>
          <w:color w:val="000000" w:themeColor="text1"/>
          <w:sz w:val="20"/>
          <w:szCs w:val="20"/>
          <w:lang w:val="en-US"/>
        </w:rPr>
        <w:t xml:space="preserve"> I4, I feel, as I already quoted in my previous questions and answers, that not every club is having all the reach possible. If marketing club can have all the reach possible, reaching out to you guys in terms of publishing our content, that would be great. That would be </w:t>
      </w:r>
      <w:proofErr w:type="gramStart"/>
      <w:r w:rsidRPr="00CC0718">
        <w:rPr>
          <w:color w:val="000000" w:themeColor="text1"/>
          <w:sz w:val="20"/>
          <w:szCs w:val="20"/>
          <w:lang w:val="en-US"/>
        </w:rPr>
        <w:t>really great</w:t>
      </w:r>
      <w:proofErr w:type="gramEnd"/>
      <w:r w:rsidRPr="00CC0718">
        <w:rPr>
          <w:color w:val="000000" w:themeColor="text1"/>
          <w:sz w:val="20"/>
          <w:szCs w:val="20"/>
          <w:lang w:val="en-US"/>
        </w:rPr>
        <w:t>.</w:t>
      </w:r>
    </w:p>
    <w:p w:rsidRPr="00CC0718" w:rsidR="6C42950B" w:rsidP="6C42950B" w:rsidRDefault="6C42950B" w14:paraId="301FF1DA" w14:textId="7B71BC65">
      <w:pPr>
        <w:jc w:val="both"/>
        <w:rPr>
          <w:color w:val="000000" w:themeColor="text1"/>
          <w:sz w:val="20"/>
          <w:szCs w:val="20"/>
          <w:lang w:val="en-US"/>
        </w:rPr>
      </w:pPr>
    </w:p>
    <w:p w:rsidRPr="00CC0718" w:rsidR="6B8ADC9B" w:rsidP="6C42950B" w:rsidRDefault="6B8ADC9B" w14:paraId="6D9B83CD" w14:textId="24DB162F">
      <w:pPr>
        <w:ind w:left="1440" w:hanging="1440"/>
        <w:jc w:val="both"/>
        <w:rPr>
          <w:color w:val="000000" w:themeColor="text1"/>
          <w:sz w:val="20"/>
          <w:szCs w:val="20"/>
          <w:lang w:val="en-US"/>
        </w:rPr>
      </w:pPr>
      <w:r w:rsidRPr="00CC0718">
        <w:rPr>
          <w:color w:val="000000" w:themeColor="text1"/>
          <w:sz w:val="20"/>
          <w:szCs w:val="20"/>
          <w:lang w:val="en-US"/>
        </w:rPr>
        <w:t>34:59 - I4:</w:t>
      </w:r>
      <w:r w:rsidRPr="00CC0718">
        <w:tab/>
      </w:r>
      <w:r w:rsidRPr="00CC0718">
        <w:rPr>
          <w:color w:val="000000" w:themeColor="text1"/>
          <w:sz w:val="20"/>
          <w:szCs w:val="20"/>
          <w:lang w:val="en-US"/>
        </w:rPr>
        <w:t>As you said, if it's a great idea, what do you think so? Like, why do you think so? And how will it help your club?</w:t>
      </w:r>
    </w:p>
    <w:p w:rsidRPr="00CC0718" w:rsidR="6C42950B" w:rsidP="6C42950B" w:rsidRDefault="6C42950B" w14:paraId="2F538945" w14:textId="2C94A970">
      <w:pPr>
        <w:jc w:val="both"/>
        <w:rPr>
          <w:color w:val="000000" w:themeColor="text1"/>
          <w:sz w:val="20"/>
          <w:szCs w:val="20"/>
          <w:lang w:val="en-US"/>
        </w:rPr>
      </w:pPr>
    </w:p>
    <w:p w:rsidRPr="00CC0718" w:rsidR="6B8ADC9B" w:rsidP="6C42950B" w:rsidRDefault="6B8ADC9B" w14:paraId="56291F34" w14:textId="36E12E9D">
      <w:pPr>
        <w:ind w:left="1440" w:hanging="1440"/>
        <w:jc w:val="both"/>
        <w:rPr>
          <w:color w:val="000000" w:themeColor="text1"/>
          <w:sz w:val="20"/>
          <w:szCs w:val="20"/>
          <w:lang w:val="en-US"/>
        </w:rPr>
      </w:pPr>
      <w:r w:rsidRPr="00CC0718">
        <w:rPr>
          <w:color w:val="000000" w:themeColor="text1"/>
          <w:sz w:val="20"/>
          <w:szCs w:val="20"/>
          <w:lang w:val="en-US"/>
        </w:rPr>
        <w:t>35:06 - P7:</w:t>
      </w:r>
      <w:r w:rsidRPr="00CC0718">
        <w:tab/>
      </w:r>
      <w:r w:rsidRPr="00CC0718">
        <w:rPr>
          <w:color w:val="000000" w:themeColor="text1"/>
          <w:sz w:val="20"/>
          <w:szCs w:val="20"/>
          <w:lang w:val="en-US"/>
        </w:rPr>
        <w:t xml:space="preserve">I mean, firstly, </w:t>
      </w:r>
      <w:proofErr w:type="gramStart"/>
      <w:r w:rsidRPr="00CC0718">
        <w:rPr>
          <w:color w:val="000000" w:themeColor="text1"/>
          <w:sz w:val="20"/>
          <w:szCs w:val="20"/>
          <w:lang w:val="en-US"/>
        </w:rPr>
        <w:t>it would it would</w:t>
      </w:r>
      <w:proofErr w:type="gramEnd"/>
      <w:r w:rsidRPr="00CC0718">
        <w:rPr>
          <w:color w:val="000000" w:themeColor="text1"/>
          <w:sz w:val="20"/>
          <w:szCs w:val="20"/>
          <w:lang w:val="en-US"/>
        </w:rPr>
        <w:t xml:space="preserve"> help us reach all of our target audience. Secondly, if 100 people are attending our events, maybe 200 or 300 will be attending, the count will exponentially increase. Thirdly, what I would say is we will get all the reach possible. Right. </w:t>
      </w:r>
      <w:proofErr w:type="gramStart"/>
      <w:r w:rsidRPr="00CC0718">
        <w:rPr>
          <w:color w:val="000000" w:themeColor="text1"/>
          <w:sz w:val="20"/>
          <w:szCs w:val="20"/>
          <w:lang w:val="en-US"/>
        </w:rPr>
        <w:t>So</w:t>
      </w:r>
      <w:proofErr w:type="gramEnd"/>
      <w:r w:rsidRPr="00CC0718">
        <w:rPr>
          <w:color w:val="000000" w:themeColor="text1"/>
          <w:sz w:val="20"/>
          <w:szCs w:val="20"/>
          <w:lang w:val="en-US"/>
        </w:rPr>
        <w:t xml:space="preserve"> I feel that's a great idea. But the services should be free for the students of WPA.</w:t>
      </w:r>
    </w:p>
    <w:p w:rsidRPr="00CC0718" w:rsidR="6C42950B" w:rsidP="6C42950B" w:rsidRDefault="6C42950B" w14:paraId="592639A0" w14:textId="701C39CE">
      <w:pPr>
        <w:jc w:val="both"/>
        <w:rPr>
          <w:color w:val="000000" w:themeColor="text1"/>
          <w:sz w:val="20"/>
          <w:szCs w:val="20"/>
          <w:lang w:val="en-US"/>
        </w:rPr>
      </w:pPr>
    </w:p>
    <w:p w:rsidRPr="00CC0718" w:rsidR="6B8ADC9B" w:rsidP="6C42950B" w:rsidRDefault="6B8ADC9B" w14:paraId="26D8D3CF" w14:textId="4C430C10">
      <w:pPr>
        <w:ind w:left="1440" w:hanging="1440"/>
        <w:jc w:val="both"/>
        <w:rPr>
          <w:color w:val="000000" w:themeColor="text1"/>
          <w:sz w:val="20"/>
          <w:szCs w:val="20"/>
          <w:lang w:val="en-US"/>
        </w:rPr>
      </w:pPr>
      <w:r w:rsidRPr="00CC0718">
        <w:rPr>
          <w:color w:val="000000" w:themeColor="text1"/>
          <w:sz w:val="20"/>
          <w:szCs w:val="20"/>
          <w:lang w:val="en-US"/>
        </w:rPr>
        <w:t>35:41 - I4:</w:t>
      </w:r>
      <w:r w:rsidRPr="00CC0718">
        <w:tab/>
      </w:r>
      <w:r w:rsidRPr="00CC0718">
        <w:rPr>
          <w:color w:val="000000" w:themeColor="text1"/>
          <w:sz w:val="20"/>
          <w:szCs w:val="20"/>
          <w:lang w:val="en-US"/>
        </w:rPr>
        <w:t>Okay, that's my upcoming question. How could a marketing club best demonstrate its value to the student organization like yours?</w:t>
      </w:r>
    </w:p>
    <w:p w:rsidRPr="00CC0718" w:rsidR="6C42950B" w:rsidP="6C42950B" w:rsidRDefault="6C42950B" w14:paraId="37419AAF" w14:textId="2A2134D6">
      <w:pPr>
        <w:jc w:val="both"/>
        <w:rPr>
          <w:color w:val="000000" w:themeColor="text1"/>
          <w:sz w:val="20"/>
          <w:szCs w:val="20"/>
          <w:lang w:val="en-US"/>
        </w:rPr>
      </w:pPr>
    </w:p>
    <w:p w:rsidRPr="00CC0718" w:rsidR="6B8ADC9B" w:rsidP="6C42950B" w:rsidRDefault="6B8ADC9B" w14:paraId="09B68E7F" w14:textId="105485B7">
      <w:pPr>
        <w:jc w:val="both"/>
        <w:rPr>
          <w:color w:val="000000" w:themeColor="text1"/>
          <w:sz w:val="20"/>
          <w:szCs w:val="20"/>
          <w:lang w:val="en-US"/>
        </w:rPr>
      </w:pPr>
      <w:r w:rsidRPr="00CC0718">
        <w:rPr>
          <w:color w:val="000000" w:themeColor="text1"/>
          <w:sz w:val="20"/>
          <w:szCs w:val="20"/>
          <w:lang w:val="en-US"/>
        </w:rPr>
        <w:t>35:52 - P7:</w:t>
      </w:r>
      <w:r w:rsidRPr="00CC0718">
        <w:tab/>
      </w:r>
      <w:r w:rsidRPr="00CC0718">
        <w:rPr>
          <w:color w:val="000000" w:themeColor="text1"/>
          <w:sz w:val="20"/>
          <w:szCs w:val="20"/>
          <w:lang w:val="en-US"/>
        </w:rPr>
        <w:t xml:space="preserve">It could absolutely be of value if it is free of cost. </w:t>
      </w:r>
      <w:proofErr w:type="gramStart"/>
      <w:r w:rsidRPr="00CC0718">
        <w:rPr>
          <w:color w:val="000000" w:themeColor="text1"/>
          <w:sz w:val="20"/>
          <w:szCs w:val="20"/>
          <w:lang w:val="en-US"/>
        </w:rPr>
        <w:t>So</w:t>
      </w:r>
      <w:proofErr w:type="gramEnd"/>
      <w:r w:rsidRPr="00CC0718">
        <w:rPr>
          <w:color w:val="000000" w:themeColor="text1"/>
          <w:sz w:val="20"/>
          <w:szCs w:val="20"/>
          <w:lang w:val="en-US"/>
        </w:rPr>
        <w:t xml:space="preserve"> what cost?</w:t>
      </w:r>
    </w:p>
    <w:p w:rsidRPr="00CC0718" w:rsidR="6C42950B" w:rsidP="6C42950B" w:rsidRDefault="6C42950B" w14:paraId="70DB025E" w14:textId="65ACA79B">
      <w:pPr>
        <w:jc w:val="both"/>
        <w:rPr>
          <w:color w:val="000000" w:themeColor="text1"/>
          <w:sz w:val="20"/>
          <w:szCs w:val="20"/>
          <w:lang w:val="en-US"/>
        </w:rPr>
      </w:pPr>
    </w:p>
    <w:p w:rsidRPr="00CC0718" w:rsidR="6B8ADC9B" w:rsidP="6C42950B" w:rsidRDefault="6B8ADC9B" w14:paraId="4FE9F9C4" w14:textId="2FBEE5BA">
      <w:pPr>
        <w:jc w:val="both"/>
        <w:rPr>
          <w:color w:val="000000" w:themeColor="text1"/>
          <w:sz w:val="20"/>
          <w:szCs w:val="20"/>
          <w:lang w:val="en-US"/>
        </w:rPr>
      </w:pPr>
      <w:r w:rsidRPr="00CC0718">
        <w:rPr>
          <w:color w:val="000000" w:themeColor="text1"/>
          <w:sz w:val="20"/>
          <w:szCs w:val="20"/>
          <w:lang w:val="en-US"/>
        </w:rPr>
        <w:t>36:01 - I4:</w:t>
      </w:r>
      <w:r w:rsidRPr="00CC0718">
        <w:tab/>
      </w:r>
      <w:r w:rsidRPr="00CC0718">
        <w:rPr>
          <w:color w:val="000000" w:themeColor="text1"/>
          <w:sz w:val="20"/>
          <w:szCs w:val="20"/>
          <w:lang w:val="en-US"/>
        </w:rPr>
        <w:t>I'm not talking about the cost here.</w:t>
      </w:r>
    </w:p>
    <w:p w:rsidRPr="00CC0718" w:rsidR="6C42950B" w:rsidP="6C42950B" w:rsidRDefault="6C42950B" w14:paraId="18061E97" w14:textId="219302BC">
      <w:pPr>
        <w:jc w:val="both"/>
        <w:rPr>
          <w:color w:val="000000" w:themeColor="text1"/>
          <w:sz w:val="20"/>
          <w:szCs w:val="20"/>
          <w:lang w:val="en-US"/>
        </w:rPr>
      </w:pPr>
    </w:p>
    <w:p w:rsidRPr="00CC0718" w:rsidR="6B8ADC9B" w:rsidP="6C42950B" w:rsidRDefault="6B8ADC9B" w14:paraId="15ABBFC6" w14:textId="2B22C80E">
      <w:pPr>
        <w:ind w:left="1440" w:hanging="1440"/>
        <w:jc w:val="both"/>
        <w:rPr>
          <w:color w:val="000000" w:themeColor="text1"/>
          <w:sz w:val="20"/>
          <w:szCs w:val="20"/>
          <w:lang w:val="en-US"/>
        </w:rPr>
      </w:pPr>
      <w:r w:rsidRPr="00CC0718">
        <w:rPr>
          <w:color w:val="000000" w:themeColor="text1"/>
          <w:sz w:val="20"/>
          <w:szCs w:val="20"/>
          <w:lang w:val="en-US"/>
        </w:rPr>
        <w:lastRenderedPageBreak/>
        <w:t>36:02 - P7:</w:t>
      </w:r>
      <w:r w:rsidRPr="00CC0718">
        <w:tab/>
      </w:r>
      <w:r w:rsidRPr="00CC0718">
        <w:rPr>
          <w:color w:val="000000" w:themeColor="text1"/>
          <w:sz w:val="20"/>
          <w:szCs w:val="20"/>
          <w:lang w:val="en-US"/>
        </w:rPr>
        <w:t>I mean, that's one of my I mean, you know that's one of my offers that's it but you know I have I think I've answered this in the previous question itself that you know it would give us the ultimate reach if marketing club could correct the code of you know having the engagement of all the students in WPI okay so if they have that that code cracked and we as club members or club [finding words] club owners come to take your services, that would be of great use.</w:t>
      </w:r>
    </w:p>
    <w:p w:rsidRPr="00CC0718" w:rsidR="6C42950B" w:rsidP="6C42950B" w:rsidRDefault="6C42950B" w14:paraId="63B7DCBD" w14:textId="57D8C5A5">
      <w:pPr>
        <w:jc w:val="both"/>
        <w:rPr>
          <w:color w:val="000000" w:themeColor="text1"/>
          <w:sz w:val="20"/>
          <w:szCs w:val="20"/>
          <w:lang w:val="en-US"/>
        </w:rPr>
      </w:pPr>
    </w:p>
    <w:p w:rsidRPr="00CC0718" w:rsidR="6B8ADC9B" w:rsidP="6C42950B" w:rsidRDefault="6B8ADC9B" w14:paraId="6A987C7F" w14:textId="74B45031">
      <w:pPr>
        <w:ind w:left="1440" w:hanging="1440"/>
        <w:jc w:val="both"/>
        <w:rPr>
          <w:color w:val="000000" w:themeColor="text1"/>
          <w:sz w:val="20"/>
          <w:szCs w:val="20"/>
          <w:lang w:val="en-US"/>
        </w:rPr>
      </w:pPr>
      <w:r w:rsidRPr="00CC0718">
        <w:rPr>
          <w:color w:val="000000" w:themeColor="text1"/>
          <w:sz w:val="20"/>
          <w:szCs w:val="20"/>
          <w:lang w:val="en-US"/>
        </w:rPr>
        <w:t>36:40 - I4:</w:t>
      </w:r>
      <w:r w:rsidRPr="00CC0718">
        <w:tab/>
      </w:r>
      <w:r w:rsidRPr="00CC0718">
        <w:rPr>
          <w:color w:val="000000" w:themeColor="text1"/>
          <w:sz w:val="20"/>
          <w:szCs w:val="20"/>
          <w:lang w:val="en-US"/>
        </w:rPr>
        <w:t xml:space="preserve">Okay. I also have an additional question. If there is a marketing club at WPI University that helps the club like yours, which is new. </w:t>
      </w:r>
      <w:proofErr w:type="gramStart"/>
      <w:r w:rsidRPr="00CC0718">
        <w:rPr>
          <w:color w:val="000000" w:themeColor="text1"/>
          <w:sz w:val="20"/>
          <w:szCs w:val="20"/>
          <w:lang w:val="en-US"/>
        </w:rPr>
        <w:t>So</w:t>
      </w:r>
      <w:proofErr w:type="gramEnd"/>
      <w:r w:rsidRPr="00CC0718">
        <w:rPr>
          <w:color w:val="000000" w:themeColor="text1"/>
          <w:sz w:val="20"/>
          <w:szCs w:val="20"/>
          <w:lang w:val="en-US"/>
        </w:rPr>
        <w:t xml:space="preserve"> what are the qualities or what are the services that you expect from them? Those marketing club?</w:t>
      </w:r>
    </w:p>
    <w:p w:rsidRPr="00CC0718" w:rsidR="6C42950B" w:rsidP="6C42950B" w:rsidRDefault="6C42950B" w14:paraId="0A1D0911" w14:textId="30890D67">
      <w:pPr>
        <w:jc w:val="both"/>
        <w:rPr>
          <w:color w:val="000000" w:themeColor="text1"/>
          <w:sz w:val="20"/>
          <w:szCs w:val="20"/>
          <w:lang w:val="en-US"/>
        </w:rPr>
      </w:pPr>
    </w:p>
    <w:p w:rsidRPr="00CC0718" w:rsidR="6B8ADC9B" w:rsidP="6C42950B" w:rsidRDefault="6B8ADC9B" w14:paraId="7BBFCFFF" w14:textId="36AFDCAD">
      <w:pPr>
        <w:jc w:val="both"/>
        <w:rPr>
          <w:color w:val="000000" w:themeColor="text1"/>
          <w:sz w:val="20"/>
          <w:szCs w:val="20"/>
          <w:lang w:val="en-US"/>
        </w:rPr>
      </w:pPr>
      <w:r w:rsidRPr="00CC0718">
        <w:rPr>
          <w:color w:val="000000" w:themeColor="text1"/>
          <w:sz w:val="20"/>
          <w:szCs w:val="20"/>
          <w:lang w:val="en-US"/>
        </w:rPr>
        <w:t>37:02 - P7:</w:t>
      </w:r>
      <w:r w:rsidRPr="00CC0718">
        <w:tab/>
      </w:r>
      <w:r w:rsidRPr="00CC0718">
        <w:rPr>
          <w:color w:val="000000" w:themeColor="text1"/>
          <w:sz w:val="20"/>
          <w:szCs w:val="20"/>
          <w:lang w:val="en-US"/>
        </w:rPr>
        <w:t>So firstly, I would say outreach.</w:t>
      </w:r>
    </w:p>
    <w:p w:rsidRPr="00CC0718" w:rsidR="6C42950B" w:rsidP="6C42950B" w:rsidRDefault="6C42950B" w14:paraId="7E920515" w14:textId="149F5A8A">
      <w:pPr>
        <w:jc w:val="both"/>
        <w:rPr>
          <w:color w:val="000000" w:themeColor="text1"/>
          <w:sz w:val="20"/>
          <w:szCs w:val="20"/>
          <w:lang w:val="en-US"/>
        </w:rPr>
      </w:pPr>
    </w:p>
    <w:p w:rsidRPr="00CC0718" w:rsidR="6B8ADC9B" w:rsidP="6C42950B" w:rsidRDefault="6B8ADC9B" w14:paraId="5896E98E" w14:textId="1363C5B6">
      <w:pPr>
        <w:jc w:val="both"/>
        <w:rPr>
          <w:color w:val="000000" w:themeColor="text1"/>
          <w:sz w:val="20"/>
          <w:szCs w:val="20"/>
          <w:lang w:val="en-US"/>
        </w:rPr>
      </w:pPr>
      <w:r w:rsidRPr="00CC0718">
        <w:rPr>
          <w:color w:val="000000" w:themeColor="text1"/>
          <w:sz w:val="20"/>
          <w:szCs w:val="20"/>
          <w:lang w:val="en-US"/>
        </w:rPr>
        <w:t>37:04 - Unidentified Speaker (I4 ???): Okay.</w:t>
      </w:r>
    </w:p>
    <w:p w:rsidRPr="00CC0718" w:rsidR="6C42950B" w:rsidP="6C42950B" w:rsidRDefault="6C42950B" w14:paraId="0ECDB39F" w14:textId="51139109">
      <w:pPr>
        <w:jc w:val="both"/>
        <w:rPr>
          <w:color w:val="000000" w:themeColor="text1"/>
          <w:sz w:val="20"/>
          <w:szCs w:val="20"/>
          <w:lang w:val="en-US"/>
        </w:rPr>
      </w:pPr>
    </w:p>
    <w:p w:rsidRPr="00CC0718" w:rsidR="6B8ADC9B" w:rsidP="6C42950B" w:rsidRDefault="6B8ADC9B" w14:paraId="6497D7E1" w14:textId="691E77ED">
      <w:pPr>
        <w:ind w:left="1440" w:hanging="1440"/>
        <w:jc w:val="both"/>
        <w:rPr>
          <w:color w:val="000000" w:themeColor="text1"/>
          <w:sz w:val="20"/>
          <w:szCs w:val="20"/>
          <w:lang w:val="en-US"/>
        </w:rPr>
      </w:pPr>
      <w:r w:rsidRPr="00CC0718">
        <w:rPr>
          <w:color w:val="000000" w:themeColor="text1"/>
          <w:sz w:val="20"/>
          <w:szCs w:val="20"/>
          <w:lang w:val="en-US"/>
        </w:rPr>
        <w:t>37:06 - P7:</w:t>
      </w:r>
      <w:r w:rsidRPr="00CC0718">
        <w:tab/>
      </w:r>
      <w:r w:rsidRPr="00CC0718">
        <w:rPr>
          <w:color w:val="000000" w:themeColor="text1"/>
          <w:sz w:val="20"/>
          <w:szCs w:val="20"/>
          <w:lang w:val="en-US"/>
        </w:rPr>
        <w:t>Secondly, I would say, you know, if there are some trained professionals or trained students, with all the concepts of marketing, like speed, social media, optimizing, be it social media, marketing, or search engine optimization, website development, and if they could give us tips and give us some direction where to work upon. That would be a great tool that we as student clubs can use here at the university.</w:t>
      </w:r>
    </w:p>
    <w:p w:rsidRPr="00CC0718" w:rsidR="6C42950B" w:rsidP="6C42950B" w:rsidRDefault="6C42950B" w14:paraId="15DDA7C2" w14:textId="5BD45834">
      <w:pPr>
        <w:jc w:val="both"/>
        <w:rPr>
          <w:color w:val="000000" w:themeColor="text1"/>
          <w:sz w:val="20"/>
          <w:szCs w:val="20"/>
          <w:lang w:val="en-US"/>
        </w:rPr>
      </w:pPr>
    </w:p>
    <w:p w:rsidRPr="00CC0718" w:rsidR="6B8ADC9B" w:rsidP="6C42950B" w:rsidRDefault="6B8ADC9B" w14:paraId="0D407490" w14:textId="6C050A3E">
      <w:pPr>
        <w:jc w:val="both"/>
        <w:rPr>
          <w:color w:val="000000" w:themeColor="text1"/>
          <w:sz w:val="20"/>
          <w:szCs w:val="20"/>
          <w:lang w:val="en-US"/>
        </w:rPr>
      </w:pPr>
      <w:r w:rsidRPr="00CC0718">
        <w:rPr>
          <w:color w:val="000000" w:themeColor="text1"/>
          <w:sz w:val="20"/>
          <w:szCs w:val="20"/>
          <w:lang w:val="en-US"/>
        </w:rPr>
        <w:t>37:41 - I4:</w:t>
      </w:r>
      <w:r w:rsidRPr="00CC0718">
        <w:tab/>
      </w:r>
      <w:r w:rsidRPr="00CC0718">
        <w:rPr>
          <w:color w:val="000000" w:themeColor="text1"/>
          <w:sz w:val="20"/>
          <w:szCs w:val="20"/>
          <w:lang w:val="en-US"/>
        </w:rPr>
        <w:t>Okay. Would you be willing to pay for these marketing services?</w:t>
      </w:r>
    </w:p>
    <w:p w:rsidRPr="00CC0718" w:rsidR="6C42950B" w:rsidP="6C42950B" w:rsidRDefault="6C42950B" w14:paraId="2299A74E" w14:textId="2BC98AE3">
      <w:pPr>
        <w:jc w:val="both"/>
        <w:rPr>
          <w:color w:val="000000" w:themeColor="text1"/>
          <w:sz w:val="20"/>
          <w:szCs w:val="20"/>
          <w:lang w:val="en-US"/>
        </w:rPr>
      </w:pPr>
    </w:p>
    <w:p w:rsidRPr="00CC0718" w:rsidR="6B8ADC9B" w:rsidP="6C42950B" w:rsidRDefault="6B8ADC9B" w14:paraId="5BA2CE6A" w14:textId="212646B3">
      <w:pPr>
        <w:ind w:left="1440" w:hanging="1440"/>
        <w:jc w:val="both"/>
        <w:rPr>
          <w:color w:val="000000" w:themeColor="text1"/>
          <w:sz w:val="20"/>
          <w:szCs w:val="20"/>
          <w:lang w:val="en-US"/>
        </w:rPr>
      </w:pPr>
      <w:r w:rsidRPr="00CC0718">
        <w:rPr>
          <w:color w:val="000000" w:themeColor="text1"/>
          <w:sz w:val="20"/>
          <w:szCs w:val="20"/>
          <w:lang w:val="en-US"/>
        </w:rPr>
        <w:t>37:48 - P7:</w:t>
      </w:r>
      <w:r w:rsidRPr="00CC0718">
        <w:tab/>
      </w:r>
      <w:r w:rsidRPr="00CC0718">
        <w:rPr>
          <w:color w:val="000000" w:themeColor="text1"/>
          <w:sz w:val="20"/>
          <w:szCs w:val="20"/>
          <w:lang w:val="en-US"/>
        </w:rPr>
        <w:t>It absolutely depends, Aarthi, because as I was previously If WPI is openly funding for any and every club that is coming up with great initiatives and we have all the funds possible, we don't hesitate to pay to any marketing club.</w:t>
      </w:r>
    </w:p>
    <w:p w:rsidRPr="00CC0718" w:rsidR="6C42950B" w:rsidP="6C42950B" w:rsidRDefault="6C42950B" w14:paraId="206CA350" w14:textId="47EE7914">
      <w:pPr>
        <w:jc w:val="both"/>
        <w:rPr>
          <w:color w:val="000000" w:themeColor="text1"/>
          <w:sz w:val="20"/>
          <w:szCs w:val="20"/>
          <w:lang w:val="en-US"/>
        </w:rPr>
      </w:pPr>
    </w:p>
    <w:p w:rsidRPr="00CC0718" w:rsidR="6B8ADC9B" w:rsidP="6C42950B" w:rsidRDefault="6B8ADC9B" w14:paraId="4DE5DCAB" w14:textId="68C54FBF">
      <w:pPr>
        <w:ind w:left="1440" w:hanging="1440"/>
        <w:jc w:val="both"/>
        <w:rPr>
          <w:color w:val="000000" w:themeColor="text1"/>
          <w:sz w:val="20"/>
          <w:szCs w:val="20"/>
          <w:lang w:val="en-US"/>
        </w:rPr>
      </w:pPr>
      <w:r w:rsidRPr="00CC0718">
        <w:rPr>
          <w:color w:val="000000" w:themeColor="text1"/>
          <w:sz w:val="20"/>
          <w:szCs w:val="20"/>
          <w:lang w:val="en-US"/>
        </w:rPr>
        <w:t>38:10 - I4:</w:t>
      </w:r>
      <w:r w:rsidRPr="00CC0718">
        <w:tab/>
      </w:r>
      <w:r w:rsidRPr="00CC0718">
        <w:rPr>
          <w:color w:val="000000" w:themeColor="text1"/>
          <w:sz w:val="20"/>
          <w:szCs w:val="20"/>
          <w:lang w:val="en-US"/>
        </w:rPr>
        <w:t>Okay. As you said, if yes, if you're willing to pay, how much would be a reasonable price you think? For example, say for a subscription of $50 per month, for a package of marketing services?</w:t>
      </w:r>
    </w:p>
    <w:p w:rsidRPr="00CC0718" w:rsidR="6C42950B" w:rsidP="6C42950B" w:rsidRDefault="6C42950B" w14:paraId="6B526B9C" w14:textId="454B0447">
      <w:pPr>
        <w:jc w:val="both"/>
        <w:rPr>
          <w:color w:val="000000" w:themeColor="text1"/>
          <w:sz w:val="20"/>
          <w:szCs w:val="20"/>
          <w:lang w:val="en-US"/>
        </w:rPr>
      </w:pPr>
    </w:p>
    <w:p w:rsidRPr="00CC0718" w:rsidR="6B8ADC9B" w:rsidP="6C42950B" w:rsidRDefault="6B8ADC9B" w14:paraId="4AC4A6B8" w14:textId="5AD8C181">
      <w:pPr>
        <w:ind w:left="1440" w:hanging="1440"/>
        <w:jc w:val="both"/>
        <w:rPr>
          <w:color w:val="000000" w:themeColor="text1"/>
          <w:sz w:val="20"/>
          <w:szCs w:val="20"/>
          <w:lang w:val="en-US"/>
        </w:rPr>
      </w:pPr>
      <w:r w:rsidRPr="00CC0718">
        <w:rPr>
          <w:color w:val="000000" w:themeColor="text1"/>
          <w:sz w:val="20"/>
          <w:szCs w:val="20"/>
          <w:lang w:val="en-US"/>
        </w:rPr>
        <w:t>38:25 - P7:</w:t>
      </w:r>
      <w:r w:rsidRPr="00CC0718">
        <w:tab/>
      </w:r>
      <w:r w:rsidRPr="00CC0718">
        <w:rPr>
          <w:color w:val="000000" w:themeColor="text1"/>
          <w:sz w:val="20"/>
          <w:szCs w:val="20"/>
          <w:lang w:val="en-US"/>
        </w:rPr>
        <w:t xml:space="preserve">I mean, it again depends, right? If you don't know how much audiences or how much content are we able to extract from the club, I feel it is dependent on those factors, right? If </w:t>
      </w:r>
      <w:proofErr w:type="gramStart"/>
      <w:r w:rsidRPr="00CC0718">
        <w:rPr>
          <w:color w:val="000000" w:themeColor="text1"/>
          <w:sz w:val="20"/>
          <w:szCs w:val="20"/>
          <w:lang w:val="en-US"/>
        </w:rPr>
        <w:t>I myself</w:t>
      </w:r>
      <w:proofErr w:type="gramEnd"/>
      <w:r w:rsidRPr="00CC0718">
        <w:rPr>
          <w:color w:val="000000" w:themeColor="text1"/>
          <w:sz w:val="20"/>
          <w:szCs w:val="20"/>
          <w:lang w:val="en-US"/>
        </w:rPr>
        <w:t xml:space="preserve"> am able to bring an impression of 300 people, if marketing club is doing more than that, I would tend to, you know, pay for the subscription services, but $50 per month is kind of too much is what I feel for a student club. But we could do 20, I guess.</w:t>
      </w:r>
    </w:p>
    <w:p w:rsidRPr="00CC0718" w:rsidR="6C42950B" w:rsidP="6C42950B" w:rsidRDefault="6C42950B" w14:paraId="36865C76" w14:textId="56FAFDB9">
      <w:pPr>
        <w:jc w:val="both"/>
        <w:rPr>
          <w:color w:val="000000" w:themeColor="text1"/>
          <w:sz w:val="20"/>
          <w:szCs w:val="20"/>
          <w:lang w:val="en-US"/>
        </w:rPr>
      </w:pPr>
    </w:p>
    <w:p w:rsidRPr="00CC0718" w:rsidR="6B8ADC9B" w:rsidP="6C42950B" w:rsidRDefault="6B8ADC9B" w14:paraId="7976DE6C" w14:textId="7BC2B24F">
      <w:pPr>
        <w:ind w:left="1440" w:hanging="1440"/>
        <w:jc w:val="both"/>
        <w:rPr>
          <w:color w:val="000000" w:themeColor="text1"/>
          <w:sz w:val="20"/>
          <w:szCs w:val="20"/>
          <w:lang w:val="en-US"/>
        </w:rPr>
      </w:pPr>
      <w:r w:rsidRPr="00CC0718">
        <w:rPr>
          <w:color w:val="000000" w:themeColor="text1"/>
          <w:sz w:val="20"/>
          <w:szCs w:val="20"/>
          <w:lang w:val="en-US"/>
        </w:rPr>
        <w:t>39:07 - I4:</w:t>
      </w:r>
      <w:r w:rsidRPr="00CC0718">
        <w:tab/>
      </w:r>
      <w:r w:rsidRPr="00CC0718">
        <w:rPr>
          <w:color w:val="000000" w:themeColor="text1"/>
          <w:sz w:val="20"/>
          <w:szCs w:val="20"/>
          <w:lang w:val="en-US"/>
        </w:rPr>
        <w:t xml:space="preserve">Okay. </w:t>
      </w:r>
      <w:proofErr w:type="gramStart"/>
      <w:r w:rsidRPr="00CC0718">
        <w:rPr>
          <w:color w:val="000000" w:themeColor="text1"/>
          <w:sz w:val="20"/>
          <w:szCs w:val="20"/>
          <w:lang w:val="en-US"/>
        </w:rPr>
        <w:t>So</w:t>
      </w:r>
      <w:proofErr w:type="gramEnd"/>
      <w:r w:rsidRPr="00CC0718">
        <w:rPr>
          <w:color w:val="000000" w:themeColor="text1"/>
          <w:sz w:val="20"/>
          <w:szCs w:val="20"/>
          <w:lang w:val="en-US"/>
        </w:rPr>
        <w:t xml:space="preserve"> coming to the next question, how do you receive information about other student clubs and on campus events?</w:t>
      </w:r>
    </w:p>
    <w:p w:rsidRPr="00CC0718" w:rsidR="6C42950B" w:rsidP="6C42950B" w:rsidRDefault="6C42950B" w14:paraId="60F4AEDE" w14:textId="0456EB88">
      <w:pPr>
        <w:jc w:val="both"/>
        <w:rPr>
          <w:color w:val="000000" w:themeColor="text1"/>
          <w:sz w:val="20"/>
          <w:szCs w:val="20"/>
          <w:lang w:val="en-US"/>
        </w:rPr>
      </w:pPr>
    </w:p>
    <w:p w:rsidRPr="00CC0718" w:rsidR="6B8ADC9B" w:rsidP="6C42950B" w:rsidRDefault="6B8ADC9B" w14:paraId="44D79D33" w14:textId="1FB29EF1">
      <w:pPr>
        <w:ind w:left="1440" w:hanging="1440"/>
        <w:jc w:val="both"/>
        <w:rPr>
          <w:color w:val="000000" w:themeColor="text1"/>
          <w:sz w:val="20"/>
          <w:szCs w:val="20"/>
          <w:lang w:val="en-US"/>
        </w:rPr>
      </w:pPr>
      <w:r w:rsidRPr="00CC0718">
        <w:rPr>
          <w:color w:val="000000" w:themeColor="text1"/>
          <w:sz w:val="20"/>
          <w:szCs w:val="20"/>
          <w:lang w:val="en-US"/>
        </w:rPr>
        <w:t>39:17 - P7:</w:t>
      </w:r>
      <w:r w:rsidRPr="00CC0718">
        <w:tab/>
      </w:r>
      <w:r w:rsidRPr="00CC0718">
        <w:rPr>
          <w:color w:val="000000" w:themeColor="text1"/>
          <w:sz w:val="20"/>
          <w:szCs w:val="20"/>
          <w:lang w:val="en-US"/>
        </w:rPr>
        <w:t xml:space="preserve">So, firstly, instead is our best friend to receive all this information. Or we have we do follow events on campus group. We also follow events on my WPI. </w:t>
      </w:r>
      <w:proofErr w:type="gramStart"/>
      <w:r w:rsidRPr="00CC0718">
        <w:rPr>
          <w:color w:val="000000" w:themeColor="text1"/>
          <w:sz w:val="20"/>
          <w:szCs w:val="20"/>
          <w:lang w:val="en-US"/>
        </w:rPr>
        <w:t>So</w:t>
      </w:r>
      <w:proofErr w:type="gramEnd"/>
      <w:r w:rsidRPr="00CC0718">
        <w:rPr>
          <w:color w:val="000000" w:themeColor="text1"/>
          <w:sz w:val="20"/>
          <w:szCs w:val="20"/>
          <w:lang w:val="en-US"/>
        </w:rPr>
        <w:t xml:space="preserve"> these are two other applications that we usually tend to reach the information. Or if it is </w:t>
      </w:r>
      <w:proofErr w:type="spellStart"/>
      <w:r w:rsidRPr="00CC0718">
        <w:rPr>
          <w:color w:val="000000" w:themeColor="text1"/>
          <w:sz w:val="20"/>
          <w:szCs w:val="20"/>
          <w:lang w:val="en-US"/>
        </w:rPr>
        <w:t>a</w:t>
      </w:r>
      <w:proofErr w:type="spellEnd"/>
      <w:r w:rsidRPr="00CC0718">
        <w:rPr>
          <w:color w:val="000000" w:themeColor="text1"/>
          <w:sz w:val="20"/>
          <w:szCs w:val="20"/>
          <w:lang w:val="en-US"/>
        </w:rPr>
        <w:t xml:space="preserve"> if it is a recognized event, such as Hindu or Colibris. We also tend to get emails, email follow ups. </w:t>
      </w:r>
      <w:proofErr w:type="gramStart"/>
      <w:r w:rsidRPr="00CC0718">
        <w:rPr>
          <w:color w:val="000000" w:themeColor="text1"/>
          <w:sz w:val="20"/>
          <w:szCs w:val="20"/>
          <w:lang w:val="en-US"/>
        </w:rPr>
        <w:t>So</w:t>
      </w:r>
      <w:proofErr w:type="gramEnd"/>
      <w:r w:rsidRPr="00CC0718">
        <w:rPr>
          <w:color w:val="000000" w:themeColor="text1"/>
          <w:sz w:val="20"/>
          <w:szCs w:val="20"/>
          <w:lang w:val="en-US"/>
        </w:rPr>
        <w:t xml:space="preserve"> these are a few methods that we use to, you know, be in contact with the clubs and their events.</w:t>
      </w:r>
    </w:p>
    <w:p w:rsidRPr="00CC0718" w:rsidR="6C42950B" w:rsidP="6C42950B" w:rsidRDefault="6C42950B" w14:paraId="5B62027E" w14:textId="56D57443">
      <w:pPr>
        <w:jc w:val="both"/>
        <w:rPr>
          <w:color w:val="000000" w:themeColor="text1"/>
          <w:sz w:val="20"/>
          <w:szCs w:val="20"/>
          <w:lang w:val="en-US"/>
        </w:rPr>
      </w:pPr>
    </w:p>
    <w:p w:rsidRPr="00CC0718" w:rsidR="6B8ADC9B" w:rsidP="6C42950B" w:rsidRDefault="6B8ADC9B" w14:paraId="327731A3" w14:textId="7D4A7532">
      <w:pPr>
        <w:jc w:val="both"/>
        <w:rPr>
          <w:color w:val="000000" w:themeColor="text1"/>
          <w:sz w:val="20"/>
          <w:szCs w:val="20"/>
          <w:lang w:val="en-US"/>
        </w:rPr>
      </w:pPr>
      <w:r w:rsidRPr="00CC0718">
        <w:rPr>
          <w:color w:val="000000" w:themeColor="text1"/>
          <w:sz w:val="20"/>
          <w:szCs w:val="20"/>
          <w:lang w:val="en-US"/>
        </w:rPr>
        <w:t>40:00 - I4:</w:t>
      </w:r>
      <w:r w:rsidRPr="00CC0718">
        <w:tab/>
      </w:r>
      <w:r w:rsidRPr="00CC0718">
        <w:rPr>
          <w:color w:val="000000" w:themeColor="text1"/>
          <w:sz w:val="20"/>
          <w:szCs w:val="20"/>
          <w:lang w:val="en-US"/>
        </w:rPr>
        <w:t xml:space="preserve">And what about the app </w:t>
      </w:r>
      <w:proofErr w:type="spellStart"/>
      <w:r w:rsidRPr="00CC0718">
        <w:rPr>
          <w:color w:val="000000" w:themeColor="text1"/>
          <w:sz w:val="20"/>
          <w:szCs w:val="20"/>
          <w:lang w:val="en-US"/>
        </w:rPr>
        <w:t>MyPi</w:t>
      </w:r>
      <w:proofErr w:type="spellEnd"/>
      <w:r w:rsidRPr="00CC0718">
        <w:rPr>
          <w:color w:val="000000" w:themeColor="text1"/>
          <w:sz w:val="20"/>
          <w:szCs w:val="20"/>
          <w:lang w:val="en-US"/>
        </w:rPr>
        <w:t>?</w:t>
      </w:r>
    </w:p>
    <w:p w:rsidRPr="00CC0718" w:rsidR="6C42950B" w:rsidP="6C42950B" w:rsidRDefault="6C42950B" w14:paraId="358560D6" w14:textId="16B01BF2">
      <w:pPr>
        <w:jc w:val="both"/>
        <w:rPr>
          <w:color w:val="000000" w:themeColor="text1"/>
          <w:sz w:val="20"/>
          <w:szCs w:val="20"/>
          <w:lang w:val="en-US"/>
        </w:rPr>
      </w:pPr>
    </w:p>
    <w:p w:rsidRPr="00CC0718" w:rsidR="6B8ADC9B" w:rsidP="6C42950B" w:rsidRDefault="6B8ADC9B" w14:paraId="6652F0AF" w14:textId="25DCFD8A">
      <w:pPr>
        <w:jc w:val="both"/>
        <w:rPr>
          <w:color w:val="000000" w:themeColor="text1"/>
          <w:sz w:val="20"/>
          <w:szCs w:val="20"/>
          <w:lang w:val="en-US"/>
        </w:rPr>
      </w:pPr>
      <w:r w:rsidRPr="00CC0718">
        <w:rPr>
          <w:color w:val="000000" w:themeColor="text1"/>
          <w:sz w:val="20"/>
          <w:szCs w:val="20"/>
          <w:lang w:val="en-US"/>
        </w:rPr>
        <w:t xml:space="preserve">40:03 - P7: </w:t>
      </w:r>
      <w:r w:rsidRPr="00CC0718">
        <w:tab/>
      </w:r>
      <w:r w:rsidRPr="00CC0718">
        <w:rPr>
          <w:color w:val="000000" w:themeColor="text1"/>
          <w:sz w:val="20"/>
          <w:szCs w:val="20"/>
          <w:lang w:val="en-US"/>
        </w:rPr>
        <w:t xml:space="preserve">Yeah, </w:t>
      </w:r>
      <w:proofErr w:type="spellStart"/>
      <w:r w:rsidRPr="00CC0718">
        <w:rPr>
          <w:color w:val="000000" w:themeColor="text1"/>
          <w:sz w:val="20"/>
          <w:szCs w:val="20"/>
          <w:lang w:val="en-US"/>
        </w:rPr>
        <w:t>MyPi</w:t>
      </w:r>
      <w:proofErr w:type="spellEnd"/>
      <w:r w:rsidRPr="00CC0718">
        <w:rPr>
          <w:color w:val="000000" w:themeColor="text1"/>
          <w:sz w:val="20"/>
          <w:szCs w:val="20"/>
          <w:lang w:val="en-US"/>
        </w:rPr>
        <w:t xml:space="preserve"> is my WPI.</w:t>
      </w:r>
    </w:p>
    <w:p w:rsidRPr="00CC0718" w:rsidR="6C42950B" w:rsidP="6C42950B" w:rsidRDefault="6C42950B" w14:paraId="02D64351" w14:textId="3001B56C">
      <w:pPr>
        <w:jc w:val="both"/>
        <w:rPr>
          <w:color w:val="000000" w:themeColor="text1"/>
          <w:sz w:val="20"/>
          <w:szCs w:val="20"/>
          <w:lang w:val="en-US"/>
        </w:rPr>
      </w:pPr>
    </w:p>
    <w:p w:rsidRPr="00CC0718" w:rsidR="6B8ADC9B" w:rsidP="6C42950B" w:rsidRDefault="6B8ADC9B" w14:paraId="61833A16" w14:textId="27F25E31">
      <w:pPr>
        <w:jc w:val="both"/>
        <w:rPr>
          <w:color w:val="000000" w:themeColor="text1"/>
          <w:sz w:val="20"/>
          <w:szCs w:val="20"/>
          <w:lang w:val="en-US"/>
        </w:rPr>
      </w:pPr>
      <w:r w:rsidRPr="00CC0718">
        <w:rPr>
          <w:color w:val="000000" w:themeColor="text1"/>
          <w:sz w:val="20"/>
          <w:szCs w:val="20"/>
          <w:lang w:val="en-US"/>
        </w:rPr>
        <w:lastRenderedPageBreak/>
        <w:t>40:05 - Unidentified Speaker (I4 ???): Yeah.</w:t>
      </w:r>
    </w:p>
    <w:p w:rsidRPr="00CC0718" w:rsidR="6C42950B" w:rsidP="6C42950B" w:rsidRDefault="6C42950B" w14:paraId="0CC4B83C" w14:textId="46CD72EF">
      <w:pPr>
        <w:jc w:val="both"/>
        <w:rPr>
          <w:color w:val="000000" w:themeColor="text1"/>
          <w:sz w:val="20"/>
          <w:szCs w:val="20"/>
          <w:lang w:val="en-US"/>
        </w:rPr>
      </w:pPr>
    </w:p>
    <w:p w:rsidRPr="00CC0718" w:rsidR="6B8ADC9B" w:rsidP="6C42950B" w:rsidRDefault="6B8ADC9B" w14:paraId="1268F3F8" w14:textId="56A6A667">
      <w:pPr>
        <w:jc w:val="both"/>
        <w:rPr>
          <w:color w:val="000000" w:themeColor="text1"/>
          <w:sz w:val="20"/>
          <w:szCs w:val="20"/>
          <w:lang w:val="en-US"/>
        </w:rPr>
      </w:pPr>
      <w:r w:rsidRPr="00CC0718">
        <w:rPr>
          <w:color w:val="000000" w:themeColor="text1"/>
          <w:sz w:val="20"/>
          <w:szCs w:val="20"/>
          <w:lang w:val="en-US"/>
        </w:rPr>
        <w:t>40:08 - I4:</w:t>
      </w:r>
      <w:r w:rsidRPr="00CC0718">
        <w:tab/>
      </w:r>
      <w:r w:rsidRPr="00CC0718">
        <w:rPr>
          <w:color w:val="000000" w:themeColor="text1"/>
          <w:sz w:val="20"/>
          <w:szCs w:val="20"/>
          <w:lang w:val="en-US"/>
        </w:rPr>
        <w:t>Also, the posters.</w:t>
      </w:r>
    </w:p>
    <w:p w:rsidRPr="00CC0718" w:rsidR="6C42950B" w:rsidP="6C42950B" w:rsidRDefault="6C42950B" w14:paraId="11CE5F2A" w14:textId="5E758953">
      <w:pPr>
        <w:jc w:val="both"/>
        <w:rPr>
          <w:color w:val="000000" w:themeColor="text1"/>
          <w:sz w:val="20"/>
          <w:szCs w:val="20"/>
          <w:lang w:val="en-US"/>
        </w:rPr>
      </w:pPr>
    </w:p>
    <w:p w:rsidRPr="00CC0718" w:rsidR="6B8ADC9B" w:rsidP="6C42950B" w:rsidRDefault="6B8ADC9B" w14:paraId="36480805" w14:textId="48EDD095">
      <w:pPr>
        <w:jc w:val="both"/>
        <w:rPr>
          <w:color w:val="000000" w:themeColor="text1"/>
          <w:sz w:val="20"/>
          <w:szCs w:val="20"/>
          <w:lang w:val="en-US"/>
        </w:rPr>
      </w:pPr>
      <w:r w:rsidRPr="00CC0718">
        <w:rPr>
          <w:color w:val="000000" w:themeColor="text1"/>
          <w:sz w:val="20"/>
          <w:szCs w:val="20"/>
          <w:lang w:val="en-US"/>
        </w:rPr>
        <w:t>40:11 - P7:</w:t>
      </w:r>
      <w:r w:rsidRPr="00CC0718">
        <w:tab/>
      </w:r>
      <w:r w:rsidRPr="00CC0718">
        <w:rPr>
          <w:color w:val="000000" w:themeColor="text1"/>
          <w:sz w:val="20"/>
          <w:szCs w:val="20"/>
          <w:lang w:val="en-US"/>
        </w:rPr>
        <w:t>Sorry? What is the second application you're talking about?</w:t>
      </w:r>
    </w:p>
    <w:p w:rsidRPr="00CC0718" w:rsidR="6C42950B" w:rsidP="6C42950B" w:rsidRDefault="6C42950B" w14:paraId="57E99130" w14:textId="5FAF101B">
      <w:pPr>
        <w:jc w:val="both"/>
        <w:rPr>
          <w:color w:val="000000" w:themeColor="text1"/>
          <w:sz w:val="20"/>
          <w:szCs w:val="20"/>
          <w:lang w:val="en-US"/>
        </w:rPr>
      </w:pPr>
    </w:p>
    <w:p w:rsidRPr="00CC0718" w:rsidR="6B8ADC9B" w:rsidP="6C42950B" w:rsidRDefault="6B8ADC9B" w14:paraId="12582EF8" w14:textId="1542B7DA">
      <w:pPr>
        <w:jc w:val="both"/>
        <w:rPr>
          <w:color w:val="000000" w:themeColor="text1"/>
          <w:sz w:val="20"/>
          <w:szCs w:val="20"/>
          <w:lang w:val="en-US"/>
        </w:rPr>
      </w:pPr>
      <w:r w:rsidRPr="00CC0718">
        <w:rPr>
          <w:color w:val="000000" w:themeColor="text1"/>
          <w:sz w:val="20"/>
          <w:szCs w:val="20"/>
          <w:lang w:val="en-US"/>
        </w:rPr>
        <w:t>40:16 - I4:</w:t>
      </w:r>
      <w:r w:rsidRPr="00CC0718">
        <w:tab/>
      </w:r>
      <w:r w:rsidRPr="00CC0718">
        <w:rPr>
          <w:color w:val="000000" w:themeColor="text1"/>
          <w:sz w:val="20"/>
          <w:szCs w:val="20"/>
          <w:lang w:val="en-US"/>
        </w:rPr>
        <w:t>About the posters.</w:t>
      </w:r>
    </w:p>
    <w:p w:rsidRPr="00CC0718" w:rsidR="6C42950B" w:rsidP="6C42950B" w:rsidRDefault="6C42950B" w14:paraId="2E147478" w14:textId="4A083F3B">
      <w:pPr>
        <w:jc w:val="both"/>
        <w:rPr>
          <w:color w:val="000000" w:themeColor="text1"/>
          <w:sz w:val="20"/>
          <w:szCs w:val="20"/>
          <w:lang w:val="en-US"/>
        </w:rPr>
      </w:pPr>
    </w:p>
    <w:p w:rsidRPr="00CC0718" w:rsidR="6B8ADC9B" w:rsidP="6C42950B" w:rsidRDefault="6B8ADC9B" w14:paraId="011BD2DD" w14:textId="5595D29B">
      <w:pPr>
        <w:ind w:left="1440" w:hanging="1440"/>
        <w:jc w:val="both"/>
        <w:rPr>
          <w:color w:val="000000" w:themeColor="text1"/>
          <w:sz w:val="20"/>
          <w:szCs w:val="20"/>
          <w:lang w:val="en-US"/>
        </w:rPr>
      </w:pPr>
      <w:r w:rsidRPr="00CC0718">
        <w:rPr>
          <w:color w:val="000000" w:themeColor="text1"/>
          <w:sz w:val="20"/>
          <w:szCs w:val="20"/>
          <w:lang w:val="en-US"/>
        </w:rPr>
        <w:t>40:18 - P7:</w:t>
      </w:r>
      <w:r w:rsidRPr="00CC0718">
        <w:tab/>
      </w:r>
      <w:r w:rsidRPr="00CC0718">
        <w:rPr>
          <w:color w:val="000000" w:themeColor="text1"/>
          <w:sz w:val="20"/>
          <w:szCs w:val="20"/>
          <w:lang w:val="en-US"/>
        </w:rPr>
        <w:t>Yeah. Posters. Yeah. Posters. We do. I mean, posters are outdated is what I feel, but they're also a means of communication. [finding words], posters. I mean, I think I should change my habits a little bit and, you know, maybe stop at the post it walls and check what's happening in and around campus.</w:t>
      </w:r>
    </w:p>
    <w:p w:rsidRPr="00CC0718" w:rsidR="6C42950B" w:rsidP="6C42950B" w:rsidRDefault="6C42950B" w14:paraId="6C1C023C" w14:textId="26D63479">
      <w:pPr>
        <w:jc w:val="both"/>
        <w:rPr>
          <w:color w:val="000000" w:themeColor="text1"/>
          <w:sz w:val="20"/>
          <w:szCs w:val="20"/>
          <w:lang w:val="en-US"/>
        </w:rPr>
      </w:pPr>
    </w:p>
    <w:p w:rsidRPr="00CC0718" w:rsidR="6B8ADC9B" w:rsidP="6C42950B" w:rsidRDefault="6B8ADC9B" w14:paraId="62E9ED2B" w14:textId="01EB0DB2">
      <w:pPr>
        <w:jc w:val="both"/>
        <w:rPr>
          <w:color w:val="000000" w:themeColor="text1"/>
          <w:sz w:val="20"/>
          <w:szCs w:val="20"/>
          <w:lang w:val="en-US"/>
        </w:rPr>
      </w:pPr>
      <w:r w:rsidRPr="00CC0718">
        <w:rPr>
          <w:color w:val="000000" w:themeColor="text1"/>
          <w:sz w:val="20"/>
          <w:szCs w:val="20"/>
          <w:lang w:val="en-US"/>
        </w:rPr>
        <w:t>40:41 - I4:</w:t>
      </w:r>
      <w:r w:rsidRPr="00CC0718">
        <w:tab/>
      </w:r>
      <w:r w:rsidRPr="00CC0718">
        <w:rPr>
          <w:color w:val="000000" w:themeColor="text1"/>
          <w:sz w:val="20"/>
          <w:szCs w:val="20"/>
          <w:lang w:val="en-US"/>
        </w:rPr>
        <w:t>Okay.</w:t>
      </w:r>
    </w:p>
    <w:p w:rsidRPr="00CC0718" w:rsidR="6C42950B" w:rsidP="6C42950B" w:rsidRDefault="6C42950B" w14:paraId="3C1F836B" w14:textId="2EEC1F59">
      <w:pPr>
        <w:jc w:val="both"/>
        <w:rPr>
          <w:color w:val="000000" w:themeColor="text1"/>
          <w:sz w:val="20"/>
          <w:szCs w:val="20"/>
          <w:lang w:val="en-US"/>
        </w:rPr>
      </w:pPr>
    </w:p>
    <w:p w:rsidRPr="00CC0718" w:rsidR="6B8ADC9B" w:rsidP="6C42950B" w:rsidRDefault="6B8ADC9B" w14:paraId="449B45C5" w14:textId="1554F404">
      <w:pPr>
        <w:jc w:val="both"/>
        <w:rPr>
          <w:color w:val="000000" w:themeColor="text1"/>
          <w:sz w:val="20"/>
          <w:szCs w:val="20"/>
          <w:lang w:val="en-US"/>
        </w:rPr>
      </w:pPr>
      <w:r w:rsidRPr="00CC0718">
        <w:rPr>
          <w:color w:val="000000" w:themeColor="text1"/>
          <w:sz w:val="20"/>
          <w:szCs w:val="20"/>
          <w:lang w:val="en-US"/>
        </w:rPr>
        <w:t>40:42 - P7:</w:t>
      </w:r>
      <w:r w:rsidRPr="00CC0718">
        <w:tab/>
      </w:r>
      <w:r w:rsidRPr="00CC0718">
        <w:rPr>
          <w:color w:val="000000" w:themeColor="text1"/>
          <w:sz w:val="20"/>
          <w:szCs w:val="20"/>
          <w:lang w:val="en-US"/>
        </w:rPr>
        <w:t>So yeah, I think those are a few things.</w:t>
      </w:r>
    </w:p>
    <w:p w:rsidRPr="00CC0718" w:rsidR="6C42950B" w:rsidP="6C42950B" w:rsidRDefault="6C42950B" w14:paraId="298A047C" w14:textId="29D49707">
      <w:pPr>
        <w:jc w:val="both"/>
        <w:rPr>
          <w:color w:val="000000" w:themeColor="text1"/>
          <w:sz w:val="20"/>
          <w:szCs w:val="20"/>
          <w:lang w:val="en-US"/>
        </w:rPr>
      </w:pPr>
    </w:p>
    <w:p w:rsidRPr="00CC0718" w:rsidR="6B8ADC9B" w:rsidP="6C42950B" w:rsidRDefault="6B8ADC9B" w14:paraId="5F119087" w14:textId="441CCD20">
      <w:pPr>
        <w:jc w:val="both"/>
        <w:rPr>
          <w:color w:val="000000" w:themeColor="text1"/>
          <w:sz w:val="20"/>
          <w:szCs w:val="20"/>
          <w:lang w:val="en-US"/>
        </w:rPr>
      </w:pPr>
      <w:r w:rsidRPr="00CC0718">
        <w:rPr>
          <w:color w:val="000000" w:themeColor="text1"/>
          <w:sz w:val="20"/>
          <w:szCs w:val="20"/>
          <w:lang w:val="en-US"/>
        </w:rPr>
        <w:t>I40:47 - I4:</w:t>
      </w:r>
      <w:r w:rsidRPr="00CC0718">
        <w:tab/>
      </w:r>
      <w:r w:rsidRPr="00CC0718">
        <w:rPr>
          <w:color w:val="000000" w:themeColor="text1"/>
          <w:sz w:val="20"/>
          <w:szCs w:val="20"/>
          <w:lang w:val="en-US"/>
        </w:rPr>
        <w:t>Okay, coming to the last question, how do you communicate within the team?</w:t>
      </w:r>
    </w:p>
    <w:p w:rsidRPr="00CC0718" w:rsidR="6C42950B" w:rsidP="6C42950B" w:rsidRDefault="6C42950B" w14:paraId="468B742A" w14:textId="1CD16A5C">
      <w:pPr>
        <w:jc w:val="both"/>
        <w:rPr>
          <w:color w:val="000000" w:themeColor="text1"/>
          <w:sz w:val="20"/>
          <w:szCs w:val="20"/>
          <w:lang w:val="en-US"/>
        </w:rPr>
      </w:pPr>
    </w:p>
    <w:p w:rsidRPr="00CC0718" w:rsidR="6B8ADC9B" w:rsidP="6C42950B" w:rsidRDefault="6B8ADC9B" w14:paraId="607032D2" w14:textId="4171B3A8">
      <w:pPr>
        <w:ind w:left="1440" w:hanging="1440"/>
        <w:jc w:val="both"/>
        <w:rPr>
          <w:color w:val="000000" w:themeColor="text1"/>
          <w:sz w:val="20"/>
          <w:szCs w:val="20"/>
          <w:lang w:val="en-US"/>
        </w:rPr>
      </w:pPr>
      <w:r w:rsidRPr="00CC0718">
        <w:rPr>
          <w:color w:val="000000" w:themeColor="text1"/>
          <w:sz w:val="20"/>
          <w:szCs w:val="20"/>
          <w:lang w:val="en-US"/>
        </w:rPr>
        <w:t>40:54 - P7:</w:t>
      </w:r>
      <w:r w:rsidRPr="00CC0718">
        <w:tab/>
      </w:r>
      <w:r w:rsidRPr="00CC0718">
        <w:rPr>
          <w:color w:val="000000" w:themeColor="text1"/>
          <w:sz w:val="20"/>
          <w:szCs w:val="20"/>
          <w:lang w:val="en-US"/>
        </w:rPr>
        <w:t>As I previously quoted, we tend to meet bi-weekly. And apart from that, if there is any communication, we have WhatsApp groups, we have Discord server. We tend to talk on those channels.</w:t>
      </w:r>
    </w:p>
    <w:p w:rsidRPr="00CC0718" w:rsidR="6C42950B" w:rsidP="6C42950B" w:rsidRDefault="6C42950B" w14:paraId="150E703A" w14:textId="2FB50E85">
      <w:pPr>
        <w:jc w:val="both"/>
        <w:rPr>
          <w:color w:val="000000" w:themeColor="text1"/>
          <w:sz w:val="20"/>
          <w:szCs w:val="20"/>
          <w:lang w:val="en-US"/>
        </w:rPr>
      </w:pPr>
    </w:p>
    <w:p w:rsidRPr="00CC0718" w:rsidR="6B8ADC9B" w:rsidP="6C42950B" w:rsidRDefault="6B8ADC9B" w14:paraId="0AE5CCCD" w14:textId="309ECCD8">
      <w:pPr>
        <w:jc w:val="both"/>
        <w:rPr>
          <w:color w:val="000000" w:themeColor="text1"/>
          <w:sz w:val="20"/>
          <w:szCs w:val="20"/>
          <w:lang w:val="en-US"/>
        </w:rPr>
      </w:pPr>
      <w:r w:rsidRPr="00CC0718">
        <w:rPr>
          <w:color w:val="000000" w:themeColor="text1"/>
          <w:sz w:val="20"/>
          <w:szCs w:val="20"/>
          <w:lang w:val="en-US"/>
        </w:rPr>
        <w:t xml:space="preserve">41:10 - I4: </w:t>
      </w:r>
      <w:r w:rsidRPr="00CC0718">
        <w:tab/>
      </w:r>
      <w:r w:rsidRPr="00CC0718">
        <w:rPr>
          <w:color w:val="000000" w:themeColor="text1"/>
          <w:sz w:val="20"/>
          <w:szCs w:val="20"/>
          <w:lang w:val="en-US"/>
        </w:rPr>
        <w:t>Okay, do you also Do you often send mails and do meetings on Teams?</w:t>
      </w:r>
    </w:p>
    <w:p w:rsidRPr="00CC0718" w:rsidR="6C42950B" w:rsidP="6C42950B" w:rsidRDefault="6C42950B" w14:paraId="35E64DEA" w14:textId="078A42DF">
      <w:pPr>
        <w:jc w:val="both"/>
        <w:rPr>
          <w:color w:val="000000" w:themeColor="text1"/>
          <w:sz w:val="20"/>
          <w:szCs w:val="20"/>
          <w:lang w:val="en-US"/>
        </w:rPr>
      </w:pPr>
    </w:p>
    <w:p w:rsidRPr="00CC0718" w:rsidR="6B8ADC9B" w:rsidP="6C42950B" w:rsidRDefault="6B8ADC9B" w14:paraId="240F5036" w14:textId="031F1C92">
      <w:pPr>
        <w:jc w:val="both"/>
        <w:rPr>
          <w:color w:val="000000" w:themeColor="text1"/>
          <w:sz w:val="20"/>
          <w:szCs w:val="20"/>
          <w:lang w:val="en-US"/>
        </w:rPr>
      </w:pPr>
      <w:r w:rsidRPr="00CC0718">
        <w:rPr>
          <w:color w:val="000000" w:themeColor="text1"/>
          <w:sz w:val="20"/>
          <w:szCs w:val="20"/>
          <w:lang w:val="en-US"/>
        </w:rPr>
        <w:t>41:17 - P7:</w:t>
      </w:r>
      <w:r w:rsidRPr="00CC0718">
        <w:tab/>
      </w:r>
      <w:r w:rsidRPr="00CC0718">
        <w:rPr>
          <w:color w:val="000000" w:themeColor="text1"/>
          <w:sz w:val="20"/>
          <w:szCs w:val="20"/>
          <w:lang w:val="en-US"/>
        </w:rPr>
        <w:t>Yeah, we do. We don't do it on Teams, but we do it on Outlook and Zoom.</w:t>
      </w:r>
    </w:p>
    <w:p w:rsidRPr="00CC0718" w:rsidR="6C42950B" w:rsidP="6C42950B" w:rsidRDefault="6C42950B" w14:paraId="1B36EF07" w14:textId="339FAC14">
      <w:pPr>
        <w:jc w:val="both"/>
        <w:rPr>
          <w:color w:val="000000" w:themeColor="text1"/>
          <w:sz w:val="20"/>
          <w:szCs w:val="20"/>
          <w:lang w:val="en-US"/>
        </w:rPr>
      </w:pPr>
    </w:p>
    <w:p w:rsidRPr="00CC0718" w:rsidR="6B8ADC9B" w:rsidP="6C42950B" w:rsidRDefault="6B8ADC9B" w14:paraId="126FCDFA" w14:textId="702F495D">
      <w:pPr>
        <w:ind w:left="1440" w:hanging="1440"/>
        <w:jc w:val="both"/>
        <w:rPr>
          <w:color w:val="000000" w:themeColor="text1"/>
          <w:sz w:val="20"/>
          <w:szCs w:val="20"/>
          <w:lang w:val="en-US"/>
        </w:rPr>
      </w:pPr>
      <w:r w:rsidRPr="00CC0718">
        <w:rPr>
          <w:color w:val="000000" w:themeColor="text1"/>
          <w:sz w:val="20"/>
          <w:szCs w:val="20"/>
          <w:lang w:val="en-US"/>
        </w:rPr>
        <w:t>41:24 - I4:</w:t>
      </w:r>
      <w:r w:rsidRPr="00CC0718">
        <w:tab/>
      </w:r>
      <w:r w:rsidRPr="00CC0718">
        <w:rPr>
          <w:color w:val="000000" w:themeColor="text1"/>
          <w:sz w:val="20"/>
          <w:szCs w:val="20"/>
          <w:lang w:val="en-US"/>
        </w:rPr>
        <w:t xml:space="preserve">Okay. </w:t>
      </w:r>
      <w:proofErr w:type="gramStart"/>
      <w:r w:rsidRPr="00CC0718">
        <w:rPr>
          <w:color w:val="000000" w:themeColor="text1"/>
          <w:sz w:val="20"/>
          <w:szCs w:val="20"/>
          <w:lang w:val="en-US"/>
        </w:rPr>
        <w:t>So</w:t>
      </w:r>
      <w:proofErr w:type="gramEnd"/>
      <w:r w:rsidRPr="00CC0718">
        <w:rPr>
          <w:color w:val="000000" w:themeColor="text1"/>
          <w:sz w:val="20"/>
          <w:szCs w:val="20"/>
          <w:lang w:val="en-US"/>
        </w:rPr>
        <w:t xml:space="preserve"> this is it, P7. Thank you so much for your time and insights. Before we conclude, do you have any additional information that you would like to share or any questions or comments?</w:t>
      </w:r>
    </w:p>
    <w:p w:rsidRPr="00CC0718" w:rsidR="6C42950B" w:rsidP="6C42950B" w:rsidRDefault="6C42950B" w14:paraId="37063556" w14:textId="194A11D2">
      <w:pPr>
        <w:jc w:val="both"/>
        <w:rPr>
          <w:color w:val="000000" w:themeColor="text1"/>
          <w:sz w:val="20"/>
          <w:szCs w:val="20"/>
          <w:lang w:val="en-US"/>
        </w:rPr>
      </w:pPr>
    </w:p>
    <w:p w:rsidRPr="00CC0718" w:rsidR="6B8ADC9B" w:rsidP="6C42950B" w:rsidRDefault="6B8ADC9B" w14:paraId="374F6E89" w14:textId="6530E6A9">
      <w:pPr>
        <w:ind w:left="1440" w:hanging="1440"/>
        <w:jc w:val="both"/>
        <w:rPr>
          <w:color w:val="000000" w:themeColor="text1"/>
          <w:sz w:val="20"/>
          <w:szCs w:val="20"/>
          <w:lang w:val="en-US"/>
        </w:rPr>
      </w:pPr>
      <w:r w:rsidRPr="00CC0718">
        <w:rPr>
          <w:color w:val="000000" w:themeColor="text1"/>
          <w:sz w:val="20"/>
          <w:szCs w:val="20"/>
          <w:lang w:val="en-US"/>
        </w:rPr>
        <w:t>41:41 - P7:</w:t>
      </w:r>
      <w:r w:rsidRPr="00CC0718">
        <w:tab/>
      </w:r>
      <w:r w:rsidRPr="00CC0718">
        <w:rPr>
          <w:color w:val="000000" w:themeColor="text1"/>
          <w:sz w:val="20"/>
          <w:szCs w:val="20"/>
          <w:lang w:val="en-US"/>
        </w:rPr>
        <w:t xml:space="preserve">I don't have any questions or any input so far, I4. It was great talking to you. I really liked a couple of your questions because it kind of gives us a student perspective as well. </w:t>
      </w:r>
      <w:proofErr w:type="gramStart"/>
      <w:r w:rsidRPr="00CC0718">
        <w:rPr>
          <w:color w:val="000000" w:themeColor="text1"/>
          <w:sz w:val="20"/>
          <w:szCs w:val="20"/>
          <w:lang w:val="en-US"/>
        </w:rPr>
        <w:t>So</w:t>
      </w:r>
      <w:proofErr w:type="gramEnd"/>
      <w:r w:rsidRPr="00CC0718">
        <w:rPr>
          <w:color w:val="000000" w:themeColor="text1"/>
          <w:sz w:val="20"/>
          <w:szCs w:val="20"/>
          <w:lang w:val="en-US"/>
        </w:rPr>
        <w:t xml:space="preserve"> I really appreciate the interview. Thank you so much.</w:t>
      </w:r>
    </w:p>
    <w:p w:rsidRPr="00CC0718" w:rsidR="6C42950B" w:rsidP="6C42950B" w:rsidRDefault="6C42950B" w14:paraId="2FB2E147" w14:textId="3C88CB78">
      <w:pPr>
        <w:jc w:val="both"/>
        <w:rPr>
          <w:color w:val="000000" w:themeColor="text1"/>
          <w:sz w:val="20"/>
          <w:szCs w:val="20"/>
          <w:lang w:val="en-US"/>
        </w:rPr>
      </w:pPr>
    </w:p>
    <w:p w:rsidRPr="00CC0718" w:rsidR="6B8ADC9B" w:rsidP="6C42950B" w:rsidRDefault="6B8ADC9B" w14:paraId="440797CA" w14:textId="400B4163">
      <w:pPr>
        <w:ind w:left="1440" w:hanging="1440"/>
        <w:jc w:val="both"/>
        <w:rPr>
          <w:color w:val="000000" w:themeColor="text1"/>
          <w:sz w:val="20"/>
          <w:szCs w:val="20"/>
          <w:lang w:val="en-US"/>
        </w:rPr>
      </w:pPr>
      <w:r w:rsidRPr="00CC0718">
        <w:rPr>
          <w:color w:val="000000" w:themeColor="text1"/>
          <w:sz w:val="20"/>
          <w:szCs w:val="20"/>
          <w:lang w:val="en-US"/>
        </w:rPr>
        <w:t>42:00 - I4:</w:t>
      </w:r>
      <w:r w:rsidRPr="00CC0718">
        <w:tab/>
      </w:r>
      <w:r w:rsidRPr="00CC0718">
        <w:rPr>
          <w:color w:val="000000" w:themeColor="text1"/>
          <w:sz w:val="20"/>
          <w:szCs w:val="20"/>
          <w:lang w:val="en-US"/>
        </w:rPr>
        <w:t>And thank you, Krishna, for giving me and our team an opportunity to interview you. So additionally, if you If we have any clarification of your responses, would it be okay for you, like okay for us to reach out to you?</w:t>
      </w:r>
    </w:p>
    <w:p w:rsidRPr="00CC0718" w:rsidR="6C42950B" w:rsidP="6C42950B" w:rsidRDefault="6C42950B" w14:paraId="7DF72D4A" w14:textId="6850ADEE">
      <w:pPr>
        <w:jc w:val="both"/>
        <w:rPr>
          <w:color w:val="000000" w:themeColor="text1"/>
          <w:sz w:val="20"/>
          <w:szCs w:val="20"/>
          <w:lang w:val="en-US"/>
        </w:rPr>
      </w:pPr>
    </w:p>
    <w:p w:rsidRPr="00CC0718" w:rsidR="6B8ADC9B" w:rsidP="6C42950B" w:rsidRDefault="6B8ADC9B" w14:paraId="3241413F" w14:textId="2A9B42C7">
      <w:pPr>
        <w:jc w:val="both"/>
        <w:rPr>
          <w:color w:val="000000" w:themeColor="text1"/>
          <w:sz w:val="20"/>
          <w:szCs w:val="20"/>
          <w:lang w:val="en-US"/>
        </w:rPr>
      </w:pPr>
      <w:r w:rsidRPr="00CC0718">
        <w:rPr>
          <w:color w:val="000000" w:themeColor="text1"/>
          <w:sz w:val="20"/>
          <w:szCs w:val="20"/>
          <w:lang w:val="en-US"/>
        </w:rPr>
        <w:t>42:18 - P7:</w:t>
      </w:r>
      <w:r w:rsidRPr="00CC0718">
        <w:tab/>
      </w:r>
      <w:r w:rsidRPr="00CC0718">
        <w:rPr>
          <w:color w:val="000000" w:themeColor="text1"/>
          <w:sz w:val="20"/>
          <w:szCs w:val="20"/>
          <w:lang w:val="en-US"/>
        </w:rPr>
        <w:t xml:space="preserve">Yeah, it is </w:t>
      </w:r>
      <w:proofErr w:type="gramStart"/>
      <w:r w:rsidRPr="00CC0718">
        <w:rPr>
          <w:color w:val="000000" w:themeColor="text1"/>
          <w:sz w:val="20"/>
          <w:szCs w:val="20"/>
          <w:lang w:val="en-US"/>
        </w:rPr>
        <w:t>absolutely fine</w:t>
      </w:r>
      <w:proofErr w:type="gramEnd"/>
      <w:r w:rsidRPr="00CC0718">
        <w:rPr>
          <w:color w:val="000000" w:themeColor="text1"/>
          <w:sz w:val="20"/>
          <w:szCs w:val="20"/>
          <w:lang w:val="en-US"/>
        </w:rPr>
        <w:t>.</w:t>
      </w:r>
    </w:p>
    <w:p w:rsidRPr="00CC0718" w:rsidR="6C42950B" w:rsidP="6C42950B" w:rsidRDefault="6C42950B" w14:paraId="45F51D6F" w14:textId="5DF1FC3D">
      <w:pPr>
        <w:jc w:val="both"/>
        <w:rPr>
          <w:color w:val="000000" w:themeColor="text1"/>
          <w:sz w:val="20"/>
          <w:szCs w:val="20"/>
          <w:lang w:val="en-US"/>
        </w:rPr>
      </w:pPr>
    </w:p>
    <w:p w:rsidRPr="00CC0718" w:rsidR="6B8ADC9B" w:rsidP="6C42950B" w:rsidRDefault="6B8ADC9B" w14:paraId="3D5AE576" w14:textId="1369F578">
      <w:pPr>
        <w:jc w:val="both"/>
        <w:rPr>
          <w:color w:val="000000" w:themeColor="text1"/>
          <w:sz w:val="20"/>
          <w:szCs w:val="20"/>
          <w:lang w:val="en-US"/>
        </w:rPr>
      </w:pPr>
      <w:r w:rsidRPr="00CC0718">
        <w:rPr>
          <w:color w:val="000000" w:themeColor="text1"/>
          <w:sz w:val="20"/>
          <w:szCs w:val="20"/>
          <w:lang w:val="en-US"/>
        </w:rPr>
        <w:t xml:space="preserve">42:21 - I4: </w:t>
      </w:r>
      <w:r w:rsidRPr="00CC0718">
        <w:tab/>
      </w:r>
      <w:r w:rsidRPr="00CC0718">
        <w:rPr>
          <w:color w:val="000000" w:themeColor="text1"/>
          <w:sz w:val="20"/>
          <w:szCs w:val="20"/>
          <w:lang w:val="en-US"/>
        </w:rPr>
        <w:t>Okay, that's it, P7. Thank you.</w:t>
      </w:r>
    </w:p>
    <w:p w:rsidRPr="00CC0718" w:rsidR="6C42950B" w:rsidP="6C42950B" w:rsidRDefault="6C42950B" w14:paraId="6CB4DAB8" w14:textId="42300E2C">
      <w:pPr>
        <w:jc w:val="both"/>
        <w:rPr>
          <w:color w:val="000000" w:themeColor="text1"/>
          <w:sz w:val="20"/>
          <w:szCs w:val="20"/>
          <w:lang w:val="en-US"/>
        </w:rPr>
      </w:pPr>
    </w:p>
    <w:p w:rsidRPr="00CC0718" w:rsidR="6B8ADC9B" w:rsidP="6C42950B" w:rsidRDefault="6B8ADC9B" w14:paraId="42648A8F" w14:textId="435348A7">
      <w:pPr>
        <w:jc w:val="both"/>
        <w:rPr>
          <w:color w:val="000000" w:themeColor="text1"/>
          <w:sz w:val="20"/>
          <w:szCs w:val="20"/>
          <w:lang w:val="en-US"/>
        </w:rPr>
      </w:pPr>
      <w:r w:rsidRPr="00CC0718">
        <w:rPr>
          <w:color w:val="000000" w:themeColor="text1"/>
          <w:sz w:val="20"/>
          <w:szCs w:val="20"/>
          <w:lang w:val="en-US"/>
        </w:rPr>
        <w:t>42:23 - P7:</w:t>
      </w:r>
      <w:r w:rsidRPr="00CC0718">
        <w:tab/>
      </w:r>
      <w:r w:rsidRPr="00CC0718">
        <w:rPr>
          <w:color w:val="000000" w:themeColor="text1"/>
          <w:sz w:val="20"/>
          <w:szCs w:val="20"/>
          <w:lang w:val="en-US"/>
        </w:rPr>
        <w:t>Thank you. Thank you for your time.</w:t>
      </w:r>
    </w:p>
    <w:p w:rsidRPr="00CC0718" w:rsidR="6C42950B" w:rsidP="6C42950B" w:rsidRDefault="6C42950B" w14:paraId="7BCDB985" w14:textId="1F904837">
      <w:pPr>
        <w:jc w:val="both"/>
        <w:rPr>
          <w:color w:val="000000" w:themeColor="text1"/>
          <w:sz w:val="20"/>
          <w:szCs w:val="20"/>
          <w:lang w:val="en-US"/>
        </w:rPr>
      </w:pPr>
    </w:p>
    <w:p w:rsidRPr="00CC0718" w:rsidR="6C42950B" w:rsidP="6C42950B" w:rsidRDefault="6C42950B" w14:paraId="4BEEA9BB" w14:textId="2A7F7837">
      <w:pPr>
        <w:jc w:val="both"/>
        <w:rPr>
          <w:color w:val="000000" w:themeColor="text1"/>
          <w:sz w:val="20"/>
          <w:szCs w:val="20"/>
          <w:lang w:val="en-US"/>
        </w:rPr>
      </w:pPr>
    </w:p>
    <w:p w:rsidRPr="00CC0718" w:rsidR="5D3ECCAC" w:rsidP="771DF2FE" w:rsidRDefault="43073936" w14:paraId="14005561" w14:textId="6D524E63">
      <w:pPr>
        <w:jc w:val="both"/>
        <w:rPr>
          <w:color w:val="000000" w:themeColor="text1"/>
          <w:sz w:val="20"/>
          <w:szCs w:val="20"/>
          <w:lang w:val="en-US"/>
        </w:rPr>
      </w:pPr>
      <w:r w:rsidRPr="00CC0718">
        <w:rPr>
          <w:color w:val="000000" w:themeColor="text1"/>
          <w:sz w:val="20"/>
          <w:szCs w:val="20"/>
          <w:lang w:val="en-US"/>
        </w:rPr>
        <w:t>END OF TRANSCRIPT</w:t>
      </w:r>
    </w:p>
    <w:p w:rsidRPr="00CC0718" w:rsidR="5D3ECCAC" w:rsidP="771DF2FE" w:rsidRDefault="5D3ECCAC" w14:paraId="1E1927BE" w14:textId="77385D64">
      <w:pPr>
        <w:jc w:val="both"/>
        <w:rPr>
          <w:color w:val="000000" w:themeColor="text1"/>
          <w:sz w:val="20"/>
          <w:szCs w:val="20"/>
          <w:lang w:val="en-IN"/>
        </w:rPr>
      </w:pPr>
    </w:p>
    <w:p w:rsidRPr="00CC0718" w:rsidR="5D3ECCAC" w:rsidP="6C42950B" w:rsidRDefault="5D3ECCAC" w14:paraId="57B052E4" w14:textId="4DAD7FA8">
      <w:pPr>
        <w:rPr>
          <w:b/>
          <w:bCs/>
          <w:color w:val="000000" w:themeColor="text1"/>
          <w:lang w:val="en-IN"/>
        </w:rPr>
      </w:pPr>
    </w:p>
    <w:p w:rsidRPr="00CC0718" w:rsidR="6C42950B" w:rsidP="6C42950B" w:rsidRDefault="6C42950B" w14:paraId="3E36639E" w14:textId="7C20A750">
      <w:pPr>
        <w:rPr>
          <w:b/>
          <w:bCs/>
          <w:color w:val="000000" w:themeColor="text1"/>
          <w:lang w:val="en-IN"/>
        </w:rPr>
      </w:pPr>
    </w:p>
    <w:p w:rsidR="00CC0718" w:rsidP="771DF2FE" w:rsidRDefault="00CC0718" w14:paraId="3C65A00A" w14:textId="77777777">
      <w:pPr>
        <w:rPr>
          <w:b/>
          <w:bCs/>
          <w:color w:val="000000" w:themeColor="text1"/>
          <w:lang w:val="en-IN"/>
        </w:rPr>
      </w:pPr>
    </w:p>
    <w:p w:rsidRPr="00CC0718" w:rsidR="5D3ECCAC" w:rsidP="771DF2FE" w:rsidRDefault="43073936" w14:paraId="76B63A0F" w14:textId="6EF15C0F">
      <w:pPr>
        <w:rPr>
          <w:b/>
          <w:bCs/>
          <w:color w:val="000000" w:themeColor="text1"/>
          <w:lang w:val="en-US"/>
        </w:rPr>
      </w:pPr>
      <w:r w:rsidRPr="00CC0718">
        <w:rPr>
          <w:b/>
          <w:bCs/>
          <w:color w:val="000000" w:themeColor="text1"/>
          <w:lang w:val="en-US"/>
        </w:rPr>
        <w:lastRenderedPageBreak/>
        <w:t>TRANSCRIPT [8]</w:t>
      </w:r>
    </w:p>
    <w:p w:rsidRPr="00CC0718" w:rsidR="5D3ECCAC" w:rsidP="4F814FF9" w:rsidRDefault="43073936" w14:paraId="2595D421" w14:textId="49513DC4">
      <w:pPr>
        <w:rPr>
          <w:color w:val="000000" w:themeColor="text1"/>
          <w:sz w:val="20"/>
          <w:szCs w:val="20"/>
          <w:lang w:val="en-US"/>
        </w:rPr>
      </w:pPr>
      <w:r w:rsidRPr="00CC0718">
        <w:rPr>
          <w:color w:val="000000" w:themeColor="text1"/>
          <w:sz w:val="20"/>
          <w:szCs w:val="20"/>
          <w:lang w:val="en-GB"/>
        </w:rPr>
        <w:t>Interview Location: Zoom</w:t>
      </w:r>
    </w:p>
    <w:p w:rsidRPr="00CC0718" w:rsidR="5D3ECCAC" w:rsidP="4F814FF9" w:rsidRDefault="43073936" w14:paraId="736EE3BD" w14:textId="3D83D9F8">
      <w:pPr>
        <w:rPr>
          <w:color w:val="000000" w:themeColor="text1"/>
          <w:sz w:val="20"/>
          <w:szCs w:val="20"/>
          <w:lang w:val="en-US"/>
        </w:rPr>
      </w:pPr>
      <w:r w:rsidRPr="00CC0718">
        <w:rPr>
          <w:color w:val="000000" w:themeColor="text1"/>
          <w:sz w:val="20"/>
          <w:szCs w:val="20"/>
          <w:lang w:val="en-GB"/>
        </w:rPr>
        <w:t>Date and Time: 10/07/2024, 02:30:00 pm</w:t>
      </w:r>
    </w:p>
    <w:p w:rsidRPr="00CC0718" w:rsidR="5D3ECCAC" w:rsidP="4F814FF9" w:rsidRDefault="43073936" w14:paraId="09E84E9B" w14:textId="6A5A8AD8">
      <w:pPr>
        <w:rPr>
          <w:color w:val="000000" w:themeColor="text1"/>
          <w:sz w:val="20"/>
          <w:szCs w:val="20"/>
          <w:lang w:val="en-US"/>
        </w:rPr>
      </w:pPr>
      <w:r w:rsidRPr="00CC0718">
        <w:rPr>
          <w:color w:val="000000" w:themeColor="text1"/>
          <w:sz w:val="20"/>
          <w:szCs w:val="20"/>
          <w:lang w:val="en-GB"/>
        </w:rPr>
        <w:t>Name of Interviewee: P8</w:t>
      </w:r>
    </w:p>
    <w:p w:rsidRPr="00CC0718" w:rsidR="5D3ECCAC" w:rsidP="4F814FF9" w:rsidRDefault="43073936" w14:paraId="2903ACA7" w14:textId="653054C4">
      <w:pPr>
        <w:rPr>
          <w:color w:val="000000" w:themeColor="text1"/>
          <w:sz w:val="20"/>
          <w:szCs w:val="20"/>
          <w:lang w:val="en-US"/>
        </w:rPr>
      </w:pPr>
      <w:r w:rsidRPr="00CC0718">
        <w:rPr>
          <w:color w:val="000000" w:themeColor="text1"/>
          <w:sz w:val="20"/>
          <w:szCs w:val="20"/>
          <w:lang w:val="en-GB"/>
        </w:rPr>
        <w:t>Name of Interviewer: I4</w:t>
      </w:r>
    </w:p>
    <w:p w:rsidRPr="00CC0718" w:rsidR="5D3ECCAC" w:rsidP="4F814FF9" w:rsidRDefault="43073936" w14:paraId="4F3720E3" w14:textId="46284108">
      <w:pPr>
        <w:rPr>
          <w:color w:val="000000" w:themeColor="text1"/>
          <w:sz w:val="20"/>
          <w:szCs w:val="20"/>
          <w:lang w:val="en-GB"/>
        </w:rPr>
      </w:pPr>
      <w:r w:rsidRPr="00CC0718">
        <w:rPr>
          <w:color w:val="000000" w:themeColor="text1"/>
          <w:sz w:val="20"/>
          <w:szCs w:val="20"/>
          <w:lang w:val="en-GB"/>
        </w:rPr>
        <w:t xml:space="preserve">Name of Transcriber: </w:t>
      </w:r>
      <w:r w:rsidRPr="00CC0718" w:rsidR="6CFF4D18">
        <w:rPr>
          <w:color w:val="000000" w:themeColor="text1"/>
          <w:sz w:val="20"/>
          <w:szCs w:val="20"/>
          <w:lang w:val="en-GB"/>
        </w:rPr>
        <w:t>Harsha</w:t>
      </w:r>
    </w:p>
    <w:p w:rsidRPr="00CC0718" w:rsidR="5D3ECCAC" w:rsidP="4F814FF9" w:rsidRDefault="43073936" w14:paraId="07CA60EB" w14:textId="78920FCC">
      <w:pPr>
        <w:rPr>
          <w:color w:val="000000" w:themeColor="text1"/>
          <w:sz w:val="20"/>
          <w:szCs w:val="20"/>
          <w:lang w:val="en-GB"/>
        </w:rPr>
      </w:pPr>
      <w:r w:rsidRPr="00CC0718">
        <w:rPr>
          <w:color w:val="000000" w:themeColor="text1"/>
          <w:sz w:val="20"/>
          <w:szCs w:val="20"/>
          <w:lang w:val="en-GB"/>
        </w:rPr>
        <w:t>Length of Interview (in mins): 40 mins</w:t>
      </w:r>
    </w:p>
    <w:p w:rsidRPr="00CC0718" w:rsidR="00569D1C" w:rsidP="4F814FF9" w:rsidRDefault="00569D1C" w14:paraId="4B2FDBA9" w14:textId="027D739C">
      <w:pPr>
        <w:rPr>
          <w:sz w:val="20"/>
          <w:szCs w:val="20"/>
          <w:lang w:val="en-GB"/>
        </w:rPr>
      </w:pPr>
      <w:r w:rsidRPr="00CC0718">
        <w:rPr>
          <w:sz w:val="20"/>
          <w:szCs w:val="20"/>
          <w:lang w:val="en-GB"/>
        </w:rPr>
        <w:t>Interview Format: Online</w:t>
      </w:r>
    </w:p>
    <w:p w:rsidRPr="00CC0718" w:rsidR="00569D1C" w:rsidP="4F814FF9" w:rsidRDefault="00569D1C" w14:paraId="51AB4C09" w14:textId="20CCC7AB">
      <w:pPr>
        <w:rPr>
          <w:sz w:val="20"/>
          <w:szCs w:val="20"/>
          <w:lang w:val="en-GB"/>
        </w:rPr>
      </w:pPr>
      <w:r w:rsidRPr="00CC0718">
        <w:rPr>
          <w:sz w:val="20"/>
          <w:szCs w:val="20"/>
          <w:lang w:val="en-GB"/>
        </w:rPr>
        <w:t>Word count of the transcript: 4299 words</w:t>
      </w:r>
    </w:p>
    <w:p w:rsidRPr="00CC0718" w:rsidR="00569D1C" w:rsidP="4F814FF9" w:rsidRDefault="00569D1C" w14:paraId="42CA6FC8" w14:textId="18A29980">
      <w:pPr>
        <w:rPr>
          <w:sz w:val="20"/>
          <w:szCs w:val="20"/>
          <w:lang w:val="en-GB"/>
        </w:rPr>
      </w:pPr>
      <w:r w:rsidRPr="00CC0718">
        <w:rPr>
          <w:sz w:val="20"/>
          <w:szCs w:val="20"/>
          <w:lang w:val="en-GB"/>
        </w:rPr>
        <w:t>Transcription technology: otter.ai and zoom</w:t>
      </w:r>
    </w:p>
    <w:p w:rsidRPr="00CC0718" w:rsidR="4F814FF9" w:rsidP="4F814FF9" w:rsidRDefault="4F814FF9" w14:paraId="58861D92" w14:textId="009BB132">
      <w:pPr>
        <w:rPr>
          <w:i/>
          <w:iCs/>
          <w:color w:val="000000" w:themeColor="text1"/>
          <w:sz w:val="20"/>
          <w:szCs w:val="20"/>
          <w:lang w:val="en-GB"/>
        </w:rPr>
      </w:pPr>
    </w:p>
    <w:p w:rsidRPr="00CC0718" w:rsidR="5D3ECCAC" w:rsidP="771DF2FE" w:rsidRDefault="5D3ECCAC" w14:paraId="0F1A934D" w14:textId="1B621553">
      <w:pPr>
        <w:rPr>
          <w:color w:val="000000" w:themeColor="text1"/>
          <w:sz w:val="20"/>
          <w:szCs w:val="20"/>
          <w:lang w:val="en-US"/>
        </w:rPr>
      </w:pPr>
    </w:p>
    <w:p w:rsidRPr="00CC0718" w:rsidR="5D3ECCAC" w:rsidP="771DF2FE" w:rsidRDefault="43073936" w14:paraId="0A75E1BD" w14:textId="0538EBAE">
      <w:pPr>
        <w:rPr>
          <w:color w:val="000000" w:themeColor="text1"/>
          <w:sz w:val="20"/>
          <w:szCs w:val="20"/>
          <w:lang w:val="en-US"/>
        </w:rPr>
      </w:pPr>
      <w:r w:rsidRPr="00CC0718">
        <w:rPr>
          <w:color w:val="000000" w:themeColor="text1"/>
          <w:sz w:val="20"/>
          <w:szCs w:val="20"/>
          <w:lang w:val="en-US"/>
        </w:rPr>
        <w:t>2:41 – I4</w:t>
      </w:r>
    </w:p>
    <w:p w:rsidRPr="00CC0718" w:rsidR="5D3ECCAC" w:rsidP="771DF2FE" w:rsidRDefault="43073936" w14:paraId="7604AA01" w14:textId="067892C6">
      <w:pPr>
        <w:rPr>
          <w:color w:val="000000" w:themeColor="text1"/>
          <w:sz w:val="20"/>
          <w:szCs w:val="20"/>
          <w:lang w:val="en-US"/>
        </w:rPr>
      </w:pPr>
      <w:r w:rsidRPr="00CC0718">
        <w:rPr>
          <w:color w:val="000000" w:themeColor="text1"/>
          <w:sz w:val="20"/>
          <w:szCs w:val="20"/>
          <w:lang w:val="en-US"/>
        </w:rPr>
        <w:t xml:space="preserve">Hello, P8. I'm I4, a student on </w:t>
      </w:r>
      <w:r w:rsidRPr="00CC0718">
        <w:rPr>
          <w:color w:val="000000" w:themeColor="text1"/>
          <w:sz w:val="20"/>
          <w:szCs w:val="20"/>
        </w:rPr>
        <w:t xml:space="preserve">Prof. Shah’s </w:t>
      </w:r>
      <w:r w:rsidRPr="00CC0718">
        <w:rPr>
          <w:color w:val="000000" w:themeColor="text1"/>
          <w:sz w:val="20"/>
          <w:szCs w:val="20"/>
          <w:lang w:val="en-US"/>
        </w:rPr>
        <w:t xml:space="preserve">marketing research course. Thank you for taking the time to meet with us. We are conducting this interview as a part of a project to understand how a marketing club can assist other campus clubs in promoting themselves. This will help us to design initiatives and services that best support the goals of various student organizations. All responses are confidential, and you are free to skip any questions or stop the interview at any time. </w:t>
      </w:r>
    </w:p>
    <w:p w:rsidRPr="00CC0718" w:rsidR="5D3ECCAC" w:rsidP="771DF2FE" w:rsidRDefault="43073936" w14:paraId="18E5DDBA" w14:textId="3C047BA9">
      <w:pPr>
        <w:rPr>
          <w:color w:val="000000" w:themeColor="text1"/>
          <w:sz w:val="20"/>
          <w:szCs w:val="20"/>
          <w:lang w:val="en-US"/>
        </w:rPr>
      </w:pPr>
      <w:r w:rsidRPr="00CC0718">
        <w:rPr>
          <w:color w:val="000000" w:themeColor="text1"/>
          <w:sz w:val="20"/>
          <w:szCs w:val="20"/>
          <w:lang w:val="en-US"/>
        </w:rPr>
        <w:t>To facilitate our notetaking, we would like to record our conversation today. Only the team members working on the project will have access to the recording which will be destroyed after transcription. Do you agree to this interview being recorded?  </w:t>
      </w:r>
    </w:p>
    <w:p w:rsidRPr="00CC0718" w:rsidR="5D3ECCAC" w:rsidP="771DF2FE" w:rsidRDefault="5D3ECCAC" w14:paraId="27583971" w14:textId="2A756A64">
      <w:pPr>
        <w:rPr>
          <w:color w:val="000000" w:themeColor="text1"/>
          <w:sz w:val="20"/>
          <w:szCs w:val="20"/>
          <w:lang w:val="en-US"/>
        </w:rPr>
      </w:pPr>
    </w:p>
    <w:p w:rsidRPr="00CC0718" w:rsidR="5D3ECCAC" w:rsidP="771DF2FE" w:rsidRDefault="43073936" w14:paraId="2F958F47" w14:textId="3F12AA76">
      <w:pPr>
        <w:rPr>
          <w:color w:val="000000" w:themeColor="text1"/>
          <w:sz w:val="20"/>
          <w:szCs w:val="20"/>
          <w:lang w:val="en-US"/>
        </w:rPr>
      </w:pPr>
      <w:r w:rsidRPr="00CC0718">
        <w:rPr>
          <w:color w:val="000000" w:themeColor="text1"/>
          <w:sz w:val="20"/>
          <w:szCs w:val="20"/>
          <w:lang w:val="en-US"/>
        </w:rPr>
        <w:t>3:51 – P8</w:t>
      </w:r>
    </w:p>
    <w:p w:rsidRPr="00CC0718" w:rsidR="5D3ECCAC" w:rsidP="771DF2FE" w:rsidRDefault="43073936" w14:paraId="1ADFD541" w14:textId="6B2B4FF8">
      <w:pPr>
        <w:rPr>
          <w:color w:val="000000" w:themeColor="text1"/>
          <w:sz w:val="20"/>
          <w:szCs w:val="20"/>
          <w:lang w:val="en-US"/>
        </w:rPr>
      </w:pPr>
      <w:r w:rsidRPr="00CC0718">
        <w:rPr>
          <w:color w:val="000000" w:themeColor="text1"/>
          <w:sz w:val="20"/>
          <w:szCs w:val="20"/>
          <w:lang w:val="en-US"/>
        </w:rPr>
        <w:t>Yeah, sure.</w:t>
      </w:r>
    </w:p>
    <w:p w:rsidRPr="00CC0718" w:rsidR="5D3ECCAC" w:rsidP="771DF2FE" w:rsidRDefault="5D3ECCAC" w14:paraId="00EBE958" w14:textId="31E65E09">
      <w:pPr>
        <w:rPr>
          <w:color w:val="000000" w:themeColor="text1"/>
          <w:sz w:val="20"/>
          <w:szCs w:val="20"/>
          <w:lang w:val="en-US"/>
        </w:rPr>
      </w:pPr>
    </w:p>
    <w:p w:rsidRPr="00CC0718" w:rsidR="5D3ECCAC" w:rsidP="771DF2FE" w:rsidRDefault="43073936" w14:paraId="20EDA125" w14:textId="04803C69">
      <w:pPr>
        <w:rPr>
          <w:color w:val="000000" w:themeColor="text1"/>
          <w:sz w:val="20"/>
          <w:szCs w:val="20"/>
          <w:lang w:val="en-US"/>
        </w:rPr>
      </w:pPr>
      <w:r w:rsidRPr="00CC0718">
        <w:rPr>
          <w:color w:val="000000" w:themeColor="text1"/>
          <w:sz w:val="20"/>
          <w:szCs w:val="20"/>
          <w:lang w:val="en-US"/>
        </w:rPr>
        <w:t>3:52 - I4</w:t>
      </w:r>
    </w:p>
    <w:p w:rsidRPr="00CC0718" w:rsidR="5D3ECCAC" w:rsidP="771DF2FE" w:rsidRDefault="43073936" w14:paraId="35ABEFF3" w14:textId="4E028529">
      <w:pPr>
        <w:rPr>
          <w:color w:val="000000" w:themeColor="text1"/>
          <w:sz w:val="20"/>
          <w:szCs w:val="20"/>
          <w:lang w:val="en-US"/>
        </w:rPr>
      </w:pPr>
      <w:r w:rsidRPr="00CC0718">
        <w:rPr>
          <w:color w:val="000000" w:themeColor="text1"/>
          <w:sz w:val="20"/>
          <w:szCs w:val="20"/>
          <w:lang w:val="en-US"/>
        </w:rPr>
        <w:t>Please tell me about yourself.</w:t>
      </w:r>
    </w:p>
    <w:p w:rsidRPr="00CC0718" w:rsidR="5D3ECCAC" w:rsidP="771DF2FE" w:rsidRDefault="5D3ECCAC" w14:paraId="7AEA25E8" w14:textId="5D5E11EF">
      <w:pPr>
        <w:rPr>
          <w:color w:val="000000" w:themeColor="text1"/>
          <w:sz w:val="20"/>
          <w:szCs w:val="20"/>
          <w:lang w:val="en-US"/>
        </w:rPr>
      </w:pPr>
    </w:p>
    <w:p w:rsidRPr="00CC0718" w:rsidR="5D3ECCAC" w:rsidP="771DF2FE" w:rsidRDefault="43073936" w14:paraId="3685746C" w14:textId="032744CA">
      <w:pPr>
        <w:rPr>
          <w:color w:val="000000" w:themeColor="text1"/>
          <w:sz w:val="20"/>
          <w:szCs w:val="20"/>
          <w:lang w:val="en-US"/>
        </w:rPr>
      </w:pPr>
      <w:r w:rsidRPr="00CC0718">
        <w:rPr>
          <w:color w:val="000000" w:themeColor="text1"/>
          <w:sz w:val="20"/>
          <w:szCs w:val="20"/>
          <w:lang w:val="en-US"/>
        </w:rPr>
        <w:t>3:59 – P8</w:t>
      </w:r>
    </w:p>
    <w:p w:rsidRPr="00CC0718" w:rsidR="5D3ECCAC" w:rsidP="771DF2FE" w:rsidRDefault="43073936" w14:paraId="7B66E629" w14:textId="16E083C8">
      <w:pPr>
        <w:rPr>
          <w:color w:val="000000" w:themeColor="text1"/>
          <w:sz w:val="20"/>
          <w:szCs w:val="20"/>
          <w:lang w:val="en-US"/>
        </w:rPr>
      </w:pPr>
      <w:r w:rsidRPr="00CC0718">
        <w:rPr>
          <w:color w:val="000000" w:themeColor="text1"/>
          <w:sz w:val="20"/>
          <w:szCs w:val="20"/>
          <w:lang w:val="en-US"/>
        </w:rPr>
        <w:t xml:space="preserve">My name is Sai Deepshikha. I am currently doing my masters in WPI. I am in the second year. I am also part of various clubs and associations. As a part of the Hindu </w:t>
      </w:r>
      <w:proofErr w:type="spellStart"/>
      <w:r w:rsidRPr="00CC0718">
        <w:rPr>
          <w:color w:val="000000" w:themeColor="text1"/>
          <w:sz w:val="20"/>
          <w:szCs w:val="20"/>
          <w:lang w:val="en-US"/>
        </w:rPr>
        <w:t>Yuva</w:t>
      </w:r>
      <w:proofErr w:type="spellEnd"/>
      <w:r w:rsidRPr="00CC0718">
        <w:rPr>
          <w:color w:val="000000" w:themeColor="text1"/>
          <w:sz w:val="20"/>
          <w:szCs w:val="20"/>
          <w:lang w:val="en-US"/>
        </w:rPr>
        <w:t xml:space="preserve">, I am one of the executive members and I do the graduate communications </w:t>
      </w:r>
      <w:proofErr w:type="gramStart"/>
      <w:r w:rsidRPr="00CC0718">
        <w:rPr>
          <w:color w:val="000000" w:themeColor="text1"/>
          <w:sz w:val="20"/>
          <w:szCs w:val="20"/>
          <w:lang w:val="en-US"/>
        </w:rPr>
        <w:t>and also</w:t>
      </w:r>
      <w:proofErr w:type="gramEnd"/>
      <w:r w:rsidRPr="00CC0718">
        <w:rPr>
          <w:color w:val="000000" w:themeColor="text1"/>
          <w:sz w:val="20"/>
          <w:szCs w:val="20"/>
          <w:lang w:val="en-US"/>
        </w:rPr>
        <w:t xml:space="preserve"> the part of the marketing and operations. I am part of other clubs such as SJ and SASA. So yeah, that's a little about me. Thank you.</w:t>
      </w:r>
    </w:p>
    <w:p w:rsidRPr="00CC0718" w:rsidR="5D3ECCAC" w:rsidP="771DF2FE" w:rsidRDefault="5D3ECCAC" w14:paraId="3A1842DF" w14:textId="153A3458">
      <w:pPr>
        <w:rPr>
          <w:color w:val="000000" w:themeColor="text1"/>
          <w:sz w:val="20"/>
          <w:szCs w:val="20"/>
          <w:lang w:val="en-US"/>
        </w:rPr>
      </w:pPr>
    </w:p>
    <w:p w:rsidRPr="00CC0718" w:rsidR="5D3ECCAC" w:rsidP="771DF2FE" w:rsidRDefault="43073936" w14:paraId="74D35FF1" w14:textId="090DB41C">
      <w:pPr>
        <w:rPr>
          <w:color w:val="000000" w:themeColor="text1"/>
          <w:sz w:val="20"/>
          <w:szCs w:val="20"/>
          <w:lang w:val="en-US"/>
        </w:rPr>
      </w:pPr>
      <w:r w:rsidRPr="00CC0718">
        <w:rPr>
          <w:color w:val="000000" w:themeColor="text1"/>
          <w:sz w:val="20"/>
          <w:szCs w:val="20"/>
          <w:lang w:val="en-US"/>
        </w:rPr>
        <w:t xml:space="preserve">4:40 – I4 </w:t>
      </w:r>
    </w:p>
    <w:p w:rsidRPr="00CC0718" w:rsidR="5D3ECCAC" w:rsidP="771DF2FE" w:rsidRDefault="43073936" w14:paraId="317D1E07" w14:textId="270593D6">
      <w:pPr>
        <w:rPr>
          <w:color w:val="000000" w:themeColor="text1"/>
          <w:sz w:val="20"/>
          <w:szCs w:val="20"/>
          <w:lang w:val="en-US"/>
        </w:rPr>
      </w:pPr>
      <w:r w:rsidRPr="00CC0718">
        <w:rPr>
          <w:color w:val="000000" w:themeColor="text1"/>
          <w:sz w:val="20"/>
          <w:szCs w:val="20"/>
          <w:lang w:val="en-US"/>
        </w:rPr>
        <w:t>What according to you is the role of student organizations and clubs on campus?</w:t>
      </w:r>
    </w:p>
    <w:p w:rsidRPr="00CC0718" w:rsidR="5D3ECCAC" w:rsidP="771DF2FE" w:rsidRDefault="5D3ECCAC" w14:paraId="19953D78" w14:textId="0E407B3E">
      <w:pPr>
        <w:rPr>
          <w:color w:val="000000" w:themeColor="text1"/>
          <w:sz w:val="20"/>
          <w:szCs w:val="20"/>
          <w:lang w:val="en-US"/>
        </w:rPr>
      </w:pPr>
    </w:p>
    <w:p w:rsidRPr="00CC0718" w:rsidR="5D3ECCAC" w:rsidP="771DF2FE" w:rsidRDefault="43073936" w14:paraId="49FBF0E1" w14:textId="328DCE93">
      <w:pPr>
        <w:rPr>
          <w:color w:val="000000" w:themeColor="text1"/>
          <w:sz w:val="20"/>
          <w:szCs w:val="20"/>
          <w:lang w:val="en-US"/>
        </w:rPr>
      </w:pPr>
      <w:r w:rsidRPr="00CC0718">
        <w:rPr>
          <w:color w:val="000000" w:themeColor="text1"/>
          <w:sz w:val="20"/>
          <w:szCs w:val="20"/>
          <w:lang w:val="en-US"/>
        </w:rPr>
        <w:t>4:49 – P8</w:t>
      </w:r>
    </w:p>
    <w:p w:rsidRPr="00CC0718" w:rsidR="5D3ECCAC" w:rsidP="771DF2FE" w:rsidRDefault="43073936" w14:paraId="142EEE5B" w14:textId="1E179AEF">
      <w:pPr>
        <w:rPr>
          <w:color w:val="000000" w:themeColor="text1"/>
          <w:sz w:val="20"/>
          <w:szCs w:val="20"/>
          <w:lang w:val="en-US"/>
        </w:rPr>
      </w:pPr>
      <w:r w:rsidRPr="00CC0718">
        <w:rPr>
          <w:color w:val="000000" w:themeColor="text1"/>
          <w:sz w:val="20"/>
          <w:szCs w:val="20"/>
          <w:lang w:val="en-US"/>
        </w:rPr>
        <w:t xml:space="preserve">According to me, the role of a student organization is basically to have students feel like, apart from academics, have a little bit of time to themselves </w:t>
      </w:r>
      <w:proofErr w:type="gramStart"/>
      <w:r w:rsidRPr="00CC0718">
        <w:rPr>
          <w:color w:val="000000" w:themeColor="text1"/>
          <w:sz w:val="20"/>
          <w:szCs w:val="20"/>
          <w:lang w:val="en-US"/>
        </w:rPr>
        <w:t>and also</w:t>
      </w:r>
      <w:proofErr w:type="gramEnd"/>
      <w:r w:rsidRPr="00CC0718">
        <w:rPr>
          <w:color w:val="000000" w:themeColor="text1"/>
          <w:sz w:val="20"/>
          <w:szCs w:val="20"/>
          <w:lang w:val="en-US"/>
        </w:rPr>
        <w:t xml:space="preserve"> to network with other people. And since as an international student, I feel it's </w:t>
      </w:r>
      <w:proofErr w:type="gramStart"/>
      <w:r w:rsidRPr="00CC0718">
        <w:rPr>
          <w:color w:val="000000" w:themeColor="text1"/>
          <w:sz w:val="20"/>
          <w:szCs w:val="20"/>
          <w:lang w:val="en-US"/>
        </w:rPr>
        <w:t>really important</w:t>
      </w:r>
      <w:proofErr w:type="gramEnd"/>
      <w:r w:rsidRPr="00CC0718">
        <w:rPr>
          <w:color w:val="000000" w:themeColor="text1"/>
          <w:sz w:val="20"/>
          <w:szCs w:val="20"/>
          <w:lang w:val="en-US"/>
        </w:rPr>
        <w:t xml:space="preserve"> for such clubs to be there on campus because it allows us to, you know diversity amongst other students and to also know and also learn about other cultures as well. And it also gives us a space to have our own ideas or have our own thoughts put down on tables. So that's what I feel. </w:t>
      </w:r>
      <w:proofErr w:type="gramStart"/>
      <w:r w:rsidRPr="00CC0718">
        <w:rPr>
          <w:color w:val="000000" w:themeColor="text1"/>
          <w:sz w:val="20"/>
          <w:szCs w:val="20"/>
          <w:lang w:val="en-US"/>
        </w:rPr>
        <w:t>Also</w:t>
      </w:r>
      <w:proofErr w:type="gramEnd"/>
      <w:r w:rsidRPr="00CC0718">
        <w:rPr>
          <w:color w:val="000000" w:themeColor="text1"/>
          <w:sz w:val="20"/>
          <w:szCs w:val="20"/>
          <w:lang w:val="en-US"/>
        </w:rPr>
        <w:t xml:space="preserve"> if there are any issues regarding anything, I feel student associations help with that. Yeah, that's what I feel. Okay.</w:t>
      </w:r>
    </w:p>
    <w:p w:rsidRPr="00CC0718" w:rsidR="5D3ECCAC" w:rsidP="771DF2FE" w:rsidRDefault="5D3ECCAC" w14:paraId="7101A518" w14:textId="14994055">
      <w:pPr>
        <w:rPr>
          <w:color w:val="000000" w:themeColor="text1"/>
          <w:sz w:val="20"/>
          <w:szCs w:val="20"/>
          <w:lang w:val="en-US"/>
        </w:rPr>
      </w:pPr>
    </w:p>
    <w:p w:rsidRPr="00CC0718" w:rsidR="5D3ECCAC" w:rsidP="771DF2FE" w:rsidRDefault="43073936" w14:paraId="01682F4F" w14:textId="717A0A3D">
      <w:pPr>
        <w:rPr>
          <w:color w:val="000000" w:themeColor="text1"/>
          <w:sz w:val="20"/>
          <w:szCs w:val="20"/>
          <w:lang w:val="en-US"/>
        </w:rPr>
      </w:pPr>
      <w:r w:rsidRPr="00CC0718">
        <w:rPr>
          <w:color w:val="000000" w:themeColor="text1"/>
          <w:sz w:val="20"/>
          <w:szCs w:val="20"/>
          <w:lang w:val="en-US"/>
        </w:rPr>
        <w:t xml:space="preserve">5:51 – I4 </w:t>
      </w:r>
    </w:p>
    <w:p w:rsidRPr="00CC0718" w:rsidR="5D3ECCAC" w:rsidP="771DF2FE" w:rsidRDefault="43073936" w14:paraId="162F9C8A" w14:textId="7D8589F9">
      <w:pPr>
        <w:rPr>
          <w:color w:val="000000" w:themeColor="text1"/>
          <w:sz w:val="20"/>
          <w:szCs w:val="20"/>
          <w:lang w:val="en-US"/>
        </w:rPr>
      </w:pPr>
      <w:proofErr w:type="gramStart"/>
      <w:r w:rsidRPr="00CC0718">
        <w:rPr>
          <w:color w:val="000000" w:themeColor="text1"/>
          <w:sz w:val="20"/>
          <w:szCs w:val="20"/>
          <w:lang w:val="en-US"/>
        </w:rPr>
        <w:t>So</w:t>
      </w:r>
      <w:proofErr w:type="gramEnd"/>
      <w:r w:rsidRPr="00CC0718">
        <w:rPr>
          <w:color w:val="000000" w:themeColor="text1"/>
          <w:sz w:val="20"/>
          <w:szCs w:val="20"/>
          <w:lang w:val="en-US"/>
        </w:rPr>
        <w:t xml:space="preserve"> coming to the journey, tell me about your journey with the Hindu </w:t>
      </w:r>
      <w:proofErr w:type="spellStart"/>
      <w:r w:rsidRPr="00CC0718">
        <w:rPr>
          <w:color w:val="000000" w:themeColor="text1"/>
          <w:sz w:val="20"/>
          <w:szCs w:val="20"/>
          <w:lang w:val="en-US"/>
        </w:rPr>
        <w:t>Yuva</w:t>
      </w:r>
      <w:proofErr w:type="spellEnd"/>
      <w:r w:rsidRPr="00CC0718">
        <w:rPr>
          <w:color w:val="000000" w:themeColor="text1"/>
          <w:sz w:val="20"/>
          <w:szCs w:val="20"/>
          <w:lang w:val="en-US"/>
        </w:rPr>
        <w:t xml:space="preserve"> club and other clubs that you are currently working on. And how did you get involved? And what is your experience has been like so far?</w:t>
      </w:r>
    </w:p>
    <w:p w:rsidRPr="00CC0718" w:rsidR="5D3ECCAC" w:rsidP="771DF2FE" w:rsidRDefault="43073936" w14:paraId="0EF7A004" w14:textId="6E68FB40">
      <w:pPr>
        <w:rPr>
          <w:color w:val="000000" w:themeColor="text1"/>
          <w:sz w:val="20"/>
          <w:szCs w:val="20"/>
          <w:lang w:val="en-US"/>
        </w:rPr>
      </w:pPr>
      <w:r w:rsidRPr="00CC0718">
        <w:rPr>
          <w:color w:val="000000" w:themeColor="text1"/>
          <w:sz w:val="20"/>
          <w:szCs w:val="20"/>
          <w:lang w:val="en-US"/>
        </w:rPr>
        <w:lastRenderedPageBreak/>
        <w:t>6:07 – P8</w:t>
      </w:r>
    </w:p>
    <w:p w:rsidRPr="00CC0718" w:rsidR="5D3ECCAC" w:rsidP="771DF2FE" w:rsidRDefault="43073936" w14:paraId="7A7DBE0A" w14:textId="0EEB3B10">
      <w:pPr>
        <w:rPr>
          <w:color w:val="000000" w:themeColor="text1"/>
          <w:sz w:val="20"/>
          <w:szCs w:val="20"/>
          <w:lang w:val="en-US"/>
        </w:rPr>
      </w:pPr>
      <w:r w:rsidRPr="00CC0718">
        <w:rPr>
          <w:color w:val="000000" w:themeColor="text1"/>
          <w:sz w:val="20"/>
          <w:szCs w:val="20"/>
          <w:lang w:val="en-US"/>
        </w:rPr>
        <w:t xml:space="preserve">So I was just like, I mean, I was in my first year, I, I didn't know much about like the associations and organizations, but to through the like career, I mean through the to the fairs like one of the fairs like the associations fairs like the student association fairs which were taking place in the quadrangle I came to know about Hindu </w:t>
      </w:r>
      <w:proofErr w:type="spellStart"/>
      <w:r w:rsidRPr="00CC0718">
        <w:rPr>
          <w:color w:val="000000" w:themeColor="text1"/>
          <w:sz w:val="20"/>
          <w:szCs w:val="20"/>
          <w:lang w:val="en-US"/>
        </w:rPr>
        <w:t>Yuva</w:t>
      </w:r>
      <w:proofErr w:type="spellEnd"/>
      <w:r w:rsidRPr="00CC0718">
        <w:rPr>
          <w:color w:val="000000" w:themeColor="text1"/>
          <w:sz w:val="20"/>
          <w:szCs w:val="20"/>
          <w:lang w:val="en-US"/>
        </w:rPr>
        <w:t xml:space="preserve">. Also like I just got I mean I had other friends joining the club as well so I thought maybe like you know this would be a good experience to feel close to home since Hindu </w:t>
      </w:r>
      <w:proofErr w:type="spellStart"/>
      <w:r w:rsidRPr="00CC0718">
        <w:rPr>
          <w:color w:val="000000" w:themeColor="text1"/>
          <w:sz w:val="20"/>
          <w:szCs w:val="20"/>
          <w:lang w:val="en-US"/>
        </w:rPr>
        <w:t>Yuva</w:t>
      </w:r>
      <w:proofErr w:type="spellEnd"/>
      <w:r w:rsidRPr="00CC0718">
        <w:rPr>
          <w:color w:val="000000" w:themeColor="text1"/>
          <w:sz w:val="20"/>
          <w:szCs w:val="20"/>
          <w:lang w:val="en-US"/>
        </w:rPr>
        <w:t xml:space="preserve"> basically means like a, it's kind of like a cultural club. So yeah, that's how I got into the club. Like if you're asking about how my journey has been till now, it's been pretty, </w:t>
      </w:r>
      <w:proofErr w:type="gramStart"/>
      <w:r w:rsidRPr="00CC0718">
        <w:rPr>
          <w:color w:val="000000" w:themeColor="text1"/>
          <w:sz w:val="20"/>
          <w:szCs w:val="20"/>
          <w:lang w:val="en-US"/>
        </w:rPr>
        <w:t>pretty amazing</w:t>
      </w:r>
      <w:proofErr w:type="gramEnd"/>
      <w:r w:rsidRPr="00CC0718">
        <w:rPr>
          <w:color w:val="000000" w:themeColor="text1"/>
          <w:sz w:val="20"/>
          <w:szCs w:val="20"/>
          <w:lang w:val="en-US"/>
        </w:rPr>
        <w:t xml:space="preserve">. I got to meet a lot of people, a lot of alumni who started this club in other chapters, and in other colleges. We had a lot of networking events. We had been to LA about two weeks before where we met a lot of alumni and the people who originally started this club like long time ago. Also, it was a very good bonding experience. I feel like now I am </w:t>
      </w:r>
      <w:proofErr w:type="gramStart"/>
      <w:r w:rsidRPr="00CC0718">
        <w:rPr>
          <w:color w:val="000000" w:themeColor="text1"/>
          <w:sz w:val="20"/>
          <w:szCs w:val="20"/>
          <w:lang w:val="en-US"/>
        </w:rPr>
        <w:t>like,</w:t>
      </w:r>
      <w:proofErr w:type="gramEnd"/>
      <w:r w:rsidRPr="00CC0718">
        <w:rPr>
          <w:color w:val="000000" w:themeColor="text1"/>
          <w:sz w:val="20"/>
          <w:szCs w:val="20"/>
          <w:lang w:val="en-US"/>
        </w:rPr>
        <w:t xml:space="preserve"> I mean, I have a lot of good connections and also like there's this bond and the trust I feel like which has been built during my course here amongst the executive teams. And it's kind of been nice. I feel like we are a big family. So yeah, it's been pretty good.</w:t>
      </w:r>
    </w:p>
    <w:p w:rsidRPr="00CC0718" w:rsidR="5D3ECCAC" w:rsidP="771DF2FE" w:rsidRDefault="5D3ECCAC" w14:paraId="4864CA33" w14:textId="4870C44F">
      <w:pPr>
        <w:rPr>
          <w:color w:val="000000" w:themeColor="text1"/>
          <w:sz w:val="20"/>
          <w:szCs w:val="20"/>
          <w:lang w:val="en-US"/>
        </w:rPr>
      </w:pPr>
    </w:p>
    <w:p w:rsidRPr="00CC0718" w:rsidR="5D3ECCAC" w:rsidP="771DF2FE" w:rsidRDefault="43073936" w14:paraId="3A3E6A29" w14:textId="0099B76B">
      <w:pPr>
        <w:rPr>
          <w:color w:val="000000" w:themeColor="text1"/>
          <w:sz w:val="20"/>
          <w:szCs w:val="20"/>
          <w:lang w:val="en-US"/>
        </w:rPr>
      </w:pPr>
      <w:r w:rsidRPr="00CC0718">
        <w:rPr>
          <w:color w:val="000000" w:themeColor="text1"/>
          <w:sz w:val="20"/>
          <w:szCs w:val="20"/>
          <w:lang w:val="en-US"/>
        </w:rPr>
        <w:t>8:00 – I4</w:t>
      </w:r>
    </w:p>
    <w:p w:rsidRPr="00CC0718" w:rsidR="5D3ECCAC" w:rsidP="771DF2FE" w:rsidRDefault="43073936" w14:paraId="5A24BD0A" w14:textId="41C3A078">
      <w:pPr>
        <w:rPr>
          <w:color w:val="000000" w:themeColor="text1"/>
          <w:sz w:val="20"/>
          <w:szCs w:val="20"/>
          <w:lang w:val="en-US"/>
        </w:rPr>
      </w:pPr>
      <w:r w:rsidRPr="00CC0718">
        <w:rPr>
          <w:color w:val="000000" w:themeColor="text1"/>
          <w:sz w:val="20"/>
          <w:szCs w:val="20"/>
          <w:lang w:val="en-US"/>
        </w:rPr>
        <w:t>Can you also mention the clubs that you're a member of and what are your roles in the clubs?</w:t>
      </w:r>
    </w:p>
    <w:p w:rsidRPr="00CC0718" w:rsidR="5D3ECCAC" w:rsidP="771DF2FE" w:rsidRDefault="5D3ECCAC" w14:paraId="6F0F5503" w14:textId="4EFE01AF">
      <w:pPr>
        <w:rPr>
          <w:color w:val="000000" w:themeColor="text1"/>
          <w:sz w:val="20"/>
          <w:szCs w:val="20"/>
          <w:lang w:val="en-US"/>
        </w:rPr>
      </w:pPr>
    </w:p>
    <w:p w:rsidRPr="00CC0718" w:rsidR="5D3ECCAC" w:rsidP="771DF2FE" w:rsidRDefault="43073936" w14:paraId="58989539" w14:textId="0EFB878B">
      <w:pPr>
        <w:rPr>
          <w:color w:val="000000" w:themeColor="text1"/>
          <w:sz w:val="20"/>
          <w:szCs w:val="20"/>
          <w:lang w:val="en-US"/>
        </w:rPr>
      </w:pPr>
      <w:r w:rsidRPr="00CC0718">
        <w:rPr>
          <w:color w:val="000000" w:themeColor="text1"/>
          <w:sz w:val="20"/>
          <w:szCs w:val="20"/>
          <w:lang w:val="en-US"/>
        </w:rPr>
        <w:t xml:space="preserve">8:10 – P8 </w:t>
      </w:r>
    </w:p>
    <w:p w:rsidRPr="00CC0718" w:rsidR="5D3ECCAC" w:rsidP="771DF2FE" w:rsidRDefault="43073936" w14:paraId="5E102482" w14:textId="799EFD3A">
      <w:pPr>
        <w:rPr>
          <w:color w:val="000000" w:themeColor="text1"/>
          <w:sz w:val="20"/>
          <w:szCs w:val="20"/>
          <w:lang w:val="en-US"/>
        </w:rPr>
      </w:pPr>
      <w:r w:rsidRPr="00CC0718">
        <w:rPr>
          <w:color w:val="000000" w:themeColor="text1"/>
          <w:sz w:val="20"/>
          <w:szCs w:val="20"/>
          <w:lang w:val="en-US"/>
        </w:rPr>
        <w:t xml:space="preserve">Yeah, so I So as I said, I'm part of the </w:t>
      </w:r>
      <w:proofErr w:type="spellStart"/>
      <w:r w:rsidRPr="00CC0718">
        <w:rPr>
          <w:color w:val="000000" w:themeColor="text1"/>
          <w:sz w:val="20"/>
          <w:szCs w:val="20"/>
          <w:lang w:val="en-US"/>
        </w:rPr>
        <w:t>Gradscom</w:t>
      </w:r>
      <w:proofErr w:type="spellEnd"/>
      <w:r w:rsidRPr="00CC0718">
        <w:rPr>
          <w:color w:val="000000" w:themeColor="text1"/>
          <w:sz w:val="20"/>
          <w:szCs w:val="20"/>
          <w:lang w:val="en-US"/>
        </w:rPr>
        <w:t xml:space="preserve"> in Hindu </w:t>
      </w:r>
      <w:proofErr w:type="spellStart"/>
      <w:r w:rsidRPr="00CC0718">
        <w:rPr>
          <w:color w:val="000000" w:themeColor="text1"/>
          <w:sz w:val="20"/>
          <w:szCs w:val="20"/>
          <w:lang w:val="en-US"/>
        </w:rPr>
        <w:t>Yuva</w:t>
      </w:r>
      <w:proofErr w:type="spellEnd"/>
      <w:r w:rsidRPr="00CC0718">
        <w:rPr>
          <w:color w:val="000000" w:themeColor="text1"/>
          <w:sz w:val="20"/>
          <w:szCs w:val="20"/>
          <w:lang w:val="en-US"/>
        </w:rPr>
        <w:t xml:space="preserve">. </w:t>
      </w:r>
      <w:proofErr w:type="gramStart"/>
      <w:r w:rsidRPr="00CC0718">
        <w:rPr>
          <w:color w:val="000000" w:themeColor="text1"/>
          <w:sz w:val="20"/>
          <w:szCs w:val="20"/>
          <w:lang w:val="en-US"/>
        </w:rPr>
        <w:t>So</w:t>
      </w:r>
      <w:proofErr w:type="gramEnd"/>
      <w:r w:rsidRPr="00CC0718">
        <w:rPr>
          <w:color w:val="000000" w:themeColor="text1"/>
          <w:sz w:val="20"/>
          <w:szCs w:val="20"/>
          <w:lang w:val="en-US"/>
        </w:rPr>
        <w:t xml:space="preserve"> there's another club I'm a part of that is the South Asian Student Association, SASA the short form. I am also a </w:t>
      </w:r>
      <w:proofErr w:type="spellStart"/>
      <w:r w:rsidRPr="00CC0718">
        <w:rPr>
          <w:color w:val="000000" w:themeColor="text1"/>
          <w:sz w:val="20"/>
          <w:szCs w:val="20"/>
          <w:lang w:val="en-US"/>
        </w:rPr>
        <w:t>Gradscom</w:t>
      </w:r>
      <w:proofErr w:type="spellEnd"/>
      <w:r w:rsidRPr="00CC0718">
        <w:rPr>
          <w:color w:val="000000" w:themeColor="text1"/>
          <w:sz w:val="20"/>
          <w:szCs w:val="20"/>
          <w:lang w:val="en-US"/>
        </w:rPr>
        <w:t xml:space="preserve"> there. I am a cabinet, I mean, I'm a Senate member in the Student Government Association, and I'm also part of the Green Teams. So yeah, I just I am a member but not an executive member the green came up.</w:t>
      </w:r>
    </w:p>
    <w:p w:rsidRPr="00CC0718" w:rsidR="5D3ECCAC" w:rsidP="771DF2FE" w:rsidRDefault="5D3ECCAC" w14:paraId="0BA32370" w14:textId="786E4F06">
      <w:pPr>
        <w:rPr>
          <w:color w:val="000000" w:themeColor="text1"/>
          <w:sz w:val="20"/>
          <w:szCs w:val="20"/>
          <w:lang w:val="en-US"/>
        </w:rPr>
      </w:pPr>
    </w:p>
    <w:p w:rsidRPr="00CC0718" w:rsidR="5D3ECCAC" w:rsidP="771DF2FE" w:rsidRDefault="43073936" w14:paraId="2EC853AD" w14:textId="7CA205C0">
      <w:pPr>
        <w:rPr>
          <w:color w:val="000000" w:themeColor="text1"/>
          <w:sz w:val="20"/>
          <w:szCs w:val="20"/>
          <w:lang w:val="en-US"/>
        </w:rPr>
      </w:pPr>
      <w:r w:rsidRPr="00CC0718">
        <w:rPr>
          <w:color w:val="000000" w:themeColor="text1"/>
          <w:sz w:val="20"/>
          <w:szCs w:val="20"/>
          <w:lang w:val="en-US"/>
        </w:rPr>
        <w:t>8:45 – I4</w:t>
      </w:r>
    </w:p>
    <w:p w:rsidRPr="00CC0718" w:rsidR="5D3ECCAC" w:rsidP="771DF2FE" w:rsidRDefault="43073936" w14:paraId="5CC814B1" w14:textId="2072EB17">
      <w:pPr>
        <w:rPr>
          <w:color w:val="000000" w:themeColor="text1"/>
          <w:sz w:val="20"/>
          <w:szCs w:val="20"/>
          <w:lang w:val="en-US"/>
        </w:rPr>
      </w:pPr>
      <w:r w:rsidRPr="00CC0718">
        <w:rPr>
          <w:color w:val="000000" w:themeColor="text1"/>
          <w:sz w:val="20"/>
          <w:szCs w:val="20"/>
          <w:lang w:val="en-US"/>
        </w:rPr>
        <w:t>Okay, so do you have any kind of interest in so far January journey of your club meetings or any of your clubs that you have been experienced so far?</w:t>
      </w:r>
    </w:p>
    <w:p w:rsidRPr="00CC0718" w:rsidR="5D3ECCAC" w:rsidP="771DF2FE" w:rsidRDefault="5D3ECCAC" w14:paraId="5BAE8084" w14:textId="686486D1">
      <w:pPr>
        <w:rPr>
          <w:color w:val="000000" w:themeColor="text1"/>
          <w:sz w:val="20"/>
          <w:szCs w:val="20"/>
          <w:lang w:val="en-US"/>
        </w:rPr>
      </w:pPr>
    </w:p>
    <w:p w:rsidRPr="00CC0718" w:rsidR="5D3ECCAC" w:rsidP="771DF2FE" w:rsidRDefault="43073936" w14:paraId="65F4BE08" w14:textId="4FA058A7">
      <w:pPr>
        <w:rPr>
          <w:color w:val="000000" w:themeColor="text1"/>
          <w:sz w:val="20"/>
          <w:szCs w:val="20"/>
          <w:lang w:val="en-US"/>
        </w:rPr>
      </w:pPr>
      <w:r w:rsidRPr="00CC0718">
        <w:rPr>
          <w:color w:val="000000" w:themeColor="text1"/>
          <w:sz w:val="20"/>
          <w:szCs w:val="20"/>
          <w:lang w:val="en-US"/>
        </w:rPr>
        <w:t>9:01 – P8</w:t>
      </w:r>
    </w:p>
    <w:p w:rsidRPr="00CC0718" w:rsidR="5D3ECCAC" w:rsidP="771DF2FE" w:rsidRDefault="43073936" w14:paraId="3E7C30BF" w14:textId="370E5401">
      <w:pPr>
        <w:rPr>
          <w:color w:val="000000" w:themeColor="text1"/>
          <w:sz w:val="20"/>
          <w:szCs w:val="20"/>
          <w:lang w:val="en-US"/>
        </w:rPr>
      </w:pPr>
      <w:r w:rsidRPr="00CC0718">
        <w:rPr>
          <w:color w:val="000000" w:themeColor="text1"/>
          <w:sz w:val="20"/>
          <w:szCs w:val="20"/>
          <w:lang w:val="en-US"/>
        </w:rPr>
        <w:t xml:space="preserve">So, yeah, like I it was a good experience altogether. And now I know how to like work as a team. I think my team building skills have improved. My communication skills </w:t>
      </w:r>
      <w:proofErr w:type="gramStart"/>
      <w:r w:rsidRPr="00CC0718">
        <w:rPr>
          <w:color w:val="000000" w:themeColor="text1"/>
          <w:sz w:val="20"/>
          <w:szCs w:val="20"/>
          <w:lang w:val="en-US"/>
        </w:rPr>
        <w:t>has</w:t>
      </w:r>
      <w:proofErr w:type="gramEnd"/>
      <w:r w:rsidRPr="00CC0718">
        <w:rPr>
          <w:color w:val="000000" w:themeColor="text1"/>
          <w:sz w:val="20"/>
          <w:szCs w:val="20"/>
          <w:lang w:val="en-US"/>
        </w:rPr>
        <w:t xml:space="preserve"> improved during the past few years I am in this club. </w:t>
      </w:r>
      <w:proofErr w:type="gramStart"/>
      <w:r w:rsidRPr="00CC0718">
        <w:rPr>
          <w:color w:val="000000" w:themeColor="text1"/>
          <w:sz w:val="20"/>
          <w:szCs w:val="20"/>
          <w:lang w:val="en-US"/>
        </w:rPr>
        <w:t>Also</w:t>
      </w:r>
      <w:proofErr w:type="gramEnd"/>
      <w:r w:rsidRPr="00CC0718">
        <w:rPr>
          <w:color w:val="000000" w:themeColor="text1"/>
          <w:sz w:val="20"/>
          <w:szCs w:val="20"/>
          <w:lang w:val="en-US"/>
        </w:rPr>
        <w:t xml:space="preserve"> like leadership skills I would say has improved a lot. I feel I am more confident as a person when it comes to organizing and, you know, generally being with the team and doing like the on grounds work, the operations work also has been very useful since I, since like I have, I'm doing a course in the business school, it helps me also put this in, in the real world. And also help me like, it also helps me like, you know, build </w:t>
      </w:r>
      <w:proofErr w:type="gramStart"/>
      <w:r w:rsidRPr="00CC0718">
        <w:rPr>
          <w:color w:val="000000" w:themeColor="text1"/>
          <w:sz w:val="20"/>
          <w:szCs w:val="20"/>
          <w:lang w:val="en-US"/>
        </w:rPr>
        <w:t>these kind of skills</w:t>
      </w:r>
      <w:proofErr w:type="gramEnd"/>
      <w:r w:rsidRPr="00CC0718">
        <w:rPr>
          <w:color w:val="000000" w:themeColor="text1"/>
          <w:sz w:val="20"/>
          <w:szCs w:val="20"/>
          <w:lang w:val="en-US"/>
        </w:rPr>
        <w:t>, if I am I mean, if I'm working in your organization, it helps me in these ways. Okay.</w:t>
      </w:r>
    </w:p>
    <w:p w:rsidRPr="00CC0718" w:rsidR="00545016" w:rsidP="771DF2FE" w:rsidRDefault="00545016" w14:paraId="4DC6CE9A" w14:textId="77777777">
      <w:pPr>
        <w:rPr>
          <w:color w:val="000000" w:themeColor="text1"/>
          <w:sz w:val="20"/>
          <w:szCs w:val="20"/>
          <w:lang w:val="en-US"/>
        </w:rPr>
      </w:pPr>
    </w:p>
    <w:p w:rsidRPr="00CC0718" w:rsidR="5D3ECCAC" w:rsidP="771DF2FE" w:rsidRDefault="43073936" w14:paraId="39B065DE" w14:textId="070B0B8D">
      <w:pPr>
        <w:rPr>
          <w:color w:val="000000" w:themeColor="text1"/>
          <w:sz w:val="20"/>
          <w:szCs w:val="20"/>
          <w:lang w:val="en-US"/>
        </w:rPr>
      </w:pPr>
      <w:r w:rsidRPr="00CC0718">
        <w:rPr>
          <w:color w:val="000000" w:themeColor="text1"/>
          <w:sz w:val="20"/>
          <w:szCs w:val="20"/>
          <w:lang w:val="en-US"/>
        </w:rPr>
        <w:t xml:space="preserve">10:10 – I4 </w:t>
      </w:r>
    </w:p>
    <w:p w:rsidRPr="00CC0718" w:rsidR="5D3ECCAC" w:rsidP="771DF2FE" w:rsidRDefault="43073936" w14:paraId="3A24196D" w14:textId="64DB84B0">
      <w:pPr>
        <w:rPr>
          <w:color w:val="000000" w:themeColor="text1"/>
          <w:sz w:val="20"/>
          <w:szCs w:val="20"/>
          <w:lang w:val="en-US"/>
        </w:rPr>
      </w:pPr>
      <w:proofErr w:type="gramStart"/>
      <w:r w:rsidRPr="00CC0718">
        <w:rPr>
          <w:color w:val="000000" w:themeColor="text1"/>
          <w:sz w:val="20"/>
          <w:szCs w:val="20"/>
          <w:lang w:val="en-US"/>
        </w:rPr>
        <w:t>So</w:t>
      </w:r>
      <w:proofErr w:type="gramEnd"/>
      <w:r w:rsidRPr="00CC0718">
        <w:rPr>
          <w:color w:val="000000" w:themeColor="text1"/>
          <w:sz w:val="20"/>
          <w:szCs w:val="20"/>
          <w:lang w:val="en-US"/>
        </w:rPr>
        <w:t xml:space="preserve"> coming to the general club insights, can you describe the structure and composition of your club at WPI, including how it's organized, the types of members you have and the activities you focus on?</w:t>
      </w:r>
    </w:p>
    <w:p w:rsidRPr="00CC0718" w:rsidR="5D3ECCAC" w:rsidP="771DF2FE" w:rsidRDefault="5D3ECCAC" w14:paraId="2B518A43" w14:textId="0C4BB64D">
      <w:pPr>
        <w:rPr>
          <w:color w:val="000000" w:themeColor="text1"/>
          <w:sz w:val="20"/>
          <w:szCs w:val="20"/>
          <w:lang w:val="en-US"/>
        </w:rPr>
      </w:pPr>
    </w:p>
    <w:p w:rsidRPr="00CC0718" w:rsidR="5D3ECCAC" w:rsidP="771DF2FE" w:rsidRDefault="43073936" w14:paraId="361347E3" w14:textId="21F648FB">
      <w:pPr>
        <w:rPr>
          <w:color w:val="000000" w:themeColor="text1"/>
          <w:sz w:val="20"/>
          <w:szCs w:val="20"/>
          <w:lang w:val="en-US"/>
        </w:rPr>
      </w:pPr>
      <w:r w:rsidRPr="00CC0718">
        <w:rPr>
          <w:color w:val="000000" w:themeColor="text1"/>
          <w:sz w:val="20"/>
          <w:szCs w:val="20"/>
          <w:lang w:val="en-US"/>
        </w:rPr>
        <w:t>10:26 – P8</w:t>
      </w:r>
    </w:p>
    <w:p w:rsidRPr="00CC0718" w:rsidR="5D3ECCAC" w:rsidP="771DF2FE" w:rsidRDefault="43073936" w14:paraId="641467A1" w14:textId="513AD898">
      <w:pPr>
        <w:rPr>
          <w:color w:val="000000" w:themeColor="text1"/>
          <w:sz w:val="20"/>
          <w:szCs w:val="20"/>
          <w:lang w:val="en-US"/>
        </w:rPr>
      </w:pPr>
      <w:proofErr w:type="gramStart"/>
      <w:r w:rsidRPr="00CC0718">
        <w:rPr>
          <w:color w:val="000000" w:themeColor="text1"/>
          <w:sz w:val="20"/>
          <w:szCs w:val="20"/>
          <w:lang w:val="en-US"/>
        </w:rPr>
        <w:t>So</w:t>
      </w:r>
      <w:proofErr w:type="gramEnd"/>
      <w:r w:rsidRPr="00CC0718">
        <w:rPr>
          <w:color w:val="000000" w:themeColor="text1"/>
          <w:sz w:val="20"/>
          <w:szCs w:val="20"/>
          <w:lang w:val="en-US"/>
        </w:rPr>
        <w:t xml:space="preserve"> coming to the Hindu </w:t>
      </w:r>
      <w:proofErr w:type="spellStart"/>
      <w:r w:rsidRPr="00CC0718">
        <w:rPr>
          <w:color w:val="000000" w:themeColor="text1"/>
          <w:sz w:val="20"/>
          <w:szCs w:val="20"/>
          <w:lang w:val="en-US"/>
        </w:rPr>
        <w:t>Yuva</w:t>
      </w:r>
      <w:proofErr w:type="spellEnd"/>
      <w:r w:rsidRPr="00CC0718">
        <w:rPr>
          <w:color w:val="000000" w:themeColor="text1"/>
          <w:sz w:val="20"/>
          <w:szCs w:val="20"/>
          <w:lang w:val="en-US"/>
        </w:rPr>
        <w:t xml:space="preserve"> club, we have now we have like executive members. </w:t>
      </w:r>
      <w:proofErr w:type="gramStart"/>
      <w:r w:rsidRPr="00CC0718">
        <w:rPr>
          <w:color w:val="000000" w:themeColor="text1"/>
          <w:sz w:val="20"/>
          <w:szCs w:val="20"/>
          <w:lang w:val="en-US"/>
        </w:rPr>
        <w:t>So</w:t>
      </w:r>
      <w:proofErr w:type="gramEnd"/>
      <w:r w:rsidRPr="00CC0718">
        <w:rPr>
          <w:color w:val="000000" w:themeColor="text1"/>
          <w:sz w:val="20"/>
          <w:szCs w:val="20"/>
          <w:lang w:val="en-US"/>
        </w:rPr>
        <w:t xml:space="preserve"> in the executive members, we have the president, vice president, secretary, marketing manager, the </w:t>
      </w:r>
      <w:proofErr w:type="spellStart"/>
      <w:r w:rsidRPr="00CC0718">
        <w:rPr>
          <w:color w:val="000000" w:themeColor="text1"/>
          <w:sz w:val="20"/>
          <w:szCs w:val="20"/>
          <w:lang w:val="en-US"/>
        </w:rPr>
        <w:t>gradscom</w:t>
      </w:r>
      <w:proofErr w:type="spellEnd"/>
      <w:r w:rsidRPr="00CC0718">
        <w:rPr>
          <w:color w:val="000000" w:themeColor="text1"/>
          <w:sz w:val="20"/>
          <w:szCs w:val="20"/>
          <w:lang w:val="en-US"/>
        </w:rPr>
        <w:t xml:space="preserve">, the grads, the undergrads outreach. And, and we have another then comes the cabinet members. The cabinet members don't </w:t>
      </w:r>
      <w:proofErr w:type="gramStart"/>
      <w:r w:rsidRPr="00CC0718">
        <w:rPr>
          <w:color w:val="000000" w:themeColor="text1"/>
          <w:sz w:val="20"/>
          <w:szCs w:val="20"/>
          <w:lang w:val="en-US"/>
        </w:rPr>
        <w:t>actually right</w:t>
      </w:r>
      <w:proofErr w:type="gramEnd"/>
      <w:r w:rsidRPr="00CC0718">
        <w:rPr>
          <w:color w:val="000000" w:themeColor="text1"/>
          <w:sz w:val="20"/>
          <w:szCs w:val="20"/>
          <w:lang w:val="en-US"/>
        </w:rPr>
        <w:t xml:space="preserve"> now we don't have any particular positions, but they are all called cabinet members. After that, we have volunteers and other external advisory members. So that's the structure of the club.</w:t>
      </w:r>
    </w:p>
    <w:p w:rsidRPr="00CC0718" w:rsidR="5D3ECCAC" w:rsidP="771DF2FE" w:rsidRDefault="5D3ECCAC" w14:paraId="6AA557B7" w14:textId="79CB02BF">
      <w:pPr>
        <w:rPr>
          <w:color w:val="000000" w:themeColor="text1"/>
          <w:sz w:val="20"/>
          <w:szCs w:val="20"/>
          <w:lang w:val="en-US"/>
        </w:rPr>
      </w:pPr>
    </w:p>
    <w:p w:rsidRPr="00CC0718" w:rsidR="5D3ECCAC" w:rsidP="771DF2FE" w:rsidRDefault="43073936" w14:paraId="558957DD" w14:textId="364DCBFD">
      <w:pPr>
        <w:rPr>
          <w:color w:val="000000" w:themeColor="text1"/>
          <w:sz w:val="20"/>
          <w:szCs w:val="20"/>
          <w:lang w:val="en-US"/>
        </w:rPr>
      </w:pPr>
      <w:r w:rsidRPr="00CC0718">
        <w:rPr>
          <w:color w:val="000000" w:themeColor="text1"/>
          <w:sz w:val="20"/>
          <w:szCs w:val="20"/>
          <w:lang w:val="en-US"/>
        </w:rPr>
        <w:t>11:10 – I4</w:t>
      </w:r>
    </w:p>
    <w:p w:rsidRPr="00CC0718" w:rsidR="5D3ECCAC" w:rsidP="771DF2FE" w:rsidRDefault="43073936" w14:paraId="33A7C043" w14:textId="010EE7C8">
      <w:pPr>
        <w:rPr>
          <w:color w:val="000000" w:themeColor="text1"/>
          <w:sz w:val="20"/>
          <w:szCs w:val="20"/>
          <w:lang w:val="en-US"/>
        </w:rPr>
      </w:pPr>
      <w:r w:rsidRPr="00CC0718">
        <w:rPr>
          <w:color w:val="000000" w:themeColor="text1"/>
          <w:sz w:val="20"/>
          <w:szCs w:val="20"/>
          <w:lang w:val="en-US"/>
        </w:rPr>
        <w:lastRenderedPageBreak/>
        <w:t>Okay, and how it's organized?</w:t>
      </w:r>
    </w:p>
    <w:p w:rsidRPr="00CC0718" w:rsidR="5D3ECCAC" w:rsidP="771DF2FE" w:rsidRDefault="5D3ECCAC" w14:paraId="33AB0639" w14:textId="4211DD0F">
      <w:pPr>
        <w:rPr>
          <w:color w:val="000000" w:themeColor="text1"/>
          <w:sz w:val="20"/>
          <w:szCs w:val="20"/>
          <w:lang w:val="en-US"/>
        </w:rPr>
      </w:pPr>
    </w:p>
    <w:p w:rsidRPr="00CC0718" w:rsidR="5D3ECCAC" w:rsidP="771DF2FE" w:rsidRDefault="43073936" w14:paraId="538E2019" w14:textId="73648832">
      <w:pPr>
        <w:rPr>
          <w:color w:val="000000" w:themeColor="text1"/>
          <w:sz w:val="20"/>
          <w:szCs w:val="20"/>
          <w:lang w:val="en-US"/>
        </w:rPr>
      </w:pPr>
      <w:r w:rsidRPr="00CC0718">
        <w:rPr>
          <w:color w:val="000000" w:themeColor="text1"/>
          <w:sz w:val="20"/>
          <w:szCs w:val="20"/>
          <w:lang w:val="en-US"/>
        </w:rPr>
        <w:t>11:16 – P8</w:t>
      </w:r>
    </w:p>
    <w:p w:rsidRPr="00CC0718" w:rsidR="5D3ECCAC" w:rsidP="771DF2FE" w:rsidRDefault="43073936" w14:paraId="0F423CA3" w14:textId="25E4C4DD">
      <w:pPr>
        <w:rPr>
          <w:color w:val="000000" w:themeColor="text1"/>
          <w:sz w:val="20"/>
          <w:szCs w:val="20"/>
          <w:lang w:val="en-US"/>
        </w:rPr>
      </w:pPr>
      <w:r w:rsidRPr="00CC0718">
        <w:rPr>
          <w:color w:val="000000" w:themeColor="text1"/>
          <w:sz w:val="20"/>
          <w:szCs w:val="20"/>
          <w:lang w:val="en-US"/>
        </w:rPr>
        <w:t>Organized, first comes the executive members which comprises of the president, the vice president and the secretary and then comes the cabinet and then the volunteers. That's how it's organized. If I've answered your question, if that's what you were asking.</w:t>
      </w:r>
    </w:p>
    <w:p w:rsidRPr="00CC0718" w:rsidR="5D3ECCAC" w:rsidP="771DF2FE" w:rsidRDefault="5D3ECCAC" w14:paraId="620C1809" w14:textId="5D286B1E">
      <w:pPr>
        <w:rPr>
          <w:color w:val="000000" w:themeColor="text1"/>
          <w:sz w:val="20"/>
          <w:szCs w:val="20"/>
          <w:lang w:val="en-US"/>
        </w:rPr>
      </w:pPr>
    </w:p>
    <w:p w:rsidRPr="00CC0718" w:rsidR="5D3ECCAC" w:rsidP="771DF2FE" w:rsidRDefault="43073936" w14:paraId="0BCBCA54" w14:textId="0F50F893">
      <w:pPr>
        <w:rPr>
          <w:color w:val="000000" w:themeColor="text1"/>
          <w:sz w:val="20"/>
          <w:szCs w:val="20"/>
          <w:lang w:val="en-US"/>
        </w:rPr>
      </w:pPr>
      <w:r w:rsidRPr="00CC0718">
        <w:rPr>
          <w:color w:val="000000" w:themeColor="text1"/>
          <w:sz w:val="20"/>
          <w:szCs w:val="20"/>
          <w:lang w:val="en-US"/>
        </w:rPr>
        <w:t>11:39 – I4</w:t>
      </w:r>
    </w:p>
    <w:p w:rsidRPr="00CC0718" w:rsidR="5D3ECCAC" w:rsidP="771DF2FE" w:rsidRDefault="43073936" w14:paraId="29433181" w14:textId="7284A866">
      <w:pPr>
        <w:rPr>
          <w:color w:val="000000" w:themeColor="text1"/>
          <w:sz w:val="20"/>
          <w:szCs w:val="20"/>
          <w:lang w:val="en-US"/>
        </w:rPr>
      </w:pPr>
      <w:r w:rsidRPr="00CC0718">
        <w:rPr>
          <w:color w:val="000000" w:themeColor="text1"/>
          <w:sz w:val="20"/>
          <w:szCs w:val="20"/>
          <w:lang w:val="en-US"/>
        </w:rPr>
        <w:t>Yeah, yeah, yeah, sure. And what are the activities that you focus on?</w:t>
      </w:r>
    </w:p>
    <w:p w:rsidRPr="00CC0718" w:rsidR="5D3ECCAC" w:rsidP="771DF2FE" w:rsidRDefault="5D3ECCAC" w14:paraId="0ACB60D3" w14:textId="103B1049">
      <w:pPr>
        <w:rPr>
          <w:color w:val="000000" w:themeColor="text1"/>
          <w:sz w:val="20"/>
          <w:szCs w:val="20"/>
          <w:lang w:val="en-US"/>
        </w:rPr>
      </w:pPr>
    </w:p>
    <w:p w:rsidRPr="00CC0718" w:rsidR="5D3ECCAC" w:rsidP="771DF2FE" w:rsidRDefault="43073936" w14:paraId="28FFD3B4" w14:textId="6DB525D9">
      <w:pPr>
        <w:rPr>
          <w:color w:val="000000" w:themeColor="text1"/>
          <w:sz w:val="20"/>
          <w:szCs w:val="20"/>
          <w:lang w:val="en-US"/>
        </w:rPr>
      </w:pPr>
      <w:r w:rsidRPr="00CC0718">
        <w:rPr>
          <w:color w:val="000000" w:themeColor="text1"/>
          <w:sz w:val="20"/>
          <w:szCs w:val="20"/>
          <w:lang w:val="en-US"/>
        </w:rPr>
        <w:t>11:46 – P8</w:t>
      </w:r>
    </w:p>
    <w:p w:rsidRPr="00CC0718" w:rsidR="5D3ECCAC" w:rsidP="771DF2FE" w:rsidRDefault="43073936" w14:paraId="78367D3D" w14:textId="760C772B">
      <w:pPr>
        <w:rPr>
          <w:color w:val="000000" w:themeColor="text1"/>
          <w:sz w:val="20"/>
          <w:szCs w:val="20"/>
          <w:lang w:val="en-US"/>
        </w:rPr>
      </w:pPr>
      <w:proofErr w:type="gramStart"/>
      <w:r w:rsidRPr="00CC0718">
        <w:rPr>
          <w:color w:val="000000" w:themeColor="text1"/>
          <w:sz w:val="20"/>
          <w:szCs w:val="20"/>
          <w:lang w:val="en-US"/>
        </w:rPr>
        <w:t>So</w:t>
      </w:r>
      <w:proofErr w:type="gramEnd"/>
      <w:r w:rsidRPr="00CC0718">
        <w:rPr>
          <w:color w:val="000000" w:themeColor="text1"/>
          <w:sz w:val="20"/>
          <w:szCs w:val="20"/>
          <w:lang w:val="en-US"/>
        </w:rPr>
        <w:t xml:space="preserve"> in the Hindi </w:t>
      </w:r>
      <w:proofErr w:type="spellStart"/>
      <w:r w:rsidRPr="00CC0718">
        <w:rPr>
          <w:color w:val="000000" w:themeColor="text1"/>
          <w:sz w:val="20"/>
          <w:szCs w:val="20"/>
          <w:lang w:val="en-US"/>
        </w:rPr>
        <w:t>Yuva</w:t>
      </w:r>
      <w:proofErr w:type="spellEnd"/>
      <w:r w:rsidRPr="00CC0718">
        <w:rPr>
          <w:color w:val="000000" w:themeColor="text1"/>
          <w:sz w:val="20"/>
          <w:szCs w:val="20"/>
          <w:lang w:val="en-US"/>
        </w:rPr>
        <w:t xml:space="preserve"> Club, we basically focus on the cultural activities which are based out of the Indian ethnicity. </w:t>
      </w:r>
      <w:proofErr w:type="gramStart"/>
      <w:r w:rsidRPr="00CC0718">
        <w:rPr>
          <w:color w:val="000000" w:themeColor="text1"/>
          <w:sz w:val="20"/>
          <w:szCs w:val="20"/>
          <w:lang w:val="en-US"/>
        </w:rPr>
        <w:t>So</w:t>
      </w:r>
      <w:proofErr w:type="gramEnd"/>
      <w:r w:rsidRPr="00CC0718">
        <w:rPr>
          <w:color w:val="000000" w:themeColor="text1"/>
          <w:sz w:val="20"/>
          <w:szCs w:val="20"/>
          <w:lang w:val="en-US"/>
        </w:rPr>
        <w:t xml:space="preserve"> we have a lot of cultural programs which take place in India. We try to have those held in the U.S. So that international students coming from India, they don't feel left </w:t>
      </w:r>
      <w:proofErr w:type="gramStart"/>
      <w:r w:rsidRPr="00CC0718">
        <w:rPr>
          <w:color w:val="000000" w:themeColor="text1"/>
          <w:sz w:val="20"/>
          <w:szCs w:val="20"/>
          <w:lang w:val="en-US"/>
        </w:rPr>
        <w:t>out</w:t>
      </w:r>
      <w:proofErr w:type="gramEnd"/>
      <w:r w:rsidRPr="00CC0718">
        <w:rPr>
          <w:color w:val="000000" w:themeColor="text1"/>
          <w:sz w:val="20"/>
          <w:szCs w:val="20"/>
          <w:lang w:val="en-US"/>
        </w:rPr>
        <w:t xml:space="preserve"> or they don't feel homesick. They feel close to home, so we conduct those types of events on campus.</w:t>
      </w:r>
    </w:p>
    <w:p w:rsidRPr="00CC0718" w:rsidR="5D3ECCAC" w:rsidP="771DF2FE" w:rsidRDefault="5D3ECCAC" w14:paraId="6199AF64" w14:textId="62A05A0D">
      <w:pPr>
        <w:rPr>
          <w:color w:val="000000" w:themeColor="text1"/>
          <w:sz w:val="20"/>
          <w:szCs w:val="20"/>
          <w:lang w:val="en-US"/>
        </w:rPr>
      </w:pPr>
    </w:p>
    <w:p w:rsidRPr="00CC0718" w:rsidR="5D3ECCAC" w:rsidP="771DF2FE" w:rsidRDefault="43073936" w14:paraId="34D46CC5" w14:textId="2D48D658">
      <w:pPr>
        <w:rPr>
          <w:color w:val="000000" w:themeColor="text1"/>
          <w:sz w:val="20"/>
          <w:szCs w:val="20"/>
          <w:lang w:val="en-US"/>
        </w:rPr>
      </w:pPr>
      <w:r w:rsidRPr="00CC0718">
        <w:rPr>
          <w:color w:val="000000" w:themeColor="text1"/>
          <w:sz w:val="20"/>
          <w:szCs w:val="20"/>
          <w:lang w:val="en-US"/>
        </w:rPr>
        <w:t>12:23 – I4</w:t>
      </w:r>
    </w:p>
    <w:p w:rsidRPr="00CC0718" w:rsidR="5D3ECCAC" w:rsidP="771DF2FE" w:rsidRDefault="43073936" w14:paraId="241CC86C" w14:textId="267991E0">
      <w:pPr>
        <w:rPr>
          <w:color w:val="000000" w:themeColor="text1"/>
          <w:sz w:val="20"/>
          <w:szCs w:val="20"/>
          <w:lang w:val="en-US"/>
        </w:rPr>
      </w:pPr>
      <w:r w:rsidRPr="00CC0718">
        <w:rPr>
          <w:color w:val="000000" w:themeColor="text1"/>
          <w:sz w:val="20"/>
          <w:szCs w:val="20"/>
          <w:lang w:val="en-US"/>
        </w:rPr>
        <w:t>Okay. And how is your club doing?</w:t>
      </w:r>
    </w:p>
    <w:p w:rsidRPr="00CC0718" w:rsidR="5D3ECCAC" w:rsidP="771DF2FE" w:rsidRDefault="5D3ECCAC" w14:paraId="741CC143" w14:textId="06A82CF4">
      <w:pPr>
        <w:rPr>
          <w:color w:val="000000" w:themeColor="text1"/>
          <w:sz w:val="20"/>
          <w:szCs w:val="20"/>
          <w:lang w:val="en-US"/>
        </w:rPr>
      </w:pPr>
    </w:p>
    <w:p w:rsidRPr="00CC0718" w:rsidR="5D3ECCAC" w:rsidP="771DF2FE" w:rsidRDefault="43073936" w14:paraId="044E8B90" w14:textId="22525AAB">
      <w:pPr>
        <w:rPr>
          <w:color w:val="000000" w:themeColor="text1"/>
          <w:sz w:val="20"/>
          <w:szCs w:val="20"/>
          <w:lang w:val="en-US"/>
        </w:rPr>
      </w:pPr>
      <w:r w:rsidRPr="00CC0718">
        <w:rPr>
          <w:color w:val="000000" w:themeColor="text1"/>
          <w:sz w:val="20"/>
          <w:szCs w:val="20"/>
          <w:lang w:val="en-US"/>
        </w:rPr>
        <w:t>12:27 – P8</w:t>
      </w:r>
    </w:p>
    <w:p w:rsidRPr="00CC0718" w:rsidR="5D3ECCAC" w:rsidP="771DF2FE" w:rsidRDefault="43073936" w14:paraId="612748F5" w14:textId="7C2F192C">
      <w:pPr>
        <w:rPr>
          <w:color w:val="000000" w:themeColor="text1"/>
          <w:sz w:val="20"/>
          <w:szCs w:val="20"/>
          <w:lang w:val="en-US"/>
        </w:rPr>
      </w:pPr>
      <w:r w:rsidRPr="00CC0718">
        <w:rPr>
          <w:color w:val="000000" w:themeColor="text1"/>
          <w:sz w:val="20"/>
          <w:szCs w:val="20"/>
          <w:lang w:val="en-US"/>
        </w:rPr>
        <w:t xml:space="preserve">I feel my club is doing </w:t>
      </w:r>
      <w:proofErr w:type="gramStart"/>
      <w:r w:rsidRPr="00CC0718">
        <w:rPr>
          <w:color w:val="000000" w:themeColor="text1"/>
          <w:sz w:val="20"/>
          <w:szCs w:val="20"/>
          <w:lang w:val="en-US"/>
        </w:rPr>
        <w:t>pretty well</w:t>
      </w:r>
      <w:proofErr w:type="gramEnd"/>
      <w:r w:rsidRPr="00CC0718">
        <w:rPr>
          <w:color w:val="000000" w:themeColor="text1"/>
          <w:sz w:val="20"/>
          <w:szCs w:val="20"/>
          <w:lang w:val="en-US"/>
        </w:rPr>
        <w:t xml:space="preserve">. We have got a lot of response for the recent event we conducted, Garba, which was held on October 4th. We have got a lot of people coming for our events, close to about 500 members every time we have a huge scale event. We also have like GBMs, which are the </w:t>
      </w:r>
      <w:proofErr w:type="gramStart"/>
      <w:r w:rsidRPr="00CC0718">
        <w:rPr>
          <w:color w:val="000000" w:themeColor="text1"/>
          <w:sz w:val="20"/>
          <w:szCs w:val="20"/>
          <w:lang w:val="en-US"/>
        </w:rPr>
        <w:t>small scale</w:t>
      </w:r>
      <w:proofErr w:type="gramEnd"/>
      <w:r w:rsidRPr="00CC0718">
        <w:rPr>
          <w:color w:val="000000" w:themeColor="text1"/>
          <w:sz w:val="20"/>
          <w:szCs w:val="20"/>
          <w:lang w:val="en-US"/>
        </w:rPr>
        <w:t xml:space="preserve"> events. It's called the general body meetings where we talk about our cultural values and about basically about Hinduism, which is a small scale. And I'm proud to say we have like a lot of other people from other communities and from other cultures attending our event and I feel like they love </w:t>
      </w:r>
      <w:proofErr w:type="gramStart"/>
      <w:r w:rsidRPr="00CC0718">
        <w:rPr>
          <w:color w:val="000000" w:themeColor="text1"/>
          <w:sz w:val="20"/>
          <w:szCs w:val="20"/>
          <w:lang w:val="en-US"/>
        </w:rPr>
        <w:t>it</w:t>
      </w:r>
      <w:proofErr w:type="gramEnd"/>
      <w:r w:rsidRPr="00CC0718">
        <w:rPr>
          <w:color w:val="000000" w:themeColor="text1"/>
          <w:sz w:val="20"/>
          <w:szCs w:val="20"/>
          <w:lang w:val="en-US"/>
        </w:rPr>
        <w:t xml:space="preserve"> and they support us in the other ways we can. So, yes.</w:t>
      </w:r>
    </w:p>
    <w:p w:rsidRPr="00CC0718" w:rsidR="5D3ECCAC" w:rsidP="771DF2FE" w:rsidRDefault="5D3ECCAC" w14:paraId="20413282" w14:textId="57853D77">
      <w:pPr>
        <w:rPr>
          <w:color w:val="000000" w:themeColor="text1"/>
          <w:sz w:val="20"/>
          <w:szCs w:val="20"/>
          <w:lang w:val="en-US"/>
        </w:rPr>
      </w:pPr>
    </w:p>
    <w:p w:rsidRPr="00CC0718" w:rsidR="5D3ECCAC" w:rsidP="771DF2FE" w:rsidRDefault="43073936" w14:paraId="76B3295E" w14:textId="22107B9A">
      <w:pPr>
        <w:rPr>
          <w:color w:val="000000" w:themeColor="text1"/>
          <w:sz w:val="20"/>
          <w:szCs w:val="20"/>
          <w:lang w:val="en-US"/>
        </w:rPr>
      </w:pPr>
      <w:r w:rsidRPr="00CC0718">
        <w:rPr>
          <w:color w:val="000000" w:themeColor="text1"/>
          <w:sz w:val="20"/>
          <w:szCs w:val="20"/>
          <w:lang w:val="en-US"/>
        </w:rPr>
        <w:t>13:32 – I4</w:t>
      </w:r>
    </w:p>
    <w:p w:rsidRPr="00CC0718" w:rsidR="5D3ECCAC" w:rsidP="771DF2FE" w:rsidRDefault="43073936" w14:paraId="0662D968" w14:textId="541CBA73">
      <w:pPr>
        <w:rPr>
          <w:color w:val="000000" w:themeColor="text1"/>
          <w:sz w:val="20"/>
          <w:szCs w:val="20"/>
          <w:lang w:val="en-US"/>
        </w:rPr>
      </w:pPr>
      <w:r w:rsidRPr="00CC0718">
        <w:rPr>
          <w:color w:val="000000" w:themeColor="text1"/>
          <w:sz w:val="20"/>
          <w:szCs w:val="20"/>
          <w:lang w:val="en-US"/>
        </w:rPr>
        <w:t>Okay. So, can you also talk about the popularity of the club at WPI?</w:t>
      </w:r>
    </w:p>
    <w:p w:rsidRPr="00CC0718" w:rsidR="5D3ECCAC" w:rsidP="771DF2FE" w:rsidRDefault="5D3ECCAC" w14:paraId="111213E1" w14:textId="6C7F4687">
      <w:pPr>
        <w:rPr>
          <w:color w:val="000000" w:themeColor="text1"/>
          <w:sz w:val="20"/>
          <w:szCs w:val="20"/>
          <w:lang w:val="en-US"/>
        </w:rPr>
      </w:pPr>
    </w:p>
    <w:p w:rsidRPr="00CC0718" w:rsidR="5D3ECCAC" w:rsidP="771DF2FE" w:rsidRDefault="5D3ECCAC" w14:paraId="36BCE635" w14:textId="1AC4991C">
      <w:pPr>
        <w:rPr>
          <w:color w:val="000000" w:themeColor="text1"/>
          <w:sz w:val="20"/>
          <w:szCs w:val="20"/>
          <w:lang w:val="en-US"/>
        </w:rPr>
      </w:pPr>
    </w:p>
    <w:p w:rsidRPr="00CC0718" w:rsidR="5D3ECCAC" w:rsidP="771DF2FE" w:rsidRDefault="43073936" w14:paraId="66D432B2" w14:textId="00263665">
      <w:pPr>
        <w:rPr>
          <w:color w:val="000000" w:themeColor="text1"/>
          <w:sz w:val="20"/>
          <w:szCs w:val="20"/>
          <w:lang w:val="en-US"/>
        </w:rPr>
      </w:pPr>
      <w:r w:rsidRPr="00CC0718">
        <w:rPr>
          <w:color w:val="000000" w:themeColor="text1"/>
          <w:sz w:val="20"/>
          <w:szCs w:val="20"/>
          <w:lang w:val="en-US"/>
        </w:rPr>
        <w:t>13:40 – P8</w:t>
      </w:r>
    </w:p>
    <w:p w:rsidRPr="00CC0718" w:rsidR="5D3ECCAC" w:rsidP="771DF2FE" w:rsidRDefault="43073936" w14:paraId="7F4CCE62" w14:textId="7F452D9E">
      <w:pPr>
        <w:rPr>
          <w:color w:val="000000" w:themeColor="text1"/>
          <w:sz w:val="20"/>
          <w:szCs w:val="20"/>
          <w:lang w:val="en-US"/>
        </w:rPr>
      </w:pPr>
      <w:r w:rsidRPr="00CC0718">
        <w:rPr>
          <w:color w:val="000000" w:themeColor="text1"/>
          <w:sz w:val="20"/>
          <w:szCs w:val="20"/>
          <w:lang w:val="en-US"/>
        </w:rPr>
        <w:t xml:space="preserve">The popularity of the club is quite high. I feel like Hindu </w:t>
      </w:r>
      <w:proofErr w:type="spellStart"/>
      <w:r w:rsidRPr="00CC0718">
        <w:rPr>
          <w:color w:val="000000" w:themeColor="text1"/>
          <w:sz w:val="20"/>
          <w:szCs w:val="20"/>
          <w:lang w:val="en-US"/>
        </w:rPr>
        <w:t>Yuva</w:t>
      </w:r>
      <w:proofErr w:type="spellEnd"/>
      <w:r w:rsidRPr="00CC0718">
        <w:rPr>
          <w:color w:val="000000" w:themeColor="text1"/>
          <w:sz w:val="20"/>
          <w:szCs w:val="20"/>
          <w:lang w:val="en-US"/>
        </w:rPr>
        <w:t xml:space="preserve"> is known every I mean, it's almost known in our college, everyone knows about it. </w:t>
      </w:r>
      <w:r w:rsidRPr="00CC0718" w:rsidR="4B4EB55D">
        <w:rPr>
          <w:color w:val="000000" w:themeColor="text1"/>
          <w:sz w:val="20"/>
          <w:szCs w:val="20"/>
          <w:lang w:val="en-US"/>
        </w:rPr>
        <w:t>Also,</w:t>
      </w:r>
      <w:r w:rsidRPr="00CC0718">
        <w:rPr>
          <w:color w:val="000000" w:themeColor="text1"/>
          <w:sz w:val="20"/>
          <w:szCs w:val="20"/>
          <w:lang w:val="en-US"/>
        </w:rPr>
        <w:t xml:space="preserve"> it has a lot of other chapters in other </w:t>
      </w:r>
      <w:r w:rsidRPr="00CC0718" w:rsidR="10F8969E">
        <w:rPr>
          <w:color w:val="000000" w:themeColor="text1"/>
          <w:sz w:val="20"/>
          <w:szCs w:val="20"/>
          <w:lang w:val="en-US"/>
        </w:rPr>
        <w:t>colleges,</w:t>
      </w:r>
      <w:r w:rsidRPr="00CC0718">
        <w:rPr>
          <w:color w:val="000000" w:themeColor="text1"/>
          <w:sz w:val="20"/>
          <w:szCs w:val="20"/>
          <w:lang w:val="en-US"/>
        </w:rPr>
        <w:t xml:space="preserve"> and it's known all over the US. </w:t>
      </w:r>
      <w:r w:rsidRPr="00CC0718" w:rsidR="0E35D196">
        <w:rPr>
          <w:color w:val="000000" w:themeColor="text1"/>
          <w:sz w:val="20"/>
          <w:szCs w:val="20"/>
          <w:lang w:val="en-US"/>
        </w:rPr>
        <w:t>So,</w:t>
      </w:r>
      <w:r w:rsidRPr="00CC0718">
        <w:rPr>
          <w:color w:val="000000" w:themeColor="text1"/>
          <w:sz w:val="20"/>
          <w:szCs w:val="20"/>
          <w:lang w:val="en-US"/>
        </w:rPr>
        <w:t xml:space="preserve"> I feel it's </w:t>
      </w:r>
      <w:r w:rsidRPr="00CC0718" w:rsidR="02069668">
        <w:rPr>
          <w:color w:val="000000" w:themeColor="text1"/>
          <w:sz w:val="20"/>
          <w:szCs w:val="20"/>
          <w:lang w:val="en-US"/>
        </w:rPr>
        <w:t>very</w:t>
      </w:r>
      <w:r w:rsidRPr="00CC0718">
        <w:rPr>
          <w:color w:val="000000" w:themeColor="text1"/>
          <w:sz w:val="20"/>
          <w:szCs w:val="20"/>
          <w:lang w:val="en-US"/>
        </w:rPr>
        <w:t xml:space="preserve"> popular in WPI.</w:t>
      </w:r>
    </w:p>
    <w:p w:rsidRPr="00CC0718" w:rsidR="5D3ECCAC" w:rsidP="771DF2FE" w:rsidRDefault="5D3ECCAC" w14:paraId="4D5B5725" w14:textId="7B570EB6">
      <w:pPr>
        <w:rPr>
          <w:color w:val="000000" w:themeColor="text1"/>
          <w:sz w:val="20"/>
          <w:szCs w:val="20"/>
          <w:lang w:val="en-US"/>
        </w:rPr>
      </w:pPr>
    </w:p>
    <w:p w:rsidRPr="00CC0718" w:rsidR="5D3ECCAC" w:rsidP="771DF2FE" w:rsidRDefault="43073936" w14:paraId="4A0618C1" w14:textId="66F681DC">
      <w:pPr>
        <w:rPr>
          <w:color w:val="000000" w:themeColor="text1"/>
          <w:sz w:val="20"/>
          <w:szCs w:val="20"/>
          <w:lang w:val="en-US"/>
        </w:rPr>
      </w:pPr>
      <w:r w:rsidRPr="00CC0718">
        <w:rPr>
          <w:color w:val="000000" w:themeColor="text1"/>
          <w:sz w:val="20"/>
          <w:szCs w:val="20"/>
          <w:lang w:val="en-US"/>
        </w:rPr>
        <w:t>14:10 – I4</w:t>
      </w:r>
    </w:p>
    <w:p w:rsidRPr="00CC0718" w:rsidR="5D3ECCAC" w:rsidP="771DF2FE" w:rsidRDefault="43073936" w14:paraId="43E294FE" w14:textId="2B0FC6DE">
      <w:pPr>
        <w:rPr>
          <w:color w:val="000000" w:themeColor="text1"/>
          <w:sz w:val="20"/>
          <w:szCs w:val="20"/>
          <w:lang w:val="en-US"/>
        </w:rPr>
      </w:pPr>
      <w:r w:rsidRPr="00CC0718">
        <w:rPr>
          <w:color w:val="000000" w:themeColor="text1"/>
          <w:sz w:val="20"/>
          <w:szCs w:val="20"/>
          <w:lang w:val="en-US"/>
        </w:rPr>
        <w:t xml:space="preserve">Okay. </w:t>
      </w:r>
      <w:r w:rsidRPr="00CC0718" w:rsidR="5CD0D5F6">
        <w:rPr>
          <w:color w:val="000000" w:themeColor="text1"/>
          <w:sz w:val="20"/>
          <w:szCs w:val="20"/>
          <w:lang w:val="en-US"/>
        </w:rPr>
        <w:t>So,</w:t>
      </w:r>
      <w:r w:rsidRPr="00CC0718">
        <w:rPr>
          <w:color w:val="000000" w:themeColor="text1"/>
          <w:sz w:val="20"/>
          <w:szCs w:val="20"/>
          <w:lang w:val="en-US"/>
        </w:rPr>
        <w:t xml:space="preserve"> what are the primary </w:t>
      </w:r>
      <w:r w:rsidRPr="00CC0718" w:rsidR="45E04B5A">
        <w:rPr>
          <w:color w:val="000000" w:themeColor="text1"/>
          <w:sz w:val="20"/>
          <w:szCs w:val="20"/>
          <w:lang w:val="en-US"/>
        </w:rPr>
        <w:t>goal</w:t>
      </w:r>
      <w:r w:rsidRPr="00CC0718">
        <w:rPr>
          <w:color w:val="000000" w:themeColor="text1"/>
          <w:sz w:val="20"/>
          <w:szCs w:val="20"/>
          <w:lang w:val="en-US"/>
        </w:rPr>
        <w:t xml:space="preserve"> of your club aims to accomplish both in terms of its mission and its activities.</w:t>
      </w:r>
    </w:p>
    <w:p w:rsidRPr="00CC0718" w:rsidR="5D3ECCAC" w:rsidP="771DF2FE" w:rsidRDefault="5D3ECCAC" w14:paraId="6A87F82D" w14:textId="04A05327">
      <w:pPr>
        <w:rPr>
          <w:color w:val="000000" w:themeColor="text1"/>
          <w:sz w:val="20"/>
          <w:szCs w:val="20"/>
          <w:lang w:val="en-US"/>
        </w:rPr>
      </w:pPr>
    </w:p>
    <w:p w:rsidRPr="00CC0718" w:rsidR="00545016" w:rsidP="771DF2FE" w:rsidRDefault="00545016" w14:paraId="5814CADA" w14:textId="77777777">
      <w:pPr>
        <w:rPr>
          <w:color w:val="000000" w:themeColor="text1"/>
          <w:sz w:val="20"/>
          <w:szCs w:val="20"/>
          <w:lang w:val="en-US"/>
        </w:rPr>
      </w:pPr>
    </w:p>
    <w:p w:rsidRPr="00CC0718" w:rsidR="00545016" w:rsidP="771DF2FE" w:rsidRDefault="00545016" w14:paraId="73FAF3BD" w14:textId="77777777">
      <w:pPr>
        <w:rPr>
          <w:color w:val="000000" w:themeColor="text1"/>
          <w:sz w:val="20"/>
          <w:szCs w:val="20"/>
          <w:lang w:val="en-US"/>
        </w:rPr>
      </w:pPr>
    </w:p>
    <w:p w:rsidRPr="00CC0718" w:rsidR="5D3ECCAC" w:rsidP="771DF2FE" w:rsidRDefault="43073936" w14:paraId="0F7AD2B3" w14:textId="30B6E84F">
      <w:pPr>
        <w:rPr>
          <w:color w:val="000000" w:themeColor="text1"/>
          <w:sz w:val="20"/>
          <w:szCs w:val="20"/>
          <w:lang w:val="en-US"/>
        </w:rPr>
      </w:pPr>
      <w:r w:rsidRPr="00CC0718">
        <w:rPr>
          <w:color w:val="000000" w:themeColor="text1"/>
          <w:sz w:val="20"/>
          <w:szCs w:val="20"/>
          <w:lang w:val="en-US"/>
        </w:rPr>
        <w:t>14:20 – P8</w:t>
      </w:r>
    </w:p>
    <w:p w:rsidRPr="00CC0718" w:rsidR="5D3ECCAC" w:rsidP="771DF2FE" w:rsidRDefault="43073936" w14:paraId="2242A167" w14:textId="3D347293">
      <w:pPr>
        <w:rPr>
          <w:color w:val="000000" w:themeColor="text1"/>
          <w:sz w:val="20"/>
          <w:szCs w:val="20"/>
          <w:lang w:val="en-US"/>
        </w:rPr>
      </w:pPr>
      <w:r w:rsidRPr="00CC0718">
        <w:rPr>
          <w:color w:val="000000" w:themeColor="text1"/>
          <w:sz w:val="20"/>
          <w:szCs w:val="20"/>
          <w:lang w:val="en-US"/>
        </w:rPr>
        <w:t xml:space="preserve">So in terms of the mission, we are wanting to create a sense of home away from home for the students, the international students and to also inculcate the practices of Hinduism and the practices of yoga in terms of the activities So the activities, we are focused on having activities which are, you know, for the welfare of the students so that they are not meant, I mean, basically our main goal is to have students, you know, feel good about their culture and for the like people who are staying here, like to not feel that they're left out or you know, like, have a lot of, you know, basically for the </w:t>
      </w:r>
      <w:r w:rsidRPr="00CC0718" w:rsidR="50252CD6">
        <w:rPr>
          <w:color w:val="000000" w:themeColor="text1"/>
          <w:sz w:val="20"/>
          <w:szCs w:val="20"/>
          <w:lang w:val="en-US"/>
        </w:rPr>
        <w:t>well-</w:t>
      </w:r>
      <w:r w:rsidRPr="00CC0718" w:rsidR="50252CD6">
        <w:rPr>
          <w:color w:val="000000" w:themeColor="text1"/>
          <w:sz w:val="20"/>
          <w:szCs w:val="20"/>
          <w:lang w:val="en-US"/>
        </w:rPr>
        <w:lastRenderedPageBreak/>
        <w:t>being</w:t>
      </w:r>
      <w:r w:rsidRPr="00CC0718">
        <w:rPr>
          <w:color w:val="000000" w:themeColor="text1"/>
          <w:sz w:val="20"/>
          <w:szCs w:val="20"/>
          <w:lang w:val="en-US"/>
        </w:rPr>
        <w:t xml:space="preserve"> of mentally and physically. So</w:t>
      </w:r>
      <w:r w:rsidRPr="00CC0718" w:rsidR="59DA1143">
        <w:rPr>
          <w:color w:val="000000" w:themeColor="text1"/>
          <w:sz w:val="20"/>
          <w:szCs w:val="20"/>
          <w:lang w:val="en-US"/>
        </w:rPr>
        <w:t>,</w:t>
      </w:r>
      <w:r w:rsidRPr="00CC0718">
        <w:rPr>
          <w:color w:val="000000" w:themeColor="text1"/>
          <w:sz w:val="20"/>
          <w:szCs w:val="20"/>
          <w:lang w:val="en-US"/>
        </w:rPr>
        <w:t xml:space="preserve"> we have, we are trying to inculcate like yoga sessions and cultural sessions, so that they know what is basically like the Indian ethnicity and how we celebrate our festivals. So that is the </w:t>
      </w:r>
      <w:proofErr w:type="gramStart"/>
      <w:r w:rsidRPr="00CC0718">
        <w:rPr>
          <w:color w:val="000000" w:themeColor="text1"/>
          <w:sz w:val="20"/>
          <w:szCs w:val="20"/>
          <w:lang w:val="en-US"/>
        </w:rPr>
        <w:t>main focus</w:t>
      </w:r>
      <w:proofErr w:type="gramEnd"/>
      <w:r w:rsidRPr="00CC0718">
        <w:rPr>
          <w:color w:val="000000" w:themeColor="text1"/>
          <w:sz w:val="20"/>
          <w:szCs w:val="20"/>
          <w:lang w:val="en-US"/>
        </w:rPr>
        <w:t>.</w:t>
      </w:r>
    </w:p>
    <w:p w:rsidRPr="00CC0718" w:rsidR="5D3ECCAC" w:rsidP="771DF2FE" w:rsidRDefault="5D3ECCAC" w14:paraId="384A3E64" w14:textId="4ED6F751">
      <w:pPr>
        <w:rPr>
          <w:color w:val="000000" w:themeColor="text1"/>
          <w:sz w:val="20"/>
          <w:szCs w:val="20"/>
          <w:lang w:val="en-US"/>
        </w:rPr>
      </w:pPr>
    </w:p>
    <w:p w:rsidRPr="00CC0718" w:rsidR="5D3ECCAC" w:rsidP="771DF2FE" w:rsidRDefault="43073936" w14:paraId="350D0509" w14:textId="534ED176">
      <w:pPr>
        <w:rPr>
          <w:color w:val="000000" w:themeColor="text1"/>
          <w:sz w:val="20"/>
          <w:szCs w:val="20"/>
          <w:lang w:val="en-US"/>
        </w:rPr>
      </w:pPr>
      <w:r w:rsidRPr="00CC0718">
        <w:rPr>
          <w:color w:val="000000" w:themeColor="text1"/>
          <w:sz w:val="20"/>
          <w:szCs w:val="20"/>
          <w:lang w:val="en-US"/>
        </w:rPr>
        <w:t>15:37 – I4</w:t>
      </w:r>
    </w:p>
    <w:p w:rsidRPr="00CC0718" w:rsidR="5D3ECCAC" w:rsidP="771DF2FE" w:rsidRDefault="43073936" w14:paraId="34508F3C" w14:textId="47CF9C2C">
      <w:pPr>
        <w:rPr>
          <w:color w:val="000000" w:themeColor="text1"/>
          <w:sz w:val="20"/>
          <w:szCs w:val="20"/>
          <w:lang w:val="en-US"/>
        </w:rPr>
      </w:pPr>
      <w:r w:rsidRPr="00CC0718">
        <w:rPr>
          <w:color w:val="000000" w:themeColor="text1"/>
          <w:sz w:val="20"/>
          <w:szCs w:val="20"/>
          <w:lang w:val="en-US"/>
        </w:rPr>
        <w:t xml:space="preserve">Okay. Coming to the marketing needs and gaps. What specific tasks are you </w:t>
      </w:r>
      <w:proofErr w:type="gramStart"/>
      <w:r w:rsidRPr="00CC0718">
        <w:rPr>
          <w:color w:val="000000" w:themeColor="text1"/>
          <w:sz w:val="20"/>
          <w:szCs w:val="20"/>
          <w:lang w:val="en-US"/>
        </w:rPr>
        <w:t>under taking</w:t>
      </w:r>
      <w:proofErr w:type="gramEnd"/>
      <w:r w:rsidRPr="00CC0718">
        <w:rPr>
          <w:color w:val="000000" w:themeColor="text1"/>
          <w:sz w:val="20"/>
          <w:szCs w:val="20"/>
          <w:lang w:val="en-US"/>
        </w:rPr>
        <w:t xml:space="preserve"> to achieve your club overall goals? For example, other duties like attracting new members, or successfully run an event or fundraising or run successful campaigns.</w:t>
      </w:r>
    </w:p>
    <w:p w:rsidRPr="00CC0718" w:rsidR="5D3ECCAC" w:rsidP="771DF2FE" w:rsidRDefault="5D3ECCAC" w14:paraId="58012CE1" w14:textId="41C1F334">
      <w:pPr>
        <w:rPr>
          <w:color w:val="000000" w:themeColor="text1"/>
          <w:sz w:val="20"/>
          <w:szCs w:val="20"/>
          <w:lang w:val="en-US"/>
        </w:rPr>
      </w:pPr>
    </w:p>
    <w:p w:rsidRPr="00CC0718" w:rsidR="5D3ECCAC" w:rsidP="771DF2FE" w:rsidRDefault="43073936" w14:paraId="0CADDF00" w14:textId="1A378862">
      <w:pPr>
        <w:rPr>
          <w:color w:val="000000" w:themeColor="text1"/>
          <w:sz w:val="20"/>
          <w:szCs w:val="20"/>
          <w:lang w:val="en-US"/>
        </w:rPr>
      </w:pPr>
      <w:r w:rsidRPr="00CC0718">
        <w:rPr>
          <w:color w:val="000000" w:themeColor="text1"/>
          <w:sz w:val="20"/>
          <w:szCs w:val="20"/>
          <w:lang w:val="en-US"/>
        </w:rPr>
        <w:t>15:57 – P8</w:t>
      </w:r>
    </w:p>
    <w:p w:rsidRPr="00CC0718" w:rsidR="5D3ECCAC" w:rsidP="771DF2FE" w:rsidRDefault="43073936" w14:paraId="3147D7B5" w14:textId="17DA47FF">
      <w:pPr>
        <w:rPr>
          <w:color w:val="000000" w:themeColor="text1"/>
          <w:sz w:val="20"/>
          <w:szCs w:val="20"/>
          <w:lang w:val="en-US"/>
        </w:rPr>
      </w:pPr>
      <w:proofErr w:type="gramStart"/>
      <w:r w:rsidRPr="00CC0718">
        <w:rPr>
          <w:color w:val="000000" w:themeColor="text1"/>
          <w:sz w:val="20"/>
          <w:szCs w:val="20"/>
          <w:lang w:val="en-US"/>
        </w:rPr>
        <w:t>So</w:t>
      </w:r>
      <w:proofErr w:type="gramEnd"/>
      <w:r w:rsidRPr="00CC0718">
        <w:rPr>
          <w:color w:val="000000" w:themeColor="text1"/>
          <w:sz w:val="20"/>
          <w:szCs w:val="20"/>
          <w:lang w:val="en-US"/>
        </w:rPr>
        <w:t xml:space="preserve"> for the marketing, I would say we are doing a good job in posting a lot of events which are going to take place. And we are doing that through Instagram and like, you know, sending out emails about any other events. We are also like putting up like the events in my WPI app. That's the marketing part. Other than that, I feel we as a team have collectively decided that we wouldn't want to charge any student for any event because it's just the general rule that we just want to like have people not, you know, have the burden to pay and then think of, you know, coming or not, because it's as I feel like as international students, it's quite a burden to, you know, you know, pay extra for </w:t>
      </w:r>
      <w:proofErr w:type="spellStart"/>
      <w:r w:rsidRPr="00CC0718">
        <w:rPr>
          <w:color w:val="000000" w:themeColor="text1"/>
          <w:sz w:val="20"/>
          <w:szCs w:val="20"/>
          <w:lang w:val="en-US"/>
        </w:rPr>
        <w:t>for</w:t>
      </w:r>
      <w:proofErr w:type="spellEnd"/>
      <w:r w:rsidRPr="00CC0718">
        <w:rPr>
          <w:color w:val="000000" w:themeColor="text1"/>
          <w:sz w:val="20"/>
          <w:szCs w:val="20"/>
          <w:lang w:val="en-US"/>
        </w:rPr>
        <w:t xml:space="preserve"> the events. And you just want to keep everything open to everyone and anyone can join us. So that is the </w:t>
      </w:r>
      <w:proofErr w:type="spellStart"/>
      <w:r w:rsidRPr="00CC0718">
        <w:rPr>
          <w:color w:val="000000" w:themeColor="text1"/>
          <w:sz w:val="20"/>
          <w:szCs w:val="20"/>
          <w:lang w:val="en-US"/>
        </w:rPr>
        <w:t>the</w:t>
      </w:r>
      <w:proofErr w:type="spellEnd"/>
      <w:r w:rsidRPr="00CC0718">
        <w:rPr>
          <w:color w:val="000000" w:themeColor="text1"/>
          <w:sz w:val="20"/>
          <w:szCs w:val="20"/>
          <w:lang w:val="en-US"/>
        </w:rPr>
        <w:t xml:space="preserve"> way we are going about and about like, you know, having new members in the team. We have also appointed a lot of members. They are also, I mean, they come with their own will. We don't force </w:t>
      </w:r>
      <w:proofErr w:type="gramStart"/>
      <w:r w:rsidRPr="00CC0718">
        <w:rPr>
          <w:color w:val="000000" w:themeColor="text1"/>
          <w:sz w:val="20"/>
          <w:szCs w:val="20"/>
          <w:lang w:val="en-US"/>
        </w:rPr>
        <w:t>anyone</w:t>
      </w:r>
      <w:proofErr w:type="gramEnd"/>
      <w:r w:rsidRPr="00CC0718">
        <w:rPr>
          <w:color w:val="000000" w:themeColor="text1"/>
          <w:sz w:val="20"/>
          <w:szCs w:val="20"/>
          <w:lang w:val="en-US"/>
        </w:rPr>
        <w:t xml:space="preserve"> and I feel like many of them are very cooperative in being the members of the Hindu Yuga. Okay.</w:t>
      </w:r>
    </w:p>
    <w:p w:rsidRPr="00CC0718" w:rsidR="5D3ECCAC" w:rsidP="771DF2FE" w:rsidRDefault="5D3ECCAC" w14:paraId="11ACDBC1" w14:textId="500DACCD">
      <w:pPr>
        <w:rPr>
          <w:color w:val="000000" w:themeColor="text1"/>
          <w:sz w:val="20"/>
          <w:szCs w:val="20"/>
          <w:lang w:val="en-US"/>
        </w:rPr>
      </w:pPr>
    </w:p>
    <w:p w:rsidRPr="00CC0718" w:rsidR="5D3ECCAC" w:rsidP="771DF2FE" w:rsidRDefault="43073936" w14:paraId="04746141" w14:textId="5E2B9C99">
      <w:pPr>
        <w:rPr>
          <w:color w:val="000000" w:themeColor="text1"/>
          <w:sz w:val="20"/>
          <w:szCs w:val="20"/>
          <w:lang w:val="en-US"/>
        </w:rPr>
      </w:pPr>
      <w:r w:rsidRPr="00CC0718">
        <w:rPr>
          <w:color w:val="000000" w:themeColor="text1"/>
          <w:sz w:val="20"/>
          <w:szCs w:val="20"/>
          <w:lang w:val="en-US"/>
        </w:rPr>
        <w:t>17:26 – I4</w:t>
      </w:r>
    </w:p>
    <w:p w:rsidRPr="00CC0718" w:rsidR="5D3ECCAC" w:rsidP="771DF2FE" w:rsidRDefault="43073936" w14:paraId="2ED14BD1" w14:textId="47B182EB">
      <w:pPr>
        <w:rPr>
          <w:color w:val="000000" w:themeColor="text1"/>
          <w:sz w:val="20"/>
          <w:szCs w:val="20"/>
          <w:lang w:val="en-US"/>
        </w:rPr>
      </w:pPr>
      <w:r w:rsidRPr="00CC0718">
        <w:rPr>
          <w:color w:val="000000" w:themeColor="text1"/>
          <w:sz w:val="20"/>
          <w:szCs w:val="20"/>
          <w:lang w:val="en-US"/>
        </w:rPr>
        <w:t>So, like, what do you think that what is the main criteria make you even so successful?</w:t>
      </w:r>
    </w:p>
    <w:p w:rsidRPr="00CC0718" w:rsidR="5D3ECCAC" w:rsidP="771DF2FE" w:rsidRDefault="5D3ECCAC" w14:paraId="1D14C564" w14:textId="53166596">
      <w:pPr>
        <w:rPr>
          <w:color w:val="000000" w:themeColor="text1"/>
          <w:sz w:val="20"/>
          <w:szCs w:val="20"/>
          <w:lang w:val="en-US"/>
        </w:rPr>
      </w:pPr>
    </w:p>
    <w:p w:rsidRPr="00CC0718" w:rsidR="5D3ECCAC" w:rsidP="771DF2FE" w:rsidRDefault="43073936" w14:paraId="3E4CBCDA" w14:textId="4CB65162">
      <w:pPr>
        <w:rPr>
          <w:color w:val="000000" w:themeColor="text1"/>
          <w:sz w:val="20"/>
          <w:szCs w:val="20"/>
          <w:lang w:val="en-US"/>
        </w:rPr>
      </w:pPr>
      <w:r w:rsidRPr="00CC0718">
        <w:rPr>
          <w:color w:val="000000" w:themeColor="text1"/>
          <w:sz w:val="20"/>
          <w:szCs w:val="20"/>
          <w:lang w:val="en-US"/>
        </w:rPr>
        <w:t>17:39 – P8</w:t>
      </w:r>
    </w:p>
    <w:p w:rsidRPr="00CC0718" w:rsidR="5D3ECCAC" w:rsidP="771DF2FE" w:rsidRDefault="43073936" w14:paraId="032CC84B" w14:textId="3DB8BDB1">
      <w:pPr>
        <w:rPr>
          <w:color w:val="000000" w:themeColor="text1"/>
          <w:sz w:val="20"/>
          <w:szCs w:val="20"/>
          <w:lang w:val="en-US"/>
        </w:rPr>
      </w:pPr>
      <w:r w:rsidRPr="00CC0718">
        <w:rPr>
          <w:color w:val="000000" w:themeColor="text1"/>
          <w:sz w:val="20"/>
          <w:szCs w:val="20"/>
          <w:lang w:val="en-US"/>
        </w:rPr>
        <w:t xml:space="preserve">The main criteria </w:t>
      </w:r>
      <w:proofErr w:type="gramStart"/>
      <w:r w:rsidRPr="00CC0718">
        <w:rPr>
          <w:color w:val="000000" w:themeColor="text1"/>
          <w:sz w:val="20"/>
          <w:szCs w:val="20"/>
          <w:lang w:val="en-US"/>
        </w:rPr>
        <w:t>is</w:t>
      </w:r>
      <w:proofErr w:type="gramEnd"/>
      <w:r w:rsidRPr="00CC0718">
        <w:rPr>
          <w:color w:val="000000" w:themeColor="text1"/>
          <w:sz w:val="20"/>
          <w:szCs w:val="20"/>
          <w:lang w:val="en-US"/>
        </w:rPr>
        <w:t xml:space="preserve"> that we, I feel like the, we don't charge anyone anything. And I feel that is, that is one of the things and we have food. </w:t>
      </w:r>
      <w:proofErr w:type="gramStart"/>
      <w:r w:rsidRPr="00CC0718">
        <w:rPr>
          <w:color w:val="000000" w:themeColor="text1"/>
          <w:sz w:val="20"/>
          <w:szCs w:val="20"/>
          <w:lang w:val="en-US"/>
        </w:rPr>
        <w:t>So</w:t>
      </w:r>
      <w:proofErr w:type="gramEnd"/>
      <w:r w:rsidRPr="00CC0718">
        <w:rPr>
          <w:color w:val="000000" w:themeColor="text1"/>
          <w:sz w:val="20"/>
          <w:szCs w:val="20"/>
          <w:lang w:val="en-US"/>
        </w:rPr>
        <w:t xml:space="preserve"> like I feel many of the students come to our events because we have most of the time food and freebies. So that's the reason it makes us special. It improves the amount of people who are coming to the event. Okay.</w:t>
      </w:r>
    </w:p>
    <w:p w:rsidRPr="00CC0718" w:rsidR="5D3ECCAC" w:rsidP="771DF2FE" w:rsidRDefault="5D3ECCAC" w14:paraId="5D75E0E6" w14:textId="0FDCF59B">
      <w:pPr>
        <w:rPr>
          <w:color w:val="000000" w:themeColor="text1"/>
          <w:sz w:val="20"/>
          <w:szCs w:val="20"/>
          <w:lang w:val="en-US"/>
        </w:rPr>
      </w:pPr>
    </w:p>
    <w:p w:rsidRPr="00CC0718" w:rsidR="5D3ECCAC" w:rsidP="771DF2FE" w:rsidRDefault="43073936" w14:paraId="5BE701B2" w14:textId="2016661B">
      <w:pPr>
        <w:rPr>
          <w:color w:val="000000" w:themeColor="text1"/>
          <w:sz w:val="20"/>
          <w:szCs w:val="20"/>
          <w:lang w:val="en-US"/>
        </w:rPr>
      </w:pPr>
      <w:r w:rsidRPr="00CC0718">
        <w:rPr>
          <w:color w:val="000000" w:themeColor="text1"/>
          <w:sz w:val="20"/>
          <w:szCs w:val="20"/>
          <w:lang w:val="en-US"/>
        </w:rPr>
        <w:t>18:19 - I4</w:t>
      </w:r>
    </w:p>
    <w:p w:rsidRPr="00CC0718" w:rsidR="5D3ECCAC" w:rsidP="771DF2FE" w:rsidRDefault="43073936" w14:paraId="3CF250AD" w14:textId="0E3AC7CE">
      <w:pPr>
        <w:rPr>
          <w:color w:val="000000" w:themeColor="text1"/>
          <w:sz w:val="20"/>
          <w:szCs w:val="20"/>
          <w:lang w:val="en-US"/>
        </w:rPr>
      </w:pPr>
      <w:r w:rsidRPr="00CC0718">
        <w:rPr>
          <w:color w:val="000000" w:themeColor="text1"/>
          <w:sz w:val="20"/>
          <w:szCs w:val="20"/>
          <w:lang w:val="en-US"/>
        </w:rPr>
        <w:t xml:space="preserve">What role do </w:t>
      </w:r>
      <w:proofErr w:type="gramStart"/>
      <w:r w:rsidRPr="00CC0718">
        <w:rPr>
          <w:color w:val="000000" w:themeColor="text1"/>
          <w:sz w:val="20"/>
          <w:szCs w:val="20"/>
          <w:lang w:val="en-US"/>
        </w:rPr>
        <w:t>marketing</w:t>
      </w:r>
      <w:proofErr w:type="gramEnd"/>
      <w:r w:rsidRPr="00CC0718">
        <w:rPr>
          <w:color w:val="000000" w:themeColor="text1"/>
          <w:sz w:val="20"/>
          <w:szCs w:val="20"/>
          <w:lang w:val="en-US"/>
        </w:rPr>
        <w:t xml:space="preserve"> and communications play in accomplishing these tasks?</w:t>
      </w:r>
    </w:p>
    <w:p w:rsidRPr="00CC0718" w:rsidR="5D3ECCAC" w:rsidP="771DF2FE" w:rsidRDefault="5D3ECCAC" w14:paraId="647305EB" w14:textId="3DAA371D">
      <w:pPr>
        <w:rPr>
          <w:color w:val="000000" w:themeColor="text1"/>
          <w:sz w:val="20"/>
          <w:szCs w:val="20"/>
          <w:lang w:val="en-US"/>
        </w:rPr>
      </w:pPr>
    </w:p>
    <w:p w:rsidRPr="00CC0718" w:rsidR="5D3ECCAC" w:rsidP="771DF2FE" w:rsidRDefault="43073936" w14:paraId="1FE597C7" w14:textId="233A6FBD">
      <w:pPr>
        <w:rPr>
          <w:color w:val="000000" w:themeColor="text1"/>
          <w:sz w:val="20"/>
          <w:szCs w:val="20"/>
          <w:lang w:val="en-US"/>
        </w:rPr>
      </w:pPr>
      <w:r w:rsidRPr="00CC0718">
        <w:rPr>
          <w:color w:val="000000" w:themeColor="text1"/>
          <w:sz w:val="20"/>
          <w:szCs w:val="20"/>
          <w:lang w:val="en-US"/>
        </w:rPr>
        <w:t>21:42 - P8</w:t>
      </w:r>
    </w:p>
    <w:p w:rsidRPr="00CC0718" w:rsidR="5D3ECCAC" w:rsidP="771DF2FE" w:rsidRDefault="43073936" w14:paraId="38AA0B13" w14:textId="46A6F0BA">
      <w:pPr>
        <w:rPr>
          <w:color w:val="000000" w:themeColor="text1"/>
          <w:sz w:val="20"/>
          <w:szCs w:val="20"/>
          <w:lang w:val="en-US"/>
        </w:rPr>
      </w:pPr>
      <w:r w:rsidRPr="00CC0718">
        <w:rPr>
          <w:color w:val="000000" w:themeColor="text1"/>
          <w:sz w:val="20"/>
          <w:szCs w:val="20"/>
          <w:lang w:val="en-US"/>
        </w:rPr>
        <w:t>Um, so like we communicate via like, like meetings, we have like weekly meetings every week. So once a week, we gather and discuss the events which we want to make, we want to conduct brainstorming and then go about executing them.</w:t>
      </w:r>
    </w:p>
    <w:p w:rsidRPr="00CC0718" w:rsidR="5D3ECCAC" w:rsidP="771DF2FE" w:rsidRDefault="5D3ECCAC" w14:paraId="57702FF8" w14:textId="1A4995E9">
      <w:pPr>
        <w:rPr>
          <w:color w:val="000000" w:themeColor="text1"/>
          <w:sz w:val="20"/>
          <w:szCs w:val="20"/>
          <w:lang w:val="en-US"/>
        </w:rPr>
      </w:pPr>
    </w:p>
    <w:p w:rsidRPr="00CC0718" w:rsidR="00545016" w:rsidP="771DF2FE" w:rsidRDefault="00545016" w14:paraId="3EBB1A60" w14:textId="77777777">
      <w:pPr>
        <w:rPr>
          <w:color w:val="000000" w:themeColor="text1"/>
          <w:sz w:val="20"/>
          <w:szCs w:val="20"/>
          <w:lang w:val="en-US"/>
        </w:rPr>
      </w:pPr>
    </w:p>
    <w:p w:rsidRPr="00CC0718" w:rsidR="5D3ECCAC" w:rsidP="771DF2FE" w:rsidRDefault="43073936" w14:paraId="400B6A36" w14:textId="7D65A014">
      <w:pPr>
        <w:rPr>
          <w:color w:val="000000" w:themeColor="text1"/>
          <w:sz w:val="20"/>
          <w:szCs w:val="20"/>
          <w:lang w:val="en-US"/>
        </w:rPr>
      </w:pPr>
      <w:r w:rsidRPr="00CC0718">
        <w:rPr>
          <w:color w:val="000000" w:themeColor="text1"/>
          <w:sz w:val="20"/>
          <w:szCs w:val="20"/>
          <w:lang w:val="en-US"/>
        </w:rPr>
        <w:t>22:04 - I4</w:t>
      </w:r>
    </w:p>
    <w:p w:rsidRPr="00CC0718" w:rsidR="5D3ECCAC" w:rsidP="771DF2FE" w:rsidRDefault="43073936" w14:paraId="24B93C0A" w14:textId="4BB31EBC">
      <w:pPr>
        <w:rPr>
          <w:color w:val="000000" w:themeColor="text1"/>
          <w:sz w:val="20"/>
          <w:szCs w:val="20"/>
          <w:lang w:val="en-US"/>
        </w:rPr>
      </w:pPr>
      <w:r w:rsidRPr="00CC0718">
        <w:rPr>
          <w:color w:val="000000" w:themeColor="text1"/>
          <w:sz w:val="20"/>
          <w:szCs w:val="20"/>
          <w:lang w:val="en-US"/>
        </w:rPr>
        <w:t>Can you also share some examples of marketing activities that your club has conducted? What is working right now?</w:t>
      </w:r>
    </w:p>
    <w:p w:rsidRPr="00CC0718" w:rsidR="5D3ECCAC" w:rsidP="771DF2FE" w:rsidRDefault="5D3ECCAC" w14:paraId="06025581" w14:textId="3A0E7AA7">
      <w:pPr>
        <w:rPr>
          <w:color w:val="000000" w:themeColor="text1"/>
          <w:sz w:val="20"/>
          <w:szCs w:val="20"/>
          <w:lang w:val="en-US"/>
        </w:rPr>
      </w:pPr>
    </w:p>
    <w:p w:rsidRPr="00CC0718" w:rsidR="5D3ECCAC" w:rsidP="771DF2FE" w:rsidRDefault="43073936" w14:paraId="0EDEE105" w14:textId="02FC3FFC">
      <w:pPr>
        <w:rPr>
          <w:color w:val="000000" w:themeColor="text1"/>
          <w:sz w:val="20"/>
          <w:szCs w:val="20"/>
          <w:lang w:val="en-US"/>
        </w:rPr>
      </w:pPr>
      <w:r w:rsidRPr="00CC0718">
        <w:rPr>
          <w:color w:val="000000" w:themeColor="text1"/>
          <w:sz w:val="20"/>
          <w:szCs w:val="20"/>
          <w:lang w:val="en-US"/>
        </w:rPr>
        <w:t>22:15 - P8</w:t>
      </w:r>
    </w:p>
    <w:p w:rsidRPr="00CC0718" w:rsidR="5D3ECCAC" w:rsidP="771DF2FE" w:rsidRDefault="43073936" w14:paraId="09C74D33" w14:textId="02068468">
      <w:pPr>
        <w:rPr>
          <w:color w:val="000000" w:themeColor="text1"/>
          <w:sz w:val="20"/>
          <w:szCs w:val="20"/>
          <w:lang w:val="en-US"/>
        </w:rPr>
      </w:pPr>
      <w:proofErr w:type="gramStart"/>
      <w:r w:rsidRPr="00CC0718">
        <w:rPr>
          <w:color w:val="000000" w:themeColor="text1"/>
          <w:sz w:val="20"/>
          <w:szCs w:val="20"/>
          <w:lang w:val="en-US"/>
        </w:rPr>
        <w:t>So</w:t>
      </w:r>
      <w:proofErr w:type="gramEnd"/>
      <w:r w:rsidRPr="00CC0718">
        <w:rPr>
          <w:color w:val="000000" w:themeColor="text1"/>
          <w:sz w:val="20"/>
          <w:szCs w:val="20"/>
          <w:lang w:val="en-US"/>
        </w:rPr>
        <w:t xml:space="preserve"> the marketing, I mean, what we have done is we have tried selling kurtas. </w:t>
      </w:r>
      <w:proofErr w:type="gramStart"/>
      <w:r w:rsidRPr="00CC0718">
        <w:rPr>
          <w:color w:val="000000" w:themeColor="text1"/>
          <w:sz w:val="20"/>
          <w:szCs w:val="20"/>
          <w:lang w:val="en-US"/>
        </w:rPr>
        <w:t>So</w:t>
      </w:r>
      <w:proofErr w:type="gramEnd"/>
      <w:r w:rsidRPr="00CC0718">
        <w:rPr>
          <w:color w:val="000000" w:themeColor="text1"/>
          <w:sz w:val="20"/>
          <w:szCs w:val="20"/>
          <w:lang w:val="en-US"/>
        </w:rPr>
        <w:t xml:space="preserve"> we have, I mean, we have gotten a lot of like we do table sitting for marketing. We have also like posted like a lot of posts on WhatsApp and like Instagram in different communities so that they know that we're selling the product. And we got a very good response because a lot of people thought it was a new </w:t>
      </w:r>
      <w:proofErr w:type="gramStart"/>
      <w:r w:rsidRPr="00CC0718">
        <w:rPr>
          <w:color w:val="000000" w:themeColor="text1"/>
          <w:sz w:val="20"/>
          <w:szCs w:val="20"/>
          <w:lang w:val="en-US"/>
        </w:rPr>
        <w:t>thing</w:t>
      </w:r>
      <w:proofErr w:type="gramEnd"/>
      <w:r w:rsidRPr="00CC0718">
        <w:rPr>
          <w:color w:val="000000" w:themeColor="text1"/>
          <w:sz w:val="20"/>
          <w:szCs w:val="20"/>
          <w:lang w:val="en-US"/>
        </w:rPr>
        <w:t xml:space="preserve"> and a lot of Americans bought the kurtas and also that's one of the marketing events I can think of But generally we are a very event-oriented organization and club. </w:t>
      </w:r>
      <w:proofErr w:type="gramStart"/>
      <w:r w:rsidRPr="00CC0718">
        <w:rPr>
          <w:color w:val="000000" w:themeColor="text1"/>
          <w:sz w:val="20"/>
          <w:szCs w:val="20"/>
          <w:lang w:val="en-US"/>
        </w:rPr>
        <w:t>So</w:t>
      </w:r>
      <w:proofErr w:type="gramEnd"/>
      <w:r w:rsidRPr="00CC0718">
        <w:rPr>
          <w:color w:val="000000" w:themeColor="text1"/>
          <w:sz w:val="20"/>
          <w:szCs w:val="20"/>
          <w:lang w:val="en-US"/>
        </w:rPr>
        <w:t xml:space="preserve"> we kind of focus on how to how to like conduct events and how to like to have like cultural activities on campus.</w:t>
      </w:r>
    </w:p>
    <w:p w:rsidRPr="00CC0718" w:rsidR="5D3ECCAC" w:rsidP="771DF2FE" w:rsidRDefault="5D3ECCAC" w14:paraId="65BBB45A" w14:textId="5657494D">
      <w:pPr>
        <w:rPr>
          <w:color w:val="000000" w:themeColor="text1"/>
          <w:sz w:val="20"/>
          <w:szCs w:val="20"/>
          <w:lang w:val="en-US"/>
        </w:rPr>
      </w:pPr>
    </w:p>
    <w:p w:rsidRPr="00CC0718" w:rsidR="5D3ECCAC" w:rsidP="771DF2FE" w:rsidRDefault="43073936" w14:paraId="50003594" w14:textId="386BB67E">
      <w:pPr>
        <w:rPr>
          <w:color w:val="000000" w:themeColor="text1"/>
          <w:sz w:val="20"/>
          <w:szCs w:val="20"/>
          <w:lang w:val="en-US"/>
        </w:rPr>
      </w:pPr>
      <w:r w:rsidRPr="00CC0718">
        <w:rPr>
          <w:color w:val="000000" w:themeColor="text1"/>
          <w:sz w:val="20"/>
          <w:szCs w:val="20"/>
          <w:lang w:val="en-US"/>
        </w:rPr>
        <w:t>23:14 - I4</w:t>
      </w:r>
    </w:p>
    <w:p w:rsidRPr="00CC0718" w:rsidR="5D3ECCAC" w:rsidP="771DF2FE" w:rsidRDefault="43073936" w14:paraId="04082412" w14:textId="32C5502F">
      <w:pPr>
        <w:rPr>
          <w:color w:val="000000" w:themeColor="text1"/>
          <w:sz w:val="20"/>
          <w:szCs w:val="20"/>
          <w:lang w:val="en-US"/>
        </w:rPr>
      </w:pPr>
      <w:r w:rsidRPr="00CC0718">
        <w:rPr>
          <w:color w:val="000000" w:themeColor="text1"/>
          <w:sz w:val="20"/>
          <w:szCs w:val="20"/>
          <w:lang w:val="en-US"/>
        </w:rPr>
        <w:t>What about the even broachers? Have you ever had your club ever done that?</w:t>
      </w:r>
    </w:p>
    <w:p w:rsidRPr="00CC0718" w:rsidR="5D3ECCAC" w:rsidP="771DF2FE" w:rsidRDefault="5D3ECCAC" w14:paraId="0D86F99E" w14:textId="3238C7E7">
      <w:pPr>
        <w:rPr>
          <w:color w:val="000000" w:themeColor="text1"/>
          <w:sz w:val="20"/>
          <w:szCs w:val="20"/>
          <w:lang w:val="en-US"/>
        </w:rPr>
      </w:pPr>
    </w:p>
    <w:p w:rsidRPr="00CC0718" w:rsidR="5D3ECCAC" w:rsidP="771DF2FE" w:rsidRDefault="43073936" w14:paraId="11CD7EF1" w14:textId="182CA4B1">
      <w:pPr>
        <w:rPr>
          <w:color w:val="000000" w:themeColor="text1"/>
          <w:sz w:val="20"/>
          <w:szCs w:val="20"/>
          <w:lang w:val="en-US"/>
        </w:rPr>
      </w:pPr>
      <w:r w:rsidRPr="00CC0718">
        <w:rPr>
          <w:color w:val="000000" w:themeColor="text1"/>
          <w:sz w:val="20"/>
          <w:szCs w:val="20"/>
          <w:lang w:val="en-US"/>
        </w:rPr>
        <w:t>23:33 - P8</w:t>
      </w:r>
    </w:p>
    <w:p w:rsidRPr="00CC0718" w:rsidR="5D3ECCAC" w:rsidP="771DF2FE" w:rsidRDefault="43073936" w14:paraId="3843BBE9" w14:textId="19EAA55E">
      <w:pPr>
        <w:rPr>
          <w:color w:val="000000" w:themeColor="text1"/>
          <w:sz w:val="20"/>
          <w:szCs w:val="20"/>
          <w:lang w:val="en-US"/>
        </w:rPr>
      </w:pPr>
      <w:r w:rsidRPr="00CC0718">
        <w:rPr>
          <w:color w:val="000000" w:themeColor="text1"/>
          <w:sz w:val="20"/>
          <w:szCs w:val="20"/>
          <w:lang w:val="en-US"/>
        </w:rPr>
        <w:t xml:space="preserve">Yeah, like so we have like, you know, made like a lot of posters. We don't we don't give out brochures because like, I feel everything's digitalized now. And I mean, like everyone's on their phone and you know, on Instagram or like, you know, having my WPI app, which sends like reminders </w:t>
      </w:r>
      <w:proofErr w:type="gramStart"/>
      <w:r w:rsidRPr="00CC0718">
        <w:rPr>
          <w:color w:val="000000" w:themeColor="text1"/>
          <w:sz w:val="20"/>
          <w:szCs w:val="20"/>
          <w:lang w:val="en-US"/>
        </w:rPr>
        <w:t>and also</w:t>
      </w:r>
      <w:proofErr w:type="gramEnd"/>
      <w:r w:rsidRPr="00CC0718">
        <w:rPr>
          <w:color w:val="000000" w:themeColor="text1"/>
          <w:sz w:val="20"/>
          <w:szCs w:val="20"/>
          <w:lang w:val="en-US"/>
        </w:rPr>
        <w:t xml:space="preserve"> like we kind of make digitally and send it out through like WhatsApp groups, which we are part of and also like posted on Instagram. Yeah, and we also like tables to propagate them to spread the word about the event coming up. So those are the those are the things we do as part of like the marketing. Marketing sector marketing segment of the event. Yeah, that's the thing we do. We actually don't like to sell out like brochures and </w:t>
      </w:r>
      <w:proofErr w:type="gramStart"/>
      <w:r w:rsidRPr="00CC0718">
        <w:rPr>
          <w:color w:val="000000" w:themeColor="text1"/>
          <w:sz w:val="20"/>
          <w:szCs w:val="20"/>
          <w:lang w:val="en-US"/>
        </w:rPr>
        <w:t>all</w:t>
      </w:r>
      <w:proofErr w:type="gramEnd"/>
      <w:r w:rsidRPr="00CC0718">
        <w:rPr>
          <w:color w:val="000000" w:themeColor="text1"/>
          <w:sz w:val="20"/>
          <w:szCs w:val="20"/>
          <w:lang w:val="en-US"/>
        </w:rPr>
        <w:t xml:space="preserve"> but we do conduct like you know in the activities where we actually had like brochures about what </w:t>
      </w:r>
      <w:proofErr w:type="spellStart"/>
      <w:r w:rsidRPr="00CC0718">
        <w:rPr>
          <w:color w:val="000000" w:themeColor="text1"/>
          <w:sz w:val="20"/>
          <w:szCs w:val="20"/>
          <w:lang w:val="en-US"/>
        </w:rPr>
        <w:t>Hindui</w:t>
      </w:r>
      <w:proofErr w:type="spellEnd"/>
      <w:r w:rsidRPr="00CC0718">
        <w:rPr>
          <w:color w:val="000000" w:themeColor="text1"/>
          <w:sz w:val="20"/>
          <w:szCs w:val="20"/>
          <w:lang w:val="en-US"/>
        </w:rPr>
        <w:t xml:space="preserve"> was done and what it is all about so yeah</w:t>
      </w:r>
    </w:p>
    <w:p w:rsidRPr="00CC0718" w:rsidR="5D3ECCAC" w:rsidP="771DF2FE" w:rsidRDefault="5D3ECCAC" w14:paraId="32141A30" w14:textId="569A7D6E">
      <w:pPr>
        <w:rPr>
          <w:color w:val="000000" w:themeColor="text1"/>
          <w:sz w:val="20"/>
          <w:szCs w:val="20"/>
          <w:lang w:val="en-US"/>
        </w:rPr>
      </w:pPr>
    </w:p>
    <w:p w:rsidRPr="00CC0718" w:rsidR="5D3ECCAC" w:rsidP="771DF2FE" w:rsidRDefault="43073936" w14:paraId="26FC9C39" w14:textId="667F702F">
      <w:pPr>
        <w:rPr>
          <w:color w:val="000000" w:themeColor="text1"/>
          <w:sz w:val="20"/>
          <w:szCs w:val="20"/>
          <w:lang w:val="en-US"/>
        </w:rPr>
      </w:pPr>
      <w:r w:rsidRPr="00CC0718">
        <w:rPr>
          <w:color w:val="000000" w:themeColor="text1"/>
          <w:sz w:val="20"/>
          <w:szCs w:val="20"/>
          <w:lang w:val="en-US"/>
        </w:rPr>
        <w:t>24:44 - I4</w:t>
      </w:r>
    </w:p>
    <w:p w:rsidRPr="00CC0718" w:rsidR="5D3ECCAC" w:rsidP="771DF2FE" w:rsidRDefault="43073936" w14:paraId="16EDE300" w14:textId="32A739E8">
      <w:pPr>
        <w:rPr>
          <w:color w:val="000000" w:themeColor="text1"/>
          <w:sz w:val="20"/>
          <w:szCs w:val="20"/>
          <w:lang w:val="en-US"/>
        </w:rPr>
      </w:pPr>
      <w:r w:rsidRPr="00CC0718">
        <w:rPr>
          <w:color w:val="000000" w:themeColor="text1"/>
          <w:sz w:val="20"/>
          <w:szCs w:val="20"/>
          <w:lang w:val="en-US"/>
        </w:rPr>
        <w:t xml:space="preserve">So </w:t>
      </w:r>
      <w:proofErr w:type="gramStart"/>
      <w:r w:rsidRPr="00CC0718">
        <w:rPr>
          <w:color w:val="000000" w:themeColor="text1"/>
          <w:sz w:val="20"/>
          <w:szCs w:val="20"/>
          <w:lang w:val="en-US"/>
        </w:rPr>
        <w:t>basically</w:t>
      </w:r>
      <w:proofErr w:type="gramEnd"/>
      <w:r w:rsidRPr="00CC0718">
        <w:rPr>
          <w:color w:val="000000" w:themeColor="text1"/>
          <w:sz w:val="20"/>
          <w:szCs w:val="20"/>
          <w:lang w:val="en-US"/>
        </w:rPr>
        <w:t xml:space="preserve"> our marketing is everything's digital till now so yes I also want to know like have your club ever done by the flyers, by promoting through the flyers?</w:t>
      </w:r>
    </w:p>
    <w:p w:rsidRPr="00CC0718" w:rsidR="5D3ECCAC" w:rsidP="771DF2FE" w:rsidRDefault="5D3ECCAC" w14:paraId="6C2F0E8A" w14:textId="5DD54B2C">
      <w:pPr>
        <w:rPr>
          <w:color w:val="000000" w:themeColor="text1"/>
          <w:sz w:val="20"/>
          <w:szCs w:val="20"/>
          <w:lang w:val="en-US"/>
        </w:rPr>
      </w:pPr>
    </w:p>
    <w:p w:rsidRPr="00CC0718" w:rsidR="5D3ECCAC" w:rsidP="771DF2FE" w:rsidRDefault="43073936" w14:paraId="5DEF865F" w14:textId="393C886B">
      <w:pPr>
        <w:rPr>
          <w:color w:val="000000" w:themeColor="text1"/>
          <w:sz w:val="20"/>
          <w:szCs w:val="20"/>
          <w:lang w:val="en-US"/>
        </w:rPr>
      </w:pPr>
      <w:r w:rsidRPr="00CC0718">
        <w:rPr>
          <w:color w:val="000000" w:themeColor="text1"/>
          <w:sz w:val="20"/>
          <w:szCs w:val="20"/>
          <w:lang w:val="en-US"/>
        </w:rPr>
        <w:t>25:01 - P8</w:t>
      </w:r>
    </w:p>
    <w:p w:rsidRPr="00CC0718" w:rsidR="5D3ECCAC" w:rsidP="771DF2FE" w:rsidRDefault="43073936" w14:paraId="3D10DBEF" w14:textId="4A01131C">
      <w:pPr>
        <w:rPr>
          <w:color w:val="000000" w:themeColor="text1"/>
          <w:sz w:val="20"/>
          <w:szCs w:val="20"/>
          <w:lang w:val="en-US"/>
        </w:rPr>
      </w:pPr>
      <w:r w:rsidRPr="00CC0718">
        <w:rPr>
          <w:color w:val="000000" w:themeColor="text1"/>
          <w:sz w:val="20"/>
          <w:szCs w:val="20"/>
          <w:lang w:val="en-US"/>
        </w:rPr>
        <w:t xml:space="preserve">Yes, we have done a couple of them. In the past, we have made </w:t>
      </w:r>
      <w:proofErr w:type="gramStart"/>
      <w:r w:rsidRPr="00CC0718">
        <w:rPr>
          <w:color w:val="000000" w:themeColor="text1"/>
          <w:sz w:val="20"/>
          <w:szCs w:val="20"/>
          <w:lang w:val="en-US"/>
        </w:rPr>
        <w:t>posters</w:t>
      </w:r>
      <w:proofErr w:type="gramEnd"/>
      <w:r w:rsidRPr="00CC0718">
        <w:rPr>
          <w:color w:val="000000" w:themeColor="text1"/>
          <w:sz w:val="20"/>
          <w:szCs w:val="20"/>
          <w:lang w:val="en-US"/>
        </w:rPr>
        <w:t xml:space="preserve"> and I have personally done that, put them up on the notice board. </w:t>
      </w:r>
      <w:proofErr w:type="gramStart"/>
      <w:r w:rsidRPr="00CC0718">
        <w:rPr>
          <w:color w:val="000000" w:themeColor="text1"/>
          <w:sz w:val="20"/>
          <w:szCs w:val="20"/>
          <w:lang w:val="en-US"/>
        </w:rPr>
        <w:t>So</w:t>
      </w:r>
      <w:proofErr w:type="gramEnd"/>
      <w:r w:rsidRPr="00CC0718">
        <w:rPr>
          <w:color w:val="000000" w:themeColor="text1"/>
          <w:sz w:val="20"/>
          <w:szCs w:val="20"/>
          <w:lang w:val="en-US"/>
        </w:rPr>
        <w:t xml:space="preserve"> we have made flyers for the Ganesh Chaturthi event and I feel like even the Garba event, has done flyers. Also, we had Diwali last year where we did a lot of </w:t>
      </w:r>
      <w:proofErr w:type="gramStart"/>
      <w:r w:rsidRPr="00CC0718">
        <w:rPr>
          <w:color w:val="000000" w:themeColor="text1"/>
          <w:sz w:val="20"/>
          <w:szCs w:val="20"/>
          <w:lang w:val="en-US"/>
        </w:rPr>
        <w:t>like</w:t>
      </w:r>
      <w:proofErr w:type="gramEnd"/>
      <w:r w:rsidRPr="00CC0718">
        <w:rPr>
          <w:color w:val="000000" w:themeColor="text1"/>
          <w:sz w:val="20"/>
          <w:szCs w:val="20"/>
          <w:lang w:val="en-US"/>
        </w:rPr>
        <w:t xml:space="preserve">, activities throughout the five days. </w:t>
      </w:r>
      <w:proofErr w:type="gramStart"/>
      <w:r w:rsidRPr="00CC0718">
        <w:rPr>
          <w:color w:val="000000" w:themeColor="text1"/>
          <w:sz w:val="20"/>
          <w:szCs w:val="20"/>
          <w:lang w:val="en-US"/>
        </w:rPr>
        <w:t>So</w:t>
      </w:r>
      <w:proofErr w:type="gramEnd"/>
      <w:r w:rsidRPr="00CC0718">
        <w:rPr>
          <w:color w:val="000000" w:themeColor="text1"/>
          <w:sz w:val="20"/>
          <w:szCs w:val="20"/>
          <w:lang w:val="en-US"/>
        </w:rPr>
        <w:t xml:space="preserve"> we had like, put up flyers all over Innovation Studio, the Unity Hall, the Gordon Library, Fuller's Hall, Morgan Hall, so that people know about the event coming up.</w:t>
      </w:r>
    </w:p>
    <w:p w:rsidRPr="00CC0718" w:rsidR="5D3ECCAC" w:rsidP="771DF2FE" w:rsidRDefault="5D3ECCAC" w14:paraId="2F33FDB5" w14:textId="75E9E284">
      <w:pPr>
        <w:rPr>
          <w:color w:val="000000" w:themeColor="text1"/>
          <w:sz w:val="20"/>
          <w:szCs w:val="20"/>
          <w:lang w:val="en-US"/>
        </w:rPr>
      </w:pPr>
    </w:p>
    <w:p w:rsidRPr="00CC0718" w:rsidR="5D3ECCAC" w:rsidP="771DF2FE" w:rsidRDefault="43073936" w14:paraId="5CFB3150" w14:textId="3E73CDD1">
      <w:pPr>
        <w:rPr>
          <w:color w:val="000000" w:themeColor="text1"/>
          <w:sz w:val="20"/>
          <w:szCs w:val="20"/>
          <w:lang w:val="en-US"/>
        </w:rPr>
      </w:pPr>
      <w:r w:rsidRPr="00CC0718">
        <w:rPr>
          <w:color w:val="000000" w:themeColor="text1"/>
          <w:sz w:val="20"/>
          <w:szCs w:val="20"/>
          <w:lang w:val="en-US"/>
        </w:rPr>
        <w:t>25:49 – I4</w:t>
      </w:r>
    </w:p>
    <w:p w:rsidRPr="00CC0718" w:rsidR="5D3ECCAC" w:rsidP="771DF2FE" w:rsidRDefault="43073936" w14:paraId="09CB4A65" w14:textId="616DC230">
      <w:pPr>
        <w:rPr>
          <w:color w:val="000000" w:themeColor="text1"/>
          <w:sz w:val="20"/>
          <w:szCs w:val="20"/>
          <w:lang w:val="en-US"/>
        </w:rPr>
      </w:pPr>
      <w:r w:rsidRPr="00CC0718">
        <w:rPr>
          <w:color w:val="000000" w:themeColor="text1"/>
          <w:sz w:val="20"/>
          <w:szCs w:val="20"/>
          <w:lang w:val="en-US"/>
        </w:rPr>
        <w:t>Okay, so Coming to the next question, does your student club team have specialized marketing skills and knowledge to help you with these marketing activities?</w:t>
      </w:r>
    </w:p>
    <w:p w:rsidRPr="00CC0718" w:rsidR="5D3ECCAC" w:rsidP="771DF2FE" w:rsidRDefault="5D3ECCAC" w14:paraId="24C210BB" w14:textId="43006375">
      <w:pPr>
        <w:rPr>
          <w:color w:val="000000" w:themeColor="text1"/>
          <w:sz w:val="20"/>
          <w:szCs w:val="20"/>
          <w:lang w:val="en-US"/>
        </w:rPr>
      </w:pPr>
    </w:p>
    <w:p w:rsidRPr="00CC0718" w:rsidR="5D3ECCAC" w:rsidP="771DF2FE" w:rsidRDefault="43073936" w14:paraId="7790FEEA" w14:textId="7D1B0518">
      <w:pPr>
        <w:rPr>
          <w:color w:val="000000" w:themeColor="text1"/>
          <w:sz w:val="20"/>
          <w:szCs w:val="20"/>
          <w:lang w:val="en-US"/>
        </w:rPr>
      </w:pPr>
      <w:r w:rsidRPr="00CC0718">
        <w:rPr>
          <w:color w:val="000000" w:themeColor="text1"/>
          <w:sz w:val="20"/>
          <w:szCs w:val="20"/>
          <w:lang w:val="en-US"/>
        </w:rPr>
        <w:t>26:03 - P8</w:t>
      </w:r>
    </w:p>
    <w:p w:rsidRPr="00CC0718" w:rsidR="5D3ECCAC" w:rsidP="771DF2FE" w:rsidRDefault="43073936" w14:paraId="69C46559" w14:textId="33E44D32">
      <w:pPr>
        <w:rPr>
          <w:color w:val="000000" w:themeColor="text1"/>
          <w:sz w:val="20"/>
          <w:szCs w:val="20"/>
          <w:lang w:val="en-US"/>
        </w:rPr>
      </w:pPr>
      <w:r w:rsidRPr="00CC0718">
        <w:rPr>
          <w:color w:val="000000" w:themeColor="text1"/>
          <w:sz w:val="20"/>
          <w:szCs w:val="20"/>
          <w:lang w:val="en-US"/>
        </w:rPr>
        <w:t xml:space="preserve">When you talk about the knowledge and skill, I feel it's always on the job. I and another friend of mine have like, I mean, done quite a good job in marketing it. We have started marketing as a very, very little. I mean, we have studied that as a subject. </w:t>
      </w:r>
      <w:proofErr w:type="gramStart"/>
      <w:r w:rsidRPr="00CC0718">
        <w:rPr>
          <w:color w:val="000000" w:themeColor="text1"/>
          <w:sz w:val="20"/>
          <w:szCs w:val="20"/>
          <w:lang w:val="en-US"/>
        </w:rPr>
        <w:t>So</w:t>
      </w:r>
      <w:proofErr w:type="gramEnd"/>
      <w:r w:rsidRPr="00CC0718">
        <w:rPr>
          <w:color w:val="000000" w:themeColor="text1"/>
          <w:sz w:val="20"/>
          <w:szCs w:val="20"/>
          <w:lang w:val="en-US"/>
        </w:rPr>
        <w:t xml:space="preserve"> I feel like we're doing pretty good as a team. But as such, we, we as students, see, I feel like we still need like, you know, an improvement on marketing and marketing skills, but I feel we're good enough as a club doing it.</w:t>
      </w:r>
    </w:p>
    <w:p w:rsidRPr="00CC0718" w:rsidR="5D3ECCAC" w:rsidP="771DF2FE" w:rsidRDefault="5D3ECCAC" w14:paraId="157DD45A" w14:textId="663C9C55">
      <w:pPr>
        <w:rPr>
          <w:color w:val="000000" w:themeColor="text1"/>
          <w:sz w:val="20"/>
          <w:szCs w:val="20"/>
          <w:lang w:val="en-US"/>
        </w:rPr>
      </w:pPr>
    </w:p>
    <w:p w:rsidRPr="00CC0718" w:rsidR="5D3ECCAC" w:rsidP="771DF2FE" w:rsidRDefault="43073936" w14:paraId="15A7E3D0" w14:textId="33EF08E1">
      <w:pPr>
        <w:rPr>
          <w:color w:val="000000" w:themeColor="text1"/>
          <w:sz w:val="20"/>
          <w:szCs w:val="20"/>
          <w:lang w:val="en-US"/>
        </w:rPr>
      </w:pPr>
      <w:r w:rsidRPr="00CC0718">
        <w:rPr>
          <w:color w:val="000000" w:themeColor="text1"/>
          <w:sz w:val="20"/>
          <w:szCs w:val="20"/>
          <w:lang w:val="en-US"/>
        </w:rPr>
        <w:t>26:46 - I4</w:t>
      </w:r>
    </w:p>
    <w:p w:rsidRPr="00CC0718" w:rsidR="5D3ECCAC" w:rsidP="771DF2FE" w:rsidRDefault="43073936" w14:paraId="69F80A93" w14:textId="36212CDD">
      <w:pPr>
        <w:rPr>
          <w:color w:val="000000" w:themeColor="text1"/>
          <w:sz w:val="20"/>
          <w:szCs w:val="20"/>
          <w:lang w:val="en-US"/>
        </w:rPr>
      </w:pPr>
      <w:r w:rsidRPr="00CC0718">
        <w:rPr>
          <w:color w:val="000000" w:themeColor="text1"/>
          <w:sz w:val="20"/>
          <w:szCs w:val="20"/>
          <w:lang w:val="en-US"/>
        </w:rPr>
        <w:t>Okay, so Can you please share some marketing skills that your team needs and possesses?</w:t>
      </w:r>
    </w:p>
    <w:p w:rsidRPr="00CC0718" w:rsidR="5D3ECCAC" w:rsidP="771DF2FE" w:rsidRDefault="5D3ECCAC" w14:paraId="5D096907" w14:textId="3475B8F5">
      <w:pPr>
        <w:rPr>
          <w:color w:val="000000" w:themeColor="text1"/>
          <w:sz w:val="20"/>
          <w:szCs w:val="20"/>
          <w:lang w:val="en-US"/>
        </w:rPr>
      </w:pPr>
    </w:p>
    <w:p w:rsidRPr="00CC0718" w:rsidR="5D3ECCAC" w:rsidP="771DF2FE" w:rsidRDefault="43073936" w14:paraId="1A52F97F" w14:textId="0E076399">
      <w:pPr>
        <w:rPr>
          <w:color w:val="000000" w:themeColor="text1"/>
          <w:sz w:val="20"/>
          <w:szCs w:val="20"/>
          <w:lang w:val="en-US"/>
        </w:rPr>
      </w:pPr>
      <w:r w:rsidRPr="00CC0718">
        <w:rPr>
          <w:color w:val="000000" w:themeColor="text1"/>
          <w:sz w:val="20"/>
          <w:szCs w:val="20"/>
          <w:lang w:val="en-US"/>
        </w:rPr>
        <w:t>26:54 - P8</w:t>
      </w:r>
    </w:p>
    <w:p w:rsidRPr="00CC0718" w:rsidR="5D3ECCAC" w:rsidP="771DF2FE" w:rsidRDefault="43073936" w14:paraId="0F31D1B3" w14:textId="07D8217D">
      <w:pPr>
        <w:rPr>
          <w:color w:val="000000" w:themeColor="text1"/>
          <w:sz w:val="20"/>
          <w:szCs w:val="20"/>
          <w:lang w:val="en-US"/>
        </w:rPr>
      </w:pPr>
      <w:r w:rsidRPr="00CC0718">
        <w:rPr>
          <w:color w:val="000000" w:themeColor="text1"/>
          <w:sz w:val="20"/>
          <w:szCs w:val="20"/>
          <w:lang w:val="en-US"/>
        </w:rPr>
        <w:t>Right now, I feel we are not, I mean, the only thing is that having a good like, you know, a person who knows how to like post stuff and make reels and you know, knows about like social media, how to like to attract people. That would be beneficial. But apart from that, we're doing a great job because like even if we didn't know many of our team members have great ideas and have come up with great ideas of how to market it and put them on social media. So yeah, that's my answer.</w:t>
      </w:r>
    </w:p>
    <w:p w:rsidRPr="00CC0718" w:rsidR="5D3ECCAC" w:rsidP="771DF2FE" w:rsidRDefault="5D3ECCAC" w14:paraId="7A4A6040" w14:textId="36EBB5B4">
      <w:pPr>
        <w:rPr>
          <w:color w:val="000000" w:themeColor="text1"/>
          <w:sz w:val="20"/>
          <w:szCs w:val="20"/>
          <w:lang w:val="en-US"/>
        </w:rPr>
      </w:pPr>
    </w:p>
    <w:p w:rsidRPr="00CC0718" w:rsidR="5D3ECCAC" w:rsidP="771DF2FE" w:rsidRDefault="43073936" w14:paraId="2BACF366" w14:textId="5E7AAAC2">
      <w:pPr>
        <w:rPr>
          <w:color w:val="000000" w:themeColor="text1"/>
          <w:sz w:val="20"/>
          <w:szCs w:val="20"/>
          <w:lang w:val="en-US"/>
        </w:rPr>
      </w:pPr>
      <w:r w:rsidRPr="00CC0718">
        <w:rPr>
          <w:color w:val="000000" w:themeColor="text1"/>
          <w:sz w:val="20"/>
          <w:szCs w:val="20"/>
          <w:lang w:val="en-US"/>
        </w:rPr>
        <w:t>27:35 – I4</w:t>
      </w:r>
    </w:p>
    <w:p w:rsidRPr="00CC0718" w:rsidR="5D3ECCAC" w:rsidP="771DF2FE" w:rsidRDefault="43073936" w14:paraId="09F6083C" w14:textId="38EF9A8D">
      <w:pPr>
        <w:rPr>
          <w:color w:val="000000" w:themeColor="text1"/>
          <w:sz w:val="20"/>
          <w:szCs w:val="20"/>
          <w:lang w:val="en-US"/>
        </w:rPr>
      </w:pPr>
      <w:r w:rsidRPr="00CC0718">
        <w:rPr>
          <w:color w:val="000000" w:themeColor="text1"/>
          <w:sz w:val="20"/>
          <w:szCs w:val="20"/>
          <w:lang w:val="en-US"/>
        </w:rPr>
        <w:t>Okay, so what do you think is the reason are you facing some challenges because of this?</w:t>
      </w:r>
    </w:p>
    <w:p w:rsidRPr="00CC0718" w:rsidR="5D3ECCAC" w:rsidP="771DF2FE" w:rsidRDefault="5D3ECCAC" w14:paraId="4632375B" w14:textId="6CFD1974">
      <w:pPr>
        <w:rPr>
          <w:color w:val="000000" w:themeColor="text1"/>
          <w:sz w:val="20"/>
          <w:szCs w:val="20"/>
          <w:lang w:val="en-US"/>
        </w:rPr>
      </w:pPr>
    </w:p>
    <w:p w:rsidRPr="00CC0718" w:rsidR="5D3ECCAC" w:rsidP="771DF2FE" w:rsidRDefault="43073936" w14:paraId="17CA5009" w14:textId="37E318F2">
      <w:pPr>
        <w:rPr>
          <w:color w:val="000000" w:themeColor="text1"/>
          <w:sz w:val="20"/>
          <w:szCs w:val="20"/>
          <w:lang w:val="en-US"/>
        </w:rPr>
      </w:pPr>
      <w:r w:rsidRPr="00CC0718">
        <w:rPr>
          <w:color w:val="000000" w:themeColor="text1"/>
          <w:sz w:val="20"/>
          <w:szCs w:val="20"/>
          <w:lang w:val="en-US"/>
        </w:rPr>
        <w:t>27:44 - P8</w:t>
      </w:r>
    </w:p>
    <w:p w:rsidRPr="00CC0718" w:rsidR="5D3ECCAC" w:rsidP="771DF2FE" w:rsidRDefault="43073936" w14:paraId="0310786D" w14:textId="4BE73DB5">
      <w:pPr>
        <w:rPr>
          <w:color w:val="000000" w:themeColor="text1"/>
          <w:sz w:val="20"/>
          <w:szCs w:val="20"/>
          <w:lang w:val="en-US"/>
        </w:rPr>
      </w:pPr>
      <w:r w:rsidRPr="00CC0718">
        <w:rPr>
          <w:color w:val="000000" w:themeColor="text1"/>
          <w:sz w:val="20"/>
          <w:szCs w:val="20"/>
          <w:lang w:val="en-US"/>
        </w:rPr>
        <w:t xml:space="preserve">I mean, not because of the marketing. Like, I mean, I feel that marketing also plays a role. But I feel when you know, you hear the word Hindu </w:t>
      </w:r>
      <w:proofErr w:type="spellStart"/>
      <w:r w:rsidRPr="00CC0718">
        <w:rPr>
          <w:color w:val="000000" w:themeColor="text1"/>
          <w:sz w:val="20"/>
          <w:szCs w:val="20"/>
          <w:lang w:val="en-US"/>
        </w:rPr>
        <w:t>Yuva</w:t>
      </w:r>
      <w:proofErr w:type="spellEnd"/>
      <w:r w:rsidRPr="00CC0718">
        <w:rPr>
          <w:color w:val="000000" w:themeColor="text1"/>
          <w:sz w:val="20"/>
          <w:szCs w:val="20"/>
          <w:lang w:val="en-US"/>
        </w:rPr>
        <w:t xml:space="preserve">, there's always the phobia against Hindus in the US. And I feel that's one of the major reasons and me being a very small group of people also plays a role. Because I have been a part of the other </w:t>
      </w:r>
      <w:proofErr w:type="gramStart"/>
      <w:r w:rsidRPr="00CC0718">
        <w:rPr>
          <w:color w:val="000000" w:themeColor="text1"/>
          <w:sz w:val="20"/>
          <w:szCs w:val="20"/>
          <w:lang w:val="en-US"/>
        </w:rPr>
        <w:t>clubs</w:t>
      </w:r>
      <w:proofErr w:type="gramEnd"/>
      <w:r w:rsidRPr="00CC0718">
        <w:rPr>
          <w:color w:val="000000" w:themeColor="text1"/>
          <w:sz w:val="20"/>
          <w:szCs w:val="20"/>
          <w:lang w:val="en-US"/>
        </w:rPr>
        <w:t xml:space="preserve"> and they have a massive executive team backing them up. We are just like a team of six members right now. </w:t>
      </w:r>
      <w:proofErr w:type="gramStart"/>
      <w:r w:rsidRPr="00CC0718">
        <w:rPr>
          <w:color w:val="000000" w:themeColor="text1"/>
          <w:sz w:val="20"/>
          <w:szCs w:val="20"/>
          <w:lang w:val="en-US"/>
        </w:rPr>
        <w:t>So</w:t>
      </w:r>
      <w:proofErr w:type="gramEnd"/>
      <w:r w:rsidRPr="00CC0718">
        <w:rPr>
          <w:color w:val="000000" w:themeColor="text1"/>
          <w:sz w:val="20"/>
          <w:szCs w:val="20"/>
          <w:lang w:val="en-US"/>
        </w:rPr>
        <w:t xml:space="preserve"> I feel it plays a role if there's a lot of other people joining the club.</w:t>
      </w:r>
    </w:p>
    <w:p w:rsidRPr="00CC0718" w:rsidR="5D3ECCAC" w:rsidP="771DF2FE" w:rsidRDefault="5D3ECCAC" w14:paraId="1D18541B" w14:textId="6E557FFE">
      <w:pPr>
        <w:rPr>
          <w:color w:val="000000" w:themeColor="text1"/>
          <w:sz w:val="20"/>
          <w:szCs w:val="20"/>
          <w:lang w:val="en-US"/>
        </w:rPr>
      </w:pPr>
    </w:p>
    <w:p w:rsidRPr="00CC0718" w:rsidR="5D3ECCAC" w:rsidP="771DF2FE" w:rsidRDefault="43073936" w14:paraId="5F362A81" w14:textId="30509581">
      <w:pPr>
        <w:rPr>
          <w:color w:val="000000" w:themeColor="text1"/>
          <w:sz w:val="20"/>
          <w:szCs w:val="20"/>
          <w:lang w:val="en-US"/>
        </w:rPr>
      </w:pPr>
      <w:r w:rsidRPr="00CC0718">
        <w:rPr>
          <w:color w:val="000000" w:themeColor="text1"/>
          <w:sz w:val="20"/>
          <w:szCs w:val="20"/>
          <w:lang w:val="en-US"/>
        </w:rPr>
        <w:t>28:31 - I4</w:t>
      </w:r>
    </w:p>
    <w:p w:rsidRPr="00CC0718" w:rsidR="5D3ECCAC" w:rsidP="771DF2FE" w:rsidRDefault="43073936" w14:paraId="25944608" w14:textId="22EE3776">
      <w:pPr>
        <w:rPr>
          <w:color w:val="000000" w:themeColor="text1"/>
          <w:sz w:val="20"/>
          <w:szCs w:val="20"/>
          <w:lang w:val="en-US"/>
        </w:rPr>
      </w:pPr>
      <w:r w:rsidRPr="00CC0718">
        <w:rPr>
          <w:color w:val="000000" w:themeColor="text1"/>
          <w:sz w:val="20"/>
          <w:szCs w:val="20"/>
          <w:lang w:val="en-US"/>
        </w:rPr>
        <w:t xml:space="preserve">Does your club intend to join more members in the Hindu </w:t>
      </w:r>
      <w:proofErr w:type="spellStart"/>
      <w:r w:rsidRPr="00CC0718">
        <w:rPr>
          <w:color w:val="000000" w:themeColor="text1"/>
          <w:sz w:val="20"/>
          <w:szCs w:val="20"/>
          <w:lang w:val="en-US"/>
        </w:rPr>
        <w:t>Yuva</w:t>
      </w:r>
      <w:proofErr w:type="spellEnd"/>
      <w:r w:rsidRPr="00CC0718">
        <w:rPr>
          <w:color w:val="000000" w:themeColor="text1"/>
          <w:sz w:val="20"/>
          <w:szCs w:val="20"/>
          <w:lang w:val="en-US"/>
        </w:rPr>
        <w:t xml:space="preserve"> Club?</w:t>
      </w:r>
    </w:p>
    <w:p w:rsidRPr="00CC0718" w:rsidR="5D3ECCAC" w:rsidP="771DF2FE" w:rsidRDefault="5D3ECCAC" w14:paraId="6A2B5734" w14:textId="1D597971">
      <w:pPr>
        <w:rPr>
          <w:color w:val="000000" w:themeColor="text1"/>
          <w:sz w:val="20"/>
          <w:szCs w:val="20"/>
          <w:lang w:val="en-US"/>
        </w:rPr>
      </w:pPr>
    </w:p>
    <w:p w:rsidRPr="00CC0718" w:rsidR="5D3ECCAC" w:rsidP="771DF2FE" w:rsidRDefault="43073936" w14:paraId="5E92D573" w14:textId="2906596A">
      <w:pPr>
        <w:rPr>
          <w:color w:val="000000" w:themeColor="text1"/>
          <w:sz w:val="20"/>
          <w:szCs w:val="20"/>
          <w:lang w:val="en-US"/>
        </w:rPr>
      </w:pPr>
      <w:r w:rsidRPr="00CC0718">
        <w:rPr>
          <w:color w:val="000000" w:themeColor="text1"/>
          <w:sz w:val="20"/>
          <w:szCs w:val="20"/>
          <w:lang w:val="en-US"/>
        </w:rPr>
        <w:t>28:45 - P8</w:t>
      </w:r>
    </w:p>
    <w:p w:rsidRPr="00CC0718" w:rsidR="5D3ECCAC" w:rsidP="771DF2FE" w:rsidRDefault="43073936" w14:paraId="4612E0EA" w14:textId="70E9B0C5">
      <w:pPr>
        <w:rPr>
          <w:color w:val="000000" w:themeColor="text1"/>
          <w:sz w:val="20"/>
          <w:szCs w:val="20"/>
          <w:lang w:val="en-US"/>
        </w:rPr>
      </w:pPr>
      <w:r w:rsidRPr="00CC0718">
        <w:rPr>
          <w:color w:val="000000" w:themeColor="text1"/>
          <w:sz w:val="20"/>
          <w:szCs w:val="20"/>
          <w:lang w:val="en-US"/>
        </w:rPr>
        <w:t>Yeah, like we have already started appointing many of the members but right now we are just transitioning to the B term where we are going to change the positions and the titles of many members to come. So as senior members, we are going to hand out the positions and hand out the responsibilities to the younger team, the cabinet team, so that they can take over. We are still in the process of appointing members at this stage.</w:t>
      </w:r>
    </w:p>
    <w:p w:rsidRPr="00CC0718" w:rsidR="5D3ECCAC" w:rsidP="771DF2FE" w:rsidRDefault="43073936" w14:paraId="39AE0AE6" w14:textId="62DC81B2">
      <w:pPr>
        <w:rPr>
          <w:color w:val="000000" w:themeColor="text1"/>
          <w:sz w:val="20"/>
          <w:szCs w:val="20"/>
          <w:lang w:val="en-US"/>
        </w:rPr>
      </w:pPr>
      <w:r w:rsidRPr="00CC0718">
        <w:rPr>
          <w:color w:val="000000" w:themeColor="text1"/>
          <w:sz w:val="20"/>
          <w:szCs w:val="20"/>
          <w:lang w:val="en-US"/>
        </w:rPr>
        <w:t xml:space="preserve">29:24 – I4 </w:t>
      </w:r>
    </w:p>
    <w:p w:rsidRPr="00CC0718" w:rsidR="5D3ECCAC" w:rsidP="771DF2FE" w:rsidRDefault="43073936" w14:paraId="48625F8D" w14:textId="78F3193B">
      <w:pPr>
        <w:rPr>
          <w:color w:val="000000" w:themeColor="text1"/>
          <w:sz w:val="20"/>
          <w:szCs w:val="20"/>
          <w:lang w:val="en-US"/>
        </w:rPr>
      </w:pPr>
      <w:r w:rsidRPr="00CC0718">
        <w:rPr>
          <w:color w:val="000000" w:themeColor="text1"/>
          <w:sz w:val="20"/>
          <w:szCs w:val="20"/>
          <w:lang w:val="en-US"/>
        </w:rPr>
        <w:t>Okay. So, do you think your club needs any marketing support or services to help you in the future?</w:t>
      </w:r>
    </w:p>
    <w:p w:rsidRPr="00CC0718" w:rsidR="5D3ECCAC" w:rsidP="771DF2FE" w:rsidRDefault="5D3ECCAC" w14:paraId="1B311ED8" w14:textId="7C6F891A">
      <w:pPr>
        <w:rPr>
          <w:color w:val="000000" w:themeColor="text1"/>
          <w:sz w:val="20"/>
          <w:szCs w:val="20"/>
          <w:lang w:val="en-US"/>
        </w:rPr>
      </w:pPr>
    </w:p>
    <w:p w:rsidRPr="00CC0718" w:rsidR="5D3ECCAC" w:rsidP="771DF2FE" w:rsidRDefault="43073936" w14:paraId="6BAD8369" w14:textId="15B22968">
      <w:pPr>
        <w:rPr>
          <w:color w:val="000000" w:themeColor="text1"/>
          <w:sz w:val="20"/>
          <w:szCs w:val="20"/>
          <w:lang w:val="en-US"/>
        </w:rPr>
      </w:pPr>
      <w:r w:rsidRPr="00CC0718">
        <w:rPr>
          <w:color w:val="000000" w:themeColor="text1"/>
          <w:sz w:val="20"/>
          <w:szCs w:val="20"/>
          <w:lang w:val="en-US"/>
        </w:rPr>
        <w:t>29:35 – P8</w:t>
      </w:r>
    </w:p>
    <w:p w:rsidRPr="00CC0718" w:rsidR="5D3ECCAC" w:rsidP="771DF2FE" w:rsidRDefault="43073936" w14:paraId="0BC8D0C3" w14:textId="627BE852">
      <w:pPr>
        <w:rPr>
          <w:color w:val="000000" w:themeColor="text1"/>
          <w:sz w:val="20"/>
          <w:szCs w:val="20"/>
          <w:lang w:val="en-US"/>
        </w:rPr>
      </w:pPr>
      <w:r w:rsidRPr="00CC0718">
        <w:rPr>
          <w:color w:val="000000" w:themeColor="text1"/>
          <w:sz w:val="20"/>
          <w:szCs w:val="20"/>
          <w:lang w:val="en-US"/>
        </w:rPr>
        <w:t>Yeah, absolutely. I feel having some of the strategies put into position, I feel that would help the team in my point.</w:t>
      </w:r>
    </w:p>
    <w:p w:rsidRPr="00CC0718" w:rsidR="5D3ECCAC" w:rsidP="771DF2FE" w:rsidRDefault="5D3ECCAC" w14:paraId="6A4C82D7" w14:textId="081573B0">
      <w:pPr>
        <w:rPr>
          <w:color w:val="000000" w:themeColor="text1"/>
          <w:sz w:val="20"/>
          <w:szCs w:val="20"/>
          <w:lang w:val="en-US"/>
        </w:rPr>
      </w:pPr>
    </w:p>
    <w:p w:rsidRPr="00CC0718" w:rsidR="5D3ECCAC" w:rsidP="771DF2FE" w:rsidRDefault="43073936" w14:paraId="00C02E31" w14:textId="30E989D3">
      <w:pPr>
        <w:rPr>
          <w:color w:val="000000" w:themeColor="text1"/>
          <w:sz w:val="20"/>
          <w:szCs w:val="20"/>
          <w:lang w:val="en-US"/>
        </w:rPr>
      </w:pPr>
      <w:r w:rsidRPr="00CC0718">
        <w:rPr>
          <w:color w:val="000000" w:themeColor="text1"/>
          <w:sz w:val="20"/>
          <w:szCs w:val="20"/>
          <w:lang w:val="en-US"/>
        </w:rPr>
        <w:t>29:49 – I4</w:t>
      </w:r>
    </w:p>
    <w:p w:rsidRPr="00CC0718" w:rsidR="5D3ECCAC" w:rsidP="771DF2FE" w:rsidRDefault="43073936" w14:paraId="2452E467" w14:textId="1A2C72A1">
      <w:pPr>
        <w:rPr>
          <w:color w:val="000000" w:themeColor="text1"/>
          <w:sz w:val="20"/>
          <w:szCs w:val="20"/>
          <w:lang w:val="en-US"/>
        </w:rPr>
      </w:pPr>
      <w:r w:rsidRPr="00CC0718">
        <w:rPr>
          <w:color w:val="000000" w:themeColor="text1"/>
          <w:sz w:val="20"/>
          <w:szCs w:val="20"/>
          <w:lang w:val="en-US"/>
        </w:rPr>
        <w:t>Okay. Can you also give me some examples of specific marketing challenges that a club has faced or is facing now?</w:t>
      </w:r>
    </w:p>
    <w:p w:rsidRPr="00CC0718" w:rsidR="5D3ECCAC" w:rsidP="771DF2FE" w:rsidRDefault="5D3ECCAC" w14:paraId="5858B9A0" w14:textId="68CC9B1E">
      <w:pPr>
        <w:rPr>
          <w:color w:val="000000" w:themeColor="text1"/>
          <w:sz w:val="20"/>
          <w:szCs w:val="20"/>
          <w:lang w:val="en-US"/>
        </w:rPr>
      </w:pPr>
    </w:p>
    <w:p w:rsidRPr="00CC0718" w:rsidR="5D3ECCAC" w:rsidP="771DF2FE" w:rsidRDefault="43073936" w14:paraId="24DAA5A2" w14:textId="58828B17">
      <w:pPr>
        <w:rPr>
          <w:color w:val="000000" w:themeColor="text1"/>
          <w:sz w:val="20"/>
          <w:szCs w:val="20"/>
          <w:lang w:val="en-US"/>
        </w:rPr>
      </w:pPr>
      <w:r w:rsidRPr="00CC0718">
        <w:rPr>
          <w:color w:val="000000" w:themeColor="text1"/>
          <w:sz w:val="20"/>
          <w:szCs w:val="20"/>
          <w:lang w:val="en-US"/>
        </w:rPr>
        <w:t xml:space="preserve">30:01 – P8  </w:t>
      </w:r>
    </w:p>
    <w:p w:rsidRPr="00CC0718" w:rsidR="5D3ECCAC" w:rsidP="771DF2FE" w:rsidRDefault="43073936" w14:paraId="00AEA52B" w14:textId="04394EE8">
      <w:pPr>
        <w:rPr>
          <w:color w:val="000000" w:themeColor="text1"/>
          <w:sz w:val="20"/>
          <w:szCs w:val="20"/>
          <w:lang w:val="en-US"/>
        </w:rPr>
      </w:pPr>
      <w:r w:rsidRPr="00CC0718">
        <w:rPr>
          <w:color w:val="000000" w:themeColor="text1"/>
          <w:sz w:val="20"/>
          <w:szCs w:val="20"/>
          <w:lang w:val="en-US"/>
        </w:rPr>
        <w:t>Right now, I don't think so we are facing any since it's just like a small club in WPI. In my point of view, I feel there are no marketing challenges that we're facing. But yeah, generally, the number of people who are coming to our events should increase and the major problem is funding. So that is one of the major issues we're facing.</w:t>
      </w:r>
    </w:p>
    <w:p w:rsidRPr="00CC0718" w:rsidR="5D3ECCAC" w:rsidP="771DF2FE" w:rsidRDefault="5D3ECCAC" w14:paraId="6D6D4763" w14:textId="3F166E72">
      <w:pPr>
        <w:rPr>
          <w:color w:val="000000" w:themeColor="text1"/>
          <w:sz w:val="20"/>
          <w:szCs w:val="20"/>
          <w:lang w:val="en-US"/>
        </w:rPr>
      </w:pPr>
    </w:p>
    <w:p w:rsidRPr="00CC0718" w:rsidR="5D3ECCAC" w:rsidP="771DF2FE" w:rsidRDefault="43073936" w14:paraId="75F77761" w14:textId="21CBA384">
      <w:pPr>
        <w:rPr>
          <w:color w:val="000000" w:themeColor="text1"/>
          <w:sz w:val="20"/>
          <w:szCs w:val="20"/>
          <w:lang w:val="en-US"/>
        </w:rPr>
      </w:pPr>
      <w:r w:rsidRPr="00CC0718">
        <w:rPr>
          <w:color w:val="000000" w:themeColor="text1"/>
          <w:sz w:val="20"/>
          <w:szCs w:val="20"/>
          <w:lang w:val="en-US"/>
        </w:rPr>
        <w:t>30:32 – I4</w:t>
      </w:r>
    </w:p>
    <w:p w:rsidRPr="00CC0718" w:rsidR="5D3ECCAC" w:rsidP="771DF2FE" w:rsidRDefault="43073936" w14:paraId="2225CE8D" w14:textId="3444B876">
      <w:pPr>
        <w:rPr>
          <w:color w:val="000000" w:themeColor="text1"/>
          <w:sz w:val="20"/>
          <w:szCs w:val="20"/>
          <w:lang w:val="en-US"/>
        </w:rPr>
      </w:pPr>
      <w:r w:rsidRPr="00CC0718">
        <w:rPr>
          <w:color w:val="000000" w:themeColor="text1"/>
          <w:sz w:val="20"/>
          <w:szCs w:val="20"/>
          <w:lang w:val="en-US"/>
        </w:rPr>
        <w:t>Okay, so what about the inactive members in the group? Are there any members who are inactive in the club?</w:t>
      </w:r>
    </w:p>
    <w:p w:rsidRPr="00CC0718" w:rsidR="5D3ECCAC" w:rsidP="771DF2FE" w:rsidRDefault="5D3ECCAC" w14:paraId="55653106" w14:textId="686D0DF9">
      <w:pPr>
        <w:rPr>
          <w:color w:val="000000" w:themeColor="text1"/>
          <w:sz w:val="20"/>
          <w:szCs w:val="20"/>
          <w:lang w:val="en-US"/>
        </w:rPr>
      </w:pPr>
    </w:p>
    <w:p w:rsidRPr="00CC0718" w:rsidR="5D3ECCAC" w:rsidP="771DF2FE" w:rsidRDefault="43073936" w14:paraId="65A554EB" w14:textId="35305E4F">
      <w:pPr>
        <w:rPr>
          <w:color w:val="000000" w:themeColor="text1"/>
          <w:sz w:val="20"/>
          <w:szCs w:val="20"/>
          <w:lang w:val="en-US"/>
        </w:rPr>
      </w:pPr>
      <w:r w:rsidRPr="00CC0718">
        <w:rPr>
          <w:color w:val="000000" w:themeColor="text1"/>
          <w:sz w:val="20"/>
          <w:szCs w:val="20"/>
          <w:lang w:val="en-US"/>
        </w:rPr>
        <w:t>30:42 – P8</w:t>
      </w:r>
    </w:p>
    <w:p w:rsidRPr="00CC0718" w:rsidR="5D3ECCAC" w:rsidP="771DF2FE" w:rsidRDefault="43073936" w14:paraId="50BE9EC2" w14:textId="1C2A5969">
      <w:pPr>
        <w:rPr>
          <w:color w:val="000000" w:themeColor="text1"/>
          <w:sz w:val="20"/>
          <w:szCs w:val="20"/>
          <w:lang w:val="en-US"/>
        </w:rPr>
      </w:pPr>
      <w:r w:rsidRPr="00CC0718">
        <w:rPr>
          <w:color w:val="000000" w:themeColor="text1"/>
          <w:sz w:val="20"/>
          <w:szCs w:val="20"/>
          <w:lang w:val="en-US"/>
        </w:rPr>
        <w:t>No, I don't think so. Every member is very responsible and there's no issue about the members not working. If we ever had it, we would discuss it with the members and the point is that we don't have any issue with any member till now. So yes.</w:t>
      </w:r>
    </w:p>
    <w:p w:rsidRPr="00CC0718" w:rsidR="5D3ECCAC" w:rsidP="771DF2FE" w:rsidRDefault="5D3ECCAC" w14:paraId="644068B6" w14:textId="3BC9FE40">
      <w:pPr>
        <w:rPr>
          <w:color w:val="000000" w:themeColor="text1"/>
          <w:sz w:val="20"/>
          <w:szCs w:val="20"/>
          <w:lang w:val="en-US"/>
        </w:rPr>
      </w:pPr>
    </w:p>
    <w:p w:rsidRPr="00CC0718" w:rsidR="5D3ECCAC" w:rsidP="771DF2FE" w:rsidRDefault="43073936" w14:paraId="48956807" w14:textId="040CB0D3">
      <w:pPr>
        <w:rPr>
          <w:color w:val="000000" w:themeColor="text1"/>
          <w:sz w:val="20"/>
          <w:szCs w:val="20"/>
          <w:lang w:val="en-US"/>
        </w:rPr>
      </w:pPr>
      <w:r w:rsidRPr="00CC0718">
        <w:rPr>
          <w:color w:val="000000" w:themeColor="text1"/>
          <w:sz w:val="20"/>
          <w:szCs w:val="20"/>
          <w:lang w:val="en-US"/>
        </w:rPr>
        <w:t xml:space="preserve">31:09 – I4 </w:t>
      </w:r>
    </w:p>
    <w:p w:rsidRPr="00CC0718" w:rsidR="5D3ECCAC" w:rsidP="771DF2FE" w:rsidRDefault="43073936" w14:paraId="42615F68" w14:textId="5859F582">
      <w:pPr>
        <w:rPr>
          <w:color w:val="000000" w:themeColor="text1"/>
          <w:sz w:val="20"/>
          <w:szCs w:val="20"/>
          <w:lang w:val="en-US"/>
        </w:rPr>
      </w:pPr>
      <w:r w:rsidRPr="00CC0718">
        <w:rPr>
          <w:color w:val="000000" w:themeColor="text1"/>
          <w:sz w:val="20"/>
          <w:szCs w:val="20"/>
          <w:lang w:val="en-US"/>
        </w:rPr>
        <w:t>And what about the awareness that you have, that you're not able to spread within the university?</w:t>
      </w:r>
    </w:p>
    <w:p w:rsidRPr="00CC0718" w:rsidR="5D3ECCAC" w:rsidP="771DF2FE" w:rsidRDefault="5D3ECCAC" w14:paraId="158E2B6F" w14:textId="6DBF57FC">
      <w:pPr>
        <w:rPr>
          <w:color w:val="000000" w:themeColor="text1"/>
          <w:sz w:val="20"/>
          <w:szCs w:val="20"/>
          <w:lang w:val="en-US"/>
        </w:rPr>
      </w:pPr>
    </w:p>
    <w:p w:rsidRPr="00CC0718" w:rsidR="5D3ECCAC" w:rsidP="771DF2FE" w:rsidRDefault="43073936" w14:paraId="496084E1" w14:textId="5DA362C0">
      <w:pPr>
        <w:rPr>
          <w:color w:val="000000" w:themeColor="text1"/>
          <w:sz w:val="20"/>
          <w:szCs w:val="20"/>
          <w:lang w:val="en-US"/>
        </w:rPr>
      </w:pPr>
      <w:r w:rsidRPr="00CC0718">
        <w:rPr>
          <w:color w:val="000000" w:themeColor="text1"/>
          <w:sz w:val="20"/>
          <w:szCs w:val="20"/>
          <w:lang w:val="en-US"/>
        </w:rPr>
        <w:t>31:22 – P8</w:t>
      </w:r>
    </w:p>
    <w:p w:rsidRPr="00CC0718" w:rsidR="5D3ECCAC" w:rsidP="771DF2FE" w:rsidRDefault="43073936" w14:paraId="32B8BD18" w14:textId="6B68175D">
      <w:pPr>
        <w:rPr>
          <w:color w:val="000000" w:themeColor="text1"/>
          <w:sz w:val="20"/>
          <w:szCs w:val="20"/>
          <w:lang w:val="en-US"/>
        </w:rPr>
      </w:pPr>
      <w:r w:rsidRPr="00CC0718">
        <w:rPr>
          <w:color w:val="000000" w:themeColor="text1"/>
          <w:sz w:val="20"/>
          <w:szCs w:val="20"/>
          <w:lang w:val="en-US"/>
        </w:rPr>
        <w:t xml:space="preserve">No, I think there's no issue with awareness. It's just basically Everyone's busy, right? So, and you know, like you can't be everywhere at the same point in time. So, that plays a very huge role. Some of the challenges we have faced are like some of the events take place when, when it's, you know, the students have classes. So that is one of the major reasons people are unable to come and attend our events. </w:t>
      </w:r>
      <w:proofErr w:type="gramStart"/>
      <w:r w:rsidRPr="00CC0718">
        <w:rPr>
          <w:color w:val="000000" w:themeColor="text1"/>
          <w:sz w:val="20"/>
          <w:szCs w:val="20"/>
          <w:lang w:val="en-US"/>
        </w:rPr>
        <w:t>So</w:t>
      </w:r>
      <w:proofErr w:type="gramEnd"/>
      <w:r w:rsidRPr="00CC0718">
        <w:rPr>
          <w:color w:val="000000" w:themeColor="text1"/>
          <w:sz w:val="20"/>
          <w:szCs w:val="20"/>
          <w:lang w:val="en-US"/>
        </w:rPr>
        <w:t xml:space="preserve"> I feel that is one of the major challenges in my point of view in my so that is what I have to say yeah.</w:t>
      </w:r>
    </w:p>
    <w:p w:rsidRPr="00CC0718" w:rsidR="5D3ECCAC" w:rsidP="771DF2FE" w:rsidRDefault="5D3ECCAC" w14:paraId="1072C013" w14:textId="6E87A4EB">
      <w:pPr>
        <w:rPr>
          <w:color w:val="000000" w:themeColor="text1"/>
          <w:sz w:val="20"/>
          <w:szCs w:val="20"/>
          <w:lang w:val="en-US"/>
        </w:rPr>
      </w:pPr>
    </w:p>
    <w:p w:rsidRPr="00CC0718" w:rsidR="5D3ECCAC" w:rsidP="771DF2FE" w:rsidRDefault="43073936" w14:paraId="5547BE7A" w14:textId="3A49D6C4">
      <w:pPr>
        <w:rPr>
          <w:color w:val="000000" w:themeColor="text1"/>
          <w:sz w:val="20"/>
          <w:szCs w:val="20"/>
          <w:lang w:val="en-US"/>
        </w:rPr>
      </w:pPr>
      <w:r w:rsidRPr="00CC0718">
        <w:rPr>
          <w:color w:val="000000" w:themeColor="text1"/>
          <w:sz w:val="20"/>
          <w:szCs w:val="20"/>
          <w:lang w:val="en-US"/>
        </w:rPr>
        <w:t>32:02 – I4</w:t>
      </w:r>
    </w:p>
    <w:p w:rsidRPr="00CC0718" w:rsidR="5D3ECCAC" w:rsidP="771DF2FE" w:rsidRDefault="43073936" w14:paraId="678A917A" w14:textId="07F314AE">
      <w:pPr>
        <w:rPr>
          <w:color w:val="000000" w:themeColor="text1"/>
          <w:sz w:val="20"/>
          <w:szCs w:val="20"/>
          <w:lang w:val="en-US"/>
        </w:rPr>
      </w:pPr>
      <w:proofErr w:type="gramStart"/>
      <w:r w:rsidRPr="00CC0718">
        <w:rPr>
          <w:color w:val="000000" w:themeColor="text1"/>
          <w:sz w:val="20"/>
          <w:szCs w:val="20"/>
          <w:lang w:val="en-US"/>
        </w:rPr>
        <w:t>So</w:t>
      </w:r>
      <w:proofErr w:type="gramEnd"/>
      <w:r w:rsidRPr="00CC0718">
        <w:rPr>
          <w:color w:val="000000" w:themeColor="text1"/>
          <w:sz w:val="20"/>
          <w:szCs w:val="20"/>
          <w:lang w:val="en-US"/>
        </w:rPr>
        <w:t xml:space="preserve"> what about the student engagement?</w:t>
      </w:r>
    </w:p>
    <w:p w:rsidRPr="00CC0718" w:rsidR="5D3ECCAC" w:rsidP="771DF2FE" w:rsidRDefault="5D3ECCAC" w14:paraId="541E523A" w14:textId="7F0CC7F0">
      <w:pPr>
        <w:rPr>
          <w:color w:val="000000" w:themeColor="text1"/>
          <w:sz w:val="20"/>
          <w:szCs w:val="20"/>
          <w:lang w:val="en-US"/>
        </w:rPr>
      </w:pPr>
    </w:p>
    <w:p w:rsidRPr="00CC0718" w:rsidR="5D3ECCAC" w:rsidP="771DF2FE" w:rsidRDefault="43073936" w14:paraId="25FB9428" w14:textId="19BA88C9">
      <w:pPr>
        <w:rPr>
          <w:color w:val="000000" w:themeColor="text1"/>
          <w:sz w:val="20"/>
          <w:szCs w:val="20"/>
          <w:lang w:val="en-US"/>
        </w:rPr>
      </w:pPr>
      <w:r w:rsidRPr="00CC0718">
        <w:rPr>
          <w:color w:val="000000" w:themeColor="text1"/>
          <w:sz w:val="20"/>
          <w:szCs w:val="20"/>
          <w:lang w:val="en-US"/>
        </w:rPr>
        <w:t xml:space="preserve">32:06 – P8 </w:t>
      </w:r>
    </w:p>
    <w:p w:rsidRPr="00CC0718" w:rsidR="5D3ECCAC" w:rsidP="771DF2FE" w:rsidRDefault="43073936" w14:paraId="493E439B" w14:textId="4F5E4B42">
      <w:pPr>
        <w:rPr>
          <w:color w:val="000000" w:themeColor="text1"/>
          <w:sz w:val="20"/>
          <w:szCs w:val="20"/>
          <w:lang w:val="en-US"/>
        </w:rPr>
      </w:pPr>
      <w:r w:rsidRPr="00CC0718">
        <w:rPr>
          <w:color w:val="000000" w:themeColor="text1"/>
          <w:sz w:val="20"/>
          <w:szCs w:val="20"/>
          <w:lang w:val="en-US"/>
        </w:rPr>
        <w:t xml:space="preserve">The student engagement by far has been quite good I feel as earlier we had like 500 people sign up for the Garba event which was a hit and any event I feel like even if the GBMs like if we have any GBM, there is quite </w:t>
      </w:r>
      <w:proofErr w:type="gramStart"/>
      <w:r w:rsidRPr="00CC0718">
        <w:rPr>
          <w:color w:val="000000" w:themeColor="text1"/>
          <w:sz w:val="20"/>
          <w:szCs w:val="20"/>
          <w:lang w:val="en-US"/>
        </w:rPr>
        <w:t>a large number of</w:t>
      </w:r>
      <w:proofErr w:type="gramEnd"/>
      <w:r w:rsidRPr="00CC0718">
        <w:rPr>
          <w:color w:val="000000" w:themeColor="text1"/>
          <w:sz w:val="20"/>
          <w:szCs w:val="20"/>
          <w:lang w:val="en-US"/>
        </w:rPr>
        <w:t xml:space="preserve"> people who are attending the event. </w:t>
      </w:r>
      <w:proofErr w:type="gramStart"/>
      <w:r w:rsidRPr="00CC0718">
        <w:rPr>
          <w:color w:val="000000" w:themeColor="text1"/>
          <w:sz w:val="20"/>
          <w:szCs w:val="20"/>
          <w:lang w:val="en-US"/>
        </w:rPr>
        <w:t>So</w:t>
      </w:r>
      <w:proofErr w:type="gramEnd"/>
      <w:r w:rsidRPr="00CC0718">
        <w:rPr>
          <w:color w:val="000000" w:themeColor="text1"/>
          <w:sz w:val="20"/>
          <w:szCs w:val="20"/>
          <w:lang w:val="en-US"/>
        </w:rPr>
        <w:t xml:space="preserve"> there's no issue with student engagement. It's just about the funding and because we're not getting the funds from WPI, that's the major thing.</w:t>
      </w:r>
    </w:p>
    <w:p w:rsidRPr="00CC0718" w:rsidR="5D3ECCAC" w:rsidP="771DF2FE" w:rsidRDefault="43073936" w14:paraId="228E9242" w14:textId="6DA237C9">
      <w:pPr>
        <w:rPr>
          <w:color w:val="000000" w:themeColor="text1"/>
          <w:sz w:val="20"/>
          <w:szCs w:val="20"/>
          <w:lang w:val="en-US"/>
        </w:rPr>
      </w:pPr>
      <w:r w:rsidRPr="00CC0718">
        <w:rPr>
          <w:color w:val="000000" w:themeColor="text1"/>
          <w:sz w:val="20"/>
          <w:szCs w:val="20"/>
          <w:lang w:val="en-US"/>
        </w:rPr>
        <w:t>32:44 – I4</w:t>
      </w:r>
    </w:p>
    <w:p w:rsidRPr="00CC0718" w:rsidR="5D3ECCAC" w:rsidP="771DF2FE" w:rsidRDefault="43073936" w14:paraId="330008C5" w14:textId="7AECDAE3">
      <w:pPr>
        <w:rPr>
          <w:color w:val="000000" w:themeColor="text1"/>
          <w:sz w:val="20"/>
          <w:szCs w:val="20"/>
          <w:lang w:val="en-US"/>
        </w:rPr>
      </w:pPr>
      <w:r w:rsidRPr="00CC0718">
        <w:rPr>
          <w:color w:val="000000" w:themeColor="text1"/>
          <w:sz w:val="20"/>
          <w:szCs w:val="20"/>
          <w:lang w:val="en-US"/>
        </w:rPr>
        <w:t>Okay. Did you, your club think about collaborating with the other clubs?</w:t>
      </w:r>
    </w:p>
    <w:p w:rsidRPr="00CC0718" w:rsidR="5D3ECCAC" w:rsidP="771DF2FE" w:rsidRDefault="5D3ECCAC" w14:paraId="67AF0966" w14:textId="540A310C">
      <w:pPr>
        <w:rPr>
          <w:color w:val="000000" w:themeColor="text1"/>
          <w:sz w:val="20"/>
          <w:szCs w:val="20"/>
          <w:lang w:val="en-US"/>
        </w:rPr>
      </w:pPr>
    </w:p>
    <w:p w:rsidRPr="00CC0718" w:rsidR="5D3ECCAC" w:rsidP="771DF2FE" w:rsidRDefault="43073936" w14:paraId="592C5E2D" w14:textId="307AD1D5">
      <w:pPr>
        <w:rPr>
          <w:color w:val="000000" w:themeColor="text1"/>
          <w:sz w:val="20"/>
          <w:szCs w:val="20"/>
          <w:lang w:val="en-US"/>
        </w:rPr>
      </w:pPr>
      <w:r w:rsidRPr="00CC0718">
        <w:rPr>
          <w:color w:val="000000" w:themeColor="text1"/>
          <w:sz w:val="20"/>
          <w:szCs w:val="20"/>
          <w:lang w:val="en-US"/>
        </w:rPr>
        <w:t>32:50 – P8</w:t>
      </w:r>
    </w:p>
    <w:p w:rsidRPr="00CC0718" w:rsidR="5D3ECCAC" w:rsidP="771DF2FE" w:rsidRDefault="43073936" w14:paraId="2ADAB5CA" w14:textId="5F1D66AE">
      <w:pPr>
        <w:rPr>
          <w:color w:val="000000" w:themeColor="text1"/>
          <w:sz w:val="20"/>
          <w:szCs w:val="20"/>
          <w:lang w:val="en-US"/>
        </w:rPr>
      </w:pPr>
      <w:r w:rsidRPr="00CC0718">
        <w:rPr>
          <w:color w:val="000000" w:themeColor="text1"/>
          <w:sz w:val="20"/>
          <w:szCs w:val="20"/>
          <w:lang w:val="en-US"/>
        </w:rPr>
        <w:t xml:space="preserve">Yeah, we </w:t>
      </w:r>
      <w:proofErr w:type="gramStart"/>
      <w:r w:rsidRPr="00CC0718">
        <w:rPr>
          <w:color w:val="000000" w:themeColor="text1"/>
          <w:sz w:val="20"/>
          <w:szCs w:val="20"/>
          <w:lang w:val="en-US"/>
        </w:rPr>
        <w:t>actually did</w:t>
      </w:r>
      <w:proofErr w:type="gramEnd"/>
      <w:r w:rsidRPr="00CC0718">
        <w:rPr>
          <w:color w:val="000000" w:themeColor="text1"/>
          <w:sz w:val="20"/>
          <w:szCs w:val="20"/>
          <w:lang w:val="en-US"/>
        </w:rPr>
        <w:t xml:space="preserve"> collaborate associate with the Salsa Student Association in the Garba event. </w:t>
      </w:r>
      <w:proofErr w:type="gramStart"/>
      <w:r w:rsidRPr="00CC0718">
        <w:rPr>
          <w:color w:val="000000" w:themeColor="text1"/>
          <w:sz w:val="20"/>
          <w:szCs w:val="20"/>
          <w:lang w:val="en-US"/>
        </w:rPr>
        <w:t>So</w:t>
      </w:r>
      <w:proofErr w:type="gramEnd"/>
      <w:r w:rsidRPr="00CC0718">
        <w:rPr>
          <w:color w:val="000000" w:themeColor="text1"/>
          <w:sz w:val="20"/>
          <w:szCs w:val="20"/>
          <w:lang w:val="en-US"/>
        </w:rPr>
        <w:t xml:space="preserve"> it was quite good.</w:t>
      </w:r>
    </w:p>
    <w:p w:rsidRPr="00CC0718" w:rsidR="5D3ECCAC" w:rsidP="771DF2FE" w:rsidRDefault="5D3ECCAC" w14:paraId="55E7B60B" w14:textId="23F338CB">
      <w:pPr>
        <w:rPr>
          <w:color w:val="000000" w:themeColor="text1"/>
          <w:sz w:val="20"/>
          <w:szCs w:val="20"/>
          <w:lang w:val="en-US"/>
        </w:rPr>
      </w:pPr>
    </w:p>
    <w:p w:rsidRPr="00CC0718" w:rsidR="5D3ECCAC" w:rsidP="771DF2FE" w:rsidRDefault="43073936" w14:paraId="21A63B11" w14:textId="57A9FEA0">
      <w:pPr>
        <w:rPr>
          <w:color w:val="000000" w:themeColor="text1"/>
          <w:sz w:val="20"/>
          <w:szCs w:val="20"/>
          <w:lang w:val="en-US"/>
        </w:rPr>
      </w:pPr>
      <w:r w:rsidRPr="00CC0718">
        <w:rPr>
          <w:color w:val="000000" w:themeColor="text1"/>
          <w:sz w:val="20"/>
          <w:szCs w:val="20"/>
          <w:lang w:val="en-US"/>
        </w:rPr>
        <w:t>33:03 – I4</w:t>
      </w:r>
    </w:p>
    <w:p w:rsidRPr="00CC0718" w:rsidR="5D3ECCAC" w:rsidP="771DF2FE" w:rsidRDefault="43073936" w14:paraId="2033D092" w14:textId="44D1A75F">
      <w:pPr>
        <w:rPr>
          <w:color w:val="000000" w:themeColor="text1"/>
          <w:sz w:val="20"/>
          <w:szCs w:val="20"/>
          <w:lang w:val="en-US"/>
        </w:rPr>
      </w:pPr>
      <w:r w:rsidRPr="00CC0718">
        <w:rPr>
          <w:color w:val="000000" w:themeColor="text1"/>
          <w:sz w:val="20"/>
          <w:szCs w:val="20"/>
          <w:lang w:val="en-US"/>
        </w:rPr>
        <w:t>Okay, coming to the preparation of the marketing club, what do you think about the idea of having a marketing club that provides marketing services and resources to a club like yours on campus?</w:t>
      </w:r>
    </w:p>
    <w:p w:rsidRPr="00CC0718" w:rsidR="5D3ECCAC" w:rsidP="771DF2FE" w:rsidRDefault="5D3ECCAC" w14:paraId="639FB1BA" w14:textId="2E82B55D">
      <w:pPr>
        <w:rPr>
          <w:color w:val="000000" w:themeColor="text1"/>
          <w:sz w:val="20"/>
          <w:szCs w:val="20"/>
          <w:lang w:val="en-US"/>
        </w:rPr>
      </w:pPr>
    </w:p>
    <w:p w:rsidRPr="00CC0718" w:rsidR="5D3ECCAC" w:rsidP="771DF2FE" w:rsidRDefault="43073936" w14:paraId="10672C72" w14:textId="567BF107">
      <w:pPr>
        <w:rPr>
          <w:color w:val="000000" w:themeColor="text1"/>
          <w:sz w:val="20"/>
          <w:szCs w:val="20"/>
          <w:lang w:val="en-US"/>
        </w:rPr>
      </w:pPr>
      <w:r w:rsidRPr="00CC0718">
        <w:rPr>
          <w:color w:val="000000" w:themeColor="text1"/>
          <w:sz w:val="20"/>
          <w:szCs w:val="20"/>
          <w:lang w:val="en-US"/>
        </w:rPr>
        <w:t>33:16 – P8</w:t>
      </w:r>
    </w:p>
    <w:p w:rsidRPr="00CC0718" w:rsidR="5D3ECCAC" w:rsidP="771DF2FE" w:rsidRDefault="43073936" w14:paraId="403B1617" w14:textId="24060AB5">
      <w:pPr>
        <w:rPr>
          <w:color w:val="000000" w:themeColor="text1"/>
          <w:sz w:val="20"/>
          <w:szCs w:val="20"/>
          <w:lang w:val="en-US"/>
        </w:rPr>
      </w:pPr>
      <w:r w:rsidRPr="00CC0718">
        <w:rPr>
          <w:color w:val="000000" w:themeColor="text1"/>
          <w:sz w:val="20"/>
          <w:szCs w:val="20"/>
          <w:lang w:val="en-US"/>
        </w:rPr>
        <w:t xml:space="preserve">That would be great. I feel like that would </w:t>
      </w:r>
      <w:proofErr w:type="gramStart"/>
      <w:r w:rsidRPr="00CC0718">
        <w:rPr>
          <w:color w:val="000000" w:themeColor="text1"/>
          <w:sz w:val="20"/>
          <w:szCs w:val="20"/>
          <w:lang w:val="en-US"/>
        </w:rPr>
        <w:t>actually help</w:t>
      </w:r>
      <w:proofErr w:type="gramEnd"/>
      <w:r w:rsidRPr="00CC0718">
        <w:rPr>
          <w:color w:val="000000" w:themeColor="text1"/>
          <w:sz w:val="20"/>
          <w:szCs w:val="20"/>
          <w:lang w:val="en-US"/>
        </w:rPr>
        <w:t xml:space="preserve"> reach out to more people.</w:t>
      </w:r>
    </w:p>
    <w:p w:rsidRPr="00CC0718" w:rsidR="5D3ECCAC" w:rsidP="771DF2FE" w:rsidRDefault="5D3ECCAC" w14:paraId="4FE6993D" w14:textId="6CA79F68">
      <w:pPr>
        <w:rPr>
          <w:color w:val="000000" w:themeColor="text1"/>
          <w:sz w:val="20"/>
          <w:szCs w:val="20"/>
          <w:lang w:val="en-US"/>
        </w:rPr>
      </w:pPr>
    </w:p>
    <w:p w:rsidRPr="00CC0718" w:rsidR="5D3ECCAC" w:rsidP="771DF2FE" w:rsidRDefault="43073936" w14:paraId="68D4F218" w14:textId="293DA3A9">
      <w:pPr>
        <w:rPr>
          <w:color w:val="000000" w:themeColor="text1"/>
          <w:sz w:val="20"/>
          <w:szCs w:val="20"/>
          <w:lang w:val="en-US"/>
        </w:rPr>
      </w:pPr>
      <w:r w:rsidRPr="00CC0718">
        <w:rPr>
          <w:color w:val="000000" w:themeColor="text1"/>
          <w:sz w:val="20"/>
          <w:szCs w:val="20"/>
          <w:lang w:val="en-US"/>
        </w:rPr>
        <w:t>33:24 – I4</w:t>
      </w:r>
    </w:p>
    <w:p w:rsidRPr="00CC0718" w:rsidR="5D3ECCAC" w:rsidP="771DF2FE" w:rsidRDefault="43073936" w14:paraId="6C9CC531" w14:textId="79E0A59B">
      <w:pPr>
        <w:rPr>
          <w:color w:val="000000" w:themeColor="text1"/>
          <w:sz w:val="20"/>
          <w:szCs w:val="20"/>
          <w:lang w:val="en-US"/>
        </w:rPr>
      </w:pPr>
      <w:r w:rsidRPr="00CC0718">
        <w:rPr>
          <w:color w:val="000000" w:themeColor="text1"/>
          <w:sz w:val="20"/>
          <w:szCs w:val="20"/>
          <w:lang w:val="en-US"/>
        </w:rPr>
        <w:t xml:space="preserve">Okay, if it's a great idea, what do you think? </w:t>
      </w:r>
      <w:proofErr w:type="gramStart"/>
      <w:r w:rsidRPr="00CC0718">
        <w:rPr>
          <w:color w:val="000000" w:themeColor="text1"/>
          <w:sz w:val="20"/>
          <w:szCs w:val="20"/>
          <w:lang w:val="en-US"/>
        </w:rPr>
        <w:t>So</w:t>
      </w:r>
      <w:proofErr w:type="gramEnd"/>
      <w:r w:rsidRPr="00CC0718">
        <w:rPr>
          <w:color w:val="000000" w:themeColor="text1"/>
          <w:sz w:val="20"/>
          <w:szCs w:val="20"/>
          <w:lang w:val="en-US"/>
        </w:rPr>
        <w:t xml:space="preserve"> like how it how will it help?</w:t>
      </w:r>
    </w:p>
    <w:p w:rsidRPr="00CC0718" w:rsidR="5D3ECCAC" w:rsidP="771DF2FE" w:rsidRDefault="5D3ECCAC" w14:paraId="5C59A4E4" w14:textId="4E5FCB26">
      <w:pPr>
        <w:rPr>
          <w:color w:val="000000" w:themeColor="text1"/>
          <w:sz w:val="20"/>
          <w:szCs w:val="20"/>
          <w:lang w:val="en-US"/>
        </w:rPr>
      </w:pPr>
    </w:p>
    <w:p w:rsidRPr="00CC0718" w:rsidR="5D3ECCAC" w:rsidP="771DF2FE" w:rsidRDefault="43073936" w14:paraId="2666E2C7" w14:textId="44C5D841">
      <w:pPr>
        <w:rPr>
          <w:color w:val="000000" w:themeColor="text1"/>
          <w:sz w:val="20"/>
          <w:szCs w:val="20"/>
          <w:lang w:val="en-US"/>
        </w:rPr>
      </w:pPr>
      <w:r w:rsidRPr="00CC0718">
        <w:rPr>
          <w:color w:val="000000" w:themeColor="text1"/>
          <w:sz w:val="20"/>
          <w:szCs w:val="20"/>
          <w:lang w:val="en-US"/>
        </w:rPr>
        <w:t>33:31 – P8</w:t>
      </w:r>
    </w:p>
    <w:p w:rsidRPr="00CC0718" w:rsidR="5D3ECCAC" w:rsidP="771DF2FE" w:rsidRDefault="43073936" w14:paraId="236B00E9" w14:textId="3A1ADD99">
      <w:pPr>
        <w:rPr>
          <w:color w:val="000000" w:themeColor="text1"/>
          <w:sz w:val="20"/>
          <w:szCs w:val="20"/>
          <w:lang w:val="en-US"/>
        </w:rPr>
      </w:pPr>
      <w:r w:rsidRPr="00CC0718">
        <w:rPr>
          <w:color w:val="000000" w:themeColor="text1"/>
          <w:sz w:val="20"/>
          <w:szCs w:val="20"/>
          <w:lang w:val="en-US"/>
        </w:rPr>
        <w:t>I feel more people will get to know about our club and I will be willing to take part in it. Yeah, that's the thing I feel.</w:t>
      </w:r>
    </w:p>
    <w:p w:rsidRPr="00CC0718" w:rsidR="5D3ECCAC" w:rsidP="771DF2FE" w:rsidRDefault="5D3ECCAC" w14:paraId="463B8462" w14:textId="25E5BDAF">
      <w:pPr>
        <w:rPr>
          <w:color w:val="000000" w:themeColor="text1"/>
          <w:sz w:val="20"/>
          <w:szCs w:val="20"/>
          <w:lang w:val="en-US"/>
        </w:rPr>
      </w:pPr>
    </w:p>
    <w:p w:rsidRPr="00CC0718" w:rsidR="5D3ECCAC" w:rsidP="771DF2FE" w:rsidRDefault="43073936" w14:paraId="04A77EEB" w14:textId="1FAF12C1">
      <w:pPr>
        <w:rPr>
          <w:color w:val="000000" w:themeColor="text1"/>
          <w:sz w:val="20"/>
          <w:szCs w:val="20"/>
          <w:lang w:val="en-US"/>
        </w:rPr>
      </w:pPr>
      <w:r w:rsidRPr="00CC0718">
        <w:rPr>
          <w:color w:val="000000" w:themeColor="text1"/>
          <w:sz w:val="20"/>
          <w:szCs w:val="20"/>
          <w:lang w:val="en-US"/>
        </w:rPr>
        <w:t>33:43 – I4</w:t>
      </w:r>
    </w:p>
    <w:p w:rsidRPr="00CC0718" w:rsidR="5D3ECCAC" w:rsidP="771DF2FE" w:rsidRDefault="43073936" w14:paraId="1F208B24" w14:textId="68CCE464">
      <w:pPr>
        <w:rPr>
          <w:color w:val="000000" w:themeColor="text1"/>
          <w:sz w:val="20"/>
          <w:szCs w:val="20"/>
          <w:lang w:val="en-US"/>
        </w:rPr>
      </w:pPr>
      <w:r w:rsidRPr="00CC0718">
        <w:rPr>
          <w:color w:val="000000" w:themeColor="text1"/>
          <w:sz w:val="20"/>
          <w:szCs w:val="20"/>
          <w:lang w:val="en-US"/>
        </w:rPr>
        <w:t>Okay. How could a marketing club best demonstrate its value to a student organization like yours?</w:t>
      </w:r>
    </w:p>
    <w:p w:rsidRPr="00CC0718" w:rsidR="5D3ECCAC" w:rsidP="771DF2FE" w:rsidRDefault="5D3ECCAC" w14:paraId="29338A34" w14:textId="207479F5">
      <w:pPr>
        <w:rPr>
          <w:color w:val="000000" w:themeColor="text1"/>
          <w:sz w:val="20"/>
          <w:szCs w:val="20"/>
          <w:lang w:val="en-US"/>
        </w:rPr>
      </w:pPr>
    </w:p>
    <w:p w:rsidRPr="00CC0718" w:rsidR="5D3ECCAC" w:rsidP="771DF2FE" w:rsidRDefault="43073936" w14:paraId="4C658A77" w14:textId="006387A8">
      <w:pPr>
        <w:rPr>
          <w:color w:val="000000" w:themeColor="text1"/>
          <w:sz w:val="20"/>
          <w:szCs w:val="20"/>
          <w:lang w:val="en-US"/>
        </w:rPr>
      </w:pPr>
      <w:r w:rsidRPr="00CC0718">
        <w:rPr>
          <w:color w:val="000000" w:themeColor="text1"/>
          <w:sz w:val="20"/>
          <w:szCs w:val="20"/>
          <w:lang w:val="en-US"/>
        </w:rPr>
        <w:t>33:58 – P8</w:t>
      </w:r>
    </w:p>
    <w:p w:rsidRPr="00CC0718" w:rsidR="5D3ECCAC" w:rsidP="771DF2FE" w:rsidRDefault="43073936" w14:paraId="30969D97" w14:textId="37C6EE38">
      <w:pPr>
        <w:rPr>
          <w:color w:val="000000" w:themeColor="text1"/>
          <w:sz w:val="20"/>
          <w:szCs w:val="20"/>
          <w:lang w:val="en-US"/>
        </w:rPr>
      </w:pPr>
      <w:r w:rsidRPr="00CC0718">
        <w:rPr>
          <w:color w:val="000000" w:themeColor="text1"/>
          <w:sz w:val="20"/>
          <w:szCs w:val="20"/>
          <w:lang w:val="en-US"/>
        </w:rPr>
        <w:t>I feel like getting more people involved and it would also help lessen the burden because we also do the operations. So that would be a great idea of having a marketing team involved. For our group.</w:t>
      </w:r>
    </w:p>
    <w:p w:rsidRPr="00CC0718" w:rsidR="5D3ECCAC" w:rsidP="771DF2FE" w:rsidRDefault="5D3ECCAC" w14:paraId="57B3ED44" w14:textId="209631A1">
      <w:pPr>
        <w:rPr>
          <w:color w:val="000000" w:themeColor="text1"/>
          <w:sz w:val="20"/>
          <w:szCs w:val="20"/>
          <w:lang w:val="en-US"/>
        </w:rPr>
      </w:pPr>
    </w:p>
    <w:p w:rsidRPr="00CC0718" w:rsidR="5D3ECCAC" w:rsidP="771DF2FE" w:rsidRDefault="43073936" w14:paraId="50E79C69" w14:textId="64D4F4A8">
      <w:pPr>
        <w:rPr>
          <w:color w:val="000000" w:themeColor="text1"/>
          <w:sz w:val="20"/>
          <w:szCs w:val="20"/>
          <w:lang w:val="en-US"/>
        </w:rPr>
      </w:pPr>
      <w:r w:rsidRPr="00CC0718">
        <w:rPr>
          <w:color w:val="000000" w:themeColor="text1"/>
          <w:sz w:val="20"/>
          <w:szCs w:val="20"/>
          <w:lang w:val="en-US"/>
        </w:rPr>
        <w:t>34:17 – I4</w:t>
      </w:r>
    </w:p>
    <w:p w:rsidRPr="00CC0718" w:rsidR="5D3ECCAC" w:rsidP="771DF2FE" w:rsidRDefault="43073936" w14:paraId="6CFE4382" w14:textId="7A6A52EE">
      <w:pPr>
        <w:rPr>
          <w:color w:val="000000" w:themeColor="text1"/>
          <w:sz w:val="20"/>
          <w:szCs w:val="20"/>
          <w:lang w:val="en-US"/>
        </w:rPr>
      </w:pPr>
      <w:r w:rsidRPr="00CC0718">
        <w:rPr>
          <w:color w:val="000000" w:themeColor="text1"/>
          <w:sz w:val="20"/>
          <w:szCs w:val="20"/>
          <w:lang w:val="en-US"/>
        </w:rPr>
        <w:t xml:space="preserve">Okay, so if we form a marketing club in the WPI, the following, following the demonstration that we can do is like formulating a marketing strategy for your club, </w:t>
      </w:r>
      <w:proofErr w:type="gramStart"/>
      <w:r w:rsidRPr="00CC0718">
        <w:rPr>
          <w:color w:val="000000" w:themeColor="text1"/>
          <w:sz w:val="20"/>
          <w:szCs w:val="20"/>
          <w:lang w:val="en-US"/>
        </w:rPr>
        <w:t>and also</w:t>
      </w:r>
      <w:proofErr w:type="gramEnd"/>
      <w:r w:rsidRPr="00CC0718">
        <w:rPr>
          <w:color w:val="000000" w:themeColor="text1"/>
          <w:sz w:val="20"/>
          <w:szCs w:val="20"/>
          <w:lang w:val="en-US"/>
        </w:rPr>
        <w:t xml:space="preserve"> generating marketing materials to promote the club, and also assisting in the event management activities. </w:t>
      </w:r>
      <w:proofErr w:type="gramStart"/>
      <w:r w:rsidRPr="00CC0718">
        <w:rPr>
          <w:color w:val="000000" w:themeColor="text1"/>
          <w:sz w:val="20"/>
          <w:szCs w:val="20"/>
          <w:lang w:val="en-US"/>
        </w:rPr>
        <w:t>And also</w:t>
      </w:r>
      <w:proofErr w:type="gramEnd"/>
      <w:r w:rsidRPr="00CC0718">
        <w:rPr>
          <w:color w:val="000000" w:themeColor="text1"/>
          <w:sz w:val="20"/>
          <w:szCs w:val="20"/>
          <w:lang w:val="en-US"/>
        </w:rPr>
        <w:t xml:space="preserve"> creating a social media calendar and ideas for the post. </w:t>
      </w:r>
      <w:proofErr w:type="gramStart"/>
      <w:r w:rsidRPr="00CC0718">
        <w:rPr>
          <w:color w:val="000000" w:themeColor="text1"/>
          <w:sz w:val="20"/>
          <w:szCs w:val="20"/>
          <w:lang w:val="en-US"/>
        </w:rPr>
        <w:t>So</w:t>
      </w:r>
      <w:proofErr w:type="gramEnd"/>
      <w:r w:rsidRPr="00CC0718">
        <w:rPr>
          <w:color w:val="000000" w:themeColor="text1"/>
          <w:sz w:val="20"/>
          <w:szCs w:val="20"/>
          <w:lang w:val="en-US"/>
        </w:rPr>
        <w:t xml:space="preserve"> what do you think about these things? Like, is this like creating a marketing club within the WPI campus? Do you think it's a good idea? Do you think like all the remaining clubs it's like in the WPI it's been more than 200 plus clubs? </w:t>
      </w:r>
      <w:proofErr w:type="gramStart"/>
      <w:r w:rsidRPr="00CC0718">
        <w:rPr>
          <w:color w:val="000000" w:themeColor="text1"/>
          <w:sz w:val="20"/>
          <w:szCs w:val="20"/>
          <w:lang w:val="en-US"/>
        </w:rPr>
        <w:t>So</w:t>
      </w:r>
      <w:proofErr w:type="gramEnd"/>
      <w:r w:rsidRPr="00CC0718">
        <w:rPr>
          <w:color w:val="000000" w:themeColor="text1"/>
          <w:sz w:val="20"/>
          <w:szCs w:val="20"/>
          <w:lang w:val="en-US"/>
        </w:rPr>
        <w:t xml:space="preserve"> do you think they will really use these services if we build a new marketing club?</w:t>
      </w:r>
    </w:p>
    <w:p w:rsidRPr="00CC0718" w:rsidR="5D3ECCAC" w:rsidP="771DF2FE" w:rsidRDefault="5D3ECCAC" w14:paraId="574B72C9" w14:textId="3AA32754">
      <w:pPr>
        <w:rPr>
          <w:color w:val="000000" w:themeColor="text1"/>
          <w:sz w:val="20"/>
          <w:szCs w:val="20"/>
          <w:lang w:val="en-US"/>
        </w:rPr>
      </w:pPr>
    </w:p>
    <w:p w:rsidRPr="00CC0718" w:rsidR="5D3ECCAC" w:rsidP="771DF2FE" w:rsidRDefault="43073936" w14:paraId="49F8482F" w14:textId="4CC79C5E">
      <w:pPr>
        <w:rPr>
          <w:color w:val="000000" w:themeColor="text1"/>
          <w:sz w:val="20"/>
          <w:szCs w:val="20"/>
          <w:lang w:val="en-US"/>
        </w:rPr>
      </w:pPr>
      <w:r w:rsidRPr="00CC0718">
        <w:rPr>
          <w:color w:val="000000" w:themeColor="text1"/>
          <w:sz w:val="20"/>
          <w:szCs w:val="20"/>
          <w:lang w:val="en-US"/>
        </w:rPr>
        <w:t>35:25 – P8</w:t>
      </w:r>
    </w:p>
    <w:p w:rsidRPr="00CC0718" w:rsidR="5D3ECCAC" w:rsidP="771DF2FE" w:rsidRDefault="43073936" w14:paraId="43A4AB7B" w14:textId="5856A533">
      <w:pPr>
        <w:rPr>
          <w:color w:val="000000" w:themeColor="text1"/>
          <w:sz w:val="20"/>
          <w:szCs w:val="20"/>
          <w:lang w:val="en-US"/>
        </w:rPr>
      </w:pPr>
      <w:r w:rsidRPr="00CC0718">
        <w:rPr>
          <w:color w:val="000000" w:themeColor="text1"/>
          <w:sz w:val="20"/>
          <w:szCs w:val="20"/>
          <w:lang w:val="en-US"/>
        </w:rPr>
        <w:t>I feel we would because right now it's just the team who is responsible for the marketing. And if there's any other help extended, we would be more than willing to, you know, have that.</w:t>
      </w:r>
    </w:p>
    <w:p w:rsidRPr="00CC0718" w:rsidR="5D3ECCAC" w:rsidP="771DF2FE" w:rsidRDefault="5D3ECCAC" w14:paraId="1D403238" w14:textId="0EB9A363">
      <w:pPr>
        <w:rPr>
          <w:color w:val="000000" w:themeColor="text1"/>
          <w:sz w:val="20"/>
          <w:szCs w:val="20"/>
          <w:lang w:val="en-US"/>
        </w:rPr>
      </w:pPr>
    </w:p>
    <w:p w:rsidRPr="00CC0718" w:rsidR="5D3ECCAC" w:rsidP="771DF2FE" w:rsidRDefault="43073936" w14:paraId="58F17914" w14:textId="271C3DA8">
      <w:pPr>
        <w:rPr>
          <w:color w:val="000000" w:themeColor="text1"/>
          <w:sz w:val="20"/>
          <w:szCs w:val="20"/>
          <w:lang w:val="en-US"/>
        </w:rPr>
      </w:pPr>
      <w:r w:rsidRPr="00CC0718">
        <w:rPr>
          <w:color w:val="000000" w:themeColor="text1"/>
          <w:sz w:val="20"/>
          <w:szCs w:val="20"/>
          <w:lang w:val="en-US"/>
        </w:rPr>
        <w:lastRenderedPageBreak/>
        <w:t>35:44 – I4</w:t>
      </w:r>
    </w:p>
    <w:p w:rsidRPr="00CC0718" w:rsidR="5D3ECCAC" w:rsidP="771DF2FE" w:rsidRDefault="43073936" w14:paraId="53758494" w14:textId="3D93C592">
      <w:pPr>
        <w:rPr>
          <w:color w:val="000000" w:themeColor="text1"/>
          <w:sz w:val="20"/>
          <w:szCs w:val="20"/>
          <w:lang w:val="en-US"/>
        </w:rPr>
      </w:pPr>
      <w:r w:rsidRPr="00CC0718">
        <w:rPr>
          <w:color w:val="000000" w:themeColor="text1"/>
          <w:sz w:val="20"/>
          <w:szCs w:val="20"/>
          <w:lang w:val="en-US"/>
        </w:rPr>
        <w:t>Okay. Coming to the next question, would you be willing to pay for these marketing services?</w:t>
      </w:r>
    </w:p>
    <w:p w:rsidRPr="00CC0718" w:rsidR="5D3ECCAC" w:rsidP="771DF2FE" w:rsidRDefault="5D3ECCAC" w14:paraId="32B6BD83" w14:textId="6D52A023">
      <w:pPr>
        <w:rPr>
          <w:color w:val="000000" w:themeColor="text1"/>
          <w:sz w:val="20"/>
          <w:szCs w:val="20"/>
          <w:lang w:val="en-US"/>
        </w:rPr>
      </w:pPr>
    </w:p>
    <w:p w:rsidRPr="00CC0718" w:rsidR="5D3ECCAC" w:rsidP="771DF2FE" w:rsidRDefault="43073936" w14:paraId="5EC19AE1" w14:textId="32F3AB56">
      <w:pPr>
        <w:rPr>
          <w:color w:val="000000" w:themeColor="text1"/>
          <w:sz w:val="20"/>
          <w:szCs w:val="20"/>
          <w:lang w:val="en-US"/>
        </w:rPr>
      </w:pPr>
      <w:r w:rsidRPr="00CC0718">
        <w:rPr>
          <w:color w:val="000000" w:themeColor="text1"/>
          <w:sz w:val="20"/>
          <w:szCs w:val="20"/>
          <w:lang w:val="en-US"/>
        </w:rPr>
        <w:t>35:54 – P8</w:t>
      </w:r>
    </w:p>
    <w:p w:rsidRPr="00CC0718" w:rsidR="5D3ECCAC" w:rsidP="771DF2FE" w:rsidRDefault="43073936" w14:paraId="1593CD9B" w14:textId="06BF3EE1">
      <w:pPr>
        <w:rPr>
          <w:color w:val="000000" w:themeColor="text1"/>
          <w:sz w:val="20"/>
          <w:szCs w:val="20"/>
          <w:lang w:val="en-US"/>
        </w:rPr>
      </w:pPr>
      <w:r w:rsidRPr="00CC0718">
        <w:rPr>
          <w:color w:val="000000" w:themeColor="text1"/>
          <w:sz w:val="20"/>
          <w:szCs w:val="20"/>
          <w:lang w:val="en-US"/>
        </w:rPr>
        <w:t xml:space="preserve">I don't think so. Because as I said, we already find I mean, we all of us are, you know, doing it out of, you know, wall, it's a voluntary job, basically, we are getting paid or anything by the club. </w:t>
      </w:r>
      <w:proofErr w:type="gramStart"/>
      <w:r w:rsidRPr="00CC0718">
        <w:rPr>
          <w:color w:val="000000" w:themeColor="text1"/>
          <w:sz w:val="20"/>
          <w:szCs w:val="20"/>
          <w:lang w:val="en-US"/>
        </w:rPr>
        <w:t>So</w:t>
      </w:r>
      <w:proofErr w:type="gramEnd"/>
      <w:r w:rsidRPr="00CC0718">
        <w:rPr>
          <w:color w:val="000000" w:themeColor="text1"/>
          <w:sz w:val="20"/>
          <w:szCs w:val="20"/>
          <w:lang w:val="en-US"/>
        </w:rPr>
        <w:t xml:space="preserve"> I don't think having you know us pay for it would make a lot of sense for the club in total because we are already having a person doing that for free for us so I feel it if the service was free I feel the club would </w:t>
      </w:r>
      <w:proofErr w:type="spellStart"/>
      <w:r w:rsidRPr="00CC0718">
        <w:rPr>
          <w:color w:val="000000" w:themeColor="text1"/>
          <w:sz w:val="20"/>
          <w:szCs w:val="20"/>
          <w:lang w:val="en-US"/>
        </w:rPr>
        <w:t>would</w:t>
      </w:r>
      <w:proofErr w:type="spellEnd"/>
      <w:r w:rsidRPr="00CC0718">
        <w:rPr>
          <w:color w:val="000000" w:themeColor="text1"/>
          <w:sz w:val="20"/>
          <w:szCs w:val="20"/>
          <w:lang w:val="en-US"/>
        </w:rPr>
        <w:t xml:space="preserve"> take advantage of it.</w:t>
      </w:r>
    </w:p>
    <w:p w:rsidRPr="00CC0718" w:rsidR="5D3ECCAC" w:rsidP="771DF2FE" w:rsidRDefault="5D3ECCAC" w14:paraId="76243CBB" w14:textId="481E257F">
      <w:pPr>
        <w:rPr>
          <w:color w:val="000000" w:themeColor="text1"/>
          <w:sz w:val="20"/>
          <w:szCs w:val="20"/>
          <w:lang w:val="en-US"/>
        </w:rPr>
      </w:pPr>
    </w:p>
    <w:p w:rsidRPr="00CC0718" w:rsidR="5D3ECCAC" w:rsidP="771DF2FE" w:rsidRDefault="43073936" w14:paraId="1A0B0F0E" w14:textId="48F5C585">
      <w:pPr>
        <w:rPr>
          <w:color w:val="000000" w:themeColor="text1"/>
          <w:sz w:val="20"/>
          <w:szCs w:val="20"/>
          <w:lang w:val="en-US"/>
        </w:rPr>
      </w:pPr>
      <w:r w:rsidRPr="00CC0718">
        <w:rPr>
          <w:color w:val="000000" w:themeColor="text1"/>
          <w:sz w:val="20"/>
          <w:szCs w:val="20"/>
          <w:lang w:val="en-US"/>
        </w:rPr>
        <w:t>36:37 – I4</w:t>
      </w:r>
    </w:p>
    <w:p w:rsidRPr="00CC0718" w:rsidR="5D3ECCAC" w:rsidP="771DF2FE" w:rsidRDefault="43073936" w14:paraId="029C988C" w14:textId="680395DA">
      <w:pPr>
        <w:rPr>
          <w:color w:val="000000" w:themeColor="text1"/>
          <w:sz w:val="20"/>
          <w:szCs w:val="20"/>
          <w:lang w:val="en-US"/>
        </w:rPr>
      </w:pPr>
      <w:r w:rsidRPr="00CC0718">
        <w:rPr>
          <w:color w:val="000000" w:themeColor="text1"/>
          <w:sz w:val="20"/>
          <w:szCs w:val="20"/>
          <w:lang w:val="en-US"/>
        </w:rPr>
        <w:t>Okay, so how much would a reasonable price be for this kind of service?</w:t>
      </w:r>
    </w:p>
    <w:p w:rsidRPr="00CC0718" w:rsidR="5D3ECCAC" w:rsidP="771DF2FE" w:rsidRDefault="5D3ECCAC" w14:paraId="6624E5E6" w14:textId="65D5EBE5">
      <w:pPr>
        <w:rPr>
          <w:color w:val="000000" w:themeColor="text1"/>
          <w:sz w:val="20"/>
          <w:szCs w:val="20"/>
          <w:lang w:val="en-US"/>
        </w:rPr>
      </w:pPr>
    </w:p>
    <w:p w:rsidRPr="00CC0718" w:rsidR="5D3ECCAC" w:rsidP="771DF2FE" w:rsidRDefault="43073936" w14:paraId="6E17E62C" w14:textId="377DB04D">
      <w:pPr>
        <w:rPr>
          <w:color w:val="000000" w:themeColor="text1"/>
          <w:sz w:val="20"/>
          <w:szCs w:val="20"/>
          <w:lang w:val="en-US"/>
        </w:rPr>
      </w:pPr>
      <w:r w:rsidRPr="00CC0718">
        <w:rPr>
          <w:color w:val="000000" w:themeColor="text1"/>
          <w:sz w:val="20"/>
          <w:szCs w:val="20"/>
          <w:lang w:val="en-US"/>
        </w:rPr>
        <w:t>36:45 – P8</w:t>
      </w:r>
    </w:p>
    <w:p w:rsidRPr="00CC0718" w:rsidR="5D3ECCAC" w:rsidP="771DF2FE" w:rsidRDefault="43073936" w14:paraId="17A153F9" w14:textId="559B655A">
      <w:pPr>
        <w:rPr>
          <w:color w:val="000000" w:themeColor="text1"/>
          <w:sz w:val="20"/>
          <w:szCs w:val="20"/>
          <w:lang w:val="en-US"/>
        </w:rPr>
      </w:pPr>
      <w:r w:rsidRPr="00CC0718">
        <w:rPr>
          <w:color w:val="000000" w:themeColor="text1"/>
          <w:sz w:val="20"/>
          <w:szCs w:val="20"/>
          <w:lang w:val="en-US"/>
        </w:rPr>
        <w:t>I really don't know. I don't have any answer to that.</w:t>
      </w:r>
    </w:p>
    <w:p w:rsidRPr="00CC0718" w:rsidR="5D3ECCAC" w:rsidP="771DF2FE" w:rsidRDefault="5D3ECCAC" w14:paraId="04684643" w14:textId="46230FE4">
      <w:pPr>
        <w:rPr>
          <w:color w:val="000000" w:themeColor="text1"/>
          <w:sz w:val="20"/>
          <w:szCs w:val="20"/>
          <w:lang w:val="en-US"/>
        </w:rPr>
      </w:pPr>
    </w:p>
    <w:p w:rsidRPr="00CC0718" w:rsidR="5D3ECCAC" w:rsidP="771DF2FE" w:rsidRDefault="43073936" w14:paraId="2845D8C2" w14:textId="711E5D19">
      <w:pPr>
        <w:rPr>
          <w:color w:val="000000" w:themeColor="text1"/>
          <w:sz w:val="20"/>
          <w:szCs w:val="20"/>
          <w:lang w:val="en-US"/>
        </w:rPr>
      </w:pPr>
      <w:r w:rsidRPr="00CC0718">
        <w:rPr>
          <w:color w:val="000000" w:themeColor="text1"/>
          <w:sz w:val="20"/>
          <w:szCs w:val="20"/>
          <w:lang w:val="en-US"/>
        </w:rPr>
        <w:t>36:49 – I4</w:t>
      </w:r>
    </w:p>
    <w:p w:rsidRPr="00CC0718" w:rsidR="5D3ECCAC" w:rsidP="771DF2FE" w:rsidRDefault="43073936" w14:paraId="50F7B335" w14:textId="60D3A090">
      <w:pPr>
        <w:rPr>
          <w:color w:val="000000" w:themeColor="text1"/>
          <w:sz w:val="20"/>
          <w:szCs w:val="20"/>
          <w:lang w:val="en-US"/>
        </w:rPr>
      </w:pPr>
      <w:r w:rsidRPr="00CC0718">
        <w:rPr>
          <w:color w:val="000000" w:themeColor="text1"/>
          <w:sz w:val="20"/>
          <w:szCs w:val="20"/>
          <w:lang w:val="en-US"/>
        </w:rPr>
        <w:t>Okay, so how do you receive information about other student clubs and on-campus events?</w:t>
      </w:r>
    </w:p>
    <w:p w:rsidRPr="00CC0718" w:rsidR="5D3ECCAC" w:rsidP="771DF2FE" w:rsidRDefault="5D3ECCAC" w14:paraId="01BC9B6E" w14:textId="30F79428">
      <w:pPr>
        <w:rPr>
          <w:color w:val="000000" w:themeColor="text1"/>
          <w:sz w:val="20"/>
          <w:szCs w:val="20"/>
          <w:lang w:val="en-US"/>
        </w:rPr>
      </w:pPr>
    </w:p>
    <w:p w:rsidRPr="00CC0718" w:rsidR="5D3ECCAC" w:rsidP="771DF2FE" w:rsidRDefault="43073936" w14:paraId="5174518E" w14:textId="37C15225">
      <w:pPr>
        <w:rPr>
          <w:color w:val="000000" w:themeColor="text1"/>
          <w:sz w:val="20"/>
          <w:szCs w:val="20"/>
          <w:lang w:val="en-US"/>
        </w:rPr>
      </w:pPr>
      <w:r w:rsidRPr="00CC0718">
        <w:rPr>
          <w:color w:val="000000" w:themeColor="text1"/>
          <w:sz w:val="20"/>
          <w:szCs w:val="20"/>
          <w:lang w:val="en-US"/>
        </w:rPr>
        <w:t>37:00 – P8</w:t>
      </w:r>
    </w:p>
    <w:p w:rsidRPr="00CC0718" w:rsidR="5D3ECCAC" w:rsidP="771DF2FE" w:rsidRDefault="43073936" w14:paraId="1E435A19" w14:textId="0F618892">
      <w:pPr>
        <w:rPr>
          <w:color w:val="000000" w:themeColor="text1"/>
          <w:sz w:val="20"/>
          <w:szCs w:val="20"/>
          <w:lang w:val="en-US"/>
        </w:rPr>
      </w:pPr>
      <w:r w:rsidRPr="00CC0718">
        <w:rPr>
          <w:color w:val="000000" w:themeColor="text1"/>
          <w:sz w:val="20"/>
          <w:szCs w:val="20"/>
          <w:lang w:val="en-US"/>
        </w:rPr>
        <w:t>I generally see Instagram or WPI apps to see if there's any events.</w:t>
      </w:r>
    </w:p>
    <w:p w:rsidRPr="00CC0718" w:rsidR="5D3ECCAC" w:rsidP="771DF2FE" w:rsidRDefault="43073936" w14:paraId="15919433" w14:textId="6A97DC98">
      <w:pPr>
        <w:rPr>
          <w:color w:val="000000" w:themeColor="text1"/>
          <w:sz w:val="20"/>
          <w:szCs w:val="20"/>
          <w:lang w:val="en-US"/>
        </w:rPr>
      </w:pPr>
      <w:r w:rsidRPr="00CC0718">
        <w:rPr>
          <w:color w:val="000000" w:themeColor="text1"/>
          <w:sz w:val="20"/>
          <w:szCs w:val="20"/>
          <w:lang w:val="en-US"/>
        </w:rPr>
        <w:t>37:07 – I4</w:t>
      </w:r>
    </w:p>
    <w:p w:rsidRPr="00CC0718" w:rsidR="5D3ECCAC" w:rsidP="771DF2FE" w:rsidRDefault="43073936" w14:paraId="2F1BCD2C" w14:textId="6D177582">
      <w:pPr>
        <w:rPr>
          <w:color w:val="000000" w:themeColor="text1"/>
          <w:sz w:val="20"/>
          <w:szCs w:val="20"/>
          <w:lang w:val="en-US"/>
        </w:rPr>
      </w:pPr>
      <w:r w:rsidRPr="00CC0718">
        <w:rPr>
          <w:color w:val="000000" w:themeColor="text1"/>
          <w:sz w:val="20"/>
          <w:szCs w:val="20"/>
          <w:lang w:val="en-US"/>
        </w:rPr>
        <w:t>Okay, so do you also get any events on your WPI email?</w:t>
      </w:r>
    </w:p>
    <w:p w:rsidRPr="00CC0718" w:rsidR="5D3ECCAC" w:rsidP="771DF2FE" w:rsidRDefault="5D3ECCAC" w14:paraId="71CA64A1" w14:textId="5BF6627C">
      <w:pPr>
        <w:rPr>
          <w:color w:val="000000" w:themeColor="text1"/>
          <w:sz w:val="20"/>
          <w:szCs w:val="20"/>
          <w:lang w:val="en-US"/>
        </w:rPr>
      </w:pPr>
    </w:p>
    <w:p w:rsidRPr="00CC0718" w:rsidR="5D3ECCAC" w:rsidP="771DF2FE" w:rsidRDefault="43073936" w14:paraId="340E3A64" w14:textId="5CD5E726">
      <w:pPr>
        <w:rPr>
          <w:color w:val="000000" w:themeColor="text1"/>
          <w:sz w:val="20"/>
          <w:szCs w:val="20"/>
          <w:lang w:val="en-US"/>
        </w:rPr>
      </w:pPr>
      <w:r w:rsidRPr="00CC0718">
        <w:rPr>
          <w:color w:val="000000" w:themeColor="text1"/>
          <w:sz w:val="20"/>
          <w:szCs w:val="20"/>
          <w:lang w:val="en-US"/>
        </w:rPr>
        <w:t>37:13 – P8</w:t>
      </w:r>
    </w:p>
    <w:p w:rsidRPr="00CC0718" w:rsidR="5D3ECCAC" w:rsidP="771DF2FE" w:rsidRDefault="43073936" w14:paraId="668FFC52" w14:textId="4FA38002">
      <w:pPr>
        <w:rPr>
          <w:color w:val="000000" w:themeColor="text1"/>
          <w:sz w:val="20"/>
          <w:szCs w:val="20"/>
          <w:lang w:val="en-US"/>
        </w:rPr>
      </w:pPr>
      <w:r w:rsidRPr="00CC0718">
        <w:rPr>
          <w:color w:val="000000" w:themeColor="text1"/>
          <w:sz w:val="20"/>
          <w:szCs w:val="20"/>
          <w:lang w:val="en-US"/>
        </w:rPr>
        <w:t>Yes, I do receive a lot of events in my WPI email.</w:t>
      </w:r>
    </w:p>
    <w:p w:rsidRPr="00CC0718" w:rsidR="5D3ECCAC" w:rsidP="771DF2FE" w:rsidRDefault="5D3ECCAC" w14:paraId="05A2DCBC" w14:textId="5A2E058F">
      <w:pPr>
        <w:rPr>
          <w:color w:val="000000" w:themeColor="text1"/>
          <w:sz w:val="20"/>
          <w:szCs w:val="20"/>
          <w:lang w:val="en-US"/>
        </w:rPr>
      </w:pPr>
    </w:p>
    <w:p w:rsidRPr="00CC0718" w:rsidR="5D3ECCAC" w:rsidP="771DF2FE" w:rsidRDefault="43073936" w14:paraId="76353111" w14:textId="4759F06C">
      <w:pPr>
        <w:rPr>
          <w:color w:val="000000" w:themeColor="text1"/>
          <w:sz w:val="20"/>
          <w:szCs w:val="20"/>
          <w:lang w:val="en-US"/>
        </w:rPr>
      </w:pPr>
      <w:r w:rsidRPr="00CC0718">
        <w:rPr>
          <w:color w:val="000000" w:themeColor="text1"/>
          <w:sz w:val="20"/>
          <w:szCs w:val="20"/>
          <w:lang w:val="en-US"/>
        </w:rPr>
        <w:t>37:20 – I4</w:t>
      </w:r>
    </w:p>
    <w:p w:rsidRPr="00CC0718" w:rsidR="5D3ECCAC" w:rsidP="771DF2FE" w:rsidRDefault="43073936" w14:paraId="116291E4" w14:textId="20DEA15E">
      <w:pPr>
        <w:rPr>
          <w:color w:val="000000" w:themeColor="text1"/>
          <w:sz w:val="20"/>
          <w:szCs w:val="20"/>
          <w:lang w:val="en-US"/>
        </w:rPr>
      </w:pPr>
      <w:r w:rsidRPr="00CC0718">
        <w:rPr>
          <w:color w:val="000000" w:themeColor="text1"/>
          <w:sz w:val="20"/>
          <w:szCs w:val="20"/>
          <w:lang w:val="en-US"/>
        </w:rPr>
        <w:t>Okay, so how do you communicate within the team?</w:t>
      </w:r>
    </w:p>
    <w:p w:rsidRPr="00CC0718" w:rsidR="5D3ECCAC" w:rsidP="771DF2FE" w:rsidRDefault="5D3ECCAC" w14:paraId="5F53D5F1" w14:textId="20787457">
      <w:pPr>
        <w:rPr>
          <w:color w:val="000000" w:themeColor="text1"/>
          <w:sz w:val="20"/>
          <w:szCs w:val="20"/>
          <w:lang w:val="en-US"/>
        </w:rPr>
      </w:pPr>
    </w:p>
    <w:p w:rsidRPr="00CC0718" w:rsidR="5D3ECCAC" w:rsidP="771DF2FE" w:rsidRDefault="43073936" w14:paraId="0BDA3D69" w14:textId="7140CAA8">
      <w:pPr>
        <w:rPr>
          <w:color w:val="000000" w:themeColor="text1"/>
          <w:sz w:val="20"/>
          <w:szCs w:val="20"/>
          <w:lang w:val="en-US"/>
        </w:rPr>
      </w:pPr>
      <w:r w:rsidRPr="00CC0718">
        <w:rPr>
          <w:color w:val="000000" w:themeColor="text1"/>
          <w:sz w:val="20"/>
          <w:szCs w:val="20"/>
          <w:lang w:val="en-US"/>
        </w:rPr>
        <w:t>37:26 – P8</w:t>
      </w:r>
    </w:p>
    <w:p w:rsidRPr="00CC0718" w:rsidR="5D3ECCAC" w:rsidP="771DF2FE" w:rsidRDefault="43073936" w14:paraId="4346BC45" w14:textId="4621DFA5">
      <w:pPr>
        <w:rPr>
          <w:color w:val="000000" w:themeColor="text1"/>
          <w:sz w:val="20"/>
          <w:szCs w:val="20"/>
          <w:lang w:val="en-US"/>
        </w:rPr>
      </w:pPr>
      <w:r w:rsidRPr="00CC0718">
        <w:rPr>
          <w:color w:val="000000" w:themeColor="text1"/>
          <w:sz w:val="20"/>
          <w:szCs w:val="20"/>
          <w:lang w:val="en-US"/>
        </w:rPr>
        <w:t xml:space="preserve">We communicate </w:t>
      </w:r>
      <w:proofErr w:type="gramStart"/>
      <w:r w:rsidRPr="00CC0718">
        <w:rPr>
          <w:color w:val="000000" w:themeColor="text1"/>
          <w:sz w:val="20"/>
          <w:szCs w:val="20"/>
          <w:lang w:val="en-US"/>
        </w:rPr>
        <w:t>through  WhatsApp</w:t>
      </w:r>
      <w:proofErr w:type="gramEnd"/>
      <w:r w:rsidRPr="00CC0718">
        <w:rPr>
          <w:color w:val="000000" w:themeColor="text1"/>
          <w:sz w:val="20"/>
          <w:szCs w:val="20"/>
          <w:lang w:val="en-US"/>
        </w:rPr>
        <w:t xml:space="preserve"> group if there's any communication needed. But otherwise, we have weekly meetings where we discuss about how </w:t>
      </w:r>
      <w:proofErr w:type="gramStart"/>
      <w:r w:rsidRPr="00CC0718">
        <w:rPr>
          <w:color w:val="000000" w:themeColor="text1"/>
          <w:sz w:val="20"/>
          <w:szCs w:val="20"/>
          <w:lang w:val="en-US"/>
        </w:rPr>
        <w:t>was the event</w:t>
      </w:r>
      <w:proofErr w:type="gramEnd"/>
      <w:r w:rsidRPr="00CC0718">
        <w:rPr>
          <w:color w:val="000000" w:themeColor="text1"/>
          <w:sz w:val="20"/>
          <w:szCs w:val="20"/>
          <w:lang w:val="en-US"/>
        </w:rPr>
        <w:t xml:space="preserve"> the feedback if anyone has a suggestion. So yeah, and through email, we communicate even through email.</w:t>
      </w:r>
    </w:p>
    <w:p w:rsidRPr="00CC0718" w:rsidR="5D3ECCAC" w:rsidP="771DF2FE" w:rsidRDefault="5D3ECCAC" w14:paraId="73482C19" w14:textId="6FDE3A53">
      <w:pPr>
        <w:rPr>
          <w:color w:val="000000" w:themeColor="text1"/>
          <w:sz w:val="20"/>
          <w:szCs w:val="20"/>
          <w:lang w:val="en-US"/>
        </w:rPr>
      </w:pPr>
    </w:p>
    <w:p w:rsidRPr="00CC0718" w:rsidR="5D3ECCAC" w:rsidP="771DF2FE" w:rsidRDefault="43073936" w14:paraId="58C76779" w14:textId="1DFDAB47">
      <w:pPr>
        <w:rPr>
          <w:color w:val="000000" w:themeColor="text1"/>
          <w:sz w:val="20"/>
          <w:szCs w:val="20"/>
          <w:lang w:val="en-US"/>
        </w:rPr>
      </w:pPr>
      <w:r w:rsidRPr="00CC0718">
        <w:rPr>
          <w:color w:val="000000" w:themeColor="text1"/>
          <w:sz w:val="20"/>
          <w:szCs w:val="20"/>
          <w:lang w:val="en-US"/>
        </w:rPr>
        <w:t>37:47 – I4</w:t>
      </w:r>
    </w:p>
    <w:p w:rsidRPr="00CC0718" w:rsidR="5D3ECCAC" w:rsidP="771DF2FE" w:rsidRDefault="43073936" w14:paraId="7043CE32" w14:textId="4169275A">
      <w:pPr>
        <w:rPr>
          <w:color w:val="000000" w:themeColor="text1"/>
          <w:sz w:val="20"/>
          <w:szCs w:val="20"/>
          <w:lang w:val="en-US"/>
        </w:rPr>
      </w:pPr>
      <w:r w:rsidRPr="00CC0718">
        <w:rPr>
          <w:color w:val="000000" w:themeColor="text1"/>
          <w:sz w:val="20"/>
          <w:szCs w:val="20"/>
          <w:lang w:val="en-US"/>
        </w:rPr>
        <w:t>Okay, what about the teams and slacks?</w:t>
      </w:r>
    </w:p>
    <w:p w:rsidRPr="00CC0718" w:rsidR="5D3ECCAC" w:rsidP="771DF2FE" w:rsidRDefault="5D3ECCAC" w14:paraId="76D67BD9" w14:textId="5256B816">
      <w:pPr>
        <w:rPr>
          <w:color w:val="000000" w:themeColor="text1"/>
          <w:sz w:val="20"/>
          <w:szCs w:val="20"/>
          <w:lang w:val="en-US"/>
        </w:rPr>
      </w:pPr>
    </w:p>
    <w:p w:rsidRPr="00CC0718" w:rsidR="5D3ECCAC" w:rsidP="771DF2FE" w:rsidRDefault="43073936" w14:paraId="59374F90" w14:textId="00E90ACA">
      <w:pPr>
        <w:rPr>
          <w:color w:val="000000" w:themeColor="text1"/>
          <w:sz w:val="20"/>
          <w:szCs w:val="20"/>
          <w:lang w:val="en-US"/>
        </w:rPr>
      </w:pPr>
      <w:r w:rsidRPr="00CC0718">
        <w:rPr>
          <w:color w:val="000000" w:themeColor="text1"/>
          <w:sz w:val="20"/>
          <w:szCs w:val="20"/>
          <w:lang w:val="en-US"/>
        </w:rPr>
        <w:t>37:52 – P8</w:t>
      </w:r>
    </w:p>
    <w:p w:rsidRPr="00CC0718" w:rsidR="5D3ECCAC" w:rsidP="771DF2FE" w:rsidRDefault="43073936" w14:paraId="7E77C89D" w14:textId="752C5648">
      <w:pPr>
        <w:rPr>
          <w:color w:val="000000" w:themeColor="text1"/>
          <w:sz w:val="20"/>
          <w:szCs w:val="20"/>
          <w:lang w:val="en-US"/>
        </w:rPr>
      </w:pPr>
      <w:r w:rsidRPr="00CC0718">
        <w:rPr>
          <w:color w:val="000000" w:themeColor="text1"/>
          <w:sz w:val="20"/>
          <w:szCs w:val="20"/>
          <w:lang w:val="en-US"/>
        </w:rPr>
        <w:t xml:space="preserve">We generally don't use Teams and Slack that often because everyone's comfortable using WhatsApp and emails for that. And </w:t>
      </w:r>
      <w:proofErr w:type="gramStart"/>
      <w:r w:rsidRPr="00CC0718">
        <w:rPr>
          <w:color w:val="000000" w:themeColor="text1"/>
          <w:sz w:val="20"/>
          <w:szCs w:val="20"/>
          <w:lang w:val="en-US"/>
        </w:rPr>
        <w:t>generally</w:t>
      </w:r>
      <w:proofErr w:type="gramEnd"/>
      <w:r w:rsidRPr="00CC0718">
        <w:rPr>
          <w:color w:val="000000" w:themeColor="text1"/>
          <w:sz w:val="20"/>
          <w:szCs w:val="20"/>
          <w:lang w:val="en-US"/>
        </w:rPr>
        <w:t xml:space="preserve"> there's everything. We are very well communicated in the on in-person </w:t>
      </w:r>
      <w:proofErr w:type="gramStart"/>
      <w:r w:rsidRPr="00CC0718">
        <w:rPr>
          <w:color w:val="000000" w:themeColor="text1"/>
          <w:sz w:val="20"/>
          <w:szCs w:val="20"/>
          <w:lang w:val="en-US"/>
        </w:rPr>
        <w:t>events</w:t>
      </w:r>
      <w:proofErr w:type="gramEnd"/>
      <w:r w:rsidRPr="00CC0718">
        <w:rPr>
          <w:color w:val="000000" w:themeColor="text1"/>
          <w:sz w:val="20"/>
          <w:szCs w:val="20"/>
          <w:lang w:val="en-US"/>
        </w:rPr>
        <w:t xml:space="preserve"> and everyone's given their task and everyone's given their job before an event during our on-campus events. </w:t>
      </w:r>
      <w:proofErr w:type="gramStart"/>
      <w:r w:rsidRPr="00CC0718">
        <w:rPr>
          <w:color w:val="000000" w:themeColor="text1"/>
          <w:sz w:val="20"/>
          <w:szCs w:val="20"/>
          <w:lang w:val="en-US"/>
        </w:rPr>
        <w:t>So</w:t>
      </w:r>
      <w:proofErr w:type="gramEnd"/>
      <w:r w:rsidRPr="00CC0718">
        <w:rPr>
          <w:color w:val="000000" w:themeColor="text1"/>
          <w:sz w:val="20"/>
          <w:szCs w:val="20"/>
          <w:lang w:val="en-US"/>
        </w:rPr>
        <w:t xml:space="preserve"> everything's pretty clear by that time. </w:t>
      </w:r>
      <w:proofErr w:type="gramStart"/>
      <w:r w:rsidRPr="00CC0718">
        <w:rPr>
          <w:color w:val="000000" w:themeColor="text1"/>
          <w:sz w:val="20"/>
          <w:szCs w:val="20"/>
          <w:lang w:val="en-US"/>
        </w:rPr>
        <w:t>So</w:t>
      </w:r>
      <w:proofErr w:type="gramEnd"/>
      <w:r w:rsidRPr="00CC0718">
        <w:rPr>
          <w:color w:val="000000" w:themeColor="text1"/>
          <w:sz w:val="20"/>
          <w:szCs w:val="20"/>
          <w:lang w:val="en-US"/>
        </w:rPr>
        <w:t xml:space="preserve"> we don't need to communicate much about this. There's very less miscommunication that happens in our team.</w:t>
      </w:r>
    </w:p>
    <w:p w:rsidRPr="00CC0718" w:rsidR="00545016" w:rsidP="771DF2FE" w:rsidRDefault="00545016" w14:paraId="44D29966" w14:textId="77777777">
      <w:pPr>
        <w:rPr>
          <w:color w:val="000000" w:themeColor="text1"/>
          <w:sz w:val="20"/>
          <w:szCs w:val="20"/>
          <w:lang w:val="en-US"/>
        </w:rPr>
      </w:pPr>
    </w:p>
    <w:p w:rsidRPr="00CC0718" w:rsidR="5D3ECCAC" w:rsidP="771DF2FE" w:rsidRDefault="43073936" w14:paraId="09630135" w14:textId="3A7FD7D6">
      <w:pPr>
        <w:rPr>
          <w:color w:val="000000" w:themeColor="text1"/>
          <w:sz w:val="20"/>
          <w:szCs w:val="20"/>
          <w:lang w:val="en-US"/>
        </w:rPr>
      </w:pPr>
      <w:r w:rsidRPr="00CC0718">
        <w:rPr>
          <w:color w:val="000000" w:themeColor="text1"/>
          <w:sz w:val="20"/>
          <w:szCs w:val="20"/>
          <w:lang w:val="en-US"/>
        </w:rPr>
        <w:t>38:36 – I4</w:t>
      </w:r>
    </w:p>
    <w:p w:rsidRPr="00CC0718" w:rsidR="5D3ECCAC" w:rsidP="771DF2FE" w:rsidRDefault="43073936" w14:paraId="5EA06A22" w14:textId="73BF2886">
      <w:pPr>
        <w:rPr>
          <w:color w:val="000000" w:themeColor="text1"/>
          <w:sz w:val="20"/>
          <w:szCs w:val="20"/>
          <w:lang w:val="en-US"/>
        </w:rPr>
      </w:pPr>
      <w:r w:rsidRPr="00CC0718">
        <w:rPr>
          <w:color w:val="000000" w:themeColor="text1"/>
          <w:sz w:val="20"/>
          <w:szCs w:val="20"/>
          <w:lang w:val="en-US"/>
        </w:rPr>
        <w:t xml:space="preserve">Okay. That's it, </w:t>
      </w:r>
      <w:proofErr w:type="spellStart"/>
      <w:r w:rsidRPr="00CC0718">
        <w:rPr>
          <w:color w:val="000000" w:themeColor="text1"/>
          <w:sz w:val="20"/>
          <w:szCs w:val="20"/>
          <w:lang w:val="en-US"/>
        </w:rPr>
        <w:t>Deepshika</w:t>
      </w:r>
      <w:proofErr w:type="spellEnd"/>
      <w:r w:rsidRPr="00CC0718">
        <w:rPr>
          <w:color w:val="000000" w:themeColor="text1"/>
          <w:sz w:val="20"/>
          <w:szCs w:val="20"/>
          <w:lang w:val="en-US"/>
        </w:rPr>
        <w:t>. Thank you so much for your time and insights. Before we could conclude, do you have any additional information that you would like to share or any questions or comments?</w:t>
      </w:r>
    </w:p>
    <w:p w:rsidRPr="00CC0718" w:rsidR="5D3ECCAC" w:rsidP="771DF2FE" w:rsidRDefault="5D3ECCAC" w14:paraId="75AE407F" w14:textId="59B50D55">
      <w:pPr>
        <w:rPr>
          <w:color w:val="000000" w:themeColor="text1"/>
          <w:sz w:val="20"/>
          <w:szCs w:val="20"/>
          <w:lang w:val="en-US"/>
        </w:rPr>
      </w:pPr>
    </w:p>
    <w:p w:rsidRPr="00CC0718" w:rsidR="5D3ECCAC" w:rsidP="771DF2FE" w:rsidRDefault="43073936" w14:paraId="58313345" w14:textId="5C4DB748">
      <w:pPr>
        <w:rPr>
          <w:color w:val="000000" w:themeColor="text1"/>
          <w:sz w:val="20"/>
          <w:szCs w:val="20"/>
          <w:lang w:val="en-US"/>
        </w:rPr>
      </w:pPr>
      <w:r w:rsidRPr="00CC0718">
        <w:rPr>
          <w:color w:val="000000" w:themeColor="text1"/>
          <w:sz w:val="20"/>
          <w:szCs w:val="20"/>
          <w:lang w:val="en-US"/>
        </w:rPr>
        <w:lastRenderedPageBreak/>
        <w:t>38:51 – P8</w:t>
      </w:r>
    </w:p>
    <w:p w:rsidRPr="00CC0718" w:rsidR="5D3ECCAC" w:rsidP="771DF2FE" w:rsidRDefault="43073936" w14:paraId="5D662239" w14:textId="0A08B12D">
      <w:pPr>
        <w:rPr>
          <w:color w:val="000000" w:themeColor="text1"/>
          <w:sz w:val="20"/>
          <w:szCs w:val="20"/>
          <w:lang w:val="en-US"/>
        </w:rPr>
      </w:pPr>
      <w:r w:rsidRPr="00CC0718">
        <w:rPr>
          <w:color w:val="000000" w:themeColor="text1"/>
          <w:sz w:val="20"/>
          <w:szCs w:val="20"/>
          <w:lang w:val="en-US"/>
        </w:rPr>
        <w:t>Right now, no, nothing from my side. Thank you, Aarthi, for having me here. And I enjoyed interviewing and being interviewed. It was good talking to you.</w:t>
      </w:r>
    </w:p>
    <w:p w:rsidRPr="00CC0718" w:rsidR="5D3ECCAC" w:rsidP="771DF2FE" w:rsidRDefault="5D3ECCAC" w14:paraId="2CEE0AF2" w14:textId="6A82937E">
      <w:pPr>
        <w:rPr>
          <w:color w:val="000000" w:themeColor="text1"/>
          <w:sz w:val="20"/>
          <w:szCs w:val="20"/>
          <w:lang w:val="en-US"/>
        </w:rPr>
      </w:pPr>
    </w:p>
    <w:p w:rsidRPr="00CC0718" w:rsidR="5D3ECCAC" w:rsidP="771DF2FE" w:rsidRDefault="43073936" w14:paraId="16EC80BC" w14:textId="6BF22F07">
      <w:pPr>
        <w:rPr>
          <w:color w:val="000000" w:themeColor="text1"/>
          <w:sz w:val="20"/>
          <w:szCs w:val="20"/>
          <w:lang w:val="en-US"/>
        </w:rPr>
      </w:pPr>
      <w:r w:rsidRPr="00CC0718">
        <w:rPr>
          <w:color w:val="000000" w:themeColor="text1"/>
          <w:sz w:val="20"/>
          <w:szCs w:val="20"/>
          <w:lang w:val="en-US"/>
        </w:rPr>
        <w:t>39:07 – I4</w:t>
      </w:r>
    </w:p>
    <w:p w:rsidRPr="00CC0718" w:rsidR="5D3ECCAC" w:rsidP="771DF2FE" w:rsidRDefault="43073936" w14:paraId="26046103" w14:textId="599B08FD">
      <w:pPr>
        <w:rPr>
          <w:color w:val="000000" w:themeColor="text1"/>
          <w:sz w:val="20"/>
          <w:szCs w:val="20"/>
          <w:lang w:val="en-US"/>
        </w:rPr>
      </w:pPr>
      <w:r w:rsidRPr="00CC0718">
        <w:rPr>
          <w:color w:val="000000" w:themeColor="text1"/>
          <w:sz w:val="20"/>
          <w:szCs w:val="20"/>
          <w:lang w:val="en-US"/>
        </w:rPr>
        <w:t>And if we need to clarify any of your responses, would it be okay to reach out to you?</w:t>
      </w:r>
    </w:p>
    <w:p w:rsidRPr="00CC0718" w:rsidR="5D3ECCAC" w:rsidP="771DF2FE" w:rsidRDefault="5D3ECCAC" w14:paraId="7988984C" w14:textId="42E39992">
      <w:pPr>
        <w:rPr>
          <w:color w:val="000000" w:themeColor="text1"/>
          <w:sz w:val="20"/>
          <w:szCs w:val="20"/>
          <w:lang w:val="en-US"/>
        </w:rPr>
      </w:pPr>
    </w:p>
    <w:p w:rsidRPr="00CC0718" w:rsidR="5D3ECCAC" w:rsidP="771DF2FE" w:rsidRDefault="43073936" w14:paraId="065ED235" w14:textId="71CD6B51">
      <w:pPr>
        <w:rPr>
          <w:color w:val="000000" w:themeColor="text1"/>
          <w:sz w:val="20"/>
          <w:szCs w:val="20"/>
          <w:lang w:val="en-US"/>
        </w:rPr>
      </w:pPr>
      <w:r w:rsidRPr="00CC0718">
        <w:rPr>
          <w:color w:val="000000" w:themeColor="text1"/>
          <w:sz w:val="20"/>
          <w:szCs w:val="20"/>
          <w:lang w:val="en-US"/>
        </w:rPr>
        <w:t>39:16 – P8</w:t>
      </w:r>
    </w:p>
    <w:p w:rsidRPr="00CC0718" w:rsidR="5D3ECCAC" w:rsidP="771DF2FE" w:rsidRDefault="43073936" w14:paraId="17A587AE" w14:textId="1769F007">
      <w:pPr>
        <w:rPr>
          <w:color w:val="000000" w:themeColor="text1"/>
          <w:sz w:val="20"/>
          <w:szCs w:val="20"/>
          <w:lang w:val="en-US"/>
        </w:rPr>
      </w:pPr>
      <w:r w:rsidRPr="00CC0718">
        <w:rPr>
          <w:color w:val="000000" w:themeColor="text1"/>
          <w:sz w:val="20"/>
          <w:szCs w:val="20"/>
          <w:lang w:val="en-US"/>
        </w:rPr>
        <w:t>Yeah, absolutely. You can connect me on WhatsApp or send me a text. I'd be more than happy to help you guys out.</w:t>
      </w:r>
    </w:p>
    <w:p w:rsidRPr="00CC0718" w:rsidR="5D3ECCAC" w:rsidP="771DF2FE" w:rsidRDefault="5D3ECCAC" w14:paraId="745A717F" w14:textId="6D9E7288">
      <w:pPr>
        <w:rPr>
          <w:color w:val="000000" w:themeColor="text1"/>
          <w:sz w:val="20"/>
          <w:szCs w:val="20"/>
          <w:lang w:val="en-US"/>
        </w:rPr>
      </w:pPr>
    </w:p>
    <w:p w:rsidRPr="00CC0718" w:rsidR="5D3ECCAC" w:rsidP="771DF2FE" w:rsidRDefault="43073936" w14:paraId="25EEED4A" w14:textId="5409B36B">
      <w:pPr>
        <w:rPr>
          <w:color w:val="000000" w:themeColor="text1"/>
          <w:sz w:val="20"/>
          <w:szCs w:val="20"/>
          <w:lang w:val="en-US"/>
        </w:rPr>
      </w:pPr>
      <w:r w:rsidRPr="00CC0718">
        <w:rPr>
          <w:color w:val="000000" w:themeColor="text1"/>
          <w:sz w:val="20"/>
          <w:szCs w:val="20"/>
          <w:lang w:val="en-US"/>
        </w:rPr>
        <w:t>39:27 – I4</w:t>
      </w:r>
    </w:p>
    <w:p w:rsidRPr="00CC0718" w:rsidR="5D3ECCAC" w:rsidP="771DF2FE" w:rsidRDefault="43073936" w14:paraId="53F2A679" w14:textId="4158336D">
      <w:pPr>
        <w:rPr>
          <w:color w:val="000000" w:themeColor="text1"/>
          <w:sz w:val="20"/>
          <w:szCs w:val="20"/>
          <w:lang w:val="en-US"/>
        </w:rPr>
      </w:pPr>
      <w:r w:rsidRPr="00CC0718">
        <w:rPr>
          <w:color w:val="000000" w:themeColor="text1"/>
          <w:sz w:val="20"/>
          <w:szCs w:val="20"/>
          <w:lang w:val="en-US"/>
        </w:rPr>
        <w:t xml:space="preserve">Okay. Thank you, </w:t>
      </w:r>
      <w:proofErr w:type="spellStart"/>
      <w:r w:rsidRPr="00CC0718">
        <w:rPr>
          <w:color w:val="000000" w:themeColor="text1"/>
          <w:sz w:val="20"/>
          <w:szCs w:val="20"/>
          <w:lang w:val="en-US"/>
        </w:rPr>
        <w:t>Deepshika</w:t>
      </w:r>
      <w:proofErr w:type="spellEnd"/>
      <w:r w:rsidRPr="00CC0718">
        <w:rPr>
          <w:color w:val="000000" w:themeColor="text1"/>
          <w:sz w:val="20"/>
          <w:szCs w:val="20"/>
          <w:lang w:val="en-US"/>
        </w:rPr>
        <w:t xml:space="preserve">. Thank you for accepting from our team, I would like to be interviewed, like interviewed </w:t>
      </w:r>
      <w:proofErr w:type="gramStart"/>
      <w:r w:rsidRPr="00CC0718">
        <w:rPr>
          <w:color w:val="000000" w:themeColor="text1"/>
          <w:sz w:val="20"/>
          <w:szCs w:val="20"/>
          <w:lang w:val="en-US"/>
        </w:rPr>
        <w:t>by,</w:t>
      </w:r>
      <w:proofErr w:type="gramEnd"/>
      <w:r w:rsidRPr="00CC0718">
        <w:rPr>
          <w:color w:val="000000" w:themeColor="text1"/>
          <w:sz w:val="20"/>
          <w:szCs w:val="20"/>
          <w:lang w:val="en-US"/>
        </w:rPr>
        <w:t xml:space="preserve"> you. Thank you for giving us the opportunity to gain insights into your club and your experience in the clubs that you are currently present in. Thank you. That's it.</w:t>
      </w:r>
    </w:p>
    <w:p w:rsidRPr="00CC0718" w:rsidR="5D3ECCAC" w:rsidP="771DF2FE" w:rsidRDefault="5D3ECCAC" w14:paraId="1630F22C" w14:textId="28D66459">
      <w:pPr>
        <w:rPr>
          <w:color w:val="000000" w:themeColor="text1"/>
          <w:sz w:val="20"/>
          <w:szCs w:val="20"/>
          <w:lang w:val="en-US"/>
        </w:rPr>
      </w:pPr>
    </w:p>
    <w:p w:rsidRPr="00CC0718" w:rsidR="5D3ECCAC" w:rsidP="771DF2FE" w:rsidRDefault="43073936" w14:paraId="7EB015B9" w14:textId="752703A5">
      <w:pPr>
        <w:rPr>
          <w:color w:val="000000" w:themeColor="text1"/>
          <w:sz w:val="20"/>
          <w:szCs w:val="20"/>
          <w:lang w:val="en-US"/>
        </w:rPr>
      </w:pPr>
      <w:r w:rsidRPr="00CC0718">
        <w:rPr>
          <w:color w:val="000000" w:themeColor="text1"/>
          <w:sz w:val="20"/>
          <w:szCs w:val="20"/>
          <w:lang w:val="en-US"/>
        </w:rPr>
        <w:t>39:59 – P8</w:t>
      </w:r>
    </w:p>
    <w:p w:rsidRPr="00CC0718" w:rsidR="6C42950B" w:rsidP="6C42950B" w:rsidRDefault="1A7134FB" w14:paraId="6A3A2F9E" w14:textId="2BC1000A">
      <w:pPr>
        <w:rPr>
          <w:color w:val="000000" w:themeColor="text1"/>
          <w:sz w:val="20"/>
          <w:szCs w:val="20"/>
          <w:lang w:val="en-US"/>
        </w:rPr>
      </w:pPr>
      <w:r w:rsidRPr="00CC0718">
        <w:rPr>
          <w:color w:val="000000" w:themeColor="text1"/>
          <w:sz w:val="20"/>
          <w:szCs w:val="20"/>
          <w:lang w:val="en-US"/>
        </w:rPr>
        <w:t>Thank you. Bye.</w:t>
      </w:r>
    </w:p>
    <w:p w:rsidRPr="00CC0718" w:rsidR="000E3A38" w:rsidP="6C42950B" w:rsidRDefault="000E3A38" w14:paraId="0A01725F" w14:textId="77777777">
      <w:pPr>
        <w:rPr>
          <w:color w:val="000000" w:themeColor="text1"/>
          <w:sz w:val="20"/>
          <w:szCs w:val="20"/>
          <w:lang w:val="en-US"/>
        </w:rPr>
      </w:pPr>
    </w:p>
    <w:p w:rsidRPr="00CC0718" w:rsidR="5D3ECCAC" w:rsidP="00545016" w:rsidRDefault="1A7134FB" w14:paraId="6E56FF52" w14:textId="262B3F8C">
      <w:pPr>
        <w:rPr>
          <w:color w:val="000000" w:themeColor="text1"/>
          <w:sz w:val="20"/>
          <w:szCs w:val="20"/>
          <w:lang w:val="en-US"/>
        </w:rPr>
      </w:pPr>
      <w:r w:rsidRPr="00CC0718">
        <w:rPr>
          <w:i/>
          <w:iCs/>
          <w:color w:val="000000" w:themeColor="text1"/>
          <w:sz w:val="20"/>
          <w:szCs w:val="20"/>
          <w:lang w:val="en-GB"/>
        </w:rPr>
        <w:t>END OF TRANSCRIPT</w:t>
      </w:r>
    </w:p>
    <w:p w:rsidRPr="00CC0718" w:rsidR="4F814FF9" w:rsidP="4F814FF9" w:rsidRDefault="4F814FF9" w14:paraId="50235A97" w14:textId="3291F3F1">
      <w:pPr>
        <w:rPr>
          <w:i/>
          <w:iCs/>
          <w:color w:val="000000" w:themeColor="text1"/>
          <w:sz w:val="20"/>
          <w:szCs w:val="20"/>
          <w:lang w:val="en-GB"/>
        </w:rPr>
      </w:pPr>
    </w:p>
    <w:p w:rsidRPr="00CC0718" w:rsidR="3ACD2CDB" w:rsidP="3ACD2CDB" w:rsidRDefault="3ACD2CDB" w14:paraId="28F4E458" w14:textId="40B40224">
      <w:pPr>
        <w:rPr>
          <w:b/>
          <w:bCs/>
          <w:color w:val="000000" w:themeColor="text1"/>
          <w:lang w:val="en-GB"/>
        </w:rPr>
      </w:pPr>
    </w:p>
    <w:p w:rsidRPr="00CC0718" w:rsidR="3ACD2CDB" w:rsidP="3ACD2CDB" w:rsidRDefault="3ACD2CDB" w14:paraId="0E0DF8BF" w14:textId="3FE3C52E">
      <w:pPr>
        <w:rPr>
          <w:b/>
          <w:bCs/>
          <w:color w:val="000000" w:themeColor="text1"/>
          <w:lang w:val="en-GB"/>
        </w:rPr>
      </w:pPr>
    </w:p>
    <w:p w:rsidRPr="00CC0718" w:rsidR="3ACD2CDB" w:rsidP="3ACD2CDB" w:rsidRDefault="3ACD2CDB" w14:paraId="419D02DD" w14:textId="70AFB814">
      <w:pPr>
        <w:rPr>
          <w:b/>
          <w:bCs/>
          <w:color w:val="000000" w:themeColor="text1"/>
          <w:lang w:val="en-GB"/>
        </w:rPr>
      </w:pPr>
    </w:p>
    <w:p w:rsidRPr="00CC0718" w:rsidR="3ACD2CDB" w:rsidP="3ACD2CDB" w:rsidRDefault="3ACD2CDB" w14:paraId="6897B992" w14:textId="3D233DCD">
      <w:pPr>
        <w:rPr>
          <w:b/>
          <w:bCs/>
          <w:color w:val="000000" w:themeColor="text1"/>
          <w:lang w:val="en-GB"/>
        </w:rPr>
      </w:pPr>
    </w:p>
    <w:p w:rsidR="00CC0718" w:rsidP="771DF2FE" w:rsidRDefault="00CC0718" w14:paraId="615980F1" w14:textId="77777777">
      <w:pPr>
        <w:rPr>
          <w:b/>
          <w:bCs/>
          <w:color w:val="000000" w:themeColor="text1"/>
          <w:lang w:val="en-GB"/>
        </w:rPr>
      </w:pPr>
    </w:p>
    <w:p w:rsidR="00CC0718" w:rsidP="771DF2FE" w:rsidRDefault="00CC0718" w14:paraId="44633CD8" w14:textId="77777777">
      <w:pPr>
        <w:rPr>
          <w:b/>
          <w:bCs/>
          <w:color w:val="000000" w:themeColor="text1"/>
          <w:lang w:val="en-GB"/>
        </w:rPr>
      </w:pPr>
    </w:p>
    <w:p w:rsidR="00CC0718" w:rsidP="771DF2FE" w:rsidRDefault="00CC0718" w14:paraId="696B239C" w14:textId="77777777">
      <w:pPr>
        <w:rPr>
          <w:b/>
          <w:bCs/>
          <w:color w:val="000000" w:themeColor="text1"/>
          <w:lang w:val="en-GB"/>
        </w:rPr>
      </w:pPr>
    </w:p>
    <w:p w:rsidR="00CC0718" w:rsidP="771DF2FE" w:rsidRDefault="00CC0718" w14:paraId="58A07DC9" w14:textId="77777777">
      <w:pPr>
        <w:rPr>
          <w:b/>
          <w:bCs/>
          <w:color w:val="000000" w:themeColor="text1"/>
          <w:lang w:val="en-GB"/>
        </w:rPr>
      </w:pPr>
    </w:p>
    <w:p w:rsidR="00CC0718" w:rsidP="771DF2FE" w:rsidRDefault="00CC0718" w14:paraId="34575362" w14:textId="77777777">
      <w:pPr>
        <w:rPr>
          <w:b/>
          <w:bCs/>
          <w:color w:val="000000" w:themeColor="text1"/>
          <w:lang w:val="en-GB"/>
        </w:rPr>
      </w:pPr>
    </w:p>
    <w:p w:rsidR="00CC0718" w:rsidP="771DF2FE" w:rsidRDefault="00CC0718" w14:paraId="05211532" w14:textId="77777777">
      <w:pPr>
        <w:rPr>
          <w:b/>
          <w:bCs/>
          <w:color w:val="000000" w:themeColor="text1"/>
          <w:lang w:val="en-GB"/>
        </w:rPr>
      </w:pPr>
    </w:p>
    <w:p w:rsidR="00CC0718" w:rsidP="771DF2FE" w:rsidRDefault="00CC0718" w14:paraId="10D99CA1" w14:textId="77777777">
      <w:pPr>
        <w:rPr>
          <w:b/>
          <w:bCs/>
          <w:color w:val="000000" w:themeColor="text1"/>
          <w:lang w:val="en-GB"/>
        </w:rPr>
      </w:pPr>
    </w:p>
    <w:p w:rsidR="00CC0718" w:rsidP="771DF2FE" w:rsidRDefault="00CC0718" w14:paraId="38E89601" w14:textId="77777777">
      <w:pPr>
        <w:rPr>
          <w:b/>
          <w:bCs/>
          <w:color w:val="000000" w:themeColor="text1"/>
          <w:lang w:val="en-GB"/>
        </w:rPr>
      </w:pPr>
    </w:p>
    <w:p w:rsidR="00CC0718" w:rsidP="771DF2FE" w:rsidRDefault="00CC0718" w14:paraId="28CB095D" w14:textId="77777777">
      <w:pPr>
        <w:rPr>
          <w:b/>
          <w:bCs/>
          <w:color w:val="000000" w:themeColor="text1"/>
          <w:lang w:val="en-GB"/>
        </w:rPr>
      </w:pPr>
    </w:p>
    <w:p w:rsidR="00CC0718" w:rsidP="771DF2FE" w:rsidRDefault="00CC0718" w14:paraId="0D4155CA" w14:textId="77777777">
      <w:pPr>
        <w:rPr>
          <w:b/>
          <w:bCs/>
          <w:color w:val="000000" w:themeColor="text1"/>
          <w:lang w:val="en-GB"/>
        </w:rPr>
      </w:pPr>
    </w:p>
    <w:p w:rsidR="00CC0718" w:rsidP="771DF2FE" w:rsidRDefault="00CC0718" w14:paraId="6AA39336" w14:textId="77777777">
      <w:pPr>
        <w:rPr>
          <w:b/>
          <w:bCs/>
          <w:color w:val="000000" w:themeColor="text1"/>
          <w:lang w:val="en-GB"/>
        </w:rPr>
      </w:pPr>
    </w:p>
    <w:p w:rsidR="00CC0718" w:rsidP="771DF2FE" w:rsidRDefault="00CC0718" w14:paraId="3B88EEBE" w14:textId="77777777">
      <w:pPr>
        <w:rPr>
          <w:b/>
          <w:bCs/>
          <w:color w:val="000000" w:themeColor="text1"/>
          <w:lang w:val="en-GB"/>
        </w:rPr>
      </w:pPr>
    </w:p>
    <w:p w:rsidR="00CC0718" w:rsidP="771DF2FE" w:rsidRDefault="00CC0718" w14:paraId="01063573" w14:textId="77777777">
      <w:pPr>
        <w:rPr>
          <w:b/>
          <w:bCs/>
          <w:color w:val="000000" w:themeColor="text1"/>
          <w:lang w:val="en-GB"/>
        </w:rPr>
      </w:pPr>
    </w:p>
    <w:p w:rsidR="00CC0718" w:rsidP="771DF2FE" w:rsidRDefault="00CC0718" w14:paraId="517461B0" w14:textId="77777777">
      <w:pPr>
        <w:rPr>
          <w:b/>
          <w:bCs/>
          <w:color w:val="000000" w:themeColor="text1"/>
          <w:lang w:val="en-GB"/>
        </w:rPr>
      </w:pPr>
    </w:p>
    <w:p w:rsidR="00CC0718" w:rsidP="771DF2FE" w:rsidRDefault="00CC0718" w14:paraId="09116B27" w14:textId="77777777">
      <w:pPr>
        <w:rPr>
          <w:b/>
          <w:bCs/>
          <w:color w:val="000000" w:themeColor="text1"/>
          <w:lang w:val="en-GB"/>
        </w:rPr>
      </w:pPr>
    </w:p>
    <w:p w:rsidR="00CC0718" w:rsidP="771DF2FE" w:rsidRDefault="00CC0718" w14:paraId="7EFCA6F5" w14:textId="77777777">
      <w:pPr>
        <w:rPr>
          <w:b/>
          <w:bCs/>
          <w:color w:val="000000" w:themeColor="text1"/>
          <w:lang w:val="en-GB"/>
        </w:rPr>
      </w:pPr>
    </w:p>
    <w:p w:rsidR="00CC0718" w:rsidP="771DF2FE" w:rsidRDefault="00CC0718" w14:paraId="7279D127" w14:textId="77777777">
      <w:pPr>
        <w:rPr>
          <w:b/>
          <w:bCs/>
          <w:color w:val="000000" w:themeColor="text1"/>
          <w:lang w:val="en-GB"/>
        </w:rPr>
      </w:pPr>
    </w:p>
    <w:p w:rsidR="00CC0718" w:rsidP="771DF2FE" w:rsidRDefault="00CC0718" w14:paraId="7BD90BFC" w14:textId="77777777">
      <w:pPr>
        <w:rPr>
          <w:b/>
          <w:bCs/>
          <w:color w:val="000000" w:themeColor="text1"/>
          <w:lang w:val="en-GB"/>
        </w:rPr>
      </w:pPr>
    </w:p>
    <w:p w:rsidR="00CC0718" w:rsidP="771DF2FE" w:rsidRDefault="00CC0718" w14:paraId="32EA4A62" w14:textId="77777777">
      <w:pPr>
        <w:rPr>
          <w:b/>
          <w:bCs/>
          <w:color w:val="000000" w:themeColor="text1"/>
          <w:lang w:val="en-GB"/>
        </w:rPr>
      </w:pPr>
    </w:p>
    <w:p w:rsidR="00CC0718" w:rsidP="771DF2FE" w:rsidRDefault="00CC0718" w14:paraId="316F9238" w14:textId="77777777">
      <w:pPr>
        <w:rPr>
          <w:b/>
          <w:bCs/>
          <w:color w:val="000000" w:themeColor="text1"/>
          <w:lang w:val="en-GB"/>
        </w:rPr>
      </w:pPr>
    </w:p>
    <w:p w:rsidR="00CC0718" w:rsidP="771DF2FE" w:rsidRDefault="00CC0718" w14:paraId="32A5CFD0" w14:textId="77777777">
      <w:pPr>
        <w:rPr>
          <w:b/>
          <w:bCs/>
          <w:color w:val="000000" w:themeColor="text1"/>
          <w:lang w:val="en-GB"/>
        </w:rPr>
      </w:pPr>
    </w:p>
    <w:p w:rsidRPr="00CC0718" w:rsidR="5D3ECCAC" w:rsidP="771DF2FE" w:rsidRDefault="58840073" w14:paraId="447740D6" w14:textId="20492F3C">
      <w:pPr>
        <w:rPr>
          <w:b/>
          <w:bCs/>
          <w:color w:val="000000" w:themeColor="text1"/>
          <w:lang w:val="en-GB"/>
        </w:rPr>
      </w:pPr>
      <w:r w:rsidRPr="00CC0718">
        <w:rPr>
          <w:b/>
          <w:bCs/>
          <w:color w:val="000000" w:themeColor="text1"/>
          <w:lang w:val="en-GB"/>
        </w:rPr>
        <w:lastRenderedPageBreak/>
        <w:t>TRANSCRIPT [9]</w:t>
      </w:r>
    </w:p>
    <w:p w:rsidRPr="00CC0718" w:rsidR="5D3ECCAC" w:rsidP="771DF2FE" w:rsidRDefault="08DAE92B" w14:paraId="4288AF1A" w14:textId="392EF510">
      <w:pPr>
        <w:jc w:val="both"/>
        <w:rPr>
          <w:color w:val="000000" w:themeColor="text1"/>
          <w:sz w:val="20"/>
          <w:szCs w:val="20"/>
          <w:lang w:val="en-GB"/>
        </w:rPr>
      </w:pPr>
      <w:r w:rsidRPr="00CC0718">
        <w:rPr>
          <w:color w:val="000000" w:themeColor="text1"/>
          <w:sz w:val="20"/>
          <w:szCs w:val="20"/>
          <w:lang w:val="en-US"/>
        </w:rPr>
        <w:t>Interview Location: Zoom</w:t>
      </w:r>
    </w:p>
    <w:p w:rsidRPr="00CC0718" w:rsidR="5D3ECCAC" w:rsidP="771DF2FE" w:rsidRDefault="08DAE92B" w14:paraId="734EFADF" w14:textId="576A7DAC">
      <w:pPr>
        <w:jc w:val="both"/>
        <w:rPr>
          <w:color w:val="000000" w:themeColor="text1"/>
          <w:sz w:val="20"/>
          <w:szCs w:val="20"/>
          <w:lang w:val="en-GB"/>
        </w:rPr>
      </w:pPr>
      <w:r w:rsidRPr="00CC0718">
        <w:rPr>
          <w:color w:val="000000" w:themeColor="text1"/>
          <w:sz w:val="20"/>
          <w:szCs w:val="20"/>
          <w:lang w:val="en-US"/>
        </w:rPr>
        <w:t>Date &amp; Time: Sun, Oct 6,2024</w:t>
      </w:r>
      <w:r w:rsidRPr="00CC0718" w:rsidR="5D3ECCAC">
        <w:tab/>
      </w:r>
      <w:r w:rsidRPr="00CC0718">
        <w:rPr>
          <w:color w:val="000000" w:themeColor="text1"/>
          <w:sz w:val="20"/>
          <w:szCs w:val="20"/>
          <w:lang w:val="en-US"/>
        </w:rPr>
        <w:t>2:00PM</w:t>
      </w:r>
    </w:p>
    <w:p w:rsidRPr="00CC0718" w:rsidR="5D3ECCAC" w:rsidP="771DF2FE" w:rsidRDefault="08DAE92B" w14:paraId="26511987" w14:textId="1E87EE35">
      <w:pPr>
        <w:jc w:val="both"/>
        <w:rPr>
          <w:color w:val="000000" w:themeColor="text1"/>
          <w:sz w:val="20"/>
          <w:szCs w:val="20"/>
          <w:lang w:val="en-GB"/>
        </w:rPr>
      </w:pPr>
      <w:r w:rsidRPr="00CC0718">
        <w:rPr>
          <w:color w:val="000000" w:themeColor="text1"/>
          <w:sz w:val="20"/>
          <w:szCs w:val="20"/>
          <w:lang w:val="en-US"/>
        </w:rPr>
        <w:t xml:space="preserve">Name of the Interviewee/Participant: </w:t>
      </w:r>
      <w:r w:rsidRPr="00CC0718" w:rsidR="58AD9083">
        <w:rPr>
          <w:color w:val="000000" w:themeColor="text1"/>
          <w:sz w:val="20"/>
          <w:szCs w:val="20"/>
          <w:lang w:val="en-US"/>
        </w:rPr>
        <w:t>P9</w:t>
      </w:r>
    </w:p>
    <w:p w:rsidRPr="00CC0718" w:rsidR="5D3ECCAC" w:rsidP="771DF2FE" w:rsidRDefault="08DAE92B" w14:paraId="08F90BD7" w14:textId="4F11DEB1">
      <w:pPr>
        <w:jc w:val="both"/>
        <w:rPr>
          <w:color w:val="000000" w:themeColor="text1"/>
          <w:sz w:val="20"/>
          <w:szCs w:val="20"/>
          <w:lang w:val="en-GB"/>
        </w:rPr>
      </w:pPr>
      <w:r w:rsidRPr="00CC0718">
        <w:rPr>
          <w:color w:val="000000" w:themeColor="text1"/>
          <w:sz w:val="20"/>
          <w:szCs w:val="20"/>
          <w:lang w:val="en-US"/>
        </w:rPr>
        <w:t xml:space="preserve">Name of the Interviewer: </w:t>
      </w:r>
      <w:r w:rsidRPr="00CC0718" w:rsidR="68F14349">
        <w:rPr>
          <w:color w:val="000000" w:themeColor="text1"/>
          <w:sz w:val="20"/>
          <w:szCs w:val="20"/>
          <w:lang w:val="en-US"/>
        </w:rPr>
        <w:t>I2</w:t>
      </w:r>
    </w:p>
    <w:p w:rsidRPr="00CC0718" w:rsidR="5D3ECCAC" w:rsidP="771DF2FE" w:rsidRDefault="08DAE92B" w14:paraId="17812ABA" w14:textId="60A236CA">
      <w:pPr>
        <w:jc w:val="both"/>
        <w:rPr>
          <w:color w:val="000000" w:themeColor="text1"/>
          <w:sz w:val="20"/>
          <w:szCs w:val="20"/>
          <w:lang w:val="en-GB"/>
        </w:rPr>
      </w:pPr>
      <w:r w:rsidRPr="00CC0718">
        <w:rPr>
          <w:color w:val="000000" w:themeColor="text1"/>
          <w:sz w:val="20"/>
          <w:szCs w:val="20"/>
          <w:lang w:val="en-US"/>
        </w:rPr>
        <w:t xml:space="preserve">Name of Transcriber: </w:t>
      </w:r>
      <w:proofErr w:type="spellStart"/>
      <w:r w:rsidRPr="00CC0718">
        <w:rPr>
          <w:color w:val="000000" w:themeColor="text1"/>
          <w:sz w:val="20"/>
          <w:szCs w:val="20"/>
          <w:lang w:val="en-US"/>
        </w:rPr>
        <w:t>Remilekun</w:t>
      </w:r>
      <w:proofErr w:type="spellEnd"/>
      <w:r w:rsidRPr="00CC0718">
        <w:rPr>
          <w:color w:val="000000" w:themeColor="text1"/>
          <w:sz w:val="20"/>
          <w:szCs w:val="20"/>
          <w:lang w:val="en-US"/>
        </w:rPr>
        <w:t xml:space="preserve"> </w:t>
      </w:r>
      <w:proofErr w:type="spellStart"/>
      <w:r w:rsidRPr="00CC0718">
        <w:rPr>
          <w:color w:val="000000" w:themeColor="text1"/>
          <w:sz w:val="20"/>
          <w:szCs w:val="20"/>
          <w:lang w:val="en-US"/>
        </w:rPr>
        <w:t>Durodola</w:t>
      </w:r>
      <w:proofErr w:type="spellEnd"/>
    </w:p>
    <w:p w:rsidRPr="00CC0718" w:rsidR="5D3ECCAC" w:rsidP="6C42950B" w:rsidRDefault="1DD28A57" w14:paraId="00E5FC21" w14:textId="652FA818">
      <w:pPr>
        <w:jc w:val="both"/>
        <w:rPr>
          <w:color w:val="000000" w:themeColor="text1"/>
          <w:sz w:val="20"/>
          <w:szCs w:val="20"/>
          <w:lang w:val="en-GB"/>
        </w:rPr>
      </w:pPr>
      <w:r w:rsidRPr="00CC0718">
        <w:rPr>
          <w:color w:val="000000" w:themeColor="text1"/>
          <w:sz w:val="20"/>
          <w:szCs w:val="20"/>
          <w:lang w:val="en-US"/>
        </w:rPr>
        <w:t>Length of the Interview (in minutes):</w:t>
      </w:r>
      <w:r w:rsidRPr="00CC0718" w:rsidR="698FECE8">
        <w:rPr>
          <w:color w:val="000000" w:themeColor="text1"/>
          <w:sz w:val="20"/>
          <w:szCs w:val="20"/>
          <w:lang w:val="en-US"/>
        </w:rPr>
        <w:t xml:space="preserve"> </w:t>
      </w:r>
      <w:r w:rsidRPr="00CC0718">
        <w:rPr>
          <w:color w:val="000000" w:themeColor="text1"/>
          <w:sz w:val="20"/>
          <w:szCs w:val="20"/>
          <w:lang w:val="en-US"/>
        </w:rPr>
        <w:t>26:50</w:t>
      </w:r>
    </w:p>
    <w:p w:rsidRPr="00CC0718" w:rsidR="3C2168B1" w:rsidP="4F814FF9" w:rsidRDefault="3C2168B1" w14:paraId="6C954241" w14:textId="027D739C">
      <w:pPr>
        <w:rPr>
          <w:sz w:val="20"/>
          <w:szCs w:val="20"/>
          <w:lang w:val="en-GB"/>
        </w:rPr>
      </w:pPr>
      <w:r w:rsidRPr="00CC0718">
        <w:rPr>
          <w:sz w:val="20"/>
          <w:szCs w:val="20"/>
          <w:lang w:val="en-GB"/>
        </w:rPr>
        <w:t>Interview Format: Online</w:t>
      </w:r>
    </w:p>
    <w:p w:rsidRPr="00CC0718" w:rsidR="3C2168B1" w:rsidP="4F814FF9" w:rsidRDefault="3C2168B1" w14:paraId="1A9CD401" w14:textId="52832C21">
      <w:pPr>
        <w:rPr>
          <w:sz w:val="20"/>
          <w:szCs w:val="20"/>
          <w:lang w:val="en-GB"/>
        </w:rPr>
      </w:pPr>
      <w:r w:rsidRPr="00CC0718">
        <w:rPr>
          <w:sz w:val="20"/>
          <w:szCs w:val="20"/>
          <w:lang w:val="en-GB"/>
        </w:rPr>
        <w:t>Word count of the transcript: 4161 words</w:t>
      </w:r>
    </w:p>
    <w:p w:rsidRPr="00CC0718" w:rsidR="3C2168B1" w:rsidP="4F814FF9" w:rsidRDefault="3C2168B1" w14:paraId="332C79DF" w14:textId="4DCC8C21">
      <w:pPr>
        <w:rPr>
          <w:sz w:val="20"/>
          <w:szCs w:val="20"/>
          <w:lang w:val="en-GB"/>
        </w:rPr>
      </w:pPr>
      <w:r w:rsidRPr="00CC0718">
        <w:rPr>
          <w:sz w:val="20"/>
          <w:szCs w:val="20"/>
          <w:lang w:val="en-GB"/>
        </w:rPr>
        <w:t>Transcription technology: otter.ai and zoom</w:t>
      </w:r>
    </w:p>
    <w:p w:rsidRPr="00CC0718" w:rsidR="5D3ECCAC" w:rsidP="771DF2FE" w:rsidRDefault="5D3ECCAC" w14:paraId="3C3FE2E8" w14:textId="5F164C05">
      <w:pPr>
        <w:jc w:val="both"/>
        <w:rPr>
          <w:color w:val="000000" w:themeColor="text1"/>
          <w:sz w:val="20"/>
          <w:szCs w:val="20"/>
          <w:lang w:val="en-GB"/>
        </w:rPr>
      </w:pPr>
    </w:p>
    <w:p w:rsidRPr="00CC0718" w:rsidR="5D3ECCAC" w:rsidP="6C42950B" w:rsidRDefault="3C199ED7" w14:paraId="5D5740E9" w14:textId="57E115BE">
      <w:pPr>
        <w:jc w:val="both"/>
        <w:rPr>
          <w:color w:val="000000" w:themeColor="text1"/>
          <w:sz w:val="20"/>
          <w:szCs w:val="20"/>
          <w:lang w:val="en-US"/>
        </w:rPr>
      </w:pPr>
      <w:r w:rsidRPr="00CC0718">
        <w:rPr>
          <w:color w:val="000000" w:themeColor="text1"/>
          <w:sz w:val="20"/>
          <w:szCs w:val="20"/>
          <w:lang w:val="en-US"/>
        </w:rPr>
        <w:t>2:51 - I3:</w:t>
      </w:r>
      <w:r w:rsidRPr="00CC0718" w:rsidR="5D3ECCAC">
        <w:tab/>
      </w:r>
      <w:r w:rsidRPr="00CC0718">
        <w:rPr>
          <w:color w:val="000000" w:themeColor="text1"/>
          <w:sz w:val="20"/>
          <w:szCs w:val="20"/>
          <w:lang w:val="en-US"/>
        </w:rPr>
        <w:t>I think P9 has joined yeah Hi, good afternoon, P9.</w:t>
      </w:r>
    </w:p>
    <w:p w:rsidRPr="00CC0718" w:rsidR="5D3ECCAC" w:rsidP="6C42950B" w:rsidRDefault="5D3ECCAC" w14:paraId="23271F79" w14:textId="526BE5E0">
      <w:pPr>
        <w:jc w:val="both"/>
        <w:rPr>
          <w:color w:val="000000" w:themeColor="text1"/>
          <w:sz w:val="20"/>
          <w:szCs w:val="20"/>
          <w:lang w:val="en-US"/>
        </w:rPr>
      </w:pPr>
    </w:p>
    <w:p w:rsidRPr="00CC0718" w:rsidR="5D3ECCAC" w:rsidP="6C42950B" w:rsidRDefault="3C199ED7" w14:paraId="0EC1889E" w14:textId="03740FC8">
      <w:pPr>
        <w:jc w:val="both"/>
        <w:rPr>
          <w:color w:val="000000" w:themeColor="text1"/>
          <w:sz w:val="20"/>
          <w:szCs w:val="20"/>
          <w:lang w:val="en-US"/>
        </w:rPr>
      </w:pPr>
      <w:r w:rsidRPr="00CC0718">
        <w:rPr>
          <w:color w:val="000000" w:themeColor="text1"/>
          <w:sz w:val="20"/>
          <w:szCs w:val="20"/>
          <w:lang w:val="en-US"/>
        </w:rPr>
        <w:t xml:space="preserve">3:04 - I3: </w:t>
      </w:r>
      <w:r w:rsidRPr="00CC0718" w:rsidR="5D3ECCAC">
        <w:tab/>
      </w:r>
      <w:r w:rsidRPr="00CC0718">
        <w:rPr>
          <w:color w:val="000000" w:themeColor="text1"/>
          <w:sz w:val="20"/>
          <w:szCs w:val="20"/>
          <w:lang w:val="en-US"/>
        </w:rPr>
        <w:t>How are you? How are you doing?</w:t>
      </w:r>
    </w:p>
    <w:p w:rsidRPr="00CC0718" w:rsidR="5D3ECCAC" w:rsidP="6C42950B" w:rsidRDefault="5D3ECCAC" w14:paraId="53F53A60" w14:textId="33FB30F8">
      <w:pPr>
        <w:jc w:val="both"/>
        <w:rPr>
          <w:color w:val="000000" w:themeColor="text1"/>
          <w:sz w:val="20"/>
          <w:szCs w:val="20"/>
          <w:lang w:val="en-US"/>
        </w:rPr>
      </w:pPr>
    </w:p>
    <w:p w:rsidRPr="00CC0718" w:rsidR="5D3ECCAC" w:rsidP="6C42950B" w:rsidRDefault="3C199ED7" w14:paraId="702453FC" w14:textId="00898767">
      <w:pPr>
        <w:jc w:val="both"/>
        <w:rPr>
          <w:color w:val="000000" w:themeColor="text1"/>
          <w:sz w:val="20"/>
          <w:szCs w:val="20"/>
          <w:lang w:val="en-US"/>
        </w:rPr>
      </w:pPr>
      <w:r w:rsidRPr="00CC0718">
        <w:rPr>
          <w:color w:val="000000" w:themeColor="text1"/>
          <w:sz w:val="20"/>
          <w:szCs w:val="20"/>
          <w:lang w:val="en-US"/>
        </w:rPr>
        <w:t xml:space="preserve">3:08 - P9: </w:t>
      </w:r>
      <w:r w:rsidRPr="00CC0718" w:rsidR="5D3ECCAC">
        <w:tab/>
      </w:r>
      <w:r w:rsidRPr="00CC0718">
        <w:rPr>
          <w:color w:val="000000" w:themeColor="text1"/>
          <w:sz w:val="20"/>
          <w:szCs w:val="20"/>
          <w:lang w:val="en-US"/>
        </w:rPr>
        <w:t>I'm good. How are you? Can you hear me? Okay.</w:t>
      </w:r>
    </w:p>
    <w:p w:rsidRPr="00CC0718" w:rsidR="5D3ECCAC" w:rsidP="6C42950B" w:rsidRDefault="5D3ECCAC" w14:paraId="38CA2188" w14:textId="379C58A6">
      <w:pPr>
        <w:jc w:val="both"/>
        <w:rPr>
          <w:color w:val="000000" w:themeColor="text1"/>
          <w:sz w:val="20"/>
          <w:szCs w:val="20"/>
          <w:lang w:val="en-US"/>
        </w:rPr>
      </w:pPr>
    </w:p>
    <w:p w:rsidRPr="00CC0718" w:rsidR="5D3ECCAC" w:rsidP="6C42950B" w:rsidRDefault="3C199ED7" w14:paraId="37F9DACA" w14:textId="2024A624">
      <w:pPr>
        <w:jc w:val="both"/>
        <w:rPr>
          <w:color w:val="000000" w:themeColor="text1"/>
          <w:sz w:val="20"/>
          <w:szCs w:val="20"/>
          <w:lang w:val="en-US"/>
        </w:rPr>
      </w:pPr>
      <w:r w:rsidRPr="00CC0718">
        <w:rPr>
          <w:color w:val="000000" w:themeColor="text1"/>
          <w:sz w:val="20"/>
          <w:szCs w:val="20"/>
          <w:lang w:val="en-US"/>
        </w:rPr>
        <w:t xml:space="preserve">3:15 - I2: </w:t>
      </w:r>
      <w:r w:rsidRPr="00CC0718" w:rsidR="5D3ECCAC">
        <w:tab/>
      </w:r>
      <w:proofErr w:type="gramStart"/>
      <w:r w:rsidRPr="00CC0718">
        <w:rPr>
          <w:color w:val="000000" w:themeColor="text1"/>
          <w:sz w:val="20"/>
          <w:szCs w:val="20"/>
          <w:lang w:val="en-US"/>
        </w:rPr>
        <w:t>So</w:t>
      </w:r>
      <w:proofErr w:type="gramEnd"/>
      <w:r w:rsidRPr="00CC0718">
        <w:rPr>
          <w:color w:val="000000" w:themeColor="text1"/>
          <w:sz w:val="20"/>
          <w:szCs w:val="20"/>
          <w:lang w:val="en-US"/>
        </w:rPr>
        <w:t xml:space="preserve"> I'm going to I'll just introduce myself. I'm I2.</w:t>
      </w:r>
    </w:p>
    <w:p w:rsidRPr="00CC0718" w:rsidR="5D3ECCAC" w:rsidP="6C42950B" w:rsidRDefault="5D3ECCAC" w14:paraId="46650370" w14:textId="7DFDCCD8">
      <w:pPr>
        <w:jc w:val="both"/>
        <w:rPr>
          <w:color w:val="000000" w:themeColor="text1"/>
          <w:sz w:val="20"/>
          <w:szCs w:val="20"/>
          <w:lang w:val="en-US"/>
        </w:rPr>
      </w:pPr>
    </w:p>
    <w:p w:rsidRPr="00CC0718" w:rsidR="5D3ECCAC" w:rsidP="6C42950B" w:rsidRDefault="3C199ED7" w14:paraId="513FFC88" w14:textId="390354F8">
      <w:pPr>
        <w:jc w:val="both"/>
        <w:rPr>
          <w:color w:val="000000" w:themeColor="text1"/>
          <w:sz w:val="20"/>
          <w:szCs w:val="20"/>
          <w:lang w:val="en-US"/>
        </w:rPr>
      </w:pPr>
      <w:r w:rsidRPr="00CC0718">
        <w:rPr>
          <w:color w:val="000000" w:themeColor="text1"/>
          <w:sz w:val="20"/>
          <w:szCs w:val="20"/>
          <w:lang w:val="en-US"/>
        </w:rPr>
        <w:t>3:23 - P9:</w:t>
      </w:r>
      <w:r w:rsidRPr="00CC0718" w:rsidR="5D3ECCAC">
        <w:tab/>
      </w:r>
      <w:r w:rsidRPr="00CC0718">
        <w:rPr>
          <w:color w:val="000000" w:themeColor="text1"/>
          <w:sz w:val="20"/>
          <w:szCs w:val="20"/>
          <w:lang w:val="en-US"/>
        </w:rPr>
        <w:t>I'm P9. Nice to meet you.</w:t>
      </w:r>
    </w:p>
    <w:p w:rsidRPr="00CC0718" w:rsidR="5D3ECCAC" w:rsidP="6C42950B" w:rsidRDefault="5D3ECCAC" w14:paraId="7B88C3E1" w14:textId="2F9180B8">
      <w:pPr>
        <w:jc w:val="both"/>
        <w:rPr>
          <w:color w:val="000000" w:themeColor="text1"/>
          <w:sz w:val="20"/>
          <w:szCs w:val="20"/>
          <w:lang w:val="en-US"/>
        </w:rPr>
      </w:pPr>
    </w:p>
    <w:p w:rsidRPr="00CC0718" w:rsidR="5D3ECCAC" w:rsidP="6C42950B" w:rsidRDefault="3C199ED7" w14:paraId="3455C97B" w14:textId="2EEC9687">
      <w:pPr>
        <w:jc w:val="both"/>
        <w:rPr>
          <w:color w:val="000000" w:themeColor="text1"/>
          <w:sz w:val="20"/>
          <w:szCs w:val="20"/>
          <w:lang w:val="en-US"/>
        </w:rPr>
      </w:pPr>
      <w:r w:rsidRPr="00CC0718">
        <w:rPr>
          <w:color w:val="000000" w:themeColor="text1"/>
          <w:sz w:val="20"/>
          <w:szCs w:val="20"/>
          <w:lang w:val="en-US"/>
        </w:rPr>
        <w:t>3:25 - I2:</w:t>
      </w:r>
      <w:r w:rsidRPr="00CC0718" w:rsidR="5D3ECCAC">
        <w:tab/>
      </w:r>
      <w:r w:rsidRPr="00CC0718">
        <w:rPr>
          <w:color w:val="000000" w:themeColor="text1"/>
          <w:sz w:val="20"/>
          <w:szCs w:val="20"/>
          <w:lang w:val="en-US"/>
        </w:rPr>
        <w:t xml:space="preserve">And that's my </w:t>
      </w:r>
      <w:proofErr w:type="gramStart"/>
      <w:r w:rsidRPr="00CC0718">
        <w:rPr>
          <w:color w:val="000000" w:themeColor="text1"/>
          <w:sz w:val="20"/>
          <w:szCs w:val="20"/>
          <w:lang w:val="en-US"/>
        </w:rPr>
        <w:t>team</w:t>
      </w:r>
      <w:proofErr w:type="gramEnd"/>
      <w:r w:rsidRPr="00CC0718">
        <w:rPr>
          <w:color w:val="000000" w:themeColor="text1"/>
          <w:sz w:val="20"/>
          <w:szCs w:val="20"/>
          <w:lang w:val="en-US"/>
        </w:rPr>
        <w:t xml:space="preserve"> name. Introduce yourself.</w:t>
      </w:r>
    </w:p>
    <w:p w:rsidRPr="00CC0718" w:rsidR="5D3ECCAC" w:rsidP="6C42950B" w:rsidRDefault="5D3ECCAC" w14:paraId="2D06501C" w14:textId="108D7B2E">
      <w:pPr>
        <w:jc w:val="both"/>
        <w:rPr>
          <w:color w:val="000000" w:themeColor="text1"/>
          <w:sz w:val="20"/>
          <w:szCs w:val="20"/>
          <w:lang w:val="en-US"/>
        </w:rPr>
      </w:pPr>
    </w:p>
    <w:p w:rsidRPr="00CC0718" w:rsidR="5D3ECCAC" w:rsidP="6C42950B" w:rsidRDefault="3C199ED7" w14:paraId="484CB147" w14:textId="2E244F35">
      <w:pPr>
        <w:jc w:val="both"/>
        <w:rPr>
          <w:color w:val="000000" w:themeColor="text1"/>
          <w:sz w:val="20"/>
          <w:szCs w:val="20"/>
          <w:lang w:val="en-US"/>
        </w:rPr>
      </w:pPr>
      <w:r w:rsidRPr="00CC0718">
        <w:rPr>
          <w:color w:val="000000" w:themeColor="text1"/>
          <w:sz w:val="20"/>
          <w:szCs w:val="20"/>
          <w:lang w:val="en-US"/>
        </w:rPr>
        <w:t>3:29 - I3:</w:t>
      </w:r>
      <w:r w:rsidRPr="00CC0718" w:rsidR="5D3ECCAC">
        <w:tab/>
      </w:r>
      <w:r w:rsidRPr="00CC0718">
        <w:rPr>
          <w:color w:val="000000" w:themeColor="text1"/>
          <w:sz w:val="20"/>
          <w:szCs w:val="20"/>
          <w:lang w:val="en-US"/>
        </w:rPr>
        <w:t>Hi, P9. How are you doing?</w:t>
      </w:r>
    </w:p>
    <w:p w:rsidRPr="00CC0718" w:rsidR="5D3ECCAC" w:rsidP="6C42950B" w:rsidRDefault="5D3ECCAC" w14:paraId="4E1837B8" w14:textId="33934FFF">
      <w:pPr>
        <w:jc w:val="both"/>
        <w:rPr>
          <w:color w:val="000000" w:themeColor="text1"/>
          <w:sz w:val="20"/>
          <w:szCs w:val="20"/>
          <w:lang w:val="en-US"/>
        </w:rPr>
      </w:pPr>
    </w:p>
    <w:p w:rsidRPr="00CC0718" w:rsidR="5D3ECCAC" w:rsidP="6C42950B" w:rsidRDefault="3C199ED7" w14:paraId="497E9A85" w14:textId="0E089047">
      <w:pPr>
        <w:jc w:val="both"/>
        <w:rPr>
          <w:color w:val="000000" w:themeColor="text1"/>
          <w:sz w:val="20"/>
          <w:szCs w:val="20"/>
          <w:lang w:val="en-US"/>
        </w:rPr>
      </w:pPr>
      <w:r w:rsidRPr="00CC0718">
        <w:rPr>
          <w:color w:val="000000" w:themeColor="text1"/>
          <w:sz w:val="20"/>
          <w:szCs w:val="20"/>
          <w:lang w:val="en-US"/>
        </w:rPr>
        <w:t xml:space="preserve">3:31 - P9: </w:t>
      </w:r>
      <w:r w:rsidRPr="00CC0718" w:rsidR="5D3ECCAC">
        <w:tab/>
      </w:r>
      <w:r w:rsidRPr="00CC0718">
        <w:rPr>
          <w:color w:val="000000" w:themeColor="text1"/>
          <w:sz w:val="20"/>
          <w:szCs w:val="20"/>
          <w:lang w:val="en-US"/>
        </w:rPr>
        <w:t>Hey, I'm good. How are you? I'm good.</w:t>
      </w:r>
    </w:p>
    <w:p w:rsidRPr="00CC0718" w:rsidR="5D3ECCAC" w:rsidP="6C42950B" w:rsidRDefault="5D3ECCAC" w14:paraId="4BD821AF" w14:textId="1FD5494F">
      <w:pPr>
        <w:jc w:val="both"/>
        <w:rPr>
          <w:color w:val="000000" w:themeColor="text1"/>
          <w:sz w:val="20"/>
          <w:szCs w:val="20"/>
          <w:lang w:val="en-US"/>
        </w:rPr>
      </w:pPr>
    </w:p>
    <w:p w:rsidRPr="00CC0718" w:rsidR="5D3ECCAC" w:rsidP="6C42950B" w:rsidRDefault="3C199ED7" w14:paraId="264ACBB3" w14:textId="3A02B13A">
      <w:pPr>
        <w:ind w:left="1440" w:hanging="1440"/>
        <w:jc w:val="both"/>
        <w:rPr>
          <w:color w:val="000000" w:themeColor="text1"/>
          <w:sz w:val="20"/>
          <w:szCs w:val="20"/>
          <w:lang w:val="en-US"/>
        </w:rPr>
      </w:pPr>
      <w:r w:rsidRPr="00CC0718">
        <w:rPr>
          <w:color w:val="000000" w:themeColor="text1"/>
          <w:sz w:val="20"/>
          <w:szCs w:val="20"/>
          <w:lang w:val="en-US"/>
        </w:rPr>
        <w:t xml:space="preserve">3:35 - I3: </w:t>
      </w:r>
      <w:r w:rsidRPr="00CC0718" w:rsidR="5D3ECCAC">
        <w:tab/>
      </w:r>
      <w:r w:rsidRPr="00CC0718">
        <w:rPr>
          <w:color w:val="000000" w:themeColor="text1"/>
          <w:sz w:val="20"/>
          <w:szCs w:val="20"/>
          <w:lang w:val="en-US"/>
        </w:rPr>
        <w:t>I'm going to like take notes. Yeah, no worries. The interview. Yeah, for the team. And yes, you've Yeah, I let her continue from here.</w:t>
      </w:r>
    </w:p>
    <w:p w:rsidRPr="00CC0718" w:rsidR="5D3ECCAC" w:rsidP="6C42950B" w:rsidRDefault="5D3ECCAC" w14:paraId="772E68E6" w14:textId="5FA9098A">
      <w:pPr>
        <w:jc w:val="both"/>
        <w:rPr>
          <w:color w:val="000000" w:themeColor="text1"/>
          <w:sz w:val="20"/>
          <w:szCs w:val="20"/>
          <w:lang w:val="en-US"/>
        </w:rPr>
      </w:pPr>
    </w:p>
    <w:p w:rsidRPr="00CC0718" w:rsidR="5D3ECCAC" w:rsidP="6C42950B" w:rsidRDefault="3C199ED7" w14:paraId="7BB830C7" w14:textId="781955D2">
      <w:pPr>
        <w:ind w:left="1440" w:hanging="1440"/>
        <w:jc w:val="both"/>
        <w:rPr>
          <w:color w:val="000000" w:themeColor="text1"/>
          <w:sz w:val="20"/>
          <w:szCs w:val="20"/>
          <w:lang w:val="en-US"/>
        </w:rPr>
      </w:pPr>
      <w:r w:rsidRPr="00CC0718">
        <w:rPr>
          <w:color w:val="000000" w:themeColor="text1"/>
          <w:sz w:val="20"/>
          <w:szCs w:val="20"/>
          <w:lang w:val="en-US"/>
        </w:rPr>
        <w:t xml:space="preserve">3:48 - I2: </w:t>
      </w:r>
      <w:r w:rsidRPr="00CC0718" w:rsidR="5D3ECCAC">
        <w:tab/>
      </w:r>
      <w:r w:rsidRPr="00CC0718">
        <w:rPr>
          <w:color w:val="000000" w:themeColor="text1"/>
          <w:sz w:val="20"/>
          <w:szCs w:val="20"/>
          <w:lang w:val="en-US"/>
        </w:rPr>
        <w:t xml:space="preserve">Okay. So, I hope you do know right that we are doing this interview to get this. So, let's start the interview. Okay. Yeah. So, hello, P9. I am I2, a student of Professor Shah's marketing research course. Thank you for taking the time to meet us with us. We are conducting this interview as a part of our project to understand how the marketing club can assist other clubs in our campus in promoting themselves. </w:t>
      </w:r>
      <w:proofErr w:type="gramStart"/>
      <w:r w:rsidRPr="00CC0718">
        <w:rPr>
          <w:color w:val="000000" w:themeColor="text1"/>
          <w:sz w:val="20"/>
          <w:szCs w:val="20"/>
          <w:lang w:val="en-US"/>
        </w:rPr>
        <w:t>So</w:t>
      </w:r>
      <w:proofErr w:type="gramEnd"/>
      <w:r w:rsidRPr="00CC0718">
        <w:rPr>
          <w:color w:val="000000" w:themeColor="text1"/>
          <w:sz w:val="20"/>
          <w:szCs w:val="20"/>
          <w:lang w:val="en-US"/>
        </w:rPr>
        <w:t xml:space="preserve"> this will help us to design interactive and services that best supports the goals of various student organization. All the responses are </w:t>
      </w:r>
      <w:proofErr w:type="gramStart"/>
      <w:r w:rsidRPr="00CC0718">
        <w:rPr>
          <w:color w:val="000000" w:themeColor="text1"/>
          <w:sz w:val="20"/>
          <w:szCs w:val="20"/>
          <w:lang w:val="en-US"/>
        </w:rPr>
        <w:t>confidential</w:t>
      </w:r>
      <w:proofErr w:type="gramEnd"/>
      <w:r w:rsidRPr="00CC0718">
        <w:rPr>
          <w:color w:val="000000" w:themeColor="text1"/>
          <w:sz w:val="20"/>
          <w:szCs w:val="20"/>
          <w:lang w:val="en-US"/>
        </w:rPr>
        <w:t xml:space="preserve"> and you are free to skip any questions or to stop the interview at any time. Okay.</w:t>
      </w:r>
    </w:p>
    <w:p w:rsidRPr="00CC0718" w:rsidR="5D3ECCAC" w:rsidP="6C42950B" w:rsidRDefault="5D3ECCAC" w14:paraId="11FAB51A" w14:textId="1250610F">
      <w:pPr>
        <w:jc w:val="both"/>
        <w:rPr>
          <w:color w:val="000000" w:themeColor="text1"/>
          <w:sz w:val="20"/>
          <w:szCs w:val="20"/>
          <w:lang w:val="en-US"/>
        </w:rPr>
      </w:pPr>
    </w:p>
    <w:p w:rsidRPr="00CC0718" w:rsidR="5D3ECCAC" w:rsidP="6C42950B" w:rsidRDefault="3C199ED7" w14:paraId="71C9E316" w14:textId="5E438538">
      <w:pPr>
        <w:jc w:val="both"/>
        <w:rPr>
          <w:color w:val="000000" w:themeColor="text1"/>
          <w:sz w:val="20"/>
          <w:szCs w:val="20"/>
          <w:lang w:val="en-US"/>
        </w:rPr>
      </w:pPr>
      <w:r w:rsidRPr="00CC0718">
        <w:rPr>
          <w:color w:val="000000" w:themeColor="text1"/>
          <w:sz w:val="20"/>
          <w:szCs w:val="20"/>
          <w:lang w:val="en-US"/>
        </w:rPr>
        <w:t xml:space="preserve">4:38 - P9: </w:t>
      </w:r>
      <w:r w:rsidRPr="00CC0718" w:rsidR="5D3ECCAC">
        <w:tab/>
      </w:r>
      <w:r w:rsidRPr="00CC0718">
        <w:rPr>
          <w:color w:val="000000" w:themeColor="text1"/>
          <w:sz w:val="20"/>
          <w:szCs w:val="20"/>
          <w:lang w:val="en-US"/>
        </w:rPr>
        <w:t>Yeah.</w:t>
      </w:r>
    </w:p>
    <w:p w:rsidRPr="00CC0718" w:rsidR="5D3ECCAC" w:rsidP="6C42950B" w:rsidRDefault="5D3ECCAC" w14:paraId="5773E8ED" w14:textId="613324DF">
      <w:pPr>
        <w:jc w:val="both"/>
        <w:rPr>
          <w:color w:val="000000" w:themeColor="text1"/>
          <w:sz w:val="20"/>
          <w:szCs w:val="20"/>
          <w:lang w:val="en-US"/>
        </w:rPr>
      </w:pPr>
    </w:p>
    <w:p w:rsidRPr="00CC0718" w:rsidR="5D3ECCAC" w:rsidP="6C42950B" w:rsidRDefault="3C199ED7" w14:paraId="17F40264" w14:textId="414837C8">
      <w:pPr>
        <w:ind w:left="1440" w:hanging="1440"/>
        <w:jc w:val="both"/>
        <w:rPr>
          <w:color w:val="000000" w:themeColor="text1"/>
          <w:sz w:val="20"/>
          <w:szCs w:val="20"/>
          <w:lang w:val="en-US"/>
        </w:rPr>
      </w:pPr>
      <w:r w:rsidRPr="00CC0718">
        <w:rPr>
          <w:color w:val="000000" w:themeColor="text1"/>
          <w:sz w:val="20"/>
          <w:szCs w:val="20"/>
          <w:lang w:val="en-US"/>
        </w:rPr>
        <w:t xml:space="preserve">4:41 - I2: </w:t>
      </w:r>
      <w:r w:rsidRPr="00CC0718" w:rsidR="5D3ECCAC">
        <w:tab/>
      </w:r>
      <w:r w:rsidRPr="00CC0718">
        <w:rPr>
          <w:color w:val="000000" w:themeColor="text1"/>
          <w:sz w:val="20"/>
          <w:szCs w:val="20"/>
          <w:lang w:val="en-US"/>
        </w:rPr>
        <w:t>To go ahead, we would like to record our conversation today. Only the team members working on this project will have access to the recording, which will be destroyed after transcription. Do you agree to this interview being recorded?</w:t>
      </w:r>
    </w:p>
    <w:p w:rsidRPr="00CC0718" w:rsidR="5D3ECCAC" w:rsidP="6C42950B" w:rsidRDefault="5D3ECCAC" w14:paraId="038D2635" w14:textId="4BBB35A1">
      <w:pPr>
        <w:jc w:val="both"/>
        <w:rPr>
          <w:color w:val="000000" w:themeColor="text1"/>
          <w:sz w:val="20"/>
          <w:szCs w:val="20"/>
          <w:lang w:val="en-US"/>
        </w:rPr>
      </w:pPr>
    </w:p>
    <w:p w:rsidRPr="00CC0718" w:rsidR="5D3ECCAC" w:rsidP="6C42950B" w:rsidRDefault="3C199ED7" w14:paraId="2D9945FE" w14:textId="3C62225B">
      <w:pPr>
        <w:jc w:val="both"/>
        <w:rPr>
          <w:color w:val="000000" w:themeColor="text1"/>
          <w:sz w:val="20"/>
          <w:szCs w:val="20"/>
          <w:lang w:val="en-US"/>
        </w:rPr>
      </w:pPr>
      <w:r w:rsidRPr="00CC0718">
        <w:rPr>
          <w:color w:val="000000" w:themeColor="text1"/>
          <w:sz w:val="20"/>
          <w:szCs w:val="20"/>
          <w:lang w:val="en-US"/>
        </w:rPr>
        <w:t xml:space="preserve">4:55 - P9: </w:t>
      </w:r>
      <w:r w:rsidRPr="00CC0718" w:rsidR="5D3ECCAC">
        <w:tab/>
      </w:r>
      <w:r w:rsidRPr="00CC0718">
        <w:rPr>
          <w:color w:val="000000" w:themeColor="text1"/>
          <w:sz w:val="20"/>
          <w:szCs w:val="20"/>
          <w:lang w:val="en-US"/>
        </w:rPr>
        <w:t>Yes. Thank you.</w:t>
      </w:r>
    </w:p>
    <w:p w:rsidRPr="00CC0718" w:rsidR="5D3ECCAC" w:rsidP="6C42950B" w:rsidRDefault="5D3ECCAC" w14:paraId="5D15422D" w14:textId="31107086">
      <w:pPr>
        <w:jc w:val="both"/>
        <w:rPr>
          <w:color w:val="000000" w:themeColor="text1"/>
          <w:sz w:val="20"/>
          <w:szCs w:val="20"/>
          <w:lang w:val="en-US"/>
        </w:rPr>
      </w:pPr>
    </w:p>
    <w:p w:rsidRPr="00CC0718" w:rsidR="5D3ECCAC" w:rsidP="6C42950B" w:rsidRDefault="3C199ED7" w14:paraId="5C1F5636" w14:textId="5CA96F42">
      <w:pPr>
        <w:jc w:val="both"/>
        <w:rPr>
          <w:color w:val="000000" w:themeColor="text1"/>
          <w:sz w:val="20"/>
          <w:szCs w:val="20"/>
          <w:lang w:val="en-US"/>
        </w:rPr>
      </w:pPr>
      <w:r w:rsidRPr="00CC0718">
        <w:rPr>
          <w:color w:val="000000" w:themeColor="text1"/>
          <w:sz w:val="20"/>
          <w:szCs w:val="20"/>
          <w:lang w:val="en-US"/>
        </w:rPr>
        <w:t>4:57 - I2:</w:t>
      </w:r>
      <w:r w:rsidRPr="00CC0718" w:rsidR="5D3ECCAC">
        <w:tab/>
      </w:r>
      <w:r w:rsidRPr="00CC0718">
        <w:rPr>
          <w:color w:val="000000" w:themeColor="text1"/>
          <w:sz w:val="20"/>
          <w:szCs w:val="20"/>
          <w:lang w:val="en-US"/>
        </w:rPr>
        <w:t>So yes, can you please introduce yourself?</w:t>
      </w:r>
    </w:p>
    <w:p w:rsidRPr="00CC0718" w:rsidR="5D3ECCAC" w:rsidP="6C42950B" w:rsidRDefault="5D3ECCAC" w14:paraId="1DC51B30" w14:textId="5CF3F923">
      <w:pPr>
        <w:jc w:val="both"/>
        <w:rPr>
          <w:color w:val="000000" w:themeColor="text1"/>
          <w:sz w:val="20"/>
          <w:szCs w:val="20"/>
          <w:lang w:val="en-US"/>
        </w:rPr>
      </w:pPr>
    </w:p>
    <w:p w:rsidRPr="00CC0718" w:rsidR="5D3ECCAC" w:rsidP="6C42950B" w:rsidRDefault="3C199ED7" w14:paraId="1AEA696B" w14:textId="554148DE">
      <w:pPr>
        <w:ind w:left="1440" w:hanging="1440"/>
        <w:jc w:val="both"/>
        <w:rPr>
          <w:color w:val="000000" w:themeColor="text1"/>
          <w:sz w:val="20"/>
          <w:szCs w:val="20"/>
          <w:lang w:val="en-US"/>
        </w:rPr>
      </w:pPr>
      <w:r w:rsidRPr="00CC0718">
        <w:rPr>
          <w:color w:val="000000" w:themeColor="text1"/>
          <w:sz w:val="20"/>
          <w:szCs w:val="20"/>
          <w:lang w:val="en-US"/>
        </w:rPr>
        <w:lastRenderedPageBreak/>
        <w:t xml:space="preserve">5:02 - P9: </w:t>
      </w:r>
      <w:r w:rsidRPr="00CC0718" w:rsidR="5D3ECCAC">
        <w:tab/>
      </w:r>
      <w:r w:rsidRPr="00CC0718">
        <w:rPr>
          <w:color w:val="000000" w:themeColor="text1"/>
          <w:sz w:val="20"/>
          <w:szCs w:val="20"/>
          <w:lang w:val="en-US"/>
        </w:rPr>
        <w:t>Yeah, so I'm P9. I am currently a graduate student at WPI. This is my sixth year at WPI. I did my undergraduate here in Psychological Sciences. I graduated in May of 2022. Currently, I am part of the Master's in Innovation with User Experience program, set to graduate this coming May. And during my time as an undergraduate student, I was part of the Rockets Dance Club, as well as the Alpha Phi Sorority.</w:t>
      </w:r>
    </w:p>
    <w:p w:rsidRPr="00CC0718" w:rsidR="5D3ECCAC" w:rsidP="6C42950B" w:rsidRDefault="5D3ECCAC" w14:paraId="7D57364B" w14:textId="23BDC30B">
      <w:pPr>
        <w:jc w:val="both"/>
        <w:rPr>
          <w:color w:val="000000" w:themeColor="text1"/>
          <w:sz w:val="20"/>
          <w:szCs w:val="20"/>
          <w:lang w:val="en-US"/>
        </w:rPr>
      </w:pPr>
    </w:p>
    <w:p w:rsidRPr="00CC0718" w:rsidR="5D3ECCAC" w:rsidP="6C42950B" w:rsidRDefault="3C199ED7" w14:paraId="59E8266D" w14:textId="4BC172DF">
      <w:pPr>
        <w:ind w:left="1440" w:hanging="1440"/>
        <w:jc w:val="both"/>
        <w:rPr>
          <w:color w:val="000000" w:themeColor="text1"/>
          <w:sz w:val="20"/>
          <w:szCs w:val="20"/>
          <w:lang w:val="en-US"/>
        </w:rPr>
      </w:pPr>
      <w:r w:rsidRPr="00CC0718">
        <w:rPr>
          <w:color w:val="000000" w:themeColor="text1"/>
          <w:sz w:val="20"/>
          <w:szCs w:val="20"/>
          <w:lang w:val="en-US"/>
        </w:rPr>
        <w:t xml:space="preserve">5:35 - I2: </w:t>
      </w:r>
      <w:r w:rsidRPr="00CC0718" w:rsidR="5D3ECCAC">
        <w:tab/>
      </w:r>
      <w:r w:rsidRPr="00CC0718">
        <w:rPr>
          <w:color w:val="000000" w:themeColor="text1"/>
          <w:sz w:val="20"/>
          <w:szCs w:val="20"/>
          <w:lang w:val="en-US"/>
        </w:rPr>
        <w:t xml:space="preserve">Oh, OK. Wow, that's </w:t>
      </w:r>
      <w:proofErr w:type="gramStart"/>
      <w:r w:rsidRPr="00CC0718">
        <w:rPr>
          <w:color w:val="000000" w:themeColor="text1"/>
          <w:sz w:val="20"/>
          <w:szCs w:val="20"/>
          <w:lang w:val="en-US"/>
        </w:rPr>
        <w:t>really impressive</w:t>
      </w:r>
      <w:proofErr w:type="gramEnd"/>
      <w:r w:rsidRPr="00CC0718">
        <w:rPr>
          <w:color w:val="000000" w:themeColor="text1"/>
          <w:sz w:val="20"/>
          <w:szCs w:val="20"/>
          <w:lang w:val="en-US"/>
        </w:rPr>
        <w:t xml:space="preserve">. Thank you. </w:t>
      </w:r>
      <w:proofErr w:type="gramStart"/>
      <w:r w:rsidRPr="00CC0718">
        <w:rPr>
          <w:color w:val="000000" w:themeColor="text1"/>
          <w:sz w:val="20"/>
          <w:szCs w:val="20"/>
          <w:lang w:val="en-US"/>
        </w:rPr>
        <w:t>So</w:t>
      </w:r>
      <w:proofErr w:type="gramEnd"/>
      <w:r w:rsidRPr="00CC0718">
        <w:rPr>
          <w:color w:val="000000" w:themeColor="text1"/>
          <w:sz w:val="20"/>
          <w:szCs w:val="20"/>
          <w:lang w:val="en-US"/>
        </w:rPr>
        <w:t xml:space="preserve"> what, according to you, is the role of student organizations and clubs on campus?</w:t>
      </w:r>
    </w:p>
    <w:p w:rsidRPr="00CC0718" w:rsidR="5D3ECCAC" w:rsidP="6C42950B" w:rsidRDefault="5D3ECCAC" w14:paraId="20DB7EAD" w14:textId="5FC4D46D">
      <w:pPr>
        <w:jc w:val="both"/>
        <w:rPr>
          <w:color w:val="000000" w:themeColor="text1"/>
          <w:sz w:val="20"/>
          <w:szCs w:val="20"/>
          <w:lang w:val="en-US"/>
        </w:rPr>
      </w:pPr>
    </w:p>
    <w:p w:rsidRPr="00CC0718" w:rsidR="5D3ECCAC" w:rsidP="6C42950B" w:rsidRDefault="3C199ED7" w14:paraId="560FD9AE" w14:textId="5C54D8F8">
      <w:pPr>
        <w:ind w:left="1440" w:hanging="1440"/>
        <w:jc w:val="both"/>
        <w:rPr>
          <w:color w:val="000000" w:themeColor="text1"/>
          <w:sz w:val="20"/>
          <w:szCs w:val="20"/>
          <w:lang w:val="en-US"/>
        </w:rPr>
      </w:pPr>
      <w:r w:rsidRPr="00CC0718">
        <w:rPr>
          <w:color w:val="000000" w:themeColor="text1"/>
          <w:sz w:val="20"/>
          <w:szCs w:val="20"/>
          <w:lang w:val="en-US"/>
        </w:rPr>
        <w:t xml:space="preserve">5:48 - P9: </w:t>
      </w:r>
      <w:r w:rsidRPr="00CC0718" w:rsidR="5D3ECCAC">
        <w:tab/>
      </w:r>
      <w:r w:rsidRPr="00CC0718">
        <w:rPr>
          <w:color w:val="000000" w:themeColor="text1"/>
          <w:sz w:val="20"/>
          <w:szCs w:val="20"/>
          <w:lang w:val="en-US"/>
        </w:rPr>
        <w:t xml:space="preserve">In my experience, clubs and organizations on campus are kind of what gives life to the campus. It's what gives life to the community. It's what gives meaning to the student body population. For me, dance has always been an outlet for creativity. As well as a social event for me to kind of get together with my friends and just spend time enjoying exercising together, choreographing dances together, and just overall performing as a group. In terms of Greek life, being part of a sorority becomes part of your identity, and through that identity there are certain core principles and values that you hold yourself to when you wear your Greek letters on a t-shirt, on a backpack, or wear wherever it may be as you're walking out on campus. </w:t>
      </w:r>
      <w:proofErr w:type="gramStart"/>
      <w:r w:rsidRPr="00CC0718">
        <w:rPr>
          <w:color w:val="000000" w:themeColor="text1"/>
          <w:sz w:val="20"/>
          <w:szCs w:val="20"/>
          <w:lang w:val="en-US"/>
        </w:rPr>
        <w:t>So</w:t>
      </w:r>
      <w:proofErr w:type="gramEnd"/>
      <w:r w:rsidRPr="00CC0718">
        <w:rPr>
          <w:color w:val="000000" w:themeColor="text1"/>
          <w:sz w:val="20"/>
          <w:szCs w:val="20"/>
          <w:lang w:val="en-US"/>
        </w:rPr>
        <w:t xml:space="preserve"> in terms of what those organizations can be for students on campus, I think they're places and places and groups that give people purpose.</w:t>
      </w:r>
    </w:p>
    <w:p w:rsidRPr="00CC0718" w:rsidR="5D3ECCAC" w:rsidP="6C42950B" w:rsidRDefault="5D3ECCAC" w14:paraId="32DE0C08" w14:textId="0609F99D">
      <w:pPr>
        <w:jc w:val="both"/>
        <w:rPr>
          <w:color w:val="000000" w:themeColor="text1"/>
          <w:sz w:val="20"/>
          <w:szCs w:val="20"/>
          <w:lang w:val="en-US"/>
        </w:rPr>
      </w:pPr>
    </w:p>
    <w:p w:rsidRPr="00CC0718" w:rsidR="5D3ECCAC" w:rsidP="6C42950B" w:rsidRDefault="3C199ED7" w14:paraId="31AE5C12" w14:textId="76E695C3">
      <w:pPr>
        <w:ind w:left="1440" w:hanging="1440"/>
        <w:jc w:val="both"/>
        <w:rPr>
          <w:color w:val="000000" w:themeColor="text1"/>
          <w:sz w:val="20"/>
          <w:szCs w:val="20"/>
          <w:lang w:val="en-US"/>
        </w:rPr>
      </w:pPr>
      <w:r w:rsidRPr="00CC0718">
        <w:rPr>
          <w:color w:val="000000" w:themeColor="text1"/>
          <w:sz w:val="20"/>
          <w:szCs w:val="20"/>
          <w:lang w:val="en-US"/>
        </w:rPr>
        <w:t xml:space="preserve">6:46 - I2: </w:t>
      </w:r>
      <w:r w:rsidRPr="00CC0718" w:rsidR="5D3ECCAC">
        <w:tab/>
      </w:r>
      <w:r w:rsidRPr="00CC0718">
        <w:rPr>
          <w:color w:val="000000" w:themeColor="text1"/>
          <w:sz w:val="20"/>
          <w:szCs w:val="20"/>
          <w:lang w:val="en-US"/>
        </w:rPr>
        <w:t xml:space="preserve">Okay. Okay. Can you please tell </w:t>
      </w:r>
      <w:proofErr w:type="gramStart"/>
      <w:r w:rsidRPr="00CC0718">
        <w:rPr>
          <w:color w:val="000000" w:themeColor="text1"/>
          <w:sz w:val="20"/>
          <w:szCs w:val="20"/>
          <w:lang w:val="en-US"/>
        </w:rPr>
        <w:t>me</w:t>
      </w:r>
      <w:proofErr w:type="gramEnd"/>
      <w:r w:rsidRPr="00CC0718">
        <w:rPr>
          <w:color w:val="000000" w:themeColor="text1"/>
          <w:sz w:val="20"/>
          <w:szCs w:val="20"/>
          <w:lang w:val="en-US"/>
        </w:rPr>
        <w:t xml:space="preserve"> your journey with your club? How did you get involved? And what was your experience been so far? How was your experience in your club?</w:t>
      </w:r>
    </w:p>
    <w:p w:rsidRPr="00CC0718" w:rsidR="5D3ECCAC" w:rsidP="6C42950B" w:rsidRDefault="5D3ECCAC" w14:paraId="5C04587C" w14:textId="2973E964">
      <w:pPr>
        <w:jc w:val="both"/>
        <w:rPr>
          <w:color w:val="000000" w:themeColor="text1"/>
          <w:sz w:val="20"/>
          <w:szCs w:val="20"/>
          <w:lang w:val="en-US"/>
        </w:rPr>
      </w:pPr>
    </w:p>
    <w:p w:rsidRPr="00CC0718" w:rsidR="5D3ECCAC" w:rsidP="6C42950B" w:rsidRDefault="3C199ED7" w14:paraId="27D31773" w14:textId="6577AD9B">
      <w:pPr>
        <w:ind w:left="1440" w:hanging="1440"/>
        <w:jc w:val="both"/>
        <w:rPr>
          <w:color w:val="000000" w:themeColor="text1"/>
          <w:sz w:val="20"/>
          <w:szCs w:val="20"/>
          <w:lang w:val="en-US"/>
        </w:rPr>
      </w:pPr>
      <w:r w:rsidRPr="00CC0718">
        <w:rPr>
          <w:color w:val="000000" w:themeColor="text1"/>
          <w:sz w:val="20"/>
          <w:szCs w:val="20"/>
          <w:lang w:val="en-US"/>
        </w:rPr>
        <w:t xml:space="preserve">6:58 - P9: </w:t>
      </w:r>
      <w:r w:rsidRPr="00CC0718" w:rsidR="5D3ECCAC">
        <w:tab/>
      </w:r>
      <w:r w:rsidRPr="00CC0718">
        <w:rPr>
          <w:color w:val="000000" w:themeColor="text1"/>
          <w:sz w:val="20"/>
          <w:szCs w:val="20"/>
          <w:lang w:val="en-US"/>
        </w:rPr>
        <w:t xml:space="preserve">Yeah, so I've been dancing since I was about three years old. And when I first came to campus. I had just recently graduated from my home studio where we were dancing competitively and as a freshman I was living on campus and I had seen some posters kind of marketing the dance club and how you know it was a place for everybody all different in all different levels from beginner to competitive level and they had just the meeting time like 10 </w:t>
      </w:r>
      <w:proofErr w:type="spellStart"/>
      <w:r w:rsidRPr="00CC0718">
        <w:rPr>
          <w:color w:val="000000" w:themeColor="text1"/>
          <w:sz w:val="20"/>
          <w:szCs w:val="20"/>
          <w:lang w:val="en-US"/>
        </w:rPr>
        <w:t>p.m</w:t>
      </w:r>
      <w:proofErr w:type="spellEnd"/>
      <w:r w:rsidRPr="00CC0718">
        <w:rPr>
          <w:color w:val="000000" w:themeColor="text1"/>
          <w:sz w:val="20"/>
          <w:szCs w:val="20"/>
          <w:lang w:val="en-US"/>
        </w:rPr>
        <w:t xml:space="preserve"> on or something it was. And I was like, you know what, why not? And </w:t>
      </w:r>
      <w:proofErr w:type="gramStart"/>
      <w:r w:rsidRPr="00CC0718">
        <w:rPr>
          <w:color w:val="000000" w:themeColor="text1"/>
          <w:sz w:val="20"/>
          <w:szCs w:val="20"/>
          <w:lang w:val="en-US"/>
        </w:rPr>
        <w:t>so</w:t>
      </w:r>
      <w:proofErr w:type="gramEnd"/>
      <w:r w:rsidRPr="00CC0718">
        <w:rPr>
          <w:color w:val="000000" w:themeColor="text1"/>
          <w:sz w:val="20"/>
          <w:szCs w:val="20"/>
          <w:lang w:val="en-US"/>
        </w:rPr>
        <w:t xml:space="preserve"> like through that poster really introduced me to this group of people. And I had talked to a few others who had had previous experience with the </w:t>
      </w:r>
      <w:proofErr w:type="gramStart"/>
      <w:r w:rsidRPr="00CC0718">
        <w:rPr>
          <w:color w:val="000000" w:themeColor="text1"/>
          <w:sz w:val="20"/>
          <w:szCs w:val="20"/>
          <w:lang w:val="en-US"/>
        </w:rPr>
        <w:t>club</w:t>
      </w:r>
      <w:proofErr w:type="gramEnd"/>
      <w:r w:rsidRPr="00CC0718">
        <w:rPr>
          <w:color w:val="000000" w:themeColor="text1"/>
          <w:sz w:val="20"/>
          <w:szCs w:val="20"/>
          <w:lang w:val="en-US"/>
        </w:rPr>
        <w:t xml:space="preserve"> and they gave really good testimonies in terms of they had a great time. They really recommended it highly. And so that's why I had gone to practice and the rest is history there. In terms of my sorority, I </w:t>
      </w:r>
      <w:proofErr w:type="gramStart"/>
      <w:r w:rsidRPr="00CC0718">
        <w:rPr>
          <w:color w:val="000000" w:themeColor="text1"/>
          <w:sz w:val="20"/>
          <w:szCs w:val="20"/>
          <w:lang w:val="en-US"/>
        </w:rPr>
        <w:t>actually didn't</w:t>
      </w:r>
      <w:proofErr w:type="gramEnd"/>
      <w:r w:rsidRPr="00CC0718">
        <w:rPr>
          <w:color w:val="000000" w:themeColor="text1"/>
          <w:sz w:val="20"/>
          <w:szCs w:val="20"/>
          <w:lang w:val="en-US"/>
        </w:rPr>
        <w:t xml:space="preserve"> go through recruitment until sophomore year. </w:t>
      </w:r>
      <w:proofErr w:type="gramStart"/>
      <w:r w:rsidRPr="00CC0718">
        <w:rPr>
          <w:color w:val="000000" w:themeColor="text1"/>
          <w:sz w:val="20"/>
          <w:szCs w:val="20"/>
          <w:lang w:val="en-US"/>
        </w:rPr>
        <w:t>So</w:t>
      </w:r>
      <w:proofErr w:type="gramEnd"/>
      <w:r w:rsidRPr="00CC0718">
        <w:rPr>
          <w:color w:val="000000" w:themeColor="text1"/>
          <w:sz w:val="20"/>
          <w:szCs w:val="20"/>
          <w:lang w:val="en-US"/>
        </w:rPr>
        <w:t xml:space="preserve"> I kind of watched and helped kind of </w:t>
      </w:r>
      <w:proofErr w:type="spellStart"/>
      <w:r w:rsidRPr="00CC0718">
        <w:rPr>
          <w:color w:val="000000" w:themeColor="text1"/>
          <w:sz w:val="20"/>
          <w:szCs w:val="20"/>
          <w:lang w:val="en-US"/>
        </w:rPr>
        <w:t>advise</w:t>
      </w:r>
      <w:proofErr w:type="spellEnd"/>
      <w:r w:rsidRPr="00CC0718">
        <w:rPr>
          <w:color w:val="000000" w:themeColor="text1"/>
          <w:sz w:val="20"/>
          <w:szCs w:val="20"/>
          <w:lang w:val="en-US"/>
        </w:rPr>
        <w:t xml:space="preserve"> some of my roommates go through the process freshman year. They were talking to me about their experience and kind of helping them figure out which rankings they wanted to have of the different sororities as they went through the process. And in that following year, I had put my name in the hat and said, you know what, why not? Like I have had such a great time with everyone I've met here on campus. And because Greek life is kind of the presence of Greek life is very large on campus, there's always some sort of Greek life event, like whether it's table sitting or people playing in the fields that have their Greek letters on, just kind of through seeing actual other brothers and sisters of different sororities and fraternities, that's what had gotten me interested in kind of going through the recruitment process.</w:t>
      </w:r>
    </w:p>
    <w:p w:rsidRPr="00CC0718" w:rsidR="5D3ECCAC" w:rsidP="6C42950B" w:rsidRDefault="5D3ECCAC" w14:paraId="171E65DA" w14:textId="7EA2A044">
      <w:pPr>
        <w:jc w:val="both"/>
        <w:rPr>
          <w:color w:val="000000" w:themeColor="text1"/>
          <w:sz w:val="20"/>
          <w:szCs w:val="20"/>
          <w:lang w:val="en-US"/>
        </w:rPr>
      </w:pPr>
    </w:p>
    <w:p w:rsidRPr="00CC0718" w:rsidR="5D3ECCAC" w:rsidP="6C42950B" w:rsidRDefault="3C199ED7" w14:paraId="63C97C0A" w14:textId="62D10696">
      <w:pPr>
        <w:jc w:val="both"/>
        <w:rPr>
          <w:color w:val="000000" w:themeColor="text1"/>
          <w:sz w:val="20"/>
          <w:szCs w:val="20"/>
          <w:lang w:val="en-US"/>
        </w:rPr>
      </w:pPr>
      <w:r w:rsidRPr="00CC0718">
        <w:rPr>
          <w:color w:val="000000" w:themeColor="text1"/>
          <w:sz w:val="20"/>
          <w:szCs w:val="20"/>
          <w:lang w:val="en-US"/>
        </w:rPr>
        <w:t>8:53 - I2:</w:t>
      </w:r>
      <w:r w:rsidRPr="00CC0718" w:rsidR="5D3ECCAC">
        <w:tab/>
      </w:r>
      <w:r w:rsidRPr="00CC0718">
        <w:rPr>
          <w:color w:val="000000" w:themeColor="text1"/>
          <w:sz w:val="20"/>
          <w:szCs w:val="20"/>
          <w:lang w:val="en-US"/>
        </w:rPr>
        <w:t>Just what roles are there in your class? Roles in the clubs?</w:t>
      </w:r>
    </w:p>
    <w:p w:rsidRPr="00CC0718" w:rsidR="5D3ECCAC" w:rsidP="6C42950B" w:rsidRDefault="5D3ECCAC" w14:paraId="3E110494" w14:textId="42D6A21C">
      <w:pPr>
        <w:jc w:val="both"/>
        <w:rPr>
          <w:color w:val="000000" w:themeColor="text1"/>
          <w:sz w:val="20"/>
          <w:szCs w:val="20"/>
          <w:lang w:val="en-US"/>
        </w:rPr>
      </w:pPr>
    </w:p>
    <w:p w:rsidRPr="00CC0718" w:rsidR="5D3ECCAC" w:rsidP="6C42950B" w:rsidRDefault="3C199ED7" w14:paraId="6AF5C146" w14:textId="54D4BB6E">
      <w:pPr>
        <w:ind w:left="1440" w:hanging="1440"/>
        <w:jc w:val="both"/>
        <w:rPr>
          <w:color w:val="000000" w:themeColor="text1"/>
          <w:sz w:val="20"/>
          <w:szCs w:val="20"/>
          <w:lang w:val="en-US"/>
        </w:rPr>
      </w:pPr>
      <w:r w:rsidRPr="00CC0718">
        <w:rPr>
          <w:color w:val="000000" w:themeColor="text1"/>
          <w:sz w:val="20"/>
          <w:szCs w:val="20"/>
          <w:lang w:val="en-US"/>
        </w:rPr>
        <w:t xml:space="preserve">8:58 - P9: </w:t>
      </w:r>
      <w:r w:rsidRPr="00CC0718" w:rsidR="5D3ECCAC">
        <w:tab/>
      </w:r>
      <w:proofErr w:type="gramStart"/>
      <w:r w:rsidRPr="00CC0718">
        <w:rPr>
          <w:color w:val="000000" w:themeColor="text1"/>
          <w:sz w:val="20"/>
          <w:szCs w:val="20"/>
          <w:lang w:val="en-US"/>
        </w:rPr>
        <w:t>So</w:t>
      </w:r>
      <w:proofErr w:type="gramEnd"/>
      <w:r w:rsidRPr="00CC0718">
        <w:rPr>
          <w:color w:val="000000" w:themeColor="text1"/>
          <w:sz w:val="20"/>
          <w:szCs w:val="20"/>
          <w:lang w:val="en-US"/>
        </w:rPr>
        <w:t xml:space="preserve"> I was the treasurer for the Rockets Dance Club. We had an executive team, we had a captain or a president, we had a secretary, a treasurer, and then a few other roles in terms of kind of bringing the group together. It's escaping me what the names of the roles are, but we would have these executive meetings every week and so we would come together in terms of what events we were going to have, what practices we were going to do, which campus events we're going to dance at. And then in terms of for my sorority, there's all different, there's a whole organization of, you know, we have a president, a chapter president, </w:t>
      </w:r>
      <w:r w:rsidRPr="00CC0718">
        <w:rPr>
          <w:color w:val="000000" w:themeColor="text1"/>
          <w:sz w:val="20"/>
          <w:szCs w:val="20"/>
          <w:lang w:val="en-US"/>
        </w:rPr>
        <w:lastRenderedPageBreak/>
        <w:t xml:space="preserve">and then there's a whole organization underneath them. And then there's sub-branches of the organization that go into recruitment specific responsibilities or social life responsibilities, or, you know, the philosophy, the philanthropy that we had was Women's Heart Health. And </w:t>
      </w:r>
      <w:proofErr w:type="gramStart"/>
      <w:r w:rsidRPr="00CC0718">
        <w:rPr>
          <w:color w:val="000000" w:themeColor="text1"/>
          <w:sz w:val="20"/>
          <w:szCs w:val="20"/>
          <w:lang w:val="en-US"/>
        </w:rPr>
        <w:t>so</w:t>
      </w:r>
      <w:proofErr w:type="gramEnd"/>
      <w:r w:rsidRPr="00CC0718">
        <w:rPr>
          <w:color w:val="000000" w:themeColor="text1"/>
          <w:sz w:val="20"/>
          <w:szCs w:val="20"/>
          <w:lang w:val="en-US"/>
        </w:rPr>
        <w:t xml:space="preserve"> we have sponsors and we have a national organization, a national initiative to fundraise for Women's Heart Health. And </w:t>
      </w:r>
      <w:proofErr w:type="gramStart"/>
      <w:r w:rsidRPr="00CC0718">
        <w:rPr>
          <w:color w:val="000000" w:themeColor="text1"/>
          <w:sz w:val="20"/>
          <w:szCs w:val="20"/>
          <w:lang w:val="en-US"/>
        </w:rPr>
        <w:t>so</w:t>
      </w:r>
      <w:proofErr w:type="gramEnd"/>
      <w:r w:rsidRPr="00CC0718">
        <w:rPr>
          <w:color w:val="000000" w:themeColor="text1"/>
          <w:sz w:val="20"/>
          <w:szCs w:val="20"/>
          <w:lang w:val="en-US"/>
        </w:rPr>
        <w:t xml:space="preserve"> there's a whole sub-branch that goes into that initiative as well.</w:t>
      </w:r>
    </w:p>
    <w:p w:rsidRPr="00CC0718" w:rsidR="5D3ECCAC" w:rsidP="6C42950B" w:rsidRDefault="5D3ECCAC" w14:paraId="10BD3C5D" w14:textId="6FD29723">
      <w:pPr>
        <w:jc w:val="both"/>
        <w:rPr>
          <w:color w:val="000000" w:themeColor="text1"/>
          <w:sz w:val="20"/>
          <w:szCs w:val="20"/>
          <w:lang w:val="en-US"/>
        </w:rPr>
      </w:pPr>
    </w:p>
    <w:p w:rsidRPr="00CC0718" w:rsidR="5D3ECCAC" w:rsidP="6C42950B" w:rsidRDefault="3C199ED7" w14:paraId="7ED48BF4" w14:textId="17875756">
      <w:pPr>
        <w:ind w:left="1440" w:hanging="1440"/>
        <w:jc w:val="both"/>
        <w:rPr>
          <w:color w:val="000000" w:themeColor="text1"/>
          <w:sz w:val="20"/>
          <w:szCs w:val="20"/>
          <w:lang w:val="en-US"/>
        </w:rPr>
      </w:pPr>
      <w:r w:rsidRPr="00CC0718">
        <w:rPr>
          <w:color w:val="000000" w:themeColor="text1"/>
          <w:sz w:val="20"/>
          <w:szCs w:val="20"/>
          <w:lang w:val="en-US"/>
        </w:rPr>
        <w:t>10:08 - I2:</w:t>
      </w:r>
      <w:r w:rsidRPr="00CC0718" w:rsidR="5D3ECCAC">
        <w:tab/>
      </w:r>
      <w:proofErr w:type="gramStart"/>
      <w:r w:rsidRPr="00CC0718">
        <w:rPr>
          <w:color w:val="000000" w:themeColor="text1"/>
          <w:sz w:val="20"/>
          <w:szCs w:val="20"/>
          <w:lang w:val="en-US"/>
        </w:rPr>
        <w:t>So</w:t>
      </w:r>
      <w:proofErr w:type="gramEnd"/>
      <w:r w:rsidRPr="00CC0718">
        <w:rPr>
          <w:color w:val="000000" w:themeColor="text1"/>
          <w:sz w:val="20"/>
          <w:szCs w:val="20"/>
          <w:lang w:val="en-US"/>
        </w:rPr>
        <w:t xml:space="preserve"> the next question is also mostly the same, what I asked you. Can you describe the structure and the composition of your club at WPI, including how it's organized and what types of members you have and the activities that you focus on?</w:t>
      </w:r>
    </w:p>
    <w:p w:rsidRPr="00CC0718" w:rsidR="5D3ECCAC" w:rsidP="6C42950B" w:rsidRDefault="5D3ECCAC" w14:paraId="4874B3A4" w14:textId="3064A8FF">
      <w:pPr>
        <w:jc w:val="both"/>
        <w:rPr>
          <w:color w:val="000000" w:themeColor="text1"/>
          <w:sz w:val="20"/>
          <w:szCs w:val="20"/>
          <w:lang w:val="en-US"/>
        </w:rPr>
      </w:pPr>
    </w:p>
    <w:p w:rsidRPr="00CC0718" w:rsidR="5D3ECCAC" w:rsidP="6C42950B" w:rsidRDefault="3C199ED7" w14:paraId="7B9A389C" w14:textId="6D2D8853">
      <w:pPr>
        <w:ind w:left="1440" w:hanging="1440"/>
        <w:jc w:val="both"/>
        <w:rPr>
          <w:color w:val="000000" w:themeColor="text1"/>
          <w:sz w:val="20"/>
          <w:szCs w:val="20"/>
          <w:lang w:val="en-US"/>
        </w:rPr>
      </w:pPr>
      <w:r w:rsidRPr="00CC0718">
        <w:rPr>
          <w:color w:val="000000" w:themeColor="text1"/>
          <w:sz w:val="20"/>
          <w:szCs w:val="20"/>
          <w:lang w:val="en-US"/>
        </w:rPr>
        <w:t xml:space="preserve">10:26 - P9: </w:t>
      </w:r>
      <w:r w:rsidRPr="00CC0718" w:rsidR="5D3ECCAC">
        <w:tab/>
      </w:r>
      <w:r w:rsidRPr="00CC0718">
        <w:rPr>
          <w:color w:val="000000" w:themeColor="text1"/>
          <w:sz w:val="20"/>
          <w:szCs w:val="20"/>
          <w:lang w:val="en-US"/>
        </w:rPr>
        <w:t xml:space="preserve">Yeah, building </w:t>
      </w:r>
      <w:proofErr w:type="gramStart"/>
      <w:r w:rsidRPr="00CC0718">
        <w:rPr>
          <w:color w:val="000000" w:themeColor="text1"/>
          <w:sz w:val="20"/>
          <w:szCs w:val="20"/>
          <w:lang w:val="en-US"/>
        </w:rPr>
        <w:t>off of</w:t>
      </w:r>
      <w:proofErr w:type="gramEnd"/>
      <w:r w:rsidRPr="00CC0718">
        <w:rPr>
          <w:color w:val="000000" w:themeColor="text1"/>
          <w:sz w:val="20"/>
          <w:szCs w:val="20"/>
          <w:lang w:val="en-US"/>
        </w:rPr>
        <w:t xml:space="preserve"> my previous answer, most of the people in the dance club were just normal dancers who came together and came to participate in the club. We had a very small executive group, just about four or five people with some of those previous roles I had mentioned. But in the sorority, </w:t>
      </w:r>
      <w:proofErr w:type="gramStart"/>
      <w:r w:rsidRPr="00CC0718">
        <w:rPr>
          <w:color w:val="000000" w:themeColor="text1"/>
          <w:sz w:val="20"/>
          <w:szCs w:val="20"/>
          <w:lang w:val="en-US"/>
        </w:rPr>
        <w:t>the majority of</w:t>
      </w:r>
      <w:proofErr w:type="gramEnd"/>
      <w:r w:rsidRPr="00CC0718">
        <w:rPr>
          <w:color w:val="000000" w:themeColor="text1"/>
          <w:sz w:val="20"/>
          <w:szCs w:val="20"/>
          <w:lang w:val="en-US"/>
        </w:rPr>
        <w:t xml:space="preserve"> the members were still chapter, I forget the actual word, just sisters. And then there was a very large percentage of those sisters who had roles and responsibilities tied to the initiatives that I had explained before.</w:t>
      </w:r>
    </w:p>
    <w:p w:rsidRPr="00CC0718" w:rsidR="5D3ECCAC" w:rsidP="6C42950B" w:rsidRDefault="5D3ECCAC" w14:paraId="6CF15038" w14:textId="1E9D8FE3">
      <w:pPr>
        <w:jc w:val="both"/>
        <w:rPr>
          <w:color w:val="000000" w:themeColor="text1"/>
          <w:sz w:val="20"/>
          <w:szCs w:val="20"/>
          <w:lang w:val="en-US"/>
        </w:rPr>
      </w:pPr>
    </w:p>
    <w:p w:rsidRPr="00CC0718" w:rsidR="5D3ECCAC" w:rsidP="6C42950B" w:rsidRDefault="3C199ED7" w14:paraId="69C0E7E9" w14:textId="28883C9E">
      <w:pPr>
        <w:ind w:left="1440" w:hanging="1440"/>
        <w:jc w:val="both"/>
        <w:rPr>
          <w:color w:val="000000" w:themeColor="text1"/>
          <w:sz w:val="20"/>
          <w:szCs w:val="20"/>
          <w:lang w:val="en-US"/>
        </w:rPr>
      </w:pPr>
      <w:r w:rsidRPr="00CC0718">
        <w:rPr>
          <w:color w:val="000000" w:themeColor="text1"/>
          <w:sz w:val="20"/>
          <w:szCs w:val="20"/>
          <w:lang w:val="en-US"/>
        </w:rPr>
        <w:t xml:space="preserve">11:07 - I2: </w:t>
      </w:r>
      <w:r w:rsidRPr="00CC0718" w:rsidR="5D3ECCAC">
        <w:tab/>
      </w:r>
      <w:r w:rsidRPr="00CC0718">
        <w:rPr>
          <w:color w:val="000000" w:themeColor="text1"/>
          <w:sz w:val="20"/>
          <w:szCs w:val="20"/>
          <w:lang w:val="en-US"/>
        </w:rPr>
        <w:t xml:space="preserve">Okay. The next question I would like to ask is, what are the primary </w:t>
      </w:r>
      <w:proofErr w:type="gramStart"/>
      <w:r w:rsidRPr="00CC0718">
        <w:rPr>
          <w:color w:val="000000" w:themeColor="text1"/>
          <w:sz w:val="20"/>
          <w:szCs w:val="20"/>
          <w:lang w:val="en-US"/>
        </w:rPr>
        <w:t>goals</w:t>
      </w:r>
      <w:proofErr w:type="gramEnd"/>
      <w:r w:rsidRPr="00CC0718">
        <w:rPr>
          <w:color w:val="000000" w:themeColor="text1"/>
          <w:sz w:val="20"/>
          <w:szCs w:val="20"/>
          <w:lang w:val="en-US"/>
        </w:rPr>
        <w:t xml:space="preserve"> of your club aims to accomplish both in terms of its mission and its activities?</w:t>
      </w:r>
    </w:p>
    <w:p w:rsidRPr="00CC0718" w:rsidR="5D3ECCAC" w:rsidP="6C42950B" w:rsidRDefault="5D3ECCAC" w14:paraId="3F5B0090" w14:textId="5A276999">
      <w:pPr>
        <w:jc w:val="both"/>
        <w:rPr>
          <w:color w:val="000000" w:themeColor="text1"/>
          <w:sz w:val="20"/>
          <w:szCs w:val="20"/>
          <w:lang w:val="en-US"/>
        </w:rPr>
      </w:pPr>
    </w:p>
    <w:p w:rsidRPr="00CC0718" w:rsidR="5D3ECCAC" w:rsidP="6C42950B" w:rsidRDefault="3C199ED7" w14:paraId="2DEA2D92" w14:textId="52F7184D">
      <w:pPr>
        <w:ind w:left="1440" w:hanging="1440"/>
        <w:jc w:val="both"/>
        <w:rPr>
          <w:color w:val="000000" w:themeColor="text1"/>
          <w:sz w:val="20"/>
          <w:szCs w:val="20"/>
          <w:lang w:val="en-US"/>
        </w:rPr>
      </w:pPr>
      <w:r w:rsidRPr="00CC0718">
        <w:rPr>
          <w:color w:val="000000" w:themeColor="text1"/>
          <w:sz w:val="20"/>
          <w:szCs w:val="20"/>
          <w:lang w:val="en-US"/>
        </w:rPr>
        <w:t xml:space="preserve">11:19 - P9: </w:t>
      </w:r>
      <w:r w:rsidRPr="00CC0718" w:rsidR="5D3ECCAC">
        <w:tab/>
      </w:r>
      <w:r w:rsidRPr="00CC0718">
        <w:rPr>
          <w:color w:val="000000" w:themeColor="text1"/>
          <w:sz w:val="20"/>
          <w:szCs w:val="20"/>
          <w:lang w:val="en-US"/>
        </w:rPr>
        <w:t xml:space="preserve">In terms of the dance club, I would say it's providing a space for people to feel welcomed as well as providing pep and spirit of WPI at certain sporting events or certain gatherings like the welcome back barbecue or the different weekends that we have on campus. We will go to those </w:t>
      </w:r>
      <w:proofErr w:type="gramStart"/>
      <w:r w:rsidRPr="00CC0718">
        <w:rPr>
          <w:color w:val="000000" w:themeColor="text1"/>
          <w:sz w:val="20"/>
          <w:szCs w:val="20"/>
          <w:lang w:val="en-US"/>
        </w:rPr>
        <w:t>events</w:t>
      </w:r>
      <w:proofErr w:type="gramEnd"/>
      <w:r w:rsidRPr="00CC0718">
        <w:rPr>
          <w:color w:val="000000" w:themeColor="text1"/>
          <w:sz w:val="20"/>
          <w:szCs w:val="20"/>
          <w:lang w:val="en-US"/>
        </w:rPr>
        <w:t xml:space="preserve"> and we will do the pep rally, we will do a dance. To just kind of bring everybody together, kind of like a very similar to like a cheerleading squad. In terms of the sorority, it again is kind of giving that place for people to feel that they belong, as well as fundraising money for our philanthropy for Women's Heart Health. Those are kind of the main focuses of those two clubs.</w:t>
      </w:r>
    </w:p>
    <w:p w:rsidRPr="00CC0718" w:rsidR="5D3ECCAC" w:rsidP="6C42950B" w:rsidRDefault="5D3ECCAC" w14:paraId="18F7DBC3" w14:textId="00C4ECA8">
      <w:pPr>
        <w:jc w:val="both"/>
        <w:rPr>
          <w:color w:val="000000" w:themeColor="text1"/>
          <w:sz w:val="20"/>
          <w:szCs w:val="20"/>
          <w:lang w:val="en-US"/>
        </w:rPr>
      </w:pPr>
    </w:p>
    <w:p w:rsidRPr="00CC0718" w:rsidR="5D3ECCAC" w:rsidP="6C42950B" w:rsidRDefault="3C199ED7" w14:paraId="0C209A7C" w14:textId="1EF40783">
      <w:pPr>
        <w:ind w:left="1440" w:hanging="1440"/>
        <w:jc w:val="both"/>
        <w:rPr>
          <w:color w:val="000000" w:themeColor="text1"/>
          <w:sz w:val="20"/>
          <w:szCs w:val="20"/>
          <w:lang w:val="en-US"/>
        </w:rPr>
      </w:pPr>
      <w:r w:rsidRPr="00CC0718">
        <w:rPr>
          <w:color w:val="000000" w:themeColor="text1"/>
          <w:sz w:val="20"/>
          <w:szCs w:val="20"/>
          <w:lang w:val="en-US"/>
        </w:rPr>
        <w:t xml:space="preserve">12:05 - I2: </w:t>
      </w:r>
      <w:r w:rsidRPr="00CC0718" w:rsidR="5D3ECCAC">
        <w:tab/>
      </w:r>
      <w:r w:rsidRPr="00CC0718">
        <w:rPr>
          <w:color w:val="000000" w:themeColor="text1"/>
          <w:sz w:val="20"/>
          <w:szCs w:val="20"/>
          <w:lang w:val="en-US"/>
        </w:rPr>
        <w:t>Okay. What specific tasks are you undertaking to achieve your goals, overall goals? For example, attracting new members or successfully running an event. What are the overall goals of your club?</w:t>
      </w:r>
    </w:p>
    <w:p w:rsidRPr="00CC0718" w:rsidR="5D3ECCAC" w:rsidP="6C42950B" w:rsidRDefault="5D3ECCAC" w14:paraId="34B50E66" w14:textId="31611089">
      <w:pPr>
        <w:jc w:val="both"/>
        <w:rPr>
          <w:color w:val="000000" w:themeColor="text1"/>
          <w:sz w:val="20"/>
          <w:szCs w:val="20"/>
          <w:lang w:val="en-US"/>
        </w:rPr>
      </w:pPr>
    </w:p>
    <w:p w:rsidRPr="00CC0718" w:rsidR="5D3ECCAC" w:rsidP="6C42950B" w:rsidRDefault="3C199ED7" w14:paraId="4900C932" w14:textId="25A56CAE">
      <w:pPr>
        <w:ind w:left="1440" w:hanging="1440"/>
        <w:jc w:val="both"/>
        <w:rPr>
          <w:color w:val="000000" w:themeColor="text1"/>
          <w:sz w:val="20"/>
          <w:szCs w:val="20"/>
          <w:lang w:val="en-US"/>
        </w:rPr>
      </w:pPr>
      <w:r w:rsidRPr="00CC0718">
        <w:rPr>
          <w:color w:val="000000" w:themeColor="text1"/>
          <w:sz w:val="20"/>
          <w:szCs w:val="20"/>
          <w:lang w:val="en-US"/>
        </w:rPr>
        <w:t xml:space="preserve">12:24 - P9: </w:t>
      </w:r>
      <w:r w:rsidRPr="00CC0718" w:rsidR="5D3ECCAC">
        <w:tab/>
      </w:r>
      <w:r w:rsidRPr="00CC0718">
        <w:rPr>
          <w:color w:val="000000" w:themeColor="text1"/>
          <w:sz w:val="20"/>
          <w:szCs w:val="20"/>
          <w:lang w:val="en-US"/>
        </w:rPr>
        <w:t xml:space="preserve">I would say currently I'm a little far removed from what the events or goals are of both of those clubs. I'm just speaking based </w:t>
      </w:r>
      <w:proofErr w:type="gramStart"/>
      <w:r w:rsidRPr="00CC0718">
        <w:rPr>
          <w:color w:val="000000" w:themeColor="text1"/>
          <w:sz w:val="20"/>
          <w:szCs w:val="20"/>
          <w:lang w:val="en-US"/>
        </w:rPr>
        <w:t>off of</w:t>
      </w:r>
      <w:proofErr w:type="gramEnd"/>
      <w:r w:rsidRPr="00CC0718">
        <w:rPr>
          <w:color w:val="000000" w:themeColor="text1"/>
          <w:sz w:val="20"/>
          <w:szCs w:val="20"/>
          <w:lang w:val="en-US"/>
        </w:rPr>
        <w:t xml:space="preserve"> my experience from a year to I am no longer in that treasurer role for the dance club, and I never had an executive level role for my sorority. But in terms of what the goals are, I would say that they do remain the same. So always recruitment is a huge thing. I think sorority recruitment is </w:t>
      </w:r>
      <w:proofErr w:type="gramStart"/>
      <w:r w:rsidRPr="00CC0718">
        <w:rPr>
          <w:color w:val="000000" w:themeColor="text1"/>
          <w:sz w:val="20"/>
          <w:szCs w:val="20"/>
          <w:lang w:val="en-US"/>
        </w:rPr>
        <w:t>actually about</w:t>
      </w:r>
      <w:proofErr w:type="gramEnd"/>
      <w:r w:rsidRPr="00CC0718">
        <w:rPr>
          <w:color w:val="000000" w:themeColor="text1"/>
          <w:sz w:val="20"/>
          <w:szCs w:val="20"/>
          <w:lang w:val="en-US"/>
        </w:rPr>
        <w:t xml:space="preserve"> this time. They're going to start to welcome home new sisters, I think, in the next few days or a few weeks. Recruitment is kind of a formal process here. API. And </w:t>
      </w:r>
      <w:proofErr w:type="gramStart"/>
      <w:r w:rsidRPr="00CC0718">
        <w:rPr>
          <w:color w:val="000000" w:themeColor="text1"/>
          <w:sz w:val="20"/>
          <w:szCs w:val="20"/>
          <w:lang w:val="en-US"/>
        </w:rPr>
        <w:t>so</w:t>
      </w:r>
      <w:proofErr w:type="gramEnd"/>
      <w:r w:rsidRPr="00CC0718">
        <w:rPr>
          <w:color w:val="000000" w:themeColor="text1"/>
          <w:sz w:val="20"/>
          <w:szCs w:val="20"/>
          <w:lang w:val="en-US"/>
        </w:rPr>
        <w:t xml:space="preserve"> there's all of the different sororities come together to promote the recruitment process for having new members and creating a new class. So that's kind of a collective initiative across different sororities. For the dance club, it's a little bit different of a situation because there's only one dance club and it is relatively small in comparison. </w:t>
      </w:r>
      <w:proofErr w:type="gramStart"/>
      <w:r w:rsidRPr="00CC0718">
        <w:rPr>
          <w:color w:val="000000" w:themeColor="text1"/>
          <w:sz w:val="20"/>
          <w:szCs w:val="20"/>
          <w:lang w:val="en-US"/>
        </w:rPr>
        <w:t>So</w:t>
      </w:r>
      <w:proofErr w:type="gramEnd"/>
      <w:r w:rsidRPr="00CC0718">
        <w:rPr>
          <w:color w:val="000000" w:themeColor="text1"/>
          <w:sz w:val="20"/>
          <w:szCs w:val="20"/>
          <w:lang w:val="en-US"/>
        </w:rPr>
        <w:t xml:space="preserve"> we do also really push for, you know, making sure that our press is known on campus so that we have knowledge for new people who are coming in so that they maybe want to join our club. But we focus more through word of mouth, as well as putting up those posters that I had mentioned </w:t>
      </w:r>
      <w:proofErr w:type="gramStart"/>
      <w:r w:rsidRPr="00CC0718">
        <w:rPr>
          <w:color w:val="000000" w:themeColor="text1"/>
          <w:sz w:val="20"/>
          <w:szCs w:val="20"/>
          <w:lang w:val="en-US"/>
        </w:rPr>
        <w:t>actually the</w:t>
      </w:r>
      <w:proofErr w:type="gramEnd"/>
      <w:r w:rsidRPr="00CC0718">
        <w:rPr>
          <w:color w:val="000000" w:themeColor="text1"/>
          <w:sz w:val="20"/>
          <w:szCs w:val="20"/>
          <w:lang w:val="en-US"/>
        </w:rPr>
        <w:t xml:space="preserve"> reason how I had found out about the club in the first place.</w:t>
      </w:r>
    </w:p>
    <w:p w:rsidRPr="00CC0718" w:rsidR="5D3ECCAC" w:rsidP="6C42950B" w:rsidRDefault="5D3ECCAC" w14:paraId="02FCCB32" w14:textId="5246C796">
      <w:pPr>
        <w:jc w:val="both"/>
        <w:rPr>
          <w:color w:val="000000" w:themeColor="text1"/>
          <w:sz w:val="20"/>
          <w:szCs w:val="20"/>
          <w:lang w:val="en-US"/>
        </w:rPr>
      </w:pPr>
    </w:p>
    <w:p w:rsidRPr="00CC0718" w:rsidR="5D3ECCAC" w:rsidP="6C42950B" w:rsidRDefault="3C199ED7" w14:paraId="5B3A6058" w14:textId="72019B93">
      <w:pPr>
        <w:ind w:left="1440" w:hanging="1440"/>
        <w:jc w:val="both"/>
        <w:rPr>
          <w:color w:val="000000" w:themeColor="text1"/>
          <w:sz w:val="20"/>
          <w:szCs w:val="20"/>
          <w:lang w:val="en-US"/>
        </w:rPr>
      </w:pPr>
      <w:r w:rsidRPr="00CC0718">
        <w:rPr>
          <w:color w:val="000000" w:themeColor="text1"/>
          <w:sz w:val="20"/>
          <w:szCs w:val="20"/>
          <w:lang w:val="en-US"/>
        </w:rPr>
        <w:lastRenderedPageBreak/>
        <w:t xml:space="preserve">13:57 - I2: </w:t>
      </w:r>
      <w:r w:rsidRPr="00CC0718" w:rsidR="5D3ECCAC">
        <w:tab/>
      </w:r>
      <w:r w:rsidRPr="00CC0718">
        <w:rPr>
          <w:color w:val="000000" w:themeColor="text1"/>
          <w:sz w:val="20"/>
          <w:szCs w:val="20"/>
          <w:lang w:val="en-US"/>
        </w:rPr>
        <w:t xml:space="preserve">Okay, so yes, as you mentioned, your main goal is to recruit the people. </w:t>
      </w:r>
      <w:proofErr w:type="gramStart"/>
      <w:r w:rsidRPr="00CC0718">
        <w:rPr>
          <w:color w:val="000000" w:themeColor="text1"/>
          <w:sz w:val="20"/>
          <w:szCs w:val="20"/>
          <w:lang w:val="en-US"/>
        </w:rPr>
        <w:t>So</w:t>
      </w:r>
      <w:proofErr w:type="gramEnd"/>
      <w:r w:rsidRPr="00CC0718">
        <w:rPr>
          <w:color w:val="000000" w:themeColor="text1"/>
          <w:sz w:val="20"/>
          <w:szCs w:val="20"/>
          <w:lang w:val="en-US"/>
        </w:rPr>
        <w:t xml:space="preserve"> what roles that market and communication play in accomplishing this task? Like how marketing will help you in accomplishing this task for you?</w:t>
      </w:r>
    </w:p>
    <w:p w:rsidRPr="00CC0718" w:rsidR="5D3ECCAC" w:rsidP="6C42950B" w:rsidRDefault="5D3ECCAC" w14:paraId="149511F4" w14:textId="15B3DE49">
      <w:pPr>
        <w:jc w:val="both"/>
        <w:rPr>
          <w:color w:val="000000" w:themeColor="text1"/>
          <w:sz w:val="20"/>
          <w:szCs w:val="20"/>
          <w:lang w:val="en-US"/>
        </w:rPr>
      </w:pPr>
    </w:p>
    <w:p w:rsidRPr="00CC0718" w:rsidR="5D3ECCAC" w:rsidP="6C42950B" w:rsidRDefault="3C199ED7" w14:paraId="2CC31252" w14:textId="7D212E99">
      <w:pPr>
        <w:ind w:left="1440" w:hanging="1440"/>
        <w:jc w:val="both"/>
        <w:rPr>
          <w:color w:val="000000" w:themeColor="text1"/>
          <w:sz w:val="20"/>
          <w:szCs w:val="20"/>
          <w:lang w:val="en-US"/>
        </w:rPr>
      </w:pPr>
      <w:r w:rsidRPr="00CC0718">
        <w:rPr>
          <w:color w:val="000000" w:themeColor="text1"/>
          <w:sz w:val="20"/>
          <w:szCs w:val="20"/>
          <w:lang w:val="en-US"/>
        </w:rPr>
        <w:t xml:space="preserve">14:16 - P9: </w:t>
      </w:r>
      <w:r w:rsidRPr="00CC0718" w:rsidR="5D3ECCAC">
        <w:tab/>
      </w:r>
      <w:r w:rsidRPr="00CC0718">
        <w:rPr>
          <w:color w:val="000000" w:themeColor="text1"/>
          <w:sz w:val="20"/>
          <w:szCs w:val="20"/>
          <w:lang w:val="en-US"/>
        </w:rPr>
        <w:t xml:space="preserve">I would say getting a word out across platforms. I think like we do have some social media. In terms of what my sorority has, we do have social media specific chairs. However, for the dance club, I think like the marketing club would be really helpful in terms of getting more traditional ways and quicker ways of getting to the target audience, if that makes sense, like having Instagram posts or having stories that go out or doing certain collaborations with other organizations on campus, like having that knowledge that might come from a marketing club to allow us to kind of branch out in our network, because usually establishing your own network from scratch can be really difficult to try to, you know, get out to the third and fourth degrees in terms of connections. </w:t>
      </w:r>
      <w:proofErr w:type="gramStart"/>
      <w:r w:rsidRPr="00CC0718">
        <w:rPr>
          <w:color w:val="000000" w:themeColor="text1"/>
          <w:sz w:val="20"/>
          <w:szCs w:val="20"/>
          <w:lang w:val="en-US"/>
        </w:rPr>
        <w:t>So</w:t>
      </w:r>
      <w:proofErr w:type="gramEnd"/>
      <w:r w:rsidRPr="00CC0718">
        <w:rPr>
          <w:color w:val="000000" w:themeColor="text1"/>
          <w:sz w:val="20"/>
          <w:szCs w:val="20"/>
          <w:lang w:val="en-US"/>
        </w:rPr>
        <w:t xml:space="preserve"> where the dance club could really use the marketing strategy, marketing techniques is having that expertise in terms of what platforms to put the content out for people to see.</w:t>
      </w:r>
    </w:p>
    <w:p w:rsidRPr="00CC0718" w:rsidR="5D3ECCAC" w:rsidP="6C42950B" w:rsidRDefault="5D3ECCAC" w14:paraId="066A840A" w14:textId="325252F8">
      <w:pPr>
        <w:jc w:val="both"/>
        <w:rPr>
          <w:color w:val="000000" w:themeColor="text1"/>
          <w:sz w:val="20"/>
          <w:szCs w:val="20"/>
          <w:lang w:val="en-US"/>
        </w:rPr>
      </w:pPr>
    </w:p>
    <w:p w:rsidRPr="00CC0718" w:rsidR="5D3ECCAC" w:rsidP="6C42950B" w:rsidRDefault="3C199ED7" w14:paraId="7E29A032" w14:textId="7334F290">
      <w:pPr>
        <w:ind w:left="1440" w:hanging="1440"/>
        <w:jc w:val="both"/>
        <w:rPr>
          <w:color w:val="000000" w:themeColor="text1"/>
          <w:sz w:val="20"/>
          <w:szCs w:val="20"/>
          <w:lang w:val="en-US"/>
        </w:rPr>
      </w:pPr>
      <w:r w:rsidRPr="00CC0718">
        <w:rPr>
          <w:color w:val="000000" w:themeColor="text1"/>
          <w:sz w:val="20"/>
          <w:szCs w:val="20"/>
          <w:lang w:val="en-US"/>
        </w:rPr>
        <w:t xml:space="preserve">15:26 - I2: </w:t>
      </w:r>
      <w:r w:rsidRPr="00CC0718" w:rsidR="5D3ECCAC">
        <w:tab/>
      </w:r>
      <w:r w:rsidRPr="00CC0718">
        <w:rPr>
          <w:color w:val="000000" w:themeColor="text1"/>
          <w:sz w:val="20"/>
          <w:szCs w:val="20"/>
          <w:lang w:val="en-US"/>
        </w:rPr>
        <w:t xml:space="preserve">Okay. And if you don't mind me asking, can you please help email us your social media post or flyers that you use to use as a marketing, like what you use, your post or anything that you use. Can you help </w:t>
      </w:r>
      <w:proofErr w:type="gramStart"/>
      <w:r w:rsidRPr="00CC0718">
        <w:rPr>
          <w:color w:val="000000" w:themeColor="text1"/>
          <w:sz w:val="20"/>
          <w:szCs w:val="20"/>
          <w:lang w:val="en-US"/>
        </w:rPr>
        <w:t>us</w:t>
      </w:r>
      <w:proofErr w:type="gramEnd"/>
      <w:r w:rsidRPr="00CC0718">
        <w:rPr>
          <w:color w:val="000000" w:themeColor="text1"/>
          <w:sz w:val="20"/>
          <w:szCs w:val="20"/>
          <w:lang w:val="en-US"/>
        </w:rPr>
        <w:t xml:space="preserve"> or can you forward it to us?</w:t>
      </w:r>
    </w:p>
    <w:p w:rsidRPr="00CC0718" w:rsidR="5D3ECCAC" w:rsidP="6C42950B" w:rsidRDefault="5D3ECCAC" w14:paraId="62F5E483" w14:textId="1D880DF2">
      <w:pPr>
        <w:jc w:val="both"/>
        <w:rPr>
          <w:color w:val="000000" w:themeColor="text1"/>
          <w:sz w:val="20"/>
          <w:szCs w:val="20"/>
          <w:lang w:val="en-US"/>
        </w:rPr>
      </w:pPr>
    </w:p>
    <w:p w:rsidRPr="00CC0718" w:rsidR="5D3ECCAC" w:rsidP="6C42950B" w:rsidRDefault="3C199ED7" w14:paraId="2BFDB11F" w14:textId="075B737B">
      <w:pPr>
        <w:ind w:left="1440" w:hanging="1440"/>
        <w:jc w:val="both"/>
        <w:rPr>
          <w:color w:val="000000" w:themeColor="text1"/>
          <w:sz w:val="20"/>
          <w:szCs w:val="20"/>
          <w:lang w:val="en-US"/>
        </w:rPr>
      </w:pPr>
      <w:r w:rsidRPr="00CC0718">
        <w:rPr>
          <w:color w:val="000000" w:themeColor="text1"/>
          <w:sz w:val="20"/>
          <w:szCs w:val="20"/>
          <w:lang w:val="en-US"/>
        </w:rPr>
        <w:t xml:space="preserve">15:47 - P9: </w:t>
      </w:r>
      <w:r w:rsidRPr="00CC0718" w:rsidR="5D3ECCAC">
        <w:tab/>
      </w:r>
      <w:r w:rsidRPr="00CC0718">
        <w:rPr>
          <w:color w:val="000000" w:themeColor="text1"/>
          <w:sz w:val="20"/>
          <w:szCs w:val="20"/>
          <w:lang w:val="en-US"/>
        </w:rPr>
        <w:t xml:space="preserve">I can send you what I have. I might have to do a little bit of digging, but I can </w:t>
      </w:r>
      <w:proofErr w:type="gramStart"/>
      <w:r w:rsidRPr="00CC0718">
        <w:rPr>
          <w:color w:val="000000" w:themeColor="text1"/>
          <w:sz w:val="20"/>
          <w:szCs w:val="20"/>
          <w:lang w:val="en-US"/>
        </w:rPr>
        <w:t>definitely email</w:t>
      </w:r>
      <w:proofErr w:type="gramEnd"/>
      <w:r w:rsidRPr="00CC0718">
        <w:rPr>
          <w:color w:val="000000" w:themeColor="text1"/>
          <w:sz w:val="20"/>
          <w:szCs w:val="20"/>
          <w:lang w:val="en-US"/>
        </w:rPr>
        <w:t xml:space="preserve"> you over what I have.</w:t>
      </w:r>
    </w:p>
    <w:p w:rsidRPr="00CC0718" w:rsidR="5D3ECCAC" w:rsidP="6C42950B" w:rsidRDefault="5D3ECCAC" w14:paraId="40DA1DC1" w14:textId="52532A08">
      <w:pPr>
        <w:jc w:val="both"/>
        <w:rPr>
          <w:color w:val="000000" w:themeColor="text1"/>
          <w:sz w:val="20"/>
          <w:szCs w:val="20"/>
          <w:lang w:val="en-US"/>
        </w:rPr>
      </w:pPr>
    </w:p>
    <w:p w:rsidRPr="00CC0718" w:rsidR="5D3ECCAC" w:rsidP="6C42950B" w:rsidRDefault="3C199ED7" w14:paraId="400D2749" w14:textId="79D61B04">
      <w:pPr>
        <w:jc w:val="both"/>
        <w:rPr>
          <w:color w:val="000000" w:themeColor="text1"/>
          <w:sz w:val="20"/>
          <w:szCs w:val="20"/>
          <w:lang w:val="en-US"/>
        </w:rPr>
      </w:pPr>
      <w:r w:rsidRPr="00CC0718">
        <w:rPr>
          <w:color w:val="000000" w:themeColor="text1"/>
          <w:sz w:val="20"/>
          <w:szCs w:val="20"/>
          <w:lang w:val="en-US"/>
        </w:rPr>
        <w:t>15:53 - Unidentified Speaker (I2???):</w:t>
      </w:r>
      <w:r w:rsidRPr="00CC0718" w:rsidR="5D3ECCAC">
        <w:tab/>
      </w:r>
      <w:r w:rsidRPr="00CC0718">
        <w:rPr>
          <w:color w:val="000000" w:themeColor="text1"/>
          <w:sz w:val="20"/>
          <w:szCs w:val="20"/>
          <w:lang w:val="en-US"/>
        </w:rPr>
        <w:t>Thank you.</w:t>
      </w:r>
    </w:p>
    <w:p w:rsidRPr="00CC0718" w:rsidR="5D3ECCAC" w:rsidP="6C42950B" w:rsidRDefault="5D3ECCAC" w14:paraId="483278C6" w14:textId="262C0E41">
      <w:pPr>
        <w:jc w:val="both"/>
        <w:rPr>
          <w:color w:val="000000" w:themeColor="text1"/>
          <w:sz w:val="20"/>
          <w:szCs w:val="20"/>
          <w:lang w:val="en-US"/>
        </w:rPr>
      </w:pPr>
    </w:p>
    <w:p w:rsidRPr="00CC0718" w:rsidR="5D3ECCAC" w:rsidP="6C42950B" w:rsidRDefault="3C199ED7" w14:paraId="70D4A7EC" w14:textId="02028463">
      <w:pPr>
        <w:ind w:left="1440" w:hanging="1440"/>
        <w:jc w:val="both"/>
        <w:rPr>
          <w:color w:val="000000" w:themeColor="text1"/>
          <w:sz w:val="20"/>
          <w:szCs w:val="20"/>
          <w:lang w:val="en-US"/>
        </w:rPr>
      </w:pPr>
      <w:r w:rsidRPr="00CC0718">
        <w:rPr>
          <w:color w:val="000000" w:themeColor="text1"/>
          <w:sz w:val="20"/>
          <w:szCs w:val="20"/>
          <w:lang w:val="en-US"/>
        </w:rPr>
        <w:t xml:space="preserve">15:55 - I2: </w:t>
      </w:r>
      <w:r w:rsidRPr="00CC0718" w:rsidR="5D3ECCAC">
        <w:tab/>
      </w:r>
      <w:r w:rsidRPr="00CC0718">
        <w:rPr>
          <w:color w:val="000000" w:themeColor="text1"/>
          <w:sz w:val="20"/>
          <w:szCs w:val="20"/>
          <w:lang w:val="en-US"/>
        </w:rPr>
        <w:t>So, we'll go to the next question. Does your student club have specified marketing skills and knowledge to help you with these marketing activities?</w:t>
      </w:r>
    </w:p>
    <w:p w:rsidRPr="00CC0718" w:rsidR="5D3ECCAC" w:rsidP="6C42950B" w:rsidRDefault="5D3ECCAC" w14:paraId="54A9779F" w14:textId="5C217AD0">
      <w:pPr>
        <w:jc w:val="both"/>
        <w:rPr>
          <w:color w:val="000000" w:themeColor="text1"/>
          <w:sz w:val="20"/>
          <w:szCs w:val="20"/>
          <w:lang w:val="en-US"/>
        </w:rPr>
      </w:pPr>
    </w:p>
    <w:p w:rsidRPr="00CC0718" w:rsidR="5D3ECCAC" w:rsidP="6C42950B" w:rsidRDefault="3C199ED7" w14:paraId="6369B9E9" w14:textId="0548846F">
      <w:pPr>
        <w:ind w:left="1440" w:hanging="1440"/>
        <w:jc w:val="both"/>
        <w:rPr>
          <w:color w:val="000000" w:themeColor="text1"/>
          <w:sz w:val="20"/>
          <w:szCs w:val="20"/>
          <w:lang w:val="en-US"/>
        </w:rPr>
      </w:pPr>
      <w:r w:rsidRPr="00CC0718">
        <w:rPr>
          <w:color w:val="000000" w:themeColor="text1"/>
          <w:sz w:val="20"/>
          <w:szCs w:val="20"/>
          <w:lang w:val="en-US"/>
        </w:rPr>
        <w:t xml:space="preserve">16:08 - P9: </w:t>
      </w:r>
      <w:r w:rsidRPr="00CC0718" w:rsidR="5D3ECCAC">
        <w:tab/>
      </w:r>
      <w:r w:rsidRPr="00CC0718">
        <w:rPr>
          <w:color w:val="000000" w:themeColor="text1"/>
          <w:sz w:val="20"/>
          <w:szCs w:val="20"/>
          <w:lang w:val="en-US"/>
        </w:rPr>
        <w:t xml:space="preserve">Similarly, I would say for my sorority, because we do have a social media chair, we do have a little bit more of that expertise there. But for the dance club, I think it is something that is lacking just in terms of the fact that our number one </w:t>
      </w:r>
      <w:proofErr w:type="gramStart"/>
      <w:r w:rsidRPr="00CC0718">
        <w:rPr>
          <w:color w:val="000000" w:themeColor="text1"/>
          <w:sz w:val="20"/>
          <w:szCs w:val="20"/>
          <w:lang w:val="en-US"/>
        </w:rPr>
        <w:t>ways</w:t>
      </w:r>
      <w:proofErr w:type="gramEnd"/>
      <w:r w:rsidRPr="00CC0718">
        <w:rPr>
          <w:color w:val="000000" w:themeColor="text1"/>
          <w:sz w:val="20"/>
          <w:szCs w:val="20"/>
          <w:lang w:val="en-US"/>
        </w:rPr>
        <w:t xml:space="preserve"> of recruiting people or getting our events out there is through word of mouth as well as through kind of physical posters. I think making that shift to digital marketing is kind of where we don't currently have that knowledge to be able to get our events out there.</w:t>
      </w:r>
    </w:p>
    <w:p w:rsidRPr="00CC0718" w:rsidR="5D3ECCAC" w:rsidP="6C42950B" w:rsidRDefault="5D3ECCAC" w14:paraId="32F20720" w14:textId="6EC89F65">
      <w:pPr>
        <w:jc w:val="both"/>
        <w:rPr>
          <w:color w:val="000000" w:themeColor="text1"/>
          <w:sz w:val="20"/>
          <w:szCs w:val="20"/>
          <w:lang w:val="en-US"/>
        </w:rPr>
      </w:pPr>
    </w:p>
    <w:p w:rsidRPr="00CC0718" w:rsidR="5D3ECCAC" w:rsidP="6C42950B" w:rsidRDefault="3C199ED7" w14:paraId="662B7845" w14:textId="3F861FF8">
      <w:pPr>
        <w:jc w:val="both"/>
        <w:rPr>
          <w:color w:val="000000" w:themeColor="text1"/>
          <w:sz w:val="20"/>
          <w:szCs w:val="20"/>
          <w:lang w:val="en-US"/>
        </w:rPr>
      </w:pPr>
      <w:r w:rsidRPr="00CC0718">
        <w:rPr>
          <w:color w:val="000000" w:themeColor="text1"/>
          <w:sz w:val="20"/>
          <w:szCs w:val="20"/>
          <w:lang w:val="en-US"/>
        </w:rPr>
        <w:t>16:40 - Unidentified Speaker (I2???):</w:t>
      </w:r>
      <w:r w:rsidRPr="00CC0718" w:rsidR="5D3ECCAC">
        <w:tab/>
      </w:r>
      <w:r w:rsidRPr="00CC0718">
        <w:rPr>
          <w:color w:val="000000" w:themeColor="text1"/>
          <w:sz w:val="20"/>
          <w:szCs w:val="20"/>
          <w:lang w:val="en-US"/>
        </w:rPr>
        <w:t>Okay. Okay.</w:t>
      </w:r>
    </w:p>
    <w:p w:rsidRPr="00CC0718" w:rsidR="5D3ECCAC" w:rsidP="6C42950B" w:rsidRDefault="5D3ECCAC" w14:paraId="4CF319A3" w14:textId="6C23C605">
      <w:pPr>
        <w:jc w:val="both"/>
        <w:rPr>
          <w:color w:val="000000" w:themeColor="text1"/>
          <w:sz w:val="20"/>
          <w:szCs w:val="20"/>
          <w:lang w:val="en-US"/>
        </w:rPr>
      </w:pPr>
    </w:p>
    <w:p w:rsidRPr="00CC0718" w:rsidR="5D3ECCAC" w:rsidP="6C42950B" w:rsidRDefault="3C199ED7" w14:paraId="726E86AE" w14:textId="7E1E021A">
      <w:pPr>
        <w:ind w:left="1440" w:hanging="1440"/>
        <w:jc w:val="both"/>
        <w:rPr>
          <w:color w:val="000000" w:themeColor="text1"/>
          <w:sz w:val="20"/>
          <w:szCs w:val="20"/>
          <w:lang w:val="en-US"/>
        </w:rPr>
      </w:pPr>
      <w:r w:rsidRPr="00CC0718">
        <w:rPr>
          <w:color w:val="000000" w:themeColor="text1"/>
          <w:sz w:val="20"/>
          <w:szCs w:val="20"/>
          <w:lang w:val="en-US"/>
        </w:rPr>
        <w:t xml:space="preserve">16:42 - I2: </w:t>
      </w:r>
      <w:r w:rsidRPr="00CC0718" w:rsidR="5D3ECCAC">
        <w:tab/>
      </w:r>
      <w:r w:rsidRPr="00CC0718">
        <w:rPr>
          <w:color w:val="000000" w:themeColor="text1"/>
          <w:sz w:val="20"/>
          <w:szCs w:val="20"/>
          <w:lang w:val="en-US"/>
        </w:rPr>
        <w:t>Do you think your club needs marketing support or services that can help you accomplish these tasks you mentioned in the early question?</w:t>
      </w:r>
    </w:p>
    <w:p w:rsidRPr="00CC0718" w:rsidR="5D3ECCAC" w:rsidP="6C42950B" w:rsidRDefault="5D3ECCAC" w14:paraId="73CF190A" w14:textId="10123ACE">
      <w:pPr>
        <w:jc w:val="both"/>
        <w:rPr>
          <w:color w:val="000000" w:themeColor="text1"/>
          <w:sz w:val="20"/>
          <w:szCs w:val="20"/>
          <w:lang w:val="en-US"/>
        </w:rPr>
      </w:pPr>
    </w:p>
    <w:p w:rsidRPr="00CC0718" w:rsidR="5D3ECCAC" w:rsidP="6C42950B" w:rsidRDefault="3C199ED7" w14:paraId="3ABD9C01" w14:textId="5A1A45E5">
      <w:pPr>
        <w:ind w:left="1440" w:hanging="1440"/>
        <w:jc w:val="both"/>
        <w:rPr>
          <w:color w:val="000000" w:themeColor="text1"/>
          <w:sz w:val="20"/>
          <w:szCs w:val="20"/>
          <w:lang w:val="en-US"/>
        </w:rPr>
      </w:pPr>
      <w:r w:rsidRPr="00CC0718">
        <w:rPr>
          <w:color w:val="000000" w:themeColor="text1"/>
          <w:sz w:val="20"/>
          <w:szCs w:val="20"/>
          <w:lang w:val="en-US"/>
        </w:rPr>
        <w:t>16:52 - P9:</w:t>
      </w:r>
      <w:r w:rsidRPr="00CC0718" w:rsidR="5D3ECCAC">
        <w:tab/>
      </w:r>
      <w:r w:rsidRPr="00CC0718">
        <w:rPr>
          <w:color w:val="000000" w:themeColor="text1"/>
          <w:sz w:val="20"/>
          <w:szCs w:val="20"/>
          <w:lang w:val="en-US"/>
        </w:rPr>
        <w:t>Yeah, again, Similarly, like I had mentioned before, I think digital marketing is kind of where the dance club could really use some support from a marketing club.</w:t>
      </w:r>
    </w:p>
    <w:p w:rsidRPr="00CC0718" w:rsidR="5D3ECCAC" w:rsidP="6C42950B" w:rsidRDefault="5D3ECCAC" w14:paraId="277B78C0" w14:textId="40B2E0DA">
      <w:pPr>
        <w:jc w:val="both"/>
        <w:rPr>
          <w:color w:val="000000" w:themeColor="text1"/>
          <w:sz w:val="20"/>
          <w:szCs w:val="20"/>
          <w:lang w:val="en-US"/>
        </w:rPr>
      </w:pPr>
    </w:p>
    <w:p w:rsidRPr="00CC0718" w:rsidR="5D3ECCAC" w:rsidP="6C42950B" w:rsidRDefault="3C199ED7" w14:paraId="6FB821EE" w14:textId="396BFF37">
      <w:pPr>
        <w:ind w:left="1440" w:hanging="1440"/>
        <w:jc w:val="both"/>
        <w:rPr>
          <w:color w:val="000000" w:themeColor="text1"/>
          <w:sz w:val="20"/>
          <w:szCs w:val="20"/>
          <w:lang w:val="en-US"/>
        </w:rPr>
      </w:pPr>
      <w:r w:rsidRPr="00CC0718">
        <w:rPr>
          <w:color w:val="000000" w:themeColor="text1"/>
          <w:sz w:val="20"/>
          <w:szCs w:val="20"/>
          <w:lang w:val="en-US"/>
        </w:rPr>
        <w:t xml:space="preserve">17:03 - I2: </w:t>
      </w:r>
      <w:r w:rsidRPr="00CC0718" w:rsidR="5D3ECCAC">
        <w:tab/>
      </w:r>
      <w:r w:rsidRPr="00CC0718">
        <w:rPr>
          <w:color w:val="000000" w:themeColor="text1"/>
          <w:sz w:val="20"/>
          <w:szCs w:val="20"/>
          <w:lang w:val="en-US"/>
        </w:rPr>
        <w:t>So, yes, thank you. Can you give me some examples of specific marketing challenges that your club has faced or is facing? Rather than digital marketing, is there anything else that you're facing, any issues or any marketing challenges?</w:t>
      </w:r>
    </w:p>
    <w:p w:rsidRPr="00CC0718" w:rsidR="5D3ECCAC" w:rsidP="6C42950B" w:rsidRDefault="5D3ECCAC" w14:paraId="421B562F" w14:textId="0235240C">
      <w:pPr>
        <w:jc w:val="both"/>
        <w:rPr>
          <w:color w:val="000000" w:themeColor="text1"/>
          <w:sz w:val="20"/>
          <w:szCs w:val="20"/>
          <w:lang w:val="en-US"/>
        </w:rPr>
      </w:pPr>
    </w:p>
    <w:p w:rsidRPr="00CC0718" w:rsidR="5D3ECCAC" w:rsidP="6C42950B" w:rsidRDefault="3C199ED7" w14:paraId="033F6AB1" w14:textId="5633AE0B">
      <w:pPr>
        <w:ind w:left="1440" w:hanging="1440"/>
        <w:jc w:val="both"/>
        <w:rPr>
          <w:color w:val="000000" w:themeColor="text1"/>
          <w:sz w:val="20"/>
          <w:szCs w:val="20"/>
          <w:lang w:val="en-US"/>
        </w:rPr>
      </w:pPr>
      <w:r w:rsidRPr="00CC0718">
        <w:rPr>
          <w:color w:val="000000" w:themeColor="text1"/>
          <w:sz w:val="20"/>
          <w:szCs w:val="20"/>
          <w:lang w:val="en-US"/>
        </w:rPr>
        <w:t xml:space="preserve">17:21 - P9: </w:t>
      </w:r>
      <w:r w:rsidRPr="00CC0718" w:rsidR="5D3ECCAC">
        <w:tab/>
      </w:r>
      <w:r w:rsidRPr="00CC0718">
        <w:rPr>
          <w:color w:val="000000" w:themeColor="text1"/>
          <w:sz w:val="20"/>
          <w:szCs w:val="20"/>
          <w:lang w:val="en-US"/>
        </w:rPr>
        <w:t xml:space="preserve">I think in terms of like a club identity, I think we had gone through a few kind of like brainstorming sessions in terms of like having a team logo and having some team merchandise, kind of like some team, it's just </w:t>
      </w:r>
      <w:r w:rsidRPr="00CC0718">
        <w:rPr>
          <w:color w:val="000000" w:themeColor="text1"/>
          <w:sz w:val="20"/>
          <w:szCs w:val="20"/>
          <w:lang w:val="en-US"/>
        </w:rPr>
        <w:lastRenderedPageBreak/>
        <w:t xml:space="preserve">like a team identity that we could resonate with that, you know, we could wear this logo kind of, kind of similar, similarly to what my sorority has where, you know, you wear your Greek letters around campus and it kind of comes with that sense of identity of belonging to that group. I think in terms of marketing, like creating that brand identity for the dance club is something outside of digital marketing that could be </w:t>
      </w:r>
      <w:proofErr w:type="gramStart"/>
      <w:r w:rsidRPr="00CC0718">
        <w:rPr>
          <w:color w:val="000000" w:themeColor="text1"/>
          <w:sz w:val="20"/>
          <w:szCs w:val="20"/>
          <w:lang w:val="en-US"/>
        </w:rPr>
        <w:t>really helpful</w:t>
      </w:r>
      <w:proofErr w:type="gramEnd"/>
      <w:r w:rsidRPr="00CC0718">
        <w:rPr>
          <w:color w:val="000000" w:themeColor="text1"/>
          <w:sz w:val="20"/>
          <w:szCs w:val="20"/>
          <w:lang w:val="en-US"/>
        </w:rPr>
        <w:t>.</w:t>
      </w:r>
    </w:p>
    <w:p w:rsidRPr="00CC0718" w:rsidR="5D3ECCAC" w:rsidP="6C42950B" w:rsidRDefault="5D3ECCAC" w14:paraId="62797342" w14:textId="2E4C04E9">
      <w:pPr>
        <w:jc w:val="both"/>
        <w:rPr>
          <w:color w:val="000000" w:themeColor="text1"/>
          <w:sz w:val="20"/>
          <w:szCs w:val="20"/>
          <w:lang w:val="en-US"/>
        </w:rPr>
      </w:pPr>
    </w:p>
    <w:p w:rsidRPr="00CC0718" w:rsidR="5D3ECCAC" w:rsidP="6C42950B" w:rsidRDefault="3C199ED7" w14:paraId="2684FD1E" w14:textId="2ABF3AE2">
      <w:pPr>
        <w:ind w:left="1440" w:hanging="1440"/>
        <w:jc w:val="both"/>
        <w:rPr>
          <w:color w:val="000000" w:themeColor="text1"/>
          <w:sz w:val="20"/>
          <w:szCs w:val="20"/>
          <w:lang w:val="en-US"/>
        </w:rPr>
      </w:pPr>
      <w:r w:rsidRPr="00CC0718">
        <w:rPr>
          <w:color w:val="000000" w:themeColor="text1"/>
          <w:sz w:val="20"/>
          <w:szCs w:val="20"/>
          <w:lang w:val="en-US"/>
        </w:rPr>
        <w:t xml:space="preserve">18:05 - I2: </w:t>
      </w:r>
      <w:r w:rsidRPr="00CC0718" w:rsidR="5D3ECCAC">
        <w:tab/>
      </w:r>
      <w:r w:rsidRPr="00CC0718">
        <w:rPr>
          <w:color w:val="000000" w:themeColor="text1"/>
          <w:sz w:val="20"/>
          <w:szCs w:val="20"/>
          <w:lang w:val="en-US"/>
        </w:rPr>
        <w:t>Okay, thank you. What do you think about the idea of having a marketing club that provides marketing service and resources to clubs like yours on campus?</w:t>
      </w:r>
    </w:p>
    <w:p w:rsidRPr="00CC0718" w:rsidR="5D3ECCAC" w:rsidP="6C42950B" w:rsidRDefault="5D3ECCAC" w14:paraId="19F7C5AB" w14:textId="7ADBEDCE">
      <w:pPr>
        <w:jc w:val="both"/>
        <w:rPr>
          <w:color w:val="000000" w:themeColor="text1"/>
          <w:sz w:val="20"/>
          <w:szCs w:val="20"/>
          <w:lang w:val="en-US"/>
        </w:rPr>
      </w:pPr>
    </w:p>
    <w:p w:rsidRPr="00CC0718" w:rsidR="5D3ECCAC" w:rsidP="6C42950B" w:rsidRDefault="3C199ED7" w14:paraId="18C1D0D6" w14:textId="2BB60B33">
      <w:pPr>
        <w:ind w:left="1440" w:hanging="1440"/>
        <w:jc w:val="both"/>
        <w:rPr>
          <w:color w:val="000000" w:themeColor="text1"/>
          <w:sz w:val="20"/>
          <w:szCs w:val="20"/>
          <w:lang w:val="en-US"/>
        </w:rPr>
      </w:pPr>
      <w:r w:rsidRPr="00CC0718">
        <w:rPr>
          <w:color w:val="000000" w:themeColor="text1"/>
          <w:sz w:val="20"/>
          <w:szCs w:val="20"/>
          <w:lang w:val="en-US"/>
        </w:rPr>
        <w:t xml:space="preserve">18:18 - P9: </w:t>
      </w:r>
      <w:r w:rsidRPr="00CC0718" w:rsidR="5D3ECCAC">
        <w:tab/>
      </w:r>
      <w:r w:rsidRPr="00CC0718">
        <w:rPr>
          <w:color w:val="000000" w:themeColor="text1"/>
          <w:sz w:val="20"/>
          <w:szCs w:val="20"/>
          <w:lang w:val="en-US"/>
        </w:rPr>
        <w:t xml:space="preserve">I really like the idea. I think in terms of having kind of a hub of information, right? Like if it's a marketing club that's helping out with all of these different organizations, then there's certainly a lot more room for collaboration between organizations because the information would be going through that hub instead of, again, having to rely on those self-initiative or self-starting networks where you just happen to maybe stumble across the right person who knows the right person who can get you in contact with the person you actually want to talk to. </w:t>
      </w:r>
      <w:proofErr w:type="gramStart"/>
      <w:r w:rsidRPr="00CC0718">
        <w:rPr>
          <w:color w:val="000000" w:themeColor="text1"/>
          <w:sz w:val="20"/>
          <w:szCs w:val="20"/>
          <w:lang w:val="en-US"/>
        </w:rPr>
        <w:t>So</w:t>
      </w:r>
      <w:proofErr w:type="gramEnd"/>
      <w:r w:rsidRPr="00CC0718">
        <w:rPr>
          <w:color w:val="000000" w:themeColor="text1"/>
          <w:sz w:val="20"/>
          <w:szCs w:val="20"/>
          <w:lang w:val="en-US"/>
        </w:rPr>
        <w:t xml:space="preserve"> I think having that marketing club can definitely serve as that central hub of information to be able to not only serve for expertise, but also create different opportunities for collaboration.</w:t>
      </w:r>
    </w:p>
    <w:p w:rsidRPr="00CC0718" w:rsidR="5D3ECCAC" w:rsidP="6C42950B" w:rsidRDefault="5D3ECCAC" w14:paraId="222F49FA" w14:textId="146F766E">
      <w:pPr>
        <w:jc w:val="both"/>
        <w:rPr>
          <w:color w:val="000000" w:themeColor="text1"/>
          <w:sz w:val="20"/>
          <w:szCs w:val="20"/>
          <w:lang w:val="en-US"/>
        </w:rPr>
      </w:pPr>
    </w:p>
    <w:p w:rsidRPr="00CC0718" w:rsidR="5D3ECCAC" w:rsidP="6C42950B" w:rsidRDefault="3C199ED7" w14:paraId="0C80B90E" w14:textId="136FDDC4">
      <w:pPr>
        <w:ind w:left="1440" w:hanging="1440"/>
        <w:jc w:val="both"/>
        <w:rPr>
          <w:color w:val="000000" w:themeColor="text1"/>
          <w:sz w:val="20"/>
          <w:szCs w:val="20"/>
          <w:lang w:val="en-US"/>
        </w:rPr>
      </w:pPr>
      <w:r w:rsidRPr="00CC0718">
        <w:rPr>
          <w:color w:val="000000" w:themeColor="text1"/>
          <w:sz w:val="20"/>
          <w:szCs w:val="20"/>
          <w:lang w:val="en-US"/>
        </w:rPr>
        <w:t xml:space="preserve">19:12 - I2: </w:t>
      </w:r>
      <w:r w:rsidRPr="00CC0718" w:rsidR="5D3ECCAC">
        <w:tab/>
      </w:r>
      <w:r w:rsidRPr="00CC0718">
        <w:rPr>
          <w:color w:val="000000" w:themeColor="text1"/>
          <w:sz w:val="20"/>
          <w:szCs w:val="20"/>
          <w:lang w:val="en-US"/>
        </w:rPr>
        <w:t xml:space="preserve">Thank you. </w:t>
      </w:r>
      <w:proofErr w:type="gramStart"/>
      <w:r w:rsidRPr="00CC0718">
        <w:rPr>
          <w:color w:val="000000" w:themeColor="text1"/>
          <w:sz w:val="20"/>
          <w:szCs w:val="20"/>
          <w:lang w:val="en-US"/>
        </w:rPr>
        <w:t>Actually, this</w:t>
      </w:r>
      <w:proofErr w:type="gramEnd"/>
      <w:r w:rsidRPr="00CC0718">
        <w:rPr>
          <w:color w:val="000000" w:themeColor="text1"/>
          <w:sz w:val="20"/>
          <w:szCs w:val="20"/>
          <w:lang w:val="en-US"/>
        </w:rPr>
        <w:t xml:space="preserve"> next question was, how could a marketing club best demonstrate its value to student organization like yours? You have already answered for the same question. Thank you for that. You're welcome. So next question, would you be willing to pay for this marketing services?</w:t>
      </w:r>
    </w:p>
    <w:p w:rsidRPr="00CC0718" w:rsidR="5D3ECCAC" w:rsidP="6C42950B" w:rsidRDefault="5D3ECCAC" w14:paraId="606EAFFE" w14:textId="7CD5596E">
      <w:pPr>
        <w:jc w:val="both"/>
        <w:rPr>
          <w:color w:val="000000" w:themeColor="text1"/>
          <w:sz w:val="20"/>
          <w:szCs w:val="20"/>
          <w:lang w:val="en-US"/>
        </w:rPr>
      </w:pPr>
    </w:p>
    <w:p w:rsidRPr="00CC0718" w:rsidR="5D3ECCAC" w:rsidP="6C42950B" w:rsidRDefault="3C199ED7" w14:paraId="0EA38B52" w14:textId="64205438">
      <w:pPr>
        <w:ind w:left="1440" w:hanging="1440"/>
        <w:jc w:val="both"/>
        <w:rPr>
          <w:color w:val="000000" w:themeColor="text1"/>
          <w:sz w:val="20"/>
          <w:szCs w:val="20"/>
          <w:lang w:val="en-US"/>
        </w:rPr>
      </w:pPr>
      <w:r w:rsidRPr="00CC0718">
        <w:rPr>
          <w:color w:val="000000" w:themeColor="text1"/>
          <w:sz w:val="20"/>
          <w:szCs w:val="20"/>
          <w:lang w:val="en-US"/>
        </w:rPr>
        <w:t xml:space="preserve">19:33 - P9: </w:t>
      </w:r>
      <w:r w:rsidRPr="00CC0718" w:rsidR="5D3ECCAC">
        <w:tab/>
      </w:r>
      <w:proofErr w:type="gramStart"/>
      <w:r w:rsidRPr="00CC0718">
        <w:rPr>
          <w:color w:val="000000" w:themeColor="text1"/>
          <w:sz w:val="20"/>
          <w:szCs w:val="20"/>
          <w:lang w:val="en-US"/>
        </w:rPr>
        <w:t>So</w:t>
      </w:r>
      <w:proofErr w:type="gramEnd"/>
      <w:r w:rsidRPr="00CC0718">
        <w:rPr>
          <w:color w:val="000000" w:themeColor="text1"/>
          <w:sz w:val="20"/>
          <w:szCs w:val="20"/>
          <w:lang w:val="en-US"/>
        </w:rPr>
        <w:t xml:space="preserve"> every year we do like as treasurer when I served as treasurer for the Rocket Stance Club, we do have a budget every year that we do request. We do kind of put together a formal budget request as well as of, you know, present that and then we go through getting that approved. And then from that year, with our approved budget, we go through, you know, making sure that we're staying on track. </w:t>
      </w:r>
      <w:proofErr w:type="gramStart"/>
      <w:r w:rsidRPr="00CC0718">
        <w:rPr>
          <w:color w:val="000000" w:themeColor="text1"/>
          <w:sz w:val="20"/>
          <w:szCs w:val="20"/>
          <w:lang w:val="en-US"/>
        </w:rPr>
        <w:t>So</w:t>
      </w:r>
      <w:proofErr w:type="gramEnd"/>
      <w:r w:rsidRPr="00CC0718">
        <w:rPr>
          <w:color w:val="000000" w:themeColor="text1"/>
          <w:sz w:val="20"/>
          <w:szCs w:val="20"/>
          <w:lang w:val="en-US"/>
        </w:rPr>
        <w:t xml:space="preserve"> I can definitely see if there's an established understanding of what the cost of certain services are. And depending on the time when that comes in, it could get rolled into the budget request for the club. And then in terms of making sure that that relationship gets rolled over into the next year and the next year, I can </w:t>
      </w:r>
      <w:proofErr w:type="gramStart"/>
      <w:r w:rsidRPr="00CC0718">
        <w:rPr>
          <w:color w:val="000000" w:themeColor="text1"/>
          <w:sz w:val="20"/>
          <w:szCs w:val="20"/>
          <w:lang w:val="en-US"/>
        </w:rPr>
        <w:t>definitely see</w:t>
      </w:r>
      <w:proofErr w:type="gramEnd"/>
      <w:r w:rsidRPr="00CC0718">
        <w:rPr>
          <w:color w:val="000000" w:themeColor="text1"/>
          <w:sz w:val="20"/>
          <w:szCs w:val="20"/>
          <w:lang w:val="en-US"/>
        </w:rPr>
        <w:t xml:space="preserve"> an opportunity for the club to be able to afford paying for the services. But it does, like with the cap, like I say that with the caveat of it depends on what the budget is that is approved once it gets presented. I understand.</w:t>
      </w:r>
    </w:p>
    <w:p w:rsidRPr="00CC0718" w:rsidR="5D3ECCAC" w:rsidP="6C42950B" w:rsidRDefault="5D3ECCAC" w14:paraId="1B9767D9" w14:textId="17DC4D9A">
      <w:pPr>
        <w:jc w:val="both"/>
        <w:rPr>
          <w:color w:val="000000" w:themeColor="text1"/>
          <w:sz w:val="20"/>
          <w:szCs w:val="20"/>
          <w:lang w:val="en-US"/>
        </w:rPr>
      </w:pPr>
    </w:p>
    <w:p w:rsidRPr="00CC0718" w:rsidR="5D3ECCAC" w:rsidP="6C42950B" w:rsidRDefault="3C199ED7" w14:paraId="18522047" w14:textId="79926495">
      <w:pPr>
        <w:ind w:left="1440" w:hanging="1440"/>
        <w:jc w:val="both"/>
        <w:rPr>
          <w:color w:val="000000" w:themeColor="text1"/>
          <w:sz w:val="20"/>
          <w:szCs w:val="20"/>
          <w:lang w:val="en-US"/>
        </w:rPr>
      </w:pPr>
      <w:r w:rsidRPr="00CC0718">
        <w:rPr>
          <w:color w:val="000000" w:themeColor="text1"/>
          <w:sz w:val="20"/>
          <w:szCs w:val="20"/>
          <w:lang w:val="en-US"/>
        </w:rPr>
        <w:t xml:space="preserve">20:39 - I2: </w:t>
      </w:r>
      <w:r w:rsidRPr="00CC0718" w:rsidR="5D3ECCAC">
        <w:tab/>
      </w:r>
      <w:r w:rsidRPr="00CC0718">
        <w:rPr>
          <w:color w:val="000000" w:themeColor="text1"/>
          <w:sz w:val="20"/>
          <w:szCs w:val="20"/>
          <w:lang w:val="en-US"/>
        </w:rPr>
        <w:t>How much would you be or how much would you think will be a reasonable price for the marketing service?</w:t>
      </w:r>
    </w:p>
    <w:p w:rsidRPr="00CC0718" w:rsidR="5D3ECCAC" w:rsidP="6C42950B" w:rsidRDefault="5D3ECCAC" w14:paraId="6858CAC3" w14:textId="2AC55AC5">
      <w:pPr>
        <w:jc w:val="both"/>
        <w:rPr>
          <w:color w:val="000000" w:themeColor="text1"/>
          <w:sz w:val="20"/>
          <w:szCs w:val="20"/>
          <w:lang w:val="en-US"/>
        </w:rPr>
      </w:pPr>
    </w:p>
    <w:p w:rsidRPr="00CC0718" w:rsidR="5D3ECCAC" w:rsidP="6C42950B" w:rsidRDefault="3C199ED7" w14:paraId="0944BCE9" w14:textId="5496A887">
      <w:pPr>
        <w:ind w:left="1440" w:hanging="1440"/>
        <w:jc w:val="both"/>
        <w:rPr>
          <w:color w:val="000000" w:themeColor="text1"/>
          <w:sz w:val="20"/>
          <w:szCs w:val="20"/>
          <w:lang w:val="en-US"/>
        </w:rPr>
      </w:pPr>
      <w:r w:rsidRPr="00CC0718">
        <w:rPr>
          <w:color w:val="000000" w:themeColor="text1"/>
          <w:sz w:val="20"/>
          <w:szCs w:val="20"/>
          <w:lang w:val="en-US"/>
        </w:rPr>
        <w:t xml:space="preserve">20:48 - P9: </w:t>
      </w:r>
      <w:r w:rsidRPr="00CC0718" w:rsidR="5D3ECCAC">
        <w:tab/>
      </w:r>
      <w:r w:rsidRPr="00CC0718">
        <w:rPr>
          <w:color w:val="000000" w:themeColor="text1"/>
          <w:sz w:val="20"/>
          <w:szCs w:val="20"/>
          <w:lang w:val="en-US"/>
        </w:rPr>
        <w:t>I do think it depends on the pricing strategy. If it's something like a subscription or something more like you're paying per marketing campaign versus you're paying a certain price per month, I think it all depends. I don't know if I could boil it down to a specific number because I would want to take those pricing strategies into account for what that value would be.</w:t>
      </w:r>
    </w:p>
    <w:p w:rsidRPr="00CC0718" w:rsidR="5D3ECCAC" w:rsidP="6C42950B" w:rsidRDefault="5D3ECCAC" w14:paraId="6147D6EB" w14:textId="26A32796">
      <w:pPr>
        <w:jc w:val="both"/>
        <w:rPr>
          <w:color w:val="000000" w:themeColor="text1"/>
          <w:sz w:val="20"/>
          <w:szCs w:val="20"/>
          <w:lang w:val="en-US"/>
        </w:rPr>
      </w:pPr>
    </w:p>
    <w:p w:rsidRPr="00CC0718" w:rsidR="5D3ECCAC" w:rsidP="6C42950B" w:rsidRDefault="3C199ED7" w14:paraId="5E1867DF" w14:textId="0E6B4ABA">
      <w:pPr>
        <w:ind w:left="1440" w:hanging="1440"/>
        <w:jc w:val="both"/>
        <w:rPr>
          <w:color w:val="000000" w:themeColor="text1"/>
          <w:sz w:val="20"/>
          <w:szCs w:val="20"/>
          <w:lang w:val="en-US"/>
        </w:rPr>
      </w:pPr>
      <w:r w:rsidRPr="00CC0718">
        <w:rPr>
          <w:color w:val="000000" w:themeColor="text1"/>
          <w:sz w:val="20"/>
          <w:szCs w:val="20"/>
          <w:lang w:val="en-US"/>
        </w:rPr>
        <w:t xml:space="preserve">21:16 - I2: </w:t>
      </w:r>
      <w:r w:rsidRPr="00CC0718" w:rsidR="5D3ECCAC">
        <w:tab/>
      </w:r>
      <w:r w:rsidRPr="00CC0718">
        <w:rPr>
          <w:color w:val="000000" w:themeColor="text1"/>
          <w:sz w:val="20"/>
          <w:szCs w:val="20"/>
          <w:lang w:val="en-US"/>
        </w:rPr>
        <w:t>Okay. Let's just think, for example, say as subscription of $50 per month for a package of marketing service, what do you think? $50 per month.</w:t>
      </w:r>
    </w:p>
    <w:p w:rsidRPr="00CC0718" w:rsidR="5D3ECCAC" w:rsidP="6C42950B" w:rsidRDefault="5D3ECCAC" w14:paraId="4B85B634" w14:textId="2549D9A0">
      <w:pPr>
        <w:jc w:val="both"/>
        <w:rPr>
          <w:color w:val="000000" w:themeColor="text1"/>
          <w:sz w:val="20"/>
          <w:szCs w:val="20"/>
          <w:lang w:val="en-US"/>
        </w:rPr>
      </w:pPr>
    </w:p>
    <w:p w:rsidRPr="00CC0718" w:rsidR="5D3ECCAC" w:rsidP="6C42950B" w:rsidRDefault="3C199ED7" w14:paraId="2EF6F50D" w14:textId="2B753756">
      <w:pPr>
        <w:jc w:val="both"/>
        <w:rPr>
          <w:color w:val="000000" w:themeColor="text1"/>
          <w:sz w:val="20"/>
          <w:szCs w:val="20"/>
          <w:lang w:val="en-US"/>
        </w:rPr>
      </w:pPr>
      <w:r w:rsidRPr="00CC0718">
        <w:rPr>
          <w:color w:val="000000" w:themeColor="text1"/>
          <w:sz w:val="20"/>
          <w:szCs w:val="20"/>
          <w:lang w:val="en-US"/>
        </w:rPr>
        <w:t xml:space="preserve">21:29 - P9: </w:t>
      </w:r>
      <w:r w:rsidRPr="00CC0718" w:rsidR="5D3ECCAC">
        <w:tab/>
      </w:r>
      <w:r w:rsidRPr="00CC0718">
        <w:rPr>
          <w:color w:val="000000" w:themeColor="text1"/>
          <w:sz w:val="20"/>
          <w:szCs w:val="20"/>
          <w:lang w:val="en-US"/>
        </w:rPr>
        <w:t xml:space="preserve">1.5 or </w:t>
      </w:r>
      <w:proofErr w:type="gramStart"/>
      <w:r w:rsidRPr="00CC0718">
        <w:rPr>
          <w:color w:val="000000" w:themeColor="text1"/>
          <w:sz w:val="20"/>
          <w:szCs w:val="20"/>
          <w:lang w:val="en-US"/>
        </w:rPr>
        <w:t>And</w:t>
      </w:r>
      <w:proofErr w:type="gramEnd"/>
      <w:r w:rsidRPr="00CC0718">
        <w:rPr>
          <w:color w:val="000000" w:themeColor="text1"/>
          <w:sz w:val="20"/>
          <w:szCs w:val="20"/>
          <w:lang w:val="en-US"/>
        </w:rPr>
        <w:t xml:space="preserve"> with this packaging, this would include how many types of services?</w:t>
      </w:r>
    </w:p>
    <w:p w:rsidRPr="00CC0718" w:rsidR="5D3ECCAC" w:rsidP="6C42950B" w:rsidRDefault="5D3ECCAC" w14:paraId="7871DAA0" w14:textId="7D18E9D1">
      <w:pPr>
        <w:jc w:val="both"/>
        <w:rPr>
          <w:color w:val="000000" w:themeColor="text1"/>
          <w:sz w:val="20"/>
          <w:szCs w:val="20"/>
          <w:lang w:val="en-US"/>
        </w:rPr>
      </w:pPr>
    </w:p>
    <w:p w:rsidRPr="00CC0718" w:rsidR="5D3ECCAC" w:rsidP="6C42950B" w:rsidRDefault="3C199ED7" w14:paraId="39DB103C" w14:textId="09B8C6F4">
      <w:pPr>
        <w:ind w:left="1440" w:hanging="1440"/>
        <w:jc w:val="both"/>
        <w:rPr>
          <w:color w:val="000000" w:themeColor="text1"/>
          <w:sz w:val="20"/>
          <w:szCs w:val="20"/>
          <w:lang w:val="en-US"/>
        </w:rPr>
      </w:pPr>
      <w:r w:rsidRPr="00CC0718">
        <w:rPr>
          <w:color w:val="000000" w:themeColor="text1"/>
          <w:sz w:val="20"/>
          <w:szCs w:val="20"/>
          <w:lang w:val="en-US"/>
        </w:rPr>
        <w:t>21:39 - I2:</w:t>
      </w:r>
      <w:r w:rsidRPr="00CC0718" w:rsidR="5D3ECCAC">
        <w:tab/>
      </w:r>
      <w:r w:rsidRPr="00CC0718">
        <w:rPr>
          <w:color w:val="000000" w:themeColor="text1"/>
          <w:sz w:val="20"/>
          <w:szCs w:val="20"/>
          <w:lang w:val="en-US"/>
        </w:rPr>
        <w:t xml:space="preserve">Right </w:t>
      </w:r>
      <w:proofErr w:type="gramStart"/>
      <w:r w:rsidRPr="00CC0718">
        <w:rPr>
          <w:color w:val="000000" w:themeColor="text1"/>
          <w:sz w:val="20"/>
          <w:szCs w:val="20"/>
          <w:lang w:val="en-US"/>
        </w:rPr>
        <w:t>now</w:t>
      </w:r>
      <w:proofErr w:type="gramEnd"/>
      <w:r w:rsidRPr="00CC0718">
        <w:rPr>
          <w:color w:val="000000" w:themeColor="text1"/>
          <w:sz w:val="20"/>
          <w:szCs w:val="20"/>
          <w:lang w:val="en-US"/>
        </w:rPr>
        <w:t xml:space="preserve"> we are just like everything in terms of marketing in a sense we will be helping you in recruiting, advertisement, organization and collaborating with the other clubs and sort of everything what does a marketing involves we'll be taking care of everything. How you want if you want to contact with another how </w:t>
      </w:r>
      <w:r w:rsidRPr="00CC0718">
        <w:rPr>
          <w:color w:val="000000" w:themeColor="text1"/>
          <w:sz w:val="20"/>
          <w:szCs w:val="20"/>
          <w:lang w:val="en-US"/>
        </w:rPr>
        <w:lastRenderedPageBreak/>
        <w:t>we will be contacting for it for you. And if you want any assistance from another club, we will be helping you with that. Or if you're going to organize a club event or something, we will be helping you in marketing it. So mainly it will be combining everything.</w:t>
      </w:r>
    </w:p>
    <w:p w:rsidRPr="00CC0718" w:rsidR="5D3ECCAC" w:rsidP="6C42950B" w:rsidRDefault="5D3ECCAC" w14:paraId="7701C53E" w14:textId="673AF9B3">
      <w:pPr>
        <w:jc w:val="both"/>
        <w:rPr>
          <w:color w:val="000000" w:themeColor="text1"/>
          <w:sz w:val="20"/>
          <w:szCs w:val="20"/>
          <w:lang w:val="en-US"/>
        </w:rPr>
      </w:pPr>
    </w:p>
    <w:p w:rsidRPr="00CC0718" w:rsidR="5D3ECCAC" w:rsidP="6C42950B" w:rsidRDefault="3C199ED7" w14:paraId="1B4B9152" w14:textId="6418C958">
      <w:pPr>
        <w:ind w:left="1440" w:hanging="1440"/>
        <w:jc w:val="both"/>
        <w:rPr>
          <w:color w:val="000000" w:themeColor="text1"/>
          <w:sz w:val="20"/>
          <w:szCs w:val="20"/>
          <w:lang w:val="en-US"/>
        </w:rPr>
      </w:pPr>
      <w:r w:rsidRPr="00CC0718">
        <w:rPr>
          <w:color w:val="000000" w:themeColor="text1"/>
          <w:sz w:val="20"/>
          <w:szCs w:val="20"/>
          <w:lang w:val="en-US"/>
        </w:rPr>
        <w:t>22:22 - P9:</w:t>
      </w:r>
      <w:r w:rsidRPr="00CC0718" w:rsidR="5D3ECCAC">
        <w:tab/>
      </w:r>
      <w:r w:rsidRPr="00CC0718">
        <w:rPr>
          <w:color w:val="000000" w:themeColor="text1"/>
          <w:sz w:val="20"/>
          <w:szCs w:val="20"/>
          <w:lang w:val="en-US"/>
        </w:rPr>
        <w:t>And would there be like a minimum number of advertisements created per month with this $50 or like a minimum number of kind of context made or like in terms of quantifying it sounds like there's a lot of breadth of the different services like it captures a lot of different aspects of what these clubs would be looking for but in terms of don't you worry like uh this is uh like what do other clubs things when a marketing</w:t>
      </w:r>
    </w:p>
    <w:p w:rsidRPr="00CC0718" w:rsidR="5D3ECCAC" w:rsidP="6C42950B" w:rsidRDefault="5D3ECCAC" w14:paraId="548F5A92" w14:textId="6C43EF67">
      <w:pPr>
        <w:jc w:val="both"/>
        <w:rPr>
          <w:color w:val="000000" w:themeColor="text1"/>
          <w:sz w:val="20"/>
          <w:szCs w:val="20"/>
          <w:lang w:val="en-US"/>
        </w:rPr>
      </w:pPr>
    </w:p>
    <w:p w:rsidRPr="00CC0718" w:rsidR="5D3ECCAC" w:rsidP="6C42950B" w:rsidRDefault="3C199ED7" w14:paraId="69D12BEE" w14:textId="52A3A052">
      <w:pPr>
        <w:ind w:left="1440" w:hanging="1440"/>
        <w:jc w:val="both"/>
        <w:rPr>
          <w:color w:val="000000" w:themeColor="text1"/>
          <w:sz w:val="20"/>
          <w:szCs w:val="20"/>
          <w:lang w:val="en-US"/>
        </w:rPr>
      </w:pPr>
      <w:r w:rsidRPr="00CC0718">
        <w:rPr>
          <w:color w:val="000000" w:themeColor="text1"/>
          <w:sz w:val="20"/>
          <w:szCs w:val="20"/>
          <w:lang w:val="en-US"/>
        </w:rPr>
        <w:t>22:50 - I2:</w:t>
      </w:r>
      <w:r w:rsidRPr="00CC0718" w:rsidR="5D3ECCAC">
        <w:tab/>
      </w:r>
      <w:r w:rsidRPr="00CC0718">
        <w:rPr>
          <w:color w:val="000000" w:themeColor="text1"/>
          <w:sz w:val="20"/>
          <w:szCs w:val="20"/>
          <w:lang w:val="en-US"/>
        </w:rPr>
        <w:t>club will be introduced and this we start charging what you guys would think um as a part of your question, we have not yet planned, but this is a sense of my knowledge. We will not be having any minimum. If you have taken a monthly subscription, we will be doing a monthly-based heavy work for you. Whatever event you go ahead with, we'll be assisting you in it.</w:t>
      </w:r>
    </w:p>
    <w:p w:rsidRPr="00CC0718" w:rsidR="5D3ECCAC" w:rsidP="6C42950B" w:rsidRDefault="5D3ECCAC" w14:paraId="1AC5B839" w14:textId="6B23527E">
      <w:pPr>
        <w:jc w:val="both"/>
        <w:rPr>
          <w:color w:val="000000" w:themeColor="text1"/>
          <w:sz w:val="20"/>
          <w:szCs w:val="20"/>
          <w:lang w:val="en-US"/>
        </w:rPr>
      </w:pPr>
    </w:p>
    <w:p w:rsidRPr="00CC0718" w:rsidR="5D3ECCAC" w:rsidP="6C42950B" w:rsidRDefault="3C199ED7" w14:paraId="6AB60D0C" w14:textId="2C67FD8C">
      <w:pPr>
        <w:ind w:left="1440" w:hanging="1440"/>
        <w:jc w:val="both"/>
        <w:rPr>
          <w:color w:val="000000" w:themeColor="text1"/>
          <w:sz w:val="20"/>
          <w:szCs w:val="20"/>
          <w:lang w:val="en-US"/>
        </w:rPr>
      </w:pPr>
      <w:r w:rsidRPr="00CC0718">
        <w:rPr>
          <w:color w:val="000000" w:themeColor="text1"/>
          <w:sz w:val="20"/>
          <w:szCs w:val="20"/>
          <w:lang w:val="en-US"/>
        </w:rPr>
        <w:t>23:19 - P9:</w:t>
      </w:r>
      <w:r w:rsidRPr="00CC0718" w:rsidR="5D3ECCAC">
        <w:tab/>
      </w:r>
      <w:r w:rsidRPr="00CC0718">
        <w:rPr>
          <w:color w:val="000000" w:themeColor="text1"/>
          <w:sz w:val="20"/>
          <w:szCs w:val="20"/>
          <w:lang w:val="en-US"/>
        </w:rPr>
        <w:t xml:space="preserve">OK. I think just in terms of what determines the acceptability of the rates or what determines the value of the rates, it would be important for, you know, if I'm thinking back to my role as treasurer, I need to be able to quantify and prepare an argument for why this value at $50 a month is something that we could use. And </w:t>
      </w:r>
      <w:proofErr w:type="gramStart"/>
      <w:r w:rsidRPr="00CC0718">
        <w:rPr>
          <w:color w:val="000000" w:themeColor="text1"/>
          <w:sz w:val="20"/>
          <w:szCs w:val="20"/>
          <w:lang w:val="en-US"/>
        </w:rPr>
        <w:t>so</w:t>
      </w:r>
      <w:proofErr w:type="gramEnd"/>
      <w:r w:rsidRPr="00CC0718">
        <w:rPr>
          <w:color w:val="000000" w:themeColor="text1"/>
          <w:sz w:val="20"/>
          <w:szCs w:val="20"/>
          <w:lang w:val="en-US"/>
        </w:rPr>
        <w:t xml:space="preserve"> I think instituting a minimum number of advertisements that the marketing club would provide us per month, that we're guaranteed. So like when I say minimum, I mean, like, say on this $50 dollar plan per month there's you know 10 advertisements that are guaranteed per month or you know just throwing it out there it for us um it's seasonal so like our needs for advertising go up in certain months and go down in other months so for us if we had a plan that was structured accordingly to where if the 50 month is for 10 advertisements and we could use that monthly subscription for, I think our busiest months are maybe August through October. And then on the flip side of the year, when we have our showcase, which is like our annual recital, kind of between, let's say March and April or April and May, if we could use that $50 a month for the more advertising, I would say that that would be worth it. For the dance club as well. If this is a subscription that we could buy six months for a lower rate or the whole year for a lower rate, unfortunately from November through February, we wouldn't be using 10 advertisements because we don't really have a lot of events during that time just because the weather is colder. </w:t>
      </w:r>
      <w:proofErr w:type="gramStart"/>
      <w:r w:rsidRPr="00CC0718">
        <w:rPr>
          <w:color w:val="000000" w:themeColor="text1"/>
          <w:sz w:val="20"/>
          <w:szCs w:val="20"/>
          <w:lang w:val="en-US"/>
        </w:rPr>
        <w:t>So</w:t>
      </w:r>
      <w:proofErr w:type="gramEnd"/>
      <w:r w:rsidRPr="00CC0718">
        <w:rPr>
          <w:color w:val="000000" w:themeColor="text1"/>
          <w:sz w:val="20"/>
          <w:szCs w:val="20"/>
          <w:lang w:val="en-US"/>
        </w:rPr>
        <w:t xml:space="preserve"> I think that's something that I would need that information in order to fully evaluate if we are someone.</w:t>
      </w:r>
    </w:p>
    <w:p w:rsidRPr="00CC0718" w:rsidR="5D3ECCAC" w:rsidP="6C42950B" w:rsidRDefault="5D3ECCAC" w14:paraId="1672C786" w14:textId="67DBB242">
      <w:pPr>
        <w:jc w:val="both"/>
        <w:rPr>
          <w:color w:val="000000" w:themeColor="text1"/>
          <w:sz w:val="20"/>
          <w:szCs w:val="20"/>
          <w:lang w:val="en-US"/>
        </w:rPr>
      </w:pPr>
    </w:p>
    <w:p w:rsidRPr="00CC0718" w:rsidR="5D3ECCAC" w:rsidP="6C42950B" w:rsidRDefault="3C199ED7" w14:paraId="7D121117" w14:textId="4ADDF700">
      <w:pPr>
        <w:ind w:left="1440" w:hanging="1440"/>
        <w:jc w:val="both"/>
        <w:rPr>
          <w:color w:val="000000" w:themeColor="text1"/>
          <w:sz w:val="20"/>
          <w:szCs w:val="20"/>
          <w:lang w:val="en-US"/>
        </w:rPr>
      </w:pPr>
      <w:r w:rsidRPr="00CC0718">
        <w:rPr>
          <w:color w:val="000000" w:themeColor="text1"/>
          <w:sz w:val="20"/>
          <w:szCs w:val="20"/>
          <w:lang w:val="en-US"/>
        </w:rPr>
        <w:t>25:22 - I2:</w:t>
      </w:r>
      <w:r w:rsidRPr="00CC0718" w:rsidR="5D3ECCAC">
        <w:tab/>
      </w:r>
      <w:r w:rsidRPr="00CC0718">
        <w:rPr>
          <w:color w:val="000000" w:themeColor="text1"/>
          <w:sz w:val="20"/>
          <w:szCs w:val="20"/>
          <w:lang w:val="en-US"/>
        </w:rPr>
        <w:t xml:space="preserve">I do understand. Don't you worry. This is just to get your information. That's all. Don't you worry. But thank you for the input. Thank you. </w:t>
      </w:r>
      <w:proofErr w:type="gramStart"/>
      <w:r w:rsidRPr="00CC0718">
        <w:rPr>
          <w:color w:val="000000" w:themeColor="text1"/>
          <w:sz w:val="20"/>
          <w:szCs w:val="20"/>
          <w:lang w:val="en-US"/>
        </w:rPr>
        <w:t>So</w:t>
      </w:r>
      <w:proofErr w:type="gramEnd"/>
      <w:r w:rsidRPr="00CC0718">
        <w:rPr>
          <w:color w:val="000000" w:themeColor="text1"/>
          <w:sz w:val="20"/>
          <w:szCs w:val="20"/>
          <w:lang w:val="en-US"/>
        </w:rPr>
        <w:t xml:space="preserve"> we'll go ahead with another next question. How do you receive information about other student clubs and on the campus events? Like how would you get the information of other student clubs, what they are doing and what events are going on the campus? How are you going to receive the information?</w:t>
      </w:r>
    </w:p>
    <w:p w:rsidRPr="00CC0718" w:rsidR="5D3ECCAC" w:rsidP="6C42950B" w:rsidRDefault="5D3ECCAC" w14:paraId="3A599E23" w14:textId="2459CC92">
      <w:pPr>
        <w:jc w:val="both"/>
        <w:rPr>
          <w:color w:val="000000" w:themeColor="text1"/>
          <w:sz w:val="20"/>
          <w:szCs w:val="20"/>
          <w:lang w:val="en-US"/>
        </w:rPr>
      </w:pPr>
    </w:p>
    <w:p w:rsidRPr="00CC0718" w:rsidR="5D3ECCAC" w:rsidP="6C42950B" w:rsidRDefault="3C199ED7" w14:paraId="4CEBEB3B" w14:textId="247A4EC2">
      <w:pPr>
        <w:ind w:left="1440" w:hanging="1440"/>
        <w:jc w:val="both"/>
        <w:rPr>
          <w:color w:val="000000" w:themeColor="text1"/>
          <w:sz w:val="20"/>
          <w:szCs w:val="20"/>
          <w:lang w:val="en-US"/>
        </w:rPr>
      </w:pPr>
      <w:r w:rsidRPr="00CC0718">
        <w:rPr>
          <w:color w:val="000000" w:themeColor="text1"/>
          <w:sz w:val="20"/>
          <w:szCs w:val="20"/>
          <w:lang w:val="en-US"/>
        </w:rPr>
        <w:t>25:49 - P9:</w:t>
      </w:r>
      <w:r w:rsidRPr="00CC0718" w:rsidR="5D3ECCAC">
        <w:tab/>
      </w:r>
      <w:r w:rsidRPr="00CC0718">
        <w:rPr>
          <w:color w:val="000000" w:themeColor="text1"/>
          <w:sz w:val="20"/>
          <w:szCs w:val="20"/>
          <w:lang w:val="en-US"/>
        </w:rPr>
        <w:t xml:space="preserve">In the Campus Center, there's a lot of </w:t>
      </w:r>
      <w:proofErr w:type="gramStart"/>
      <w:r w:rsidRPr="00CC0718">
        <w:rPr>
          <w:color w:val="000000" w:themeColor="text1"/>
          <w:sz w:val="20"/>
          <w:szCs w:val="20"/>
          <w:lang w:val="en-US"/>
        </w:rPr>
        <w:t>table</w:t>
      </w:r>
      <w:proofErr w:type="gramEnd"/>
      <w:r w:rsidRPr="00CC0718">
        <w:rPr>
          <w:color w:val="000000" w:themeColor="text1"/>
          <w:sz w:val="20"/>
          <w:szCs w:val="20"/>
          <w:lang w:val="en-US"/>
        </w:rPr>
        <w:t xml:space="preserve"> sitting as well as out by the fountain. There's table sitting with usually posters or people that kind </w:t>
      </w:r>
      <w:proofErr w:type="gramStart"/>
      <w:r w:rsidRPr="00CC0718">
        <w:rPr>
          <w:color w:val="000000" w:themeColor="text1"/>
          <w:sz w:val="20"/>
          <w:szCs w:val="20"/>
          <w:lang w:val="en-US"/>
        </w:rPr>
        <w:t>of,</w:t>
      </w:r>
      <w:proofErr w:type="gramEnd"/>
      <w:r w:rsidRPr="00CC0718">
        <w:rPr>
          <w:color w:val="000000" w:themeColor="text1"/>
          <w:sz w:val="20"/>
          <w:szCs w:val="20"/>
          <w:lang w:val="en-US"/>
        </w:rPr>
        <w:t xml:space="preserve"> you know, call you in and give you the rundown on what it is that they're doing. I also would say through social media is also a huge thing. There's a lot of Instagram accounts that we kind of see those event posters come through as well as like what we do for the dance club is we have our own members post and in my sorority as well we have our own members post a digital flyer to our personal social media accounts so anyone that we follow we also are seeing different posters you know from other sororities because they do the same thing.</w:t>
      </w:r>
    </w:p>
    <w:p w:rsidRPr="00CC0718" w:rsidR="5D3ECCAC" w:rsidP="6C42950B" w:rsidRDefault="5D3ECCAC" w14:paraId="6D0AED07" w14:textId="2D2B1ACD">
      <w:pPr>
        <w:jc w:val="both"/>
        <w:rPr>
          <w:color w:val="000000" w:themeColor="text1"/>
          <w:sz w:val="20"/>
          <w:szCs w:val="20"/>
          <w:lang w:val="en-US"/>
        </w:rPr>
      </w:pPr>
    </w:p>
    <w:p w:rsidRPr="00CC0718" w:rsidR="5D3ECCAC" w:rsidP="6C42950B" w:rsidRDefault="3C199ED7" w14:paraId="18998F6E" w14:textId="18808753">
      <w:pPr>
        <w:ind w:left="1440" w:hanging="1440"/>
        <w:jc w:val="both"/>
        <w:rPr>
          <w:color w:val="000000" w:themeColor="text1"/>
          <w:sz w:val="20"/>
          <w:szCs w:val="20"/>
          <w:lang w:val="en-US"/>
        </w:rPr>
      </w:pPr>
      <w:r w:rsidRPr="00CC0718">
        <w:rPr>
          <w:color w:val="000000" w:themeColor="text1"/>
          <w:sz w:val="20"/>
          <w:szCs w:val="20"/>
          <w:lang w:val="en-US"/>
        </w:rPr>
        <w:t>26:39 - I2:</w:t>
      </w:r>
      <w:r w:rsidRPr="00CC0718" w:rsidR="5D3ECCAC">
        <w:tab/>
      </w:r>
      <w:r w:rsidRPr="00CC0718">
        <w:rPr>
          <w:color w:val="000000" w:themeColor="text1"/>
          <w:sz w:val="20"/>
          <w:szCs w:val="20"/>
          <w:lang w:val="en-US"/>
        </w:rPr>
        <w:t xml:space="preserve">Okay I'll just ask you a let's I'll just give you four options in this four options what is the most platform that you use a lot to receive the information like social media or WPI emails posters on my WPI which is the </w:t>
      </w:r>
      <w:r w:rsidRPr="00CC0718">
        <w:rPr>
          <w:color w:val="000000" w:themeColor="text1"/>
          <w:sz w:val="20"/>
          <w:szCs w:val="20"/>
          <w:lang w:val="en-US"/>
        </w:rPr>
        <w:lastRenderedPageBreak/>
        <w:t>most used platform to get the social media social media thank you so the next question how do you communicate within your team?</w:t>
      </w:r>
    </w:p>
    <w:p w:rsidRPr="00CC0718" w:rsidR="5D3ECCAC" w:rsidP="6C42950B" w:rsidRDefault="5D3ECCAC" w14:paraId="10F917A3" w14:textId="06F2E3B0">
      <w:pPr>
        <w:jc w:val="both"/>
        <w:rPr>
          <w:color w:val="000000" w:themeColor="text1"/>
          <w:sz w:val="20"/>
          <w:szCs w:val="20"/>
          <w:lang w:val="en-US"/>
        </w:rPr>
      </w:pPr>
    </w:p>
    <w:p w:rsidRPr="00CC0718" w:rsidR="5D3ECCAC" w:rsidP="6C42950B" w:rsidRDefault="3C199ED7" w14:paraId="37CECE44" w14:textId="136AFC30">
      <w:pPr>
        <w:jc w:val="both"/>
        <w:rPr>
          <w:color w:val="000000" w:themeColor="text1"/>
          <w:sz w:val="20"/>
          <w:szCs w:val="20"/>
          <w:lang w:val="en-US"/>
        </w:rPr>
      </w:pPr>
      <w:r w:rsidRPr="00CC0718">
        <w:rPr>
          <w:color w:val="000000" w:themeColor="text1"/>
          <w:sz w:val="20"/>
          <w:szCs w:val="20"/>
          <w:lang w:val="en-US"/>
        </w:rPr>
        <w:t>27:15 - P9:</w:t>
      </w:r>
      <w:r w:rsidRPr="00CC0718" w:rsidR="5D3ECCAC">
        <w:tab/>
      </w:r>
      <w:r w:rsidRPr="00CC0718">
        <w:rPr>
          <w:color w:val="000000" w:themeColor="text1"/>
          <w:sz w:val="20"/>
          <w:szCs w:val="20"/>
          <w:lang w:val="en-US"/>
        </w:rPr>
        <w:t>Communicate within my team in terms of like what context?</w:t>
      </w:r>
    </w:p>
    <w:p w:rsidRPr="00CC0718" w:rsidR="5D3ECCAC" w:rsidP="6C42950B" w:rsidRDefault="5D3ECCAC" w14:paraId="2193CF94" w14:textId="47A82714">
      <w:pPr>
        <w:jc w:val="both"/>
        <w:rPr>
          <w:color w:val="000000" w:themeColor="text1"/>
          <w:sz w:val="20"/>
          <w:szCs w:val="20"/>
          <w:lang w:val="en-US"/>
        </w:rPr>
      </w:pPr>
    </w:p>
    <w:p w:rsidRPr="00CC0718" w:rsidR="5D3ECCAC" w:rsidP="6C42950B" w:rsidRDefault="3C199ED7" w14:paraId="655C6853" w14:textId="6BC08C15">
      <w:pPr>
        <w:ind w:left="1440" w:hanging="1440"/>
        <w:jc w:val="both"/>
        <w:rPr>
          <w:color w:val="000000" w:themeColor="text1"/>
          <w:sz w:val="20"/>
          <w:szCs w:val="20"/>
          <w:lang w:val="en-US"/>
        </w:rPr>
      </w:pPr>
      <w:r w:rsidRPr="00CC0718">
        <w:rPr>
          <w:color w:val="000000" w:themeColor="text1"/>
          <w:sz w:val="20"/>
          <w:szCs w:val="20"/>
          <w:lang w:val="en-US"/>
        </w:rPr>
        <w:t>27:20 - I2:</w:t>
      </w:r>
      <w:r w:rsidRPr="00CC0718" w:rsidR="5D3ECCAC">
        <w:tab/>
      </w:r>
      <w:r w:rsidRPr="00CC0718">
        <w:rPr>
          <w:color w:val="000000" w:themeColor="text1"/>
          <w:sz w:val="20"/>
          <w:szCs w:val="20"/>
          <w:lang w:val="en-US"/>
        </w:rPr>
        <w:t xml:space="preserve">Just in case now you guys want to </w:t>
      </w:r>
      <w:proofErr w:type="gramStart"/>
      <w:r w:rsidRPr="00CC0718">
        <w:rPr>
          <w:color w:val="000000" w:themeColor="text1"/>
          <w:sz w:val="20"/>
          <w:szCs w:val="20"/>
          <w:lang w:val="en-US"/>
        </w:rPr>
        <w:t>meet</w:t>
      </w:r>
      <w:proofErr w:type="gramEnd"/>
      <w:r w:rsidRPr="00CC0718">
        <w:rPr>
          <w:color w:val="000000" w:themeColor="text1"/>
          <w:sz w:val="20"/>
          <w:szCs w:val="20"/>
          <w:lang w:val="en-US"/>
        </w:rPr>
        <w:t xml:space="preserve"> and you want to perform a dance. So how do you guys communicate within yourself?</w:t>
      </w:r>
    </w:p>
    <w:p w:rsidRPr="00CC0718" w:rsidR="5D3ECCAC" w:rsidP="6C42950B" w:rsidRDefault="5D3ECCAC" w14:paraId="6FB34013" w14:textId="6EDEB0DE">
      <w:pPr>
        <w:jc w:val="both"/>
        <w:rPr>
          <w:color w:val="000000" w:themeColor="text1"/>
          <w:sz w:val="20"/>
          <w:szCs w:val="20"/>
          <w:lang w:val="en-US"/>
        </w:rPr>
      </w:pPr>
    </w:p>
    <w:p w:rsidRPr="00CC0718" w:rsidR="5D3ECCAC" w:rsidP="6C42950B" w:rsidRDefault="3C199ED7" w14:paraId="3A1F93BA" w14:textId="4DE56DA2">
      <w:pPr>
        <w:ind w:left="1440" w:hanging="1440"/>
        <w:jc w:val="both"/>
        <w:rPr>
          <w:color w:val="000000" w:themeColor="text1"/>
          <w:sz w:val="20"/>
          <w:szCs w:val="20"/>
          <w:lang w:val="en-US"/>
        </w:rPr>
      </w:pPr>
      <w:r w:rsidRPr="00CC0718">
        <w:rPr>
          <w:color w:val="000000" w:themeColor="text1"/>
          <w:sz w:val="20"/>
          <w:szCs w:val="20"/>
          <w:lang w:val="en-US"/>
        </w:rPr>
        <w:t>27:30 - P9:</w:t>
      </w:r>
      <w:r w:rsidRPr="00CC0718" w:rsidR="5D3ECCAC">
        <w:tab/>
      </w:r>
      <w:r w:rsidRPr="00CC0718">
        <w:rPr>
          <w:color w:val="000000" w:themeColor="text1"/>
          <w:sz w:val="20"/>
          <w:szCs w:val="20"/>
          <w:lang w:val="en-US"/>
        </w:rPr>
        <w:t xml:space="preserve">For my sorority we had a specific app called Greek House and it had every single person from our sorority on this app and </w:t>
      </w:r>
      <w:proofErr w:type="gramStart"/>
      <w:r w:rsidRPr="00CC0718">
        <w:rPr>
          <w:color w:val="000000" w:themeColor="text1"/>
          <w:sz w:val="20"/>
          <w:szCs w:val="20"/>
          <w:lang w:val="en-US"/>
        </w:rPr>
        <w:t>So</w:t>
      </w:r>
      <w:proofErr w:type="gramEnd"/>
      <w:r w:rsidRPr="00CC0718">
        <w:rPr>
          <w:color w:val="000000" w:themeColor="text1"/>
          <w:sz w:val="20"/>
          <w:szCs w:val="20"/>
          <w:lang w:val="en-US"/>
        </w:rPr>
        <w:t xml:space="preserve"> that was the main method of communication. We also just used regular text for subcommittees. We would have group chats. And then for my dance club, we'd mostly use Slack as well as email.</w:t>
      </w:r>
    </w:p>
    <w:p w:rsidRPr="00CC0718" w:rsidR="5D3ECCAC" w:rsidP="6C42950B" w:rsidRDefault="5D3ECCAC" w14:paraId="2EC62E70" w14:textId="01389F6D">
      <w:pPr>
        <w:jc w:val="both"/>
        <w:rPr>
          <w:color w:val="000000" w:themeColor="text1"/>
          <w:sz w:val="20"/>
          <w:szCs w:val="20"/>
          <w:lang w:val="en-US"/>
        </w:rPr>
      </w:pPr>
    </w:p>
    <w:p w:rsidRPr="00CC0718" w:rsidR="5D3ECCAC" w:rsidP="6C42950B" w:rsidRDefault="3C199ED7" w14:paraId="1601B17B" w14:textId="5D04C5B0">
      <w:pPr>
        <w:jc w:val="both"/>
        <w:rPr>
          <w:color w:val="000000" w:themeColor="text1"/>
          <w:sz w:val="20"/>
          <w:szCs w:val="20"/>
          <w:lang w:val="en-US"/>
        </w:rPr>
      </w:pPr>
      <w:r w:rsidRPr="00CC0718">
        <w:rPr>
          <w:color w:val="000000" w:themeColor="text1"/>
          <w:sz w:val="20"/>
          <w:szCs w:val="20"/>
          <w:lang w:val="en-US"/>
        </w:rPr>
        <w:t>27:54 - Unidentified Speaker (I2 ???):</w:t>
      </w:r>
      <w:r w:rsidRPr="00CC0718" w:rsidR="5D3ECCAC">
        <w:tab/>
      </w:r>
      <w:r w:rsidRPr="00CC0718">
        <w:rPr>
          <w:color w:val="000000" w:themeColor="text1"/>
          <w:sz w:val="20"/>
          <w:szCs w:val="20"/>
          <w:lang w:val="en-US"/>
        </w:rPr>
        <w:t>Okay.</w:t>
      </w:r>
    </w:p>
    <w:p w:rsidRPr="00CC0718" w:rsidR="5D3ECCAC" w:rsidP="6C42950B" w:rsidRDefault="5D3ECCAC" w14:paraId="4AC3ED4B" w14:textId="64EA7E38">
      <w:pPr>
        <w:jc w:val="both"/>
        <w:rPr>
          <w:color w:val="000000" w:themeColor="text1"/>
          <w:sz w:val="20"/>
          <w:szCs w:val="20"/>
          <w:lang w:val="en-US"/>
        </w:rPr>
      </w:pPr>
    </w:p>
    <w:p w:rsidRPr="00CC0718" w:rsidR="5D3ECCAC" w:rsidP="6C42950B" w:rsidRDefault="3C199ED7" w14:paraId="211036FC" w14:textId="7187D67E">
      <w:pPr>
        <w:ind w:left="1440" w:hanging="1440"/>
        <w:jc w:val="both"/>
        <w:rPr>
          <w:color w:val="000000" w:themeColor="text1"/>
          <w:sz w:val="20"/>
          <w:szCs w:val="20"/>
          <w:lang w:val="en-US"/>
        </w:rPr>
      </w:pPr>
      <w:r w:rsidRPr="00CC0718">
        <w:rPr>
          <w:color w:val="000000" w:themeColor="text1"/>
          <w:sz w:val="20"/>
          <w:szCs w:val="20"/>
          <w:lang w:val="en-US"/>
        </w:rPr>
        <w:t>27:57 - I2:</w:t>
      </w:r>
      <w:r w:rsidRPr="00CC0718" w:rsidR="5D3ECCAC">
        <w:tab/>
      </w:r>
      <w:r w:rsidRPr="00CC0718">
        <w:rPr>
          <w:color w:val="000000" w:themeColor="text1"/>
          <w:sz w:val="20"/>
          <w:szCs w:val="20"/>
          <w:lang w:val="en-US"/>
        </w:rPr>
        <w:t xml:space="preserve">Thank you. Thank you so much for your time and insights. </w:t>
      </w:r>
      <w:proofErr w:type="gramStart"/>
      <w:r w:rsidRPr="00CC0718">
        <w:rPr>
          <w:color w:val="000000" w:themeColor="text1"/>
          <w:sz w:val="20"/>
          <w:szCs w:val="20"/>
          <w:lang w:val="en-US"/>
        </w:rPr>
        <w:t>So</w:t>
      </w:r>
      <w:proofErr w:type="gramEnd"/>
      <w:r w:rsidRPr="00CC0718">
        <w:rPr>
          <w:color w:val="000000" w:themeColor="text1"/>
          <w:sz w:val="20"/>
          <w:szCs w:val="20"/>
          <w:lang w:val="en-US"/>
        </w:rPr>
        <w:t xml:space="preserve"> before we could conclude, do you have any additional information you would like to share or any questions or any comments that you would like to give?</w:t>
      </w:r>
    </w:p>
    <w:p w:rsidRPr="00CC0718" w:rsidR="5D3ECCAC" w:rsidP="6C42950B" w:rsidRDefault="5D3ECCAC" w14:paraId="4498E622" w14:textId="1292F6AA">
      <w:pPr>
        <w:jc w:val="both"/>
        <w:rPr>
          <w:color w:val="000000" w:themeColor="text1"/>
          <w:sz w:val="20"/>
          <w:szCs w:val="20"/>
          <w:lang w:val="en-US"/>
        </w:rPr>
      </w:pPr>
    </w:p>
    <w:p w:rsidRPr="00CC0718" w:rsidR="5D3ECCAC" w:rsidP="6C42950B" w:rsidRDefault="3C199ED7" w14:paraId="65C5BC21" w14:textId="276CB9FE">
      <w:pPr>
        <w:ind w:left="1440" w:hanging="1440"/>
        <w:jc w:val="both"/>
        <w:rPr>
          <w:color w:val="000000" w:themeColor="text1"/>
          <w:sz w:val="20"/>
          <w:szCs w:val="20"/>
          <w:lang w:val="en-US"/>
        </w:rPr>
      </w:pPr>
      <w:r w:rsidRPr="00CC0718">
        <w:rPr>
          <w:color w:val="000000" w:themeColor="text1"/>
          <w:sz w:val="20"/>
          <w:szCs w:val="20"/>
          <w:lang w:val="en-US"/>
        </w:rPr>
        <w:t>28:11 - P9:</w:t>
      </w:r>
      <w:r w:rsidRPr="00CC0718" w:rsidR="5D3ECCAC">
        <w:tab/>
      </w:r>
      <w:r w:rsidRPr="00CC0718">
        <w:rPr>
          <w:color w:val="000000" w:themeColor="text1"/>
          <w:sz w:val="20"/>
          <w:szCs w:val="20"/>
          <w:lang w:val="en-US"/>
        </w:rPr>
        <w:t xml:space="preserve">I'm really excited for the potential of what this marketing club could be. I think, yeah, there's a lot of value that could be added and I will </w:t>
      </w:r>
      <w:proofErr w:type="gramStart"/>
      <w:r w:rsidRPr="00CC0718">
        <w:rPr>
          <w:color w:val="000000" w:themeColor="text1"/>
          <w:sz w:val="20"/>
          <w:szCs w:val="20"/>
          <w:lang w:val="en-US"/>
        </w:rPr>
        <w:t>definitely pass</w:t>
      </w:r>
      <w:proofErr w:type="gramEnd"/>
      <w:r w:rsidRPr="00CC0718">
        <w:rPr>
          <w:color w:val="000000" w:themeColor="text1"/>
          <w:sz w:val="20"/>
          <w:szCs w:val="20"/>
          <w:lang w:val="en-US"/>
        </w:rPr>
        <w:t xml:space="preserve"> along this idea to the current members who are in positions at my clubs and let them know that this might be coming. </w:t>
      </w:r>
      <w:proofErr w:type="gramStart"/>
      <w:r w:rsidRPr="00CC0718">
        <w:rPr>
          <w:color w:val="000000" w:themeColor="text1"/>
          <w:sz w:val="20"/>
          <w:szCs w:val="20"/>
          <w:lang w:val="en-US"/>
        </w:rPr>
        <w:t>So</w:t>
      </w:r>
      <w:proofErr w:type="gramEnd"/>
      <w:r w:rsidRPr="00CC0718">
        <w:rPr>
          <w:color w:val="000000" w:themeColor="text1"/>
          <w:sz w:val="20"/>
          <w:szCs w:val="20"/>
          <w:lang w:val="en-US"/>
        </w:rPr>
        <w:t xml:space="preserve"> I appreciate your time and understanding and getting to know what the different I think it's really important.</w:t>
      </w:r>
    </w:p>
    <w:p w:rsidRPr="00CC0718" w:rsidR="5D3ECCAC" w:rsidP="6C42950B" w:rsidRDefault="5D3ECCAC" w14:paraId="381FF15B" w14:textId="74E329D4">
      <w:pPr>
        <w:jc w:val="both"/>
        <w:rPr>
          <w:color w:val="000000" w:themeColor="text1"/>
          <w:sz w:val="20"/>
          <w:szCs w:val="20"/>
          <w:lang w:val="en-US"/>
        </w:rPr>
      </w:pPr>
    </w:p>
    <w:p w:rsidRPr="00CC0718" w:rsidR="5D3ECCAC" w:rsidP="6C42950B" w:rsidRDefault="3C199ED7" w14:paraId="6738EFC5" w14:textId="3325E0A6">
      <w:pPr>
        <w:ind w:left="1440" w:hanging="1440"/>
        <w:jc w:val="both"/>
        <w:rPr>
          <w:color w:val="000000" w:themeColor="text1"/>
          <w:sz w:val="20"/>
          <w:szCs w:val="20"/>
          <w:lang w:val="en-US"/>
        </w:rPr>
      </w:pPr>
      <w:r w:rsidRPr="00CC0718">
        <w:rPr>
          <w:color w:val="000000" w:themeColor="text1"/>
          <w:sz w:val="20"/>
          <w:szCs w:val="20"/>
          <w:lang w:val="en-US"/>
        </w:rPr>
        <w:t>28:37 - I2:</w:t>
      </w:r>
      <w:r w:rsidRPr="00CC0718" w:rsidR="5D3ECCAC">
        <w:tab/>
      </w:r>
      <w:r w:rsidRPr="00CC0718">
        <w:rPr>
          <w:color w:val="000000" w:themeColor="text1"/>
          <w:sz w:val="20"/>
          <w:szCs w:val="20"/>
          <w:lang w:val="en-US"/>
        </w:rPr>
        <w:t xml:space="preserve">And </w:t>
      </w:r>
      <w:proofErr w:type="gramStart"/>
      <w:r w:rsidRPr="00CC0718">
        <w:rPr>
          <w:color w:val="000000" w:themeColor="text1"/>
          <w:sz w:val="20"/>
          <w:szCs w:val="20"/>
          <w:lang w:val="en-US"/>
        </w:rPr>
        <w:t>also</w:t>
      </w:r>
      <w:proofErr w:type="gramEnd"/>
      <w:r w:rsidRPr="00CC0718">
        <w:rPr>
          <w:color w:val="000000" w:themeColor="text1"/>
          <w:sz w:val="20"/>
          <w:szCs w:val="20"/>
          <w:lang w:val="en-US"/>
        </w:rPr>
        <w:t xml:space="preserve"> a small request. If we need to clarify any of your responses, would it be OK to reach out to you?</w:t>
      </w:r>
    </w:p>
    <w:p w:rsidRPr="00CC0718" w:rsidR="5D3ECCAC" w:rsidP="6C42950B" w:rsidRDefault="5D3ECCAC" w14:paraId="3E138DBD" w14:textId="446A1EF8">
      <w:pPr>
        <w:jc w:val="both"/>
        <w:rPr>
          <w:color w:val="000000" w:themeColor="text1"/>
          <w:sz w:val="20"/>
          <w:szCs w:val="20"/>
          <w:lang w:val="en-US"/>
        </w:rPr>
      </w:pPr>
    </w:p>
    <w:p w:rsidRPr="00CC0718" w:rsidR="5D3ECCAC" w:rsidP="6C42950B" w:rsidRDefault="3C199ED7" w14:paraId="619556DA" w14:textId="196906E0">
      <w:pPr>
        <w:jc w:val="both"/>
        <w:rPr>
          <w:color w:val="000000" w:themeColor="text1"/>
          <w:sz w:val="20"/>
          <w:szCs w:val="20"/>
          <w:lang w:val="en-US"/>
        </w:rPr>
      </w:pPr>
      <w:r w:rsidRPr="00CC0718">
        <w:rPr>
          <w:color w:val="000000" w:themeColor="text1"/>
          <w:sz w:val="20"/>
          <w:szCs w:val="20"/>
          <w:lang w:val="en-US"/>
        </w:rPr>
        <w:t>28:45 - P9:</w:t>
      </w:r>
      <w:r w:rsidRPr="00CC0718" w:rsidR="5D3ECCAC">
        <w:tab/>
      </w:r>
      <w:r w:rsidRPr="00CC0718">
        <w:rPr>
          <w:color w:val="000000" w:themeColor="text1"/>
          <w:sz w:val="20"/>
          <w:szCs w:val="20"/>
          <w:lang w:val="en-US"/>
        </w:rPr>
        <w:t>Yeah, of course.</w:t>
      </w:r>
    </w:p>
    <w:p w:rsidRPr="00CC0718" w:rsidR="5D3ECCAC" w:rsidP="6C42950B" w:rsidRDefault="5D3ECCAC" w14:paraId="416E7E2B" w14:textId="5E0276E7">
      <w:pPr>
        <w:jc w:val="both"/>
        <w:rPr>
          <w:color w:val="000000" w:themeColor="text1"/>
          <w:sz w:val="20"/>
          <w:szCs w:val="20"/>
          <w:lang w:val="en-US"/>
        </w:rPr>
      </w:pPr>
    </w:p>
    <w:p w:rsidRPr="00CC0718" w:rsidR="5D3ECCAC" w:rsidP="6C42950B" w:rsidRDefault="3C199ED7" w14:paraId="5856AAFC" w14:textId="65D20854">
      <w:pPr>
        <w:ind w:left="1440" w:hanging="1440"/>
        <w:jc w:val="both"/>
        <w:rPr>
          <w:color w:val="000000" w:themeColor="text1"/>
          <w:sz w:val="20"/>
          <w:szCs w:val="20"/>
          <w:lang w:val="en-US"/>
        </w:rPr>
      </w:pPr>
      <w:r w:rsidRPr="00CC0718">
        <w:rPr>
          <w:color w:val="000000" w:themeColor="text1"/>
          <w:sz w:val="20"/>
          <w:szCs w:val="20"/>
          <w:lang w:val="en-US"/>
        </w:rPr>
        <w:t>28:47 - I2:</w:t>
      </w:r>
      <w:r w:rsidRPr="00CC0718" w:rsidR="5D3ECCAC">
        <w:tab/>
      </w:r>
      <w:r w:rsidRPr="00CC0718">
        <w:rPr>
          <w:color w:val="000000" w:themeColor="text1"/>
          <w:sz w:val="20"/>
          <w:szCs w:val="20"/>
          <w:lang w:val="en-US"/>
        </w:rPr>
        <w:t>Thanks again. Thank you so much. You really helped us a lot with the survey. I really thank you a lot for your time today.</w:t>
      </w:r>
    </w:p>
    <w:p w:rsidRPr="00CC0718" w:rsidR="5D3ECCAC" w:rsidP="6C42950B" w:rsidRDefault="5D3ECCAC" w14:paraId="7C20F37C" w14:textId="3686B35F">
      <w:pPr>
        <w:jc w:val="both"/>
        <w:rPr>
          <w:color w:val="000000" w:themeColor="text1"/>
          <w:sz w:val="20"/>
          <w:szCs w:val="20"/>
          <w:lang w:val="en-US"/>
        </w:rPr>
      </w:pPr>
    </w:p>
    <w:p w:rsidRPr="00CC0718" w:rsidR="5D3ECCAC" w:rsidP="6C42950B" w:rsidRDefault="3C199ED7" w14:paraId="0514EFD2" w14:textId="0FA5C518">
      <w:pPr>
        <w:jc w:val="both"/>
        <w:rPr>
          <w:color w:val="000000" w:themeColor="text1"/>
          <w:sz w:val="20"/>
          <w:szCs w:val="20"/>
          <w:lang w:val="en-US"/>
        </w:rPr>
      </w:pPr>
      <w:r w:rsidRPr="00CC0718">
        <w:rPr>
          <w:color w:val="000000" w:themeColor="text1"/>
          <w:sz w:val="20"/>
          <w:szCs w:val="20"/>
          <w:lang w:val="en-US"/>
        </w:rPr>
        <w:t xml:space="preserve">28:55 - P9: </w:t>
      </w:r>
      <w:r w:rsidRPr="00CC0718" w:rsidR="5D3ECCAC">
        <w:tab/>
      </w:r>
      <w:r w:rsidRPr="00CC0718">
        <w:rPr>
          <w:color w:val="000000" w:themeColor="text1"/>
          <w:sz w:val="20"/>
          <w:szCs w:val="20"/>
          <w:lang w:val="en-US"/>
        </w:rPr>
        <w:t>Of course. Thank you so much. I hope you have a great rest of your day.</w:t>
      </w:r>
    </w:p>
    <w:p w:rsidRPr="00CC0718" w:rsidR="5D3ECCAC" w:rsidP="6C42950B" w:rsidRDefault="5D3ECCAC" w14:paraId="5995A3AF" w14:textId="720B105E">
      <w:pPr>
        <w:jc w:val="both"/>
        <w:rPr>
          <w:color w:val="000000" w:themeColor="text1"/>
          <w:sz w:val="20"/>
          <w:szCs w:val="20"/>
          <w:lang w:val="en-US"/>
        </w:rPr>
      </w:pPr>
    </w:p>
    <w:p w:rsidRPr="00CC0718" w:rsidR="5D3ECCAC" w:rsidP="6C42950B" w:rsidRDefault="3C199ED7" w14:paraId="2097C198" w14:textId="3FEA468F">
      <w:pPr>
        <w:jc w:val="both"/>
        <w:rPr>
          <w:color w:val="000000" w:themeColor="text1"/>
          <w:sz w:val="20"/>
          <w:szCs w:val="20"/>
          <w:lang w:val="en-US"/>
        </w:rPr>
      </w:pPr>
      <w:r w:rsidRPr="00CC0718">
        <w:rPr>
          <w:color w:val="000000" w:themeColor="text1"/>
          <w:sz w:val="20"/>
          <w:szCs w:val="20"/>
          <w:lang w:val="en-US"/>
        </w:rPr>
        <w:t>28:59 - I2:</w:t>
      </w:r>
      <w:r w:rsidRPr="00CC0718" w:rsidR="5D3ECCAC">
        <w:tab/>
      </w:r>
      <w:r w:rsidRPr="00CC0718">
        <w:rPr>
          <w:color w:val="000000" w:themeColor="text1"/>
          <w:sz w:val="20"/>
          <w:szCs w:val="20"/>
          <w:lang w:val="en-US"/>
        </w:rPr>
        <w:t>You too. Have a great day. Bye.</w:t>
      </w:r>
    </w:p>
    <w:p w:rsidRPr="00CC0718" w:rsidR="5D3ECCAC" w:rsidP="6C42950B" w:rsidRDefault="5D3ECCAC" w14:paraId="3D4B4168" w14:textId="7C4B596D">
      <w:pPr>
        <w:jc w:val="both"/>
        <w:rPr>
          <w:color w:val="000000" w:themeColor="text1"/>
          <w:sz w:val="20"/>
          <w:szCs w:val="20"/>
          <w:lang w:val="en-US"/>
        </w:rPr>
      </w:pPr>
    </w:p>
    <w:p w:rsidRPr="00CC0718" w:rsidR="5D3ECCAC" w:rsidP="6C42950B" w:rsidRDefault="3C199ED7" w14:paraId="57F8C04A" w14:textId="14C1FDE4">
      <w:pPr>
        <w:jc w:val="both"/>
        <w:rPr>
          <w:color w:val="000000" w:themeColor="text1"/>
          <w:sz w:val="20"/>
          <w:szCs w:val="20"/>
          <w:lang w:val="en-US"/>
        </w:rPr>
      </w:pPr>
      <w:r w:rsidRPr="00CC0718">
        <w:rPr>
          <w:color w:val="000000" w:themeColor="text1"/>
          <w:sz w:val="20"/>
          <w:szCs w:val="20"/>
          <w:lang w:val="en-US"/>
        </w:rPr>
        <w:t xml:space="preserve">29:01 - I3: </w:t>
      </w:r>
      <w:r w:rsidRPr="00CC0718" w:rsidR="5D3ECCAC">
        <w:tab/>
      </w:r>
      <w:r w:rsidRPr="00CC0718">
        <w:rPr>
          <w:color w:val="000000" w:themeColor="text1"/>
          <w:sz w:val="20"/>
          <w:szCs w:val="20"/>
          <w:lang w:val="en-US"/>
        </w:rPr>
        <w:t>Thank you, P9. Thank you. Thank you.</w:t>
      </w:r>
    </w:p>
    <w:p w:rsidRPr="00CC0718" w:rsidR="5D3ECCAC" w:rsidP="6C42950B" w:rsidRDefault="5D3ECCAC" w14:paraId="5E8BA5BC" w14:textId="0A0FB0C2">
      <w:pPr>
        <w:jc w:val="both"/>
        <w:rPr>
          <w:color w:val="000000" w:themeColor="text1"/>
          <w:sz w:val="20"/>
          <w:szCs w:val="20"/>
          <w:lang w:val="en-US"/>
        </w:rPr>
      </w:pPr>
    </w:p>
    <w:p w:rsidRPr="00CC0718" w:rsidR="5D3ECCAC" w:rsidP="771DF2FE" w:rsidRDefault="3748CBE6" w14:paraId="5270F0F4" w14:textId="47241B30">
      <w:pPr>
        <w:rPr>
          <w:color w:val="000000" w:themeColor="text1"/>
          <w:sz w:val="20"/>
          <w:szCs w:val="20"/>
          <w:lang w:val="en-GB"/>
        </w:rPr>
      </w:pPr>
      <w:r w:rsidRPr="00CC0718">
        <w:rPr>
          <w:color w:val="000000" w:themeColor="text1"/>
          <w:sz w:val="20"/>
          <w:szCs w:val="20"/>
          <w:lang w:val="en-GB"/>
        </w:rPr>
        <w:t>END OF TRANSCRIPT</w:t>
      </w:r>
    </w:p>
    <w:p w:rsidRPr="00CC0718" w:rsidR="5D3ECCAC" w:rsidP="771DF2FE" w:rsidRDefault="5D3ECCAC" w14:paraId="01AAFA7F" w14:textId="6A8ACD77">
      <w:pPr>
        <w:jc w:val="center"/>
        <w:rPr>
          <w:i/>
          <w:iCs/>
          <w:color w:val="000000" w:themeColor="text1"/>
          <w:sz w:val="20"/>
          <w:szCs w:val="20"/>
          <w:lang w:val="en-GB"/>
        </w:rPr>
      </w:pPr>
    </w:p>
    <w:p w:rsidRPr="00CC0718" w:rsidR="00545016" w:rsidP="771DF2FE" w:rsidRDefault="00545016" w14:paraId="620803B5" w14:textId="77777777">
      <w:pPr>
        <w:jc w:val="center"/>
        <w:rPr>
          <w:i/>
          <w:iCs/>
          <w:color w:val="000000" w:themeColor="text1"/>
          <w:sz w:val="20"/>
          <w:szCs w:val="20"/>
          <w:lang w:val="en-GB"/>
        </w:rPr>
      </w:pPr>
    </w:p>
    <w:p w:rsidRPr="00CC0718" w:rsidR="00545016" w:rsidP="771DF2FE" w:rsidRDefault="00545016" w14:paraId="08F4F3D0" w14:textId="77777777">
      <w:pPr>
        <w:jc w:val="center"/>
        <w:rPr>
          <w:i/>
          <w:iCs/>
          <w:color w:val="000000" w:themeColor="text1"/>
          <w:sz w:val="20"/>
          <w:szCs w:val="20"/>
          <w:lang w:val="en-GB"/>
        </w:rPr>
      </w:pPr>
    </w:p>
    <w:p w:rsidRPr="00CC0718" w:rsidR="00545016" w:rsidP="771DF2FE" w:rsidRDefault="00545016" w14:paraId="2C925F9F" w14:textId="77777777">
      <w:pPr>
        <w:jc w:val="center"/>
        <w:rPr>
          <w:i/>
          <w:iCs/>
          <w:color w:val="000000" w:themeColor="text1"/>
          <w:sz w:val="20"/>
          <w:szCs w:val="20"/>
          <w:lang w:val="en-GB"/>
        </w:rPr>
      </w:pPr>
    </w:p>
    <w:p w:rsidRPr="00CC0718" w:rsidR="00545016" w:rsidP="771DF2FE" w:rsidRDefault="00545016" w14:paraId="574E8B79" w14:textId="77777777">
      <w:pPr>
        <w:jc w:val="center"/>
        <w:rPr>
          <w:i/>
          <w:iCs/>
          <w:color w:val="000000" w:themeColor="text1"/>
          <w:sz w:val="20"/>
          <w:szCs w:val="20"/>
          <w:lang w:val="en-GB"/>
        </w:rPr>
      </w:pPr>
    </w:p>
    <w:p w:rsidRPr="00CC0718" w:rsidR="00545016" w:rsidP="771DF2FE" w:rsidRDefault="00545016" w14:paraId="4DCA8C57" w14:textId="77777777">
      <w:pPr>
        <w:jc w:val="center"/>
        <w:rPr>
          <w:i/>
          <w:iCs/>
          <w:color w:val="000000" w:themeColor="text1"/>
          <w:sz w:val="20"/>
          <w:szCs w:val="20"/>
          <w:lang w:val="en-GB"/>
        </w:rPr>
      </w:pPr>
    </w:p>
    <w:p w:rsidRPr="00CC0718" w:rsidR="00545016" w:rsidP="771DF2FE" w:rsidRDefault="00545016" w14:paraId="5D75C041" w14:textId="77777777">
      <w:pPr>
        <w:jc w:val="center"/>
        <w:rPr>
          <w:i/>
          <w:iCs/>
          <w:color w:val="000000" w:themeColor="text1"/>
          <w:sz w:val="20"/>
          <w:szCs w:val="20"/>
          <w:lang w:val="en-GB"/>
        </w:rPr>
      </w:pPr>
    </w:p>
    <w:p w:rsidRPr="00CC0718" w:rsidR="00545016" w:rsidP="771DF2FE" w:rsidRDefault="00545016" w14:paraId="61B397FA" w14:textId="77777777">
      <w:pPr>
        <w:jc w:val="center"/>
        <w:rPr>
          <w:i/>
          <w:iCs/>
          <w:color w:val="000000" w:themeColor="text1"/>
          <w:sz w:val="20"/>
          <w:szCs w:val="20"/>
          <w:lang w:val="en-GB"/>
        </w:rPr>
      </w:pPr>
    </w:p>
    <w:p w:rsidR="00CC0718" w:rsidP="3ACD2CDB" w:rsidRDefault="00CC0718" w14:paraId="03631A64" w14:textId="77777777">
      <w:pPr>
        <w:rPr>
          <w:i/>
          <w:iCs/>
          <w:color w:val="000000" w:themeColor="text1"/>
          <w:sz w:val="20"/>
          <w:szCs w:val="20"/>
          <w:lang w:val="en-GB"/>
        </w:rPr>
      </w:pPr>
    </w:p>
    <w:p w:rsidRPr="00CC0718" w:rsidR="5D3ECCAC" w:rsidP="3ACD2CDB" w:rsidRDefault="1568030A" w14:paraId="5DF0FF3D" w14:textId="421D917C">
      <w:pPr>
        <w:rPr>
          <w:b/>
          <w:bCs/>
          <w:color w:val="000000" w:themeColor="text1"/>
          <w:lang w:val="en-GB"/>
        </w:rPr>
      </w:pPr>
      <w:r w:rsidRPr="00CC0718">
        <w:rPr>
          <w:b/>
          <w:bCs/>
          <w:color w:val="000000" w:themeColor="text1"/>
          <w:lang w:val="en-GB"/>
        </w:rPr>
        <w:lastRenderedPageBreak/>
        <w:t>TRANSCRIPT [10]</w:t>
      </w:r>
    </w:p>
    <w:p w:rsidRPr="00CC0718" w:rsidR="5D3ECCAC" w:rsidP="4F814FF9" w:rsidRDefault="30902F61" w14:paraId="347D5573" w14:textId="623C5347">
      <w:pPr>
        <w:rPr>
          <w:color w:val="000000" w:themeColor="text1"/>
          <w:sz w:val="20"/>
          <w:szCs w:val="20"/>
          <w:lang w:val="en-GB"/>
        </w:rPr>
      </w:pPr>
      <w:r w:rsidRPr="00CC0718">
        <w:rPr>
          <w:color w:val="000000" w:themeColor="text1"/>
          <w:sz w:val="20"/>
          <w:szCs w:val="20"/>
          <w:lang w:val="en-GB"/>
        </w:rPr>
        <w:t>Interview Location: Zoom</w:t>
      </w:r>
    </w:p>
    <w:p w:rsidRPr="00CC0718" w:rsidR="5D3ECCAC" w:rsidP="4F814FF9" w:rsidRDefault="30902F61" w14:paraId="6EA418E7" w14:textId="39C62FAC">
      <w:pPr>
        <w:rPr>
          <w:color w:val="000000" w:themeColor="text1"/>
          <w:sz w:val="20"/>
          <w:szCs w:val="20"/>
          <w:lang w:val="en-GB"/>
        </w:rPr>
      </w:pPr>
      <w:r w:rsidRPr="00CC0718">
        <w:rPr>
          <w:color w:val="000000" w:themeColor="text1"/>
          <w:sz w:val="20"/>
          <w:szCs w:val="20"/>
          <w:lang w:val="en-GB"/>
        </w:rPr>
        <w:t>Date and Time: 10/07/2024, 08:00:00 pm</w:t>
      </w:r>
    </w:p>
    <w:p w:rsidRPr="00CC0718" w:rsidR="5D3ECCAC" w:rsidP="4F814FF9" w:rsidRDefault="30902F61" w14:paraId="4CEB4BCD" w14:textId="1130EEE5">
      <w:pPr>
        <w:rPr>
          <w:color w:val="000000" w:themeColor="text1"/>
          <w:sz w:val="20"/>
          <w:szCs w:val="20"/>
          <w:lang w:val="en-GB"/>
        </w:rPr>
      </w:pPr>
      <w:r w:rsidRPr="00CC0718">
        <w:rPr>
          <w:color w:val="000000" w:themeColor="text1"/>
          <w:sz w:val="20"/>
          <w:szCs w:val="20"/>
          <w:lang w:val="en-GB"/>
        </w:rPr>
        <w:t>Name of Interviewee: P10</w:t>
      </w:r>
    </w:p>
    <w:p w:rsidRPr="00CC0718" w:rsidR="5D3ECCAC" w:rsidP="4F814FF9" w:rsidRDefault="30902F61" w14:paraId="07D65578" w14:textId="2D32DFF3">
      <w:pPr>
        <w:rPr>
          <w:color w:val="000000" w:themeColor="text1"/>
          <w:sz w:val="20"/>
          <w:szCs w:val="20"/>
          <w:lang w:val="en-GB"/>
        </w:rPr>
      </w:pPr>
      <w:r w:rsidRPr="00CC0718">
        <w:rPr>
          <w:color w:val="000000" w:themeColor="text1"/>
          <w:sz w:val="20"/>
          <w:szCs w:val="20"/>
          <w:lang w:val="en-GB"/>
        </w:rPr>
        <w:t>Name of Interviewer: I5</w:t>
      </w:r>
    </w:p>
    <w:p w:rsidRPr="00CC0718" w:rsidR="5D3ECCAC" w:rsidP="4F814FF9" w:rsidRDefault="30902F61" w14:paraId="61DA9289" w14:textId="6F1D610F">
      <w:pPr>
        <w:rPr>
          <w:color w:val="000000" w:themeColor="text1"/>
          <w:sz w:val="20"/>
          <w:szCs w:val="20"/>
          <w:lang w:val="en-GB"/>
        </w:rPr>
      </w:pPr>
      <w:r w:rsidRPr="00CC0718">
        <w:rPr>
          <w:color w:val="000000" w:themeColor="text1"/>
          <w:sz w:val="20"/>
          <w:szCs w:val="20"/>
          <w:lang w:val="en-GB"/>
        </w:rPr>
        <w:t>Name of Transcriber: I1</w:t>
      </w:r>
    </w:p>
    <w:p w:rsidRPr="00CC0718" w:rsidR="5D3ECCAC" w:rsidP="4F814FF9" w:rsidRDefault="30902F61" w14:paraId="7A526879" w14:textId="24623144">
      <w:pPr>
        <w:rPr>
          <w:color w:val="000000" w:themeColor="text1"/>
          <w:sz w:val="20"/>
          <w:szCs w:val="20"/>
          <w:lang w:val="en-GB"/>
        </w:rPr>
      </w:pPr>
      <w:r w:rsidRPr="00CC0718">
        <w:rPr>
          <w:color w:val="000000" w:themeColor="text1"/>
          <w:sz w:val="20"/>
          <w:szCs w:val="20"/>
          <w:lang w:val="en-GB"/>
        </w:rPr>
        <w:t>Length of Interview (in mins): 20 mins</w:t>
      </w:r>
    </w:p>
    <w:p w:rsidRPr="00CC0718" w:rsidR="2EE245CD" w:rsidP="4F814FF9" w:rsidRDefault="2EE245CD" w14:paraId="52D2FF0C" w14:textId="027D739C">
      <w:pPr>
        <w:rPr>
          <w:sz w:val="20"/>
          <w:szCs w:val="20"/>
          <w:lang w:val="en-GB"/>
        </w:rPr>
      </w:pPr>
      <w:r w:rsidRPr="00CC0718">
        <w:rPr>
          <w:sz w:val="20"/>
          <w:szCs w:val="20"/>
          <w:lang w:val="en-GB"/>
        </w:rPr>
        <w:t>Interview Format: Online</w:t>
      </w:r>
    </w:p>
    <w:p w:rsidRPr="00CC0718" w:rsidR="2EE245CD" w:rsidP="4F814FF9" w:rsidRDefault="2EE245CD" w14:paraId="531DE6D4" w14:textId="3D4CE097">
      <w:pPr>
        <w:rPr>
          <w:sz w:val="20"/>
          <w:szCs w:val="20"/>
          <w:lang w:val="en-GB"/>
        </w:rPr>
      </w:pPr>
      <w:r w:rsidRPr="00CC0718">
        <w:rPr>
          <w:sz w:val="20"/>
          <w:szCs w:val="20"/>
          <w:lang w:val="en-GB"/>
        </w:rPr>
        <w:t>Word count of the transcript: 2030 words</w:t>
      </w:r>
    </w:p>
    <w:p w:rsidRPr="00CC0718" w:rsidR="2EE245CD" w:rsidP="4F814FF9" w:rsidRDefault="2EE245CD" w14:paraId="00A2D478" w14:textId="18A29980">
      <w:pPr>
        <w:rPr>
          <w:sz w:val="20"/>
          <w:szCs w:val="20"/>
          <w:lang w:val="en-GB"/>
        </w:rPr>
      </w:pPr>
      <w:r w:rsidRPr="00CC0718">
        <w:rPr>
          <w:sz w:val="20"/>
          <w:szCs w:val="20"/>
          <w:lang w:val="en-GB"/>
        </w:rPr>
        <w:t>Transcription technology: otter.ai and zoom</w:t>
      </w:r>
    </w:p>
    <w:p w:rsidRPr="00CC0718" w:rsidR="4F814FF9" w:rsidP="4F814FF9" w:rsidRDefault="4F814FF9" w14:paraId="7C8FAD35" w14:textId="37A2E903">
      <w:pPr>
        <w:rPr>
          <w:i/>
          <w:iCs/>
          <w:color w:val="000000" w:themeColor="text1"/>
          <w:sz w:val="20"/>
          <w:szCs w:val="20"/>
          <w:lang w:val="en-GB"/>
        </w:rPr>
      </w:pPr>
    </w:p>
    <w:p w:rsidRPr="00CC0718" w:rsidR="5D3ECCAC" w:rsidP="771DF2FE" w:rsidRDefault="5D3ECCAC" w14:paraId="51C275E3" w14:textId="60DBC0B6">
      <w:pPr>
        <w:rPr>
          <w:color w:val="000000" w:themeColor="text1"/>
          <w:sz w:val="20"/>
          <w:szCs w:val="20"/>
          <w:lang w:val="en-GB"/>
        </w:rPr>
      </w:pPr>
    </w:p>
    <w:p w:rsidRPr="00CC0718" w:rsidR="5D3ECCAC" w:rsidP="771DF2FE" w:rsidRDefault="30902F61" w14:paraId="0A879A65" w14:textId="0335917F">
      <w:pPr>
        <w:rPr>
          <w:color w:val="000000" w:themeColor="text1"/>
          <w:sz w:val="20"/>
          <w:szCs w:val="20"/>
          <w:lang w:val="en-GB"/>
        </w:rPr>
      </w:pPr>
      <w:r w:rsidRPr="00CC0718">
        <w:rPr>
          <w:i/>
          <w:iCs/>
          <w:color w:val="000000" w:themeColor="text1"/>
          <w:sz w:val="20"/>
          <w:szCs w:val="20"/>
          <w:lang w:val="en-GB"/>
        </w:rPr>
        <w:t>4:36 - I5</w:t>
      </w:r>
    </w:p>
    <w:p w:rsidRPr="00CC0718" w:rsidR="5D3ECCAC" w:rsidP="771DF2FE" w:rsidRDefault="30902F61" w14:paraId="28FAA1DA" w14:textId="32464223">
      <w:pPr>
        <w:rPr>
          <w:color w:val="000000" w:themeColor="text1"/>
          <w:sz w:val="20"/>
          <w:szCs w:val="20"/>
          <w:lang w:val="en-GB"/>
        </w:rPr>
      </w:pPr>
      <w:r w:rsidRPr="00CC0718">
        <w:rPr>
          <w:i/>
          <w:iCs/>
          <w:color w:val="000000" w:themeColor="text1"/>
          <w:sz w:val="20"/>
          <w:szCs w:val="20"/>
          <w:lang w:val="en-IN"/>
        </w:rPr>
        <w:t>Hi, hello. I am I5, a student of the Marketing Research course. Thank you for taking out your time to meet with me. Myself and my team members are conducting this interview as part of a project to understand how club can assist other campus clubs in promoting themselves on the WPI campus. This will help us design initiatives and services that best support the goals of various student organizations. All responses are confidential and you are free to skip any questions or stop this interview at any time. To facilitate our note-taking, I will be I would like to record our conversation today only to members working on the project who have access to the recording, which will be in the description. Do you agree to this interview being recorded?</w:t>
      </w:r>
    </w:p>
    <w:p w:rsidRPr="00CC0718" w:rsidR="5D3ECCAC" w:rsidP="771DF2FE" w:rsidRDefault="30902F61" w14:paraId="03799A74" w14:textId="5BDBEF6B">
      <w:pPr>
        <w:rPr>
          <w:color w:val="000000" w:themeColor="text1"/>
          <w:sz w:val="20"/>
          <w:szCs w:val="20"/>
          <w:lang w:val="en-GB"/>
        </w:rPr>
      </w:pPr>
      <w:r w:rsidRPr="00CC0718">
        <w:rPr>
          <w:i/>
          <w:iCs/>
          <w:color w:val="000000" w:themeColor="text1"/>
          <w:sz w:val="20"/>
          <w:szCs w:val="20"/>
          <w:lang w:val="en-GB"/>
        </w:rPr>
        <w:t xml:space="preserve"> </w:t>
      </w:r>
    </w:p>
    <w:p w:rsidRPr="00CC0718" w:rsidR="5D3ECCAC" w:rsidP="771DF2FE" w:rsidRDefault="30902F61" w14:paraId="00450B35" w14:textId="30E504BA">
      <w:pPr>
        <w:rPr>
          <w:color w:val="000000" w:themeColor="text1"/>
          <w:sz w:val="20"/>
          <w:szCs w:val="20"/>
          <w:lang w:val="en-GB"/>
        </w:rPr>
      </w:pPr>
      <w:r w:rsidRPr="00CC0718">
        <w:rPr>
          <w:i/>
          <w:iCs/>
          <w:color w:val="000000" w:themeColor="text1"/>
          <w:sz w:val="20"/>
          <w:szCs w:val="20"/>
          <w:lang w:val="en-GB"/>
        </w:rPr>
        <w:t>5:44 - P10</w:t>
      </w:r>
    </w:p>
    <w:p w:rsidRPr="00CC0718" w:rsidR="5D3ECCAC" w:rsidP="771DF2FE" w:rsidRDefault="30902F61" w14:paraId="3239A3FE" w14:textId="1CA08AF6">
      <w:pPr>
        <w:rPr>
          <w:color w:val="000000" w:themeColor="text1"/>
          <w:sz w:val="20"/>
          <w:szCs w:val="20"/>
          <w:lang w:val="en-GB"/>
        </w:rPr>
      </w:pPr>
      <w:r w:rsidRPr="00CC0718">
        <w:rPr>
          <w:i/>
          <w:iCs/>
          <w:color w:val="000000" w:themeColor="text1"/>
          <w:sz w:val="20"/>
          <w:szCs w:val="20"/>
          <w:lang w:val="en-GB"/>
        </w:rPr>
        <w:t>Yes, I do.</w:t>
      </w:r>
    </w:p>
    <w:p w:rsidRPr="00CC0718" w:rsidR="5D3ECCAC" w:rsidP="771DF2FE" w:rsidRDefault="30902F61" w14:paraId="6C84356F" w14:textId="6E6C541A">
      <w:pPr>
        <w:rPr>
          <w:color w:val="000000" w:themeColor="text1"/>
          <w:sz w:val="20"/>
          <w:szCs w:val="20"/>
          <w:lang w:val="en-GB"/>
        </w:rPr>
      </w:pPr>
      <w:r w:rsidRPr="00CC0718">
        <w:rPr>
          <w:i/>
          <w:iCs/>
          <w:color w:val="000000" w:themeColor="text1"/>
          <w:sz w:val="20"/>
          <w:szCs w:val="20"/>
          <w:lang w:val="en-GB"/>
        </w:rPr>
        <w:t xml:space="preserve"> </w:t>
      </w:r>
    </w:p>
    <w:p w:rsidRPr="00CC0718" w:rsidR="5D3ECCAC" w:rsidP="771DF2FE" w:rsidRDefault="30902F61" w14:paraId="0428B379" w14:textId="6AF7BC45">
      <w:pPr>
        <w:rPr>
          <w:color w:val="000000" w:themeColor="text1"/>
          <w:sz w:val="20"/>
          <w:szCs w:val="20"/>
          <w:lang w:val="en-GB"/>
        </w:rPr>
      </w:pPr>
      <w:r w:rsidRPr="00CC0718">
        <w:rPr>
          <w:i/>
          <w:iCs/>
          <w:color w:val="000000" w:themeColor="text1"/>
          <w:sz w:val="20"/>
          <w:szCs w:val="20"/>
          <w:lang w:val="en-GB"/>
        </w:rPr>
        <w:t>5:48 - I5</w:t>
      </w:r>
    </w:p>
    <w:p w:rsidRPr="00CC0718" w:rsidR="5D3ECCAC" w:rsidP="771DF2FE" w:rsidRDefault="30902F61" w14:paraId="640C364F" w14:textId="2A0A6FA3">
      <w:pPr>
        <w:rPr>
          <w:color w:val="000000" w:themeColor="text1"/>
          <w:sz w:val="20"/>
          <w:szCs w:val="20"/>
          <w:lang w:val="en-GB"/>
        </w:rPr>
      </w:pPr>
      <w:r w:rsidRPr="00CC0718">
        <w:rPr>
          <w:i/>
          <w:iCs/>
          <w:color w:val="000000" w:themeColor="text1"/>
          <w:sz w:val="20"/>
          <w:szCs w:val="20"/>
          <w:lang w:val="en-GB"/>
        </w:rPr>
        <w:t>Right. Please be audible. Thank you.</w:t>
      </w:r>
    </w:p>
    <w:p w:rsidRPr="00CC0718" w:rsidR="5D3ECCAC" w:rsidP="771DF2FE" w:rsidRDefault="30902F61" w14:paraId="2FD4A10E" w14:textId="1202AF52">
      <w:pPr>
        <w:rPr>
          <w:color w:val="000000" w:themeColor="text1"/>
          <w:sz w:val="20"/>
          <w:szCs w:val="20"/>
          <w:lang w:val="en-GB"/>
        </w:rPr>
      </w:pPr>
      <w:r w:rsidRPr="00CC0718">
        <w:rPr>
          <w:i/>
          <w:iCs/>
          <w:color w:val="000000" w:themeColor="text1"/>
          <w:sz w:val="20"/>
          <w:szCs w:val="20"/>
          <w:lang w:val="en-GB"/>
        </w:rPr>
        <w:t xml:space="preserve"> </w:t>
      </w:r>
    </w:p>
    <w:p w:rsidRPr="00CC0718" w:rsidR="5D3ECCAC" w:rsidP="771DF2FE" w:rsidRDefault="30902F61" w14:paraId="463DA20B" w14:textId="2ECAF677">
      <w:pPr>
        <w:rPr>
          <w:color w:val="000000" w:themeColor="text1"/>
          <w:sz w:val="20"/>
          <w:szCs w:val="20"/>
          <w:lang w:val="en-GB"/>
        </w:rPr>
      </w:pPr>
      <w:r w:rsidRPr="00CC0718">
        <w:rPr>
          <w:i/>
          <w:iCs/>
          <w:color w:val="000000" w:themeColor="text1"/>
          <w:sz w:val="20"/>
          <w:szCs w:val="20"/>
          <w:lang w:val="en-GB"/>
        </w:rPr>
        <w:t>5:57 - I5</w:t>
      </w:r>
    </w:p>
    <w:p w:rsidRPr="00CC0718" w:rsidR="5D3ECCAC" w:rsidP="771DF2FE" w:rsidRDefault="30902F61" w14:paraId="6C5AF27A" w14:textId="73A11A42">
      <w:pPr>
        <w:rPr>
          <w:color w:val="000000" w:themeColor="text1"/>
          <w:sz w:val="20"/>
          <w:szCs w:val="20"/>
          <w:lang w:val="en-GB"/>
        </w:rPr>
      </w:pPr>
      <w:r w:rsidRPr="00CC0718">
        <w:rPr>
          <w:i/>
          <w:iCs/>
          <w:color w:val="000000" w:themeColor="text1"/>
          <w:sz w:val="20"/>
          <w:szCs w:val="20"/>
          <w:lang w:val="en-GB"/>
        </w:rPr>
        <w:t>Just tell me about yourself, your name, your age, sex, education, your race, and then your major at WPI.</w:t>
      </w:r>
    </w:p>
    <w:p w:rsidRPr="00CC0718" w:rsidR="5D3ECCAC" w:rsidP="771DF2FE" w:rsidRDefault="30902F61" w14:paraId="114A1DCA" w14:textId="2930830A">
      <w:pPr>
        <w:rPr>
          <w:color w:val="000000" w:themeColor="text1"/>
          <w:sz w:val="20"/>
          <w:szCs w:val="20"/>
          <w:lang w:val="en-GB"/>
        </w:rPr>
      </w:pPr>
      <w:r w:rsidRPr="00CC0718">
        <w:rPr>
          <w:i/>
          <w:iCs/>
          <w:color w:val="000000" w:themeColor="text1"/>
          <w:sz w:val="20"/>
          <w:szCs w:val="20"/>
          <w:lang w:val="en-GB"/>
        </w:rPr>
        <w:t xml:space="preserve"> </w:t>
      </w:r>
    </w:p>
    <w:p w:rsidRPr="00CC0718" w:rsidR="5D3ECCAC" w:rsidP="771DF2FE" w:rsidRDefault="30902F61" w14:paraId="0F5AD2C3" w14:textId="65A6B3C3">
      <w:pPr>
        <w:rPr>
          <w:color w:val="000000" w:themeColor="text1"/>
          <w:sz w:val="20"/>
          <w:szCs w:val="20"/>
          <w:lang w:val="en-GB"/>
        </w:rPr>
      </w:pPr>
      <w:r w:rsidRPr="00CC0718">
        <w:rPr>
          <w:i/>
          <w:iCs/>
          <w:color w:val="000000" w:themeColor="text1"/>
          <w:sz w:val="20"/>
          <w:szCs w:val="20"/>
          <w:lang w:val="en-GB"/>
        </w:rPr>
        <w:t>6:08 - P10</w:t>
      </w:r>
    </w:p>
    <w:p w:rsidRPr="00CC0718" w:rsidR="5D3ECCAC" w:rsidP="771DF2FE" w:rsidRDefault="30902F61" w14:paraId="5ED7DBC9" w14:textId="62317BC6">
      <w:pPr>
        <w:rPr>
          <w:color w:val="000000" w:themeColor="text1"/>
          <w:sz w:val="20"/>
          <w:szCs w:val="20"/>
          <w:lang w:val="en-GB"/>
        </w:rPr>
      </w:pPr>
      <w:r w:rsidRPr="00CC0718">
        <w:rPr>
          <w:i/>
          <w:iCs/>
          <w:color w:val="000000" w:themeColor="text1"/>
          <w:sz w:val="20"/>
          <w:szCs w:val="20"/>
          <w:lang w:val="en-IN"/>
        </w:rPr>
        <w:t xml:space="preserve">Hi, my name is </w:t>
      </w:r>
      <w:proofErr w:type="spellStart"/>
      <w:r w:rsidRPr="00CC0718">
        <w:rPr>
          <w:i/>
          <w:iCs/>
          <w:color w:val="000000" w:themeColor="text1"/>
          <w:sz w:val="20"/>
          <w:szCs w:val="20"/>
          <w:lang w:val="en-IN"/>
        </w:rPr>
        <w:t>Badimidzari</w:t>
      </w:r>
      <w:proofErr w:type="spellEnd"/>
      <w:r w:rsidRPr="00CC0718">
        <w:rPr>
          <w:i/>
          <w:iCs/>
          <w:color w:val="000000" w:themeColor="text1"/>
          <w:sz w:val="20"/>
          <w:szCs w:val="20"/>
          <w:lang w:val="en-IN"/>
        </w:rPr>
        <w:t>, and I'm going to be a second-year student in the Business Analytics program here at WPI.</w:t>
      </w:r>
    </w:p>
    <w:p w:rsidRPr="00CC0718" w:rsidR="5D3ECCAC" w:rsidP="771DF2FE" w:rsidRDefault="30902F61" w14:paraId="699D893C" w14:textId="2F114E20">
      <w:pPr>
        <w:rPr>
          <w:color w:val="000000" w:themeColor="text1"/>
          <w:sz w:val="20"/>
          <w:szCs w:val="20"/>
          <w:lang w:val="en-GB"/>
        </w:rPr>
      </w:pPr>
      <w:r w:rsidRPr="00CC0718">
        <w:rPr>
          <w:i/>
          <w:iCs/>
          <w:color w:val="000000" w:themeColor="text1"/>
          <w:sz w:val="20"/>
          <w:szCs w:val="20"/>
          <w:lang w:val="en-GB"/>
        </w:rPr>
        <w:t xml:space="preserve"> </w:t>
      </w:r>
    </w:p>
    <w:p w:rsidRPr="00CC0718" w:rsidR="5D3ECCAC" w:rsidP="771DF2FE" w:rsidRDefault="30902F61" w14:paraId="11983696" w14:textId="302EE96D">
      <w:pPr>
        <w:rPr>
          <w:color w:val="000000" w:themeColor="text1"/>
          <w:sz w:val="20"/>
          <w:szCs w:val="20"/>
          <w:lang w:val="en-GB"/>
        </w:rPr>
      </w:pPr>
      <w:r w:rsidRPr="00CC0718">
        <w:rPr>
          <w:i/>
          <w:iCs/>
          <w:color w:val="000000" w:themeColor="text1"/>
          <w:sz w:val="20"/>
          <w:szCs w:val="20"/>
          <w:lang w:val="en-GB"/>
        </w:rPr>
        <w:t>6:19 - P10</w:t>
      </w:r>
    </w:p>
    <w:p w:rsidRPr="00CC0718" w:rsidR="5D3ECCAC" w:rsidP="771DF2FE" w:rsidRDefault="30902F61" w14:paraId="22476B82" w14:textId="0EB339E9">
      <w:pPr>
        <w:rPr>
          <w:color w:val="000000" w:themeColor="text1"/>
          <w:sz w:val="20"/>
          <w:szCs w:val="20"/>
          <w:lang w:val="en-GB"/>
        </w:rPr>
      </w:pPr>
      <w:r w:rsidRPr="00CC0718">
        <w:rPr>
          <w:i/>
          <w:iCs/>
          <w:color w:val="000000" w:themeColor="text1"/>
          <w:sz w:val="20"/>
          <w:szCs w:val="20"/>
          <w:lang w:val="en-IN"/>
        </w:rPr>
        <w:t>I'm originally from Nigeria.</w:t>
      </w:r>
    </w:p>
    <w:p w:rsidRPr="00CC0718" w:rsidR="5D3ECCAC" w:rsidP="771DF2FE" w:rsidRDefault="30902F61" w14:paraId="0FE87467" w14:textId="5FC3E568">
      <w:pPr>
        <w:rPr>
          <w:color w:val="000000" w:themeColor="text1"/>
          <w:sz w:val="20"/>
          <w:szCs w:val="20"/>
          <w:lang w:val="en-GB"/>
        </w:rPr>
      </w:pPr>
      <w:r w:rsidRPr="00CC0718">
        <w:rPr>
          <w:i/>
          <w:iCs/>
          <w:color w:val="000000" w:themeColor="text1"/>
          <w:sz w:val="20"/>
          <w:szCs w:val="20"/>
          <w:lang w:val="en-GB"/>
        </w:rPr>
        <w:t xml:space="preserve"> </w:t>
      </w:r>
    </w:p>
    <w:p w:rsidRPr="00CC0718" w:rsidR="5D3ECCAC" w:rsidP="771DF2FE" w:rsidRDefault="30902F61" w14:paraId="1DE8A73E" w14:textId="56B6C0FB">
      <w:pPr>
        <w:rPr>
          <w:color w:val="000000" w:themeColor="text1"/>
          <w:sz w:val="20"/>
          <w:szCs w:val="20"/>
          <w:lang w:val="en-GB"/>
        </w:rPr>
      </w:pPr>
      <w:r w:rsidRPr="00CC0718">
        <w:rPr>
          <w:i/>
          <w:iCs/>
          <w:color w:val="000000" w:themeColor="text1"/>
          <w:sz w:val="20"/>
          <w:szCs w:val="20"/>
          <w:lang w:val="en-GB"/>
        </w:rPr>
        <w:t xml:space="preserve">6:25 - Unidentified  </w:t>
      </w:r>
    </w:p>
    <w:p w:rsidRPr="00CC0718" w:rsidR="5D3ECCAC" w:rsidP="771DF2FE" w:rsidRDefault="30902F61" w14:paraId="75BD38C5" w14:textId="6EB0AC9C">
      <w:pPr>
        <w:rPr>
          <w:color w:val="000000" w:themeColor="text1"/>
          <w:sz w:val="20"/>
          <w:szCs w:val="20"/>
          <w:lang w:val="en-GB"/>
        </w:rPr>
      </w:pPr>
      <w:r w:rsidRPr="00CC0718">
        <w:rPr>
          <w:i/>
          <w:iCs/>
          <w:color w:val="000000" w:themeColor="text1"/>
          <w:sz w:val="20"/>
          <w:szCs w:val="20"/>
          <w:lang w:val="en-GB"/>
        </w:rPr>
        <w:t>Nice.</w:t>
      </w:r>
    </w:p>
    <w:p w:rsidRPr="00CC0718" w:rsidR="5D3ECCAC" w:rsidP="771DF2FE" w:rsidRDefault="30902F61" w14:paraId="4D7C46FE" w14:textId="1F21F3D1">
      <w:pPr>
        <w:rPr>
          <w:color w:val="000000" w:themeColor="text1"/>
          <w:sz w:val="20"/>
          <w:szCs w:val="20"/>
          <w:lang w:val="en-GB"/>
        </w:rPr>
      </w:pPr>
      <w:r w:rsidRPr="00CC0718">
        <w:rPr>
          <w:i/>
          <w:iCs/>
          <w:color w:val="000000" w:themeColor="text1"/>
          <w:sz w:val="20"/>
          <w:szCs w:val="20"/>
          <w:lang w:val="en-GB"/>
        </w:rPr>
        <w:t xml:space="preserve"> </w:t>
      </w:r>
    </w:p>
    <w:p w:rsidRPr="00CC0718" w:rsidR="5D3ECCAC" w:rsidP="771DF2FE" w:rsidRDefault="30902F61" w14:paraId="384E0CD1" w14:textId="37199D21">
      <w:pPr>
        <w:rPr>
          <w:color w:val="000000" w:themeColor="text1"/>
          <w:sz w:val="20"/>
          <w:szCs w:val="20"/>
          <w:lang w:val="en-GB"/>
        </w:rPr>
      </w:pPr>
      <w:r w:rsidRPr="00CC0718">
        <w:rPr>
          <w:i/>
          <w:iCs/>
          <w:color w:val="000000" w:themeColor="text1"/>
          <w:sz w:val="20"/>
          <w:szCs w:val="20"/>
          <w:lang w:val="en-GB"/>
        </w:rPr>
        <w:t>6:28 - I5</w:t>
      </w:r>
    </w:p>
    <w:p w:rsidRPr="00CC0718" w:rsidR="5D3ECCAC" w:rsidP="771DF2FE" w:rsidRDefault="30902F61" w14:paraId="15BB61C9" w14:textId="1B74C86B">
      <w:pPr>
        <w:rPr>
          <w:color w:val="000000" w:themeColor="text1"/>
          <w:sz w:val="20"/>
          <w:szCs w:val="20"/>
          <w:lang w:val="en-GB"/>
        </w:rPr>
      </w:pPr>
      <w:r w:rsidRPr="00CC0718">
        <w:rPr>
          <w:i/>
          <w:iCs/>
          <w:color w:val="000000" w:themeColor="text1"/>
          <w:sz w:val="20"/>
          <w:szCs w:val="20"/>
          <w:lang w:val="en-GB"/>
        </w:rPr>
        <w:t>What, according to you, is the role of student organizations and clubs on campus?</w:t>
      </w:r>
    </w:p>
    <w:p w:rsidRPr="00CC0718" w:rsidR="5D3ECCAC" w:rsidP="771DF2FE" w:rsidRDefault="30902F61" w14:paraId="5DA645D5" w14:textId="481476FB">
      <w:pPr>
        <w:rPr>
          <w:color w:val="000000" w:themeColor="text1"/>
          <w:sz w:val="20"/>
          <w:szCs w:val="20"/>
          <w:lang w:val="en-GB"/>
        </w:rPr>
      </w:pPr>
      <w:r w:rsidRPr="00CC0718">
        <w:rPr>
          <w:i/>
          <w:iCs/>
          <w:color w:val="000000" w:themeColor="text1"/>
          <w:sz w:val="20"/>
          <w:szCs w:val="20"/>
          <w:lang w:val="en-GB"/>
        </w:rPr>
        <w:t xml:space="preserve"> </w:t>
      </w:r>
    </w:p>
    <w:p w:rsidRPr="00CC0718" w:rsidR="5D3ECCAC" w:rsidP="771DF2FE" w:rsidRDefault="30902F61" w14:paraId="6E9C652B" w14:textId="235074B0">
      <w:pPr>
        <w:rPr>
          <w:color w:val="000000" w:themeColor="text1"/>
          <w:sz w:val="20"/>
          <w:szCs w:val="20"/>
          <w:lang w:val="en-GB"/>
        </w:rPr>
      </w:pPr>
      <w:r w:rsidRPr="00CC0718">
        <w:rPr>
          <w:i/>
          <w:iCs/>
          <w:color w:val="000000" w:themeColor="text1"/>
          <w:sz w:val="20"/>
          <w:szCs w:val="20"/>
          <w:lang w:val="en-GB"/>
        </w:rPr>
        <w:t>6:37 - P10</w:t>
      </w:r>
    </w:p>
    <w:p w:rsidRPr="00CC0718" w:rsidR="5D3ECCAC" w:rsidP="771DF2FE" w:rsidRDefault="30902F61" w14:paraId="57E3675E" w14:textId="11CF58AC">
      <w:pPr>
        <w:rPr>
          <w:color w:val="000000" w:themeColor="text1"/>
          <w:sz w:val="20"/>
          <w:szCs w:val="20"/>
          <w:lang w:val="en-GB"/>
        </w:rPr>
      </w:pPr>
      <w:r w:rsidRPr="00CC0718">
        <w:rPr>
          <w:i/>
          <w:iCs/>
          <w:color w:val="000000" w:themeColor="text1"/>
          <w:sz w:val="20"/>
          <w:szCs w:val="20"/>
          <w:lang w:val="en-IN"/>
        </w:rPr>
        <w:t xml:space="preserve">I believe the role of student organizations and clubs on campus is an opportunity to advocate for students and to also help students in any need whatsoever. I mean, aside from the epidemic, exposure that students get from the classrooms and from projects and all of those. The co-ops and associations create opportunities for students to explore other parts of their talent and invest quality time in developing other areas of their lives. So, at </w:t>
      </w:r>
      <w:proofErr w:type="spellStart"/>
      <w:r w:rsidRPr="00CC0718">
        <w:rPr>
          <w:i/>
          <w:iCs/>
          <w:color w:val="000000" w:themeColor="text1"/>
          <w:sz w:val="20"/>
          <w:szCs w:val="20"/>
          <w:lang w:val="en-IN"/>
        </w:rPr>
        <w:t>Nostodge</w:t>
      </w:r>
      <w:proofErr w:type="spellEnd"/>
      <w:r w:rsidRPr="00CC0718">
        <w:rPr>
          <w:i/>
          <w:iCs/>
          <w:color w:val="000000" w:themeColor="text1"/>
          <w:sz w:val="20"/>
          <w:szCs w:val="20"/>
          <w:lang w:val="en-IN"/>
        </w:rPr>
        <w:t xml:space="preserve">, students have the opportunity to </w:t>
      </w:r>
      <w:r w:rsidRPr="00CC0718">
        <w:rPr>
          <w:i/>
          <w:iCs/>
          <w:color w:val="000000" w:themeColor="text1"/>
          <w:sz w:val="20"/>
          <w:szCs w:val="20"/>
          <w:lang w:val="en-IN"/>
        </w:rPr>
        <w:lastRenderedPageBreak/>
        <w:t>develop leadership skills, networking skills, and at the same time be able to you know, communicate needs to their school authorities with respect to their coordinating activities.</w:t>
      </w:r>
    </w:p>
    <w:p w:rsidRPr="00CC0718" w:rsidR="5D3ECCAC" w:rsidP="771DF2FE" w:rsidRDefault="30902F61" w14:paraId="7C0DA4D4" w14:textId="1B5DDCB8">
      <w:pPr>
        <w:rPr>
          <w:color w:val="000000" w:themeColor="text1"/>
          <w:sz w:val="20"/>
          <w:szCs w:val="20"/>
          <w:lang w:val="en-GB"/>
        </w:rPr>
      </w:pPr>
      <w:r w:rsidRPr="00CC0718">
        <w:rPr>
          <w:i/>
          <w:iCs/>
          <w:color w:val="000000" w:themeColor="text1"/>
          <w:sz w:val="20"/>
          <w:szCs w:val="20"/>
          <w:lang w:val="en-GB"/>
        </w:rPr>
        <w:t xml:space="preserve"> </w:t>
      </w:r>
    </w:p>
    <w:p w:rsidRPr="00CC0718" w:rsidR="5D3ECCAC" w:rsidP="771DF2FE" w:rsidRDefault="30902F61" w14:paraId="7A795B7B" w14:textId="61C99734">
      <w:pPr>
        <w:rPr>
          <w:color w:val="000000" w:themeColor="text1"/>
          <w:sz w:val="20"/>
          <w:szCs w:val="20"/>
          <w:lang w:val="en-GB"/>
        </w:rPr>
      </w:pPr>
      <w:r w:rsidRPr="00CC0718">
        <w:rPr>
          <w:i/>
          <w:iCs/>
          <w:color w:val="000000" w:themeColor="text1"/>
          <w:sz w:val="20"/>
          <w:szCs w:val="20"/>
          <w:lang w:val="en-GB"/>
        </w:rPr>
        <w:t>7:29 - I5</w:t>
      </w:r>
    </w:p>
    <w:p w:rsidRPr="00CC0718" w:rsidR="5D3ECCAC" w:rsidP="771DF2FE" w:rsidRDefault="30902F61" w14:paraId="0286B990" w14:textId="14471211">
      <w:pPr>
        <w:rPr>
          <w:color w:val="000000" w:themeColor="text1"/>
          <w:sz w:val="20"/>
          <w:szCs w:val="20"/>
          <w:lang w:val="en-GB"/>
        </w:rPr>
      </w:pPr>
      <w:r w:rsidRPr="00CC0718">
        <w:rPr>
          <w:i/>
          <w:iCs/>
          <w:color w:val="000000" w:themeColor="text1"/>
          <w:sz w:val="20"/>
          <w:szCs w:val="20"/>
          <w:lang w:val="en-IN"/>
        </w:rPr>
        <w:t>Right, nice. So tell me about your journey with the PENSA organization, Students PENSA Organization Club. How did you get involved and what has your experience been so far? I mean in terms of your role, time spent, and interest, you know, and overall experience.</w:t>
      </w:r>
    </w:p>
    <w:p w:rsidRPr="00CC0718" w:rsidR="5D3ECCAC" w:rsidP="771DF2FE" w:rsidRDefault="30902F61" w14:paraId="34046B29" w14:textId="2E0F762A">
      <w:pPr>
        <w:rPr>
          <w:color w:val="000000" w:themeColor="text1"/>
          <w:sz w:val="20"/>
          <w:szCs w:val="20"/>
          <w:lang w:val="en-GB"/>
        </w:rPr>
      </w:pPr>
      <w:r w:rsidRPr="00CC0718">
        <w:rPr>
          <w:i/>
          <w:iCs/>
          <w:color w:val="000000" w:themeColor="text1"/>
          <w:sz w:val="20"/>
          <w:szCs w:val="20"/>
          <w:lang w:val="en-GB"/>
        </w:rPr>
        <w:t xml:space="preserve"> </w:t>
      </w:r>
    </w:p>
    <w:p w:rsidRPr="00CC0718" w:rsidR="5D3ECCAC" w:rsidP="771DF2FE" w:rsidRDefault="30902F61" w14:paraId="5E241F95" w14:textId="5E68C4E8">
      <w:pPr>
        <w:rPr>
          <w:color w:val="000000" w:themeColor="text1"/>
          <w:sz w:val="20"/>
          <w:szCs w:val="20"/>
          <w:lang w:val="en-GB"/>
        </w:rPr>
      </w:pPr>
      <w:r w:rsidRPr="00CC0718">
        <w:rPr>
          <w:i/>
          <w:iCs/>
          <w:color w:val="000000" w:themeColor="text1"/>
          <w:sz w:val="20"/>
          <w:szCs w:val="20"/>
          <w:lang w:val="en-GB"/>
        </w:rPr>
        <w:t>7:57 - P10</w:t>
      </w:r>
    </w:p>
    <w:p w:rsidRPr="00CC0718" w:rsidR="5D3ECCAC" w:rsidP="771DF2FE" w:rsidRDefault="30902F61" w14:paraId="00DCFE63" w14:textId="3967B57C">
      <w:pPr>
        <w:rPr>
          <w:color w:val="000000" w:themeColor="text1"/>
          <w:sz w:val="20"/>
          <w:szCs w:val="20"/>
          <w:lang w:val="en-GB"/>
        </w:rPr>
      </w:pPr>
      <w:r w:rsidRPr="00CC0718">
        <w:rPr>
          <w:i/>
          <w:iCs/>
          <w:color w:val="000000" w:themeColor="text1"/>
          <w:sz w:val="20"/>
          <w:szCs w:val="20"/>
          <w:lang w:val="en-IN"/>
        </w:rPr>
        <w:t>Okay, so PENSA is a religious student club here in WPI, and PENSA means the Association of Pentecostal Students here in WPI, and as soon as I got I was looking for, you know, an organization where I can find people that share my faith, you know, because my faith is really important to me. And as a result, I founded PENSA. Actually, I was part of the founding members of PENSA. And currently I serve as the president of PENSA club here in WPI. And it's been, it's been about a year now since we've been running PENSA.</w:t>
      </w:r>
    </w:p>
    <w:p w:rsidRPr="00CC0718" w:rsidR="5D3ECCAC" w:rsidP="771DF2FE" w:rsidRDefault="30902F61" w14:paraId="210FE52A" w14:textId="287B7A21">
      <w:pPr>
        <w:rPr>
          <w:color w:val="000000" w:themeColor="text1"/>
          <w:sz w:val="20"/>
          <w:szCs w:val="20"/>
          <w:lang w:val="en-GB"/>
        </w:rPr>
      </w:pPr>
      <w:r w:rsidRPr="00CC0718">
        <w:rPr>
          <w:i/>
          <w:iCs/>
          <w:color w:val="000000" w:themeColor="text1"/>
          <w:sz w:val="20"/>
          <w:szCs w:val="20"/>
          <w:lang w:val="en-GB"/>
        </w:rPr>
        <w:t xml:space="preserve"> </w:t>
      </w:r>
    </w:p>
    <w:p w:rsidRPr="00CC0718" w:rsidR="5D3ECCAC" w:rsidP="771DF2FE" w:rsidRDefault="30902F61" w14:paraId="0DB0732E" w14:textId="248CA3F9">
      <w:pPr>
        <w:rPr>
          <w:color w:val="000000" w:themeColor="text1"/>
          <w:sz w:val="20"/>
          <w:szCs w:val="20"/>
          <w:lang w:val="en-GB"/>
        </w:rPr>
      </w:pPr>
      <w:r w:rsidRPr="00CC0718">
        <w:rPr>
          <w:i/>
          <w:iCs/>
          <w:color w:val="000000" w:themeColor="text1"/>
          <w:sz w:val="20"/>
          <w:szCs w:val="20"/>
          <w:lang w:val="en-GB"/>
        </w:rPr>
        <w:t>8:46 - I5</w:t>
      </w:r>
    </w:p>
    <w:p w:rsidRPr="00CC0718" w:rsidR="5D3ECCAC" w:rsidP="771DF2FE" w:rsidRDefault="30902F61" w14:paraId="295C4012" w14:textId="2C766EF6">
      <w:pPr>
        <w:rPr>
          <w:color w:val="000000" w:themeColor="text1"/>
          <w:sz w:val="20"/>
          <w:szCs w:val="20"/>
          <w:lang w:val="en-GB"/>
        </w:rPr>
      </w:pPr>
      <w:r w:rsidRPr="00CC0718">
        <w:rPr>
          <w:i/>
          <w:iCs/>
          <w:color w:val="000000" w:themeColor="text1"/>
          <w:sz w:val="20"/>
          <w:szCs w:val="20"/>
          <w:lang w:val="en-IN"/>
        </w:rPr>
        <w:t>Awesome. Can you describe the structure and composition of your club, including how it's organized, the type of members you have, and the activities you focus on?</w:t>
      </w:r>
    </w:p>
    <w:p w:rsidRPr="00CC0718" w:rsidR="5D3ECCAC" w:rsidP="771DF2FE" w:rsidRDefault="30902F61" w14:paraId="6729C3BD" w14:textId="7A28CD51">
      <w:pPr>
        <w:rPr>
          <w:color w:val="000000" w:themeColor="text1"/>
          <w:sz w:val="20"/>
          <w:szCs w:val="20"/>
          <w:lang w:val="en-GB"/>
        </w:rPr>
      </w:pPr>
      <w:r w:rsidRPr="00CC0718">
        <w:rPr>
          <w:i/>
          <w:iCs/>
          <w:color w:val="000000" w:themeColor="text1"/>
          <w:sz w:val="20"/>
          <w:szCs w:val="20"/>
          <w:lang w:val="en-GB"/>
        </w:rPr>
        <w:t xml:space="preserve"> </w:t>
      </w:r>
    </w:p>
    <w:p w:rsidRPr="00CC0718" w:rsidR="5D3ECCAC" w:rsidP="771DF2FE" w:rsidRDefault="30902F61" w14:paraId="5C114CA1" w14:textId="62F97E3D">
      <w:pPr>
        <w:rPr>
          <w:color w:val="000000" w:themeColor="text1"/>
          <w:sz w:val="20"/>
          <w:szCs w:val="20"/>
          <w:lang w:val="en-GB"/>
        </w:rPr>
      </w:pPr>
      <w:r w:rsidRPr="00CC0718">
        <w:rPr>
          <w:i/>
          <w:iCs/>
          <w:color w:val="000000" w:themeColor="text1"/>
          <w:sz w:val="20"/>
          <w:szCs w:val="20"/>
          <w:lang w:val="en-GB"/>
        </w:rPr>
        <w:t>8:59 - P10</w:t>
      </w:r>
    </w:p>
    <w:p w:rsidRPr="00CC0718" w:rsidR="5D3ECCAC" w:rsidP="771DF2FE" w:rsidRDefault="30902F61" w14:paraId="23E855AD" w14:textId="01395D50">
      <w:pPr>
        <w:rPr>
          <w:color w:val="000000" w:themeColor="text1"/>
          <w:sz w:val="20"/>
          <w:szCs w:val="20"/>
          <w:lang w:val="en-GB"/>
        </w:rPr>
      </w:pPr>
      <w:r w:rsidRPr="00CC0718">
        <w:rPr>
          <w:i/>
          <w:iCs/>
          <w:color w:val="000000" w:themeColor="text1"/>
          <w:sz w:val="20"/>
          <w:szCs w:val="20"/>
          <w:lang w:val="en-IN"/>
        </w:rPr>
        <w:t xml:space="preserve">So for </w:t>
      </w:r>
      <w:proofErr w:type="spellStart"/>
      <w:r w:rsidRPr="00CC0718">
        <w:rPr>
          <w:i/>
          <w:iCs/>
          <w:color w:val="000000" w:themeColor="text1"/>
          <w:sz w:val="20"/>
          <w:szCs w:val="20"/>
          <w:lang w:val="en-IN"/>
        </w:rPr>
        <w:t>Pensa</w:t>
      </w:r>
      <w:proofErr w:type="spellEnd"/>
      <w:r w:rsidRPr="00CC0718">
        <w:rPr>
          <w:i/>
          <w:iCs/>
          <w:color w:val="000000" w:themeColor="text1"/>
          <w:sz w:val="20"/>
          <w:szCs w:val="20"/>
          <w:lang w:val="en-IN"/>
        </w:rPr>
        <w:t>, we usually would have Bible studies on a weekly basis. We come together, pray, study the Word of God, and just encourage one another in fellowship. And we do this once per hour, once in a week. And majority of our members are graduate students. So we have some other undergraduates among us, but majority are graduate students. And yeah, these are the major activities we do. We just come together to pray and to study the world of God.</w:t>
      </w:r>
    </w:p>
    <w:p w:rsidRPr="00CC0718" w:rsidR="5D3ECCAC" w:rsidP="771DF2FE" w:rsidRDefault="30902F61" w14:paraId="2E20B496" w14:textId="36ABC6EF">
      <w:pPr>
        <w:rPr>
          <w:color w:val="000000" w:themeColor="text1"/>
          <w:sz w:val="20"/>
          <w:szCs w:val="20"/>
          <w:lang w:val="en-GB"/>
        </w:rPr>
      </w:pPr>
      <w:r w:rsidRPr="00CC0718">
        <w:rPr>
          <w:i/>
          <w:iCs/>
          <w:color w:val="000000" w:themeColor="text1"/>
          <w:sz w:val="20"/>
          <w:szCs w:val="20"/>
          <w:lang w:val="en-GB"/>
        </w:rPr>
        <w:t xml:space="preserve"> </w:t>
      </w:r>
    </w:p>
    <w:p w:rsidRPr="00CC0718" w:rsidR="5D3ECCAC" w:rsidP="771DF2FE" w:rsidRDefault="30902F61" w14:paraId="38BCA532" w14:textId="1B95D436">
      <w:pPr>
        <w:rPr>
          <w:color w:val="000000" w:themeColor="text1"/>
          <w:sz w:val="20"/>
          <w:szCs w:val="20"/>
          <w:lang w:val="en-GB"/>
        </w:rPr>
      </w:pPr>
      <w:r w:rsidRPr="00CC0718">
        <w:rPr>
          <w:i/>
          <w:iCs/>
          <w:color w:val="000000" w:themeColor="text1"/>
          <w:sz w:val="20"/>
          <w:szCs w:val="20"/>
          <w:lang w:val="en-GB"/>
        </w:rPr>
        <w:t>9:45 - I5</w:t>
      </w:r>
    </w:p>
    <w:p w:rsidRPr="00CC0718" w:rsidR="5D3ECCAC" w:rsidP="771DF2FE" w:rsidRDefault="30902F61" w14:paraId="40A08200" w14:textId="23D86E7D">
      <w:pPr>
        <w:rPr>
          <w:color w:val="000000" w:themeColor="text1"/>
          <w:sz w:val="20"/>
          <w:szCs w:val="20"/>
          <w:lang w:val="en-GB"/>
        </w:rPr>
      </w:pPr>
      <w:r w:rsidRPr="00CC0718">
        <w:rPr>
          <w:i/>
          <w:iCs/>
          <w:color w:val="000000" w:themeColor="text1"/>
          <w:sz w:val="20"/>
          <w:szCs w:val="20"/>
          <w:lang w:val="en-IN"/>
        </w:rPr>
        <w:t>Awesome. What are the primary goals of your club? What do your club primarily aim to achieve or accomplish, both in terms of its nature and its activities?</w:t>
      </w:r>
    </w:p>
    <w:p w:rsidRPr="00CC0718" w:rsidR="5D3ECCAC" w:rsidP="771DF2FE" w:rsidRDefault="30902F61" w14:paraId="49FC79A5" w14:textId="013C3091">
      <w:pPr>
        <w:rPr>
          <w:color w:val="000000" w:themeColor="text1"/>
          <w:sz w:val="20"/>
          <w:szCs w:val="20"/>
          <w:lang w:val="en-GB"/>
        </w:rPr>
      </w:pPr>
      <w:r w:rsidRPr="00CC0718">
        <w:rPr>
          <w:i/>
          <w:iCs/>
          <w:color w:val="000000" w:themeColor="text1"/>
          <w:sz w:val="20"/>
          <w:szCs w:val="20"/>
          <w:lang w:val="en-GB"/>
        </w:rPr>
        <w:t xml:space="preserve"> </w:t>
      </w:r>
    </w:p>
    <w:p w:rsidRPr="00CC0718" w:rsidR="5D3ECCAC" w:rsidP="771DF2FE" w:rsidRDefault="30902F61" w14:paraId="7B91994D" w14:textId="4A417AB0">
      <w:pPr>
        <w:rPr>
          <w:color w:val="000000" w:themeColor="text1"/>
          <w:sz w:val="20"/>
          <w:szCs w:val="20"/>
          <w:lang w:val="en-GB"/>
        </w:rPr>
      </w:pPr>
      <w:r w:rsidRPr="00CC0718">
        <w:rPr>
          <w:i/>
          <w:iCs/>
          <w:color w:val="000000" w:themeColor="text1"/>
          <w:sz w:val="20"/>
          <w:szCs w:val="20"/>
          <w:lang w:val="en-GB"/>
        </w:rPr>
        <w:t>10:01 - P10</w:t>
      </w:r>
    </w:p>
    <w:p w:rsidRPr="00CC0718" w:rsidR="5D3ECCAC" w:rsidP="771DF2FE" w:rsidRDefault="30902F61" w14:paraId="6C2C9CB9" w14:textId="6782F400">
      <w:pPr>
        <w:rPr>
          <w:color w:val="000000" w:themeColor="text1"/>
          <w:sz w:val="20"/>
          <w:szCs w:val="20"/>
          <w:lang w:val="en-GB"/>
        </w:rPr>
      </w:pPr>
      <w:r w:rsidRPr="00CC0718">
        <w:rPr>
          <w:i/>
          <w:iCs/>
          <w:color w:val="000000" w:themeColor="text1"/>
          <w:sz w:val="20"/>
          <w:szCs w:val="20"/>
          <w:lang w:val="en-IN"/>
        </w:rPr>
        <w:t xml:space="preserve">So the primary aim of PENSA really is to create an atmosphere for Pentecostal students to fellowship together. And we understand that students can get easily lost in assignment and schoolwork and not take care of their spiritual being. So PENSA is, the goal of PENSA really is to create that opportunity for Pentecostal students care of that spiritual being, you know, because our spiritual health really is important because it drives the physical health. So that's the goal for </w:t>
      </w:r>
      <w:proofErr w:type="spellStart"/>
      <w:r w:rsidRPr="00CC0718">
        <w:rPr>
          <w:i/>
          <w:iCs/>
          <w:color w:val="000000" w:themeColor="text1"/>
          <w:sz w:val="20"/>
          <w:szCs w:val="20"/>
          <w:lang w:val="en-IN"/>
        </w:rPr>
        <w:t>Pensa</w:t>
      </w:r>
      <w:proofErr w:type="spellEnd"/>
      <w:r w:rsidRPr="00CC0718">
        <w:rPr>
          <w:i/>
          <w:iCs/>
          <w:color w:val="000000" w:themeColor="text1"/>
          <w:sz w:val="20"/>
          <w:szCs w:val="20"/>
          <w:lang w:val="en-IN"/>
        </w:rPr>
        <w:t>.</w:t>
      </w:r>
    </w:p>
    <w:p w:rsidRPr="00CC0718" w:rsidR="5D3ECCAC" w:rsidP="771DF2FE" w:rsidRDefault="30902F61" w14:paraId="38235FEF" w14:textId="0ABC5DC3">
      <w:pPr>
        <w:rPr>
          <w:color w:val="000000" w:themeColor="text1"/>
          <w:sz w:val="20"/>
          <w:szCs w:val="20"/>
          <w:lang w:val="en-GB"/>
        </w:rPr>
      </w:pPr>
      <w:r w:rsidRPr="00CC0718">
        <w:rPr>
          <w:i/>
          <w:iCs/>
          <w:color w:val="000000" w:themeColor="text1"/>
          <w:sz w:val="20"/>
          <w:szCs w:val="20"/>
          <w:lang w:val="en-GB"/>
        </w:rPr>
        <w:t xml:space="preserve"> </w:t>
      </w:r>
    </w:p>
    <w:p w:rsidRPr="00CC0718" w:rsidR="5D3ECCAC" w:rsidP="771DF2FE" w:rsidRDefault="30902F61" w14:paraId="1F1C5C98" w14:textId="442B3A60">
      <w:pPr>
        <w:rPr>
          <w:color w:val="000000" w:themeColor="text1"/>
          <w:sz w:val="20"/>
          <w:szCs w:val="20"/>
          <w:lang w:val="en-GB"/>
        </w:rPr>
      </w:pPr>
      <w:r w:rsidRPr="00CC0718">
        <w:rPr>
          <w:i/>
          <w:iCs/>
          <w:color w:val="000000" w:themeColor="text1"/>
          <w:sz w:val="20"/>
          <w:szCs w:val="20"/>
          <w:lang w:val="en-GB"/>
        </w:rPr>
        <w:t>10:47 - I5</w:t>
      </w:r>
    </w:p>
    <w:p w:rsidRPr="00CC0718" w:rsidR="5D3ECCAC" w:rsidP="771DF2FE" w:rsidRDefault="30902F61" w14:paraId="1653DB5D" w14:textId="6A538E2D">
      <w:pPr>
        <w:rPr>
          <w:color w:val="000000" w:themeColor="text1"/>
          <w:sz w:val="20"/>
          <w:szCs w:val="20"/>
          <w:lang w:val="en-GB"/>
        </w:rPr>
      </w:pPr>
      <w:r w:rsidRPr="00CC0718">
        <w:rPr>
          <w:i/>
          <w:iCs/>
          <w:color w:val="000000" w:themeColor="text1"/>
          <w:sz w:val="20"/>
          <w:szCs w:val="20"/>
          <w:lang w:val="en-GB"/>
        </w:rPr>
        <w:t>Right. But what specific paths are you undertaking to achieve your club's overall goals?</w:t>
      </w:r>
    </w:p>
    <w:p w:rsidRPr="00CC0718" w:rsidR="5D3ECCAC" w:rsidP="771DF2FE" w:rsidRDefault="30902F61" w14:paraId="040A97DA" w14:textId="571B6409">
      <w:pPr>
        <w:rPr>
          <w:color w:val="000000" w:themeColor="text1"/>
          <w:sz w:val="20"/>
          <w:szCs w:val="20"/>
          <w:lang w:val="en-GB"/>
        </w:rPr>
      </w:pPr>
      <w:r w:rsidRPr="00CC0718">
        <w:rPr>
          <w:i/>
          <w:iCs/>
          <w:color w:val="000000" w:themeColor="text1"/>
          <w:sz w:val="20"/>
          <w:szCs w:val="20"/>
          <w:lang w:val="en-GB"/>
        </w:rPr>
        <w:t xml:space="preserve"> </w:t>
      </w:r>
    </w:p>
    <w:p w:rsidRPr="00CC0718" w:rsidR="5D3ECCAC" w:rsidP="771DF2FE" w:rsidRDefault="30902F61" w14:paraId="56828A96" w14:textId="0A95A295">
      <w:pPr>
        <w:rPr>
          <w:color w:val="000000" w:themeColor="text1"/>
          <w:sz w:val="20"/>
          <w:szCs w:val="20"/>
          <w:lang w:val="en-GB"/>
        </w:rPr>
      </w:pPr>
      <w:r w:rsidRPr="00CC0718">
        <w:rPr>
          <w:i/>
          <w:iCs/>
          <w:color w:val="000000" w:themeColor="text1"/>
          <w:sz w:val="20"/>
          <w:szCs w:val="20"/>
          <w:lang w:val="en-GB"/>
        </w:rPr>
        <w:t>10:54 - P10</w:t>
      </w:r>
    </w:p>
    <w:p w:rsidRPr="00CC0718" w:rsidR="5D3ECCAC" w:rsidP="771DF2FE" w:rsidRDefault="30902F61" w14:paraId="18BD8F26" w14:textId="10CCEB50">
      <w:pPr>
        <w:rPr>
          <w:color w:val="000000" w:themeColor="text1"/>
          <w:sz w:val="20"/>
          <w:szCs w:val="20"/>
          <w:lang w:val="en-GB"/>
        </w:rPr>
      </w:pPr>
      <w:r w:rsidRPr="00CC0718">
        <w:rPr>
          <w:i/>
          <w:iCs/>
          <w:color w:val="000000" w:themeColor="text1"/>
          <w:sz w:val="20"/>
          <w:szCs w:val="20"/>
          <w:lang w:val="en-IN"/>
        </w:rPr>
        <w:t>Yeah, so like I said earlier, we studied the Word of God we spend quality time reading the Bible, drawing out lessons from the Bible to help equip us as human beings, and we also spend time praying.</w:t>
      </w:r>
    </w:p>
    <w:p w:rsidRPr="00CC0718" w:rsidR="5D3ECCAC" w:rsidP="771DF2FE" w:rsidRDefault="30902F61" w14:paraId="56963A61" w14:textId="6C61603A">
      <w:pPr>
        <w:rPr>
          <w:color w:val="000000" w:themeColor="text1"/>
          <w:sz w:val="20"/>
          <w:szCs w:val="20"/>
          <w:lang w:val="en-GB"/>
        </w:rPr>
      </w:pPr>
      <w:r w:rsidRPr="00CC0718">
        <w:rPr>
          <w:i/>
          <w:iCs/>
          <w:color w:val="000000" w:themeColor="text1"/>
          <w:sz w:val="20"/>
          <w:szCs w:val="20"/>
          <w:lang w:val="en-GB"/>
        </w:rPr>
        <w:t>11:16 - I5</w:t>
      </w:r>
    </w:p>
    <w:p w:rsidRPr="00CC0718" w:rsidR="5D3ECCAC" w:rsidP="771DF2FE" w:rsidRDefault="30902F61" w14:paraId="28D8959C" w14:textId="111A3600">
      <w:pPr>
        <w:rPr>
          <w:color w:val="000000" w:themeColor="text1"/>
          <w:sz w:val="20"/>
          <w:szCs w:val="20"/>
          <w:lang w:val="en-GB"/>
        </w:rPr>
      </w:pPr>
      <w:r w:rsidRPr="00CC0718">
        <w:rPr>
          <w:i/>
          <w:iCs/>
          <w:color w:val="000000" w:themeColor="text1"/>
          <w:sz w:val="20"/>
          <w:szCs w:val="20"/>
          <w:lang w:val="en-IN"/>
        </w:rPr>
        <w:t>In terms of attracting new students, running events, running successful campaigns and fundraising, how do you like How do you go about that?</w:t>
      </w:r>
    </w:p>
    <w:p w:rsidRPr="00CC0718" w:rsidR="5D3ECCAC" w:rsidP="771DF2FE" w:rsidRDefault="30902F61" w14:paraId="62119D90" w14:textId="6720B37E">
      <w:pPr>
        <w:rPr>
          <w:color w:val="000000" w:themeColor="text1"/>
          <w:sz w:val="20"/>
          <w:szCs w:val="20"/>
          <w:lang w:val="en-GB"/>
        </w:rPr>
      </w:pPr>
      <w:r w:rsidRPr="00CC0718">
        <w:rPr>
          <w:i/>
          <w:iCs/>
          <w:color w:val="000000" w:themeColor="text1"/>
          <w:sz w:val="20"/>
          <w:szCs w:val="20"/>
          <w:lang w:val="en-GB"/>
        </w:rPr>
        <w:t>11:27 - P10</w:t>
      </w:r>
    </w:p>
    <w:p w:rsidRPr="00CC0718" w:rsidR="5D3ECCAC" w:rsidP="771DF2FE" w:rsidRDefault="30902F61" w14:paraId="110D24BF" w14:textId="19745DBF">
      <w:pPr>
        <w:rPr>
          <w:color w:val="000000" w:themeColor="text1"/>
          <w:sz w:val="20"/>
          <w:szCs w:val="20"/>
          <w:lang w:val="en-GB"/>
        </w:rPr>
      </w:pPr>
      <w:r w:rsidRPr="00CC0718">
        <w:rPr>
          <w:i/>
          <w:iCs/>
          <w:color w:val="000000" w:themeColor="text1"/>
          <w:sz w:val="20"/>
          <w:szCs w:val="20"/>
          <w:lang w:val="en-IN"/>
        </w:rPr>
        <w:lastRenderedPageBreak/>
        <w:t xml:space="preserve">Yeah, so we would usually do table sitting from time to time with flyers and other stuff to attract students to </w:t>
      </w:r>
      <w:proofErr w:type="spellStart"/>
      <w:r w:rsidRPr="00CC0718">
        <w:rPr>
          <w:i/>
          <w:iCs/>
          <w:color w:val="000000" w:themeColor="text1"/>
          <w:sz w:val="20"/>
          <w:szCs w:val="20"/>
          <w:lang w:val="en-IN"/>
        </w:rPr>
        <w:t>Pensa</w:t>
      </w:r>
      <w:proofErr w:type="spellEnd"/>
      <w:r w:rsidRPr="00CC0718">
        <w:rPr>
          <w:i/>
          <w:iCs/>
          <w:color w:val="000000" w:themeColor="text1"/>
          <w:sz w:val="20"/>
          <w:szCs w:val="20"/>
          <w:lang w:val="en-IN"/>
        </w:rPr>
        <w:t>, and the majority of our advertisement also has been word of mouth, you know, talking to people we find on campus, our colleagues, our friends, and new students.</w:t>
      </w:r>
    </w:p>
    <w:p w:rsidRPr="00CC0718" w:rsidR="5D3ECCAC" w:rsidP="771DF2FE" w:rsidRDefault="30902F61" w14:paraId="15B20759" w14:textId="238A4533">
      <w:pPr>
        <w:rPr>
          <w:color w:val="000000" w:themeColor="text1"/>
          <w:sz w:val="20"/>
          <w:szCs w:val="20"/>
          <w:lang w:val="en-GB"/>
        </w:rPr>
      </w:pPr>
      <w:r w:rsidRPr="00CC0718">
        <w:rPr>
          <w:i/>
          <w:iCs/>
          <w:color w:val="000000" w:themeColor="text1"/>
          <w:sz w:val="20"/>
          <w:szCs w:val="20"/>
          <w:lang w:val="en-GB"/>
        </w:rPr>
        <w:t xml:space="preserve"> </w:t>
      </w:r>
    </w:p>
    <w:p w:rsidRPr="00CC0718" w:rsidR="5D3ECCAC" w:rsidP="771DF2FE" w:rsidRDefault="30902F61" w14:paraId="610E15BA" w14:textId="563F55A7">
      <w:pPr>
        <w:rPr>
          <w:color w:val="000000" w:themeColor="text1"/>
          <w:sz w:val="20"/>
          <w:szCs w:val="20"/>
          <w:lang w:val="en-GB"/>
        </w:rPr>
      </w:pPr>
      <w:r w:rsidRPr="00CC0718">
        <w:rPr>
          <w:i/>
          <w:iCs/>
          <w:color w:val="000000" w:themeColor="text1"/>
          <w:sz w:val="20"/>
          <w:szCs w:val="20"/>
          <w:lang w:val="en-GB"/>
        </w:rPr>
        <w:t>11:57 - I5</w:t>
      </w:r>
    </w:p>
    <w:p w:rsidRPr="00CC0718" w:rsidR="5D3ECCAC" w:rsidP="771DF2FE" w:rsidRDefault="30902F61" w14:paraId="40615F32" w14:textId="7543C974">
      <w:pPr>
        <w:rPr>
          <w:color w:val="000000" w:themeColor="text1"/>
          <w:sz w:val="20"/>
          <w:szCs w:val="20"/>
          <w:lang w:val="en-GB"/>
        </w:rPr>
      </w:pPr>
      <w:r w:rsidRPr="00CC0718">
        <w:rPr>
          <w:i/>
          <w:iCs/>
          <w:color w:val="000000" w:themeColor="text1"/>
          <w:sz w:val="20"/>
          <w:szCs w:val="20"/>
          <w:lang w:val="en-IN"/>
        </w:rPr>
        <w:t>Right, awesome. What role does marketing and communications play in accomplishing these tasks for you? Can you share some examples of, you know, marketing activities your club has conducted or is working on right now?</w:t>
      </w:r>
    </w:p>
    <w:p w:rsidRPr="00CC0718" w:rsidR="5D3ECCAC" w:rsidP="771DF2FE" w:rsidRDefault="5D3ECCAC" w14:paraId="472A94EF" w14:textId="5BEA6A9D">
      <w:pPr>
        <w:rPr>
          <w:color w:val="000000" w:themeColor="text1"/>
          <w:sz w:val="20"/>
          <w:szCs w:val="20"/>
          <w:lang w:val="en-GB"/>
        </w:rPr>
      </w:pPr>
    </w:p>
    <w:p w:rsidRPr="00CC0718" w:rsidR="5D3ECCAC" w:rsidP="771DF2FE" w:rsidRDefault="30902F61" w14:paraId="704C4A34" w14:textId="2652D2A7">
      <w:pPr>
        <w:rPr>
          <w:color w:val="000000" w:themeColor="text1"/>
          <w:sz w:val="20"/>
          <w:szCs w:val="20"/>
          <w:lang w:val="en-GB"/>
        </w:rPr>
      </w:pPr>
      <w:r w:rsidRPr="00CC0718">
        <w:rPr>
          <w:i/>
          <w:iCs/>
          <w:color w:val="000000" w:themeColor="text1"/>
          <w:sz w:val="20"/>
          <w:szCs w:val="20"/>
          <w:lang w:val="en-GB"/>
        </w:rPr>
        <w:t xml:space="preserve">12:14 - P10 </w:t>
      </w:r>
    </w:p>
    <w:p w:rsidRPr="00CC0718" w:rsidR="5D3ECCAC" w:rsidP="771DF2FE" w:rsidRDefault="30902F61" w14:paraId="66A46EA7" w14:textId="27B48E30">
      <w:pPr>
        <w:rPr>
          <w:color w:val="000000" w:themeColor="text1"/>
          <w:sz w:val="20"/>
          <w:szCs w:val="20"/>
          <w:lang w:val="en-GB"/>
        </w:rPr>
      </w:pPr>
      <w:r w:rsidRPr="00CC0718">
        <w:rPr>
          <w:i/>
          <w:iCs/>
          <w:color w:val="000000" w:themeColor="text1"/>
          <w:sz w:val="20"/>
          <w:szCs w:val="20"/>
          <w:lang w:val="en-IN"/>
        </w:rPr>
        <w:t xml:space="preserve">Yeah, so, like I mentioned earlier, marketing activities we've conducted is a table sitting right within WPI. So I mean that's our target audience. So we usually have table sittings from time to time you know just to have a table at campus </w:t>
      </w:r>
      <w:proofErr w:type="spellStart"/>
      <w:r w:rsidRPr="00CC0718">
        <w:rPr>
          <w:i/>
          <w:iCs/>
          <w:color w:val="000000" w:themeColor="text1"/>
          <w:sz w:val="20"/>
          <w:szCs w:val="20"/>
          <w:lang w:val="en-IN"/>
        </w:rPr>
        <w:t>center</w:t>
      </w:r>
      <w:proofErr w:type="spellEnd"/>
      <w:r w:rsidRPr="00CC0718">
        <w:rPr>
          <w:i/>
          <w:iCs/>
          <w:color w:val="000000" w:themeColor="text1"/>
          <w:sz w:val="20"/>
          <w:szCs w:val="20"/>
          <w:lang w:val="en-IN"/>
        </w:rPr>
        <w:t xml:space="preserve"> with some flyers and some members of PENSA club talking to students and telling them about PENSA and inviting them over for further.</w:t>
      </w:r>
    </w:p>
    <w:p w:rsidRPr="00CC0718" w:rsidR="5D3ECCAC" w:rsidP="771DF2FE" w:rsidRDefault="30902F61" w14:paraId="4136E253" w14:textId="66693E38">
      <w:pPr>
        <w:rPr>
          <w:color w:val="000000" w:themeColor="text1"/>
          <w:sz w:val="20"/>
          <w:szCs w:val="20"/>
          <w:lang w:val="en-GB"/>
        </w:rPr>
      </w:pPr>
      <w:r w:rsidRPr="00CC0718">
        <w:rPr>
          <w:i/>
          <w:iCs/>
          <w:color w:val="000000" w:themeColor="text1"/>
          <w:sz w:val="20"/>
          <w:szCs w:val="20"/>
          <w:lang w:val="en-GB"/>
        </w:rPr>
        <w:t xml:space="preserve"> </w:t>
      </w:r>
    </w:p>
    <w:p w:rsidRPr="00CC0718" w:rsidR="5D3ECCAC" w:rsidP="771DF2FE" w:rsidRDefault="30902F61" w14:paraId="36067FE3" w14:textId="4FDE9256">
      <w:pPr>
        <w:rPr>
          <w:color w:val="000000" w:themeColor="text1"/>
          <w:sz w:val="20"/>
          <w:szCs w:val="20"/>
          <w:lang w:val="en-GB"/>
        </w:rPr>
      </w:pPr>
      <w:r w:rsidRPr="00CC0718">
        <w:rPr>
          <w:i/>
          <w:iCs/>
          <w:color w:val="000000" w:themeColor="text1"/>
          <w:sz w:val="20"/>
          <w:szCs w:val="20"/>
          <w:lang w:val="en-GB"/>
        </w:rPr>
        <w:t>12:48 - I5</w:t>
      </w:r>
    </w:p>
    <w:p w:rsidRPr="00CC0718" w:rsidR="5D3ECCAC" w:rsidP="771DF2FE" w:rsidRDefault="30902F61" w14:paraId="65A4A998" w14:textId="6597E9AD">
      <w:pPr>
        <w:rPr>
          <w:color w:val="000000" w:themeColor="text1"/>
          <w:sz w:val="20"/>
          <w:szCs w:val="20"/>
          <w:lang w:val="en-GB"/>
        </w:rPr>
      </w:pPr>
      <w:r w:rsidRPr="00CC0718">
        <w:rPr>
          <w:i/>
          <w:iCs/>
          <w:color w:val="000000" w:themeColor="text1"/>
          <w:sz w:val="20"/>
          <w:szCs w:val="20"/>
          <w:lang w:val="en-GB"/>
        </w:rPr>
        <w:t>Does your student club team have specialized marketing skills and knowledge to help you with this marketing activity?</w:t>
      </w:r>
    </w:p>
    <w:p w:rsidRPr="00CC0718" w:rsidR="5D3ECCAC" w:rsidP="771DF2FE" w:rsidRDefault="30902F61" w14:paraId="20E55958" w14:textId="45C3656C">
      <w:pPr>
        <w:rPr>
          <w:color w:val="000000" w:themeColor="text1"/>
          <w:sz w:val="20"/>
          <w:szCs w:val="20"/>
          <w:lang w:val="en-GB"/>
        </w:rPr>
      </w:pPr>
      <w:r w:rsidRPr="00CC0718">
        <w:rPr>
          <w:i/>
          <w:iCs/>
          <w:color w:val="000000" w:themeColor="text1"/>
          <w:sz w:val="20"/>
          <w:szCs w:val="20"/>
          <w:lang w:val="en-GB"/>
        </w:rPr>
        <w:t xml:space="preserve"> </w:t>
      </w:r>
    </w:p>
    <w:p w:rsidRPr="00CC0718" w:rsidR="5D3ECCAC" w:rsidP="771DF2FE" w:rsidRDefault="30902F61" w14:paraId="05611C3A" w14:textId="08248256">
      <w:pPr>
        <w:rPr>
          <w:color w:val="000000" w:themeColor="text1"/>
          <w:sz w:val="20"/>
          <w:szCs w:val="20"/>
          <w:lang w:val="en-GB"/>
        </w:rPr>
      </w:pPr>
      <w:r w:rsidRPr="00CC0718">
        <w:rPr>
          <w:i/>
          <w:iCs/>
          <w:color w:val="000000" w:themeColor="text1"/>
          <w:sz w:val="20"/>
          <w:szCs w:val="20"/>
          <w:lang w:val="en-GB"/>
        </w:rPr>
        <w:t>12:55 - P10</w:t>
      </w:r>
    </w:p>
    <w:p w:rsidRPr="00CC0718" w:rsidR="5D3ECCAC" w:rsidP="771DF2FE" w:rsidRDefault="30902F61" w14:paraId="6751B65F" w14:textId="1F606B1C">
      <w:pPr>
        <w:rPr>
          <w:color w:val="000000" w:themeColor="text1"/>
          <w:sz w:val="20"/>
          <w:szCs w:val="20"/>
          <w:lang w:val="en-GB"/>
        </w:rPr>
      </w:pPr>
      <w:r w:rsidRPr="00CC0718">
        <w:rPr>
          <w:i/>
          <w:iCs/>
          <w:color w:val="000000" w:themeColor="text1"/>
          <w:sz w:val="20"/>
          <w:szCs w:val="20"/>
          <w:lang w:val="en-IN"/>
        </w:rPr>
        <w:t>We do have certain members of our exec board that are specialists in marketing, but we have not really looked at it from the of professional marketing. We've just been doing it because, you know, I mean, we would just put a word out there for their club, right? But we haven't really looked at it from the lens of, you know, employing professional marketing skills or professional marketing ideas into recruiting students for PENTA.</w:t>
      </w:r>
    </w:p>
    <w:p w:rsidRPr="00CC0718" w:rsidR="5D3ECCAC" w:rsidP="771DF2FE" w:rsidRDefault="30902F61" w14:paraId="026EEBE1" w14:textId="3AE842AA">
      <w:pPr>
        <w:rPr>
          <w:color w:val="000000" w:themeColor="text1"/>
          <w:sz w:val="20"/>
          <w:szCs w:val="20"/>
          <w:lang w:val="en-GB"/>
        </w:rPr>
      </w:pPr>
      <w:r w:rsidRPr="00CC0718">
        <w:rPr>
          <w:i/>
          <w:iCs/>
          <w:color w:val="000000" w:themeColor="text1"/>
          <w:sz w:val="20"/>
          <w:szCs w:val="20"/>
          <w:lang w:val="en-GB"/>
        </w:rPr>
        <w:t xml:space="preserve"> </w:t>
      </w:r>
    </w:p>
    <w:p w:rsidRPr="00CC0718" w:rsidR="5D3ECCAC" w:rsidP="771DF2FE" w:rsidRDefault="30902F61" w14:paraId="7770874F" w14:textId="0989A4DC">
      <w:pPr>
        <w:rPr>
          <w:color w:val="000000" w:themeColor="text1"/>
          <w:sz w:val="20"/>
          <w:szCs w:val="20"/>
          <w:lang w:val="en-GB"/>
        </w:rPr>
      </w:pPr>
      <w:r w:rsidRPr="00CC0718">
        <w:rPr>
          <w:i/>
          <w:iCs/>
          <w:color w:val="000000" w:themeColor="text1"/>
          <w:sz w:val="20"/>
          <w:szCs w:val="20"/>
          <w:lang w:val="en-GB"/>
        </w:rPr>
        <w:t>13:32 - I5</w:t>
      </w:r>
    </w:p>
    <w:p w:rsidRPr="00CC0718" w:rsidR="5D3ECCAC" w:rsidP="771DF2FE" w:rsidRDefault="30902F61" w14:paraId="5A2533B0" w14:textId="023A2A17">
      <w:pPr>
        <w:rPr>
          <w:color w:val="000000" w:themeColor="text1"/>
          <w:sz w:val="20"/>
          <w:szCs w:val="20"/>
          <w:lang w:val="en-GB"/>
        </w:rPr>
      </w:pPr>
      <w:r w:rsidRPr="00CC0718">
        <w:rPr>
          <w:i/>
          <w:iCs/>
          <w:color w:val="000000" w:themeColor="text1"/>
          <w:sz w:val="20"/>
          <w:szCs w:val="20"/>
          <w:lang w:val="en-IN"/>
        </w:rPr>
        <w:t>Right. So can you share some marketing skills your team possess or need?</w:t>
      </w:r>
    </w:p>
    <w:p w:rsidRPr="00CC0718" w:rsidR="5D3ECCAC" w:rsidP="771DF2FE" w:rsidRDefault="30902F61" w14:paraId="7697FE1B" w14:textId="22F4748A">
      <w:pPr>
        <w:rPr>
          <w:color w:val="000000" w:themeColor="text1"/>
          <w:sz w:val="20"/>
          <w:szCs w:val="20"/>
          <w:lang w:val="en-GB"/>
        </w:rPr>
      </w:pPr>
      <w:r w:rsidRPr="00CC0718">
        <w:rPr>
          <w:i/>
          <w:iCs/>
          <w:color w:val="000000" w:themeColor="text1"/>
          <w:sz w:val="20"/>
          <w:szCs w:val="20"/>
          <w:lang w:val="en-GB"/>
        </w:rPr>
        <w:t xml:space="preserve"> </w:t>
      </w:r>
    </w:p>
    <w:p w:rsidRPr="00CC0718" w:rsidR="5D3ECCAC" w:rsidP="771DF2FE" w:rsidRDefault="30902F61" w14:paraId="34F7A229" w14:textId="484D1B1A">
      <w:pPr>
        <w:rPr>
          <w:color w:val="000000" w:themeColor="text1"/>
          <w:sz w:val="20"/>
          <w:szCs w:val="20"/>
          <w:lang w:val="en-GB"/>
        </w:rPr>
      </w:pPr>
      <w:r w:rsidRPr="00CC0718">
        <w:rPr>
          <w:i/>
          <w:iCs/>
          <w:color w:val="000000" w:themeColor="text1"/>
          <w:sz w:val="20"/>
          <w:szCs w:val="20"/>
          <w:lang w:val="en-GB"/>
        </w:rPr>
        <w:t>13:40 - P10</w:t>
      </w:r>
    </w:p>
    <w:p w:rsidRPr="00CC0718" w:rsidR="5D3ECCAC" w:rsidP="771DF2FE" w:rsidRDefault="30902F61" w14:paraId="450BA8AA" w14:textId="3566C74C">
      <w:pPr>
        <w:rPr>
          <w:color w:val="000000" w:themeColor="text1"/>
          <w:sz w:val="20"/>
          <w:szCs w:val="20"/>
          <w:lang w:val="en-GB"/>
        </w:rPr>
      </w:pPr>
      <w:r w:rsidRPr="00CC0718">
        <w:rPr>
          <w:i/>
          <w:iCs/>
          <w:color w:val="000000" w:themeColor="text1"/>
          <w:sz w:val="20"/>
          <w:szCs w:val="20"/>
          <w:lang w:val="en-IN"/>
        </w:rPr>
        <w:t xml:space="preserve">I mean, if I recall correctly, I don't know the exact skill sets of members of my team in terms of marketing because we haven't really discussed that for </w:t>
      </w:r>
      <w:proofErr w:type="spellStart"/>
      <w:r w:rsidRPr="00CC0718">
        <w:rPr>
          <w:i/>
          <w:iCs/>
          <w:color w:val="000000" w:themeColor="text1"/>
          <w:sz w:val="20"/>
          <w:szCs w:val="20"/>
          <w:lang w:val="en-IN"/>
        </w:rPr>
        <w:t>Pensa</w:t>
      </w:r>
      <w:proofErr w:type="spellEnd"/>
      <w:r w:rsidRPr="00CC0718">
        <w:rPr>
          <w:i/>
          <w:iCs/>
          <w:color w:val="000000" w:themeColor="text1"/>
          <w:sz w:val="20"/>
          <w:szCs w:val="20"/>
          <w:lang w:val="en-IN"/>
        </w:rPr>
        <w:t>. But we do have members of the exec team, at least one member who is a marketing specialist. So I believe she's able to do, you know, everything with regards to marketing. Media, in person, word of mouth, and all of those things. But we haven't really discussed the skill set, you know, and employing that into Penta.</w:t>
      </w:r>
    </w:p>
    <w:p w:rsidRPr="00CC0718" w:rsidR="5D3ECCAC" w:rsidP="771DF2FE" w:rsidRDefault="30902F61" w14:paraId="653C4E99" w14:textId="760BDF62">
      <w:pPr>
        <w:rPr>
          <w:color w:val="000000" w:themeColor="text1"/>
          <w:sz w:val="20"/>
          <w:szCs w:val="20"/>
          <w:lang w:val="en-GB"/>
        </w:rPr>
      </w:pPr>
      <w:r w:rsidRPr="00CC0718">
        <w:rPr>
          <w:i/>
          <w:iCs/>
          <w:color w:val="000000" w:themeColor="text1"/>
          <w:sz w:val="20"/>
          <w:szCs w:val="20"/>
          <w:lang w:val="en-GB"/>
        </w:rPr>
        <w:t xml:space="preserve"> </w:t>
      </w:r>
    </w:p>
    <w:p w:rsidRPr="00CC0718" w:rsidR="5D3ECCAC" w:rsidP="771DF2FE" w:rsidRDefault="30902F61" w14:paraId="61C7011B" w14:textId="28142294">
      <w:pPr>
        <w:rPr>
          <w:color w:val="000000" w:themeColor="text1"/>
          <w:sz w:val="20"/>
          <w:szCs w:val="20"/>
          <w:lang w:val="en-GB"/>
        </w:rPr>
      </w:pPr>
      <w:r w:rsidRPr="00CC0718">
        <w:rPr>
          <w:i/>
          <w:iCs/>
          <w:color w:val="000000" w:themeColor="text1"/>
          <w:sz w:val="20"/>
          <w:szCs w:val="20"/>
          <w:lang w:val="en-GB"/>
        </w:rPr>
        <w:t>14:15 - I5</w:t>
      </w:r>
    </w:p>
    <w:p w:rsidRPr="00CC0718" w:rsidR="5D3ECCAC" w:rsidP="771DF2FE" w:rsidRDefault="30902F61" w14:paraId="00E13317" w14:textId="34E00F51">
      <w:pPr>
        <w:rPr>
          <w:color w:val="000000" w:themeColor="text1"/>
          <w:sz w:val="20"/>
          <w:szCs w:val="20"/>
          <w:lang w:val="en-GB"/>
        </w:rPr>
      </w:pPr>
      <w:r w:rsidRPr="00CC0718">
        <w:rPr>
          <w:i/>
          <w:iCs/>
          <w:color w:val="000000" w:themeColor="text1"/>
          <w:sz w:val="20"/>
          <w:szCs w:val="20"/>
          <w:lang w:val="en-IN"/>
        </w:rPr>
        <w:t>Right. Do you think your club needs marketing support and services that can help you accomplish the tasks you mentioned earlier?</w:t>
      </w:r>
    </w:p>
    <w:p w:rsidRPr="00CC0718" w:rsidR="5D3ECCAC" w:rsidP="771DF2FE" w:rsidRDefault="30902F61" w14:paraId="6BBCC44E" w14:textId="6863D980">
      <w:pPr>
        <w:rPr>
          <w:color w:val="000000" w:themeColor="text1"/>
          <w:sz w:val="20"/>
          <w:szCs w:val="20"/>
          <w:lang w:val="en-GB"/>
        </w:rPr>
      </w:pPr>
      <w:r w:rsidRPr="00CC0718">
        <w:rPr>
          <w:i/>
          <w:iCs/>
          <w:color w:val="000000" w:themeColor="text1"/>
          <w:sz w:val="20"/>
          <w:szCs w:val="20"/>
          <w:lang w:val="en-GB"/>
        </w:rPr>
        <w:t xml:space="preserve"> </w:t>
      </w:r>
    </w:p>
    <w:p w:rsidRPr="00CC0718" w:rsidR="5D3ECCAC" w:rsidP="771DF2FE" w:rsidRDefault="30902F61" w14:paraId="5762C3A3" w14:textId="0FD80B52">
      <w:pPr>
        <w:rPr>
          <w:color w:val="000000" w:themeColor="text1"/>
          <w:sz w:val="20"/>
          <w:szCs w:val="20"/>
          <w:lang w:val="en-GB"/>
        </w:rPr>
      </w:pPr>
      <w:r w:rsidRPr="00CC0718">
        <w:rPr>
          <w:i/>
          <w:iCs/>
          <w:color w:val="000000" w:themeColor="text1"/>
          <w:sz w:val="20"/>
          <w:szCs w:val="20"/>
          <w:lang w:val="en-GB"/>
        </w:rPr>
        <w:t>14:23 - P10</w:t>
      </w:r>
    </w:p>
    <w:p w:rsidRPr="00CC0718" w:rsidR="5D3ECCAC" w:rsidP="771DF2FE" w:rsidRDefault="30902F61" w14:paraId="2F626982" w14:textId="213C62EA">
      <w:pPr>
        <w:rPr>
          <w:color w:val="000000" w:themeColor="text1"/>
          <w:sz w:val="20"/>
          <w:szCs w:val="20"/>
          <w:lang w:val="en-GB"/>
        </w:rPr>
      </w:pPr>
      <w:r w:rsidRPr="00CC0718">
        <w:rPr>
          <w:i/>
          <w:iCs/>
          <w:color w:val="000000" w:themeColor="text1"/>
          <w:sz w:val="20"/>
          <w:szCs w:val="20"/>
          <w:lang w:val="en-GB"/>
        </w:rPr>
        <w:t>Yeah, I believe so. I think, I mean, the more resources we have, the better for us. You know, in terms of marketing, if you have the resources, is the education to see how effective urban professional marketing for PENTA will be. I will be very much welcome.</w:t>
      </w:r>
    </w:p>
    <w:p w:rsidRPr="00CC0718" w:rsidR="5D3ECCAC" w:rsidP="771DF2FE" w:rsidRDefault="30902F61" w14:paraId="7911AA25" w14:textId="4B900568">
      <w:pPr>
        <w:rPr>
          <w:color w:val="000000" w:themeColor="text1"/>
          <w:sz w:val="20"/>
          <w:szCs w:val="20"/>
          <w:lang w:val="en-GB"/>
        </w:rPr>
      </w:pPr>
      <w:r w:rsidRPr="00CC0718">
        <w:rPr>
          <w:i/>
          <w:iCs/>
          <w:color w:val="000000" w:themeColor="text1"/>
          <w:sz w:val="20"/>
          <w:szCs w:val="20"/>
          <w:lang w:val="en-GB"/>
        </w:rPr>
        <w:t xml:space="preserve"> </w:t>
      </w:r>
    </w:p>
    <w:p w:rsidRPr="00CC0718" w:rsidR="00545016" w:rsidP="771DF2FE" w:rsidRDefault="00545016" w14:paraId="63D75A72" w14:textId="77777777">
      <w:pPr>
        <w:rPr>
          <w:i/>
          <w:iCs/>
          <w:color w:val="000000" w:themeColor="text1"/>
          <w:sz w:val="20"/>
          <w:szCs w:val="20"/>
          <w:lang w:val="en-GB"/>
        </w:rPr>
      </w:pPr>
    </w:p>
    <w:p w:rsidRPr="00CC0718" w:rsidR="5D3ECCAC" w:rsidP="771DF2FE" w:rsidRDefault="30902F61" w14:paraId="61204BDD" w14:textId="359658BF">
      <w:pPr>
        <w:rPr>
          <w:color w:val="000000" w:themeColor="text1"/>
          <w:sz w:val="20"/>
          <w:szCs w:val="20"/>
          <w:lang w:val="en-GB"/>
        </w:rPr>
      </w:pPr>
      <w:r w:rsidRPr="00CC0718">
        <w:rPr>
          <w:i/>
          <w:iCs/>
          <w:color w:val="000000" w:themeColor="text1"/>
          <w:sz w:val="20"/>
          <w:szCs w:val="20"/>
          <w:lang w:val="en-GB"/>
        </w:rPr>
        <w:t>14:44 - I5</w:t>
      </w:r>
    </w:p>
    <w:p w:rsidRPr="00CC0718" w:rsidR="5D3ECCAC" w:rsidP="771DF2FE" w:rsidRDefault="30902F61" w14:paraId="7647F7CE" w14:textId="25000ED8">
      <w:pPr>
        <w:rPr>
          <w:color w:val="000000" w:themeColor="text1"/>
          <w:sz w:val="20"/>
          <w:szCs w:val="20"/>
          <w:lang w:val="en-GB"/>
        </w:rPr>
      </w:pPr>
      <w:r w:rsidRPr="00CC0718">
        <w:rPr>
          <w:i/>
          <w:iCs/>
          <w:color w:val="000000" w:themeColor="text1"/>
          <w:sz w:val="20"/>
          <w:szCs w:val="20"/>
          <w:lang w:val="en-IN"/>
        </w:rPr>
        <w:t>So can you give me an example of or examples of specific marketing challenges that your club has faced or is currently facing?</w:t>
      </w:r>
    </w:p>
    <w:p w:rsidRPr="00CC0718" w:rsidR="5D3ECCAC" w:rsidP="771DF2FE" w:rsidRDefault="30902F61" w14:paraId="1304C835" w14:textId="2FB24659">
      <w:pPr>
        <w:rPr>
          <w:color w:val="000000" w:themeColor="text1"/>
          <w:sz w:val="20"/>
          <w:szCs w:val="20"/>
          <w:lang w:val="en-GB"/>
        </w:rPr>
      </w:pPr>
      <w:r w:rsidRPr="00CC0718">
        <w:rPr>
          <w:i/>
          <w:iCs/>
          <w:color w:val="000000" w:themeColor="text1"/>
          <w:sz w:val="20"/>
          <w:szCs w:val="20"/>
          <w:lang w:val="en-GB"/>
        </w:rPr>
        <w:t xml:space="preserve"> </w:t>
      </w:r>
    </w:p>
    <w:p w:rsidRPr="00CC0718" w:rsidR="5D3ECCAC" w:rsidP="771DF2FE" w:rsidRDefault="30902F61" w14:paraId="58BD0F9A" w14:textId="329681A7">
      <w:pPr>
        <w:rPr>
          <w:color w:val="000000" w:themeColor="text1"/>
          <w:sz w:val="20"/>
          <w:szCs w:val="20"/>
          <w:lang w:val="en-GB"/>
        </w:rPr>
      </w:pPr>
      <w:r w:rsidRPr="00CC0718">
        <w:rPr>
          <w:i/>
          <w:iCs/>
          <w:color w:val="000000" w:themeColor="text1"/>
          <w:sz w:val="20"/>
          <w:szCs w:val="20"/>
          <w:lang w:val="en-GB"/>
        </w:rPr>
        <w:t>14:53 - P10</w:t>
      </w:r>
    </w:p>
    <w:p w:rsidRPr="00CC0718" w:rsidR="5D3ECCAC" w:rsidP="771DF2FE" w:rsidRDefault="30902F61" w14:paraId="19E910F4" w14:textId="055A4952">
      <w:pPr>
        <w:rPr>
          <w:color w:val="000000" w:themeColor="text1"/>
          <w:sz w:val="20"/>
          <w:szCs w:val="20"/>
          <w:lang w:val="en-GB"/>
        </w:rPr>
      </w:pPr>
      <w:r w:rsidRPr="00CC0718">
        <w:rPr>
          <w:i/>
          <w:iCs/>
          <w:color w:val="000000" w:themeColor="text1"/>
          <w:sz w:val="20"/>
          <w:szCs w:val="20"/>
          <w:lang w:val="en-GB"/>
        </w:rPr>
        <w:lastRenderedPageBreak/>
        <w:t>I think one awareness and engagement and all the likes you can think Yeah, I think the major one would be student awareness for undergraduate students. Like I said before, majority of our members are graduate students, but we really need undergraduate students to come for PENSA. So that would be the major challenge for us, you know, getting into the undergraduate circles and having them aware and welcome to PENSA.</w:t>
      </w:r>
    </w:p>
    <w:p w:rsidRPr="00CC0718" w:rsidR="5D3ECCAC" w:rsidP="771DF2FE" w:rsidRDefault="30902F61" w14:paraId="3195892D" w14:textId="79355DE5">
      <w:pPr>
        <w:rPr>
          <w:color w:val="000000" w:themeColor="text1"/>
          <w:sz w:val="20"/>
          <w:szCs w:val="20"/>
          <w:lang w:val="en-GB"/>
        </w:rPr>
      </w:pPr>
      <w:r w:rsidRPr="00CC0718">
        <w:rPr>
          <w:i/>
          <w:iCs/>
          <w:color w:val="000000" w:themeColor="text1"/>
          <w:sz w:val="20"/>
          <w:szCs w:val="20"/>
          <w:lang w:val="en-GB"/>
        </w:rPr>
        <w:t xml:space="preserve"> </w:t>
      </w:r>
    </w:p>
    <w:p w:rsidRPr="00CC0718" w:rsidR="5D3ECCAC" w:rsidP="771DF2FE" w:rsidRDefault="30902F61" w14:paraId="4ACE2EF0" w14:textId="65DB7B14">
      <w:pPr>
        <w:rPr>
          <w:color w:val="000000" w:themeColor="text1"/>
          <w:sz w:val="20"/>
          <w:szCs w:val="20"/>
          <w:lang w:val="en-GB"/>
        </w:rPr>
      </w:pPr>
      <w:r w:rsidRPr="00CC0718">
        <w:rPr>
          <w:i/>
          <w:iCs/>
          <w:color w:val="000000" w:themeColor="text1"/>
          <w:sz w:val="20"/>
          <w:szCs w:val="20"/>
          <w:lang w:val="en-GB"/>
        </w:rPr>
        <w:t>15:29 - I5</w:t>
      </w:r>
    </w:p>
    <w:p w:rsidRPr="00CC0718" w:rsidR="5D3ECCAC" w:rsidP="771DF2FE" w:rsidRDefault="30902F61" w14:paraId="4AC7A930" w14:textId="660DE37C">
      <w:pPr>
        <w:rPr>
          <w:color w:val="000000" w:themeColor="text1"/>
          <w:sz w:val="20"/>
          <w:szCs w:val="20"/>
          <w:lang w:val="en-GB"/>
        </w:rPr>
      </w:pPr>
      <w:r w:rsidRPr="00CC0718">
        <w:rPr>
          <w:i/>
          <w:iCs/>
          <w:color w:val="000000" w:themeColor="text1"/>
          <w:sz w:val="20"/>
          <w:szCs w:val="20"/>
          <w:lang w:val="en-GB"/>
        </w:rPr>
        <w:t>Right, so what do you think about the idea of having a marketing club that provides marketing services and resources to clubs like yours on campus?</w:t>
      </w:r>
    </w:p>
    <w:p w:rsidRPr="00CC0718" w:rsidR="5D3ECCAC" w:rsidP="771DF2FE" w:rsidRDefault="30902F61" w14:paraId="2DCDE5A0" w14:textId="3EEA4D8D">
      <w:pPr>
        <w:rPr>
          <w:color w:val="000000" w:themeColor="text1"/>
          <w:sz w:val="20"/>
          <w:szCs w:val="20"/>
          <w:lang w:val="en-GB"/>
        </w:rPr>
      </w:pPr>
      <w:r w:rsidRPr="00CC0718">
        <w:rPr>
          <w:i/>
          <w:iCs/>
          <w:color w:val="000000" w:themeColor="text1"/>
          <w:sz w:val="20"/>
          <w:szCs w:val="20"/>
          <w:lang w:val="en-GB"/>
        </w:rPr>
        <w:t xml:space="preserve"> </w:t>
      </w:r>
    </w:p>
    <w:p w:rsidRPr="00CC0718" w:rsidR="5D3ECCAC" w:rsidP="771DF2FE" w:rsidRDefault="30902F61" w14:paraId="2B5194C7" w14:textId="094A9F0D">
      <w:pPr>
        <w:rPr>
          <w:color w:val="000000" w:themeColor="text1"/>
          <w:sz w:val="20"/>
          <w:szCs w:val="20"/>
          <w:lang w:val="en-GB"/>
        </w:rPr>
      </w:pPr>
      <w:r w:rsidRPr="00CC0718">
        <w:rPr>
          <w:i/>
          <w:iCs/>
          <w:color w:val="000000" w:themeColor="text1"/>
          <w:sz w:val="20"/>
          <w:szCs w:val="20"/>
          <w:lang w:val="en-GB"/>
        </w:rPr>
        <w:t xml:space="preserve">15:38 - P10 </w:t>
      </w:r>
    </w:p>
    <w:p w:rsidRPr="00CC0718" w:rsidR="5D3ECCAC" w:rsidP="771DF2FE" w:rsidRDefault="30902F61" w14:paraId="4AD25C81" w14:textId="07F97000">
      <w:pPr>
        <w:rPr>
          <w:color w:val="000000" w:themeColor="text1"/>
          <w:sz w:val="20"/>
          <w:szCs w:val="20"/>
          <w:lang w:val="en-GB"/>
        </w:rPr>
      </w:pPr>
      <w:r w:rsidRPr="00CC0718">
        <w:rPr>
          <w:i/>
          <w:iCs/>
          <w:color w:val="000000" w:themeColor="text1"/>
          <w:sz w:val="20"/>
          <w:szCs w:val="20"/>
          <w:lang w:val="en-GB"/>
        </w:rPr>
        <w:t xml:space="preserve">I think that would be good, really, because again that would take the workload from the exec board, I mean in terms of drafting a marketing strategy or something like that, </w:t>
      </w:r>
      <w:proofErr w:type="gramStart"/>
      <w:r w:rsidRPr="00CC0718">
        <w:rPr>
          <w:i/>
          <w:iCs/>
          <w:color w:val="000000" w:themeColor="text1"/>
          <w:sz w:val="20"/>
          <w:szCs w:val="20"/>
          <w:lang w:val="en-GB"/>
        </w:rPr>
        <w:t>If</w:t>
      </w:r>
      <w:proofErr w:type="gramEnd"/>
      <w:r w:rsidRPr="00CC0718">
        <w:rPr>
          <w:i/>
          <w:iCs/>
          <w:color w:val="000000" w:themeColor="text1"/>
          <w:sz w:val="20"/>
          <w:szCs w:val="20"/>
          <w:lang w:val="en-GB"/>
        </w:rPr>
        <w:t xml:space="preserve"> we have a club or a team just drafting up something for us to implement, that would be a good addition for us.</w:t>
      </w:r>
    </w:p>
    <w:p w:rsidRPr="00CC0718" w:rsidR="5D3ECCAC" w:rsidP="771DF2FE" w:rsidRDefault="30902F61" w14:paraId="7DD0C3DD" w14:textId="71BFE58F">
      <w:pPr>
        <w:rPr>
          <w:color w:val="000000" w:themeColor="text1"/>
          <w:sz w:val="20"/>
          <w:szCs w:val="20"/>
          <w:lang w:val="en-GB"/>
        </w:rPr>
      </w:pPr>
      <w:r w:rsidRPr="00CC0718">
        <w:rPr>
          <w:i/>
          <w:iCs/>
          <w:color w:val="000000" w:themeColor="text1"/>
          <w:sz w:val="20"/>
          <w:szCs w:val="20"/>
          <w:lang w:val="en-GB"/>
        </w:rPr>
        <w:t xml:space="preserve"> </w:t>
      </w:r>
    </w:p>
    <w:p w:rsidRPr="00CC0718" w:rsidR="5D3ECCAC" w:rsidP="771DF2FE" w:rsidRDefault="30902F61" w14:paraId="5BDD73E3" w14:textId="1D1AD5A8">
      <w:pPr>
        <w:rPr>
          <w:color w:val="000000" w:themeColor="text1"/>
          <w:sz w:val="20"/>
          <w:szCs w:val="20"/>
          <w:lang w:val="en-GB"/>
        </w:rPr>
      </w:pPr>
      <w:r w:rsidRPr="00CC0718">
        <w:rPr>
          <w:i/>
          <w:iCs/>
          <w:color w:val="000000" w:themeColor="text1"/>
          <w:sz w:val="20"/>
          <w:szCs w:val="20"/>
          <w:lang w:val="en-GB"/>
        </w:rPr>
        <w:t>16:04 - I5</w:t>
      </w:r>
    </w:p>
    <w:p w:rsidRPr="00CC0718" w:rsidR="5D3ECCAC" w:rsidP="771DF2FE" w:rsidRDefault="30902F61" w14:paraId="29C5EC0E" w14:textId="7D8F64EF">
      <w:pPr>
        <w:rPr>
          <w:color w:val="000000" w:themeColor="text1"/>
          <w:sz w:val="20"/>
          <w:szCs w:val="20"/>
          <w:lang w:val="en-GB"/>
        </w:rPr>
      </w:pPr>
      <w:r w:rsidRPr="00CC0718">
        <w:rPr>
          <w:i/>
          <w:iCs/>
          <w:color w:val="000000" w:themeColor="text1"/>
          <w:sz w:val="20"/>
          <w:szCs w:val="20"/>
          <w:lang w:val="en-IN"/>
        </w:rPr>
        <w:t>Right. I was going to ask you the next question, but it looks like you've mentioned it already in terms of how the marketing club can demonstrate its value to your student organization.</w:t>
      </w:r>
    </w:p>
    <w:p w:rsidRPr="00CC0718" w:rsidR="5D3ECCAC" w:rsidP="771DF2FE" w:rsidRDefault="30902F61" w14:paraId="7A9FF0A8" w14:textId="06AA508B">
      <w:pPr>
        <w:rPr>
          <w:color w:val="000000" w:themeColor="text1"/>
          <w:sz w:val="20"/>
          <w:szCs w:val="20"/>
          <w:lang w:val="en-GB"/>
        </w:rPr>
      </w:pPr>
      <w:r w:rsidRPr="00CC0718">
        <w:rPr>
          <w:i/>
          <w:iCs/>
          <w:color w:val="000000" w:themeColor="text1"/>
          <w:sz w:val="20"/>
          <w:szCs w:val="20"/>
          <w:lang w:val="en-GB"/>
        </w:rPr>
        <w:t xml:space="preserve"> </w:t>
      </w:r>
    </w:p>
    <w:p w:rsidRPr="00CC0718" w:rsidR="5D3ECCAC" w:rsidP="771DF2FE" w:rsidRDefault="30902F61" w14:paraId="4F3DE94A" w14:textId="3CB769EB">
      <w:pPr>
        <w:rPr>
          <w:color w:val="000000" w:themeColor="text1"/>
          <w:sz w:val="20"/>
          <w:szCs w:val="20"/>
          <w:lang w:val="en-GB"/>
        </w:rPr>
      </w:pPr>
      <w:r w:rsidRPr="00CC0718">
        <w:rPr>
          <w:i/>
          <w:iCs/>
          <w:color w:val="000000" w:themeColor="text1"/>
          <w:sz w:val="20"/>
          <w:szCs w:val="20"/>
          <w:lang w:val="en-GB"/>
        </w:rPr>
        <w:t>16:18 - I5</w:t>
      </w:r>
    </w:p>
    <w:p w:rsidRPr="00CC0718" w:rsidR="5D3ECCAC" w:rsidP="771DF2FE" w:rsidRDefault="30902F61" w14:paraId="6476C958" w14:textId="599F5D27">
      <w:pPr>
        <w:rPr>
          <w:color w:val="000000" w:themeColor="text1"/>
          <w:sz w:val="20"/>
          <w:szCs w:val="20"/>
          <w:lang w:val="en-GB"/>
        </w:rPr>
      </w:pPr>
      <w:r w:rsidRPr="00CC0718">
        <w:rPr>
          <w:i/>
          <w:iCs/>
          <w:color w:val="000000" w:themeColor="text1"/>
          <w:sz w:val="20"/>
          <w:szCs w:val="20"/>
          <w:lang w:val="en-IN"/>
        </w:rPr>
        <w:t>Is there any other additional thing you think they can do? You know, demonstrate value to the organization?</w:t>
      </w:r>
    </w:p>
    <w:p w:rsidRPr="00CC0718" w:rsidR="5D3ECCAC" w:rsidP="771DF2FE" w:rsidRDefault="30902F61" w14:paraId="591B733A" w14:textId="32198502">
      <w:pPr>
        <w:rPr>
          <w:color w:val="000000" w:themeColor="text1"/>
          <w:sz w:val="20"/>
          <w:szCs w:val="20"/>
          <w:lang w:val="en-GB"/>
        </w:rPr>
      </w:pPr>
      <w:r w:rsidRPr="00CC0718">
        <w:rPr>
          <w:i/>
          <w:iCs/>
          <w:color w:val="000000" w:themeColor="text1"/>
          <w:sz w:val="20"/>
          <w:szCs w:val="20"/>
          <w:lang w:val="en-GB"/>
        </w:rPr>
        <w:t xml:space="preserve"> </w:t>
      </w:r>
    </w:p>
    <w:p w:rsidRPr="00CC0718" w:rsidR="5D3ECCAC" w:rsidP="771DF2FE" w:rsidRDefault="30902F61" w14:paraId="0FF198AF" w14:textId="17296098">
      <w:pPr>
        <w:rPr>
          <w:color w:val="000000" w:themeColor="text1"/>
          <w:sz w:val="20"/>
          <w:szCs w:val="20"/>
          <w:lang w:val="en-GB"/>
        </w:rPr>
      </w:pPr>
      <w:r w:rsidRPr="00CC0718">
        <w:rPr>
          <w:i/>
          <w:iCs/>
          <w:color w:val="000000" w:themeColor="text1"/>
          <w:sz w:val="20"/>
          <w:szCs w:val="20"/>
          <w:lang w:val="en-GB"/>
        </w:rPr>
        <w:t xml:space="preserve">16:27 - P10 </w:t>
      </w:r>
    </w:p>
    <w:p w:rsidRPr="00CC0718" w:rsidR="5D3ECCAC" w:rsidP="771DF2FE" w:rsidRDefault="30902F61" w14:paraId="34F66071" w14:textId="495D19DF">
      <w:pPr>
        <w:rPr>
          <w:color w:val="000000" w:themeColor="text1"/>
          <w:sz w:val="20"/>
          <w:szCs w:val="20"/>
          <w:lang w:val="en-GB"/>
        </w:rPr>
      </w:pPr>
      <w:r w:rsidRPr="00CC0718">
        <w:rPr>
          <w:i/>
          <w:iCs/>
          <w:color w:val="000000" w:themeColor="text1"/>
          <w:sz w:val="20"/>
          <w:szCs w:val="20"/>
          <w:lang w:val="en-GB"/>
        </w:rPr>
        <w:t>None that I can think of for now.</w:t>
      </w:r>
    </w:p>
    <w:p w:rsidRPr="00CC0718" w:rsidR="5D3ECCAC" w:rsidP="771DF2FE" w:rsidRDefault="30902F61" w14:paraId="19311BC0" w14:textId="4A7AFAAF">
      <w:pPr>
        <w:rPr>
          <w:color w:val="000000" w:themeColor="text1"/>
          <w:sz w:val="20"/>
          <w:szCs w:val="20"/>
          <w:lang w:val="en-GB"/>
        </w:rPr>
      </w:pPr>
      <w:r w:rsidRPr="00CC0718">
        <w:rPr>
          <w:i/>
          <w:iCs/>
          <w:color w:val="000000" w:themeColor="text1"/>
          <w:sz w:val="20"/>
          <w:szCs w:val="20"/>
          <w:lang w:val="en-GB"/>
        </w:rPr>
        <w:t xml:space="preserve"> </w:t>
      </w:r>
    </w:p>
    <w:p w:rsidRPr="00CC0718" w:rsidR="5D3ECCAC" w:rsidP="771DF2FE" w:rsidRDefault="30902F61" w14:paraId="1A53AC84" w14:textId="3DFFC477">
      <w:pPr>
        <w:rPr>
          <w:color w:val="000000" w:themeColor="text1"/>
          <w:sz w:val="20"/>
          <w:szCs w:val="20"/>
          <w:lang w:val="en-GB"/>
        </w:rPr>
      </w:pPr>
      <w:r w:rsidRPr="00CC0718">
        <w:rPr>
          <w:i/>
          <w:iCs/>
          <w:color w:val="000000" w:themeColor="text1"/>
          <w:sz w:val="20"/>
          <w:szCs w:val="20"/>
          <w:lang w:val="en-GB"/>
        </w:rPr>
        <w:t>16:31 - I5</w:t>
      </w:r>
    </w:p>
    <w:p w:rsidRPr="00CC0718" w:rsidR="5D3ECCAC" w:rsidP="771DF2FE" w:rsidRDefault="30902F61" w14:paraId="25F4BE63" w14:textId="59417785">
      <w:pPr>
        <w:rPr>
          <w:color w:val="000000" w:themeColor="text1"/>
          <w:sz w:val="20"/>
          <w:szCs w:val="20"/>
          <w:lang w:val="en-GB"/>
        </w:rPr>
      </w:pPr>
      <w:r w:rsidRPr="00CC0718">
        <w:rPr>
          <w:i/>
          <w:iCs/>
          <w:color w:val="000000" w:themeColor="text1"/>
          <w:sz w:val="20"/>
          <w:szCs w:val="20"/>
          <w:lang w:val="en-IN"/>
        </w:rPr>
        <w:t>Right. I mean, in terms of generating maybe marketing materials, event management, you know, social media calendars, idea for posting, anything at all?</w:t>
      </w:r>
    </w:p>
    <w:p w:rsidRPr="00CC0718" w:rsidR="5D3ECCAC" w:rsidP="771DF2FE" w:rsidRDefault="30902F61" w14:paraId="63D027F4" w14:textId="24414A1B">
      <w:pPr>
        <w:rPr>
          <w:color w:val="000000" w:themeColor="text1"/>
          <w:sz w:val="20"/>
          <w:szCs w:val="20"/>
          <w:lang w:val="en-GB"/>
        </w:rPr>
      </w:pPr>
      <w:r w:rsidRPr="00CC0718">
        <w:rPr>
          <w:i/>
          <w:iCs/>
          <w:color w:val="000000" w:themeColor="text1"/>
          <w:sz w:val="20"/>
          <w:szCs w:val="20"/>
          <w:lang w:val="en-GB"/>
        </w:rPr>
        <w:t>16:44 - P10</w:t>
      </w:r>
    </w:p>
    <w:p w:rsidRPr="00CC0718" w:rsidR="5D3ECCAC" w:rsidP="771DF2FE" w:rsidRDefault="30902F61" w14:paraId="70959B29" w14:textId="713C86A6">
      <w:pPr>
        <w:rPr>
          <w:color w:val="000000" w:themeColor="text1"/>
          <w:sz w:val="20"/>
          <w:szCs w:val="20"/>
          <w:lang w:val="en-GB"/>
        </w:rPr>
      </w:pPr>
      <w:r w:rsidRPr="00CC0718">
        <w:rPr>
          <w:i/>
          <w:iCs/>
          <w:color w:val="000000" w:themeColor="text1"/>
          <w:sz w:val="20"/>
          <w:szCs w:val="20"/>
          <w:lang w:val="en-IN"/>
        </w:rPr>
        <w:t>Oh, yes, of course. Those would be welcomed as well. You know, like I said, if you team who is able to come up with that strategy, you know, however it is, maybe social media, word of mouth, in person, you know, all of those marketing perks, right? It would be very much welcome.</w:t>
      </w:r>
    </w:p>
    <w:p w:rsidRPr="00CC0718" w:rsidR="5D3ECCAC" w:rsidP="771DF2FE" w:rsidRDefault="5D3ECCAC" w14:paraId="0B7FF225" w14:textId="3D8D5D9D">
      <w:pPr>
        <w:rPr>
          <w:i/>
          <w:iCs/>
          <w:color w:val="000000" w:themeColor="text1"/>
          <w:sz w:val="20"/>
          <w:szCs w:val="20"/>
          <w:lang w:val="en-GB"/>
        </w:rPr>
      </w:pPr>
    </w:p>
    <w:p w:rsidRPr="00CC0718" w:rsidR="5D3ECCAC" w:rsidP="771DF2FE" w:rsidRDefault="30902F61" w14:paraId="77FE7DB8" w14:textId="27A2F578">
      <w:pPr>
        <w:rPr>
          <w:color w:val="000000" w:themeColor="text1"/>
          <w:sz w:val="20"/>
          <w:szCs w:val="20"/>
          <w:lang w:val="en-GB"/>
        </w:rPr>
      </w:pPr>
      <w:r w:rsidRPr="00CC0718">
        <w:rPr>
          <w:i/>
          <w:iCs/>
          <w:color w:val="000000" w:themeColor="text1"/>
          <w:sz w:val="20"/>
          <w:szCs w:val="20"/>
          <w:lang w:val="en-GB"/>
        </w:rPr>
        <w:t>17:03 - I5</w:t>
      </w:r>
    </w:p>
    <w:p w:rsidRPr="00CC0718" w:rsidR="5D3ECCAC" w:rsidP="771DF2FE" w:rsidRDefault="30902F61" w14:paraId="2949B575" w14:textId="646CB721">
      <w:pPr>
        <w:rPr>
          <w:color w:val="000000" w:themeColor="text1"/>
          <w:sz w:val="20"/>
          <w:szCs w:val="20"/>
          <w:lang w:val="en-GB"/>
        </w:rPr>
      </w:pPr>
      <w:r w:rsidRPr="00CC0718">
        <w:rPr>
          <w:i/>
          <w:iCs/>
          <w:color w:val="000000" w:themeColor="text1"/>
          <w:sz w:val="20"/>
          <w:szCs w:val="20"/>
          <w:lang w:val="en-GB"/>
        </w:rPr>
        <w:t>Awesome. Will you be willing to pay for this marketing services?</w:t>
      </w:r>
    </w:p>
    <w:p w:rsidRPr="00CC0718" w:rsidR="5D3ECCAC" w:rsidP="771DF2FE" w:rsidRDefault="30902F61" w14:paraId="61EB6ABF" w14:textId="08371E98">
      <w:pPr>
        <w:rPr>
          <w:color w:val="000000" w:themeColor="text1"/>
          <w:sz w:val="20"/>
          <w:szCs w:val="20"/>
          <w:lang w:val="en-GB"/>
        </w:rPr>
      </w:pPr>
      <w:r w:rsidRPr="00CC0718">
        <w:rPr>
          <w:i/>
          <w:iCs/>
          <w:color w:val="000000" w:themeColor="text1"/>
          <w:sz w:val="20"/>
          <w:szCs w:val="20"/>
          <w:lang w:val="en-GB"/>
        </w:rPr>
        <w:t xml:space="preserve"> </w:t>
      </w:r>
    </w:p>
    <w:p w:rsidRPr="00CC0718" w:rsidR="5D3ECCAC" w:rsidP="771DF2FE" w:rsidRDefault="30902F61" w14:paraId="2F280A1A" w14:textId="5FF84496">
      <w:pPr>
        <w:rPr>
          <w:color w:val="000000" w:themeColor="text1"/>
          <w:sz w:val="20"/>
          <w:szCs w:val="20"/>
          <w:lang w:val="en-GB"/>
        </w:rPr>
      </w:pPr>
      <w:r w:rsidRPr="00CC0718">
        <w:rPr>
          <w:i/>
          <w:iCs/>
          <w:color w:val="000000" w:themeColor="text1"/>
          <w:sz w:val="20"/>
          <w:szCs w:val="20"/>
          <w:lang w:val="en-GB"/>
        </w:rPr>
        <w:t>17:09 - P10</w:t>
      </w:r>
    </w:p>
    <w:p w:rsidRPr="00CC0718" w:rsidR="5D3ECCAC" w:rsidP="771DF2FE" w:rsidRDefault="30902F61" w14:paraId="517F0415" w14:textId="185EA56F">
      <w:pPr>
        <w:rPr>
          <w:color w:val="000000" w:themeColor="text1"/>
          <w:sz w:val="20"/>
          <w:szCs w:val="20"/>
          <w:lang w:val="en-GB"/>
        </w:rPr>
      </w:pPr>
      <w:r w:rsidRPr="00CC0718">
        <w:rPr>
          <w:i/>
          <w:iCs/>
          <w:color w:val="000000" w:themeColor="text1"/>
          <w:sz w:val="20"/>
          <w:szCs w:val="20"/>
          <w:lang w:val="en-IN"/>
        </w:rPr>
        <w:t>I mean, if it doesn't cost us a lot, why not?</w:t>
      </w:r>
    </w:p>
    <w:p w:rsidRPr="00CC0718" w:rsidR="5D3ECCAC" w:rsidP="771DF2FE" w:rsidRDefault="30902F61" w14:paraId="31435BB5" w14:textId="570AEF8F">
      <w:pPr>
        <w:rPr>
          <w:color w:val="000000" w:themeColor="text1"/>
          <w:sz w:val="20"/>
          <w:szCs w:val="20"/>
          <w:lang w:val="en-GB"/>
        </w:rPr>
      </w:pPr>
      <w:r w:rsidRPr="00CC0718">
        <w:rPr>
          <w:i/>
          <w:iCs/>
          <w:color w:val="000000" w:themeColor="text1"/>
          <w:sz w:val="20"/>
          <w:szCs w:val="20"/>
          <w:lang w:val="en-GB"/>
        </w:rPr>
        <w:t xml:space="preserve"> </w:t>
      </w:r>
    </w:p>
    <w:p w:rsidRPr="00CC0718" w:rsidR="5D3ECCAC" w:rsidP="771DF2FE" w:rsidRDefault="30902F61" w14:paraId="77D6F669" w14:textId="4ED0BAE9">
      <w:pPr>
        <w:rPr>
          <w:color w:val="000000" w:themeColor="text1"/>
          <w:sz w:val="20"/>
          <w:szCs w:val="20"/>
          <w:lang w:val="en-GB"/>
        </w:rPr>
      </w:pPr>
      <w:r w:rsidRPr="00CC0718">
        <w:rPr>
          <w:i/>
          <w:iCs/>
          <w:color w:val="000000" w:themeColor="text1"/>
          <w:sz w:val="20"/>
          <w:szCs w:val="20"/>
          <w:lang w:val="en-GB"/>
        </w:rPr>
        <w:t>17:11 - I5</w:t>
      </w:r>
    </w:p>
    <w:p w:rsidRPr="00CC0718" w:rsidR="5D3ECCAC" w:rsidP="771DF2FE" w:rsidRDefault="30902F61" w14:paraId="3A1C3B73" w14:textId="270654E0">
      <w:pPr>
        <w:rPr>
          <w:color w:val="000000" w:themeColor="text1"/>
          <w:sz w:val="20"/>
          <w:szCs w:val="20"/>
          <w:lang w:val="en-GB"/>
        </w:rPr>
      </w:pPr>
      <w:r w:rsidRPr="00CC0718">
        <w:rPr>
          <w:i/>
          <w:iCs/>
          <w:color w:val="000000" w:themeColor="text1"/>
          <w:sz w:val="20"/>
          <w:szCs w:val="20"/>
          <w:lang w:val="en-GB"/>
        </w:rPr>
        <w:t>So how much would you think is a reasonable price?</w:t>
      </w:r>
    </w:p>
    <w:p w:rsidRPr="00CC0718" w:rsidR="5D3ECCAC" w:rsidP="771DF2FE" w:rsidRDefault="30902F61" w14:paraId="7D1635B5" w14:textId="6EDF4B24">
      <w:pPr>
        <w:rPr>
          <w:color w:val="000000" w:themeColor="text1"/>
          <w:sz w:val="20"/>
          <w:szCs w:val="20"/>
          <w:lang w:val="en-GB"/>
        </w:rPr>
      </w:pPr>
      <w:r w:rsidRPr="00CC0718">
        <w:rPr>
          <w:i/>
          <w:iCs/>
          <w:color w:val="000000" w:themeColor="text1"/>
          <w:sz w:val="20"/>
          <w:szCs w:val="20"/>
          <w:lang w:val="en-GB"/>
        </w:rPr>
        <w:t>17:16 - P10</w:t>
      </w:r>
    </w:p>
    <w:p w:rsidRPr="00CC0718" w:rsidR="5D3ECCAC" w:rsidP="771DF2FE" w:rsidRDefault="30902F61" w14:paraId="17767466" w14:textId="0F8CB40F">
      <w:pPr>
        <w:rPr>
          <w:color w:val="000000" w:themeColor="text1"/>
          <w:sz w:val="20"/>
          <w:szCs w:val="20"/>
          <w:lang w:val="en-GB"/>
        </w:rPr>
      </w:pPr>
      <w:r w:rsidRPr="00CC0718">
        <w:rPr>
          <w:i/>
          <w:iCs/>
          <w:color w:val="000000" w:themeColor="text1"/>
          <w:sz w:val="20"/>
          <w:szCs w:val="20"/>
          <w:lang w:val="en-IN"/>
        </w:rPr>
        <w:t>I mean, the reasonability would be dependent on effect as well. So I can say, you know, when we get to that stage where we have a strategy and we try to see, you know, the target outcome of that strategy, then we can see if it is worth the investment or not.</w:t>
      </w:r>
    </w:p>
    <w:p w:rsidRPr="00CC0718" w:rsidR="5D3ECCAC" w:rsidP="771DF2FE" w:rsidRDefault="30902F61" w14:paraId="4BCB4F11" w14:textId="7C3D406C">
      <w:pPr>
        <w:rPr>
          <w:color w:val="000000" w:themeColor="text1"/>
          <w:sz w:val="20"/>
          <w:szCs w:val="20"/>
          <w:lang w:val="en-GB"/>
        </w:rPr>
      </w:pPr>
      <w:r w:rsidRPr="00CC0718">
        <w:rPr>
          <w:i/>
          <w:iCs/>
          <w:color w:val="000000" w:themeColor="text1"/>
          <w:sz w:val="20"/>
          <w:szCs w:val="20"/>
          <w:lang w:val="en-GB"/>
        </w:rPr>
        <w:t xml:space="preserve"> </w:t>
      </w:r>
    </w:p>
    <w:p w:rsidRPr="00CC0718" w:rsidR="5D3ECCAC" w:rsidP="771DF2FE" w:rsidRDefault="30902F61" w14:paraId="4DCFE3A2" w14:textId="5B757DA8">
      <w:pPr>
        <w:rPr>
          <w:color w:val="000000" w:themeColor="text1"/>
          <w:sz w:val="20"/>
          <w:szCs w:val="20"/>
          <w:lang w:val="en-GB"/>
        </w:rPr>
      </w:pPr>
      <w:r w:rsidRPr="00CC0718">
        <w:rPr>
          <w:i/>
          <w:iCs/>
          <w:color w:val="000000" w:themeColor="text1"/>
          <w:sz w:val="20"/>
          <w:szCs w:val="20"/>
          <w:lang w:val="en-GB"/>
        </w:rPr>
        <w:t>17:46 - I5</w:t>
      </w:r>
    </w:p>
    <w:p w:rsidRPr="00CC0718" w:rsidR="5D3ECCAC" w:rsidP="771DF2FE" w:rsidRDefault="30902F61" w14:paraId="4767D546" w14:textId="52DEC7EB">
      <w:pPr>
        <w:rPr>
          <w:color w:val="000000" w:themeColor="text1"/>
          <w:sz w:val="20"/>
          <w:szCs w:val="20"/>
          <w:lang w:val="en-GB"/>
        </w:rPr>
      </w:pPr>
      <w:r w:rsidRPr="00CC0718">
        <w:rPr>
          <w:i/>
          <w:iCs/>
          <w:color w:val="000000" w:themeColor="text1"/>
          <w:sz w:val="20"/>
          <w:szCs w:val="20"/>
          <w:lang w:val="en-IN"/>
        </w:rPr>
        <w:lastRenderedPageBreak/>
        <w:t>Right. So for instance, if there's like a subscription of like $50 per month, um, for the marketing, you know, services package, would you be willing to pay that amount? Yeah. Yeah.</w:t>
      </w:r>
    </w:p>
    <w:p w:rsidRPr="00CC0718" w:rsidR="5D3ECCAC" w:rsidP="771DF2FE" w:rsidRDefault="30902F61" w14:paraId="590C3101" w14:textId="2D6290EB">
      <w:pPr>
        <w:rPr>
          <w:color w:val="000000" w:themeColor="text1"/>
          <w:sz w:val="20"/>
          <w:szCs w:val="20"/>
          <w:lang w:val="en-GB"/>
        </w:rPr>
      </w:pPr>
      <w:r w:rsidRPr="00CC0718">
        <w:rPr>
          <w:i/>
          <w:iCs/>
          <w:color w:val="000000" w:themeColor="text1"/>
          <w:sz w:val="20"/>
          <w:szCs w:val="20"/>
          <w:lang w:val="en-GB"/>
        </w:rPr>
        <w:t xml:space="preserve"> </w:t>
      </w:r>
    </w:p>
    <w:p w:rsidRPr="00CC0718" w:rsidR="5D3ECCAC" w:rsidP="771DF2FE" w:rsidRDefault="30902F61" w14:paraId="653B6E2D" w14:textId="27801FAE">
      <w:pPr>
        <w:rPr>
          <w:color w:val="000000" w:themeColor="text1"/>
          <w:sz w:val="20"/>
          <w:szCs w:val="20"/>
          <w:lang w:val="en-GB"/>
        </w:rPr>
      </w:pPr>
      <w:r w:rsidRPr="00CC0718">
        <w:rPr>
          <w:i/>
          <w:iCs/>
          <w:color w:val="000000" w:themeColor="text1"/>
          <w:sz w:val="20"/>
          <w:szCs w:val="20"/>
          <w:lang w:val="en-GB"/>
        </w:rPr>
        <w:t>18:01 - P10</w:t>
      </w:r>
    </w:p>
    <w:p w:rsidRPr="00CC0718" w:rsidR="5D3ECCAC" w:rsidP="771DF2FE" w:rsidRDefault="30902F61" w14:paraId="67AFFD60" w14:textId="473C5103">
      <w:pPr>
        <w:rPr>
          <w:color w:val="000000" w:themeColor="text1"/>
          <w:sz w:val="20"/>
          <w:szCs w:val="20"/>
          <w:lang w:val="en-GB"/>
        </w:rPr>
      </w:pPr>
      <w:r w:rsidRPr="00CC0718">
        <w:rPr>
          <w:i/>
          <w:iCs/>
          <w:color w:val="000000" w:themeColor="text1"/>
          <w:sz w:val="20"/>
          <w:szCs w:val="20"/>
          <w:lang w:val="en-IN"/>
        </w:rPr>
        <w:t>I mean, $50 for how long and for what effect? Remember we are students, so we don't have all the money to, to give out like that. So it is important for us to really know the effect of the $50. Before, you know, diving into it.</w:t>
      </w:r>
    </w:p>
    <w:p w:rsidRPr="00CC0718" w:rsidR="5D3ECCAC" w:rsidP="771DF2FE" w:rsidRDefault="30902F61" w14:paraId="2EA61BE6" w14:textId="673A380D">
      <w:pPr>
        <w:rPr>
          <w:color w:val="000000" w:themeColor="text1"/>
          <w:sz w:val="20"/>
          <w:szCs w:val="20"/>
          <w:lang w:val="en-GB"/>
        </w:rPr>
      </w:pPr>
      <w:r w:rsidRPr="00CC0718">
        <w:rPr>
          <w:i/>
          <w:iCs/>
          <w:color w:val="000000" w:themeColor="text1"/>
          <w:sz w:val="20"/>
          <w:szCs w:val="20"/>
          <w:lang w:val="en-GB"/>
        </w:rPr>
        <w:t xml:space="preserve"> </w:t>
      </w:r>
    </w:p>
    <w:p w:rsidRPr="00CC0718" w:rsidR="5D3ECCAC" w:rsidP="771DF2FE" w:rsidRDefault="30902F61" w14:paraId="337D0AF7" w14:textId="219E89AE">
      <w:pPr>
        <w:rPr>
          <w:color w:val="000000" w:themeColor="text1"/>
          <w:sz w:val="20"/>
          <w:szCs w:val="20"/>
          <w:lang w:val="en-GB"/>
        </w:rPr>
      </w:pPr>
      <w:r w:rsidRPr="00CC0718">
        <w:rPr>
          <w:i/>
          <w:iCs/>
          <w:color w:val="000000" w:themeColor="text1"/>
          <w:sz w:val="20"/>
          <w:szCs w:val="20"/>
          <w:lang w:val="en-GB"/>
        </w:rPr>
        <w:t>18:19 - I5</w:t>
      </w:r>
    </w:p>
    <w:p w:rsidRPr="00CC0718" w:rsidR="5D3ECCAC" w:rsidP="771DF2FE" w:rsidRDefault="30902F61" w14:paraId="750B0D66" w14:textId="4DFE039A">
      <w:pPr>
        <w:rPr>
          <w:color w:val="000000" w:themeColor="text1"/>
          <w:sz w:val="20"/>
          <w:szCs w:val="20"/>
          <w:lang w:val="en-GB"/>
        </w:rPr>
      </w:pPr>
      <w:r w:rsidRPr="00CC0718">
        <w:rPr>
          <w:i/>
          <w:iCs/>
          <w:color w:val="000000" w:themeColor="text1"/>
          <w:sz w:val="20"/>
          <w:szCs w:val="20"/>
          <w:lang w:val="en-IN"/>
        </w:rPr>
        <w:t xml:space="preserve">Right. How do you receive information about all the student clubs on campus and maybe events going on </w:t>
      </w:r>
      <w:proofErr w:type="spellStart"/>
      <w:r w:rsidRPr="00CC0718">
        <w:rPr>
          <w:i/>
          <w:iCs/>
          <w:color w:val="000000" w:themeColor="text1"/>
          <w:sz w:val="20"/>
          <w:szCs w:val="20"/>
          <w:lang w:val="en-IN"/>
        </w:rPr>
        <w:t>on</w:t>
      </w:r>
      <w:proofErr w:type="spellEnd"/>
      <w:r w:rsidRPr="00CC0718">
        <w:rPr>
          <w:i/>
          <w:iCs/>
          <w:color w:val="000000" w:themeColor="text1"/>
          <w:sz w:val="20"/>
          <w:szCs w:val="20"/>
          <w:lang w:val="en-IN"/>
        </w:rPr>
        <w:t xml:space="preserve"> campus?</w:t>
      </w:r>
    </w:p>
    <w:p w:rsidRPr="00CC0718" w:rsidR="5D3ECCAC" w:rsidP="771DF2FE" w:rsidRDefault="5D3ECCAC" w14:paraId="21AB7026" w14:textId="7D8AD42B">
      <w:pPr>
        <w:rPr>
          <w:i/>
          <w:iCs/>
          <w:color w:val="000000" w:themeColor="text1"/>
          <w:sz w:val="20"/>
          <w:szCs w:val="20"/>
          <w:lang w:val="en-GB"/>
        </w:rPr>
      </w:pPr>
    </w:p>
    <w:p w:rsidRPr="00CC0718" w:rsidR="5D3ECCAC" w:rsidP="771DF2FE" w:rsidRDefault="30902F61" w14:paraId="0F1210E6" w14:textId="2A2F255B">
      <w:pPr>
        <w:rPr>
          <w:color w:val="000000" w:themeColor="text1"/>
          <w:sz w:val="20"/>
          <w:szCs w:val="20"/>
          <w:lang w:val="en-GB"/>
        </w:rPr>
      </w:pPr>
      <w:r w:rsidRPr="00CC0718">
        <w:rPr>
          <w:i/>
          <w:iCs/>
          <w:color w:val="000000" w:themeColor="text1"/>
          <w:sz w:val="20"/>
          <w:szCs w:val="20"/>
          <w:lang w:val="en-GB"/>
        </w:rPr>
        <w:t>18:30 - P10</w:t>
      </w:r>
    </w:p>
    <w:p w:rsidRPr="00CC0718" w:rsidR="5D3ECCAC" w:rsidP="771DF2FE" w:rsidRDefault="30902F61" w14:paraId="470931A6" w14:textId="531D410A">
      <w:pPr>
        <w:rPr>
          <w:color w:val="000000" w:themeColor="text1"/>
          <w:sz w:val="20"/>
          <w:szCs w:val="20"/>
          <w:lang w:val="en-GB"/>
        </w:rPr>
      </w:pPr>
      <w:r w:rsidRPr="00CC0718">
        <w:rPr>
          <w:i/>
          <w:iCs/>
          <w:color w:val="000000" w:themeColor="text1"/>
          <w:sz w:val="20"/>
          <w:szCs w:val="20"/>
          <w:lang w:val="en-IN"/>
        </w:rPr>
        <w:t>I would just say events on notice boards, you know, I think that's the major thing on notice boards and I mean if I'm part of the obviously get emails. If not, sometimes I don't even know about events coming up on campus, except I pay attention to the notice board. Or we just get, you know, someone just share the news with me in person or something.</w:t>
      </w:r>
    </w:p>
    <w:p w:rsidRPr="00CC0718" w:rsidR="5D3ECCAC" w:rsidP="771DF2FE" w:rsidRDefault="30902F61" w14:paraId="7F65C2D6" w14:textId="6A448CB8">
      <w:pPr>
        <w:rPr>
          <w:color w:val="000000" w:themeColor="text1"/>
          <w:sz w:val="20"/>
          <w:szCs w:val="20"/>
          <w:lang w:val="en-GB"/>
        </w:rPr>
      </w:pPr>
      <w:r w:rsidRPr="00CC0718">
        <w:rPr>
          <w:i/>
          <w:iCs/>
          <w:color w:val="000000" w:themeColor="text1"/>
          <w:sz w:val="20"/>
          <w:szCs w:val="20"/>
          <w:lang w:val="en-GB"/>
        </w:rPr>
        <w:t xml:space="preserve"> </w:t>
      </w:r>
    </w:p>
    <w:p w:rsidRPr="00CC0718" w:rsidR="5D3ECCAC" w:rsidP="771DF2FE" w:rsidRDefault="30902F61" w14:paraId="4FFD4100" w14:textId="4CD1B727">
      <w:pPr>
        <w:rPr>
          <w:color w:val="000000" w:themeColor="text1"/>
          <w:sz w:val="20"/>
          <w:szCs w:val="20"/>
          <w:lang w:val="en-GB"/>
        </w:rPr>
      </w:pPr>
      <w:r w:rsidRPr="00CC0718">
        <w:rPr>
          <w:i/>
          <w:iCs/>
          <w:color w:val="000000" w:themeColor="text1"/>
          <w:sz w:val="20"/>
          <w:szCs w:val="20"/>
          <w:lang w:val="en-GB"/>
        </w:rPr>
        <w:t>19:00 - I5</w:t>
      </w:r>
    </w:p>
    <w:p w:rsidRPr="00CC0718" w:rsidR="5D3ECCAC" w:rsidP="771DF2FE" w:rsidRDefault="30902F61" w14:paraId="3C661F23" w14:textId="74525B18">
      <w:pPr>
        <w:rPr>
          <w:color w:val="000000" w:themeColor="text1"/>
          <w:sz w:val="20"/>
          <w:szCs w:val="20"/>
          <w:lang w:val="en-GB"/>
        </w:rPr>
      </w:pPr>
      <w:r w:rsidRPr="00CC0718">
        <w:rPr>
          <w:i/>
          <w:iCs/>
          <w:color w:val="000000" w:themeColor="text1"/>
          <w:sz w:val="20"/>
          <w:szCs w:val="20"/>
          <w:lang w:val="en-GB"/>
        </w:rPr>
        <w:t>Right. So how do you communicate within your team?</w:t>
      </w:r>
    </w:p>
    <w:p w:rsidRPr="00CC0718" w:rsidR="5D3ECCAC" w:rsidP="771DF2FE" w:rsidRDefault="30902F61" w14:paraId="5027387C" w14:textId="15233DC9">
      <w:pPr>
        <w:rPr>
          <w:color w:val="000000" w:themeColor="text1"/>
          <w:sz w:val="20"/>
          <w:szCs w:val="20"/>
          <w:lang w:val="en-GB"/>
        </w:rPr>
      </w:pPr>
      <w:r w:rsidRPr="00CC0718">
        <w:rPr>
          <w:i/>
          <w:iCs/>
          <w:color w:val="000000" w:themeColor="text1"/>
          <w:sz w:val="20"/>
          <w:szCs w:val="20"/>
          <w:lang w:val="en-GB"/>
        </w:rPr>
        <w:t xml:space="preserve"> </w:t>
      </w:r>
    </w:p>
    <w:p w:rsidRPr="00CC0718" w:rsidR="5D3ECCAC" w:rsidP="771DF2FE" w:rsidRDefault="30902F61" w14:paraId="66290287" w14:textId="331187C7">
      <w:pPr>
        <w:rPr>
          <w:color w:val="000000" w:themeColor="text1"/>
          <w:sz w:val="20"/>
          <w:szCs w:val="20"/>
          <w:lang w:val="en-GB"/>
        </w:rPr>
      </w:pPr>
      <w:r w:rsidRPr="00CC0718">
        <w:rPr>
          <w:i/>
          <w:iCs/>
          <w:color w:val="000000" w:themeColor="text1"/>
          <w:sz w:val="20"/>
          <w:szCs w:val="20"/>
          <w:lang w:val="en-GB"/>
        </w:rPr>
        <w:t>19:05 - P10</w:t>
      </w:r>
    </w:p>
    <w:p w:rsidRPr="00CC0718" w:rsidR="5D3ECCAC" w:rsidP="771DF2FE" w:rsidRDefault="30902F61" w14:paraId="218DB0DB" w14:textId="799A6B2E">
      <w:pPr>
        <w:rPr>
          <w:color w:val="000000" w:themeColor="text1"/>
          <w:sz w:val="20"/>
          <w:szCs w:val="20"/>
          <w:lang w:val="en-GB"/>
        </w:rPr>
      </w:pPr>
      <w:r w:rsidRPr="00CC0718">
        <w:rPr>
          <w:i/>
          <w:iCs/>
          <w:color w:val="000000" w:themeColor="text1"/>
          <w:sz w:val="20"/>
          <w:szCs w:val="20"/>
          <w:lang w:val="en-GB"/>
        </w:rPr>
        <w:t>How do I communicate with what?</w:t>
      </w:r>
    </w:p>
    <w:p w:rsidRPr="00CC0718" w:rsidR="5D3ECCAC" w:rsidP="771DF2FE" w:rsidRDefault="30902F61" w14:paraId="04643889" w14:textId="50D52C99">
      <w:pPr>
        <w:rPr>
          <w:color w:val="000000" w:themeColor="text1"/>
          <w:sz w:val="20"/>
          <w:szCs w:val="20"/>
          <w:lang w:val="en-GB"/>
        </w:rPr>
      </w:pPr>
      <w:r w:rsidRPr="00CC0718">
        <w:rPr>
          <w:i/>
          <w:iCs/>
          <w:color w:val="000000" w:themeColor="text1"/>
          <w:sz w:val="20"/>
          <w:szCs w:val="20"/>
          <w:lang w:val="en-GB"/>
        </w:rPr>
        <w:t xml:space="preserve"> </w:t>
      </w:r>
    </w:p>
    <w:p w:rsidRPr="00CC0718" w:rsidR="5D3ECCAC" w:rsidP="771DF2FE" w:rsidRDefault="30902F61" w14:paraId="4B5E060C" w14:textId="1DE035C3">
      <w:pPr>
        <w:rPr>
          <w:color w:val="000000" w:themeColor="text1"/>
          <w:sz w:val="20"/>
          <w:szCs w:val="20"/>
          <w:lang w:val="en-GB"/>
        </w:rPr>
      </w:pPr>
      <w:r w:rsidRPr="00CC0718">
        <w:rPr>
          <w:i/>
          <w:iCs/>
          <w:color w:val="000000" w:themeColor="text1"/>
          <w:sz w:val="20"/>
          <w:szCs w:val="20"/>
          <w:lang w:val="en-GB"/>
        </w:rPr>
        <w:t>19:07 - I5</w:t>
      </w:r>
    </w:p>
    <w:p w:rsidRPr="00CC0718" w:rsidR="5D3ECCAC" w:rsidP="771DF2FE" w:rsidRDefault="30902F61" w14:paraId="49E0CB7B" w14:textId="782DC896">
      <w:pPr>
        <w:rPr>
          <w:color w:val="000000" w:themeColor="text1"/>
          <w:sz w:val="20"/>
          <w:szCs w:val="20"/>
          <w:lang w:val="en-GB"/>
        </w:rPr>
      </w:pPr>
      <w:r w:rsidRPr="00CC0718">
        <w:rPr>
          <w:i/>
          <w:iCs/>
          <w:color w:val="000000" w:themeColor="text1"/>
          <w:sz w:val="20"/>
          <w:szCs w:val="20"/>
          <w:lang w:val="en-IN"/>
        </w:rPr>
        <w:t>How do you communicate within your team, your students' organization? What's the mode of communication?</w:t>
      </w:r>
    </w:p>
    <w:p w:rsidRPr="00CC0718" w:rsidR="5D3ECCAC" w:rsidP="771DF2FE" w:rsidRDefault="30902F61" w14:paraId="15EFF86A" w14:textId="4A61D9FF">
      <w:pPr>
        <w:rPr>
          <w:color w:val="000000" w:themeColor="text1"/>
          <w:sz w:val="20"/>
          <w:szCs w:val="20"/>
          <w:lang w:val="en-GB"/>
        </w:rPr>
      </w:pPr>
      <w:r w:rsidRPr="00CC0718">
        <w:rPr>
          <w:i/>
          <w:iCs/>
          <w:color w:val="000000" w:themeColor="text1"/>
          <w:sz w:val="20"/>
          <w:szCs w:val="20"/>
          <w:lang w:val="en-GB"/>
        </w:rPr>
        <w:t xml:space="preserve"> </w:t>
      </w:r>
    </w:p>
    <w:p w:rsidRPr="00CC0718" w:rsidR="5D3ECCAC" w:rsidP="771DF2FE" w:rsidRDefault="30902F61" w14:paraId="185B22C9" w14:textId="4753552B">
      <w:pPr>
        <w:rPr>
          <w:color w:val="000000" w:themeColor="text1"/>
          <w:sz w:val="20"/>
          <w:szCs w:val="20"/>
          <w:lang w:val="en-GB"/>
        </w:rPr>
      </w:pPr>
      <w:r w:rsidRPr="00CC0718">
        <w:rPr>
          <w:i/>
          <w:iCs/>
          <w:color w:val="000000" w:themeColor="text1"/>
          <w:sz w:val="20"/>
          <w:szCs w:val="20"/>
          <w:lang w:val="en-GB"/>
        </w:rPr>
        <w:t>19:12 - P10</w:t>
      </w:r>
    </w:p>
    <w:p w:rsidRPr="00CC0718" w:rsidR="5D3ECCAC" w:rsidP="771DF2FE" w:rsidRDefault="30902F61" w14:paraId="6D4F4A16" w14:textId="316A40B1">
      <w:pPr>
        <w:rPr>
          <w:color w:val="000000" w:themeColor="text1"/>
          <w:sz w:val="20"/>
          <w:szCs w:val="20"/>
          <w:lang w:val="en-GB"/>
        </w:rPr>
      </w:pPr>
      <w:r w:rsidRPr="00CC0718">
        <w:rPr>
          <w:i/>
          <w:iCs/>
          <w:color w:val="000000" w:themeColor="text1"/>
          <w:sz w:val="20"/>
          <w:szCs w:val="20"/>
          <w:lang w:val="en-GB"/>
        </w:rPr>
        <w:t>We have a WhatsApp group that we use in communicating.</w:t>
      </w:r>
    </w:p>
    <w:p w:rsidRPr="00CC0718" w:rsidR="5D3ECCAC" w:rsidP="771DF2FE" w:rsidRDefault="30902F61" w14:paraId="55D10B3B" w14:textId="7057F858">
      <w:pPr>
        <w:rPr>
          <w:color w:val="000000" w:themeColor="text1"/>
          <w:sz w:val="20"/>
          <w:szCs w:val="20"/>
          <w:lang w:val="en-GB"/>
        </w:rPr>
      </w:pPr>
      <w:r w:rsidRPr="00CC0718">
        <w:rPr>
          <w:i/>
          <w:iCs/>
          <w:color w:val="000000" w:themeColor="text1"/>
          <w:sz w:val="20"/>
          <w:szCs w:val="20"/>
          <w:lang w:val="en-GB"/>
        </w:rPr>
        <w:t>19:18 - I5</w:t>
      </w:r>
    </w:p>
    <w:p w:rsidRPr="00CC0718" w:rsidR="5D3ECCAC" w:rsidP="771DF2FE" w:rsidRDefault="30902F61" w14:paraId="10295D72" w14:textId="6BF743B8">
      <w:pPr>
        <w:rPr>
          <w:color w:val="000000" w:themeColor="text1"/>
          <w:sz w:val="20"/>
          <w:szCs w:val="20"/>
          <w:lang w:val="en-GB"/>
        </w:rPr>
      </w:pPr>
      <w:r w:rsidRPr="00CC0718">
        <w:rPr>
          <w:i/>
          <w:iCs/>
          <w:color w:val="000000" w:themeColor="text1"/>
          <w:sz w:val="20"/>
          <w:szCs w:val="20"/>
          <w:lang w:val="en-IN"/>
        </w:rPr>
        <w:t>Right. Awesome. Well, I think we've come to the end of this interview. Thank you so much for your time and insight. Before we conclude, do you have any additional information you'd like to share or any questions or comments?</w:t>
      </w:r>
    </w:p>
    <w:p w:rsidRPr="00CC0718" w:rsidR="5D3ECCAC" w:rsidP="771DF2FE" w:rsidRDefault="30902F61" w14:paraId="20323533" w14:textId="01A3E167">
      <w:pPr>
        <w:rPr>
          <w:color w:val="000000" w:themeColor="text1"/>
          <w:sz w:val="20"/>
          <w:szCs w:val="20"/>
          <w:lang w:val="en-GB"/>
        </w:rPr>
      </w:pPr>
      <w:r w:rsidRPr="00CC0718">
        <w:rPr>
          <w:i/>
          <w:iCs/>
          <w:color w:val="000000" w:themeColor="text1"/>
          <w:sz w:val="20"/>
          <w:szCs w:val="20"/>
          <w:lang w:val="en-GB"/>
        </w:rPr>
        <w:t xml:space="preserve"> </w:t>
      </w:r>
    </w:p>
    <w:p w:rsidRPr="00CC0718" w:rsidR="5D3ECCAC" w:rsidP="771DF2FE" w:rsidRDefault="30902F61" w14:paraId="44391229" w14:textId="0DD1D0EA">
      <w:pPr>
        <w:rPr>
          <w:color w:val="000000" w:themeColor="text1"/>
          <w:sz w:val="20"/>
          <w:szCs w:val="20"/>
          <w:lang w:val="en-GB"/>
        </w:rPr>
      </w:pPr>
      <w:r w:rsidRPr="00CC0718">
        <w:rPr>
          <w:i/>
          <w:iCs/>
          <w:color w:val="000000" w:themeColor="text1"/>
          <w:sz w:val="20"/>
          <w:szCs w:val="20"/>
          <w:lang w:val="en-GB"/>
        </w:rPr>
        <w:t>19:33 - P10</w:t>
      </w:r>
    </w:p>
    <w:p w:rsidRPr="00CC0718" w:rsidR="5D3ECCAC" w:rsidP="771DF2FE" w:rsidRDefault="30902F61" w14:paraId="133BCD64" w14:textId="2F988B46">
      <w:pPr>
        <w:rPr>
          <w:color w:val="000000" w:themeColor="text1"/>
          <w:sz w:val="20"/>
          <w:szCs w:val="20"/>
          <w:lang w:val="en-GB"/>
        </w:rPr>
      </w:pPr>
      <w:r w:rsidRPr="00CC0718">
        <w:rPr>
          <w:i/>
          <w:iCs/>
          <w:color w:val="000000" w:themeColor="text1"/>
          <w:sz w:val="20"/>
          <w:szCs w:val="20"/>
          <w:lang w:val="en-IN"/>
        </w:rPr>
        <w:t>No, I don't.</w:t>
      </w:r>
    </w:p>
    <w:p w:rsidRPr="00CC0718" w:rsidR="5D3ECCAC" w:rsidP="771DF2FE" w:rsidRDefault="30902F61" w14:paraId="77FABCCD" w14:textId="0218D946">
      <w:pPr>
        <w:rPr>
          <w:color w:val="000000" w:themeColor="text1"/>
          <w:sz w:val="20"/>
          <w:szCs w:val="20"/>
          <w:lang w:val="en-GB"/>
        </w:rPr>
      </w:pPr>
      <w:r w:rsidRPr="00CC0718">
        <w:rPr>
          <w:i/>
          <w:iCs/>
          <w:color w:val="000000" w:themeColor="text1"/>
          <w:sz w:val="20"/>
          <w:szCs w:val="20"/>
          <w:lang w:val="en-GB"/>
        </w:rPr>
        <w:t xml:space="preserve"> </w:t>
      </w:r>
    </w:p>
    <w:p w:rsidRPr="00CC0718" w:rsidR="5D3ECCAC" w:rsidP="771DF2FE" w:rsidRDefault="30902F61" w14:paraId="266CA0A5" w14:textId="52B9A5F3">
      <w:pPr>
        <w:rPr>
          <w:color w:val="000000" w:themeColor="text1"/>
          <w:sz w:val="20"/>
          <w:szCs w:val="20"/>
          <w:lang w:val="en-GB"/>
        </w:rPr>
      </w:pPr>
      <w:r w:rsidRPr="00CC0718">
        <w:rPr>
          <w:i/>
          <w:iCs/>
          <w:color w:val="000000" w:themeColor="text1"/>
          <w:sz w:val="20"/>
          <w:szCs w:val="20"/>
          <w:lang w:val="en-GB"/>
        </w:rPr>
        <w:t>19:35 - I5</w:t>
      </w:r>
    </w:p>
    <w:p w:rsidRPr="00CC0718" w:rsidR="5D3ECCAC" w:rsidP="771DF2FE" w:rsidRDefault="30902F61" w14:paraId="183E2581" w14:textId="22F7585D">
      <w:pPr>
        <w:rPr>
          <w:color w:val="000000" w:themeColor="text1"/>
          <w:sz w:val="20"/>
          <w:szCs w:val="20"/>
          <w:lang w:val="en-GB"/>
        </w:rPr>
      </w:pPr>
      <w:r w:rsidRPr="00CC0718">
        <w:rPr>
          <w:i/>
          <w:iCs/>
          <w:color w:val="000000" w:themeColor="text1"/>
          <w:sz w:val="20"/>
          <w:szCs w:val="20"/>
          <w:lang w:val="en-IN"/>
        </w:rPr>
        <w:t xml:space="preserve">All right. If we did clarity on any of </w:t>
      </w:r>
      <w:proofErr w:type="spellStart"/>
      <w:r w:rsidRPr="00CC0718">
        <w:rPr>
          <w:i/>
          <w:iCs/>
          <w:color w:val="000000" w:themeColor="text1"/>
          <w:sz w:val="20"/>
          <w:szCs w:val="20"/>
          <w:lang w:val="en-IN"/>
        </w:rPr>
        <w:t>your</w:t>
      </w:r>
      <w:proofErr w:type="spellEnd"/>
      <w:r w:rsidRPr="00CC0718">
        <w:rPr>
          <w:i/>
          <w:iCs/>
          <w:color w:val="000000" w:themeColor="text1"/>
          <w:sz w:val="20"/>
          <w:szCs w:val="20"/>
          <w:lang w:val="en-IN"/>
        </w:rPr>
        <w:t xml:space="preserve"> would it be okay to reach out to you?</w:t>
      </w:r>
    </w:p>
    <w:p w:rsidRPr="00CC0718" w:rsidR="5D3ECCAC" w:rsidP="771DF2FE" w:rsidRDefault="30902F61" w14:paraId="0E4E2F4C" w14:textId="258DDC13">
      <w:pPr>
        <w:rPr>
          <w:color w:val="000000" w:themeColor="text1"/>
          <w:sz w:val="20"/>
          <w:szCs w:val="20"/>
          <w:lang w:val="en-GB"/>
        </w:rPr>
      </w:pPr>
      <w:r w:rsidRPr="00CC0718">
        <w:rPr>
          <w:i/>
          <w:iCs/>
          <w:color w:val="000000" w:themeColor="text1"/>
          <w:sz w:val="20"/>
          <w:szCs w:val="20"/>
          <w:lang w:val="en-GB"/>
        </w:rPr>
        <w:t xml:space="preserve"> </w:t>
      </w:r>
    </w:p>
    <w:p w:rsidRPr="00CC0718" w:rsidR="5D3ECCAC" w:rsidP="771DF2FE" w:rsidRDefault="30902F61" w14:paraId="6C673FDC" w14:textId="515E5EA8">
      <w:pPr>
        <w:rPr>
          <w:color w:val="000000" w:themeColor="text1"/>
          <w:sz w:val="20"/>
          <w:szCs w:val="20"/>
          <w:lang w:val="en-GB"/>
        </w:rPr>
      </w:pPr>
      <w:r w:rsidRPr="00CC0718">
        <w:rPr>
          <w:i/>
          <w:iCs/>
          <w:color w:val="000000" w:themeColor="text1"/>
          <w:sz w:val="20"/>
          <w:szCs w:val="20"/>
          <w:lang w:val="en-GB"/>
        </w:rPr>
        <w:t>19:43 - P10</w:t>
      </w:r>
    </w:p>
    <w:p w:rsidRPr="00CC0718" w:rsidR="5D3ECCAC" w:rsidP="771DF2FE" w:rsidRDefault="30902F61" w14:paraId="3B7CCE99" w14:textId="58A8ADFF">
      <w:pPr>
        <w:rPr>
          <w:color w:val="000000" w:themeColor="text1"/>
          <w:sz w:val="20"/>
          <w:szCs w:val="20"/>
          <w:lang w:val="en-GB"/>
        </w:rPr>
      </w:pPr>
      <w:r w:rsidRPr="00CC0718">
        <w:rPr>
          <w:i/>
          <w:iCs/>
          <w:color w:val="000000" w:themeColor="text1"/>
          <w:sz w:val="20"/>
          <w:szCs w:val="20"/>
          <w:lang w:val="en-GB"/>
        </w:rPr>
        <w:t>Yes, of course.</w:t>
      </w:r>
    </w:p>
    <w:p w:rsidRPr="00CC0718" w:rsidR="5D3ECCAC" w:rsidP="771DF2FE" w:rsidRDefault="30902F61" w14:paraId="22A97AC4" w14:textId="723F2902">
      <w:pPr>
        <w:rPr>
          <w:color w:val="000000" w:themeColor="text1"/>
          <w:sz w:val="20"/>
          <w:szCs w:val="20"/>
          <w:lang w:val="en-GB"/>
        </w:rPr>
      </w:pPr>
      <w:r w:rsidRPr="00CC0718">
        <w:rPr>
          <w:i/>
          <w:iCs/>
          <w:color w:val="000000" w:themeColor="text1"/>
          <w:sz w:val="20"/>
          <w:szCs w:val="20"/>
          <w:lang w:val="en-GB"/>
        </w:rPr>
        <w:t xml:space="preserve"> </w:t>
      </w:r>
    </w:p>
    <w:p w:rsidRPr="00CC0718" w:rsidR="5D3ECCAC" w:rsidP="771DF2FE" w:rsidRDefault="30902F61" w14:paraId="5959579E" w14:textId="44DF5171">
      <w:pPr>
        <w:rPr>
          <w:color w:val="000000" w:themeColor="text1"/>
          <w:sz w:val="20"/>
          <w:szCs w:val="20"/>
          <w:lang w:val="en-GB"/>
        </w:rPr>
      </w:pPr>
      <w:r w:rsidRPr="00CC0718">
        <w:rPr>
          <w:i/>
          <w:iCs/>
          <w:color w:val="000000" w:themeColor="text1"/>
          <w:sz w:val="20"/>
          <w:szCs w:val="20"/>
          <w:lang w:val="en-GB"/>
        </w:rPr>
        <w:t>19:45 - I5</w:t>
      </w:r>
    </w:p>
    <w:p w:rsidRPr="00CC0718" w:rsidR="5D3ECCAC" w:rsidP="771DF2FE" w:rsidRDefault="30902F61" w14:paraId="1279DB94" w14:textId="013A50E2">
      <w:pPr>
        <w:rPr>
          <w:color w:val="000000" w:themeColor="text1"/>
          <w:sz w:val="20"/>
          <w:szCs w:val="20"/>
          <w:lang w:val="en-GB"/>
        </w:rPr>
      </w:pPr>
      <w:r w:rsidRPr="00CC0718">
        <w:rPr>
          <w:i/>
          <w:iCs/>
          <w:color w:val="000000" w:themeColor="text1"/>
          <w:sz w:val="20"/>
          <w:szCs w:val="20"/>
          <w:lang w:val="en-IN"/>
        </w:rPr>
        <w:t xml:space="preserve">All right. Thank you once again. Thank you. I appreciate you doing this with us. </w:t>
      </w:r>
    </w:p>
    <w:p w:rsidRPr="00CC0718" w:rsidR="5D3ECCAC" w:rsidP="771DF2FE" w:rsidRDefault="30902F61" w14:paraId="554DA069" w14:textId="2B42138A">
      <w:pPr>
        <w:rPr>
          <w:color w:val="000000" w:themeColor="text1"/>
          <w:sz w:val="20"/>
          <w:szCs w:val="20"/>
          <w:lang w:val="en-GB"/>
        </w:rPr>
      </w:pPr>
      <w:r w:rsidRPr="00CC0718">
        <w:rPr>
          <w:i/>
          <w:iCs/>
          <w:color w:val="000000" w:themeColor="text1"/>
          <w:sz w:val="20"/>
          <w:szCs w:val="20"/>
          <w:lang w:val="en-GB"/>
        </w:rPr>
        <w:t xml:space="preserve"> </w:t>
      </w:r>
    </w:p>
    <w:p w:rsidRPr="00CC0718" w:rsidR="5D3ECCAC" w:rsidP="771DF2FE" w:rsidRDefault="17A6A548" w14:paraId="02B9AB14" w14:textId="229A82A4">
      <w:pPr>
        <w:rPr>
          <w:color w:val="000000" w:themeColor="text1"/>
          <w:sz w:val="20"/>
          <w:szCs w:val="20"/>
          <w:lang w:val="en-GB"/>
        </w:rPr>
      </w:pPr>
      <w:r w:rsidRPr="00CC0718">
        <w:rPr>
          <w:color w:val="000000" w:themeColor="text1"/>
          <w:sz w:val="20"/>
          <w:szCs w:val="20"/>
          <w:lang w:val="en-GB"/>
        </w:rPr>
        <w:t>END OF TRANSCRIPT</w:t>
      </w:r>
    </w:p>
    <w:p w:rsidRPr="00CC0718" w:rsidR="5D3ECCAC" w:rsidP="771DF2FE" w:rsidRDefault="5D3ECCAC" w14:paraId="65DFFDB9" w14:textId="45865224">
      <w:pPr>
        <w:rPr>
          <w:i/>
          <w:iCs/>
          <w:color w:val="000000" w:themeColor="text1"/>
          <w:sz w:val="20"/>
          <w:szCs w:val="20"/>
          <w:lang w:val="en-GB"/>
        </w:rPr>
      </w:pPr>
    </w:p>
    <w:p w:rsidRPr="00CC0718" w:rsidR="5D3ECCAC" w:rsidP="771DF2FE" w:rsidRDefault="5D3ECCAC" w14:paraId="0ED18723" w14:textId="5ED6876B">
      <w:pPr>
        <w:rPr>
          <w:color w:val="000000" w:themeColor="text1"/>
          <w:sz w:val="20"/>
          <w:szCs w:val="20"/>
          <w:lang w:val="en-GB"/>
        </w:rPr>
      </w:pPr>
    </w:p>
    <w:p w:rsidRPr="00CC0718" w:rsidR="1F446FB2" w:rsidP="1F446FB2" w:rsidRDefault="1F446FB2" w14:paraId="0ECA753C" w14:textId="6FA52A73">
      <w:pPr>
        <w:rPr>
          <w:lang w:val="en-US"/>
        </w:rPr>
      </w:pPr>
    </w:p>
    <w:p w:rsidRPr="00CC0718" w:rsidR="33FC6219" w:rsidP="4F814FF9" w:rsidRDefault="33FC6219" w14:paraId="2963437F" w14:textId="64C39DCE">
      <w:pPr>
        <w:pStyle w:val="Heading1"/>
        <w:shd w:val="clear" w:color="auto" w:fill="FFFFFF" w:themeFill="background1"/>
        <w:spacing w:before="0" w:after="0"/>
        <w:rPr>
          <w:rFonts w:eastAsia="Lato"/>
          <w:b/>
          <w:bCs/>
          <w:color w:val="FF0000"/>
          <w:sz w:val="22"/>
          <w:szCs w:val="22"/>
          <w:u w:val="single"/>
        </w:rPr>
      </w:pPr>
      <w:bookmarkStart w:name="_Toc182419182" w:id="11"/>
      <w:bookmarkStart w:name="_Toc182419211" w:id="12"/>
      <w:bookmarkStart w:name="_Toc182419308" w:id="13"/>
      <w:bookmarkStart w:name="_Toc182419643" w:id="14"/>
      <w:bookmarkStart w:name="_Toc182419677" w:id="15"/>
      <w:r w:rsidRPr="00CC0718">
        <w:rPr>
          <w:rFonts w:eastAsia="Lato"/>
          <w:b/>
          <w:bCs/>
          <w:color w:val="FF0000"/>
          <w:sz w:val="22"/>
          <w:szCs w:val="22"/>
          <w:u w:val="single"/>
        </w:rPr>
        <w:lastRenderedPageBreak/>
        <w:t>RP Phase 4</w:t>
      </w:r>
      <w:bookmarkEnd w:id="11"/>
      <w:bookmarkEnd w:id="12"/>
      <w:bookmarkEnd w:id="13"/>
      <w:bookmarkEnd w:id="14"/>
      <w:bookmarkEnd w:id="15"/>
    </w:p>
    <w:p w:rsidRPr="00CC0718" w:rsidR="4F814FF9" w:rsidP="4F814FF9" w:rsidRDefault="4F814FF9" w14:paraId="23DFCD00" w14:textId="2A47B03A"/>
    <w:p w:rsidRPr="00CC0718" w:rsidR="070D774F" w:rsidP="4F814FF9" w:rsidRDefault="070D774F" w14:paraId="165BB576" w14:textId="77599F02">
      <w:pPr>
        <w:pStyle w:val="ListParagraph"/>
        <w:numPr>
          <w:ilvl w:val="0"/>
          <w:numId w:val="4"/>
        </w:numPr>
        <w:shd w:val="clear" w:color="auto" w:fill="FFFFFF" w:themeFill="background1"/>
        <w:spacing w:line="257" w:lineRule="auto"/>
        <w:ind w:left="375"/>
        <w:rPr>
          <w:rFonts w:eastAsia="Lato"/>
          <w:color w:val="2D3B45"/>
          <w:sz w:val="24"/>
          <w:szCs w:val="24"/>
        </w:rPr>
      </w:pPr>
      <w:r w:rsidRPr="00CC0718">
        <w:rPr>
          <w:rFonts w:eastAsia="Lato"/>
          <w:color w:val="2D3B45"/>
          <w:sz w:val="24"/>
          <w:szCs w:val="24"/>
        </w:rPr>
        <w:t>Sample Description Table</w:t>
      </w:r>
    </w:p>
    <w:p w:rsidRPr="00CC0718" w:rsidR="4F814FF9" w:rsidP="4F814FF9" w:rsidRDefault="4F814FF9" w14:paraId="67870C39" w14:textId="0F9A5FA5"/>
    <w:p w:rsidRPr="00CC0718" w:rsidR="070D774F" w:rsidP="4F814FF9" w:rsidRDefault="02E43CAA" w14:paraId="33FD8323" w14:textId="02992321">
      <w:r w:rsidRPr="00CC0718">
        <w:rPr>
          <w:noProof/>
        </w:rPr>
        <w:drawing>
          <wp:inline distT="0" distB="0" distL="0" distR="0" wp14:anchorId="20E7D157" wp14:editId="0C905BB8">
            <wp:extent cx="5943600" cy="1333500"/>
            <wp:effectExtent l="0" t="0" r="0" b="0"/>
            <wp:docPr id="971371158" name="Picture 971371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1333500"/>
                    </a:xfrm>
                    <a:prstGeom prst="rect">
                      <a:avLst/>
                    </a:prstGeom>
                  </pic:spPr>
                </pic:pic>
              </a:graphicData>
            </a:graphic>
          </wp:inline>
        </w:drawing>
      </w:r>
    </w:p>
    <w:p w:rsidRPr="00CC0718" w:rsidR="4F814FF9" w:rsidP="4F814FF9" w:rsidRDefault="4F814FF9" w14:paraId="5E13EDC3" w14:textId="59E4FA59"/>
    <w:p w:rsidRPr="00CC0718" w:rsidR="33FC6219" w:rsidP="4F814FF9" w:rsidRDefault="33FC6219" w14:paraId="357DC8CD" w14:textId="2ECEE4A8">
      <w:pPr>
        <w:pStyle w:val="ListParagraph"/>
        <w:numPr>
          <w:ilvl w:val="0"/>
          <w:numId w:val="6"/>
        </w:numPr>
        <w:rPr>
          <w:rFonts w:eastAsia="TW Cen MT"/>
          <w:color w:val="2D3B45"/>
          <w:sz w:val="24"/>
          <w:szCs w:val="24"/>
        </w:rPr>
      </w:pPr>
      <w:r w:rsidRPr="00CC0718">
        <w:rPr>
          <w:rFonts w:eastAsia="TW Cen MT"/>
          <w:color w:val="2D3B45"/>
          <w:sz w:val="24"/>
          <w:szCs w:val="24"/>
        </w:rPr>
        <w:t>File Summary Report from NVivo</w:t>
      </w:r>
    </w:p>
    <w:p w:rsidRPr="00CC0718" w:rsidR="4F814FF9" w:rsidP="4F814FF9" w:rsidRDefault="4F814FF9" w14:paraId="12CDBA57" w14:textId="50062F32">
      <w:pPr>
        <w:pStyle w:val="ListParagraph"/>
      </w:pPr>
    </w:p>
    <w:tbl>
      <w:tblPr>
        <w:tblW w:w="0" w:type="auto"/>
        <w:tblBorders>
          <w:top w:val="single" w:color="auto" w:sz="6" w:space="0"/>
          <w:left w:val="single" w:color="auto" w:sz="6" w:space="0"/>
          <w:bottom w:val="single" w:color="auto" w:sz="6" w:space="0"/>
          <w:right w:val="single" w:color="auto" w:sz="6" w:space="0"/>
        </w:tblBorders>
        <w:tblLayout w:type="fixed"/>
        <w:tblLook w:val="04A0" w:firstRow="1" w:lastRow="0" w:firstColumn="1" w:lastColumn="0" w:noHBand="0" w:noVBand="1"/>
      </w:tblPr>
      <w:tblGrid>
        <w:gridCol w:w="1166"/>
        <w:gridCol w:w="1171"/>
        <w:gridCol w:w="1171"/>
        <w:gridCol w:w="1171"/>
        <w:gridCol w:w="1171"/>
        <w:gridCol w:w="1171"/>
        <w:gridCol w:w="1171"/>
        <w:gridCol w:w="1166"/>
      </w:tblGrid>
      <w:tr w:rsidRPr="00CC0718" w:rsidR="4F814FF9" w:rsidTr="4F814FF9" w14:paraId="76B83033" w14:textId="77777777">
        <w:trPr>
          <w:trHeight w:val="300"/>
        </w:trPr>
        <w:tc>
          <w:tcPr>
            <w:tcW w:w="9358" w:type="dxa"/>
            <w:gridSpan w:val="8"/>
            <w:shd w:val="clear" w:color="auto" w:fill="FFFFFF" w:themeFill="background1"/>
            <w:vAlign w:val="center"/>
          </w:tcPr>
          <w:p w:rsidRPr="00CC0718" w:rsidR="4F814FF9" w:rsidP="4F814FF9" w:rsidRDefault="4F814FF9" w14:paraId="4CDCF5AC" w14:textId="143C1A64">
            <w:pPr>
              <w:spacing w:line="240" w:lineRule="auto"/>
              <w:jc w:val="right"/>
              <w:rPr>
                <w:rFonts w:eastAsia="Calibri"/>
                <w:color w:val="000066"/>
                <w:sz w:val="16"/>
                <w:szCs w:val="16"/>
              </w:rPr>
            </w:pPr>
            <w:r w:rsidRPr="00CC0718">
              <w:rPr>
                <w:rFonts w:eastAsia="Calibri"/>
                <w:color w:val="000066"/>
                <w:sz w:val="16"/>
                <w:szCs w:val="16"/>
                <w:lang w:val="en-US"/>
              </w:rPr>
              <w:t>11/13/2024 12:51 PM</w:t>
            </w:r>
          </w:p>
        </w:tc>
      </w:tr>
      <w:tr w:rsidRPr="00CC0718" w:rsidR="4F814FF9" w:rsidTr="4F814FF9" w14:paraId="3EE82A4B" w14:textId="77777777">
        <w:trPr>
          <w:trHeight w:val="300"/>
        </w:trPr>
        <w:tc>
          <w:tcPr>
            <w:tcW w:w="9358" w:type="dxa"/>
            <w:gridSpan w:val="8"/>
            <w:shd w:val="clear" w:color="auto" w:fill="FFFFFF" w:themeFill="background1"/>
            <w:vAlign w:val="center"/>
          </w:tcPr>
          <w:p w:rsidRPr="00CC0718" w:rsidR="4F814FF9" w:rsidP="4F814FF9" w:rsidRDefault="4F814FF9" w14:paraId="48833763" w14:textId="77328D5B">
            <w:pPr>
              <w:spacing w:line="240" w:lineRule="auto"/>
              <w:jc w:val="center"/>
              <w:rPr>
                <w:rFonts w:eastAsia="Cambria"/>
                <w:color w:val="000066"/>
                <w:sz w:val="40"/>
                <w:szCs w:val="40"/>
              </w:rPr>
            </w:pPr>
            <w:r w:rsidRPr="00CC0718">
              <w:rPr>
                <w:rFonts w:eastAsia="Cambria"/>
                <w:color w:val="000066"/>
                <w:sz w:val="40"/>
                <w:szCs w:val="40"/>
                <w:lang w:val="en-US"/>
              </w:rPr>
              <w:t>File Summary</w:t>
            </w:r>
          </w:p>
        </w:tc>
      </w:tr>
      <w:tr w:rsidRPr="00CC0718" w:rsidR="4F814FF9" w:rsidTr="4F814FF9" w14:paraId="0E8AC98E" w14:textId="77777777">
        <w:trPr>
          <w:trHeight w:val="300"/>
        </w:trPr>
        <w:tc>
          <w:tcPr>
            <w:tcW w:w="9358" w:type="dxa"/>
            <w:gridSpan w:val="8"/>
            <w:shd w:val="clear" w:color="auto" w:fill="FFFFFF" w:themeFill="background1"/>
            <w:vAlign w:val="center"/>
          </w:tcPr>
          <w:p w:rsidRPr="00CC0718" w:rsidR="4F814FF9" w:rsidP="4F814FF9" w:rsidRDefault="4F814FF9" w14:paraId="1F9137E4" w14:textId="3069E1B4">
            <w:pPr>
              <w:spacing w:line="240" w:lineRule="auto"/>
              <w:jc w:val="center"/>
              <w:rPr>
                <w:rFonts w:eastAsia="Cambria"/>
                <w:color w:val="000066"/>
                <w:sz w:val="40"/>
                <w:szCs w:val="40"/>
              </w:rPr>
            </w:pPr>
            <w:r w:rsidRPr="00CC0718">
              <w:rPr>
                <w:rFonts w:eastAsia="Cambria"/>
                <w:color w:val="000066"/>
                <w:sz w:val="40"/>
                <w:szCs w:val="40"/>
                <w:lang w:val="en-US"/>
              </w:rPr>
              <w:t>MKT562Team5</w:t>
            </w:r>
          </w:p>
        </w:tc>
      </w:tr>
      <w:tr w:rsidRPr="00CC0718" w:rsidR="4F814FF9" w:rsidTr="4F814FF9" w14:paraId="3B6D8916" w14:textId="77777777">
        <w:trPr>
          <w:trHeight w:val="300"/>
        </w:trPr>
        <w:tc>
          <w:tcPr>
            <w:tcW w:w="9358" w:type="dxa"/>
            <w:gridSpan w:val="8"/>
            <w:shd w:val="clear" w:color="auto" w:fill="FFFFFF" w:themeFill="background1"/>
            <w:vAlign w:val="center"/>
          </w:tcPr>
          <w:p w:rsidRPr="00CC0718" w:rsidR="4F814FF9" w:rsidP="4F814FF9" w:rsidRDefault="4F814FF9" w14:paraId="1AB00FBF" w14:textId="435D9C81">
            <w:pPr>
              <w:spacing w:line="240" w:lineRule="auto"/>
              <w:jc w:val="center"/>
              <w:rPr>
                <w:rFonts w:eastAsia="Cambria"/>
                <w:color w:val="000066"/>
                <w:sz w:val="40"/>
                <w:szCs w:val="40"/>
              </w:rPr>
            </w:pPr>
            <w:r w:rsidRPr="00CC0718">
              <w:rPr>
                <w:rFonts w:eastAsia="Cambria"/>
                <w:color w:val="000066"/>
                <w:sz w:val="40"/>
                <w:szCs w:val="40"/>
                <w:lang w:val="en-US"/>
              </w:rPr>
              <w:t>11/13/2024 12:51 PM</w:t>
            </w:r>
          </w:p>
        </w:tc>
      </w:tr>
      <w:tr w:rsidRPr="00CC0718" w:rsidR="4F814FF9" w:rsidTr="4F814FF9" w14:paraId="542B77C3" w14:textId="77777777">
        <w:trPr>
          <w:trHeight w:val="300"/>
        </w:trPr>
        <w:tc>
          <w:tcPr>
            <w:tcW w:w="1166" w:type="dxa"/>
            <w:shd w:val="clear" w:color="auto" w:fill="8FB6EA"/>
          </w:tcPr>
          <w:p w:rsidRPr="00CC0718" w:rsidR="4F814FF9" w:rsidP="4F814FF9" w:rsidRDefault="4F814FF9" w14:paraId="3025DDA9" w14:textId="4F0E3650">
            <w:pPr>
              <w:spacing w:line="240" w:lineRule="auto"/>
              <w:rPr>
                <w:rFonts w:eastAsia="Calibri"/>
                <w:color w:val="000066"/>
                <w:sz w:val="18"/>
                <w:szCs w:val="18"/>
              </w:rPr>
            </w:pPr>
            <w:r w:rsidRPr="00CC0718">
              <w:rPr>
                <w:rFonts w:eastAsia="Calibri"/>
                <w:b/>
                <w:bCs/>
                <w:color w:val="000066"/>
                <w:sz w:val="18"/>
                <w:szCs w:val="18"/>
                <w:lang w:val="en-US"/>
              </w:rPr>
              <w:t>Total Words in File</w:t>
            </w:r>
          </w:p>
        </w:tc>
        <w:tc>
          <w:tcPr>
            <w:tcW w:w="1171" w:type="dxa"/>
            <w:shd w:val="clear" w:color="auto" w:fill="8FB6EA"/>
          </w:tcPr>
          <w:p w:rsidRPr="00CC0718" w:rsidR="4F814FF9" w:rsidP="4F814FF9" w:rsidRDefault="4F814FF9" w14:paraId="67C45B31" w14:textId="0C43842C">
            <w:pPr>
              <w:spacing w:line="240" w:lineRule="auto"/>
              <w:rPr>
                <w:rFonts w:eastAsia="Calibri"/>
                <w:color w:val="000066"/>
                <w:sz w:val="18"/>
                <w:szCs w:val="18"/>
              </w:rPr>
            </w:pPr>
            <w:r w:rsidRPr="00CC0718">
              <w:rPr>
                <w:rFonts w:eastAsia="Calibri"/>
                <w:b/>
                <w:bCs/>
                <w:color w:val="000066"/>
                <w:sz w:val="18"/>
                <w:szCs w:val="18"/>
                <w:lang w:val="en-US"/>
              </w:rPr>
              <w:t>Total Paragraphs in File</w:t>
            </w:r>
          </w:p>
        </w:tc>
        <w:tc>
          <w:tcPr>
            <w:tcW w:w="1171" w:type="dxa"/>
            <w:shd w:val="clear" w:color="auto" w:fill="8FB6EA"/>
          </w:tcPr>
          <w:p w:rsidRPr="00CC0718" w:rsidR="4F814FF9" w:rsidP="4F814FF9" w:rsidRDefault="4F814FF9" w14:paraId="5263B57D" w14:textId="61ED55A3">
            <w:pPr>
              <w:spacing w:line="240" w:lineRule="auto"/>
              <w:rPr>
                <w:rFonts w:eastAsia="Calibri"/>
                <w:color w:val="000066"/>
                <w:sz w:val="18"/>
                <w:szCs w:val="18"/>
              </w:rPr>
            </w:pPr>
            <w:r w:rsidRPr="00CC0718">
              <w:rPr>
                <w:rFonts w:eastAsia="Calibri"/>
                <w:b/>
                <w:bCs/>
                <w:color w:val="000066"/>
                <w:sz w:val="18"/>
                <w:szCs w:val="18"/>
                <w:lang w:val="en-US"/>
              </w:rPr>
              <w:t>Number of Nodes Coding File</w:t>
            </w:r>
          </w:p>
        </w:tc>
        <w:tc>
          <w:tcPr>
            <w:tcW w:w="2342" w:type="dxa"/>
            <w:gridSpan w:val="2"/>
            <w:shd w:val="clear" w:color="auto" w:fill="8FB6EA"/>
          </w:tcPr>
          <w:p w:rsidRPr="00CC0718" w:rsidR="4F814FF9" w:rsidP="4F814FF9" w:rsidRDefault="4F814FF9" w14:paraId="16C1AC5B" w14:textId="72533D9D">
            <w:pPr>
              <w:spacing w:line="240" w:lineRule="auto"/>
              <w:rPr>
                <w:rFonts w:eastAsia="Calibri"/>
                <w:color w:val="000066"/>
                <w:sz w:val="18"/>
                <w:szCs w:val="18"/>
              </w:rPr>
            </w:pPr>
            <w:r w:rsidRPr="00CC0718">
              <w:rPr>
                <w:rFonts w:eastAsia="Calibri"/>
                <w:b/>
                <w:bCs/>
                <w:color w:val="000066"/>
                <w:sz w:val="18"/>
                <w:szCs w:val="18"/>
                <w:lang w:val="en-US"/>
              </w:rPr>
              <w:t>Coded Percentage of File</w:t>
            </w:r>
          </w:p>
        </w:tc>
        <w:tc>
          <w:tcPr>
            <w:tcW w:w="1171" w:type="dxa"/>
            <w:shd w:val="clear" w:color="auto" w:fill="8FB6EA"/>
          </w:tcPr>
          <w:p w:rsidRPr="00CC0718" w:rsidR="4F814FF9" w:rsidP="4F814FF9" w:rsidRDefault="4F814FF9" w14:paraId="25AA9343" w14:textId="552E481E">
            <w:pPr>
              <w:spacing w:line="240" w:lineRule="auto"/>
              <w:rPr>
                <w:rFonts w:eastAsia="Calibri"/>
                <w:color w:val="000066"/>
                <w:sz w:val="18"/>
                <w:szCs w:val="18"/>
              </w:rPr>
            </w:pPr>
            <w:r w:rsidRPr="00CC0718">
              <w:rPr>
                <w:rFonts w:eastAsia="Calibri"/>
                <w:b/>
                <w:bCs/>
                <w:color w:val="000066"/>
                <w:sz w:val="18"/>
                <w:szCs w:val="18"/>
                <w:lang w:val="en-US"/>
              </w:rPr>
              <w:t>Number of Text References</w:t>
            </w:r>
          </w:p>
        </w:tc>
        <w:tc>
          <w:tcPr>
            <w:tcW w:w="1171" w:type="dxa"/>
            <w:shd w:val="clear" w:color="auto" w:fill="8FB6EA"/>
          </w:tcPr>
          <w:p w:rsidRPr="00CC0718" w:rsidR="4F814FF9" w:rsidP="4F814FF9" w:rsidRDefault="4F814FF9" w14:paraId="664E080F" w14:textId="540DDDB1">
            <w:pPr>
              <w:spacing w:line="240" w:lineRule="auto"/>
              <w:rPr>
                <w:rFonts w:eastAsia="Calibri"/>
                <w:color w:val="000066"/>
                <w:sz w:val="18"/>
                <w:szCs w:val="18"/>
              </w:rPr>
            </w:pPr>
            <w:r w:rsidRPr="00CC0718">
              <w:rPr>
                <w:rFonts w:eastAsia="Calibri"/>
                <w:b/>
                <w:bCs/>
                <w:color w:val="000066"/>
                <w:sz w:val="18"/>
                <w:szCs w:val="18"/>
                <w:lang w:val="en-US"/>
              </w:rPr>
              <w:t>Number of Audio Video References</w:t>
            </w:r>
          </w:p>
        </w:tc>
        <w:tc>
          <w:tcPr>
            <w:tcW w:w="1166" w:type="dxa"/>
            <w:shd w:val="clear" w:color="auto" w:fill="8FB6EA"/>
          </w:tcPr>
          <w:p w:rsidRPr="00CC0718" w:rsidR="4F814FF9" w:rsidP="4F814FF9" w:rsidRDefault="4F814FF9" w14:paraId="17182D88" w14:textId="3E3699D1">
            <w:pPr>
              <w:spacing w:line="240" w:lineRule="auto"/>
              <w:rPr>
                <w:rFonts w:eastAsia="Calibri"/>
                <w:color w:val="000066"/>
                <w:sz w:val="18"/>
                <w:szCs w:val="18"/>
              </w:rPr>
            </w:pPr>
            <w:r w:rsidRPr="00CC0718">
              <w:rPr>
                <w:rFonts w:eastAsia="Calibri"/>
                <w:b/>
                <w:bCs/>
                <w:color w:val="000066"/>
                <w:sz w:val="18"/>
                <w:szCs w:val="18"/>
                <w:lang w:val="en-US"/>
              </w:rPr>
              <w:t>Number of Image References</w:t>
            </w:r>
          </w:p>
        </w:tc>
      </w:tr>
      <w:tr w:rsidRPr="00CC0718" w:rsidR="4F814FF9" w:rsidTr="4F814FF9" w14:paraId="7C11C026" w14:textId="77777777">
        <w:trPr>
          <w:trHeight w:val="300"/>
        </w:trPr>
        <w:tc>
          <w:tcPr>
            <w:tcW w:w="9358" w:type="dxa"/>
            <w:gridSpan w:val="8"/>
            <w:shd w:val="clear" w:color="auto" w:fill="FFFFFF" w:themeFill="background1"/>
          </w:tcPr>
          <w:p w:rsidRPr="00CC0718" w:rsidR="4F814FF9" w:rsidP="4F814FF9" w:rsidRDefault="4F814FF9" w14:paraId="0D0D3586" w14:textId="218C5174">
            <w:pPr>
              <w:spacing w:line="240" w:lineRule="auto"/>
              <w:rPr>
                <w:rFonts w:eastAsia="Calibri"/>
                <w:color w:val="000066"/>
                <w:sz w:val="32"/>
                <w:szCs w:val="32"/>
              </w:rPr>
            </w:pPr>
            <w:r w:rsidRPr="00CC0718">
              <w:rPr>
                <w:rFonts w:eastAsia="Calibri"/>
                <w:b/>
                <w:bCs/>
                <w:color w:val="000066"/>
                <w:sz w:val="32"/>
                <w:szCs w:val="32"/>
                <w:lang w:val="en-US"/>
              </w:rPr>
              <w:t>Document</w:t>
            </w:r>
          </w:p>
        </w:tc>
      </w:tr>
      <w:tr w:rsidRPr="00CC0718" w:rsidR="4F814FF9" w:rsidTr="4F814FF9" w14:paraId="459906DB" w14:textId="77777777">
        <w:trPr>
          <w:trHeight w:val="300"/>
        </w:trPr>
        <w:tc>
          <w:tcPr>
            <w:tcW w:w="9358" w:type="dxa"/>
            <w:gridSpan w:val="8"/>
            <w:shd w:val="clear" w:color="auto" w:fill="FFFFFF" w:themeFill="background1"/>
          </w:tcPr>
          <w:p w:rsidRPr="00CC0718" w:rsidR="4F814FF9" w:rsidP="4F814FF9" w:rsidRDefault="4F814FF9" w14:paraId="062E7073" w14:textId="19DD4904">
            <w:pPr>
              <w:spacing w:line="240" w:lineRule="auto"/>
              <w:rPr>
                <w:rFonts w:eastAsia="Calibri"/>
                <w:color w:val="5C83B4"/>
                <w:sz w:val="24"/>
                <w:szCs w:val="24"/>
              </w:rPr>
            </w:pPr>
            <w:r w:rsidRPr="00CC0718">
              <w:rPr>
                <w:rFonts w:eastAsia="Calibri"/>
                <w:b/>
                <w:bCs/>
                <w:color w:val="5C83B4"/>
                <w:sz w:val="24"/>
                <w:szCs w:val="24"/>
                <w:lang w:val="en-US"/>
              </w:rPr>
              <w:t>Files\\Interview Transcript_P1</w:t>
            </w:r>
          </w:p>
        </w:tc>
      </w:tr>
      <w:tr w:rsidRPr="00CC0718" w:rsidR="4F814FF9" w:rsidTr="4F814FF9" w14:paraId="60BD3CB2" w14:textId="77777777">
        <w:trPr>
          <w:trHeight w:val="300"/>
        </w:trPr>
        <w:tc>
          <w:tcPr>
            <w:tcW w:w="1166" w:type="dxa"/>
            <w:tcBorders>
              <w:bottom w:val="single" w:color="8FB6EA" w:sz="6" w:space="0"/>
            </w:tcBorders>
            <w:shd w:val="clear" w:color="auto" w:fill="FFFFFF" w:themeFill="background1"/>
          </w:tcPr>
          <w:p w:rsidRPr="00CC0718" w:rsidR="4F814FF9" w:rsidP="4F814FF9" w:rsidRDefault="4F814FF9" w14:paraId="4A99E53E" w14:textId="524B461C">
            <w:pPr>
              <w:spacing w:line="240" w:lineRule="auto"/>
              <w:rPr>
                <w:rFonts w:eastAsia="Calibri"/>
                <w:color w:val="000000" w:themeColor="text1"/>
                <w:sz w:val="18"/>
                <w:szCs w:val="18"/>
              </w:rPr>
            </w:pPr>
            <w:r w:rsidRPr="00CC0718">
              <w:rPr>
                <w:rFonts w:eastAsia="Calibri"/>
                <w:color w:val="000000" w:themeColor="text1"/>
                <w:sz w:val="18"/>
                <w:szCs w:val="18"/>
                <w:lang w:val="en-US"/>
              </w:rPr>
              <w:t>3507</w:t>
            </w:r>
          </w:p>
        </w:tc>
        <w:tc>
          <w:tcPr>
            <w:tcW w:w="1171" w:type="dxa"/>
            <w:tcBorders>
              <w:bottom w:val="single" w:color="8FB6EA" w:sz="6" w:space="0"/>
            </w:tcBorders>
            <w:shd w:val="clear" w:color="auto" w:fill="FFFFFF" w:themeFill="background1"/>
          </w:tcPr>
          <w:p w:rsidRPr="00CC0718" w:rsidR="4F814FF9" w:rsidP="4F814FF9" w:rsidRDefault="4F814FF9" w14:paraId="43A97AAC" w14:textId="3DD70AC0">
            <w:pPr>
              <w:spacing w:line="240" w:lineRule="auto"/>
              <w:rPr>
                <w:rFonts w:eastAsia="Calibri"/>
                <w:color w:val="000000" w:themeColor="text1"/>
                <w:sz w:val="18"/>
                <w:szCs w:val="18"/>
              </w:rPr>
            </w:pPr>
            <w:r w:rsidRPr="00CC0718">
              <w:rPr>
                <w:rFonts w:eastAsia="Calibri"/>
                <w:color w:val="000000" w:themeColor="text1"/>
                <w:sz w:val="18"/>
                <w:szCs w:val="18"/>
                <w:lang w:val="en-US"/>
              </w:rPr>
              <w:t>205</w:t>
            </w:r>
          </w:p>
        </w:tc>
        <w:tc>
          <w:tcPr>
            <w:tcW w:w="1171" w:type="dxa"/>
            <w:tcBorders>
              <w:bottom w:val="single" w:color="8FB6EA" w:sz="6" w:space="0"/>
            </w:tcBorders>
            <w:shd w:val="clear" w:color="auto" w:fill="FFFFFF" w:themeFill="background1"/>
          </w:tcPr>
          <w:p w:rsidRPr="00CC0718" w:rsidR="4F814FF9" w:rsidP="4F814FF9" w:rsidRDefault="4F814FF9" w14:paraId="1EC8A72D" w14:textId="4AAEA4F0">
            <w:pPr>
              <w:spacing w:line="240" w:lineRule="auto"/>
              <w:rPr>
                <w:rFonts w:eastAsia="Calibri"/>
                <w:color w:val="000000" w:themeColor="text1"/>
                <w:sz w:val="18"/>
                <w:szCs w:val="18"/>
              </w:rPr>
            </w:pPr>
            <w:r w:rsidRPr="00CC0718">
              <w:rPr>
                <w:rFonts w:eastAsia="Calibri"/>
                <w:color w:val="000000" w:themeColor="text1"/>
                <w:sz w:val="18"/>
                <w:szCs w:val="18"/>
                <w:lang w:val="en-US"/>
              </w:rPr>
              <w:t>93</w:t>
            </w:r>
          </w:p>
        </w:tc>
        <w:tc>
          <w:tcPr>
            <w:tcW w:w="2342" w:type="dxa"/>
            <w:gridSpan w:val="2"/>
            <w:tcBorders>
              <w:bottom w:val="single" w:color="8FB6EA" w:sz="6" w:space="0"/>
            </w:tcBorders>
            <w:shd w:val="clear" w:color="auto" w:fill="FFFFFF" w:themeFill="background1"/>
          </w:tcPr>
          <w:p w:rsidRPr="00CC0718" w:rsidR="4F814FF9" w:rsidP="4F814FF9" w:rsidRDefault="4F814FF9" w14:paraId="7547A472" w14:textId="63CC6D98">
            <w:pPr>
              <w:spacing w:line="240" w:lineRule="auto"/>
              <w:rPr>
                <w:rFonts w:eastAsia="Calibri"/>
                <w:color w:val="000000" w:themeColor="text1"/>
                <w:sz w:val="18"/>
                <w:szCs w:val="18"/>
              </w:rPr>
            </w:pPr>
            <w:r w:rsidRPr="00CC0718">
              <w:rPr>
                <w:rFonts w:eastAsia="Calibri"/>
                <w:color w:val="000000" w:themeColor="text1"/>
                <w:sz w:val="18"/>
                <w:szCs w:val="18"/>
                <w:lang w:val="en-US"/>
              </w:rPr>
              <w:t>1.0000</w:t>
            </w:r>
          </w:p>
        </w:tc>
        <w:tc>
          <w:tcPr>
            <w:tcW w:w="1171" w:type="dxa"/>
            <w:tcBorders>
              <w:bottom w:val="single" w:color="8FB6EA" w:sz="6" w:space="0"/>
            </w:tcBorders>
            <w:shd w:val="clear" w:color="auto" w:fill="FFFFFF" w:themeFill="background1"/>
          </w:tcPr>
          <w:p w:rsidRPr="00CC0718" w:rsidR="4F814FF9" w:rsidP="4F814FF9" w:rsidRDefault="4F814FF9" w14:paraId="3F9D54EE" w14:textId="783CC1EB">
            <w:pPr>
              <w:spacing w:line="240" w:lineRule="auto"/>
              <w:rPr>
                <w:rFonts w:eastAsia="Calibri"/>
                <w:color w:val="000000" w:themeColor="text1"/>
                <w:sz w:val="18"/>
                <w:szCs w:val="18"/>
              </w:rPr>
            </w:pPr>
            <w:r w:rsidRPr="00CC0718">
              <w:rPr>
                <w:rFonts w:eastAsia="Calibri"/>
                <w:color w:val="000000" w:themeColor="text1"/>
                <w:sz w:val="18"/>
                <w:szCs w:val="18"/>
                <w:lang w:val="en-US"/>
              </w:rPr>
              <w:t>144</w:t>
            </w:r>
          </w:p>
        </w:tc>
        <w:tc>
          <w:tcPr>
            <w:tcW w:w="1171" w:type="dxa"/>
            <w:tcBorders>
              <w:bottom w:val="single" w:color="8FB6EA" w:sz="6" w:space="0"/>
            </w:tcBorders>
            <w:shd w:val="clear" w:color="auto" w:fill="FFFFFF" w:themeFill="background1"/>
          </w:tcPr>
          <w:p w:rsidRPr="00CC0718" w:rsidR="4F814FF9" w:rsidP="4F814FF9" w:rsidRDefault="4F814FF9" w14:paraId="6AE4882E" w14:textId="264B793C">
            <w:pPr>
              <w:spacing w:line="240" w:lineRule="auto"/>
              <w:rPr>
                <w:rFonts w:eastAsia="Calibri"/>
                <w:color w:val="000000" w:themeColor="text1"/>
                <w:sz w:val="18"/>
                <w:szCs w:val="18"/>
              </w:rPr>
            </w:pPr>
            <w:r w:rsidRPr="00CC0718">
              <w:rPr>
                <w:rFonts w:eastAsia="Calibri"/>
                <w:color w:val="000000" w:themeColor="text1"/>
                <w:sz w:val="18"/>
                <w:szCs w:val="18"/>
                <w:lang w:val="en-US"/>
              </w:rPr>
              <w:t>0</w:t>
            </w:r>
          </w:p>
        </w:tc>
        <w:tc>
          <w:tcPr>
            <w:tcW w:w="1166" w:type="dxa"/>
            <w:tcBorders>
              <w:bottom w:val="single" w:color="8FB6EA" w:sz="6" w:space="0"/>
            </w:tcBorders>
            <w:shd w:val="clear" w:color="auto" w:fill="FFFFFF" w:themeFill="background1"/>
          </w:tcPr>
          <w:p w:rsidRPr="00CC0718" w:rsidR="4F814FF9" w:rsidP="4F814FF9" w:rsidRDefault="4F814FF9" w14:paraId="081B1705" w14:textId="1702799E">
            <w:pPr>
              <w:spacing w:line="240" w:lineRule="auto"/>
              <w:rPr>
                <w:rFonts w:eastAsia="Calibri"/>
                <w:color w:val="000000" w:themeColor="text1"/>
                <w:sz w:val="18"/>
                <w:szCs w:val="18"/>
              </w:rPr>
            </w:pPr>
            <w:r w:rsidRPr="00CC0718">
              <w:rPr>
                <w:rFonts w:eastAsia="Calibri"/>
                <w:color w:val="000000" w:themeColor="text1"/>
                <w:sz w:val="18"/>
                <w:szCs w:val="18"/>
                <w:lang w:val="en-US"/>
              </w:rPr>
              <w:t>0</w:t>
            </w:r>
          </w:p>
        </w:tc>
      </w:tr>
      <w:tr w:rsidRPr="00CC0718" w:rsidR="4F814FF9" w:rsidTr="4F814FF9" w14:paraId="2E28D416" w14:textId="77777777">
        <w:trPr>
          <w:trHeight w:val="300"/>
        </w:trPr>
        <w:tc>
          <w:tcPr>
            <w:tcW w:w="9358" w:type="dxa"/>
            <w:gridSpan w:val="8"/>
            <w:tcBorders>
              <w:top w:val="single" w:color="8FB6EA" w:sz="6" w:space="0"/>
            </w:tcBorders>
          </w:tcPr>
          <w:p w:rsidRPr="00CC0718" w:rsidR="4F814FF9" w:rsidP="4F814FF9" w:rsidRDefault="4F814FF9" w14:paraId="4C448439" w14:textId="7FCD634E">
            <w:pPr>
              <w:spacing w:line="240" w:lineRule="auto"/>
              <w:rPr>
                <w:rFonts w:eastAsia="Calibri"/>
                <w:sz w:val="12"/>
                <w:szCs w:val="12"/>
              </w:rPr>
            </w:pPr>
          </w:p>
        </w:tc>
      </w:tr>
      <w:tr w:rsidRPr="00CC0718" w:rsidR="4F814FF9" w:rsidTr="4F814FF9" w14:paraId="6946164F" w14:textId="77777777">
        <w:trPr>
          <w:trHeight w:val="300"/>
        </w:trPr>
        <w:tc>
          <w:tcPr>
            <w:tcW w:w="9358" w:type="dxa"/>
            <w:gridSpan w:val="8"/>
            <w:tcBorders>
              <w:top w:val="single" w:color="8FB6EA" w:sz="6" w:space="0"/>
            </w:tcBorders>
            <w:shd w:val="clear" w:color="auto" w:fill="FFFFFF" w:themeFill="background1"/>
          </w:tcPr>
          <w:p w:rsidRPr="00CC0718" w:rsidR="4F814FF9" w:rsidP="4F814FF9" w:rsidRDefault="4F814FF9" w14:paraId="3E586122" w14:textId="3D12FA45">
            <w:pPr>
              <w:spacing w:line="240" w:lineRule="auto"/>
              <w:rPr>
                <w:rFonts w:eastAsia="Calibri"/>
                <w:color w:val="5C83B4"/>
                <w:sz w:val="24"/>
                <w:szCs w:val="24"/>
              </w:rPr>
            </w:pPr>
            <w:r w:rsidRPr="00CC0718">
              <w:rPr>
                <w:rFonts w:eastAsia="Calibri"/>
                <w:b/>
                <w:bCs/>
                <w:color w:val="5C83B4"/>
                <w:sz w:val="24"/>
                <w:szCs w:val="24"/>
                <w:lang w:val="en-US"/>
              </w:rPr>
              <w:t>Files\\Interview Transcript_P10</w:t>
            </w:r>
          </w:p>
        </w:tc>
      </w:tr>
      <w:tr w:rsidRPr="00CC0718" w:rsidR="4F814FF9" w:rsidTr="4F814FF9" w14:paraId="65E6BB45" w14:textId="77777777">
        <w:trPr>
          <w:trHeight w:val="300"/>
        </w:trPr>
        <w:tc>
          <w:tcPr>
            <w:tcW w:w="1166" w:type="dxa"/>
            <w:tcBorders>
              <w:bottom w:val="single" w:color="8FB6EA" w:sz="6" w:space="0"/>
            </w:tcBorders>
            <w:shd w:val="clear" w:color="auto" w:fill="FFFFFF" w:themeFill="background1"/>
          </w:tcPr>
          <w:p w:rsidRPr="00CC0718" w:rsidR="4F814FF9" w:rsidP="4F814FF9" w:rsidRDefault="4F814FF9" w14:paraId="608005C1" w14:textId="4B0D00F8">
            <w:pPr>
              <w:spacing w:line="240" w:lineRule="auto"/>
              <w:rPr>
                <w:rFonts w:eastAsia="Calibri"/>
                <w:color w:val="000000" w:themeColor="text1"/>
                <w:sz w:val="18"/>
                <w:szCs w:val="18"/>
              </w:rPr>
            </w:pPr>
            <w:r w:rsidRPr="00CC0718">
              <w:rPr>
                <w:rFonts w:eastAsia="Calibri"/>
                <w:color w:val="000000" w:themeColor="text1"/>
                <w:sz w:val="18"/>
                <w:szCs w:val="18"/>
                <w:lang w:val="en-US"/>
              </w:rPr>
              <w:t>2037</w:t>
            </w:r>
          </w:p>
        </w:tc>
        <w:tc>
          <w:tcPr>
            <w:tcW w:w="1171" w:type="dxa"/>
            <w:tcBorders>
              <w:bottom w:val="single" w:color="8FB6EA" w:sz="6" w:space="0"/>
            </w:tcBorders>
            <w:shd w:val="clear" w:color="auto" w:fill="FFFFFF" w:themeFill="background1"/>
          </w:tcPr>
          <w:p w:rsidRPr="00CC0718" w:rsidR="4F814FF9" w:rsidP="4F814FF9" w:rsidRDefault="4F814FF9" w14:paraId="414E1DB6" w14:textId="03421DB2">
            <w:pPr>
              <w:spacing w:line="240" w:lineRule="auto"/>
              <w:rPr>
                <w:rFonts w:eastAsia="Calibri"/>
                <w:color w:val="000000" w:themeColor="text1"/>
                <w:sz w:val="18"/>
                <w:szCs w:val="18"/>
              </w:rPr>
            </w:pPr>
            <w:r w:rsidRPr="00CC0718">
              <w:rPr>
                <w:rFonts w:eastAsia="Calibri"/>
                <w:color w:val="000000" w:themeColor="text1"/>
                <w:sz w:val="18"/>
                <w:szCs w:val="18"/>
                <w:lang w:val="en-US"/>
              </w:rPr>
              <w:t>173</w:t>
            </w:r>
          </w:p>
        </w:tc>
        <w:tc>
          <w:tcPr>
            <w:tcW w:w="1171" w:type="dxa"/>
            <w:tcBorders>
              <w:bottom w:val="single" w:color="8FB6EA" w:sz="6" w:space="0"/>
            </w:tcBorders>
            <w:shd w:val="clear" w:color="auto" w:fill="FFFFFF" w:themeFill="background1"/>
          </w:tcPr>
          <w:p w:rsidRPr="00CC0718" w:rsidR="4F814FF9" w:rsidP="4F814FF9" w:rsidRDefault="4F814FF9" w14:paraId="01384373" w14:textId="5C578585">
            <w:pPr>
              <w:spacing w:line="240" w:lineRule="auto"/>
              <w:rPr>
                <w:rFonts w:eastAsia="Calibri"/>
                <w:color w:val="000000" w:themeColor="text1"/>
                <w:sz w:val="18"/>
                <w:szCs w:val="18"/>
              </w:rPr>
            </w:pPr>
            <w:r w:rsidRPr="00CC0718">
              <w:rPr>
                <w:rFonts w:eastAsia="Calibri"/>
                <w:color w:val="000000" w:themeColor="text1"/>
                <w:sz w:val="18"/>
                <w:szCs w:val="18"/>
                <w:lang w:val="en-US"/>
              </w:rPr>
              <w:t>122</w:t>
            </w:r>
          </w:p>
        </w:tc>
        <w:tc>
          <w:tcPr>
            <w:tcW w:w="2342" w:type="dxa"/>
            <w:gridSpan w:val="2"/>
            <w:tcBorders>
              <w:bottom w:val="single" w:color="8FB6EA" w:sz="6" w:space="0"/>
            </w:tcBorders>
            <w:shd w:val="clear" w:color="auto" w:fill="FFFFFF" w:themeFill="background1"/>
          </w:tcPr>
          <w:p w:rsidRPr="00CC0718" w:rsidR="4F814FF9" w:rsidP="4F814FF9" w:rsidRDefault="4F814FF9" w14:paraId="761E8049" w14:textId="7DDD69F9">
            <w:pPr>
              <w:spacing w:line="240" w:lineRule="auto"/>
              <w:rPr>
                <w:rFonts w:eastAsia="Calibri"/>
                <w:color w:val="000000" w:themeColor="text1"/>
                <w:sz w:val="18"/>
                <w:szCs w:val="18"/>
              </w:rPr>
            </w:pPr>
            <w:r w:rsidRPr="00CC0718">
              <w:rPr>
                <w:rFonts w:eastAsia="Calibri"/>
                <w:color w:val="000000" w:themeColor="text1"/>
                <w:sz w:val="18"/>
                <w:szCs w:val="18"/>
                <w:lang w:val="en-US"/>
              </w:rPr>
              <w:t>1.0000</w:t>
            </w:r>
          </w:p>
        </w:tc>
        <w:tc>
          <w:tcPr>
            <w:tcW w:w="1171" w:type="dxa"/>
            <w:tcBorders>
              <w:bottom w:val="single" w:color="8FB6EA" w:sz="6" w:space="0"/>
            </w:tcBorders>
            <w:shd w:val="clear" w:color="auto" w:fill="FFFFFF" w:themeFill="background1"/>
          </w:tcPr>
          <w:p w:rsidRPr="00CC0718" w:rsidR="4F814FF9" w:rsidP="4F814FF9" w:rsidRDefault="4F814FF9" w14:paraId="0CE9B9A3" w14:textId="733E5EB6">
            <w:pPr>
              <w:spacing w:line="240" w:lineRule="auto"/>
              <w:rPr>
                <w:rFonts w:eastAsia="Calibri"/>
                <w:color w:val="000000" w:themeColor="text1"/>
                <w:sz w:val="18"/>
                <w:szCs w:val="18"/>
              </w:rPr>
            </w:pPr>
            <w:r w:rsidRPr="00CC0718">
              <w:rPr>
                <w:rFonts w:eastAsia="Calibri"/>
                <w:color w:val="000000" w:themeColor="text1"/>
                <w:sz w:val="18"/>
                <w:szCs w:val="18"/>
                <w:lang w:val="en-US"/>
              </w:rPr>
              <w:t>263</w:t>
            </w:r>
          </w:p>
        </w:tc>
        <w:tc>
          <w:tcPr>
            <w:tcW w:w="1171" w:type="dxa"/>
            <w:tcBorders>
              <w:bottom w:val="single" w:color="8FB6EA" w:sz="6" w:space="0"/>
            </w:tcBorders>
            <w:shd w:val="clear" w:color="auto" w:fill="FFFFFF" w:themeFill="background1"/>
          </w:tcPr>
          <w:p w:rsidRPr="00CC0718" w:rsidR="4F814FF9" w:rsidP="4F814FF9" w:rsidRDefault="4F814FF9" w14:paraId="1F3CACD6" w14:textId="59353ABE">
            <w:pPr>
              <w:spacing w:line="240" w:lineRule="auto"/>
              <w:rPr>
                <w:rFonts w:eastAsia="Calibri"/>
                <w:color w:val="000000" w:themeColor="text1"/>
                <w:sz w:val="18"/>
                <w:szCs w:val="18"/>
              </w:rPr>
            </w:pPr>
            <w:r w:rsidRPr="00CC0718">
              <w:rPr>
                <w:rFonts w:eastAsia="Calibri"/>
                <w:color w:val="000000" w:themeColor="text1"/>
                <w:sz w:val="18"/>
                <w:szCs w:val="18"/>
                <w:lang w:val="en-US"/>
              </w:rPr>
              <w:t>0</w:t>
            </w:r>
          </w:p>
        </w:tc>
        <w:tc>
          <w:tcPr>
            <w:tcW w:w="1166" w:type="dxa"/>
            <w:tcBorders>
              <w:bottom w:val="single" w:color="8FB6EA" w:sz="6" w:space="0"/>
            </w:tcBorders>
            <w:shd w:val="clear" w:color="auto" w:fill="FFFFFF" w:themeFill="background1"/>
          </w:tcPr>
          <w:p w:rsidRPr="00CC0718" w:rsidR="4F814FF9" w:rsidP="4F814FF9" w:rsidRDefault="4F814FF9" w14:paraId="317DDAFB" w14:textId="3CAF8E83">
            <w:pPr>
              <w:spacing w:line="240" w:lineRule="auto"/>
              <w:rPr>
                <w:rFonts w:eastAsia="Calibri"/>
                <w:color w:val="000000" w:themeColor="text1"/>
                <w:sz w:val="18"/>
                <w:szCs w:val="18"/>
              </w:rPr>
            </w:pPr>
            <w:r w:rsidRPr="00CC0718">
              <w:rPr>
                <w:rFonts w:eastAsia="Calibri"/>
                <w:color w:val="000000" w:themeColor="text1"/>
                <w:sz w:val="18"/>
                <w:szCs w:val="18"/>
                <w:lang w:val="en-US"/>
              </w:rPr>
              <w:t>0</w:t>
            </w:r>
          </w:p>
        </w:tc>
      </w:tr>
      <w:tr w:rsidRPr="00CC0718" w:rsidR="4F814FF9" w:rsidTr="4F814FF9" w14:paraId="67C6EFD6" w14:textId="77777777">
        <w:trPr>
          <w:trHeight w:val="300"/>
        </w:trPr>
        <w:tc>
          <w:tcPr>
            <w:tcW w:w="9358" w:type="dxa"/>
            <w:gridSpan w:val="8"/>
            <w:tcBorders>
              <w:top w:val="single" w:color="8FB6EA" w:sz="6" w:space="0"/>
            </w:tcBorders>
          </w:tcPr>
          <w:p w:rsidRPr="00CC0718" w:rsidR="4F814FF9" w:rsidP="4F814FF9" w:rsidRDefault="4F814FF9" w14:paraId="72AA81F8" w14:textId="3F00001D">
            <w:pPr>
              <w:spacing w:line="240" w:lineRule="auto"/>
              <w:rPr>
                <w:rFonts w:eastAsia="Calibri"/>
                <w:sz w:val="12"/>
                <w:szCs w:val="12"/>
              </w:rPr>
            </w:pPr>
          </w:p>
        </w:tc>
      </w:tr>
      <w:tr w:rsidRPr="00CC0718" w:rsidR="4F814FF9" w:rsidTr="4F814FF9" w14:paraId="60CA70C6" w14:textId="77777777">
        <w:trPr>
          <w:trHeight w:val="300"/>
        </w:trPr>
        <w:tc>
          <w:tcPr>
            <w:tcW w:w="9358" w:type="dxa"/>
            <w:gridSpan w:val="8"/>
            <w:tcBorders>
              <w:top w:val="single" w:color="8FB6EA" w:sz="6" w:space="0"/>
            </w:tcBorders>
            <w:shd w:val="clear" w:color="auto" w:fill="FFFFFF" w:themeFill="background1"/>
          </w:tcPr>
          <w:p w:rsidRPr="00CC0718" w:rsidR="4F814FF9" w:rsidP="4F814FF9" w:rsidRDefault="4F814FF9" w14:paraId="7B3CDB6B" w14:textId="70F007A1">
            <w:pPr>
              <w:spacing w:line="240" w:lineRule="auto"/>
              <w:rPr>
                <w:rFonts w:eastAsia="Calibri"/>
                <w:color w:val="5C83B4"/>
                <w:sz w:val="24"/>
                <w:szCs w:val="24"/>
              </w:rPr>
            </w:pPr>
            <w:r w:rsidRPr="00CC0718">
              <w:rPr>
                <w:rFonts w:eastAsia="Calibri"/>
                <w:b/>
                <w:bCs/>
                <w:color w:val="5C83B4"/>
                <w:sz w:val="24"/>
                <w:szCs w:val="24"/>
                <w:lang w:val="en-US"/>
              </w:rPr>
              <w:t>Files\\Interview Transcript_P2</w:t>
            </w:r>
          </w:p>
        </w:tc>
      </w:tr>
      <w:tr w:rsidRPr="00CC0718" w:rsidR="4F814FF9" w:rsidTr="4F814FF9" w14:paraId="0422B007" w14:textId="77777777">
        <w:trPr>
          <w:trHeight w:val="300"/>
        </w:trPr>
        <w:tc>
          <w:tcPr>
            <w:tcW w:w="1166" w:type="dxa"/>
            <w:tcBorders>
              <w:bottom w:val="single" w:color="8FB6EA" w:sz="6" w:space="0"/>
            </w:tcBorders>
            <w:shd w:val="clear" w:color="auto" w:fill="FFFFFF" w:themeFill="background1"/>
          </w:tcPr>
          <w:p w:rsidRPr="00CC0718" w:rsidR="4F814FF9" w:rsidP="4F814FF9" w:rsidRDefault="4F814FF9" w14:paraId="08ABB7A7" w14:textId="424B7B17">
            <w:pPr>
              <w:spacing w:line="240" w:lineRule="auto"/>
              <w:rPr>
                <w:rFonts w:eastAsia="Calibri"/>
                <w:color w:val="000000" w:themeColor="text1"/>
                <w:sz w:val="18"/>
                <w:szCs w:val="18"/>
              </w:rPr>
            </w:pPr>
            <w:r w:rsidRPr="00CC0718">
              <w:rPr>
                <w:rFonts w:eastAsia="Calibri"/>
                <w:color w:val="000000" w:themeColor="text1"/>
                <w:sz w:val="18"/>
                <w:szCs w:val="18"/>
                <w:lang w:val="en-US"/>
              </w:rPr>
              <w:t>4762</w:t>
            </w:r>
          </w:p>
        </w:tc>
        <w:tc>
          <w:tcPr>
            <w:tcW w:w="1171" w:type="dxa"/>
            <w:tcBorders>
              <w:bottom w:val="single" w:color="8FB6EA" w:sz="6" w:space="0"/>
            </w:tcBorders>
            <w:shd w:val="clear" w:color="auto" w:fill="FFFFFF" w:themeFill="background1"/>
          </w:tcPr>
          <w:p w:rsidRPr="00CC0718" w:rsidR="4F814FF9" w:rsidP="4F814FF9" w:rsidRDefault="4F814FF9" w14:paraId="682A44A2" w14:textId="64805ADF">
            <w:pPr>
              <w:spacing w:line="240" w:lineRule="auto"/>
              <w:rPr>
                <w:rFonts w:eastAsia="Calibri"/>
                <w:color w:val="000000" w:themeColor="text1"/>
                <w:sz w:val="18"/>
                <w:szCs w:val="18"/>
              </w:rPr>
            </w:pPr>
            <w:r w:rsidRPr="00CC0718">
              <w:rPr>
                <w:rFonts w:eastAsia="Calibri"/>
                <w:color w:val="000000" w:themeColor="text1"/>
                <w:sz w:val="18"/>
                <w:szCs w:val="18"/>
                <w:lang w:val="en-US"/>
              </w:rPr>
              <w:t>202</w:t>
            </w:r>
          </w:p>
        </w:tc>
        <w:tc>
          <w:tcPr>
            <w:tcW w:w="1171" w:type="dxa"/>
            <w:tcBorders>
              <w:bottom w:val="single" w:color="8FB6EA" w:sz="6" w:space="0"/>
            </w:tcBorders>
            <w:shd w:val="clear" w:color="auto" w:fill="FFFFFF" w:themeFill="background1"/>
          </w:tcPr>
          <w:p w:rsidRPr="00CC0718" w:rsidR="4F814FF9" w:rsidP="4F814FF9" w:rsidRDefault="4F814FF9" w14:paraId="3F620E33" w14:textId="6B497BBE">
            <w:pPr>
              <w:spacing w:line="240" w:lineRule="auto"/>
              <w:rPr>
                <w:rFonts w:eastAsia="Calibri"/>
                <w:color w:val="000000" w:themeColor="text1"/>
                <w:sz w:val="18"/>
                <w:szCs w:val="18"/>
              </w:rPr>
            </w:pPr>
            <w:r w:rsidRPr="00CC0718">
              <w:rPr>
                <w:rFonts w:eastAsia="Calibri"/>
                <w:color w:val="000000" w:themeColor="text1"/>
                <w:sz w:val="18"/>
                <w:szCs w:val="18"/>
                <w:lang w:val="en-US"/>
              </w:rPr>
              <w:t>144</w:t>
            </w:r>
          </w:p>
        </w:tc>
        <w:tc>
          <w:tcPr>
            <w:tcW w:w="2342" w:type="dxa"/>
            <w:gridSpan w:val="2"/>
            <w:tcBorders>
              <w:bottom w:val="single" w:color="8FB6EA" w:sz="6" w:space="0"/>
            </w:tcBorders>
            <w:shd w:val="clear" w:color="auto" w:fill="FFFFFF" w:themeFill="background1"/>
          </w:tcPr>
          <w:p w:rsidRPr="00CC0718" w:rsidR="4F814FF9" w:rsidP="4F814FF9" w:rsidRDefault="4F814FF9" w14:paraId="66112411" w14:textId="3312776D">
            <w:pPr>
              <w:spacing w:line="240" w:lineRule="auto"/>
              <w:rPr>
                <w:rFonts w:eastAsia="Calibri"/>
                <w:color w:val="000000" w:themeColor="text1"/>
                <w:sz w:val="18"/>
                <w:szCs w:val="18"/>
              </w:rPr>
            </w:pPr>
            <w:r w:rsidRPr="00CC0718">
              <w:rPr>
                <w:rFonts w:eastAsia="Calibri"/>
                <w:color w:val="000000" w:themeColor="text1"/>
                <w:sz w:val="18"/>
                <w:szCs w:val="18"/>
                <w:lang w:val="en-US"/>
              </w:rPr>
              <w:t>1.0000</w:t>
            </w:r>
          </w:p>
        </w:tc>
        <w:tc>
          <w:tcPr>
            <w:tcW w:w="1171" w:type="dxa"/>
            <w:tcBorders>
              <w:bottom w:val="single" w:color="8FB6EA" w:sz="6" w:space="0"/>
            </w:tcBorders>
            <w:shd w:val="clear" w:color="auto" w:fill="FFFFFF" w:themeFill="background1"/>
          </w:tcPr>
          <w:p w:rsidRPr="00CC0718" w:rsidR="4F814FF9" w:rsidP="4F814FF9" w:rsidRDefault="4F814FF9" w14:paraId="56668607" w14:textId="5809E3E4">
            <w:pPr>
              <w:spacing w:line="240" w:lineRule="auto"/>
              <w:rPr>
                <w:rFonts w:eastAsia="Calibri"/>
                <w:color w:val="000000" w:themeColor="text1"/>
                <w:sz w:val="18"/>
                <w:szCs w:val="18"/>
              </w:rPr>
            </w:pPr>
            <w:r w:rsidRPr="00CC0718">
              <w:rPr>
                <w:rFonts w:eastAsia="Calibri"/>
                <w:color w:val="000000" w:themeColor="text1"/>
                <w:sz w:val="18"/>
                <w:szCs w:val="18"/>
                <w:lang w:val="en-US"/>
              </w:rPr>
              <w:t>216</w:t>
            </w:r>
          </w:p>
        </w:tc>
        <w:tc>
          <w:tcPr>
            <w:tcW w:w="1171" w:type="dxa"/>
            <w:tcBorders>
              <w:bottom w:val="single" w:color="8FB6EA" w:sz="6" w:space="0"/>
            </w:tcBorders>
            <w:shd w:val="clear" w:color="auto" w:fill="FFFFFF" w:themeFill="background1"/>
          </w:tcPr>
          <w:p w:rsidRPr="00CC0718" w:rsidR="4F814FF9" w:rsidP="4F814FF9" w:rsidRDefault="4F814FF9" w14:paraId="57314AC6" w14:textId="1C4DDA10">
            <w:pPr>
              <w:spacing w:line="240" w:lineRule="auto"/>
              <w:rPr>
                <w:rFonts w:eastAsia="Calibri"/>
                <w:color w:val="000000" w:themeColor="text1"/>
                <w:sz w:val="18"/>
                <w:szCs w:val="18"/>
              </w:rPr>
            </w:pPr>
            <w:r w:rsidRPr="00CC0718">
              <w:rPr>
                <w:rFonts w:eastAsia="Calibri"/>
                <w:color w:val="000000" w:themeColor="text1"/>
                <w:sz w:val="18"/>
                <w:szCs w:val="18"/>
                <w:lang w:val="en-US"/>
              </w:rPr>
              <w:t>0</w:t>
            </w:r>
          </w:p>
        </w:tc>
        <w:tc>
          <w:tcPr>
            <w:tcW w:w="1166" w:type="dxa"/>
            <w:tcBorders>
              <w:bottom w:val="single" w:color="8FB6EA" w:sz="6" w:space="0"/>
            </w:tcBorders>
            <w:shd w:val="clear" w:color="auto" w:fill="FFFFFF" w:themeFill="background1"/>
          </w:tcPr>
          <w:p w:rsidRPr="00CC0718" w:rsidR="4F814FF9" w:rsidP="4F814FF9" w:rsidRDefault="4F814FF9" w14:paraId="2617FE9A" w14:textId="6EB187CE">
            <w:pPr>
              <w:spacing w:line="240" w:lineRule="auto"/>
              <w:rPr>
                <w:rFonts w:eastAsia="Calibri"/>
                <w:color w:val="000000" w:themeColor="text1"/>
                <w:sz w:val="18"/>
                <w:szCs w:val="18"/>
              </w:rPr>
            </w:pPr>
            <w:r w:rsidRPr="00CC0718">
              <w:rPr>
                <w:rFonts w:eastAsia="Calibri"/>
                <w:color w:val="000000" w:themeColor="text1"/>
                <w:sz w:val="18"/>
                <w:szCs w:val="18"/>
                <w:lang w:val="en-US"/>
              </w:rPr>
              <w:t>0</w:t>
            </w:r>
          </w:p>
        </w:tc>
      </w:tr>
      <w:tr w:rsidRPr="00CC0718" w:rsidR="4F814FF9" w:rsidTr="4F814FF9" w14:paraId="0AB8E0DD" w14:textId="77777777">
        <w:trPr>
          <w:trHeight w:val="300"/>
        </w:trPr>
        <w:tc>
          <w:tcPr>
            <w:tcW w:w="9358" w:type="dxa"/>
            <w:gridSpan w:val="8"/>
            <w:tcBorders>
              <w:top w:val="single" w:color="8FB6EA" w:sz="6" w:space="0"/>
            </w:tcBorders>
          </w:tcPr>
          <w:p w:rsidRPr="00CC0718" w:rsidR="4F814FF9" w:rsidP="4F814FF9" w:rsidRDefault="4F814FF9" w14:paraId="2CF7CCF1" w14:textId="617736E5">
            <w:pPr>
              <w:spacing w:line="240" w:lineRule="auto"/>
              <w:rPr>
                <w:rFonts w:eastAsia="Calibri"/>
                <w:sz w:val="12"/>
                <w:szCs w:val="12"/>
              </w:rPr>
            </w:pPr>
          </w:p>
        </w:tc>
      </w:tr>
      <w:tr w:rsidRPr="00CC0718" w:rsidR="4F814FF9" w:rsidTr="4F814FF9" w14:paraId="166DB032" w14:textId="77777777">
        <w:trPr>
          <w:trHeight w:val="300"/>
        </w:trPr>
        <w:tc>
          <w:tcPr>
            <w:tcW w:w="9358" w:type="dxa"/>
            <w:gridSpan w:val="8"/>
            <w:tcBorders>
              <w:top w:val="single" w:color="8FB6EA" w:sz="6" w:space="0"/>
            </w:tcBorders>
            <w:shd w:val="clear" w:color="auto" w:fill="FFFFFF" w:themeFill="background1"/>
          </w:tcPr>
          <w:p w:rsidRPr="00CC0718" w:rsidR="4F814FF9" w:rsidP="4F814FF9" w:rsidRDefault="4F814FF9" w14:paraId="52B50509" w14:textId="6056A1DA">
            <w:pPr>
              <w:spacing w:line="240" w:lineRule="auto"/>
              <w:rPr>
                <w:rFonts w:eastAsia="Calibri"/>
                <w:color w:val="5C83B4"/>
                <w:sz w:val="24"/>
                <w:szCs w:val="24"/>
              </w:rPr>
            </w:pPr>
            <w:r w:rsidRPr="00CC0718">
              <w:rPr>
                <w:rFonts w:eastAsia="Calibri"/>
                <w:b/>
                <w:bCs/>
                <w:color w:val="5C83B4"/>
                <w:sz w:val="24"/>
                <w:szCs w:val="24"/>
                <w:lang w:val="en-US"/>
              </w:rPr>
              <w:t>Files\\Interview Transcript_P3</w:t>
            </w:r>
          </w:p>
        </w:tc>
      </w:tr>
      <w:tr w:rsidRPr="00CC0718" w:rsidR="4F814FF9" w:rsidTr="4F814FF9" w14:paraId="76E95DD4" w14:textId="77777777">
        <w:trPr>
          <w:trHeight w:val="300"/>
        </w:trPr>
        <w:tc>
          <w:tcPr>
            <w:tcW w:w="1166" w:type="dxa"/>
            <w:tcBorders>
              <w:bottom w:val="single" w:color="8FB6EA" w:sz="6" w:space="0"/>
            </w:tcBorders>
            <w:shd w:val="clear" w:color="auto" w:fill="FFFFFF" w:themeFill="background1"/>
          </w:tcPr>
          <w:p w:rsidRPr="00CC0718" w:rsidR="4F814FF9" w:rsidP="4F814FF9" w:rsidRDefault="4F814FF9" w14:paraId="1625FBA7" w14:textId="17C3344E">
            <w:pPr>
              <w:spacing w:line="240" w:lineRule="auto"/>
              <w:rPr>
                <w:rFonts w:eastAsia="Calibri"/>
                <w:color w:val="000000" w:themeColor="text1"/>
                <w:sz w:val="18"/>
                <w:szCs w:val="18"/>
              </w:rPr>
            </w:pPr>
            <w:r w:rsidRPr="00CC0718">
              <w:rPr>
                <w:rFonts w:eastAsia="Calibri"/>
                <w:color w:val="000000" w:themeColor="text1"/>
                <w:sz w:val="18"/>
                <w:szCs w:val="18"/>
                <w:lang w:val="en-US"/>
              </w:rPr>
              <w:t>2435</w:t>
            </w:r>
          </w:p>
        </w:tc>
        <w:tc>
          <w:tcPr>
            <w:tcW w:w="1171" w:type="dxa"/>
            <w:tcBorders>
              <w:bottom w:val="single" w:color="8FB6EA" w:sz="6" w:space="0"/>
            </w:tcBorders>
            <w:shd w:val="clear" w:color="auto" w:fill="FFFFFF" w:themeFill="background1"/>
          </w:tcPr>
          <w:p w:rsidRPr="00CC0718" w:rsidR="4F814FF9" w:rsidP="4F814FF9" w:rsidRDefault="4F814FF9" w14:paraId="5C74E38C" w14:textId="5FFC6451">
            <w:pPr>
              <w:spacing w:line="240" w:lineRule="auto"/>
              <w:rPr>
                <w:rFonts w:eastAsia="Calibri"/>
                <w:color w:val="000000" w:themeColor="text1"/>
                <w:sz w:val="18"/>
                <w:szCs w:val="18"/>
              </w:rPr>
            </w:pPr>
            <w:r w:rsidRPr="00CC0718">
              <w:rPr>
                <w:rFonts w:eastAsia="Calibri"/>
                <w:color w:val="000000" w:themeColor="text1"/>
                <w:sz w:val="18"/>
                <w:szCs w:val="18"/>
                <w:lang w:val="en-US"/>
              </w:rPr>
              <w:t>180</w:t>
            </w:r>
          </w:p>
        </w:tc>
        <w:tc>
          <w:tcPr>
            <w:tcW w:w="1171" w:type="dxa"/>
            <w:tcBorders>
              <w:bottom w:val="single" w:color="8FB6EA" w:sz="6" w:space="0"/>
            </w:tcBorders>
            <w:shd w:val="clear" w:color="auto" w:fill="FFFFFF" w:themeFill="background1"/>
          </w:tcPr>
          <w:p w:rsidRPr="00CC0718" w:rsidR="4F814FF9" w:rsidP="4F814FF9" w:rsidRDefault="4F814FF9" w14:paraId="6EFEE772" w14:textId="0D65591F">
            <w:pPr>
              <w:spacing w:line="240" w:lineRule="auto"/>
              <w:rPr>
                <w:rFonts w:eastAsia="Calibri"/>
                <w:color w:val="000000" w:themeColor="text1"/>
                <w:sz w:val="18"/>
                <w:szCs w:val="18"/>
              </w:rPr>
            </w:pPr>
            <w:r w:rsidRPr="00CC0718">
              <w:rPr>
                <w:rFonts w:eastAsia="Calibri"/>
                <w:color w:val="000000" w:themeColor="text1"/>
                <w:sz w:val="18"/>
                <w:szCs w:val="18"/>
                <w:lang w:val="en-US"/>
              </w:rPr>
              <w:t>108</w:t>
            </w:r>
          </w:p>
        </w:tc>
        <w:tc>
          <w:tcPr>
            <w:tcW w:w="2342" w:type="dxa"/>
            <w:gridSpan w:val="2"/>
            <w:tcBorders>
              <w:bottom w:val="single" w:color="8FB6EA" w:sz="6" w:space="0"/>
            </w:tcBorders>
            <w:shd w:val="clear" w:color="auto" w:fill="FFFFFF" w:themeFill="background1"/>
          </w:tcPr>
          <w:p w:rsidRPr="00CC0718" w:rsidR="4F814FF9" w:rsidP="4F814FF9" w:rsidRDefault="4F814FF9" w14:paraId="011DAF49" w14:textId="16EB6A99">
            <w:pPr>
              <w:spacing w:line="240" w:lineRule="auto"/>
              <w:rPr>
                <w:rFonts w:eastAsia="Calibri"/>
                <w:color w:val="000000" w:themeColor="text1"/>
                <w:sz w:val="18"/>
                <w:szCs w:val="18"/>
              </w:rPr>
            </w:pPr>
            <w:r w:rsidRPr="00CC0718">
              <w:rPr>
                <w:rFonts w:eastAsia="Calibri"/>
                <w:color w:val="000000" w:themeColor="text1"/>
                <w:sz w:val="18"/>
                <w:szCs w:val="18"/>
                <w:lang w:val="en-US"/>
              </w:rPr>
              <w:t>1.0000</w:t>
            </w:r>
          </w:p>
        </w:tc>
        <w:tc>
          <w:tcPr>
            <w:tcW w:w="1171" w:type="dxa"/>
            <w:tcBorders>
              <w:bottom w:val="single" w:color="8FB6EA" w:sz="6" w:space="0"/>
            </w:tcBorders>
            <w:shd w:val="clear" w:color="auto" w:fill="FFFFFF" w:themeFill="background1"/>
          </w:tcPr>
          <w:p w:rsidRPr="00CC0718" w:rsidR="4F814FF9" w:rsidP="4F814FF9" w:rsidRDefault="4F814FF9" w14:paraId="64144CBC" w14:textId="53CF1CC4">
            <w:pPr>
              <w:spacing w:line="240" w:lineRule="auto"/>
              <w:rPr>
                <w:rFonts w:eastAsia="Calibri"/>
                <w:color w:val="000000" w:themeColor="text1"/>
                <w:sz w:val="18"/>
                <w:szCs w:val="18"/>
              </w:rPr>
            </w:pPr>
            <w:r w:rsidRPr="00CC0718">
              <w:rPr>
                <w:rFonts w:eastAsia="Calibri"/>
                <w:color w:val="000000" w:themeColor="text1"/>
                <w:sz w:val="18"/>
                <w:szCs w:val="18"/>
                <w:lang w:val="en-US"/>
              </w:rPr>
              <w:t>156</w:t>
            </w:r>
          </w:p>
        </w:tc>
        <w:tc>
          <w:tcPr>
            <w:tcW w:w="1171" w:type="dxa"/>
            <w:tcBorders>
              <w:bottom w:val="single" w:color="8FB6EA" w:sz="6" w:space="0"/>
            </w:tcBorders>
            <w:shd w:val="clear" w:color="auto" w:fill="FFFFFF" w:themeFill="background1"/>
          </w:tcPr>
          <w:p w:rsidRPr="00CC0718" w:rsidR="4F814FF9" w:rsidP="4F814FF9" w:rsidRDefault="4F814FF9" w14:paraId="619FDE69" w14:textId="1883356F">
            <w:pPr>
              <w:spacing w:line="240" w:lineRule="auto"/>
              <w:rPr>
                <w:rFonts w:eastAsia="Calibri"/>
                <w:color w:val="000000" w:themeColor="text1"/>
                <w:sz w:val="18"/>
                <w:szCs w:val="18"/>
              </w:rPr>
            </w:pPr>
            <w:r w:rsidRPr="00CC0718">
              <w:rPr>
                <w:rFonts w:eastAsia="Calibri"/>
                <w:color w:val="000000" w:themeColor="text1"/>
                <w:sz w:val="18"/>
                <w:szCs w:val="18"/>
                <w:lang w:val="en-US"/>
              </w:rPr>
              <w:t>0</w:t>
            </w:r>
          </w:p>
        </w:tc>
        <w:tc>
          <w:tcPr>
            <w:tcW w:w="1166" w:type="dxa"/>
            <w:tcBorders>
              <w:bottom w:val="single" w:color="8FB6EA" w:sz="6" w:space="0"/>
            </w:tcBorders>
            <w:shd w:val="clear" w:color="auto" w:fill="FFFFFF" w:themeFill="background1"/>
          </w:tcPr>
          <w:p w:rsidRPr="00CC0718" w:rsidR="4F814FF9" w:rsidP="4F814FF9" w:rsidRDefault="4F814FF9" w14:paraId="7E8B4A78" w14:textId="51B005BA">
            <w:pPr>
              <w:spacing w:line="240" w:lineRule="auto"/>
              <w:rPr>
                <w:rFonts w:eastAsia="Calibri"/>
                <w:color w:val="000000" w:themeColor="text1"/>
                <w:sz w:val="18"/>
                <w:szCs w:val="18"/>
              </w:rPr>
            </w:pPr>
            <w:r w:rsidRPr="00CC0718">
              <w:rPr>
                <w:rFonts w:eastAsia="Calibri"/>
                <w:color w:val="000000" w:themeColor="text1"/>
                <w:sz w:val="18"/>
                <w:szCs w:val="18"/>
                <w:lang w:val="en-US"/>
              </w:rPr>
              <w:t>0</w:t>
            </w:r>
          </w:p>
        </w:tc>
      </w:tr>
      <w:tr w:rsidRPr="00CC0718" w:rsidR="4F814FF9" w:rsidTr="4F814FF9" w14:paraId="51C05C62" w14:textId="77777777">
        <w:trPr>
          <w:trHeight w:val="300"/>
        </w:trPr>
        <w:tc>
          <w:tcPr>
            <w:tcW w:w="9358" w:type="dxa"/>
            <w:gridSpan w:val="8"/>
            <w:tcBorders>
              <w:top w:val="single" w:color="8FB6EA" w:sz="6" w:space="0"/>
            </w:tcBorders>
          </w:tcPr>
          <w:p w:rsidRPr="00CC0718" w:rsidR="4F814FF9" w:rsidP="4F814FF9" w:rsidRDefault="4F814FF9" w14:paraId="30F54B95" w14:textId="481B0140">
            <w:pPr>
              <w:spacing w:line="240" w:lineRule="auto"/>
              <w:rPr>
                <w:rFonts w:eastAsia="Calibri"/>
                <w:sz w:val="12"/>
                <w:szCs w:val="12"/>
              </w:rPr>
            </w:pPr>
          </w:p>
        </w:tc>
      </w:tr>
      <w:tr w:rsidRPr="00CC0718" w:rsidR="4F814FF9" w:rsidTr="4F814FF9" w14:paraId="7C6076B6" w14:textId="77777777">
        <w:trPr>
          <w:trHeight w:val="300"/>
        </w:trPr>
        <w:tc>
          <w:tcPr>
            <w:tcW w:w="9358" w:type="dxa"/>
            <w:gridSpan w:val="8"/>
            <w:tcBorders>
              <w:top w:val="single" w:color="8FB6EA" w:sz="6" w:space="0"/>
            </w:tcBorders>
            <w:shd w:val="clear" w:color="auto" w:fill="FFFFFF" w:themeFill="background1"/>
          </w:tcPr>
          <w:p w:rsidRPr="00CC0718" w:rsidR="4F814FF9" w:rsidP="4F814FF9" w:rsidRDefault="4F814FF9" w14:paraId="21741CE6" w14:textId="49D2E7E7">
            <w:pPr>
              <w:spacing w:line="240" w:lineRule="auto"/>
              <w:rPr>
                <w:rFonts w:eastAsia="Calibri"/>
                <w:color w:val="5C83B4"/>
                <w:sz w:val="24"/>
                <w:szCs w:val="24"/>
              </w:rPr>
            </w:pPr>
            <w:r w:rsidRPr="00CC0718">
              <w:rPr>
                <w:rFonts w:eastAsia="Calibri"/>
                <w:b/>
                <w:bCs/>
                <w:color w:val="5C83B4"/>
                <w:sz w:val="24"/>
                <w:szCs w:val="24"/>
                <w:lang w:val="en-US"/>
              </w:rPr>
              <w:t>Files\\Interview Transcript_P4</w:t>
            </w:r>
          </w:p>
        </w:tc>
      </w:tr>
      <w:tr w:rsidRPr="00CC0718" w:rsidR="4F814FF9" w:rsidTr="4F814FF9" w14:paraId="04D4F153" w14:textId="77777777">
        <w:trPr>
          <w:trHeight w:val="300"/>
        </w:trPr>
        <w:tc>
          <w:tcPr>
            <w:tcW w:w="1166" w:type="dxa"/>
            <w:tcBorders>
              <w:bottom w:val="single" w:color="8FB6EA" w:sz="6" w:space="0"/>
            </w:tcBorders>
            <w:shd w:val="clear" w:color="auto" w:fill="FFFFFF" w:themeFill="background1"/>
          </w:tcPr>
          <w:p w:rsidRPr="00CC0718" w:rsidR="4F814FF9" w:rsidP="4F814FF9" w:rsidRDefault="4F814FF9" w14:paraId="37CBB755" w14:textId="1835152A">
            <w:pPr>
              <w:spacing w:line="240" w:lineRule="auto"/>
              <w:rPr>
                <w:rFonts w:eastAsia="Calibri"/>
                <w:color w:val="000000" w:themeColor="text1"/>
                <w:sz w:val="18"/>
                <w:szCs w:val="18"/>
              </w:rPr>
            </w:pPr>
            <w:r w:rsidRPr="00CC0718">
              <w:rPr>
                <w:rFonts w:eastAsia="Calibri"/>
                <w:color w:val="000000" w:themeColor="text1"/>
                <w:sz w:val="18"/>
                <w:szCs w:val="18"/>
                <w:lang w:val="en-US"/>
              </w:rPr>
              <w:t>2479</w:t>
            </w:r>
          </w:p>
        </w:tc>
        <w:tc>
          <w:tcPr>
            <w:tcW w:w="1171" w:type="dxa"/>
            <w:tcBorders>
              <w:bottom w:val="single" w:color="8FB6EA" w:sz="6" w:space="0"/>
            </w:tcBorders>
            <w:shd w:val="clear" w:color="auto" w:fill="FFFFFF" w:themeFill="background1"/>
          </w:tcPr>
          <w:p w:rsidRPr="00CC0718" w:rsidR="4F814FF9" w:rsidP="4F814FF9" w:rsidRDefault="4F814FF9" w14:paraId="41482241" w14:textId="147E4CA8">
            <w:pPr>
              <w:spacing w:line="240" w:lineRule="auto"/>
              <w:rPr>
                <w:rFonts w:eastAsia="Calibri"/>
                <w:color w:val="000000" w:themeColor="text1"/>
                <w:sz w:val="18"/>
                <w:szCs w:val="18"/>
              </w:rPr>
            </w:pPr>
            <w:r w:rsidRPr="00CC0718">
              <w:rPr>
                <w:rFonts w:eastAsia="Calibri"/>
                <w:color w:val="000000" w:themeColor="text1"/>
                <w:sz w:val="18"/>
                <w:szCs w:val="18"/>
                <w:lang w:val="en-US"/>
              </w:rPr>
              <w:t>241</w:t>
            </w:r>
          </w:p>
        </w:tc>
        <w:tc>
          <w:tcPr>
            <w:tcW w:w="1171" w:type="dxa"/>
            <w:tcBorders>
              <w:bottom w:val="single" w:color="8FB6EA" w:sz="6" w:space="0"/>
            </w:tcBorders>
            <w:shd w:val="clear" w:color="auto" w:fill="FFFFFF" w:themeFill="background1"/>
          </w:tcPr>
          <w:p w:rsidRPr="00CC0718" w:rsidR="4F814FF9" w:rsidP="4F814FF9" w:rsidRDefault="4F814FF9" w14:paraId="6F7CCB97" w14:textId="084E3B87">
            <w:pPr>
              <w:spacing w:line="240" w:lineRule="auto"/>
              <w:rPr>
                <w:rFonts w:eastAsia="Calibri"/>
                <w:color w:val="000000" w:themeColor="text1"/>
                <w:sz w:val="18"/>
                <w:szCs w:val="18"/>
              </w:rPr>
            </w:pPr>
            <w:r w:rsidRPr="00CC0718">
              <w:rPr>
                <w:rFonts w:eastAsia="Calibri"/>
                <w:color w:val="000000" w:themeColor="text1"/>
                <w:sz w:val="18"/>
                <w:szCs w:val="18"/>
                <w:lang w:val="en-US"/>
              </w:rPr>
              <w:t>78</w:t>
            </w:r>
          </w:p>
        </w:tc>
        <w:tc>
          <w:tcPr>
            <w:tcW w:w="2342" w:type="dxa"/>
            <w:gridSpan w:val="2"/>
            <w:tcBorders>
              <w:bottom w:val="single" w:color="8FB6EA" w:sz="6" w:space="0"/>
            </w:tcBorders>
            <w:shd w:val="clear" w:color="auto" w:fill="FFFFFF" w:themeFill="background1"/>
          </w:tcPr>
          <w:p w:rsidRPr="00CC0718" w:rsidR="4F814FF9" w:rsidP="4F814FF9" w:rsidRDefault="4F814FF9" w14:paraId="07EFF136" w14:textId="77C293F4">
            <w:pPr>
              <w:spacing w:line="240" w:lineRule="auto"/>
              <w:rPr>
                <w:rFonts w:eastAsia="Calibri"/>
                <w:color w:val="000000" w:themeColor="text1"/>
                <w:sz w:val="18"/>
                <w:szCs w:val="18"/>
              </w:rPr>
            </w:pPr>
            <w:r w:rsidRPr="00CC0718">
              <w:rPr>
                <w:rFonts w:eastAsia="Calibri"/>
                <w:color w:val="000000" w:themeColor="text1"/>
                <w:sz w:val="18"/>
                <w:szCs w:val="18"/>
                <w:lang w:val="en-US"/>
              </w:rPr>
              <w:t>1.0000</w:t>
            </w:r>
          </w:p>
        </w:tc>
        <w:tc>
          <w:tcPr>
            <w:tcW w:w="1171" w:type="dxa"/>
            <w:tcBorders>
              <w:bottom w:val="single" w:color="8FB6EA" w:sz="6" w:space="0"/>
            </w:tcBorders>
            <w:shd w:val="clear" w:color="auto" w:fill="FFFFFF" w:themeFill="background1"/>
          </w:tcPr>
          <w:p w:rsidRPr="00CC0718" w:rsidR="4F814FF9" w:rsidP="4F814FF9" w:rsidRDefault="4F814FF9" w14:paraId="0FAAA4C3" w14:textId="02C4502D">
            <w:pPr>
              <w:spacing w:line="240" w:lineRule="auto"/>
              <w:rPr>
                <w:rFonts w:eastAsia="Calibri"/>
                <w:color w:val="000000" w:themeColor="text1"/>
                <w:sz w:val="18"/>
                <w:szCs w:val="18"/>
              </w:rPr>
            </w:pPr>
            <w:r w:rsidRPr="00CC0718">
              <w:rPr>
                <w:rFonts w:eastAsia="Calibri"/>
                <w:color w:val="000000" w:themeColor="text1"/>
                <w:sz w:val="18"/>
                <w:szCs w:val="18"/>
                <w:lang w:val="en-US"/>
              </w:rPr>
              <w:t>165</w:t>
            </w:r>
          </w:p>
        </w:tc>
        <w:tc>
          <w:tcPr>
            <w:tcW w:w="1171" w:type="dxa"/>
            <w:tcBorders>
              <w:bottom w:val="single" w:color="8FB6EA" w:sz="6" w:space="0"/>
            </w:tcBorders>
            <w:shd w:val="clear" w:color="auto" w:fill="FFFFFF" w:themeFill="background1"/>
          </w:tcPr>
          <w:p w:rsidRPr="00CC0718" w:rsidR="4F814FF9" w:rsidP="4F814FF9" w:rsidRDefault="4F814FF9" w14:paraId="440BA784" w14:textId="145FDE03">
            <w:pPr>
              <w:spacing w:line="240" w:lineRule="auto"/>
              <w:rPr>
                <w:rFonts w:eastAsia="Calibri"/>
                <w:color w:val="000000" w:themeColor="text1"/>
                <w:sz w:val="18"/>
                <w:szCs w:val="18"/>
              </w:rPr>
            </w:pPr>
            <w:r w:rsidRPr="00CC0718">
              <w:rPr>
                <w:rFonts w:eastAsia="Calibri"/>
                <w:color w:val="000000" w:themeColor="text1"/>
                <w:sz w:val="18"/>
                <w:szCs w:val="18"/>
                <w:lang w:val="en-US"/>
              </w:rPr>
              <w:t>0</w:t>
            </w:r>
          </w:p>
        </w:tc>
        <w:tc>
          <w:tcPr>
            <w:tcW w:w="1166" w:type="dxa"/>
            <w:tcBorders>
              <w:bottom w:val="single" w:color="8FB6EA" w:sz="6" w:space="0"/>
            </w:tcBorders>
            <w:shd w:val="clear" w:color="auto" w:fill="FFFFFF" w:themeFill="background1"/>
          </w:tcPr>
          <w:p w:rsidRPr="00CC0718" w:rsidR="4F814FF9" w:rsidP="4F814FF9" w:rsidRDefault="4F814FF9" w14:paraId="6C17D6BD" w14:textId="01044331">
            <w:pPr>
              <w:spacing w:line="240" w:lineRule="auto"/>
              <w:rPr>
                <w:rFonts w:eastAsia="Calibri"/>
                <w:color w:val="000000" w:themeColor="text1"/>
                <w:sz w:val="18"/>
                <w:szCs w:val="18"/>
              </w:rPr>
            </w:pPr>
            <w:r w:rsidRPr="00CC0718">
              <w:rPr>
                <w:rFonts w:eastAsia="Calibri"/>
                <w:color w:val="000000" w:themeColor="text1"/>
                <w:sz w:val="18"/>
                <w:szCs w:val="18"/>
                <w:lang w:val="en-US"/>
              </w:rPr>
              <w:t>0</w:t>
            </w:r>
          </w:p>
        </w:tc>
      </w:tr>
      <w:tr w:rsidRPr="00CC0718" w:rsidR="4F814FF9" w:rsidTr="4F814FF9" w14:paraId="34D2A399" w14:textId="77777777">
        <w:trPr>
          <w:trHeight w:val="300"/>
        </w:trPr>
        <w:tc>
          <w:tcPr>
            <w:tcW w:w="9358" w:type="dxa"/>
            <w:gridSpan w:val="8"/>
            <w:tcBorders>
              <w:top w:val="single" w:color="8FB6EA" w:sz="6" w:space="0"/>
            </w:tcBorders>
          </w:tcPr>
          <w:p w:rsidRPr="00CC0718" w:rsidR="4F814FF9" w:rsidP="4F814FF9" w:rsidRDefault="4F814FF9" w14:paraId="5C1044DD" w14:textId="43783155">
            <w:pPr>
              <w:spacing w:line="240" w:lineRule="auto"/>
              <w:rPr>
                <w:rFonts w:eastAsia="Calibri"/>
                <w:sz w:val="12"/>
                <w:szCs w:val="12"/>
              </w:rPr>
            </w:pPr>
          </w:p>
        </w:tc>
      </w:tr>
      <w:tr w:rsidRPr="00CC0718" w:rsidR="4F814FF9" w:rsidTr="4F814FF9" w14:paraId="5A095AD4" w14:textId="77777777">
        <w:trPr>
          <w:trHeight w:val="300"/>
        </w:trPr>
        <w:tc>
          <w:tcPr>
            <w:tcW w:w="9358" w:type="dxa"/>
            <w:gridSpan w:val="8"/>
            <w:tcBorders>
              <w:top w:val="single" w:color="8FB6EA" w:sz="6" w:space="0"/>
            </w:tcBorders>
            <w:shd w:val="clear" w:color="auto" w:fill="FFFFFF" w:themeFill="background1"/>
          </w:tcPr>
          <w:p w:rsidRPr="00CC0718" w:rsidR="4F814FF9" w:rsidP="4F814FF9" w:rsidRDefault="4F814FF9" w14:paraId="1DCB3765" w14:textId="0D890095">
            <w:pPr>
              <w:spacing w:line="240" w:lineRule="auto"/>
              <w:rPr>
                <w:rFonts w:eastAsia="Calibri"/>
                <w:color w:val="5C83B4"/>
                <w:sz w:val="24"/>
                <w:szCs w:val="24"/>
              </w:rPr>
            </w:pPr>
            <w:r w:rsidRPr="00CC0718">
              <w:rPr>
                <w:rFonts w:eastAsia="Calibri"/>
                <w:b/>
                <w:bCs/>
                <w:color w:val="5C83B4"/>
                <w:sz w:val="24"/>
                <w:szCs w:val="24"/>
                <w:lang w:val="en-US"/>
              </w:rPr>
              <w:t>Files\\Interview Transcript_P5</w:t>
            </w:r>
          </w:p>
        </w:tc>
      </w:tr>
      <w:tr w:rsidRPr="00CC0718" w:rsidR="4F814FF9" w:rsidTr="4F814FF9" w14:paraId="3550C0B7" w14:textId="77777777">
        <w:trPr>
          <w:trHeight w:val="300"/>
        </w:trPr>
        <w:tc>
          <w:tcPr>
            <w:tcW w:w="1166" w:type="dxa"/>
            <w:tcBorders>
              <w:bottom w:val="single" w:color="8FB6EA" w:sz="6" w:space="0"/>
            </w:tcBorders>
            <w:shd w:val="clear" w:color="auto" w:fill="FFFFFF" w:themeFill="background1"/>
          </w:tcPr>
          <w:p w:rsidRPr="00CC0718" w:rsidR="4F814FF9" w:rsidP="4F814FF9" w:rsidRDefault="4F814FF9" w14:paraId="2E72D946" w14:textId="12E58F23">
            <w:pPr>
              <w:spacing w:line="240" w:lineRule="auto"/>
              <w:rPr>
                <w:rFonts w:eastAsia="Calibri"/>
                <w:color w:val="000000" w:themeColor="text1"/>
                <w:sz w:val="18"/>
                <w:szCs w:val="18"/>
              </w:rPr>
            </w:pPr>
            <w:r w:rsidRPr="00CC0718">
              <w:rPr>
                <w:rFonts w:eastAsia="Calibri"/>
                <w:color w:val="000000" w:themeColor="text1"/>
                <w:sz w:val="18"/>
                <w:szCs w:val="18"/>
                <w:lang w:val="en-US"/>
              </w:rPr>
              <w:t>4042</w:t>
            </w:r>
          </w:p>
        </w:tc>
        <w:tc>
          <w:tcPr>
            <w:tcW w:w="1171" w:type="dxa"/>
            <w:tcBorders>
              <w:bottom w:val="single" w:color="8FB6EA" w:sz="6" w:space="0"/>
            </w:tcBorders>
            <w:shd w:val="clear" w:color="auto" w:fill="FFFFFF" w:themeFill="background1"/>
          </w:tcPr>
          <w:p w:rsidRPr="00CC0718" w:rsidR="4F814FF9" w:rsidP="4F814FF9" w:rsidRDefault="4F814FF9" w14:paraId="42C3E29F" w14:textId="40CC46F9">
            <w:pPr>
              <w:spacing w:line="240" w:lineRule="auto"/>
              <w:rPr>
                <w:rFonts w:eastAsia="Calibri"/>
                <w:color w:val="000000" w:themeColor="text1"/>
                <w:sz w:val="18"/>
                <w:szCs w:val="18"/>
              </w:rPr>
            </w:pPr>
            <w:r w:rsidRPr="00CC0718">
              <w:rPr>
                <w:rFonts w:eastAsia="Calibri"/>
                <w:color w:val="000000" w:themeColor="text1"/>
                <w:sz w:val="18"/>
                <w:szCs w:val="18"/>
                <w:lang w:val="en-US"/>
              </w:rPr>
              <w:t>229</w:t>
            </w:r>
          </w:p>
        </w:tc>
        <w:tc>
          <w:tcPr>
            <w:tcW w:w="1171" w:type="dxa"/>
            <w:tcBorders>
              <w:bottom w:val="single" w:color="8FB6EA" w:sz="6" w:space="0"/>
            </w:tcBorders>
            <w:shd w:val="clear" w:color="auto" w:fill="FFFFFF" w:themeFill="background1"/>
          </w:tcPr>
          <w:p w:rsidRPr="00CC0718" w:rsidR="4F814FF9" w:rsidP="4F814FF9" w:rsidRDefault="4F814FF9" w14:paraId="3248BB35" w14:textId="15B7E5DE">
            <w:pPr>
              <w:spacing w:line="240" w:lineRule="auto"/>
              <w:rPr>
                <w:rFonts w:eastAsia="Calibri"/>
                <w:color w:val="000000" w:themeColor="text1"/>
                <w:sz w:val="18"/>
                <w:szCs w:val="18"/>
              </w:rPr>
            </w:pPr>
            <w:r w:rsidRPr="00CC0718">
              <w:rPr>
                <w:rFonts w:eastAsia="Calibri"/>
                <w:color w:val="000000" w:themeColor="text1"/>
                <w:sz w:val="18"/>
                <w:szCs w:val="18"/>
                <w:lang w:val="en-US"/>
              </w:rPr>
              <w:t>87</w:t>
            </w:r>
          </w:p>
        </w:tc>
        <w:tc>
          <w:tcPr>
            <w:tcW w:w="2342" w:type="dxa"/>
            <w:gridSpan w:val="2"/>
            <w:tcBorders>
              <w:bottom w:val="single" w:color="8FB6EA" w:sz="6" w:space="0"/>
            </w:tcBorders>
            <w:shd w:val="clear" w:color="auto" w:fill="FFFFFF" w:themeFill="background1"/>
          </w:tcPr>
          <w:p w:rsidRPr="00CC0718" w:rsidR="4F814FF9" w:rsidP="4F814FF9" w:rsidRDefault="4F814FF9" w14:paraId="4C4933AF" w14:textId="714D3BB3">
            <w:pPr>
              <w:spacing w:line="240" w:lineRule="auto"/>
              <w:rPr>
                <w:rFonts w:eastAsia="Calibri"/>
                <w:color w:val="000000" w:themeColor="text1"/>
                <w:sz w:val="18"/>
                <w:szCs w:val="18"/>
              </w:rPr>
            </w:pPr>
            <w:r w:rsidRPr="00CC0718">
              <w:rPr>
                <w:rFonts w:eastAsia="Calibri"/>
                <w:color w:val="000000" w:themeColor="text1"/>
                <w:sz w:val="18"/>
                <w:szCs w:val="18"/>
                <w:lang w:val="en-US"/>
              </w:rPr>
              <w:t>1.0000</w:t>
            </w:r>
          </w:p>
        </w:tc>
        <w:tc>
          <w:tcPr>
            <w:tcW w:w="1171" w:type="dxa"/>
            <w:tcBorders>
              <w:bottom w:val="single" w:color="8FB6EA" w:sz="6" w:space="0"/>
            </w:tcBorders>
            <w:shd w:val="clear" w:color="auto" w:fill="FFFFFF" w:themeFill="background1"/>
          </w:tcPr>
          <w:p w:rsidRPr="00CC0718" w:rsidR="4F814FF9" w:rsidP="4F814FF9" w:rsidRDefault="4F814FF9" w14:paraId="2DE6419F" w14:textId="76E3FF55">
            <w:pPr>
              <w:spacing w:line="240" w:lineRule="auto"/>
              <w:rPr>
                <w:rFonts w:eastAsia="Calibri"/>
                <w:color w:val="000000" w:themeColor="text1"/>
                <w:sz w:val="18"/>
                <w:szCs w:val="18"/>
              </w:rPr>
            </w:pPr>
            <w:r w:rsidRPr="00CC0718">
              <w:rPr>
                <w:rFonts w:eastAsia="Calibri"/>
                <w:color w:val="000000" w:themeColor="text1"/>
                <w:sz w:val="18"/>
                <w:szCs w:val="18"/>
                <w:lang w:val="en-US"/>
              </w:rPr>
              <w:t>189</w:t>
            </w:r>
          </w:p>
        </w:tc>
        <w:tc>
          <w:tcPr>
            <w:tcW w:w="1171" w:type="dxa"/>
            <w:tcBorders>
              <w:bottom w:val="single" w:color="8FB6EA" w:sz="6" w:space="0"/>
            </w:tcBorders>
            <w:shd w:val="clear" w:color="auto" w:fill="FFFFFF" w:themeFill="background1"/>
          </w:tcPr>
          <w:p w:rsidRPr="00CC0718" w:rsidR="4F814FF9" w:rsidP="4F814FF9" w:rsidRDefault="4F814FF9" w14:paraId="3DF14684" w14:textId="294C08AE">
            <w:pPr>
              <w:spacing w:line="240" w:lineRule="auto"/>
              <w:rPr>
                <w:rFonts w:eastAsia="Calibri"/>
                <w:color w:val="000000" w:themeColor="text1"/>
                <w:sz w:val="18"/>
                <w:szCs w:val="18"/>
              </w:rPr>
            </w:pPr>
            <w:r w:rsidRPr="00CC0718">
              <w:rPr>
                <w:rFonts w:eastAsia="Calibri"/>
                <w:color w:val="000000" w:themeColor="text1"/>
                <w:sz w:val="18"/>
                <w:szCs w:val="18"/>
                <w:lang w:val="en-US"/>
              </w:rPr>
              <w:t>0</w:t>
            </w:r>
          </w:p>
        </w:tc>
        <w:tc>
          <w:tcPr>
            <w:tcW w:w="1166" w:type="dxa"/>
            <w:tcBorders>
              <w:bottom w:val="single" w:color="8FB6EA" w:sz="6" w:space="0"/>
            </w:tcBorders>
            <w:shd w:val="clear" w:color="auto" w:fill="FFFFFF" w:themeFill="background1"/>
          </w:tcPr>
          <w:p w:rsidRPr="00CC0718" w:rsidR="4F814FF9" w:rsidP="4F814FF9" w:rsidRDefault="4F814FF9" w14:paraId="79DAA34C" w14:textId="5611F249">
            <w:pPr>
              <w:spacing w:line="240" w:lineRule="auto"/>
              <w:rPr>
                <w:rFonts w:eastAsia="Calibri"/>
                <w:color w:val="000000" w:themeColor="text1"/>
                <w:sz w:val="18"/>
                <w:szCs w:val="18"/>
              </w:rPr>
            </w:pPr>
            <w:r w:rsidRPr="00CC0718">
              <w:rPr>
                <w:rFonts w:eastAsia="Calibri"/>
                <w:color w:val="000000" w:themeColor="text1"/>
                <w:sz w:val="18"/>
                <w:szCs w:val="18"/>
                <w:lang w:val="en-US"/>
              </w:rPr>
              <w:t>0</w:t>
            </w:r>
          </w:p>
        </w:tc>
      </w:tr>
      <w:tr w:rsidRPr="00CC0718" w:rsidR="4F814FF9" w:rsidTr="4F814FF9" w14:paraId="1C75BBE7" w14:textId="77777777">
        <w:trPr>
          <w:trHeight w:val="300"/>
        </w:trPr>
        <w:tc>
          <w:tcPr>
            <w:tcW w:w="9358" w:type="dxa"/>
            <w:gridSpan w:val="8"/>
            <w:tcBorders>
              <w:top w:val="single" w:color="8FB6EA" w:sz="6" w:space="0"/>
            </w:tcBorders>
          </w:tcPr>
          <w:p w:rsidRPr="00CC0718" w:rsidR="4F814FF9" w:rsidP="4F814FF9" w:rsidRDefault="4F814FF9" w14:paraId="2EB4F46B" w14:textId="0409243B">
            <w:pPr>
              <w:spacing w:line="240" w:lineRule="auto"/>
              <w:rPr>
                <w:rFonts w:eastAsia="Calibri"/>
                <w:sz w:val="12"/>
                <w:szCs w:val="12"/>
              </w:rPr>
            </w:pPr>
          </w:p>
        </w:tc>
      </w:tr>
      <w:tr w:rsidRPr="00CC0718" w:rsidR="4F814FF9" w:rsidTr="4F814FF9" w14:paraId="3B9CD125" w14:textId="77777777">
        <w:trPr>
          <w:trHeight w:val="300"/>
        </w:trPr>
        <w:tc>
          <w:tcPr>
            <w:tcW w:w="9358" w:type="dxa"/>
            <w:gridSpan w:val="8"/>
            <w:tcBorders>
              <w:top w:val="single" w:color="8FB6EA" w:sz="6" w:space="0"/>
            </w:tcBorders>
            <w:shd w:val="clear" w:color="auto" w:fill="FFFFFF" w:themeFill="background1"/>
          </w:tcPr>
          <w:p w:rsidRPr="00CC0718" w:rsidR="4F814FF9" w:rsidP="4F814FF9" w:rsidRDefault="4F814FF9" w14:paraId="3AC95390" w14:textId="5B10AC4A">
            <w:pPr>
              <w:spacing w:line="240" w:lineRule="auto"/>
              <w:rPr>
                <w:rFonts w:eastAsia="Calibri"/>
                <w:color w:val="5C83B4"/>
                <w:sz w:val="24"/>
                <w:szCs w:val="24"/>
              </w:rPr>
            </w:pPr>
            <w:r w:rsidRPr="00CC0718">
              <w:rPr>
                <w:rFonts w:eastAsia="Calibri"/>
                <w:b/>
                <w:bCs/>
                <w:color w:val="5C83B4"/>
                <w:sz w:val="24"/>
                <w:szCs w:val="24"/>
                <w:lang w:val="en-US"/>
              </w:rPr>
              <w:t>Files\\Interview Transcript_P6</w:t>
            </w:r>
          </w:p>
        </w:tc>
      </w:tr>
      <w:tr w:rsidRPr="00CC0718" w:rsidR="4F814FF9" w:rsidTr="4F814FF9" w14:paraId="65BB8584" w14:textId="77777777">
        <w:trPr>
          <w:trHeight w:val="300"/>
        </w:trPr>
        <w:tc>
          <w:tcPr>
            <w:tcW w:w="1166" w:type="dxa"/>
            <w:tcBorders>
              <w:bottom w:val="single" w:color="8FB6EA" w:sz="6" w:space="0"/>
            </w:tcBorders>
            <w:shd w:val="clear" w:color="auto" w:fill="FFFFFF" w:themeFill="background1"/>
          </w:tcPr>
          <w:p w:rsidRPr="00CC0718" w:rsidR="4F814FF9" w:rsidP="4F814FF9" w:rsidRDefault="4F814FF9" w14:paraId="16A29D57" w14:textId="09DF8D5A">
            <w:pPr>
              <w:spacing w:line="240" w:lineRule="auto"/>
              <w:rPr>
                <w:rFonts w:eastAsia="Calibri"/>
                <w:color w:val="000000" w:themeColor="text1"/>
                <w:sz w:val="18"/>
                <w:szCs w:val="18"/>
              </w:rPr>
            </w:pPr>
            <w:r w:rsidRPr="00CC0718">
              <w:rPr>
                <w:rFonts w:eastAsia="Calibri"/>
                <w:color w:val="000000" w:themeColor="text1"/>
                <w:sz w:val="18"/>
                <w:szCs w:val="18"/>
                <w:lang w:val="en-US"/>
              </w:rPr>
              <w:t>2986</w:t>
            </w:r>
          </w:p>
        </w:tc>
        <w:tc>
          <w:tcPr>
            <w:tcW w:w="1171" w:type="dxa"/>
            <w:tcBorders>
              <w:bottom w:val="single" w:color="8FB6EA" w:sz="6" w:space="0"/>
            </w:tcBorders>
            <w:shd w:val="clear" w:color="auto" w:fill="FFFFFF" w:themeFill="background1"/>
          </w:tcPr>
          <w:p w:rsidRPr="00CC0718" w:rsidR="4F814FF9" w:rsidP="4F814FF9" w:rsidRDefault="4F814FF9" w14:paraId="10831006" w14:textId="783B5674">
            <w:pPr>
              <w:spacing w:line="240" w:lineRule="auto"/>
              <w:rPr>
                <w:rFonts w:eastAsia="Calibri"/>
                <w:color w:val="000000" w:themeColor="text1"/>
                <w:sz w:val="18"/>
                <w:szCs w:val="18"/>
              </w:rPr>
            </w:pPr>
            <w:r w:rsidRPr="00CC0718">
              <w:rPr>
                <w:rFonts w:eastAsia="Calibri"/>
                <w:color w:val="000000" w:themeColor="text1"/>
                <w:sz w:val="18"/>
                <w:szCs w:val="18"/>
                <w:lang w:val="en-US"/>
              </w:rPr>
              <w:t>222</w:t>
            </w:r>
          </w:p>
        </w:tc>
        <w:tc>
          <w:tcPr>
            <w:tcW w:w="1171" w:type="dxa"/>
            <w:tcBorders>
              <w:bottom w:val="single" w:color="8FB6EA" w:sz="6" w:space="0"/>
            </w:tcBorders>
            <w:shd w:val="clear" w:color="auto" w:fill="FFFFFF" w:themeFill="background1"/>
          </w:tcPr>
          <w:p w:rsidRPr="00CC0718" w:rsidR="4F814FF9" w:rsidP="4F814FF9" w:rsidRDefault="4F814FF9" w14:paraId="46D092E0" w14:textId="364269A1">
            <w:pPr>
              <w:spacing w:line="240" w:lineRule="auto"/>
              <w:rPr>
                <w:rFonts w:eastAsia="Calibri"/>
                <w:color w:val="000000" w:themeColor="text1"/>
                <w:sz w:val="18"/>
                <w:szCs w:val="18"/>
              </w:rPr>
            </w:pPr>
            <w:r w:rsidRPr="00CC0718">
              <w:rPr>
                <w:rFonts w:eastAsia="Calibri"/>
                <w:color w:val="000000" w:themeColor="text1"/>
                <w:sz w:val="18"/>
                <w:szCs w:val="18"/>
                <w:lang w:val="en-US"/>
              </w:rPr>
              <w:t>68</w:t>
            </w:r>
          </w:p>
        </w:tc>
        <w:tc>
          <w:tcPr>
            <w:tcW w:w="2342" w:type="dxa"/>
            <w:gridSpan w:val="2"/>
            <w:tcBorders>
              <w:bottom w:val="single" w:color="8FB6EA" w:sz="6" w:space="0"/>
            </w:tcBorders>
            <w:shd w:val="clear" w:color="auto" w:fill="FFFFFF" w:themeFill="background1"/>
          </w:tcPr>
          <w:p w:rsidRPr="00CC0718" w:rsidR="4F814FF9" w:rsidP="4F814FF9" w:rsidRDefault="4F814FF9" w14:paraId="74B5B0DD" w14:textId="16FDBCAC">
            <w:pPr>
              <w:spacing w:line="240" w:lineRule="auto"/>
              <w:rPr>
                <w:rFonts w:eastAsia="Calibri"/>
                <w:color w:val="000000" w:themeColor="text1"/>
                <w:sz w:val="18"/>
                <w:szCs w:val="18"/>
              </w:rPr>
            </w:pPr>
            <w:r w:rsidRPr="00CC0718">
              <w:rPr>
                <w:rFonts w:eastAsia="Calibri"/>
                <w:color w:val="000000" w:themeColor="text1"/>
                <w:sz w:val="18"/>
                <w:szCs w:val="18"/>
                <w:lang w:val="en-US"/>
              </w:rPr>
              <w:t>1.0000</w:t>
            </w:r>
          </w:p>
        </w:tc>
        <w:tc>
          <w:tcPr>
            <w:tcW w:w="1171" w:type="dxa"/>
            <w:tcBorders>
              <w:bottom w:val="single" w:color="8FB6EA" w:sz="6" w:space="0"/>
            </w:tcBorders>
            <w:shd w:val="clear" w:color="auto" w:fill="FFFFFF" w:themeFill="background1"/>
          </w:tcPr>
          <w:p w:rsidRPr="00CC0718" w:rsidR="4F814FF9" w:rsidP="4F814FF9" w:rsidRDefault="4F814FF9" w14:paraId="6C9B3090" w14:textId="531A01CE">
            <w:pPr>
              <w:spacing w:line="240" w:lineRule="auto"/>
              <w:rPr>
                <w:rFonts w:eastAsia="Calibri"/>
                <w:color w:val="000000" w:themeColor="text1"/>
                <w:sz w:val="18"/>
                <w:szCs w:val="18"/>
              </w:rPr>
            </w:pPr>
            <w:r w:rsidRPr="00CC0718">
              <w:rPr>
                <w:rFonts w:eastAsia="Calibri"/>
                <w:color w:val="000000" w:themeColor="text1"/>
                <w:sz w:val="18"/>
                <w:szCs w:val="18"/>
                <w:lang w:val="en-US"/>
              </w:rPr>
              <w:t>99</w:t>
            </w:r>
          </w:p>
        </w:tc>
        <w:tc>
          <w:tcPr>
            <w:tcW w:w="1171" w:type="dxa"/>
            <w:tcBorders>
              <w:bottom w:val="single" w:color="8FB6EA" w:sz="6" w:space="0"/>
            </w:tcBorders>
            <w:shd w:val="clear" w:color="auto" w:fill="FFFFFF" w:themeFill="background1"/>
          </w:tcPr>
          <w:p w:rsidRPr="00CC0718" w:rsidR="4F814FF9" w:rsidP="4F814FF9" w:rsidRDefault="4F814FF9" w14:paraId="7CE0A08D" w14:textId="03F4F32C">
            <w:pPr>
              <w:spacing w:line="240" w:lineRule="auto"/>
              <w:rPr>
                <w:rFonts w:eastAsia="Calibri"/>
                <w:color w:val="000000" w:themeColor="text1"/>
                <w:sz w:val="18"/>
                <w:szCs w:val="18"/>
              </w:rPr>
            </w:pPr>
            <w:r w:rsidRPr="00CC0718">
              <w:rPr>
                <w:rFonts w:eastAsia="Calibri"/>
                <w:color w:val="000000" w:themeColor="text1"/>
                <w:sz w:val="18"/>
                <w:szCs w:val="18"/>
                <w:lang w:val="en-US"/>
              </w:rPr>
              <w:t>0</w:t>
            </w:r>
          </w:p>
        </w:tc>
        <w:tc>
          <w:tcPr>
            <w:tcW w:w="1166" w:type="dxa"/>
            <w:tcBorders>
              <w:bottom w:val="single" w:color="8FB6EA" w:sz="6" w:space="0"/>
            </w:tcBorders>
            <w:shd w:val="clear" w:color="auto" w:fill="FFFFFF" w:themeFill="background1"/>
          </w:tcPr>
          <w:p w:rsidRPr="00CC0718" w:rsidR="4F814FF9" w:rsidP="4F814FF9" w:rsidRDefault="4F814FF9" w14:paraId="4BC3CBDA" w14:textId="11F51329">
            <w:pPr>
              <w:spacing w:line="240" w:lineRule="auto"/>
              <w:rPr>
                <w:rFonts w:eastAsia="Calibri"/>
                <w:color w:val="000000" w:themeColor="text1"/>
                <w:sz w:val="18"/>
                <w:szCs w:val="18"/>
              </w:rPr>
            </w:pPr>
            <w:r w:rsidRPr="00CC0718">
              <w:rPr>
                <w:rFonts w:eastAsia="Calibri"/>
                <w:color w:val="000000" w:themeColor="text1"/>
                <w:sz w:val="18"/>
                <w:szCs w:val="18"/>
                <w:lang w:val="en-US"/>
              </w:rPr>
              <w:t>0</w:t>
            </w:r>
          </w:p>
        </w:tc>
      </w:tr>
      <w:tr w:rsidRPr="00CC0718" w:rsidR="4F814FF9" w:rsidTr="4F814FF9" w14:paraId="1D788387" w14:textId="77777777">
        <w:trPr>
          <w:trHeight w:val="300"/>
        </w:trPr>
        <w:tc>
          <w:tcPr>
            <w:tcW w:w="9358" w:type="dxa"/>
            <w:gridSpan w:val="8"/>
            <w:tcBorders>
              <w:top w:val="single" w:color="8FB6EA" w:sz="6" w:space="0"/>
            </w:tcBorders>
          </w:tcPr>
          <w:p w:rsidRPr="00CC0718" w:rsidR="4F814FF9" w:rsidP="4F814FF9" w:rsidRDefault="4F814FF9" w14:paraId="36C2281C" w14:textId="544A7FAA">
            <w:pPr>
              <w:spacing w:line="240" w:lineRule="auto"/>
              <w:rPr>
                <w:rFonts w:eastAsia="Calibri"/>
                <w:sz w:val="12"/>
                <w:szCs w:val="12"/>
              </w:rPr>
            </w:pPr>
          </w:p>
        </w:tc>
      </w:tr>
      <w:tr w:rsidRPr="00CC0718" w:rsidR="4F814FF9" w:rsidTr="4F814FF9" w14:paraId="21D097B2" w14:textId="77777777">
        <w:trPr>
          <w:trHeight w:val="300"/>
        </w:trPr>
        <w:tc>
          <w:tcPr>
            <w:tcW w:w="9358" w:type="dxa"/>
            <w:gridSpan w:val="8"/>
            <w:tcBorders>
              <w:top w:val="single" w:color="8FB6EA" w:sz="6" w:space="0"/>
            </w:tcBorders>
            <w:shd w:val="clear" w:color="auto" w:fill="FFFFFF" w:themeFill="background1"/>
          </w:tcPr>
          <w:p w:rsidRPr="00CC0718" w:rsidR="4F814FF9" w:rsidP="4F814FF9" w:rsidRDefault="4F814FF9" w14:paraId="2237464A" w14:textId="3A43AA56">
            <w:pPr>
              <w:spacing w:line="240" w:lineRule="auto"/>
              <w:rPr>
                <w:rFonts w:eastAsia="Calibri"/>
                <w:color w:val="5C83B4"/>
                <w:sz w:val="24"/>
                <w:szCs w:val="24"/>
              </w:rPr>
            </w:pPr>
            <w:r w:rsidRPr="00CC0718">
              <w:rPr>
                <w:rFonts w:eastAsia="Calibri"/>
                <w:b/>
                <w:bCs/>
                <w:color w:val="5C83B4"/>
                <w:sz w:val="24"/>
                <w:szCs w:val="24"/>
                <w:lang w:val="en-US"/>
              </w:rPr>
              <w:t>Files\\Interview Transcript_P7</w:t>
            </w:r>
          </w:p>
        </w:tc>
      </w:tr>
      <w:tr w:rsidRPr="00CC0718" w:rsidR="4F814FF9" w:rsidTr="4F814FF9" w14:paraId="136BF760" w14:textId="77777777">
        <w:trPr>
          <w:trHeight w:val="300"/>
        </w:trPr>
        <w:tc>
          <w:tcPr>
            <w:tcW w:w="1166" w:type="dxa"/>
            <w:tcBorders>
              <w:bottom w:val="single" w:color="8FB6EA" w:sz="6" w:space="0"/>
            </w:tcBorders>
            <w:shd w:val="clear" w:color="auto" w:fill="FFFFFF" w:themeFill="background1"/>
          </w:tcPr>
          <w:p w:rsidRPr="00CC0718" w:rsidR="4F814FF9" w:rsidP="4F814FF9" w:rsidRDefault="4F814FF9" w14:paraId="605B5ECA" w14:textId="711952D9">
            <w:pPr>
              <w:spacing w:line="240" w:lineRule="auto"/>
              <w:rPr>
                <w:rFonts w:eastAsia="Calibri"/>
                <w:color w:val="000000" w:themeColor="text1"/>
                <w:sz w:val="18"/>
                <w:szCs w:val="18"/>
              </w:rPr>
            </w:pPr>
            <w:r w:rsidRPr="00CC0718">
              <w:rPr>
                <w:rFonts w:eastAsia="Calibri"/>
                <w:color w:val="000000" w:themeColor="text1"/>
                <w:sz w:val="18"/>
                <w:szCs w:val="18"/>
                <w:lang w:val="en-US"/>
              </w:rPr>
              <w:t>5553</w:t>
            </w:r>
          </w:p>
        </w:tc>
        <w:tc>
          <w:tcPr>
            <w:tcW w:w="1171" w:type="dxa"/>
            <w:tcBorders>
              <w:bottom w:val="single" w:color="8FB6EA" w:sz="6" w:space="0"/>
            </w:tcBorders>
            <w:shd w:val="clear" w:color="auto" w:fill="FFFFFF" w:themeFill="background1"/>
          </w:tcPr>
          <w:p w:rsidRPr="00CC0718" w:rsidR="4F814FF9" w:rsidP="4F814FF9" w:rsidRDefault="4F814FF9" w14:paraId="1890CDB8" w14:textId="70C72970">
            <w:pPr>
              <w:spacing w:line="240" w:lineRule="auto"/>
              <w:rPr>
                <w:rFonts w:eastAsia="Calibri"/>
                <w:color w:val="000000" w:themeColor="text1"/>
                <w:sz w:val="18"/>
                <w:szCs w:val="18"/>
              </w:rPr>
            </w:pPr>
            <w:r w:rsidRPr="00CC0718">
              <w:rPr>
                <w:rFonts w:eastAsia="Calibri"/>
                <w:color w:val="000000" w:themeColor="text1"/>
                <w:sz w:val="18"/>
                <w:szCs w:val="18"/>
                <w:lang w:val="en-US"/>
              </w:rPr>
              <w:t>253</w:t>
            </w:r>
          </w:p>
        </w:tc>
        <w:tc>
          <w:tcPr>
            <w:tcW w:w="1171" w:type="dxa"/>
            <w:tcBorders>
              <w:bottom w:val="single" w:color="8FB6EA" w:sz="6" w:space="0"/>
            </w:tcBorders>
            <w:shd w:val="clear" w:color="auto" w:fill="FFFFFF" w:themeFill="background1"/>
          </w:tcPr>
          <w:p w:rsidRPr="00CC0718" w:rsidR="4F814FF9" w:rsidP="4F814FF9" w:rsidRDefault="4F814FF9" w14:paraId="617D52F2" w14:textId="3239F570">
            <w:pPr>
              <w:spacing w:line="240" w:lineRule="auto"/>
              <w:rPr>
                <w:rFonts w:eastAsia="Calibri"/>
                <w:color w:val="000000" w:themeColor="text1"/>
                <w:sz w:val="18"/>
                <w:szCs w:val="18"/>
              </w:rPr>
            </w:pPr>
            <w:r w:rsidRPr="00CC0718">
              <w:rPr>
                <w:rFonts w:eastAsia="Calibri"/>
                <w:color w:val="000000" w:themeColor="text1"/>
                <w:sz w:val="18"/>
                <w:szCs w:val="18"/>
                <w:lang w:val="en-US"/>
              </w:rPr>
              <w:t>277</w:t>
            </w:r>
          </w:p>
        </w:tc>
        <w:tc>
          <w:tcPr>
            <w:tcW w:w="2342" w:type="dxa"/>
            <w:gridSpan w:val="2"/>
            <w:tcBorders>
              <w:bottom w:val="single" w:color="8FB6EA" w:sz="6" w:space="0"/>
            </w:tcBorders>
            <w:shd w:val="clear" w:color="auto" w:fill="FFFFFF" w:themeFill="background1"/>
          </w:tcPr>
          <w:p w:rsidRPr="00CC0718" w:rsidR="4F814FF9" w:rsidP="4F814FF9" w:rsidRDefault="4F814FF9" w14:paraId="1512C3CC" w14:textId="2703A7AE">
            <w:pPr>
              <w:spacing w:line="240" w:lineRule="auto"/>
              <w:rPr>
                <w:rFonts w:eastAsia="Calibri"/>
                <w:color w:val="000000" w:themeColor="text1"/>
                <w:sz w:val="18"/>
                <w:szCs w:val="18"/>
              </w:rPr>
            </w:pPr>
            <w:r w:rsidRPr="00CC0718">
              <w:rPr>
                <w:rFonts w:eastAsia="Calibri"/>
                <w:color w:val="000000" w:themeColor="text1"/>
                <w:sz w:val="18"/>
                <w:szCs w:val="18"/>
                <w:lang w:val="en-US"/>
              </w:rPr>
              <w:t>1.0000</w:t>
            </w:r>
          </w:p>
        </w:tc>
        <w:tc>
          <w:tcPr>
            <w:tcW w:w="1171" w:type="dxa"/>
            <w:tcBorders>
              <w:bottom w:val="single" w:color="8FB6EA" w:sz="6" w:space="0"/>
            </w:tcBorders>
            <w:shd w:val="clear" w:color="auto" w:fill="FFFFFF" w:themeFill="background1"/>
          </w:tcPr>
          <w:p w:rsidRPr="00CC0718" w:rsidR="4F814FF9" w:rsidP="4F814FF9" w:rsidRDefault="4F814FF9" w14:paraId="01344F9A" w14:textId="106A5956">
            <w:pPr>
              <w:spacing w:line="240" w:lineRule="auto"/>
              <w:rPr>
                <w:rFonts w:eastAsia="Calibri"/>
                <w:color w:val="000000" w:themeColor="text1"/>
                <w:sz w:val="18"/>
                <w:szCs w:val="18"/>
              </w:rPr>
            </w:pPr>
            <w:r w:rsidRPr="00CC0718">
              <w:rPr>
                <w:rFonts w:eastAsia="Calibri"/>
                <w:color w:val="000000" w:themeColor="text1"/>
                <w:sz w:val="18"/>
                <w:szCs w:val="18"/>
                <w:lang w:val="en-US"/>
              </w:rPr>
              <w:t>530</w:t>
            </w:r>
          </w:p>
        </w:tc>
        <w:tc>
          <w:tcPr>
            <w:tcW w:w="1171" w:type="dxa"/>
            <w:tcBorders>
              <w:bottom w:val="single" w:color="8FB6EA" w:sz="6" w:space="0"/>
            </w:tcBorders>
            <w:shd w:val="clear" w:color="auto" w:fill="FFFFFF" w:themeFill="background1"/>
          </w:tcPr>
          <w:p w:rsidRPr="00CC0718" w:rsidR="4F814FF9" w:rsidP="4F814FF9" w:rsidRDefault="4F814FF9" w14:paraId="13169E92" w14:textId="1E04A377">
            <w:pPr>
              <w:spacing w:line="240" w:lineRule="auto"/>
              <w:rPr>
                <w:rFonts w:eastAsia="Calibri"/>
                <w:color w:val="000000" w:themeColor="text1"/>
                <w:sz w:val="18"/>
                <w:szCs w:val="18"/>
              </w:rPr>
            </w:pPr>
            <w:r w:rsidRPr="00CC0718">
              <w:rPr>
                <w:rFonts w:eastAsia="Calibri"/>
                <w:color w:val="000000" w:themeColor="text1"/>
                <w:sz w:val="18"/>
                <w:szCs w:val="18"/>
                <w:lang w:val="en-US"/>
              </w:rPr>
              <w:t>0</w:t>
            </w:r>
          </w:p>
        </w:tc>
        <w:tc>
          <w:tcPr>
            <w:tcW w:w="1166" w:type="dxa"/>
            <w:tcBorders>
              <w:bottom w:val="single" w:color="8FB6EA" w:sz="6" w:space="0"/>
            </w:tcBorders>
            <w:shd w:val="clear" w:color="auto" w:fill="FFFFFF" w:themeFill="background1"/>
          </w:tcPr>
          <w:p w:rsidRPr="00CC0718" w:rsidR="4F814FF9" w:rsidP="4F814FF9" w:rsidRDefault="4F814FF9" w14:paraId="1FEA1487" w14:textId="554A961F">
            <w:pPr>
              <w:spacing w:line="240" w:lineRule="auto"/>
              <w:rPr>
                <w:rFonts w:eastAsia="Calibri"/>
                <w:color w:val="000000" w:themeColor="text1"/>
                <w:sz w:val="18"/>
                <w:szCs w:val="18"/>
              </w:rPr>
            </w:pPr>
            <w:r w:rsidRPr="00CC0718">
              <w:rPr>
                <w:rFonts w:eastAsia="Calibri"/>
                <w:color w:val="000000" w:themeColor="text1"/>
                <w:sz w:val="18"/>
                <w:szCs w:val="18"/>
                <w:lang w:val="en-US"/>
              </w:rPr>
              <w:t>0</w:t>
            </w:r>
          </w:p>
        </w:tc>
      </w:tr>
      <w:tr w:rsidRPr="00CC0718" w:rsidR="4F814FF9" w:rsidTr="4F814FF9" w14:paraId="75389A8F" w14:textId="77777777">
        <w:trPr>
          <w:trHeight w:val="300"/>
        </w:trPr>
        <w:tc>
          <w:tcPr>
            <w:tcW w:w="9358" w:type="dxa"/>
            <w:gridSpan w:val="8"/>
            <w:tcBorders>
              <w:top w:val="single" w:color="8FB6EA" w:sz="6" w:space="0"/>
            </w:tcBorders>
          </w:tcPr>
          <w:p w:rsidRPr="00CC0718" w:rsidR="4F814FF9" w:rsidP="4F814FF9" w:rsidRDefault="4F814FF9" w14:paraId="0B61B117" w14:textId="736B9845">
            <w:pPr>
              <w:spacing w:line="240" w:lineRule="auto"/>
              <w:rPr>
                <w:rFonts w:eastAsia="Calibri"/>
                <w:sz w:val="12"/>
                <w:szCs w:val="12"/>
              </w:rPr>
            </w:pPr>
          </w:p>
        </w:tc>
      </w:tr>
      <w:tr w:rsidRPr="00CC0718" w:rsidR="4F814FF9" w:rsidTr="4F814FF9" w14:paraId="36E90AA2" w14:textId="77777777">
        <w:trPr>
          <w:trHeight w:val="300"/>
        </w:trPr>
        <w:tc>
          <w:tcPr>
            <w:tcW w:w="9358" w:type="dxa"/>
            <w:gridSpan w:val="8"/>
            <w:tcBorders>
              <w:top w:val="single" w:color="8FB6EA" w:sz="6" w:space="0"/>
            </w:tcBorders>
            <w:shd w:val="clear" w:color="auto" w:fill="FFFFFF" w:themeFill="background1"/>
          </w:tcPr>
          <w:p w:rsidRPr="00CC0718" w:rsidR="4F814FF9" w:rsidP="4F814FF9" w:rsidRDefault="4F814FF9" w14:paraId="31C8758C" w14:textId="69E84918">
            <w:pPr>
              <w:spacing w:line="240" w:lineRule="auto"/>
              <w:rPr>
                <w:rFonts w:eastAsia="Calibri"/>
                <w:color w:val="5C83B4"/>
                <w:sz w:val="24"/>
                <w:szCs w:val="24"/>
              </w:rPr>
            </w:pPr>
            <w:r w:rsidRPr="00CC0718">
              <w:rPr>
                <w:rFonts w:eastAsia="Calibri"/>
                <w:b/>
                <w:bCs/>
                <w:color w:val="5C83B4"/>
                <w:sz w:val="24"/>
                <w:szCs w:val="24"/>
                <w:lang w:val="en-US"/>
              </w:rPr>
              <w:t>Files\\Interview Transcript_P8</w:t>
            </w:r>
          </w:p>
        </w:tc>
      </w:tr>
      <w:tr w:rsidRPr="00CC0718" w:rsidR="4F814FF9" w:rsidTr="4F814FF9" w14:paraId="511D7525" w14:textId="77777777">
        <w:trPr>
          <w:trHeight w:val="300"/>
        </w:trPr>
        <w:tc>
          <w:tcPr>
            <w:tcW w:w="1166" w:type="dxa"/>
            <w:tcBorders>
              <w:bottom w:val="single" w:color="8FB6EA" w:sz="6" w:space="0"/>
            </w:tcBorders>
            <w:shd w:val="clear" w:color="auto" w:fill="FFFFFF" w:themeFill="background1"/>
          </w:tcPr>
          <w:p w:rsidRPr="00CC0718" w:rsidR="4F814FF9" w:rsidP="4F814FF9" w:rsidRDefault="4F814FF9" w14:paraId="605406D6" w14:textId="1942A2DB">
            <w:pPr>
              <w:spacing w:line="240" w:lineRule="auto"/>
              <w:rPr>
                <w:rFonts w:eastAsia="Calibri"/>
                <w:color w:val="000000" w:themeColor="text1"/>
                <w:sz w:val="18"/>
                <w:szCs w:val="18"/>
              </w:rPr>
            </w:pPr>
            <w:r w:rsidRPr="00CC0718">
              <w:rPr>
                <w:rFonts w:eastAsia="Calibri"/>
                <w:color w:val="000000" w:themeColor="text1"/>
                <w:sz w:val="18"/>
                <w:szCs w:val="18"/>
                <w:lang w:val="en-US"/>
              </w:rPr>
              <w:t>4376</w:t>
            </w:r>
          </w:p>
        </w:tc>
        <w:tc>
          <w:tcPr>
            <w:tcW w:w="1171" w:type="dxa"/>
            <w:tcBorders>
              <w:bottom w:val="single" w:color="8FB6EA" w:sz="6" w:space="0"/>
            </w:tcBorders>
            <w:shd w:val="clear" w:color="auto" w:fill="FFFFFF" w:themeFill="background1"/>
          </w:tcPr>
          <w:p w:rsidRPr="00CC0718" w:rsidR="4F814FF9" w:rsidP="4F814FF9" w:rsidRDefault="4F814FF9" w14:paraId="4A834772" w14:textId="6B2700E9">
            <w:pPr>
              <w:spacing w:line="240" w:lineRule="auto"/>
              <w:rPr>
                <w:rFonts w:eastAsia="Calibri"/>
                <w:color w:val="000000" w:themeColor="text1"/>
                <w:sz w:val="18"/>
                <w:szCs w:val="18"/>
              </w:rPr>
            </w:pPr>
            <w:r w:rsidRPr="00CC0718">
              <w:rPr>
                <w:rFonts w:eastAsia="Calibri"/>
                <w:color w:val="000000" w:themeColor="text1"/>
                <w:sz w:val="18"/>
                <w:szCs w:val="18"/>
                <w:lang w:val="en-US"/>
              </w:rPr>
              <w:t>257</w:t>
            </w:r>
          </w:p>
        </w:tc>
        <w:tc>
          <w:tcPr>
            <w:tcW w:w="1171" w:type="dxa"/>
            <w:tcBorders>
              <w:bottom w:val="single" w:color="8FB6EA" w:sz="6" w:space="0"/>
            </w:tcBorders>
            <w:shd w:val="clear" w:color="auto" w:fill="FFFFFF" w:themeFill="background1"/>
          </w:tcPr>
          <w:p w:rsidRPr="00CC0718" w:rsidR="4F814FF9" w:rsidP="4F814FF9" w:rsidRDefault="4F814FF9" w14:paraId="6082EB21" w14:textId="13952FD7">
            <w:pPr>
              <w:spacing w:line="240" w:lineRule="auto"/>
              <w:rPr>
                <w:rFonts w:eastAsia="Calibri"/>
                <w:color w:val="000000" w:themeColor="text1"/>
                <w:sz w:val="18"/>
                <w:szCs w:val="18"/>
              </w:rPr>
            </w:pPr>
            <w:r w:rsidRPr="00CC0718">
              <w:rPr>
                <w:rFonts w:eastAsia="Calibri"/>
                <w:color w:val="000000" w:themeColor="text1"/>
                <w:sz w:val="18"/>
                <w:szCs w:val="18"/>
                <w:lang w:val="en-US"/>
              </w:rPr>
              <w:t>318</w:t>
            </w:r>
          </w:p>
        </w:tc>
        <w:tc>
          <w:tcPr>
            <w:tcW w:w="2342" w:type="dxa"/>
            <w:gridSpan w:val="2"/>
            <w:tcBorders>
              <w:bottom w:val="single" w:color="8FB6EA" w:sz="6" w:space="0"/>
            </w:tcBorders>
            <w:shd w:val="clear" w:color="auto" w:fill="FFFFFF" w:themeFill="background1"/>
          </w:tcPr>
          <w:p w:rsidRPr="00CC0718" w:rsidR="4F814FF9" w:rsidP="4F814FF9" w:rsidRDefault="4F814FF9" w14:paraId="6375E737" w14:textId="5843D831">
            <w:pPr>
              <w:spacing w:line="240" w:lineRule="auto"/>
              <w:rPr>
                <w:rFonts w:eastAsia="Calibri"/>
                <w:color w:val="000000" w:themeColor="text1"/>
                <w:sz w:val="18"/>
                <w:szCs w:val="18"/>
              </w:rPr>
            </w:pPr>
            <w:r w:rsidRPr="00CC0718">
              <w:rPr>
                <w:rFonts w:eastAsia="Calibri"/>
                <w:color w:val="000000" w:themeColor="text1"/>
                <w:sz w:val="18"/>
                <w:szCs w:val="18"/>
                <w:lang w:val="en-US"/>
              </w:rPr>
              <w:t>1.0000</w:t>
            </w:r>
          </w:p>
        </w:tc>
        <w:tc>
          <w:tcPr>
            <w:tcW w:w="1171" w:type="dxa"/>
            <w:tcBorders>
              <w:bottom w:val="single" w:color="8FB6EA" w:sz="6" w:space="0"/>
            </w:tcBorders>
            <w:shd w:val="clear" w:color="auto" w:fill="FFFFFF" w:themeFill="background1"/>
          </w:tcPr>
          <w:p w:rsidRPr="00CC0718" w:rsidR="4F814FF9" w:rsidP="4F814FF9" w:rsidRDefault="4F814FF9" w14:paraId="48E13062" w14:textId="78A7E6A7">
            <w:pPr>
              <w:spacing w:line="240" w:lineRule="auto"/>
              <w:rPr>
                <w:rFonts w:eastAsia="Calibri"/>
                <w:color w:val="000000" w:themeColor="text1"/>
                <w:sz w:val="18"/>
                <w:szCs w:val="18"/>
              </w:rPr>
            </w:pPr>
            <w:r w:rsidRPr="00CC0718">
              <w:rPr>
                <w:rFonts w:eastAsia="Calibri"/>
                <w:color w:val="000000" w:themeColor="text1"/>
                <w:sz w:val="18"/>
                <w:szCs w:val="18"/>
                <w:lang w:val="en-US"/>
              </w:rPr>
              <w:t>511</w:t>
            </w:r>
          </w:p>
        </w:tc>
        <w:tc>
          <w:tcPr>
            <w:tcW w:w="1171" w:type="dxa"/>
            <w:tcBorders>
              <w:bottom w:val="single" w:color="8FB6EA" w:sz="6" w:space="0"/>
            </w:tcBorders>
            <w:shd w:val="clear" w:color="auto" w:fill="FFFFFF" w:themeFill="background1"/>
          </w:tcPr>
          <w:p w:rsidRPr="00CC0718" w:rsidR="4F814FF9" w:rsidP="4F814FF9" w:rsidRDefault="4F814FF9" w14:paraId="5AAE9610" w14:textId="775E0D61">
            <w:pPr>
              <w:spacing w:line="240" w:lineRule="auto"/>
              <w:rPr>
                <w:rFonts w:eastAsia="Calibri"/>
                <w:color w:val="000000" w:themeColor="text1"/>
                <w:sz w:val="18"/>
                <w:szCs w:val="18"/>
              </w:rPr>
            </w:pPr>
            <w:r w:rsidRPr="00CC0718">
              <w:rPr>
                <w:rFonts w:eastAsia="Calibri"/>
                <w:color w:val="000000" w:themeColor="text1"/>
                <w:sz w:val="18"/>
                <w:szCs w:val="18"/>
                <w:lang w:val="en-US"/>
              </w:rPr>
              <w:t>0</w:t>
            </w:r>
          </w:p>
        </w:tc>
        <w:tc>
          <w:tcPr>
            <w:tcW w:w="1166" w:type="dxa"/>
            <w:tcBorders>
              <w:bottom w:val="single" w:color="8FB6EA" w:sz="6" w:space="0"/>
            </w:tcBorders>
            <w:shd w:val="clear" w:color="auto" w:fill="FFFFFF" w:themeFill="background1"/>
          </w:tcPr>
          <w:p w:rsidRPr="00CC0718" w:rsidR="4F814FF9" w:rsidP="4F814FF9" w:rsidRDefault="4F814FF9" w14:paraId="2DF0F3DC" w14:textId="1EFB495A">
            <w:pPr>
              <w:spacing w:line="240" w:lineRule="auto"/>
              <w:rPr>
                <w:rFonts w:eastAsia="Calibri"/>
                <w:color w:val="000000" w:themeColor="text1"/>
                <w:sz w:val="18"/>
                <w:szCs w:val="18"/>
              </w:rPr>
            </w:pPr>
            <w:r w:rsidRPr="00CC0718">
              <w:rPr>
                <w:rFonts w:eastAsia="Calibri"/>
                <w:color w:val="000000" w:themeColor="text1"/>
                <w:sz w:val="18"/>
                <w:szCs w:val="18"/>
                <w:lang w:val="en-US"/>
              </w:rPr>
              <w:t>0</w:t>
            </w:r>
          </w:p>
        </w:tc>
      </w:tr>
      <w:tr w:rsidRPr="00CC0718" w:rsidR="4F814FF9" w:rsidTr="4F814FF9" w14:paraId="04AC08C7" w14:textId="77777777">
        <w:trPr>
          <w:trHeight w:val="300"/>
        </w:trPr>
        <w:tc>
          <w:tcPr>
            <w:tcW w:w="9358" w:type="dxa"/>
            <w:gridSpan w:val="8"/>
            <w:tcBorders>
              <w:top w:val="single" w:color="8FB6EA" w:sz="6" w:space="0"/>
            </w:tcBorders>
          </w:tcPr>
          <w:p w:rsidRPr="00CC0718" w:rsidR="4F814FF9" w:rsidP="4F814FF9" w:rsidRDefault="4F814FF9" w14:paraId="4B099C19" w14:textId="3953EDE3">
            <w:pPr>
              <w:spacing w:line="240" w:lineRule="auto"/>
              <w:rPr>
                <w:rFonts w:eastAsia="Calibri"/>
                <w:sz w:val="12"/>
                <w:szCs w:val="12"/>
              </w:rPr>
            </w:pPr>
          </w:p>
        </w:tc>
      </w:tr>
      <w:tr w:rsidRPr="00CC0718" w:rsidR="4F814FF9" w:rsidTr="4F814FF9" w14:paraId="30E738CB" w14:textId="77777777">
        <w:trPr>
          <w:trHeight w:val="300"/>
        </w:trPr>
        <w:tc>
          <w:tcPr>
            <w:tcW w:w="4679" w:type="dxa"/>
            <w:gridSpan w:val="4"/>
            <w:tcBorders>
              <w:top w:val="single" w:color="8FB6EA" w:sz="6" w:space="0"/>
            </w:tcBorders>
            <w:shd w:val="clear" w:color="auto" w:fill="FFFFFF" w:themeFill="background1"/>
          </w:tcPr>
          <w:p w:rsidRPr="00CC0718" w:rsidR="4F814FF9" w:rsidP="4F814FF9" w:rsidRDefault="4F814FF9" w14:paraId="0C14FC7A" w14:textId="6FBA313C">
            <w:pPr>
              <w:spacing w:line="240" w:lineRule="auto"/>
              <w:jc w:val="right"/>
              <w:rPr>
                <w:rFonts w:eastAsia="Calibri"/>
                <w:color w:val="000066"/>
                <w:sz w:val="16"/>
                <w:szCs w:val="16"/>
              </w:rPr>
            </w:pPr>
            <w:r w:rsidRPr="00CC0718">
              <w:rPr>
                <w:rFonts w:eastAsia="Calibri"/>
                <w:color w:val="000066"/>
                <w:sz w:val="16"/>
                <w:szCs w:val="16"/>
                <w:lang w:val="en-US"/>
              </w:rPr>
              <w:t>Formatted Reports\\File Summary Formatted Report</w:t>
            </w:r>
          </w:p>
        </w:tc>
        <w:tc>
          <w:tcPr>
            <w:tcW w:w="4679" w:type="dxa"/>
            <w:gridSpan w:val="4"/>
            <w:tcBorders>
              <w:top w:val="single" w:color="8FB6EA" w:sz="6" w:space="0"/>
            </w:tcBorders>
            <w:shd w:val="clear" w:color="auto" w:fill="FFFFFF" w:themeFill="background1"/>
          </w:tcPr>
          <w:p w:rsidRPr="00CC0718" w:rsidR="4F814FF9" w:rsidP="4F814FF9" w:rsidRDefault="4F814FF9" w14:paraId="087D7362" w14:textId="7951DE72">
            <w:pPr>
              <w:spacing w:line="240" w:lineRule="auto"/>
              <w:jc w:val="right"/>
              <w:rPr>
                <w:rFonts w:eastAsia="Calibri"/>
                <w:color w:val="000066"/>
                <w:sz w:val="16"/>
                <w:szCs w:val="16"/>
              </w:rPr>
            </w:pPr>
            <w:r w:rsidRPr="00CC0718">
              <w:rPr>
                <w:rFonts w:eastAsia="Calibri"/>
                <w:color w:val="000066"/>
                <w:sz w:val="16"/>
                <w:szCs w:val="16"/>
                <w:lang w:val="en-US"/>
              </w:rPr>
              <w:t>Page 1 of 2</w:t>
            </w:r>
          </w:p>
        </w:tc>
      </w:tr>
      <w:tr w:rsidRPr="00CC0718" w:rsidR="4F814FF9" w:rsidTr="4F814FF9" w14:paraId="32342F0D" w14:textId="77777777">
        <w:trPr>
          <w:trHeight w:val="300"/>
        </w:trPr>
        <w:tc>
          <w:tcPr>
            <w:tcW w:w="9358" w:type="dxa"/>
            <w:gridSpan w:val="8"/>
            <w:shd w:val="clear" w:color="auto" w:fill="FFFFFF" w:themeFill="background1"/>
            <w:vAlign w:val="center"/>
          </w:tcPr>
          <w:p w:rsidRPr="00CC0718" w:rsidR="4F814FF9" w:rsidP="4F814FF9" w:rsidRDefault="4F814FF9" w14:paraId="7412ABB3" w14:textId="297D9647">
            <w:pPr>
              <w:spacing w:line="240" w:lineRule="auto"/>
              <w:jc w:val="right"/>
              <w:rPr>
                <w:rFonts w:eastAsia="Calibri"/>
                <w:color w:val="000066"/>
                <w:sz w:val="16"/>
                <w:szCs w:val="16"/>
              </w:rPr>
            </w:pPr>
            <w:r w:rsidRPr="00CC0718">
              <w:rPr>
                <w:rFonts w:eastAsia="Calibri"/>
                <w:color w:val="000066"/>
                <w:sz w:val="16"/>
                <w:szCs w:val="16"/>
                <w:lang w:val="en-US"/>
              </w:rPr>
              <w:t>11/13/2024 12:51 PM</w:t>
            </w:r>
          </w:p>
        </w:tc>
      </w:tr>
      <w:tr w:rsidRPr="00CC0718" w:rsidR="4F814FF9" w:rsidTr="4F814FF9" w14:paraId="2582B14F" w14:textId="77777777">
        <w:trPr>
          <w:trHeight w:val="300"/>
        </w:trPr>
        <w:tc>
          <w:tcPr>
            <w:tcW w:w="1166" w:type="dxa"/>
            <w:shd w:val="clear" w:color="auto" w:fill="8FB6EA"/>
          </w:tcPr>
          <w:p w:rsidRPr="00CC0718" w:rsidR="4F814FF9" w:rsidP="4F814FF9" w:rsidRDefault="4F814FF9" w14:paraId="7871E1C6" w14:textId="39CACF35">
            <w:pPr>
              <w:spacing w:line="240" w:lineRule="auto"/>
              <w:rPr>
                <w:rFonts w:eastAsia="Calibri"/>
                <w:color w:val="000066"/>
                <w:sz w:val="18"/>
                <w:szCs w:val="18"/>
              </w:rPr>
            </w:pPr>
            <w:r w:rsidRPr="00CC0718">
              <w:rPr>
                <w:rFonts w:eastAsia="Calibri"/>
                <w:b/>
                <w:bCs/>
                <w:color w:val="000066"/>
                <w:sz w:val="18"/>
                <w:szCs w:val="18"/>
                <w:lang w:val="en-US"/>
              </w:rPr>
              <w:t>Total Words in File</w:t>
            </w:r>
          </w:p>
        </w:tc>
        <w:tc>
          <w:tcPr>
            <w:tcW w:w="1171" w:type="dxa"/>
            <w:shd w:val="clear" w:color="auto" w:fill="8FB6EA"/>
          </w:tcPr>
          <w:p w:rsidRPr="00CC0718" w:rsidR="4F814FF9" w:rsidP="4F814FF9" w:rsidRDefault="4F814FF9" w14:paraId="4A0C75DC" w14:textId="503511D3">
            <w:pPr>
              <w:spacing w:line="240" w:lineRule="auto"/>
              <w:rPr>
                <w:rFonts w:eastAsia="Calibri"/>
                <w:color w:val="000066"/>
                <w:sz w:val="18"/>
                <w:szCs w:val="18"/>
              </w:rPr>
            </w:pPr>
            <w:r w:rsidRPr="00CC0718">
              <w:rPr>
                <w:rFonts w:eastAsia="Calibri"/>
                <w:b/>
                <w:bCs/>
                <w:color w:val="000066"/>
                <w:sz w:val="18"/>
                <w:szCs w:val="18"/>
                <w:lang w:val="en-US"/>
              </w:rPr>
              <w:t>Total Paragraphs in File</w:t>
            </w:r>
          </w:p>
        </w:tc>
        <w:tc>
          <w:tcPr>
            <w:tcW w:w="1171" w:type="dxa"/>
            <w:shd w:val="clear" w:color="auto" w:fill="8FB6EA"/>
          </w:tcPr>
          <w:p w:rsidRPr="00CC0718" w:rsidR="4F814FF9" w:rsidP="4F814FF9" w:rsidRDefault="4F814FF9" w14:paraId="7DD2565D" w14:textId="5E9AB284">
            <w:pPr>
              <w:spacing w:line="240" w:lineRule="auto"/>
              <w:rPr>
                <w:rFonts w:eastAsia="Calibri"/>
                <w:color w:val="000066"/>
                <w:sz w:val="18"/>
                <w:szCs w:val="18"/>
              </w:rPr>
            </w:pPr>
            <w:r w:rsidRPr="00CC0718">
              <w:rPr>
                <w:rFonts w:eastAsia="Calibri"/>
                <w:b/>
                <w:bCs/>
                <w:color w:val="000066"/>
                <w:sz w:val="18"/>
                <w:szCs w:val="18"/>
                <w:lang w:val="en-US"/>
              </w:rPr>
              <w:t>Number of Nodes Coding File</w:t>
            </w:r>
          </w:p>
        </w:tc>
        <w:tc>
          <w:tcPr>
            <w:tcW w:w="2342" w:type="dxa"/>
            <w:gridSpan w:val="2"/>
            <w:shd w:val="clear" w:color="auto" w:fill="8FB6EA"/>
          </w:tcPr>
          <w:p w:rsidRPr="00CC0718" w:rsidR="4F814FF9" w:rsidP="4F814FF9" w:rsidRDefault="4F814FF9" w14:paraId="3B0D8114" w14:textId="1FD87952">
            <w:pPr>
              <w:spacing w:line="240" w:lineRule="auto"/>
              <w:rPr>
                <w:rFonts w:eastAsia="Calibri"/>
                <w:color w:val="000066"/>
                <w:sz w:val="18"/>
                <w:szCs w:val="18"/>
              </w:rPr>
            </w:pPr>
            <w:r w:rsidRPr="00CC0718">
              <w:rPr>
                <w:rFonts w:eastAsia="Calibri"/>
                <w:b/>
                <w:bCs/>
                <w:color w:val="000066"/>
                <w:sz w:val="18"/>
                <w:szCs w:val="18"/>
                <w:lang w:val="en-US"/>
              </w:rPr>
              <w:t>Coded Percentage of File</w:t>
            </w:r>
          </w:p>
        </w:tc>
        <w:tc>
          <w:tcPr>
            <w:tcW w:w="1171" w:type="dxa"/>
            <w:shd w:val="clear" w:color="auto" w:fill="8FB6EA"/>
          </w:tcPr>
          <w:p w:rsidRPr="00CC0718" w:rsidR="4F814FF9" w:rsidP="4F814FF9" w:rsidRDefault="4F814FF9" w14:paraId="675D7D04" w14:textId="5C45B67A">
            <w:pPr>
              <w:spacing w:line="240" w:lineRule="auto"/>
              <w:rPr>
                <w:rFonts w:eastAsia="Calibri"/>
                <w:color w:val="000066"/>
                <w:sz w:val="18"/>
                <w:szCs w:val="18"/>
              </w:rPr>
            </w:pPr>
            <w:r w:rsidRPr="00CC0718">
              <w:rPr>
                <w:rFonts w:eastAsia="Calibri"/>
                <w:b/>
                <w:bCs/>
                <w:color w:val="000066"/>
                <w:sz w:val="18"/>
                <w:szCs w:val="18"/>
                <w:lang w:val="en-US"/>
              </w:rPr>
              <w:t>Number of Text References</w:t>
            </w:r>
          </w:p>
        </w:tc>
        <w:tc>
          <w:tcPr>
            <w:tcW w:w="1171" w:type="dxa"/>
            <w:shd w:val="clear" w:color="auto" w:fill="8FB6EA"/>
          </w:tcPr>
          <w:p w:rsidRPr="00CC0718" w:rsidR="4F814FF9" w:rsidP="4F814FF9" w:rsidRDefault="4F814FF9" w14:paraId="0CC73654" w14:textId="6B828291">
            <w:pPr>
              <w:spacing w:line="240" w:lineRule="auto"/>
              <w:rPr>
                <w:rFonts w:eastAsia="Calibri"/>
                <w:color w:val="000066"/>
                <w:sz w:val="18"/>
                <w:szCs w:val="18"/>
              </w:rPr>
            </w:pPr>
            <w:r w:rsidRPr="00CC0718">
              <w:rPr>
                <w:rFonts w:eastAsia="Calibri"/>
                <w:b/>
                <w:bCs/>
                <w:color w:val="000066"/>
                <w:sz w:val="18"/>
                <w:szCs w:val="18"/>
                <w:lang w:val="en-US"/>
              </w:rPr>
              <w:t>Number of Audio Video References</w:t>
            </w:r>
          </w:p>
        </w:tc>
        <w:tc>
          <w:tcPr>
            <w:tcW w:w="1166" w:type="dxa"/>
            <w:shd w:val="clear" w:color="auto" w:fill="8FB6EA"/>
          </w:tcPr>
          <w:p w:rsidRPr="00CC0718" w:rsidR="4F814FF9" w:rsidP="4F814FF9" w:rsidRDefault="4F814FF9" w14:paraId="537967A1" w14:textId="5DCE8822">
            <w:pPr>
              <w:spacing w:line="240" w:lineRule="auto"/>
              <w:rPr>
                <w:rFonts w:eastAsia="Calibri"/>
                <w:color w:val="000066"/>
                <w:sz w:val="18"/>
                <w:szCs w:val="18"/>
              </w:rPr>
            </w:pPr>
            <w:r w:rsidRPr="00CC0718">
              <w:rPr>
                <w:rFonts w:eastAsia="Calibri"/>
                <w:b/>
                <w:bCs/>
                <w:color w:val="000066"/>
                <w:sz w:val="18"/>
                <w:szCs w:val="18"/>
                <w:lang w:val="en-US"/>
              </w:rPr>
              <w:t>Number of Image References</w:t>
            </w:r>
          </w:p>
        </w:tc>
      </w:tr>
      <w:tr w:rsidRPr="00CC0718" w:rsidR="4F814FF9" w:rsidTr="4F814FF9" w14:paraId="27DFA561" w14:textId="77777777">
        <w:trPr>
          <w:trHeight w:val="300"/>
        </w:trPr>
        <w:tc>
          <w:tcPr>
            <w:tcW w:w="9358" w:type="dxa"/>
            <w:gridSpan w:val="8"/>
            <w:shd w:val="clear" w:color="auto" w:fill="FFFFFF" w:themeFill="background1"/>
          </w:tcPr>
          <w:p w:rsidRPr="00CC0718" w:rsidR="4F814FF9" w:rsidP="4F814FF9" w:rsidRDefault="4F814FF9" w14:paraId="287B2A5E" w14:textId="753A8810">
            <w:pPr>
              <w:spacing w:line="240" w:lineRule="auto"/>
              <w:rPr>
                <w:rFonts w:eastAsia="Calibri"/>
                <w:color w:val="5C83B4"/>
                <w:sz w:val="24"/>
                <w:szCs w:val="24"/>
              </w:rPr>
            </w:pPr>
            <w:r w:rsidRPr="00CC0718">
              <w:rPr>
                <w:rFonts w:eastAsia="Calibri"/>
                <w:b/>
                <w:bCs/>
                <w:color w:val="5C83B4"/>
                <w:sz w:val="24"/>
                <w:szCs w:val="24"/>
                <w:lang w:val="en-US"/>
              </w:rPr>
              <w:t>Files\\Interview Transcript_P9</w:t>
            </w:r>
          </w:p>
        </w:tc>
      </w:tr>
      <w:tr w:rsidRPr="00CC0718" w:rsidR="4F814FF9" w:rsidTr="4F814FF9" w14:paraId="7FF734FB" w14:textId="77777777">
        <w:trPr>
          <w:trHeight w:val="300"/>
        </w:trPr>
        <w:tc>
          <w:tcPr>
            <w:tcW w:w="1166" w:type="dxa"/>
            <w:tcBorders>
              <w:bottom w:val="single" w:color="8FB6EA" w:sz="6" w:space="0"/>
            </w:tcBorders>
            <w:shd w:val="clear" w:color="auto" w:fill="FFFFFF" w:themeFill="background1"/>
          </w:tcPr>
          <w:p w:rsidRPr="00CC0718" w:rsidR="4F814FF9" w:rsidP="4F814FF9" w:rsidRDefault="4F814FF9" w14:paraId="62DD045B" w14:textId="1F0040C2">
            <w:pPr>
              <w:spacing w:line="240" w:lineRule="auto"/>
              <w:rPr>
                <w:rFonts w:eastAsia="Calibri"/>
                <w:color w:val="000000" w:themeColor="text1"/>
                <w:sz w:val="18"/>
                <w:szCs w:val="18"/>
              </w:rPr>
            </w:pPr>
            <w:r w:rsidRPr="00CC0718">
              <w:rPr>
                <w:rFonts w:eastAsia="Calibri"/>
                <w:color w:val="000000" w:themeColor="text1"/>
                <w:sz w:val="18"/>
                <w:szCs w:val="18"/>
                <w:lang w:val="en-US"/>
              </w:rPr>
              <w:t>4172</w:t>
            </w:r>
          </w:p>
        </w:tc>
        <w:tc>
          <w:tcPr>
            <w:tcW w:w="1171" w:type="dxa"/>
            <w:tcBorders>
              <w:bottom w:val="single" w:color="8FB6EA" w:sz="6" w:space="0"/>
            </w:tcBorders>
            <w:shd w:val="clear" w:color="auto" w:fill="FFFFFF" w:themeFill="background1"/>
          </w:tcPr>
          <w:p w:rsidRPr="00CC0718" w:rsidR="4F814FF9" w:rsidP="4F814FF9" w:rsidRDefault="4F814FF9" w14:paraId="4C6440F4" w14:textId="05190AE8">
            <w:pPr>
              <w:spacing w:line="240" w:lineRule="auto"/>
              <w:rPr>
                <w:rFonts w:eastAsia="Calibri"/>
                <w:color w:val="000000" w:themeColor="text1"/>
                <w:sz w:val="18"/>
                <w:szCs w:val="18"/>
              </w:rPr>
            </w:pPr>
            <w:r w:rsidRPr="00CC0718">
              <w:rPr>
                <w:rFonts w:eastAsia="Calibri"/>
                <w:color w:val="000000" w:themeColor="text1"/>
                <w:sz w:val="18"/>
                <w:szCs w:val="18"/>
                <w:lang w:val="en-US"/>
              </w:rPr>
              <w:t>145</w:t>
            </w:r>
          </w:p>
        </w:tc>
        <w:tc>
          <w:tcPr>
            <w:tcW w:w="1171" w:type="dxa"/>
            <w:tcBorders>
              <w:bottom w:val="single" w:color="8FB6EA" w:sz="6" w:space="0"/>
            </w:tcBorders>
            <w:shd w:val="clear" w:color="auto" w:fill="FFFFFF" w:themeFill="background1"/>
          </w:tcPr>
          <w:p w:rsidRPr="00CC0718" w:rsidR="4F814FF9" w:rsidP="4F814FF9" w:rsidRDefault="4F814FF9" w14:paraId="514E328F" w14:textId="19167D73">
            <w:pPr>
              <w:spacing w:line="240" w:lineRule="auto"/>
              <w:rPr>
                <w:rFonts w:eastAsia="Calibri"/>
                <w:color w:val="000000" w:themeColor="text1"/>
                <w:sz w:val="18"/>
                <w:szCs w:val="18"/>
              </w:rPr>
            </w:pPr>
            <w:r w:rsidRPr="00CC0718">
              <w:rPr>
                <w:rFonts w:eastAsia="Calibri"/>
                <w:color w:val="000000" w:themeColor="text1"/>
                <w:sz w:val="18"/>
                <w:szCs w:val="18"/>
                <w:lang w:val="en-US"/>
              </w:rPr>
              <w:t>139</w:t>
            </w:r>
          </w:p>
        </w:tc>
        <w:tc>
          <w:tcPr>
            <w:tcW w:w="2342" w:type="dxa"/>
            <w:gridSpan w:val="2"/>
            <w:tcBorders>
              <w:bottom w:val="single" w:color="8FB6EA" w:sz="6" w:space="0"/>
            </w:tcBorders>
            <w:shd w:val="clear" w:color="auto" w:fill="FFFFFF" w:themeFill="background1"/>
          </w:tcPr>
          <w:p w:rsidRPr="00CC0718" w:rsidR="4F814FF9" w:rsidP="4F814FF9" w:rsidRDefault="4F814FF9" w14:paraId="3C778C71" w14:textId="6594B857">
            <w:pPr>
              <w:spacing w:line="240" w:lineRule="auto"/>
              <w:rPr>
                <w:rFonts w:eastAsia="Calibri"/>
                <w:color w:val="000000" w:themeColor="text1"/>
                <w:sz w:val="18"/>
                <w:szCs w:val="18"/>
              </w:rPr>
            </w:pPr>
            <w:r w:rsidRPr="00CC0718">
              <w:rPr>
                <w:rFonts w:eastAsia="Calibri"/>
                <w:color w:val="000000" w:themeColor="text1"/>
                <w:sz w:val="18"/>
                <w:szCs w:val="18"/>
                <w:lang w:val="en-US"/>
              </w:rPr>
              <w:t>1.0000</w:t>
            </w:r>
          </w:p>
        </w:tc>
        <w:tc>
          <w:tcPr>
            <w:tcW w:w="1171" w:type="dxa"/>
            <w:tcBorders>
              <w:bottom w:val="single" w:color="8FB6EA" w:sz="6" w:space="0"/>
            </w:tcBorders>
            <w:shd w:val="clear" w:color="auto" w:fill="FFFFFF" w:themeFill="background1"/>
          </w:tcPr>
          <w:p w:rsidRPr="00CC0718" w:rsidR="4F814FF9" w:rsidP="4F814FF9" w:rsidRDefault="4F814FF9" w14:paraId="3A5AFEF8" w14:textId="34349849">
            <w:pPr>
              <w:spacing w:line="240" w:lineRule="auto"/>
              <w:rPr>
                <w:rFonts w:eastAsia="Calibri"/>
                <w:color w:val="000000" w:themeColor="text1"/>
                <w:sz w:val="18"/>
                <w:szCs w:val="18"/>
              </w:rPr>
            </w:pPr>
            <w:r w:rsidRPr="00CC0718">
              <w:rPr>
                <w:rFonts w:eastAsia="Calibri"/>
                <w:color w:val="000000" w:themeColor="text1"/>
                <w:sz w:val="18"/>
                <w:szCs w:val="18"/>
                <w:lang w:val="en-US"/>
              </w:rPr>
              <w:t>527</w:t>
            </w:r>
          </w:p>
        </w:tc>
        <w:tc>
          <w:tcPr>
            <w:tcW w:w="1171" w:type="dxa"/>
            <w:tcBorders>
              <w:bottom w:val="single" w:color="8FB6EA" w:sz="6" w:space="0"/>
            </w:tcBorders>
            <w:shd w:val="clear" w:color="auto" w:fill="FFFFFF" w:themeFill="background1"/>
          </w:tcPr>
          <w:p w:rsidRPr="00CC0718" w:rsidR="4F814FF9" w:rsidP="4F814FF9" w:rsidRDefault="4F814FF9" w14:paraId="1DCFC079" w14:textId="1268D74F">
            <w:pPr>
              <w:spacing w:line="240" w:lineRule="auto"/>
              <w:rPr>
                <w:rFonts w:eastAsia="Calibri"/>
                <w:color w:val="000000" w:themeColor="text1"/>
                <w:sz w:val="18"/>
                <w:szCs w:val="18"/>
              </w:rPr>
            </w:pPr>
            <w:r w:rsidRPr="00CC0718">
              <w:rPr>
                <w:rFonts w:eastAsia="Calibri"/>
                <w:color w:val="000000" w:themeColor="text1"/>
                <w:sz w:val="18"/>
                <w:szCs w:val="18"/>
                <w:lang w:val="en-US"/>
              </w:rPr>
              <w:t>0</w:t>
            </w:r>
          </w:p>
        </w:tc>
        <w:tc>
          <w:tcPr>
            <w:tcW w:w="1166" w:type="dxa"/>
            <w:tcBorders>
              <w:bottom w:val="single" w:color="8FB6EA" w:sz="6" w:space="0"/>
            </w:tcBorders>
            <w:shd w:val="clear" w:color="auto" w:fill="FFFFFF" w:themeFill="background1"/>
          </w:tcPr>
          <w:p w:rsidRPr="00CC0718" w:rsidR="4F814FF9" w:rsidP="4F814FF9" w:rsidRDefault="4F814FF9" w14:paraId="445BE405" w14:textId="143421B8">
            <w:pPr>
              <w:spacing w:line="240" w:lineRule="auto"/>
              <w:rPr>
                <w:rFonts w:eastAsia="Calibri"/>
                <w:color w:val="000000" w:themeColor="text1"/>
                <w:sz w:val="18"/>
                <w:szCs w:val="18"/>
              </w:rPr>
            </w:pPr>
            <w:r w:rsidRPr="00CC0718">
              <w:rPr>
                <w:rFonts w:eastAsia="Calibri"/>
                <w:color w:val="000000" w:themeColor="text1"/>
                <w:sz w:val="18"/>
                <w:szCs w:val="18"/>
                <w:lang w:val="en-US"/>
              </w:rPr>
              <w:t>0</w:t>
            </w:r>
          </w:p>
        </w:tc>
      </w:tr>
      <w:tr w:rsidRPr="00CC0718" w:rsidR="4F814FF9" w:rsidTr="4F814FF9" w14:paraId="5A552E05" w14:textId="77777777">
        <w:trPr>
          <w:trHeight w:val="300"/>
        </w:trPr>
        <w:tc>
          <w:tcPr>
            <w:tcW w:w="9358" w:type="dxa"/>
            <w:gridSpan w:val="8"/>
            <w:tcBorders>
              <w:top w:val="single" w:color="8FB6EA" w:sz="6" w:space="0"/>
            </w:tcBorders>
          </w:tcPr>
          <w:p w:rsidRPr="00CC0718" w:rsidR="4F814FF9" w:rsidP="4F814FF9" w:rsidRDefault="4F814FF9" w14:paraId="5B5E6C71" w14:textId="5F5F0A14">
            <w:pPr>
              <w:spacing w:line="240" w:lineRule="auto"/>
              <w:rPr>
                <w:rFonts w:eastAsia="Calibri"/>
                <w:sz w:val="12"/>
                <w:szCs w:val="12"/>
              </w:rPr>
            </w:pPr>
          </w:p>
        </w:tc>
      </w:tr>
      <w:tr w:rsidRPr="00CC0718" w:rsidR="4F814FF9" w:rsidTr="4F814FF9" w14:paraId="6D77D191" w14:textId="77777777">
        <w:trPr>
          <w:trHeight w:val="300"/>
        </w:trPr>
        <w:tc>
          <w:tcPr>
            <w:tcW w:w="9358" w:type="dxa"/>
            <w:gridSpan w:val="8"/>
            <w:tcBorders>
              <w:top w:val="single" w:color="8FB6EA" w:sz="6" w:space="0"/>
            </w:tcBorders>
            <w:shd w:val="clear" w:color="auto" w:fill="FFFFFF" w:themeFill="background1"/>
          </w:tcPr>
          <w:p w:rsidRPr="00CC0718" w:rsidR="4F814FF9" w:rsidP="4F814FF9" w:rsidRDefault="4F814FF9" w14:paraId="23CE04E0" w14:textId="2B9193A6">
            <w:pPr>
              <w:spacing w:line="240" w:lineRule="auto"/>
              <w:rPr>
                <w:rFonts w:eastAsia="Calibri"/>
                <w:color w:val="000066"/>
                <w:sz w:val="32"/>
                <w:szCs w:val="32"/>
              </w:rPr>
            </w:pPr>
            <w:r w:rsidRPr="00CC0718">
              <w:rPr>
                <w:rFonts w:eastAsia="Calibri"/>
                <w:b/>
                <w:bCs/>
                <w:color w:val="000066"/>
                <w:sz w:val="32"/>
                <w:szCs w:val="32"/>
                <w:lang w:val="en-US"/>
              </w:rPr>
              <w:t>Memo</w:t>
            </w:r>
          </w:p>
        </w:tc>
      </w:tr>
      <w:tr w:rsidRPr="00CC0718" w:rsidR="4F814FF9" w:rsidTr="4F814FF9" w14:paraId="50CFD3D0" w14:textId="77777777">
        <w:trPr>
          <w:trHeight w:val="300"/>
        </w:trPr>
        <w:tc>
          <w:tcPr>
            <w:tcW w:w="9358" w:type="dxa"/>
            <w:gridSpan w:val="8"/>
            <w:shd w:val="clear" w:color="auto" w:fill="FFFFFF" w:themeFill="background1"/>
          </w:tcPr>
          <w:p w:rsidRPr="00CC0718" w:rsidR="4F814FF9" w:rsidP="4F814FF9" w:rsidRDefault="4F814FF9" w14:paraId="64F45582" w14:textId="3B404EA9">
            <w:pPr>
              <w:spacing w:line="240" w:lineRule="auto"/>
              <w:rPr>
                <w:rFonts w:eastAsia="Calibri"/>
                <w:color w:val="5C83B4"/>
                <w:sz w:val="24"/>
                <w:szCs w:val="24"/>
              </w:rPr>
            </w:pPr>
            <w:r w:rsidRPr="00CC0718">
              <w:rPr>
                <w:rFonts w:eastAsia="Calibri"/>
                <w:b/>
                <w:bCs/>
                <w:color w:val="5C83B4"/>
                <w:sz w:val="24"/>
                <w:szCs w:val="24"/>
                <w:lang w:val="en-US"/>
              </w:rPr>
              <w:t>Memos\\Research Notes-</w:t>
            </w:r>
            <w:proofErr w:type="spellStart"/>
            <w:r w:rsidRPr="00CC0718">
              <w:rPr>
                <w:rFonts w:eastAsia="Calibri"/>
                <w:b/>
                <w:bCs/>
                <w:color w:val="5C83B4"/>
                <w:sz w:val="24"/>
                <w:szCs w:val="24"/>
                <w:lang w:val="en-US"/>
              </w:rPr>
              <w:t>AGarige</w:t>
            </w:r>
            <w:proofErr w:type="spellEnd"/>
          </w:p>
        </w:tc>
      </w:tr>
      <w:tr w:rsidRPr="00CC0718" w:rsidR="4F814FF9" w:rsidTr="4F814FF9" w14:paraId="3F77AD06" w14:textId="77777777">
        <w:trPr>
          <w:trHeight w:val="300"/>
        </w:trPr>
        <w:tc>
          <w:tcPr>
            <w:tcW w:w="1166" w:type="dxa"/>
            <w:tcBorders>
              <w:bottom w:val="single" w:color="8FB6EA" w:sz="6" w:space="0"/>
            </w:tcBorders>
            <w:shd w:val="clear" w:color="auto" w:fill="FFFFFF" w:themeFill="background1"/>
          </w:tcPr>
          <w:p w:rsidRPr="00CC0718" w:rsidR="4F814FF9" w:rsidP="4F814FF9" w:rsidRDefault="4F814FF9" w14:paraId="40AEC1DC" w14:textId="27E4693F">
            <w:pPr>
              <w:spacing w:line="240" w:lineRule="auto"/>
              <w:rPr>
                <w:rFonts w:eastAsia="Calibri"/>
                <w:color w:val="000000" w:themeColor="text1"/>
                <w:sz w:val="18"/>
                <w:szCs w:val="18"/>
              </w:rPr>
            </w:pPr>
            <w:r w:rsidRPr="00CC0718">
              <w:rPr>
                <w:rFonts w:eastAsia="Calibri"/>
                <w:color w:val="000000" w:themeColor="text1"/>
                <w:sz w:val="18"/>
                <w:szCs w:val="18"/>
                <w:lang w:val="en-US"/>
              </w:rPr>
              <w:t>0</w:t>
            </w:r>
          </w:p>
        </w:tc>
        <w:tc>
          <w:tcPr>
            <w:tcW w:w="1171" w:type="dxa"/>
            <w:tcBorders>
              <w:bottom w:val="single" w:color="8FB6EA" w:sz="6" w:space="0"/>
            </w:tcBorders>
            <w:shd w:val="clear" w:color="auto" w:fill="FFFFFF" w:themeFill="background1"/>
          </w:tcPr>
          <w:p w:rsidRPr="00CC0718" w:rsidR="4F814FF9" w:rsidP="4F814FF9" w:rsidRDefault="4F814FF9" w14:paraId="463D8C53" w14:textId="49F71908">
            <w:pPr>
              <w:spacing w:line="240" w:lineRule="auto"/>
              <w:rPr>
                <w:rFonts w:eastAsia="Calibri"/>
                <w:color w:val="000000" w:themeColor="text1"/>
                <w:sz w:val="18"/>
                <w:szCs w:val="18"/>
              </w:rPr>
            </w:pPr>
            <w:r w:rsidRPr="00CC0718">
              <w:rPr>
                <w:rFonts w:eastAsia="Calibri"/>
                <w:color w:val="000000" w:themeColor="text1"/>
                <w:sz w:val="18"/>
                <w:szCs w:val="18"/>
                <w:lang w:val="en-US"/>
              </w:rPr>
              <w:t>0</w:t>
            </w:r>
          </w:p>
        </w:tc>
        <w:tc>
          <w:tcPr>
            <w:tcW w:w="1171" w:type="dxa"/>
            <w:tcBorders>
              <w:bottom w:val="single" w:color="8FB6EA" w:sz="6" w:space="0"/>
            </w:tcBorders>
            <w:shd w:val="clear" w:color="auto" w:fill="FFFFFF" w:themeFill="background1"/>
          </w:tcPr>
          <w:p w:rsidRPr="00CC0718" w:rsidR="4F814FF9" w:rsidP="4F814FF9" w:rsidRDefault="4F814FF9" w14:paraId="1C990EE7" w14:textId="491D1A34">
            <w:pPr>
              <w:spacing w:line="240" w:lineRule="auto"/>
              <w:rPr>
                <w:rFonts w:eastAsia="Calibri"/>
                <w:color w:val="000000" w:themeColor="text1"/>
                <w:sz w:val="18"/>
                <w:szCs w:val="18"/>
              </w:rPr>
            </w:pPr>
            <w:r w:rsidRPr="00CC0718">
              <w:rPr>
                <w:rFonts w:eastAsia="Calibri"/>
                <w:color w:val="000000" w:themeColor="text1"/>
                <w:sz w:val="18"/>
                <w:szCs w:val="18"/>
                <w:lang w:val="en-US"/>
              </w:rPr>
              <w:t>0</w:t>
            </w:r>
          </w:p>
        </w:tc>
        <w:tc>
          <w:tcPr>
            <w:tcW w:w="2342" w:type="dxa"/>
            <w:gridSpan w:val="2"/>
            <w:tcBorders>
              <w:bottom w:val="single" w:color="8FB6EA" w:sz="6" w:space="0"/>
            </w:tcBorders>
            <w:shd w:val="clear" w:color="auto" w:fill="FFFFFF" w:themeFill="background1"/>
          </w:tcPr>
          <w:p w:rsidRPr="00CC0718" w:rsidR="4F814FF9" w:rsidP="4F814FF9" w:rsidRDefault="4F814FF9" w14:paraId="5933B0E8" w14:textId="71D6FB6A">
            <w:pPr>
              <w:spacing w:line="240" w:lineRule="auto"/>
              <w:rPr>
                <w:rFonts w:eastAsia="Calibri"/>
                <w:color w:val="000000" w:themeColor="text1"/>
                <w:sz w:val="18"/>
                <w:szCs w:val="18"/>
              </w:rPr>
            </w:pPr>
            <w:r w:rsidRPr="00CC0718">
              <w:rPr>
                <w:rFonts w:eastAsia="Calibri"/>
                <w:color w:val="000000" w:themeColor="text1"/>
                <w:sz w:val="18"/>
                <w:szCs w:val="18"/>
                <w:lang w:val="en-US"/>
              </w:rPr>
              <w:t>0.0000</w:t>
            </w:r>
          </w:p>
        </w:tc>
        <w:tc>
          <w:tcPr>
            <w:tcW w:w="1171" w:type="dxa"/>
            <w:tcBorders>
              <w:bottom w:val="single" w:color="8FB6EA" w:sz="6" w:space="0"/>
            </w:tcBorders>
            <w:shd w:val="clear" w:color="auto" w:fill="FFFFFF" w:themeFill="background1"/>
          </w:tcPr>
          <w:p w:rsidRPr="00CC0718" w:rsidR="4F814FF9" w:rsidP="4F814FF9" w:rsidRDefault="4F814FF9" w14:paraId="183578A5" w14:textId="3DEE6125">
            <w:pPr>
              <w:spacing w:line="240" w:lineRule="auto"/>
              <w:rPr>
                <w:rFonts w:eastAsia="Calibri"/>
                <w:color w:val="000000" w:themeColor="text1"/>
                <w:sz w:val="18"/>
                <w:szCs w:val="18"/>
              </w:rPr>
            </w:pPr>
            <w:r w:rsidRPr="00CC0718">
              <w:rPr>
                <w:rFonts w:eastAsia="Calibri"/>
                <w:color w:val="000000" w:themeColor="text1"/>
                <w:sz w:val="18"/>
                <w:szCs w:val="18"/>
                <w:lang w:val="en-US"/>
              </w:rPr>
              <w:t>0</w:t>
            </w:r>
          </w:p>
        </w:tc>
        <w:tc>
          <w:tcPr>
            <w:tcW w:w="1171" w:type="dxa"/>
            <w:tcBorders>
              <w:bottom w:val="single" w:color="8FB6EA" w:sz="6" w:space="0"/>
            </w:tcBorders>
            <w:shd w:val="clear" w:color="auto" w:fill="FFFFFF" w:themeFill="background1"/>
          </w:tcPr>
          <w:p w:rsidRPr="00CC0718" w:rsidR="4F814FF9" w:rsidP="4F814FF9" w:rsidRDefault="4F814FF9" w14:paraId="78FA158A" w14:textId="7AC4B1AF">
            <w:pPr>
              <w:spacing w:line="240" w:lineRule="auto"/>
              <w:rPr>
                <w:rFonts w:eastAsia="Calibri"/>
                <w:color w:val="000000" w:themeColor="text1"/>
                <w:sz w:val="18"/>
                <w:szCs w:val="18"/>
              </w:rPr>
            </w:pPr>
            <w:r w:rsidRPr="00CC0718">
              <w:rPr>
                <w:rFonts w:eastAsia="Calibri"/>
                <w:color w:val="000000" w:themeColor="text1"/>
                <w:sz w:val="18"/>
                <w:szCs w:val="18"/>
                <w:lang w:val="en-US"/>
              </w:rPr>
              <w:t>0</w:t>
            </w:r>
          </w:p>
        </w:tc>
        <w:tc>
          <w:tcPr>
            <w:tcW w:w="1166" w:type="dxa"/>
            <w:tcBorders>
              <w:bottom w:val="single" w:color="8FB6EA" w:sz="6" w:space="0"/>
            </w:tcBorders>
            <w:shd w:val="clear" w:color="auto" w:fill="FFFFFF" w:themeFill="background1"/>
          </w:tcPr>
          <w:p w:rsidRPr="00CC0718" w:rsidR="4F814FF9" w:rsidP="4F814FF9" w:rsidRDefault="4F814FF9" w14:paraId="5981D399" w14:textId="5ABFD401">
            <w:pPr>
              <w:spacing w:line="240" w:lineRule="auto"/>
              <w:rPr>
                <w:rFonts w:eastAsia="Calibri"/>
                <w:color w:val="000000" w:themeColor="text1"/>
                <w:sz w:val="18"/>
                <w:szCs w:val="18"/>
              </w:rPr>
            </w:pPr>
            <w:r w:rsidRPr="00CC0718">
              <w:rPr>
                <w:rFonts w:eastAsia="Calibri"/>
                <w:color w:val="000000" w:themeColor="text1"/>
                <w:sz w:val="18"/>
                <w:szCs w:val="18"/>
                <w:lang w:val="en-US"/>
              </w:rPr>
              <w:t>0</w:t>
            </w:r>
          </w:p>
        </w:tc>
      </w:tr>
      <w:tr w:rsidRPr="00CC0718" w:rsidR="4F814FF9" w:rsidTr="4F814FF9" w14:paraId="2509FC96" w14:textId="77777777">
        <w:trPr>
          <w:trHeight w:val="300"/>
        </w:trPr>
        <w:tc>
          <w:tcPr>
            <w:tcW w:w="9358" w:type="dxa"/>
            <w:gridSpan w:val="8"/>
            <w:tcBorders>
              <w:top w:val="single" w:color="8FB6EA" w:sz="6" w:space="0"/>
            </w:tcBorders>
          </w:tcPr>
          <w:p w:rsidRPr="00CC0718" w:rsidR="4F814FF9" w:rsidP="4F814FF9" w:rsidRDefault="4F814FF9" w14:paraId="243F8F6B" w14:textId="52C640A1">
            <w:pPr>
              <w:spacing w:line="240" w:lineRule="auto"/>
              <w:rPr>
                <w:rFonts w:eastAsia="Calibri"/>
                <w:sz w:val="12"/>
                <w:szCs w:val="12"/>
              </w:rPr>
            </w:pPr>
          </w:p>
        </w:tc>
      </w:tr>
      <w:tr w:rsidRPr="00CC0718" w:rsidR="4F814FF9" w:rsidTr="4F814FF9" w14:paraId="5DE2EE8F" w14:textId="77777777">
        <w:trPr>
          <w:trHeight w:val="300"/>
        </w:trPr>
        <w:tc>
          <w:tcPr>
            <w:tcW w:w="9358" w:type="dxa"/>
            <w:gridSpan w:val="8"/>
            <w:tcBorders>
              <w:top w:val="single" w:color="8FB6EA" w:sz="6" w:space="0"/>
            </w:tcBorders>
            <w:shd w:val="clear" w:color="auto" w:fill="FFFFFF" w:themeFill="background1"/>
          </w:tcPr>
          <w:p w:rsidRPr="00CC0718" w:rsidR="4F814FF9" w:rsidP="4F814FF9" w:rsidRDefault="4F814FF9" w14:paraId="6EAF8050" w14:textId="28944C3E">
            <w:pPr>
              <w:spacing w:line="240" w:lineRule="auto"/>
              <w:rPr>
                <w:rFonts w:eastAsia="Calibri"/>
                <w:color w:val="5C83B4"/>
                <w:sz w:val="24"/>
                <w:szCs w:val="24"/>
              </w:rPr>
            </w:pPr>
            <w:r w:rsidRPr="00CC0718">
              <w:rPr>
                <w:rFonts w:eastAsia="Calibri"/>
                <w:b/>
                <w:bCs/>
                <w:color w:val="5C83B4"/>
                <w:sz w:val="24"/>
                <w:szCs w:val="24"/>
                <w:lang w:val="en-US"/>
              </w:rPr>
              <w:t>Memos\\Research Notes-</w:t>
            </w:r>
            <w:proofErr w:type="spellStart"/>
            <w:r w:rsidRPr="00CC0718">
              <w:rPr>
                <w:rFonts w:eastAsia="Calibri"/>
                <w:b/>
                <w:bCs/>
                <w:color w:val="5C83B4"/>
                <w:sz w:val="24"/>
                <w:szCs w:val="24"/>
                <w:lang w:val="en-US"/>
              </w:rPr>
              <w:t>AMerlo</w:t>
            </w:r>
            <w:proofErr w:type="spellEnd"/>
          </w:p>
        </w:tc>
      </w:tr>
      <w:tr w:rsidRPr="00CC0718" w:rsidR="4F814FF9" w:rsidTr="4F814FF9" w14:paraId="68484A21" w14:textId="77777777">
        <w:trPr>
          <w:trHeight w:val="300"/>
        </w:trPr>
        <w:tc>
          <w:tcPr>
            <w:tcW w:w="1166" w:type="dxa"/>
            <w:tcBorders>
              <w:bottom w:val="single" w:color="8FB6EA" w:sz="6" w:space="0"/>
            </w:tcBorders>
            <w:shd w:val="clear" w:color="auto" w:fill="FFFFFF" w:themeFill="background1"/>
          </w:tcPr>
          <w:p w:rsidRPr="00CC0718" w:rsidR="4F814FF9" w:rsidP="4F814FF9" w:rsidRDefault="4F814FF9" w14:paraId="04779070" w14:textId="41756D94">
            <w:pPr>
              <w:spacing w:line="240" w:lineRule="auto"/>
              <w:rPr>
                <w:rFonts w:eastAsia="Calibri"/>
                <w:color w:val="000000" w:themeColor="text1"/>
                <w:sz w:val="18"/>
                <w:szCs w:val="18"/>
              </w:rPr>
            </w:pPr>
            <w:r w:rsidRPr="00CC0718">
              <w:rPr>
                <w:rFonts w:eastAsia="Calibri"/>
                <w:color w:val="000000" w:themeColor="text1"/>
                <w:sz w:val="18"/>
                <w:szCs w:val="18"/>
                <w:lang w:val="en-US"/>
              </w:rPr>
              <w:t>0</w:t>
            </w:r>
          </w:p>
        </w:tc>
        <w:tc>
          <w:tcPr>
            <w:tcW w:w="1171" w:type="dxa"/>
            <w:tcBorders>
              <w:bottom w:val="single" w:color="8FB6EA" w:sz="6" w:space="0"/>
            </w:tcBorders>
            <w:shd w:val="clear" w:color="auto" w:fill="FFFFFF" w:themeFill="background1"/>
          </w:tcPr>
          <w:p w:rsidRPr="00CC0718" w:rsidR="4F814FF9" w:rsidP="4F814FF9" w:rsidRDefault="4F814FF9" w14:paraId="63F1CAA9" w14:textId="64F5D1AD">
            <w:pPr>
              <w:spacing w:line="240" w:lineRule="auto"/>
              <w:rPr>
                <w:rFonts w:eastAsia="Calibri"/>
                <w:color w:val="000000" w:themeColor="text1"/>
                <w:sz w:val="18"/>
                <w:szCs w:val="18"/>
              </w:rPr>
            </w:pPr>
            <w:r w:rsidRPr="00CC0718">
              <w:rPr>
                <w:rFonts w:eastAsia="Calibri"/>
                <w:color w:val="000000" w:themeColor="text1"/>
                <w:sz w:val="18"/>
                <w:szCs w:val="18"/>
                <w:lang w:val="en-US"/>
              </w:rPr>
              <w:t>0</w:t>
            </w:r>
          </w:p>
        </w:tc>
        <w:tc>
          <w:tcPr>
            <w:tcW w:w="1171" w:type="dxa"/>
            <w:tcBorders>
              <w:bottom w:val="single" w:color="8FB6EA" w:sz="6" w:space="0"/>
            </w:tcBorders>
            <w:shd w:val="clear" w:color="auto" w:fill="FFFFFF" w:themeFill="background1"/>
          </w:tcPr>
          <w:p w:rsidRPr="00CC0718" w:rsidR="4F814FF9" w:rsidP="4F814FF9" w:rsidRDefault="4F814FF9" w14:paraId="74A9125A" w14:textId="54454DBC">
            <w:pPr>
              <w:spacing w:line="240" w:lineRule="auto"/>
              <w:rPr>
                <w:rFonts w:eastAsia="Calibri"/>
                <w:color w:val="000000" w:themeColor="text1"/>
                <w:sz w:val="18"/>
                <w:szCs w:val="18"/>
              </w:rPr>
            </w:pPr>
            <w:r w:rsidRPr="00CC0718">
              <w:rPr>
                <w:rFonts w:eastAsia="Calibri"/>
                <w:color w:val="000000" w:themeColor="text1"/>
                <w:sz w:val="18"/>
                <w:szCs w:val="18"/>
                <w:lang w:val="en-US"/>
              </w:rPr>
              <w:t>0</w:t>
            </w:r>
          </w:p>
        </w:tc>
        <w:tc>
          <w:tcPr>
            <w:tcW w:w="2342" w:type="dxa"/>
            <w:gridSpan w:val="2"/>
            <w:tcBorders>
              <w:bottom w:val="single" w:color="8FB6EA" w:sz="6" w:space="0"/>
            </w:tcBorders>
            <w:shd w:val="clear" w:color="auto" w:fill="FFFFFF" w:themeFill="background1"/>
          </w:tcPr>
          <w:p w:rsidRPr="00CC0718" w:rsidR="4F814FF9" w:rsidP="4F814FF9" w:rsidRDefault="4F814FF9" w14:paraId="5C520E55" w14:textId="1FAE3C27">
            <w:pPr>
              <w:spacing w:line="240" w:lineRule="auto"/>
              <w:rPr>
                <w:rFonts w:eastAsia="Calibri"/>
                <w:color w:val="000000" w:themeColor="text1"/>
                <w:sz w:val="18"/>
                <w:szCs w:val="18"/>
              </w:rPr>
            </w:pPr>
            <w:r w:rsidRPr="00CC0718">
              <w:rPr>
                <w:rFonts w:eastAsia="Calibri"/>
                <w:color w:val="000000" w:themeColor="text1"/>
                <w:sz w:val="18"/>
                <w:szCs w:val="18"/>
                <w:lang w:val="en-US"/>
              </w:rPr>
              <w:t>0.0000</w:t>
            </w:r>
          </w:p>
        </w:tc>
        <w:tc>
          <w:tcPr>
            <w:tcW w:w="1171" w:type="dxa"/>
            <w:tcBorders>
              <w:bottom w:val="single" w:color="8FB6EA" w:sz="6" w:space="0"/>
            </w:tcBorders>
            <w:shd w:val="clear" w:color="auto" w:fill="FFFFFF" w:themeFill="background1"/>
          </w:tcPr>
          <w:p w:rsidRPr="00CC0718" w:rsidR="4F814FF9" w:rsidP="4F814FF9" w:rsidRDefault="4F814FF9" w14:paraId="02533A82" w14:textId="07D27BBA">
            <w:pPr>
              <w:spacing w:line="240" w:lineRule="auto"/>
              <w:rPr>
                <w:rFonts w:eastAsia="Calibri"/>
                <w:color w:val="000000" w:themeColor="text1"/>
                <w:sz w:val="18"/>
                <w:szCs w:val="18"/>
              </w:rPr>
            </w:pPr>
            <w:r w:rsidRPr="00CC0718">
              <w:rPr>
                <w:rFonts w:eastAsia="Calibri"/>
                <w:color w:val="000000" w:themeColor="text1"/>
                <w:sz w:val="18"/>
                <w:szCs w:val="18"/>
                <w:lang w:val="en-US"/>
              </w:rPr>
              <w:t>0</w:t>
            </w:r>
          </w:p>
        </w:tc>
        <w:tc>
          <w:tcPr>
            <w:tcW w:w="1171" w:type="dxa"/>
            <w:tcBorders>
              <w:bottom w:val="single" w:color="8FB6EA" w:sz="6" w:space="0"/>
            </w:tcBorders>
            <w:shd w:val="clear" w:color="auto" w:fill="FFFFFF" w:themeFill="background1"/>
          </w:tcPr>
          <w:p w:rsidRPr="00CC0718" w:rsidR="4F814FF9" w:rsidP="4F814FF9" w:rsidRDefault="4F814FF9" w14:paraId="572AD312" w14:textId="3069E76B">
            <w:pPr>
              <w:spacing w:line="240" w:lineRule="auto"/>
              <w:rPr>
                <w:rFonts w:eastAsia="Calibri"/>
                <w:color w:val="000000" w:themeColor="text1"/>
                <w:sz w:val="18"/>
                <w:szCs w:val="18"/>
              </w:rPr>
            </w:pPr>
            <w:r w:rsidRPr="00CC0718">
              <w:rPr>
                <w:rFonts w:eastAsia="Calibri"/>
                <w:color w:val="000000" w:themeColor="text1"/>
                <w:sz w:val="18"/>
                <w:szCs w:val="18"/>
                <w:lang w:val="en-US"/>
              </w:rPr>
              <w:t>0</w:t>
            </w:r>
          </w:p>
        </w:tc>
        <w:tc>
          <w:tcPr>
            <w:tcW w:w="1166" w:type="dxa"/>
            <w:tcBorders>
              <w:bottom w:val="single" w:color="8FB6EA" w:sz="6" w:space="0"/>
            </w:tcBorders>
            <w:shd w:val="clear" w:color="auto" w:fill="FFFFFF" w:themeFill="background1"/>
          </w:tcPr>
          <w:p w:rsidRPr="00CC0718" w:rsidR="4F814FF9" w:rsidP="4F814FF9" w:rsidRDefault="4F814FF9" w14:paraId="2CBB145F" w14:textId="3340169C">
            <w:pPr>
              <w:spacing w:line="240" w:lineRule="auto"/>
              <w:rPr>
                <w:rFonts w:eastAsia="Calibri"/>
                <w:color w:val="000000" w:themeColor="text1"/>
                <w:sz w:val="18"/>
                <w:szCs w:val="18"/>
              </w:rPr>
            </w:pPr>
            <w:r w:rsidRPr="00CC0718">
              <w:rPr>
                <w:rFonts w:eastAsia="Calibri"/>
                <w:color w:val="000000" w:themeColor="text1"/>
                <w:sz w:val="18"/>
                <w:szCs w:val="18"/>
                <w:lang w:val="en-US"/>
              </w:rPr>
              <w:t>0</w:t>
            </w:r>
          </w:p>
        </w:tc>
      </w:tr>
      <w:tr w:rsidRPr="00CC0718" w:rsidR="4F814FF9" w:rsidTr="4F814FF9" w14:paraId="395B591A" w14:textId="77777777">
        <w:trPr>
          <w:trHeight w:val="300"/>
        </w:trPr>
        <w:tc>
          <w:tcPr>
            <w:tcW w:w="9358" w:type="dxa"/>
            <w:gridSpan w:val="8"/>
            <w:tcBorders>
              <w:top w:val="single" w:color="8FB6EA" w:sz="6" w:space="0"/>
            </w:tcBorders>
          </w:tcPr>
          <w:p w:rsidRPr="00CC0718" w:rsidR="4F814FF9" w:rsidP="4F814FF9" w:rsidRDefault="4F814FF9" w14:paraId="0DDE74BE" w14:textId="26605FFE">
            <w:pPr>
              <w:spacing w:line="240" w:lineRule="auto"/>
              <w:rPr>
                <w:rFonts w:eastAsia="Calibri"/>
                <w:sz w:val="12"/>
                <w:szCs w:val="12"/>
              </w:rPr>
            </w:pPr>
          </w:p>
        </w:tc>
      </w:tr>
      <w:tr w:rsidRPr="00CC0718" w:rsidR="4F814FF9" w:rsidTr="4F814FF9" w14:paraId="626AFC67" w14:textId="77777777">
        <w:trPr>
          <w:trHeight w:val="300"/>
        </w:trPr>
        <w:tc>
          <w:tcPr>
            <w:tcW w:w="9358" w:type="dxa"/>
            <w:gridSpan w:val="8"/>
            <w:tcBorders>
              <w:top w:val="single" w:color="8FB6EA" w:sz="6" w:space="0"/>
            </w:tcBorders>
            <w:shd w:val="clear" w:color="auto" w:fill="FFFFFF" w:themeFill="background1"/>
          </w:tcPr>
          <w:p w:rsidRPr="00CC0718" w:rsidR="4F814FF9" w:rsidP="4F814FF9" w:rsidRDefault="4F814FF9" w14:paraId="3E222AFC" w14:textId="062D475E">
            <w:pPr>
              <w:spacing w:line="240" w:lineRule="auto"/>
              <w:rPr>
                <w:rFonts w:eastAsia="Calibri"/>
                <w:color w:val="5C83B4"/>
                <w:sz w:val="24"/>
                <w:szCs w:val="24"/>
              </w:rPr>
            </w:pPr>
            <w:r w:rsidRPr="00CC0718">
              <w:rPr>
                <w:rFonts w:eastAsia="Calibri"/>
                <w:b/>
                <w:bCs/>
                <w:color w:val="5C83B4"/>
                <w:sz w:val="24"/>
                <w:szCs w:val="24"/>
                <w:lang w:val="en-US"/>
              </w:rPr>
              <w:t>Memos\\Research Notes-</w:t>
            </w:r>
            <w:proofErr w:type="spellStart"/>
            <w:r w:rsidRPr="00CC0718">
              <w:rPr>
                <w:rFonts w:eastAsia="Calibri"/>
                <w:b/>
                <w:bCs/>
                <w:color w:val="5C83B4"/>
                <w:sz w:val="24"/>
                <w:szCs w:val="24"/>
                <w:lang w:val="en-US"/>
              </w:rPr>
              <w:t>HRaju</w:t>
            </w:r>
            <w:proofErr w:type="spellEnd"/>
          </w:p>
        </w:tc>
      </w:tr>
      <w:tr w:rsidRPr="00CC0718" w:rsidR="4F814FF9" w:rsidTr="4F814FF9" w14:paraId="5B8FA801" w14:textId="77777777">
        <w:trPr>
          <w:trHeight w:val="300"/>
        </w:trPr>
        <w:tc>
          <w:tcPr>
            <w:tcW w:w="1166" w:type="dxa"/>
            <w:tcBorders>
              <w:bottom w:val="single" w:color="8FB6EA" w:sz="6" w:space="0"/>
            </w:tcBorders>
            <w:shd w:val="clear" w:color="auto" w:fill="FFFFFF" w:themeFill="background1"/>
          </w:tcPr>
          <w:p w:rsidRPr="00CC0718" w:rsidR="4F814FF9" w:rsidP="4F814FF9" w:rsidRDefault="4F814FF9" w14:paraId="556AEAC5" w14:textId="45AF8BCB">
            <w:pPr>
              <w:spacing w:line="240" w:lineRule="auto"/>
              <w:rPr>
                <w:rFonts w:eastAsia="Calibri"/>
                <w:color w:val="000000" w:themeColor="text1"/>
                <w:sz w:val="18"/>
                <w:szCs w:val="18"/>
              </w:rPr>
            </w:pPr>
            <w:r w:rsidRPr="00CC0718">
              <w:rPr>
                <w:rFonts w:eastAsia="Calibri"/>
                <w:color w:val="000000" w:themeColor="text1"/>
                <w:sz w:val="18"/>
                <w:szCs w:val="18"/>
                <w:lang w:val="en-US"/>
              </w:rPr>
              <w:t>0</w:t>
            </w:r>
          </w:p>
        </w:tc>
        <w:tc>
          <w:tcPr>
            <w:tcW w:w="1171" w:type="dxa"/>
            <w:tcBorders>
              <w:bottom w:val="single" w:color="8FB6EA" w:sz="6" w:space="0"/>
            </w:tcBorders>
            <w:shd w:val="clear" w:color="auto" w:fill="FFFFFF" w:themeFill="background1"/>
          </w:tcPr>
          <w:p w:rsidRPr="00CC0718" w:rsidR="4F814FF9" w:rsidP="4F814FF9" w:rsidRDefault="4F814FF9" w14:paraId="627E8FDD" w14:textId="6DE664CD">
            <w:pPr>
              <w:spacing w:line="240" w:lineRule="auto"/>
              <w:rPr>
                <w:rFonts w:eastAsia="Calibri"/>
                <w:color w:val="000000" w:themeColor="text1"/>
                <w:sz w:val="18"/>
                <w:szCs w:val="18"/>
              </w:rPr>
            </w:pPr>
            <w:r w:rsidRPr="00CC0718">
              <w:rPr>
                <w:rFonts w:eastAsia="Calibri"/>
                <w:color w:val="000000" w:themeColor="text1"/>
                <w:sz w:val="18"/>
                <w:szCs w:val="18"/>
                <w:lang w:val="en-US"/>
              </w:rPr>
              <w:t>0</w:t>
            </w:r>
          </w:p>
        </w:tc>
        <w:tc>
          <w:tcPr>
            <w:tcW w:w="1171" w:type="dxa"/>
            <w:tcBorders>
              <w:bottom w:val="single" w:color="8FB6EA" w:sz="6" w:space="0"/>
            </w:tcBorders>
            <w:shd w:val="clear" w:color="auto" w:fill="FFFFFF" w:themeFill="background1"/>
          </w:tcPr>
          <w:p w:rsidRPr="00CC0718" w:rsidR="4F814FF9" w:rsidP="4F814FF9" w:rsidRDefault="4F814FF9" w14:paraId="7B0C2D5C" w14:textId="47410CBA">
            <w:pPr>
              <w:spacing w:line="240" w:lineRule="auto"/>
              <w:rPr>
                <w:rFonts w:eastAsia="Calibri"/>
                <w:color w:val="000000" w:themeColor="text1"/>
                <w:sz w:val="18"/>
                <w:szCs w:val="18"/>
              </w:rPr>
            </w:pPr>
            <w:r w:rsidRPr="00CC0718">
              <w:rPr>
                <w:rFonts w:eastAsia="Calibri"/>
                <w:color w:val="000000" w:themeColor="text1"/>
                <w:sz w:val="18"/>
                <w:szCs w:val="18"/>
                <w:lang w:val="en-US"/>
              </w:rPr>
              <w:t>0</w:t>
            </w:r>
          </w:p>
        </w:tc>
        <w:tc>
          <w:tcPr>
            <w:tcW w:w="2342" w:type="dxa"/>
            <w:gridSpan w:val="2"/>
            <w:tcBorders>
              <w:bottom w:val="single" w:color="8FB6EA" w:sz="6" w:space="0"/>
            </w:tcBorders>
            <w:shd w:val="clear" w:color="auto" w:fill="FFFFFF" w:themeFill="background1"/>
          </w:tcPr>
          <w:p w:rsidRPr="00CC0718" w:rsidR="4F814FF9" w:rsidP="4F814FF9" w:rsidRDefault="4F814FF9" w14:paraId="16A3E53A" w14:textId="42C98794">
            <w:pPr>
              <w:spacing w:line="240" w:lineRule="auto"/>
              <w:rPr>
                <w:rFonts w:eastAsia="Calibri"/>
                <w:color w:val="000000" w:themeColor="text1"/>
                <w:sz w:val="18"/>
                <w:szCs w:val="18"/>
              </w:rPr>
            </w:pPr>
            <w:r w:rsidRPr="00CC0718">
              <w:rPr>
                <w:rFonts w:eastAsia="Calibri"/>
                <w:color w:val="000000" w:themeColor="text1"/>
                <w:sz w:val="18"/>
                <w:szCs w:val="18"/>
                <w:lang w:val="en-US"/>
              </w:rPr>
              <w:t>0.0000</w:t>
            </w:r>
          </w:p>
        </w:tc>
        <w:tc>
          <w:tcPr>
            <w:tcW w:w="1171" w:type="dxa"/>
            <w:tcBorders>
              <w:bottom w:val="single" w:color="8FB6EA" w:sz="6" w:space="0"/>
            </w:tcBorders>
            <w:shd w:val="clear" w:color="auto" w:fill="FFFFFF" w:themeFill="background1"/>
          </w:tcPr>
          <w:p w:rsidRPr="00CC0718" w:rsidR="4F814FF9" w:rsidP="4F814FF9" w:rsidRDefault="4F814FF9" w14:paraId="75D536A5" w14:textId="64FC351B">
            <w:pPr>
              <w:spacing w:line="240" w:lineRule="auto"/>
              <w:rPr>
                <w:rFonts w:eastAsia="Calibri"/>
                <w:color w:val="000000" w:themeColor="text1"/>
                <w:sz w:val="18"/>
                <w:szCs w:val="18"/>
              </w:rPr>
            </w:pPr>
            <w:r w:rsidRPr="00CC0718">
              <w:rPr>
                <w:rFonts w:eastAsia="Calibri"/>
                <w:color w:val="000000" w:themeColor="text1"/>
                <w:sz w:val="18"/>
                <w:szCs w:val="18"/>
                <w:lang w:val="en-US"/>
              </w:rPr>
              <w:t>0</w:t>
            </w:r>
          </w:p>
        </w:tc>
        <w:tc>
          <w:tcPr>
            <w:tcW w:w="1171" w:type="dxa"/>
            <w:tcBorders>
              <w:bottom w:val="single" w:color="8FB6EA" w:sz="6" w:space="0"/>
            </w:tcBorders>
            <w:shd w:val="clear" w:color="auto" w:fill="FFFFFF" w:themeFill="background1"/>
          </w:tcPr>
          <w:p w:rsidRPr="00CC0718" w:rsidR="4F814FF9" w:rsidP="4F814FF9" w:rsidRDefault="4F814FF9" w14:paraId="3C91F850" w14:textId="16775B78">
            <w:pPr>
              <w:spacing w:line="240" w:lineRule="auto"/>
              <w:rPr>
                <w:rFonts w:eastAsia="Calibri"/>
                <w:color w:val="000000" w:themeColor="text1"/>
                <w:sz w:val="18"/>
                <w:szCs w:val="18"/>
              </w:rPr>
            </w:pPr>
            <w:r w:rsidRPr="00CC0718">
              <w:rPr>
                <w:rFonts w:eastAsia="Calibri"/>
                <w:color w:val="000000" w:themeColor="text1"/>
                <w:sz w:val="18"/>
                <w:szCs w:val="18"/>
                <w:lang w:val="en-US"/>
              </w:rPr>
              <w:t>0</w:t>
            </w:r>
          </w:p>
        </w:tc>
        <w:tc>
          <w:tcPr>
            <w:tcW w:w="1166" w:type="dxa"/>
            <w:tcBorders>
              <w:bottom w:val="single" w:color="8FB6EA" w:sz="6" w:space="0"/>
            </w:tcBorders>
            <w:shd w:val="clear" w:color="auto" w:fill="FFFFFF" w:themeFill="background1"/>
          </w:tcPr>
          <w:p w:rsidRPr="00CC0718" w:rsidR="4F814FF9" w:rsidP="4F814FF9" w:rsidRDefault="4F814FF9" w14:paraId="33BC340D" w14:textId="70A00366">
            <w:pPr>
              <w:spacing w:line="240" w:lineRule="auto"/>
              <w:rPr>
                <w:rFonts w:eastAsia="Calibri"/>
                <w:color w:val="000000" w:themeColor="text1"/>
                <w:sz w:val="18"/>
                <w:szCs w:val="18"/>
              </w:rPr>
            </w:pPr>
            <w:r w:rsidRPr="00CC0718">
              <w:rPr>
                <w:rFonts w:eastAsia="Calibri"/>
                <w:color w:val="000000" w:themeColor="text1"/>
                <w:sz w:val="18"/>
                <w:szCs w:val="18"/>
                <w:lang w:val="en-US"/>
              </w:rPr>
              <w:t>0</w:t>
            </w:r>
          </w:p>
        </w:tc>
      </w:tr>
      <w:tr w:rsidRPr="00CC0718" w:rsidR="4F814FF9" w:rsidTr="4F814FF9" w14:paraId="0E8A9390" w14:textId="77777777">
        <w:trPr>
          <w:trHeight w:val="300"/>
        </w:trPr>
        <w:tc>
          <w:tcPr>
            <w:tcW w:w="9358" w:type="dxa"/>
            <w:gridSpan w:val="8"/>
            <w:tcBorders>
              <w:top w:val="single" w:color="8FB6EA" w:sz="6" w:space="0"/>
            </w:tcBorders>
          </w:tcPr>
          <w:p w:rsidRPr="00CC0718" w:rsidR="4F814FF9" w:rsidP="4F814FF9" w:rsidRDefault="4F814FF9" w14:paraId="79C88995" w14:textId="48A00E51">
            <w:pPr>
              <w:spacing w:line="240" w:lineRule="auto"/>
              <w:rPr>
                <w:rFonts w:eastAsia="Calibri"/>
                <w:sz w:val="12"/>
                <w:szCs w:val="12"/>
              </w:rPr>
            </w:pPr>
          </w:p>
        </w:tc>
      </w:tr>
      <w:tr w:rsidRPr="00CC0718" w:rsidR="4F814FF9" w:rsidTr="4F814FF9" w14:paraId="1238EFBB" w14:textId="77777777">
        <w:trPr>
          <w:trHeight w:val="300"/>
        </w:trPr>
        <w:tc>
          <w:tcPr>
            <w:tcW w:w="9358" w:type="dxa"/>
            <w:gridSpan w:val="8"/>
            <w:tcBorders>
              <w:top w:val="single" w:color="8FB6EA" w:sz="6" w:space="0"/>
            </w:tcBorders>
            <w:shd w:val="clear" w:color="auto" w:fill="FFFFFF" w:themeFill="background1"/>
          </w:tcPr>
          <w:p w:rsidRPr="00CC0718" w:rsidR="4F814FF9" w:rsidP="4F814FF9" w:rsidRDefault="4F814FF9" w14:paraId="45F0F8C0" w14:textId="0A1524B8">
            <w:pPr>
              <w:spacing w:line="240" w:lineRule="auto"/>
              <w:rPr>
                <w:rFonts w:eastAsia="Calibri"/>
                <w:color w:val="5C83B4"/>
                <w:sz w:val="24"/>
                <w:szCs w:val="24"/>
              </w:rPr>
            </w:pPr>
            <w:r w:rsidRPr="00CC0718">
              <w:rPr>
                <w:rFonts w:eastAsia="Calibri"/>
                <w:b/>
                <w:bCs/>
                <w:color w:val="5C83B4"/>
                <w:sz w:val="24"/>
                <w:szCs w:val="24"/>
                <w:lang w:val="en-US"/>
              </w:rPr>
              <w:t>Memos\\Research Notes-</w:t>
            </w:r>
            <w:proofErr w:type="spellStart"/>
            <w:r w:rsidRPr="00CC0718">
              <w:rPr>
                <w:rFonts w:eastAsia="Calibri"/>
                <w:b/>
                <w:bCs/>
                <w:color w:val="5C83B4"/>
                <w:sz w:val="24"/>
                <w:szCs w:val="24"/>
                <w:lang w:val="en-US"/>
              </w:rPr>
              <w:t>RDurodola</w:t>
            </w:r>
            <w:proofErr w:type="spellEnd"/>
          </w:p>
        </w:tc>
      </w:tr>
      <w:tr w:rsidRPr="00CC0718" w:rsidR="4F814FF9" w:rsidTr="4F814FF9" w14:paraId="11DEA01B" w14:textId="77777777">
        <w:trPr>
          <w:trHeight w:val="300"/>
        </w:trPr>
        <w:tc>
          <w:tcPr>
            <w:tcW w:w="1166" w:type="dxa"/>
            <w:tcBorders>
              <w:bottom w:val="single" w:color="8FB6EA" w:sz="6" w:space="0"/>
            </w:tcBorders>
            <w:shd w:val="clear" w:color="auto" w:fill="FFFFFF" w:themeFill="background1"/>
          </w:tcPr>
          <w:p w:rsidRPr="00CC0718" w:rsidR="4F814FF9" w:rsidP="4F814FF9" w:rsidRDefault="4F814FF9" w14:paraId="5B55B4CD" w14:textId="3BDA663B">
            <w:pPr>
              <w:spacing w:line="240" w:lineRule="auto"/>
              <w:rPr>
                <w:rFonts w:eastAsia="Calibri"/>
                <w:color w:val="000000" w:themeColor="text1"/>
                <w:sz w:val="18"/>
                <w:szCs w:val="18"/>
              </w:rPr>
            </w:pPr>
            <w:r w:rsidRPr="00CC0718">
              <w:rPr>
                <w:rFonts w:eastAsia="Calibri"/>
                <w:color w:val="000000" w:themeColor="text1"/>
                <w:sz w:val="18"/>
                <w:szCs w:val="18"/>
                <w:lang w:val="en-US"/>
              </w:rPr>
              <w:t>0</w:t>
            </w:r>
          </w:p>
        </w:tc>
        <w:tc>
          <w:tcPr>
            <w:tcW w:w="1171" w:type="dxa"/>
            <w:tcBorders>
              <w:bottom w:val="single" w:color="8FB6EA" w:sz="6" w:space="0"/>
            </w:tcBorders>
            <w:shd w:val="clear" w:color="auto" w:fill="FFFFFF" w:themeFill="background1"/>
          </w:tcPr>
          <w:p w:rsidRPr="00CC0718" w:rsidR="4F814FF9" w:rsidP="4F814FF9" w:rsidRDefault="4F814FF9" w14:paraId="12B8995F" w14:textId="39173C1E">
            <w:pPr>
              <w:spacing w:line="240" w:lineRule="auto"/>
              <w:rPr>
                <w:rFonts w:eastAsia="Calibri"/>
                <w:color w:val="000000" w:themeColor="text1"/>
                <w:sz w:val="18"/>
                <w:szCs w:val="18"/>
              </w:rPr>
            </w:pPr>
            <w:r w:rsidRPr="00CC0718">
              <w:rPr>
                <w:rFonts w:eastAsia="Calibri"/>
                <w:color w:val="000000" w:themeColor="text1"/>
                <w:sz w:val="18"/>
                <w:szCs w:val="18"/>
                <w:lang w:val="en-US"/>
              </w:rPr>
              <w:t>0</w:t>
            </w:r>
          </w:p>
        </w:tc>
        <w:tc>
          <w:tcPr>
            <w:tcW w:w="1171" w:type="dxa"/>
            <w:tcBorders>
              <w:bottom w:val="single" w:color="8FB6EA" w:sz="6" w:space="0"/>
            </w:tcBorders>
            <w:shd w:val="clear" w:color="auto" w:fill="FFFFFF" w:themeFill="background1"/>
          </w:tcPr>
          <w:p w:rsidRPr="00CC0718" w:rsidR="4F814FF9" w:rsidP="4F814FF9" w:rsidRDefault="4F814FF9" w14:paraId="44FFE827" w14:textId="632D6738">
            <w:pPr>
              <w:spacing w:line="240" w:lineRule="auto"/>
              <w:rPr>
                <w:rFonts w:eastAsia="Calibri"/>
                <w:color w:val="000000" w:themeColor="text1"/>
                <w:sz w:val="18"/>
                <w:szCs w:val="18"/>
              </w:rPr>
            </w:pPr>
            <w:r w:rsidRPr="00CC0718">
              <w:rPr>
                <w:rFonts w:eastAsia="Calibri"/>
                <w:color w:val="000000" w:themeColor="text1"/>
                <w:sz w:val="18"/>
                <w:szCs w:val="18"/>
                <w:lang w:val="en-US"/>
              </w:rPr>
              <w:t>0</w:t>
            </w:r>
          </w:p>
        </w:tc>
        <w:tc>
          <w:tcPr>
            <w:tcW w:w="2342" w:type="dxa"/>
            <w:gridSpan w:val="2"/>
            <w:tcBorders>
              <w:bottom w:val="single" w:color="8FB6EA" w:sz="6" w:space="0"/>
            </w:tcBorders>
            <w:shd w:val="clear" w:color="auto" w:fill="FFFFFF" w:themeFill="background1"/>
          </w:tcPr>
          <w:p w:rsidRPr="00CC0718" w:rsidR="4F814FF9" w:rsidP="4F814FF9" w:rsidRDefault="4F814FF9" w14:paraId="5D612D39" w14:textId="7CC611DD">
            <w:pPr>
              <w:spacing w:line="240" w:lineRule="auto"/>
              <w:rPr>
                <w:rFonts w:eastAsia="Calibri"/>
                <w:color w:val="000000" w:themeColor="text1"/>
                <w:sz w:val="18"/>
                <w:szCs w:val="18"/>
              </w:rPr>
            </w:pPr>
            <w:r w:rsidRPr="00CC0718">
              <w:rPr>
                <w:rFonts w:eastAsia="Calibri"/>
                <w:color w:val="000000" w:themeColor="text1"/>
                <w:sz w:val="18"/>
                <w:szCs w:val="18"/>
                <w:lang w:val="en-US"/>
              </w:rPr>
              <w:t>0.0000</w:t>
            </w:r>
          </w:p>
        </w:tc>
        <w:tc>
          <w:tcPr>
            <w:tcW w:w="1171" w:type="dxa"/>
            <w:tcBorders>
              <w:bottom w:val="single" w:color="8FB6EA" w:sz="6" w:space="0"/>
            </w:tcBorders>
            <w:shd w:val="clear" w:color="auto" w:fill="FFFFFF" w:themeFill="background1"/>
          </w:tcPr>
          <w:p w:rsidRPr="00CC0718" w:rsidR="4F814FF9" w:rsidP="4F814FF9" w:rsidRDefault="4F814FF9" w14:paraId="3AF12D06" w14:textId="2C890F3B">
            <w:pPr>
              <w:spacing w:line="240" w:lineRule="auto"/>
              <w:rPr>
                <w:rFonts w:eastAsia="Calibri"/>
                <w:color w:val="000000" w:themeColor="text1"/>
                <w:sz w:val="18"/>
                <w:szCs w:val="18"/>
              </w:rPr>
            </w:pPr>
            <w:r w:rsidRPr="00CC0718">
              <w:rPr>
                <w:rFonts w:eastAsia="Calibri"/>
                <w:color w:val="000000" w:themeColor="text1"/>
                <w:sz w:val="18"/>
                <w:szCs w:val="18"/>
                <w:lang w:val="en-US"/>
              </w:rPr>
              <w:t>0</w:t>
            </w:r>
          </w:p>
        </w:tc>
        <w:tc>
          <w:tcPr>
            <w:tcW w:w="1171" w:type="dxa"/>
            <w:tcBorders>
              <w:bottom w:val="single" w:color="8FB6EA" w:sz="6" w:space="0"/>
            </w:tcBorders>
            <w:shd w:val="clear" w:color="auto" w:fill="FFFFFF" w:themeFill="background1"/>
          </w:tcPr>
          <w:p w:rsidRPr="00CC0718" w:rsidR="4F814FF9" w:rsidP="4F814FF9" w:rsidRDefault="4F814FF9" w14:paraId="207152B4" w14:textId="012287D1">
            <w:pPr>
              <w:spacing w:line="240" w:lineRule="auto"/>
              <w:rPr>
                <w:rFonts w:eastAsia="Calibri"/>
                <w:color w:val="000000" w:themeColor="text1"/>
                <w:sz w:val="18"/>
                <w:szCs w:val="18"/>
              </w:rPr>
            </w:pPr>
            <w:r w:rsidRPr="00CC0718">
              <w:rPr>
                <w:rFonts w:eastAsia="Calibri"/>
                <w:color w:val="000000" w:themeColor="text1"/>
                <w:sz w:val="18"/>
                <w:szCs w:val="18"/>
                <w:lang w:val="en-US"/>
              </w:rPr>
              <w:t>0</w:t>
            </w:r>
          </w:p>
        </w:tc>
        <w:tc>
          <w:tcPr>
            <w:tcW w:w="1166" w:type="dxa"/>
            <w:tcBorders>
              <w:bottom w:val="single" w:color="8FB6EA" w:sz="6" w:space="0"/>
            </w:tcBorders>
            <w:shd w:val="clear" w:color="auto" w:fill="FFFFFF" w:themeFill="background1"/>
          </w:tcPr>
          <w:p w:rsidRPr="00CC0718" w:rsidR="4F814FF9" w:rsidP="4F814FF9" w:rsidRDefault="4F814FF9" w14:paraId="3DA08C2D" w14:textId="29A795DE">
            <w:pPr>
              <w:spacing w:line="240" w:lineRule="auto"/>
              <w:rPr>
                <w:rFonts w:eastAsia="Calibri"/>
                <w:color w:val="000000" w:themeColor="text1"/>
                <w:sz w:val="18"/>
                <w:szCs w:val="18"/>
              </w:rPr>
            </w:pPr>
            <w:r w:rsidRPr="00CC0718">
              <w:rPr>
                <w:rFonts w:eastAsia="Calibri"/>
                <w:color w:val="000000" w:themeColor="text1"/>
                <w:sz w:val="18"/>
                <w:szCs w:val="18"/>
                <w:lang w:val="en-US"/>
              </w:rPr>
              <w:t>0</w:t>
            </w:r>
          </w:p>
        </w:tc>
      </w:tr>
      <w:tr w:rsidRPr="00CC0718" w:rsidR="4F814FF9" w:rsidTr="4F814FF9" w14:paraId="6CF7A8DE" w14:textId="77777777">
        <w:trPr>
          <w:trHeight w:val="300"/>
        </w:trPr>
        <w:tc>
          <w:tcPr>
            <w:tcW w:w="9358" w:type="dxa"/>
            <w:gridSpan w:val="8"/>
            <w:tcBorders>
              <w:top w:val="single" w:color="8FB6EA" w:sz="6" w:space="0"/>
            </w:tcBorders>
          </w:tcPr>
          <w:p w:rsidRPr="00CC0718" w:rsidR="4F814FF9" w:rsidP="4F814FF9" w:rsidRDefault="4F814FF9" w14:paraId="4989AB9A" w14:textId="789D0751">
            <w:pPr>
              <w:spacing w:line="240" w:lineRule="auto"/>
              <w:rPr>
                <w:rFonts w:eastAsia="Calibri"/>
                <w:sz w:val="12"/>
                <w:szCs w:val="12"/>
              </w:rPr>
            </w:pPr>
          </w:p>
        </w:tc>
      </w:tr>
      <w:tr w:rsidRPr="00CC0718" w:rsidR="4F814FF9" w:rsidTr="4F814FF9" w14:paraId="4341457D" w14:textId="77777777">
        <w:trPr>
          <w:trHeight w:val="300"/>
        </w:trPr>
        <w:tc>
          <w:tcPr>
            <w:tcW w:w="9358" w:type="dxa"/>
            <w:gridSpan w:val="8"/>
            <w:tcBorders>
              <w:top w:val="single" w:color="8FB6EA" w:sz="6" w:space="0"/>
            </w:tcBorders>
            <w:shd w:val="clear" w:color="auto" w:fill="FFFFFF" w:themeFill="background1"/>
          </w:tcPr>
          <w:p w:rsidRPr="00CC0718" w:rsidR="4F814FF9" w:rsidP="4F814FF9" w:rsidRDefault="4F814FF9" w14:paraId="4CC1B051" w14:textId="716E1010">
            <w:pPr>
              <w:spacing w:line="240" w:lineRule="auto"/>
              <w:rPr>
                <w:rFonts w:eastAsia="Calibri"/>
                <w:color w:val="5C83B4"/>
                <w:sz w:val="24"/>
                <w:szCs w:val="24"/>
              </w:rPr>
            </w:pPr>
            <w:r w:rsidRPr="00CC0718">
              <w:rPr>
                <w:rFonts w:eastAsia="Calibri"/>
                <w:b/>
                <w:bCs/>
                <w:color w:val="5C83B4"/>
                <w:sz w:val="24"/>
                <w:szCs w:val="24"/>
                <w:lang w:val="en-US"/>
              </w:rPr>
              <w:t>Memos\\Research Notes-</w:t>
            </w:r>
            <w:proofErr w:type="spellStart"/>
            <w:r w:rsidRPr="00CC0718">
              <w:rPr>
                <w:rFonts w:eastAsia="Calibri"/>
                <w:b/>
                <w:bCs/>
                <w:color w:val="5C83B4"/>
                <w:sz w:val="24"/>
                <w:szCs w:val="24"/>
                <w:lang w:val="en-US"/>
              </w:rPr>
              <w:t>TBhagat</w:t>
            </w:r>
            <w:proofErr w:type="spellEnd"/>
          </w:p>
        </w:tc>
      </w:tr>
      <w:tr w:rsidRPr="00CC0718" w:rsidR="4F814FF9" w:rsidTr="4F814FF9" w14:paraId="3826FD2F" w14:textId="77777777">
        <w:trPr>
          <w:trHeight w:val="300"/>
        </w:trPr>
        <w:tc>
          <w:tcPr>
            <w:tcW w:w="1166" w:type="dxa"/>
            <w:tcBorders>
              <w:bottom w:val="single" w:color="8FB6EA" w:sz="6" w:space="0"/>
            </w:tcBorders>
            <w:shd w:val="clear" w:color="auto" w:fill="FFFFFF" w:themeFill="background1"/>
          </w:tcPr>
          <w:p w:rsidRPr="00CC0718" w:rsidR="4F814FF9" w:rsidP="4F814FF9" w:rsidRDefault="4F814FF9" w14:paraId="35F7D607" w14:textId="26B720C2">
            <w:pPr>
              <w:spacing w:line="240" w:lineRule="auto"/>
              <w:rPr>
                <w:rFonts w:eastAsia="Calibri"/>
                <w:color w:val="000000" w:themeColor="text1"/>
                <w:sz w:val="18"/>
                <w:szCs w:val="18"/>
              </w:rPr>
            </w:pPr>
            <w:r w:rsidRPr="00CC0718">
              <w:rPr>
                <w:rFonts w:eastAsia="Calibri"/>
                <w:color w:val="000000" w:themeColor="text1"/>
                <w:sz w:val="18"/>
                <w:szCs w:val="18"/>
                <w:lang w:val="en-US"/>
              </w:rPr>
              <w:t>0</w:t>
            </w:r>
          </w:p>
        </w:tc>
        <w:tc>
          <w:tcPr>
            <w:tcW w:w="1171" w:type="dxa"/>
            <w:tcBorders>
              <w:bottom w:val="single" w:color="8FB6EA" w:sz="6" w:space="0"/>
            </w:tcBorders>
            <w:shd w:val="clear" w:color="auto" w:fill="FFFFFF" w:themeFill="background1"/>
          </w:tcPr>
          <w:p w:rsidRPr="00CC0718" w:rsidR="4F814FF9" w:rsidP="4F814FF9" w:rsidRDefault="4F814FF9" w14:paraId="09A40FAE" w14:textId="1911AFFC">
            <w:pPr>
              <w:spacing w:line="240" w:lineRule="auto"/>
              <w:rPr>
                <w:rFonts w:eastAsia="Calibri"/>
                <w:color w:val="000000" w:themeColor="text1"/>
                <w:sz w:val="18"/>
                <w:szCs w:val="18"/>
              </w:rPr>
            </w:pPr>
            <w:r w:rsidRPr="00CC0718">
              <w:rPr>
                <w:rFonts w:eastAsia="Calibri"/>
                <w:color w:val="000000" w:themeColor="text1"/>
                <w:sz w:val="18"/>
                <w:szCs w:val="18"/>
                <w:lang w:val="en-US"/>
              </w:rPr>
              <w:t>0</w:t>
            </w:r>
          </w:p>
        </w:tc>
        <w:tc>
          <w:tcPr>
            <w:tcW w:w="1171" w:type="dxa"/>
            <w:tcBorders>
              <w:bottom w:val="single" w:color="8FB6EA" w:sz="6" w:space="0"/>
            </w:tcBorders>
            <w:shd w:val="clear" w:color="auto" w:fill="FFFFFF" w:themeFill="background1"/>
          </w:tcPr>
          <w:p w:rsidRPr="00CC0718" w:rsidR="4F814FF9" w:rsidP="4F814FF9" w:rsidRDefault="4F814FF9" w14:paraId="51D4BD2E" w14:textId="53F6FD94">
            <w:pPr>
              <w:spacing w:line="240" w:lineRule="auto"/>
              <w:rPr>
                <w:rFonts w:eastAsia="Calibri"/>
                <w:color w:val="000000" w:themeColor="text1"/>
                <w:sz w:val="18"/>
                <w:szCs w:val="18"/>
              </w:rPr>
            </w:pPr>
            <w:r w:rsidRPr="00CC0718">
              <w:rPr>
                <w:rFonts w:eastAsia="Calibri"/>
                <w:color w:val="000000" w:themeColor="text1"/>
                <w:sz w:val="18"/>
                <w:szCs w:val="18"/>
                <w:lang w:val="en-US"/>
              </w:rPr>
              <w:t>0</w:t>
            </w:r>
          </w:p>
        </w:tc>
        <w:tc>
          <w:tcPr>
            <w:tcW w:w="2342" w:type="dxa"/>
            <w:gridSpan w:val="2"/>
            <w:tcBorders>
              <w:bottom w:val="single" w:color="8FB6EA" w:sz="6" w:space="0"/>
            </w:tcBorders>
            <w:shd w:val="clear" w:color="auto" w:fill="FFFFFF" w:themeFill="background1"/>
          </w:tcPr>
          <w:p w:rsidRPr="00CC0718" w:rsidR="4F814FF9" w:rsidP="4F814FF9" w:rsidRDefault="4F814FF9" w14:paraId="372B1D69" w14:textId="4D79AAA7">
            <w:pPr>
              <w:spacing w:line="240" w:lineRule="auto"/>
              <w:rPr>
                <w:rFonts w:eastAsia="Calibri"/>
                <w:color w:val="000000" w:themeColor="text1"/>
                <w:sz w:val="18"/>
                <w:szCs w:val="18"/>
              </w:rPr>
            </w:pPr>
            <w:r w:rsidRPr="00CC0718">
              <w:rPr>
                <w:rFonts w:eastAsia="Calibri"/>
                <w:color w:val="000000" w:themeColor="text1"/>
                <w:sz w:val="18"/>
                <w:szCs w:val="18"/>
                <w:lang w:val="en-US"/>
              </w:rPr>
              <w:t>0.0000</w:t>
            </w:r>
          </w:p>
        </w:tc>
        <w:tc>
          <w:tcPr>
            <w:tcW w:w="1171" w:type="dxa"/>
            <w:tcBorders>
              <w:bottom w:val="single" w:color="8FB6EA" w:sz="6" w:space="0"/>
            </w:tcBorders>
            <w:shd w:val="clear" w:color="auto" w:fill="FFFFFF" w:themeFill="background1"/>
          </w:tcPr>
          <w:p w:rsidRPr="00CC0718" w:rsidR="4F814FF9" w:rsidP="4F814FF9" w:rsidRDefault="4F814FF9" w14:paraId="62B22B28" w14:textId="1141403A">
            <w:pPr>
              <w:spacing w:line="240" w:lineRule="auto"/>
              <w:rPr>
                <w:rFonts w:eastAsia="Calibri"/>
                <w:color w:val="000000" w:themeColor="text1"/>
                <w:sz w:val="18"/>
                <w:szCs w:val="18"/>
              </w:rPr>
            </w:pPr>
            <w:r w:rsidRPr="00CC0718">
              <w:rPr>
                <w:rFonts w:eastAsia="Calibri"/>
                <w:color w:val="000000" w:themeColor="text1"/>
                <w:sz w:val="18"/>
                <w:szCs w:val="18"/>
                <w:lang w:val="en-US"/>
              </w:rPr>
              <w:t>0</w:t>
            </w:r>
          </w:p>
        </w:tc>
        <w:tc>
          <w:tcPr>
            <w:tcW w:w="1171" w:type="dxa"/>
            <w:tcBorders>
              <w:bottom w:val="single" w:color="8FB6EA" w:sz="6" w:space="0"/>
            </w:tcBorders>
            <w:shd w:val="clear" w:color="auto" w:fill="FFFFFF" w:themeFill="background1"/>
          </w:tcPr>
          <w:p w:rsidRPr="00CC0718" w:rsidR="4F814FF9" w:rsidP="4F814FF9" w:rsidRDefault="4F814FF9" w14:paraId="080BBDB5" w14:textId="142138B7">
            <w:pPr>
              <w:spacing w:line="240" w:lineRule="auto"/>
              <w:rPr>
                <w:rFonts w:eastAsia="Calibri"/>
                <w:color w:val="000000" w:themeColor="text1"/>
                <w:sz w:val="18"/>
                <w:szCs w:val="18"/>
              </w:rPr>
            </w:pPr>
            <w:r w:rsidRPr="00CC0718">
              <w:rPr>
                <w:rFonts w:eastAsia="Calibri"/>
                <w:color w:val="000000" w:themeColor="text1"/>
                <w:sz w:val="18"/>
                <w:szCs w:val="18"/>
                <w:lang w:val="en-US"/>
              </w:rPr>
              <w:t>0</w:t>
            </w:r>
          </w:p>
        </w:tc>
        <w:tc>
          <w:tcPr>
            <w:tcW w:w="1166" w:type="dxa"/>
            <w:tcBorders>
              <w:bottom w:val="single" w:color="8FB6EA" w:sz="6" w:space="0"/>
            </w:tcBorders>
            <w:shd w:val="clear" w:color="auto" w:fill="FFFFFF" w:themeFill="background1"/>
          </w:tcPr>
          <w:p w:rsidRPr="00CC0718" w:rsidR="4F814FF9" w:rsidP="4F814FF9" w:rsidRDefault="4F814FF9" w14:paraId="22260683" w14:textId="7A11462D">
            <w:pPr>
              <w:spacing w:line="240" w:lineRule="auto"/>
              <w:rPr>
                <w:rFonts w:eastAsia="Calibri"/>
                <w:color w:val="000000" w:themeColor="text1"/>
                <w:sz w:val="18"/>
                <w:szCs w:val="18"/>
              </w:rPr>
            </w:pPr>
            <w:r w:rsidRPr="00CC0718">
              <w:rPr>
                <w:rFonts w:eastAsia="Calibri"/>
                <w:color w:val="000000" w:themeColor="text1"/>
                <w:sz w:val="18"/>
                <w:szCs w:val="18"/>
                <w:lang w:val="en-US"/>
              </w:rPr>
              <w:t>0</w:t>
            </w:r>
          </w:p>
        </w:tc>
      </w:tr>
      <w:tr w:rsidRPr="00CC0718" w:rsidR="4F814FF9" w:rsidTr="4F814FF9" w14:paraId="210555B5" w14:textId="77777777">
        <w:trPr>
          <w:trHeight w:val="300"/>
        </w:trPr>
        <w:tc>
          <w:tcPr>
            <w:tcW w:w="9358" w:type="dxa"/>
            <w:gridSpan w:val="8"/>
            <w:tcBorders>
              <w:top w:val="single" w:color="8FB6EA" w:sz="6" w:space="0"/>
            </w:tcBorders>
          </w:tcPr>
          <w:p w:rsidRPr="00CC0718" w:rsidR="4F814FF9" w:rsidP="4F814FF9" w:rsidRDefault="4F814FF9" w14:paraId="0AA122F8" w14:textId="08AC5DE0">
            <w:pPr>
              <w:spacing w:line="240" w:lineRule="auto"/>
              <w:rPr>
                <w:rFonts w:eastAsia="Calibri"/>
                <w:sz w:val="12"/>
                <w:szCs w:val="12"/>
              </w:rPr>
            </w:pPr>
          </w:p>
        </w:tc>
      </w:tr>
      <w:tr w:rsidRPr="00CC0718" w:rsidR="4F814FF9" w:rsidTr="4F814FF9" w14:paraId="03CBF936" w14:textId="77777777">
        <w:trPr>
          <w:trHeight w:val="300"/>
        </w:trPr>
        <w:tc>
          <w:tcPr>
            <w:tcW w:w="9358" w:type="dxa"/>
            <w:gridSpan w:val="8"/>
            <w:tcBorders>
              <w:top w:val="single" w:color="8FB6EA" w:sz="6" w:space="0"/>
            </w:tcBorders>
            <w:shd w:val="clear" w:color="auto" w:fill="FFFFFF" w:themeFill="background1"/>
          </w:tcPr>
          <w:p w:rsidRPr="00CC0718" w:rsidR="4F814FF9" w:rsidP="4F814FF9" w:rsidRDefault="4F814FF9" w14:paraId="40B188BE" w14:textId="13A17C02">
            <w:pPr>
              <w:spacing w:line="240" w:lineRule="auto"/>
              <w:rPr>
                <w:rFonts w:eastAsia="Calibri"/>
                <w:color w:val="5C83B4"/>
                <w:sz w:val="24"/>
                <w:szCs w:val="24"/>
              </w:rPr>
            </w:pPr>
            <w:r w:rsidRPr="00CC0718">
              <w:rPr>
                <w:rFonts w:eastAsia="Calibri"/>
                <w:b/>
                <w:bCs/>
                <w:color w:val="5C83B4"/>
                <w:sz w:val="24"/>
                <w:szCs w:val="24"/>
                <w:lang w:val="en-US"/>
              </w:rPr>
              <w:t>Memos\\Research Notes-</w:t>
            </w:r>
            <w:proofErr w:type="spellStart"/>
            <w:r w:rsidRPr="00CC0718">
              <w:rPr>
                <w:rFonts w:eastAsia="Calibri"/>
                <w:b/>
                <w:bCs/>
                <w:color w:val="5C83B4"/>
                <w:sz w:val="24"/>
                <w:szCs w:val="24"/>
                <w:lang w:val="en-US"/>
              </w:rPr>
              <w:t>TBhagat</w:t>
            </w:r>
            <w:proofErr w:type="spellEnd"/>
            <w:r w:rsidRPr="00CC0718">
              <w:rPr>
                <w:rFonts w:eastAsia="Calibri"/>
                <w:b/>
                <w:bCs/>
                <w:color w:val="5C83B4"/>
                <w:sz w:val="24"/>
                <w:szCs w:val="24"/>
                <w:lang w:val="en-US"/>
              </w:rPr>
              <w:t xml:space="preserve"> (2)</w:t>
            </w:r>
          </w:p>
        </w:tc>
      </w:tr>
      <w:tr w:rsidRPr="00CC0718" w:rsidR="4F814FF9" w:rsidTr="4F814FF9" w14:paraId="2341F603" w14:textId="77777777">
        <w:trPr>
          <w:trHeight w:val="300"/>
        </w:trPr>
        <w:tc>
          <w:tcPr>
            <w:tcW w:w="1166" w:type="dxa"/>
            <w:tcBorders>
              <w:bottom w:val="single" w:color="8FB6EA" w:sz="6" w:space="0"/>
            </w:tcBorders>
            <w:shd w:val="clear" w:color="auto" w:fill="FFFFFF" w:themeFill="background1"/>
          </w:tcPr>
          <w:p w:rsidRPr="00CC0718" w:rsidR="4F814FF9" w:rsidP="4F814FF9" w:rsidRDefault="4F814FF9" w14:paraId="58279C97" w14:textId="0EFB43FA">
            <w:pPr>
              <w:spacing w:line="240" w:lineRule="auto"/>
              <w:rPr>
                <w:rFonts w:eastAsia="Calibri"/>
                <w:color w:val="000000" w:themeColor="text1"/>
                <w:sz w:val="18"/>
                <w:szCs w:val="18"/>
              </w:rPr>
            </w:pPr>
            <w:r w:rsidRPr="00CC0718">
              <w:rPr>
                <w:rFonts w:eastAsia="Calibri"/>
                <w:color w:val="000000" w:themeColor="text1"/>
                <w:sz w:val="18"/>
                <w:szCs w:val="18"/>
                <w:lang w:val="en-US"/>
              </w:rPr>
              <w:t>24</w:t>
            </w:r>
          </w:p>
        </w:tc>
        <w:tc>
          <w:tcPr>
            <w:tcW w:w="1171" w:type="dxa"/>
            <w:tcBorders>
              <w:bottom w:val="single" w:color="8FB6EA" w:sz="6" w:space="0"/>
            </w:tcBorders>
            <w:shd w:val="clear" w:color="auto" w:fill="FFFFFF" w:themeFill="background1"/>
          </w:tcPr>
          <w:p w:rsidRPr="00CC0718" w:rsidR="4F814FF9" w:rsidP="4F814FF9" w:rsidRDefault="4F814FF9" w14:paraId="4B96299A" w14:textId="00C010E4">
            <w:pPr>
              <w:spacing w:line="240" w:lineRule="auto"/>
              <w:rPr>
                <w:rFonts w:eastAsia="Calibri"/>
                <w:color w:val="000000" w:themeColor="text1"/>
                <w:sz w:val="18"/>
                <w:szCs w:val="18"/>
              </w:rPr>
            </w:pPr>
            <w:r w:rsidRPr="00CC0718">
              <w:rPr>
                <w:rFonts w:eastAsia="Calibri"/>
                <w:color w:val="000000" w:themeColor="text1"/>
                <w:sz w:val="18"/>
                <w:szCs w:val="18"/>
                <w:lang w:val="en-US"/>
              </w:rPr>
              <w:t>6</w:t>
            </w:r>
          </w:p>
        </w:tc>
        <w:tc>
          <w:tcPr>
            <w:tcW w:w="1171" w:type="dxa"/>
            <w:tcBorders>
              <w:bottom w:val="single" w:color="8FB6EA" w:sz="6" w:space="0"/>
            </w:tcBorders>
            <w:shd w:val="clear" w:color="auto" w:fill="FFFFFF" w:themeFill="background1"/>
          </w:tcPr>
          <w:p w:rsidRPr="00CC0718" w:rsidR="4F814FF9" w:rsidP="4F814FF9" w:rsidRDefault="4F814FF9" w14:paraId="3A9EF951" w14:textId="230683C9">
            <w:pPr>
              <w:spacing w:line="240" w:lineRule="auto"/>
              <w:rPr>
                <w:rFonts w:eastAsia="Calibri"/>
                <w:color w:val="000000" w:themeColor="text1"/>
                <w:sz w:val="18"/>
                <w:szCs w:val="18"/>
              </w:rPr>
            </w:pPr>
            <w:r w:rsidRPr="00CC0718">
              <w:rPr>
                <w:rFonts w:eastAsia="Calibri"/>
                <w:color w:val="000000" w:themeColor="text1"/>
                <w:sz w:val="18"/>
                <w:szCs w:val="18"/>
                <w:lang w:val="en-US"/>
              </w:rPr>
              <w:t>0</w:t>
            </w:r>
          </w:p>
        </w:tc>
        <w:tc>
          <w:tcPr>
            <w:tcW w:w="2342" w:type="dxa"/>
            <w:gridSpan w:val="2"/>
            <w:tcBorders>
              <w:bottom w:val="single" w:color="8FB6EA" w:sz="6" w:space="0"/>
            </w:tcBorders>
            <w:shd w:val="clear" w:color="auto" w:fill="FFFFFF" w:themeFill="background1"/>
          </w:tcPr>
          <w:p w:rsidRPr="00CC0718" w:rsidR="4F814FF9" w:rsidP="4F814FF9" w:rsidRDefault="4F814FF9" w14:paraId="230692FA" w14:textId="05E85555">
            <w:pPr>
              <w:spacing w:line="240" w:lineRule="auto"/>
              <w:rPr>
                <w:rFonts w:eastAsia="Calibri"/>
                <w:color w:val="000000" w:themeColor="text1"/>
                <w:sz w:val="18"/>
                <w:szCs w:val="18"/>
              </w:rPr>
            </w:pPr>
            <w:r w:rsidRPr="00CC0718">
              <w:rPr>
                <w:rFonts w:eastAsia="Calibri"/>
                <w:color w:val="000000" w:themeColor="text1"/>
                <w:sz w:val="18"/>
                <w:szCs w:val="18"/>
                <w:lang w:val="en-US"/>
              </w:rPr>
              <w:t>0.0000</w:t>
            </w:r>
          </w:p>
        </w:tc>
        <w:tc>
          <w:tcPr>
            <w:tcW w:w="1171" w:type="dxa"/>
            <w:tcBorders>
              <w:bottom w:val="single" w:color="8FB6EA" w:sz="6" w:space="0"/>
            </w:tcBorders>
            <w:shd w:val="clear" w:color="auto" w:fill="FFFFFF" w:themeFill="background1"/>
          </w:tcPr>
          <w:p w:rsidRPr="00CC0718" w:rsidR="4F814FF9" w:rsidP="4F814FF9" w:rsidRDefault="4F814FF9" w14:paraId="0FACCCA0" w14:textId="17979A07">
            <w:pPr>
              <w:spacing w:line="240" w:lineRule="auto"/>
              <w:rPr>
                <w:rFonts w:eastAsia="Calibri"/>
                <w:color w:val="000000" w:themeColor="text1"/>
                <w:sz w:val="18"/>
                <w:szCs w:val="18"/>
              </w:rPr>
            </w:pPr>
            <w:r w:rsidRPr="00CC0718">
              <w:rPr>
                <w:rFonts w:eastAsia="Calibri"/>
                <w:color w:val="000000" w:themeColor="text1"/>
                <w:sz w:val="18"/>
                <w:szCs w:val="18"/>
                <w:lang w:val="en-US"/>
              </w:rPr>
              <w:t>0</w:t>
            </w:r>
          </w:p>
        </w:tc>
        <w:tc>
          <w:tcPr>
            <w:tcW w:w="1171" w:type="dxa"/>
            <w:tcBorders>
              <w:bottom w:val="single" w:color="8FB6EA" w:sz="6" w:space="0"/>
            </w:tcBorders>
            <w:shd w:val="clear" w:color="auto" w:fill="FFFFFF" w:themeFill="background1"/>
          </w:tcPr>
          <w:p w:rsidRPr="00CC0718" w:rsidR="4F814FF9" w:rsidP="4F814FF9" w:rsidRDefault="4F814FF9" w14:paraId="0288FF21" w14:textId="2659A1A4">
            <w:pPr>
              <w:spacing w:line="240" w:lineRule="auto"/>
              <w:rPr>
                <w:rFonts w:eastAsia="Calibri"/>
                <w:color w:val="000000" w:themeColor="text1"/>
                <w:sz w:val="18"/>
                <w:szCs w:val="18"/>
              </w:rPr>
            </w:pPr>
            <w:r w:rsidRPr="00CC0718">
              <w:rPr>
                <w:rFonts w:eastAsia="Calibri"/>
                <w:color w:val="000000" w:themeColor="text1"/>
                <w:sz w:val="18"/>
                <w:szCs w:val="18"/>
                <w:lang w:val="en-US"/>
              </w:rPr>
              <w:t>0</w:t>
            </w:r>
          </w:p>
        </w:tc>
        <w:tc>
          <w:tcPr>
            <w:tcW w:w="1166" w:type="dxa"/>
            <w:tcBorders>
              <w:bottom w:val="single" w:color="8FB6EA" w:sz="6" w:space="0"/>
            </w:tcBorders>
            <w:shd w:val="clear" w:color="auto" w:fill="FFFFFF" w:themeFill="background1"/>
          </w:tcPr>
          <w:p w:rsidRPr="00CC0718" w:rsidR="4F814FF9" w:rsidP="4F814FF9" w:rsidRDefault="4F814FF9" w14:paraId="77173FFB" w14:textId="4A57DD56">
            <w:pPr>
              <w:spacing w:line="240" w:lineRule="auto"/>
              <w:rPr>
                <w:rFonts w:eastAsia="Calibri"/>
                <w:color w:val="000000" w:themeColor="text1"/>
                <w:sz w:val="18"/>
                <w:szCs w:val="18"/>
              </w:rPr>
            </w:pPr>
            <w:r w:rsidRPr="00CC0718">
              <w:rPr>
                <w:rFonts w:eastAsia="Calibri"/>
                <w:color w:val="000000" w:themeColor="text1"/>
                <w:sz w:val="18"/>
                <w:szCs w:val="18"/>
                <w:lang w:val="en-US"/>
              </w:rPr>
              <w:t>0</w:t>
            </w:r>
          </w:p>
        </w:tc>
      </w:tr>
      <w:tr w:rsidRPr="00CC0718" w:rsidR="4F814FF9" w:rsidTr="4F814FF9" w14:paraId="760E49AD" w14:textId="77777777">
        <w:trPr>
          <w:trHeight w:val="300"/>
        </w:trPr>
        <w:tc>
          <w:tcPr>
            <w:tcW w:w="9358" w:type="dxa"/>
            <w:gridSpan w:val="8"/>
            <w:tcBorders>
              <w:top w:val="single" w:color="8FB6EA" w:sz="6" w:space="0"/>
            </w:tcBorders>
          </w:tcPr>
          <w:p w:rsidRPr="00CC0718" w:rsidR="4F814FF9" w:rsidP="4F814FF9" w:rsidRDefault="4F814FF9" w14:paraId="0D4C4CD8" w14:textId="358BBC89">
            <w:pPr>
              <w:spacing w:line="240" w:lineRule="auto"/>
              <w:rPr>
                <w:rFonts w:eastAsia="Calibri"/>
                <w:sz w:val="12"/>
                <w:szCs w:val="12"/>
              </w:rPr>
            </w:pPr>
          </w:p>
        </w:tc>
      </w:tr>
      <w:tr w:rsidRPr="00CC0718" w:rsidR="4F814FF9" w:rsidTr="4F814FF9" w14:paraId="578BA405" w14:textId="77777777">
        <w:trPr>
          <w:trHeight w:val="300"/>
        </w:trPr>
        <w:tc>
          <w:tcPr>
            <w:tcW w:w="9358" w:type="dxa"/>
            <w:gridSpan w:val="8"/>
            <w:tcBorders>
              <w:top w:val="single" w:color="8FB6EA" w:sz="6" w:space="0"/>
            </w:tcBorders>
            <w:shd w:val="clear" w:color="auto" w:fill="FFFFFF" w:themeFill="background1"/>
          </w:tcPr>
          <w:p w:rsidRPr="00CC0718" w:rsidR="4F814FF9" w:rsidP="4F814FF9" w:rsidRDefault="4F814FF9" w14:paraId="569A3D0A" w14:textId="23DF01FB">
            <w:pPr>
              <w:spacing w:line="240" w:lineRule="auto"/>
              <w:rPr>
                <w:rFonts w:eastAsia="Calibri"/>
                <w:color w:val="5C83B4"/>
                <w:sz w:val="24"/>
                <w:szCs w:val="24"/>
              </w:rPr>
            </w:pPr>
            <w:r w:rsidRPr="00CC0718">
              <w:rPr>
                <w:rFonts w:eastAsia="Calibri"/>
                <w:b/>
                <w:bCs/>
                <w:color w:val="5C83B4"/>
                <w:sz w:val="24"/>
                <w:szCs w:val="24"/>
                <w:lang w:val="en-US"/>
              </w:rPr>
              <w:t>Memos\\Team Rules</w:t>
            </w:r>
          </w:p>
        </w:tc>
      </w:tr>
      <w:tr w:rsidRPr="00CC0718" w:rsidR="4F814FF9" w:rsidTr="4F814FF9" w14:paraId="4E6711E0" w14:textId="77777777">
        <w:trPr>
          <w:trHeight w:val="300"/>
        </w:trPr>
        <w:tc>
          <w:tcPr>
            <w:tcW w:w="1166" w:type="dxa"/>
            <w:tcBorders>
              <w:bottom w:val="single" w:color="8FB6EA" w:sz="6" w:space="0"/>
            </w:tcBorders>
            <w:shd w:val="clear" w:color="auto" w:fill="FFFFFF" w:themeFill="background1"/>
          </w:tcPr>
          <w:p w:rsidRPr="00CC0718" w:rsidR="4F814FF9" w:rsidP="4F814FF9" w:rsidRDefault="4F814FF9" w14:paraId="4BB893B4" w14:textId="3042E8DC">
            <w:pPr>
              <w:spacing w:line="240" w:lineRule="auto"/>
              <w:rPr>
                <w:rFonts w:eastAsia="Calibri"/>
                <w:color w:val="000000" w:themeColor="text1"/>
                <w:sz w:val="18"/>
                <w:szCs w:val="18"/>
              </w:rPr>
            </w:pPr>
            <w:r w:rsidRPr="00CC0718">
              <w:rPr>
                <w:rFonts w:eastAsia="Calibri"/>
                <w:color w:val="000000" w:themeColor="text1"/>
                <w:sz w:val="18"/>
                <w:szCs w:val="18"/>
                <w:lang w:val="en-US"/>
              </w:rPr>
              <w:t>169</w:t>
            </w:r>
          </w:p>
        </w:tc>
        <w:tc>
          <w:tcPr>
            <w:tcW w:w="1171" w:type="dxa"/>
            <w:tcBorders>
              <w:bottom w:val="single" w:color="8FB6EA" w:sz="6" w:space="0"/>
            </w:tcBorders>
            <w:shd w:val="clear" w:color="auto" w:fill="FFFFFF" w:themeFill="background1"/>
          </w:tcPr>
          <w:p w:rsidRPr="00CC0718" w:rsidR="4F814FF9" w:rsidP="4F814FF9" w:rsidRDefault="4F814FF9" w14:paraId="3404B6CD" w14:textId="0A0F5B6D">
            <w:pPr>
              <w:spacing w:line="240" w:lineRule="auto"/>
              <w:rPr>
                <w:rFonts w:eastAsia="Calibri"/>
                <w:color w:val="000000" w:themeColor="text1"/>
                <w:sz w:val="18"/>
                <w:szCs w:val="18"/>
              </w:rPr>
            </w:pPr>
            <w:r w:rsidRPr="00CC0718">
              <w:rPr>
                <w:rFonts w:eastAsia="Calibri"/>
                <w:color w:val="000000" w:themeColor="text1"/>
                <w:sz w:val="18"/>
                <w:szCs w:val="18"/>
                <w:lang w:val="en-US"/>
              </w:rPr>
              <w:t>17</w:t>
            </w:r>
          </w:p>
        </w:tc>
        <w:tc>
          <w:tcPr>
            <w:tcW w:w="1171" w:type="dxa"/>
            <w:tcBorders>
              <w:bottom w:val="single" w:color="8FB6EA" w:sz="6" w:space="0"/>
            </w:tcBorders>
            <w:shd w:val="clear" w:color="auto" w:fill="FFFFFF" w:themeFill="background1"/>
          </w:tcPr>
          <w:p w:rsidRPr="00CC0718" w:rsidR="4F814FF9" w:rsidP="4F814FF9" w:rsidRDefault="4F814FF9" w14:paraId="2C0746E6" w14:textId="5CF217DD">
            <w:pPr>
              <w:spacing w:line="240" w:lineRule="auto"/>
              <w:rPr>
                <w:rFonts w:eastAsia="Calibri"/>
                <w:color w:val="000000" w:themeColor="text1"/>
                <w:sz w:val="18"/>
                <w:szCs w:val="18"/>
              </w:rPr>
            </w:pPr>
            <w:r w:rsidRPr="00CC0718">
              <w:rPr>
                <w:rFonts w:eastAsia="Calibri"/>
                <w:color w:val="000000" w:themeColor="text1"/>
                <w:sz w:val="18"/>
                <w:szCs w:val="18"/>
                <w:lang w:val="en-US"/>
              </w:rPr>
              <w:t>0</w:t>
            </w:r>
          </w:p>
        </w:tc>
        <w:tc>
          <w:tcPr>
            <w:tcW w:w="2342" w:type="dxa"/>
            <w:gridSpan w:val="2"/>
            <w:tcBorders>
              <w:bottom w:val="single" w:color="8FB6EA" w:sz="6" w:space="0"/>
            </w:tcBorders>
            <w:shd w:val="clear" w:color="auto" w:fill="FFFFFF" w:themeFill="background1"/>
          </w:tcPr>
          <w:p w:rsidRPr="00CC0718" w:rsidR="4F814FF9" w:rsidP="4F814FF9" w:rsidRDefault="4F814FF9" w14:paraId="3BDF3FBD" w14:textId="7A7C4403">
            <w:pPr>
              <w:spacing w:line="240" w:lineRule="auto"/>
              <w:rPr>
                <w:rFonts w:eastAsia="Calibri"/>
                <w:color w:val="000000" w:themeColor="text1"/>
                <w:sz w:val="18"/>
                <w:szCs w:val="18"/>
              </w:rPr>
            </w:pPr>
            <w:r w:rsidRPr="00CC0718">
              <w:rPr>
                <w:rFonts w:eastAsia="Calibri"/>
                <w:color w:val="000000" w:themeColor="text1"/>
                <w:sz w:val="18"/>
                <w:szCs w:val="18"/>
                <w:lang w:val="en-US"/>
              </w:rPr>
              <w:t>0.0000</w:t>
            </w:r>
          </w:p>
        </w:tc>
        <w:tc>
          <w:tcPr>
            <w:tcW w:w="1171" w:type="dxa"/>
            <w:tcBorders>
              <w:bottom w:val="single" w:color="8FB6EA" w:sz="6" w:space="0"/>
            </w:tcBorders>
            <w:shd w:val="clear" w:color="auto" w:fill="FFFFFF" w:themeFill="background1"/>
          </w:tcPr>
          <w:p w:rsidRPr="00CC0718" w:rsidR="4F814FF9" w:rsidP="4F814FF9" w:rsidRDefault="4F814FF9" w14:paraId="328F8D59" w14:textId="5A35DAF4">
            <w:pPr>
              <w:spacing w:line="240" w:lineRule="auto"/>
              <w:rPr>
                <w:rFonts w:eastAsia="Calibri"/>
                <w:color w:val="000000" w:themeColor="text1"/>
                <w:sz w:val="18"/>
                <w:szCs w:val="18"/>
              </w:rPr>
            </w:pPr>
            <w:r w:rsidRPr="00CC0718">
              <w:rPr>
                <w:rFonts w:eastAsia="Calibri"/>
                <w:color w:val="000000" w:themeColor="text1"/>
                <w:sz w:val="18"/>
                <w:szCs w:val="18"/>
                <w:lang w:val="en-US"/>
              </w:rPr>
              <w:t>0</w:t>
            </w:r>
          </w:p>
        </w:tc>
        <w:tc>
          <w:tcPr>
            <w:tcW w:w="1171" w:type="dxa"/>
            <w:tcBorders>
              <w:bottom w:val="single" w:color="8FB6EA" w:sz="6" w:space="0"/>
            </w:tcBorders>
            <w:shd w:val="clear" w:color="auto" w:fill="FFFFFF" w:themeFill="background1"/>
          </w:tcPr>
          <w:p w:rsidRPr="00CC0718" w:rsidR="4F814FF9" w:rsidP="4F814FF9" w:rsidRDefault="4F814FF9" w14:paraId="6D39FED2" w14:textId="5E9632F0">
            <w:pPr>
              <w:spacing w:line="240" w:lineRule="auto"/>
              <w:rPr>
                <w:rFonts w:eastAsia="Calibri"/>
                <w:color w:val="000000" w:themeColor="text1"/>
                <w:sz w:val="18"/>
                <w:szCs w:val="18"/>
              </w:rPr>
            </w:pPr>
            <w:r w:rsidRPr="00CC0718">
              <w:rPr>
                <w:rFonts w:eastAsia="Calibri"/>
                <w:color w:val="000000" w:themeColor="text1"/>
                <w:sz w:val="18"/>
                <w:szCs w:val="18"/>
                <w:lang w:val="en-US"/>
              </w:rPr>
              <w:t>0</w:t>
            </w:r>
          </w:p>
        </w:tc>
        <w:tc>
          <w:tcPr>
            <w:tcW w:w="1166" w:type="dxa"/>
            <w:tcBorders>
              <w:bottom w:val="single" w:color="8FB6EA" w:sz="6" w:space="0"/>
            </w:tcBorders>
            <w:shd w:val="clear" w:color="auto" w:fill="FFFFFF" w:themeFill="background1"/>
          </w:tcPr>
          <w:p w:rsidRPr="00CC0718" w:rsidR="4F814FF9" w:rsidP="4F814FF9" w:rsidRDefault="4F814FF9" w14:paraId="4D5EF5AB" w14:textId="00CE5842">
            <w:pPr>
              <w:spacing w:line="240" w:lineRule="auto"/>
              <w:rPr>
                <w:rFonts w:eastAsia="Calibri"/>
                <w:color w:val="000000" w:themeColor="text1"/>
                <w:sz w:val="18"/>
                <w:szCs w:val="18"/>
              </w:rPr>
            </w:pPr>
            <w:r w:rsidRPr="00CC0718">
              <w:rPr>
                <w:rFonts w:eastAsia="Calibri"/>
                <w:color w:val="000000" w:themeColor="text1"/>
                <w:sz w:val="18"/>
                <w:szCs w:val="18"/>
                <w:lang w:val="en-US"/>
              </w:rPr>
              <w:t>0</w:t>
            </w:r>
          </w:p>
        </w:tc>
      </w:tr>
      <w:tr w:rsidRPr="00CC0718" w:rsidR="4F814FF9" w:rsidTr="4F814FF9" w14:paraId="320F8958" w14:textId="77777777">
        <w:trPr>
          <w:trHeight w:val="300"/>
        </w:trPr>
        <w:tc>
          <w:tcPr>
            <w:tcW w:w="9358" w:type="dxa"/>
            <w:gridSpan w:val="8"/>
            <w:tcBorders>
              <w:top w:val="single" w:color="8FB6EA" w:sz="6" w:space="0"/>
            </w:tcBorders>
          </w:tcPr>
          <w:p w:rsidRPr="00CC0718" w:rsidR="4F814FF9" w:rsidP="4F814FF9" w:rsidRDefault="4F814FF9" w14:paraId="73FF5A4F" w14:textId="68F78ECD">
            <w:pPr>
              <w:spacing w:line="240" w:lineRule="auto"/>
              <w:rPr>
                <w:rFonts w:eastAsia="Calibri"/>
                <w:sz w:val="12"/>
                <w:szCs w:val="12"/>
              </w:rPr>
            </w:pPr>
          </w:p>
        </w:tc>
      </w:tr>
      <w:tr w:rsidRPr="00CC0718" w:rsidR="4F814FF9" w:rsidTr="4F814FF9" w14:paraId="4F16C767" w14:textId="77777777">
        <w:trPr>
          <w:trHeight w:val="300"/>
        </w:trPr>
        <w:tc>
          <w:tcPr>
            <w:tcW w:w="9358" w:type="dxa"/>
            <w:gridSpan w:val="8"/>
            <w:tcBorders>
              <w:top w:val="single" w:color="8FB6EA" w:sz="6" w:space="0"/>
            </w:tcBorders>
          </w:tcPr>
          <w:p w:rsidRPr="00CC0718" w:rsidR="4F814FF9" w:rsidP="4F814FF9" w:rsidRDefault="4F814FF9" w14:paraId="7604859B" w14:textId="7DCC84FF">
            <w:pPr>
              <w:spacing w:line="240" w:lineRule="auto"/>
              <w:rPr>
                <w:rFonts w:eastAsia="Calibri"/>
                <w:sz w:val="12"/>
                <w:szCs w:val="12"/>
              </w:rPr>
            </w:pPr>
          </w:p>
        </w:tc>
      </w:tr>
      <w:tr w:rsidRPr="00CC0718" w:rsidR="4F814FF9" w:rsidTr="4F814FF9" w14:paraId="4B8D126D" w14:textId="77777777">
        <w:trPr>
          <w:trHeight w:val="300"/>
        </w:trPr>
        <w:tc>
          <w:tcPr>
            <w:tcW w:w="9358" w:type="dxa"/>
            <w:gridSpan w:val="8"/>
          </w:tcPr>
          <w:p w:rsidRPr="00CC0718" w:rsidR="4F814FF9" w:rsidP="4F814FF9" w:rsidRDefault="4F814FF9" w14:paraId="2BFFCDA5" w14:textId="616BC5CA">
            <w:pPr>
              <w:spacing w:line="240" w:lineRule="auto"/>
              <w:rPr>
                <w:rFonts w:eastAsia="Calibri"/>
                <w:sz w:val="12"/>
                <w:szCs w:val="12"/>
              </w:rPr>
            </w:pPr>
          </w:p>
        </w:tc>
      </w:tr>
      <w:tr w:rsidRPr="00CC0718" w:rsidR="4F814FF9" w:rsidTr="4F814FF9" w14:paraId="191A033B" w14:textId="77777777">
        <w:trPr>
          <w:trHeight w:val="300"/>
        </w:trPr>
        <w:tc>
          <w:tcPr>
            <w:tcW w:w="4679" w:type="dxa"/>
            <w:gridSpan w:val="4"/>
            <w:shd w:val="clear" w:color="auto" w:fill="FFFFFF" w:themeFill="background1"/>
          </w:tcPr>
          <w:p w:rsidRPr="00CC0718" w:rsidR="4F814FF9" w:rsidP="4F814FF9" w:rsidRDefault="4F814FF9" w14:paraId="36BFE5B7" w14:textId="172EE8E0">
            <w:pPr>
              <w:spacing w:line="240" w:lineRule="auto"/>
              <w:jc w:val="right"/>
              <w:rPr>
                <w:rFonts w:eastAsia="Calibri"/>
                <w:color w:val="000066"/>
                <w:sz w:val="16"/>
                <w:szCs w:val="16"/>
              </w:rPr>
            </w:pPr>
            <w:r w:rsidRPr="00CC0718">
              <w:rPr>
                <w:rFonts w:eastAsia="Calibri"/>
                <w:color w:val="000066"/>
                <w:sz w:val="16"/>
                <w:szCs w:val="16"/>
                <w:lang w:val="en-US"/>
              </w:rPr>
              <w:t>Formatted Reports\\File Summary Formatted Report</w:t>
            </w:r>
          </w:p>
        </w:tc>
        <w:tc>
          <w:tcPr>
            <w:tcW w:w="4679" w:type="dxa"/>
            <w:gridSpan w:val="4"/>
            <w:shd w:val="clear" w:color="auto" w:fill="FFFFFF" w:themeFill="background1"/>
          </w:tcPr>
          <w:p w:rsidRPr="00CC0718" w:rsidR="4F814FF9" w:rsidP="4F814FF9" w:rsidRDefault="4F814FF9" w14:paraId="5A961BE8" w14:textId="3277FCD1">
            <w:pPr>
              <w:spacing w:line="240" w:lineRule="auto"/>
              <w:jc w:val="right"/>
              <w:rPr>
                <w:rFonts w:eastAsia="Calibri"/>
                <w:color w:val="000066"/>
                <w:sz w:val="16"/>
                <w:szCs w:val="16"/>
              </w:rPr>
            </w:pPr>
            <w:r w:rsidRPr="00CC0718">
              <w:rPr>
                <w:rFonts w:eastAsia="Calibri"/>
                <w:color w:val="000066"/>
                <w:sz w:val="16"/>
                <w:szCs w:val="16"/>
                <w:lang w:val="en-US"/>
              </w:rPr>
              <w:t>Page 2 of 2</w:t>
            </w:r>
          </w:p>
        </w:tc>
      </w:tr>
    </w:tbl>
    <w:p w:rsidRPr="00CC0718" w:rsidR="4F814FF9" w:rsidP="4F814FF9" w:rsidRDefault="4F814FF9" w14:paraId="178ECA4C" w14:textId="5103EDCE">
      <w:pPr>
        <w:spacing w:line="240" w:lineRule="auto"/>
        <w:rPr>
          <w:rFonts w:eastAsia="Calibri"/>
          <w:color w:val="000000" w:themeColor="text1"/>
          <w:sz w:val="12"/>
          <w:szCs w:val="12"/>
        </w:rPr>
      </w:pPr>
    </w:p>
    <w:p w:rsidRPr="00CC0718" w:rsidR="4F814FF9" w:rsidP="4F814FF9" w:rsidRDefault="4F814FF9" w14:paraId="2F672F13" w14:textId="031D6D77">
      <w:pPr>
        <w:pStyle w:val="ListParagraph"/>
      </w:pPr>
    </w:p>
    <w:p w:rsidRPr="00CC0718" w:rsidR="1030A485" w:rsidP="3ACD2CDB" w:rsidRDefault="6B1718B7" w14:paraId="77E297B5" w14:textId="61906DE1">
      <w:pPr>
        <w:pStyle w:val="ListParagraph"/>
        <w:numPr>
          <w:ilvl w:val="0"/>
          <w:numId w:val="5"/>
        </w:numPr>
      </w:pPr>
      <w:r w:rsidRPr="00CC0718">
        <w:rPr>
          <w:rFonts w:eastAsia="TW Cen MT"/>
        </w:rPr>
        <w:t>Code Summary Report from NVivo</w:t>
      </w:r>
    </w:p>
    <w:tbl>
      <w:tblPr>
        <w:tblW w:w="10717" w:type="dxa"/>
        <w:tblLayout w:type="fixed"/>
        <w:tblCellMar>
          <w:left w:w="0" w:type="dxa"/>
          <w:right w:w="0" w:type="dxa"/>
        </w:tblCellMar>
        <w:tblLook w:val="04A0" w:firstRow="1" w:lastRow="0" w:firstColumn="1" w:lastColumn="0" w:noHBand="0" w:noVBand="1"/>
      </w:tblPr>
      <w:tblGrid>
        <w:gridCol w:w="1805"/>
        <w:gridCol w:w="1576"/>
        <w:gridCol w:w="1132"/>
        <w:gridCol w:w="846"/>
        <w:gridCol w:w="730"/>
        <w:gridCol w:w="1362"/>
        <w:gridCol w:w="1690"/>
        <w:gridCol w:w="1576"/>
      </w:tblGrid>
      <w:tr w:rsidRPr="00CC0718" w:rsidR="00C71DC8" w:rsidTr="3A33D0EC" w14:paraId="43F62170" w14:textId="77777777">
        <w:trPr>
          <w:trHeight w:val="444" w:hRule="exact"/>
        </w:trPr>
        <w:tc>
          <w:tcPr>
            <w:tcW w:w="10717" w:type="dxa"/>
            <w:gridSpan w:val="8"/>
            <w:shd w:val="clear" w:color="auto" w:fill="FFFFFF" w:themeFill="background1"/>
            <w:tcMar/>
            <w:vAlign w:val="center"/>
          </w:tcPr>
          <w:p w:rsidRPr="00CC0718" w:rsidR="00C71DC8" w:rsidP="00C71DC8" w:rsidRDefault="00C71DC8" w14:paraId="01736BAB" w14:textId="77777777">
            <w:pPr>
              <w:pStyle w:val="ListParagraph"/>
              <w:numPr>
                <w:ilvl w:val="0"/>
                <w:numId w:val="5"/>
              </w:numPr>
              <w:jc w:val="right"/>
              <w:rPr>
                <w:color w:val="000066"/>
                <w:spacing w:val="-2"/>
                <w:sz w:val="16"/>
              </w:rPr>
            </w:pPr>
            <w:r w:rsidRPr="00CC0718">
              <w:rPr>
                <w:color w:val="000066"/>
                <w:spacing w:val="-2"/>
                <w:sz w:val="16"/>
              </w:rPr>
              <w:t>11/13/2024 3:39 PM</w:t>
            </w:r>
          </w:p>
        </w:tc>
      </w:tr>
      <w:tr w:rsidRPr="00CC0718" w:rsidR="00C71DC8" w:rsidTr="3A33D0EC" w14:paraId="0DA78E82" w14:textId="77777777">
        <w:trPr>
          <w:trHeight w:val="803" w:hRule="exact"/>
        </w:trPr>
        <w:tc>
          <w:tcPr>
            <w:tcW w:w="10717" w:type="dxa"/>
            <w:gridSpan w:val="8"/>
            <w:shd w:val="clear" w:color="auto" w:fill="FFFFFF" w:themeFill="background1"/>
            <w:tcMar/>
            <w:vAlign w:val="center"/>
          </w:tcPr>
          <w:p w:rsidRPr="00CC0718" w:rsidR="00C71DC8" w:rsidP="00244814" w:rsidRDefault="00C71DC8" w14:paraId="546DA6DF" w14:textId="77777777">
            <w:pPr>
              <w:jc w:val="center"/>
              <w:rPr>
                <w:color w:val="000066"/>
                <w:spacing w:val="-2"/>
                <w:sz w:val="40"/>
              </w:rPr>
            </w:pPr>
            <w:r w:rsidRPr="00CC0718">
              <w:rPr>
                <w:color w:val="000066"/>
                <w:spacing w:val="-2"/>
                <w:sz w:val="40"/>
              </w:rPr>
              <w:t>Code Summary</w:t>
            </w:r>
          </w:p>
        </w:tc>
      </w:tr>
      <w:tr w:rsidRPr="00CC0718" w:rsidR="00C71DC8" w:rsidTr="3A33D0EC" w14:paraId="1C83CE62" w14:textId="77777777">
        <w:trPr>
          <w:trHeight w:val="788" w:hRule="exact"/>
        </w:trPr>
        <w:tc>
          <w:tcPr>
            <w:tcW w:w="10717" w:type="dxa"/>
            <w:gridSpan w:val="8"/>
            <w:shd w:val="clear" w:color="auto" w:fill="FFFFFF" w:themeFill="background1"/>
            <w:tcMar/>
            <w:vAlign w:val="center"/>
          </w:tcPr>
          <w:p w:rsidRPr="00CC0718" w:rsidR="00C71DC8" w:rsidP="00244814" w:rsidRDefault="00C71DC8" w14:paraId="7012CE5E" w14:textId="77777777">
            <w:pPr>
              <w:jc w:val="center"/>
              <w:rPr>
                <w:color w:val="000066"/>
                <w:spacing w:val="-2"/>
                <w:sz w:val="40"/>
              </w:rPr>
            </w:pPr>
            <w:r w:rsidRPr="00CC0718">
              <w:rPr>
                <w:color w:val="000066"/>
                <w:spacing w:val="-2"/>
                <w:sz w:val="40"/>
              </w:rPr>
              <w:t>MKT562Team5</w:t>
            </w:r>
          </w:p>
        </w:tc>
      </w:tr>
      <w:tr w:rsidRPr="00CC0718" w:rsidR="00C71DC8" w:rsidTr="3A33D0EC" w14:paraId="6A0AFD24" w14:textId="77777777">
        <w:trPr>
          <w:trHeight w:val="673" w:hRule="exact"/>
        </w:trPr>
        <w:tc>
          <w:tcPr>
            <w:tcW w:w="10717" w:type="dxa"/>
            <w:gridSpan w:val="8"/>
            <w:shd w:val="clear" w:color="auto" w:fill="FFFFFF" w:themeFill="background1"/>
            <w:tcMar/>
            <w:vAlign w:val="center"/>
          </w:tcPr>
          <w:p w:rsidRPr="00CC0718" w:rsidR="00C71DC8" w:rsidP="00244814" w:rsidRDefault="00C71DC8" w14:paraId="07913E2D" w14:textId="77777777">
            <w:pPr>
              <w:jc w:val="center"/>
              <w:rPr>
                <w:color w:val="000066"/>
                <w:spacing w:val="-2"/>
                <w:sz w:val="40"/>
              </w:rPr>
            </w:pPr>
            <w:r w:rsidRPr="00CC0718">
              <w:rPr>
                <w:color w:val="000066"/>
                <w:spacing w:val="-2"/>
                <w:sz w:val="40"/>
              </w:rPr>
              <w:t>11/13/2024 3:39 PM</w:t>
            </w:r>
          </w:p>
        </w:tc>
      </w:tr>
      <w:tr w:rsidRPr="00CC0718" w:rsidR="00C71DC8" w:rsidTr="3A33D0EC" w14:paraId="75299440" w14:textId="77777777">
        <w:trPr>
          <w:trHeight w:val="458" w:hRule="exact"/>
        </w:trPr>
        <w:tc>
          <w:tcPr>
            <w:tcW w:w="3381" w:type="dxa"/>
            <w:gridSpan w:val="2"/>
            <w:shd w:val="clear" w:color="auto" w:fill="8FB6EA"/>
            <w:tcMar/>
          </w:tcPr>
          <w:p w:rsidRPr="00CC0718" w:rsidR="00C71DC8" w:rsidP="00244814" w:rsidRDefault="00C71DC8" w14:paraId="429E4224" w14:textId="77777777">
            <w:pPr>
              <w:rPr>
                <w:b/>
                <w:color w:val="000066"/>
                <w:spacing w:val="-2"/>
                <w:sz w:val="18"/>
              </w:rPr>
            </w:pPr>
            <w:r w:rsidRPr="00CC0718">
              <w:rPr>
                <w:b/>
                <w:color w:val="000066"/>
                <w:spacing w:val="-2"/>
                <w:sz w:val="18"/>
              </w:rPr>
              <w:t>File Type</w:t>
            </w:r>
          </w:p>
        </w:tc>
        <w:tc>
          <w:tcPr>
            <w:tcW w:w="1132" w:type="dxa"/>
            <w:shd w:val="clear" w:color="auto" w:fill="8FB6EA"/>
            <w:tcMar/>
          </w:tcPr>
          <w:p w:rsidRPr="00CC0718" w:rsidR="00C71DC8" w:rsidP="00244814" w:rsidRDefault="00C71DC8" w14:paraId="4C5C46C7" w14:textId="77777777">
            <w:pPr>
              <w:rPr>
                <w:b/>
                <w:color w:val="000066"/>
                <w:spacing w:val="-2"/>
                <w:sz w:val="18"/>
              </w:rPr>
            </w:pPr>
            <w:r w:rsidRPr="00CC0718">
              <w:rPr>
                <w:b/>
                <w:color w:val="000066"/>
                <w:spacing w:val="-2"/>
                <w:sz w:val="18"/>
              </w:rPr>
              <w:t>Number of Files</w:t>
            </w:r>
          </w:p>
        </w:tc>
        <w:tc>
          <w:tcPr>
            <w:tcW w:w="1576" w:type="dxa"/>
            <w:gridSpan w:val="2"/>
            <w:shd w:val="clear" w:color="auto" w:fill="8FB6EA"/>
            <w:tcMar/>
          </w:tcPr>
          <w:p w:rsidRPr="00CC0718" w:rsidR="00C71DC8" w:rsidP="00244814" w:rsidRDefault="00C71DC8" w14:paraId="0B14291F" w14:textId="77777777">
            <w:pPr>
              <w:rPr>
                <w:b/>
                <w:color w:val="000066"/>
                <w:spacing w:val="-2"/>
                <w:sz w:val="18"/>
              </w:rPr>
            </w:pPr>
            <w:r w:rsidRPr="00CC0718">
              <w:rPr>
                <w:b/>
                <w:color w:val="000066"/>
                <w:spacing w:val="-2"/>
                <w:sz w:val="18"/>
              </w:rPr>
              <w:t>Number of Coding References</w:t>
            </w:r>
          </w:p>
        </w:tc>
        <w:tc>
          <w:tcPr>
            <w:tcW w:w="1362" w:type="dxa"/>
            <w:shd w:val="clear" w:color="auto" w:fill="8FB6EA"/>
            <w:tcMar/>
          </w:tcPr>
          <w:p w:rsidRPr="00CC0718" w:rsidR="00C71DC8" w:rsidP="00244814" w:rsidRDefault="00C71DC8" w14:paraId="1F7A4229" w14:textId="77777777">
            <w:pPr>
              <w:rPr>
                <w:b/>
                <w:color w:val="000066"/>
                <w:spacing w:val="-2"/>
                <w:sz w:val="18"/>
              </w:rPr>
            </w:pPr>
            <w:r w:rsidRPr="00CC0718">
              <w:rPr>
                <w:b/>
                <w:color w:val="000066"/>
                <w:spacing w:val="-2"/>
                <w:sz w:val="18"/>
              </w:rPr>
              <w:t>Number of Words Coded</w:t>
            </w:r>
          </w:p>
        </w:tc>
        <w:tc>
          <w:tcPr>
            <w:tcW w:w="1690" w:type="dxa"/>
            <w:shd w:val="clear" w:color="auto" w:fill="8FB6EA"/>
            <w:tcMar/>
          </w:tcPr>
          <w:p w:rsidRPr="00CC0718" w:rsidR="00C71DC8" w:rsidP="00244814" w:rsidRDefault="00C71DC8" w14:paraId="3048E5B4" w14:textId="77777777">
            <w:pPr>
              <w:rPr>
                <w:b/>
                <w:color w:val="000066"/>
                <w:spacing w:val="-2"/>
                <w:sz w:val="18"/>
              </w:rPr>
            </w:pPr>
            <w:r w:rsidRPr="00CC0718">
              <w:rPr>
                <w:b/>
                <w:color w:val="000066"/>
                <w:spacing w:val="-2"/>
                <w:sz w:val="18"/>
              </w:rPr>
              <w:t>Number of Paragraphs Coded</w:t>
            </w:r>
          </w:p>
        </w:tc>
        <w:tc>
          <w:tcPr>
            <w:tcW w:w="1576" w:type="dxa"/>
            <w:shd w:val="clear" w:color="auto" w:fill="8FB6EA"/>
            <w:tcMar/>
          </w:tcPr>
          <w:p w:rsidRPr="00CC0718" w:rsidR="00C71DC8" w:rsidP="00244814" w:rsidRDefault="00C71DC8" w14:paraId="77A0F6D0" w14:textId="77777777">
            <w:pPr>
              <w:rPr>
                <w:b/>
                <w:color w:val="000066"/>
                <w:spacing w:val="-2"/>
                <w:sz w:val="18"/>
              </w:rPr>
            </w:pPr>
            <w:r w:rsidRPr="00CC0718">
              <w:rPr>
                <w:b/>
                <w:color w:val="000066"/>
                <w:spacing w:val="-2"/>
                <w:sz w:val="18"/>
              </w:rPr>
              <w:t>Duration Coded</w:t>
            </w:r>
          </w:p>
        </w:tc>
      </w:tr>
      <w:tr w:rsidRPr="00CC0718" w:rsidR="00C71DC8" w:rsidTr="3A33D0EC" w14:paraId="69E83467" w14:textId="77777777">
        <w:trPr>
          <w:trHeight w:val="559" w:hRule="exact"/>
        </w:trPr>
        <w:tc>
          <w:tcPr>
            <w:tcW w:w="10717" w:type="dxa"/>
            <w:gridSpan w:val="8"/>
            <w:shd w:val="clear" w:color="auto" w:fill="FFFFFF" w:themeFill="background1"/>
            <w:tcMar/>
          </w:tcPr>
          <w:p w:rsidRPr="00CC0718" w:rsidR="00C71DC8" w:rsidP="00244814" w:rsidRDefault="00C71DC8" w14:paraId="572963D8" w14:textId="77777777">
            <w:pPr>
              <w:rPr>
                <w:b/>
                <w:color w:val="000066"/>
                <w:spacing w:val="-2"/>
                <w:sz w:val="32"/>
              </w:rPr>
            </w:pPr>
            <w:bookmarkStart w:name="Code" w:id="16"/>
            <w:r w:rsidRPr="00CC0718">
              <w:rPr>
                <w:b/>
                <w:color w:val="000066"/>
                <w:spacing w:val="-2"/>
                <w:sz w:val="32"/>
              </w:rPr>
              <w:t>Code</w:t>
            </w:r>
            <w:bookmarkEnd w:id="16"/>
          </w:p>
        </w:tc>
      </w:tr>
      <w:tr w:rsidRPr="00CC0718" w:rsidR="00C71DC8" w:rsidTr="3A33D0EC" w14:paraId="09B42578" w14:textId="77777777">
        <w:trPr>
          <w:trHeight w:val="344" w:hRule="exact"/>
        </w:trPr>
        <w:tc>
          <w:tcPr>
            <w:tcW w:w="10717" w:type="dxa"/>
            <w:gridSpan w:val="8"/>
            <w:shd w:val="clear" w:color="auto" w:fill="FFFFFF" w:themeFill="background1"/>
            <w:tcMar/>
          </w:tcPr>
          <w:p w:rsidRPr="00CC0718" w:rsidR="00C71DC8" w:rsidP="00244814" w:rsidRDefault="00C71DC8" w14:paraId="0C2F3295" w14:textId="77777777">
            <w:pPr>
              <w:rPr>
                <w:b/>
                <w:color w:val="5C83B4"/>
                <w:spacing w:val="-2"/>
                <w:sz w:val="24"/>
              </w:rPr>
            </w:pPr>
            <w:bookmarkStart w:name="CodesAXIALCODEQ10MarketingChallenges" w:id="17"/>
            <w:bookmarkEnd w:id="17"/>
          </w:p>
        </w:tc>
      </w:tr>
      <w:tr w:rsidRPr="00CC0718" w:rsidR="00C71DC8" w:rsidTr="3A33D0EC" w14:paraId="5DE98AC7" w14:textId="77777777">
        <w:trPr>
          <w:trHeight w:val="444" w:hRule="exact"/>
        </w:trPr>
        <w:tc>
          <w:tcPr>
            <w:tcW w:w="1805" w:type="dxa"/>
            <w:shd w:val="clear" w:color="auto" w:fill="FFFFFF" w:themeFill="background1"/>
            <w:tcMar/>
          </w:tcPr>
          <w:p w:rsidRPr="00CC0718" w:rsidR="00C71DC8" w:rsidP="00244814" w:rsidRDefault="00C71DC8" w14:paraId="5F0E2DEE" w14:textId="77777777">
            <w:pPr>
              <w:rPr>
                <w:b/>
                <w:color w:val="5C83B4"/>
                <w:spacing w:val="-2"/>
                <w:sz w:val="24"/>
              </w:rPr>
            </w:pPr>
            <w:r w:rsidRPr="00CC0718">
              <w:rPr>
                <w:b/>
                <w:color w:val="5C83B4"/>
                <w:spacing w:val="-2"/>
                <w:sz w:val="24"/>
              </w:rPr>
              <w:t>Nickname:</w:t>
            </w:r>
          </w:p>
        </w:tc>
        <w:tc>
          <w:tcPr>
            <w:tcW w:w="8912" w:type="dxa"/>
            <w:gridSpan w:val="7"/>
            <w:vMerge w:val="restart"/>
            <w:shd w:val="clear" w:color="auto" w:fill="FFFFFF" w:themeFill="background1"/>
            <w:tcMar/>
          </w:tcPr>
          <w:p w:rsidRPr="00CC0718" w:rsidR="00C71DC8" w:rsidP="00244814" w:rsidRDefault="00C71DC8" w14:paraId="3E04EC49" w14:textId="77777777">
            <w:pPr>
              <w:rPr>
                <w:b/>
                <w:color w:val="5C83B4"/>
                <w:spacing w:val="-2"/>
                <w:sz w:val="24"/>
              </w:rPr>
            </w:pPr>
            <w:r w:rsidRPr="00CC0718">
              <w:rPr>
                <w:b/>
                <w:color w:val="5C83B4"/>
                <w:spacing w:val="-2"/>
                <w:sz w:val="24"/>
              </w:rPr>
              <w:t>Codes\\AXIAL CODE\\Q10- Marketing Challenges</w:t>
            </w:r>
          </w:p>
        </w:tc>
      </w:tr>
      <w:tr w:rsidRPr="00CC0718" w:rsidR="00C71DC8" w:rsidTr="3A33D0EC" w14:paraId="6D1F375C" w14:textId="77777777">
        <w:trPr>
          <w:trHeight w:val="459" w:hRule="exact"/>
        </w:trPr>
        <w:tc>
          <w:tcPr>
            <w:tcW w:w="1805" w:type="dxa"/>
            <w:shd w:val="clear" w:color="auto" w:fill="FFFFFF" w:themeFill="background1"/>
            <w:tcMar/>
          </w:tcPr>
          <w:p w:rsidRPr="00CC0718" w:rsidR="00C71DC8" w:rsidP="00244814" w:rsidRDefault="00C71DC8" w14:paraId="637DE176" w14:textId="77777777">
            <w:pPr>
              <w:rPr>
                <w:b/>
                <w:color w:val="5C83B4"/>
                <w:spacing w:val="-2"/>
                <w:sz w:val="24"/>
              </w:rPr>
            </w:pPr>
            <w:r w:rsidRPr="00CC0718">
              <w:rPr>
                <w:b/>
                <w:color w:val="5C83B4"/>
                <w:spacing w:val="-2"/>
                <w:sz w:val="24"/>
              </w:rPr>
              <w:t>Classification:</w:t>
            </w:r>
          </w:p>
        </w:tc>
        <w:tc>
          <w:tcPr>
            <w:tcW w:w="8912" w:type="dxa"/>
            <w:gridSpan w:val="7"/>
            <w:vMerge/>
            <w:tcMar/>
          </w:tcPr>
          <w:p w:rsidRPr="00CC0718" w:rsidR="00C71DC8" w:rsidP="00244814" w:rsidRDefault="00C71DC8" w14:paraId="6F3F5EA8" w14:textId="77777777"/>
        </w:tc>
      </w:tr>
      <w:tr w:rsidRPr="00CC0718" w:rsidR="00C71DC8" w:rsidTr="3A33D0EC" w14:paraId="7EA97A1A" w14:textId="77777777">
        <w:trPr>
          <w:trHeight w:val="444" w:hRule="exact"/>
        </w:trPr>
        <w:tc>
          <w:tcPr>
            <w:tcW w:w="1805" w:type="dxa"/>
            <w:shd w:val="clear" w:color="auto" w:fill="FFFFFF" w:themeFill="background1"/>
            <w:tcMar/>
          </w:tcPr>
          <w:p w:rsidRPr="00CC0718" w:rsidR="00C71DC8" w:rsidP="00244814" w:rsidRDefault="00C71DC8" w14:paraId="619BA6A7" w14:textId="77777777">
            <w:pPr>
              <w:rPr>
                <w:b/>
                <w:color w:val="5C83B4"/>
                <w:spacing w:val="-2"/>
                <w:sz w:val="24"/>
              </w:rPr>
            </w:pPr>
            <w:r w:rsidRPr="00CC0718">
              <w:rPr>
                <w:b/>
                <w:color w:val="5C83B4"/>
                <w:spacing w:val="-2"/>
                <w:sz w:val="24"/>
              </w:rPr>
              <w:t>Aggregated:</w:t>
            </w:r>
          </w:p>
        </w:tc>
        <w:tc>
          <w:tcPr>
            <w:tcW w:w="8912" w:type="dxa"/>
            <w:gridSpan w:val="7"/>
            <w:shd w:val="clear" w:color="auto" w:fill="FFFFFF" w:themeFill="background1"/>
            <w:tcMar/>
          </w:tcPr>
          <w:p w:rsidRPr="00CC0718" w:rsidR="00C71DC8" w:rsidP="00244814" w:rsidRDefault="00C71DC8" w14:paraId="2B55339B" w14:textId="77777777">
            <w:pPr>
              <w:rPr>
                <w:b/>
                <w:color w:val="5C83B4"/>
                <w:spacing w:val="-2"/>
                <w:sz w:val="24"/>
              </w:rPr>
            </w:pPr>
            <w:r w:rsidRPr="00CC0718">
              <w:rPr>
                <w:b/>
                <w:color w:val="5C83B4"/>
                <w:spacing w:val="-2"/>
                <w:sz w:val="24"/>
              </w:rPr>
              <w:t>Yes</w:t>
            </w:r>
          </w:p>
        </w:tc>
      </w:tr>
      <w:tr w:rsidRPr="00CC0718" w:rsidR="00C71DC8" w:rsidTr="3A33D0EC" w14:paraId="38200157" w14:textId="77777777">
        <w:trPr>
          <w:trHeight w:val="1242" w:hRule="exact"/>
        </w:trPr>
        <w:tc>
          <w:tcPr>
            <w:tcW w:w="3381" w:type="dxa"/>
            <w:gridSpan w:val="2"/>
            <w:tcBorders>
              <w:bottom w:val="single" w:color="8FB6EA" w:sz="5" w:space="0"/>
            </w:tcBorders>
            <w:shd w:val="clear" w:color="auto" w:fill="FFFFFF" w:themeFill="background1"/>
            <w:tcMar/>
          </w:tcPr>
          <w:p w:rsidRPr="00CC0718" w:rsidR="00C71DC8" w:rsidP="00244814" w:rsidRDefault="00C71DC8" w14:paraId="46BE2B82" w14:textId="77777777">
            <w:pPr>
              <w:rPr>
                <w:color w:val="000000"/>
                <w:spacing w:val="-2"/>
                <w:sz w:val="18"/>
              </w:rPr>
            </w:pPr>
            <w:r w:rsidRPr="00CC0718">
              <w:rPr>
                <w:color w:val="000000"/>
                <w:spacing w:val="-2"/>
                <w:sz w:val="18"/>
              </w:rPr>
              <w:t>Document</w:t>
            </w:r>
          </w:p>
        </w:tc>
        <w:tc>
          <w:tcPr>
            <w:tcW w:w="1132" w:type="dxa"/>
            <w:tcBorders>
              <w:bottom w:val="single" w:color="8FB6EA" w:sz="5" w:space="0"/>
            </w:tcBorders>
            <w:shd w:val="clear" w:color="auto" w:fill="FFFFFF" w:themeFill="background1"/>
            <w:tcMar/>
          </w:tcPr>
          <w:p w:rsidRPr="00CC0718" w:rsidR="00C71DC8" w:rsidP="00244814" w:rsidRDefault="00C71DC8" w14:paraId="08980202" w14:textId="77777777">
            <w:pPr>
              <w:rPr>
                <w:color w:val="000000"/>
                <w:spacing w:val="-2"/>
                <w:sz w:val="18"/>
              </w:rPr>
            </w:pPr>
            <w:r w:rsidRPr="00CC0718">
              <w:rPr>
                <w:color w:val="000000"/>
                <w:spacing w:val="-2"/>
                <w:sz w:val="18"/>
              </w:rPr>
              <w:t>10</w:t>
            </w:r>
          </w:p>
        </w:tc>
        <w:tc>
          <w:tcPr>
            <w:tcW w:w="1576" w:type="dxa"/>
            <w:gridSpan w:val="2"/>
            <w:tcBorders>
              <w:bottom w:val="single" w:color="8FB6EA" w:sz="5" w:space="0"/>
            </w:tcBorders>
            <w:shd w:val="clear" w:color="auto" w:fill="FFFFFF" w:themeFill="background1"/>
            <w:tcMar/>
          </w:tcPr>
          <w:p w:rsidRPr="00CC0718" w:rsidR="00C71DC8" w:rsidP="00244814" w:rsidRDefault="00C71DC8" w14:paraId="4A91A9CB" w14:textId="77777777">
            <w:pPr>
              <w:rPr>
                <w:color w:val="000000"/>
                <w:spacing w:val="-2"/>
                <w:sz w:val="18"/>
              </w:rPr>
            </w:pPr>
            <w:r w:rsidRPr="00CC0718">
              <w:rPr>
                <w:color w:val="000000"/>
                <w:spacing w:val="-2"/>
                <w:sz w:val="18"/>
              </w:rPr>
              <w:t>40</w:t>
            </w:r>
          </w:p>
        </w:tc>
        <w:tc>
          <w:tcPr>
            <w:tcW w:w="1362" w:type="dxa"/>
            <w:tcBorders>
              <w:bottom w:val="single" w:color="8FB6EA" w:sz="5" w:space="0"/>
            </w:tcBorders>
            <w:shd w:val="clear" w:color="auto" w:fill="FFFFFF" w:themeFill="background1"/>
            <w:tcMar/>
          </w:tcPr>
          <w:p w:rsidRPr="00CC0718" w:rsidR="00C71DC8" w:rsidP="00244814" w:rsidRDefault="00C71DC8" w14:paraId="512BAAE2" w14:textId="77777777">
            <w:pPr>
              <w:rPr>
                <w:color w:val="000000"/>
                <w:spacing w:val="-2"/>
                <w:sz w:val="18"/>
              </w:rPr>
            </w:pPr>
            <w:r w:rsidRPr="00CC0718">
              <w:rPr>
                <w:color w:val="000000"/>
                <w:spacing w:val="-2"/>
                <w:sz w:val="18"/>
              </w:rPr>
              <w:t>638</w:t>
            </w:r>
          </w:p>
        </w:tc>
        <w:tc>
          <w:tcPr>
            <w:tcW w:w="1690" w:type="dxa"/>
            <w:tcBorders>
              <w:bottom w:val="single" w:color="8FB6EA" w:sz="5" w:space="0"/>
            </w:tcBorders>
            <w:shd w:val="clear" w:color="auto" w:fill="FFFFFF" w:themeFill="background1"/>
            <w:tcMar/>
          </w:tcPr>
          <w:p w:rsidRPr="00CC0718" w:rsidR="00C71DC8" w:rsidP="00244814" w:rsidRDefault="00C71DC8" w14:paraId="13478DA6" w14:textId="77777777">
            <w:pPr>
              <w:rPr>
                <w:color w:val="000000"/>
                <w:spacing w:val="-2"/>
                <w:sz w:val="18"/>
              </w:rPr>
            </w:pPr>
            <w:r w:rsidRPr="00CC0718">
              <w:rPr>
                <w:color w:val="000000"/>
                <w:spacing w:val="-2"/>
                <w:sz w:val="18"/>
              </w:rPr>
              <w:t>40</w:t>
            </w:r>
          </w:p>
        </w:tc>
        <w:tc>
          <w:tcPr>
            <w:tcW w:w="1576" w:type="dxa"/>
            <w:tcBorders>
              <w:bottom w:val="single" w:color="8FB6EA" w:sz="5" w:space="0"/>
            </w:tcBorders>
            <w:shd w:val="clear" w:color="auto" w:fill="FFFFFF" w:themeFill="background1"/>
            <w:tcMar/>
          </w:tcPr>
          <w:p w:rsidRPr="00CC0718" w:rsidR="00C71DC8" w:rsidP="00244814" w:rsidRDefault="00C71DC8" w14:paraId="3B11E236" w14:textId="77777777">
            <w:pPr>
              <w:rPr>
                <w:color w:val="000000"/>
                <w:spacing w:val="-2"/>
                <w:sz w:val="18"/>
              </w:rPr>
            </w:pPr>
          </w:p>
        </w:tc>
      </w:tr>
      <w:tr w:rsidRPr="00CC0718" w:rsidR="00C71DC8" w:rsidTr="3A33D0EC" w14:paraId="3D9C1580" w14:textId="77777777">
        <w:trPr>
          <w:trHeight w:val="444" w:hRule="exact"/>
        </w:trPr>
        <w:tc>
          <w:tcPr>
            <w:tcW w:w="10717" w:type="dxa"/>
            <w:gridSpan w:val="8"/>
            <w:tcBorders>
              <w:top w:val="single" w:color="8FB6EA" w:sz="5" w:space="0"/>
            </w:tcBorders>
            <w:tcMar/>
          </w:tcPr>
          <w:p w:rsidRPr="00CC0718" w:rsidR="00C71DC8" w:rsidP="00244814" w:rsidRDefault="00C71DC8" w14:paraId="3EE04AA3" w14:textId="77777777"/>
        </w:tc>
      </w:tr>
      <w:tr w:rsidRPr="00CC0718" w:rsidR="00C71DC8" w:rsidTr="3A33D0EC" w14:paraId="79682966" w14:textId="77777777">
        <w:trPr>
          <w:trHeight w:val="344" w:hRule="exact"/>
        </w:trPr>
        <w:tc>
          <w:tcPr>
            <w:tcW w:w="10717" w:type="dxa"/>
            <w:gridSpan w:val="8"/>
            <w:shd w:val="clear" w:color="auto" w:fill="FFFFFF" w:themeFill="background1"/>
            <w:tcMar/>
          </w:tcPr>
          <w:p w:rsidRPr="00CC0718" w:rsidR="00C71DC8" w:rsidP="00244814" w:rsidRDefault="00C71DC8" w14:paraId="27F19183" w14:textId="77777777">
            <w:pPr>
              <w:rPr>
                <w:b/>
                <w:color w:val="5C83B4"/>
                <w:spacing w:val="-2"/>
                <w:sz w:val="24"/>
              </w:rPr>
            </w:pPr>
          </w:p>
        </w:tc>
      </w:tr>
      <w:tr w:rsidRPr="00CC0718" w:rsidR="00C71DC8" w:rsidTr="3A33D0EC" w14:paraId="3A58E842" w14:textId="77777777">
        <w:trPr>
          <w:trHeight w:val="458" w:hRule="exact"/>
        </w:trPr>
        <w:tc>
          <w:tcPr>
            <w:tcW w:w="1805" w:type="dxa"/>
            <w:shd w:val="clear" w:color="auto" w:fill="FFFFFF" w:themeFill="background1"/>
            <w:tcMar/>
          </w:tcPr>
          <w:p w:rsidRPr="00CC0718" w:rsidR="00C71DC8" w:rsidP="00244814" w:rsidRDefault="00C71DC8" w14:paraId="2C0933F4" w14:textId="77777777">
            <w:pPr>
              <w:rPr>
                <w:b/>
                <w:color w:val="5C83B4"/>
                <w:spacing w:val="-2"/>
                <w:sz w:val="24"/>
              </w:rPr>
            </w:pPr>
            <w:r w:rsidRPr="00CC0718">
              <w:rPr>
                <w:b/>
                <w:color w:val="5C83B4"/>
                <w:spacing w:val="-2"/>
                <w:sz w:val="24"/>
              </w:rPr>
              <w:t>Nickname:</w:t>
            </w:r>
          </w:p>
        </w:tc>
        <w:tc>
          <w:tcPr>
            <w:tcW w:w="8912" w:type="dxa"/>
            <w:gridSpan w:val="7"/>
            <w:vMerge w:val="restart"/>
            <w:shd w:val="clear" w:color="auto" w:fill="FFFFFF" w:themeFill="background1"/>
            <w:tcMar/>
          </w:tcPr>
          <w:p w:rsidRPr="00CC0718" w:rsidR="00C71DC8" w:rsidP="00244814" w:rsidRDefault="00C71DC8" w14:paraId="781AE1E4" w14:textId="77777777">
            <w:pPr>
              <w:rPr>
                <w:b/>
                <w:color w:val="5C83B4"/>
                <w:spacing w:val="-2"/>
                <w:sz w:val="24"/>
              </w:rPr>
            </w:pPr>
            <w:r w:rsidRPr="00CC0718">
              <w:rPr>
                <w:b/>
                <w:color w:val="5C83B4"/>
                <w:spacing w:val="-2"/>
                <w:sz w:val="24"/>
              </w:rPr>
              <w:t>Codes\\AXIAL CODE\\Q10- Marketing Challenges\BRAND IDENTITY DEVELOPMENT</w:t>
            </w:r>
          </w:p>
        </w:tc>
      </w:tr>
      <w:tr w:rsidRPr="00CC0718" w:rsidR="00C71DC8" w:rsidTr="3A33D0EC" w14:paraId="17ACF45E" w14:textId="77777777">
        <w:trPr>
          <w:trHeight w:val="445" w:hRule="exact"/>
        </w:trPr>
        <w:tc>
          <w:tcPr>
            <w:tcW w:w="1805" w:type="dxa"/>
            <w:shd w:val="clear" w:color="auto" w:fill="FFFFFF" w:themeFill="background1"/>
            <w:tcMar/>
          </w:tcPr>
          <w:p w:rsidRPr="00CC0718" w:rsidR="00C71DC8" w:rsidP="00244814" w:rsidRDefault="00C71DC8" w14:paraId="7FD2EC30" w14:textId="77777777">
            <w:pPr>
              <w:rPr>
                <w:b/>
                <w:color w:val="5C83B4"/>
                <w:spacing w:val="-2"/>
                <w:sz w:val="24"/>
              </w:rPr>
            </w:pPr>
            <w:r w:rsidRPr="00CC0718">
              <w:rPr>
                <w:b/>
                <w:color w:val="5C83B4"/>
                <w:spacing w:val="-2"/>
                <w:sz w:val="24"/>
              </w:rPr>
              <w:t>Classification:</w:t>
            </w:r>
          </w:p>
        </w:tc>
        <w:tc>
          <w:tcPr>
            <w:tcW w:w="8912" w:type="dxa"/>
            <w:gridSpan w:val="7"/>
            <w:vMerge/>
            <w:tcMar/>
          </w:tcPr>
          <w:p w:rsidRPr="00CC0718" w:rsidR="00C71DC8" w:rsidP="00244814" w:rsidRDefault="00C71DC8" w14:paraId="59BBE0D3" w14:textId="77777777"/>
        </w:tc>
      </w:tr>
      <w:tr w:rsidRPr="00CC0718" w:rsidR="00C71DC8" w:rsidTr="3A33D0EC" w14:paraId="786E717D" w14:textId="77777777">
        <w:trPr>
          <w:trHeight w:val="458" w:hRule="exact"/>
        </w:trPr>
        <w:tc>
          <w:tcPr>
            <w:tcW w:w="1805" w:type="dxa"/>
            <w:shd w:val="clear" w:color="auto" w:fill="FFFFFF" w:themeFill="background1"/>
            <w:tcMar/>
          </w:tcPr>
          <w:p w:rsidRPr="00CC0718" w:rsidR="00C71DC8" w:rsidP="00244814" w:rsidRDefault="00C71DC8" w14:paraId="61277B56" w14:textId="77777777">
            <w:pPr>
              <w:rPr>
                <w:b/>
                <w:color w:val="5C83B4"/>
                <w:spacing w:val="-2"/>
                <w:sz w:val="24"/>
              </w:rPr>
            </w:pPr>
            <w:r w:rsidRPr="00CC0718">
              <w:rPr>
                <w:b/>
                <w:color w:val="5C83B4"/>
                <w:spacing w:val="-2"/>
                <w:sz w:val="24"/>
              </w:rPr>
              <w:t>Aggregated:</w:t>
            </w:r>
          </w:p>
        </w:tc>
        <w:tc>
          <w:tcPr>
            <w:tcW w:w="8912" w:type="dxa"/>
            <w:gridSpan w:val="7"/>
            <w:shd w:val="clear" w:color="auto" w:fill="FFFFFF" w:themeFill="background1"/>
            <w:tcMar/>
          </w:tcPr>
          <w:p w:rsidRPr="00CC0718" w:rsidR="00C71DC8" w:rsidP="00244814" w:rsidRDefault="00C71DC8" w14:paraId="42B36D21" w14:textId="77777777">
            <w:pPr>
              <w:rPr>
                <w:b/>
                <w:color w:val="5C83B4"/>
                <w:spacing w:val="-2"/>
                <w:sz w:val="24"/>
              </w:rPr>
            </w:pPr>
            <w:r w:rsidRPr="00CC0718">
              <w:rPr>
                <w:b/>
                <w:color w:val="5C83B4"/>
                <w:spacing w:val="-2"/>
                <w:sz w:val="24"/>
              </w:rPr>
              <w:t>Yes</w:t>
            </w:r>
          </w:p>
        </w:tc>
      </w:tr>
      <w:tr w:rsidRPr="00CC0718" w:rsidR="00C71DC8" w:rsidTr="3A33D0EC" w14:paraId="7FDB49B4" w14:textId="77777777">
        <w:trPr>
          <w:trHeight w:val="330" w:hRule="exact"/>
        </w:trPr>
        <w:tc>
          <w:tcPr>
            <w:tcW w:w="3381" w:type="dxa"/>
            <w:gridSpan w:val="2"/>
            <w:tcBorders>
              <w:bottom w:val="single" w:color="8FB6EA" w:sz="5" w:space="0"/>
            </w:tcBorders>
            <w:shd w:val="clear" w:color="auto" w:fill="FFFFFF" w:themeFill="background1"/>
            <w:tcMar/>
          </w:tcPr>
          <w:p w:rsidRPr="00CC0718" w:rsidR="00C71DC8" w:rsidP="00244814" w:rsidRDefault="00C71DC8" w14:paraId="4004B4D5" w14:textId="77777777">
            <w:pPr>
              <w:rPr>
                <w:color w:val="000000"/>
                <w:spacing w:val="-2"/>
                <w:sz w:val="18"/>
              </w:rPr>
            </w:pPr>
            <w:r w:rsidRPr="00CC0718">
              <w:rPr>
                <w:color w:val="000000"/>
                <w:spacing w:val="-2"/>
                <w:sz w:val="18"/>
              </w:rPr>
              <w:t>Document</w:t>
            </w:r>
          </w:p>
        </w:tc>
        <w:tc>
          <w:tcPr>
            <w:tcW w:w="1132" w:type="dxa"/>
            <w:tcBorders>
              <w:bottom w:val="single" w:color="8FB6EA" w:sz="5" w:space="0"/>
            </w:tcBorders>
            <w:shd w:val="clear" w:color="auto" w:fill="FFFFFF" w:themeFill="background1"/>
            <w:tcMar/>
          </w:tcPr>
          <w:p w:rsidRPr="00CC0718" w:rsidR="00C71DC8" w:rsidP="00244814" w:rsidRDefault="00C71DC8" w14:paraId="0F9A22ED" w14:textId="77777777">
            <w:pPr>
              <w:rPr>
                <w:color w:val="000000"/>
                <w:spacing w:val="-2"/>
                <w:sz w:val="18"/>
              </w:rPr>
            </w:pPr>
            <w:r w:rsidRPr="00CC0718">
              <w:rPr>
                <w:color w:val="000000"/>
                <w:spacing w:val="-2"/>
                <w:sz w:val="18"/>
              </w:rPr>
              <w:t>2</w:t>
            </w:r>
          </w:p>
        </w:tc>
        <w:tc>
          <w:tcPr>
            <w:tcW w:w="1576" w:type="dxa"/>
            <w:gridSpan w:val="2"/>
            <w:tcBorders>
              <w:bottom w:val="single" w:color="8FB6EA" w:sz="5" w:space="0"/>
            </w:tcBorders>
            <w:shd w:val="clear" w:color="auto" w:fill="FFFFFF" w:themeFill="background1"/>
            <w:tcMar/>
          </w:tcPr>
          <w:p w:rsidRPr="00CC0718" w:rsidR="00C71DC8" w:rsidP="00244814" w:rsidRDefault="00C71DC8" w14:paraId="273AA5E1" w14:textId="77777777">
            <w:pPr>
              <w:rPr>
                <w:color w:val="000000"/>
                <w:spacing w:val="-2"/>
                <w:sz w:val="18"/>
              </w:rPr>
            </w:pPr>
            <w:r w:rsidRPr="00CC0718">
              <w:rPr>
                <w:color w:val="000000"/>
                <w:spacing w:val="-2"/>
                <w:sz w:val="18"/>
              </w:rPr>
              <w:t>4</w:t>
            </w:r>
          </w:p>
        </w:tc>
        <w:tc>
          <w:tcPr>
            <w:tcW w:w="1362" w:type="dxa"/>
            <w:tcBorders>
              <w:bottom w:val="single" w:color="8FB6EA" w:sz="5" w:space="0"/>
            </w:tcBorders>
            <w:shd w:val="clear" w:color="auto" w:fill="FFFFFF" w:themeFill="background1"/>
            <w:tcMar/>
          </w:tcPr>
          <w:p w:rsidRPr="00CC0718" w:rsidR="00C71DC8" w:rsidP="00244814" w:rsidRDefault="00C71DC8" w14:paraId="0FFA8308" w14:textId="77777777">
            <w:pPr>
              <w:rPr>
                <w:color w:val="000000"/>
                <w:spacing w:val="-2"/>
                <w:sz w:val="18"/>
              </w:rPr>
            </w:pPr>
            <w:r w:rsidRPr="00CC0718">
              <w:rPr>
                <w:color w:val="000000"/>
                <w:spacing w:val="-2"/>
                <w:sz w:val="18"/>
              </w:rPr>
              <w:t>33</w:t>
            </w:r>
          </w:p>
        </w:tc>
        <w:tc>
          <w:tcPr>
            <w:tcW w:w="1690" w:type="dxa"/>
            <w:tcBorders>
              <w:bottom w:val="single" w:color="8FB6EA" w:sz="5" w:space="0"/>
            </w:tcBorders>
            <w:shd w:val="clear" w:color="auto" w:fill="FFFFFF" w:themeFill="background1"/>
            <w:tcMar/>
          </w:tcPr>
          <w:p w:rsidRPr="00CC0718" w:rsidR="00C71DC8" w:rsidP="00244814" w:rsidRDefault="00C71DC8" w14:paraId="188178AA" w14:textId="77777777">
            <w:pPr>
              <w:rPr>
                <w:color w:val="000000"/>
                <w:spacing w:val="-2"/>
                <w:sz w:val="18"/>
              </w:rPr>
            </w:pPr>
            <w:r w:rsidRPr="00CC0718">
              <w:rPr>
                <w:color w:val="000000"/>
                <w:spacing w:val="-2"/>
                <w:sz w:val="18"/>
              </w:rPr>
              <w:t>4</w:t>
            </w:r>
          </w:p>
        </w:tc>
        <w:tc>
          <w:tcPr>
            <w:tcW w:w="1576" w:type="dxa"/>
            <w:tcBorders>
              <w:bottom w:val="single" w:color="8FB6EA" w:sz="5" w:space="0"/>
            </w:tcBorders>
            <w:shd w:val="clear" w:color="auto" w:fill="FFFFFF" w:themeFill="background1"/>
            <w:tcMar/>
          </w:tcPr>
          <w:p w:rsidRPr="00CC0718" w:rsidR="00C71DC8" w:rsidP="00244814" w:rsidRDefault="00C71DC8" w14:paraId="39FED26C" w14:textId="77777777">
            <w:pPr>
              <w:rPr>
                <w:color w:val="000000"/>
                <w:spacing w:val="-2"/>
                <w:sz w:val="18"/>
              </w:rPr>
            </w:pPr>
          </w:p>
        </w:tc>
      </w:tr>
      <w:tr w:rsidRPr="00CC0718" w:rsidR="00C71DC8" w:rsidTr="3A33D0EC" w14:paraId="27291989" w14:textId="77777777">
        <w:trPr>
          <w:trHeight w:val="458" w:hRule="exact"/>
        </w:trPr>
        <w:tc>
          <w:tcPr>
            <w:tcW w:w="10717" w:type="dxa"/>
            <w:gridSpan w:val="8"/>
            <w:tcBorders>
              <w:top w:val="single" w:color="8FB6EA" w:sz="5" w:space="0"/>
            </w:tcBorders>
            <w:tcMar/>
          </w:tcPr>
          <w:p w:rsidRPr="00CC0718" w:rsidR="00C71DC8" w:rsidP="00244814" w:rsidRDefault="00C71DC8" w14:paraId="1AA781BE" w14:textId="77777777"/>
        </w:tc>
      </w:tr>
      <w:tr w:rsidRPr="00CC0718" w:rsidR="00C71DC8" w:rsidTr="3A33D0EC" w14:paraId="266D06FA" w14:textId="77777777">
        <w:trPr>
          <w:trHeight w:val="602" w:hRule="exact"/>
        </w:trPr>
        <w:tc>
          <w:tcPr>
            <w:tcW w:w="10717" w:type="dxa"/>
            <w:gridSpan w:val="8"/>
            <w:shd w:val="clear" w:color="auto" w:fill="FFFFFF" w:themeFill="background1"/>
            <w:tcMar/>
          </w:tcPr>
          <w:p w:rsidRPr="00CC0718" w:rsidR="00C71DC8" w:rsidP="00244814" w:rsidRDefault="00C71DC8" w14:paraId="6EC5697E" w14:textId="77777777">
            <w:pPr>
              <w:rPr>
                <w:b/>
                <w:color w:val="5C83B4"/>
                <w:spacing w:val="-2"/>
                <w:sz w:val="24"/>
              </w:rPr>
            </w:pPr>
            <w:bookmarkStart w:name="CodesAXIALCODEQ10MarketingChallengesBRAN" w:id="18"/>
            <w:bookmarkEnd w:id="18"/>
          </w:p>
        </w:tc>
      </w:tr>
      <w:tr w:rsidRPr="00CC0718" w:rsidR="00C71DC8" w:rsidTr="3A33D0EC" w14:paraId="2A161860" w14:textId="77777777">
        <w:trPr>
          <w:trHeight w:val="444" w:hRule="exact"/>
        </w:trPr>
        <w:tc>
          <w:tcPr>
            <w:tcW w:w="1805" w:type="dxa"/>
            <w:shd w:val="clear" w:color="auto" w:fill="FFFFFF" w:themeFill="background1"/>
            <w:tcMar/>
          </w:tcPr>
          <w:p w:rsidRPr="00CC0718" w:rsidR="00C71DC8" w:rsidP="00244814" w:rsidRDefault="00C71DC8" w14:paraId="3FB17691" w14:textId="77777777">
            <w:pPr>
              <w:rPr>
                <w:b/>
                <w:color w:val="5C83B4"/>
                <w:spacing w:val="-2"/>
                <w:sz w:val="24"/>
              </w:rPr>
            </w:pPr>
            <w:r w:rsidRPr="00CC0718">
              <w:rPr>
                <w:b/>
                <w:color w:val="5C83B4"/>
                <w:spacing w:val="-2"/>
                <w:sz w:val="24"/>
              </w:rPr>
              <w:t>Nickname:</w:t>
            </w:r>
          </w:p>
        </w:tc>
        <w:tc>
          <w:tcPr>
            <w:tcW w:w="8912" w:type="dxa"/>
            <w:gridSpan w:val="7"/>
            <w:vMerge w:val="restart"/>
            <w:shd w:val="clear" w:color="auto" w:fill="FFFFFF" w:themeFill="background1"/>
            <w:tcMar/>
          </w:tcPr>
          <w:p w:rsidRPr="00CC0718" w:rsidR="00C71DC8" w:rsidP="00244814" w:rsidRDefault="00C71DC8" w14:paraId="161E7909" w14:textId="77777777">
            <w:pPr>
              <w:rPr>
                <w:b/>
                <w:color w:val="5C83B4"/>
                <w:spacing w:val="-2"/>
                <w:sz w:val="24"/>
              </w:rPr>
            </w:pPr>
            <w:r w:rsidRPr="00CC0718">
              <w:rPr>
                <w:b/>
                <w:color w:val="5C83B4"/>
                <w:spacing w:val="-2"/>
                <w:sz w:val="24"/>
              </w:rPr>
              <w:t>Codes\\AXIAL CODE\\Q10- Marketing Challenges\BRAND IDENTITY DEVELOPMENT\Strategies for Increasing Awareness of PENSA</w:t>
            </w:r>
          </w:p>
        </w:tc>
      </w:tr>
      <w:tr w:rsidRPr="00CC0718" w:rsidR="00C71DC8" w:rsidTr="3A33D0EC" w14:paraId="226C1991" w14:textId="77777777">
        <w:trPr>
          <w:trHeight w:val="459" w:hRule="exact"/>
        </w:trPr>
        <w:tc>
          <w:tcPr>
            <w:tcW w:w="1805" w:type="dxa"/>
            <w:shd w:val="clear" w:color="auto" w:fill="FFFFFF" w:themeFill="background1"/>
            <w:tcMar/>
          </w:tcPr>
          <w:p w:rsidRPr="00CC0718" w:rsidR="00C71DC8" w:rsidP="00244814" w:rsidRDefault="00C71DC8" w14:paraId="2CB1E701" w14:textId="77777777">
            <w:pPr>
              <w:rPr>
                <w:b/>
                <w:color w:val="5C83B4"/>
                <w:spacing w:val="-2"/>
                <w:sz w:val="24"/>
              </w:rPr>
            </w:pPr>
            <w:r w:rsidRPr="00CC0718">
              <w:rPr>
                <w:b/>
                <w:color w:val="5C83B4"/>
                <w:spacing w:val="-2"/>
                <w:sz w:val="24"/>
              </w:rPr>
              <w:lastRenderedPageBreak/>
              <w:t>Classification:</w:t>
            </w:r>
          </w:p>
        </w:tc>
        <w:tc>
          <w:tcPr>
            <w:tcW w:w="8912" w:type="dxa"/>
            <w:gridSpan w:val="7"/>
            <w:vMerge/>
            <w:tcMar/>
          </w:tcPr>
          <w:p w:rsidRPr="00CC0718" w:rsidR="00C71DC8" w:rsidP="00244814" w:rsidRDefault="00C71DC8" w14:paraId="3FF7D9D2" w14:textId="77777777"/>
        </w:tc>
      </w:tr>
      <w:tr w:rsidRPr="00CC0718" w:rsidR="00C71DC8" w:rsidTr="3A33D0EC" w14:paraId="781A128A" w14:textId="77777777">
        <w:trPr>
          <w:trHeight w:val="444" w:hRule="exact"/>
        </w:trPr>
        <w:tc>
          <w:tcPr>
            <w:tcW w:w="1805" w:type="dxa"/>
            <w:shd w:val="clear" w:color="auto" w:fill="FFFFFF" w:themeFill="background1"/>
            <w:tcMar/>
          </w:tcPr>
          <w:p w:rsidRPr="00CC0718" w:rsidR="00C71DC8" w:rsidP="00244814" w:rsidRDefault="00C71DC8" w14:paraId="281DA612" w14:textId="77777777">
            <w:pPr>
              <w:rPr>
                <w:b/>
                <w:color w:val="5C83B4"/>
                <w:spacing w:val="-2"/>
                <w:sz w:val="24"/>
              </w:rPr>
            </w:pPr>
            <w:r w:rsidRPr="00CC0718">
              <w:rPr>
                <w:b/>
                <w:color w:val="5C83B4"/>
                <w:spacing w:val="-2"/>
                <w:sz w:val="24"/>
              </w:rPr>
              <w:t>Aggregated:</w:t>
            </w:r>
          </w:p>
        </w:tc>
        <w:tc>
          <w:tcPr>
            <w:tcW w:w="8912" w:type="dxa"/>
            <w:gridSpan w:val="7"/>
            <w:shd w:val="clear" w:color="auto" w:fill="FFFFFF" w:themeFill="background1"/>
            <w:tcMar/>
          </w:tcPr>
          <w:p w:rsidRPr="00CC0718" w:rsidR="00C71DC8" w:rsidP="00244814" w:rsidRDefault="00C71DC8" w14:paraId="1478C494" w14:textId="77777777">
            <w:pPr>
              <w:rPr>
                <w:b/>
                <w:color w:val="5C83B4"/>
                <w:spacing w:val="-2"/>
                <w:sz w:val="24"/>
              </w:rPr>
            </w:pPr>
            <w:r w:rsidRPr="00CC0718">
              <w:rPr>
                <w:b/>
                <w:color w:val="5C83B4"/>
                <w:spacing w:val="-2"/>
                <w:sz w:val="24"/>
              </w:rPr>
              <w:t>No</w:t>
            </w:r>
          </w:p>
        </w:tc>
      </w:tr>
      <w:tr w:rsidRPr="00CC0718" w:rsidR="00C71DC8" w:rsidTr="3A33D0EC" w14:paraId="42E0348F" w14:textId="77777777">
        <w:trPr>
          <w:trHeight w:val="344" w:hRule="exact"/>
        </w:trPr>
        <w:tc>
          <w:tcPr>
            <w:tcW w:w="3381" w:type="dxa"/>
            <w:gridSpan w:val="2"/>
            <w:tcBorders>
              <w:bottom w:val="single" w:color="8FB6EA" w:sz="5" w:space="0"/>
            </w:tcBorders>
            <w:shd w:val="clear" w:color="auto" w:fill="FFFFFF" w:themeFill="background1"/>
            <w:tcMar/>
          </w:tcPr>
          <w:p w:rsidRPr="00CC0718" w:rsidR="00C71DC8" w:rsidP="00244814" w:rsidRDefault="00C71DC8" w14:paraId="1B4641DB" w14:textId="77777777">
            <w:pPr>
              <w:rPr>
                <w:color w:val="000000"/>
                <w:spacing w:val="-2"/>
                <w:sz w:val="18"/>
              </w:rPr>
            </w:pPr>
            <w:r w:rsidRPr="00CC0718">
              <w:rPr>
                <w:color w:val="000000"/>
                <w:spacing w:val="-2"/>
                <w:sz w:val="18"/>
              </w:rPr>
              <w:t>Document</w:t>
            </w:r>
          </w:p>
        </w:tc>
        <w:tc>
          <w:tcPr>
            <w:tcW w:w="1132" w:type="dxa"/>
            <w:tcBorders>
              <w:bottom w:val="single" w:color="8FB6EA" w:sz="5" w:space="0"/>
            </w:tcBorders>
            <w:shd w:val="clear" w:color="auto" w:fill="FFFFFF" w:themeFill="background1"/>
            <w:tcMar/>
          </w:tcPr>
          <w:p w:rsidRPr="00CC0718" w:rsidR="00C71DC8" w:rsidP="00244814" w:rsidRDefault="00C71DC8" w14:paraId="71591C7D" w14:textId="77777777">
            <w:pPr>
              <w:rPr>
                <w:color w:val="000000"/>
                <w:spacing w:val="-2"/>
                <w:sz w:val="18"/>
              </w:rPr>
            </w:pPr>
            <w:r w:rsidRPr="00CC0718">
              <w:rPr>
                <w:color w:val="000000"/>
                <w:spacing w:val="-2"/>
                <w:sz w:val="18"/>
              </w:rPr>
              <w:t>1</w:t>
            </w:r>
          </w:p>
        </w:tc>
        <w:tc>
          <w:tcPr>
            <w:tcW w:w="1576" w:type="dxa"/>
            <w:gridSpan w:val="2"/>
            <w:tcBorders>
              <w:bottom w:val="single" w:color="8FB6EA" w:sz="5" w:space="0"/>
            </w:tcBorders>
            <w:shd w:val="clear" w:color="auto" w:fill="FFFFFF" w:themeFill="background1"/>
            <w:tcMar/>
          </w:tcPr>
          <w:p w:rsidRPr="00CC0718" w:rsidR="00C71DC8" w:rsidP="00244814" w:rsidRDefault="00C71DC8" w14:paraId="02A6CE84" w14:textId="77777777">
            <w:pPr>
              <w:rPr>
                <w:color w:val="000000"/>
                <w:spacing w:val="-2"/>
                <w:sz w:val="18"/>
              </w:rPr>
            </w:pPr>
            <w:r w:rsidRPr="00CC0718">
              <w:rPr>
                <w:color w:val="000000"/>
                <w:spacing w:val="-2"/>
                <w:sz w:val="18"/>
              </w:rPr>
              <w:t>1</w:t>
            </w:r>
          </w:p>
        </w:tc>
        <w:tc>
          <w:tcPr>
            <w:tcW w:w="1362" w:type="dxa"/>
            <w:tcBorders>
              <w:bottom w:val="single" w:color="8FB6EA" w:sz="5" w:space="0"/>
            </w:tcBorders>
            <w:shd w:val="clear" w:color="auto" w:fill="FFFFFF" w:themeFill="background1"/>
            <w:tcMar/>
          </w:tcPr>
          <w:p w:rsidRPr="00CC0718" w:rsidR="00C71DC8" w:rsidP="00244814" w:rsidRDefault="00C71DC8" w14:paraId="544D4F08" w14:textId="77777777">
            <w:pPr>
              <w:rPr>
                <w:color w:val="000000"/>
                <w:spacing w:val="-2"/>
                <w:sz w:val="18"/>
              </w:rPr>
            </w:pPr>
            <w:r w:rsidRPr="00CC0718">
              <w:rPr>
                <w:color w:val="000000"/>
                <w:spacing w:val="-2"/>
                <w:sz w:val="18"/>
              </w:rPr>
              <w:t>10</w:t>
            </w:r>
          </w:p>
        </w:tc>
        <w:tc>
          <w:tcPr>
            <w:tcW w:w="1690" w:type="dxa"/>
            <w:tcBorders>
              <w:bottom w:val="single" w:color="8FB6EA" w:sz="5" w:space="0"/>
            </w:tcBorders>
            <w:shd w:val="clear" w:color="auto" w:fill="FFFFFF" w:themeFill="background1"/>
            <w:tcMar/>
          </w:tcPr>
          <w:p w:rsidRPr="00CC0718" w:rsidR="00C71DC8" w:rsidP="00244814" w:rsidRDefault="00C71DC8" w14:paraId="34DDBEC6" w14:textId="77777777">
            <w:pPr>
              <w:rPr>
                <w:color w:val="000000"/>
                <w:spacing w:val="-2"/>
                <w:sz w:val="18"/>
              </w:rPr>
            </w:pPr>
            <w:r w:rsidRPr="00CC0718">
              <w:rPr>
                <w:color w:val="000000"/>
                <w:spacing w:val="-2"/>
                <w:sz w:val="18"/>
              </w:rPr>
              <w:t>1</w:t>
            </w:r>
          </w:p>
        </w:tc>
        <w:tc>
          <w:tcPr>
            <w:tcW w:w="1576" w:type="dxa"/>
            <w:tcBorders>
              <w:bottom w:val="single" w:color="8FB6EA" w:sz="5" w:space="0"/>
            </w:tcBorders>
            <w:shd w:val="clear" w:color="auto" w:fill="FFFFFF" w:themeFill="background1"/>
            <w:tcMar/>
          </w:tcPr>
          <w:p w:rsidRPr="00CC0718" w:rsidR="00C71DC8" w:rsidP="00244814" w:rsidRDefault="00C71DC8" w14:paraId="39EC8CBE" w14:textId="77777777">
            <w:pPr>
              <w:rPr>
                <w:color w:val="000000"/>
                <w:spacing w:val="-2"/>
                <w:sz w:val="18"/>
              </w:rPr>
            </w:pPr>
          </w:p>
        </w:tc>
      </w:tr>
      <w:tr w:rsidRPr="00CC0718" w:rsidR="00C71DC8" w:rsidTr="3A33D0EC" w14:paraId="5F3CF115" w14:textId="77777777">
        <w:trPr>
          <w:trHeight w:val="444" w:hRule="exact"/>
        </w:trPr>
        <w:tc>
          <w:tcPr>
            <w:tcW w:w="10717" w:type="dxa"/>
            <w:gridSpan w:val="8"/>
            <w:tcBorders>
              <w:top w:val="single" w:color="8FB6EA" w:sz="5" w:space="0"/>
            </w:tcBorders>
            <w:tcMar/>
          </w:tcPr>
          <w:p w:rsidRPr="00CC0718" w:rsidR="00C71DC8" w:rsidP="00244814" w:rsidRDefault="00C71DC8" w14:paraId="2E4D1C21" w14:textId="77777777"/>
        </w:tc>
      </w:tr>
      <w:tr w:rsidRPr="00CC0718" w:rsidR="00C71DC8" w:rsidTr="3A33D0EC" w14:paraId="66156C2A" w14:textId="77777777">
        <w:trPr>
          <w:trHeight w:val="344" w:hRule="exact"/>
        </w:trPr>
        <w:tc>
          <w:tcPr>
            <w:tcW w:w="10717" w:type="dxa"/>
            <w:gridSpan w:val="8"/>
            <w:shd w:val="clear" w:color="auto" w:fill="FFFFFF" w:themeFill="background1"/>
            <w:tcMar/>
          </w:tcPr>
          <w:p w:rsidRPr="00CC0718" w:rsidR="00C71DC8" w:rsidP="00244814" w:rsidRDefault="00C71DC8" w14:paraId="3FF99D54" w14:textId="77777777">
            <w:pPr>
              <w:rPr>
                <w:b/>
                <w:color w:val="5C83B4"/>
                <w:spacing w:val="-2"/>
                <w:sz w:val="24"/>
              </w:rPr>
            </w:pPr>
          </w:p>
        </w:tc>
      </w:tr>
      <w:tr w:rsidRPr="00CC0718" w:rsidR="00C71DC8" w:rsidTr="3A33D0EC" w14:paraId="20F18EB1" w14:textId="77777777">
        <w:trPr>
          <w:trHeight w:val="458" w:hRule="exact"/>
        </w:trPr>
        <w:tc>
          <w:tcPr>
            <w:tcW w:w="1805" w:type="dxa"/>
            <w:shd w:val="clear" w:color="auto" w:fill="FFFFFF" w:themeFill="background1"/>
            <w:tcMar/>
          </w:tcPr>
          <w:p w:rsidRPr="00CC0718" w:rsidR="00C71DC8" w:rsidP="00244814" w:rsidRDefault="00C71DC8" w14:paraId="5EE3807D" w14:textId="77777777">
            <w:pPr>
              <w:rPr>
                <w:b/>
                <w:color w:val="5C83B4"/>
                <w:spacing w:val="-2"/>
                <w:sz w:val="24"/>
              </w:rPr>
            </w:pPr>
            <w:r w:rsidRPr="00CC0718">
              <w:rPr>
                <w:b/>
                <w:color w:val="5C83B4"/>
                <w:spacing w:val="-2"/>
                <w:sz w:val="24"/>
              </w:rPr>
              <w:t>Nickname:</w:t>
            </w:r>
          </w:p>
        </w:tc>
        <w:tc>
          <w:tcPr>
            <w:tcW w:w="8912" w:type="dxa"/>
            <w:gridSpan w:val="7"/>
            <w:vMerge w:val="restart"/>
            <w:shd w:val="clear" w:color="auto" w:fill="FFFFFF" w:themeFill="background1"/>
            <w:tcMar/>
          </w:tcPr>
          <w:p w:rsidRPr="00CC0718" w:rsidR="00C71DC8" w:rsidP="00244814" w:rsidRDefault="00C71DC8" w14:paraId="58C53791" w14:textId="77777777">
            <w:pPr>
              <w:rPr>
                <w:b/>
                <w:color w:val="5C83B4"/>
                <w:spacing w:val="-2"/>
                <w:sz w:val="24"/>
              </w:rPr>
            </w:pPr>
            <w:r w:rsidRPr="00CC0718">
              <w:rPr>
                <w:b/>
                <w:color w:val="5C83B4"/>
                <w:spacing w:val="-2"/>
                <w:sz w:val="24"/>
              </w:rPr>
              <w:t>Codes\\AXIAL CODE\\Q10- Marketing Challenges\COLLABRATION</w:t>
            </w:r>
          </w:p>
        </w:tc>
      </w:tr>
      <w:tr w:rsidRPr="00CC0718" w:rsidR="00C71DC8" w:rsidTr="3A33D0EC" w14:paraId="0888B6F4" w14:textId="77777777">
        <w:trPr>
          <w:trHeight w:val="444" w:hRule="exact"/>
        </w:trPr>
        <w:tc>
          <w:tcPr>
            <w:tcW w:w="1805" w:type="dxa"/>
            <w:shd w:val="clear" w:color="auto" w:fill="FFFFFF" w:themeFill="background1"/>
            <w:tcMar/>
          </w:tcPr>
          <w:p w:rsidRPr="00CC0718" w:rsidR="00C71DC8" w:rsidP="00244814" w:rsidRDefault="00C71DC8" w14:paraId="6DFBEE0C" w14:textId="77777777">
            <w:pPr>
              <w:rPr>
                <w:b/>
                <w:color w:val="5C83B4"/>
                <w:spacing w:val="-2"/>
                <w:sz w:val="24"/>
              </w:rPr>
            </w:pPr>
            <w:r w:rsidRPr="00CC0718">
              <w:rPr>
                <w:b/>
                <w:color w:val="5C83B4"/>
                <w:spacing w:val="-2"/>
                <w:sz w:val="24"/>
              </w:rPr>
              <w:t>Classification:</w:t>
            </w:r>
          </w:p>
        </w:tc>
        <w:tc>
          <w:tcPr>
            <w:tcW w:w="8912" w:type="dxa"/>
            <w:gridSpan w:val="7"/>
            <w:vMerge/>
            <w:tcMar/>
          </w:tcPr>
          <w:p w:rsidRPr="00CC0718" w:rsidR="00C71DC8" w:rsidP="00244814" w:rsidRDefault="00C71DC8" w14:paraId="74E822B7" w14:textId="77777777"/>
        </w:tc>
      </w:tr>
      <w:tr w:rsidRPr="00CC0718" w:rsidR="00C71DC8" w:rsidTr="3A33D0EC" w14:paraId="0BFB7455" w14:textId="77777777">
        <w:trPr>
          <w:trHeight w:val="459" w:hRule="exact"/>
        </w:trPr>
        <w:tc>
          <w:tcPr>
            <w:tcW w:w="1805" w:type="dxa"/>
            <w:shd w:val="clear" w:color="auto" w:fill="FFFFFF" w:themeFill="background1"/>
            <w:tcMar/>
          </w:tcPr>
          <w:p w:rsidRPr="00CC0718" w:rsidR="00C71DC8" w:rsidP="00244814" w:rsidRDefault="00C71DC8" w14:paraId="7FDF547A" w14:textId="77777777">
            <w:pPr>
              <w:rPr>
                <w:b/>
                <w:color w:val="5C83B4"/>
                <w:spacing w:val="-2"/>
                <w:sz w:val="24"/>
              </w:rPr>
            </w:pPr>
            <w:r w:rsidRPr="00CC0718">
              <w:rPr>
                <w:b/>
                <w:color w:val="5C83B4"/>
                <w:spacing w:val="-2"/>
                <w:sz w:val="24"/>
              </w:rPr>
              <w:t>Aggregated:</w:t>
            </w:r>
          </w:p>
        </w:tc>
        <w:tc>
          <w:tcPr>
            <w:tcW w:w="8912" w:type="dxa"/>
            <w:gridSpan w:val="7"/>
            <w:shd w:val="clear" w:color="auto" w:fill="FFFFFF" w:themeFill="background1"/>
            <w:tcMar/>
          </w:tcPr>
          <w:p w:rsidRPr="00CC0718" w:rsidR="00C71DC8" w:rsidP="00244814" w:rsidRDefault="00C71DC8" w14:paraId="35B8C21C" w14:textId="77777777">
            <w:pPr>
              <w:rPr>
                <w:b/>
                <w:color w:val="5C83B4"/>
                <w:spacing w:val="-2"/>
                <w:sz w:val="24"/>
              </w:rPr>
            </w:pPr>
            <w:r w:rsidRPr="00CC0718">
              <w:rPr>
                <w:b/>
                <w:color w:val="5C83B4"/>
                <w:spacing w:val="-2"/>
                <w:sz w:val="24"/>
              </w:rPr>
              <w:t>Yes</w:t>
            </w:r>
          </w:p>
        </w:tc>
      </w:tr>
      <w:tr w:rsidRPr="00CC0718" w:rsidR="00C71DC8" w:rsidTr="3A33D0EC" w14:paraId="3DF9AECD" w14:textId="77777777">
        <w:trPr>
          <w:trHeight w:val="329" w:hRule="exact"/>
        </w:trPr>
        <w:tc>
          <w:tcPr>
            <w:tcW w:w="3381" w:type="dxa"/>
            <w:gridSpan w:val="2"/>
            <w:tcBorders>
              <w:bottom w:val="single" w:color="8FB6EA" w:sz="5" w:space="0"/>
            </w:tcBorders>
            <w:shd w:val="clear" w:color="auto" w:fill="FFFFFF" w:themeFill="background1"/>
            <w:tcMar/>
          </w:tcPr>
          <w:p w:rsidRPr="00CC0718" w:rsidR="00C71DC8" w:rsidP="00244814" w:rsidRDefault="00C71DC8" w14:paraId="48AA9148" w14:textId="77777777">
            <w:pPr>
              <w:rPr>
                <w:color w:val="000000"/>
                <w:spacing w:val="-2"/>
                <w:sz w:val="18"/>
              </w:rPr>
            </w:pPr>
            <w:r w:rsidRPr="00CC0718">
              <w:rPr>
                <w:color w:val="000000"/>
                <w:spacing w:val="-2"/>
                <w:sz w:val="18"/>
              </w:rPr>
              <w:t>Document</w:t>
            </w:r>
          </w:p>
        </w:tc>
        <w:tc>
          <w:tcPr>
            <w:tcW w:w="1132" w:type="dxa"/>
            <w:tcBorders>
              <w:bottom w:val="single" w:color="8FB6EA" w:sz="5" w:space="0"/>
            </w:tcBorders>
            <w:shd w:val="clear" w:color="auto" w:fill="FFFFFF" w:themeFill="background1"/>
            <w:tcMar/>
          </w:tcPr>
          <w:p w:rsidRPr="00CC0718" w:rsidR="00C71DC8" w:rsidP="00244814" w:rsidRDefault="00C71DC8" w14:paraId="52945E08" w14:textId="77777777">
            <w:pPr>
              <w:rPr>
                <w:color w:val="000000"/>
                <w:spacing w:val="-2"/>
                <w:sz w:val="18"/>
              </w:rPr>
            </w:pPr>
            <w:r w:rsidRPr="00CC0718">
              <w:rPr>
                <w:color w:val="000000"/>
                <w:spacing w:val="-2"/>
                <w:sz w:val="18"/>
              </w:rPr>
              <w:t>3</w:t>
            </w:r>
          </w:p>
        </w:tc>
        <w:tc>
          <w:tcPr>
            <w:tcW w:w="1576" w:type="dxa"/>
            <w:gridSpan w:val="2"/>
            <w:tcBorders>
              <w:bottom w:val="single" w:color="8FB6EA" w:sz="5" w:space="0"/>
            </w:tcBorders>
            <w:shd w:val="clear" w:color="auto" w:fill="FFFFFF" w:themeFill="background1"/>
            <w:tcMar/>
          </w:tcPr>
          <w:p w:rsidRPr="00CC0718" w:rsidR="00C71DC8" w:rsidP="00244814" w:rsidRDefault="00C71DC8" w14:paraId="20E841CF" w14:textId="77777777">
            <w:pPr>
              <w:rPr>
                <w:color w:val="000000"/>
                <w:spacing w:val="-2"/>
                <w:sz w:val="18"/>
              </w:rPr>
            </w:pPr>
            <w:r w:rsidRPr="00CC0718">
              <w:rPr>
                <w:color w:val="000000"/>
                <w:spacing w:val="-2"/>
                <w:sz w:val="18"/>
              </w:rPr>
              <w:t>3</w:t>
            </w:r>
          </w:p>
        </w:tc>
        <w:tc>
          <w:tcPr>
            <w:tcW w:w="1362" w:type="dxa"/>
            <w:tcBorders>
              <w:bottom w:val="single" w:color="8FB6EA" w:sz="5" w:space="0"/>
            </w:tcBorders>
            <w:shd w:val="clear" w:color="auto" w:fill="FFFFFF" w:themeFill="background1"/>
            <w:tcMar/>
          </w:tcPr>
          <w:p w:rsidRPr="00CC0718" w:rsidR="00C71DC8" w:rsidP="00244814" w:rsidRDefault="00C71DC8" w14:paraId="09316111" w14:textId="77777777">
            <w:pPr>
              <w:rPr>
                <w:color w:val="000000"/>
                <w:spacing w:val="-2"/>
                <w:sz w:val="18"/>
              </w:rPr>
            </w:pPr>
            <w:r w:rsidRPr="00CC0718">
              <w:rPr>
                <w:color w:val="000000"/>
                <w:spacing w:val="-2"/>
                <w:sz w:val="18"/>
              </w:rPr>
              <w:t>94</w:t>
            </w:r>
          </w:p>
        </w:tc>
        <w:tc>
          <w:tcPr>
            <w:tcW w:w="1690" w:type="dxa"/>
            <w:tcBorders>
              <w:bottom w:val="single" w:color="8FB6EA" w:sz="5" w:space="0"/>
            </w:tcBorders>
            <w:shd w:val="clear" w:color="auto" w:fill="FFFFFF" w:themeFill="background1"/>
            <w:tcMar/>
          </w:tcPr>
          <w:p w:rsidRPr="00CC0718" w:rsidR="00C71DC8" w:rsidP="00244814" w:rsidRDefault="00C71DC8" w14:paraId="46658BDD" w14:textId="77777777">
            <w:pPr>
              <w:rPr>
                <w:color w:val="000000"/>
                <w:spacing w:val="-2"/>
                <w:sz w:val="18"/>
              </w:rPr>
            </w:pPr>
            <w:r w:rsidRPr="00CC0718">
              <w:rPr>
                <w:color w:val="000000"/>
                <w:spacing w:val="-2"/>
                <w:sz w:val="18"/>
              </w:rPr>
              <w:t>3</w:t>
            </w:r>
          </w:p>
        </w:tc>
        <w:tc>
          <w:tcPr>
            <w:tcW w:w="1576" w:type="dxa"/>
            <w:tcBorders>
              <w:bottom w:val="single" w:color="8FB6EA" w:sz="5" w:space="0"/>
            </w:tcBorders>
            <w:shd w:val="clear" w:color="auto" w:fill="FFFFFF" w:themeFill="background1"/>
            <w:tcMar/>
          </w:tcPr>
          <w:p w:rsidRPr="00CC0718" w:rsidR="00C71DC8" w:rsidP="00244814" w:rsidRDefault="00C71DC8" w14:paraId="40B36A16" w14:textId="77777777">
            <w:pPr>
              <w:rPr>
                <w:color w:val="000000"/>
                <w:spacing w:val="-2"/>
                <w:sz w:val="18"/>
              </w:rPr>
            </w:pPr>
          </w:p>
        </w:tc>
      </w:tr>
      <w:tr w:rsidRPr="00CC0718" w:rsidR="00C71DC8" w:rsidTr="3A33D0EC" w14:paraId="40410BF2" w14:textId="77777777">
        <w:trPr>
          <w:trHeight w:val="860" w:hRule="exact"/>
        </w:trPr>
        <w:tc>
          <w:tcPr>
            <w:tcW w:w="10717" w:type="dxa"/>
            <w:gridSpan w:val="8"/>
            <w:tcBorders>
              <w:top w:val="single" w:color="8FB6EA" w:sz="5" w:space="0"/>
            </w:tcBorders>
            <w:tcMar/>
          </w:tcPr>
          <w:p w:rsidRPr="00CC0718" w:rsidR="00C71DC8" w:rsidP="00244814" w:rsidRDefault="00C71DC8" w14:paraId="2EB3BC06" w14:textId="77777777"/>
        </w:tc>
      </w:tr>
      <w:tr w:rsidRPr="00CC0718" w:rsidR="00C71DC8" w:rsidTr="3A33D0EC" w14:paraId="713B43E8" w14:textId="77777777">
        <w:trPr>
          <w:trHeight w:val="845" w:hRule="exact"/>
        </w:trPr>
        <w:tc>
          <w:tcPr>
            <w:tcW w:w="10717" w:type="dxa"/>
            <w:gridSpan w:val="8"/>
            <w:tcMar/>
          </w:tcPr>
          <w:p w:rsidRPr="00CC0718" w:rsidR="00C71DC8" w:rsidP="00244814" w:rsidRDefault="00C71DC8" w14:paraId="1A740D9F" w14:textId="77777777"/>
        </w:tc>
      </w:tr>
      <w:tr w:rsidRPr="00CC0718" w:rsidR="00C71DC8" w:rsidTr="3A33D0EC" w14:paraId="466A5E99" w14:textId="77777777">
        <w:trPr>
          <w:trHeight w:val="459" w:hRule="exact"/>
        </w:trPr>
        <w:tc>
          <w:tcPr>
            <w:tcW w:w="5359" w:type="dxa"/>
            <w:gridSpan w:val="4"/>
            <w:shd w:val="clear" w:color="auto" w:fill="FFFFFF" w:themeFill="background1"/>
            <w:tcMar/>
          </w:tcPr>
          <w:p w:rsidRPr="00CC0718" w:rsidR="00C71DC8" w:rsidP="00244814" w:rsidRDefault="00C71DC8" w14:paraId="09A90F80" w14:textId="77777777">
            <w:pPr>
              <w:jc w:val="right"/>
              <w:rPr>
                <w:color w:val="000066"/>
                <w:spacing w:val="-2"/>
                <w:sz w:val="16"/>
              </w:rPr>
            </w:pPr>
            <w:r w:rsidRPr="00CC0718">
              <w:rPr>
                <w:color w:val="000066"/>
                <w:spacing w:val="-2"/>
                <w:sz w:val="16"/>
              </w:rPr>
              <w:t>Formatted Reports\\Code Summary Formatted Report</w:t>
            </w:r>
          </w:p>
        </w:tc>
        <w:tc>
          <w:tcPr>
            <w:tcW w:w="5358" w:type="dxa"/>
            <w:gridSpan w:val="4"/>
            <w:shd w:val="clear" w:color="auto" w:fill="FFFFFF" w:themeFill="background1"/>
            <w:tcMar/>
          </w:tcPr>
          <w:p w:rsidRPr="00CC0718" w:rsidR="00C71DC8" w:rsidP="00244814" w:rsidRDefault="00C71DC8" w14:paraId="35C44A7D" w14:textId="77777777">
            <w:pPr>
              <w:jc w:val="right"/>
              <w:rPr>
                <w:color w:val="000066"/>
                <w:spacing w:val="-2"/>
                <w:sz w:val="16"/>
              </w:rPr>
            </w:pPr>
            <w:r w:rsidRPr="00CC0718">
              <w:rPr>
                <w:color w:val="000066"/>
                <w:spacing w:val="-2"/>
                <w:sz w:val="16"/>
              </w:rPr>
              <w:t>Page 1 of 104</w:t>
            </w:r>
          </w:p>
        </w:tc>
      </w:tr>
      <w:tr w:rsidRPr="00CC0718" w:rsidR="00C71DC8" w:rsidTr="3A33D0EC" w14:paraId="39B85819" w14:textId="77777777">
        <w:trPr>
          <w:trHeight w:val="444" w:hRule="exact"/>
        </w:trPr>
        <w:tc>
          <w:tcPr>
            <w:tcW w:w="10717" w:type="dxa"/>
            <w:gridSpan w:val="8"/>
            <w:shd w:val="clear" w:color="auto" w:fill="FFFFFF" w:themeFill="background1"/>
            <w:tcMar/>
            <w:vAlign w:val="center"/>
          </w:tcPr>
          <w:p w:rsidRPr="00CC0718" w:rsidR="00C71DC8" w:rsidP="00244814" w:rsidRDefault="00C71DC8" w14:paraId="79BBEE78" w14:textId="77777777">
            <w:pPr>
              <w:jc w:val="right"/>
              <w:rPr>
                <w:color w:val="000066"/>
                <w:spacing w:val="-2"/>
                <w:sz w:val="16"/>
              </w:rPr>
            </w:pPr>
            <w:r w:rsidRPr="00CC0718">
              <w:rPr>
                <w:color w:val="000066"/>
                <w:spacing w:val="-2"/>
                <w:sz w:val="16"/>
              </w:rPr>
              <w:t>11/13/2024 3:39 PM</w:t>
            </w:r>
          </w:p>
        </w:tc>
      </w:tr>
      <w:tr w:rsidRPr="00CC0718" w:rsidR="00C71DC8" w:rsidTr="3A33D0EC" w14:paraId="72C1809B" w14:textId="77777777">
        <w:trPr>
          <w:trHeight w:val="459" w:hRule="exact"/>
        </w:trPr>
        <w:tc>
          <w:tcPr>
            <w:tcW w:w="3381" w:type="dxa"/>
            <w:gridSpan w:val="2"/>
            <w:shd w:val="clear" w:color="auto" w:fill="8FB6EA"/>
            <w:tcMar/>
          </w:tcPr>
          <w:p w:rsidRPr="00CC0718" w:rsidR="00C71DC8" w:rsidP="00244814" w:rsidRDefault="00C71DC8" w14:paraId="70187D23" w14:textId="77777777">
            <w:pPr>
              <w:rPr>
                <w:b/>
                <w:color w:val="000066"/>
                <w:spacing w:val="-2"/>
                <w:sz w:val="18"/>
              </w:rPr>
            </w:pPr>
            <w:r w:rsidRPr="00CC0718">
              <w:rPr>
                <w:b/>
                <w:color w:val="000066"/>
                <w:spacing w:val="-2"/>
                <w:sz w:val="18"/>
              </w:rPr>
              <w:t>File Type</w:t>
            </w:r>
          </w:p>
        </w:tc>
        <w:tc>
          <w:tcPr>
            <w:tcW w:w="1132" w:type="dxa"/>
            <w:shd w:val="clear" w:color="auto" w:fill="8FB6EA"/>
            <w:tcMar/>
          </w:tcPr>
          <w:p w:rsidRPr="00CC0718" w:rsidR="00C71DC8" w:rsidP="00244814" w:rsidRDefault="00C71DC8" w14:paraId="7685A18C" w14:textId="77777777">
            <w:pPr>
              <w:rPr>
                <w:b/>
                <w:color w:val="000066"/>
                <w:spacing w:val="-2"/>
                <w:sz w:val="18"/>
              </w:rPr>
            </w:pPr>
            <w:r w:rsidRPr="00CC0718">
              <w:rPr>
                <w:b/>
                <w:color w:val="000066"/>
                <w:spacing w:val="-2"/>
                <w:sz w:val="18"/>
              </w:rPr>
              <w:t>Number of Files</w:t>
            </w:r>
          </w:p>
        </w:tc>
        <w:tc>
          <w:tcPr>
            <w:tcW w:w="1576" w:type="dxa"/>
            <w:gridSpan w:val="2"/>
            <w:shd w:val="clear" w:color="auto" w:fill="8FB6EA"/>
            <w:tcMar/>
          </w:tcPr>
          <w:p w:rsidRPr="00CC0718" w:rsidR="00C71DC8" w:rsidP="00244814" w:rsidRDefault="00C71DC8" w14:paraId="7F935F08" w14:textId="77777777">
            <w:pPr>
              <w:rPr>
                <w:b/>
                <w:color w:val="000066"/>
                <w:spacing w:val="-2"/>
                <w:sz w:val="18"/>
              </w:rPr>
            </w:pPr>
            <w:r w:rsidRPr="00CC0718">
              <w:rPr>
                <w:b/>
                <w:color w:val="000066"/>
                <w:spacing w:val="-2"/>
                <w:sz w:val="18"/>
              </w:rPr>
              <w:t>Number of Coding References</w:t>
            </w:r>
          </w:p>
        </w:tc>
        <w:tc>
          <w:tcPr>
            <w:tcW w:w="1362" w:type="dxa"/>
            <w:shd w:val="clear" w:color="auto" w:fill="8FB6EA"/>
            <w:tcMar/>
          </w:tcPr>
          <w:p w:rsidRPr="00CC0718" w:rsidR="00C71DC8" w:rsidP="00244814" w:rsidRDefault="00C71DC8" w14:paraId="53B1BAC1" w14:textId="77777777">
            <w:pPr>
              <w:rPr>
                <w:b/>
                <w:color w:val="000066"/>
                <w:spacing w:val="-2"/>
                <w:sz w:val="18"/>
              </w:rPr>
            </w:pPr>
            <w:r w:rsidRPr="00CC0718">
              <w:rPr>
                <w:b/>
                <w:color w:val="000066"/>
                <w:spacing w:val="-2"/>
                <w:sz w:val="18"/>
              </w:rPr>
              <w:t>Number of Words Coded</w:t>
            </w:r>
          </w:p>
        </w:tc>
        <w:tc>
          <w:tcPr>
            <w:tcW w:w="1690" w:type="dxa"/>
            <w:shd w:val="clear" w:color="auto" w:fill="8FB6EA"/>
            <w:tcMar/>
          </w:tcPr>
          <w:p w:rsidRPr="00CC0718" w:rsidR="00C71DC8" w:rsidP="00244814" w:rsidRDefault="00C71DC8" w14:paraId="645659E6" w14:textId="77777777">
            <w:pPr>
              <w:rPr>
                <w:b/>
                <w:color w:val="000066"/>
                <w:spacing w:val="-2"/>
                <w:sz w:val="18"/>
              </w:rPr>
            </w:pPr>
            <w:r w:rsidRPr="00CC0718">
              <w:rPr>
                <w:b/>
                <w:color w:val="000066"/>
                <w:spacing w:val="-2"/>
                <w:sz w:val="18"/>
              </w:rPr>
              <w:t>Number of Paragraphs Coded</w:t>
            </w:r>
          </w:p>
        </w:tc>
        <w:tc>
          <w:tcPr>
            <w:tcW w:w="1576" w:type="dxa"/>
            <w:shd w:val="clear" w:color="auto" w:fill="8FB6EA"/>
            <w:tcMar/>
          </w:tcPr>
          <w:p w:rsidRPr="00CC0718" w:rsidR="00C71DC8" w:rsidP="00244814" w:rsidRDefault="00C71DC8" w14:paraId="5FC3B9F3" w14:textId="77777777">
            <w:pPr>
              <w:rPr>
                <w:b/>
                <w:color w:val="000066"/>
                <w:spacing w:val="-2"/>
                <w:sz w:val="18"/>
              </w:rPr>
            </w:pPr>
            <w:r w:rsidRPr="00CC0718">
              <w:rPr>
                <w:b/>
                <w:color w:val="000066"/>
                <w:spacing w:val="-2"/>
                <w:sz w:val="18"/>
              </w:rPr>
              <w:t>Duration Coded</w:t>
            </w:r>
          </w:p>
        </w:tc>
      </w:tr>
      <w:tr w:rsidRPr="00CC0718" w:rsidR="00C71DC8" w:rsidTr="3A33D0EC" w14:paraId="4D0B287F" w14:textId="77777777">
        <w:trPr>
          <w:trHeight w:val="616" w:hRule="exact"/>
        </w:trPr>
        <w:tc>
          <w:tcPr>
            <w:tcW w:w="10717" w:type="dxa"/>
            <w:gridSpan w:val="8"/>
            <w:shd w:val="clear" w:color="auto" w:fill="FFFFFF" w:themeFill="background1"/>
            <w:tcMar/>
          </w:tcPr>
          <w:p w:rsidRPr="00CC0718" w:rsidR="00C71DC8" w:rsidP="00244814" w:rsidRDefault="00C71DC8" w14:paraId="046FB8A4" w14:textId="77777777">
            <w:pPr>
              <w:rPr>
                <w:b/>
                <w:color w:val="5C83B4"/>
                <w:spacing w:val="-2"/>
                <w:sz w:val="24"/>
              </w:rPr>
            </w:pPr>
            <w:bookmarkStart w:name="CodesAXIALCODEQ10MarketingChallengesCOLL" w:id="19"/>
            <w:bookmarkEnd w:id="19"/>
          </w:p>
        </w:tc>
      </w:tr>
      <w:tr w:rsidRPr="00CC0718" w:rsidR="00C71DC8" w:rsidTr="3A33D0EC" w14:paraId="67C1406C" w14:textId="77777777">
        <w:trPr>
          <w:trHeight w:val="444" w:hRule="exact"/>
        </w:trPr>
        <w:tc>
          <w:tcPr>
            <w:tcW w:w="1805" w:type="dxa"/>
            <w:shd w:val="clear" w:color="auto" w:fill="FFFFFF" w:themeFill="background1"/>
            <w:tcMar/>
          </w:tcPr>
          <w:p w:rsidRPr="00CC0718" w:rsidR="00C71DC8" w:rsidP="00244814" w:rsidRDefault="00C71DC8" w14:paraId="401D5D77" w14:textId="77777777">
            <w:pPr>
              <w:rPr>
                <w:b/>
                <w:color w:val="5C83B4"/>
                <w:spacing w:val="-2"/>
                <w:sz w:val="24"/>
              </w:rPr>
            </w:pPr>
            <w:r w:rsidRPr="00CC0718">
              <w:rPr>
                <w:b/>
                <w:color w:val="5C83B4"/>
                <w:spacing w:val="-2"/>
                <w:sz w:val="24"/>
              </w:rPr>
              <w:t>Nickname:</w:t>
            </w:r>
          </w:p>
        </w:tc>
        <w:tc>
          <w:tcPr>
            <w:tcW w:w="8912" w:type="dxa"/>
            <w:gridSpan w:val="7"/>
            <w:vMerge w:val="restart"/>
            <w:shd w:val="clear" w:color="auto" w:fill="FFFFFF" w:themeFill="background1"/>
            <w:tcMar/>
          </w:tcPr>
          <w:p w:rsidRPr="00CC0718" w:rsidR="00C71DC8" w:rsidP="3A33D0EC" w:rsidRDefault="00C71DC8" w14:paraId="41976317" w14:textId="77777777">
            <w:pPr>
              <w:rPr>
                <w:b w:val="1"/>
                <w:bCs w:val="1"/>
                <w:color w:val="5C83B4"/>
                <w:spacing w:val="-2"/>
                <w:sz w:val="24"/>
                <w:szCs w:val="24"/>
                <w:lang w:val="en-US"/>
              </w:rPr>
            </w:pPr>
            <w:r w:rsidRPr="3A33D0EC" w:rsidR="00C71DC8">
              <w:rPr>
                <w:b w:val="1"/>
                <w:bCs w:val="1"/>
                <w:color w:val="5C83B4"/>
                <w:spacing w:val="-2"/>
                <w:sz w:val="24"/>
                <w:szCs w:val="24"/>
                <w:lang w:val="en-US"/>
              </w:rPr>
              <w:t>Codes\\AXIAL CODE\\Q10- Marketing Challenges\COLLABRATION\</w:t>
            </w:r>
            <w:r w:rsidRPr="3A33D0EC" w:rsidR="00C71DC8">
              <w:rPr>
                <w:b w:val="1"/>
                <w:bCs w:val="1"/>
                <w:color w:val="5C83B4"/>
                <w:spacing w:val="-2"/>
                <w:sz w:val="24"/>
                <w:szCs w:val="24"/>
                <w:lang w:val="en-US"/>
              </w:rPr>
              <w:t>Standarize</w:t>
            </w:r>
            <w:r w:rsidRPr="3A33D0EC" w:rsidR="00C71DC8">
              <w:rPr>
                <w:b w:val="1"/>
                <w:bCs w:val="1"/>
                <w:color w:val="5C83B4"/>
                <w:spacing w:val="-2"/>
                <w:sz w:val="24"/>
                <w:szCs w:val="24"/>
                <w:lang w:val="en-US"/>
              </w:rPr>
              <w:t xml:space="preserve"> branding with other </w:t>
            </w:r>
            <w:r w:rsidRPr="3A33D0EC" w:rsidR="00C71DC8">
              <w:rPr>
                <w:b w:val="1"/>
                <w:bCs w:val="1"/>
                <w:color w:val="5C83B4"/>
                <w:spacing w:val="-2"/>
                <w:sz w:val="24"/>
                <w:szCs w:val="24"/>
                <w:lang w:val="en-US"/>
              </w:rPr>
              <w:t>clubs</w:t>
            </w:r>
            <w:r w:rsidRPr="3A33D0EC" w:rsidR="00C71DC8">
              <w:rPr>
                <w:b w:val="1"/>
                <w:bCs w:val="1"/>
                <w:color w:val="5C83B4"/>
                <w:spacing w:val="-2"/>
                <w:sz w:val="24"/>
                <w:szCs w:val="24"/>
                <w:lang w:val="en-US"/>
              </w:rPr>
              <w:t xml:space="preserve"> collaboration</w:t>
            </w:r>
          </w:p>
        </w:tc>
      </w:tr>
      <w:tr w:rsidRPr="00CC0718" w:rsidR="00C71DC8" w:rsidTr="3A33D0EC" w14:paraId="19A10414" w14:textId="77777777">
        <w:trPr>
          <w:trHeight w:val="458" w:hRule="exact"/>
        </w:trPr>
        <w:tc>
          <w:tcPr>
            <w:tcW w:w="1805" w:type="dxa"/>
            <w:shd w:val="clear" w:color="auto" w:fill="FFFFFF" w:themeFill="background1"/>
            <w:tcMar/>
          </w:tcPr>
          <w:p w:rsidRPr="00CC0718" w:rsidR="00C71DC8" w:rsidP="00244814" w:rsidRDefault="00C71DC8" w14:paraId="7BD14B9E" w14:textId="77777777">
            <w:pPr>
              <w:rPr>
                <w:b/>
                <w:color w:val="5C83B4"/>
                <w:spacing w:val="-2"/>
                <w:sz w:val="24"/>
              </w:rPr>
            </w:pPr>
            <w:r w:rsidRPr="00CC0718">
              <w:rPr>
                <w:b/>
                <w:color w:val="5C83B4"/>
                <w:spacing w:val="-2"/>
                <w:sz w:val="24"/>
              </w:rPr>
              <w:t>Classification:</w:t>
            </w:r>
          </w:p>
        </w:tc>
        <w:tc>
          <w:tcPr>
            <w:tcW w:w="8912" w:type="dxa"/>
            <w:gridSpan w:val="7"/>
            <w:vMerge/>
            <w:tcMar/>
          </w:tcPr>
          <w:p w:rsidRPr="00CC0718" w:rsidR="00C71DC8" w:rsidP="00244814" w:rsidRDefault="00C71DC8" w14:paraId="274EEB2E" w14:textId="77777777"/>
        </w:tc>
      </w:tr>
      <w:tr w:rsidRPr="00CC0718" w:rsidR="00C71DC8" w:rsidTr="3A33D0EC" w14:paraId="4B45726A" w14:textId="77777777">
        <w:trPr>
          <w:trHeight w:val="444" w:hRule="exact"/>
        </w:trPr>
        <w:tc>
          <w:tcPr>
            <w:tcW w:w="1805" w:type="dxa"/>
            <w:shd w:val="clear" w:color="auto" w:fill="FFFFFF" w:themeFill="background1"/>
            <w:tcMar/>
          </w:tcPr>
          <w:p w:rsidRPr="00CC0718" w:rsidR="00C71DC8" w:rsidP="00244814" w:rsidRDefault="00C71DC8" w14:paraId="512627DD" w14:textId="77777777">
            <w:pPr>
              <w:rPr>
                <w:b/>
                <w:color w:val="5C83B4"/>
                <w:spacing w:val="-2"/>
                <w:sz w:val="24"/>
              </w:rPr>
            </w:pPr>
            <w:r w:rsidRPr="00CC0718">
              <w:rPr>
                <w:b/>
                <w:color w:val="5C83B4"/>
                <w:spacing w:val="-2"/>
                <w:sz w:val="24"/>
              </w:rPr>
              <w:t>Aggregated:</w:t>
            </w:r>
          </w:p>
        </w:tc>
        <w:tc>
          <w:tcPr>
            <w:tcW w:w="8912" w:type="dxa"/>
            <w:gridSpan w:val="7"/>
            <w:shd w:val="clear" w:color="auto" w:fill="FFFFFF" w:themeFill="background1"/>
            <w:tcMar/>
          </w:tcPr>
          <w:p w:rsidRPr="00CC0718" w:rsidR="00C71DC8" w:rsidP="00244814" w:rsidRDefault="00C71DC8" w14:paraId="3FD436C1" w14:textId="77777777">
            <w:pPr>
              <w:rPr>
                <w:b/>
                <w:color w:val="5C83B4"/>
                <w:spacing w:val="-2"/>
                <w:sz w:val="24"/>
              </w:rPr>
            </w:pPr>
            <w:r w:rsidRPr="00CC0718">
              <w:rPr>
                <w:b/>
                <w:color w:val="5C83B4"/>
                <w:spacing w:val="-2"/>
                <w:sz w:val="24"/>
              </w:rPr>
              <w:t>No</w:t>
            </w:r>
          </w:p>
        </w:tc>
      </w:tr>
      <w:tr w:rsidRPr="00CC0718" w:rsidR="00C71DC8" w:rsidTr="3A33D0EC" w14:paraId="154B0A95" w14:textId="77777777">
        <w:trPr>
          <w:trHeight w:val="344" w:hRule="exact"/>
        </w:trPr>
        <w:tc>
          <w:tcPr>
            <w:tcW w:w="3381" w:type="dxa"/>
            <w:gridSpan w:val="2"/>
            <w:tcBorders>
              <w:bottom w:val="single" w:color="8FB6EA" w:sz="5" w:space="0"/>
            </w:tcBorders>
            <w:shd w:val="clear" w:color="auto" w:fill="FFFFFF" w:themeFill="background1"/>
            <w:tcMar/>
          </w:tcPr>
          <w:p w:rsidRPr="00CC0718" w:rsidR="00C71DC8" w:rsidP="00244814" w:rsidRDefault="00C71DC8" w14:paraId="4243205A" w14:textId="77777777">
            <w:pPr>
              <w:rPr>
                <w:color w:val="000000"/>
                <w:spacing w:val="-2"/>
                <w:sz w:val="18"/>
              </w:rPr>
            </w:pPr>
            <w:r w:rsidRPr="00CC0718">
              <w:rPr>
                <w:color w:val="000000"/>
                <w:spacing w:val="-2"/>
                <w:sz w:val="18"/>
              </w:rPr>
              <w:t>Document</w:t>
            </w:r>
          </w:p>
        </w:tc>
        <w:tc>
          <w:tcPr>
            <w:tcW w:w="1132" w:type="dxa"/>
            <w:tcBorders>
              <w:bottom w:val="single" w:color="8FB6EA" w:sz="5" w:space="0"/>
            </w:tcBorders>
            <w:shd w:val="clear" w:color="auto" w:fill="FFFFFF" w:themeFill="background1"/>
            <w:tcMar/>
          </w:tcPr>
          <w:p w:rsidRPr="00CC0718" w:rsidR="00C71DC8" w:rsidP="00244814" w:rsidRDefault="00C71DC8" w14:paraId="243D005A" w14:textId="77777777">
            <w:pPr>
              <w:rPr>
                <w:color w:val="000000"/>
                <w:spacing w:val="-2"/>
                <w:sz w:val="18"/>
              </w:rPr>
            </w:pPr>
            <w:r w:rsidRPr="00CC0718">
              <w:rPr>
                <w:color w:val="000000"/>
                <w:spacing w:val="-2"/>
                <w:sz w:val="18"/>
              </w:rPr>
              <w:t>1</w:t>
            </w:r>
          </w:p>
        </w:tc>
        <w:tc>
          <w:tcPr>
            <w:tcW w:w="1576" w:type="dxa"/>
            <w:gridSpan w:val="2"/>
            <w:tcBorders>
              <w:bottom w:val="single" w:color="8FB6EA" w:sz="5" w:space="0"/>
            </w:tcBorders>
            <w:shd w:val="clear" w:color="auto" w:fill="FFFFFF" w:themeFill="background1"/>
            <w:tcMar/>
          </w:tcPr>
          <w:p w:rsidRPr="00CC0718" w:rsidR="00C71DC8" w:rsidP="00244814" w:rsidRDefault="00C71DC8" w14:paraId="53434680" w14:textId="77777777">
            <w:pPr>
              <w:rPr>
                <w:color w:val="000000"/>
                <w:spacing w:val="-2"/>
                <w:sz w:val="18"/>
              </w:rPr>
            </w:pPr>
            <w:r w:rsidRPr="00CC0718">
              <w:rPr>
                <w:color w:val="000000"/>
                <w:spacing w:val="-2"/>
                <w:sz w:val="18"/>
              </w:rPr>
              <w:t>1</w:t>
            </w:r>
          </w:p>
        </w:tc>
        <w:tc>
          <w:tcPr>
            <w:tcW w:w="1362" w:type="dxa"/>
            <w:tcBorders>
              <w:bottom w:val="single" w:color="8FB6EA" w:sz="5" w:space="0"/>
            </w:tcBorders>
            <w:shd w:val="clear" w:color="auto" w:fill="FFFFFF" w:themeFill="background1"/>
            <w:tcMar/>
          </w:tcPr>
          <w:p w:rsidRPr="00CC0718" w:rsidR="00C71DC8" w:rsidP="00244814" w:rsidRDefault="00C71DC8" w14:paraId="56F4731E" w14:textId="77777777">
            <w:pPr>
              <w:rPr>
                <w:color w:val="000000"/>
                <w:spacing w:val="-2"/>
                <w:sz w:val="18"/>
              </w:rPr>
            </w:pPr>
            <w:r w:rsidRPr="00CC0718">
              <w:rPr>
                <w:color w:val="000000"/>
                <w:spacing w:val="-2"/>
                <w:sz w:val="18"/>
              </w:rPr>
              <w:t>28</w:t>
            </w:r>
          </w:p>
        </w:tc>
        <w:tc>
          <w:tcPr>
            <w:tcW w:w="1690" w:type="dxa"/>
            <w:tcBorders>
              <w:bottom w:val="single" w:color="8FB6EA" w:sz="5" w:space="0"/>
            </w:tcBorders>
            <w:shd w:val="clear" w:color="auto" w:fill="FFFFFF" w:themeFill="background1"/>
            <w:tcMar/>
          </w:tcPr>
          <w:p w:rsidRPr="00CC0718" w:rsidR="00C71DC8" w:rsidP="00244814" w:rsidRDefault="00C71DC8" w14:paraId="7AF11ED6" w14:textId="77777777">
            <w:pPr>
              <w:rPr>
                <w:color w:val="000000"/>
                <w:spacing w:val="-2"/>
                <w:sz w:val="18"/>
              </w:rPr>
            </w:pPr>
            <w:r w:rsidRPr="00CC0718">
              <w:rPr>
                <w:color w:val="000000"/>
                <w:spacing w:val="-2"/>
                <w:sz w:val="18"/>
              </w:rPr>
              <w:t>1</w:t>
            </w:r>
          </w:p>
        </w:tc>
        <w:tc>
          <w:tcPr>
            <w:tcW w:w="1576" w:type="dxa"/>
            <w:tcBorders>
              <w:bottom w:val="single" w:color="8FB6EA" w:sz="5" w:space="0"/>
            </w:tcBorders>
            <w:shd w:val="clear" w:color="auto" w:fill="FFFFFF" w:themeFill="background1"/>
            <w:tcMar/>
          </w:tcPr>
          <w:p w:rsidRPr="00CC0718" w:rsidR="00C71DC8" w:rsidP="00244814" w:rsidRDefault="00C71DC8" w14:paraId="0F38E8E3" w14:textId="77777777">
            <w:pPr>
              <w:rPr>
                <w:color w:val="000000"/>
                <w:spacing w:val="-2"/>
                <w:sz w:val="18"/>
              </w:rPr>
            </w:pPr>
          </w:p>
        </w:tc>
      </w:tr>
      <w:tr w:rsidRPr="00CC0718" w:rsidR="00C71DC8" w:rsidTr="3A33D0EC" w14:paraId="418A2A92" w14:textId="77777777">
        <w:trPr>
          <w:trHeight w:val="444" w:hRule="exact"/>
        </w:trPr>
        <w:tc>
          <w:tcPr>
            <w:tcW w:w="10717" w:type="dxa"/>
            <w:gridSpan w:val="8"/>
            <w:tcBorders>
              <w:top w:val="single" w:color="8FB6EA" w:sz="5" w:space="0"/>
            </w:tcBorders>
            <w:tcMar/>
          </w:tcPr>
          <w:p w:rsidRPr="00CC0718" w:rsidR="00C71DC8" w:rsidP="00244814" w:rsidRDefault="00C71DC8" w14:paraId="7AE1BFDB" w14:textId="77777777"/>
        </w:tc>
      </w:tr>
      <w:tr w:rsidRPr="00CC0718" w:rsidR="00C71DC8" w:rsidTr="3A33D0EC" w14:paraId="6B638FB8" w14:textId="77777777">
        <w:trPr>
          <w:trHeight w:val="602" w:hRule="exact"/>
        </w:trPr>
        <w:tc>
          <w:tcPr>
            <w:tcW w:w="10717" w:type="dxa"/>
            <w:gridSpan w:val="8"/>
            <w:shd w:val="clear" w:color="auto" w:fill="FFFFFF" w:themeFill="background1"/>
            <w:tcMar/>
          </w:tcPr>
          <w:p w:rsidRPr="00CC0718" w:rsidR="00C71DC8" w:rsidP="00244814" w:rsidRDefault="00C71DC8" w14:paraId="6C90002C" w14:textId="77777777">
            <w:pPr>
              <w:rPr>
                <w:b/>
                <w:color w:val="5C83B4"/>
                <w:spacing w:val="-2"/>
                <w:sz w:val="24"/>
              </w:rPr>
            </w:pPr>
          </w:p>
        </w:tc>
      </w:tr>
      <w:tr w:rsidRPr="00CC0718" w:rsidR="00C71DC8" w:rsidTr="3A33D0EC" w14:paraId="78E82D7E" w14:textId="77777777">
        <w:trPr>
          <w:trHeight w:val="459" w:hRule="exact"/>
        </w:trPr>
        <w:tc>
          <w:tcPr>
            <w:tcW w:w="1805" w:type="dxa"/>
            <w:shd w:val="clear" w:color="auto" w:fill="FFFFFF" w:themeFill="background1"/>
            <w:tcMar/>
          </w:tcPr>
          <w:p w:rsidRPr="00CC0718" w:rsidR="00C71DC8" w:rsidP="00244814" w:rsidRDefault="00C71DC8" w14:paraId="658D69B9" w14:textId="77777777">
            <w:pPr>
              <w:rPr>
                <w:b/>
                <w:color w:val="5C83B4"/>
                <w:spacing w:val="-2"/>
                <w:sz w:val="24"/>
              </w:rPr>
            </w:pPr>
            <w:r w:rsidRPr="00CC0718">
              <w:rPr>
                <w:b/>
                <w:color w:val="5C83B4"/>
                <w:spacing w:val="-2"/>
                <w:sz w:val="24"/>
              </w:rPr>
              <w:t>Nickname:</w:t>
            </w:r>
          </w:p>
        </w:tc>
        <w:tc>
          <w:tcPr>
            <w:tcW w:w="8912" w:type="dxa"/>
            <w:gridSpan w:val="7"/>
            <w:vMerge w:val="restart"/>
            <w:shd w:val="clear" w:color="auto" w:fill="FFFFFF" w:themeFill="background1"/>
            <w:tcMar/>
          </w:tcPr>
          <w:p w:rsidRPr="00CC0718" w:rsidR="00C71DC8" w:rsidP="00244814" w:rsidRDefault="00C71DC8" w14:paraId="7D1DBCFD" w14:textId="77777777">
            <w:pPr>
              <w:rPr>
                <w:b/>
                <w:color w:val="5C83B4"/>
                <w:spacing w:val="-2"/>
                <w:sz w:val="24"/>
              </w:rPr>
            </w:pPr>
            <w:r w:rsidRPr="00CC0718">
              <w:rPr>
                <w:b/>
                <w:color w:val="5C83B4"/>
                <w:spacing w:val="-2"/>
                <w:sz w:val="24"/>
              </w:rPr>
              <w:t>Codes\\AXIAL CODE\\Q10- Marketing Challenges\COMMUNITY ENGAGEMENT AND OUTREACH CHALLENGES</w:t>
            </w:r>
          </w:p>
        </w:tc>
      </w:tr>
      <w:tr w:rsidRPr="00CC0718" w:rsidR="00C71DC8" w:rsidTr="3A33D0EC" w14:paraId="179ECACC" w14:textId="77777777">
        <w:trPr>
          <w:trHeight w:val="444" w:hRule="exact"/>
        </w:trPr>
        <w:tc>
          <w:tcPr>
            <w:tcW w:w="1805" w:type="dxa"/>
            <w:shd w:val="clear" w:color="auto" w:fill="FFFFFF" w:themeFill="background1"/>
            <w:tcMar/>
          </w:tcPr>
          <w:p w:rsidRPr="00CC0718" w:rsidR="00C71DC8" w:rsidP="00244814" w:rsidRDefault="00C71DC8" w14:paraId="7E263713" w14:textId="77777777">
            <w:pPr>
              <w:rPr>
                <w:b/>
                <w:color w:val="5C83B4"/>
                <w:spacing w:val="-2"/>
                <w:sz w:val="24"/>
              </w:rPr>
            </w:pPr>
            <w:r w:rsidRPr="00CC0718">
              <w:rPr>
                <w:b/>
                <w:color w:val="5C83B4"/>
                <w:spacing w:val="-2"/>
                <w:sz w:val="24"/>
              </w:rPr>
              <w:t>Classification:</w:t>
            </w:r>
          </w:p>
        </w:tc>
        <w:tc>
          <w:tcPr>
            <w:tcW w:w="8912" w:type="dxa"/>
            <w:gridSpan w:val="7"/>
            <w:vMerge/>
            <w:tcMar/>
          </w:tcPr>
          <w:p w:rsidRPr="00CC0718" w:rsidR="00C71DC8" w:rsidP="00244814" w:rsidRDefault="00C71DC8" w14:paraId="1B1BE14B" w14:textId="77777777"/>
        </w:tc>
      </w:tr>
      <w:tr w:rsidRPr="00CC0718" w:rsidR="00C71DC8" w:rsidTr="3A33D0EC" w14:paraId="1F23B6E4" w14:textId="77777777">
        <w:trPr>
          <w:trHeight w:val="458" w:hRule="exact"/>
        </w:trPr>
        <w:tc>
          <w:tcPr>
            <w:tcW w:w="1805" w:type="dxa"/>
            <w:shd w:val="clear" w:color="auto" w:fill="FFFFFF" w:themeFill="background1"/>
            <w:tcMar/>
          </w:tcPr>
          <w:p w:rsidRPr="00CC0718" w:rsidR="00C71DC8" w:rsidP="00244814" w:rsidRDefault="00C71DC8" w14:paraId="41D6B1B3" w14:textId="77777777">
            <w:pPr>
              <w:rPr>
                <w:b/>
                <w:color w:val="5C83B4"/>
                <w:spacing w:val="-2"/>
                <w:sz w:val="24"/>
              </w:rPr>
            </w:pPr>
            <w:r w:rsidRPr="00CC0718">
              <w:rPr>
                <w:b/>
                <w:color w:val="5C83B4"/>
                <w:spacing w:val="-2"/>
                <w:sz w:val="24"/>
              </w:rPr>
              <w:t>Aggregated:</w:t>
            </w:r>
          </w:p>
        </w:tc>
        <w:tc>
          <w:tcPr>
            <w:tcW w:w="8912" w:type="dxa"/>
            <w:gridSpan w:val="7"/>
            <w:shd w:val="clear" w:color="auto" w:fill="FFFFFF" w:themeFill="background1"/>
            <w:tcMar/>
          </w:tcPr>
          <w:p w:rsidRPr="00CC0718" w:rsidR="00C71DC8" w:rsidP="00244814" w:rsidRDefault="00C71DC8" w14:paraId="646C05B4" w14:textId="77777777">
            <w:pPr>
              <w:rPr>
                <w:b/>
                <w:color w:val="5C83B4"/>
                <w:spacing w:val="-2"/>
                <w:sz w:val="24"/>
              </w:rPr>
            </w:pPr>
            <w:r w:rsidRPr="00CC0718">
              <w:rPr>
                <w:b/>
                <w:color w:val="5C83B4"/>
                <w:spacing w:val="-2"/>
                <w:sz w:val="24"/>
              </w:rPr>
              <w:t>Yes</w:t>
            </w:r>
          </w:p>
        </w:tc>
      </w:tr>
      <w:tr w:rsidRPr="00CC0718" w:rsidR="00C71DC8" w:rsidTr="3A33D0EC" w14:paraId="7A4A2419" w14:textId="77777777">
        <w:trPr>
          <w:trHeight w:val="330" w:hRule="exact"/>
        </w:trPr>
        <w:tc>
          <w:tcPr>
            <w:tcW w:w="3381" w:type="dxa"/>
            <w:gridSpan w:val="2"/>
            <w:tcBorders>
              <w:bottom w:val="single" w:color="8FB6EA" w:sz="5" w:space="0"/>
            </w:tcBorders>
            <w:shd w:val="clear" w:color="auto" w:fill="FFFFFF" w:themeFill="background1"/>
            <w:tcMar/>
          </w:tcPr>
          <w:p w:rsidRPr="00CC0718" w:rsidR="00C71DC8" w:rsidP="00244814" w:rsidRDefault="00C71DC8" w14:paraId="382BFCE7" w14:textId="77777777">
            <w:pPr>
              <w:rPr>
                <w:color w:val="000000"/>
                <w:spacing w:val="-2"/>
                <w:sz w:val="18"/>
              </w:rPr>
            </w:pPr>
            <w:r w:rsidRPr="00CC0718">
              <w:rPr>
                <w:color w:val="000000"/>
                <w:spacing w:val="-2"/>
                <w:sz w:val="18"/>
              </w:rPr>
              <w:t>Document</w:t>
            </w:r>
          </w:p>
        </w:tc>
        <w:tc>
          <w:tcPr>
            <w:tcW w:w="1132" w:type="dxa"/>
            <w:tcBorders>
              <w:bottom w:val="single" w:color="8FB6EA" w:sz="5" w:space="0"/>
            </w:tcBorders>
            <w:shd w:val="clear" w:color="auto" w:fill="FFFFFF" w:themeFill="background1"/>
            <w:tcMar/>
          </w:tcPr>
          <w:p w:rsidRPr="00CC0718" w:rsidR="00C71DC8" w:rsidP="00244814" w:rsidRDefault="00C71DC8" w14:paraId="0A920CFA" w14:textId="77777777">
            <w:pPr>
              <w:rPr>
                <w:color w:val="000000"/>
                <w:spacing w:val="-2"/>
                <w:sz w:val="18"/>
              </w:rPr>
            </w:pPr>
            <w:r w:rsidRPr="00CC0718">
              <w:rPr>
                <w:color w:val="000000"/>
                <w:spacing w:val="-2"/>
                <w:sz w:val="18"/>
              </w:rPr>
              <w:t>4</w:t>
            </w:r>
          </w:p>
        </w:tc>
        <w:tc>
          <w:tcPr>
            <w:tcW w:w="1576" w:type="dxa"/>
            <w:gridSpan w:val="2"/>
            <w:tcBorders>
              <w:bottom w:val="single" w:color="8FB6EA" w:sz="5" w:space="0"/>
            </w:tcBorders>
            <w:shd w:val="clear" w:color="auto" w:fill="FFFFFF" w:themeFill="background1"/>
            <w:tcMar/>
          </w:tcPr>
          <w:p w:rsidRPr="00CC0718" w:rsidR="00C71DC8" w:rsidP="00244814" w:rsidRDefault="00C71DC8" w14:paraId="20088B3E" w14:textId="77777777">
            <w:pPr>
              <w:rPr>
                <w:color w:val="000000"/>
                <w:spacing w:val="-2"/>
                <w:sz w:val="18"/>
              </w:rPr>
            </w:pPr>
            <w:r w:rsidRPr="00CC0718">
              <w:rPr>
                <w:color w:val="000000"/>
                <w:spacing w:val="-2"/>
                <w:sz w:val="18"/>
              </w:rPr>
              <w:t>8</w:t>
            </w:r>
          </w:p>
        </w:tc>
        <w:tc>
          <w:tcPr>
            <w:tcW w:w="1362" w:type="dxa"/>
            <w:tcBorders>
              <w:bottom w:val="single" w:color="8FB6EA" w:sz="5" w:space="0"/>
            </w:tcBorders>
            <w:shd w:val="clear" w:color="auto" w:fill="FFFFFF" w:themeFill="background1"/>
            <w:tcMar/>
          </w:tcPr>
          <w:p w:rsidRPr="00CC0718" w:rsidR="00C71DC8" w:rsidP="00244814" w:rsidRDefault="00C71DC8" w14:paraId="02D29AC0" w14:textId="77777777">
            <w:pPr>
              <w:rPr>
                <w:color w:val="000000"/>
                <w:spacing w:val="-2"/>
                <w:sz w:val="18"/>
              </w:rPr>
            </w:pPr>
            <w:r w:rsidRPr="00CC0718">
              <w:rPr>
                <w:color w:val="000000"/>
                <w:spacing w:val="-2"/>
                <w:sz w:val="18"/>
              </w:rPr>
              <w:t>112</w:t>
            </w:r>
          </w:p>
        </w:tc>
        <w:tc>
          <w:tcPr>
            <w:tcW w:w="1690" w:type="dxa"/>
            <w:tcBorders>
              <w:bottom w:val="single" w:color="8FB6EA" w:sz="5" w:space="0"/>
            </w:tcBorders>
            <w:shd w:val="clear" w:color="auto" w:fill="FFFFFF" w:themeFill="background1"/>
            <w:tcMar/>
          </w:tcPr>
          <w:p w:rsidRPr="00CC0718" w:rsidR="00C71DC8" w:rsidP="00244814" w:rsidRDefault="00C71DC8" w14:paraId="64876754" w14:textId="77777777">
            <w:pPr>
              <w:rPr>
                <w:color w:val="000000"/>
                <w:spacing w:val="-2"/>
                <w:sz w:val="18"/>
              </w:rPr>
            </w:pPr>
            <w:r w:rsidRPr="00CC0718">
              <w:rPr>
                <w:color w:val="000000"/>
                <w:spacing w:val="-2"/>
                <w:sz w:val="18"/>
              </w:rPr>
              <w:t>8</w:t>
            </w:r>
          </w:p>
        </w:tc>
        <w:tc>
          <w:tcPr>
            <w:tcW w:w="1576" w:type="dxa"/>
            <w:tcBorders>
              <w:bottom w:val="single" w:color="8FB6EA" w:sz="5" w:space="0"/>
            </w:tcBorders>
            <w:shd w:val="clear" w:color="auto" w:fill="FFFFFF" w:themeFill="background1"/>
            <w:tcMar/>
          </w:tcPr>
          <w:p w:rsidRPr="00CC0718" w:rsidR="00C71DC8" w:rsidP="00244814" w:rsidRDefault="00C71DC8" w14:paraId="3993E878" w14:textId="77777777">
            <w:pPr>
              <w:rPr>
                <w:color w:val="000000"/>
                <w:spacing w:val="-2"/>
                <w:sz w:val="18"/>
              </w:rPr>
            </w:pPr>
          </w:p>
        </w:tc>
      </w:tr>
      <w:tr w:rsidRPr="00CC0718" w:rsidR="00C71DC8" w:rsidTr="3A33D0EC" w14:paraId="090C6C60" w14:textId="77777777">
        <w:trPr>
          <w:trHeight w:val="458" w:hRule="exact"/>
        </w:trPr>
        <w:tc>
          <w:tcPr>
            <w:tcW w:w="10717" w:type="dxa"/>
            <w:gridSpan w:val="8"/>
            <w:tcBorders>
              <w:top w:val="single" w:color="8FB6EA" w:sz="5" w:space="0"/>
            </w:tcBorders>
            <w:tcMar/>
          </w:tcPr>
          <w:p w:rsidRPr="00CC0718" w:rsidR="00C71DC8" w:rsidP="00244814" w:rsidRDefault="00C71DC8" w14:paraId="0957D17D" w14:textId="77777777"/>
        </w:tc>
      </w:tr>
      <w:tr w:rsidRPr="00CC0718" w:rsidR="00C71DC8" w:rsidTr="3A33D0EC" w14:paraId="523F490D" w14:textId="77777777">
        <w:trPr>
          <w:trHeight w:val="602" w:hRule="exact"/>
        </w:trPr>
        <w:tc>
          <w:tcPr>
            <w:tcW w:w="10717" w:type="dxa"/>
            <w:gridSpan w:val="8"/>
            <w:shd w:val="clear" w:color="auto" w:fill="FFFFFF" w:themeFill="background1"/>
            <w:tcMar/>
          </w:tcPr>
          <w:p w:rsidRPr="00CC0718" w:rsidR="00C71DC8" w:rsidP="00244814" w:rsidRDefault="00C71DC8" w14:paraId="3CA648AF" w14:textId="77777777">
            <w:pPr>
              <w:rPr>
                <w:b/>
                <w:color w:val="5C83B4"/>
                <w:spacing w:val="-2"/>
                <w:sz w:val="24"/>
              </w:rPr>
            </w:pPr>
          </w:p>
        </w:tc>
      </w:tr>
      <w:tr w:rsidRPr="00CC0718" w:rsidR="00C71DC8" w:rsidTr="3A33D0EC" w14:paraId="20733994" w14:textId="77777777">
        <w:trPr>
          <w:trHeight w:val="444" w:hRule="exact"/>
        </w:trPr>
        <w:tc>
          <w:tcPr>
            <w:tcW w:w="1805" w:type="dxa"/>
            <w:shd w:val="clear" w:color="auto" w:fill="FFFFFF" w:themeFill="background1"/>
            <w:tcMar/>
          </w:tcPr>
          <w:p w:rsidRPr="00CC0718" w:rsidR="00C71DC8" w:rsidP="00244814" w:rsidRDefault="00C71DC8" w14:paraId="60E24BA4" w14:textId="77777777">
            <w:pPr>
              <w:rPr>
                <w:b/>
                <w:color w:val="5C83B4"/>
                <w:spacing w:val="-2"/>
                <w:sz w:val="24"/>
              </w:rPr>
            </w:pPr>
            <w:r w:rsidRPr="00CC0718">
              <w:rPr>
                <w:b/>
                <w:color w:val="5C83B4"/>
                <w:spacing w:val="-2"/>
                <w:sz w:val="24"/>
              </w:rPr>
              <w:t>Nickname:</w:t>
            </w:r>
          </w:p>
        </w:tc>
        <w:tc>
          <w:tcPr>
            <w:tcW w:w="8912" w:type="dxa"/>
            <w:gridSpan w:val="7"/>
            <w:vMerge w:val="restart"/>
            <w:shd w:val="clear" w:color="auto" w:fill="FFFFFF" w:themeFill="background1"/>
            <w:tcMar/>
          </w:tcPr>
          <w:p w:rsidRPr="00CC0718" w:rsidR="00C71DC8" w:rsidP="00244814" w:rsidRDefault="00C71DC8" w14:paraId="647CBD33" w14:textId="77777777">
            <w:pPr>
              <w:rPr>
                <w:b/>
                <w:color w:val="5C83B4"/>
                <w:spacing w:val="-2"/>
                <w:sz w:val="24"/>
              </w:rPr>
            </w:pPr>
            <w:r w:rsidRPr="00CC0718">
              <w:rPr>
                <w:b/>
                <w:color w:val="5C83B4"/>
                <w:spacing w:val="-2"/>
                <w:sz w:val="24"/>
              </w:rPr>
              <w:t>Codes\\AXIAL CODE\\Q10- Marketing Challenges\COMMUNITY ENGAGEMENT AND OUTREACH CHALLENGES\Build connection with people</w:t>
            </w:r>
          </w:p>
        </w:tc>
      </w:tr>
      <w:tr w:rsidRPr="00CC0718" w:rsidR="00C71DC8" w:rsidTr="3A33D0EC" w14:paraId="6B1891B5" w14:textId="77777777">
        <w:trPr>
          <w:trHeight w:val="459" w:hRule="exact"/>
        </w:trPr>
        <w:tc>
          <w:tcPr>
            <w:tcW w:w="1805" w:type="dxa"/>
            <w:shd w:val="clear" w:color="auto" w:fill="FFFFFF" w:themeFill="background1"/>
            <w:tcMar/>
          </w:tcPr>
          <w:p w:rsidRPr="00CC0718" w:rsidR="00C71DC8" w:rsidP="00244814" w:rsidRDefault="00C71DC8" w14:paraId="7F749364" w14:textId="77777777">
            <w:pPr>
              <w:rPr>
                <w:b/>
                <w:color w:val="5C83B4"/>
                <w:spacing w:val="-2"/>
                <w:sz w:val="24"/>
              </w:rPr>
            </w:pPr>
            <w:r w:rsidRPr="00CC0718">
              <w:rPr>
                <w:b/>
                <w:color w:val="5C83B4"/>
                <w:spacing w:val="-2"/>
                <w:sz w:val="24"/>
              </w:rPr>
              <w:t>Classification:</w:t>
            </w:r>
          </w:p>
        </w:tc>
        <w:tc>
          <w:tcPr>
            <w:tcW w:w="8912" w:type="dxa"/>
            <w:gridSpan w:val="7"/>
            <w:vMerge/>
            <w:tcMar/>
          </w:tcPr>
          <w:p w:rsidRPr="00CC0718" w:rsidR="00C71DC8" w:rsidP="00244814" w:rsidRDefault="00C71DC8" w14:paraId="36475F1C" w14:textId="77777777"/>
        </w:tc>
      </w:tr>
      <w:tr w:rsidRPr="00CC0718" w:rsidR="00C71DC8" w:rsidTr="3A33D0EC" w14:paraId="1796A5F6" w14:textId="77777777">
        <w:trPr>
          <w:trHeight w:val="444" w:hRule="exact"/>
        </w:trPr>
        <w:tc>
          <w:tcPr>
            <w:tcW w:w="1805" w:type="dxa"/>
            <w:shd w:val="clear" w:color="auto" w:fill="FFFFFF" w:themeFill="background1"/>
            <w:tcMar/>
          </w:tcPr>
          <w:p w:rsidRPr="00CC0718" w:rsidR="00C71DC8" w:rsidP="00244814" w:rsidRDefault="00C71DC8" w14:paraId="289AB31C" w14:textId="77777777">
            <w:pPr>
              <w:rPr>
                <w:b/>
                <w:color w:val="5C83B4"/>
                <w:spacing w:val="-2"/>
                <w:sz w:val="24"/>
              </w:rPr>
            </w:pPr>
            <w:r w:rsidRPr="00CC0718">
              <w:rPr>
                <w:b/>
                <w:color w:val="5C83B4"/>
                <w:spacing w:val="-2"/>
                <w:sz w:val="24"/>
              </w:rPr>
              <w:t>Aggregated:</w:t>
            </w:r>
          </w:p>
        </w:tc>
        <w:tc>
          <w:tcPr>
            <w:tcW w:w="8912" w:type="dxa"/>
            <w:gridSpan w:val="7"/>
            <w:shd w:val="clear" w:color="auto" w:fill="FFFFFF" w:themeFill="background1"/>
            <w:tcMar/>
          </w:tcPr>
          <w:p w:rsidRPr="00CC0718" w:rsidR="00C71DC8" w:rsidP="00244814" w:rsidRDefault="00C71DC8" w14:paraId="51D5F14B" w14:textId="77777777">
            <w:pPr>
              <w:rPr>
                <w:b/>
                <w:color w:val="5C83B4"/>
                <w:spacing w:val="-2"/>
                <w:sz w:val="24"/>
              </w:rPr>
            </w:pPr>
            <w:r w:rsidRPr="00CC0718">
              <w:rPr>
                <w:b/>
                <w:color w:val="5C83B4"/>
                <w:spacing w:val="-2"/>
                <w:sz w:val="24"/>
              </w:rPr>
              <w:t>No</w:t>
            </w:r>
          </w:p>
        </w:tc>
      </w:tr>
      <w:tr w:rsidRPr="00CC0718" w:rsidR="00C71DC8" w:rsidTr="3A33D0EC" w14:paraId="2B76504B" w14:textId="77777777">
        <w:trPr>
          <w:trHeight w:val="344" w:hRule="exact"/>
        </w:trPr>
        <w:tc>
          <w:tcPr>
            <w:tcW w:w="3381" w:type="dxa"/>
            <w:gridSpan w:val="2"/>
            <w:tcBorders>
              <w:bottom w:val="single" w:color="8FB6EA" w:sz="5" w:space="0"/>
            </w:tcBorders>
            <w:shd w:val="clear" w:color="auto" w:fill="FFFFFF" w:themeFill="background1"/>
            <w:tcMar/>
          </w:tcPr>
          <w:p w:rsidRPr="00CC0718" w:rsidR="00C71DC8" w:rsidP="00244814" w:rsidRDefault="00C71DC8" w14:paraId="09698E6F" w14:textId="77777777">
            <w:pPr>
              <w:rPr>
                <w:color w:val="000000"/>
                <w:spacing w:val="-2"/>
                <w:sz w:val="18"/>
              </w:rPr>
            </w:pPr>
            <w:r w:rsidRPr="00CC0718">
              <w:rPr>
                <w:color w:val="000000"/>
                <w:spacing w:val="-2"/>
                <w:sz w:val="18"/>
              </w:rPr>
              <w:t>Document</w:t>
            </w:r>
          </w:p>
        </w:tc>
        <w:tc>
          <w:tcPr>
            <w:tcW w:w="1132" w:type="dxa"/>
            <w:tcBorders>
              <w:bottom w:val="single" w:color="8FB6EA" w:sz="5" w:space="0"/>
            </w:tcBorders>
            <w:shd w:val="clear" w:color="auto" w:fill="FFFFFF" w:themeFill="background1"/>
            <w:tcMar/>
          </w:tcPr>
          <w:p w:rsidRPr="00CC0718" w:rsidR="00C71DC8" w:rsidP="00244814" w:rsidRDefault="00C71DC8" w14:paraId="3189F76A" w14:textId="77777777">
            <w:pPr>
              <w:rPr>
                <w:color w:val="000000"/>
                <w:spacing w:val="-2"/>
                <w:sz w:val="18"/>
              </w:rPr>
            </w:pPr>
            <w:r w:rsidRPr="00CC0718">
              <w:rPr>
                <w:color w:val="000000"/>
                <w:spacing w:val="-2"/>
                <w:sz w:val="18"/>
              </w:rPr>
              <w:t>1</w:t>
            </w:r>
          </w:p>
        </w:tc>
        <w:tc>
          <w:tcPr>
            <w:tcW w:w="1576" w:type="dxa"/>
            <w:gridSpan w:val="2"/>
            <w:tcBorders>
              <w:bottom w:val="single" w:color="8FB6EA" w:sz="5" w:space="0"/>
            </w:tcBorders>
            <w:shd w:val="clear" w:color="auto" w:fill="FFFFFF" w:themeFill="background1"/>
            <w:tcMar/>
          </w:tcPr>
          <w:p w:rsidRPr="00CC0718" w:rsidR="00C71DC8" w:rsidP="00244814" w:rsidRDefault="00C71DC8" w14:paraId="14E5751A" w14:textId="77777777">
            <w:pPr>
              <w:rPr>
                <w:color w:val="000000"/>
                <w:spacing w:val="-2"/>
                <w:sz w:val="18"/>
              </w:rPr>
            </w:pPr>
            <w:r w:rsidRPr="00CC0718">
              <w:rPr>
                <w:color w:val="000000"/>
                <w:spacing w:val="-2"/>
                <w:sz w:val="18"/>
              </w:rPr>
              <w:t>1</w:t>
            </w:r>
          </w:p>
        </w:tc>
        <w:tc>
          <w:tcPr>
            <w:tcW w:w="1362" w:type="dxa"/>
            <w:tcBorders>
              <w:bottom w:val="single" w:color="8FB6EA" w:sz="5" w:space="0"/>
            </w:tcBorders>
            <w:shd w:val="clear" w:color="auto" w:fill="FFFFFF" w:themeFill="background1"/>
            <w:tcMar/>
          </w:tcPr>
          <w:p w:rsidRPr="00CC0718" w:rsidR="00C71DC8" w:rsidP="00244814" w:rsidRDefault="00C71DC8" w14:paraId="41CA26E2" w14:textId="77777777">
            <w:pPr>
              <w:rPr>
                <w:color w:val="000000"/>
                <w:spacing w:val="-2"/>
                <w:sz w:val="18"/>
              </w:rPr>
            </w:pPr>
            <w:r w:rsidRPr="00CC0718">
              <w:rPr>
                <w:color w:val="000000"/>
                <w:spacing w:val="-2"/>
                <w:sz w:val="18"/>
              </w:rPr>
              <w:t>13</w:t>
            </w:r>
          </w:p>
        </w:tc>
        <w:tc>
          <w:tcPr>
            <w:tcW w:w="1690" w:type="dxa"/>
            <w:tcBorders>
              <w:bottom w:val="single" w:color="8FB6EA" w:sz="5" w:space="0"/>
            </w:tcBorders>
            <w:shd w:val="clear" w:color="auto" w:fill="FFFFFF" w:themeFill="background1"/>
            <w:tcMar/>
          </w:tcPr>
          <w:p w:rsidRPr="00CC0718" w:rsidR="00C71DC8" w:rsidP="00244814" w:rsidRDefault="00C71DC8" w14:paraId="03428E09" w14:textId="77777777">
            <w:pPr>
              <w:rPr>
                <w:color w:val="000000"/>
                <w:spacing w:val="-2"/>
                <w:sz w:val="18"/>
              </w:rPr>
            </w:pPr>
            <w:r w:rsidRPr="00CC0718">
              <w:rPr>
                <w:color w:val="000000"/>
                <w:spacing w:val="-2"/>
                <w:sz w:val="18"/>
              </w:rPr>
              <w:t>1</w:t>
            </w:r>
          </w:p>
        </w:tc>
        <w:tc>
          <w:tcPr>
            <w:tcW w:w="1576" w:type="dxa"/>
            <w:tcBorders>
              <w:bottom w:val="single" w:color="8FB6EA" w:sz="5" w:space="0"/>
            </w:tcBorders>
            <w:shd w:val="clear" w:color="auto" w:fill="FFFFFF" w:themeFill="background1"/>
            <w:tcMar/>
          </w:tcPr>
          <w:p w:rsidRPr="00CC0718" w:rsidR="00C71DC8" w:rsidP="00244814" w:rsidRDefault="00C71DC8" w14:paraId="2B4FB242" w14:textId="77777777">
            <w:pPr>
              <w:rPr>
                <w:color w:val="000000"/>
                <w:spacing w:val="-2"/>
                <w:sz w:val="18"/>
              </w:rPr>
            </w:pPr>
          </w:p>
        </w:tc>
      </w:tr>
      <w:tr w:rsidRPr="00CC0718" w:rsidR="00C71DC8" w:rsidTr="3A33D0EC" w14:paraId="2B74F39A" w14:textId="77777777">
        <w:trPr>
          <w:trHeight w:val="458" w:hRule="exact"/>
        </w:trPr>
        <w:tc>
          <w:tcPr>
            <w:tcW w:w="10717" w:type="dxa"/>
            <w:gridSpan w:val="8"/>
            <w:tcBorders>
              <w:top w:val="single" w:color="8FB6EA" w:sz="5" w:space="0"/>
            </w:tcBorders>
            <w:tcMar/>
          </w:tcPr>
          <w:p w:rsidRPr="00CC0718" w:rsidR="00C71DC8" w:rsidP="00244814" w:rsidRDefault="00C71DC8" w14:paraId="74F30E35" w14:textId="77777777"/>
        </w:tc>
      </w:tr>
      <w:tr w:rsidRPr="00CC0718" w:rsidR="00C71DC8" w:rsidTr="3A33D0EC" w14:paraId="0DA02BB7" w14:textId="77777777">
        <w:trPr>
          <w:trHeight w:val="602" w:hRule="exact"/>
        </w:trPr>
        <w:tc>
          <w:tcPr>
            <w:tcW w:w="10717" w:type="dxa"/>
            <w:gridSpan w:val="8"/>
            <w:shd w:val="clear" w:color="auto" w:fill="FFFFFF" w:themeFill="background1"/>
            <w:tcMar/>
          </w:tcPr>
          <w:p w:rsidRPr="00CC0718" w:rsidR="00C71DC8" w:rsidP="00244814" w:rsidRDefault="00C71DC8" w14:paraId="40B22773" w14:textId="77777777">
            <w:pPr>
              <w:rPr>
                <w:b/>
                <w:color w:val="5C83B4"/>
                <w:spacing w:val="-2"/>
                <w:sz w:val="24"/>
              </w:rPr>
            </w:pPr>
          </w:p>
        </w:tc>
      </w:tr>
      <w:tr w:rsidRPr="00CC0718" w:rsidR="00C71DC8" w:rsidTr="3A33D0EC" w14:paraId="5ED8861D" w14:textId="77777777">
        <w:trPr>
          <w:trHeight w:val="444" w:hRule="exact"/>
        </w:trPr>
        <w:tc>
          <w:tcPr>
            <w:tcW w:w="1805" w:type="dxa"/>
            <w:shd w:val="clear" w:color="auto" w:fill="FFFFFF" w:themeFill="background1"/>
            <w:tcMar/>
          </w:tcPr>
          <w:p w:rsidRPr="00CC0718" w:rsidR="00C71DC8" w:rsidP="00244814" w:rsidRDefault="00C71DC8" w14:paraId="54B9C327" w14:textId="77777777">
            <w:pPr>
              <w:rPr>
                <w:b/>
                <w:color w:val="5C83B4"/>
                <w:spacing w:val="-2"/>
                <w:sz w:val="24"/>
              </w:rPr>
            </w:pPr>
            <w:r w:rsidRPr="00CC0718">
              <w:rPr>
                <w:b/>
                <w:color w:val="5C83B4"/>
                <w:spacing w:val="-2"/>
                <w:sz w:val="24"/>
              </w:rPr>
              <w:t>Nickname:</w:t>
            </w:r>
          </w:p>
        </w:tc>
        <w:tc>
          <w:tcPr>
            <w:tcW w:w="8912" w:type="dxa"/>
            <w:gridSpan w:val="7"/>
            <w:vMerge w:val="restart"/>
            <w:shd w:val="clear" w:color="auto" w:fill="FFFFFF" w:themeFill="background1"/>
            <w:tcMar/>
          </w:tcPr>
          <w:p w:rsidRPr="00CC0718" w:rsidR="00C71DC8" w:rsidP="00244814" w:rsidRDefault="00C71DC8" w14:paraId="7580876E" w14:textId="77777777">
            <w:pPr>
              <w:rPr>
                <w:b/>
                <w:color w:val="5C83B4"/>
                <w:spacing w:val="-2"/>
                <w:sz w:val="24"/>
              </w:rPr>
            </w:pPr>
            <w:r w:rsidRPr="00CC0718">
              <w:rPr>
                <w:b/>
                <w:color w:val="5C83B4"/>
                <w:spacing w:val="-2"/>
                <w:sz w:val="24"/>
              </w:rPr>
              <w:t>Codes\\AXIAL CODE\\Q10- Marketing Challenges\COMMUNITY ENGAGEMENT AND OUTREACH CHALLENGES\Challenges in Reaching Undergraduates</w:t>
            </w:r>
          </w:p>
        </w:tc>
      </w:tr>
      <w:tr w:rsidRPr="00CC0718" w:rsidR="00C71DC8" w:rsidTr="3A33D0EC" w14:paraId="79B8B678" w14:textId="77777777">
        <w:trPr>
          <w:trHeight w:val="459" w:hRule="exact"/>
        </w:trPr>
        <w:tc>
          <w:tcPr>
            <w:tcW w:w="1805" w:type="dxa"/>
            <w:shd w:val="clear" w:color="auto" w:fill="FFFFFF" w:themeFill="background1"/>
            <w:tcMar/>
          </w:tcPr>
          <w:p w:rsidRPr="00CC0718" w:rsidR="00C71DC8" w:rsidP="00244814" w:rsidRDefault="00C71DC8" w14:paraId="339DE9D1" w14:textId="77777777">
            <w:pPr>
              <w:rPr>
                <w:b/>
                <w:color w:val="5C83B4"/>
                <w:spacing w:val="-2"/>
                <w:sz w:val="24"/>
              </w:rPr>
            </w:pPr>
            <w:r w:rsidRPr="00CC0718">
              <w:rPr>
                <w:b/>
                <w:color w:val="5C83B4"/>
                <w:spacing w:val="-2"/>
                <w:sz w:val="24"/>
              </w:rPr>
              <w:t>Classification:</w:t>
            </w:r>
          </w:p>
        </w:tc>
        <w:tc>
          <w:tcPr>
            <w:tcW w:w="8912" w:type="dxa"/>
            <w:gridSpan w:val="7"/>
            <w:vMerge/>
            <w:tcMar/>
          </w:tcPr>
          <w:p w:rsidRPr="00CC0718" w:rsidR="00C71DC8" w:rsidP="00244814" w:rsidRDefault="00C71DC8" w14:paraId="4C1FC440" w14:textId="77777777"/>
        </w:tc>
      </w:tr>
      <w:tr w:rsidRPr="00CC0718" w:rsidR="00C71DC8" w:rsidTr="3A33D0EC" w14:paraId="1AE01C18" w14:textId="77777777">
        <w:trPr>
          <w:trHeight w:val="444" w:hRule="exact"/>
        </w:trPr>
        <w:tc>
          <w:tcPr>
            <w:tcW w:w="1805" w:type="dxa"/>
            <w:shd w:val="clear" w:color="auto" w:fill="FFFFFF" w:themeFill="background1"/>
            <w:tcMar/>
          </w:tcPr>
          <w:p w:rsidRPr="00CC0718" w:rsidR="00C71DC8" w:rsidP="00244814" w:rsidRDefault="00C71DC8" w14:paraId="3E3D1706" w14:textId="77777777">
            <w:pPr>
              <w:rPr>
                <w:b/>
                <w:color w:val="5C83B4"/>
                <w:spacing w:val="-2"/>
                <w:sz w:val="24"/>
              </w:rPr>
            </w:pPr>
            <w:r w:rsidRPr="00CC0718">
              <w:rPr>
                <w:b/>
                <w:color w:val="5C83B4"/>
                <w:spacing w:val="-2"/>
                <w:sz w:val="24"/>
              </w:rPr>
              <w:t>Aggregated:</w:t>
            </w:r>
          </w:p>
        </w:tc>
        <w:tc>
          <w:tcPr>
            <w:tcW w:w="8912" w:type="dxa"/>
            <w:gridSpan w:val="7"/>
            <w:shd w:val="clear" w:color="auto" w:fill="FFFFFF" w:themeFill="background1"/>
            <w:tcMar/>
          </w:tcPr>
          <w:p w:rsidRPr="00CC0718" w:rsidR="00C71DC8" w:rsidP="00244814" w:rsidRDefault="00C71DC8" w14:paraId="48A91D91" w14:textId="77777777">
            <w:pPr>
              <w:rPr>
                <w:b/>
                <w:color w:val="5C83B4"/>
                <w:spacing w:val="-2"/>
                <w:sz w:val="24"/>
              </w:rPr>
            </w:pPr>
            <w:r w:rsidRPr="00CC0718">
              <w:rPr>
                <w:b/>
                <w:color w:val="5C83B4"/>
                <w:spacing w:val="-2"/>
                <w:sz w:val="24"/>
              </w:rPr>
              <w:t>No</w:t>
            </w:r>
          </w:p>
        </w:tc>
      </w:tr>
      <w:tr w:rsidRPr="00CC0718" w:rsidR="00C71DC8" w:rsidTr="3A33D0EC" w14:paraId="0B447FB3" w14:textId="77777777">
        <w:trPr>
          <w:trHeight w:val="344" w:hRule="exact"/>
        </w:trPr>
        <w:tc>
          <w:tcPr>
            <w:tcW w:w="3381" w:type="dxa"/>
            <w:gridSpan w:val="2"/>
            <w:tcBorders>
              <w:bottom w:val="single" w:color="8FB6EA" w:sz="5" w:space="0"/>
            </w:tcBorders>
            <w:shd w:val="clear" w:color="auto" w:fill="FFFFFF" w:themeFill="background1"/>
            <w:tcMar/>
          </w:tcPr>
          <w:p w:rsidRPr="00CC0718" w:rsidR="00C71DC8" w:rsidP="00244814" w:rsidRDefault="00C71DC8" w14:paraId="22A28516" w14:textId="77777777">
            <w:pPr>
              <w:rPr>
                <w:color w:val="000000"/>
                <w:spacing w:val="-2"/>
                <w:sz w:val="18"/>
              </w:rPr>
            </w:pPr>
            <w:r w:rsidRPr="00CC0718">
              <w:rPr>
                <w:color w:val="000000"/>
                <w:spacing w:val="-2"/>
                <w:sz w:val="18"/>
              </w:rPr>
              <w:t>Document</w:t>
            </w:r>
          </w:p>
        </w:tc>
        <w:tc>
          <w:tcPr>
            <w:tcW w:w="1132" w:type="dxa"/>
            <w:tcBorders>
              <w:bottom w:val="single" w:color="8FB6EA" w:sz="5" w:space="0"/>
            </w:tcBorders>
            <w:shd w:val="clear" w:color="auto" w:fill="FFFFFF" w:themeFill="background1"/>
            <w:tcMar/>
          </w:tcPr>
          <w:p w:rsidRPr="00CC0718" w:rsidR="00C71DC8" w:rsidP="00244814" w:rsidRDefault="00C71DC8" w14:paraId="4FD85197" w14:textId="77777777">
            <w:pPr>
              <w:rPr>
                <w:color w:val="000000"/>
                <w:spacing w:val="-2"/>
                <w:sz w:val="18"/>
              </w:rPr>
            </w:pPr>
            <w:r w:rsidRPr="00CC0718">
              <w:rPr>
                <w:color w:val="000000"/>
                <w:spacing w:val="-2"/>
                <w:sz w:val="18"/>
              </w:rPr>
              <w:t>1</w:t>
            </w:r>
          </w:p>
        </w:tc>
        <w:tc>
          <w:tcPr>
            <w:tcW w:w="1576" w:type="dxa"/>
            <w:gridSpan w:val="2"/>
            <w:tcBorders>
              <w:bottom w:val="single" w:color="8FB6EA" w:sz="5" w:space="0"/>
            </w:tcBorders>
            <w:shd w:val="clear" w:color="auto" w:fill="FFFFFF" w:themeFill="background1"/>
            <w:tcMar/>
          </w:tcPr>
          <w:p w:rsidRPr="00CC0718" w:rsidR="00C71DC8" w:rsidP="00244814" w:rsidRDefault="00C71DC8" w14:paraId="38BEFB54" w14:textId="77777777">
            <w:pPr>
              <w:rPr>
                <w:color w:val="000000"/>
                <w:spacing w:val="-2"/>
                <w:sz w:val="18"/>
              </w:rPr>
            </w:pPr>
            <w:r w:rsidRPr="00CC0718">
              <w:rPr>
                <w:color w:val="000000"/>
                <w:spacing w:val="-2"/>
                <w:sz w:val="18"/>
              </w:rPr>
              <w:t>2</w:t>
            </w:r>
          </w:p>
        </w:tc>
        <w:tc>
          <w:tcPr>
            <w:tcW w:w="1362" w:type="dxa"/>
            <w:tcBorders>
              <w:bottom w:val="single" w:color="8FB6EA" w:sz="5" w:space="0"/>
            </w:tcBorders>
            <w:shd w:val="clear" w:color="auto" w:fill="FFFFFF" w:themeFill="background1"/>
            <w:tcMar/>
          </w:tcPr>
          <w:p w:rsidRPr="00CC0718" w:rsidR="00C71DC8" w:rsidP="00244814" w:rsidRDefault="00C71DC8" w14:paraId="11BC8775" w14:textId="77777777">
            <w:pPr>
              <w:rPr>
                <w:color w:val="000000"/>
                <w:spacing w:val="-2"/>
                <w:sz w:val="18"/>
              </w:rPr>
            </w:pPr>
            <w:r w:rsidRPr="00CC0718">
              <w:rPr>
                <w:color w:val="000000"/>
                <w:spacing w:val="-2"/>
                <w:sz w:val="18"/>
              </w:rPr>
              <w:t>16</w:t>
            </w:r>
          </w:p>
        </w:tc>
        <w:tc>
          <w:tcPr>
            <w:tcW w:w="1690" w:type="dxa"/>
            <w:tcBorders>
              <w:bottom w:val="single" w:color="8FB6EA" w:sz="5" w:space="0"/>
            </w:tcBorders>
            <w:shd w:val="clear" w:color="auto" w:fill="FFFFFF" w:themeFill="background1"/>
            <w:tcMar/>
          </w:tcPr>
          <w:p w:rsidRPr="00CC0718" w:rsidR="00C71DC8" w:rsidP="00244814" w:rsidRDefault="00C71DC8" w14:paraId="08A540FD" w14:textId="77777777">
            <w:pPr>
              <w:rPr>
                <w:color w:val="000000"/>
                <w:spacing w:val="-2"/>
                <w:sz w:val="18"/>
              </w:rPr>
            </w:pPr>
            <w:r w:rsidRPr="00CC0718">
              <w:rPr>
                <w:color w:val="000000"/>
                <w:spacing w:val="-2"/>
                <w:sz w:val="18"/>
              </w:rPr>
              <w:t>2</w:t>
            </w:r>
          </w:p>
        </w:tc>
        <w:tc>
          <w:tcPr>
            <w:tcW w:w="1576" w:type="dxa"/>
            <w:tcBorders>
              <w:bottom w:val="single" w:color="8FB6EA" w:sz="5" w:space="0"/>
            </w:tcBorders>
            <w:shd w:val="clear" w:color="auto" w:fill="FFFFFF" w:themeFill="background1"/>
            <w:tcMar/>
          </w:tcPr>
          <w:p w:rsidRPr="00CC0718" w:rsidR="00C71DC8" w:rsidP="00244814" w:rsidRDefault="00C71DC8" w14:paraId="46BAE734" w14:textId="77777777">
            <w:pPr>
              <w:rPr>
                <w:color w:val="000000"/>
                <w:spacing w:val="-2"/>
                <w:sz w:val="18"/>
              </w:rPr>
            </w:pPr>
          </w:p>
        </w:tc>
      </w:tr>
      <w:tr w:rsidRPr="00CC0718" w:rsidR="00C71DC8" w:rsidTr="3A33D0EC" w14:paraId="016EF11A" w14:textId="77777777">
        <w:trPr>
          <w:trHeight w:val="444" w:hRule="exact"/>
        </w:trPr>
        <w:tc>
          <w:tcPr>
            <w:tcW w:w="10717" w:type="dxa"/>
            <w:gridSpan w:val="8"/>
            <w:tcBorders>
              <w:top w:val="single" w:color="8FB6EA" w:sz="5" w:space="0"/>
            </w:tcBorders>
            <w:tcMar/>
          </w:tcPr>
          <w:p w:rsidRPr="00CC0718" w:rsidR="00C71DC8" w:rsidP="00244814" w:rsidRDefault="00C71DC8" w14:paraId="5DE3A648" w14:textId="77777777"/>
        </w:tc>
      </w:tr>
      <w:tr w:rsidRPr="00CC0718" w:rsidR="00C71DC8" w:rsidTr="3A33D0EC" w14:paraId="3B8DDA67" w14:textId="77777777">
        <w:trPr>
          <w:trHeight w:val="602" w:hRule="exact"/>
        </w:trPr>
        <w:tc>
          <w:tcPr>
            <w:tcW w:w="10717" w:type="dxa"/>
            <w:gridSpan w:val="8"/>
            <w:shd w:val="clear" w:color="auto" w:fill="FFFFFF" w:themeFill="background1"/>
            <w:tcMar/>
          </w:tcPr>
          <w:p w:rsidRPr="00CC0718" w:rsidR="00C71DC8" w:rsidP="00244814" w:rsidRDefault="00C71DC8" w14:paraId="182416DD" w14:textId="77777777">
            <w:pPr>
              <w:rPr>
                <w:b/>
                <w:color w:val="5C83B4"/>
                <w:spacing w:val="-2"/>
                <w:sz w:val="24"/>
              </w:rPr>
            </w:pPr>
          </w:p>
        </w:tc>
      </w:tr>
      <w:tr w:rsidRPr="00CC0718" w:rsidR="00C71DC8" w:rsidTr="3A33D0EC" w14:paraId="1F8A0D5B" w14:textId="77777777">
        <w:trPr>
          <w:trHeight w:val="458" w:hRule="exact"/>
        </w:trPr>
        <w:tc>
          <w:tcPr>
            <w:tcW w:w="1805" w:type="dxa"/>
            <w:shd w:val="clear" w:color="auto" w:fill="FFFFFF" w:themeFill="background1"/>
            <w:tcMar/>
          </w:tcPr>
          <w:p w:rsidRPr="00CC0718" w:rsidR="00C71DC8" w:rsidP="00244814" w:rsidRDefault="00C71DC8" w14:paraId="4C0076A6" w14:textId="77777777">
            <w:pPr>
              <w:rPr>
                <w:b/>
                <w:color w:val="5C83B4"/>
                <w:spacing w:val="-2"/>
                <w:sz w:val="24"/>
              </w:rPr>
            </w:pPr>
            <w:r w:rsidRPr="00CC0718">
              <w:rPr>
                <w:b/>
                <w:color w:val="5C83B4"/>
                <w:spacing w:val="-2"/>
                <w:sz w:val="24"/>
              </w:rPr>
              <w:t>Nickname:</w:t>
            </w:r>
          </w:p>
        </w:tc>
        <w:tc>
          <w:tcPr>
            <w:tcW w:w="8912" w:type="dxa"/>
            <w:gridSpan w:val="7"/>
            <w:vMerge w:val="restart"/>
            <w:shd w:val="clear" w:color="auto" w:fill="FFFFFF" w:themeFill="background1"/>
            <w:tcMar/>
          </w:tcPr>
          <w:p w:rsidRPr="00CC0718" w:rsidR="00C71DC8" w:rsidP="00244814" w:rsidRDefault="00C71DC8" w14:paraId="48D49CA4" w14:textId="77777777">
            <w:pPr>
              <w:rPr>
                <w:b/>
                <w:color w:val="5C83B4"/>
                <w:spacing w:val="-2"/>
                <w:sz w:val="24"/>
              </w:rPr>
            </w:pPr>
            <w:r w:rsidRPr="00CC0718">
              <w:rPr>
                <w:b/>
                <w:color w:val="5C83B4"/>
                <w:spacing w:val="-2"/>
                <w:sz w:val="24"/>
              </w:rPr>
              <w:t>Codes\\AXIAL CODE\\Q10- Marketing Challenges\COMMUNITY ENGAGEMENT AND OUTREACH CHALLENGES\Early awareness of the club</w:t>
            </w:r>
          </w:p>
        </w:tc>
      </w:tr>
      <w:tr w:rsidRPr="00CC0718" w:rsidR="00C71DC8" w:rsidTr="3A33D0EC" w14:paraId="3BEDE20C" w14:textId="77777777">
        <w:trPr>
          <w:trHeight w:val="445" w:hRule="exact"/>
        </w:trPr>
        <w:tc>
          <w:tcPr>
            <w:tcW w:w="1805" w:type="dxa"/>
            <w:shd w:val="clear" w:color="auto" w:fill="FFFFFF" w:themeFill="background1"/>
            <w:tcMar/>
          </w:tcPr>
          <w:p w:rsidRPr="00CC0718" w:rsidR="00C71DC8" w:rsidP="00244814" w:rsidRDefault="00C71DC8" w14:paraId="0E2F245E" w14:textId="77777777">
            <w:pPr>
              <w:rPr>
                <w:b/>
                <w:color w:val="5C83B4"/>
                <w:spacing w:val="-2"/>
                <w:sz w:val="24"/>
              </w:rPr>
            </w:pPr>
            <w:r w:rsidRPr="00CC0718">
              <w:rPr>
                <w:b/>
                <w:color w:val="5C83B4"/>
                <w:spacing w:val="-2"/>
                <w:sz w:val="24"/>
              </w:rPr>
              <w:t>Classification:</w:t>
            </w:r>
          </w:p>
        </w:tc>
        <w:tc>
          <w:tcPr>
            <w:tcW w:w="8912" w:type="dxa"/>
            <w:gridSpan w:val="7"/>
            <w:vMerge/>
            <w:tcMar/>
          </w:tcPr>
          <w:p w:rsidRPr="00CC0718" w:rsidR="00C71DC8" w:rsidP="00244814" w:rsidRDefault="00C71DC8" w14:paraId="4192E87D" w14:textId="77777777"/>
        </w:tc>
      </w:tr>
      <w:tr w:rsidRPr="00CC0718" w:rsidR="00C71DC8" w:rsidTr="3A33D0EC" w14:paraId="05809AD5" w14:textId="77777777">
        <w:trPr>
          <w:trHeight w:val="458" w:hRule="exact"/>
        </w:trPr>
        <w:tc>
          <w:tcPr>
            <w:tcW w:w="1805" w:type="dxa"/>
            <w:shd w:val="clear" w:color="auto" w:fill="FFFFFF" w:themeFill="background1"/>
            <w:tcMar/>
          </w:tcPr>
          <w:p w:rsidRPr="00CC0718" w:rsidR="00C71DC8" w:rsidP="00244814" w:rsidRDefault="00C71DC8" w14:paraId="3005A9A5" w14:textId="77777777">
            <w:pPr>
              <w:rPr>
                <w:b/>
                <w:color w:val="5C83B4"/>
                <w:spacing w:val="-2"/>
                <w:sz w:val="24"/>
              </w:rPr>
            </w:pPr>
            <w:r w:rsidRPr="00CC0718">
              <w:rPr>
                <w:b/>
                <w:color w:val="5C83B4"/>
                <w:spacing w:val="-2"/>
                <w:sz w:val="24"/>
              </w:rPr>
              <w:t>Aggregated:</w:t>
            </w:r>
          </w:p>
        </w:tc>
        <w:tc>
          <w:tcPr>
            <w:tcW w:w="8912" w:type="dxa"/>
            <w:gridSpan w:val="7"/>
            <w:shd w:val="clear" w:color="auto" w:fill="FFFFFF" w:themeFill="background1"/>
            <w:tcMar/>
          </w:tcPr>
          <w:p w:rsidRPr="00CC0718" w:rsidR="00C71DC8" w:rsidP="00244814" w:rsidRDefault="00C71DC8" w14:paraId="6449FD20" w14:textId="77777777">
            <w:pPr>
              <w:rPr>
                <w:b/>
                <w:color w:val="5C83B4"/>
                <w:spacing w:val="-2"/>
                <w:sz w:val="24"/>
              </w:rPr>
            </w:pPr>
            <w:r w:rsidRPr="00CC0718">
              <w:rPr>
                <w:b/>
                <w:color w:val="5C83B4"/>
                <w:spacing w:val="-2"/>
                <w:sz w:val="24"/>
              </w:rPr>
              <w:t>No</w:t>
            </w:r>
          </w:p>
        </w:tc>
      </w:tr>
      <w:tr w:rsidRPr="00CC0718" w:rsidR="00C71DC8" w:rsidTr="3A33D0EC" w14:paraId="26C4D6B2" w14:textId="77777777">
        <w:trPr>
          <w:trHeight w:val="344" w:hRule="exact"/>
        </w:trPr>
        <w:tc>
          <w:tcPr>
            <w:tcW w:w="3381" w:type="dxa"/>
            <w:gridSpan w:val="2"/>
            <w:tcBorders>
              <w:bottom w:val="single" w:color="8FB6EA" w:sz="5" w:space="0"/>
            </w:tcBorders>
            <w:shd w:val="clear" w:color="auto" w:fill="FFFFFF" w:themeFill="background1"/>
            <w:tcMar/>
          </w:tcPr>
          <w:p w:rsidRPr="00CC0718" w:rsidR="00C71DC8" w:rsidP="00244814" w:rsidRDefault="00C71DC8" w14:paraId="31C08791" w14:textId="77777777">
            <w:pPr>
              <w:rPr>
                <w:color w:val="000000"/>
                <w:spacing w:val="-2"/>
                <w:sz w:val="18"/>
              </w:rPr>
            </w:pPr>
            <w:r w:rsidRPr="00CC0718">
              <w:rPr>
                <w:color w:val="000000"/>
                <w:spacing w:val="-2"/>
                <w:sz w:val="18"/>
              </w:rPr>
              <w:t>Document</w:t>
            </w:r>
          </w:p>
        </w:tc>
        <w:tc>
          <w:tcPr>
            <w:tcW w:w="1132" w:type="dxa"/>
            <w:tcBorders>
              <w:bottom w:val="single" w:color="8FB6EA" w:sz="5" w:space="0"/>
            </w:tcBorders>
            <w:shd w:val="clear" w:color="auto" w:fill="FFFFFF" w:themeFill="background1"/>
            <w:tcMar/>
          </w:tcPr>
          <w:p w:rsidRPr="00CC0718" w:rsidR="00C71DC8" w:rsidP="00244814" w:rsidRDefault="00C71DC8" w14:paraId="421D8344" w14:textId="77777777">
            <w:pPr>
              <w:rPr>
                <w:color w:val="000000"/>
                <w:spacing w:val="-2"/>
                <w:sz w:val="18"/>
              </w:rPr>
            </w:pPr>
            <w:r w:rsidRPr="00CC0718">
              <w:rPr>
                <w:color w:val="000000"/>
                <w:spacing w:val="-2"/>
                <w:sz w:val="18"/>
              </w:rPr>
              <w:t>1</w:t>
            </w:r>
          </w:p>
        </w:tc>
        <w:tc>
          <w:tcPr>
            <w:tcW w:w="1576" w:type="dxa"/>
            <w:gridSpan w:val="2"/>
            <w:tcBorders>
              <w:bottom w:val="single" w:color="8FB6EA" w:sz="5" w:space="0"/>
            </w:tcBorders>
            <w:shd w:val="clear" w:color="auto" w:fill="FFFFFF" w:themeFill="background1"/>
            <w:tcMar/>
          </w:tcPr>
          <w:p w:rsidRPr="00CC0718" w:rsidR="00C71DC8" w:rsidP="00244814" w:rsidRDefault="00C71DC8" w14:paraId="0141AD63" w14:textId="77777777">
            <w:pPr>
              <w:rPr>
                <w:color w:val="000000"/>
                <w:spacing w:val="-2"/>
                <w:sz w:val="18"/>
              </w:rPr>
            </w:pPr>
            <w:r w:rsidRPr="00CC0718">
              <w:rPr>
                <w:color w:val="000000"/>
                <w:spacing w:val="-2"/>
                <w:sz w:val="18"/>
              </w:rPr>
              <w:t>1</w:t>
            </w:r>
          </w:p>
        </w:tc>
        <w:tc>
          <w:tcPr>
            <w:tcW w:w="1362" w:type="dxa"/>
            <w:tcBorders>
              <w:bottom w:val="single" w:color="8FB6EA" w:sz="5" w:space="0"/>
            </w:tcBorders>
            <w:shd w:val="clear" w:color="auto" w:fill="FFFFFF" w:themeFill="background1"/>
            <w:tcMar/>
          </w:tcPr>
          <w:p w:rsidRPr="00CC0718" w:rsidR="00C71DC8" w:rsidP="00244814" w:rsidRDefault="00C71DC8" w14:paraId="4FA54EBC" w14:textId="77777777">
            <w:pPr>
              <w:rPr>
                <w:color w:val="000000"/>
                <w:spacing w:val="-2"/>
                <w:sz w:val="18"/>
              </w:rPr>
            </w:pPr>
            <w:r w:rsidRPr="00CC0718">
              <w:rPr>
                <w:color w:val="000000"/>
                <w:spacing w:val="-2"/>
                <w:sz w:val="18"/>
              </w:rPr>
              <w:t>38</w:t>
            </w:r>
          </w:p>
        </w:tc>
        <w:tc>
          <w:tcPr>
            <w:tcW w:w="1690" w:type="dxa"/>
            <w:tcBorders>
              <w:bottom w:val="single" w:color="8FB6EA" w:sz="5" w:space="0"/>
            </w:tcBorders>
            <w:shd w:val="clear" w:color="auto" w:fill="FFFFFF" w:themeFill="background1"/>
            <w:tcMar/>
          </w:tcPr>
          <w:p w:rsidRPr="00CC0718" w:rsidR="00C71DC8" w:rsidP="00244814" w:rsidRDefault="00C71DC8" w14:paraId="13CA5CBD" w14:textId="77777777">
            <w:pPr>
              <w:rPr>
                <w:color w:val="000000"/>
                <w:spacing w:val="-2"/>
                <w:sz w:val="18"/>
              </w:rPr>
            </w:pPr>
            <w:r w:rsidRPr="00CC0718">
              <w:rPr>
                <w:color w:val="000000"/>
                <w:spacing w:val="-2"/>
                <w:sz w:val="18"/>
              </w:rPr>
              <w:t>1</w:t>
            </w:r>
          </w:p>
        </w:tc>
        <w:tc>
          <w:tcPr>
            <w:tcW w:w="1576" w:type="dxa"/>
            <w:tcBorders>
              <w:bottom w:val="single" w:color="8FB6EA" w:sz="5" w:space="0"/>
            </w:tcBorders>
            <w:shd w:val="clear" w:color="auto" w:fill="FFFFFF" w:themeFill="background1"/>
            <w:tcMar/>
          </w:tcPr>
          <w:p w:rsidRPr="00CC0718" w:rsidR="00C71DC8" w:rsidP="00244814" w:rsidRDefault="00C71DC8" w14:paraId="555486D1" w14:textId="77777777">
            <w:pPr>
              <w:rPr>
                <w:color w:val="000000"/>
                <w:spacing w:val="-2"/>
                <w:sz w:val="18"/>
              </w:rPr>
            </w:pPr>
          </w:p>
        </w:tc>
      </w:tr>
      <w:tr w:rsidRPr="00CC0718" w:rsidR="00C71DC8" w:rsidTr="3A33D0EC" w14:paraId="3F1E463F" w14:textId="77777777">
        <w:trPr>
          <w:trHeight w:val="974" w:hRule="exact"/>
        </w:trPr>
        <w:tc>
          <w:tcPr>
            <w:tcW w:w="10717" w:type="dxa"/>
            <w:gridSpan w:val="8"/>
            <w:tcBorders>
              <w:top w:val="single" w:color="8FB6EA" w:sz="5" w:space="0"/>
            </w:tcBorders>
            <w:tcMar/>
          </w:tcPr>
          <w:p w:rsidRPr="00CC0718" w:rsidR="00C71DC8" w:rsidP="00244814" w:rsidRDefault="00C71DC8" w14:paraId="686D2B2D" w14:textId="77777777"/>
        </w:tc>
      </w:tr>
      <w:tr w:rsidRPr="00CC0718" w:rsidR="00C71DC8" w:rsidTr="3A33D0EC" w14:paraId="005CC84C" w14:textId="77777777">
        <w:trPr>
          <w:trHeight w:val="459" w:hRule="exact"/>
        </w:trPr>
        <w:tc>
          <w:tcPr>
            <w:tcW w:w="5359" w:type="dxa"/>
            <w:gridSpan w:val="4"/>
            <w:shd w:val="clear" w:color="auto" w:fill="FFFFFF" w:themeFill="background1"/>
            <w:tcMar/>
          </w:tcPr>
          <w:p w:rsidRPr="00CC0718" w:rsidR="00C71DC8" w:rsidP="00244814" w:rsidRDefault="00C71DC8" w14:paraId="0779C41E" w14:textId="77777777">
            <w:pPr>
              <w:jc w:val="right"/>
              <w:rPr>
                <w:color w:val="000066"/>
                <w:spacing w:val="-2"/>
                <w:sz w:val="16"/>
              </w:rPr>
            </w:pPr>
            <w:r w:rsidRPr="00CC0718">
              <w:rPr>
                <w:color w:val="000066"/>
                <w:spacing w:val="-2"/>
                <w:sz w:val="16"/>
              </w:rPr>
              <w:t>Formatted Reports\\Code Summary Formatted Report</w:t>
            </w:r>
          </w:p>
        </w:tc>
        <w:tc>
          <w:tcPr>
            <w:tcW w:w="5358" w:type="dxa"/>
            <w:gridSpan w:val="4"/>
            <w:shd w:val="clear" w:color="auto" w:fill="FFFFFF" w:themeFill="background1"/>
            <w:tcMar/>
          </w:tcPr>
          <w:p w:rsidRPr="00CC0718" w:rsidR="00C71DC8" w:rsidP="00244814" w:rsidRDefault="00C71DC8" w14:paraId="65657595" w14:textId="77777777">
            <w:pPr>
              <w:jc w:val="right"/>
              <w:rPr>
                <w:color w:val="000066"/>
                <w:spacing w:val="-2"/>
                <w:sz w:val="16"/>
              </w:rPr>
            </w:pPr>
            <w:r w:rsidRPr="00CC0718">
              <w:rPr>
                <w:color w:val="000066"/>
                <w:spacing w:val="-2"/>
                <w:sz w:val="16"/>
              </w:rPr>
              <w:t>Page 2 of 104</w:t>
            </w:r>
          </w:p>
        </w:tc>
      </w:tr>
      <w:tr w:rsidRPr="00CC0718" w:rsidR="00C71DC8" w:rsidTr="3A33D0EC" w14:paraId="07C6D4A4" w14:textId="77777777">
        <w:trPr>
          <w:trHeight w:val="444" w:hRule="exact"/>
        </w:trPr>
        <w:tc>
          <w:tcPr>
            <w:tcW w:w="10717" w:type="dxa"/>
            <w:gridSpan w:val="8"/>
            <w:shd w:val="clear" w:color="auto" w:fill="FFFFFF" w:themeFill="background1"/>
            <w:tcMar/>
            <w:vAlign w:val="center"/>
          </w:tcPr>
          <w:p w:rsidRPr="00CC0718" w:rsidR="00C71DC8" w:rsidP="00244814" w:rsidRDefault="00C71DC8" w14:paraId="027CC60F" w14:textId="77777777">
            <w:pPr>
              <w:jc w:val="right"/>
              <w:rPr>
                <w:color w:val="000066"/>
                <w:spacing w:val="-2"/>
                <w:sz w:val="16"/>
              </w:rPr>
            </w:pPr>
            <w:r w:rsidRPr="00CC0718">
              <w:rPr>
                <w:color w:val="000066"/>
                <w:spacing w:val="-2"/>
                <w:sz w:val="16"/>
              </w:rPr>
              <w:t>11/13/2024 3:39 PM</w:t>
            </w:r>
          </w:p>
        </w:tc>
      </w:tr>
      <w:tr w:rsidRPr="00CC0718" w:rsidR="00C71DC8" w:rsidTr="3A33D0EC" w14:paraId="0566A280" w14:textId="77777777">
        <w:trPr>
          <w:trHeight w:val="458" w:hRule="exact"/>
        </w:trPr>
        <w:tc>
          <w:tcPr>
            <w:tcW w:w="3381" w:type="dxa"/>
            <w:gridSpan w:val="2"/>
            <w:shd w:val="clear" w:color="auto" w:fill="8FB6EA"/>
            <w:tcMar/>
          </w:tcPr>
          <w:p w:rsidRPr="00CC0718" w:rsidR="00C71DC8" w:rsidP="00244814" w:rsidRDefault="00C71DC8" w14:paraId="71D8595A" w14:textId="77777777">
            <w:pPr>
              <w:rPr>
                <w:b/>
                <w:color w:val="000066"/>
                <w:spacing w:val="-2"/>
                <w:sz w:val="18"/>
              </w:rPr>
            </w:pPr>
            <w:r w:rsidRPr="00CC0718">
              <w:rPr>
                <w:b/>
                <w:color w:val="000066"/>
                <w:spacing w:val="-2"/>
                <w:sz w:val="18"/>
              </w:rPr>
              <w:t>File Type</w:t>
            </w:r>
          </w:p>
        </w:tc>
        <w:tc>
          <w:tcPr>
            <w:tcW w:w="1132" w:type="dxa"/>
            <w:shd w:val="clear" w:color="auto" w:fill="8FB6EA"/>
            <w:tcMar/>
          </w:tcPr>
          <w:p w:rsidRPr="00CC0718" w:rsidR="00C71DC8" w:rsidP="00244814" w:rsidRDefault="00C71DC8" w14:paraId="13E8BE15" w14:textId="77777777">
            <w:pPr>
              <w:rPr>
                <w:b/>
                <w:color w:val="000066"/>
                <w:spacing w:val="-2"/>
                <w:sz w:val="18"/>
              </w:rPr>
            </w:pPr>
            <w:r w:rsidRPr="00CC0718">
              <w:rPr>
                <w:b/>
                <w:color w:val="000066"/>
                <w:spacing w:val="-2"/>
                <w:sz w:val="18"/>
              </w:rPr>
              <w:t>Number of Files</w:t>
            </w:r>
          </w:p>
        </w:tc>
        <w:tc>
          <w:tcPr>
            <w:tcW w:w="1576" w:type="dxa"/>
            <w:gridSpan w:val="2"/>
            <w:shd w:val="clear" w:color="auto" w:fill="8FB6EA"/>
            <w:tcMar/>
          </w:tcPr>
          <w:p w:rsidRPr="00CC0718" w:rsidR="00C71DC8" w:rsidP="00244814" w:rsidRDefault="00C71DC8" w14:paraId="62D0E865" w14:textId="77777777">
            <w:pPr>
              <w:rPr>
                <w:b/>
                <w:color w:val="000066"/>
                <w:spacing w:val="-2"/>
                <w:sz w:val="18"/>
              </w:rPr>
            </w:pPr>
            <w:r w:rsidRPr="00CC0718">
              <w:rPr>
                <w:b/>
                <w:color w:val="000066"/>
                <w:spacing w:val="-2"/>
                <w:sz w:val="18"/>
              </w:rPr>
              <w:t>Number of Coding References</w:t>
            </w:r>
          </w:p>
        </w:tc>
        <w:tc>
          <w:tcPr>
            <w:tcW w:w="1362" w:type="dxa"/>
            <w:shd w:val="clear" w:color="auto" w:fill="8FB6EA"/>
            <w:tcMar/>
          </w:tcPr>
          <w:p w:rsidRPr="00CC0718" w:rsidR="00C71DC8" w:rsidP="00244814" w:rsidRDefault="00C71DC8" w14:paraId="03705073" w14:textId="77777777">
            <w:pPr>
              <w:rPr>
                <w:b/>
                <w:color w:val="000066"/>
                <w:spacing w:val="-2"/>
                <w:sz w:val="18"/>
              </w:rPr>
            </w:pPr>
            <w:r w:rsidRPr="00CC0718">
              <w:rPr>
                <w:b/>
                <w:color w:val="000066"/>
                <w:spacing w:val="-2"/>
                <w:sz w:val="18"/>
              </w:rPr>
              <w:t>Number of Words Coded</w:t>
            </w:r>
          </w:p>
        </w:tc>
        <w:tc>
          <w:tcPr>
            <w:tcW w:w="1690" w:type="dxa"/>
            <w:shd w:val="clear" w:color="auto" w:fill="8FB6EA"/>
            <w:tcMar/>
          </w:tcPr>
          <w:p w:rsidRPr="00CC0718" w:rsidR="00C71DC8" w:rsidP="00244814" w:rsidRDefault="00C71DC8" w14:paraId="06CAF285" w14:textId="77777777">
            <w:pPr>
              <w:rPr>
                <w:b/>
                <w:color w:val="000066"/>
                <w:spacing w:val="-2"/>
                <w:sz w:val="18"/>
              </w:rPr>
            </w:pPr>
            <w:r w:rsidRPr="00CC0718">
              <w:rPr>
                <w:b/>
                <w:color w:val="000066"/>
                <w:spacing w:val="-2"/>
                <w:sz w:val="18"/>
              </w:rPr>
              <w:t>Number of Paragraphs Coded</w:t>
            </w:r>
          </w:p>
        </w:tc>
        <w:tc>
          <w:tcPr>
            <w:tcW w:w="1576" w:type="dxa"/>
            <w:shd w:val="clear" w:color="auto" w:fill="8FB6EA"/>
            <w:tcMar/>
          </w:tcPr>
          <w:p w:rsidRPr="00CC0718" w:rsidR="00C71DC8" w:rsidP="00244814" w:rsidRDefault="00C71DC8" w14:paraId="32C68846" w14:textId="77777777">
            <w:pPr>
              <w:rPr>
                <w:b/>
                <w:color w:val="000066"/>
                <w:spacing w:val="-2"/>
                <w:sz w:val="18"/>
              </w:rPr>
            </w:pPr>
            <w:r w:rsidRPr="00CC0718">
              <w:rPr>
                <w:b/>
                <w:color w:val="000066"/>
                <w:spacing w:val="-2"/>
                <w:sz w:val="18"/>
              </w:rPr>
              <w:t>Duration Coded</w:t>
            </w:r>
          </w:p>
        </w:tc>
      </w:tr>
      <w:tr w:rsidRPr="00CC0718" w:rsidR="00C71DC8" w:rsidTr="3A33D0EC" w14:paraId="1292D50A" w14:textId="77777777">
        <w:trPr>
          <w:trHeight w:val="616" w:hRule="exact"/>
        </w:trPr>
        <w:tc>
          <w:tcPr>
            <w:tcW w:w="10717" w:type="dxa"/>
            <w:gridSpan w:val="8"/>
            <w:shd w:val="clear" w:color="auto" w:fill="FFFFFF" w:themeFill="background1"/>
            <w:tcMar/>
          </w:tcPr>
          <w:p w:rsidRPr="00CC0718" w:rsidR="00C71DC8" w:rsidP="00244814" w:rsidRDefault="00C71DC8" w14:paraId="4D74BD66" w14:textId="77777777">
            <w:pPr>
              <w:rPr>
                <w:b/>
                <w:color w:val="5C83B4"/>
                <w:spacing w:val="-2"/>
                <w:sz w:val="24"/>
              </w:rPr>
            </w:pPr>
          </w:p>
        </w:tc>
      </w:tr>
      <w:tr w:rsidRPr="00CC0718" w:rsidR="00C71DC8" w:rsidTr="3A33D0EC" w14:paraId="3E7357D0" w14:textId="77777777">
        <w:trPr>
          <w:trHeight w:val="445" w:hRule="exact"/>
        </w:trPr>
        <w:tc>
          <w:tcPr>
            <w:tcW w:w="1805" w:type="dxa"/>
            <w:shd w:val="clear" w:color="auto" w:fill="FFFFFF" w:themeFill="background1"/>
            <w:tcMar/>
          </w:tcPr>
          <w:p w:rsidRPr="00CC0718" w:rsidR="00C71DC8" w:rsidP="00244814" w:rsidRDefault="00C71DC8" w14:paraId="26039216" w14:textId="77777777">
            <w:pPr>
              <w:rPr>
                <w:b/>
                <w:color w:val="5C83B4"/>
                <w:spacing w:val="-2"/>
                <w:sz w:val="24"/>
              </w:rPr>
            </w:pPr>
            <w:r w:rsidRPr="00CC0718">
              <w:rPr>
                <w:b/>
                <w:color w:val="5C83B4"/>
                <w:spacing w:val="-2"/>
                <w:sz w:val="24"/>
              </w:rPr>
              <w:t>Nickname:</w:t>
            </w:r>
          </w:p>
        </w:tc>
        <w:tc>
          <w:tcPr>
            <w:tcW w:w="8912" w:type="dxa"/>
            <w:gridSpan w:val="7"/>
            <w:vMerge w:val="restart"/>
            <w:shd w:val="clear" w:color="auto" w:fill="FFFFFF" w:themeFill="background1"/>
            <w:tcMar/>
          </w:tcPr>
          <w:p w:rsidRPr="00CC0718" w:rsidR="00C71DC8" w:rsidP="00244814" w:rsidRDefault="00C71DC8" w14:paraId="72082B55" w14:textId="77777777">
            <w:pPr>
              <w:rPr>
                <w:b/>
                <w:color w:val="5C83B4"/>
                <w:spacing w:val="-2"/>
                <w:sz w:val="24"/>
              </w:rPr>
            </w:pPr>
            <w:r w:rsidRPr="00CC0718">
              <w:rPr>
                <w:b/>
                <w:color w:val="5C83B4"/>
                <w:spacing w:val="-2"/>
                <w:sz w:val="24"/>
              </w:rPr>
              <w:t>Codes\\AXIAL CODE\\Q10- Marketing Challenges\COMMUNITY ENGAGEMENT AND OUTREACH CHALLENGES\Focus on Undergraduate Engagement</w:t>
            </w:r>
          </w:p>
        </w:tc>
      </w:tr>
      <w:tr w:rsidRPr="00CC0718" w:rsidR="00C71DC8" w:rsidTr="3A33D0EC" w14:paraId="53AF9474" w14:textId="77777777">
        <w:trPr>
          <w:trHeight w:val="458" w:hRule="exact"/>
        </w:trPr>
        <w:tc>
          <w:tcPr>
            <w:tcW w:w="1805" w:type="dxa"/>
            <w:shd w:val="clear" w:color="auto" w:fill="FFFFFF" w:themeFill="background1"/>
            <w:tcMar/>
          </w:tcPr>
          <w:p w:rsidRPr="00CC0718" w:rsidR="00C71DC8" w:rsidP="00244814" w:rsidRDefault="00C71DC8" w14:paraId="69FC8AAC" w14:textId="77777777">
            <w:pPr>
              <w:rPr>
                <w:b/>
                <w:color w:val="5C83B4"/>
                <w:spacing w:val="-2"/>
                <w:sz w:val="24"/>
              </w:rPr>
            </w:pPr>
            <w:r w:rsidRPr="00CC0718">
              <w:rPr>
                <w:b/>
                <w:color w:val="5C83B4"/>
                <w:spacing w:val="-2"/>
                <w:sz w:val="24"/>
              </w:rPr>
              <w:t>Classification:</w:t>
            </w:r>
          </w:p>
        </w:tc>
        <w:tc>
          <w:tcPr>
            <w:tcW w:w="8912" w:type="dxa"/>
            <w:gridSpan w:val="7"/>
            <w:vMerge/>
            <w:tcMar/>
          </w:tcPr>
          <w:p w:rsidRPr="00CC0718" w:rsidR="00C71DC8" w:rsidP="00244814" w:rsidRDefault="00C71DC8" w14:paraId="1860C699" w14:textId="77777777"/>
        </w:tc>
      </w:tr>
      <w:tr w:rsidRPr="00CC0718" w:rsidR="00C71DC8" w:rsidTr="3A33D0EC" w14:paraId="2B324D7E" w14:textId="77777777">
        <w:trPr>
          <w:trHeight w:val="444" w:hRule="exact"/>
        </w:trPr>
        <w:tc>
          <w:tcPr>
            <w:tcW w:w="1805" w:type="dxa"/>
            <w:shd w:val="clear" w:color="auto" w:fill="FFFFFF" w:themeFill="background1"/>
            <w:tcMar/>
          </w:tcPr>
          <w:p w:rsidRPr="00CC0718" w:rsidR="00C71DC8" w:rsidP="00244814" w:rsidRDefault="00C71DC8" w14:paraId="11DEFAD0" w14:textId="77777777">
            <w:pPr>
              <w:rPr>
                <w:b/>
                <w:color w:val="5C83B4"/>
                <w:spacing w:val="-2"/>
                <w:sz w:val="24"/>
              </w:rPr>
            </w:pPr>
            <w:r w:rsidRPr="00CC0718">
              <w:rPr>
                <w:b/>
                <w:color w:val="5C83B4"/>
                <w:spacing w:val="-2"/>
                <w:sz w:val="24"/>
              </w:rPr>
              <w:t>Aggregated:</w:t>
            </w:r>
          </w:p>
        </w:tc>
        <w:tc>
          <w:tcPr>
            <w:tcW w:w="8912" w:type="dxa"/>
            <w:gridSpan w:val="7"/>
            <w:shd w:val="clear" w:color="auto" w:fill="FFFFFF" w:themeFill="background1"/>
            <w:tcMar/>
          </w:tcPr>
          <w:p w:rsidRPr="00CC0718" w:rsidR="00C71DC8" w:rsidP="00244814" w:rsidRDefault="00C71DC8" w14:paraId="3248BAC8" w14:textId="77777777">
            <w:pPr>
              <w:rPr>
                <w:b/>
                <w:color w:val="5C83B4"/>
                <w:spacing w:val="-2"/>
                <w:sz w:val="24"/>
              </w:rPr>
            </w:pPr>
            <w:r w:rsidRPr="00CC0718">
              <w:rPr>
                <w:b/>
                <w:color w:val="5C83B4"/>
                <w:spacing w:val="-2"/>
                <w:sz w:val="24"/>
              </w:rPr>
              <w:t>No</w:t>
            </w:r>
          </w:p>
        </w:tc>
      </w:tr>
      <w:tr w:rsidRPr="00CC0718" w:rsidR="00C71DC8" w:rsidTr="3A33D0EC" w14:paraId="04CC1D4E" w14:textId="77777777">
        <w:trPr>
          <w:trHeight w:val="344" w:hRule="exact"/>
        </w:trPr>
        <w:tc>
          <w:tcPr>
            <w:tcW w:w="3381" w:type="dxa"/>
            <w:gridSpan w:val="2"/>
            <w:tcBorders>
              <w:bottom w:val="single" w:color="8FB6EA" w:sz="5" w:space="0"/>
            </w:tcBorders>
            <w:shd w:val="clear" w:color="auto" w:fill="FFFFFF" w:themeFill="background1"/>
            <w:tcMar/>
          </w:tcPr>
          <w:p w:rsidRPr="00CC0718" w:rsidR="00C71DC8" w:rsidP="00244814" w:rsidRDefault="00C71DC8" w14:paraId="43D3B583" w14:textId="77777777">
            <w:pPr>
              <w:rPr>
                <w:color w:val="000000"/>
                <w:spacing w:val="-2"/>
                <w:sz w:val="18"/>
              </w:rPr>
            </w:pPr>
            <w:r w:rsidRPr="00CC0718">
              <w:rPr>
                <w:color w:val="000000"/>
                <w:spacing w:val="-2"/>
                <w:sz w:val="18"/>
              </w:rPr>
              <w:t>Document</w:t>
            </w:r>
          </w:p>
        </w:tc>
        <w:tc>
          <w:tcPr>
            <w:tcW w:w="1132" w:type="dxa"/>
            <w:tcBorders>
              <w:bottom w:val="single" w:color="8FB6EA" w:sz="5" w:space="0"/>
            </w:tcBorders>
            <w:shd w:val="clear" w:color="auto" w:fill="FFFFFF" w:themeFill="background1"/>
            <w:tcMar/>
          </w:tcPr>
          <w:p w:rsidRPr="00CC0718" w:rsidR="00C71DC8" w:rsidP="00244814" w:rsidRDefault="00C71DC8" w14:paraId="2BE73B28" w14:textId="77777777">
            <w:pPr>
              <w:rPr>
                <w:color w:val="000000"/>
                <w:spacing w:val="-2"/>
                <w:sz w:val="18"/>
              </w:rPr>
            </w:pPr>
            <w:r w:rsidRPr="00CC0718">
              <w:rPr>
                <w:color w:val="000000"/>
                <w:spacing w:val="-2"/>
                <w:sz w:val="18"/>
              </w:rPr>
              <w:t>1</w:t>
            </w:r>
          </w:p>
        </w:tc>
        <w:tc>
          <w:tcPr>
            <w:tcW w:w="1576" w:type="dxa"/>
            <w:gridSpan w:val="2"/>
            <w:tcBorders>
              <w:bottom w:val="single" w:color="8FB6EA" w:sz="5" w:space="0"/>
            </w:tcBorders>
            <w:shd w:val="clear" w:color="auto" w:fill="FFFFFF" w:themeFill="background1"/>
            <w:tcMar/>
          </w:tcPr>
          <w:p w:rsidRPr="00CC0718" w:rsidR="00C71DC8" w:rsidP="00244814" w:rsidRDefault="00C71DC8" w14:paraId="60D53BD4" w14:textId="77777777">
            <w:pPr>
              <w:rPr>
                <w:color w:val="000000"/>
                <w:spacing w:val="-2"/>
                <w:sz w:val="18"/>
              </w:rPr>
            </w:pPr>
            <w:r w:rsidRPr="00CC0718">
              <w:rPr>
                <w:color w:val="000000"/>
                <w:spacing w:val="-2"/>
                <w:sz w:val="18"/>
              </w:rPr>
              <w:t>1</w:t>
            </w:r>
          </w:p>
        </w:tc>
        <w:tc>
          <w:tcPr>
            <w:tcW w:w="1362" w:type="dxa"/>
            <w:tcBorders>
              <w:bottom w:val="single" w:color="8FB6EA" w:sz="5" w:space="0"/>
            </w:tcBorders>
            <w:shd w:val="clear" w:color="auto" w:fill="FFFFFF" w:themeFill="background1"/>
            <w:tcMar/>
          </w:tcPr>
          <w:p w:rsidRPr="00CC0718" w:rsidR="00C71DC8" w:rsidP="00244814" w:rsidRDefault="00C71DC8" w14:paraId="6F652D19" w14:textId="77777777">
            <w:pPr>
              <w:rPr>
                <w:color w:val="000000"/>
                <w:spacing w:val="-2"/>
                <w:sz w:val="18"/>
              </w:rPr>
            </w:pPr>
            <w:r w:rsidRPr="00CC0718">
              <w:rPr>
                <w:color w:val="000000"/>
                <w:spacing w:val="-2"/>
                <w:sz w:val="18"/>
              </w:rPr>
              <w:t>9</w:t>
            </w:r>
          </w:p>
        </w:tc>
        <w:tc>
          <w:tcPr>
            <w:tcW w:w="1690" w:type="dxa"/>
            <w:tcBorders>
              <w:bottom w:val="single" w:color="8FB6EA" w:sz="5" w:space="0"/>
            </w:tcBorders>
            <w:shd w:val="clear" w:color="auto" w:fill="FFFFFF" w:themeFill="background1"/>
            <w:tcMar/>
          </w:tcPr>
          <w:p w:rsidRPr="00CC0718" w:rsidR="00C71DC8" w:rsidP="00244814" w:rsidRDefault="00C71DC8" w14:paraId="1780064E" w14:textId="77777777">
            <w:pPr>
              <w:rPr>
                <w:color w:val="000000"/>
                <w:spacing w:val="-2"/>
                <w:sz w:val="18"/>
              </w:rPr>
            </w:pPr>
            <w:r w:rsidRPr="00CC0718">
              <w:rPr>
                <w:color w:val="000000"/>
                <w:spacing w:val="-2"/>
                <w:sz w:val="18"/>
              </w:rPr>
              <w:t>1</w:t>
            </w:r>
          </w:p>
        </w:tc>
        <w:tc>
          <w:tcPr>
            <w:tcW w:w="1576" w:type="dxa"/>
            <w:tcBorders>
              <w:bottom w:val="single" w:color="8FB6EA" w:sz="5" w:space="0"/>
            </w:tcBorders>
            <w:shd w:val="clear" w:color="auto" w:fill="FFFFFF" w:themeFill="background1"/>
            <w:tcMar/>
          </w:tcPr>
          <w:p w:rsidRPr="00CC0718" w:rsidR="00C71DC8" w:rsidP="00244814" w:rsidRDefault="00C71DC8" w14:paraId="257E994E" w14:textId="77777777">
            <w:pPr>
              <w:rPr>
                <w:color w:val="000000"/>
                <w:spacing w:val="-2"/>
                <w:sz w:val="18"/>
              </w:rPr>
            </w:pPr>
          </w:p>
        </w:tc>
      </w:tr>
      <w:tr w:rsidRPr="00CC0718" w:rsidR="00C71DC8" w:rsidTr="3A33D0EC" w14:paraId="2BCFE8F1" w14:textId="77777777">
        <w:trPr>
          <w:trHeight w:val="444" w:hRule="exact"/>
        </w:trPr>
        <w:tc>
          <w:tcPr>
            <w:tcW w:w="10717" w:type="dxa"/>
            <w:gridSpan w:val="8"/>
            <w:tcBorders>
              <w:top w:val="single" w:color="8FB6EA" w:sz="5" w:space="0"/>
            </w:tcBorders>
            <w:tcMar/>
          </w:tcPr>
          <w:p w:rsidRPr="00CC0718" w:rsidR="00C71DC8" w:rsidP="00244814" w:rsidRDefault="00C71DC8" w14:paraId="258CF641" w14:textId="77777777"/>
        </w:tc>
      </w:tr>
      <w:tr w:rsidRPr="00CC0718" w:rsidR="00C71DC8" w:rsidTr="3A33D0EC" w14:paraId="39EFD536" w14:textId="77777777">
        <w:trPr>
          <w:trHeight w:val="602" w:hRule="exact"/>
        </w:trPr>
        <w:tc>
          <w:tcPr>
            <w:tcW w:w="10717" w:type="dxa"/>
            <w:gridSpan w:val="8"/>
            <w:shd w:val="clear" w:color="auto" w:fill="FFFFFF" w:themeFill="background1"/>
            <w:tcMar/>
          </w:tcPr>
          <w:p w:rsidRPr="00CC0718" w:rsidR="00C71DC8" w:rsidP="00244814" w:rsidRDefault="00C71DC8" w14:paraId="62282A68" w14:textId="77777777">
            <w:pPr>
              <w:rPr>
                <w:b/>
                <w:color w:val="5C83B4"/>
                <w:spacing w:val="-2"/>
                <w:sz w:val="24"/>
              </w:rPr>
            </w:pPr>
          </w:p>
        </w:tc>
      </w:tr>
      <w:tr w:rsidRPr="00CC0718" w:rsidR="00C71DC8" w:rsidTr="3A33D0EC" w14:paraId="3345BC05" w14:textId="77777777">
        <w:trPr>
          <w:trHeight w:val="459" w:hRule="exact"/>
        </w:trPr>
        <w:tc>
          <w:tcPr>
            <w:tcW w:w="1805" w:type="dxa"/>
            <w:shd w:val="clear" w:color="auto" w:fill="FFFFFF" w:themeFill="background1"/>
            <w:tcMar/>
          </w:tcPr>
          <w:p w:rsidRPr="00CC0718" w:rsidR="00C71DC8" w:rsidP="00244814" w:rsidRDefault="00C71DC8" w14:paraId="40D35501" w14:textId="77777777">
            <w:pPr>
              <w:rPr>
                <w:b/>
                <w:color w:val="5C83B4"/>
                <w:spacing w:val="-2"/>
                <w:sz w:val="24"/>
              </w:rPr>
            </w:pPr>
            <w:r w:rsidRPr="00CC0718">
              <w:rPr>
                <w:b/>
                <w:color w:val="5C83B4"/>
                <w:spacing w:val="-2"/>
                <w:sz w:val="24"/>
              </w:rPr>
              <w:t>Nickname:</w:t>
            </w:r>
          </w:p>
        </w:tc>
        <w:tc>
          <w:tcPr>
            <w:tcW w:w="8912" w:type="dxa"/>
            <w:gridSpan w:val="7"/>
            <w:vMerge w:val="restart"/>
            <w:shd w:val="clear" w:color="auto" w:fill="FFFFFF" w:themeFill="background1"/>
            <w:tcMar/>
          </w:tcPr>
          <w:p w:rsidRPr="00CC0718" w:rsidR="00C71DC8" w:rsidP="00244814" w:rsidRDefault="00C71DC8" w14:paraId="0670DFC8" w14:textId="77777777">
            <w:pPr>
              <w:rPr>
                <w:b/>
                <w:color w:val="5C83B4"/>
                <w:spacing w:val="-2"/>
                <w:sz w:val="24"/>
              </w:rPr>
            </w:pPr>
            <w:r w:rsidRPr="00CC0718">
              <w:rPr>
                <w:b/>
                <w:color w:val="5C83B4"/>
                <w:spacing w:val="-2"/>
                <w:sz w:val="24"/>
              </w:rPr>
              <w:t>Codes\\AXIAL CODE\\Q10- Marketing Challenges\COMMUNITY ENGAGEMENT AND OUTREACH CHALLENGES\influence a community such as WPI, it needs its voice need to be like super, super hard</w:t>
            </w:r>
          </w:p>
        </w:tc>
      </w:tr>
      <w:tr w:rsidRPr="00CC0718" w:rsidR="00C71DC8" w:rsidTr="3A33D0EC" w14:paraId="6FA81A23" w14:textId="77777777">
        <w:trPr>
          <w:trHeight w:val="444" w:hRule="exact"/>
        </w:trPr>
        <w:tc>
          <w:tcPr>
            <w:tcW w:w="1805" w:type="dxa"/>
            <w:shd w:val="clear" w:color="auto" w:fill="FFFFFF" w:themeFill="background1"/>
            <w:tcMar/>
          </w:tcPr>
          <w:p w:rsidRPr="00CC0718" w:rsidR="00C71DC8" w:rsidP="00244814" w:rsidRDefault="00C71DC8" w14:paraId="154AE6C8" w14:textId="77777777">
            <w:pPr>
              <w:rPr>
                <w:b/>
                <w:color w:val="5C83B4"/>
                <w:spacing w:val="-2"/>
                <w:sz w:val="24"/>
              </w:rPr>
            </w:pPr>
            <w:r w:rsidRPr="00CC0718">
              <w:rPr>
                <w:b/>
                <w:color w:val="5C83B4"/>
                <w:spacing w:val="-2"/>
                <w:sz w:val="24"/>
              </w:rPr>
              <w:t>Classification:</w:t>
            </w:r>
          </w:p>
        </w:tc>
        <w:tc>
          <w:tcPr>
            <w:tcW w:w="8912" w:type="dxa"/>
            <w:gridSpan w:val="7"/>
            <w:vMerge/>
            <w:tcMar/>
          </w:tcPr>
          <w:p w:rsidRPr="00CC0718" w:rsidR="00C71DC8" w:rsidP="00244814" w:rsidRDefault="00C71DC8" w14:paraId="75844DC3" w14:textId="77777777"/>
        </w:tc>
      </w:tr>
      <w:tr w:rsidRPr="00CC0718" w:rsidR="00C71DC8" w:rsidTr="3A33D0EC" w14:paraId="128ABD02" w14:textId="77777777">
        <w:trPr>
          <w:trHeight w:val="458" w:hRule="exact"/>
        </w:trPr>
        <w:tc>
          <w:tcPr>
            <w:tcW w:w="1805" w:type="dxa"/>
            <w:shd w:val="clear" w:color="auto" w:fill="FFFFFF" w:themeFill="background1"/>
            <w:tcMar/>
          </w:tcPr>
          <w:p w:rsidRPr="00CC0718" w:rsidR="00C71DC8" w:rsidP="00244814" w:rsidRDefault="00C71DC8" w14:paraId="1EFFAAED" w14:textId="77777777">
            <w:pPr>
              <w:rPr>
                <w:b/>
                <w:color w:val="5C83B4"/>
                <w:spacing w:val="-2"/>
                <w:sz w:val="24"/>
              </w:rPr>
            </w:pPr>
            <w:r w:rsidRPr="00CC0718">
              <w:rPr>
                <w:b/>
                <w:color w:val="5C83B4"/>
                <w:spacing w:val="-2"/>
                <w:sz w:val="24"/>
              </w:rPr>
              <w:t>Aggregated:</w:t>
            </w:r>
          </w:p>
        </w:tc>
        <w:tc>
          <w:tcPr>
            <w:tcW w:w="8912" w:type="dxa"/>
            <w:gridSpan w:val="7"/>
            <w:shd w:val="clear" w:color="auto" w:fill="FFFFFF" w:themeFill="background1"/>
            <w:tcMar/>
          </w:tcPr>
          <w:p w:rsidRPr="00CC0718" w:rsidR="00C71DC8" w:rsidP="00244814" w:rsidRDefault="00C71DC8" w14:paraId="514D0377" w14:textId="77777777">
            <w:pPr>
              <w:rPr>
                <w:b/>
                <w:color w:val="5C83B4"/>
                <w:spacing w:val="-2"/>
                <w:sz w:val="24"/>
              </w:rPr>
            </w:pPr>
            <w:r w:rsidRPr="00CC0718">
              <w:rPr>
                <w:b/>
                <w:color w:val="5C83B4"/>
                <w:spacing w:val="-2"/>
                <w:sz w:val="24"/>
              </w:rPr>
              <w:t>No</w:t>
            </w:r>
          </w:p>
        </w:tc>
      </w:tr>
      <w:tr w:rsidRPr="00CC0718" w:rsidR="00C71DC8" w:rsidTr="3A33D0EC" w14:paraId="230C1F22" w14:textId="77777777">
        <w:trPr>
          <w:trHeight w:val="330" w:hRule="exact"/>
        </w:trPr>
        <w:tc>
          <w:tcPr>
            <w:tcW w:w="3381" w:type="dxa"/>
            <w:gridSpan w:val="2"/>
            <w:tcBorders>
              <w:bottom w:val="single" w:color="8FB6EA" w:sz="5" w:space="0"/>
            </w:tcBorders>
            <w:shd w:val="clear" w:color="auto" w:fill="FFFFFF" w:themeFill="background1"/>
            <w:tcMar/>
          </w:tcPr>
          <w:p w:rsidRPr="00CC0718" w:rsidR="00C71DC8" w:rsidP="00244814" w:rsidRDefault="00C71DC8" w14:paraId="6F81A1DB" w14:textId="77777777">
            <w:pPr>
              <w:rPr>
                <w:color w:val="000000"/>
                <w:spacing w:val="-2"/>
                <w:sz w:val="18"/>
              </w:rPr>
            </w:pPr>
            <w:r w:rsidRPr="00CC0718">
              <w:rPr>
                <w:color w:val="000000"/>
                <w:spacing w:val="-2"/>
                <w:sz w:val="18"/>
              </w:rPr>
              <w:t>Document</w:t>
            </w:r>
          </w:p>
        </w:tc>
        <w:tc>
          <w:tcPr>
            <w:tcW w:w="1132" w:type="dxa"/>
            <w:tcBorders>
              <w:bottom w:val="single" w:color="8FB6EA" w:sz="5" w:space="0"/>
            </w:tcBorders>
            <w:shd w:val="clear" w:color="auto" w:fill="FFFFFF" w:themeFill="background1"/>
            <w:tcMar/>
          </w:tcPr>
          <w:p w:rsidRPr="00CC0718" w:rsidR="00C71DC8" w:rsidP="00244814" w:rsidRDefault="00C71DC8" w14:paraId="5B2B4E3C" w14:textId="77777777">
            <w:pPr>
              <w:rPr>
                <w:color w:val="000000"/>
                <w:spacing w:val="-2"/>
                <w:sz w:val="18"/>
              </w:rPr>
            </w:pPr>
            <w:r w:rsidRPr="00CC0718">
              <w:rPr>
                <w:color w:val="000000"/>
                <w:spacing w:val="-2"/>
                <w:sz w:val="18"/>
              </w:rPr>
              <w:t>1</w:t>
            </w:r>
          </w:p>
        </w:tc>
        <w:tc>
          <w:tcPr>
            <w:tcW w:w="1576" w:type="dxa"/>
            <w:gridSpan w:val="2"/>
            <w:tcBorders>
              <w:bottom w:val="single" w:color="8FB6EA" w:sz="5" w:space="0"/>
            </w:tcBorders>
            <w:shd w:val="clear" w:color="auto" w:fill="FFFFFF" w:themeFill="background1"/>
            <w:tcMar/>
          </w:tcPr>
          <w:p w:rsidRPr="00CC0718" w:rsidR="00C71DC8" w:rsidP="00244814" w:rsidRDefault="00C71DC8" w14:paraId="2765416B" w14:textId="77777777">
            <w:pPr>
              <w:rPr>
                <w:color w:val="000000"/>
                <w:spacing w:val="-2"/>
                <w:sz w:val="18"/>
              </w:rPr>
            </w:pPr>
            <w:r w:rsidRPr="00CC0718">
              <w:rPr>
                <w:color w:val="000000"/>
                <w:spacing w:val="-2"/>
                <w:sz w:val="18"/>
              </w:rPr>
              <w:t>1</w:t>
            </w:r>
          </w:p>
        </w:tc>
        <w:tc>
          <w:tcPr>
            <w:tcW w:w="1362" w:type="dxa"/>
            <w:tcBorders>
              <w:bottom w:val="single" w:color="8FB6EA" w:sz="5" w:space="0"/>
            </w:tcBorders>
            <w:shd w:val="clear" w:color="auto" w:fill="FFFFFF" w:themeFill="background1"/>
            <w:tcMar/>
          </w:tcPr>
          <w:p w:rsidRPr="00CC0718" w:rsidR="00C71DC8" w:rsidP="00244814" w:rsidRDefault="00C71DC8" w14:paraId="728B75BE" w14:textId="77777777">
            <w:pPr>
              <w:rPr>
                <w:color w:val="000000"/>
                <w:spacing w:val="-2"/>
                <w:sz w:val="18"/>
              </w:rPr>
            </w:pPr>
            <w:r w:rsidRPr="00CC0718">
              <w:rPr>
                <w:color w:val="000000"/>
                <w:spacing w:val="-2"/>
                <w:sz w:val="18"/>
              </w:rPr>
              <w:t>17</w:t>
            </w:r>
          </w:p>
        </w:tc>
        <w:tc>
          <w:tcPr>
            <w:tcW w:w="1690" w:type="dxa"/>
            <w:tcBorders>
              <w:bottom w:val="single" w:color="8FB6EA" w:sz="5" w:space="0"/>
            </w:tcBorders>
            <w:shd w:val="clear" w:color="auto" w:fill="FFFFFF" w:themeFill="background1"/>
            <w:tcMar/>
          </w:tcPr>
          <w:p w:rsidRPr="00CC0718" w:rsidR="00C71DC8" w:rsidP="00244814" w:rsidRDefault="00C71DC8" w14:paraId="6B30EBFD" w14:textId="77777777">
            <w:pPr>
              <w:rPr>
                <w:color w:val="000000"/>
                <w:spacing w:val="-2"/>
                <w:sz w:val="18"/>
              </w:rPr>
            </w:pPr>
            <w:r w:rsidRPr="00CC0718">
              <w:rPr>
                <w:color w:val="000000"/>
                <w:spacing w:val="-2"/>
                <w:sz w:val="18"/>
              </w:rPr>
              <w:t>1</w:t>
            </w:r>
          </w:p>
        </w:tc>
        <w:tc>
          <w:tcPr>
            <w:tcW w:w="1576" w:type="dxa"/>
            <w:tcBorders>
              <w:bottom w:val="single" w:color="8FB6EA" w:sz="5" w:space="0"/>
            </w:tcBorders>
            <w:shd w:val="clear" w:color="auto" w:fill="FFFFFF" w:themeFill="background1"/>
            <w:tcMar/>
          </w:tcPr>
          <w:p w:rsidRPr="00CC0718" w:rsidR="00C71DC8" w:rsidP="00244814" w:rsidRDefault="00C71DC8" w14:paraId="4EDA2D63" w14:textId="77777777">
            <w:pPr>
              <w:rPr>
                <w:color w:val="000000"/>
                <w:spacing w:val="-2"/>
                <w:sz w:val="18"/>
              </w:rPr>
            </w:pPr>
          </w:p>
        </w:tc>
      </w:tr>
      <w:tr w:rsidRPr="00CC0718" w:rsidR="00C71DC8" w:rsidTr="3A33D0EC" w14:paraId="3270D009" w14:textId="77777777">
        <w:trPr>
          <w:trHeight w:val="458" w:hRule="exact"/>
        </w:trPr>
        <w:tc>
          <w:tcPr>
            <w:tcW w:w="10717" w:type="dxa"/>
            <w:gridSpan w:val="8"/>
            <w:tcBorders>
              <w:top w:val="single" w:color="8FB6EA" w:sz="5" w:space="0"/>
            </w:tcBorders>
            <w:tcMar/>
          </w:tcPr>
          <w:p w:rsidRPr="00CC0718" w:rsidR="00C71DC8" w:rsidP="00244814" w:rsidRDefault="00C71DC8" w14:paraId="231331F9" w14:textId="77777777"/>
        </w:tc>
      </w:tr>
      <w:tr w:rsidRPr="00CC0718" w:rsidR="00C71DC8" w:rsidTr="3A33D0EC" w14:paraId="1CAD14D7" w14:textId="77777777">
        <w:trPr>
          <w:trHeight w:val="602" w:hRule="exact"/>
        </w:trPr>
        <w:tc>
          <w:tcPr>
            <w:tcW w:w="10717" w:type="dxa"/>
            <w:gridSpan w:val="8"/>
            <w:shd w:val="clear" w:color="auto" w:fill="FFFFFF" w:themeFill="background1"/>
            <w:tcMar/>
          </w:tcPr>
          <w:p w:rsidRPr="00CC0718" w:rsidR="00C71DC8" w:rsidP="00244814" w:rsidRDefault="00C71DC8" w14:paraId="2CE9B40D" w14:textId="77777777">
            <w:pPr>
              <w:rPr>
                <w:b/>
                <w:color w:val="5C83B4"/>
                <w:spacing w:val="-2"/>
                <w:sz w:val="24"/>
              </w:rPr>
            </w:pPr>
          </w:p>
        </w:tc>
      </w:tr>
      <w:tr w:rsidRPr="00CC0718" w:rsidR="00C71DC8" w:rsidTr="3A33D0EC" w14:paraId="35E3C364" w14:textId="77777777">
        <w:trPr>
          <w:trHeight w:val="444" w:hRule="exact"/>
        </w:trPr>
        <w:tc>
          <w:tcPr>
            <w:tcW w:w="1805" w:type="dxa"/>
            <w:shd w:val="clear" w:color="auto" w:fill="FFFFFF" w:themeFill="background1"/>
            <w:tcMar/>
          </w:tcPr>
          <w:p w:rsidRPr="00CC0718" w:rsidR="00C71DC8" w:rsidP="00244814" w:rsidRDefault="00C71DC8" w14:paraId="370545D6" w14:textId="77777777">
            <w:pPr>
              <w:rPr>
                <w:b/>
                <w:color w:val="5C83B4"/>
                <w:spacing w:val="-2"/>
                <w:sz w:val="24"/>
              </w:rPr>
            </w:pPr>
            <w:r w:rsidRPr="00CC0718">
              <w:rPr>
                <w:b/>
                <w:color w:val="5C83B4"/>
                <w:spacing w:val="-2"/>
                <w:sz w:val="24"/>
              </w:rPr>
              <w:t>Nickname:</w:t>
            </w:r>
          </w:p>
        </w:tc>
        <w:tc>
          <w:tcPr>
            <w:tcW w:w="8912" w:type="dxa"/>
            <w:gridSpan w:val="7"/>
            <w:vMerge w:val="restart"/>
            <w:shd w:val="clear" w:color="auto" w:fill="FFFFFF" w:themeFill="background1"/>
            <w:tcMar/>
          </w:tcPr>
          <w:p w:rsidRPr="00CC0718" w:rsidR="00C71DC8" w:rsidP="00244814" w:rsidRDefault="00C71DC8" w14:paraId="6054F264" w14:textId="77777777">
            <w:pPr>
              <w:rPr>
                <w:b/>
                <w:color w:val="5C83B4"/>
                <w:spacing w:val="-2"/>
                <w:sz w:val="24"/>
              </w:rPr>
            </w:pPr>
            <w:r w:rsidRPr="00CC0718">
              <w:rPr>
                <w:b/>
                <w:color w:val="5C83B4"/>
                <w:spacing w:val="-2"/>
                <w:sz w:val="24"/>
              </w:rPr>
              <w:t>Codes\\AXIAL CODE\\Q10- Marketing Challenges\COMMUNITY ENGAGEMENT AND OUTREACH CHALLENGES\number of people who are coming to our events should increase</w:t>
            </w:r>
          </w:p>
        </w:tc>
      </w:tr>
      <w:tr w:rsidRPr="00CC0718" w:rsidR="00C71DC8" w:rsidTr="3A33D0EC" w14:paraId="47040D29" w14:textId="77777777">
        <w:trPr>
          <w:trHeight w:val="459" w:hRule="exact"/>
        </w:trPr>
        <w:tc>
          <w:tcPr>
            <w:tcW w:w="1805" w:type="dxa"/>
            <w:shd w:val="clear" w:color="auto" w:fill="FFFFFF" w:themeFill="background1"/>
            <w:tcMar/>
          </w:tcPr>
          <w:p w:rsidRPr="00CC0718" w:rsidR="00C71DC8" w:rsidP="00244814" w:rsidRDefault="00C71DC8" w14:paraId="7DCB9DBA" w14:textId="77777777">
            <w:pPr>
              <w:rPr>
                <w:b/>
                <w:color w:val="5C83B4"/>
                <w:spacing w:val="-2"/>
                <w:sz w:val="24"/>
              </w:rPr>
            </w:pPr>
            <w:r w:rsidRPr="00CC0718">
              <w:rPr>
                <w:b/>
                <w:color w:val="5C83B4"/>
                <w:spacing w:val="-2"/>
                <w:sz w:val="24"/>
              </w:rPr>
              <w:t>Classification:</w:t>
            </w:r>
          </w:p>
        </w:tc>
        <w:tc>
          <w:tcPr>
            <w:tcW w:w="8912" w:type="dxa"/>
            <w:gridSpan w:val="7"/>
            <w:vMerge/>
            <w:tcMar/>
          </w:tcPr>
          <w:p w:rsidRPr="00CC0718" w:rsidR="00C71DC8" w:rsidP="00244814" w:rsidRDefault="00C71DC8" w14:paraId="076EF6F0" w14:textId="77777777"/>
        </w:tc>
      </w:tr>
      <w:tr w:rsidRPr="00CC0718" w:rsidR="00C71DC8" w:rsidTr="3A33D0EC" w14:paraId="42070316" w14:textId="77777777">
        <w:trPr>
          <w:trHeight w:val="444" w:hRule="exact"/>
        </w:trPr>
        <w:tc>
          <w:tcPr>
            <w:tcW w:w="1805" w:type="dxa"/>
            <w:shd w:val="clear" w:color="auto" w:fill="FFFFFF" w:themeFill="background1"/>
            <w:tcMar/>
          </w:tcPr>
          <w:p w:rsidRPr="00CC0718" w:rsidR="00C71DC8" w:rsidP="00244814" w:rsidRDefault="00C71DC8" w14:paraId="0179ABAD" w14:textId="77777777">
            <w:pPr>
              <w:rPr>
                <w:b/>
                <w:color w:val="5C83B4"/>
                <w:spacing w:val="-2"/>
                <w:sz w:val="24"/>
              </w:rPr>
            </w:pPr>
            <w:r w:rsidRPr="00CC0718">
              <w:rPr>
                <w:b/>
                <w:color w:val="5C83B4"/>
                <w:spacing w:val="-2"/>
                <w:sz w:val="24"/>
              </w:rPr>
              <w:t>Aggregated:</w:t>
            </w:r>
          </w:p>
        </w:tc>
        <w:tc>
          <w:tcPr>
            <w:tcW w:w="8912" w:type="dxa"/>
            <w:gridSpan w:val="7"/>
            <w:shd w:val="clear" w:color="auto" w:fill="FFFFFF" w:themeFill="background1"/>
            <w:tcMar/>
          </w:tcPr>
          <w:p w:rsidRPr="00CC0718" w:rsidR="00C71DC8" w:rsidP="00244814" w:rsidRDefault="00C71DC8" w14:paraId="33BBADCB" w14:textId="77777777">
            <w:pPr>
              <w:rPr>
                <w:b/>
                <w:color w:val="5C83B4"/>
                <w:spacing w:val="-2"/>
                <w:sz w:val="24"/>
              </w:rPr>
            </w:pPr>
            <w:r w:rsidRPr="00CC0718">
              <w:rPr>
                <w:b/>
                <w:color w:val="5C83B4"/>
                <w:spacing w:val="-2"/>
                <w:sz w:val="24"/>
              </w:rPr>
              <w:t>No</w:t>
            </w:r>
          </w:p>
        </w:tc>
      </w:tr>
      <w:tr w:rsidRPr="00CC0718" w:rsidR="00C71DC8" w:rsidTr="3A33D0EC" w14:paraId="1DA16C19" w14:textId="77777777">
        <w:trPr>
          <w:trHeight w:val="344" w:hRule="exact"/>
        </w:trPr>
        <w:tc>
          <w:tcPr>
            <w:tcW w:w="3381" w:type="dxa"/>
            <w:gridSpan w:val="2"/>
            <w:tcBorders>
              <w:bottom w:val="single" w:color="8FB6EA" w:sz="5" w:space="0"/>
            </w:tcBorders>
            <w:shd w:val="clear" w:color="auto" w:fill="FFFFFF" w:themeFill="background1"/>
            <w:tcMar/>
          </w:tcPr>
          <w:p w:rsidRPr="00CC0718" w:rsidR="00C71DC8" w:rsidP="00244814" w:rsidRDefault="00C71DC8" w14:paraId="220E4D21" w14:textId="77777777">
            <w:pPr>
              <w:rPr>
                <w:color w:val="000000"/>
                <w:spacing w:val="-2"/>
                <w:sz w:val="18"/>
              </w:rPr>
            </w:pPr>
            <w:r w:rsidRPr="00CC0718">
              <w:rPr>
                <w:color w:val="000000"/>
                <w:spacing w:val="-2"/>
                <w:sz w:val="18"/>
              </w:rPr>
              <w:t>Document</w:t>
            </w:r>
          </w:p>
        </w:tc>
        <w:tc>
          <w:tcPr>
            <w:tcW w:w="1132" w:type="dxa"/>
            <w:tcBorders>
              <w:bottom w:val="single" w:color="8FB6EA" w:sz="5" w:space="0"/>
            </w:tcBorders>
            <w:shd w:val="clear" w:color="auto" w:fill="FFFFFF" w:themeFill="background1"/>
            <w:tcMar/>
          </w:tcPr>
          <w:p w:rsidRPr="00CC0718" w:rsidR="00C71DC8" w:rsidP="00244814" w:rsidRDefault="00C71DC8" w14:paraId="19B1BCF6" w14:textId="77777777">
            <w:pPr>
              <w:rPr>
                <w:color w:val="000000"/>
                <w:spacing w:val="-2"/>
                <w:sz w:val="18"/>
              </w:rPr>
            </w:pPr>
            <w:r w:rsidRPr="00CC0718">
              <w:rPr>
                <w:color w:val="000000"/>
                <w:spacing w:val="-2"/>
                <w:sz w:val="18"/>
              </w:rPr>
              <w:t>1</w:t>
            </w:r>
          </w:p>
        </w:tc>
        <w:tc>
          <w:tcPr>
            <w:tcW w:w="1576" w:type="dxa"/>
            <w:gridSpan w:val="2"/>
            <w:tcBorders>
              <w:bottom w:val="single" w:color="8FB6EA" w:sz="5" w:space="0"/>
            </w:tcBorders>
            <w:shd w:val="clear" w:color="auto" w:fill="FFFFFF" w:themeFill="background1"/>
            <w:tcMar/>
          </w:tcPr>
          <w:p w:rsidRPr="00CC0718" w:rsidR="00C71DC8" w:rsidP="00244814" w:rsidRDefault="00C71DC8" w14:paraId="52AAF844" w14:textId="77777777">
            <w:pPr>
              <w:rPr>
                <w:color w:val="000000"/>
                <w:spacing w:val="-2"/>
                <w:sz w:val="18"/>
              </w:rPr>
            </w:pPr>
            <w:r w:rsidRPr="00CC0718">
              <w:rPr>
                <w:color w:val="000000"/>
                <w:spacing w:val="-2"/>
                <w:sz w:val="18"/>
              </w:rPr>
              <w:t>1</w:t>
            </w:r>
          </w:p>
        </w:tc>
        <w:tc>
          <w:tcPr>
            <w:tcW w:w="1362" w:type="dxa"/>
            <w:tcBorders>
              <w:bottom w:val="single" w:color="8FB6EA" w:sz="5" w:space="0"/>
            </w:tcBorders>
            <w:shd w:val="clear" w:color="auto" w:fill="FFFFFF" w:themeFill="background1"/>
            <w:tcMar/>
          </w:tcPr>
          <w:p w:rsidRPr="00CC0718" w:rsidR="00C71DC8" w:rsidP="00244814" w:rsidRDefault="00C71DC8" w14:paraId="04032CD0" w14:textId="77777777">
            <w:pPr>
              <w:rPr>
                <w:color w:val="000000"/>
                <w:spacing w:val="-2"/>
                <w:sz w:val="18"/>
              </w:rPr>
            </w:pPr>
            <w:r w:rsidRPr="00CC0718">
              <w:rPr>
                <w:color w:val="000000"/>
                <w:spacing w:val="-2"/>
                <w:sz w:val="18"/>
              </w:rPr>
              <w:t>11</w:t>
            </w:r>
          </w:p>
        </w:tc>
        <w:tc>
          <w:tcPr>
            <w:tcW w:w="1690" w:type="dxa"/>
            <w:tcBorders>
              <w:bottom w:val="single" w:color="8FB6EA" w:sz="5" w:space="0"/>
            </w:tcBorders>
            <w:shd w:val="clear" w:color="auto" w:fill="FFFFFF" w:themeFill="background1"/>
            <w:tcMar/>
          </w:tcPr>
          <w:p w:rsidRPr="00CC0718" w:rsidR="00C71DC8" w:rsidP="00244814" w:rsidRDefault="00C71DC8" w14:paraId="08DACE74" w14:textId="77777777">
            <w:pPr>
              <w:rPr>
                <w:color w:val="000000"/>
                <w:spacing w:val="-2"/>
                <w:sz w:val="18"/>
              </w:rPr>
            </w:pPr>
            <w:r w:rsidRPr="00CC0718">
              <w:rPr>
                <w:color w:val="000000"/>
                <w:spacing w:val="-2"/>
                <w:sz w:val="18"/>
              </w:rPr>
              <w:t>1</w:t>
            </w:r>
          </w:p>
        </w:tc>
        <w:tc>
          <w:tcPr>
            <w:tcW w:w="1576" w:type="dxa"/>
            <w:tcBorders>
              <w:bottom w:val="single" w:color="8FB6EA" w:sz="5" w:space="0"/>
            </w:tcBorders>
            <w:shd w:val="clear" w:color="auto" w:fill="FFFFFF" w:themeFill="background1"/>
            <w:tcMar/>
          </w:tcPr>
          <w:p w:rsidRPr="00CC0718" w:rsidR="00C71DC8" w:rsidP="00244814" w:rsidRDefault="00C71DC8" w14:paraId="4D2EF608" w14:textId="77777777">
            <w:pPr>
              <w:rPr>
                <w:color w:val="000000"/>
                <w:spacing w:val="-2"/>
                <w:sz w:val="18"/>
              </w:rPr>
            </w:pPr>
          </w:p>
        </w:tc>
      </w:tr>
      <w:tr w:rsidRPr="00CC0718" w:rsidR="00C71DC8" w:rsidTr="3A33D0EC" w14:paraId="65D4D1DE" w14:textId="77777777">
        <w:trPr>
          <w:trHeight w:val="458" w:hRule="exact"/>
        </w:trPr>
        <w:tc>
          <w:tcPr>
            <w:tcW w:w="10717" w:type="dxa"/>
            <w:gridSpan w:val="8"/>
            <w:tcBorders>
              <w:top w:val="single" w:color="8FB6EA" w:sz="5" w:space="0"/>
            </w:tcBorders>
            <w:tcMar/>
          </w:tcPr>
          <w:p w:rsidRPr="00CC0718" w:rsidR="00C71DC8" w:rsidP="00244814" w:rsidRDefault="00C71DC8" w14:paraId="54BCB0BB" w14:textId="77777777"/>
        </w:tc>
      </w:tr>
      <w:tr w:rsidRPr="00CC0718" w:rsidR="00C71DC8" w:rsidTr="3A33D0EC" w14:paraId="59BE7246" w14:textId="77777777">
        <w:trPr>
          <w:trHeight w:val="602" w:hRule="exact"/>
        </w:trPr>
        <w:tc>
          <w:tcPr>
            <w:tcW w:w="10717" w:type="dxa"/>
            <w:gridSpan w:val="8"/>
            <w:shd w:val="clear" w:color="auto" w:fill="FFFFFF" w:themeFill="background1"/>
            <w:tcMar/>
          </w:tcPr>
          <w:p w:rsidRPr="00CC0718" w:rsidR="00C71DC8" w:rsidP="00244814" w:rsidRDefault="00C71DC8" w14:paraId="30842CFB" w14:textId="77777777">
            <w:pPr>
              <w:rPr>
                <w:b/>
                <w:color w:val="5C83B4"/>
                <w:spacing w:val="-2"/>
                <w:sz w:val="24"/>
              </w:rPr>
            </w:pPr>
            <w:bookmarkStart w:name="CodesAXIALCODEQ10MarketingChallengesCOMM" w:id="20"/>
            <w:bookmarkEnd w:id="20"/>
          </w:p>
        </w:tc>
      </w:tr>
      <w:tr w:rsidRPr="00CC0718" w:rsidR="00C71DC8" w:rsidTr="3A33D0EC" w14:paraId="55B908C3" w14:textId="77777777">
        <w:trPr>
          <w:trHeight w:val="444" w:hRule="exact"/>
        </w:trPr>
        <w:tc>
          <w:tcPr>
            <w:tcW w:w="1805" w:type="dxa"/>
            <w:shd w:val="clear" w:color="auto" w:fill="FFFFFF" w:themeFill="background1"/>
            <w:tcMar/>
          </w:tcPr>
          <w:p w:rsidRPr="00CC0718" w:rsidR="00C71DC8" w:rsidP="00244814" w:rsidRDefault="00C71DC8" w14:paraId="7A32C024" w14:textId="77777777">
            <w:pPr>
              <w:rPr>
                <w:b/>
                <w:color w:val="5C83B4"/>
                <w:spacing w:val="-2"/>
                <w:sz w:val="24"/>
              </w:rPr>
            </w:pPr>
            <w:r w:rsidRPr="00CC0718">
              <w:rPr>
                <w:b/>
                <w:color w:val="5C83B4"/>
                <w:spacing w:val="-2"/>
                <w:sz w:val="24"/>
              </w:rPr>
              <w:t>Nickname:</w:t>
            </w:r>
          </w:p>
        </w:tc>
        <w:tc>
          <w:tcPr>
            <w:tcW w:w="8912" w:type="dxa"/>
            <w:gridSpan w:val="7"/>
            <w:vMerge w:val="restart"/>
            <w:shd w:val="clear" w:color="auto" w:fill="FFFFFF" w:themeFill="background1"/>
            <w:tcMar/>
          </w:tcPr>
          <w:p w:rsidRPr="00CC0718" w:rsidR="00C71DC8" w:rsidP="00244814" w:rsidRDefault="00C71DC8" w14:paraId="080227AF" w14:textId="77777777">
            <w:pPr>
              <w:rPr>
                <w:b/>
                <w:color w:val="5C83B4"/>
                <w:spacing w:val="-2"/>
                <w:sz w:val="24"/>
              </w:rPr>
            </w:pPr>
            <w:r w:rsidRPr="00CC0718">
              <w:rPr>
                <w:b/>
                <w:color w:val="5C83B4"/>
                <w:spacing w:val="-2"/>
                <w:sz w:val="24"/>
              </w:rPr>
              <w:t>Codes\\AXIAL CODE\\Q10- Marketing Challenges\COMMUNITY ENGAGEMENT AND OUTREACH CHALLENGES\To outreach</w:t>
            </w:r>
          </w:p>
        </w:tc>
      </w:tr>
      <w:tr w:rsidRPr="00CC0718" w:rsidR="00C71DC8" w:rsidTr="3A33D0EC" w14:paraId="6B7BF27D" w14:textId="77777777">
        <w:trPr>
          <w:trHeight w:val="459" w:hRule="exact"/>
        </w:trPr>
        <w:tc>
          <w:tcPr>
            <w:tcW w:w="1805" w:type="dxa"/>
            <w:shd w:val="clear" w:color="auto" w:fill="FFFFFF" w:themeFill="background1"/>
            <w:tcMar/>
          </w:tcPr>
          <w:p w:rsidRPr="00CC0718" w:rsidR="00C71DC8" w:rsidP="00244814" w:rsidRDefault="00C71DC8" w14:paraId="369216C7" w14:textId="77777777">
            <w:pPr>
              <w:rPr>
                <w:b/>
                <w:color w:val="5C83B4"/>
                <w:spacing w:val="-2"/>
                <w:sz w:val="24"/>
              </w:rPr>
            </w:pPr>
            <w:r w:rsidRPr="00CC0718">
              <w:rPr>
                <w:b/>
                <w:color w:val="5C83B4"/>
                <w:spacing w:val="-2"/>
                <w:sz w:val="24"/>
              </w:rPr>
              <w:t>Classification:</w:t>
            </w:r>
          </w:p>
        </w:tc>
        <w:tc>
          <w:tcPr>
            <w:tcW w:w="8912" w:type="dxa"/>
            <w:gridSpan w:val="7"/>
            <w:vMerge/>
            <w:tcMar/>
          </w:tcPr>
          <w:p w:rsidRPr="00CC0718" w:rsidR="00C71DC8" w:rsidP="00244814" w:rsidRDefault="00C71DC8" w14:paraId="1D80A663" w14:textId="77777777"/>
        </w:tc>
      </w:tr>
      <w:tr w:rsidRPr="00CC0718" w:rsidR="00C71DC8" w:rsidTr="3A33D0EC" w14:paraId="34ABB1E1" w14:textId="77777777">
        <w:trPr>
          <w:trHeight w:val="444" w:hRule="exact"/>
        </w:trPr>
        <w:tc>
          <w:tcPr>
            <w:tcW w:w="1805" w:type="dxa"/>
            <w:shd w:val="clear" w:color="auto" w:fill="FFFFFF" w:themeFill="background1"/>
            <w:tcMar/>
          </w:tcPr>
          <w:p w:rsidRPr="00CC0718" w:rsidR="00C71DC8" w:rsidP="00244814" w:rsidRDefault="00C71DC8" w14:paraId="0D128D0A" w14:textId="77777777">
            <w:pPr>
              <w:rPr>
                <w:b/>
                <w:color w:val="5C83B4"/>
                <w:spacing w:val="-2"/>
                <w:sz w:val="24"/>
              </w:rPr>
            </w:pPr>
            <w:r w:rsidRPr="00CC0718">
              <w:rPr>
                <w:b/>
                <w:color w:val="5C83B4"/>
                <w:spacing w:val="-2"/>
                <w:sz w:val="24"/>
              </w:rPr>
              <w:t>Aggregated:</w:t>
            </w:r>
          </w:p>
        </w:tc>
        <w:tc>
          <w:tcPr>
            <w:tcW w:w="8912" w:type="dxa"/>
            <w:gridSpan w:val="7"/>
            <w:shd w:val="clear" w:color="auto" w:fill="FFFFFF" w:themeFill="background1"/>
            <w:tcMar/>
          </w:tcPr>
          <w:p w:rsidRPr="00CC0718" w:rsidR="00C71DC8" w:rsidP="00244814" w:rsidRDefault="00C71DC8" w14:paraId="1BB97434" w14:textId="77777777">
            <w:pPr>
              <w:rPr>
                <w:b/>
                <w:color w:val="5C83B4"/>
                <w:spacing w:val="-2"/>
                <w:sz w:val="24"/>
              </w:rPr>
            </w:pPr>
            <w:r w:rsidRPr="00CC0718">
              <w:rPr>
                <w:b/>
                <w:color w:val="5C83B4"/>
                <w:spacing w:val="-2"/>
                <w:sz w:val="24"/>
              </w:rPr>
              <w:t>No</w:t>
            </w:r>
          </w:p>
        </w:tc>
      </w:tr>
      <w:tr w:rsidRPr="00CC0718" w:rsidR="00C71DC8" w:rsidTr="3A33D0EC" w14:paraId="11CC5434" w14:textId="77777777">
        <w:trPr>
          <w:trHeight w:val="344" w:hRule="exact"/>
        </w:trPr>
        <w:tc>
          <w:tcPr>
            <w:tcW w:w="3381" w:type="dxa"/>
            <w:gridSpan w:val="2"/>
            <w:tcBorders>
              <w:bottom w:val="single" w:color="8FB6EA" w:sz="5" w:space="0"/>
            </w:tcBorders>
            <w:shd w:val="clear" w:color="auto" w:fill="FFFFFF" w:themeFill="background1"/>
            <w:tcMar/>
          </w:tcPr>
          <w:p w:rsidRPr="00CC0718" w:rsidR="00C71DC8" w:rsidP="00244814" w:rsidRDefault="00C71DC8" w14:paraId="39D3C70D" w14:textId="77777777">
            <w:pPr>
              <w:rPr>
                <w:color w:val="000000"/>
                <w:spacing w:val="-2"/>
                <w:sz w:val="18"/>
              </w:rPr>
            </w:pPr>
            <w:r w:rsidRPr="00CC0718">
              <w:rPr>
                <w:color w:val="000000"/>
                <w:spacing w:val="-2"/>
                <w:sz w:val="18"/>
              </w:rPr>
              <w:t>Document</w:t>
            </w:r>
          </w:p>
        </w:tc>
        <w:tc>
          <w:tcPr>
            <w:tcW w:w="1132" w:type="dxa"/>
            <w:tcBorders>
              <w:bottom w:val="single" w:color="8FB6EA" w:sz="5" w:space="0"/>
            </w:tcBorders>
            <w:shd w:val="clear" w:color="auto" w:fill="FFFFFF" w:themeFill="background1"/>
            <w:tcMar/>
          </w:tcPr>
          <w:p w:rsidRPr="00CC0718" w:rsidR="00C71DC8" w:rsidP="00244814" w:rsidRDefault="00C71DC8" w14:paraId="0C880E0D" w14:textId="77777777">
            <w:pPr>
              <w:rPr>
                <w:color w:val="000000"/>
                <w:spacing w:val="-2"/>
                <w:sz w:val="18"/>
              </w:rPr>
            </w:pPr>
            <w:r w:rsidRPr="00CC0718">
              <w:rPr>
                <w:color w:val="000000"/>
                <w:spacing w:val="-2"/>
                <w:sz w:val="18"/>
              </w:rPr>
              <w:t>1</w:t>
            </w:r>
          </w:p>
        </w:tc>
        <w:tc>
          <w:tcPr>
            <w:tcW w:w="1576" w:type="dxa"/>
            <w:gridSpan w:val="2"/>
            <w:tcBorders>
              <w:bottom w:val="single" w:color="8FB6EA" w:sz="5" w:space="0"/>
            </w:tcBorders>
            <w:shd w:val="clear" w:color="auto" w:fill="FFFFFF" w:themeFill="background1"/>
            <w:tcMar/>
          </w:tcPr>
          <w:p w:rsidRPr="00CC0718" w:rsidR="00C71DC8" w:rsidP="00244814" w:rsidRDefault="00C71DC8" w14:paraId="5A8FB168" w14:textId="77777777">
            <w:pPr>
              <w:rPr>
                <w:color w:val="000000"/>
                <w:spacing w:val="-2"/>
                <w:sz w:val="18"/>
              </w:rPr>
            </w:pPr>
            <w:r w:rsidRPr="00CC0718">
              <w:rPr>
                <w:color w:val="000000"/>
                <w:spacing w:val="-2"/>
                <w:sz w:val="18"/>
              </w:rPr>
              <w:t>1</w:t>
            </w:r>
          </w:p>
        </w:tc>
        <w:tc>
          <w:tcPr>
            <w:tcW w:w="1362" w:type="dxa"/>
            <w:tcBorders>
              <w:bottom w:val="single" w:color="8FB6EA" w:sz="5" w:space="0"/>
            </w:tcBorders>
            <w:shd w:val="clear" w:color="auto" w:fill="FFFFFF" w:themeFill="background1"/>
            <w:tcMar/>
          </w:tcPr>
          <w:p w:rsidRPr="00CC0718" w:rsidR="00C71DC8" w:rsidP="00244814" w:rsidRDefault="00C71DC8" w14:paraId="5595D4D2" w14:textId="77777777">
            <w:pPr>
              <w:rPr>
                <w:color w:val="000000"/>
                <w:spacing w:val="-2"/>
                <w:sz w:val="18"/>
              </w:rPr>
            </w:pPr>
            <w:r w:rsidRPr="00CC0718">
              <w:rPr>
                <w:color w:val="000000"/>
                <w:spacing w:val="-2"/>
                <w:sz w:val="18"/>
              </w:rPr>
              <w:t>8</w:t>
            </w:r>
          </w:p>
        </w:tc>
        <w:tc>
          <w:tcPr>
            <w:tcW w:w="1690" w:type="dxa"/>
            <w:tcBorders>
              <w:bottom w:val="single" w:color="8FB6EA" w:sz="5" w:space="0"/>
            </w:tcBorders>
            <w:shd w:val="clear" w:color="auto" w:fill="FFFFFF" w:themeFill="background1"/>
            <w:tcMar/>
          </w:tcPr>
          <w:p w:rsidRPr="00CC0718" w:rsidR="00C71DC8" w:rsidP="00244814" w:rsidRDefault="00C71DC8" w14:paraId="701267A9" w14:textId="77777777">
            <w:pPr>
              <w:rPr>
                <w:color w:val="000000"/>
                <w:spacing w:val="-2"/>
                <w:sz w:val="18"/>
              </w:rPr>
            </w:pPr>
            <w:r w:rsidRPr="00CC0718">
              <w:rPr>
                <w:color w:val="000000"/>
                <w:spacing w:val="-2"/>
                <w:sz w:val="18"/>
              </w:rPr>
              <w:t>1</w:t>
            </w:r>
          </w:p>
        </w:tc>
        <w:tc>
          <w:tcPr>
            <w:tcW w:w="1576" w:type="dxa"/>
            <w:tcBorders>
              <w:bottom w:val="single" w:color="8FB6EA" w:sz="5" w:space="0"/>
            </w:tcBorders>
            <w:shd w:val="clear" w:color="auto" w:fill="FFFFFF" w:themeFill="background1"/>
            <w:tcMar/>
          </w:tcPr>
          <w:p w:rsidRPr="00CC0718" w:rsidR="00C71DC8" w:rsidP="00244814" w:rsidRDefault="00C71DC8" w14:paraId="0D1FA367" w14:textId="77777777">
            <w:pPr>
              <w:rPr>
                <w:color w:val="000000"/>
                <w:spacing w:val="-2"/>
                <w:sz w:val="18"/>
              </w:rPr>
            </w:pPr>
          </w:p>
        </w:tc>
      </w:tr>
      <w:tr w:rsidRPr="00CC0718" w:rsidR="00C71DC8" w:rsidTr="3A33D0EC" w14:paraId="7B98C2FB" w14:textId="77777777">
        <w:trPr>
          <w:trHeight w:val="444" w:hRule="exact"/>
        </w:trPr>
        <w:tc>
          <w:tcPr>
            <w:tcW w:w="10717" w:type="dxa"/>
            <w:gridSpan w:val="8"/>
            <w:tcBorders>
              <w:top w:val="single" w:color="8FB6EA" w:sz="5" w:space="0"/>
            </w:tcBorders>
            <w:tcMar/>
          </w:tcPr>
          <w:p w:rsidRPr="00CC0718" w:rsidR="00C71DC8" w:rsidP="00244814" w:rsidRDefault="00C71DC8" w14:paraId="66C701B1" w14:textId="77777777"/>
        </w:tc>
      </w:tr>
      <w:tr w:rsidRPr="00CC0718" w:rsidR="00C71DC8" w:rsidTr="3A33D0EC" w14:paraId="0FB4E59D" w14:textId="77777777">
        <w:trPr>
          <w:trHeight w:val="344" w:hRule="exact"/>
        </w:trPr>
        <w:tc>
          <w:tcPr>
            <w:tcW w:w="10717" w:type="dxa"/>
            <w:gridSpan w:val="8"/>
            <w:shd w:val="clear" w:color="auto" w:fill="FFFFFF" w:themeFill="background1"/>
            <w:tcMar/>
          </w:tcPr>
          <w:p w:rsidRPr="00CC0718" w:rsidR="00C71DC8" w:rsidP="00244814" w:rsidRDefault="00C71DC8" w14:paraId="2E7D15AA" w14:textId="77777777">
            <w:pPr>
              <w:rPr>
                <w:b/>
                <w:color w:val="5C83B4"/>
                <w:spacing w:val="-2"/>
                <w:sz w:val="24"/>
              </w:rPr>
            </w:pPr>
          </w:p>
        </w:tc>
      </w:tr>
      <w:tr w:rsidRPr="00CC0718" w:rsidR="00C71DC8" w:rsidTr="3A33D0EC" w14:paraId="3649E209" w14:textId="77777777">
        <w:trPr>
          <w:trHeight w:val="444" w:hRule="exact"/>
        </w:trPr>
        <w:tc>
          <w:tcPr>
            <w:tcW w:w="1805" w:type="dxa"/>
            <w:shd w:val="clear" w:color="auto" w:fill="FFFFFF" w:themeFill="background1"/>
            <w:tcMar/>
          </w:tcPr>
          <w:p w:rsidRPr="00CC0718" w:rsidR="00C71DC8" w:rsidP="00244814" w:rsidRDefault="00C71DC8" w14:paraId="29D97D1F" w14:textId="77777777">
            <w:pPr>
              <w:rPr>
                <w:b/>
                <w:color w:val="5C83B4"/>
                <w:spacing w:val="-2"/>
                <w:sz w:val="24"/>
              </w:rPr>
            </w:pPr>
            <w:r w:rsidRPr="00CC0718">
              <w:rPr>
                <w:b/>
                <w:color w:val="5C83B4"/>
                <w:spacing w:val="-2"/>
                <w:sz w:val="24"/>
              </w:rPr>
              <w:t>Nickname:</w:t>
            </w:r>
          </w:p>
        </w:tc>
        <w:tc>
          <w:tcPr>
            <w:tcW w:w="8912" w:type="dxa"/>
            <w:gridSpan w:val="7"/>
            <w:vMerge w:val="restart"/>
            <w:shd w:val="clear" w:color="auto" w:fill="FFFFFF" w:themeFill="background1"/>
            <w:tcMar/>
          </w:tcPr>
          <w:p w:rsidRPr="00CC0718" w:rsidR="00C71DC8" w:rsidP="00244814" w:rsidRDefault="00C71DC8" w14:paraId="17A1D3DF" w14:textId="77777777">
            <w:pPr>
              <w:rPr>
                <w:b/>
                <w:color w:val="5C83B4"/>
                <w:spacing w:val="-2"/>
                <w:sz w:val="24"/>
              </w:rPr>
            </w:pPr>
            <w:r w:rsidRPr="00CC0718">
              <w:rPr>
                <w:b/>
                <w:color w:val="5C83B4"/>
                <w:spacing w:val="-2"/>
                <w:sz w:val="24"/>
              </w:rPr>
              <w:t>Codes\\AXIAL CODE\\Q10- Marketing Challenges\FUNDING</w:t>
            </w:r>
          </w:p>
        </w:tc>
      </w:tr>
      <w:tr w:rsidRPr="00CC0718" w:rsidR="00C71DC8" w:rsidTr="3A33D0EC" w14:paraId="12821C4C" w14:textId="77777777">
        <w:trPr>
          <w:trHeight w:val="458" w:hRule="exact"/>
        </w:trPr>
        <w:tc>
          <w:tcPr>
            <w:tcW w:w="1805" w:type="dxa"/>
            <w:shd w:val="clear" w:color="auto" w:fill="FFFFFF" w:themeFill="background1"/>
            <w:tcMar/>
          </w:tcPr>
          <w:p w:rsidRPr="00CC0718" w:rsidR="00C71DC8" w:rsidP="00244814" w:rsidRDefault="00C71DC8" w14:paraId="4B714CCF" w14:textId="77777777">
            <w:pPr>
              <w:rPr>
                <w:b/>
                <w:color w:val="5C83B4"/>
                <w:spacing w:val="-2"/>
                <w:sz w:val="24"/>
              </w:rPr>
            </w:pPr>
            <w:r w:rsidRPr="00CC0718">
              <w:rPr>
                <w:b/>
                <w:color w:val="5C83B4"/>
                <w:spacing w:val="-2"/>
                <w:sz w:val="24"/>
              </w:rPr>
              <w:t>Classification:</w:t>
            </w:r>
          </w:p>
        </w:tc>
        <w:tc>
          <w:tcPr>
            <w:tcW w:w="8912" w:type="dxa"/>
            <w:gridSpan w:val="7"/>
            <w:vMerge/>
            <w:tcMar/>
          </w:tcPr>
          <w:p w:rsidRPr="00CC0718" w:rsidR="00C71DC8" w:rsidP="00244814" w:rsidRDefault="00C71DC8" w14:paraId="549C7D5C" w14:textId="77777777"/>
        </w:tc>
      </w:tr>
      <w:tr w:rsidRPr="00CC0718" w:rsidR="00C71DC8" w:rsidTr="3A33D0EC" w14:paraId="4D4FDC4D" w14:textId="77777777">
        <w:trPr>
          <w:trHeight w:val="445" w:hRule="exact"/>
        </w:trPr>
        <w:tc>
          <w:tcPr>
            <w:tcW w:w="1805" w:type="dxa"/>
            <w:shd w:val="clear" w:color="auto" w:fill="FFFFFF" w:themeFill="background1"/>
            <w:tcMar/>
          </w:tcPr>
          <w:p w:rsidRPr="00CC0718" w:rsidR="00C71DC8" w:rsidP="00244814" w:rsidRDefault="00C71DC8" w14:paraId="24845C57" w14:textId="77777777">
            <w:pPr>
              <w:rPr>
                <w:b/>
                <w:color w:val="5C83B4"/>
                <w:spacing w:val="-2"/>
                <w:sz w:val="24"/>
              </w:rPr>
            </w:pPr>
            <w:r w:rsidRPr="00CC0718">
              <w:rPr>
                <w:b/>
                <w:color w:val="5C83B4"/>
                <w:spacing w:val="-2"/>
                <w:sz w:val="24"/>
              </w:rPr>
              <w:t>Aggregated:</w:t>
            </w:r>
          </w:p>
        </w:tc>
        <w:tc>
          <w:tcPr>
            <w:tcW w:w="8912" w:type="dxa"/>
            <w:gridSpan w:val="7"/>
            <w:shd w:val="clear" w:color="auto" w:fill="FFFFFF" w:themeFill="background1"/>
            <w:tcMar/>
          </w:tcPr>
          <w:p w:rsidRPr="00CC0718" w:rsidR="00C71DC8" w:rsidP="00244814" w:rsidRDefault="00C71DC8" w14:paraId="04D72916" w14:textId="77777777">
            <w:pPr>
              <w:rPr>
                <w:b/>
                <w:color w:val="5C83B4"/>
                <w:spacing w:val="-2"/>
                <w:sz w:val="24"/>
              </w:rPr>
            </w:pPr>
            <w:r w:rsidRPr="00CC0718">
              <w:rPr>
                <w:b/>
                <w:color w:val="5C83B4"/>
                <w:spacing w:val="-2"/>
                <w:sz w:val="24"/>
              </w:rPr>
              <w:t>Yes</w:t>
            </w:r>
          </w:p>
        </w:tc>
      </w:tr>
      <w:tr w:rsidRPr="00CC0718" w:rsidR="00C71DC8" w:rsidTr="3A33D0EC" w14:paraId="575252A1" w14:textId="77777777">
        <w:trPr>
          <w:trHeight w:val="344" w:hRule="exact"/>
        </w:trPr>
        <w:tc>
          <w:tcPr>
            <w:tcW w:w="3381" w:type="dxa"/>
            <w:gridSpan w:val="2"/>
            <w:tcBorders>
              <w:bottom w:val="single" w:color="8FB6EA" w:sz="5" w:space="0"/>
            </w:tcBorders>
            <w:shd w:val="clear" w:color="auto" w:fill="FFFFFF" w:themeFill="background1"/>
            <w:tcMar/>
          </w:tcPr>
          <w:p w:rsidRPr="00CC0718" w:rsidR="00C71DC8" w:rsidP="00244814" w:rsidRDefault="00C71DC8" w14:paraId="0BC34F5E" w14:textId="77777777">
            <w:pPr>
              <w:rPr>
                <w:color w:val="000000"/>
                <w:spacing w:val="-2"/>
                <w:sz w:val="18"/>
              </w:rPr>
            </w:pPr>
            <w:r w:rsidRPr="00CC0718">
              <w:rPr>
                <w:color w:val="000000"/>
                <w:spacing w:val="-2"/>
                <w:sz w:val="18"/>
              </w:rPr>
              <w:t>Document</w:t>
            </w:r>
          </w:p>
        </w:tc>
        <w:tc>
          <w:tcPr>
            <w:tcW w:w="1132" w:type="dxa"/>
            <w:tcBorders>
              <w:bottom w:val="single" w:color="8FB6EA" w:sz="5" w:space="0"/>
            </w:tcBorders>
            <w:shd w:val="clear" w:color="auto" w:fill="FFFFFF" w:themeFill="background1"/>
            <w:tcMar/>
          </w:tcPr>
          <w:p w:rsidRPr="00CC0718" w:rsidR="00C71DC8" w:rsidP="00244814" w:rsidRDefault="00C71DC8" w14:paraId="5EC87102" w14:textId="77777777">
            <w:pPr>
              <w:rPr>
                <w:color w:val="000000"/>
                <w:spacing w:val="-2"/>
                <w:sz w:val="18"/>
              </w:rPr>
            </w:pPr>
            <w:r w:rsidRPr="00CC0718">
              <w:rPr>
                <w:color w:val="000000"/>
                <w:spacing w:val="-2"/>
                <w:sz w:val="18"/>
              </w:rPr>
              <w:t>4</w:t>
            </w:r>
          </w:p>
        </w:tc>
        <w:tc>
          <w:tcPr>
            <w:tcW w:w="1576" w:type="dxa"/>
            <w:gridSpan w:val="2"/>
            <w:tcBorders>
              <w:bottom w:val="single" w:color="8FB6EA" w:sz="5" w:space="0"/>
            </w:tcBorders>
            <w:shd w:val="clear" w:color="auto" w:fill="FFFFFF" w:themeFill="background1"/>
            <w:tcMar/>
          </w:tcPr>
          <w:p w:rsidRPr="00CC0718" w:rsidR="00C71DC8" w:rsidP="00244814" w:rsidRDefault="00C71DC8" w14:paraId="4AA44BD8" w14:textId="77777777">
            <w:pPr>
              <w:rPr>
                <w:color w:val="000000"/>
                <w:spacing w:val="-2"/>
                <w:sz w:val="18"/>
              </w:rPr>
            </w:pPr>
            <w:r w:rsidRPr="00CC0718">
              <w:rPr>
                <w:color w:val="000000"/>
                <w:spacing w:val="-2"/>
                <w:sz w:val="18"/>
              </w:rPr>
              <w:t>6</w:t>
            </w:r>
          </w:p>
        </w:tc>
        <w:tc>
          <w:tcPr>
            <w:tcW w:w="1362" w:type="dxa"/>
            <w:tcBorders>
              <w:bottom w:val="single" w:color="8FB6EA" w:sz="5" w:space="0"/>
            </w:tcBorders>
            <w:shd w:val="clear" w:color="auto" w:fill="FFFFFF" w:themeFill="background1"/>
            <w:tcMar/>
          </w:tcPr>
          <w:p w:rsidRPr="00CC0718" w:rsidR="00C71DC8" w:rsidP="00244814" w:rsidRDefault="00C71DC8" w14:paraId="1BFE6973" w14:textId="77777777">
            <w:pPr>
              <w:rPr>
                <w:color w:val="000000"/>
                <w:spacing w:val="-2"/>
                <w:sz w:val="18"/>
              </w:rPr>
            </w:pPr>
            <w:r w:rsidRPr="00CC0718">
              <w:rPr>
                <w:color w:val="000000"/>
                <w:spacing w:val="-2"/>
                <w:sz w:val="18"/>
              </w:rPr>
              <w:t>105</w:t>
            </w:r>
          </w:p>
        </w:tc>
        <w:tc>
          <w:tcPr>
            <w:tcW w:w="1690" w:type="dxa"/>
            <w:tcBorders>
              <w:bottom w:val="single" w:color="8FB6EA" w:sz="5" w:space="0"/>
            </w:tcBorders>
            <w:shd w:val="clear" w:color="auto" w:fill="FFFFFF" w:themeFill="background1"/>
            <w:tcMar/>
          </w:tcPr>
          <w:p w:rsidRPr="00CC0718" w:rsidR="00C71DC8" w:rsidP="00244814" w:rsidRDefault="00C71DC8" w14:paraId="0A201B4D" w14:textId="77777777">
            <w:pPr>
              <w:rPr>
                <w:color w:val="000000"/>
                <w:spacing w:val="-2"/>
                <w:sz w:val="18"/>
              </w:rPr>
            </w:pPr>
            <w:r w:rsidRPr="00CC0718">
              <w:rPr>
                <w:color w:val="000000"/>
                <w:spacing w:val="-2"/>
                <w:sz w:val="18"/>
              </w:rPr>
              <w:t>6</w:t>
            </w:r>
          </w:p>
        </w:tc>
        <w:tc>
          <w:tcPr>
            <w:tcW w:w="1576" w:type="dxa"/>
            <w:tcBorders>
              <w:bottom w:val="single" w:color="8FB6EA" w:sz="5" w:space="0"/>
            </w:tcBorders>
            <w:shd w:val="clear" w:color="auto" w:fill="FFFFFF" w:themeFill="background1"/>
            <w:tcMar/>
          </w:tcPr>
          <w:p w:rsidRPr="00CC0718" w:rsidR="00C71DC8" w:rsidP="00244814" w:rsidRDefault="00C71DC8" w14:paraId="0CC40722" w14:textId="77777777">
            <w:pPr>
              <w:rPr>
                <w:color w:val="000000"/>
                <w:spacing w:val="-2"/>
                <w:sz w:val="18"/>
              </w:rPr>
            </w:pPr>
          </w:p>
        </w:tc>
      </w:tr>
      <w:tr w:rsidRPr="00CC0718" w:rsidR="00C71DC8" w:rsidTr="3A33D0EC" w14:paraId="7C5A1372" w14:textId="77777777">
        <w:trPr>
          <w:trHeight w:val="1246" w:hRule="exact"/>
        </w:trPr>
        <w:tc>
          <w:tcPr>
            <w:tcW w:w="10717" w:type="dxa"/>
            <w:gridSpan w:val="8"/>
            <w:tcBorders>
              <w:top w:val="single" w:color="8FB6EA" w:sz="5" w:space="0"/>
            </w:tcBorders>
            <w:tcMar/>
          </w:tcPr>
          <w:p w:rsidRPr="00CC0718" w:rsidR="00C71DC8" w:rsidP="00244814" w:rsidRDefault="00C71DC8" w14:paraId="0C38DBEF" w14:textId="77777777"/>
        </w:tc>
      </w:tr>
      <w:tr w:rsidRPr="00CC0718" w:rsidR="00C71DC8" w:rsidTr="3A33D0EC" w14:paraId="2E136483" w14:textId="77777777">
        <w:trPr>
          <w:trHeight w:val="459" w:hRule="exact"/>
        </w:trPr>
        <w:tc>
          <w:tcPr>
            <w:tcW w:w="5359" w:type="dxa"/>
            <w:gridSpan w:val="4"/>
            <w:shd w:val="clear" w:color="auto" w:fill="FFFFFF" w:themeFill="background1"/>
            <w:tcMar/>
          </w:tcPr>
          <w:p w:rsidRPr="00CC0718" w:rsidR="00C71DC8" w:rsidP="00244814" w:rsidRDefault="00C71DC8" w14:paraId="26A90263" w14:textId="77777777">
            <w:pPr>
              <w:jc w:val="right"/>
              <w:rPr>
                <w:color w:val="000066"/>
                <w:spacing w:val="-2"/>
                <w:sz w:val="16"/>
              </w:rPr>
            </w:pPr>
            <w:r w:rsidRPr="00CC0718">
              <w:rPr>
                <w:color w:val="000066"/>
                <w:spacing w:val="-2"/>
                <w:sz w:val="16"/>
              </w:rPr>
              <w:t>Formatted Reports\\Code Summary Formatted Report</w:t>
            </w:r>
          </w:p>
        </w:tc>
        <w:tc>
          <w:tcPr>
            <w:tcW w:w="5358" w:type="dxa"/>
            <w:gridSpan w:val="4"/>
            <w:shd w:val="clear" w:color="auto" w:fill="FFFFFF" w:themeFill="background1"/>
            <w:tcMar/>
          </w:tcPr>
          <w:p w:rsidRPr="00CC0718" w:rsidR="00C71DC8" w:rsidP="00244814" w:rsidRDefault="00C71DC8" w14:paraId="3CCD611D" w14:textId="77777777">
            <w:pPr>
              <w:jc w:val="right"/>
              <w:rPr>
                <w:color w:val="000066"/>
                <w:spacing w:val="-2"/>
                <w:sz w:val="16"/>
              </w:rPr>
            </w:pPr>
            <w:r w:rsidRPr="00CC0718">
              <w:rPr>
                <w:color w:val="000066"/>
                <w:spacing w:val="-2"/>
                <w:sz w:val="16"/>
              </w:rPr>
              <w:t>Page 3 of 104</w:t>
            </w:r>
          </w:p>
        </w:tc>
      </w:tr>
      <w:tr w:rsidRPr="00CC0718" w:rsidR="00C71DC8" w:rsidTr="3A33D0EC" w14:paraId="5F0EE51A" w14:textId="77777777">
        <w:trPr>
          <w:trHeight w:val="444" w:hRule="exact"/>
        </w:trPr>
        <w:tc>
          <w:tcPr>
            <w:tcW w:w="10717" w:type="dxa"/>
            <w:gridSpan w:val="8"/>
            <w:shd w:val="clear" w:color="auto" w:fill="FFFFFF" w:themeFill="background1"/>
            <w:tcMar/>
            <w:vAlign w:val="center"/>
          </w:tcPr>
          <w:p w:rsidRPr="00CC0718" w:rsidR="00C71DC8" w:rsidP="00244814" w:rsidRDefault="00C71DC8" w14:paraId="3903BA4D" w14:textId="77777777">
            <w:pPr>
              <w:jc w:val="right"/>
              <w:rPr>
                <w:color w:val="000066"/>
                <w:spacing w:val="-2"/>
                <w:sz w:val="16"/>
              </w:rPr>
            </w:pPr>
            <w:r w:rsidRPr="00CC0718">
              <w:rPr>
                <w:color w:val="000066"/>
                <w:spacing w:val="-2"/>
                <w:sz w:val="16"/>
              </w:rPr>
              <w:lastRenderedPageBreak/>
              <w:t>11/13/2024 3:39 PM</w:t>
            </w:r>
          </w:p>
        </w:tc>
      </w:tr>
      <w:tr w:rsidRPr="00CC0718" w:rsidR="00C71DC8" w:rsidTr="3A33D0EC" w14:paraId="1CAA35D2" w14:textId="77777777">
        <w:trPr>
          <w:trHeight w:val="458" w:hRule="exact"/>
        </w:trPr>
        <w:tc>
          <w:tcPr>
            <w:tcW w:w="3381" w:type="dxa"/>
            <w:gridSpan w:val="2"/>
            <w:shd w:val="clear" w:color="auto" w:fill="8FB6EA"/>
            <w:tcMar/>
          </w:tcPr>
          <w:p w:rsidRPr="00CC0718" w:rsidR="00C71DC8" w:rsidP="00244814" w:rsidRDefault="00C71DC8" w14:paraId="5977FB13" w14:textId="77777777">
            <w:pPr>
              <w:rPr>
                <w:b/>
                <w:color w:val="000066"/>
                <w:spacing w:val="-2"/>
                <w:sz w:val="18"/>
              </w:rPr>
            </w:pPr>
            <w:r w:rsidRPr="00CC0718">
              <w:rPr>
                <w:b/>
                <w:color w:val="000066"/>
                <w:spacing w:val="-2"/>
                <w:sz w:val="18"/>
              </w:rPr>
              <w:t>File Type</w:t>
            </w:r>
          </w:p>
        </w:tc>
        <w:tc>
          <w:tcPr>
            <w:tcW w:w="1132" w:type="dxa"/>
            <w:shd w:val="clear" w:color="auto" w:fill="8FB6EA"/>
            <w:tcMar/>
          </w:tcPr>
          <w:p w:rsidRPr="00CC0718" w:rsidR="00C71DC8" w:rsidP="00244814" w:rsidRDefault="00C71DC8" w14:paraId="6AE7DF91" w14:textId="77777777">
            <w:pPr>
              <w:rPr>
                <w:b/>
                <w:color w:val="000066"/>
                <w:spacing w:val="-2"/>
                <w:sz w:val="18"/>
              </w:rPr>
            </w:pPr>
            <w:r w:rsidRPr="00CC0718">
              <w:rPr>
                <w:b/>
                <w:color w:val="000066"/>
                <w:spacing w:val="-2"/>
                <w:sz w:val="18"/>
              </w:rPr>
              <w:t>Number of Files</w:t>
            </w:r>
          </w:p>
        </w:tc>
        <w:tc>
          <w:tcPr>
            <w:tcW w:w="1576" w:type="dxa"/>
            <w:gridSpan w:val="2"/>
            <w:shd w:val="clear" w:color="auto" w:fill="8FB6EA"/>
            <w:tcMar/>
          </w:tcPr>
          <w:p w:rsidRPr="00CC0718" w:rsidR="00C71DC8" w:rsidP="00244814" w:rsidRDefault="00C71DC8" w14:paraId="5C78AB72" w14:textId="77777777">
            <w:pPr>
              <w:rPr>
                <w:b/>
                <w:color w:val="000066"/>
                <w:spacing w:val="-2"/>
                <w:sz w:val="18"/>
              </w:rPr>
            </w:pPr>
            <w:r w:rsidRPr="00CC0718">
              <w:rPr>
                <w:b/>
                <w:color w:val="000066"/>
                <w:spacing w:val="-2"/>
                <w:sz w:val="18"/>
              </w:rPr>
              <w:t>Number of Coding References</w:t>
            </w:r>
          </w:p>
        </w:tc>
        <w:tc>
          <w:tcPr>
            <w:tcW w:w="1362" w:type="dxa"/>
            <w:shd w:val="clear" w:color="auto" w:fill="8FB6EA"/>
            <w:tcMar/>
          </w:tcPr>
          <w:p w:rsidRPr="00CC0718" w:rsidR="00C71DC8" w:rsidP="00244814" w:rsidRDefault="00C71DC8" w14:paraId="1C56124D" w14:textId="77777777">
            <w:pPr>
              <w:rPr>
                <w:b/>
                <w:color w:val="000066"/>
                <w:spacing w:val="-2"/>
                <w:sz w:val="18"/>
              </w:rPr>
            </w:pPr>
            <w:r w:rsidRPr="00CC0718">
              <w:rPr>
                <w:b/>
                <w:color w:val="000066"/>
                <w:spacing w:val="-2"/>
                <w:sz w:val="18"/>
              </w:rPr>
              <w:t>Number of Words Coded</w:t>
            </w:r>
          </w:p>
        </w:tc>
        <w:tc>
          <w:tcPr>
            <w:tcW w:w="1690" w:type="dxa"/>
            <w:shd w:val="clear" w:color="auto" w:fill="8FB6EA"/>
            <w:tcMar/>
          </w:tcPr>
          <w:p w:rsidRPr="00CC0718" w:rsidR="00C71DC8" w:rsidP="00244814" w:rsidRDefault="00C71DC8" w14:paraId="2D08DE4E" w14:textId="77777777">
            <w:pPr>
              <w:rPr>
                <w:b/>
                <w:color w:val="000066"/>
                <w:spacing w:val="-2"/>
                <w:sz w:val="18"/>
              </w:rPr>
            </w:pPr>
            <w:r w:rsidRPr="00CC0718">
              <w:rPr>
                <w:b/>
                <w:color w:val="000066"/>
                <w:spacing w:val="-2"/>
                <w:sz w:val="18"/>
              </w:rPr>
              <w:t>Number of Paragraphs Coded</w:t>
            </w:r>
          </w:p>
        </w:tc>
        <w:tc>
          <w:tcPr>
            <w:tcW w:w="1576" w:type="dxa"/>
            <w:shd w:val="clear" w:color="auto" w:fill="8FB6EA"/>
            <w:tcMar/>
          </w:tcPr>
          <w:p w:rsidRPr="00CC0718" w:rsidR="00C71DC8" w:rsidP="00244814" w:rsidRDefault="00C71DC8" w14:paraId="48451101" w14:textId="77777777">
            <w:pPr>
              <w:rPr>
                <w:b/>
                <w:color w:val="000066"/>
                <w:spacing w:val="-2"/>
                <w:sz w:val="18"/>
              </w:rPr>
            </w:pPr>
            <w:r w:rsidRPr="00CC0718">
              <w:rPr>
                <w:b/>
                <w:color w:val="000066"/>
                <w:spacing w:val="-2"/>
                <w:sz w:val="18"/>
              </w:rPr>
              <w:t>Duration Coded</w:t>
            </w:r>
          </w:p>
        </w:tc>
      </w:tr>
      <w:tr w:rsidRPr="00CC0718" w:rsidR="00C71DC8" w:rsidTr="3A33D0EC" w14:paraId="423F0021" w14:textId="77777777">
        <w:trPr>
          <w:trHeight w:val="344" w:hRule="exact"/>
        </w:trPr>
        <w:tc>
          <w:tcPr>
            <w:tcW w:w="10717" w:type="dxa"/>
            <w:gridSpan w:val="8"/>
            <w:shd w:val="clear" w:color="auto" w:fill="FFFFFF" w:themeFill="background1"/>
            <w:tcMar/>
          </w:tcPr>
          <w:p w:rsidRPr="00CC0718" w:rsidR="00C71DC8" w:rsidP="00244814" w:rsidRDefault="00C71DC8" w14:paraId="48DF86B1" w14:textId="77777777">
            <w:pPr>
              <w:rPr>
                <w:b/>
                <w:color w:val="5C83B4"/>
                <w:spacing w:val="-2"/>
                <w:sz w:val="24"/>
              </w:rPr>
            </w:pPr>
          </w:p>
        </w:tc>
      </w:tr>
      <w:tr w:rsidRPr="00CC0718" w:rsidR="00C71DC8" w:rsidTr="3A33D0EC" w14:paraId="53620C63" w14:textId="77777777">
        <w:trPr>
          <w:trHeight w:val="459" w:hRule="exact"/>
        </w:trPr>
        <w:tc>
          <w:tcPr>
            <w:tcW w:w="1805" w:type="dxa"/>
            <w:shd w:val="clear" w:color="auto" w:fill="FFFFFF" w:themeFill="background1"/>
            <w:tcMar/>
          </w:tcPr>
          <w:p w:rsidRPr="00CC0718" w:rsidR="00C71DC8" w:rsidP="00244814" w:rsidRDefault="00C71DC8" w14:paraId="05F4C4F0" w14:textId="77777777">
            <w:pPr>
              <w:rPr>
                <w:b/>
                <w:color w:val="5C83B4"/>
                <w:spacing w:val="-2"/>
                <w:sz w:val="24"/>
              </w:rPr>
            </w:pPr>
            <w:r w:rsidRPr="00CC0718">
              <w:rPr>
                <w:b/>
                <w:color w:val="5C83B4"/>
                <w:spacing w:val="-2"/>
                <w:sz w:val="24"/>
              </w:rPr>
              <w:t>Nickname:</w:t>
            </w:r>
          </w:p>
        </w:tc>
        <w:tc>
          <w:tcPr>
            <w:tcW w:w="8912" w:type="dxa"/>
            <w:gridSpan w:val="7"/>
            <w:vMerge w:val="restart"/>
            <w:shd w:val="clear" w:color="auto" w:fill="FFFFFF" w:themeFill="background1"/>
            <w:tcMar/>
          </w:tcPr>
          <w:p w:rsidRPr="00CC0718" w:rsidR="00C71DC8" w:rsidP="00244814" w:rsidRDefault="00C71DC8" w14:paraId="1A33E197" w14:textId="77777777">
            <w:pPr>
              <w:rPr>
                <w:b/>
                <w:color w:val="5C83B4"/>
                <w:spacing w:val="-2"/>
                <w:sz w:val="24"/>
              </w:rPr>
            </w:pPr>
            <w:r w:rsidRPr="00CC0718">
              <w:rPr>
                <w:b/>
                <w:color w:val="5C83B4"/>
                <w:spacing w:val="-2"/>
                <w:sz w:val="24"/>
              </w:rPr>
              <w:t>Codes\\AXIAL CODE\\Q10- Marketing Challenges\FUNDING\Funding club</w:t>
            </w:r>
          </w:p>
        </w:tc>
      </w:tr>
      <w:tr w:rsidRPr="00CC0718" w:rsidR="00C71DC8" w:rsidTr="3A33D0EC" w14:paraId="00044CF5" w14:textId="77777777">
        <w:trPr>
          <w:trHeight w:val="444" w:hRule="exact"/>
        </w:trPr>
        <w:tc>
          <w:tcPr>
            <w:tcW w:w="1805" w:type="dxa"/>
            <w:shd w:val="clear" w:color="auto" w:fill="FFFFFF" w:themeFill="background1"/>
            <w:tcMar/>
          </w:tcPr>
          <w:p w:rsidRPr="00CC0718" w:rsidR="00C71DC8" w:rsidP="00244814" w:rsidRDefault="00C71DC8" w14:paraId="73820415" w14:textId="77777777">
            <w:pPr>
              <w:rPr>
                <w:b/>
                <w:color w:val="5C83B4"/>
                <w:spacing w:val="-2"/>
                <w:sz w:val="24"/>
              </w:rPr>
            </w:pPr>
            <w:r w:rsidRPr="00CC0718">
              <w:rPr>
                <w:b/>
                <w:color w:val="5C83B4"/>
                <w:spacing w:val="-2"/>
                <w:sz w:val="24"/>
              </w:rPr>
              <w:t>Classification:</w:t>
            </w:r>
          </w:p>
        </w:tc>
        <w:tc>
          <w:tcPr>
            <w:tcW w:w="8912" w:type="dxa"/>
            <w:gridSpan w:val="7"/>
            <w:vMerge/>
            <w:tcMar/>
          </w:tcPr>
          <w:p w:rsidRPr="00CC0718" w:rsidR="00C71DC8" w:rsidP="00244814" w:rsidRDefault="00C71DC8" w14:paraId="5DE39CD4" w14:textId="77777777"/>
        </w:tc>
      </w:tr>
      <w:tr w:rsidRPr="00CC0718" w:rsidR="00C71DC8" w:rsidTr="3A33D0EC" w14:paraId="03979D6C" w14:textId="77777777">
        <w:trPr>
          <w:trHeight w:val="444" w:hRule="exact"/>
        </w:trPr>
        <w:tc>
          <w:tcPr>
            <w:tcW w:w="1805" w:type="dxa"/>
            <w:shd w:val="clear" w:color="auto" w:fill="FFFFFF" w:themeFill="background1"/>
            <w:tcMar/>
          </w:tcPr>
          <w:p w:rsidRPr="00CC0718" w:rsidR="00C71DC8" w:rsidP="00244814" w:rsidRDefault="00C71DC8" w14:paraId="4009019C" w14:textId="77777777">
            <w:pPr>
              <w:rPr>
                <w:b/>
                <w:color w:val="5C83B4"/>
                <w:spacing w:val="-2"/>
                <w:sz w:val="24"/>
              </w:rPr>
            </w:pPr>
            <w:r w:rsidRPr="00CC0718">
              <w:rPr>
                <w:b/>
                <w:color w:val="5C83B4"/>
                <w:spacing w:val="-2"/>
                <w:sz w:val="24"/>
              </w:rPr>
              <w:t>Aggregated:</w:t>
            </w:r>
          </w:p>
        </w:tc>
        <w:tc>
          <w:tcPr>
            <w:tcW w:w="8912" w:type="dxa"/>
            <w:gridSpan w:val="7"/>
            <w:shd w:val="clear" w:color="auto" w:fill="FFFFFF" w:themeFill="background1"/>
            <w:tcMar/>
          </w:tcPr>
          <w:p w:rsidRPr="00CC0718" w:rsidR="00C71DC8" w:rsidP="00244814" w:rsidRDefault="00C71DC8" w14:paraId="348F96C4" w14:textId="77777777">
            <w:pPr>
              <w:rPr>
                <w:b/>
                <w:color w:val="5C83B4"/>
                <w:spacing w:val="-2"/>
                <w:sz w:val="24"/>
              </w:rPr>
            </w:pPr>
            <w:r w:rsidRPr="00CC0718">
              <w:rPr>
                <w:b/>
                <w:color w:val="5C83B4"/>
                <w:spacing w:val="-2"/>
                <w:sz w:val="24"/>
              </w:rPr>
              <w:t>No</w:t>
            </w:r>
          </w:p>
        </w:tc>
      </w:tr>
      <w:tr w:rsidRPr="00CC0718" w:rsidR="00C71DC8" w:rsidTr="3A33D0EC" w14:paraId="786D929B" w14:textId="77777777">
        <w:trPr>
          <w:trHeight w:val="344" w:hRule="exact"/>
        </w:trPr>
        <w:tc>
          <w:tcPr>
            <w:tcW w:w="3381" w:type="dxa"/>
            <w:gridSpan w:val="2"/>
            <w:tcBorders>
              <w:bottom w:val="single" w:color="8FB6EA" w:sz="5" w:space="0"/>
            </w:tcBorders>
            <w:shd w:val="clear" w:color="auto" w:fill="FFFFFF" w:themeFill="background1"/>
            <w:tcMar/>
          </w:tcPr>
          <w:p w:rsidRPr="00CC0718" w:rsidR="00C71DC8" w:rsidP="00244814" w:rsidRDefault="00C71DC8" w14:paraId="6A7EDEE5" w14:textId="77777777">
            <w:pPr>
              <w:rPr>
                <w:color w:val="000000"/>
                <w:spacing w:val="-2"/>
                <w:sz w:val="18"/>
              </w:rPr>
            </w:pPr>
            <w:r w:rsidRPr="00CC0718">
              <w:rPr>
                <w:color w:val="000000"/>
                <w:spacing w:val="-2"/>
                <w:sz w:val="18"/>
              </w:rPr>
              <w:t>Document</w:t>
            </w:r>
          </w:p>
        </w:tc>
        <w:tc>
          <w:tcPr>
            <w:tcW w:w="1132" w:type="dxa"/>
            <w:tcBorders>
              <w:bottom w:val="single" w:color="8FB6EA" w:sz="5" w:space="0"/>
            </w:tcBorders>
            <w:shd w:val="clear" w:color="auto" w:fill="FFFFFF" w:themeFill="background1"/>
            <w:tcMar/>
          </w:tcPr>
          <w:p w:rsidRPr="00CC0718" w:rsidR="00C71DC8" w:rsidP="00244814" w:rsidRDefault="00C71DC8" w14:paraId="2039ECE8" w14:textId="77777777">
            <w:pPr>
              <w:rPr>
                <w:color w:val="000000"/>
                <w:spacing w:val="-2"/>
                <w:sz w:val="18"/>
              </w:rPr>
            </w:pPr>
            <w:r w:rsidRPr="00CC0718">
              <w:rPr>
                <w:color w:val="000000"/>
                <w:spacing w:val="-2"/>
                <w:sz w:val="18"/>
              </w:rPr>
              <w:t>1</w:t>
            </w:r>
          </w:p>
        </w:tc>
        <w:tc>
          <w:tcPr>
            <w:tcW w:w="1576" w:type="dxa"/>
            <w:gridSpan w:val="2"/>
            <w:tcBorders>
              <w:bottom w:val="single" w:color="8FB6EA" w:sz="5" w:space="0"/>
            </w:tcBorders>
            <w:shd w:val="clear" w:color="auto" w:fill="FFFFFF" w:themeFill="background1"/>
            <w:tcMar/>
          </w:tcPr>
          <w:p w:rsidRPr="00CC0718" w:rsidR="00C71DC8" w:rsidP="00244814" w:rsidRDefault="00C71DC8" w14:paraId="69424177" w14:textId="77777777">
            <w:pPr>
              <w:rPr>
                <w:color w:val="000000"/>
                <w:spacing w:val="-2"/>
                <w:sz w:val="18"/>
              </w:rPr>
            </w:pPr>
            <w:r w:rsidRPr="00CC0718">
              <w:rPr>
                <w:color w:val="000000"/>
                <w:spacing w:val="-2"/>
                <w:sz w:val="18"/>
              </w:rPr>
              <w:t>1</w:t>
            </w:r>
          </w:p>
        </w:tc>
        <w:tc>
          <w:tcPr>
            <w:tcW w:w="1362" w:type="dxa"/>
            <w:tcBorders>
              <w:bottom w:val="single" w:color="8FB6EA" w:sz="5" w:space="0"/>
            </w:tcBorders>
            <w:shd w:val="clear" w:color="auto" w:fill="FFFFFF" w:themeFill="background1"/>
            <w:tcMar/>
          </w:tcPr>
          <w:p w:rsidRPr="00CC0718" w:rsidR="00C71DC8" w:rsidP="00244814" w:rsidRDefault="00C71DC8" w14:paraId="2DD6737C" w14:textId="77777777">
            <w:pPr>
              <w:rPr>
                <w:color w:val="000000"/>
                <w:spacing w:val="-2"/>
                <w:sz w:val="18"/>
              </w:rPr>
            </w:pPr>
            <w:r w:rsidRPr="00CC0718">
              <w:rPr>
                <w:color w:val="000000"/>
                <w:spacing w:val="-2"/>
                <w:sz w:val="18"/>
              </w:rPr>
              <w:t>6</w:t>
            </w:r>
          </w:p>
        </w:tc>
        <w:tc>
          <w:tcPr>
            <w:tcW w:w="1690" w:type="dxa"/>
            <w:tcBorders>
              <w:bottom w:val="single" w:color="8FB6EA" w:sz="5" w:space="0"/>
            </w:tcBorders>
            <w:shd w:val="clear" w:color="auto" w:fill="FFFFFF" w:themeFill="background1"/>
            <w:tcMar/>
          </w:tcPr>
          <w:p w:rsidRPr="00CC0718" w:rsidR="00C71DC8" w:rsidP="00244814" w:rsidRDefault="00C71DC8" w14:paraId="17191C30" w14:textId="77777777">
            <w:pPr>
              <w:rPr>
                <w:color w:val="000000"/>
                <w:spacing w:val="-2"/>
                <w:sz w:val="18"/>
              </w:rPr>
            </w:pPr>
            <w:r w:rsidRPr="00CC0718">
              <w:rPr>
                <w:color w:val="000000"/>
                <w:spacing w:val="-2"/>
                <w:sz w:val="18"/>
              </w:rPr>
              <w:t>1</w:t>
            </w:r>
          </w:p>
        </w:tc>
        <w:tc>
          <w:tcPr>
            <w:tcW w:w="1576" w:type="dxa"/>
            <w:tcBorders>
              <w:bottom w:val="single" w:color="8FB6EA" w:sz="5" w:space="0"/>
            </w:tcBorders>
            <w:shd w:val="clear" w:color="auto" w:fill="FFFFFF" w:themeFill="background1"/>
            <w:tcMar/>
          </w:tcPr>
          <w:p w:rsidRPr="00CC0718" w:rsidR="00C71DC8" w:rsidP="00244814" w:rsidRDefault="00C71DC8" w14:paraId="395B237F" w14:textId="77777777">
            <w:pPr>
              <w:rPr>
                <w:color w:val="000000"/>
                <w:spacing w:val="-2"/>
                <w:sz w:val="18"/>
              </w:rPr>
            </w:pPr>
          </w:p>
        </w:tc>
      </w:tr>
      <w:tr w:rsidRPr="00CC0718" w:rsidR="00C71DC8" w:rsidTr="3A33D0EC" w14:paraId="34F71288" w14:textId="77777777">
        <w:trPr>
          <w:trHeight w:val="458" w:hRule="exact"/>
        </w:trPr>
        <w:tc>
          <w:tcPr>
            <w:tcW w:w="10717" w:type="dxa"/>
            <w:gridSpan w:val="8"/>
            <w:tcBorders>
              <w:top w:val="single" w:color="8FB6EA" w:sz="5" w:space="0"/>
            </w:tcBorders>
            <w:tcMar/>
          </w:tcPr>
          <w:p w:rsidRPr="00CC0718" w:rsidR="00C71DC8" w:rsidP="00244814" w:rsidRDefault="00C71DC8" w14:paraId="1E9E2B7D" w14:textId="77777777"/>
        </w:tc>
      </w:tr>
      <w:tr w:rsidRPr="00CC0718" w:rsidR="00C71DC8" w:rsidTr="3A33D0EC" w14:paraId="5179B053" w14:textId="77777777">
        <w:trPr>
          <w:trHeight w:val="602" w:hRule="exact"/>
        </w:trPr>
        <w:tc>
          <w:tcPr>
            <w:tcW w:w="10717" w:type="dxa"/>
            <w:gridSpan w:val="8"/>
            <w:shd w:val="clear" w:color="auto" w:fill="FFFFFF" w:themeFill="background1"/>
            <w:tcMar/>
          </w:tcPr>
          <w:p w:rsidRPr="00CC0718" w:rsidR="00C71DC8" w:rsidP="00244814" w:rsidRDefault="00C71DC8" w14:paraId="058EC71F" w14:textId="77777777">
            <w:pPr>
              <w:rPr>
                <w:b/>
                <w:color w:val="5C83B4"/>
                <w:spacing w:val="-2"/>
                <w:sz w:val="24"/>
              </w:rPr>
            </w:pPr>
          </w:p>
        </w:tc>
      </w:tr>
      <w:tr w:rsidRPr="00CC0718" w:rsidR="00C71DC8" w:rsidTr="3A33D0EC" w14:paraId="7054B85B" w14:textId="77777777">
        <w:trPr>
          <w:trHeight w:val="444" w:hRule="exact"/>
        </w:trPr>
        <w:tc>
          <w:tcPr>
            <w:tcW w:w="1805" w:type="dxa"/>
            <w:shd w:val="clear" w:color="auto" w:fill="FFFFFF" w:themeFill="background1"/>
            <w:tcMar/>
          </w:tcPr>
          <w:p w:rsidRPr="00CC0718" w:rsidR="00C71DC8" w:rsidP="00244814" w:rsidRDefault="00C71DC8" w14:paraId="446E459B" w14:textId="77777777">
            <w:pPr>
              <w:rPr>
                <w:b/>
                <w:color w:val="5C83B4"/>
                <w:spacing w:val="-2"/>
                <w:sz w:val="24"/>
              </w:rPr>
            </w:pPr>
            <w:r w:rsidRPr="00CC0718">
              <w:rPr>
                <w:b/>
                <w:color w:val="5C83B4"/>
                <w:spacing w:val="-2"/>
                <w:sz w:val="24"/>
              </w:rPr>
              <w:t>Nickname:</w:t>
            </w:r>
          </w:p>
        </w:tc>
        <w:tc>
          <w:tcPr>
            <w:tcW w:w="8912" w:type="dxa"/>
            <w:gridSpan w:val="7"/>
            <w:vMerge w:val="restart"/>
            <w:shd w:val="clear" w:color="auto" w:fill="FFFFFF" w:themeFill="background1"/>
            <w:tcMar/>
          </w:tcPr>
          <w:p w:rsidRPr="00CC0718" w:rsidR="00C71DC8" w:rsidP="00244814" w:rsidRDefault="00C71DC8" w14:paraId="557122E6" w14:textId="77777777">
            <w:pPr>
              <w:rPr>
                <w:b/>
                <w:color w:val="5C83B4"/>
                <w:spacing w:val="-2"/>
                <w:sz w:val="24"/>
              </w:rPr>
            </w:pPr>
            <w:r w:rsidRPr="00CC0718">
              <w:rPr>
                <w:b/>
                <w:color w:val="5C83B4"/>
                <w:spacing w:val="-2"/>
                <w:sz w:val="24"/>
              </w:rPr>
              <w:t>Codes\\AXIAL CODE\\Q10- Marketing Challenges\FUNDING\Funding club\Collision format with sharing funds</w:t>
            </w:r>
          </w:p>
        </w:tc>
      </w:tr>
      <w:tr w:rsidRPr="00CC0718" w:rsidR="00C71DC8" w:rsidTr="3A33D0EC" w14:paraId="688F8F98" w14:textId="77777777">
        <w:trPr>
          <w:trHeight w:val="459" w:hRule="exact"/>
        </w:trPr>
        <w:tc>
          <w:tcPr>
            <w:tcW w:w="1805" w:type="dxa"/>
            <w:shd w:val="clear" w:color="auto" w:fill="FFFFFF" w:themeFill="background1"/>
            <w:tcMar/>
          </w:tcPr>
          <w:p w:rsidRPr="00CC0718" w:rsidR="00C71DC8" w:rsidP="00244814" w:rsidRDefault="00C71DC8" w14:paraId="7D315CFD" w14:textId="77777777">
            <w:pPr>
              <w:rPr>
                <w:b/>
                <w:color w:val="5C83B4"/>
                <w:spacing w:val="-2"/>
                <w:sz w:val="24"/>
              </w:rPr>
            </w:pPr>
            <w:r w:rsidRPr="00CC0718">
              <w:rPr>
                <w:b/>
                <w:color w:val="5C83B4"/>
                <w:spacing w:val="-2"/>
                <w:sz w:val="24"/>
              </w:rPr>
              <w:t>Classification:</w:t>
            </w:r>
          </w:p>
        </w:tc>
        <w:tc>
          <w:tcPr>
            <w:tcW w:w="8912" w:type="dxa"/>
            <w:gridSpan w:val="7"/>
            <w:vMerge/>
            <w:tcMar/>
          </w:tcPr>
          <w:p w:rsidRPr="00CC0718" w:rsidR="00C71DC8" w:rsidP="00244814" w:rsidRDefault="00C71DC8" w14:paraId="69C93F55" w14:textId="77777777"/>
        </w:tc>
      </w:tr>
      <w:tr w:rsidRPr="00CC0718" w:rsidR="00C71DC8" w:rsidTr="3A33D0EC" w14:paraId="2DC5D767" w14:textId="77777777">
        <w:trPr>
          <w:trHeight w:val="444" w:hRule="exact"/>
        </w:trPr>
        <w:tc>
          <w:tcPr>
            <w:tcW w:w="1805" w:type="dxa"/>
            <w:shd w:val="clear" w:color="auto" w:fill="FFFFFF" w:themeFill="background1"/>
            <w:tcMar/>
          </w:tcPr>
          <w:p w:rsidRPr="00CC0718" w:rsidR="00C71DC8" w:rsidP="00244814" w:rsidRDefault="00C71DC8" w14:paraId="6684B3C0" w14:textId="77777777">
            <w:pPr>
              <w:rPr>
                <w:b/>
                <w:color w:val="5C83B4"/>
                <w:spacing w:val="-2"/>
                <w:sz w:val="24"/>
              </w:rPr>
            </w:pPr>
            <w:r w:rsidRPr="00CC0718">
              <w:rPr>
                <w:b/>
                <w:color w:val="5C83B4"/>
                <w:spacing w:val="-2"/>
                <w:sz w:val="24"/>
              </w:rPr>
              <w:t>Aggregated:</w:t>
            </w:r>
          </w:p>
        </w:tc>
        <w:tc>
          <w:tcPr>
            <w:tcW w:w="8912" w:type="dxa"/>
            <w:gridSpan w:val="7"/>
            <w:shd w:val="clear" w:color="auto" w:fill="FFFFFF" w:themeFill="background1"/>
            <w:tcMar/>
          </w:tcPr>
          <w:p w:rsidRPr="00CC0718" w:rsidR="00C71DC8" w:rsidP="00244814" w:rsidRDefault="00C71DC8" w14:paraId="0BF0BE6B" w14:textId="77777777">
            <w:pPr>
              <w:rPr>
                <w:b/>
                <w:color w:val="5C83B4"/>
                <w:spacing w:val="-2"/>
                <w:sz w:val="24"/>
              </w:rPr>
            </w:pPr>
            <w:r w:rsidRPr="00CC0718">
              <w:rPr>
                <w:b/>
                <w:color w:val="5C83B4"/>
                <w:spacing w:val="-2"/>
                <w:sz w:val="24"/>
              </w:rPr>
              <w:t>No</w:t>
            </w:r>
          </w:p>
        </w:tc>
      </w:tr>
      <w:tr w:rsidRPr="00CC0718" w:rsidR="00C71DC8" w:rsidTr="3A33D0EC" w14:paraId="73D76519" w14:textId="77777777">
        <w:trPr>
          <w:trHeight w:val="344" w:hRule="exact"/>
        </w:trPr>
        <w:tc>
          <w:tcPr>
            <w:tcW w:w="3381" w:type="dxa"/>
            <w:gridSpan w:val="2"/>
            <w:tcBorders>
              <w:bottom w:val="single" w:color="8FB6EA" w:sz="5" w:space="0"/>
            </w:tcBorders>
            <w:shd w:val="clear" w:color="auto" w:fill="FFFFFF" w:themeFill="background1"/>
            <w:tcMar/>
          </w:tcPr>
          <w:p w:rsidRPr="00CC0718" w:rsidR="00C71DC8" w:rsidP="00244814" w:rsidRDefault="00C71DC8" w14:paraId="19E55DAA" w14:textId="77777777">
            <w:pPr>
              <w:rPr>
                <w:color w:val="000000"/>
                <w:spacing w:val="-2"/>
                <w:sz w:val="18"/>
              </w:rPr>
            </w:pPr>
            <w:r w:rsidRPr="00CC0718">
              <w:rPr>
                <w:color w:val="000000"/>
                <w:spacing w:val="-2"/>
                <w:sz w:val="18"/>
              </w:rPr>
              <w:t>Document</w:t>
            </w:r>
          </w:p>
        </w:tc>
        <w:tc>
          <w:tcPr>
            <w:tcW w:w="1132" w:type="dxa"/>
            <w:tcBorders>
              <w:bottom w:val="single" w:color="8FB6EA" w:sz="5" w:space="0"/>
            </w:tcBorders>
            <w:shd w:val="clear" w:color="auto" w:fill="FFFFFF" w:themeFill="background1"/>
            <w:tcMar/>
          </w:tcPr>
          <w:p w:rsidRPr="00CC0718" w:rsidR="00C71DC8" w:rsidP="00244814" w:rsidRDefault="00C71DC8" w14:paraId="0F471508" w14:textId="77777777">
            <w:pPr>
              <w:rPr>
                <w:color w:val="000000"/>
                <w:spacing w:val="-2"/>
                <w:sz w:val="18"/>
              </w:rPr>
            </w:pPr>
            <w:r w:rsidRPr="00CC0718">
              <w:rPr>
                <w:color w:val="000000"/>
                <w:spacing w:val="-2"/>
                <w:sz w:val="18"/>
              </w:rPr>
              <w:t>1</w:t>
            </w:r>
          </w:p>
        </w:tc>
        <w:tc>
          <w:tcPr>
            <w:tcW w:w="1576" w:type="dxa"/>
            <w:gridSpan w:val="2"/>
            <w:tcBorders>
              <w:bottom w:val="single" w:color="8FB6EA" w:sz="5" w:space="0"/>
            </w:tcBorders>
            <w:shd w:val="clear" w:color="auto" w:fill="FFFFFF" w:themeFill="background1"/>
            <w:tcMar/>
          </w:tcPr>
          <w:p w:rsidRPr="00CC0718" w:rsidR="00C71DC8" w:rsidP="00244814" w:rsidRDefault="00C71DC8" w14:paraId="34FE9851" w14:textId="77777777">
            <w:pPr>
              <w:rPr>
                <w:color w:val="000000"/>
                <w:spacing w:val="-2"/>
                <w:sz w:val="18"/>
              </w:rPr>
            </w:pPr>
            <w:r w:rsidRPr="00CC0718">
              <w:rPr>
                <w:color w:val="000000"/>
                <w:spacing w:val="-2"/>
                <w:sz w:val="18"/>
              </w:rPr>
              <w:t>1</w:t>
            </w:r>
          </w:p>
        </w:tc>
        <w:tc>
          <w:tcPr>
            <w:tcW w:w="1362" w:type="dxa"/>
            <w:tcBorders>
              <w:bottom w:val="single" w:color="8FB6EA" w:sz="5" w:space="0"/>
            </w:tcBorders>
            <w:shd w:val="clear" w:color="auto" w:fill="FFFFFF" w:themeFill="background1"/>
            <w:tcMar/>
          </w:tcPr>
          <w:p w:rsidRPr="00CC0718" w:rsidR="00C71DC8" w:rsidP="00244814" w:rsidRDefault="00C71DC8" w14:paraId="26262F0C" w14:textId="77777777">
            <w:pPr>
              <w:rPr>
                <w:color w:val="000000"/>
                <w:spacing w:val="-2"/>
                <w:sz w:val="18"/>
              </w:rPr>
            </w:pPr>
            <w:r w:rsidRPr="00CC0718">
              <w:rPr>
                <w:color w:val="000000"/>
                <w:spacing w:val="-2"/>
                <w:sz w:val="18"/>
              </w:rPr>
              <w:t>14</w:t>
            </w:r>
          </w:p>
        </w:tc>
        <w:tc>
          <w:tcPr>
            <w:tcW w:w="1690" w:type="dxa"/>
            <w:tcBorders>
              <w:bottom w:val="single" w:color="8FB6EA" w:sz="5" w:space="0"/>
            </w:tcBorders>
            <w:shd w:val="clear" w:color="auto" w:fill="FFFFFF" w:themeFill="background1"/>
            <w:tcMar/>
          </w:tcPr>
          <w:p w:rsidRPr="00CC0718" w:rsidR="00C71DC8" w:rsidP="00244814" w:rsidRDefault="00C71DC8" w14:paraId="21E7AE1C" w14:textId="77777777">
            <w:pPr>
              <w:rPr>
                <w:color w:val="000000"/>
                <w:spacing w:val="-2"/>
                <w:sz w:val="18"/>
              </w:rPr>
            </w:pPr>
            <w:r w:rsidRPr="00CC0718">
              <w:rPr>
                <w:color w:val="000000"/>
                <w:spacing w:val="-2"/>
                <w:sz w:val="18"/>
              </w:rPr>
              <w:t>1</w:t>
            </w:r>
          </w:p>
        </w:tc>
        <w:tc>
          <w:tcPr>
            <w:tcW w:w="1576" w:type="dxa"/>
            <w:tcBorders>
              <w:bottom w:val="single" w:color="8FB6EA" w:sz="5" w:space="0"/>
            </w:tcBorders>
            <w:shd w:val="clear" w:color="auto" w:fill="FFFFFF" w:themeFill="background1"/>
            <w:tcMar/>
          </w:tcPr>
          <w:p w:rsidRPr="00CC0718" w:rsidR="00C71DC8" w:rsidP="00244814" w:rsidRDefault="00C71DC8" w14:paraId="500F3E57" w14:textId="77777777">
            <w:pPr>
              <w:rPr>
                <w:color w:val="000000"/>
                <w:spacing w:val="-2"/>
                <w:sz w:val="18"/>
              </w:rPr>
            </w:pPr>
          </w:p>
        </w:tc>
      </w:tr>
      <w:tr w:rsidRPr="00CC0718" w:rsidR="00C71DC8" w:rsidTr="3A33D0EC" w14:paraId="3CE983B9" w14:textId="77777777">
        <w:trPr>
          <w:trHeight w:val="444" w:hRule="exact"/>
        </w:trPr>
        <w:tc>
          <w:tcPr>
            <w:tcW w:w="10717" w:type="dxa"/>
            <w:gridSpan w:val="8"/>
            <w:tcBorders>
              <w:top w:val="single" w:color="8FB6EA" w:sz="5" w:space="0"/>
            </w:tcBorders>
            <w:tcMar/>
          </w:tcPr>
          <w:p w:rsidRPr="00CC0718" w:rsidR="00C71DC8" w:rsidP="00244814" w:rsidRDefault="00C71DC8" w14:paraId="294E5397" w14:textId="77777777"/>
        </w:tc>
      </w:tr>
      <w:tr w:rsidRPr="00CC0718" w:rsidR="00C71DC8" w:rsidTr="3A33D0EC" w14:paraId="756D775D" w14:textId="77777777">
        <w:trPr>
          <w:trHeight w:val="344" w:hRule="exact"/>
        </w:trPr>
        <w:tc>
          <w:tcPr>
            <w:tcW w:w="10717" w:type="dxa"/>
            <w:gridSpan w:val="8"/>
            <w:shd w:val="clear" w:color="auto" w:fill="FFFFFF" w:themeFill="background1"/>
            <w:tcMar/>
          </w:tcPr>
          <w:p w:rsidRPr="00CC0718" w:rsidR="00C71DC8" w:rsidP="00244814" w:rsidRDefault="00C71DC8" w14:paraId="656F2F10" w14:textId="77777777">
            <w:pPr>
              <w:rPr>
                <w:b/>
                <w:color w:val="5C83B4"/>
                <w:spacing w:val="-2"/>
                <w:sz w:val="24"/>
              </w:rPr>
            </w:pPr>
          </w:p>
        </w:tc>
      </w:tr>
      <w:tr w:rsidRPr="00CC0718" w:rsidR="00C71DC8" w:rsidTr="3A33D0EC" w14:paraId="4D98D438" w14:textId="77777777">
        <w:trPr>
          <w:trHeight w:val="444" w:hRule="exact"/>
        </w:trPr>
        <w:tc>
          <w:tcPr>
            <w:tcW w:w="1805" w:type="dxa"/>
            <w:shd w:val="clear" w:color="auto" w:fill="FFFFFF" w:themeFill="background1"/>
            <w:tcMar/>
          </w:tcPr>
          <w:p w:rsidRPr="00CC0718" w:rsidR="00C71DC8" w:rsidP="00244814" w:rsidRDefault="00C71DC8" w14:paraId="038922F9" w14:textId="77777777">
            <w:pPr>
              <w:rPr>
                <w:b/>
                <w:color w:val="5C83B4"/>
                <w:spacing w:val="-2"/>
                <w:sz w:val="24"/>
              </w:rPr>
            </w:pPr>
            <w:r w:rsidRPr="00CC0718">
              <w:rPr>
                <w:b/>
                <w:color w:val="5C83B4"/>
                <w:spacing w:val="-2"/>
                <w:sz w:val="24"/>
              </w:rPr>
              <w:t>Nickname:</w:t>
            </w:r>
          </w:p>
        </w:tc>
        <w:tc>
          <w:tcPr>
            <w:tcW w:w="8912" w:type="dxa"/>
            <w:gridSpan w:val="7"/>
            <w:vMerge w:val="restart"/>
            <w:shd w:val="clear" w:color="auto" w:fill="FFFFFF" w:themeFill="background1"/>
            <w:tcMar/>
          </w:tcPr>
          <w:p w:rsidRPr="00CC0718" w:rsidR="00C71DC8" w:rsidP="00244814" w:rsidRDefault="00C71DC8" w14:paraId="3F0F6B6C" w14:textId="77777777">
            <w:pPr>
              <w:rPr>
                <w:b/>
                <w:color w:val="5C83B4"/>
                <w:spacing w:val="-2"/>
                <w:sz w:val="24"/>
              </w:rPr>
            </w:pPr>
            <w:r w:rsidRPr="00CC0718">
              <w:rPr>
                <w:b/>
                <w:color w:val="5C83B4"/>
                <w:spacing w:val="-2"/>
                <w:sz w:val="24"/>
              </w:rPr>
              <w:t>Codes\\AXIAL CODE\\Q10- Marketing Challenges\FUNDING\Funding club\Credit shared equally</w:t>
            </w:r>
          </w:p>
        </w:tc>
      </w:tr>
      <w:tr w:rsidRPr="00CC0718" w:rsidR="00C71DC8" w:rsidTr="3A33D0EC" w14:paraId="1122963E" w14:textId="77777777">
        <w:trPr>
          <w:trHeight w:val="458" w:hRule="exact"/>
        </w:trPr>
        <w:tc>
          <w:tcPr>
            <w:tcW w:w="1805" w:type="dxa"/>
            <w:shd w:val="clear" w:color="auto" w:fill="FFFFFF" w:themeFill="background1"/>
            <w:tcMar/>
          </w:tcPr>
          <w:p w:rsidRPr="00CC0718" w:rsidR="00C71DC8" w:rsidP="00244814" w:rsidRDefault="00C71DC8" w14:paraId="7B1234D8" w14:textId="77777777">
            <w:pPr>
              <w:rPr>
                <w:b/>
                <w:color w:val="5C83B4"/>
                <w:spacing w:val="-2"/>
                <w:sz w:val="24"/>
              </w:rPr>
            </w:pPr>
            <w:r w:rsidRPr="00CC0718">
              <w:rPr>
                <w:b/>
                <w:color w:val="5C83B4"/>
                <w:spacing w:val="-2"/>
                <w:sz w:val="24"/>
              </w:rPr>
              <w:t>Classification:</w:t>
            </w:r>
          </w:p>
        </w:tc>
        <w:tc>
          <w:tcPr>
            <w:tcW w:w="8912" w:type="dxa"/>
            <w:gridSpan w:val="7"/>
            <w:vMerge/>
            <w:tcMar/>
          </w:tcPr>
          <w:p w:rsidRPr="00CC0718" w:rsidR="00C71DC8" w:rsidP="00244814" w:rsidRDefault="00C71DC8" w14:paraId="04822DC5" w14:textId="77777777"/>
        </w:tc>
      </w:tr>
      <w:tr w:rsidRPr="00CC0718" w:rsidR="00C71DC8" w:rsidTr="3A33D0EC" w14:paraId="49B5393F" w14:textId="77777777">
        <w:trPr>
          <w:trHeight w:val="445" w:hRule="exact"/>
        </w:trPr>
        <w:tc>
          <w:tcPr>
            <w:tcW w:w="1805" w:type="dxa"/>
            <w:shd w:val="clear" w:color="auto" w:fill="FFFFFF" w:themeFill="background1"/>
            <w:tcMar/>
          </w:tcPr>
          <w:p w:rsidRPr="00CC0718" w:rsidR="00C71DC8" w:rsidP="00244814" w:rsidRDefault="00C71DC8" w14:paraId="76EA7A6C" w14:textId="77777777">
            <w:pPr>
              <w:rPr>
                <w:b/>
                <w:color w:val="5C83B4"/>
                <w:spacing w:val="-2"/>
                <w:sz w:val="24"/>
              </w:rPr>
            </w:pPr>
            <w:r w:rsidRPr="00CC0718">
              <w:rPr>
                <w:b/>
                <w:color w:val="5C83B4"/>
                <w:spacing w:val="-2"/>
                <w:sz w:val="24"/>
              </w:rPr>
              <w:t>Aggregated:</w:t>
            </w:r>
          </w:p>
        </w:tc>
        <w:tc>
          <w:tcPr>
            <w:tcW w:w="8912" w:type="dxa"/>
            <w:gridSpan w:val="7"/>
            <w:shd w:val="clear" w:color="auto" w:fill="FFFFFF" w:themeFill="background1"/>
            <w:tcMar/>
          </w:tcPr>
          <w:p w:rsidRPr="00CC0718" w:rsidR="00C71DC8" w:rsidP="00244814" w:rsidRDefault="00C71DC8" w14:paraId="1C678064" w14:textId="77777777">
            <w:pPr>
              <w:rPr>
                <w:b/>
                <w:color w:val="5C83B4"/>
                <w:spacing w:val="-2"/>
                <w:sz w:val="24"/>
              </w:rPr>
            </w:pPr>
            <w:r w:rsidRPr="00CC0718">
              <w:rPr>
                <w:b/>
                <w:color w:val="5C83B4"/>
                <w:spacing w:val="-2"/>
                <w:sz w:val="24"/>
              </w:rPr>
              <w:t>No</w:t>
            </w:r>
          </w:p>
        </w:tc>
      </w:tr>
      <w:tr w:rsidRPr="00CC0718" w:rsidR="00C71DC8" w:rsidTr="3A33D0EC" w14:paraId="29B73FEA" w14:textId="77777777">
        <w:trPr>
          <w:trHeight w:val="344" w:hRule="exact"/>
        </w:trPr>
        <w:tc>
          <w:tcPr>
            <w:tcW w:w="3381" w:type="dxa"/>
            <w:gridSpan w:val="2"/>
            <w:tcBorders>
              <w:bottom w:val="single" w:color="8FB6EA" w:sz="5" w:space="0"/>
            </w:tcBorders>
            <w:shd w:val="clear" w:color="auto" w:fill="FFFFFF" w:themeFill="background1"/>
            <w:tcMar/>
          </w:tcPr>
          <w:p w:rsidRPr="00CC0718" w:rsidR="00C71DC8" w:rsidP="00244814" w:rsidRDefault="00C71DC8" w14:paraId="4861F336" w14:textId="77777777">
            <w:pPr>
              <w:rPr>
                <w:color w:val="000000"/>
                <w:spacing w:val="-2"/>
                <w:sz w:val="18"/>
              </w:rPr>
            </w:pPr>
            <w:r w:rsidRPr="00CC0718">
              <w:rPr>
                <w:color w:val="000000"/>
                <w:spacing w:val="-2"/>
                <w:sz w:val="18"/>
              </w:rPr>
              <w:t>Document</w:t>
            </w:r>
          </w:p>
        </w:tc>
        <w:tc>
          <w:tcPr>
            <w:tcW w:w="1132" w:type="dxa"/>
            <w:tcBorders>
              <w:bottom w:val="single" w:color="8FB6EA" w:sz="5" w:space="0"/>
            </w:tcBorders>
            <w:shd w:val="clear" w:color="auto" w:fill="FFFFFF" w:themeFill="background1"/>
            <w:tcMar/>
          </w:tcPr>
          <w:p w:rsidRPr="00CC0718" w:rsidR="00C71DC8" w:rsidP="00244814" w:rsidRDefault="00C71DC8" w14:paraId="70BC49D6" w14:textId="77777777">
            <w:pPr>
              <w:rPr>
                <w:color w:val="000000"/>
                <w:spacing w:val="-2"/>
                <w:sz w:val="18"/>
              </w:rPr>
            </w:pPr>
            <w:r w:rsidRPr="00CC0718">
              <w:rPr>
                <w:color w:val="000000"/>
                <w:spacing w:val="-2"/>
                <w:sz w:val="18"/>
              </w:rPr>
              <w:t>1</w:t>
            </w:r>
          </w:p>
        </w:tc>
        <w:tc>
          <w:tcPr>
            <w:tcW w:w="1576" w:type="dxa"/>
            <w:gridSpan w:val="2"/>
            <w:tcBorders>
              <w:bottom w:val="single" w:color="8FB6EA" w:sz="5" w:space="0"/>
            </w:tcBorders>
            <w:shd w:val="clear" w:color="auto" w:fill="FFFFFF" w:themeFill="background1"/>
            <w:tcMar/>
          </w:tcPr>
          <w:p w:rsidRPr="00CC0718" w:rsidR="00C71DC8" w:rsidP="00244814" w:rsidRDefault="00C71DC8" w14:paraId="0269942D" w14:textId="77777777">
            <w:pPr>
              <w:rPr>
                <w:color w:val="000000"/>
                <w:spacing w:val="-2"/>
                <w:sz w:val="18"/>
              </w:rPr>
            </w:pPr>
            <w:r w:rsidRPr="00CC0718">
              <w:rPr>
                <w:color w:val="000000"/>
                <w:spacing w:val="-2"/>
                <w:sz w:val="18"/>
              </w:rPr>
              <w:t>1</w:t>
            </w:r>
          </w:p>
        </w:tc>
        <w:tc>
          <w:tcPr>
            <w:tcW w:w="1362" w:type="dxa"/>
            <w:tcBorders>
              <w:bottom w:val="single" w:color="8FB6EA" w:sz="5" w:space="0"/>
            </w:tcBorders>
            <w:shd w:val="clear" w:color="auto" w:fill="FFFFFF" w:themeFill="background1"/>
            <w:tcMar/>
          </w:tcPr>
          <w:p w:rsidRPr="00CC0718" w:rsidR="00C71DC8" w:rsidP="00244814" w:rsidRDefault="00C71DC8" w14:paraId="2766385F" w14:textId="77777777">
            <w:pPr>
              <w:rPr>
                <w:color w:val="000000"/>
                <w:spacing w:val="-2"/>
                <w:sz w:val="18"/>
              </w:rPr>
            </w:pPr>
            <w:r w:rsidRPr="00CC0718">
              <w:rPr>
                <w:color w:val="000000"/>
                <w:spacing w:val="-2"/>
                <w:sz w:val="18"/>
              </w:rPr>
              <w:t>2</w:t>
            </w:r>
          </w:p>
        </w:tc>
        <w:tc>
          <w:tcPr>
            <w:tcW w:w="1690" w:type="dxa"/>
            <w:tcBorders>
              <w:bottom w:val="single" w:color="8FB6EA" w:sz="5" w:space="0"/>
            </w:tcBorders>
            <w:shd w:val="clear" w:color="auto" w:fill="FFFFFF" w:themeFill="background1"/>
            <w:tcMar/>
          </w:tcPr>
          <w:p w:rsidRPr="00CC0718" w:rsidR="00C71DC8" w:rsidP="00244814" w:rsidRDefault="00C71DC8" w14:paraId="178D6CEF" w14:textId="77777777">
            <w:pPr>
              <w:rPr>
                <w:color w:val="000000"/>
                <w:spacing w:val="-2"/>
                <w:sz w:val="18"/>
              </w:rPr>
            </w:pPr>
            <w:r w:rsidRPr="00CC0718">
              <w:rPr>
                <w:color w:val="000000"/>
                <w:spacing w:val="-2"/>
                <w:sz w:val="18"/>
              </w:rPr>
              <w:t>1</w:t>
            </w:r>
          </w:p>
        </w:tc>
        <w:tc>
          <w:tcPr>
            <w:tcW w:w="1576" w:type="dxa"/>
            <w:tcBorders>
              <w:bottom w:val="single" w:color="8FB6EA" w:sz="5" w:space="0"/>
            </w:tcBorders>
            <w:shd w:val="clear" w:color="auto" w:fill="FFFFFF" w:themeFill="background1"/>
            <w:tcMar/>
          </w:tcPr>
          <w:p w:rsidRPr="00CC0718" w:rsidR="00C71DC8" w:rsidP="00244814" w:rsidRDefault="00C71DC8" w14:paraId="2798BDD4" w14:textId="77777777">
            <w:pPr>
              <w:rPr>
                <w:color w:val="000000"/>
                <w:spacing w:val="-2"/>
                <w:sz w:val="18"/>
              </w:rPr>
            </w:pPr>
          </w:p>
        </w:tc>
      </w:tr>
      <w:tr w:rsidRPr="00CC0718" w:rsidR="00C71DC8" w:rsidTr="3A33D0EC" w14:paraId="2105CE6A" w14:textId="77777777">
        <w:trPr>
          <w:trHeight w:val="458" w:hRule="exact"/>
        </w:trPr>
        <w:tc>
          <w:tcPr>
            <w:tcW w:w="10717" w:type="dxa"/>
            <w:gridSpan w:val="8"/>
            <w:tcBorders>
              <w:top w:val="single" w:color="8FB6EA" w:sz="5" w:space="0"/>
            </w:tcBorders>
            <w:tcMar/>
          </w:tcPr>
          <w:p w:rsidRPr="00CC0718" w:rsidR="00C71DC8" w:rsidP="00244814" w:rsidRDefault="00C71DC8" w14:paraId="761BBBF0" w14:textId="77777777"/>
        </w:tc>
      </w:tr>
      <w:tr w:rsidRPr="00CC0718" w:rsidR="00C71DC8" w:rsidTr="3A33D0EC" w14:paraId="1F28C840" w14:textId="77777777">
        <w:trPr>
          <w:trHeight w:val="330" w:hRule="exact"/>
        </w:trPr>
        <w:tc>
          <w:tcPr>
            <w:tcW w:w="10717" w:type="dxa"/>
            <w:gridSpan w:val="8"/>
            <w:shd w:val="clear" w:color="auto" w:fill="FFFFFF" w:themeFill="background1"/>
            <w:tcMar/>
          </w:tcPr>
          <w:p w:rsidRPr="00CC0718" w:rsidR="00C71DC8" w:rsidP="00244814" w:rsidRDefault="00C71DC8" w14:paraId="76CC8575" w14:textId="77777777">
            <w:pPr>
              <w:rPr>
                <w:b/>
                <w:color w:val="5C83B4"/>
                <w:spacing w:val="-2"/>
                <w:sz w:val="24"/>
              </w:rPr>
            </w:pPr>
          </w:p>
        </w:tc>
      </w:tr>
      <w:tr w:rsidRPr="00CC0718" w:rsidR="00C71DC8" w:rsidTr="3A33D0EC" w14:paraId="47C8E4E4" w14:textId="77777777">
        <w:trPr>
          <w:trHeight w:val="458" w:hRule="exact"/>
        </w:trPr>
        <w:tc>
          <w:tcPr>
            <w:tcW w:w="1805" w:type="dxa"/>
            <w:shd w:val="clear" w:color="auto" w:fill="FFFFFF" w:themeFill="background1"/>
            <w:tcMar/>
          </w:tcPr>
          <w:p w:rsidRPr="00CC0718" w:rsidR="00C71DC8" w:rsidP="00244814" w:rsidRDefault="00C71DC8" w14:paraId="7A97048E" w14:textId="77777777">
            <w:pPr>
              <w:rPr>
                <w:b/>
                <w:color w:val="5C83B4"/>
                <w:spacing w:val="-2"/>
                <w:sz w:val="24"/>
              </w:rPr>
            </w:pPr>
            <w:r w:rsidRPr="00CC0718">
              <w:rPr>
                <w:b/>
                <w:color w:val="5C83B4"/>
                <w:spacing w:val="-2"/>
                <w:sz w:val="24"/>
              </w:rPr>
              <w:t>Nickname:</w:t>
            </w:r>
          </w:p>
        </w:tc>
        <w:tc>
          <w:tcPr>
            <w:tcW w:w="8912" w:type="dxa"/>
            <w:gridSpan w:val="7"/>
            <w:vMerge w:val="restart"/>
            <w:shd w:val="clear" w:color="auto" w:fill="FFFFFF" w:themeFill="background1"/>
            <w:tcMar/>
          </w:tcPr>
          <w:p w:rsidRPr="00CC0718" w:rsidR="00C71DC8" w:rsidP="00244814" w:rsidRDefault="00C71DC8" w14:paraId="0E96BC77" w14:textId="77777777">
            <w:pPr>
              <w:rPr>
                <w:b/>
                <w:color w:val="5C83B4"/>
                <w:spacing w:val="-2"/>
                <w:sz w:val="24"/>
              </w:rPr>
            </w:pPr>
            <w:r w:rsidRPr="00CC0718">
              <w:rPr>
                <w:b/>
                <w:color w:val="5C83B4"/>
                <w:spacing w:val="-2"/>
                <w:sz w:val="24"/>
              </w:rPr>
              <w:t>Codes\\AXIAL CODE\\Q10- Marketing Challenges\FUNDING\Funding club\Does not be super burden on one</w:t>
            </w:r>
          </w:p>
        </w:tc>
      </w:tr>
      <w:tr w:rsidRPr="00CC0718" w:rsidR="00C71DC8" w:rsidTr="3A33D0EC" w14:paraId="38D976EF" w14:textId="77777777">
        <w:trPr>
          <w:trHeight w:val="444" w:hRule="exact"/>
        </w:trPr>
        <w:tc>
          <w:tcPr>
            <w:tcW w:w="1805" w:type="dxa"/>
            <w:shd w:val="clear" w:color="auto" w:fill="FFFFFF" w:themeFill="background1"/>
            <w:tcMar/>
          </w:tcPr>
          <w:p w:rsidRPr="00CC0718" w:rsidR="00C71DC8" w:rsidP="00244814" w:rsidRDefault="00C71DC8" w14:paraId="0101D97F" w14:textId="77777777">
            <w:pPr>
              <w:rPr>
                <w:b/>
                <w:color w:val="5C83B4"/>
                <w:spacing w:val="-2"/>
                <w:sz w:val="24"/>
              </w:rPr>
            </w:pPr>
            <w:r w:rsidRPr="00CC0718">
              <w:rPr>
                <w:b/>
                <w:color w:val="5C83B4"/>
                <w:spacing w:val="-2"/>
                <w:sz w:val="24"/>
              </w:rPr>
              <w:t>Classification:</w:t>
            </w:r>
          </w:p>
        </w:tc>
        <w:tc>
          <w:tcPr>
            <w:tcW w:w="8912" w:type="dxa"/>
            <w:gridSpan w:val="7"/>
            <w:vMerge/>
            <w:tcMar/>
          </w:tcPr>
          <w:p w:rsidRPr="00CC0718" w:rsidR="00C71DC8" w:rsidP="00244814" w:rsidRDefault="00C71DC8" w14:paraId="3F01885F" w14:textId="77777777"/>
        </w:tc>
      </w:tr>
      <w:tr w:rsidRPr="00CC0718" w:rsidR="00C71DC8" w:rsidTr="3A33D0EC" w14:paraId="5AE3488E" w14:textId="77777777">
        <w:trPr>
          <w:trHeight w:val="459" w:hRule="exact"/>
        </w:trPr>
        <w:tc>
          <w:tcPr>
            <w:tcW w:w="1805" w:type="dxa"/>
            <w:shd w:val="clear" w:color="auto" w:fill="FFFFFF" w:themeFill="background1"/>
            <w:tcMar/>
          </w:tcPr>
          <w:p w:rsidRPr="00CC0718" w:rsidR="00C71DC8" w:rsidP="00244814" w:rsidRDefault="00C71DC8" w14:paraId="09B48CA3" w14:textId="77777777">
            <w:pPr>
              <w:rPr>
                <w:b/>
                <w:color w:val="5C83B4"/>
                <w:spacing w:val="-2"/>
                <w:sz w:val="24"/>
              </w:rPr>
            </w:pPr>
            <w:r w:rsidRPr="00CC0718">
              <w:rPr>
                <w:b/>
                <w:color w:val="5C83B4"/>
                <w:spacing w:val="-2"/>
                <w:sz w:val="24"/>
              </w:rPr>
              <w:t>Aggregated:</w:t>
            </w:r>
          </w:p>
        </w:tc>
        <w:tc>
          <w:tcPr>
            <w:tcW w:w="8912" w:type="dxa"/>
            <w:gridSpan w:val="7"/>
            <w:shd w:val="clear" w:color="auto" w:fill="FFFFFF" w:themeFill="background1"/>
            <w:tcMar/>
          </w:tcPr>
          <w:p w:rsidRPr="00CC0718" w:rsidR="00C71DC8" w:rsidP="00244814" w:rsidRDefault="00C71DC8" w14:paraId="6E840C93" w14:textId="77777777">
            <w:pPr>
              <w:rPr>
                <w:b/>
                <w:color w:val="5C83B4"/>
                <w:spacing w:val="-2"/>
                <w:sz w:val="24"/>
              </w:rPr>
            </w:pPr>
            <w:r w:rsidRPr="00CC0718">
              <w:rPr>
                <w:b/>
                <w:color w:val="5C83B4"/>
                <w:spacing w:val="-2"/>
                <w:sz w:val="24"/>
              </w:rPr>
              <w:t>No</w:t>
            </w:r>
          </w:p>
        </w:tc>
      </w:tr>
      <w:tr w:rsidRPr="00CC0718" w:rsidR="00C71DC8" w:rsidTr="3A33D0EC" w14:paraId="41B954E1" w14:textId="77777777">
        <w:trPr>
          <w:trHeight w:val="329" w:hRule="exact"/>
        </w:trPr>
        <w:tc>
          <w:tcPr>
            <w:tcW w:w="3381" w:type="dxa"/>
            <w:gridSpan w:val="2"/>
            <w:tcBorders>
              <w:bottom w:val="single" w:color="8FB6EA" w:sz="5" w:space="0"/>
            </w:tcBorders>
            <w:shd w:val="clear" w:color="auto" w:fill="FFFFFF" w:themeFill="background1"/>
            <w:tcMar/>
          </w:tcPr>
          <w:p w:rsidRPr="00CC0718" w:rsidR="00C71DC8" w:rsidP="00244814" w:rsidRDefault="00C71DC8" w14:paraId="5C6351AA" w14:textId="77777777">
            <w:pPr>
              <w:rPr>
                <w:color w:val="000000"/>
                <w:spacing w:val="-2"/>
                <w:sz w:val="18"/>
              </w:rPr>
            </w:pPr>
            <w:r w:rsidRPr="00CC0718">
              <w:rPr>
                <w:color w:val="000000"/>
                <w:spacing w:val="-2"/>
                <w:sz w:val="18"/>
              </w:rPr>
              <w:t>Document</w:t>
            </w:r>
          </w:p>
        </w:tc>
        <w:tc>
          <w:tcPr>
            <w:tcW w:w="1132" w:type="dxa"/>
            <w:tcBorders>
              <w:bottom w:val="single" w:color="8FB6EA" w:sz="5" w:space="0"/>
            </w:tcBorders>
            <w:shd w:val="clear" w:color="auto" w:fill="FFFFFF" w:themeFill="background1"/>
            <w:tcMar/>
          </w:tcPr>
          <w:p w:rsidRPr="00CC0718" w:rsidR="00C71DC8" w:rsidP="00244814" w:rsidRDefault="00C71DC8" w14:paraId="6940DE0B" w14:textId="77777777">
            <w:pPr>
              <w:rPr>
                <w:color w:val="000000"/>
                <w:spacing w:val="-2"/>
                <w:sz w:val="18"/>
              </w:rPr>
            </w:pPr>
            <w:r w:rsidRPr="00CC0718">
              <w:rPr>
                <w:color w:val="000000"/>
                <w:spacing w:val="-2"/>
                <w:sz w:val="18"/>
              </w:rPr>
              <w:t>1</w:t>
            </w:r>
          </w:p>
        </w:tc>
        <w:tc>
          <w:tcPr>
            <w:tcW w:w="1576" w:type="dxa"/>
            <w:gridSpan w:val="2"/>
            <w:tcBorders>
              <w:bottom w:val="single" w:color="8FB6EA" w:sz="5" w:space="0"/>
            </w:tcBorders>
            <w:shd w:val="clear" w:color="auto" w:fill="FFFFFF" w:themeFill="background1"/>
            <w:tcMar/>
          </w:tcPr>
          <w:p w:rsidRPr="00CC0718" w:rsidR="00C71DC8" w:rsidP="00244814" w:rsidRDefault="00C71DC8" w14:paraId="78932C6D" w14:textId="77777777">
            <w:pPr>
              <w:rPr>
                <w:color w:val="000000"/>
                <w:spacing w:val="-2"/>
                <w:sz w:val="18"/>
              </w:rPr>
            </w:pPr>
            <w:r w:rsidRPr="00CC0718">
              <w:rPr>
                <w:color w:val="000000"/>
                <w:spacing w:val="-2"/>
                <w:sz w:val="18"/>
              </w:rPr>
              <w:t>1</w:t>
            </w:r>
          </w:p>
        </w:tc>
        <w:tc>
          <w:tcPr>
            <w:tcW w:w="1362" w:type="dxa"/>
            <w:tcBorders>
              <w:bottom w:val="single" w:color="8FB6EA" w:sz="5" w:space="0"/>
            </w:tcBorders>
            <w:shd w:val="clear" w:color="auto" w:fill="FFFFFF" w:themeFill="background1"/>
            <w:tcMar/>
          </w:tcPr>
          <w:p w:rsidRPr="00CC0718" w:rsidR="00C71DC8" w:rsidP="00244814" w:rsidRDefault="00C71DC8" w14:paraId="411C4909" w14:textId="77777777">
            <w:pPr>
              <w:rPr>
                <w:color w:val="000000"/>
                <w:spacing w:val="-2"/>
                <w:sz w:val="18"/>
              </w:rPr>
            </w:pPr>
            <w:r w:rsidRPr="00CC0718">
              <w:rPr>
                <w:color w:val="000000"/>
                <w:spacing w:val="-2"/>
                <w:sz w:val="18"/>
              </w:rPr>
              <w:t>10</w:t>
            </w:r>
          </w:p>
        </w:tc>
        <w:tc>
          <w:tcPr>
            <w:tcW w:w="1690" w:type="dxa"/>
            <w:tcBorders>
              <w:bottom w:val="single" w:color="8FB6EA" w:sz="5" w:space="0"/>
            </w:tcBorders>
            <w:shd w:val="clear" w:color="auto" w:fill="FFFFFF" w:themeFill="background1"/>
            <w:tcMar/>
          </w:tcPr>
          <w:p w:rsidRPr="00CC0718" w:rsidR="00C71DC8" w:rsidP="00244814" w:rsidRDefault="00C71DC8" w14:paraId="752AA646" w14:textId="77777777">
            <w:pPr>
              <w:rPr>
                <w:color w:val="000000"/>
                <w:spacing w:val="-2"/>
                <w:sz w:val="18"/>
              </w:rPr>
            </w:pPr>
            <w:r w:rsidRPr="00CC0718">
              <w:rPr>
                <w:color w:val="000000"/>
                <w:spacing w:val="-2"/>
                <w:sz w:val="18"/>
              </w:rPr>
              <w:t>1</w:t>
            </w:r>
          </w:p>
        </w:tc>
        <w:tc>
          <w:tcPr>
            <w:tcW w:w="1576" w:type="dxa"/>
            <w:tcBorders>
              <w:bottom w:val="single" w:color="8FB6EA" w:sz="5" w:space="0"/>
            </w:tcBorders>
            <w:shd w:val="clear" w:color="auto" w:fill="FFFFFF" w:themeFill="background1"/>
            <w:tcMar/>
          </w:tcPr>
          <w:p w:rsidRPr="00CC0718" w:rsidR="00C71DC8" w:rsidP="00244814" w:rsidRDefault="00C71DC8" w14:paraId="0039BAA1" w14:textId="77777777">
            <w:pPr>
              <w:rPr>
                <w:color w:val="000000"/>
                <w:spacing w:val="-2"/>
                <w:sz w:val="18"/>
              </w:rPr>
            </w:pPr>
          </w:p>
        </w:tc>
      </w:tr>
      <w:tr w:rsidRPr="00CC0718" w:rsidR="00C71DC8" w:rsidTr="3A33D0EC" w14:paraId="003FB620" w14:textId="77777777">
        <w:trPr>
          <w:trHeight w:val="459" w:hRule="exact"/>
        </w:trPr>
        <w:tc>
          <w:tcPr>
            <w:tcW w:w="10717" w:type="dxa"/>
            <w:gridSpan w:val="8"/>
            <w:tcBorders>
              <w:top w:val="single" w:color="8FB6EA" w:sz="5" w:space="0"/>
            </w:tcBorders>
            <w:tcMar/>
          </w:tcPr>
          <w:p w:rsidRPr="00CC0718" w:rsidR="00C71DC8" w:rsidP="00244814" w:rsidRDefault="00C71DC8" w14:paraId="7DFA23E3" w14:textId="77777777"/>
        </w:tc>
      </w:tr>
      <w:tr w:rsidRPr="00CC0718" w:rsidR="00C71DC8" w:rsidTr="3A33D0EC" w14:paraId="10A9691A" w14:textId="77777777">
        <w:trPr>
          <w:trHeight w:val="329" w:hRule="exact"/>
        </w:trPr>
        <w:tc>
          <w:tcPr>
            <w:tcW w:w="10717" w:type="dxa"/>
            <w:gridSpan w:val="8"/>
            <w:shd w:val="clear" w:color="auto" w:fill="FFFFFF" w:themeFill="background1"/>
            <w:tcMar/>
          </w:tcPr>
          <w:p w:rsidRPr="00CC0718" w:rsidR="00C71DC8" w:rsidP="00244814" w:rsidRDefault="00C71DC8" w14:paraId="273AAA71" w14:textId="77777777">
            <w:pPr>
              <w:rPr>
                <w:b/>
                <w:color w:val="5C83B4"/>
                <w:spacing w:val="-2"/>
                <w:sz w:val="24"/>
              </w:rPr>
            </w:pPr>
          </w:p>
        </w:tc>
      </w:tr>
      <w:tr w:rsidRPr="00CC0718" w:rsidR="00C71DC8" w:rsidTr="3A33D0EC" w14:paraId="2D49319D" w14:textId="77777777">
        <w:trPr>
          <w:trHeight w:val="459" w:hRule="exact"/>
        </w:trPr>
        <w:tc>
          <w:tcPr>
            <w:tcW w:w="1805" w:type="dxa"/>
            <w:shd w:val="clear" w:color="auto" w:fill="FFFFFF" w:themeFill="background1"/>
            <w:tcMar/>
          </w:tcPr>
          <w:p w:rsidRPr="00CC0718" w:rsidR="00C71DC8" w:rsidP="00244814" w:rsidRDefault="00C71DC8" w14:paraId="4E31C736" w14:textId="77777777">
            <w:pPr>
              <w:rPr>
                <w:b/>
                <w:color w:val="5C83B4"/>
                <w:spacing w:val="-2"/>
                <w:sz w:val="24"/>
              </w:rPr>
            </w:pPr>
            <w:r w:rsidRPr="00CC0718">
              <w:rPr>
                <w:b/>
                <w:color w:val="5C83B4"/>
                <w:spacing w:val="-2"/>
                <w:sz w:val="24"/>
              </w:rPr>
              <w:t>Nickname:</w:t>
            </w:r>
          </w:p>
        </w:tc>
        <w:tc>
          <w:tcPr>
            <w:tcW w:w="8912" w:type="dxa"/>
            <w:gridSpan w:val="7"/>
            <w:vMerge w:val="restart"/>
            <w:shd w:val="clear" w:color="auto" w:fill="FFFFFF" w:themeFill="background1"/>
            <w:tcMar/>
          </w:tcPr>
          <w:p w:rsidRPr="00CC0718" w:rsidR="00C71DC8" w:rsidP="3A33D0EC" w:rsidRDefault="00C71DC8" w14:paraId="66B4485E" w14:textId="77777777">
            <w:pPr>
              <w:rPr>
                <w:b w:val="1"/>
                <w:bCs w:val="1"/>
                <w:color w:val="5C83B4"/>
                <w:spacing w:val="-2"/>
                <w:sz w:val="24"/>
                <w:szCs w:val="24"/>
                <w:lang w:val="en-US"/>
              </w:rPr>
            </w:pPr>
            <w:r w:rsidRPr="3A33D0EC" w:rsidR="00C71DC8">
              <w:rPr>
                <w:b w:val="1"/>
                <w:bCs w:val="1"/>
                <w:color w:val="5C83B4"/>
                <w:spacing w:val="-2"/>
                <w:sz w:val="24"/>
                <w:szCs w:val="24"/>
                <w:lang w:val="en-US"/>
              </w:rPr>
              <w:t>Codes\\AXIAL CODE\\Q10- Marketing Challenges\FUNDING\Funding club\</w:t>
            </w:r>
            <w:r w:rsidRPr="3A33D0EC" w:rsidR="00C71DC8">
              <w:rPr>
                <w:b w:val="1"/>
                <w:bCs w:val="1"/>
                <w:color w:val="5C83B4"/>
                <w:spacing w:val="-2"/>
                <w:sz w:val="24"/>
                <w:szCs w:val="24"/>
                <w:lang w:val="en-US"/>
              </w:rPr>
              <w:t>Dont</w:t>
            </w:r>
            <w:r w:rsidRPr="3A33D0EC" w:rsidR="00C71DC8">
              <w:rPr>
                <w:b w:val="1"/>
                <w:bCs w:val="1"/>
                <w:color w:val="5C83B4"/>
                <w:spacing w:val="-2"/>
                <w:sz w:val="24"/>
                <w:szCs w:val="24"/>
                <w:lang w:val="en-US"/>
              </w:rPr>
              <w:t xml:space="preserve"> have monthly funding</w:t>
            </w:r>
          </w:p>
        </w:tc>
      </w:tr>
      <w:tr w:rsidRPr="00CC0718" w:rsidR="00C71DC8" w:rsidTr="3A33D0EC" w14:paraId="5CD280F6" w14:textId="77777777">
        <w:trPr>
          <w:trHeight w:val="444" w:hRule="exact"/>
        </w:trPr>
        <w:tc>
          <w:tcPr>
            <w:tcW w:w="1805" w:type="dxa"/>
            <w:shd w:val="clear" w:color="auto" w:fill="FFFFFF" w:themeFill="background1"/>
            <w:tcMar/>
          </w:tcPr>
          <w:p w:rsidRPr="00CC0718" w:rsidR="00C71DC8" w:rsidP="00244814" w:rsidRDefault="00C71DC8" w14:paraId="6C012A5A" w14:textId="77777777">
            <w:pPr>
              <w:rPr>
                <w:b/>
                <w:color w:val="5C83B4"/>
                <w:spacing w:val="-2"/>
                <w:sz w:val="24"/>
              </w:rPr>
            </w:pPr>
            <w:r w:rsidRPr="00CC0718">
              <w:rPr>
                <w:b/>
                <w:color w:val="5C83B4"/>
                <w:spacing w:val="-2"/>
                <w:sz w:val="24"/>
              </w:rPr>
              <w:t>Classification:</w:t>
            </w:r>
          </w:p>
        </w:tc>
        <w:tc>
          <w:tcPr>
            <w:tcW w:w="8912" w:type="dxa"/>
            <w:gridSpan w:val="7"/>
            <w:vMerge/>
            <w:tcMar/>
          </w:tcPr>
          <w:p w:rsidRPr="00CC0718" w:rsidR="00C71DC8" w:rsidP="00244814" w:rsidRDefault="00C71DC8" w14:paraId="03C2A221" w14:textId="77777777"/>
        </w:tc>
      </w:tr>
      <w:tr w:rsidRPr="00CC0718" w:rsidR="00C71DC8" w:rsidTr="3A33D0EC" w14:paraId="7EE9F4FA" w14:textId="77777777">
        <w:trPr>
          <w:trHeight w:val="458" w:hRule="exact"/>
        </w:trPr>
        <w:tc>
          <w:tcPr>
            <w:tcW w:w="1805" w:type="dxa"/>
            <w:shd w:val="clear" w:color="auto" w:fill="FFFFFF" w:themeFill="background1"/>
            <w:tcMar/>
          </w:tcPr>
          <w:p w:rsidRPr="00CC0718" w:rsidR="00C71DC8" w:rsidP="00244814" w:rsidRDefault="00C71DC8" w14:paraId="12AA4752" w14:textId="77777777">
            <w:pPr>
              <w:rPr>
                <w:b/>
                <w:color w:val="5C83B4"/>
                <w:spacing w:val="-2"/>
                <w:sz w:val="24"/>
              </w:rPr>
            </w:pPr>
            <w:r w:rsidRPr="00CC0718">
              <w:rPr>
                <w:b/>
                <w:color w:val="5C83B4"/>
                <w:spacing w:val="-2"/>
                <w:sz w:val="24"/>
              </w:rPr>
              <w:lastRenderedPageBreak/>
              <w:t>Aggregated:</w:t>
            </w:r>
          </w:p>
        </w:tc>
        <w:tc>
          <w:tcPr>
            <w:tcW w:w="8912" w:type="dxa"/>
            <w:gridSpan w:val="7"/>
            <w:shd w:val="clear" w:color="auto" w:fill="FFFFFF" w:themeFill="background1"/>
            <w:tcMar/>
          </w:tcPr>
          <w:p w:rsidRPr="00CC0718" w:rsidR="00C71DC8" w:rsidP="00244814" w:rsidRDefault="00C71DC8" w14:paraId="297EC21F" w14:textId="77777777">
            <w:pPr>
              <w:rPr>
                <w:b/>
                <w:color w:val="5C83B4"/>
                <w:spacing w:val="-2"/>
                <w:sz w:val="24"/>
              </w:rPr>
            </w:pPr>
            <w:r w:rsidRPr="00CC0718">
              <w:rPr>
                <w:b/>
                <w:color w:val="5C83B4"/>
                <w:spacing w:val="-2"/>
                <w:sz w:val="24"/>
              </w:rPr>
              <w:t>No</w:t>
            </w:r>
          </w:p>
        </w:tc>
      </w:tr>
      <w:tr w:rsidRPr="00CC0718" w:rsidR="00C71DC8" w:rsidTr="3A33D0EC" w14:paraId="5CA9ACF8" w14:textId="77777777">
        <w:trPr>
          <w:trHeight w:val="344" w:hRule="exact"/>
        </w:trPr>
        <w:tc>
          <w:tcPr>
            <w:tcW w:w="3381" w:type="dxa"/>
            <w:gridSpan w:val="2"/>
            <w:tcBorders>
              <w:bottom w:val="single" w:color="8FB6EA" w:sz="5" w:space="0"/>
            </w:tcBorders>
            <w:shd w:val="clear" w:color="auto" w:fill="FFFFFF" w:themeFill="background1"/>
            <w:tcMar/>
          </w:tcPr>
          <w:p w:rsidRPr="00CC0718" w:rsidR="00C71DC8" w:rsidP="00244814" w:rsidRDefault="00C71DC8" w14:paraId="7068133A" w14:textId="77777777">
            <w:pPr>
              <w:rPr>
                <w:color w:val="000000"/>
                <w:spacing w:val="-2"/>
                <w:sz w:val="18"/>
              </w:rPr>
            </w:pPr>
            <w:r w:rsidRPr="00CC0718">
              <w:rPr>
                <w:color w:val="000000"/>
                <w:spacing w:val="-2"/>
                <w:sz w:val="18"/>
              </w:rPr>
              <w:t>Document</w:t>
            </w:r>
          </w:p>
        </w:tc>
        <w:tc>
          <w:tcPr>
            <w:tcW w:w="1132" w:type="dxa"/>
            <w:tcBorders>
              <w:bottom w:val="single" w:color="8FB6EA" w:sz="5" w:space="0"/>
            </w:tcBorders>
            <w:shd w:val="clear" w:color="auto" w:fill="FFFFFF" w:themeFill="background1"/>
            <w:tcMar/>
          </w:tcPr>
          <w:p w:rsidRPr="00CC0718" w:rsidR="00C71DC8" w:rsidP="00244814" w:rsidRDefault="00C71DC8" w14:paraId="63B69460" w14:textId="77777777">
            <w:pPr>
              <w:rPr>
                <w:color w:val="000000"/>
                <w:spacing w:val="-2"/>
                <w:sz w:val="18"/>
              </w:rPr>
            </w:pPr>
            <w:r w:rsidRPr="00CC0718">
              <w:rPr>
                <w:color w:val="000000"/>
                <w:spacing w:val="-2"/>
                <w:sz w:val="18"/>
              </w:rPr>
              <w:t>1</w:t>
            </w:r>
          </w:p>
        </w:tc>
        <w:tc>
          <w:tcPr>
            <w:tcW w:w="1576" w:type="dxa"/>
            <w:gridSpan w:val="2"/>
            <w:tcBorders>
              <w:bottom w:val="single" w:color="8FB6EA" w:sz="5" w:space="0"/>
            </w:tcBorders>
            <w:shd w:val="clear" w:color="auto" w:fill="FFFFFF" w:themeFill="background1"/>
            <w:tcMar/>
          </w:tcPr>
          <w:p w:rsidRPr="00CC0718" w:rsidR="00C71DC8" w:rsidP="00244814" w:rsidRDefault="00C71DC8" w14:paraId="6E670DE6" w14:textId="77777777">
            <w:pPr>
              <w:rPr>
                <w:color w:val="000000"/>
                <w:spacing w:val="-2"/>
                <w:sz w:val="18"/>
              </w:rPr>
            </w:pPr>
            <w:r w:rsidRPr="00CC0718">
              <w:rPr>
                <w:color w:val="000000"/>
                <w:spacing w:val="-2"/>
                <w:sz w:val="18"/>
              </w:rPr>
              <w:t>1</w:t>
            </w:r>
          </w:p>
        </w:tc>
        <w:tc>
          <w:tcPr>
            <w:tcW w:w="1362" w:type="dxa"/>
            <w:tcBorders>
              <w:bottom w:val="single" w:color="8FB6EA" w:sz="5" w:space="0"/>
            </w:tcBorders>
            <w:shd w:val="clear" w:color="auto" w:fill="FFFFFF" w:themeFill="background1"/>
            <w:tcMar/>
          </w:tcPr>
          <w:p w:rsidRPr="00CC0718" w:rsidR="00C71DC8" w:rsidP="00244814" w:rsidRDefault="00C71DC8" w14:paraId="028D2765" w14:textId="77777777">
            <w:pPr>
              <w:rPr>
                <w:color w:val="000000"/>
                <w:spacing w:val="-2"/>
                <w:sz w:val="18"/>
              </w:rPr>
            </w:pPr>
            <w:r w:rsidRPr="00CC0718">
              <w:rPr>
                <w:color w:val="000000"/>
                <w:spacing w:val="-2"/>
                <w:sz w:val="18"/>
              </w:rPr>
              <w:t>7</w:t>
            </w:r>
          </w:p>
        </w:tc>
        <w:tc>
          <w:tcPr>
            <w:tcW w:w="1690" w:type="dxa"/>
            <w:tcBorders>
              <w:bottom w:val="single" w:color="8FB6EA" w:sz="5" w:space="0"/>
            </w:tcBorders>
            <w:shd w:val="clear" w:color="auto" w:fill="FFFFFF" w:themeFill="background1"/>
            <w:tcMar/>
          </w:tcPr>
          <w:p w:rsidRPr="00CC0718" w:rsidR="00C71DC8" w:rsidP="00244814" w:rsidRDefault="00C71DC8" w14:paraId="7C2D0450" w14:textId="77777777">
            <w:pPr>
              <w:rPr>
                <w:color w:val="000000"/>
                <w:spacing w:val="-2"/>
                <w:sz w:val="18"/>
              </w:rPr>
            </w:pPr>
            <w:r w:rsidRPr="00CC0718">
              <w:rPr>
                <w:color w:val="000000"/>
                <w:spacing w:val="-2"/>
                <w:sz w:val="18"/>
              </w:rPr>
              <w:t>1</w:t>
            </w:r>
          </w:p>
        </w:tc>
        <w:tc>
          <w:tcPr>
            <w:tcW w:w="1576" w:type="dxa"/>
            <w:tcBorders>
              <w:bottom w:val="single" w:color="8FB6EA" w:sz="5" w:space="0"/>
            </w:tcBorders>
            <w:shd w:val="clear" w:color="auto" w:fill="FFFFFF" w:themeFill="background1"/>
            <w:tcMar/>
          </w:tcPr>
          <w:p w:rsidRPr="00CC0718" w:rsidR="00C71DC8" w:rsidP="00244814" w:rsidRDefault="00C71DC8" w14:paraId="660B5ADD" w14:textId="77777777">
            <w:pPr>
              <w:rPr>
                <w:color w:val="000000"/>
                <w:spacing w:val="-2"/>
                <w:sz w:val="18"/>
              </w:rPr>
            </w:pPr>
          </w:p>
        </w:tc>
      </w:tr>
      <w:tr w:rsidRPr="00CC0718" w:rsidR="00C71DC8" w:rsidTr="3A33D0EC" w14:paraId="45F877D8" w14:textId="77777777">
        <w:trPr>
          <w:trHeight w:val="1018" w:hRule="exact"/>
        </w:trPr>
        <w:tc>
          <w:tcPr>
            <w:tcW w:w="10717" w:type="dxa"/>
            <w:gridSpan w:val="8"/>
            <w:tcBorders>
              <w:top w:val="single" w:color="8FB6EA" w:sz="5" w:space="0"/>
            </w:tcBorders>
            <w:tcMar/>
          </w:tcPr>
          <w:p w:rsidRPr="00CC0718" w:rsidR="00C71DC8" w:rsidP="00244814" w:rsidRDefault="00C71DC8" w14:paraId="745D9A61" w14:textId="77777777"/>
        </w:tc>
      </w:tr>
      <w:tr w:rsidRPr="00CC0718" w:rsidR="00C71DC8" w:rsidTr="3A33D0EC" w14:paraId="5A2DEAB7" w14:textId="77777777">
        <w:trPr>
          <w:trHeight w:val="1017" w:hRule="exact"/>
        </w:trPr>
        <w:tc>
          <w:tcPr>
            <w:tcW w:w="10717" w:type="dxa"/>
            <w:gridSpan w:val="8"/>
            <w:tcMar/>
          </w:tcPr>
          <w:p w:rsidRPr="00CC0718" w:rsidR="00C71DC8" w:rsidP="00244814" w:rsidRDefault="00C71DC8" w14:paraId="681A7601" w14:textId="77777777"/>
        </w:tc>
      </w:tr>
      <w:tr w:rsidRPr="00CC0718" w:rsidR="00C71DC8" w:rsidTr="3A33D0EC" w14:paraId="2A4F847B" w14:textId="77777777">
        <w:trPr>
          <w:trHeight w:val="458" w:hRule="exact"/>
        </w:trPr>
        <w:tc>
          <w:tcPr>
            <w:tcW w:w="5359" w:type="dxa"/>
            <w:gridSpan w:val="4"/>
            <w:shd w:val="clear" w:color="auto" w:fill="FFFFFF" w:themeFill="background1"/>
            <w:tcMar/>
          </w:tcPr>
          <w:p w:rsidRPr="00CC0718" w:rsidR="00C71DC8" w:rsidP="00244814" w:rsidRDefault="00C71DC8" w14:paraId="2E924CF7" w14:textId="77777777">
            <w:pPr>
              <w:jc w:val="right"/>
              <w:rPr>
                <w:color w:val="000066"/>
                <w:spacing w:val="-2"/>
                <w:sz w:val="16"/>
              </w:rPr>
            </w:pPr>
            <w:r w:rsidRPr="00CC0718">
              <w:rPr>
                <w:color w:val="000066"/>
                <w:spacing w:val="-2"/>
                <w:sz w:val="16"/>
              </w:rPr>
              <w:t>Formatted Reports\\Code Summary Formatted Report</w:t>
            </w:r>
          </w:p>
        </w:tc>
        <w:tc>
          <w:tcPr>
            <w:tcW w:w="5358" w:type="dxa"/>
            <w:gridSpan w:val="4"/>
            <w:shd w:val="clear" w:color="auto" w:fill="FFFFFF" w:themeFill="background1"/>
            <w:tcMar/>
          </w:tcPr>
          <w:p w:rsidRPr="00CC0718" w:rsidR="00C71DC8" w:rsidP="00244814" w:rsidRDefault="00C71DC8" w14:paraId="3D9F7B71" w14:textId="77777777">
            <w:pPr>
              <w:jc w:val="right"/>
              <w:rPr>
                <w:color w:val="000066"/>
                <w:spacing w:val="-2"/>
                <w:sz w:val="16"/>
              </w:rPr>
            </w:pPr>
            <w:r w:rsidRPr="00CC0718">
              <w:rPr>
                <w:color w:val="000066"/>
                <w:spacing w:val="-2"/>
                <w:sz w:val="16"/>
              </w:rPr>
              <w:t>Page 4 of 104</w:t>
            </w:r>
          </w:p>
        </w:tc>
      </w:tr>
      <w:tr w:rsidRPr="00CC0718" w:rsidR="00C71DC8" w:rsidTr="3A33D0EC" w14:paraId="7F0E8084" w14:textId="77777777">
        <w:trPr>
          <w:trHeight w:val="445" w:hRule="exact"/>
        </w:trPr>
        <w:tc>
          <w:tcPr>
            <w:tcW w:w="10717" w:type="dxa"/>
            <w:gridSpan w:val="8"/>
            <w:shd w:val="clear" w:color="auto" w:fill="FFFFFF" w:themeFill="background1"/>
            <w:tcMar/>
            <w:vAlign w:val="center"/>
          </w:tcPr>
          <w:p w:rsidRPr="00CC0718" w:rsidR="00C71DC8" w:rsidP="00244814" w:rsidRDefault="00C71DC8" w14:paraId="479A21C6" w14:textId="77777777">
            <w:pPr>
              <w:jc w:val="right"/>
              <w:rPr>
                <w:color w:val="000066"/>
                <w:spacing w:val="-2"/>
                <w:sz w:val="16"/>
              </w:rPr>
            </w:pPr>
            <w:r w:rsidRPr="00CC0718">
              <w:rPr>
                <w:color w:val="000066"/>
                <w:spacing w:val="-2"/>
                <w:sz w:val="16"/>
              </w:rPr>
              <w:t>11/13/2024 3:39 PM</w:t>
            </w:r>
          </w:p>
        </w:tc>
      </w:tr>
      <w:tr w:rsidRPr="00CC0718" w:rsidR="00C71DC8" w:rsidTr="3A33D0EC" w14:paraId="64256EDF" w14:textId="77777777">
        <w:trPr>
          <w:trHeight w:val="458" w:hRule="exact"/>
        </w:trPr>
        <w:tc>
          <w:tcPr>
            <w:tcW w:w="3381" w:type="dxa"/>
            <w:gridSpan w:val="2"/>
            <w:shd w:val="clear" w:color="auto" w:fill="8FB6EA"/>
            <w:tcMar/>
          </w:tcPr>
          <w:p w:rsidRPr="00CC0718" w:rsidR="00C71DC8" w:rsidP="00244814" w:rsidRDefault="00C71DC8" w14:paraId="6A65551E" w14:textId="77777777">
            <w:pPr>
              <w:rPr>
                <w:b/>
                <w:color w:val="000066"/>
                <w:spacing w:val="-2"/>
                <w:sz w:val="18"/>
              </w:rPr>
            </w:pPr>
            <w:r w:rsidRPr="00CC0718">
              <w:rPr>
                <w:b/>
                <w:color w:val="000066"/>
                <w:spacing w:val="-2"/>
                <w:sz w:val="18"/>
              </w:rPr>
              <w:t>File Type</w:t>
            </w:r>
          </w:p>
        </w:tc>
        <w:tc>
          <w:tcPr>
            <w:tcW w:w="1132" w:type="dxa"/>
            <w:shd w:val="clear" w:color="auto" w:fill="8FB6EA"/>
            <w:tcMar/>
          </w:tcPr>
          <w:p w:rsidRPr="00CC0718" w:rsidR="00C71DC8" w:rsidP="00244814" w:rsidRDefault="00C71DC8" w14:paraId="4C7F41D4" w14:textId="77777777">
            <w:pPr>
              <w:rPr>
                <w:b/>
                <w:color w:val="000066"/>
                <w:spacing w:val="-2"/>
                <w:sz w:val="18"/>
              </w:rPr>
            </w:pPr>
            <w:r w:rsidRPr="00CC0718">
              <w:rPr>
                <w:b/>
                <w:color w:val="000066"/>
                <w:spacing w:val="-2"/>
                <w:sz w:val="18"/>
              </w:rPr>
              <w:t>Number of Files</w:t>
            </w:r>
          </w:p>
        </w:tc>
        <w:tc>
          <w:tcPr>
            <w:tcW w:w="1576" w:type="dxa"/>
            <w:gridSpan w:val="2"/>
            <w:shd w:val="clear" w:color="auto" w:fill="8FB6EA"/>
            <w:tcMar/>
          </w:tcPr>
          <w:p w:rsidRPr="00CC0718" w:rsidR="00C71DC8" w:rsidP="00244814" w:rsidRDefault="00C71DC8" w14:paraId="490D4B5D" w14:textId="77777777">
            <w:pPr>
              <w:rPr>
                <w:b/>
                <w:color w:val="000066"/>
                <w:spacing w:val="-2"/>
                <w:sz w:val="18"/>
              </w:rPr>
            </w:pPr>
            <w:r w:rsidRPr="00CC0718">
              <w:rPr>
                <w:b/>
                <w:color w:val="000066"/>
                <w:spacing w:val="-2"/>
                <w:sz w:val="18"/>
              </w:rPr>
              <w:t>Number of Coding References</w:t>
            </w:r>
          </w:p>
        </w:tc>
        <w:tc>
          <w:tcPr>
            <w:tcW w:w="1362" w:type="dxa"/>
            <w:shd w:val="clear" w:color="auto" w:fill="8FB6EA"/>
            <w:tcMar/>
          </w:tcPr>
          <w:p w:rsidRPr="00CC0718" w:rsidR="00C71DC8" w:rsidP="00244814" w:rsidRDefault="00C71DC8" w14:paraId="1E111776" w14:textId="77777777">
            <w:pPr>
              <w:rPr>
                <w:b/>
                <w:color w:val="000066"/>
                <w:spacing w:val="-2"/>
                <w:sz w:val="18"/>
              </w:rPr>
            </w:pPr>
            <w:r w:rsidRPr="00CC0718">
              <w:rPr>
                <w:b/>
                <w:color w:val="000066"/>
                <w:spacing w:val="-2"/>
                <w:sz w:val="18"/>
              </w:rPr>
              <w:t>Number of Words Coded</w:t>
            </w:r>
          </w:p>
        </w:tc>
        <w:tc>
          <w:tcPr>
            <w:tcW w:w="1690" w:type="dxa"/>
            <w:shd w:val="clear" w:color="auto" w:fill="8FB6EA"/>
            <w:tcMar/>
          </w:tcPr>
          <w:p w:rsidRPr="00CC0718" w:rsidR="00C71DC8" w:rsidP="00244814" w:rsidRDefault="00C71DC8" w14:paraId="10BDDA32" w14:textId="77777777">
            <w:pPr>
              <w:rPr>
                <w:b/>
                <w:color w:val="000066"/>
                <w:spacing w:val="-2"/>
                <w:sz w:val="18"/>
              </w:rPr>
            </w:pPr>
            <w:r w:rsidRPr="00CC0718">
              <w:rPr>
                <w:b/>
                <w:color w:val="000066"/>
                <w:spacing w:val="-2"/>
                <w:sz w:val="18"/>
              </w:rPr>
              <w:t>Number of Paragraphs Coded</w:t>
            </w:r>
          </w:p>
        </w:tc>
        <w:tc>
          <w:tcPr>
            <w:tcW w:w="1576" w:type="dxa"/>
            <w:shd w:val="clear" w:color="auto" w:fill="8FB6EA"/>
            <w:tcMar/>
          </w:tcPr>
          <w:p w:rsidRPr="00CC0718" w:rsidR="00C71DC8" w:rsidP="00244814" w:rsidRDefault="00C71DC8" w14:paraId="5E6858D9" w14:textId="77777777">
            <w:pPr>
              <w:rPr>
                <w:b/>
                <w:color w:val="000066"/>
                <w:spacing w:val="-2"/>
                <w:sz w:val="18"/>
              </w:rPr>
            </w:pPr>
            <w:r w:rsidRPr="00CC0718">
              <w:rPr>
                <w:b/>
                <w:color w:val="000066"/>
                <w:spacing w:val="-2"/>
                <w:sz w:val="18"/>
              </w:rPr>
              <w:t>Duration Coded</w:t>
            </w:r>
          </w:p>
        </w:tc>
      </w:tr>
      <w:tr w:rsidRPr="00CC0718" w:rsidR="00C71DC8" w:rsidTr="3A33D0EC" w14:paraId="314E309B" w14:textId="77777777">
        <w:trPr>
          <w:trHeight w:val="344" w:hRule="exact"/>
        </w:trPr>
        <w:tc>
          <w:tcPr>
            <w:tcW w:w="10717" w:type="dxa"/>
            <w:gridSpan w:val="8"/>
            <w:shd w:val="clear" w:color="auto" w:fill="FFFFFF" w:themeFill="background1"/>
            <w:tcMar/>
          </w:tcPr>
          <w:p w:rsidRPr="00CC0718" w:rsidR="00C71DC8" w:rsidP="00244814" w:rsidRDefault="00C71DC8" w14:paraId="0B1B4C63" w14:textId="77777777">
            <w:pPr>
              <w:rPr>
                <w:b/>
                <w:color w:val="5C83B4"/>
                <w:spacing w:val="-2"/>
                <w:sz w:val="24"/>
              </w:rPr>
            </w:pPr>
          </w:p>
        </w:tc>
      </w:tr>
      <w:tr w:rsidRPr="00CC0718" w:rsidR="00C71DC8" w:rsidTr="3A33D0EC" w14:paraId="6D81ED04" w14:textId="77777777">
        <w:trPr>
          <w:trHeight w:val="458" w:hRule="exact"/>
        </w:trPr>
        <w:tc>
          <w:tcPr>
            <w:tcW w:w="1805" w:type="dxa"/>
            <w:shd w:val="clear" w:color="auto" w:fill="FFFFFF" w:themeFill="background1"/>
            <w:tcMar/>
          </w:tcPr>
          <w:p w:rsidRPr="00CC0718" w:rsidR="00C71DC8" w:rsidP="00244814" w:rsidRDefault="00C71DC8" w14:paraId="1FAB7E75" w14:textId="77777777">
            <w:pPr>
              <w:rPr>
                <w:b/>
                <w:color w:val="5C83B4"/>
                <w:spacing w:val="-2"/>
                <w:sz w:val="24"/>
              </w:rPr>
            </w:pPr>
            <w:r w:rsidRPr="00CC0718">
              <w:rPr>
                <w:b/>
                <w:color w:val="5C83B4"/>
                <w:spacing w:val="-2"/>
                <w:sz w:val="24"/>
              </w:rPr>
              <w:t>Nickname:</w:t>
            </w:r>
          </w:p>
        </w:tc>
        <w:tc>
          <w:tcPr>
            <w:tcW w:w="8912" w:type="dxa"/>
            <w:gridSpan w:val="7"/>
            <w:vMerge w:val="restart"/>
            <w:shd w:val="clear" w:color="auto" w:fill="FFFFFF" w:themeFill="background1"/>
            <w:tcMar/>
          </w:tcPr>
          <w:p w:rsidRPr="00CC0718" w:rsidR="00C71DC8" w:rsidP="00244814" w:rsidRDefault="00C71DC8" w14:paraId="111F014F" w14:textId="77777777">
            <w:pPr>
              <w:rPr>
                <w:b/>
                <w:color w:val="5C83B4"/>
                <w:spacing w:val="-2"/>
                <w:sz w:val="24"/>
              </w:rPr>
            </w:pPr>
            <w:r w:rsidRPr="00CC0718">
              <w:rPr>
                <w:b/>
                <w:color w:val="5C83B4"/>
                <w:spacing w:val="-2"/>
                <w:sz w:val="24"/>
              </w:rPr>
              <w:t>Codes\\AXIAL CODE\\Q10- Marketing Challenges\FUNDING\Funding club\ISC funding</w:t>
            </w:r>
          </w:p>
        </w:tc>
      </w:tr>
      <w:tr w:rsidRPr="00CC0718" w:rsidR="00C71DC8" w:rsidTr="3A33D0EC" w14:paraId="1DA9574C" w14:textId="77777777">
        <w:trPr>
          <w:trHeight w:val="445" w:hRule="exact"/>
        </w:trPr>
        <w:tc>
          <w:tcPr>
            <w:tcW w:w="1805" w:type="dxa"/>
            <w:shd w:val="clear" w:color="auto" w:fill="FFFFFF" w:themeFill="background1"/>
            <w:tcMar/>
          </w:tcPr>
          <w:p w:rsidRPr="00CC0718" w:rsidR="00C71DC8" w:rsidP="00244814" w:rsidRDefault="00C71DC8" w14:paraId="2C6EB0EF" w14:textId="77777777">
            <w:pPr>
              <w:rPr>
                <w:b/>
                <w:color w:val="5C83B4"/>
                <w:spacing w:val="-2"/>
                <w:sz w:val="24"/>
              </w:rPr>
            </w:pPr>
            <w:r w:rsidRPr="00CC0718">
              <w:rPr>
                <w:b/>
                <w:color w:val="5C83B4"/>
                <w:spacing w:val="-2"/>
                <w:sz w:val="24"/>
              </w:rPr>
              <w:t>Classification:</w:t>
            </w:r>
          </w:p>
        </w:tc>
        <w:tc>
          <w:tcPr>
            <w:tcW w:w="8912" w:type="dxa"/>
            <w:gridSpan w:val="7"/>
            <w:vMerge/>
            <w:tcMar/>
          </w:tcPr>
          <w:p w:rsidRPr="00CC0718" w:rsidR="00C71DC8" w:rsidP="00244814" w:rsidRDefault="00C71DC8" w14:paraId="2D868BAE" w14:textId="77777777"/>
        </w:tc>
      </w:tr>
      <w:tr w:rsidRPr="00CC0718" w:rsidR="00C71DC8" w:rsidTr="3A33D0EC" w14:paraId="600AB7B0" w14:textId="77777777">
        <w:trPr>
          <w:trHeight w:val="444" w:hRule="exact"/>
        </w:trPr>
        <w:tc>
          <w:tcPr>
            <w:tcW w:w="1805" w:type="dxa"/>
            <w:shd w:val="clear" w:color="auto" w:fill="FFFFFF" w:themeFill="background1"/>
            <w:tcMar/>
          </w:tcPr>
          <w:p w:rsidRPr="00CC0718" w:rsidR="00C71DC8" w:rsidP="00244814" w:rsidRDefault="00C71DC8" w14:paraId="0486C439" w14:textId="77777777">
            <w:pPr>
              <w:rPr>
                <w:b/>
                <w:color w:val="5C83B4"/>
                <w:spacing w:val="-2"/>
                <w:sz w:val="24"/>
              </w:rPr>
            </w:pPr>
            <w:r w:rsidRPr="00CC0718">
              <w:rPr>
                <w:b/>
                <w:color w:val="5C83B4"/>
                <w:spacing w:val="-2"/>
                <w:sz w:val="24"/>
              </w:rPr>
              <w:t>Aggregated:</w:t>
            </w:r>
          </w:p>
        </w:tc>
        <w:tc>
          <w:tcPr>
            <w:tcW w:w="8912" w:type="dxa"/>
            <w:gridSpan w:val="7"/>
            <w:shd w:val="clear" w:color="auto" w:fill="FFFFFF" w:themeFill="background1"/>
            <w:tcMar/>
          </w:tcPr>
          <w:p w:rsidRPr="00CC0718" w:rsidR="00C71DC8" w:rsidP="00244814" w:rsidRDefault="00C71DC8" w14:paraId="4122685E" w14:textId="77777777">
            <w:pPr>
              <w:rPr>
                <w:b/>
                <w:color w:val="5C83B4"/>
                <w:spacing w:val="-2"/>
                <w:sz w:val="24"/>
              </w:rPr>
            </w:pPr>
            <w:r w:rsidRPr="00CC0718">
              <w:rPr>
                <w:b/>
                <w:color w:val="5C83B4"/>
                <w:spacing w:val="-2"/>
                <w:sz w:val="24"/>
              </w:rPr>
              <w:t>No</w:t>
            </w:r>
          </w:p>
        </w:tc>
      </w:tr>
      <w:tr w:rsidRPr="00CC0718" w:rsidR="00C71DC8" w:rsidTr="3A33D0EC" w14:paraId="60D9A477" w14:textId="77777777">
        <w:trPr>
          <w:trHeight w:val="344" w:hRule="exact"/>
        </w:trPr>
        <w:tc>
          <w:tcPr>
            <w:tcW w:w="3381" w:type="dxa"/>
            <w:gridSpan w:val="2"/>
            <w:tcBorders>
              <w:bottom w:val="single" w:color="8FB6EA" w:sz="5" w:space="0"/>
            </w:tcBorders>
            <w:shd w:val="clear" w:color="auto" w:fill="FFFFFF" w:themeFill="background1"/>
            <w:tcMar/>
          </w:tcPr>
          <w:p w:rsidRPr="00CC0718" w:rsidR="00C71DC8" w:rsidP="00244814" w:rsidRDefault="00C71DC8" w14:paraId="1635B71A" w14:textId="77777777">
            <w:pPr>
              <w:rPr>
                <w:color w:val="000000"/>
                <w:spacing w:val="-2"/>
                <w:sz w:val="18"/>
              </w:rPr>
            </w:pPr>
            <w:r w:rsidRPr="00CC0718">
              <w:rPr>
                <w:color w:val="000000"/>
                <w:spacing w:val="-2"/>
                <w:sz w:val="18"/>
              </w:rPr>
              <w:t>Document</w:t>
            </w:r>
          </w:p>
        </w:tc>
        <w:tc>
          <w:tcPr>
            <w:tcW w:w="1132" w:type="dxa"/>
            <w:tcBorders>
              <w:bottom w:val="single" w:color="8FB6EA" w:sz="5" w:space="0"/>
            </w:tcBorders>
            <w:shd w:val="clear" w:color="auto" w:fill="FFFFFF" w:themeFill="background1"/>
            <w:tcMar/>
          </w:tcPr>
          <w:p w:rsidRPr="00CC0718" w:rsidR="00C71DC8" w:rsidP="00244814" w:rsidRDefault="00C71DC8" w14:paraId="25BE23F5" w14:textId="77777777">
            <w:pPr>
              <w:rPr>
                <w:color w:val="000000"/>
                <w:spacing w:val="-2"/>
                <w:sz w:val="18"/>
              </w:rPr>
            </w:pPr>
            <w:r w:rsidRPr="00CC0718">
              <w:rPr>
                <w:color w:val="000000"/>
                <w:spacing w:val="-2"/>
                <w:sz w:val="18"/>
              </w:rPr>
              <w:t>1</w:t>
            </w:r>
          </w:p>
        </w:tc>
        <w:tc>
          <w:tcPr>
            <w:tcW w:w="1576" w:type="dxa"/>
            <w:gridSpan w:val="2"/>
            <w:tcBorders>
              <w:bottom w:val="single" w:color="8FB6EA" w:sz="5" w:space="0"/>
            </w:tcBorders>
            <w:shd w:val="clear" w:color="auto" w:fill="FFFFFF" w:themeFill="background1"/>
            <w:tcMar/>
          </w:tcPr>
          <w:p w:rsidRPr="00CC0718" w:rsidR="00C71DC8" w:rsidP="00244814" w:rsidRDefault="00C71DC8" w14:paraId="0A763ABC" w14:textId="77777777">
            <w:pPr>
              <w:rPr>
                <w:color w:val="000000"/>
                <w:spacing w:val="-2"/>
                <w:sz w:val="18"/>
              </w:rPr>
            </w:pPr>
            <w:r w:rsidRPr="00CC0718">
              <w:rPr>
                <w:color w:val="000000"/>
                <w:spacing w:val="-2"/>
                <w:sz w:val="18"/>
              </w:rPr>
              <w:t>1</w:t>
            </w:r>
          </w:p>
        </w:tc>
        <w:tc>
          <w:tcPr>
            <w:tcW w:w="1362" w:type="dxa"/>
            <w:tcBorders>
              <w:bottom w:val="single" w:color="8FB6EA" w:sz="5" w:space="0"/>
            </w:tcBorders>
            <w:shd w:val="clear" w:color="auto" w:fill="FFFFFF" w:themeFill="background1"/>
            <w:tcMar/>
          </w:tcPr>
          <w:p w:rsidRPr="00CC0718" w:rsidR="00C71DC8" w:rsidP="00244814" w:rsidRDefault="00C71DC8" w14:paraId="74B7F1C5" w14:textId="77777777">
            <w:pPr>
              <w:rPr>
                <w:color w:val="000000"/>
                <w:spacing w:val="-2"/>
                <w:sz w:val="18"/>
              </w:rPr>
            </w:pPr>
            <w:r w:rsidRPr="00CC0718">
              <w:rPr>
                <w:color w:val="000000"/>
                <w:spacing w:val="-2"/>
                <w:sz w:val="18"/>
              </w:rPr>
              <w:t>15</w:t>
            </w:r>
          </w:p>
        </w:tc>
        <w:tc>
          <w:tcPr>
            <w:tcW w:w="1690" w:type="dxa"/>
            <w:tcBorders>
              <w:bottom w:val="single" w:color="8FB6EA" w:sz="5" w:space="0"/>
            </w:tcBorders>
            <w:shd w:val="clear" w:color="auto" w:fill="FFFFFF" w:themeFill="background1"/>
            <w:tcMar/>
          </w:tcPr>
          <w:p w:rsidRPr="00CC0718" w:rsidR="00C71DC8" w:rsidP="00244814" w:rsidRDefault="00C71DC8" w14:paraId="4FC30A9A" w14:textId="77777777">
            <w:pPr>
              <w:rPr>
                <w:color w:val="000000"/>
                <w:spacing w:val="-2"/>
                <w:sz w:val="18"/>
              </w:rPr>
            </w:pPr>
            <w:r w:rsidRPr="00CC0718">
              <w:rPr>
                <w:color w:val="000000"/>
                <w:spacing w:val="-2"/>
                <w:sz w:val="18"/>
              </w:rPr>
              <w:t>1</w:t>
            </w:r>
          </w:p>
        </w:tc>
        <w:tc>
          <w:tcPr>
            <w:tcW w:w="1576" w:type="dxa"/>
            <w:tcBorders>
              <w:bottom w:val="single" w:color="8FB6EA" w:sz="5" w:space="0"/>
            </w:tcBorders>
            <w:shd w:val="clear" w:color="auto" w:fill="FFFFFF" w:themeFill="background1"/>
            <w:tcMar/>
          </w:tcPr>
          <w:p w:rsidRPr="00CC0718" w:rsidR="00C71DC8" w:rsidP="00244814" w:rsidRDefault="00C71DC8" w14:paraId="087A8F57" w14:textId="77777777">
            <w:pPr>
              <w:rPr>
                <w:color w:val="000000"/>
                <w:spacing w:val="-2"/>
                <w:sz w:val="18"/>
              </w:rPr>
            </w:pPr>
          </w:p>
        </w:tc>
      </w:tr>
      <w:tr w:rsidRPr="00CC0718" w:rsidR="00C71DC8" w:rsidTr="3A33D0EC" w14:paraId="1BC83150" w14:textId="77777777">
        <w:trPr>
          <w:trHeight w:val="458" w:hRule="exact"/>
        </w:trPr>
        <w:tc>
          <w:tcPr>
            <w:tcW w:w="10717" w:type="dxa"/>
            <w:gridSpan w:val="8"/>
            <w:tcBorders>
              <w:top w:val="single" w:color="8FB6EA" w:sz="5" w:space="0"/>
            </w:tcBorders>
            <w:tcMar/>
          </w:tcPr>
          <w:p w:rsidRPr="00CC0718" w:rsidR="00C71DC8" w:rsidP="00244814" w:rsidRDefault="00C71DC8" w14:paraId="18875B59" w14:textId="77777777"/>
        </w:tc>
      </w:tr>
      <w:tr w:rsidRPr="00CC0718" w:rsidR="00C71DC8" w:rsidTr="3A33D0EC" w14:paraId="49A31CA6" w14:textId="77777777">
        <w:trPr>
          <w:trHeight w:val="330" w:hRule="exact"/>
        </w:trPr>
        <w:tc>
          <w:tcPr>
            <w:tcW w:w="10717" w:type="dxa"/>
            <w:gridSpan w:val="8"/>
            <w:shd w:val="clear" w:color="auto" w:fill="FFFFFF" w:themeFill="background1"/>
            <w:tcMar/>
          </w:tcPr>
          <w:p w:rsidRPr="00CC0718" w:rsidR="00C71DC8" w:rsidP="00244814" w:rsidRDefault="00C71DC8" w14:paraId="6A188494" w14:textId="77777777">
            <w:pPr>
              <w:rPr>
                <w:b/>
                <w:color w:val="5C83B4"/>
                <w:spacing w:val="-2"/>
                <w:sz w:val="24"/>
              </w:rPr>
            </w:pPr>
          </w:p>
        </w:tc>
      </w:tr>
      <w:tr w:rsidRPr="00CC0718" w:rsidR="00C71DC8" w:rsidTr="3A33D0EC" w14:paraId="6E24670C" w14:textId="77777777">
        <w:trPr>
          <w:trHeight w:val="458" w:hRule="exact"/>
        </w:trPr>
        <w:tc>
          <w:tcPr>
            <w:tcW w:w="1805" w:type="dxa"/>
            <w:shd w:val="clear" w:color="auto" w:fill="FFFFFF" w:themeFill="background1"/>
            <w:tcMar/>
          </w:tcPr>
          <w:p w:rsidRPr="00CC0718" w:rsidR="00C71DC8" w:rsidP="00244814" w:rsidRDefault="00C71DC8" w14:paraId="118EE1F3" w14:textId="77777777">
            <w:pPr>
              <w:rPr>
                <w:b/>
                <w:color w:val="5C83B4"/>
                <w:spacing w:val="-2"/>
                <w:sz w:val="24"/>
              </w:rPr>
            </w:pPr>
            <w:r w:rsidRPr="00CC0718">
              <w:rPr>
                <w:b/>
                <w:color w:val="5C83B4"/>
                <w:spacing w:val="-2"/>
                <w:sz w:val="24"/>
              </w:rPr>
              <w:t>Nickname:</w:t>
            </w:r>
          </w:p>
        </w:tc>
        <w:tc>
          <w:tcPr>
            <w:tcW w:w="8912" w:type="dxa"/>
            <w:gridSpan w:val="7"/>
            <w:vMerge w:val="restart"/>
            <w:shd w:val="clear" w:color="auto" w:fill="FFFFFF" w:themeFill="background1"/>
            <w:tcMar/>
          </w:tcPr>
          <w:p w:rsidRPr="00CC0718" w:rsidR="00C71DC8" w:rsidP="00244814" w:rsidRDefault="00C71DC8" w14:paraId="317EF25B" w14:textId="77777777">
            <w:pPr>
              <w:rPr>
                <w:b/>
                <w:color w:val="5C83B4"/>
                <w:spacing w:val="-2"/>
                <w:sz w:val="24"/>
              </w:rPr>
            </w:pPr>
            <w:r w:rsidRPr="00CC0718">
              <w:rPr>
                <w:b/>
                <w:color w:val="5C83B4"/>
                <w:spacing w:val="-2"/>
                <w:sz w:val="24"/>
              </w:rPr>
              <w:t>Codes\\AXIAL CODE\\Q10- Marketing Challenges\FUNDING\Funding is a major problem</w:t>
            </w:r>
          </w:p>
        </w:tc>
      </w:tr>
      <w:tr w:rsidRPr="00CC0718" w:rsidR="00C71DC8" w:rsidTr="3A33D0EC" w14:paraId="0B718E80" w14:textId="77777777">
        <w:trPr>
          <w:trHeight w:val="444" w:hRule="exact"/>
        </w:trPr>
        <w:tc>
          <w:tcPr>
            <w:tcW w:w="1805" w:type="dxa"/>
            <w:shd w:val="clear" w:color="auto" w:fill="FFFFFF" w:themeFill="background1"/>
            <w:tcMar/>
          </w:tcPr>
          <w:p w:rsidRPr="00CC0718" w:rsidR="00C71DC8" w:rsidP="00244814" w:rsidRDefault="00C71DC8" w14:paraId="059216F9" w14:textId="77777777">
            <w:pPr>
              <w:rPr>
                <w:b/>
                <w:color w:val="5C83B4"/>
                <w:spacing w:val="-2"/>
                <w:sz w:val="24"/>
              </w:rPr>
            </w:pPr>
            <w:r w:rsidRPr="00CC0718">
              <w:rPr>
                <w:b/>
                <w:color w:val="5C83B4"/>
                <w:spacing w:val="-2"/>
                <w:sz w:val="24"/>
              </w:rPr>
              <w:t>Classification:</w:t>
            </w:r>
          </w:p>
        </w:tc>
        <w:tc>
          <w:tcPr>
            <w:tcW w:w="8912" w:type="dxa"/>
            <w:gridSpan w:val="7"/>
            <w:vMerge/>
            <w:tcMar/>
          </w:tcPr>
          <w:p w:rsidRPr="00CC0718" w:rsidR="00C71DC8" w:rsidP="00244814" w:rsidRDefault="00C71DC8" w14:paraId="5087F93E" w14:textId="77777777"/>
        </w:tc>
      </w:tr>
      <w:tr w:rsidRPr="00CC0718" w:rsidR="00C71DC8" w:rsidTr="3A33D0EC" w14:paraId="34A37504" w14:textId="77777777">
        <w:trPr>
          <w:trHeight w:val="459" w:hRule="exact"/>
        </w:trPr>
        <w:tc>
          <w:tcPr>
            <w:tcW w:w="1805" w:type="dxa"/>
            <w:shd w:val="clear" w:color="auto" w:fill="FFFFFF" w:themeFill="background1"/>
            <w:tcMar/>
          </w:tcPr>
          <w:p w:rsidRPr="00CC0718" w:rsidR="00C71DC8" w:rsidP="00244814" w:rsidRDefault="00C71DC8" w14:paraId="1E748936" w14:textId="77777777">
            <w:pPr>
              <w:rPr>
                <w:b/>
                <w:color w:val="5C83B4"/>
                <w:spacing w:val="-2"/>
                <w:sz w:val="24"/>
              </w:rPr>
            </w:pPr>
            <w:r w:rsidRPr="00CC0718">
              <w:rPr>
                <w:b/>
                <w:color w:val="5C83B4"/>
                <w:spacing w:val="-2"/>
                <w:sz w:val="24"/>
              </w:rPr>
              <w:t>Aggregated:</w:t>
            </w:r>
          </w:p>
        </w:tc>
        <w:tc>
          <w:tcPr>
            <w:tcW w:w="8912" w:type="dxa"/>
            <w:gridSpan w:val="7"/>
            <w:shd w:val="clear" w:color="auto" w:fill="FFFFFF" w:themeFill="background1"/>
            <w:tcMar/>
          </w:tcPr>
          <w:p w:rsidRPr="00CC0718" w:rsidR="00C71DC8" w:rsidP="00244814" w:rsidRDefault="00C71DC8" w14:paraId="77C0A5BE" w14:textId="77777777">
            <w:pPr>
              <w:rPr>
                <w:b/>
                <w:color w:val="5C83B4"/>
                <w:spacing w:val="-2"/>
                <w:sz w:val="24"/>
              </w:rPr>
            </w:pPr>
            <w:r w:rsidRPr="00CC0718">
              <w:rPr>
                <w:b/>
                <w:color w:val="5C83B4"/>
                <w:spacing w:val="-2"/>
                <w:sz w:val="24"/>
              </w:rPr>
              <w:t>No</w:t>
            </w:r>
          </w:p>
        </w:tc>
      </w:tr>
      <w:tr w:rsidRPr="00CC0718" w:rsidR="00C71DC8" w:rsidTr="3A33D0EC" w14:paraId="3408AF1E" w14:textId="77777777">
        <w:trPr>
          <w:trHeight w:val="329" w:hRule="exact"/>
        </w:trPr>
        <w:tc>
          <w:tcPr>
            <w:tcW w:w="3381" w:type="dxa"/>
            <w:gridSpan w:val="2"/>
            <w:tcBorders>
              <w:bottom w:val="single" w:color="8FB6EA" w:sz="5" w:space="0"/>
            </w:tcBorders>
            <w:shd w:val="clear" w:color="auto" w:fill="FFFFFF" w:themeFill="background1"/>
            <w:tcMar/>
          </w:tcPr>
          <w:p w:rsidRPr="00CC0718" w:rsidR="00C71DC8" w:rsidP="00244814" w:rsidRDefault="00C71DC8" w14:paraId="7DCCF231" w14:textId="77777777">
            <w:pPr>
              <w:rPr>
                <w:color w:val="000000"/>
                <w:spacing w:val="-2"/>
                <w:sz w:val="18"/>
              </w:rPr>
            </w:pPr>
            <w:r w:rsidRPr="00CC0718">
              <w:rPr>
                <w:color w:val="000000"/>
                <w:spacing w:val="-2"/>
                <w:sz w:val="18"/>
              </w:rPr>
              <w:t>Document</w:t>
            </w:r>
          </w:p>
        </w:tc>
        <w:tc>
          <w:tcPr>
            <w:tcW w:w="1132" w:type="dxa"/>
            <w:tcBorders>
              <w:bottom w:val="single" w:color="8FB6EA" w:sz="5" w:space="0"/>
            </w:tcBorders>
            <w:shd w:val="clear" w:color="auto" w:fill="FFFFFF" w:themeFill="background1"/>
            <w:tcMar/>
          </w:tcPr>
          <w:p w:rsidRPr="00CC0718" w:rsidR="00C71DC8" w:rsidP="00244814" w:rsidRDefault="00C71DC8" w14:paraId="3A74368A" w14:textId="77777777">
            <w:pPr>
              <w:rPr>
                <w:color w:val="000000"/>
                <w:spacing w:val="-2"/>
                <w:sz w:val="18"/>
              </w:rPr>
            </w:pPr>
            <w:r w:rsidRPr="00CC0718">
              <w:rPr>
                <w:color w:val="000000"/>
                <w:spacing w:val="-2"/>
                <w:sz w:val="18"/>
              </w:rPr>
              <w:t>1</w:t>
            </w:r>
          </w:p>
        </w:tc>
        <w:tc>
          <w:tcPr>
            <w:tcW w:w="1576" w:type="dxa"/>
            <w:gridSpan w:val="2"/>
            <w:tcBorders>
              <w:bottom w:val="single" w:color="8FB6EA" w:sz="5" w:space="0"/>
            </w:tcBorders>
            <w:shd w:val="clear" w:color="auto" w:fill="FFFFFF" w:themeFill="background1"/>
            <w:tcMar/>
          </w:tcPr>
          <w:p w:rsidRPr="00CC0718" w:rsidR="00C71DC8" w:rsidP="00244814" w:rsidRDefault="00C71DC8" w14:paraId="175D25D3" w14:textId="77777777">
            <w:pPr>
              <w:rPr>
                <w:color w:val="000000"/>
                <w:spacing w:val="-2"/>
                <w:sz w:val="18"/>
              </w:rPr>
            </w:pPr>
            <w:r w:rsidRPr="00CC0718">
              <w:rPr>
                <w:color w:val="000000"/>
                <w:spacing w:val="-2"/>
                <w:sz w:val="18"/>
              </w:rPr>
              <w:t>1</w:t>
            </w:r>
          </w:p>
        </w:tc>
        <w:tc>
          <w:tcPr>
            <w:tcW w:w="1362" w:type="dxa"/>
            <w:tcBorders>
              <w:bottom w:val="single" w:color="8FB6EA" w:sz="5" w:space="0"/>
            </w:tcBorders>
            <w:shd w:val="clear" w:color="auto" w:fill="FFFFFF" w:themeFill="background1"/>
            <w:tcMar/>
          </w:tcPr>
          <w:p w:rsidRPr="00CC0718" w:rsidR="00C71DC8" w:rsidP="00244814" w:rsidRDefault="00C71DC8" w14:paraId="6B80D363" w14:textId="77777777">
            <w:pPr>
              <w:rPr>
                <w:color w:val="000000"/>
                <w:spacing w:val="-2"/>
                <w:sz w:val="18"/>
              </w:rPr>
            </w:pPr>
            <w:r w:rsidRPr="00CC0718">
              <w:rPr>
                <w:color w:val="000000"/>
                <w:spacing w:val="-2"/>
                <w:sz w:val="18"/>
              </w:rPr>
              <w:t>5</w:t>
            </w:r>
          </w:p>
        </w:tc>
        <w:tc>
          <w:tcPr>
            <w:tcW w:w="1690" w:type="dxa"/>
            <w:tcBorders>
              <w:bottom w:val="single" w:color="8FB6EA" w:sz="5" w:space="0"/>
            </w:tcBorders>
            <w:shd w:val="clear" w:color="auto" w:fill="FFFFFF" w:themeFill="background1"/>
            <w:tcMar/>
          </w:tcPr>
          <w:p w:rsidRPr="00CC0718" w:rsidR="00C71DC8" w:rsidP="00244814" w:rsidRDefault="00C71DC8" w14:paraId="483A5E99" w14:textId="77777777">
            <w:pPr>
              <w:rPr>
                <w:color w:val="000000"/>
                <w:spacing w:val="-2"/>
                <w:sz w:val="18"/>
              </w:rPr>
            </w:pPr>
            <w:r w:rsidRPr="00CC0718">
              <w:rPr>
                <w:color w:val="000000"/>
                <w:spacing w:val="-2"/>
                <w:sz w:val="18"/>
              </w:rPr>
              <w:t>1</w:t>
            </w:r>
          </w:p>
        </w:tc>
        <w:tc>
          <w:tcPr>
            <w:tcW w:w="1576" w:type="dxa"/>
            <w:tcBorders>
              <w:bottom w:val="single" w:color="8FB6EA" w:sz="5" w:space="0"/>
            </w:tcBorders>
            <w:shd w:val="clear" w:color="auto" w:fill="FFFFFF" w:themeFill="background1"/>
            <w:tcMar/>
          </w:tcPr>
          <w:p w:rsidRPr="00CC0718" w:rsidR="00C71DC8" w:rsidP="00244814" w:rsidRDefault="00C71DC8" w14:paraId="024BE123" w14:textId="77777777">
            <w:pPr>
              <w:rPr>
                <w:color w:val="000000"/>
                <w:spacing w:val="-2"/>
                <w:sz w:val="18"/>
              </w:rPr>
            </w:pPr>
          </w:p>
        </w:tc>
      </w:tr>
      <w:tr w:rsidRPr="00CC0718" w:rsidR="00C71DC8" w:rsidTr="3A33D0EC" w14:paraId="5645F475" w14:textId="77777777">
        <w:trPr>
          <w:trHeight w:val="459" w:hRule="exact"/>
        </w:trPr>
        <w:tc>
          <w:tcPr>
            <w:tcW w:w="10717" w:type="dxa"/>
            <w:gridSpan w:val="8"/>
            <w:tcBorders>
              <w:top w:val="single" w:color="8FB6EA" w:sz="5" w:space="0"/>
            </w:tcBorders>
            <w:tcMar/>
          </w:tcPr>
          <w:p w:rsidRPr="00CC0718" w:rsidR="00C71DC8" w:rsidP="00244814" w:rsidRDefault="00C71DC8" w14:paraId="4C32DC9B" w14:textId="77777777"/>
        </w:tc>
      </w:tr>
      <w:tr w:rsidRPr="00CC0718" w:rsidR="00C71DC8" w:rsidTr="3A33D0EC" w14:paraId="685831C4" w14:textId="77777777">
        <w:trPr>
          <w:trHeight w:val="602" w:hRule="exact"/>
        </w:trPr>
        <w:tc>
          <w:tcPr>
            <w:tcW w:w="10717" w:type="dxa"/>
            <w:gridSpan w:val="8"/>
            <w:shd w:val="clear" w:color="auto" w:fill="FFFFFF" w:themeFill="background1"/>
            <w:tcMar/>
          </w:tcPr>
          <w:p w:rsidRPr="00CC0718" w:rsidR="00C71DC8" w:rsidP="00244814" w:rsidRDefault="00C71DC8" w14:paraId="54C017A7" w14:textId="77777777">
            <w:pPr>
              <w:rPr>
                <w:b/>
                <w:color w:val="5C83B4"/>
                <w:spacing w:val="-2"/>
                <w:sz w:val="24"/>
              </w:rPr>
            </w:pPr>
            <w:bookmarkStart w:name="CodesAXIALCODEQ10MarketingChallengesFUND" w:id="21"/>
            <w:bookmarkEnd w:id="21"/>
          </w:p>
        </w:tc>
      </w:tr>
      <w:tr w:rsidRPr="00CC0718" w:rsidR="00C71DC8" w:rsidTr="3A33D0EC" w14:paraId="45C93AC8" w14:textId="77777777">
        <w:trPr>
          <w:trHeight w:val="444" w:hRule="exact"/>
        </w:trPr>
        <w:tc>
          <w:tcPr>
            <w:tcW w:w="1805" w:type="dxa"/>
            <w:shd w:val="clear" w:color="auto" w:fill="FFFFFF" w:themeFill="background1"/>
            <w:tcMar/>
          </w:tcPr>
          <w:p w:rsidRPr="00CC0718" w:rsidR="00C71DC8" w:rsidP="00244814" w:rsidRDefault="00C71DC8" w14:paraId="1A7A0CB7" w14:textId="77777777">
            <w:pPr>
              <w:rPr>
                <w:b/>
                <w:color w:val="5C83B4"/>
                <w:spacing w:val="-2"/>
                <w:sz w:val="24"/>
              </w:rPr>
            </w:pPr>
            <w:r w:rsidRPr="00CC0718">
              <w:rPr>
                <w:b/>
                <w:color w:val="5C83B4"/>
                <w:spacing w:val="-2"/>
                <w:sz w:val="24"/>
              </w:rPr>
              <w:t>Nickname:</w:t>
            </w:r>
          </w:p>
        </w:tc>
        <w:tc>
          <w:tcPr>
            <w:tcW w:w="8912" w:type="dxa"/>
            <w:gridSpan w:val="7"/>
            <w:vMerge w:val="restart"/>
            <w:shd w:val="clear" w:color="auto" w:fill="FFFFFF" w:themeFill="background1"/>
            <w:tcMar/>
          </w:tcPr>
          <w:p w:rsidRPr="00CC0718" w:rsidR="00C71DC8" w:rsidP="3A33D0EC" w:rsidRDefault="00C71DC8" w14:paraId="57467A28" w14:textId="77777777">
            <w:pPr>
              <w:rPr>
                <w:b w:val="1"/>
                <w:bCs w:val="1"/>
                <w:color w:val="5C83B4"/>
                <w:spacing w:val="-2"/>
                <w:sz w:val="24"/>
                <w:szCs w:val="24"/>
                <w:lang w:val="en-US"/>
              </w:rPr>
            </w:pPr>
            <w:r w:rsidRPr="3A33D0EC" w:rsidR="00C71DC8">
              <w:rPr>
                <w:b w:val="1"/>
                <w:bCs w:val="1"/>
                <w:color w:val="5C83B4"/>
                <w:spacing w:val="-2"/>
                <w:sz w:val="24"/>
                <w:szCs w:val="24"/>
                <w:lang w:val="en-US"/>
              </w:rPr>
              <w:t xml:space="preserve">Codes\\AXIAL CODE\\Q10- Marketing Challenges\FUNDING\It's </w:t>
            </w:r>
            <w:r w:rsidRPr="3A33D0EC" w:rsidR="00C71DC8">
              <w:rPr>
                <w:b w:val="1"/>
                <w:bCs w:val="1"/>
                <w:color w:val="5C83B4"/>
                <w:spacing w:val="-2"/>
                <w:sz w:val="24"/>
                <w:szCs w:val="24"/>
                <w:lang w:val="en-US"/>
              </w:rPr>
              <w:t>just about the</w:t>
            </w:r>
            <w:r w:rsidRPr="3A33D0EC" w:rsidR="00C71DC8">
              <w:rPr>
                <w:b w:val="1"/>
                <w:bCs w:val="1"/>
                <w:color w:val="5C83B4"/>
                <w:spacing w:val="-2"/>
                <w:sz w:val="24"/>
                <w:szCs w:val="24"/>
                <w:lang w:val="en-US"/>
              </w:rPr>
              <w:t xml:space="preserve"> funding and because </w:t>
            </w:r>
            <w:r w:rsidRPr="3A33D0EC" w:rsidR="00C71DC8">
              <w:rPr>
                <w:b w:val="1"/>
                <w:bCs w:val="1"/>
                <w:color w:val="5C83B4"/>
                <w:spacing w:val="-2"/>
                <w:sz w:val="24"/>
                <w:szCs w:val="24"/>
                <w:lang w:val="en-US"/>
              </w:rPr>
              <w:t>we're</w:t>
            </w:r>
            <w:r w:rsidRPr="3A33D0EC" w:rsidR="00C71DC8">
              <w:rPr>
                <w:b w:val="1"/>
                <w:bCs w:val="1"/>
                <w:color w:val="5C83B4"/>
                <w:spacing w:val="-2"/>
                <w:sz w:val="24"/>
                <w:szCs w:val="24"/>
                <w:lang w:val="en-US"/>
              </w:rPr>
              <w:t xml:space="preserve"> not getting the funds from WPI, </w:t>
            </w:r>
            <w:r w:rsidRPr="3A33D0EC" w:rsidR="00C71DC8">
              <w:rPr>
                <w:b w:val="1"/>
                <w:bCs w:val="1"/>
                <w:color w:val="5C83B4"/>
                <w:spacing w:val="-2"/>
                <w:sz w:val="24"/>
                <w:szCs w:val="24"/>
                <w:lang w:val="en-US"/>
              </w:rPr>
              <w:t>that's</w:t>
            </w:r>
            <w:r w:rsidRPr="3A33D0EC" w:rsidR="00C71DC8">
              <w:rPr>
                <w:b w:val="1"/>
                <w:bCs w:val="1"/>
                <w:color w:val="5C83B4"/>
                <w:spacing w:val="-2"/>
                <w:sz w:val="24"/>
                <w:szCs w:val="24"/>
                <w:lang w:val="en-US"/>
              </w:rPr>
              <w:t xml:space="preserve"> the major thing.</w:t>
            </w:r>
          </w:p>
        </w:tc>
      </w:tr>
      <w:tr w:rsidRPr="00CC0718" w:rsidR="00C71DC8" w:rsidTr="3A33D0EC" w14:paraId="0ECAE3DD" w14:textId="77777777">
        <w:trPr>
          <w:trHeight w:val="458" w:hRule="exact"/>
        </w:trPr>
        <w:tc>
          <w:tcPr>
            <w:tcW w:w="1805" w:type="dxa"/>
            <w:shd w:val="clear" w:color="auto" w:fill="FFFFFF" w:themeFill="background1"/>
            <w:tcMar/>
          </w:tcPr>
          <w:p w:rsidRPr="00CC0718" w:rsidR="00C71DC8" w:rsidP="00244814" w:rsidRDefault="00C71DC8" w14:paraId="53E0D3DC" w14:textId="77777777">
            <w:pPr>
              <w:rPr>
                <w:b/>
                <w:color w:val="5C83B4"/>
                <w:spacing w:val="-2"/>
                <w:sz w:val="24"/>
              </w:rPr>
            </w:pPr>
            <w:r w:rsidRPr="00CC0718">
              <w:rPr>
                <w:b/>
                <w:color w:val="5C83B4"/>
                <w:spacing w:val="-2"/>
                <w:sz w:val="24"/>
              </w:rPr>
              <w:t>Classification:</w:t>
            </w:r>
          </w:p>
        </w:tc>
        <w:tc>
          <w:tcPr>
            <w:tcW w:w="8912" w:type="dxa"/>
            <w:gridSpan w:val="7"/>
            <w:vMerge/>
            <w:tcMar/>
          </w:tcPr>
          <w:p w:rsidRPr="00CC0718" w:rsidR="00C71DC8" w:rsidP="00244814" w:rsidRDefault="00C71DC8" w14:paraId="732C8A84" w14:textId="77777777"/>
        </w:tc>
      </w:tr>
      <w:tr w:rsidRPr="00CC0718" w:rsidR="00C71DC8" w:rsidTr="3A33D0EC" w14:paraId="5F47273D" w14:textId="77777777">
        <w:trPr>
          <w:trHeight w:val="444" w:hRule="exact"/>
        </w:trPr>
        <w:tc>
          <w:tcPr>
            <w:tcW w:w="1805" w:type="dxa"/>
            <w:shd w:val="clear" w:color="auto" w:fill="FFFFFF" w:themeFill="background1"/>
            <w:tcMar/>
          </w:tcPr>
          <w:p w:rsidRPr="00CC0718" w:rsidR="00C71DC8" w:rsidP="00244814" w:rsidRDefault="00C71DC8" w14:paraId="18945D25" w14:textId="77777777">
            <w:pPr>
              <w:rPr>
                <w:b/>
                <w:color w:val="5C83B4"/>
                <w:spacing w:val="-2"/>
                <w:sz w:val="24"/>
              </w:rPr>
            </w:pPr>
            <w:r w:rsidRPr="00CC0718">
              <w:rPr>
                <w:b/>
                <w:color w:val="5C83B4"/>
                <w:spacing w:val="-2"/>
                <w:sz w:val="24"/>
              </w:rPr>
              <w:t>Aggregated:</w:t>
            </w:r>
          </w:p>
        </w:tc>
        <w:tc>
          <w:tcPr>
            <w:tcW w:w="8912" w:type="dxa"/>
            <w:gridSpan w:val="7"/>
            <w:shd w:val="clear" w:color="auto" w:fill="FFFFFF" w:themeFill="background1"/>
            <w:tcMar/>
          </w:tcPr>
          <w:p w:rsidRPr="00CC0718" w:rsidR="00C71DC8" w:rsidP="00244814" w:rsidRDefault="00C71DC8" w14:paraId="0EC60F57" w14:textId="77777777">
            <w:pPr>
              <w:rPr>
                <w:b/>
                <w:color w:val="5C83B4"/>
                <w:spacing w:val="-2"/>
                <w:sz w:val="24"/>
              </w:rPr>
            </w:pPr>
            <w:r w:rsidRPr="00CC0718">
              <w:rPr>
                <w:b/>
                <w:color w:val="5C83B4"/>
                <w:spacing w:val="-2"/>
                <w:sz w:val="24"/>
              </w:rPr>
              <w:t>No</w:t>
            </w:r>
          </w:p>
        </w:tc>
      </w:tr>
      <w:tr w:rsidRPr="00CC0718" w:rsidR="00C71DC8" w:rsidTr="3A33D0EC" w14:paraId="70E3E546" w14:textId="77777777">
        <w:trPr>
          <w:trHeight w:val="344" w:hRule="exact"/>
        </w:trPr>
        <w:tc>
          <w:tcPr>
            <w:tcW w:w="3381" w:type="dxa"/>
            <w:gridSpan w:val="2"/>
            <w:tcBorders>
              <w:bottom w:val="single" w:color="8FB6EA" w:sz="5" w:space="0"/>
            </w:tcBorders>
            <w:shd w:val="clear" w:color="auto" w:fill="FFFFFF" w:themeFill="background1"/>
            <w:tcMar/>
          </w:tcPr>
          <w:p w:rsidRPr="00CC0718" w:rsidR="00C71DC8" w:rsidP="00244814" w:rsidRDefault="00C71DC8" w14:paraId="47B93690" w14:textId="77777777">
            <w:pPr>
              <w:rPr>
                <w:color w:val="000000"/>
                <w:spacing w:val="-2"/>
                <w:sz w:val="18"/>
              </w:rPr>
            </w:pPr>
            <w:r w:rsidRPr="00CC0718">
              <w:rPr>
                <w:color w:val="000000"/>
                <w:spacing w:val="-2"/>
                <w:sz w:val="18"/>
              </w:rPr>
              <w:t>Document</w:t>
            </w:r>
          </w:p>
        </w:tc>
        <w:tc>
          <w:tcPr>
            <w:tcW w:w="1132" w:type="dxa"/>
            <w:tcBorders>
              <w:bottom w:val="single" w:color="8FB6EA" w:sz="5" w:space="0"/>
            </w:tcBorders>
            <w:shd w:val="clear" w:color="auto" w:fill="FFFFFF" w:themeFill="background1"/>
            <w:tcMar/>
          </w:tcPr>
          <w:p w:rsidRPr="00CC0718" w:rsidR="00C71DC8" w:rsidP="00244814" w:rsidRDefault="00C71DC8" w14:paraId="276EFF44" w14:textId="77777777">
            <w:pPr>
              <w:rPr>
                <w:color w:val="000000"/>
                <w:spacing w:val="-2"/>
                <w:sz w:val="18"/>
              </w:rPr>
            </w:pPr>
            <w:r w:rsidRPr="00CC0718">
              <w:rPr>
                <w:color w:val="000000"/>
                <w:spacing w:val="-2"/>
                <w:sz w:val="18"/>
              </w:rPr>
              <w:t>1</w:t>
            </w:r>
          </w:p>
        </w:tc>
        <w:tc>
          <w:tcPr>
            <w:tcW w:w="1576" w:type="dxa"/>
            <w:gridSpan w:val="2"/>
            <w:tcBorders>
              <w:bottom w:val="single" w:color="8FB6EA" w:sz="5" w:space="0"/>
            </w:tcBorders>
            <w:shd w:val="clear" w:color="auto" w:fill="FFFFFF" w:themeFill="background1"/>
            <w:tcMar/>
          </w:tcPr>
          <w:p w:rsidRPr="00CC0718" w:rsidR="00C71DC8" w:rsidP="00244814" w:rsidRDefault="00C71DC8" w14:paraId="68439C15" w14:textId="77777777">
            <w:pPr>
              <w:rPr>
                <w:color w:val="000000"/>
                <w:spacing w:val="-2"/>
                <w:sz w:val="18"/>
              </w:rPr>
            </w:pPr>
            <w:r w:rsidRPr="00CC0718">
              <w:rPr>
                <w:color w:val="000000"/>
                <w:spacing w:val="-2"/>
                <w:sz w:val="18"/>
              </w:rPr>
              <w:t>1</w:t>
            </w:r>
          </w:p>
        </w:tc>
        <w:tc>
          <w:tcPr>
            <w:tcW w:w="1362" w:type="dxa"/>
            <w:tcBorders>
              <w:bottom w:val="single" w:color="8FB6EA" w:sz="5" w:space="0"/>
            </w:tcBorders>
            <w:shd w:val="clear" w:color="auto" w:fill="FFFFFF" w:themeFill="background1"/>
            <w:tcMar/>
          </w:tcPr>
          <w:p w:rsidRPr="00CC0718" w:rsidR="00C71DC8" w:rsidP="00244814" w:rsidRDefault="00C71DC8" w14:paraId="04C7BD4E" w14:textId="77777777">
            <w:pPr>
              <w:rPr>
                <w:color w:val="000000"/>
                <w:spacing w:val="-2"/>
                <w:sz w:val="18"/>
              </w:rPr>
            </w:pPr>
            <w:r w:rsidRPr="00CC0718">
              <w:rPr>
                <w:color w:val="000000"/>
                <w:spacing w:val="-2"/>
                <w:sz w:val="18"/>
              </w:rPr>
              <w:t>18</w:t>
            </w:r>
          </w:p>
        </w:tc>
        <w:tc>
          <w:tcPr>
            <w:tcW w:w="1690" w:type="dxa"/>
            <w:tcBorders>
              <w:bottom w:val="single" w:color="8FB6EA" w:sz="5" w:space="0"/>
            </w:tcBorders>
            <w:shd w:val="clear" w:color="auto" w:fill="FFFFFF" w:themeFill="background1"/>
            <w:tcMar/>
          </w:tcPr>
          <w:p w:rsidRPr="00CC0718" w:rsidR="00C71DC8" w:rsidP="00244814" w:rsidRDefault="00C71DC8" w14:paraId="7DB60D7C" w14:textId="77777777">
            <w:pPr>
              <w:rPr>
                <w:color w:val="000000"/>
                <w:spacing w:val="-2"/>
                <w:sz w:val="18"/>
              </w:rPr>
            </w:pPr>
            <w:r w:rsidRPr="00CC0718">
              <w:rPr>
                <w:color w:val="000000"/>
                <w:spacing w:val="-2"/>
                <w:sz w:val="18"/>
              </w:rPr>
              <w:t>1</w:t>
            </w:r>
          </w:p>
        </w:tc>
        <w:tc>
          <w:tcPr>
            <w:tcW w:w="1576" w:type="dxa"/>
            <w:tcBorders>
              <w:bottom w:val="single" w:color="8FB6EA" w:sz="5" w:space="0"/>
            </w:tcBorders>
            <w:shd w:val="clear" w:color="auto" w:fill="FFFFFF" w:themeFill="background1"/>
            <w:tcMar/>
          </w:tcPr>
          <w:p w:rsidRPr="00CC0718" w:rsidR="00C71DC8" w:rsidP="00244814" w:rsidRDefault="00C71DC8" w14:paraId="4C303812" w14:textId="77777777">
            <w:pPr>
              <w:rPr>
                <w:color w:val="000000"/>
                <w:spacing w:val="-2"/>
                <w:sz w:val="18"/>
              </w:rPr>
            </w:pPr>
          </w:p>
        </w:tc>
      </w:tr>
      <w:tr w:rsidRPr="00CC0718" w:rsidR="00C71DC8" w:rsidTr="3A33D0EC" w14:paraId="2D0A70B9" w14:textId="77777777">
        <w:trPr>
          <w:trHeight w:val="459" w:hRule="exact"/>
        </w:trPr>
        <w:tc>
          <w:tcPr>
            <w:tcW w:w="10717" w:type="dxa"/>
            <w:gridSpan w:val="8"/>
            <w:tcBorders>
              <w:top w:val="single" w:color="8FB6EA" w:sz="5" w:space="0"/>
            </w:tcBorders>
            <w:tcMar/>
          </w:tcPr>
          <w:p w:rsidRPr="00CC0718" w:rsidR="00C71DC8" w:rsidP="00244814" w:rsidRDefault="00C71DC8" w14:paraId="71DFAD5B" w14:textId="77777777"/>
        </w:tc>
      </w:tr>
      <w:tr w:rsidRPr="00CC0718" w:rsidR="00C71DC8" w:rsidTr="3A33D0EC" w14:paraId="1F71C131" w14:textId="77777777">
        <w:trPr>
          <w:trHeight w:val="329" w:hRule="exact"/>
        </w:trPr>
        <w:tc>
          <w:tcPr>
            <w:tcW w:w="10717" w:type="dxa"/>
            <w:gridSpan w:val="8"/>
            <w:shd w:val="clear" w:color="auto" w:fill="FFFFFF" w:themeFill="background1"/>
            <w:tcMar/>
          </w:tcPr>
          <w:p w:rsidRPr="00CC0718" w:rsidR="00C71DC8" w:rsidP="00244814" w:rsidRDefault="00C71DC8" w14:paraId="04933C02" w14:textId="77777777">
            <w:pPr>
              <w:rPr>
                <w:b/>
                <w:color w:val="5C83B4"/>
                <w:spacing w:val="-2"/>
                <w:sz w:val="24"/>
              </w:rPr>
            </w:pPr>
          </w:p>
        </w:tc>
      </w:tr>
      <w:tr w:rsidRPr="00CC0718" w:rsidR="00C71DC8" w:rsidTr="3A33D0EC" w14:paraId="34F8CACF" w14:textId="77777777">
        <w:trPr>
          <w:trHeight w:val="459" w:hRule="exact"/>
        </w:trPr>
        <w:tc>
          <w:tcPr>
            <w:tcW w:w="1805" w:type="dxa"/>
            <w:shd w:val="clear" w:color="auto" w:fill="FFFFFF" w:themeFill="background1"/>
            <w:tcMar/>
          </w:tcPr>
          <w:p w:rsidRPr="00CC0718" w:rsidR="00C71DC8" w:rsidP="00244814" w:rsidRDefault="00C71DC8" w14:paraId="6A0D2B92" w14:textId="77777777">
            <w:pPr>
              <w:rPr>
                <w:b/>
                <w:color w:val="5C83B4"/>
                <w:spacing w:val="-2"/>
                <w:sz w:val="24"/>
              </w:rPr>
            </w:pPr>
            <w:r w:rsidRPr="00CC0718">
              <w:rPr>
                <w:b/>
                <w:color w:val="5C83B4"/>
                <w:spacing w:val="-2"/>
                <w:sz w:val="24"/>
              </w:rPr>
              <w:lastRenderedPageBreak/>
              <w:t>Nickname:</w:t>
            </w:r>
          </w:p>
        </w:tc>
        <w:tc>
          <w:tcPr>
            <w:tcW w:w="8912" w:type="dxa"/>
            <w:gridSpan w:val="7"/>
            <w:vMerge w:val="restart"/>
            <w:shd w:val="clear" w:color="auto" w:fill="FFFFFF" w:themeFill="background1"/>
            <w:tcMar/>
          </w:tcPr>
          <w:p w:rsidRPr="00CC0718" w:rsidR="00C71DC8" w:rsidP="00244814" w:rsidRDefault="00C71DC8" w14:paraId="164D77C7" w14:textId="77777777">
            <w:pPr>
              <w:rPr>
                <w:b/>
                <w:color w:val="5C83B4"/>
                <w:spacing w:val="-2"/>
                <w:sz w:val="24"/>
              </w:rPr>
            </w:pPr>
            <w:r w:rsidRPr="00CC0718">
              <w:rPr>
                <w:b/>
                <w:color w:val="5C83B4"/>
                <w:spacing w:val="-2"/>
                <w:sz w:val="24"/>
              </w:rPr>
              <w:t>Codes\\AXIAL CODE\\Q10- Marketing Challenges\NO MARKETING CHALLENGE</w:t>
            </w:r>
          </w:p>
        </w:tc>
      </w:tr>
      <w:tr w:rsidRPr="00CC0718" w:rsidR="00C71DC8" w:rsidTr="3A33D0EC" w14:paraId="0DF3E29F" w14:textId="77777777">
        <w:trPr>
          <w:trHeight w:val="444" w:hRule="exact"/>
        </w:trPr>
        <w:tc>
          <w:tcPr>
            <w:tcW w:w="1805" w:type="dxa"/>
            <w:shd w:val="clear" w:color="auto" w:fill="FFFFFF" w:themeFill="background1"/>
            <w:tcMar/>
          </w:tcPr>
          <w:p w:rsidRPr="00CC0718" w:rsidR="00C71DC8" w:rsidP="00244814" w:rsidRDefault="00C71DC8" w14:paraId="478945E9" w14:textId="77777777">
            <w:pPr>
              <w:rPr>
                <w:b/>
                <w:color w:val="5C83B4"/>
                <w:spacing w:val="-2"/>
                <w:sz w:val="24"/>
              </w:rPr>
            </w:pPr>
            <w:r w:rsidRPr="00CC0718">
              <w:rPr>
                <w:b/>
                <w:color w:val="5C83B4"/>
                <w:spacing w:val="-2"/>
                <w:sz w:val="24"/>
              </w:rPr>
              <w:t>Classification:</w:t>
            </w:r>
          </w:p>
        </w:tc>
        <w:tc>
          <w:tcPr>
            <w:tcW w:w="8912" w:type="dxa"/>
            <w:gridSpan w:val="7"/>
            <w:vMerge/>
            <w:tcMar/>
          </w:tcPr>
          <w:p w:rsidRPr="00CC0718" w:rsidR="00C71DC8" w:rsidP="00244814" w:rsidRDefault="00C71DC8" w14:paraId="784BC5E5" w14:textId="77777777"/>
        </w:tc>
      </w:tr>
      <w:tr w:rsidRPr="00CC0718" w:rsidR="00C71DC8" w:rsidTr="3A33D0EC" w14:paraId="03F3802F" w14:textId="77777777">
        <w:trPr>
          <w:trHeight w:val="459" w:hRule="exact"/>
        </w:trPr>
        <w:tc>
          <w:tcPr>
            <w:tcW w:w="1805" w:type="dxa"/>
            <w:shd w:val="clear" w:color="auto" w:fill="FFFFFF" w:themeFill="background1"/>
            <w:tcMar/>
          </w:tcPr>
          <w:p w:rsidRPr="00CC0718" w:rsidR="00C71DC8" w:rsidP="00244814" w:rsidRDefault="00C71DC8" w14:paraId="6049ADF9" w14:textId="77777777">
            <w:pPr>
              <w:rPr>
                <w:b/>
                <w:color w:val="5C83B4"/>
                <w:spacing w:val="-2"/>
                <w:sz w:val="24"/>
              </w:rPr>
            </w:pPr>
            <w:r w:rsidRPr="00CC0718">
              <w:rPr>
                <w:b/>
                <w:color w:val="5C83B4"/>
                <w:spacing w:val="-2"/>
                <w:sz w:val="24"/>
              </w:rPr>
              <w:t>Aggregated:</w:t>
            </w:r>
          </w:p>
        </w:tc>
        <w:tc>
          <w:tcPr>
            <w:tcW w:w="8912" w:type="dxa"/>
            <w:gridSpan w:val="7"/>
            <w:shd w:val="clear" w:color="auto" w:fill="FFFFFF" w:themeFill="background1"/>
            <w:tcMar/>
          </w:tcPr>
          <w:p w:rsidRPr="00CC0718" w:rsidR="00C71DC8" w:rsidP="00244814" w:rsidRDefault="00C71DC8" w14:paraId="05A41CDA" w14:textId="77777777">
            <w:pPr>
              <w:rPr>
                <w:b/>
                <w:color w:val="5C83B4"/>
                <w:spacing w:val="-2"/>
                <w:sz w:val="24"/>
              </w:rPr>
            </w:pPr>
            <w:r w:rsidRPr="00CC0718">
              <w:rPr>
                <w:b/>
                <w:color w:val="5C83B4"/>
                <w:spacing w:val="-2"/>
                <w:sz w:val="24"/>
              </w:rPr>
              <w:t>Yes</w:t>
            </w:r>
          </w:p>
        </w:tc>
      </w:tr>
      <w:tr w:rsidRPr="00CC0718" w:rsidR="00C71DC8" w:rsidTr="3A33D0EC" w14:paraId="2A232749" w14:textId="77777777">
        <w:trPr>
          <w:trHeight w:val="329" w:hRule="exact"/>
        </w:trPr>
        <w:tc>
          <w:tcPr>
            <w:tcW w:w="3381" w:type="dxa"/>
            <w:gridSpan w:val="2"/>
            <w:tcBorders>
              <w:bottom w:val="single" w:color="8FB6EA" w:sz="5" w:space="0"/>
            </w:tcBorders>
            <w:shd w:val="clear" w:color="auto" w:fill="FFFFFF" w:themeFill="background1"/>
            <w:tcMar/>
          </w:tcPr>
          <w:p w:rsidRPr="00CC0718" w:rsidR="00C71DC8" w:rsidP="00244814" w:rsidRDefault="00C71DC8" w14:paraId="2F894C43" w14:textId="77777777">
            <w:pPr>
              <w:rPr>
                <w:color w:val="000000"/>
                <w:spacing w:val="-2"/>
                <w:sz w:val="18"/>
              </w:rPr>
            </w:pPr>
            <w:r w:rsidRPr="00CC0718">
              <w:rPr>
                <w:color w:val="000000"/>
                <w:spacing w:val="-2"/>
                <w:sz w:val="18"/>
              </w:rPr>
              <w:t>Document</w:t>
            </w:r>
          </w:p>
        </w:tc>
        <w:tc>
          <w:tcPr>
            <w:tcW w:w="1132" w:type="dxa"/>
            <w:tcBorders>
              <w:bottom w:val="single" w:color="8FB6EA" w:sz="5" w:space="0"/>
            </w:tcBorders>
            <w:shd w:val="clear" w:color="auto" w:fill="FFFFFF" w:themeFill="background1"/>
            <w:tcMar/>
          </w:tcPr>
          <w:p w:rsidRPr="00CC0718" w:rsidR="00C71DC8" w:rsidP="00244814" w:rsidRDefault="00C71DC8" w14:paraId="413F813A" w14:textId="77777777">
            <w:pPr>
              <w:rPr>
                <w:color w:val="000000"/>
                <w:spacing w:val="-2"/>
                <w:sz w:val="18"/>
              </w:rPr>
            </w:pPr>
            <w:r w:rsidRPr="00CC0718">
              <w:rPr>
                <w:color w:val="000000"/>
                <w:spacing w:val="-2"/>
                <w:sz w:val="18"/>
              </w:rPr>
              <w:t>1</w:t>
            </w:r>
          </w:p>
        </w:tc>
        <w:tc>
          <w:tcPr>
            <w:tcW w:w="1576" w:type="dxa"/>
            <w:gridSpan w:val="2"/>
            <w:tcBorders>
              <w:bottom w:val="single" w:color="8FB6EA" w:sz="5" w:space="0"/>
            </w:tcBorders>
            <w:shd w:val="clear" w:color="auto" w:fill="FFFFFF" w:themeFill="background1"/>
            <w:tcMar/>
          </w:tcPr>
          <w:p w:rsidRPr="00CC0718" w:rsidR="00C71DC8" w:rsidP="00244814" w:rsidRDefault="00C71DC8" w14:paraId="3C4D7493" w14:textId="77777777">
            <w:pPr>
              <w:rPr>
                <w:color w:val="000000"/>
                <w:spacing w:val="-2"/>
                <w:sz w:val="18"/>
              </w:rPr>
            </w:pPr>
            <w:r w:rsidRPr="00CC0718">
              <w:rPr>
                <w:color w:val="000000"/>
                <w:spacing w:val="-2"/>
                <w:sz w:val="18"/>
              </w:rPr>
              <w:t>2</w:t>
            </w:r>
          </w:p>
        </w:tc>
        <w:tc>
          <w:tcPr>
            <w:tcW w:w="1362" w:type="dxa"/>
            <w:tcBorders>
              <w:bottom w:val="single" w:color="8FB6EA" w:sz="5" w:space="0"/>
            </w:tcBorders>
            <w:shd w:val="clear" w:color="auto" w:fill="FFFFFF" w:themeFill="background1"/>
            <w:tcMar/>
          </w:tcPr>
          <w:p w:rsidRPr="00CC0718" w:rsidR="00C71DC8" w:rsidP="00244814" w:rsidRDefault="00C71DC8" w14:paraId="027DF177" w14:textId="77777777">
            <w:pPr>
              <w:rPr>
                <w:color w:val="000000"/>
                <w:spacing w:val="-2"/>
                <w:sz w:val="18"/>
              </w:rPr>
            </w:pPr>
            <w:r w:rsidRPr="00CC0718">
              <w:rPr>
                <w:color w:val="000000"/>
                <w:spacing w:val="-2"/>
                <w:sz w:val="18"/>
              </w:rPr>
              <w:t>16</w:t>
            </w:r>
          </w:p>
        </w:tc>
        <w:tc>
          <w:tcPr>
            <w:tcW w:w="1690" w:type="dxa"/>
            <w:tcBorders>
              <w:bottom w:val="single" w:color="8FB6EA" w:sz="5" w:space="0"/>
            </w:tcBorders>
            <w:shd w:val="clear" w:color="auto" w:fill="FFFFFF" w:themeFill="background1"/>
            <w:tcMar/>
          </w:tcPr>
          <w:p w:rsidRPr="00CC0718" w:rsidR="00C71DC8" w:rsidP="00244814" w:rsidRDefault="00C71DC8" w14:paraId="34A50F57" w14:textId="77777777">
            <w:pPr>
              <w:rPr>
                <w:color w:val="000000"/>
                <w:spacing w:val="-2"/>
                <w:sz w:val="18"/>
              </w:rPr>
            </w:pPr>
            <w:r w:rsidRPr="00CC0718">
              <w:rPr>
                <w:color w:val="000000"/>
                <w:spacing w:val="-2"/>
                <w:sz w:val="18"/>
              </w:rPr>
              <w:t>2</w:t>
            </w:r>
          </w:p>
        </w:tc>
        <w:tc>
          <w:tcPr>
            <w:tcW w:w="1576" w:type="dxa"/>
            <w:tcBorders>
              <w:bottom w:val="single" w:color="8FB6EA" w:sz="5" w:space="0"/>
            </w:tcBorders>
            <w:shd w:val="clear" w:color="auto" w:fill="FFFFFF" w:themeFill="background1"/>
            <w:tcMar/>
          </w:tcPr>
          <w:p w:rsidRPr="00CC0718" w:rsidR="00C71DC8" w:rsidP="00244814" w:rsidRDefault="00C71DC8" w14:paraId="3B4A3D6C" w14:textId="77777777">
            <w:pPr>
              <w:rPr>
                <w:color w:val="000000"/>
                <w:spacing w:val="-2"/>
                <w:sz w:val="18"/>
              </w:rPr>
            </w:pPr>
          </w:p>
        </w:tc>
      </w:tr>
      <w:tr w:rsidRPr="00CC0718" w:rsidR="00C71DC8" w:rsidTr="3A33D0EC" w14:paraId="1B00548A" w14:textId="77777777">
        <w:trPr>
          <w:trHeight w:val="459" w:hRule="exact"/>
        </w:trPr>
        <w:tc>
          <w:tcPr>
            <w:tcW w:w="10717" w:type="dxa"/>
            <w:gridSpan w:val="8"/>
            <w:tcBorders>
              <w:top w:val="single" w:color="8FB6EA" w:sz="5" w:space="0"/>
            </w:tcBorders>
            <w:tcMar/>
          </w:tcPr>
          <w:p w:rsidRPr="00CC0718" w:rsidR="00C71DC8" w:rsidP="00244814" w:rsidRDefault="00C71DC8" w14:paraId="21A6E733" w14:textId="77777777"/>
        </w:tc>
      </w:tr>
      <w:tr w:rsidRPr="00CC0718" w:rsidR="00C71DC8" w:rsidTr="3A33D0EC" w14:paraId="099CB014" w14:textId="77777777">
        <w:trPr>
          <w:trHeight w:val="329" w:hRule="exact"/>
        </w:trPr>
        <w:tc>
          <w:tcPr>
            <w:tcW w:w="10717" w:type="dxa"/>
            <w:gridSpan w:val="8"/>
            <w:shd w:val="clear" w:color="auto" w:fill="FFFFFF" w:themeFill="background1"/>
            <w:tcMar/>
          </w:tcPr>
          <w:p w:rsidRPr="00CC0718" w:rsidR="00C71DC8" w:rsidP="00244814" w:rsidRDefault="00C71DC8" w14:paraId="76B7F0C5" w14:textId="77777777">
            <w:pPr>
              <w:rPr>
                <w:b/>
                <w:color w:val="5C83B4"/>
                <w:spacing w:val="-2"/>
                <w:sz w:val="24"/>
              </w:rPr>
            </w:pPr>
          </w:p>
        </w:tc>
      </w:tr>
      <w:tr w:rsidRPr="00CC0718" w:rsidR="00C71DC8" w:rsidTr="3A33D0EC" w14:paraId="753C4AED" w14:textId="77777777">
        <w:trPr>
          <w:trHeight w:val="459" w:hRule="exact"/>
        </w:trPr>
        <w:tc>
          <w:tcPr>
            <w:tcW w:w="1805" w:type="dxa"/>
            <w:shd w:val="clear" w:color="auto" w:fill="FFFFFF" w:themeFill="background1"/>
            <w:tcMar/>
          </w:tcPr>
          <w:p w:rsidRPr="00CC0718" w:rsidR="00C71DC8" w:rsidP="00244814" w:rsidRDefault="00C71DC8" w14:paraId="5B1BA224" w14:textId="77777777">
            <w:pPr>
              <w:rPr>
                <w:b/>
                <w:color w:val="5C83B4"/>
                <w:spacing w:val="-2"/>
                <w:sz w:val="24"/>
              </w:rPr>
            </w:pPr>
            <w:r w:rsidRPr="00CC0718">
              <w:rPr>
                <w:b/>
                <w:color w:val="5C83B4"/>
                <w:spacing w:val="-2"/>
                <w:sz w:val="24"/>
              </w:rPr>
              <w:t>Nickname:</w:t>
            </w:r>
          </w:p>
        </w:tc>
        <w:tc>
          <w:tcPr>
            <w:tcW w:w="8912" w:type="dxa"/>
            <w:gridSpan w:val="7"/>
            <w:vMerge w:val="restart"/>
            <w:shd w:val="clear" w:color="auto" w:fill="FFFFFF" w:themeFill="background1"/>
            <w:tcMar/>
          </w:tcPr>
          <w:p w:rsidRPr="00CC0718" w:rsidR="00C71DC8" w:rsidP="00244814" w:rsidRDefault="00C71DC8" w14:paraId="4E2825BB" w14:textId="77777777">
            <w:pPr>
              <w:rPr>
                <w:b/>
                <w:color w:val="5C83B4"/>
                <w:spacing w:val="-2"/>
                <w:sz w:val="24"/>
              </w:rPr>
            </w:pPr>
            <w:r w:rsidRPr="00CC0718">
              <w:rPr>
                <w:b/>
                <w:color w:val="5C83B4"/>
                <w:spacing w:val="-2"/>
                <w:sz w:val="24"/>
              </w:rPr>
              <w:t>Codes\\AXIAL CODE\\Q10- Marketing Challenges\NO MARKETING CHALLENGE\No issue with awareness</w:t>
            </w:r>
          </w:p>
        </w:tc>
      </w:tr>
      <w:tr w:rsidRPr="00CC0718" w:rsidR="00C71DC8" w:rsidTr="3A33D0EC" w14:paraId="19670FA7" w14:textId="77777777">
        <w:trPr>
          <w:trHeight w:val="444" w:hRule="exact"/>
        </w:trPr>
        <w:tc>
          <w:tcPr>
            <w:tcW w:w="1805" w:type="dxa"/>
            <w:shd w:val="clear" w:color="auto" w:fill="FFFFFF" w:themeFill="background1"/>
            <w:tcMar/>
          </w:tcPr>
          <w:p w:rsidRPr="00CC0718" w:rsidR="00C71DC8" w:rsidP="00244814" w:rsidRDefault="00C71DC8" w14:paraId="251357B1" w14:textId="77777777">
            <w:pPr>
              <w:rPr>
                <w:b/>
                <w:color w:val="5C83B4"/>
                <w:spacing w:val="-2"/>
                <w:sz w:val="24"/>
              </w:rPr>
            </w:pPr>
            <w:r w:rsidRPr="00CC0718">
              <w:rPr>
                <w:b/>
                <w:color w:val="5C83B4"/>
                <w:spacing w:val="-2"/>
                <w:sz w:val="24"/>
              </w:rPr>
              <w:t>Classification:</w:t>
            </w:r>
          </w:p>
        </w:tc>
        <w:tc>
          <w:tcPr>
            <w:tcW w:w="8912" w:type="dxa"/>
            <w:gridSpan w:val="7"/>
            <w:vMerge/>
            <w:tcMar/>
          </w:tcPr>
          <w:p w:rsidRPr="00CC0718" w:rsidR="00C71DC8" w:rsidP="00244814" w:rsidRDefault="00C71DC8" w14:paraId="7217E2DC" w14:textId="77777777"/>
        </w:tc>
      </w:tr>
      <w:tr w:rsidRPr="00CC0718" w:rsidR="00C71DC8" w:rsidTr="3A33D0EC" w14:paraId="5EE33F88" w14:textId="77777777">
        <w:trPr>
          <w:trHeight w:val="458" w:hRule="exact"/>
        </w:trPr>
        <w:tc>
          <w:tcPr>
            <w:tcW w:w="1805" w:type="dxa"/>
            <w:shd w:val="clear" w:color="auto" w:fill="FFFFFF" w:themeFill="background1"/>
            <w:tcMar/>
          </w:tcPr>
          <w:p w:rsidRPr="00CC0718" w:rsidR="00C71DC8" w:rsidP="00244814" w:rsidRDefault="00C71DC8" w14:paraId="21D04B91" w14:textId="77777777">
            <w:pPr>
              <w:rPr>
                <w:b/>
                <w:color w:val="5C83B4"/>
                <w:spacing w:val="-2"/>
                <w:sz w:val="24"/>
              </w:rPr>
            </w:pPr>
            <w:r w:rsidRPr="00CC0718">
              <w:rPr>
                <w:b/>
                <w:color w:val="5C83B4"/>
                <w:spacing w:val="-2"/>
                <w:sz w:val="24"/>
              </w:rPr>
              <w:t>Aggregated:</w:t>
            </w:r>
          </w:p>
        </w:tc>
        <w:tc>
          <w:tcPr>
            <w:tcW w:w="8912" w:type="dxa"/>
            <w:gridSpan w:val="7"/>
            <w:shd w:val="clear" w:color="auto" w:fill="FFFFFF" w:themeFill="background1"/>
            <w:tcMar/>
          </w:tcPr>
          <w:p w:rsidRPr="00CC0718" w:rsidR="00C71DC8" w:rsidP="00244814" w:rsidRDefault="00C71DC8" w14:paraId="4EEFC19B" w14:textId="77777777">
            <w:pPr>
              <w:rPr>
                <w:b/>
                <w:color w:val="5C83B4"/>
                <w:spacing w:val="-2"/>
                <w:sz w:val="24"/>
              </w:rPr>
            </w:pPr>
            <w:r w:rsidRPr="00CC0718">
              <w:rPr>
                <w:b/>
                <w:color w:val="5C83B4"/>
                <w:spacing w:val="-2"/>
                <w:sz w:val="24"/>
              </w:rPr>
              <w:t>No</w:t>
            </w:r>
          </w:p>
        </w:tc>
      </w:tr>
      <w:tr w:rsidRPr="00CC0718" w:rsidR="00C71DC8" w:rsidTr="3A33D0EC" w14:paraId="21C60AA7" w14:textId="77777777">
        <w:trPr>
          <w:trHeight w:val="344" w:hRule="exact"/>
        </w:trPr>
        <w:tc>
          <w:tcPr>
            <w:tcW w:w="3381" w:type="dxa"/>
            <w:gridSpan w:val="2"/>
            <w:tcBorders>
              <w:bottom w:val="single" w:color="8FB6EA" w:sz="5" w:space="0"/>
            </w:tcBorders>
            <w:shd w:val="clear" w:color="auto" w:fill="FFFFFF" w:themeFill="background1"/>
            <w:tcMar/>
          </w:tcPr>
          <w:p w:rsidRPr="00CC0718" w:rsidR="00C71DC8" w:rsidP="00244814" w:rsidRDefault="00C71DC8" w14:paraId="4F0937A5" w14:textId="77777777">
            <w:pPr>
              <w:rPr>
                <w:color w:val="000000"/>
                <w:spacing w:val="-2"/>
                <w:sz w:val="18"/>
              </w:rPr>
            </w:pPr>
            <w:r w:rsidRPr="00CC0718">
              <w:rPr>
                <w:color w:val="000000"/>
                <w:spacing w:val="-2"/>
                <w:sz w:val="18"/>
              </w:rPr>
              <w:t>Document</w:t>
            </w:r>
          </w:p>
        </w:tc>
        <w:tc>
          <w:tcPr>
            <w:tcW w:w="1132" w:type="dxa"/>
            <w:tcBorders>
              <w:bottom w:val="single" w:color="8FB6EA" w:sz="5" w:space="0"/>
            </w:tcBorders>
            <w:shd w:val="clear" w:color="auto" w:fill="FFFFFF" w:themeFill="background1"/>
            <w:tcMar/>
          </w:tcPr>
          <w:p w:rsidRPr="00CC0718" w:rsidR="00C71DC8" w:rsidP="00244814" w:rsidRDefault="00C71DC8" w14:paraId="2FA89CB8" w14:textId="77777777">
            <w:pPr>
              <w:rPr>
                <w:color w:val="000000"/>
                <w:spacing w:val="-2"/>
                <w:sz w:val="18"/>
              </w:rPr>
            </w:pPr>
            <w:r w:rsidRPr="00CC0718">
              <w:rPr>
                <w:color w:val="000000"/>
                <w:spacing w:val="-2"/>
                <w:sz w:val="18"/>
              </w:rPr>
              <w:t>1</w:t>
            </w:r>
          </w:p>
        </w:tc>
        <w:tc>
          <w:tcPr>
            <w:tcW w:w="1576" w:type="dxa"/>
            <w:gridSpan w:val="2"/>
            <w:tcBorders>
              <w:bottom w:val="single" w:color="8FB6EA" w:sz="5" w:space="0"/>
            </w:tcBorders>
            <w:shd w:val="clear" w:color="auto" w:fill="FFFFFF" w:themeFill="background1"/>
            <w:tcMar/>
          </w:tcPr>
          <w:p w:rsidRPr="00CC0718" w:rsidR="00C71DC8" w:rsidP="00244814" w:rsidRDefault="00C71DC8" w14:paraId="72910845" w14:textId="77777777">
            <w:pPr>
              <w:rPr>
                <w:color w:val="000000"/>
                <w:spacing w:val="-2"/>
                <w:sz w:val="18"/>
              </w:rPr>
            </w:pPr>
            <w:r w:rsidRPr="00CC0718">
              <w:rPr>
                <w:color w:val="000000"/>
                <w:spacing w:val="-2"/>
                <w:sz w:val="18"/>
              </w:rPr>
              <w:t>1</w:t>
            </w:r>
          </w:p>
        </w:tc>
        <w:tc>
          <w:tcPr>
            <w:tcW w:w="1362" w:type="dxa"/>
            <w:tcBorders>
              <w:bottom w:val="single" w:color="8FB6EA" w:sz="5" w:space="0"/>
            </w:tcBorders>
            <w:shd w:val="clear" w:color="auto" w:fill="FFFFFF" w:themeFill="background1"/>
            <w:tcMar/>
          </w:tcPr>
          <w:p w:rsidRPr="00CC0718" w:rsidR="00C71DC8" w:rsidP="00244814" w:rsidRDefault="00C71DC8" w14:paraId="40F73F92" w14:textId="77777777">
            <w:pPr>
              <w:rPr>
                <w:color w:val="000000"/>
                <w:spacing w:val="-2"/>
                <w:sz w:val="18"/>
              </w:rPr>
            </w:pPr>
            <w:r w:rsidRPr="00CC0718">
              <w:rPr>
                <w:color w:val="000000"/>
                <w:spacing w:val="-2"/>
                <w:sz w:val="18"/>
              </w:rPr>
              <w:t>8</w:t>
            </w:r>
          </w:p>
        </w:tc>
        <w:tc>
          <w:tcPr>
            <w:tcW w:w="1690" w:type="dxa"/>
            <w:tcBorders>
              <w:bottom w:val="single" w:color="8FB6EA" w:sz="5" w:space="0"/>
            </w:tcBorders>
            <w:shd w:val="clear" w:color="auto" w:fill="FFFFFF" w:themeFill="background1"/>
            <w:tcMar/>
          </w:tcPr>
          <w:p w:rsidRPr="00CC0718" w:rsidR="00C71DC8" w:rsidP="00244814" w:rsidRDefault="00C71DC8" w14:paraId="684E8B4B" w14:textId="77777777">
            <w:pPr>
              <w:rPr>
                <w:color w:val="000000"/>
                <w:spacing w:val="-2"/>
                <w:sz w:val="18"/>
              </w:rPr>
            </w:pPr>
            <w:r w:rsidRPr="00CC0718">
              <w:rPr>
                <w:color w:val="000000"/>
                <w:spacing w:val="-2"/>
                <w:sz w:val="18"/>
              </w:rPr>
              <w:t>1</w:t>
            </w:r>
          </w:p>
        </w:tc>
        <w:tc>
          <w:tcPr>
            <w:tcW w:w="1576" w:type="dxa"/>
            <w:tcBorders>
              <w:bottom w:val="single" w:color="8FB6EA" w:sz="5" w:space="0"/>
            </w:tcBorders>
            <w:shd w:val="clear" w:color="auto" w:fill="FFFFFF" w:themeFill="background1"/>
            <w:tcMar/>
          </w:tcPr>
          <w:p w:rsidRPr="00CC0718" w:rsidR="00C71DC8" w:rsidP="00244814" w:rsidRDefault="00C71DC8" w14:paraId="2842B27C" w14:textId="77777777">
            <w:pPr>
              <w:rPr>
                <w:color w:val="000000"/>
                <w:spacing w:val="-2"/>
                <w:sz w:val="18"/>
              </w:rPr>
            </w:pPr>
          </w:p>
        </w:tc>
      </w:tr>
      <w:tr w:rsidRPr="00CC0718" w:rsidR="00C71DC8" w:rsidTr="3A33D0EC" w14:paraId="42D816E1" w14:textId="77777777">
        <w:trPr>
          <w:trHeight w:val="1017" w:hRule="exact"/>
        </w:trPr>
        <w:tc>
          <w:tcPr>
            <w:tcW w:w="10717" w:type="dxa"/>
            <w:gridSpan w:val="8"/>
            <w:tcBorders>
              <w:top w:val="single" w:color="8FB6EA" w:sz="5" w:space="0"/>
            </w:tcBorders>
            <w:tcMar/>
          </w:tcPr>
          <w:p w:rsidRPr="00CC0718" w:rsidR="00C71DC8" w:rsidP="00244814" w:rsidRDefault="00C71DC8" w14:paraId="459366B5" w14:textId="77777777"/>
        </w:tc>
      </w:tr>
      <w:tr w:rsidRPr="00CC0718" w:rsidR="00C71DC8" w:rsidTr="3A33D0EC" w14:paraId="51921CEA" w14:textId="77777777">
        <w:trPr>
          <w:trHeight w:val="1018" w:hRule="exact"/>
        </w:trPr>
        <w:tc>
          <w:tcPr>
            <w:tcW w:w="10717" w:type="dxa"/>
            <w:gridSpan w:val="8"/>
            <w:tcMar/>
          </w:tcPr>
          <w:p w:rsidRPr="00CC0718" w:rsidR="00C71DC8" w:rsidP="00244814" w:rsidRDefault="00C71DC8" w14:paraId="76F28981" w14:textId="77777777"/>
        </w:tc>
      </w:tr>
      <w:tr w:rsidRPr="00CC0718" w:rsidR="00C71DC8" w:rsidTr="3A33D0EC" w14:paraId="46025787" w14:textId="77777777">
        <w:trPr>
          <w:trHeight w:val="458" w:hRule="exact"/>
        </w:trPr>
        <w:tc>
          <w:tcPr>
            <w:tcW w:w="5359" w:type="dxa"/>
            <w:gridSpan w:val="4"/>
            <w:shd w:val="clear" w:color="auto" w:fill="FFFFFF" w:themeFill="background1"/>
            <w:tcMar/>
          </w:tcPr>
          <w:p w:rsidRPr="00CC0718" w:rsidR="00C71DC8" w:rsidP="00244814" w:rsidRDefault="00C71DC8" w14:paraId="6D6C0B01" w14:textId="77777777">
            <w:pPr>
              <w:jc w:val="right"/>
              <w:rPr>
                <w:color w:val="000066"/>
                <w:spacing w:val="-2"/>
                <w:sz w:val="16"/>
              </w:rPr>
            </w:pPr>
            <w:r w:rsidRPr="00CC0718">
              <w:rPr>
                <w:color w:val="000066"/>
                <w:spacing w:val="-2"/>
                <w:sz w:val="16"/>
              </w:rPr>
              <w:t>Formatted Reports\\Code Summary Formatted Report</w:t>
            </w:r>
          </w:p>
        </w:tc>
        <w:tc>
          <w:tcPr>
            <w:tcW w:w="5358" w:type="dxa"/>
            <w:gridSpan w:val="4"/>
            <w:shd w:val="clear" w:color="auto" w:fill="FFFFFF" w:themeFill="background1"/>
            <w:tcMar/>
          </w:tcPr>
          <w:p w:rsidRPr="00CC0718" w:rsidR="00C71DC8" w:rsidP="00244814" w:rsidRDefault="00C71DC8" w14:paraId="64EF28EF" w14:textId="77777777">
            <w:pPr>
              <w:jc w:val="right"/>
              <w:rPr>
                <w:color w:val="000066"/>
                <w:spacing w:val="-2"/>
                <w:sz w:val="16"/>
              </w:rPr>
            </w:pPr>
            <w:r w:rsidRPr="00CC0718">
              <w:rPr>
                <w:color w:val="000066"/>
                <w:spacing w:val="-2"/>
                <w:sz w:val="16"/>
              </w:rPr>
              <w:t>Page 5 of 104</w:t>
            </w:r>
          </w:p>
        </w:tc>
      </w:tr>
      <w:tr w:rsidRPr="00CC0718" w:rsidR="00C71DC8" w:rsidTr="3A33D0EC" w14:paraId="7B1F588E" w14:textId="77777777">
        <w:trPr>
          <w:trHeight w:val="444" w:hRule="exact"/>
        </w:trPr>
        <w:tc>
          <w:tcPr>
            <w:tcW w:w="10717" w:type="dxa"/>
            <w:gridSpan w:val="8"/>
            <w:shd w:val="clear" w:color="auto" w:fill="FFFFFF" w:themeFill="background1"/>
            <w:tcMar/>
            <w:vAlign w:val="center"/>
          </w:tcPr>
          <w:p w:rsidRPr="00CC0718" w:rsidR="00C71DC8" w:rsidP="00244814" w:rsidRDefault="00C71DC8" w14:paraId="62E4B5CD" w14:textId="77777777">
            <w:pPr>
              <w:jc w:val="right"/>
              <w:rPr>
                <w:color w:val="000066"/>
                <w:spacing w:val="-2"/>
                <w:sz w:val="16"/>
              </w:rPr>
            </w:pPr>
            <w:r w:rsidRPr="00CC0718">
              <w:rPr>
                <w:color w:val="000066"/>
                <w:spacing w:val="-2"/>
                <w:sz w:val="16"/>
              </w:rPr>
              <w:t>11/13/2024 3:39 PM</w:t>
            </w:r>
          </w:p>
        </w:tc>
      </w:tr>
      <w:tr w:rsidRPr="00CC0718" w:rsidR="00C71DC8" w:rsidTr="3A33D0EC" w14:paraId="53CA5E23" w14:textId="77777777">
        <w:trPr>
          <w:trHeight w:val="459" w:hRule="exact"/>
        </w:trPr>
        <w:tc>
          <w:tcPr>
            <w:tcW w:w="3381" w:type="dxa"/>
            <w:gridSpan w:val="2"/>
            <w:shd w:val="clear" w:color="auto" w:fill="8FB6EA"/>
            <w:tcMar/>
          </w:tcPr>
          <w:p w:rsidRPr="00CC0718" w:rsidR="00C71DC8" w:rsidP="00244814" w:rsidRDefault="00C71DC8" w14:paraId="7C952CAE" w14:textId="77777777">
            <w:pPr>
              <w:rPr>
                <w:b/>
                <w:color w:val="000066"/>
                <w:spacing w:val="-2"/>
                <w:sz w:val="18"/>
              </w:rPr>
            </w:pPr>
            <w:r w:rsidRPr="00CC0718">
              <w:rPr>
                <w:b/>
                <w:color w:val="000066"/>
                <w:spacing w:val="-2"/>
                <w:sz w:val="18"/>
              </w:rPr>
              <w:t>File Type</w:t>
            </w:r>
          </w:p>
        </w:tc>
        <w:tc>
          <w:tcPr>
            <w:tcW w:w="1132" w:type="dxa"/>
            <w:shd w:val="clear" w:color="auto" w:fill="8FB6EA"/>
            <w:tcMar/>
          </w:tcPr>
          <w:p w:rsidRPr="00CC0718" w:rsidR="00C71DC8" w:rsidP="00244814" w:rsidRDefault="00C71DC8" w14:paraId="01DFFB09" w14:textId="77777777">
            <w:pPr>
              <w:rPr>
                <w:b/>
                <w:color w:val="000066"/>
                <w:spacing w:val="-2"/>
                <w:sz w:val="18"/>
              </w:rPr>
            </w:pPr>
            <w:r w:rsidRPr="00CC0718">
              <w:rPr>
                <w:b/>
                <w:color w:val="000066"/>
                <w:spacing w:val="-2"/>
                <w:sz w:val="18"/>
              </w:rPr>
              <w:t>Number of Files</w:t>
            </w:r>
          </w:p>
        </w:tc>
        <w:tc>
          <w:tcPr>
            <w:tcW w:w="1576" w:type="dxa"/>
            <w:gridSpan w:val="2"/>
            <w:shd w:val="clear" w:color="auto" w:fill="8FB6EA"/>
            <w:tcMar/>
          </w:tcPr>
          <w:p w:rsidRPr="00CC0718" w:rsidR="00C71DC8" w:rsidP="00244814" w:rsidRDefault="00C71DC8" w14:paraId="08AE4A6F" w14:textId="77777777">
            <w:pPr>
              <w:rPr>
                <w:b/>
                <w:color w:val="000066"/>
                <w:spacing w:val="-2"/>
                <w:sz w:val="18"/>
              </w:rPr>
            </w:pPr>
            <w:r w:rsidRPr="00CC0718">
              <w:rPr>
                <w:b/>
                <w:color w:val="000066"/>
                <w:spacing w:val="-2"/>
                <w:sz w:val="18"/>
              </w:rPr>
              <w:t>Number of Coding References</w:t>
            </w:r>
          </w:p>
        </w:tc>
        <w:tc>
          <w:tcPr>
            <w:tcW w:w="1362" w:type="dxa"/>
            <w:shd w:val="clear" w:color="auto" w:fill="8FB6EA"/>
            <w:tcMar/>
          </w:tcPr>
          <w:p w:rsidRPr="00CC0718" w:rsidR="00C71DC8" w:rsidP="00244814" w:rsidRDefault="00C71DC8" w14:paraId="216A46B7" w14:textId="77777777">
            <w:pPr>
              <w:rPr>
                <w:b/>
                <w:color w:val="000066"/>
                <w:spacing w:val="-2"/>
                <w:sz w:val="18"/>
              </w:rPr>
            </w:pPr>
            <w:r w:rsidRPr="00CC0718">
              <w:rPr>
                <w:b/>
                <w:color w:val="000066"/>
                <w:spacing w:val="-2"/>
                <w:sz w:val="18"/>
              </w:rPr>
              <w:t>Number of Words Coded</w:t>
            </w:r>
          </w:p>
        </w:tc>
        <w:tc>
          <w:tcPr>
            <w:tcW w:w="1690" w:type="dxa"/>
            <w:shd w:val="clear" w:color="auto" w:fill="8FB6EA"/>
            <w:tcMar/>
          </w:tcPr>
          <w:p w:rsidRPr="00CC0718" w:rsidR="00C71DC8" w:rsidP="00244814" w:rsidRDefault="00C71DC8" w14:paraId="0527A268" w14:textId="77777777">
            <w:pPr>
              <w:rPr>
                <w:b/>
                <w:color w:val="000066"/>
                <w:spacing w:val="-2"/>
                <w:sz w:val="18"/>
              </w:rPr>
            </w:pPr>
            <w:r w:rsidRPr="00CC0718">
              <w:rPr>
                <w:b/>
                <w:color w:val="000066"/>
                <w:spacing w:val="-2"/>
                <w:sz w:val="18"/>
              </w:rPr>
              <w:t>Number of Paragraphs Coded</w:t>
            </w:r>
          </w:p>
        </w:tc>
        <w:tc>
          <w:tcPr>
            <w:tcW w:w="1576" w:type="dxa"/>
            <w:shd w:val="clear" w:color="auto" w:fill="8FB6EA"/>
            <w:tcMar/>
          </w:tcPr>
          <w:p w:rsidRPr="00CC0718" w:rsidR="00C71DC8" w:rsidP="00244814" w:rsidRDefault="00C71DC8" w14:paraId="5C8E2265" w14:textId="77777777">
            <w:pPr>
              <w:rPr>
                <w:b/>
                <w:color w:val="000066"/>
                <w:spacing w:val="-2"/>
                <w:sz w:val="18"/>
              </w:rPr>
            </w:pPr>
            <w:r w:rsidRPr="00CC0718">
              <w:rPr>
                <w:b/>
                <w:color w:val="000066"/>
                <w:spacing w:val="-2"/>
                <w:sz w:val="18"/>
              </w:rPr>
              <w:t>Duration Coded</w:t>
            </w:r>
          </w:p>
        </w:tc>
      </w:tr>
      <w:tr w:rsidRPr="00CC0718" w:rsidR="00C71DC8" w:rsidTr="3A33D0EC" w14:paraId="71F9517D" w14:textId="77777777">
        <w:trPr>
          <w:trHeight w:val="616" w:hRule="exact"/>
        </w:trPr>
        <w:tc>
          <w:tcPr>
            <w:tcW w:w="10717" w:type="dxa"/>
            <w:gridSpan w:val="8"/>
            <w:shd w:val="clear" w:color="auto" w:fill="FFFFFF" w:themeFill="background1"/>
            <w:tcMar/>
          </w:tcPr>
          <w:p w:rsidRPr="00CC0718" w:rsidR="00C71DC8" w:rsidP="00244814" w:rsidRDefault="00C71DC8" w14:paraId="158A33FE" w14:textId="77777777">
            <w:pPr>
              <w:rPr>
                <w:b/>
                <w:color w:val="5C83B4"/>
                <w:spacing w:val="-2"/>
                <w:sz w:val="24"/>
              </w:rPr>
            </w:pPr>
            <w:bookmarkStart w:name="CodesAXIALCODEQ10MarketingChallengesNOMA" w:id="22"/>
            <w:bookmarkEnd w:id="22"/>
          </w:p>
        </w:tc>
      </w:tr>
      <w:tr w:rsidRPr="00CC0718" w:rsidR="00C71DC8" w:rsidTr="3A33D0EC" w14:paraId="1785E39A" w14:textId="77777777">
        <w:trPr>
          <w:trHeight w:val="444" w:hRule="exact"/>
        </w:trPr>
        <w:tc>
          <w:tcPr>
            <w:tcW w:w="1805" w:type="dxa"/>
            <w:shd w:val="clear" w:color="auto" w:fill="FFFFFF" w:themeFill="background1"/>
            <w:tcMar/>
          </w:tcPr>
          <w:p w:rsidRPr="00CC0718" w:rsidR="00C71DC8" w:rsidP="00244814" w:rsidRDefault="00C71DC8" w14:paraId="04B82DC9" w14:textId="77777777">
            <w:pPr>
              <w:rPr>
                <w:b/>
                <w:color w:val="5C83B4"/>
                <w:spacing w:val="-2"/>
                <w:sz w:val="24"/>
              </w:rPr>
            </w:pPr>
            <w:r w:rsidRPr="00CC0718">
              <w:rPr>
                <w:b/>
                <w:color w:val="5C83B4"/>
                <w:spacing w:val="-2"/>
                <w:sz w:val="24"/>
              </w:rPr>
              <w:t>Nickname:</w:t>
            </w:r>
          </w:p>
        </w:tc>
        <w:tc>
          <w:tcPr>
            <w:tcW w:w="8912" w:type="dxa"/>
            <w:gridSpan w:val="7"/>
            <w:vMerge w:val="restart"/>
            <w:shd w:val="clear" w:color="auto" w:fill="FFFFFF" w:themeFill="background1"/>
            <w:tcMar/>
          </w:tcPr>
          <w:p w:rsidRPr="00CC0718" w:rsidR="00C71DC8" w:rsidP="3A33D0EC" w:rsidRDefault="00C71DC8" w14:paraId="28C137C9" w14:textId="77777777">
            <w:pPr>
              <w:rPr>
                <w:b w:val="1"/>
                <w:bCs w:val="1"/>
                <w:color w:val="5C83B4"/>
                <w:spacing w:val="-2"/>
                <w:sz w:val="24"/>
                <w:szCs w:val="24"/>
                <w:lang w:val="en-US"/>
              </w:rPr>
            </w:pPr>
            <w:r w:rsidRPr="3A33D0EC" w:rsidR="00C71DC8">
              <w:rPr>
                <w:b w:val="1"/>
                <w:bCs w:val="1"/>
                <w:color w:val="5C83B4"/>
                <w:spacing w:val="-2"/>
                <w:sz w:val="24"/>
                <w:szCs w:val="24"/>
                <w:lang w:val="en-US"/>
              </w:rPr>
              <w:t xml:space="preserve">Codes\\AXIAL CODE\\Q10- Marketing Challenges\NO MARKETING CHALLENGE\there are no marketing challenges that </w:t>
            </w:r>
            <w:r w:rsidRPr="3A33D0EC" w:rsidR="00C71DC8">
              <w:rPr>
                <w:b w:val="1"/>
                <w:bCs w:val="1"/>
                <w:color w:val="5C83B4"/>
                <w:spacing w:val="-2"/>
                <w:sz w:val="24"/>
                <w:szCs w:val="24"/>
                <w:lang w:val="en-US"/>
              </w:rPr>
              <w:t>we're</w:t>
            </w:r>
            <w:r w:rsidRPr="3A33D0EC" w:rsidR="00C71DC8">
              <w:rPr>
                <w:b w:val="1"/>
                <w:bCs w:val="1"/>
                <w:color w:val="5C83B4"/>
                <w:spacing w:val="-2"/>
                <w:sz w:val="24"/>
                <w:szCs w:val="24"/>
                <w:lang w:val="en-US"/>
              </w:rPr>
              <w:t xml:space="preserve"> facing.</w:t>
            </w:r>
          </w:p>
        </w:tc>
      </w:tr>
      <w:tr w:rsidRPr="00CC0718" w:rsidR="00C71DC8" w:rsidTr="3A33D0EC" w14:paraId="74F2E2E5" w14:textId="77777777">
        <w:trPr>
          <w:trHeight w:val="459" w:hRule="exact"/>
        </w:trPr>
        <w:tc>
          <w:tcPr>
            <w:tcW w:w="1805" w:type="dxa"/>
            <w:shd w:val="clear" w:color="auto" w:fill="FFFFFF" w:themeFill="background1"/>
            <w:tcMar/>
          </w:tcPr>
          <w:p w:rsidRPr="00CC0718" w:rsidR="00C71DC8" w:rsidP="00244814" w:rsidRDefault="00C71DC8" w14:paraId="06794CA9" w14:textId="77777777">
            <w:pPr>
              <w:rPr>
                <w:b/>
                <w:color w:val="5C83B4"/>
                <w:spacing w:val="-2"/>
                <w:sz w:val="24"/>
              </w:rPr>
            </w:pPr>
            <w:r w:rsidRPr="00CC0718">
              <w:rPr>
                <w:b/>
                <w:color w:val="5C83B4"/>
                <w:spacing w:val="-2"/>
                <w:sz w:val="24"/>
              </w:rPr>
              <w:t>Classification:</w:t>
            </w:r>
          </w:p>
        </w:tc>
        <w:tc>
          <w:tcPr>
            <w:tcW w:w="8912" w:type="dxa"/>
            <w:gridSpan w:val="7"/>
            <w:vMerge/>
            <w:tcMar/>
          </w:tcPr>
          <w:p w:rsidRPr="00CC0718" w:rsidR="00C71DC8" w:rsidP="00244814" w:rsidRDefault="00C71DC8" w14:paraId="767EAE55" w14:textId="77777777"/>
        </w:tc>
      </w:tr>
      <w:tr w:rsidRPr="00CC0718" w:rsidR="00C71DC8" w:rsidTr="3A33D0EC" w14:paraId="690900F9" w14:textId="77777777">
        <w:trPr>
          <w:trHeight w:val="444" w:hRule="exact"/>
        </w:trPr>
        <w:tc>
          <w:tcPr>
            <w:tcW w:w="1805" w:type="dxa"/>
            <w:shd w:val="clear" w:color="auto" w:fill="FFFFFF" w:themeFill="background1"/>
            <w:tcMar/>
          </w:tcPr>
          <w:p w:rsidRPr="00CC0718" w:rsidR="00C71DC8" w:rsidP="00244814" w:rsidRDefault="00C71DC8" w14:paraId="24F75A50" w14:textId="77777777">
            <w:pPr>
              <w:rPr>
                <w:b/>
                <w:color w:val="5C83B4"/>
                <w:spacing w:val="-2"/>
                <w:sz w:val="24"/>
              </w:rPr>
            </w:pPr>
            <w:r w:rsidRPr="00CC0718">
              <w:rPr>
                <w:b/>
                <w:color w:val="5C83B4"/>
                <w:spacing w:val="-2"/>
                <w:sz w:val="24"/>
              </w:rPr>
              <w:t>Aggregated:</w:t>
            </w:r>
          </w:p>
        </w:tc>
        <w:tc>
          <w:tcPr>
            <w:tcW w:w="8912" w:type="dxa"/>
            <w:gridSpan w:val="7"/>
            <w:shd w:val="clear" w:color="auto" w:fill="FFFFFF" w:themeFill="background1"/>
            <w:tcMar/>
          </w:tcPr>
          <w:p w:rsidRPr="00CC0718" w:rsidR="00C71DC8" w:rsidP="00244814" w:rsidRDefault="00C71DC8" w14:paraId="405070ED" w14:textId="77777777">
            <w:pPr>
              <w:rPr>
                <w:b/>
                <w:color w:val="5C83B4"/>
                <w:spacing w:val="-2"/>
                <w:sz w:val="24"/>
              </w:rPr>
            </w:pPr>
            <w:r w:rsidRPr="00CC0718">
              <w:rPr>
                <w:b/>
                <w:color w:val="5C83B4"/>
                <w:spacing w:val="-2"/>
                <w:sz w:val="24"/>
              </w:rPr>
              <w:t>No</w:t>
            </w:r>
          </w:p>
        </w:tc>
      </w:tr>
      <w:tr w:rsidRPr="00CC0718" w:rsidR="00C71DC8" w:rsidTr="3A33D0EC" w14:paraId="71638665" w14:textId="77777777">
        <w:trPr>
          <w:trHeight w:val="344" w:hRule="exact"/>
        </w:trPr>
        <w:tc>
          <w:tcPr>
            <w:tcW w:w="3381" w:type="dxa"/>
            <w:gridSpan w:val="2"/>
            <w:tcBorders>
              <w:bottom w:val="single" w:color="8FB6EA" w:sz="5" w:space="0"/>
            </w:tcBorders>
            <w:shd w:val="clear" w:color="auto" w:fill="FFFFFF" w:themeFill="background1"/>
            <w:tcMar/>
          </w:tcPr>
          <w:p w:rsidRPr="00CC0718" w:rsidR="00C71DC8" w:rsidP="00244814" w:rsidRDefault="00C71DC8" w14:paraId="1977383C" w14:textId="77777777">
            <w:pPr>
              <w:rPr>
                <w:color w:val="000000"/>
                <w:spacing w:val="-2"/>
                <w:sz w:val="18"/>
              </w:rPr>
            </w:pPr>
            <w:r w:rsidRPr="00CC0718">
              <w:rPr>
                <w:color w:val="000000"/>
                <w:spacing w:val="-2"/>
                <w:sz w:val="18"/>
              </w:rPr>
              <w:t>Document</w:t>
            </w:r>
          </w:p>
        </w:tc>
        <w:tc>
          <w:tcPr>
            <w:tcW w:w="1132" w:type="dxa"/>
            <w:tcBorders>
              <w:bottom w:val="single" w:color="8FB6EA" w:sz="5" w:space="0"/>
            </w:tcBorders>
            <w:shd w:val="clear" w:color="auto" w:fill="FFFFFF" w:themeFill="background1"/>
            <w:tcMar/>
          </w:tcPr>
          <w:p w:rsidRPr="00CC0718" w:rsidR="00C71DC8" w:rsidP="00244814" w:rsidRDefault="00C71DC8" w14:paraId="0DB51F3B" w14:textId="77777777">
            <w:pPr>
              <w:rPr>
                <w:color w:val="000000"/>
                <w:spacing w:val="-2"/>
                <w:sz w:val="18"/>
              </w:rPr>
            </w:pPr>
            <w:r w:rsidRPr="00CC0718">
              <w:rPr>
                <w:color w:val="000000"/>
                <w:spacing w:val="-2"/>
                <w:sz w:val="18"/>
              </w:rPr>
              <w:t>1</w:t>
            </w:r>
          </w:p>
        </w:tc>
        <w:tc>
          <w:tcPr>
            <w:tcW w:w="1576" w:type="dxa"/>
            <w:gridSpan w:val="2"/>
            <w:tcBorders>
              <w:bottom w:val="single" w:color="8FB6EA" w:sz="5" w:space="0"/>
            </w:tcBorders>
            <w:shd w:val="clear" w:color="auto" w:fill="FFFFFF" w:themeFill="background1"/>
            <w:tcMar/>
          </w:tcPr>
          <w:p w:rsidRPr="00CC0718" w:rsidR="00C71DC8" w:rsidP="00244814" w:rsidRDefault="00C71DC8" w14:paraId="787BCE35" w14:textId="77777777">
            <w:pPr>
              <w:rPr>
                <w:color w:val="000000"/>
                <w:spacing w:val="-2"/>
                <w:sz w:val="18"/>
              </w:rPr>
            </w:pPr>
            <w:r w:rsidRPr="00CC0718">
              <w:rPr>
                <w:color w:val="000000"/>
                <w:spacing w:val="-2"/>
                <w:sz w:val="18"/>
              </w:rPr>
              <w:t>1</w:t>
            </w:r>
          </w:p>
        </w:tc>
        <w:tc>
          <w:tcPr>
            <w:tcW w:w="1362" w:type="dxa"/>
            <w:tcBorders>
              <w:bottom w:val="single" w:color="8FB6EA" w:sz="5" w:space="0"/>
            </w:tcBorders>
            <w:shd w:val="clear" w:color="auto" w:fill="FFFFFF" w:themeFill="background1"/>
            <w:tcMar/>
          </w:tcPr>
          <w:p w:rsidRPr="00CC0718" w:rsidR="00C71DC8" w:rsidP="00244814" w:rsidRDefault="00C71DC8" w14:paraId="40A2B4CD" w14:textId="77777777">
            <w:pPr>
              <w:rPr>
                <w:color w:val="000000"/>
                <w:spacing w:val="-2"/>
                <w:sz w:val="18"/>
              </w:rPr>
            </w:pPr>
            <w:r w:rsidRPr="00CC0718">
              <w:rPr>
                <w:color w:val="000000"/>
                <w:spacing w:val="-2"/>
                <w:sz w:val="18"/>
              </w:rPr>
              <w:t>8</w:t>
            </w:r>
          </w:p>
        </w:tc>
        <w:tc>
          <w:tcPr>
            <w:tcW w:w="1690" w:type="dxa"/>
            <w:tcBorders>
              <w:bottom w:val="single" w:color="8FB6EA" w:sz="5" w:space="0"/>
            </w:tcBorders>
            <w:shd w:val="clear" w:color="auto" w:fill="FFFFFF" w:themeFill="background1"/>
            <w:tcMar/>
          </w:tcPr>
          <w:p w:rsidRPr="00CC0718" w:rsidR="00C71DC8" w:rsidP="00244814" w:rsidRDefault="00C71DC8" w14:paraId="3CFEE561" w14:textId="77777777">
            <w:pPr>
              <w:rPr>
                <w:color w:val="000000"/>
                <w:spacing w:val="-2"/>
                <w:sz w:val="18"/>
              </w:rPr>
            </w:pPr>
            <w:r w:rsidRPr="00CC0718">
              <w:rPr>
                <w:color w:val="000000"/>
                <w:spacing w:val="-2"/>
                <w:sz w:val="18"/>
              </w:rPr>
              <w:t>1</w:t>
            </w:r>
          </w:p>
        </w:tc>
        <w:tc>
          <w:tcPr>
            <w:tcW w:w="1576" w:type="dxa"/>
            <w:tcBorders>
              <w:bottom w:val="single" w:color="8FB6EA" w:sz="5" w:space="0"/>
            </w:tcBorders>
            <w:shd w:val="clear" w:color="auto" w:fill="FFFFFF" w:themeFill="background1"/>
            <w:tcMar/>
          </w:tcPr>
          <w:p w:rsidRPr="00CC0718" w:rsidR="00C71DC8" w:rsidP="00244814" w:rsidRDefault="00C71DC8" w14:paraId="19B289F7" w14:textId="77777777">
            <w:pPr>
              <w:rPr>
                <w:color w:val="000000"/>
                <w:spacing w:val="-2"/>
                <w:sz w:val="18"/>
              </w:rPr>
            </w:pPr>
          </w:p>
        </w:tc>
      </w:tr>
      <w:tr w:rsidRPr="00CC0718" w:rsidR="00C71DC8" w:rsidTr="3A33D0EC" w14:paraId="1997749F" w14:textId="77777777">
        <w:trPr>
          <w:trHeight w:val="444" w:hRule="exact"/>
        </w:trPr>
        <w:tc>
          <w:tcPr>
            <w:tcW w:w="10717" w:type="dxa"/>
            <w:gridSpan w:val="8"/>
            <w:tcBorders>
              <w:top w:val="single" w:color="8FB6EA" w:sz="5" w:space="0"/>
            </w:tcBorders>
            <w:tcMar/>
          </w:tcPr>
          <w:p w:rsidRPr="00CC0718" w:rsidR="00C71DC8" w:rsidP="00244814" w:rsidRDefault="00C71DC8" w14:paraId="1227BD57" w14:textId="77777777"/>
        </w:tc>
      </w:tr>
      <w:tr w:rsidRPr="00CC0718" w:rsidR="00C71DC8" w:rsidTr="3A33D0EC" w14:paraId="58187326" w14:textId="77777777">
        <w:trPr>
          <w:trHeight w:val="344" w:hRule="exact"/>
        </w:trPr>
        <w:tc>
          <w:tcPr>
            <w:tcW w:w="10717" w:type="dxa"/>
            <w:gridSpan w:val="8"/>
            <w:shd w:val="clear" w:color="auto" w:fill="FFFFFF" w:themeFill="background1"/>
            <w:tcMar/>
          </w:tcPr>
          <w:p w:rsidRPr="00CC0718" w:rsidR="00C71DC8" w:rsidP="00244814" w:rsidRDefault="00C71DC8" w14:paraId="6261AC36" w14:textId="77777777">
            <w:pPr>
              <w:rPr>
                <w:b/>
                <w:color w:val="5C83B4"/>
                <w:spacing w:val="-2"/>
                <w:sz w:val="24"/>
              </w:rPr>
            </w:pPr>
          </w:p>
        </w:tc>
      </w:tr>
      <w:tr w:rsidRPr="00CC0718" w:rsidR="00C71DC8" w:rsidTr="3A33D0EC" w14:paraId="5241964B" w14:textId="77777777">
        <w:trPr>
          <w:trHeight w:val="444" w:hRule="exact"/>
        </w:trPr>
        <w:tc>
          <w:tcPr>
            <w:tcW w:w="1805" w:type="dxa"/>
            <w:shd w:val="clear" w:color="auto" w:fill="FFFFFF" w:themeFill="background1"/>
            <w:tcMar/>
          </w:tcPr>
          <w:p w:rsidRPr="00CC0718" w:rsidR="00C71DC8" w:rsidP="00244814" w:rsidRDefault="00C71DC8" w14:paraId="3D066959" w14:textId="77777777">
            <w:pPr>
              <w:rPr>
                <w:b/>
                <w:color w:val="5C83B4"/>
                <w:spacing w:val="-2"/>
                <w:sz w:val="24"/>
              </w:rPr>
            </w:pPr>
            <w:r w:rsidRPr="00CC0718">
              <w:rPr>
                <w:b/>
                <w:color w:val="5C83B4"/>
                <w:spacing w:val="-2"/>
                <w:sz w:val="24"/>
              </w:rPr>
              <w:t>Nickname:</w:t>
            </w:r>
          </w:p>
        </w:tc>
        <w:tc>
          <w:tcPr>
            <w:tcW w:w="8912" w:type="dxa"/>
            <w:gridSpan w:val="7"/>
            <w:vMerge w:val="restart"/>
            <w:shd w:val="clear" w:color="auto" w:fill="FFFFFF" w:themeFill="background1"/>
            <w:tcMar/>
          </w:tcPr>
          <w:p w:rsidRPr="00CC0718" w:rsidR="00C71DC8" w:rsidP="00244814" w:rsidRDefault="00C71DC8" w14:paraId="3A044E6E" w14:textId="77777777">
            <w:pPr>
              <w:rPr>
                <w:b/>
                <w:color w:val="5C83B4"/>
                <w:spacing w:val="-2"/>
                <w:sz w:val="24"/>
              </w:rPr>
            </w:pPr>
            <w:r w:rsidRPr="00CC0718">
              <w:rPr>
                <w:b/>
                <w:color w:val="5C83B4"/>
                <w:spacing w:val="-2"/>
                <w:sz w:val="24"/>
              </w:rPr>
              <w:t>Codes\\AXIAL CODE\\Q10- Marketing Challenges\RESOURCE LIMITATIONS AND CONSTRAINTS</w:t>
            </w:r>
          </w:p>
        </w:tc>
      </w:tr>
      <w:tr w:rsidRPr="00CC0718" w:rsidR="00C71DC8" w:rsidTr="3A33D0EC" w14:paraId="4316D469" w14:textId="77777777">
        <w:trPr>
          <w:trHeight w:val="458" w:hRule="exact"/>
        </w:trPr>
        <w:tc>
          <w:tcPr>
            <w:tcW w:w="1805" w:type="dxa"/>
            <w:shd w:val="clear" w:color="auto" w:fill="FFFFFF" w:themeFill="background1"/>
            <w:tcMar/>
          </w:tcPr>
          <w:p w:rsidRPr="00CC0718" w:rsidR="00C71DC8" w:rsidP="00244814" w:rsidRDefault="00C71DC8" w14:paraId="392FAE43" w14:textId="77777777">
            <w:pPr>
              <w:rPr>
                <w:b/>
                <w:color w:val="5C83B4"/>
                <w:spacing w:val="-2"/>
                <w:sz w:val="24"/>
              </w:rPr>
            </w:pPr>
            <w:r w:rsidRPr="00CC0718">
              <w:rPr>
                <w:b/>
                <w:color w:val="5C83B4"/>
                <w:spacing w:val="-2"/>
                <w:sz w:val="24"/>
              </w:rPr>
              <w:t>Classification:</w:t>
            </w:r>
          </w:p>
        </w:tc>
        <w:tc>
          <w:tcPr>
            <w:tcW w:w="8912" w:type="dxa"/>
            <w:gridSpan w:val="7"/>
            <w:vMerge/>
            <w:tcMar/>
          </w:tcPr>
          <w:p w:rsidRPr="00CC0718" w:rsidR="00C71DC8" w:rsidP="00244814" w:rsidRDefault="00C71DC8" w14:paraId="753D1335" w14:textId="77777777"/>
        </w:tc>
      </w:tr>
      <w:tr w:rsidRPr="00CC0718" w:rsidR="00C71DC8" w:rsidTr="3A33D0EC" w14:paraId="1F575CD4" w14:textId="77777777">
        <w:trPr>
          <w:trHeight w:val="445" w:hRule="exact"/>
        </w:trPr>
        <w:tc>
          <w:tcPr>
            <w:tcW w:w="1805" w:type="dxa"/>
            <w:shd w:val="clear" w:color="auto" w:fill="FFFFFF" w:themeFill="background1"/>
            <w:tcMar/>
          </w:tcPr>
          <w:p w:rsidRPr="00CC0718" w:rsidR="00C71DC8" w:rsidP="00244814" w:rsidRDefault="00C71DC8" w14:paraId="5DDF993C" w14:textId="77777777">
            <w:pPr>
              <w:rPr>
                <w:b/>
                <w:color w:val="5C83B4"/>
                <w:spacing w:val="-2"/>
                <w:sz w:val="24"/>
              </w:rPr>
            </w:pPr>
            <w:r w:rsidRPr="00CC0718">
              <w:rPr>
                <w:b/>
                <w:color w:val="5C83B4"/>
                <w:spacing w:val="-2"/>
                <w:sz w:val="24"/>
              </w:rPr>
              <w:t>Aggregated:</w:t>
            </w:r>
          </w:p>
        </w:tc>
        <w:tc>
          <w:tcPr>
            <w:tcW w:w="8912" w:type="dxa"/>
            <w:gridSpan w:val="7"/>
            <w:shd w:val="clear" w:color="auto" w:fill="FFFFFF" w:themeFill="background1"/>
            <w:tcMar/>
          </w:tcPr>
          <w:p w:rsidRPr="00CC0718" w:rsidR="00C71DC8" w:rsidP="00244814" w:rsidRDefault="00C71DC8" w14:paraId="66066B83" w14:textId="77777777">
            <w:pPr>
              <w:rPr>
                <w:b/>
                <w:color w:val="5C83B4"/>
                <w:spacing w:val="-2"/>
                <w:sz w:val="24"/>
              </w:rPr>
            </w:pPr>
            <w:r w:rsidRPr="00CC0718">
              <w:rPr>
                <w:b/>
                <w:color w:val="5C83B4"/>
                <w:spacing w:val="-2"/>
                <w:sz w:val="24"/>
              </w:rPr>
              <w:t>Yes</w:t>
            </w:r>
          </w:p>
        </w:tc>
      </w:tr>
      <w:tr w:rsidRPr="00CC0718" w:rsidR="00C71DC8" w:rsidTr="3A33D0EC" w14:paraId="1E98FF57" w14:textId="77777777">
        <w:trPr>
          <w:trHeight w:val="343" w:hRule="exact"/>
        </w:trPr>
        <w:tc>
          <w:tcPr>
            <w:tcW w:w="3381" w:type="dxa"/>
            <w:gridSpan w:val="2"/>
            <w:tcBorders>
              <w:bottom w:val="single" w:color="8FB6EA" w:sz="5" w:space="0"/>
            </w:tcBorders>
            <w:shd w:val="clear" w:color="auto" w:fill="FFFFFF" w:themeFill="background1"/>
            <w:tcMar/>
          </w:tcPr>
          <w:p w:rsidRPr="00CC0718" w:rsidR="00C71DC8" w:rsidP="00244814" w:rsidRDefault="00C71DC8" w14:paraId="7590FB7E" w14:textId="77777777">
            <w:pPr>
              <w:rPr>
                <w:color w:val="000000"/>
                <w:spacing w:val="-2"/>
                <w:sz w:val="18"/>
              </w:rPr>
            </w:pPr>
            <w:r w:rsidRPr="00CC0718">
              <w:rPr>
                <w:color w:val="000000"/>
                <w:spacing w:val="-2"/>
                <w:sz w:val="18"/>
              </w:rPr>
              <w:t>Document</w:t>
            </w:r>
          </w:p>
        </w:tc>
        <w:tc>
          <w:tcPr>
            <w:tcW w:w="1132" w:type="dxa"/>
            <w:tcBorders>
              <w:bottom w:val="single" w:color="8FB6EA" w:sz="5" w:space="0"/>
            </w:tcBorders>
            <w:shd w:val="clear" w:color="auto" w:fill="FFFFFF" w:themeFill="background1"/>
            <w:tcMar/>
          </w:tcPr>
          <w:p w:rsidRPr="00CC0718" w:rsidR="00C71DC8" w:rsidP="00244814" w:rsidRDefault="00C71DC8" w14:paraId="560CFFBE" w14:textId="77777777">
            <w:pPr>
              <w:rPr>
                <w:color w:val="000000"/>
                <w:spacing w:val="-2"/>
                <w:sz w:val="18"/>
              </w:rPr>
            </w:pPr>
            <w:r w:rsidRPr="00CC0718">
              <w:rPr>
                <w:color w:val="000000"/>
                <w:spacing w:val="-2"/>
                <w:sz w:val="18"/>
              </w:rPr>
              <w:t>5</w:t>
            </w:r>
          </w:p>
        </w:tc>
        <w:tc>
          <w:tcPr>
            <w:tcW w:w="1576" w:type="dxa"/>
            <w:gridSpan w:val="2"/>
            <w:tcBorders>
              <w:bottom w:val="single" w:color="8FB6EA" w:sz="5" w:space="0"/>
            </w:tcBorders>
            <w:shd w:val="clear" w:color="auto" w:fill="FFFFFF" w:themeFill="background1"/>
            <w:tcMar/>
          </w:tcPr>
          <w:p w:rsidRPr="00CC0718" w:rsidR="00C71DC8" w:rsidP="00244814" w:rsidRDefault="00C71DC8" w14:paraId="4BBBF650" w14:textId="77777777">
            <w:pPr>
              <w:rPr>
                <w:color w:val="000000"/>
                <w:spacing w:val="-2"/>
                <w:sz w:val="18"/>
              </w:rPr>
            </w:pPr>
            <w:r w:rsidRPr="00CC0718">
              <w:rPr>
                <w:color w:val="000000"/>
                <w:spacing w:val="-2"/>
                <w:sz w:val="18"/>
              </w:rPr>
              <w:t>7</w:t>
            </w:r>
          </w:p>
        </w:tc>
        <w:tc>
          <w:tcPr>
            <w:tcW w:w="1362" w:type="dxa"/>
            <w:tcBorders>
              <w:bottom w:val="single" w:color="8FB6EA" w:sz="5" w:space="0"/>
            </w:tcBorders>
            <w:shd w:val="clear" w:color="auto" w:fill="FFFFFF" w:themeFill="background1"/>
            <w:tcMar/>
          </w:tcPr>
          <w:p w:rsidRPr="00CC0718" w:rsidR="00C71DC8" w:rsidP="00244814" w:rsidRDefault="00C71DC8" w14:paraId="04E5302F" w14:textId="77777777">
            <w:pPr>
              <w:rPr>
                <w:color w:val="000000"/>
                <w:spacing w:val="-2"/>
                <w:sz w:val="18"/>
              </w:rPr>
            </w:pPr>
            <w:r w:rsidRPr="00CC0718">
              <w:rPr>
                <w:color w:val="000000"/>
                <w:spacing w:val="-2"/>
                <w:sz w:val="18"/>
              </w:rPr>
              <w:t>136</w:t>
            </w:r>
          </w:p>
        </w:tc>
        <w:tc>
          <w:tcPr>
            <w:tcW w:w="1690" w:type="dxa"/>
            <w:tcBorders>
              <w:bottom w:val="single" w:color="8FB6EA" w:sz="5" w:space="0"/>
            </w:tcBorders>
            <w:shd w:val="clear" w:color="auto" w:fill="FFFFFF" w:themeFill="background1"/>
            <w:tcMar/>
          </w:tcPr>
          <w:p w:rsidRPr="00CC0718" w:rsidR="00C71DC8" w:rsidP="00244814" w:rsidRDefault="00C71DC8" w14:paraId="67763BBC" w14:textId="77777777">
            <w:pPr>
              <w:rPr>
                <w:color w:val="000000"/>
                <w:spacing w:val="-2"/>
                <w:sz w:val="18"/>
              </w:rPr>
            </w:pPr>
            <w:r w:rsidRPr="00CC0718">
              <w:rPr>
                <w:color w:val="000000"/>
                <w:spacing w:val="-2"/>
                <w:sz w:val="18"/>
              </w:rPr>
              <w:t>7</w:t>
            </w:r>
          </w:p>
        </w:tc>
        <w:tc>
          <w:tcPr>
            <w:tcW w:w="1576" w:type="dxa"/>
            <w:tcBorders>
              <w:bottom w:val="single" w:color="8FB6EA" w:sz="5" w:space="0"/>
            </w:tcBorders>
            <w:shd w:val="clear" w:color="auto" w:fill="FFFFFF" w:themeFill="background1"/>
            <w:tcMar/>
          </w:tcPr>
          <w:p w:rsidRPr="00CC0718" w:rsidR="00C71DC8" w:rsidP="00244814" w:rsidRDefault="00C71DC8" w14:paraId="3DDE9222" w14:textId="77777777">
            <w:pPr>
              <w:rPr>
                <w:color w:val="000000"/>
                <w:spacing w:val="-2"/>
                <w:sz w:val="18"/>
              </w:rPr>
            </w:pPr>
          </w:p>
        </w:tc>
      </w:tr>
      <w:tr w:rsidRPr="00CC0718" w:rsidR="00C71DC8" w:rsidTr="3A33D0EC" w14:paraId="033F1BC2" w14:textId="77777777">
        <w:trPr>
          <w:trHeight w:val="445" w:hRule="exact"/>
        </w:trPr>
        <w:tc>
          <w:tcPr>
            <w:tcW w:w="10717" w:type="dxa"/>
            <w:gridSpan w:val="8"/>
            <w:tcBorders>
              <w:top w:val="single" w:color="8FB6EA" w:sz="5" w:space="0"/>
            </w:tcBorders>
            <w:tcMar/>
          </w:tcPr>
          <w:p w:rsidRPr="00CC0718" w:rsidR="00C71DC8" w:rsidP="00244814" w:rsidRDefault="00C71DC8" w14:paraId="6E88700A" w14:textId="77777777"/>
        </w:tc>
      </w:tr>
      <w:tr w:rsidRPr="00CC0718" w:rsidR="00C71DC8" w:rsidTr="3A33D0EC" w14:paraId="75B81F12" w14:textId="77777777">
        <w:trPr>
          <w:trHeight w:val="601" w:hRule="exact"/>
        </w:trPr>
        <w:tc>
          <w:tcPr>
            <w:tcW w:w="10717" w:type="dxa"/>
            <w:gridSpan w:val="8"/>
            <w:shd w:val="clear" w:color="auto" w:fill="FFFFFF" w:themeFill="background1"/>
            <w:tcMar/>
          </w:tcPr>
          <w:p w:rsidRPr="00CC0718" w:rsidR="00C71DC8" w:rsidP="00244814" w:rsidRDefault="00C71DC8" w14:paraId="27189926" w14:textId="77777777">
            <w:pPr>
              <w:rPr>
                <w:b/>
                <w:color w:val="5C83B4"/>
                <w:spacing w:val="-2"/>
                <w:sz w:val="24"/>
              </w:rPr>
            </w:pPr>
          </w:p>
        </w:tc>
      </w:tr>
      <w:tr w:rsidRPr="00CC0718" w:rsidR="00C71DC8" w:rsidTr="3A33D0EC" w14:paraId="19742F00" w14:textId="77777777">
        <w:trPr>
          <w:trHeight w:val="459" w:hRule="exact"/>
        </w:trPr>
        <w:tc>
          <w:tcPr>
            <w:tcW w:w="1805" w:type="dxa"/>
            <w:shd w:val="clear" w:color="auto" w:fill="FFFFFF" w:themeFill="background1"/>
            <w:tcMar/>
          </w:tcPr>
          <w:p w:rsidRPr="00CC0718" w:rsidR="00C71DC8" w:rsidP="00244814" w:rsidRDefault="00C71DC8" w14:paraId="338CE555" w14:textId="77777777">
            <w:pPr>
              <w:rPr>
                <w:b/>
                <w:color w:val="5C83B4"/>
                <w:spacing w:val="-2"/>
                <w:sz w:val="24"/>
              </w:rPr>
            </w:pPr>
            <w:r w:rsidRPr="00CC0718">
              <w:rPr>
                <w:b/>
                <w:color w:val="5C83B4"/>
                <w:spacing w:val="-2"/>
                <w:sz w:val="24"/>
              </w:rPr>
              <w:t>Nickname:</w:t>
            </w:r>
          </w:p>
        </w:tc>
        <w:tc>
          <w:tcPr>
            <w:tcW w:w="8912" w:type="dxa"/>
            <w:gridSpan w:val="7"/>
            <w:vMerge w:val="restart"/>
            <w:shd w:val="clear" w:color="auto" w:fill="FFFFFF" w:themeFill="background1"/>
            <w:tcMar/>
          </w:tcPr>
          <w:p w:rsidRPr="00CC0718" w:rsidR="00C71DC8" w:rsidP="00244814" w:rsidRDefault="00C71DC8" w14:paraId="3F46C805" w14:textId="77777777">
            <w:pPr>
              <w:rPr>
                <w:b/>
                <w:color w:val="5C83B4"/>
                <w:spacing w:val="-2"/>
                <w:sz w:val="24"/>
              </w:rPr>
            </w:pPr>
            <w:r w:rsidRPr="00CC0718">
              <w:rPr>
                <w:b/>
                <w:color w:val="5C83B4"/>
                <w:spacing w:val="-2"/>
                <w:sz w:val="24"/>
              </w:rPr>
              <w:t>Codes\\AXIAL CODE\\Q10- Marketing Challenges\RESOURCE LIMITATIONS AND CONSTRAINTS\Get the promotional material early</w:t>
            </w:r>
          </w:p>
        </w:tc>
      </w:tr>
      <w:tr w:rsidRPr="00CC0718" w:rsidR="00C71DC8" w:rsidTr="3A33D0EC" w14:paraId="70FBC164" w14:textId="77777777">
        <w:trPr>
          <w:trHeight w:val="444" w:hRule="exact"/>
        </w:trPr>
        <w:tc>
          <w:tcPr>
            <w:tcW w:w="1805" w:type="dxa"/>
            <w:shd w:val="clear" w:color="auto" w:fill="FFFFFF" w:themeFill="background1"/>
            <w:tcMar/>
          </w:tcPr>
          <w:p w:rsidRPr="00CC0718" w:rsidR="00C71DC8" w:rsidP="00244814" w:rsidRDefault="00C71DC8" w14:paraId="193BDBE8" w14:textId="77777777">
            <w:pPr>
              <w:rPr>
                <w:b/>
                <w:color w:val="5C83B4"/>
                <w:spacing w:val="-2"/>
                <w:sz w:val="24"/>
              </w:rPr>
            </w:pPr>
            <w:r w:rsidRPr="00CC0718">
              <w:rPr>
                <w:b/>
                <w:color w:val="5C83B4"/>
                <w:spacing w:val="-2"/>
                <w:sz w:val="24"/>
              </w:rPr>
              <w:t>Classification:</w:t>
            </w:r>
          </w:p>
        </w:tc>
        <w:tc>
          <w:tcPr>
            <w:tcW w:w="8912" w:type="dxa"/>
            <w:gridSpan w:val="7"/>
            <w:vMerge/>
            <w:tcMar/>
          </w:tcPr>
          <w:p w:rsidRPr="00CC0718" w:rsidR="00C71DC8" w:rsidP="00244814" w:rsidRDefault="00C71DC8" w14:paraId="28702302" w14:textId="77777777"/>
        </w:tc>
      </w:tr>
      <w:tr w:rsidRPr="00CC0718" w:rsidR="00C71DC8" w:rsidTr="3A33D0EC" w14:paraId="629F0B31" w14:textId="77777777">
        <w:trPr>
          <w:trHeight w:val="459" w:hRule="exact"/>
        </w:trPr>
        <w:tc>
          <w:tcPr>
            <w:tcW w:w="1805" w:type="dxa"/>
            <w:shd w:val="clear" w:color="auto" w:fill="FFFFFF" w:themeFill="background1"/>
            <w:tcMar/>
          </w:tcPr>
          <w:p w:rsidRPr="00CC0718" w:rsidR="00C71DC8" w:rsidP="00244814" w:rsidRDefault="00C71DC8" w14:paraId="053705FA" w14:textId="77777777">
            <w:pPr>
              <w:rPr>
                <w:b/>
                <w:color w:val="5C83B4"/>
                <w:spacing w:val="-2"/>
                <w:sz w:val="24"/>
              </w:rPr>
            </w:pPr>
            <w:r w:rsidRPr="00CC0718">
              <w:rPr>
                <w:b/>
                <w:color w:val="5C83B4"/>
                <w:spacing w:val="-2"/>
                <w:sz w:val="24"/>
              </w:rPr>
              <w:t>Aggregated:</w:t>
            </w:r>
          </w:p>
        </w:tc>
        <w:tc>
          <w:tcPr>
            <w:tcW w:w="8912" w:type="dxa"/>
            <w:gridSpan w:val="7"/>
            <w:shd w:val="clear" w:color="auto" w:fill="FFFFFF" w:themeFill="background1"/>
            <w:tcMar/>
          </w:tcPr>
          <w:p w:rsidRPr="00CC0718" w:rsidR="00C71DC8" w:rsidP="00244814" w:rsidRDefault="00C71DC8" w14:paraId="2AED09D5" w14:textId="77777777">
            <w:pPr>
              <w:rPr>
                <w:b/>
                <w:color w:val="5C83B4"/>
                <w:spacing w:val="-2"/>
                <w:sz w:val="24"/>
              </w:rPr>
            </w:pPr>
            <w:r w:rsidRPr="00CC0718">
              <w:rPr>
                <w:b/>
                <w:color w:val="5C83B4"/>
                <w:spacing w:val="-2"/>
                <w:sz w:val="24"/>
              </w:rPr>
              <w:t>No</w:t>
            </w:r>
          </w:p>
        </w:tc>
      </w:tr>
      <w:tr w:rsidRPr="00CC0718" w:rsidR="00C71DC8" w:rsidTr="3A33D0EC" w14:paraId="51045D45" w14:textId="77777777">
        <w:trPr>
          <w:trHeight w:val="343" w:hRule="exact"/>
        </w:trPr>
        <w:tc>
          <w:tcPr>
            <w:tcW w:w="3381" w:type="dxa"/>
            <w:gridSpan w:val="2"/>
            <w:tcBorders>
              <w:bottom w:val="single" w:color="8FB6EA" w:sz="5" w:space="0"/>
            </w:tcBorders>
            <w:shd w:val="clear" w:color="auto" w:fill="FFFFFF" w:themeFill="background1"/>
            <w:tcMar/>
          </w:tcPr>
          <w:p w:rsidRPr="00CC0718" w:rsidR="00C71DC8" w:rsidP="00244814" w:rsidRDefault="00C71DC8" w14:paraId="0A7D3657" w14:textId="77777777">
            <w:pPr>
              <w:rPr>
                <w:color w:val="000000"/>
                <w:spacing w:val="-2"/>
                <w:sz w:val="18"/>
              </w:rPr>
            </w:pPr>
            <w:r w:rsidRPr="00CC0718">
              <w:rPr>
                <w:color w:val="000000"/>
                <w:spacing w:val="-2"/>
                <w:sz w:val="18"/>
              </w:rPr>
              <w:t>Document</w:t>
            </w:r>
          </w:p>
        </w:tc>
        <w:tc>
          <w:tcPr>
            <w:tcW w:w="1132" w:type="dxa"/>
            <w:tcBorders>
              <w:bottom w:val="single" w:color="8FB6EA" w:sz="5" w:space="0"/>
            </w:tcBorders>
            <w:shd w:val="clear" w:color="auto" w:fill="FFFFFF" w:themeFill="background1"/>
            <w:tcMar/>
          </w:tcPr>
          <w:p w:rsidRPr="00CC0718" w:rsidR="00C71DC8" w:rsidP="00244814" w:rsidRDefault="00C71DC8" w14:paraId="009A4B6D" w14:textId="77777777">
            <w:pPr>
              <w:rPr>
                <w:color w:val="000000"/>
                <w:spacing w:val="-2"/>
                <w:sz w:val="18"/>
              </w:rPr>
            </w:pPr>
            <w:r w:rsidRPr="00CC0718">
              <w:rPr>
                <w:color w:val="000000"/>
                <w:spacing w:val="-2"/>
                <w:sz w:val="18"/>
              </w:rPr>
              <w:t>1</w:t>
            </w:r>
          </w:p>
        </w:tc>
        <w:tc>
          <w:tcPr>
            <w:tcW w:w="1576" w:type="dxa"/>
            <w:gridSpan w:val="2"/>
            <w:tcBorders>
              <w:bottom w:val="single" w:color="8FB6EA" w:sz="5" w:space="0"/>
            </w:tcBorders>
            <w:shd w:val="clear" w:color="auto" w:fill="FFFFFF" w:themeFill="background1"/>
            <w:tcMar/>
          </w:tcPr>
          <w:p w:rsidRPr="00CC0718" w:rsidR="00C71DC8" w:rsidP="00244814" w:rsidRDefault="00C71DC8" w14:paraId="3A4C4155" w14:textId="77777777">
            <w:pPr>
              <w:rPr>
                <w:color w:val="000000"/>
                <w:spacing w:val="-2"/>
                <w:sz w:val="18"/>
              </w:rPr>
            </w:pPr>
            <w:r w:rsidRPr="00CC0718">
              <w:rPr>
                <w:color w:val="000000"/>
                <w:spacing w:val="-2"/>
                <w:sz w:val="18"/>
              </w:rPr>
              <w:t>1</w:t>
            </w:r>
          </w:p>
        </w:tc>
        <w:tc>
          <w:tcPr>
            <w:tcW w:w="1362" w:type="dxa"/>
            <w:tcBorders>
              <w:bottom w:val="single" w:color="8FB6EA" w:sz="5" w:space="0"/>
            </w:tcBorders>
            <w:shd w:val="clear" w:color="auto" w:fill="FFFFFF" w:themeFill="background1"/>
            <w:tcMar/>
          </w:tcPr>
          <w:p w:rsidRPr="00CC0718" w:rsidR="00C71DC8" w:rsidP="00244814" w:rsidRDefault="00C71DC8" w14:paraId="1A731E38" w14:textId="77777777">
            <w:pPr>
              <w:rPr>
                <w:color w:val="000000"/>
                <w:spacing w:val="-2"/>
                <w:sz w:val="18"/>
              </w:rPr>
            </w:pPr>
            <w:r w:rsidRPr="00CC0718">
              <w:rPr>
                <w:color w:val="000000"/>
                <w:spacing w:val="-2"/>
                <w:sz w:val="18"/>
              </w:rPr>
              <w:t>29</w:t>
            </w:r>
          </w:p>
        </w:tc>
        <w:tc>
          <w:tcPr>
            <w:tcW w:w="1690" w:type="dxa"/>
            <w:tcBorders>
              <w:bottom w:val="single" w:color="8FB6EA" w:sz="5" w:space="0"/>
            </w:tcBorders>
            <w:shd w:val="clear" w:color="auto" w:fill="FFFFFF" w:themeFill="background1"/>
            <w:tcMar/>
          </w:tcPr>
          <w:p w:rsidRPr="00CC0718" w:rsidR="00C71DC8" w:rsidP="00244814" w:rsidRDefault="00C71DC8" w14:paraId="4D5AFC18" w14:textId="77777777">
            <w:pPr>
              <w:rPr>
                <w:color w:val="000000"/>
                <w:spacing w:val="-2"/>
                <w:sz w:val="18"/>
              </w:rPr>
            </w:pPr>
            <w:r w:rsidRPr="00CC0718">
              <w:rPr>
                <w:color w:val="000000"/>
                <w:spacing w:val="-2"/>
                <w:sz w:val="18"/>
              </w:rPr>
              <w:t>1</w:t>
            </w:r>
          </w:p>
        </w:tc>
        <w:tc>
          <w:tcPr>
            <w:tcW w:w="1576" w:type="dxa"/>
            <w:tcBorders>
              <w:bottom w:val="single" w:color="8FB6EA" w:sz="5" w:space="0"/>
            </w:tcBorders>
            <w:shd w:val="clear" w:color="auto" w:fill="FFFFFF" w:themeFill="background1"/>
            <w:tcMar/>
          </w:tcPr>
          <w:p w:rsidRPr="00CC0718" w:rsidR="00C71DC8" w:rsidP="00244814" w:rsidRDefault="00C71DC8" w14:paraId="368615F0" w14:textId="77777777">
            <w:pPr>
              <w:rPr>
                <w:color w:val="000000"/>
                <w:spacing w:val="-2"/>
                <w:sz w:val="18"/>
              </w:rPr>
            </w:pPr>
          </w:p>
        </w:tc>
      </w:tr>
      <w:tr w:rsidRPr="00CC0718" w:rsidR="00C71DC8" w:rsidTr="3A33D0EC" w14:paraId="1E89ABA9" w14:textId="77777777">
        <w:trPr>
          <w:trHeight w:val="445" w:hRule="exact"/>
        </w:trPr>
        <w:tc>
          <w:tcPr>
            <w:tcW w:w="10717" w:type="dxa"/>
            <w:gridSpan w:val="8"/>
            <w:tcBorders>
              <w:top w:val="single" w:color="8FB6EA" w:sz="5" w:space="0"/>
            </w:tcBorders>
            <w:tcMar/>
          </w:tcPr>
          <w:p w:rsidRPr="00CC0718" w:rsidR="00C71DC8" w:rsidP="00244814" w:rsidRDefault="00C71DC8" w14:paraId="2F7B0C0A" w14:textId="77777777"/>
        </w:tc>
      </w:tr>
      <w:tr w:rsidRPr="00CC0718" w:rsidR="00C71DC8" w:rsidTr="3A33D0EC" w14:paraId="4F2D2E33" w14:textId="77777777">
        <w:trPr>
          <w:trHeight w:val="601" w:hRule="exact"/>
        </w:trPr>
        <w:tc>
          <w:tcPr>
            <w:tcW w:w="10717" w:type="dxa"/>
            <w:gridSpan w:val="8"/>
            <w:shd w:val="clear" w:color="auto" w:fill="FFFFFF" w:themeFill="background1"/>
            <w:tcMar/>
          </w:tcPr>
          <w:p w:rsidRPr="00CC0718" w:rsidR="00C71DC8" w:rsidP="00244814" w:rsidRDefault="00C71DC8" w14:paraId="228B2593" w14:textId="77777777">
            <w:pPr>
              <w:rPr>
                <w:b/>
                <w:color w:val="5C83B4"/>
                <w:spacing w:val="-2"/>
                <w:sz w:val="24"/>
              </w:rPr>
            </w:pPr>
          </w:p>
        </w:tc>
      </w:tr>
      <w:tr w:rsidRPr="00CC0718" w:rsidR="00C71DC8" w:rsidTr="3A33D0EC" w14:paraId="49079548" w14:textId="77777777">
        <w:trPr>
          <w:trHeight w:val="459" w:hRule="exact"/>
        </w:trPr>
        <w:tc>
          <w:tcPr>
            <w:tcW w:w="1805" w:type="dxa"/>
            <w:shd w:val="clear" w:color="auto" w:fill="FFFFFF" w:themeFill="background1"/>
            <w:tcMar/>
          </w:tcPr>
          <w:p w:rsidRPr="00CC0718" w:rsidR="00C71DC8" w:rsidP="00244814" w:rsidRDefault="00C71DC8" w14:paraId="13524467" w14:textId="77777777">
            <w:pPr>
              <w:rPr>
                <w:b/>
                <w:color w:val="5C83B4"/>
                <w:spacing w:val="-2"/>
                <w:sz w:val="24"/>
              </w:rPr>
            </w:pPr>
            <w:r w:rsidRPr="00CC0718">
              <w:rPr>
                <w:b/>
                <w:color w:val="5C83B4"/>
                <w:spacing w:val="-2"/>
                <w:sz w:val="24"/>
              </w:rPr>
              <w:t>Nickname:</w:t>
            </w:r>
          </w:p>
        </w:tc>
        <w:tc>
          <w:tcPr>
            <w:tcW w:w="8912" w:type="dxa"/>
            <w:gridSpan w:val="7"/>
            <w:vMerge w:val="restart"/>
            <w:shd w:val="clear" w:color="auto" w:fill="FFFFFF" w:themeFill="background1"/>
            <w:tcMar/>
          </w:tcPr>
          <w:p w:rsidRPr="00CC0718" w:rsidR="00C71DC8" w:rsidP="00244814" w:rsidRDefault="00C71DC8" w14:paraId="5616F025" w14:textId="77777777">
            <w:pPr>
              <w:rPr>
                <w:b/>
                <w:color w:val="5C83B4"/>
                <w:spacing w:val="-2"/>
                <w:sz w:val="24"/>
              </w:rPr>
            </w:pPr>
            <w:r w:rsidRPr="00CC0718">
              <w:rPr>
                <w:b/>
                <w:color w:val="5C83B4"/>
                <w:spacing w:val="-2"/>
                <w:sz w:val="24"/>
              </w:rPr>
              <w:t>Codes\\AXIAL CODE\\Q10- Marketing Challenges\RESOURCE LIMITATIONS AND CONSTRAINTS\In Need of Members</w:t>
            </w:r>
          </w:p>
        </w:tc>
      </w:tr>
      <w:tr w:rsidRPr="00CC0718" w:rsidR="00C71DC8" w:rsidTr="3A33D0EC" w14:paraId="1A4B6602" w14:textId="77777777">
        <w:trPr>
          <w:trHeight w:val="444" w:hRule="exact"/>
        </w:trPr>
        <w:tc>
          <w:tcPr>
            <w:tcW w:w="1805" w:type="dxa"/>
            <w:shd w:val="clear" w:color="auto" w:fill="FFFFFF" w:themeFill="background1"/>
            <w:tcMar/>
          </w:tcPr>
          <w:p w:rsidRPr="00CC0718" w:rsidR="00C71DC8" w:rsidP="00244814" w:rsidRDefault="00C71DC8" w14:paraId="42F6BCD4" w14:textId="77777777">
            <w:pPr>
              <w:rPr>
                <w:b/>
                <w:color w:val="5C83B4"/>
                <w:spacing w:val="-2"/>
                <w:sz w:val="24"/>
              </w:rPr>
            </w:pPr>
            <w:r w:rsidRPr="00CC0718">
              <w:rPr>
                <w:b/>
                <w:color w:val="5C83B4"/>
                <w:spacing w:val="-2"/>
                <w:sz w:val="24"/>
              </w:rPr>
              <w:t>Classification:</w:t>
            </w:r>
          </w:p>
        </w:tc>
        <w:tc>
          <w:tcPr>
            <w:tcW w:w="8912" w:type="dxa"/>
            <w:gridSpan w:val="7"/>
            <w:vMerge/>
            <w:tcMar/>
          </w:tcPr>
          <w:p w:rsidRPr="00CC0718" w:rsidR="00C71DC8" w:rsidP="00244814" w:rsidRDefault="00C71DC8" w14:paraId="0EB6EA69" w14:textId="77777777"/>
        </w:tc>
      </w:tr>
      <w:tr w:rsidRPr="00CC0718" w:rsidR="00C71DC8" w:rsidTr="3A33D0EC" w14:paraId="65431C46" w14:textId="77777777">
        <w:trPr>
          <w:trHeight w:val="459" w:hRule="exact"/>
        </w:trPr>
        <w:tc>
          <w:tcPr>
            <w:tcW w:w="1805" w:type="dxa"/>
            <w:shd w:val="clear" w:color="auto" w:fill="FFFFFF" w:themeFill="background1"/>
            <w:tcMar/>
          </w:tcPr>
          <w:p w:rsidRPr="00CC0718" w:rsidR="00C71DC8" w:rsidP="00244814" w:rsidRDefault="00C71DC8" w14:paraId="5995267A" w14:textId="77777777">
            <w:pPr>
              <w:rPr>
                <w:b/>
                <w:color w:val="5C83B4"/>
                <w:spacing w:val="-2"/>
                <w:sz w:val="24"/>
              </w:rPr>
            </w:pPr>
            <w:r w:rsidRPr="00CC0718">
              <w:rPr>
                <w:b/>
                <w:color w:val="5C83B4"/>
                <w:spacing w:val="-2"/>
                <w:sz w:val="24"/>
              </w:rPr>
              <w:t>Aggregated:</w:t>
            </w:r>
          </w:p>
        </w:tc>
        <w:tc>
          <w:tcPr>
            <w:tcW w:w="8912" w:type="dxa"/>
            <w:gridSpan w:val="7"/>
            <w:shd w:val="clear" w:color="auto" w:fill="FFFFFF" w:themeFill="background1"/>
            <w:tcMar/>
          </w:tcPr>
          <w:p w:rsidRPr="00CC0718" w:rsidR="00C71DC8" w:rsidP="00244814" w:rsidRDefault="00C71DC8" w14:paraId="49F208A9" w14:textId="77777777">
            <w:pPr>
              <w:rPr>
                <w:b/>
                <w:color w:val="5C83B4"/>
                <w:spacing w:val="-2"/>
                <w:sz w:val="24"/>
              </w:rPr>
            </w:pPr>
            <w:r w:rsidRPr="00CC0718">
              <w:rPr>
                <w:b/>
                <w:color w:val="5C83B4"/>
                <w:spacing w:val="-2"/>
                <w:sz w:val="24"/>
              </w:rPr>
              <w:t>Yes</w:t>
            </w:r>
          </w:p>
        </w:tc>
      </w:tr>
      <w:tr w:rsidRPr="00CC0718" w:rsidR="00C71DC8" w:rsidTr="3A33D0EC" w14:paraId="25BFEE1A" w14:textId="77777777">
        <w:trPr>
          <w:trHeight w:val="329" w:hRule="exact"/>
        </w:trPr>
        <w:tc>
          <w:tcPr>
            <w:tcW w:w="3381" w:type="dxa"/>
            <w:gridSpan w:val="2"/>
            <w:tcBorders>
              <w:bottom w:val="single" w:color="8FB6EA" w:sz="5" w:space="0"/>
            </w:tcBorders>
            <w:shd w:val="clear" w:color="auto" w:fill="FFFFFF" w:themeFill="background1"/>
            <w:tcMar/>
          </w:tcPr>
          <w:p w:rsidRPr="00CC0718" w:rsidR="00C71DC8" w:rsidP="00244814" w:rsidRDefault="00C71DC8" w14:paraId="5AA0A450" w14:textId="77777777">
            <w:pPr>
              <w:rPr>
                <w:color w:val="000000"/>
                <w:spacing w:val="-2"/>
                <w:sz w:val="18"/>
              </w:rPr>
            </w:pPr>
            <w:r w:rsidRPr="00CC0718">
              <w:rPr>
                <w:color w:val="000000"/>
                <w:spacing w:val="-2"/>
                <w:sz w:val="18"/>
              </w:rPr>
              <w:t>Document</w:t>
            </w:r>
          </w:p>
        </w:tc>
        <w:tc>
          <w:tcPr>
            <w:tcW w:w="1132" w:type="dxa"/>
            <w:tcBorders>
              <w:bottom w:val="single" w:color="8FB6EA" w:sz="5" w:space="0"/>
            </w:tcBorders>
            <w:shd w:val="clear" w:color="auto" w:fill="FFFFFF" w:themeFill="background1"/>
            <w:tcMar/>
          </w:tcPr>
          <w:p w:rsidRPr="00CC0718" w:rsidR="00C71DC8" w:rsidP="00244814" w:rsidRDefault="00C71DC8" w14:paraId="5FCC66B4" w14:textId="77777777">
            <w:pPr>
              <w:rPr>
                <w:color w:val="000000"/>
                <w:spacing w:val="-2"/>
                <w:sz w:val="18"/>
              </w:rPr>
            </w:pPr>
            <w:r w:rsidRPr="00CC0718">
              <w:rPr>
                <w:color w:val="000000"/>
                <w:spacing w:val="-2"/>
                <w:sz w:val="18"/>
              </w:rPr>
              <w:t>1</w:t>
            </w:r>
          </w:p>
        </w:tc>
        <w:tc>
          <w:tcPr>
            <w:tcW w:w="1576" w:type="dxa"/>
            <w:gridSpan w:val="2"/>
            <w:tcBorders>
              <w:bottom w:val="single" w:color="8FB6EA" w:sz="5" w:space="0"/>
            </w:tcBorders>
            <w:shd w:val="clear" w:color="auto" w:fill="FFFFFF" w:themeFill="background1"/>
            <w:tcMar/>
          </w:tcPr>
          <w:p w:rsidRPr="00CC0718" w:rsidR="00C71DC8" w:rsidP="00244814" w:rsidRDefault="00C71DC8" w14:paraId="3F8CF8D5" w14:textId="77777777">
            <w:pPr>
              <w:rPr>
                <w:color w:val="000000"/>
                <w:spacing w:val="-2"/>
                <w:sz w:val="18"/>
              </w:rPr>
            </w:pPr>
            <w:r w:rsidRPr="00CC0718">
              <w:rPr>
                <w:color w:val="000000"/>
                <w:spacing w:val="-2"/>
                <w:sz w:val="18"/>
              </w:rPr>
              <w:t>1</w:t>
            </w:r>
          </w:p>
        </w:tc>
        <w:tc>
          <w:tcPr>
            <w:tcW w:w="1362" w:type="dxa"/>
            <w:tcBorders>
              <w:bottom w:val="single" w:color="8FB6EA" w:sz="5" w:space="0"/>
            </w:tcBorders>
            <w:shd w:val="clear" w:color="auto" w:fill="FFFFFF" w:themeFill="background1"/>
            <w:tcMar/>
          </w:tcPr>
          <w:p w:rsidRPr="00CC0718" w:rsidR="00C71DC8" w:rsidP="00244814" w:rsidRDefault="00C71DC8" w14:paraId="1E32DD5F" w14:textId="77777777">
            <w:pPr>
              <w:rPr>
                <w:color w:val="000000"/>
                <w:spacing w:val="-2"/>
                <w:sz w:val="18"/>
              </w:rPr>
            </w:pPr>
            <w:r w:rsidRPr="00CC0718">
              <w:rPr>
                <w:color w:val="000000"/>
                <w:spacing w:val="-2"/>
                <w:sz w:val="18"/>
              </w:rPr>
              <w:t>16</w:t>
            </w:r>
          </w:p>
        </w:tc>
        <w:tc>
          <w:tcPr>
            <w:tcW w:w="1690" w:type="dxa"/>
            <w:tcBorders>
              <w:bottom w:val="single" w:color="8FB6EA" w:sz="5" w:space="0"/>
            </w:tcBorders>
            <w:shd w:val="clear" w:color="auto" w:fill="FFFFFF" w:themeFill="background1"/>
            <w:tcMar/>
          </w:tcPr>
          <w:p w:rsidRPr="00CC0718" w:rsidR="00C71DC8" w:rsidP="00244814" w:rsidRDefault="00C71DC8" w14:paraId="20633EC2" w14:textId="77777777">
            <w:pPr>
              <w:rPr>
                <w:color w:val="000000"/>
                <w:spacing w:val="-2"/>
                <w:sz w:val="18"/>
              </w:rPr>
            </w:pPr>
            <w:r w:rsidRPr="00CC0718">
              <w:rPr>
                <w:color w:val="000000"/>
                <w:spacing w:val="-2"/>
                <w:sz w:val="18"/>
              </w:rPr>
              <w:t>1</w:t>
            </w:r>
          </w:p>
        </w:tc>
        <w:tc>
          <w:tcPr>
            <w:tcW w:w="1576" w:type="dxa"/>
            <w:tcBorders>
              <w:bottom w:val="single" w:color="8FB6EA" w:sz="5" w:space="0"/>
            </w:tcBorders>
            <w:shd w:val="clear" w:color="auto" w:fill="FFFFFF" w:themeFill="background1"/>
            <w:tcMar/>
          </w:tcPr>
          <w:p w:rsidRPr="00CC0718" w:rsidR="00C71DC8" w:rsidP="00244814" w:rsidRDefault="00C71DC8" w14:paraId="1A6B69A0" w14:textId="77777777">
            <w:pPr>
              <w:rPr>
                <w:color w:val="000000"/>
                <w:spacing w:val="-2"/>
                <w:sz w:val="18"/>
              </w:rPr>
            </w:pPr>
          </w:p>
        </w:tc>
      </w:tr>
      <w:tr w:rsidRPr="00CC0718" w:rsidR="00C71DC8" w:rsidTr="3A33D0EC" w14:paraId="51C467A9" w14:textId="77777777">
        <w:trPr>
          <w:trHeight w:val="459" w:hRule="exact"/>
        </w:trPr>
        <w:tc>
          <w:tcPr>
            <w:tcW w:w="10717" w:type="dxa"/>
            <w:gridSpan w:val="8"/>
            <w:tcBorders>
              <w:top w:val="single" w:color="8FB6EA" w:sz="5" w:space="0"/>
            </w:tcBorders>
            <w:tcMar/>
          </w:tcPr>
          <w:p w:rsidRPr="00CC0718" w:rsidR="00C71DC8" w:rsidP="00244814" w:rsidRDefault="00C71DC8" w14:paraId="4F1E2027" w14:textId="77777777"/>
        </w:tc>
      </w:tr>
      <w:tr w:rsidRPr="00CC0718" w:rsidR="00C71DC8" w:rsidTr="3A33D0EC" w14:paraId="307FF4D9" w14:textId="77777777">
        <w:trPr>
          <w:trHeight w:val="874" w:hRule="exact"/>
        </w:trPr>
        <w:tc>
          <w:tcPr>
            <w:tcW w:w="10717" w:type="dxa"/>
            <w:gridSpan w:val="8"/>
            <w:shd w:val="clear" w:color="auto" w:fill="FFFFFF" w:themeFill="background1"/>
            <w:tcMar/>
          </w:tcPr>
          <w:p w:rsidRPr="00CC0718" w:rsidR="00C71DC8" w:rsidP="3A33D0EC" w:rsidRDefault="00C71DC8" w14:paraId="76C9A305" w14:textId="77777777">
            <w:pPr>
              <w:rPr>
                <w:b w:val="1"/>
                <w:bCs w:val="1"/>
                <w:color w:val="5C83B4"/>
                <w:spacing w:val="-2"/>
                <w:sz w:val="24"/>
                <w:szCs w:val="24"/>
                <w:lang w:val="en-US"/>
              </w:rPr>
            </w:pPr>
            <w:r w:rsidRPr="3A33D0EC" w:rsidR="00C71DC8">
              <w:rPr>
                <w:b w:val="1"/>
                <w:bCs w:val="1"/>
                <w:color w:val="5C83B4"/>
                <w:spacing w:val="-2"/>
                <w:sz w:val="24"/>
                <w:szCs w:val="24"/>
                <w:lang w:val="en-US"/>
              </w:rPr>
              <w:t xml:space="preserve">Codes\\AXIAL CODE\\Q10- Marketing Challenges\RESOURCE LIMITATIONS AND CONSTRAINTS\marketing could be done in many ways and marketing, you know, I </w:t>
            </w:r>
            <w:r w:rsidRPr="3A33D0EC" w:rsidR="00C71DC8">
              <w:rPr>
                <w:b w:val="1"/>
                <w:bCs w:val="1"/>
                <w:color w:val="5C83B4"/>
                <w:spacing w:val="-2"/>
                <w:sz w:val="24"/>
                <w:szCs w:val="24"/>
                <w:lang w:val="en-US"/>
              </w:rPr>
              <w:t xml:space="preserve">believe personally</w:t>
            </w:r>
            <w:r w:rsidRPr="3A33D0EC" w:rsidR="00C71DC8">
              <w:rPr>
                <w:b w:val="1"/>
                <w:bCs w:val="1"/>
                <w:color w:val="5C83B4"/>
                <w:spacing w:val="-2"/>
                <w:sz w:val="24"/>
                <w:szCs w:val="24"/>
                <w:lang w:val="en-US"/>
              </w:rPr>
              <w:t xml:space="preserve"> that, you know, marketing cannot be learnt, you know, it </w:t>
            </w:r>
            <w:r w:rsidRPr="3A33D0EC" w:rsidR="00C71DC8">
              <w:rPr>
                <w:b w:val="1"/>
                <w:bCs w:val="1"/>
                <w:color w:val="5C83B4"/>
                <w:spacing w:val="-2"/>
                <w:sz w:val="24"/>
                <w:szCs w:val="24"/>
                <w:lang w:val="en-US"/>
              </w:rPr>
              <w:t>has to</w:t>
            </w:r>
            <w:r w:rsidRPr="3A33D0EC" w:rsidR="00C71DC8">
              <w:rPr>
                <w:b w:val="1"/>
                <w:bCs w:val="1"/>
                <w:color w:val="5C83B4"/>
                <w:spacing w:val="-2"/>
                <w:sz w:val="24"/>
                <w:szCs w:val="24"/>
                <w:lang w:val="en-US"/>
              </w:rPr>
              <w:t xml:space="preserve"> be experienced.</w:t>
            </w:r>
          </w:p>
        </w:tc>
      </w:tr>
      <w:tr w:rsidRPr="00CC0718" w:rsidR="00C71DC8" w:rsidTr="3A33D0EC" w14:paraId="3722E0D2" w14:textId="77777777">
        <w:trPr>
          <w:trHeight w:val="458" w:hRule="exact"/>
        </w:trPr>
        <w:tc>
          <w:tcPr>
            <w:tcW w:w="1805" w:type="dxa"/>
            <w:shd w:val="clear" w:color="auto" w:fill="FFFFFF" w:themeFill="background1"/>
            <w:tcMar/>
          </w:tcPr>
          <w:p w:rsidRPr="00CC0718" w:rsidR="00C71DC8" w:rsidP="00244814" w:rsidRDefault="00C71DC8" w14:paraId="37E0F03D" w14:textId="77777777">
            <w:pPr>
              <w:rPr>
                <w:b/>
                <w:color w:val="5C83B4"/>
                <w:spacing w:val="-2"/>
                <w:sz w:val="24"/>
              </w:rPr>
            </w:pPr>
            <w:r w:rsidRPr="00CC0718">
              <w:rPr>
                <w:b/>
                <w:color w:val="5C83B4"/>
                <w:spacing w:val="-2"/>
                <w:sz w:val="24"/>
              </w:rPr>
              <w:t>Nickname:</w:t>
            </w:r>
          </w:p>
        </w:tc>
        <w:tc>
          <w:tcPr>
            <w:tcW w:w="8912" w:type="dxa"/>
            <w:gridSpan w:val="7"/>
            <w:vMerge w:val="restart"/>
            <w:shd w:val="clear" w:color="auto" w:fill="FFFFFF" w:themeFill="background1"/>
            <w:tcMar/>
          </w:tcPr>
          <w:p w:rsidRPr="00CC0718" w:rsidR="00C71DC8" w:rsidP="00244814" w:rsidRDefault="00C71DC8" w14:paraId="4B6D31F8" w14:textId="77777777">
            <w:pPr>
              <w:rPr>
                <w:b/>
                <w:color w:val="5C83B4"/>
                <w:spacing w:val="-2"/>
                <w:sz w:val="24"/>
              </w:rPr>
            </w:pPr>
          </w:p>
        </w:tc>
      </w:tr>
      <w:tr w:rsidRPr="00CC0718" w:rsidR="00C71DC8" w:rsidTr="3A33D0EC" w14:paraId="41457341" w14:textId="77777777">
        <w:trPr>
          <w:trHeight w:val="444" w:hRule="exact"/>
        </w:trPr>
        <w:tc>
          <w:tcPr>
            <w:tcW w:w="1805" w:type="dxa"/>
            <w:shd w:val="clear" w:color="auto" w:fill="FFFFFF" w:themeFill="background1"/>
            <w:tcMar/>
          </w:tcPr>
          <w:p w:rsidRPr="00CC0718" w:rsidR="00C71DC8" w:rsidP="00244814" w:rsidRDefault="00C71DC8" w14:paraId="50179714" w14:textId="77777777">
            <w:pPr>
              <w:rPr>
                <w:b/>
                <w:color w:val="5C83B4"/>
                <w:spacing w:val="-2"/>
                <w:sz w:val="24"/>
              </w:rPr>
            </w:pPr>
            <w:r w:rsidRPr="00CC0718">
              <w:rPr>
                <w:b/>
                <w:color w:val="5C83B4"/>
                <w:spacing w:val="-2"/>
                <w:sz w:val="24"/>
              </w:rPr>
              <w:t>Classification:</w:t>
            </w:r>
          </w:p>
        </w:tc>
        <w:tc>
          <w:tcPr>
            <w:tcW w:w="8912" w:type="dxa"/>
            <w:gridSpan w:val="7"/>
            <w:vMerge/>
            <w:tcMar/>
          </w:tcPr>
          <w:p w:rsidRPr="00CC0718" w:rsidR="00C71DC8" w:rsidP="00244814" w:rsidRDefault="00C71DC8" w14:paraId="340BBC59" w14:textId="77777777"/>
        </w:tc>
      </w:tr>
      <w:tr w:rsidRPr="00CC0718" w:rsidR="00C71DC8" w:rsidTr="3A33D0EC" w14:paraId="4555C055" w14:textId="77777777">
        <w:trPr>
          <w:trHeight w:val="459" w:hRule="exact"/>
        </w:trPr>
        <w:tc>
          <w:tcPr>
            <w:tcW w:w="1805" w:type="dxa"/>
            <w:shd w:val="clear" w:color="auto" w:fill="FFFFFF" w:themeFill="background1"/>
            <w:tcMar/>
          </w:tcPr>
          <w:p w:rsidRPr="00CC0718" w:rsidR="00C71DC8" w:rsidP="00244814" w:rsidRDefault="00C71DC8" w14:paraId="2063650C" w14:textId="77777777">
            <w:pPr>
              <w:rPr>
                <w:b/>
                <w:color w:val="5C83B4"/>
                <w:spacing w:val="-2"/>
                <w:sz w:val="24"/>
              </w:rPr>
            </w:pPr>
            <w:r w:rsidRPr="00CC0718">
              <w:rPr>
                <w:b/>
                <w:color w:val="5C83B4"/>
                <w:spacing w:val="-2"/>
                <w:sz w:val="24"/>
              </w:rPr>
              <w:t>Aggregated:</w:t>
            </w:r>
          </w:p>
        </w:tc>
        <w:tc>
          <w:tcPr>
            <w:tcW w:w="8912" w:type="dxa"/>
            <w:gridSpan w:val="7"/>
            <w:shd w:val="clear" w:color="auto" w:fill="FFFFFF" w:themeFill="background1"/>
            <w:tcMar/>
          </w:tcPr>
          <w:p w:rsidRPr="00CC0718" w:rsidR="00C71DC8" w:rsidP="00244814" w:rsidRDefault="00C71DC8" w14:paraId="20284E6F" w14:textId="77777777">
            <w:pPr>
              <w:rPr>
                <w:b/>
                <w:color w:val="5C83B4"/>
                <w:spacing w:val="-2"/>
                <w:sz w:val="24"/>
              </w:rPr>
            </w:pPr>
            <w:r w:rsidRPr="00CC0718">
              <w:rPr>
                <w:b/>
                <w:color w:val="5C83B4"/>
                <w:spacing w:val="-2"/>
                <w:sz w:val="24"/>
              </w:rPr>
              <w:t>No</w:t>
            </w:r>
          </w:p>
        </w:tc>
      </w:tr>
      <w:tr w:rsidRPr="00CC0718" w:rsidR="00C71DC8" w:rsidTr="3A33D0EC" w14:paraId="0C429D28" w14:textId="77777777">
        <w:trPr>
          <w:trHeight w:val="329" w:hRule="exact"/>
        </w:trPr>
        <w:tc>
          <w:tcPr>
            <w:tcW w:w="3381" w:type="dxa"/>
            <w:gridSpan w:val="2"/>
            <w:tcBorders>
              <w:bottom w:val="single" w:color="8FB6EA" w:sz="5" w:space="0"/>
            </w:tcBorders>
            <w:shd w:val="clear" w:color="auto" w:fill="FFFFFF" w:themeFill="background1"/>
            <w:tcMar/>
          </w:tcPr>
          <w:p w:rsidRPr="00CC0718" w:rsidR="00C71DC8" w:rsidP="00244814" w:rsidRDefault="00C71DC8" w14:paraId="05C045B7" w14:textId="77777777">
            <w:pPr>
              <w:rPr>
                <w:color w:val="000000"/>
                <w:spacing w:val="-2"/>
                <w:sz w:val="18"/>
              </w:rPr>
            </w:pPr>
            <w:r w:rsidRPr="00CC0718">
              <w:rPr>
                <w:color w:val="000000"/>
                <w:spacing w:val="-2"/>
                <w:sz w:val="18"/>
              </w:rPr>
              <w:t>Document</w:t>
            </w:r>
          </w:p>
        </w:tc>
        <w:tc>
          <w:tcPr>
            <w:tcW w:w="1132" w:type="dxa"/>
            <w:tcBorders>
              <w:bottom w:val="single" w:color="8FB6EA" w:sz="5" w:space="0"/>
            </w:tcBorders>
            <w:shd w:val="clear" w:color="auto" w:fill="FFFFFF" w:themeFill="background1"/>
            <w:tcMar/>
          </w:tcPr>
          <w:p w:rsidRPr="00CC0718" w:rsidR="00C71DC8" w:rsidP="00244814" w:rsidRDefault="00C71DC8" w14:paraId="3C3F1FE0" w14:textId="77777777">
            <w:pPr>
              <w:rPr>
                <w:color w:val="000000"/>
                <w:spacing w:val="-2"/>
                <w:sz w:val="18"/>
              </w:rPr>
            </w:pPr>
            <w:r w:rsidRPr="00CC0718">
              <w:rPr>
                <w:color w:val="000000"/>
                <w:spacing w:val="-2"/>
                <w:sz w:val="18"/>
              </w:rPr>
              <w:t>1</w:t>
            </w:r>
          </w:p>
        </w:tc>
        <w:tc>
          <w:tcPr>
            <w:tcW w:w="1576" w:type="dxa"/>
            <w:gridSpan w:val="2"/>
            <w:tcBorders>
              <w:bottom w:val="single" w:color="8FB6EA" w:sz="5" w:space="0"/>
            </w:tcBorders>
            <w:shd w:val="clear" w:color="auto" w:fill="FFFFFF" w:themeFill="background1"/>
            <w:tcMar/>
          </w:tcPr>
          <w:p w:rsidRPr="00CC0718" w:rsidR="00C71DC8" w:rsidP="00244814" w:rsidRDefault="00C71DC8" w14:paraId="5CB69629" w14:textId="77777777">
            <w:pPr>
              <w:rPr>
                <w:color w:val="000000"/>
                <w:spacing w:val="-2"/>
                <w:sz w:val="18"/>
              </w:rPr>
            </w:pPr>
            <w:r w:rsidRPr="00CC0718">
              <w:rPr>
                <w:color w:val="000000"/>
                <w:spacing w:val="-2"/>
                <w:sz w:val="18"/>
              </w:rPr>
              <w:t>1</w:t>
            </w:r>
          </w:p>
        </w:tc>
        <w:tc>
          <w:tcPr>
            <w:tcW w:w="1362" w:type="dxa"/>
            <w:tcBorders>
              <w:bottom w:val="single" w:color="8FB6EA" w:sz="5" w:space="0"/>
            </w:tcBorders>
            <w:shd w:val="clear" w:color="auto" w:fill="FFFFFF" w:themeFill="background1"/>
            <w:tcMar/>
          </w:tcPr>
          <w:p w:rsidRPr="00CC0718" w:rsidR="00C71DC8" w:rsidP="00244814" w:rsidRDefault="00C71DC8" w14:paraId="63AB8F2A" w14:textId="77777777">
            <w:pPr>
              <w:rPr>
                <w:color w:val="000000"/>
                <w:spacing w:val="-2"/>
                <w:sz w:val="18"/>
              </w:rPr>
            </w:pPr>
            <w:r w:rsidRPr="00CC0718">
              <w:rPr>
                <w:color w:val="000000"/>
                <w:spacing w:val="-2"/>
                <w:sz w:val="18"/>
              </w:rPr>
              <w:t>28</w:t>
            </w:r>
          </w:p>
        </w:tc>
        <w:tc>
          <w:tcPr>
            <w:tcW w:w="1690" w:type="dxa"/>
            <w:tcBorders>
              <w:bottom w:val="single" w:color="8FB6EA" w:sz="5" w:space="0"/>
            </w:tcBorders>
            <w:shd w:val="clear" w:color="auto" w:fill="FFFFFF" w:themeFill="background1"/>
            <w:tcMar/>
          </w:tcPr>
          <w:p w:rsidRPr="00CC0718" w:rsidR="00C71DC8" w:rsidP="00244814" w:rsidRDefault="00C71DC8" w14:paraId="47A02A28" w14:textId="77777777">
            <w:pPr>
              <w:rPr>
                <w:color w:val="000000"/>
                <w:spacing w:val="-2"/>
                <w:sz w:val="18"/>
              </w:rPr>
            </w:pPr>
            <w:r w:rsidRPr="00CC0718">
              <w:rPr>
                <w:color w:val="000000"/>
                <w:spacing w:val="-2"/>
                <w:sz w:val="18"/>
              </w:rPr>
              <w:t>1</w:t>
            </w:r>
          </w:p>
        </w:tc>
        <w:tc>
          <w:tcPr>
            <w:tcW w:w="1576" w:type="dxa"/>
            <w:tcBorders>
              <w:bottom w:val="single" w:color="8FB6EA" w:sz="5" w:space="0"/>
            </w:tcBorders>
            <w:shd w:val="clear" w:color="auto" w:fill="FFFFFF" w:themeFill="background1"/>
            <w:tcMar/>
          </w:tcPr>
          <w:p w:rsidRPr="00CC0718" w:rsidR="00C71DC8" w:rsidP="00244814" w:rsidRDefault="00C71DC8" w14:paraId="667E0996" w14:textId="77777777">
            <w:pPr>
              <w:rPr>
                <w:color w:val="000000"/>
                <w:spacing w:val="-2"/>
                <w:sz w:val="18"/>
              </w:rPr>
            </w:pPr>
          </w:p>
        </w:tc>
      </w:tr>
      <w:tr w:rsidRPr="00CC0718" w:rsidR="00C71DC8" w:rsidTr="3A33D0EC" w14:paraId="28C4CA0A" w14:textId="77777777">
        <w:trPr>
          <w:trHeight w:val="975" w:hRule="exact"/>
        </w:trPr>
        <w:tc>
          <w:tcPr>
            <w:tcW w:w="10717" w:type="dxa"/>
            <w:gridSpan w:val="8"/>
            <w:tcBorders>
              <w:top w:val="single" w:color="8FB6EA" w:sz="5" w:space="0"/>
            </w:tcBorders>
            <w:tcMar/>
          </w:tcPr>
          <w:p w:rsidRPr="00CC0718" w:rsidR="00C71DC8" w:rsidP="00244814" w:rsidRDefault="00C71DC8" w14:paraId="7293BCF4" w14:textId="77777777"/>
        </w:tc>
      </w:tr>
      <w:tr w:rsidRPr="00CC0718" w:rsidR="00C71DC8" w:rsidTr="3A33D0EC" w14:paraId="58C3A8EC" w14:textId="77777777">
        <w:trPr>
          <w:trHeight w:val="458" w:hRule="exact"/>
        </w:trPr>
        <w:tc>
          <w:tcPr>
            <w:tcW w:w="5359" w:type="dxa"/>
            <w:gridSpan w:val="4"/>
            <w:shd w:val="clear" w:color="auto" w:fill="FFFFFF" w:themeFill="background1"/>
            <w:tcMar/>
          </w:tcPr>
          <w:p w:rsidRPr="00CC0718" w:rsidR="00C71DC8" w:rsidP="00244814" w:rsidRDefault="00C71DC8" w14:paraId="20879C9B" w14:textId="77777777">
            <w:pPr>
              <w:jc w:val="right"/>
              <w:rPr>
                <w:color w:val="000066"/>
                <w:spacing w:val="-2"/>
                <w:sz w:val="16"/>
              </w:rPr>
            </w:pPr>
            <w:r w:rsidRPr="00CC0718">
              <w:rPr>
                <w:color w:val="000066"/>
                <w:spacing w:val="-2"/>
                <w:sz w:val="16"/>
              </w:rPr>
              <w:t>Formatted Reports\\Code Summary Formatted Report</w:t>
            </w:r>
          </w:p>
        </w:tc>
        <w:tc>
          <w:tcPr>
            <w:tcW w:w="5358" w:type="dxa"/>
            <w:gridSpan w:val="4"/>
            <w:shd w:val="clear" w:color="auto" w:fill="FFFFFF" w:themeFill="background1"/>
            <w:tcMar/>
          </w:tcPr>
          <w:p w:rsidRPr="00CC0718" w:rsidR="00C71DC8" w:rsidP="00244814" w:rsidRDefault="00C71DC8" w14:paraId="0D8F97EA" w14:textId="77777777">
            <w:pPr>
              <w:jc w:val="right"/>
              <w:rPr>
                <w:color w:val="000066"/>
                <w:spacing w:val="-2"/>
                <w:sz w:val="16"/>
              </w:rPr>
            </w:pPr>
            <w:r w:rsidRPr="00CC0718">
              <w:rPr>
                <w:color w:val="000066"/>
                <w:spacing w:val="-2"/>
                <w:sz w:val="16"/>
              </w:rPr>
              <w:t>Page 6 of 104</w:t>
            </w:r>
          </w:p>
        </w:tc>
      </w:tr>
      <w:tr w:rsidRPr="00CC0718" w:rsidR="00C71DC8" w:rsidTr="3A33D0EC" w14:paraId="24576F75" w14:textId="77777777">
        <w:trPr>
          <w:trHeight w:val="444" w:hRule="exact"/>
        </w:trPr>
        <w:tc>
          <w:tcPr>
            <w:tcW w:w="10717" w:type="dxa"/>
            <w:gridSpan w:val="8"/>
            <w:shd w:val="clear" w:color="auto" w:fill="FFFFFF" w:themeFill="background1"/>
            <w:tcMar/>
            <w:vAlign w:val="center"/>
          </w:tcPr>
          <w:p w:rsidRPr="00CC0718" w:rsidR="00C71DC8" w:rsidP="00244814" w:rsidRDefault="00C71DC8" w14:paraId="6534596C" w14:textId="77777777">
            <w:pPr>
              <w:jc w:val="right"/>
              <w:rPr>
                <w:color w:val="000066"/>
                <w:spacing w:val="-2"/>
                <w:sz w:val="16"/>
              </w:rPr>
            </w:pPr>
            <w:r w:rsidRPr="00CC0718">
              <w:rPr>
                <w:color w:val="000066"/>
                <w:spacing w:val="-2"/>
                <w:sz w:val="16"/>
              </w:rPr>
              <w:t>11/13/2024 3:39 PM</w:t>
            </w:r>
          </w:p>
        </w:tc>
      </w:tr>
      <w:tr w:rsidRPr="00CC0718" w:rsidR="00C71DC8" w:rsidTr="3A33D0EC" w14:paraId="65D7781F" w14:textId="77777777">
        <w:trPr>
          <w:trHeight w:val="459" w:hRule="exact"/>
        </w:trPr>
        <w:tc>
          <w:tcPr>
            <w:tcW w:w="3381" w:type="dxa"/>
            <w:gridSpan w:val="2"/>
            <w:shd w:val="clear" w:color="auto" w:fill="8FB6EA"/>
            <w:tcMar/>
          </w:tcPr>
          <w:p w:rsidRPr="00CC0718" w:rsidR="00C71DC8" w:rsidP="00244814" w:rsidRDefault="00C71DC8" w14:paraId="495BB292" w14:textId="77777777">
            <w:pPr>
              <w:rPr>
                <w:b/>
                <w:color w:val="000066"/>
                <w:spacing w:val="-2"/>
                <w:sz w:val="18"/>
              </w:rPr>
            </w:pPr>
            <w:r w:rsidRPr="00CC0718">
              <w:rPr>
                <w:b/>
                <w:color w:val="000066"/>
                <w:spacing w:val="-2"/>
                <w:sz w:val="18"/>
              </w:rPr>
              <w:t>File Type</w:t>
            </w:r>
          </w:p>
        </w:tc>
        <w:tc>
          <w:tcPr>
            <w:tcW w:w="1132" w:type="dxa"/>
            <w:shd w:val="clear" w:color="auto" w:fill="8FB6EA"/>
            <w:tcMar/>
          </w:tcPr>
          <w:p w:rsidRPr="00CC0718" w:rsidR="00C71DC8" w:rsidP="00244814" w:rsidRDefault="00C71DC8" w14:paraId="5DDE676D" w14:textId="77777777">
            <w:pPr>
              <w:rPr>
                <w:b/>
                <w:color w:val="000066"/>
                <w:spacing w:val="-2"/>
                <w:sz w:val="18"/>
              </w:rPr>
            </w:pPr>
            <w:r w:rsidRPr="00CC0718">
              <w:rPr>
                <w:b/>
                <w:color w:val="000066"/>
                <w:spacing w:val="-2"/>
                <w:sz w:val="18"/>
              </w:rPr>
              <w:t>Number of Files</w:t>
            </w:r>
          </w:p>
        </w:tc>
        <w:tc>
          <w:tcPr>
            <w:tcW w:w="1576" w:type="dxa"/>
            <w:gridSpan w:val="2"/>
            <w:shd w:val="clear" w:color="auto" w:fill="8FB6EA"/>
            <w:tcMar/>
          </w:tcPr>
          <w:p w:rsidRPr="00CC0718" w:rsidR="00C71DC8" w:rsidP="00244814" w:rsidRDefault="00C71DC8" w14:paraId="38329904" w14:textId="77777777">
            <w:pPr>
              <w:rPr>
                <w:b/>
                <w:color w:val="000066"/>
                <w:spacing w:val="-2"/>
                <w:sz w:val="18"/>
              </w:rPr>
            </w:pPr>
            <w:r w:rsidRPr="00CC0718">
              <w:rPr>
                <w:b/>
                <w:color w:val="000066"/>
                <w:spacing w:val="-2"/>
                <w:sz w:val="18"/>
              </w:rPr>
              <w:t>Number of Coding References</w:t>
            </w:r>
          </w:p>
        </w:tc>
        <w:tc>
          <w:tcPr>
            <w:tcW w:w="1362" w:type="dxa"/>
            <w:shd w:val="clear" w:color="auto" w:fill="8FB6EA"/>
            <w:tcMar/>
          </w:tcPr>
          <w:p w:rsidRPr="00CC0718" w:rsidR="00C71DC8" w:rsidP="00244814" w:rsidRDefault="00C71DC8" w14:paraId="0824EED2" w14:textId="77777777">
            <w:pPr>
              <w:rPr>
                <w:b/>
                <w:color w:val="000066"/>
                <w:spacing w:val="-2"/>
                <w:sz w:val="18"/>
              </w:rPr>
            </w:pPr>
            <w:r w:rsidRPr="00CC0718">
              <w:rPr>
                <w:b/>
                <w:color w:val="000066"/>
                <w:spacing w:val="-2"/>
                <w:sz w:val="18"/>
              </w:rPr>
              <w:t>Number of Words Coded</w:t>
            </w:r>
          </w:p>
        </w:tc>
        <w:tc>
          <w:tcPr>
            <w:tcW w:w="1690" w:type="dxa"/>
            <w:shd w:val="clear" w:color="auto" w:fill="8FB6EA"/>
            <w:tcMar/>
          </w:tcPr>
          <w:p w:rsidRPr="00CC0718" w:rsidR="00C71DC8" w:rsidP="00244814" w:rsidRDefault="00C71DC8" w14:paraId="0BEAA2E4" w14:textId="77777777">
            <w:pPr>
              <w:rPr>
                <w:b/>
                <w:color w:val="000066"/>
                <w:spacing w:val="-2"/>
                <w:sz w:val="18"/>
              </w:rPr>
            </w:pPr>
            <w:r w:rsidRPr="00CC0718">
              <w:rPr>
                <w:b/>
                <w:color w:val="000066"/>
                <w:spacing w:val="-2"/>
                <w:sz w:val="18"/>
              </w:rPr>
              <w:t>Number of Paragraphs Coded</w:t>
            </w:r>
          </w:p>
        </w:tc>
        <w:tc>
          <w:tcPr>
            <w:tcW w:w="1576" w:type="dxa"/>
            <w:shd w:val="clear" w:color="auto" w:fill="8FB6EA"/>
            <w:tcMar/>
          </w:tcPr>
          <w:p w:rsidRPr="00CC0718" w:rsidR="00C71DC8" w:rsidP="00244814" w:rsidRDefault="00C71DC8" w14:paraId="4377CBEF" w14:textId="77777777">
            <w:pPr>
              <w:rPr>
                <w:b/>
                <w:color w:val="000066"/>
                <w:spacing w:val="-2"/>
                <w:sz w:val="18"/>
              </w:rPr>
            </w:pPr>
            <w:r w:rsidRPr="00CC0718">
              <w:rPr>
                <w:b/>
                <w:color w:val="000066"/>
                <w:spacing w:val="-2"/>
                <w:sz w:val="18"/>
              </w:rPr>
              <w:t>Duration Coded</w:t>
            </w:r>
          </w:p>
        </w:tc>
      </w:tr>
      <w:tr w:rsidRPr="00CC0718" w:rsidR="00C71DC8" w:rsidTr="3A33D0EC" w14:paraId="1FE4DA40" w14:textId="77777777">
        <w:trPr>
          <w:trHeight w:val="616" w:hRule="exact"/>
        </w:trPr>
        <w:tc>
          <w:tcPr>
            <w:tcW w:w="10717" w:type="dxa"/>
            <w:gridSpan w:val="8"/>
            <w:shd w:val="clear" w:color="auto" w:fill="FFFFFF" w:themeFill="background1"/>
            <w:tcMar/>
          </w:tcPr>
          <w:p w:rsidRPr="00CC0718" w:rsidR="00C71DC8" w:rsidP="00244814" w:rsidRDefault="00C71DC8" w14:paraId="16283779" w14:textId="77777777">
            <w:pPr>
              <w:rPr>
                <w:b/>
                <w:color w:val="5C83B4"/>
                <w:spacing w:val="-2"/>
                <w:sz w:val="24"/>
              </w:rPr>
            </w:pPr>
          </w:p>
        </w:tc>
      </w:tr>
      <w:tr w:rsidRPr="00CC0718" w:rsidR="00C71DC8" w:rsidTr="3A33D0EC" w14:paraId="68061054" w14:textId="77777777">
        <w:trPr>
          <w:trHeight w:val="444" w:hRule="exact"/>
        </w:trPr>
        <w:tc>
          <w:tcPr>
            <w:tcW w:w="1805" w:type="dxa"/>
            <w:shd w:val="clear" w:color="auto" w:fill="FFFFFF" w:themeFill="background1"/>
            <w:tcMar/>
          </w:tcPr>
          <w:p w:rsidRPr="00CC0718" w:rsidR="00C71DC8" w:rsidP="00244814" w:rsidRDefault="00C71DC8" w14:paraId="2995930E" w14:textId="77777777">
            <w:pPr>
              <w:rPr>
                <w:b/>
                <w:color w:val="5C83B4"/>
                <w:spacing w:val="-2"/>
                <w:sz w:val="24"/>
              </w:rPr>
            </w:pPr>
            <w:r w:rsidRPr="00CC0718">
              <w:rPr>
                <w:b/>
                <w:color w:val="5C83B4"/>
                <w:spacing w:val="-2"/>
                <w:sz w:val="24"/>
              </w:rPr>
              <w:t>Nickname:</w:t>
            </w:r>
          </w:p>
        </w:tc>
        <w:tc>
          <w:tcPr>
            <w:tcW w:w="8912" w:type="dxa"/>
            <w:gridSpan w:val="7"/>
            <w:vMerge w:val="restart"/>
            <w:shd w:val="clear" w:color="auto" w:fill="FFFFFF" w:themeFill="background1"/>
            <w:tcMar/>
          </w:tcPr>
          <w:p w:rsidRPr="00CC0718" w:rsidR="00C71DC8" w:rsidP="3A33D0EC" w:rsidRDefault="00C71DC8" w14:paraId="6A3756B3" w14:textId="77777777">
            <w:pPr>
              <w:rPr>
                <w:b w:val="1"/>
                <w:bCs w:val="1"/>
                <w:color w:val="5C83B4"/>
                <w:spacing w:val="-2"/>
                <w:sz w:val="24"/>
                <w:szCs w:val="24"/>
                <w:lang w:val="en-US"/>
              </w:rPr>
            </w:pPr>
            <w:r w:rsidRPr="3A33D0EC" w:rsidR="00C71DC8">
              <w:rPr>
                <w:b w:val="1"/>
                <w:bCs w:val="1"/>
                <w:color w:val="5C83B4"/>
                <w:spacing w:val="-2"/>
                <w:sz w:val="24"/>
                <w:szCs w:val="24"/>
                <w:lang w:val="en-US"/>
              </w:rPr>
              <w:t xml:space="preserve">Codes\\AXIAL CODE\\Q10- Marketing Challenges\RESOURCE LIMITATIONS AND CONSTRAINTS\me being </w:t>
            </w:r>
            <w:r w:rsidRPr="3A33D0EC" w:rsidR="00C71DC8">
              <w:rPr>
                <w:b w:val="1"/>
                <w:bCs w:val="1"/>
                <w:color w:val="5C83B4"/>
                <w:spacing w:val="-2"/>
                <w:sz w:val="24"/>
                <w:szCs w:val="24"/>
                <w:lang w:val="en-US"/>
              </w:rPr>
              <w:t>a very small</w:t>
            </w:r>
            <w:r w:rsidRPr="3A33D0EC" w:rsidR="00C71DC8">
              <w:rPr>
                <w:b w:val="1"/>
                <w:bCs w:val="1"/>
                <w:color w:val="5C83B4"/>
                <w:spacing w:val="-2"/>
                <w:sz w:val="24"/>
                <w:szCs w:val="24"/>
                <w:lang w:val="en-US"/>
              </w:rPr>
              <w:t xml:space="preserve"> group of people also</w:t>
            </w:r>
          </w:p>
        </w:tc>
      </w:tr>
      <w:tr w:rsidRPr="00CC0718" w:rsidR="00C71DC8" w:rsidTr="3A33D0EC" w14:paraId="6BCEE751" w14:textId="77777777">
        <w:trPr>
          <w:trHeight w:val="459" w:hRule="exact"/>
        </w:trPr>
        <w:tc>
          <w:tcPr>
            <w:tcW w:w="1805" w:type="dxa"/>
            <w:shd w:val="clear" w:color="auto" w:fill="FFFFFF" w:themeFill="background1"/>
            <w:tcMar/>
          </w:tcPr>
          <w:p w:rsidRPr="00CC0718" w:rsidR="00C71DC8" w:rsidP="00244814" w:rsidRDefault="00C71DC8" w14:paraId="4BAD57A8" w14:textId="77777777">
            <w:pPr>
              <w:rPr>
                <w:b/>
                <w:color w:val="5C83B4"/>
                <w:spacing w:val="-2"/>
                <w:sz w:val="24"/>
              </w:rPr>
            </w:pPr>
            <w:r w:rsidRPr="00CC0718">
              <w:rPr>
                <w:b/>
                <w:color w:val="5C83B4"/>
                <w:spacing w:val="-2"/>
                <w:sz w:val="24"/>
              </w:rPr>
              <w:t>Classification:</w:t>
            </w:r>
          </w:p>
        </w:tc>
        <w:tc>
          <w:tcPr>
            <w:tcW w:w="8912" w:type="dxa"/>
            <w:gridSpan w:val="7"/>
            <w:vMerge/>
            <w:tcMar/>
          </w:tcPr>
          <w:p w:rsidRPr="00CC0718" w:rsidR="00C71DC8" w:rsidP="00244814" w:rsidRDefault="00C71DC8" w14:paraId="5408AC82" w14:textId="77777777"/>
        </w:tc>
      </w:tr>
      <w:tr w:rsidRPr="00CC0718" w:rsidR="00C71DC8" w:rsidTr="3A33D0EC" w14:paraId="751B8519" w14:textId="77777777">
        <w:trPr>
          <w:trHeight w:val="444" w:hRule="exact"/>
        </w:trPr>
        <w:tc>
          <w:tcPr>
            <w:tcW w:w="1805" w:type="dxa"/>
            <w:shd w:val="clear" w:color="auto" w:fill="FFFFFF" w:themeFill="background1"/>
            <w:tcMar/>
          </w:tcPr>
          <w:p w:rsidRPr="00CC0718" w:rsidR="00C71DC8" w:rsidP="00244814" w:rsidRDefault="00C71DC8" w14:paraId="7B8D046F" w14:textId="77777777">
            <w:pPr>
              <w:rPr>
                <w:b/>
                <w:color w:val="5C83B4"/>
                <w:spacing w:val="-2"/>
                <w:sz w:val="24"/>
              </w:rPr>
            </w:pPr>
            <w:r w:rsidRPr="00CC0718">
              <w:rPr>
                <w:b/>
                <w:color w:val="5C83B4"/>
                <w:spacing w:val="-2"/>
                <w:sz w:val="24"/>
              </w:rPr>
              <w:lastRenderedPageBreak/>
              <w:t>Aggregated:</w:t>
            </w:r>
          </w:p>
        </w:tc>
        <w:tc>
          <w:tcPr>
            <w:tcW w:w="8912" w:type="dxa"/>
            <w:gridSpan w:val="7"/>
            <w:shd w:val="clear" w:color="auto" w:fill="FFFFFF" w:themeFill="background1"/>
            <w:tcMar/>
          </w:tcPr>
          <w:p w:rsidRPr="00CC0718" w:rsidR="00C71DC8" w:rsidP="00244814" w:rsidRDefault="00C71DC8" w14:paraId="6BF019D2" w14:textId="77777777">
            <w:pPr>
              <w:rPr>
                <w:b/>
                <w:color w:val="5C83B4"/>
                <w:spacing w:val="-2"/>
                <w:sz w:val="24"/>
              </w:rPr>
            </w:pPr>
            <w:r w:rsidRPr="00CC0718">
              <w:rPr>
                <w:b/>
                <w:color w:val="5C83B4"/>
                <w:spacing w:val="-2"/>
                <w:sz w:val="24"/>
              </w:rPr>
              <w:t>No</w:t>
            </w:r>
          </w:p>
        </w:tc>
      </w:tr>
      <w:tr w:rsidRPr="00CC0718" w:rsidR="00C71DC8" w:rsidTr="3A33D0EC" w14:paraId="4F7C066A" w14:textId="77777777">
        <w:trPr>
          <w:trHeight w:val="344" w:hRule="exact"/>
        </w:trPr>
        <w:tc>
          <w:tcPr>
            <w:tcW w:w="3381" w:type="dxa"/>
            <w:gridSpan w:val="2"/>
            <w:tcBorders>
              <w:bottom w:val="single" w:color="8FB6EA" w:sz="5" w:space="0"/>
            </w:tcBorders>
            <w:shd w:val="clear" w:color="auto" w:fill="FFFFFF" w:themeFill="background1"/>
            <w:tcMar/>
          </w:tcPr>
          <w:p w:rsidRPr="00CC0718" w:rsidR="00C71DC8" w:rsidP="00244814" w:rsidRDefault="00C71DC8" w14:paraId="3BCDFB01" w14:textId="77777777">
            <w:pPr>
              <w:rPr>
                <w:color w:val="000000"/>
                <w:spacing w:val="-2"/>
                <w:sz w:val="18"/>
              </w:rPr>
            </w:pPr>
            <w:r w:rsidRPr="00CC0718">
              <w:rPr>
                <w:color w:val="000000"/>
                <w:spacing w:val="-2"/>
                <w:sz w:val="18"/>
              </w:rPr>
              <w:t>Document</w:t>
            </w:r>
          </w:p>
        </w:tc>
        <w:tc>
          <w:tcPr>
            <w:tcW w:w="1132" w:type="dxa"/>
            <w:tcBorders>
              <w:bottom w:val="single" w:color="8FB6EA" w:sz="5" w:space="0"/>
            </w:tcBorders>
            <w:shd w:val="clear" w:color="auto" w:fill="FFFFFF" w:themeFill="background1"/>
            <w:tcMar/>
          </w:tcPr>
          <w:p w:rsidRPr="00CC0718" w:rsidR="00C71DC8" w:rsidP="00244814" w:rsidRDefault="00C71DC8" w14:paraId="682336FE" w14:textId="77777777">
            <w:pPr>
              <w:rPr>
                <w:color w:val="000000"/>
                <w:spacing w:val="-2"/>
                <w:sz w:val="18"/>
              </w:rPr>
            </w:pPr>
            <w:r w:rsidRPr="00CC0718">
              <w:rPr>
                <w:color w:val="000000"/>
                <w:spacing w:val="-2"/>
                <w:sz w:val="18"/>
              </w:rPr>
              <w:t>1</w:t>
            </w:r>
          </w:p>
        </w:tc>
        <w:tc>
          <w:tcPr>
            <w:tcW w:w="1576" w:type="dxa"/>
            <w:gridSpan w:val="2"/>
            <w:tcBorders>
              <w:bottom w:val="single" w:color="8FB6EA" w:sz="5" w:space="0"/>
            </w:tcBorders>
            <w:shd w:val="clear" w:color="auto" w:fill="FFFFFF" w:themeFill="background1"/>
            <w:tcMar/>
          </w:tcPr>
          <w:p w:rsidRPr="00CC0718" w:rsidR="00C71DC8" w:rsidP="00244814" w:rsidRDefault="00C71DC8" w14:paraId="2A01A21D" w14:textId="77777777">
            <w:pPr>
              <w:rPr>
                <w:color w:val="000000"/>
                <w:spacing w:val="-2"/>
                <w:sz w:val="18"/>
              </w:rPr>
            </w:pPr>
            <w:r w:rsidRPr="00CC0718">
              <w:rPr>
                <w:color w:val="000000"/>
                <w:spacing w:val="-2"/>
                <w:sz w:val="18"/>
              </w:rPr>
              <w:t>2</w:t>
            </w:r>
          </w:p>
        </w:tc>
        <w:tc>
          <w:tcPr>
            <w:tcW w:w="1362" w:type="dxa"/>
            <w:tcBorders>
              <w:bottom w:val="single" w:color="8FB6EA" w:sz="5" w:space="0"/>
            </w:tcBorders>
            <w:shd w:val="clear" w:color="auto" w:fill="FFFFFF" w:themeFill="background1"/>
            <w:tcMar/>
          </w:tcPr>
          <w:p w:rsidRPr="00CC0718" w:rsidR="00C71DC8" w:rsidP="00244814" w:rsidRDefault="00C71DC8" w14:paraId="1BB50555" w14:textId="77777777">
            <w:pPr>
              <w:rPr>
                <w:color w:val="000000"/>
                <w:spacing w:val="-2"/>
                <w:sz w:val="18"/>
              </w:rPr>
            </w:pPr>
            <w:r w:rsidRPr="00CC0718">
              <w:rPr>
                <w:color w:val="000000"/>
                <w:spacing w:val="-2"/>
                <w:sz w:val="18"/>
              </w:rPr>
              <w:t>20</w:t>
            </w:r>
          </w:p>
        </w:tc>
        <w:tc>
          <w:tcPr>
            <w:tcW w:w="1690" w:type="dxa"/>
            <w:tcBorders>
              <w:bottom w:val="single" w:color="8FB6EA" w:sz="5" w:space="0"/>
            </w:tcBorders>
            <w:shd w:val="clear" w:color="auto" w:fill="FFFFFF" w:themeFill="background1"/>
            <w:tcMar/>
          </w:tcPr>
          <w:p w:rsidRPr="00CC0718" w:rsidR="00C71DC8" w:rsidP="00244814" w:rsidRDefault="00C71DC8" w14:paraId="0A9A5CB5" w14:textId="77777777">
            <w:pPr>
              <w:rPr>
                <w:color w:val="000000"/>
                <w:spacing w:val="-2"/>
                <w:sz w:val="18"/>
              </w:rPr>
            </w:pPr>
            <w:r w:rsidRPr="00CC0718">
              <w:rPr>
                <w:color w:val="000000"/>
                <w:spacing w:val="-2"/>
                <w:sz w:val="18"/>
              </w:rPr>
              <w:t>2</w:t>
            </w:r>
          </w:p>
        </w:tc>
        <w:tc>
          <w:tcPr>
            <w:tcW w:w="1576" w:type="dxa"/>
            <w:tcBorders>
              <w:bottom w:val="single" w:color="8FB6EA" w:sz="5" w:space="0"/>
            </w:tcBorders>
            <w:shd w:val="clear" w:color="auto" w:fill="FFFFFF" w:themeFill="background1"/>
            <w:tcMar/>
          </w:tcPr>
          <w:p w:rsidRPr="00CC0718" w:rsidR="00C71DC8" w:rsidP="00244814" w:rsidRDefault="00C71DC8" w14:paraId="5EE34286" w14:textId="77777777">
            <w:pPr>
              <w:rPr>
                <w:color w:val="000000"/>
                <w:spacing w:val="-2"/>
                <w:sz w:val="18"/>
              </w:rPr>
            </w:pPr>
          </w:p>
        </w:tc>
      </w:tr>
      <w:tr w:rsidRPr="00CC0718" w:rsidR="00C71DC8" w:rsidTr="3A33D0EC" w14:paraId="2CC258AD" w14:textId="77777777">
        <w:trPr>
          <w:trHeight w:val="444" w:hRule="exact"/>
        </w:trPr>
        <w:tc>
          <w:tcPr>
            <w:tcW w:w="10717" w:type="dxa"/>
            <w:gridSpan w:val="8"/>
            <w:tcBorders>
              <w:top w:val="single" w:color="8FB6EA" w:sz="5" w:space="0"/>
            </w:tcBorders>
            <w:tcMar/>
          </w:tcPr>
          <w:p w:rsidRPr="00CC0718" w:rsidR="00C71DC8" w:rsidP="00244814" w:rsidRDefault="00C71DC8" w14:paraId="640EF463" w14:textId="77777777"/>
        </w:tc>
      </w:tr>
      <w:tr w:rsidRPr="00CC0718" w:rsidR="00C71DC8" w:rsidTr="3A33D0EC" w14:paraId="7EDA5281" w14:textId="77777777">
        <w:trPr>
          <w:trHeight w:val="602" w:hRule="exact"/>
        </w:trPr>
        <w:tc>
          <w:tcPr>
            <w:tcW w:w="10717" w:type="dxa"/>
            <w:gridSpan w:val="8"/>
            <w:shd w:val="clear" w:color="auto" w:fill="FFFFFF" w:themeFill="background1"/>
            <w:tcMar/>
          </w:tcPr>
          <w:p w:rsidRPr="00CC0718" w:rsidR="00C71DC8" w:rsidP="00244814" w:rsidRDefault="00C71DC8" w14:paraId="36D0AF1A" w14:textId="77777777">
            <w:pPr>
              <w:rPr>
                <w:b/>
                <w:color w:val="5C83B4"/>
                <w:spacing w:val="-2"/>
                <w:sz w:val="24"/>
              </w:rPr>
            </w:pPr>
            <w:bookmarkStart w:name="CodesAXIALCODEQ10MarketingChallengesRESO" w:id="23"/>
            <w:bookmarkEnd w:id="23"/>
          </w:p>
        </w:tc>
      </w:tr>
      <w:tr w:rsidRPr="00CC0718" w:rsidR="00C71DC8" w:rsidTr="3A33D0EC" w14:paraId="28CCAF82" w14:textId="77777777">
        <w:trPr>
          <w:trHeight w:val="458" w:hRule="exact"/>
        </w:trPr>
        <w:tc>
          <w:tcPr>
            <w:tcW w:w="1805" w:type="dxa"/>
            <w:shd w:val="clear" w:color="auto" w:fill="FFFFFF" w:themeFill="background1"/>
            <w:tcMar/>
          </w:tcPr>
          <w:p w:rsidRPr="00CC0718" w:rsidR="00C71DC8" w:rsidP="00244814" w:rsidRDefault="00C71DC8" w14:paraId="189C2BCE" w14:textId="77777777">
            <w:pPr>
              <w:rPr>
                <w:b/>
                <w:color w:val="5C83B4"/>
                <w:spacing w:val="-2"/>
                <w:sz w:val="24"/>
              </w:rPr>
            </w:pPr>
            <w:r w:rsidRPr="00CC0718">
              <w:rPr>
                <w:b/>
                <w:color w:val="5C83B4"/>
                <w:spacing w:val="-2"/>
                <w:sz w:val="24"/>
              </w:rPr>
              <w:t>Nickname:</w:t>
            </w:r>
          </w:p>
        </w:tc>
        <w:tc>
          <w:tcPr>
            <w:tcW w:w="8912" w:type="dxa"/>
            <w:gridSpan w:val="7"/>
            <w:vMerge w:val="restart"/>
            <w:shd w:val="clear" w:color="auto" w:fill="FFFFFF" w:themeFill="background1"/>
            <w:tcMar/>
          </w:tcPr>
          <w:p w:rsidRPr="00CC0718" w:rsidR="00C71DC8" w:rsidP="00244814" w:rsidRDefault="00C71DC8" w14:paraId="3A494AF0" w14:textId="77777777">
            <w:pPr>
              <w:rPr>
                <w:b/>
                <w:color w:val="5C83B4"/>
                <w:spacing w:val="-2"/>
                <w:sz w:val="24"/>
              </w:rPr>
            </w:pPr>
            <w:r w:rsidRPr="00CC0718">
              <w:rPr>
                <w:b/>
                <w:color w:val="5C83B4"/>
                <w:spacing w:val="-2"/>
                <w:sz w:val="24"/>
              </w:rPr>
              <w:t>Codes\\AXIAL CODE\\Q10- Marketing Challenges\RESOURCE LIMITATIONS AND CONSTRAINTS\Merchandise for Club Visibility</w:t>
            </w:r>
          </w:p>
        </w:tc>
      </w:tr>
      <w:tr w:rsidRPr="00CC0718" w:rsidR="00C71DC8" w:rsidTr="3A33D0EC" w14:paraId="55CC7935" w14:textId="77777777">
        <w:trPr>
          <w:trHeight w:val="444" w:hRule="exact"/>
        </w:trPr>
        <w:tc>
          <w:tcPr>
            <w:tcW w:w="1805" w:type="dxa"/>
            <w:shd w:val="clear" w:color="auto" w:fill="FFFFFF" w:themeFill="background1"/>
            <w:tcMar/>
          </w:tcPr>
          <w:p w:rsidRPr="00CC0718" w:rsidR="00C71DC8" w:rsidP="00244814" w:rsidRDefault="00C71DC8" w14:paraId="4F75CB4B" w14:textId="77777777">
            <w:pPr>
              <w:rPr>
                <w:b/>
                <w:color w:val="5C83B4"/>
                <w:spacing w:val="-2"/>
                <w:sz w:val="24"/>
              </w:rPr>
            </w:pPr>
            <w:r w:rsidRPr="00CC0718">
              <w:rPr>
                <w:b/>
                <w:color w:val="5C83B4"/>
                <w:spacing w:val="-2"/>
                <w:sz w:val="24"/>
              </w:rPr>
              <w:t>Classification:</w:t>
            </w:r>
          </w:p>
        </w:tc>
        <w:tc>
          <w:tcPr>
            <w:tcW w:w="8912" w:type="dxa"/>
            <w:gridSpan w:val="7"/>
            <w:vMerge/>
            <w:tcMar/>
          </w:tcPr>
          <w:p w:rsidRPr="00CC0718" w:rsidR="00C71DC8" w:rsidP="00244814" w:rsidRDefault="00C71DC8" w14:paraId="7504D781" w14:textId="77777777"/>
        </w:tc>
      </w:tr>
      <w:tr w:rsidRPr="00CC0718" w:rsidR="00C71DC8" w:rsidTr="3A33D0EC" w14:paraId="6560568F" w14:textId="77777777">
        <w:trPr>
          <w:trHeight w:val="459" w:hRule="exact"/>
        </w:trPr>
        <w:tc>
          <w:tcPr>
            <w:tcW w:w="1805" w:type="dxa"/>
            <w:shd w:val="clear" w:color="auto" w:fill="FFFFFF" w:themeFill="background1"/>
            <w:tcMar/>
          </w:tcPr>
          <w:p w:rsidRPr="00CC0718" w:rsidR="00C71DC8" w:rsidP="00244814" w:rsidRDefault="00C71DC8" w14:paraId="2052BE26" w14:textId="77777777">
            <w:pPr>
              <w:rPr>
                <w:b/>
                <w:color w:val="5C83B4"/>
                <w:spacing w:val="-2"/>
                <w:sz w:val="24"/>
              </w:rPr>
            </w:pPr>
            <w:r w:rsidRPr="00CC0718">
              <w:rPr>
                <w:b/>
                <w:color w:val="5C83B4"/>
                <w:spacing w:val="-2"/>
                <w:sz w:val="24"/>
              </w:rPr>
              <w:t>Aggregated:</w:t>
            </w:r>
          </w:p>
        </w:tc>
        <w:tc>
          <w:tcPr>
            <w:tcW w:w="8912" w:type="dxa"/>
            <w:gridSpan w:val="7"/>
            <w:shd w:val="clear" w:color="auto" w:fill="FFFFFF" w:themeFill="background1"/>
            <w:tcMar/>
          </w:tcPr>
          <w:p w:rsidRPr="00CC0718" w:rsidR="00C71DC8" w:rsidP="00244814" w:rsidRDefault="00C71DC8" w14:paraId="21556DC1" w14:textId="77777777">
            <w:pPr>
              <w:rPr>
                <w:b/>
                <w:color w:val="5C83B4"/>
                <w:spacing w:val="-2"/>
                <w:sz w:val="24"/>
              </w:rPr>
            </w:pPr>
            <w:r w:rsidRPr="00CC0718">
              <w:rPr>
                <w:b/>
                <w:color w:val="5C83B4"/>
                <w:spacing w:val="-2"/>
                <w:sz w:val="24"/>
              </w:rPr>
              <w:t>No</w:t>
            </w:r>
          </w:p>
        </w:tc>
      </w:tr>
      <w:tr w:rsidRPr="00CC0718" w:rsidR="00C71DC8" w:rsidTr="3A33D0EC" w14:paraId="1F499C09" w14:textId="77777777">
        <w:trPr>
          <w:trHeight w:val="329" w:hRule="exact"/>
        </w:trPr>
        <w:tc>
          <w:tcPr>
            <w:tcW w:w="3381" w:type="dxa"/>
            <w:gridSpan w:val="2"/>
            <w:tcBorders>
              <w:bottom w:val="single" w:color="8FB6EA" w:sz="5" w:space="0"/>
            </w:tcBorders>
            <w:shd w:val="clear" w:color="auto" w:fill="FFFFFF" w:themeFill="background1"/>
            <w:tcMar/>
          </w:tcPr>
          <w:p w:rsidRPr="00CC0718" w:rsidR="00C71DC8" w:rsidP="00244814" w:rsidRDefault="00C71DC8" w14:paraId="3BE596CC" w14:textId="77777777">
            <w:pPr>
              <w:rPr>
                <w:color w:val="000000"/>
                <w:spacing w:val="-2"/>
                <w:sz w:val="18"/>
              </w:rPr>
            </w:pPr>
            <w:r w:rsidRPr="00CC0718">
              <w:rPr>
                <w:color w:val="000000"/>
                <w:spacing w:val="-2"/>
                <w:sz w:val="18"/>
              </w:rPr>
              <w:t>Document</w:t>
            </w:r>
          </w:p>
        </w:tc>
        <w:tc>
          <w:tcPr>
            <w:tcW w:w="1132" w:type="dxa"/>
            <w:tcBorders>
              <w:bottom w:val="single" w:color="8FB6EA" w:sz="5" w:space="0"/>
            </w:tcBorders>
            <w:shd w:val="clear" w:color="auto" w:fill="FFFFFF" w:themeFill="background1"/>
            <w:tcMar/>
          </w:tcPr>
          <w:p w:rsidRPr="00CC0718" w:rsidR="00C71DC8" w:rsidP="00244814" w:rsidRDefault="00C71DC8" w14:paraId="71D6EAB2" w14:textId="77777777">
            <w:pPr>
              <w:rPr>
                <w:color w:val="000000"/>
                <w:spacing w:val="-2"/>
                <w:sz w:val="18"/>
              </w:rPr>
            </w:pPr>
            <w:r w:rsidRPr="00CC0718">
              <w:rPr>
                <w:color w:val="000000"/>
                <w:spacing w:val="-2"/>
                <w:sz w:val="18"/>
              </w:rPr>
              <w:t>1</w:t>
            </w:r>
          </w:p>
        </w:tc>
        <w:tc>
          <w:tcPr>
            <w:tcW w:w="1576" w:type="dxa"/>
            <w:gridSpan w:val="2"/>
            <w:tcBorders>
              <w:bottom w:val="single" w:color="8FB6EA" w:sz="5" w:space="0"/>
            </w:tcBorders>
            <w:shd w:val="clear" w:color="auto" w:fill="FFFFFF" w:themeFill="background1"/>
            <w:tcMar/>
          </w:tcPr>
          <w:p w:rsidRPr="00CC0718" w:rsidR="00C71DC8" w:rsidP="00244814" w:rsidRDefault="00C71DC8" w14:paraId="5CF69FA8" w14:textId="77777777">
            <w:pPr>
              <w:rPr>
                <w:color w:val="000000"/>
                <w:spacing w:val="-2"/>
                <w:sz w:val="18"/>
              </w:rPr>
            </w:pPr>
            <w:r w:rsidRPr="00CC0718">
              <w:rPr>
                <w:color w:val="000000"/>
                <w:spacing w:val="-2"/>
                <w:sz w:val="18"/>
              </w:rPr>
              <w:t>2</w:t>
            </w:r>
          </w:p>
        </w:tc>
        <w:tc>
          <w:tcPr>
            <w:tcW w:w="1362" w:type="dxa"/>
            <w:tcBorders>
              <w:bottom w:val="single" w:color="8FB6EA" w:sz="5" w:space="0"/>
            </w:tcBorders>
            <w:shd w:val="clear" w:color="auto" w:fill="FFFFFF" w:themeFill="background1"/>
            <w:tcMar/>
          </w:tcPr>
          <w:p w:rsidRPr="00CC0718" w:rsidR="00C71DC8" w:rsidP="00244814" w:rsidRDefault="00C71DC8" w14:paraId="7C57C692" w14:textId="77777777">
            <w:pPr>
              <w:rPr>
                <w:color w:val="000000"/>
                <w:spacing w:val="-2"/>
                <w:sz w:val="18"/>
              </w:rPr>
            </w:pPr>
            <w:r w:rsidRPr="00CC0718">
              <w:rPr>
                <w:color w:val="000000"/>
                <w:spacing w:val="-2"/>
                <w:sz w:val="18"/>
              </w:rPr>
              <w:t>43</w:t>
            </w:r>
          </w:p>
        </w:tc>
        <w:tc>
          <w:tcPr>
            <w:tcW w:w="1690" w:type="dxa"/>
            <w:tcBorders>
              <w:bottom w:val="single" w:color="8FB6EA" w:sz="5" w:space="0"/>
            </w:tcBorders>
            <w:shd w:val="clear" w:color="auto" w:fill="FFFFFF" w:themeFill="background1"/>
            <w:tcMar/>
          </w:tcPr>
          <w:p w:rsidRPr="00CC0718" w:rsidR="00C71DC8" w:rsidP="00244814" w:rsidRDefault="00C71DC8" w14:paraId="4E69C760" w14:textId="77777777">
            <w:pPr>
              <w:rPr>
                <w:color w:val="000000"/>
                <w:spacing w:val="-2"/>
                <w:sz w:val="18"/>
              </w:rPr>
            </w:pPr>
            <w:r w:rsidRPr="00CC0718">
              <w:rPr>
                <w:color w:val="000000"/>
                <w:spacing w:val="-2"/>
                <w:sz w:val="18"/>
              </w:rPr>
              <w:t>2</w:t>
            </w:r>
          </w:p>
        </w:tc>
        <w:tc>
          <w:tcPr>
            <w:tcW w:w="1576" w:type="dxa"/>
            <w:tcBorders>
              <w:bottom w:val="single" w:color="8FB6EA" w:sz="5" w:space="0"/>
            </w:tcBorders>
            <w:shd w:val="clear" w:color="auto" w:fill="FFFFFF" w:themeFill="background1"/>
            <w:tcMar/>
          </w:tcPr>
          <w:p w:rsidRPr="00CC0718" w:rsidR="00C71DC8" w:rsidP="00244814" w:rsidRDefault="00C71DC8" w14:paraId="4B127CC6" w14:textId="77777777">
            <w:pPr>
              <w:rPr>
                <w:color w:val="000000"/>
                <w:spacing w:val="-2"/>
                <w:sz w:val="18"/>
              </w:rPr>
            </w:pPr>
          </w:p>
        </w:tc>
      </w:tr>
      <w:tr w:rsidRPr="00CC0718" w:rsidR="00C71DC8" w:rsidTr="3A33D0EC" w14:paraId="55E01C92" w14:textId="77777777">
        <w:trPr>
          <w:trHeight w:val="459" w:hRule="exact"/>
        </w:trPr>
        <w:tc>
          <w:tcPr>
            <w:tcW w:w="10717" w:type="dxa"/>
            <w:gridSpan w:val="8"/>
            <w:tcBorders>
              <w:top w:val="single" w:color="8FB6EA" w:sz="5" w:space="0"/>
            </w:tcBorders>
            <w:tcMar/>
          </w:tcPr>
          <w:p w:rsidRPr="00CC0718" w:rsidR="00C71DC8" w:rsidP="00244814" w:rsidRDefault="00C71DC8" w14:paraId="65F3D285" w14:textId="77777777"/>
        </w:tc>
      </w:tr>
      <w:tr w:rsidRPr="00CC0718" w:rsidR="00C71DC8" w:rsidTr="3A33D0EC" w14:paraId="643DD515" w14:textId="77777777">
        <w:trPr>
          <w:trHeight w:val="329" w:hRule="exact"/>
        </w:trPr>
        <w:tc>
          <w:tcPr>
            <w:tcW w:w="10717" w:type="dxa"/>
            <w:gridSpan w:val="8"/>
            <w:shd w:val="clear" w:color="auto" w:fill="FFFFFF" w:themeFill="background1"/>
            <w:tcMar/>
          </w:tcPr>
          <w:p w:rsidRPr="00CC0718" w:rsidR="00C71DC8" w:rsidP="00244814" w:rsidRDefault="00C71DC8" w14:paraId="11B4E83B" w14:textId="77777777">
            <w:pPr>
              <w:rPr>
                <w:b/>
                <w:color w:val="5C83B4"/>
                <w:spacing w:val="-2"/>
                <w:sz w:val="24"/>
              </w:rPr>
            </w:pPr>
          </w:p>
        </w:tc>
      </w:tr>
      <w:tr w:rsidRPr="00CC0718" w:rsidR="00C71DC8" w:rsidTr="3A33D0EC" w14:paraId="39D87808" w14:textId="77777777">
        <w:trPr>
          <w:trHeight w:val="459" w:hRule="exact"/>
        </w:trPr>
        <w:tc>
          <w:tcPr>
            <w:tcW w:w="1805" w:type="dxa"/>
            <w:shd w:val="clear" w:color="auto" w:fill="FFFFFF" w:themeFill="background1"/>
            <w:tcMar/>
          </w:tcPr>
          <w:p w:rsidRPr="00CC0718" w:rsidR="00C71DC8" w:rsidP="00244814" w:rsidRDefault="00C71DC8" w14:paraId="33246291" w14:textId="77777777">
            <w:pPr>
              <w:rPr>
                <w:b/>
                <w:color w:val="5C83B4"/>
                <w:spacing w:val="-2"/>
                <w:sz w:val="24"/>
              </w:rPr>
            </w:pPr>
            <w:r w:rsidRPr="00CC0718">
              <w:rPr>
                <w:b/>
                <w:color w:val="5C83B4"/>
                <w:spacing w:val="-2"/>
                <w:sz w:val="24"/>
              </w:rPr>
              <w:t>Nickname:</w:t>
            </w:r>
          </w:p>
        </w:tc>
        <w:tc>
          <w:tcPr>
            <w:tcW w:w="8912" w:type="dxa"/>
            <w:gridSpan w:val="7"/>
            <w:vMerge w:val="restart"/>
            <w:shd w:val="clear" w:color="auto" w:fill="FFFFFF" w:themeFill="background1"/>
            <w:tcMar/>
          </w:tcPr>
          <w:p w:rsidRPr="00CC0718" w:rsidR="00C71DC8" w:rsidP="00244814" w:rsidRDefault="00C71DC8" w14:paraId="15E629A6" w14:textId="77777777">
            <w:pPr>
              <w:rPr>
                <w:b/>
                <w:color w:val="5C83B4"/>
                <w:spacing w:val="-2"/>
                <w:sz w:val="24"/>
              </w:rPr>
            </w:pPr>
            <w:r w:rsidRPr="00CC0718">
              <w:rPr>
                <w:b/>
                <w:color w:val="5C83B4"/>
                <w:spacing w:val="-2"/>
                <w:sz w:val="24"/>
              </w:rPr>
              <w:t>Codes\\AXIAL CODE\\Q10- Marketing Challenges\SCHEDULING AND REMINDER OF EVENTS</w:t>
            </w:r>
          </w:p>
        </w:tc>
      </w:tr>
      <w:tr w:rsidRPr="00CC0718" w:rsidR="00C71DC8" w:rsidTr="3A33D0EC" w14:paraId="61A0B57A" w14:textId="77777777">
        <w:trPr>
          <w:trHeight w:val="444" w:hRule="exact"/>
        </w:trPr>
        <w:tc>
          <w:tcPr>
            <w:tcW w:w="1805" w:type="dxa"/>
            <w:shd w:val="clear" w:color="auto" w:fill="FFFFFF" w:themeFill="background1"/>
            <w:tcMar/>
          </w:tcPr>
          <w:p w:rsidRPr="00CC0718" w:rsidR="00C71DC8" w:rsidP="00244814" w:rsidRDefault="00C71DC8" w14:paraId="4081A39F" w14:textId="77777777">
            <w:pPr>
              <w:rPr>
                <w:b/>
                <w:color w:val="5C83B4"/>
                <w:spacing w:val="-2"/>
                <w:sz w:val="24"/>
              </w:rPr>
            </w:pPr>
            <w:r w:rsidRPr="00CC0718">
              <w:rPr>
                <w:b/>
                <w:color w:val="5C83B4"/>
                <w:spacing w:val="-2"/>
                <w:sz w:val="24"/>
              </w:rPr>
              <w:t>Classification:</w:t>
            </w:r>
          </w:p>
        </w:tc>
        <w:tc>
          <w:tcPr>
            <w:tcW w:w="8912" w:type="dxa"/>
            <w:gridSpan w:val="7"/>
            <w:vMerge/>
            <w:tcMar/>
          </w:tcPr>
          <w:p w:rsidRPr="00CC0718" w:rsidR="00C71DC8" w:rsidP="00244814" w:rsidRDefault="00C71DC8" w14:paraId="486EE700" w14:textId="77777777"/>
        </w:tc>
      </w:tr>
      <w:tr w:rsidRPr="00CC0718" w:rsidR="00C71DC8" w:rsidTr="3A33D0EC" w14:paraId="0531D23C" w14:textId="77777777">
        <w:trPr>
          <w:trHeight w:val="458" w:hRule="exact"/>
        </w:trPr>
        <w:tc>
          <w:tcPr>
            <w:tcW w:w="1805" w:type="dxa"/>
            <w:shd w:val="clear" w:color="auto" w:fill="FFFFFF" w:themeFill="background1"/>
            <w:tcMar/>
          </w:tcPr>
          <w:p w:rsidRPr="00CC0718" w:rsidR="00C71DC8" w:rsidP="00244814" w:rsidRDefault="00C71DC8" w14:paraId="6D5EF849" w14:textId="77777777">
            <w:pPr>
              <w:rPr>
                <w:b/>
                <w:color w:val="5C83B4"/>
                <w:spacing w:val="-2"/>
                <w:sz w:val="24"/>
              </w:rPr>
            </w:pPr>
            <w:r w:rsidRPr="00CC0718">
              <w:rPr>
                <w:b/>
                <w:color w:val="5C83B4"/>
                <w:spacing w:val="-2"/>
                <w:sz w:val="24"/>
              </w:rPr>
              <w:t>Aggregated:</w:t>
            </w:r>
          </w:p>
        </w:tc>
        <w:tc>
          <w:tcPr>
            <w:tcW w:w="8912" w:type="dxa"/>
            <w:gridSpan w:val="7"/>
            <w:shd w:val="clear" w:color="auto" w:fill="FFFFFF" w:themeFill="background1"/>
            <w:tcMar/>
          </w:tcPr>
          <w:p w:rsidRPr="00CC0718" w:rsidR="00C71DC8" w:rsidP="00244814" w:rsidRDefault="00C71DC8" w14:paraId="6F680918" w14:textId="77777777">
            <w:pPr>
              <w:rPr>
                <w:b/>
                <w:color w:val="5C83B4"/>
                <w:spacing w:val="-2"/>
                <w:sz w:val="24"/>
              </w:rPr>
            </w:pPr>
            <w:r w:rsidRPr="00CC0718">
              <w:rPr>
                <w:b/>
                <w:color w:val="5C83B4"/>
                <w:spacing w:val="-2"/>
                <w:sz w:val="24"/>
              </w:rPr>
              <w:t>Yes</w:t>
            </w:r>
          </w:p>
        </w:tc>
      </w:tr>
      <w:tr w:rsidRPr="00CC0718" w:rsidR="00C71DC8" w:rsidTr="3A33D0EC" w14:paraId="2A0A95EB" w14:textId="77777777">
        <w:trPr>
          <w:trHeight w:val="344" w:hRule="exact"/>
        </w:trPr>
        <w:tc>
          <w:tcPr>
            <w:tcW w:w="3381" w:type="dxa"/>
            <w:gridSpan w:val="2"/>
            <w:tcBorders>
              <w:bottom w:val="single" w:color="8FB6EA" w:sz="5" w:space="0"/>
            </w:tcBorders>
            <w:shd w:val="clear" w:color="auto" w:fill="FFFFFF" w:themeFill="background1"/>
            <w:tcMar/>
          </w:tcPr>
          <w:p w:rsidRPr="00CC0718" w:rsidR="00C71DC8" w:rsidP="00244814" w:rsidRDefault="00C71DC8" w14:paraId="635B0CA7" w14:textId="77777777">
            <w:pPr>
              <w:rPr>
                <w:color w:val="000000"/>
                <w:spacing w:val="-2"/>
                <w:sz w:val="18"/>
              </w:rPr>
            </w:pPr>
            <w:r w:rsidRPr="00CC0718">
              <w:rPr>
                <w:color w:val="000000"/>
                <w:spacing w:val="-2"/>
                <w:sz w:val="18"/>
              </w:rPr>
              <w:t>Document</w:t>
            </w:r>
          </w:p>
        </w:tc>
        <w:tc>
          <w:tcPr>
            <w:tcW w:w="1132" w:type="dxa"/>
            <w:tcBorders>
              <w:bottom w:val="single" w:color="8FB6EA" w:sz="5" w:space="0"/>
            </w:tcBorders>
            <w:shd w:val="clear" w:color="auto" w:fill="FFFFFF" w:themeFill="background1"/>
            <w:tcMar/>
          </w:tcPr>
          <w:p w:rsidRPr="00CC0718" w:rsidR="00C71DC8" w:rsidP="00244814" w:rsidRDefault="00C71DC8" w14:paraId="37016019" w14:textId="77777777">
            <w:pPr>
              <w:rPr>
                <w:color w:val="000000"/>
                <w:spacing w:val="-2"/>
                <w:sz w:val="18"/>
              </w:rPr>
            </w:pPr>
            <w:r w:rsidRPr="00CC0718">
              <w:rPr>
                <w:color w:val="000000"/>
                <w:spacing w:val="-2"/>
                <w:sz w:val="18"/>
              </w:rPr>
              <w:t>3</w:t>
            </w:r>
          </w:p>
        </w:tc>
        <w:tc>
          <w:tcPr>
            <w:tcW w:w="1576" w:type="dxa"/>
            <w:gridSpan w:val="2"/>
            <w:tcBorders>
              <w:bottom w:val="single" w:color="8FB6EA" w:sz="5" w:space="0"/>
            </w:tcBorders>
            <w:shd w:val="clear" w:color="auto" w:fill="FFFFFF" w:themeFill="background1"/>
            <w:tcMar/>
          </w:tcPr>
          <w:p w:rsidRPr="00CC0718" w:rsidR="00C71DC8" w:rsidP="00244814" w:rsidRDefault="00C71DC8" w14:paraId="4AD07B78" w14:textId="77777777">
            <w:pPr>
              <w:rPr>
                <w:color w:val="000000"/>
                <w:spacing w:val="-2"/>
                <w:sz w:val="18"/>
              </w:rPr>
            </w:pPr>
            <w:r w:rsidRPr="00CC0718">
              <w:rPr>
                <w:color w:val="000000"/>
                <w:spacing w:val="-2"/>
                <w:sz w:val="18"/>
              </w:rPr>
              <w:t>3</w:t>
            </w:r>
          </w:p>
        </w:tc>
        <w:tc>
          <w:tcPr>
            <w:tcW w:w="1362" w:type="dxa"/>
            <w:tcBorders>
              <w:bottom w:val="single" w:color="8FB6EA" w:sz="5" w:space="0"/>
            </w:tcBorders>
            <w:shd w:val="clear" w:color="auto" w:fill="FFFFFF" w:themeFill="background1"/>
            <w:tcMar/>
          </w:tcPr>
          <w:p w:rsidRPr="00CC0718" w:rsidR="00C71DC8" w:rsidP="00244814" w:rsidRDefault="00C71DC8" w14:paraId="3B1D8302" w14:textId="77777777">
            <w:pPr>
              <w:rPr>
                <w:color w:val="000000"/>
                <w:spacing w:val="-2"/>
                <w:sz w:val="18"/>
              </w:rPr>
            </w:pPr>
            <w:r w:rsidRPr="00CC0718">
              <w:rPr>
                <w:color w:val="000000"/>
                <w:spacing w:val="-2"/>
                <w:sz w:val="18"/>
              </w:rPr>
              <w:t>72</w:t>
            </w:r>
          </w:p>
        </w:tc>
        <w:tc>
          <w:tcPr>
            <w:tcW w:w="1690" w:type="dxa"/>
            <w:tcBorders>
              <w:bottom w:val="single" w:color="8FB6EA" w:sz="5" w:space="0"/>
            </w:tcBorders>
            <w:shd w:val="clear" w:color="auto" w:fill="FFFFFF" w:themeFill="background1"/>
            <w:tcMar/>
          </w:tcPr>
          <w:p w:rsidRPr="00CC0718" w:rsidR="00C71DC8" w:rsidP="00244814" w:rsidRDefault="00C71DC8" w14:paraId="7637CA73" w14:textId="77777777">
            <w:pPr>
              <w:rPr>
                <w:color w:val="000000"/>
                <w:spacing w:val="-2"/>
                <w:sz w:val="18"/>
              </w:rPr>
            </w:pPr>
            <w:r w:rsidRPr="00CC0718">
              <w:rPr>
                <w:color w:val="000000"/>
                <w:spacing w:val="-2"/>
                <w:sz w:val="18"/>
              </w:rPr>
              <w:t>3</w:t>
            </w:r>
          </w:p>
        </w:tc>
        <w:tc>
          <w:tcPr>
            <w:tcW w:w="1576" w:type="dxa"/>
            <w:tcBorders>
              <w:bottom w:val="single" w:color="8FB6EA" w:sz="5" w:space="0"/>
            </w:tcBorders>
            <w:shd w:val="clear" w:color="auto" w:fill="FFFFFF" w:themeFill="background1"/>
            <w:tcMar/>
          </w:tcPr>
          <w:p w:rsidRPr="00CC0718" w:rsidR="00C71DC8" w:rsidP="00244814" w:rsidRDefault="00C71DC8" w14:paraId="555E9F1A" w14:textId="77777777">
            <w:pPr>
              <w:rPr>
                <w:color w:val="000000"/>
                <w:spacing w:val="-2"/>
                <w:sz w:val="18"/>
              </w:rPr>
            </w:pPr>
          </w:p>
        </w:tc>
      </w:tr>
      <w:tr w:rsidRPr="00CC0718" w:rsidR="00C71DC8" w:rsidTr="3A33D0EC" w14:paraId="17CC1C8C" w14:textId="77777777">
        <w:trPr>
          <w:trHeight w:val="444" w:hRule="exact"/>
        </w:trPr>
        <w:tc>
          <w:tcPr>
            <w:tcW w:w="10717" w:type="dxa"/>
            <w:gridSpan w:val="8"/>
            <w:tcBorders>
              <w:top w:val="single" w:color="8FB6EA" w:sz="5" w:space="0"/>
            </w:tcBorders>
            <w:tcMar/>
          </w:tcPr>
          <w:p w:rsidRPr="00CC0718" w:rsidR="00C71DC8" w:rsidP="00244814" w:rsidRDefault="00C71DC8" w14:paraId="73261A4E" w14:textId="77777777"/>
        </w:tc>
      </w:tr>
      <w:tr w:rsidRPr="00CC0718" w:rsidR="00C71DC8" w:rsidTr="3A33D0EC" w14:paraId="3B9355D8" w14:textId="77777777">
        <w:trPr>
          <w:trHeight w:val="602" w:hRule="exact"/>
        </w:trPr>
        <w:tc>
          <w:tcPr>
            <w:tcW w:w="10717" w:type="dxa"/>
            <w:gridSpan w:val="8"/>
            <w:shd w:val="clear" w:color="auto" w:fill="FFFFFF" w:themeFill="background1"/>
            <w:tcMar/>
          </w:tcPr>
          <w:p w:rsidRPr="00CC0718" w:rsidR="00C71DC8" w:rsidP="00244814" w:rsidRDefault="00C71DC8" w14:paraId="0C6FE43B" w14:textId="77777777">
            <w:pPr>
              <w:rPr>
                <w:b/>
                <w:color w:val="5C83B4"/>
                <w:spacing w:val="-2"/>
                <w:sz w:val="24"/>
              </w:rPr>
            </w:pPr>
          </w:p>
        </w:tc>
      </w:tr>
      <w:tr w:rsidRPr="00CC0718" w:rsidR="00C71DC8" w:rsidTr="3A33D0EC" w14:paraId="392D359E" w14:textId="77777777">
        <w:trPr>
          <w:trHeight w:val="459" w:hRule="exact"/>
        </w:trPr>
        <w:tc>
          <w:tcPr>
            <w:tcW w:w="1805" w:type="dxa"/>
            <w:shd w:val="clear" w:color="auto" w:fill="FFFFFF" w:themeFill="background1"/>
            <w:tcMar/>
          </w:tcPr>
          <w:p w:rsidRPr="00CC0718" w:rsidR="00C71DC8" w:rsidP="00244814" w:rsidRDefault="00C71DC8" w14:paraId="1E5111F8" w14:textId="77777777">
            <w:pPr>
              <w:rPr>
                <w:b/>
                <w:color w:val="5C83B4"/>
                <w:spacing w:val="-2"/>
                <w:sz w:val="24"/>
              </w:rPr>
            </w:pPr>
            <w:r w:rsidRPr="00CC0718">
              <w:rPr>
                <w:b/>
                <w:color w:val="5C83B4"/>
                <w:spacing w:val="-2"/>
                <w:sz w:val="24"/>
              </w:rPr>
              <w:t>Nickname:</w:t>
            </w:r>
          </w:p>
        </w:tc>
        <w:tc>
          <w:tcPr>
            <w:tcW w:w="8912" w:type="dxa"/>
            <w:gridSpan w:val="7"/>
            <w:vMerge w:val="restart"/>
            <w:shd w:val="clear" w:color="auto" w:fill="FFFFFF" w:themeFill="background1"/>
            <w:tcMar/>
          </w:tcPr>
          <w:p w:rsidRPr="00CC0718" w:rsidR="00C71DC8" w:rsidP="00244814" w:rsidRDefault="00C71DC8" w14:paraId="272B0A0C" w14:textId="77777777">
            <w:pPr>
              <w:rPr>
                <w:b/>
                <w:color w:val="5C83B4"/>
                <w:spacing w:val="-2"/>
                <w:sz w:val="24"/>
              </w:rPr>
            </w:pPr>
            <w:r w:rsidRPr="00CC0718">
              <w:rPr>
                <w:b/>
                <w:color w:val="5C83B4"/>
                <w:spacing w:val="-2"/>
                <w:sz w:val="24"/>
              </w:rPr>
              <w:t>Codes\\AXIAL CODE\\Q10- Marketing Challenges\SCHEDULING AND REMINDER OF EVENTS\Calendar invite or reminder for the events</w:t>
            </w:r>
          </w:p>
        </w:tc>
      </w:tr>
      <w:tr w:rsidRPr="00CC0718" w:rsidR="00C71DC8" w:rsidTr="3A33D0EC" w14:paraId="0892CA50" w14:textId="77777777">
        <w:trPr>
          <w:trHeight w:val="444" w:hRule="exact"/>
        </w:trPr>
        <w:tc>
          <w:tcPr>
            <w:tcW w:w="1805" w:type="dxa"/>
            <w:shd w:val="clear" w:color="auto" w:fill="FFFFFF" w:themeFill="background1"/>
            <w:tcMar/>
          </w:tcPr>
          <w:p w:rsidRPr="00CC0718" w:rsidR="00C71DC8" w:rsidP="00244814" w:rsidRDefault="00C71DC8" w14:paraId="166EBE46" w14:textId="77777777">
            <w:pPr>
              <w:rPr>
                <w:b/>
                <w:color w:val="5C83B4"/>
                <w:spacing w:val="-2"/>
                <w:sz w:val="24"/>
              </w:rPr>
            </w:pPr>
            <w:r w:rsidRPr="00CC0718">
              <w:rPr>
                <w:b/>
                <w:color w:val="5C83B4"/>
                <w:spacing w:val="-2"/>
                <w:sz w:val="24"/>
              </w:rPr>
              <w:t>Classification:</w:t>
            </w:r>
          </w:p>
        </w:tc>
        <w:tc>
          <w:tcPr>
            <w:tcW w:w="8912" w:type="dxa"/>
            <w:gridSpan w:val="7"/>
            <w:vMerge/>
            <w:tcMar/>
          </w:tcPr>
          <w:p w:rsidRPr="00CC0718" w:rsidR="00C71DC8" w:rsidP="00244814" w:rsidRDefault="00C71DC8" w14:paraId="31864F09" w14:textId="77777777"/>
        </w:tc>
      </w:tr>
      <w:tr w:rsidRPr="00CC0718" w:rsidR="00C71DC8" w:rsidTr="3A33D0EC" w14:paraId="764D5EEC" w14:textId="77777777">
        <w:trPr>
          <w:trHeight w:val="458" w:hRule="exact"/>
        </w:trPr>
        <w:tc>
          <w:tcPr>
            <w:tcW w:w="1805" w:type="dxa"/>
            <w:shd w:val="clear" w:color="auto" w:fill="FFFFFF" w:themeFill="background1"/>
            <w:tcMar/>
          </w:tcPr>
          <w:p w:rsidRPr="00CC0718" w:rsidR="00C71DC8" w:rsidP="00244814" w:rsidRDefault="00C71DC8" w14:paraId="026821D4" w14:textId="77777777">
            <w:pPr>
              <w:rPr>
                <w:b/>
                <w:color w:val="5C83B4"/>
                <w:spacing w:val="-2"/>
                <w:sz w:val="24"/>
              </w:rPr>
            </w:pPr>
            <w:r w:rsidRPr="00CC0718">
              <w:rPr>
                <w:b/>
                <w:color w:val="5C83B4"/>
                <w:spacing w:val="-2"/>
                <w:sz w:val="24"/>
              </w:rPr>
              <w:t>Aggregated:</w:t>
            </w:r>
          </w:p>
        </w:tc>
        <w:tc>
          <w:tcPr>
            <w:tcW w:w="8912" w:type="dxa"/>
            <w:gridSpan w:val="7"/>
            <w:shd w:val="clear" w:color="auto" w:fill="FFFFFF" w:themeFill="background1"/>
            <w:tcMar/>
          </w:tcPr>
          <w:p w:rsidRPr="00CC0718" w:rsidR="00C71DC8" w:rsidP="00244814" w:rsidRDefault="00C71DC8" w14:paraId="6FE66F6B" w14:textId="77777777">
            <w:pPr>
              <w:rPr>
                <w:b/>
                <w:color w:val="5C83B4"/>
                <w:spacing w:val="-2"/>
                <w:sz w:val="24"/>
              </w:rPr>
            </w:pPr>
            <w:r w:rsidRPr="00CC0718">
              <w:rPr>
                <w:b/>
                <w:color w:val="5C83B4"/>
                <w:spacing w:val="-2"/>
                <w:sz w:val="24"/>
              </w:rPr>
              <w:t>No</w:t>
            </w:r>
          </w:p>
        </w:tc>
      </w:tr>
      <w:tr w:rsidRPr="00CC0718" w:rsidR="00C71DC8" w:rsidTr="3A33D0EC" w14:paraId="08CEF55F" w14:textId="77777777">
        <w:trPr>
          <w:trHeight w:val="330" w:hRule="exact"/>
        </w:trPr>
        <w:tc>
          <w:tcPr>
            <w:tcW w:w="3381" w:type="dxa"/>
            <w:gridSpan w:val="2"/>
            <w:tcBorders>
              <w:bottom w:val="single" w:color="8FB6EA" w:sz="5" w:space="0"/>
            </w:tcBorders>
            <w:shd w:val="clear" w:color="auto" w:fill="FFFFFF" w:themeFill="background1"/>
            <w:tcMar/>
          </w:tcPr>
          <w:p w:rsidRPr="00CC0718" w:rsidR="00C71DC8" w:rsidP="00244814" w:rsidRDefault="00C71DC8" w14:paraId="113F68AA" w14:textId="77777777">
            <w:pPr>
              <w:rPr>
                <w:color w:val="000000"/>
                <w:spacing w:val="-2"/>
                <w:sz w:val="18"/>
              </w:rPr>
            </w:pPr>
            <w:r w:rsidRPr="00CC0718">
              <w:rPr>
                <w:color w:val="000000"/>
                <w:spacing w:val="-2"/>
                <w:sz w:val="18"/>
              </w:rPr>
              <w:t>Document</w:t>
            </w:r>
          </w:p>
        </w:tc>
        <w:tc>
          <w:tcPr>
            <w:tcW w:w="1132" w:type="dxa"/>
            <w:tcBorders>
              <w:bottom w:val="single" w:color="8FB6EA" w:sz="5" w:space="0"/>
            </w:tcBorders>
            <w:shd w:val="clear" w:color="auto" w:fill="FFFFFF" w:themeFill="background1"/>
            <w:tcMar/>
          </w:tcPr>
          <w:p w:rsidRPr="00CC0718" w:rsidR="00C71DC8" w:rsidP="00244814" w:rsidRDefault="00C71DC8" w14:paraId="489F0F02" w14:textId="77777777">
            <w:pPr>
              <w:rPr>
                <w:color w:val="000000"/>
                <w:spacing w:val="-2"/>
                <w:sz w:val="18"/>
              </w:rPr>
            </w:pPr>
            <w:r w:rsidRPr="00CC0718">
              <w:rPr>
                <w:color w:val="000000"/>
                <w:spacing w:val="-2"/>
                <w:sz w:val="18"/>
              </w:rPr>
              <w:t>1</w:t>
            </w:r>
          </w:p>
        </w:tc>
        <w:tc>
          <w:tcPr>
            <w:tcW w:w="1576" w:type="dxa"/>
            <w:gridSpan w:val="2"/>
            <w:tcBorders>
              <w:bottom w:val="single" w:color="8FB6EA" w:sz="5" w:space="0"/>
            </w:tcBorders>
            <w:shd w:val="clear" w:color="auto" w:fill="FFFFFF" w:themeFill="background1"/>
            <w:tcMar/>
          </w:tcPr>
          <w:p w:rsidRPr="00CC0718" w:rsidR="00C71DC8" w:rsidP="00244814" w:rsidRDefault="00C71DC8" w14:paraId="190FA3FC" w14:textId="77777777">
            <w:pPr>
              <w:rPr>
                <w:color w:val="000000"/>
                <w:spacing w:val="-2"/>
                <w:sz w:val="18"/>
              </w:rPr>
            </w:pPr>
            <w:r w:rsidRPr="00CC0718">
              <w:rPr>
                <w:color w:val="000000"/>
                <w:spacing w:val="-2"/>
                <w:sz w:val="18"/>
              </w:rPr>
              <w:t>1</w:t>
            </w:r>
          </w:p>
        </w:tc>
        <w:tc>
          <w:tcPr>
            <w:tcW w:w="1362" w:type="dxa"/>
            <w:tcBorders>
              <w:bottom w:val="single" w:color="8FB6EA" w:sz="5" w:space="0"/>
            </w:tcBorders>
            <w:shd w:val="clear" w:color="auto" w:fill="FFFFFF" w:themeFill="background1"/>
            <w:tcMar/>
          </w:tcPr>
          <w:p w:rsidRPr="00CC0718" w:rsidR="00C71DC8" w:rsidP="00244814" w:rsidRDefault="00C71DC8" w14:paraId="0812AF60" w14:textId="77777777">
            <w:pPr>
              <w:rPr>
                <w:color w:val="000000"/>
                <w:spacing w:val="-2"/>
                <w:sz w:val="18"/>
              </w:rPr>
            </w:pPr>
            <w:r w:rsidRPr="00CC0718">
              <w:rPr>
                <w:color w:val="000000"/>
                <w:spacing w:val="-2"/>
                <w:sz w:val="18"/>
              </w:rPr>
              <w:t>50</w:t>
            </w:r>
          </w:p>
        </w:tc>
        <w:tc>
          <w:tcPr>
            <w:tcW w:w="1690" w:type="dxa"/>
            <w:tcBorders>
              <w:bottom w:val="single" w:color="8FB6EA" w:sz="5" w:space="0"/>
            </w:tcBorders>
            <w:shd w:val="clear" w:color="auto" w:fill="FFFFFF" w:themeFill="background1"/>
            <w:tcMar/>
          </w:tcPr>
          <w:p w:rsidRPr="00CC0718" w:rsidR="00C71DC8" w:rsidP="00244814" w:rsidRDefault="00C71DC8" w14:paraId="4FDEAB86" w14:textId="77777777">
            <w:pPr>
              <w:rPr>
                <w:color w:val="000000"/>
                <w:spacing w:val="-2"/>
                <w:sz w:val="18"/>
              </w:rPr>
            </w:pPr>
            <w:r w:rsidRPr="00CC0718">
              <w:rPr>
                <w:color w:val="000000"/>
                <w:spacing w:val="-2"/>
                <w:sz w:val="18"/>
              </w:rPr>
              <w:t>1</w:t>
            </w:r>
          </w:p>
        </w:tc>
        <w:tc>
          <w:tcPr>
            <w:tcW w:w="1576" w:type="dxa"/>
            <w:tcBorders>
              <w:bottom w:val="single" w:color="8FB6EA" w:sz="5" w:space="0"/>
            </w:tcBorders>
            <w:shd w:val="clear" w:color="auto" w:fill="FFFFFF" w:themeFill="background1"/>
            <w:tcMar/>
          </w:tcPr>
          <w:p w:rsidRPr="00CC0718" w:rsidR="00C71DC8" w:rsidP="00244814" w:rsidRDefault="00C71DC8" w14:paraId="2C670F9E" w14:textId="77777777">
            <w:pPr>
              <w:rPr>
                <w:color w:val="000000"/>
                <w:spacing w:val="-2"/>
                <w:sz w:val="18"/>
              </w:rPr>
            </w:pPr>
          </w:p>
        </w:tc>
      </w:tr>
      <w:tr w:rsidRPr="00CC0718" w:rsidR="00C71DC8" w:rsidTr="3A33D0EC" w14:paraId="73B82CDF" w14:textId="77777777">
        <w:trPr>
          <w:trHeight w:val="458" w:hRule="exact"/>
        </w:trPr>
        <w:tc>
          <w:tcPr>
            <w:tcW w:w="10717" w:type="dxa"/>
            <w:gridSpan w:val="8"/>
            <w:tcBorders>
              <w:top w:val="single" w:color="8FB6EA" w:sz="5" w:space="0"/>
            </w:tcBorders>
            <w:tcMar/>
          </w:tcPr>
          <w:p w:rsidRPr="00CC0718" w:rsidR="00C71DC8" w:rsidP="00244814" w:rsidRDefault="00C71DC8" w14:paraId="06A7F03E" w14:textId="77777777"/>
        </w:tc>
      </w:tr>
      <w:tr w:rsidRPr="00CC0718" w:rsidR="00C71DC8" w:rsidTr="3A33D0EC" w14:paraId="07467698" w14:textId="77777777">
        <w:trPr>
          <w:trHeight w:val="602" w:hRule="exact"/>
        </w:trPr>
        <w:tc>
          <w:tcPr>
            <w:tcW w:w="10717" w:type="dxa"/>
            <w:gridSpan w:val="8"/>
            <w:shd w:val="clear" w:color="auto" w:fill="FFFFFF" w:themeFill="background1"/>
            <w:tcMar/>
          </w:tcPr>
          <w:p w:rsidRPr="00CC0718" w:rsidR="00C71DC8" w:rsidP="00244814" w:rsidRDefault="00C71DC8" w14:paraId="7B9E699C" w14:textId="77777777">
            <w:pPr>
              <w:rPr>
                <w:b/>
                <w:color w:val="5C83B4"/>
                <w:spacing w:val="-2"/>
                <w:sz w:val="24"/>
              </w:rPr>
            </w:pPr>
          </w:p>
        </w:tc>
      </w:tr>
      <w:tr w:rsidRPr="00CC0718" w:rsidR="00C71DC8" w:rsidTr="3A33D0EC" w14:paraId="383B5981" w14:textId="77777777">
        <w:trPr>
          <w:trHeight w:val="444" w:hRule="exact"/>
        </w:trPr>
        <w:tc>
          <w:tcPr>
            <w:tcW w:w="1805" w:type="dxa"/>
            <w:shd w:val="clear" w:color="auto" w:fill="FFFFFF" w:themeFill="background1"/>
            <w:tcMar/>
          </w:tcPr>
          <w:p w:rsidRPr="00CC0718" w:rsidR="00C71DC8" w:rsidP="00244814" w:rsidRDefault="00C71DC8" w14:paraId="35404E81" w14:textId="77777777">
            <w:pPr>
              <w:rPr>
                <w:b/>
                <w:color w:val="5C83B4"/>
                <w:spacing w:val="-2"/>
                <w:sz w:val="24"/>
              </w:rPr>
            </w:pPr>
            <w:r w:rsidRPr="00CC0718">
              <w:rPr>
                <w:b/>
                <w:color w:val="5C83B4"/>
                <w:spacing w:val="-2"/>
                <w:sz w:val="24"/>
              </w:rPr>
              <w:t>Nickname:</w:t>
            </w:r>
          </w:p>
        </w:tc>
        <w:tc>
          <w:tcPr>
            <w:tcW w:w="8912" w:type="dxa"/>
            <w:gridSpan w:val="7"/>
            <w:vMerge w:val="restart"/>
            <w:shd w:val="clear" w:color="auto" w:fill="FFFFFF" w:themeFill="background1"/>
            <w:tcMar/>
          </w:tcPr>
          <w:p w:rsidRPr="00CC0718" w:rsidR="00C71DC8" w:rsidP="3A33D0EC" w:rsidRDefault="00C71DC8" w14:paraId="7F1087EC" w14:textId="77777777">
            <w:pPr>
              <w:rPr>
                <w:b w:val="1"/>
                <w:bCs w:val="1"/>
                <w:color w:val="5C83B4"/>
                <w:spacing w:val="-2"/>
                <w:sz w:val="24"/>
                <w:szCs w:val="24"/>
                <w:lang w:val="en-US"/>
              </w:rPr>
            </w:pPr>
            <w:r w:rsidRPr="3A33D0EC" w:rsidR="00C71DC8">
              <w:rPr>
                <w:b w:val="1"/>
                <w:bCs w:val="1"/>
                <w:color w:val="5C83B4"/>
                <w:spacing w:val="-2"/>
                <w:sz w:val="24"/>
                <w:szCs w:val="24"/>
                <w:lang w:val="en-US"/>
              </w:rPr>
              <w:t xml:space="preserve">Codes\\AXIAL CODE\\Q10- Marketing Challenges\SCHEDULING AND REMINDER OF EVENTS\Students are not able to attend as some of the events take place when, when </w:t>
            </w:r>
            <w:r w:rsidRPr="3A33D0EC" w:rsidR="00C71DC8">
              <w:rPr>
                <w:b w:val="1"/>
                <w:bCs w:val="1"/>
                <w:color w:val="5C83B4"/>
                <w:spacing w:val="-2"/>
                <w:sz w:val="24"/>
                <w:szCs w:val="24"/>
                <w:lang w:val="en-US"/>
              </w:rPr>
              <w:t>it's</w:t>
            </w:r>
            <w:r w:rsidRPr="3A33D0EC" w:rsidR="00C71DC8">
              <w:rPr>
                <w:b w:val="1"/>
                <w:bCs w:val="1"/>
                <w:color w:val="5C83B4"/>
                <w:spacing w:val="-2"/>
                <w:sz w:val="24"/>
                <w:szCs w:val="24"/>
                <w:lang w:val="en-US"/>
              </w:rPr>
              <w:t>, you know, the students have classes</w:t>
            </w:r>
          </w:p>
        </w:tc>
      </w:tr>
      <w:tr w:rsidRPr="00CC0718" w:rsidR="00C71DC8" w:rsidTr="3A33D0EC" w14:paraId="5DFFA868" w14:textId="77777777">
        <w:trPr>
          <w:trHeight w:val="459" w:hRule="exact"/>
        </w:trPr>
        <w:tc>
          <w:tcPr>
            <w:tcW w:w="1805" w:type="dxa"/>
            <w:shd w:val="clear" w:color="auto" w:fill="FFFFFF" w:themeFill="background1"/>
            <w:tcMar/>
          </w:tcPr>
          <w:p w:rsidRPr="00CC0718" w:rsidR="00C71DC8" w:rsidP="00244814" w:rsidRDefault="00C71DC8" w14:paraId="57E56B93" w14:textId="77777777">
            <w:pPr>
              <w:rPr>
                <w:b/>
                <w:color w:val="5C83B4"/>
                <w:spacing w:val="-2"/>
                <w:sz w:val="24"/>
              </w:rPr>
            </w:pPr>
            <w:r w:rsidRPr="00CC0718">
              <w:rPr>
                <w:b/>
                <w:color w:val="5C83B4"/>
                <w:spacing w:val="-2"/>
                <w:sz w:val="24"/>
              </w:rPr>
              <w:t>Classification:</w:t>
            </w:r>
          </w:p>
        </w:tc>
        <w:tc>
          <w:tcPr>
            <w:tcW w:w="8912" w:type="dxa"/>
            <w:gridSpan w:val="7"/>
            <w:vMerge/>
            <w:tcMar/>
          </w:tcPr>
          <w:p w:rsidRPr="00CC0718" w:rsidR="00C71DC8" w:rsidP="00244814" w:rsidRDefault="00C71DC8" w14:paraId="175CCBB5" w14:textId="77777777"/>
        </w:tc>
      </w:tr>
      <w:tr w:rsidRPr="00CC0718" w:rsidR="00C71DC8" w:rsidTr="3A33D0EC" w14:paraId="7146EAC5" w14:textId="77777777">
        <w:trPr>
          <w:trHeight w:val="444" w:hRule="exact"/>
        </w:trPr>
        <w:tc>
          <w:tcPr>
            <w:tcW w:w="1805" w:type="dxa"/>
            <w:shd w:val="clear" w:color="auto" w:fill="FFFFFF" w:themeFill="background1"/>
            <w:tcMar/>
          </w:tcPr>
          <w:p w:rsidRPr="00CC0718" w:rsidR="00C71DC8" w:rsidP="00244814" w:rsidRDefault="00C71DC8" w14:paraId="33EC8CD3" w14:textId="77777777">
            <w:pPr>
              <w:rPr>
                <w:b/>
                <w:color w:val="5C83B4"/>
                <w:spacing w:val="-2"/>
                <w:sz w:val="24"/>
              </w:rPr>
            </w:pPr>
            <w:r w:rsidRPr="00CC0718">
              <w:rPr>
                <w:b/>
                <w:color w:val="5C83B4"/>
                <w:spacing w:val="-2"/>
                <w:sz w:val="24"/>
              </w:rPr>
              <w:t>Aggregated:</w:t>
            </w:r>
          </w:p>
        </w:tc>
        <w:tc>
          <w:tcPr>
            <w:tcW w:w="8912" w:type="dxa"/>
            <w:gridSpan w:val="7"/>
            <w:shd w:val="clear" w:color="auto" w:fill="FFFFFF" w:themeFill="background1"/>
            <w:tcMar/>
          </w:tcPr>
          <w:p w:rsidRPr="00CC0718" w:rsidR="00C71DC8" w:rsidP="00244814" w:rsidRDefault="00C71DC8" w14:paraId="14E35BD6" w14:textId="77777777">
            <w:pPr>
              <w:rPr>
                <w:b/>
                <w:color w:val="5C83B4"/>
                <w:spacing w:val="-2"/>
                <w:sz w:val="24"/>
              </w:rPr>
            </w:pPr>
            <w:r w:rsidRPr="00CC0718">
              <w:rPr>
                <w:b/>
                <w:color w:val="5C83B4"/>
                <w:spacing w:val="-2"/>
                <w:sz w:val="24"/>
              </w:rPr>
              <w:t>No</w:t>
            </w:r>
          </w:p>
        </w:tc>
      </w:tr>
      <w:tr w:rsidRPr="00CC0718" w:rsidR="00C71DC8" w:rsidTr="3A33D0EC" w14:paraId="1E1172C3" w14:textId="77777777">
        <w:trPr>
          <w:trHeight w:val="344" w:hRule="exact"/>
        </w:trPr>
        <w:tc>
          <w:tcPr>
            <w:tcW w:w="3381" w:type="dxa"/>
            <w:gridSpan w:val="2"/>
            <w:tcBorders>
              <w:bottom w:val="single" w:color="8FB6EA" w:sz="5" w:space="0"/>
            </w:tcBorders>
            <w:shd w:val="clear" w:color="auto" w:fill="FFFFFF" w:themeFill="background1"/>
            <w:tcMar/>
          </w:tcPr>
          <w:p w:rsidRPr="00CC0718" w:rsidR="00C71DC8" w:rsidP="00244814" w:rsidRDefault="00C71DC8" w14:paraId="48A97317" w14:textId="77777777">
            <w:pPr>
              <w:rPr>
                <w:color w:val="000000"/>
                <w:spacing w:val="-2"/>
                <w:sz w:val="18"/>
              </w:rPr>
            </w:pPr>
            <w:r w:rsidRPr="00CC0718">
              <w:rPr>
                <w:color w:val="000000"/>
                <w:spacing w:val="-2"/>
                <w:sz w:val="18"/>
              </w:rPr>
              <w:t>Document</w:t>
            </w:r>
          </w:p>
        </w:tc>
        <w:tc>
          <w:tcPr>
            <w:tcW w:w="1132" w:type="dxa"/>
            <w:tcBorders>
              <w:bottom w:val="single" w:color="8FB6EA" w:sz="5" w:space="0"/>
            </w:tcBorders>
            <w:shd w:val="clear" w:color="auto" w:fill="FFFFFF" w:themeFill="background1"/>
            <w:tcMar/>
          </w:tcPr>
          <w:p w:rsidRPr="00CC0718" w:rsidR="00C71DC8" w:rsidP="00244814" w:rsidRDefault="00C71DC8" w14:paraId="27B10602" w14:textId="77777777">
            <w:pPr>
              <w:rPr>
                <w:color w:val="000000"/>
                <w:spacing w:val="-2"/>
                <w:sz w:val="18"/>
              </w:rPr>
            </w:pPr>
            <w:r w:rsidRPr="00CC0718">
              <w:rPr>
                <w:color w:val="000000"/>
                <w:spacing w:val="-2"/>
                <w:sz w:val="18"/>
              </w:rPr>
              <w:t>1</w:t>
            </w:r>
          </w:p>
        </w:tc>
        <w:tc>
          <w:tcPr>
            <w:tcW w:w="1576" w:type="dxa"/>
            <w:gridSpan w:val="2"/>
            <w:tcBorders>
              <w:bottom w:val="single" w:color="8FB6EA" w:sz="5" w:space="0"/>
            </w:tcBorders>
            <w:shd w:val="clear" w:color="auto" w:fill="FFFFFF" w:themeFill="background1"/>
            <w:tcMar/>
          </w:tcPr>
          <w:p w:rsidRPr="00CC0718" w:rsidR="00C71DC8" w:rsidP="00244814" w:rsidRDefault="00C71DC8" w14:paraId="4D404D99" w14:textId="77777777">
            <w:pPr>
              <w:rPr>
                <w:color w:val="000000"/>
                <w:spacing w:val="-2"/>
                <w:sz w:val="18"/>
              </w:rPr>
            </w:pPr>
            <w:r w:rsidRPr="00CC0718">
              <w:rPr>
                <w:color w:val="000000"/>
                <w:spacing w:val="-2"/>
                <w:sz w:val="18"/>
              </w:rPr>
              <w:t>1</w:t>
            </w:r>
          </w:p>
        </w:tc>
        <w:tc>
          <w:tcPr>
            <w:tcW w:w="1362" w:type="dxa"/>
            <w:tcBorders>
              <w:bottom w:val="single" w:color="8FB6EA" w:sz="5" w:space="0"/>
            </w:tcBorders>
            <w:shd w:val="clear" w:color="auto" w:fill="FFFFFF" w:themeFill="background1"/>
            <w:tcMar/>
          </w:tcPr>
          <w:p w:rsidRPr="00CC0718" w:rsidR="00C71DC8" w:rsidP="00244814" w:rsidRDefault="00C71DC8" w14:paraId="36EDBC60" w14:textId="77777777">
            <w:pPr>
              <w:rPr>
                <w:color w:val="000000"/>
                <w:spacing w:val="-2"/>
                <w:sz w:val="18"/>
              </w:rPr>
            </w:pPr>
            <w:r w:rsidRPr="00CC0718">
              <w:rPr>
                <w:color w:val="000000"/>
                <w:spacing w:val="-2"/>
                <w:sz w:val="18"/>
              </w:rPr>
              <w:t>15</w:t>
            </w:r>
          </w:p>
        </w:tc>
        <w:tc>
          <w:tcPr>
            <w:tcW w:w="1690" w:type="dxa"/>
            <w:tcBorders>
              <w:bottom w:val="single" w:color="8FB6EA" w:sz="5" w:space="0"/>
            </w:tcBorders>
            <w:shd w:val="clear" w:color="auto" w:fill="FFFFFF" w:themeFill="background1"/>
            <w:tcMar/>
          </w:tcPr>
          <w:p w:rsidRPr="00CC0718" w:rsidR="00C71DC8" w:rsidP="00244814" w:rsidRDefault="00C71DC8" w14:paraId="596087E3" w14:textId="77777777">
            <w:pPr>
              <w:rPr>
                <w:color w:val="000000"/>
                <w:spacing w:val="-2"/>
                <w:sz w:val="18"/>
              </w:rPr>
            </w:pPr>
            <w:r w:rsidRPr="00CC0718">
              <w:rPr>
                <w:color w:val="000000"/>
                <w:spacing w:val="-2"/>
                <w:sz w:val="18"/>
              </w:rPr>
              <w:t>1</w:t>
            </w:r>
          </w:p>
        </w:tc>
        <w:tc>
          <w:tcPr>
            <w:tcW w:w="1576" w:type="dxa"/>
            <w:tcBorders>
              <w:bottom w:val="single" w:color="8FB6EA" w:sz="5" w:space="0"/>
            </w:tcBorders>
            <w:shd w:val="clear" w:color="auto" w:fill="FFFFFF" w:themeFill="background1"/>
            <w:tcMar/>
          </w:tcPr>
          <w:p w:rsidRPr="00CC0718" w:rsidR="00C71DC8" w:rsidP="00244814" w:rsidRDefault="00C71DC8" w14:paraId="674A0793" w14:textId="77777777">
            <w:pPr>
              <w:rPr>
                <w:color w:val="000000"/>
                <w:spacing w:val="-2"/>
                <w:sz w:val="18"/>
              </w:rPr>
            </w:pPr>
          </w:p>
        </w:tc>
      </w:tr>
      <w:tr w:rsidRPr="00CC0718" w:rsidR="00C71DC8" w:rsidTr="3A33D0EC" w14:paraId="409C4C0B" w14:textId="77777777">
        <w:trPr>
          <w:trHeight w:val="1246" w:hRule="exact"/>
        </w:trPr>
        <w:tc>
          <w:tcPr>
            <w:tcW w:w="10717" w:type="dxa"/>
            <w:gridSpan w:val="8"/>
            <w:tcBorders>
              <w:top w:val="single" w:color="8FB6EA" w:sz="5" w:space="0"/>
            </w:tcBorders>
            <w:tcMar/>
          </w:tcPr>
          <w:p w:rsidRPr="00CC0718" w:rsidR="00C71DC8" w:rsidP="00244814" w:rsidRDefault="00C71DC8" w14:paraId="1E6C6CF2" w14:textId="77777777"/>
        </w:tc>
      </w:tr>
      <w:tr w:rsidRPr="00CC0718" w:rsidR="00C71DC8" w:rsidTr="3A33D0EC" w14:paraId="69DF6F43" w14:textId="77777777">
        <w:trPr>
          <w:trHeight w:val="459" w:hRule="exact"/>
        </w:trPr>
        <w:tc>
          <w:tcPr>
            <w:tcW w:w="5359" w:type="dxa"/>
            <w:gridSpan w:val="4"/>
            <w:shd w:val="clear" w:color="auto" w:fill="FFFFFF" w:themeFill="background1"/>
            <w:tcMar/>
          </w:tcPr>
          <w:p w:rsidRPr="00CC0718" w:rsidR="00C71DC8" w:rsidP="00244814" w:rsidRDefault="00C71DC8" w14:paraId="471E0A74" w14:textId="77777777">
            <w:pPr>
              <w:jc w:val="right"/>
              <w:rPr>
                <w:color w:val="000066"/>
                <w:spacing w:val="-2"/>
                <w:sz w:val="16"/>
              </w:rPr>
            </w:pPr>
            <w:r w:rsidRPr="00CC0718">
              <w:rPr>
                <w:color w:val="000066"/>
                <w:spacing w:val="-2"/>
                <w:sz w:val="16"/>
              </w:rPr>
              <w:t>Formatted Reports\\Code Summary Formatted Report</w:t>
            </w:r>
          </w:p>
        </w:tc>
        <w:tc>
          <w:tcPr>
            <w:tcW w:w="5358" w:type="dxa"/>
            <w:gridSpan w:val="4"/>
            <w:shd w:val="clear" w:color="auto" w:fill="FFFFFF" w:themeFill="background1"/>
            <w:tcMar/>
          </w:tcPr>
          <w:p w:rsidRPr="00CC0718" w:rsidR="00C71DC8" w:rsidP="00244814" w:rsidRDefault="00C71DC8" w14:paraId="6683D06A" w14:textId="77777777">
            <w:pPr>
              <w:jc w:val="right"/>
              <w:rPr>
                <w:color w:val="000066"/>
                <w:spacing w:val="-2"/>
                <w:sz w:val="16"/>
              </w:rPr>
            </w:pPr>
            <w:r w:rsidRPr="00CC0718">
              <w:rPr>
                <w:color w:val="000066"/>
                <w:spacing w:val="-2"/>
                <w:sz w:val="16"/>
              </w:rPr>
              <w:t>Page 7 of 104</w:t>
            </w:r>
          </w:p>
        </w:tc>
      </w:tr>
      <w:tr w:rsidRPr="00CC0718" w:rsidR="00C71DC8" w:rsidTr="3A33D0EC" w14:paraId="4118F4CD" w14:textId="77777777">
        <w:trPr>
          <w:trHeight w:val="444" w:hRule="exact"/>
        </w:trPr>
        <w:tc>
          <w:tcPr>
            <w:tcW w:w="10717" w:type="dxa"/>
            <w:gridSpan w:val="8"/>
            <w:shd w:val="clear" w:color="auto" w:fill="FFFFFF" w:themeFill="background1"/>
            <w:tcMar/>
            <w:vAlign w:val="center"/>
          </w:tcPr>
          <w:p w:rsidRPr="00CC0718" w:rsidR="00C71DC8" w:rsidP="00244814" w:rsidRDefault="00C71DC8" w14:paraId="3BBC47BD" w14:textId="77777777">
            <w:pPr>
              <w:jc w:val="right"/>
              <w:rPr>
                <w:color w:val="000066"/>
                <w:spacing w:val="-2"/>
                <w:sz w:val="16"/>
              </w:rPr>
            </w:pPr>
            <w:r w:rsidRPr="00CC0718">
              <w:rPr>
                <w:color w:val="000066"/>
                <w:spacing w:val="-2"/>
                <w:sz w:val="16"/>
              </w:rPr>
              <w:t>11/13/2024 3:39 PM</w:t>
            </w:r>
          </w:p>
        </w:tc>
      </w:tr>
      <w:tr w:rsidRPr="00CC0718" w:rsidR="00C71DC8" w:rsidTr="3A33D0EC" w14:paraId="1DC9810C" w14:textId="77777777">
        <w:trPr>
          <w:trHeight w:val="459" w:hRule="exact"/>
        </w:trPr>
        <w:tc>
          <w:tcPr>
            <w:tcW w:w="3381" w:type="dxa"/>
            <w:gridSpan w:val="2"/>
            <w:shd w:val="clear" w:color="auto" w:fill="8FB6EA"/>
            <w:tcMar/>
          </w:tcPr>
          <w:p w:rsidRPr="00CC0718" w:rsidR="00C71DC8" w:rsidP="00244814" w:rsidRDefault="00C71DC8" w14:paraId="75743FD3" w14:textId="77777777">
            <w:pPr>
              <w:rPr>
                <w:b/>
                <w:color w:val="000066"/>
                <w:spacing w:val="-2"/>
                <w:sz w:val="18"/>
              </w:rPr>
            </w:pPr>
            <w:r w:rsidRPr="00CC0718">
              <w:rPr>
                <w:b/>
                <w:color w:val="000066"/>
                <w:spacing w:val="-2"/>
                <w:sz w:val="18"/>
              </w:rPr>
              <w:t>File Type</w:t>
            </w:r>
          </w:p>
        </w:tc>
        <w:tc>
          <w:tcPr>
            <w:tcW w:w="1132" w:type="dxa"/>
            <w:shd w:val="clear" w:color="auto" w:fill="8FB6EA"/>
            <w:tcMar/>
          </w:tcPr>
          <w:p w:rsidRPr="00CC0718" w:rsidR="00C71DC8" w:rsidP="00244814" w:rsidRDefault="00C71DC8" w14:paraId="07C17C50" w14:textId="77777777">
            <w:pPr>
              <w:rPr>
                <w:b/>
                <w:color w:val="000066"/>
                <w:spacing w:val="-2"/>
                <w:sz w:val="18"/>
              </w:rPr>
            </w:pPr>
            <w:r w:rsidRPr="00CC0718">
              <w:rPr>
                <w:b/>
                <w:color w:val="000066"/>
                <w:spacing w:val="-2"/>
                <w:sz w:val="18"/>
              </w:rPr>
              <w:t>Number of Files</w:t>
            </w:r>
          </w:p>
        </w:tc>
        <w:tc>
          <w:tcPr>
            <w:tcW w:w="1576" w:type="dxa"/>
            <w:gridSpan w:val="2"/>
            <w:shd w:val="clear" w:color="auto" w:fill="8FB6EA"/>
            <w:tcMar/>
          </w:tcPr>
          <w:p w:rsidRPr="00CC0718" w:rsidR="00C71DC8" w:rsidP="00244814" w:rsidRDefault="00C71DC8" w14:paraId="24CAC9E1" w14:textId="77777777">
            <w:pPr>
              <w:rPr>
                <w:b/>
                <w:color w:val="000066"/>
                <w:spacing w:val="-2"/>
                <w:sz w:val="18"/>
              </w:rPr>
            </w:pPr>
            <w:r w:rsidRPr="00CC0718">
              <w:rPr>
                <w:b/>
                <w:color w:val="000066"/>
                <w:spacing w:val="-2"/>
                <w:sz w:val="18"/>
              </w:rPr>
              <w:t>Number of Coding References</w:t>
            </w:r>
          </w:p>
        </w:tc>
        <w:tc>
          <w:tcPr>
            <w:tcW w:w="1362" w:type="dxa"/>
            <w:shd w:val="clear" w:color="auto" w:fill="8FB6EA"/>
            <w:tcMar/>
          </w:tcPr>
          <w:p w:rsidRPr="00CC0718" w:rsidR="00C71DC8" w:rsidP="00244814" w:rsidRDefault="00C71DC8" w14:paraId="12AF74CA" w14:textId="77777777">
            <w:pPr>
              <w:rPr>
                <w:b/>
                <w:color w:val="000066"/>
                <w:spacing w:val="-2"/>
                <w:sz w:val="18"/>
              </w:rPr>
            </w:pPr>
            <w:r w:rsidRPr="00CC0718">
              <w:rPr>
                <w:b/>
                <w:color w:val="000066"/>
                <w:spacing w:val="-2"/>
                <w:sz w:val="18"/>
              </w:rPr>
              <w:t>Number of Words Coded</w:t>
            </w:r>
          </w:p>
        </w:tc>
        <w:tc>
          <w:tcPr>
            <w:tcW w:w="1690" w:type="dxa"/>
            <w:shd w:val="clear" w:color="auto" w:fill="8FB6EA"/>
            <w:tcMar/>
          </w:tcPr>
          <w:p w:rsidRPr="00CC0718" w:rsidR="00C71DC8" w:rsidP="00244814" w:rsidRDefault="00C71DC8" w14:paraId="702017C3" w14:textId="77777777">
            <w:pPr>
              <w:rPr>
                <w:b/>
                <w:color w:val="000066"/>
                <w:spacing w:val="-2"/>
                <w:sz w:val="18"/>
              </w:rPr>
            </w:pPr>
            <w:r w:rsidRPr="00CC0718">
              <w:rPr>
                <w:b/>
                <w:color w:val="000066"/>
                <w:spacing w:val="-2"/>
                <w:sz w:val="18"/>
              </w:rPr>
              <w:t>Number of Paragraphs Coded</w:t>
            </w:r>
          </w:p>
        </w:tc>
        <w:tc>
          <w:tcPr>
            <w:tcW w:w="1576" w:type="dxa"/>
            <w:shd w:val="clear" w:color="auto" w:fill="8FB6EA"/>
            <w:tcMar/>
          </w:tcPr>
          <w:p w:rsidRPr="00CC0718" w:rsidR="00C71DC8" w:rsidP="00244814" w:rsidRDefault="00C71DC8" w14:paraId="1A3C7E64" w14:textId="77777777">
            <w:pPr>
              <w:rPr>
                <w:b/>
                <w:color w:val="000066"/>
                <w:spacing w:val="-2"/>
                <w:sz w:val="18"/>
              </w:rPr>
            </w:pPr>
            <w:r w:rsidRPr="00CC0718">
              <w:rPr>
                <w:b/>
                <w:color w:val="000066"/>
                <w:spacing w:val="-2"/>
                <w:sz w:val="18"/>
              </w:rPr>
              <w:t>Duration Coded</w:t>
            </w:r>
          </w:p>
        </w:tc>
      </w:tr>
      <w:tr w:rsidRPr="00CC0718" w:rsidR="00C71DC8" w:rsidTr="3A33D0EC" w14:paraId="7CEF2D36" w14:textId="77777777">
        <w:trPr>
          <w:trHeight w:val="616" w:hRule="exact"/>
        </w:trPr>
        <w:tc>
          <w:tcPr>
            <w:tcW w:w="10717" w:type="dxa"/>
            <w:gridSpan w:val="8"/>
            <w:shd w:val="clear" w:color="auto" w:fill="FFFFFF" w:themeFill="background1"/>
            <w:tcMar/>
          </w:tcPr>
          <w:p w:rsidRPr="00CC0718" w:rsidR="00C71DC8" w:rsidP="00244814" w:rsidRDefault="00C71DC8" w14:paraId="56685E1C" w14:textId="77777777">
            <w:pPr>
              <w:rPr>
                <w:b/>
                <w:color w:val="5C83B4"/>
                <w:spacing w:val="-2"/>
                <w:sz w:val="24"/>
              </w:rPr>
            </w:pPr>
            <w:bookmarkStart w:name="CodesAXIALCODEQ10MarketingChallengesSCHE" w:id="24"/>
            <w:bookmarkEnd w:id="24"/>
          </w:p>
        </w:tc>
      </w:tr>
      <w:tr w:rsidRPr="00CC0718" w:rsidR="00C71DC8" w:rsidTr="3A33D0EC" w14:paraId="2F5080C2" w14:textId="77777777">
        <w:trPr>
          <w:trHeight w:val="444" w:hRule="exact"/>
        </w:trPr>
        <w:tc>
          <w:tcPr>
            <w:tcW w:w="1805" w:type="dxa"/>
            <w:shd w:val="clear" w:color="auto" w:fill="FFFFFF" w:themeFill="background1"/>
            <w:tcMar/>
          </w:tcPr>
          <w:p w:rsidRPr="00CC0718" w:rsidR="00C71DC8" w:rsidP="00244814" w:rsidRDefault="00C71DC8" w14:paraId="7EA67709" w14:textId="77777777">
            <w:pPr>
              <w:rPr>
                <w:b/>
                <w:color w:val="5C83B4"/>
                <w:spacing w:val="-2"/>
                <w:sz w:val="24"/>
              </w:rPr>
            </w:pPr>
            <w:r w:rsidRPr="00CC0718">
              <w:rPr>
                <w:b/>
                <w:color w:val="5C83B4"/>
                <w:spacing w:val="-2"/>
                <w:sz w:val="24"/>
              </w:rPr>
              <w:t>Nickname:</w:t>
            </w:r>
          </w:p>
        </w:tc>
        <w:tc>
          <w:tcPr>
            <w:tcW w:w="8912" w:type="dxa"/>
            <w:gridSpan w:val="7"/>
            <w:vMerge w:val="restart"/>
            <w:shd w:val="clear" w:color="auto" w:fill="FFFFFF" w:themeFill="background1"/>
            <w:tcMar/>
          </w:tcPr>
          <w:p w:rsidRPr="00CC0718" w:rsidR="00C71DC8" w:rsidP="00244814" w:rsidRDefault="00C71DC8" w14:paraId="53318F3A" w14:textId="77777777">
            <w:pPr>
              <w:rPr>
                <w:b/>
                <w:color w:val="5C83B4"/>
                <w:spacing w:val="-2"/>
                <w:sz w:val="24"/>
              </w:rPr>
            </w:pPr>
            <w:r w:rsidRPr="00CC0718">
              <w:rPr>
                <w:b/>
                <w:color w:val="5C83B4"/>
                <w:spacing w:val="-2"/>
                <w:sz w:val="24"/>
              </w:rPr>
              <w:t>Codes\\AXIAL CODE\\Q10- Marketing Challenges\SCHEDULING AND REMINDER OF EVENTS\Time management</w:t>
            </w:r>
          </w:p>
        </w:tc>
      </w:tr>
      <w:tr w:rsidRPr="00CC0718" w:rsidR="00C71DC8" w:rsidTr="3A33D0EC" w14:paraId="557CA0DB" w14:textId="77777777">
        <w:trPr>
          <w:trHeight w:val="458" w:hRule="exact"/>
        </w:trPr>
        <w:tc>
          <w:tcPr>
            <w:tcW w:w="1805" w:type="dxa"/>
            <w:shd w:val="clear" w:color="auto" w:fill="FFFFFF" w:themeFill="background1"/>
            <w:tcMar/>
          </w:tcPr>
          <w:p w:rsidRPr="00CC0718" w:rsidR="00C71DC8" w:rsidP="00244814" w:rsidRDefault="00C71DC8" w14:paraId="3E686067" w14:textId="77777777">
            <w:pPr>
              <w:rPr>
                <w:b/>
                <w:color w:val="5C83B4"/>
                <w:spacing w:val="-2"/>
                <w:sz w:val="24"/>
              </w:rPr>
            </w:pPr>
            <w:r w:rsidRPr="00CC0718">
              <w:rPr>
                <w:b/>
                <w:color w:val="5C83B4"/>
                <w:spacing w:val="-2"/>
                <w:sz w:val="24"/>
              </w:rPr>
              <w:t>Classification:</w:t>
            </w:r>
          </w:p>
        </w:tc>
        <w:tc>
          <w:tcPr>
            <w:tcW w:w="8912" w:type="dxa"/>
            <w:gridSpan w:val="7"/>
            <w:vMerge/>
            <w:tcMar/>
          </w:tcPr>
          <w:p w:rsidRPr="00CC0718" w:rsidR="00C71DC8" w:rsidP="00244814" w:rsidRDefault="00C71DC8" w14:paraId="454725A9" w14:textId="77777777"/>
        </w:tc>
      </w:tr>
      <w:tr w:rsidRPr="00CC0718" w:rsidR="00C71DC8" w:rsidTr="3A33D0EC" w14:paraId="0C1E29DF" w14:textId="77777777">
        <w:trPr>
          <w:trHeight w:val="445" w:hRule="exact"/>
        </w:trPr>
        <w:tc>
          <w:tcPr>
            <w:tcW w:w="1805" w:type="dxa"/>
            <w:shd w:val="clear" w:color="auto" w:fill="FFFFFF" w:themeFill="background1"/>
            <w:tcMar/>
          </w:tcPr>
          <w:p w:rsidRPr="00CC0718" w:rsidR="00C71DC8" w:rsidP="00244814" w:rsidRDefault="00C71DC8" w14:paraId="2933D0F2" w14:textId="77777777">
            <w:pPr>
              <w:rPr>
                <w:b/>
                <w:color w:val="5C83B4"/>
                <w:spacing w:val="-2"/>
                <w:sz w:val="24"/>
              </w:rPr>
            </w:pPr>
            <w:r w:rsidRPr="00CC0718">
              <w:rPr>
                <w:b/>
                <w:color w:val="5C83B4"/>
                <w:spacing w:val="-2"/>
                <w:sz w:val="24"/>
              </w:rPr>
              <w:t>Aggregated:</w:t>
            </w:r>
          </w:p>
        </w:tc>
        <w:tc>
          <w:tcPr>
            <w:tcW w:w="8912" w:type="dxa"/>
            <w:gridSpan w:val="7"/>
            <w:shd w:val="clear" w:color="auto" w:fill="FFFFFF" w:themeFill="background1"/>
            <w:tcMar/>
          </w:tcPr>
          <w:p w:rsidRPr="00CC0718" w:rsidR="00C71DC8" w:rsidP="00244814" w:rsidRDefault="00C71DC8" w14:paraId="43E39028" w14:textId="77777777">
            <w:pPr>
              <w:rPr>
                <w:b/>
                <w:color w:val="5C83B4"/>
                <w:spacing w:val="-2"/>
                <w:sz w:val="24"/>
              </w:rPr>
            </w:pPr>
            <w:r w:rsidRPr="00CC0718">
              <w:rPr>
                <w:b/>
                <w:color w:val="5C83B4"/>
                <w:spacing w:val="-2"/>
                <w:sz w:val="24"/>
              </w:rPr>
              <w:t>No</w:t>
            </w:r>
          </w:p>
        </w:tc>
      </w:tr>
      <w:tr w:rsidRPr="00CC0718" w:rsidR="00C71DC8" w:rsidTr="3A33D0EC" w14:paraId="71392807" w14:textId="77777777">
        <w:trPr>
          <w:trHeight w:val="343" w:hRule="exact"/>
        </w:trPr>
        <w:tc>
          <w:tcPr>
            <w:tcW w:w="3381" w:type="dxa"/>
            <w:gridSpan w:val="2"/>
            <w:tcBorders>
              <w:bottom w:val="single" w:color="8FB6EA" w:sz="5" w:space="0"/>
            </w:tcBorders>
            <w:shd w:val="clear" w:color="auto" w:fill="FFFFFF" w:themeFill="background1"/>
            <w:tcMar/>
          </w:tcPr>
          <w:p w:rsidRPr="00CC0718" w:rsidR="00C71DC8" w:rsidP="00244814" w:rsidRDefault="00C71DC8" w14:paraId="7C391398" w14:textId="77777777">
            <w:pPr>
              <w:rPr>
                <w:color w:val="000000"/>
                <w:spacing w:val="-2"/>
                <w:sz w:val="18"/>
              </w:rPr>
            </w:pPr>
            <w:r w:rsidRPr="00CC0718">
              <w:rPr>
                <w:color w:val="000000"/>
                <w:spacing w:val="-2"/>
                <w:sz w:val="18"/>
              </w:rPr>
              <w:t>Document</w:t>
            </w:r>
          </w:p>
        </w:tc>
        <w:tc>
          <w:tcPr>
            <w:tcW w:w="1132" w:type="dxa"/>
            <w:tcBorders>
              <w:bottom w:val="single" w:color="8FB6EA" w:sz="5" w:space="0"/>
            </w:tcBorders>
            <w:shd w:val="clear" w:color="auto" w:fill="FFFFFF" w:themeFill="background1"/>
            <w:tcMar/>
          </w:tcPr>
          <w:p w:rsidRPr="00CC0718" w:rsidR="00C71DC8" w:rsidP="00244814" w:rsidRDefault="00C71DC8" w14:paraId="34B1A847" w14:textId="77777777">
            <w:pPr>
              <w:rPr>
                <w:color w:val="000000"/>
                <w:spacing w:val="-2"/>
                <w:sz w:val="18"/>
              </w:rPr>
            </w:pPr>
            <w:r w:rsidRPr="00CC0718">
              <w:rPr>
                <w:color w:val="000000"/>
                <w:spacing w:val="-2"/>
                <w:sz w:val="18"/>
              </w:rPr>
              <w:t>1</w:t>
            </w:r>
          </w:p>
        </w:tc>
        <w:tc>
          <w:tcPr>
            <w:tcW w:w="1576" w:type="dxa"/>
            <w:gridSpan w:val="2"/>
            <w:tcBorders>
              <w:bottom w:val="single" w:color="8FB6EA" w:sz="5" w:space="0"/>
            </w:tcBorders>
            <w:shd w:val="clear" w:color="auto" w:fill="FFFFFF" w:themeFill="background1"/>
            <w:tcMar/>
          </w:tcPr>
          <w:p w:rsidRPr="00CC0718" w:rsidR="00C71DC8" w:rsidP="00244814" w:rsidRDefault="00C71DC8" w14:paraId="1E918197" w14:textId="77777777">
            <w:pPr>
              <w:rPr>
                <w:color w:val="000000"/>
                <w:spacing w:val="-2"/>
                <w:sz w:val="18"/>
              </w:rPr>
            </w:pPr>
            <w:r w:rsidRPr="00CC0718">
              <w:rPr>
                <w:color w:val="000000"/>
                <w:spacing w:val="-2"/>
                <w:sz w:val="18"/>
              </w:rPr>
              <w:t>1</w:t>
            </w:r>
          </w:p>
        </w:tc>
        <w:tc>
          <w:tcPr>
            <w:tcW w:w="1362" w:type="dxa"/>
            <w:tcBorders>
              <w:bottom w:val="single" w:color="8FB6EA" w:sz="5" w:space="0"/>
            </w:tcBorders>
            <w:shd w:val="clear" w:color="auto" w:fill="FFFFFF" w:themeFill="background1"/>
            <w:tcMar/>
          </w:tcPr>
          <w:p w:rsidRPr="00CC0718" w:rsidR="00C71DC8" w:rsidP="00244814" w:rsidRDefault="00C71DC8" w14:paraId="4F253082" w14:textId="77777777">
            <w:pPr>
              <w:rPr>
                <w:color w:val="000000"/>
                <w:spacing w:val="-2"/>
                <w:sz w:val="18"/>
              </w:rPr>
            </w:pPr>
            <w:r w:rsidRPr="00CC0718">
              <w:rPr>
                <w:color w:val="000000"/>
                <w:spacing w:val="-2"/>
                <w:sz w:val="18"/>
              </w:rPr>
              <w:t>7</w:t>
            </w:r>
          </w:p>
        </w:tc>
        <w:tc>
          <w:tcPr>
            <w:tcW w:w="1690" w:type="dxa"/>
            <w:tcBorders>
              <w:bottom w:val="single" w:color="8FB6EA" w:sz="5" w:space="0"/>
            </w:tcBorders>
            <w:shd w:val="clear" w:color="auto" w:fill="FFFFFF" w:themeFill="background1"/>
            <w:tcMar/>
          </w:tcPr>
          <w:p w:rsidRPr="00CC0718" w:rsidR="00C71DC8" w:rsidP="00244814" w:rsidRDefault="00C71DC8" w14:paraId="60C2BCF9" w14:textId="77777777">
            <w:pPr>
              <w:rPr>
                <w:color w:val="000000"/>
                <w:spacing w:val="-2"/>
                <w:sz w:val="18"/>
              </w:rPr>
            </w:pPr>
            <w:r w:rsidRPr="00CC0718">
              <w:rPr>
                <w:color w:val="000000"/>
                <w:spacing w:val="-2"/>
                <w:sz w:val="18"/>
              </w:rPr>
              <w:t>1</w:t>
            </w:r>
          </w:p>
        </w:tc>
        <w:tc>
          <w:tcPr>
            <w:tcW w:w="1576" w:type="dxa"/>
            <w:tcBorders>
              <w:bottom w:val="single" w:color="8FB6EA" w:sz="5" w:space="0"/>
            </w:tcBorders>
            <w:shd w:val="clear" w:color="auto" w:fill="FFFFFF" w:themeFill="background1"/>
            <w:tcMar/>
          </w:tcPr>
          <w:p w:rsidRPr="00CC0718" w:rsidR="00C71DC8" w:rsidP="00244814" w:rsidRDefault="00C71DC8" w14:paraId="29D87CD1" w14:textId="77777777">
            <w:pPr>
              <w:rPr>
                <w:color w:val="000000"/>
                <w:spacing w:val="-2"/>
                <w:sz w:val="18"/>
              </w:rPr>
            </w:pPr>
          </w:p>
        </w:tc>
      </w:tr>
      <w:tr w:rsidRPr="00CC0718" w:rsidR="00C71DC8" w:rsidTr="3A33D0EC" w14:paraId="73662CB9" w14:textId="77777777">
        <w:trPr>
          <w:trHeight w:val="445" w:hRule="exact"/>
        </w:trPr>
        <w:tc>
          <w:tcPr>
            <w:tcW w:w="10717" w:type="dxa"/>
            <w:gridSpan w:val="8"/>
            <w:tcBorders>
              <w:top w:val="single" w:color="8FB6EA" w:sz="5" w:space="0"/>
            </w:tcBorders>
            <w:tcMar/>
          </w:tcPr>
          <w:p w:rsidRPr="00CC0718" w:rsidR="00C71DC8" w:rsidP="00244814" w:rsidRDefault="00C71DC8" w14:paraId="38C18709" w14:textId="77777777"/>
        </w:tc>
      </w:tr>
      <w:tr w:rsidRPr="00CC0718" w:rsidR="00C71DC8" w:rsidTr="3A33D0EC" w14:paraId="600A0639" w14:textId="77777777">
        <w:trPr>
          <w:trHeight w:val="343" w:hRule="exact"/>
        </w:trPr>
        <w:tc>
          <w:tcPr>
            <w:tcW w:w="10717" w:type="dxa"/>
            <w:gridSpan w:val="8"/>
            <w:shd w:val="clear" w:color="auto" w:fill="FFFFFF" w:themeFill="background1"/>
            <w:tcMar/>
          </w:tcPr>
          <w:p w:rsidRPr="00CC0718" w:rsidR="00C71DC8" w:rsidP="00244814" w:rsidRDefault="00C71DC8" w14:paraId="31CEA7D9" w14:textId="77777777">
            <w:pPr>
              <w:rPr>
                <w:b/>
                <w:color w:val="5C83B4"/>
                <w:spacing w:val="-2"/>
                <w:sz w:val="24"/>
              </w:rPr>
            </w:pPr>
          </w:p>
        </w:tc>
      </w:tr>
      <w:tr w:rsidRPr="00CC0718" w:rsidR="00C71DC8" w:rsidTr="3A33D0EC" w14:paraId="7EFB62B4" w14:textId="77777777">
        <w:trPr>
          <w:trHeight w:val="445" w:hRule="exact"/>
        </w:trPr>
        <w:tc>
          <w:tcPr>
            <w:tcW w:w="1805" w:type="dxa"/>
            <w:shd w:val="clear" w:color="auto" w:fill="FFFFFF" w:themeFill="background1"/>
            <w:tcMar/>
          </w:tcPr>
          <w:p w:rsidRPr="00CC0718" w:rsidR="00C71DC8" w:rsidP="00244814" w:rsidRDefault="00C71DC8" w14:paraId="7B9DA31A" w14:textId="77777777">
            <w:pPr>
              <w:rPr>
                <w:b/>
                <w:color w:val="5C83B4"/>
                <w:spacing w:val="-2"/>
                <w:sz w:val="24"/>
              </w:rPr>
            </w:pPr>
            <w:r w:rsidRPr="00CC0718">
              <w:rPr>
                <w:b/>
                <w:color w:val="5C83B4"/>
                <w:spacing w:val="-2"/>
                <w:sz w:val="24"/>
              </w:rPr>
              <w:t>Nickname:</w:t>
            </w:r>
          </w:p>
        </w:tc>
        <w:tc>
          <w:tcPr>
            <w:tcW w:w="8912" w:type="dxa"/>
            <w:gridSpan w:val="7"/>
            <w:vMerge w:val="restart"/>
            <w:shd w:val="clear" w:color="auto" w:fill="FFFFFF" w:themeFill="background1"/>
            <w:tcMar/>
          </w:tcPr>
          <w:p w:rsidRPr="00CC0718" w:rsidR="00C71DC8" w:rsidP="00244814" w:rsidRDefault="00C71DC8" w14:paraId="698719F3" w14:textId="77777777">
            <w:pPr>
              <w:rPr>
                <w:b/>
                <w:color w:val="5C83B4"/>
                <w:spacing w:val="-2"/>
                <w:sz w:val="24"/>
              </w:rPr>
            </w:pPr>
            <w:r w:rsidRPr="00CC0718">
              <w:rPr>
                <w:b/>
                <w:color w:val="5C83B4"/>
                <w:spacing w:val="-2"/>
                <w:sz w:val="24"/>
              </w:rPr>
              <w:t>Codes\\AXIAL CODE\\Q10- Marketing Challenges\SENSE OF BELONGING</w:t>
            </w:r>
          </w:p>
        </w:tc>
      </w:tr>
      <w:tr w:rsidRPr="00CC0718" w:rsidR="00C71DC8" w:rsidTr="3A33D0EC" w14:paraId="30978324" w14:textId="77777777">
        <w:trPr>
          <w:trHeight w:val="458" w:hRule="exact"/>
        </w:trPr>
        <w:tc>
          <w:tcPr>
            <w:tcW w:w="1805" w:type="dxa"/>
            <w:shd w:val="clear" w:color="auto" w:fill="FFFFFF" w:themeFill="background1"/>
            <w:tcMar/>
          </w:tcPr>
          <w:p w:rsidRPr="00CC0718" w:rsidR="00C71DC8" w:rsidP="00244814" w:rsidRDefault="00C71DC8" w14:paraId="0D069505" w14:textId="77777777">
            <w:pPr>
              <w:rPr>
                <w:b/>
                <w:color w:val="5C83B4"/>
                <w:spacing w:val="-2"/>
                <w:sz w:val="24"/>
              </w:rPr>
            </w:pPr>
            <w:r w:rsidRPr="00CC0718">
              <w:rPr>
                <w:b/>
                <w:color w:val="5C83B4"/>
                <w:spacing w:val="-2"/>
                <w:sz w:val="24"/>
              </w:rPr>
              <w:t>Classification:</w:t>
            </w:r>
          </w:p>
        </w:tc>
        <w:tc>
          <w:tcPr>
            <w:tcW w:w="8912" w:type="dxa"/>
            <w:gridSpan w:val="7"/>
            <w:vMerge/>
            <w:tcMar/>
          </w:tcPr>
          <w:p w:rsidRPr="00CC0718" w:rsidR="00C71DC8" w:rsidP="00244814" w:rsidRDefault="00C71DC8" w14:paraId="508F9D6F" w14:textId="77777777"/>
        </w:tc>
      </w:tr>
      <w:tr w:rsidRPr="00CC0718" w:rsidR="00C71DC8" w:rsidTr="3A33D0EC" w14:paraId="09BD2FF3" w14:textId="77777777">
        <w:trPr>
          <w:trHeight w:val="444" w:hRule="exact"/>
        </w:trPr>
        <w:tc>
          <w:tcPr>
            <w:tcW w:w="1805" w:type="dxa"/>
            <w:shd w:val="clear" w:color="auto" w:fill="FFFFFF" w:themeFill="background1"/>
            <w:tcMar/>
          </w:tcPr>
          <w:p w:rsidRPr="00CC0718" w:rsidR="00C71DC8" w:rsidP="00244814" w:rsidRDefault="00C71DC8" w14:paraId="3F8ED16C" w14:textId="77777777">
            <w:pPr>
              <w:rPr>
                <w:b/>
                <w:color w:val="5C83B4"/>
                <w:spacing w:val="-2"/>
                <w:sz w:val="24"/>
              </w:rPr>
            </w:pPr>
            <w:r w:rsidRPr="00CC0718">
              <w:rPr>
                <w:b/>
                <w:color w:val="5C83B4"/>
                <w:spacing w:val="-2"/>
                <w:sz w:val="24"/>
              </w:rPr>
              <w:t>Aggregated:</w:t>
            </w:r>
          </w:p>
        </w:tc>
        <w:tc>
          <w:tcPr>
            <w:tcW w:w="8912" w:type="dxa"/>
            <w:gridSpan w:val="7"/>
            <w:shd w:val="clear" w:color="auto" w:fill="FFFFFF" w:themeFill="background1"/>
            <w:tcMar/>
          </w:tcPr>
          <w:p w:rsidRPr="00CC0718" w:rsidR="00C71DC8" w:rsidP="00244814" w:rsidRDefault="00C71DC8" w14:paraId="6504F1CD" w14:textId="77777777">
            <w:pPr>
              <w:rPr>
                <w:b/>
                <w:color w:val="5C83B4"/>
                <w:spacing w:val="-2"/>
                <w:sz w:val="24"/>
              </w:rPr>
            </w:pPr>
            <w:r w:rsidRPr="00CC0718">
              <w:rPr>
                <w:b/>
                <w:color w:val="5C83B4"/>
                <w:spacing w:val="-2"/>
                <w:sz w:val="24"/>
              </w:rPr>
              <w:t>Yes</w:t>
            </w:r>
          </w:p>
        </w:tc>
      </w:tr>
      <w:tr w:rsidRPr="00CC0718" w:rsidR="00C71DC8" w:rsidTr="3A33D0EC" w14:paraId="12B563E6" w14:textId="77777777">
        <w:trPr>
          <w:trHeight w:val="344" w:hRule="exact"/>
        </w:trPr>
        <w:tc>
          <w:tcPr>
            <w:tcW w:w="3381" w:type="dxa"/>
            <w:gridSpan w:val="2"/>
            <w:tcBorders>
              <w:bottom w:val="single" w:color="8FB6EA" w:sz="5" w:space="0"/>
            </w:tcBorders>
            <w:shd w:val="clear" w:color="auto" w:fill="FFFFFF" w:themeFill="background1"/>
            <w:tcMar/>
          </w:tcPr>
          <w:p w:rsidRPr="00CC0718" w:rsidR="00C71DC8" w:rsidP="00244814" w:rsidRDefault="00C71DC8" w14:paraId="39E53506" w14:textId="77777777">
            <w:pPr>
              <w:rPr>
                <w:color w:val="000000"/>
                <w:spacing w:val="-2"/>
                <w:sz w:val="18"/>
              </w:rPr>
            </w:pPr>
            <w:r w:rsidRPr="00CC0718">
              <w:rPr>
                <w:color w:val="000000"/>
                <w:spacing w:val="-2"/>
                <w:sz w:val="18"/>
              </w:rPr>
              <w:t>Document</w:t>
            </w:r>
          </w:p>
        </w:tc>
        <w:tc>
          <w:tcPr>
            <w:tcW w:w="1132" w:type="dxa"/>
            <w:tcBorders>
              <w:bottom w:val="single" w:color="8FB6EA" w:sz="5" w:space="0"/>
            </w:tcBorders>
            <w:shd w:val="clear" w:color="auto" w:fill="FFFFFF" w:themeFill="background1"/>
            <w:tcMar/>
          </w:tcPr>
          <w:p w:rsidRPr="00CC0718" w:rsidR="00C71DC8" w:rsidP="00244814" w:rsidRDefault="00C71DC8" w14:paraId="2930066A" w14:textId="77777777">
            <w:pPr>
              <w:rPr>
                <w:color w:val="000000"/>
                <w:spacing w:val="-2"/>
                <w:sz w:val="18"/>
              </w:rPr>
            </w:pPr>
            <w:r w:rsidRPr="00CC0718">
              <w:rPr>
                <w:color w:val="000000"/>
                <w:spacing w:val="-2"/>
                <w:sz w:val="18"/>
              </w:rPr>
              <w:t>2</w:t>
            </w:r>
          </w:p>
        </w:tc>
        <w:tc>
          <w:tcPr>
            <w:tcW w:w="1576" w:type="dxa"/>
            <w:gridSpan w:val="2"/>
            <w:tcBorders>
              <w:bottom w:val="single" w:color="8FB6EA" w:sz="5" w:space="0"/>
            </w:tcBorders>
            <w:shd w:val="clear" w:color="auto" w:fill="FFFFFF" w:themeFill="background1"/>
            <w:tcMar/>
          </w:tcPr>
          <w:p w:rsidRPr="00CC0718" w:rsidR="00C71DC8" w:rsidP="00244814" w:rsidRDefault="00C71DC8" w14:paraId="3272E52E" w14:textId="77777777">
            <w:pPr>
              <w:rPr>
                <w:color w:val="000000"/>
                <w:spacing w:val="-2"/>
                <w:sz w:val="18"/>
              </w:rPr>
            </w:pPr>
            <w:r w:rsidRPr="00CC0718">
              <w:rPr>
                <w:color w:val="000000"/>
                <w:spacing w:val="-2"/>
                <w:sz w:val="18"/>
              </w:rPr>
              <w:t>2</w:t>
            </w:r>
          </w:p>
        </w:tc>
        <w:tc>
          <w:tcPr>
            <w:tcW w:w="1362" w:type="dxa"/>
            <w:tcBorders>
              <w:bottom w:val="single" w:color="8FB6EA" w:sz="5" w:space="0"/>
            </w:tcBorders>
            <w:shd w:val="clear" w:color="auto" w:fill="FFFFFF" w:themeFill="background1"/>
            <w:tcMar/>
          </w:tcPr>
          <w:p w:rsidRPr="00CC0718" w:rsidR="00C71DC8" w:rsidP="00244814" w:rsidRDefault="00C71DC8" w14:paraId="7CCED2ED" w14:textId="77777777">
            <w:pPr>
              <w:rPr>
                <w:color w:val="000000"/>
                <w:spacing w:val="-2"/>
                <w:sz w:val="18"/>
              </w:rPr>
            </w:pPr>
            <w:r w:rsidRPr="00CC0718">
              <w:rPr>
                <w:color w:val="000000"/>
                <w:spacing w:val="-2"/>
                <w:sz w:val="18"/>
              </w:rPr>
              <w:t>36</w:t>
            </w:r>
          </w:p>
        </w:tc>
        <w:tc>
          <w:tcPr>
            <w:tcW w:w="1690" w:type="dxa"/>
            <w:tcBorders>
              <w:bottom w:val="single" w:color="8FB6EA" w:sz="5" w:space="0"/>
            </w:tcBorders>
            <w:shd w:val="clear" w:color="auto" w:fill="FFFFFF" w:themeFill="background1"/>
            <w:tcMar/>
          </w:tcPr>
          <w:p w:rsidRPr="00CC0718" w:rsidR="00C71DC8" w:rsidP="00244814" w:rsidRDefault="00C71DC8" w14:paraId="257EB74D" w14:textId="77777777">
            <w:pPr>
              <w:rPr>
                <w:color w:val="000000"/>
                <w:spacing w:val="-2"/>
                <w:sz w:val="18"/>
              </w:rPr>
            </w:pPr>
            <w:r w:rsidRPr="00CC0718">
              <w:rPr>
                <w:color w:val="000000"/>
                <w:spacing w:val="-2"/>
                <w:sz w:val="18"/>
              </w:rPr>
              <w:t>2</w:t>
            </w:r>
          </w:p>
        </w:tc>
        <w:tc>
          <w:tcPr>
            <w:tcW w:w="1576" w:type="dxa"/>
            <w:tcBorders>
              <w:bottom w:val="single" w:color="8FB6EA" w:sz="5" w:space="0"/>
            </w:tcBorders>
            <w:shd w:val="clear" w:color="auto" w:fill="FFFFFF" w:themeFill="background1"/>
            <w:tcMar/>
          </w:tcPr>
          <w:p w:rsidRPr="00CC0718" w:rsidR="00C71DC8" w:rsidP="00244814" w:rsidRDefault="00C71DC8" w14:paraId="094AB95A" w14:textId="77777777">
            <w:pPr>
              <w:rPr>
                <w:color w:val="000000"/>
                <w:spacing w:val="-2"/>
                <w:sz w:val="18"/>
              </w:rPr>
            </w:pPr>
          </w:p>
        </w:tc>
      </w:tr>
      <w:tr w:rsidRPr="00CC0718" w:rsidR="00C71DC8" w:rsidTr="3A33D0EC" w14:paraId="77197047" w14:textId="77777777">
        <w:trPr>
          <w:trHeight w:val="444" w:hRule="exact"/>
        </w:trPr>
        <w:tc>
          <w:tcPr>
            <w:tcW w:w="10717" w:type="dxa"/>
            <w:gridSpan w:val="8"/>
            <w:tcBorders>
              <w:top w:val="single" w:color="8FB6EA" w:sz="5" w:space="0"/>
            </w:tcBorders>
            <w:tcMar/>
          </w:tcPr>
          <w:p w:rsidRPr="00CC0718" w:rsidR="00C71DC8" w:rsidP="00244814" w:rsidRDefault="00C71DC8" w14:paraId="53C63CDB" w14:textId="77777777"/>
        </w:tc>
      </w:tr>
      <w:tr w:rsidRPr="00CC0718" w:rsidR="00C71DC8" w:rsidTr="3A33D0EC" w14:paraId="4CF24E6C" w14:textId="77777777">
        <w:trPr>
          <w:trHeight w:val="602" w:hRule="exact"/>
        </w:trPr>
        <w:tc>
          <w:tcPr>
            <w:tcW w:w="10717" w:type="dxa"/>
            <w:gridSpan w:val="8"/>
            <w:shd w:val="clear" w:color="auto" w:fill="FFFFFF" w:themeFill="background1"/>
            <w:tcMar/>
          </w:tcPr>
          <w:p w:rsidRPr="00CC0718" w:rsidR="00C71DC8" w:rsidP="00244814" w:rsidRDefault="00C71DC8" w14:paraId="25F54204" w14:textId="77777777">
            <w:pPr>
              <w:rPr>
                <w:b/>
                <w:color w:val="5C83B4"/>
                <w:spacing w:val="-2"/>
                <w:sz w:val="24"/>
              </w:rPr>
            </w:pPr>
            <w:bookmarkStart w:name="CodesAXIALCODEQ10MarketingChallengesSENS" w:id="25"/>
            <w:bookmarkEnd w:id="25"/>
          </w:p>
        </w:tc>
      </w:tr>
      <w:tr w:rsidRPr="00CC0718" w:rsidR="00C71DC8" w:rsidTr="3A33D0EC" w14:paraId="064BE287" w14:textId="77777777">
        <w:trPr>
          <w:trHeight w:val="459" w:hRule="exact"/>
        </w:trPr>
        <w:tc>
          <w:tcPr>
            <w:tcW w:w="1805" w:type="dxa"/>
            <w:shd w:val="clear" w:color="auto" w:fill="FFFFFF" w:themeFill="background1"/>
            <w:tcMar/>
          </w:tcPr>
          <w:p w:rsidRPr="00CC0718" w:rsidR="00C71DC8" w:rsidP="00244814" w:rsidRDefault="00C71DC8" w14:paraId="06B75D34" w14:textId="77777777">
            <w:pPr>
              <w:rPr>
                <w:b/>
                <w:color w:val="5C83B4"/>
                <w:spacing w:val="-2"/>
                <w:sz w:val="24"/>
              </w:rPr>
            </w:pPr>
            <w:r w:rsidRPr="00CC0718">
              <w:rPr>
                <w:b/>
                <w:color w:val="5C83B4"/>
                <w:spacing w:val="-2"/>
                <w:sz w:val="24"/>
              </w:rPr>
              <w:t>Nickname:</w:t>
            </w:r>
          </w:p>
        </w:tc>
        <w:tc>
          <w:tcPr>
            <w:tcW w:w="8912" w:type="dxa"/>
            <w:gridSpan w:val="7"/>
            <w:vMerge w:val="restart"/>
            <w:shd w:val="clear" w:color="auto" w:fill="FFFFFF" w:themeFill="background1"/>
            <w:tcMar/>
          </w:tcPr>
          <w:p w:rsidRPr="00CC0718" w:rsidR="00C71DC8" w:rsidP="3A33D0EC" w:rsidRDefault="00C71DC8" w14:paraId="437F50CF" w14:textId="77777777">
            <w:pPr>
              <w:rPr>
                <w:b w:val="1"/>
                <w:bCs w:val="1"/>
                <w:color w:val="5C83B4"/>
                <w:spacing w:val="-2"/>
                <w:sz w:val="24"/>
                <w:szCs w:val="24"/>
                <w:lang w:val="en-US"/>
              </w:rPr>
            </w:pPr>
            <w:r w:rsidRPr="3A33D0EC" w:rsidR="00C71DC8">
              <w:rPr>
                <w:b w:val="1"/>
                <w:bCs w:val="1"/>
                <w:color w:val="5C83B4"/>
                <w:spacing w:val="-2"/>
                <w:sz w:val="24"/>
                <w:szCs w:val="24"/>
                <w:lang w:val="en-US"/>
              </w:rPr>
              <w:t xml:space="preserve">Codes\\AXIAL CODE\\Q10- Marketing Challenges\SENSE OF BELONGING\you hear the word Hindu </w:t>
            </w:r>
            <w:r w:rsidRPr="3A33D0EC" w:rsidR="00C71DC8">
              <w:rPr>
                <w:b w:val="1"/>
                <w:bCs w:val="1"/>
                <w:color w:val="5C83B4"/>
                <w:spacing w:val="-2"/>
                <w:sz w:val="24"/>
                <w:szCs w:val="24"/>
                <w:lang w:val="en-US"/>
              </w:rPr>
              <w:t>Yuva</w:t>
            </w:r>
            <w:r w:rsidRPr="3A33D0EC" w:rsidR="00C71DC8">
              <w:rPr>
                <w:b w:val="1"/>
                <w:bCs w:val="1"/>
                <w:color w:val="5C83B4"/>
                <w:spacing w:val="-2"/>
                <w:sz w:val="24"/>
                <w:szCs w:val="24"/>
                <w:lang w:val="en-US"/>
              </w:rPr>
              <w:t xml:space="preserve">, </w:t>
            </w:r>
            <w:r w:rsidRPr="3A33D0EC" w:rsidR="00C71DC8">
              <w:rPr>
                <w:b w:val="1"/>
                <w:bCs w:val="1"/>
                <w:color w:val="5C83B4"/>
                <w:spacing w:val="-2"/>
                <w:sz w:val="24"/>
                <w:szCs w:val="24"/>
                <w:lang w:val="en-US"/>
              </w:rPr>
              <w:t>there's</w:t>
            </w:r>
            <w:r w:rsidRPr="3A33D0EC" w:rsidR="00C71DC8">
              <w:rPr>
                <w:b w:val="1"/>
                <w:bCs w:val="1"/>
                <w:color w:val="5C83B4"/>
                <w:spacing w:val="-2"/>
                <w:sz w:val="24"/>
                <w:szCs w:val="24"/>
                <w:lang w:val="en-US"/>
              </w:rPr>
              <w:t xml:space="preserve"> always the phobia against Hindus in the US.</w:t>
            </w:r>
          </w:p>
        </w:tc>
      </w:tr>
      <w:tr w:rsidRPr="00CC0718" w:rsidR="00C71DC8" w:rsidTr="3A33D0EC" w14:paraId="1EDE64F0" w14:textId="77777777">
        <w:trPr>
          <w:trHeight w:val="444" w:hRule="exact"/>
        </w:trPr>
        <w:tc>
          <w:tcPr>
            <w:tcW w:w="1805" w:type="dxa"/>
            <w:shd w:val="clear" w:color="auto" w:fill="FFFFFF" w:themeFill="background1"/>
            <w:tcMar/>
          </w:tcPr>
          <w:p w:rsidRPr="00CC0718" w:rsidR="00C71DC8" w:rsidP="00244814" w:rsidRDefault="00C71DC8" w14:paraId="283E19E7" w14:textId="77777777">
            <w:pPr>
              <w:rPr>
                <w:b/>
                <w:color w:val="5C83B4"/>
                <w:spacing w:val="-2"/>
                <w:sz w:val="24"/>
              </w:rPr>
            </w:pPr>
            <w:r w:rsidRPr="00CC0718">
              <w:rPr>
                <w:b/>
                <w:color w:val="5C83B4"/>
                <w:spacing w:val="-2"/>
                <w:sz w:val="24"/>
              </w:rPr>
              <w:t>Classification:</w:t>
            </w:r>
          </w:p>
        </w:tc>
        <w:tc>
          <w:tcPr>
            <w:tcW w:w="8912" w:type="dxa"/>
            <w:gridSpan w:val="7"/>
            <w:vMerge/>
            <w:tcMar/>
          </w:tcPr>
          <w:p w:rsidRPr="00CC0718" w:rsidR="00C71DC8" w:rsidP="00244814" w:rsidRDefault="00C71DC8" w14:paraId="717489FB" w14:textId="77777777"/>
        </w:tc>
      </w:tr>
      <w:tr w:rsidRPr="00CC0718" w:rsidR="00C71DC8" w:rsidTr="3A33D0EC" w14:paraId="47649051" w14:textId="77777777">
        <w:trPr>
          <w:trHeight w:val="458" w:hRule="exact"/>
        </w:trPr>
        <w:tc>
          <w:tcPr>
            <w:tcW w:w="1805" w:type="dxa"/>
            <w:shd w:val="clear" w:color="auto" w:fill="FFFFFF" w:themeFill="background1"/>
            <w:tcMar/>
          </w:tcPr>
          <w:p w:rsidRPr="00CC0718" w:rsidR="00C71DC8" w:rsidP="00244814" w:rsidRDefault="00C71DC8" w14:paraId="54D2FD50" w14:textId="77777777">
            <w:pPr>
              <w:rPr>
                <w:b/>
                <w:color w:val="5C83B4"/>
                <w:spacing w:val="-2"/>
                <w:sz w:val="24"/>
              </w:rPr>
            </w:pPr>
            <w:r w:rsidRPr="00CC0718">
              <w:rPr>
                <w:b/>
                <w:color w:val="5C83B4"/>
                <w:spacing w:val="-2"/>
                <w:sz w:val="24"/>
              </w:rPr>
              <w:t>Aggregated:</w:t>
            </w:r>
          </w:p>
        </w:tc>
        <w:tc>
          <w:tcPr>
            <w:tcW w:w="8912" w:type="dxa"/>
            <w:gridSpan w:val="7"/>
            <w:shd w:val="clear" w:color="auto" w:fill="FFFFFF" w:themeFill="background1"/>
            <w:tcMar/>
          </w:tcPr>
          <w:p w:rsidRPr="00CC0718" w:rsidR="00C71DC8" w:rsidP="00244814" w:rsidRDefault="00C71DC8" w14:paraId="3D4CD3C2" w14:textId="77777777">
            <w:pPr>
              <w:rPr>
                <w:b/>
                <w:color w:val="5C83B4"/>
                <w:spacing w:val="-2"/>
                <w:sz w:val="24"/>
              </w:rPr>
            </w:pPr>
            <w:r w:rsidRPr="00CC0718">
              <w:rPr>
                <w:b/>
                <w:color w:val="5C83B4"/>
                <w:spacing w:val="-2"/>
                <w:sz w:val="24"/>
              </w:rPr>
              <w:t>No</w:t>
            </w:r>
          </w:p>
        </w:tc>
      </w:tr>
      <w:tr w:rsidRPr="00CC0718" w:rsidR="00C71DC8" w:rsidTr="3A33D0EC" w14:paraId="2FC65ECA" w14:textId="77777777">
        <w:trPr>
          <w:trHeight w:val="344" w:hRule="exact"/>
        </w:trPr>
        <w:tc>
          <w:tcPr>
            <w:tcW w:w="3381" w:type="dxa"/>
            <w:gridSpan w:val="2"/>
            <w:tcBorders>
              <w:bottom w:val="single" w:color="8FB6EA" w:sz="5" w:space="0"/>
            </w:tcBorders>
            <w:shd w:val="clear" w:color="auto" w:fill="FFFFFF" w:themeFill="background1"/>
            <w:tcMar/>
          </w:tcPr>
          <w:p w:rsidRPr="00CC0718" w:rsidR="00C71DC8" w:rsidP="00244814" w:rsidRDefault="00C71DC8" w14:paraId="78016144" w14:textId="77777777">
            <w:pPr>
              <w:rPr>
                <w:color w:val="000000"/>
                <w:spacing w:val="-2"/>
                <w:sz w:val="18"/>
              </w:rPr>
            </w:pPr>
            <w:r w:rsidRPr="00CC0718">
              <w:rPr>
                <w:color w:val="000000"/>
                <w:spacing w:val="-2"/>
                <w:sz w:val="18"/>
              </w:rPr>
              <w:t>Document</w:t>
            </w:r>
          </w:p>
        </w:tc>
        <w:tc>
          <w:tcPr>
            <w:tcW w:w="1132" w:type="dxa"/>
            <w:tcBorders>
              <w:bottom w:val="single" w:color="8FB6EA" w:sz="5" w:space="0"/>
            </w:tcBorders>
            <w:shd w:val="clear" w:color="auto" w:fill="FFFFFF" w:themeFill="background1"/>
            <w:tcMar/>
          </w:tcPr>
          <w:p w:rsidRPr="00CC0718" w:rsidR="00C71DC8" w:rsidP="00244814" w:rsidRDefault="00C71DC8" w14:paraId="67FD78D8" w14:textId="77777777">
            <w:pPr>
              <w:rPr>
                <w:color w:val="000000"/>
                <w:spacing w:val="-2"/>
                <w:sz w:val="18"/>
              </w:rPr>
            </w:pPr>
            <w:r w:rsidRPr="00CC0718">
              <w:rPr>
                <w:color w:val="000000"/>
                <w:spacing w:val="-2"/>
                <w:sz w:val="18"/>
              </w:rPr>
              <w:t>1</w:t>
            </w:r>
          </w:p>
        </w:tc>
        <w:tc>
          <w:tcPr>
            <w:tcW w:w="1576" w:type="dxa"/>
            <w:gridSpan w:val="2"/>
            <w:tcBorders>
              <w:bottom w:val="single" w:color="8FB6EA" w:sz="5" w:space="0"/>
            </w:tcBorders>
            <w:shd w:val="clear" w:color="auto" w:fill="FFFFFF" w:themeFill="background1"/>
            <w:tcMar/>
          </w:tcPr>
          <w:p w:rsidRPr="00CC0718" w:rsidR="00C71DC8" w:rsidP="00244814" w:rsidRDefault="00C71DC8" w14:paraId="0211DC27" w14:textId="77777777">
            <w:pPr>
              <w:rPr>
                <w:color w:val="000000"/>
                <w:spacing w:val="-2"/>
                <w:sz w:val="18"/>
              </w:rPr>
            </w:pPr>
            <w:r w:rsidRPr="00CC0718">
              <w:rPr>
                <w:color w:val="000000"/>
                <w:spacing w:val="-2"/>
                <w:sz w:val="18"/>
              </w:rPr>
              <w:t>1</w:t>
            </w:r>
          </w:p>
        </w:tc>
        <w:tc>
          <w:tcPr>
            <w:tcW w:w="1362" w:type="dxa"/>
            <w:tcBorders>
              <w:bottom w:val="single" w:color="8FB6EA" w:sz="5" w:space="0"/>
            </w:tcBorders>
            <w:shd w:val="clear" w:color="auto" w:fill="FFFFFF" w:themeFill="background1"/>
            <w:tcMar/>
          </w:tcPr>
          <w:p w:rsidRPr="00CC0718" w:rsidR="00C71DC8" w:rsidP="00244814" w:rsidRDefault="00C71DC8" w14:paraId="023763F1" w14:textId="77777777">
            <w:pPr>
              <w:rPr>
                <w:color w:val="000000"/>
                <w:spacing w:val="-2"/>
                <w:sz w:val="18"/>
              </w:rPr>
            </w:pPr>
            <w:r w:rsidRPr="00CC0718">
              <w:rPr>
                <w:color w:val="000000"/>
                <w:spacing w:val="-2"/>
                <w:sz w:val="18"/>
              </w:rPr>
              <w:t>15</w:t>
            </w:r>
          </w:p>
        </w:tc>
        <w:tc>
          <w:tcPr>
            <w:tcW w:w="1690" w:type="dxa"/>
            <w:tcBorders>
              <w:bottom w:val="single" w:color="8FB6EA" w:sz="5" w:space="0"/>
            </w:tcBorders>
            <w:shd w:val="clear" w:color="auto" w:fill="FFFFFF" w:themeFill="background1"/>
            <w:tcMar/>
          </w:tcPr>
          <w:p w:rsidRPr="00CC0718" w:rsidR="00C71DC8" w:rsidP="00244814" w:rsidRDefault="00C71DC8" w14:paraId="2201C8A1" w14:textId="77777777">
            <w:pPr>
              <w:rPr>
                <w:color w:val="000000"/>
                <w:spacing w:val="-2"/>
                <w:sz w:val="18"/>
              </w:rPr>
            </w:pPr>
            <w:r w:rsidRPr="00CC0718">
              <w:rPr>
                <w:color w:val="000000"/>
                <w:spacing w:val="-2"/>
                <w:sz w:val="18"/>
              </w:rPr>
              <w:t>1</w:t>
            </w:r>
          </w:p>
        </w:tc>
        <w:tc>
          <w:tcPr>
            <w:tcW w:w="1576" w:type="dxa"/>
            <w:tcBorders>
              <w:bottom w:val="single" w:color="8FB6EA" w:sz="5" w:space="0"/>
            </w:tcBorders>
            <w:shd w:val="clear" w:color="auto" w:fill="FFFFFF" w:themeFill="background1"/>
            <w:tcMar/>
          </w:tcPr>
          <w:p w:rsidRPr="00CC0718" w:rsidR="00C71DC8" w:rsidP="00244814" w:rsidRDefault="00C71DC8" w14:paraId="397A9C2E" w14:textId="77777777">
            <w:pPr>
              <w:rPr>
                <w:color w:val="000000"/>
                <w:spacing w:val="-2"/>
                <w:sz w:val="18"/>
              </w:rPr>
            </w:pPr>
          </w:p>
        </w:tc>
      </w:tr>
      <w:tr w:rsidRPr="00CC0718" w:rsidR="00C71DC8" w:rsidTr="3A33D0EC" w14:paraId="744C5DBE" w14:textId="77777777">
        <w:trPr>
          <w:trHeight w:val="444" w:hRule="exact"/>
        </w:trPr>
        <w:tc>
          <w:tcPr>
            <w:tcW w:w="10717" w:type="dxa"/>
            <w:gridSpan w:val="8"/>
            <w:tcBorders>
              <w:top w:val="single" w:color="8FB6EA" w:sz="5" w:space="0"/>
            </w:tcBorders>
            <w:tcMar/>
          </w:tcPr>
          <w:p w:rsidRPr="00CC0718" w:rsidR="00C71DC8" w:rsidP="00244814" w:rsidRDefault="00C71DC8" w14:paraId="682F2932" w14:textId="77777777"/>
        </w:tc>
      </w:tr>
      <w:tr w:rsidRPr="00CC0718" w:rsidR="00C71DC8" w:rsidTr="3A33D0EC" w14:paraId="35ABF1F4" w14:textId="77777777">
        <w:trPr>
          <w:trHeight w:val="344" w:hRule="exact"/>
        </w:trPr>
        <w:tc>
          <w:tcPr>
            <w:tcW w:w="10717" w:type="dxa"/>
            <w:gridSpan w:val="8"/>
            <w:shd w:val="clear" w:color="auto" w:fill="FFFFFF" w:themeFill="background1"/>
            <w:tcMar/>
          </w:tcPr>
          <w:p w:rsidRPr="00CC0718" w:rsidR="00C71DC8" w:rsidP="00244814" w:rsidRDefault="00C71DC8" w14:paraId="30B54885" w14:textId="77777777">
            <w:pPr>
              <w:rPr>
                <w:b/>
                <w:color w:val="5C83B4"/>
                <w:spacing w:val="-2"/>
                <w:sz w:val="24"/>
              </w:rPr>
            </w:pPr>
            <w:bookmarkStart w:name="CodesAXIALCODEQ10MarketingChallengesSOCI" w:id="26"/>
            <w:bookmarkEnd w:id="26"/>
          </w:p>
        </w:tc>
      </w:tr>
      <w:tr w:rsidRPr="00CC0718" w:rsidR="00C71DC8" w:rsidTr="3A33D0EC" w14:paraId="5647B13F" w14:textId="77777777">
        <w:trPr>
          <w:trHeight w:val="444" w:hRule="exact"/>
        </w:trPr>
        <w:tc>
          <w:tcPr>
            <w:tcW w:w="1805" w:type="dxa"/>
            <w:shd w:val="clear" w:color="auto" w:fill="FFFFFF" w:themeFill="background1"/>
            <w:tcMar/>
          </w:tcPr>
          <w:p w:rsidRPr="00CC0718" w:rsidR="00C71DC8" w:rsidP="00244814" w:rsidRDefault="00C71DC8" w14:paraId="206DFD1A" w14:textId="77777777">
            <w:pPr>
              <w:rPr>
                <w:b/>
                <w:color w:val="5C83B4"/>
                <w:spacing w:val="-2"/>
                <w:sz w:val="24"/>
              </w:rPr>
            </w:pPr>
            <w:r w:rsidRPr="00CC0718">
              <w:rPr>
                <w:b/>
                <w:color w:val="5C83B4"/>
                <w:spacing w:val="-2"/>
                <w:sz w:val="24"/>
              </w:rPr>
              <w:t>Nickname:</w:t>
            </w:r>
          </w:p>
        </w:tc>
        <w:tc>
          <w:tcPr>
            <w:tcW w:w="8912" w:type="dxa"/>
            <w:gridSpan w:val="7"/>
            <w:vMerge w:val="restart"/>
            <w:shd w:val="clear" w:color="auto" w:fill="FFFFFF" w:themeFill="background1"/>
            <w:tcMar/>
          </w:tcPr>
          <w:p w:rsidRPr="00CC0718" w:rsidR="00C71DC8" w:rsidP="00244814" w:rsidRDefault="00C71DC8" w14:paraId="369391A8" w14:textId="77777777">
            <w:pPr>
              <w:rPr>
                <w:b/>
                <w:color w:val="5C83B4"/>
                <w:spacing w:val="-2"/>
                <w:sz w:val="24"/>
              </w:rPr>
            </w:pPr>
            <w:r w:rsidRPr="00CC0718">
              <w:rPr>
                <w:b/>
                <w:color w:val="5C83B4"/>
                <w:spacing w:val="-2"/>
                <w:sz w:val="24"/>
              </w:rPr>
              <w:t>Codes\\AXIAL CODE\\Q10- Marketing Challenges\SOCIAL MEDIA ASSISTANCE</w:t>
            </w:r>
          </w:p>
        </w:tc>
      </w:tr>
      <w:tr w:rsidRPr="00CC0718" w:rsidR="00C71DC8" w:rsidTr="3A33D0EC" w14:paraId="4B77FFDC" w14:textId="77777777">
        <w:trPr>
          <w:trHeight w:val="459" w:hRule="exact"/>
        </w:trPr>
        <w:tc>
          <w:tcPr>
            <w:tcW w:w="1805" w:type="dxa"/>
            <w:shd w:val="clear" w:color="auto" w:fill="FFFFFF" w:themeFill="background1"/>
            <w:tcMar/>
          </w:tcPr>
          <w:p w:rsidRPr="00CC0718" w:rsidR="00C71DC8" w:rsidP="00244814" w:rsidRDefault="00C71DC8" w14:paraId="1767A836" w14:textId="77777777">
            <w:pPr>
              <w:rPr>
                <w:b/>
                <w:color w:val="5C83B4"/>
                <w:spacing w:val="-2"/>
                <w:sz w:val="24"/>
              </w:rPr>
            </w:pPr>
            <w:r w:rsidRPr="00CC0718">
              <w:rPr>
                <w:b/>
                <w:color w:val="5C83B4"/>
                <w:spacing w:val="-2"/>
                <w:sz w:val="24"/>
              </w:rPr>
              <w:t>Classification:</w:t>
            </w:r>
          </w:p>
        </w:tc>
        <w:tc>
          <w:tcPr>
            <w:tcW w:w="8912" w:type="dxa"/>
            <w:gridSpan w:val="7"/>
            <w:vMerge/>
            <w:tcMar/>
          </w:tcPr>
          <w:p w:rsidRPr="00CC0718" w:rsidR="00C71DC8" w:rsidP="00244814" w:rsidRDefault="00C71DC8" w14:paraId="7EACEFC9" w14:textId="77777777"/>
        </w:tc>
      </w:tr>
      <w:tr w:rsidRPr="00CC0718" w:rsidR="00C71DC8" w:rsidTr="3A33D0EC" w14:paraId="1C43ED83" w14:textId="77777777">
        <w:trPr>
          <w:trHeight w:val="444" w:hRule="exact"/>
        </w:trPr>
        <w:tc>
          <w:tcPr>
            <w:tcW w:w="1805" w:type="dxa"/>
            <w:shd w:val="clear" w:color="auto" w:fill="FFFFFF" w:themeFill="background1"/>
            <w:tcMar/>
          </w:tcPr>
          <w:p w:rsidRPr="00CC0718" w:rsidR="00C71DC8" w:rsidP="00244814" w:rsidRDefault="00C71DC8" w14:paraId="559F6EEA" w14:textId="77777777">
            <w:pPr>
              <w:rPr>
                <w:b/>
                <w:color w:val="5C83B4"/>
                <w:spacing w:val="-2"/>
                <w:sz w:val="24"/>
              </w:rPr>
            </w:pPr>
            <w:r w:rsidRPr="00CC0718">
              <w:rPr>
                <w:b/>
                <w:color w:val="5C83B4"/>
                <w:spacing w:val="-2"/>
                <w:sz w:val="24"/>
              </w:rPr>
              <w:t>Aggregated:</w:t>
            </w:r>
          </w:p>
        </w:tc>
        <w:tc>
          <w:tcPr>
            <w:tcW w:w="8912" w:type="dxa"/>
            <w:gridSpan w:val="7"/>
            <w:shd w:val="clear" w:color="auto" w:fill="FFFFFF" w:themeFill="background1"/>
            <w:tcMar/>
          </w:tcPr>
          <w:p w:rsidRPr="00CC0718" w:rsidR="00C71DC8" w:rsidP="00244814" w:rsidRDefault="00C71DC8" w14:paraId="606EF899" w14:textId="77777777">
            <w:pPr>
              <w:rPr>
                <w:b/>
                <w:color w:val="5C83B4"/>
                <w:spacing w:val="-2"/>
                <w:sz w:val="24"/>
              </w:rPr>
            </w:pPr>
            <w:r w:rsidRPr="00CC0718">
              <w:rPr>
                <w:b/>
                <w:color w:val="5C83B4"/>
                <w:spacing w:val="-2"/>
                <w:sz w:val="24"/>
              </w:rPr>
              <w:t>Yes</w:t>
            </w:r>
          </w:p>
        </w:tc>
      </w:tr>
      <w:tr w:rsidRPr="00CC0718" w:rsidR="00C71DC8" w:rsidTr="3A33D0EC" w14:paraId="48E3FA61" w14:textId="77777777">
        <w:trPr>
          <w:trHeight w:val="344" w:hRule="exact"/>
        </w:trPr>
        <w:tc>
          <w:tcPr>
            <w:tcW w:w="3381" w:type="dxa"/>
            <w:gridSpan w:val="2"/>
            <w:tcBorders>
              <w:bottom w:val="single" w:color="8FB6EA" w:sz="5" w:space="0"/>
            </w:tcBorders>
            <w:shd w:val="clear" w:color="auto" w:fill="FFFFFF" w:themeFill="background1"/>
            <w:tcMar/>
          </w:tcPr>
          <w:p w:rsidRPr="00CC0718" w:rsidR="00C71DC8" w:rsidP="00244814" w:rsidRDefault="00C71DC8" w14:paraId="74FB6B97" w14:textId="77777777">
            <w:pPr>
              <w:rPr>
                <w:color w:val="000000"/>
                <w:spacing w:val="-2"/>
                <w:sz w:val="18"/>
              </w:rPr>
            </w:pPr>
            <w:r w:rsidRPr="00CC0718">
              <w:rPr>
                <w:color w:val="000000"/>
                <w:spacing w:val="-2"/>
                <w:sz w:val="18"/>
              </w:rPr>
              <w:t>Document</w:t>
            </w:r>
          </w:p>
        </w:tc>
        <w:tc>
          <w:tcPr>
            <w:tcW w:w="1132" w:type="dxa"/>
            <w:tcBorders>
              <w:bottom w:val="single" w:color="8FB6EA" w:sz="5" w:space="0"/>
            </w:tcBorders>
            <w:shd w:val="clear" w:color="auto" w:fill="FFFFFF" w:themeFill="background1"/>
            <w:tcMar/>
          </w:tcPr>
          <w:p w:rsidRPr="00CC0718" w:rsidR="00C71DC8" w:rsidP="00244814" w:rsidRDefault="00C71DC8" w14:paraId="6C5B781D" w14:textId="77777777">
            <w:pPr>
              <w:rPr>
                <w:color w:val="000000"/>
                <w:spacing w:val="-2"/>
                <w:sz w:val="18"/>
              </w:rPr>
            </w:pPr>
            <w:r w:rsidRPr="00CC0718">
              <w:rPr>
                <w:color w:val="000000"/>
                <w:spacing w:val="-2"/>
                <w:sz w:val="18"/>
              </w:rPr>
              <w:t>1</w:t>
            </w:r>
          </w:p>
        </w:tc>
        <w:tc>
          <w:tcPr>
            <w:tcW w:w="1576" w:type="dxa"/>
            <w:gridSpan w:val="2"/>
            <w:tcBorders>
              <w:bottom w:val="single" w:color="8FB6EA" w:sz="5" w:space="0"/>
            </w:tcBorders>
            <w:shd w:val="clear" w:color="auto" w:fill="FFFFFF" w:themeFill="background1"/>
            <w:tcMar/>
          </w:tcPr>
          <w:p w:rsidRPr="00CC0718" w:rsidR="00C71DC8" w:rsidP="00244814" w:rsidRDefault="00C71DC8" w14:paraId="0C1BDEE8" w14:textId="77777777">
            <w:pPr>
              <w:rPr>
                <w:color w:val="000000"/>
                <w:spacing w:val="-2"/>
                <w:sz w:val="18"/>
              </w:rPr>
            </w:pPr>
            <w:r w:rsidRPr="00CC0718">
              <w:rPr>
                <w:color w:val="000000"/>
                <w:spacing w:val="-2"/>
                <w:sz w:val="18"/>
              </w:rPr>
              <w:t>1</w:t>
            </w:r>
          </w:p>
        </w:tc>
        <w:tc>
          <w:tcPr>
            <w:tcW w:w="1362" w:type="dxa"/>
            <w:tcBorders>
              <w:bottom w:val="single" w:color="8FB6EA" w:sz="5" w:space="0"/>
            </w:tcBorders>
            <w:shd w:val="clear" w:color="auto" w:fill="FFFFFF" w:themeFill="background1"/>
            <w:tcMar/>
          </w:tcPr>
          <w:p w:rsidRPr="00CC0718" w:rsidR="00C71DC8" w:rsidP="00244814" w:rsidRDefault="00C71DC8" w14:paraId="24433330" w14:textId="77777777">
            <w:pPr>
              <w:rPr>
                <w:color w:val="000000"/>
                <w:spacing w:val="-2"/>
                <w:sz w:val="18"/>
              </w:rPr>
            </w:pPr>
            <w:r w:rsidRPr="00CC0718">
              <w:rPr>
                <w:color w:val="000000"/>
                <w:spacing w:val="-2"/>
                <w:sz w:val="18"/>
              </w:rPr>
              <w:t>8</w:t>
            </w:r>
          </w:p>
        </w:tc>
        <w:tc>
          <w:tcPr>
            <w:tcW w:w="1690" w:type="dxa"/>
            <w:tcBorders>
              <w:bottom w:val="single" w:color="8FB6EA" w:sz="5" w:space="0"/>
            </w:tcBorders>
            <w:shd w:val="clear" w:color="auto" w:fill="FFFFFF" w:themeFill="background1"/>
            <w:tcMar/>
          </w:tcPr>
          <w:p w:rsidRPr="00CC0718" w:rsidR="00C71DC8" w:rsidP="00244814" w:rsidRDefault="00C71DC8" w14:paraId="410F8829" w14:textId="77777777">
            <w:pPr>
              <w:rPr>
                <w:color w:val="000000"/>
                <w:spacing w:val="-2"/>
                <w:sz w:val="18"/>
              </w:rPr>
            </w:pPr>
            <w:r w:rsidRPr="00CC0718">
              <w:rPr>
                <w:color w:val="000000"/>
                <w:spacing w:val="-2"/>
                <w:sz w:val="18"/>
              </w:rPr>
              <w:t>1</w:t>
            </w:r>
          </w:p>
        </w:tc>
        <w:tc>
          <w:tcPr>
            <w:tcW w:w="1576" w:type="dxa"/>
            <w:tcBorders>
              <w:bottom w:val="single" w:color="8FB6EA" w:sz="5" w:space="0"/>
            </w:tcBorders>
            <w:shd w:val="clear" w:color="auto" w:fill="FFFFFF" w:themeFill="background1"/>
            <w:tcMar/>
          </w:tcPr>
          <w:p w:rsidRPr="00CC0718" w:rsidR="00C71DC8" w:rsidP="00244814" w:rsidRDefault="00C71DC8" w14:paraId="0BE770ED" w14:textId="77777777">
            <w:pPr>
              <w:rPr>
                <w:color w:val="000000"/>
                <w:spacing w:val="-2"/>
                <w:sz w:val="18"/>
              </w:rPr>
            </w:pPr>
          </w:p>
        </w:tc>
      </w:tr>
      <w:tr w:rsidRPr="00CC0718" w:rsidR="00C71DC8" w:rsidTr="3A33D0EC" w14:paraId="1773B8DA" w14:textId="77777777">
        <w:trPr>
          <w:trHeight w:val="444" w:hRule="exact"/>
        </w:trPr>
        <w:tc>
          <w:tcPr>
            <w:tcW w:w="10717" w:type="dxa"/>
            <w:gridSpan w:val="8"/>
            <w:tcBorders>
              <w:top w:val="single" w:color="8FB6EA" w:sz="5" w:space="0"/>
            </w:tcBorders>
            <w:tcMar/>
          </w:tcPr>
          <w:p w:rsidRPr="00CC0718" w:rsidR="00C71DC8" w:rsidP="00244814" w:rsidRDefault="00C71DC8" w14:paraId="6D09439C" w14:textId="77777777"/>
        </w:tc>
      </w:tr>
      <w:tr w:rsidRPr="00CC0718" w:rsidR="00C71DC8" w:rsidTr="3A33D0EC" w14:paraId="5823AC54" w14:textId="77777777">
        <w:trPr>
          <w:trHeight w:val="344" w:hRule="exact"/>
        </w:trPr>
        <w:tc>
          <w:tcPr>
            <w:tcW w:w="10717" w:type="dxa"/>
            <w:gridSpan w:val="8"/>
            <w:shd w:val="clear" w:color="auto" w:fill="FFFFFF" w:themeFill="background1"/>
            <w:tcMar/>
          </w:tcPr>
          <w:p w:rsidRPr="00CC0718" w:rsidR="00C71DC8" w:rsidP="00244814" w:rsidRDefault="00C71DC8" w14:paraId="4D873C5D" w14:textId="77777777">
            <w:pPr>
              <w:rPr>
                <w:b/>
                <w:color w:val="5C83B4"/>
                <w:spacing w:val="-2"/>
                <w:sz w:val="24"/>
              </w:rPr>
            </w:pPr>
          </w:p>
        </w:tc>
      </w:tr>
      <w:tr w:rsidRPr="00CC0718" w:rsidR="00C71DC8" w:rsidTr="3A33D0EC" w14:paraId="15F7152B" w14:textId="77777777">
        <w:trPr>
          <w:trHeight w:val="444" w:hRule="exact"/>
        </w:trPr>
        <w:tc>
          <w:tcPr>
            <w:tcW w:w="1805" w:type="dxa"/>
            <w:shd w:val="clear" w:color="auto" w:fill="FFFFFF" w:themeFill="background1"/>
            <w:tcMar/>
          </w:tcPr>
          <w:p w:rsidRPr="00CC0718" w:rsidR="00C71DC8" w:rsidP="00244814" w:rsidRDefault="00C71DC8" w14:paraId="6B96E59C" w14:textId="77777777">
            <w:pPr>
              <w:rPr>
                <w:b/>
                <w:color w:val="5C83B4"/>
                <w:spacing w:val="-2"/>
                <w:sz w:val="24"/>
              </w:rPr>
            </w:pPr>
            <w:r w:rsidRPr="00CC0718">
              <w:rPr>
                <w:b/>
                <w:color w:val="5C83B4"/>
                <w:spacing w:val="-2"/>
                <w:sz w:val="24"/>
              </w:rPr>
              <w:t>Nickname:</w:t>
            </w:r>
          </w:p>
        </w:tc>
        <w:tc>
          <w:tcPr>
            <w:tcW w:w="8912" w:type="dxa"/>
            <w:gridSpan w:val="7"/>
            <w:vMerge w:val="restart"/>
            <w:shd w:val="clear" w:color="auto" w:fill="FFFFFF" w:themeFill="background1"/>
            <w:tcMar/>
          </w:tcPr>
          <w:p w:rsidRPr="00CC0718" w:rsidR="00C71DC8" w:rsidP="00244814" w:rsidRDefault="00C71DC8" w14:paraId="16F37C5F" w14:textId="77777777">
            <w:pPr>
              <w:rPr>
                <w:b/>
                <w:color w:val="5C83B4"/>
                <w:spacing w:val="-2"/>
                <w:sz w:val="24"/>
              </w:rPr>
            </w:pPr>
            <w:r w:rsidRPr="00CC0718">
              <w:rPr>
                <w:b/>
                <w:color w:val="5C83B4"/>
                <w:spacing w:val="-2"/>
                <w:sz w:val="24"/>
              </w:rPr>
              <w:t>Codes\\AXIAL CODE\\Q11- Perception of having a marketing club</w:t>
            </w:r>
          </w:p>
        </w:tc>
      </w:tr>
      <w:tr w:rsidRPr="00CC0718" w:rsidR="00C71DC8" w:rsidTr="3A33D0EC" w14:paraId="1A8E13AC" w14:textId="77777777">
        <w:trPr>
          <w:trHeight w:val="459" w:hRule="exact"/>
        </w:trPr>
        <w:tc>
          <w:tcPr>
            <w:tcW w:w="1805" w:type="dxa"/>
            <w:shd w:val="clear" w:color="auto" w:fill="FFFFFF" w:themeFill="background1"/>
            <w:tcMar/>
          </w:tcPr>
          <w:p w:rsidRPr="00CC0718" w:rsidR="00C71DC8" w:rsidP="00244814" w:rsidRDefault="00C71DC8" w14:paraId="42F3BF21" w14:textId="77777777">
            <w:pPr>
              <w:rPr>
                <w:b/>
                <w:color w:val="5C83B4"/>
                <w:spacing w:val="-2"/>
                <w:sz w:val="24"/>
              </w:rPr>
            </w:pPr>
            <w:r w:rsidRPr="00CC0718">
              <w:rPr>
                <w:b/>
                <w:color w:val="5C83B4"/>
                <w:spacing w:val="-2"/>
                <w:sz w:val="24"/>
              </w:rPr>
              <w:t>Classification:</w:t>
            </w:r>
          </w:p>
        </w:tc>
        <w:tc>
          <w:tcPr>
            <w:tcW w:w="8912" w:type="dxa"/>
            <w:gridSpan w:val="7"/>
            <w:vMerge/>
            <w:tcMar/>
          </w:tcPr>
          <w:p w:rsidRPr="00CC0718" w:rsidR="00C71DC8" w:rsidP="00244814" w:rsidRDefault="00C71DC8" w14:paraId="1BF82AC9" w14:textId="77777777"/>
        </w:tc>
      </w:tr>
      <w:tr w:rsidRPr="00CC0718" w:rsidR="00C71DC8" w:rsidTr="3A33D0EC" w14:paraId="0F5C67DA" w14:textId="77777777">
        <w:trPr>
          <w:trHeight w:val="444" w:hRule="exact"/>
        </w:trPr>
        <w:tc>
          <w:tcPr>
            <w:tcW w:w="1805" w:type="dxa"/>
            <w:shd w:val="clear" w:color="auto" w:fill="FFFFFF" w:themeFill="background1"/>
            <w:tcMar/>
          </w:tcPr>
          <w:p w:rsidRPr="00CC0718" w:rsidR="00C71DC8" w:rsidP="00244814" w:rsidRDefault="00C71DC8" w14:paraId="57957F3B" w14:textId="77777777">
            <w:pPr>
              <w:rPr>
                <w:b/>
                <w:color w:val="5C83B4"/>
                <w:spacing w:val="-2"/>
                <w:sz w:val="24"/>
              </w:rPr>
            </w:pPr>
            <w:r w:rsidRPr="00CC0718">
              <w:rPr>
                <w:b/>
                <w:color w:val="5C83B4"/>
                <w:spacing w:val="-2"/>
                <w:sz w:val="24"/>
              </w:rPr>
              <w:t>Aggregated:</w:t>
            </w:r>
          </w:p>
        </w:tc>
        <w:tc>
          <w:tcPr>
            <w:tcW w:w="8912" w:type="dxa"/>
            <w:gridSpan w:val="7"/>
            <w:shd w:val="clear" w:color="auto" w:fill="FFFFFF" w:themeFill="background1"/>
            <w:tcMar/>
          </w:tcPr>
          <w:p w:rsidRPr="00CC0718" w:rsidR="00C71DC8" w:rsidP="00244814" w:rsidRDefault="00C71DC8" w14:paraId="1D3EDACB" w14:textId="77777777">
            <w:pPr>
              <w:rPr>
                <w:b/>
                <w:color w:val="5C83B4"/>
                <w:spacing w:val="-2"/>
                <w:sz w:val="24"/>
              </w:rPr>
            </w:pPr>
            <w:r w:rsidRPr="00CC0718">
              <w:rPr>
                <w:b/>
                <w:color w:val="5C83B4"/>
                <w:spacing w:val="-2"/>
                <w:sz w:val="24"/>
              </w:rPr>
              <w:t>Yes</w:t>
            </w:r>
          </w:p>
        </w:tc>
      </w:tr>
      <w:tr w:rsidRPr="00CC0718" w:rsidR="00C71DC8" w:rsidTr="3A33D0EC" w14:paraId="63916CEF" w14:textId="77777777">
        <w:trPr>
          <w:trHeight w:val="344" w:hRule="exact"/>
        </w:trPr>
        <w:tc>
          <w:tcPr>
            <w:tcW w:w="3381" w:type="dxa"/>
            <w:gridSpan w:val="2"/>
            <w:tcBorders>
              <w:bottom w:val="single" w:color="8FB6EA" w:sz="5" w:space="0"/>
            </w:tcBorders>
            <w:shd w:val="clear" w:color="auto" w:fill="FFFFFF" w:themeFill="background1"/>
            <w:tcMar/>
          </w:tcPr>
          <w:p w:rsidRPr="00CC0718" w:rsidR="00C71DC8" w:rsidP="00244814" w:rsidRDefault="00C71DC8" w14:paraId="6708E252" w14:textId="77777777">
            <w:pPr>
              <w:rPr>
                <w:color w:val="000000"/>
                <w:spacing w:val="-2"/>
                <w:sz w:val="18"/>
              </w:rPr>
            </w:pPr>
            <w:r w:rsidRPr="00CC0718">
              <w:rPr>
                <w:color w:val="000000"/>
                <w:spacing w:val="-2"/>
                <w:sz w:val="18"/>
              </w:rPr>
              <w:t>Document</w:t>
            </w:r>
          </w:p>
        </w:tc>
        <w:tc>
          <w:tcPr>
            <w:tcW w:w="1132" w:type="dxa"/>
            <w:tcBorders>
              <w:bottom w:val="single" w:color="8FB6EA" w:sz="5" w:space="0"/>
            </w:tcBorders>
            <w:shd w:val="clear" w:color="auto" w:fill="FFFFFF" w:themeFill="background1"/>
            <w:tcMar/>
          </w:tcPr>
          <w:p w:rsidRPr="00CC0718" w:rsidR="00C71DC8" w:rsidP="00244814" w:rsidRDefault="00C71DC8" w14:paraId="5ADF529B" w14:textId="77777777">
            <w:pPr>
              <w:rPr>
                <w:color w:val="000000"/>
                <w:spacing w:val="-2"/>
                <w:sz w:val="18"/>
              </w:rPr>
            </w:pPr>
            <w:r w:rsidRPr="00CC0718">
              <w:rPr>
                <w:color w:val="000000"/>
                <w:spacing w:val="-2"/>
                <w:sz w:val="18"/>
              </w:rPr>
              <w:t>10</w:t>
            </w:r>
          </w:p>
        </w:tc>
        <w:tc>
          <w:tcPr>
            <w:tcW w:w="1576" w:type="dxa"/>
            <w:gridSpan w:val="2"/>
            <w:tcBorders>
              <w:bottom w:val="single" w:color="8FB6EA" w:sz="5" w:space="0"/>
            </w:tcBorders>
            <w:shd w:val="clear" w:color="auto" w:fill="FFFFFF" w:themeFill="background1"/>
            <w:tcMar/>
          </w:tcPr>
          <w:p w:rsidRPr="00CC0718" w:rsidR="00C71DC8" w:rsidP="00244814" w:rsidRDefault="00C71DC8" w14:paraId="4470F6F3" w14:textId="77777777">
            <w:pPr>
              <w:rPr>
                <w:color w:val="000000"/>
                <w:spacing w:val="-2"/>
                <w:sz w:val="18"/>
              </w:rPr>
            </w:pPr>
            <w:r w:rsidRPr="00CC0718">
              <w:rPr>
                <w:color w:val="000000"/>
                <w:spacing w:val="-2"/>
                <w:sz w:val="18"/>
              </w:rPr>
              <w:t>33</w:t>
            </w:r>
          </w:p>
        </w:tc>
        <w:tc>
          <w:tcPr>
            <w:tcW w:w="1362" w:type="dxa"/>
            <w:tcBorders>
              <w:bottom w:val="single" w:color="8FB6EA" w:sz="5" w:space="0"/>
            </w:tcBorders>
            <w:shd w:val="clear" w:color="auto" w:fill="FFFFFF" w:themeFill="background1"/>
            <w:tcMar/>
          </w:tcPr>
          <w:p w:rsidRPr="00CC0718" w:rsidR="00C71DC8" w:rsidP="00244814" w:rsidRDefault="00C71DC8" w14:paraId="3CBE9EAC" w14:textId="77777777">
            <w:pPr>
              <w:rPr>
                <w:color w:val="000000"/>
                <w:spacing w:val="-2"/>
                <w:sz w:val="18"/>
              </w:rPr>
            </w:pPr>
            <w:r w:rsidRPr="00CC0718">
              <w:rPr>
                <w:color w:val="000000"/>
                <w:spacing w:val="-2"/>
                <w:sz w:val="18"/>
              </w:rPr>
              <w:t>493</w:t>
            </w:r>
          </w:p>
        </w:tc>
        <w:tc>
          <w:tcPr>
            <w:tcW w:w="1690" w:type="dxa"/>
            <w:tcBorders>
              <w:bottom w:val="single" w:color="8FB6EA" w:sz="5" w:space="0"/>
            </w:tcBorders>
            <w:shd w:val="clear" w:color="auto" w:fill="FFFFFF" w:themeFill="background1"/>
            <w:tcMar/>
          </w:tcPr>
          <w:p w:rsidRPr="00CC0718" w:rsidR="00C71DC8" w:rsidP="00244814" w:rsidRDefault="00C71DC8" w14:paraId="77D9F084" w14:textId="77777777">
            <w:pPr>
              <w:rPr>
                <w:color w:val="000000"/>
                <w:spacing w:val="-2"/>
                <w:sz w:val="18"/>
              </w:rPr>
            </w:pPr>
            <w:r w:rsidRPr="00CC0718">
              <w:rPr>
                <w:color w:val="000000"/>
                <w:spacing w:val="-2"/>
                <w:sz w:val="18"/>
              </w:rPr>
              <w:t>33</w:t>
            </w:r>
          </w:p>
        </w:tc>
        <w:tc>
          <w:tcPr>
            <w:tcW w:w="1576" w:type="dxa"/>
            <w:tcBorders>
              <w:bottom w:val="single" w:color="8FB6EA" w:sz="5" w:space="0"/>
            </w:tcBorders>
            <w:shd w:val="clear" w:color="auto" w:fill="FFFFFF" w:themeFill="background1"/>
            <w:tcMar/>
          </w:tcPr>
          <w:p w:rsidRPr="00CC0718" w:rsidR="00C71DC8" w:rsidP="00244814" w:rsidRDefault="00C71DC8" w14:paraId="7EECF574" w14:textId="77777777">
            <w:pPr>
              <w:rPr>
                <w:color w:val="000000"/>
                <w:spacing w:val="-2"/>
                <w:sz w:val="18"/>
              </w:rPr>
            </w:pPr>
          </w:p>
        </w:tc>
      </w:tr>
      <w:tr w:rsidRPr="00CC0718" w:rsidR="00C71DC8" w:rsidTr="3A33D0EC" w14:paraId="533356D8" w14:textId="77777777">
        <w:trPr>
          <w:trHeight w:val="888" w:hRule="exact"/>
        </w:trPr>
        <w:tc>
          <w:tcPr>
            <w:tcW w:w="10717" w:type="dxa"/>
            <w:gridSpan w:val="8"/>
            <w:tcBorders>
              <w:top w:val="single" w:color="8FB6EA" w:sz="5" w:space="0"/>
            </w:tcBorders>
            <w:tcMar/>
          </w:tcPr>
          <w:p w:rsidRPr="00CC0718" w:rsidR="00C71DC8" w:rsidP="00244814" w:rsidRDefault="00C71DC8" w14:paraId="5D0CE829" w14:textId="77777777"/>
        </w:tc>
      </w:tr>
      <w:tr w:rsidRPr="00CC0718" w:rsidR="00C71DC8" w:rsidTr="3A33D0EC" w14:paraId="13B6D0FB" w14:textId="77777777">
        <w:trPr>
          <w:trHeight w:val="888" w:hRule="exact"/>
        </w:trPr>
        <w:tc>
          <w:tcPr>
            <w:tcW w:w="10717" w:type="dxa"/>
            <w:gridSpan w:val="8"/>
            <w:tcMar/>
          </w:tcPr>
          <w:p w:rsidRPr="00CC0718" w:rsidR="00C71DC8" w:rsidP="00244814" w:rsidRDefault="00C71DC8" w14:paraId="73977029" w14:textId="77777777"/>
        </w:tc>
      </w:tr>
      <w:tr w:rsidRPr="00CC0718" w:rsidR="00C71DC8" w:rsidTr="3A33D0EC" w14:paraId="2970B1F0" w14:textId="77777777">
        <w:trPr>
          <w:trHeight w:val="459" w:hRule="exact"/>
        </w:trPr>
        <w:tc>
          <w:tcPr>
            <w:tcW w:w="5359" w:type="dxa"/>
            <w:gridSpan w:val="4"/>
            <w:shd w:val="clear" w:color="auto" w:fill="FFFFFF" w:themeFill="background1"/>
            <w:tcMar/>
          </w:tcPr>
          <w:p w:rsidRPr="00CC0718" w:rsidR="00C71DC8" w:rsidP="00244814" w:rsidRDefault="00C71DC8" w14:paraId="677BD8DD" w14:textId="77777777">
            <w:pPr>
              <w:jc w:val="right"/>
              <w:rPr>
                <w:color w:val="000066"/>
                <w:spacing w:val="-2"/>
                <w:sz w:val="16"/>
              </w:rPr>
            </w:pPr>
            <w:r w:rsidRPr="00CC0718">
              <w:rPr>
                <w:color w:val="000066"/>
                <w:spacing w:val="-2"/>
                <w:sz w:val="16"/>
              </w:rPr>
              <w:t>Formatted Reports\\Code Summary Formatted Report</w:t>
            </w:r>
          </w:p>
        </w:tc>
        <w:tc>
          <w:tcPr>
            <w:tcW w:w="5358" w:type="dxa"/>
            <w:gridSpan w:val="4"/>
            <w:shd w:val="clear" w:color="auto" w:fill="FFFFFF" w:themeFill="background1"/>
            <w:tcMar/>
          </w:tcPr>
          <w:p w:rsidRPr="00CC0718" w:rsidR="00C71DC8" w:rsidP="00244814" w:rsidRDefault="00C71DC8" w14:paraId="153B9285" w14:textId="77777777">
            <w:pPr>
              <w:jc w:val="right"/>
              <w:rPr>
                <w:color w:val="000066"/>
                <w:spacing w:val="-2"/>
                <w:sz w:val="16"/>
              </w:rPr>
            </w:pPr>
            <w:r w:rsidRPr="00CC0718">
              <w:rPr>
                <w:color w:val="000066"/>
                <w:spacing w:val="-2"/>
                <w:sz w:val="16"/>
              </w:rPr>
              <w:t>Page 8 of 104</w:t>
            </w:r>
          </w:p>
        </w:tc>
      </w:tr>
      <w:tr w:rsidRPr="00CC0718" w:rsidR="00C71DC8" w:rsidTr="3A33D0EC" w14:paraId="0423394D" w14:textId="77777777">
        <w:trPr>
          <w:trHeight w:val="444" w:hRule="exact"/>
        </w:trPr>
        <w:tc>
          <w:tcPr>
            <w:tcW w:w="10717" w:type="dxa"/>
            <w:gridSpan w:val="8"/>
            <w:shd w:val="clear" w:color="auto" w:fill="FFFFFF" w:themeFill="background1"/>
            <w:tcMar/>
            <w:vAlign w:val="center"/>
          </w:tcPr>
          <w:p w:rsidRPr="00CC0718" w:rsidR="00C71DC8" w:rsidP="00244814" w:rsidRDefault="00C71DC8" w14:paraId="636711D0" w14:textId="77777777">
            <w:pPr>
              <w:jc w:val="right"/>
              <w:rPr>
                <w:color w:val="000066"/>
                <w:spacing w:val="-2"/>
                <w:sz w:val="16"/>
              </w:rPr>
            </w:pPr>
            <w:r w:rsidRPr="00CC0718">
              <w:rPr>
                <w:color w:val="000066"/>
                <w:spacing w:val="-2"/>
                <w:sz w:val="16"/>
              </w:rPr>
              <w:t>11/13/2024 3:39 PM</w:t>
            </w:r>
          </w:p>
        </w:tc>
      </w:tr>
      <w:tr w:rsidRPr="00CC0718" w:rsidR="00C71DC8" w:rsidTr="3A33D0EC" w14:paraId="27C9A7AC" w14:textId="77777777">
        <w:trPr>
          <w:trHeight w:val="458" w:hRule="exact"/>
        </w:trPr>
        <w:tc>
          <w:tcPr>
            <w:tcW w:w="3381" w:type="dxa"/>
            <w:gridSpan w:val="2"/>
            <w:shd w:val="clear" w:color="auto" w:fill="8FB6EA"/>
            <w:tcMar/>
          </w:tcPr>
          <w:p w:rsidRPr="00CC0718" w:rsidR="00C71DC8" w:rsidP="00244814" w:rsidRDefault="00C71DC8" w14:paraId="5659DF31" w14:textId="77777777">
            <w:pPr>
              <w:rPr>
                <w:b/>
                <w:color w:val="000066"/>
                <w:spacing w:val="-2"/>
                <w:sz w:val="18"/>
              </w:rPr>
            </w:pPr>
            <w:r w:rsidRPr="00CC0718">
              <w:rPr>
                <w:b/>
                <w:color w:val="000066"/>
                <w:spacing w:val="-2"/>
                <w:sz w:val="18"/>
              </w:rPr>
              <w:t>File Type</w:t>
            </w:r>
          </w:p>
        </w:tc>
        <w:tc>
          <w:tcPr>
            <w:tcW w:w="1132" w:type="dxa"/>
            <w:shd w:val="clear" w:color="auto" w:fill="8FB6EA"/>
            <w:tcMar/>
          </w:tcPr>
          <w:p w:rsidRPr="00CC0718" w:rsidR="00C71DC8" w:rsidP="00244814" w:rsidRDefault="00C71DC8" w14:paraId="50D438AF" w14:textId="77777777">
            <w:pPr>
              <w:rPr>
                <w:b/>
                <w:color w:val="000066"/>
                <w:spacing w:val="-2"/>
                <w:sz w:val="18"/>
              </w:rPr>
            </w:pPr>
            <w:r w:rsidRPr="00CC0718">
              <w:rPr>
                <w:b/>
                <w:color w:val="000066"/>
                <w:spacing w:val="-2"/>
                <w:sz w:val="18"/>
              </w:rPr>
              <w:t>Number of Files</w:t>
            </w:r>
          </w:p>
        </w:tc>
        <w:tc>
          <w:tcPr>
            <w:tcW w:w="1576" w:type="dxa"/>
            <w:gridSpan w:val="2"/>
            <w:shd w:val="clear" w:color="auto" w:fill="8FB6EA"/>
            <w:tcMar/>
          </w:tcPr>
          <w:p w:rsidRPr="00CC0718" w:rsidR="00C71DC8" w:rsidP="00244814" w:rsidRDefault="00C71DC8" w14:paraId="788F8243" w14:textId="77777777">
            <w:pPr>
              <w:rPr>
                <w:b/>
                <w:color w:val="000066"/>
                <w:spacing w:val="-2"/>
                <w:sz w:val="18"/>
              </w:rPr>
            </w:pPr>
            <w:r w:rsidRPr="00CC0718">
              <w:rPr>
                <w:b/>
                <w:color w:val="000066"/>
                <w:spacing w:val="-2"/>
                <w:sz w:val="18"/>
              </w:rPr>
              <w:t>Number of Coding References</w:t>
            </w:r>
          </w:p>
        </w:tc>
        <w:tc>
          <w:tcPr>
            <w:tcW w:w="1362" w:type="dxa"/>
            <w:shd w:val="clear" w:color="auto" w:fill="8FB6EA"/>
            <w:tcMar/>
          </w:tcPr>
          <w:p w:rsidRPr="00CC0718" w:rsidR="00C71DC8" w:rsidP="00244814" w:rsidRDefault="00C71DC8" w14:paraId="34854BBC" w14:textId="77777777">
            <w:pPr>
              <w:rPr>
                <w:b/>
                <w:color w:val="000066"/>
                <w:spacing w:val="-2"/>
                <w:sz w:val="18"/>
              </w:rPr>
            </w:pPr>
            <w:r w:rsidRPr="00CC0718">
              <w:rPr>
                <w:b/>
                <w:color w:val="000066"/>
                <w:spacing w:val="-2"/>
                <w:sz w:val="18"/>
              </w:rPr>
              <w:t>Number of Words Coded</w:t>
            </w:r>
          </w:p>
        </w:tc>
        <w:tc>
          <w:tcPr>
            <w:tcW w:w="1690" w:type="dxa"/>
            <w:shd w:val="clear" w:color="auto" w:fill="8FB6EA"/>
            <w:tcMar/>
          </w:tcPr>
          <w:p w:rsidRPr="00CC0718" w:rsidR="00C71DC8" w:rsidP="00244814" w:rsidRDefault="00C71DC8" w14:paraId="78B74DD3" w14:textId="77777777">
            <w:pPr>
              <w:rPr>
                <w:b/>
                <w:color w:val="000066"/>
                <w:spacing w:val="-2"/>
                <w:sz w:val="18"/>
              </w:rPr>
            </w:pPr>
            <w:r w:rsidRPr="00CC0718">
              <w:rPr>
                <w:b/>
                <w:color w:val="000066"/>
                <w:spacing w:val="-2"/>
                <w:sz w:val="18"/>
              </w:rPr>
              <w:t>Number of Paragraphs Coded</w:t>
            </w:r>
          </w:p>
        </w:tc>
        <w:tc>
          <w:tcPr>
            <w:tcW w:w="1576" w:type="dxa"/>
            <w:shd w:val="clear" w:color="auto" w:fill="8FB6EA"/>
            <w:tcMar/>
          </w:tcPr>
          <w:p w:rsidRPr="00CC0718" w:rsidR="00C71DC8" w:rsidP="00244814" w:rsidRDefault="00C71DC8" w14:paraId="2B319263" w14:textId="77777777">
            <w:pPr>
              <w:rPr>
                <w:b/>
                <w:color w:val="000066"/>
                <w:spacing w:val="-2"/>
                <w:sz w:val="18"/>
              </w:rPr>
            </w:pPr>
            <w:r w:rsidRPr="00CC0718">
              <w:rPr>
                <w:b/>
                <w:color w:val="000066"/>
                <w:spacing w:val="-2"/>
                <w:sz w:val="18"/>
              </w:rPr>
              <w:t>Duration Coded</w:t>
            </w:r>
          </w:p>
        </w:tc>
      </w:tr>
      <w:tr w:rsidRPr="00CC0718" w:rsidR="00C71DC8" w:rsidTr="3A33D0EC" w14:paraId="69866C13" w14:textId="77777777">
        <w:trPr>
          <w:trHeight w:val="344" w:hRule="exact"/>
        </w:trPr>
        <w:tc>
          <w:tcPr>
            <w:tcW w:w="10717" w:type="dxa"/>
            <w:gridSpan w:val="8"/>
            <w:shd w:val="clear" w:color="auto" w:fill="FFFFFF" w:themeFill="background1"/>
            <w:tcMar/>
          </w:tcPr>
          <w:p w:rsidRPr="00CC0718" w:rsidR="00C71DC8" w:rsidP="00244814" w:rsidRDefault="00C71DC8" w14:paraId="7E3244CD" w14:textId="77777777">
            <w:pPr>
              <w:rPr>
                <w:b/>
                <w:color w:val="5C83B4"/>
                <w:spacing w:val="-2"/>
                <w:sz w:val="24"/>
              </w:rPr>
            </w:pPr>
          </w:p>
        </w:tc>
      </w:tr>
      <w:tr w:rsidRPr="00CC0718" w:rsidR="00C71DC8" w:rsidTr="3A33D0EC" w14:paraId="6D2F6B3F" w14:textId="77777777">
        <w:trPr>
          <w:trHeight w:val="459" w:hRule="exact"/>
        </w:trPr>
        <w:tc>
          <w:tcPr>
            <w:tcW w:w="1805" w:type="dxa"/>
            <w:shd w:val="clear" w:color="auto" w:fill="FFFFFF" w:themeFill="background1"/>
            <w:tcMar/>
          </w:tcPr>
          <w:p w:rsidRPr="00CC0718" w:rsidR="00C71DC8" w:rsidP="00244814" w:rsidRDefault="00C71DC8" w14:paraId="64ECFBA1" w14:textId="77777777">
            <w:pPr>
              <w:rPr>
                <w:b/>
                <w:color w:val="5C83B4"/>
                <w:spacing w:val="-2"/>
                <w:sz w:val="24"/>
              </w:rPr>
            </w:pPr>
            <w:r w:rsidRPr="00CC0718">
              <w:rPr>
                <w:b/>
                <w:color w:val="5C83B4"/>
                <w:spacing w:val="-2"/>
                <w:sz w:val="24"/>
              </w:rPr>
              <w:t>Nickname:</w:t>
            </w:r>
          </w:p>
        </w:tc>
        <w:tc>
          <w:tcPr>
            <w:tcW w:w="8912" w:type="dxa"/>
            <w:gridSpan w:val="7"/>
            <w:vMerge w:val="restart"/>
            <w:shd w:val="clear" w:color="auto" w:fill="FFFFFF" w:themeFill="background1"/>
            <w:tcMar/>
          </w:tcPr>
          <w:p w:rsidRPr="00CC0718" w:rsidR="00C71DC8" w:rsidP="00244814" w:rsidRDefault="00C71DC8" w14:paraId="727E2A73" w14:textId="77777777">
            <w:pPr>
              <w:rPr>
                <w:b/>
                <w:color w:val="5C83B4"/>
                <w:spacing w:val="-2"/>
                <w:sz w:val="24"/>
              </w:rPr>
            </w:pPr>
            <w:r w:rsidRPr="00CC0718">
              <w:rPr>
                <w:b/>
                <w:color w:val="5C83B4"/>
                <w:spacing w:val="-2"/>
                <w:sz w:val="24"/>
              </w:rPr>
              <w:t>Codes\\AXIAL CODE\\Q11- Perception of having a marketing club\BETTER PUBLICITY</w:t>
            </w:r>
          </w:p>
        </w:tc>
      </w:tr>
      <w:tr w:rsidRPr="00CC0718" w:rsidR="00C71DC8" w:rsidTr="3A33D0EC" w14:paraId="622AC092" w14:textId="77777777">
        <w:trPr>
          <w:trHeight w:val="444" w:hRule="exact"/>
        </w:trPr>
        <w:tc>
          <w:tcPr>
            <w:tcW w:w="1805" w:type="dxa"/>
            <w:shd w:val="clear" w:color="auto" w:fill="FFFFFF" w:themeFill="background1"/>
            <w:tcMar/>
          </w:tcPr>
          <w:p w:rsidRPr="00CC0718" w:rsidR="00C71DC8" w:rsidP="00244814" w:rsidRDefault="00C71DC8" w14:paraId="4F323843" w14:textId="77777777">
            <w:pPr>
              <w:rPr>
                <w:b/>
                <w:color w:val="5C83B4"/>
                <w:spacing w:val="-2"/>
                <w:sz w:val="24"/>
              </w:rPr>
            </w:pPr>
            <w:r w:rsidRPr="00CC0718">
              <w:rPr>
                <w:b/>
                <w:color w:val="5C83B4"/>
                <w:spacing w:val="-2"/>
                <w:sz w:val="24"/>
              </w:rPr>
              <w:t>Classification:</w:t>
            </w:r>
          </w:p>
        </w:tc>
        <w:tc>
          <w:tcPr>
            <w:tcW w:w="8912" w:type="dxa"/>
            <w:gridSpan w:val="7"/>
            <w:vMerge/>
            <w:tcMar/>
          </w:tcPr>
          <w:p w:rsidRPr="00CC0718" w:rsidR="00C71DC8" w:rsidP="00244814" w:rsidRDefault="00C71DC8" w14:paraId="54A53D3A" w14:textId="77777777"/>
        </w:tc>
      </w:tr>
      <w:tr w:rsidRPr="00CC0718" w:rsidR="00C71DC8" w:rsidTr="3A33D0EC" w14:paraId="7FFCB96A" w14:textId="77777777">
        <w:trPr>
          <w:trHeight w:val="444" w:hRule="exact"/>
        </w:trPr>
        <w:tc>
          <w:tcPr>
            <w:tcW w:w="1805" w:type="dxa"/>
            <w:shd w:val="clear" w:color="auto" w:fill="FFFFFF" w:themeFill="background1"/>
            <w:tcMar/>
          </w:tcPr>
          <w:p w:rsidRPr="00CC0718" w:rsidR="00C71DC8" w:rsidP="00244814" w:rsidRDefault="00C71DC8" w14:paraId="1D2A8D76" w14:textId="77777777">
            <w:pPr>
              <w:rPr>
                <w:b/>
                <w:color w:val="5C83B4"/>
                <w:spacing w:val="-2"/>
                <w:sz w:val="24"/>
              </w:rPr>
            </w:pPr>
            <w:r w:rsidRPr="00CC0718">
              <w:rPr>
                <w:b/>
                <w:color w:val="5C83B4"/>
                <w:spacing w:val="-2"/>
                <w:sz w:val="24"/>
              </w:rPr>
              <w:t>Aggregated:</w:t>
            </w:r>
          </w:p>
        </w:tc>
        <w:tc>
          <w:tcPr>
            <w:tcW w:w="8912" w:type="dxa"/>
            <w:gridSpan w:val="7"/>
            <w:shd w:val="clear" w:color="auto" w:fill="FFFFFF" w:themeFill="background1"/>
            <w:tcMar/>
          </w:tcPr>
          <w:p w:rsidRPr="00CC0718" w:rsidR="00C71DC8" w:rsidP="00244814" w:rsidRDefault="00C71DC8" w14:paraId="0481BB57" w14:textId="77777777">
            <w:pPr>
              <w:rPr>
                <w:b/>
                <w:color w:val="5C83B4"/>
                <w:spacing w:val="-2"/>
                <w:sz w:val="24"/>
              </w:rPr>
            </w:pPr>
            <w:r w:rsidRPr="00CC0718">
              <w:rPr>
                <w:b/>
                <w:color w:val="5C83B4"/>
                <w:spacing w:val="-2"/>
                <w:sz w:val="24"/>
              </w:rPr>
              <w:t>Yes</w:t>
            </w:r>
          </w:p>
        </w:tc>
      </w:tr>
      <w:tr w:rsidRPr="00CC0718" w:rsidR="00C71DC8" w:rsidTr="3A33D0EC" w14:paraId="6B2B0270" w14:textId="77777777">
        <w:trPr>
          <w:trHeight w:val="344" w:hRule="exact"/>
        </w:trPr>
        <w:tc>
          <w:tcPr>
            <w:tcW w:w="3381" w:type="dxa"/>
            <w:gridSpan w:val="2"/>
            <w:tcBorders>
              <w:bottom w:val="single" w:color="8FB6EA" w:sz="5" w:space="0"/>
            </w:tcBorders>
            <w:shd w:val="clear" w:color="auto" w:fill="FFFFFF" w:themeFill="background1"/>
            <w:tcMar/>
          </w:tcPr>
          <w:p w:rsidRPr="00CC0718" w:rsidR="00C71DC8" w:rsidP="00244814" w:rsidRDefault="00C71DC8" w14:paraId="1D621C48" w14:textId="77777777">
            <w:pPr>
              <w:rPr>
                <w:color w:val="000000"/>
                <w:spacing w:val="-2"/>
                <w:sz w:val="18"/>
              </w:rPr>
            </w:pPr>
            <w:r w:rsidRPr="00CC0718">
              <w:rPr>
                <w:color w:val="000000"/>
                <w:spacing w:val="-2"/>
                <w:sz w:val="18"/>
              </w:rPr>
              <w:t>Document</w:t>
            </w:r>
          </w:p>
        </w:tc>
        <w:tc>
          <w:tcPr>
            <w:tcW w:w="1132" w:type="dxa"/>
            <w:tcBorders>
              <w:bottom w:val="single" w:color="8FB6EA" w:sz="5" w:space="0"/>
            </w:tcBorders>
            <w:shd w:val="clear" w:color="auto" w:fill="FFFFFF" w:themeFill="background1"/>
            <w:tcMar/>
          </w:tcPr>
          <w:p w:rsidRPr="00CC0718" w:rsidR="00C71DC8" w:rsidP="00244814" w:rsidRDefault="00C71DC8" w14:paraId="57E3CAE6" w14:textId="77777777">
            <w:pPr>
              <w:rPr>
                <w:color w:val="000000"/>
                <w:spacing w:val="-2"/>
                <w:sz w:val="18"/>
              </w:rPr>
            </w:pPr>
            <w:r w:rsidRPr="00CC0718">
              <w:rPr>
                <w:color w:val="000000"/>
                <w:spacing w:val="-2"/>
                <w:sz w:val="18"/>
              </w:rPr>
              <w:t>1</w:t>
            </w:r>
          </w:p>
        </w:tc>
        <w:tc>
          <w:tcPr>
            <w:tcW w:w="1576" w:type="dxa"/>
            <w:gridSpan w:val="2"/>
            <w:tcBorders>
              <w:bottom w:val="single" w:color="8FB6EA" w:sz="5" w:space="0"/>
            </w:tcBorders>
            <w:shd w:val="clear" w:color="auto" w:fill="FFFFFF" w:themeFill="background1"/>
            <w:tcMar/>
          </w:tcPr>
          <w:p w:rsidRPr="00CC0718" w:rsidR="00C71DC8" w:rsidP="00244814" w:rsidRDefault="00C71DC8" w14:paraId="58EBC41A" w14:textId="77777777">
            <w:pPr>
              <w:rPr>
                <w:color w:val="000000"/>
                <w:spacing w:val="-2"/>
                <w:sz w:val="18"/>
              </w:rPr>
            </w:pPr>
            <w:r w:rsidRPr="00CC0718">
              <w:rPr>
                <w:color w:val="000000"/>
                <w:spacing w:val="-2"/>
                <w:sz w:val="18"/>
              </w:rPr>
              <w:t>2</w:t>
            </w:r>
          </w:p>
        </w:tc>
        <w:tc>
          <w:tcPr>
            <w:tcW w:w="1362" w:type="dxa"/>
            <w:tcBorders>
              <w:bottom w:val="single" w:color="8FB6EA" w:sz="5" w:space="0"/>
            </w:tcBorders>
            <w:shd w:val="clear" w:color="auto" w:fill="FFFFFF" w:themeFill="background1"/>
            <w:tcMar/>
          </w:tcPr>
          <w:p w:rsidRPr="00CC0718" w:rsidR="00C71DC8" w:rsidP="00244814" w:rsidRDefault="00C71DC8" w14:paraId="67CEFE85" w14:textId="77777777">
            <w:pPr>
              <w:rPr>
                <w:color w:val="000000"/>
                <w:spacing w:val="-2"/>
                <w:sz w:val="18"/>
              </w:rPr>
            </w:pPr>
            <w:r w:rsidRPr="00CC0718">
              <w:rPr>
                <w:color w:val="000000"/>
                <w:spacing w:val="-2"/>
                <w:sz w:val="18"/>
              </w:rPr>
              <w:t>47</w:t>
            </w:r>
          </w:p>
        </w:tc>
        <w:tc>
          <w:tcPr>
            <w:tcW w:w="1690" w:type="dxa"/>
            <w:tcBorders>
              <w:bottom w:val="single" w:color="8FB6EA" w:sz="5" w:space="0"/>
            </w:tcBorders>
            <w:shd w:val="clear" w:color="auto" w:fill="FFFFFF" w:themeFill="background1"/>
            <w:tcMar/>
          </w:tcPr>
          <w:p w:rsidRPr="00CC0718" w:rsidR="00C71DC8" w:rsidP="00244814" w:rsidRDefault="00C71DC8" w14:paraId="0B0735CC" w14:textId="77777777">
            <w:pPr>
              <w:rPr>
                <w:color w:val="000000"/>
                <w:spacing w:val="-2"/>
                <w:sz w:val="18"/>
              </w:rPr>
            </w:pPr>
            <w:r w:rsidRPr="00CC0718">
              <w:rPr>
                <w:color w:val="000000"/>
                <w:spacing w:val="-2"/>
                <w:sz w:val="18"/>
              </w:rPr>
              <w:t>2</w:t>
            </w:r>
          </w:p>
        </w:tc>
        <w:tc>
          <w:tcPr>
            <w:tcW w:w="1576" w:type="dxa"/>
            <w:tcBorders>
              <w:bottom w:val="single" w:color="8FB6EA" w:sz="5" w:space="0"/>
            </w:tcBorders>
            <w:shd w:val="clear" w:color="auto" w:fill="FFFFFF" w:themeFill="background1"/>
            <w:tcMar/>
          </w:tcPr>
          <w:p w:rsidRPr="00CC0718" w:rsidR="00C71DC8" w:rsidP="00244814" w:rsidRDefault="00C71DC8" w14:paraId="2EA781CB" w14:textId="77777777">
            <w:pPr>
              <w:rPr>
                <w:color w:val="000000"/>
                <w:spacing w:val="-2"/>
                <w:sz w:val="18"/>
              </w:rPr>
            </w:pPr>
          </w:p>
        </w:tc>
      </w:tr>
      <w:tr w:rsidRPr="00CC0718" w:rsidR="00C71DC8" w:rsidTr="3A33D0EC" w14:paraId="4325FFA1" w14:textId="77777777">
        <w:trPr>
          <w:trHeight w:val="459" w:hRule="exact"/>
        </w:trPr>
        <w:tc>
          <w:tcPr>
            <w:tcW w:w="10717" w:type="dxa"/>
            <w:gridSpan w:val="8"/>
            <w:tcBorders>
              <w:top w:val="single" w:color="8FB6EA" w:sz="5" w:space="0"/>
            </w:tcBorders>
            <w:tcMar/>
          </w:tcPr>
          <w:p w:rsidRPr="00CC0718" w:rsidR="00C71DC8" w:rsidP="00244814" w:rsidRDefault="00C71DC8" w14:paraId="6C097DA4" w14:textId="77777777"/>
        </w:tc>
      </w:tr>
      <w:tr w:rsidRPr="00CC0718" w:rsidR="00C71DC8" w:rsidTr="3A33D0EC" w14:paraId="79F6459E" w14:textId="77777777">
        <w:trPr>
          <w:trHeight w:val="601" w:hRule="exact"/>
        </w:trPr>
        <w:tc>
          <w:tcPr>
            <w:tcW w:w="10717" w:type="dxa"/>
            <w:gridSpan w:val="8"/>
            <w:shd w:val="clear" w:color="auto" w:fill="FFFFFF" w:themeFill="background1"/>
            <w:tcMar/>
          </w:tcPr>
          <w:p w:rsidRPr="00CC0718" w:rsidR="00C71DC8" w:rsidP="00244814" w:rsidRDefault="00C71DC8" w14:paraId="23CC917E" w14:textId="77777777">
            <w:pPr>
              <w:rPr>
                <w:b/>
                <w:color w:val="5C83B4"/>
                <w:spacing w:val="-2"/>
                <w:sz w:val="24"/>
              </w:rPr>
            </w:pPr>
          </w:p>
        </w:tc>
      </w:tr>
      <w:tr w:rsidRPr="00CC0718" w:rsidR="00C71DC8" w:rsidTr="3A33D0EC" w14:paraId="4AEB7FEB" w14:textId="77777777">
        <w:trPr>
          <w:trHeight w:val="444" w:hRule="exact"/>
        </w:trPr>
        <w:tc>
          <w:tcPr>
            <w:tcW w:w="1805" w:type="dxa"/>
            <w:shd w:val="clear" w:color="auto" w:fill="FFFFFF" w:themeFill="background1"/>
            <w:tcMar/>
          </w:tcPr>
          <w:p w:rsidRPr="00CC0718" w:rsidR="00C71DC8" w:rsidP="00244814" w:rsidRDefault="00C71DC8" w14:paraId="77D9BD19" w14:textId="77777777">
            <w:pPr>
              <w:rPr>
                <w:b/>
                <w:color w:val="5C83B4"/>
                <w:spacing w:val="-2"/>
                <w:sz w:val="24"/>
              </w:rPr>
            </w:pPr>
            <w:r w:rsidRPr="00CC0718">
              <w:rPr>
                <w:b/>
                <w:color w:val="5C83B4"/>
                <w:spacing w:val="-2"/>
                <w:sz w:val="24"/>
              </w:rPr>
              <w:t>Nickname:</w:t>
            </w:r>
          </w:p>
        </w:tc>
        <w:tc>
          <w:tcPr>
            <w:tcW w:w="8912" w:type="dxa"/>
            <w:gridSpan w:val="7"/>
            <w:vMerge w:val="restart"/>
            <w:shd w:val="clear" w:color="auto" w:fill="FFFFFF" w:themeFill="background1"/>
            <w:tcMar/>
          </w:tcPr>
          <w:p w:rsidRPr="00CC0718" w:rsidR="00C71DC8" w:rsidP="3A33D0EC" w:rsidRDefault="00C71DC8" w14:paraId="77386E47" w14:textId="77777777">
            <w:pPr>
              <w:rPr>
                <w:b w:val="1"/>
                <w:bCs w:val="1"/>
                <w:color w:val="5C83B4"/>
                <w:spacing w:val="-2"/>
                <w:sz w:val="24"/>
                <w:szCs w:val="24"/>
                <w:lang w:val="en-US"/>
              </w:rPr>
            </w:pPr>
            <w:r w:rsidRPr="3A33D0EC" w:rsidR="00C71DC8">
              <w:rPr>
                <w:b w:val="1"/>
                <w:bCs w:val="1"/>
                <w:color w:val="5C83B4"/>
                <w:spacing w:val="-2"/>
                <w:sz w:val="24"/>
                <w:szCs w:val="24"/>
                <w:lang w:val="en-US"/>
              </w:rPr>
              <w:t>Codes\\AXIAL CODE\\Q11- Perception of having a marketing club\BETTER PUBLICITY\If marketing club can have all the reach possible, reaching out to you guys in terms of publishing our content, that would be great</w:t>
            </w:r>
          </w:p>
        </w:tc>
      </w:tr>
      <w:tr w:rsidRPr="00CC0718" w:rsidR="00C71DC8" w:rsidTr="3A33D0EC" w14:paraId="30CCD8E9" w14:textId="77777777">
        <w:trPr>
          <w:trHeight w:val="459" w:hRule="exact"/>
        </w:trPr>
        <w:tc>
          <w:tcPr>
            <w:tcW w:w="1805" w:type="dxa"/>
            <w:shd w:val="clear" w:color="auto" w:fill="FFFFFF" w:themeFill="background1"/>
            <w:tcMar/>
          </w:tcPr>
          <w:p w:rsidRPr="00CC0718" w:rsidR="00C71DC8" w:rsidP="00244814" w:rsidRDefault="00C71DC8" w14:paraId="47974A64" w14:textId="77777777">
            <w:pPr>
              <w:rPr>
                <w:b/>
                <w:color w:val="5C83B4"/>
                <w:spacing w:val="-2"/>
                <w:sz w:val="24"/>
              </w:rPr>
            </w:pPr>
            <w:r w:rsidRPr="00CC0718">
              <w:rPr>
                <w:b/>
                <w:color w:val="5C83B4"/>
                <w:spacing w:val="-2"/>
                <w:sz w:val="24"/>
              </w:rPr>
              <w:t>Classification:</w:t>
            </w:r>
          </w:p>
        </w:tc>
        <w:tc>
          <w:tcPr>
            <w:tcW w:w="8912" w:type="dxa"/>
            <w:gridSpan w:val="7"/>
            <w:vMerge/>
            <w:tcMar/>
          </w:tcPr>
          <w:p w:rsidRPr="00CC0718" w:rsidR="00C71DC8" w:rsidP="00244814" w:rsidRDefault="00C71DC8" w14:paraId="120DA703" w14:textId="77777777"/>
        </w:tc>
      </w:tr>
      <w:tr w:rsidRPr="00CC0718" w:rsidR="00C71DC8" w:rsidTr="3A33D0EC" w14:paraId="17A04F4E" w14:textId="77777777">
        <w:trPr>
          <w:trHeight w:val="444" w:hRule="exact"/>
        </w:trPr>
        <w:tc>
          <w:tcPr>
            <w:tcW w:w="1805" w:type="dxa"/>
            <w:shd w:val="clear" w:color="auto" w:fill="FFFFFF" w:themeFill="background1"/>
            <w:tcMar/>
          </w:tcPr>
          <w:p w:rsidRPr="00CC0718" w:rsidR="00C71DC8" w:rsidP="00244814" w:rsidRDefault="00C71DC8" w14:paraId="3DAA2CAD" w14:textId="77777777">
            <w:pPr>
              <w:rPr>
                <w:b/>
                <w:color w:val="5C83B4"/>
                <w:spacing w:val="-2"/>
                <w:sz w:val="24"/>
              </w:rPr>
            </w:pPr>
            <w:r w:rsidRPr="00CC0718">
              <w:rPr>
                <w:b/>
                <w:color w:val="5C83B4"/>
                <w:spacing w:val="-2"/>
                <w:sz w:val="24"/>
              </w:rPr>
              <w:t>Aggregated:</w:t>
            </w:r>
          </w:p>
        </w:tc>
        <w:tc>
          <w:tcPr>
            <w:tcW w:w="8912" w:type="dxa"/>
            <w:gridSpan w:val="7"/>
            <w:shd w:val="clear" w:color="auto" w:fill="FFFFFF" w:themeFill="background1"/>
            <w:tcMar/>
          </w:tcPr>
          <w:p w:rsidRPr="00CC0718" w:rsidR="00C71DC8" w:rsidP="00244814" w:rsidRDefault="00C71DC8" w14:paraId="4480AE02" w14:textId="77777777">
            <w:pPr>
              <w:rPr>
                <w:b/>
                <w:color w:val="5C83B4"/>
                <w:spacing w:val="-2"/>
                <w:sz w:val="24"/>
              </w:rPr>
            </w:pPr>
            <w:r w:rsidRPr="00CC0718">
              <w:rPr>
                <w:b/>
                <w:color w:val="5C83B4"/>
                <w:spacing w:val="-2"/>
                <w:sz w:val="24"/>
              </w:rPr>
              <w:t>No</w:t>
            </w:r>
          </w:p>
        </w:tc>
      </w:tr>
      <w:tr w:rsidRPr="00CC0718" w:rsidR="00C71DC8" w:rsidTr="3A33D0EC" w14:paraId="659E451D" w14:textId="77777777">
        <w:trPr>
          <w:trHeight w:val="344" w:hRule="exact"/>
        </w:trPr>
        <w:tc>
          <w:tcPr>
            <w:tcW w:w="3381" w:type="dxa"/>
            <w:gridSpan w:val="2"/>
            <w:tcBorders>
              <w:bottom w:val="single" w:color="8FB6EA" w:sz="5" w:space="0"/>
            </w:tcBorders>
            <w:shd w:val="clear" w:color="auto" w:fill="FFFFFF" w:themeFill="background1"/>
            <w:tcMar/>
          </w:tcPr>
          <w:p w:rsidRPr="00CC0718" w:rsidR="00C71DC8" w:rsidP="00244814" w:rsidRDefault="00C71DC8" w14:paraId="7C0F2F3C" w14:textId="77777777">
            <w:pPr>
              <w:rPr>
                <w:color w:val="000000"/>
                <w:spacing w:val="-2"/>
                <w:sz w:val="18"/>
              </w:rPr>
            </w:pPr>
            <w:r w:rsidRPr="00CC0718">
              <w:rPr>
                <w:color w:val="000000"/>
                <w:spacing w:val="-2"/>
                <w:sz w:val="18"/>
              </w:rPr>
              <w:t>Document</w:t>
            </w:r>
          </w:p>
        </w:tc>
        <w:tc>
          <w:tcPr>
            <w:tcW w:w="1132" w:type="dxa"/>
            <w:tcBorders>
              <w:bottom w:val="single" w:color="8FB6EA" w:sz="5" w:space="0"/>
            </w:tcBorders>
            <w:shd w:val="clear" w:color="auto" w:fill="FFFFFF" w:themeFill="background1"/>
            <w:tcMar/>
          </w:tcPr>
          <w:p w:rsidRPr="00CC0718" w:rsidR="00C71DC8" w:rsidP="00244814" w:rsidRDefault="00C71DC8" w14:paraId="6D941112" w14:textId="77777777">
            <w:pPr>
              <w:rPr>
                <w:color w:val="000000"/>
                <w:spacing w:val="-2"/>
                <w:sz w:val="18"/>
              </w:rPr>
            </w:pPr>
            <w:r w:rsidRPr="00CC0718">
              <w:rPr>
                <w:color w:val="000000"/>
                <w:spacing w:val="-2"/>
                <w:sz w:val="18"/>
              </w:rPr>
              <w:t>1</w:t>
            </w:r>
          </w:p>
        </w:tc>
        <w:tc>
          <w:tcPr>
            <w:tcW w:w="1576" w:type="dxa"/>
            <w:gridSpan w:val="2"/>
            <w:tcBorders>
              <w:bottom w:val="single" w:color="8FB6EA" w:sz="5" w:space="0"/>
            </w:tcBorders>
            <w:shd w:val="clear" w:color="auto" w:fill="FFFFFF" w:themeFill="background1"/>
            <w:tcMar/>
          </w:tcPr>
          <w:p w:rsidRPr="00CC0718" w:rsidR="00C71DC8" w:rsidP="00244814" w:rsidRDefault="00C71DC8" w14:paraId="645FDE8A" w14:textId="77777777">
            <w:pPr>
              <w:rPr>
                <w:color w:val="000000"/>
                <w:spacing w:val="-2"/>
                <w:sz w:val="18"/>
              </w:rPr>
            </w:pPr>
            <w:r w:rsidRPr="00CC0718">
              <w:rPr>
                <w:color w:val="000000"/>
                <w:spacing w:val="-2"/>
                <w:sz w:val="18"/>
              </w:rPr>
              <w:t>1</w:t>
            </w:r>
          </w:p>
        </w:tc>
        <w:tc>
          <w:tcPr>
            <w:tcW w:w="1362" w:type="dxa"/>
            <w:tcBorders>
              <w:bottom w:val="single" w:color="8FB6EA" w:sz="5" w:space="0"/>
            </w:tcBorders>
            <w:shd w:val="clear" w:color="auto" w:fill="FFFFFF" w:themeFill="background1"/>
            <w:tcMar/>
          </w:tcPr>
          <w:p w:rsidRPr="00CC0718" w:rsidR="00C71DC8" w:rsidP="00244814" w:rsidRDefault="00C71DC8" w14:paraId="4CE94FD7" w14:textId="77777777">
            <w:pPr>
              <w:rPr>
                <w:color w:val="000000"/>
                <w:spacing w:val="-2"/>
                <w:sz w:val="18"/>
              </w:rPr>
            </w:pPr>
            <w:r w:rsidRPr="00CC0718">
              <w:rPr>
                <w:color w:val="000000"/>
                <w:spacing w:val="-2"/>
                <w:sz w:val="18"/>
              </w:rPr>
              <w:t>24</w:t>
            </w:r>
          </w:p>
        </w:tc>
        <w:tc>
          <w:tcPr>
            <w:tcW w:w="1690" w:type="dxa"/>
            <w:tcBorders>
              <w:bottom w:val="single" w:color="8FB6EA" w:sz="5" w:space="0"/>
            </w:tcBorders>
            <w:shd w:val="clear" w:color="auto" w:fill="FFFFFF" w:themeFill="background1"/>
            <w:tcMar/>
          </w:tcPr>
          <w:p w:rsidRPr="00CC0718" w:rsidR="00C71DC8" w:rsidP="00244814" w:rsidRDefault="00C71DC8" w14:paraId="2DA8C0AD" w14:textId="77777777">
            <w:pPr>
              <w:rPr>
                <w:color w:val="000000"/>
                <w:spacing w:val="-2"/>
                <w:sz w:val="18"/>
              </w:rPr>
            </w:pPr>
            <w:r w:rsidRPr="00CC0718">
              <w:rPr>
                <w:color w:val="000000"/>
                <w:spacing w:val="-2"/>
                <w:sz w:val="18"/>
              </w:rPr>
              <w:t>1</w:t>
            </w:r>
          </w:p>
        </w:tc>
        <w:tc>
          <w:tcPr>
            <w:tcW w:w="1576" w:type="dxa"/>
            <w:tcBorders>
              <w:bottom w:val="single" w:color="8FB6EA" w:sz="5" w:space="0"/>
            </w:tcBorders>
            <w:shd w:val="clear" w:color="auto" w:fill="FFFFFF" w:themeFill="background1"/>
            <w:tcMar/>
          </w:tcPr>
          <w:p w:rsidRPr="00CC0718" w:rsidR="00C71DC8" w:rsidP="00244814" w:rsidRDefault="00C71DC8" w14:paraId="3DF470F5" w14:textId="77777777">
            <w:pPr>
              <w:rPr>
                <w:color w:val="000000"/>
                <w:spacing w:val="-2"/>
                <w:sz w:val="18"/>
              </w:rPr>
            </w:pPr>
          </w:p>
        </w:tc>
      </w:tr>
      <w:tr w:rsidRPr="00CC0718" w:rsidR="00C71DC8" w:rsidTr="3A33D0EC" w14:paraId="1BCA823D" w14:textId="77777777">
        <w:trPr>
          <w:trHeight w:val="444" w:hRule="exact"/>
        </w:trPr>
        <w:tc>
          <w:tcPr>
            <w:tcW w:w="10717" w:type="dxa"/>
            <w:gridSpan w:val="8"/>
            <w:tcBorders>
              <w:top w:val="single" w:color="8FB6EA" w:sz="5" w:space="0"/>
            </w:tcBorders>
            <w:tcMar/>
          </w:tcPr>
          <w:p w:rsidRPr="00CC0718" w:rsidR="00C71DC8" w:rsidP="00244814" w:rsidRDefault="00C71DC8" w14:paraId="03CE48C6" w14:textId="77777777"/>
        </w:tc>
      </w:tr>
      <w:tr w:rsidRPr="00CC0718" w:rsidR="00C71DC8" w:rsidTr="3A33D0EC" w14:paraId="036E1B14" w14:textId="77777777">
        <w:trPr>
          <w:trHeight w:val="602" w:hRule="exact"/>
        </w:trPr>
        <w:tc>
          <w:tcPr>
            <w:tcW w:w="10717" w:type="dxa"/>
            <w:gridSpan w:val="8"/>
            <w:shd w:val="clear" w:color="auto" w:fill="FFFFFF" w:themeFill="background1"/>
            <w:tcMar/>
          </w:tcPr>
          <w:p w:rsidRPr="00CC0718" w:rsidR="00C71DC8" w:rsidP="00244814" w:rsidRDefault="00C71DC8" w14:paraId="42F31B60" w14:textId="77777777">
            <w:pPr>
              <w:rPr>
                <w:b/>
                <w:color w:val="5C83B4"/>
                <w:spacing w:val="-2"/>
                <w:sz w:val="24"/>
              </w:rPr>
            </w:pPr>
          </w:p>
        </w:tc>
      </w:tr>
      <w:tr w:rsidRPr="00CC0718" w:rsidR="00C71DC8" w:rsidTr="3A33D0EC" w14:paraId="406BA7BE" w14:textId="77777777">
        <w:trPr>
          <w:trHeight w:val="458" w:hRule="exact"/>
        </w:trPr>
        <w:tc>
          <w:tcPr>
            <w:tcW w:w="1805" w:type="dxa"/>
            <w:shd w:val="clear" w:color="auto" w:fill="FFFFFF" w:themeFill="background1"/>
            <w:tcMar/>
          </w:tcPr>
          <w:p w:rsidRPr="00CC0718" w:rsidR="00C71DC8" w:rsidP="00244814" w:rsidRDefault="00C71DC8" w14:paraId="321182A4" w14:textId="77777777">
            <w:pPr>
              <w:rPr>
                <w:b/>
                <w:color w:val="5C83B4"/>
                <w:spacing w:val="-2"/>
                <w:sz w:val="24"/>
              </w:rPr>
            </w:pPr>
            <w:r w:rsidRPr="00CC0718">
              <w:rPr>
                <w:b/>
                <w:color w:val="5C83B4"/>
                <w:spacing w:val="-2"/>
                <w:sz w:val="24"/>
              </w:rPr>
              <w:t>Nickname:</w:t>
            </w:r>
          </w:p>
        </w:tc>
        <w:tc>
          <w:tcPr>
            <w:tcW w:w="8912" w:type="dxa"/>
            <w:gridSpan w:val="7"/>
            <w:vMerge w:val="restart"/>
            <w:shd w:val="clear" w:color="auto" w:fill="FFFFFF" w:themeFill="background1"/>
            <w:tcMar/>
          </w:tcPr>
          <w:p w:rsidRPr="00CC0718" w:rsidR="00C71DC8" w:rsidP="00244814" w:rsidRDefault="00C71DC8" w14:paraId="64CDA624" w14:textId="77777777">
            <w:pPr>
              <w:rPr>
                <w:b/>
                <w:color w:val="5C83B4"/>
                <w:spacing w:val="-2"/>
                <w:sz w:val="24"/>
              </w:rPr>
            </w:pPr>
            <w:r w:rsidRPr="00CC0718">
              <w:rPr>
                <w:b/>
                <w:color w:val="5C83B4"/>
                <w:spacing w:val="-2"/>
                <w:sz w:val="24"/>
              </w:rPr>
              <w:t>Codes\\AXIAL CODE\\Q11- Perception of having a marketing club\BETTER PUBLICITY\the ultimate reach if marketing club could correct the code of you know having the engagement of all the students in WPI okay</w:t>
            </w:r>
          </w:p>
        </w:tc>
      </w:tr>
      <w:tr w:rsidRPr="00CC0718" w:rsidR="00C71DC8" w:rsidTr="3A33D0EC" w14:paraId="64C7BCDA" w14:textId="77777777">
        <w:trPr>
          <w:trHeight w:val="445" w:hRule="exact"/>
        </w:trPr>
        <w:tc>
          <w:tcPr>
            <w:tcW w:w="1805" w:type="dxa"/>
            <w:shd w:val="clear" w:color="auto" w:fill="FFFFFF" w:themeFill="background1"/>
            <w:tcMar/>
          </w:tcPr>
          <w:p w:rsidRPr="00CC0718" w:rsidR="00C71DC8" w:rsidP="00244814" w:rsidRDefault="00C71DC8" w14:paraId="7D0EF6BE" w14:textId="77777777">
            <w:pPr>
              <w:rPr>
                <w:b/>
                <w:color w:val="5C83B4"/>
                <w:spacing w:val="-2"/>
                <w:sz w:val="24"/>
              </w:rPr>
            </w:pPr>
            <w:r w:rsidRPr="00CC0718">
              <w:rPr>
                <w:b/>
                <w:color w:val="5C83B4"/>
                <w:spacing w:val="-2"/>
                <w:sz w:val="24"/>
              </w:rPr>
              <w:t>Classification:</w:t>
            </w:r>
          </w:p>
        </w:tc>
        <w:tc>
          <w:tcPr>
            <w:tcW w:w="8912" w:type="dxa"/>
            <w:gridSpan w:val="7"/>
            <w:vMerge/>
            <w:tcMar/>
          </w:tcPr>
          <w:p w:rsidRPr="00CC0718" w:rsidR="00C71DC8" w:rsidP="00244814" w:rsidRDefault="00C71DC8" w14:paraId="421CC53E" w14:textId="77777777"/>
        </w:tc>
      </w:tr>
      <w:tr w:rsidRPr="00CC0718" w:rsidR="00C71DC8" w:rsidTr="3A33D0EC" w14:paraId="753AC2B1" w14:textId="77777777">
        <w:trPr>
          <w:trHeight w:val="458" w:hRule="exact"/>
        </w:trPr>
        <w:tc>
          <w:tcPr>
            <w:tcW w:w="1805" w:type="dxa"/>
            <w:shd w:val="clear" w:color="auto" w:fill="FFFFFF" w:themeFill="background1"/>
            <w:tcMar/>
          </w:tcPr>
          <w:p w:rsidRPr="00CC0718" w:rsidR="00C71DC8" w:rsidP="00244814" w:rsidRDefault="00C71DC8" w14:paraId="5DA4F586" w14:textId="77777777">
            <w:pPr>
              <w:rPr>
                <w:b/>
                <w:color w:val="5C83B4"/>
                <w:spacing w:val="-2"/>
                <w:sz w:val="24"/>
              </w:rPr>
            </w:pPr>
            <w:r w:rsidRPr="00CC0718">
              <w:rPr>
                <w:b/>
                <w:color w:val="5C83B4"/>
                <w:spacing w:val="-2"/>
                <w:sz w:val="24"/>
              </w:rPr>
              <w:lastRenderedPageBreak/>
              <w:t>Aggregated:</w:t>
            </w:r>
          </w:p>
        </w:tc>
        <w:tc>
          <w:tcPr>
            <w:tcW w:w="8912" w:type="dxa"/>
            <w:gridSpan w:val="7"/>
            <w:shd w:val="clear" w:color="auto" w:fill="FFFFFF" w:themeFill="background1"/>
            <w:tcMar/>
          </w:tcPr>
          <w:p w:rsidRPr="00CC0718" w:rsidR="00C71DC8" w:rsidP="00244814" w:rsidRDefault="00C71DC8" w14:paraId="1C6BF8F6" w14:textId="77777777">
            <w:pPr>
              <w:rPr>
                <w:b/>
                <w:color w:val="5C83B4"/>
                <w:spacing w:val="-2"/>
                <w:sz w:val="24"/>
              </w:rPr>
            </w:pPr>
            <w:r w:rsidRPr="00CC0718">
              <w:rPr>
                <w:b/>
                <w:color w:val="5C83B4"/>
                <w:spacing w:val="-2"/>
                <w:sz w:val="24"/>
              </w:rPr>
              <w:t>No</w:t>
            </w:r>
          </w:p>
        </w:tc>
      </w:tr>
      <w:tr w:rsidRPr="00CC0718" w:rsidR="00C71DC8" w:rsidTr="3A33D0EC" w14:paraId="0660FC81" w14:textId="77777777">
        <w:trPr>
          <w:trHeight w:val="344" w:hRule="exact"/>
        </w:trPr>
        <w:tc>
          <w:tcPr>
            <w:tcW w:w="3381" w:type="dxa"/>
            <w:gridSpan w:val="2"/>
            <w:tcBorders>
              <w:bottom w:val="single" w:color="8FB6EA" w:sz="5" w:space="0"/>
            </w:tcBorders>
            <w:shd w:val="clear" w:color="auto" w:fill="FFFFFF" w:themeFill="background1"/>
            <w:tcMar/>
          </w:tcPr>
          <w:p w:rsidRPr="00CC0718" w:rsidR="00C71DC8" w:rsidP="00244814" w:rsidRDefault="00C71DC8" w14:paraId="6A4BEB85" w14:textId="77777777">
            <w:pPr>
              <w:rPr>
                <w:color w:val="000000"/>
                <w:spacing w:val="-2"/>
                <w:sz w:val="18"/>
              </w:rPr>
            </w:pPr>
            <w:r w:rsidRPr="00CC0718">
              <w:rPr>
                <w:color w:val="000000"/>
                <w:spacing w:val="-2"/>
                <w:sz w:val="18"/>
              </w:rPr>
              <w:t>Document</w:t>
            </w:r>
          </w:p>
        </w:tc>
        <w:tc>
          <w:tcPr>
            <w:tcW w:w="1132" w:type="dxa"/>
            <w:tcBorders>
              <w:bottom w:val="single" w:color="8FB6EA" w:sz="5" w:space="0"/>
            </w:tcBorders>
            <w:shd w:val="clear" w:color="auto" w:fill="FFFFFF" w:themeFill="background1"/>
            <w:tcMar/>
          </w:tcPr>
          <w:p w:rsidRPr="00CC0718" w:rsidR="00C71DC8" w:rsidP="00244814" w:rsidRDefault="00C71DC8" w14:paraId="7D974AD1" w14:textId="77777777">
            <w:pPr>
              <w:rPr>
                <w:color w:val="000000"/>
                <w:spacing w:val="-2"/>
                <w:sz w:val="18"/>
              </w:rPr>
            </w:pPr>
            <w:r w:rsidRPr="00CC0718">
              <w:rPr>
                <w:color w:val="000000"/>
                <w:spacing w:val="-2"/>
                <w:sz w:val="18"/>
              </w:rPr>
              <w:t>1</w:t>
            </w:r>
          </w:p>
        </w:tc>
        <w:tc>
          <w:tcPr>
            <w:tcW w:w="1576" w:type="dxa"/>
            <w:gridSpan w:val="2"/>
            <w:tcBorders>
              <w:bottom w:val="single" w:color="8FB6EA" w:sz="5" w:space="0"/>
            </w:tcBorders>
            <w:shd w:val="clear" w:color="auto" w:fill="FFFFFF" w:themeFill="background1"/>
            <w:tcMar/>
          </w:tcPr>
          <w:p w:rsidRPr="00CC0718" w:rsidR="00C71DC8" w:rsidP="00244814" w:rsidRDefault="00C71DC8" w14:paraId="301E3DA5" w14:textId="77777777">
            <w:pPr>
              <w:rPr>
                <w:color w:val="000000"/>
                <w:spacing w:val="-2"/>
                <w:sz w:val="18"/>
              </w:rPr>
            </w:pPr>
            <w:r w:rsidRPr="00CC0718">
              <w:rPr>
                <w:color w:val="000000"/>
                <w:spacing w:val="-2"/>
                <w:sz w:val="18"/>
              </w:rPr>
              <w:t>1</w:t>
            </w:r>
          </w:p>
        </w:tc>
        <w:tc>
          <w:tcPr>
            <w:tcW w:w="1362" w:type="dxa"/>
            <w:tcBorders>
              <w:bottom w:val="single" w:color="8FB6EA" w:sz="5" w:space="0"/>
            </w:tcBorders>
            <w:shd w:val="clear" w:color="auto" w:fill="FFFFFF" w:themeFill="background1"/>
            <w:tcMar/>
          </w:tcPr>
          <w:p w:rsidRPr="00CC0718" w:rsidR="00C71DC8" w:rsidP="00244814" w:rsidRDefault="00C71DC8" w14:paraId="132FB73D" w14:textId="77777777">
            <w:pPr>
              <w:rPr>
                <w:color w:val="000000"/>
                <w:spacing w:val="-2"/>
                <w:sz w:val="18"/>
              </w:rPr>
            </w:pPr>
            <w:r w:rsidRPr="00CC0718">
              <w:rPr>
                <w:color w:val="000000"/>
                <w:spacing w:val="-2"/>
                <w:sz w:val="18"/>
              </w:rPr>
              <w:t>23</w:t>
            </w:r>
          </w:p>
        </w:tc>
        <w:tc>
          <w:tcPr>
            <w:tcW w:w="1690" w:type="dxa"/>
            <w:tcBorders>
              <w:bottom w:val="single" w:color="8FB6EA" w:sz="5" w:space="0"/>
            </w:tcBorders>
            <w:shd w:val="clear" w:color="auto" w:fill="FFFFFF" w:themeFill="background1"/>
            <w:tcMar/>
          </w:tcPr>
          <w:p w:rsidRPr="00CC0718" w:rsidR="00C71DC8" w:rsidP="00244814" w:rsidRDefault="00C71DC8" w14:paraId="28955FE6" w14:textId="77777777">
            <w:pPr>
              <w:rPr>
                <w:color w:val="000000"/>
                <w:spacing w:val="-2"/>
                <w:sz w:val="18"/>
              </w:rPr>
            </w:pPr>
            <w:r w:rsidRPr="00CC0718">
              <w:rPr>
                <w:color w:val="000000"/>
                <w:spacing w:val="-2"/>
                <w:sz w:val="18"/>
              </w:rPr>
              <w:t>1</w:t>
            </w:r>
          </w:p>
        </w:tc>
        <w:tc>
          <w:tcPr>
            <w:tcW w:w="1576" w:type="dxa"/>
            <w:tcBorders>
              <w:bottom w:val="single" w:color="8FB6EA" w:sz="5" w:space="0"/>
            </w:tcBorders>
            <w:shd w:val="clear" w:color="auto" w:fill="FFFFFF" w:themeFill="background1"/>
            <w:tcMar/>
          </w:tcPr>
          <w:p w:rsidRPr="00CC0718" w:rsidR="00C71DC8" w:rsidP="00244814" w:rsidRDefault="00C71DC8" w14:paraId="058CD200" w14:textId="77777777">
            <w:pPr>
              <w:rPr>
                <w:color w:val="000000"/>
                <w:spacing w:val="-2"/>
                <w:sz w:val="18"/>
              </w:rPr>
            </w:pPr>
          </w:p>
        </w:tc>
      </w:tr>
      <w:tr w:rsidRPr="00CC0718" w:rsidR="00C71DC8" w:rsidTr="3A33D0EC" w14:paraId="59914315" w14:textId="77777777">
        <w:trPr>
          <w:trHeight w:val="444" w:hRule="exact"/>
        </w:trPr>
        <w:tc>
          <w:tcPr>
            <w:tcW w:w="10717" w:type="dxa"/>
            <w:gridSpan w:val="8"/>
            <w:tcBorders>
              <w:top w:val="single" w:color="8FB6EA" w:sz="5" w:space="0"/>
            </w:tcBorders>
            <w:tcMar/>
          </w:tcPr>
          <w:p w:rsidRPr="00CC0718" w:rsidR="00C71DC8" w:rsidP="00244814" w:rsidRDefault="00C71DC8" w14:paraId="51C3A4AC" w14:textId="77777777"/>
        </w:tc>
      </w:tr>
      <w:tr w:rsidRPr="00CC0718" w:rsidR="00C71DC8" w:rsidTr="3A33D0EC" w14:paraId="61946580" w14:textId="77777777">
        <w:trPr>
          <w:trHeight w:val="602" w:hRule="exact"/>
        </w:trPr>
        <w:tc>
          <w:tcPr>
            <w:tcW w:w="10717" w:type="dxa"/>
            <w:gridSpan w:val="8"/>
            <w:shd w:val="clear" w:color="auto" w:fill="FFFFFF" w:themeFill="background1"/>
            <w:tcMar/>
          </w:tcPr>
          <w:p w:rsidRPr="00CC0718" w:rsidR="00C71DC8" w:rsidP="00244814" w:rsidRDefault="00C71DC8" w14:paraId="34C76C59" w14:textId="77777777">
            <w:pPr>
              <w:rPr>
                <w:b/>
                <w:color w:val="5C83B4"/>
                <w:spacing w:val="-2"/>
                <w:sz w:val="24"/>
              </w:rPr>
            </w:pPr>
          </w:p>
        </w:tc>
      </w:tr>
      <w:tr w:rsidRPr="00CC0718" w:rsidR="00C71DC8" w:rsidTr="3A33D0EC" w14:paraId="4551D66A" w14:textId="77777777">
        <w:trPr>
          <w:trHeight w:val="458" w:hRule="exact"/>
        </w:trPr>
        <w:tc>
          <w:tcPr>
            <w:tcW w:w="1805" w:type="dxa"/>
            <w:shd w:val="clear" w:color="auto" w:fill="FFFFFF" w:themeFill="background1"/>
            <w:tcMar/>
          </w:tcPr>
          <w:p w:rsidRPr="00CC0718" w:rsidR="00C71DC8" w:rsidP="00244814" w:rsidRDefault="00C71DC8" w14:paraId="1506D12B" w14:textId="77777777">
            <w:pPr>
              <w:rPr>
                <w:b/>
                <w:color w:val="5C83B4"/>
                <w:spacing w:val="-2"/>
                <w:sz w:val="24"/>
              </w:rPr>
            </w:pPr>
            <w:r w:rsidRPr="00CC0718">
              <w:rPr>
                <w:b/>
                <w:color w:val="5C83B4"/>
                <w:spacing w:val="-2"/>
                <w:sz w:val="24"/>
              </w:rPr>
              <w:t>Nickname:</w:t>
            </w:r>
          </w:p>
        </w:tc>
        <w:tc>
          <w:tcPr>
            <w:tcW w:w="8912" w:type="dxa"/>
            <w:gridSpan w:val="7"/>
            <w:vMerge w:val="restart"/>
            <w:shd w:val="clear" w:color="auto" w:fill="FFFFFF" w:themeFill="background1"/>
            <w:tcMar/>
          </w:tcPr>
          <w:p w:rsidRPr="00CC0718" w:rsidR="00C71DC8" w:rsidP="00244814" w:rsidRDefault="00C71DC8" w14:paraId="41932727" w14:textId="77777777">
            <w:pPr>
              <w:rPr>
                <w:b/>
                <w:color w:val="5C83B4"/>
                <w:spacing w:val="-2"/>
                <w:sz w:val="24"/>
              </w:rPr>
            </w:pPr>
            <w:r w:rsidRPr="00CC0718">
              <w:rPr>
                <w:b/>
                <w:color w:val="5C83B4"/>
                <w:spacing w:val="-2"/>
                <w:sz w:val="24"/>
              </w:rPr>
              <w:t>Codes\\AXIAL CODE\\Q11- Perception of having a marketing club\CENTRALIZED HUB FOR MARKETING RESOURCES</w:t>
            </w:r>
          </w:p>
        </w:tc>
      </w:tr>
      <w:tr w:rsidRPr="00CC0718" w:rsidR="00C71DC8" w:rsidTr="3A33D0EC" w14:paraId="43DA8ADF" w14:textId="77777777">
        <w:trPr>
          <w:trHeight w:val="445" w:hRule="exact"/>
        </w:trPr>
        <w:tc>
          <w:tcPr>
            <w:tcW w:w="1805" w:type="dxa"/>
            <w:shd w:val="clear" w:color="auto" w:fill="FFFFFF" w:themeFill="background1"/>
            <w:tcMar/>
          </w:tcPr>
          <w:p w:rsidRPr="00CC0718" w:rsidR="00C71DC8" w:rsidP="00244814" w:rsidRDefault="00C71DC8" w14:paraId="6F9B72C7" w14:textId="77777777">
            <w:pPr>
              <w:rPr>
                <w:b/>
                <w:color w:val="5C83B4"/>
                <w:spacing w:val="-2"/>
                <w:sz w:val="24"/>
              </w:rPr>
            </w:pPr>
            <w:r w:rsidRPr="00CC0718">
              <w:rPr>
                <w:b/>
                <w:color w:val="5C83B4"/>
                <w:spacing w:val="-2"/>
                <w:sz w:val="24"/>
              </w:rPr>
              <w:t>Classification:</w:t>
            </w:r>
          </w:p>
        </w:tc>
        <w:tc>
          <w:tcPr>
            <w:tcW w:w="8912" w:type="dxa"/>
            <w:gridSpan w:val="7"/>
            <w:vMerge/>
            <w:tcMar/>
          </w:tcPr>
          <w:p w:rsidRPr="00CC0718" w:rsidR="00C71DC8" w:rsidP="00244814" w:rsidRDefault="00C71DC8" w14:paraId="398F2711" w14:textId="77777777"/>
        </w:tc>
      </w:tr>
      <w:tr w:rsidRPr="00CC0718" w:rsidR="00C71DC8" w:rsidTr="3A33D0EC" w14:paraId="1297800E" w14:textId="77777777">
        <w:trPr>
          <w:trHeight w:val="458" w:hRule="exact"/>
        </w:trPr>
        <w:tc>
          <w:tcPr>
            <w:tcW w:w="1805" w:type="dxa"/>
            <w:shd w:val="clear" w:color="auto" w:fill="FFFFFF" w:themeFill="background1"/>
            <w:tcMar/>
          </w:tcPr>
          <w:p w:rsidRPr="00CC0718" w:rsidR="00C71DC8" w:rsidP="00244814" w:rsidRDefault="00C71DC8" w14:paraId="320E62BB" w14:textId="77777777">
            <w:pPr>
              <w:rPr>
                <w:b/>
                <w:color w:val="5C83B4"/>
                <w:spacing w:val="-2"/>
                <w:sz w:val="24"/>
              </w:rPr>
            </w:pPr>
            <w:r w:rsidRPr="00CC0718">
              <w:rPr>
                <w:b/>
                <w:color w:val="5C83B4"/>
                <w:spacing w:val="-2"/>
                <w:sz w:val="24"/>
              </w:rPr>
              <w:t>Aggregated:</w:t>
            </w:r>
          </w:p>
        </w:tc>
        <w:tc>
          <w:tcPr>
            <w:tcW w:w="8912" w:type="dxa"/>
            <w:gridSpan w:val="7"/>
            <w:shd w:val="clear" w:color="auto" w:fill="FFFFFF" w:themeFill="background1"/>
            <w:tcMar/>
          </w:tcPr>
          <w:p w:rsidRPr="00CC0718" w:rsidR="00C71DC8" w:rsidP="00244814" w:rsidRDefault="00C71DC8" w14:paraId="6CEE71FA" w14:textId="77777777">
            <w:pPr>
              <w:rPr>
                <w:b/>
                <w:color w:val="5C83B4"/>
                <w:spacing w:val="-2"/>
                <w:sz w:val="24"/>
              </w:rPr>
            </w:pPr>
            <w:r w:rsidRPr="00CC0718">
              <w:rPr>
                <w:b/>
                <w:color w:val="5C83B4"/>
                <w:spacing w:val="-2"/>
                <w:sz w:val="24"/>
              </w:rPr>
              <w:t>Yes</w:t>
            </w:r>
          </w:p>
        </w:tc>
      </w:tr>
      <w:tr w:rsidRPr="00CC0718" w:rsidR="00C71DC8" w:rsidTr="3A33D0EC" w14:paraId="10DFEED9" w14:textId="77777777">
        <w:trPr>
          <w:trHeight w:val="330" w:hRule="exact"/>
        </w:trPr>
        <w:tc>
          <w:tcPr>
            <w:tcW w:w="3381" w:type="dxa"/>
            <w:gridSpan w:val="2"/>
            <w:tcBorders>
              <w:bottom w:val="single" w:color="8FB6EA" w:sz="5" w:space="0"/>
            </w:tcBorders>
            <w:shd w:val="clear" w:color="auto" w:fill="FFFFFF" w:themeFill="background1"/>
            <w:tcMar/>
          </w:tcPr>
          <w:p w:rsidRPr="00CC0718" w:rsidR="00C71DC8" w:rsidP="00244814" w:rsidRDefault="00C71DC8" w14:paraId="591852B4" w14:textId="77777777">
            <w:pPr>
              <w:rPr>
                <w:color w:val="000000"/>
                <w:spacing w:val="-2"/>
                <w:sz w:val="18"/>
              </w:rPr>
            </w:pPr>
            <w:r w:rsidRPr="00CC0718">
              <w:rPr>
                <w:color w:val="000000"/>
                <w:spacing w:val="-2"/>
                <w:sz w:val="18"/>
              </w:rPr>
              <w:t>Document</w:t>
            </w:r>
          </w:p>
        </w:tc>
        <w:tc>
          <w:tcPr>
            <w:tcW w:w="1132" w:type="dxa"/>
            <w:tcBorders>
              <w:bottom w:val="single" w:color="8FB6EA" w:sz="5" w:space="0"/>
            </w:tcBorders>
            <w:shd w:val="clear" w:color="auto" w:fill="FFFFFF" w:themeFill="background1"/>
            <w:tcMar/>
          </w:tcPr>
          <w:p w:rsidRPr="00CC0718" w:rsidR="00C71DC8" w:rsidP="00244814" w:rsidRDefault="00C71DC8" w14:paraId="1529B762" w14:textId="77777777">
            <w:pPr>
              <w:rPr>
                <w:color w:val="000000"/>
                <w:spacing w:val="-2"/>
                <w:sz w:val="18"/>
              </w:rPr>
            </w:pPr>
            <w:r w:rsidRPr="00CC0718">
              <w:rPr>
                <w:color w:val="000000"/>
                <w:spacing w:val="-2"/>
                <w:sz w:val="18"/>
              </w:rPr>
              <w:t>5</w:t>
            </w:r>
          </w:p>
        </w:tc>
        <w:tc>
          <w:tcPr>
            <w:tcW w:w="1576" w:type="dxa"/>
            <w:gridSpan w:val="2"/>
            <w:tcBorders>
              <w:bottom w:val="single" w:color="8FB6EA" w:sz="5" w:space="0"/>
            </w:tcBorders>
            <w:shd w:val="clear" w:color="auto" w:fill="FFFFFF" w:themeFill="background1"/>
            <w:tcMar/>
          </w:tcPr>
          <w:p w:rsidRPr="00CC0718" w:rsidR="00C71DC8" w:rsidP="00244814" w:rsidRDefault="00C71DC8" w14:paraId="7C6CE4F8" w14:textId="77777777">
            <w:pPr>
              <w:rPr>
                <w:color w:val="000000"/>
                <w:spacing w:val="-2"/>
                <w:sz w:val="18"/>
              </w:rPr>
            </w:pPr>
            <w:r w:rsidRPr="00CC0718">
              <w:rPr>
                <w:color w:val="000000"/>
                <w:spacing w:val="-2"/>
                <w:sz w:val="18"/>
              </w:rPr>
              <w:t>8</w:t>
            </w:r>
          </w:p>
        </w:tc>
        <w:tc>
          <w:tcPr>
            <w:tcW w:w="1362" w:type="dxa"/>
            <w:tcBorders>
              <w:bottom w:val="single" w:color="8FB6EA" w:sz="5" w:space="0"/>
            </w:tcBorders>
            <w:shd w:val="clear" w:color="auto" w:fill="FFFFFF" w:themeFill="background1"/>
            <w:tcMar/>
          </w:tcPr>
          <w:p w:rsidRPr="00CC0718" w:rsidR="00C71DC8" w:rsidP="00244814" w:rsidRDefault="00C71DC8" w14:paraId="7898EB09" w14:textId="77777777">
            <w:pPr>
              <w:rPr>
                <w:color w:val="000000"/>
                <w:spacing w:val="-2"/>
                <w:sz w:val="18"/>
              </w:rPr>
            </w:pPr>
            <w:r w:rsidRPr="00CC0718">
              <w:rPr>
                <w:color w:val="000000"/>
                <w:spacing w:val="-2"/>
                <w:sz w:val="18"/>
              </w:rPr>
              <w:t>127</w:t>
            </w:r>
          </w:p>
        </w:tc>
        <w:tc>
          <w:tcPr>
            <w:tcW w:w="1690" w:type="dxa"/>
            <w:tcBorders>
              <w:bottom w:val="single" w:color="8FB6EA" w:sz="5" w:space="0"/>
            </w:tcBorders>
            <w:shd w:val="clear" w:color="auto" w:fill="FFFFFF" w:themeFill="background1"/>
            <w:tcMar/>
          </w:tcPr>
          <w:p w:rsidRPr="00CC0718" w:rsidR="00C71DC8" w:rsidP="00244814" w:rsidRDefault="00C71DC8" w14:paraId="1D7DBC85" w14:textId="77777777">
            <w:pPr>
              <w:rPr>
                <w:color w:val="000000"/>
                <w:spacing w:val="-2"/>
                <w:sz w:val="18"/>
              </w:rPr>
            </w:pPr>
            <w:r w:rsidRPr="00CC0718">
              <w:rPr>
                <w:color w:val="000000"/>
                <w:spacing w:val="-2"/>
                <w:sz w:val="18"/>
              </w:rPr>
              <w:t>8</w:t>
            </w:r>
          </w:p>
        </w:tc>
        <w:tc>
          <w:tcPr>
            <w:tcW w:w="1576" w:type="dxa"/>
            <w:tcBorders>
              <w:bottom w:val="single" w:color="8FB6EA" w:sz="5" w:space="0"/>
            </w:tcBorders>
            <w:shd w:val="clear" w:color="auto" w:fill="FFFFFF" w:themeFill="background1"/>
            <w:tcMar/>
          </w:tcPr>
          <w:p w:rsidRPr="00CC0718" w:rsidR="00C71DC8" w:rsidP="00244814" w:rsidRDefault="00C71DC8" w14:paraId="7BB604B8" w14:textId="77777777">
            <w:pPr>
              <w:rPr>
                <w:color w:val="000000"/>
                <w:spacing w:val="-2"/>
                <w:sz w:val="18"/>
              </w:rPr>
            </w:pPr>
          </w:p>
        </w:tc>
      </w:tr>
      <w:tr w:rsidRPr="00CC0718" w:rsidR="00C71DC8" w:rsidTr="3A33D0EC" w14:paraId="560A569C" w14:textId="77777777">
        <w:trPr>
          <w:trHeight w:val="458" w:hRule="exact"/>
        </w:trPr>
        <w:tc>
          <w:tcPr>
            <w:tcW w:w="10717" w:type="dxa"/>
            <w:gridSpan w:val="8"/>
            <w:tcBorders>
              <w:top w:val="single" w:color="8FB6EA" w:sz="5" w:space="0"/>
            </w:tcBorders>
            <w:tcMar/>
          </w:tcPr>
          <w:p w:rsidRPr="00CC0718" w:rsidR="00C71DC8" w:rsidP="00244814" w:rsidRDefault="00C71DC8" w14:paraId="79DAB2CD" w14:textId="77777777"/>
        </w:tc>
      </w:tr>
      <w:tr w:rsidRPr="00CC0718" w:rsidR="00C71DC8" w:rsidTr="3A33D0EC" w14:paraId="34A0274F" w14:textId="77777777">
        <w:trPr>
          <w:trHeight w:val="602" w:hRule="exact"/>
        </w:trPr>
        <w:tc>
          <w:tcPr>
            <w:tcW w:w="10717" w:type="dxa"/>
            <w:gridSpan w:val="8"/>
            <w:shd w:val="clear" w:color="auto" w:fill="FFFFFF" w:themeFill="background1"/>
            <w:tcMar/>
          </w:tcPr>
          <w:p w:rsidRPr="00CC0718" w:rsidR="00C71DC8" w:rsidP="00244814" w:rsidRDefault="00C71DC8" w14:paraId="65A98D57" w14:textId="77777777">
            <w:pPr>
              <w:rPr>
                <w:b/>
                <w:color w:val="5C83B4"/>
                <w:spacing w:val="-2"/>
                <w:sz w:val="24"/>
              </w:rPr>
            </w:pPr>
          </w:p>
        </w:tc>
      </w:tr>
      <w:tr w:rsidRPr="00CC0718" w:rsidR="00C71DC8" w:rsidTr="3A33D0EC" w14:paraId="1BB6473B" w14:textId="77777777">
        <w:trPr>
          <w:trHeight w:val="444" w:hRule="exact"/>
        </w:trPr>
        <w:tc>
          <w:tcPr>
            <w:tcW w:w="1805" w:type="dxa"/>
            <w:shd w:val="clear" w:color="auto" w:fill="FFFFFF" w:themeFill="background1"/>
            <w:tcMar/>
          </w:tcPr>
          <w:p w:rsidRPr="00CC0718" w:rsidR="00C71DC8" w:rsidP="00244814" w:rsidRDefault="00C71DC8" w14:paraId="7F10E055" w14:textId="77777777">
            <w:pPr>
              <w:rPr>
                <w:b/>
                <w:color w:val="5C83B4"/>
                <w:spacing w:val="-2"/>
                <w:sz w:val="24"/>
              </w:rPr>
            </w:pPr>
            <w:r w:rsidRPr="00CC0718">
              <w:rPr>
                <w:b/>
                <w:color w:val="5C83B4"/>
                <w:spacing w:val="-2"/>
                <w:sz w:val="24"/>
              </w:rPr>
              <w:t>Nickname:</w:t>
            </w:r>
          </w:p>
        </w:tc>
        <w:tc>
          <w:tcPr>
            <w:tcW w:w="8912" w:type="dxa"/>
            <w:gridSpan w:val="7"/>
            <w:vMerge w:val="restart"/>
            <w:shd w:val="clear" w:color="auto" w:fill="FFFFFF" w:themeFill="background1"/>
            <w:tcMar/>
          </w:tcPr>
          <w:p w:rsidRPr="00CC0718" w:rsidR="00C71DC8" w:rsidP="00244814" w:rsidRDefault="00C71DC8" w14:paraId="457B0687" w14:textId="77777777">
            <w:pPr>
              <w:rPr>
                <w:b/>
                <w:color w:val="5C83B4"/>
                <w:spacing w:val="-2"/>
                <w:sz w:val="24"/>
              </w:rPr>
            </w:pPr>
            <w:r w:rsidRPr="00CC0718">
              <w:rPr>
                <w:b/>
                <w:color w:val="5C83B4"/>
                <w:spacing w:val="-2"/>
                <w:sz w:val="24"/>
              </w:rPr>
              <w:t>Codes\\AXIAL CODE\\Q11- Perception of having a marketing club\CENTRALIZED HUB FOR MARKETING RESOURCES\Enhanced Collaboration Opportunities</w:t>
            </w:r>
          </w:p>
        </w:tc>
      </w:tr>
      <w:tr w:rsidRPr="00CC0718" w:rsidR="00C71DC8" w:rsidTr="3A33D0EC" w14:paraId="3C8D45C6" w14:textId="77777777">
        <w:trPr>
          <w:trHeight w:val="459" w:hRule="exact"/>
        </w:trPr>
        <w:tc>
          <w:tcPr>
            <w:tcW w:w="1805" w:type="dxa"/>
            <w:shd w:val="clear" w:color="auto" w:fill="FFFFFF" w:themeFill="background1"/>
            <w:tcMar/>
          </w:tcPr>
          <w:p w:rsidRPr="00CC0718" w:rsidR="00C71DC8" w:rsidP="00244814" w:rsidRDefault="00C71DC8" w14:paraId="3AD76246" w14:textId="77777777">
            <w:pPr>
              <w:rPr>
                <w:b/>
                <w:color w:val="5C83B4"/>
                <w:spacing w:val="-2"/>
                <w:sz w:val="24"/>
              </w:rPr>
            </w:pPr>
            <w:r w:rsidRPr="00CC0718">
              <w:rPr>
                <w:b/>
                <w:color w:val="5C83B4"/>
                <w:spacing w:val="-2"/>
                <w:sz w:val="24"/>
              </w:rPr>
              <w:t>Classification:</w:t>
            </w:r>
          </w:p>
        </w:tc>
        <w:tc>
          <w:tcPr>
            <w:tcW w:w="8912" w:type="dxa"/>
            <w:gridSpan w:val="7"/>
            <w:vMerge/>
            <w:tcMar/>
          </w:tcPr>
          <w:p w:rsidRPr="00CC0718" w:rsidR="00C71DC8" w:rsidP="00244814" w:rsidRDefault="00C71DC8" w14:paraId="73E1E7FA" w14:textId="77777777"/>
        </w:tc>
      </w:tr>
      <w:tr w:rsidRPr="00CC0718" w:rsidR="00C71DC8" w:rsidTr="3A33D0EC" w14:paraId="3114B947" w14:textId="77777777">
        <w:trPr>
          <w:trHeight w:val="444" w:hRule="exact"/>
        </w:trPr>
        <w:tc>
          <w:tcPr>
            <w:tcW w:w="1805" w:type="dxa"/>
            <w:shd w:val="clear" w:color="auto" w:fill="FFFFFF" w:themeFill="background1"/>
            <w:tcMar/>
          </w:tcPr>
          <w:p w:rsidRPr="00CC0718" w:rsidR="00C71DC8" w:rsidP="00244814" w:rsidRDefault="00C71DC8" w14:paraId="12BAA29C" w14:textId="77777777">
            <w:pPr>
              <w:rPr>
                <w:b/>
                <w:color w:val="5C83B4"/>
                <w:spacing w:val="-2"/>
                <w:sz w:val="24"/>
              </w:rPr>
            </w:pPr>
            <w:r w:rsidRPr="00CC0718">
              <w:rPr>
                <w:b/>
                <w:color w:val="5C83B4"/>
                <w:spacing w:val="-2"/>
                <w:sz w:val="24"/>
              </w:rPr>
              <w:t>Aggregated:</w:t>
            </w:r>
          </w:p>
        </w:tc>
        <w:tc>
          <w:tcPr>
            <w:tcW w:w="8912" w:type="dxa"/>
            <w:gridSpan w:val="7"/>
            <w:shd w:val="clear" w:color="auto" w:fill="FFFFFF" w:themeFill="background1"/>
            <w:tcMar/>
          </w:tcPr>
          <w:p w:rsidRPr="00CC0718" w:rsidR="00C71DC8" w:rsidP="00244814" w:rsidRDefault="00C71DC8" w14:paraId="1CFD00CF" w14:textId="77777777">
            <w:pPr>
              <w:rPr>
                <w:b/>
                <w:color w:val="5C83B4"/>
                <w:spacing w:val="-2"/>
                <w:sz w:val="24"/>
              </w:rPr>
            </w:pPr>
            <w:r w:rsidRPr="00CC0718">
              <w:rPr>
                <w:b/>
                <w:color w:val="5C83B4"/>
                <w:spacing w:val="-2"/>
                <w:sz w:val="24"/>
              </w:rPr>
              <w:t>No</w:t>
            </w:r>
          </w:p>
        </w:tc>
      </w:tr>
      <w:tr w:rsidRPr="00CC0718" w:rsidR="00C71DC8" w:rsidTr="3A33D0EC" w14:paraId="1E224C3C" w14:textId="77777777">
        <w:trPr>
          <w:trHeight w:val="344" w:hRule="exact"/>
        </w:trPr>
        <w:tc>
          <w:tcPr>
            <w:tcW w:w="3381" w:type="dxa"/>
            <w:gridSpan w:val="2"/>
            <w:tcBorders>
              <w:bottom w:val="single" w:color="8FB6EA" w:sz="5" w:space="0"/>
            </w:tcBorders>
            <w:shd w:val="clear" w:color="auto" w:fill="FFFFFF" w:themeFill="background1"/>
            <w:tcMar/>
          </w:tcPr>
          <w:p w:rsidRPr="00CC0718" w:rsidR="00C71DC8" w:rsidP="00244814" w:rsidRDefault="00C71DC8" w14:paraId="0314957D" w14:textId="77777777">
            <w:pPr>
              <w:rPr>
                <w:color w:val="000000"/>
                <w:spacing w:val="-2"/>
                <w:sz w:val="18"/>
              </w:rPr>
            </w:pPr>
            <w:r w:rsidRPr="00CC0718">
              <w:rPr>
                <w:color w:val="000000"/>
                <w:spacing w:val="-2"/>
                <w:sz w:val="18"/>
              </w:rPr>
              <w:t>Document</w:t>
            </w:r>
          </w:p>
        </w:tc>
        <w:tc>
          <w:tcPr>
            <w:tcW w:w="1132" w:type="dxa"/>
            <w:tcBorders>
              <w:bottom w:val="single" w:color="8FB6EA" w:sz="5" w:space="0"/>
            </w:tcBorders>
            <w:shd w:val="clear" w:color="auto" w:fill="FFFFFF" w:themeFill="background1"/>
            <w:tcMar/>
          </w:tcPr>
          <w:p w:rsidRPr="00CC0718" w:rsidR="00C71DC8" w:rsidP="00244814" w:rsidRDefault="00C71DC8" w14:paraId="47B794D5" w14:textId="77777777">
            <w:pPr>
              <w:rPr>
                <w:color w:val="000000"/>
                <w:spacing w:val="-2"/>
                <w:sz w:val="18"/>
              </w:rPr>
            </w:pPr>
            <w:r w:rsidRPr="00CC0718">
              <w:rPr>
                <w:color w:val="000000"/>
                <w:spacing w:val="-2"/>
                <w:sz w:val="18"/>
              </w:rPr>
              <w:t>1</w:t>
            </w:r>
          </w:p>
        </w:tc>
        <w:tc>
          <w:tcPr>
            <w:tcW w:w="1576" w:type="dxa"/>
            <w:gridSpan w:val="2"/>
            <w:tcBorders>
              <w:bottom w:val="single" w:color="8FB6EA" w:sz="5" w:space="0"/>
            </w:tcBorders>
            <w:shd w:val="clear" w:color="auto" w:fill="FFFFFF" w:themeFill="background1"/>
            <w:tcMar/>
          </w:tcPr>
          <w:p w:rsidRPr="00CC0718" w:rsidR="00C71DC8" w:rsidP="00244814" w:rsidRDefault="00C71DC8" w14:paraId="68D5809A" w14:textId="77777777">
            <w:pPr>
              <w:rPr>
                <w:color w:val="000000"/>
                <w:spacing w:val="-2"/>
                <w:sz w:val="18"/>
              </w:rPr>
            </w:pPr>
            <w:r w:rsidRPr="00CC0718">
              <w:rPr>
                <w:color w:val="000000"/>
                <w:spacing w:val="-2"/>
                <w:sz w:val="18"/>
              </w:rPr>
              <w:t>2</w:t>
            </w:r>
          </w:p>
        </w:tc>
        <w:tc>
          <w:tcPr>
            <w:tcW w:w="1362" w:type="dxa"/>
            <w:tcBorders>
              <w:bottom w:val="single" w:color="8FB6EA" w:sz="5" w:space="0"/>
            </w:tcBorders>
            <w:shd w:val="clear" w:color="auto" w:fill="FFFFFF" w:themeFill="background1"/>
            <w:tcMar/>
          </w:tcPr>
          <w:p w:rsidRPr="00CC0718" w:rsidR="00C71DC8" w:rsidP="00244814" w:rsidRDefault="00C71DC8" w14:paraId="61B380E4" w14:textId="77777777">
            <w:pPr>
              <w:rPr>
                <w:color w:val="000000"/>
                <w:spacing w:val="-2"/>
                <w:sz w:val="18"/>
              </w:rPr>
            </w:pPr>
            <w:r w:rsidRPr="00CC0718">
              <w:rPr>
                <w:color w:val="000000"/>
                <w:spacing w:val="-2"/>
                <w:sz w:val="18"/>
              </w:rPr>
              <w:t>13</w:t>
            </w:r>
          </w:p>
        </w:tc>
        <w:tc>
          <w:tcPr>
            <w:tcW w:w="1690" w:type="dxa"/>
            <w:tcBorders>
              <w:bottom w:val="single" w:color="8FB6EA" w:sz="5" w:space="0"/>
            </w:tcBorders>
            <w:shd w:val="clear" w:color="auto" w:fill="FFFFFF" w:themeFill="background1"/>
            <w:tcMar/>
          </w:tcPr>
          <w:p w:rsidRPr="00CC0718" w:rsidR="00C71DC8" w:rsidP="00244814" w:rsidRDefault="00C71DC8" w14:paraId="3E6488B7" w14:textId="77777777">
            <w:pPr>
              <w:rPr>
                <w:color w:val="000000"/>
                <w:spacing w:val="-2"/>
                <w:sz w:val="18"/>
              </w:rPr>
            </w:pPr>
            <w:r w:rsidRPr="00CC0718">
              <w:rPr>
                <w:color w:val="000000"/>
                <w:spacing w:val="-2"/>
                <w:sz w:val="18"/>
              </w:rPr>
              <w:t>2</w:t>
            </w:r>
          </w:p>
        </w:tc>
        <w:tc>
          <w:tcPr>
            <w:tcW w:w="1576" w:type="dxa"/>
            <w:tcBorders>
              <w:bottom w:val="single" w:color="8FB6EA" w:sz="5" w:space="0"/>
            </w:tcBorders>
            <w:shd w:val="clear" w:color="auto" w:fill="FFFFFF" w:themeFill="background1"/>
            <w:tcMar/>
          </w:tcPr>
          <w:p w:rsidRPr="00CC0718" w:rsidR="00C71DC8" w:rsidP="00244814" w:rsidRDefault="00C71DC8" w14:paraId="31DD9ECF" w14:textId="77777777">
            <w:pPr>
              <w:rPr>
                <w:color w:val="000000"/>
                <w:spacing w:val="-2"/>
                <w:sz w:val="18"/>
              </w:rPr>
            </w:pPr>
          </w:p>
        </w:tc>
      </w:tr>
      <w:tr w:rsidRPr="00CC0718" w:rsidR="00C71DC8" w:rsidTr="3A33D0EC" w14:paraId="5A92D93A" w14:textId="77777777">
        <w:trPr>
          <w:trHeight w:val="1246" w:hRule="exact"/>
        </w:trPr>
        <w:tc>
          <w:tcPr>
            <w:tcW w:w="10717" w:type="dxa"/>
            <w:gridSpan w:val="8"/>
            <w:tcBorders>
              <w:top w:val="single" w:color="8FB6EA" w:sz="5" w:space="0"/>
            </w:tcBorders>
            <w:tcMar/>
          </w:tcPr>
          <w:p w:rsidRPr="00CC0718" w:rsidR="00C71DC8" w:rsidP="00244814" w:rsidRDefault="00C71DC8" w14:paraId="24D355E4" w14:textId="77777777"/>
        </w:tc>
      </w:tr>
      <w:tr w:rsidRPr="00CC0718" w:rsidR="00C71DC8" w:rsidTr="3A33D0EC" w14:paraId="0AEE4E49" w14:textId="77777777">
        <w:trPr>
          <w:trHeight w:val="459" w:hRule="exact"/>
        </w:trPr>
        <w:tc>
          <w:tcPr>
            <w:tcW w:w="5359" w:type="dxa"/>
            <w:gridSpan w:val="4"/>
            <w:shd w:val="clear" w:color="auto" w:fill="FFFFFF" w:themeFill="background1"/>
            <w:tcMar/>
          </w:tcPr>
          <w:p w:rsidRPr="00CC0718" w:rsidR="00C71DC8" w:rsidP="00244814" w:rsidRDefault="00C71DC8" w14:paraId="4EA47843" w14:textId="77777777">
            <w:pPr>
              <w:jc w:val="right"/>
              <w:rPr>
                <w:color w:val="000066"/>
                <w:spacing w:val="-2"/>
                <w:sz w:val="16"/>
              </w:rPr>
            </w:pPr>
            <w:r w:rsidRPr="00CC0718">
              <w:rPr>
                <w:color w:val="000066"/>
                <w:spacing w:val="-2"/>
                <w:sz w:val="16"/>
              </w:rPr>
              <w:t>Formatted Reports\\Code Summary Formatted Report</w:t>
            </w:r>
          </w:p>
        </w:tc>
        <w:tc>
          <w:tcPr>
            <w:tcW w:w="5358" w:type="dxa"/>
            <w:gridSpan w:val="4"/>
            <w:shd w:val="clear" w:color="auto" w:fill="FFFFFF" w:themeFill="background1"/>
            <w:tcMar/>
          </w:tcPr>
          <w:p w:rsidRPr="00CC0718" w:rsidR="00C71DC8" w:rsidP="00244814" w:rsidRDefault="00C71DC8" w14:paraId="16A6754A" w14:textId="77777777">
            <w:pPr>
              <w:jc w:val="right"/>
              <w:rPr>
                <w:color w:val="000066"/>
                <w:spacing w:val="-2"/>
                <w:sz w:val="16"/>
              </w:rPr>
            </w:pPr>
            <w:r w:rsidRPr="00CC0718">
              <w:rPr>
                <w:color w:val="000066"/>
                <w:spacing w:val="-2"/>
                <w:sz w:val="16"/>
              </w:rPr>
              <w:t>Page 9 of 104</w:t>
            </w:r>
          </w:p>
        </w:tc>
      </w:tr>
      <w:tr w:rsidRPr="00CC0718" w:rsidR="00C71DC8" w:rsidTr="3A33D0EC" w14:paraId="2AEEC5D8" w14:textId="77777777">
        <w:trPr>
          <w:trHeight w:val="444" w:hRule="exact"/>
        </w:trPr>
        <w:tc>
          <w:tcPr>
            <w:tcW w:w="10717" w:type="dxa"/>
            <w:gridSpan w:val="8"/>
            <w:shd w:val="clear" w:color="auto" w:fill="FFFFFF" w:themeFill="background1"/>
            <w:tcMar/>
            <w:vAlign w:val="center"/>
          </w:tcPr>
          <w:p w:rsidRPr="00CC0718" w:rsidR="00C71DC8" w:rsidP="00244814" w:rsidRDefault="00C71DC8" w14:paraId="733DF50C" w14:textId="77777777">
            <w:pPr>
              <w:jc w:val="right"/>
              <w:rPr>
                <w:color w:val="000066"/>
                <w:spacing w:val="-2"/>
                <w:sz w:val="16"/>
              </w:rPr>
            </w:pPr>
            <w:r w:rsidRPr="00CC0718">
              <w:rPr>
                <w:color w:val="000066"/>
                <w:spacing w:val="-2"/>
                <w:sz w:val="16"/>
              </w:rPr>
              <w:t>11/13/2024 3:39 PM</w:t>
            </w:r>
          </w:p>
        </w:tc>
      </w:tr>
      <w:tr w:rsidRPr="00CC0718" w:rsidR="00C71DC8" w:rsidTr="3A33D0EC" w14:paraId="35A7E724" w14:textId="77777777">
        <w:trPr>
          <w:trHeight w:val="458" w:hRule="exact"/>
        </w:trPr>
        <w:tc>
          <w:tcPr>
            <w:tcW w:w="3381" w:type="dxa"/>
            <w:gridSpan w:val="2"/>
            <w:shd w:val="clear" w:color="auto" w:fill="8FB6EA"/>
            <w:tcMar/>
          </w:tcPr>
          <w:p w:rsidRPr="00CC0718" w:rsidR="00C71DC8" w:rsidP="00244814" w:rsidRDefault="00C71DC8" w14:paraId="2528CC4F" w14:textId="77777777">
            <w:pPr>
              <w:rPr>
                <w:b/>
                <w:color w:val="000066"/>
                <w:spacing w:val="-2"/>
                <w:sz w:val="18"/>
              </w:rPr>
            </w:pPr>
            <w:r w:rsidRPr="00CC0718">
              <w:rPr>
                <w:b/>
                <w:color w:val="000066"/>
                <w:spacing w:val="-2"/>
                <w:sz w:val="18"/>
              </w:rPr>
              <w:t>File Type</w:t>
            </w:r>
          </w:p>
        </w:tc>
        <w:tc>
          <w:tcPr>
            <w:tcW w:w="1132" w:type="dxa"/>
            <w:shd w:val="clear" w:color="auto" w:fill="8FB6EA"/>
            <w:tcMar/>
          </w:tcPr>
          <w:p w:rsidRPr="00CC0718" w:rsidR="00C71DC8" w:rsidP="00244814" w:rsidRDefault="00C71DC8" w14:paraId="2932A833" w14:textId="77777777">
            <w:pPr>
              <w:rPr>
                <w:b/>
                <w:color w:val="000066"/>
                <w:spacing w:val="-2"/>
                <w:sz w:val="18"/>
              </w:rPr>
            </w:pPr>
            <w:r w:rsidRPr="00CC0718">
              <w:rPr>
                <w:b/>
                <w:color w:val="000066"/>
                <w:spacing w:val="-2"/>
                <w:sz w:val="18"/>
              </w:rPr>
              <w:t>Number of Files</w:t>
            </w:r>
          </w:p>
        </w:tc>
        <w:tc>
          <w:tcPr>
            <w:tcW w:w="1576" w:type="dxa"/>
            <w:gridSpan w:val="2"/>
            <w:shd w:val="clear" w:color="auto" w:fill="8FB6EA"/>
            <w:tcMar/>
          </w:tcPr>
          <w:p w:rsidRPr="00CC0718" w:rsidR="00C71DC8" w:rsidP="00244814" w:rsidRDefault="00C71DC8" w14:paraId="176B7A88" w14:textId="77777777">
            <w:pPr>
              <w:rPr>
                <w:b/>
                <w:color w:val="000066"/>
                <w:spacing w:val="-2"/>
                <w:sz w:val="18"/>
              </w:rPr>
            </w:pPr>
            <w:r w:rsidRPr="00CC0718">
              <w:rPr>
                <w:b/>
                <w:color w:val="000066"/>
                <w:spacing w:val="-2"/>
                <w:sz w:val="18"/>
              </w:rPr>
              <w:t>Number of Coding References</w:t>
            </w:r>
          </w:p>
        </w:tc>
        <w:tc>
          <w:tcPr>
            <w:tcW w:w="1362" w:type="dxa"/>
            <w:shd w:val="clear" w:color="auto" w:fill="8FB6EA"/>
            <w:tcMar/>
          </w:tcPr>
          <w:p w:rsidRPr="00CC0718" w:rsidR="00C71DC8" w:rsidP="00244814" w:rsidRDefault="00C71DC8" w14:paraId="11486A42" w14:textId="77777777">
            <w:pPr>
              <w:rPr>
                <w:b/>
                <w:color w:val="000066"/>
                <w:spacing w:val="-2"/>
                <w:sz w:val="18"/>
              </w:rPr>
            </w:pPr>
            <w:r w:rsidRPr="00CC0718">
              <w:rPr>
                <w:b/>
                <w:color w:val="000066"/>
                <w:spacing w:val="-2"/>
                <w:sz w:val="18"/>
              </w:rPr>
              <w:t>Number of Words Coded</w:t>
            </w:r>
          </w:p>
        </w:tc>
        <w:tc>
          <w:tcPr>
            <w:tcW w:w="1690" w:type="dxa"/>
            <w:shd w:val="clear" w:color="auto" w:fill="8FB6EA"/>
            <w:tcMar/>
          </w:tcPr>
          <w:p w:rsidRPr="00CC0718" w:rsidR="00C71DC8" w:rsidP="00244814" w:rsidRDefault="00C71DC8" w14:paraId="222117F5" w14:textId="77777777">
            <w:pPr>
              <w:rPr>
                <w:b/>
                <w:color w:val="000066"/>
                <w:spacing w:val="-2"/>
                <w:sz w:val="18"/>
              </w:rPr>
            </w:pPr>
            <w:r w:rsidRPr="00CC0718">
              <w:rPr>
                <w:b/>
                <w:color w:val="000066"/>
                <w:spacing w:val="-2"/>
                <w:sz w:val="18"/>
              </w:rPr>
              <w:t>Number of Paragraphs Coded</w:t>
            </w:r>
          </w:p>
        </w:tc>
        <w:tc>
          <w:tcPr>
            <w:tcW w:w="1576" w:type="dxa"/>
            <w:shd w:val="clear" w:color="auto" w:fill="8FB6EA"/>
            <w:tcMar/>
          </w:tcPr>
          <w:p w:rsidRPr="00CC0718" w:rsidR="00C71DC8" w:rsidP="00244814" w:rsidRDefault="00C71DC8" w14:paraId="6AA0CB66" w14:textId="77777777">
            <w:pPr>
              <w:rPr>
                <w:b/>
                <w:color w:val="000066"/>
                <w:spacing w:val="-2"/>
                <w:sz w:val="18"/>
              </w:rPr>
            </w:pPr>
            <w:r w:rsidRPr="00CC0718">
              <w:rPr>
                <w:b/>
                <w:color w:val="000066"/>
                <w:spacing w:val="-2"/>
                <w:sz w:val="18"/>
              </w:rPr>
              <w:t>Duration Coded</w:t>
            </w:r>
          </w:p>
        </w:tc>
      </w:tr>
      <w:tr w:rsidRPr="00CC0718" w:rsidR="00C71DC8" w:rsidTr="3A33D0EC" w14:paraId="1286EF06" w14:textId="77777777">
        <w:trPr>
          <w:trHeight w:val="616" w:hRule="exact"/>
        </w:trPr>
        <w:tc>
          <w:tcPr>
            <w:tcW w:w="10717" w:type="dxa"/>
            <w:gridSpan w:val="8"/>
            <w:shd w:val="clear" w:color="auto" w:fill="FFFFFF" w:themeFill="background1"/>
            <w:tcMar/>
          </w:tcPr>
          <w:p w:rsidRPr="00CC0718" w:rsidR="00C71DC8" w:rsidP="00244814" w:rsidRDefault="00C71DC8" w14:paraId="055B16D0" w14:textId="77777777">
            <w:pPr>
              <w:rPr>
                <w:b/>
                <w:color w:val="5C83B4"/>
                <w:spacing w:val="-2"/>
                <w:sz w:val="24"/>
              </w:rPr>
            </w:pPr>
          </w:p>
        </w:tc>
      </w:tr>
      <w:tr w:rsidRPr="00CC0718" w:rsidR="00C71DC8" w:rsidTr="3A33D0EC" w14:paraId="4E488D75" w14:textId="77777777">
        <w:trPr>
          <w:trHeight w:val="445" w:hRule="exact"/>
        </w:trPr>
        <w:tc>
          <w:tcPr>
            <w:tcW w:w="1805" w:type="dxa"/>
            <w:shd w:val="clear" w:color="auto" w:fill="FFFFFF" w:themeFill="background1"/>
            <w:tcMar/>
          </w:tcPr>
          <w:p w:rsidRPr="00CC0718" w:rsidR="00C71DC8" w:rsidP="00244814" w:rsidRDefault="00C71DC8" w14:paraId="5D8C7B44" w14:textId="77777777">
            <w:pPr>
              <w:rPr>
                <w:b/>
                <w:color w:val="5C83B4"/>
                <w:spacing w:val="-2"/>
                <w:sz w:val="24"/>
              </w:rPr>
            </w:pPr>
            <w:r w:rsidRPr="00CC0718">
              <w:rPr>
                <w:b/>
                <w:color w:val="5C83B4"/>
                <w:spacing w:val="-2"/>
                <w:sz w:val="24"/>
              </w:rPr>
              <w:t>Nickname:</w:t>
            </w:r>
          </w:p>
        </w:tc>
        <w:tc>
          <w:tcPr>
            <w:tcW w:w="8912" w:type="dxa"/>
            <w:gridSpan w:val="7"/>
            <w:vMerge w:val="restart"/>
            <w:shd w:val="clear" w:color="auto" w:fill="FFFFFF" w:themeFill="background1"/>
            <w:tcMar/>
          </w:tcPr>
          <w:p w:rsidRPr="00CC0718" w:rsidR="00C71DC8" w:rsidP="00244814" w:rsidRDefault="00C71DC8" w14:paraId="7161C17B" w14:textId="77777777">
            <w:pPr>
              <w:rPr>
                <w:b/>
                <w:color w:val="5C83B4"/>
                <w:spacing w:val="-2"/>
                <w:sz w:val="24"/>
              </w:rPr>
            </w:pPr>
            <w:r w:rsidRPr="00CC0718">
              <w:rPr>
                <w:b/>
                <w:color w:val="5C83B4"/>
                <w:spacing w:val="-2"/>
                <w:sz w:val="24"/>
              </w:rPr>
              <w:t>Codes\\AXIAL CODE\\Q11- Perception of having a marketing club\CENTRALIZED HUB FOR MARKETING RESOURCES\others</w:t>
            </w:r>
          </w:p>
        </w:tc>
      </w:tr>
      <w:tr w:rsidRPr="00CC0718" w:rsidR="00C71DC8" w:rsidTr="3A33D0EC" w14:paraId="403CE34B" w14:textId="77777777">
        <w:trPr>
          <w:trHeight w:val="458" w:hRule="exact"/>
        </w:trPr>
        <w:tc>
          <w:tcPr>
            <w:tcW w:w="1805" w:type="dxa"/>
            <w:shd w:val="clear" w:color="auto" w:fill="FFFFFF" w:themeFill="background1"/>
            <w:tcMar/>
          </w:tcPr>
          <w:p w:rsidRPr="00CC0718" w:rsidR="00C71DC8" w:rsidP="00244814" w:rsidRDefault="00C71DC8" w14:paraId="5067B26C" w14:textId="77777777">
            <w:pPr>
              <w:rPr>
                <w:b/>
                <w:color w:val="5C83B4"/>
                <w:spacing w:val="-2"/>
                <w:sz w:val="24"/>
              </w:rPr>
            </w:pPr>
            <w:r w:rsidRPr="00CC0718">
              <w:rPr>
                <w:b/>
                <w:color w:val="5C83B4"/>
                <w:spacing w:val="-2"/>
                <w:sz w:val="24"/>
              </w:rPr>
              <w:t>Classification:</w:t>
            </w:r>
          </w:p>
        </w:tc>
        <w:tc>
          <w:tcPr>
            <w:tcW w:w="8912" w:type="dxa"/>
            <w:gridSpan w:val="7"/>
            <w:vMerge/>
            <w:tcMar/>
          </w:tcPr>
          <w:p w:rsidRPr="00CC0718" w:rsidR="00C71DC8" w:rsidP="00244814" w:rsidRDefault="00C71DC8" w14:paraId="3534A8CF" w14:textId="77777777"/>
        </w:tc>
      </w:tr>
      <w:tr w:rsidRPr="00CC0718" w:rsidR="00C71DC8" w:rsidTr="3A33D0EC" w14:paraId="6C33E4BB" w14:textId="77777777">
        <w:trPr>
          <w:trHeight w:val="444" w:hRule="exact"/>
        </w:trPr>
        <w:tc>
          <w:tcPr>
            <w:tcW w:w="1805" w:type="dxa"/>
            <w:shd w:val="clear" w:color="auto" w:fill="FFFFFF" w:themeFill="background1"/>
            <w:tcMar/>
          </w:tcPr>
          <w:p w:rsidRPr="00CC0718" w:rsidR="00C71DC8" w:rsidP="00244814" w:rsidRDefault="00C71DC8" w14:paraId="7AE882C5" w14:textId="77777777">
            <w:pPr>
              <w:rPr>
                <w:b/>
                <w:color w:val="5C83B4"/>
                <w:spacing w:val="-2"/>
                <w:sz w:val="24"/>
              </w:rPr>
            </w:pPr>
            <w:r w:rsidRPr="00CC0718">
              <w:rPr>
                <w:b/>
                <w:color w:val="5C83B4"/>
                <w:spacing w:val="-2"/>
                <w:sz w:val="24"/>
              </w:rPr>
              <w:t>Aggregated:</w:t>
            </w:r>
          </w:p>
        </w:tc>
        <w:tc>
          <w:tcPr>
            <w:tcW w:w="8912" w:type="dxa"/>
            <w:gridSpan w:val="7"/>
            <w:shd w:val="clear" w:color="auto" w:fill="FFFFFF" w:themeFill="background1"/>
            <w:tcMar/>
          </w:tcPr>
          <w:p w:rsidRPr="00CC0718" w:rsidR="00C71DC8" w:rsidP="00244814" w:rsidRDefault="00C71DC8" w14:paraId="44EDA731" w14:textId="77777777">
            <w:pPr>
              <w:rPr>
                <w:b/>
                <w:color w:val="5C83B4"/>
                <w:spacing w:val="-2"/>
                <w:sz w:val="24"/>
              </w:rPr>
            </w:pPr>
            <w:r w:rsidRPr="00CC0718">
              <w:rPr>
                <w:b/>
                <w:color w:val="5C83B4"/>
                <w:spacing w:val="-2"/>
                <w:sz w:val="24"/>
              </w:rPr>
              <w:t>No</w:t>
            </w:r>
          </w:p>
        </w:tc>
      </w:tr>
      <w:tr w:rsidRPr="00CC0718" w:rsidR="00C71DC8" w:rsidTr="3A33D0EC" w14:paraId="7BE4D68D" w14:textId="77777777">
        <w:trPr>
          <w:trHeight w:val="344" w:hRule="exact"/>
        </w:trPr>
        <w:tc>
          <w:tcPr>
            <w:tcW w:w="3381" w:type="dxa"/>
            <w:gridSpan w:val="2"/>
            <w:tcBorders>
              <w:bottom w:val="single" w:color="8FB6EA" w:sz="5" w:space="0"/>
            </w:tcBorders>
            <w:shd w:val="clear" w:color="auto" w:fill="FFFFFF" w:themeFill="background1"/>
            <w:tcMar/>
          </w:tcPr>
          <w:p w:rsidRPr="00CC0718" w:rsidR="00C71DC8" w:rsidP="00244814" w:rsidRDefault="00C71DC8" w14:paraId="1DDAC349" w14:textId="77777777">
            <w:pPr>
              <w:rPr>
                <w:color w:val="000000"/>
                <w:spacing w:val="-2"/>
                <w:sz w:val="18"/>
              </w:rPr>
            </w:pPr>
            <w:r w:rsidRPr="00CC0718">
              <w:rPr>
                <w:color w:val="000000"/>
                <w:spacing w:val="-2"/>
                <w:sz w:val="18"/>
              </w:rPr>
              <w:t>Document</w:t>
            </w:r>
          </w:p>
        </w:tc>
        <w:tc>
          <w:tcPr>
            <w:tcW w:w="1132" w:type="dxa"/>
            <w:tcBorders>
              <w:bottom w:val="single" w:color="8FB6EA" w:sz="5" w:space="0"/>
            </w:tcBorders>
            <w:shd w:val="clear" w:color="auto" w:fill="FFFFFF" w:themeFill="background1"/>
            <w:tcMar/>
          </w:tcPr>
          <w:p w:rsidRPr="00CC0718" w:rsidR="00C71DC8" w:rsidP="00244814" w:rsidRDefault="00C71DC8" w14:paraId="6C8289D4" w14:textId="77777777">
            <w:pPr>
              <w:rPr>
                <w:color w:val="000000"/>
                <w:spacing w:val="-2"/>
                <w:sz w:val="18"/>
              </w:rPr>
            </w:pPr>
            <w:r w:rsidRPr="00CC0718">
              <w:rPr>
                <w:color w:val="000000"/>
                <w:spacing w:val="-2"/>
                <w:sz w:val="18"/>
              </w:rPr>
              <w:t>2</w:t>
            </w:r>
          </w:p>
        </w:tc>
        <w:tc>
          <w:tcPr>
            <w:tcW w:w="1576" w:type="dxa"/>
            <w:gridSpan w:val="2"/>
            <w:tcBorders>
              <w:bottom w:val="single" w:color="8FB6EA" w:sz="5" w:space="0"/>
            </w:tcBorders>
            <w:shd w:val="clear" w:color="auto" w:fill="FFFFFF" w:themeFill="background1"/>
            <w:tcMar/>
          </w:tcPr>
          <w:p w:rsidRPr="00CC0718" w:rsidR="00C71DC8" w:rsidP="00244814" w:rsidRDefault="00C71DC8" w14:paraId="66EE80B3" w14:textId="77777777">
            <w:pPr>
              <w:rPr>
                <w:color w:val="000000"/>
                <w:spacing w:val="-2"/>
                <w:sz w:val="18"/>
              </w:rPr>
            </w:pPr>
            <w:r w:rsidRPr="00CC0718">
              <w:rPr>
                <w:color w:val="000000"/>
                <w:spacing w:val="-2"/>
                <w:sz w:val="18"/>
              </w:rPr>
              <w:t>2</w:t>
            </w:r>
          </w:p>
        </w:tc>
        <w:tc>
          <w:tcPr>
            <w:tcW w:w="1362" w:type="dxa"/>
            <w:tcBorders>
              <w:bottom w:val="single" w:color="8FB6EA" w:sz="5" w:space="0"/>
            </w:tcBorders>
            <w:shd w:val="clear" w:color="auto" w:fill="FFFFFF" w:themeFill="background1"/>
            <w:tcMar/>
          </w:tcPr>
          <w:p w:rsidRPr="00CC0718" w:rsidR="00C71DC8" w:rsidP="00244814" w:rsidRDefault="00C71DC8" w14:paraId="66CC4870" w14:textId="77777777">
            <w:pPr>
              <w:rPr>
                <w:color w:val="000000"/>
                <w:spacing w:val="-2"/>
                <w:sz w:val="18"/>
              </w:rPr>
            </w:pPr>
            <w:r w:rsidRPr="00CC0718">
              <w:rPr>
                <w:color w:val="000000"/>
                <w:spacing w:val="-2"/>
                <w:sz w:val="18"/>
              </w:rPr>
              <w:t>17</w:t>
            </w:r>
          </w:p>
        </w:tc>
        <w:tc>
          <w:tcPr>
            <w:tcW w:w="1690" w:type="dxa"/>
            <w:tcBorders>
              <w:bottom w:val="single" w:color="8FB6EA" w:sz="5" w:space="0"/>
            </w:tcBorders>
            <w:shd w:val="clear" w:color="auto" w:fill="FFFFFF" w:themeFill="background1"/>
            <w:tcMar/>
          </w:tcPr>
          <w:p w:rsidRPr="00CC0718" w:rsidR="00C71DC8" w:rsidP="00244814" w:rsidRDefault="00C71DC8" w14:paraId="4603E2BA" w14:textId="77777777">
            <w:pPr>
              <w:rPr>
                <w:color w:val="000000"/>
                <w:spacing w:val="-2"/>
                <w:sz w:val="18"/>
              </w:rPr>
            </w:pPr>
            <w:r w:rsidRPr="00CC0718">
              <w:rPr>
                <w:color w:val="000000"/>
                <w:spacing w:val="-2"/>
                <w:sz w:val="18"/>
              </w:rPr>
              <w:t>2</w:t>
            </w:r>
          </w:p>
        </w:tc>
        <w:tc>
          <w:tcPr>
            <w:tcW w:w="1576" w:type="dxa"/>
            <w:tcBorders>
              <w:bottom w:val="single" w:color="8FB6EA" w:sz="5" w:space="0"/>
            </w:tcBorders>
            <w:shd w:val="clear" w:color="auto" w:fill="FFFFFF" w:themeFill="background1"/>
            <w:tcMar/>
          </w:tcPr>
          <w:p w:rsidRPr="00CC0718" w:rsidR="00C71DC8" w:rsidP="00244814" w:rsidRDefault="00C71DC8" w14:paraId="1E1DE4F2" w14:textId="77777777">
            <w:pPr>
              <w:rPr>
                <w:color w:val="000000"/>
                <w:spacing w:val="-2"/>
                <w:sz w:val="18"/>
              </w:rPr>
            </w:pPr>
          </w:p>
        </w:tc>
      </w:tr>
      <w:tr w:rsidRPr="00CC0718" w:rsidR="00C71DC8" w:rsidTr="3A33D0EC" w14:paraId="6938B42C" w14:textId="77777777">
        <w:trPr>
          <w:trHeight w:val="444" w:hRule="exact"/>
        </w:trPr>
        <w:tc>
          <w:tcPr>
            <w:tcW w:w="10717" w:type="dxa"/>
            <w:gridSpan w:val="8"/>
            <w:tcBorders>
              <w:top w:val="single" w:color="8FB6EA" w:sz="5" w:space="0"/>
            </w:tcBorders>
            <w:tcMar/>
          </w:tcPr>
          <w:p w:rsidRPr="00CC0718" w:rsidR="00C71DC8" w:rsidP="00244814" w:rsidRDefault="00C71DC8" w14:paraId="1507D9BC" w14:textId="77777777"/>
        </w:tc>
      </w:tr>
      <w:tr w:rsidRPr="00CC0718" w:rsidR="00C71DC8" w:rsidTr="3A33D0EC" w14:paraId="1C575B36" w14:textId="77777777">
        <w:trPr>
          <w:trHeight w:val="602" w:hRule="exact"/>
        </w:trPr>
        <w:tc>
          <w:tcPr>
            <w:tcW w:w="10717" w:type="dxa"/>
            <w:gridSpan w:val="8"/>
            <w:shd w:val="clear" w:color="auto" w:fill="FFFFFF" w:themeFill="background1"/>
            <w:tcMar/>
          </w:tcPr>
          <w:p w:rsidRPr="00CC0718" w:rsidR="00C71DC8" w:rsidP="00244814" w:rsidRDefault="00C71DC8" w14:paraId="3F64E2A3" w14:textId="77777777">
            <w:pPr>
              <w:rPr>
                <w:b/>
                <w:color w:val="5C83B4"/>
                <w:spacing w:val="-2"/>
                <w:sz w:val="24"/>
              </w:rPr>
            </w:pPr>
          </w:p>
        </w:tc>
      </w:tr>
      <w:tr w:rsidRPr="00CC0718" w:rsidR="00C71DC8" w:rsidTr="3A33D0EC" w14:paraId="4CFEA10F" w14:textId="77777777">
        <w:trPr>
          <w:trHeight w:val="459" w:hRule="exact"/>
        </w:trPr>
        <w:tc>
          <w:tcPr>
            <w:tcW w:w="1805" w:type="dxa"/>
            <w:shd w:val="clear" w:color="auto" w:fill="FFFFFF" w:themeFill="background1"/>
            <w:tcMar/>
          </w:tcPr>
          <w:p w:rsidRPr="00CC0718" w:rsidR="00C71DC8" w:rsidP="00244814" w:rsidRDefault="00C71DC8" w14:paraId="5E52F1D8" w14:textId="77777777">
            <w:pPr>
              <w:rPr>
                <w:b/>
                <w:color w:val="5C83B4"/>
                <w:spacing w:val="-2"/>
                <w:sz w:val="24"/>
              </w:rPr>
            </w:pPr>
            <w:r w:rsidRPr="00CC0718">
              <w:rPr>
                <w:b/>
                <w:color w:val="5C83B4"/>
                <w:spacing w:val="-2"/>
                <w:sz w:val="24"/>
              </w:rPr>
              <w:lastRenderedPageBreak/>
              <w:t>Nickname:</w:t>
            </w:r>
          </w:p>
        </w:tc>
        <w:tc>
          <w:tcPr>
            <w:tcW w:w="8912" w:type="dxa"/>
            <w:gridSpan w:val="7"/>
            <w:vMerge w:val="restart"/>
            <w:shd w:val="clear" w:color="auto" w:fill="FFFFFF" w:themeFill="background1"/>
            <w:tcMar/>
          </w:tcPr>
          <w:p w:rsidRPr="00CC0718" w:rsidR="00C71DC8" w:rsidP="3A33D0EC" w:rsidRDefault="00C71DC8" w14:paraId="2F14D365" w14:textId="77777777">
            <w:pPr>
              <w:rPr>
                <w:b w:val="1"/>
                <w:bCs w:val="1"/>
                <w:color w:val="5C83B4"/>
                <w:spacing w:val="-2"/>
                <w:sz w:val="24"/>
                <w:szCs w:val="24"/>
                <w:lang w:val="en-US"/>
              </w:rPr>
            </w:pPr>
            <w:r w:rsidRPr="3A33D0EC" w:rsidR="00C71DC8">
              <w:rPr>
                <w:b w:val="1"/>
                <w:bCs w:val="1"/>
                <w:color w:val="5C83B4"/>
                <w:spacing w:val="-2"/>
                <w:sz w:val="24"/>
                <w:szCs w:val="24"/>
                <w:lang w:val="en-US"/>
              </w:rPr>
              <w:t xml:space="preserve">Codes\\AXIAL CODE\\Q11- Perception of having a marketing club\CENTRALIZED HUB FOR MARKETING RESOURCES\Payment and budget </w:t>
            </w:r>
            <w:r w:rsidRPr="3A33D0EC" w:rsidR="00C71DC8">
              <w:rPr>
                <w:b w:val="1"/>
                <w:bCs w:val="1"/>
                <w:color w:val="5C83B4"/>
                <w:spacing w:val="-2"/>
                <w:sz w:val="24"/>
                <w:szCs w:val="24"/>
                <w:lang w:val="en-US"/>
              </w:rPr>
              <w:t>fo</w:t>
            </w:r>
            <w:r w:rsidRPr="3A33D0EC" w:rsidR="00C71DC8">
              <w:rPr>
                <w:b w:val="1"/>
                <w:bCs w:val="1"/>
                <w:color w:val="5C83B4"/>
                <w:spacing w:val="-2"/>
                <w:sz w:val="24"/>
                <w:szCs w:val="24"/>
                <w:lang w:val="en-US"/>
              </w:rPr>
              <w:t xml:space="preserve"> the club</w:t>
            </w:r>
          </w:p>
        </w:tc>
      </w:tr>
      <w:tr w:rsidRPr="00CC0718" w:rsidR="00C71DC8" w:rsidTr="3A33D0EC" w14:paraId="032A5692" w14:textId="77777777">
        <w:trPr>
          <w:trHeight w:val="444" w:hRule="exact"/>
        </w:trPr>
        <w:tc>
          <w:tcPr>
            <w:tcW w:w="1805" w:type="dxa"/>
            <w:shd w:val="clear" w:color="auto" w:fill="FFFFFF" w:themeFill="background1"/>
            <w:tcMar/>
          </w:tcPr>
          <w:p w:rsidRPr="00CC0718" w:rsidR="00C71DC8" w:rsidP="00244814" w:rsidRDefault="00C71DC8" w14:paraId="5F758E58" w14:textId="77777777">
            <w:pPr>
              <w:rPr>
                <w:b/>
                <w:color w:val="5C83B4"/>
                <w:spacing w:val="-2"/>
                <w:sz w:val="24"/>
              </w:rPr>
            </w:pPr>
            <w:r w:rsidRPr="00CC0718">
              <w:rPr>
                <w:b/>
                <w:color w:val="5C83B4"/>
                <w:spacing w:val="-2"/>
                <w:sz w:val="24"/>
              </w:rPr>
              <w:t>Classification:</w:t>
            </w:r>
          </w:p>
        </w:tc>
        <w:tc>
          <w:tcPr>
            <w:tcW w:w="8912" w:type="dxa"/>
            <w:gridSpan w:val="7"/>
            <w:vMerge/>
            <w:tcMar/>
          </w:tcPr>
          <w:p w:rsidRPr="00CC0718" w:rsidR="00C71DC8" w:rsidP="00244814" w:rsidRDefault="00C71DC8" w14:paraId="3BE2B444" w14:textId="77777777"/>
        </w:tc>
      </w:tr>
      <w:tr w:rsidRPr="00CC0718" w:rsidR="00C71DC8" w:rsidTr="3A33D0EC" w14:paraId="0D8AD26D" w14:textId="77777777">
        <w:trPr>
          <w:trHeight w:val="458" w:hRule="exact"/>
        </w:trPr>
        <w:tc>
          <w:tcPr>
            <w:tcW w:w="1805" w:type="dxa"/>
            <w:shd w:val="clear" w:color="auto" w:fill="FFFFFF" w:themeFill="background1"/>
            <w:tcMar/>
          </w:tcPr>
          <w:p w:rsidRPr="00CC0718" w:rsidR="00C71DC8" w:rsidP="00244814" w:rsidRDefault="00C71DC8" w14:paraId="0A47C58E" w14:textId="77777777">
            <w:pPr>
              <w:rPr>
                <w:b/>
                <w:color w:val="5C83B4"/>
                <w:spacing w:val="-2"/>
                <w:sz w:val="24"/>
              </w:rPr>
            </w:pPr>
            <w:r w:rsidRPr="00CC0718">
              <w:rPr>
                <w:b/>
                <w:color w:val="5C83B4"/>
                <w:spacing w:val="-2"/>
                <w:sz w:val="24"/>
              </w:rPr>
              <w:t>Aggregated:</w:t>
            </w:r>
          </w:p>
        </w:tc>
        <w:tc>
          <w:tcPr>
            <w:tcW w:w="8912" w:type="dxa"/>
            <w:gridSpan w:val="7"/>
            <w:shd w:val="clear" w:color="auto" w:fill="FFFFFF" w:themeFill="background1"/>
            <w:tcMar/>
          </w:tcPr>
          <w:p w:rsidRPr="00CC0718" w:rsidR="00C71DC8" w:rsidP="00244814" w:rsidRDefault="00C71DC8" w14:paraId="7E7299FF" w14:textId="77777777">
            <w:pPr>
              <w:rPr>
                <w:b/>
                <w:color w:val="5C83B4"/>
                <w:spacing w:val="-2"/>
                <w:sz w:val="24"/>
              </w:rPr>
            </w:pPr>
            <w:r w:rsidRPr="00CC0718">
              <w:rPr>
                <w:b/>
                <w:color w:val="5C83B4"/>
                <w:spacing w:val="-2"/>
                <w:sz w:val="24"/>
              </w:rPr>
              <w:t>No</w:t>
            </w:r>
          </w:p>
        </w:tc>
      </w:tr>
      <w:tr w:rsidRPr="00CC0718" w:rsidR="00C71DC8" w:rsidTr="3A33D0EC" w14:paraId="06A8B2C3" w14:textId="77777777">
        <w:trPr>
          <w:trHeight w:val="330" w:hRule="exact"/>
        </w:trPr>
        <w:tc>
          <w:tcPr>
            <w:tcW w:w="3381" w:type="dxa"/>
            <w:gridSpan w:val="2"/>
            <w:tcBorders>
              <w:bottom w:val="single" w:color="8FB6EA" w:sz="5" w:space="0"/>
            </w:tcBorders>
            <w:shd w:val="clear" w:color="auto" w:fill="FFFFFF" w:themeFill="background1"/>
            <w:tcMar/>
          </w:tcPr>
          <w:p w:rsidRPr="00CC0718" w:rsidR="00C71DC8" w:rsidP="00244814" w:rsidRDefault="00C71DC8" w14:paraId="21B76176" w14:textId="77777777">
            <w:pPr>
              <w:rPr>
                <w:color w:val="000000"/>
                <w:spacing w:val="-2"/>
                <w:sz w:val="18"/>
              </w:rPr>
            </w:pPr>
            <w:r w:rsidRPr="00CC0718">
              <w:rPr>
                <w:color w:val="000000"/>
                <w:spacing w:val="-2"/>
                <w:sz w:val="18"/>
              </w:rPr>
              <w:t>Document</w:t>
            </w:r>
          </w:p>
        </w:tc>
        <w:tc>
          <w:tcPr>
            <w:tcW w:w="1132" w:type="dxa"/>
            <w:tcBorders>
              <w:bottom w:val="single" w:color="8FB6EA" w:sz="5" w:space="0"/>
            </w:tcBorders>
            <w:shd w:val="clear" w:color="auto" w:fill="FFFFFF" w:themeFill="background1"/>
            <w:tcMar/>
          </w:tcPr>
          <w:p w:rsidRPr="00CC0718" w:rsidR="00C71DC8" w:rsidP="00244814" w:rsidRDefault="00C71DC8" w14:paraId="1322B8BF" w14:textId="77777777">
            <w:pPr>
              <w:rPr>
                <w:color w:val="000000"/>
                <w:spacing w:val="-2"/>
                <w:sz w:val="18"/>
              </w:rPr>
            </w:pPr>
            <w:r w:rsidRPr="00CC0718">
              <w:rPr>
                <w:color w:val="000000"/>
                <w:spacing w:val="-2"/>
                <w:sz w:val="18"/>
              </w:rPr>
              <w:t>1</w:t>
            </w:r>
          </w:p>
        </w:tc>
        <w:tc>
          <w:tcPr>
            <w:tcW w:w="1576" w:type="dxa"/>
            <w:gridSpan w:val="2"/>
            <w:tcBorders>
              <w:bottom w:val="single" w:color="8FB6EA" w:sz="5" w:space="0"/>
            </w:tcBorders>
            <w:shd w:val="clear" w:color="auto" w:fill="FFFFFF" w:themeFill="background1"/>
            <w:tcMar/>
          </w:tcPr>
          <w:p w:rsidRPr="00CC0718" w:rsidR="00C71DC8" w:rsidP="00244814" w:rsidRDefault="00C71DC8" w14:paraId="361638CD" w14:textId="77777777">
            <w:pPr>
              <w:rPr>
                <w:color w:val="000000"/>
                <w:spacing w:val="-2"/>
                <w:sz w:val="18"/>
              </w:rPr>
            </w:pPr>
            <w:r w:rsidRPr="00CC0718">
              <w:rPr>
                <w:color w:val="000000"/>
                <w:spacing w:val="-2"/>
                <w:sz w:val="18"/>
              </w:rPr>
              <w:t>1</w:t>
            </w:r>
          </w:p>
        </w:tc>
        <w:tc>
          <w:tcPr>
            <w:tcW w:w="1362" w:type="dxa"/>
            <w:tcBorders>
              <w:bottom w:val="single" w:color="8FB6EA" w:sz="5" w:space="0"/>
            </w:tcBorders>
            <w:shd w:val="clear" w:color="auto" w:fill="FFFFFF" w:themeFill="background1"/>
            <w:tcMar/>
          </w:tcPr>
          <w:p w:rsidRPr="00CC0718" w:rsidR="00C71DC8" w:rsidP="00244814" w:rsidRDefault="00C71DC8" w14:paraId="0D8DD9E8" w14:textId="77777777">
            <w:pPr>
              <w:rPr>
                <w:color w:val="000000"/>
                <w:spacing w:val="-2"/>
                <w:sz w:val="18"/>
              </w:rPr>
            </w:pPr>
            <w:r w:rsidRPr="00CC0718">
              <w:rPr>
                <w:color w:val="000000"/>
                <w:spacing w:val="-2"/>
                <w:sz w:val="18"/>
              </w:rPr>
              <w:t>42</w:t>
            </w:r>
          </w:p>
        </w:tc>
        <w:tc>
          <w:tcPr>
            <w:tcW w:w="1690" w:type="dxa"/>
            <w:tcBorders>
              <w:bottom w:val="single" w:color="8FB6EA" w:sz="5" w:space="0"/>
            </w:tcBorders>
            <w:shd w:val="clear" w:color="auto" w:fill="FFFFFF" w:themeFill="background1"/>
            <w:tcMar/>
          </w:tcPr>
          <w:p w:rsidRPr="00CC0718" w:rsidR="00C71DC8" w:rsidP="00244814" w:rsidRDefault="00C71DC8" w14:paraId="15ED4D0F" w14:textId="77777777">
            <w:pPr>
              <w:rPr>
                <w:color w:val="000000"/>
                <w:spacing w:val="-2"/>
                <w:sz w:val="18"/>
              </w:rPr>
            </w:pPr>
            <w:r w:rsidRPr="00CC0718">
              <w:rPr>
                <w:color w:val="000000"/>
                <w:spacing w:val="-2"/>
                <w:sz w:val="18"/>
              </w:rPr>
              <w:t>1</w:t>
            </w:r>
          </w:p>
        </w:tc>
        <w:tc>
          <w:tcPr>
            <w:tcW w:w="1576" w:type="dxa"/>
            <w:tcBorders>
              <w:bottom w:val="single" w:color="8FB6EA" w:sz="5" w:space="0"/>
            </w:tcBorders>
            <w:shd w:val="clear" w:color="auto" w:fill="FFFFFF" w:themeFill="background1"/>
            <w:tcMar/>
          </w:tcPr>
          <w:p w:rsidRPr="00CC0718" w:rsidR="00C71DC8" w:rsidP="00244814" w:rsidRDefault="00C71DC8" w14:paraId="4BB1FFA1" w14:textId="77777777">
            <w:pPr>
              <w:rPr>
                <w:color w:val="000000"/>
                <w:spacing w:val="-2"/>
                <w:sz w:val="18"/>
              </w:rPr>
            </w:pPr>
          </w:p>
        </w:tc>
      </w:tr>
      <w:tr w:rsidRPr="00CC0718" w:rsidR="00C71DC8" w:rsidTr="3A33D0EC" w14:paraId="44B5648F" w14:textId="77777777">
        <w:trPr>
          <w:trHeight w:val="458" w:hRule="exact"/>
        </w:trPr>
        <w:tc>
          <w:tcPr>
            <w:tcW w:w="10717" w:type="dxa"/>
            <w:gridSpan w:val="8"/>
            <w:tcBorders>
              <w:top w:val="single" w:color="8FB6EA" w:sz="5" w:space="0"/>
            </w:tcBorders>
            <w:tcMar/>
          </w:tcPr>
          <w:p w:rsidRPr="00CC0718" w:rsidR="00C71DC8" w:rsidP="00244814" w:rsidRDefault="00C71DC8" w14:paraId="10DE8C34" w14:textId="77777777"/>
        </w:tc>
      </w:tr>
      <w:tr w:rsidRPr="00CC0718" w:rsidR="00C71DC8" w:rsidTr="3A33D0EC" w14:paraId="037A27D0" w14:textId="77777777">
        <w:trPr>
          <w:trHeight w:val="330" w:hRule="exact"/>
        </w:trPr>
        <w:tc>
          <w:tcPr>
            <w:tcW w:w="10717" w:type="dxa"/>
            <w:gridSpan w:val="8"/>
            <w:shd w:val="clear" w:color="auto" w:fill="FFFFFF" w:themeFill="background1"/>
            <w:tcMar/>
          </w:tcPr>
          <w:p w:rsidRPr="00CC0718" w:rsidR="00C71DC8" w:rsidP="00244814" w:rsidRDefault="00C71DC8" w14:paraId="7DDF883A" w14:textId="77777777">
            <w:pPr>
              <w:rPr>
                <w:b/>
                <w:color w:val="5C83B4"/>
                <w:spacing w:val="-2"/>
                <w:sz w:val="24"/>
              </w:rPr>
            </w:pPr>
          </w:p>
        </w:tc>
      </w:tr>
      <w:tr w:rsidRPr="00CC0718" w:rsidR="00C71DC8" w:rsidTr="3A33D0EC" w14:paraId="561B9B32" w14:textId="77777777">
        <w:trPr>
          <w:trHeight w:val="458" w:hRule="exact"/>
        </w:trPr>
        <w:tc>
          <w:tcPr>
            <w:tcW w:w="1805" w:type="dxa"/>
            <w:shd w:val="clear" w:color="auto" w:fill="FFFFFF" w:themeFill="background1"/>
            <w:tcMar/>
          </w:tcPr>
          <w:p w:rsidRPr="00CC0718" w:rsidR="00C71DC8" w:rsidP="00244814" w:rsidRDefault="00C71DC8" w14:paraId="00560B17" w14:textId="77777777">
            <w:pPr>
              <w:rPr>
                <w:b/>
                <w:color w:val="5C83B4"/>
                <w:spacing w:val="-2"/>
                <w:sz w:val="24"/>
              </w:rPr>
            </w:pPr>
            <w:r w:rsidRPr="00CC0718">
              <w:rPr>
                <w:b/>
                <w:color w:val="5C83B4"/>
                <w:spacing w:val="-2"/>
                <w:sz w:val="24"/>
              </w:rPr>
              <w:t>Nickname:</w:t>
            </w:r>
          </w:p>
        </w:tc>
        <w:tc>
          <w:tcPr>
            <w:tcW w:w="8912" w:type="dxa"/>
            <w:gridSpan w:val="7"/>
            <w:vMerge w:val="restart"/>
            <w:shd w:val="clear" w:color="auto" w:fill="FFFFFF" w:themeFill="background1"/>
            <w:tcMar/>
          </w:tcPr>
          <w:p w:rsidRPr="00CC0718" w:rsidR="00C71DC8" w:rsidP="00244814" w:rsidRDefault="00C71DC8" w14:paraId="7FF4317E" w14:textId="77777777">
            <w:pPr>
              <w:rPr>
                <w:b/>
                <w:color w:val="5C83B4"/>
                <w:spacing w:val="-2"/>
                <w:sz w:val="24"/>
              </w:rPr>
            </w:pPr>
            <w:r w:rsidRPr="00CC0718">
              <w:rPr>
                <w:b/>
                <w:color w:val="5C83B4"/>
                <w:spacing w:val="-2"/>
                <w:sz w:val="24"/>
              </w:rPr>
              <w:t>Codes\\AXIAL CODE\\Q11- Perception of having a marketing club\HELPFUL</w:t>
            </w:r>
          </w:p>
        </w:tc>
      </w:tr>
      <w:tr w:rsidRPr="00CC0718" w:rsidR="00C71DC8" w:rsidTr="3A33D0EC" w14:paraId="754F4211" w14:textId="77777777">
        <w:trPr>
          <w:trHeight w:val="444" w:hRule="exact"/>
        </w:trPr>
        <w:tc>
          <w:tcPr>
            <w:tcW w:w="1805" w:type="dxa"/>
            <w:shd w:val="clear" w:color="auto" w:fill="FFFFFF" w:themeFill="background1"/>
            <w:tcMar/>
          </w:tcPr>
          <w:p w:rsidRPr="00CC0718" w:rsidR="00C71DC8" w:rsidP="00244814" w:rsidRDefault="00C71DC8" w14:paraId="7C1DAEF1" w14:textId="77777777">
            <w:pPr>
              <w:rPr>
                <w:b/>
                <w:color w:val="5C83B4"/>
                <w:spacing w:val="-2"/>
                <w:sz w:val="24"/>
              </w:rPr>
            </w:pPr>
            <w:r w:rsidRPr="00CC0718">
              <w:rPr>
                <w:b/>
                <w:color w:val="5C83B4"/>
                <w:spacing w:val="-2"/>
                <w:sz w:val="24"/>
              </w:rPr>
              <w:t>Classification:</w:t>
            </w:r>
          </w:p>
        </w:tc>
        <w:tc>
          <w:tcPr>
            <w:tcW w:w="8912" w:type="dxa"/>
            <w:gridSpan w:val="7"/>
            <w:vMerge/>
            <w:tcMar/>
          </w:tcPr>
          <w:p w:rsidRPr="00CC0718" w:rsidR="00C71DC8" w:rsidP="00244814" w:rsidRDefault="00C71DC8" w14:paraId="19CD5554" w14:textId="77777777"/>
        </w:tc>
      </w:tr>
      <w:tr w:rsidRPr="00CC0718" w:rsidR="00C71DC8" w:rsidTr="3A33D0EC" w14:paraId="497A0116" w14:textId="77777777">
        <w:trPr>
          <w:trHeight w:val="459" w:hRule="exact"/>
        </w:trPr>
        <w:tc>
          <w:tcPr>
            <w:tcW w:w="1805" w:type="dxa"/>
            <w:shd w:val="clear" w:color="auto" w:fill="FFFFFF" w:themeFill="background1"/>
            <w:tcMar/>
          </w:tcPr>
          <w:p w:rsidRPr="00CC0718" w:rsidR="00C71DC8" w:rsidP="00244814" w:rsidRDefault="00C71DC8" w14:paraId="7CA67C1C" w14:textId="77777777">
            <w:pPr>
              <w:rPr>
                <w:b/>
                <w:color w:val="5C83B4"/>
                <w:spacing w:val="-2"/>
                <w:sz w:val="24"/>
              </w:rPr>
            </w:pPr>
            <w:r w:rsidRPr="00CC0718">
              <w:rPr>
                <w:b/>
                <w:color w:val="5C83B4"/>
                <w:spacing w:val="-2"/>
                <w:sz w:val="24"/>
              </w:rPr>
              <w:t>Aggregated:</w:t>
            </w:r>
          </w:p>
        </w:tc>
        <w:tc>
          <w:tcPr>
            <w:tcW w:w="8912" w:type="dxa"/>
            <w:gridSpan w:val="7"/>
            <w:shd w:val="clear" w:color="auto" w:fill="FFFFFF" w:themeFill="background1"/>
            <w:tcMar/>
          </w:tcPr>
          <w:p w:rsidRPr="00CC0718" w:rsidR="00C71DC8" w:rsidP="00244814" w:rsidRDefault="00C71DC8" w14:paraId="19F43AA1" w14:textId="77777777">
            <w:pPr>
              <w:rPr>
                <w:b/>
                <w:color w:val="5C83B4"/>
                <w:spacing w:val="-2"/>
                <w:sz w:val="24"/>
              </w:rPr>
            </w:pPr>
            <w:r w:rsidRPr="00CC0718">
              <w:rPr>
                <w:b/>
                <w:color w:val="5C83B4"/>
                <w:spacing w:val="-2"/>
                <w:sz w:val="24"/>
              </w:rPr>
              <w:t>Yes</w:t>
            </w:r>
          </w:p>
        </w:tc>
      </w:tr>
      <w:tr w:rsidRPr="00CC0718" w:rsidR="00C71DC8" w:rsidTr="3A33D0EC" w14:paraId="2D91C9D5" w14:textId="77777777">
        <w:trPr>
          <w:trHeight w:val="344" w:hRule="exact"/>
        </w:trPr>
        <w:tc>
          <w:tcPr>
            <w:tcW w:w="3381" w:type="dxa"/>
            <w:gridSpan w:val="2"/>
            <w:tcBorders>
              <w:bottom w:val="single" w:color="8FB6EA" w:sz="5" w:space="0"/>
            </w:tcBorders>
            <w:shd w:val="clear" w:color="auto" w:fill="FFFFFF" w:themeFill="background1"/>
            <w:tcMar/>
          </w:tcPr>
          <w:p w:rsidRPr="00CC0718" w:rsidR="00C71DC8" w:rsidP="00244814" w:rsidRDefault="00C71DC8" w14:paraId="68889796" w14:textId="77777777">
            <w:pPr>
              <w:rPr>
                <w:color w:val="000000"/>
                <w:spacing w:val="-2"/>
                <w:sz w:val="18"/>
              </w:rPr>
            </w:pPr>
            <w:r w:rsidRPr="00CC0718">
              <w:rPr>
                <w:color w:val="000000"/>
                <w:spacing w:val="-2"/>
                <w:sz w:val="18"/>
              </w:rPr>
              <w:t>Document</w:t>
            </w:r>
          </w:p>
        </w:tc>
        <w:tc>
          <w:tcPr>
            <w:tcW w:w="1132" w:type="dxa"/>
            <w:tcBorders>
              <w:bottom w:val="single" w:color="8FB6EA" w:sz="5" w:space="0"/>
            </w:tcBorders>
            <w:shd w:val="clear" w:color="auto" w:fill="FFFFFF" w:themeFill="background1"/>
            <w:tcMar/>
          </w:tcPr>
          <w:p w:rsidRPr="00CC0718" w:rsidR="00C71DC8" w:rsidP="00244814" w:rsidRDefault="00C71DC8" w14:paraId="5B2C333A" w14:textId="77777777">
            <w:pPr>
              <w:rPr>
                <w:color w:val="000000"/>
                <w:spacing w:val="-2"/>
                <w:sz w:val="18"/>
              </w:rPr>
            </w:pPr>
            <w:r w:rsidRPr="00CC0718">
              <w:rPr>
                <w:color w:val="000000"/>
                <w:spacing w:val="-2"/>
                <w:sz w:val="18"/>
              </w:rPr>
              <w:t>6</w:t>
            </w:r>
          </w:p>
        </w:tc>
        <w:tc>
          <w:tcPr>
            <w:tcW w:w="1576" w:type="dxa"/>
            <w:gridSpan w:val="2"/>
            <w:tcBorders>
              <w:bottom w:val="single" w:color="8FB6EA" w:sz="5" w:space="0"/>
            </w:tcBorders>
            <w:shd w:val="clear" w:color="auto" w:fill="FFFFFF" w:themeFill="background1"/>
            <w:tcMar/>
          </w:tcPr>
          <w:p w:rsidRPr="00CC0718" w:rsidR="00C71DC8" w:rsidP="00244814" w:rsidRDefault="00C71DC8" w14:paraId="49B61AD3" w14:textId="77777777">
            <w:pPr>
              <w:rPr>
                <w:color w:val="000000"/>
                <w:spacing w:val="-2"/>
                <w:sz w:val="18"/>
              </w:rPr>
            </w:pPr>
            <w:r w:rsidRPr="00CC0718">
              <w:rPr>
                <w:color w:val="000000"/>
                <w:spacing w:val="-2"/>
                <w:sz w:val="18"/>
              </w:rPr>
              <w:t>12</w:t>
            </w:r>
          </w:p>
        </w:tc>
        <w:tc>
          <w:tcPr>
            <w:tcW w:w="1362" w:type="dxa"/>
            <w:tcBorders>
              <w:bottom w:val="single" w:color="8FB6EA" w:sz="5" w:space="0"/>
            </w:tcBorders>
            <w:shd w:val="clear" w:color="auto" w:fill="FFFFFF" w:themeFill="background1"/>
            <w:tcMar/>
          </w:tcPr>
          <w:p w:rsidRPr="00CC0718" w:rsidR="00C71DC8" w:rsidP="00244814" w:rsidRDefault="00C71DC8" w14:paraId="6A2FF9ED" w14:textId="77777777">
            <w:pPr>
              <w:rPr>
                <w:color w:val="000000"/>
                <w:spacing w:val="-2"/>
                <w:sz w:val="18"/>
              </w:rPr>
            </w:pPr>
            <w:r w:rsidRPr="00CC0718">
              <w:rPr>
                <w:color w:val="000000"/>
                <w:spacing w:val="-2"/>
                <w:sz w:val="18"/>
              </w:rPr>
              <w:t>105</w:t>
            </w:r>
          </w:p>
        </w:tc>
        <w:tc>
          <w:tcPr>
            <w:tcW w:w="1690" w:type="dxa"/>
            <w:tcBorders>
              <w:bottom w:val="single" w:color="8FB6EA" w:sz="5" w:space="0"/>
            </w:tcBorders>
            <w:shd w:val="clear" w:color="auto" w:fill="FFFFFF" w:themeFill="background1"/>
            <w:tcMar/>
          </w:tcPr>
          <w:p w:rsidRPr="00CC0718" w:rsidR="00C71DC8" w:rsidP="00244814" w:rsidRDefault="00C71DC8" w14:paraId="4D93DACE" w14:textId="77777777">
            <w:pPr>
              <w:rPr>
                <w:color w:val="000000"/>
                <w:spacing w:val="-2"/>
                <w:sz w:val="18"/>
              </w:rPr>
            </w:pPr>
            <w:r w:rsidRPr="00CC0718">
              <w:rPr>
                <w:color w:val="000000"/>
                <w:spacing w:val="-2"/>
                <w:sz w:val="18"/>
              </w:rPr>
              <w:t>12</w:t>
            </w:r>
          </w:p>
        </w:tc>
        <w:tc>
          <w:tcPr>
            <w:tcW w:w="1576" w:type="dxa"/>
            <w:tcBorders>
              <w:bottom w:val="single" w:color="8FB6EA" w:sz="5" w:space="0"/>
            </w:tcBorders>
            <w:shd w:val="clear" w:color="auto" w:fill="FFFFFF" w:themeFill="background1"/>
            <w:tcMar/>
          </w:tcPr>
          <w:p w:rsidRPr="00CC0718" w:rsidR="00C71DC8" w:rsidP="00244814" w:rsidRDefault="00C71DC8" w14:paraId="3C3DE548" w14:textId="77777777">
            <w:pPr>
              <w:rPr>
                <w:color w:val="000000"/>
                <w:spacing w:val="-2"/>
                <w:sz w:val="18"/>
              </w:rPr>
            </w:pPr>
          </w:p>
        </w:tc>
      </w:tr>
      <w:tr w:rsidRPr="00CC0718" w:rsidR="00C71DC8" w:rsidTr="3A33D0EC" w14:paraId="7DDA6A60" w14:textId="77777777">
        <w:trPr>
          <w:trHeight w:val="444" w:hRule="exact"/>
        </w:trPr>
        <w:tc>
          <w:tcPr>
            <w:tcW w:w="10717" w:type="dxa"/>
            <w:gridSpan w:val="8"/>
            <w:tcBorders>
              <w:top w:val="single" w:color="8FB6EA" w:sz="5" w:space="0"/>
            </w:tcBorders>
            <w:tcMar/>
          </w:tcPr>
          <w:p w:rsidRPr="00CC0718" w:rsidR="00C71DC8" w:rsidP="00244814" w:rsidRDefault="00C71DC8" w14:paraId="4CF8BF94" w14:textId="77777777"/>
        </w:tc>
      </w:tr>
      <w:tr w:rsidRPr="00CC0718" w:rsidR="00C71DC8" w:rsidTr="3A33D0EC" w14:paraId="2CD871FA" w14:textId="77777777">
        <w:trPr>
          <w:trHeight w:val="602" w:hRule="exact"/>
        </w:trPr>
        <w:tc>
          <w:tcPr>
            <w:tcW w:w="10717" w:type="dxa"/>
            <w:gridSpan w:val="8"/>
            <w:shd w:val="clear" w:color="auto" w:fill="FFFFFF" w:themeFill="background1"/>
            <w:tcMar/>
          </w:tcPr>
          <w:p w:rsidRPr="00CC0718" w:rsidR="00C71DC8" w:rsidP="00244814" w:rsidRDefault="00C71DC8" w14:paraId="3F2FEE5E" w14:textId="77777777">
            <w:pPr>
              <w:rPr>
                <w:b/>
                <w:color w:val="5C83B4"/>
                <w:spacing w:val="-2"/>
                <w:sz w:val="24"/>
              </w:rPr>
            </w:pPr>
          </w:p>
        </w:tc>
      </w:tr>
      <w:tr w:rsidRPr="00CC0718" w:rsidR="00C71DC8" w:rsidTr="3A33D0EC" w14:paraId="414E01FC" w14:textId="77777777">
        <w:trPr>
          <w:trHeight w:val="458" w:hRule="exact"/>
        </w:trPr>
        <w:tc>
          <w:tcPr>
            <w:tcW w:w="1805" w:type="dxa"/>
            <w:shd w:val="clear" w:color="auto" w:fill="FFFFFF" w:themeFill="background1"/>
            <w:tcMar/>
          </w:tcPr>
          <w:p w:rsidRPr="00CC0718" w:rsidR="00C71DC8" w:rsidP="00244814" w:rsidRDefault="00C71DC8" w14:paraId="069957E5" w14:textId="77777777">
            <w:pPr>
              <w:rPr>
                <w:b/>
                <w:color w:val="5C83B4"/>
                <w:spacing w:val="-2"/>
                <w:sz w:val="24"/>
              </w:rPr>
            </w:pPr>
            <w:r w:rsidRPr="00CC0718">
              <w:rPr>
                <w:b/>
                <w:color w:val="5C83B4"/>
                <w:spacing w:val="-2"/>
                <w:sz w:val="24"/>
              </w:rPr>
              <w:t>Nickname:</w:t>
            </w:r>
          </w:p>
        </w:tc>
        <w:tc>
          <w:tcPr>
            <w:tcW w:w="8912" w:type="dxa"/>
            <w:gridSpan w:val="7"/>
            <w:vMerge w:val="restart"/>
            <w:shd w:val="clear" w:color="auto" w:fill="FFFFFF" w:themeFill="background1"/>
            <w:tcMar/>
          </w:tcPr>
          <w:p w:rsidRPr="00CC0718" w:rsidR="00C71DC8" w:rsidP="3A33D0EC" w:rsidRDefault="00C71DC8" w14:paraId="43CD9806" w14:textId="77777777">
            <w:pPr>
              <w:rPr>
                <w:b w:val="1"/>
                <w:bCs w:val="1"/>
                <w:color w:val="5C83B4"/>
                <w:spacing w:val="-2"/>
                <w:sz w:val="24"/>
                <w:szCs w:val="24"/>
                <w:lang w:val="en-US"/>
              </w:rPr>
            </w:pPr>
            <w:r w:rsidRPr="3A33D0EC" w:rsidR="00C71DC8">
              <w:rPr>
                <w:b w:val="1"/>
                <w:bCs w:val="1"/>
                <w:color w:val="5C83B4"/>
                <w:spacing w:val="-2"/>
                <w:sz w:val="24"/>
                <w:szCs w:val="24"/>
                <w:lang w:val="en-US"/>
              </w:rPr>
              <w:t xml:space="preserve">Codes\\AXIAL CODE\\Q11- Perception of having a marketing club\HELPFUL\And if </w:t>
            </w:r>
            <w:r w:rsidRPr="3A33D0EC" w:rsidR="00C71DC8">
              <w:rPr>
                <w:b w:val="1"/>
                <w:bCs w:val="1"/>
                <w:color w:val="5C83B4"/>
                <w:spacing w:val="-2"/>
                <w:sz w:val="24"/>
                <w:szCs w:val="24"/>
                <w:lang w:val="en-US"/>
              </w:rPr>
              <w:t>there's</w:t>
            </w:r>
            <w:r w:rsidRPr="3A33D0EC" w:rsidR="00C71DC8">
              <w:rPr>
                <w:b w:val="1"/>
                <w:bCs w:val="1"/>
                <w:color w:val="5C83B4"/>
                <w:spacing w:val="-2"/>
                <w:sz w:val="24"/>
                <w:szCs w:val="24"/>
                <w:lang w:val="en-US"/>
              </w:rPr>
              <w:t xml:space="preserve"> any other help extended, we would be more than willing to, you know, have that</w:t>
            </w:r>
          </w:p>
        </w:tc>
      </w:tr>
      <w:tr w:rsidRPr="00CC0718" w:rsidR="00C71DC8" w:rsidTr="3A33D0EC" w14:paraId="653BA6AA" w14:textId="77777777">
        <w:trPr>
          <w:trHeight w:val="444" w:hRule="exact"/>
        </w:trPr>
        <w:tc>
          <w:tcPr>
            <w:tcW w:w="1805" w:type="dxa"/>
            <w:shd w:val="clear" w:color="auto" w:fill="FFFFFF" w:themeFill="background1"/>
            <w:tcMar/>
          </w:tcPr>
          <w:p w:rsidRPr="00CC0718" w:rsidR="00C71DC8" w:rsidP="00244814" w:rsidRDefault="00C71DC8" w14:paraId="68AEF849" w14:textId="77777777">
            <w:pPr>
              <w:rPr>
                <w:b/>
                <w:color w:val="5C83B4"/>
                <w:spacing w:val="-2"/>
                <w:sz w:val="24"/>
              </w:rPr>
            </w:pPr>
            <w:r w:rsidRPr="00CC0718">
              <w:rPr>
                <w:b/>
                <w:color w:val="5C83B4"/>
                <w:spacing w:val="-2"/>
                <w:sz w:val="24"/>
              </w:rPr>
              <w:t>Classification:</w:t>
            </w:r>
          </w:p>
        </w:tc>
        <w:tc>
          <w:tcPr>
            <w:tcW w:w="8912" w:type="dxa"/>
            <w:gridSpan w:val="7"/>
            <w:vMerge/>
            <w:tcMar/>
          </w:tcPr>
          <w:p w:rsidRPr="00CC0718" w:rsidR="00C71DC8" w:rsidP="00244814" w:rsidRDefault="00C71DC8" w14:paraId="1B77FD43" w14:textId="77777777"/>
        </w:tc>
      </w:tr>
      <w:tr w:rsidRPr="00CC0718" w:rsidR="00C71DC8" w:rsidTr="3A33D0EC" w14:paraId="2E552547" w14:textId="77777777">
        <w:trPr>
          <w:trHeight w:val="459" w:hRule="exact"/>
        </w:trPr>
        <w:tc>
          <w:tcPr>
            <w:tcW w:w="1805" w:type="dxa"/>
            <w:shd w:val="clear" w:color="auto" w:fill="FFFFFF" w:themeFill="background1"/>
            <w:tcMar/>
          </w:tcPr>
          <w:p w:rsidRPr="00CC0718" w:rsidR="00C71DC8" w:rsidP="00244814" w:rsidRDefault="00C71DC8" w14:paraId="3C75B1DB" w14:textId="77777777">
            <w:pPr>
              <w:rPr>
                <w:b/>
                <w:color w:val="5C83B4"/>
                <w:spacing w:val="-2"/>
                <w:sz w:val="24"/>
              </w:rPr>
            </w:pPr>
            <w:r w:rsidRPr="00CC0718">
              <w:rPr>
                <w:b/>
                <w:color w:val="5C83B4"/>
                <w:spacing w:val="-2"/>
                <w:sz w:val="24"/>
              </w:rPr>
              <w:t>Aggregated:</w:t>
            </w:r>
          </w:p>
        </w:tc>
        <w:tc>
          <w:tcPr>
            <w:tcW w:w="8912" w:type="dxa"/>
            <w:gridSpan w:val="7"/>
            <w:shd w:val="clear" w:color="auto" w:fill="FFFFFF" w:themeFill="background1"/>
            <w:tcMar/>
          </w:tcPr>
          <w:p w:rsidRPr="00CC0718" w:rsidR="00C71DC8" w:rsidP="00244814" w:rsidRDefault="00C71DC8" w14:paraId="0A350032" w14:textId="77777777">
            <w:pPr>
              <w:rPr>
                <w:b/>
                <w:color w:val="5C83B4"/>
                <w:spacing w:val="-2"/>
                <w:sz w:val="24"/>
              </w:rPr>
            </w:pPr>
            <w:r w:rsidRPr="00CC0718">
              <w:rPr>
                <w:b/>
                <w:color w:val="5C83B4"/>
                <w:spacing w:val="-2"/>
                <w:sz w:val="24"/>
              </w:rPr>
              <w:t>No</w:t>
            </w:r>
          </w:p>
        </w:tc>
      </w:tr>
      <w:tr w:rsidRPr="00CC0718" w:rsidR="00C71DC8" w:rsidTr="3A33D0EC" w14:paraId="2624678C" w14:textId="77777777">
        <w:trPr>
          <w:trHeight w:val="329" w:hRule="exact"/>
        </w:trPr>
        <w:tc>
          <w:tcPr>
            <w:tcW w:w="3381" w:type="dxa"/>
            <w:gridSpan w:val="2"/>
            <w:tcBorders>
              <w:bottom w:val="single" w:color="8FB6EA" w:sz="5" w:space="0"/>
            </w:tcBorders>
            <w:shd w:val="clear" w:color="auto" w:fill="FFFFFF" w:themeFill="background1"/>
            <w:tcMar/>
          </w:tcPr>
          <w:p w:rsidRPr="00CC0718" w:rsidR="00C71DC8" w:rsidP="00244814" w:rsidRDefault="00C71DC8" w14:paraId="1383E797" w14:textId="77777777">
            <w:pPr>
              <w:rPr>
                <w:color w:val="000000"/>
                <w:spacing w:val="-2"/>
                <w:sz w:val="18"/>
              </w:rPr>
            </w:pPr>
            <w:r w:rsidRPr="00CC0718">
              <w:rPr>
                <w:color w:val="000000"/>
                <w:spacing w:val="-2"/>
                <w:sz w:val="18"/>
              </w:rPr>
              <w:t>Document</w:t>
            </w:r>
          </w:p>
        </w:tc>
        <w:tc>
          <w:tcPr>
            <w:tcW w:w="1132" w:type="dxa"/>
            <w:tcBorders>
              <w:bottom w:val="single" w:color="8FB6EA" w:sz="5" w:space="0"/>
            </w:tcBorders>
            <w:shd w:val="clear" w:color="auto" w:fill="FFFFFF" w:themeFill="background1"/>
            <w:tcMar/>
          </w:tcPr>
          <w:p w:rsidRPr="00CC0718" w:rsidR="00C71DC8" w:rsidP="00244814" w:rsidRDefault="00C71DC8" w14:paraId="46585AAE" w14:textId="77777777">
            <w:pPr>
              <w:rPr>
                <w:color w:val="000000"/>
                <w:spacing w:val="-2"/>
                <w:sz w:val="18"/>
              </w:rPr>
            </w:pPr>
            <w:r w:rsidRPr="00CC0718">
              <w:rPr>
                <w:color w:val="000000"/>
                <w:spacing w:val="-2"/>
                <w:sz w:val="18"/>
              </w:rPr>
              <w:t>1</w:t>
            </w:r>
          </w:p>
        </w:tc>
        <w:tc>
          <w:tcPr>
            <w:tcW w:w="1576" w:type="dxa"/>
            <w:gridSpan w:val="2"/>
            <w:tcBorders>
              <w:bottom w:val="single" w:color="8FB6EA" w:sz="5" w:space="0"/>
            </w:tcBorders>
            <w:shd w:val="clear" w:color="auto" w:fill="FFFFFF" w:themeFill="background1"/>
            <w:tcMar/>
          </w:tcPr>
          <w:p w:rsidRPr="00CC0718" w:rsidR="00C71DC8" w:rsidP="00244814" w:rsidRDefault="00C71DC8" w14:paraId="469BA259" w14:textId="77777777">
            <w:pPr>
              <w:rPr>
                <w:color w:val="000000"/>
                <w:spacing w:val="-2"/>
                <w:sz w:val="18"/>
              </w:rPr>
            </w:pPr>
            <w:r w:rsidRPr="00CC0718">
              <w:rPr>
                <w:color w:val="000000"/>
                <w:spacing w:val="-2"/>
                <w:sz w:val="18"/>
              </w:rPr>
              <w:t>1</w:t>
            </w:r>
          </w:p>
        </w:tc>
        <w:tc>
          <w:tcPr>
            <w:tcW w:w="1362" w:type="dxa"/>
            <w:tcBorders>
              <w:bottom w:val="single" w:color="8FB6EA" w:sz="5" w:space="0"/>
            </w:tcBorders>
            <w:shd w:val="clear" w:color="auto" w:fill="FFFFFF" w:themeFill="background1"/>
            <w:tcMar/>
          </w:tcPr>
          <w:p w:rsidRPr="00CC0718" w:rsidR="00C71DC8" w:rsidP="00244814" w:rsidRDefault="00C71DC8" w14:paraId="5BB001B4" w14:textId="77777777">
            <w:pPr>
              <w:rPr>
                <w:color w:val="000000"/>
                <w:spacing w:val="-2"/>
                <w:sz w:val="18"/>
              </w:rPr>
            </w:pPr>
            <w:r w:rsidRPr="00CC0718">
              <w:rPr>
                <w:color w:val="000000"/>
                <w:spacing w:val="-2"/>
                <w:sz w:val="18"/>
              </w:rPr>
              <w:t>18</w:t>
            </w:r>
          </w:p>
        </w:tc>
        <w:tc>
          <w:tcPr>
            <w:tcW w:w="1690" w:type="dxa"/>
            <w:tcBorders>
              <w:bottom w:val="single" w:color="8FB6EA" w:sz="5" w:space="0"/>
            </w:tcBorders>
            <w:shd w:val="clear" w:color="auto" w:fill="FFFFFF" w:themeFill="background1"/>
            <w:tcMar/>
          </w:tcPr>
          <w:p w:rsidRPr="00CC0718" w:rsidR="00C71DC8" w:rsidP="00244814" w:rsidRDefault="00C71DC8" w14:paraId="0A3E3A46" w14:textId="77777777">
            <w:pPr>
              <w:rPr>
                <w:color w:val="000000"/>
                <w:spacing w:val="-2"/>
                <w:sz w:val="18"/>
              </w:rPr>
            </w:pPr>
            <w:r w:rsidRPr="00CC0718">
              <w:rPr>
                <w:color w:val="000000"/>
                <w:spacing w:val="-2"/>
                <w:sz w:val="18"/>
              </w:rPr>
              <w:t>1</w:t>
            </w:r>
          </w:p>
        </w:tc>
        <w:tc>
          <w:tcPr>
            <w:tcW w:w="1576" w:type="dxa"/>
            <w:tcBorders>
              <w:bottom w:val="single" w:color="8FB6EA" w:sz="5" w:space="0"/>
            </w:tcBorders>
            <w:shd w:val="clear" w:color="auto" w:fill="FFFFFF" w:themeFill="background1"/>
            <w:tcMar/>
          </w:tcPr>
          <w:p w:rsidRPr="00CC0718" w:rsidR="00C71DC8" w:rsidP="00244814" w:rsidRDefault="00C71DC8" w14:paraId="104E47C7" w14:textId="77777777">
            <w:pPr>
              <w:rPr>
                <w:color w:val="000000"/>
                <w:spacing w:val="-2"/>
                <w:sz w:val="18"/>
              </w:rPr>
            </w:pPr>
          </w:p>
        </w:tc>
      </w:tr>
      <w:tr w:rsidRPr="00CC0718" w:rsidR="00C71DC8" w:rsidTr="3A33D0EC" w14:paraId="27922750" w14:textId="77777777">
        <w:trPr>
          <w:trHeight w:val="459" w:hRule="exact"/>
        </w:trPr>
        <w:tc>
          <w:tcPr>
            <w:tcW w:w="10717" w:type="dxa"/>
            <w:gridSpan w:val="8"/>
            <w:tcBorders>
              <w:top w:val="single" w:color="8FB6EA" w:sz="5" w:space="0"/>
            </w:tcBorders>
            <w:tcMar/>
          </w:tcPr>
          <w:p w:rsidRPr="00CC0718" w:rsidR="00C71DC8" w:rsidP="00244814" w:rsidRDefault="00C71DC8" w14:paraId="5DA53FEC" w14:textId="77777777"/>
        </w:tc>
      </w:tr>
      <w:tr w:rsidRPr="00CC0718" w:rsidR="00C71DC8" w:rsidTr="3A33D0EC" w14:paraId="329942B5" w14:textId="77777777">
        <w:trPr>
          <w:trHeight w:val="330" w:hRule="exact"/>
        </w:trPr>
        <w:tc>
          <w:tcPr>
            <w:tcW w:w="10717" w:type="dxa"/>
            <w:gridSpan w:val="8"/>
            <w:shd w:val="clear" w:color="auto" w:fill="FFFFFF" w:themeFill="background1"/>
            <w:tcMar/>
          </w:tcPr>
          <w:p w:rsidRPr="00CC0718" w:rsidR="00C71DC8" w:rsidP="00244814" w:rsidRDefault="00C71DC8" w14:paraId="2CFAF517" w14:textId="77777777">
            <w:pPr>
              <w:rPr>
                <w:b/>
                <w:color w:val="5C83B4"/>
                <w:spacing w:val="-2"/>
                <w:sz w:val="24"/>
              </w:rPr>
            </w:pPr>
          </w:p>
        </w:tc>
      </w:tr>
      <w:tr w:rsidRPr="00CC0718" w:rsidR="00C71DC8" w:rsidTr="3A33D0EC" w14:paraId="41F4F131" w14:textId="77777777">
        <w:trPr>
          <w:trHeight w:val="458" w:hRule="exact"/>
        </w:trPr>
        <w:tc>
          <w:tcPr>
            <w:tcW w:w="1805" w:type="dxa"/>
            <w:shd w:val="clear" w:color="auto" w:fill="FFFFFF" w:themeFill="background1"/>
            <w:tcMar/>
          </w:tcPr>
          <w:p w:rsidRPr="00CC0718" w:rsidR="00C71DC8" w:rsidP="00244814" w:rsidRDefault="00C71DC8" w14:paraId="3CA0DAF1" w14:textId="77777777">
            <w:pPr>
              <w:rPr>
                <w:b/>
                <w:color w:val="5C83B4"/>
                <w:spacing w:val="-2"/>
                <w:sz w:val="24"/>
              </w:rPr>
            </w:pPr>
            <w:r w:rsidRPr="00CC0718">
              <w:rPr>
                <w:b/>
                <w:color w:val="5C83B4"/>
                <w:spacing w:val="-2"/>
                <w:sz w:val="24"/>
              </w:rPr>
              <w:t>Nickname:</w:t>
            </w:r>
          </w:p>
        </w:tc>
        <w:tc>
          <w:tcPr>
            <w:tcW w:w="8912" w:type="dxa"/>
            <w:gridSpan w:val="7"/>
            <w:vMerge w:val="restart"/>
            <w:shd w:val="clear" w:color="auto" w:fill="FFFFFF" w:themeFill="background1"/>
            <w:tcMar/>
          </w:tcPr>
          <w:p w:rsidRPr="00CC0718" w:rsidR="00C71DC8" w:rsidP="00244814" w:rsidRDefault="00C71DC8" w14:paraId="01FC2A71" w14:textId="77777777">
            <w:pPr>
              <w:rPr>
                <w:b/>
                <w:color w:val="5C83B4"/>
                <w:spacing w:val="-2"/>
                <w:sz w:val="24"/>
              </w:rPr>
            </w:pPr>
            <w:r w:rsidRPr="00CC0718">
              <w:rPr>
                <w:b/>
                <w:color w:val="5C83B4"/>
                <w:spacing w:val="-2"/>
                <w:sz w:val="24"/>
              </w:rPr>
              <w:t>Codes\\AXIAL CODE\\Q11- Perception of having a marketing club\HELPFUL\Good Idea</w:t>
            </w:r>
          </w:p>
        </w:tc>
      </w:tr>
      <w:tr w:rsidRPr="00CC0718" w:rsidR="00C71DC8" w:rsidTr="3A33D0EC" w14:paraId="529794E0" w14:textId="77777777">
        <w:trPr>
          <w:trHeight w:val="444" w:hRule="exact"/>
        </w:trPr>
        <w:tc>
          <w:tcPr>
            <w:tcW w:w="1805" w:type="dxa"/>
            <w:shd w:val="clear" w:color="auto" w:fill="FFFFFF" w:themeFill="background1"/>
            <w:tcMar/>
          </w:tcPr>
          <w:p w:rsidRPr="00CC0718" w:rsidR="00C71DC8" w:rsidP="00244814" w:rsidRDefault="00C71DC8" w14:paraId="6CD5AADC" w14:textId="77777777">
            <w:pPr>
              <w:rPr>
                <w:b/>
                <w:color w:val="5C83B4"/>
                <w:spacing w:val="-2"/>
                <w:sz w:val="24"/>
              </w:rPr>
            </w:pPr>
            <w:r w:rsidRPr="00CC0718">
              <w:rPr>
                <w:b/>
                <w:color w:val="5C83B4"/>
                <w:spacing w:val="-2"/>
                <w:sz w:val="24"/>
              </w:rPr>
              <w:t>Classification:</w:t>
            </w:r>
          </w:p>
        </w:tc>
        <w:tc>
          <w:tcPr>
            <w:tcW w:w="8912" w:type="dxa"/>
            <w:gridSpan w:val="7"/>
            <w:vMerge/>
            <w:tcMar/>
          </w:tcPr>
          <w:p w:rsidRPr="00CC0718" w:rsidR="00C71DC8" w:rsidP="00244814" w:rsidRDefault="00C71DC8" w14:paraId="5C08A465" w14:textId="77777777"/>
        </w:tc>
      </w:tr>
      <w:tr w:rsidRPr="00CC0718" w:rsidR="00C71DC8" w:rsidTr="3A33D0EC" w14:paraId="1B6F7A05" w14:textId="77777777">
        <w:trPr>
          <w:trHeight w:val="459" w:hRule="exact"/>
        </w:trPr>
        <w:tc>
          <w:tcPr>
            <w:tcW w:w="1805" w:type="dxa"/>
            <w:shd w:val="clear" w:color="auto" w:fill="FFFFFF" w:themeFill="background1"/>
            <w:tcMar/>
          </w:tcPr>
          <w:p w:rsidRPr="00CC0718" w:rsidR="00C71DC8" w:rsidP="00244814" w:rsidRDefault="00C71DC8" w14:paraId="1C373B94" w14:textId="77777777">
            <w:pPr>
              <w:rPr>
                <w:b/>
                <w:color w:val="5C83B4"/>
                <w:spacing w:val="-2"/>
                <w:sz w:val="24"/>
              </w:rPr>
            </w:pPr>
            <w:r w:rsidRPr="00CC0718">
              <w:rPr>
                <w:b/>
                <w:color w:val="5C83B4"/>
                <w:spacing w:val="-2"/>
                <w:sz w:val="24"/>
              </w:rPr>
              <w:t>Aggregated:</w:t>
            </w:r>
          </w:p>
        </w:tc>
        <w:tc>
          <w:tcPr>
            <w:tcW w:w="8912" w:type="dxa"/>
            <w:gridSpan w:val="7"/>
            <w:shd w:val="clear" w:color="auto" w:fill="FFFFFF" w:themeFill="background1"/>
            <w:tcMar/>
          </w:tcPr>
          <w:p w:rsidRPr="00CC0718" w:rsidR="00C71DC8" w:rsidP="00244814" w:rsidRDefault="00C71DC8" w14:paraId="0DF56D51" w14:textId="77777777">
            <w:pPr>
              <w:rPr>
                <w:b/>
                <w:color w:val="5C83B4"/>
                <w:spacing w:val="-2"/>
                <w:sz w:val="24"/>
              </w:rPr>
            </w:pPr>
            <w:r w:rsidRPr="00CC0718">
              <w:rPr>
                <w:b/>
                <w:color w:val="5C83B4"/>
                <w:spacing w:val="-2"/>
                <w:sz w:val="24"/>
              </w:rPr>
              <w:t>No</w:t>
            </w:r>
          </w:p>
        </w:tc>
      </w:tr>
      <w:tr w:rsidRPr="00CC0718" w:rsidR="00C71DC8" w:rsidTr="3A33D0EC" w14:paraId="0563B4EC" w14:textId="77777777">
        <w:trPr>
          <w:trHeight w:val="344" w:hRule="exact"/>
        </w:trPr>
        <w:tc>
          <w:tcPr>
            <w:tcW w:w="3381" w:type="dxa"/>
            <w:gridSpan w:val="2"/>
            <w:tcBorders>
              <w:bottom w:val="single" w:color="8FB6EA" w:sz="5" w:space="0"/>
            </w:tcBorders>
            <w:shd w:val="clear" w:color="auto" w:fill="FFFFFF" w:themeFill="background1"/>
            <w:tcMar/>
          </w:tcPr>
          <w:p w:rsidRPr="00CC0718" w:rsidR="00C71DC8" w:rsidP="00244814" w:rsidRDefault="00C71DC8" w14:paraId="1EA8D122" w14:textId="77777777">
            <w:pPr>
              <w:rPr>
                <w:color w:val="000000"/>
                <w:spacing w:val="-2"/>
                <w:sz w:val="18"/>
              </w:rPr>
            </w:pPr>
            <w:r w:rsidRPr="00CC0718">
              <w:rPr>
                <w:color w:val="000000"/>
                <w:spacing w:val="-2"/>
                <w:sz w:val="18"/>
              </w:rPr>
              <w:t>Document</w:t>
            </w:r>
          </w:p>
        </w:tc>
        <w:tc>
          <w:tcPr>
            <w:tcW w:w="1132" w:type="dxa"/>
            <w:tcBorders>
              <w:bottom w:val="single" w:color="8FB6EA" w:sz="5" w:space="0"/>
            </w:tcBorders>
            <w:shd w:val="clear" w:color="auto" w:fill="FFFFFF" w:themeFill="background1"/>
            <w:tcMar/>
          </w:tcPr>
          <w:p w:rsidRPr="00CC0718" w:rsidR="00C71DC8" w:rsidP="00244814" w:rsidRDefault="00C71DC8" w14:paraId="4D6BCB7C" w14:textId="77777777">
            <w:pPr>
              <w:rPr>
                <w:color w:val="000000"/>
                <w:spacing w:val="-2"/>
                <w:sz w:val="18"/>
              </w:rPr>
            </w:pPr>
            <w:r w:rsidRPr="00CC0718">
              <w:rPr>
                <w:color w:val="000000"/>
                <w:spacing w:val="-2"/>
                <w:sz w:val="18"/>
              </w:rPr>
              <w:t>1</w:t>
            </w:r>
          </w:p>
        </w:tc>
        <w:tc>
          <w:tcPr>
            <w:tcW w:w="1576" w:type="dxa"/>
            <w:gridSpan w:val="2"/>
            <w:tcBorders>
              <w:bottom w:val="single" w:color="8FB6EA" w:sz="5" w:space="0"/>
            </w:tcBorders>
            <w:shd w:val="clear" w:color="auto" w:fill="FFFFFF" w:themeFill="background1"/>
            <w:tcMar/>
          </w:tcPr>
          <w:p w:rsidRPr="00CC0718" w:rsidR="00C71DC8" w:rsidP="00244814" w:rsidRDefault="00C71DC8" w14:paraId="3B6A2E7C" w14:textId="77777777">
            <w:pPr>
              <w:rPr>
                <w:color w:val="000000"/>
                <w:spacing w:val="-2"/>
                <w:sz w:val="18"/>
              </w:rPr>
            </w:pPr>
            <w:r w:rsidRPr="00CC0718">
              <w:rPr>
                <w:color w:val="000000"/>
                <w:spacing w:val="-2"/>
                <w:sz w:val="18"/>
              </w:rPr>
              <w:t>1</w:t>
            </w:r>
          </w:p>
        </w:tc>
        <w:tc>
          <w:tcPr>
            <w:tcW w:w="1362" w:type="dxa"/>
            <w:tcBorders>
              <w:bottom w:val="single" w:color="8FB6EA" w:sz="5" w:space="0"/>
            </w:tcBorders>
            <w:shd w:val="clear" w:color="auto" w:fill="FFFFFF" w:themeFill="background1"/>
            <w:tcMar/>
          </w:tcPr>
          <w:p w:rsidRPr="00CC0718" w:rsidR="00C71DC8" w:rsidP="00244814" w:rsidRDefault="00C71DC8" w14:paraId="73862E19" w14:textId="77777777">
            <w:pPr>
              <w:rPr>
                <w:color w:val="000000"/>
                <w:spacing w:val="-2"/>
                <w:sz w:val="18"/>
              </w:rPr>
            </w:pPr>
            <w:r w:rsidRPr="00CC0718">
              <w:rPr>
                <w:color w:val="000000"/>
                <w:spacing w:val="-2"/>
                <w:sz w:val="18"/>
              </w:rPr>
              <w:t>2</w:t>
            </w:r>
          </w:p>
        </w:tc>
        <w:tc>
          <w:tcPr>
            <w:tcW w:w="1690" w:type="dxa"/>
            <w:tcBorders>
              <w:bottom w:val="single" w:color="8FB6EA" w:sz="5" w:space="0"/>
            </w:tcBorders>
            <w:shd w:val="clear" w:color="auto" w:fill="FFFFFF" w:themeFill="background1"/>
            <w:tcMar/>
          </w:tcPr>
          <w:p w:rsidRPr="00CC0718" w:rsidR="00C71DC8" w:rsidP="00244814" w:rsidRDefault="00C71DC8" w14:paraId="7DA37A3A" w14:textId="77777777">
            <w:pPr>
              <w:rPr>
                <w:color w:val="000000"/>
                <w:spacing w:val="-2"/>
                <w:sz w:val="18"/>
              </w:rPr>
            </w:pPr>
            <w:r w:rsidRPr="00CC0718">
              <w:rPr>
                <w:color w:val="000000"/>
                <w:spacing w:val="-2"/>
                <w:sz w:val="18"/>
              </w:rPr>
              <w:t>1</w:t>
            </w:r>
          </w:p>
        </w:tc>
        <w:tc>
          <w:tcPr>
            <w:tcW w:w="1576" w:type="dxa"/>
            <w:tcBorders>
              <w:bottom w:val="single" w:color="8FB6EA" w:sz="5" w:space="0"/>
            </w:tcBorders>
            <w:shd w:val="clear" w:color="auto" w:fill="FFFFFF" w:themeFill="background1"/>
            <w:tcMar/>
          </w:tcPr>
          <w:p w:rsidRPr="00CC0718" w:rsidR="00C71DC8" w:rsidP="00244814" w:rsidRDefault="00C71DC8" w14:paraId="0394FABC" w14:textId="77777777">
            <w:pPr>
              <w:rPr>
                <w:color w:val="000000"/>
                <w:spacing w:val="-2"/>
                <w:sz w:val="18"/>
              </w:rPr>
            </w:pPr>
          </w:p>
        </w:tc>
      </w:tr>
      <w:tr w:rsidRPr="00CC0718" w:rsidR="00C71DC8" w:rsidTr="3A33D0EC" w14:paraId="43A1AEBE" w14:textId="77777777">
        <w:trPr>
          <w:trHeight w:val="745" w:hRule="exact"/>
        </w:trPr>
        <w:tc>
          <w:tcPr>
            <w:tcW w:w="10717" w:type="dxa"/>
            <w:gridSpan w:val="8"/>
            <w:tcBorders>
              <w:top w:val="single" w:color="8FB6EA" w:sz="5" w:space="0"/>
            </w:tcBorders>
            <w:tcMar/>
          </w:tcPr>
          <w:p w:rsidRPr="00CC0718" w:rsidR="00C71DC8" w:rsidP="00244814" w:rsidRDefault="00C71DC8" w14:paraId="5D20852B" w14:textId="77777777"/>
        </w:tc>
      </w:tr>
      <w:tr w:rsidRPr="00CC0718" w:rsidR="00C71DC8" w:rsidTr="3A33D0EC" w14:paraId="656270D8" w14:textId="77777777">
        <w:trPr>
          <w:trHeight w:val="759" w:hRule="exact"/>
        </w:trPr>
        <w:tc>
          <w:tcPr>
            <w:tcW w:w="10717" w:type="dxa"/>
            <w:gridSpan w:val="8"/>
            <w:tcMar/>
          </w:tcPr>
          <w:p w:rsidRPr="00CC0718" w:rsidR="00C71DC8" w:rsidP="00244814" w:rsidRDefault="00C71DC8" w14:paraId="2CB98CFC" w14:textId="77777777"/>
        </w:tc>
      </w:tr>
      <w:tr w:rsidRPr="00CC0718" w:rsidR="00C71DC8" w:rsidTr="3A33D0EC" w14:paraId="788C3B6A" w14:textId="77777777">
        <w:trPr>
          <w:trHeight w:val="458" w:hRule="exact"/>
        </w:trPr>
        <w:tc>
          <w:tcPr>
            <w:tcW w:w="5359" w:type="dxa"/>
            <w:gridSpan w:val="4"/>
            <w:shd w:val="clear" w:color="auto" w:fill="FFFFFF" w:themeFill="background1"/>
            <w:tcMar/>
          </w:tcPr>
          <w:p w:rsidRPr="00CC0718" w:rsidR="00C71DC8" w:rsidP="00244814" w:rsidRDefault="00C71DC8" w14:paraId="0C8FEB62" w14:textId="77777777">
            <w:pPr>
              <w:jc w:val="right"/>
              <w:rPr>
                <w:color w:val="000066"/>
                <w:spacing w:val="-2"/>
                <w:sz w:val="16"/>
              </w:rPr>
            </w:pPr>
            <w:r w:rsidRPr="00CC0718">
              <w:rPr>
                <w:color w:val="000066"/>
                <w:spacing w:val="-2"/>
                <w:sz w:val="16"/>
              </w:rPr>
              <w:t>Formatted Reports\\Code Summary Formatted Report</w:t>
            </w:r>
          </w:p>
        </w:tc>
        <w:tc>
          <w:tcPr>
            <w:tcW w:w="5358" w:type="dxa"/>
            <w:gridSpan w:val="4"/>
            <w:shd w:val="clear" w:color="auto" w:fill="FFFFFF" w:themeFill="background1"/>
            <w:tcMar/>
          </w:tcPr>
          <w:p w:rsidRPr="00CC0718" w:rsidR="00C71DC8" w:rsidP="00244814" w:rsidRDefault="00C71DC8" w14:paraId="0845CB13" w14:textId="77777777">
            <w:pPr>
              <w:jc w:val="right"/>
              <w:rPr>
                <w:color w:val="000066"/>
                <w:spacing w:val="-2"/>
                <w:sz w:val="16"/>
              </w:rPr>
            </w:pPr>
            <w:r w:rsidRPr="00CC0718">
              <w:rPr>
                <w:color w:val="000066"/>
                <w:spacing w:val="-2"/>
                <w:sz w:val="16"/>
              </w:rPr>
              <w:t>Page 10 of 104</w:t>
            </w:r>
          </w:p>
        </w:tc>
      </w:tr>
      <w:tr w:rsidRPr="00CC0718" w:rsidR="00C71DC8" w:rsidTr="3A33D0EC" w14:paraId="716B3E65" w14:textId="77777777">
        <w:trPr>
          <w:trHeight w:val="445" w:hRule="exact"/>
        </w:trPr>
        <w:tc>
          <w:tcPr>
            <w:tcW w:w="10717" w:type="dxa"/>
            <w:gridSpan w:val="8"/>
            <w:shd w:val="clear" w:color="auto" w:fill="FFFFFF" w:themeFill="background1"/>
            <w:tcMar/>
            <w:vAlign w:val="center"/>
          </w:tcPr>
          <w:p w:rsidRPr="00CC0718" w:rsidR="00C71DC8" w:rsidP="00244814" w:rsidRDefault="00C71DC8" w14:paraId="36D05575" w14:textId="77777777">
            <w:pPr>
              <w:jc w:val="right"/>
              <w:rPr>
                <w:color w:val="000066"/>
                <w:spacing w:val="-2"/>
                <w:sz w:val="16"/>
              </w:rPr>
            </w:pPr>
            <w:r w:rsidRPr="00CC0718">
              <w:rPr>
                <w:color w:val="000066"/>
                <w:spacing w:val="-2"/>
                <w:sz w:val="16"/>
              </w:rPr>
              <w:t>11/13/2024 3:39 PM</w:t>
            </w:r>
          </w:p>
        </w:tc>
      </w:tr>
      <w:tr w:rsidRPr="00CC0718" w:rsidR="00C71DC8" w:rsidTr="3A33D0EC" w14:paraId="2B7A5DB4" w14:textId="77777777">
        <w:trPr>
          <w:trHeight w:val="458" w:hRule="exact"/>
        </w:trPr>
        <w:tc>
          <w:tcPr>
            <w:tcW w:w="3381" w:type="dxa"/>
            <w:gridSpan w:val="2"/>
            <w:shd w:val="clear" w:color="auto" w:fill="8FB6EA"/>
            <w:tcMar/>
          </w:tcPr>
          <w:p w:rsidRPr="00CC0718" w:rsidR="00C71DC8" w:rsidP="00244814" w:rsidRDefault="00C71DC8" w14:paraId="3A45A12D" w14:textId="77777777">
            <w:pPr>
              <w:rPr>
                <w:b/>
                <w:color w:val="000066"/>
                <w:spacing w:val="-2"/>
                <w:sz w:val="18"/>
              </w:rPr>
            </w:pPr>
            <w:r w:rsidRPr="00CC0718">
              <w:rPr>
                <w:b/>
                <w:color w:val="000066"/>
                <w:spacing w:val="-2"/>
                <w:sz w:val="18"/>
              </w:rPr>
              <w:t>File Type</w:t>
            </w:r>
          </w:p>
        </w:tc>
        <w:tc>
          <w:tcPr>
            <w:tcW w:w="1132" w:type="dxa"/>
            <w:shd w:val="clear" w:color="auto" w:fill="8FB6EA"/>
            <w:tcMar/>
          </w:tcPr>
          <w:p w:rsidRPr="00CC0718" w:rsidR="00C71DC8" w:rsidP="00244814" w:rsidRDefault="00C71DC8" w14:paraId="1C451830" w14:textId="77777777">
            <w:pPr>
              <w:rPr>
                <w:b/>
                <w:color w:val="000066"/>
                <w:spacing w:val="-2"/>
                <w:sz w:val="18"/>
              </w:rPr>
            </w:pPr>
            <w:r w:rsidRPr="00CC0718">
              <w:rPr>
                <w:b/>
                <w:color w:val="000066"/>
                <w:spacing w:val="-2"/>
                <w:sz w:val="18"/>
              </w:rPr>
              <w:t>Number of Files</w:t>
            </w:r>
          </w:p>
        </w:tc>
        <w:tc>
          <w:tcPr>
            <w:tcW w:w="1576" w:type="dxa"/>
            <w:gridSpan w:val="2"/>
            <w:shd w:val="clear" w:color="auto" w:fill="8FB6EA"/>
            <w:tcMar/>
          </w:tcPr>
          <w:p w:rsidRPr="00CC0718" w:rsidR="00C71DC8" w:rsidP="00244814" w:rsidRDefault="00C71DC8" w14:paraId="21BD9EF0" w14:textId="77777777">
            <w:pPr>
              <w:rPr>
                <w:b/>
                <w:color w:val="000066"/>
                <w:spacing w:val="-2"/>
                <w:sz w:val="18"/>
              </w:rPr>
            </w:pPr>
            <w:r w:rsidRPr="00CC0718">
              <w:rPr>
                <w:b/>
                <w:color w:val="000066"/>
                <w:spacing w:val="-2"/>
                <w:sz w:val="18"/>
              </w:rPr>
              <w:t>Number of Coding References</w:t>
            </w:r>
          </w:p>
        </w:tc>
        <w:tc>
          <w:tcPr>
            <w:tcW w:w="1362" w:type="dxa"/>
            <w:shd w:val="clear" w:color="auto" w:fill="8FB6EA"/>
            <w:tcMar/>
          </w:tcPr>
          <w:p w:rsidRPr="00CC0718" w:rsidR="00C71DC8" w:rsidP="00244814" w:rsidRDefault="00C71DC8" w14:paraId="02872B31" w14:textId="77777777">
            <w:pPr>
              <w:rPr>
                <w:b/>
                <w:color w:val="000066"/>
                <w:spacing w:val="-2"/>
                <w:sz w:val="18"/>
              </w:rPr>
            </w:pPr>
            <w:r w:rsidRPr="00CC0718">
              <w:rPr>
                <w:b/>
                <w:color w:val="000066"/>
                <w:spacing w:val="-2"/>
                <w:sz w:val="18"/>
              </w:rPr>
              <w:t>Number of Words Coded</w:t>
            </w:r>
          </w:p>
        </w:tc>
        <w:tc>
          <w:tcPr>
            <w:tcW w:w="1690" w:type="dxa"/>
            <w:shd w:val="clear" w:color="auto" w:fill="8FB6EA"/>
            <w:tcMar/>
          </w:tcPr>
          <w:p w:rsidRPr="00CC0718" w:rsidR="00C71DC8" w:rsidP="00244814" w:rsidRDefault="00C71DC8" w14:paraId="1690ADA7" w14:textId="77777777">
            <w:pPr>
              <w:rPr>
                <w:b/>
                <w:color w:val="000066"/>
                <w:spacing w:val="-2"/>
                <w:sz w:val="18"/>
              </w:rPr>
            </w:pPr>
            <w:r w:rsidRPr="00CC0718">
              <w:rPr>
                <w:b/>
                <w:color w:val="000066"/>
                <w:spacing w:val="-2"/>
                <w:sz w:val="18"/>
              </w:rPr>
              <w:t>Number of Paragraphs Coded</w:t>
            </w:r>
          </w:p>
        </w:tc>
        <w:tc>
          <w:tcPr>
            <w:tcW w:w="1576" w:type="dxa"/>
            <w:shd w:val="clear" w:color="auto" w:fill="8FB6EA"/>
            <w:tcMar/>
          </w:tcPr>
          <w:p w:rsidRPr="00CC0718" w:rsidR="00C71DC8" w:rsidP="00244814" w:rsidRDefault="00C71DC8" w14:paraId="476291A6" w14:textId="77777777">
            <w:pPr>
              <w:rPr>
                <w:b/>
                <w:color w:val="000066"/>
                <w:spacing w:val="-2"/>
                <w:sz w:val="18"/>
              </w:rPr>
            </w:pPr>
            <w:r w:rsidRPr="00CC0718">
              <w:rPr>
                <w:b/>
                <w:color w:val="000066"/>
                <w:spacing w:val="-2"/>
                <w:sz w:val="18"/>
              </w:rPr>
              <w:t>Duration Coded</w:t>
            </w:r>
          </w:p>
        </w:tc>
      </w:tr>
      <w:tr w:rsidRPr="00CC0718" w:rsidR="00C71DC8" w:rsidTr="3A33D0EC" w14:paraId="3E08BBB4" w14:textId="77777777">
        <w:trPr>
          <w:trHeight w:val="344" w:hRule="exact"/>
        </w:trPr>
        <w:tc>
          <w:tcPr>
            <w:tcW w:w="10717" w:type="dxa"/>
            <w:gridSpan w:val="8"/>
            <w:shd w:val="clear" w:color="auto" w:fill="FFFFFF" w:themeFill="background1"/>
            <w:tcMar/>
          </w:tcPr>
          <w:p w:rsidRPr="00CC0718" w:rsidR="00C71DC8" w:rsidP="00244814" w:rsidRDefault="00C71DC8" w14:paraId="10699869" w14:textId="77777777">
            <w:pPr>
              <w:rPr>
                <w:b/>
                <w:color w:val="5C83B4"/>
                <w:spacing w:val="-2"/>
                <w:sz w:val="24"/>
              </w:rPr>
            </w:pPr>
          </w:p>
        </w:tc>
      </w:tr>
      <w:tr w:rsidRPr="00CC0718" w:rsidR="00C71DC8" w:rsidTr="3A33D0EC" w14:paraId="5F3DB01F" w14:textId="77777777">
        <w:trPr>
          <w:trHeight w:val="459" w:hRule="exact"/>
        </w:trPr>
        <w:tc>
          <w:tcPr>
            <w:tcW w:w="1805" w:type="dxa"/>
            <w:shd w:val="clear" w:color="auto" w:fill="FFFFFF" w:themeFill="background1"/>
            <w:tcMar/>
          </w:tcPr>
          <w:p w:rsidRPr="00CC0718" w:rsidR="00C71DC8" w:rsidP="00244814" w:rsidRDefault="00C71DC8" w14:paraId="7015ADC6" w14:textId="77777777">
            <w:pPr>
              <w:rPr>
                <w:b/>
                <w:color w:val="5C83B4"/>
                <w:spacing w:val="-2"/>
                <w:sz w:val="24"/>
              </w:rPr>
            </w:pPr>
            <w:r w:rsidRPr="00CC0718">
              <w:rPr>
                <w:b/>
                <w:color w:val="5C83B4"/>
                <w:spacing w:val="-2"/>
                <w:sz w:val="24"/>
              </w:rPr>
              <w:lastRenderedPageBreak/>
              <w:t>Nickname:</w:t>
            </w:r>
          </w:p>
        </w:tc>
        <w:tc>
          <w:tcPr>
            <w:tcW w:w="8912" w:type="dxa"/>
            <w:gridSpan w:val="7"/>
            <w:vMerge w:val="restart"/>
            <w:shd w:val="clear" w:color="auto" w:fill="FFFFFF" w:themeFill="background1"/>
            <w:tcMar/>
          </w:tcPr>
          <w:p w:rsidRPr="00CC0718" w:rsidR="00C71DC8" w:rsidP="00244814" w:rsidRDefault="00C71DC8" w14:paraId="0AB8666A" w14:textId="77777777">
            <w:pPr>
              <w:rPr>
                <w:b/>
                <w:color w:val="5C83B4"/>
                <w:spacing w:val="-2"/>
                <w:sz w:val="24"/>
              </w:rPr>
            </w:pPr>
            <w:r w:rsidRPr="00CC0718">
              <w:rPr>
                <w:b/>
                <w:color w:val="5C83B4"/>
                <w:spacing w:val="-2"/>
                <w:sz w:val="24"/>
              </w:rPr>
              <w:t>Codes\\AXIAL CODE\\Q11- Perception of having a marketing club\HELPFUL\Great initiative</w:t>
            </w:r>
          </w:p>
        </w:tc>
      </w:tr>
      <w:tr w:rsidRPr="00CC0718" w:rsidR="00C71DC8" w:rsidTr="3A33D0EC" w14:paraId="697D105E" w14:textId="77777777">
        <w:trPr>
          <w:trHeight w:val="444" w:hRule="exact"/>
        </w:trPr>
        <w:tc>
          <w:tcPr>
            <w:tcW w:w="1805" w:type="dxa"/>
            <w:shd w:val="clear" w:color="auto" w:fill="FFFFFF" w:themeFill="background1"/>
            <w:tcMar/>
          </w:tcPr>
          <w:p w:rsidRPr="00CC0718" w:rsidR="00C71DC8" w:rsidP="00244814" w:rsidRDefault="00C71DC8" w14:paraId="5C9A7744" w14:textId="77777777">
            <w:pPr>
              <w:rPr>
                <w:b/>
                <w:color w:val="5C83B4"/>
                <w:spacing w:val="-2"/>
                <w:sz w:val="24"/>
              </w:rPr>
            </w:pPr>
            <w:r w:rsidRPr="00CC0718">
              <w:rPr>
                <w:b/>
                <w:color w:val="5C83B4"/>
                <w:spacing w:val="-2"/>
                <w:sz w:val="24"/>
              </w:rPr>
              <w:t>Classification:</w:t>
            </w:r>
          </w:p>
        </w:tc>
        <w:tc>
          <w:tcPr>
            <w:tcW w:w="8912" w:type="dxa"/>
            <w:gridSpan w:val="7"/>
            <w:vMerge/>
            <w:tcMar/>
          </w:tcPr>
          <w:p w:rsidRPr="00CC0718" w:rsidR="00C71DC8" w:rsidP="00244814" w:rsidRDefault="00C71DC8" w14:paraId="2CDE5C06" w14:textId="77777777"/>
        </w:tc>
      </w:tr>
      <w:tr w:rsidRPr="00CC0718" w:rsidR="00C71DC8" w:rsidTr="3A33D0EC" w14:paraId="732264E0" w14:textId="77777777">
        <w:trPr>
          <w:trHeight w:val="444" w:hRule="exact"/>
        </w:trPr>
        <w:tc>
          <w:tcPr>
            <w:tcW w:w="1805" w:type="dxa"/>
            <w:shd w:val="clear" w:color="auto" w:fill="FFFFFF" w:themeFill="background1"/>
            <w:tcMar/>
          </w:tcPr>
          <w:p w:rsidRPr="00CC0718" w:rsidR="00C71DC8" w:rsidP="00244814" w:rsidRDefault="00C71DC8" w14:paraId="7DE9DD35" w14:textId="77777777">
            <w:pPr>
              <w:rPr>
                <w:b/>
                <w:color w:val="5C83B4"/>
                <w:spacing w:val="-2"/>
                <w:sz w:val="24"/>
              </w:rPr>
            </w:pPr>
            <w:r w:rsidRPr="00CC0718">
              <w:rPr>
                <w:b/>
                <w:color w:val="5C83B4"/>
                <w:spacing w:val="-2"/>
                <w:sz w:val="24"/>
              </w:rPr>
              <w:t>Aggregated:</w:t>
            </w:r>
          </w:p>
        </w:tc>
        <w:tc>
          <w:tcPr>
            <w:tcW w:w="8912" w:type="dxa"/>
            <w:gridSpan w:val="7"/>
            <w:shd w:val="clear" w:color="auto" w:fill="FFFFFF" w:themeFill="background1"/>
            <w:tcMar/>
          </w:tcPr>
          <w:p w:rsidRPr="00CC0718" w:rsidR="00C71DC8" w:rsidP="00244814" w:rsidRDefault="00C71DC8" w14:paraId="0FD82C26" w14:textId="77777777">
            <w:pPr>
              <w:rPr>
                <w:b/>
                <w:color w:val="5C83B4"/>
                <w:spacing w:val="-2"/>
                <w:sz w:val="24"/>
              </w:rPr>
            </w:pPr>
            <w:r w:rsidRPr="00CC0718">
              <w:rPr>
                <w:b/>
                <w:color w:val="5C83B4"/>
                <w:spacing w:val="-2"/>
                <w:sz w:val="24"/>
              </w:rPr>
              <w:t>No</w:t>
            </w:r>
          </w:p>
        </w:tc>
      </w:tr>
      <w:tr w:rsidRPr="00CC0718" w:rsidR="00C71DC8" w:rsidTr="3A33D0EC" w14:paraId="26B7CC9F" w14:textId="77777777">
        <w:trPr>
          <w:trHeight w:val="344" w:hRule="exact"/>
        </w:trPr>
        <w:tc>
          <w:tcPr>
            <w:tcW w:w="3381" w:type="dxa"/>
            <w:gridSpan w:val="2"/>
            <w:tcBorders>
              <w:bottom w:val="single" w:color="8FB6EA" w:sz="5" w:space="0"/>
            </w:tcBorders>
            <w:shd w:val="clear" w:color="auto" w:fill="FFFFFF" w:themeFill="background1"/>
            <w:tcMar/>
          </w:tcPr>
          <w:p w:rsidRPr="00CC0718" w:rsidR="00C71DC8" w:rsidP="00244814" w:rsidRDefault="00C71DC8" w14:paraId="0984D2A0" w14:textId="77777777">
            <w:pPr>
              <w:rPr>
                <w:color w:val="000000"/>
                <w:spacing w:val="-2"/>
                <w:sz w:val="18"/>
              </w:rPr>
            </w:pPr>
            <w:r w:rsidRPr="00CC0718">
              <w:rPr>
                <w:color w:val="000000"/>
                <w:spacing w:val="-2"/>
                <w:sz w:val="18"/>
              </w:rPr>
              <w:t>Document</w:t>
            </w:r>
          </w:p>
        </w:tc>
        <w:tc>
          <w:tcPr>
            <w:tcW w:w="1132" w:type="dxa"/>
            <w:tcBorders>
              <w:bottom w:val="single" w:color="8FB6EA" w:sz="5" w:space="0"/>
            </w:tcBorders>
            <w:shd w:val="clear" w:color="auto" w:fill="FFFFFF" w:themeFill="background1"/>
            <w:tcMar/>
          </w:tcPr>
          <w:p w:rsidRPr="00CC0718" w:rsidR="00C71DC8" w:rsidP="00244814" w:rsidRDefault="00C71DC8" w14:paraId="4790F128" w14:textId="77777777">
            <w:pPr>
              <w:rPr>
                <w:color w:val="000000"/>
                <w:spacing w:val="-2"/>
                <w:sz w:val="18"/>
              </w:rPr>
            </w:pPr>
            <w:r w:rsidRPr="00CC0718">
              <w:rPr>
                <w:color w:val="000000"/>
                <w:spacing w:val="-2"/>
                <w:sz w:val="18"/>
              </w:rPr>
              <w:t>1</w:t>
            </w:r>
          </w:p>
        </w:tc>
        <w:tc>
          <w:tcPr>
            <w:tcW w:w="1576" w:type="dxa"/>
            <w:gridSpan w:val="2"/>
            <w:tcBorders>
              <w:bottom w:val="single" w:color="8FB6EA" w:sz="5" w:space="0"/>
            </w:tcBorders>
            <w:shd w:val="clear" w:color="auto" w:fill="FFFFFF" w:themeFill="background1"/>
            <w:tcMar/>
          </w:tcPr>
          <w:p w:rsidRPr="00CC0718" w:rsidR="00C71DC8" w:rsidP="00244814" w:rsidRDefault="00C71DC8" w14:paraId="1E806BBE" w14:textId="77777777">
            <w:pPr>
              <w:rPr>
                <w:color w:val="000000"/>
                <w:spacing w:val="-2"/>
                <w:sz w:val="18"/>
              </w:rPr>
            </w:pPr>
            <w:r w:rsidRPr="00CC0718">
              <w:rPr>
                <w:color w:val="000000"/>
                <w:spacing w:val="-2"/>
                <w:sz w:val="18"/>
              </w:rPr>
              <w:t>2</w:t>
            </w:r>
          </w:p>
        </w:tc>
        <w:tc>
          <w:tcPr>
            <w:tcW w:w="1362" w:type="dxa"/>
            <w:tcBorders>
              <w:bottom w:val="single" w:color="8FB6EA" w:sz="5" w:space="0"/>
            </w:tcBorders>
            <w:shd w:val="clear" w:color="auto" w:fill="FFFFFF" w:themeFill="background1"/>
            <w:tcMar/>
          </w:tcPr>
          <w:p w:rsidRPr="00CC0718" w:rsidR="00C71DC8" w:rsidP="00244814" w:rsidRDefault="00C71DC8" w14:paraId="3FB21431" w14:textId="77777777">
            <w:pPr>
              <w:rPr>
                <w:color w:val="000000"/>
                <w:spacing w:val="-2"/>
                <w:sz w:val="18"/>
              </w:rPr>
            </w:pPr>
            <w:r w:rsidRPr="00CC0718">
              <w:rPr>
                <w:color w:val="000000"/>
                <w:spacing w:val="-2"/>
                <w:sz w:val="18"/>
              </w:rPr>
              <w:t>13</w:t>
            </w:r>
          </w:p>
        </w:tc>
        <w:tc>
          <w:tcPr>
            <w:tcW w:w="1690" w:type="dxa"/>
            <w:tcBorders>
              <w:bottom w:val="single" w:color="8FB6EA" w:sz="5" w:space="0"/>
            </w:tcBorders>
            <w:shd w:val="clear" w:color="auto" w:fill="FFFFFF" w:themeFill="background1"/>
            <w:tcMar/>
          </w:tcPr>
          <w:p w:rsidRPr="00CC0718" w:rsidR="00C71DC8" w:rsidP="00244814" w:rsidRDefault="00C71DC8" w14:paraId="2DBD702C" w14:textId="77777777">
            <w:pPr>
              <w:rPr>
                <w:color w:val="000000"/>
                <w:spacing w:val="-2"/>
                <w:sz w:val="18"/>
              </w:rPr>
            </w:pPr>
            <w:r w:rsidRPr="00CC0718">
              <w:rPr>
                <w:color w:val="000000"/>
                <w:spacing w:val="-2"/>
                <w:sz w:val="18"/>
              </w:rPr>
              <w:t>2</w:t>
            </w:r>
          </w:p>
        </w:tc>
        <w:tc>
          <w:tcPr>
            <w:tcW w:w="1576" w:type="dxa"/>
            <w:tcBorders>
              <w:bottom w:val="single" w:color="8FB6EA" w:sz="5" w:space="0"/>
            </w:tcBorders>
            <w:shd w:val="clear" w:color="auto" w:fill="FFFFFF" w:themeFill="background1"/>
            <w:tcMar/>
          </w:tcPr>
          <w:p w:rsidRPr="00CC0718" w:rsidR="00C71DC8" w:rsidP="00244814" w:rsidRDefault="00C71DC8" w14:paraId="57850FB1" w14:textId="77777777">
            <w:pPr>
              <w:rPr>
                <w:color w:val="000000"/>
                <w:spacing w:val="-2"/>
                <w:sz w:val="18"/>
              </w:rPr>
            </w:pPr>
          </w:p>
        </w:tc>
      </w:tr>
      <w:tr w:rsidRPr="00CC0718" w:rsidR="00C71DC8" w:rsidTr="3A33D0EC" w14:paraId="34F8EBA7" w14:textId="77777777">
        <w:trPr>
          <w:trHeight w:val="458" w:hRule="exact"/>
        </w:trPr>
        <w:tc>
          <w:tcPr>
            <w:tcW w:w="10717" w:type="dxa"/>
            <w:gridSpan w:val="8"/>
            <w:tcBorders>
              <w:top w:val="single" w:color="8FB6EA" w:sz="5" w:space="0"/>
            </w:tcBorders>
            <w:tcMar/>
          </w:tcPr>
          <w:p w:rsidRPr="00CC0718" w:rsidR="00C71DC8" w:rsidP="00244814" w:rsidRDefault="00C71DC8" w14:paraId="7431C900" w14:textId="77777777"/>
        </w:tc>
      </w:tr>
      <w:tr w:rsidRPr="00CC0718" w:rsidR="00C71DC8" w:rsidTr="3A33D0EC" w14:paraId="4831F9FC" w14:textId="77777777">
        <w:trPr>
          <w:trHeight w:val="602" w:hRule="exact"/>
        </w:trPr>
        <w:tc>
          <w:tcPr>
            <w:tcW w:w="10717" w:type="dxa"/>
            <w:gridSpan w:val="8"/>
            <w:shd w:val="clear" w:color="auto" w:fill="FFFFFF" w:themeFill="background1"/>
            <w:tcMar/>
          </w:tcPr>
          <w:p w:rsidRPr="00CC0718" w:rsidR="00C71DC8" w:rsidP="00244814" w:rsidRDefault="00C71DC8" w14:paraId="4C7539AA" w14:textId="77777777">
            <w:pPr>
              <w:rPr>
                <w:b/>
                <w:color w:val="5C83B4"/>
                <w:spacing w:val="-2"/>
                <w:sz w:val="24"/>
              </w:rPr>
            </w:pPr>
          </w:p>
        </w:tc>
      </w:tr>
      <w:tr w:rsidRPr="00CC0718" w:rsidR="00C71DC8" w:rsidTr="3A33D0EC" w14:paraId="14D8D70D" w14:textId="77777777">
        <w:trPr>
          <w:trHeight w:val="444" w:hRule="exact"/>
        </w:trPr>
        <w:tc>
          <w:tcPr>
            <w:tcW w:w="1805" w:type="dxa"/>
            <w:shd w:val="clear" w:color="auto" w:fill="FFFFFF" w:themeFill="background1"/>
            <w:tcMar/>
          </w:tcPr>
          <w:p w:rsidRPr="00CC0718" w:rsidR="00C71DC8" w:rsidP="00244814" w:rsidRDefault="00C71DC8" w14:paraId="40502079" w14:textId="77777777">
            <w:pPr>
              <w:rPr>
                <w:b/>
                <w:color w:val="5C83B4"/>
                <w:spacing w:val="-2"/>
                <w:sz w:val="24"/>
              </w:rPr>
            </w:pPr>
            <w:r w:rsidRPr="00CC0718">
              <w:rPr>
                <w:b/>
                <w:color w:val="5C83B4"/>
                <w:spacing w:val="-2"/>
                <w:sz w:val="24"/>
              </w:rPr>
              <w:t>Nickname:</w:t>
            </w:r>
          </w:p>
        </w:tc>
        <w:tc>
          <w:tcPr>
            <w:tcW w:w="8912" w:type="dxa"/>
            <w:gridSpan w:val="7"/>
            <w:vMerge w:val="restart"/>
            <w:shd w:val="clear" w:color="auto" w:fill="FFFFFF" w:themeFill="background1"/>
            <w:tcMar/>
          </w:tcPr>
          <w:p w:rsidRPr="00CC0718" w:rsidR="00C71DC8" w:rsidP="3A33D0EC" w:rsidRDefault="00C71DC8" w14:paraId="5CFA9952" w14:textId="77777777">
            <w:pPr>
              <w:rPr>
                <w:b w:val="1"/>
                <w:bCs w:val="1"/>
                <w:color w:val="5C83B4"/>
                <w:spacing w:val="-2"/>
                <w:sz w:val="24"/>
                <w:szCs w:val="24"/>
                <w:lang w:val="en-US"/>
              </w:rPr>
            </w:pPr>
            <w:r w:rsidRPr="3A33D0EC" w:rsidR="00C71DC8">
              <w:rPr>
                <w:b w:val="1"/>
                <w:bCs w:val="1"/>
                <w:color w:val="5C83B4"/>
                <w:spacing w:val="-2"/>
                <w:sz w:val="24"/>
                <w:szCs w:val="24"/>
                <w:lang w:val="en-US"/>
              </w:rPr>
              <w:t>Codes\\AXIAL CODE\\Q11- Perception of having a marketing club\HELPFUL\I feel we would because right now it's just the team who is responsible for the marketing</w:t>
            </w:r>
          </w:p>
        </w:tc>
      </w:tr>
      <w:tr w:rsidRPr="00CC0718" w:rsidR="00C71DC8" w:rsidTr="3A33D0EC" w14:paraId="0260D112" w14:textId="77777777">
        <w:trPr>
          <w:trHeight w:val="459" w:hRule="exact"/>
        </w:trPr>
        <w:tc>
          <w:tcPr>
            <w:tcW w:w="1805" w:type="dxa"/>
            <w:shd w:val="clear" w:color="auto" w:fill="FFFFFF" w:themeFill="background1"/>
            <w:tcMar/>
          </w:tcPr>
          <w:p w:rsidRPr="00CC0718" w:rsidR="00C71DC8" w:rsidP="00244814" w:rsidRDefault="00C71DC8" w14:paraId="5DBED5A7" w14:textId="77777777">
            <w:pPr>
              <w:rPr>
                <w:b/>
                <w:color w:val="5C83B4"/>
                <w:spacing w:val="-2"/>
                <w:sz w:val="24"/>
              </w:rPr>
            </w:pPr>
            <w:r w:rsidRPr="00CC0718">
              <w:rPr>
                <w:b/>
                <w:color w:val="5C83B4"/>
                <w:spacing w:val="-2"/>
                <w:sz w:val="24"/>
              </w:rPr>
              <w:t>Classification:</w:t>
            </w:r>
          </w:p>
        </w:tc>
        <w:tc>
          <w:tcPr>
            <w:tcW w:w="8912" w:type="dxa"/>
            <w:gridSpan w:val="7"/>
            <w:vMerge/>
            <w:tcMar/>
          </w:tcPr>
          <w:p w:rsidRPr="00CC0718" w:rsidR="00C71DC8" w:rsidP="00244814" w:rsidRDefault="00C71DC8" w14:paraId="7D174FE4" w14:textId="77777777"/>
        </w:tc>
      </w:tr>
      <w:tr w:rsidRPr="00CC0718" w:rsidR="00C71DC8" w:rsidTr="3A33D0EC" w14:paraId="358DB5AF" w14:textId="77777777">
        <w:trPr>
          <w:trHeight w:val="444" w:hRule="exact"/>
        </w:trPr>
        <w:tc>
          <w:tcPr>
            <w:tcW w:w="1805" w:type="dxa"/>
            <w:shd w:val="clear" w:color="auto" w:fill="FFFFFF" w:themeFill="background1"/>
            <w:tcMar/>
          </w:tcPr>
          <w:p w:rsidRPr="00CC0718" w:rsidR="00C71DC8" w:rsidP="00244814" w:rsidRDefault="00C71DC8" w14:paraId="574160F3" w14:textId="77777777">
            <w:pPr>
              <w:rPr>
                <w:b/>
                <w:color w:val="5C83B4"/>
                <w:spacing w:val="-2"/>
                <w:sz w:val="24"/>
              </w:rPr>
            </w:pPr>
            <w:r w:rsidRPr="00CC0718">
              <w:rPr>
                <w:b/>
                <w:color w:val="5C83B4"/>
                <w:spacing w:val="-2"/>
                <w:sz w:val="24"/>
              </w:rPr>
              <w:t>Aggregated:</w:t>
            </w:r>
          </w:p>
        </w:tc>
        <w:tc>
          <w:tcPr>
            <w:tcW w:w="8912" w:type="dxa"/>
            <w:gridSpan w:val="7"/>
            <w:shd w:val="clear" w:color="auto" w:fill="FFFFFF" w:themeFill="background1"/>
            <w:tcMar/>
          </w:tcPr>
          <w:p w:rsidRPr="00CC0718" w:rsidR="00C71DC8" w:rsidP="00244814" w:rsidRDefault="00C71DC8" w14:paraId="02313A14" w14:textId="77777777">
            <w:pPr>
              <w:rPr>
                <w:b/>
                <w:color w:val="5C83B4"/>
                <w:spacing w:val="-2"/>
                <w:sz w:val="24"/>
              </w:rPr>
            </w:pPr>
            <w:r w:rsidRPr="00CC0718">
              <w:rPr>
                <w:b/>
                <w:color w:val="5C83B4"/>
                <w:spacing w:val="-2"/>
                <w:sz w:val="24"/>
              </w:rPr>
              <w:t>No</w:t>
            </w:r>
          </w:p>
        </w:tc>
      </w:tr>
      <w:tr w:rsidRPr="00CC0718" w:rsidR="00C71DC8" w:rsidTr="3A33D0EC" w14:paraId="2E9B69BA" w14:textId="77777777">
        <w:trPr>
          <w:trHeight w:val="344" w:hRule="exact"/>
        </w:trPr>
        <w:tc>
          <w:tcPr>
            <w:tcW w:w="3381" w:type="dxa"/>
            <w:gridSpan w:val="2"/>
            <w:tcBorders>
              <w:bottom w:val="single" w:color="8FB6EA" w:sz="5" w:space="0"/>
            </w:tcBorders>
            <w:shd w:val="clear" w:color="auto" w:fill="FFFFFF" w:themeFill="background1"/>
            <w:tcMar/>
          </w:tcPr>
          <w:p w:rsidRPr="00CC0718" w:rsidR="00C71DC8" w:rsidP="00244814" w:rsidRDefault="00C71DC8" w14:paraId="187FB8B2" w14:textId="77777777">
            <w:pPr>
              <w:rPr>
                <w:color w:val="000000"/>
                <w:spacing w:val="-2"/>
                <w:sz w:val="18"/>
              </w:rPr>
            </w:pPr>
            <w:r w:rsidRPr="00CC0718">
              <w:rPr>
                <w:color w:val="000000"/>
                <w:spacing w:val="-2"/>
                <w:sz w:val="18"/>
              </w:rPr>
              <w:t>Document</w:t>
            </w:r>
          </w:p>
        </w:tc>
        <w:tc>
          <w:tcPr>
            <w:tcW w:w="1132" w:type="dxa"/>
            <w:tcBorders>
              <w:bottom w:val="single" w:color="8FB6EA" w:sz="5" w:space="0"/>
            </w:tcBorders>
            <w:shd w:val="clear" w:color="auto" w:fill="FFFFFF" w:themeFill="background1"/>
            <w:tcMar/>
          </w:tcPr>
          <w:p w:rsidRPr="00CC0718" w:rsidR="00C71DC8" w:rsidP="00244814" w:rsidRDefault="00C71DC8" w14:paraId="76DD3F08" w14:textId="77777777">
            <w:pPr>
              <w:rPr>
                <w:color w:val="000000"/>
                <w:spacing w:val="-2"/>
                <w:sz w:val="18"/>
              </w:rPr>
            </w:pPr>
            <w:r w:rsidRPr="00CC0718">
              <w:rPr>
                <w:color w:val="000000"/>
                <w:spacing w:val="-2"/>
                <w:sz w:val="18"/>
              </w:rPr>
              <w:t>1</w:t>
            </w:r>
          </w:p>
        </w:tc>
        <w:tc>
          <w:tcPr>
            <w:tcW w:w="1576" w:type="dxa"/>
            <w:gridSpan w:val="2"/>
            <w:tcBorders>
              <w:bottom w:val="single" w:color="8FB6EA" w:sz="5" w:space="0"/>
            </w:tcBorders>
            <w:shd w:val="clear" w:color="auto" w:fill="FFFFFF" w:themeFill="background1"/>
            <w:tcMar/>
          </w:tcPr>
          <w:p w:rsidRPr="00CC0718" w:rsidR="00C71DC8" w:rsidP="00244814" w:rsidRDefault="00C71DC8" w14:paraId="20C802DB" w14:textId="77777777">
            <w:pPr>
              <w:rPr>
                <w:color w:val="000000"/>
                <w:spacing w:val="-2"/>
                <w:sz w:val="18"/>
              </w:rPr>
            </w:pPr>
            <w:r w:rsidRPr="00CC0718">
              <w:rPr>
                <w:color w:val="000000"/>
                <w:spacing w:val="-2"/>
                <w:sz w:val="18"/>
              </w:rPr>
              <w:t>1</w:t>
            </w:r>
          </w:p>
        </w:tc>
        <w:tc>
          <w:tcPr>
            <w:tcW w:w="1362" w:type="dxa"/>
            <w:tcBorders>
              <w:bottom w:val="single" w:color="8FB6EA" w:sz="5" w:space="0"/>
            </w:tcBorders>
            <w:shd w:val="clear" w:color="auto" w:fill="FFFFFF" w:themeFill="background1"/>
            <w:tcMar/>
          </w:tcPr>
          <w:p w:rsidRPr="00CC0718" w:rsidR="00C71DC8" w:rsidP="00244814" w:rsidRDefault="00C71DC8" w14:paraId="34224315" w14:textId="77777777">
            <w:pPr>
              <w:rPr>
                <w:color w:val="000000"/>
                <w:spacing w:val="-2"/>
                <w:sz w:val="18"/>
              </w:rPr>
            </w:pPr>
            <w:r w:rsidRPr="00CC0718">
              <w:rPr>
                <w:color w:val="000000"/>
                <w:spacing w:val="-2"/>
                <w:sz w:val="18"/>
              </w:rPr>
              <w:t>17</w:t>
            </w:r>
          </w:p>
        </w:tc>
        <w:tc>
          <w:tcPr>
            <w:tcW w:w="1690" w:type="dxa"/>
            <w:tcBorders>
              <w:bottom w:val="single" w:color="8FB6EA" w:sz="5" w:space="0"/>
            </w:tcBorders>
            <w:shd w:val="clear" w:color="auto" w:fill="FFFFFF" w:themeFill="background1"/>
            <w:tcMar/>
          </w:tcPr>
          <w:p w:rsidRPr="00CC0718" w:rsidR="00C71DC8" w:rsidP="00244814" w:rsidRDefault="00C71DC8" w14:paraId="217446F6" w14:textId="77777777">
            <w:pPr>
              <w:rPr>
                <w:color w:val="000000"/>
                <w:spacing w:val="-2"/>
                <w:sz w:val="18"/>
              </w:rPr>
            </w:pPr>
            <w:r w:rsidRPr="00CC0718">
              <w:rPr>
                <w:color w:val="000000"/>
                <w:spacing w:val="-2"/>
                <w:sz w:val="18"/>
              </w:rPr>
              <w:t>1</w:t>
            </w:r>
          </w:p>
        </w:tc>
        <w:tc>
          <w:tcPr>
            <w:tcW w:w="1576" w:type="dxa"/>
            <w:tcBorders>
              <w:bottom w:val="single" w:color="8FB6EA" w:sz="5" w:space="0"/>
            </w:tcBorders>
            <w:shd w:val="clear" w:color="auto" w:fill="FFFFFF" w:themeFill="background1"/>
            <w:tcMar/>
          </w:tcPr>
          <w:p w:rsidRPr="00CC0718" w:rsidR="00C71DC8" w:rsidP="00244814" w:rsidRDefault="00C71DC8" w14:paraId="04D3060A" w14:textId="77777777">
            <w:pPr>
              <w:rPr>
                <w:color w:val="000000"/>
                <w:spacing w:val="-2"/>
                <w:sz w:val="18"/>
              </w:rPr>
            </w:pPr>
          </w:p>
        </w:tc>
      </w:tr>
      <w:tr w:rsidRPr="00CC0718" w:rsidR="00C71DC8" w:rsidTr="3A33D0EC" w14:paraId="2E0B0949" w14:textId="77777777">
        <w:trPr>
          <w:trHeight w:val="444" w:hRule="exact"/>
        </w:trPr>
        <w:tc>
          <w:tcPr>
            <w:tcW w:w="10717" w:type="dxa"/>
            <w:gridSpan w:val="8"/>
            <w:tcBorders>
              <w:top w:val="single" w:color="8FB6EA" w:sz="5" w:space="0"/>
            </w:tcBorders>
            <w:tcMar/>
          </w:tcPr>
          <w:p w:rsidRPr="00CC0718" w:rsidR="00C71DC8" w:rsidP="00244814" w:rsidRDefault="00C71DC8" w14:paraId="1B33D1F9" w14:textId="77777777"/>
        </w:tc>
      </w:tr>
      <w:tr w:rsidRPr="00CC0718" w:rsidR="00C71DC8" w:rsidTr="3A33D0EC" w14:paraId="7D0199FD" w14:textId="77777777">
        <w:trPr>
          <w:trHeight w:val="602" w:hRule="exact"/>
        </w:trPr>
        <w:tc>
          <w:tcPr>
            <w:tcW w:w="10717" w:type="dxa"/>
            <w:gridSpan w:val="8"/>
            <w:shd w:val="clear" w:color="auto" w:fill="FFFFFF" w:themeFill="background1"/>
            <w:tcMar/>
          </w:tcPr>
          <w:p w:rsidRPr="00CC0718" w:rsidR="00C71DC8" w:rsidP="00244814" w:rsidRDefault="00C71DC8" w14:paraId="78700876" w14:textId="77777777">
            <w:pPr>
              <w:rPr>
                <w:b/>
                <w:color w:val="5C83B4"/>
                <w:spacing w:val="-2"/>
                <w:sz w:val="24"/>
              </w:rPr>
            </w:pPr>
          </w:p>
        </w:tc>
      </w:tr>
      <w:tr w:rsidRPr="00CC0718" w:rsidR="00C71DC8" w:rsidTr="3A33D0EC" w14:paraId="61B456BB" w14:textId="77777777">
        <w:trPr>
          <w:trHeight w:val="458" w:hRule="exact"/>
        </w:trPr>
        <w:tc>
          <w:tcPr>
            <w:tcW w:w="1805" w:type="dxa"/>
            <w:shd w:val="clear" w:color="auto" w:fill="FFFFFF" w:themeFill="background1"/>
            <w:tcMar/>
          </w:tcPr>
          <w:p w:rsidRPr="00CC0718" w:rsidR="00C71DC8" w:rsidP="00244814" w:rsidRDefault="00C71DC8" w14:paraId="417D7A2B" w14:textId="77777777">
            <w:pPr>
              <w:rPr>
                <w:b/>
                <w:color w:val="5C83B4"/>
                <w:spacing w:val="-2"/>
                <w:sz w:val="24"/>
              </w:rPr>
            </w:pPr>
            <w:r w:rsidRPr="00CC0718">
              <w:rPr>
                <w:b/>
                <w:color w:val="5C83B4"/>
                <w:spacing w:val="-2"/>
                <w:sz w:val="24"/>
              </w:rPr>
              <w:t>Nickname:</w:t>
            </w:r>
          </w:p>
        </w:tc>
        <w:tc>
          <w:tcPr>
            <w:tcW w:w="8912" w:type="dxa"/>
            <w:gridSpan w:val="7"/>
            <w:vMerge w:val="restart"/>
            <w:shd w:val="clear" w:color="auto" w:fill="FFFFFF" w:themeFill="background1"/>
            <w:tcMar/>
          </w:tcPr>
          <w:p w:rsidRPr="00CC0718" w:rsidR="00C71DC8" w:rsidP="00244814" w:rsidRDefault="00C71DC8" w14:paraId="05C495D2" w14:textId="77777777">
            <w:pPr>
              <w:rPr>
                <w:b/>
                <w:color w:val="5C83B4"/>
                <w:spacing w:val="-2"/>
                <w:sz w:val="24"/>
              </w:rPr>
            </w:pPr>
            <w:r w:rsidRPr="00CC0718">
              <w:rPr>
                <w:b/>
                <w:color w:val="5C83B4"/>
                <w:spacing w:val="-2"/>
                <w:sz w:val="24"/>
              </w:rPr>
              <w:t>Codes\\AXIAL CODE\\Q11- Perception of having a marketing club\HELPFUL\More people will be willing to take part</w:t>
            </w:r>
          </w:p>
        </w:tc>
      </w:tr>
      <w:tr w:rsidRPr="00CC0718" w:rsidR="00C71DC8" w:rsidTr="3A33D0EC" w14:paraId="46DD8665" w14:textId="77777777">
        <w:trPr>
          <w:trHeight w:val="444" w:hRule="exact"/>
        </w:trPr>
        <w:tc>
          <w:tcPr>
            <w:tcW w:w="1805" w:type="dxa"/>
            <w:shd w:val="clear" w:color="auto" w:fill="FFFFFF" w:themeFill="background1"/>
            <w:tcMar/>
          </w:tcPr>
          <w:p w:rsidRPr="00CC0718" w:rsidR="00C71DC8" w:rsidP="00244814" w:rsidRDefault="00C71DC8" w14:paraId="5E701BAC" w14:textId="77777777">
            <w:pPr>
              <w:rPr>
                <w:b/>
                <w:color w:val="5C83B4"/>
                <w:spacing w:val="-2"/>
                <w:sz w:val="24"/>
              </w:rPr>
            </w:pPr>
            <w:r w:rsidRPr="00CC0718">
              <w:rPr>
                <w:b/>
                <w:color w:val="5C83B4"/>
                <w:spacing w:val="-2"/>
                <w:sz w:val="24"/>
              </w:rPr>
              <w:t>Classification:</w:t>
            </w:r>
          </w:p>
        </w:tc>
        <w:tc>
          <w:tcPr>
            <w:tcW w:w="8912" w:type="dxa"/>
            <w:gridSpan w:val="7"/>
            <w:vMerge/>
            <w:tcMar/>
          </w:tcPr>
          <w:p w:rsidRPr="00CC0718" w:rsidR="00C71DC8" w:rsidP="00244814" w:rsidRDefault="00C71DC8" w14:paraId="0DE28A3A" w14:textId="77777777"/>
        </w:tc>
      </w:tr>
      <w:tr w:rsidRPr="00CC0718" w:rsidR="00C71DC8" w:rsidTr="3A33D0EC" w14:paraId="38699BEE" w14:textId="77777777">
        <w:trPr>
          <w:trHeight w:val="459" w:hRule="exact"/>
        </w:trPr>
        <w:tc>
          <w:tcPr>
            <w:tcW w:w="1805" w:type="dxa"/>
            <w:shd w:val="clear" w:color="auto" w:fill="FFFFFF" w:themeFill="background1"/>
            <w:tcMar/>
          </w:tcPr>
          <w:p w:rsidRPr="00CC0718" w:rsidR="00C71DC8" w:rsidP="00244814" w:rsidRDefault="00C71DC8" w14:paraId="3B79BACA" w14:textId="77777777">
            <w:pPr>
              <w:rPr>
                <w:b/>
                <w:color w:val="5C83B4"/>
                <w:spacing w:val="-2"/>
                <w:sz w:val="24"/>
              </w:rPr>
            </w:pPr>
            <w:r w:rsidRPr="00CC0718">
              <w:rPr>
                <w:b/>
                <w:color w:val="5C83B4"/>
                <w:spacing w:val="-2"/>
                <w:sz w:val="24"/>
              </w:rPr>
              <w:t>Aggregated:</w:t>
            </w:r>
          </w:p>
        </w:tc>
        <w:tc>
          <w:tcPr>
            <w:tcW w:w="8912" w:type="dxa"/>
            <w:gridSpan w:val="7"/>
            <w:shd w:val="clear" w:color="auto" w:fill="FFFFFF" w:themeFill="background1"/>
            <w:tcMar/>
          </w:tcPr>
          <w:p w:rsidRPr="00CC0718" w:rsidR="00C71DC8" w:rsidP="00244814" w:rsidRDefault="00C71DC8" w14:paraId="47FFB904" w14:textId="77777777">
            <w:pPr>
              <w:rPr>
                <w:b/>
                <w:color w:val="5C83B4"/>
                <w:spacing w:val="-2"/>
                <w:sz w:val="24"/>
              </w:rPr>
            </w:pPr>
            <w:r w:rsidRPr="00CC0718">
              <w:rPr>
                <w:b/>
                <w:color w:val="5C83B4"/>
                <w:spacing w:val="-2"/>
                <w:sz w:val="24"/>
              </w:rPr>
              <w:t>No</w:t>
            </w:r>
          </w:p>
        </w:tc>
      </w:tr>
      <w:tr w:rsidRPr="00CC0718" w:rsidR="00C71DC8" w:rsidTr="3A33D0EC" w14:paraId="5CEFAC3F" w14:textId="77777777">
        <w:trPr>
          <w:trHeight w:val="344" w:hRule="exact"/>
        </w:trPr>
        <w:tc>
          <w:tcPr>
            <w:tcW w:w="3381" w:type="dxa"/>
            <w:gridSpan w:val="2"/>
            <w:tcBorders>
              <w:bottom w:val="single" w:color="8FB6EA" w:sz="5" w:space="0"/>
            </w:tcBorders>
            <w:shd w:val="clear" w:color="auto" w:fill="FFFFFF" w:themeFill="background1"/>
            <w:tcMar/>
          </w:tcPr>
          <w:p w:rsidRPr="00CC0718" w:rsidR="00C71DC8" w:rsidP="00244814" w:rsidRDefault="00C71DC8" w14:paraId="468FCC42" w14:textId="77777777">
            <w:pPr>
              <w:rPr>
                <w:color w:val="000000"/>
                <w:spacing w:val="-2"/>
                <w:sz w:val="18"/>
              </w:rPr>
            </w:pPr>
            <w:r w:rsidRPr="00CC0718">
              <w:rPr>
                <w:color w:val="000000"/>
                <w:spacing w:val="-2"/>
                <w:sz w:val="18"/>
              </w:rPr>
              <w:t>Document</w:t>
            </w:r>
          </w:p>
        </w:tc>
        <w:tc>
          <w:tcPr>
            <w:tcW w:w="1132" w:type="dxa"/>
            <w:tcBorders>
              <w:bottom w:val="single" w:color="8FB6EA" w:sz="5" w:space="0"/>
            </w:tcBorders>
            <w:shd w:val="clear" w:color="auto" w:fill="FFFFFF" w:themeFill="background1"/>
            <w:tcMar/>
          </w:tcPr>
          <w:p w:rsidRPr="00CC0718" w:rsidR="00C71DC8" w:rsidP="00244814" w:rsidRDefault="00C71DC8" w14:paraId="159BCECE" w14:textId="77777777">
            <w:pPr>
              <w:rPr>
                <w:color w:val="000000"/>
                <w:spacing w:val="-2"/>
                <w:sz w:val="18"/>
              </w:rPr>
            </w:pPr>
            <w:r w:rsidRPr="00CC0718">
              <w:rPr>
                <w:color w:val="000000"/>
                <w:spacing w:val="-2"/>
                <w:sz w:val="18"/>
              </w:rPr>
              <w:t>1</w:t>
            </w:r>
          </w:p>
        </w:tc>
        <w:tc>
          <w:tcPr>
            <w:tcW w:w="1576" w:type="dxa"/>
            <w:gridSpan w:val="2"/>
            <w:tcBorders>
              <w:bottom w:val="single" w:color="8FB6EA" w:sz="5" w:space="0"/>
            </w:tcBorders>
            <w:shd w:val="clear" w:color="auto" w:fill="FFFFFF" w:themeFill="background1"/>
            <w:tcMar/>
          </w:tcPr>
          <w:p w:rsidRPr="00CC0718" w:rsidR="00C71DC8" w:rsidP="00244814" w:rsidRDefault="00C71DC8" w14:paraId="15596B9D" w14:textId="77777777">
            <w:pPr>
              <w:rPr>
                <w:color w:val="000000"/>
                <w:spacing w:val="-2"/>
                <w:sz w:val="18"/>
              </w:rPr>
            </w:pPr>
            <w:r w:rsidRPr="00CC0718">
              <w:rPr>
                <w:color w:val="000000"/>
                <w:spacing w:val="-2"/>
                <w:sz w:val="18"/>
              </w:rPr>
              <w:t>1</w:t>
            </w:r>
          </w:p>
        </w:tc>
        <w:tc>
          <w:tcPr>
            <w:tcW w:w="1362" w:type="dxa"/>
            <w:tcBorders>
              <w:bottom w:val="single" w:color="8FB6EA" w:sz="5" w:space="0"/>
            </w:tcBorders>
            <w:shd w:val="clear" w:color="auto" w:fill="FFFFFF" w:themeFill="background1"/>
            <w:tcMar/>
          </w:tcPr>
          <w:p w:rsidRPr="00CC0718" w:rsidR="00C71DC8" w:rsidP="00244814" w:rsidRDefault="00C71DC8" w14:paraId="2282110C" w14:textId="77777777">
            <w:pPr>
              <w:rPr>
                <w:color w:val="000000"/>
                <w:spacing w:val="-2"/>
                <w:sz w:val="18"/>
              </w:rPr>
            </w:pPr>
            <w:r w:rsidRPr="00CC0718">
              <w:rPr>
                <w:color w:val="000000"/>
                <w:spacing w:val="-2"/>
                <w:sz w:val="18"/>
              </w:rPr>
              <w:t>21</w:t>
            </w:r>
          </w:p>
        </w:tc>
        <w:tc>
          <w:tcPr>
            <w:tcW w:w="1690" w:type="dxa"/>
            <w:tcBorders>
              <w:bottom w:val="single" w:color="8FB6EA" w:sz="5" w:space="0"/>
            </w:tcBorders>
            <w:shd w:val="clear" w:color="auto" w:fill="FFFFFF" w:themeFill="background1"/>
            <w:tcMar/>
          </w:tcPr>
          <w:p w:rsidRPr="00CC0718" w:rsidR="00C71DC8" w:rsidP="00244814" w:rsidRDefault="00C71DC8" w14:paraId="72D4B6DF" w14:textId="77777777">
            <w:pPr>
              <w:rPr>
                <w:color w:val="000000"/>
                <w:spacing w:val="-2"/>
                <w:sz w:val="18"/>
              </w:rPr>
            </w:pPr>
            <w:r w:rsidRPr="00CC0718">
              <w:rPr>
                <w:color w:val="000000"/>
                <w:spacing w:val="-2"/>
                <w:sz w:val="18"/>
              </w:rPr>
              <w:t>1</w:t>
            </w:r>
          </w:p>
        </w:tc>
        <w:tc>
          <w:tcPr>
            <w:tcW w:w="1576" w:type="dxa"/>
            <w:tcBorders>
              <w:bottom w:val="single" w:color="8FB6EA" w:sz="5" w:space="0"/>
            </w:tcBorders>
            <w:shd w:val="clear" w:color="auto" w:fill="FFFFFF" w:themeFill="background1"/>
            <w:tcMar/>
          </w:tcPr>
          <w:p w:rsidRPr="00CC0718" w:rsidR="00C71DC8" w:rsidP="00244814" w:rsidRDefault="00C71DC8" w14:paraId="65788E15" w14:textId="77777777">
            <w:pPr>
              <w:rPr>
                <w:color w:val="000000"/>
                <w:spacing w:val="-2"/>
                <w:sz w:val="18"/>
              </w:rPr>
            </w:pPr>
          </w:p>
        </w:tc>
      </w:tr>
      <w:tr w:rsidRPr="00CC0718" w:rsidR="00C71DC8" w:rsidTr="3A33D0EC" w14:paraId="7F703EDA" w14:textId="77777777">
        <w:trPr>
          <w:trHeight w:val="444" w:hRule="exact"/>
        </w:trPr>
        <w:tc>
          <w:tcPr>
            <w:tcW w:w="10717" w:type="dxa"/>
            <w:gridSpan w:val="8"/>
            <w:tcBorders>
              <w:top w:val="single" w:color="8FB6EA" w:sz="5" w:space="0"/>
            </w:tcBorders>
            <w:tcMar/>
          </w:tcPr>
          <w:p w:rsidRPr="00CC0718" w:rsidR="00C71DC8" w:rsidP="00244814" w:rsidRDefault="00C71DC8" w14:paraId="71AFC6F3" w14:textId="77777777"/>
        </w:tc>
      </w:tr>
      <w:tr w:rsidRPr="00CC0718" w:rsidR="00C71DC8" w:rsidTr="3A33D0EC" w14:paraId="6F133DC9" w14:textId="77777777">
        <w:trPr>
          <w:trHeight w:val="344" w:hRule="exact"/>
        </w:trPr>
        <w:tc>
          <w:tcPr>
            <w:tcW w:w="10717" w:type="dxa"/>
            <w:gridSpan w:val="8"/>
            <w:shd w:val="clear" w:color="auto" w:fill="FFFFFF" w:themeFill="background1"/>
            <w:tcMar/>
          </w:tcPr>
          <w:p w:rsidRPr="00CC0718" w:rsidR="00C71DC8" w:rsidP="00244814" w:rsidRDefault="00C71DC8" w14:paraId="102824AA" w14:textId="77777777">
            <w:pPr>
              <w:rPr>
                <w:b/>
                <w:color w:val="5C83B4"/>
                <w:spacing w:val="-2"/>
                <w:sz w:val="24"/>
              </w:rPr>
            </w:pPr>
          </w:p>
        </w:tc>
      </w:tr>
      <w:tr w:rsidRPr="00CC0718" w:rsidR="00C71DC8" w:rsidTr="3A33D0EC" w14:paraId="0941F873" w14:textId="77777777">
        <w:trPr>
          <w:trHeight w:val="444" w:hRule="exact"/>
        </w:trPr>
        <w:tc>
          <w:tcPr>
            <w:tcW w:w="1805" w:type="dxa"/>
            <w:shd w:val="clear" w:color="auto" w:fill="FFFFFF" w:themeFill="background1"/>
            <w:tcMar/>
          </w:tcPr>
          <w:p w:rsidRPr="00CC0718" w:rsidR="00C71DC8" w:rsidP="00244814" w:rsidRDefault="00C71DC8" w14:paraId="5036326B" w14:textId="77777777">
            <w:pPr>
              <w:rPr>
                <w:b/>
                <w:color w:val="5C83B4"/>
                <w:spacing w:val="-2"/>
                <w:sz w:val="24"/>
              </w:rPr>
            </w:pPr>
            <w:r w:rsidRPr="00CC0718">
              <w:rPr>
                <w:b/>
                <w:color w:val="5C83B4"/>
                <w:spacing w:val="-2"/>
                <w:sz w:val="24"/>
              </w:rPr>
              <w:t>Nickname:</w:t>
            </w:r>
          </w:p>
        </w:tc>
        <w:tc>
          <w:tcPr>
            <w:tcW w:w="8912" w:type="dxa"/>
            <w:gridSpan w:val="7"/>
            <w:vMerge w:val="restart"/>
            <w:shd w:val="clear" w:color="auto" w:fill="FFFFFF" w:themeFill="background1"/>
            <w:tcMar/>
          </w:tcPr>
          <w:p w:rsidRPr="00CC0718" w:rsidR="00C71DC8" w:rsidP="00244814" w:rsidRDefault="00C71DC8" w14:paraId="4A390A03" w14:textId="77777777">
            <w:pPr>
              <w:rPr>
                <w:b/>
                <w:color w:val="5C83B4"/>
                <w:spacing w:val="-2"/>
                <w:sz w:val="24"/>
              </w:rPr>
            </w:pPr>
            <w:r w:rsidRPr="00CC0718">
              <w:rPr>
                <w:b/>
                <w:color w:val="5C83B4"/>
                <w:spacing w:val="-2"/>
                <w:sz w:val="24"/>
              </w:rPr>
              <w:t>Codes\\AXIAL CODE\\Q11- Perception of having a marketing club\HELPFUL\Positive Feedback</w:t>
            </w:r>
          </w:p>
        </w:tc>
      </w:tr>
      <w:tr w:rsidRPr="00CC0718" w:rsidR="00C71DC8" w:rsidTr="3A33D0EC" w14:paraId="4026A000" w14:textId="77777777">
        <w:trPr>
          <w:trHeight w:val="458" w:hRule="exact"/>
        </w:trPr>
        <w:tc>
          <w:tcPr>
            <w:tcW w:w="1805" w:type="dxa"/>
            <w:shd w:val="clear" w:color="auto" w:fill="FFFFFF" w:themeFill="background1"/>
            <w:tcMar/>
          </w:tcPr>
          <w:p w:rsidRPr="00CC0718" w:rsidR="00C71DC8" w:rsidP="00244814" w:rsidRDefault="00C71DC8" w14:paraId="42E501B5" w14:textId="77777777">
            <w:pPr>
              <w:rPr>
                <w:b/>
                <w:color w:val="5C83B4"/>
                <w:spacing w:val="-2"/>
                <w:sz w:val="24"/>
              </w:rPr>
            </w:pPr>
            <w:r w:rsidRPr="00CC0718">
              <w:rPr>
                <w:b/>
                <w:color w:val="5C83B4"/>
                <w:spacing w:val="-2"/>
                <w:sz w:val="24"/>
              </w:rPr>
              <w:t>Classification:</w:t>
            </w:r>
          </w:p>
        </w:tc>
        <w:tc>
          <w:tcPr>
            <w:tcW w:w="8912" w:type="dxa"/>
            <w:gridSpan w:val="7"/>
            <w:vMerge/>
            <w:tcMar/>
          </w:tcPr>
          <w:p w:rsidRPr="00CC0718" w:rsidR="00C71DC8" w:rsidP="00244814" w:rsidRDefault="00C71DC8" w14:paraId="667F63DA" w14:textId="77777777"/>
        </w:tc>
      </w:tr>
      <w:tr w:rsidRPr="00CC0718" w:rsidR="00C71DC8" w:rsidTr="3A33D0EC" w14:paraId="7E56111A" w14:textId="77777777">
        <w:trPr>
          <w:trHeight w:val="445" w:hRule="exact"/>
        </w:trPr>
        <w:tc>
          <w:tcPr>
            <w:tcW w:w="1805" w:type="dxa"/>
            <w:shd w:val="clear" w:color="auto" w:fill="FFFFFF" w:themeFill="background1"/>
            <w:tcMar/>
          </w:tcPr>
          <w:p w:rsidRPr="00CC0718" w:rsidR="00C71DC8" w:rsidP="00244814" w:rsidRDefault="00C71DC8" w14:paraId="24D4F8DE" w14:textId="77777777">
            <w:pPr>
              <w:rPr>
                <w:b/>
                <w:color w:val="5C83B4"/>
                <w:spacing w:val="-2"/>
                <w:sz w:val="24"/>
              </w:rPr>
            </w:pPr>
            <w:r w:rsidRPr="00CC0718">
              <w:rPr>
                <w:b/>
                <w:color w:val="5C83B4"/>
                <w:spacing w:val="-2"/>
                <w:sz w:val="24"/>
              </w:rPr>
              <w:t>Aggregated:</w:t>
            </w:r>
          </w:p>
        </w:tc>
        <w:tc>
          <w:tcPr>
            <w:tcW w:w="8912" w:type="dxa"/>
            <w:gridSpan w:val="7"/>
            <w:shd w:val="clear" w:color="auto" w:fill="FFFFFF" w:themeFill="background1"/>
            <w:tcMar/>
          </w:tcPr>
          <w:p w:rsidRPr="00CC0718" w:rsidR="00C71DC8" w:rsidP="00244814" w:rsidRDefault="00C71DC8" w14:paraId="195C2076" w14:textId="77777777">
            <w:pPr>
              <w:rPr>
                <w:b/>
                <w:color w:val="5C83B4"/>
                <w:spacing w:val="-2"/>
                <w:sz w:val="24"/>
              </w:rPr>
            </w:pPr>
            <w:r w:rsidRPr="00CC0718">
              <w:rPr>
                <w:b/>
                <w:color w:val="5C83B4"/>
                <w:spacing w:val="-2"/>
                <w:sz w:val="24"/>
              </w:rPr>
              <w:t>Yes</w:t>
            </w:r>
          </w:p>
        </w:tc>
      </w:tr>
      <w:tr w:rsidRPr="00CC0718" w:rsidR="00C71DC8" w:rsidTr="3A33D0EC" w14:paraId="112DDB63" w14:textId="77777777">
        <w:trPr>
          <w:trHeight w:val="343" w:hRule="exact"/>
        </w:trPr>
        <w:tc>
          <w:tcPr>
            <w:tcW w:w="3381" w:type="dxa"/>
            <w:gridSpan w:val="2"/>
            <w:tcBorders>
              <w:bottom w:val="single" w:color="8FB6EA" w:sz="5" w:space="0"/>
            </w:tcBorders>
            <w:shd w:val="clear" w:color="auto" w:fill="FFFFFF" w:themeFill="background1"/>
            <w:tcMar/>
          </w:tcPr>
          <w:p w:rsidRPr="00CC0718" w:rsidR="00C71DC8" w:rsidP="00244814" w:rsidRDefault="00C71DC8" w14:paraId="46DB022A" w14:textId="77777777">
            <w:pPr>
              <w:rPr>
                <w:color w:val="000000"/>
                <w:spacing w:val="-2"/>
                <w:sz w:val="18"/>
              </w:rPr>
            </w:pPr>
            <w:r w:rsidRPr="00CC0718">
              <w:rPr>
                <w:color w:val="000000"/>
                <w:spacing w:val="-2"/>
                <w:sz w:val="18"/>
              </w:rPr>
              <w:t>Document</w:t>
            </w:r>
          </w:p>
        </w:tc>
        <w:tc>
          <w:tcPr>
            <w:tcW w:w="1132" w:type="dxa"/>
            <w:tcBorders>
              <w:bottom w:val="single" w:color="8FB6EA" w:sz="5" w:space="0"/>
            </w:tcBorders>
            <w:shd w:val="clear" w:color="auto" w:fill="FFFFFF" w:themeFill="background1"/>
            <w:tcMar/>
          </w:tcPr>
          <w:p w:rsidRPr="00CC0718" w:rsidR="00C71DC8" w:rsidP="00244814" w:rsidRDefault="00C71DC8" w14:paraId="5AEED880" w14:textId="77777777">
            <w:pPr>
              <w:rPr>
                <w:color w:val="000000"/>
                <w:spacing w:val="-2"/>
                <w:sz w:val="18"/>
              </w:rPr>
            </w:pPr>
            <w:r w:rsidRPr="00CC0718">
              <w:rPr>
                <w:color w:val="000000"/>
                <w:spacing w:val="-2"/>
                <w:sz w:val="18"/>
              </w:rPr>
              <w:t>1</w:t>
            </w:r>
          </w:p>
        </w:tc>
        <w:tc>
          <w:tcPr>
            <w:tcW w:w="1576" w:type="dxa"/>
            <w:gridSpan w:val="2"/>
            <w:tcBorders>
              <w:bottom w:val="single" w:color="8FB6EA" w:sz="5" w:space="0"/>
            </w:tcBorders>
            <w:shd w:val="clear" w:color="auto" w:fill="FFFFFF" w:themeFill="background1"/>
            <w:tcMar/>
          </w:tcPr>
          <w:p w:rsidRPr="00CC0718" w:rsidR="00C71DC8" w:rsidP="00244814" w:rsidRDefault="00C71DC8" w14:paraId="17F49F23" w14:textId="77777777">
            <w:pPr>
              <w:rPr>
                <w:color w:val="000000"/>
                <w:spacing w:val="-2"/>
                <w:sz w:val="18"/>
              </w:rPr>
            </w:pPr>
            <w:r w:rsidRPr="00CC0718">
              <w:rPr>
                <w:color w:val="000000"/>
                <w:spacing w:val="-2"/>
                <w:sz w:val="18"/>
              </w:rPr>
              <w:t>1</w:t>
            </w:r>
          </w:p>
        </w:tc>
        <w:tc>
          <w:tcPr>
            <w:tcW w:w="1362" w:type="dxa"/>
            <w:tcBorders>
              <w:bottom w:val="single" w:color="8FB6EA" w:sz="5" w:space="0"/>
            </w:tcBorders>
            <w:shd w:val="clear" w:color="auto" w:fill="FFFFFF" w:themeFill="background1"/>
            <w:tcMar/>
          </w:tcPr>
          <w:p w:rsidRPr="00CC0718" w:rsidR="00C71DC8" w:rsidP="00244814" w:rsidRDefault="00C71DC8" w14:paraId="1E89C620" w14:textId="77777777">
            <w:pPr>
              <w:rPr>
                <w:color w:val="000000"/>
                <w:spacing w:val="-2"/>
                <w:sz w:val="18"/>
              </w:rPr>
            </w:pPr>
            <w:r w:rsidRPr="00CC0718">
              <w:rPr>
                <w:color w:val="000000"/>
                <w:spacing w:val="-2"/>
                <w:sz w:val="18"/>
              </w:rPr>
              <w:t>16</w:t>
            </w:r>
          </w:p>
        </w:tc>
        <w:tc>
          <w:tcPr>
            <w:tcW w:w="1690" w:type="dxa"/>
            <w:tcBorders>
              <w:bottom w:val="single" w:color="8FB6EA" w:sz="5" w:space="0"/>
            </w:tcBorders>
            <w:shd w:val="clear" w:color="auto" w:fill="FFFFFF" w:themeFill="background1"/>
            <w:tcMar/>
          </w:tcPr>
          <w:p w:rsidRPr="00CC0718" w:rsidR="00C71DC8" w:rsidP="00244814" w:rsidRDefault="00C71DC8" w14:paraId="26828D3F" w14:textId="77777777">
            <w:pPr>
              <w:rPr>
                <w:color w:val="000000"/>
                <w:spacing w:val="-2"/>
                <w:sz w:val="18"/>
              </w:rPr>
            </w:pPr>
            <w:r w:rsidRPr="00CC0718">
              <w:rPr>
                <w:color w:val="000000"/>
                <w:spacing w:val="-2"/>
                <w:sz w:val="18"/>
              </w:rPr>
              <w:t>1</w:t>
            </w:r>
          </w:p>
        </w:tc>
        <w:tc>
          <w:tcPr>
            <w:tcW w:w="1576" w:type="dxa"/>
            <w:tcBorders>
              <w:bottom w:val="single" w:color="8FB6EA" w:sz="5" w:space="0"/>
            </w:tcBorders>
            <w:shd w:val="clear" w:color="auto" w:fill="FFFFFF" w:themeFill="background1"/>
            <w:tcMar/>
          </w:tcPr>
          <w:p w:rsidRPr="00CC0718" w:rsidR="00C71DC8" w:rsidP="00244814" w:rsidRDefault="00C71DC8" w14:paraId="797178A2" w14:textId="77777777">
            <w:pPr>
              <w:rPr>
                <w:color w:val="000000"/>
                <w:spacing w:val="-2"/>
                <w:sz w:val="18"/>
              </w:rPr>
            </w:pPr>
          </w:p>
        </w:tc>
      </w:tr>
      <w:tr w:rsidRPr="00CC0718" w:rsidR="00C71DC8" w:rsidTr="3A33D0EC" w14:paraId="467DC039" w14:textId="77777777">
        <w:trPr>
          <w:trHeight w:val="445" w:hRule="exact"/>
        </w:trPr>
        <w:tc>
          <w:tcPr>
            <w:tcW w:w="10717" w:type="dxa"/>
            <w:gridSpan w:val="8"/>
            <w:tcBorders>
              <w:top w:val="single" w:color="8FB6EA" w:sz="5" w:space="0"/>
            </w:tcBorders>
            <w:tcMar/>
          </w:tcPr>
          <w:p w:rsidRPr="00CC0718" w:rsidR="00C71DC8" w:rsidP="00244814" w:rsidRDefault="00C71DC8" w14:paraId="27461419" w14:textId="77777777"/>
        </w:tc>
      </w:tr>
      <w:tr w:rsidRPr="00CC0718" w:rsidR="00C71DC8" w:rsidTr="3A33D0EC" w14:paraId="0F7CD20D" w14:textId="77777777">
        <w:trPr>
          <w:trHeight w:val="601" w:hRule="exact"/>
        </w:trPr>
        <w:tc>
          <w:tcPr>
            <w:tcW w:w="10717" w:type="dxa"/>
            <w:gridSpan w:val="8"/>
            <w:shd w:val="clear" w:color="auto" w:fill="FFFFFF" w:themeFill="background1"/>
            <w:tcMar/>
          </w:tcPr>
          <w:p w:rsidRPr="00CC0718" w:rsidR="00C71DC8" w:rsidP="00244814" w:rsidRDefault="00C71DC8" w14:paraId="61442CF0" w14:textId="77777777">
            <w:pPr>
              <w:rPr>
                <w:b/>
                <w:color w:val="5C83B4"/>
                <w:spacing w:val="-2"/>
                <w:sz w:val="24"/>
              </w:rPr>
            </w:pPr>
          </w:p>
        </w:tc>
      </w:tr>
      <w:tr w:rsidRPr="00CC0718" w:rsidR="00C71DC8" w:rsidTr="3A33D0EC" w14:paraId="5188B252" w14:textId="77777777">
        <w:trPr>
          <w:trHeight w:val="459" w:hRule="exact"/>
        </w:trPr>
        <w:tc>
          <w:tcPr>
            <w:tcW w:w="1805" w:type="dxa"/>
            <w:shd w:val="clear" w:color="auto" w:fill="FFFFFF" w:themeFill="background1"/>
            <w:tcMar/>
          </w:tcPr>
          <w:p w:rsidRPr="00CC0718" w:rsidR="00C71DC8" w:rsidP="00244814" w:rsidRDefault="00C71DC8" w14:paraId="4292EE8D" w14:textId="77777777">
            <w:pPr>
              <w:rPr>
                <w:b/>
                <w:color w:val="5C83B4"/>
                <w:spacing w:val="-2"/>
                <w:sz w:val="24"/>
              </w:rPr>
            </w:pPr>
            <w:r w:rsidRPr="00CC0718">
              <w:rPr>
                <w:b/>
                <w:color w:val="5C83B4"/>
                <w:spacing w:val="-2"/>
                <w:sz w:val="24"/>
              </w:rPr>
              <w:t>Nickname:</w:t>
            </w:r>
          </w:p>
        </w:tc>
        <w:tc>
          <w:tcPr>
            <w:tcW w:w="8912" w:type="dxa"/>
            <w:gridSpan w:val="7"/>
            <w:vMerge w:val="restart"/>
            <w:shd w:val="clear" w:color="auto" w:fill="FFFFFF" w:themeFill="background1"/>
            <w:tcMar/>
          </w:tcPr>
          <w:p w:rsidRPr="00CC0718" w:rsidR="00C71DC8" w:rsidP="00244814" w:rsidRDefault="00C71DC8" w14:paraId="19D6690C" w14:textId="77777777">
            <w:pPr>
              <w:rPr>
                <w:b/>
                <w:color w:val="5C83B4"/>
                <w:spacing w:val="-2"/>
                <w:sz w:val="24"/>
              </w:rPr>
            </w:pPr>
            <w:r w:rsidRPr="00CC0718">
              <w:rPr>
                <w:b/>
                <w:color w:val="5C83B4"/>
                <w:spacing w:val="-2"/>
                <w:sz w:val="24"/>
              </w:rPr>
              <w:t>Codes\\AXIAL CODE\\Q11- Perception of having a marketing club\HELPFUL\Taking off a burden from the clubs</w:t>
            </w:r>
          </w:p>
        </w:tc>
      </w:tr>
      <w:tr w:rsidRPr="00CC0718" w:rsidR="00C71DC8" w:rsidTr="3A33D0EC" w14:paraId="64AA0847" w14:textId="77777777">
        <w:trPr>
          <w:trHeight w:val="444" w:hRule="exact"/>
        </w:trPr>
        <w:tc>
          <w:tcPr>
            <w:tcW w:w="1805" w:type="dxa"/>
            <w:shd w:val="clear" w:color="auto" w:fill="FFFFFF" w:themeFill="background1"/>
            <w:tcMar/>
          </w:tcPr>
          <w:p w:rsidRPr="00CC0718" w:rsidR="00C71DC8" w:rsidP="00244814" w:rsidRDefault="00C71DC8" w14:paraId="042DE024" w14:textId="77777777">
            <w:pPr>
              <w:rPr>
                <w:b/>
                <w:color w:val="5C83B4"/>
                <w:spacing w:val="-2"/>
                <w:sz w:val="24"/>
              </w:rPr>
            </w:pPr>
            <w:r w:rsidRPr="00CC0718">
              <w:rPr>
                <w:b/>
                <w:color w:val="5C83B4"/>
                <w:spacing w:val="-2"/>
                <w:sz w:val="24"/>
              </w:rPr>
              <w:t>Classification:</w:t>
            </w:r>
          </w:p>
        </w:tc>
        <w:tc>
          <w:tcPr>
            <w:tcW w:w="8912" w:type="dxa"/>
            <w:gridSpan w:val="7"/>
            <w:vMerge/>
            <w:tcMar/>
          </w:tcPr>
          <w:p w:rsidRPr="00CC0718" w:rsidR="00C71DC8" w:rsidP="00244814" w:rsidRDefault="00C71DC8" w14:paraId="6EFC6B37" w14:textId="77777777"/>
        </w:tc>
      </w:tr>
      <w:tr w:rsidRPr="00CC0718" w:rsidR="00C71DC8" w:rsidTr="3A33D0EC" w14:paraId="5DDE1CF2" w14:textId="77777777">
        <w:trPr>
          <w:trHeight w:val="459" w:hRule="exact"/>
        </w:trPr>
        <w:tc>
          <w:tcPr>
            <w:tcW w:w="1805" w:type="dxa"/>
            <w:shd w:val="clear" w:color="auto" w:fill="FFFFFF" w:themeFill="background1"/>
            <w:tcMar/>
          </w:tcPr>
          <w:p w:rsidRPr="00CC0718" w:rsidR="00C71DC8" w:rsidP="00244814" w:rsidRDefault="00C71DC8" w14:paraId="6A0C69D3" w14:textId="77777777">
            <w:pPr>
              <w:rPr>
                <w:b/>
                <w:color w:val="5C83B4"/>
                <w:spacing w:val="-2"/>
                <w:sz w:val="24"/>
              </w:rPr>
            </w:pPr>
            <w:r w:rsidRPr="00CC0718">
              <w:rPr>
                <w:b/>
                <w:color w:val="5C83B4"/>
                <w:spacing w:val="-2"/>
                <w:sz w:val="24"/>
              </w:rPr>
              <w:t>Aggregated:</w:t>
            </w:r>
          </w:p>
        </w:tc>
        <w:tc>
          <w:tcPr>
            <w:tcW w:w="8912" w:type="dxa"/>
            <w:gridSpan w:val="7"/>
            <w:shd w:val="clear" w:color="auto" w:fill="FFFFFF" w:themeFill="background1"/>
            <w:tcMar/>
          </w:tcPr>
          <w:p w:rsidRPr="00CC0718" w:rsidR="00C71DC8" w:rsidP="00244814" w:rsidRDefault="00C71DC8" w14:paraId="7944C247" w14:textId="77777777">
            <w:pPr>
              <w:rPr>
                <w:b/>
                <w:color w:val="5C83B4"/>
                <w:spacing w:val="-2"/>
                <w:sz w:val="24"/>
              </w:rPr>
            </w:pPr>
            <w:r w:rsidRPr="00CC0718">
              <w:rPr>
                <w:b/>
                <w:color w:val="5C83B4"/>
                <w:spacing w:val="-2"/>
                <w:sz w:val="24"/>
              </w:rPr>
              <w:t>No</w:t>
            </w:r>
          </w:p>
        </w:tc>
      </w:tr>
      <w:tr w:rsidRPr="00CC0718" w:rsidR="00C71DC8" w:rsidTr="3A33D0EC" w14:paraId="4F267F6D" w14:textId="77777777">
        <w:trPr>
          <w:trHeight w:val="343" w:hRule="exact"/>
        </w:trPr>
        <w:tc>
          <w:tcPr>
            <w:tcW w:w="3381" w:type="dxa"/>
            <w:gridSpan w:val="2"/>
            <w:tcBorders>
              <w:bottom w:val="single" w:color="8FB6EA" w:sz="5" w:space="0"/>
            </w:tcBorders>
            <w:shd w:val="clear" w:color="auto" w:fill="FFFFFF" w:themeFill="background1"/>
            <w:tcMar/>
          </w:tcPr>
          <w:p w:rsidRPr="00CC0718" w:rsidR="00C71DC8" w:rsidP="00244814" w:rsidRDefault="00C71DC8" w14:paraId="2D095332" w14:textId="77777777">
            <w:pPr>
              <w:rPr>
                <w:color w:val="000000"/>
                <w:spacing w:val="-2"/>
                <w:sz w:val="18"/>
              </w:rPr>
            </w:pPr>
            <w:r w:rsidRPr="00CC0718">
              <w:rPr>
                <w:color w:val="000000"/>
                <w:spacing w:val="-2"/>
                <w:sz w:val="18"/>
              </w:rPr>
              <w:t>Document</w:t>
            </w:r>
          </w:p>
        </w:tc>
        <w:tc>
          <w:tcPr>
            <w:tcW w:w="1132" w:type="dxa"/>
            <w:tcBorders>
              <w:bottom w:val="single" w:color="8FB6EA" w:sz="5" w:space="0"/>
            </w:tcBorders>
            <w:shd w:val="clear" w:color="auto" w:fill="FFFFFF" w:themeFill="background1"/>
            <w:tcMar/>
          </w:tcPr>
          <w:p w:rsidRPr="00CC0718" w:rsidR="00C71DC8" w:rsidP="00244814" w:rsidRDefault="00C71DC8" w14:paraId="59C9727D" w14:textId="77777777">
            <w:pPr>
              <w:rPr>
                <w:color w:val="000000"/>
                <w:spacing w:val="-2"/>
                <w:sz w:val="18"/>
              </w:rPr>
            </w:pPr>
            <w:r w:rsidRPr="00CC0718">
              <w:rPr>
                <w:color w:val="000000"/>
                <w:spacing w:val="-2"/>
                <w:sz w:val="18"/>
              </w:rPr>
              <w:t>1</w:t>
            </w:r>
          </w:p>
        </w:tc>
        <w:tc>
          <w:tcPr>
            <w:tcW w:w="1576" w:type="dxa"/>
            <w:gridSpan w:val="2"/>
            <w:tcBorders>
              <w:bottom w:val="single" w:color="8FB6EA" w:sz="5" w:space="0"/>
            </w:tcBorders>
            <w:shd w:val="clear" w:color="auto" w:fill="FFFFFF" w:themeFill="background1"/>
            <w:tcMar/>
          </w:tcPr>
          <w:p w:rsidRPr="00CC0718" w:rsidR="00C71DC8" w:rsidP="00244814" w:rsidRDefault="00C71DC8" w14:paraId="203A10A3" w14:textId="77777777">
            <w:pPr>
              <w:rPr>
                <w:color w:val="000000"/>
                <w:spacing w:val="-2"/>
                <w:sz w:val="18"/>
              </w:rPr>
            </w:pPr>
            <w:r w:rsidRPr="00CC0718">
              <w:rPr>
                <w:color w:val="000000"/>
                <w:spacing w:val="-2"/>
                <w:sz w:val="18"/>
              </w:rPr>
              <w:t>1</w:t>
            </w:r>
          </w:p>
        </w:tc>
        <w:tc>
          <w:tcPr>
            <w:tcW w:w="1362" w:type="dxa"/>
            <w:tcBorders>
              <w:bottom w:val="single" w:color="8FB6EA" w:sz="5" w:space="0"/>
            </w:tcBorders>
            <w:shd w:val="clear" w:color="auto" w:fill="FFFFFF" w:themeFill="background1"/>
            <w:tcMar/>
          </w:tcPr>
          <w:p w:rsidRPr="00CC0718" w:rsidR="00C71DC8" w:rsidP="00244814" w:rsidRDefault="00C71DC8" w14:paraId="6E9CEDEA" w14:textId="77777777">
            <w:pPr>
              <w:rPr>
                <w:color w:val="000000"/>
                <w:spacing w:val="-2"/>
                <w:sz w:val="18"/>
              </w:rPr>
            </w:pPr>
            <w:r w:rsidRPr="00CC0718">
              <w:rPr>
                <w:color w:val="000000"/>
                <w:spacing w:val="-2"/>
                <w:sz w:val="18"/>
              </w:rPr>
              <w:t>7</w:t>
            </w:r>
          </w:p>
        </w:tc>
        <w:tc>
          <w:tcPr>
            <w:tcW w:w="1690" w:type="dxa"/>
            <w:tcBorders>
              <w:bottom w:val="single" w:color="8FB6EA" w:sz="5" w:space="0"/>
            </w:tcBorders>
            <w:shd w:val="clear" w:color="auto" w:fill="FFFFFF" w:themeFill="background1"/>
            <w:tcMar/>
          </w:tcPr>
          <w:p w:rsidRPr="00CC0718" w:rsidR="00C71DC8" w:rsidP="00244814" w:rsidRDefault="00C71DC8" w14:paraId="15602CC3" w14:textId="77777777">
            <w:pPr>
              <w:rPr>
                <w:color w:val="000000"/>
                <w:spacing w:val="-2"/>
                <w:sz w:val="18"/>
              </w:rPr>
            </w:pPr>
            <w:r w:rsidRPr="00CC0718">
              <w:rPr>
                <w:color w:val="000000"/>
                <w:spacing w:val="-2"/>
                <w:sz w:val="18"/>
              </w:rPr>
              <w:t>1</w:t>
            </w:r>
          </w:p>
        </w:tc>
        <w:tc>
          <w:tcPr>
            <w:tcW w:w="1576" w:type="dxa"/>
            <w:tcBorders>
              <w:bottom w:val="single" w:color="8FB6EA" w:sz="5" w:space="0"/>
            </w:tcBorders>
            <w:shd w:val="clear" w:color="auto" w:fill="FFFFFF" w:themeFill="background1"/>
            <w:tcMar/>
          </w:tcPr>
          <w:p w:rsidRPr="00CC0718" w:rsidR="00C71DC8" w:rsidP="00244814" w:rsidRDefault="00C71DC8" w14:paraId="25A1E6F8" w14:textId="77777777">
            <w:pPr>
              <w:rPr>
                <w:color w:val="000000"/>
                <w:spacing w:val="-2"/>
                <w:sz w:val="18"/>
              </w:rPr>
            </w:pPr>
          </w:p>
        </w:tc>
      </w:tr>
      <w:tr w:rsidRPr="00CC0718" w:rsidR="00C71DC8" w:rsidTr="3A33D0EC" w14:paraId="1B3B6989" w14:textId="77777777">
        <w:trPr>
          <w:trHeight w:val="745" w:hRule="exact"/>
        </w:trPr>
        <w:tc>
          <w:tcPr>
            <w:tcW w:w="10717" w:type="dxa"/>
            <w:gridSpan w:val="8"/>
            <w:tcBorders>
              <w:top w:val="single" w:color="8FB6EA" w:sz="5" w:space="0"/>
            </w:tcBorders>
            <w:tcMar/>
          </w:tcPr>
          <w:p w:rsidRPr="00CC0718" w:rsidR="00C71DC8" w:rsidP="00244814" w:rsidRDefault="00C71DC8" w14:paraId="12F34F71" w14:textId="77777777"/>
        </w:tc>
      </w:tr>
      <w:tr w:rsidRPr="00CC0718" w:rsidR="00C71DC8" w:rsidTr="3A33D0EC" w14:paraId="7BB8CFAC" w14:textId="77777777">
        <w:trPr>
          <w:trHeight w:val="760" w:hRule="exact"/>
        </w:trPr>
        <w:tc>
          <w:tcPr>
            <w:tcW w:w="10717" w:type="dxa"/>
            <w:gridSpan w:val="8"/>
            <w:tcMar/>
          </w:tcPr>
          <w:p w:rsidRPr="00CC0718" w:rsidR="00C71DC8" w:rsidP="00244814" w:rsidRDefault="00C71DC8" w14:paraId="514C6B2F" w14:textId="77777777"/>
        </w:tc>
      </w:tr>
      <w:tr w:rsidRPr="00CC0718" w:rsidR="00C71DC8" w:rsidTr="3A33D0EC" w14:paraId="1185EEF4" w14:textId="77777777">
        <w:trPr>
          <w:trHeight w:val="458" w:hRule="exact"/>
        </w:trPr>
        <w:tc>
          <w:tcPr>
            <w:tcW w:w="5359" w:type="dxa"/>
            <w:gridSpan w:val="4"/>
            <w:shd w:val="clear" w:color="auto" w:fill="FFFFFF" w:themeFill="background1"/>
            <w:tcMar/>
          </w:tcPr>
          <w:p w:rsidRPr="00CC0718" w:rsidR="00C71DC8" w:rsidP="00244814" w:rsidRDefault="00C71DC8" w14:paraId="7C04055F" w14:textId="77777777">
            <w:pPr>
              <w:jc w:val="right"/>
              <w:rPr>
                <w:color w:val="000066"/>
                <w:spacing w:val="-2"/>
                <w:sz w:val="16"/>
              </w:rPr>
            </w:pPr>
            <w:r w:rsidRPr="00CC0718">
              <w:rPr>
                <w:color w:val="000066"/>
                <w:spacing w:val="-2"/>
                <w:sz w:val="16"/>
              </w:rPr>
              <w:t>Formatted Reports\\Code Summary Formatted Report</w:t>
            </w:r>
          </w:p>
        </w:tc>
        <w:tc>
          <w:tcPr>
            <w:tcW w:w="5358" w:type="dxa"/>
            <w:gridSpan w:val="4"/>
            <w:shd w:val="clear" w:color="auto" w:fill="FFFFFF" w:themeFill="background1"/>
            <w:tcMar/>
          </w:tcPr>
          <w:p w:rsidRPr="00CC0718" w:rsidR="00C71DC8" w:rsidP="00244814" w:rsidRDefault="00C71DC8" w14:paraId="414F1282" w14:textId="77777777">
            <w:pPr>
              <w:jc w:val="right"/>
              <w:rPr>
                <w:color w:val="000066"/>
                <w:spacing w:val="-2"/>
                <w:sz w:val="16"/>
              </w:rPr>
            </w:pPr>
            <w:r w:rsidRPr="00CC0718">
              <w:rPr>
                <w:color w:val="000066"/>
                <w:spacing w:val="-2"/>
                <w:sz w:val="16"/>
              </w:rPr>
              <w:t>Page 11 of 104</w:t>
            </w:r>
          </w:p>
        </w:tc>
      </w:tr>
      <w:tr w:rsidRPr="00CC0718" w:rsidR="00C71DC8" w:rsidTr="3A33D0EC" w14:paraId="029EEF0C" w14:textId="77777777">
        <w:trPr>
          <w:trHeight w:val="444" w:hRule="exact"/>
        </w:trPr>
        <w:tc>
          <w:tcPr>
            <w:tcW w:w="10717" w:type="dxa"/>
            <w:gridSpan w:val="8"/>
            <w:shd w:val="clear" w:color="auto" w:fill="FFFFFF" w:themeFill="background1"/>
            <w:tcMar/>
            <w:vAlign w:val="center"/>
          </w:tcPr>
          <w:p w:rsidRPr="00CC0718" w:rsidR="00C71DC8" w:rsidP="00244814" w:rsidRDefault="00C71DC8" w14:paraId="5A2CC56E" w14:textId="77777777">
            <w:pPr>
              <w:jc w:val="right"/>
              <w:rPr>
                <w:color w:val="000066"/>
                <w:spacing w:val="-2"/>
                <w:sz w:val="16"/>
              </w:rPr>
            </w:pPr>
            <w:r w:rsidRPr="00CC0718">
              <w:rPr>
                <w:color w:val="000066"/>
                <w:spacing w:val="-2"/>
                <w:sz w:val="16"/>
              </w:rPr>
              <w:t>11/13/2024 3:39 PM</w:t>
            </w:r>
          </w:p>
        </w:tc>
      </w:tr>
      <w:tr w:rsidRPr="00CC0718" w:rsidR="00C71DC8" w:rsidTr="3A33D0EC" w14:paraId="0950F30D" w14:textId="77777777">
        <w:trPr>
          <w:trHeight w:val="459" w:hRule="exact"/>
        </w:trPr>
        <w:tc>
          <w:tcPr>
            <w:tcW w:w="3381" w:type="dxa"/>
            <w:gridSpan w:val="2"/>
            <w:shd w:val="clear" w:color="auto" w:fill="8FB6EA"/>
            <w:tcMar/>
          </w:tcPr>
          <w:p w:rsidRPr="00CC0718" w:rsidR="00C71DC8" w:rsidP="00244814" w:rsidRDefault="00C71DC8" w14:paraId="264549EC" w14:textId="77777777">
            <w:pPr>
              <w:rPr>
                <w:b/>
                <w:color w:val="000066"/>
                <w:spacing w:val="-2"/>
                <w:sz w:val="18"/>
              </w:rPr>
            </w:pPr>
            <w:r w:rsidRPr="00CC0718">
              <w:rPr>
                <w:b/>
                <w:color w:val="000066"/>
                <w:spacing w:val="-2"/>
                <w:sz w:val="18"/>
              </w:rPr>
              <w:t>File Type</w:t>
            </w:r>
          </w:p>
        </w:tc>
        <w:tc>
          <w:tcPr>
            <w:tcW w:w="1132" w:type="dxa"/>
            <w:shd w:val="clear" w:color="auto" w:fill="8FB6EA"/>
            <w:tcMar/>
          </w:tcPr>
          <w:p w:rsidRPr="00CC0718" w:rsidR="00C71DC8" w:rsidP="00244814" w:rsidRDefault="00C71DC8" w14:paraId="4B319CCE" w14:textId="77777777">
            <w:pPr>
              <w:rPr>
                <w:b/>
                <w:color w:val="000066"/>
                <w:spacing w:val="-2"/>
                <w:sz w:val="18"/>
              </w:rPr>
            </w:pPr>
            <w:r w:rsidRPr="00CC0718">
              <w:rPr>
                <w:b/>
                <w:color w:val="000066"/>
                <w:spacing w:val="-2"/>
                <w:sz w:val="18"/>
              </w:rPr>
              <w:t>Number of Files</w:t>
            </w:r>
          </w:p>
        </w:tc>
        <w:tc>
          <w:tcPr>
            <w:tcW w:w="1576" w:type="dxa"/>
            <w:gridSpan w:val="2"/>
            <w:shd w:val="clear" w:color="auto" w:fill="8FB6EA"/>
            <w:tcMar/>
          </w:tcPr>
          <w:p w:rsidRPr="00CC0718" w:rsidR="00C71DC8" w:rsidP="00244814" w:rsidRDefault="00C71DC8" w14:paraId="495972E9" w14:textId="77777777">
            <w:pPr>
              <w:rPr>
                <w:b/>
                <w:color w:val="000066"/>
                <w:spacing w:val="-2"/>
                <w:sz w:val="18"/>
              </w:rPr>
            </w:pPr>
            <w:r w:rsidRPr="00CC0718">
              <w:rPr>
                <w:b/>
                <w:color w:val="000066"/>
                <w:spacing w:val="-2"/>
                <w:sz w:val="18"/>
              </w:rPr>
              <w:t>Number of Coding References</w:t>
            </w:r>
          </w:p>
        </w:tc>
        <w:tc>
          <w:tcPr>
            <w:tcW w:w="1362" w:type="dxa"/>
            <w:shd w:val="clear" w:color="auto" w:fill="8FB6EA"/>
            <w:tcMar/>
          </w:tcPr>
          <w:p w:rsidRPr="00CC0718" w:rsidR="00C71DC8" w:rsidP="00244814" w:rsidRDefault="00C71DC8" w14:paraId="079A39F4" w14:textId="77777777">
            <w:pPr>
              <w:rPr>
                <w:b/>
                <w:color w:val="000066"/>
                <w:spacing w:val="-2"/>
                <w:sz w:val="18"/>
              </w:rPr>
            </w:pPr>
            <w:r w:rsidRPr="00CC0718">
              <w:rPr>
                <w:b/>
                <w:color w:val="000066"/>
                <w:spacing w:val="-2"/>
                <w:sz w:val="18"/>
              </w:rPr>
              <w:t>Number of Words Coded</w:t>
            </w:r>
          </w:p>
        </w:tc>
        <w:tc>
          <w:tcPr>
            <w:tcW w:w="1690" w:type="dxa"/>
            <w:shd w:val="clear" w:color="auto" w:fill="8FB6EA"/>
            <w:tcMar/>
          </w:tcPr>
          <w:p w:rsidRPr="00CC0718" w:rsidR="00C71DC8" w:rsidP="00244814" w:rsidRDefault="00C71DC8" w14:paraId="42ADE8EF" w14:textId="77777777">
            <w:pPr>
              <w:rPr>
                <w:b/>
                <w:color w:val="000066"/>
                <w:spacing w:val="-2"/>
                <w:sz w:val="18"/>
              </w:rPr>
            </w:pPr>
            <w:r w:rsidRPr="00CC0718">
              <w:rPr>
                <w:b/>
                <w:color w:val="000066"/>
                <w:spacing w:val="-2"/>
                <w:sz w:val="18"/>
              </w:rPr>
              <w:t>Number of Paragraphs Coded</w:t>
            </w:r>
          </w:p>
        </w:tc>
        <w:tc>
          <w:tcPr>
            <w:tcW w:w="1576" w:type="dxa"/>
            <w:shd w:val="clear" w:color="auto" w:fill="8FB6EA"/>
            <w:tcMar/>
          </w:tcPr>
          <w:p w:rsidRPr="00CC0718" w:rsidR="00C71DC8" w:rsidP="00244814" w:rsidRDefault="00C71DC8" w14:paraId="24CDE182" w14:textId="77777777">
            <w:pPr>
              <w:rPr>
                <w:b/>
                <w:color w:val="000066"/>
                <w:spacing w:val="-2"/>
                <w:sz w:val="18"/>
              </w:rPr>
            </w:pPr>
            <w:r w:rsidRPr="00CC0718">
              <w:rPr>
                <w:b/>
                <w:color w:val="000066"/>
                <w:spacing w:val="-2"/>
                <w:sz w:val="18"/>
              </w:rPr>
              <w:t>Duration Coded</w:t>
            </w:r>
          </w:p>
        </w:tc>
      </w:tr>
      <w:tr w:rsidRPr="00CC0718" w:rsidR="00C71DC8" w:rsidTr="3A33D0EC" w14:paraId="7AA20A7C" w14:textId="77777777">
        <w:trPr>
          <w:trHeight w:val="344" w:hRule="exact"/>
        </w:trPr>
        <w:tc>
          <w:tcPr>
            <w:tcW w:w="10717" w:type="dxa"/>
            <w:gridSpan w:val="8"/>
            <w:shd w:val="clear" w:color="auto" w:fill="FFFFFF" w:themeFill="background1"/>
            <w:tcMar/>
          </w:tcPr>
          <w:p w:rsidRPr="00CC0718" w:rsidR="00C71DC8" w:rsidP="00244814" w:rsidRDefault="00C71DC8" w14:paraId="0188DD65" w14:textId="77777777">
            <w:pPr>
              <w:rPr>
                <w:b/>
                <w:color w:val="5C83B4"/>
                <w:spacing w:val="-2"/>
                <w:sz w:val="24"/>
              </w:rPr>
            </w:pPr>
          </w:p>
        </w:tc>
      </w:tr>
      <w:tr w:rsidRPr="00CC0718" w:rsidR="00C71DC8" w:rsidTr="3A33D0EC" w14:paraId="0B96A390" w14:textId="77777777">
        <w:trPr>
          <w:trHeight w:val="458" w:hRule="exact"/>
        </w:trPr>
        <w:tc>
          <w:tcPr>
            <w:tcW w:w="1805" w:type="dxa"/>
            <w:shd w:val="clear" w:color="auto" w:fill="FFFFFF" w:themeFill="background1"/>
            <w:tcMar/>
          </w:tcPr>
          <w:p w:rsidRPr="00CC0718" w:rsidR="00C71DC8" w:rsidP="00244814" w:rsidRDefault="00C71DC8" w14:paraId="357929FD" w14:textId="77777777">
            <w:pPr>
              <w:rPr>
                <w:b/>
                <w:color w:val="5C83B4"/>
                <w:spacing w:val="-2"/>
                <w:sz w:val="24"/>
              </w:rPr>
            </w:pPr>
            <w:r w:rsidRPr="00CC0718">
              <w:rPr>
                <w:b/>
                <w:color w:val="5C83B4"/>
                <w:spacing w:val="-2"/>
                <w:sz w:val="24"/>
              </w:rPr>
              <w:t>Nickname:</w:t>
            </w:r>
          </w:p>
        </w:tc>
        <w:tc>
          <w:tcPr>
            <w:tcW w:w="8912" w:type="dxa"/>
            <w:gridSpan w:val="7"/>
            <w:vMerge w:val="restart"/>
            <w:shd w:val="clear" w:color="auto" w:fill="FFFFFF" w:themeFill="background1"/>
            <w:tcMar/>
          </w:tcPr>
          <w:p w:rsidRPr="00CC0718" w:rsidR="00C71DC8" w:rsidP="00244814" w:rsidRDefault="00C71DC8" w14:paraId="044CA65B" w14:textId="77777777">
            <w:pPr>
              <w:rPr>
                <w:b/>
                <w:color w:val="5C83B4"/>
                <w:spacing w:val="-2"/>
                <w:sz w:val="24"/>
              </w:rPr>
            </w:pPr>
            <w:r w:rsidRPr="00CC0718">
              <w:rPr>
                <w:b/>
                <w:color w:val="5C83B4"/>
                <w:spacing w:val="-2"/>
                <w:sz w:val="24"/>
              </w:rPr>
              <w:t>Codes\\AXIAL CODE\\Q11- Perception of having a marketing club\PROFESSIONAL ANS SPECIALIZED SKILLS</w:t>
            </w:r>
          </w:p>
        </w:tc>
      </w:tr>
      <w:tr w:rsidRPr="00CC0718" w:rsidR="00C71DC8" w:rsidTr="3A33D0EC" w14:paraId="1EB467A4" w14:textId="77777777">
        <w:trPr>
          <w:trHeight w:val="445" w:hRule="exact"/>
        </w:trPr>
        <w:tc>
          <w:tcPr>
            <w:tcW w:w="1805" w:type="dxa"/>
            <w:shd w:val="clear" w:color="auto" w:fill="FFFFFF" w:themeFill="background1"/>
            <w:tcMar/>
          </w:tcPr>
          <w:p w:rsidRPr="00CC0718" w:rsidR="00C71DC8" w:rsidP="00244814" w:rsidRDefault="00C71DC8" w14:paraId="2D0D8F20" w14:textId="77777777">
            <w:pPr>
              <w:rPr>
                <w:b/>
                <w:color w:val="5C83B4"/>
                <w:spacing w:val="-2"/>
                <w:sz w:val="24"/>
              </w:rPr>
            </w:pPr>
            <w:r w:rsidRPr="00CC0718">
              <w:rPr>
                <w:b/>
                <w:color w:val="5C83B4"/>
                <w:spacing w:val="-2"/>
                <w:sz w:val="24"/>
              </w:rPr>
              <w:t>Classification:</w:t>
            </w:r>
          </w:p>
        </w:tc>
        <w:tc>
          <w:tcPr>
            <w:tcW w:w="8912" w:type="dxa"/>
            <w:gridSpan w:val="7"/>
            <w:vMerge/>
            <w:tcMar/>
          </w:tcPr>
          <w:p w:rsidRPr="00CC0718" w:rsidR="00C71DC8" w:rsidP="00244814" w:rsidRDefault="00C71DC8" w14:paraId="7C3880DC" w14:textId="77777777"/>
        </w:tc>
      </w:tr>
      <w:tr w:rsidRPr="00CC0718" w:rsidR="00C71DC8" w:rsidTr="3A33D0EC" w14:paraId="089E1183" w14:textId="77777777">
        <w:trPr>
          <w:trHeight w:val="444" w:hRule="exact"/>
        </w:trPr>
        <w:tc>
          <w:tcPr>
            <w:tcW w:w="1805" w:type="dxa"/>
            <w:shd w:val="clear" w:color="auto" w:fill="FFFFFF" w:themeFill="background1"/>
            <w:tcMar/>
          </w:tcPr>
          <w:p w:rsidRPr="00CC0718" w:rsidR="00C71DC8" w:rsidP="00244814" w:rsidRDefault="00C71DC8" w14:paraId="09F8D1D4" w14:textId="77777777">
            <w:pPr>
              <w:rPr>
                <w:b/>
                <w:color w:val="5C83B4"/>
                <w:spacing w:val="-2"/>
                <w:sz w:val="24"/>
              </w:rPr>
            </w:pPr>
            <w:r w:rsidRPr="00CC0718">
              <w:rPr>
                <w:b/>
                <w:color w:val="5C83B4"/>
                <w:spacing w:val="-2"/>
                <w:sz w:val="24"/>
              </w:rPr>
              <w:t>Aggregated:</w:t>
            </w:r>
          </w:p>
        </w:tc>
        <w:tc>
          <w:tcPr>
            <w:tcW w:w="8912" w:type="dxa"/>
            <w:gridSpan w:val="7"/>
            <w:shd w:val="clear" w:color="auto" w:fill="FFFFFF" w:themeFill="background1"/>
            <w:tcMar/>
          </w:tcPr>
          <w:p w:rsidRPr="00CC0718" w:rsidR="00C71DC8" w:rsidP="00244814" w:rsidRDefault="00C71DC8" w14:paraId="29965DED" w14:textId="77777777">
            <w:pPr>
              <w:rPr>
                <w:b/>
                <w:color w:val="5C83B4"/>
                <w:spacing w:val="-2"/>
                <w:sz w:val="24"/>
              </w:rPr>
            </w:pPr>
            <w:r w:rsidRPr="00CC0718">
              <w:rPr>
                <w:b/>
                <w:color w:val="5C83B4"/>
                <w:spacing w:val="-2"/>
                <w:sz w:val="24"/>
              </w:rPr>
              <w:t>Yes</w:t>
            </w:r>
          </w:p>
        </w:tc>
      </w:tr>
      <w:tr w:rsidRPr="00CC0718" w:rsidR="00C71DC8" w:rsidTr="3A33D0EC" w14:paraId="696A3F16" w14:textId="77777777">
        <w:trPr>
          <w:trHeight w:val="344" w:hRule="exact"/>
        </w:trPr>
        <w:tc>
          <w:tcPr>
            <w:tcW w:w="3381" w:type="dxa"/>
            <w:gridSpan w:val="2"/>
            <w:tcBorders>
              <w:bottom w:val="single" w:color="8FB6EA" w:sz="5" w:space="0"/>
            </w:tcBorders>
            <w:shd w:val="clear" w:color="auto" w:fill="FFFFFF" w:themeFill="background1"/>
            <w:tcMar/>
          </w:tcPr>
          <w:p w:rsidRPr="00CC0718" w:rsidR="00C71DC8" w:rsidP="00244814" w:rsidRDefault="00C71DC8" w14:paraId="33127BD9" w14:textId="77777777">
            <w:pPr>
              <w:rPr>
                <w:color w:val="000000"/>
                <w:spacing w:val="-2"/>
                <w:sz w:val="18"/>
              </w:rPr>
            </w:pPr>
            <w:r w:rsidRPr="00CC0718">
              <w:rPr>
                <w:color w:val="000000"/>
                <w:spacing w:val="-2"/>
                <w:sz w:val="18"/>
              </w:rPr>
              <w:t>Document</w:t>
            </w:r>
          </w:p>
        </w:tc>
        <w:tc>
          <w:tcPr>
            <w:tcW w:w="1132" w:type="dxa"/>
            <w:tcBorders>
              <w:bottom w:val="single" w:color="8FB6EA" w:sz="5" w:space="0"/>
            </w:tcBorders>
            <w:shd w:val="clear" w:color="auto" w:fill="FFFFFF" w:themeFill="background1"/>
            <w:tcMar/>
          </w:tcPr>
          <w:p w:rsidRPr="00CC0718" w:rsidR="00C71DC8" w:rsidP="00244814" w:rsidRDefault="00C71DC8" w14:paraId="67260294" w14:textId="77777777">
            <w:pPr>
              <w:rPr>
                <w:color w:val="000000"/>
                <w:spacing w:val="-2"/>
                <w:sz w:val="18"/>
              </w:rPr>
            </w:pPr>
            <w:r w:rsidRPr="00CC0718">
              <w:rPr>
                <w:color w:val="000000"/>
                <w:spacing w:val="-2"/>
                <w:sz w:val="18"/>
              </w:rPr>
              <w:t>6</w:t>
            </w:r>
          </w:p>
        </w:tc>
        <w:tc>
          <w:tcPr>
            <w:tcW w:w="1576" w:type="dxa"/>
            <w:gridSpan w:val="2"/>
            <w:tcBorders>
              <w:bottom w:val="single" w:color="8FB6EA" w:sz="5" w:space="0"/>
            </w:tcBorders>
            <w:shd w:val="clear" w:color="auto" w:fill="FFFFFF" w:themeFill="background1"/>
            <w:tcMar/>
          </w:tcPr>
          <w:p w:rsidRPr="00CC0718" w:rsidR="00C71DC8" w:rsidP="00244814" w:rsidRDefault="00C71DC8" w14:paraId="383DE44C" w14:textId="77777777">
            <w:pPr>
              <w:rPr>
                <w:color w:val="000000"/>
                <w:spacing w:val="-2"/>
                <w:sz w:val="18"/>
              </w:rPr>
            </w:pPr>
            <w:r w:rsidRPr="00CC0718">
              <w:rPr>
                <w:color w:val="000000"/>
                <w:spacing w:val="-2"/>
                <w:sz w:val="18"/>
              </w:rPr>
              <w:t>9</w:t>
            </w:r>
          </w:p>
        </w:tc>
        <w:tc>
          <w:tcPr>
            <w:tcW w:w="1362" w:type="dxa"/>
            <w:tcBorders>
              <w:bottom w:val="single" w:color="8FB6EA" w:sz="5" w:space="0"/>
            </w:tcBorders>
            <w:shd w:val="clear" w:color="auto" w:fill="FFFFFF" w:themeFill="background1"/>
            <w:tcMar/>
          </w:tcPr>
          <w:p w:rsidRPr="00CC0718" w:rsidR="00C71DC8" w:rsidP="00244814" w:rsidRDefault="00C71DC8" w14:paraId="396C0D1A" w14:textId="77777777">
            <w:pPr>
              <w:rPr>
                <w:color w:val="000000"/>
                <w:spacing w:val="-2"/>
                <w:sz w:val="18"/>
              </w:rPr>
            </w:pPr>
            <w:r w:rsidRPr="00CC0718">
              <w:rPr>
                <w:color w:val="000000"/>
                <w:spacing w:val="-2"/>
                <w:sz w:val="18"/>
              </w:rPr>
              <w:t>159</w:t>
            </w:r>
          </w:p>
        </w:tc>
        <w:tc>
          <w:tcPr>
            <w:tcW w:w="1690" w:type="dxa"/>
            <w:tcBorders>
              <w:bottom w:val="single" w:color="8FB6EA" w:sz="5" w:space="0"/>
            </w:tcBorders>
            <w:shd w:val="clear" w:color="auto" w:fill="FFFFFF" w:themeFill="background1"/>
            <w:tcMar/>
          </w:tcPr>
          <w:p w:rsidRPr="00CC0718" w:rsidR="00C71DC8" w:rsidP="00244814" w:rsidRDefault="00C71DC8" w14:paraId="013F81F4" w14:textId="77777777">
            <w:pPr>
              <w:rPr>
                <w:color w:val="000000"/>
                <w:spacing w:val="-2"/>
                <w:sz w:val="18"/>
              </w:rPr>
            </w:pPr>
            <w:r w:rsidRPr="00CC0718">
              <w:rPr>
                <w:color w:val="000000"/>
                <w:spacing w:val="-2"/>
                <w:sz w:val="18"/>
              </w:rPr>
              <w:t>9</w:t>
            </w:r>
          </w:p>
        </w:tc>
        <w:tc>
          <w:tcPr>
            <w:tcW w:w="1576" w:type="dxa"/>
            <w:tcBorders>
              <w:bottom w:val="single" w:color="8FB6EA" w:sz="5" w:space="0"/>
            </w:tcBorders>
            <w:shd w:val="clear" w:color="auto" w:fill="FFFFFF" w:themeFill="background1"/>
            <w:tcMar/>
          </w:tcPr>
          <w:p w:rsidRPr="00CC0718" w:rsidR="00C71DC8" w:rsidP="00244814" w:rsidRDefault="00C71DC8" w14:paraId="7C692981" w14:textId="77777777">
            <w:pPr>
              <w:rPr>
                <w:color w:val="000000"/>
                <w:spacing w:val="-2"/>
                <w:sz w:val="18"/>
              </w:rPr>
            </w:pPr>
          </w:p>
        </w:tc>
      </w:tr>
      <w:tr w:rsidRPr="00CC0718" w:rsidR="00C71DC8" w:rsidTr="3A33D0EC" w14:paraId="0CF213FC" w14:textId="77777777">
        <w:trPr>
          <w:trHeight w:val="458" w:hRule="exact"/>
        </w:trPr>
        <w:tc>
          <w:tcPr>
            <w:tcW w:w="10717" w:type="dxa"/>
            <w:gridSpan w:val="8"/>
            <w:tcBorders>
              <w:top w:val="single" w:color="8FB6EA" w:sz="5" w:space="0"/>
            </w:tcBorders>
            <w:tcMar/>
          </w:tcPr>
          <w:p w:rsidRPr="00CC0718" w:rsidR="00C71DC8" w:rsidP="00244814" w:rsidRDefault="00C71DC8" w14:paraId="2C0312B9" w14:textId="77777777"/>
        </w:tc>
      </w:tr>
      <w:tr w:rsidRPr="00CC0718" w:rsidR="00C71DC8" w:rsidTr="3A33D0EC" w14:paraId="080B2A87" w14:textId="77777777">
        <w:trPr>
          <w:trHeight w:val="602" w:hRule="exact"/>
        </w:trPr>
        <w:tc>
          <w:tcPr>
            <w:tcW w:w="10717" w:type="dxa"/>
            <w:gridSpan w:val="8"/>
            <w:shd w:val="clear" w:color="auto" w:fill="FFFFFF" w:themeFill="background1"/>
            <w:tcMar/>
          </w:tcPr>
          <w:p w:rsidRPr="00CC0718" w:rsidR="00C71DC8" w:rsidP="00244814" w:rsidRDefault="00C71DC8" w14:paraId="3DF556AE" w14:textId="77777777">
            <w:pPr>
              <w:rPr>
                <w:b/>
                <w:color w:val="5C83B4"/>
                <w:spacing w:val="-2"/>
                <w:sz w:val="24"/>
              </w:rPr>
            </w:pPr>
          </w:p>
        </w:tc>
      </w:tr>
      <w:tr w:rsidRPr="00CC0718" w:rsidR="00C71DC8" w:rsidTr="3A33D0EC" w14:paraId="38A8096F" w14:textId="77777777">
        <w:trPr>
          <w:trHeight w:val="444" w:hRule="exact"/>
        </w:trPr>
        <w:tc>
          <w:tcPr>
            <w:tcW w:w="1805" w:type="dxa"/>
            <w:shd w:val="clear" w:color="auto" w:fill="FFFFFF" w:themeFill="background1"/>
            <w:tcMar/>
          </w:tcPr>
          <w:p w:rsidRPr="00CC0718" w:rsidR="00C71DC8" w:rsidP="00244814" w:rsidRDefault="00C71DC8" w14:paraId="2F6B444D" w14:textId="77777777">
            <w:pPr>
              <w:rPr>
                <w:b/>
                <w:color w:val="5C83B4"/>
                <w:spacing w:val="-2"/>
                <w:sz w:val="24"/>
              </w:rPr>
            </w:pPr>
            <w:r w:rsidRPr="00CC0718">
              <w:rPr>
                <w:b/>
                <w:color w:val="5C83B4"/>
                <w:spacing w:val="-2"/>
                <w:sz w:val="24"/>
              </w:rPr>
              <w:t>Nickname:</w:t>
            </w:r>
          </w:p>
        </w:tc>
        <w:tc>
          <w:tcPr>
            <w:tcW w:w="8912" w:type="dxa"/>
            <w:gridSpan w:val="7"/>
            <w:vMerge w:val="restart"/>
            <w:shd w:val="clear" w:color="auto" w:fill="FFFFFF" w:themeFill="background1"/>
            <w:tcMar/>
          </w:tcPr>
          <w:p w:rsidRPr="00CC0718" w:rsidR="00C71DC8" w:rsidP="00244814" w:rsidRDefault="00C71DC8" w14:paraId="41280DD9" w14:textId="77777777">
            <w:pPr>
              <w:rPr>
                <w:b/>
                <w:color w:val="5C83B4"/>
                <w:spacing w:val="-2"/>
                <w:sz w:val="24"/>
              </w:rPr>
            </w:pPr>
            <w:r w:rsidRPr="00CC0718">
              <w:rPr>
                <w:b/>
                <w:color w:val="5C83B4"/>
                <w:spacing w:val="-2"/>
                <w:sz w:val="24"/>
              </w:rPr>
              <w:t>Codes\\AXIAL CODE\\Q11- Perception of having a marketing club\PROFESSIONAL ANS SPECIALIZED SKILLS\Access to Marketing Expertise</w:t>
            </w:r>
          </w:p>
        </w:tc>
      </w:tr>
      <w:tr w:rsidRPr="00CC0718" w:rsidR="00C71DC8" w:rsidTr="3A33D0EC" w14:paraId="64148B6F" w14:textId="77777777">
        <w:trPr>
          <w:trHeight w:val="459" w:hRule="exact"/>
        </w:trPr>
        <w:tc>
          <w:tcPr>
            <w:tcW w:w="1805" w:type="dxa"/>
            <w:shd w:val="clear" w:color="auto" w:fill="FFFFFF" w:themeFill="background1"/>
            <w:tcMar/>
          </w:tcPr>
          <w:p w:rsidRPr="00CC0718" w:rsidR="00C71DC8" w:rsidP="00244814" w:rsidRDefault="00C71DC8" w14:paraId="217ECBBB" w14:textId="77777777">
            <w:pPr>
              <w:rPr>
                <w:b/>
                <w:color w:val="5C83B4"/>
                <w:spacing w:val="-2"/>
                <w:sz w:val="24"/>
              </w:rPr>
            </w:pPr>
            <w:r w:rsidRPr="00CC0718">
              <w:rPr>
                <w:b/>
                <w:color w:val="5C83B4"/>
                <w:spacing w:val="-2"/>
                <w:sz w:val="24"/>
              </w:rPr>
              <w:t>Classification:</w:t>
            </w:r>
          </w:p>
        </w:tc>
        <w:tc>
          <w:tcPr>
            <w:tcW w:w="8912" w:type="dxa"/>
            <w:gridSpan w:val="7"/>
            <w:vMerge/>
            <w:tcMar/>
          </w:tcPr>
          <w:p w:rsidRPr="00CC0718" w:rsidR="00C71DC8" w:rsidP="00244814" w:rsidRDefault="00C71DC8" w14:paraId="185A87B3" w14:textId="77777777"/>
        </w:tc>
      </w:tr>
      <w:tr w:rsidRPr="00CC0718" w:rsidR="00C71DC8" w:rsidTr="3A33D0EC" w14:paraId="4A6E7AB3" w14:textId="77777777">
        <w:trPr>
          <w:trHeight w:val="444" w:hRule="exact"/>
        </w:trPr>
        <w:tc>
          <w:tcPr>
            <w:tcW w:w="1805" w:type="dxa"/>
            <w:shd w:val="clear" w:color="auto" w:fill="FFFFFF" w:themeFill="background1"/>
            <w:tcMar/>
          </w:tcPr>
          <w:p w:rsidRPr="00CC0718" w:rsidR="00C71DC8" w:rsidP="00244814" w:rsidRDefault="00C71DC8" w14:paraId="0335FE04" w14:textId="77777777">
            <w:pPr>
              <w:rPr>
                <w:b/>
                <w:color w:val="5C83B4"/>
                <w:spacing w:val="-2"/>
                <w:sz w:val="24"/>
              </w:rPr>
            </w:pPr>
            <w:r w:rsidRPr="00CC0718">
              <w:rPr>
                <w:b/>
                <w:color w:val="5C83B4"/>
                <w:spacing w:val="-2"/>
                <w:sz w:val="24"/>
              </w:rPr>
              <w:t>Aggregated:</w:t>
            </w:r>
          </w:p>
        </w:tc>
        <w:tc>
          <w:tcPr>
            <w:tcW w:w="8912" w:type="dxa"/>
            <w:gridSpan w:val="7"/>
            <w:shd w:val="clear" w:color="auto" w:fill="FFFFFF" w:themeFill="background1"/>
            <w:tcMar/>
          </w:tcPr>
          <w:p w:rsidRPr="00CC0718" w:rsidR="00C71DC8" w:rsidP="00244814" w:rsidRDefault="00C71DC8" w14:paraId="495E8704" w14:textId="77777777">
            <w:pPr>
              <w:rPr>
                <w:b/>
                <w:color w:val="5C83B4"/>
                <w:spacing w:val="-2"/>
                <w:sz w:val="24"/>
              </w:rPr>
            </w:pPr>
            <w:r w:rsidRPr="00CC0718">
              <w:rPr>
                <w:b/>
                <w:color w:val="5C83B4"/>
                <w:spacing w:val="-2"/>
                <w:sz w:val="24"/>
              </w:rPr>
              <w:t>No</w:t>
            </w:r>
          </w:p>
        </w:tc>
      </w:tr>
      <w:tr w:rsidRPr="00CC0718" w:rsidR="00C71DC8" w:rsidTr="3A33D0EC" w14:paraId="3D6BB1AB" w14:textId="77777777">
        <w:trPr>
          <w:trHeight w:val="344" w:hRule="exact"/>
        </w:trPr>
        <w:tc>
          <w:tcPr>
            <w:tcW w:w="3381" w:type="dxa"/>
            <w:gridSpan w:val="2"/>
            <w:tcBorders>
              <w:bottom w:val="single" w:color="8FB6EA" w:sz="5" w:space="0"/>
            </w:tcBorders>
            <w:shd w:val="clear" w:color="auto" w:fill="FFFFFF" w:themeFill="background1"/>
            <w:tcMar/>
          </w:tcPr>
          <w:p w:rsidRPr="00CC0718" w:rsidR="00C71DC8" w:rsidP="00244814" w:rsidRDefault="00C71DC8" w14:paraId="0B65F222" w14:textId="77777777">
            <w:pPr>
              <w:rPr>
                <w:color w:val="000000"/>
                <w:spacing w:val="-2"/>
                <w:sz w:val="18"/>
              </w:rPr>
            </w:pPr>
            <w:r w:rsidRPr="00CC0718">
              <w:rPr>
                <w:color w:val="000000"/>
                <w:spacing w:val="-2"/>
                <w:sz w:val="18"/>
              </w:rPr>
              <w:t>Document</w:t>
            </w:r>
          </w:p>
        </w:tc>
        <w:tc>
          <w:tcPr>
            <w:tcW w:w="1132" w:type="dxa"/>
            <w:tcBorders>
              <w:bottom w:val="single" w:color="8FB6EA" w:sz="5" w:space="0"/>
            </w:tcBorders>
            <w:shd w:val="clear" w:color="auto" w:fill="FFFFFF" w:themeFill="background1"/>
            <w:tcMar/>
          </w:tcPr>
          <w:p w:rsidRPr="00CC0718" w:rsidR="00C71DC8" w:rsidP="00244814" w:rsidRDefault="00C71DC8" w14:paraId="6106B24E" w14:textId="77777777">
            <w:pPr>
              <w:rPr>
                <w:color w:val="000000"/>
                <w:spacing w:val="-2"/>
                <w:sz w:val="18"/>
              </w:rPr>
            </w:pPr>
            <w:r w:rsidRPr="00CC0718">
              <w:rPr>
                <w:color w:val="000000"/>
                <w:spacing w:val="-2"/>
                <w:sz w:val="18"/>
              </w:rPr>
              <w:t>2</w:t>
            </w:r>
          </w:p>
        </w:tc>
        <w:tc>
          <w:tcPr>
            <w:tcW w:w="1576" w:type="dxa"/>
            <w:gridSpan w:val="2"/>
            <w:tcBorders>
              <w:bottom w:val="single" w:color="8FB6EA" w:sz="5" w:space="0"/>
            </w:tcBorders>
            <w:shd w:val="clear" w:color="auto" w:fill="FFFFFF" w:themeFill="background1"/>
            <w:tcMar/>
          </w:tcPr>
          <w:p w:rsidRPr="00CC0718" w:rsidR="00C71DC8" w:rsidP="00244814" w:rsidRDefault="00C71DC8" w14:paraId="58F33DC4" w14:textId="77777777">
            <w:pPr>
              <w:rPr>
                <w:color w:val="000000"/>
                <w:spacing w:val="-2"/>
                <w:sz w:val="18"/>
              </w:rPr>
            </w:pPr>
            <w:r w:rsidRPr="00CC0718">
              <w:rPr>
                <w:color w:val="000000"/>
                <w:spacing w:val="-2"/>
                <w:sz w:val="18"/>
              </w:rPr>
              <w:t>5</w:t>
            </w:r>
          </w:p>
        </w:tc>
        <w:tc>
          <w:tcPr>
            <w:tcW w:w="1362" w:type="dxa"/>
            <w:tcBorders>
              <w:bottom w:val="single" w:color="8FB6EA" w:sz="5" w:space="0"/>
            </w:tcBorders>
            <w:shd w:val="clear" w:color="auto" w:fill="FFFFFF" w:themeFill="background1"/>
            <w:tcMar/>
          </w:tcPr>
          <w:p w:rsidRPr="00CC0718" w:rsidR="00C71DC8" w:rsidP="00244814" w:rsidRDefault="00C71DC8" w14:paraId="06956378" w14:textId="77777777">
            <w:pPr>
              <w:rPr>
                <w:color w:val="000000"/>
                <w:spacing w:val="-2"/>
                <w:sz w:val="18"/>
              </w:rPr>
            </w:pPr>
            <w:r w:rsidRPr="00CC0718">
              <w:rPr>
                <w:color w:val="000000"/>
                <w:spacing w:val="-2"/>
                <w:sz w:val="18"/>
              </w:rPr>
              <w:t>55</w:t>
            </w:r>
          </w:p>
        </w:tc>
        <w:tc>
          <w:tcPr>
            <w:tcW w:w="1690" w:type="dxa"/>
            <w:tcBorders>
              <w:bottom w:val="single" w:color="8FB6EA" w:sz="5" w:space="0"/>
            </w:tcBorders>
            <w:shd w:val="clear" w:color="auto" w:fill="FFFFFF" w:themeFill="background1"/>
            <w:tcMar/>
          </w:tcPr>
          <w:p w:rsidRPr="00CC0718" w:rsidR="00C71DC8" w:rsidP="00244814" w:rsidRDefault="00C71DC8" w14:paraId="2C15AF36" w14:textId="77777777">
            <w:pPr>
              <w:rPr>
                <w:color w:val="000000"/>
                <w:spacing w:val="-2"/>
                <w:sz w:val="18"/>
              </w:rPr>
            </w:pPr>
            <w:r w:rsidRPr="00CC0718">
              <w:rPr>
                <w:color w:val="000000"/>
                <w:spacing w:val="-2"/>
                <w:sz w:val="18"/>
              </w:rPr>
              <w:t>5</w:t>
            </w:r>
          </w:p>
        </w:tc>
        <w:tc>
          <w:tcPr>
            <w:tcW w:w="1576" w:type="dxa"/>
            <w:tcBorders>
              <w:bottom w:val="single" w:color="8FB6EA" w:sz="5" w:space="0"/>
            </w:tcBorders>
            <w:shd w:val="clear" w:color="auto" w:fill="FFFFFF" w:themeFill="background1"/>
            <w:tcMar/>
          </w:tcPr>
          <w:p w:rsidRPr="00CC0718" w:rsidR="00C71DC8" w:rsidP="00244814" w:rsidRDefault="00C71DC8" w14:paraId="56EF826F" w14:textId="77777777">
            <w:pPr>
              <w:rPr>
                <w:color w:val="000000"/>
                <w:spacing w:val="-2"/>
                <w:sz w:val="18"/>
              </w:rPr>
            </w:pPr>
          </w:p>
        </w:tc>
      </w:tr>
      <w:tr w:rsidRPr="00CC0718" w:rsidR="00C71DC8" w:rsidTr="3A33D0EC" w14:paraId="77B8C468" w14:textId="77777777">
        <w:trPr>
          <w:trHeight w:val="444" w:hRule="exact"/>
        </w:trPr>
        <w:tc>
          <w:tcPr>
            <w:tcW w:w="10717" w:type="dxa"/>
            <w:gridSpan w:val="8"/>
            <w:tcBorders>
              <w:top w:val="single" w:color="8FB6EA" w:sz="5" w:space="0"/>
            </w:tcBorders>
            <w:tcMar/>
          </w:tcPr>
          <w:p w:rsidRPr="00CC0718" w:rsidR="00C71DC8" w:rsidP="00244814" w:rsidRDefault="00C71DC8" w14:paraId="678BC2B0" w14:textId="77777777"/>
        </w:tc>
      </w:tr>
      <w:tr w:rsidRPr="00CC0718" w:rsidR="00C71DC8" w:rsidTr="3A33D0EC" w14:paraId="581C72D9" w14:textId="77777777">
        <w:trPr>
          <w:trHeight w:val="601" w:hRule="exact"/>
        </w:trPr>
        <w:tc>
          <w:tcPr>
            <w:tcW w:w="10717" w:type="dxa"/>
            <w:gridSpan w:val="8"/>
            <w:shd w:val="clear" w:color="auto" w:fill="FFFFFF" w:themeFill="background1"/>
            <w:tcMar/>
          </w:tcPr>
          <w:p w:rsidRPr="00CC0718" w:rsidR="00C71DC8" w:rsidP="00244814" w:rsidRDefault="00C71DC8" w14:paraId="0653CE42" w14:textId="77777777">
            <w:pPr>
              <w:rPr>
                <w:b/>
                <w:color w:val="5C83B4"/>
                <w:spacing w:val="-2"/>
                <w:sz w:val="24"/>
              </w:rPr>
            </w:pPr>
          </w:p>
        </w:tc>
      </w:tr>
      <w:tr w:rsidRPr="00CC0718" w:rsidR="00C71DC8" w:rsidTr="3A33D0EC" w14:paraId="58508D77" w14:textId="77777777">
        <w:trPr>
          <w:trHeight w:val="459" w:hRule="exact"/>
        </w:trPr>
        <w:tc>
          <w:tcPr>
            <w:tcW w:w="1805" w:type="dxa"/>
            <w:shd w:val="clear" w:color="auto" w:fill="FFFFFF" w:themeFill="background1"/>
            <w:tcMar/>
          </w:tcPr>
          <w:p w:rsidRPr="00CC0718" w:rsidR="00C71DC8" w:rsidP="00244814" w:rsidRDefault="00C71DC8" w14:paraId="566EC380" w14:textId="77777777">
            <w:pPr>
              <w:rPr>
                <w:b/>
                <w:color w:val="5C83B4"/>
                <w:spacing w:val="-2"/>
                <w:sz w:val="24"/>
              </w:rPr>
            </w:pPr>
            <w:r w:rsidRPr="00CC0718">
              <w:rPr>
                <w:b/>
                <w:color w:val="5C83B4"/>
                <w:spacing w:val="-2"/>
                <w:sz w:val="24"/>
              </w:rPr>
              <w:t>Nickname:</w:t>
            </w:r>
          </w:p>
        </w:tc>
        <w:tc>
          <w:tcPr>
            <w:tcW w:w="8912" w:type="dxa"/>
            <w:gridSpan w:val="7"/>
            <w:vMerge w:val="restart"/>
            <w:shd w:val="clear" w:color="auto" w:fill="FFFFFF" w:themeFill="background1"/>
            <w:tcMar/>
          </w:tcPr>
          <w:p w:rsidRPr="00CC0718" w:rsidR="00C71DC8" w:rsidP="00244814" w:rsidRDefault="00C71DC8" w14:paraId="724EE914" w14:textId="77777777">
            <w:pPr>
              <w:rPr>
                <w:b/>
                <w:color w:val="5C83B4"/>
                <w:spacing w:val="-2"/>
                <w:sz w:val="24"/>
              </w:rPr>
            </w:pPr>
            <w:r w:rsidRPr="00CC0718">
              <w:rPr>
                <w:b/>
                <w:color w:val="5C83B4"/>
                <w:spacing w:val="-2"/>
                <w:sz w:val="24"/>
              </w:rPr>
              <w:t>Codes\\AXIAL CODE\\Q11- Perception of having a marketing club\PROFESSIONAL ANS SPECIALIZED SKILLS\If provided with trained professionals or trained students</w:t>
            </w:r>
          </w:p>
        </w:tc>
      </w:tr>
      <w:tr w:rsidRPr="00CC0718" w:rsidR="00C71DC8" w:rsidTr="3A33D0EC" w14:paraId="4AA203B2" w14:textId="77777777">
        <w:trPr>
          <w:trHeight w:val="444" w:hRule="exact"/>
        </w:trPr>
        <w:tc>
          <w:tcPr>
            <w:tcW w:w="1805" w:type="dxa"/>
            <w:shd w:val="clear" w:color="auto" w:fill="FFFFFF" w:themeFill="background1"/>
            <w:tcMar/>
          </w:tcPr>
          <w:p w:rsidRPr="00CC0718" w:rsidR="00C71DC8" w:rsidP="00244814" w:rsidRDefault="00C71DC8" w14:paraId="254FE8F8" w14:textId="77777777">
            <w:pPr>
              <w:rPr>
                <w:b/>
                <w:color w:val="5C83B4"/>
                <w:spacing w:val="-2"/>
                <w:sz w:val="24"/>
              </w:rPr>
            </w:pPr>
            <w:r w:rsidRPr="00CC0718">
              <w:rPr>
                <w:b/>
                <w:color w:val="5C83B4"/>
                <w:spacing w:val="-2"/>
                <w:sz w:val="24"/>
              </w:rPr>
              <w:t>Classification:</w:t>
            </w:r>
          </w:p>
        </w:tc>
        <w:tc>
          <w:tcPr>
            <w:tcW w:w="8912" w:type="dxa"/>
            <w:gridSpan w:val="7"/>
            <w:vMerge/>
            <w:tcMar/>
          </w:tcPr>
          <w:p w:rsidRPr="00CC0718" w:rsidR="00C71DC8" w:rsidP="00244814" w:rsidRDefault="00C71DC8" w14:paraId="05A94AAA" w14:textId="77777777"/>
        </w:tc>
      </w:tr>
      <w:tr w:rsidRPr="00CC0718" w:rsidR="00C71DC8" w:rsidTr="3A33D0EC" w14:paraId="49CA288C" w14:textId="77777777">
        <w:trPr>
          <w:trHeight w:val="459" w:hRule="exact"/>
        </w:trPr>
        <w:tc>
          <w:tcPr>
            <w:tcW w:w="1805" w:type="dxa"/>
            <w:shd w:val="clear" w:color="auto" w:fill="FFFFFF" w:themeFill="background1"/>
            <w:tcMar/>
          </w:tcPr>
          <w:p w:rsidRPr="00CC0718" w:rsidR="00C71DC8" w:rsidP="00244814" w:rsidRDefault="00C71DC8" w14:paraId="44749663" w14:textId="77777777">
            <w:pPr>
              <w:rPr>
                <w:b/>
                <w:color w:val="5C83B4"/>
                <w:spacing w:val="-2"/>
                <w:sz w:val="24"/>
              </w:rPr>
            </w:pPr>
            <w:r w:rsidRPr="00CC0718">
              <w:rPr>
                <w:b/>
                <w:color w:val="5C83B4"/>
                <w:spacing w:val="-2"/>
                <w:sz w:val="24"/>
              </w:rPr>
              <w:t>Aggregated:</w:t>
            </w:r>
          </w:p>
        </w:tc>
        <w:tc>
          <w:tcPr>
            <w:tcW w:w="8912" w:type="dxa"/>
            <w:gridSpan w:val="7"/>
            <w:shd w:val="clear" w:color="auto" w:fill="FFFFFF" w:themeFill="background1"/>
            <w:tcMar/>
          </w:tcPr>
          <w:p w:rsidRPr="00CC0718" w:rsidR="00C71DC8" w:rsidP="00244814" w:rsidRDefault="00C71DC8" w14:paraId="47BA1BD2" w14:textId="77777777">
            <w:pPr>
              <w:rPr>
                <w:b/>
                <w:color w:val="5C83B4"/>
                <w:spacing w:val="-2"/>
                <w:sz w:val="24"/>
              </w:rPr>
            </w:pPr>
            <w:r w:rsidRPr="00CC0718">
              <w:rPr>
                <w:b/>
                <w:color w:val="5C83B4"/>
                <w:spacing w:val="-2"/>
                <w:sz w:val="24"/>
              </w:rPr>
              <w:t>No</w:t>
            </w:r>
          </w:p>
        </w:tc>
      </w:tr>
      <w:tr w:rsidRPr="00CC0718" w:rsidR="00C71DC8" w:rsidTr="3A33D0EC" w14:paraId="66BEEFEF" w14:textId="77777777">
        <w:trPr>
          <w:trHeight w:val="344" w:hRule="exact"/>
        </w:trPr>
        <w:tc>
          <w:tcPr>
            <w:tcW w:w="3381" w:type="dxa"/>
            <w:gridSpan w:val="2"/>
            <w:tcBorders>
              <w:bottom w:val="single" w:color="8FB6EA" w:sz="5" w:space="0"/>
            </w:tcBorders>
            <w:shd w:val="clear" w:color="auto" w:fill="FFFFFF" w:themeFill="background1"/>
            <w:tcMar/>
          </w:tcPr>
          <w:p w:rsidRPr="00CC0718" w:rsidR="00C71DC8" w:rsidP="00244814" w:rsidRDefault="00C71DC8" w14:paraId="6B8253DB" w14:textId="77777777">
            <w:pPr>
              <w:rPr>
                <w:color w:val="000000"/>
                <w:spacing w:val="-2"/>
                <w:sz w:val="18"/>
              </w:rPr>
            </w:pPr>
            <w:r w:rsidRPr="00CC0718">
              <w:rPr>
                <w:color w:val="000000"/>
                <w:spacing w:val="-2"/>
                <w:sz w:val="18"/>
              </w:rPr>
              <w:t>Document</w:t>
            </w:r>
          </w:p>
        </w:tc>
        <w:tc>
          <w:tcPr>
            <w:tcW w:w="1132" w:type="dxa"/>
            <w:tcBorders>
              <w:bottom w:val="single" w:color="8FB6EA" w:sz="5" w:space="0"/>
            </w:tcBorders>
            <w:shd w:val="clear" w:color="auto" w:fill="FFFFFF" w:themeFill="background1"/>
            <w:tcMar/>
          </w:tcPr>
          <w:p w:rsidRPr="00CC0718" w:rsidR="00C71DC8" w:rsidP="00244814" w:rsidRDefault="00C71DC8" w14:paraId="01D7DFF7" w14:textId="77777777">
            <w:pPr>
              <w:rPr>
                <w:color w:val="000000"/>
                <w:spacing w:val="-2"/>
                <w:sz w:val="18"/>
              </w:rPr>
            </w:pPr>
            <w:r w:rsidRPr="00CC0718">
              <w:rPr>
                <w:color w:val="000000"/>
                <w:spacing w:val="-2"/>
                <w:sz w:val="18"/>
              </w:rPr>
              <w:t>1</w:t>
            </w:r>
          </w:p>
        </w:tc>
        <w:tc>
          <w:tcPr>
            <w:tcW w:w="1576" w:type="dxa"/>
            <w:gridSpan w:val="2"/>
            <w:tcBorders>
              <w:bottom w:val="single" w:color="8FB6EA" w:sz="5" w:space="0"/>
            </w:tcBorders>
            <w:shd w:val="clear" w:color="auto" w:fill="FFFFFF" w:themeFill="background1"/>
            <w:tcMar/>
          </w:tcPr>
          <w:p w:rsidRPr="00CC0718" w:rsidR="00C71DC8" w:rsidP="00244814" w:rsidRDefault="00C71DC8" w14:paraId="51B7AD51" w14:textId="77777777">
            <w:pPr>
              <w:rPr>
                <w:color w:val="000000"/>
                <w:spacing w:val="-2"/>
                <w:sz w:val="18"/>
              </w:rPr>
            </w:pPr>
            <w:r w:rsidRPr="00CC0718">
              <w:rPr>
                <w:color w:val="000000"/>
                <w:spacing w:val="-2"/>
                <w:sz w:val="18"/>
              </w:rPr>
              <w:t>1</w:t>
            </w:r>
          </w:p>
        </w:tc>
        <w:tc>
          <w:tcPr>
            <w:tcW w:w="1362" w:type="dxa"/>
            <w:tcBorders>
              <w:bottom w:val="single" w:color="8FB6EA" w:sz="5" w:space="0"/>
            </w:tcBorders>
            <w:shd w:val="clear" w:color="auto" w:fill="FFFFFF" w:themeFill="background1"/>
            <w:tcMar/>
          </w:tcPr>
          <w:p w:rsidRPr="00CC0718" w:rsidR="00C71DC8" w:rsidP="00244814" w:rsidRDefault="00C71DC8" w14:paraId="0E80EB2D" w14:textId="77777777">
            <w:pPr>
              <w:rPr>
                <w:color w:val="000000"/>
                <w:spacing w:val="-2"/>
                <w:sz w:val="18"/>
              </w:rPr>
            </w:pPr>
            <w:r w:rsidRPr="00CC0718">
              <w:rPr>
                <w:color w:val="000000"/>
                <w:spacing w:val="-2"/>
                <w:sz w:val="18"/>
              </w:rPr>
              <w:t>16</w:t>
            </w:r>
          </w:p>
        </w:tc>
        <w:tc>
          <w:tcPr>
            <w:tcW w:w="1690" w:type="dxa"/>
            <w:tcBorders>
              <w:bottom w:val="single" w:color="8FB6EA" w:sz="5" w:space="0"/>
            </w:tcBorders>
            <w:shd w:val="clear" w:color="auto" w:fill="FFFFFF" w:themeFill="background1"/>
            <w:tcMar/>
          </w:tcPr>
          <w:p w:rsidRPr="00CC0718" w:rsidR="00C71DC8" w:rsidP="00244814" w:rsidRDefault="00C71DC8" w14:paraId="02CAD34D" w14:textId="77777777">
            <w:pPr>
              <w:rPr>
                <w:color w:val="000000"/>
                <w:spacing w:val="-2"/>
                <w:sz w:val="18"/>
              </w:rPr>
            </w:pPr>
            <w:r w:rsidRPr="00CC0718">
              <w:rPr>
                <w:color w:val="000000"/>
                <w:spacing w:val="-2"/>
                <w:sz w:val="18"/>
              </w:rPr>
              <w:t>1</w:t>
            </w:r>
          </w:p>
        </w:tc>
        <w:tc>
          <w:tcPr>
            <w:tcW w:w="1576" w:type="dxa"/>
            <w:tcBorders>
              <w:bottom w:val="single" w:color="8FB6EA" w:sz="5" w:space="0"/>
            </w:tcBorders>
            <w:shd w:val="clear" w:color="auto" w:fill="FFFFFF" w:themeFill="background1"/>
            <w:tcMar/>
          </w:tcPr>
          <w:p w:rsidRPr="00CC0718" w:rsidR="00C71DC8" w:rsidP="00244814" w:rsidRDefault="00C71DC8" w14:paraId="3A18DC0F" w14:textId="77777777">
            <w:pPr>
              <w:rPr>
                <w:color w:val="000000"/>
                <w:spacing w:val="-2"/>
                <w:sz w:val="18"/>
              </w:rPr>
            </w:pPr>
          </w:p>
        </w:tc>
      </w:tr>
      <w:tr w:rsidRPr="00CC0718" w:rsidR="00C71DC8" w:rsidTr="3A33D0EC" w14:paraId="2BFBEB6F" w14:textId="77777777">
        <w:trPr>
          <w:trHeight w:val="444" w:hRule="exact"/>
        </w:trPr>
        <w:tc>
          <w:tcPr>
            <w:tcW w:w="10717" w:type="dxa"/>
            <w:gridSpan w:val="8"/>
            <w:tcBorders>
              <w:top w:val="single" w:color="8FB6EA" w:sz="5" w:space="0"/>
            </w:tcBorders>
            <w:tcMar/>
          </w:tcPr>
          <w:p w:rsidRPr="00CC0718" w:rsidR="00C71DC8" w:rsidP="00244814" w:rsidRDefault="00C71DC8" w14:paraId="4607956A" w14:textId="77777777"/>
        </w:tc>
      </w:tr>
      <w:tr w:rsidRPr="00CC0718" w:rsidR="00C71DC8" w:rsidTr="3A33D0EC" w14:paraId="2F1CD033" w14:textId="77777777">
        <w:trPr>
          <w:trHeight w:val="601" w:hRule="exact"/>
        </w:trPr>
        <w:tc>
          <w:tcPr>
            <w:tcW w:w="10717" w:type="dxa"/>
            <w:gridSpan w:val="8"/>
            <w:shd w:val="clear" w:color="auto" w:fill="FFFFFF" w:themeFill="background1"/>
            <w:tcMar/>
          </w:tcPr>
          <w:p w:rsidRPr="00CC0718" w:rsidR="00C71DC8" w:rsidP="00244814" w:rsidRDefault="00C71DC8" w14:paraId="7A83D8B0" w14:textId="77777777">
            <w:pPr>
              <w:rPr>
                <w:b/>
                <w:color w:val="5C83B4"/>
                <w:spacing w:val="-2"/>
                <w:sz w:val="24"/>
              </w:rPr>
            </w:pPr>
          </w:p>
        </w:tc>
      </w:tr>
      <w:tr w:rsidRPr="00CC0718" w:rsidR="00C71DC8" w:rsidTr="3A33D0EC" w14:paraId="30F2C8B4" w14:textId="77777777">
        <w:trPr>
          <w:trHeight w:val="459" w:hRule="exact"/>
        </w:trPr>
        <w:tc>
          <w:tcPr>
            <w:tcW w:w="1805" w:type="dxa"/>
            <w:shd w:val="clear" w:color="auto" w:fill="FFFFFF" w:themeFill="background1"/>
            <w:tcMar/>
          </w:tcPr>
          <w:p w:rsidRPr="00CC0718" w:rsidR="00C71DC8" w:rsidP="00244814" w:rsidRDefault="00C71DC8" w14:paraId="7F6BFC88" w14:textId="77777777">
            <w:pPr>
              <w:rPr>
                <w:b/>
                <w:color w:val="5C83B4"/>
                <w:spacing w:val="-2"/>
                <w:sz w:val="24"/>
              </w:rPr>
            </w:pPr>
            <w:r w:rsidRPr="00CC0718">
              <w:rPr>
                <w:b/>
                <w:color w:val="5C83B4"/>
                <w:spacing w:val="-2"/>
                <w:sz w:val="24"/>
              </w:rPr>
              <w:t>Nickname:</w:t>
            </w:r>
          </w:p>
        </w:tc>
        <w:tc>
          <w:tcPr>
            <w:tcW w:w="8912" w:type="dxa"/>
            <w:gridSpan w:val="7"/>
            <w:vMerge w:val="restart"/>
            <w:shd w:val="clear" w:color="auto" w:fill="FFFFFF" w:themeFill="background1"/>
            <w:tcMar/>
          </w:tcPr>
          <w:p w:rsidRPr="00CC0718" w:rsidR="00C71DC8" w:rsidP="00244814" w:rsidRDefault="00C71DC8" w14:paraId="6CC3DC99" w14:textId="77777777">
            <w:pPr>
              <w:rPr>
                <w:b/>
                <w:color w:val="5C83B4"/>
                <w:spacing w:val="-2"/>
                <w:sz w:val="24"/>
              </w:rPr>
            </w:pPr>
            <w:r w:rsidRPr="00CC0718">
              <w:rPr>
                <w:b/>
                <w:color w:val="5C83B4"/>
                <w:spacing w:val="-2"/>
                <w:sz w:val="24"/>
              </w:rPr>
              <w:t>Codes\\AXIAL CODE\\Q11- Perception of having a marketing club\PROFESSIONAL ANS SPECIALIZED SKILLS\If provided with trained professionals or trained students\ed professionals or students</w:t>
            </w:r>
          </w:p>
        </w:tc>
      </w:tr>
      <w:tr w:rsidRPr="00CC0718" w:rsidR="00C71DC8" w:rsidTr="3A33D0EC" w14:paraId="700A802F" w14:textId="77777777">
        <w:trPr>
          <w:trHeight w:val="444" w:hRule="exact"/>
        </w:trPr>
        <w:tc>
          <w:tcPr>
            <w:tcW w:w="1805" w:type="dxa"/>
            <w:shd w:val="clear" w:color="auto" w:fill="FFFFFF" w:themeFill="background1"/>
            <w:tcMar/>
          </w:tcPr>
          <w:p w:rsidRPr="00CC0718" w:rsidR="00C71DC8" w:rsidP="00244814" w:rsidRDefault="00C71DC8" w14:paraId="6D0A6340" w14:textId="77777777">
            <w:pPr>
              <w:rPr>
                <w:b/>
                <w:color w:val="5C83B4"/>
                <w:spacing w:val="-2"/>
                <w:sz w:val="24"/>
              </w:rPr>
            </w:pPr>
            <w:r w:rsidRPr="00CC0718">
              <w:rPr>
                <w:b/>
                <w:color w:val="5C83B4"/>
                <w:spacing w:val="-2"/>
                <w:sz w:val="24"/>
              </w:rPr>
              <w:t>Classification:</w:t>
            </w:r>
          </w:p>
        </w:tc>
        <w:tc>
          <w:tcPr>
            <w:tcW w:w="8912" w:type="dxa"/>
            <w:gridSpan w:val="7"/>
            <w:vMerge/>
            <w:tcMar/>
          </w:tcPr>
          <w:p w:rsidRPr="00CC0718" w:rsidR="00C71DC8" w:rsidP="00244814" w:rsidRDefault="00C71DC8" w14:paraId="428E817D" w14:textId="77777777"/>
        </w:tc>
      </w:tr>
      <w:tr w:rsidRPr="00CC0718" w:rsidR="00C71DC8" w:rsidTr="3A33D0EC" w14:paraId="3FD5BC91" w14:textId="77777777">
        <w:trPr>
          <w:trHeight w:val="459" w:hRule="exact"/>
        </w:trPr>
        <w:tc>
          <w:tcPr>
            <w:tcW w:w="1805" w:type="dxa"/>
            <w:shd w:val="clear" w:color="auto" w:fill="FFFFFF" w:themeFill="background1"/>
            <w:tcMar/>
          </w:tcPr>
          <w:p w:rsidRPr="00CC0718" w:rsidR="00C71DC8" w:rsidP="00244814" w:rsidRDefault="00C71DC8" w14:paraId="5DE47ADE" w14:textId="77777777">
            <w:pPr>
              <w:rPr>
                <w:b/>
                <w:color w:val="5C83B4"/>
                <w:spacing w:val="-2"/>
                <w:sz w:val="24"/>
              </w:rPr>
            </w:pPr>
            <w:r w:rsidRPr="00CC0718">
              <w:rPr>
                <w:b/>
                <w:color w:val="5C83B4"/>
                <w:spacing w:val="-2"/>
                <w:sz w:val="24"/>
              </w:rPr>
              <w:lastRenderedPageBreak/>
              <w:t>Aggregated:</w:t>
            </w:r>
          </w:p>
        </w:tc>
        <w:tc>
          <w:tcPr>
            <w:tcW w:w="8912" w:type="dxa"/>
            <w:gridSpan w:val="7"/>
            <w:shd w:val="clear" w:color="auto" w:fill="FFFFFF" w:themeFill="background1"/>
            <w:tcMar/>
          </w:tcPr>
          <w:p w:rsidRPr="00CC0718" w:rsidR="00C71DC8" w:rsidP="00244814" w:rsidRDefault="00C71DC8" w14:paraId="214A70CA" w14:textId="77777777">
            <w:pPr>
              <w:rPr>
                <w:b/>
                <w:color w:val="5C83B4"/>
                <w:spacing w:val="-2"/>
                <w:sz w:val="24"/>
              </w:rPr>
            </w:pPr>
            <w:r w:rsidRPr="00CC0718">
              <w:rPr>
                <w:b/>
                <w:color w:val="5C83B4"/>
                <w:spacing w:val="-2"/>
                <w:sz w:val="24"/>
              </w:rPr>
              <w:t>No</w:t>
            </w:r>
          </w:p>
        </w:tc>
      </w:tr>
      <w:tr w:rsidRPr="00CC0718" w:rsidR="00C71DC8" w:rsidTr="3A33D0EC" w14:paraId="4CAD923A" w14:textId="77777777">
        <w:trPr>
          <w:trHeight w:val="329" w:hRule="exact"/>
        </w:trPr>
        <w:tc>
          <w:tcPr>
            <w:tcW w:w="3381" w:type="dxa"/>
            <w:gridSpan w:val="2"/>
            <w:tcBorders>
              <w:bottom w:val="single" w:color="8FB6EA" w:sz="5" w:space="0"/>
            </w:tcBorders>
            <w:shd w:val="clear" w:color="auto" w:fill="FFFFFF" w:themeFill="background1"/>
            <w:tcMar/>
          </w:tcPr>
          <w:p w:rsidRPr="00CC0718" w:rsidR="00C71DC8" w:rsidP="00244814" w:rsidRDefault="00C71DC8" w14:paraId="05AFCF96" w14:textId="77777777">
            <w:pPr>
              <w:rPr>
                <w:color w:val="000000"/>
                <w:spacing w:val="-2"/>
                <w:sz w:val="18"/>
              </w:rPr>
            </w:pPr>
            <w:r w:rsidRPr="00CC0718">
              <w:rPr>
                <w:color w:val="000000"/>
                <w:spacing w:val="-2"/>
                <w:sz w:val="18"/>
              </w:rPr>
              <w:t>Document</w:t>
            </w:r>
          </w:p>
        </w:tc>
        <w:tc>
          <w:tcPr>
            <w:tcW w:w="1132" w:type="dxa"/>
            <w:tcBorders>
              <w:bottom w:val="single" w:color="8FB6EA" w:sz="5" w:space="0"/>
            </w:tcBorders>
            <w:shd w:val="clear" w:color="auto" w:fill="FFFFFF" w:themeFill="background1"/>
            <w:tcMar/>
          </w:tcPr>
          <w:p w:rsidRPr="00CC0718" w:rsidR="00C71DC8" w:rsidP="00244814" w:rsidRDefault="00C71DC8" w14:paraId="44BB56DA" w14:textId="77777777">
            <w:pPr>
              <w:rPr>
                <w:color w:val="000000"/>
                <w:spacing w:val="-2"/>
                <w:sz w:val="18"/>
              </w:rPr>
            </w:pPr>
            <w:r w:rsidRPr="00CC0718">
              <w:rPr>
                <w:color w:val="000000"/>
                <w:spacing w:val="-2"/>
                <w:sz w:val="18"/>
              </w:rPr>
              <w:t>1</w:t>
            </w:r>
          </w:p>
        </w:tc>
        <w:tc>
          <w:tcPr>
            <w:tcW w:w="1576" w:type="dxa"/>
            <w:gridSpan w:val="2"/>
            <w:tcBorders>
              <w:bottom w:val="single" w:color="8FB6EA" w:sz="5" w:space="0"/>
            </w:tcBorders>
            <w:shd w:val="clear" w:color="auto" w:fill="FFFFFF" w:themeFill="background1"/>
            <w:tcMar/>
          </w:tcPr>
          <w:p w:rsidRPr="00CC0718" w:rsidR="00C71DC8" w:rsidP="00244814" w:rsidRDefault="00C71DC8" w14:paraId="61FFCD39" w14:textId="77777777">
            <w:pPr>
              <w:rPr>
                <w:color w:val="000000"/>
                <w:spacing w:val="-2"/>
                <w:sz w:val="18"/>
              </w:rPr>
            </w:pPr>
            <w:r w:rsidRPr="00CC0718">
              <w:rPr>
                <w:color w:val="000000"/>
                <w:spacing w:val="-2"/>
                <w:sz w:val="18"/>
              </w:rPr>
              <w:t>1</w:t>
            </w:r>
          </w:p>
        </w:tc>
        <w:tc>
          <w:tcPr>
            <w:tcW w:w="1362" w:type="dxa"/>
            <w:tcBorders>
              <w:bottom w:val="single" w:color="8FB6EA" w:sz="5" w:space="0"/>
            </w:tcBorders>
            <w:shd w:val="clear" w:color="auto" w:fill="FFFFFF" w:themeFill="background1"/>
            <w:tcMar/>
          </w:tcPr>
          <w:p w:rsidRPr="00CC0718" w:rsidR="00C71DC8" w:rsidP="00244814" w:rsidRDefault="00C71DC8" w14:paraId="2D70F05B" w14:textId="77777777">
            <w:pPr>
              <w:rPr>
                <w:color w:val="000000"/>
                <w:spacing w:val="-2"/>
                <w:sz w:val="18"/>
              </w:rPr>
            </w:pPr>
            <w:r w:rsidRPr="00CC0718">
              <w:rPr>
                <w:color w:val="000000"/>
                <w:spacing w:val="-2"/>
                <w:sz w:val="18"/>
              </w:rPr>
              <w:t>16</w:t>
            </w:r>
          </w:p>
        </w:tc>
        <w:tc>
          <w:tcPr>
            <w:tcW w:w="1690" w:type="dxa"/>
            <w:tcBorders>
              <w:bottom w:val="single" w:color="8FB6EA" w:sz="5" w:space="0"/>
            </w:tcBorders>
            <w:shd w:val="clear" w:color="auto" w:fill="FFFFFF" w:themeFill="background1"/>
            <w:tcMar/>
          </w:tcPr>
          <w:p w:rsidRPr="00CC0718" w:rsidR="00C71DC8" w:rsidP="00244814" w:rsidRDefault="00C71DC8" w14:paraId="60C19512" w14:textId="77777777">
            <w:pPr>
              <w:rPr>
                <w:color w:val="000000"/>
                <w:spacing w:val="-2"/>
                <w:sz w:val="18"/>
              </w:rPr>
            </w:pPr>
            <w:r w:rsidRPr="00CC0718">
              <w:rPr>
                <w:color w:val="000000"/>
                <w:spacing w:val="-2"/>
                <w:sz w:val="18"/>
              </w:rPr>
              <w:t>1</w:t>
            </w:r>
          </w:p>
        </w:tc>
        <w:tc>
          <w:tcPr>
            <w:tcW w:w="1576" w:type="dxa"/>
            <w:tcBorders>
              <w:bottom w:val="single" w:color="8FB6EA" w:sz="5" w:space="0"/>
            </w:tcBorders>
            <w:shd w:val="clear" w:color="auto" w:fill="FFFFFF" w:themeFill="background1"/>
            <w:tcMar/>
          </w:tcPr>
          <w:p w:rsidRPr="00CC0718" w:rsidR="00C71DC8" w:rsidP="00244814" w:rsidRDefault="00C71DC8" w14:paraId="7D80AE59" w14:textId="77777777">
            <w:pPr>
              <w:rPr>
                <w:color w:val="000000"/>
                <w:spacing w:val="-2"/>
                <w:sz w:val="18"/>
              </w:rPr>
            </w:pPr>
          </w:p>
        </w:tc>
      </w:tr>
      <w:tr w:rsidRPr="00CC0718" w:rsidR="00C71DC8" w:rsidTr="3A33D0EC" w14:paraId="6EFA5900" w14:textId="77777777">
        <w:trPr>
          <w:trHeight w:val="459" w:hRule="exact"/>
        </w:trPr>
        <w:tc>
          <w:tcPr>
            <w:tcW w:w="10717" w:type="dxa"/>
            <w:gridSpan w:val="8"/>
            <w:tcBorders>
              <w:top w:val="single" w:color="8FB6EA" w:sz="5" w:space="0"/>
            </w:tcBorders>
            <w:tcMar/>
          </w:tcPr>
          <w:p w:rsidRPr="00CC0718" w:rsidR="00C71DC8" w:rsidP="00244814" w:rsidRDefault="00C71DC8" w14:paraId="39CFABB0" w14:textId="77777777"/>
        </w:tc>
      </w:tr>
      <w:tr w:rsidRPr="00CC0718" w:rsidR="00C71DC8" w:rsidTr="3A33D0EC" w14:paraId="363B69DE" w14:textId="77777777">
        <w:trPr>
          <w:trHeight w:val="601" w:hRule="exact"/>
        </w:trPr>
        <w:tc>
          <w:tcPr>
            <w:tcW w:w="10717" w:type="dxa"/>
            <w:gridSpan w:val="8"/>
            <w:shd w:val="clear" w:color="auto" w:fill="FFFFFF" w:themeFill="background1"/>
            <w:tcMar/>
          </w:tcPr>
          <w:p w:rsidRPr="00CC0718" w:rsidR="00C71DC8" w:rsidP="00244814" w:rsidRDefault="00C71DC8" w14:paraId="15353B94" w14:textId="77777777">
            <w:pPr>
              <w:rPr>
                <w:b/>
                <w:color w:val="5C83B4"/>
                <w:spacing w:val="-2"/>
                <w:sz w:val="24"/>
              </w:rPr>
            </w:pPr>
          </w:p>
        </w:tc>
      </w:tr>
      <w:tr w:rsidRPr="00CC0718" w:rsidR="00C71DC8" w:rsidTr="3A33D0EC" w14:paraId="2F136229" w14:textId="77777777">
        <w:trPr>
          <w:trHeight w:val="445" w:hRule="exact"/>
        </w:trPr>
        <w:tc>
          <w:tcPr>
            <w:tcW w:w="1805" w:type="dxa"/>
            <w:shd w:val="clear" w:color="auto" w:fill="FFFFFF" w:themeFill="background1"/>
            <w:tcMar/>
          </w:tcPr>
          <w:p w:rsidRPr="00CC0718" w:rsidR="00C71DC8" w:rsidP="00244814" w:rsidRDefault="00C71DC8" w14:paraId="20593FF8" w14:textId="77777777">
            <w:pPr>
              <w:rPr>
                <w:b/>
                <w:color w:val="5C83B4"/>
                <w:spacing w:val="-2"/>
                <w:sz w:val="24"/>
              </w:rPr>
            </w:pPr>
            <w:r w:rsidRPr="00CC0718">
              <w:rPr>
                <w:b/>
                <w:color w:val="5C83B4"/>
                <w:spacing w:val="-2"/>
                <w:sz w:val="24"/>
              </w:rPr>
              <w:t>Nickname:</w:t>
            </w:r>
          </w:p>
        </w:tc>
        <w:tc>
          <w:tcPr>
            <w:tcW w:w="8912" w:type="dxa"/>
            <w:gridSpan w:val="7"/>
            <w:vMerge w:val="restart"/>
            <w:shd w:val="clear" w:color="auto" w:fill="FFFFFF" w:themeFill="background1"/>
            <w:tcMar/>
          </w:tcPr>
          <w:p w:rsidRPr="00CC0718" w:rsidR="00C71DC8" w:rsidP="00244814" w:rsidRDefault="00C71DC8" w14:paraId="1AF7CA2A" w14:textId="77777777">
            <w:pPr>
              <w:rPr>
                <w:b/>
                <w:color w:val="5C83B4"/>
                <w:spacing w:val="-2"/>
                <w:sz w:val="24"/>
              </w:rPr>
            </w:pPr>
            <w:r w:rsidRPr="00CC0718">
              <w:rPr>
                <w:b/>
                <w:color w:val="5C83B4"/>
                <w:spacing w:val="-2"/>
                <w:sz w:val="24"/>
              </w:rPr>
              <w:t>Codes\\AXIAL CODE\\Q11- Perception of having a marketing club\PROFESSIONAL ANS SPECIALIZED SKILLS\More Specialized Skills</w:t>
            </w:r>
          </w:p>
        </w:tc>
      </w:tr>
      <w:tr w:rsidRPr="00CC0718" w:rsidR="00C71DC8" w:rsidTr="3A33D0EC" w14:paraId="2EBEF320" w14:textId="77777777">
        <w:trPr>
          <w:trHeight w:val="458" w:hRule="exact"/>
        </w:trPr>
        <w:tc>
          <w:tcPr>
            <w:tcW w:w="1805" w:type="dxa"/>
            <w:shd w:val="clear" w:color="auto" w:fill="FFFFFF" w:themeFill="background1"/>
            <w:tcMar/>
          </w:tcPr>
          <w:p w:rsidRPr="00CC0718" w:rsidR="00C71DC8" w:rsidP="00244814" w:rsidRDefault="00C71DC8" w14:paraId="15A97B84" w14:textId="77777777">
            <w:pPr>
              <w:rPr>
                <w:b/>
                <w:color w:val="5C83B4"/>
                <w:spacing w:val="-2"/>
                <w:sz w:val="24"/>
              </w:rPr>
            </w:pPr>
            <w:r w:rsidRPr="00CC0718">
              <w:rPr>
                <w:b/>
                <w:color w:val="5C83B4"/>
                <w:spacing w:val="-2"/>
                <w:sz w:val="24"/>
              </w:rPr>
              <w:t>Classification:</w:t>
            </w:r>
          </w:p>
        </w:tc>
        <w:tc>
          <w:tcPr>
            <w:tcW w:w="8912" w:type="dxa"/>
            <w:gridSpan w:val="7"/>
            <w:vMerge/>
            <w:tcMar/>
          </w:tcPr>
          <w:p w:rsidRPr="00CC0718" w:rsidR="00C71DC8" w:rsidP="00244814" w:rsidRDefault="00C71DC8" w14:paraId="21F42868" w14:textId="77777777"/>
        </w:tc>
      </w:tr>
      <w:tr w:rsidRPr="00CC0718" w:rsidR="00C71DC8" w:rsidTr="3A33D0EC" w14:paraId="37867D9E" w14:textId="77777777">
        <w:trPr>
          <w:trHeight w:val="444" w:hRule="exact"/>
        </w:trPr>
        <w:tc>
          <w:tcPr>
            <w:tcW w:w="1805" w:type="dxa"/>
            <w:shd w:val="clear" w:color="auto" w:fill="FFFFFF" w:themeFill="background1"/>
            <w:tcMar/>
          </w:tcPr>
          <w:p w:rsidRPr="00CC0718" w:rsidR="00C71DC8" w:rsidP="00244814" w:rsidRDefault="00C71DC8" w14:paraId="6E81E831" w14:textId="77777777">
            <w:pPr>
              <w:rPr>
                <w:b/>
                <w:color w:val="5C83B4"/>
                <w:spacing w:val="-2"/>
                <w:sz w:val="24"/>
              </w:rPr>
            </w:pPr>
            <w:r w:rsidRPr="00CC0718">
              <w:rPr>
                <w:b/>
                <w:color w:val="5C83B4"/>
                <w:spacing w:val="-2"/>
                <w:sz w:val="24"/>
              </w:rPr>
              <w:t>Aggregated:</w:t>
            </w:r>
          </w:p>
        </w:tc>
        <w:tc>
          <w:tcPr>
            <w:tcW w:w="8912" w:type="dxa"/>
            <w:gridSpan w:val="7"/>
            <w:shd w:val="clear" w:color="auto" w:fill="FFFFFF" w:themeFill="background1"/>
            <w:tcMar/>
          </w:tcPr>
          <w:p w:rsidRPr="00CC0718" w:rsidR="00C71DC8" w:rsidP="00244814" w:rsidRDefault="00C71DC8" w14:paraId="08B58A47" w14:textId="77777777">
            <w:pPr>
              <w:rPr>
                <w:b/>
                <w:color w:val="5C83B4"/>
                <w:spacing w:val="-2"/>
                <w:sz w:val="24"/>
              </w:rPr>
            </w:pPr>
            <w:r w:rsidRPr="00CC0718">
              <w:rPr>
                <w:b/>
                <w:color w:val="5C83B4"/>
                <w:spacing w:val="-2"/>
                <w:sz w:val="24"/>
              </w:rPr>
              <w:t>Yes</w:t>
            </w:r>
          </w:p>
        </w:tc>
      </w:tr>
      <w:tr w:rsidRPr="00CC0718" w:rsidR="00C71DC8" w:rsidTr="3A33D0EC" w14:paraId="1871989C" w14:textId="77777777">
        <w:trPr>
          <w:trHeight w:val="344" w:hRule="exact"/>
        </w:trPr>
        <w:tc>
          <w:tcPr>
            <w:tcW w:w="3381" w:type="dxa"/>
            <w:gridSpan w:val="2"/>
            <w:tcBorders>
              <w:bottom w:val="single" w:color="8FB6EA" w:sz="5" w:space="0"/>
            </w:tcBorders>
            <w:shd w:val="clear" w:color="auto" w:fill="FFFFFF" w:themeFill="background1"/>
            <w:tcMar/>
          </w:tcPr>
          <w:p w:rsidRPr="00CC0718" w:rsidR="00C71DC8" w:rsidP="00244814" w:rsidRDefault="00C71DC8" w14:paraId="3D8DD63D" w14:textId="77777777">
            <w:pPr>
              <w:rPr>
                <w:color w:val="000000"/>
                <w:spacing w:val="-2"/>
                <w:sz w:val="18"/>
              </w:rPr>
            </w:pPr>
            <w:r w:rsidRPr="00CC0718">
              <w:rPr>
                <w:color w:val="000000"/>
                <w:spacing w:val="-2"/>
                <w:sz w:val="18"/>
              </w:rPr>
              <w:t>Document</w:t>
            </w:r>
          </w:p>
        </w:tc>
        <w:tc>
          <w:tcPr>
            <w:tcW w:w="1132" w:type="dxa"/>
            <w:tcBorders>
              <w:bottom w:val="single" w:color="8FB6EA" w:sz="5" w:space="0"/>
            </w:tcBorders>
            <w:shd w:val="clear" w:color="auto" w:fill="FFFFFF" w:themeFill="background1"/>
            <w:tcMar/>
          </w:tcPr>
          <w:p w:rsidRPr="00CC0718" w:rsidR="00C71DC8" w:rsidP="00244814" w:rsidRDefault="00C71DC8" w14:paraId="0560B2B6" w14:textId="77777777">
            <w:pPr>
              <w:rPr>
                <w:color w:val="000000"/>
                <w:spacing w:val="-2"/>
                <w:sz w:val="18"/>
              </w:rPr>
            </w:pPr>
            <w:r w:rsidRPr="00CC0718">
              <w:rPr>
                <w:color w:val="000000"/>
                <w:spacing w:val="-2"/>
                <w:sz w:val="18"/>
              </w:rPr>
              <w:t>2</w:t>
            </w:r>
          </w:p>
        </w:tc>
        <w:tc>
          <w:tcPr>
            <w:tcW w:w="1576" w:type="dxa"/>
            <w:gridSpan w:val="2"/>
            <w:tcBorders>
              <w:bottom w:val="single" w:color="8FB6EA" w:sz="5" w:space="0"/>
            </w:tcBorders>
            <w:shd w:val="clear" w:color="auto" w:fill="FFFFFF" w:themeFill="background1"/>
            <w:tcMar/>
          </w:tcPr>
          <w:p w:rsidRPr="00CC0718" w:rsidR="00C71DC8" w:rsidP="00244814" w:rsidRDefault="00C71DC8" w14:paraId="69B4ADB5" w14:textId="77777777">
            <w:pPr>
              <w:rPr>
                <w:color w:val="000000"/>
                <w:spacing w:val="-2"/>
                <w:sz w:val="18"/>
              </w:rPr>
            </w:pPr>
            <w:r w:rsidRPr="00CC0718">
              <w:rPr>
                <w:color w:val="000000"/>
                <w:spacing w:val="-2"/>
                <w:sz w:val="18"/>
              </w:rPr>
              <w:t>2</w:t>
            </w:r>
          </w:p>
        </w:tc>
        <w:tc>
          <w:tcPr>
            <w:tcW w:w="1362" w:type="dxa"/>
            <w:tcBorders>
              <w:bottom w:val="single" w:color="8FB6EA" w:sz="5" w:space="0"/>
            </w:tcBorders>
            <w:shd w:val="clear" w:color="auto" w:fill="FFFFFF" w:themeFill="background1"/>
            <w:tcMar/>
          </w:tcPr>
          <w:p w:rsidRPr="00CC0718" w:rsidR="00C71DC8" w:rsidP="00244814" w:rsidRDefault="00C71DC8" w14:paraId="5378DE6E" w14:textId="77777777">
            <w:pPr>
              <w:rPr>
                <w:color w:val="000000"/>
                <w:spacing w:val="-2"/>
                <w:sz w:val="18"/>
              </w:rPr>
            </w:pPr>
            <w:r w:rsidRPr="00CC0718">
              <w:rPr>
                <w:color w:val="000000"/>
                <w:spacing w:val="-2"/>
                <w:sz w:val="18"/>
              </w:rPr>
              <w:t>76</w:t>
            </w:r>
          </w:p>
        </w:tc>
        <w:tc>
          <w:tcPr>
            <w:tcW w:w="1690" w:type="dxa"/>
            <w:tcBorders>
              <w:bottom w:val="single" w:color="8FB6EA" w:sz="5" w:space="0"/>
            </w:tcBorders>
            <w:shd w:val="clear" w:color="auto" w:fill="FFFFFF" w:themeFill="background1"/>
            <w:tcMar/>
          </w:tcPr>
          <w:p w:rsidRPr="00CC0718" w:rsidR="00C71DC8" w:rsidP="00244814" w:rsidRDefault="00C71DC8" w14:paraId="5EFA0E75" w14:textId="77777777">
            <w:pPr>
              <w:rPr>
                <w:color w:val="000000"/>
                <w:spacing w:val="-2"/>
                <w:sz w:val="18"/>
              </w:rPr>
            </w:pPr>
            <w:r w:rsidRPr="00CC0718">
              <w:rPr>
                <w:color w:val="000000"/>
                <w:spacing w:val="-2"/>
                <w:sz w:val="18"/>
              </w:rPr>
              <w:t>2</w:t>
            </w:r>
          </w:p>
        </w:tc>
        <w:tc>
          <w:tcPr>
            <w:tcW w:w="1576" w:type="dxa"/>
            <w:tcBorders>
              <w:bottom w:val="single" w:color="8FB6EA" w:sz="5" w:space="0"/>
            </w:tcBorders>
            <w:shd w:val="clear" w:color="auto" w:fill="FFFFFF" w:themeFill="background1"/>
            <w:tcMar/>
          </w:tcPr>
          <w:p w:rsidRPr="00CC0718" w:rsidR="00C71DC8" w:rsidP="00244814" w:rsidRDefault="00C71DC8" w14:paraId="3A0978F1" w14:textId="77777777">
            <w:pPr>
              <w:rPr>
                <w:color w:val="000000"/>
                <w:spacing w:val="-2"/>
                <w:sz w:val="18"/>
              </w:rPr>
            </w:pPr>
          </w:p>
        </w:tc>
      </w:tr>
      <w:tr w:rsidRPr="00CC0718" w:rsidR="00C71DC8" w:rsidTr="3A33D0EC" w14:paraId="494BD6F1" w14:textId="77777777">
        <w:trPr>
          <w:trHeight w:val="1247" w:hRule="exact"/>
        </w:trPr>
        <w:tc>
          <w:tcPr>
            <w:tcW w:w="10717" w:type="dxa"/>
            <w:gridSpan w:val="8"/>
            <w:tcBorders>
              <w:top w:val="single" w:color="8FB6EA" w:sz="5" w:space="0"/>
            </w:tcBorders>
            <w:tcMar/>
          </w:tcPr>
          <w:p w:rsidRPr="00CC0718" w:rsidR="00C71DC8" w:rsidP="00244814" w:rsidRDefault="00C71DC8" w14:paraId="58F85117" w14:textId="77777777"/>
        </w:tc>
      </w:tr>
      <w:tr w:rsidRPr="00CC0718" w:rsidR="00C71DC8" w:rsidTr="3A33D0EC" w14:paraId="06E54A14" w14:textId="77777777">
        <w:trPr>
          <w:trHeight w:val="458" w:hRule="exact"/>
        </w:trPr>
        <w:tc>
          <w:tcPr>
            <w:tcW w:w="5359" w:type="dxa"/>
            <w:gridSpan w:val="4"/>
            <w:shd w:val="clear" w:color="auto" w:fill="FFFFFF" w:themeFill="background1"/>
            <w:tcMar/>
          </w:tcPr>
          <w:p w:rsidRPr="00CC0718" w:rsidR="00C71DC8" w:rsidP="00244814" w:rsidRDefault="00C71DC8" w14:paraId="7D81B17D" w14:textId="77777777">
            <w:pPr>
              <w:jc w:val="right"/>
              <w:rPr>
                <w:color w:val="000066"/>
                <w:spacing w:val="-2"/>
                <w:sz w:val="16"/>
              </w:rPr>
            </w:pPr>
            <w:r w:rsidRPr="00CC0718">
              <w:rPr>
                <w:color w:val="000066"/>
                <w:spacing w:val="-2"/>
                <w:sz w:val="16"/>
              </w:rPr>
              <w:t>Formatted Reports\\Code Summary Formatted Report</w:t>
            </w:r>
          </w:p>
        </w:tc>
        <w:tc>
          <w:tcPr>
            <w:tcW w:w="5358" w:type="dxa"/>
            <w:gridSpan w:val="4"/>
            <w:shd w:val="clear" w:color="auto" w:fill="FFFFFF" w:themeFill="background1"/>
            <w:tcMar/>
          </w:tcPr>
          <w:p w:rsidRPr="00CC0718" w:rsidR="00C71DC8" w:rsidP="00244814" w:rsidRDefault="00C71DC8" w14:paraId="738315B9" w14:textId="77777777">
            <w:pPr>
              <w:jc w:val="right"/>
              <w:rPr>
                <w:color w:val="000066"/>
                <w:spacing w:val="-2"/>
                <w:sz w:val="16"/>
              </w:rPr>
            </w:pPr>
            <w:r w:rsidRPr="00CC0718">
              <w:rPr>
                <w:color w:val="000066"/>
                <w:spacing w:val="-2"/>
                <w:sz w:val="16"/>
              </w:rPr>
              <w:t>Page 12 of 104</w:t>
            </w:r>
          </w:p>
        </w:tc>
      </w:tr>
      <w:tr w:rsidRPr="00CC0718" w:rsidR="00C71DC8" w:rsidTr="3A33D0EC" w14:paraId="2D0BC206" w14:textId="77777777">
        <w:trPr>
          <w:trHeight w:val="444" w:hRule="exact"/>
        </w:trPr>
        <w:tc>
          <w:tcPr>
            <w:tcW w:w="10717" w:type="dxa"/>
            <w:gridSpan w:val="8"/>
            <w:shd w:val="clear" w:color="auto" w:fill="FFFFFF" w:themeFill="background1"/>
            <w:tcMar/>
            <w:vAlign w:val="center"/>
          </w:tcPr>
          <w:p w:rsidRPr="00CC0718" w:rsidR="00C71DC8" w:rsidP="00244814" w:rsidRDefault="00C71DC8" w14:paraId="25579C16" w14:textId="77777777">
            <w:pPr>
              <w:jc w:val="right"/>
              <w:rPr>
                <w:color w:val="000066"/>
                <w:spacing w:val="-2"/>
                <w:sz w:val="16"/>
              </w:rPr>
            </w:pPr>
            <w:r w:rsidRPr="00CC0718">
              <w:rPr>
                <w:color w:val="000066"/>
                <w:spacing w:val="-2"/>
                <w:sz w:val="16"/>
              </w:rPr>
              <w:t>11/13/2024 3:39 PM</w:t>
            </w:r>
          </w:p>
        </w:tc>
      </w:tr>
      <w:tr w:rsidRPr="00CC0718" w:rsidR="00C71DC8" w:rsidTr="3A33D0EC" w14:paraId="5B3D981A" w14:textId="77777777">
        <w:trPr>
          <w:trHeight w:val="459" w:hRule="exact"/>
        </w:trPr>
        <w:tc>
          <w:tcPr>
            <w:tcW w:w="3381" w:type="dxa"/>
            <w:gridSpan w:val="2"/>
            <w:shd w:val="clear" w:color="auto" w:fill="8FB6EA"/>
            <w:tcMar/>
          </w:tcPr>
          <w:p w:rsidRPr="00CC0718" w:rsidR="00C71DC8" w:rsidP="00244814" w:rsidRDefault="00C71DC8" w14:paraId="371F2557" w14:textId="77777777">
            <w:pPr>
              <w:rPr>
                <w:b/>
                <w:color w:val="000066"/>
                <w:spacing w:val="-2"/>
                <w:sz w:val="18"/>
              </w:rPr>
            </w:pPr>
            <w:r w:rsidRPr="00CC0718">
              <w:rPr>
                <w:b/>
                <w:color w:val="000066"/>
                <w:spacing w:val="-2"/>
                <w:sz w:val="18"/>
              </w:rPr>
              <w:t>File Type</w:t>
            </w:r>
          </w:p>
        </w:tc>
        <w:tc>
          <w:tcPr>
            <w:tcW w:w="1132" w:type="dxa"/>
            <w:shd w:val="clear" w:color="auto" w:fill="8FB6EA"/>
            <w:tcMar/>
          </w:tcPr>
          <w:p w:rsidRPr="00CC0718" w:rsidR="00C71DC8" w:rsidP="00244814" w:rsidRDefault="00C71DC8" w14:paraId="40E8472F" w14:textId="77777777">
            <w:pPr>
              <w:rPr>
                <w:b/>
                <w:color w:val="000066"/>
                <w:spacing w:val="-2"/>
                <w:sz w:val="18"/>
              </w:rPr>
            </w:pPr>
            <w:r w:rsidRPr="00CC0718">
              <w:rPr>
                <w:b/>
                <w:color w:val="000066"/>
                <w:spacing w:val="-2"/>
                <w:sz w:val="18"/>
              </w:rPr>
              <w:t>Number of Files</w:t>
            </w:r>
          </w:p>
        </w:tc>
        <w:tc>
          <w:tcPr>
            <w:tcW w:w="1576" w:type="dxa"/>
            <w:gridSpan w:val="2"/>
            <w:shd w:val="clear" w:color="auto" w:fill="8FB6EA"/>
            <w:tcMar/>
          </w:tcPr>
          <w:p w:rsidRPr="00CC0718" w:rsidR="00C71DC8" w:rsidP="00244814" w:rsidRDefault="00C71DC8" w14:paraId="29FFA1FA" w14:textId="77777777">
            <w:pPr>
              <w:rPr>
                <w:b/>
                <w:color w:val="000066"/>
                <w:spacing w:val="-2"/>
                <w:sz w:val="18"/>
              </w:rPr>
            </w:pPr>
            <w:r w:rsidRPr="00CC0718">
              <w:rPr>
                <w:b/>
                <w:color w:val="000066"/>
                <w:spacing w:val="-2"/>
                <w:sz w:val="18"/>
              </w:rPr>
              <w:t>Number of Coding References</w:t>
            </w:r>
          </w:p>
        </w:tc>
        <w:tc>
          <w:tcPr>
            <w:tcW w:w="1362" w:type="dxa"/>
            <w:shd w:val="clear" w:color="auto" w:fill="8FB6EA"/>
            <w:tcMar/>
          </w:tcPr>
          <w:p w:rsidRPr="00CC0718" w:rsidR="00C71DC8" w:rsidP="00244814" w:rsidRDefault="00C71DC8" w14:paraId="4EF5CDBC" w14:textId="77777777">
            <w:pPr>
              <w:rPr>
                <w:b/>
                <w:color w:val="000066"/>
                <w:spacing w:val="-2"/>
                <w:sz w:val="18"/>
              </w:rPr>
            </w:pPr>
            <w:r w:rsidRPr="00CC0718">
              <w:rPr>
                <w:b/>
                <w:color w:val="000066"/>
                <w:spacing w:val="-2"/>
                <w:sz w:val="18"/>
              </w:rPr>
              <w:t>Number of Words Coded</w:t>
            </w:r>
          </w:p>
        </w:tc>
        <w:tc>
          <w:tcPr>
            <w:tcW w:w="1690" w:type="dxa"/>
            <w:shd w:val="clear" w:color="auto" w:fill="8FB6EA"/>
            <w:tcMar/>
          </w:tcPr>
          <w:p w:rsidRPr="00CC0718" w:rsidR="00C71DC8" w:rsidP="00244814" w:rsidRDefault="00C71DC8" w14:paraId="46E27DF0" w14:textId="77777777">
            <w:pPr>
              <w:rPr>
                <w:b/>
                <w:color w:val="000066"/>
                <w:spacing w:val="-2"/>
                <w:sz w:val="18"/>
              </w:rPr>
            </w:pPr>
            <w:r w:rsidRPr="00CC0718">
              <w:rPr>
                <w:b/>
                <w:color w:val="000066"/>
                <w:spacing w:val="-2"/>
                <w:sz w:val="18"/>
              </w:rPr>
              <w:t>Number of Paragraphs Coded</w:t>
            </w:r>
          </w:p>
        </w:tc>
        <w:tc>
          <w:tcPr>
            <w:tcW w:w="1576" w:type="dxa"/>
            <w:shd w:val="clear" w:color="auto" w:fill="8FB6EA"/>
            <w:tcMar/>
          </w:tcPr>
          <w:p w:rsidRPr="00CC0718" w:rsidR="00C71DC8" w:rsidP="00244814" w:rsidRDefault="00C71DC8" w14:paraId="7A063574" w14:textId="77777777">
            <w:pPr>
              <w:rPr>
                <w:b/>
                <w:color w:val="000066"/>
                <w:spacing w:val="-2"/>
                <w:sz w:val="18"/>
              </w:rPr>
            </w:pPr>
            <w:r w:rsidRPr="00CC0718">
              <w:rPr>
                <w:b/>
                <w:color w:val="000066"/>
                <w:spacing w:val="-2"/>
                <w:sz w:val="18"/>
              </w:rPr>
              <w:t>Duration Coded</w:t>
            </w:r>
          </w:p>
        </w:tc>
      </w:tr>
      <w:tr w:rsidRPr="00CC0718" w:rsidR="00C71DC8" w:rsidTr="3A33D0EC" w14:paraId="743A993C" w14:textId="77777777">
        <w:trPr>
          <w:trHeight w:val="616" w:hRule="exact"/>
        </w:trPr>
        <w:tc>
          <w:tcPr>
            <w:tcW w:w="10717" w:type="dxa"/>
            <w:gridSpan w:val="8"/>
            <w:shd w:val="clear" w:color="auto" w:fill="FFFFFF" w:themeFill="background1"/>
            <w:tcMar/>
          </w:tcPr>
          <w:p w:rsidRPr="00CC0718" w:rsidR="00C71DC8" w:rsidP="00244814" w:rsidRDefault="00C71DC8" w14:paraId="65010C1D" w14:textId="77777777">
            <w:pPr>
              <w:rPr>
                <w:b/>
                <w:color w:val="5C83B4"/>
                <w:spacing w:val="-2"/>
                <w:sz w:val="24"/>
              </w:rPr>
            </w:pPr>
          </w:p>
        </w:tc>
      </w:tr>
      <w:tr w:rsidRPr="00CC0718" w:rsidR="00C71DC8" w:rsidTr="3A33D0EC" w14:paraId="11E950C0" w14:textId="77777777">
        <w:trPr>
          <w:trHeight w:val="444" w:hRule="exact"/>
        </w:trPr>
        <w:tc>
          <w:tcPr>
            <w:tcW w:w="1805" w:type="dxa"/>
            <w:shd w:val="clear" w:color="auto" w:fill="FFFFFF" w:themeFill="background1"/>
            <w:tcMar/>
          </w:tcPr>
          <w:p w:rsidRPr="00CC0718" w:rsidR="00C71DC8" w:rsidP="00244814" w:rsidRDefault="00C71DC8" w14:paraId="071597CC" w14:textId="77777777">
            <w:pPr>
              <w:rPr>
                <w:b/>
                <w:color w:val="5C83B4"/>
                <w:spacing w:val="-2"/>
                <w:sz w:val="24"/>
              </w:rPr>
            </w:pPr>
            <w:r w:rsidRPr="00CC0718">
              <w:rPr>
                <w:b/>
                <w:color w:val="5C83B4"/>
                <w:spacing w:val="-2"/>
                <w:sz w:val="24"/>
              </w:rPr>
              <w:t>Nickname:</w:t>
            </w:r>
          </w:p>
        </w:tc>
        <w:tc>
          <w:tcPr>
            <w:tcW w:w="8912" w:type="dxa"/>
            <w:gridSpan w:val="7"/>
            <w:vMerge w:val="restart"/>
            <w:shd w:val="clear" w:color="auto" w:fill="FFFFFF" w:themeFill="background1"/>
            <w:tcMar/>
          </w:tcPr>
          <w:p w:rsidRPr="00CC0718" w:rsidR="00C71DC8" w:rsidP="3A33D0EC" w:rsidRDefault="00C71DC8" w14:paraId="626D3078" w14:textId="77777777">
            <w:pPr>
              <w:rPr>
                <w:b w:val="1"/>
                <w:bCs w:val="1"/>
                <w:color w:val="5C83B4"/>
                <w:spacing w:val="-2"/>
                <w:sz w:val="24"/>
                <w:szCs w:val="24"/>
                <w:lang w:val="en-US"/>
              </w:rPr>
            </w:pPr>
            <w:r w:rsidRPr="3A33D0EC" w:rsidR="00C71DC8">
              <w:rPr>
                <w:b w:val="1"/>
                <w:bCs w:val="1"/>
                <w:color w:val="5C83B4"/>
                <w:spacing w:val="-2"/>
                <w:sz w:val="24"/>
                <w:szCs w:val="24"/>
                <w:lang w:val="en-US"/>
              </w:rPr>
              <w:t>Codes\\AXIAL CODE\\Q11- Perception of having a marketing club\PROFESSIONAL ANS SPECIALIZED SKILLS\</w:t>
            </w:r>
            <w:r w:rsidRPr="3A33D0EC" w:rsidR="00C71DC8">
              <w:rPr>
                <w:b w:val="1"/>
                <w:bCs w:val="1"/>
                <w:color w:val="5C83B4"/>
                <w:spacing w:val="-2"/>
                <w:sz w:val="24"/>
                <w:szCs w:val="24"/>
                <w:lang w:val="en-US"/>
              </w:rPr>
              <w:t>Yeah</w:t>
            </w:r>
            <w:r w:rsidRPr="3A33D0EC" w:rsidR="00C71DC8">
              <w:rPr>
                <w:b w:val="1"/>
                <w:bCs w:val="1"/>
                <w:color w:val="5C83B4"/>
                <w:spacing w:val="-2"/>
                <w:sz w:val="24"/>
                <w:szCs w:val="24"/>
                <w:lang w:val="en-US"/>
              </w:rPr>
              <w:t>, absolutely. I feel having some of the strategies put into position</w:t>
            </w:r>
          </w:p>
        </w:tc>
      </w:tr>
      <w:tr w:rsidRPr="00CC0718" w:rsidR="00C71DC8" w:rsidTr="3A33D0EC" w14:paraId="4E7A9D63" w14:textId="77777777">
        <w:trPr>
          <w:trHeight w:val="459" w:hRule="exact"/>
        </w:trPr>
        <w:tc>
          <w:tcPr>
            <w:tcW w:w="1805" w:type="dxa"/>
            <w:shd w:val="clear" w:color="auto" w:fill="FFFFFF" w:themeFill="background1"/>
            <w:tcMar/>
          </w:tcPr>
          <w:p w:rsidRPr="00CC0718" w:rsidR="00C71DC8" w:rsidP="00244814" w:rsidRDefault="00C71DC8" w14:paraId="3ECB9178" w14:textId="77777777">
            <w:pPr>
              <w:rPr>
                <w:b/>
                <w:color w:val="5C83B4"/>
                <w:spacing w:val="-2"/>
                <w:sz w:val="24"/>
              </w:rPr>
            </w:pPr>
            <w:r w:rsidRPr="00CC0718">
              <w:rPr>
                <w:b/>
                <w:color w:val="5C83B4"/>
                <w:spacing w:val="-2"/>
                <w:sz w:val="24"/>
              </w:rPr>
              <w:t>Classification:</w:t>
            </w:r>
          </w:p>
        </w:tc>
        <w:tc>
          <w:tcPr>
            <w:tcW w:w="8912" w:type="dxa"/>
            <w:gridSpan w:val="7"/>
            <w:vMerge/>
            <w:tcMar/>
          </w:tcPr>
          <w:p w:rsidRPr="00CC0718" w:rsidR="00C71DC8" w:rsidP="00244814" w:rsidRDefault="00C71DC8" w14:paraId="22987985" w14:textId="77777777"/>
        </w:tc>
      </w:tr>
      <w:tr w:rsidRPr="00CC0718" w:rsidR="00C71DC8" w:rsidTr="3A33D0EC" w14:paraId="13ED5769" w14:textId="77777777">
        <w:trPr>
          <w:trHeight w:val="444" w:hRule="exact"/>
        </w:trPr>
        <w:tc>
          <w:tcPr>
            <w:tcW w:w="1805" w:type="dxa"/>
            <w:shd w:val="clear" w:color="auto" w:fill="FFFFFF" w:themeFill="background1"/>
            <w:tcMar/>
          </w:tcPr>
          <w:p w:rsidRPr="00CC0718" w:rsidR="00C71DC8" w:rsidP="00244814" w:rsidRDefault="00C71DC8" w14:paraId="50F4B009" w14:textId="77777777">
            <w:pPr>
              <w:rPr>
                <w:b/>
                <w:color w:val="5C83B4"/>
                <w:spacing w:val="-2"/>
                <w:sz w:val="24"/>
              </w:rPr>
            </w:pPr>
            <w:r w:rsidRPr="00CC0718">
              <w:rPr>
                <w:b/>
                <w:color w:val="5C83B4"/>
                <w:spacing w:val="-2"/>
                <w:sz w:val="24"/>
              </w:rPr>
              <w:t>Aggregated:</w:t>
            </w:r>
          </w:p>
        </w:tc>
        <w:tc>
          <w:tcPr>
            <w:tcW w:w="8912" w:type="dxa"/>
            <w:gridSpan w:val="7"/>
            <w:shd w:val="clear" w:color="auto" w:fill="FFFFFF" w:themeFill="background1"/>
            <w:tcMar/>
          </w:tcPr>
          <w:p w:rsidRPr="00CC0718" w:rsidR="00C71DC8" w:rsidP="00244814" w:rsidRDefault="00C71DC8" w14:paraId="561237A3" w14:textId="77777777">
            <w:pPr>
              <w:rPr>
                <w:b/>
                <w:color w:val="5C83B4"/>
                <w:spacing w:val="-2"/>
                <w:sz w:val="24"/>
              </w:rPr>
            </w:pPr>
            <w:r w:rsidRPr="00CC0718">
              <w:rPr>
                <w:b/>
                <w:color w:val="5C83B4"/>
                <w:spacing w:val="-2"/>
                <w:sz w:val="24"/>
              </w:rPr>
              <w:t>No</w:t>
            </w:r>
          </w:p>
        </w:tc>
      </w:tr>
      <w:tr w:rsidRPr="00CC0718" w:rsidR="00C71DC8" w:rsidTr="3A33D0EC" w14:paraId="0C88BDD8" w14:textId="77777777">
        <w:trPr>
          <w:trHeight w:val="344" w:hRule="exact"/>
        </w:trPr>
        <w:tc>
          <w:tcPr>
            <w:tcW w:w="3381" w:type="dxa"/>
            <w:gridSpan w:val="2"/>
            <w:tcBorders>
              <w:bottom w:val="single" w:color="8FB6EA" w:sz="5" w:space="0"/>
            </w:tcBorders>
            <w:shd w:val="clear" w:color="auto" w:fill="FFFFFF" w:themeFill="background1"/>
            <w:tcMar/>
          </w:tcPr>
          <w:p w:rsidRPr="00CC0718" w:rsidR="00C71DC8" w:rsidP="00244814" w:rsidRDefault="00C71DC8" w14:paraId="133F1FE7" w14:textId="77777777">
            <w:pPr>
              <w:rPr>
                <w:color w:val="000000"/>
                <w:spacing w:val="-2"/>
                <w:sz w:val="18"/>
              </w:rPr>
            </w:pPr>
            <w:r w:rsidRPr="00CC0718">
              <w:rPr>
                <w:color w:val="000000"/>
                <w:spacing w:val="-2"/>
                <w:sz w:val="18"/>
              </w:rPr>
              <w:t>Document</w:t>
            </w:r>
          </w:p>
        </w:tc>
        <w:tc>
          <w:tcPr>
            <w:tcW w:w="1132" w:type="dxa"/>
            <w:tcBorders>
              <w:bottom w:val="single" w:color="8FB6EA" w:sz="5" w:space="0"/>
            </w:tcBorders>
            <w:shd w:val="clear" w:color="auto" w:fill="FFFFFF" w:themeFill="background1"/>
            <w:tcMar/>
          </w:tcPr>
          <w:p w:rsidRPr="00CC0718" w:rsidR="00C71DC8" w:rsidP="00244814" w:rsidRDefault="00C71DC8" w14:paraId="77B7A2B4" w14:textId="77777777">
            <w:pPr>
              <w:rPr>
                <w:color w:val="000000"/>
                <w:spacing w:val="-2"/>
                <w:sz w:val="18"/>
              </w:rPr>
            </w:pPr>
            <w:r w:rsidRPr="00CC0718">
              <w:rPr>
                <w:color w:val="000000"/>
                <w:spacing w:val="-2"/>
                <w:sz w:val="18"/>
              </w:rPr>
              <w:t>1</w:t>
            </w:r>
          </w:p>
        </w:tc>
        <w:tc>
          <w:tcPr>
            <w:tcW w:w="1576" w:type="dxa"/>
            <w:gridSpan w:val="2"/>
            <w:tcBorders>
              <w:bottom w:val="single" w:color="8FB6EA" w:sz="5" w:space="0"/>
            </w:tcBorders>
            <w:shd w:val="clear" w:color="auto" w:fill="FFFFFF" w:themeFill="background1"/>
            <w:tcMar/>
          </w:tcPr>
          <w:p w:rsidRPr="00CC0718" w:rsidR="00C71DC8" w:rsidP="00244814" w:rsidRDefault="00C71DC8" w14:paraId="5AE9BFA9" w14:textId="77777777">
            <w:pPr>
              <w:rPr>
                <w:color w:val="000000"/>
                <w:spacing w:val="-2"/>
                <w:sz w:val="18"/>
              </w:rPr>
            </w:pPr>
            <w:r w:rsidRPr="00CC0718">
              <w:rPr>
                <w:color w:val="000000"/>
                <w:spacing w:val="-2"/>
                <w:sz w:val="18"/>
              </w:rPr>
              <w:t>1</w:t>
            </w:r>
          </w:p>
        </w:tc>
        <w:tc>
          <w:tcPr>
            <w:tcW w:w="1362" w:type="dxa"/>
            <w:tcBorders>
              <w:bottom w:val="single" w:color="8FB6EA" w:sz="5" w:space="0"/>
            </w:tcBorders>
            <w:shd w:val="clear" w:color="auto" w:fill="FFFFFF" w:themeFill="background1"/>
            <w:tcMar/>
          </w:tcPr>
          <w:p w:rsidRPr="00CC0718" w:rsidR="00C71DC8" w:rsidP="00244814" w:rsidRDefault="00C71DC8" w14:paraId="546AA25E" w14:textId="77777777">
            <w:pPr>
              <w:rPr>
                <w:color w:val="000000"/>
                <w:spacing w:val="-2"/>
                <w:sz w:val="18"/>
              </w:rPr>
            </w:pPr>
            <w:r w:rsidRPr="00CC0718">
              <w:rPr>
                <w:color w:val="000000"/>
                <w:spacing w:val="-2"/>
                <w:sz w:val="18"/>
              </w:rPr>
              <w:t>12</w:t>
            </w:r>
          </w:p>
        </w:tc>
        <w:tc>
          <w:tcPr>
            <w:tcW w:w="1690" w:type="dxa"/>
            <w:tcBorders>
              <w:bottom w:val="single" w:color="8FB6EA" w:sz="5" w:space="0"/>
            </w:tcBorders>
            <w:shd w:val="clear" w:color="auto" w:fill="FFFFFF" w:themeFill="background1"/>
            <w:tcMar/>
          </w:tcPr>
          <w:p w:rsidRPr="00CC0718" w:rsidR="00C71DC8" w:rsidP="00244814" w:rsidRDefault="00C71DC8" w14:paraId="19E3C02D" w14:textId="77777777">
            <w:pPr>
              <w:rPr>
                <w:color w:val="000000"/>
                <w:spacing w:val="-2"/>
                <w:sz w:val="18"/>
              </w:rPr>
            </w:pPr>
            <w:r w:rsidRPr="00CC0718">
              <w:rPr>
                <w:color w:val="000000"/>
                <w:spacing w:val="-2"/>
                <w:sz w:val="18"/>
              </w:rPr>
              <w:t>1</w:t>
            </w:r>
          </w:p>
        </w:tc>
        <w:tc>
          <w:tcPr>
            <w:tcW w:w="1576" w:type="dxa"/>
            <w:tcBorders>
              <w:bottom w:val="single" w:color="8FB6EA" w:sz="5" w:space="0"/>
            </w:tcBorders>
            <w:shd w:val="clear" w:color="auto" w:fill="FFFFFF" w:themeFill="background1"/>
            <w:tcMar/>
          </w:tcPr>
          <w:p w:rsidRPr="00CC0718" w:rsidR="00C71DC8" w:rsidP="00244814" w:rsidRDefault="00C71DC8" w14:paraId="51503186" w14:textId="77777777">
            <w:pPr>
              <w:rPr>
                <w:color w:val="000000"/>
                <w:spacing w:val="-2"/>
                <w:sz w:val="18"/>
              </w:rPr>
            </w:pPr>
          </w:p>
        </w:tc>
      </w:tr>
      <w:tr w:rsidRPr="00CC0718" w:rsidR="00C71DC8" w:rsidTr="3A33D0EC" w14:paraId="7B62CBE8" w14:textId="77777777">
        <w:trPr>
          <w:trHeight w:val="444" w:hRule="exact"/>
        </w:trPr>
        <w:tc>
          <w:tcPr>
            <w:tcW w:w="10717" w:type="dxa"/>
            <w:gridSpan w:val="8"/>
            <w:tcBorders>
              <w:top w:val="single" w:color="8FB6EA" w:sz="5" w:space="0"/>
            </w:tcBorders>
            <w:tcMar/>
          </w:tcPr>
          <w:p w:rsidRPr="00CC0718" w:rsidR="00C71DC8" w:rsidP="00244814" w:rsidRDefault="00C71DC8" w14:paraId="74E7CAFA" w14:textId="77777777"/>
        </w:tc>
      </w:tr>
      <w:tr w:rsidRPr="00CC0718" w:rsidR="00C71DC8" w:rsidTr="3A33D0EC" w14:paraId="5801FDCB" w14:textId="77777777">
        <w:trPr>
          <w:trHeight w:val="344" w:hRule="exact"/>
        </w:trPr>
        <w:tc>
          <w:tcPr>
            <w:tcW w:w="10717" w:type="dxa"/>
            <w:gridSpan w:val="8"/>
            <w:shd w:val="clear" w:color="auto" w:fill="FFFFFF" w:themeFill="background1"/>
            <w:tcMar/>
          </w:tcPr>
          <w:p w:rsidRPr="00CC0718" w:rsidR="00C71DC8" w:rsidP="00244814" w:rsidRDefault="00C71DC8" w14:paraId="1835837C" w14:textId="77777777">
            <w:pPr>
              <w:rPr>
                <w:b/>
                <w:color w:val="5C83B4"/>
                <w:spacing w:val="-2"/>
                <w:sz w:val="24"/>
              </w:rPr>
            </w:pPr>
          </w:p>
        </w:tc>
      </w:tr>
      <w:tr w:rsidRPr="00CC0718" w:rsidR="00C71DC8" w:rsidTr="3A33D0EC" w14:paraId="3CB7DB23" w14:textId="77777777">
        <w:trPr>
          <w:trHeight w:val="444" w:hRule="exact"/>
        </w:trPr>
        <w:tc>
          <w:tcPr>
            <w:tcW w:w="1805" w:type="dxa"/>
            <w:shd w:val="clear" w:color="auto" w:fill="FFFFFF" w:themeFill="background1"/>
            <w:tcMar/>
          </w:tcPr>
          <w:p w:rsidRPr="00CC0718" w:rsidR="00C71DC8" w:rsidP="00244814" w:rsidRDefault="00C71DC8" w14:paraId="5F72351A" w14:textId="77777777">
            <w:pPr>
              <w:rPr>
                <w:b/>
                <w:color w:val="5C83B4"/>
                <w:spacing w:val="-2"/>
                <w:sz w:val="24"/>
              </w:rPr>
            </w:pPr>
            <w:r w:rsidRPr="00CC0718">
              <w:rPr>
                <w:b/>
                <w:color w:val="5C83B4"/>
                <w:spacing w:val="-2"/>
                <w:sz w:val="24"/>
              </w:rPr>
              <w:t>Nickname:</w:t>
            </w:r>
          </w:p>
        </w:tc>
        <w:tc>
          <w:tcPr>
            <w:tcW w:w="8912" w:type="dxa"/>
            <w:gridSpan w:val="7"/>
            <w:vMerge w:val="restart"/>
            <w:shd w:val="clear" w:color="auto" w:fill="FFFFFF" w:themeFill="background1"/>
            <w:tcMar/>
          </w:tcPr>
          <w:p w:rsidRPr="00CC0718" w:rsidR="00C71DC8" w:rsidP="00244814" w:rsidRDefault="00C71DC8" w14:paraId="3B6C16EA" w14:textId="77777777">
            <w:pPr>
              <w:rPr>
                <w:b/>
                <w:color w:val="5C83B4"/>
                <w:spacing w:val="-2"/>
                <w:sz w:val="24"/>
              </w:rPr>
            </w:pPr>
            <w:r w:rsidRPr="00CC0718">
              <w:rPr>
                <w:b/>
                <w:color w:val="5C83B4"/>
                <w:spacing w:val="-2"/>
                <w:sz w:val="24"/>
              </w:rPr>
              <w:t>Codes\\AXIAL CODE\\Q11- Perception of having a marketing club\ROLE SECURITY FEAR</w:t>
            </w:r>
          </w:p>
        </w:tc>
      </w:tr>
      <w:tr w:rsidRPr="00CC0718" w:rsidR="00C71DC8" w:rsidTr="3A33D0EC" w14:paraId="6EFBFABB" w14:textId="77777777">
        <w:trPr>
          <w:trHeight w:val="458" w:hRule="exact"/>
        </w:trPr>
        <w:tc>
          <w:tcPr>
            <w:tcW w:w="1805" w:type="dxa"/>
            <w:shd w:val="clear" w:color="auto" w:fill="FFFFFF" w:themeFill="background1"/>
            <w:tcMar/>
          </w:tcPr>
          <w:p w:rsidRPr="00CC0718" w:rsidR="00C71DC8" w:rsidP="00244814" w:rsidRDefault="00C71DC8" w14:paraId="745E962B" w14:textId="77777777">
            <w:pPr>
              <w:rPr>
                <w:b/>
                <w:color w:val="5C83B4"/>
                <w:spacing w:val="-2"/>
                <w:sz w:val="24"/>
              </w:rPr>
            </w:pPr>
            <w:r w:rsidRPr="00CC0718">
              <w:rPr>
                <w:b/>
                <w:color w:val="5C83B4"/>
                <w:spacing w:val="-2"/>
                <w:sz w:val="24"/>
              </w:rPr>
              <w:t>Classification:</w:t>
            </w:r>
          </w:p>
        </w:tc>
        <w:tc>
          <w:tcPr>
            <w:tcW w:w="8912" w:type="dxa"/>
            <w:gridSpan w:val="7"/>
            <w:vMerge/>
            <w:tcMar/>
          </w:tcPr>
          <w:p w:rsidRPr="00CC0718" w:rsidR="00C71DC8" w:rsidP="00244814" w:rsidRDefault="00C71DC8" w14:paraId="6BB3E242" w14:textId="77777777"/>
        </w:tc>
      </w:tr>
      <w:tr w:rsidRPr="00CC0718" w:rsidR="00C71DC8" w:rsidTr="3A33D0EC" w14:paraId="5E2A02EE" w14:textId="77777777">
        <w:trPr>
          <w:trHeight w:val="445" w:hRule="exact"/>
        </w:trPr>
        <w:tc>
          <w:tcPr>
            <w:tcW w:w="1805" w:type="dxa"/>
            <w:shd w:val="clear" w:color="auto" w:fill="FFFFFF" w:themeFill="background1"/>
            <w:tcMar/>
          </w:tcPr>
          <w:p w:rsidRPr="00CC0718" w:rsidR="00C71DC8" w:rsidP="00244814" w:rsidRDefault="00C71DC8" w14:paraId="53CEC268" w14:textId="77777777">
            <w:pPr>
              <w:rPr>
                <w:b/>
                <w:color w:val="5C83B4"/>
                <w:spacing w:val="-2"/>
                <w:sz w:val="24"/>
              </w:rPr>
            </w:pPr>
            <w:r w:rsidRPr="00CC0718">
              <w:rPr>
                <w:b/>
                <w:color w:val="5C83B4"/>
                <w:spacing w:val="-2"/>
                <w:sz w:val="24"/>
              </w:rPr>
              <w:t>Aggregated:</w:t>
            </w:r>
          </w:p>
        </w:tc>
        <w:tc>
          <w:tcPr>
            <w:tcW w:w="8912" w:type="dxa"/>
            <w:gridSpan w:val="7"/>
            <w:shd w:val="clear" w:color="auto" w:fill="FFFFFF" w:themeFill="background1"/>
            <w:tcMar/>
          </w:tcPr>
          <w:p w:rsidRPr="00CC0718" w:rsidR="00C71DC8" w:rsidP="00244814" w:rsidRDefault="00C71DC8" w14:paraId="3E04EDF7" w14:textId="77777777">
            <w:pPr>
              <w:rPr>
                <w:b/>
                <w:color w:val="5C83B4"/>
                <w:spacing w:val="-2"/>
                <w:sz w:val="24"/>
              </w:rPr>
            </w:pPr>
            <w:r w:rsidRPr="00CC0718">
              <w:rPr>
                <w:b/>
                <w:color w:val="5C83B4"/>
                <w:spacing w:val="-2"/>
                <w:sz w:val="24"/>
              </w:rPr>
              <w:t>Yes</w:t>
            </w:r>
          </w:p>
        </w:tc>
      </w:tr>
      <w:tr w:rsidRPr="00CC0718" w:rsidR="00C71DC8" w:rsidTr="3A33D0EC" w14:paraId="1295C991" w14:textId="77777777">
        <w:trPr>
          <w:trHeight w:val="343" w:hRule="exact"/>
        </w:trPr>
        <w:tc>
          <w:tcPr>
            <w:tcW w:w="3381" w:type="dxa"/>
            <w:gridSpan w:val="2"/>
            <w:tcBorders>
              <w:bottom w:val="single" w:color="8FB6EA" w:sz="5" w:space="0"/>
            </w:tcBorders>
            <w:shd w:val="clear" w:color="auto" w:fill="FFFFFF" w:themeFill="background1"/>
            <w:tcMar/>
          </w:tcPr>
          <w:p w:rsidRPr="00CC0718" w:rsidR="00C71DC8" w:rsidP="00244814" w:rsidRDefault="00C71DC8" w14:paraId="0CBF5B60" w14:textId="77777777">
            <w:pPr>
              <w:rPr>
                <w:color w:val="000000"/>
                <w:spacing w:val="-2"/>
                <w:sz w:val="18"/>
              </w:rPr>
            </w:pPr>
            <w:r w:rsidRPr="00CC0718">
              <w:rPr>
                <w:color w:val="000000"/>
                <w:spacing w:val="-2"/>
                <w:sz w:val="18"/>
              </w:rPr>
              <w:t>Document</w:t>
            </w:r>
          </w:p>
        </w:tc>
        <w:tc>
          <w:tcPr>
            <w:tcW w:w="1132" w:type="dxa"/>
            <w:tcBorders>
              <w:bottom w:val="single" w:color="8FB6EA" w:sz="5" w:space="0"/>
            </w:tcBorders>
            <w:shd w:val="clear" w:color="auto" w:fill="FFFFFF" w:themeFill="background1"/>
            <w:tcMar/>
          </w:tcPr>
          <w:p w:rsidRPr="00CC0718" w:rsidR="00C71DC8" w:rsidP="00244814" w:rsidRDefault="00C71DC8" w14:paraId="24212F78" w14:textId="77777777">
            <w:pPr>
              <w:rPr>
                <w:color w:val="000000"/>
                <w:spacing w:val="-2"/>
                <w:sz w:val="18"/>
              </w:rPr>
            </w:pPr>
            <w:r w:rsidRPr="00CC0718">
              <w:rPr>
                <w:color w:val="000000"/>
                <w:spacing w:val="-2"/>
                <w:sz w:val="18"/>
              </w:rPr>
              <w:t>2</w:t>
            </w:r>
          </w:p>
        </w:tc>
        <w:tc>
          <w:tcPr>
            <w:tcW w:w="1576" w:type="dxa"/>
            <w:gridSpan w:val="2"/>
            <w:tcBorders>
              <w:bottom w:val="single" w:color="8FB6EA" w:sz="5" w:space="0"/>
            </w:tcBorders>
            <w:shd w:val="clear" w:color="auto" w:fill="FFFFFF" w:themeFill="background1"/>
            <w:tcMar/>
          </w:tcPr>
          <w:p w:rsidRPr="00CC0718" w:rsidR="00C71DC8" w:rsidP="00244814" w:rsidRDefault="00C71DC8" w14:paraId="2826CDE9" w14:textId="77777777">
            <w:pPr>
              <w:rPr>
                <w:color w:val="000000"/>
                <w:spacing w:val="-2"/>
                <w:sz w:val="18"/>
              </w:rPr>
            </w:pPr>
            <w:r w:rsidRPr="00CC0718">
              <w:rPr>
                <w:color w:val="000000"/>
                <w:spacing w:val="-2"/>
                <w:sz w:val="18"/>
              </w:rPr>
              <w:t>2</w:t>
            </w:r>
          </w:p>
        </w:tc>
        <w:tc>
          <w:tcPr>
            <w:tcW w:w="1362" w:type="dxa"/>
            <w:tcBorders>
              <w:bottom w:val="single" w:color="8FB6EA" w:sz="5" w:space="0"/>
            </w:tcBorders>
            <w:shd w:val="clear" w:color="auto" w:fill="FFFFFF" w:themeFill="background1"/>
            <w:tcMar/>
          </w:tcPr>
          <w:p w:rsidRPr="00CC0718" w:rsidR="00C71DC8" w:rsidP="00244814" w:rsidRDefault="00C71DC8" w14:paraId="73B629C6" w14:textId="77777777">
            <w:pPr>
              <w:rPr>
                <w:color w:val="000000"/>
                <w:spacing w:val="-2"/>
                <w:sz w:val="18"/>
              </w:rPr>
            </w:pPr>
            <w:r w:rsidRPr="00CC0718">
              <w:rPr>
                <w:color w:val="000000"/>
                <w:spacing w:val="-2"/>
                <w:sz w:val="18"/>
              </w:rPr>
              <w:t>55</w:t>
            </w:r>
          </w:p>
        </w:tc>
        <w:tc>
          <w:tcPr>
            <w:tcW w:w="1690" w:type="dxa"/>
            <w:tcBorders>
              <w:bottom w:val="single" w:color="8FB6EA" w:sz="5" w:space="0"/>
            </w:tcBorders>
            <w:shd w:val="clear" w:color="auto" w:fill="FFFFFF" w:themeFill="background1"/>
            <w:tcMar/>
          </w:tcPr>
          <w:p w:rsidRPr="00CC0718" w:rsidR="00C71DC8" w:rsidP="00244814" w:rsidRDefault="00C71DC8" w14:paraId="2E6D91BC" w14:textId="77777777">
            <w:pPr>
              <w:rPr>
                <w:color w:val="000000"/>
                <w:spacing w:val="-2"/>
                <w:sz w:val="18"/>
              </w:rPr>
            </w:pPr>
            <w:r w:rsidRPr="00CC0718">
              <w:rPr>
                <w:color w:val="000000"/>
                <w:spacing w:val="-2"/>
                <w:sz w:val="18"/>
              </w:rPr>
              <w:t>2</w:t>
            </w:r>
          </w:p>
        </w:tc>
        <w:tc>
          <w:tcPr>
            <w:tcW w:w="1576" w:type="dxa"/>
            <w:tcBorders>
              <w:bottom w:val="single" w:color="8FB6EA" w:sz="5" w:space="0"/>
            </w:tcBorders>
            <w:shd w:val="clear" w:color="auto" w:fill="FFFFFF" w:themeFill="background1"/>
            <w:tcMar/>
          </w:tcPr>
          <w:p w:rsidRPr="00CC0718" w:rsidR="00C71DC8" w:rsidP="00244814" w:rsidRDefault="00C71DC8" w14:paraId="3C7C9610" w14:textId="77777777">
            <w:pPr>
              <w:rPr>
                <w:color w:val="000000"/>
                <w:spacing w:val="-2"/>
                <w:sz w:val="18"/>
              </w:rPr>
            </w:pPr>
          </w:p>
        </w:tc>
      </w:tr>
      <w:tr w:rsidRPr="00CC0718" w:rsidR="00C71DC8" w:rsidTr="3A33D0EC" w14:paraId="3ABF849C" w14:textId="77777777">
        <w:trPr>
          <w:trHeight w:val="445" w:hRule="exact"/>
        </w:trPr>
        <w:tc>
          <w:tcPr>
            <w:tcW w:w="10717" w:type="dxa"/>
            <w:gridSpan w:val="8"/>
            <w:tcBorders>
              <w:top w:val="single" w:color="8FB6EA" w:sz="5" w:space="0"/>
            </w:tcBorders>
            <w:tcMar/>
          </w:tcPr>
          <w:p w:rsidRPr="00CC0718" w:rsidR="00C71DC8" w:rsidP="00244814" w:rsidRDefault="00C71DC8" w14:paraId="17628CC8" w14:textId="77777777"/>
        </w:tc>
      </w:tr>
      <w:tr w:rsidRPr="00CC0718" w:rsidR="00C71DC8" w:rsidTr="3A33D0EC" w14:paraId="5A2818B5" w14:textId="77777777">
        <w:trPr>
          <w:trHeight w:val="601" w:hRule="exact"/>
        </w:trPr>
        <w:tc>
          <w:tcPr>
            <w:tcW w:w="10717" w:type="dxa"/>
            <w:gridSpan w:val="8"/>
            <w:shd w:val="clear" w:color="auto" w:fill="FFFFFF" w:themeFill="background1"/>
            <w:tcMar/>
          </w:tcPr>
          <w:p w:rsidRPr="00CC0718" w:rsidR="00C71DC8" w:rsidP="00244814" w:rsidRDefault="00C71DC8" w14:paraId="604F381A" w14:textId="77777777">
            <w:pPr>
              <w:rPr>
                <w:b/>
                <w:color w:val="5C83B4"/>
                <w:spacing w:val="-2"/>
                <w:sz w:val="24"/>
              </w:rPr>
            </w:pPr>
            <w:bookmarkStart w:name="CodesAXIALCODEQ11Perceptionofhavingamark" w:id="27"/>
            <w:bookmarkEnd w:id="27"/>
          </w:p>
        </w:tc>
      </w:tr>
      <w:tr w:rsidRPr="00CC0718" w:rsidR="00C71DC8" w:rsidTr="3A33D0EC" w14:paraId="46FBABE1" w14:textId="77777777">
        <w:trPr>
          <w:trHeight w:val="459" w:hRule="exact"/>
        </w:trPr>
        <w:tc>
          <w:tcPr>
            <w:tcW w:w="1805" w:type="dxa"/>
            <w:shd w:val="clear" w:color="auto" w:fill="FFFFFF" w:themeFill="background1"/>
            <w:tcMar/>
          </w:tcPr>
          <w:p w:rsidRPr="00CC0718" w:rsidR="00C71DC8" w:rsidP="00244814" w:rsidRDefault="00C71DC8" w14:paraId="4F48BABC" w14:textId="77777777">
            <w:pPr>
              <w:rPr>
                <w:b/>
                <w:color w:val="5C83B4"/>
                <w:spacing w:val="-2"/>
                <w:sz w:val="24"/>
              </w:rPr>
            </w:pPr>
            <w:r w:rsidRPr="00CC0718">
              <w:rPr>
                <w:b/>
                <w:color w:val="5C83B4"/>
                <w:spacing w:val="-2"/>
                <w:sz w:val="24"/>
              </w:rPr>
              <w:t>Nickname:</w:t>
            </w:r>
          </w:p>
        </w:tc>
        <w:tc>
          <w:tcPr>
            <w:tcW w:w="8912" w:type="dxa"/>
            <w:gridSpan w:val="7"/>
            <w:vMerge w:val="restart"/>
            <w:shd w:val="clear" w:color="auto" w:fill="FFFFFF" w:themeFill="background1"/>
            <w:tcMar/>
          </w:tcPr>
          <w:p w:rsidRPr="00CC0718" w:rsidR="00C71DC8" w:rsidP="00244814" w:rsidRDefault="00C71DC8" w14:paraId="3430961D" w14:textId="77777777">
            <w:pPr>
              <w:rPr>
                <w:b/>
                <w:color w:val="5C83B4"/>
                <w:spacing w:val="-2"/>
                <w:sz w:val="24"/>
              </w:rPr>
            </w:pPr>
            <w:r w:rsidRPr="00CC0718">
              <w:rPr>
                <w:b/>
                <w:color w:val="5C83B4"/>
                <w:spacing w:val="-2"/>
                <w:sz w:val="24"/>
              </w:rPr>
              <w:t>Codes\\AXIAL CODE\\Q11- Perception of having a marketing club\ROLE SECURITY FEAR\Worry about members PR and content positions in the club</w:t>
            </w:r>
          </w:p>
        </w:tc>
      </w:tr>
      <w:tr w:rsidRPr="00CC0718" w:rsidR="00C71DC8" w:rsidTr="3A33D0EC" w14:paraId="741FE14E" w14:textId="77777777">
        <w:trPr>
          <w:trHeight w:val="444" w:hRule="exact"/>
        </w:trPr>
        <w:tc>
          <w:tcPr>
            <w:tcW w:w="1805" w:type="dxa"/>
            <w:shd w:val="clear" w:color="auto" w:fill="FFFFFF" w:themeFill="background1"/>
            <w:tcMar/>
          </w:tcPr>
          <w:p w:rsidRPr="00CC0718" w:rsidR="00C71DC8" w:rsidP="00244814" w:rsidRDefault="00C71DC8" w14:paraId="3FFDAC4F" w14:textId="77777777">
            <w:pPr>
              <w:rPr>
                <w:b/>
                <w:color w:val="5C83B4"/>
                <w:spacing w:val="-2"/>
                <w:sz w:val="24"/>
              </w:rPr>
            </w:pPr>
            <w:r w:rsidRPr="00CC0718">
              <w:rPr>
                <w:b/>
                <w:color w:val="5C83B4"/>
                <w:spacing w:val="-2"/>
                <w:sz w:val="24"/>
              </w:rPr>
              <w:lastRenderedPageBreak/>
              <w:t>Classification:</w:t>
            </w:r>
          </w:p>
        </w:tc>
        <w:tc>
          <w:tcPr>
            <w:tcW w:w="8912" w:type="dxa"/>
            <w:gridSpan w:val="7"/>
            <w:vMerge/>
            <w:tcMar/>
          </w:tcPr>
          <w:p w:rsidRPr="00CC0718" w:rsidR="00C71DC8" w:rsidP="00244814" w:rsidRDefault="00C71DC8" w14:paraId="01C816D0" w14:textId="77777777"/>
        </w:tc>
      </w:tr>
      <w:tr w:rsidRPr="00CC0718" w:rsidR="00C71DC8" w:rsidTr="3A33D0EC" w14:paraId="662AB0A6" w14:textId="77777777">
        <w:trPr>
          <w:trHeight w:val="458" w:hRule="exact"/>
        </w:trPr>
        <w:tc>
          <w:tcPr>
            <w:tcW w:w="1805" w:type="dxa"/>
            <w:shd w:val="clear" w:color="auto" w:fill="FFFFFF" w:themeFill="background1"/>
            <w:tcMar/>
          </w:tcPr>
          <w:p w:rsidRPr="00CC0718" w:rsidR="00C71DC8" w:rsidP="00244814" w:rsidRDefault="00C71DC8" w14:paraId="061372F0" w14:textId="77777777">
            <w:pPr>
              <w:rPr>
                <w:b/>
                <w:color w:val="5C83B4"/>
                <w:spacing w:val="-2"/>
                <w:sz w:val="24"/>
              </w:rPr>
            </w:pPr>
            <w:r w:rsidRPr="00CC0718">
              <w:rPr>
                <w:b/>
                <w:color w:val="5C83B4"/>
                <w:spacing w:val="-2"/>
                <w:sz w:val="24"/>
              </w:rPr>
              <w:t>Aggregated:</w:t>
            </w:r>
          </w:p>
        </w:tc>
        <w:tc>
          <w:tcPr>
            <w:tcW w:w="8912" w:type="dxa"/>
            <w:gridSpan w:val="7"/>
            <w:shd w:val="clear" w:color="auto" w:fill="FFFFFF" w:themeFill="background1"/>
            <w:tcMar/>
          </w:tcPr>
          <w:p w:rsidRPr="00CC0718" w:rsidR="00C71DC8" w:rsidP="00244814" w:rsidRDefault="00C71DC8" w14:paraId="332D267F" w14:textId="77777777">
            <w:pPr>
              <w:rPr>
                <w:b/>
                <w:color w:val="5C83B4"/>
                <w:spacing w:val="-2"/>
                <w:sz w:val="24"/>
              </w:rPr>
            </w:pPr>
            <w:r w:rsidRPr="00CC0718">
              <w:rPr>
                <w:b/>
                <w:color w:val="5C83B4"/>
                <w:spacing w:val="-2"/>
                <w:sz w:val="24"/>
              </w:rPr>
              <w:t>No</w:t>
            </w:r>
          </w:p>
        </w:tc>
      </w:tr>
      <w:tr w:rsidRPr="00CC0718" w:rsidR="00C71DC8" w:rsidTr="3A33D0EC" w14:paraId="124BD73A" w14:textId="77777777">
        <w:trPr>
          <w:trHeight w:val="344" w:hRule="exact"/>
        </w:trPr>
        <w:tc>
          <w:tcPr>
            <w:tcW w:w="3381" w:type="dxa"/>
            <w:gridSpan w:val="2"/>
            <w:tcBorders>
              <w:bottom w:val="single" w:color="8FB6EA" w:sz="5" w:space="0"/>
            </w:tcBorders>
            <w:shd w:val="clear" w:color="auto" w:fill="FFFFFF" w:themeFill="background1"/>
            <w:tcMar/>
          </w:tcPr>
          <w:p w:rsidRPr="00CC0718" w:rsidR="00C71DC8" w:rsidP="00244814" w:rsidRDefault="00C71DC8" w14:paraId="0EC7BA55" w14:textId="77777777">
            <w:pPr>
              <w:rPr>
                <w:color w:val="000000"/>
                <w:spacing w:val="-2"/>
                <w:sz w:val="18"/>
              </w:rPr>
            </w:pPr>
            <w:r w:rsidRPr="00CC0718">
              <w:rPr>
                <w:color w:val="000000"/>
                <w:spacing w:val="-2"/>
                <w:sz w:val="18"/>
              </w:rPr>
              <w:t>Document</w:t>
            </w:r>
          </w:p>
        </w:tc>
        <w:tc>
          <w:tcPr>
            <w:tcW w:w="1132" w:type="dxa"/>
            <w:tcBorders>
              <w:bottom w:val="single" w:color="8FB6EA" w:sz="5" w:space="0"/>
            </w:tcBorders>
            <w:shd w:val="clear" w:color="auto" w:fill="FFFFFF" w:themeFill="background1"/>
            <w:tcMar/>
          </w:tcPr>
          <w:p w:rsidRPr="00CC0718" w:rsidR="00C71DC8" w:rsidP="00244814" w:rsidRDefault="00C71DC8" w14:paraId="1F44032E" w14:textId="77777777">
            <w:pPr>
              <w:rPr>
                <w:color w:val="000000"/>
                <w:spacing w:val="-2"/>
                <w:sz w:val="18"/>
              </w:rPr>
            </w:pPr>
            <w:r w:rsidRPr="00CC0718">
              <w:rPr>
                <w:color w:val="000000"/>
                <w:spacing w:val="-2"/>
                <w:sz w:val="18"/>
              </w:rPr>
              <w:t>2</w:t>
            </w:r>
          </w:p>
        </w:tc>
        <w:tc>
          <w:tcPr>
            <w:tcW w:w="1576" w:type="dxa"/>
            <w:gridSpan w:val="2"/>
            <w:tcBorders>
              <w:bottom w:val="single" w:color="8FB6EA" w:sz="5" w:space="0"/>
            </w:tcBorders>
            <w:shd w:val="clear" w:color="auto" w:fill="FFFFFF" w:themeFill="background1"/>
            <w:tcMar/>
          </w:tcPr>
          <w:p w:rsidRPr="00CC0718" w:rsidR="00C71DC8" w:rsidP="00244814" w:rsidRDefault="00C71DC8" w14:paraId="0F3ACD50" w14:textId="77777777">
            <w:pPr>
              <w:rPr>
                <w:color w:val="000000"/>
                <w:spacing w:val="-2"/>
                <w:sz w:val="18"/>
              </w:rPr>
            </w:pPr>
            <w:r w:rsidRPr="00CC0718">
              <w:rPr>
                <w:color w:val="000000"/>
                <w:spacing w:val="-2"/>
                <w:sz w:val="18"/>
              </w:rPr>
              <w:t>2</w:t>
            </w:r>
          </w:p>
        </w:tc>
        <w:tc>
          <w:tcPr>
            <w:tcW w:w="1362" w:type="dxa"/>
            <w:tcBorders>
              <w:bottom w:val="single" w:color="8FB6EA" w:sz="5" w:space="0"/>
            </w:tcBorders>
            <w:shd w:val="clear" w:color="auto" w:fill="FFFFFF" w:themeFill="background1"/>
            <w:tcMar/>
          </w:tcPr>
          <w:p w:rsidRPr="00CC0718" w:rsidR="00C71DC8" w:rsidP="00244814" w:rsidRDefault="00C71DC8" w14:paraId="5DE3221E" w14:textId="77777777">
            <w:pPr>
              <w:rPr>
                <w:color w:val="000000"/>
                <w:spacing w:val="-2"/>
                <w:sz w:val="18"/>
              </w:rPr>
            </w:pPr>
            <w:r w:rsidRPr="00CC0718">
              <w:rPr>
                <w:color w:val="000000"/>
                <w:spacing w:val="-2"/>
                <w:sz w:val="18"/>
              </w:rPr>
              <w:t>55</w:t>
            </w:r>
          </w:p>
        </w:tc>
        <w:tc>
          <w:tcPr>
            <w:tcW w:w="1690" w:type="dxa"/>
            <w:tcBorders>
              <w:bottom w:val="single" w:color="8FB6EA" w:sz="5" w:space="0"/>
            </w:tcBorders>
            <w:shd w:val="clear" w:color="auto" w:fill="FFFFFF" w:themeFill="background1"/>
            <w:tcMar/>
          </w:tcPr>
          <w:p w:rsidRPr="00CC0718" w:rsidR="00C71DC8" w:rsidP="00244814" w:rsidRDefault="00C71DC8" w14:paraId="6DA0D19B" w14:textId="77777777">
            <w:pPr>
              <w:rPr>
                <w:color w:val="000000"/>
                <w:spacing w:val="-2"/>
                <w:sz w:val="18"/>
              </w:rPr>
            </w:pPr>
            <w:r w:rsidRPr="00CC0718">
              <w:rPr>
                <w:color w:val="000000"/>
                <w:spacing w:val="-2"/>
                <w:sz w:val="18"/>
              </w:rPr>
              <w:t>2</w:t>
            </w:r>
          </w:p>
        </w:tc>
        <w:tc>
          <w:tcPr>
            <w:tcW w:w="1576" w:type="dxa"/>
            <w:tcBorders>
              <w:bottom w:val="single" w:color="8FB6EA" w:sz="5" w:space="0"/>
            </w:tcBorders>
            <w:shd w:val="clear" w:color="auto" w:fill="FFFFFF" w:themeFill="background1"/>
            <w:tcMar/>
          </w:tcPr>
          <w:p w:rsidRPr="00CC0718" w:rsidR="00C71DC8" w:rsidP="00244814" w:rsidRDefault="00C71DC8" w14:paraId="4D96190D" w14:textId="77777777">
            <w:pPr>
              <w:rPr>
                <w:color w:val="000000"/>
                <w:spacing w:val="-2"/>
                <w:sz w:val="18"/>
              </w:rPr>
            </w:pPr>
          </w:p>
        </w:tc>
      </w:tr>
      <w:tr w:rsidRPr="00CC0718" w:rsidR="00C71DC8" w:rsidTr="3A33D0EC" w14:paraId="616AE206" w14:textId="77777777">
        <w:trPr>
          <w:trHeight w:val="445" w:hRule="exact"/>
        </w:trPr>
        <w:tc>
          <w:tcPr>
            <w:tcW w:w="10717" w:type="dxa"/>
            <w:gridSpan w:val="8"/>
            <w:tcBorders>
              <w:top w:val="single" w:color="8FB6EA" w:sz="5" w:space="0"/>
            </w:tcBorders>
            <w:tcMar/>
          </w:tcPr>
          <w:p w:rsidRPr="00CC0718" w:rsidR="00C71DC8" w:rsidP="00244814" w:rsidRDefault="00C71DC8" w14:paraId="028C74D6" w14:textId="77777777"/>
        </w:tc>
      </w:tr>
      <w:tr w:rsidRPr="00CC0718" w:rsidR="00C71DC8" w:rsidTr="3A33D0EC" w14:paraId="7F546357" w14:textId="77777777">
        <w:trPr>
          <w:trHeight w:val="343" w:hRule="exact"/>
        </w:trPr>
        <w:tc>
          <w:tcPr>
            <w:tcW w:w="10717" w:type="dxa"/>
            <w:gridSpan w:val="8"/>
            <w:shd w:val="clear" w:color="auto" w:fill="FFFFFF" w:themeFill="background1"/>
            <w:tcMar/>
          </w:tcPr>
          <w:p w:rsidRPr="00CC0718" w:rsidR="00C71DC8" w:rsidP="00244814" w:rsidRDefault="00C71DC8" w14:paraId="5C6DE76F" w14:textId="77777777">
            <w:pPr>
              <w:rPr>
                <w:b/>
                <w:color w:val="5C83B4"/>
                <w:spacing w:val="-2"/>
                <w:sz w:val="24"/>
              </w:rPr>
            </w:pPr>
          </w:p>
        </w:tc>
      </w:tr>
      <w:tr w:rsidRPr="00CC0718" w:rsidR="00C71DC8" w:rsidTr="3A33D0EC" w14:paraId="1AD8F4F4" w14:textId="77777777">
        <w:trPr>
          <w:trHeight w:val="445" w:hRule="exact"/>
        </w:trPr>
        <w:tc>
          <w:tcPr>
            <w:tcW w:w="1805" w:type="dxa"/>
            <w:shd w:val="clear" w:color="auto" w:fill="FFFFFF" w:themeFill="background1"/>
            <w:tcMar/>
          </w:tcPr>
          <w:p w:rsidRPr="00CC0718" w:rsidR="00C71DC8" w:rsidP="00244814" w:rsidRDefault="00C71DC8" w14:paraId="6373EE86" w14:textId="77777777">
            <w:pPr>
              <w:rPr>
                <w:b/>
                <w:color w:val="5C83B4"/>
                <w:spacing w:val="-2"/>
                <w:sz w:val="24"/>
              </w:rPr>
            </w:pPr>
            <w:r w:rsidRPr="00CC0718">
              <w:rPr>
                <w:b/>
                <w:color w:val="5C83B4"/>
                <w:spacing w:val="-2"/>
                <w:sz w:val="24"/>
              </w:rPr>
              <w:t>Nickname:</w:t>
            </w:r>
          </w:p>
        </w:tc>
        <w:tc>
          <w:tcPr>
            <w:tcW w:w="8912" w:type="dxa"/>
            <w:gridSpan w:val="7"/>
            <w:vMerge w:val="restart"/>
            <w:shd w:val="clear" w:color="auto" w:fill="FFFFFF" w:themeFill="background1"/>
            <w:tcMar/>
          </w:tcPr>
          <w:p w:rsidRPr="00CC0718" w:rsidR="00C71DC8" w:rsidP="3A33D0EC" w:rsidRDefault="00C71DC8" w14:paraId="71927680" w14:textId="77777777">
            <w:pPr>
              <w:rPr>
                <w:b w:val="1"/>
                <w:bCs w:val="1"/>
                <w:color w:val="5C83B4"/>
                <w:spacing w:val="-2"/>
                <w:sz w:val="24"/>
                <w:szCs w:val="24"/>
                <w:lang w:val="en-US"/>
              </w:rPr>
            </w:pPr>
            <w:r w:rsidRPr="3A33D0EC" w:rsidR="00C71DC8">
              <w:rPr>
                <w:b w:val="1"/>
                <w:bCs w:val="1"/>
                <w:color w:val="5C83B4"/>
                <w:spacing w:val="-2"/>
                <w:sz w:val="24"/>
                <w:szCs w:val="24"/>
                <w:lang w:val="en-US"/>
              </w:rPr>
              <w:t>Codes\\AXIAL CODE\\Q12- Marketing Club tasks that could demonstrate value</w:t>
            </w:r>
          </w:p>
        </w:tc>
      </w:tr>
      <w:tr w:rsidRPr="00CC0718" w:rsidR="00C71DC8" w:rsidTr="3A33D0EC" w14:paraId="4133CAD7" w14:textId="77777777">
        <w:trPr>
          <w:trHeight w:val="458" w:hRule="exact"/>
        </w:trPr>
        <w:tc>
          <w:tcPr>
            <w:tcW w:w="1805" w:type="dxa"/>
            <w:shd w:val="clear" w:color="auto" w:fill="FFFFFF" w:themeFill="background1"/>
            <w:tcMar/>
          </w:tcPr>
          <w:p w:rsidRPr="00CC0718" w:rsidR="00C71DC8" w:rsidP="00244814" w:rsidRDefault="00C71DC8" w14:paraId="1039F010" w14:textId="77777777">
            <w:pPr>
              <w:rPr>
                <w:b/>
                <w:color w:val="5C83B4"/>
                <w:spacing w:val="-2"/>
                <w:sz w:val="24"/>
              </w:rPr>
            </w:pPr>
            <w:r w:rsidRPr="00CC0718">
              <w:rPr>
                <w:b/>
                <w:color w:val="5C83B4"/>
                <w:spacing w:val="-2"/>
                <w:sz w:val="24"/>
              </w:rPr>
              <w:t>Classification:</w:t>
            </w:r>
          </w:p>
        </w:tc>
        <w:tc>
          <w:tcPr>
            <w:tcW w:w="8912" w:type="dxa"/>
            <w:gridSpan w:val="7"/>
            <w:vMerge/>
            <w:tcMar/>
          </w:tcPr>
          <w:p w:rsidRPr="00CC0718" w:rsidR="00C71DC8" w:rsidP="00244814" w:rsidRDefault="00C71DC8" w14:paraId="19BB4ADD" w14:textId="77777777"/>
        </w:tc>
      </w:tr>
      <w:tr w:rsidRPr="00CC0718" w:rsidR="00C71DC8" w:rsidTr="3A33D0EC" w14:paraId="462994F0" w14:textId="77777777">
        <w:trPr>
          <w:trHeight w:val="444" w:hRule="exact"/>
        </w:trPr>
        <w:tc>
          <w:tcPr>
            <w:tcW w:w="1805" w:type="dxa"/>
            <w:shd w:val="clear" w:color="auto" w:fill="FFFFFF" w:themeFill="background1"/>
            <w:tcMar/>
          </w:tcPr>
          <w:p w:rsidRPr="00CC0718" w:rsidR="00C71DC8" w:rsidP="00244814" w:rsidRDefault="00C71DC8" w14:paraId="7AF969AD" w14:textId="77777777">
            <w:pPr>
              <w:rPr>
                <w:b/>
                <w:color w:val="5C83B4"/>
                <w:spacing w:val="-2"/>
                <w:sz w:val="24"/>
              </w:rPr>
            </w:pPr>
            <w:r w:rsidRPr="00CC0718">
              <w:rPr>
                <w:b/>
                <w:color w:val="5C83B4"/>
                <w:spacing w:val="-2"/>
                <w:sz w:val="24"/>
              </w:rPr>
              <w:t>Aggregated:</w:t>
            </w:r>
          </w:p>
        </w:tc>
        <w:tc>
          <w:tcPr>
            <w:tcW w:w="8912" w:type="dxa"/>
            <w:gridSpan w:val="7"/>
            <w:shd w:val="clear" w:color="auto" w:fill="FFFFFF" w:themeFill="background1"/>
            <w:tcMar/>
          </w:tcPr>
          <w:p w:rsidRPr="00CC0718" w:rsidR="00C71DC8" w:rsidP="00244814" w:rsidRDefault="00C71DC8" w14:paraId="4D580E4E" w14:textId="77777777">
            <w:pPr>
              <w:rPr>
                <w:b/>
                <w:color w:val="5C83B4"/>
                <w:spacing w:val="-2"/>
                <w:sz w:val="24"/>
              </w:rPr>
            </w:pPr>
            <w:r w:rsidRPr="00CC0718">
              <w:rPr>
                <w:b/>
                <w:color w:val="5C83B4"/>
                <w:spacing w:val="-2"/>
                <w:sz w:val="24"/>
              </w:rPr>
              <w:t>Yes</w:t>
            </w:r>
          </w:p>
        </w:tc>
      </w:tr>
      <w:tr w:rsidRPr="00CC0718" w:rsidR="00C71DC8" w:rsidTr="3A33D0EC" w14:paraId="325F4B86" w14:textId="77777777">
        <w:trPr>
          <w:trHeight w:val="344" w:hRule="exact"/>
        </w:trPr>
        <w:tc>
          <w:tcPr>
            <w:tcW w:w="3381" w:type="dxa"/>
            <w:gridSpan w:val="2"/>
            <w:tcBorders>
              <w:bottom w:val="single" w:color="8FB6EA" w:sz="5" w:space="0"/>
            </w:tcBorders>
            <w:shd w:val="clear" w:color="auto" w:fill="FFFFFF" w:themeFill="background1"/>
            <w:tcMar/>
          </w:tcPr>
          <w:p w:rsidRPr="00CC0718" w:rsidR="00C71DC8" w:rsidP="00244814" w:rsidRDefault="00C71DC8" w14:paraId="4443836B" w14:textId="77777777">
            <w:pPr>
              <w:rPr>
                <w:color w:val="000000"/>
                <w:spacing w:val="-2"/>
                <w:sz w:val="18"/>
              </w:rPr>
            </w:pPr>
            <w:r w:rsidRPr="00CC0718">
              <w:rPr>
                <w:color w:val="000000"/>
                <w:spacing w:val="-2"/>
                <w:sz w:val="18"/>
              </w:rPr>
              <w:t>Document</w:t>
            </w:r>
          </w:p>
        </w:tc>
        <w:tc>
          <w:tcPr>
            <w:tcW w:w="1132" w:type="dxa"/>
            <w:tcBorders>
              <w:bottom w:val="single" w:color="8FB6EA" w:sz="5" w:space="0"/>
            </w:tcBorders>
            <w:shd w:val="clear" w:color="auto" w:fill="FFFFFF" w:themeFill="background1"/>
            <w:tcMar/>
          </w:tcPr>
          <w:p w:rsidRPr="00CC0718" w:rsidR="00C71DC8" w:rsidP="00244814" w:rsidRDefault="00C71DC8" w14:paraId="6D157D9B" w14:textId="77777777">
            <w:pPr>
              <w:rPr>
                <w:color w:val="000000"/>
                <w:spacing w:val="-2"/>
                <w:sz w:val="18"/>
              </w:rPr>
            </w:pPr>
            <w:r w:rsidRPr="00CC0718">
              <w:rPr>
                <w:color w:val="000000"/>
                <w:spacing w:val="-2"/>
                <w:sz w:val="18"/>
              </w:rPr>
              <w:t>10</w:t>
            </w:r>
          </w:p>
        </w:tc>
        <w:tc>
          <w:tcPr>
            <w:tcW w:w="1576" w:type="dxa"/>
            <w:gridSpan w:val="2"/>
            <w:tcBorders>
              <w:bottom w:val="single" w:color="8FB6EA" w:sz="5" w:space="0"/>
            </w:tcBorders>
            <w:shd w:val="clear" w:color="auto" w:fill="FFFFFF" w:themeFill="background1"/>
            <w:tcMar/>
          </w:tcPr>
          <w:p w:rsidRPr="00CC0718" w:rsidR="00C71DC8" w:rsidP="00244814" w:rsidRDefault="00C71DC8" w14:paraId="6C808610" w14:textId="77777777">
            <w:pPr>
              <w:rPr>
                <w:color w:val="000000"/>
                <w:spacing w:val="-2"/>
                <w:sz w:val="18"/>
              </w:rPr>
            </w:pPr>
            <w:r w:rsidRPr="00CC0718">
              <w:rPr>
                <w:color w:val="000000"/>
                <w:spacing w:val="-2"/>
                <w:sz w:val="18"/>
              </w:rPr>
              <w:t>39</w:t>
            </w:r>
          </w:p>
        </w:tc>
        <w:tc>
          <w:tcPr>
            <w:tcW w:w="1362" w:type="dxa"/>
            <w:tcBorders>
              <w:bottom w:val="single" w:color="8FB6EA" w:sz="5" w:space="0"/>
            </w:tcBorders>
            <w:shd w:val="clear" w:color="auto" w:fill="FFFFFF" w:themeFill="background1"/>
            <w:tcMar/>
          </w:tcPr>
          <w:p w:rsidRPr="00CC0718" w:rsidR="00C71DC8" w:rsidP="00244814" w:rsidRDefault="00C71DC8" w14:paraId="19A3FD17" w14:textId="77777777">
            <w:pPr>
              <w:rPr>
                <w:color w:val="000000"/>
                <w:spacing w:val="-2"/>
                <w:sz w:val="18"/>
              </w:rPr>
            </w:pPr>
            <w:r w:rsidRPr="00CC0718">
              <w:rPr>
                <w:color w:val="000000"/>
                <w:spacing w:val="-2"/>
                <w:sz w:val="18"/>
              </w:rPr>
              <w:t>653</w:t>
            </w:r>
          </w:p>
        </w:tc>
        <w:tc>
          <w:tcPr>
            <w:tcW w:w="1690" w:type="dxa"/>
            <w:tcBorders>
              <w:bottom w:val="single" w:color="8FB6EA" w:sz="5" w:space="0"/>
            </w:tcBorders>
            <w:shd w:val="clear" w:color="auto" w:fill="FFFFFF" w:themeFill="background1"/>
            <w:tcMar/>
          </w:tcPr>
          <w:p w:rsidRPr="00CC0718" w:rsidR="00C71DC8" w:rsidP="00244814" w:rsidRDefault="00C71DC8" w14:paraId="433116C6" w14:textId="77777777">
            <w:pPr>
              <w:rPr>
                <w:color w:val="000000"/>
                <w:spacing w:val="-2"/>
                <w:sz w:val="18"/>
              </w:rPr>
            </w:pPr>
            <w:r w:rsidRPr="00CC0718">
              <w:rPr>
                <w:color w:val="000000"/>
                <w:spacing w:val="-2"/>
                <w:sz w:val="18"/>
              </w:rPr>
              <w:t>39</w:t>
            </w:r>
          </w:p>
        </w:tc>
        <w:tc>
          <w:tcPr>
            <w:tcW w:w="1576" w:type="dxa"/>
            <w:tcBorders>
              <w:bottom w:val="single" w:color="8FB6EA" w:sz="5" w:space="0"/>
            </w:tcBorders>
            <w:shd w:val="clear" w:color="auto" w:fill="FFFFFF" w:themeFill="background1"/>
            <w:tcMar/>
          </w:tcPr>
          <w:p w:rsidRPr="00CC0718" w:rsidR="00C71DC8" w:rsidP="00244814" w:rsidRDefault="00C71DC8" w14:paraId="4D438557" w14:textId="77777777">
            <w:pPr>
              <w:rPr>
                <w:color w:val="000000"/>
                <w:spacing w:val="-2"/>
                <w:sz w:val="18"/>
              </w:rPr>
            </w:pPr>
          </w:p>
        </w:tc>
      </w:tr>
      <w:tr w:rsidRPr="00CC0718" w:rsidR="00C71DC8" w:rsidTr="3A33D0EC" w14:paraId="34124AB5" w14:textId="77777777">
        <w:trPr>
          <w:trHeight w:val="444" w:hRule="exact"/>
        </w:trPr>
        <w:tc>
          <w:tcPr>
            <w:tcW w:w="10717" w:type="dxa"/>
            <w:gridSpan w:val="8"/>
            <w:tcBorders>
              <w:top w:val="single" w:color="8FB6EA" w:sz="5" w:space="0"/>
            </w:tcBorders>
            <w:tcMar/>
          </w:tcPr>
          <w:p w:rsidRPr="00CC0718" w:rsidR="00C71DC8" w:rsidP="00244814" w:rsidRDefault="00C71DC8" w14:paraId="0CE12342" w14:textId="77777777"/>
        </w:tc>
      </w:tr>
      <w:tr w:rsidRPr="00CC0718" w:rsidR="00C71DC8" w:rsidTr="3A33D0EC" w14:paraId="7EEB1B6A" w14:textId="77777777">
        <w:trPr>
          <w:trHeight w:val="602" w:hRule="exact"/>
        </w:trPr>
        <w:tc>
          <w:tcPr>
            <w:tcW w:w="10717" w:type="dxa"/>
            <w:gridSpan w:val="8"/>
            <w:shd w:val="clear" w:color="auto" w:fill="FFFFFF" w:themeFill="background1"/>
            <w:tcMar/>
          </w:tcPr>
          <w:p w:rsidRPr="00CC0718" w:rsidR="00C71DC8" w:rsidP="00244814" w:rsidRDefault="00C71DC8" w14:paraId="3CC8D047" w14:textId="77777777">
            <w:pPr>
              <w:rPr>
                <w:b/>
                <w:color w:val="5C83B4"/>
                <w:spacing w:val="-2"/>
                <w:sz w:val="24"/>
              </w:rPr>
            </w:pPr>
          </w:p>
        </w:tc>
      </w:tr>
      <w:tr w:rsidRPr="00CC0718" w:rsidR="00C71DC8" w:rsidTr="3A33D0EC" w14:paraId="26CAB513" w14:textId="77777777">
        <w:trPr>
          <w:trHeight w:val="459" w:hRule="exact"/>
        </w:trPr>
        <w:tc>
          <w:tcPr>
            <w:tcW w:w="1805" w:type="dxa"/>
            <w:shd w:val="clear" w:color="auto" w:fill="FFFFFF" w:themeFill="background1"/>
            <w:tcMar/>
          </w:tcPr>
          <w:p w:rsidRPr="00CC0718" w:rsidR="00C71DC8" w:rsidP="00244814" w:rsidRDefault="00C71DC8" w14:paraId="1C87B9BB" w14:textId="77777777">
            <w:pPr>
              <w:rPr>
                <w:b/>
                <w:color w:val="5C83B4"/>
                <w:spacing w:val="-2"/>
                <w:sz w:val="24"/>
              </w:rPr>
            </w:pPr>
            <w:r w:rsidRPr="00CC0718">
              <w:rPr>
                <w:b/>
                <w:color w:val="5C83B4"/>
                <w:spacing w:val="-2"/>
                <w:sz w:val="24"/>
              </w:rPr>
              <w:t>Nickname:</w:t>
            </w:r>
          </w:p>
        </w:tc>
        <w:tc>
          <w:tcPr>
            <w:tcW w:w="8912" w:type="dxa"/>
            <w:gridSpan w:val="7"/>
            <w:vMerge w:val="restart"/>
            <w:shd w:val="clear" w:color="auto" w:fill="FFFFFF" w:themeFill="background1"/>
            <w:tcMar/>
          </w:tcPr>
          <w:p w:rsidRPr="00CC0718" w:rsidR="00C71DC8" w:rsidP="3A33D0EC" w:rsidRDefault="00C71DC8" w14:paraId="1DECF6F4" w14:textId="77777777">
            <w:pPr>
              <w:rPr>
                <w:b w:val="1"/>
                <w:bCs w:val="1"/>
                <w:color w:val="5C83B4"/>
                <w:spacing w:val="-2"/>
                <w:sz w:val="24"/>
                <w:szCs w:val="24"/>
                <w:lang w:val="en-US"/>
              </w:rPr>
            </w:pPr>
            <w:r w:rsidRPr="3A33D0EC" w:rsidR="00C71DC8">
              <w:rPr>
                <w:b w:val="1"/>
                <w:bCs w:val="1"/>
                <w:color w:val="5C83B4"/>
                <w:spacing w:val="-2"/>
                <w:sz w:val="24"/>
                <w:szCs w:val="24"/>
                <w:lang w:val="en-US"/>
              </w:rPr>
              <w:t xml:space="preserve">Codes\\AXIAL CODE\\Q12- Marketing Club tasks that could </w:t>
            </w:r>
            <w:r w:rsidRPr="3A33D0EC" w:rsidR="00C71DC8">
              <w:rPr>
                <w:b w:val="1"/>
                <w:bCs w:val="1"/>
                <w:color w:val="5C83B4"/>
                <w:spacing w:val="-2"/>
                <w:sz w:val="24"/>
                <w:szCs w:val="24"/>
                <w:lang w:val="en-US"/>
              </w:rPr>
              <w:t>demonstrate</w:t>
            </w:r>
            <w:r w:rsidRPr="3A33D0EC" w:rsidR="00C71DC8">
              <w:rPr>
                <w:b w:val="1"/>
                <w:bCs w:val="1"/>
                <w:color w:val="5C83B4"/>
                <w:spacing w:val="-2"/>
                <w:sz w:val="24"/>
                <w:szCs w:val="24"/>
                <w:lang w:val="en-US"/>
              </w:rPr>
              <w:t xml:space="preserve"> value\GIVE MARKETING TIPS AND DIRECTION</w:t>
            </w:r>
          </w:p>
        </w:tc>
      </w:tr>
      <w:tr w:rsidRPr="00CC0718" w:rsidR="00C71DC8" w:rsidTr="3A33D0EC" w14:paraId="2FEF197D" w14:textId="77777777">
        <w:trPr>
          <w:trHeight w:val="444" w:hRule="exact"/>
        </w:trPr>
        <w:tc>
          <w:tcPr>
            <w:tcW w:w="1805" w:type="dxa"/>
            <w:shd w:val="clear" w:color="auto" w:fill="FFFFFF" w:themeFill="background1"/>
            <w:tcMar/>
          </w:tcPr>
          <w:p w:rsidRPr="00CC0718" w:rsidR="00C71DC8" w:rsidP="00244814" w:rsidRDefault="00C71DC8" w14:paraId="499169DA" w14:textId="77777777">
            <w:pPr>
              <w:rPr>
                <w:b/>
                <w:color w:val="5C83B4"/>
                <w:spacing w:val="-2"/>
                <w:sz w:val="24"/>
              </w:rPr>
            </w:pPr>
            <w:r w:rsidRPr="00CC0718">
              <w:rPr>
                <w:b/>
                <w:color w:val="5C83B4"/>
                <w:spacing w:val="-2"/>
                <w:sz w:val="24"/>
              </w:rPr>
              <w:t>Classification:</w:t>
            </w:r>
          </w:p>
        </w:tc>
        <w:tc>
          <w:tcPr>
            <w:tcW w:w="8912" w:type="dxa"/>
            <w:gridSpan w:val="7"/>
            <w:vMerge/>
            <w:tcMar/>
          </w:tcPr>
          <w:p w:rsidRPr="00CC0718" w:rsidR="00C71DC8" w:rsidP="00244814" w:rsidRDefault="00C71DC8" w14:paraId="6A96A2C4" w14:textId="77777777"/>
        </w:tc>
      </w:tr>
      <w:tr w:rsidRPr="00CC0718" w:rsidR="00C71DC8" w:rsidTr="3A33D0EC" w14:paraId="5E6D2441" w14:textId="77777777">
        <w:trPr>
          <w:trHeight w:val="458" w:hRule="exact"/>
        </w:trPr>
        <w:tc>
          <w:tcPr>
            <w:tcW w:w="1805" w:type="dxa"/>
            <w:shd w:val="clear" w:color="auto" w:fill="FFFFFF" w:themeFill="background1"/>
            <w:tcMar/>
          </w:tcPr>
          <w:p w:rsidRPr="00CC0718" w:rsidR="00C71DC8" w:rsidP="00244814" w:rsidRDefault="00C71DC8" w14:paraId="02B1938D" w14:textId="77777777">
            <w:pPr>
              <w:rPr>
                <w:b/>
                <w:color w:val="5C83B4"/>
                <w:spacing w:val="-2"/>
                <w:sz w:val="24"/>
              </w:rPr>
            </w:pPr>
            <w:r w:rsidRPr="00CC0718">
              <w:rPr>
                <w:b/>
                <w:color w:val="5C83B4"/>
                <w:spacing w:val="-2"/>
                <w:sz w:val="24"/>
              </w:rPr>
              <w:t>Aggregated:</w:t>
            </w:r>
          </w:p>
        </w:tc>
        <w:tc>
          <w:tcPr>
            <w:tcW w:w="8912" w:type="dxa"/>
            <w:gridSpan w:val="7"/>
            <w:shd w:val="clear" w:color="auto" w:fill="FFFFFF" w:themeFill="background1"/>
            <w:tcMar/>
          </w:tcPr>
          <w:p w:rsidRPr="00CC0718" w:rsidR="00C71DC8" w:rsidP="00244814" w:rsidRDefault="00C71DC8" w14:paraId="7176321B" w14:textId="77777777">
            <w:pPr>
              <w:rPr>
                <w:b/>
                <w:color w:val="5C83B4"/>
                <w:spacing w:val="-2"/>
                <w:sz w:val="24"/>
              </w:rPr>
            </w:pPr>
            <w:r w:rsidRPr="00CC0718">
              <w:rPr>
                <w:b/>
                <w:color w:val="5C83B4"/>
                <w:spacing w:val="-2"/>
                <w:sz w:val="24"/>
              </w:rPr>
              <w:t>Yes</w:t>
            </w:r>
          </w:p>
        </w:tc>
      </w:tr>
      <w:tr w:rsidRPr="00CC0718" w:rsidR="00C71DC8" w:rsidTr="3A33D0EC" w14:paraId="6A5B2F86" w14:textId="77777777">
        <w:trPr>
          <w:trHeight w:val="344" w:hRule="exact"/>
        </w:trPr>
        <w:tc>
          <w:tcPr>
            <w:tcW w:w="3381" w:type="dxa"/>
            <w:gridSpan w:val="2"/>
            <w:tcBorders>
              <w:bottom w:val="single" w:color="8FB6EA" w:sz="5" w:space="0"/>
            </w:tcBorders>
            <w:shd w:val="clear" w:color="auto" w:fill="FFFFFF" w:themeFill="background1"/>
            <w:tcMar/>
          </w:tcPr>
          <w:p w:rsidRPr="00CC0718" w:rsidR="00C71DC8" w:rsidP="00244814" w:rsidRDefault="00C71DC8" w14:paraId="1C14B858" w14:textId="77777777">
            <w:pPr>
              <w:rPr>
                <w:color w:val="000000"/>
                <w:spacing w:val="-2"/>
                <w:sz w:val="18"/>
              </w:rPr>
            </w:pPr>
            <w:r w:rsidRPr="00CC0718">
              <w:rPr>
                <w:color w:val="000000"/>
                <w:spacing w:val="-2"/>
                <w:sz w:val="18"/>
              </w:rPr>
              <w:t>Document</w:t>
            </w:r>
          </w:p>
        </w:tc>
        <w:tc>
          <w:tcPr>
            <w:tcW w:w="1132" w:type="dxa"/>
            <w:tcBorders>
              <w:bottom w:val="single" w:color="8FB6EA" w:sz="5" w:space="0"/>
            </w:tcBorders>
            <w:shd w:val="clear" w:color="auto" w:fill="FFFFFF" w:themeFill="background1"/>
            <w:tcMar/>
          </w:tcPr>
          <w:p w:rsidRPr="00CC0718" w:rsidR="00C71DC8" w:rsidP="00244814" w:rsidRDefault="00C71DC8" w14:paraId="61F0BC91" w14:textId="77777777">
            <w:pPr>
              <w:rPr>
                <w:color w:val="000000"/>
                <w:spacing w:val="-2"/>
                <w:sz w:val="18"/>
              </w:rPr>
            </w:pPr>
            <w:r w:rsidRPr="00CC0718">
              <w:rPr>
                <w:color w:val="000000"/>
                <w:spacing w:val="-2"/>
                <w:sz w:val="18"/>
              </w:rPr>
              <w:t>3</w:t>
            </w:r>
          </w:p>
        </w:tc>
        <w:tc>
          <w:tcPr>
            <w:tcW w:w="1576" w:type="dxa"/>
            <w:gridSpan w:val="2"/>
            <w:tcBorders>
              <w:bottom w:val="single" w:color="8FB6EA" w:sz="5" w:space="0"/>
            </w:tcBorders>
            <w:shd w:val="clear" w:color="auto" w:fill="FFFFFF" w:themeFill="background1"/>
            <w:tcMar/>
          </w:tcPr>
          <w:p w:rsidRPr="00CC0718" w:rsidR="00C71DC8" w:rsidP="00244814" w:rsidRDefault="00C71DC8" w14:paraId="6B7EF425" w14:textId="77777777">
            <w:pPr>
              <w:rPr>
                <w:color w:val="000000"/>
                <w:spacing w:val="-2"/>
                <w:sz w:val="18"/>
              </w:rPr>
            </w:pPr>
            <w:r w:rsidRPr="00CC0718">
              <w:rPr>
                <w:color w:val="000000"/>
                <w:spacing w:val="-2"/>
                <w:sz w:val="18"/>
              </w:rPr>
              <w:t>3</w:t>
            </w:r>
          </w:p>
        </w:tc>
        <w:tc>
          <w:tcPr>
            <w:tcW w:w="1362" w:type="dxa"/>
            <w:tcBorders>
              <w:bottom w:val="single" w:color="8FB6EA" w:sz="5" w:space="0"/>
            </w:tcBorders>
            <w:shd w:val="clear" w:color="auto" w:fill="FFFFFF" w:themeFill="background1"/>
            <w:tcMar/>
          </w:tcPr>
          <w:p w:rsidRPr="00CC0718" w:rsidR="00C71DC8" w:rsidP="00244814" w:rsidRDefault="00C71DC8" w14:paraId="006917BF" w14:textId="77777777">
            <w:pPr>
              <w:rPr>
                <w:color w:val="000000"/>
                <w:spacing w:val="-2"/>
                <w:sz w:val="18"/>
              </w:rPr>
            </w:pPr>
            <w:r w:rsidRPr="00CC0718">
              <w:rPr>
                <w:color w:val="000000"/>
                <w:spacing w:val="-2"/>
                <w:sz w:val="18"/>
              </w:rPr>
              <w:t>78</w:t>
            </w:r>
          </w:p>
        </w:tc>
        <w:tc>
          <w:tcPr>
            <w:tcW w:w="1690" w:type="dxa"/>
            <w:tcBorders>
              <w:bottom w:val="single" w:color="8FB6EA" w:sz="5" w:space="0"/>
            </w:tcBorders>
            <w:shd w:val="clear" w:color="auto" w:fill="FFFFFF" w:themeFill="background1"/>
            <w:tcMar/>
          </w:tcPr>
          <w:p w:rsidRPr="00CC0718" w:rsidR="00C71DC8" w:rsidP="00244814" w:rsidRDefault="00C71DC8" w14:paraId="5AC0A7DE" w14:textId="77777777">
            <w:pPr>
              <w:rPr>
                <w:color w:val="000000"/>
                <w:spacing w:val="-2"/>
                <w:sz w:val="18"/>
              </w:rPr>
            </w:pPr>
            <w:r w:rsidRPr="00CC0718">
              <w:rPr>
                <w:color w:val="000000"/>
                <w:spacing w:val="-2"/>
                <w:sz w:val="18"/>
              </w:rPr>
              <w:t>3</w:t>
            </w:r>
          </w:p>
        </w:tc>
        <w:tc>
          <w:tcPr>
            <w:tcW w:w="1576" w:type="dxa"/>
            <w:tcBorders>
              <w:bottom w:val="single" w:color="8FB6EA" w:sz="5" w:space="0"/>
            </w:tcBorders>
            <w:shd w:val="clear" w:color="auto" w:fill="FFFFFF" w:themeFill="background1"/>
            <w:tcMar/>
          </w:tcPr>
          <w:p w:rsidRPr="00CC0718" w:rsidR="00C71DC8" w:rsidP="00244814" w:rsidRDefault="00C71DC8" w14:paraId="2BF4D34E" w14:textId="77777777">
            <w:pPr>
              <w:rPr>
                <w:color w:val="000000"/>
                <w:spacing w:val="-2"/>
                <w:sz w:val="18"/>
              </w:rPr>
            </w:pPr>
          </w:p>
        </w:tc>
      </w:tr>
      <w:tr w:rsidRPr="00CC0718" w:rsidR="00C71DC8" w:rsidTr="3A33D0EC" w14:paraId="4242489D" w14:textId="77777777">
        <w:trPr>
          <w:trHeight w:val="745" w:hRule="exact"/>
        </w:trPr>
        <w:tc>
          <w:tcPr>
            <w:tcW w:w="10717" w:type="dxa"/>
            <w:gridSpan w:val="8"/>
            <w:tcBorders>
              <w:top w:val="single" w:color="8FB6EA" w:sz="5" w:space="0"/>
            </w:tcBorders>
            <w:tcMar/>
          </w:tcPr>
          <w:p w:rsidRPr="00CC0718" w:rsidR="00C71DC8" w:rsidP="00244814" w:rsidRDefault="00C71DC8" w14:paraId="473B1FDD" w14:textId="77777777"/>
        </w:tc>
      </w:tr>
      <w:tr w:rsidRPr="00CC0718" w:rsidR="00C71DC8" w:rsidTr="3A33D0EC" w14:paraId="07DE0D52" w14:textId="77777777">
        <w:trPr>
          <w:trHeight w:val="760" w:hRule="exact"/>
        </w:trPr>
        <w:tc>
          <w:tcPr>
            <w:tcW w:w="10717" w:type="dxa"/>
            <w:gridSpan w:val="8"/>
            <w:tcMar/>
          </w:tcPr>
          <w:p w:rsidRPr="00CC0718" w:rsidR="00C71DC8" w:rsidP="00244814" w:rsidRDefault="00C71DC8" w14:paraId="03E87506" w14:textId="77777777"/>
        </w:tc>
      </w:tr>
      <w:tr w:rsidRPr="00CC0718" w:rsidR="00C71DC8" w:rsidTr="3A33D0EC" w14:paraId="0FBF3CDE" w14:textId="77777777">
        <w:trPr>
          <w:trHeight w:val="458" w:hRule="exact"/>
        </w:trPr>
        <w:tc>
          <w:tcPr>
            <w:tcW w:w="5359" w:type="dxa"/>
            <w:gridSpan w:val="4"/>
            <w:shd w:val="clear" w:color="auto" w:fill="FFFFFF" w:themeFill="background1"/>
            <w:tcMar/>
          </w:tcPr>
          <w:p w:rsidRPr="00CC0718" w:rsidR="00C71DC8" w:rsidP="00244814" w:rsidRDefault="00C71DC8" w14:paraId="6CB1C7B8" w14:textId="77777777">
            <w:pPr>
              <w:jc w:val="right"/>
              <w:rPr>
                <w:color w:val="000066"/>
                <w:spacing w:val="-2"/>
                <w:sz w:val="16"/>
              </w:rPr>
            </w:pPr>
            <w:r w:rsidRPr="00CC0718">
              <w:rPr>
                <w:color w:val="000066"/>
                <w:spacing w:val="-2"/>
                <w:sz w:val="16"/>
              </w:rPr>
              <w:t>Formatted Reports\\Code Summary Formatted Report</w:t>
            </w:r>
          </w:p>
        </w:tc>
        <w:tc>
          <w:tcPr>
            <w:tcW w:w="5358" w:type="dxa"/>
            <w:gridSpan w:val="4"/>
            <w:shd w:val="clear" w:color="auto" w:fill="FFFFFF" w:themeFill="background1"/>
            <w:tcMar/>
          </w:tcPr>
          <w:p w:rsidRPr="00CC0718" w:rsidR="00C71DC8" w:rsidP="00244814" w:rsidRDefault="00C71DC8" w14:paraId="7B47E23D" w14:textId="77777777">
            <w:pPr>
              <w:jc w:val="right"/>
              <w:rPr>
                <w:color w:val="000066"/>
                <w:spacing w:val="-2"/>
                <w:sz w:val="16"/>
              </w:rPr>
            </w:pPr>
            <w:r w:rsidRPr="00CC0718">
              <w:rPr>
                <w:color w:val="000066"/>
                <w:spacing w:val="-2"/>
                <w:sz w:val="16"/>
              </w:rPr>
              <w:t>Page 13 of 104</w:t>
            </w:r>
          </w:p>
        </w:tc>
      </w:tr>
      <w:tr w:rsidRPr="00CC0718" w:rsidR="00C71DC8" w:rsidTr="3A33D0EC" w14:paraId="1EECC6F4" w14:textId="77777777">
        <w:trPr>
          <w:trHeight w:val="444" w:hRule="exact"/>
        </w:trPr>
        <w:tc>
          <w:tcPr>
            <w:tcW w:w="10717" w:type="dxa"/>
            <w:gridSpan w:val="8"/>
            <w:shd w:val="clear" w:color="auto" w:fill="FFFFFF" w:themeFill="background1"/>
            <w:tcMar/>
            <w:vAlign w:val="center"/>
          </w:tcPr>
          <w:p w:rsidRPr="00CC0718" w:rsidR="00C71DC8" w:rsidP="00244814" w:rsidRDefault="00C71DC8" w14:paraId="368ECA1F" w14:textId="77777777">
            <w:pPr>
              <w:jc w:val="right"/>
              <w:rPr>
                <w:color w:val="000066"/>
                <w:spacing w:val="-2"/>
                <w:sz w:val="16"/>
              </w:rPr>
            </w:pPr>
            <w:r w:rsidRPr="00CC0718">
              <w:rPr>
                <w:color w:val="000066"/>
                <w:spacing w:val="-2"/>
                <w:sz w:val="16"/>
              </w:rPr>
              <w:t>11/13/2024 3:39 PM</w:t>
            </w:r>
          </w:p>
        </w:tc>
      </w:tr>
      <w:tr w:rsidRPr="00CC0718" w:rsidR="00C71DC8" w:rsidTr="3A33D0EC" w14:paraId="5F76EC60" w14:textId="77777777">
        <w:trPr>
          <w:trHeight w:val="459" w:hRule="exact"/>
        </w:trPr>
        <w:tc>
          <w:tcPr>
            <w:tcW w:w="3381" w:type="dxa"/>
            <w:gridSpan w:val="2"/>
            <w:shd w:val="clear" w:color="auto" w:fill="8FB6EA"/>
            <w:tcMar/>
          </w:tcPr>
          <w:p w:rsidRPr="00CC0718" w:rsidR="00C71DC8" w:rsidP="00244814" w:rsidRDefault="00C71DC8" w14:paraId="7C994140" w14:textId="77777777">
            <w:pPr>
              <w:rPr>
                <w:b/>
                <w:color w:val="000066"/>
                <w:spacing w:val="-2"/>
                <w:sz w:val="18"/>
              </w:rPr>
            </w:pPr>
            <w:r w:rsidRPr="00CC0718">
              <w:rPr>
                <w:b/>
                <w:color w:val="000066"/>
                <w:spacing w:val="-2"/>
                <w:sz w:val="18"/>
              </w:rPr>
              <w:t>File Type</w:t>
            </w:r>
          </w:p>
        </w:tc>
        <w:tc>
          <w:tcPr>
            <w:tcW w:w="1132" w:type="dxa"/>
            <w:shd w:val="clear" w:color="auto" w:fill="8FB6EA"/>
            <w:tcMar/>
          </w:tcPr>
          <w:p w:rsidRPr="00CC0718" w:rsidR="00C71DC8" w:rsidP="00244814" w:rsidRDefault="00C71DC8" w14:paraId="1E692073" w14:textId="77777777">
            <w:pPr>
              <w:rPr>
                <w:b/>
                <w:color w:val="000066"/>
                <w:spacing w:val="-2"/>
                <w:sz w:val="18"/>
              </w:rPr>
            </w:pPr>
            <w:r w:rsidRPr="00CC0718">
              <w:rPr>
                <w:b/>
                <w:color w:val="000066"/>
                <w:spacing w:val="-2"/>
                <w:sz w:val="18"/>
              </w:rPr>
              <w:t>Number of Files</w:t>
            </w:r>
          </w:p>
        </w:tc>
        <w:tc>
          <w:tcPr>
            <w:tcW w:w="1576" w:type="dxa"/>
            <w:gridSpan w:val="2"/>
            <w:shd w:val="clear" w:color="auto" w:fill="8FB6EA"/>
            <w:tcMar/>
          </w:tcPr>
          <w:p w:rsidRPr="00CC0718" w:rsidR="00C71DC8" w:rsidP="00244814" w:rsidRDefault="00C71DC8" w14:paraId="420E9A58" w14:textId="77777777">
            <w:pPr>
              <w:rPr>
                <w:b/>
                <w:color w:val="000066"/>
                <w:spacing w:val="-2"/>
                <w:sz w:val="18"/>
              </w:rPr>
            </w:pPr>
            <w:r w:rsidRPr="00CC0718">
              <w:rPr>
                <w:b/>
                <w:color w:val="000066"/>
                <w:spacing w:val="-2"/>
                <w:sz w:val="18"/>
              </w:rPr>
              <w:t>Number of Coding References</w:t>
            </w:r>
          </w:p>
        </w:tc>
        <w:tc>
          <w:tcPr>
            <w:tcW w:w="1362" w:type="dxa"/>
            <w:shd w:val="clear" w:color="auto" w:fill="8FB6EA"/>
            <w:tcMar/>
          </w:tcPr>
          <w:p w:rsidRPr="00CC0718" w:rsidR="00C71DC8" w:rsidP="00244814" w:rsidRDefault="00C71DC8" w14:paraId="4543EF25" w14:textId="77777777">
            <w:pPr>
              <w:rPr>
                <w:b/>
                <w:color w:val="000066"/>
                <w:spacing w:val="-2"/>
                <w:sz w:val="18"/>
              </w:rPr>
            </w:pPr>
            <w:r w:rsidRPr="00CC0718">
              <w:rPr>
                <w:b/>
                <w:color w:val="000066"/>
                <w:spacing w:val="-2"/>
                <w:sz w:val="18"/>
              </w:rPr>
              <w:t>Number of Words Coded</w:t>
            </w:r>
          </w:p>
        </w:tc>
        <w:tc>
          <w:tcPr>
            <w:tcW w:w="1690" w:type="dxa"/>
            <w:shd w:val="clear" w:color="auto" w:fill="8FB6EA"/>
            <w:tcMar/>
          </w:tcPr>
          <w:p w:rsidRPr="00CC0718" w:rsidR="00C71DC8" w:rsidP="00244814" w:rsidRDefault="00C71DC8" w14:paraId="5A3A3BBA" w14:textId="77777777">
            <w:pPr>
              <w:rPr>
                <w:b/>
                <w:color w:val="000066"/>
                <w:spacing w:val="-2"/>
                <w:sz w:val="18"/>
              </w:rPr>
            </w:pPr>
            <w:r w:rsidRPr="00CC0718">
              <w:rPr>
                <w:b/>
                <w:color w:val="000066"/>
                <w:spacing w:val="-2"/>
                <w:sz w:val="18"/>
              </w:rPr>
              <w:t>Number of Paragraphs Coded</w:t>
            </w:r>
          </w:p>
        </w:tc>
        <w:tc>
          <w:tcPr>
            <w:tcW w:w="1576" w:type="dxa"/>
            <w:shd w:val="clear" w:color="auto" w:fill="8FB6EA"/>
            <w:tcMar/>
          </w:tcPr>
          <w:p w:rsidRPr="00CC0718" w:rsidR="00C71DC8" w:rsidP="00244814" w:rsidRDefault="00C71DC8" w14:paraId="07122DE2" w14:textId="77777777">
            <w:pPr>
              <w:rPr>
                <w:b/>
                <w:color w:val="000066"/>
                <w:spacing w:val="-2"/>
                <w:sz w:val="18"/>
              </w:rPr>
            </w:pPr>
            <w:r w:rsidRPr="00CC0718">
              <w:rPr>
                <w:b/>
                <w:color w:val="000066"/>
                <w:spacing w:val="-2"/>
                <w:sz w:val="18"/>
              </w:rPr>
              <w:t>Duration Coded</w:t>
            </w:r>
          </w:p>
        </w:tc>
      </w:tr>
      <w:tr w:rsidRPr="00CC0718" w:rsidR="00C71DC8" w:rsidTr="3A33D0EC" w14:paraId="5467EC74" w14:textId="77777777">
        <w:trPr>
          <w:trHeight w:val="616" w:hRule="exact"/>
        </w:trPr>
        <w:tc>
          <w:tcPr>
            <w:tcW w:w="10717" w:type="dxa"/>
            <w:gridSpan w:val="8"/>
            <w:shd w:val="clear" w:color="auto" w:fill="FFFFFF" w:themeFill="background1"/>
            <w:tcMar/>
          </w:tcPr>
          <w:p w:rsidRPr="00CC0718" w:rsidR="00C71DC8" w:rsidP="00244814" w:rsidRDefault="00C71DC8" w14:paraId="7056FE55" w14:textId="77777777">
            <w:pPr>
              <w:rPr>
                <w:b/>
                <w:color w:val="5C83B4"/>
                <w:spacing w:val="-2"/>
                <w:sz w:val="24"/>
              </w:rPr>
            </w:pPr>
          </w:p>
        </w:tc>
      </w:tr>
      <w:tr w:rsidRPr="00CC0718" w:rsidR="00C71DC8" w:rsidTr="3A33D0EC" w14:paraId="4F2C7FAA" w14:textId="77777777">
        <w:trPr>
          <w:trHeight w:val="444" w:hRule="exact"/>
        </w:trPr>
        <w:tc>
          <w:tcPr>
            <w:tcW w:w="1805" w:type="dxa"/>
            <w:shd w:val="clear" w:color="auto" w:fill="FFFFFF" w:themeFill="background1"/>
            <w:tcMar/>
          </w:tcPr>
          <w:p w:rsidRPr="00CC0718" w:rsidR="00C71DC8" w:rsidP="00244814" w:rsidRDefault="00C71DC8" w14:paraId="31E6F56F" w14:textId="77777777">
            <w:pPr>
              <w:rPr>
                <w:b/>
                <w:color w:val="5C83B4"/>
                <w:spacing w:val="-2"/>
                <w:sz w:val="24"/>
              </w:rPr>
            </w:pPr>
            <w:r w:rsidRPr="00CC0718">
              <w:rPr>
                <w:b/>
                <w:color w:val="5C83B4"/>
                <w:spacing w:val="-2"/>
                <w:sz w:val="24"/>
              </w:rPr>
              <w:t>Nickname:</w:t>
            </w:r>
          </w:p>
        </w:tc>
        <w:tc>
          <w:tcPr>
            <w:tcW w:w="8912" w:type="dxa"/>
            <w:gridSpan w:val="7"/>
            <w:vMerge w:val="restart"/>
            <w:shd w:val="clear" w:color="auto" w:fill="FFFFFF" w:themeFill="background1"/>
            <w:tcMar/>
          </w:tcPr>
          <w:p w:rsidRPr="00CC0718" w:rsidR="00C71DC8" w:rsidP="3A33D0EC" w:rsidRDefault="00C71DC8" w14:paraId="04626E42" w14:textId="77777777">
            <w:pPr>
              <w:rPr>
                <w:b w:val="1"/>
                <w:bCs w:val="1"/>
                <w:color w:val="5C83B4"/>
                <w:spacing w:val="-2"/>
                <w:sz w:val="24"/>
                <w:szCs w:val="24"/>
                <w:lang w:val="en-US"/>
              </w:rPr>
            </w:pPr>
            <w:r w:rsidRPr="3A33D0EC" w:rsidR="00C71DC8">
              <w:rPr>
                <w:b w:val="1"/>
                <w:bCs w:val="1"/>
                <w:color w:val="5C83B4"/>
                <w:spacing w:val="-2"/>
                <w:sz w:val="24"/>
                <w:szCs w:val="24"/>
                <w:lang w:val="en-US"/>
              </w:rPr>
              <w:t xml:space="preserve">Codes\\AXIAL CODE\\Q12- Marketing Club tasks that could </w:t>
            </w:r>
            <w:r w:rsidRPr="3A33D0EC" w:rsidR="00C71DC8">
              <w:rPr>
                <w:b w:val="1"/>
                <w:bCs w:val="1"/>
                <w:color w:val="5C83B4"/>
                <w:spacing w:val="-2"/>
                <w:sz w:val="24"/>
                <w:szCs w:val="24"/>
                <w:lang w:val="en-US"/>
              </w:rPr>
              <w:t>demonstrate</w:t>
            </w:r>
            <w:r w:rsidRPr="3A33D0EC" w:rsidR="00C71DC8">
              <w:rPr>
                <w:b w:val="1"/>
                <w:bCs w:val="1"/>
                <w:color w:val="5C83B4"/>
                <w:spacing w:val="-2"/>
                <w:sz w:val="24"/>
                <w:szCs w:val="24"/>
                <w:lang w:val="en-US"/>
              </w:rPr>
              <w:t xml:space="preserve"> value\GIVE MARKETING TIPS AND DIRECTION\and if they could give us tips and give us some direction where to work upon</w:t>
            </w:r>
          </w:p>
        </w:tc>
      </w:tr>
      <w:tr w:rsidRPr="00CC0718" w:rsidR="00C71DC8" w:rsidTr="3A33D0EC" w14:paraId="5850F9A1" w14:textId="77777777">
        <w:trPr>
          <w:trHeight w:val="458" w:hRule="exact"/>
        </w:trPr>
        <w:tc>
          <w:tcPr>
            <w:tcW w:w="1805" w:type="dxa"/>
            <w:shd w:val="clear" w:color="auto" w:fill="FFFFFF" w:themeFill="background1"/>
            <w:tcMar/>
          </w:tcPr>
          <w:p w:rsidRPr="00CC0718" w:rsidR="00C71DC8" w:rsidP="00244814" w:rsidRDefault="00C71DC8" w14:paraId="792A849B" w14:textId="77777777">
            <w:pPr>
              <w:rPr>
                <w:b/>
                <w:color w:val="5C83B4"/>
                <w:spacing w:val="-2"/>
                <w:sz w:val="24"/>
              </w:rPr>
            </w:pPr>
            <w:r w:rsidRPr="00CC0718">
              <w:rPr>
                <w:b/>
                <w:color w:val="5C83B4"/>
                <w:spacing w:val="-2"/>
                <w:sz w:val="24"/>
              </w:rPr>
              <w:t>Classification:</w:t>
            </w:r>
          </w:p>
        </w:tc>
        <w:tc>
          <w:tcPr>
            <w:tcW w:w="8912" w:type="dxa"/>
            <w:gridSpan w:val="7"/>
            <w:vMerge/>
            <w:tcMar/>
          </w:tcPr>
          <w:p w:rsidRPr="00CC0718" w:rsidR="00C71DC8" w:rsidP="00244814" w:rsidRDefault="00C71DC8" w14:paraId="6F2E2511" w14:textId="77777777"/>
        </w:tc>
      </w:tr>
      <w:tr w:rsidRPr="00CC0718" w:rsidR="00C71DC8" w:rsidTr="3A33D0EC" w14:paraId="0207B640" w14:textId="77777777">
        <w:trPr>
          <w:trHeight w:val="445" w:hRule="exact"/>
        </w:trPr>
        <w:tc>
          <w:tcPr>
            <w:tcW w:w="1805" w:type="dxa"/>
            <w:shd w:val="clear" w:color="auto" w:fill="FFFFFF" w:themeFill="background1"/>
            <w:tcMar/>
          </w:tcPr>
          <w:p w:rsidRPr="00CC0718" w:rsidR="00C71DC8" w:rsidP="00244814" w:rsidRDefault="00C71DC8" w14:paraId="35858A74" w14:textId="77777777">
            <w:pPr>
              <w:rPr>
                <w:b/>
                <w:color w:val="5C83B4"/>
                <w:spacing w:val="-2"/>
                <w:sz w:val="24"/>
              </w:rPr>
            </w:pPr>
            <w:r w:rsidRPr="00CC0718">
              <w:rPr>
                <w:b/>
                <w:color w:val="5C83B4"/>
                <w:spacing w:val="-2"/>
                <w:sz w:val="24"/>
              </w:rPr>
              <w:t>Aggregated:</w:t>
            </w:r>
          </w:p>
        </w:tc>
        <w:tc>
          <w:tcPr>
            <w:tcW w:w="8912" w:type="dxa"/>
            <w:gridSpan w:val="7"/>
            <w:shd w:val="clear" w:color="auto" w:fill="FFFFFF" w:themeFill="background1"/>
            <w:tcMar/>
          </w:tcPr>
          <w:p w:rsidRPr="00CC0718" w:rsidR="00C71DC8" w:rsidP="00244814" w:rsidRDefault="00C71DC8" w14:paraId="5F1D4C5F" w14:textId="77777777">
            <w:pPr>
              <w:rPr>
                <w:b/>
                <w:color w:val="5C83B4"/>
                <w:spacing w:val="-2"/>
                <w:sz w:val="24"/>
              </w:rPr>
            </w:pPr>
            <w:r w:rsidRPr="00CC0718">
              <w:rPr>
                <w:b/>
                <w:color w:val="5C83B4"/>
                <w:spacing w:val="-2"/>
                <w:sz w:val="24"/>
              </w:rPr>
              <w:t>No</w:t>
            </w:r>
          </w:p>
        </w:tc>
      </w:tr>
      <w:tr w:rsidRPr="00CC0718" w:rsidR="00C71DC8" w:rsidTr="3A33D0EC" w14:paraId="2DACFB13" w14:textId="77777777">
        <w:trPr>
          <w:trHeight w:val="343" w:hRule="exact"/>
        </w:trPr>
        <w:tc>
          <w:tcPr>
            <w:tcW w:w="3381" w:type="dxa"/>
            <w:gridSpan w:val="2"/>
            <w:tcBorders>
              <w:bottom w:val="single" w:color="8FB6EA" w:sz="5" w:space="0"/>
            </w:tcBorders>
            <w:shd w:val="clear" w:color="auto" w:fill="FFFFFF" w:themeFill="background1"/>
            <w:tcMar/>
          </w:tcPr>
          <w:p w:rsidRPr="00CC0718" w:rsidR="00C71DC8" w:rsidP="00244814" w:rsidRDefault="00C71DC8" w14:paraId="7CE771A4" w14:textId="77777777">
            <w:pPr>
              <w:rPr>
                <w:color w:val="000000"/>
                <w:spacing w:val="-2"/>
                <w:sz w:val="18"/>
              </w:rPr>
            </w:pPr>
            <w:r w:rsidRPr="00CC0718">
              <w:rPr>
                <w:color w:val="000000"/>
                <w:spacing w:val="-2"/>
                <w:sz w:val="18"/>
              </w:rPr>
              <w:t>Document</w:t>
            </w:r>
          </w:p>
        </w:tc>
        <w:tc>
          <w:tcPr>
            <w:tcW w:w="1132" w:type="dxa"/>
            <w:tcBorders>
              <w:bottom w:val="single" w:color="8FB6EA" w:sz="5" w:space="0"/>
            </w:tcBorders>
            <w:shd w:val="clear" w:color="auto" w:fill="FFFFFF" w:themeFill="background1"/>
            <w:tcMar/>
          </w:tcPr>
          <w:p w:rsidRPr="00CC0718" w:rsidR="00C71DC8" w:rsidP="00244814" w:rsidRDefault="00C71DC8" w14:paraId="55FF89DB" w14:textId="77777777">
            <w:pPr>
              <w:rPr>
                <w:color w:val="000000"/>
                <w:spacing w:val="-2"/>
                <w:sz w:val="18"/>
              </w:rPr>
            </w:pPr>
            <w:r w:rsidRPr="00CC0718">
              <w:rPr>
                <w:color w:val="000000"/>
                <w:spacing w:val="-2"/>
                <w:sz w:val="18"/>
              </w:rPr>
              <w:t>2</w:t>
            </w:r>
          </w:p>
        </w:tc>
        <w:tc>
          <w:tcPr>
            <w:tcW w:w="1576" w:type="dxa"/>
            <w:gridSpan w:val="2"/>
            <w:tcBorders>
              <w:bottom w:val="single" w:color="8FB6EA" w:sz="5" w:space="0"/>
            </w:tcBorders>
            <w:shd w:val="clear" w:color="auto" w:fill="FFFFFF" w:themeFill="background1"/>
            <w:tcMar/>
          </w:tcPr>
          <w:p w:rsidRPr="00CC0718" w:rsidR="00C71DC8" w:rsidP="00244814" w:rsidRDefault="00C71DC8" w14:paraId="475868E8" w14:textId="77777777">
            <w:pPr>
              <w:rPr>
                <w:color w:val="000000"/>
                <w:spacing w:val="-2"/>
                <w:sz w:val="18"/>
              </w:rPr>
            </w:pPr>
            <w:r w:rsidRPr="00CC0718">
              <w:rPr>
                <w:color w:val="000000"/>
                <w:spacing w:val="-2"/>
                <w:sz w:val="18"/>
              </w:rPr>
              <w:t>2</w:t>
            </w:r>
          </w:p>
        </w:tc>
        <w:tc>
          <w:tcPr>
            <w:tcW w:w="1362" w:type="dxa"/>
            <w:tcBorders>
              <w:bottom w:val="single" w:color="8FB6EA" w:sz="5" w:space="0"/>
            </w:tcBorders>
            <w:shd w:val="clear" w:color="auto" w:fill="FFFFFF" w:themeFill="background1"/>
            <w:tcMar/>
          </w:tcPr>
          <w:p w:rsidRPr="00CC0718" w:rsidR="00C71DC8" w:rsidP="00244814" w:rsidRDefault="00C71DC8" w14:paraId="25BD57A9" w14:textId="77777777">
            <w:pPr>
              <w:rPr>
                <w:color w:val="000000"/>
                <w:spacing w:val="-2"/>
                <w:sz w:val="18"/>
              </w:rPr>
            </w:pPr>
            <w:r w:rsidRPr="00CC0718">
              <w:rPr>
                <w:color w:val="000000"/>
                <w:spacing w:val="-2"/>
                <w:sz w:val="18"/>
              </w:rPr>
              <w:t>20</w:t>
            </w:r>
          </w:p>
        </w:tc>
        <w:tc>
          <w:tcPr>
            <w:tcW w:w="1690" w:type="dxa"/>
            <w:tcBorders>
              <w:bottom w:val="single" w:color="8FB6EA" w:sz="5" w:space="0"/>
            </w:tcBorders>
            <w:shd w:val="clear" w:color="auto" w:fill="FFFFFF" w:themeFill="background1"/>
            <w:tcMar/>
          </w:tcPr>
          <w:p w:rsidRPr="00CC0718" w:rsidR="00C71DC8" w:rsidP="00244814" w:rsidRDefault="00C71DC8" w14:paraId="6BD8BDE4" w14:textId="77777777">
            <w:pPr>
              <w:rPr>
                <w:color w:val="000000"/>
                <w:spacing w:val="-2"/>
                <w:sz w:val="18"/>
              </w:rPr>
            </w:pPr>
            <w:r w:rsidRPr="00CC0718">
              <w:rPr>
                <w:color w:val="000000"/>
                <w:spacing w:val="-2"/>
                <w:sz w:val="18"/>
              </w:rPr>
              <w:t>2</w:t>
            </w:r>
          </w:p>
        </w:tc>
        <w:tc>
          <w:tcPr>
            <w:tcW w:w="1576" w:type="dxa"/>
            <w:tcBorders>
              <w:bottom w:val="single" w:color="8FB6EA" w:sz="5" w:space="0"/>
            </w:tcBorders>
            <w:shd w:val="clear" w:color="auto" w:fill="FFFFFF" w:themeFill="background1"/>
            <w:tcMar/>
          </w:tcPr>
          <w:p w:rsidRPr="00CC0718" w:rsidR="00C71DC8" w:rsidP="00244814" w:rsidRDefault="00C71DC8" w14:paraId="74F9C950" w14:textId="77777777">
            <w:pPr>
              <w:rPr>
                <w:color w:val="000000"/>
                <w:spacing w:val="-2"/>
                <w:sz w:val="18"/>
              </w:rPr>
            </w:pPr>
          </w:p>
        </w:tc>
      </w:tr>
      <w:tr w:rsidRPr="00CC0718" w:rsidR="00C71DC8" w:rsidTr="3A33D0EC" w14:paraId="17AEB2A2" w14:textId="77777777">
        <w:trPr>
          <w:trHeight w:val="445" w:hRule="exact"/>
        </w:trPr>
        <w:tc>
          <w:tcPr>
            <w:tcW w:w="10717" w:type="dxa"/>
            <w:gridSpan w:val="8"/>
            <w:tcBorders>
              <w:top w:val="single" w:color="8FB6EA" w:sz="5" w:space="0"/>
            </w:tcBorders>
            <w:tcMar/>
          </w:tcPr>
          <w:p w:rsidRPr="00CC0718" w:rsidR="00C71DC8" w:rsidP="00244814" w:rsidRDefault="00C71DC8" w14:paraId="6028C8DD" w14:textId="77777777"/>
        </w:tc>
      </w:tr>
      <w:tr w:rsidRPr="00CC0718" w:rsidR="00C71DC8" w:rsidTr="3A33D0EC" w14:paraId="57F810FE" w14:textId="77777777">
        <w:trPr>
          <w:trHeight w:val="601" w:hRule="exact"/>
        </w:trPr>
        <w:tc>
          <w:tcPr>
            <w:tcW w:w="10717" w:type="dxa"/>
            <w:gridSpan w:val="8"/>
            <w:shd w:val="clear" w:color="auto" w:fill="FFFFFF" w:themeFill="background1"/>
            <w:tcMar/>
          </w:tcPr>
          <w:p w:rsidRPr="00CC0718" w:rsidR="00C71DC8" w:rsidP="00244814" w:rsidRDefault="00C71DC8" w14:paraId="2407BD5B" w14:textId="77777777">
            <w:pPr>
              <w:rPr>
                <w:b/>
                <w:color w:val="5C83B4"/>
                <w:spacing w:val="-2"/>
                <w:sz w:val="24"/>
              </w:rPr>
            </w:pPr>
          </w:p>
        </w:tc>
      </w:tr>
      <w:tr w:rsidRPr="00CC0718" w:rsidR="00C71DC8" w:rsidTr="3A33D0EC" w14:paraId="58084085" w14:textId="77777777">
        <w:trPr>
          <w:trHeight w:val="459" w:hRule="exact"/>
        </w:trPr>
        <w:tc>
          <w:tcPr>
            <w:tcW w:w="1805" w:type="dxa"/>
            <w:shd w:val="clear" w:color="auto" w:fill="FFFFFF" w:themeFill="background1"/>
            <w:tcMar/>
          </w:tcPr>
          <w:p w:rsidRPr="00CC0718" w:rsidR="00C71DC8" w:rsidP="00244814" w:rsidRDefault="00C71DC8" w14:paraId="62B0BE4F" w14:textId="77777777">
            <w:pPr>
              <w:rPr>
                <w:b/>
                <w:color w:val="5C83B4"/>
                <w:spacing w:val="-2"/>
                <w:sz w:val="24"/>
              </w:rPr>
            </w:pPr>
            <w:r w:rsidRPr="00CC0718">
              <w:rPr>
                <w:b/>
                <w:color w:val="5C83B4"/>
                <w:spacing w:val="-2"/>
                <w:sz w:val="24"/>
              </w:rPr>
              <w:t>Nickname:</w:t>
            </w:r>
          </w:p>
        </w:tc>
        <w:tc>
          <w:tcPr>
            <w:tcW w:w="8912" w:type="dxa"/>
            <w:gridSpan w:val="7"/>
            <w:vMerge w:val="restart"/>
            <w:shd w:val="clear" w:color="auto" w:fill="FFFFFF" w:themeFill="background1"/>
            <w:tcMar/>
          </w:tcPr>
          <w:p w:rsidRPr="00CC0718" w:rsidR="00C71DC8" w:rsidP="3A33D0EC" w:rsidRDefault="00C71DC8" w14:paraId="3181B4F7" w14:textId="77777777">
            <w:pPr>
              <w:rPr>
                <w:b w:val="1"/>
                <w:bCs w:val="1"/>
                <w:color w:val="5C83B4"/>
                <w:spacing w:val="-2"/>
                <w:sz w:val="24"/>
                <w:szCs w:val="24"/>
                <w:lang w:val="en-US"/>
              </w:rPr>
            </w:pPr>
            <w:r w:rsidRPr="3A33D0EC" w:rsidR="00C71DC8">
              <w:rPr>
                <w:b w:val="1"/>
                <w:bCs w:val="1"/>
                <w:color w:val="5C83B4"/>
                <w:spacing w:val="-2"/>
                <w:sz w:val="24"/>
                <w:szCs w:val="24"/>
                <w:lang w:val="en-US"/>
              </w:rPr>
              <w:t xml:space="preserve">Codes\\AXIAL CODE\\Q12- Marketing Club tasks that could </w:t>
            </w:r>
            <w:r w:rsidRPr="3A33D0EC" w:rsidR="00C71DC8">
              <w:rPr>
                <w:b w:val="1"/>
                <w:bCs w:val="1"/>
                <w:color w:val="5C83B4"/>
                <w:spacing w:val="-2"/>
                <w:sz w:val="24"/>
                <w:szCs w:val="24"/>
                <w:lang w:val="en-US"/>
              </w:rPr>
              <w:t>demonstrate</w:t>
            </w:r>
            <w:r w:rsidRPr="3A33D0EC" w:rsidR="00C71DC8">
              <w:rPr>
                <w:b w:val="1"/>
                <w:bCs w:val="1"/>
                <w:color w:val="5C83B4"/>
                <w:spacing w:val="-2"/>
                <w:sz w:val="24"/>
                <w:szCs w:val="24"/>
                <w:lang w:val="en-US"/>
              </w:rPr>
              <w:t xml:space="preserve"> value\GIVE MARKETING TIPS AND DIRECTION\Research and Continuous Learning</w:t>
            </w:r>
          </w:p>
        </w:tc>
      </w:tr>
      <w:tr w:rsidRPr="00CC0718" w:rsidR="00C71DC8" w:rsidTr="3A33D0EC" w14:paraId="36BA309D" w14:textId="77777777">
        <w:trPr>
          <w:trHeight w:val="444" w:hRule="exact"/>
        </w:trPr>
        <w:tc>
          <w:tcPr>
            <w:tcW w:w="1805" w:type="dxa"/>
            <w:shd w:val="clear" w:color="auto" w:fill="FFFFFF" w:themeFill="background1"/>
            <w:tcMar/>
          </w:tcPr>
          <w:p w:rsidRPr="00CC0718" w:rsidR="00C71DC8" w:rsidP="00244814" w:rsidRDefault="00C71DC8" w14:paraId="4FA01185" w14:textId="77777777">
            <w:pPr>
              <w:rPr>
                <w:b/>
                <w:color w:val="5C83B4"/>
                <w:spacing w:val="-2"/>
                <w:sz w:val="24"/>
              </w:rPr>
            </w:pPr>
            <w:r w:rsidRPr="00CC0718">
              <w:rPr>
                <w:b/>
                <w:color w:val="5C83B4"/>
                <w:spacing w:val="-2"/>
                <w:sz w:val="24"/>
              </w:rPr>
              <w:t>Classification:</w:t>
            </w:r>
          </w:p>
        </w:tc>
        <w:tc>
          <w:tcPr>
            <w:tcW w:w="8912" w:type="dxa"/>
            <w:gridSpan w:val="7"/>
            <w:vMerge/>
            <w:tcMar/>
          </w:tcPr>
          <w:p w:rsidRPr="00CC0718" w:rsidR="00C71DC8" w:rsidP="00244814" w:rsidRDefault="00C71DC8" w14:paraId="4ACD0809" w14:textId="77777777"/>
        </w:tc>
      </w:tr>
      <w:tr w:rsidRPr="00CC0718" w:rsidR="00C71DC8" w:rsidTr="3A33D0EC" w14:paraId="279F8D58" w14:textId="77777777">
        <w:trPr>
          <w:trHeight w:val="459" w:hRule="exact"/>
        </w:trPr>
        <w:tc>
          <w:tcPr>
            <w:tcW w:w="1805" w:type="dxa"/>
            <w:shd w:val="clear" w:color="auto" w:fill="FFFFFF" w:themeFill="background1"/>
            <w:tcMar/>
          </w:tcPr>
          <w:p w:rsidRPr="00CC0718" w:rsidR="00C71DC8" w:rsidP="00244814" w:rsidRDefault="00C71DC8" w14:paraId="1FE7CDBB" w14:textId="77777777">
            <w:pPr>
              <w:rPr>
                <w:b/>
                <w:color w:val="5C83B4"/>
                <w:spacing w:val="-2"/>
                <w:sz w:val="24"/>
              </w:rPr>
            </w:pPr>
            <w:r w:rsidRPr="00CC0718">
              <w:rPr>
                <w:b/>
                <w:color w:val="5C83B4"/>
                <w:spacing w:val="-2"/>
                <w:sz w:val="24"/>
              </w:rPr>
              <w:t>Aggregated:</w:t>
            </w:r>
          </w:p>
        </w:tc>
        <w:tc>
          <w:tcPr>
            <w:tcW w:w="8912" w:type="dxa"/>
            <w:gridSpan w:val="7"/>
            <w:shd w:val="clear" w:color="auto" w:fill="FFFFFF" w:themeFill="background1"/>
            <w:tcMar/>
          </w:tcPr>
          <w:p w:rsidRPr="00CC0718" w:rsidR="00C71DC8" w:rsidP="00244814" w:rsidRDefault="00C71DC8" w14:paraId="1ACC387B" w14:textId="77777777">
            <w:pPr>
              <w:rPr>
                <w:b/>
                <w:color w:val="5C83B4"/>
                <w:spacing w:val="-2"/>
                <w:sz w:val="24"/>
              </w:rPr>
            </w:pPr>
            <w:r w:rsidRPr="00CC0718">
              <w:rPr>
                <w:b/>
                <w:color w:val="5C83B4"/>
                <w:spacing w:val="-2"/>
                <w:sz w:val="24"/>
              </w:rPr>
              <w:t>Yes</w:t>
            </w:r>
          </w:p>
        </w:tc>
      </w:tr>
      <w:tr w:rsidRPr="00CC0718" w:rsidR="00C71DC8" w:rsidTr="3A33D0EC" w14:paraId="05E4C617" w14:textId="77777777">
        <w:trPr>
          <w:trHeight w:val="329" w:hRule="exact"/>
        </w:trPr>
        <w:tc>
          <w:tcPr>
            <w:tcW w:w="3381" w:type="dxa"/>
            <w:gridSpan w:val="2"/>
            <w:tcBorders>
              <w:bottom w:val="single" w:color="8FB6EA" w:sz="5" w:space="0"/>
            </w:tcBorders>
            <w:shd w:val="clear" w:color="auto" w:fill="FFFFFF" w:themeFill="background1"/>
            <w:tcMar/>
          </w:tcPr>
          <w:p w:rsidRPr="00CC0718" w:rsidR="00C71DC8" w:rsidP="00244814" w:rsidRDefault="00C71DC8" w14:paraId="2EFE2776" w14:textId="77777777">
            <w:pPr>
              <w:rPr>
                <w:color w:val="000000"/>
                <w:spacing w:val="-2"/>
                <w:sz w:val="18"/>
              </w:rPr>
            </w:pPr>
            <w:r w:rsidRPr="00CC0718">
              <w:rPr>
                <w:color w:val="000000"/>
                <w:spacing w:val="-2"/>
                <w:sz w:val="18"/>
              </w:rPr>
              <w:t>Document</w:t>
            </w:r>
          </w:p>
        </w:tc>
        <w:tc>
          <w:tcPr>
            <w:tcW w:w="1132" w:type="dxa"/>
            <w:tcBorders>
              <w:bottom w:val="single" w:color="8FB6EA" w:sz="5" w:space="0"/>
            </w:tcBorders>
            <w:shd w:val="clear" w:color="auto" w:fill="FFFFFF" w:themeFill="background1"/>
            <w:tcMar/>
          </w:tcPr>
          <w:p w:rsidRPr="00CC0718" w:rsidR="00C71DC8" w:rsidP="00244814" w:rsidRDefault="00C71DC8" w14:paraId="673CA013" w14:textId="77777777">
            <w:pPr>
              <w:rPr>
                <w:color w:val="000000"/>
                <w:spacing w:val="-2"/>
                <w:sz w:val="18"/>
              </w:rPr>
            </w:pPr>
            <w:r w:rsidRPr="00CC0718">
              <w:rPr>
                <w:color w:val="000000"/>
                <w:spacing w:val="-2"/>
                <w:sz w:val="18"/>
              </w:rPr>
              <w:t>1</w:t>
            </w:r>
          </w:p>
        </w:tc>
        <w:tc>
          <w:tcPr>
            <w:tcW w:w="1576" w:type="dxa"/>
            <w:gridSpan w:val="2"/>
            <w:tcBorders>
              <w:bottom w:val="single" w:color="8FB6EA" w:sz="5" w:space="0"/>
            </w:tcBorders>
            <w:shd w:val="clear" w:color="auto" w:fill="FFFFFF" w:themeFill="background1"/>
            <w:tcMar/>
          </w:tcPr>
          <w:p w:rsidRPr="00CC0718" w:rsidR="00C71DC8" w:rsidP="00244814" w:rsidRDefault="00C71DC8" w14:paraId="1BD5DA50" w14:textId="77777777">
            <w:pPr>
              <w:rPr>
                <w:color w:val="000000"/>
                <w:spacing w:val="-2"/>
                <w:sz w:val="18"/>
              </w:rPr>
            </w:pPr>
            <w:r w:rsidRPr="00CC0718">
              <w:rPr>
                <w:color w:val="000000"/>
                <w:spacing w:val="-2"/>
                <w:sz w:val="18"/>
              </w:rPr>
              <w:t>1</w:t>
            </w:r>
          </w:p>
        </w:tc>
        <w:tc>
          <w:tcPr>
            <w:tcW w:w="1362" w:type="dxa"/>
            <w:tcBorders>
              <w:bottom w:val="single" w:color="8FB6EA" w:sz="5" w:space="0"/>
            </w:tcBorders>
            <w:shd w:val="clear" w:color="auto" w:fill="FFFFFF" w:themeFill="background1"/>
            <w:tcMar/>
          </w:tcPr>
          <w:p w:rsidRPr="00CC0718" w:rsidR="00C71DC8" w:rsidP="00244814" w:rsidRDefault="00C71DC8" w14:paraId="7624E7A1" w14:textId="77777777">
            <w:pPr>
              <w:rPr>
                <w:color w:val="000000"/>
                <w:spacing w:val="-2"/>
                <w:sz w:val="18"/>
              </w:rPr>
            </w:pPr>
            <w:r w:rsidRPr="00CC0718">
              <w:rPr>
                <w:color w:val="000000"/>
                <w:spacing w:val="-2"/>
                <w:sz w:val="18"/>
              </w:rPr>
              <w:t>58</w:t>
            </w:r>
          </w:p>
        </w:tc>
        <w:tc>
          <w:tcPr>
            <w:tcW w:w="1690" w:type="dxa"/>
            <w:tcBorders>
              <w:bottom w:val="single" w:color="8FB6EA" w:sz="5" w:space="0"/>
            </w:tcBorders>
            <w:shd w:val="clear" w:color="auto" w:fill="FFFFFF" w:themeFill="background1"/>
            <w:tcMar/>
          </w:tcPr>
          <w:p w:rsidRPr="00CC0718" w:rsidR="00C71DC8" w:rsidP="00244814" w:rsidRDefault="00C71DC8" w14:paraId="00D71104" w14:textId="77777777">
            <w:pPr>
              <w:rPr>
                <w:color w:val="000000"/>
                <w:spacing w:val="-2"/>
                <w:sz w:val="18"/>
              </w:rPr>
            </w:pPr>
            <w:r w:rsidRPr="00CC0718">
              <w:rPr>
                <w:color w:val="000000"/>
                <w:spacing w:val="-2"/>
                <w:sz w:val="18"/>
              </w:rPr>
              <w:t>1</w:t>
            </w:r>
          </w:p>
        </w:tc>
        <w:tc>
          <w:tcPr>
            <w:tcW w:w="1576" w:type="dxa"/>
            <w:tcBorders>
              <w:bottom w:val="single" w:color="8FB6EA" w:sz="5" w:space="0"/>
            </w:tcBorders>
            <w:shd w:val="clear" w:color="auto" w:fill="FFFFFF" w:themeFill="background1"/>
            <w:tcMar/>
          </w:tcPr>
          <w:p w:rsidRPr="00CC0718" w:rsidR="00C71DC8" w:rsidP="00244814" w:rsidRDefault="00C71DC8" w14:paraId="55B46DCA" w14:textId="77777777">
            <w:pPr>
              <w:rPr>
                <w:color w:val="000000"/>
                <w:spacing w:val="-2"/>
                <w:sz w:val="18"/>
              </w:rPr>
            </w:pPr>
          </w:p>
        </w:tc>
      </w:tr>
      <w:tr w:rsidRPr="00CC0718" w:rsidR="00C71DC8" w:rsidTr="3A33D0EC" w14:paraId="148C989E" w14:textId="77777777">
        <w:trPr>
          <w:trHeight w:val="459" w:hRule="exact"/>
        </w:trPr>
        <w:tc>
          <w:tcPr>
            <w:tcW w:w="10717" w:type="dxa"/>
            <w:gridSpan w:val="8"/>
            <w:tcBorders>
              <w:top w:val="single" w:color="8FB6EA" w:sz="5" w:space="0"/>
            </w:tcBorders>
            <w:tcMar/>
          </w:tcPr>
          <w:p w:rsidRPr="00CC0718" w:rsidR="00C71DC8" w:rsidP="00244814" w:rsidRDefault="00C71DC8" w14:paraId="349007EB" w14:textId="77777777"/>
        </w:tc>
      </w:tr>
      <w:tr w:rsidRPr="00CC0718" w:rsidR="00C71DC8" w:rsidTr="3A33D0EC" w14:paraId="34A53685" w14:textId="77777777">
        <w:trPr>
          <w:trHeight w:val="329" w:hRule="exact"/>
        </w:trPr>
        <w:tc>
          <w:tcPr>
            <w:tcW w:w="10717" w:type="dxa"/>
            <w:gridSpan w:val="8"/>
            <w:shd w:val="clear" w:color="auto" w:fill="FFFFFF" w:themeFill="background1"/>
            <w:tcMar/>
          </w:tcPr>
          <w:p w:rsidRPr="00CC0718" w:rsidR="00C71DC8" w:rsidP="00244814" w:rsidRDefault="00C71DC8" w14:paraId="70C79B7E" w14:textId="77777777">
            <w:pPr>
              <w:rPr>
                <w:b/>
                <w:color w:val="5C83B4"/>
                <w:spacing w:val="-2"/>
                <w:sz w:val="24"/>
              </w:rPr>
            </w:pPr>
          </w:p>
        </w:tc>
      </w:tr>
      <w:tr w:rsidRPr="00CC0718" w:rsidR="00C71DC8" w:rsidTr="3A33D0EC" w14:paraId="640E1960" w14:textId="77777777">
        <w:trPr>
          <w:trHeight w:val="459" w:hRule="exact"/>
        </w:trPr>
        <w:tc>
          <w:tcPr>
            <w:tcW w:w="1805" w:type="dxa"/>
            <w:shd w:val="clear" w:color="auto" w:fill="FFFFFF" w:themeFill="background1"/>
            <w:tcMar/>
          </w:tcPr>
          <w:p w:rsidRPr="00CC0718" w:rsidR="00C71DC8" w:rsidP="00244814" w:rsidRDefault="00C71DC8" w14:paraId="41296EFF" w14:textId="77777777">
            <w:pPr>
              <w:rPr>
                <w:b/>
                <w:color w:val="5C83B4"/>
                <w:spacing w:val="-2"/>
                <w:sz w:val="24"/>
              </w:rPr>
            </w:pPr>
            <w:r w:rsidRPr="00CC0718">
              <w:rPr>
                <w:b/>
                <w:color w:val="5C83B4"/>
                <w:spacing w:val="-2"/>
                <w:sz w:val="24"/>
              </w:rPr>
              <w:t>Nickname:</w:t>
            </w:r>
          </w:p>
        </w:tc>
        <w:tc>
          <w:tcPr>
            <w:tcW w:w="8912" w:type="dxa"/>
            <w:gridSpan w:val="7"/>
            <w:vMerge w:val="restart"/>
            <w:shd w:val="clear" w:color="auto" w:fill="FFFFFF" w:themeFill="background1"/>
            <w:tcMar/>
          </w:tcPr>
          <w:p w:rsidRPr="00CC0718" w:rsidR="00C71DC8" w:rsidP="3A33D0EC" w:rsidRDefault="00C71DC8" w14:paraId="6D940EF1" w14:textId="77777777">
            <w:pPr>
              <w:rPr>
                <w:b w:val="1"/>
                <w:bCs w:val="1"/>
                <w:color w:val="5C83B4"/>
                <w:spacing w:val="-2"/>
                <w:sz w:val="24"/>
                <w:szCs w:val="24"/>
                <w:lang w:val="en-US"/>
              </w:rPr>
            </w:pPr>
            <w:r w:rsidRPr="3A33D0EC" w:rsidR="00C71DC8">
              <w:rPr>
                <w:b w:val="1"/>
                <w:bCs w:val="1"/>
                <w:color w:val="5C83B4"/>
                <w:spacing w:val="-2"/>
                <w:sz w:val="24"/>
                <w:szCs w:val="24"/>
                <w:lang w:val="en-US"/>
              </w:rPr>
              <w:t xml:space="preserve">Codes\\AXIAL CODE\\Q12- Marketing Club tasks that could </w:t>
            </w:r>
            <w:r w:rsidRPr="3A33D0EC" w:rsidR="00C71DC8">
              <w:rPr>
                <w:b w:val="1"/>
                <w:bCs w:val="1"/>
                <w:color w:val="5C83B4"/>
                <w:spacing w:val="-2"/>
                <w:sz w:val="24"/>
                <w:szCs w:val="24"/>
                <w:lang w:val="en-US"/>
              </w:rPr>
              <w:t>demonstrate</w:t>
            </w:r>
            <w:r w:rsidRPr="3A33D0EC" w:rsidR="00C71DC8">
              <w:rPr>
                <w:b w:val="1"/>
                <w:bCs w:val="1"/>
                <w:color w:val="5C83B4"/>
                <w:spacing w:val="-2"/>
                <w:sz w:val="24"/>
                <w:szCs w:val="24"/>
                <w:lang w:val="en-US"/>
              </w:rPr>
              <w:t xml:space="preserve"> value\HELP WITH STRATEGIZING</w:t>
            </w:r>
          </w:p>
        </w:tc>
      </w:tr>
      <w:tr w:rsidRPr="00CC0718" w:rsidR="00C71DC8" w:rsidTr="3A33D0EC" w14:paraId="7C4E28E2" w14:textId="77777777">
        <w:trPr>
          <w:trHeight w:val="444" w:hRule="exact"/>
        </w:trPr>
        <w:tc>
          <w:tcPr>
            <w:tcW w:w="1805" w:type="dxa"/>
            <w:shd w:val="clear" w:color="auto" w:fill="FFFFFF" w:themeFill="background1"/>
            <w:tcMar/>
          </w:tcPr>
          <w:p w:rsidRPr="00CC0718" w:rsidR="00C71DC8" w:rsidP="00244814" w:rsidRDefault="00C71DC8" w14:paraId="0BF07263" w14:textId="77777777">
            <w:pPr>
              <w:rPr>
                <w:b/>
                <w:color w:val="5C83B4"/>
                <w:spacing w:val="-2"/>
                <w:sz w:val="24"/>
              </w:rPr>
            </w:pPr>
            <w:r w:rsidRPr="00CC0718">
              <w:rPr>
                <w:b/>
                <w:color w:val="5C83B4"/>
                <w:spacing w:val="-2"/>
                <w:sz w:val="24"/>
              </w:rPr>
              <w:t>Classification:</w:t>
            </w:r>
          </w:p>
        </w:tc>
        <w:tc>
          <w:tcPr>
            <w:tcW w:w="8912" w:type="dxa"/>
            <w:gridSpan w:val="7"/>
            <w:vMerge/>
            <w:tcMar/>
          </w:tcPr>
          <w:p w:rsidRPr="00CC0718" w:rsidR="00C71DC8" w:rsidP="00244814" w:rsidRDefault="00C71DC8" w14:paraId="2260F2C5" w14:textId="77777777"/>
        </w:tc>
      </w:tr>
      <w:tr w:rsidRPr="00CC0718" w:rsidR="00C71DC8" w:rsidTr="3A33D0EC" w14:paraId="3665F2A2" w14:textId="77777777">
        <w:trPr>
          <w:trHeight w:val="458" w:hRule="exact"/>
        </w:trPr>
        <w:tc>
          <w:tcPr>
            <w:tcW w:w="1805" w:type="dxa"/>
            <w:shd w:val="clear" w:color="auto" w:fill="FFFFFF" w:themeFill="background1"/>
            <w:tcMar/>
          </w:tcPr>
          <w:p w:rsidRPr="00CC0718" w:rsidR="00C71DC8" w:rsidP="00244814" w:rsidRDefault="00C71DC8" w14:paraId="5D836494" w14:textId="77777777">
            <w:pPr>
              <w:rPr>
                <w:b/>
                <w:color w:val="5C83B4"/>
                <w:spacing w:val="-2"/>
                <w:sz w:val="24"/>
              </w:rPr>
            </w:pPr>
            <w:r w:rsidRPr="00CC0718">
              <w:rPr>
                <w:b/>
                <w:color w:val="5C83B4"/>
                <w:spacing w:val="-2"/>
                <w:sz w:val="24"/>
              </w:rPr>
              <w:t>Aggregated:</w:t>
            </w:r>
          </w:p>
        </w:tc>
        <w:tc>
          <w:tcPr>
            <w:tcW w:w="8912" w:type="dxa"/>
            <w:gridSpan w:val="7"/>
            <w:shd w:val="clear" w:color="auto" w:fill="FFFFFF" w:themeFill="background1"/>
            <w:tcMar/>
          </w:tcPr>
          <w:p w:rsidRPr="00CC0718" w:rsidR="00C71DC8" w:rsidP="00244814" w:rsidRDefault="00C71DC8" w14:paraId="14B672FC" w14:textId="77777777">
            <w:pPr>
              <w:rPr>
                <w:b/>
                <w:color w:val="5C83B4"/>
                <w:spacing w:val="-2"/>
                <w:sz w:val="24"/>
              </w:rPr>
            </w:pPr>
            <w:r w:rsidRPr="00CC0718">
              <w:rPr>
                <w:b/>
                <w:color w:val="5C83B4"/>
                <w:spacing w:val="-2"/>
                <w:sz w:val="24"/>
              </w:rPr>
              <w:t>Yes</w:t>
            </w:r>
          </w:p>
        </w:tc>
      </w:tr>
      <w:tr w:rsidRPr="00CC0718" w:rsidR="00C71DC8" w:rsidTr="3A33D0EC" w14:paraId="7CAD8F01" w14:textId="77777777">
        <w:trPr>
          <w:trHeight w:val="344" w:hRule="exact"/>
        </w:trPr>
        <w:tc>
          <w:tcPr>
            <w:tcW w:w="3381" w:type="dxa"/>
            <w:gridSpan w:val="2"/>
            <w:tcBorders>
              <w:bottom w:val="single" w:color="8FB6EA" w:sz="5" w:space="0"/>
            </w:tcBorders>
            <w:shd w:val="clear" w:color="auto" w:fill="FFFFFF" w:themeFill="background1"/>
            <w:tcMar/>
          </w:tcPr>
          <w:p w:rsidRPr="00CC0718" w:rsidR="00C71DC8" w:rsidP="00244814" w:rsidRDefault="00C71DC8" w14:paraId="0019F677" w14:textId="77777777">
            <w:pPr>
              <w:rPr>
                <w:color w:val="000000"/>
                <w:spacing w:val="-2"/>
                <w:sz w:val="18"/>
              </w:rPr>
            </w:pPr>
            <w:r w:rsidRPr="00CC0718">
              <w:rPr>
                <w:color w:val="000000"/>
                <w:spacing w:val="-2"/>
                <w:sz w:val="18"/>
              </w:rPr>
              <w:t>Document</w:t>
            </w:r>
          </w:p>
        </w:tc>
        <w:tc>
          <w:tcPr>
            <w:tcW w:w="1132" w:type="dxa"/>
            <w:tcBorders>
              <w:bottom w:val="single" w:color="8FB6EA" w:sz="5" w:space="0"/>
            </w:tcBorders>
            <w:shd w:val="clear" w:color="auto" w:fill="FFFFFF" w:themeFill="background1"/>
            <w:tcMar/>
          </w:tcPr>
          <w:p w:rsidRPr="00CC0718" w:rsidR="00C71DC8" w:rsidP="00244814" w:rsidRDefault="00C71DC8" w14:paraId="7F10DCE3" w14:textId="77777777">
            <w:pPr>
              <w:rPr>
                <w:color w:val="000000"/>
                <w:spacing w:val="-2"/>
                <w:sz w:val="18"/>
              </w:rPr>
            </w:pPr>
            <w:r w:rsidRPr="00CC0718">
              <w:rPr>
                <w:color w:val="000000"/>
                <w:spacing w:val="-2"/>
                <w:sz w:val="18"/>
              </w:rPr>
              <w:t>4</w:t>
            </w:r>
          </w:p>
        </w:tc>
        <w:tc>
          <w:tcPr>
            <w:tcW w:w="1576" w:type="dxa"/>
            <w:gridSpan w:val="2"/>
            <w:tcBorders>
              <w:bottom w:val="single" w:color="8FB6EA" w:sz="5" w:space="0"/>
            </w:tcBorders>
            <w:shd w:val="clear" w:color="auto" w:fill="FFFFFF" w:themeFill="background1"/>
            <w:tcMar/>
          </w:tcPr>
          <w:p w:rsidRPr="00CC0718" w:rsidR="00C71DC8" w:rsidP="00244814" w:rsidRDefault="00C71DC8" w14:paraId="44F6F05E" w14:textId="77777777">
            <w:pPr>
              <w:rPr>
                <w:color w:val="000000"/>
                <w:spacing w:val="-2"/>
                <w:sz w:val="18"/>
              </w:rPr>
            </w:pPr>
            <w:r w:rsidRPr="00CC0718">
              <w:rPr>
                <w:color w:val="000000"/>
                <w:spacing w:val="-2"/>
                <w:sz w:val="18"/>
              </w:rPr>
              <w:t>9</w:t>
            </w:r>
          </w:p>
        </w:tc>
        <w:tc>
          <w:tcPr>
            <w:tcW w:w="1362" w:type="dxa"/>
            <w:tcBorders>
              <w:bottom w:val="single" w:color="8FB6EA" w:sz="5" w:space="0"/>
            </w:tcBorders>
            <w:shd w:val="clear" w:color="auto" w:fill="FFFFFF" w:themeFill="background1"/>
            <w:tcMar/>
          </w:tcPr>
          <w:p w:rsidRPr="00CC0718" w:rsidR="00C71DC8" w:rsidP="00244814" w:rsidRDefault="00C71DC8" w14:paraId="50703005" w14:textId="77777777">
            <w:pPr>
              <w:rPr>
                <w:color w:val="000000"/>
                <w:spacing w:val="-2"/>
                <w:sz w:val="18"/>
              </w:rPr>
            </w:pPr>
            <w:r w:rsidRPr="00CC0718">
              <w:rPr>
                <w:color w:val="000000"/>
                <w:spacing w:val="-2"/>
                <w:sz w:val="18"/>
              </w:rPr>
              <w:t>283</w:t>
            </w:r>
          </w:p>
        </w:tc>
        <w:tc>
          <w:tcPr>
            <w:tcW w:w="1690" w:type="dxa"/>
            <w:tcBorders>
              <w:bottom w:val="single" w:color="8FB6EA" w:sz="5" w:space="0"/>
            </w:tcBorders>
            <w:shd w:val="clear" w:color="auto" w:fill="FFFFFF" w:themeFill="background1"/>
            <w:tcMar/>
          </w:tcPr>
          <w:p w:rsidRPr="00CC0718" w:rsidR="00C71DC8" w:rsidP="00244814" w:rsidRDefault="00C71DC8" w14:paraId="7AEF22E7" w14:textId="77777777">
            <w:pPr>
              <w:rPr>
                <w:color w:val="000000"/>
                <w:spacing w:val="-2"/>
                <w:sz w:val="18"/>
              </w:rPr>
            </w:pPr>
            <w:r w:rsidRPr="00CC0718">
              <w:rPr>
                <w:color w:val="000000"/>
                <w:spacing w:val="-2"/>
                <w:sz w:val="18"/>
              </w:rPr>
              <w:t>9</w:t>
            </w:r>
          </w:p>
        </w:tc>
        <w:tc>
          <w:tcPr>
            <w:tcW w:w="1576" w:type="dxa"/>
            <w:tcBorders>
              <w:bottom w:val="single" w:color="8FB6EA" w:sz="5" w:space="0"/>
            </w:tcBorders>
            <w:shd w:val="clear" w:color="auto" w:fill="FFFFFF" w:themeFill="background1"/>
            <w:tcMar/>
          </w:tcPr>
          <w:p w:rsidRPr="00CC0718" w:rsidR="00C71DC8" w:rsidP="00244814" w:rsidRDefault="00C71DC8" w14:paraId="431AF81F" w14:textId="77777777">
            <w:pPr>
              <w:rPr>
                <w:color w:val="000000"/>
                <w:spacing w:val="-2"/>
                <w:sz w:val="18"/>
              </w:rPr>
            </w:pPr>
          </w:p>
        </w:tc>
      </w:tr>
      <w:tr w:rsidRPr="00CC0718" w:rsidR="00C71DC8" w:rsidTr="3A33D0EC" w14:paraId="1B5FB619" w14:textId="77777777">
        <w:trPr>
          <w:trHeight w:val="444" w:hRule="exact"/>
        </w:trPr>
        <w:tc>
          <w:tcPr>
            <w:tcW w:w="10717" w:type="dxa"/>
            <w:gridSpan w:val="8"/>
            <w:tcBorders>
              <w:top w:val="single" w:color="8FB6EA" w:sz="5" w:space="0"/>
            </w:tcBorders>
            <w:tcMar/>
          </w:tcPr>
          <w:p w:rsidRPr="00CC0718" w:rsidR="00C71DC8" w:rsidP="00244814" w:rsidRDefault="00C71DC8" w14:paraId="29542016" w14:textId="77777777"/>
        </w:tc>
      </w:tr>
      <w:tr w:rsidRPr="00CC0718" w:rsidR="00C71DC8" w:rsidTr="3A33D0EC" w14:paraId="563D4512" w14:textId="77777777">
        <w:trPr>
          <w:trHeight w:val="602" w:hRule="exact"/>
        </w:trPr>
        <w:tc>
          <w:tcPr>
            <w:tcW w:w="10717" w:type="dxa"/>
            <w:gridSpan w:val="8"/>
            <w:shd w:val="clear" w:color="auto" w:fill="FFFFFF" w:themeFill="background1"/>
            <w:tcMar/>
          </w:tcPr>
          <w:p w:rsidRPr="00CC0718" w:rsidR="00C71DC8" w:rsidP="00244814" w:rsidRDefault="00C71DC8" w14:paraId="41D9A936" w14:textId="77777777">
            <w:pPr>
              <w:rPr>
                <w:b/>
                <w:color w:val="5C83B4"/>
                <w:spacing w:val="-2"/>
                <w:sz w:val="24"/>
              </w:rPr>
            </w:pPr>
          </w:p>
        </w:tc>
      </w:tr>
      <w:tr w:rsidRPr="00CC0718" w:rsidR="00C71DC8" w:rsidTr="3A33D0EC" w14:paraId="3231A4D8" w14:textId="77777777">
        <w:trPr>
          <w:trHeight w:val="459" w:hRule="exact"/>
        </w:trPr>
        <w:tc>
          <w:tcPr>
            <w:tcW w:w="1805" w:type="dxa"/>
            <w:shd w:val="clear" w:color="auto" w:fill="FFFFFF" w:themeFill="background1"/>
            <w:tcMar/>
          </w:tcPr>
          <w:p w:rsidRPr="00CC0718" w:rsidR="00C71DC8" w:rsidP="00244814" w:rsidRDefault="00C71DC8" w14:paraId="078FB62F" w14:textId="77777777">
            <w:pPr>
              <w:rPr>
                <w:b/>
                <w:color w:val="5C83B4"/>
                <w:spacing w:val="-2"/>
                <w:sz w:val="24"/>
              </w:rPr>
            </w:pPr>
            <w:r w:rsidRPr="00CC0718">
              <w:rPr>
                <w:b/>
                <w:color w:val="5C83B4"/>
                <w:spacing w:val="-2"/>
                <w:sz w:val="24"/>
              </w:rPr>
              <w:t>Nickname:</w:t>
            </w:r>
          </w:p>
        </w:tc>
        <w:tc>
          <w:tcPr>
            <w:tcW w:w="8912" w:type="dxa"/>
            <w:gridSpan w:val="7"/>
            <w:vMerge w:val="restart"/>
            <w:shd w:val="clear" w:color="auto" w:fill="FFFFFF" w:themeFill="background1"/>
            <w:tcMar/>
          </w:tcPr>
          <w:p w:rsidRPr="00CC0718" w:rsidR="00C71DC8" w:rsidP="3A33D0EC" w:rsidRDefault="00C71DC8" w14:paraId="2F4CD91B" w14:textId="77777777">
            <w:pPr>
              <w:rPr>
                <w:b w:val="1"/>
                <w:bCs w:val="1"/>
                <w:color w:val="5C83B4"/>
                <w:spacing w:val="-2"/>
                <w:sz w:val="24"/>
                <w:szCs w:val="24"/>
                <w:lang w:val="en-US"/>
              </w:rPr>
            </w:pPr>
            <w:r w:rsidRPr="3A33D0EC" w:rsidR="00C71DC8">
              <w:rPr>
                <w:b w:val="1"/>
                <w:bCs w:val="1"/>
                <w:color w:val="5C83B4"/>
                <w:spacing w:val="-2"/>
                <w:sz w:val="24"/>
                <w:szCs w:val="24"/>
                <w:lang w:val="en-US"/>
              </w:rPr>
              <w:t xml:space="preserve">Codes\\AXIAL CODE\\Q12- Marketing Club tasks that could </w:t>
            </w:r>
            <w:r w:rsidRPr="3A33D0EC" w:rsidR="00C71DC8">
              <w:rPr>
                <w:b w:val="1"/>
                <w:bCs w:val="1"/>
                <w:color w:val="5C83B4"/>
                <w:spacing w:val="-2"/>
                <w:sz w:val="24"/>
                <w:szCs w:val="24"/>
                <w:lang w:val="en-US"/>
              </w:rPr>
              <w:t>demonstrate</w:t>
            </w:r>
            <w:r w:rsidRPr="3A33D0EC" w:rsidR="00C71DC8">
              <w:rPr>
                <w:b w:val="1"/>
                <w:bCs w:val="1"/>
                <w:color w:val="5C83B4"/>
                <w:spacing w:val="-2"/>
                <w:sz w:val="24"/>
                <w:szCs w:val="24"/>
                <w:lang w:val="en-US"/>
              </w:rPr>
              <w:t xml:space="preserve"> value\HELP WITH STRATEGIZING\Help with Strategizing on Fundraising</w:t>
            </w:r>
          </w:p>
        </w:tc>
      </w:tr>
      <w:tr w:rsidRPr="00CC0718" w:rsidR="00C71DC8" w:rsidTr="3A33D0EC" w14:paraId="0A0A65D7" w14:textId="77777777">
        <w:trPr>
          <w:trHeight w:val="444" w:hRule="exact"/>
        </w:trPr>
        <w:tc>
          <w:tcPr>
            <w:tcW w:w="1805" w:type="dxa"/>
            <w:shd w:val="clear" w:color="auto" w:fill="FFFFFF" w:themeFill="background1"/>
            <w:tcMar/>
          </w:tcPr>
          <w:p w:rsidRPr="00CC0718" w:rsidR="00C71DC8" w:rsidP="00244814" w:rsidRDefault="00C71DC8" w14:paraId="358DC99C" w14:textId="77777777">
            <w:pPr>
              <w:rPr>
                <w:b/>
                <w:color w:val="5C83B4"/>
                <w:spacing w:val="-2"/>
                <w:sz w:val="24"/>
              </w:rPr>
            </w:pPr>
            <w:r w:rsidRPr="00CC0718">
              <w:rPr>
                <w:b/>
                <w:color w:val="5C83B4"/>
                <w:spacing w:val="-2"/>
                <w:sz w:val="24"/>
              </w:rPr>
              <w:t>Classification:</w:t>
            </w:r>
          </w:p>
        </w:tc>
        <w:tc>
          <w:tcPr>
            <w:tcW w:w="8912" w:type="dxa"/>
            <w:gridSpan w:val="7"/>
            <w:vMerge/>
            <w:tcMar/>
          </w:tcPr>
          <w:p w:rsidRPr="00CC0718" w:rsidR="00C71DC8" w:rsidP="00244814" w:rsidRDefault="00C71DC8" w14:paraId="1B7C4908" w14:textId="77777777"/>
        </w:tc>
      </w:tr>
      <w:tr w:rsidRPr="00CC0718" w:rsidR="00C71DC8" w:rsidTr="3A33D0EC" w14:paraId="51FCB582" w14:textId="77777777">
        <w:trPr>
          <w:trHeight w:val="458" w:hRule="exact"/>
        </w:trPr>
        <w:tc>
          <w:tcPr>
            <w:tcW w:w="1805" w:type="dxa"/>
            <w:shd w:val="clear" w:color="auto" w:fill="FFFFFF" w:themeFill="background1"/>
            <w:tcMar/>
          </w:tcPr>
          <w:p w:rsidRPr="00CC0718" w:rsidR="00C71DC8" w:rsidP="00244814" w:rsidRDefault="00C71DC8" w14:paraId="4BF1A9D8" w14:textId="77777777">
            <w:pPr>
              <w:rPr>
                <w:b/>
                <w:color w:val="5C83B4"/>
                <w:spacing w:val="-2"/>
                <w:sz w:val="24"/>
              </w:rPr>
            </w:pPr>
            <w:r w:rsidRPr="00CC0718">
              <w:rPr>
                <w:b/>
                <w:color w:val="5C83B4"/>
                <w:spacing w:val="-2"/>
                <w:sz w:val="24"/>
              </w:rPr>
              <w:t>Aggregated:</w:t>
            </w:r>
          </w:p>
        </w:tc>
        <w:tc>
          <w:tcPr>
            <w:tcW w:w="8912" w:type="dxa"/>
            <w:gridSpan w:val="7"/>
            <w:shd w:val="clear" w:color="auto" w:fill="FFFFFF" w:themeFill="background1"/>
            <w:tcMar/>
          </w:tcPr>
          <w:p w:rsidRPr="00CC0718" w:rsidR="00C71DC8" w:rsidP="00244814" w:rsidRDefault="00C71DC8" w14:paraId="110D9AEA" w14:textId="77777777">
            <w:pPr>
              <w:rPr>
                <w:b/>
                <w:color w:val="5C83B4"/>
                <w:spacing w:val="-2"/>
                <w:sz w:val="24"/>
              </w:rPr>
            </w:pPr>
            <w:r w:rsidRPr="00CC0718">
              <w:rPr>
                <w:b/>
                <w:color w:val="5C83B4"/>
                <w:spacing w:val="-2"/>
                <w:sz w:val="24"/>
              </w:rPr>
              <w:t>Yes</w:t>
            </w:r>
          </w:p>
        </w:tc>
      </w:tr>
      <w:tr w:rsidRPr="00CC0718" w:rsidR="00C71DC8" w:rsidTr="3A33D0EC" w14:paraId="5A2FA193" w14:textId="77777777">
        <w:trPr>
          <w:trHeight w:val="330" w:hRule="exact"/>
        </w:trPr>
        <w:tc>
          <w:tcPr>
            <w:tcW w:w="3381" w:type="dxa"/>
            <w:gridSpan w:val="2"/>
            <w:tcBorders>
              <w:bottom w:val="single" w:color="8FB6EA" w:sz="5" w:space="0"/>
            </w:tcBorders>
            <w:shd w:val="clear" w:color="auto" w:fill="FFFFFF" w:themeFill="background1"/>
            <w:tcMar/>
          </w:tcPr>
          <w:p w:rsidRPr="00CC0718" w:rsidR="00C71DC8" w:rsidP="00244814" w:rsidRDefault="00C71DC8" w14:paraId="66CC2666" w14:textId="77777777">
            <w:pPr>
              <w:rPr>
                <w:color w:val="000000"/>
                <w:spacing w:val="-2"/>
                <w:sz w:val="18"/>
              </w:rPr>
            </w:pPr>
            <w:r w:rsidRPr="00CC0718">
              <w:rPr>
                <w:color w:val="000000"/>
                <w:spacing w:val="-2"/>
                <w:sz w:val="18"/>
              </w:rPr>
              <w:t>Document</w:t>
            </w:r>
          </w:p>
        </w:tc>
        <w:tc>
          <w:tcPr>
            <w:tcW w:w="1132" w:type="dxa"/>
            <w:tcBorders>
              <w:bottom w:val="single" w:color="8FB6EA" w:sz="5" w:space="0"/>
            </w:tcBorders>
            <w:shd w:val="clear" w:color="auto" w:fill="FFFFFF" w:themeFill="background1"/>
            <w:tcMar/>
          </w:tcPr>
          <w:p w:rsidRPr="00CC0718" w:rsidR="00C71DC8" w:rsidP="00244814" w:rsidRDefault="00C71DC8" w14:paraId="40E9FFA8" w14:textId="77777777">
            <w:pPr>
              <w:rPr>
                <w:color w:val="000000"/>
                <w:spacing w:val="-2"/>
                <w:sz w:val="18"/>
              </w:rPr>
            </w:pPr>
            <w:r w:rsidRPr="00CC0718">
              <w:rPr>
                <w:color w:val="000000"/>
                <w:spacing w:val="-2"/>
                <w:sz w:val="18"/>
              </w:rPr>
              <w:t>2</w:t>
            </w:r>
          </w:p>
        </w:tc>
        <w:tc>
          <w:tcPr>
            <w:tcW w:w="1576" w:type="dxa"/>
            <w:gridSpan w:val="2"/>
            <w:tcBorders>
              <w:bottom w:val="single" w:color="8FB6EA" w:sz="5" w:space="0"/>
            </w:tcBorders>
            <w:shd w:val="clear" w:color="auto" w:fill="FFFFFF" w:themeFill="background1"/>
            <w:tcMar/>
          </w:tcPr>
          <w:p w:rsidRPr="00CC0718" w:rsidR="00C71DC8" w:rsidP="00244814" w:rsidRDefault="00C71DC8" w14:paraId="6C019962" w14:textId="77777777">
            <w:pPr>
              <w:rPr>
                <w:color w:val="000000"/>
                <w:spacing w:val="-2"/>
                <w:sz w:val="18"/>
              </w:rPr>
            </w:pPr>
            <w:r w:rsidRPr="00CC0718">
              <w:rPr>
                <w:color w:val="000000"/>
                <w:spacing w:val="-2"/>
                <w:sz w:val="18"/>
              </w:rPr>
              <w:t>4</w:t>
            </w:r>
          </w:p>
        </w:tc>
        <w:tc>
          <w:tcPr>
            <w:tcW w:w="1362" w:type="dxa"/>
            <w:tcBorders>
              <w:bottom w:val="single" w:color="8FB6EA" w:sz="5" w:space="0"/>
            </w:tcBorders>
            <w:shd w:val="clear" w:color="auto" w:fill="FFFFFF" w:themeFill="background1"/>
            <w:tcMar/>
          </w:tcPr>
          <w:p w:rsidRPr="00CC0718" w:rsidR="00C71DC8" w:rsidP="00244814" w:rsidRDefault="00C71DC8" w14:paraId="14663E23" w14:textId="77777777">
            <w:pPr>
              <w:rPr>
                <w:color w:val="000000"/>
                <w:spacing w:val="-2"/>
                <w:sz w:val="18"/>
              </w:rPr>
            </w:pPr>
            <w:r w:rsidRPr="00CC0718">
              <w:rPr>
                <w:color w:val="000000"/>
                <w:spacing w:val="-2"/>
                <w:sz w:val="18"/>
              </w:rPr>
              <w:t>109</w:t>
            </w:r>
          </w:p>
        </w:tc>
        <w:tc>
          <w:tcPr>
            <w:tcW w:w="1690" w:type="dxa"/>
            <w:tcBorders>
              <w:bottom w:val="single" w:color="8FB6EA" w:sz="5" w:space="0"/>
            </w:tcBorders>
            <w:shd w:val="clear" w:color="auto" w:fill="FFFFFF" w:themeFill="background1"/>
            <w:tcMar/>
          </w:tcPr>
          <w:p w:rsidRPr="00CC0718" w:rsidR="00C71DC8" w:rsidP="00244814" w:rsidRDefault="00C71DC8" w14:paraId="316A9005" w14:textId="77777777">
            <w:pPr>
              <w:rPr>
                <w:color w:val="000000"/>
                <w:spacing w:val="-2"/>
                <w:sz w:val="18"/>
              </w:rPr>
            </w:pPr>
            <w:r w:rsidRPr="00CC0718">
              <w:rPr>
                <w:color w:val="000000"/>
                <w:spacing w:val="-2"/>
                <w:sz w:val="18"/>
              </w:rPr>
              <w:t>4</w:t>
            </w:r>
          </w:p>
        </w:tc>
        <w:tc>
          <w:tcPr>
            <w:tcW w:w="1576" w:type="dxa"/>
            <w:tcBorders>
              <w:bottom w:val="single" w:color="8FB6EA" w:sz="5" w:space="0"/>
            </w:tcBorders>
            <w:shd w:val="clear" w:color="auto" w:fill="FFFFFF" w:themeFill="background1"/>
            <w:tcMar/>
          </w:tcPr>
          <w:p w:rsidRPr="00CC0718" w:rsidR="00C71DC8" w:rsidP="00244814" w:rsidRDefault="00C71DC8" w14:paraId="6023D858" w14:textId="77777777">
            <w:pPr>
              <w:rPr>
                <w:color w:val="000000"/>
                <w:spacing w:val="-2"/>
                <w:sz w:val="18"/>
              </w:rPr>
            </w:pPr>
          </w:p>
        </w:tc>
      </w:tr>
      <w:tr w:rsidRPr="00CC0718" w:rsidR="00C71DC8" w:rsidTr="3A33D0EC" w14:paraId="4107AD0B" w14:textId="77777777">
        <w:trPr>
          <w:trHeight w:val="458" w:hRule="exact"/>
        </w:trPr>
        <w:tc>
          <w:tcPr>
            <w:tcW w:w="10717" w:type="dxa"/>
            <w:gridSpan w:val="8"/>
            <w:tcBorders>
              <w:top w:val="single" w:color="8FB6EA" w:sz="5" w:space="0"/>
            </w:tcBorders>
            <w:tcMar/>
          </w:tcPr>
          <w:p w:rsidRPr="00CC0718" w:rsidR="00C71DC8" w:rsidP="00244814" w:rsidRDefault="00C71DC8" w14:paraId="70567D09" w14:textId="77777777"/>
        </w:tc>
      </w:tr>
      <w:tr w:rsidRPr="00CC0718" w:rsidR="00C71DC8" w:rsidTr="3A33D0EC" w14:paraId="621F2604" w14:textId="77777777">
        <w:trPr>
          <w:trHeight w:val="602" w:hRule="exact"/>
        </w:trPr>
        <w:tc>
          <w:tcPr>
            <w:tcW w:w="10717" w:type="dxa"/>
            <w:gridSpan w:val="8"/>
            <w:shd w:val="clear" w:color="auto" w:fill="FFFFFF" w:themeFill="background1"/>
            <w:tcMar/>
          </w:tcPr>
          <w:p w:rsidRPr="00CC0718" w:rsidR="00C71DC8" w:rsidP="00244814" w:rsidRDefault="00C71DC8" w14:paraId="5E8652B1" w14:textId="77777777">
            <w:pPr>
              <w:rPr>
                <w:b/>
                <w:color w:val="5C83B4"/>
                <w:spacing w:val="-2"/>
                <w:sz w:val="24"/>
              </w:rPr>
            </w:pPr>
          </w:p>
        </w:tc>
      </w:tr>
      <w:tr w:rsidRPr="00CC0718" w:rsidR="00C71DC8" w:rsidTr="3A33D0EC" w14:paraId="4FFBF327" w14:textId="77777777">
        <w:trPr>
          <w:trHeight w:val="444" w:hRule="exact"/>
        </w:trPr>
        <w:tc>
          <w:tcPr>
            <w:tcW w:w="1805" w:type="dxa"/>
            <w:shd w:val="clear" w:color="auto" w:fill="FFFFFF" w:themeFill="background1"/>
            <w:tcMar/>
          </w:tcPr>
          <w:p w:rsidRPr="00CC0718" w:rsidR="00C71DC8" w:rsidP="00244814" w:rsidRDefault="00C71DC8" w14:paraId="60025FDC" w14:textId="77777777">
            <w:pPr>
              <w:rPr>
                <w:b/>
                <w:color w:val="5C83B4"/>
                <w:spacing w:val="-2"/>
                <w:sz w:val="24"/>
              </w:rPr>
            </w:pPr>
            <w:r w:rsidRPr="00CC0718">
              <w:rPr>
                <w:b/>
                <w:color w:val="5C83B4"/>
                <w:spacing w:val="-2"/>
                <w:sz w:val="24"/>
              </w:rPr>
              <w:t>Nickname:</w:t>
            </w:r>
          </w:p>
        </w:tc>
        <w:tc>
          <w:tcPr>
            <w:tcW w:w="8912" w:type="dxa"/>
            <w:gridSpan w:val="7"/>
            <w:vMerge w:val="restart"/>
            <w:shd w:val="clear" w:color="auto" w:fill="FFFFFF" w:themeFill="background1"/>
            <w:tcMar/>
          </w:tcPr>
          <w:p w:rsidRPr="00CC0718" w:rsidR="00C71DC8" w:rsidP="3A33D0EC" w:rsidRDefault="00C71DC8" w14:paraId="56247727" w14:textId="77777777">
            <w:pPr>
              <w:rPr>
                <w:b w:val="1"/>
                <w:bCs w:val="1"/>
                <w:color w:val="5C83B4"/>
                <w:spacing w:val="-2"/>
                <w:sz w:val="24"/>
                <w:szCs w:val="24"/>
                <w:lang w:val="en-US"/>
              </w:rPr>
            </w:pPr>
            <w:r w:rsidRPr="3A33D0EC" w:rsidR="00C71DC8">
              <w:rPr>
                <w:b w:val="1"/>
                <w:bCs w:val="1"/>
                <w:color w:val="5C83B4"/>
                <w:spacing w:val="-2"/>
                <w:sz w:val="24"/>
                <w:szCs w:val="24"/>
                <w:lang w:val="en-US"/>
              </w:rPr>
              <w:t xml:space="preserve">Codes\\AXIAL CODE\\Q12- Marketing Club tasks that could </w:t>
            </w:r>
            <w:r w:rsidRPr="3A33D0EC" w:rsidR="00C71DC8">
              <w:rPr>
                <w:b w:val="1"/>
                <w:bCs w:val="1"/>
                <w:color w:val="5C83B4"/>
                <w:spacing w:val="-2"/>
                <w:sz w:val="24"/>
                <w:szCs w:val="24"/>
                <w:lang w:val="en-US"/>
              </w:rPr>
              <w:t>demonstrate</w:t>
            </w:r>
            <w:r w:rsidRPr="3A33D0EC" w:rsidR="00C71DC8">
              <w:rPr>
                <w:b w:val="1"/>
                <w:bCs w:val="1"/>
                <w:color w:val="5C83B4"/>
                <w:spacing w:val="-2"/>
                <w:sz w:val="24"/>
                <w:szCs w:val="24"/>
                <w:lang w:val="en-US"/>
              </w:rPr>
              <w:t xml:space="preserve"> value\HELP WITH STRATEGIZING\Help with Strategy</w:t>
            </w:r>
          </w:p>
        </w:tc>
      </w:tr>
      <w:tr w:rsidRPr="00CC0718" w:rsidR="00C71DC8" w:rsidTr="3A33D0EC" w14:paraId="365A1D44" w14:textId="77777777">
        <w:trPr>
          <w:trHeight w:val="459" w:hRule="exact"/>
        </w:trPr>
        <w:tc>
          <w:tcPr>
            <w:tcW w:w="1805" w:type="dxa"/>
            <w:shd w:val="clear" w:color="auto" w:fill="FFFFFF" w:themeFill="background1"/>
            <w:tcMar/>
          </w:tcPr>
          <w:p w:rsidRPr="00CC0718" w:rsidR="00C71DC8" w:rsidP="00244814" w:rsidRDefault="00C71DC8" w14:paraId="0FABECCC" w14:textId="77777777">
            <w:pPr>
              <w:rPr>
                <w:b/>
                <w:color w:val="5C83B4"/>
                <w:spacing w:val="-2"/>
                <w:sz w:val="24"/>
              </w:rPr>
            </w:pPr>
            <w:r w:rsidRPr="00CC0718">
              <w:rPr>
                <w:b/>
                <w:color w:val="5C83B4"/>
                <w:spacing w:val="-2"/>
                <w:sz w:val="24"/>
              </w:rPr>
              <w:t>Classification:</w:t>
            </w:r>
          </w:p>
        </w:tc>
        <w:tc>
          <w:tcPr>
            <w:tcW w:w="8912" w:type="dxa"/>
            <w:gridSpan w:val="7"/>
            <w:vMerge/>
            <w:tcMar/>
          </w:tcPr>
          <w:p w:rsidRPr="00CC0718" w:rsidR="00C71DC8" w:rsidP="00244814" w:rsidRDefault="00C71DC8" w14:paraId="51A8087A" w14:textId="77777777"/>
        </w:tc>
      </w:tr>
      <w:tr w:rsidRPr="00CC0718" w:rsidR="00C71DC8" w:rsidTr="3A33D0EC" w14:paraId="52AE5A1B" w14:textId="77777777">
        <w:trPr>
          <w:trHeight w:val="444" w:hRule="exact"/>
        </w:trPr>
        <w:tc>
          <w:tcPr>
            <w:tcW w:w="1805" w:type="dxa"/>
            <w:shd w:val="clear" w:color="auto" w:fill="FFFFFF" w:themeFill="background1"/>
            <w:tcMar/>
          </w:tcPr>
          <w:p w:rsidRPr="00CC0718" w:rsidR="00C71DC8" w:rsidP="00244814" w:rsidRDefault="00C71DC8" w14:paraId="3A219797" w14:textId="77777777">
            <w:pPr>
              <w:rPr>
                <w:b/>
                <w:color w:val="5C83B4"/>
                <w:spacing w:val="-2"/>
                <w:sz w:val="24"/>
              </w:rPr>
            </w:pPr>
            <w:r w:rsidRPr="00CC0718">
              <w:rPr>
                <w:b/>
                <w:color w:val="5C83B4"/>
                <w:spacing w:val="-2"/>
                <w:sz w:val="24"/>
              </w:rPr>
              <w:t>Aggregated:</w:t>
            </w:r>
          </w:p>
        </w:tc>
        <w:tc>
          <w:tcPr>
            <w:tcW w:w="8912" w:type="dxa"/>
            <w:gridSpan w:val="7"/>
            <w:shd w:val="clear" w:color="auto" w:fill="FFFFFF" w:themeFill="background1"/>
            <w:tcMar/>
          </w:tcPr>
          <w:p w:rsidRPr="00CC0718" w:rsidR="00C71DC8" w:rsidP="00244814" w:rsidRDefault="00C71DC8" w14:paraId="35C1462F" w14:textId="77777777">
            <w:pPr>
              <w:rPr>
                <w:b/>
                <w:color w:val="5C83B4"/>
                <w:spacing w:val="-2"/>
                <w:sz w:val="24"/>
              </w:rPr>
            </w:pPr>
            <w:r w:rsidRPr="00CC0718">
              <w:rPr>
                <w:b/>
                <w:color w:val="5C83B4"/>
                <w:spacing w:val="-2"/>
                <w:sz w:val="24"/>
              </w:rPr>
              <w:t>Yes</w:t>
            </w:r>
          </w:p>
        </w:tc>
      </w:tr>
      <w:tr w:rsidRPr="00CC0718" w:rsidR="00C71DC8" w:rsidTr="3A33D0EC" w14:paraId="02B4203A" w14:textId="77777777">
        <w:trPr>
          <w:trHeight w:val="344" w:hRule="exact"/>
        </w:trPr>
        <w:tc>
          <w:tcPr>
            <w:tcW w:w="3381" w:type="dxa"/>
            <w:gridSpan w:val="2"/>
            <w:tcBorders>
              <w:bottom w:val="single" w:color="8FB6EA" w:sz="5" w:space="0"/>
            </w:tcBorders>
            <w:shd w:val="clear" w:color="auto" w:fill="FFFFFF" w:themeFill="background1"/>
            <w:tcMar/>
          </w:tcPr>
          <w:p w:rsidRPr="00CC0718" w:rsidR="00C71DC8" w:rsidP="00244814" w:rsidRDefault="00C71DC8" w14:paraId="05C3A045" w14:textId="77777777">
            <w:pPr>
              <w:rPr>
                <w:color w:val="000000"/>
                <w:spacing w:val="-2"/>
                <w:sz w:val="18"/>
              </w:rPr>
            </w:pPr>
            <w:r w:rsidRPr="00CC0718">
              <w:rPr>
                <w:color w:val="000000"/>
                <w:spacing w:val="-2"/>
                <w:sz w:val="18"/>
              </w:rPr>
              <w:t>Document</w:t>
            </w:r>
          </w:p>
        </w:tc>
        <w:tc>
          <w:tcPr>
            <w:tcW w:w="1132" w:type="dxa"/>
            <w:tcBorders>
              <w:bottom w:val="single" w:color="8FB6EA" w:sz="5" w:space="0"/>
            </w:tcBorders>
            <w:shd w:val="clear" w:color="auto" w:fill="FFFFFF" w:themeFill="background1"/>
            <w:tcMar/>
          </w:tcPr>
          <w:p w:rsidRPr="00CC0718" w:rsidR="00C71DC8" w:rsidP="00244814" w:rsidRDefault="00C71DC8" w14:paraId="3CE81E1B" w14:textId="77777777">
            <w:pPr>
              <w:rPr>
                <w:color w:val="000000"/>
                <w:spacing w:val="-2"/>
                <w:sz w:val="18"/>
              </w:rPr>
            </w:pPr>
            <w:r w:rsidRPr="00CC0718">
              <w:rPr>
                <w:color w:val="000000"/>
                <w:spacing w:val="-2"/>
                <w:sz w:val="18"/>
              </w:rPr>
              <w:t>1</w:t>
            </w:r>
          </w:p>
        </w:tc>
        <w:tc>
          <w:tcPr>
            <w:tcW w:w="1576" w:type="dxa"/>
            <w:gridSpan w:val="2"/>
            <w:tcBorders>
              <w:bottom w:val="single" w:color="8FB6EA" w:sz="5" w:space="0"/>
            </w:tcBorders>
            <w:shd w:val="clear" w:color="auto" w:fill="FFFFFF" w:themeFill="background1"/>
            <w:tcMar/>
          </w:tcPr>
          <w:p w:rsidRPr="00CC0718" w:rsidR="00C71DC8" w:rsidP="00244814" w:rsidRDefault="00C71DC8" w14:paraId="2FD7BDA3" w14:textId="77777777">
            <w:pPr>
              <w:rPr>
                <w:color w:val="000000"/>
                <w:spacing w:val="-2"/>
                <w:sz w:val="18"/>
              </w:rPr>
            </w:pPr>
            <w:r w:rsidRPr="00CC0718">
              <w:rPr>
                <w:color w:val="000000"/>
                <w:spacing w:val="-2"/>
                <w:sz w:val="18"/>
              </w:rPr>
              <w:t>3</w:t>
            </w:r>
          </w:p>
        </w:tc>
        <w:tc>
          <w:tcPr>
            <w:tcW w:w="1362" w:type="dxa"/>
            <w:tcBorders>
              <w:bottom w:val="single" w:color="8FB6EA" w:sz="5" w:space="0"/>
            </w:tcBorders>
            <w:shd w:val="clear" w:color="auto" w:fill="FFFFFF" w:themeFill="background1"/>
            <w:tcMar/>
          </w:tcPr>
          <w:p w:rsidRPr="00CC0718" w:rsidR="00C71DC8" w:rsidP="00244814" w:rsidRDefault="00C71DC8" w14:paraId="0292E92A" w14:textId="77777777">
            <w:pPr>
              <w:rPr>
                <w:color w:val="000000"/>
                <w:spacing w:val="-2"/>
                <w:sz w:val="18"/>
              </w:rPr>
            </w:pPr>
            <w:r w:rsidRPr="00CC0718">
              <w:rPr>
                <w:color w:val="000000"/>
                <w:spacing w:val="-2"/>
                <w:sz w:val="18"/>
              </w:rPr>
              <w:t>128</w:t>
            </w:r>
          </w:p>
        </w:tc>
        <w:tc>
          <w:tcPr>
            <w:tcW w:w="1690" w:type="dxa"/>
            <w:tcBorders>
              <w:bottom w:val="single" w:color="8FB6EA" w:sz="5" w:space="0"/>
            </w:tcBorders>
            <w:shd w:val="clear" w:color="auto" w:fill="FFFFFF" w:themeFill="background1"/>
            <w:tcMar/>
          </w:tcPr>
          <w:p w:rsidRPr="00CC0718" w:rsidR="00C71DC8" w:rsidP="00244814" w:rsidRDefault="00C71DC8" w14:paraId="5907A6A8" w14:textId="77777777">
            <w:pPr>
              <w:rPr>
                <w:color w:val="000000"/>
                <w:spacing w:val="-2"/>
                <w:sz w:val="18"/>
              </w:rPr>
            </w:pPr>
            <w:r w:rsidRPr="00CC0718">
              <w:rPr>
                <w:color w:val="000000"/>
                <w:spacing w:val="-2"/>
                <w:sz w:val="18"/>
              </w:rPr>
              <w:t>3</w:t>
            </w:r>
          </w:p>
        </w:tc>
        <w:tc>
          <w:tcPr>
            <w:tcW w:w="1576" w:type="dxa"/>
            <w:tcBorders>
              <w:bottom w:val="single" w:color="8FB6EA" w:sz="5" w:space="0"/>
            </w:tcBorders>
            <w:shd w:val="clear" w:color="auto" w:fill="FFFFFF" w:themeFill="background1"/>
            <w:tcMar/>
          </w:tcPr>
          <w:p w:rsidRPr="00CC0718" w:rsidR="00C71DC8" w:rsidP="00244814" w:rsidRDefault="00C71DC8" w14:paraId="15914FEE" w14:textId="77777777">
            <w:pPr>
              <w:rPr>
                <w:color w:val="000000"/>
                <w:spacing w:val="-2"/>
                <w:sz w:val="18"/>
              </w:rPr>
            </w:pPr>
          </w:p>
        </w:tc>
      </w:tr>
      <w:tr w:rsidRPr="00CC0718" w:rsidR="00C71DC8" w:rsidTr="3A33D0EC" w14:paraId="18E36B03" w14:textId="77777777">
        <w:trPr>
          <w:trHeight w:val="1246" w:hRule="exact"/>
        </w:trPr>
        <w:tc>
          <w:tcPr>
            <w:tcW w:w="10717" w:type="dxa"/>
            <w:gridSpan w:val="8"/>
            <w:tcBorders>
              <w:top w:val="single" w:color="8FB6EA" w:sz="5" w:space="0"/>
            </w:tcBorders>
            <w:tcMar/>
          </w:tcPr>
          <w:p w:rsidRPr="00CC0718" w:rsidR="00C71DC8" w:rsidP="00244814" w:rsidRDefault="00C71DC8" w14:paraId="5344FE7A" w14:textId="77777777"/>
        </w:tc>
      </w:tr>
      <w:tr w:rsidRPr="00CC0718" w:rsidR="00C71DC8" w:rsidTr="3A33D0EC" w14:paraId="7D8E3089" w14:textId="77777777">
        <w:trPr>
          <w:trHeight w:val="459" w:hRule="exact"/>
        </w:trPr>
        <w:tc>
          <w:tcPr>
            <w:tcW w:w="5359" w:type="dxa"/>
            <w:gridSpan w:val="4"/>
            <w:shd w:val="clear" w:color="auto" w:fill="FFFFFF" w:themeFill="background1"/>
            <w:tcMar/>
          </w:tcPr>
          <w:p w:rsidRPr="00CC0718" w:rsidR="00C71DC8" w:rsidP="00244814" w:rsidRDefault="00C71DC8" w14:paraId="678D10A7" w14:textId="77777777">
            <w:pPr>
              <w:jc w:val="right"/>
              <w:rPr>
                <w:color w:val="000066"/>
                <w:spacing w:val="-2"/>
                <w:sz w:val="16"/>
              </w:rPr>
            </w:pPr>
            <w:r w:rsidRPr="00CC0718">
              <w:rPr>
                <w:color w:val="000066"/>
                <w:spacing w:val="-2"/>
                <w:sz w:val="16"/>
              </w:rPr>
              <w:t>Formatted Reports\\Code Summary Formatted Report</w:t>
            </w:r>
          </w:p>
        </w:tc>
        <w:tc>
          <w:tcPr>
            <w:tcW w:w="5358" w:type="dxa"/>
            <w:gridSpan w:val="4"/>
            <w:shd w:val="clear" w:color="auto" w:fill="FFFFFF" w:themeFill="background1"/>
            <w:tcMar/>
          </w:tcPr>
          <w:p w:rsidRPr="00CC0718" w:rsidR="00C71DC8" w:rsidP="00244814" w:rsidRDefault="00C71DC8" w14:paraId="29C4CA36" w14:textId="77777777">
            <w:pPr>
              <w:jc w:val="right"/>
              <w:rPr>
                <w:color w:val="000066"/>
                <w:spacing w:val="-2"/>
                <w:sz w:val="16"/>
              </w:rPr>
            </w:pPr>
            <w:r w:rsidRPr="00CC0718">
              <w:rPr>
                <w:color w:val="000066"/>
                <w:spacing w:val="-2"/>
                <w:sz w:val="16"/>
              </w:rPr>
              <w:t>Page 14 of 104</w:t>
            </w:r>
          </w:p>
        </w:tc>
      </w:tr>
      <w:tr w:rsidRPr="00CC0718" w:rsidR="00C71DC8" w:rsidTr="3A33D0EC" w14:paraId="4F4FB3B0" w14:textId="77777777">
        <w:trPr>
          <w:trHeight w:val="444" w:hRule="exact"/>
        </w:trPr>
        <w:tc>
          <w:tcPr>
            <w:tcW w:w="10717" w:type="dxa"/>
            <w:gridSpan w:val="8"/>
            <w:shd w:val="clear" w:color="auto" w:fill="FFFFFF" w:themeFill="background1"/>
            <w:tcMar/>
            <w:vAlign w:val="center"/>
          </w:tcPr>
          <w:p w:rsidRPr="00CC0718" w:rsidR="00C71DC8" w:rsidP="00244814" w:rsidRDefault="00C71DC8" w14:paraId="52E8FD71" w14:textId="77777777">
            <w:pPr>
              <w:jc w:val="right"/>
              <w:rPr>
                <w:color w:val="000066"/>
                <w:spacing w:val="-2"/>
                <w:sz w:val="16"/>
              </w:rPr>
            </w:pPr>
            <w:r w:rsidRPr="00CC0718">
              <w:rPr>
                <w:color w:val="000066"/>
                <w:spacing w:val="-2"/>
                <w:sz w:val="16"/>
              </w:rPr>
              <w:t>11/13/2024 3:39 PM</w:t>
            </w:r>
          </w:p>
        </w:tc>
      </w:tr>
      <w:tr w:rsidRPr="00CC0718" w:rsidR="00C71DC8" w:rsidTr="3A33D0EC" w14:paraId="72D75743" w14:textId="77777777">
        <w:trPr>
          <w:trHeight w:val="459" w:hRule="exact"/>
        </w:trPr>
        <w:tc>
          <w:tcPr>
            <w:tcW w:w="3381" w:type="dxa"/>
            <w:gridSpan w:val="2"/>
            <w:shd w:val="clear" w:color="auto" w:fill="8FB6EA"/>
            <w:tcMar/>
          </w:tcPr>
          <w:p w:rsidRPr="00CC0718" w:rsidR="00C71DC8" w:rsidP="00244814" w:rsidRDefault="00C71DC8" w14:paraId="3FAD4666" w14:textId="77777777">
            <w:pPr>
              <w:rPr>
                <w:b/>
                <w:color w:val="000066"/>
                <w:spacing w:val="-2"/>
                <w:sz w:val="18"/>
              </w:rPr>
            </w:pPr>
            <w:r w:rsidRPr="00CC0718">
              <w:rPr>
                <w:b/>
                <w:color w:val="000066"/>
                <w:spacing w:val="-2"/>
                <w:sz w:val="18"/>
              </w:rPr>
              <w:lastRenderedPageBreak/>
              <w:t>File Type</w:t>
            </w:r>
          </w:p>
        </w:tc>
        <w:tc>
          <w:tcPr>
            <w:tcW w:w="1132" w:type="dxa"/>
            <w:shd w:val="clear" w:color="auto" w:fill="8FB6EA"/>
            <w:tcMar/>
          </w:tcPr>
          <w:p w:rsidRPr="00CC0718" w:rsidR="00C71DC8" w:rsidP="00244814" w:rsidRDefault="00C71DC8" w14:paraId="75727A43" w14:textId="77777777">
            <w:pPr>
              <w:rPr>
                <w:b/>
                <w:color w:val="000066"/>
                <w:spacing w:val="-2"/>
                <w:sz w:val="18"/>
              </w:rPr>
            </w:pPr>
            <w:r w:rsidRPr="00CC0718">
              <w:rPr>
                <w:b/>
                <w:color w:val="000066"/>
                <w:spacing w:val="-2"/>
                <w:sz w:val="18"/>
              </w:rPr>
              <w:t>Number of Files</w:t>
            </w:r>
          </w:p>
        </w:tc>
        <w:tc>
          <w:tcPr>
            <w:tcW w:w="1576" w:type="dxa"/>
            <w:gridSpan w:val="2"/>
            <w:shd w:val="clear" w:color="auto" w:fill="8FB6EA"/>
            <w:tcMar/>
          </w:tcPr>
          <w:p w:rsidRPr="00CC0718" w:rsidR="00C71DC8" w:rsidP="00244814" w:rsidRDefault="00C71DC8" w14:paraId="43C959EB" w14:textId="77777777">
            <w:pPr>
              <w:rPr>
                <w:b/>
                <w:color w:val="000066"/>
                <w:spacing w:val="-2"/>
                <w:sz w:val="18"/>
              </w:rPr>
            </w:pPr>
            <w:r w:rsidRPr="00CC0718">
              <w:rPr>
                <w:b/>
                <w:color w:val="000066"/>
                <w:spacing w:val="-2"/>
                <w:sz w:val="18"/>
              </w:rPr>
              <w:t>Number of Coding References</w:t>
            </w:r>
          </w:p>
        </w:tc>
        <w:tc>
          <w:tcPr>
            <w:tcW w:w="1362" w:type="dxa"/>
            <w:shd w:val="clear" w:color="auto" w:fill="8FB6EA"/>
            <w:tcMar/>
          </w:tcPr>
          <w:p w:rsidRPr="00CC0718" w:rsidR="00C71DC8" w:rsidP="00244814" w:rsidRDefault="00C71DC8" w14:paraId="1E8B76B2" w14:textId="77777777">
            <w:pPr>
              <w:rPr>
                <w:b/>
                <w:color w:val="000066"/>
                <w:spacing w:val="-2"/>
                <w:sz w:val="18"/>
              </w:rPr>
            </w:pPr>
            <w:r w:rsidRPr="00CC0718">
              <w:rPr>
                <w:b/>
                <w:color w:val="000066"/>
                <w:spacing w:val="-2"/>
                <w:sz w:val="18"/>
              </w:rPr>
              <w:t>Number of Words Coded</w:t>
            </w:r>
          </w:p>
        </w:tc>
        <w:tc>
          <w:tcPr>
            <w:tcW w:w="1690" w:type="dxa"/>
            <w:shd w:val="clear" w:color="auto" w:fill="8FB6EA"/>
            <w:tcMar/>
          </w:tcPr>
          <w:p w:rsidRPr="00CC0718" w:rsidR="00C71DC8" w:rsidP="00244814" w:rsidRDefault="00C71DC8" w14:paraId="67555AD6" w14:textId="77777777">
            <w:pPr>
              <w:rPr>
                <w:b/>
                <w:color w:val="000066"/>
                <w:spacing w:val="-2"/>
                <w:sz w:val="18"/>
              </w:rPr>
            </w:pPr>
            <w:r w:rsidRPr="00CC0718">
              <w:rPr>
                <w:b/>
                <w:color w:val="000066"/>
                <w:spacing w:val="-2"/>
                <w:sz w:val="18"/>
              </w:rPr>
              <w:t>Number of Paragraphs Coded</w:t>
            </w:r>
          </w:p>
        </w:tc>
        <w:tc>
          <w:tcPr>
            <w:tcW w:w="1576" w:type="dxa"/>
            <w:shd w:val="clear" w:color="auto" w:fill="8FB6EA"/>
            <w:tcMar/>
          </w:tcPr>
          <w:p w:rsidRPr="00CC0718" w:rsidR="00C71DC8" w:rsidP="00244814" w:rsidRDefault="00C71DC8" w14:paraId="508AAB38" w14:textId="77777777">
            <w:pPr>
              <w:rPr>
                <w:b/>
                <w:color w:val="000066"/>
                <w:spacing w:val="-2"/>
                <w:sz w:val="18"/>
              </w:rPr>
            </w:pPr>
            <w:r w:rsidRPr="00CC0718">
              <w:rPr>
                <w:b/>
                <w:color w:val="000066"/>
                <w:spacing w:val="-2"/>
                <w:sz w:val="18"/>
              </w:rPr>
              <w:t>Duration Coded</w:t>
            </w:r>
          </w:p>
        </w:tc>
      </w:tr>
      <w:tr w:rsidRPr="00CC0718" w:rsidR="00C71DC8" w:rsidTr="3A33D0EC" w14:paraId="6A0EBC7D" w14:textId="77777777">
        <w:trPr>
          <w:trHeight w:val="616" w:hRule="exact"/>
        </w:trPr>
        <w:tc>
          <w:tcPr>
            <w:tcW w:w="10717" w:type="dxa"/>
            <w:gridSpan w:val="8"/>
            <w:shd w:val="clear" w:color="auto" w:fill="FFFFFF" w:themeFill="background1"/>
            <w:tcMar/>
          </w:tcPr>
          <w:p w:rsidRPr="00CC0718" w:rsidR="00C71DC8" w:rsidP="00244814" w:rsidRDefault="00C71DC8" w14:paraId="4A3B8FF6" w14:textId="77777777">
            <w:pPr>
              <w:rPr>
                <w:b/>
                <w:color w:val="5C83B4"/>
                <w:spacing w:val="-2"/>
                <w:sz w:val="24"/>
              </w:rPr>
            </w:pPr>
          </w:p>
        </w:tc>
      </w:tr>
      <w:tr w:rsidRPr="00CC0718" w:rsidR="00C71DC8" w:rsidTr="3A33D0EC" w14:paraId="47DB681C" w14:textId="77777777">
        <w:trPr>
          <w:trHeight w:val="444" w:hRule="exact"/>
        </w:trPr>
        <w:tc>
          <w:tcPr>
            <w:tcW w:w="1805" w:type="dxa"/>
            <w:shd w:val="clear" w:color="auto" w:fill="FFFFFF" w:themeFill="background1"/>
            <w:tcMar/>
          </w:tcPr>
          <w:p w:rsidRPr="00CC0718" w:rsidR="00C71DC8" w:rsidP="00244814" w:rsidRDefault="00C71DC8" w14:paraId="5261E55F" w14:textId="77777777">
            <w:pPr>
              <w:rPr>
                <w:b/>
                <w:color w:val="5C83B4"/>
                <w:spacing w:val="-2"/>
                <w:sz w:val="24"/>
              </w:rPr>
            </w:pPr>
            <w:r w:rsidRPr="00CC0718">
              <w:rPr>
                <w:b/>
                <w:color w:val="5C83B4"/>
                <w:spacing w:val="-2"/>
                <w:sz w:val="24"/>
              </w:rPr>
              <w:t>Nickname:</w:t>
            </w:r>
          </w:p>
        </w:tc>
        <w:tc>
          <w:tcPr>
            <w:tcW w:w="8912" w:type="dxa"/>
            <w:gridSpan w:val="7"/>
            <w:vMerge w:val="restart"/>
            <w:shd w:val="clear" w:color="auto" w:fill="FFFFFF" w:themeFill="background1"/>
            <w:tcMar/>
          </w:tcPr>
          <w:p w:rsidRPr="00CC0718" w:rsidR="00C71DC8" w:rsidP="3A33D0EC" w:rsidRDefault="00C71DC8" w14:paraId="10A93ED0" w14:textId="77777777">
            <w:pPr>
              <w:rPr>
                <w:b w:val="1"/>
                <w:bCs w:val="1"/>
                <w:color w:val="5C83B4"/>
                <w:spacing w:val="-2"/>
                <w:sz w:val="24"/>
                <w:szCs w:val="24"/>
                <w:lang w:val="en-US"/>
              </w:rPr>
            </w:pPr>
            <w:r w:rsidRPr="3A33D0EC" w:rsidR="00C71DC8">
              <w:rPr>
                <w:b w:val="1"/>
                <w:bCs w:val="1"/>
                <w:color w:val="5C83B4"/>
                <w:spacing w:val="-2"/>
                <w:sz w:val="24"/>
                <w:szCs w:val="24"/>
                <w:lang w:val="en-US"/>
              </w:rPr>
              <w:t xml:space="preserve">Codes\\AXIAL CODE\\Q12- Marketing Club tasks that could </w:t>
            </w:r>
            <w:r w:rsidRPr="3A33D0EC" w:rsidR="00C71DC8">
              <w:rPr>
                <w:b w:val="1"/>
                <w:bCs w:val="1"/>
                <w:color w:val="5C83B4"/>
                <w:spacing w:val="-2"/>
                <w:sz w:val="24"/>
                <w:szCs w:val="24"/>
                <w:lang w:val="en-US"/>
              </w:rPr>
              <w:t>demonstrate</w:t>
            </w:r>
            <w:r w:rsidRPr="3A33D0EC" w:rsidR="00C71DC8">
              <w:rPr>
                <w:b w:val="1"/>
                <w:bCs w:val="1"/>
                <w:color w:val="5C83B4"/>
                <w:spacing w:val="-2"/>
                <w:sz w:val="24"/>
                <w:szCs w:val="24"/>
                <w:lang w:val="en-US"/>
              </w:rPr>
              <w:t xml:space="preserve"> value\HELP WITH STRATEGIZING\Understand the club needs, goals, and how it works</w:t>
            </w:r>
          </w:p>
        </w:tc>
      </w:tr>
      <w:tr w:rsidRPr="00CC0718" w:rsidR="00C71DC8" w:rsidTr="3A33D0EC" w14:paraId="6ADCDD1B" w14:textId="77777777">
        <w:trPr>
          <w:trHeight w:val="458" w:hRule="exact"/>
        </w:trPr>
        <w:tc>
          <w:tcPr>
            <w:tcW w:w="1805" w:type="dxa"/>
            <w:shd w:val="clear" w:color="auto" w:fill="FFFFFF" w:themeFill="background1"/>
            <w:tcMar/>
          </w:tcPr>
          <w:p w:rsidRPr="00CC0718" w:rsidR="00C71DC8" w:rsidP="00244814" w:rsidRDefault="00C71DC8" w14:paraId="4735DD01" w14:textId="77777777">
            <w:pPr>
              <w:rPr>
                <w:b/>
                <w:color w:val="5C83B4"/>
                <w:spacing w:val="-2"/>
                <w:sz w:val="24"/>
              </w:rPr>
            </w:pPr>
            <w:r w:rsidRPr="00CC0718">
              <w:rPr>
                <w:b/>
                <w:color w:val="5C83B4"/>
                <w:spacing w:val="-2"/>
                <w:sz w:val="24"/>
              </w:rPr>
              <w:t>Classification:</w:t>
            </w:r>
          </w:p>
        </w:tc>
        <w:tc>
          <w:tcPr>
            <w:tcW w:w="8912" w:type="dxa"/>
            <w:gridSpan w:val="7"/>
            <w:vMerge/>
            <w:tcMar/>
          </w:tcPr>
          <w:p w:rsidRPr="00CC0718" w:rsidR="00C71DC8" w:rsidP="00244814" w:rsidRDefault="00C71DC8" w14:paraId="786C393D" w14:textId="77777777"/>
        </w:tc>
      </w:tr>
      <w:tr w:rsidRPr="00CC0718" w:rsidR="00C71DC8" w:rsidTr="3A33D0EC" w14:paraId="0D261652" w14:textId="77777777">
        <w:trPr>
          <w:trHeight w:val="444" w:hRule="exact"/>
        </w:trPr>
        <w:tc>
          <w:tcPr>
            <w:tcW w:w="1805" w:type="dxa"/>
            <w:shd w:val="clear" w:color="auto" w:fill="FFFFFF" w:themeFill="background1"/>
            <w:tcMar/>
          </w:tcPr>
          <w:p w:rsidRPr="00CC0718" w:rsidR="00C71DC8" w:rsidP="00244814" w:rsidRDefault="00C71DC8" w14:paraId="361B5011" w14:textId="77777777">
            <w:pPr>
              <w:rPr>
                <w:b/>
                <w:color w:val="5C83B4"/>
                <w:spacing w:val="-2"/>
                <w:sz w:val="24"/>
              </w:rPr>
            </w:pPr>
            <w:r w:rsidRPr="00CC0718">
              <w:rPr>
                <w:b/>
                <w:color w:val="5C83B4"/>
                <w:spacing w:val="-2"/>
                <w:sz w:val="24"/>
              </w:rPr>
              <w:t>Aggregated:</w:t>
            </w:r>
          </w:p>
        </w:tc>
        <w:tc>
          <w:tcPr>
            <w:tcW w:w="8912" w:type="dxa"/>
            <w:gridSpan w:val="7"/>
            <w:shd w:val="clear" w:color="auto" w:fill="FFFFFF" w:themeFill="background1"/>
            <w:tcMar/>
          </w:tcPr>
          <w:p w:rsidRPr="00CC0718" w:rsidR="00C71DC8" w:rsidP="00244814" w:rsidRDefault="00C71DC8" w14:paraId="50DB6E5F" w14:textId="77777777">
            <w:pPr>
              <w:rPr>
                <w:b/>
                <w:color w:val="5C83B4"/>
                <w:spacing w:val="-2"/>
                <w:sz w:val="24"/>
              </w:rPr>
            </w:pPr>
            <w:r w:rsidRPr="00CC0718">
              <w:rPr>
                <w:b/>
                <w:color w:val="5C83B4"/>
                <w:spacing w:val="-2"/>
                <w:sz w:val="24"/>
              </w:rPr>
              <w:t>No</w:t>
            </w:r>
          </w:p>
        </w:tc>
      </w:tr>
      <w:tr w:rsidRPr="00CC0718" w:rsidR="00C71DC8" w:rsidTr="3A33D0EC" w14:paraId="4203CD90" w14:textId="77777777">
        <w:trPr>
          <w:trHeight w:val="344" w:hRule="exact"/>
        </w:trPr>
        <w:tc>
          <w:tcPr>
            <w:tcW w:w="3381" w:type="dxa"/>
            <w:gridSpan w:val="2"/>
            <w:tcBorders>
              <w:bottom w:val="single" w:color="8FB6EA" w:sz="5" w:space="0"/>
            </w:tcBorders>
            <w:shd w:val="clear" w:color="auto" w:fill="FFFFFF" w:themeFill="background1"/>
            <w:tcMar/>
          </w:tcPr>
          <w:p w:rsidRPr="00CC0718" w:rsidR="00C71DC8" w:rsidP="00244814" w:rsidRDefault="00C71DC8" w14:paraId="0932F92C" w14:textId="77777777">
            <w:pPr>
              <w:rPr>
                <w:color w:val="000000"/>
                <w:spacing w:val="-2"/>
                <w:sz w:val="18"/>
              </w:rPr>
            </w:pPr>
            <w:r w:rsidRPr="00CC0718">
              <w:rPr>
                <w:color w:val="000000"/>
                <w:spacing w:val="-2"/>
                <w:sz w:val="18"/>
              </w:rPr>
              <w:t>Document</w:t>
            </w:r>
          </w:p>
        </w:tc>
        <w:tc>
          <w:tcPr>
            <w:tcW w:w="1132" w:type="dxa"/>
            <w:tcBorders>
              <w:bottom w:val="single" w:color="8FB6EA" w:sz="5" w:space="0"/>
            </w:tcBorders>
            <w:shd w:val="clear" w:color="auto" w:fill="FFFFFF" w:themeFill="background1"/>
            <w:tcMar/>
          </w:tcPr>
          <w:p w:rsidRPr="00CC0718" w:rsidR="00C71DC8" w:rsidP="00244814" w:rsidRDefault="00C71DC8" w14:paraId="038DB500" w14:textId="77777777">
            <w:pPr>
              <w:rPr>
                <w:color w:val="000000"/>
                <w:spacing w:val="-2"/>
                <w:sz w:val="18"/>
              </w:rPr>
            </w:pPr>
            <w:r w:rsidRPr="00CC0718">
              <w:rPr>
                <w:color w:val="000000"/>
                <w:spacing w:val="-2"/>
                <w:sz w:val="18"/>
              </w:rPr>
              <w:t>1</w:t>
            </w:r>
          </w:p>
        </w:tc>
        <w:tc>
          <w:tcPr>
            <w:tcW w:w="1576" w:type="dxa"/>
            <w:gridSpan w:val="2"/>
            <w:tcBorders>
              <w:bottom w:val="single" w:color="8FB6EA" w:sz="5" w:space="0"/>
            </w:tcBorders>
            <w:shd w:val="clear" w:color="auto" w:fill="FFFFFF" w:themeFill="background1"/>
            <w:tcMar/>
          </w:tcPr>
          <w:p w:rsidRPr="00CC0718" w:rsidR="00C71DC8" w:rsidP="00244814" w:rsidRDefault="00C71DC8" w14:paraId="6E657453" w14:textId="77777777">
            <w:pPr>
              <w:rPr>
                <w:color w:val="000000"/>
                <w:spacing w:val="-2"/>
                <w:sz w:val="18"/>
              </w:rPr>
            </w:pPr>
            <w:r w:rsidRPr="00CC0718">
              <w:rPr>
                <w:color w:val="000000"/>
                <w:spacing w:val="-2"/>
                <w:sz w:val="18"/>
              </w:rPr>
              <w:t>2</w:t>
            </w:r>
          </w:p>
        </w:tc>
        <w:tc>
          <w:tcPr>
            <w:tcW w:w="1362" w:type="dxa"/>
            <w:tcBorders>
              <w:bottom w:val="single" w:color="8FB6EA" w:sz="5" w:space="0"/>
            </w:tcBorders>
            <w:shd w:val="clear" w:color="auto" w:fill="FFFFFF" w:themeFill="background1"/>
            <w:tcMar/>
          </w:tcPr>
          <w:p w:rsidRPr="00CC0718" w:rsidR="00C71DC8" w:rsidP="00244814" w:rsidRDefault="00C71DC8" w14:paraId="452C7E40" w14:textId="77777777">
            <w:pPr>
              <w:rPr>
                <w:color w:val="000000"/>
                <w:spacing w:val="-2"/>
                <w:sz w:val="18"/>
              </w:rPr>
            </w:pPr>
            <w:r w:rsidRPr="00CC0718">
              <w:rPr>
                <w:color w:val="000000"/>
                <w:spacing w:val="-2"/>
                <w:sz w:val="18"/>
              </w:rPr>
              <w:t>46</w:t>
            </w:r>
          </w:p>
        </w:tc>
        <w:tc>
          <w:tcPr>
            <w:tcW w:w="1690" w:type="dxa"/>
            <w:tcBorders>
              <w:bottom w:val="single" w:color="8FB6EA" w:sz="5" w:space="0"/>
            </w:tcBorders>
            <w:shd w:val="clear" w:color="auto" w:fill="FFFFFF" w:themeFill="background1"/>
            <w:tcMar/>
          </w:tcPr>
          <w:p w:rsidRPr="00CC0718" w:rsidR="00C71DC8" w:rsidP="00244814" w:rsidRDefault="00C71DC8" w14:paraId="56F43EE1" w14:textId="77777777">
            <w:pPr>
              <w:rPr>
                <w:color w:val="000000"/>
                <w:spacing w:val="-2"/>
                <w:sz w:val="18"/>
              </w:rPr>
            </w:pPr>
            <w:r w:rsidRPr="00CC0718">
              <w:rPr>
                <w:color w:val="000000"/>
                <w:spacing w:val="-2"/>
                <w:sz w:val="18"/>
              </w:rPr>
              <w:t>2</w:t>
            </w:r>
          </w:p>
        </w:tc>
        <w:tc>
          <w:tcPr>
            <w:tcW w:w="1576" w:type="dxa"/>
            <w:tcBorders>
              <w:bottom w:val="single" w:color="8FB6EA" w:sz="5" w:space="0"/>
            </w:tcBorders>
            <w:shd w:val="clear" w:color="auto" w:fill="FFFFFF" w:themeFill="background1"/>
            <w:tcMar/>
          </w:tcPr>
          <w:p w:rsidRPr="00CC0718" w:rsidR="00C71DC8" w:rsidP="00244814" w:rsidRDefault="00C71DC8" w14:paraId="731D3193" w14:textId="77777777">
            <w:pPr>
              <w:rPr>
                <w:color w:val="000000"/>
                <w:spacing w:val="-2"/>
                <w:sz w:val="18"/>
              </w:rPr>
            </w:pPr>
          </w:p>
        </w:tc>
      </w:tr>
      <w:tr w:rsidRPr="00CC0718" w:rsidR="00C71DC8" w:rsidTr="3A33D0EC" w14:paraId="2799E7B9" w14:textId="77777777">
        <w:trPr>
          <w:trHeight w:val="445" w:hRule="exact"/>
        </w:trPr>
        <w:tc>
          <w:tcPr>
            <w:tcW w:w="10717" w:type="dxa"/>
            <w:gridSpan w:val="8"/>
            <w:tcBorders>
              <w:top w:val="single" w:color="8FB6EA" w:sz="5" w:space="0"/>
            </w:tcBorders>
            <w:tcMar/>
          </w:tcPr>
          <w:p w:rsidRPr="00CC0718" w:rsidR="00C71DC8" w:rsidP="00244814" w:rsidRDefault="00C71DC8" w14:paraId="26F1DC37" w14:textId="77777777"/>
        </w:tc>
      </w:tr>
      <w:tr w:rsidRPr="00CC0718" w:rsidR="00C71DC8" w:rsidTr="3A33D0EC" w14:paraId="0D1C79C3" w14:textId="77777777">
        <w:trPr>
          <w:trHeight w:val="601" w:hRule="exact"/>
        </w:trPr>
        <w:tc>
          <w:tcPr>
            <w:tcW w:w="10717" w:type="dxa"/>
            <w:gridSpan w:val="8"/>
            <w:shd w:val="clear" w:color="auto" w:fill="FFFFFF" w:themeFill="background1"/>
            <w:tcMar/>
          </w:tcPr>
          <w:p w:rsidRPr="00CC0718" w:rsidR="00C71DC8" w:rsidP="00244814" w:rsidRDefault="00C71DC8" w14:paraId="565B7175" w14:textId="77777777">
            <w:pPr>
              <w:rPr>
                <w:b/>
                <w:color w:val="5C83B4"/>
                <w:spacing w:val="-2"/>
                <w:sz w:val="24"/>
              </w:rPr>
            </w:pPr>
          </w:p>
        </w:tc>
      </w:tr>
      <w:tr w:rsidRPr="00CC0718" w:rsidR="00C71DC8" w:rsidTr="3A33D0EC" w14:paraId="7EAFB480" w14:textId="77777777">
        <w:trPr>
          <w:trHeight w:val="459" w:hRule="exact"/>
        </w:trPr>
        <w:tc>
          <w:tcPr>
            <w:tcW w:w="1805" w:type="dxa"/>
            <w:shd w:val="clear" w:color="auto" w:fill="FFFFFF" w:themeFill="background1"/>
            <w:tcMar/>
          </w:tcPr>
          <w:p w:rsidRPr="00CC0718" w:rsidR="00C71DC8" w:rsidP="00244814" w:rsidRDefault="00C71DC8" w14:paraId="1877E2AB" w14:textId="77777777">
            <w:pPr>
              <w:rPr>
                <w:b/>
                <w:color w:val="5C83B4"/>
                <w:spacing w:val="-2"/>
                <w:sz w:val="24"/>
              </w:rPr>
            </w:pPr>
            <w:r w:rsidRPr="00CC0718">
              <w:rPr>
                <w:b/>
                <w:color w:val="5C83B4"/>
                <w:spacing w:val="-2"/>
                <w:sz w:val="24"/>
              </w:rPr>
              <w:t>Nickname:</w:t>
            </w:r>
          </w:p>
        </w:tc>
        <w:tc>
          <w:tcPr>
            <w:tcW w:w="8912" w:type="dxa"/>
            <w:gridSpan w:val="7"/>
            <w:vMerge w:val="restart"/>
            <w:shd w:val="clear" w:color="auto" w:fill="FFFFFF" w:themeFill="background1"/>
            <w:tcMar/>
          </w:tcPr>
          <w:p w:rsidRPr="00CC0718" w:rsidR="00C71DC8" w:rsidP="3A33D0EC" w:rsidRDefault="00C71DC8" w14:paraId="4A3F6FC5" w14:textId="77777777">
            <w:pPr>
              <w:rPr>
                <w:b w:val="1"/>
                <w:bCs w:val="1"/>
                <w:color w:val="5C83B4"/>
                <w:spacing w:val="-2"/>
                <w:sz w:val="24"/>
                <w:szCs w:val="24"/>
                <w:lang w:val="en-US"/>
              </w:rPr>
            </w:pPr>
            <w:r w:rsidRPr="3A33D0EC" w:rsidR="00C71DC8">
              <w:rPr>
                <w:b w:val="1"/>
                <w:bCs w:val="1"/>
                <w:color w:val="5C83B4"/>
                <w:spacing w:val="-2"/>
                <w:sz w:val="24"/>
                <w:szCs w:val="24"/>
                <w:lang w:val="en-US"/>
              </w:rPr>
              <w:t xml:space="preserve">Codes\\AXIAL CODE\\Q12- Marketing Club tasks that could </w:t>
            </w:r>
            <w:r w:rsidRPr="3A33D0EC" w:rsidR="00C71DC8">
              <w:rPr>
                <w:b w:val="1"/>
                <w:bCs w:val="1"/>
                <w:color w:val="5C83B4"/>
                <w:spacing w:val="-2"/>
                <w:sz w:val="24"/>
                <w:szCs w:val="24"/>
                <w:lang w:val="en-US"/>
              </w:rPr>
              <w:t xml:space="preserve">demonstrate</w:t>
            </w:r>
            <w:r w:rsidRPr="3A33D0EC" w:rsidR="00C71DC8">
              <w:rPr>
                <w:b w:val="1"/>
                <w:bCs w:val="1"/>
                <w:color w:val="5C83B4"/>
                <w:spacing w:val="-2"/>
                <w:sz w:val="24"/>
                <w:szCs w:val="24"/>
                <w:lang w:val="en-US"/>
              </w:rPr>
              <w:t xml:space="preserve"> value\MARKETING </w:t>
            </w:r>
            <w:r w:rsidRPr="3A33D0EC" w:rsidR="00C71DC8">
              <w:rPr>
                <w:b w:val="1"/>
                <w:bCs w:val="1"/>
                <w:color w:val="5C83B4"/>
                <w:spacing w:val="-2"/>
                <w:sz w:val="24"/>
                <w:szCs w:val="24"/>
                <w:lang w:val="en-US"/>
              </w:rPr>
              <w:t>MANAGEMENT ,</w:t>
            </w:r>
            <w:r w:rsidRPr="3A33D0EC" w:rsidR="00C71DC8">
              <w:rPr>
                <w:b w:val="1"/>
                <w:bCs w:val="1"/>
                <w:color w:val="5C83B4"/>
                <w:spacing w:val="-2"/>
                <w:sz w:val="24"/>
                <w:szCs w:val="24"/>
                <w:lang w:val="en-US"/>
              </w:rPr>
              <w:t xml:space="preserve"> PLANNING AND MATERIALS</w:t>
            </w:r>
          </w:p>
        </w:tc>
      </w:tr>
      <w:tr w:rsidRPr="00CC0718" w:rsidR="00C71DC8" w:rsidTr="3A33D0EC" w14:paraId="5B0DBD4F" w14:textId="77777777">
        <w:trPr>
          <w:trHeight w:val="444" w:hRule="exact"/>
        </w:trPr>
        <w:tc>
          <w:tcPr>
            <w:tcW w:w="1805" w:type="dxa"/>
            <w:shd w:val="clear" w:color="auto" w:fill="FFFFFF" w:themeFill="background1"/>
            <w:tcMar/>
          </w:tcPr>
          <w:p w:rsidRPr="00CC0718" w:rsidR="00C71DC8" w:rsidP="00244814" w:rsidRDefault="00C71DC8" w14:paraId="35AC8DD5" w14:textId="77777777">
            <w:pPr>
              <w:rPr>
                <w:b/>
                <w:color w:val="5C83B4"/>
                <w:spacing w:val="-2"/>
                <w:sz w:val="24"/>
              </w:rPr>
            </w:pPr>
            <w:r w:rsidRPr="00CC0718">
              <w:rPr>
                <w:b/>
                <w:color w:val="5C83B4"/>
                <w:spacing w:val="-2"/>
                <w:sz w:val="24"/>
              </w:rPr>
              <w:t>Classification:</w:t>
            </w:r>
          </w:p>
        </w:tc>
        <w:tc>
          <w:tcPr>
            <w:tcW w:w="8912" w:type="dxa"/>
            <w:gridSpan w:val="7"/>
            <w:vMerge/>
            <w:tcMar/>
          </w:tcPr>
          <w:p w:rsidRPr="00CC0718" w:rsidR="00C71DC8" w:rsidP="00244814" w:rsidRDefault="00C71DC8" w14:paraId="37C9FD78" w14:textId="77777777"/>
        </w:tc>
      </w:tr>
      <w:tr w:rsidRPr="00CC0718" w:rsidR="00C71DC8" w:rsidTr="3A33D0EC" w14:paraId="523CF8BA" w14:textId="77777777">
        <w:trPr>
          <w:trHeight w:val="458" w:hRule="exact"/>
        </w:trPr>
        <w:tc>
          <w:tcPr>
            <w:tcW w:w="1805" w:type="dxa"/>
            <w:shd w:val="clear" w:color="auto" w:fill="FFFFFF" w:themeFill="background1"/>
            <w:tcMar/>
          </w:tcPr>
          <w:p w:rsidRPr="00CC0718" w:rsidR="00C71DC8" w:rsidP="00244814" w:rsidRDefault="00C71DC8" w14:paraId="39245BF0" w14:textId="77777777">
            <w:pPr>
              <w:rPr>
                <w:b/>
                <w:color w:val="5C83B4"/>
                <w:spacing w:val="-2"/>
                <w:sz w:val="24"/>
              </w:rPr>
            </w:pPr>
            <w:r w:rsidRPr="00CC0718">
              <w:rPr>
                <w:b/>
                <w:color w:val="5C83B4"/>
                <w:spacing w:val="-2"/>
                <w:sz w:val="24"/>
              </w:rPr>
              <w:t>Aggregated:</w:t>
            </w:r>
          </w:p>
        </w:tc>
        <w:tc>
          <w:tcPr>
            <w:tcW w:w="8912" w:type="dxa"/>
            <w:gridSpan w:val="7"/>
            <w:shd w:val="clear" w:color="auto" w:fill="FFFFFF" w:themeFill="background1"/>
            <w:tcMar/>
          </w:tcPr>
          <w:p w:rsidRPr="00CC0718" w:rsidR="00C71DC8" w:rsidP="00244814" w:rsidRDefault="00C71DC8" w14:paraId="42E7D0AB" w14:textId="77777777">
            <w:pPr>
              <w:rPr>
                <w:b/>
                <w:color w:val="5C83B4"/>
                <w:spacing w:val="-2"/>
                <w:sz w:val="24"/>
              </w:rPr>
            </w:pPr>
            <w:r w:rsidRPr="00CC0718">
              <w:rPr>
                <w:b/>
                <w:color w:val="5C83B4"/>
                <w:spacing w:val="-2"/>
                <w:sz w:val="24"/>
              </w:rPr>
              <w:t>Yes</w:t>
            </w:r>
          </w:p>
        </w:tc>
      </w:tr>
      <w:tr w:rsidRPr="00CC0718" w:rsidR="00C71DC8" w:rsidTr="3A33D0EC" w14:paraId="5FEF8C46" w14:textId="77777777">
        <w:trPr>
          <w:trHeight w:val="330" w:hRule="exact"/>
        </w:trPr>
        <w:tc>
          <w:tcPr>
            <w:tcW w:w="3381" w:type="dxa"/>
            <w:gridSpan w:val="2"/>
            <w:tcBorders>
              <w:bottom w:val="single" w:color="8FB6EA" w:sz="5" w:space="0"/>
            </w:tcBorders>
            <w:shd w:val="clear" w:color="auto" w:fill="FFFFFF" w:themeFill="background1"/>
            <w:tcMar/>
          </w:tcPr>
          <w:p w:rsidRPr="00CC0718" w:rsidR="00C71DC8" w:rsidP="00244814" w:rsidRDefault="00C71DC8" w14:paraId="081ED1CA" w14:textId="77777777">
            <w:pPr>
              <w:rPr>
                <w:color w:val="000000"/>
                <w:spacing w:val="-2"/>
                <w:sz w:val="18"/>
              </w:rPr>
            </w:pPr>
            <w:r w:rsidRPr="00CC0718">
              <w:rPr>
                <w:color w:val="000000"/>
                <w:spacing w:val="-2"/>
                <w:sz w:val="18"/>
              </w:rPr>
              <w:t>Document</w:t>
            </w:r>
          </w:p>
        </w:tc>
        <w:tc>
          <w:tcPr>
            <w:tcW w:w="1132" w:type="dxa"/>
            <w:tcBorders>
              <w:bottom w:val="single" w:color="8FB6EA" w:sz="5" w:space="0"/>
            </w:tcBorders>
            <w:shd w:val="clear" w:color="auto" w:fill="FFFFFF" w:themeFill="background1"/>
            <w:tcMar/>
          </w:tcPr>
          <w:p w:rsidRPr="00CC0718" w:rsidR="00C71DC8" w:rsidP="00244814" w:rsidRDefault="00C71DC8" w14:paraId="2162DA2C" w14:textId="77777777">
            <w:pPr>
              <w:rPr>
                <w:color w:val="000000"/>
                <w:spacing w:val="-2"/>
                <w:sz w:val="18"/>
              </w:rPr>
            </w:pPr>
            <w:r w:rsidRPr="00CC0718">
              <w:rPr>
                <w:color w:val="000000"/>
                <w:spacing w:val="-2"/>
                <w:sz w:val="18"/>
              </w:rPr>
              <w:t>5</w:t>
            </w:r>
          </w:p>
        </w:tc>
        <w:tc>
          <w:tcPr>
            <w:tcW w:w="1576" w:type="dxa"/>
            <w:gridSpan w:val="2"/>
            <w:tcBorders>
              <w:bottom w:val="single" w:color="8FB6EA" w:sz="5" w:space="0"/>
            </w:tcBorders>
            <w:shd w:val="clear" w:color="auto" w:fill="FFFFFF" w:themeFill="background1"/>
            <w:tcMar/>
          </w:tcPr>
          <w:p w:rsidRPr="00CC0718" w:rsidR="00C71DC8" w:rsidP="00244814" w:rsidRDefault="00C71DC8" w14:paraId="68588EC4" w14:textId="77777777">
            <w:pPr>
              <w:rPr>
                <w:color w:val="000000"/>
                <w:spacing w:val="-2"/>
                <w:sz w:val="18"/>
              </w:rPr>
            </w:pPr>
            <w:r w:rsidRPr="00CC0718">
              <w:rPr>
                <w:color w:val="000000"/>
                <w:spacing w:val="-2"/>
                <w:sz w:val="18"/>
              </w:rPr>
              <w:t>7</w:t>
            </w:r>
          </w:p>
        </w:tc>
        <w:tc>
          <w:tcPr>
            <w:tcW w:w="1362" w:type="dxa"/>
            <w:tcBorders>
              <w:bottom w:val="single" w:color="8FB6EA" w:sz="5" w:space="0"/>
            </w:tcBorders>
            <w:shd w:val="clear" w:color="auto" w:fill="FFFFFF" w:themeFill="background1"/>
            <w:tcMar/>
          </w:tcPr>
          <w:p w:rsidRPr="00CC0718" w:rsidR="00C71DC8" w:rsidP="00244814" w:rsidRDefault="00C71DC8" w14:paraId="2869EBAB" w14:textId="77777777">
            <w:pPr>
              <w:rPr>
                <w:color w:val="000000"/>
                <w:spacing w:val="-2"/>
                <w:sz w:val="18"/>
              </w:rPr>
            </w:pPr>
            <w:r w:rsidRPr="00CC0718">
              <w:rPr>
                <w:color w:val="000000"/>
                <w:spacing w:val="-2"/>
                <w:sz w:val="18"/>
              </w:rPr>
              <w:t>64</w:t>
            </w:r>
          </w:p>
        </w:tc>
        <w:tc>
          <w:tcPr>
            <w:tcW w:w="1690" w:type="dxa"/>
            <w:tcBorders>
              <w:bottom w:val="single" w:color="8FB6EA" w:sz="5" w:space="0"/>
            </w:tcBorders>
            <w:shd w:val="clear" w:color="auto" w:fill="FFFFFF" w:themeFill="background1"/>
            <w:tcMar/>
          </w:tcPr>
          <w:p w:rsidRPr="00CC0718" w:rsidR="00C71DC8" w:rsidP="00244814" w:rsidRDefault="00C71DC8" w14:paraId="0282B945" w14:textId="77777777">
            <w:pPr>
              <w:rPr>
                <w:color w:val="000000"/>
                <w:spacing w:val="-2"/>
                <w:sz w:val="18"/>
              </w:rPr>
            </w:pPr>
            <w:r w:rsidRPr="00CC0718">
              <w:rPr>
                <w:color w:val="000000"/>
                <w:spacing w:val="-2"/>
                <w:sz w:val="18"/>
              </w:rPr>
              <w:t>7</w:t>
            </w:r>
          </w:p>
        </w:tc>
        <w:tc>
          <w:tcPr>
            <w:tcW w:w="1576" w:type="dxa"/>
            <w:tcBorders>
              <w:bottom w:val="single" w:color="8FB6EA" w:sz="5" w:space="0"/>
            </w:tcBorders>
            <w:shd w:val="clear" w:color="auto" w:fill="FFFFFF" w:themeFill="background1"/>
            <w:tcMar/>
          </w:tcPr>
          <w:p w:rsidRPr="00CC0718" w:rsidR="00C71DC8" w:rsidP="00244814" w:rsidRDefault="00C71DC8" w14:paraId="6C0A3DBE" w14:textId="77777777">
            <w:pPr>
              <w:rPr>
                <w:color w:val="000000"/>
                <w:spacing w:val="-2"/>
                <w:sz w:val="18"/>
              </w:rPr>
            </w:pPr>
          </w:p>
        </w:tc>
      </w:tr>
      <w:tr w:rsidRPr="00CC0718" w:rsidR="00C71DC8" w:rsidTr="3A33D0EC" w14:paraId="0BDE24E1" w14:textId="77777777">
        <w:trPr>
          <w:trHeight w:val="458" w:hRule="exact"/>
        </w:trPr>
        <w:tc>
          <w:tcPr>
            <w:tcW w:w="10717" w:type="dxa"/>
            <w:gridSpan w:val="8"/>
            <w:tcBorders>
              <w:top w:val="single" w:color="8FB6EA" w:sz="5" w:space="0"/>
            </w:tcBorders>
            <w:tcMar/>
          </w:tcPr>
          <w:p w:rsidRPr="00CC0718" w:rsidR="00C71DC8" w:rsidP="00244814" w:rsidRDefault="00C71DC8" w14:paraId="03E53991" w14:textId="77777777"/>
        </w:tc>
      </w:tr>
      <w:tr w:rsidRPr="00CC0718" w:rsidR="00C71DC8" w:rsidTr="3A33D0EC" w14:paraId="0C9E74FC" w14:textId="77777777">
        <w:trPr>
          <w:trHeight w:val="602" w:hRule="exact"/>
        </w:trPr>
        <w:tc>
          <w:tcPr>
            <w:tcW w:w="10717" w:type="dxa"/>
            <w:gridSpan w:val="8"/>
            <w:shd w:val="clear" w:color="auto" w:fill="FFFFFF" w:themeFill="background1"/>
            <w:tcMar/>
          </w:tcPr>
          <w:p w:rsidRPr="00CC0718" w:rsidR="00C71DC8" w:rsidP="00244814" w:rsidRDefault="00C71DC8" w14:paraId="64397DDD" w14:textId="77777777">
            <w:pPr>
              <w:rPr>
                <w:b/>
                <w:color w:val="5C83B4"/>
                <w:spacing w:val="-2"/>
                <w:sz w:val="24"/>
              </w:rPr>
            </w:pPr>
          </w:p>
        </w:tc>
      </w:tr>
      <w:tr w:rsidRPr="00CC0718" w:rsidR="00C71DC8" w:rsidTr="3A33D0EC" w14:paraId="488526F5" w14:textId="77777777">
        <w:trPr>
          <w:trHeight w:val="444" w:hRule="exact"/>
        </w:trPr>
        <w:tc>
          <w:tcPr>
            <w:tcW w:w="1805" w:type="dxa"/>
            <w:shd w:val="clear" w:color="auto" w:fill="FFFFFF" w:themeFill="background1"/>
            <w:tcMar/>
          </w:tcPr>
          <w:p w:rsidRPr="00CC0718" w:rsidR="00C71DC8" w:rsidP="00244814" w:rsidRDefault="00C71DC8" w14:paraId="35FA9807" w14:textId="77777777">
            <w:pPr>
              <w:rPr>
                <w:b/>
                <w:color w:val="5C83B4"/>
                <w:spacing w:val="-2"/>
                <w:sz w:val="24"/>
              </w:rPr>
            </w:pPr>
            <w:r w:rsidRPr="00CC0718">
              <w:rPr>
                <w:b/>
                <w:color w:val="5C83B4"/>
                <w:spacing w:val="-2"/>
                <w:sz w:val="24"/>
              </w:rPr>
              <w:t>Nickname:</w:t>
            </w:r>
          </w:p>
        </w:tc>
        <w:tc>
          <w:tcPr>
            <w:tcW w:w="8912" w:type="dxa"/>
            <w:gridSpan w:val="7"/>
            <w:vMerge w:val="restart"/>
            <w:shd w:val="clear" w:color="auto" w:fill="FFFFFF" w:themeFill="background1"/>
            <w:tcMar/>
          </w:tcPr>
          <w:p w:rsidRPr="00CC0718" w:rsidR="00C71DC8" w:rsidP="3A33D0EC" w:rsidRDefault="00C71DC8" w14:paraId="69A70C06" w14:textId="77777777">
            <w:pPr>
              <w:rPr>
                <w:b w:val="1"/>
                <w:bCs w:val="1"/>
                <w:color w:val="5C83B4"/>
                <w:spacing w:val="-2"/>
                <w:sz w:val="24"/>
                <w:szCs w:val="24"/>
                <w:lang w:val="en-US"/>
              </w:rPr>
            </w:pPr>
            <w:r w:rsidRPr="3A33D0EC" w:rsidR="00C71DC8">
              <w:rPr>
                <w:b w:val="1"/>
                <w:bCs w:val="1"/>
                <w:color w:val="5C83B4"/>
                <w:spacing w:val="-2"/>
                <w:sz w:val="24"/>
                <w:szCs w:val="24"/>
                <w:lang w:val="en-US"/>
              </w:rPr>
              <w:t xml:space="preserve">Codes\\AXIAL CODE\\Q12- Marketing Club tasks that could </w:t>
            </w:r>
            <w:r w:rsidRPr="3A33D0EC" w:rsidR="00C71DC8">
              <w:rPr>
                <w:b w:val="1"/>
                <w:bCs w:val="1"/>
                <w:color w:val="5C83B4"/>
                <w:spacing w:val="-2"/>
                <w:sz w:val="24"/>
                <w:szCs w:val="24"/>
                <w:lang w:val="en-US"/>
              </w:rPr>
              <w:t xml:space="preserve">demonstrate</w:t>
            </w:r>
            <w:r w:rsidRPr="3A33D0EC" w:rsidR="00C71DC8">
              <w:rPr>
                <w:b w:val="1"/>
                <w:bCs w:val="1"/>
                <w:color w:val="5C83B4"/>
                <w:spacing w:val="-2"/>
                <w:sz w:val="24"/>
                <w:szCs w:val="24"/>
                <w:lang w:val="en-US"/>
              </w:rPr>
              <w:t xml:space="preserve"> value\MARKETING </w:t>
            </w:r>
            <w:r w:rsidRPr="3A33D0EC" w:rsidR="00C71DC8">
              <w:rPr>
                <w:b w:val="1"/>
                <w:bCs w:val="1"/>
                <w:color w:val="5C83B4"/>
                <w:spacing w:val="-2"/>
                <w:sz w:val="24"/>
                <w:szCs w:val="24"/>
                <w:lang w:val="en-US"/>
              </w:rPr>
              <w:t>MANAGEMENT ,</w:t>
            </w:r>
            <w:r w:rsidRPr="3A33D0EC" w:rsidR="00C71DC8">
              <w:rPr>
                <w:b w:val="1"/>
                <w:bCs w:val="1"/>
                <w:color w:val="5C83B4"/>
                <w:spacing w:val="-2"/>
                <w:sz w:val="24"/>
                <w:szCs w:val="24"/>
                <w:lang w:val="en-US"/>
              </w:rPr>
              <w:t xml:space="preserve"> PLANNING AND MATERIALS\Event management</w:t>
            </w:r>
          </w:p>
        </w:tc>
      </w:tr>
      <w:tr w:rsidRPr="00CC0718" w:rsidR="00C71DC8" w:rsidTr="3A33D0EC" w14:paraId="744F6D4C" w14:textId="77777777">
        <w:trPr>
          <w:trHeight w:val="459" w:hRule="exact"/>
        </w:trPr>
        <w:tc>
          <w:tcPr>
            <w:tcW w:w="1805" w:type="dxa"/>
            <w:shd w:val="clear" w:color="auto" w:fill="FFFFFF" w:themeFill="background1"/>
            <w:tcMar/>
          </w:tcPr>
          <w:p w:rsidRPr="00CC0718" w:rsidR="00C71DC8" w:rsidP="00244814" w:rsidRDefault="00C71DC8" w14:paraId="37346A9C" w14:textId="77777777">
            <w:pPr>
              <w:rPr>
                <w:b/>
                <w:color w:val="5C83B4"/>
                <w:spacing w:val="-2"/>
                <w:sz w:val="24"/>
              </w:rPr>
            </w:pPr>
            <w:r w:rsidRPr="00CC0718">
              <w:rPr>
                <w:b/>
                <w:color w:val="5C83B4"/>
                <w:spacing w:val="-2"/>
                <w:sz w:val="24"/>
              </w:rPr>
              <w:t>Classification:</w:t>
            </w:r>
          </w:p>
        </w:tc>
        <w:tc>
          <w:tcPr>
            <w:tcW w:w="8912" w:type="dxa"/>
            <w:gridSpan w:val="7"/>
            <w:vMerge/>
            <w:tcMar/>
          </w:tcPr>
          <w:p w:rsidRPr="00CC0718" w:rsidR="00C71DC8" w:rsidP="00244814" w:rsidRDefault="00C71DC8" w14:paraId="70EAA1D5" w14:textId="77777777"/>
        </w:tc>
      </w:tr>
      <w:tr w:rsidRPr="00CC0718" w:rsidR="00C71DC8" w:rsidTr="3A33D0EC" w14:paraId="24084B28" w14:textId="77777777">
        <w:trPr>
          <w:trHeight w:val="444" w:hRule="exact"/>
        </w:trPr>
        <w:tc>
          <w:tcPr>
            <w:tcW w:w="1805" w:type="dxa"/>
            <w:shd w:val="clear" w:color="auto" w:fill="FFFFFF" w:themeFill="background1"/>
            <w:tcMar/>
          </w:tcPr>
          <w:p w:rsidRPr="00CC0718" w:rsidR="00C71DC8" w:rsidP="00244814" w:rsidRDefault="00C71DC8" w14:paraId="262105A8" w14:textId="77777777">
            <w:pPr>
              <w:rPr>
                <w:b/>
                <w:color w:val="5C83B4"/>
                <w:spacing w:val="-2"/>
                <w:sz w:val="24"/>
              </w:rPr>
            </w:pPr>
            <w:r w:rsidRPr="00CC0718">
              <w:rPr>
                <w:b/>
                <w:color w:val="5C83B4"/>
                <w:spacing w:val="-2"/>
                <w:sz w:val="24"/>
              </w:rPr>
              <w:t>Aggregated:</w:t>
            </w:r>
          </w:p>
        </w:tc>
        <w:tc>
          <w:tcPr>
            <w:tcW w:w="8912" w:type="dxa"/>
            <w:gridSpan w:val="7"/>
            <w:shd w:val="clear" w:color="auto" w:fill="FFFFFF" w:themeFill="background1"/>
            <w:tcMar/>
          </w:tcPr>
          <w:p w:rsidRPr="00CC0718" w:rsidR="00C71DC8" w:rsidP="00244814" w:rsidRDefault="00C71DC8" w14:paraId="5BE2BA0C" w14:textId="77777777">
            <w:pPr>
              <w:rPr>
                <w:b/>
                <w:color w:val="5C83B4"/>
                <w:spacing w:val="-2"/>
                <w:sz w:val="24"/>
              </w:rPr>
            </w:pPr>
            <w:r w:rsidRPr="00CC0718">
              <w:rPr>
                <w:b/>
                <w:color w:val="5C83B4"/>
                <w:spacing w:val="-2"/>
                <w:sz w:val="24"/>
              </w:rPr>
              <w:t>No</w:t>
            </w:r>
          </w:p>
        </w:tc>
      </w:tr>
      <w:tr w:rsidRPr="00CC0718" w:rsidR="00C71DC8" w:rsidTr="3A33D0EC" w14:paraId="4AF26C22" w14:textId="77777777">
        <w:trPr>
          <w:trHeight w:val="344" w:hRule="exact"/>
        </w:trPr>
        <w:tc>
          <w:tcPr>
            <w:tcW w:w="3381" w:type="dxa"/>
            <w:gridSpan w:val="2"/>
            <w:tcBorders>
              <w:bottom w:val="single" w:color="8FB6EA" w:sz="5" w:space="0"/>
            </w:tcBorders>
            <w:shd w:val="clear" w:color="auto" w:fill="FFFFFF" w:themeFill="background1"/>
            <w:tcMar/>
          </w:tcPr>
          <w:p w:rsidRPr="00CC0718" w:rsidR="00C71DC8" w:rsidP="00244814" w:rsidRDefault="00C71DC8" w14:paraId="6D380D7A" w14:textId="77777777">
            <w:pPr>
              <w:rPr>
                <w:color w:val="000000"/>
                <w:spacing w:val="-2"/>
                <w:sz w:val="18"/>
              </w:rPr>
            </w:pPr>
            <w:r w:rsidRPr="00CC0718">
              <w:rPr>
                <w:color w:val="000000"/>
                <w:spacing w:val="-2"/>
                <w:sz w:val="18"/>
              </w:rPr>
              <w:t>Document</w:t>
            </w:r>
          </w:p>
        </w:tc>
        <w:tc>
          <w:tcPr>
            <w:tcW w:w="1132" w:type="dxa"/>
            <w:tcBorders>
              <w:bottom w:val="single" w:color="8FB6EA" w:sz="5" w:space="0"/>
            </w:tcBorders>
            <w:shd w:val="clear" w:color="auto" w:fill="FFFFFF" w:themeFill="background1"/>
            <w:tcMar/>
          </w:tcPr>
          <w:p w:rsidRPr="00CC0718" w:rsidR="00C71DC8" w:rsidP="00244814" w:rsidRDefault="00C71DC8" w14:paraId="1A69FA42" w14:textId="77777777">
            <w:pPr>
              <w:rPr>
                <w:color w:val="000000"/>
                <w:spacing w:val="-2"/>
                <w:sz w:val="18"/>
              </w:rPr>
            </w:pPr>
            <w:r w:rsidRPr="00CC0718">
              <w:rPr>
                <w:color w:val="000000"/>
                <w:spacing w:val="-2"/>
                <w:sz w:val="18"/>
              </w:rPr>
              <w:t>1</w:t>
            </w:r>
          </w:p>
        </w:tc>
        <w:tc>
          <w:tcPr>
            <w:tcW w:w="1576" w:type="dxa"/>
            <w:gridSpan w:val="2"/>
            <w:tcBorders>
              <w:bottom w:val="single" w:color="8FB6EA" w:sz="5" w:space="0"/>
            </w:tcBorders>
            <w:shd w:val="clear" w:color="auto" w:fill="FFFFFF" w:themeFill="background1"/>
            <w:tcMar/>
          </w:tcPr>
          <w:p w:rsidRPr="00CC0718" w:rsidR="00C71DC8" w:rsidP="00244814" w:rsidRDefault="00C71DC8" w14:paraId="6EB26FE5" w14:textId="77777777">
            <w:pPr>
              <w:rPr>
                <w:color w:val="000000"/>
                <w:spacing w:val="-2"/>
                <w:sz w:val="18"/>
              </w:rPr>
            </w:pPr>
            <w:r w:rsidRPr="00CC0718">
              <w:rPr>
                <w:color w:val="000000"/>
                <w:spacing w:val="-2"/>
                <w:sz w:val="18"/>
              </w:rPr>
              <w:t>1</w:t>
            </w:r>
          </w:p>
        </w:tc>
        <w:tc>
          <w:tcPr>
            <w:tcW w:w="1362" w:type="dxa"/>
            <w:tcBorders>
              <w:bottom w:val="single" w:color="8FB6EA" w:sz="5" w:space="0"/>
            </w:tcBorders>
            <w:shd w:val="clear" w:color="auto" w:fill="FFFFFF" w:themeFill="background1"/>
            <w:tcMar/>
          </w:tcPr>
          <w:p w:rsidRPr="00CC0718" w:rsidR="00C71DC8" w:rsidP="00244814" w:rsidRDefault="00C71DC8" w14:paraId="4E7B8DB1" w14:textId="77777777">
            <w:pPr>
              <w:rPr>
                <w:color w:val="000000"/>
                <w:spacing w:val="-2"/>
                <w:sz w:val="18"/>
              </w:rPr>
            </w:pPr>
            <w:r w:rsidRPr="00CC0718">
              <w:rPr>
                <w:color w:val="000000"/>
                <w:spacing w:val="-2"/>
                <w:sz w:val="18"/>
              </w:rPr>
              <w:t>2</w:t>
            </w:r>
          </w:p>
        </w:tc>
        <w:tc>
          <w:tcPr>
            <w:tcW w:w="1690" w:type="dxa"/>
            <w:tcBorders>
              <w:bottom w:val="single" w:color="8FB6EA" w:sz="5" w:space="0"/>
            </w:tcBorders>
            <w:shd w:val="clear" w:color="auto" w:fill="FFFFFF" w:themeFill="background1"/>
            <w:tcMar/>
          </w:tcPr>
          <w:p w:rsidRPr="00CC0718" w:rsidR="00C71DC8" w:rsidP="00244814" w:rsidRDefault="00C71DC8" w14:paraId="74F78F8C" w14:textId="77777777">
            <w:pPr>
              <w:rPr>
                <w:color w:val="000000"/>
                <w:spacing w:val="-2"/>
                <w:sz w:val="18"/>
              </w:rPr>
            </w:pPr>
            <w:r w:rsidRPr="00CC0718">
              <w:rPr>
                <w:color w:val="000000"/>
                <w:spacing w:val="-2"/>
                <w:sz w:val="18"/>
              </w:rPr>
              <w:t>1</w:t>
            </w:r>
          </w:p>
        </w:tc>
        <w:tc>
          <w:tcPr>
            <w:tcW w:w="1576" w:type="dxa"/>
            <w:tcBorders>
              <w:bottom w:val="single" w:color="8FB6EA" w:sz="5" w:space="0"/>
            </w:tcBorders>
            <w:shd w:val="clear" w:color="auto" w:fill="FFFFFF" w:themeFill="background1"/>
            <w:tcMar/>
          </w:tcPr>
          <w:p w:rsidRPr="00CC0718" w:rsidR="00C71DC8" w:rsidP="00244814" w:rsidRDefault="00C71DC8" w14:paraId="584ADC4D" w14:textId="77777777">
            <w:pPr>
              <w:rPr>
                <w:color w:val="000000"/>
                <w:spacing w:val="-2"/>
                <w:sz w:val="18"/>
              </w:rPr>
            </w:pPr>
          </w:p>
        </w:tc>
      </w:tr>
      <w:tr w:rsidRPr="00CC0718" w:rsidR="00C71DC8" w:rsidTr="3A33D0EC" w14:paraId="032A21DC" w14:textId="77777777">
        <w:trPr>
          <w:trHeight w:val="458" w:hRule="exact"/>
        </w:trPr>
        <w:tc>
          <w:tcPr>
            <w:tcW w:w="10717" w:type="dxa"/>
            <w:gridSpan w:val="8"/>
            <w:tcBorders>
              <w:top w:val="single" w:color="8FB6EA" w:sz="5" w:space="0"/>
            </w:tcBorders>
            <w:tcMar/>
          </w:tcPr>
          <w:p w:rsidRPr="00CC0718" w:rsidR="00C71DC8" w:rsidP="00244814" w:rsidRDefault="00C71DC8" w14:paraId="512B3F59" w14:textId="77777777"/>
        </w:tc>
      </w:tr>
      <w:tr w:rsidRPr="00CC0718" w:rsidR="00C71DC8" w:rsidTr="3A33D0EC" w14:paraId="79C228FD" w14:textId="77777777">
        <w:trPr>
          <w:trHeight w:val="874" w:hRule="exact"/>
        </w:trPr>
        <w:tc>
          <w:tcPr>
            <w:tcW w:w="10717" w:type="dxa"/>
            <w:gridSpan w:val="8"/>
            <w:shd w:val="clear" w:color="auto" w:fill="FFFFFF" w:themeFill="background1"/>
            <w:tcMar/>
          </w:tcPr>
          <w:p w:rsidRPr="00CC0718" w:rsidR="00C71DC8" w:rsidP="3A33D0EC" w:rsidRDefault="00C71DC8" w14:paraId="0261B750" w14:textId="77777777">
            <w:pPr>
              <w:rPr>
                <w:b w:val="1"/>
                <w:bCs w:val="1"/>
                <w:color w:val="5C83B4"/>
                <w:spacing w:val="-2"/>
                <w:sz w:val="24"/>
                <w:szCs w:val="24"/>
                <w:lang w:val="en-US"/>
              </w:rPr>
            </w:pPr>
            <w:r w:rsidRPr="3A33D0EC" w:rsidR="00C71DC8">
              <w:rPr>
                <w:b w:val="1"/>
                <w:bCs w:val="1"/>
                <w:color w:val="5C83B4"/>
                <w:spacing w:val="-2"/>
                <w:sz w:val="24"/>
                <w:szCs w:val="24"/>
                <w:lang w:val="en-US"/>
              </w:rPr>
              <w:t xml:space="preserve">Codes\\AXIAL CODE\\Q12- Marketing Club tasks that could </w:t>
            </w:r>
            <w:r w:rsidRPr="3A33D0EC" w:rsidR="00C71DC8">
              <w:rPr>
                <w:b w:val="1"/>
                <w:bCs w:val="1"/>
                <w:color w:val="5C83B4"/>
                <w:spacing w:val="-2"/>
                <w:sz w:val="24"/>
                <w:szCs w:val="24"/>
                <w:lang w:val="en-US"/>
              </w:rPr>
              <w:t xml:space="preserve">demonstrate</w:t>
            </w:r>
            <w:r w:rsidRPr="3A33D0EC" w:rsidR="00C71DC8">
              <w:rPr>
                <w:b w:val="1"/>
                <w:bCs w:val="1"/>
                <w:color w:val="5C83B4"/>
                <w:spacing w:val="-2"/>
                <w:sz w:val="24"/>
                <w:szCs w:val="24"/>
                <w:lang w:val="en-US"/>
              </w:rPr>
              <w:t xml:space="preserve"> value\MARKETING </w:t>
            </w:r>
            <w:r w:rsidRPr="3A33D0EC" w:rsidR="00C71DC8">
              <w:rPr>
                <w:b w:val="1"/>
                <w:bCs w:val="1"/>
                <w:color w:val="5C83B4"/>
                <w:spacing w:val="-2"/>
                <w:sz w:val="24"/>
                <w:szCs w:val="24"/>
                <w:lang w:val="en-US"/>
              </w:rPr>
              <w:t>MANAGEMENT ,</w:t>
            </w:r>
            <w:r w:rsidRPr="3A33D0EC" w:rsidR="00C71DC8">
              <w:rPr>
                <w:b w:val="1"/>
                <w:bCs w:val="1"/>
                <w:color w:val="5C83B4"/>
                <w:spacing w:val="-2"/>
                <w:sz w:val="24"/>
                <w:szCs w:val="24"/>
                <w:lang w:val="en-US"/>
              </w:rPr>
              <w:t xml:space="preserve"> PLANNING AND MATERIALS\I </w:t>
            </w:r>
            <w:r w:rsidRPr="3A33D0EC" w:rsidR="00C71DC8">
              <w:rPr>
                <w:b w:val="1"/>
                <w:bCs w:val="1"/>
                <w:color w:val="5C83B4"/>
                <w:spacing w:val="-2"/>
                <w:sz w:val="24"/>
                <w:szCs w:val="24"/>
                <w:lang w:val="en-US"/>
              </w:rPr>
              <w:t xml:space="preserve">feel like getting</w:t>
            </w:r>
            <w:r w:rsidRPr="3A33D0EC" w:rsidR="00C71DC8">
              <w:rPr>
                <w:b w:val="1"/>
                <w:bCs w:val="1"/>
                <w:color w:val="5C83B4"/>
                <w:spacing w:val="-2"/>
                <w:sz w:val="24"/>
                <w:szCs w:val="24"/>
                <w:lang w:val="en-US"/>
              </w:rPr>
              <w:t xml:space="preserve"> more people involved and it would also help lessen the burden because we also do the operations</w:t>
            </w:r>
          </w:p>
        </w:tc>
      </w:tr>
      <w:tr w:rsidRPr="00CC0718" w:rsidR="00C71DC8" w:rsidTr="3A33D0EC" w14:paraId="0B262A1E" w14:textId="77777777">
        <w:trPr>
          <w:trHeight w:val="445" w:hRule="exact"/>
        </w:trPr>
        <w:tc>
          <w:tcPr>
            <w:tcW w:w="1805" w:type="dxa"/>
            <w:shd w:val="clear" w:color="auto" w:fill="FFFFFF" w:themeFill="background1"/>
            <w:tcMar/>
          </w:tcPr>
          <w:p w:rsidRPr="00CC0718" w:rsidR="00C71DC8" w:rsidP="00244814" w:rsidRDefault="00C71DC8" w14:paraId="28AB7A34" w14:textId="77777777">
            <w:pPr>
              <w:rPr>
                <w:b/>
                <w:color w:val="5C83B4"/>
                <w:spacing w:val="-2"/>
                <w:sz w:val="24"/>
              </w:rPr>
            </w:pPr>
            <w:r w:rsidRPr="00CC0718">
              <w:rPr>
                <w:b/>
                <w:color w:val="5C83B4"/>
                <w:spacing w:val="-2"/>
                <w:sz w:val="24"/>
              </w:rPr>
              <w:t>Nickname:</w:t>
            </w:r>
          </w:p>
        </w:tc>
        <w:tc>
          <w:tcPr>
            <w:tcW w:w="8912" w:type="dxa"/>
            <w:gridSpan w:val="7"/>
            <w:vMerge w:val="restart"/>
            <w:shd w:val="clear" w:color="auto" w:fill="FFFFFF" w:themeFill="background1"/>
            <w:tcMar/>
          </w:tcPr>
          <w:p w:rsidRPr="00CC0718" w:rsidR="00C71DC8" w:rsidP="00244814" w:rsidRDefault="00C71DC8" w14:paraId="557BD84F" w14:textId="77777777">
            <w:pPr>
              <w:rPr>
                <w:b/>
                <w:color w:val="5C83B4"/>
                <w:spacing w:val="-2"/>
                <w:sz w:val="24"/>
              </w:rPr>
            </w:pPr>
          </w:p>
        </w:tc>
      </w:tr>
      <w:tr w:rsidRPr="00CC0718" w:rsidR="00C71DC8" w:rsidTr="3A33D0EC" w14:paraId="04986A8F" w14:textId="77777777">
        <w:trPr>
          <w:trHeight w:val="458" w:hRule="exact"/>
        </w:trPr>
        <w:tc>
          <w:tcPr>
            <w:tcW w:w="1805" w:type="dxa"/>
            <w:shd w:val="clear" w:color="auto" w:fill="FFFFFF" w:themeFill="background1"/>
            <w:tcMar/>
          </w:tcPr>
          <w:p w:rsidRPr="00CC0718" w:rsidR="00C71DC8" w:rsidP="00244814" w:rsidRDefault="00C71DC8" w14:paraId="522A6517" w14:textId="77777777">
            <w:pPr>
              <w:rPr>
                <w:b/>
                <w:color w:val="5C83B4"/>
                <w:spacing w:val="-2"/>
                <w:sz w:val="24"/>
              </w:rPr>
            </w:pPr>
            <w:r w:rsidRPr="00CC0718">
              <w:rPr>
                <w:b/>
                <w:color w:val="5C83B4"/>
                <w:spacing w:val="-2"/>
                <w:sz w:val="24"/>
              </w:rPr>
              <w:t>Classification:</w:t>
            </w:r>
          </w:p>
        </w:tc>
        <w:tc>
          <w:tcPr>
            <w:tcW w:w="8912" w:type="dxa"/>
            <w:gridSpan w:val="7"/>
            <w:vMerge/>
            <w:tcMar/>
          </w:tcPr>
          <w:p w:rsidRPr="00CC0718" w:rsidR="00C71DC8" w:rsidP="00244814" w:rsidRDefault="00C71DC8" w14:paraId="3F74F2EE" w14:textId="77777777"/>
        </w:tc>
      </w:tr>
      <w:tr w:rsidRPr="00CC0718" w:rsidR="00C71DC8" w:rsidTr="3A33D0EC" w14:paraId="63E2E0F7" w14:textId="77777777">
        <w:trPr>
          <w:trHeight w:val="444" w:hRule="exact"/>
        </w:trPr>
        <w:tc>
          <w:tcPr>
            <w:tcW w:w="1805" w:type="dxa"/>
            <w:shd w:val="clear" w:color="auto" w:fill="FFFFFF" w:themeFill="background1"/>
            <w:tcMar/>
          </w:tcPr>
          <w:p w:rsidRPr="00CC0718" w:rsidR="00C71DC8" w:rsidP="00244814" w:rsidRDefault="00C71DC8" w14:paraId="663C981C" w14:textId="77777777">
            <w:pPr>
              <w:rPr>
                <w:b/>
                <w:color w:val="5C83B4"/>
                <w:spacing w:val="-2"/>
                <w:sz w:val="24"/>
              </w:rPr>
            </w:pPr>
            <w:r w:rsidRPr="00CC0718">
              <w:rPr>
                <w:b/>
                <w:color w:val="5C83B4"/>
                <w:spacing w:val="-2"/>
                <w:sz w:val="24"/>
              </w:rPr>
              <w:t>Aggregated:</w:t>
            </w:r>
          </w:p>
        </w:tc>
        <w:tc>
          <w:tcPr>
            <w:tcW w:w="8912" w:type="dxa"/>
            <w:gridSpan w:val="7"/>
            <w:shd w:val="clear" w:color="auto" w:fill="FFFFFF" w:themeFill="background1"/>
            <w:tcMar/>
          </w:tcPr>
          <w:p w:rsidRPr="00CC0718" w:rsidR="00C71DC8" w:rsidP="00244814" w:rsidRDefault="00C71DC8" w14:paraId="3DA451CC" w14:textId="77777777">
            <w:pPr>
              <w:rPr>
                <w:b/>
                <w:color w:val="5C83B4"/>
                <w:spacing w:val="-2"/>
                <w:sz w:val="24"/>
              </w:rPr>
            </w:pPr>
            <w:r w:rsidRPr="00CC0718">
              <w:rPr>
                <w:b/>
                <w:color w:val="5C83B4"/>
                <w:spacing w:val="-2"/>
                <w:sz w:val="24"/>
              </w:rPr>
              <w:t>No</w:t>
            </w:r>
          </w:p>
        </w:tc>
      </w:tr>
      <w:tr w:rsidRPr="00CC0718" w:rsidR="00C71DC8" w:rsidTr="3A33D0EC" w14:paraId="53D88D50" w14:textId="77777777">
        <w:trPr>
          <w:trHeight w:val="344" w:hRule="exact"/>
        </w:trPr>
        <w:tc>
          <w:tcPr>
            <w:tcW w:w="3381" w:type="dxa"/>
            <w:gridSpan w:val="2"/>
            <w:tcBorders>
              <w:bottom w:val="single" w:color="8FB6EA" w:sz="5" w:space="0"/>
            </w:tcBorders>
            <w:shd w:val="clear" w:color="auto" w:fill="FFFFFF" w:themeFill="background1"/>
            <w:tcMar/>
          </w:tcPr>
          <w:p w:rsidRPr="00CC0718" w:rsidR="00C71DC8" w:rsidP="00244814" w:rsidRDefault="00C71DC8" w14:paraId="11DD461D" w14:textId="77777777">
            <w:pPr>
              <w:rPr>
                <w:color w:val="000000"/>
                <w:spacing w:val="-2"/>
                <w:sz w:val="18"/>
              </w:rPr>
            </w:pPr>
            <w:r w:rsidRPr="00CC0718">
              <w:rPr>
                <w:color w:val="000000"/>
                <w:spacing w:val="-2"/>
                <w:sz w:val="18"/>
              </w:rPr>
              <w:t>Document</w:t>
            </w:r>
          </w:p>
        </w:tc>
        <w:tc>
          <w:tcPr>
            <w:tcW w:w="1132" w:type="dxa"/>
            <w:tcBorders>
              <w:bottom w:val="single" w:color="8FB6EA" w:sz="5" w:space="0"/>
            </w:tcBorders>
            <w:shd w:val="clear" w:color="auto" w:fill="FFFFFF" w:themeFill="background1"/>
            <w:tcMar/>
          </w:tcPr>
          <w:p w:rsidRPr="00CC0718" w:rsidR="00C71DC8" w:rsidP="00244814" w:rsidRDefault="00C71DC8" w14:paraId="70D78CF7" w14:textId="77777777">
            <w:pPr>
              <w:rPr>
                <w:color w:val="000000"/>
                <w:spacing w:val="-2"/>
                <w:sz w:val="18"/>
              </w:rPr>
            </w:pPr>
            <w:r w:rsidRPr="00CC0718">
              <w:rPr>
                <w:color w:val="000000"/>
                <w:spacing w:val="-2"/>
                <w:sz w:val="18"/>
              </w:rPr>
              <w:t>1</w:t>
            </w:r>
          </w:p>
        </w:tc>
        <w:tc>
          <w:tcPr>
            <w:tcW w:w="1576" w:type="dxa"/>
            <w:gridSpan w:val="2"/>
            <w:tcBorders>
              <w:bottom w:val="single" w:color="8FB6EA" w:sz="5" w:space="0"/>
            </w:tcBorders>
            <w:shd w:val="clear" w:color="auto" w:fill="FFFFFF" w:themeFill="background1"/>
            <w:tcMar/>
          </w:tcPr>
          <w:p w:rsidRPr="00CC0718" w:rsidR="00C71DC8" w:rsidP="00244814" w:rsidRDefault="00C71DC8" w14:paraId="1847D60C" w14:textId="77777777">
            <w:pPr>
              <w:rPr>
                <w:color w:val="000000"/>
                <w:spacing w:val="-2"/>
                <w:sz w:val="18"/>
              </w:rPr>
            </w:pPr>
            <w:r w:rsidRPr="00CC0718">
              <w:rPr>
                <w:color w:val="000000"/>
                <w:spacing w:val="-2"/>
                <w:sz w:val="18"/>
              </w:rPr>
              <w:t>1</w:t>
            </w:r>
          </w:p>
        </w:tc>
        <w:tc>
          <w:tcPr>
            <w:tcW w:w="1362" w:type="dxa"/>
            <w:tcBorders>
              <w:bottom w:val="single" w:color="8FB6EA" w:sz="5" w:space="0"/>
            </w:tcBorders>
            <w:shd w:val="clear" w:color="auto" w:fill="FFFFFF" w:themeFill="background1"/>
            <w:tcMar/>
          </w:tcPr>
          <w:p w:rsidRPr="00CC0718" w:rsidR="00C71DC8" w:rsidP="00244814" w:rsidRDefault="00C71DC8" w14:paraId="16EB36A5" w14:textId="77777777">
            <w:pPr>
              <w:rPr>
                <w:color w:val="000000"/>
                <w:spacing w:val="-2"/>
                <w:sz w:val="18"/>
              </w:rPr>
            </w:pPr>
            <w:r w:rsidRPr="00CC0718">
              <w:rPr>
                <w:color w:val="000000"/>
                <w:spacing w:val="-2"/>
                <w:sz w:val="18"/>
              </w:rPr>
              <w:t>21</w:t>
            </w:r>
          </w:p>
        </w:tc>
        <w:tc>
          <w:tcPr>
            <w:tcW w:w="1690" w:type="dxa"/>
            <w:tcBorders>
              <w:bottom w:val="single" w:color="8FB6EA" w:sz="5" w:space="0"/>
            </w:tcBorders>
            <w:shd w:val="clear" w:color="auto" w:fill="FFFFFF" w:themeFill="background1"/>
            <w:tcMar/>
          </w:tcPr>
          <w:p w:rsidRPr="00CC0718" w:rsidR="00C71DC8" w:rsidP="00244814" w:rsidRDefault="00C71DC8" w14:paraId="589C18D4" w14:textId="77777777">
            <w:pPr>
              <w:rPr>
                <w:color w:val="000000"/>
                <w:spacing w:val="-2"/>
                <w:sz w:val="18"/>
              </w:rPr>
            </w:pPr>
            <w:r w:rsidRPr="00CC0718">
              <w:rPr>
                <w:color w:val="000000"/>
                <w:spacing w:val="-2"/>
                <w:sz w:val="18"/>
              </w:rPr>
              <w:t>1</w:t>
            </w:r>
          </w:p>
        </w:tc>
        <w:tc>
          <w:tcPr>
            <w:tcW w:w="1576" w:type="dxa"/>
            <w:tcBorders>
              <w:bottom w:val="single" w:color="8FB6EA" w:sz="5" w:space="0"/>
            </w:tcBorders>
            <w:shd w:val="clear" w:color="auto" w:fill="FFFFFF" w:themeFill="background1"/>
            <w:tcMar/>
          </w:tcPr>
          <w:p w:rsidRPr="00CC0718" w:rsidR="00C71DC8" w:rsidP="00244814" w:rsidRDefault="00C71DC8" w14:paraId="77716264" w14:textId="77777777">
            <w:pPr>
              <w:rPr>
                <w:color w:val="000000"/>
                <w:spacing w:val="-2"/>
                <w:sz w:val="18"/>
              </w:rPr>
            </w:pPr>
          </w:p>
        </w:tc>
      </w:tr>
      <w:tr w:rsidRPr="00CC0718" w:rsidR="00C71DC8" w:rsidTr="3A33D0EC" w14:paraId="0DA8451B" w14:textId="77777777">
        <w:trPr>
          <w:trHeight w:val="459" w:hRule="exact"/>
        </w:trPr>
        <w:tc>
          <w:tcPr>
            <w:tcW w:w="10717" w:type="dxa"/>
            <w:gridSpan w:val="8"/>
            <w:tcBorders>
              <w:top w:val="single" w:color="8FB6EA" w:sz="5" w:space="0"/>
            </w:tcBorders>
            <w:tcMar/>
          </w:tcPr>
          <w:p w:rsidRPr="00CC0718" w:rsidR="00C71DC8" w:rsidP="00244814" w:rsidRDefault="00C71DC8" w14:paraId="35B220FC" w14:textId="77777777"/>
        </w:tc>
      </w:tr>
      <w:tr w:rsidRPr="00CC0718" w:rsidR="00C71DC8" w:rsidTr="3A33D0EC" w14:paraId="5E707157" w14:textId="77777777">
        <w:trPr>
          <w:trHeight w:val="601" w:hRule="exact"/>
        </w:trPr>
        <w:tc>
          <w:tcPr>
            <w:tcW w:w="10717" w:type="dxa"/>
            <w:gridSpan w:val="8"/>
            <w:shd w:val="clear" w:color="auto" w:fill="FFFFFF" w:themeFill="background1"/>
            <w:tcMar/>
          </w:tcPr>
          <w:p w:rsidRPr="00CC0718" w:rsidR="00C71DC8" w:rsidP="00244814" w:rsidRDefault="00C71DC8" w14:paraId="0B6FE352" w14:textId="77777777">
            <w:pPr>
              <w:rPr>
                <w:b/>
                <w:color w:val="5C83B4"/>
                <w:spacing w:val="-2"/>
                <w:sz w:val="24"/>
              </w:rPr>
            </w:pPr>
          </w:p>
        </w:tc>
      </w:tr>
      <w:tr w:rsidRPr="00CC0718" w:rsidR="00C71DC8" w:rsidTr="3A33D0EC" w14:paraId="0CA06906" w14:textId="77777777">
        <w:trPr>
          <w:trHeight w:val="445" w:hRule="exact"/>
        </w:trPr>
        <w:tc>
          <w:tcPr>
            <w:tcW w:w="1805" w:type="dxa"/>
            <w:shd w:val="clear" w:color="auto" w:fill="FFFFFF" w:themeFill="background1"/>
            <w:tcMar/>
          </w:tcPr>
          <w:p w:rsidRPr="00CC0718" w:rsidR="00C71DC8" w:rsidP="00244814" w:rsidRDefault="00C71DC8" w14:paraId="1AB90B6C" w14:textId="77777777">
            <w:pPr>
              <w:rPr>
                <w:b/>
                <w:color w:val="5C83B4"/>
                <w:spacing w:val="-2"/>
                <w:sz w:val="24"/>
              </w:rPr>
            </w:pPr>
            <w:r w:rsidRPr="00CC0718">
              <w:rPr>
                <w:b/>
                <w:color w:val="5C83B4"/>
                <w:spacing w:val="-2"/>
                <w:sz w:val="24"/>
              </w:rPr>
              <w:lastRenderedPageBreak/>
              <w:t>Nickname:</w:t>
            </w:r>
          </w:p>
        </w:tc>
        <w:tc>
          <w:tcPr>
            <w:tcW w:w="8912" w:type="dxa"/>
            <w:gridSpan w:val="7"/>
            <w:vMerge w:val="restart"/>
            <w:shd w:val="clear" w:color="auto" w:fill="FFFFFF" w:themeFill="background1"/>
            <w:tcMar/>
          </w:tcPr>
          <w:p w:rsidRPr="00CC0718" w:rsidR="00C71DC8" w:rsidP="3A33D0EC" w:rsidRDefault="00C71DC8" w14:paraId="47F7E887" w14:textId="77777777">
            <w:pPr>
              <w:rPr>
                <w:b w:val="1"/>
                <w:bCs w:val="1"/>
                <w:color w:val="5C83B4"/>
                <w:spacing w:val="-2"/>
                <w:sz w:val="24"/>
                <w:szCs w:val="24"/>
                <w:lang w:val="en-US"/>
              </w:rPr>
            </w:pPr>
            <w:r w:rsidRPr="3A33D0EC" w:rsidR="00C71DC8">
              <w:rPr>
                <w:b w:val="1"/>
                <w:bCs w:val="1"/>
                <w:color w:val="5C83B4"/>
                <w:spacing w:val="-2"/>
                <w:sz w:val="24"/>
                <w:szCs w:val="24"/>
                <w:lang w:val="en-US"/>
              </w:rPr>
              <w:t xml:space="preserve">Codes\\AXIAL CODE\\Q12- Marketing Club tasks that could </w:t>
            </w:r>
            <w:r w:rsidRPr="3A33D0EC" w:rsidR="00C71DC8">
              <w:rPr>
                <w:b w:val="1"/>
                <w:bCs w:val="1"/>
                <w:color w:val="5C83B4"/>
                <w:spacing w:val="-2"/>
                <w:sz w:val="24"/>
                <w:szCs w:val="24"/>
                <w:lang w:val="en-US"/>
              </w:rPr>
              <w:t xml:space="preserve">demonstrate</w:t>
            </w:r>
            <w:r w:rsidRPr="3A33D0EC" w:rsidR="00C71DC8">
              <w:rPr>
                <w:b w:val="1"/>
                <w:bCs w:val="1"/>
                <w:color w:val="5C83B4"/>
                <w:spacing w:val="-2"/>
                <w:sz w:val="24"/>
                <w:szCs w:val="24"/>
                <w:lang w:val="en-US"/>
              </w:rPr>
              <w:t xml:space="preserve"> value\MARKETING </w:t>
            </w:r>
            <w:r w:rsidRPr="3A33D0EC" w:rsidR="00C71DC8">
              <w:rPr>
                <w:b w:val="1"/>
                <w:bCs w:val="1"/>
                <w:color w:val="5C83B4"/>
                <w:spacing w:val="-2"/>
                <w:sz w:val="24"/>
                <w:szCs w:val="24"/>
                <w:lang w:val="en-US"/>
              </w:rPr>
              <w:t>MANAGEMENT ,</w:t>
            </w:r>
            <w:r w:rsidRPr="3A33D0EC" w:rsidR="00C71DC8">
              <w:rPr>
                <w:b w:val="1"/>
                <w:bCs w:val="1"/>
                <w:color w:val="5C83B4"/>
                <w:spacing w:val="-2"/>
                <w:sz w:val="24"/>
                <w:szCs w:val="24"/>
                <w:lang w:val="en-US"/>
              </w:rPr>
              <w:t xml:space="preserve"> PLANNING AND MATERIALS\Marketing materials like posters</w:t>
            </w:r>
          </w:p>
        </w:tc>
      </w:tr>
      <w:tr w:rsidRPr="00CC0718" w:rsidR="00C71DC8" w:rsidTr="3A33D0EC" w14:paraId="1A705CDE" w14:textId="77777777">
        <w:trPr>
          <w:trHeight w:val="458" w:hRule="exact"/>
        </w:trPr>
        <w:tc>
          <w:tcPr>
            <w:tcW w:w="1805" w:type="dxa"/>
            <w:shd w:val="clear" w:color="auto" w:fill="FFFFFF" w:themeFill="background1"/>
            <w:tcMar/>
          </w:tcPr>
          <w:p w:rsidRPr="00CC0718" w:rsidR="00C71DC8" w:rsidP="00244814" w:rsidRDefault="00C71DC8" w14:paraId="00E9C6D4" w14:textId="77777777">
            <w:pPr>
              <w:rPr>
                <w:b/>
                <w:color w:val="5C83B4"/>
                <w:spacing w:val="-2"/>
                <w:sz w:val="24"/>
              </w:rPr>
            </w:pPr>
            <w:r w:rsidRPr="00CC0718">
              <w:rPr>
                <w:b/>
                <w:color w:val="5C83B4"/>
                <w:spacing w:val="-2"/>
                <w:sz w:val="24"/>
              </w:rPr>
              <w:t>Classification:</w:t>
            </w:r>
          </w:p>
        </w:tc>
        <w:tc>
          <w:tcPr>
            <w:tcW w:w="8912" w:type="dxa"/>
            <w:gridSpan w:val="7"/>
            <w:vMerge/>
            <w:tcMar/>
          </w:tcPr>
          <w:p w:rsidRPr="00CC0718" w:rsidR="00C71DC8" w:rsidP="00244814" w:rsidRDefault="00C71DC8" w14:paraId="237D569C" w14:textId="77777777"/>
        </w:tc>
      </w:tr>
      <w:tr w:rsidRPr="00CC0718" w:rsidR="00C71DC8" w:rsidTr="3A33D0EC" w14:paraId="0EB7D198" w14:textId="77777777">
        <w:trPr>
          <w:trHeight w:val="444" w:hRule="exact"/>
        </w:trPr>
        <w:tc>
          <w:tcPr>
            <w:tcW w:w="1805" w:type="dxa"/>
            <w:shd w:val="clear" w:color="auto" w:fill="FFFFFF" w:themeFill="background1"/>
            <w:tcMar/>
          </w:tcPr>
          <w:p w:rsidRPr="00CC0718" w:rsidR="00C71DC8" w:rsidP="00244814" w:rsidRDefault="00C71DC8" w14:paraId="63A7667C" w14:textId="77777777">
            <w:pPr>
              <w:rPr>
                <w:b/>
                <w:color w:val="5C83B4"/>
                <w:spacing w:val="-2"/>
                <w:sz w:val="24"/>
              </w:rPr>
            </w:pPr>
            <w:r w:rsidRPr="00CC0718">
              <w:rPr>
                <w:b/>
                <w:color w:val="5C83B4"/>
                <w:spacing w:val="-2"/>
                <w:sz w:val="24"/>
              </w:rPr>
              <w:t>Aggregated:</w:t>
            </w:r>
          </w:p>
        </w:tc>
        <w:tc>
          <w:tcPr>
            <w:tcW w:w="8912" w:type="dxa"/>
            <w:gridSpan w:val="7"/>
            <w:shd w:val="clear" w:color="auto" w:fill="FFFFFF" w:themeFill="background1"/>
            <w:tcMar/>
          </w:tcPr>
          <w:p w:rsidRPr="00CC0718" w:rsidR="00C71DC8" w:rsidP="00244814" w:rsidRDefault="00C71DC8" w14:paraId="28137D3A" w14:textId="77777777">
            <w:pPr>
              <w:rPr>
                <w:b/>
                <w:color w:val="5C83B4"/>
                <w:spacing w:val="-2"/>
                <w:sz w:val="24"/>
              </w:rPr>
            </w:pPr>
            <w:r w:rsidRPr="00CC0718">
              <w:rPr>
                <w:b/>
                <w:color w:val="5C83B4"/>
                <w:spacing w:val="-2"/>
                <w:sz w:val="24"/>
              </w:rPr>
              <w:t>No</w:t>
            </w:r>
          </w:p>
        </w:tc>
      </w:tr>
      <w:tr w:rsidRPr="00CC0718" w:rsidR="00C71DC8" w:rsidTr="3A33D0EC" w14:paraId="4EC0B7D0" w14:textId="77777777">
        <w:trPr>
          <w:trHeight w:val="344" w:hRule="exact"/>
        </w:trPr>
        <w:tc>
          <w:tcPr>
            <w:tcW w:w="3381" w:type="dxa"/>
            <w:gridSpan w:val="2"/>
            <w:tcBorders>
              <w:bottom w:val="single" w:color="8FB6EA" w:sz="5" w:space="0"/>
            </w:tcBorders>
            <w:shd w:val="clear" w:color="auto" w:fill="FFFFFF" w:themeFill="background1"/>
            <w:tcMar/>
          </w:tcPr>
          <w:p w:rsidRPr="00CC0718" w:rsidR="00C71DC8" w:rsidP="00244814" w:rsidRDefault="00C71DC8" w14:paraId="3CF07E8C" w14:textId="77777777">
            <w:pPr>
              <w:rPr>
                <w:color w:val="000000"/>
                <w:spacing w:val="-2"/>
                <w:sz w:val="18"/>
              </w:rPr>
            </w:pPr>
            <w:r w:rsidRPr="00CC0718">
              <w:rPr>
                <w:color w:val="000000"/>
                <w:spacing w:val="-2"/>
                <w:sz w:val="18"/>
              </w:rPr>
              <w:t>Document</w:t>
            </w:r>
          </w:p>
        </w:tc>
        <w:tc>
          <w:tcPr>
            <w:tcW w:w="1132" w:type="dxa"/>
            <w:tcBorders>
              <w:bottom w:val="single" w:color="8FB6EA" w:sz="5" w:space="0"/>
            </w:tcBorders>
            <w:shd w:val="clear" w:color="auto" w:fill="FFFFFF" w:themeFill="background1"/>
            <w:tcMar/>
          </w:tcPr>
          <w:p w:rsidRPr="00CC0718" w:rsidR="00C71DC8" w:rsidP="00244814" w:rsidRDefault="00C71DC8" w14:paraId="7133A1E4" w14:textId="77777777">
            <w:pPr>
              <w:rPr>
                <w:color w:val="000000"/>
                <w:spacing w:val="-2"/>
                <w:sz w:val="18"/>
              </w:rPr>
            </w:pPr>
            <w:r w:rsidRPr="00CC0718">
              <w:rPr>
                <w:color w:val="000000"/>
                <w:spacing w:val="-2"/>
                <w:sz w:val="18"/>
              </w:rPr>
              <w:t>1</w:t>
            </w:r>
          </w:p>
        </w:tc>
        <w:tc>
          <w:tcPr>
            <w:tcW w:w="1576" w:type="dxa"/>
            <w:gridSpan w:val="2"/>
            <w:tcBorders>
              <w:bottom w:val="single" w:color="8FB6EA" w:sz="5" w:space="0"/>
            </w:tcBorders>
            <w:shd w:val="clear" w:color="auto" w:fill="FFFFFF" w:themeFill="background1"/>
            <w:tcMar/>
          </w:tcPr>
          <w:p w:rsidRPr="00CC0718" w:rsidR="00C71DC8" w:rsidP="00244814" w:rsidRDefault="00C71DC8" w14:paraId="64D68A48" w14:textId="77777777">
            <w:pPr>
              <w:rPr>
                <w:color w:val="000000"/>
                <w:spacing w:val="-2"/>
                <w:sz w:val="18"/>
              </w:rPr>
            </w:pPr>
            <w:r w:rsidRPr="00CC0718">
              <w:rPr>
                <w:color w:val="000000"/>
                <w:spacing w:val="-2"/>
                <w:sz w:val="18"/>
              </w:rPr>
              <w:t>1</w:t>
            </w:r>
          </w:p>
        </w:tc>
        <w:tc>
          <w:tcPr>
            <w:tcW w:w="1362" w:type="dxa"/>
            <w:tcBorders>
              <w:bottom w:val="single" w:color="8FB6EA" w:sz="5" w:space="0"/>
            </w:tcBorders>
            <w:shd w:val="clear" w:color="auto" w:fill="FFFFFF" w:themeFill="background1"/>
            <w:tcMar/>
          </w:tcPr>
          <w:p w:rsidRPr="00CC0718" w:rsidR="00C71DC8" w:rsidP="00244814" w:rsidRDefault="00C71DC8" w14:paraId="1583DFEC" w14:textId="77777777">
            <w:pPr>
              <w:rPr>
                <w:color w:val="000000"/>
                <w:spacing w:val="-2"/>
                <w:sz w:val="18"/>
              </w:rPr>
            </w:pPr>
            <w:r w:rsidRPr="00CC0718">
              <w:rPr>
                <w:color w:val="000000"/>
                <w:spacing w:val="-2"/>
                <w:sz w:val="18"/>
              </w:rPr>
              <w:t>4</w:t>
            </w:r>
          </w:p>
        </w:tc>
        <w:tc>
          <w:tcPr>
            <w:tcW w:w="1690" w:type="dxa"/>
            <w:tcBorders>
              <w:bottom w:val="single" w:color="8FB6EA" w:sz="5" w:space="0"/>
            </w:tcBorders>
            <w:shd w:val="clear" w:color="auto" w:fill="FFFFFF" w:themeFill="background1"/>
            <w:tcMar/>
          </w:tcPr>
          <w:p w:rsidRPr="00CC0718" w:rsidR="00C71DC8" w:rsidP="00244814" w:rsidRDefault="00C71DC8" w14:paraId="7F322C8F" w14:textId="77777777">
            <w:pPr>
              <w:rPr>
                <w:color w:val="000000"/>
                <w:spacing w:val="-2"/>
                <w:sz w:val="18"/>
              </w:rPr>
            </w:pPr>
            <w:r w:rsidRPr="00CC0718">
              <w:rPr>
                <w:color w:val="000000"/>
                <w:spacing w:val="-2"/>
                <w:sz w:val="18"/>
              </w:rPr>
              <w:t>1</w:t>
            </w:r>
          </w:p>
        </w:tc>
        <w:tc>
          <w:tcPr>
            <w:tcW w:w="1576" w:type="dxa"/>
            <w:tcBorders>
              <w:bottom w:val="single" w:color="8FB6EA" w:sz="5" w:space="0"/>
            </w:tcBorders>
            <w:shd w:val="clear" w:color="auto" w:fill="FFFFFF" w:themeFill="background1"/>
            <w:tcMar/>
          </w:tcPr>
          <w:p w:rsidRPr="00CC0718" w:rsidR="00C71DC8" w:rsidP="00244814" w:rsidRDefault="00C71DC8" w14:paraId="42E46342" w14:textId="77777777">
            <w:pPr>
              <w:rPr>
                <w:color w:val="000000"/>
                <w:spacing w:val="-2"/>
                <w:sz w:val="18"/>
              </w:rPr>
            </w:pPr>
          </w:p>
        </w:tc>
      </w:tr>
      <w:tr w:rsidRPr="00CC0718" w:rsidR="00C71DC8" w:rsidTr="3A33D0EC" w14:paraId="28905D9A" w14:textId="77777777">
        <w:trPr>
          <w:trHeight w:val="702" w:hRule="exact"/>
        </w:trPr>
        <w:tc>
          <w:tcPr>
            <w:tcW w:w="10717" w:type="dxa"/>
            <w:gridSpan w:val="8"/>
            <w:tcBorders>
              <w:top w:val="single" w:color="8FB6EA" w:sz="5" w:space="0"/>
            </w:tcBorders>
            <w:tcMar/>
          </w:tcPr>
          <w:p w:rsidRPr="00CC0718" w:rsidR="00C71DC8" w:rsidP="00244814" w:rsidRDefault="00C71DC8" w14:paraId="5258826C" w14:textId="77777777"/>
        </w:tc>
      </w:tr>
      <w:tr w:rsidRPr="00CC0718" w:rsidR="00C71DC8" w:rsidTr="3A33D0EC" w14:paraId="11954AC1" w14:textId="77777777">
        <w:trPr>
          <w:trHeight w:val="459" w:hRule="exact"/>
        </w:trPr>
        <w:tc>
          <w:tcPr>
            <w:tcW w:w="5359" w:type="dxa"/>
            <w:gridSpan w:val="4"/>
            <w:shd w:val="clear" w:color="auto" w:fill="FFFFFF" w:themeFill="background1"/>
            <w:tcMar/>
          </w:tcPr>
          <w:p w:rsidRPr="00CC0718" w:rsidR="00C71DC8" w:rsidP="00244814" w:rsidRDefault="00C71DC8" w14:paraId="456393CB" w14:textId="77777777">
            <w:pPr>
              <w:jc w:val="right"/>
              <w:rPr>
                <w:color w:val="000066"/>
                <w:spacing w:val="-2"/>
                <w:sz w:val="16"/>
              </w:rPr>
            </w:pPr>
            <w:r w:rsidRPr="00CC0718">
              <w:rPr>
                <w:color w:val="000066"/>
                <w:spacing w:val="-2"/>
                <w:sz w:val="16"/>
              </w:rPr>
              <w:t>Formatted Reports\\Code Summary Formatted Report</w:t>
            </w:r>
          </w:p>
        </w:tc>
        <w:tc>
          <w:tcPr>
            <w:tcW w:w="5358" w:type="dxa"/>
            <w:gridSpan w:val="4"/>
            <w:shd w:val="clear" w:color="auto" w:fill="FFFFFF" w:themeFill="background1"/>
            <w:tcMar/>
          </w:tcPr>
          <w:p w:rsidRPr="00CC0718" w:rsidR="00C71DC8" w:rsidP="00244814" w:rsidRDefault="00C71DC8" w14:paraId="1829AB17" w14:textId="77777777">
            <w:pPr>
              <w:jc w:val="right"/>
              <w:rPr>
                <w:color w:val="000066"/>
                <w:spacing w:val="-2"/>
                <w:sz w:val="16"/>
              </w:rPr>
            </w:pPr>
            <w:r w:rsidRPr="00CC0718">
              <w:rPr>
                <w:color w:val="000066"/>
                <w:spacing w:val="-2"/>
                <w:sz w:val="16"/>
              </w:rPr>
              <w:t>Page 15 of 104</w:t>
            </w:r>
          </w:p>
        </w:tc>
      </w:tr>
      <w:tr w:rsidRPr="00CC0718" w:rsidR="00C71DC8" w:rsidTr="3A33D0EC" w14:paraId="637E8679" w14:textId="77777777">
        <w:trPr>
          <w:trHeight w:val="444" w:hRule="exact"/>
        </w:trPr>
        <w:tc>
          <w:tcPr>
            <w:tcW w:w="10717" w:type="dxa"/>
            <w:gridSpan w:val="8"/>
            <w:shd w:val="clear" w:color="auto" w:fill="FFFFFF" w:themeFill="background1"/>
            <w:tcMar/>
            <w:vAlign w:val="center"/>
          </w:tcPr>
          <w:p w:rsidRPr="00CC0718" w:rsidR="00C71DC8" w:rsidP="00244814" w:rsidRDefault="00C71DC8" w14:paraId="276186D6" w14:textId="77777777">
            <w:pPr>
              <w:jc w:val="right"/>
              <w:rPr>
                <w:color w:val="000066"/>
                <w:spacing w:val="-2"/>
                <w:sz w:val="16"/>
              </w:rPr>
            </w:pPr>
            <w:r w:rsidRPr="00CC0718">
              <w:rPr>
                <w:color w:val="000066"/>
                <w:spacing w:val="-2"/>
                <w:sz w:val="16"/>
              </w:rPr>
              <w:t>11/13/2024 3:39 PM</w:t>
            </w:r>
          </w:p>
        </w:tc>
      </w:tr>
      <w:tr w:rsidRPr="00CC0718" w:rsidR="00C71DC8" w:rsidTr="3A33D0EC" w14:paraId="779A823C" w14:textId="77777777">
        <w:trPr>
          <w:trHeight w:val="458" w:hRule="exact"/>
        </w:trPr>
        <w:tc>
          <w:tcPr>
            <w:tcW w:w="3381" w:type="dxa"/>
            <w:gridSpan w:val="2"/>
            <w:shd w:val="clear" w:color="auto" w:fill="8FB6EA"/>
            <w:tcMar/>
          </w:tcPr>
          <w:p w:rsidRPr="00CC0718" w:rsidR="00C71DC8" w:rsidP="00244814" w:rsidRDefault="00C71DC8" w14:paraId="07F9BBC8" w14:textId="77777777">
            <w:pPr>
              <w:rPr>
                <w:b/>
                <w:color w:val="000066"/>
                <w:spacing w:val="-2"/>
                <w:sz w:val="18"/>
              </w:rPr>
            </w:pPr>
            <w:r w:rsidRPr="00CC0718">
              <w:rPr>
                <w:b/>
                <w:color w:val="000066"/>
                <w:spacing w:val="-2"/>
                <w:sz w:val="18"/>
              </w:rPr>
              <w:t>File Type</w:t>
            </w:r>
          </w:p>
        </w:tc>
        <w:tc>
          <w:tcPr>
            <w:tcW w:w="1132" w:type="dxa"/>
            <w:shd w:val="clear" w:color="auto" w:fill="8FB6EA"/>
            <w:tcMar/>
          </w:tcPr>
          <w:p w:rsidRPr="00CC0718" w:rsidR="00C71DC8" w:rsidP="00244814" w:rsidRDefault="00C71DC8" w14:paraId="12A5A9BF" w14:textId="77777777">
            <w:pPr>
              <w:rPr>
                <w:b/>
                <w:color w:val="000066"/>
                <w:spacing w:val="-2"/>
                <w:sz w:val="18"/>
              </w:rPr>
            </w:pPr>
            <w:r w:rsidRPr="00CC0718">
              <w:rPr>
                <w:b/>
                <w:color w:val="000066"/>
                <w:spacing w:val="-2"/>
                <w:sz w:val="18"/>
              </w:rPr>
              <w:t>Number of Files</w:t>
            </w:r>
          </w:p>
        </w:tc>
        <w:tc>
          <w:tcPr>
            <w:tcW w:w="1576" w:type="dxa"/>
            <w:gridSpan w:val="2"/>
            <w:shd w:val="clear" w:color="auto" w:fill="8FB6EA"/>
            <w:tcMar/>
          </w:tcPr>
          <w:p w:rsidRPr="00CC0718" w:rsidR="00C71DC8" w:rsidP="00244814" w:rsidRDefault="00C71DC8" w14:paraId="786DBFCD" w14:textId="77777777">
            <w:pPr>
              <w:rPr>
                <w:b/>
                <w:color w:val="000066"/>
                <w:spacing w:val="-2"/>
                <w:sz w:val="18"/>
              </w:rPr>
            </w:pPr>
            <w:r w:rsidRPr="00CC0718">
              <w:rPr>
                <w:b/>
                <w:color w:val="000066"/>
                <w:spacing w:val="-2"/>
                <w:sz w:val="18"/>
              </w:rPr>
              <w:t>Number of Coding References</w:t>
            </w:r>
          </w:p>
        </w:tc>
        <w:tc>
          <w:tcPr>
            <w:tcW w:w="1362" w:type="dxa"/>
            <w:shd w:val="clear" w:color="auto" w:fill="8FB6EA"/>
            <w:tcMar/>
          </w:tcPr>
          <w:p w:rsidRPr="00CC0718" w:rsidR="00C71DC8" w:rsidP="00244814" w:rsidRDefault="00C71DC8" w14:paraId="25641D40" w14:textId="77777777">
            <w:pPr>
              <w:rPr>
                <w:b/>
                <w:color w:val="000066"/>
                <w:spacing w:val="-2"/>
                <w:sz w:val="18"/>
              </w:rPr>
            </w:pPr>
            <w:r w:rsidRPr="00CC0718">
              <w:rPr>
                <w:b/>
                <w:color w:val="000066"/>
                <w:spacing w:val="-2"/>
                <w:sz w:val="18"/>
              </w:rPr>
              <w:t>Number of Words Coded</w:t>
            </w:r>
          </w:p>
        </w:tc>
        <w:tc>
          <w:tcPr>
            <w:tcW w:w="1690" w:type="dxa"/>
            <w:shd w:val="clear" w:color="auto" w:fill="8FB6EA"/>
            <w:tcMar/>
          </w:tcPr>
          <w:p w:rsidRPr="00CC0718" w:rsidR="00C71DC8" w:rsidP="00244814" w:rsidRDefault="00C71DC8" w14:paraId="0CC2EACF" w14:textId="77777777">
            <w:pPr>
              <w:rPr>
                <w:b/>
                <w:color w:val="000066"/>
                <w:spacing w:val="-2"/>
                <w:sz w:val="18"/>
              </w:rPr>
            </w:pPr>
            <w:r w:rsidRPr="00CC0718">
              <w:rPr>
                <w:b/>
                <w:color w:val="000066"/>
                <w:spacing w:val="-2"/>
                <w:sz w:val="18"/>
              </w:rPr>
              <w:t>Number of Paragraphs Coded</w:t>
            </w:r>
          </w:p>
        </w:tc>
        <w:tc>
          <w:tcPr>
            <w:tcW w:w="1576" w:type="dxa"/>
            <w:shd w:val="clear" w:color="auto" w:fill="8FB6EA"/>
            <w:tcMar/>
          </w:tcPr>
          <w:p w:rsidRPr="00CC0718" w:rsidR="00C71DC8" w:rsidP="00244814" w:rsidRDefault="00C71DC8" w14:paraId="2CB6B069" w14:textId="77777777">
            <w:pPr>
              <w:rPr>
                <w:b/>
                <w:color w:val="000066"/>
                <w:spacing w:val="-2"/>
                <w:sz w:val="18"/>
              </w:rPr>
            </w:pPr>
            <w:r w:rsidRPr="00CC0718">
              <w:rPr>
                <w:b/>
                <w:color w:val="000066"/>
                <w:spacing w:val="-2"/>
                <w:sz w:val="18"/>
              </w:rPr>
              <w:t>Duration Coded</w:t>
            </w:r>
          </w:p>
        </w:tc>
      </w:tr>
      <w:tr w:rsidRPr="00CC0718" w:rsidR="00C71DC8" w:rsidTr="3A33D0EC" w14:paraId="2C561D34" w14:textId="77777777">
        <w:trPr>
          <w:trHeight w:val="616" w:hRule="exact"/>
        </w:trPr>
        <w:tc>
          <w:tcPr>
            <w:tcW w:w="10717" w:type="dxa"/>
            <w:gridSpan w:val="8"/>
            <w:shd w:val="clear" w:color="auto" w:fill="FFFFFF" w:themeFill="background1"/>
            <w:tcMar/>
          </w:tcPr>
          <w:p w:rsidRPr="00CC0718" w:rsidR="00C71DC8" w:rsidP="00244814" w:rsidRDefault="00C71DC8" w14:paraId="7D832CAE" w14:textId="77777777">
            <w:pPr>
              <w:rPr>
                <w:b/>
                <w:color w:val="5C83B4"/>
                <w:spacing w:val="-2"/>
                <w:sz w:val="24"/>
              </w:rPr>
            </w:pPr>
          </w:p>
        </w:tc>
      </w:tr>
      <w:tr w:rsidRPr="00CC0718" w:rsidR="00C71DC8" w:rsidTr="3A33D0EC" w14:paraId="696467DE" w14:textId="77777777">
        <w:trPr>
          <w:trHeight w:val="445" w:hRule="exact"/>
        </w:trPr>
        <w:tc>
          <w:tcPr>
            <w:tcW w:w="1805" w:type="dxa"/>
            <w:shd w:val="clear" w:color="auto" w:fill="FFFFFF" w:themeFill="background1"/>
            <w:tcMar/>
          </w:tcPr>
          <w:p w:rsidRPr="00CC0718" w:rsidR="00C71DC8" w:rsidP="00244814" w:rsidRDefault="00C71DC8" w14:paraId="7EAB0F75" w14:textId="77777777">
            <w:pPr>
              <w:rPr>
                <w:b/>
                <w:color w:val="5C83B4"/>
                <w:spacing w:val="-2"/>
                <w:sz w:val="24"/>
              </w:rPr>
            </w:pPr>
            <w:r w:rsidRPr="00CC0718">
              <w:rPr>
                <w:b/>
                <w:color w:val="5C83B4"/>
                <w:spacing w:val="-2"/>
                <w:sz w:val="24"/>
              </w:rPr>
              <w:t>Nickname:</w:t>
            </w:r>
          </w:p>
        </w:tc>
        <w:tc>
          <w:tcPr>
            <w:tcW w:w="8912" w:type="dxa"/>
            <w:gridSpan w:val="7"/>
            <w:vMerge w:val="restart"/>
            <w:shd w:val="clear" w:color="auto" w:fill="FFFFFF" w:themeFill="background1"/>
            <w:tcMar/>
          </w:tcPr>
          <w:p w:rsidRPr="00CC0718" w:rsidR="00C71DC8" w:rsidP="3A33D0EC" w:rsidRDefault="00C71DC8" w14:paraId="037CE4DB" w14:textId="77777777">
            <w:pPr>
              <w:rPr>
                <w:b w:val="1"/>
                <w:bCs w:val="1"/>
                <w:color w:val="5C83B4"/>
                <w:spacing w:val="-2"/>
                <w:sz w:val="24"/>
                <w:szCs w:val="24"/>
                <w:lang w:val="en-US"/>
              </w:rPr>
            </w:pPr>
            <w:r w:rsidRPr="3A33D0EC" w:rsidR="00C71DC8">
              <w:rPr>
                <w:b w:val="1"/>
                <w:bCs w:val="1"/>
                <w:color w:val="5C83B4"/>
                <w:spacing w:val="-2"/>
                <w:sz w:val="24"/>
                <w:szCs w:val="24"/>
                <w:lang w:val="en-US"/>
              </w:rPr>
              <w:t xml:space="preserve">Codes\\AXIAL CODE\\Q12- Marketing Club tasks that could </w:t>
            </w:r>
            <w:r w:rsidRPr="3A33D0EC" w:rsidR="00C71DC8">
              <w:rPr>
                <w:b w:val="1"/>
                <w:bCs w:val="1"/>
                <w:color w:val="5C83B4"/>
                <w:spacing w:val="-2"/>
                <w:sz w:val="24"/>
                <w:szCs w:val="24"/>
                <w:lang w:val="en-US"/>
              </w:rPr>
              <w:t xml:space="preserve">demonstrate</w:t>
            </w:r>
            <w:r w:rsidRPr="3A33D0EC" w:rsidR="00C71DC8">
              <w:rPr>
                <w:b w:val="1"/>
                <w:bCs w:val="1"/>
                <w:color w:val="5C83B4"/>
                <w:spacing w:val="-2"/>
                <w:sz w:val="24"/>
                <w:szCs w:val="24"/>
                <w:lang w:val="en-US"/>
              </w:rPr>
              <w:t xml:space="preserve"> value\MARKETING </w:t>
            </w:r>
            <w:r w:rsidRPr="3A33D0EC" w:rsidR="00C71DC8">
              <w:rPr>
                <w:b w:val="1"/>
                <w:bCs w:val="1"/>
                <w:color w:val="5C83B4"/>
                <w:spacing w:val="-2"/>
                <w:sz w:val="24"/>
                <w:szCs w:val="24"/>
                <w:lang w:val="en-US"/>
              </w:rPr>
              <w:t>MANAGEMENT ,</w:t>
            </w:r>
            <w:r w:rsidRPr="3A33D0EC" w:rsidR="00C71DC8">
              <w:rPr>
                <w:b w:val="1"/>
                <w:bCs w:val="1"/>
                <w:color w:val="5C83B4"/>
                <w:spacing w:val="-2"/>
                <w:sz w:val="24"/>
                <w:szCs w:val="24"/>
                <w:lang w:val="en-US"/>
              </w:rPr>
              <w:t xml:space="preserve"> PLANNING AND MATERIALS\Strategic social media plan</w:t>
            </w:r>
          </w:p>
        </w:tc>
      </w:tr>
      <w:tr w:rsidRPr="00CC0718" w:rsidR="00C71DC8" w:rsidTr="3A33D0EC" w14:paraId="262308ED" w14:textId="77777777">
        <w:trPr>
          <w:trHeight w:val="458" w:hRule="exact"/>
        </w:trPr>
        <w:tc>
          <w:tcPr>
            <w:tcW w:w="1805" w:type="dxa"/>
            <w:shd w:val="clear" w:color="auto" w:fill="FFFFFF" w:themeFill="background1"/>
            <w:tcMar/>
          </w:tcPr>
          <w:p w:rsidRPr="00CC0718" w:rsidR="00C71DC8" w:rsidP="00244814" w:rsidRDefault="00C71DC8" w14:paraId="4BF1A656" w14:textId="77777777">
            <w:pPr>
              <w:rPr>
                <w:b/>
                <w:color w:val="5C83B4"/>
                <w:spacing w:val="-2"/>
                <w:sz w:val="24"/>
              </w:rPr>
            </w:pPr>
            <w:r w:rsidRPr="00CC0718">
              <w:rPr>
                <w:b/>
                <w:color w:val="5C83B4"/>
                <w:spacing w:val="-2"/>
                <w:sz w:val="24"/>
              </w:rPr>
              <w:t>Classification:</w:t>
            </w:r>
          </w:p>
        </w:tc>
        <w:tc>
          <w:tcPr>
            <w:tcW w:w="8912" w:type="dxa"/>
            <w:gridSpan w:val="7"/>
            <w:vMerge/>
            <w:tcMar/>
          </w:tcPr>
          <w:p w:rsidRPr="00CC0718" w:rsidR="00C71DC8" w:rsidP="00244814" w:rsidRDefault="00C71DC8" w14:paraId="1087004B" w14:textId="77777777"/>
        </w:tc>
      </w:tr>
      <w:tr w:rsidRPr="00CC0718" w:rsidR="00C71DC8" w:rsidTr="3A33D0EC" w14:paraId="1EB0A8B6" w14:textId="77777777">
        <w:trPr>
          <w:trHeight w:val="444" w:hRule="exact"/>
        </w:trPr>
        <w:tc>
          <w:tcPr>
            <w:tcW w:w="1805" w:type="dxa"/>
            <w:shd w:val="clear" w:color="auto" w:fill="FFFFFF" w:themeFill="background1"/>
            <w:tcMar/>
          </w:tcPr>
          <w:p w:rsidRPr="00CC0718" w:rsidR="00C71DC8" w:rsidP="00244814" w:rsidRDefault="00C71DC8" w14:paraId="291A311C" w14:textId="77777777">
            <w:pPr>
              <w:rPr>
                <w:b/>
                <w:color w:val="5C83B4"/>
                <w:spacing w:val="-2"/>
                <w:sz w:val="24"/>
              </w:rPr>
            </w:pPr>
            <w:r w:rsidRPr="00CC0718">
              <w:rPr>
                <w:b/>
                <w:color w:val="5C83B4"/>
                <w:spacing w:val="-2"/>
                <w:sz w:val="24"/>
              </w:rPr>
              <w:t>Aggregated:</w:t>
            </w:r>
          </w:p>
        </w:tc>
        <w:tc>
          <w:tcPr>
            <w:tcW w:w="8912" w:type="dxa"/>
            <w:gridSpan w:val="7"/>
            <w:shd w:val="clear" w:color="auto" w:fill="FFFFFF" w:themeFill="background1"/>
            <w:tcMar/>
          </w:tcPr>
          <w:p w:rsidRPr="00CC0718" w:rsidR="00C71DC8" w:rsidP="00244814" w:rsidRDefault="00C71DC8" w14:paraId="6CDABDCF" w14:textId="77777777">
            <w:pPr>
              <w:rPr>
                <w:b/>
                <w:color w:val="5C83B4"/>
                <w:spacing w:val="-2"/>
                <w:sz w:val="24"/>
              </w:rPr>
            </w:pPr>
            <w:r w:rsidRPr="00CC0718">
              <w:rPr>
                <w:b/>
                <w:color w:val="5C83B4"/>
                <w:spacing w:val="-2"/>
                <w:sz w:val="24"/>
              </w:rPr>
              <w:t>No</w:t>
            </w:r>
          </w:p>
        </w:tc>
      </w:tr>
      <w:tr w:rsidRPr="00CC0718" w:rsidR="00C71DC8" w:rsidTr="3A33D0EC" w14:paraId="49308EB9" w14:textId="77777777">
        <w:trPr>
          <w:trHeight w:val="344" w:hRule="exact"/>
        </w:trPr>
        <w:tc>
          <w:tcPr>
            <w:tcW w:w="3381" w:type="dxa"/>
            <w:gridSpan w:val="2"/>
            <w:tcBorders>
              <w:bottom w:val="single" w:color="8FB6EA" w:sz="5" w:space="0"/>
            </w:tcBorders>
            <w:shd w:val="clear" w:color="auto" w:fill="FFFFFF" w:themeFill="background1"/>
            <w:tcMar/>
          </w:tcPr>
          <w:p w:rsidRPr="00CC0718" w:rsidR="00C71DC8" w:rsidP="00244814" w:rsidRDefault="00C71DC8" w14:paraId="7A4500FE" w14:textId="77777777">
            <w:pPr>
              <w:rPr>
                <w:color w:val="000000"/>
                <w:spacing w:val="-2"/>
                <w:sz w:val="18"/>
              </w:rPr>
            </w:pPr>
            <w:r w:rsidRPr="00CC0718">
              <w:rPr>
                <w:color w:val="000000"/>
                <w:spacing w:val="-2"/>
                <w:sz w:val="18"/>
              </w:rPr>
              <w:t>Document</w:t>
            </w:r>
          </w:p>
        </w:tc>
        <w:tc>
          <w:tcPr>
            <w:tcW w:w="1132" w:type="dxa"/>
            <w:tcBorders>
              <w:bottom w:val="single" w:color="8FB6EA" w:sz="5" w:space="0"/>
            </w:tcBorders>
            <w:shd w:val="clear" w:color="auto" w:fill="FFFFFF" w:themeFill="background1"/>
            <w:tcMar/>
          </w:tcPr>
          <w:p w:rsidRPr="00CC0718" w:rsidR="00C71DC8" w:rsidP="00244814" w:rsidRDefault="00C71DC8" w14:paraId="4443F6ED" w14:textId="77777777">
            <w:pPr>
              <w:rPr>
                <w:color w:val="000000"/>
                <w:spacing w:val="-2"/>
                <w:sz w:val="18"/>
              </w:rPr>
            </w:pPr>
            <w:r w:rsidRPr="00CC0718">
              <w:rPr>
                <w:color w:val="000000"/>
                <w:spacing w:val="-2"/>
                <w:sz w:val="18"/>
              </w:rPr>
              <w:t>1</w:t>
            </w:r>
          </w:p>
        </w:tc>
        <w:tc>
          <w:tcPr>
            <w:tcW w:w="1576" w:type="dxa"/>
            <w:gridSpan w:val="2"/>
            <w:tcBorders>
              <w:bottom w:val="single" w:color="8FB6EA" w:sz="5" w:space="0"/>
            </w:tcBorders>
            <w:shd w:val="clear" w:color="auto" w:fill="FFFFFF" w:themeFill="background1"/>
            <w:tcMar/>
          </w:tcPr>
          <w:p w:rsidRPr="00CC0718" w:rsidR="00C71DC8" w:rsidP="00244814" w:rsidRDefault="00C71DC8" w14:paraId="7E64B617" w14:textId="77777777">
            <w:pPr>
              <w:rPr>
                <w:color w:val="000000"/>
                <w:spacing w:val="-2"/>
                <w:sz w:val="18"/>
              </w:rPr>
            </w:pPr>
            <w:r w:rsidRPr="00CC0718">
              <w:rPr>
                <w:color w:val="000000"/>
                <w:spacing w:val="-2"/>
                <w:sz w:val="18"/>
              </w:rPr>
              <w:t>1</w:t>
            </w:r>
          </w:p>
        </w:tc>
        <w:tc>
          <w:tcPr>
            <w:tcW w:w="1362" w:type="dxa"/>
            <w:tcBorders>
              <w:bottom w:val="single" w:color="8FB6EA" w:sz="5" w:space="0"/>
            </w:tcBorders>
            <w:shd w:val="clear" w:color="auto" w:fill="FFFFFF" w:themeFill="background1"/>
            <w:tcMar/>
          </w:tcPr>
          <w:p w:rsidRPr="00CC0718" w:rsidR="00C71DC8" w:rsidP="00244814" w:rsidRDefault="00C71DC8" w14:paraId="78AA81F2" w14:textId="77777777">
            <w:pPr>
              <w:rPr>
                <w:color w:val="000000"/>
                <w:spacing w:val="-2"/>
                <w:sz w:val="18"/>
              </w:rPr>
            </w:pPr>
            <w:r w:rsidRPr="00CC0718">
              <w:rPr>
                <w:color w:val="000000"/>
                <w:spacing w:val="-2"/>
                <w:sz w:val="18"/>
              </w:rPr>
              <w:t>17</w:t>
            </w:r>
          </w:p>
        </w:tc>
        <w:tc>
          <w:tcPr>
            <w:tcW w:w="1690" w:type="dxa"/>
            <w:tcBorders>
              <w:bottom w:val="single" w:color="8FB6EA" w:sz="5" w:space="0"/>
            </w:tcBorders>
            <w:shd w:val="clear" w:color="auto" w:fill="FFFFFF" w:themeFill="background1"/>
            <w:tcMar/>
          </w:tcPr>
          <w:p w:rsidRPr="00CC0718" w:rsidR="00C71DC8" w:rsidP="00244814" w:rsidRDefault="00C71DC8" w14:paraId="404808D7" w14:textId="77777777">
            <w:pPr>
              <w:rPr>
                <w:color w:val="000000"/>
                <w:spacing w:val="-2"/>
                <w:sz w:val="18"/>
              </w:rPr>
            </w:pPr>
            <w:r w:rsidRPr="00CC0718">
              <w:rPr>
                <w:color w:val="000000"/>
                <w:spacing w:val="-2"/>
                <w:sz w:val="18"/>
              </w:rPr>
              <w:t>1</w:t>
            </w:r>
          </w:p>
        </w:tc>
        <w:tc>
          <w:tcPr>
            <w:tcW w:w="1576" w:type="dxa"/>
            <w:tcBorders>
              <w:bottom w:val="single" w:color="8FB6EA" w:sz="5" w:space="0"/>
            </w:tcBorders>
            <w:shd w:val="clear" w:color="auto" w:fill="FFFFFF" w:themeFill="background1"/>
            <w:tcMar/>
          </w:tcPr>
          <w:p w:rsidRPr="00CC0718" w:rsidR="00C71DC8" w:rsidP="00244814" w:rsidRDefault="00C71DC8" w14:paraId="2687F78C" w14:textId="77777777">
            <w:pPr>
              <w:rPr>
                <w:color w:val="000000"/>
                <w:spacing w:val="-2"/>
                <w:sz w:val="18"/>
              </w:rPr>
            </w:pPr>
          </w:p>
        </w:tc>
      </w:tr>
      <w:tr w:rsidRPr="00CC0718" w:rsidR="00C71DC8" w:rsidTr="3A33D0EC" w14:paraId="430626D7" w14:textId="77777777">
        <w:trPr>
          <w:trHeight w:val="444" w:hRule="exact"/>
        </w:trPr>
        <w:tc>
          <w:tcPr>
            <w:tcW w:w="10717" w:type="dxa"/>
            <w:gridSpan w:val="8"/>
            <w:tcBorders>
              <w:top w:val="single" w:color="8FB6EA" w:sz="5" w:space="0"/>
            </w:tcBorders>
            <w:tcMar/>
          </w:tcPr>
          <w:p w:rsidRPr="00CC0718" w:rsidR="00C71DC8" w:rsidP="00244814" w:rsidRDefault="00C71DC8" w14:paraId="66E03961" w14:textId="77777777"/>
        </w:tc>
      </w:tr>
      <w:tr w:rsidRPr="00CC0718" w:rsidR="00C71DC8" w:rsidTr="3A33D0EC" w14:paraId="2C7FB50A" w14:textId="77777777">
        <w:trPr>
          <w:trHeight w:val="602" w:hRule="exact"/>
        </w:trPr>
        <w:tc>
          <w:tcPr>
            <w:tcW w:w="10717" w:type="dxa"/>
            <w:gridSpan w:val="8"/>
            <w:shd w:val="clear" w:color="auto" w:fill="FFFFFF" w:themeFill="background1"/>
            <w:tcMar/>
          </w:tcPr>
          <w:p w:rsidRPr="00CC0718" w:rsidR="00C71DC8" w:rsidP="00244814" w:rsidRDefault="00C71DC8" w14:paraId="5E0CCF75" w14:textId="77777777">
            <w:pPr>
              <w:rPr>
                <w:b/>
                <w:color w:val="5C83B4"/>
                <w:spacing w:val="-2"/>
                <w:sz w:val="24"/>
              </w:rPr>
            </w:pPr>
          </w:p>
        </w:tc>
      </w:tr>
      <w:tr w:rsidRPr="00CC0718" w:rsidR="00C71DC8" w:rsidTr="3A33D0EC" w14:paraId="0BF86C18" w14:textId="77777777">
        <w:trPr>
          <w:trHeight w:val="459" w:hRule="exact"/>
        </w:trPr>
        <w:tc>
          <w:tcPr>
            <w:tcW w:w="1805" w:type="dxa"/>
            <w:shd w:val="clear" w:color="auto" w:fill="FFFFFF" w:themeFill="background1"/>
            <w:tcMar/>
          </w:tcPr>
          <w:p w:rsidRPr="00CC0718" w:rsidR="00C71DC8" w:rsidP="00244814" w:rsidRDefault="00C71DC8" w14:paraId="3A510BF0" w14:textId="77777777">
            <w:pPr>
              <w:rPr>
                <w:b/>
                <w:color w:val="5C83B4"/>
                <w:spacing w:val="-2"/>
                <w:sz w:val="24"/>
              </w:rPr>
            </w:pPr>
            <w:r w:rsidRPr="00CC0718">
              <w:rPr>
                <w:b/>
                <w:color w:val="5C83B4"/>
                <w:spacing w:val="-2"/>
                <w:sz w:val="24"/>
              </w:rPr>
              <w:t>Nickname:</w:t>
            </w:r>
          </w:p>
        </w:tc>
        <w:tc>
          <w:tcPr>
            <w:tcW w:w="8912" w:type="dxa"/>
            <w:gridSpan w:val="7"/>
            <w:vMerge w:val="restart"/>
            <w:shd w:val="clear" w:color="auto" w:fill="FFFFFF" w:themeFill="background1"/>
            <w:tcMar/>
          </w:tcPr>
          <w:p w:rsidRPr="00CC0718" w:rsidR="00C71DC8" w:rsidP="3A33D0EC" w:rsidRDefault="00C71DC8" w14:paraId="5243BEB8" w14:textId="77777777">
            <w:pPr>
              <w:rPr>
                <w:b w:val="1"/>
                <w:bCs w:val="1"/>
                <w:color w:val="5C83B4"/>
                <w:spacing w:val="-2"/>
                <w:sz w:val="24"/>
                <w:szCs w:val="24"/>
                <w:lang w:val="en-US"/>
              </w:rPr>
            </w:pPr>
            <w:r w:rsidRPr="3A33D0EC" w:rsidR="00C71DC8">
              <w:rPr>
                <w:b w:val="1"/>
                <w:bCs w:val="1"/>
                <w:color w:val="5C83B4"/>
                <w:spacing w:val="-2"/>
                <w:sz w:val="24"/>
                <w:szCs w:val="24"/>
                <w:lang w:val="en-US"/>
              </w:rPr>
              <w:t xml:space="preserve">Codes\\AXIAL CODE\\Q12- Marketing Club tasks that could </w:t>
            </w:r>
            <w:r w:rsidRPr="3A33D0EC" w:rsidR="00C71DC8">
              <w:rPr>
                <w:b w:val="1"/>
                <w:bCs w:val="1"/>
                <w:color w:val="5C83B4"/>
                <w:spacing w:val="-2"/>
                <w:sz w:val="24"/>
                <w:szCs w:val="24"/>
                <w:lang w:val="en-US"/>
              </w:rPr>
              <w:t xml:space="preserve">demonstrate</w:t>
            </w:r>
            <w:r w:rsidRPr="3A33D0EC" w:rsidR="00C71DC8">
              <w:rPr>
                <w:b w:val="1"/>
                <w:bCs w:val="1"/>
                <w:color w:val="5C83B4"/>
                <w:spacing w:val="-2"/>
                <w:sz w:val="24"/>
                <w:szCs w:val="24"/>
                <w:lang w:val="en-US"/>
              </w:rPr>
              <w:t xml:space="preserve"> value\MARKETING </w:t>
            </w:r>
            <w:r w:rsidRPr="3A33D0EC" w:rsidR="00C71DC8">
              <w:rPr>
                <w:b w:val="1"/>
                <w:bCs w:val="1"/>
                <w:color w:val="5C83B4"/>
                <w:spacing w:val="-2"/>
                <w:sz w:val="24"/>
                <w:szCs w:val="24"/>
                <w:lang w:val="en-US"/>
              </w:rPr>
              <w:t>MANAGEMENT ,</w:t>
            </w:r>
            <w:r w:rsidRPr="3A33D0EC" w:rsidR="00C71DC8">
              <w:rPr>
                <w:b w:val="1"/>
                <w:bCs w:val="1"/>
                <w:color w:val="5C83B4"/>
                <w:spacing w:val="-2"/>
                <w:sz w:val="24"/>
                <w:szCs w:val="24"/>
                <w:lang w:val="en-US"/>
              </w:rPr>
              <w:t xml:space="preserve"> PLANNING AND MATERIALS\tasks</w:t>
            </w:r>
          </w:p>
        </w:tc>
      </w:tr>
      <w:tr w:rsidRPr="00CC0718" w:rsidR="00C71DC8" w:rsidTr="3A33D0EC" w14:paraId="43A19F2D" w14:textId="77777777">
        <w:trPr>
          <w:trHeight w:val="444" w:hRule="exact"/>
        </w:trPr>
        <w:tc>
          <w:tcPr>
            <w:tcW w:w="1805" w:type="dxa"/>
            <w:shd w:val="clear" w:color="auto" w:fill="FFFFFF" w:themeFill="background1"/>
            <w:tcMar/>
          </w:tcPr>
          <w:p w:rsidRPr="00CC0718" w:rsidR="00C71DC8" w:rsidP="00244814" w:rsidRDefault="00C71DC8" w14:paraId="545780A0" w14:textId="77777777">
            <w:pPr>
              <w:rPr>
                <w:b/>
                <w:color w:val="5C83B4"/>
                <w:spacing w:val="-2"/>
                <w:sz w:val="24"/>
              </w:rPr>
            </w:pPr>
            <w:r w:rsidRPr="00CC0718">
              <w:rPr>
                <w:b/>
                <w:color w:val="5C83B4"/>
                <w:spacing w:val="-2"/>
                <w:sz w:val="24"/>
              </w:rPr>
              <w:t>Classification:</w:t>
            </w:r>
          </w:p>
        </w:tc>
        <w:tc>
          <w:tcPr>
            <w:tcW w:w="8912" w:type="dxa"/>
            <w:gridSpan w:val="7"/>
            <w:vMerge/>
            <w:tcMar/>
          </w:tcPr>
          <w:p w:rsidRPr="00CC0718" w:rsidR="00C71DC8" w:rsidP="00244814" w:rsidRDefault="00C71DC8" w14:paraId="3BEE64E6" w14:textId="77777777"/>
        </w:tc>
      </w:tr>
      <w:tr w:rsidRPr="00CC0718" w:rsidR="00C71DC8" w:rsidTr="3A33D0EC" w14:paraId="6E0D5DBE" w14:textId="77777777">
        <w:trPr>
          <w:trHeight w:val="458" w:hRule="exact"/>
        </w:trPr>
        <w:tc>
          <w:tcPr>
            <w:tcW w:w="1805" w:type="dxa"/>
            <w:shd w:val="clear" w:color="auto" w:fill="FFFFFF" w:themeFill="background1"/>
            <w:tcMar/>
          </w:tcPr>
          <w:p w:rsidRPr="00CC0718" w:rsidR="00C71DC8" w:rsidP="00244814" w:rsidRDefault="00C71DC8" w14:paraId="2A645019" w14:textId="77777777">
            <w:pPr>
              <w:rPr>
                <w:b/>
                <w:color w:val="5C83B4"/>
                <w:spacing w:val="-2"/>
                <w:sz w:val="24"/>
              </w:rPr>
            </w:pPr>
            <w:r w:rsidRPr="00CC0718">
              <w:rPr>
                <w:b/>
                <w:color w:val="5C83B4"/>
                <w:spacing w:val="-2"/>
                <w:sz w:val="24"/>
              </w:rPr>
              <w:t>Aggregated:</w:t>
            </w:r>
          </w:p>
        </w:tc>
        <w:tc>
          <w:tcPr>
            <w:tcW w:w="8912" w:type="dxa"/>
            <w:gridSpan w:val="7"/>
            <w:shd w:val="clear" w:color="auto" w:fill="FFFFFF" w:themeFill="background1"/>
            <w:tcMar/>
          </w:tcPr>
          <w:p w:rsidRPr="00CC0718" w:rsidR="00C71DC8" w:rsidP="00244814" w:rsidRDefault="00C71DC8" w14:paraId="6561A53F" w14:textId="77777777">
            <w:pPr>
              <w:rPr>
                <w:b/>
                <w:color w:val="5C83B4"/>
                <w:spacing w:val="-2"/>
                <w:sz w:val="24"/>
              </w:rPr>
            </w:pPr>
            <w:r w:rsidRPr="00CC0718">
              <w:rPr>
                <w:b/>
                <w:color w:val="5C83B4"/>
                <w:spacing w:val="-2"/>
                <w:sz w:val="24"/>
              </w:rPr>
              <w:t>No</w:t>
            </w:r>
          </w:p>
        </w:tc>
      </w:tr>
      <w:tr w:rsidRPr="00CC0718" w:rsidR="00C71DC8" w:rsidTr="3A33D0EC" w14:paraId="3B4124C1" w14:textId="77777777">
        <w:trPr>
          <w:trHeight w:val="330" w:hRule="exact"/>
        </w:trPr>
        <w:tc>
          <w:tcPr>
            <w:tcW w:w="3381" w:type="dxa"/>
            <w:gridSpan w:val="2"/>
            <w:tcBorders>
              <w:bottom w:val="single" w:color="8FB6EA" w:sz="5" w:space="0"/>
            </w:tcBorders>
            <w:shd w:val="clear" w:color="auto" w:fill="FFFFFF" w:themeFill="background1"/>
            <w:tcMar/>
          </w:tcPr>
          <w:p w:rsidRPr="00CC0718" w:rsidR="00C71DC8" w:rsidP="00244814" w:rsidRDefault="00C71DC8" w14:paraId="11D22588" w14:textId="77777777">
            <w:pPr>
              <w:rPr>
                <w:color w:val="000000"/>
                <w:spacing w:val="-2"/>
                <w:sz w:val="18"/>
              </w:rPr>
            </w:pPr>
            <w:r w:rsidRPr="00CC0718">
              <w:rPr>
                <w:color w:val="000000"/>
                <w:spacing w:val="-2"/>
                <w:sz w:val="18"/>
              </w:rPr>
              <w:t>Document</w:t>
            </w:r>
          </w:p>
        </w:tc>
        <w:tc>
          <w:tcPr>
            <w:tcW w:w="1132" w:type="dxa"/>
            <w:tcBorders>
              <w:bottom w:val="single" w:color="8FB6EA" w:sz="5" w:space="0"/>
            </w:tcBorders>
            <w:shd w:val="clear" w:color="auto" w:fill="FFFFFF" w:themeFill="background1"/>
            <w:tcMar/>
          </w:tcPr>
          <w:p w:rsidRPr="00CC0718" w:rsidR="00C71DC8" w:rsidP="00244814" w:rsidRDefault="00C71DC8" w14:paraId="45F68E46" w14:textId="77777777">
            <w:pPr>
              <w:rPr>
                <w:color w:val="000000"/>
                <w:spacing w:val="-2"/>
                <w:sz w:val="18"/>
              </w:rPr>
            </w:pPr>
            <w:r w:rsidRPr="00CC0718">
              <w:rPr>
                <w:color w:val="000000"/>
                <w:spacing w:val="-2"/>
                <w:sz w:val="18"/>
              </w:rPr>
              <w:t>2</w:t>
            </w:r>
          </w:p>
        </w:tc>
        <w:tc>
          <w:tcPr>
            <w:tcW w:w="1576" w:type="dxa"/>
            <w:gridSpan w:val="2"/>
            <w:tcBorders>
              <w:bottom w:val="single" w:color="8FB6EA" w:sz="5" w:space="0"/>
            </w:tcBorders>
            <w:shd w:val="clear" w:color="auto" w:fill="FFFFFF" w:themeFill="background1"/>
            <w:tcMar/>
          </w:tcPr>
          <w:p w:rsidRPr="00CC0718" w:rsidR="00C71DC8" w:rsidP="00244814" w:rsidRDefault="00C71DC8" w14:paraId="1EBCF24B" w14:textId="77777777">
            <w:pPr>
              <w:rPr>
                <w:color w:val="000000"/>
                <w:spacing w:val="-2"/>
                <w:sz w:val="18"/>
              </w:rPr>
            </w:pPr>
            <w:r w:rsidRPr="00CC0718">
              <w:rPr>
                <w:color w:val="000000"/>
                <w:spacing w:val="-2"/>
                <w:sz w:val="18"/>
              </w:rPr>
              <w:t>3</w:t>
            </w:r>
          </w:p>
        </w:tc>
        <w:tc>
          <w:tcPr>
            <w:tcW w:w="1362" w:type="dxa"/>
            <w:tcBorders>
              <w:bottom w:val="single" w:color="8FB6EA" w:sz="5" w:space="0"/>
            </w:tcBorders>
            <w:shd w:val="clear" w:color="auto" w:fill="FFFFFF" w:themeFill="background1"/>
            <w:tcMar/>
          </w:tcPr>
          <w:p w:rsidRPr="00CC0718" w:rsidR="00C71DC8" w:rsidP="00244814" w:rsidRDefault="00C71DC8" w14:paraId="51A7D913" w14:textId="77777777">
            <w:pPr>
              <w:rPr>
                <w:color w:val="000000"/>
                <w:spacing w:val="-2"/>
                <w:sz w:val="18"/>
              </w:rPr>
            </w:pPr>
            <w:r w:rsidRPr="00CC0718">
              <w:rPr>
                <w:color w:val="000000"/>
                <w:spacing w:val="-2"/>
                <w:sz w:val="18"/>
              </w:rPr>
              <w:t>20</w:t>
            </w:r>
          </w:p>
        </w:tc>
        <w:tc>
          <w:tcPr>
            <w:tcW w:w="1690" w:type="dxa"/>
            <w:tcBorders>
              <w:bottom w:val="single" w:color="8FB6EA" w:sz="5" w:space="0"/>
            </w:tcBorders>
            <w:shd w:val="clear" w:color="auto" w:fill="FFFFFF" w:themeFill="background1"/>
            <w:tcMar/>
          </w:tcPr>
          <w:p w:rsidRPr="00CC0718" w:rsidR="00C71DC8" w:rsidP="00244814" w:rsidRDefault="00C71DC8" w14:paraId="2F3F7FBA" w14:textId="77777777">
            <w:pPr>
              <w:rPr>
                <w:color w:val="000000"/>
                <w:spacing w:val="-2"/>
                <w:sz w:val="18"/>
              </w:rPr>
            </w:pPr>
            <w:r w:rsidRPr="00CC0718">
              <w:rPr>
                <w:color w:val="000000"/>
                <w:spacing w:val="-2"/>
                <w:sz w:val="18"/>
              </w:rPr>
              <w:t>3</w:t>
            </w:r>
          </w:p>
        </w:tc>
        <w:tc>
          <w:tcPr>
            <w:tcW w:w="1576" w:type="dxa"/>
            <w:tcBorders>
              <w:bottom w:val="single" w:color="8FB6EA" w:sz="5" w:space="0"/>
            </w:tcBorders>
            <w:shd w:val="clear" w:color="auto" w:fill="FFFFFF" w:themeFill="background1"/>
            <w:tcMar/>
          </w:tcPr>
          <w:p w:rsidRPr="00CC0718" w:rsidR="00C71DC8" w:rsidP="00244814" w:rsidRDefault="00C71DC8" w14:paraId="3213C389" w14:textId="77777777">
            <w:pPr>
              <w:rPr>
                <w:color w:val="000000"/>
                <w:spacing w:val="-2"/>
                <w:sz w:val="18"/>
              </w:rPr>
            </w:pPr>
          </w:p>
        </w:tc>
      </w:tr>
      <w:tr w:rsidRPr="00CC0718" w:rsidR="00C71DC8" w:rsidTr="3A33D0EC" w14:paraId="24558E56" w14:textId="77777777">
        <w:trPr>
          <w:trHeight w:val="458" w:hRule="exact"/>
        </w:trPr>
        <w:tc>
          <w:tcPr>
            <w:tcW w:w="10717" w:type="dxa"/>
            <w:gridSpan w:val="8"/>
            <w:tcBorders>
              <w:top w:val="single" w:color="8FB6EA" w:sz="5" w:space="0"/>
            </w:tcBorders>
            <w:tcMar/>
          </w:tcPr>
          <w:p w:rsidRPr="00CC0718" w:rsidR="00C71DC8" w:rsidP="00244814" w:rsidRDefault="00C71DC8" w14:paraId="4D2BCC9D" w14:textId="77777777"/>
        </w:tc>
      </w:tr>
      <w:tr w:rsidRPr="00CC0718" w:rsidR="00C71DC8" w:rsidTr="3A33D0EC" w14:paraId="635B5946" w14:textId="77777777">
        <w:trPr>
          <w:trHeight w:val="602" w:hRule="exact"/>
        </w:trPr>
        <w:tc>
          <w:tcPr>
            <w:tcW w:w="10717" w:type="dxa"/>
            <w:gridSpan w:val="8"/>
            <w:shd w:val="clear" w:color="auto" w:fill="FFFFFF" w:themeFill="background1"/>
            <w:tcMar/>
          </w:tcPr>
          <w:p w:rsidRPr="00CC0718" w:rsidR="00C71DC8" w:rsidP="00244814" w:rsidRDefault="00C71DC8" w14:paraId="014230EB" w14:textId="77777777">
            <w:pPr>
              <w:rPr>
                <w:b/>
                <w:color w:val="5C83B4"/>
                <w:spacing w:val="-2"/>
                <w:sz w:val="24"/>
              </w:rPr>
            </w:pPr>
          </w:p>
        </w:tc>
      </w:tr>
      <w:tr w:rsidRPr="00CC0718" w:rsidR="00C71DC8" w:rsidTr="3A33D0EC" w14:paraId="6F3FC1CA" w14:textId="77777777">
        <w:trPr>
          <w:trHeight w:val="444" w:hRule="exact"/>
        </w:trPr>
        <w:tc>
          <w:tcPr>
            <w:tcW w:w="1805" w:type="dxa"/>
            <w:shd w:val="clear" w:color="auto" w:fill="FFFFFF" w:themeFill="background1"/>
            <w:tcMar/>
          </w:tcPr>
          <w:p w:rsidRPr="00CC0718" w:rsidR="00C71DC8" w:rsidP="00244814" w:rsidRDefault="00C71DC8" w14:paraId="427CAB39" w14:textId="77777777">
            <w:pPr>
              <w:rPr>
                <w:b/>
                <w:color w:val="5C83B4"/>
                <w:spacing w:val="-2"/>
                <w:sz w:val="24"/>
              </w:rPr>
            </w:pPr>
            <w:r w:rsidRPr="00CC0718">
              <w:rPr>
                <w:b/>
                <w:color w:val="5C83B4"/>
                <w:spacing w:val="-2"/>
                <w:sz w:val="24"/>
              </w:rPr>
              <w:t>Nickname:</w:t>
            </w:r>
          </w:p>
        </w:tc>
        <w:tc>
          <w:tcPr>
            <w:tcW w:w="8912" w:type="dxa"/>
            <w:gridSpan w:val="7"/>
            <w:vMerge w:val="restart"/>
            <w:shd w:val="clear" w:color="auto" w:fill="FFFFFF" w:themeFill="background1"/>
            <w:tcMar/>
          </w:tcPr>
          <w:p w:rsidRPr="00CC0718" w:rsidR="00C71DC8" w:rsidP="3A33D0EC" w:rsidRDefault="00C71DC8" w14:paraId="43C17203" w14:textId="77777777">
            <w:pPr>
              <w:rPr>
                <w:b w:val="1"/>
                <w:bCs w:val="1"/>
                <w:color w:val="5C83B4"/>
                <w:spacing w:val="-2"/>
                <w:sz w:val="24"/>
                <w:szCs w:val="24"/>
                <w:lang w:val="en-US"/>
              </w:rPr>
            </w:pPr>
            <w:r w:rsidRPr="3A33D0EC" w:rsidR="00C71DC8">
              <w:rPr>
                <w:b w:val="1"/>
                <w:bCs w:val="1"/>
                <w:color w:val="5C83B4"/>
                <w:spacing w:val="-2"/>
                <w:sz w:val="24"/>
                <w:szCs w:val="24"/>
                <w:lang w:val="en-US"/>
              </w:rPr>
              <w:t xml:space="preserve">Codes\\AXIAL CODE\\Q12- Marketing Club tasks that could </w:t>
            </w:r>
            <w:r w:rsidRPr="3A33D0EC" w:rsidR="00C71DC8">
              <w:rPr>
                <w:b w:val="1"/>
                <w:bCs w:val="1"/>
                <w:color w:val="5C83B4"/>
                <w:spacing w:val="-2"/>
                <w:sz w:val="24"/>
                <w:szCs w:val="24"/>
                <w:lang w:val="en-US"/>
              </w:rPr>
              <w:t>demonstrate</w:t>
            </w:r>
            <w:r w:rsidRPr="3A33D0EC" w:rsidR="00C71DC8">
              <w:rPr>
                <w:b w:val="1"/>
                <w:bCs w:val="1"/>
                <w:color w:val="5C83B4"/>
                <w:spacing w:val="-2"/>
                <w:sz w:val="24"/>
                <w:szCs w:val="24"/>
                <w:lang w:val="en-US"/>
              </w:rPr>
              <w:t xml:space="preserve"> value\OFFER SERVICE AT FLEXIBLE BUDGET</w:t>
            </w:r>
          </w:p>
        </w:tc>
      </w:tr>
      <w:tr w:rsidRPr="00CC0718" w:rsidR="00C71DC8" w:rsidTr="3A33D0EC" w14:paraId="15BC0B99" w14:textId="77777777">
        <w:trPr>
          <w:trHeight w:val="459" w:hRule="exact"/>
        </w:trPr>
        <w:tc>
          <w:tcPr>
            <w:tcW w:w="1805" w:type="dxa"/>
            <w:shd w:val="clear" w:color="auto" w:fill="FFFFFF" w:themeFill="background1"/>
            <w:tcMar/>
          </w:tcPr>
          <w:p w:rsidRPr="00CC0718" w:rsidR="00C71DC8" w:rsidP="00244814" w:rsidRDefault="00C71DC8" w14:paraId="7BFA6761" w14:textId="77777777">
            <w:pPr>
              <w:rPr>
                <w:b/>
                <w:color w:val="5C83B4"/>
                <w:spacing w:val="-2"/>
                <w:sz w:val="24"/>
              </w:rPr>
            </w:pPr>
            <w:r w:rsidRPr="00CC0718">
              <w:rPr>
                <w:b/>
                <w:color w:val="5C83B4"/>
                <w:spacing w:val="-2"/>
                <w:sz w:val="24"/>
              </w:rPr>
              <w:t>Classification:</w:t>
            </w:r>
          </w:p>
        </w:tc>
        <w:tc>
          <w:tcPr>
            <w:tcW w:w="8912" w:type="dxa"/>
            <w:gridSpan w:val="7"/>
            <w:vMerge/>
            <w:tcMar/>
          </w:tcPr>
          <w:p w:rsidRPr="00CC0718" w:rsidR="00C71DC8" w:rsidP="00244814" w:rsidRDefault="00C71DC8" w14:paraId="505CDDF6" w14:textId="77777777"/>
        </w:tc>
      </w:tr>
      <w:tr w:rsidRPr="00CC0718" w:rsidR="00C71DC8" w:rsidTr="3A33D0EC" w14:paraId="40014375" w14:textId="77777777">
        <w:trPr>
          <w:trHeight w:val="444" w:hRule="exact"/>
        </w:trPr>
        <w:tc>
          <w:tcPr>
            <w:tcW w:w="1805" w:type="dxa"/>
            <w:shd w:val="clear" w:color="auto" w:fill="FFFFFF" w:themeFill="background1"/>
            <w:tcMar/>
          </w:tcPr>
          <w:p w:rsidRPr="00CC0718" w:rsidR="00C71DC8" w:rsidP="00244814" w:rsidRDefault="00C71DC8" w14:paraId="6A15AF44" w14:textId="77777777">
            <w:pPr>
              <w:rPr>
                <w:b/>
                <w:color w:val="5C83B4"/>
                <w:spacing w:val="-2"/>
                <w:sz w:val="24"/>
              </w:rPr>
            </w:pPr>
            <w:r w:rsidRPr="00CC0718">
              <w:rPr>
                <w:b/>
                <w:color w:val="5C83B4"/>
                <w:spacing w:val="-2"/>
                <w:sz w:val="24"/>
              </w:rPr>
              <w:t>Aggregated:</w:t>
            </w:r>
          </w:p>
        </w:tc>
        <w:tc>
          <w:tcPr>
            <w:tcW w:w="8912" w:type="dxa"/>
            <w:gridSpan w:val="7"/>
            <w:shd w:val="clear" w:color="auto" w:fill="FFFFFF" w:themeFill="background1"/>
            <w:tcMar/>
          </w:tcPr>
          <w:p w:rsidRPr="00CC0718" w:rsidR="00C71DC8" w:rsidP="00244814" w:rsidRDefault="00C71DC8" w14:paraId="5CF1B6DE" w14:textId="77777777">
            <w:pPr>
              <w:rPr>
                <w:b/>
                <w:color w:val="5C83B4"/>
                <w:spacing w:val="-2"/>
                <w:sz w:val="24"/>
              </w:rPr>
            </w:pPr>
            <w:r w:rsidRPr="00CC0718">
              <w:rPr>
                <w:b/>
                <w:color w:val="5C83B4"/>
                <w:spacing w:val="-2"/>
                <w:sz w:val="24"/>
              </w:rPr>
              <w:t>Yes</w:t>
            </w:r>
          </w:p>
        </w:tc>
      </w:tr>
      <w:tr w:rsidRPr="00CC0718" w:rsidR="00C71DC8" w:rsidTr="3A33D0EC" w14:paraId="03E68883" w14:textId="77777777">
        <w:trPr>
          <w:trHeight w:val="344" w:hRule="exact"/>
        </w:trPr>
        <w:tc>
          <w:tcPr>
            <w:tcW w:w="3381" w:type="dxa"/>
            <w:gridSpan w:val="2"/>
            <w:tcBorders>
              <w:bottom w:val="single" w:color="8FB6EA" w:sz="5" w:space="0"/>
            </w:tcBorders>
            <w:shd w:val="clear" w:color="auto" w:fill="FFFFFF" w:themeFill="background1"/>
            <w:tcMar/>
          </w:tcPr>
          <w:p w:rsidRPr="00CC0718" w:rsidR="00C71DC8" w:rsidP="00244814" w:rsidRDefault="00C71DC8" w14:paraId="0B85AD0F" w14:textId="77777777">
            <w:pPr>
              <w:rPr>
                <w:color w:val="000000"/>
                <w:spacing w:val="-2"/>
                <w:sz w:val="18"/>
              </w:rPr>
            </w:pPr>
            <w:r w:rsidRPr="00CC0718">
              <w:rPr>
                <w:color w:val="000000"/>
                <w:spacing w:val="-2"/>
                <w:sz w:val="18"/>
              </w:rPr>
              <w:t>Document</w:t>
            </w:r>
          </w:p>
        </w:tc>
        <w:tc>
          <w:tcPr>
            <w:tcW w:w="1132" w:type="dxa"/>
            <w:tcBorders>
              <w:bottom w:val="single" w:color="8FB6EA" w:sz="5" w:space="0"/>
            </w:tcBorders>
            <w:shd w:val="clear" w:color="auto" w:fill="FFFFFF" w:themeFill="background1"/>
            <w:tcMar/>
          </w:tcPr>
          <w:p w:rsidRPr="00CC0718" w:rsidR="00C71DC8" w:rsidP="00244814" w:rsidRDefault="00C71DC8" w14:paraId="224CCBDA" w14:textId="77777777">
            <w:pPr>
              <w:rPr>
                <w:color w:val="000000"/>
                <w:spacing w:val="-2"/>
                <w:sz w:val="18"/>
              </w:rPr>
            </w:pPr>
            <w:r w:rsidRPr="00CC0718">
              <w:rPr>
                <w:color w:val="000000"/>
                <w:spacing w:val="-2"/>
                <w:sz w:val="18"/>
              </w:rPr>
              <w:t>3</w:t>
            </w:r>
          </w:p>
        </w:tc>
        <w:tc>
          <w:tcPr>
            <w:tcW w:w="1576" w:type="dxa"/>
            <w:gridSpan w:val="2"/>
            <w:tcBorders>
              <w:bottom w:val="single" w:color="8FB6EA" w:sz="5" w:space="0"/>
            </w:tcBorders>
            <w:shd w:val="clear" w:color="auto" w:fill="FFFFFF" w:themeFill="background1"/>
            <w:tcMar/>
          </w:tcPr>
          <w:p w:rsidRPr="00CC0718" w:rsidR="00C71DC8" w:rsidP="00244814" w:rsidRDefault="00C71DC8" w14:paraId="773534E5" w14:textId="77777777">
            <w:pPr>
              <w:rPr>
                <w:color w:val="000000"/>
                <w:spacing w:val="-2"/>
                <w:sz w:val="18"/>
              </w:rPr>
            </w:pPr>
            <w:r w:rsidRPr="00CC0718">
              <w:rPr>
                <w:color w:val="000000"/>
                <w:spacing w:val="-2"/>
                <w:sz w:val="18"/>
              </w:rPr>
              <w:t>13</w:t>
            </w:r>
          </w:p>
        </w:tc>
        <w:tc>
          <w:tcPr>
            <w:tcW w:w="1362" w:type="dxa"/>
            <w:tcBorders>
              <w:bottom w:val="single" w:color="8FB6EA" w:sz="5" w:space="0"/>
            </w:tcBorders>
            <w:shd w:val="clear" w:color="auto" w:fill="FFFFFF" w:themeFill="background1"/>
            <w:tcMar/>
          </w:tcPr>
          <w:p w:rsidRPr="00CC0718" w:rsidR="00C71DC8" w:rsidP="00244814" w:rsidRDefault="00C71DC8" w14:paraId="4F3B3911" w14:textId="77777777">
            <w:pPr>
              <w:rPr>
                <w:color w:val="000000"/>
                <w:spacing w:val="-2"/>
                <w:sz w:val="18"/>
              </w:rPr>
            </w:pPr>
            <w:r w:rsidRPr="00CC0718">
              <w:rPr>
                <w:color w:val="000000"/>
                <w:spacing w:val="-2"/>
                <w:sz w:val="18"/>
              </w:rPr>
              <w:t>145</w:t>
            </w:r>
          </w:p>
        </w:tc>
        <w:tc>
          <w:tcPr>
            <w:tcW w:w="1690" w:type="dxa"/>
            <w:tcBorders>
              <w:bottom w:val="single" w:color="8FB6EA" w:sz="5" w:space="0"/>
            </w:tcBorders>
            <w:shd w:val="clear" w:color="auto" w:fill="FFFFFF" w:themeFill="background1"/>
            <w:tcMar/>
          </w:tcPr>
          <w:p w:rsidRPr="00CC0718" w:rsidR="00C71DC8" w:rsidP="00244814" w:rsidRDefault="00C71DC8" w14:paraId="2E090F07" w14:textId="77777777">
            <w:pPr>
              <w:rPr>
                <w:color w:val="000000"/>
                <w:spacing w:val="-2"/>
                <w:sz w:val="18"/>
              </w:rPr>
            </w:pPr>
            <w:r w:rsidRPr="00CC0718">
              <w:rPr>
                <w:color w:val="000000"/>
                <w:spacing w:val="-2"/>
                <w:sz w:val="18"/>
              </w:rPr>
              <w:t>13</w:t>
            </w:r>
          </w:p>
        </w:tc>
        <w:tc>
          <w:tcPr>
            <w:tcW w:w="1576" w:type="dxa"/>
            <w:tcBorders>
              <w:bottom w:val="single" w:color="8FB6EA" w:sz="5" w:space="0"/>
            </w:tcBorders>
            <w:shd w:val="clear" w:color="auto" w:fill="FFFFFF" w:themeFill="background1"/>
            <w:tcMar/>
          </w:tcPr>
          <w:p w:rsidRPr="00CC0718" w:rsidR="00C71DC8" w:rsidP="00244814" w:rsidRDefault="00C71DC8" w14:paraId="2C924ED2" w14:textId="77777777">
            <w:pPr>
              <w:rPr>
                <w:color w:val="000000"/>
                <w:spacing w:val="-2"/>
                <w:sz w:val="18"/>
              </w:rPr>
            </w:pPr>
          </w:p>
        </w:tc>
      </w:tr>
      <w:tr w:rsidRPr="00CC0718" w:rsidR="00C71DC8" w:rsidTr="3A33D0EC" w14:paraId="7D9B5DEC" w14:textId="77777777">
        <w:trPr>
          <w:trHeight w:val="458" w:hRule="exact"/>
        </w:trPr>
        <w:tc>
          <w:tcPr>
            <w:tcW w:w="10717" w:type="dxa"/>
            <w:gridSpan w:val="8"/>
            <w:tcBorders>
              <w:top w:val="single" w:color="8FB6EA" w:sz="5" w:space="0"/>
            </w:tcBorders>
            <w:tcMar/>
          </w:tcPr>
          <w:p w:rsidRPr="00CC0718" w:rsidR="00C71DC8" w:rsidP="00244814" w:rsidRDefault="00C71DC8" w14:paraId="3E0FC23C" w14:textId="77777777"/>
        </w:tc>
      </w:tr>
      <w:tr w:rsidRPr="00CC0718" w:rsidR="00C71DC8" w:rsidTr="3A33D0EC" w14:paraId="5CC5D2EC" w14:textId="77777777">
        <w:trPr>
          <w:trHeight w:val="602" w:hRule="exact"/>
        </w:trPr>
        <w:tc>
          <w:tcPr>
            <w:tcW w:w="10717" w:type="dxa"/>
            <w:gridSpan w:val="8"/>
            <w:shd w:val="clear" w:color="auto" w:fill="FFFFFF" w:themeFill="background1"/>
            <w:tcMar/>
          </w:tcPr>
          <w:p w:rsidRPr="00CC0718" w:rsidR="00C71DC8" w:rsidP="00244814" w:rsidRDefault="00C71DC8" w14:paraId="4C6F16AD" w14:textId="77777777">
            <w:pPr>
              <w:rPr>
                <w:b/>
                <w:color w:val="5C83B4"/>
                <w:spacing w:val="-2"/>
                <w:sz w:val="24"/>
              </w:rPr>
            </w:pPr>
          </w:p>
        </w:tc>
      </w:tr>
      <w:tr w:rsidRPr="00CC0718" w:rsidR="00C71DC8" w:rsidTr="3A33D0EC" w14:paraId="7767198F" w14:textId="77777777">
        <w:trPr>
          <w:trHeight w:val="444" w:hRule="exact"/>
        </w:trPr>
        <w:tc>
          <w:tcPr>
            <w:tcW w:w="1805" w:type="dxa"/>
            <w:shd w:val="clear" w:color="auto" w:fill="FFFFFF" w:themeFill="background1"/>
            <w:tcMar/>
          </w:tcPr>
          <w:p w:rsidRPr="00CC0718" w:rsidR="00C71DC8" w:rsidP="00244814" w:rsidRDefault="00C71DC8" w14:paraId="2C398D0A" w14:textId="77777777">
            <w:pPr>
              <w:rPr>
                <w:b/>
                <w:color w:val="5C83B4"/>
                <w:spacing w:val="-2"/>
                <w:sz w:val="24"/>
              </w:rPr>
            </w:pPr>
            <w:r w:rsidRPr="00CC0718">
              <w:rPr>
                <w:b/>
                <w:color w:val="5C83B4"/>
                <w:spacing w:val="-2"/>
                <w:sz w:val="24"/>
              </w:rPr>
              <w:lastRenderedPageBreak/>
              <w:t>Nickname:</w:t>
            </w:r>
          </w:p>
        </w:tc>
        <w:tc>
          <w:tcPr>
            <w:tcW w:w="8912" w:type="dxa"/>
            <w:gridSpan w:val="7"/>
            <w:vMerge w:val="restart"/>
            <w:shd w:val="clear" w:color="auto" w:fill="FFFFFF" w:themeFill="background1"/>
            <w:tcMar/>
          </w:tcPr>
          <w:p w:rsidRPr="00CC0718" w:rsidR="00C71DC8" w:rsidP="3A33D0EC" w:rsidRDefault="00C71DC8" w14:paraId="36E4824A" w14:textId="77777777">
            <w:pPr>
              <w:rPr>
                <w:b w:val="1"/>
                <w:bCs w:val="1"/>
                <w:color w:val="5C83B4"/>
                <w:spacing w:val="-2"/>
                <w:sz w:val="24"/>
                <w:szCs w:val="24"/>
                <w:lang w:val="en-US"/>
              </w:rPr>
            </w:pPr>
            <w:r w:rsidRPr="3A33D0EC" w:rsidR="00C71DC8">
              <w:rPr>
                <w:b w:val="1"/>
                <w:bCs w:val="1"/>
                <w:color w:val="5C83B4"/>
                <w:spacing w:val="-2"/>
                <w:sz w:val="24"/>
                <w:szCs w:val="24"/>
                <w:lang w:val="en-US"/>
              </w:rPr>
              <w:t xml:space="preserve">Codes\\AXIAL CODE\\Q12- Marketing Club tasks that could </w:t>
            </w:r>
            <w:r w:rsidRPr="3A33D0EC" w:rsidR="00C71DC8">
              <w:rPr>
                <w:b w:val="1"/>
                <w:bCs w:val="1"/>
                <w:color w:val="5C83B4"/>
                <w:spacing w:val="-2"/>
                <w:sz w:val="24"/>
                <w:szCs w:val="24"/>
                <w:lang w:val="en-US"/>
              </w:rPr>
              <w:t>demonstrate</w:t>
            </w:r>
            <w:r w:rsidRPr="3A33D0EC" w:rsidR="00C71DC8">
              <w:rPr>
                <w:b w:val="1"/>
                <w:bCs w:val="1"/>
                <w:color w:val="5C83B4"/>
                <w:spacing w:val="-2"/>
                <w:sz w:val="24"/>
                <w:szCs w:val="24"/>
                <w:lang w:val="en-US"/>
              </w:rPr>
              <w:t xml:space="preserve"> value\OFFER SERVICE AT FLEXIBLE BUDGET\Flexible Service Options Based on Budget Constraints</w:t>
            </w:r>
          </w:p>
        </w:tc>
      </w:tr>
      <w:tr w:rsidRPr="00CC0718" w:rsidR="00C71DC8" w:rsidTr="3A33D0EC" w14:paraId="33CBBAA7" w14:textId="77777777">
        <w:trPr>
          <w:trHeight w:val="459" w:hRule="exact"/>
        </w:trPr>
        <w:tc>
          <w:tcPr>
            <w:tcW w:w="1805" w:type="dxa"/>
            <w:shd w:val="clear" w:color="auto" w:fill="FFFFFF" w:themeFill="background1"/>
            <w:tcMar/>
          </w:tcPr>
          <w:p w:rsidRPr="00CC0718" w:rsidR="00C71DC8" w:rsidP="00244814" w:rsidRDefault="00C71DC8" w14:paraId="494C8A7F" w14:textId="77777777">
            <w:pPr>
              <w:rPr>
                <w:b/>
                <w:color w:val="5C83B4"/>
                <w:spacing w:val="-2"/>
                <w:sz w:val="24"/>
              </w:rPr>
            </w:pPr>
            <w:r w:rsidRPr="00CC0718">
              <w:rPr>
                <w:b/>
                <w:color w:val="5C83B4"/>
                <w:spacing w:val="-2"/>
                <w:sz w:val="24"/>
              </w:rPr>
              <w:t>Classification:</w:t>
            </w:r>
          </w:p>
        </w:tc>
        <w:tc>
          <w:tcPr>
            <w:tcW w:w="8912" w:type="dxa"/>
            <w:gridSpan w:val="7"/>
            <w:vMerge/>
            <w:tcMar/>
          </w:tcPr>
          <w:p w:rsidRPr="00CC0718" w:rsidR="00C71DC8" w:rsidP="00244814" w:rsidRDefault="00C71DC8" w14:paraId="1869F43E" w14:textId="77777777"/>
        </w:tc>
      </w:tr>
      <w:tr w:rsidRPr="00CC0718" w:rsidR="00C71DC8" w:rsidTr="3A33D0EC" w14:paraId="32CA7850" w14:textId="77777777">
        <w:trPr>
          <w:trHeight w:val="444" w:hRule="exact"/>
        </w:trPr>
        <w:tc>
          <w:tcPr>
            <w:tcW w:w="1805" w:type="dxa"/>
            <w:shd w:val="clear" w:color="auto" w:fill="FFFFFF" w:themeFill="background1"/>
            <w:tcMar/>
          </w:tcPr>
          <w:p w:rsidRPr="00CC0718" w:rsidR="00C71DC8" w:rsidP="00244814" w:rsidRDefault="00C71DC8" w14:paraId="29C46120" w14:textId="77777777">
            <w:pPr>
              <w:rPr>
                <w:b/>
                <w:color w:val="5C83B4"/>
                <w:spacing w:val="-2"/>
                <w:sz w:val="24"/>
              </w:rPr>
            </w:pPr>
            <w:r w:rsidRPr="00CC0718">
              <w:rPr>
                <w:b/>
                <w:color w:val="5C83B4"/>
                <w:spacing w:val="-2"/>
                <w:sz w:val="24"/>
              </w:rPr>
              <w:t>Aggregated:</w:t>
            </w:r>
          </w:p>
        </w:tc>
        <w:tc>
          <w:tcPr>
            <w:tcW w:w="8912" w:type="dxa"/>
            <w:gridSpan w:val="7"/>
            <w:shd w:val="clear" w:color="auto" w:fill="FFFFFF" w:themeFill="background1"/>
            <w:tcMar/>
          </w:tcPr>
          <w:p w:rsidRPr="00CC0718" w:rsidR="00C71DC8" w:rsidP="00244814" w:rsidRDefault="00C71DC8" w14:paraId="6DCED4E6" w14:textId="77777777">
            <w:pPr>
              <w:rPr>
                <w:b/>
                <w:color w:val="5C83B4"/>
                <w:spacing w:val="-2"/>
                <w:sz w:val="24"/>
              </w:rPr>
            </w:pPr>
            <w:r w:rsidRPr="00CC0718">
              <w:rPr>
                <w:b/>
                <w:color w:val="5C83B4"/>
                <w:spacing w:val="-2"/>
                <w:sz w:val="24"/>
              </w:rPr>
              <w:t>No</w:t>
            </w:r>
          </w:p>
        </w:tc>
      </w:tr>
      <w:tr w:rsidRPr="00CC0718" w:rsidR="00C71DC8" w:rsidTr="3A33D0EC" w14:paraId="422E5280" w14:textId="77777777">
        <w:trPr>
          <w:trHeight w:val="344" w:hRule="exact"/>
        </w:trPr>
        <w:tc>
          <w:tcPr>
            <w:tcW w:w="3381" w:type="dxa"/>
            <w:gridSpan w:val="2"/>
            <w:tcBorders>
              <w:bottom w:val="single" w:color="8FB6EA" w:sz="5" w:space="0"/>
            </w:tcBorders>
            <w:shd w:val="clear" w:color="auto" w:fill="FFFFFF" w:themeFill="background1"/>
            <w:tcMar/>
          </w:tcPr>
          <w:p w:rsidRPr="00CC0718" w:rsidR="00C71DC8" w:rsidP="00244814" w:rsidRDefault="00C71DC8" w14:paraId="1C76592D" w14:textId="77777777">
            <w:pPr>
              <w:rPr>
                <w:color w:val="000000"/>
                <w:spacing w:val="-2"/>
                <w:sz w:val="18"/>
              </w:rPr>
            </w:pPr>
            <w:r w:rsidRPr="00CC0718">
              <w:rPr>
                <w:color w:val="000000"/>
                <w:spacing w:val="-2"/>
                <w:sz w:val="18"/>
              </w:rPr>
              <w:t>Document</w:t>
            </w:r>
          </w:p>
        </w:tc>
        <w:tc>
          <w:tcPr>
            <w:tcW w:w="1132" w:type="dxa"/>
            <w:tcBorders>
              <w:bottom w:val="single" w:color="8FB6EA" w:sz="5" w:space="0"/>
            </w:tcBorders>
            <w:shd w:val="clear" w:color="auto" w:fill="FFFFFF" w:themeFill="background1"/>
            <w:tcMar/>
          </w:tcPr>
          <w:p w:rsidRPr="00CC0718" w:rsidR="00C71DC8" w:rsidP="00244814" w:rsidRDefault="00C71DC8" w14:paraId="0347CB19" w14:textId="77777777">
            <w:pPr>
              <w:rPr>
                <w:color w:val="000000"/>
                <w:spacing w:val="-2"/>
                <w:sz w:val="18"/>
              </w:rPr>
            </w:pPr>
            <w:r w:rsidRPr="00CC0718">
              <w:rPr>
                <w:color w:val="000000"/>
                <w:spacing w:val="-2"/>
                <w:sz w:val="18"/>
              </w:rPr>
              <w:t>2</w:t>
            </w:r>
          </w:p>
        </w:tc>
        <w:tc>
          <w:tcPr>
            <w:tcW w:w="1576" w:type="dxa"/>
            <w:gridSpan w:val="2"/>
            <w:tcBorders>
              <w:bottom w:val="single" w:color="8FB6EA" w:sz="5" w:space="0"/>
            </w:tcBorders>
            <w:shd w:val="clear" w:color="auto" w:fill="FFFFFF" w:themeFill="background1"/>
            <w:tcMar/>
          </w:tcPr>
          <w:p w:rsidRPr="00CC0718" w:rsidR="00C71DC8" w:rsidP="00244814" w:rsidRDefault="00C71DC8" w14:paraId="744736F3" w14:textId="77777777">
            <w:pPr>
              <w:rPr>
                <w:color w:val="000000"/>
                <w:spacing w:val="-2"/>
                <w:sz w:val="18"/>
              </w:rPr>
            </w:pPr>
            <w:r w:rsidRPr="00CC0718">
              <w:rPr>
                <w:color w:val="000000"/>
                <w:spacing w:val="-2"/>
                <w:sz w:val="18"/>
              </w:rPr>
              <w:t>5</w:t>
            </w:r>
          </w:p>
        </w:tc>
        <w:tc>
          <w:tcPr>
            <w:tcW w:w="1362" w:type="dxa"/>
            <w:tcBorders>
              <w:bottom w:val="single" w:color="8FB6EA" w:sz="5" w:space="0"/>
            </w:tcBorders>
            <w:shd w:val="clear" w:color="auto" w:fill="FFFFFF" w:themeFill="background1"/>
            <w:tcMar/>
          </w:tcPr>
          <w:p w:rsidRPr="00CC0718" w:rsidR="00C71DC8" w:rsidP="00244814" w:rsidRDefault="00C71DC8" w14:paraId="6B14034F" w14:textId="77777777">
            <w:pPr>
              <w:rPr>
                <w:color w:val="000000"/>
                <w:spacing w:val="-2"/>
                <w:sz w:val="18"/>
              </w:rPr>
            </w:pPr>
            <w:r w:rsidRPr="00CC0718">
              <w:rPr>
                <w:color w:val="000000"/>
                <w:spacing w:val="-2"/>
                <w:sz w:val="18"/>
              </w:rPr>
              <w:t>42</w:t>
            </w:r>
          </w:p>
        </w:tc>
        <w:tc>
          <w:tcPr>
            <w:tcW w:w="1690" w:type="dxa"/>
            <w:tcBorders>
              <w:bottom w:val="single" w:color="8FB6EA" w:sz="5" w:space="0"/>
            </w:tcBorders>
            <w:shd w:val="clear" w:color="auto" w:fill="FFFFFF" w:themeFill="background1"/>
            <w:tcMar/>
          </w:tcPr>
          <w:p w:rsidRPr="00CC0718" w:rsidR="00C71DC8" w:rsidP="00244814" w:rsidRDefault="00C71DC8" w14:paraId="79CFE834" w14:textId="77777777">
            <w:pPr>
              <w:rPr>
                <w:color w:val="000000"/>
                <w:spacing w:val="-2"/>
                <w:sz w:val="18"/>
              </w:rPr>
            </w:pPr>
            <w:r w:rsidRPr="00CC0718">
              <w:rPr>
                <w:color w:val="000000"/>
                <w:spacing w:val="-2"/>
                <w:sz w:val="18"/>
              </w:rPr>
              <w:t>5</w:t>
            </w:r>
          </w:p>
        </w:tc>
        <w:tc>
          <w:tcPr>
            <w:tcW w:w="1576" w:type="dxa"/>
            <w:tcBorders>
              <w:bottom w:val="single" w:color="8FB6EA" w:sz="5" w:space="0"/>
            </w:tcBorders>
            <w:shd w:val="clear" w:color="auto" w:fill="FFFFFF" w:themeFill="background1"/>
            <w:tcMar/>
          </w:tcPr>
          <w:p w:rsidRPr="00CC0718" w:rsidR="00C71DC8" w:rsidP="00244814" w:rsidRDefault="00C71DC8" w14:paraId="380C127F" w14:textId="77777777">
            <w:pPr>
              <w:rPr>
                <w:color w:val="000000"/>
                <w:spacing w:val="-2"/>
                <w:sz w:val="18"/>
              </w:rPr>
            </w:pPr>
          </w:p>
        </w:tc>
      </w:tr>
      <w:tr w:rsidRPr="00CC0718" w:rsidR="00C71DC8" w:rsidTr="3A33D0EC" w14:paraId="0E004357" w14:textId="77777777">
        <w:trPr>
          <w:trHeight w:val="444" w:hRule="exact"/>
        </w:trPr>
        <w:tc>
          <w:tcPr>
            <w:tcW w:w="10717" w:type="dxa"/>
            <w:gridSpan w:val="8"/>
            <w:tcBorders>
              <w:top w:val="single" w:color="8FB6EA" w:sz="5" w:space="0"/>
            </w:tcBorders>
            <w:tcMar/>
          </w:tcPr>
          <w:p w:rsidRPr="00CC0718" w:rsidR="00C71DC8" w:rsidP="00244814" w:rsidRDefault="00C71DC8" w14:paraId="061FD378" w14:textId="77777777"/>
        </w:tc>
      </w:tr>
      <w:tr w:rsidRPr="00CC0718" w:rsidR="00C71DC8" w:rsidTr="3A33D0EC" w14:paraId="744E0257" w14:textId="77777777">
        <w:trPr>
          <w:trHeight w:val="602" w:hRule="exact"/>
        </w:trPr>
        <w:tc>
          <w:tcPr>
            <w:tcW w:w="10717" w:type="dxa"/>
            <w:gridSpan w:val="8"/>
            <w:shd w:val="clear" w:color="auto" w:fill="FFFFFF" w:themeFill="background1"/>
            <w:tcMar/>
          </w:tcPr>
          <w:p w:rsidRPr="00CC0718" w:rsidR="00C71DC8" w:rsidP="00244814" w:rsidRDefault="00C71DC8" w14:paraId="3B24228B" w14:textId="77777777">
            <w:pPr>
              <w:rPr>
                <w:b/>
                <w:color w:val="5C83B4"/>
                <w:spacing w:val="-2"/>
                <w:sz w:val="24"/>
              </w:rPr>
            </w:pPr>
          </w:p>
        </w:tc>
      </w:tr>
      <w:tr w:rsidRPr="00CC0718" w:rsidR="00C71DC8" w:rsidTr="3A33D0EC" w14:paraId="713F8521" w14:textId="77777777">
        <w:trPr>
          <w:trHeight w:val="458" w:hRule="exact"/>
        </w:trPr>
        <w:tc>
          <w:tcPr>
            <w:tcW w:w="1805" w:type="dxa"/>
            <w:shd w:val="clear" w:color="auto" w:fill="FFFFFF" w:themeFill="background1"/>
            <w:tcMar/>
          </w:tcPr>
          <w:p w:rsidRPr="00CC0718" w:rsidR="00C71DC8" w:rsidP="00244814" w:rsidRDefault="00C71DC8" w14:paraId="6FBCA742" w14:textId="77777777">
            <w:pPr>
              <w:rPr>
                <w:b/>
                <w:color w:val="5C83B4"/>
                <w:spacing w:val="-2"/>
                <w:sz w:val="24"/>
              </w:rPr>
            </w:pPr>
            <w:r w:rsidRPr="00CC0718">
              <w:rPr>
                <w:b/>
                <w:color w:val="5C83B4"/>
                <w:spacing w:val="-2"/>
                <w:sz w:val="24"/>
              </w:rPr>
              <w:t>Nickname:</w:t>
            </w:r>
          </w:p>
        </w:tc>
        <w:tc>
          <w:tcPr>
            <w:tcW w:w="8912" w:type="dxa"/>
            <w:gridSpan w:val="7"/>
            <w:vMerge w:val="restart"/>
            <w:shd w:val="clear" w:color="auto" w:fill="FFFFFF" w:themeFill="background1"/>
            <w:tcMar/>
          </w:tcPr>
          <w:p w:rsidRPr="00CC0718" w:rsidR="00C71DC8" w:rsidP="3A33D0EC" w:rsidRDefault="00C71DC8" w14:paraId="33697F25" w14:textId="77777777">
            <w:pPr>
              <w:rPr>
                <w:b w:val="1"/>
                <w:bCs w:val="1"/>
                <w:color w:val="5C83B4"/>
                <w:spacing w:val="-2"/>
                <w:sz w:val="24"/>
                <w:szCs w:val="24"/>
                <w:lang w:val="en-US"/>
              </w:rPr>
            </w:pPr>
            <w:r w:rsidRPr="3A33D0EC" w:rsidR="00C71DC8">
              <w:rPr>
                <w:b w:val="1"/>
                <w:bCs w:val="1"/>
                <w:color w:val="5C83B4"/>
                <w:spacing w:val="-2"/>
                <w:sz w:val="24"/>
                <w:szCs w:val="24"/>
                <w:lang w:val="en-US"/>
              </w:rPr>
              <w:t xml:space="preserve">Codes\\AXIAL CODE\\Q12- Marketing Club tasks that could </w:t>
            </w:r>
            <w:r w:rsidRPr="3A33D0EC" w:rsidR="00C71DC8">
              <w:rPr>
                <w:b w:val="1"/>
                <w:bCs w:val="1"/>
                <w:color w:val="5C83B4"/>
                <w:spacing w:val="-2"/>
                <w:sz w:val="24"/>
                <w:szCs w:val="24"/>
                <w:lang w:val="en-US"/>
              </w:rPr>
              <w:t>demonstrate</w:t>
            </w:r>
            <w:r w:rsidRPr="3A33D0EC" w:rsidR="00C71DC8">
              <w:rPr>
                <w:b w:val="1"/>
                <w:bCs w:val="1"/>
                <w:color w:val="5C83B4"/>
                <w:spacing w:val="-2"/>
                <w:sz w:val="24"/>
                <w:szCs w:val="24"/>
                <w:lang w:val="en-US"/>
              </w:rPr>
              <w:t xml:space="preserve"> value\OFFER SERVICE AT FLEXIBLE BUDGET\if it is Free of value</w:t>
            </w:r>
          </w:p>
        </w:tc>
      </w:tr>
      <w:tr w:rsidRPr="00CC0718" w:rsidR="00C71DC8" w:rsidTr="3A33D0EC" w14:paraId="57B5FC7D" w14:textId="77777777">
        <w:trPr>
          <w:trHeight w:val="444" w:hRule="exact"/>
        </w:trPr>
        <w:tc>
          <w:tcPr>
            <w:tcW w:w="1805" w:type="dxa"/>
            <w:shd w:val="clear" w:color="auto" w:fill="FFFFFF" w:themeFill="background1"/>
            <w:tcMar/>
          </w:tcPr>
          <w:p w:rsidRPr="00CC0718" w:rsidR="00C71DC8" w:rsidP="00244814" w:rsidRDefault="00C71DC8" w14:paraId="2CE34943" w14:textId="77777777">
            <w:pPr>
              <w:rPr>
                <w:b/>
                <w:color w:val="5C83B4"/>
                <w:spacing w:val="-2"/>
                <w:sz w:val="24"/>
              </w:rPr>
            </w:pPr>
            <w:r w:rsidRPr="00CC0718">
              <w:rPr>
                <w:b/>
                <w:color w:val="5C83B4"/>
                <w:spacing w:val="-2"/>
                <w:sz w:val="24"/>
              </w:rPr>
              <w:t>Classification:</w:t>
            </w:r>
          </w:p>
        </w:tc>
        <w:tc>
          <w:tcPr>
            <w:tcW w:w="8912" w:type="dxa"/>
            <w:gridSpan w:val="7"/>
            <w:vMerge/>
            <w:tcMar/>
          </w:tcPr>
          <w:p w:rsidRPr="00CC0718" w:rsidR="00C71DC8" w:rsidP="00244814" w:rsidRDefault="00C71DC8" w14:paraId="267E5600" w14:textId="77777777"/>
        </w:tc>
      </w:tr>
      <w:tr w:rsidRPr="00CC0718" w:rsidR="00C71DC8" w:rsidTr="3A33D0EC" w14:paraId="55C250CA" w14:textId="77777777">
        <w:trPr>
          <w:trHeight w:val="459" w:hRule="exact"/>
        </w:trPr>
        <w:tc>
          <w:tcPr>
            <w:tcW w:w="1805" w:type="dxa"/>
            <w:shd w:val="clear" w:color="auto" w:fill="FFFFFF" w:themeFill="background1"/>
            <w:tcMar/>
          </w:tcPr>
          <w:p w:rsidRPr="00CC0718" w:rsidR="00C71DC8" w:rsidP="00244814" w:rsidRDefault="00C71DC8" w14:paraId="7BA433FA" w14:textId="77777777">
            <w:pPr>
              <w:rPr>
                <w:b/>
                <w:color w:val="5C83B4"/>
                <w:spacing w:val="-2"/>
                <w:sz w:val="24"/>
              </w:rPr>
            </w:pPr>
            <w:r w:rsidRPr="00CC0718">
              <w:rPr>
                <w:b/>
                <w:color w:val="5C83B4"/>
                <w:spacing w:val="-2"/>
                <w:sz w:val="24"/>
              </w:rPr>
              <w:t>Aggregated:</w:t>
            </w:r>
          </w:p>
        </w:tc>
        <w:tc>
          <w:tcPr>
            <w:tcW w:w="8912" w:type="dxa"/>
            <w:gridSpan w:val="7"/>
            <w:shd w:val="clear" w:color="auto" w:fill="FFFFFF" w:themeFill="background1"/>
            <w:tcMar/>
          </w:tcPr>
          <w:p w:rsidRPr="00CC0718" w:rsidR="00C71DC8" w:rsidP="00244814" w:rsidRDefault="00C71DC8" w14:paraId="656B0597" w14:textId="77777777">
            <w:pPr>
              <w:rPr>
                <w:b/>
                <w:color w:val="5C83B4"/>
                <w:spacing w:val="-2"/>
                <w:sz w:val="24"/>
              </w:rPr>
            </w:pPr>
            <w:r w:rsidRPr="00CC0718">
              <w:rPr>
                <w:b/>
                <w:color w:val="5C83B4"/>
                <w:spacing w:val="-2"/>
                <w:sz w:val="24"/>
              </w:rPr>
              <w:t>No</w:t>
            </w:r>
          </w:p>
        </w:tc>
      </w:tr>
      <w:tr w:rsidRPr="00CC0718" w:rsidR="00C71DC8" w:rsidTr="3A33D0EC" w14:paraId="23663FC8" w14:textId="77777777">
        <w:trPr>
          <w:trHeight w:val="344" w:hRule="exact"/>
        </w:trPr>
        <w:tc>
          <w:tcPr>
            <w:tcW w:w="3381" w:type="dxa"/>
            <w:gridSpan w:val="2"/>
            <w:tcBorders>
              <w:bottom w:val="single" w:color="8FB6EA" w:sz="5" w:space="0"/>
            </w:tcBorders>
            <w:shd w:val="clear" w:color="auto" w:fill="FFFFFF" w:themeFill="background1"/>
            <w:tcMar/>
          </w:tcPr>
          <w:p w:rsidRPr="00CC0718" w:rsidR="00C71DC8" w:rsidP="00244814" w:rsidRDefault="00C71DC8" w14:paraId="1AA2348B" w14:textId="77777777">
            <w:pPr>
              <w:rPr>
                <w:color w:val="000000"/>
                <w:spacing w:val="-2"/>
                <w:sz w:val="18"/>
              </w:rPr>
            </w:pPr>
            <w:r w:rsidRPr="00CC0718">
              <w:rPr>
                <w:color w:val="000000"/>
                <w:spacing w:val="-2"/>
                <w:sz w:val="18"/>
              </w:rPr>
              <w:t>Document</w:t>
            </w:r>
          </w:p>
        </w:tc>
        <w:tc>
          <w:tcPr>
            <w:tcW w:w="1132" w:type="dxa"/>
            <w:tcBorders>
              <w:bottom w:val="single" w:color="8FB6EA" w:sz="5" w:space="0"/>
            </w:tcBorders>
            <w:shd w:val="clear" w:color="auto" w:fill="FFFFFF" w:themeFill="background1"/>
            <w:tcMar/>
          </w:tcPr>
          <w:p w:rsidRPr="00CC0718" w:rsidR="00C71DC8" w:rsidP="00244814" w:rsidRDefault="00C71DC8" w14:paraId="5BC68632" w14:textId="77777777">
            <w:pPr>
              <w:rPr>
                <w:color w:val="000000"/>
                <w:spacing w:val="-2"/>
                <w:sz w:val="18"/>
              </w:rPr>
            </w:pPr>
            <w:r w:rsidRPr="00CC0718">
              <w:rPr>
                <w:color w:val="000000"/>
                <w:spacing w:val="-2"/>
                <w:sz w:val="18"/>
              </w:rPr>
              <w:t>1</w:t>
            </w:r>
          </w:p>
        </w:tc>
        <w:tc>
          <w:tcPr>
            <w:tcW w:w="1576" w:type="dxa"/>
            <w:gridSpan w:val="2"/>
            <w:tcBorders>
              <w:bottom w:val="single" w:color="8FB6EA" w:sz="5" w:space="0"/>
            </w:tcBorders>
            <w:shd w:val="clear" w:color="auto" w:fill="FFFFFF" w:themeFill="background1"/>
            <w:tcMar/>
          </w:tcPr>
          <w:p w:rsidRPr="00CC0718" w:rsidR="00C71DC8" w:rsidP="00244814" w:rsidRDefault="00C71DC8" w14:paraId="6A1713DD" w14:textId="77777777">
            <w:pPr>
              <w:rPr>
                <w:color w:val="000000"/>
                <w:spacing w:val="-2"/>
                <w:sz w:val="18"/>
              </w:rPr>
            </w:pPr>
            <w:r w:rsidRPr="00CC0718">
              <w:rPr>
                <w:color w:val="000000"/>
                <w:spacing w:val="-2"/>
                <w:sz w:val="18"/>
              </w:rPr>
              <w:t>1</w:t>
            </w:r>
          </w:p>
        </w:tc>
        <w:tc>
          <w:tcPr>
            <w:tcW w:w="1362" w:type="dxa"/>
            <w:tcBorders>
              <w:bottom w:val="single" w:color="8FB6EA" w:sz="5" w:space="0"/>
            </w:tcBorders>
            <w:shd w:val="clear" w:color="auto" w:fill="FFFFFF" w:themeFill="background1"/>
            <w:tcMar/>
          </w:tcPr>
          <w:p w:rsidRPr="00CC0718" w:rsidR="00C71DC8" w:rsidP="00244814" w:rsidRDefault="00C71DC8" w14:paraId="1261EE1D" w14:textId="77777777">
            <w:pPr>
              <w:rPr>
                <w:color w:val="000000"/>
                <w:spacing w:val="-2"/>
                <w:sz w:val="18"/>
              </w:rPr>
            </w:pPr>
            <w:r w:rsidRPr="00CC0718">
              <w:rPr>
                <w:color w:val="000000"/>
                <w:spacing w:val="-2"/>
                <w:sz w:val="18"/>
              </w:rPr>
              <w:t>12</w:t>
            </w:r>
          </w:p>
        </w:tc>
        <w:tc>
          <w:tcPr>
            <w:tcW w:w="1690" w:type="dxa"/>
            <w:tcBorders>
              <w:bottom w:val="single" w:color="8FB6EA" w:sz="5" w:space="0"/>
            </w:tcBorders>
            <w:shd w:val="clear" w:color="auto" w:fill="FFFFFF" w:themeFill="background1"/>
            <w:tcMar/>
          </w:tcPr>
          <w:p w:rsidRPr="00CC0718" w:rsidR="00C71DC8" w:rsidP="00244814" w:rsidRDefault="00C71DC8" w14:paraId="51F8866E" w14:textId="77777777">
            <w:pPr>
              <w:rPr>
                <w:color w:val="000000"/>
                <w:spacing w:val="-2"/>
                <w:sz w:val="18"/>
              </w:rPr>
            </w:pPr>
            <w:r w:rsidRPr="00CC0718">
              <w:rPr>
                <w:color w:val="000000"/>
                <w:spacing w:val="-2"/>
                <w:sz w:val="18"/>
              </w:rPr>
              <w:t>1</w:t>
            </w:r>
          </w:p>
        </w:tc>
        <w:tc>
          <w:tcPr>
            <w:tcW w:w="1576" w:type="dxa"/>
            <w:tcBorders>
              <w:bottom w:val="single" w:color="8FB6EA" w:sz="5" w:space="0"/>
            </w:tcBorders>
            <w:shd w:val="clear" w:color="auto" w:fill="FFFFFF" w:themeFill="background1"/>
            <w:tcMar/>
          </w:tcPr>
          <w:p w:rsidRPr="00CC0718" w:rsidR="00C71DC8" w:rsidP="00244814" w:rsidRDefault="00C71DC8" w14:paraId="464A1722" w14:textId="77777777">
            <w:pPr>
              <w:rPr>
                <w:color w:val="000000"/>
                <w:spacing w:val="-2"/>
                <w:sz w:val="18"/>
              </w:rPr>
            </w:pPr>
          </w:p>
        </w:tc>
      </w:tr>
      <w:tr w:rsidRPr="00CC0718" w:rsidR="00C71DC8" w:rsidTr="3A33D0EC" w14:paraId="19774AEC" w14:textId="77777777">
        <w:trPr>
          <w:trHeight w:val="974" w:hRule="exact"/>
        </w:trPr>
        <w:tc>
          <w:tcPr>
            <w:tcW w:w="10717" w:type="dxa"/>
            <w:gridSpan w:val="8"/>
            <w:tcBorders>
              <w:top w:val="single" w:color="8FB6EA" w:sz="5" w:space="0"/>
            </w:tcBorders>
            <w:tcMar/>
          </w:tcPr>
          <w:p w:rsidRPr="00CC0718" w:rsidR="00C71DC8" w:rsidP="00244814" w:rsidRDefault="00C71DC8" w14:paraId="24A999A0" w14:textId="77777777"/>
        </w:tc>
      </w:tr>
      <w:tr w:rsidRPr="00CC0718" w:rsidR="00C71DC8" w:rsidTr="3A33D0EC" w14:paraId="0C8E9F1E" w14:textId="77777777">
        <w:trPr>
          <w:trHeight w:val="459" w:hRule="exact"/>
        </w:trPr>
        <w:tc>
          <w:tcPr>
            <w:tcW w:w="5359" w:type="dxa"/>
            <w:gridSpan w:val="4"/>
            <w:shd w:val="clear" w:color="auto" w:fill="FFFFFF" w:themeFill="background1"/>
            <w:tcMar/>
          </w:tcPr>
          <w:p w:rsidRPr="00CC0718" w:rsidR="00C71DC8" w:rsidP="00244814" w:rsidRDefault="00C71DC8" w14:paraId="1081F144" w14:textId="77777777">
            <w:pPr>
              <w:jc w:val="right"/>
              <w:rPr>
                <w:color w:val="000066"/>
                <w:spacing w:val="-2"/>
                <w:sz w:val="16"/>
              </w:rPr>
            </w:pPr>
            <w:r w:rsidRPr="00CC0718">
              <w:rPr>
                <w:color w:val="000066"/>
                <w:spacing w:val="-2"/>
                <w:sz w:val="16"/>
              </w:rPr>
              <w:t>Formatted Reports\\Code Summary Formatted Report</w:t>
            </w:r>
          </w:p>
        </w:tc>
        <w:tc>
          <w:tcPr>
            <w:tcW w:w="5358" w:type="dxa"/>
            <w:gridSpan w:val="4"/>
            <w:shd w:val="clear" w:color="auto" w:fill="FFFFFF" w:themeFill="background1"/>
            <w:tcMar/>
          </w:tcPr>
          <w:p w:rsidRPr="00CC0718" w:rsidR="00C71DC8" w:rsidP="00244814" w:rsidRDefault="00C71DC8" w14:paraId="641173A6" w14:textId="77777777">
            <w:pPr>
              <w:jc w:val="right"/>
              <w:rPr>
                <w:color w:val="000066"/>
                <w:spacing w:val="-2"/>
                <w:sz w:val="16"/>
              </w:rPr>
            </w:pPr>
            <w:r w:rsidRPr="00CC0718">
              <w:rPr>
                <w:color w:val="000066"/>
                <w:spacing w:val="-2"/>
                <w:sz w:val="16"/>
              </w:rPr>
              <w:t>Page 16 of 104</w:t>
            </w:r>
          </w:p>
        </w:tc>
      </w:tr>
      <w:tr w:rsidRPr="00CC0718" w:rsidR="00C71DC8" w:rsidTr="3A33D0EC" w14:paraId="48B0B831" w14:textId="77777777">
        <w:trPr>
          <w:trHeight w:val="444" w:hRule="exact"/>
        </w:trPr>
        <w:tc>
          <w:tcPr>
            <w:tcW w:w="10717" w:type="dxa"/>
            <w:gridSpan w:val="8"/>
            <w:shd w:val="clear" w:color="auto" w:fill="FFFFFF" w:themeFill="background1"/>
            <w:tcMar/>
            <w:vAlign w:val="center"/>
          </w:tcPr>
          <w:p w:rsidRPr="00CC0718" w:rsidR="00C71DC8" w:rsidP="00244814" w:rsidRDefault="00C71DC8" w14:paraId="567B0662" w14:textId="77777777">
            <w:pPr>
              <w:jc w:val="right"/>
              <w:rPr>
                <w:color w:val="000066"/>
                <w:spacing w:val="-2"/>
                <w:sz w:val="16"/>
              </w:rPr>
            </w:pPr>
            <w:r w:rsidRPr="00CC0718">
              <w:rPr>
                <w:color w:val="000066"/>
                <w:spacing w:val="-2"/>
                <w:sz w:val="16"/>
              </w:rPr>
              <w:t>11/13/2024 3:39 PM</w:t>
            </w:r>
          </w:p>
        </w:tc>
      </w:tr>
      <w:tr w:rsidRPr="00CC0718" w:rsidR="00C71DC8" w:rsidTr="3A33D0EC" w14:paraId="076E43CD" w14:textId="77777777">
        <w:trPr>
          <w:trHeight w:val="458" w:hRule="exact"/>
        </w:trPr>
        <w:tc>
          <w:tcPr>
            <w:tcW w:w="3381" w:type="dxa"/>
            <w:gridSpan w:val="2"/>
            <w:shd w:val="clear" w:color="auto" w:fill="8FB6EA"/>
            <w:tcMar/>
          </w:tcPr>
          <w:p w:rsidRPr="00CC0718" w:rsidR="00C71DC8" w:rsidP="00244814" w:rsidRDefault="00C71DC8" w14:paraId="3E96FA6E" w14:textId="77777777">
            <w:pPr>
              <w:rPr>
                <w:b/>
                <w:color w:val="000066"/>
                <w:spacing w:val="-2"/>
                <w:sz w:val="18"/>
              </w:rPr>
            </w:pPr>
            <w:r w:rsidRPr="00CC0718">
              <w:rPr>
                <w:b/>
                <w:color w:val="000066"/>
                <w:spacing w:val="-2"/>
                <w:sz w:val="18"/>
              </w:rPr>
              <w:t>File Type</w:t>
            </w:r>
          </w:p>
        </w:tc>
        <w:tc>
          <w:tcPr>
            <w:tcW w:w="1132" w:type="dxa"/>
            <w:shd w:val="clear" w:color="auto" w:fill="8FB6EA"/>
            <w:tcMar/>
          </w:tcPr>
          <w:p w:rsidRPr="00CC0718" w:rsidR="00C71DC8" w:rsidP="00244814" w:rsidRDefault="00C71DC8" w14:paraId="41122481" w14:textId="77777777">
            <w:pPr>
              <w:rPr>
                <w:b/>
                <w:color w:val="000066"/>
                <w:spacing w:val="-2"/>
                <w:sz w:val="18"/>
              </w:rPr>
            </w:pPr>
            <w:r w:rsidRPr="00CC0718">
              <w:rPr>
                <w:b/>
                <w:color w:val="000066"/>
                <w:spacing w:val="-2"/>
                <w:sz w:val="18"/>
              </w:rPr>
              <w:t>Number of Files</w:t>
            </w:r>
          </w:p>
        </w:tc>
        <w:tc>
          <w:tcPr>
            <w:tcW w:w="1576" w:type="dxa"/>
            <w:gridSpan w:val="2"/>
            <w:shd w:val="clear" w:color="auto" w:fill="8FB6EA"/>
            <w:tcMar/>
          </w:tcPr>
          <w:p w:rsidRPr="00CC0718" w:rsidR="00C71DC8" w:rsidP="00244814" w:rsidRDefault="00C71DC8" w14:paraId="700F3AD5" w14:textId="77777777">
            <w:pPr>
              <w:rPr>
                <w:b/>
                <w:color w:val="000066"/>
                <w:spacing w:val="-2"/>
                <w:sz w:val="18"/>
              </w:rPr>
            </w:pPr>
            <w:r w:rsidRPr="00CC0718">
              <w:rPr>
                <w:b/>
                <w:color w:val="000066"/>
                <w:spacing w:val="-2"/>
                <w:sz w:val="18"/>
              </w:rPr>
              <w:t>Number of Coding References</w:t>
            </w:r>
          </w:p>
        </w:tc>
        <w:tc>
          <w:tcPr>
            <w:tcW w:w="1362" w:type="dxa"/>
            <w:shd w:val="clear" w:color="auto" w:fill="8FB6EA"/>
            <w:tcMar/>
          </w:tcPr>
          <w:p w:rsidRPr="00CC0718" w:rsidR="00C71DC8" w:rsidP="00244814" w:rsidRDefault="00C71DC8" w14:paraId="1350F2A5" w14:textId="77777777">
            <w:pPr>
              <w:rPr>
                <w:b/>
                <w:color w:val="000066"/>
                <w:spacing w:val="-2"/>
                <w:sz w:val="18"/>
              </w:rPr>
            </w:pPr>
            <w:r w:rsidRPr="00CC0718">
              <w:rPr>
                <w:b/>
                <w:color w:val="000066"/>
                <w:spacing w:val="-2"/>
                <w:sz w:val="18"/>
              </w:rPr>
              <w:t>Number of Words Coded</w:t>
            </w:r>
          </w:p>
        </w:tc>
        <w:tc>
          <w:tcPr>
            <w:tcW w:w="1690" w:type="dxa"/>
            <w:shd w:val="clear" w:color="auto" w:fill="8FB6EA"/>
            <w:tcMar/>
          </w:tcPr>
          <w:p w:rsidRPr="00CC0718" w:rsidR="00C71DC8" w:rsidP="00244814" w:rsidRDefault="00C71DC8" w14:paraId="237961C2" w14:textId="77777777">
            <w:pPr>
              <w:rPr>
                <w:b/>
                <w:color w:val="000066"/>
                <w:spacing w:val="-2"/>
                <w:sz w:val="18"/>
              </w:rPr>
            </w:pPr>
            <w:r w:rsidRPr="00CC0718">
              <w:rPr>
                <w:b/>
                <w:color w:val="000066"/>
                <w:spacing w:val="-2"/>
                <w:sz w:val="18"/>
              </w:rPr>
              <w:t>Number of Paragraphs Coded</w:t>
            </w:r>
          </w:p>
        </w:tc>
        <w:tc>
          <w:tcPr>
            <w:tcW w:w="1576" w:type="dxa"/>
            <w:shd w:val="clear" w:color="auto" w:fill="8FB6EA"/>
            <w:tcMar/>
          </w:tcPr>
          <w:p w:rsidRPr="00CC0718" w:rsidR="00C71DC8" w:rsidP="00244814" w:rsidRDefault="00C71DC8" w14:paraId="02A823B3" w14:textId="77777777">
            <w:pPr>
              <w:rPr>
                <w:b/>
                <w:color w:val="000066"/>
                <w:spacing w:val="-2"/>
                <w:sz w:val="18"/>
              </w:rPr>
            </w:pPr>
            <w:r w:rsidRPr="00CC0718">
              <w:rPr>
                <w:b/>
                <w:color w:val="000066"/>
                <w:spacing w:val="-2"/>
                <w:sz w:val="18"/>
              </w:rPr>
              <w:t>Duration Coded</w:t>
            </w:r>
          </w:p>
        </w:tc>
      </w:tr>
      <w:tr w:rsidRPr="00CC0718" w:rsidR="00C71DC8" w:rsidTr="3A33D0EC" w14:paraId="2624E9F8" w14:textId="77777777">
        <w:trPr>
          <w:trHeight w:val="616" w:hRule="exact"/>
        </w:trPr>
        <w:tc>
          <w:tcPr>
            <w:tcW w:w="10717" w:type="dxa"/>
            <w:gridSpan w:val="8"/>
            <w:shd w:val="clear" w:color="auto" w:fill="FFFFFF" w:themeFill="background1"/>
            <w:tcMar/>
          </w:tcPr>
          <w:p w:rsidRPr="00CC0718" w:rsidR="00C71DC8" w:rsidP="00244814" w:rsidRDefault="00C71DC8" w14:paraId="2C2BC4AD" w14:textId="77777777">
            <w:pPr>
              <w:rPr>
                <w:b/>
                <w:color w:val="5C83B4"/>
                <w:spacing w:val="-2"/>
                <w:sz w:val="24"/>
              </w:rPr>
            </w:pPr>
          </w:p>
        </w:tc>
      </w:tr>
      <w:tr w:rsidRPr="00CC0718" w:rsidR="00C71DC8" w:rsidTr="3A33D0EC" w14:paraId="35B506FF" w14:textId="77777777">
        <w:trPr>
          <w:trHeight w:val="445" w:hRule="exact"/>
        </w:trPr>
        <w:tc>
          <w:tcPr>
            <w:tcW w:w="1805" w:type="dxa"/>
            <w:shd w:val="clear" w:color="auto" w:fill="FFFFFF" w:themeFill="background1"/>
            <w:tcMar/>
          </w:tcPr>
          <w:p w:rsidRPr="00CC0718" w:rsidR="00C71DC8" w:rsidP="00244814" w:rsidRDefault="00C71DC8" w14:paraId="7130A479" w14:textId="77777777">
            <w:pPr>
              <w:rPr>
                <w:b/>
                <w:color w:val="5C83B4"/>
                <w:spacing w:val="-2"/>
                <w:sz w:val="24"/>
              </w:rPr>
            </w:pPr>
            <w:r w:rsidRPr="00CC0718">
              <w:rPr>
                <w:b/>
                <w:color w:val="5C83B4"/>
                <w:spacing w:val="-2"/>
                <w:sz w:val="24"/>
              </w:rPr>
              <w:t>Nickname:</w:t>
            </w:r>
          </w:p>
        </w:tc>
        <w:tc>
          <w:tcPr>
            <w:tcW w:w="8912" w:type="dxa"/>
            <w:gridSpan w:val="7"/>
            <w:vMerge w:val="restart"/>
            <w:shd w:val="clear" w:color="auto" w:fill="FFFFFF" w:themeFill="background1"/>
            <w:tcMar/>
          </w:tcPr>
          <w:p w:rsidRPr="00CC0718" w:rsidR="00C71DC8" w:rsidP="3A33D0EC" w:rsidRDefault="00C71DC8" w14:paraId="7222A230" w14:textId="77777777">
            <w:pPr>
              <w:rPr>
                <w:b w:val="1"/>
                <w:bCs w:val="1"/>
                <w:color w:val="5C83B4"/>
                <w:spacing w:val="-2"/>
                <w:sz w:val="24"/>
                <w:szCs w:val="24"/>
                <w:lang w:val="en-US"/>
              </w:rPr>
            </w:pPr>
            <w:r w:rsidRPr="3A33D0EC" w:rsidR="00C71DC8">
              <w:rPr>
                <w:b w:val="1"/>
                <w:bCs w:val="1"/>
                <w:color w:val="5C83B4"/>
                <w:spacing w:val="-2"/>
                <w:sz w:val="24"/>
                <w:szCs w:val="24"/>
                <w:lang w:val="en-US"/>
              </w:rPr>
              <w:t xml:space="preserve">Codes\\AXIAL CODE\\Q12- Marketing Club tasks that could </w:t>
            </w:r>
            <w:r w:rsidRPr="3A33D0EC" w:rsidR="00C71DC8">
              <w:rPr>
                <w:b w:val="1"/>
                <w:bCs w:val="1"/>
                <w:color w:val="5C83B4"/>
                <w:spacing w:val="-2"/>
                <w:sz w:val="24"/>
                <w:szCs w:val="24"/>
                <w:lang w:val="en-US"/>
              </w:rPr>
              <w:t>demonstrate</w:t>
            </w:r>
            <w:r w:rsidRPr="3A33D0EC" w:rsidR="00C71DC8">
              <w:rPr>
                <w:b w:val="1"/>
                <w:bCs w:val="1"/>
                <w:color w:val="5C83B4"/>
                <w:spacing w:val="-2"/>
                <w:sz w:val="24"/>
                <w:szCs w:val="24"/>
                <w:lang w:val="en-US"/>
              </w:rPr>
              <w:t xml:space="preserve"> value\OFFER SERVICE AT FLEXIBLE BUDGET\Transparent Service Pricing and Budget Alignment</w:t>
            </w:r>
          </w:p>
        </w:tc>
      </w:tr>
      <w:tr w:rsidRPr="00CC0718" w:rsidR="00C71DC8" w:rsidTr="3A33D0EC" w14:paraId="3DC5931F" w14:textId="77777777">
        <w:trPr>
          <w:trHeight w:val="458" w:hRule="exact"/>
        </w:trPr>
        <w:tc>
          <w:tcPr>
            <w:tcW w:w="1805" w:type="dxa"/>
            <w:shd w:val="clear" w:color="auto" w:fill="FFFFFF" w:themeFill="background1"/>
            <w:tcMar/>
          </w:tcPr>
          <w:p w:rsidRPr="00CC0718" w:rsidR="00C71DC8" w:rsidP="00244814" w:rsidRDefault="00C71DC8" w14:paraId="7CDA2C57" w14:textId="77777777">
            <w:pPr>
              <w:rPr>
                <w:b/>
                <w:color w:val="5C83B4"/>
                <w:spacing w:val="-2"/>
                <w:sz w:val="24"/>
              </w:rPr>
            </w:pPr>
            <w:r w:rsidRPr="00CC0718">
              <w:rPr>
                <w:b/>
                <w:color w:val="5C83B4"/>
                <w:spacing w:val="-2"/>
                <w:sz w:val="24"/>
              </w:rPr>
              <w:t>Classification:</w:t>
            </w:r>
          </w:p>
        </w:tc>
        <w:tc>
          <w:tcPr>
            <w:tcW w:w="8912" w:type="dxa"/>
            <w:gridSpan w:val="7"/>
            <w:vMerge/>
            <w:tcMar/>
          </w:tcPr>
          <w:p w:rsidRPr="00CC0718" w:rsidR="00C71DC8" w:rsidP="00244814" w:rsidRDefault="00C71DC8" w14:paraId="58E3FF4A" w14:textId="77777777"/>
        </w:tc>
      </w:tr>
      <w:tr w:rsidRPr="00CC0718" w:rsidR="00C71DC8" w:rsidTr="3A33D0EC" w14:paraId="398A2498" w14:textId="77777777">
        <w:trPr>
          <w:trHeight w:val="444" w:hRule="exact"/>
        </w:trPr>
        <w:tc>
          <w:tcPr>
            <w:tcW w:w="1805" w:type="dxa"/>
            <w:shd w:val="clear" w:color="auto" w:fill="FFFFFF" w:themeFill="background1"/>
            <w:tcMar/>
          </w:tcPr>
          <w:p w:rsidRPr="00CC0718" w:rsidR="00C71DC8" w:rsidP="00244814" w:rsidRDefault="00C71DC8" w14:paraId="5FA9F2E9" w14:textId="77777777">
            <w:pPr>
              <w:rPr>
                <w:b/>
                <w:color w:val="5C83B4"/>
                <w:spacing w:val="-2"/>
                <w:sz w:val="24"/>
              </w:rPr>
            </w:pPr>
            <w:r w:rsidRPr="00CC0718">
              <w:rPr>
                <w:b/>
                <w:color w:val="5C83B4"/>
                <w:spacing w:val="-2"/>
                <w:sz w:val="24"/>
              </w:rPr>
              <w:t>Aggregated:</w:t>
            </w:r>
          </w:p>
        </w:tc>
        <w:tc>
          <w:tcPr>
            <w:tcW w:w="8912" w:type="dxa"/>
            <w:gridSpan w:val="7"/>
            <w:shd w:val="clear" w:color="auto" w:fill="FFFFFF" w:themeFill="background1"/>
            <w:tcMar/>
          </w:tcPr>
          <w:p w:rsidRPr="00CC0718" w:rsidR="00C71DC8" w:rsidP="00244814" w:rsidRDefault="00C71DC8" w14:paraId="15D8CF01" w14:textId="77777777">
            <w:pPr>
              <w:rPr>
                <w:b/>
                <w:color w:val="5C83B4"/>
                <w:spacing w:val="-2"/>
                <w:sz w:val="24"/>
              </w:rPr>
            </w:pPr>
            <w:r w:rsidRPr="00CC0718">
              <w:rPr>
                <w:b/>
                <w:color w:val="5C83B4"/>
                <w:spacing w:val="-2"/>
                <w:sz w:val="24"/>
              </w:rPr>
              <w:t>No</w:t>
            </w:r>
          </w:p>
        </w:tc>
      </w:tr>
      <w:tr w:rsidRPr="00CC0718" w:rsidR="00C71DC8" w:rsidTr="3A33D0EC" w14:paraId="7922B4AA" w14:textId="77777777">
        <w:trPr>
          <w:trHeight w:val="344" w:hRule="exact"/>
        </w:trPr>
        <w:tc>
          <w:tcPr>
            <w:tcW w:w="3381" w:type="dxa"/>
            <w:gridSpan w:val="2"/>
            <w:tcBorders>
              <w:bottom w:val="single" w:color="8FB6EA" w:sz="5" w:space="0"/>
            </w:tcBorders>
            <w:shd w:val="clear" w:color="auto" w:fill="FFFFFF" w:themeFill="background1"/>
            <w:tcMar/>
          </w:tcPr>
          <w:p w:rsidRPr="00CC0718" w:rsidR="00C71DC8" w:rsidP="00244814" w:rsidRDefault="00C71DC8" w14:paraId="03AA9CC9" w14:textId="77777777">
            <w:pPr>
              <w:rPr>
                <w:color w:val="000000"/>
                <w:spacing w:val="-2"/>
                <w:sz w:val="18"/>
              </w:rPr>
            </w:pPr>
            <w:r w:rsidRPr="00CC0718">
              <w:rPr>
                <w:color w:val="000000"/>
                <w:spacing w:val="-2"/>
                <w:sz w:val="18"/>
              </w:rPr>
              <w:t>Document</w:t>
            </w:r>
          </w:p>
        </w:tc>
        <w:tc>
          <w:tcPr>
            <w:tcW w:w="1132" w:type="dxa"/>
            <w:tcBorders>
              <w:bottom w:val="single" w:color="8FB6EA" w:sz="5" w:space="0"/>
            </w:tcBorders>
            <w:shd w:val="clear" w:color="auto" w:fill="FFFFFF" w:themeFill="background1"/>
            <w:tcMar/>
          </w:tcPr>
          <w:p w:rsidRPr="00CC0718" w:rsidR="00C71DC8" w:rsidP="00244814" w:rsidRDefault="00C71DC8" w14:paraId="434D7C06" w14:textId="77777777">
            <w:pPr>
              <w:rPr>
                <w:color w:val="000000"/>
                <w:spacing w:val="-2"/>
                <w:sz w:val="18"/>
              </w:rPr>
            </w:pPr>
            <w:r w:rsidRPr="00CC0718">
              <w:rPr>
                <w:color w:val="000000"/>
                <w:spacing w:val="-2"/>
                <w:sz w:val="18"/>
              </w:rPr>
              <w:t>2</w:t>
            </w:r>
          </w:p>
        </w:tc>
        <w:tc>
          <w:tcPr>
            <w:tcW w:w="1576" w:type="dxa"/>
            <w:gridSpan w:val="2"/>
            <w:tcBorders>
              <w:bottom w:val="single" w:color="8FB6EA" w:sz="5" w:space="0"/>
            </w:tcBorders>
            <w:shd w:val="clear" w:color="auto" w:fill="FFFFFF" w:themeFill="background1"/>
            <w:tcMar/>
          </w:tcPr>
          <w:p w:rsidRPr="00CC0718" w:rsidR="00C71DC8" w:rsidP="00244814" w:rsidRDefault="00C71DC8" w14:paraId="0E9BC414" w14:textId="77777777">
            <w:pPr>
              <w:rPr>
                <w:color w:val="000000"/>
                <w:spacing w:val="-2"/>
                <w:sz w:val="18"/>
              </w:rPr>
            </w:pPr>
            <w:r w:rsidRPr="00CC0718">
              <w:rPr>
                <w:color w:val="000000"/>
                <w:spacing w:val="-2"/>
                <w:sz w:val="18"/>
              </w:rPr>
              <w:t>7</w:t>
            </w:r>
          </w:p>
        </w:tc>
        <w:tc>
          <w:tcPr>
            <w:tcW w:w="1362" w:type="dxa"/>
            <w:tcBorders>
              <w:bottom w:val="single" w:color="8FB6EA" w:sz="5" w:space="0"/>
            </w:tcBorders>
            <w:shd w:val="clear" w:color="auto" w:fill="FFFFFF" w:themeFill="background1"/>
            <w:tcMar/>
          </w:tcPr>
          <w:p w:rsidRPr="00CC0718" w:rsidR="00C71DC8" w:rsidP="00244814" w:rsidRDefault="00C71DC8" w14:paraId="08BDFB33" w14:textId="77777777">
            <w:pPr>
              <w:rPr>
                <w:color w:val="000000"/>
                <w:spacing w:val="-2"/>
                <w:sz w:val="18"/>
              </w:rPr>
            </w:pPr>
            <w:r w:rsidRPr="00CC0718">
              <w:rPr>
                <w:color w:val="000000"/>
                <w:spacing w:val="-2"/>
                <w:sz w:val="18"/>
              </w:rPr>
              <w:t>91</w:t>
            </w:r>
          </w:p>
        </w:tc>
        <w:tc>
          <w:tcPr>
            <w:tcW w:w="1690" w:type="dxa"/>
            <w:tcBorders>
              <w:bottom w:val="single" w:color="8FB6EA" w:sz="5" w:space="0"/>
            </w:tcBorders>
            <w:shd w:val="clear" w:color="auto" w:fill="FFFFFF" w:themeFill="background1"/>
            <w:tcMar/>
          </w:tcPr>
          <w:p w:rsidRPr="00CC0718" w:rsidR="00C71DC8" w:rsidP="00244814" w:rsidRDefault="00C71DC8" w14:paraId="7B5A9563" w14:textId="77777777">
            <w:pPr>
              <w:rPr>
                <w:color w:val="000000"/>
                <w:spacing w:val="-2"/>
                <w:sz w:val="18"/>
              </w:rPr>
            </w:pPr>
            <w:r w:rsidRPr="00CC0718">
              <w:rPr>
                <w:color w:val="000000"/>
                <w:spacing w:val="-2"/>
                <w:sz w:val="18"/>
              </w:rPr>
              <w:t>7</w:t>
            </w:r>
          </w:p>
        </w:tc>
        <w:tc>
          <w:tcPr>
            <w:tcW w:w="1576" w:type="dxa"/>
            <w:tcBorders>
              <w:bottom w:val="single" w:color="8FB6EA" w:sz="5" w:space="0"/>
            </w:tcBorders>
            <w:shd w:val="clear" w:color="auto" w:fill="FFFFFF" w:themeFill="background1"/>
            <w:tcMar/>
          </w:tcPr>
          <w:p w:rsidRPr="00CC0718" w:rsidR="00C71DC8" w:rsidP="00244814" w:rsidRDefault="00C71DC8" w14:paraId="5D21EA34" w14:textId="77777777">
            <w:pPr>
              <w:rPr>
                <w:color w:val="000000"/>
                <w:spacing w:val="-2"/>
                <w:sz w:val="18"/>
              </w:rPr>
            </w:pPr>
          </w:p>
        </w:tc>
      </w:tr>
      <w:tr w:rsidRPr="00CC0718" w:rsidR="00C71DC8" w:rsidTr="3A33D0EC" w14:paraId="32CF745D" w14:textId="77777777">
        <w:trPr>
          <w:trHeight w:val="444" w:hRule="exact"/>
        </w:trPr>
        <w:tc>
          <w:tcPr>
            <w:tcW w:w="10717" w:type="dxa"/>
            <w:gridSpan w:val="8"/>
            <w:tcBorders>
              <w:top w:val="single" w:color="8FB6EA" w:sz="5" w:space="0"/>
            </w:tcBorders>
            <w:tcMar/>
          </w:tcPr>
          <w:p w:rsidRPr="00CC0718" w:rsidR="00C71DC8" w:rsidP="00244814" w:rsidRDefault="00C71DC8" w14:paraId="4379CD8D" w14:textId="77777777"/>
        </w:tc>
      </w:tr>
      <w:tr w:rsidRPr="00CC0718" w:rsidR="00C71DC8" w:rsidTr="3A33D0EC" w14:paraId="04702501" w14:textId="77777777">
        <w:trPr>
          <w:trHeight w:val="602" w:hRule="exact"/>
        </w:trPr>
        <w:tc>
          <w:tcPr>
            <w:tcW w:w="10717" w:type="dxa"/>
            <w:gridSpan w:val="8"/>
            <w:shd w:val="clear" w:color="auto" w:fill="FFFFFF" w:themeFill="background1"/>
            <w:tcMar/>
          </w:tcPr>
          <w:p w:rsidRPr="00CC0718" w:rsidR="00C71DC8" w:rsidP="00244814" w:rsidRDefault="00C71DC8" w14:paraId="5BAFDAF7" w14:textId="77777777">
            <w:pPr>
              <w:rPr>
                <w:b/>
                <w:color w:val="5C83B4"/>
                <w:spacing w:val="-2"/>
                <w:sz w:val="24"/>
              </w:rPr>
            </w:pPr>
          </w:p>
        </w:tc>
      </w:tr>
      <w:tr w:rsidRPr="00CC0718" w:rsidR="00C71DC8" w:rsidTr="3A33D0EC" w14:paraId="551F3371" w14:textId="77777777">
        <w:trPr>
          <w:trHeight w:val="458" w:hRule="exact"/>
        </w:trPr>
        <w:tc>
          <w:tcPr>
            <w:tcW w:w="1805" w:type="dxa"/>
            <w:shd w:val="clear" w:color="auto" w:fill="FFFFFF" w:themeFill="background1"/>
            <w:tcMar/>
          </w:tcPr>
          <w:p w:rsidRPr="00CC0718" w:rsidR="00C71DC8" w:rsidP="00244814" w:rsidRDefault="00C71DC8" w14:paraId="5D4840B9" w14:textId="77777777">
            <w:pPr>
              <w:rPr>
                <w:b/>
                <w:color w:val="5C83B4"/>
                <w:spacing w:val="-2"/>
                <w:sz w:val="24"/>
              </w:rPr>
            </w:pPr>
            <w:r w:rsidRPr="00CC0718">
              <w:rPr>
                <w:b/>
                <w:color w:val="5C83B4"/>
                <w:spacing w:val="-2"/>
                <w:sz w:val="24"/>
              </w:rPr>
              <w:t>Nickname:</w:t>
            </w:r>
          </w:p>
        </w:tc>
        <w:tc>
          <w:tcPr>
            <w:tcW w:w="8912" w:type="dxa"/>
            <w:gridSpan w:val="7"/>
            <w:vMerge w:val="restart"/>
            <w:shd w:val="clear" w:color="auto" w:fill="FFFFFF" w:themeFill="background1"/>
            <w:tcMar/>
          </w:tcPr>
          <w:p w:rsidRPr="00CC0718" w:rsidR="00C71DC8" w:rsidP="3A33D0EC" w:rsidRDefault="00C71DC8" w14:paraId="37E7DD3D" w14:textId="77777777">
            <w:pPr>
              <w:rPr>
                <w:b w:val="1"/>
                <w:bCs w:val="1"/>
                <w:color w:val="5C83B4"/>
                <w:spacing w:val="-2"/>
                <w:sz w:val="24"/>
                <w:szCs w:val="24"/>
                <w:lang w:val="en-US"/>
              </w:rPr>
            </w:pPr>
            <w:r w:rsidRPr="3A33D0EC" w:rsidR="00C71DC8">
              <w:rPr>
                <w:b w:val="1"/>
                <w:bCs w:val="1"/>
                <w:color w:val="5C83B4"/>
                <w:spacing w:val="-2"/>
                <w:sz w:val="24"/>
                <w:szCs w:val="24"/>
                <w:lang w:val="en-US"/>
              </w:rPr>
              <w:t xml:space="preserve">Codes\\AXIAL CODE\\Q12- Marketing Club tasks that could </w:t>
            </w:r>
            <w:r w:rsidRPr="3A33D0EC" w:rsidR="00C71DC8">
              <w:rPr>
                <w:b w:val="1"/>
                <w:bCs w:val="1"/>
                <w:color w:val="5C83B4"/>
                <w:spacing w:val="-2"/>
                <w:sz w:val="24"/>
                <w:szCs w:val="24"/>
                <w:lang w:val="en-US"/>
              </w:rPr>
              <w:t>demonstrate</w:t>
            </w:r>
            <w:r w:rsidRPr="3A33D0EC" w:rsidR="00C71DC8">
              <w:rPr>
                <w:b w:val="1"/>
                <w:bCs w:val="1"/>
                <w:color w:val="5C83B4"/>
                <w:spacing w:val="-2"/>
                <w:sz w:val="24"/>
                <w:szCs w:val="24"/>
                <w:lang w:val="en-US"/>
              </w:rPr>
              <w:t xml:space="preserve"> value\ONGOING RELATIONSHIP AND CONTINUITY</w:t>
            </w:r>
          </w:p>
        </w:tc>
      </w:tr>
      <w:tr w:rsidRPr="00CC0718" w:rsidR="00C71DC8" w:rsidTr="3A33D0EC" w14:paraId="1773D9AE" w14:textId="77777777">
        <w:trPr>
          <w:trHeight w:val="445" w:hRule="exact"/>
        </w:trPr>
        <w:tc>
          <w:tcPr>
            <w:tcW w:w="1805" w:type="dxa"/>
            <w:shd w:val="clear" w:color="auto" w:fill="FFFFFF" w:themeFill="background1"/>
            <w:tcMar/>
          </w:tcPr>
          <w:p w:rsidRPr="00CC0718" w:rsidR="00C71DC8" w:rsidP="00244814" w:rsidRDefault="00C71DC8" w14:paraId="29055E6D" w14:textId="77777777">
            <w:pPr>
              <w:rPr>
                <w:b/>
                <w:color w:val="5C83B4"/>
                <w:spacing w:val="-2"/>
                <w:sz w:val="24"/>
              </w:rPr>
            </w:pPr>
            <w:r w:rsidRPr="00CC0718">
              <w:rPr>
                <w:b/>
                <w:color w:val="5C83B4"/>
                <w:spacing w:val="-2"/>
                <w:sz w:val="24"/>
              </w:rPr>
              <w:t>Classification:</w:t>
            </w:r>
          </w:p>
        </w:tc>
        <w:tc>
          <w:tcPr>
            <w:tcW w:w="8912" w:type="dxa"/>
            <w:gridSpan w:val="7"/>
            <w:vMerge/>
            <w:tcMar/>
          </w:tcPr>
          <w:p w:rsidRPr="00CC0718" w:rsidR="00C71DC8" w:rsidP="00244814" w:rsidRDefault="00C71DC8" w14:paraId="4E045669" w14:textId="77777777"/>
        </w:tc>
      </w:tr>
      <w:tr w:rsidRPr="00CC0718" w:rsidR="00C71DC8" w:rsidTr="3A33D0EC" w14:paraId="4C690EEF" w14:textId="77777777">
        <w:trPr>
          <w:trHeight w:val="458" w:hRule="exact"/>
        </w:trPr>
        <w:tc>
          <w:tcPr>
            <w:tcW w:w="1805" w:type="dxa"/>
            <w:shd w:val="clear" w:color="auto" w:fill="FFFFFF" w:themeFill="background1"/>
            <w:tcMar/>
          </w:tcPr>
          <w:p w:rsidRPr="00CC0718" w:rsidR="00C71DC8" w:rsidP="00244814" w:rsidRDefault="00C71DC8" w14:paraId="5272B264" w14:textId="77777777">
            <w:pPr>
              <w:rPr>
                <w:b/>
                <w:color w:val="5C83B4"/>
                <w:spacing w:val="-2"/>
                <w:sz w:val="24"/>
              </w:rPr>
            </w:pPr>
            <w:r w:rsidRPr="00CC0718">
              <w:rPr>
                <w:b/>
                <w:color w:val="5C83B4"/>
                <w:spacing w:val="-2"/>
                <w:sz w:val="24"/>
              </w:rPr>
              <w:t>Aggregated:</w:t>
            </w:r>
          </w:p>
        </w:tc>
        <w:tc>
          <w:tcPr>
            <w:tcW w:w="8912" w:type="dxa"/>
            <w:gridSpan w:val="7"/>
            <w:shd w:val="clear" w:color="auto" w:fill="FFFFFF" w:themeFill="background1"/>
            <w:tcMar/>
          </w:tcPr>
          <w:p w:rsidRPr="00CC0718" w:rsidR="00C71DC8" w:rsidP="00244814" w:rsidRDefault="00C71DC8" w14:paraId="1532796D" w14:textId="77777777">
            <w:pPr>
              <w:rPr>
                <w:b/>
                <w:color w:val="5C83B4"/>
                <w:spacing w:val="-2"/>
                <w:sz w:val="24"/>
              </w:rPr>
            </w:pPr>
            <w:r w:rsidRPr="00CC0718">
              <w:rPr>
                <w:b/>
                <w:color w:val="5C83B4"/>
                <w:spacing w:val="-2"/>
                <w:sz w:val="24"/>
              </w:rPr>
              <w:t>Yes</w:t>
            </w:r>
          </w:p>
        </w:tc>
      </w:tr>
      <w:tr w:rsidRPr="00CC0718" w:rsidR="00C71DC8" w:rsidTr="3A33D0EC" w14:paraId="123BDDAA" w14:textId="77777777">
        <w:trPr>
          <w:trHeight w:val="330" w:hRule="exact"/>
        </w:trPr>
        <w:tc>
          <w:tcPr>
            <w:tcW w:w="3381" w:type="dxa"/>
            <w:gridSpan w:val="2"/>
            <w:tcBorders>
              <w:bottom w:val="single" w:color="8FB6EA" w:sz="5" w:space="0"/>
            </w:tcBorders>
            <w:shd w:val="clear" w:color="auto" w:fill="FFFFFF" w:themeFill="background1"/>
            <w:tcMar/>
          </w:tcPr>
          <w:p w:rsidRPr="00CC0718" w:rsidR="00C71DC8" w:rsidP="00244814" w:rsidRDefault="00C71DC8" w14:paraId="756EB379" w14:textId="77777777">
            <w:pPr>
              <w:rPr>
                <w:color w:val="000000"/>
                <w:spacing w:val="-2"/>
                <w:sz w:val="18"/>
              </w:rPr>
            </w:pPr>
            <w:r w:rsidRPr="00CC0718">
              <w:rPr>
                <w:color w:val="000000"/>
                <w:spacing w:val="-2"/>
                <w:sz w:val="18"/>
              </w:rPr>
              <w:t>Document</w:t>
            </w:r>
          </w:p>
        </w:tc>
        <w:tc>
          <w:tcPr>
            <w:tcW w:w="1132" w:type="dxa"/>
            <w:tcBorders>
              <w:bottom w:val="single" w:color="8FB6EA" w:sz="5" w:space="0"/>
            </w:tcBorders>
            <w:shd w:val="clear" w:color="auto" w:fill="FFFFFF" w:themeFill="background1"/>
            <w:tcMar/>
          </w:tcPr>
          <w:p w:rsidRPr="00CC0718" w:rsidR="00C71DC8" w:rsidP="00244814" w:rsidRDefault="00C71DC8" w14:paraId="32E82231" w14:textId="77777777">
            <w:pPr>
              <w:rPr>
                <w:color w:val="000000"/>
                <w:spacing w:val="-2"/>
                <w:sz w:val="18"/>
              </w:rPr>
            </w:pPr>
            <w:r w:rsidRPr="00CC0718">
              <w:rPr>
                <w:color w:val="000000"/>
                <w:spacing w:val="-2"/>
                <w:sz w:val="18"/>
              </w:rPr>
              <w:t>1</w:t>
            </w:r>
          </w:p>
        </w:tc>
        <w:tc>
          <w:tcPr>
            <w:tcW w:w="1576" w:type="dxa"/>
            <w:gridSpan w:val="2"/>
            <w:tcBorders>
              <w:bottom w:val="single" w:color="8FB6EA" w:sz="5" w:space="0"/>
            </w:tcBorders>
            <w:shd w:val="clear" w:color="auto" w:fill="FFFFFF" w:themeFill="background1"/>
            <w:tcMar/>
          </w:tcPr>
          <w:p w:rsidRPr="00CC0718" w:rsidR="00C71DC8" w:rsidP="00244814" w:rsidRDefault="00C71DC8" w14:paraId="0E748799" w14:textId="77777777">
            <w:pPr>
              <w:rPr>
                <w:color w:val="000000"/>
                <w:spacing w:val="-2"/>
                <w:sz w:val="18"/>
              </w:rPr>
            </w:pPr>
            <w:r w:rsidRPr="00CC0718">
              <w:rPr>
                <w:color w:val="000000"/>
                <w:spacing w:val="-2"/>
                <w:sz w:val="18"/>
              </w:rPr>
              <w:t>2</w:t>
            </w:r>
          </w:p>
        </w:tc>
        <w:tc>
          <w:tcPr>
            <w:tcW w:w="1362" w:type="dxa"/>
            <w:tcBorders>
              <w:bottom w:val="single" w:color="8FB6EA" w:sz="5" w:space="0"/>
            </w:tcBorders>
            <w:shd w:val="clear" w:color="auto" w:fill="FFFFFF" w:themeFill="background1"/>
            <w:tcMar/>
          </w:tcPr>
          <w:p w:rsidRPr="00CC0718" w:rsidR="00C71DC8" w:rsidP="00244814" w:rsidRDefault="00C71DC8" w14:paraId="2782AB3C" w14:textId="77777777">
            <w:pPr>
              <w:rPr>
                <w:color w:val="000000"/>
                <w:spacing w:val="-2"/>
                <w:sz w:val="18"/>
              </w:rPr>
            </w:pPr>
            <w:r w:rsidRPr="00CC0718">
              <w:rPr>
                <w:color w:val="000000"/>
                <w:spacing w:val="-2"/>
                <w:sz w:val="18"/>
              </w:rPr>
              <w:t>16</w:t>
            </w:r>
          </w:p>
        </w:tc>
        <w:tc>
          <w:tcPr>
            <w:tcW w:w="1690" w:type="dxa"/>
            <w:tcBorders>
              <w:bottom w:val="single" w:color="8FB6EA" w:sz="5" w:space="0"/>
            </w:tcBorders>
            <w:shd w:val="clear" w:color="auto" w:fill="FFFFFF" w:themeFill="background1"/>
            <w:tcMar/>
          </w:tcPr>
          <w:p w:rsidRPr="00CC0718" w:rsidR="00C71DC8" w:rsidP="00244814" w:rsidRDefault="00C71DC8" w14:paraId="5AEFEE8B" w14:textId="77777777">
            <w:pPr>
              <w:rPr>
                <w:color w:val="000000"/>
                <w:spacing w:val="-2"/>
                <w:sz w:val="18"/>
              </w:rPr>
            </w:pPr>
            <w:r w:rsidRPr="00CC0718">
              <w:rPr>
                <w:color w:val="000000"/>
                <w:spacing w:val="-2"/>
                <w:sz w:val="18"/>
              </w:rPr>
              <w:t>2</w:t>
            </w:r>
          </w:p>
        </w:tc>
        <w:tc>
          <w:tcPr>
            <w:tcW w:w="1576" w:type="dxa"/>
            <w:tcBorders>
              <w:bottom w:val="single" w:color="8FB6EA" w:sz="5" w:space="0"/>
            </w:tcBorders>
            <w:shd w:val="clear" w:color="auto" w:fill="FFFFFF" w:themeFill="background1"/>
            <w:tcMar/>
          </w:tcPr>
          <w:p w:rsidRPr="00CC0718" w:rsidR="00C71DC8" w:rsidP="00244814" w:rsidRDefault="00C71DC8" w14:paraId="419F2ADB" w14:textId="77777777">
            <w:pPr>
              <w:rPr>
                <w:color w:val="000000"/>
                <w:spacing w:val="-2"/>
                <w:sz w:val="18"/>
              </w:rPr>
            </w:pPr>
          </w:p>
        </w:tc>
      </w:tr>
      <w:tr w:rsidRPr="00CC0718" w:rsidR="00C71DC8" w:rsidTr="3A33D0EC" w14:paraId="0C7D62ED" w14:textId="77777777">
        <w:trPr>
          <w:trHeight w:val="458" w:hRule="exact"/>
        </w:trPr>
        <w:tc>
          <w:tcPr>
            <w:tcW w:w="10717" w:type="dxa"/>
            <w:gridSpan w:val="8"/>
            <w:tcBorders>
              <w:top w:val="single" w:color="8FB6EA" w:sz="5" w:space="0"/>
            </w:tcBorders>
            <w:tcMar/>
          </w:tcPr>
          <w:p w:rsidRPr="00CC0718" w:rsidR="00C71DC8" w:rsidP="00244814" w:rsidRDefault="00C71DC8" w14:paraId="1DB38EE3" w14:textId="77777777"/>
        </w:tc>
      </w:tr>
      <w:tr w:rsidRPr="00CC0718" w:rsidR="00C71DC8" w:rsidTr="3A33D0EC" w14:paraId="1F947D7C" w14:textId="77777777">
        <w:trPr>
          <w:trHeight w:val="330" w:hRule="exact"/>
        </w:trPr>
        <w:tc>
          <w:tcPr>
            <w:tcW w:w="10717" w:type="dxa"/>
            <w:gridSpan w:val="8"/>
            <w:shd w:val="clear" w:color="auto" w:fill="FFFFFF" w:themeFill="background1"/>
            <w:tcMar/>
          </w:tcPr>
          <w:p w:rsidRPr="00CC0718" w:rsidR="00C71DC8" w:rsidP="00244814" w:rsidRDefault="00C71DC8" w14:paraId="4148C403" w14:textId="77777777">
            <w:pPr>
              <w:rPr>
                <w:b/>
                <w:color w:val="5C83B4"/>
                <w:spacing w:val="-2"/>
                <w:sz w:val="24"/>
              </w:rPr>
            </w:pPr>
          </w:p>
        </w:tc>
      </w:tr>
      <w:tr w:rsidRPr="00CC0718" w:rsidR="00C71DC8" w:rsidTr="3A33D0EC" w14:paraId="4D4146EC" w14:textId="77777777">
        <w:trPr>
          <w:trHeight w:val="458" w:hRule="exact"/>
        </w:trPr>
        <w:tc>
          <w:tcPr>
            <w:tcW w:w="1805" w:type="dxa"/>
            <w:shd w:val="clear" w:color="auto" w:fill="FFFFFF" w:themeFill="background1"/>
            <w:tcMar/>
          </w:tcPr>
          <w:p w:rsidRPr="00CC0718" w:rsidR="00C71DC8" w:rsidP="00244814" w:rsidRDefault="00C71DC8" w14:paraId="1E9EC216" w14:textId="77777777">
            <w:pPr>
              <w:rPr>
                <w:b/>
                <w:color w:val="5C83B4"/>
                <w:spacing w:val="-2"/>
                <w:sz w:val="24"/>
              </w:rPr>
            </w:pPr>
            <w:r w:rsidRPr="00CC0718">
              <w:rPr>
                <w:b/>
                <w:color w:val="5C83B4"/>
                <w:spacing w:val="-2"/>
                <w:sz w:val="24"/>
              </w:rPr>
              <w:lastRenderedPageBreak/>
              <w:t>Nickname:</w:t>
            </w:r>
          </w:p>
        </w:tc>
        <w:tc>
          <w:tcPr>
            <w:tcW w:w="8912" w:type="dxa"/>
            <w:gridSpan w:val="7"/>
            <w:vMerge w:val="restart"/>
            <w:shd w:val="clear" w:color="auto" w:fill="FFFFFF" w:themeFill="background1"/>
            <w:tcMar/>
          </w:tcPr>
          <w:p w:rsidRPr="00CC0718" w:rsidR="00C71DC8" w:rsidP="3A33D0EC" w:rsidRDefault="00C71DC8" w14:paraId="4B8876C5" w14:textId="77777777">
            <w:pPr>
              <w:rPr>
                <w:b w:val="1"/>
                <w:bCs w:val="1"/>
                <w:color w:val="5C83B4"/>
                <w:spacing w:val="-2"/>
                <w:sz w:val="24"/>
                <w:szCs w:val="24"/>
                <w:lang w:val="en-US"/>
              </w:rPr>
            </w:pPr>
            <w:r w:rsidRPr="3A33D0EC" w:rsidR="00C71DC8">
              <w:rPr>
                <w:b w:val="1"/>
                <w:bCs w:val="1"/>
                <w:color w:val="5C83B4"/>
                <w:spacing w:val="-2"/>
                <w:sz w:val="24"/>
                <w:szCs w:val="24"/>
                <w:lang w:val="en-US"/>
              </w:rPr>
              <w:t xml:space="preserve">Codes\\AXIAL CODE\\Q12- Marketing Club tasks that could </w:t>
            </w:r>
            <w:r w:rsidRPr="3A33D0EC" w:rsidR="00C71DC8">
              <w:rPr>
                <w:b w:val="1"/>
                <w:bCs w:val="1"/>
                <w:color w:val="5C83B4"/>
                <w:spacing w:val="-2"/>
                <w:sz w:val="24"/>
                <w:szCs w:val="24"/>
                <w:lang w:val="en-US"/>
              </w:rPr>
              <w:t>demonstrate</w:t>
            </w:r>
            <w:r w:rsidRPr="3A33D0EC" w:rsidR="00C71DC8">
              <w:rPr>
                <w:b w:val="1"/>
                <w:bCs w:val="1"/>
                <w:color w:val="5C83B4"/>
                <w:spacing w:val="-2"/>
                <w:sz w:val="24"/>
                <w:szCs w:val="24"/>
                <w:lang w:val="en-US"/>
              </w:rPr>
              <w:t xml:space="preserve"> value\REACH MORE AUDIENCE</w:t>
            </w:r>
          </w:p>
        </w:tc>
      </w:tr>
      <w:tr w:rsidRPr="00CC0718" w:rsidR="00C71DC8" w:rsidTr="3A33D0EC" w14:paraId="70007861" w14:textId="77777777">
        <w:trPr>
          <w:trHeight w:val="444" w:hRule="exact"/>
        </w:trPr>
        <w:tc>
          <w:tcPr>
            <w:tcW w:w="1805" w:type="dxa"/>
            <w:shd w:val="clear" w:color="auto" w:fill="FFFFFF" w:themeFill="background1"/>
            <w:tcMar/>
          </w:tcPr>
          <w:p w:rsidRPr="00CC0718" w:rsidR="00C71DC8" w:rsidP="00244814" w:rsidRDefault="00C71DC8" w14:paraId="5C4AA007" w14:textId="77777777">
            <w:pPr>
              <w:rPr>
                <w:b/>
                <w:color w:val="5C83B4"/>
                <w:spacing w:val="-2"/>
                <w:sz w:val="24"/>
              </w:rPr>
            </w:pPr>
            <w:r w:rsidRPr="00CC0718">
              <w:rPr>
                <w:b/>
                <w:color w:val="5C83B4"/>
                <w:spacing w:val="-2"/>
                <w:sz w:val="24"/>
              </w:rPr>
              <w:t>Classification:</w:t>
            </w:r>
          </w:p>
        </w:tc>
        <w:tc>
          <w:tcPr>
            <w:tcW w:w="8912" w:type="dxa"/>
            <w:gridSpan w:val="7"/>
            <w:vMerge/>
            <w:tcMar/>
          </w:tcPr>
          <w:p w:rsidRPr="00CC0718" w:rsidR="00C71DC8" w:rsidP="00244814" w:rsidRDefault="00C71DC8" w14:paraId="35EA13A5" w14:textId="77777777"/>
        </w:tc>
      </w:tr>
      <w:tr w:rsidRPr="00CC0718" w:rsidR="00C71DC8" w:rsidTr="3A33D0EC" w14:paraId="0F69DB05" w14:textId="77777777">
        <w:trPr>
          <w:trHeight w:val="459" w:hRule="exact"/>
        </w:trPr>
        <w:tc>
          <w:tcPr>
            <w:tcW w:w="1805" w:type="dxa"/>
            <w:shd w:val="clear" w:color="auto" w:fill="FFFFFF" w:themeFill="background1"/>
            <w:tcMar/>
          </w:tcPr>
          <w:p w:rsidRPr="00CC0718" w:rsidR="00C71DC8" w:rsidP="00244814" w:rsidRDefault="00C71DC8" w14:paraId="5D172077" w14:textId="77777777">
            <w:pPr>
              <w:rPr>
                <w:b/>
                <w:color w:val="5C83B4"/>
                <w:spacing w:val="-2"/>
                <w:sz w:val="24"/>
              </w:rPr>
            </w:pPr>
            <w:r w:rsidRPr="00CC0718">
              <w:rPr>
                <w:b/>
                <w:color w:val="5C83B4"/>
                <w:spacing w:val="-2"/>
                <w:sz w:val="24"/>
              </w:rPr>
              <w:t>Aggregated:</w:t>
            </w:r>
          </w:p>
        </w:tc>
        <w:tc>
          <w:tcPr>
            <w:tcW w:w="8912" w:type="dxa"/>
            <w:gridSpan w:val="7"/>
            <w:shd w:val="clear" w:color="auto" w:fill="FFFFFF" w:themeFill="background1"/>
            <w:tcMar/>
          </w:tcPr>
          <w:p w:rsidRPr="00CC0718" w:rsidR="00C71DC8" w:rsidP="00244814" w:rsidRDefault="00C71DC8" w14:paraId="5B455F67" w14:textId="77777777">
            <w:pPr>
              <w:rPr>
                <w:b/>
                <w:color w:val="5C83B4"/>
                <w:spacing w:val="-2"/>
                <w:sz w:val="24"/>
              </w:rPr>
            </w:pPr>
            <w:r w:rsidRPr="00CC0718">
              <w:rPr>
                <w:b/>
                <w:color w:val="5C83B4"/>
                <w:spacing w:val="-2"/>
                <w:sz w:val="24"/>
              </w:rPr>
              <w:t>Yes</w:t>
            </w:r>
          </w:p>
        </w:tc>
      </w:tr>
      <w:tr w:rsidRPr="00CC0718" w:rsidR="00C71DC8" w:rsidTr="3A33D0EC" w14:paraId="39B65EAC" w14:textId="77777777">
        <w:trPr>
          <w:trHeight w:val="344" w:hRule="exact"/>
        </w:trPr>
        <w:tc>
          <w:tcPr>
            <w:tcW w:w="3381" w:type="dxa"/>
            <w:gridSpan w:val="2"/>
            <w:tcBorders>
              <w:bottom w:val="single" w:color="8FB6EA" w:sz="5" w:space="0"/>
            </w:tcBorders>
            <w:shd w:val="clear" w:color="auto" w:fill="FFFFFF" w:themeFill="background1"/>
            <w:tcMar/>
          </w:tcPr>
          <w:p w:rsidRPr="00CC0718" w:rsidR="00C71DC8" w:rsidP="00244814" w:rsidRDefault="00C71DC8" w14:paraId="6B04182B" w14:textId="77777777">
            <w:pPr>
              <w:rPr>
                <w:color w:val="000000"/>
                <w:spacing w:val="-2"/>
                <w:sz w:val="18"/>
              </w:rPr>
            </w:pPr>
            <w:r w:rsidRPr="00CC0718">
              <w:rPr>
                <w:color w:val="000000"/>
                <w:spacing w:val="-2"/>
                <w:sz w:val="18"/>
              </w:rPr>
              <w:t>Document</w:t>
            </w:r>
          </w:p>
        </w:tc>
        <w:tc>
          <w:tcPr>
            <w:tcW w:w="1132" w:type="dxa"/>
            <w:tcBorders>
              <w:bottom w:val="single" w:color="8FB6EA" w:sz="5" w:space="0"/>
            </w:tcBorders>
            <w:shd w:val="clear" w:color="auto" w:fill="FFFFFF" w:themeFill="background1"/>
            <w:tcMar/>
          </w:tcPr>
          <w:p w:rsidRPr="00CC0718" w:rsidR="00C71DC8" w:rsidP="00244814" w:rsidRDefault="00C71DC8" w14:paraId="17202328" w14:textId="77777777">
            <w:pPr>
              <w:rPr>
                <w:color w:val="000000"/>
                <w:spacing w:val="-2"/>
                <w:sz w:val="18"/>
              </w:rPr>
            </w:pPr>
            <w:r w:rsidRPr="00CC0718">
              <w:rPr>
                <w:color w:val="000000"/>
                <w:spacing w:val="-2"/>
                <w:sz w:val="18"/>
              </w:rPr>
              <w:t>4</w:t>
            </w:r>
          </w:p>
        </w:tc>
        <w:tc>
          <w:tcPr>
            <w:tcW w:w="1576" w:type="dxa"/>
            <w:gridSpan w:val="2"/>
            <w:tcBorders>
              <w:bottom w:val="single" w:color="8FB6EA" w:sz="5" w:space="0"/>
            </w:tcBorders>
            <w:shd w:val="clear" w:color="auto" w:fill="FFFFFF" w:themeFill="background1"/>
            <w:tcMar/>
          </w:tcPr>
          <w:p w:rsidRPr="00CC0718" w:rsidR="00C71DC8" w:rsidP="00244814" w:rsidRDefault="00C71DC8" w14:paraId="46F180D6" w14:textId="77777777">
            <w:pPr>
              <w:rPr>
                <w:color w:val="000000"/>
                <w:spacing w:val="-2"/>
                <w:sz w:val="18"/>
              </w:rPr>
            </w:pPr>
            <w:r w:rsidRPr="00CC0718">
              <w:rPr>
                <w:color w:val="000000"/>
                <w:spacing w:val="-2"/>
                <w:sz w:val="18"/>
              </w:rPr>
              <w:t>5</w:t>
            </w:r>
          </w:p>
        </w:tc>
        <w:tc>
          <w:tcPr>
            <w:tcW w:w="1362" w:type="dxa"/>
            <w:tcBorders>
              <w:bottom w:val="single" w:color="8FB6EA" w:sz="5" w:space="0"/>
            </w:tcBorders>
            <w:shd w:val="clear" w:color="auto" w:fill="FFFFFF" w:themeFill="background1"/>
            <w:tcMar/>
          </w:tcPr>
          <w:p w:rsidRPr="00CC0718" w:rsidR="00C71DC8" w:rsidP="00244814" w:rsidRDefault="00C71DC8" w14:paraId="39E85A46" w14:textId="77777777">
            <w:pPr>
              <w:rPr>
                <w:color w:val="000000"/>
                <w:spacing w:val="-2"/>
                <w:sz w:val="18"/>
              </w:rPr>
            </w:pPr>
            <w:r w:rsidRPr="00CC0718">
              <w:rPr>
                <w:color w:val="000000"/>
                <w:spacing w:val="-2"/>
                <w:sz w:val="18"/>
              </w:rPr>
              <w:t>67</w:t>
            </w:r>
          </w:p>
        </w:tc>
        <w:tc>
          <w:tcPr>
            <w:tcW w:w="1690" w:type="dxa"/>
            <w:tcBorders>
              <w:bottom w:val="single" w:color="8FB6EA" w:sz="5" w:space="0"/>
            </w:tcBorders>
            <w:shd w:val="clear" w:color="auto" w:fill="FFFFFF" w:themeFill="background1"/>
            <w:tcMar/>
          </w:tcPr>
          <w:p w:rsidRPr="00CC0718" w:rsidR="00C71DC8" w:rsidP="00244814" w:rsidRDefault="00C71DC8" w14:paraId="21DC02AD" w14:textId="77777777">
            <w:pPr>
              <w:rPr>
                <w:color w:val="000000"/>
                <w:spacing w:val="-2"/>
                <w:sz w:val="18"/>
              </w:rPr>
            </w:pPr>
            <w:r w:rsidRPr="00CC0718">
              <w:rPr>
                <w:color w:val="000000"/>
                <w:spacing w:val="-2"/>
                <w:sz w:val="18"/>
              </w:rPr>
              <w:t>5</w:t>
            </w:r>
          </w:p>
        </w:tc>
        <w:tc>
          <w:tcPr>
            <w:tcW w:w="1576" w:type="dxa"/>
            <w:tcBorders>
              <w:bottom w:val="single" w:color="8FB6EA" w:sz="5" w:space="0"/>
            </w:tcBorders>
            <w:shd w:val="clear" w:color="auto" w:fill="FFFFFF" w:themeFill="background1"/>
            <w:tcMar/>
          </w:tcPr>
          <w:p w:rsidRPr="00CC0718" w:rsidR="00C71DC8" w:rsidP="00244814" w:rsidRDefault="00C71DC8" w14:paraId="105F791F" w14:textId="77777777">
            <w:pPr>
              <w:rPr>
                <w:color w:val="000000"/>
                <w:spacing w:val="-2"/>
                <w:sz w:val="18"/>
              </w:rPr>
            </w:pPr>
          </w:p>
        </w:tc>
      </w:tr>
      <w:tr w:rsidRPr="00CC0718" w:rsidR="00C71DC8" w:rsidTr="3A33D0EC" w14:paraId="48889A8F" w14:textId="77777777">
        <w:trPr>
          <w:trHeight w:val="444" w:hRule="exact"/>
        </w:trPr>
        <w:tc>
          <w:tcPr>
            <w:tcW w:w="10717" w:type="dxa"/>
            <w:gridSpan w:val="8"/>
            <w:tcBorders>
              <w:top w:val="single" w:color="8FB6EA" w:sz="5" w:space="0"/>
            </w:tcBorders>
            <w:tcMar/>
          </w:tcPr>
          <w:p w:rsidRPr="00CC0718" w:rsidR="00C71DC8" w:rsidP="00244814" w:rsidRDefault="00C71DC8" w14:paraId="245AC01B" w14:textId="77777777"/>
        </w:tc>
      </w:tr>
      <w:tr w:rsidRPr="00CC0718" w:rsidR="00C71DC8" w:rsidTr="3A33D0EC" w14:paraId="3F8EF264" w14:textId="77777777">
        <w:trPr>
          <w:trHeight w:val="602" w:hRule="exact"/>
        </w:trPr>
        <w:tc>
          <w:tcPr>
            <w:tcW w:w="10717" w:type="dxa"/>
            <w:gridSpan w:val="8"/>
            <w:shd w:val="clear" w:color="auto" w:fill="FFFFFF" w:themeFill="background1"/>
            <w:tcMar/>
          </w:tcPr>
          <w:p w:rsidRPr="00CC0718" w:rsidR="00C71DC8" w:rsidP="00244814" w:rsidRDefault="00C71DC8" w14:paraId="3B9E361E" w14:textId="77777777">
            <w:pPr>
              <w:rPr>
                <w:b/>
                <w:color w:val="5C83B4"/>
                <w:spacing w:val="-2"/>
                <w:sz w:val="24"/>
              </w:rPr>
            </w:pPr>
          </w:p>
        </w:tc>
      </w:tr>
      <w:tr w:rsidRPr="00CC0718" w:rsidR="00C71DC8" w:rsidTr="3A33D0EC" w14:paraId="3F388988" w14:textId="77777777">
        <w:trPr>
          <w:trHeight w:val="458" w:hRule="exact"/>
        </w:trPr>
        <w:tc>
          <w:tcPr>
            <w:tcW w:w="1805" w:type="dxa"/>
            <w:shd w:val="clear" w:color="auto" w:fill="FFFFFF" w:themeFill="background1"/>
            <w:tcMar/>
          </w:tcPr>
          <w:p w:rsidRPr="00CC0718" w:rsidR="00C71DC8" w:rsidP="00244814" w:rsidRDefault="00C71DC8" w14:paraId="69F5C9D5" w14:textId="77777777">
            <w:pPr>
              <w:rPr>
                <w:b/>
                <w:color w:val="5C83B4"/>
                <w:spacing w:val="-2"/>
                <w:sz w:val="24"/>
              </w:rPr>
            </w:pPr>
            <w:r w:rsidRPr="00CC0718">
              <w:rPr>
                <w:b/>
                <w:color w:val="5C83B4"/>
                <w:spacing w:val="-2"/>
                <w:sz w:val="24"/>
              </w:rPr>
              <w:t>Nickname:</w:t>
            </w:r>
          </w:p>
        </w:tc>
        <w:tc>
          <w:tcPr>
            <w:tcW w:w="8912" w:type="dxa"/>
            <w:gridSpan w:val="7"/>
            <w:vMerge w:val="restart"/>
            <w:shd w:val="clear" w:color="auto" w:fill="FFFFFF" w:themeFill="background1"/>
            <w:tcMar/>
          </w:tcPr>
          <w:p w:rsidRPr="00CC0718" w:rsidR="00C71DC8" w:rsidP="3A33D0EC" w:rsidRDefault="00C71DC8" w14:paraId="154CD29D" w14:textId="77777777">
            <w:pPr>
              <w:rPr>
                <w:b w:val="1"/>
                <w:bCs w:val="1"/>
                <w:color w:val="5C83B4"/>
                <w:spacing w:val="-2"/>
                <w:sz w:val="24"/>
                <w:szCs w:val="24"/>
                <w:lang w:val="en-US"/>
              </w:rPr>
            </w:pPr>
            <w:r w:rsidRPr="3A33D0EC" w:rsidR="00C71DC8">
              <w:rPr>
                <w:b w:val="1"/>
                <w:bCs w:val="1"/>
                <w:color w:val="5C83B4"/>
                <w:spacing w:val="-2"/>
                <w:sz w:val="24"/>
                <w:szCs w:val="24"/>
                <w:lang w:val="en-US"/>
              </w:rPr>
              <w:t xml:space="preserve">Codes\\AXIAL CODE\\Q12- Marketing Club tasks that could </w:t>
            </w:r>
            <w:r w:rsidRPr="3A33D0EC" w:rsidR="00C71DC8">
              <w:rPr>
                <w:b w:val="1"/>
                <w:bCs w:val="1"/>
                <w:color w:val="5C83B4"/>
                <w:spacing w:val="-2"/>
                <w:sz w:val="24"/>
                <w:szCs w:val="24"/>
                <w:lang w:val="en-US"/>
              </w:rPr>
              <w:t>demonstrate</w:t>
            </w:r>
            <w:r w:rsidRPr="3A33D0EC" w:rsidR="00C71DC8">
              <w:rPr>
                <w:b w:val="1"/>
                <w:bCs w:val="1"/>
                <w:color w:val="5C83B4"/>
                <w:spacing w:val="-2"/>
                <w:sz w:val="24"/>
                <w:szCs w:val="24"/>
                <w:lang w:val="en-US"/>
              </w:rPr>
              <w:t xml:space="preserve"> value\REACH MORE AUDIENCE\Help us reach target audience</w:t>
            </w:r>
          </w:p>
        </w:tc>
      </w:tr>
      <w:tr w:rsidRPr="00CC0718" w:rsidR="00C71DC8" w:rsidTr="3A33D0EC" w14:paraId="72C027BE" w14:textId="77777777">
        <w:trPr>
          <w:trHeight w:val="444" w:hRule="exact"/>
        </w:trPr>
        <w:tc>
          <w:tcPr>
            <w:tcW w:w="1805" w:type="dxa"/>
            <w:shd w:val="clear" w:color="auto" w:fill="FFFFFF" w:themeFill="background1"/>
            <w:tcMar/>
          </w:tcPr>
          <w:p w:rsidRPr="00CC0718" w:rsidR="00C71DC8" w:rsidP="00244814" w:rsidRDefault="00C71DC8" w14:paraId="7700FE98" w14:textId="77777777">
            <w:pPr>
              <w:rPr>
                <w:b/>
                <w:color w:val="5C83B4"/>
                <w:spacing w:val="-2"/>
                <w:sz w:val="24"/>
              </w:rPr>
            </w:pPr>
            <w:r w:rsidRPr="00CC0718">
              <w:rPr>
                <w:b/>
                <w:color w:val="5C83B4"/>
                <w:spacing w:val="-2"/>
                <w:sz w:val="24"/>
              </w:rPr>
              <w:t>Classification:</w:t>
            </w:r>
          </w:p>
        </w:tc>
        <w:tc>
          <w:tcPr>
            <w:tcW w:w="8912" w:type="dxa"/>
            <w:gridSpan w:val="7"/>
            <w:vMerge/>
            <w:tcMar/>
          </w:tcPr>
          <w:p w:rsidRPr="00CC0718" w:rsidR="00C71DC8" w:rsidP="00244814" w:rsidRDefault="00C71DC8" w14:paraId="7C340566" w14:textId="77777777"/>
        </w:tc>
      </w:tr>
      <w:tr w:rsidRPr="00CC0718" w:rsidR="00C71DC8" w:rsidTr="3A33D0EC" w14:paraId="24C8FD27" w14:textId="77777777">
        <w:trPr>
          <w:trHeight w:val="459" w:hRule="exact"/>
        </w:trPr>
        <w:tc>
          <w:tcPr>
            <w:tcW w:w="1805" w:type="dxa"/>
            <w:shd w:val="clear" w:color="auto" w:fill="FFFFFF" w:themeFill="background1"/>
            <w:tcMar/>
          </w:tcPr>
          <w:p w:rsidRPr="00CC0718" w:rsidR="00C71DC8" w:rsidP="00244814" w:rsidRDefault="00C71DC8" w14:paraId="50C19072" w14:textId="77777777">
            <w:pPr>
              <w:rPr>
                <w:b/>
                <w:color w:val="5C83B4"/>
                <w:spacing w:val="-2"/>
                <w:sz w:val="24"/>
              </w:rPr>
            </w:pPr>
            <w:r w:rsidRPr="00CC0718">
              <w:rPr>
                <w:b/>
                <w:color w:val="5C83B4"/>
                <w:spacing w:val="-2"/>
                <w:sz w:val="24"/>
              </w:rPr>
              <w:t>Aggregated:</w:t>
            </w:r>
          </w:p>
        </w:tc>
        <w:tc>
          <w:tcPr>
            <w:tcW w:w="8912" w:type="dxa"/>
            <w:gridSpan w:val="7"/>
            <w:shd w:val="clear" w:color="auto" w:fill="FFFFFF" w:themeFill="background1"/>
            <w:tcMar/>
          </w:tcPr>
          <w:p w:rsidRPr="00CC0718" w:rsidR="00C71DC8" w:rsidP="00244814" w:rsidRDefault="00C71DC8" w14:paraId="2CCF38F6" w14:textId="77777777">
            <w:pPr>
              <w:rPr>
                <w:b/>
                <w:color w:val="5C83B4"/>
                <w:spacing w:val="-2"/>
                <w:sz w:val="24"/>
              </w:rPr>
            </w:pPr>
            <w:r w:rsidRPr="00CC0718">
              <w:rPr>
                <w:b/>
                <w:color w:val="5C83B4"/>
                <w:spacing w:val="-2"/>
                <w:sz w:val="24"/>
              </w:rPr>
              <w:t>No</w:t>
            </w:r>
          </w:p>
        </w:tc>
      </w:tr>
      <w:tr w:rsidRPr="00CC0718" w:rsidR="00C71DC8" w:rsidTr="3A33D0EC" w14:paraId="57DDFD49" w14:textId="77777777">
        <w:trPr>
          <w:trHeight w:val="329" w:hRule="exact"/>
        </w:trPr>
        <w:tc>
          <w:tcPr>
            <w:tcW w:w="3381" w:type="dxa"/>
            <w:gridSpan w:val="2"/>
            <w:tcBorders>
              <w:bottom w:val="single" w:color="8FB6EA" w:sz="5" w:space="0"/>
            </w:tcBorders>
            <w:shd w:val="clear" w:color="auto" w:fill="FFFFFF" w:themeFill="background1"/>
            <w:tcMar/>
          </w:tcPr>
          <w:p w:rsidRPr="00CC0718" w:rsidR="00C71DC8" w:rsidP="00244814" w:rsidRDefault="00C71DC8" w14:paraId="4DA47518" w14:textId="77777777">
            <w:pPr>
              <w:rPr>
                <w:color w:val="000000"/>
                <w:spacing w:val="-2"/>
                <w:sz w:val="18"/>
              </w:rPr>
            </w:pPr>
            <w:r w:rsidRPr="00CC0718">
              <w:rPr>
                <w:color w:val="000000"/>
                <w:spacing w:val="-2"/>
                <w:sz w:val="18"/>
              </w:rPr>
              <w:t>Document</w:t>
            </w:r>
          </w:p>
        </w:tc>
        <w:tc>
          <w:tcPr>
            <w:tcW w:w="1132" w:type="dxa"/>
            <w:tcBorders>
              <w:bottom w:val="single" w:color="8FB6EA" w:sz="5" w:space="0"/>
            </w:tcBorders>
            <w:shd w:val="clear" w:color="auto" w:fill="FFFFFF" w:themeFill="background1"/>
            <w:tcMar/>
          </w:tcPr>
          <w:p w:rsidRPr="00CC0718" w:rsidR="00C71DC8" w:rsidP="00244814" w:rsidRDefault="00C71DC8" w14:paraId="392CEED7" w14:textId="77777777">
            <w:pPr>
              <w:rPr>
                <w:color w:val="000000"/>
                <w:spacing w:val="-2"/>
                <w:sz w:val="18"/>
              </w:rPr>
            </w:pPr>
            <w:r w:rsidRPr="00CC0718">
              <w:rPr>
                <w:color w:val="000000"/>
                <w:spacing w:val="-2"/>
                <w:sz w:val="18"/>
              </w:rPr>
              <w:t>2</w:t>
            </w:r>
          </w:p>
        </w:tc>
        <w:tc>
          <w:tcPr>
            <w:tcW w:w="1576" w:type="dxa"/>
            <w:gridSpan w:val="2"/>
            <w:tcBorders>
              <w:bottom w:val="single" w:color="8FB6EA" w:sz="5" w:space="0"/>
            </w:tcBorders>
            <w:shd w:val="clear" w:color="auto" w:fill="FFFFFF" w:themeFill="background1"/>
            <w:tcMar/>
          </w:tcPr>
          <w:p w:rsidRPr="00CC0718" w:rsidR="00C71DC8" w:rsidP="00244814" w:rsidRDefault="00C71DC8" w14:paraId="0BD36EC6" w14:textId="77777777">
            <w:pPr>
              <w:rPr>
                <w:color w:val="000000"/>
                <w:spacing w:val="-2"/>
                <w:sz w:val="18"/>
              </w:rPr>
            </w:pPr>
            <w:r w:rsidRPr="00CC0718">
              <w:rPr>
                <w:color w:val="000000"/>
                <w:spacing w:val="-2"/>
                <w:sz w:val="18"/>
              </w:rPr>
              <w:t>2</w:t>
            </w:r>
          </w:p>
        </w:tc>
        <w:tc>
          <w:tcPr>
            <w:tcW w:w="1362" w:type="dxa"/>
            <w:tcBorders>
              <w:bottom w:val="single" w:color="8FB6EA" w:sz="5" w:space="0"/>
            </w:tcBorders>
            <w:shd w:val="clear" w:color="auto" w:fill="FFFFFF" w:themeFill="background1"/>
            <w:tcMar/>
          </w:tcPr>
          <w:p w:rsidRPr="00CC0718" w:rsidR="00C71DC8" w:rsidP="00244814" w:rsidRDefault="00C71DC8" w14:paraId="494D4C0A" w14:textId="77777777">
            <w:pPr>
              <w:rPr>
                <w:color w:val="000000"/>
                <w:spacing w:val="-2"/>
                <w:sz w:val="18"/>
              </w:rPr>
            </w:pPr>
            <w:r w:rsidRPr="00CC0718">
              <w:rPr>
                <w:color w:val="000000"/>
                <w:spacing w:val="-2"/>
                <w:sz w:val="18"/>
              </w:rPr>
              <w:t>16</w:t>
            </w:r>
          </w:p>
        </w:tc>
        <w:tc>
          <w:tcPr>
            <w:tcW w:w="1690" w:type="dxa"/>
            <w:tcBorders>
              <w:bottom w:val="single" w:color="8FB6EA" w:sz="5" w:space="0"/>
            </w:tcBorders>
            <w:shd w:val="clear" w:color="auto" w:fill="FFFFFF" w:themeFill="background1"/>
            <w:tcMar/>
          </w:tcPr>
          <w:p w:rsidRPr="00CC0718" w:rsidR="00C71DC8" w:rsidP="00244814" w:rsidRDefault="00C71DC8" w14:paraId="356AF89F" w14:textId="77777777">
            <w:pPr>
              <w:rPr>
                <w:color w:val="000000"/>
                <w:spacing w:val="-2"/>
                <w:sz w:val="18"/>
              </w:rPr>
            </w:pPr>
            <w:r w:rsidRPr="00CC0718">
              <w:rPr>
                <w:color w:val="000000"/>
                <w:spacing w:val="-2"/>
                <w:sz w:val="18"/>
              </w:rPr>
              <w:t>2</w:t>
            </w:r>
          </w:p>
        </w:tc>
        <w:tc>
          <w:tcPr>
            <w:tcW w:w="1576" w:type="dxa"/>
            <w:tcBorders>
              <w:bottom w:val="single" w:color="8FB6EA" w:sz="5" w:space="0"/>
            </w:tcBorders>
            <w:shd w:val="clear" w:color="auto" w:fill="FFFFFF" w:themeFill="background1"/>
            <w:tcMar/>
          </w:tcPr>
          <w:p w:rsidRPr="00CC0718" w:rsidR="00C71DC8" w:rsidP="00244814" w:rsidRDefault="00C71DC8" w14:paraId="63D0AF32" w14:textId="77777777">
            <w:pPr>
              <w:rPr>
                <w:color w:val="000000"/>
                <w:spacing w:val="-2"/>
                <w:sz w:val="18"/>
              </w:rPr>
            </w:pPr>
          </w:p>
        </w:tc>
      </w:tr>
      <w:tr w:rsidRPr="00CC0718" w:rsidR="00C71DC8" w:rsidTr="3A33D0EC" w14:paraId="1F6DBAFC" w14:textId="77777777">
        <w:trPr>
          <w:trHeight w:val="459" w:hRule="exact"/>
        </w:trPr>
        <w:tc>
          <w:tcPr>
            <w:tcW w:w="10717" w:type="dxa"/>
            <w:gridSpan w:val="8"/>
            <w:tcBorders>
              <w:top w:val="single" w:color="8FB6EA" w:sz="5" w:space="0"/>
            </w:tcBorders>
            <w:tcMar/>
          </w:tcPr>
          <w:p w:rsidRPr="00CC0718" w:rsidR="00C71DC8" w:rsidP="00244814" w:rsidRDefault="00C71DC8" w14:paraId="7A4AB77A" w14:textId="77777777"/>
        </w:tc>
      </w:tr>
      <w:tr w:rsidRPr="00CC0718" w:rsidR="00C71DC8" w:rsidTr="3A33D0EC" w14:paraId="6FFEB76B" w14:textId="77777777">
        <w:trPr>
          <w:trHeight w:val="602" w:hRule="exact"/>
        </w:trPr>
        <w:tc>
          <w:tcPr>
            <w:tcW w:w="10717" w:type="dxa"/>
            <w:gridSpan w:val="8"/>
            <w:shd w:val="clear" w:color="auto" w:fill="FFFFFF" w:themeFill="background1"/>
            <w:tcMar/>
          </w:tcPr>
          <w:p w:rsidRPr="00CC0718" w:rsidR="00C71DC8" w:rsidP="00244814" w:rsidRDefault="00C71DC8" w14:paraId="4FAB0C2B" w14:textId="77777777">
            <w:pPr>
              <w:rPr>
                <w:b/>
                <w:color w:val="5C83B4"/>
                <w:spacing w:val="-2"/>
                <w:sz w:val="24"/>
              </w:rPr>
            </w:pPr>
          </w:p>
        </w:tc>
      </w:tr>
      <w:tr w:rsidRPr="00CC0718" w:rsidR="00C71DC8" w:rsidTr="3A33D0EC" w14:paraId="45BE4BF7" w14:textId="77777777">
        <w:trPr>
          <w:trHeight w:val="444" w:hRule="exact"/>
        </w:trPr>
        <w:tc>
          <w:tcPr>
            <w:tcW w:w="1805" w:type="dxa"/>
            <w:shd w:val="clear" w:color="auto" w:fill="FFFFFF" w:themeFill="background1"/>
            <w:tcMar/>
          </w:tcPr>
          <w:p w:rsidRPr="00CC0718" w:rsidR="00C71DC8" w:rsidP="00244814" w:rsidRDefault="00C71DC8" w14:paraId="19CF6FFF" w14:textId="77777777">
            <w:pPr>
              <w:rPr>
                <w:b/>
                <w:color w:val="5C83B4"/>
                <w:spacing w:val="-2"/>
                <w:sz w:val="24"/>
              </w:rPr>
            </w:pPr>
            <w:r w:rsidRPr="00CC0718">
              <w:rPr>
                <w:b/>
                <w:color w:val="5C83B4"/>
                <w:spacing w:val="-2"/>
                <w:sz w:val="24"/>
              </w:rPr>
              <w:t>Nickname:</w:t>
            </w:r>
          </w:p>
        </w:tc>
        <w:tc>
          <w:tcPr>
            <w:tcW w:w="8912" w:type="dxa"/>
            <w:gridSpan w:val="7"/>
            <w:vMerge w:val="restart"/>
            <w:shd w:val="clear" w:color="auto" w:fill="FFFFFF" w:themeFill="background1"/>
            <w:tcMar/>
          </w:tcPr>
          <w:p w:rsidRPr="00CC0718" w:rsidR="00C71DC8" w:rsidP="3A33D0EC" w:rsidRDefault="00C71DC8" w14:paraId="4608414F" w14:textId="77777777">
            <w:pPr>
              <w:rPr>
                <w:b w:val="1"/>
                <w:bCs w:val="1"/>
                <w:color w:val="5C83B4"/>
                <w:spacing w:val="-2"/>
                <w:sz w:val="24"/>
                <w:szCs w:val="24"/>
                <w:lang w:val="en-US"/>
              </w:rPr>
            </w:pPr>
            <w:r w:rsidRPr="3A33D0EC" w:rsidR="00C71DC8">
              <w:rPr>
                <w:b w:val="1"/>
                <w:bCs w:val="1"/>
                <w:color w:val="5C83B4"/>
                <w:spacing w:val="-2"/>
                <w:sz w:val="24"/>
                <w:szCs w:val="24"/>
                <w:lang w:val="en-US"/>
              </w:rPr>
              <w:t xml:space="preserve">Codes\\AXIAL CODE\\Q12- Marketing Club tasks that could </w:t>
            </w:r>
            <w:r w:rsidRPr="3A33D0EC" w:rsidR="00C71DC8">
              <w:rPr>
                <w:b w:val="1"/>
                <w:bCs w:val="1"/>
                <w:color w:val="5C83B4"/>
                <w:spacing w:val="-2"/>
                <w:sz w:val="24"/>
                <w:szCs w:val="24"/>
                <w:lang w:val="en-US"/>
              </w:rPr>
              <w:t xml:space="preserve">demonstrate</w:t>
            </w:r>
            <w:r w:rsidRPr="3A33D0EC" w:rsidR="00C71DC8">
              <w:rPr>
                <w:b w:val="1"/>
                <w:bCs w:val="1"/>
                <w:color w:val="5C83B4"/>
                <w:spacing w:val="-2"/>
                <w:sz w:val="24"/>
                <w:szCs w:val="24"/>
                <w:lang w:val="en-US"/>
              </w:rPr>
              <w:t xml:space="preserve"> value\REACH MORE AUDIENCE\I feel like that would </w:t>
            </w:r>
            <w:r w:rsidRPr="3A33D0EC" w:rsidR="00C71DC8">
              <w:rPr>
                <w:b w:val="1"/>
                <w:bCs w:val="1"/>
                <w:color w:val="5C83B4"/>
                <w:spacing w:val="-2"/>
                <w:sz w:val="24"/>
                <w:szCs w:val="24"/>
                <w:lang w:val="en-US"/>
              </w:rPr>
              <w:t>actually help</w:t>
            </w:r>
            <w:r w:rsidRPr="3A33D0EC" w:rsidR="00C71DC8">
              <w:rPr>
                <w:b w:val="1"/>
                <w:bCs w:val="1"/>
                <w:color w:val="5C83B4"/>
                <w:spacing w:val="-2"/>
                <w:sz w:val="24"/>
                <w:szCs w:val="24"/>
                <w:lang w:val="en-US"/>
              </w:rPr>
              <w:t xml:space="preserve"> reach out to more people</w:t>
            </w:r>
          </w:p>
        </w:tc>
      </w:tr>
      <w:tr w:rsidRPr="00CC0718" w:rsidR="00C71DC8" w:rsidTr="3A33D0EC" w14:paraId="7AF3FB09" w14:textId="77777777">
        <w:trPr>
          <w:trHeight w:val="458" w:hRule="exact"/>
        </w:trPr>
        <w:tc>
          <w:tcPr>
            <w:tcW w:w="1805" w:type="dxa"/>
            <w:shd w:val="clear" w:color="auto" w:fill="FFFFFF" w:themeFill="background1"/>
            <w:tcMar/>
          </w:tcPr>
          <w:p w:rsidRPr="00CC0718" w:rsidR="00C71DC8" w:rsidP="00244814" w:rsidRDefault="00C71DC8" w14:paraId="30751B86" w14:textId="77777777">
            <w:pPr>
              <w:rPr>
                <w:b/>
                <w:color w:val="5C83B4"/>
                <w:spacing w:val="-2"/>
                <w:sz w:val="24"/>
              </w:rPr>
            </w:pPr>
            <w:r w:rsidRPr="00CC0718">
              <w:rPr>
                <w:b/>
                <w:color w:val="5C83B4"/>
                <w:spacing w:val="-2"/>
                <w:sz w:val="24"/>
              </w:rPr>
              <w:t>Classification:</w:t>
            </w:r>
          </w:p>
        </w:tc>
        <w:tc>
          <w:tcPr>
            <w:tcW w:w="8912" w:type="dxa"/>
            <w:gridSpan w:val="7"/>
            <w:vMerge/>
            <w:tcMar/>
          </w:tcPr>
          <w:p w:rsidRPr="00CC0718" w:rsidR="00C71DC8" w:rsidP="00244814" w:rsidRDefault="00C71DC8" w14:paraId="17ADA086" w14:textId="77777777"/>
        </w:tc>
      </w:tr>
      <w:tr w:rsidRPr="00CC0718" w:rsidR="00C71DC8" w:rsidTr="3A33D0EC" w14:paraId="4266F78E" w14:textId="77777777">
        <w:trPr>
          <w:trHeight w:val="445" w:hRule="exact"/>
        </w:trPr>
        <w:tc>
          <w:tcPr>
            <w:tcW w:w="1805" w:type="dxa"/>
            <w:shd w:val="clear" w:color="auto" w:fill="FFFFFF" w:themeFill="background1"/>
            <w:tcMar/>
          </w:tcPr>
          <w:p w:rsidRPr="00CC0718" w:rsidR="00C71DC8" w:rsidP="00244814" w:rsidRDefault="00C71DC8" w14:paraId="7CF2779C" w14:textId="77777777">
            <w:pPr>
              <w:rPr>
                <w:b/>
                <w:color w:val="5C83B4"/>
                <w:spacing w:val="-2"/>
                <w:sz w:val="24"/>
              </w:rPr>
            </w:pPr>
            <w:r w:rsidRPr="00CC0718">
              <w:rPr>
                <w:b/>
                <w:color w:val="5C83B4"/>
                <w:spacing w:val="-2"/>
                <w:sz w:val="24"/>
              </w:rPr>
              <w:t>Aggregated:</w:t>
            </w:r>
          </w:p>
        </w:tc>
        <w:tc>
          <w:tcPr>
            <w:tcW w:w="8912" w:type="dxa"/>
            <w:gridSpan w:val="7"/>
            <w:shd w:val="clear" w:color="auto" w:fill="FFFFFF" w:themeFill="background1"/>
            <w:tcMar/>
          </w:tcPr>
          <w:p w:rsidRPr="00CC0718" w:rsidR="00C71DC8" w:rsidP="00244814" w:rsidRDefault="00C71DC8" w14:paraId="7CE398B9" w14:textId="77777777">
            <w:pPr>
              <w:rPr>
                <w:b/>
                <w:color w:val="5C83B4"/>
                <w:spacing w:val="-2"/>
                <w:sz w:val="24"/>
              </w:rPr>
            </w:pPr>
            <w:r w:rsidRPr="00CC0718">
              <w:rPr>
                <w:b/>
                <w:color w:val="5C83B4"/>
                <w:spacing w:val="-2"/>
                <w:sz w:val="24"/>
              </w:rPr>
              <w:t>No</w:t>
            </w:r>
          </w:p>
        </w:tc>
      </w:tr>
      <w:tr w:rsidRPr="00CC0718" w:rsidR="00C71DC8" w:rsidTr="3A33D0EC" w14:paraId="7F461E01" w14:textId="77777777">
        <w:trPr>
          <w:trHeight w:val="343" w:hRule="exact"/>
        </w:trPr>
        <w:tc>
          <w:tcPr>
            <w:tcW w:w="3381" w:type="dxa"/>
            <w:gridSpan w:val="2"/>
            <w:tcBorders>
              <w:bottom w:val="single" w:color="8FB6EA" w:sz="5" w:space="0"/>
            </w:tcBorders>
            <w:shd w:val="clear" w:color="auto" w:fill="FFFFFF" w:themeFill="background1"/>
            <w:tcMar/>
          </w:tcPr>
          <w:p w:rsidRPr="00CC0718" w:rsidR="00C71DC8" w:rsidP="00244814" w:rsidRDefault="00C71DC8" w14:paraId="0333D04A" w14:textId="77777777">
            <w:pPr>
              <w:rPr>
                <w:color w:val="000000"/>
                <w:spacing w:val="-2"/>
                <w:sz w:val="18"/>
              </w:rPr>
            </w:pPr>
            <w:r w:rsidRPr="00CC0718">
              <w:rPr>
                <w:color w:val="000000"/>
                <w:spacing w:val="-2"/>
                <w:sz w:val="18"/>
              </w:rPr>
              <w:t>Document</w:t>
            </w:r>
          </w:p>
        </w:tc>
        <w:tc>
          <w:tcPr>
            <w:tcW w:w="1132" w:type="dxa"/>
            <w:tcBorders>
              <w:bottom w:val="single" w:color="8FB6EA" w:sz="5" w:space="0"/>
            </w:tcBorders>
            <w:shd w:val="clear" w:color="auto" w:fill="FFFFFF" w:themeFill="background1"/>
            <w:tcMar/>
          </w:tcPr>
          <w:p w:rsidRPr="00CC0718" w:rsidR="00C71DC8" w:rsidP="00244814" w:rsidRDefault="00C71DC8" w14:paraId="75CA6838" w14:textId="77777777">
            <w:pPr>
              <w:rPr>
                <w:color w:val="000000"/>
                <w:spacing w:val="-2"/>
                <w:sz w:val="18"/>
              </w:rPr>
            </w:pPr>
            <w:r w:rsidRPr="00CC0718">
              <w:rPr>
                <w:color w:val="000000"/>
                <w:spacing w:val="-2"/>
                <w:sz w:val="18"/>
              </w:rPr>
              <w:t>1</w:t>
            </w:r>
          </w:p>
        </w:tc>
        <w:tc>
          <w:tcPr>
            <w:tcW w:w="1576" w:type="dxa"/>
            <w:gridSpan w:val="2"/>
            <w:tcBorders>
              <w:bottom w:val="single" w:color="8FB6EA" w:sz="5" w:space="0"/>
            </w:tcBorders>
            <w:shd w:val="clear" w:color="auto" w:fill="FFFFFF" w:themeFill="background1"/>
            <w:tcMar/>
          </w:tcPr>
          <w:p w:rsidRPr="00CC0718" w:rsidR="00C71DC8" w:rsidP="00244814" w:rsidRDefault="00C71DC8" w14:paraId="710D152B" w14:textId="77777777">
            <w:pPr>
              <w:rPr>
                <w:color w:val="000000"/>
                <w:spacing w:val="-2"/>
                <w:sz w:val="18"/>
              </w:rPr>
            </w:pPr>
            <w:r w:rsidRPr="00CC0718">
              <w:rPr>
                <w:color w:val="000000"/>
                <w:spacing w:val="-2"/>
                <w:sz w:val="18"/>
              </w:rPr>
              <w:t>1</w:t>
            </w:r>
          </w:p>
        </w:tc>
        <w:tc>
          <w:tcPr>
            <w:tcW w:w="1362" w:type="dxa"/>
            <w:tcBorders>
              <w:bottom w:val="single" w:color="8FB6EA" w:sz="5" w:space="0"/>
            </w:tcBorders>
            <w:shd w:val="clear" w:color="auto" w:fill="FFFFFF" w:themeFill="background1"/>
            <w:tcMar/>
          </w:tcPr>
          <w:p w:rsidRPr="00CC0718" w:rsidR="00C71DC8" w:rsidP="00244814" w:rsidRDefault="00C71DC8" w14:paraId="1DF207E3" w14:textId="77777777">
            <w:pPr>
              <w:rPr>
                <w:color w:val="000000"/>
                <w:spacing w:val="-2"/>
                <w:sz w:val="18"/>
              </w:rPr>
            </w:pPr>
            <w:r w:rsidRPr="00CC0718">
              <w:rPr>
                <w:color w:val="000000"/>
                <w:spacing w:val="-2"/>
                <w:sz w:val="18"/>
              </w:rPr>
              <w:t>12</w:t>
            </w:r>
          </w:p>
        </w:tc>
        <w:tc>
          <w:tcPr>
            <w:tcW w:w="1690" w:type="dxa"/>
            <w:tcBorders>
              <w:bottom w:val="single" w:color="8FB6EA" w:sz="5" w:space="0"/>
            </w:tcBorders>
            <w:shd w:val="clear" w:color="auto" w:fill="FFFFFF" w:themeFill="background1"/>
            <w:tcMar/>
          </w:tcPr>
          <w:p w:rsidRPr="00CC0718" w:rsidR="00C71DC8" w:rsidP="00244814" w:rsidRDefault="00C71DC8" w14:paraId="69254D47" w14:textId="77777777">
            <w:pPr>
              <w:rPr>
                <w:color w:val="000000"/>
                <w:spacing w:val="-2"/>
                <w:sz w:val="18"/>
              </w:rPr>
            </w:pPr>
            <w:r w:rsidRPr="00CC0718">
              <w:rPr>
                <w:color w:val="000000"/>
                <w:spacing w:val="-2"/>
                <w:sz w:val="18"/>
              </w:rPr>
              <w:t>1</w:t>
            </w:r>
          </w:p>
        </w:tc>
        <w:tc>
          <w:tcPr>
            <w:tcW w:w="1576" w:type="dxa"/>
            <w:tcBorders>
              <w:bottom w:val="single" w:color="8FB6EA" w:sz="5" w:space="0"/>
            </w:tcBorders>
            <w:shd w:val="clear" w:color="auto" w:fill="FFFFFF" w:themeFill="background1"/>
            <w:tcMar/>
          </w:tcPr>
          <w:p w:rsidRPr="00CC0718" w:rsidR="00C71DC8" w:rsidP="00244814" w:rsidRDefault="00C71DC8" w14:paraId="57129760" w14:textId="77777777">
            <w:pPr>
              <w:rPr>
                <w:color w:val="000000"/>
                <w:spacing w:val="-2"/>
                <w:sz w:val="18"/>
              </w:rPr>
            </w:pPr>
          </w:p>
        </w:tc>
      </w:tr>
      <w:tr w:rsidRPr="00CC0718" w:rsidR="00C71DC8" w:rsidTr="3A33D0EC" w14:paraId="7703055F" w14:textId="77777777">
        <w:trPr>
          <w:trHeight w:val="1247" w:hRule="exact"/>
        </w:trPr>
        <w:tc>
          <w:tcPr>
            <w:tcW w:w="10717" w:type="dxa"/>
            <w:gridSpan w:val="8"/>
            <w:tcBorders>
              <w:top w:val="single" w:color="8FB6EA" w:sz="5" w:space="0"/>
            </w:tcBorders>
            <w:tcMar/>
          </w:tcPr>
          <w:p w:rsidRPr="00CC0718" w:rsidR="00C71DC8" w:rsidP="00244814" w:rsidRDefault="00C71DC8" w14:paraId="3FFA0E4A" w14:textId="77777777"/>
        </w:tc>
      </w:tr>
      <w:tr w:rsidRPr="00CC0718" w:rsidR="00C71DC8" w:rsidTr="3A33D0EC" w14:paraId="019A4191" w14:textId="77777777">
        <w:trPr>
          <w:trHeight w:val="458" w:hRule="exact"/>
        </w:trPr>
        <w:tc>
          <w:tcPr>
            <w:tcW w:w="5359" w:type="dxa"/>
            <w:gridSpan w:val="4"/>
            <w:shd w:val="clear" w:color="auto" w:fill="FFFFFF" w:themeFill="background1"/>
            <w:tcMar/>
          </w:tcPr>
          <w:p w:rsidRPr="00CC0718" w:rsidR="00C71DC8" w:rsidP="00244814" w:rsidRDefault="00C71DC8" w14:paraId="49F1FB35" w14:textId="77777777">
            <w:pPr>
              <w:jc w:val="right"/>
              <w:rPr>
                <w:color w:val="000066"/>
                <w:spacing w:val="-2"/>
                <w:sz w:val="16"/>
              </w:rPr>
            </w:pPr>
            <w:r w:rsidRPr="00CC0718">
              <w:rPr>
                <w:color w:val="000066"/>
                <w:spacing w:val="-2"/>
                <w:sz w:val="16"/>
              </w:rPr>
              <w:t>Formatted Reports\\Code Summary Formatted Report</w:t>
            </w:r>
          </w:p>
        </w:tc>
        <w:tc>
          <w:tcPr>
            <w:tcW w:w="5358" w:type="dxa"/>
            <w:gridSpan w:val="4"/>
            <w:shd w:val="clear" w:color="auto" w:fill="FFFFFF" w:themeFill="background1"/>
            <w:tcMar/>
          </w:tcPr>
          <w:p w:rsidRPr="00CC0718" w:rsidR="00C71DC8" w:rsidP="00244814" w:rsidRDefault="00C71DC8" w14:paraId="633EF718" w14:textId="77777777">
            <w:pPr>
              <w:jc w:val="right"/>
              <w:rPr>
                <w:color w:val="000066"/>
                <w:spacing w:val="-2"/>
                <w:sz w:val="16"/>
              </w:rPr>
            </w:pPr>
            <w:r w:rsidRPr="00CC0718">
              <w:rPr>
                <w:color w:val="000066"/>
                <w:spacing w:val="-2"/>
                <w:sz w:val="16"/>
              </w:rPr>
              <w:t>Page 17 of 104</w:t>
            </w:r>
          </w:p>
        </w:tc>
      </w:tr>
      <w:tr w:rsidRPr="00CC0718" w:rsidR="00C71DC8" w:rsidTr="3A33D0EC" w14:paraId="37A655F6" w14:textId="77777777">
        <w:trPr>
          <w:trHeight w:val="445" w:hRule="exact"/>
        </w:trPr>
        <w:tc>
          <w:tcPr>
            <w:tcW w:w="10717" w:type="dxa"/>
            <w:gridSpan w:val="8"/>
            <w:shd w:val="clear" w:color="auto" w:fill="FFFFFF" w:themeFill="background1"/>
            <w:tcMar/>
            <w:vAlign w:val="center"/>
          </w:tcPr>
          <w:p w:rsidRPr="00CC0718" w:rsidR="00C71DC8" w:rsidP="00244814" w:rsidRDefault="00C71DC8" w14:paraId="15D21618" w14:textId="77777777">
            <w:pPr>
              <w:jc w:val="right"/>
              <w:rPr>
                <w:color w:val="000066"/>
                <w:spacing w:val="-2"/>
                <w:sz w:val="16"/>
              </w:rPr>
            </w:pPr>
            <w:r w:rsidRPr="00CC0718">
              <w:rPr>
                <w:color w:val="000066"/>
                <w:spacing w:val="-2"/>
                <w:sz w:val="16"/>
              </w:rPr>
              <w:t>11/13/2024 3:39 PM</w:t>
            </w:r>
          </w:p>
        </w:tc>
      </w:tr>
      <w:tr w:rsidRPr="00CC0718" w:rsidR="00C71DC8" w:rsidTr="3A33D0EC" w14:paraId="3305AFBD" w14:textId="77777777">
        <w:trPr>
          <w:trHeight w:val="458" w:hRule="exact"/>
        </w:trPr>
        <w:tc>
          <w:tcPr>
            <w:tcW w:w="3381" w:type="dxa"/>
            <w:gridSpan w:val="2"/>
            <w:shd w:val="clear" w:color="auto" w:fill="8FB6EA"/>
            <w:tcMar/>
          </w:tcPr>
          <w:p w:rsidRPr="00CC0718" w:rsidR="00C71DC8" w:rsidP="00244814" w:rsidRDefault="00C71DC8" w14:paraId="033C890A" w14:textId="77777777">
            <w:pPr>
              <w:rPr>
                <w:b/>
                <w:color w:val="000066"/>
                <w:spacing w:val="-2"/>
                <w:sz w:val="18"/>
              </w:rPr>
            </w:pPr>
            <w:r w:rsidRPr="00CC0718">
              <w:rPr>
                <w:b/>
                <w:color w:val="000066"/>
                <w:spacing w:val="-2"/>
                <w:sz w:val="18"/>
              </w:rPr>
              <w:t>File Type</w:t>
            </w:r>
          </w:p>
        </w:tc>
        <w:tc>
          <w:tcPr>
            <w:tcW w:w="1132" w:type="dxa"/>
            <w:shd w:val="clear" w:color="auto" w:fill="8FB6EA"/>
            <w:tcMar/>
          </w:tcPr>
          <w:p w:rsidRPr="00CC0718" w:rsidR="00C71DC8" w:rsidP="00244814" w:rsidRDefault="00C71DC8" w14:paraId="4461E527" w14:textId="77777777">
            <w:pPr>
              <w:rPr>
                <w:b/>
                <w:color w:val="000066"/>
                <w:spacing w:val="-2"/>
                <w:sz w:val="18"/>
              </w:rPr>
            </w:pPr>
            <w:r w:rsidRPr="00CC0718">
              <w:rPr>
                <w:b/>
                <w:color w:val="000066"/>
                <w:spacing w:val="-2"/>
                <w:sz w:val="18"/>
              </w:rPr>
              <w:t>Number of Files</w:t>
            </w:r>
          </w:p>
        </w:tc>
        <w:tc>
          <w:tcPr>
            <w:tcW w:w="1576" w:type="dxa"/>
            <w:gridSpan w:val="2"/>
            <w:shd w:val="clear" w:color="auto" w:fill="8FB6EA"/>
            <w:tcMar/>
          </w:tcPr>
          <w:p w:rsidRPr="00CC0718" w:rsidR="00C71DC8" w:rsidP="00244814" w:rsidRDefault="00C71DC8" w14:paraId="7AA0DC90" w14:textId="77777777">
            <w:pPr>
              <w:rPr>
                <w:b/>
                <w:color w:val="000066"/>
                <w:spacing w:val="-2"/>
                <w:sz w:val="18"/>
              </w:rPr>
            </w:pPr>
            <w:r w:rsidRPr="00CC0718">
              <w:rPr>
                <w:b/>
                <w:color w:val="000066"/>
                <w:spacing w:val="-2"/>
                <w:sz w:val="18"/>
              </w:rPr>
              <w:t>Number of Coding References</w:t>
            </w:r>
          </w:p>
        </w:tc>
        <w:tc>
          <w:tcPr>
            <w:tcW w:w="1362" w:type="dxa"/>
            <w:shd w:val="clear" w:color="auto" w:fill="8FB6EA"/>
            <w:tcMar/>
          </w:tcPr>
          <w:p w:rsidRPr="00CC0718" w:rsidR="00C71DC8" w:rsidP="00244814" w:rsidRDefault="00C71DC8" w14:paraId="083A7787" w14:textId="77777777">
            <w:pPr>
              <w:rPr>
                <w:b/>
                <w:color w:val="000066"/>
                <w:spacing w:val="-2"/>
                <w:sz w:val="18"/>
              </w:rPr>
            </w:pPr>
            <w:r w:rsidRPr="00CC0718">
              <w:rPr>
                <w:b/>
                <w:color w:val="000066"/>
                <w:spacing w:val="-2"/>
                <w:sz w:val="18"/>
              </w:rPr>
              <w:t>Number of Words Coded</w:t>
            </w:r>
          </w:p>
        </w:tc>
        <w:tc>
          <w:tcPr>
            <w:tcW w:w="1690" w:type="dxa"/>
            <w:shd w:val="clear" w:color="auto" w:fill="8FB6EA"/>
            <w:tcMar/>
          </w:tcPr>
          <w:p w:rsidRPr="00CC0718" w:rsidR="00C71DC8" w:rsidP="00244814" w:rsidRDefault="00C71DC8" w14:paraId="46082938" w14:textId="77777777">
            <w:pPr>
              <w:rPr>
                <w:b/>
                <w:color w:val="000066"/>
                <w:spacing w:val="-2"/>
                <w:sz w:val="18"/>
              </w:rPr>
            </w:pPr>
            <w:r w:rsidRPr="00CC0718">
              <w:rPr>
                <w:b/>
                <w:color w:val="000066"/>
                <w:spacing w:val="-2"/>
                <w:sz w:val="18"/>
              </w:rPr>
              <w:t>Number of Paragraphs Coded</w:t>
            </w:r>
          </w:p>
        </w:tc>
        <w:tc>
          <w:tcPr>
            <w:tcW w:w="1576" w:type="dxa"/>
            <w:shd w:val="clear" w:color="auto" w:fill="8FB6EA"/>
            <w:tcMar/>
          </w:tcPr>
          <w:p w:rsidRPr="00CC0718" w:rsidR="00C71DC8" w:rsidP="00244814" w:rsidRDefault="00C71DC8" w14:paraId="42222581" w14:textId="77777777">
            <w:pPr>
              <w:rPr>
                <w:b/>
                <w:color w:val="000066"/>
                <w:spacing w:val="-2"/>
                <w:sz w:val="18"/>
              </w:rPr>
            </w:pPr>
            <w:r w:rsidRPr="00CC0718">
              <w:rPr>
                <w:b/>
                <w:color w:val="000066"/>
                <w:spacing w:val="-2"/>
                <w:sz w:val="18"/>
              </w:rPr>
              <w:t>Duration Coded</w:t>
            </w:r>
          </w:p>
        </w:tc>
      </w:tr>
      <w:tr w:rsidRPr="00CC0718" w:rsidR="00C71DC8" w:rsidTr="3A33D0EC" w14:paraId="664F59CD" w14:textId="77777777">
        <w:trPr>
          <w:trHeight w:val="616" w:hRule="exact"/>
        </w:trPr>
        <w:tc>
          <w:tcPr>
            <w:tcW w:w="10717" w:type="dxa"/>
            <w:gridSpan w:val="8"/>
            <w:shd w:val="clear" w:color="auto" w:fill="FFFFFF" w:themeFill="background1"/>
            <w:tcMar/>
          </w:tcPr>
          <w:p w:rsidRPr="00CC0718" w:rsidR="00C71DC8" w:rsidP="00244814" w:rsidRDefault="00C71DC8" w14:paraId="7C33B262" w14:textId="77777777">
            <w:pPr>
              <w:rPr>
                <w:b/>
                <w:color w:val="5C83B4"/>
                <w:spacing w:val="-2"/>
                <w:sz w:val="24"/>
              </w:rPr>
            </w:pPr>
          </w:p>
        </w:tc>
      </w:tr>
      <w:tr w:rsidRPr="00CC0718" w:rsidR="00C71DC8" w:rsidTr="3A33D0EC" w14:paraId="6EF35683" w14:textId="77777777">
        <w:trPr>
          <w:trHeight w:val="444" w:hRule="exact"/>
        </w:trPr>
        <w:tc>
          <w:tcPr>
            <w:tcW w:w="1805" w:type="dxa"/>
            <w:shd w:val="clear" w:color="auto" w:fill="FFFFFF" w:themeFill="background1"/>
            <w:tcMar/>
          </w:tcPr>
          <w:p w:rsidRPr="00CC0718" w:rsidR="00C71DC8" w:rsidP="00244814" w:rsidRDefault="00C71DC8" w14:paraId="0D350596" w14:textId="77777777">
            <w:pPr>
              <w:rPr>
                <w:b/>
                <w:color w:val="5C83B4"/>
                <w:spacing w:val="-2"/>
                <w:sz w:val="24"/>
              </w:rPr>
            </w:pPr>
            <w:r w:rsidRPr="00CC0718">
              <w:rPr>
                <w:b/>
                <w:color w:val="5C83B4"/>
                <w:spacing w:val="-2"/>
                <w:sz w:val="24"/>
              </w:rPr>
              <w:t>Nickname:</w:t>
            </w:r>
          </w:p>
        </w:tc>
        <w:tc>
          <w:tcPr>
            <w:tcW w:w="8912" w:type="dxa"/>
            <w:gridSpan w:val="7"/>
            <w:vMerge w:val="restart"/>
            <w:shd w:val="clear" w:color="auto" w:fill="FFFFFF" w:themeFill="background1"/>
            <w:tcMar/>
          </w:tcPr>
          <w:p w:rsidRPr="00CC0718" w:rsidR="00C71DC8" w:rsidP="3A33D0EC" w:rsidRDefault="00C71DC8" w14:paraId="4624057D" w14:textId="77777777">
            <w:pPr>
              <w:rPr>
                <w:b w:val="1"/>
                <w:bCs w:val="1"/>
                <w:color w:val="5C83B4"/>
                <w:spacing w:val="-2"/>
                <w:sz w:val="24"/>
                <w:szCs w:val="24"/>
                <w:lang w:val="en-US"/>
              </w:rPr>
            </w:pPr>
            <w:r w:rsidRPr="3A33D0EC" w:rsidR="00C71DC8">
              <w:rPr>
                <w:b w:val="1"/>
                <w:bCs w:val="1"/>
                <w:color w:val="5C83B4"/>
                <w:spacing w:val="-2"/>
                <w:sz w:val="24"/>
                <w:szCs w:val="24"/>
                <w:lang w:val="en-US"/>
              </w:rPr>
              <w:t xml:space="preserve">Codes\\AXIAL CODE\\Q12- Marketing Club tasks that could </w:t>
            </w:r>
            <w:r w:rsidRPr="3A33D0EC" w:rsidR="00C71DC8">
              <w:rPr>
                <w:b w:val="1"/>
                <w:bCs w:val="1"/>
                <w:color w:val="5C83B4"/>
                <w:spacing w:val="-2"/>
                <w:sz w:val="24"/>
                <w:szCs w:val="24"/>
                <w:lang w:val="en-US"/>
              </w:rPr>
              <w:t>demonstrate</w:t>
            </w:r>
            <w:r w:rsidRPr="3A33D0EC" w:rsidR="00C71DC8">
              <w:rPr>
                <w:b w:val="1"/>
                <w:bCs w:val="1"/>
                <w:color w:val="5C83B4"/>
                <w:spacing w:val="-2"/>
                <w:sz w:val="24"/>
                <w:szCs w:val="24"/>
                <w:lang w:val="en-US"/>
              </w:rPr>
              <w:t xml:space="preserve"> value\REACH MORE AUDIENCE\Increase people count exponentially</w:t>
            </w:r>
          </w:p>
        </w:tc>
      </w:tr>
      <w:tr w:rsidRPr="00CC0718" w:rsidR="00C71DC8" w:rsidTr="3A33D0EC" w14:paraId="3AF67045" w14:textId="77777777">
        <w:trPr>
          <w:trHeight w:val="459" w:hRule="exact"/>
        </w:trPr>
        <w:tc>
          <w:tcPr>
            <w:tcW w:w="1805" w:type="dxa"/>
            <w:shd w:val="clear" w:color="auto" w:fill="FFFFFF" w:themeFill="background1"/>
            <w:tcMar/>
          </w:tcPr>
          <w:p w:rsidRPr="00CC0718" w:rsidR="00C71DC8" w:rsidP="00244814" w:rsidRDefault="00C71DC8" w14:paraId="084AD216" w14:textId="77777777">
            <w:pPr>
              <w:rPr>
                <w:b/>
                <w:color w:val="5C83B4"/>
                <w:spacing w:val="-2"/>
                <w:sz w:val="24"/>
              </w:rPr>
            </w:pPr>
            <w:r w:rsidRPr="00CC0718">
              <w:rPr>
                <w:b/>
                <w:color w:val="5C83B4"/>
                <w:spacing w:val="-2"/>
                <w:sz w:val="24"/>
              </w:rPr>
              <w:t>Classification:</w:t>
            </w:r>
          </w:p>
        </w:tc>
        <w:tc>
          <w:tcPr>
            <w:tcW w:w="8912" w:type="dxa"/>
            <w:gridSpan w:val="7"/>
            <w:vMerge/>
            <w:tcMar/>
          </w:tcPr>
          <w:p w:rsidRPr="00CC0718" w:rsidR="00C71DC8" w:rsidP="00244814" w:rsidRDefault="00C71DC8" w14:paraId="396A3816" w14:textId="77777777"/>
        </w:tc>
      </w:tr>
      <w:tr w:rsidRPr="00CC0718" w:rsidR="00C71DC8" w:rsidTr="3A33D0EC" w14:paraId="6CE6640F" w14:textId="77777777">
        <w:trPr>
          <w:trHeight w:val="444" w:hRule="exact"/>
        </w:trPr>
        <w:tc>
          <w:tcPr>
            <w:tcW w:w="1805" w:type="dxa"/>
            <w:shd w:val="clear" w:color="auto" w:fill="FFFFFF" w:themeFill="background1"/>
            <w:tcMar/>
          </w:tcPr>
          <w:p w:rsidRPr="00CC0718" w:rsidR="00C71DC8" w:rsidP="00244814" w:rsidRDefault="00C71DC8" w14:paraId="1B3DDD76" w14:textId="77777777">
            <w:pPr>
              <w:rPr>
                <w:b/>
                <w:color w:val="5C83B4"/>
                <w:spacing w:val="-2"/>
                <w:sz w:val="24"/>
              </w:rPr>
            </w:pPr>
            <w:r w:rsidRPr="00CC0718">
              <w:rPr>
                <w:b/>
                <w:color w:val="5C83B4"/>
                <w:spacing w:val="-2"/>
                <w:sz w:val="24"/>
              </w:rPr>
              <w:t>Aggregated:</w:t>
            </w:r>
          </w:p>
        </w:tc>
        <w:tc>
          <w:tcPr>
            <w:tcW w:w="8912" w:type="dxa"/>
            <w:gridSpan w:val="7"/>
            <w:shd w:val="clear" w:color="auto" w:fill="FFFFFF" w:themeFill="background1"/>
            <w:tcMar/>
          </w:tcPr>
          <w:p w:rsidRPr="00CC0718" w:rsidR="00C71DC8" w:rsidP="00244814" w:rsidRDefault="00C71DC8" w14:paraId="2F65BBE7" w14:textId="77777777">
            <w:pPr>
              <w:rPr>
                <w:b/>
                <w:color w:val="5C83B4"/>
                <w:spacing w:val="-2"/>
                <w:sz w:val="24"/>
              </w:rPr>
            </w:pPr>
            <w:r w:rsidRPr="00CC0718">
              <w:rPr>
                <w:b/>
                <w:color w:val="5C83B4"/>
                <w:spacing w:val="-2"/>
                <w:sz w:val="24"/>
              </w:rPr>
              <w:t>No</w:t>
            </w:r>
          </w:p>
        </w:tc>
      </w:tr>
      <w:tr w:rsidRPr="00CC0718" w:rsidR="00C71DC8" w:rsidTr="3A33D0EC" w14:paraId="47582817" w14:textId="77777777">
        <w:trPr>
          <w:trHeight w:val="344" w:hRule="exact"/>
        </w:trPr>
        <w:tc>
          <w:tcPr>
            <w:tcW w:w="3381" w:type="dxa"/>
            <w:gridSpan w:val="2"/>
            <w:tcBorders>
              <w:bottom w:val="single" w:color="8FB6EA" w:sz="5" w:space="0"/>
            </w:tcBorders>
            <w:shd w:val="clear" w:color="auto" w:fill="FFFFFF" w:themeFill="background1"/>
            <w:tcMar/>
          </w:tcPr>
          <w:p w:rsidRPr="00CC0718" w:rsidR="00C71DC8" w:rsidP="00244814" w:rsidRDefault="00C71DC8" w14:paraId="5D9976CD" w14:textId="77777777">
            <w:pPr>
              <w:rPr>
                <w:color w:val="000000"/>
                <w:spacing w:val="-2"/>
                <w:sz w:val="18"/>
              </w:rPr>
            </w:pPr>
            <w:r w:rsidRPr="00CC0718">
              <w:rPr>
                <w:color w:val="000000"/>
                <w:spacing w:val="-2"/>
                <w:sz w:val="18"/>
              </w:rPr>
              <w:t>Document</w:t>
            </w:r>
          </w:p>
        </w:tc>
        <w:tc>
          <w:tcPr>
            <w:tcW w:w="1132" w:type="dxa"/>
            <w:tcBorders>
              <w:bottom w:val="single" w:color="8FB6EA" w:sz="5" w:space="0"/>
            </w:tcBorders>
            <w:shd w:val="clear" w:color="auto" w:fill="FFFFFF" w:themeFill="background1"/>
            <w:tcMar/>
          </w:tcPr>
          <w:p w:rsidRPr="00CC0718" w:rsidR="00C71DC8" w:rsidP="00244814" w:rsidRDefault="00C71DC8" w14:paraId="636F9121" w14:textId="77777777">
            <w:pPr>
              <w:rPr>
                <w:color w:val="000000"/>
                <w:spacing w:val="-2"/>
                <w:sz w:val="18"/>
              </w:rPr>
            </w:pPr>
            <w:r w:rsidRPr="00CC0718">
              <w:rPr>
                <w:color w:val="000000"/>
                <w:spacing w:val="-2"/>
                <w:sz w:val="18"/>
              </w:rPr>
              <w:t>1</w:t>
            </w:r>
          </w:p>
        </w:tc>
        <w:tc>
          <w:tcPr>
            <w:tcW w:w="1576" w:type="dxa"/>
            <w:gridSpan w:val="2"/>
            <w:tcBorders>
              <w:bottom w:val="single" w:color="8FB6EA" w:sz="5" w:space="0"/>
            </w:tcBorders>
            <w:shd w:val="clear" w:color="auto" w:fill="FFFFFF" w:themeFill="background1"/>
            <w:tcMar/>
          </w:tcPr>
          <w:p w:rsidRPr="00CC0718" w:rsidR="00C71DC8" w:rsidP="00244814" w:rsidRDefault="00C71DC8" w14:paraId="4A1F8617" w14:textId="77777777">
            <w:pPr>
              <w:rPr>
                <w:color w:val="000000"/>
                <w:spacing w:val="-2"/>
                <w:sz w:val="18"/>
              </w:rPr>
            </w:pPr>
            <w:r w:rsidRPr="00CC0718">
              <w:rPr>
                <w:color w:val="000000"/>
                <w:spacing w:val="-2"/>
                <w:sz w:val="18"/>
              </w:rPr>
              <w:t>1</w:t>
            </w:r>
          </w:p>
        </w:tc>
        <w:tc>
          <w:tcPr>
            <w:tcW w:w="1362" w:type="dxa"/>
            <w:tcBorders>
              <w:bottom w:val="single" w:color="8FB6EA" w:sz="5" w:space="0"/>
            </w:tcBorders>
            <w:shd w:val="clear" w:color="auto" w:fill="FFFFFF" w:themeFill="background1"/>
            <w:tcMar/>
          </w:tcPr>
          <w:p w:rsidRPr="00CC0718" w:rsidR="00C71DC8" w:rsidP="00244814" w:rsidRDefault="00C71DC8" w14:paraId="3667F7CC" w14:textId="77777777">
            <w:pPr>
              <w:rPr>
                <w:color w:val="000000"/>
                <w:spacing w:val="-2"/>
                <w:sz w:val="18"/>
              </w:rPr>
            </w:pPr>
            <w:r w:rsidRPr="00CC0718">
              <w:rPr>
                <w:color w:val="000000"/>
                <w:spacing w:val="-2"/>
                <w:sz w:val="18"/>
              </w:rPr>
              <w:t>5</w:t>
            </w:r>
          </w:p>
        </w:tc>
        <w:tc>
          <w:tcPr>
            <w:tcW w:w="1690" w:type="dxa"/>
            <w:tcBorders>
              <w:bottom w:val="single" w:color="8FB6EA" w:sz="5" w:space="0"/>
            </w:tcBorders>
            <w:shd w:val="clear" w:color="auto" w:fill="FFFFFF" w:themeFill="background1"/>
            <w:tcMar/>
          </w:tcPr>
          <w:p w:rsidRPr="00CC0718" w:rsidR="00C71DC8" w:rsidP="00244814" w:rsidRDefault="00C71DC8" w14:paraId="4D9A25F9" w14:textId="77777777">
            <w:pPr>
              <w:rPr>
                <w:color w:val="000000"/>
                <w:spacing w:val="-2"/>
                <w:sz w:val="18"/>
              </w:rPr>
            </w:pPr>
            <w:r w:rsidRPr="00CC0718">
              <w:rPr>
                <w:color w:val="000000"/>
                <w:spacing w:val="-2"/>
                <w:sz w:val="18"/>
              </w:rPr>
              <w:t>1</w:t>
            </w:r>
          </w:p>
        </w:tc>
        <w:tc>
          <w:tcPr>
            <w:tcW w:w="1576" w:type="dxa"/>
            <w:tcBorders>
              <w:bottom w:val="single" w:color="8FB6EA" w:sz="5" w:space="0"/>
            </w:tcBorders>
            <w:shd w:val="clear" w:color="auto" w:fill="FFFFFF" w:themeFill="background1"/>
            <w:tcMar/>
          </w:tcPr>
          <w:p w:rsidRPr="00CC0718" w:rsidR="00C71DC8" w:rsidP="00244814" w:rsidRDefault="00C71DC8" w14:paraId="2DAFABA2" w14:textId="77777777">
            <w:pPr>
              <w:rPr>
                <w:color w:val="000000"/>
                <w:spacing w:val="-2"/>
                <w:sz w:val="18"/>
              </w:rPr>
            </w:pPr>
          </w:p>
        </w:tc>
      </w:tr>
      <w:tr w:rsidRPr="00CC0718" w:rsidR="00C71DC8" w:rsidTr="3A33D0EC" w14:paraId="4A8EF04A" w14:textId="77777777">
        <w:trPr>
          <w:trHeight w:val="444" w:hRule="exact"/>
        </w:trPr>
        <w:tc>
          <w:tcPr>
            <w:tcW w:w="10717" w:type="dxa"/>
            <w:gridSpan w:val="8"/>
            <w:tcBorders>
              <w:top w:val="single" w:color="8FB6EA" w:sz="5" w:space="0"/>
            </w:tcBorders>
            <w:tcMar/>
          </w:tcPr>
          <w:p w:rsidRPr="00CC0718" w:rsidR="00C71DC8" w:rsidP="00244814" w:rsidRDefault="00C71DC8" w14:paraId="1C06C3B6" w14:textId="77777777"/>
        </w:tc>
      </w:tr>
      <w:tr w:rsidRPr="00CC0718" w:rsidR="00C71DC8" w:rsidTr="3A33D0EC" w14:paraId="1FB783F8" w14:textId="77777777">
        <w:trPr>
          <w:trHeight w:val="602" w:hRule="exact"/>
        </w:trPr>
        <w:tc>
          <w:tcPr>
            <w:tcW w:w="10717" w:type="dxa"/>
            <w:gridSpan w:val="8"/>
            <w:shd w:val="clear" w:color="auto" w:fill="FFFFFF" w:themeFill="background1"/>
            <w:tcMar/>
          </w:tcPr>
          <w:p w:rsidRPr="00CC0718" w:rsidR="00C71DC8" w:rsidP="00244814" w:rsidRDefault="00C71DC8" w14:paraId="68A5122F" w14:textId="77777777">
            <w:pPr>
              <w:rPr>
                <w:b/>
                <w:color w:val="5C83B4"/>
                <w:spacing w:val="-2"/>
                <w:sz w:val="24"/>
              </w:rPr>
            </w:pPr>
            <w:bookmarkStart w:name="CodesAXIALCODEQ12MarketingClubtasksthatc" w:id="28"/>
            <w:bookmarkEnd w:id="28"/>
          </w:p>
        </w:tc>
      </w:tr>
      <w:tr w:rsidRPr="00CC0718" w:rsidR="00C71DC8" w:rsidTr="3A33D0EC" w14:paraId="450B3F26" w14:textId="77777777">
        <w:trPr>
          <w:trHeight w:val="458" w:hRule="exact"/>
        </w:trPr>
        <w:tc>
          <w:tcPr>
            <w:tcW w:w="1805" w:type="dxa"/>
            <w:shd w:val="clear" w:color="auto" w:fill="FFFFFF" w:themeFill="background1"/>
            <w:tcMar/>
          </w:tcPr>
          <w:p w:rsidRPr="00CC0718" w:rsidR="00C71DC8" w:rsidP="00244814" w:rsidRDefault="00C71DC8" w14:paraId="5E4E9456" w14:textId="77777777">
            <w:pPr>
              <w:rPr>
                <w:b/>
                <w:color w:val="5C83B4"/>
                <w:spacing w:val="-2"/>
                <w:sz w:val="24"/>
              </w:rPr>
            </w:pPr>
            <w:r w:rsidRPr="00CC0718">
              <w:rPr>
                <w:b/>
                <w:color w:val="5C83B4"/>
                <w:spacing w:val="-2"/>
                <w:sz w:val="24"/>
              </w:rPr>
              <w:t>Nickname:</w:t>
            </w:r>
          </w:p>
        </w:tc>
        <w:tc>
          <w:tcPr>
            <w:tcW w:w="8912" w:type="dxa"/>
            <w:gridSpan w:val="7"/>
            <w:vMerge w:val="restart"/>
            <w:shd w:val="clear" w:color="auto" w:fill="FFFFFF" w:themeFill="background1"/>
            <w:tcMar/>
          </w:tcPr>
          <w:p w:rsidRPr="00CC0718" w:rsidR="00C71DC8" w:rsidP="3A33D0EC" w:rsidRDefault="00C71DC8" w14:paraId="079D9FE1" w14:textId="77777777">
            <w:pPr>
              <w:rPr>
                <w:b w:val="1"/>
                <w:bCs w:val="1"/>
                <w:color w:val="5C83B4"/>
                <w:spacing w:val="-2"/>
                <w:sz w:val="24"/>
                <w:szCs w:val="24"/>
                <w:lang w:val="en-US"/>
              </w:rPr>
            </w:pPr>
            <w:r w:rsidRPr="3A33D0EC" w:rsidR="00C71DC8">
              <w:rPr>
                <w:b w:val="1"/>
                <w:bCs w:val="1"/>
                <w:color w:val="5C83B4"/>
                <w:spacing w:val="-2"/>
                <w:sz w:val="24"/>
                <w:szCs w:val="24"/>
                <w:lang w:val="en-US"/>
              </w:rPr>
              <w:t xml:space="preserve">Codes\\AXIAL CODE\\Q12- Marketing Club tasks that could </w:t>
            </w:r>
            <w:r w:rsidRPr="3A33D0EC" w:rsidR="00C71DC8">
              <w:rPr>
                <w:b w:val="1"/>
                <w:bCs w:val="1"/>
                <w:color w:val="5C83B4"/>
                <w:spacing w:val="-2"/>
                <w:sz w:val="24"/>
                <w:szCs w:val="24"/>
                <w:lang w:val="en-US"/>
              </w:rPr>
              <w:t>demonstrate</w:t>
            </w:r>
            <w:r w:rsidRPr="3A33D0EC" w:rsidR="00C71DC8">
              <w:rPr>
                <w:b w:val="1"/>
                <w:bCs w:val="1"/>
                <w:color w:val="5C83B4"/>
                <w:spacing w:val="-2"/>
                <w:sz w:val="24"/>
                <w:szCs w:val="24"/>
                <w:lang w:val="en-US"/>
              </w:rPr>
              <w:t xml:space="preserve"> value\REACH MORE AUDIENCE\Raise Awareness for Clubs</w:t>
            </w:r>
          </w:p>
        </w:tc>
      </w:tr>
      <w:tr w:rsidRPr="00CC0718" w:rsidR="00C71DC8" w:rsidTr="3A33D0EC" w14:paraId="0033E881" w14:textId="77777777">
        <w:trPr>
          <w:trHeight w:val="444" w:hRule="exact"/>
        </w:trPr>
        <w:tc>
          <w:tcPr>
            <w:tcW w:w="1805" w:type="dxa"/>
            <w:shd w:val="clear" w:color="auto" w:fill="FFFFFF" w:themeFill="background1"/>
            <w:tcMar/>
          </w:tcPr>
          <w:p w:rsidRPr="00CC0718" w:rsidR="00C71DC8" w:rsidP="00244814" w:rsidRDefault="00C71DC8" w14:paraId="5B82686C" w14:textId="77777777">
            <w:pPr>
              <w:rPr>
                <w:b/>
                <w:color w:val="5C83B4"/>
                <w:spacing w:val="-2"/>
                <w:sz w:val="24"/>
              </w:rPr>
            </w:pPr>
            <w:r w:rsidRPr="00CC0718">
              <w:rPr>
                <w:b/>
                <w:color w:val="5C83B4"/>
                <w:spacing w:val="-2"/>
                <w:sz w:val="24"/>
              </w:rPr>
              <w:t>Classification:</w:t>
            </w:r>
          </w:p>
        </w:tc>
        <w:tc>
          <w:tcPr>
            <w:tcW w:w="8912" w:type="dxa"/>
            <w:gridSpan w:val="7"/>
            <w:vMerge/>
            <w:tcMar/>
          </w:tcPr>
          <w:p w:rsidRPr="00CC0718" w:rsidR="00C71DC8" w:rsidP="00244814" w:rsidRDefault="00C71DC8" w14:paraId="34ECEC59" w14:textId="77777777"/>
        </w:tc>
      </w:tr>
      <w:tr w:rsidRPr="00CC0718" w:rsidR="00C71DC8" w:rsidTr="3A33D0EC" w14:paraId="7E5BECE8" w14:textId="77777777">
        <w:trPr>
          <w:trHeight w:val="459" w:hRule="exact"/>
        </w:trPr>
        <w:tc>
          <w:tcPr>
            <w:tcW w:w="1805" w:type="dxa"/>
            <w:shd w:val="clear" w:color="auto" w:fill="FFFFFF" w:themeFill="background1"/>
            <w:tcMar/>
          </w:tcPr>
          <w:p w:rsidRPr="00CC0718" w:rsidR="00C71DC8" w:rsidP="00244814" w:rsidRDefault="00C71DC8" w14:paraId="626B4BFE" w14:textId="77777777">
            <w:pPr>
              <w:rPr>
                <w:b/>
                <w:color w:val="5C83B4"/>
                <w:spacing w:val="-2"/>
                <w:sz w:val="24"/>
              </w:rPr>
            </w:pPr>
            <w:r w:rsidRPr="00CC0718">
              <w:rPr>
                <w:b/>
                <w:color w:val="5C83B4"/>
                <w:spacing w:val="-2"/>
                <w:sz w:val="24"/>
              </w:rPr>
              <w:t>Aggregated:</w:t>
            </w:r>
          </w:p>
        </w:tc>
        <w:tc>
          <w:tcPr>
            <w:tcW w:w="8912" w:type="dxa"/>
            <w:gridSpan w:val="7"/>
            <w:shd w:val="clear" w:color="auto" w:fill="FFFFFF" w:themeFill="background1"/>
            <w:tcMar/>
          </w:tcPr>
          <w:p w:rsidRPr="00CC0718" w:rsidR="00C71DC8" w:rsidP="00244814" w:rsidRDefault="00C71DC8" w14:paraId="494F32C8" w14:textId="77777777">
            <w:pPr>
              <w:rPr>
                <w:b/>
                <w:color w:val="5C83B4"/>
                <w:spacing w:val="-2"/>
                <w:sz w:val="24"/>
              </w:rPr>
            </w:pPr>
            <w:r w:rsidRPr="00CC0718">
              <w:rPr>
                <w:b/>
                <w:color w:val="5C83B4"/>
                <w:spacing w:val="-2"/>
                <w:sz w:val="24"/>
              </w:rPr>
              <w:t>Yes</w:t>
            </w:r>
          </w:p>
        </w:tc>
      </w:tr>
      <w:tr w:rsidRPr="00CC0718" w:rsidR="00C71DC8" w:rsidTr="3A33D0EC" w14:paraId="342A94E5" w14:textId="77777777">
        <w:trPr>
          <w:trHeight w:val="330" w:hRule="exact"/>
        </w:trPr>
        <w:tc>
          <w:tcPr>
            <w:tcW w:w="3381" w:type="dxa"/>
            <w:gridSpan w:val="2"/>
            <w:tcBorders>
              <w:bottom w:val="single" w:color="8FB6EA" w:sz="5" w:space="0"/>
            </w:tcBorders>
            <w:shd w:val="clear" w:color="auto" w:fill="FFFFFF" w:themeFill="background1"/>
            <w:tcMar/>
          </w:tcPr>
          <w:p w:rsidRPr="00CC0718" w:rsidR="00C71DC8" w:rsidP="00244814" w:rsidRDefault="00C71DC8" w14:paraId="279C80B6" w14:textId="77777777">
            <w:pPr>
              <w:rPr>
                <w:color w:val="000000"/>
                <w:spacing w:val="-2"/>
                <w:sz w:val="18"/>
              </w:rPr>
            </w:pPr>
            <w:r w:rsidRPr="00CC0718">
              <w:rPr>
                <w:color w:val="000000"/>
                <w:spacing w:val="-2"/>
                <w:sz w:val="18"/>
              </w:rPr>
              <w:t>Document</w:t>
            </w:r>
          </w:p>
        </w:tc>
        <w:tc>
          <w:tcPr>
            <w:tcW w:w="1132" w:type="dxa"/>
            <w:tcBorders>
              <w:bottom w:val="single" w:color="8FB6EA" w:sz="5" w:space="0"/>
            </w:tcBorders>
            <w:shd w:val="clear" w:color="auto" w:fill="FFFFFF" w:themeFill="background1"/>
            <w:tcMar/>
          </w:tcPr>
          <w:p w:rsidRPr="00CC0718" w:rsidR="00C71DC8" w:rsidP="00244814" w:rsidRDefault="00C71DC8" w14:paraId="3A028655" w14:textId="77777777">
            <w:pPr>
              <w:rPr>
                <w:color w:val="000000"/>
                <w:spacing w:val="-2"/>
                <w:sz w:val="18"/>
              </w:rPr>
            </w:pPr>
            <w:r w:rsidRPr="00CC0718">
              <w:rPr>
                <w:color w:val="000000"/>
                <w:spacing w:val="-2"/>
                <w:sz w:val="18"/>
              </w:rPr>
              <w:t>1</w:t>
            </w:r>
          </w:p>
        </w:tc>
        <w:tc>
          <w:tcPr>
            <w:tcW w:w="1576" w:type="dxa"/>
            <w:gridSpan w:val="2"/>
            <w:tcBorders>
              <w:bottom w:val="single" w:color="8FB6EA" w:sz="5" w:space="0"/>
            </w:tcBorders>
            <w:shd w:val="clear" w:color="auto" w:fill="FFFFFF" w:themeFill="background1"/>
            <w:tcMar/>
          </w:tcPr>
          <w:p w:rsidRPr="00CC0718" w:rsidR="00C71DC8" w:rsidP="00244814" w:rsidRDefault="00C71DC8" w14:paraId="0DE837E9" w14:textId="77777777">
            <w:pPr>
              <w:rPr>
                <w:color w:val="000000"/>
                <w:spacing w:val="-2"/>
                <w:sz w:val="18"/>
              </w:rPr>
            </w:pPr>
            <w:r w:rsidRPr="00CC0718">
              <w:rPr>
                <w:color w:val="000000"/>
                <w:spacing w:val="-2"/>
                <w:sz w:val="18"/>
              </w:rPr>
              <w:t>1</w:t>
            </w:r>
          </w:p>
        </w:tc>
        <w:tc>
          <w:tcPr>
            <w:tcW w:w="1362" w:type="dxa"/>
            <w:tcBorders>
              <w:bottom w:val="single" w:color="8FB6EA" w:sz="5" w:space="0"/>
            </w:tcBorders>
            <w:shd w:val="clear" w:color="auto" w:fill="FFFFFF" w:themeFill="background1"/>
            <w:tcMar/>
          </w:tcPr>
          <w:p w:rsidRPr="00CC0718" w:rsidR="00C71DC8" w:rsidP="00244814" w:rsidRDefault="00C71DC8" w14:paraId="20B58EA2" w14:textId="77777777">
            <w:pPr>
              <w:rPr>
                <w:color w:val="000000"/>
                <w:spacing w:val="-2"/>
                <w:sz w:val="18"/>
              </w:rPr>
            </w:pPr>
            <w:r w:rsidRPr="00CC0718">
              <w:rPr>
                <w:color w:val="000000"/>
                <w:spacing w:val="-2"/>
                <w:sz w:val="18"/>
              </w:rPr>
              <w:t>34</w:t>
            </w:r>
          </w:p>
        </w:tc>
        <w:tc>
          <w:tcPr>
            <w:tcW w:w="1690" w:type="dxa"/>
            <w:tcBorders>
              <w:bottom w:val="single" w:color="8FB6EA" w:sz="5" w:space="0"/>
            </w:tcBorders>
            <w:shd w:val="clear" w:color="auto" w:fill="FFFFFF" w:themeFill="background1"/>
            <w:tcMar/>
          </w:tcPr>
          <w:p w:rsidRPr="00CC0718" w:rsidR="00C71DC8" w:rsidP="00244814" w:rsidRDefault="00C71DC8" w14:paraId="702D9E09" w14:textId="77777777">
            <w:pPr>
              <w:rPr>
                <w:color w:val="000000"/>
                <w:spacing w:val="-2"/>
                <w:sz w:val="18"/>
              </w:rPr>
            </w:pPr>
            <w:r w:rsidRPr="00CC0718">
              <w:rPr>
                <w:color w:val="000000"/>
                <w:spacing w:val="-2"/>
                <w:sz w:val="18"/>
              </w:rPr>
              <w:t>1</w:t>
            </w:r>
          </w:p>
        </w:tc>
        <w:tc>
          <w:tcPr>
            <w:tcW w:w="1576" w:type="dxa"/>
            <w:tcBorders>
              <w:bottom w:val="single" w:color="8FB6EA" w:sz="5" w:space="0"/>
            </w:tcBorders>
            <w:shd w:val="clear" w:color="auto" w:fill="FFFFFF" w:themeFill="background1"/>
            <w:tcMar/>
          </w:tcPr>
          <w:p w:rsidRPr="00CC0718" w:rsidR="00C71DC8" w:rsidP="00244814" w:rsidRDefault="00C71DC8" w14:paraId="2114C086" w14:textId="77777777">
            <w:pPr>
              <w:rPr>
                <w:color w:val="000000"/>
                <w:spacing w:val="-2"/>
                <w:sz w:val="18"/>
              </w:rPr>
            </w:pPr>
          </w:p>
        </w:tc>
      </w:tr>
      <w:tr w:rsidRPr="00CC0718" w:rsidR="00C71DC8" w:rsidTr="3A33D0EC" w14:paraId="4A594DB1" w14:textId="77777777">
        <w:trPr>
          <w:trHeight w:val="458" w:hRule="exact"/>
        </w:trPr>
        <w:tc>
          <w:tcPr>
            <w:tcW w:w="10717" w:type="dxa"/>
            <w:gridSpan w:val="8"/>
            <w:tcBorders>
              <w:top w:val="single" w:color="8FB6EA" w:sz="5" w:space="0"/>
            </w:tcBorders>
            <w:tcMar/>
          </w:tcPr>
          <w:p w:rsidRPr="00CC0718" w:rsidR="00C71DC8" w:rsidP="00244814" w:rsidRDefault="00C71DC8" w14:paraId="609EE237" w14:textId="77777777"/>
        </w:tc>
      </w:tr>
      <w:tr w:rsidRPr="00CC0718" w:rsidR="00C71DC8" w:rsidTr="3A33D0EC" w14:paraId="13A49416" w14:textId="77777777">
        <w:trPr>
          <w:trHeight w:val="330" w:hRule="exact"/>
        </w:trPr>
        <w:tc>
          <w:tcPr>
            <w:tcW w:w="10717" w:type="dxa"/>
            <w:gridSpan w:val="8"/>
            <w:shd w:val="clear" w:color="auto" w:fill="FFFFFF" w:themeFill="background1"/>
            <w:tcMar/>
          </w:tcPr>
          <w:p w:rsidRPr="00CC0718" w:rsidR="00C71DC8" w:rsidP="00244814" w:rsidRDefault="00C71DC8" w14:paraId="5F0666DA" w14:textId="77777777">
            <w:pPr>
              <w:rPr>
                <w:b/>
                <w:color w:val="5C83B4"/>
                <w:spacing w:val="-2"/>
                <w:sz w:val="24"/>
              </w:rPr>
            </w:pPr>
          </w:p>
        </w:tc>
      </w:tr>
      <w:tr w:rsidRPr="00CC0718" w:rsidR="00C71DC8" w:rsidTr="3A33D0EC" w14:paraId="15DA859E" w14:textId="77777777">
        <w:trPr>
          <w:trHeight w:val="458" w:hRule="exact"/>
        </w:trPr>
        <w:tc>
          <w:tcPr>
            <w:tcW w:w="1805" w:type="dxa"/>
            <w:shd w:val="clear" w:color="auto" w:fill="FFFFFF" w:themeFill="background1"/>
            <w:tcMar/>
          </w:tcPr>
          <w:p w:rsidRPr="00CC0718" w:rsidR="00C71DC8" w:rsidP="00244814" w:rsidRDefault="00C71DC8" w14:paraId="2BD1D022" w14:textId="77777777">
            <w:pPr>
              <w:rPr>
                <w:b/>
                <w:color w:val="5C83B4"/>
                <w:spacing w:val="-2"/>
                <w:sz w:val="24"/>
              </w:rPr>
            </w:pPr>
            <w:r w:rsidRPr="00CC0718">
              <w:rPr>
                <w:b/>
                <w:color w:val="5C83B4"/>
                <w:spacing w:val="-2"/>
                <w:sz w:val="24"/>
              </w:rPr>
              <w:t>Nickname:</w:t>
            </w:r>
          </w:p>
        </w:tc>
        <w:tc>
          <w:tcPr>
            <w:tcW w:w="8912" w:type="dxa"/>
            <w:gridSpan w:val="7"/>
            <w:vMerge w:val="restart"/>
            <w:shd w:val="clear" w:color="auto" w:fill="FFFFFF" w:themeFill="background1"/>
            <w:tcMar/>
          </w:tcPr>
          <w:p w:rsidRPr="00CC0718" w:rsidR="00C71DC8" w:rsidP="00244814" w:rsidRDefault="00C71DC8" w14:paraId="2B2A6E69" w14:textId="77777777">
            <w:pPr>
              <w:rPr>
                <w:b/>
                <w:color w:val="5C83B4"/>
                <w:spacing w:val="-2"/>
                <w:sz w:val="24"/>
              </w:rPr>
            </w:pPr>
            <w:r w:rsidRPr="00CC0718">
              <w:rPr>
                <w:b/>
                <w:color w:val="5C83B4"/>
                <w:spacing w:val="-2"/>
                <w:sz w:val="24"/>
              </w:rPr>
              <w:t>Codes\\AXIAL CODE\\Q13- Willingness to pay for the service</w:t>
            </w:r>
          </w:p>
        </w:tc>
      </w:tr>
      <w:tr w:rsidRPr="00CC0718" w:rsidR="00C71DC8" w:rsidTr="3A33D0EC" w14:paraId="192C364A" w14:textId="77777777">
        <w:trPr>
          <w:trHeight w:val="444" w:hRule="exact"/>
        </w:trPr>
        <w:tc>
          <w:tcPr>
            <w:tcW w:w="1805" w:type="dxa"/>
            <w:shd w:val="clear" w:color="auto" w:fill="FFFFFF" w:themeFill="background1"/>
            <w:tcMar/>
          </w:tcPr>
          <w:p w:rsidRPr="00CC0718" w:rsidR="00C71DC8" w:rsidP="00244814" w:rsidRDefault="00C71DC8" w14:paraId="7B44BF35" w14:textId="77777777">
            <w:pPr>
              <w:rPr>
                <w:b/>
                <w:color w:val="5C83B4"/>
                <w:spacing w:val="-2"/>
                <w:sz w:val="24"/>
              </w:rPr>
            </w:pPr>
            <w:r w:rsidRPr="00CC0718">
              <w:rPr>
                <w:b/>
                <w:color w:val="5C83B4"/>
                <w:spacing w:val="-2"/>
                <w:sz w:val="24"/>
              </w:rPr>
              <w:t>Classification:</w:t>
            </w:r>
          </w:p>
        </w:tc>
        <w:tc>
          <w:tcPr>
            <w:tcW w:w="8912" w:type="dxa"/>
            <w:gridSpan w:val="7"/>
            <w:vMerge/>
            <w:tcMar/>
          </w:tcPr>
          <w:p w:rsidRPr="00CC0718" w:rsidR="00C71DC8" w:rsidP="00244814" w:rsidRDefault="00C71DC8" w14:paraId="17685908" w14:textId="77777777"/>
        </w:tc>
      </w:tr>
      <w:tr w:rsidRPr="00CC0718" w:rsidR="00C71DC8" w:rsidTr="3A33D0EC" w14:paraId="0BEFA6BB" w14:textId="77777777">
        <w:trPr>
          <w:trHeight w:val="459" w:hRule="exact"/>
        </w:trPr>
        <w:tc>
          <w:tcPr>
            <w:tcW w:w="1805" w:type="dxa"/>
            <w:shd w:val="clear" w:color="auto" w:fill="FFFFFF" w:themeFill="background1"/>
            <w:tcMar/>
          </w:tcPr>
          <w:p w:rsidRPr="00CC0718" w:rsidR="00C71DC8" w:rsidP="00244814" w:rsidRDefault="00C71DC8" w14:paraId="502B7911" w14:textId="77777777">
            <w:pPr>
              <w:rPr>
                <w:b/>
                <w:color w:val="5C83B4"/>
                <w:spacing w:val="-2"/>
                <w:sz w:val="24"/>
              </w:rPr>
            </w:pPr>
            <w:r w:rsidRPr="00CC0718">
              <w:rPr>
                <w:b/>
                <w:color w:val="5C83B4"/>
                <w:spacing w:val="-2"/>
                <w:sz w:val="24"/>
              </w:rPr>
              <w:t>Aggregated:</w:t>
            </w:r>
          </w:p>
        </w:tc>
        <w:tc>
          <w:tcPr>
            <w:tcW w:w="8912" w:type="dxa"/>
            <w:gridSpan w:val="7"/>
            <w:shd w:val="clear" w:color="auto" w:fill="FFFFFF" w:themeFill="background1"/>
            <w:tcMar/>
          </w:tcPr>
          <w:p w:rsidRPr="00CC0718" w:rsidR="00C71DC8" w:rsidP="00244814" w:rsidRDefault="00C71DC8" w14:paraId="2ED06641" w14:textId="77777777">
            <w:pPr>
              <w:rPr>
                <w:b/>
                <w:color w:val="5C83B4"/>
                <w:spacing w:val="-2"/>
                <w:sz w:val="24"/>
              </w:rPr>
            </w:pPr>
            <w:r w:rsidRPr="00CC0718">
              <w:rPr>
                <w:b/>
                <w:color w:val="5C83B4"/>
                <w:spacing w:val="-2"/>
                <w:sz w:val="24"/>
              </w:rPr>
              <w:t>Yes</w:t>
            </w:r>
          </w:p>
        </w:tc>
      </w:tr>
      <w:tr w:rsidRPr="00CC0718" w:rsidR="00C71DC8" w:rsidTr="3A33D0EC" w14:paraId="12B2079E" w14:textId="77777777">
        <w:trPr>
          <w:trHeight w:val="344" w:hRule="exact"/>
        </w:trPr>
        <w:tc>
          <w:tcPr>
            <w:tcW w:w="3381" w:type="dxa"/>
            <w:gridSpan w:val="2"/>
            <w:tcBorders>
              <w:bottom w:val="single" w:color="8FB6EA" w:sz="5" w:space="0"/>
            </w:tcBorders>
            <w:shd w:val="clear" w:color="auto" w:fill="FFFFFF" w:themeFill="background1"/>
            <w:tcMar/>
          </w:tcPr>
          <w:p w:rsidRPr="00CC0718" w:rsidR="00C71DC8" w:rsidP="00244814" w:rsidRDefault="00C71DC8" w14:paraId="03DC029E" w14:textId="77777777">
            <w:pPr>
              <w:rPr>
                <w:color w:val="000000"/>
                <w:spacing w:val="-2"/>
                <w:sz w:val="18"/>
              </w:rPr>
            </w:pPr>
            <w:r w:rsidRPr="00CC0718">
              <w:rPr>
                <w:color w:val="000000"/>
                <w:spacing w:val="-2"/>
                <w:sz w:val="18"/>
              </w:rPr>
              <w:t>Document</w:t>
            </w:r>
          </w:p>
        </w:tc>
        <w:tc>
          <w:tcPr>
            <w:tcW w:w="1132" w:type="dxa"/>
            <w:tcBorders>
              <w:bottom w:val="single" w:color="8FB6EA" w:sz="5" w:space="0"/>
            </w:tcBorders>
            <w:shd w:val="clear" w:color="auto" w:fill="FFFFFF" w:themeFill="background1"/>
            <w:tcMar/>
          </w:tcPr>
          <w:p w:rsidRPr="00CC0718" w:rsidR="00C71DC8" w:rsidP="00244814" w:rsidRDefault="00C71DC8" w14:paraId="2A5D2118" w14:textId="77777777">
            <w:pPr>
              <w:rPr>
                <w:color w:val="000000"/>
                <w:spacing w:val="-2"/>
                <w:sz w:val="18"/>
              </w:rPr>
            </w:pPr>
            <w:r w:rsidRPr="00CC0718">
              <w:rPr>
                <w:color w:val="000000"/>
                <w:spacing w:val="-2"/>
                <w:sz w:val="18"/>
              </w:rPr>
              <w:t>9</w:t>
            </w:r>
          </w:p>
        </w:tc>
        <w:tc>
          <w:tcPr>
            <w:tcW w:w="1576" w:type="dxa"/>
            <w:gridSpan w:val="2"/>
            <w:tcBorders>
              <w:bottom w:val="single" w:color="8FB6EA" w:sz="5" w:space="0"/>
            </w:tcBorders>
            <w:shd w:val="clear" w:color="auto" w:fill="FFFFFF" w:themeFill="background1"/>
            <w:tcMar/>
          </w:tcPr>
          <w:p w:rsidRPr="00CC0718" w:rsidR="00C71DC8" w:rsidP="00244814" w:rsidRDefault="00C71DC8" w14:paraId="51CB6A50" w14:textId="77777777">
            <w:pPr>
              <w:rPr>
                <w:color w:val="000000"/>
                <w:spacing w:val="-2"/>
                <w:sz w:val="18"/>
              </w:rPr>
            </w:pPr>
            <w:r w:rsidRPr="00CC0718">
              <w:rPr>
                <w:color w:val="000000"/>
                <w:spacing w:val="-2"/>
                <w:sz w:val="18"/>
              </w:rPr>
              <w:t>24</w:t>
            </w:r>
          </w:p>
        </w:tc>
        <w:tc>
          <w:tcPr>
            <w:tcW w:w="1362" w:type="dxa"/>
            <w:tcBorders>
              <w:bottom w:val="single" w:color="8FB6EA" w:sz="5" w:space="0"/>
            </w:tcBorders>
            <w:shd w:val="clear" w:color="auto" w:fill="FFFFFF" w:themeFill="background1"/>
            <w:tcMar/>
          </w:tcPr>
          <w:p w:rsidRPr="00CC0718" w:rsidR="00C71DC8" w:rsidP="00244814" w:rsidRDefault="00C71DC8" w14:paraId="03BA5BAE" w14:textId="77777777">
            <w:pPr>
              <w:rPr>
                <w:color w:val="000000"/>
                <w:spacing w:val="-2"/>
                <w:sz w:val="18"/>
              </w:rPr>
            </w:pPr>
            <w:r w:rsidRPr="00CC0718">
              <w:rPr>
                <w:color w:val="000000"/>
                <w:spacing w:val="-2"/>
                <w:sz w:val="18"/>
              </w:rPr>
              <w:t>412</w:t>
            </w:r>
          </w:p>
        </w:tc>
        <w:tc>
          <w:tcPr>
            <w:tcW w:w="1690" w:type="dxa"/>
            <w:tcBorders>
              <w:bottom w:val="single" w:color="8FB6EA" w:sz="5" w:space="0"/>
            </w:tcBorders>
            <w:shd w:val="clear" w:color="auto" w:fill="FFFFFF" w:themeFill="background1"/>
            <w:tcMar/>
          </w:tcPr>
          <w:p w:rsidRPr="00CC0718" w:rsidR="00C71DC8" w:rsidP="00244814" w:rsidRDefault="00C71DC8" w14:paraId="1F5BC2CF" w14:textId="77777777">
            <w:pPr>
              <w:rPr>
                <w:color w:val="000000"/>
                <w:spacing w:val="-2"/>
                <w:sz w:val="18"/>
              </w:rPr>
            </w:pPr>
            <w:r w:rsidRPr="00CC0718">
              <w:rPr>
                <w:color w:val="000000"/>
                <w:spacing w:val="-2"/>
                <w:sz w:val="18"/>
              </w:rPr>
              <w:t>24</w:t>
            </w:r>
          </w:p>
        </w:tc>
        <w:tc>
          <w:tcPr>
            <w:tcW w:w="1576" w:type="dxa"/>
            <w:tcBorders>
              <w:bottom w:val="single" w:color="8FB6EA" w:sz="5" w:space="0"/>
            </w:tcBorders>
            <w:shd w:val="clear" w:color="auto" w:fill="FFFFFF" w:themeFill="background1"/>
            <w:tcMar/>
          </w:tcPr>
          <w:p w:rsidRPr="00CC0718" w:rsidR="00C71DC8" w:rsidP="00244814" w:rsidRDefault="00C71DC8" w14:paraId="1E4D3334" w14:textId="77777777">
            <w:pPr>
              <w:rPr>
                <w:color w:val="000000"/>
                <w:spacing w:val="-2"/>
                <w:sz w:val="18"/>
              </w:rPr>
            </w:pPr>
          </w:p>
        </w:tc>
      </w:tr>
      <w:tr w:rsidRPr="00CC0718" w:rsidR="00C71DC8" w:rsidTr="3A33D0EC" w14:paraId="34F39266" w14:textId="77777777">
        <w:trPr>
          <w:trHeight w:val="444" w:hRule="exact"/>
        </w:trPr>
        <w:tc>
          <w:tcPr>
            <w:tcW w:w="10717" w:type="dxa"/>
            <w:gridSpan w:val="8"/>
            <w:tcBorders>
              <w:top w:val="single" w:color="8FB6EA" w:sz="5" w:space="0"/>
            </w:tcBorders>
            <w:tcMar/>
          </w:tcPr>
          <w:p w:rsidRPr="00CC0718" w:rsidR="00C71DC8" w:rsidP="00244814" w:rsidRDefault="00C71DC8" w14:paraId="52DAF4F1" w14:textId="77777777"/>
        </w:tc>
      </w:tr>
      <w:tr w:rsidRPr="00CC0718" w:rsidR="00C71DC8" w:rsidTr="3A33D0EC" w14:paraId="756CBF82" w14:textId="77777777">
        <w:trPr>
          <w:trHeight w:val="344" w:hRule="exact"/>
        </w:trPr>
        <w:tc>
          <w:tcPr>
            <w:tcW w:w="10717" w:type="dxa"/>
            <w:gridSpan w:val="8"/>
            <w:shd w:val="clear" w:color="auto" w:fill="FFFFFF" w:themeFill="background1"/>
            <w:tcMar/>
          </w:tcPr>
          <w:p w:rsidRPr="00CC0718" w:rsidR="00C71DC8" w:rsidP="00244814" w:rsidRDefault="00C71DC8" w14:paraId="7F442C84" w14:textId="77777777">
            <w:pPr>
              <w:rPr>
                <w:b/>
                <w:color w:val="5C83B4"/>
                <w:spacing w:val="-2"/>
                <w:sz w:val="24"/>
              </w:rPr>
            </w:pPr>
          </w:p>
        </w:tc>
      </w:tr>
      <w:tr w:rsidRPr="00CC0718" w:rsidR="00C71DC8" w:rsidTr="3A33D0EC" w14:paraId="49522D92" w14:textId="77777777">
        <w:trPr>
          <w:trHeight w:val="444" w:hRule="exact"/>
        </w:trPr>
        <w:tc>
          <w:tcPr>
            <w:tcW w:w="1805" w:type="dxa"/>
            <w:shd w:val="clear" w:color="auto" w:fill="FFFFFF" w:themeFill="background1"/>
            <w:tcMar/>
          </w:tcPr>
          <w:p w:rsidRPr="00CC0718" w:rsidR="00C71DC8" w:rsidP="00244814" w:rsidRDefault="00C71DC8" w14:paraId="67FBCC4B" w14:textId="77777777">
            <w:pPr>
              <w:rPr>
                <w:b/>
                <w:color w:val="5C83B4"/>
                <w:spacing w:val="-2"/>
                <w:sz w:val="24"/>
              </w:rPr>
            </w:pPr>
            <w:r w:rsidRPr="00CC0718">
              <w:rPr>
                <w:b/>
                <w:color w:val="5C83B4"/>
                <w:spacing w:val="-2"/>
                <w:sz w:val="24"/>
              </w:rPr>
              <w:t>Nickname:</w:t>
            </w:r>
          </w:p>
        </w:tc>
        <w:tc>
          <w:tcPr>
            <w:tcW w:w="8912" w:type="dxa"/>
            <w:gridSpan w:val="7"/>
            <w:vMerge w:val="restart"/>
            <w:shd w:val="clear" w:color="auto" w:fill="FFFFFF" w:themeFill="background1"/>
            <w:tcMar/>
          </w:tcPr>
          <w:p w:rsidRPr="00CC0718" w:rsidR="00C71DC8" w:rsidP="00244814" w:rsidRDefault="00C71DC8" w14:paraId="41D95301" w14:textId="77777777">
            <w:pPr>
              <w:rPr>
                <w:b/>
                <w:color w:val="5C83B4"/>
                <w:spacing w:val="-2"/>
                <w:sz w:val="24"/>
              </w:rPr>
            </w:pPr>
            <w:r w:rsidRPr="00CC0718">
              <w:rPr>
                <w:b/>
                <w:color w:val="5C83B4"/>
                <w:spacing w:val="-2"/>
                <w:sz w:val="24"/>
              </w:rPr>
              <w:t>Codes\\AXIAL CODE\\Q13- Willingness to pay for the service\ABSENCE OF GOOD FUNDING</w:t>
            </w:r>
          </w:p>
        </w:tc>
      </w:tr>
      <w:tr w:rsidRPr="00CC0718" w:rsidR="00C71DC8" w:rsidTr="3A33D0EC" w14:paraId="4B9B40DA" w14:textId="77777777">
        <w:trPr>
          <w:trHeight w:val="458" w:hRule="exact"/>
        </w:trPr>
        <w:tc>
          <w:tcPr>
            <w:tcW w:w="1805" w:type="dxa"/>
            <w:shd w:val="clear" w:color="auto" w:fill="FFFFFF" w:themeFill="background1"/>
            <w:tcMar/>
          </w:tcPr>
          <w:p w:rsidRPr="00CC0718" w:rsidR="00C71DC8" w:rsidP="00244814" w:rsidRDefault="00C71DC8" w14:paraId="70AB1C91" w14:textId="77777777">
            <w:pPr>
              <w:rPr>
                <w:b/>
                <w:color w:val="5C83B4"/>
                <w:spacing w:val="-2"/>
                <w:sz w:val="24"/>
              </w:rPr>
            </w:pPr>
            <w:r w:rsidRPr="00CC0718">
              <w:rPr>
                <w:b/>
                <w:color w:val="5C83B4"/>
                <w:spacing w:val="-2"/>
                <w:sz w:val="24"/>
              </w:rPr>
              <w:t>Classification:</w:t>
            </w:r>
          </w:p>
        </w:tc>
        <w:tc>
          <w:tcPr>
            <w:tcW w:w="8912" w:type="dxa"/>
            <w:gridSpan w:val="7"/>
            <w:vMerge/>
            <w:tcMar/>
          </w:tcPr>
          <w:p w:rsidRPr="00CC0718" w:rsidR="00C71DC8" w:rsidP="00244814" w:rsidRDefault="00C71DC8" w14:paraId="6F73E168" w14:textId="77777777"/>
        </w:tc>
      </w:tr>
      <w:tr w:rsidRPr="00CC0718" w:rsidR="00C71DC8" w:rsidTr="3A33D0EC" w14:paraId="2EE15358" w14:textId="77777777">
        <w:trPr>
          <w:trHeight w:val="444" w:hRule="exact"/>
        </w:trPr>
        <w:tc>
          <w:tcPr>
            <w:tcW w:w="1805" w:type="dxa"/>
            <w:shd w:val="clear" w:color="auto" w:fill="FFFFFF" w:themeFill="background1"/>
            <w:tcMar/>
          </w:tcPr>
          <w:p w:rsidRPr="00CC0718" w:rsidR="00C71DC8" w:rsidP="00244814" w:rsidRDefault="00C71DC8" w14:paraId="1E13BE98" w14:textId="77777777">
            <w:pPr>
              <w:rPr>
                <w:b/>
                <w:color w:val="5C83B4"/>
                <w:spacing w:val="-2"/>
                <w:sz w:val="24"/>
              </w:rPr>
            </w:pPr>
            <w:r w:rsidRPr="00CC0718">
              <w:rPr>
                <w:b/>
                <w:color w:val="5C83B4"/>
                <w:spacing w:val="-2"/>
                <w:sz w:val="24"/>
              </w:rPr>
              <w:t>Aggregated:</w:t>
            </w:r>
          </w:p>
        </w:tc>
        <w:tc>
          <w:tcPr>
            <w:tcW w:w="8912" w:type="dxa"/>
            <w:gridSpan w:val="7"/>
            <w:shd w:val="clear" w:color="auto" w:fill="FFFFFF" w:themeFill="background1"/>
            <w:tcMar/>
          </w:tcPr>
          <w:p w:rsidRPr="00CC0718" w:rsidR="00C71DC8" w:rsidP="00244814" w:rsidRDefault="00C71DC8" w14:paraId="7683870F" w14:textId="77777777">
            <w:pPr>
              <w:rPr>
                <w:b/>
                <w:color w:val="5C83B4"/>
                <w:spacing w:val="-2"/>
                <w:sz w:val="24"/>
              </w:rPr>
            </w:pPr>
            <w:r w:rsidRPr="00CC0718">
              <w:rPr>
                <w:b/>
                <w:color w:val="5C83B4"/>
                <w:spacing w:val="-2"/>
                <w:sz w:val="24"/>
              </w:rPr>
              <w:t>Yes</w:t>
            </w:r>
          </w:p>
        </w:tc>
      </w:tr>
      <w:tr w:rsidRPr="00CC0718" w:rsidR="00C71DC8" w:rsidTr="3A33D0EC" w14:paraId="4923F157" w14:textId="77777777">
        <w:trPr>
          <w:trHeight w:val="344" w:hRule="exact"/>
        </w:trPr>
        <w:tc>
          <w:tcPr>
            <w:tcW w:w="3381" w:type="dxa"/>
            <w:gridSpan w:val="2"/>
            <w:tcBorders>
              <w:bottom w:val="single" w:color="8FB6EA" w:sz="5" w:space="0"/>
            </w:tcBorders>
            <w:shd w:val="clear" w:color="auto" w:fill="FFFFFF" w:themeFill="background1"/>
            <w:tcMar/>
          </w:tcPr>
          <w:p w:rsidRPr="00CC0718" w:rsidR="00C71DC8" w:rsidP="00244814" w:rsidRDefault="00C71DC8" w14:paraId="15472B6A" w14:textId="77777777">
            <w:pPr>
              <w:rPr>
                <w:color w:val="000000"/>
                <w:spacing w:val="-2"/>
                <w:sz w:val="18"/>
              </w:rPr>
            </w:pPr>
            <w:r w:rsidRPr="00CC0718">
              <w:rPr>
                <w:color w:val="000000"/>
                <w:spacing w:val="-2"/>
                <w:sz w:val="18"/>
              </w:rPr>
              <w:t>Document</w:t>
            </w:r>
          </w:p>
        </w:tc>
        <w:tc>
          <w:tcPr>
            <w:tcW w:w="1132" w:type="dxa"/>
            <w:tcBorders>
              <w:bottom w:val="single" w:color="8FB6EA" w:sz="5" w:space="0"/>
            </w:tcBorders>
            <w:shd w:val="clear" w:color="auto" w:fill="FFFFFF" w:themeFill="background1"/>
            <w:tcMar/>
          </w:tcPr>
          <w:p w:rsidRPr="00CC0718" w:rsidR="00C71DC8" w:rsidP="00244814" w:rsidRDefault="00C71DC8" w14:paraId="6659502E" w14:textId="77777777">
            <w:pPr>
              <w:rPr>
                <w:color w:val="000000"/>
                <w:spacing w:val="-2"/>
                <w:sz w:val="18"/>
              </w:rPr>
            </w:pPr>
            <w:r w:rsidRPr="00CC0718">
              <w:rPr>
                <w:color w:val="000000"/>
                <w:spacing w:val="-2"/>
                <w:sz w:val="18"/>
              </w:rPr>
              <w:t>4</w:t>
            </w:r>
          </w:p>
        </w:tc>
        <w:tc>
          <w:tcPr>
            <w:tcW w:w="1576" w:type="dxa"/>
            <w:gridSpan w:val="2"/>
            <w:tcBorders>
              <w:bottom w:val="single" w:color="8FB6EA" w:sz="5" w:space="0"/>
            </w:tcBorders>
            <w:shd w:val="clear" w:color="auto" w:fill="FFFFFF" w:themeFill="background1"/>
            <w:tcMar/>
          </w:tcPr>
          <w:p w:rsidRPr="00CC0718" w:rsidR="00C71DC8" w:rsidP="00244814" w:rsidRDefault="00C71DC8" w14:paraId="0B65EA47" w14:textId="77777777">
            <w:pPr>
              <w:rPr>
                <w:color w:val="000000"/>
                <w:spacing w:val="-2"/>
                <w:sz w:val="18"/>
              </w:rPr>
            </w:pPr>
            <w:r w:rsidRPr="00CC0718">
              <w:rPr>
                <w:color w:val="000000"/>
                <w:spacing w:val="-2"/>
                <w:sz w:val="18"/>
              </w:rPr>
              <w:t>4</w:t>
            </w:r>
          </w:p>
        </w:tc>
        <w:tc>
          <w:tcPr>
            <w:tcW w:w="1362" w:type="dxa"/>
            <w:tcBorders>
              <w:bottom w:val="single" w:color="8FB6EA" w:sz="5" w:space="0"/>
            </w:tcBorders>
            <w:shd w:val="clear" w:color="auto" w:fill="FFFFFF" w:themeFill="background1"/>
            <w:tcMar/>
          </w:tcPr>
          <w:p w:rsidRPr="00CC0718" w:rsidR="00C71DC8" w:rsidP="00244814" w:rsidRDefault="00C71DC8" w14:paraId="5FD9590B" w14:textId="77777777">
            <w:pPr>
              <w:rPr>
                <w:color w:val="000000"/>
                <w:spacing w:val="-2"/>
                <w:sz w:val="18"/>
              </w:rPr>
            </w:pPr>
            <w:r w:rsidRPr="00CC0718">
              <w:rPr>
                <w:color w:val="000000"/>
                <w:spacing w:val="-2"/>
                <w:sz w:val="18"/>
              </w:rPr>
              <w:t>101</w:t>
            </w:r>
          </w:p>
        </w:tc>
        <w:tc>
          <w:tcPr>
            <w:tcW w:w="1690" w:type="dxa"/>
            <w:tcBorders>
              <w:bottom w:val="single" w:color="8FB6EA" w:sz="5" w:space="0"/>
            </w:tcBorders>
            <w:shd w:val="clear" w:color="auto" w:fill="FFFFFF" w:themeFill="background1"/>
            <w:tcMar/>
          </w:tcPr>
          <w:p w:rsidRPr="00CC0718" w:rsidR="00C71DC8" w:rsidP="00244814" w:rsidRDefault="00C71DC8" w14:paraId="3039DE21" w14:textId="77777777">
            <w:pPr>
              <w:rPr>
                <w:color w:val="000000"/>
                <w:spacing w:val="-2"/>
                <w:sz w:val="18"/>
              </w:rPr>
            </w:pPr>
            <w:r w:rsidRPr="00CC0718">
              <w:rPr>
                <w:color w:val="000000"/>
                <w:spacing w:val="-2"/>
                <w:sz w:val="18"/>
              </w:rPr>
              <w:t>4</w:t>
            </w:r>
          </w:p>
        </w:tc>
        <w:tc>
          <w:tcPr>
            <w:tcW w:w="1576" w:type="dxa"/>
            <w:tcBorders>
              <w:bottom w:val="single" w:color="8FB6EA" w:sz="5" w:space="0"/>
            </w:tcBorders>
            <w:shd w:val="clear" w:color="auto" w:fill="FFFFFF" w:themeFill="background1"/>
            <w:tcMar/>
          </w:tcPr>
          <w:p w:rsidRPr="00CC0718" w:rsidR="00C71DC8" w:rsidP="00244814" w:rsidRDefault="00C71DC8" w14:paraId="370B5761" w14:textId="77777777">
            <w:pPr>
              <w:rPr>
                <w:color w:val="000000"/>
                <w:spacing w:val="-2"/>
                <w:sz w:val="18"/>
              </w:rPr>
            </w:pPr>
          </w:p>
        </w:tc>
      </w:tr>
      <w:tr w:rsidRPr="00CC0718" w:rsidR="00C71DC8" w:rsidTr="3A33D0EC" w14:paraId="0FD57D2B" w14:textId="77777777">
        <w:trPr>
          <w:trHeight w:val="445" w:hRule="exact"/>
        </w:trPr>
        <w:tc>
          <w:tcPr>
            <w:tcW w:w="10717" w:type="dxa"/>
            <w:gridSpan w:val="8"/>
            <w:tcBorders>
              <w:top w:val="single" w:color="8FB6EA" w:sz="5" w:space="0"/>
            </w:tcBorders>
            <w:tcMar/>
          </w:tcPr>
          <w:p w:rsidRPr="00CC0718" w:rsidR="00C71DC8" w:rsidP="00244814" w:rsidRDefault="00C71DC8" w14:paraId="02EE6CED" w14:textId="77777777"/>
        </w:tc>
      </w:tr>
      <w:tr w:rsidRPr="00CC0718" w:rsidR="00C71DC8" w:rsidTr="3A33D0EC" w14:paraId="17A1DB4D" w14:textId="77777777">
        <w:trPr>
          <w:trHeight w:val="601" w:hRule="exact"/>
        </w:trPr>
        <w:tc>
          <w:tcPr>
            <w:tcW w:w="10717" w:type="dxa"/>
            <w:gridSpan w:val="8"/>
            <w:shd w:val="clear" w:color="auto" w:fill="FFFFFF" w:themeFill="background1"/>
            <w:tcMar/>
          </w:tcPr>
          <w:p w:rsidRPr="00CC0718" w:rsidR="00C71DC8" w:rsidP="00244814" w:rsidRDefault="00C71DC8" w14:paraId="0C2F8F87" w14:textId="77777777">
            <w:pPr>
              <w:rPr>
                <w:b/>
                <w:color w:val="5C83B4"/>
                <w:spacing w:val="-2"/>
                <w:sz w:val="24"/>
              </w:rPr>
            </w:pPr>
          </w:p>
        </w:tc>
      </w:tr>
      <w:tr w:rsidRPr="00CC0718" w:rsidR="00C71DC8" w:rsidTr="3A33D0EC" w14:paraId="4F678A5E" w14:textId="77777777">
        <w:trPr>
          <w:trHeight w:val="459" w:hRule="exact"/>
        </w:trPr>
        <w:tc>
          <w:tcPr>
            <w:tcW w:w="1805" w:type="dxa"/>
            <w:shd w:val="clear" w:color="auto" w:fill="FFFFFF" w:themeFill="background1"/>
            <w:tcMar/>
          </w:tcPr>
          <w:p w:rsidRPr="00CC0718" w:rsidR="00C71DC8" w:rsidP="00244814" w:rsidRDefault="00C71DC8" w14:paraId="3766E7B9" w14:textId="77777777">
            <w:pPr>
              <w:rPr>
                <w:b/>
                <w:color w:val="5C83B4"/>
                <w:spacing w:val="-2"/>
                <w:sz w:val="24"/>
              </w:rPr>
            </w:pPr>
            <w:r w:rsidRPr="00CC0718">
              <w:rPr>
                <w:b/>
                <w:color w:val="5C83B4"/>
                <w:spacing w:val="-2"/>
                <w:sz w:val="24"/>
              </w:rPr>
              <w:t>Nickname:</w:t>
            </w:r>
          </w:p>
        </w:tc>
        <w:tc>
          <w:tcPr>
            <w:tcW w:w="8912" w:type="dxa"/>
            <w:gridSpan w:val="7"/>
            <w:vMerge w:val="restart"/>
            <w:shd w:val="clear" w:color="auto" w:fill="FFFFFF" w:themeFill="background1"/>
            <w:tcMar/>
          </w:tcPr>
          <w:p w:rsidRPr="00CC0718" w:rsidR="00C71DC8" w:rsidP="00244814" w:rsidRDefault="00C71DC8" w14:paraId="01D47A61" w14:textId="77777777">
            <w:pPr>
              <w:rPr>
                <w:b/>
                <w:color w:val="5C83B4"/>
                <w:spacing w:val="-2"/>
                <w:sz w:val="24"/>
              </w:rPr>
            </w:pPr>
            <w:r w:rsidRPr="00CC0718">
              <w:rPr>
                <w:b/>
                <w:color w:val="5C83B4"/>
                <w:spacing w:val="-2"/>
                <w:sz w:val="24"/>
              </w:rPr>
              <w:t>Codes\\AXIAL CODE\\Q13- Willingness to pay for the service\ABSENCE OF GOOD FUNDING\Budget Constraint</w:t>
            </w:r>
          </w:p>
        </w:tc>
      </w:tr>
      <w:tr w:rsidRPr="00CC0718" w:rsidR="00C71DC8" w:rsidTr="3A33D0EC" w14:paraId="43AF49B6" w14:textId="77777777">
        <w:trPr>
          <w:trHeight w:val="444" w:hRule="exact"/>
        </w:trPr>
        <w:tc>
          <w:tcPr>
            <w:tcW w:w="1805" w:type="dxa"/>
            <w:shd w:val="clear" w:color="auto" w:fill="FFFFFF" w:themeFill="background1"/>
            <w:tcMar/>
          </w:tcPr>
          <w:p w:rsidRPr="00CC0718" w:rsidR="00C71DC8" w:rsidP="00244814" w:rsidRDefault="00C71DC8" w14:paraId="52341BA8" w14:textId="77777777">
            <w:pPr>
              <w:rPr>
                <w:b/>
                <w:color w:val="5C83B4"/>
                <w:spacing w:val="-2"/>
                <w:sz w:val="24"/>
              </w:rPr>
            </w:pPr>
            <w:r w:rsidRPr="00CC0718">
              <w:rPr>
                <w:b/>
                <w:color w:val="5C83B4"/>
                <w:spacing w:val="-2"/>
                <w:sz w:val="24"/>
              </w:rPr>
              <w:t>Classification:</w:t>
            </w:r>
          </w:p>
        </w:tc>
        <w:tc>
          <w:tcPr>
            <w:tcW w:w="8912" w:type="dxa"/>
            <w:gridSpan w:val="7"/>
            <w:vMerge/>
            <w:tcMar/>
          </w:tcPr>
          <w:p w:rsidRPr="00CC0718" w:rsidR="00C71DC8" w:rsidP="00244814" w:rsidRDefault="00C71DC8" w14:paraId="3415CEE7" w14:textId="77777777"/>
        </w:tc>
      </w:tr>
      <w:tr w:rsidRPr="00CC0718" w:rsidR="00C71DC8" w:rsidTr="3A33D0EC" w14:paraId="1A266571" w14:textId="77777777">
        <w:trPr>
          <w:trHeight w:val="458" w:hRule="exact"/>
        </w:trPr>
        <w:tc>
          <w:tcPr>
            <w:tcW w:w="1805" w:type="dxa"/>
            <w:shd w:val="clear" w:color="auto" w:fill="FFFFFF" w:themeFill="background1"/>
            <w:tcMar/>
          </w:tcPr>
          <w:p w:rsidRPr="00CC0718" w:rsidR="00C71DC8" w:rsidP="00244814" w:rsidRDefault="00C71DC8" w14:paraId="36ABA422" w14:textId="77777777">
            <w:pPr>
              <w:rPr>
                <w:b/>
                <w:color w:val="5C83B4"/>
                <w:spacing w:val="-2"/>
                <w:sz w:val="24"/>
              </w:rPr>
            </w:pPr>
            <w:r w:rsidRPr="00CC0718">
              <w:rPr>
                <w:b/>
                <w:color w:val="5C83B4"/>
                <w:spacing w:val="-2"/>
                <w:sz w:val="24"/>
              </w:rPr>
              <w:t>Aggregated:</w:t>
            </w:r>
          </w:p>
        </w:tc>
        <w:tc>
          <w:tcPr>
            <w:tcW w:w="8912" w:type="dxa"/>
            <w:gridSpan w:val="7"/>
            <w:shd w:val="clear" w:color="auto" w:fill="FFFFFF" w:themeFill="background1"/>
            <w:tcMar/>
          </w:tcPr>
          <w:p w:rsidRPr="00CC0718" w:rsidR="00C71DC8" w:rsidP="00244814" w:rsidRDefault="00C71DC8" w14:paraId="71C47E18" w14:textId="77777777">
            <w:pPr>
              <w:rPr>
                <w:b/>
                <w:color w:val="5C83B4"/>
                <w:spacing w:val="-2"/>
                <w:sz w:val="24"/>
              </w:rPr>
            </w:pPr>
            <w:r w:rsidRPr="00CC0718">
              <w:rPr>
                <w:b/>
                <w:color w:val="5C83B4"/>
                <w:spacing w:val="-2"/>
                <w:sz w:val="24"/>
              </w:rPr>
              <w:t>Yes</w:t>
            </w:r>
          </w:p>
        </w:tc>
      </w:tr>
      <w:tr w:rsidRPr="00CC0718" w:rsidR="00C71DC8" w:rsidTr="3A33D0EC" w14:paraId="1AB48F14" w14:textId="77777777">
        <w:trPr>
          <w:trHeight w:val="344" w:hRule="exact"/>
        </w:trPr>
        <w:tc>
          <w:tcPr>
            <w:tcW w:w="3381" w:type="dxa"/>
            <w:gridSpan w:val="2"/>
            <w:tcBorders>
              <w:bottom w:val="single" w:color="8FB6EA" w:sz="5" w:space="0"/>
            </w:tcBorders>
            <w:shd w:val="clear" w:color="auto" w:fill="FFFFFF" w:themeFill="background1"/>
            <w:tcMar/>
          </w:tcPr>
          <w:p w:rsidRPr="00CC0718" w:rsidR="00C71DC8" w:rsidP="00244814" w:rsidRDefault="00C71DC8" w14:paraId="4E0E6A28" w14:textId="77777777">
            <w:pPr>
              <w:rPr>
                <w:color w:val="000000"/>
                <w:spacing w:val="-2"/>
                <w:sz w:val="18"/>
              </w:rPr>
            </w:pPr>
            <w:r w:rsidRPr="00CC0718">
              <w:rPr>
                <w:color w:val="000000"/>
                <w:spacing w:val="-2"/>
                <w:sz w:val="18"/>
              </w:rPr>
              <w:t>Document</w:t>
            </w:r>
          </w:p>
        </w:tc>
        <w:tc>
          <w:tcPr>
            <w:tcW w:w="1132" w:type="dxa"/>
            <w:tcBorders>
              <w:bottom w:val="single" w:color="8FB6EA" w:sz="5" w:space="0"/>
            </w:tcBorders>
            <w:shd w:val="clear" w:color="auto" w:fill="FFFFFF" w:themeFill="background1"/>
            <w:tcMar/>
          </w:tcPr>
          <w:p w:rsidRPr="00CC0718" w:rsidR="00C71DC8" w:rsidP="00244814" w:rsidRDefault="00C71DC8" w14:paraId="1A0B4CA9" w14:textId="77777777">
            <w:pPr>
              <w:rPr>
                <w:color w:val="000000"/>
                <w:spacing w:val="-2"/>
                <w:sz w:val="18"/>
              </w:rPr>
            </w:pPr>
            <w:r w:rsidRPr="00CC0718">
              <w:rPr>
                <w:color w:val="000000"/>
                <w:spacing w:val="-2"/>
                <w:sz w:val="18"/>
              </w:rPr>
              <w:t>1</w:t>
            </w:r>
          </w:p>
        </w:tc>
        <w:tc>
          <w:tcPr>
            <w:tcW w:w="1576" w:type="dxa"/>
            <w:gridSpan w:val="2"/>
            <w:tcBorders>
              <w:bottom w:val="single" w:color="8FB6EA" w:sz="5" w:space="0"/>
            </w:tcBorders>
            <w:shd w:val="clear" w:color="auto" w:fill="FFFFFF" w:themeFill="background1"/>
            <w:tcMar/>
          </w:tcPr>
          <w:p w:rsidRPr="00CC0718" w:rsidR="00C71DC8" w:rsidP="00244814" w:rsidRDefault="00C71DC8" w14:paraId="3E88B7DA" w14:textId="77777777">
            <w:pPr>
              <w:rPr>
                <w:color w:val="000000"/>
                <w:spacing w:val="-2"/>
                <w:sz w:val="18"/>
              </w:rPr>
            </w:pPr>
            <w:r w:rsidRPr="00CC0718">
              <w:rPr>
                <w:color w:val="000000"/>
                <w:spacing w:val="-2"/>
                <w:sz w:val="18"/>
              </w:rPr>
              <w:t>1</w:t>
            </w:r>
          </w:p>
        </w:tc>
        <w:tc>
          <w:tcPr>
            <w:tcW w:w="1362" w:type="dxa"/>
            <w:tcBorders>
              <w:bottom w:val="single" w:color="8FB6EA" w:sz="5" w:space="0"/>
            </w:tcBorders>
            <w:shd w:val="clear" w:color="auto" w:fill="FFFFFF" w:themeFill="background1"/>
            <w:tcMar/>
          </w:tcPr>
          <w:p w:rsidRPr="00CC0718" w:rsidR="00C71DC8" w:rsidP="00244814" w:rsidRDefault="00C71DC8" w14:paraId="1E01F27A" w14:textId="77777777">
            <w:pPr>
              <w:rPr>
                <w:color w:val="000000"/>
                <w:spacing w:val="-2"/>
                <w:sz w:val="18"/>
              </w:rPr>
            </w:pPr>
            <w:r w:rsidRPr="00CC0718">
              <w:rPr>
                <w:color w:val="000000"/>
                <w:spacing w:val="-2"/>
                <w:sz w:val="18"/>
              </w:rPr>
              <w:t>21</w:t>
            </w:r>
          </w:p>
        </w:tc>
        <w:tc>
          <w:tcPr>
            <w:tcW w:w="1690" w:type="dxa"/>
            <w:tcBorders>
              <w:bottom w:val="single" w:color="8FB6EA" w:sz="5" w:space="0"/>
            </w:tcBorders>
            <w:shd w:val="clear" w:color="auto" w:fill="FFFFFF" w:themeFill="background1"/>
            <w:tcMar/>
          </w:tcPr>
          <w:p w:rsidRPr="00CC0718" w:rsidR="00C71DC8" w:rsidP="00244814" w:rsidRDefault="00C71DC8" w14:paraId="4BBFE259" w14:textId="77777777">
            <w:pPr>
              <w:rPr>
                <w:color w:val="000000"/>
                <w:spacing w:val="-2"/>
                <w:sz w:val="18"/>
              </w:rPr>
            </w:pPr>
            <w:r w:rsidRPr="00CC0718">
              <w:rPr>
                <w:color w:val="000000"/>
                <w:spacing w:val="-2"/>
                <w:sz w:val="18"/>
              </w:rPr>
              <w:t>1</w:t>
            </w:r>
          </w:p>
        </w:tc>
        <w:tc>
          <w:tcPr>
            <w:tcW w:w="1576" w:type="dxa"/>
            <w:tcBorders>
              <w:bottom w:val="single" w:color="8FB6EA" w:sz="5" w:space="0"/>
            </w:tcBorders>
            <w:shd w:val="clear" w:color="auto" w:fill="FFFFFF" w:themeFill="background1"/>
            <w:tcMar/>
          </w:tcPr>
          <w:p w:rsidRPr="00CC0718" w:rsidR="00C71DC8" w:rsidP="00244814" w:rsidRDefault="00C71DC8" w14:paraId="1B5B5ABC" w14:textId="77777777">
            <w:pPr>
              <w:rPr>
                <w:color w:val="000000"/>
                <w:spacing w:val="-2"/>
                <w:sz w:val="18"/>
              </w:rPr>
            </w:pPr>
          </w:p>
        </w:tc>
      </w:tr>
      <w:tr w:rsidRPr="00CC0718" w:rsidR="00C71DC8" w:rsidTr="3A33D0EC" w14:paraId="3C0D4B45" w14:textId="77777777">
        <w:trPr>
          <w:trHeight w:val="745" w:hRule="exact"/>
        </w:trPr>
        <w:tc>
          <w:tcPr>
            <w:tcW w:w="10717" w:type="dxa"/>
            <w:gridSpan w:val="8"/>
            <w:tcBorders>
              <w:top w:val="single" w:color="8FB6EA" w:sz="5" w:space="0"/>
            </w:tcBorders>
            <w:tcMar/>
          </w:tcPr>
          <w:p w:rsidRPr="00CC0718" w:rsidR="00C71DC8" w:rsidP="00244814" w:rsidRDefault="00C71DC8" w14:paraId="1BE1AF43" w14:textId="77777777"/>
        </w:tc>
      </w:tr>
      <w:tr w:rsidRPr="00CC0718" w:rsidR="00C71DC8" w:rsidTr="3A33D0EC" w14:paraId="5187B210" w14:textId="77777777">
        <w:trPr>
          <w:trHeight w:val="760" w:hRule="exact"/>
        </w:trPr>
        <w:tc>
          <w:tcPr>
            <w:tcW w:w="10717" w:type="dxa"/>
            <w:gridSpan w:val="8"/>
            <w:tcMar/>
          </w:tcPr>
          <w:p w:rsidRPr="00CC0718" w:rsidR="00C71DC8" w:rsidP="00244814" w:rsidRDefault="00C71DC8" w14:paraId="650D7D2A" w14:textId="77777777"/>
        </w:tc>
      </w:tr>
      <w:tr w:rsidRPr="00CC0718" w:rsidR="00C71DC8" w:rsidTr="3A33D0EC" w14:paraId="4E87EB6A" w14:textId="77777777">
        <w:trPr>
          <w:trHeight w:val="458" w:hRule="exact"/>
        </w:trPr>
        <w:tc>
          <w:tcPr>
            <w:tcW w:w="5359" w:type="dxa"/>
            <w:gridSpan w:val="4"/>
            <w:shd w:val="clear" w:color="auto" w:fill="FFFFFF" w:themeFill="background1"/>
            <w:tcMar/>
          </w:tcPr>
          <w:p w:rsidRPr="00CC0718" w:rsidR="00C71DC8" w:rsidP="00244814" w:rsidRDefault="00C71DC8" w14:paraId="5DC6E8AD" w14:textId="77777777">
            <w:pPr>
              <w:jc w:val="right"/>
              <w:rPr>
                <w:color w:val="000066"/>
                <w:spacing w:val="-2"/>
                <w:sz w:val="16"/>
              </w:rPr>
            </w:pPr>
            <w:r w:rsidRPr="00CC0718">
              <w:rPr>
                <w:color w:val="000066"/>
                <w:spacing w:val="-2"/>
                <w:sz w:val="16"/>
              </w:rPr>
              <w:t>Formatted Reports\\Code Summary Formatted Report</w:t>
            </w:r>
          </w:p>
        </w:tc>
        <w:tc>
          <w:tcPr>
            <w:tcW w:w="5358" w:type="dxa"/>
            <w:gridSpan w:val="4"/>
            <w:shd w:val="clear" w:color="auto" w:fill="FFFFFF" w:themeFill="background1"/>
            <w:tcMar/>
          </w:tcPr>
          <w:p w:rsidRPr="00CC0718" w:rsidR="00C71DC8" w:rsidP="00244814" w:rsidRDefault="00C71DC8" w14:paraId="32D91F06" w14:textId="77777777">
            <w:pPr>
              <w:jc w:val="right"/>
              <w:rPr>
                <w:color w:val="000066"/>
                <w:spacing w:val="-2"/>
                <w:sz w:val="16"/>
              </w:rPr>
            </w:pPr>
            <w:r w:rsidRPr="00CC0718">
              <w:rPr>
                <w:color w:val="000066"/>
                <w:spacing w:val="-2"/>
                <w:sz w:val="16"/>
              </w:rPr>
              <w:t>Page 18 of 104</w:t>
            </w:r>
          </w:p>
        </w:tc>
      </w:tr>
      <w:tr w:rsidRPr="00CC0718" w:rsidR="00C71DC8" w:rsidTr="3A33D0EC" w14:paraId="11F0513E" w14:textId="77777777">
        <w:trPr>
          <w:trHeight w:val="444" w:hRule="exact"/>
        </w:trPr>
        <w:tc>
          <w:tcPr>
            <w:tcW w:w="10717" w:type="dxa"/>
            <w:gridSpan w:val="8"/>
            <w:shd w:val="clear" w:color="auto" w:fill="FFFFFF" w:themeFill="background1"/>
            <w:tcMar/>
            <w:vAlign w:val="center"/>
          </w:tcPr>
          <w:p w:rsidRPr="00CC0718" w:rsidR="00C71DC8" w:rsidP="00244814" w:rsidRDefault="00C71DC8" w14:paraId="4F5F313A" w14:textId="77777777">
            <w:pPr>
              <w:jc w:val="right"/>
              <w:rPr>
                <w:color w:val="000066"/>
                <w:spacing w:val="-2"/>
                <w:sz w:val="16"/>
              </w:rPr>
            </w:pPr>
            <w:r w:rsidRPr="00CC0718">
              <w:rPr>
                <w:color w:val="000066"/>
                <w:spacing w:val="-2"/>
                <w:sz w:val="16"/>
              </w:rPr>
              <w:t>11/13/2024 3:39 PM</w:t>
            </w:r>
          </w:p>
        </w:tc>
      </w:tr>
      <w:tr w:rsidRPr="00CC0718" w:rsidR="00C71DC8" w:rsidTr="3A33D0EC" w14:paraId="2AD80C3C" w14:textId="77777777">
        <w:trPr>
          <w:trHeight w:val="459" w:hRule="exact"/>
        </w:trPr>
        <w:tc>
          <w:tcPr>
            <w:tcW w:w="3381" w:type="dxa"/>
            <w:gridSpan w:val="2"/>
            <w:shd w:val="clear" w:color="auto" w:fill="8FB6EA"/>
            <w:tcMar/>
          </w:tcPr>
          <w:p w:rsidRPr="00CC0718" w:rsidR="00C71DC8" w:rsidP="00244814" w:rsidRDefault="00C71DC8" w14:paraId="4B6982D3" w14:textId="77777777">
            <w:pPr>
              <w:rPr>
                <w:b/>
                <w:color w:val="000066"/>
                <w:spacing w:val="-2"/>
                <w:sz w:val="18"/>
              </w:rPr>
            </w:pPr>
            <w:r w:rsidRPr="00CC0718">
              <w:rPr>
                <w:b/>
                <w:color w:val="000066"/>
                <w:spacing w:val="-2"/>
                <w:sz w:val="18"/>
              </w:rPr>
              <w:lastRenderedPageBreak/>
              <w:t>File Type</w:t>
            </w:r>
          </w:p>
        </w:tc>
        <w:tc>
          <w:tcPr>
            <w:tcW w:w="1132" w:type="dxa"/>
            <w:shd w:val="clear" w:color="auto" w:fill="8FB6EA"/>
            <w:tcMar/>
          </w:tcPr>
          <w:p w:rsidRPr="00CC0718" w:rsidR="00C71DC8" w:rsidP="00244814" w:rsidRDefault="00C71DC8" w14:paraId="29CCC78C" w14:textId="77777777">
            <w:pPr>
              <w:rPr>
                <w:b/>
                <w:color w:val="000066"/>
                <w:spacing w:val="-2"/>
                <w:sz w:val="18"/>
              </w:rPr>
            </w:pPr>
            <w:r w:rsidRPr="00CC0718">
              <w:rPr>
                <w:b/>
                <w:color w:val="000066"/>
                <w:spacing w:val="-2"/>
                <w:sz w:val="18"/>
              </w:rPr>
              <w:t>Number of Files</w:t>
            </w:r>
          </w:p>
        </w:tc>
        <w:tc>
          <w:tcPr>
            <w:tcW w:w="1576" w:type="dxa"/>
            <w:gridSpan w:val="2"/>
            <w:shd w:val="clear" w:color="auto" w:fill="8FB6EA"/>
            <w:tcMar/>
          </w:tcPr>
          <w:p w:rsidRPr="00CC0718" w:rsidR="00C71DC8" w:rsidP="00244814" w:rsidRDefault="00C71DC8" w14:paraId="3010191B" w14:textId="77777777">
            <w:pPr>
              <w:rPr>
                <w:b/>
                <w:color w:val="000066"/>
                <w:spacing w:val="-2"/>
                <w:sz w:val="18"/>
              </w:rPr>
            </w:pPr>
            <w:r w:rsidRPr="00CC0718">
              <w:rPr>
                <w:b/>
                <w:color w:val="000066"/>
                <w:spacing w:val="-2"/>
                <w:sz w:val="18"/>
              </w:rPr>
              <w:t>Number of Coding References</w:t>
            </w:r>
          </w:p>
        </w:tc>
        <w:tc>
          <w:tcPr>
            <w:tcW w:w="1362" w:type="dxa"/>
            <w:shd w:val="clear" w:color="auto" w:fill="8FB6EA"/>
            <w:tcMar/>
          </w:tcPr>
          <w:p w:rsidRPr="00CC0718" w:rsidR="00C71DC8" w:rsidP="00244814" w:rsidRDefault="00C71DC8" w14:paraId="749FF314" w14:textId="77777777">
            <w:pPr>
              <w:rPr>
                <w:b/>
                <w:color w:val="000066"/>
                <w:spacing w:val="-2"/>
                <w:sz w:val="18"/>
              </w:rPr>
            </w:pPr>
            <w:r w:rsidRPr="00CC0718">
              <w:rPr>
                <w:b/>
                <w:color w:val="000066"/>
                <w:spacing w:val="-2"/>
                <w:sz w:val="18"/>
              </w:rPr>
              <w:t>Number of Words Coded</w:t>
            </w:r>
          </w:p>
        </w:tc>
        <w:tc>
          <w:tcPr>
            <w:tcW w:w="1690" w:type="dxa"/>
            <w:shd w:val="clear" w:color="auto" w:fill="8FB6EA"/>
            <w:tcMar/>
          </w:tcPr>
          <w:p w:rsidRPr="00CC0718" w:rsidR="00C71DC8" w:rsidP="00244814" w:rsidRDefault="00C71DC8" w14:paraId="373D310A" w14:textId="77777777">
            <w:pPr>
              <w:rPr>
                <w:b/>
                <w:color w:val="000066"/>
                <w:spacing w:val="-2"/>
                <w:sz w:val="18"/>
              </w:rPr>
            </w:pPr>
            <w:r w:rsidRPr="00CC0718">
              <w:rPr>
                <w:b/>
                <w:color w:val="000066"/>
                <w:spacing w:val="-2"/>
                <w:sz w:val="18"/>
              </w:rPr>
              <w:t>Number of Paragraphs Coded</w:t>
            </w:r>
          </w:p>
        </w:tc>
        <w:tc>
          <w:tcPr>
            <w:tcW w:w="1576" w:type="dxa"/>
            <w:shd w:val="clear" w:color="auto" w:fill="8FB6EA"/>
            <w:tcMar/>
          </w:tcPr>
          <w:p w:rsidRPr="00CC0718" w:rsidR="00C71DC8" w:rsidP="00244814" w:rsidRDefault="00C71DC8" w14:paraId="418F2054" w14:textId="77777777">
            <w:pPr>
              <w:rPr>
                <w:b/>
                <w:color w:val="000066"/>
                <w:spacing w:val="-2"/>
                <w:sz w:val="18"/>
              </w:rPr>
            </w:pPr>
            <w:r w:rsidRPr="00CC0718">
              <w:rPr>
                <w:b/>
                <w:color w:val="000066"/>
                <w:spacing w:val="-2"/>
                <w:sz w:val="18"/>
              </w:rPr>
              <w:t>Duration Coded</w:t>
            </w:r>
          </w:p>
        </w:tc>
      </w:tr>
      <w:tr w:rsidRPr="00CC0718" w:rsidR="00C71DC8" w:rsidTr="3A33D0EC" w14:paraId="4750D356" w14:textId="77777777">
        <w:trPr>
          <w:trHeight w:val="616" w:hRule="exact"/>
        </w:trPr>
        <w:tc>
          <w:tcPr>
            <w:tcW w:w="10717" w:type="dxa"/>
            <w:gridSpan w:val="8"/>
            <w:shd w:val="clear" w:color="auto" w:fill="FFFFFF" w:themeFill="background1"/>
            <w:tcMar/>
          </w:tcPr>
          <w:p w:rsidRPr="00CC0718" w:rsidR="00C71DC8" w:rsidP="00244814" w:rsidRDefault="00C71DC8" w14:paraId="3D5A2BD8" w14:textId="77777777">
            <w:pPr>
              <w:rPr>
                <w:b/>
                <w:color w:val="5C83B4"/>
                <w:spacing w:val="-2"/>
                <w:sz w:val="24"/>
              </w:rPr>
            </w:pPr>
          </w:p>
        </w:tc>
      </w:tr>
      <w:tr w:rsidRPr="00CC0718" w:rsidR="00C71DC8" w:rsidTr="3A33D0EC" w14:paraId="5E478D66" w14:textId="77777777">
        <w:trPr>
          <w:trHeight w:val="444" w:hRule="exact"/>
        </w:trPr>
        <w:tc>
          <w:tcPr>
            <w:tcW w:w="1805" w:type="dxa"/>
            <w:shd w:val="clear" w:color="auto" w:fill="FFFFFF" w:themeFill="background1"/>
            <w:tcMar/>
          </w:tcPr>
          <w:p w:rsidRPr="00CC0718" w:rsidR="00C71DC8" w:rsidP="00244814" w:rsidRDefault="00C71DC8" w14:paraId="02C86A3B" w14:textId="77777777">
            <w:pPr>
              <w:rPr>
                <w:b/>
                <w:color w:val="5C83B4"/>
                <w:spacing w:val="-2"/>
                <w:sz w:val="24"/>
              </w:rPr>
            </w:pPr>
            <w:r w:rsidRPr="00CC0718">
              <w:rPr>
                <w:b/>
                <w:color w:val="5C83B4"/>
                <w:spacing w:val="-2"/>
                <w:sz w:val="24"/>
              </w:rPr>
              <w:t>Nickname:</w:t>
            </w:r>
          </w:p>
        </w:tc>
        <w:tc>
          <w:tcPr>
            <w:tcW w:w="8912" w:type="dxa"/>
            <w:gridSpan w:val="7"/>
            <w:vMerge w:val="restart"/>
            <w:shd w:val="clear" w:color="auto" w:fill="FFFFFF" w:themeFill="background1"/>
            <w:tcMar/>
          </w:tcPr>
          <w:p w:rsidRPr="00CC0718" w:rsidR="00C71DC8" w:rsidP="3A33D0EC" w:rsidRDefault="00C71DC8" w14:paraId="5DA000B2" w14:textId="77777777">
            <w:pPr>
              <w:rPr>
                <w:b w:val="1"/>
                <w:bCs w:val="1"/>
                <w:color w:val="5C83B4"/>
                <w:spacing w:val="-2"/>
                <w:sz w:val="24"/>
                <w:szCs w:val="24"/>
                <w:lang w:val="en-US"/>
              </w:rPr>
            </w:pPr>
            <w:r w:rsidRPr="3A33D0EC" w:rsidR="00C71DC8">
              <w:rPr>
                <w:b w:val="1"/>
                <w:bCs w:val="1"/>
                <w:color w:val="5C83B4"/>
                <w:spacing w:val="-2"/>
                <w:sz w:val="24"/>
                <w:szCs w:val="24"/>
                <w:lang w:val="en-US"/>
              </w:rPr>
              <w:t xml:space="preserve">Codes\\AXIAL CODE\\Q13- Willingness to pay for the service\ABSENCE OF GOOD FUNDING\Lack of funding </w:t>
            </w:r>
            <w:r w:rsidRPr="3A33D0EC" w:rsidR="00C71DC8">
              <w:rPr>
                <w:b w:val="1"/>
                <w:bCs w:val="1"/>
                <w:color w:val="5C83B4"/>
                <w:spacing w:val="-2"/>
                <w:sz w:val="24"/>
                <w:szCs w:val="24"/>
                <w:lang w:val="en-US"/>
              </w:rPr>
              <w:t>at the moment</w:t>
            </w:r>
          </w:p>
        </w:tc>
      </w:tr>
      <w:tr w:rsidRPr="00CC0718" w:rsidR="00C71DC8" w:rsidTr="3A33D0EC" w14:paraId="64D87335" w14:textId="77777777">
        <w:trPr>
          <w:trHeight w:val="459" w:hRule="exact"/>
        </w:trPr>
        <w:tc>
          <w:tcPr>
            <w:tcW w:w="1805" w:type="dxa"/>
            <w:shd w:val="clear" w:color="auto" w:fill="FFFFFF" w:themeFill="background1"/>
            <w:tcMar/>
          </w:tcPr>
          <w:p w:rsidRPr="00CC0718" w:rsidR="00C71DC8" w:rsidP="00244814" w:rsidRDefault="00C71DC8" w14:paraId="7A085FA3" w14:textId="77777777">
            <w:pPr>
              <w:rPr>
                <w:b/>
                <w:color w:val="5C83B4"/>
                <w:spacing w:val="-2"/>
                <w:sz w:val="24"/>
              </w:rPr>
            </w:pPr>
            <w:r w:rsidRPr="00CC0718">
              <w:rPr>
                <w:b/>
                <w:color w:val="5C83B4"/>
                <w:spacing w:val="-2"/>
                <w:sz w:val="24"/>
              </w:rPr>
              <w:t>Classification:</w:t>
            </w:r>
          </w:p>
        </w:tc>
        <w:tc>
          <w:tcPr>
            <w:tcW w:w="8912" w:type="dxa"/>
            <w:gridSpan w:val="7"/>
            <w:vMerge/>
            <w:tcMar/>
          </w:tcPr>
          <w:p w:rsidRPr="00CC0718" w:rsidR="00C71DC8" w:rsidP="00244814" w:rsidRDefault="00C71DC8" w14:paraId="2E49EB66" w14:textId="77777777"/>
        </w:tc>
      </w:tr>
      <w:tr w:rsidRPr="00CC0718" w:rsidR="00C71DC8" w:rsidTr="3A33D0EC" w14:paraId="39344555" w14:textId="77777777">
        <w:trPr>
          <w:trHeight w:val="444" w:hRule="exact"/>
        </w:trPr>
        <w:tc>
          <w:tcPr>
            <w:tcW w:w="1805" w:type="dxa"/>
            <w:shd w:val="clear" w:color="auto" w:fill="FFFFFF" w:themeFill="background1"/>
            <w:tcMar/>
          </w:tcPr>
          <w:p w:rsidRPr="00CC0718" w:rsidR="00C71DC8" w:rsidP="00244814" w:rsidRDefault="00C71DC8" w14:paraId="5EC89936" w14:textId="77777777">
            <w:pPr>
              <w:rPr>
                <w:b/>
                <w:color w:val="5C83B4"/>
                <w:spacing w:val="-2"/>
                <w:sz w:val="24"/>
              </w:rPr>
            </w:pPr>
            <w:r w:rsidRPr="00CC0718">
              <w:rPr>
                <w:b/>
                <w:color w:val="5C83B4"/>
                <w:spacing w:val="-2"/>
                <w:sz w:val="24"/>
              </w:rPr>
              <w:t>Aggregated:</w:t>
            </w:r>
          </w:p>
        </w:tc>
        <w:tc>
          <w:tcPr>
            <w:tcW w:w="8912" w:type="dxa"/>
            <w:gridSpan w:val="7"/>
            <w:shd w:val="clear" w:color="auto" w:fill="FFFFFF" w:themeFill="background1"/>
            <w:tcMar/>
          </w:tcPr>
          <w:p w:rsidRPr="00CC0718" w:rsidR="00C71DC8" w:rsidP="00244814" w:rsidRDefault="00C71DC8" w14:paraId="50AA881B" w14:textId="77777777">
            <w:pPr>
              <w:rPr>
                <w:b/>
                <w:color w:val="5C83B4"/>
                <w:spacing w:val="-2"/>
                <w:sz w:val="24"/>
              </w:rPr>
            </w:pPr>
            <w:r w:rsidRPr="00CC0718">
              <w:rPr>
                <w:b/>
                <w:color w:val="5C83B4"/>
                <w:spacing w:val="-2"/>
                <w:sz w:val="24"/>
              </w:rPr>
              <w:t>No</w:t>
            </w:r>
          </w:p>
        </w:tc>
      </w:tr>
      <w:tr w:rsidRPr="00CC0718" w:rsidR="00C71DC8" w:rsidTr="3A33D0EC" w14:paraId="0C64CB90" w14:textId="77777777">
        <w:trPr>
          <w:trHeight w:val="344" w:hRule="exact"/>
        </w:trPr>
        <w:tc>
          <w:tcPr>
            <w:tcW w:w="3381" w:type="dxa"/>
            <w:gridSpan w:val="2"/>
            <w:tcBorders>
              <w:bottom w:val="single" w:color="8FB6EA" w:sz="5" w:space="0"/>
            </w:tcBorders>
            <w:shd w:val="clear" w:color="auto" w:fill="FFFFFF" w:themeFill="background1"/>
            <w:tcMar/>
          </w:tcPr>
          <w:p w:rsidRPr="00CC0718" w:rsidR="00C71DC8" w:rsidP="00244814" w:rsidRDefault="00C71DC8" w14:paraId="25549955" w14:textId="77777777">
            <w:pPr>
              <w:rPr>
                <w:color w:val="000000"/>
                <w:spacing w:val="-2"/>
                <w:sz w:val="18"/>
              </w:rPr>
            </w:pPr>
            <w:r w:rsidRPr="00CC0718">
              <w:rPr>
                <w:color w:val="000000"/>
                <w:spacing w:val="-2"/>
                <w:sz w:val="18"/>
              </w:rPr>
              <w:t>Document</w:t>
            </w:r>
          </w:p>
        </w:tc>
        <w:tc>
          <w:tcPr>
            <w:tcW w:w="1132" w:type="dxa"/>
            <w:tcBorders>
              <w:bottom w:val="single" w:color="8FB6EA" w:sz="5" w:space="0"/>
            </w:tcBorders>
            <w:shd w:val="clear" w:color="auto" w:fill="FFFFFF" w:themeFill="background1"/>
            <w:tcMar/>
          </w:tcPr>
          <w:p w:rsidRPr="00CC0718" w:rsidR="00C71DC8" w:rsidP="00244814" w:rsidRDefault="00C71DC8" w14:paraId="398B2859" w14:textId="77777777">
            <w:pPr>
              <w:rPr>
                <w:color w:val="000000"/>
                <w:spacing w:val="-2"/>
                <w:sz w:val="18"/>
              </w:rPr>
            </w:pPr>
            <w:r w:rsidRPr="00CC0718">
              <w:rPr>
                <w:color w:val="000000"/>
                <w:spacing w:val="-2"/>
                <w:sz w:val="18"/>
              </w:rPr>
              <w:t>1</w:t>
            </w:r>
          </w:p>
        </w:tc>
        <w:tc>
          <w:tcPr>
            <w:tcW w:w="1576" w:type="dxa"/>
            <w:gridSpan w:val="2"/>
            <w:tcBorders>
              <w:bottom w:val="single" w:color="8FB6EA" w:sz="5" w:space="0"/>
            </w:tcBorders>
            <w:shd w:val="clear" w:color="auto" w:fill="FFFFFF" w:themeFill="background1"/>
            <w:tcMar/>
          </w:tcPr>
          <w:p w:rsidRPr="00CC0718" w:rsidR="00C71DC8" w:rsidP="00244814" w:rsidRDefault="00C71DC8" w14:paraId="2A97A956" w14:textId="77777777">
            <w:pPr>
              <w:rPr>
                <w:color w:val="000000"/>
                <w:spacing w:val="-2"/>
                <w:sz w:val="18"/>
              </w:rPr>
            </w:pPr>
            <w:r w:rsidRPr="00CC0718">
              <w:rPr>
                <w:color w:val="000000"/>
                <w:spacing w:val="-2"/>
                <w:sz w:val="18"/>
              </w:rPr>
              <w:t>1</w:t>
            </w:r>
          </w:p>
        </w:tc>
        <w:tc>
          <w:tcPr>
            <w:tcW w:w="1362" w:type="dxa"/>
            <w:tcBorders>
              <w:bottom w:val="single" w:color="8FB6EA" w:sz="5" w:space="0"/>
            </w:tcBorders>
            <w:shd w:val="clear" w:color="auto" w:fill="FFFFFF" w:themeFill="background1"/>
            <w:tcMar/>
          </w:tcPr>
          <w:p w:rsidRPr="00CC0718" w:rsidR="00C71DC8" w:rsidP="00244814" w:rsidRDefault="00C71DC8" w14:paraId="17481B44" w14:textId="77777777">
            <w:pPr>
              <w:rPr>
                <w:color w:val="000000"/>
                <w:spacing w:val="-2"/>
                <w:sz w:val="18"/>
              </w:rPr>
            </w:pPr>
            <w:r w:rsidRPr="00CC0718">
              <w:rPr>
                <w:color w:val="000000"/>
                <w:spacing w:val="-2"/>
                <w:sz w:val="18"/>
              </w:rPr>
              <w:t>6</w:t>
            </w:r>
          </w:p>
        </w:tc>
        <w:tc>
          <w:tcPr>
            <w:tcW w:w="1690" w:type="dxa"/>
            <w:tcBorders>
              <w:bottom w:val="single" w:color="8FB6EA" w:sz="5" w:space="0"/>
            </w:tcBorders>
            <w:shd w:val="clear" w:color="auto" w:fill="FFFFFF" w:themeFill="background1"/>
            <w:tcMar/>
          </w:tcPr>
          <w:p w:rsidRPr="00CC0718" w:rsidR="00C71DC8" w:rsidP="00244814" w:rsidRDefault="00C71DC8" w14:paraId="444ABD12" w14:textId="77777777">
            <w:pPr>
              <w:rPr>
                <w:color w:val="000000"/>
                <w:spacing w:val="-2"/>
                <w:sz w:val="18"/>
              </w:rPr>
            </w:pPr>
            <w:r w:rsidRPr="00CC0718">
              <w:rPr>
                <w:color w:val="000000"/>
                <w:spacing w:val="-2"/>
                <w:sz w:val="18"/>
              </w:rPr>
              <w:t>1</w:t>
            </w:r>
          </w:p>
        </w:tc>
        <w:tc>
          <w:tcPr>
            <w:tcW w:w="1576" w:type="dxa"/>
            <w:tcBorders>
              <w:bottom w:val="single" w:color="8FB6EA" w:sz="5" w:space="0"/>
            </w:tcBorders>
            <w:shd w:val="clear" w:color="auto" w:fill="FFFFFF" w:themeFill="background1"/>
            <w:tcMar/>
          </w:tcPr>
          <w:p w:rsidRPr="00CC0718" w:rsidR="00C71DC8" w:rsidP="00244814" w:rsidRDefault="00C71DC8" w14:paraId="02442C51" w14:textId="77777777">
            <w:pPr>
              <w:rPr>
                <w:color w:val="000000"/>
                <w:spacing w:val="-2"/>
                <w:sz w:val="18"/>
              </w:rPr>
            </w:pPr>
          </w:p>
        </w:tc>
      </w:tr>
      <w:tr w:rsidRPr="00CC0718" w:rsidR="00C71DC8" w:rsidTr="3A33D0EC" w14:paraId="27173CF5" w14:textId="77777777">
        <w:trPr>
          <w:trHeight w:val="444" w:hRule="exact"/>
        </w:trPr>
        <w:tc>
          <w:tcPr>
            <w:tcW w:w="10717" w:type="dxa"/>
            <w:gridSpan w:val="8"/>
            <w:tcBorders>
              <w:top w:val="single" w:color="8FB6EA" w:sz="5" w:space="0"/>
            </w:tcBorders>
            <w:tcMar/>
          </w:tcPr>
          <w:p w:rsidRPr="00CC0718" w:rsidR="00C71DC8" w:rsidP="00244814" w:rsidRDefault="00C71DC8" w14:paraId="11E20645" w14:textId="77777777"/>
        </w:tc>
      </w:tr>
      <w:tr w:rsidRPr="00CC0718" w:rsidR="00C71DC8" w:rsidTr="3A33D0EC" w14:paraId="6EF5874E" w14:textId="77777777">
        <w:trPr>
          <w:trHeight w:val="888" w:hRule="exact"/>
        </w:trPr>
        <w:tc>
          <w:tcPr>
            <w:tcW w:w="10717" w:type="dxa"/>
            <w:gridSpan w:val="8"/>
            <w:shd w:val="clear" w:color="auto" w:fill="FFFFFF" w:themeFill="background1"/>
            <w:tcMar/>
          </w:tcPr>
          <w:p w:rsidRPr="00CC0718" w:rsidR="00C71DC8" w:rsidP="3A33D0EC" w:rsidRDefault="00C71DC8" w14:paraId="418A3A90" w14:textId="77777777">
            <w:pPr>
              <w:rPr>
                <w:b w:val="1"/>
                <w:bCs w:val="1"/>
                <w:color w:val="5C83B4"/>
                <w:spacing w:val="-2"/>
                <w:sz w:val="24"/>
                <w:szCs w:val="24"/>
                <w:lang w:val="en-US"/>
              </w:rPr>
            </w:pPr>
            <w:r w:rsidRPr="3A33D0EC" w:rsidR="00C71DC8">
              <w:rPr>
                <w:b w:val="1"/>
                <w:bCs w:val="1"/>
                <w:color w:val="5C83B4"/>
                <w:spacing w:val="-2"/>
                <w:sz w:val="24"/>
                <w:szCs w:val="24"/>
                <w:lang w:val="en-US"/>
              </w:rPr>
              <w:t xml:space="preserve">Codes\\AXIAL CODE\\Q13- Willingness to pay for the service\ABSENCE OF GOOD FUNDING\we are getting paid or anything by the club. </w:t>
            </w:r>
            <w:r w:rsidRPr="3A33D0EC" w:rsidR="00C71DC8">
              <w:rPr>
                <w:b w:val="1"/>
                <w:bCs w:val="1"/>
                <w:color w:val="5C83B4"/>
                <w:spacing w:val="-2"/>
                <w:sz w:val="24"/>
                <w:szCs w:val="24"/>
                <w:lang w:val="en-US"/>
              </w:rPr>
              <w:t>So</w:t>
            </w:r>
            <w:r w:rsidRPr="3A33D0EC" w:rsidR="00C71DC8">
              <w:rPr>
                <w:b w:val="1"/>
                <w:bCs w:val="1"/>
                <w:color w:val="5C83B4"/>
                <w:spacing w:val="-2"/>
                <w:sz w:val="24"/>
                <w:szCs w:val="24"/>
                <w:lang w:val="en-US"/>
              </w:rPr>
              <w:t xml:space="preserve"> I </w:t>
            </w:r>
            <w:r w:rsidRPr="3A33D0EC" w:rsidR="00C71DC8">
              <w:rPr>
                <w:b w:val="1"/>
                <w:bCs w:val="1"/>
                <w:color w:val="5C83B4"/>
                <w:spacing w:val="-2"/>
                <w:sz w:val="24"/>
                <w:szCs w:val="24"/>
                <w:lang w:val="en-US"/>
              </w:rPr>
              <w:t xml:space="preserve">don't</w:t>
            </w:r>
            <w:r w:rsidRPr="3A33D0EC" w:rsidR="00C71DC8">
              <w:rPr>
                <w:b w:val="1"/>
                <w:bCs w:val="1"/>
                <w:color w:val="5C83B4"/>
                <w:spacing w:val="-2"/>
                <w:sz w:val="24"/>
                <w:szCs w:val="24"/>
                <w:lang w:val="en-US"/>
              </w:rPr>
              <w:t xml:space="preserve"> think having you know us pay for it would make a lot of sense for the club in total because we are already having a person doing that for free</w:t>
            </w:r>
          </w:p>
        </w:tc>
      </w:tr>
      <w:tr w:rsidRPr="00CC0718" w:rsidR="00C71DC8" w:rsidTr="3A33D0EC" w14:paraId="735754AB" w14:textId="77777777">
        <w:trPr>
          <w:trHeight w:val="444" w:hRule="exact"/>
        </w:trPr>
        <w:tc>
          <w:tcPr>
            <w:tcW w:w="1805" w:type="dxa"/>
            <w:shd w:val="clear" w:color="auto" w:fill="FFFFFF" w:themeFill="background1"/>
            <w:tcMar/>
          </w:tcPr>
          <w:p w:rsidRPr="00CC0718" w:rsidR="00C71DC8" w:rsidP="00244814" w:rsidRDefault="00C71DC8" w14:paraId="5C54AD86" w14:textId="77777777">
            <w:pPr>
              <w:rPr>
                <w:b/>
                <w:color w:val="5C83B4"/>
                <w:spacing w:val="-2"/>
                <w:sz w:val="24"/>
              </w:rPr>
            </w:pPr>
            <w:r w:rsidRPr="00CC0718">
              <w:rPr>
                <w:b/>
                <w:color w:val="5C83B4"/>
                <w:spacing w:val="-2"/>
                <w:sz w:val="24"/>
              </w:rPr>
              <w:t>Nickname:</w:t>
            </w:r>
          </w:p>
        </w:tc>
        <w:tc>
          <w:tcPr>
            <w:tcW w:w="8912" w:type="dxa"/>
            <w:gridSpan w:val="7"/>
            <w:vMerge w:val="restart"/>
            <w:shd w:val="clear" w:color="auto" w:fill="FFFFFF" w:themeFill="background1"/>
            <w:tcMar/>
          </w:tcPr>
          <w:p w:rsidRPr="00CC0718" w:rsidR="00C71DC8" w:rsidP="00244814" w:rsidRDefault="00C71DC8" w14:paraId="3791E6FD" w14:textId="77777777">
            <w:pPr>
              <w:rPr>
                <w:b/>
                <w:color w:val="5C83B4"/>
                <w:spacing w:val="-2"/>
                <w:sz w:val="24"/>
              </w:rPr>
            </w:pPr>
          </w:p>
        </w:tc>
      </w:tr>
      <w:tr w:rsidRPr="00CC0718" w:rsidR="00C71DC8" w:rsidTr="3A33D0EC" w14:paraId="30A2EC34" w14:textId="77777777">
        <w:trPr>
          <w:trHeight w:val="459" w:hRule="exact"/>
        </w:trPr>
        <w:tc>
          <w:tcPr>
            <w:tcW w:w="1805" w:type="dxa"/>
            <w:shd w:val="clear" w:color="auto" w:fill="FFFFFF" w:themeFill="background1"/>
            <w:tcMar/>
          </w:tcPr>
          <w:p w:rsidRPr="00CC0718" w:rsidR="00C71DC8" w:rsidP="00244814" w:rsidRDefault="00C71DC8" w14:paraId="78581F60" w14:textId="77777777">
            <w:pPr>
              <w:rPr>
                <w:b/>
                <w:color w:val="5C83B4"/>
                <w:spacing w:val="-2"/>
                <w:sz w:val="24"/>
              </w:rPr>
            </w:pPr>
            <w:r w:rsidRPr="00CC0718">
              <w:rPr>
                <w:b/>
                <w:color w:val="5C83B4"/>
                <w:spacing w:val="-2"/>
                <w:sz w:val="24"/>
              </w:rPr>
              <w:t>Classification:</w:t>
            </w:r>
          </w:p>
        </w:tc>
        <w:tc>
          <w:tcPr>
            <w:tcW w:w="8912" w:type="dxa"/>
            <w:gridSpan w:val="7"/>
            <w:vMerge/>
            <w:tcMar/>
          </w:tcPr>
          <w:p w:rsidRPr="00CC0718" w:rsidR="00C71DC8" w:rsidP="00244814" w:rsidRDefault="00C71DC8" w14:paraId="67B89E6F" w14:textId="77777777"/>
        </w:tc>
      </w:tr>
      <w:tr w:rsidRPr="00CC0718" w:rsidR="00C71DC8" w:rsidTr="3A33D0EC" w14:paraId="249C71AB" w14:textId="77777777">
        <w:trPr>
          <w:trHeight w:val="444" w:hRule="exact"/>
        </w:trPr>
        <w:tc>
          <w:tcPr>
            <w:tcW w:w="1805" w:type="dxa"/>
            <w:shd w:val="clear" w:color="auto" w:fill="FFFFFF" w:themeFill="background1"/>
            <w:tcMar/>
          </w:tcPr>
          <w:p w:rsidRPr="00CC0718" w:rsidR="00C71DC8" w:rsidP="00244814" w:rsidRDefault="00C71DC8" w14:paraId="754C6599" w14:textId="77777777">
            <w:pPr>
              <w:rPr>
                <w:b/>
                <w:color w:val="5C83B4"/>
                <w:spacing w:val="-2"/>
                <w:sz w:val="24"/>
              </w:rPr>
            </w:pPr>
            <w:r w:rsidRPr="00CC0718">
              <w:rPr>
                <w:b/>
                <w:color w:val="5C83B4"/>
                <w:spacing w:val="-2"/>
                <w:sz w:val="24"/>
              </w:rPr>
              <w:t>Aggregated:</w:t>
            </w:r>
          </w:p>
        </w:tc>
        <w:tc>
          <w:tcPr>
            <w:tcW w:w="8912" w:type="dxa"/>
            <w:gridSpan w:val="7"/>
            <w:shd w:val="clear" w:color="auto" w:fill="FFFFFF" w:themeFill="background1"/>
            <w:tcMar/>
          </w:tcPr>
          <w:p w:rsidRPr="00CC0718" w:rsidR="00C71DC8" w:rsidP="00244814" w:rsidRDefault="00C71DC8" w14:paraId="0EE28F34" w14:textId="77777777">
            <w:pPr>
              <w:rPr>
                <w:b/>
                <w:color w:val="5C83B4"/>
                <w:spacing w:val="-2"/>
                <w:sz w:val="24"/>
              </w:rPr>
            </w:pPr>
            <w:r w:rsidRPr="00CC0718">
              <w:rPr>
                <w:b/>
                <w:color w:val="5C83B4"/>
                <w:spacing w:val="-2"/>
                <w:sz w:val="24"/>
              </w:rPr>
              <w:t>No</w:t>
            </w:r>
          </w:p>
        </w:tc>
      </w:tr>
      <w:tr w:rsidRPr="00CC0718" w:rsidR="00C71DC8" w:rsidTr="3A33D0EC" w14:paraId="0B002FD0" w14:textId="77777777">
        <w:trPr>
          <w:trHeight w:val="344" w:hRule="exact"/>
        </w:trPr>
        <w:tc>
          <w:tcPr>
            <w:tcW w:w="3381" w:type="dxa"/>
            <w:gridSpan w:val="2"/>
            <w:tcBorders>
              <w:bottom w:val="single" w:color="8FB6EA" w:sz="5" w:space="0"/>
            </w:tcBorders>
            <w:shd w:val="clear" w:color="auto" w:fill="FFFFFF" w:themeFill="background1"/>
            <w:tcMar/>
          </w:tcPr>
          <w:p w:rsidRPr="00CC0718" w:rsidR="00C71DC8" w:rsidP="00244814" w:rsidRDefault="00C71DC8" w14:paraId="20C1744E" w14:textId="77777777">
            <w:pPr>
              <w:rPr>
                <w:color w:val="000000"/>
                <w:spacing w:val="-2"/>
                <w:sz w:val="18"/>
              </w:rPr>
            </w:pPr>
            <w:r w:rsidRPr="00CC0718">
              <w:rPr>
                <w:color w:val="000000"/>
                <w:spacing w:val="-2"/>
                <w:sz w:val="18"/>
              </w:rPr>
              <w:t>Document</w:t>
            </w:r>
          </w:p>
        </w:tc>
        <w:tc>
          <w:tcPr>
            <w:tcW w:w="1132" w:type="dxa"/>
            <w:tcBorders>
              <w:bottom w:val="single" w:color="8FB6EA" w:sz="5" w:space="0"/>
            </w:tcBorders>
            <w:shd w:val="clear" w:color="auto" w:fill="FFFFFF" w:themeFill="background1"/>
            <w:tcMar/>
          </w:tcPr>
          <w:p w:rsidRPr="00CC0718" w:rsidR="00C71DC8" w:rsidP="00244814" w:rsidRDefault="00C71DC8" w14:paraId="38979D3E" w14:textId="77777777">
            <w:pPr>
              <w:rPr>
                <w:color w:val="000000"/>
                <w:spacing w:val="-2"/>
                <w:sz w:val="18"/>
              </w:rPr>
            </w:pPr>
            <w:r w:rsidRPr="00CC0718">
              <w:rPr>
                <w:color w:val="000000"/>
                <w:spacing w:val="-2"/>
                <w:sz w:val="18"/>
              </w:rPr>
              <w:t>1</w:t>
            </w:r>
          </w:p>
        </w:tc>
        <w:tc>
          <w:tcPr>
            <w:tcW w:w="1576" w:type="dxa"/>
            <w:gridSpan w:val="2"/>
            <w:tcBorders>
              <w:bottom w:val="single" w:color="8FB6EA" w:sz="5" w:space="0"/>
            </w:tcBorders>
            <w:shd w:val="clear" w:color="auto" w:fill="FFFFFF" w:themeFill="background1"/>
            <w:tcMar/>
          </w:tcPr>
          <w:p w:rsidRPr="00CC0718" w:rsidR="00C71DC8" w:rsidP="00244814" w:rsidRDefault="00C71DC8" w14:paraId="2B782340" w14:textId="77777777">
            <w:pPr>
              <w:rPr>
                <w:color w:val="000000"/>
                <w:spacing w:val="-2"/>
                <w:sz w:val="18"/>
              </w:rPr>
            </w:pPr>
            <w:r w:rsidRPr="00CC0718">
              <w:rPr>
                <w:color w:val="000000"/>
                <w:spacing w:val="-2"/>
                <w:sz w:val="18"/>
              </w:rPr>
              <w:t>1</w:t>
            </w:r>
          </w:p>
        </w:tc>
        <w:tc>
          <w:tcPr>
            <w:tcW w:w="1362" w:type="dxa"/>
            <w:tcBorders>
              <w:bottom w:val="single" w:color="8FB6EA" w:sz="5" w:space="0"/>
            </w:tcBorders>
            <w:shd w:val="clear" w:color="auto" w:fill="FFFFFF" w:themeFill="background1"/>
            <w:tcMar/>
          </w:tcPr>
          <w:p w:rsidRPr="00CC0718" w:rsidR="00C71DC8" w:rsidP="00244814" w:rsidRDefault="00C71DC8" w14:paraId="3AED0BEB" w14:textId="77777777">
            <w:pPr>
              <w:rPr>
                <w:color w:val="000000"/>
                <w:spacing w:val="-2"/>
                <w:sz w:val="18"/>
              </w:rPr>
            </w:pPr>
            <w:r w:rsidRPr="00CC0718">
              <w:rPr>
                <w:color w:val="000000"/>
                <w:spacing w:val="-2"/>
                <w:sz w:val="18"/>
              </w:rPr>
              <w:t>42</w:t>
            </w:r>
          </w:p>
        </w:tc>
        <w:tc>
          <w:tcPr>
            <w:tcW w:w="1690" w:type="dxa"/>
            <w:tcBorders>
              <w:bottom w:val="single" w:color="8FB6EA" w:sz="5" w:space="0"/>
            </w:tcBorders>
            <w:shd w:val="clear" w:color="auto" w:fill="FFFFFF" w:themeFill="background1"/>
            <w:tcMar/>
          </w:tcPr>
          <w:p w:rsidRPr="00CC0718" w:rsidR="00C71DC8" w:rsidP="00244814" w:rsidRDefault="00C71DC8" w14:paraId="32EEFCA8" w14:textId="77777777">
            <w:pPr>
              <w:rPr>
                <w:color w:val="000000"/>
                <w:spacing w:val="-2"/>
                <w:sz w:val="18"/>
              </w:rPr>
            </w:pPr>
            <w:r w:rsidRPr="00CC0718">
              <w:rPr>
                <w:color w:val="000000"/>
                <w:spacing w:val="-2"/>
                <w:sz w:val="18"/>
              </w:rPr>
              <w:t>1</w:t>
            </w:r>
          </w:p>
        </w:tc>
        <w:tc>
          <w:tcPr>
            <w:tcW w:w="1576" w:type="dxa"/>
            <w:tcBorders>
              <w:bottom w:val="single" w:color="8FB6EA" w:sz="5" w:space="0"/>
            </w:tcBorders>
            <w:shd w:val="clear" w:color="auto" w:fill="FFFFFF" w:themeFill="background1"/>
            <w:tcMar/>
          </w:tcPr>
          <w:p w:rsidRPr="00CC0718" w:rsidR="00C71DC8" w:rsidP="00244814" w:rsidRDefault="00C71DC8" w14:paraId="155F7B0C" w14:textId="77777777">
            <w:pPr>
              <w:rPr>
                <w:color w:val="000000"/>
                <w:spacing w:val="-2"/>
                <w:sz w:val="18"/>
              </w:rPr>
            </w:pPr>
          </w:p>
        </w:tc>
      </w:tr>
      <w:tr w:rsidRPr="00CC0718" w:rsidR="00C71DC8" w:rsidTr="3A33D0EC" w14:paraId="54CAB17A" w14:textId="77777777">
        <w:trPr>
          <w:trHeight w:val="444" w:hRule="exact"/>
        </w:trPr>
        <w:tc>
          <w:tcPr>
            <w:tcW w:w="10717" w:type="dxa"/>
            <w:gridSpan w:val="8"/>
            <w:tcBorders>
              <w:top w:val="single" w:color="8FB6EA" w:sz="5" w:space="0"/>
            </w:tcBorders>
            <w:tcMar/>
          </w:tcPr>
          <w:p w:rsidRPr="00CC0718" w:rsidR="00C71DC8" w:rsidP="00244814" w:rsidRDefault="00C71DC8" w14:paraId="2136F7BC" w14:textId="77777777"/>
        </w:tc>
      </w:tr>
      <w:tr w:rsidRPr="00CC0718" w:rsidR="00C71DC8" w:rsidTr="3A33D0EC" w14:paraId="5A3D9534" w14:textId="77777777">
        <w:trPr>
          <w:trHeight w:val="344" w:hRule="exact"/>
        </w:trPr>
        <w:tc>
          <w:tcPr>
            <w:tcW w:w="10717" w:type="dxa"/>
            <w:gridSpan w:val="8"/>
            <w:shd w:val="clear" w:color="auto" w:fill="FFFFFF" w:themeFill="background1"/>
            <w:tcMar/>
          </w:tcPr>
          <w:p w:rsidRPr="00CC0718" w:rsidR="00C71DC8" w:rsidP="00244814" w:rsidRDefault="00C71DC8" w14:paraId="7F07686A" w14:textId="77777777">
            <w:pPr>
              <w:rPr>
                <w:b/>
                <w:color w:val="5C83B4"/>
                <w:spacing w:val="-2"/>
                <w:sz w:val="24"/>
              </w:rPr>
            </w:pPr>
          </w:p>
        </w:tc>
      </w:tr>
      <w:tr w:rsidRPr="00CC0718" w:rsidR="00C71DC8" w:rsidTr="3A33D0EC" w14:paraId="5033D6F6" w14:textId="77777777">
        <w:trPr>
          <w:trHeight w:val="444" w:hRule="exact"/>
        </w:trPr>
        <w:tc>
          <w:tcPr>
            <w:tcW w:w="1805" w:type="dxa"/>
            <w:shd w:val="clear" w:color="auto" w:fill="FFFFFF" w:themeFill="background1"/>
            <w:tcMar/>
          </w:tcPr>
          <w:p w:rsidRPr="00CC0718" w:rsidR="00C71DC8" w:rsidP="00244814" w:rsidRDefault="00C71DC8" w14:paraId="0791DEE9" w14:textId="77777777">
            <w:pPr>
              <w:rPr>
                <w:b/>
                <w:color w:val="5C83B4"/>
                <w:spacing w:val="-2"/>
                <w:sz w:val="24"/>
              </w:rPr>
            </w:pPr>
            <w:r w:rsidRPr="00CC0718">
              <w:rPr>
                <w:b/>
                <w:color w:val="5C83B4"/>
                <w:spacing w:val="-2"/>
                <w:sz w:val="24"/>
              </w:rPr>
              <w:t>Nickname:</w:t>
            </w:r>
          </w:p>
        </w:tc>
        <w:tc>
          <w:tcPr>
            <w:tcW w:w="8912" w:type="dxa"/>
            <w:gridSpan w:val="7"/>
            <w:vMerge w:val="restart"/>
            <w:shd w:val="clear" w:color="auto" w:fill="FFFFFF" w:themeFill="background1"/>
            <w:tcMar/>
          </w:tcPr>
          <w:p w:rsidRPr="00CC0718" w:rsidR="00C71DC8" w:rsidP="00244814" w:rsidRDefault="00C71DC8" w14:paraId="02213D28" w14:textId="77777777">
            <w:pPr>
              <w:rPr>
                <w:b/>
                <w:color w:val="5C83B4"/>
                <w:spacing w:val="-2"/>
                <w:sz w:val="24"/>
              </w:rPr>
            </w:pPr>
            <w:r w:rsidRPr="00CC0718">
              <w:rPr>
                <w:b/>
                <w:color w:val="5C83B4"/>
                <w:spacing w:val="-2"/>
                <w:sz w:val="24"/>
              </w:rPr>
              <w:t>Codes\\AXIAL CODE\\Q13- Willingness to pay for the service\ABSENCE OF GOOD FUNDING\WPI is funding</w:t>
            </w:r>
          </w:p>
        </w:tc>
      </w:tr>
      <w:tr w:rsidRPr="00CC0718" w:rsidR="00C71DC8" w:rsidTr="3A33D0EC" w14:paraId="56499FFC" w14:textId="77777777">
        <w:trPr>
          <w:trHeight w:val="459" w:hRule="exact"/>
        </w:trPr>
        <w:tc>
          <w:tcPr>
            <w:tcW w:w="1805" w:type="dxa"/>
            <w:shd w:val="clear" w:color="auto" w:fill="FFFFFF" w:themeFill="background1"/>
            <w:tcMar/>
          </w:tcPr>
          <w:p w:rsidRPr="00CC0718" w:rsidR="00C71DC8" w:rsidP="00244814" w:rsidRDefault="00C71DC8" w14:paraId="6FCA7462" w14:textId="77777777">
            <w:pPr>
              <w:rPr>
                <w:b/>
                <w:color w:val="5C83B4"/>
                <w:spacing w:val="-2"/>
                <w:sz w:val="24"/>
              </w:rPr>
            </w:pPr>
            <w:r w:rsidRPr="00CC0718">
              <w:rPr>
                <w:b/>
                <w:color w:val="5C83B4"/>
                <w:spacing w:val="-2"/>
                <w:sz w:val="24"/>
              </w:rPr>
              <w:t>Classification:</w:t>
            </w:r>
          </w:p>
        </w:tc>
        <w:tc>
          <w:tcPr>
            <w:tcW w:w="8912" w:type="dxa"/>
            <w:gridSpan w:val="7"/>
            <w:vMerge/>
            <w:tcMar/>
          </w:tcPr>
          <w:p w:rsidRPr="00CC0718" w:rsidR="00C71DC8" w:rsidP="00244814" w:rsidRDefault="00C71DC8" w14:paraId="44DFBC5A" w14:textId="77777777"/>
        </w:tc>
      </w:tr>
      <w:tr w:rsidRPr="00CC0718" w:rsidR="00C71DC8" w:rsidTr="3A33D0EC" w14:paraId="7F60C961" w14:textId="77777777">
        <w:trPr>
          <w:trHeight w:val="444" w:hRule="exact"/>
        </w:trPr>
        <w:tc>
          <w:tcPr>
            <w:tcW w:w="1805" w:type="dxa"/>
            <w:shd w:val="clear" w:color="auto" w:fill="FFFFFF" w:themeFill="background1"/>
            <w:tcMar/>
          </w:tcPr>
          <w:p w:rsidRPr="00CC0718" w:rsidR="00C71DC8" w:rsidP="00244814" w:rsidRDefault="00C71DC8" w14:paraId="618B77D6" w14:textId="77777777">
            <w:pPr>
              <w:rPr>
                <w:b/>
                <w:color w:val="5C83B4"/>
                <w:spacing w:val="-2"/>
                <w:sz w:val="24"/>
              </w:rPr>
            </w:pPr>
            <w:r w:rsidRPr="00CC0718">
              <w:rPr>
                <w:b/>
                <w:color w:val="5C83B4"/>
                <w:spacing w:val="-2"/>
                <w:sz w:val="24"/>
              </w:rPr>
              <w:t>Aggregated:</w:t>
            </w:r>
          </w:p>
        </w:tc>
        <w:tc>
          <w:tcPr>
            <w:tcW w:w="8912" w:type="dxa"/>
            <w:gridSpan w:val="7"/>
            <w:shd w:val="clear" w:color="auto" w:fill="FFFFFF" w:themeFill="background1"/>
            <w:tcMar/>
          </w:tcPr>
          <w:p w:rsidRPr="00CC0718" w:rsidR="00C71DC8" w:rsidP="00244814" w:rsidRDefault="00C71DC8" w14:paraId="3E813F28" w14:textId="77777777">
            <w:pPr>
              <w:rPr>
                <w:b/>
                <w:color w:val="5C83B4"/>
                <w:spacing w:val="-2"/>
                <w:sz w:val="24"/>
              </w:rPr>
            </w:pPr>
            <w:r w:rsidRPr="00CC0718">
              <w:rPr>
                <w:b/>
                <w:color w:val="5C83B4"/>
                <w:spacing w:val="-2"/>
                <w:sz w:val="24"/>
              </w:rPr>
              <w:t>No</w:t>
            </w:r>
          </w:p>
        </w:tc>
      </w:tr>
      <w:tr w:rsidRPr="00CC0718" w:rsidR="00C71DC8" w:rsidTr="3A33D0EC" w14:paraId="2A0B70BA" w14:textId="77777777">
        <w:trPr>
          <w:trHeight w:val="344" w:hRule="exact"/>
        </w:trPr>
        <w:tc>
          <w:tcPr>
            <w:tcW w:w="3381" w:type="dxa"/>
            <w:gridSpan w:val="2"/>
            <w:tcBorders>
              <w:bottom w:val="single" w:color="8FB6EA" w:sz="5" w:space="0"/>
            </w:tcBorders>
            <w:shd w:val="clear" w:color="auto" w:fill="FFFFFF" w:themeFill="background1"/>
            <w:tcMar/>
          </w:tcPr>
          <w:p w:rsidRPr="00CC0718" w:rsidR="00C71DC8" w:rsidP="00244814" w:rsidRDefault="00C71DC8" w14:paraId="3F1A8500" w14:textId="77777777">
            <w:pPr>
              <w:rPr>
                <w:color w:val="000000"/>
                <w:spacing w:val="-2"/>
                <w:sz w:val="18"/>
              </w:rPr>
            </w:pPr>
            <w:r w:rsidRPr="00CC0718">
              <w:rPr>
                <w:color w:val="000000"/>
                <w:spacing w:val="-2"/>
                <w:sz w:val="18"/>
              </w:rPr>
              <w:t>Document</w:t>
            </w:r>
          </w:p>
        </w:tc>
        <w:tc>
          <w:tcPr>
            <w:tcW w:w="1132" w:type="dxa"/>
            <w:tcBorders>
              <w:bottom w:val="single" w:color="8FB6EA" w:sz="5" w:space="0"/>
            </w:tcBorders>
            <w:shd w:val="clear" w:color="auto" w:fill="FFFFFF" w:themeFill="background1"/>
            <w:tcMar/>
          </w:tcPr>
          <w:p w:rsidRPr="00CC0718" w:rsidR="00C71DC8" w:rsidP="00244814" w:rsidRDefault="00C71DC8" w14:paraId="776D2717" w14:textId="77777777">
            <w:pPr>
              <w:rPr>
                <w:color w:val="000000"/>
                <w:spacing w:val="-2"/>
                <w:sz w:val="18"/>
              </w:rPr>
            </w:pPr>
            <w:r w:rsidRPr="00CC0718">
              <w:rPr>
                <w:color w:val="000000"/>
                <w:spacing w:val="-2"/>
                <w:sz w:val="18"/>
              </w:rPr>
              <w:t>1</w:t>
            </w:r>
          </w:p>
        </w:tc>
        <w:tc>
          <w:tcPr>
            <w:tcW w:w="1576" w:type="dxa"/>
            <w:gridSpan w:val="2"/>
            <w:tcBorders>
              <w:bottom w:val="single" w:color="8FB6EA" w:sz="5" w:space="0"/>
            </w:tcBorders>
            <w:shd w:val="clear" w:color="auto" w:fill="FFFFFF" w:themeFill="background1"/>
            <w:tcMar/>
          </w:tcPr>
          <w:p w:rsidRPr="00CC0718" w:rsidR="00C71DC8" w:rsidP="00244814" w:rsidRDefault="00C71DC8" w14:paraId="3181923F" w14:textId="77777777">
            <w:pPr>
              <w:rPr>
                <w:color w:val="000000"/>
                <w:spacing w:val="-2"/>
                <w:sz w:val="18"/>
              </w:rPr>
            </w:pPr>
            <w:r w:rsidRPr="00CC0718">
              <w:rPr>
                <w:color w:val="000000"/>
                <w:spacing w:val="-2"/>
                <w:sz w:val="18"/>
              </w:rPr>
              <w:t>1</w:t>
            </w:r>
          </w:p>
        </w:tc>
        <w:tc>
          <w:tcPr>
            <w:tcW w:w="1362" w:type="dxa"/>
            <w:tcBorders>
              <w:bottom w:val="single" w:color="8FB6EA" w:sz="5" w:space="0"/>
            </w:tcBorders>
            <w:shd w:val="clear" w:color="auto" w:fill="FFFFFF" w:themeFill="background1"/>
            <w:tcMar/>
          </w:tcPr>
          <w:p w:rsidRPr="00CC0718" w:rsidR="00C71DC8" w:rsidP="00244814" w:rsidRDefault="00C71DC8" w14:paraId="52D43C26" w14:textId="77777777">
            <w:pPr>
              <w:rPr>
                <w:color w:val="000000"/>
                <w:spacing w:val="-2"/>
                <w:sz w:val="18"/>
              </w:rPr>
            </w:pPr>
            <w:r w:rsidRPr="00CC0718">
              <w:rPr>
                <w:color w:val="000000"/>
                <w:spacing w:val="-2"/>
                <w:sz w:val="18"/>
              </w:rPr>
              <w:t>32</w:t>
            </w:r>
          </w:p>
        </w:tc>
        <w:tc>
          <w:tcPr>
            <w:tcW w:w="1690" w:type="dxa"/>
            <w:tcBorders>
              <w:bottom w:val="single" w:color="8FB6EA" w:sz="5" w:space="0"/>
            </w:tcBorders>
            <w:shd w:val="clear" w:color="auto" w:fill="FFFFFF" w:themeFill="background1"/>
            <w:tcMar/>
          </w:tcPr>
          <w:p w:rsidRPr="00CC0718" w:rsidR="00C71DC8" w:rsidP="00244814" w:rsidRDefault="00C71DC8" w14:paraId="33145FAA" w14:textId="77777777">
            <w:pPr>
              <w:rPr>
                <w:color w:val="000000"/>
                <w:spacing w:val="-2"/>
                <w:sz w:val="18"/>
              </w:rPr>
            </w:pPr>
            <w:r w:rsidRPr="00CC0718">
              <w:rPr>
                <w:color w:val="000000"/>
                <w:spacing w:val="-2"/>
                <w:sz w:val="18"/>
              </w:rPr>
              <w:t>1</w:t>
            </w:r>
          </w:p>
        </w:tc>
        <w:tc>
          <w:tcPr>
            <w:tcW w:w="1576" w:type="dxa"/>
            <w:tcBorders>
              <w:bottom w:val="single" w:color="8FB6EA" w:sz="5" w:space="0"/>
            </w:tcBorders>
            <w:shd w:val="clear" w:color="auto" w:fill="FFFFFF" w:themeFill="background1"/>
            <w:tcMar/>
          </w:tcPr>
          <w:p w:rsidRPr="00CC0718" w:rsidR="00C71DC8" w:rsidP="00244814" w:rsidRDefault="00C71DC8" w14:paraId="2FA6B8C7" w14:textId="77777777">
            <w:pPr>
              <w:rPr>
                <w:color w:val="000000"/>
                <w:spacing w:val="-2"/>
                <w:sz w:val="18"/>
              </w:rPr>
            </w:pPr>
          </w:p>
        </w:tc>
      </w:tr>
      <w:tr w:rsidRPr="00CC0718" w:rsidR="00C71DC8" w:rsidTr="3A33D0EC" w14:paraId="078D43E4" w14:textId="77777777">
        <w:trPr>
          <w:trHeight w:val="444" w:hRule="exact"/>
        </w:trPr>
        <w:tc>
          <w:tcPr>
            <w:tcW w:w="10717" w:type="dxa"/>
            <w:gridSpan w:val="8"/>
            <w:tcBorders>
              <w:top w:val="single" w:color="8FB6EA" w:sz="5" w:space="0"/>
            </w:tcBorders>
            <w:tcMar/>
          </w:tcPr>
          <w:p w:rsidRPr="00CC0718" w:rsidR="00C71DC8" w:rsidP="00244814" w:rsidRDefault="00C71DC8" w14:paraId="13F05F86" w14:textId="77777777"/>
        </w:tc>
      </w:tr>
      <w:tr w:rsidRPr="00CC0718" w:rsidR="00C71DC8" w:rsidTr="3A33D0EC" w14:paraId="266AF7E3" w14:textId="77777777">
        <w:trPr>
          <w:trHeight w:val="344" w:hRule="exact"/>
        </w:trPr>
        <w:tc>
          <w:tcPr>
            <w:tcW w:w="10717" w:type="dxa"/>
            <w:gridSpan w:val="8"/>
            <w:shd w:val="clear" w:color="auto" w:fill="FFFFFF" w:themeFill="background1"/>
            <w:tcMar/>
          </w:tcPr>
          <w:p w:rsidRPr="00CC0718" w:rsidR="00C71DC8" w:rsidP="00244814" w:rsidRDefault="00C71DC8" w14:paraId="51723BBF" w14:textId="77777777">
            <w:pPr>
              <w:rPr>
                <w:b/>
                <w:color w:val="5C83B4"/>
                <w:spacing w:val="-2"/>
                <w:sz w:val="24"/>
              </w:rPr>
            </w:pPr>
          </w:p>
        </w:tc>
      </w:tr>
      <w:tr w:rsidRPr="00CC0718" w:rsidR="00C71DC8" w:rsidTr="3A33D0EC" w14:paraId="6CCC8F1C" w14:textId="77777777">
        <w:trPr>
          <w:trHeight w:val="444" w:hRule="exact"/>
        </w:trPr>
        <w:tc>
          <w:tcPr>
            <w:tcW w:w="1805" w:type="dxa"/>
            <w:shd w:val="clear" w:color="auto" w:fill="FFFFFF" w:themeFill="background1"/>
            <w:tcMar/>
          </w:tcPr>
          <w:p w:rsidRPr="00CC0718" w:rsidR="00C71DC8" w:rsidP="00244814" w:rsidRDefault="00C71DC8" w14:paraId="70B48FB6" w14:textId="77777777">
            <w:pPr>
              <w:rPr>
                <w:b/>
                <w:color w:val="5C83B4"/>
                <w:spacing w:val="-2"/>
                <w:sz w:val="24"/>
              </w:rPr>
            </w:pPr>
            <w:r w:rsidRPr="00CC0718">
              <w:rPr>
                <w:b/>
                <w:color w:val="5C83B4"/>
                <w:spacing w:val="-2"/>
                <w:sz w:val="24"/>
              </w:rPr>
              <w:t>Nickname:</w:t>
            </w:r>
          </w:p>
        </w:tc>
        <w:tc>
          <w:tcPr>
            <w:tcW w:w="8912" w:type="dxa"/>
            <w:gridSpan w:val="7"/>
            <w:vMerge w:val="restart"/>
            <w:shd w:val="clear" w:color="auto" w:fill="FFFFFF" w:themeFill="background1"/>
            <w:tcMar/>
          </w:tcPr>
          <w:p w:rsidRPr="00CC0718" w:rsidR="00C71DC8" w:rsidP="00244814" w:rsidRDefault="00C71DC8" w14:paraId="59FA278F" w14:textId="77777777">
            <w:pPr>
              <w:rPr>
                <w:b/>
                <w:color w:val="5C83B4"/>
                <w:spacing w:val="-2"/>
                <w:sz w:val="24"/>
              </w:rPr>
            </w:pPr>
            <w:r w:rsidRPr="00CC0718">
              <w:rPr>
                <w:b/>
                <w:color w:val="5C83B4"/>
                <w:spacing w:val="-2"/>
                <w:sz w:val="24"/>
              </w:rPr>
              <w:t>Codes\\AXIAL CODE\\Q13- Willingness to pay for the service\AFFORDABILITY</w:t>
            </w:r>
          </w:p>
        </w:tc>
      </w:tr>
      <w:tr w:rsidRPr="00CC0718" w:rsidR="00C71DC8" w:rsidTr="3A33D0EC" w14:paraId="2305B645" w14:textId="77777777">
        <w:trPr>
          <w:trHeight w:val="458" w:hRule="exact"/>
        </w:trPr>
        <w:tc>
          <w:tcPr>
            <w:tcW w:w="1805" w:type="dxa"/>
            <w:shd w:val="clear" w:color="auto" w:fill="FFFFFF" w:themeFill="background1"/>
            <w:tcMar/>
          </w:tcPr>
          <w:p w:rsidRPr="00CC0718" w:rsidR="00C71DC8" w:rsidP="00244814" w:rsidRDefault="00C71DC8" w14:paraId="7E9B102A" w14:textId="77777777">
            <w:pPr>
              <w:rPr>
                <w:b/>
                <w:color w:val="5C83B4"/>
                <w:spacing w:val="-2"/>
                <w:sz w:val="24"/>
              </w:rPr>
            </w:pPr>
            <w:r w:rsidRPr="00CC0718">
              <w:rPr>
                <w:b/>
                <w:color w:val="5C83B4"/>
                <w:spacing w:val="-2"/>
                <w:sz w:val="24"/>
              </w:rPr>
              <w:t>Classification:</w:t>
            </w:r>
          </w:p>
        </w:tc>
        <w:tc>
          <w:tcPr>
            <w:tcW w:w="8912" w:type="dxa"/>
            <w:gridSpan w:val="7"/>
            <w:vMerge/>
            <w:tcMar/>
          </w:tcPr>
          <w:p w:rsidRPr="00CC0718" w:rsidR="00C71DC8" w:rsidP="00244814" w:rsidRDefault="00C71DC8" w14:paraId="1DC82A26" w14:textId="77777777"/>
        </w:tc>
      </w:tr>
      <w:tr w:rsidRPr="00CC0718" w:rsidR="00C71DC8" w:rsidTr="3A33D0EC" w14:paraId="43F0688F" w14:textId="77777777">
        <w:trPr>
          <w:trHeight w:val="445" w:hRule="exact"/>
        </w:trPr>
        <w:tc>
          <w:tcPr>
            <w:tcW w:w="1805" w:type="dxa"/>
            <w:shd w:val="clear" w:color="auto" w:fill="FFFFFF" w:themeFill="background1"/>
            <w:tcMar/>
          </w:tcPr>
          <w:p w:rsidRPr="00CC0718" w:rsidR="00C71DC8" w:rsidP="00244814" w:rsidRDefault="00C71DC8" w14:paraId="2D2E2CF7" w14:textId="77777777">
            <w:pPr>
              <w:rPr>
                <w:b/>
                <w:color w:val="5C83B4"/>
                <w:spacing w:val="-2"/>
                <w:sz w:val="24"/>
              </w:rPr>
            </w:pPr>
            <w:r w:rsidRPr="00CC0718">
              <w:rPr>
                <w:b/>
                <w:color w:val="5C83B4"/>
                <w:spacing w:val="-2"/>
                <w:sz w:val="24"/>
              </w:rPr>
              <w:t>Aggregated:</w:t>
            </w:r>
          </w:p>
        </w:tc>
        <w:tc>
          <w:tcPr>
            <w:tcW w:w="8912" w:type="dxa"/>
            <w:gridSpan w:val="7"/>
            <w:shd w:val="clear" w:color="auto" w:fill="FFFFFF" w:themeFill="background1"/>
            <w:tcMar/>
          </w:tcPr>
          <w:p w:rsidRPr="00CC0718" w:rsidR="00C71DC8" w:rsidP="00244814" w:rsidRDefault="00C71DC8" w14:paraId="5F7FC689" w14:textId="77777777">
            <w:pPr>
              <w:rPr>
                <w:b/>
                <w:color w:val="5C83B4"/>
                <w:spacing w:val="-2"/>
                <w:sz w:val="24"/>
              </w:rPr>
            </w:pPr>
            <w:r w:rsidRPr="00CC0718">
              <w:rPr>
                <w:b/>
                <w:color w:val="5C83B4"/>
                <w:spacing w:val="-2"/>
                <w:sz w:val="24"/>
              </w:rPr>
              <w:t>Yes</w:t>
            </w:r>
          </w:p>
        </w:tc>
      </w:tr>
      <w:tr w:rsidRPr="00CC0718" w:rsidR="00C71DC8" w:rsidTr="3A33D0EC" w14:paraId="05E818CE" w14:textId="77777777">
        <w:trPr>
          <w:trHeight w:val="343" w:hRule="exact"/>
        </w:trPr>
        <w:tc>
          <w:tcPr>
            <w:tcW w:w="3381" w:type="dxa"/>
            <w:gridSpan w:val="2"/>
            <w:tcBorders>
              <w:bottom w:val="single" w:color="8FB6EA" w:sz="5" w:space="0"/>
            </w:tcBorders>
            <w:shd w:val="clear" w:color="auto" w:fill="FFFFFF" w:themeFill="background1"/>
            <w:tcMar/>
          </w:tcPr>
          <w:p w:rsidRPr="00CC0718" w:rsidR="00C71DC8" w:rsidP="00244814" w:rsidRDefault="00C71DC8" w14:paraId="78E81A46" w14:textId="77777777">
            <w:pPr>
              <w:rPr>
                <w:color w:val="000000"/>
                <w:spacing w:val="-2"/>
                <w:sz w:val="18"/>
              </w:rPr>
            </w:pPr>
            <w:r w:rsidRPr="00CC0718">
              <w:rPr>
                <w:color w:val="000000"/>
                <w:spacing w:val="-2"/>
                <w:sz w:val="18"/>
              </w:rPr>
              <w:t>Document</w:t>
            </w:r>
          </w:p>
        </w:tc>
        <w:tc>
          <w:tcPr>
            <w:tcW w:w="1132" w:type="dxa"/>
            <w:tcBorders>
              <w:bottom w:val="single" w:color="8FB6EA" w:sz="5" w:space="0"/>
            </w:tcBorders>
            <w:shd w:val="clear" w:color="auto" w:fill="FFFFFF" w:themeFill="background1"/>
            <w:tcMar/>
          </w:tcPr>
          <w:p w:rsidRPr="00CC0718" w:rsidR="00C71DC8" w:rsidP="00244814" w:rsidRDefault="00C71DC8" w14:paraId="7B44F7F2" w14:textId="77777777">
            <w:pPr>
              <w:rPr>
                <w:color w:val="000000"/>
                <w:spacing w:val="-2"/>
                <w:sz w:val="18"/>
              </w:rPr>
            </w:pPr>
            <w:r w:rsidRPr="00CC0718">
              <w:rPr>
                <w:color w:val="000000"/>
                <w:spacing w:val="-2"/>
                <w:sz w:val="18"/>
              </w:rPr>
              <w:t>3</w:t>
            </w:r>
          </w:p>
        </w:tc>
        <w:tc>
          <w:tcPr>
            <w:tcW w:w="1576" w:type="dxa"/>
            <w:gridSpan w:val="2"/>
            <w:tcBorders>
              <w:bottom w:val="single" w:color="8FB6EA" w:sz="5" w:space="0"/>
            </w:tcBorders>
            <w:shd w:val="clear" w:color="auto" w:fill="FFFFFF" w:themeFill="background1"/>
            <w:tcMar/>
          </w:tcPr>
          <w:p w:rsidRPr="00CC0718" w:rsidR="00C71DC8" w:rsidP="00244814" w:rsidRDefault="00C71DC8" w14:paraId="1FE8FD2C" w14:textId="77777777">
            <w:pPr>
              <w:rPr>
                <w:color w:val="000000"/>
                <w:spacing w:val="-2"/>
                <w:sz w:val="18"/>
              </w:rPr>
            </w:pPr>
            <w:r w:rsidRPr="00CC0718">
              <w:rPr>
                <w:color w:val="000000"/>
                <w:spacing w:val="-2"/>
                <w:sz w:val="18"/>
              </w:rPr>
              <w:t>6</w:t>
            </w:r>
          </w:p>
        </w:tc>
        <w:tc>
          <w:tcPr>
            <w:tcW w:w="1362" w:type="dxa"/>
            <w:tcBorders>
              <w:bottom w:val="single" w:color="8FB6EA" w:sz="5" w:space="0"/>
            </w:tcBorders>
            <w:shd w:val="clear" w:color="auto" w:fill="FFFFFF" w:themeFill="background1"/>
            <w:tcMar/>
          </w:tcPr>
          <w:p w:rsidRPr="00CC0718" w:rsidR="00C71DC8" w:rsidP="00244814" w:rsidRDefault="00C71DC8" w14:paraId="48453702" w14:textId="77777777">
            <w:pPr>
              <w:rPr>
                <w:color w:val="000000"/>
                <w:spacing w:val="-2"/>
                <w:sz w:val="18"/>
              </w:rPr>
            </w:pPr>
            <w:r w:rsidRPr="00CC0718">
              <w:rPr>
                <w:color w:val="000000"/>
                <w:spacing w:val="-2"/>
                <w:sz w:val="18"/>
              </w:rPr>
              <w:t>122</w:t>
            </w:r>
          </w:p>
        </w:tc>
        <w:tc>
          <w:tcPr>
            <w:tcW w:w="1690" w:type="dxa"/>
            <w:tcBorders>
              <w:bottom w:val="single" w:color="8FB6EA" w:sz="5" w:space="0"/>
            </w:tcBorders>
            <w:shd w:val="clear" w:color="auto" w:fill="FFFFFF" w:themeFill="background1"/>
            <w:tcMar/>
          </w:tcPr>
          <w:p w:rsidRPr="00CC0718" w:rsidR="00C71DC8" w:rsidP="00244814" w:rsidRDefault="00C71DC8" w14:paraId="225C2025" w14:textId="77777777">
            <w:pPr>
              <w:rPr>
                <w:color w:val="000000"/>
                <w:spacing w:val="-2"/>
                <w:sz w:val="18"/>
              </w:rPr>
            </w:pPr>
            <w:r w:rsidRPr="00CC0718">
              <w:rPr>
                <w:color w:val="000000"/>
                <w:spacing w:val="-2"/>
                <w:sz w:val="18"/>
              </w:rPr>
              <w:t>6</w:t>
            </w:r>
          </w:p>
        </w:tc>
        <w:tc>
          <w:tcPr>
            <w:tcW w:w="1576" w:type="dxa"/>
            <w:tcBorders>
              <w:bottom w:val="single" w:color="8FB6EA" w:sz="5" w:space="0"/>
            </w:tcBorders>
            <w:shd w:val="clear" w:color="auto" w:fill="FFFFFF" w:themeFill="background1"/>
            <w:tcMar/>
          </w:tcPr>
          <w:p w:rsidRPr="00CC0718" w:rsidR="00C71DC8" w:rsidP="00244814" w:rsidRDefault="00C71DC8" w14:paraId="4349EBCE" w14:textId="77777777">
            <w:pPr>
              <w:rPr>
                <w:color w:val="000000"/>
                <w:spacing w:val="-2"/>
                <w:sz w:val="18"/>
              </w:rPr>
            </w:pPr>
          </w:p>
        </w:tc>
      </w:tr>
      <w:tr w:rsidRPr="00CC0718" w:rsidR="00C71DC8" w:rsidTr="3A33D0EC" w14:paraId="53BD1111" w14:textId="77777777">
        <w:trPr>
          <w:trHeight w:val="459" w:hRule="exact"/>
        </w:trPr>
        <w:tc>
          <w:tcPr>
            <w:tcW w:w="10717" w:type="dxa"/>
            <w:gridSpan w:val="8"/>
            <w:tcBorders>
              <w:top w:val="single" w:color="8FB6EA" w:sz="5" w:space="0"/>
            </w:tcBorders>
            <w:tcMar/>
          </w:tcPr>
          <w:p w:rsidRPr="00CC0718" w:rsidR="00C71DC8" w:rsidP="00244814" w:rsidRDefault="00C71DC8" w14:paraId="340C3795" w14:textId="77777777"/>
        </w:tc>
      </w:tr>
      <w:tr w:rsidRPr="00CC0718" w:rsidR="00C71DC8" w:rsidTr="3A33D0EC" w14:paraId="3BE2DC79" w14:textId="77777777">
        <w:trPr>
          <w:trHeight w:val="602" w:hRule="exact"/>
        </w:trPr>
        <w:tc>
          <w:tcPr>
            <w:tcW w:w="10717" w:type="dxa"/>
            <w:gridSpan w:val="8"/>
            <w:shd w:val="clear" w:color="auto" w:fill="FFFFFF" w:themeFill="background1"/>
            <w:tcMar/>
          </w:tcPr>
          <w:p w:rsidRPr="00CC0718" w:rsidR="00C71DC8" w:rsidP="00244814" w:rsidRDefault="00C71DC8" w14:paraId="17448D06" w14:textId="77777777">
            <w:pPr>
              <w:rPr>
                <w:b/>
                <w:color w:val="5C83B4"/>
                <w:spacing w:val="-2"/>
                <w:sz w:val="24"/>
              </w:rPr>
            </w:pPr>
          </w:p>
        </w:tc>
      </w:tr>
      <w:tr w:rsidRPr="00CC0718" w:rsidR="00C71DC8" w:rsidTr="3A33D0EC" w14:paraId="66B3A371" w14:textId="77777777">
        <w:trPr>
          <w:trHeight w:val="444" w:hRule="exact"/>
        </w:trPr>
        <w:tc>
          <w:tcPr>
            <w:tcW w:w="1805" w:type="dxa"/>
            <w:shd w:val="clear" w:color="auto" w:fill="FFFFFF" w:themeFill="background1"/>
            <w:tcMar/>
          </w:tcPr>
          <w:p w:rsidRPr="00CC0718" w:rsidR="00C71DC8" w:rsidP="00244814" w:rsidRDefault="00C71DC8" w14:paraId="0930D7C4" w14:textId="77777777">
            <w:pPr>
              <w:rPr>
                <w:b/>
                <w:color w:val="5C83B4"/>
                <w:spacing w:val="-2"/>
                <w:sz w:val="24"/>
              </w:rPr>
            </w:pPr>
            <w:r w:rsidRPr="00CC0718">
              <w:rPr>
                <w:b/>
                <w:color w:val="5C83B4"/>
                <w:spacing w:val="-2"/>
                <w:sz w:val="24"/>
              </w:rPr>
              <w:t>Nickname:</w:t>
            </w:r>
          </w:p>
        </w:tc>
        <w:tc>
          <w:tcPr>
            <w:tcW w:w="8912" w:type="dxa"/>
            <w:gridSpan w:val="7"/>
            <w:vMerge w:val="restart"/>
            <w:shd w:val="clear" w:color="auto" w:fill="FFFFFF" w:themeFill="background1"/>
            <w:tcMar/>
          </w:tcPr>
          <w:p w:rsidRPr="00CC0718" w:rsidR="00C71DC8" w:rsidP="00244814" w:rsidRDefault="00C71DC8" w14:paraId="31D22A75" w14:textId="77777777">
            <w:pPr>
              <w:rPr>
                <w:b/>
                <w:color w:val="5C83B4"/>
                <w:spacing w:val="-2"/>
                <w:sz w:val="24"/>
              </w:rPr>
            </w:pPr>
            <w:r w:rsidRPr="00CC0718">
              <w:rPr>
                <w:b/>
                <w:color w:val="5C83B4"/>
                <w:spacing w:val="-2"/>
                <w:sz w:val="24"/>
              </w:rPr>
              <w:t>Codes\\AXIAL CODE\\Q13- Willingness to pay for the service\AFFORDABILITY\Flexible Pricing Based on Usage</w:t>
            </w:r>
          </w:p>
        </w:tc>
      </w:tr>
      <w:tr w:rsidRPr="00CC0718" w:rsidR="00C71DC8" w:rsidTr="3A33D0EC" w14:paraId="1D086EE3" w14:textId="77777777">
        <w:trPr>
          <w:trHeight w:val="458" w:hRule="exact"/>
        </w:trPr>
        <w:tc>
          <w:tcPr>
            <w:tcW w:w="1805" w:type="dxa"/>
            <w:shd w:val="clear" w:color="auto" w:fill="FFFFFF" w:themeFill="background1"/>
            <w:tcMar/>
          </w:tcPr>
          <w:p w:rsidRPr="00CC0718" w:rsidR="00C71DC8" w:rsidP="00244814" w:rsidRDefault="00C71DC8" w14:paraId="14921732" w14:textId="77777777">
            <w:pPr>
              <w:rPr>
                <w:b/>
                <w:color w:val="5C83B4"/>
                <w:spacing w:val="-2"/>
                <w:sz w:val="24"/>
              </w:rPr>
            </w:pPr>
            <w:r w:rsidRPr="00CC0718">
              <w:rPr>
                <w:b/>
                <w:color w:val="5C83B4"/>
                <w:spacing w:val="-2"/>
                <w:sz w:val="24"/>
              </w:rPr>
              <w:lastRenderedPageBreak/>
              <w:t>Classification:</w:t>
            </w:r>
          </w:p>
        </w:tc>
        <w:tc>
          <w:tcPr>
            <w:tcW w:w="8912" w:type="dxa"/>
            <w:gridSpan w:val="7"/>
            <w:vMerge/>
            <w:tcMar/>
          </w:tcPr>
          <w:p w:rsidRPr="00CC0718" w:rsidR="00C71DC8" w:rsidP="00244814" w:rsidRDefault="00C71DC8" w14:paraId="43909748" w14:textId="77777777"/>
        </w:tc>
      </w:tr>
      <w:tr w:rsidRPr="00CC0718" w:rsidR="00C71DC8" w:rsidTr="3A33D0EC" w14:paraId="65A492FC" w14:textId="77777777">
        <w:trPr>
          <w:trHeight w:val="445" w:hRule="exact"/>
        </w:trPr>
        <w:tc>
          <w:tcPr>
            <w:tcW w:w="1805" w:type="dxa"/>
            <w:shd w:val="clear" w:color="auto" w:fill="FFFFFF" w:themeFill="background1"/>
            <w:tcMar/>
          </w:tcPr>
          <w:p w:rsidRPr="00CC0718" w:rsidR="00C71DC8" w:rsidP="00244814" w:rsidRDefault="00C71DC8" w14:paraId="6792CA1D" w14:textId="77777777">
            <w:pPr>
              <w:rPr>
                <w:b/>
                <w:color w:val="5C83B4"/>
                <w:spacing w:val="-2"/>
                <w:sz w:val="24"/>
              </w:rPr>
            </w:pPr>
            <w:r w:rsidRPr="00CC0718">
              <w:rPr>
                <w:b/>
                <w:color w:val="5C83B4"/>
                <w:spacing w:val="-2"/>
                <w:sz w:val="24"/>
              </w:rPr>
              <w:t>Aggregated:</w:t>
            </w:r>
          </w:p>
        </w:tc>
        <w:tc>
          <w:tcPr>
            <w:tcW w:w="8912" w:type="dxa"/>
            <w:gridSpan w:val="7"/>
            <w:shd w:val="clear" w:color="auto" w:fill="FFFFFF" w:themeFill="background1"/>
            <w:tcMar/>
          </w:tcPr>
          <w:p w:rsidRPr="00CC0718" w:rsidR="00C71DC8" w:rsidP="00244814" w:rsidRDefault="00C71DC8" w14:paraId="0560979A" w14:textId="77777777">
            <w:pPr>
              <w:rPr>
                <w:b/>
                <w:color w:val="5C83B4"/>
                <w:spacing w:val="-2"/>
                <w:sz w:val="24"/>
              </w:rPr>
            </w:pPr>
            <w:r w:rsidRPr="00CC0718">
              <w:rPr>
                <w:b/>
                <w:color w:val="5C83B4"/>
                <w:spacing w:val="-2"/>
                <w:sz w:val="24"/>
              </w:rPr>
              <w:t>No</w:t>
            </w:r>
          </w:p>
        </w:tc>
      </w:tr>
      <w:tr w:rsidRPr="00CC0718" w:rsidR="00C71DC8" w:rsidTr="3A33D0EC" w14:paraId="2094857A" w14:textId="77777777">
        <w:trPr>
          <w:trHeight w:val="343" w:hRule="exact"/>
        </w:trPr>
        <w:tc>
          <w:tcPr>
            <w:tcW w:w="3381" w:type="dxa"/>
            <w:gridSpan w:val="2"/>
            <w:tcBorders>
              <w:bottom w:val="single" w:color="8FB6EA" w:sz="5" w:space="0"/>
            </w:tcBorders>
            <w:shd w:val="clear" w:color="auto" w:fill="FFFFFF" w:themeFill="background1"/>
            <w:tcMar/>
          </w:tcPr>
          <w:p w:rsidRPr="00CC0718" w:rsidR="00C71DC8" w:rsidP="00244814" w:rsidRDefault="00C71DC8" w14:paraId="75A7B58B" w14:textId="77777777">
            <w:pPr>
              <w:rPr>
                <w:color w:val="000000"/>
                <w:spacing w:val="-2"/>
                <w:sz w:val="18"/>
              </w:rPr>
            </w:pPr>
            <w:r w:rsidRPr="00CC0718">
              <w:rPr>
                <w:color w:val="000000"/>
                <w:spacing w:val="-2"/>
                <w:sz w:val="18"/>
              </w:rPr>
              <w:t>Document</w:t>
            </w:r>
          </w:p>
        </w:tc>
        <w:tc>
          <w:tcPr>
            <w:tcW w:w="1132" w:type="dxa"/>
            <w:tcBorders>
              <w:bottom w:val="single" w:color="8FB6EA" w:sz="5" w:space="0"/>
            </w:tcBorders>
            <w:shd w:val="clear" w:color="auto" w:fill="FFFFFF" w:themeFill="background1"/>
            <w:tcMar/>
          </w:tcPr>
          <w:p w:rsidRPr="00CC0718" w:rsidR="00C71DC8" w:rsidP="00244814" w:rsidRDefault="00C71DC8" w14:paraId="3DEC9A32" w14:textId="77777777">
            <w:pPr>
              <w:rPr>
                <w:color w:val="000000"/>
                <w:spacing w:val="-2"/>
                <w:sz w:val="18"/>
              </w:rPr>
            </w:pPr>
            <w:r w:rsidRPr="00CC0718">
              <w:rPr>
                <w:color w:val="000000"/>
                <w:spacing w:val="-2"/>
                <w:sz w:val="18"/>
              </w:rPr>
              <w:t>1</w:t>
            </w:r>
          </w:p>
        </w:tc>
        <w:tc>
          <w:tcPr>
            <w:tcW w:w="1576" w:type="dxa"/>
            <w:gridSpan w:val="2"/>
            <w:tcBorders>
              <w:bottom w:val="single" w:color="8FB6EA" w:sz="5" w:space="0"/>
            </w:tcBorders>
            <w:shd w:val="clear" w:color="auto" w:fill="FFFFFF" w:themeFill="background1"/>
            <w:tcMar/>
          </w:tcPr>
          <w:p w:rsidRPr="00CC0718" w:rsidR="00C71DC8" w:rsidP="00244814" w:rsidRDefault="00C71DC8" w14:paraId="38E43E04" w14:textId="77777777">
            <w:pPr>
              <w:rPr>
                <w:color w:val="000000"/>
                <w:spacing w:val="-2"/>
                <w:sz w:val="18"/>
              </w:rPr>
            </w:pPr>
            <w:r w:rsidRPr="00CC0718">
              <w:rPr>
                <w:color w:val="000000"/>
                <w:spacing w:val="-2"/>
                <w:sz w:val="18"/>
              </w:rPr>
              <w:t>4</w:t>
            </w:r>
          </w:p>
        </w:tc>
        <w:tc>
          <w:tcPr>
            <w:tcW w:w="1362" w:type="dxa"/>
            <w:tcBorders>
              <w:bottom w:val="single" w:color="8FB6EA" w:sz="5" w:space="0"/>
            </w:tcBorders>
            <w:shd w:val="clear" w:color="auto" w:fill="FFFFFF" w:themeFill="background1"/>
            <w:tcMar/>
          </w:tcPr>
          <w:p w:rsidRPr="00CC0718" w:rsidR="00C71DC8" w:rsidP="00244814" w:rsidRDefault="00C71DC8" w14:paraId="272BEEBB" w14:textId="77777777">
            <w:pPr>
              <w:rPr>
                <w:color w:val="000000"/>
                <w:spacing w:val="-2"/>
                <w:sz w:val="18"/>
              </w:rPr>
            </w:pPr>
            <w:r w:rsidRPr="00CC0718">
              <w:rPr>
                <w:color w:val="000000"/>
                <w:spacing w:val="-2"/>
                <w:sz w:val="18"/>
              </w:rPr>
              <w:t>43</w:t>
            </w:r>
          </w:p>
        </w:tc>
        <w:tc>
          <w:tcPr>
            <w:tcW w:w="1690" w:type="dxa"/>
            <w:tcBorders>
              <w:bottom w:val="single" w:color="8FB6EA" w:sz="5" w:space="0"/>
            </w:tcBorders>
            <w:shd w:val="clear" w:color="auto" w:fill="FFFFFF" w:themeFill="background1"/>
            <w:tcMar/>
          </w:tcPr>
          <w:p w:rsidRPr="00CC0718" w:rsidR="00C71DC8" w:rsidP="00244814" w:rsidRDefault="00C71DC8" w14:paraId="5B723627" w14:textId="77777777">
            <w:pPr>
              <w:rPr>
                <w:color w:val="000000"/>
                <w:spacing w:val="-2"/>
                <w:sz w:val="18"/>
              </w:rPr>
            </w:pPr>
            <w:r w:rsidRPr="00CC0718">
              <w:rPr>
                <w:color w:val="000000"/>
                <w:spacing w:val="-2"/>
                <w:sz w:val="18"/>
              </w:rPr>
              <w:t>4</w:t>
            </w:r>
          </w:p>
        </w:tc>
        <w:tc>
          <w:tcPr>
            <w:tcW w:w="1576" w:type="dxa"/>
            <w:tcBorders>
              <w:bottom w:val="single" w:color="8FB6EA" w:sz="5" w:space="0"/>
            </w:tcBorders>
            <w:shd w:val="clear" w:color="auto" w:fill="FFFFFF" w:themeFill="background1"/>
            <w:tcMar/>
          </w:tcPr>
          <w:p w:rsidRPr="00CC0718" w:rsidR="00C71DC8" w:rsidP="00244814" w:rsidRDefault="00C71DC8" w14:paraId="4794552D" w14:textId="77777777">
            <w:pPr>
              <w:rPr>
                <w:color w:val="000000"/>
                <w:spacing w:val="-2"/>
                <w:sz w:val="18"/>
              </w:rPr>
            </w:pPr>
          </w:p>
        </w:tc>
      </w:tr>
      <w:tr w:rsidRPr="00CC0718" w:rsidR="00C71DC8" w:rsidTr="3A33D0EC" w14:paraId="07CBF9A2" w14:textId="77777777">
        <w:trPr>
          <w:trHeight w:val="1233" w:hRule="exact"/>
        </w:trPr>
        <w:tc>
          <w:tcPr>
            <w:tcW w:w="10717" w:type="dxa"/>
            <w:gridSpan w:val="8"/>
            <w:tcBorders>
              <w:top w:val="single" w:color="8FB6EA" w:sz="5" w:space="0"/>
            </w:tcBorders>
            <w:tcMar/>
          </w:tcPr>
          <w:p w:rsidRPr="00CC0718" w:rsidR="00C71DC8" w:rsidP="00244814" w:rsidRDefault="00C71DC8" w14:paraId="7CD162E6" w14:textId="77777777"/>
        </w:tc>
      </w:tr>
      <w:tr w:rsidRPr="00CC0718" w:rsidR="00C71DC8" w:rsidTr="3A33D0EC" w14:paraId="6E38ACFD" w14:textId="77777777">
        <w:trPr>
          <w:trHeight w:val="458" w:hRule="exact"/>
        </w:trPr>
        <w:tc>
          <w:tcPr>
            <w:tcW w:w="5359" w:type="dxa"/>
            <w:gridSpan w:val="4"/>
            <w:shd w:val="clear" w:color="auto" w:fill="FFFFFF" w:themeFill="background1"/>
            <w:tcMar/>
          </w:tcPr>
          <w:p w:rsidRPr="00CC0718" w:rsidR="00C71DC8" w:rsidP="00244814" w:rsidRDefault="00C71DC8" w14:paraId="37347ADE" w14:textId="77777777">
            <w:pPr>
              <w:jc w:val="right"/>
              <w:rPr>
                <w:color w:val="000066"/>
                <w:spacing w:val="-2"/>
                <w:sz w:val="16"/>
              </w:rPr>
            </w:pPr>
            <w:r w:rsidRPr="00CC0718">
              <w:rPr>
                <w:color w:val="000066"/>
                <w:spacing w:val="-2"/>
                <w:sz w:val="16"/>
              </w:rPr>
              <w:t>Formatted Reports\\Code Summary Formatted Report</w:t>
            </w:r>
          </w:p>
        </w:tc>
        <w:tc>
          <w:tcPr>
            <w:tcW w:w="5358" w:type="dxa"/>
            <w:gridSpan w:val="4"/>
            <w:shd w:val="clear" w:color="auto" w:fill="FFFFFF" w:themeFill="background1"/>
            <w:tcMar/>
          </w:tcPr>
          <w:p w:rsidRPr="00CC0718" w:rsidR="00C71DC8" w:rsidP="00244814" w:rsidRDefault="00C71DC8" w14:paraId="735A6745" w14:textId="77777777">
            <w:pPr>
              <w:jc w:val="right"/>
              <w:rPr>
                <w:color w:val="000066"/>
                <w:spacing w:val="-2"/>
                <w:sz w:val="16"/>
              </w:rPr>
            </w:pPr>
            <w:r w:rsidRPr="00CC0718">
              <w:rPr>
                <w:color w:val="000066"/>
                <w:spacing w:val="-2"/>
                <w:sz w:val="16"/>
              </w:rPr>
              <w:t>Page 19 of 104</w:t>
            </w:r>
          </w:p>
        </w:tc>
      </w:tr>
      <w:tr w:rsidRPr="00CC0718" w:rsidR="00C71DC8" w:rsidTr="3A33D0EC" w14:paraId="3C326D0C" w14:textId="77777777">
        <w:trPr>
          <w:trHeight w:val="444" w:hRule="exact"/>
        </w:trPr>
        <w:tc>
          <w:tcPr>
            <w:tcW w:w="10717" w:type="dxa"/>
            <w:gridSpan w:val="8"/>
            <w:shd w:val="clear" w:color="auto" w:fill="FFFFFF" w:themeFill="background1"/>
            <w:tcMar/>
            <w:vAlign w:val="center"/>
          </w:tcPr>
          <w:p w:rsidRPr="00CC0718" w:rsidR="00C71DC8" w:rsidP="00244814" w:rsidRDefault="00C71DC8" w14:paraId="0F51478C" w14:textId="77777777">
            <w:pPr>
              <w:jc w:val="right"/>
              <w:rPr>
                <w:color w:val="000066"/>
                <w:spacing w:val="-2"/>
                <w:sz w:val="16"/>
              </w:rPr>
            </w:pPr>
            <w:r w:rsidRPr="00CC0718">
              <w:rPr>
                <w:color w:val="000066"/>
                <w:spacing w:val="-2"/>
                <w:sz w:val="16"/>
              </w:rPr>
              <w:t>11/13/2024 3:39 PM</w:t>
            </w:r>
          </w:p>
        </w:tc>
      </w:tr>
      <w:tr w:rsidRPr="00CC0718" w:rsidR="00C71DC8" w:rsidTr="3A33D0EC" w14:paraId="42680BA5" w14:textId="77777777">
        <w:trPr>
          <w:trHeight w:val="459" w:hRule="exact"/>
        </w:trPr>
        <w:tc>
          <w:tcPr>
            <w:tcW w:w="3381" w:type="dxa"/>
            <w:gridSpan w:val="2"/>
            <w:shd w:val="clear" w:color="auto" w:fill="8FB6EA"/>
            <w:tcMar/>
          </w:tcPr>
          <w:p w:rsidRPr="00CC0718" w:rsidR="00C71DC8" w:rsidP="00244814" w:rsidRDefault="00C71DC8" w14:paraId="758E3F1F" w14:textId="77777777">
            <w:pPr>
              <w:rPr>
                <w:b/>
                <w:color w:val="000066"/>
                <w:spacing w:val="-2"/>
                <w:sz w:val="18"/>
              </w:rPr>
            </w:pPr>
            <w:r w:rsidRPr="00CC0718">
              <w:rPr>
                <w:b/>
                <w:color w:val="000066"/>
                <w:spacing w:val="-2"/>
                <w:sz w:val="18"/>
              </w:rPr>
              <w:t>File Type</w:t>
            </w:r>
          </w:p>
        </w:tc>
        <w:tc>
          <w:tcPr>
            <w:tcW w:w="1132" w:type="dxa"/>
            <w:shd w:val="clear" w:color="auto" w:fill="8FB6EA"/>
            <w:tcMar/>
          </w:tcPr>
          <w:p w:rsidRPr="00CC0718" w:rsidR="00C71DC8" w:rsidP="00244814" w:rsidRDefault="00C71DC8" w14:paraId="6D187953" w14:textId="77777777">
            <w:pPr>
              <w:rPr>
                <w:b/>
                <w:color w:val="000066"/>
                <w:spacing w:val="-2"/>
                <w:sz w:val="18"/>
              </w:rPr>
            </w:pPr>
            <w:r w:rsidRPr="00CC0718">
              <w:rPr>
                <w:b/>
                <w:color w:val="000066"/>
                <w:spacing w:val="-2"/>
                <w:sz w:val="18"/>
              </w:rPr>
              <w:t>Number of Files</w:t>
            </w:r>
          </w:p>
        </w:tc>
        <w:tc>
          <w:tcPr>
            <w:tcW w:w="1576" w:type="dxa"/>
            <w:gridSpan w:val="2"/>
            <w:shd w:val="clear" w:color="auto" w:fill="8FB6EA"/>
            <w:tcMar/>
          </w:tcPr>
          <w:p w:rsidRPr="00CC0718" w:rsidR="00C71DC8" w:rsidP="00244814" w:rsidRDefault="00C71DC8" w14:paraId="5EF36919" w14:textId="77777777">
            <w:pPr>
              <w:rPr>
                <w:b/>
                <w:color w:val="000066"/>
                <w:spacing w:val="-2"/>
                <w:sz w:val="18"/>
              </w:rPr>
            </w:pPr>
            <w:r w:rsidRPr="00CC0718">
              <w:rPr>
                <w:b/>
                <w:color w:val="000066"/>
                <w:spacing w:val="-2"/>
                <w:sz w:val="18"/>
              </w:rPr>
              <w:t>Number of Coding References</w:t>
            </w:r>
          </w:p>
        </w:tc>
        <w:tc>
          <w:tcPr>
            <w:tcW w:w="1362" w:type="dxa"/>
            <w:shd w:val="clear" w:color="auto" w:fill="8FB6EA"/>
            <w:tcMar/>
          </w:tcPr>
          <w:p w:rsidRPr="00CC0718" w:rsidR="00C71DC8" w:rsidP="00244814" w:rsidRDefault="00C71DC8" w14:paraId="3B13DF57" w14:textId="77777777">
            <w:pPr>
              <w:rPr>
                <w:b/>
                <w:color w:val="000066"/>
                <w:spacing w:val="-2"/>
                <w:sz w:val="18"/>
              </w:rPr>
            </w:pPr>
            <w:r w:rsidRPr="00CC0718">
              <w:rPr>
                <w:b/>
                <w:color w:val="000066"/>
                <w:spacing w:val="-2"/>
                <w:sz w:val="18"/>
              </w:rPr>
              <w:t>Number of Words Coded</w:t>
            </w:r>
          </w:p>
        </w:tc>
        <w:tc>
          <w:tcPr>
            <w:tcW w:w="1690" w:type="dxa"/>
            <w:shd w:val="clear" w:color="auto" w:fill="8FB6EA"/>
            <w:tcMar/>
          </w:tcPr>
          <w:p w:rsidRPr="00CC0718" w:rsidR="00C71DC8" w:rsidP="00244814" w:rsidRDefault="00C71DC8" w14:paraId="046BDEBB" w14:textId="77777777">
            <w:pPr>
              <w:rPr>
                <w:b/>
                <w:color w:val="000066"/>
                <w:spacing w:val="-2"/>
                <w:sz w:val="18"/>
              </w:rPr>
            </w:pPr>
            <w:r w:rsidRPr="00CC0718">
              <w:rPr>
                <w:b/>
                <w:color w:val="000066"/>
                <w:spacing w:val="-2"/>
                <w:sz w:val="18"/>
              </w:rPr>
              <w:t>Number of Paragraphs Coded</w:t>
            </w:r>
          </w:p>
        </w:tc>
        <w:tc>
          <w:tcPr>
            <w:tcW w:w="1576" w:type="dxa"/>
            <w:shd w:val="clear" w:color="auto" w:fill="8FB6EA"/>
            <w:tcMar/>
          </w:tcPr>
          <w:p w:rsidRPr="00CC0718" w:rsidR="00C71DC8" w:rsidP="00244814" w:rsidRDefault="00C71DC8" w14:paraId="394C6268" w14:textId="77777777">
            <w:pPr>
              <w:rPr>
                <w:b/>
                <w:color w:val="000066"/>
                <w:spacing w:val="-2"/>
                <w:sz w:val="18"/>
              </w:rPr>
            </w:pPr>
            <w:r w:rsidRPr="00CC0718">
              <w:rPr>
                <w:b/>
                <w:color w:val="000066"/>
                <w:spacing w:val="-2"/>
                <w:sz w:val="18"/>
              </w:rPr>
              <w:t>Duration Coded</w:t>
            </w:r>
          </w:p>
        </w:tc>
      </w:tr>
      <w:tr w:rsidRPr="00CC0718" w:rsidR="00C71DC8" w:rsidTr="3A33D0EC" w14:paraId="32ACA8C3" w14:textId="77777777">
        <w:trPr>
          <w:trHeight w:val="616" w:hRule="exact"/>
        </w:trPr>
        <w:tc>
          <w:tcPr>
            <w:tcW w:w="10717" w:type="dxa"/>
            <w:gridSpan w:val="8"/>
            <w:shd w:val="clear" w:color="auto" w:fill="FFFFFF" w:themeFill="background1"/>
            <w:tcMar/>
          </w:tcPr>
          <w:p w:rsidRPr="00CC0718" w:rsidR="00C71DC8" w:rsidP="00244814" w:rsidRDefault="00C71DC8" w14:paraId="2C9386F1" w14:textId="77777777">
            <w:pPr>
              <w:rPr>
                <w:b/>
                <w:color w:val="5C83B4"/>
                <w:spacing w:val="-2"/>
                <w:sz w:val="24"/>
              </w:rPr>
            </w:pPr>
          </w:p>
        </w:tc>
      </w:tr>
      <w:tr w:rsidRPr="00CC0718" w:rsidR="00C71DC8" w:rsidTr="3A33D0EC" w14:paraId="4A98AFAD" w14:textId="77777777">
        <w:trPr>
          <w:trHeight w:val="444" w:hRule="exact"/>
        </w:trPr>
        <w:tc>
          <w:tcPr>
            <w:tcW w:w="1805" w:type="dxa"/>
            <w:shd w:val="clear" w:color="auto" w:fill="FFFFFF" w:themeFill="background1"/>
            <w:tcMar/>
          </w:tcPr>
          <w:p w:rsidRPr="00CC0718" w:rsidR="00C71DC8" w:rsidP="00244814" w:rsidRDefault="00C71DC8" w14:paraId="24D3192F" w14:textId="77777777">
            <w:pPr>
              <w:rPr>
                <w:b/>
                <w:color w:val="5C83B4"/>
                <w:spacing w:val="-2"/>
                <w:sz w:val="24"/>
              </w:rPr>
            </w:pPr>
            <w:r w:rsidRPr="00CC0718">
              <w:rPr>
                <w:b/>
                <w:color w:val="5C83B4"/>
                <w:spacing w:val="-2"/>
                <w:sz w:val="24"/>
              </w:rPr>
              <w:t>Nickname:</w:t>
            </w:r>
          </w:p>
        </w:tc>
        <w:tc>
          <w:tcPr>
            <w:tcW w:w="8912" w:type="dxa"/>
            <w:gridSpan w:val="7"/>
            <w:vMerge w:val="restart"/>
            <w:shd w:val="clear" w:color="auto" w:fill="FFFFFF" w:themeFill="background1"/>
            <w:tcMar/>
          </w:tcPr>
          <w:p w:rsidRPr="00CC0718" w:rsidR="00C71DC8" w:rsidP="3A33D0EC" w:rsidRDefault="00C71DC8" w14:paraId="5179D978" w14:textId="77777777">
            <w:pPr>
              <w:rPr>
                <w:b w:val="1"/>
                <w:bCs w:val="1"/>
                <w:color w:val="5C83B4"/>
                <w:spacing w:val="-2"/>
                <w:sz w:val="24"/>
                <w:szCs w:val="24"/>
                <w:lang w:val="en-US"/>
              </w:rPr>
            </w:pPr>
            <w:r w:rsidRPr="3A33D0EC" w:rsidR="00C71DC8">
              <w:rPr>
                <w:b w:val="1"/>
                <w:bCs w:val="1"/>
                <w:color w:val="5C83B4"/>
                <w:spacing w:val="-2"/>
                <w:sz w:val="24"/>
                <w:szCs w:val="24"/>
                <w:lang w:val="en-US"/>
              </w:rPr>
              <w:t>Codes\\AXIAL CODE\\Q13- Willingness to pay for the service\AFFORDABILITY\Pay for a package (</w:t>
            </w:r>
            <w:r w:rsidRPr="3A33D0EC" w:rsidR="00C71DC8">
              <w:rPr>
                <w:b w:val="1"/>
                <w:bCs w:val="1"/>
                <w:color w:val="5C83B4"/>
                <w:spacing w:val="-2"/>
                <w:sz w:val="24"/>
                <w:szCs w:val="24"/>
                <w:lang w:val="en-US"/>
              </w:rPr>
              <w:t>Social Media</w:t>
            </w:r>
            <w:r w:rsidRPr="3A33D0EC" w:rsidR="00C71DC8">
              <w:rPr>
                <w:b w:val="1"/>
                <w:bCs w:val="1"/>
                <w:color w:val="5C83B4"/>
                <w:spacing w:val="-2"/>
                <w:sz w:val="24"/>
                <w:szCs w:val="24"/>
                <w:lang w:val="en-US"/>
              </w:rPr>
              <w:t>, post, reels)</w:t>
            </w:r>
          </w:p>
        </w:tc>
      </w:tr>
      <w:tr w:rsidRPr="00CC0718" w:rsidR="00C71DC8" w:rsidTr="3A33D0EC" w14:paraId="24AA35F7" w14:textId="77777777">
        <w:trPr>
          <w:trHeight w:val="459" w:hRule="exact"/>
        </w:trPr>
        <w:tc>
          <w:tcPr>
            <w:tcW w:w="1805" w:type="dxa"/>
            <w:shd w:val="clear" w:color="auto" w:fill="FFFFFF" w:themeFill="background1"/>
            <w:tcMar/>
          </w:tcPr>
          <w:p w:rsidRPr="00CC0718" w:rsidR="00C71DC8" w:rsidP="00244814" w:rsidRDefault="00C71DC8" w14:paraId="5E986CF1" w14:textId="77777777">
            <w:pPr>
              <w:rPr>
                <w:b/>
                <w:color w:val="5C83B4"/>
                <w:spacing w:val="-2"/>
                <w:sz w:val="24"/>
              </w:rPr>
            </w:pPr>
            <w:r w:rsidRPr="00CC0718">
              <w:rPr>
                <w:b/>
                <w:color w:val="5C83B4"/>
                <w:spacing w:val="-2"/>
                <w:sz w:val="24"/>
              </w:rPr>
              <w:t>Classification:</w:t>
            </w:r>
          </w:p>
        </w:tc>
        <w:tc>
          <w:tcPr>
            <w:tcW w:w="8912" w:type="dxa"/>
            <w:gridSpan w:val="7"/>
            <w:vMerge/>
            <w:tcMar/>
          </w:tcPr>
          <w:p w:rsidRPr="00CC0718" w:rsidR="00C71DC8" w:rsidP="00244814" w:rsidRDefault="00C71DC8" w14:paraId="18984560" w14:textId="77777777"/>
        </w:tc>
      </w:tr>
      <w:tr w:rsidRPr="00CC0718" w:rsidR="00C71DC8" w:rsidTr="3A33D0EC" w14:paraId="268D67E6" w14:textId="77777777">
        <w:trPr>
          <w:trHeight w:val="444" w:hRule="exact"/>
        </w:trPr>
        <w:tc>
          <w:tcPr>
            <w:tcW w:w="1805" w:type="dxa"/>
            <w:shd w:val="clear" w:color="auto" w:fill="FFFFFF" w:themeFill="background1"/>
            <w:tcMar/>
          </w:tcPr>
          <w:p w:rsidRPr="00CC0718" w:rsidR="00C71DC8" w:rsidP="00244814" w:rsidRDefault="00C71DC8" w14:paraId="30E50026" w14:textId="77777777">
            <w:pPr>
              <w:rPr>
                <w:b/>
                <w:color w:val="5C83B4"/>
                <w:spacing w:val="-2"/>
                <w:sz w:val="24"/>
              </w:rPr>
            </w:pPr>
            <w:r w:rsidRPr="00CC0718">
              <w:rPr>
                <w:b/>
                <w:color w:val="5C83B4"/>
                <w:spacing w:val="-2"/>
                <w:sz w:val="24"/>
              </w:rPr>
              <w:t>Aggregated:</w:t>
            </w:r>
          </w:p>
        </w:tc>
        <w:tc>
          <w:tcPr>
            <w:tcW w:w="8912" w:type="dxa"/>
            <w:gridSpan w:val="7"/>
            <w:shd w:val="clear" w:color="auto" w:fill="FFFFFF" w:themeFill="background1"/>
            <w:tcMar/>
          </w:tcPr>
          <w:p w:rsidRPr="00CC0718" w:rsidR="00C71DC8" w:rsidP="00244814" w:rsidRDefault="00C71DC8" w14:paraId="5C438D37" w14:textId="77777777">
            <w:pPr>
              <w:rPr>
                <w:b/>
                <w:color w:val="5C83B4"/>
                <w:spacing w:val="-2"/>
                <w:sz w:val="24"/>
              </w:rPr>
            </w:pPr>
            <w:r w:rsidRPr="00CC0718">
              <w:rPr>
                <w:b/>
                <w:color w:val="5C83B4"/>
                <w:spacing w:val="-2"/>
                <w:sz w:val="24"/>
              </w:rPr>
              <w:t>No</w:t>
            </w:r>
          </w:p>
        </w:tc>
      </w:tr>
      <w:tr w:rsidRPr="00CC0718" w:rsidR="00C71DC8" w:rsidTr="3A33D0EC" w14:paraId="37C5A562" w14:textId="77777777">
        <w:trPr>
          <w:trHeight w:val="344" w:hRule="exact"/>
        </w:trPr>
        <w:tc>
          <w:tcPr>
            <w:tcW w:w="3381" w:type="dxa"/>
            <w:gridSpan w:val="2"/>
            <w:tcBorders>
              <w:bottom w:val="single" w:color="8FB6EA" w:sz="5" w:space="0"/>
            </w:tcBorders>
            <w:shd w:val="clear" w:color="auto" w:fill="FFFFFF" w:themeFill="background1"/>
            <w:tcMar/>
          </w:tcPr>
          <w:p w:rsidRPr="00CC0718" w:rsidR="00C71DC8" w:rsidP="00244814" w:rsidRDefault="00C71DC8" w14:paraId="19D7B222" w14:textId="77777777">
            <w:pPr>
              <w:rPr>
                <w:color w:val="000000"/>
                <w:spacing w:val="-2"/>
                <w:sz w:val="18"/>
              </w:rPr>
            </w:pPr>
            <w:r w:rsidRPr="00CC0718">
              <w:rPr>
                <w:color w:val="000000"/>
                <w:spacing w:val="-2"/>
                <w:sz w:val="18"/>
              </w:rPr>
              <w:t>Document</w:t>
            </w:r>
          </w:p>
        </w:tc>
        <w:tc>
          <w:tcPr>
            <w:tcW w:w="1132" w:type="dxa"/>
            <w:tcBorders>
              <w:bottom w:val="single" w:color="8FB6EA" w:sz="5" w:space="0"/>
            </w:tcBorders>
            <w:shd w:val="clear" w:color="auto" w:fill="FFFFFF" w:themeFill="background1"/>
            <w:tcMar/>
          </w:tcPr>
          <w:p w:rsidRPr="00CC0718" w:rsidR="00C71DC8" w:rsidP="00244814" w:rsidRDefault="00C71DC8" w14:paraId="02D97216" w14:textId="77777777">
            <w:pPr>
              <w:rPr>
                <w:color w:val="000000"/>
                <w:spacing w:val="-2"/>
                <w:sz w:val="18"/>
              </w:rPr>
            </w:pPr>
            <w:r w:rsidRPr="00CC0718">
              <w:rPr>
                <w:color w:val="000000"/>
                <w:spacing w:val="-2"/>
                <w:sz w:val="18"/>
              </w:rPr>
              <w:t>1</w:t>
            </w:r>
          </w:p>
        </w:tc>
        <w:tc>
          <w:tcPr>
            <w:tcW w:w="1576" w:type="dxa"/>
            <w:gridSpan w:val="2"/>
            <w:tcBorders>
              <w:bottom w:val="single" w:color="8FB6EA" w:sz="5" w:space="0"/>
            </w:tcBorders>
            <w:shd w:val="clear" w:color="auto" w:fill="FFFFFF" w:themeFill="background1"/>
            <w:tcMar/>
          </w:tcPr>
          <w:p w:rsidRPr="00CC0718" w:rsidR="00C71DC8" w:rsidP="00244814" w:rsidRDefault="00C71DC8" w14:paraId="6AFA5E27" w14:textId="77777777">
            <w:pPr>
              <w:rPr>
                <w:color w:val="000000"/>
                <w:spacing w:val="-2"/>
                <w:sz w:val="18"/>
              </w:rPr>
            </w:pPr>
            <w:r w:rsidRPr="00CC0718">
              <w:rPr>
                <w:color w:val="000000"/>
                <w:spacing w:val="-2"/>
                <w:sz w:val="18"/>
              </w:rPr>
              <w:t>1</w:t>
            </w:r>
          </w:p>
        </w:tc>
        <w:tc>
          <w:tcPr>
            <w:tcW w:w="1362" w:type="dxa"/>
            <w:tcBorders>
              <w:bottom w:val="single" w:color="8FB6EA" w:sz="5" w:space="0"/>
            </w:tcBorders>
            <w:shd w:val="clear" w:color="auto" w:fill="FFFFFF" w:themeFill="background1"/>
            <w:tcMar/>
          </w:tcPr>
          <w:p w:rsidRPr="00CC0718" w:rsidR="00C71DC8" w:rsidP="00244814" w:rsidRDefault="00C71DC8" w14:paraId="21FAE5CC" w14:textId="77777777">
            <w:pPr>
              <w:rPr>
                <w:color w:val="000000"/>
                <w:spacing w:val="-2"/>
                <w:sz w:val="18"/>
              </w:rPr>
            </w:pPr>
            <w:r w:rsidRPr="00CC0718">
              <w:rPr>
                <w:color w:val="000000"/>
                <w:spacing w:val="-2"/>
                <w:sz w:val="18"/>
              </w:rPr>
              <w:t>55</w:t>
            </w:r>
          </w:p>
        </w:tc>
        <w:tc>
          <w:tcPr>
            <w:tcW w:w="1690" w:type="dxa"/>
            <w:tcBorders>
              <w:bottom w:val="single" w:color="8FB6EA" w:sz="5" w:space="0"/>
            </w:tcBorders>
            <w:shd w:val="clear" w:color="auto" w:fill="FFFFFF" w:themeFill="background1"/>
            <w:tcMar/>
          </w:tcPr>
          <w:p w:rsidRPr="00CC0718" w:rsidR="00C71DC8" w:rsidP="00244814" w:rsidRDefault="00C71DC8" w14:paraId="314E959B" w14:textId="77777777">
            <w:pPr>
              <w:rPr>
                <w:color w:val="000000"/>
                <w:spacing w:val="-2"/>
                <w:sz w:val="18"/>
              </w:rPr>
            </w:pPr>
            <w:r w:rsidRPr="00CC0718">
              <w:rPr>
                <w:color w:val="000000"/>
                <w:spacing w:val="-2"/>
                <w:sz w:val="18"/>
              </w:rPr>
              <w:t>1</w:t>
            </w:r>
          </w:p>
        </w:tc>
        <w:tc>
          <w:tcPr>
            <w:tcW w:w="1576" w:type="dxa"/>
            <w:tcBorders>
              <w:bottom w:val="single" w:color="8FB6EA" w:sz="5" w:space="0"/>
            </w:tcBorders>
            <w:shd w:val="clear" w:color="auto" w:fill="FFFFFF" w:themeFill="background1"/>
            <w:tcMar/>
          </w:tcPr>
          <w:p w:rsidRPr="00CC0718" w:rsidR="00C71DC8" w:rsidP="00244814" w:rsidRDefault="00C71DC8" w14:paraId="2ECE34A0" w14:textId="77777777">
            <w:pPr>
              <w:rPr>
                <w:color w:val="000000"/>
                <w:spacing w:val="-2"/>
                <w:sz w:val="18"/>
              </w:rPr>
            </w:pPr>
          </w:p>
        </w:tc>
      </w:tr>
      <w:tr w:rsidRPr="00CC0718" w:rsidR="00C71DC8" w:rsidTr="3A33D0EC" w14:paraId="58F5C3EC" w14:textId="77777777">
        <w:trPr>
          <w:trHeight w:val="444" w:hRule="exact"/>
        </w:trPr>
        <w:tc>
          <w:tcPr>
            <w:tcW w:w="10717" w:type="dxa"/>
            <w:gridSpan w:val="8"/>
            <w:tcBorders>
              <w:top w:val="single" w:color="8FB6EA" w:sz="5" w:space="0"/>
            </w:tcBorders>
            <w:tcMar/>
          </w:tcPr>
          <w:p w:rsidRPr="00CC0718" w:rsidR="00C71DC8" w:rsidP="00244814" w:rsidRDefault="00C71DC8" w14:paraId="3466707A" w14:textId="77777777"/>
        </w:tc>
      </w:tr>
      <w:tr w:rsidRPr="00CC0718" w:rsidR="00C71DC8" w:rsidTr="3A33D0EC" w14:paraId="6C533CD6" w14:textId="77777777">
        <w:trPr>
          <w:trHeight w:val="344" w:hRule="exact"/>
        </w:trPr>
        <w:tc>
          <w:tcPr>
            <w:tcW w:w="10717" w:type="dxa"/>
            <w:gridSpan w:val="8"/>
            <w:shd w:val="clear" w:color="auto" w:fill="FFFFFF" w:themeFill="background1"/>
            <w:tcMar/>
          </w:tcPr>
          <w:p w:rsidRPr="00CC0718" w:rsidR="00C71DC8" w:rsidP="00244814" w:rsidRDefault="00C71DC8" w14:paraId="676A1923" w14:textId="77777777">
            <w:pPr>
              <w:rPr>
                <w:b/>
                <w:color w:val="5C83B4"/>
                <w:spacing w:val="-2"/>
                <w:sz w:val="24"/>
              </w:rPr>
            </w:pPr>
          </w:p>
        </w:tc>
      </w:tr>
      <w:tr w:rsidRPr="00CC0718" w:rsidR="00C71DC8" w:rsidTr="3A33D0EC" w14:paraId="443DF8BD" w14:textId="77777777">
        <w:trPr>
          <w:trHeight w:val="444" w:hRule="exact"/>
        </w:trPr>
        <w:tc>
          <w:tcPr>
            <w:tcW w:w="1805" w:type="dxa"/>
            <w:shd w:val="clear" w:color="auto" w:fill="FFFFFF" w:themeFill="background1"/>
            <w:tcMar/>
          </w:tcPr>
          <w:p w:rsidRPr="00CC0718" w:rsidR="00C71DC8" w:rsidP="00244814" w:rsidRDefault="00C71DC8" w14:paraId="5051D7E0" w14:textId="77777777">
            <w:pPr>
              <w:rPr>
                <w:b/>
                <w:color w:val="5C83B4"/>
                <w:spacing w:val="-2"/>
                <w:sz w:val="24"/>
              </w:rPr>
            </w:pPr>
            <w:r w:rsidRPr="00CC0718">
              <w:rPr>
                <w:b/>
                <w:color w:val="5C83B4"/>
                <w:spacing w:val="-2"/>
                <w:sz w:val="24"/>
              </w:rPr>
              <w:t>Nickname:</w:t>
            </w:r>
          </w:p>
        </w:tc>
        <w:tc>
          <w:tcPr>
            <w:tcW w:w="8912" w:type="dxa"/>
            <w:gridSpan w:val="7"/>
            <w:vMerge w:val="restart"/>
            <w:shd w:val="clear" w:color="auto" w:fill="FFFFFF" w:themeFill="background1"/>
            <w:tcMar/>
          </w:tcPr>
          <w:p w:rsidRPr="00CC0718" w:rsidR="00C71DC8" w:rsidP="00244814" w:rsidRDefault="00C71DC8" w14:paraId="6ED3890F" w14:textId="77777777">
            <w:pPr>
              <w:rPr>
                <w:b/>
                <w:color w:val="5C83B4"/>
                <w:spacing w:val="-2"/>
                <w:sz w:val="24"/>
              </w:rPr>
            </w:pPr>
            <w:r w:rsidRPr="00CC0718">
              <w:rPr>
                <w:b/>
                <w:color w:val="5C83B4"/>
                <w:spacing w:val="-2"/>
                <w:sz w:val="24"/>
              </w:rPr>
              <w:t>Codes\\AXIAL CODE\\Q13- Willingness to pay for the service\DON'T KNOW</w:t>
            </w:r>
          </w:p>
        </w:tc>
      </w:tr>
      <w:tr w:rsidRPr="00CC0718" w:rsidR="00C71DC8" w:rsidTr="3A33D0EC" w14:paraId="3C44FA9F" w14:textId="77777777">
        <w:trPr>
          <w:trHeight w:val="458" w:hRule="exact"/>
        </w:trPr>
        <w:tc>
          <w:tcPr>
            <w:tcW w:w="1805" w:type="dxa"/>
            <w:shd w:val="clear" w:color="auto" w:fill="FFFFFF" w:themeFill="background1"/>
            <w:tcMar/>
          </w:tcPr>
          <w:p w:rsidRPr="00CC0718" w:rsidR="00C71DC8" w:rsidP="00244814" w:rsidRDefault="00C71DC8" w14:paraId="187C40E8" w14:textId="77777777">
            <w:pPr>
              <w:rPr>
                <w:b/>
                <w:color w:val="5C83B4"/>
                <w:spacing w:val="-2"/>
                <w:sz w:val="24"/>
              </w:rPr>
            </w:pPr>
            <w:r w:rsidRPr="00CC0718">
              <w:rPr>
                <w:b/>
                <w:color w:val="5C83B4"/>
                <w:spacing w:val="-2"/>
                <w:sz w:val="24"/>
              </w:rPr>
              <w:t>Classification:</w:t>
            </w:r>
          </w:p>
        </w:tc>
        <w:tc>
          <w:tcPr>
            <w:tcW w:w="8912" w:type="dxa"/>
            <w:gridSpan w:val="7"/>
            <w:vMerge/>
            <w:tcMar/>
          </w:tcPr>
          <w:p w:rsidRPr="00CC0718" w:rsidR="00C71DC8" w:rsidP="00244814" w:rsidRDefault="00C71DC8" w14:paraId="71D2BA60" w14:textId="77777777"/>
        </w:tc>
      </w:tr>
      <w:tr w:rsidRPr="00CC0718" w:rsidR="00C71DC8" w:rsidTr="3A33D0EC" w14:paraId="34CF3DE3" w14:textId="77777777">
        <w:trPr>
          <w:trHeight w:val="444" w:hRule="exact"/>
        </w:trPr>
        <w:tc>
          <w:tcPr>
            <w:tcW w:w="1805" w:type="dxa"/>
            <w:shd w:val="clear" w:color="auto" w:fill="FFFFFF" w:themeFill="background1"/>
            <w:tcMar/>
          </w:tcPr>
          <w:p w:rsidRPr="00CC0718" w:rsidR="00C71DC8" w:rsidP="00244814" w:rsidRDefault="00C71DC8" w14:paraId="3D4F8871" w14:textId="77777777">
            <w:pPr>
              <w:rPr>
                <w:b/>
                <w:color w:val="5C83B4"/>
                <w:spacing w:val="-2"/>
                <w:sz w:val="24"/>
              </w:rPr>
            </w:pPr>
            <w:r w:rsidRPr="00CC0718">
              <w:rPr>
                <w:b/>
                <w:color w:val="5C83B4"/>
                <w:spacing w:val="-2"/>
                <w:sz w:val="24"/>
              </w:rPr>
              <w:t>Aggregated:</w:t>
            </w:r>
          </w:p>
        </w:tc>
        <w:tc>
          <w:tcPr>
            <w:tcW w:w="8912" w:type="dxa"/>
            <w:gridSpan w:val="7"/>
            <w:shd w:val="clear" w:color="auto" w:fill="FFFFFF" w:themeFill="background1"/>
            <w:tcMar/>
          </w:tcPr>
          <w:p w:rsidRPr="00CC0718" w:rsidR="00C71DC8" w:rsidP="00244814" w:rsidRDefault="00C71DC8" w14:paraId="2F32395C" w14:textId="77777777">
            <w:pPr>
              <w:rPr>
                <w:b/>
                <w:color w:val="5C83B4"/>
                <w:spacing w:val="-2"/>
                <w:sz w:val="24"/>
              </w:rPr>
            </w:pPr>
            <w:r w:rsidRPr="00CC0718">
              <w:rPr>
                <w:b/>
                <w:color w:val="5C83B4"/>
                <w:spacing w:val="-2"/>
                <w:sz w:val="24"/>
              </w:rPr>
              <w:t>Yes</w:t>
            </w:r>
          </w:p>
        </w:tc>
      </w:tr>
      <w:tr w:rsidRPr="00CC0718" w:rsidR="00C71DC8" w:rsidTr="3A33D0EC" w14:paraId="5221530B" w14:textId="77777777">
        <w:trPr>
          <w:trHeight w:val="344" w:hRule="exact"/>
        </w:trPr>
        <w:tc>
          <w:tcPr>
            <w:tcW w:w="3381" w:type="dxa"/>
            <w:gridSpan w:val="2"/>
            <w:tcBorders>
              <w:bottom w:val="single" w:color="8FB6EA" w:sz="5" w:space="0"/>
            </w:tcBorders>
            <w:shd w:val="clear" w:color="auto" w:fill="FFFFFF" w:themeFill="background1"/>
            <w:tcMar/>
          </w:tcPr>
          <w:p w:rsidRPr="00CC0718" w:rsidR="00C71DC8" w:rsidP="00244814" w:rsidRDefault="00C71DC8" w14:paraId="0D86018A" w14:textId="77777777">
            <w:pPr>
              <w:rPr>
                <w:color w:val="000000"/>
                <w:spacing w:val="-2"/>
                <w:sz w:val="18"/>
              </w:rPr>
            </w:pPr>
            <w:r w:rsidRPr="00CC0718">
              <w:rPr>
                <w:color w:val="000000"/>
                <w:spacing w:val="-2"/>
                <w:sz w:val="18"/>
              </w:rPr>
              <w:t>Document</w:t>
            </w:r>
          </w:p>
        </w:tc>
        <w:tc>
          <w:tcPr>
            <w:tcW w:w="1132" w:type="dxa"/>
            <w:tcBorders>
              <w:bottom w:val="single" w:color="8FB6EA" w:sz="5" w:space="0"/>
            </w:tcBorders>
            <w:shd w:val="clear" w:color="auto" w:fill="FFFFFF" w:themeFill="background1"/>
            <w:tcMar/>
          </w:tcPr>
          <w:p w:rsidRPr="00CC0718" w:rsidR="00C71DC8" w:rsidP="00244814" w:rsidRDefault="00C71DC8" w14:paraId="68F5B6F7" w14:textId="77777777">
            <w:pPr>
              <w:rPr>
                <w:color w:val="000000"/>
                <w:spacing w:val="-2"/>
                <w:sz w:val="18"/>
              </w:rPr>
            </w:pPr>
            <w:r w:rsidRPr="00CC0718">
              <w:rPr>
                <w:color w:val="000000"/>
                <w:spacing w:val="-2"/>
                <w:sz w:val="18"/>
              </w:rPr>
              <w:t>2</w:t>
            </w:r>
          </w:p>
        </w:tc>
        <w:tc>
          <w:tcPr>
            <w:tcW w:w="1576" w:type="dxa"/>
            <w:gridSpan w:val="2"/>
            <w:tcBorders>
              <w:bottom w:val="single" w:color="8FB6EA" w:sz="5" w:space="0"/>
            </w:tcBorders>
            <w:shd w:val="clear" w:color="auto" w:fill="FFFFFF" w:themeFill="background1"/>
            <w:tcMar/>
          </w:tcPr>
          <w:p w:rsidRPr="00CC0718" w:rsidR="00C71DC8" w:rsidP="00244814" w:rsidRDefault="00C71DC8" w14:paraId="35790589" w14:textId="77777777">
            <w:pPr>
              <w:rPr>
                <w:color w:val="000000"/>
                <w:spacing w:val="-2"/>
                <w:sz w:val="18"/>
              </w:rPr>
            </w:pPr>
            <w:r w:rsidRPr="00CC0718">
              <w:rPr>
                <w:color w:val="000000"/>
                <w:spacing w:val="-2"/>
                <w:sz w:val="18"/>
              </w:rPr>
              <w:t>2</w:t>
            </w:r>
          </w:p>
        </w:tc>
        <w:tc>
          <w:tcPr>
            <w:tcW w:w="1362" w:type="dxa"/>
            <w:tcBorders>
              <w:bottom w:val="single" w:color="8FB6EA" w:sz="5" w:space="0"/>
            </w:tcBorders>
            <w:shd w:val="clear" w:color="auto" w:fill="FFFFFF" w:themeFill="background1"/>
            <w:tcMar/>
          </w:tcPr>
          <w:p w:rsidRPr="00CC0718" w:rsidR="00C71DC8" w:rsidP="00244814" w:rsidRDefault="00C71DC8" w14:paraId="7ED63082" w14:textId="77777777">
            <w:pPr>
              <w:rPr>
                <w:color w:val="000000"/>
                <w:spacing w:val="-2"/>
                <w:sz w:val="18"/>
              </w:rPr>
            </w:pPr>
            <w:r w:rsidRPr="00CC0718">
              <w:rPr>
                <w:color w:val="000000"/>
                <w:spacing w:val="-2"/>
                <w:sz w:val="18"/>
              </w:rPr>
              <w:t>16</w:t>
            </w:r>
          </w:p>
        </w:tc>
        <w:tc>
          <w:tcPr>
            <w:tcW w:w="1690" w:type="dxa"/>
            <w:tcBorders>
              <w:bottom w:val="single" w:color="8FB6EA" w:sz="5" w:space="0"/>
            </w:tcBorders>
            <w:shd w:val="clear" w:color="auto" w:fill="FFFFFF" w:themeFill="background1"/>
            <w:tcMar/>
          </w:tcPr>
          <w:p w:rsidRPr="00CC0718" w:rsidR="00C71DC8" w:rsidP="00244814" w:rsidRDefault="00C71DC8" w14:paraId="7A0FDFF6" w14:textId="77777777">
            <w:pPr>
              <w:rPr>
                <w:color w:val="000000"/>
                <w:spacing w:val="-2"/>
                <w:sz w:val="18"/>
              </w:rPr>
            </w:pPr>
            <w:r w:rsidRPr="00CC0718">
              <w:rPr>
                <w:color w:val="000000"/>
                <w:spacing w:val="-2"/>
                <w:sz w:val="18"/>
              </w:rPr>
              <w:t>2</w:t>
            </w:r>
          </w:p>
        </w:tc>
        <w:tc>
          <w:tcPr>
            <w:tcW w:w="1576" w:type="dxa"/>
            <w:tcBorders>
              <w:bottom w:val="single" w:color="8FB6EA" w:sz="5" w:space="0"/>
            </w:tcBorders>
            <w:shd w:val="clear" w:color="auto" w:fill="FFFFFF" w:themeFill="background1"/>
            <w:tcMar/>
          </w:tcPr>
          <w:p w:rsidRPr="00CC0718" w:rsidR="00C71DC8" w:rsidP="00244814" w:rsidRDefault="00C71DC8" w14:paraId="4E0FE06B" w14:textId="77777777">
            <w:pPr>
              <w:rPr>
                <w:color w:val="000000"/>
                <w:spacing w:val="-2"/>
                <w:sz w:val="18"/>
              </w:rPr>
            </w:pPr>
          </w:p>
        </w:tc>
      </w:tr>
      <w:tr w:rsidRPr="00CC0718" w:rsidR="00C71DC8" w:rsidTr="3A33D0EC" w14:paraId="1BF277F0" w14:textId="77777777">
        <w:trPr>
          <w:trHeight w:val="444" w:hRule="exact"/>
        </w:trPr>
        <w:tc>
          <w:tcPr>
            <w:tcW w:w="10717" w:type="dxa"/>
            <w:gridSpan w:val="8"/>
            <w:tcBorders>
              <w:top w:val="single" w:color="8FB6EA" w:sz="5" w:space="0"/>
            </w:tcBorders>
            <w:tcMar/>
          </w:tcPr>
          <w:p w:rsidRPr="00CC0718" w:rsidR="00C71DC8" w:rsidP="00244814" w:rsidRDefault="00C71DC8" w14:paraId="637BB598" w14:textId="77777777"/>
        </w:tc>
      </w:tr>
      <w:tr w:rsidRPr="00CC0718" w:rsidR="00C71DC8" w:rsidTr="3A33D0EC" w14:paraId="760A65B9" w14:textId="77777777">
        <w:trPr>
          <w:trHeight w:val="602" w:hRule="exact"/>
        </w:trPr>
        <w:tc>
          <w:tcPr>
            <w:tcW w:w="10717" w:type="dxa"/>
            <w:gridSpan w:val="8"/>
            <w:shd w:val="clear" w:color="auto" w:fill="FFFFFF" w:themeFill="background1"/>
            <w:tcMar/>
          </w:tcPr>
          <w:p w:rsidRPr="00CC0718" w:rsidR="00C71DC8" w:rsidP="00244814" w:rsidRDefault="00C71DC8" w14:paraId="3FF0055C" w14:textId="77777777">
            <w:pPr>
              <w:rPr>
                <w:b/>
                <w:color w:val="5C83B4"/>
                <w:spacing w:val="-2"/>
                <w:sz w:val="24"/>
              </w:rPr>
            </w:pPr>
          </w:p>
        </w:tc>
      </w:tr>
      <w:tr w:rsidRPr="00CC0718" w:rsidR="00C71DC8" w:rsidTr="3A33D0EC" w14:paraId="469A1192" w14:textId="77777777">
        <w:trPr>
          <w:trHeight w:val="459" w:hRule="exact"/>
        </w:trPr>
        <w:tc>
          <w:tcPr>
            <w:tcW w:w="1805" w:type="dxa"/>
            <w:shd w:val="clear" w:color="auto" w:fill="FFFFFF" w:themeFill="background1"/>
            <w:tcMar/>
          </w:tcPr>
          <w:p w:rsidRPr="00CC0718" w:rsidR="00C71DC8" w:rsidP="00244814" w:rsidRDefault="00C71DC8" w14:paraId="07ED591B" w14:textId="77777777">
            <w:pPr>
              <w:rPr>
                <w:b/>
                <w:color w:val="5C83B4"/>
                <w:spacing w:val="-2"/>
                <w:sz w:val="24"/>
              </w:rPr>
            </w:pPr>
            <w:r w:rsidRPr="00CC0718">
              <w:rPr>
                <w:b/>
                <w:color w:val="5C83B4"/>
                <w:spacing w:val="-2"/>
                <w:sz w:val="24"/>
              </w:rPr>
              <w:t>Nickname:</w:t>
            </w:r>
          </w:p>
        </w:tc>
        <w:tc>
          <w:tcPr>
            <w:tcW w:w="8912" w:type="dxa"/>
            <w:gridSpan w:val="7"/>
            <w:vMerge w:val="restart"/>
            <w:shd w:val="clear" w:color="auto" w:fill="FFFFFF" w:themeFill="background1"/>
            <w:tcMar/>
          </w:tcPr>
          <w:p w:rsidRPr="00CC0718" w:rsidR="00C71DC8" w:rsidP="3A33D0EC" w:rsidRDefault="00C71DC8" w14:paraId="37800DB1" w14:textId="77777777">
            <w:pPr>
              <w:rPr>
                <w:b w:val="1"/>
                <w:bCs w:val="1"/>
                <w:color w:val="5C83B4"/>
                <w:spacing w:val="-2"/>
                <w:sz w:val="24"/>
                <w:szCs w:val="24"/>
                <w:lang w:val="en-US"/>
              </w:rPr>
            </w:pPr>
            <w:r w:rsidRPr="3A33D0EC" w:rsidR="00C71DC8">
              <w:rPr>
                <w:b w:val="1"/>
                <w:bCs w:val="1"/>
                <w:color w:val="5C83B4"/>
                <w:spacing w:val="-2"/>
                <w:sz w:val="24"/>
                <w:szCs w:val="24"/>
                <w:lang w:val="en-US"/>
              </w:rPr>
              <w:t>Codes\\AXIAL CODE\\Q13- Willingness to pay for the service\DON'T KNOW\Not in the capacity to answer that question</w:t>
            </w:r>
          </w:p>
        </w:tc>
      </w:tr>
      <w:tr w:rsidRPr="00CC0718" w:rsidR="00C71DC8" w:rsidTr="3A33D0EC" w14:paraId="366434D3" w14:textId="77777777">
        <w:trPr>
          <w:trHeight w:val="444" w:hRule="exact"/>
        </w:trPr>
        <w:tc>
          <w:tcPr>
            <w:tcW w:w="1805" w:type="dxa"/>
            <w:shd w:val="clear" w:color="auto" w:fill="FFFFFF" w:themeFill="background1"/>
            <w:tcMar/>
          </w:tcPr>
          <w:p w:rsidRPr="00CC0718" w:rsidR="00C71DC8" w:rsidP="00244814" w:rsidRDefault="00C71DC8" w14:paraId="1FA0F8D0" w14:textId="77777777">
            <w:pPr>
              <w:rPr>
                <w:b/>
                <w:color w:val="5C83B4"/>
                <w:spacing w:val="-2"/>
                <w:sz w:val="24"/>
              </w:rPr>
            </w:pPr>
            <w:r w:rsidRPr="00CC0718">
              <w:rPr>
                <w:b/>
                <w:color w:val="5C83B4"/>
                <w:spacing w:val="-2"/>
                <w:sz w:val="24"/>
              </w:rPr>
              <w:t>Classification:</w:t>
            </w:r>
          </w:p>
        </w:tc>
        <w:tc>
          <w:tcPr>
            <w:tcW w:w="8912" w:type="dxa"/>
            <w:gridSpan w:val="7"/>
            <w:vMerge/>
            <w:tcMar/>
          </w:tcPr>
          <w:p w:rsidRPr="00CC0718" w:rsidR="00C71DC8" w:rsidP="00244814" w:rsidRDefault="00C71DC8" w14:paraId="7D76172E" w14:textId="77777777"/>
        </w:tc>
      </w:tr>
      <w:tr w:rsidRPr="00CC0718" w:rsidR="00C71DC8" w:rsidTr="3A33D0EC" w14:paraId="6417570D" w14:textId="77777777">
        <w:trPr>
          <w:trHeight w:val="458" w:hRule="exact"/>
        </w:trPr>
        <w:tc>
          <w:tcPr>
            <w:tcW w:w="1805" w:type="dxa"/>
            <w:shd w:val="clear" w:color="auto" w:fill="FFFFFF" w:themeFill="background1"/>
            <w:tcMar/>
          </w:tcPr>
          <w:p w:rsidRPr="00CC0718" w:rsidR="00C71DC8" w:rsidP="00244814" w:rsidRDefault="00C71DC8" w14:paraId="3D4B58E5" w14:textId="77777777">
            <w:pPr>
              <w:rPr>
                <w:b/>
                <w:color w:val="5C83B4"/>
                <w:spacing w:val="-2"/>
                <w:sz w:val="24"/>
              </w:rPr>
            </w:pPr>
            <w:r w:rsidRPr="00CC0718">
              <w:rPr>
                <w:b/>
                <w:color w:val="5C83B4"/>
                <w:spacing w:val="-2"/>
                <w:sz w:val="24"/>
              </w:rPr>
              <w:t>Aggregated:</w:t>
            </w:r>
          </w:p>
        </w:tc>
        <w:tc>
          <w:tcPr>
            <w:tcW w:w="8912" w:type="dxa"/>
            <w:gridSpan w:val="7"/>
            <w:shd w:val="clear" w:color="auto" w:fill="FFFFFF" w:themeFill="background1"/>
            <w:tcMar/>
          </w:tcPr>
          <w:p w:rsidRPr="00CC0718" w:rsidR="00C71DC8" w:rsidP="00244814" w:rsidRDefault="00C71DC8" w14:paraId="0E9E25A8" w14:textId="77777777">
            <w:pPr>
              <w:rPr>
                <w:b/>
                <w:color w:val="5C83B4"/>
                <w:spacing w:val="-2"/>
                <w:sz w:val="24"/>
              </w:rPr>
            </w:pPr>
            <w:r w:rsidRPr="00CC0718">
              <w:rPr>
                <w:b/>
                <w:color w:val="5C83B4"/>
                <w:spacing w:val="-2"/>
                <w:sz w:val="24"/>
              </w:rPr>
              <w:t>No</w:t>
            </w:r>
          </w:p>
        </w:tc>
      </w:tr>
      <w:tr w:rsidRPr="00CC0718" w:rsidR="00C71DC8" w:rsidTr="3A33D0EC" w14:paraId="0E29CEC0" w14:textId="77777777">
        <w:trPr>
          <w:trHeight w:val="344" w:hRule="exact"/>
        </w:trPr>
        <w:tc>
          <w:tcPr>
            <w:tcW w:w="3381" w:type="dxa"/>
            <w:gridSpan w:val="2"/>
            <w:tcBorders>
              <w:bottom w:val="single" w:color="8FB6EA" w:sz="5" w:space="0"/>
            </w:tcBorders>
            <w:shd w:val="clear" w:color="auto" w:fill="FFFFFF" w:themeFill="background1"/>
            <w:tcMar/>
          </w:tcPr>
          <w:p w:rsidRPr="00CC0718" w:rsidR="00C71DC8" w:rsidP="00244814" w:rsidRDefault="00C71DC8" w14:paraId="6E737053" w14:textId="77777777">
            <w:pPr>
              <w:rPr>
                <w:color w:val="000000"/>
                <w:spacing w:val="-2"/>
                <w:sz w:val="18"/>
              </w:rPr>
            </w:pPr>
            <w:r w:rsidRPr="00CC0718">
              <w:rPr>
                <w:color w:val="000000"/>
                <w:spacing w:val="-2"/>
                <w:sz w:val="18"/>
              </w:rPr>
              <w:t>Document</w:t>
            </w:r>
          </w:p>
        </w:tc>
        <w:tc>
          <w:tcPr>
            <w:tcW w:w="1132" w:type="dxa"/>
            <w:tcBorders>
              <w:bottom w:val="single" w:color="8FB6EA" w:sz="5" w:space="0"/>
            </w:tcBorders>
            <w:shd w:val="clear" w:color="auto" w:fill="FFFFFF" w:themeFill="background1"/>
            <w:tcMar/>
          </w:tcPr>
          <w:p w:rsidRPr="00CC0718" w:rsidR="00C71DC8" w:rsidP="00244814" w:rsidRDefault="00C71DC8" w14:paraId="5DA921DA" w14:textId="77777777">
            <w:pPr>
              <w:rPr>
                <w:color w:val="000000"/>
                <w:spacing w:val="-2"/>
                <w:sz w:val="18"/>
              </w:rPr>
            </w:pPr>
            <w:r w:rsidRPr="00CC0718">
              <w:rPr>
                <w:color w:val="000000"/>
                <w:spacing w:val="-2"/>
                <w:sz w:val="18"/>
              </w:rPr>
              <w:t>1</w:t>
            </w:r>
          </w:p>
        </w:tc>
        <w:tc>
          <w:tcPr>
            <w:tcW w:w="1576" w:type="dxa"/>
            <w:gridSpan w:val="2"/>
            <w:tcBorders>
              <w:bottom w:val="single" w:color="8FB6EA" w:sz="5" w:space="0"/>
            </w:tcBorders>
            <w:shd w:val="clear" w:color="auto" w:fill="FFFFFF" w:themeFill="background1"/>
            <w:tcMar/>
          </w:tcPr>
          <w:p w:rsidRPr="00CC0718" w:rsidR="00C71DC8" w:rsidP="00244814" w:rsidRDefault="00C71DC8" w14:paraId="3C849238" w14:textId="77777777">
            <w:pPr>
              <w:rPr>
                <w:color w:val="000000"/>
                <w:spacing w:val="-2"/>
                <w:sz w:val="18"/>
              </w:rPr>
            </w:pPr>
            <w:r w:rsidRPr="00CC0718">
              <w:rPr>
                <w:color w:val="000000"/>
                <w:spacing w:val="-2"/>
                <w:sz w:val="18"/>
              </w:rPr>
              <w:t>1</w:t>
            </w:r>
          </w:p>
        </w:tc>
        <w:tc>
          <w:tcPr>
            <w:tcW w:w="1362" w:type="dxa"/>
            <w:tcBorders>
              <w:bottom w:val="single" w:color="8FB6EA" w:sz="5" w:space="0"/>
            </w:tcBorders>
            <w:shd w:val="clear" w:color="auto" w:fill="FFFFFF" w:themeFill="background1"/>
            <w:tcMar/>
          </w:tcPr>
          <w:p w:rsidRPr="00CC0718" w:rsidR="00C71DC8" w:rsidP="00244814" w:rsidRDefault="00C71DC8" w14:paraId="44EA4902" w14:textId="77777777">
            <w:pPr>
              <w:rPr>
                <w:color w:val="000000"/>
                <w:spacing w:val="-2"/>
                <w:sz w:val="18"/>
              </w:rPr>
            </w:pPr>
            <w:r w:rsidRPr="00CC0718">
              <w:rPr>
                <w:color w:val="000000"/>
                <w:spacing w:val="-2"/>
                <w:sz w:val="18"/>
              </w:rPr>
              <w:t>7</w:t>
            </w:r>
          </w:p>
        </w:tc>
        <w:tc>
          <w:tcPr>
            <w:tcW w:w="1690" w:type="dxa"/>
            <w:tcBorders>
              <w:bottom w:val="single" w:color="8FB6EA" w:sz="5" w:space="0"/>
            </w:tcBorders>
            <w:shd w:val="clear" w:color="auto" w:fill="FFFFFF" w:themeFill="background1"/>
            <w:tcMar/>
          </w:tcPr>
          <w:p w:rsidRPr="00CC0718" w:rsidR="00C71DC8" w:rsidP="00244814" w:rsidRDefault="00C71DC8" w14:paraId="6AFFA352" w14:textId="77777777">
            <w:pPr>
              <w:rPr>
                <w:color w:val="000000"/>
                <w:spacing w:val="-2"/>
                <w:sz w:val="18"/>
              </w:rPr>
            </w:pPr>
            <w:r w:rsidRPr="00CC0718">
              <w:rPr>
                <w:color w:val="000000"/>
                <w:spacing w:val="-2"/>
                <w:sz w:val="18"/>
              </w:rPr>
              <w:t>1</w:t>
            </w:r>
          </w:p>
        </w:tc>
        <w:tc>
          <w:tcPr>
            <w:tcW w:w="1576" w:type="dxa"/>
            <w:tcBorders>
              <w:bottom w:val="single" w:color="8FB6EA" w:sz="5" w:space="0"/>
            </w:tcBorders>
            <w:shd w:val="clear" w:color="auto" w:fill="FFFFFF" w:themeFill="background1"/>
            <w:tcMar/>
          </w:tcPr>
          <w:p w:rsidRPr="00CC0718" w:rsidR="00C71DC8" w:rsidP="00244814" w:rsidRDefault="00C71DC8" w14:paraId="6C297992" w14:textId="77777777">
            <w:pPr>
              <w:rPr>
                <w:color w:val="000000"/>
                <w:spacing w:val="-2"/>
                <w:sz w:val="18"/>
              </w:rPr>
            </w:pPr>
          </w:p>
        </w:tc>
      </w:tr>
      <w:tr w:rsidRPr="00CC0718" w:rsidR="00C71DC8" w:rsidTr="3A33D0EC" w14:paraId="529D0C5B" w14:textId="77777777">
        <w:trPr>
          <w:trHeight w:val="444" w:hRule="exact"/>
        </w:trPr>
        <w:tc>
          <w:tcPr>
            <w:tcW w:w="10717" w:type="dxa"/>
            <w:gridSpan w:val="8"/>
            <w:tcBorders>
              <w:top w:val="single" w:color="8FB6EA" w:sz="5" w:space="0"/>
            </w:tcBorders>
            <w:tcMar/>
          </w:tcPr>
          <w:p w:rsidRPr="00CC0718" w:rsidR="00C71DC8" w:rsidP="00244814" w:rsidRDefault="00C71DC8" w14:paraId="74ED6733" w14:textId="77777777"/>
        </w:tc>
      </w:tr>
      <w:tr w:rsidRPr="00CC0718" w:rsidR="00C71DC8" w:rsidTr="3A33D0EC" w14:paraId="28E7589F" w14:textId="77777777">
        <w:trPr>
          <w:trHeight w:val="344" w:hRule="exact"/>
        </w:trPr>
        <w:tc>
          <w:tcPr>
            <w:tcW w:w="10717" w:type="dxa"/>
            <w:gridSpan w:val="8"/>
            <w:shd w:val="clear" w:color="auto" w:fill="FFFFFF" w:themeFill="background1"/>
            <w:tcMar/>
          </w:tcPr>
          <w:p w:rsidRPr="00CC0718" w:rsidR="00C71DC8" w:rsidP="00244814" w:rsidRDefault="00C71DC8" w14:paraId="6DEFF06C" w14:textId="77777777">
            <w:pPr>
              <w:rPr>
                <w:b/>
                <w:color w:val="5C83B4"/>
                <w:spacing w:val="-2"/>
                <w:sz w:val="24"/>
              </w:rPr>
            </w:pPr>
          </w:p>
        </w:tc>
      </w:tr>
      <w:tr w:rsidRPr="00CC0718" w:rsidR="00C71DC8" w:rsidTr="3A33D0EC" w14:paraId="22711657" w14:textId="77777777">
        <w:trPr>
          <w:trHeight w:val="445" w:hRule="exact"/>
        </w:trPr>
        <w:tc>
          <w:tcPr>
            <w:tcW w:w="1805" w:type="dxa"/>
            <w:shd w:val="clear" w:color="auto" w:fill="FFFFFF" w:themeFill="background1"/>
            <w:tcMar/>
          </w:tcPr>
          <w:p w:rsidRPr="00CC0718" w:rsidR="00C71DC8" w:rsidP="00244814" w:rsidRDefault="00C71DC8" w14:paraId="4E3F8921" w14:textId="77777777">
            <w:pPr>
              <w:rPr>
                <w:b/>
                <w:color w:val="5C83B4"/>
                <w:spacing w:val="-2"/>
                <w:sz w:val="24"/>
              </w:rPr>
            </w:pPr>
            <w:r w:rsidRPr="00CC0718">
              <w:rPr>
                <w:b/>
                <w:color w:val="5C83B4"/>
                <w:spacing w:val="-2"/>
                <w:sz w:val="24"/>
              </w:rPr>
              <w:t>Nickname:</w:t>
            </w:r>
          </w:p>
        </w:tc>
        <w:tc>
          <w:tcPr>
            <w:tcW w:w="8912" w:type="dxa"/>
            <w:gridSpan w:val="7"/>
            <w:vMerge w:val="restart"/>
            <w:shd w:val="clear" w:color="auto" w:fill="FFFFFF" w:themeFill="background1"/>
            <w:tcMar/>
          </w:tcPr>
          <w:p w:rsidRPr="00CC0718" w:rsidR="00C71DC8" w:rsidP="00244814" w:rsidRDefault="00C71DC8" w14:paraId="767C87C2" w14:textId="77777777">
            <w:pPr>
              <w:rPr>
                <w:b/>
                <w:color w:val="5C83B4"/>
                <w:spacing w:val="-2"/>
                <w:sz w:val="24"/>
              </w:rPr>
            </w:pPr>
            <w:r w:rsidRPr="00CC0718">
              <w:rPr>
                <w:b/>
                <w:color w:val="5C83B4"/>
                <w:spacing w:val="-2"/>
                <w:sz w:val="24"/>
              </w:rPr>
              <w:t>Codes\\AXIAL CODE\\Q13- Willingness to pay for the service\IF VALUE IS PROVEN</w:t>
            </w:r>
          </w:p>
        </w:tc>
      </w:tr>
      <w:tr w:rsidRPr="00CC0718" w:rsidR="00C71DC8" w:rsidTr="3A33D0EC" w14:paraId="2B0C7605" w14:textId="77777777">
        <w:trPr>
          <w:trHeight w:val="458" w:hRule="exact"/>
        </w:trPr>
        <w:tc>
          <w:tcPr>
            <w:tcW w:w="1805" w:type="dxa"/>
            <w:shd w:val="clear" w:color="auto" w:fill="FFFFFF" w:themeFill="background1"/>
            <w:tcMar/>
          </w:tcPr>
          <w:p w:rsidRPr="00CC0718" w:rsidR="00C71DC8" w:rsidP="00244814" w:rsidRDefault="00C71DC8" w14:paraId="6772BAA1" w14:textId="77777777">
            <w:pPr>
              <w:rPr>
                <w:b/>
                <w:color w:val="5C83B4"/>
                <w:spacing w:val="-2"/>
                <w:sz w:val="24"/>
              </w:rPr>
            </w:pPr>
            <w:r w:rsidRPr="00CC0718">
              <w:rPr>
                <w:b/>
                <w:color w:val="5C83B4"/>
                <w:spacing w:val="-2"/>
                <w:sz w:val="24"/>
              </w:rPr>
              <w:lastRenderedPageBreak/>
              <w:t>Classification:</w:t>
            </w:r>
          </w:p>
        </w:tc>
        <w:tc>
          <w:tcPr>
            <w:tcW w:w="8912" w:type="dxa"/>
            <w:gridSpan w:val="7"/>
            <w:vMerge/>
            <w:tcMar/>
          </w:tcPr>
          <w:p w:rsidRPr="00CC0718" w:rsidR="00C71DC8" w:rsidP="00244814" w:rsidRDefault="00C71DC8" w14:paraId="376EA714" w14:textId="77777777"/>
        </w:tc>
      </w:tr>
      <w:tr w:rsidRPr="00CC0718" w:rsidR="00C71DC8" w:rsidTr="3A33D0EC" w14:paraId="2ED70202" w14:textId="77777777">
        <w:trPr>
          <w:trHeight w:val="444" w:hRule="exact"/>
        </w:trPr>
        <w:tc>
          <w:tcPr>
            <w:tcW w:w="1805" w:type="dxa"/>
            <w:shd w:val="clear" w:color="auto" w:fill="FFFFFF" w:themeFill="background1"/>
            <w:tcMar/>
          </w:tcPr>
          <w:p w:rsidRPr="00CC0718" w:rsidR="00C71DC8" w:rsidP="00244814" w:rsidRDefault="00C71DC8" w14:paraId="181869CC" w14:textId="77777777">
            <w:pPr>
              <w:rPr>
                <w:b/>
                <w:color w:val="5C83B4"/>
                <w:spacing w:val="-2"/>
                <w:sz w:val="24"/>
              </w:rPr>
            </w:pPr>
            <w:r w:rsidRPr="00CC0718">
              <w:rPr>
                <w:b/>
                <w:color w:val="5C83B4"/>
                <w:spacing w:val="-2"/>
                <w:sz w:val="24"/>
              </w:rPr>
              <w:t>Aggregated:</w:t>
            </w:r>
          </w:p>
        </w:tc>
        <w:tc>
          <w:tcPr>
            <w:tcW w:w="8912" w:type="dxa"/>
            <w:gridSpan w:val="7"/>
            <w:shd w:val="clear" w:color="auto" w:fill="FFFFFF" w:themeFill="background1"/>
            <w:tcMar/>
          </w:tcPr>
          <w:p w:rsidRPr="00CC0718" w:rsidR="00C71DC8" w:rsidP="00244814" w:rsidRDefault="00C71DC8" w14:paraId="7B9F71A0" w14:textId="77777777">
            <w:pPr>
              <w:rPr>
                <w:b/>
                <w:color w:val="5C83B4"/>
                <w:spacing w:val="-2"/>
                <w:sz w:val="24"/>
              </w:rPr>
            </w:pPr>
            <w:r w:rsidRPr="00CC0718">
              <w:rPr>
                <w:b/>
                <w:color w:val="5C83B4"/>
                <w:spacing w:val="-2"/>
                <w:sz w:val="24"/>
              </w:rPr>
              <w:t>Yes</w:t>
            </w:r>
          </w:p>
        </w:tc>
      </w:tr>
      <w:tr w:rsidRPr="00CC0718" w:rsidR="00C71DC8" w:rsidTr="3A33D0EC" w14:paraId="59809DA0" w14:textId="77777777">
        <w:trPr>
          <w:trHeight w:val="344" w:hRule="exact"/>
        </w:trPr>
        <w:tc>
          <w:tcPr>
            <w:tcW w:w="3381" w:type="dxa"/>
            <w:gridSpan w:val="2"/>
            <w:tcBorders>
              <w:bottom w:val="single" w:color="8FB6EA" w:sz="5" w:space="0"/>
            </w:tcBorders>
            <w:shd w:val="clear" w:color="auto" w:fill="FFFFFF" w:themeFill="background1"/>
            <w:tcMar/>
          </w:tcPr>
          <w:p w:rsidRPr="00CC0718" w:rsidR="00C71DC8" w:rsidP="00244814" w:rsidRDefault="00C71DC8" w14:paraId="0974DC60" w14:textId="77777777">
            <w:pPr>
              <w:rPr>
                <w:color w:val="000000"/>
                <w:spacing w:val="-2"/>
                <w:sz w:val="18"/>
              </w:rPr>
            </w:pPr>
            <w:r w:rsidRPr="00CC0718">
              <w:rPr>
                <w:color w:val="000000"/>
                <w:spacing w:val="-2"/>
                <w:sz w:val="18"/>
              </w:rPr>
              <w:t>Document</w:t>
            </w:r>
          </w:p>
        </w:tc>
        <w:tc>
          <w:tcPr>
            <w:tcW w:w="1132" w:type="dxa"/>
            <w:tcBorders>
              <w:bottom w:val="single" w:color="8FB6EA" w:sz="5" w:space="0"/>
            </w:tcBorders>
            <w:shd w:val="clear" w:color="auto" w:fill="FFFFFF" w:themeFill="background1"/>
            <w:tcMar/>
          </w:tcPr>
          <w:p w:rsidRPr="00CC0718" w:rsidR="00C71DC8" w:rsidP="00244814" w:rsidRDefault="00C71DC8" w14:paraId="6336F397" w14:textId="77777777">
            <w:pPr>
              <w:rPr>
                <w:color w:val="000000"/>
                <w:spacing w:val="-2"/>
                <w:sz w:val="18"/>
              </w:rPr>
            </w:pPr>
            <w:r w:rsidRPr="00CC0718">
              <w:rPr>
                <w:color w:val="000000"/>
                <w:spacing w:val="-2"/>
                <w:sz w:val="18"/>
              </w:rPr>
              <w:t>2</w:t>
            </w:r>
          </w:p>
        </w:tc>
        <w:tc>
          <w:tcPr>
            <w:tcW w:w="1576" w:type="dxa"/>
            <w:gridSpan w:val="2"/>
            <w:tcBorders>
              <w:bottom w:val="single" w:color="8FB6EA" w:sz="5" w:space="0"/>
            </w:tcBorders>
            <w:shd w:val="clear" w:color="auto" w:fill="FFFFFF" w:themeFill="background1"/>
            <w:tcMar/>
          </w:tcPr>
          <w:p w:rsidRPr="00CC0718" w:rsidR="00C71DC8" w:rsidP="00244814" w:rsidRDefault="00C71DC8" w14:paraId="4E2BC1D8" w14:textId="77777777">
            <w:pPr>
              <w:rPr>
                <w:color w:val="000000"/>
                <w:spacing w:val="-2"/>
                <w:sz w:val="18"/>
              </w:rPr>
            </w:pPr>
            <w:r w:rsidRPr="00CC0718">
              <w:rPr>
                <w:color w:val="000000"/>
                <w:spacing w:val="-2"/>
                <w:sz w:val="18"/>
              </w:rPr>
              <w:t>8</w:t>
            </w:r>
          </w:p>
        </w:tc>
        <w:tc>
          <w:tcPr>
            <w:tcW w:w="1362" w:type="dxa"/>
            <w:tcBorders>
              <w:bottom w:val="single" w:color="8FB6EA" w:sz="5" w:space="0"/>
            </w:tcBorders>
            <w:shd w:val="clear" w:color="auto" w:fill="FFFFFF" w:themeFill="background1"/>
            <w:tcMar/>
          </w:tcPr>
          <w:p w:rsidRPr="00CC0718" w:rsidR="00C71DC8" w:rsidP="00244814" w:rsidRDefault="00C71DC8" w14:paraId="7FB85B13" w14:textId="77777777">
            <w:pPr>
              <w:rPr>
                <w:color w:val="000000"/>
                <w:spacing w:val="-2"/>
                <w:sz w:val="18"/>
              </w:rPr>
            </w:pPr>
            <w:r w:rsidRPr="00CC0718">
              <w:rPr>
                <w:color w:val="000000"/>
                <w:spacing w:val="-2"/>
                <w:sz w:val="18"/>
              </w:rPr>
              <w:t>135</w:t>
            </w:r>
          </w:p>
        </w:tc>
        <w:tc>
          <w:tcPr>
            <w:tcW w:w="1690" w:type="dxa"/>
            <w:tcBorders>
              <w:bottom w:val="single" w:color="8FB6EA" w:sz="5" w:space="0"/>
            </w:tcBorders>
            <w:shd w:val="clear" w:color="auto" w:fill="FFFFFF" w:themeFill="background1"/>
            <w:tcMar/>
          </w:tcPr>
          <w:p w:rsidRPr="00CC0718" w:rsidR="00C71DC8" w:rsidP="00244814" w:rsidRDefault="00C71DC8" w14:paraId="5E8ADF69" w14:textId="77777777">
            <w:pPr>
              <w:rPr>
                <w:color w:val="000000"/>
                <w:spacing w:val="-2"/>
                <w:sz w:val="18"/>
              </w:rPr>
            </w:pPr>
            <w:r w:rsidRPr="00CC0718">
              <w:rPr>
                <w:color w:val="000000"/>
                <w:spacing w:val="-2"/>
                <w:sz w:val="18"/>
              </w:rPr>
              <w:t>8</w:t>
            </w:r>
          </w:p>
        </w:tc>
        <w:tc>
          <w:tcPr>
            <w:tcW w:w="1576" w:type="dxa"/>
            <w:tcBorders>
              <w:bottom w:val="single" w:color="8FB6EA" w:sz="5" w:space="0"/>
            </w:tcBorders>
            <w:shd w:val="clear" w:color="auto" w:fill="FFFFFF" w:themeFill="background1"/>
            <w:tcMar/>
          </w:tcPr>
          <w:p w:rsidRPr="00CC0718" w:rsidR="00C71DC8" w:rsidP="00244814" w:rsidRDefault="00C71DC8" w14:paraId="10A9B48F" w14:textId="77777777">
            <w:pPr>
              <w:rPr>
                <w:color w:val="000000"/>
                <w:spacing w:val="-2"/>
                <w:sz w:val="18"/>
              </w:rPr>
            </w:pPr>
          </w:p>
        </w:tc>
      </w:tr>
      <w:tr w:rsidRPr="00CC0718" w:rsidR="00C71DC8" w:rsidTr="3A33D0EC" w14:paraId="4E696324" w14:textId="77777777">
        <w:trPr>
          <w:trHeight w:val="444" w:hRule="exact"/>
        </w:trPr>
        <w:tc>
          <w:tcPr>
            <w:tcW w:w="10717" w:type="dxa"/>
            <w:gridSpan w:val="8"/>
            <w:tcBorders>
              <w:top w:val="single" w:color="8FB6EA" w:sz="5" w:space="0"/>
            </w:tcBorders>
            <w:tcMar/>
          </w:tcPr>
          <w:p w:rsidRPr="00CC0718" w:rsidR="00C71DC8" w:rsidP="00244814" w:rsidRDefault="00C71DC8" w14:paraId="362BEE80" w14:textId="77777777"/>
        </w:tc>
      </w:tr>
      <w:tr w:rsidRPr="00CC0718" w:rsidR="00C71DC8" w:rsidTr="3A33D0EC" w14:paraId="60FFD3DF" w14:textId="77777777">
        <w:trPr>
          <w:trHeight w:val="344" w:hRule="exact"/>
        </w:trPr>
        <w:tc>
          <w:tcPr>
            <w:tcW w:w="10717" w:type="dxa"/>
            <w:gridSpan w:val="8"/>
            <w:shd w:val="clear" w:color="auto" w:fill="FFFFFF" w:themeFill="background1"/>
            <w:tcMar/>
          </w:tcPr>
          <w:p w:rsidRPr="00CC0718" w:rsidR="00C71DC8" w:rsidP="00244814" w:rsidRDefault="00C71DC8" w14:paraId="3C0D3039" w14:textId="77777777">
            <w:pPr>
              <w:rPr>
                <w:b/>
                <w:color w:val="5C83B4"/>
                <w:spacing w:val="-2"/>
                <w:sz w:val="24"/>
              </w:rPr>
            </w:pPr>
          </w:p>
        </w:tc>
      </w:tr>
      <w:tr w:rsidRPr="00CC0718" w:rsidR="00C71DC8" w:rsidTr="3A33D0EC" w14:paraId="3AEEF083" w14:textId="77777777">
        <w:trPr>
          <w:trHeight w:val="444" w:hRule="exact"/>
        </w:trPr>
        <w:tc>
          <w:tcPr>
            <w:tcW w:w="1805" w:type="dxa"/>
            <w:shd w:val="clear" w:color="auto" w:fill="FFFFFF" w:themeFill="background1"/>
            <w:tcMar/>
          </w:tcPr>
          <w:p w:rsidRPr="00CC0718" w:rsidR="00C71DC8" w:rsidP="00244814" w:rsidRDefault="00C71DC8" w14:paraId="516FF1B2" w14:textId="77777777">
            <w:pPr>
              <w:rPr>
                <w:b/>
                <w:color w:val="5C83B4"/>
                <w:spacing w:val="-2"/>
                <w:sz w:val="24"/>
              </w:rPr>
            </w:pPr>
            <w:r w:rsidRPr="00CC0718">
              <w:rPr>
                <w:b/>
                <w:color w:val="5C83B4"/>
                <w:spacing w:val="-2"/>
                <w:sz w:val="24"/>
              </w:rPr>
              <w:t>Nickname:</w:t>
            </w:r>
          </w:p>
        </w:tc>
        <w:tc>
          <w:tcPr>
            <w:tcW w:w="8912" w:type="dxa"/>
            <w:gridSpan w:val="7"/>
            <w:vMerge w:val="restart"/>
            <w:shd w:val="clear" w:color="auto" w:fill="FFFFFF" w:themeFill="background1"/>
            <w:tcMar/>
          </w:tcPr>
          <w:p w:rsidRPr="00CC0718" w:rsidR="00C71DC8" w:rsidP="00244814" w:rsidRDefault="00C71DC8" w14:paraId="4E9811C7" w14:textId="77777777">
            <w:pPr>
              <w:rPr>
                <w:b/>
                <w:color w:val="5C83B4"/>
                <w:spacing w:val="-2"/>
                <w:sz w:val="24"/>
              </w:rPr>
            </w:pPr>
            <w:r w:rsidRPr="00CC0718">
              <w:rPr>
                <w:b/>
                <w:color w:val="5C83B4"/>
                <w:spacing w:val="-2"/>
                <w:sz w:val="24"/>
              </w:rPr>
              <w:t>Codes\\AXIAL CODE\\Q13- Willingness to pay for the service\IF VALUE IS PROVEN\After the value is shown</w:t>
            </w:r>
          </w:p>
        </w:tc>
      </w:tr>
      <w:tr w:rsidRPr="00CC0718" w:rsidR="00C71DC8" w:rsidTr="3A33D0EC" w14:paraId="2A81C89B" w14:textId="77777777">
        <w:trPr>
          <w:trHeight w:val="459" w:hRule="exact"/>
        </w:trPr>
        <w:tc>
          <w:tcPr>
            <w:tcW w:w="1805" w:type="dxa"/>
            <w:shd w:val="clear" w:color="auto" w:fill="FFFFFF" w:themeFill="background1"/>
            <w:tcMar/>
          </w:tcPr>
          <w:p w:rsidRPr="00CC0718" w:rsidR="00C71DC8" w:rsidP="00244814" w:rsidRDefault="00C71DC8" w14:paraId="7B8D96AC" w14:textId="77777777">
            <w:pPr>
              <w:rPr>
                <w:b/>
                <w:color w:val="5C83B4"/>
                <w:spacing w:val="-2"/>
                <w:sz w:val="24"/>
              </w:rPr>
            </w:pPr>
            <w:r w:rsidRPr="00CC0718">
              <w:rPr>
                <w:b/>
                <w:color w:val="5C83B4"/>
                <w:spacing w:val="-2"/>
                <w:sz w:val="24"/>
              </w:rPr>
              <w:t>Classification:</w:t>
            </w:r>
          </w:p>
        </w:tc>
        <w:tc>
          <w:tcPr>
            <w:tcW w:w="8912" w:type="dxa"/>
            <w:gridSpan w:val="7"/>
            <w:vMerge/>
            <w:tcMar/>
          </w:tcPr>
          <w:p w:rsidRPr="00CC0718" w:rsidR="00C71DC8" w:rsidP="00244814" w:rsidRDefault="00C71DC8" w14:paraId="01DA3076" w14:textId="77777777"/>
        </w:tc>
      </w:tr>
      <w:tr w:rsidRPr="00CC0718" w:rsidR="00C71DC8" w:rsidTr="3A33D0EC" w14:paraId="6C44D541" w14:textId="77777777">
        <w:trPr>
          <w:trHeight w:val="444" w:hRule="exact"/>
        </w:trPr>
        <w:tc>
          <w:tcPr>
            <w:tcW w:w="1805" w:type="dxa"/>
            <w:shd w:val="clear" w:color="auto" w:fill="FFFFFF" w:themeFill="background1"/>
            <w:tcMar/>
          </w:tcPr>
          <w:p w:rsidRPr="00CC0718" w:rsidR="00C71DC8" w:rsidP="00244814" w:rsidRDefault="00C71DC8" w14:paraId="4FF99C74" w14:textId="77777777">
            <w:pPr>
              <w:rPr>
                <w:b/>
                <w:color w:val="5C83B4"/>
                <w:spacing w:val="-2"/>
                <w:sz w:val="24"/>
              </w:rPr>
            </w:pPr>
            <w:r w:rsidRPr="00CC0718">
              <w:rPr>
                <w:b/>
                <w:color w:val="5C83B4"/>
                <w:spacing w:val="-2"/>
                <w:sz w:val="24"/>
              </w:rPr>
              <w:t>Aggregated:</w:t>
            </w:r>
          </w:p>
        </w:tc>
        <w:tc>
          <w:tcPr>
            <w:tcW w:w="8912" w:type="dxa"/>
            <w:gridSpan w:val="7"/>
            <w:shd w:val="clear" w:color="auto" w:fill="FFFFFF" w:themeFill="background1"/>
            <w:tcMar/>
          </w:tcPr>
          <w:p w:rsidRPr="00CC0718" w:rsidR="00C71DC8" w:rsidP="00244814" w:rsidRDefault="00C71DC8" w14:paraId="35F3FD2F" w14:textId="77777777">
            <w:pPr>
              <w:rPr>
                <w:b/>
                <w:color w:val="5C83B4"/>
                <w:spacing w:val="-2"/>
                <w:sz w:val="24"/>
              </w:rPr>
            </w:pPr>
            <w:r w:rsidRPr="00CC0718">
              <w:rPr>
                <w:b/>
                <w:color w:val="5C83B4"/>
                <w:spacing w:val="-2"/>
                <w:sz w:val="24"/>
              </w:rPr>
              <w:t>No</w:t>
            </w:r>
          </w:p>
        </w:tc>
      </w:tr>
      <w:tr w:rsidRPr="00CC0718" w:rsidR="00C71DC8" w:rsidTr="3A33D0EC" w14:paraId="22207A11" w14:textId="77777777">
        <w:trPr>
          <w:trHeight w:val="344" w:hRule="exact"/>
        </w:trPr>
        <w:tc>
          <w:tcPr>
            <w:tcW w:w="3381" w:type="dxa"/>
            <w:gridSpan w:val="2"/>
            <w:tcBorders>
              <w:bottom w:val="single" w:color="8FB6EA" w:sz="5" w:space="0"/>
            </w:tcBorders>
            <w:shd w:val="clear" w:color="auto" w:fill="FFFFFF" w:themeFill="background1"/>
            <w:tcMar/>
          </w:tcPr>
          <w:p w:rsidRPr="00CC0718" w:rsidR="00C71DC8" w:rsidP="00244814" w:rsidRDefault="00C71DC8" w14:paraId="27B60F02" w14:textId="77777777">
            <w:pPr>
              <w:rPr>
                <w:color w:val="000000"/>
                <w:spacing w:val="-2"/>
                <w:sz w:val="18"/>
              </w:rPr>
            </w:pPr>
            <w:r w:rsidRPr="00CC0718">
              <w:rPr>
                <w:color w:val="000000"/>
                <w:spacing w:val="-2"/>
                <w:sz w:val="18"/>
              </w:rPr>
              <w:t>Document</w:t>
            </w:r>
          </w:p>
        </w:tc>
        <w:tc>
          <w:tcPr>
            <w:tcW w:w="1132" w:type="dxa"/>
            <w:tcBorders>
              <w:bottom w:val="single" w:color="8FB6EA" w:sz="5" w:space="0"/>
            </w:tcBorders>
            <w:shd w:val="clear" w:color="auto" w:fill="FFFFFF" w:themeFill="background1"/>
            <w:tcMar/>
          </w:tcPr>
          <w:p w:rsidRPr="00CC0718" w:rsidR="00C71DC8" w:rsidP="00244814" w:rsidRDefault="00C71DC8" w14:paraId="0E6A84E4" w14:textId="77777777">
            <w:pPr>
              <w:rPr>
                <w:color w:val="000000"/>
                <w:spacing w:val="-2"/>
                <w:sz w:val="18"/>
              </w:rPr>
            </w:pPr>
            <w:r w:rsidRPr="00CC0718">
              <w:rPr>
                <w:color w:val="000000"/>
                <w:spacing w:val="-2"/>
                <w:sz w:val="18"/>
              </w:rPr>
              <w:t>1</w:t>
            </w:r>
          </w:p>
        </w:tc>
        <w:tc>
          <w:tcPr>
            <w:tcW w:w="1576" w:type="dxa"/>
            <w:gridSpan w:val="2"/>
            <w:tcBorders>
              <w:bottom w:val="single" w:color="8FB6EA" w:sz="5" w:space="0"/>
            </w:tcBorders>
            <w:shd w:val="clear" w:color="auto" w:fill="FFFFFF" w:themeFill="background1"/>
            <w:tcMar/>
          </w:tcPr>
          <w:p w:rsidRPr="00CC0718" w:rsidR="00C71DC8" w:rsidP="00244814" w:rsidRDefault="00C71DC8" w14:paraId="2778C50B" w14:textId="77777777">
            <w:pPr>
              <w:rPr>
                <w:color w:val="000000"/>
                <w:spacing w:val="-2"/>
                <w:sz w:val="18"/>
              </w:rPr>
            </w:pPr>
            <w:r w:rsidRPr="00CC0718">
              <w:rPr>
                <w:color w:val="000000"/>
                <w:spacing w:val="-2"/>
                <w:sz w:val="18"/>
              </w:rPr>
              <w:t>1</w:t>
            </w:r>
          </w:p>
        </w:tc>
        <w:tc>
          <w:tcPr>
            <w:tcW w:w="1362" w:type="dxa"/>
            <w:tcBorders>
              <w:bottom w:val="single" w:color="8FB6EA" w:sz="5" w:space="0"/>
            </w:tcBorders>
            <w:shd w:val="clear" w:color="auto" w:fill="FFFFFF" w:themeFill="background1"/>
            <w:tcMar/>
          </w:tcPr>
          <w:p w:rsidRPr="00CC0718" w:rsidR="00C71DC8" w:rsidP="00244814" w:rsidRDefault="00C71DC8" w14:paraId="5F2C02E6" w14:textId="77777777">
            <w:pPr>
              <w:rPr>
                <w:color w:val="000000"/>
                <w:spacing w:val="-2"/>
                <w:sz w:val="18"/>
              </w:rPr>
            </w:pPr>
            <w:r w:rsidRPr="00CC0718">
              <w:rPr>
                <w:color w:val="000000"/>
                <w:spacing w:val="-2"/>
                <w:sz w:val="18"/>
              </w:rPr>
              <w:t>35</w:t>
            </w:r>
          </w:p>
        </w:tc>
        <w:tc>
          <w:tcPr>
            <w:tcW w:w="1690" w:type="dxa"/>
            <w:tcBorders>
              <w:bottom w:val="single" w:color="8FB6EA" w:sz="5" w:space="0"/>
            </w:tcBorders>
            <w:shd w:val="clear" w:color="auto" w:fill="FFFFFF" w:themeFill="background1"/>
            <w:tcMar/>
          </w:tcPr>
          <w:p w:rsidRPr="00CC0718" w:rsidR="00C71DC8" w:rsidP="00244814" w:rsidRDefault="00C71DC8" w14:paraId="36780B78" w14:textId="77777777">
            <w:pPr>
              <w:rPr>
                <w:color w:val="000000"/>
                <w:spacing w:val="-2"/>
                <w:sz w:val="18"/>
              </w:rPr>
            </w:pPr>
            <w:r w:rsidRPr="00CC0718">
              <w:rPr>
                <w:color w:val="000000"/>
                <w:spacing w:val="-2"/>
                <w:sz w:val="18"/>
              </w:rPr>
              <w:t>1</w:t>
            </w:r>
          </w:p>
        </w:tc>
        <w:tc>
          <w:tcPr>
            <w:tcW w:w="1576" w:type="dxa"/>
            <w:tcBorders>
              <w:bottom w:val="single" w:color="8FB6EA" w:sz="5" w:space="0"/>
            </w:tcBorders>
            <w:shd w:val="clear" w:color="auto" w:fill="FFFFFF" w:themeFill="background1"/>
            <w:tcMar/>
          </w:tcPr>
          <w:p w:rsidRPr="00CC0718" w:rsidR="00C71DC8" w:rsidP="00244814" w:rsidRDefault="00C71DC8" w14:paraId="365CD33C" w14:textId="77777777">
            <w:pPr>
              <w:rPr>
                <w:color w:val="000000"/>
                <w:spacing w:val="-2"/>
                <w:sz w:val="18"/>
              </w:rPr>
            </w:pPr>
          </w:p>
        </w:tc>
      </w:tr>
      <w:tr w:rsidRPr="00CC0718" w:rsidR="00C71DC8" w:rsidTr="3A33D0EC" w14:paraId="02AC1687" w14:textId="77777777">
        <w:trPr>
          <w:trHeight w:val="888" w:hRule="exact"/>
        </w:trPr>
        <w:tc>
          <w:tcPr>
            <w:tcW w:w="10717" w:type="dxa"/>
            <w:gridSpan w:val="8"/>
            <w:tcBorders>
              <w:top w:val="single" w:color="8FB6EA" w:sz="5" w:space="0"/>
            </w:tcBorders>
            <w:tcMar/>
          </w:tcPr>
          <w:p w:rsidRPr="00CC0718" w:rsidR="00C71DC8" w:rsidP="00244814" w:rsidRDefault="00C71DC8" w14:paraId="52F7ACC6" w14:textId="77777777"/>
        </w:tc>
      </w:tr>
      <w:tr w:rsidRPr="00CC0718" w:rsidR="00C71DC8" w:rsidTr="3A33D0EC" w14:paraId="695BF543" w14:textId="77777777">
        <w:trPr>
          <w:trHeight w:val="888" w:hRule="exact"/>
        </w:trPr>
        <w:tc>
          <w:tcPr>
            <w:tcW w:w="10717" w:type="dxa"/>
            <w:gridSpan w:val="8"/>
            <w:tcMar/>
          </w:tcPr>
          <w:p w:rsidRPr="00CC0718" w:rsidR="00C71DC8" w:rsidP="00244814" w:rsidRDefault="00C71DC8" w14:paraId="1EE8F06B" w14:textId="77777777"/>
        </w:tc>
      </w:tr>
      <w:tr w:rsidRPr="00CC0718" w:rsidR="00C71DC8" w:rsidTr="3A33D0EC" w14:paraId="75E3A5E6" w14:textId="77777777">
        <w:trPr>
          <w:trHeight w:val="459" w:hRule="exact"/>
        </w:trPr>
        <w:tc>
          <w:tcPr>
            <w:tcW w:w="5359" w:type="dxa"/>
            <w:gridSpan w:val="4"/>
            <w:shd w:val="clear" w:color="auto" w:fill="FFFFFF" w:themeFill="background1"/>
            <w:tcMar/>
          </w:tcPr>
          <w:p w:rsidRPr="00CC0718" w:rsidR="00C71DC8" w:rsidP="00244814" w:rsidRDefault="00C71DC8" w14:paraId="07DD0B9F" w14:textId="77777777">
            <w:pPr>
              <w:jc w:val="right"/>
              <w:rPr>
                <w:color w:val="000066"/>
                <w:spacing w:val="-2"/>
                <w:sz w:val="16"/>
              </w:rPr>
            </w:pPr>
            <w:r w:rsidRPr="00CC0718">
              <w:rPr>
                <w:color w:val="000066"/>
                <w:spacing w:val="-2"/>
                <w:sz w:val="16"/>
              </w:rPr>
              <w:t>Formatted Reports\\Code Summary Formatted Report</w:t>
            </w:r>
          </w:p>
        </w:tc>
        <w:tc>
          <w:tcPr>
            <w:tcW w:w="5358" w:type="dxa"/>
            <w:gridSpan w:val="4"/>
            <w:shd w:val="clear" w:color="auto" w:fill="FFFFFF" w:themeFill="background1"/>
            <w:tcMar/>
          </w:tcPr>
          <w:p w:rsidRPr="00CC0718" w:rsidR="00C71DC8" w:rsidP="00244814" w:rsidRDefault="00C71DC8" w14:paraId="4613850A" w14:textId="77777777">
            <w:pPr>
              <w:jc w:val="right"/>
              <w:rPr>
                <w:color w:val="000066"/>
                <w:spacing w:val="-2"/>
                <w:sz w:val="16"/>
              </w:rPr>
            </w:pPr>
            <w:r w:rsidRPr="00CC0718">
              <w:rPr>
                <w:color w:val="000066"/>
                <w:spacing w:val="-2"/>
                <w:sz w:val="16"/>
              </w:rPr>
              <w:t>Page 20 of 104</w:t>
            </w:r>
          </w:p>
        </w:tc>
      </w:tr>
      <w:tr w:rsidRPr="00CC0718" w:rsidR="00C71DC8" w:rsidTr="3A33D0EC" w14:paraId="40F07F9F" w14:textId="77777777">
        <w:trPr>
          <w:trHeight w:val="444" w:hRule="exact"/>
        </w:trPr>
        <w:tc>
          <w:tcPr>
            <w:tcW w:w="10717" w:type="dxa"/>
            <w:gridSpan w:val="8"/>
            <w:shd w:val="clear" w:color="auto" w:fill="FFFFFF" w:themeFill="background1"/>
            <w:tcMar/>
            <w:vAlign w:val="center"/>
          </w:tcPr>
          <w:p w:rsidRPr="00CC0718" w:rsidR="00C71DC8" w:rsidP="00244814" w:rsidRDefault="00C71DC8" w14:paraId="39605D85" w14:textId="77777777">
            <w:pPr>
              <w:jc w:val="right"/>
              <w:rPr>
                <w:color w:val="000066"/>
                <w:spacing w:val="-2"/>
                <w:sz w:val="16"/>
              </w:rPr>
            </w:pPr>
            <w:r w:rsidRPr="00CC0718">
              <w:rPr>
                <w:color w:val="000066"/>
                <w:spacing w:val="-2"/>
                <w:sz w:val="16"/>
              </w:rPr>
              <w:t>11/13/2024 3:39 PM</w:t>
            </w:r>
          </w:p>
        </w:tc>
      </w:tr>
      <w:tr w:rsidRPr="00CC0718" w:rsidR="00C71DC8" w:rsidTr="3A33D0EC" w14:paraId="4A235DAE" w14:textId="77777777">
        <w:trPr>
          <w:trHeight w:val="459" w:hRule="exact"/>
        </w:trPr>
        <w:tc>
          <w:tcPr>
            <w:tcW w:w="3381" w:type="dxa"/>
            <w:gridSpan w:val="2"/>
            <w:shd w:val="clear" w:color="auto" w:fill="8FB6EA"/>
            <w:tcMar/>
          </w:tcPr>
          <w:p w:rsidRPr="00CC0718" w:rsidR="00C71DC8" w:rsidP="00244814" w:rsidRDefault="00C71DC8" w14:paraId="655CDB77" w14:textId="77777777">
            <w:pPr>
              <w:rPr>
                <w:b/>
                <w:color w:val="000066"/>
                <w:spacing w:val="-2"/>
                <w:sz w:val="18"/>
              </w:rPr>
            </w:pPr>
            <w:r w:rsidRPr="00CC0718">
              <w:rPr>
                <w:b/>
                <w:color w:val="000066"/>
                <w:spacing w:val="-2"/>
                <w:sz w:val="18"/>
              </w:rPr>
              <w:t>File Type</w:t>
            </w:r>
          </w:p>
        </w:tc>
        <w:tc>
          <w:tcPr>
            <w:tcW w:w="1132" w:type="dxa"/>
            <w:shd w:val="clear" w:color="auto" w:fill="8FB6EA"/>
            <w:tcMar/>
          </w:tcPr>
          <w:p w:rsidRPr="00CC0718" w:rsidR="00C71DC8" w:rsidP="00244814" w:rsidRDefault="00C71DC8" w14:paraId="365C42DE" w14:textId="77777777">
            <w:pPr>
              <w:rPr>
                <w:b/>
                <w:color w:val="000066"/>
                <w:spacing w:val="-2"/>
                <w:sz w:val="18"/>
              </w:rPr>
            </w:pPr>
            <w:r w:rsidRPr="00CC0718">
              <w:rPr>
                <w:b/>
                <w:color w:val="000066"/>
                <w:spacing w:val="-2"/>
                <w:sz w:val="18"/>
              </w:rPr>
              <w:t>Number of Files</w:t>
            </w:r>
          </w:p>
        </w:tc>
        <w:tc>
          <w:tcPr>
            <w:tcW w:w="1576" w:type="dxa"/>
            <w:gridSpan w:val="2"/>
            <w:shd w:val="clear" w:color="auto" w:fill="8FB6EA"/>
            <w:tcMar/>
          </w:tcPr>
          <w:p w:rsidRPr="00CC0718" w:rsidR="00C71DC8" w:rsidP="00244814" w:rsidRDefault="00C71DC8" w14:paraId="0C7E01F0" w14:textId="77777777">
            <w:pPr>
              <w:rPr>
                <w:b/>
                <w:color w:val="000066"/>
                <w:spacing w:val="-2"/>
                <w:sz w:val="18"/>
              </w:rPr>
            </w:pPr>
            <w:r w:rsidRPr="00CC0718">
              <w:rPr>
                <w:b/>
                <w:color w:val="000066"/>
                <w:spacing w:val="-2"/>
                <w:sz w:val="18"/>
              </w:rPr>
              <w:t>Number of Coding References</w:t>
            </w:r>
          </w:p>
        </w:tc>
        <w:tc>
          <w:tcPr>
            <w:tcW w:w="1362" w:type="dxa"/>
            <w:shd w:val="clear" w:color="auto" w:fill="8FB6EA"/>
            <w:tcMar/>
          </w:tcPr>
          <w:p w:rsidRPr="00CC0718" w:rsidR="00C71DC8" w:rsidP="00244814" w:rsidRDefault="00C71DC8" w14:paraId="591D0C02" w14:textId="77777777">
            <w:pPr>
              <w:rPr>
                <w:b/>
                <w:color w:val="000066"/>
                <w:spacing w:val="-2"/>
                <w:sz w:val="18"/>
              </w:rPr>
            </w:pPr>
            <w:r w:rsidRPr="00CC0718">
              <w:rPr>
                <w:b/>
                <w:color w:val="000066"/>
                <w:spacing w:val="-2"/>
                <w:sz w:val="18"/>
              </w:rPr>
              <w:t>Number of Words Coded</w:t>
            </w:r>
          </w:p>
        </w:tc>
        <w:tc>
          <w:tcPr>
            <w:tcW w:w="1690" w:type="dxa"/>
            <w:shd w:val="clear" w:color="auto" w:fill="8FB6EA"/>
            <w:tcMar/>
          </w:tcPr>
          <w:p w:rsidRPr="00CC0718" w:rsidR="00C71DC8" w:rsidP="00244814" w:rsidRDefault="00C71DC8" w14:paraId="4A628EEE" w14:textId="77777777">
            <w:pPr>
              <w:rPr>
                <w:b/>
                <w:color w:val="000066"/>
                <w:spacing w:val="-2"/>
                <w:sz w:val="18"/>
              </w:rPr>
            </w:pPr>
            <w:r w:rsidRPr="00CC0718">
              <w:rPr>
                <w:b/>
                <w:color w:val="000066"/>
                <w:spacing w:val="-2"/>
                <w:sz w:val="18"/>
              </w:rPr>
              <w:t>Number of Paragraphs Coded</w:t>
            </w:r>
          </w:p>
        </w:tc>
        <w:tc>
          <w:tcPr>
            <w:tcW w:w="1576" w:type="dxa"/>
            <w:shd w:val="clear" w:color="auto" w:fill="8FB6EA"/>
            <w:tcMar/>
          </w:tcPr>
          <w:p w:rsidRPr="00CC0718" w:rsidR="00C71DC8" w:rsidP="00244814" w:rsidRDefault="00C71DC8" w14:paraId="42121102" w14:textId="77777777">
            <w:pPr>
              <w:rPr>
                <w:b/>
                <w:color w:val="000066"/>
                <w:spacing w:val="-2"/>
                <w:sz w:val="18"/>
              </w:rPr>
            </w:pPr>
            <w:r w:rsidRPr="00CC0718">
              <w:rPr>
                <w:b/>
                <w:color w:val="000066"/>
                <w:spacing w:val="-2"/>
                <w:sz w:val="18"/>
              </w:rPr>
              <w:t>Duration Coded</w:t>
            </w:r>
          </w:p>
        </w:tc>
      </w:tr>
      <w:tr w:rsidRPr="00CC0718" w:rsidR="00C71DC8" w:rsidTr="3A33D0EC" w14:paraId="75940DF5" w14:textId="77777777">
        <w:trPr>
          <w:trHeight w:val="343" w:hRule="exact"/>
        </w:trPr>
        <w:tc>
          <w:tcPr>
            <w:tcW w:w="10717" w:type="dxa"/>
            <w:gridSpan w:val="8"/>
            <w:shd w:val="clear" w:color="auto" w:fill="FFFFFF" w:themeFill="background1"/>
            <w:tcMar/>
          </w:tcPr>
          <w:p w:rsidRPr="00CC0718" w:rsidR="00C71DC8" w:rsidP="00244814" w:rsidRDefault="00C71DC8" w14:paraId="49CDC1E3" w14:textId="77777777">
            <w:pPr>
              <w:rPr>
                <w:b/>
                <w:color w:val="5C83B4"/>
                <w:spacing w:val="-2"/>
                <w:sz w:val="24"/>
              </w:rPr>
            </w:pPr>
          </w:p>
        </w:tc>
      </w:tr>
      <w:tr w:rsidRPr="00CC0718" w:rsidR="00C71DC8" w:rsidTr="3A33D0EC" w14:paraId="3CECF67C" w14:textId="77777777">
        <w:trPr>
          <w:trHeight w:val="459" w:hRule="exact"/>
        </w:trPr>
        <w:tc>
          <w:tcPr>
            <w:tcW w:w="1805" w:type="dxa"/>
            <w:shd w:val="clear" w:color="auto" w:fill="FFFFFF" w:themeFill="background1"/>
            <w:tcMar/>
          </w:tcPr>
          <w:p w:rsidRPr="00CC0718" w:rsidR="00C71DC8" w:rsidP="00244814" w:rsidRDefault="00C71DC8" w14:paraId="4BE870CE" w14:textId="77777777">
            <w:pPr>
              <w:rPr>
                <w:b/>
                <w:color w:val="5C83B4"/>
                <w:spacing w:val="-2"/>
                <w:sz w:val="24"/>
              </w:rPr>
            </w:pPr>
            <w:r w:rsidRPr="00CC0718">
              <w:rPr>
                <w:b/>
                <w:color w:val="5C83B4"/>
                <w:spacing w:val="-2"/>
                <w:sz w:val="24"/>
              </w:rPr>
              <w:t>Nickname:</w:t>
            </w:r>
          </w:p>
        </w:tc>
        <w:tc>
          <w:tcPr>
            <w:tcW w:w="8912" w:type="dxa"/>
            <w:gridSpan w:val="7"/>
            <w:vMerge w:val="restart"/>
            <w:shd w:val="clear" w:color="auto" w:fill="FFFFFF" w:themeFill="background1"/>
            <w:tcMar/>
          </w:tcPr>
          <w:p w:rsidRPr="00CC0718" w:rsidR="00C71DC8" w:rsidP="00244814" w:rsidRDefault="00C71DC8" w14:paraId="2F3C71F8" w14:textId="77777777">
            <w:pPr>
              <w:rPr>
                <w:b/>
                <w:color w:val="5C83B4"/>
                <w:spacing w:val="-2"/>
                <w:sz w:val="24"/>
              </w:rPr>
            </w:pPr>
            <w:r w:rsidRPr="00CC0718">
              <w:rPr>
                <w:b/>
                <w:color w:val="5C83B4"/>
                <w:spacing w:val="-2"/>
                <w:sz w:val="24"/>
              </w:rPr>
              <w:t>Codes\\AXIAL CODE\\Q13- Willingness to pay for the service\IF VALUE IS PROVEN\Events pictures service</w:t>
            </w:r>
          </w:p>
        </w:tc>
      </w:tr>
      <w:tr w:rsidRPr="00CC0718" w:rsidR="00C71DC8" w:rsidTr="3A33D0EC" w14:paraId="58CBB0B1" w14:textId="77777777">
        <w:trPr>
          <w:trHeight w:val="444" w:hRule="exact"/>
        </w:trPr>
        <w:tc>
          <w:tcPr>
            <w:tcW w:w="1805" w:type="dxa"/>
            <w:shd w:val="clear" w:color="auto" w:fill="FFFFFF" w:themeFill="background1"/>
            <w:tcMar/>
          </w:tcPr>
          <w:p w:rsidRPr="00CC0718" w:rsidR="00C71DC8" w:rsidP="00244814" w:rsidRDefault="00C71DC8" w14:paraId="69B8C025" w14:textId="77777777">
            <w:pPr>
              <w:rPr>
                <w:b/>
                <w:color w:val="5C83B4"/>
                <w:spacing w:val="-2"/>
                <w:sz w:val="24"/>
              </w:rPr>
            </w:pPr>
            <w:r w:rsidRPr="00CC0718">
              <w:rPr>
                <w:b/>
                <w:color w:val="5C83B4"/>
                <w:spacing w:val="-2"/>
                <w:sz w:val="24"/>
              </w:rPr>
              <w:t>Classification:</w:t>
            </w:r>
          </w:p>
        </w:tc>
        <w:tc>
          <w:tcPr>
            <w:tcW w:w="8912" w:type="dxa"/>
            <w:gridSpan w:val="7"/>
            <w:vMerge/>
            <w:tcMar/>
          </w:tcPr>
          <w:p w:rsidRPr="00CC0718" w:rsidR="00C71DC8" w:rsidP="00244814" w:rsidRDefault="00C71DC8" w14:paraId="6FB0481F" w14:textId="77777777"/>
        </w:tc>
      </w:tr>
      <w:tr w:rsidRPr="00CC0718" w:rsidR="00C71DC8" w:rsidTr="3A33D0EC" w14:paraId="339052F4" w14:textId="77777777">
        <w:trPr>
          <w:trHeight w:val="444" w:hRule="exact"/>
        </w:trPr>
        <w:tc>
          <w:tcPr>
            <w:tcW w:w="1805" w:type="dxa"/>
            <w:shd w:val="clear" w:color="auto" w:fill="FFFFFF" w:themeFill="background1"/>
            <w:tcMar/>
          </w:tcPr>
          <w:p w:rsidRPr="00CC0718" w:rsidR="00C71DC8" w:rsidP="00244814" w:rsidRDefault="00C71DC8" w14:paraId="194651A4" w14:textId="77777777">
            <w:pPr>
              <w:rPr>
                <w:b/>
                <w:color w:val="5C83B4"/>
                <w:spacing w:val="-2"/>
                <w:sz w:val="24"/>
              </w:rPr>
            </w:pPr>
            <w:r w:rsidRPr="00CC0718">
              <w:rPr>
                <w:b/>
                <w:color w:val="5C83B4"/>
                <w:spacing w:val="-2"/>
                <w:sz w:val="24"/>
              </w:rPr>
              <w:t>Aggregated:</w:t>
            </w:r>
          </w:p>
        </w:tc>
        <w:tc>
          <w:tcPr>
            <w:tcW w:w="8912" w:type="dxa"/>
            <w:gridSpan w:val="7"/>
            <w:shd w:val="clear" w:color="auto" w:fill="FFFFFF" w:themeFill="background1"/>
            <w:tcMar/>
          </w:tcPr>
          <w:p w:rsidRPr="00CC0718" w:rsidR="00C71DC8" w:rsidP="00244814" w:rsidRDefault="00C71DC8" w14:paraId="39B6C42A" w14:textId="77777777">
            <w:pPr>
              <w:rPr>
                <w:b/>
                <w:color w:val="5C83B4"/>
                <w:spacing w:val="-2"/>
                <w:sz w:val="24"/>
              </w:rPr>
            </w:pPr>
            <w:r w:rsidRPr="00CC0718">
              <w:rPr>
                <w:b/>
                <w:color w:val="5C83B4"/>
                <w:spacing w:val="-2"/>
                <w:sz w:val="24"/>
              </w:rPr>
              <w:t>No</w:t>
            </w:r>
          </w:p>
        </w:tc>
      </w:tr>
      <w:tr w:rsidRPr="00CC0718" w:rsidR="00C71DC8" w:rsidTr="3A33D0EC" w14:paraId="22C0CFC4" w14:textId="77777777">
        <w:trPr>
          <w:trHeight w:val="344" w:hRule="exact"/>
        </w:trPr>
        <w:tc>
          <w:tcPr>
            <w:tcW w:w="3381" w:type="dxa"/>
            <w:gridSpan w:val="2"/>
            <w:tcBorders>
              <w:bottom w:val="single" w:color="8FB6EA" w:sz="5" w:space="0"/>
            </w:tcBorders>
            <w:shd w:val="clear" w:color="auto" w:fill="FFFFFF" w:themeFill="background1"/>
            <w:tcMar/>
          </w:tcPr>
          <w:p w:rsidRPr="00CC0718" w:rsidR="00C71DC8" w:rsidP="00244814" w:rsidRDefault="00C71DC8" w14:paraId="42CB305C" w14:textId="77777777">
            <w:pPr>
              <w:rPr>
                <w:color w:val="000000"/>
                <w:spacing w:val="-2"/>
                <w:sz w:val="18"/>
              </w:rPr>
            </w:pPr>
            <w:r w:rsidRPr="00CC0718">
              <w:rPr>
                <w:color w:val="000000"/>
                <w:spacing w:val="-2"/>
                <w:sz w:val="18"/>
              </w:rPr>
              <w:t>Document</w:t>
            </w:r>
          </w:p>
        </w:tc>
        <w:tc>
          <w:tcPr>
            <w:tcW w:w="1132" w:type="dxa"/>
            <w:tcBorders>
              <w:bottom w:val="single" w:color="8FB6EA" w:sz="5" w:space="0"/>
            </w:tcBorders>
            <w:shd w:val="clear" w:color="auto" w:fill="FFFFFF" w:themeFill="background1"/>
            <w:tcMar/>
          </w:tcPr>
          <w:p w:rsidRPr="00CC0718" w:rsidR="00C71DC8" w:rsidP="00244814" w:rsidRDefault="00C71DC8" w14:paraId="080B0B79" w14:textId="77777777">
            <w:pPr>
              <w:rPr>
                <w:color w:val="000000"/>
                <w:spacing w:val="-2"/>
                <w:sz w:val="18"/>
              </w:rPr>
            </w:pPr>
            <w:r w:rsidRPr="00CC0718">
              <w:rPr>
                <w:color w:val="000000"/>
                <w:spacing w:val="-2"/>
                <w:sz w:val="18"/>
              </w:rPr>
              <w:t>1</w:t>
            </w:r>
          </w:p>
        </w:tc>
        <w:tc>
          <w:tcPr>
            <w:tcW w:w="1576" w:type="dxa"/>
            <w:gridSpan w:val="2"/>
            <w:tcBorders>
              <w:bottom w:val="single" w:color="8FB6EA" w:sz="5" w:space="0"/>
            </w:tcBorders>
            <w:shd w:val="clear" w:color="auto" w:fill="FFFFFF" w:themeFill="background1"/>
            <w:tcMar/>
          </w:tcPr>
          <w:p w:rsidRPr="00CC0718" w:rsidR="00C71DC8" w:rsidP="00244814" w:rsidRDefault="00C71DC8" w14:paraId="2AC3D077" w14:textId="77777777">
            <w:pPr>
              <w:rPr>
                <w:color w:val="000000"/>
                <w:spacing w:val="-2"/>
                <w:sz w:val="18"/>
              </w:rPr>
            </w:pPr>
            <w:r w:rsidRPr="00CC0718">
              <w:rPr>
                <w:color w:val="000000"/>
                <w:spacing w:val="-2"/>
                <w:sz w:val="18"/>
              </w:rPr>
              <w:t>1</w:t>
            </w:r>
          </w:p>
        </w:tc>
        <w:tc>
          <w:tcPr>
            <w:tcW w:w="1362" w:type="dxa"/>
            <w:tcBorders>
              <w:bottom w:val="single" w:color="8FB6EA" w:sz="5" w:space="0"/>
            </w:tcBorders>
            <w:shd w:val="clear" w:color="auto" w:fill="FFFFFF" w:themeFill="background1"/>
            <w:tcMar/>
          </w:tcPr>
          <w:p w:rsidRPr="00CC0718" w:rsidR="00C71DC8" w:rsidP="00244814" w:rsidRDefault="00C71DC8" w14:paraId="35211EDA" w14:textId="77777777">
            <w:pPr>
              <w:rPr>
                <w:color w:val="000000"/>
                <w:spacing w:val="-2"/>
                <w:sz w:val="18"/>
              </w:rPr>
            </w:pPr>
            <w:r w:rsidRPr="00CC0718">
              <w:rPr>
                <w:color w:val="000000"/>
                <w:spacing w:val="-2"/>
                <w:sz w:val="18"/>
              </w:rPr>
              <w:t>11</w:t>
            </w:r>
          </w:p>
        </w:tc>
        <w:tc>
          <w:tcPr>
            <w:tcW w:w="1690" w:type="dxa"/>
            <w:tcBorders>
              <w:bottom w:val="single" w:color="8FB6EA" w:sz="5" w:space="0"/>
            </w:tcBorders>
            <w:shd w:val="clear" w:color="auto" w:fill="FFFFFF" w:themeFill="background1"/>
            <w:tcMar/>
          </w:tcPr>
          <w:p w:rsidRPr="00CC0718" w:rsidR="00C71DC8" w:rsidP="00244814" w:rsidRDefault="00C71DC8" w14:paraId="52A95ED2" w14:textId="77777777">
            <w:pPr>
              <w:rPr>
                <w:color w:val="000000"/>
                <w:spacing w:val="-2"/>
                <w:sz w:val="18"/>
              </w:rPr>
            </w:pPr>
            <w:r w:rsidRPr="00CC0718">
              <w:rPr>
                <w:color w:val="000000"/>
                <w:spacing w:val="-2"/>
                <w:sz w:val="18"/>
              </w:rPr>
              <w:t>1</w:t>
            </w:r>
          </w:p>
        </w:tc>
        <w:tc>
          <w:tcPr>
            <w:tcW w:w="1576" w:type="dxa"/>
            <w:tcBorders>
              <w:bottom w:val="single" w:color="8FB6EA" w:sz="5" w:space="0"/>
            </w:tcBorders>
            <w:shd w:val="clear" w:color="auto" w:fill="FFFFFF" w:themeFill="background1"/>
            <w:tcMar/>
          </w:tcPr>
          <w:p w:rsidRPr="00CC0718" w:rsidR="00C71DC8" w:rsidP="00244814" w:rsidRDefault="00C71DC8" w14:paraId="46A77F05" w14:textId="77777777">
            <w:pPr>
              <w:rPr>
                <w:color w:val="000000"/>
                <w:spacing w:val="-2"/>
                <w:sz w:val="18"/>
              </w:rPr>
            </w:pPr>
          </w:p>
        </w:tc>
      </w:tr>
      <w:tr w:rsidRPr="00CC0718" w:rsidR="00C71DC8" w:rsidTr="3A33D0EC" w14:paraId="4BEC2EE6" w14:textId="77777777">
        <w:trPr>
          <w:trHeight w:val="459" w:hRule="exact"/>
        </w:trPr>
        <w:tc>
          <w:tcPr>
            <w:tcW w:w="10717" w:type="dxa"/>
            <w:gridSpan w:val="8"/>
            <w:tcBorders>
              <w:top w:val="single" w:color="8FB6EA" w:sz="5" w:space="0"/>
            </w:tcBorders>
            <w:tcMar/>
          </w:tcPr>
          <w:p w:rsidRPr="00CC0718" w:rsidR="00C71DC8" w:rsidP="00244814" w:rsidRDefault="00C71DC8" w14:paraId="59EF49B9" w14:textId="77777777"/>
        </w:tc>
      </w:tr>
      <w:tr w:rsidRPr="00CC0718" w:rsidR="00C71DC8" w:rsidTr="3A33D0EC" w14:paraId="4ECC72F3" w14:textId="77777777">
        <w:trPr>
          <w:trHeight w:val="329" w:hRule="exact"/>
        </w:trPr>
        <w:tc>
          <w:tcPr>
            <w:tcW w:w="10717" w:type="dxa"/>
            <w:gridSpan w:val="8"/>
            <w:shd w:val="clear" w:color="auto" w:fill="FFFFFF" w:themeFill="background1"/>
            <w:tcMar/>
          </w:tcPr>
          <w:p w:rsidRPr="00CC0718" w:rsidR="00C71DC8" w:rsidP="00244814" w:rsidRDefault="00C71DC8" w14:paraId="3ED00E96" w14:textId="77777777">
            <w:pPr>
              <w:rPr>
                <w:b/>
                <w:color w:val="5C83B4"/>
                <w:spacing w:val="-2"/>
                <w:sz w:val="24"/>
              </w:rPr>
            </w:pPr>
          </w:p>
        </w:tc>
      </w:tr>
      <w:tr w:rsidRPr="00CC0718" w:rsidR="00C71DC8" w:rsidTr="3A33D0EC" w14:paraId="2E94BE94" w14:textId="77777777">
        <w:trPr>
          <w:trHeight w:val="459" w:hRule="exact"/>
        </w:trPr>
        <w:tc>
          <w:tcPr>
            <w:tcW w:w="1805" w:type="dxa"/>
            <w:shd w:val="clear" w:color="auto" w:fill="FFFFFF" w:themeFill="background1"/>
            <w:tcMar/>
          </w:tcPr>
          <w:p w:rsidRPr="00CC0718" w:rsidR="00C71DC8" w:rsidP="00244814" w:rsidRDefault="00C71DC8" w14:paraId="1462A1AE" w14:textId="77777777">
            <w:pPr>
              <w:rPr>
                <w:b/>
                <w:color w:val="5C83B4"/>
                <w:spacing w:val="-2"/>
                <w:sz w:val="24"/>
              </w:rPr>
            </w:pPr>
            <w:r w:rsidRPr="00CC0718">
              <w:rPr>
                <w:b/>
                <w:color w:val="5C83B4"/>
                <w:spacing w:val="-2"/>
                <w:sz w:val="24"/>
              </w:rPr>
              <w:t>Nickname:</w:t>
            </w:r>
          </w:p>
        </w:tc>
        <w:tc>
          <w:tcPr>
            <w:tcW w:w="8912" w:type="dxa"/>
            <w:gridSpan w:val="7"/>
            <w:vMerge w:val="restart"/>
            <w:shd w:val="clear" w:color="auto" w:fill="FFFFFF" w:themeFill="background1"/>
            <w:tcMar/>
          </w:tcPr>
          <w:p w:rsidRPr="00CC0718" w:rsidR="00C71DC8" w:rsidP="00244814" w:rsidRDefault="00C71DC8" w14:paraId="26E15C0A" w14:textId="77777777">
            <w:pPr>
              <w:rPr>
                <w:b/>
                <w:color w:val="5C83B4"/>
                <w:spacing w:val="-2"/>
                <w:sz w:val="24"/>
              </w:rPr>
            </w:pPr>
            <w:r w:rsidRPr="00CC0718">
              <w:rPr>
                <w:b/>
                <w:color w:val="5C83B4"/>
                <w:spacing w:val="-2"/>
                <w:sz w:val="24"/>
              </w:rPr>
              <w:t>Codes\\AXIAL CODE\\Q13- Willingness to pay for the service\IF VALUE IS PROVEN\Promote events</w:t>
            </w:r>
          </w:p>
        </w:tc>
      </w:tr>
      <w:tr w:rsidRPr="00CC0718" w:rsidR="00C71DC8" w:rsidTr="3A33D0EC" w14:paraId="38A9CC4F" w14:textId="77777777">
        <w:trPr>
          <w:trHeight w:val="444" w:hRule="exact"/>
        </w:trPr>
        <w:tc>
          <w:tcPr>
            <w:tcW w:w="1805" w:type="dxa"/>
            <w:shd w:val="clear" w:color="auto" w:fill="FFFFFF" w:themeFill="background1"/>
            <w:tcMar/>
          </w:tcPr>
          <w:p w:rsidRPr="00CC0718" w:rsidR="00C71DC8" w:rsidP="00244814" w:rsidRDefault="00C71DC8" w14:paraId="1B601088" w14:textId="77777777">
            <w:pPr>
              <w:rPr>
                <w:b/>
                <w:color w:val="5C83B4"/>
                <w:spacing w:val="-2"/>
                <w:sz w:val="24"/>
              </w:rPr>
            </w:pPr>
            <w:r w:rsidRPr="00CC0718">
              <w:rPr>
                <w:b/>
                <w:color w:val="5C83B4"/>
                <w:spacing w:val="-2"/>
                <w:sz w:val="24"/>
              </w:rPr>
              <w:t>Classification:</w:t>
            </w:r>
          </w:p>
        </w:tc>
        <w:tc>
          <w:tcPr>
            <w:tcW w:w="8912" w:type="dxa"/>
            <w:gridSpan w:val="7"/>
            <w:vMerge/>
            <w:tcMar/>
          </w:tcPr>
          <w:p w:rsidRPr="00CC0718" w:rsidR="00C71DC8" w:rsidP="00244814" w:rsidRDefault="00C71DC8" w14:paraId="4F66DFF0" w14:textId="77777777"/>
        </w:tc>
      </w:tr>
      <w:tr w:rsidRPr="00CC0718" w:rsidR="00C71DC8" w:rsidTr="3A33D0EC" w14:paraId="613492DA" w14:textId="77777777">
        <w:trPr>
          <w:trHeight w:val="458" w:hRule="exact"/>
        </w:trPr>
        <w:tc>
          <w:tcPr>
            <w:tcW w:w="1805" w:type="dxa"/>
            <w:shd w:val="clear" w:color="auto" w:fill="FFFFFF" w:themeFill="background1"/>
            <w:tcMar/>
          </w:tcPr>
          <w:p w:rsidRPr="00CC0718" w:rsidR="00C71DC8" w:rsidP="00244814" w:rsidRDefault="00C71DC8" w14:paraId="650FCF89" w14:textId="77777777">
            <w:pPr>
              <w:rPr>
                <w:b/>
                <w:color w:val="5C83B4"/>
                <w:spacing w:val="-2"/>
                <w:sz w:val="24"/>
              </w:rPr>
            </w:pPr>
            <w:r w:rsidRPr="00CC0718">
              <w:rPr>
                <w:b/>
                <w:color w:val="5C83B4"/>
                <w:spacing w:val="-2"/>
                <w:sz w:val="24"/>
              </w:rPr>
              <w:t>Aggregated:</w:t>
            </w:r>
          </w:p>
        </w:tc>
        <w:tc>
          <w:tcPr>
            <w:tcW w:w="8912" w:type="dxa"/>
            <w:gridSpan w:val="7"/>
            <w:shd w:val="clear" w:color="auto" w:fill="FFFFFF" w:themeFill="background1"/>
            <w:tcMar/>
          </w:tcPr>
          <w:p w:rsidRPr="00CC0718" w:rsidR="00C71DC8" w:rsidP="00244814" w:rsidRDefault="00C71DC8" w14:paraId="2A9996A2" w14:textId="77777777">
            <w:pPr>
              <w:rPr>
                <w:b/>
                <w:color w:val="5C83B4"/>
                <w:spacing w:val="-2"/>
                <w:sz w:val="24"/>
              </w:rPr>
            </w:pPr>
            <w:r w:rsidRPr="00CC0718">
              <w:rPr>
                <w:b/>
                <w:color w:val="5C83B4"/>
                <w:spacing w:val="-2"/>
                <w:sz w:val="24"/>
              </w:rPr>
              <w:t>No</w:t>
            </w:r>
          </w:p>
        </w:tc>
      </w:tr>
      <w:tr w:rsidRPr="00CC0718" w:rsidR="00C71DC8" w:rsidTr="3A33D0EC" w14:paraId="6E0D1713" w14:textId="77777777">
        <w:trPr>
          <w:trHeight w:val="330" w:hRule="exact"/>
        </w:trPr>
        <w:tc>
          <w:tcPr>
            <w:tcW w:w="3381" w:type="dxa"/>
            <w:gridSpan w:val="2"/>
            <w:tcBorders>
              <w:bottom w:val="single" w:color="8FB6EA" w:sz="5" w:space="0"/>
            </w:tcBorders>
            <w:shd w:val="clear" w:color="auto" w:fill="FFFFFF" w:themeFill="background1"/>
            <w:tcMar/>
          </w:tcPr>
          <w:p w:rsidRPr="00CC0718" w:rsidR="00C71DC8" w:rsidP="00244814" w:rsidRDefault="00C71DC8" w14:paraId="38F29268" w14:textId="77777777">
            <w:pPr>
              <w:rPr>
                <w:color w:val="000000"/>
                <w:spacing w:val="-2"/>
                <w:sz w:val="18"/>
              </w:rPr>
            </w:pPr>
            <w:r w:rsidRPr="00CC0718">
              <w:rPr>
                <w:color w:val="000000"/>
                <w:spacing w:val="-2"/>
                <w:sz w:val="18"/>
              </w:rPr>
              <w:t>Document</w:t>
            </w:r>
          </w:p>
        </w:tc>
        <w:tc>
          <w:tcPr>
            <w:tcW w:w="1132" w:type="dxa"/>
            <w:tcBorders>
              <w:bottom w:val="single" w:color="8FB6EA" w:sz="5" w:space="0"/>
            </w:tcBorders>
            <w:shd w:val="clear" w:color="auto" w:fill="FFFFFF" w:themeFill="background1"/>
            <w:tcMar/>
          </w:tcPr>
          <w:p w:rsidRPr="00CC0718" w:rsidR="00C71DC8" w:rsidP="00244814" w:rsidRDefault="00C71DC8" w14:paraId="4CE7781F" w14:textId="77777777">
            <w:pPr>
              <w:rPr>
                <w:color w:val="000000"/>
                <w:spacing w:val="-2"/>
                <w:sz w:val="18"/>
              </w:rPr>
            </w:pPr>
            <w:r w:rsidRPr="00CC0718">
              <w:rPr>
                <w:color w:val="000000"/>
                <w:spacing w:val="-2"/>
                <w:sz w:val="18"/>
              </w:rPr>
              <w:t>1</w:t>
            </w:r>
          </w:p>
        </w:tc>
        <w:tc>
          <w:tcPr>
            <w:tcW w:w="1576" w:type="dxa"/>
            <w:gridSpan w:val="2"/>
            <w:tcBorders>
              <w:bottom w:val="single" w:color="8FB6EA" w:sz="5" w:space="0"/>
            </w:tcBorders>
            <w:shd w:val="clear" w:color="auto" w:fill="FFFFFF" w:themeFill="background1"/>
            <w:tcMar/>
          </w:tcPr>
          <w:p w:rsidRPr="00CC0718" w:rsidR="00C71DC8" w:rsidP="00244814" w:rsidRDefault="00C71DC8" w14:paraId="66F81D05" w14:textId="77777777">
            <w:pPr>
              <w:rPr>
                <w:color w:val="000000"/>
                <w:spacing w:val="-2"/>
                <w:sz w:val="18"/>
              </w:rPr>
            </w:pPr>
            <w:r w:rsidRPr="00CC0718">
              <w:rPr>
                <w:color w:val="000000"/>
                <w:spacing w:val="-2"/>
                <w:sz w:val="18"/>
              </w:rPr>
              <w:t>1</w:t>
            </w:r>
          </w:p>
        </w:tc>
        <w:tc>
          <w:tcPr>
            <w:tcW w:w="1362" w:type="dxa"/>
            <w:tcBorders>
              <w:bottom w:val="single" w:color="8FB6EA" w:sz="5" w:space="0"/>
            </w:tcBorders>
            <w:shd w:val="clear" w:color="auto" w:fill="FFFFFF" w:themeFill="background1"/>
            <w:tcMar/>
          </w:tcPr>
          <w:p w:rsidRPr="00CC0718" w:rsidR="00C71DC8" w:rsidP="00244814" w:rsidRDefault="00C71DC8" w14:paraId="577E27E6" w14:textId="77777777">
            <w:pPr>
              <w:rPr>
                <w:color w:val="000000"/>
                <w:spacing w:val="-2"/>
                <w:sz w:val="18"/>
              </w:rPr>
            </w:pPr>
            <w:r w:rsidRPr="00CC0718">
              <w:rPr>
                <w:color w:val="000000"/>
                <w:spacing w:val="-2"/>
                <w:sz w:val="18"/>
              </w:rPr>
              <w:t>2</w:t>
            </w:r>
          </w:p>
        </w:tc>
        <w:tc>
          <w:tcPr>
            <w:tcW w:w="1690" w:type="dxa"/>
            <w:tcBorders>
              <w:bottom w:val="single" w:color="8FB6EA" w:sz="5" w:space="0"/>
            </w:tcBorders>
            <w:shd w:val="clear" w:color="auto" w:fill="FFFFFF" w:themeFill="background1"/>
            <w:tcMar/>
          </w:tcPr>
          <w:p w:rsidRPr="00CC0718" w:rsidR="00C71DC8" w:rsidP="00244814" w:rsidRDefault="00C71DC8" w14:paraId="1DCD8FA7" w14:textId="77777777">
            <w:pPr>
              <w:rPr>
                <w:color w:val="000000"/>
                <w:spacing w:val="-2"/>
                <w:sz w:val="18"/>
              </w:rPr>
            </w:pPr>
            <w:r w:rsidRPr="00CC0718">
              <w:rPr>
                <w:color w:val="000000"/>
                <w:spacing w:val="-2"/>
                <w:sz w:val="18"/>
              </w:rPr>
              <w:t>1</w:t>
            </w:r>
          </w:p>
        </w:tc>
        <w:tc>
          <w:tcPr>
            <w:tcW w:w="1576" w:type="dxa"/>
            <w:tcBorders>
              <w:bottom w:val="single" w:color="8FB6EA" w:sz="5" w:space="0"/>
            </w:tcBorders>
            <w:shd w:val="clear" w:color="auto" w:fill="FFFFFF" w:themeFill="background1"/>
            <w:tcMar/>
          </w:tcPr>
          <w:p w:rsidRPr="00CC0718" w:rsidR="00C71DC8" w:rsidP="00244814" w:rsidRDefault="00C71DC8" w14:paraId="720CBF20" w14:textId="77777777">
            <w:pPr>
              <w:rPr>
                <w:color w:val="000000"/>
                <w:spacing w:val="-2"/>
                <w:sz w:val="18"/>
              </w:rPr>
            </w:pPr>
          </w:p>
        </w:tc>
      </w:tr>
      <w:tr w:rsidRPr="00CC0718" w:rsidR="00C71DC8" w:rsidTr="3A33D0EC" w14:paraId="00BBB611" w14:textId="77777777">
        <w:trPr>
          <w:trHeight w:val="458" w:hRule="exact"/>
        </w:trPr>
        <w:tc>
          <w:tcPr>
            <w:tcW w:w="10717" w:type="dxa"/>
            <w:gridSpan w:val="8"/>
            <w:tcBorders>
              <w:top w:val="single" w:color="8FB6EA" w:sz="5" w:space="0"/>
            </w:tcBorders>
            <w:tcMar/>
          </w:tcPr>
          <w:p w:rsidRPr="00CC0718" w:rsidR="00C71DC8" w:rsidP="00244814" w:rsidRDefault="00C71DC8" w14:paraId="073B15B0" w14:textId="77777777"/>
        </w:tc>
      </w:tr>
      <w:tr w:rsidRPr="00CC0718" w:rsidR="00C71DC8" w:rsidTr="3A33D0EC" w14:paraId="248A8FB3" w14:textId="77777777">
        <w:trPr>
          <w:trHeight w:val="602" w:hRule="exact"/>
        </w:trPr>
        <w:tc>
          <w:tcPr>
            <w:tcW w:w="10717" w:type="dxa"/>
            <w:gridSpan w:val="8"/>
            <w:shd w:val="clear" w:color="auto" w:fill="FFFFFF" w:themeFill="background1"/>
            <w:tcMar/>
          </w:tcPr>
          <w:p w:rsidRPr="00CC0718" w:rsidR="00C71DC8" w:rsidP="00244814" w:rsidRDefault="00C71DC8" w14:paraId="3C445556" w14:textId="77777777">
            <w:pPr>
              <w:rPr>
                <w:b/>
                <w:color w:val="5C83B4"/>
                <w:spacing w:val="-2"/>
                <w:sz w:val="24"/>
              </w:rPr>
            </w:pPr>
          </w:p>
        </w:tc>
      </w:tr>
      <w:tr w:rsidRPr="00CC0718" w:rsidR="00C71DC8" w:rsidTr="3A33D0EC" w14:paraId="0E8ADC5B" w14:textId="77777777">
        <w:trPr>
          <w:trHeight w:val="444" w:hRule="exact"/>
        </w:trPr>
        <w:tc>
          <w:tcPr>
            <w:tcW w:w="1805" w:type="dxa"/>
            <w:shd w:val="clear" w:color="auto" w:fill="FFFFFF" w:themeFill="background1"/>
            <w:tcMar/>
          </w:tcPr>
          <w:p w:rsidRPr="00CC0718" w:rsidR="00C71DC8" w:rsidP="00244814" w:rsidRDefault="00C71DC8" w14:paraId="72B78198" w14:textId="77777777">
            <w:pPr>
              <w:rPr>
                <w:b/>
                <w:color w:val="5C83B4"/>
                <w:spacing w:val="-2"/>
                <w:sz w:val="24"/>
              </w:rPr>
            </w:pPr>
            <w:r w:rsidRPr="00CC0718">
              <w:rPr>
                <w:b/>
                <w:color w:val="5C83B4"/>
                <w:spacing w:val="-2"/>
                <w:sz w:val="24"/>
              </w:rPr>
              <w:lastRenderedPageBreak/>
              <w:t>Nickname:</w:t>
            </w:r>
          </w:p>
        </w:tc>
        <w:tc>
          <w:tcPr>
            <w:tcW w:w="8912" w:type="dxa"/>
            <w:gridSpan w:val="7"/>
            <w:vMerge w:val="restart"/>
            <w:shd w:val="clear" w:color="auto" w:fill="FFFFFF" w:themeFill="background1"/>
            <w:tcMar/>
          </w:tcPr>
          <w:p w:rsidRPr="00CC0718" w:rsidR="00C71DC8" w:rsidP="00244814" w:rsidRDefault="00C71DC8" w14:paraId="04F38D92" w14:textId="77777777">
            <w:pPr>
              <w:rPr>
                <w:b/>
                <w:color w:val="5C83B4"/>
                <w:spacing w:val="-2"/>
                <w:sz w:val="24"/>
              </w:rPr>
            </w:pPr>
            <w:r w:rsidRPr="00CC0718">
              <w:rPr>
                <w:b/>
                <w:color w:val="5C83B4"/>
                <w:spacing w:val="-2"/>
                <w:sz w:val="24"/>
              </w:rPr>
              <w:t>Codes\\AXIAL CODE\\Q13- Willingness to pay for the service\IF VALUE IS PROVEN\Quantifiable Value of Services</w:t>
            </w:r>
          </w:p>
        </w:tc>
      </w:tr>
      <w:tr w:rsidRPr="00CC0718" w:rsidR="00C71DC8" w:rsidTr="3A33D0EC" w14:paraId="30446754" w14:textId="77777777">
        <w:trPr>
          <w:trHeight w:val="459" w:hRule="exact"/>
        </w:trPr>
        <w:tc>
          <w:tcPr>
            <w:tcW w:w="1805" w:type="dxa"/>
            <w:shd w:val="clear" w:color="auto" w:fill="FFFFFF" w:themeFill="background1"/>
            <w:tcMar/>
          </w:tcPr>
          <w:p w:rsidRPr="00CC0718" w:rsidR="00C71DC8" w:rsidP="00244814" w:rsidRDefault="00C71DC8" w14:paraId="00343906" w14:textId="77777777">
            <w:pPr>
              <w:rPr>
                <w:b/>
                <w:color w:val="5C83B4"/>
                <w:spacing w:val="-2"/>
                <w:sz w:val="24"/>
              </w:rPr>
            </w:pPr>
            <w:r w:rsidRPr="00CC0718">
              <w:rPr>
                <w:b/>
                <w:color w:val="5C83B4"/>
                <w:spacing w:val="-2"/>
                <w:sz w:val="24"/>
              </w:rPr>
              <w:t>Classification:</w:t>
            </w:r>
          </w:p>
        </w:tc>
        <w:tc>
          <w:tcPr>
            <w:tcW w:w="8912" w:type="dxa"/>
            <w:gridSpan w:val="7"/>
            <w:vMerge/>
            <w:tcMar/>
          </w:tcPr>
          <w:p w:rsidRPr="00CC0718" w:rsidR="00C71DC8" w:rsidP="00244814" w:rsidRDefault="00C71DC8" w14:paraId="6E7C43DD" w14:textId="77777777"/>
        </w:tc>
      </w:tr>
      <w:tr w:rsidRPr="00CC0718" w:rsidR="00C71DC8" w:rsidTr="3A33D0EC" w14:paraId="3ACC63BA" w14:textId="77777777">
        <w:trPr>
          <w:trHeight w:val="444" w:hRule="exact"/>
        </w:trPr>
        <w:tc>
          <w:tcPr>
            <w:tcW w:w="1805" w:type="dxa"/>
            <w:shd w:val="clear" w:color="auto" w:fill="FFFFFF" w:themeFill="background1"/>
            <w:tcMar/>
          </w:tcPr>
          <w:p w:rsidRPr="00CC0718" w:rsidR="00C71DC8" w:rsidP="00244814" w:rsidRDefault="00C71DC8" w14:paraId="4B3CD4E9" w14:textId="77777777">
            <w:pPr>
              <w:rPr>
                <w:b/>
                <w:color w:val="5C83B4"/>
                <w:spacing w:val="-2"/>
                <w:sz w:val="24"/>
              </w:rPr>
            </w:pPr>
            <w:r w:rsidRPr="00CC0718">
              <w:rPr>
                <w:b/>
                <w:color w:val="5C83B4"/>
                <w:spacing w:val="-2"/>
                <w:sz w:val="24"/>
              </w:rPr>
              <w:t>Aggregated:</w:t>
            </w:r>
          </w:p>
        </w:tc>
        <w:tc>
          <w:tcPr>
            <w:tcW w:w="8912" w:type="dxa"/>
            <w:gridSpan w:val="7"/>
            <w:shd w:val="clear" w:color="auto" w:fill="FFFFFF" w:themeFill="background1"/>
            <w:tcMar/>
          </w:tcPr>
          <w:p w:rsidRPr="00CC0718" w:rsidR="00C71DC8" w:rsidP="00244814" w:rsidRDefault="00C71DC8" w14:paraId="77C0CED9" w14:textId="77777777">
            <w:pPr>
              <w:rPr>
                <w:b/>
                <w:color w:val="5C83B4"/>
                <w:spacing w:val="-2"/>
                <w:sz w:val="24"/>
              </w:rPr>
            </w:pPr>
            <w:r w:rsidRPr="00CC0718">
              <w:rPr>
                <w:b/>
                <w:color w:val="5C83B4"/>
                <w:spacing w:val="-2"/>
                <w:sz w:val="24"/>
              </w:rPr>
              <w:t>No</w:t>
            </w:r>
          </w:p>
        </w:tc>
      </w:tr>
      <w:tr w:rsidRPr="00CC0718" w:rsidR="00C71DC8" w:rsidTr="3A33D0EC" w14:paraId="33C6D795" w14:textId="77777777">
        <w:trPr>
          <w:trHeight w:val="344" w:hRule="exact"/>
        </w:trPr>
        <w:tc>
          <w:tcPr>
            <w:tcW w:w="3381" w:type="dxa"/>
            <w:gridSpan w:val="2"/>
            <w:tcBorders>
              <w:bottom w:val="single" w:color="8FB6EA" w:sz="5" w:space="0"/>
            </w:tcBorders>
            <w:shd w:val="clear" w:color="auto" w:fill="FFFFFF" w:themeFill="background1"/>
            <w:tcMar/>
          </w:tcPr>
          <w:p w:rsidRPr="00CC0718" w:rsidR="00C71DC8" w:rsidP="00244814" w:rsidRDefault="00C71DC8" w14:paraId="4E1AAB04" w14:textId="77777777">
            <w:pPr>
              <w:rPr>
                <w:color w:val="000000"/>
                <w:spacing w:val="-2"/>
                <w:sz w:val="18"/>
              </w:rPr>
            </w:pPr>
            <w:r w:rsidRPr="00CC0718">
              <w:rPr>
                <w:color w:val="000000"/>
                <w:spacing w:val="-2"/>
                <w:sz w:val="18"/>
              </w:rPr>
              <w:t>Document</w:t>
            </w:r>
          </w:p>
        </w:tc>
        <w:tc>
          <w:tcPr>
            <w:tcW w:w="1132" w:type="dxa"/>
            <w:tcBorders>
              <w:bottom w:val="single" w:color="8FB6EA" w:sz="5" w:space="0"/>
            </w:tcBorders>
            <w:shd w:val="clear" w:color="auto" w:fill="FFFFFF" w:themeFill="background1"/>
            <w:tcMar/>
          </w:tcPr>
          <w:p w:rsidRPr="00CC0718" w:rsidR="00C71DC8" w:rsidP="00244814" w:rsidRDefault="00C71DC8" w14:paraId="701F8720" w14:textId="77777777">
            <w:pPr>
              <w:rPr>
                <w:color w:val="000000"/>
                <w:spacing w:val="-2"/>
                <w:sz w:val="18"/>
              </w:rPr>
            </w:pPr>
            <w:r w:rsidRPr="00CC0718">
              <w:rPr>
                <w:color w:val="000000"/>
                <w:spacing w:val="-2"/>
                <w:sz w:val="18"/>
              </w:rPr>
              <w:t>1</w:t>
            </w:r>
          </w:p>
        </w:tc>
        <w:tc>
          <w:tcPr>
            <w:tcW w:w="1576" w:type="dxa"/>
            <w:gridSpan w:val="2"/>
            <w:tcBorders>
              <w:bottom w:val="single" w:color="8FB6EA" w:sz="5" w:space="0"/>
            </w:tcBorders>
            <w:shd w:val="clear" w:color="auto" w:fill="FFFFFF" w:themeFill="background1"/>
            <w:tcMar/>
          </w:tcPr>
          <w:p w:rsidRPr="00CC0718" w:rsidR="00C71DC8" w:rsidP="00244814" w:rsidRDefault="00C71DC8" w14:paraId="048FCC31" w14:textId="77777777">
            <w:pPr>
              <w:rPr>
                <w:color w:val="000000"/>
                <w:spacing w:val="-2"/>
                <w:sz w:val="18"/>
              </w:rPr>
            </w:pPr>
            <w:r w:rsidRPr="00CC0718">
              <w:rPr>
                <w:color w:val="000000"/>
                <w:spacing w:val="-2"/>
                <w:sz w:val="18"/>
              </w:rPr>
              <w:t>5</w:t>
            </w:r>
          </w:p>
        </w:tc>
        <w:tc>
          <w:tcPr>
            <w:tcW w:w="1362" w:type="dxa"/>
            <w:tcBorders>
              <w:bottom w:val="single" w:color="8FB6EA" w:sz="5" w:space="0"/>
            </w:tcBorders>
            <w:shd w:val="clear" w:color="auto" w:fill="FFFFFF" w:themeFill="background1"/>
            <w:tcMar/>
          </w:tcPr>
          <w:p w:rsidRPr="00CC0718" w:rsidR="00C71DC8" w:rsidP="00244814" w:rsidRDefault="00C71DC8" w14:paraId="1B992721" w14:textId="77777777">
            <w:pPr>
              <w:rPr>
                <w:color w:val="000000"/>
                <w:spacing w:val="-2"/>
                <w:sz w:val="18"/>
              </w:rPr>
            </w:pPr>
            <w:r w:rsidRPr="00CC0718">
              <w:rPr>
                <w:color w:val="000000"/>
                <w:spacing w:val="-2"/>
                <w:sz w:val="18"/>
              </w:rPr>
              <w:t>87</w:t>
            </w:r>
          </w:p>
        </w:tc>
        <w:tc>
          <w:tcPr>
            <w:tcW w:w="1690" w:type="dxa"/>
            <w:tcBorders>
              <w:bottom w:val="single" w:color="8FB6EA" w:sz="5" w:space="0"/>
            </w:tcBorders>
            <w:shd w:val="clear" w:color="auto" w:fill="FFFFFF" w:themeFill="background1"/>
            <w:tcMar/>
          </w:tcPr>
          <w:p w:rsidRPr="00CC0718" w:rsidR="00C71DC8" w:rsidP="00244814" w:rsidRDefault="00C71DC8" w14:paraId="5D7EE0B9" w14:textId="77777777">
            <w:pPr>
              <w:rPr>
                <w:color w:val="000000"/>
                <w:spacing w:val="-2"/>
                <w:sz w:val="18"/>
              </w:rPr>
            </w:pPr>
            <w:r w:rsidRPr="00CC0718">
              <w:rPr>
                <w:color w:val="000000"/>
                <w:spacing w:val="-2"/>
                <w:sz w:val="18"/>
              </w:rPr>
              <w:t>5</w:t>
            </w:r>
          </w:p>
        </w:tc>
        <w:tc>
          <w:tcPr>
            <w:tcW w:w="1576" w:type="dxa"/>
            <w:tcBorders>
              <w:bottom w:val="single" w:color="8FB6EA" w:sz="5" w:space="0"/>
            </w:tcBorders>
            <w:shd w:val="clear" w:color="auto" w:fill="FFFFFF" w:themeFill="background1"/>
            <w:tcMar/>
          </w:tcPr>
          <w:p w:rsidRPr="00CC0718" w:rsidR="00C71DC8" w:rsidP="00244814" w:rsidRDefault="00C71DC8" w14:paraId="677FFAD6" w14:textId="77777777">
            <w:pPr>
              <w:rPr>
                <w:color w:val="000000"/>
                <w:spacing w:val="-2"/>
                <w:sz w:val="18"/>
              </w:rPr>
            </w:pPr>
          </w:p>
        </w:tc>
      </w:tr>
      <w:tr w:rsidRPr="00CC0718" w:rsidR="00C71DC8" w:rsidTr="3A33D0EC" w14:paraId="0B72EFED" w14:textId="77777777">
        <w:trPr>
          <w:trHeight w:val="458" w:hRule="exact"/>
        </w:trPr>
        <w:tc>
          <w:tcPr>
            <w:tcW w:w="10717" w:type="dxa"/>
            <w:gridSpan w:val="8"/>
            <w:tcBorders>
              <w:top w:val="single" w:color="8FB6EA" w:sz="5" w:space="0"/>
            </w:tcBorders>
            <w:tcMar/>
          </w:tcPr>
          <w:p w:rsidRPr="00CC0718" w:rsidR="00C71DC8" w:rsidP="00244814" w:rsidRDefault="00C71DC8" w14:paraId="6E4941EC" w14:textId="77777777"/>
        </w:tc>
      </w:tr>
      <w:tr w:rsidRPr="00CC0718" w:rsidR="00C71DC8" w:rsidTr="3A33D0EC" w14:paraId="4CFFF562" w14:textId="77777777">
        <w:trPr>
          <w:trHeight w:val="330" w:hRule="exact"/>
        </w:trPr>
        <w:tc>
          <w:tcPr>
            <w:tcW w:w="10717" w:type="dxa"/>
            <w:gridSpan w:val="8"/>
            <w:shd w:val="clear" w:color="auto" w:fill="FFFFFF" w:themeFill="background1"/>
            <w:tcMar/>
          </w:tcPr>
          <w:p w:rsidRPr="00CC0718" w:rsidR="00C71DC8" w:rsidP="00244814" w:rsidRDefault="00C71DC8" w14:paraId="536B0DDF" w14:textId="77777777">
            <w:pPr>
              <w:rPr>
                <w:b/>
                <w:color w:val="5C83B4"/>
                <w:spacing w:val="-2"/>
                <w:sz w:val="24"/>
              </w:rPr>
            </w:pPr>
          </w:p>
        </w:tc>
      </w:tr>
      <w:tr w:rsidRPr="00CC0718" w:rsidR="00C71DC8" w:rsidTr="3A33D0EC" w14:paraId="537E19F2" w14:textId="77777777">
        <w:trPr>
          <w:trHeight w:val="458" w:hRule="exact"/>
        </w:trPr>
        <w:tc>
          <w:tcPr>
            <w:tcW w:w="1805" w:type="dxa"/>
            <w:shd w:val="clear" w:color="auto" w:fill="FFFFFF" w:themeFill="background1"/>
            <w:tcMar/>
          </w:tcPr>
          <w:p w:rsidRPr="00CC0718" w:rsidR="00C71DC8" w:rsidP="00244814" w:rsidRDefault="00C71DC8" w14:paraId="1275947C" w14:textId="77777777">
            <w:pPr>
              <w:rPr>
                <w:b/>
                <w:color w:val="5C83B4"/>
                <w:spacing w:val="-2"/>
                <w:sz w:val="24"/>
              </w:rPr>
            </w:pPr>
            <w:r w:rsidRPr="00CC0718">
              <w:rPr>
                <w:b/>
                <w:color w:val="5C83B4"/>
                <w:spacing w:val="-2"/>
                <w:sz w:val="24"/>
              </w:rPr>
              <w:t>Nickname:</w:t>
            </w:r>
          </w:p>
        </w:tc>
        <w:tc>
          <w:tcPr>
            <w:tcW w:w="8912" w:type="dxa"/>
            <w:gridSpan w:val="7"/>
            <w:vMerge w:val="restart"/>
            <w:shd w:val="clear" w:color="auto" w:fill="FFFFFF" w:themeFill="background1"/>
            <w:tcMar/>
          </w:tcPr>
          <w:p w:rsidRPr="00CC0718" w:rsidR="00C71DC8" w:rsidP="00244814" w:rsidRDefault="00C71DC8" w14:paraId="43CE1165" w14:textId="77777777">
            <w:pPr>
              <w:rPr>
                <w:b/>
                <w:color w:val="5C83B4"/>
                <w:spacing w:val="-2"/>
                <w:sz w:val="24"/>
              </w:rPr>
            </w:pPr>
            <w:r w:rsidRPr="00CC0718">
              <w:rPr>
                <w:b/>
                <w:color w:val="5C83B4"/>
                <w:spacing w:val="-2"/>
                <w:sz w:val="24"/>
              </w:rPr>
              <w:t>Codes\\AXIAL CODE\\Q13- Willingness to pay for the service\NO, SERVICE SHOULD BE FREE</w:t>
            </w:r>
          </w:p>
        </w:tc>
      </w:tr>
      <w:tr w:rsidRPr="00CC0718" w:rsidR="00C71DC8" w:rsidTr="3A33D0EC" w14:paraId="752D2114" w14:textId="77777777">
        <w:trPr>
          <w:trHeight w:val="445" w:hRule="exact"/>
        </w:trPr>
        <w:tc>
          <w:tcPr>
            <w:tcW w:w="1805" w:type="dxa"/>
            <w:shd w:val="clear" w:color="auto" w:fill="FFFFFF" w:themeFill="background1"/>
            <w:tcMar/>
          </w:tcPr>
          <w:p w:rsidRPr="00CC0718" w:rsidR="00C71DC8" w:rsidP="00244814" w:rsidRDefault="00C71DC8" w14:paraId="27B632FB" w14:textId="77777777">
            <w:pPr>
              <w:rPr>
                <w:b/>
                <w:color w:val="5C83B4"/>
                <w:spacing w:val="-2"/>
                <w:sz w:val="24"/>
              </w:rPr>
            </w:pPr>
            <w:r w:rsidRPr="00CC0718">
              <w:rPr>
                <w:b/>
                <w:color w:val="5C83B4"/>
                <w:spacing w:val="-2"/>
                <w:sz w:val="24"/>
              </w:rPr>
              <w:t>Classification:</w:t>
            </w:r>
          </w:p>
        </w:tc>
        <w:tc>
          <w:tcPr>
            <w:tcW w:w="8912" w:type="dxa"/>
            <w:gridSpan w:val="7"/>
            <w:vMerge/>
            <w:tcMar/>
          </w:tcPr>
          <w:p w:rsidRPr="00CC0718" w:rsidR="00C71DC8" w:rsidP="00244814" w:rsidRDefault="00C71DC8" w14:paraId="13CE8766" w14:textId="77777777"/>
        </w:tc>
      </w:tr>
      <w:tr w:rsidRPr="00CC0718" w:rsidR="00C71DC8" w:rsidTr="3A33D0EC" w14:paraId="47B25645" w14:textId="77777777">
        <w:trPr>
          <w:trHeight w:val="458" w:hRule="exact"/>
        </w:trPr>
        <w:tc>
          <w:tcPr>
            <w:tcW w:w="1805" w:type="dxa"/>
            <w:shd w:val="clear" w:color="auto" w:fill="FFFFFF" w:themeFill="background1"/>
            <w:tcMar/>
          </w:tcPr>
          <w:p w:rsidRPr="00CC0718" w:rsidR="00C71DC8" w:rsidP="00244814" w:rsidRDefault="00C71DC8" w14:paraId="5F5AF1FA" w14:textId="77777777">
            <w:pPr>
              <w:rPr>
                <w:b/>
                <w:color w:val="5C83B4"/>
                <w:spacing w:val="-2"/>
                <w:sz w:val="24"/>
              </w:rPr>
            </w:pPr>
            <w:r w:rsidRPr="00CC0718">
              <w:rPr>
                <w:b/>
                <w:color w:val="5C83B4"/>
                <w:spacing w:val="-2"/>
                <w:sz w:val="24"/>
              </w:rPr>
              <w:t>Aggregated:</w:t>
            </w:r>
          </w:p>
        </w:tc>
        <w:tc>
          <w:tcPr>
            <w:tcW w:w="8912" w:type="dxa"/>
            <w:gridSpan w:val="7"/>
            <w:shd w:val="clear" w:color="auto" w:fill="FFFFFF" w:themeFill="background1"/>
            <w:tcMar/>
          </w:tcPr>
          <w:p w:rsidRPr="00CC0718" w:rsidR="00C71DC8" w:rsidP="00244814" w:rsidRDefault="00C71DC8" w14:paraId="3F01EB72" w14:textId="77777777">
            <w:pPr>
              <w:rPr>
                <w:b/>
                <w:color w:val="5C83B4"/>
                <w:spacing w:val="-2"/>
                <w:sz w:val="24"/>
              </w:rPr>
            </w:pPr>
            <w:r w:rsidRPr="00CC0718">
              <w:rPr>
                <w:b/>
                <w:color w:val="5C83B4"/>
                <w:spacing w:val="-2"/>
                <w:sz w:val="24"/>
              </w:rPr>
              <w:t>Yes</w:t>
            </w:r>
          </w:p>
        </w:tc>
      </w:tr>
      <w:tr w:rsidRPr="00CC0718" w:rsidR="00C71DC8" w:rsidTr="3A33D0EC" w14:paraId="2AC3EE83" w14:textId="77777777">
        <w:trPr>
          <w:trHeight w:val="330" w:hRule="exact"/>
        </w:trPr>
        <w:tc>
          <w:tcPr>
            <w:tcW w:w="3381" w:type="dxa"/>
            <w:gridSpan w:val="2"/>
            <w:tcBorders>
              <w:bottom w:val="single" w:color="8FB6EA" w:sz="5" w:space="0"/>
            </w:tcBorders>
            <w:shd w:val="clear" w:color="auto" w:fill="FFFFFF" w:themeFill="background1"/>
            <w:tcMar/>
          </w:tcPr>
          <w:p w:rsidRPr="00CC0718" w:rsidR="00C71DC8" w:rsidP="00244814" w:rsidRDefault="00C71DC8" w14:paraId="1FA47773" w14:textId="77777777">
            <w:pPr>
              <w:rPr>
                <w:color w:val="000000"/>
                <w:spacing w:val="-2"/>
                <w:sz w:val="18"/>
              </w:rPr>
            </w:pPr>
            <w:r w:rsidRPr="00CC0718">
              <w:rPr>
                <w:color w:val="000000"/>
                <w:spacing w:val="-2"/>
                <w:sz w:val="18"/>
              </w:rPr>
              <w:t>Document</w:t>
            </w:r>
          </w:p>
        </w:tc>
        <w:tc>
          <w:tcPr>
            <w:tcW w:w="1132" w:type="dxa"/>
            <w:tcBorders>
              <w:bottom w:val="single" w:color="8FB6EA" w:sz="5" w:space="0"/>
            </w:tcBorders>
            <w:shd w:val="clear" w:color="auto" w:fill="FFFFFF" w:themeFill="background1"/>
            <w:tcMar/>
          </w:tcPr>
          <w:p w:rsidRPr="00CC0718" w:rsidR="00C71DC8" w:rsidP="00244814" w:rsidRDefault="00C71DC8" w14:paraId="03873D37" w14:textId="77777777">
            <w:pPr>
              <w:rPr>
                <w:color w:val="000000"/>
                <w:spacing w:val="-2"/>
                <w:sz w:val="18"/>
              </w:rPr>
            </w:pPr>
            <w:r w:rsidRPr="00CC0718">
              <w:rPr>
                <w:color w:val="000000"/>
                <w:spacing w:val="-2"/>
                <w:sz w:val="18"/>
              </w:rPr>
              <w:t>1</w:t>
            </w:r>
          </w:p>
        </w:tc>
        <w:tc>
          <w:tcPr>
            <w:tcW w:w="1576" w:type="dxa"/>
            <w:gridSpan w:val="2"/>
            <w:tcBorders>
              <w:bottom w:val="single" w:color="8FB6EA" w:sz="5" w:space="0"/>
            </w:tcBorders>
            <w:shd w:val="clear" w:color="auto" w:fill="FFFFFF" w:themeFill="background1"/>
            <w:tcMar/>
          </w:tcPr>
          <w:p w:rsidRPr="00CC0718" w:rsidR="00C71DC8" w:rsidP="00244814" w:rsidRDefault="00C71DC8" w14:paraId="76441090" w14:textId="77777777">
            <w:pPr>
              <w:rPr>
                <w:color w:val="000000"/>
                <w:spacing w:val="-2"/>
                <w:sz w:val="18"/>
              </w:rPr>
            </w:pPr>
            <w:r w:rsidRPr="00CC0718">
              <w:rPr>
                <w:color w:val="000000"/>
                <w:spacing w:val="-2"/>
                <w:sz w:val="18"/>
              </w:rPr>
              <w:t>2</w:t>
            </w:r>
          </w:p>
        </w:tc>
        <w:tc>
          <w:tcPr>
            <w:tcW w:w="1362" w:type="dxa"/>
            <w:tcBorders>
              <w:bottom w:val="single" w:color="8FB6EA" w:sz="5" w:space="0"/>
            </w:tcBorders>
            <w:shd w:val="clear" w:color="auto" w:fill="FFFFFF" w:themeFill="background1"/>
            <w:tcMar/>
          </w:tcPr>
          <w:p w:rsidRPr="00CC0718" w:rsidR="00C71DC8" w:rsidP="00244814" w:rsidRDefault="00C71DC8" w14:paraId="2C3C5D40" w14:textId="77777777">
            <w:pPr>
              <w:rPr>
                <w:color w:val="000000"/>
                <w:spacing w:val="-2"/>
                <w:sz w:val="18"/>
              </w:rPr>
            </w:pPr>
            <w:r w:rsidRPr="00CC0718">
              <w:rPr>
                <w:color w:val="000000"/>
                <w:spacing w:val="-2"/>
                <w:sz w:val="18"/>
              </w:rPr>
              <w:t>22</w:t>
            </w:r>
          </w:p>
        </w:tc>
        <w:tc>
          <w:tcPr>
            <w:tcW w:w="1690" w:type="dxa"/>
            <w:tcBorders>
              <w:bottom w:val="single" w:color="8FB6EA" w:sz="5" w:space="0"/>
            </w:tcBorders>
            <w:shd w:val="clear" w:color="auto" w:fill="FFFFFF" w:themeFill="background1"/>
            <w:tcMar/>
          </w:tcPr>
          <w:p w:rsidRPr="00CC0718" w:rsidR="00C71DC8" w:rsidP="00244814" w:rsidRDefault="00C71DC8" w14:paraId="22D21A2C" w14:textId="77777777">
            <w:pPr>
              <w:rPr>
                <w:color w:val="000000"/>
                <w:spacing w:val="-2"/>
                <w:sz w:val="18"/>
              </w:rPr>
            </w:pPr>
            <w:r w:rsidRPr="00CC0718">
              <w:rPr>
                <w:color w:val="000000"/>
                <w:spacing w:val="-2"/>
                <w:sz w:val="18"/>
              </w:rPr>
              <w:t>2</w:t>
            </w:r>
          </w:p>
        </w:tc>
        <w:tc>
          <w:tcPr>
            <w:tcW w:w="1576" w:type="dxa"/>
            <w:tcBorders>
              <w:bottom w:val="single" w:color="8FB6EA" w:sz="5" w:space="0"/>
            </w:tcBorders>
            <w:shd w:val="clear" w:color="auto" w:fill="FFFFFF" w:themeFill="background1"/>
            <w:tcMar/>
          </w:tcPr>
          <w:p w:rsidRPr="00CC0718" w:rsidR="00C71DC8" w:rsidP="00244814" w:rsidRDefault="00C71DC8" w14:paraId="7142CD1E" w14:textId="77777777">
            <w:pPr>
              <w:rPr>
                <w:color w:val="000000"/>
                <w:spacing w:val="-2"/>
                <w:sz w:val="18"/>
              </w:rPr>
            </w:pPr>
          </w:p>
        </w:tc>
      </w:tr>
      <w:tr w:rsidRPr="00CC0718" w:rsidR="00C71DC8" w:rsidTr="3A33D0EC" w14:paraId="12117928" w14:textId="77777777">
        <w:trPr>
          <w:trHeight w:val="458" w:hRule="exact"/>
        </w:trPr>
        <w:tc>
          <w:tcPr>
            <w:tcW w:w="10717" w:type="dxa"/>
            <w:gridSpan w:val="8"/>
            <w:tcBorders>
              <w:top w:val="single" w:color="8FB6EA" w:sz="5" w:space="0"/>
            </w:tcBorders>
            <w:tcMar/>
          </w:tcPr>
          <w:p w:rsidRPr="00CC0718" w:rsidR="00C71DC8" w:rsidP="00244814" w:rsidRDefault="00C71DC8" w14:paraId="39A1DFBF" w14:textId="77777777"/>
        </w:tc>
      </w:tr>
      <w:tr w:rsidRPr="00CC0718" w:rsidR="00C71DC8" w:rsidTr="3A33D0EC" w14:paraId="1644F2E6" w14:textId="77777777">
        <w:trPr>
          <w:trHeight w:val="602" w:hRule="exact"/>
        </w:trPr>
        <w:tc>
          <w:tcPr>
            <w:tcW w:w="10717" w:type="dxa"/>
            <w:gridSpan w:val="8"/>
            <w:shd w:val="clear" w:color="auto" w:fill="FFFFFF" w:themeFill="background1"/>
            <w:tcMar/>
          </w:tcPr>
          <w:p w:rsidRPr="00CC0718" w:rsidR="00C71DC8" w:rsidP="00244814" w:rsidRDefault="00C71DC8" w14:paraId="4361B40B" w14:textId="77777777">
            <w:pPr>
              <w:rPr>
                <w:b/>
                <w:color w:val="5C83B4"/>
                <w:spacing w:val="-2"/>
                <w:sz w:val="24"/>
              </w:rPr>
            </w:pPr>
          </w:p>
        </w:tc>
      </w:tr>
      <w:tr w:rsidRPr="00CC0718" w:rsidR="00C71DC8" w:rsidTr="3A33D0EC" w14:paraId="7FD1D788" w14:textId="77777777">
        <w:trPr>
          <w:trHeight w:val="444" w:hRule="exact"/>
        </w:trPr>
        <w:tc>
          <w:tcPr>
            <w:tcW w:w="1805" w:type="dxa"/>
            <w:shd w:val="clear" w:color="auto" w:fill="FFFFFF" w:themeFill="background1"/>
            <w:tcMar/>
          </w:tcPr>
          <w:p w:rsidRPr="00CC0718" w:rsidR="00C71DC8" w:rsidP="00244814" w:rsidRDefault="00C71DC8" w14:paraId="6E27206B" w14:textId="77777777">
            <w:pPr>
              <w:rPr>
                <w:b/>
                <w:color w:val="5C83B4"/>
                <w:spacing w:val="-2"/>
                <w:sz w:val="24"/>
              </w:rPr>
            </w:pPr>
            <w:r w:rsidRPr="00CC0718">
              <w:rPr>
                <w:b/>
                <w:color w:val="5C83B4"/>
                <w:spacing w:val="-2"/>
                <w:sz w:val="24"/>
              </w:rPr>
              <w:t>Nickname:</w:t>
            </w:r>
          </w:p>
        </w:tc>
        <w:tc>
          <w:tcPr>
            <w:tcW w:w="8912" w:type="dxa"/>
            <w:gridSpan w:val="7"/>
            <w:vMerge w:val="restart"/>
            <w:shd w:val="clear" w:color="auto" w:fill="FFFFFF" w:themeFill="background1"/>
            <w:tcMar/>
          </w:tcPr>
          <w:p w:rsidRPr="00CC0718" w:rsidR="00C71DC8" w:rsidP="3A33D0EC" w:rsidRDefault="00C71DC8" w14:paraId="6E1391EB" w14:textId="77777777">
            <w:pPr>
              <w:rPr>
                <w:b w:val="1"/>
                <w:bCs w:val="1"/>
                <w:color w:val="5C83B4"/>
                <w:spacing w:val="-2"/>
                <w:sz w:val="24"/>
                <w:szCs w:val="24"/>
                <w:lang w:val="en-US"/>
              </w:rPr>
            </w:pPr>
            <w:r w:rsidRPr="3A33D0EC" w:rsidR="00C71DC8">
              <w:rPr>
                <w:b w:val="1"/>
                <w:bCs w:val="1"/>
                <w:color w:val="5C83B4"/>
                <w:spacing w:val="-2"/>
                <w:sz w:val="24"/>
                <w:szCs w:val="24"/>
                <w:lang w:val="en-US"/>
              </w:rPr>
              <w:t xml:space="preserve">Codes\\AXIAL CODE\\Q13- Willingness to pay for the service\NO, SERVICE SHOULD BE FREE\I feel it if the service </w:t>
            </w:r>
            <w:r w:rsidRPr="3A33D0EC" w:rsidR="00C71DC8">
              <w:rPr>
                <w:b w:val="1"/>
                <w:bCs w:val="1"/>
                <w:color w:val="5C83B4"/>
                <w:spacing w:val="-2"/>
                <w:sz w:val="24"/>
                <w:szCs w:val="24"/>
                <w:lang w:val="en-US"/>
              </w:rPr>
              <w:t xml:space="preserve">was</w:t>
            </w:r>
            <w:r w:rsidRPr="3A33D0EC" w:rsidR="00C71DC8">
              <w:rPr>
                <w:b w:val="1"/>
                <w:bCs w:val="1"/>
                <w:color w:val="5C83B4"/>
                <w:spacing w:val="-2"/>
                <w:sz w:val="24"/>
                <w:szCs w:val="24"/>
                <w:lang w:val="en-US"/>
              </w:rPr>
              <w:t xml:space="preserve"> </w:t>
            </w:r>
            <w:r w:rsidRPr="3A33D0EC" w:rsidR="00C71DC8">
              <w:rPr>
                <w:b w:val="1"/>
                <w:bCs w:val="1"/>
                <w:color w:val="5C83B4"/>
                <w:spacing w:val="-2"/>
                <w:sz w:val="24"/>
                <w:szCs w:val="24"/>
                <w:lang w:val="en-US"/>
              </w:rPr>
              <w:t>free</w:t>
            </w:r>
            <w:r w:rsidRPr="3A33D0EC" w:rsidR="00C71DC8">
              <w:rPr>
                <w:b w:val="1"/>
                <w:bCs w:val="1"/>
                <w:color w:val="5C83B4"/>
                <w:spacing w:val="-2"/>
                <w:sz w:val="24"/>
                <w:szCs w:val="24"/>
                <w:lang w:val="en-US"/>
              </w:rPr>
              <w:t xml:space="preserve"> I feel the club would </w:t>
            </w:r>
            <w:r w:rsidRPr="3A33D0EC" w:rsidR="00C71DC8">
              <w:rPr>
                <w:b w:val="1"/>
                <w:bCs w:val="1"/>
                <w:color w:val="5C83B4"/>
                <w:spacing w:val="-2"/>
                <w:sz w:val="24"/>
                <w:szCs w:val="24"/>
                <w:lang w:val="en-US"/>
              </w:rPr>
              <w:t>would</w:t>
            </w:r>
            <w:r w:rsidRPr="3A33D0EC" w:rsidR="00C71DC8">
              <w:rPr>
                <w:b w:val="1"/>
                <w:bCs w:val="1"/>
                <w:color w:val="5C83B4"/>
                <w:spacing w:val="-2"/>
                <w:sz w:val="24"/>
                <w:szCs w:val="24"/>
                <w:lang w:val="en-US"/>
              </w:rPr>
              <w:t xml:space="preserve"> take advantage of it.</w:t>
            </w:r>
          </w:p>
        </w:tc>
      </w:tr>
      <w:tr w:rsidRPr="00CC0718" w:rsidR="00C71DC8" w:rsidTr="3A33D0EC" w14:paraId="496D50F3" w14:textId="77777777">
        <w:trPr>
          <w:trHeight w:val="459" w:hRule="exact"/>
        </w:trPr>
        <w:tc>
          <w:tcPr>
            <w:tcW w:w="1805" w:type="dxa"/>
            <w:shd w:val="clear" w:color="auto" w:fill="FFFFFF" w:themeFill="background1"/>
            <w:tcMar/>
          </w:tcPr>
          <w:p w:rsidRPr="00CC0718" w:rsidR="00C71DC8" w:rsidP="00244814" w:rsidRDefault="00C71DC8" w14:paraId="304683A7" w14:textId="77777777">
            <w:pPr>
              <w:rPr>
                <w:b/>
                <w:color w:val="5C83B4"/>
                <w:spacing w:val="-2"/>
                <w:sz w:val="24"/>
              </w:rPr>
            </w:pPr>
            <w:r w:rsidRPr="00CC0718">
              <w:rPr>
                <w:b/>
                <w:color w:val="5C83B4"/>
                <w:spacing w:val="-2"/>
                <w:sz w:val="24"/>
              </w:rPr>
              <w:t>Classification:</w:t>
            </w:r>
          </w:p>
        </w:tc>
        <w:tc>
          <w:tcPr>
            <w:tcW w:w="8912" w:type="dxa"/>
            <w:gridSpan w:val="7"/>
            <w:vMerge/>
            <w:tcMar/>
          </w:tcPr>
          <w:p w:rsidRPr="00CC0718" w:rsidR="00C71DC8" w:rsidP="00244814" w:rsidRDefault="00C71DC8" w14:paraId="1C357244" w14:textId="77777777"/>
        </w:tc>
      </w:tr>
      <w:tr w:rsidRPr="00CC0718" w:rsidR="00C71DC8" w:rsidTr="3A33D0EC" w14:paraId="3C554A01" w14:textId="77777777">
        <w:trPr>
          <w:trHeight w:val="444" w:hRule="exact"/>
        </w:trPr>
        <w:tc>
          <w:tcPr>
            <w:tcW w:w="1805" w:type="dxa"/>
            <w:shd w:val="clear" w:color="auto" w:fill="FFFFFF" w:themeFill="background1"/>
            <w:tcMar/>
          </w:tcPr>
          <w:p w:rsidRPr="00CC0718" w:rsidR="00C71DC8" w:rsidP="00244814" w:rsidRDefault="00C71DC8" w14:paraId="01C7679A" w14:textId="77777777">
            <w:pPr>
              <w:rPr>
                <w:b/>
                <w:color w:val="5C83B4"/>
                <w:spacing w:val="-2"/>
                <w:sz w:val="24"/>
              </w:rPr>
            </w:pPr>
            <w:r w:rsidRPr="00CC0718">
              <w:rPr>
                <w:b/>
                <w:color w:val="5C83B4"/>
                <w:spacing w:val="-2"/>
                <w:sz w:val="24"/>
              </w:rPr>
              <w:t>Aggregated:</w:t>
            </w:r>
          </w:p>
        </w:tc>
        <w:tc>
          <w:tcPr>
            <w:tcW w:w="8912" w:type="dxa"/>
            <w:gridSpan w:val="7"/>
            <w:shd w:val="clear" w:color="auto" w:fill="FFFFFF" w:themeFill="background1"/>
            <w:tcMar/>
          </w:tcPr>
          <w:p w:rsidRPr="00CC0718" w:rsidR="00C71DC8" w:rsidP="00244814" w:rsidRDefault="00C71DC8" w14:paraId="59DE32F2" w14:textId="77777777">
            <w:pPr>
              <w:rPr>
                <w:b/>
                <w:color w:val="5C83B4"/>
                <w:spacing w:val="-2"/>
                <w:sz w:val="24"/>
              </w:rPr>
            </w:pPr>
            <w:r w:rsidRPr="00CC0718">
              <w:rPr>
                <w:b/>
                <w:color w:val="5C83B4"/>
                <w:spacing w:val="-2"/>
                <w:sz w:val="24"/>
              </w:rPr>
              <w:t>No</w:t>
            </w:r>
          </w:p>
        </w:tc>
      </w:tr>
      <w:tr w:rsidRPr="00CC0718" w:rsidR="00C71DC8" w:rsidTr="3A33D0EC" w14:paraId="4D4C5259" w14:textId="77777777">
        <w:trPr>
          <w:trHeight w:val="344" w:hRule="exact"/>
        </w:trPr>
        <w:tc>
          <w:tcPr>
            <w:tcW w:w="3381" w:type="dxa"/>
            <w:gridSpan w:val="2"/>
            <w:tcBorders>
              <w:bottom w:val="single" w:color="8FB6EA" w:sz="5" w:space="0"/>
            </w:tcBorders>
            <w:shd w:val="clear" w:color="auto" w:fill="FFFFFF" w:themeFill="background1"/>
            <w:tcMar/>
          </w:tcPr>
          <w:p w:rsidRPr="00CC0718" w:rsidR="00C71DC8" w:rsidP="00244814" w:rsidRDefault="00C71DC8" w14:paraId="2F04DBE9" w14:textId="77777777">
            <w:pPr>
              <w:rPr>
                <w:color w:val="000000"/>
                <w:spacing w:val="-2"/>
                <w:sz w:val="18"/>
              </w:rPr>
            </w:pPr>
            <w:r w:rsidRPr="00CC0718">
              <w:rPr>
                <w:color w:val="000000"/>
                <w:spacing w:val="-2"/>
                <w:sz w:val="18"/>
              </w:rPr>
              <w:t>Document</w:t>
            </w:r>
          </w:p>
        </w:tc>
        <w:tc>
          <w:tcPr>
            <w:tcW w:w="1132" w:type="dxa"/>
            <w:tcBorders>
              <w:bottom w:val="single" w:color="8FB6EA" w:sz="5" w:space="0"/>
            </w:tcBorders>
            <w:shd w:val="clear" w:color="auto" w:fill="FFFFFF" w:themeFill="background1"/>
            <w:tcMar/>
          </w:tcPr>
          <w:p w:rsidRPr="00CC0718" w:rsidR="00C71DC8" w:rsidP="00244814" w:rsidRDefault="00C71DC8" w14:paraId="6875416C" w14:textId="77777777">
            <w:pPr>
              <w:rPr>
                <w:color w:val="000000"/>
                <w:spacing w:val="-2"/>
                <w:sz w:val="18"/>
              </w:rPr>
            </w:pPr>
            <w:r w:rsidRPr="00CC0718">
              <w:rPr>
                <w:color w:val="000000"/>
                <w:spacing w:val="-2"/>
                <w:sz w:val="18"/>
              </w:rPr>
              <w:t>1</w:t>
            </w:r>
          </w:p>
        </w:tc>
        <w:tc>
          <w:tcPr>
            <w:tcW w:w="1576" w:type="dxa"/>
            <w:gridSpan w:val="2"/>
            <w:tcBorders>
              <w:bottom w:val="single" w:color="8FB6EA" w:sz="5" w:space="0"/>
            </w:tcBorders>
            <w:shd w:val="clear" w:color="auto" w:fill="FFFFFF" w:themeFill="background1"/>
            <w:tcMar/>
          </w:tcPr>
          <w:p w:rsidRPr="00CC0718" w:rsidR="00C71DC8" w:rsidP="00244814" w:rsidRDefault="00C71DC8" w14:paraId="755BCCE2" w14:textId="77777777">
            <w:pPr>
              <w:rPr>
                <w:color w:val="000000"/>
                <w:spacing w:val="-2"/>
                <w:sz w:val="18"/>
              </w:rPr>
            </w:pPr>
            <w:r w:rsidRPr="00CC0718">
              <w:rPr>
                <w:color w:val="000000"/>
                <w:spacing w:val="-2"/>
                <w:sz w:val="18"/>
              </w:rPr>
              <w:t>1</w:t>
            </w:r>
          </w:p>
        </w:tc>
        <w:tc>
          <w:tcPr>
            <w:tcW w:w="1362" w:type="dxa"/>
            <w:tcBorders>
              <w:bottom w:val="single" w:color="8FB6EA" w:sz="5" w:space="0"/>
            </w:tcBorders>
            <w:shd w:val="clear" w:color="auto" w:fill="FFFFFF" w:themeFill="background1"/>
            <w:tcMar/>
          </w:tcPr>
          <w:p w:rsidRPr="00CC0718" w:rsidR="00C71DC8" w:rsidP="00244814" w:rsidRDefault="00C71DC8" w14:paraId="5DCFF595" w14:textId="77777777">
            <w:pPr>
              <w:rPr>
                <w:color w:val="000000"/>
                <w:spacing w:val="-2"/>
                <w:sz w:val="18"/>
              </w:rPr>
            </w:pPr>
            <w:r w:rsidRPr="00CC0718">
              <w:rPr>
                <w:color w:val="000000"/>
                <w:spacing w:val="-2"/>
                <w:sz w:val="18"/>
              </w:rPr>
              <w:t>18</w:t>
            </w:r>
          </w:p>
        </w:tc>
        <w:tc>
          <w:tcPr>
            <w:tcW w:w="1690" w:type="dxa"/>
            <w:tcBorders>
              <w:bottom w:val="single" w:color="8FB6EA" w:sz="5" w:space="0"/>
            </w:tcBorders>
            <w:shd w:val="clear" w:color="auto" w:fill="FFFFFF" w:themeFill="background1"/>
            <w:tcMar/>
          </w:tcPr>
          <w:p w:rsidRPr="00CC0718" w:rsidR="00C71DC8" w:rsidP="00244814" w:rsidRDefault="00C71DC8" w14:paraId="0E0D3C29" w14:textId="77777777">
            <w:pPr>
              <w:rPr>
                <w:color w:val="000000"/>
                <w:spacing w:val="-2"/>
                <w:sz w:val="18"/>
              </w:rPr>
            </w:pPr>
            <w:r w:rsidRPr="00CC0718">
              <w:rPr>
                <w:color w:val="000000"/>
                <w:spacing w:val="-2"/>
                <w:sz w:val="18"/>
              </w:rPr>
              <w:t>1</w:t>
            </w:r>
          </w:p>
        </w:tc>
        <w:tc>
          <w:tcPr>
            <w:tcW w:w="1576" w:type="dxa"/>
            <w:tcBorders>
              <w:bottom w:val="single" w:color="8FB6EA" w:sz="5" w:space="0"/>
            </w:tcBorders>
            <w:shd w:val="clear" w:color="auto" w:fill="FFFFFF" w:themeFill="background1"/>
            <w:tcMar/>
          </w:tcPr>
          <w:p w:rsidRPr="00CC0718" w:rsidR="00C71DC8" w:rsidP="00244814" w:rsidRDefault="00C71DC8" w14:paraId="2CC99B01" w14:textId="77777777">
            <w:pPr>
              <w:rPr>
                <w:color w:val="000000"/>
                <w:spacing w:val="-2"/>
                <w:sz w:val="18"/>
              </w:rPr>
            </w:pPr>
          </w:p>
        </w:tc>
      </w:tr>
      <w:tr w:rsidRPr="00CC0718" w:rsidR="00C71DC8" w:rsidTr="3A33D0EC" w14:paraId="1091801D" w14:textId="77777777">
        <w:trPr>
          <w:trHeight w:val="888" w:hRule="exact"/>
        </w:trPr>
        <w:tc>
          <w:tcPr>
            <w:tcW w:w="10717" w:type="dxa"/>
            <w:gridSpan w:val="8"/>
            <w:tcBorders>
              <w:top w:val="single" w:color="8FB6EA" w:sz="5" w:space="0"/>
            </w:tcBorders>
            <w:tcMar/>
          </w:tcPr>
          <w:p w:rsidRPr="00CC0718" w:rsidR="00C71DC8" w:rsidP="00244814" w:rsidRDefault="00C71DC8" w14:paraId="04000A22" w14:textId="77777777"/>
        </w:tc>
      </w:tr>
      <w:tr w:rsidRPr="00CC0718" w:rsidR="00C71DC8" w:rsidTr="3A33D0EC" w14:paraId="666239A6" w14:textId="77777777">
        <w:trPr>
          <w:trHeight w:val="888" w:hRule="exact"/>
        </w:trPr>
        <w:tc>
          <w:tcPr>
            <w:tcW w:w="10717" w:type="dxa"/>
            <w:gridSpan w:val="8"/>
            <w:tcMar/>
          </w:tcPr>
          <w:p w:rsidRPr="00CC0718" w:rsidR="00C71DC8" w:rsidP="00244814" w:rsidRDefault="00C71DC8" w14:paraId="38EC9022" w14:textId="77777777"/>
        </w:tc>
      </w:tr>
      <w:tr w:rsidRPr="00CC0718" w:rsidR="00C71DC8" w:rsidTr="3A33D0EC" w14:paraId="7C361770" w14:textId="77777777">
        <w:trPr>
          <w:trHeight w:val="459" w:hRule="exact"/>
        </w:trPr>
        <w:tc>
          <w:tcPr>
            <w:tcW w:w="5359" w:type="dxa"/>
            <w:gridSpan w:val="4"/>
            <w:shd w:val="clear" w:color="auto" w:fill="FFFFFF" w:themeFill="background1"/>
            <w:tcMar/>
          </w:tcPr>
          <w:p w:rsidRPr="00CC0718" w:rsidR="00C71DC8" w:rsidP="00244814" w:rsidRDefault="00C71DC8" w14:paraId="614A7237" w14:textId="77777777">
            <w:pPr>
              <w:jc w:val="right"/>
              <w:rPr>
                <w:color w:val="000066"/>
                <w:spacing w:val="-2"/>
                <w:sz w:val="16"/>
              </w:rPr>
            </w:pPr>
            <w:r w:rsidRPr="00CC0718">
              <w:rPr>
                <w:color w:val="000066"/>
                <w:spacing w:val="-2"/>
                <w:sz w:val="16"/>
              </w:rPr>
              <w:t>Formatted Reports\\Code Summary Formatted Report</w:t>
            </w:r>
          </w:p>
        </w:tc>
        <w:tc>
          <w:tcPr>
            <w:tcW w:w="5358" w:type="dxa"/>
            <w:gridSpan w:val="4"/>
            <w:shd w:val="clear" w:color="auto" w:fill="FFFFFF" w:themeFill="background1"/>
            <w:tcMar/>
          </w:tcPr>
          <w:p w:rsidRPr="00CC0718" w:rsidR="00C71DC8" w:rsidP="00244814" w:rsidRDefault="00C71DC8" w14:paraId="000C8AD1" w14:textId="77777777">
            <w:pPr>
              <w:jc w:val="right"/>
              <w:rPr>
                <w:color w:val="000066"/>
                <w:spacing w:val="-2"/>
                <w:sz w:val="16"/>
              </w:rPr>
            </w:pPr>
            <w:r w:rsidRPr="00CC0718">
              <w:rPr>
                <w:color w:val="000066"/>
                <w:spacing w:val="-2"/>
                <w:sz w:val="16"/>
              </w:rPr>
              <w:t>Page 21 of 104</w:t>
            </w:r>
          </w:p>
        </w:tc>
      </w:tr>
      <w:tr w:rsidRPr="00CC0718" w:rsidR="00C71DC8" w:rsidTr="3A33D0EC" w14:paraId="7FB37ABE" w14:textId="77777777">
        <w:trPr>
          <w:trHeight w:val="444" w:hRule="exact"/>
        </w:trPr>
        <w:tc>
          <w:tcPr>
            <w:tcW w:w="10717" w:type="dxa"/>
            <w:gridSpan w:val="8"/>
            <w:shd w:val="clear" w:color="auto" w:fill="FFFFFF" w:themeFill="background1"/>
            <w:tcMar/>
            <w:vAlign w:val="center"/>
          </w:tcPr>
          <w:p w:rsidRPr="00CC0718" w:rsidR="00C71DC8" w:rsidP="00244814" w:rsidRDefault="00C71DC8" w14:paraId="422E27A3" w14:textId="77777777">
            <w:pPr>
              <w:jc w:val="right"/>
              <w:rPr>
                <w:color w:val="000066"/>
                <w:spacing w:val="-2"/>
                <w:sz w:val="16"/>
              </w:rPr>
            </w:pPr>
            <w:r w:rsidRPr="00CC0718">
              <w:rPr>
                <w:color w:val="000066"/>
                <w:spacing w:val="-2"/>
                <w:sz w:val="16"/>
              </w:rPr>
              <w:t>11/13/2024 3:39 PM</w:t>
            </w:r>
          </w:p>
        </w:tc>
      </w:tr>
      <w:tr w:rsidRPr="00CC0718" w:rsidR="00C71DC8" w:rsidTr="3A33D0EC" w14:paraId="7BF535A2" w14:textId="77777777">
        <w:trPr>
          <w:trHeight w:val="458" w:hRule="exact"/>
        </w:trPr>
        <w:tc>
          <w:tcPr>
            <w:tcW w:w="3381" w:type="dxa"/>
            <w:gridSpan w:val="2"/>
            <w:shd w:val="clear" w:color="auto" w:fill="8FB6EA"/>
            <w:tcMar/>
          </w:tcPr>
          <w:p w:rsidRPr="00CC0718" w:rsidR="00C71DC8" w:rsidP="00244814" w:rsidRDefault="00C71DC8" w14:paraId="2378C5C2" w14:textId="77777777">
            <w:pPr>
              <w:rPr>
                <w:b/>
                <w:color w:val="000066"/>
                <w:spacing w:val="-2"/>
                <w:sz w:val="18"/>
              </w:rPr>
            </w:pPr>
            <w:r w:rsidRPr="00CC0718">
              <w:rPr>
                <w:b/>
                <w:color w:val="000066"/>
                <w:spacing w:val="-2"/>
                <w:sz w:val="18"/>
              </w:rPr>
              <w:t>File Type</w:t>
            </w:r>
          </w:p>
        </w:tc>
        <w:tc>
          <w:tcPr>
            <w:tcW w:w="1132" w:type="dxa"/>
            <w:shd w:val="clear" w:color="auto" w:fill="8FB6EA"/>
            <w:tcMar/>
          </w:tcPr>
          <w:p w:rsidRPr="00CC0718" w:rsidR="00C71DC8" w:rsidP="00244814" w:rsidRDefault="00C71DC8" w14:paraId="6B476B2E" w14:textId="77777777">
            <w:pPr>
              <w:rPr>
                <w:b/>
                <w:color w:val="000066"/>
                <w:spacing w:val="-2"/>
                <w:sz w:val="18"/>
              </w:rPr>
            </w:pPr>
            <w:r w:rsidRPr="00CC0718">
              <w:rPr>
                <w:b/>
                <w:color w:val="000066"/>
                <w:spacing w:val="-2"/>
                <w:sz w:val="18"/>
              </w:rPr>
              <w:t>Number of Files</w:t>
            </w:r>
          </w:p>
        </w:tc>
        <w:tc>
          <w:tcPr>
            <w:tcW w:w="1576" w:type="dxa"/>
            <w:gridSpan w:val="2"/>
            <w:shd w:val="clear" w:color="auto" w:fill="8FB6EA"/>
            <w:tcMar/>
          </w:tcPr>
          <w:p w:rsidRPr="00CC0718" w:rsidR="00C71DC8" w:rsidP="00244814" w:rsidRDefault="00C71DC8" w14:paraId="2DE7BD65" w14:textId="77777777">
            <w:pPr>
              <w:rPr>
                <w:b/>
                <w:color w:val="000066"/>
                <w:spacing w:val="-2"/>
                <w:sz w:val="18"/>
              </w:rPr>
            </w:pPr>
            <w:r w:rsidRPr="00CC0718">
              <w:rPr>
                <w:b/>
                <w:color w:val="000066"/>
                <w:spacing w:val="-2"/>
                <w:sz w:val="18"/>
              </w:rPr>
              <w:t>Number of Coding References</w:t>
            </w:r>
          </w:p>
        </w:tc>
        <w:tc>
          <w:tcPr>
            <w:tcW w:w="1362" w:type="dxa"/>
            <w:shd w:val="clear" w:color="auto" w:fill="8FB6EA"/>
            <w:tcMar/>
          </w:tcPr>
          <w:p w:rsidRPr="00CC0718" w:rsidR="00C71DC8" w:rsidP="00244814" w:rsidRDefault="00C71DC8" w14:paraId="2E59A4EF" w14:textId="77777777">
            <w:pPr>
              <w:rPr>
                <w:b/>
                <w:color w:val="000066"/>
                <w:spacing w:val="-2"/>
                <w:sz w:val="18"/>
              </w:rPr>
            </w:pPr>
            <w:r w:rsidRPr="00CC0718">
              <w:rPr>
                <w:b/>
                <w:color w:val="000066"/>
                <w:spacing w:val="-2"/>
                <w:sz w:val="18"/>
              </w:rPr>
              <w:t>Number of Words Coded</w:t>
            </w:r>
          </w:p>
        </w:tc>
        <w:tc>
          <w:tcPr>
            <w:tcW w:w="1690" w:type="dxa"/>
            <w:shd w:val="clear" w:color="auto" w:fill="8FB6EA"/>
            <w:tcMar/>
          </w:tcPr>
          <w:p w:rsidRPr="00CC0718" w:rsidR="00C71DC8" w:rsidP="00244814" w:rsidRDefault="00C71DC8" w14:paraId="4019251D" w14:textId="77777777">
            <w:pPr>
              <w:rPr>
                <w:b/>
                <w:color w:val="000066"/>
                <w:spacing w:val="-2"/>
                <w:sz w:val="18"/>
              </w:rPr>
            </w:pPr>
            <w:r w:rsidRPr="00CC0718">
              <w:rPr>
                <w:b/>
                <w:color w:val="000066"/>
                <w:spacing w:val="-2"/>
                <w:sz w:val="18"/>
              </w:rPr>
              <w:t>Number of Paragraphs Coded</w:t>
            </w:r>
          </w:p>
        </w:tc>
        <w:tc>
          <w:tcPr>
            <w:tcW w:w="1576" w:type="dxa"/>
            <w:shd w:val="clear" w:color="auto" w:fill="8FB6EA"/>
            <w:tcMar/>
          </w:tcPr>
          <w:p w:rsidRPr="00CC0718" w:rsidR="00C71DC8" w:rsidP="00244814" w:rsidRDefault="00C71DC8" w14:paraId="1FB19D88" w14:textId="77777777">
            <w:pPr>
              <w:rPr>
                <w:b/>
                <w:color w:val="000066"/>
                <w:spacing w:val="-2"/>
                <w:sz w:val="18"/>
              </w:rPr>
            </w:pPr>
            <w:r w:rsidRPr="00CC0718">
              <w:rPr>
                <w:b/>
                <w:color w:val="000066"/>
                <w:spacing w:val="-2"/>
                <w:sz w:val="18"/>
              </w:rPr>
              <w:t>Duration Coded</w:t>
            </w:r>
          </w:p>
        </w:tc>
      </w:tr>
      <w:tr w:rsidRPr="00CC0718" w:rsidR="00C71DC8" w:rsidTr="3A33D0EC" w14:paraId="6327FCBC" w14:textId="77777777">
        <w:trPr>
          <w:trHeight w:val="617" w:hRule="exact"/>
        </w:trPr>
        <w:tc>
          <w:tcPr>
            <w:tcW w:w="10717" w:type="dxa"/>
            <w:gridSpan w:val="8"/>
            <w:shd w:val="clear" w:color="auto" w:fill="FFFFFF" w:themeFill="background1"/>
            <w:tcMar/>
          </w:tcPr>
          <w:p w:rsidRPr="00CC0718" w:rsidR="00C71DC8" w:rsidP="00244814" w:rsidRDefault="00C71DC8" w14:paraId="09176FC8" w14:textId="77777777">
            <w:pPr>
              <w:rPr>
                <w:b/>
                <w:color w:val="5C83B4"/>
                <w:spacing w:val="-2"/>
                <w:sz w:val="24"/>
              </w:rPr>
            </w:pPr>
            <w:bookmarkStart w:name="CodesAXIALCODEQ13Willingnesstopayforthes" w:id="29"/>
            <w:bookmarkEnd w:id="29"/>
          </w:p>
        </w:tc>
      </w:tr>
      <w:tr w:rsidRPr="00CC0718" w:rsidR="00C71DC8" w:rsidTr="3A33D0EC" w14:paraId="7CC3C0C6" w14:textId="77777777">
        <w:trPr>
          <w:trHeight w:val="444" w:hRule="exact"/>
        </w:trPr>
        <w:tc>
          <w:tcPr>
            <w:tcW w:w="1805" w:type="dxa"/>
            <w:shd w:val="clear" w:color="auto" w:fill="FFFFFF" w:themeFill="background1"/>
            <w:tcMar/>
          </w:tcPr>
          <w:p w:rsidRPr="00CC0718" w:rsidR="00C71DC8" w:rsidP="00244814" w:rsidRDefault="00C71DC8" w14:paraId="1017912A" w14:textId="77777777">
            <w:pPr>
              <w:rPr>
                <w:b/>
                <w:color w:val="5C83B4"/>
                <w:spacing w:val="-2"/>
                <w:sz w:val="24"/>
              </w:rPr>
            </w:pPr>
            <w:r w:rsidRPr="00CC0718">
              <w:rPr>
                <w:b/>
                <w:color w:val="5C83B4"/>
                <w:spacing w:val="-2"/>
                <w:sz w:val="24"/>
              </w:rPr>
              <w:t>Nickname:</w:t>
            </w:r>
          </w:p>
        </w:tc>
        <w:tc>
          <w:tcPr>
            <w:tcW w:w="8912" w:type="dxa"/>
            <w:gridSpan w:val="7"/>
            <w:vMerge w:val="restart"/>
            <w:shd w:val="clear" w:color="auto" w:fill="FFFFFF" w:themeFill="background1"/>
            <w:tcMar/>
          </w:tcPr>
          <w:p w:rsidRPr="00CC0718" w:rsidR="00C71DC8" w:rsidP="3A33D0EC" w:rsidRDefault="00C71DC8" w14:paraId="7328BC11" w14:textId="77777777">
            <w:pPr>
              <w:rPr>
                <w:b w:val="1"/>
                <w:bCs w:val="1"/>
                <w:color w:val="5C83B4"/>
                <w:spacing w:val="-2"/>
                <w:sz w:val="24"/>
                <w:szCs w:val="24"/>
                <w:lang w:val="en-US"/>
              </w:rPr>
            </w:pPr>
            <w:r w:rsidRPr="3A33D0EC" w:rsidR="00C71DC8">
              <w:rPr>
                <w:b w:val="1"/>
                <w:bCs w:val="1"/>
                <w:color w:val="5C83B4"/>
                <w:spacing w:val="-2"/>
                <w:sz w:val="24"/>
                <w:szCs w:val="24"/>
                <w:lang w:val="en-US"/>
              </w:rPr>
              <w:t>Codes\\AXIAL CODE\\Q13- Willingness to pay for the service\NO, SERVICE SHOULD BE FREE\</w:t>
            </w:r>
            <w:r w:rsidRPr="3A33D0EC" w:rsidR="00C71DC8">
              <w:rPr>
                <w:b w:val="1"/>
                <w:bCs w:val="1"/>
                <w:color w:val="5C83B4"/>
                <w:spacing w:val="-2"/>
                <w:sz w:val="24"/>
                <w:szCs w:val="24"/>
                <w:lang w:val="en-US"/>
              </w:rPr>
              <w:t>it's</w:t>
            </w:r>
            <w:r w:rsidRPr="3A33D0EC" w:rsidR="00C71DC8">
              <w:rPr>
                <w:b w:val="1"/>
                <w:bCs w:val="1"/>
                <w:color w:val="5C83B4"/>
                <w:spacing w:val="-2"/>
                <w:sz w:val="24"/>
                <w:szCs w:val="24"/>
                <w:lang w:val="en-US"/>
              </w:rPr>
              <w:t xml:space="preserve"> a voluntary job,</w:t>
            </w:r>
          </w:p>
        </w:tc>
      </w:tr>
      <w:tr w:rsidRPr="00CC0718" w:rsidR="00C71DC8" w:rsidTr="3A33D0EC" w14:paraId="1C1B6D92" w14:textId="77777777">
        <w:trPr>
          <w:trHeight w:val="458" w:hRule="exact"/>
        </w:trPr>
        <w:tc>
          <w:tcPr>
            <w:tcW w:w="1805" w:type="dxa"/>
            <w:shd w:val="clear" w:color="auto" w:fill="FFFFFF" w:themeFill="background1"/>
            <w:tcMar/>
          </w:tcPr>
          <w:p w:rsidRPr="00CC0718" w:rsidR="00C71DC8" w:rsidP="00244814" w:rsidRDefault="00C71DC8" w14:paraId="7CC75BA5" w14:textId="77777777">
            <w:pPr>
              <w:rPr>
                <w:b/>
                <w:color w:val="5C83B4"/>
                <w:spacing w:val="-2"/>
                <w:sz w:val="24"/>
              </w:rPr>
            </w:pPr>
            <w:r w:rsidRPr="00CC0718">
              <w:rPr>
                <w:b/>
                <w:color w:val="5C83B4"/>
                <w:spacing w:val="-2"/>
                <w:sz w:val="24"/>
              </w:rPr>
              <w:t>Classification:</w:t>
            </w:r>
          </w:p>
        </w:tc>
        <w:tc>
          <w:tcPr>
            <w:tcW w:w="8912" w:type="dxa"/>
            <w:gridSpan w:val="7"/>
            <w:vMerge/>
            <w:tcMar/>
          </w:tcPr>
          <w:p w:rsidRPr="00CC0718" w:rsidR="00C71DC8" w:rsidP="00244814" w:rsidRDefault="00C71DC8" w14:paraId="0713C28E" w14:textId="77777777"/>
        </w:tc>
      </w:tr>
      <w:tr w:rsidRPr="00CC0718" w:rsidR="00C71DC8" w:rsidTr="3A33D0EC" w14:paraId="488BB0A3" w14:textId="77777777">
        <w:trPr>
          <w:trHeight w:val="444" w:hRule="exact"/>
        </w:trPr>
        <w:tc>
          <w:tcPr>
            <w:tcW w:w="1805" w:type="dxa"/>
            <w:shd w:val="clear" w:color="auto" w:fill="FFFFFF" w:themeFill="background1"/>
            <w:tcMar/>
          </w:tcPr>
          <w:p w:rsidRPr="00CC0718" w:rsidR="00C71DC8" w:rsidP="00244814" w:rsidRDefault="00C71DC8" w14:paraId="6347456A" w14:textId="77777777">
            <w:pPr>
              <w:rPr>
                <w:b/>
                <w:color w:val="5C83B4"/>
                <w:spacing w:val="-2"/>
                <w:sz w:val="24"/>
              </w:rPr>
            </w:pPr>
            <w:r w:rsidRPr="00CC0718">
              <w:rPr>
                <w:b/>
                <w:color w:val="5C83B4"/>
                <w:spacing w:val="-2"/>
                <w:sz w:val="24"/>
              </w:rPr>
              <w:t>Aggregated:</w:t>
            </w:r>
          </w:p>
        </w:tc>
        <w:tc>
          <w:tcPr>
            <w:tcW w:w="8912" w:type="dxa"/>
            <w:gridSpan w:val="7"/>
            <w:shd w:val="clear" w:color="auto" w:fill="FFFFFF" w:themeFill="background1"/>
            <w:tcMar/>
          </w:tcPr>
          <w:p w:rsidRPr="00CC0718" w:rsidR="00C71DC8" w:rsidP="00244814" w:rsidRDefault="00C71DC8" w14:paraId="403EE95F" w14:textId="77777777">
            <w:pPr>
              <w:rPr>
                <w:b/>
                <w:color w:val="5C83B4"/>
                <w:spacing w:val="-2"/>
                <w:sz w:val="24"/>
              </w:rPr>
            </w:pPr>
            <w:r w:rsidRPr="00CC0718">
              <w:rPr>
                <w:b/>
                <w:color w:val="5C83B4"/>
                <w:spacing w:val="-2"/>
                <w:sz w:val="24"/>
              </w:rPr>
              <w:t>No</w:t>
            </w:r>
          </w:p>
        </w:tc>
      </w:tr>
      <w:tr w:rsidRPr="00CC0718" w:rsidR="00C71DC8" w:rsidTr="3A33D0EC" w14:paraId="1575B9CA" w14:textId="77777777">
        <w:trPr>
          <w:trHeight w:val="344" w:hRule="exact"/>
        </w:trPr>
        <w:tc>
          <w:tcPr>
            <w:tcW w:w="3381" w:type="dxa"/>
            <w:gridSpan w:val="2"/>
            <w:tcBorders>
              <w:bottom w:val="single" w:color="8FB6EA" w:sz="5" w:space="0"/>
            </w:tcBorders>
            <w:shd w:val="clear" w:color="auto" w:fill="FFFFFF" w:themeFill="background1"/>
            <w:tcMar/>
          </w:tcPr>
          <w:p w:rsidRPr="00CC0718" w:rsidR="00C71DC8" w:rsidP="00244814" w:rsidRDefault="00C71DC8" w14:paraId="32042FDD" w14:textId="77777777">
            <w:pPr>
              <w:rPr>
                <w:color w:val="000000"/>
                <w:spacing w:val="-2"/>
                <w:sz w:val="18"/>
              </w:rPr>
            </w:pPr>
            <w:r w:rsidRPr="00CC0718">
              <w:rPr>
                <w:color w:val="000000"/>
                <w:spacing w:val="-2"/>
                <w:sz w:val="18"/>
              </w:rPr>
              <w:t>Document</w:t>
            </w:r>
          </w:p>
        </w:tc>
        <w:tc>
          <w:tcPr>
            <w:tcW w:w="1132" w:type="dxa"/>
            <w:tcBorders>
              <w:bottom w:val="single" w:color="8FB6EA" w:sz="5" w:space="0"/>
            </w:tcBorders>
            <w:shd w:val="clear" w:color="auto" w:fill="FFFFFF" w:themeFill="background1"/>
            <w:tcMar/>
          </w:tcPr>
          <w:p w:rsidRPr="00CC0718" w:rsidR="00C71DC8" w:rsidP="00244814" w:rsidRDefault="00C71DC8" w14:paraId="65ACF22C" w14:textId="77777777">
            <w:pPr>
              <w:rPr>
                <w:color w:val="000000"/>
                <w:spacing w:val="-2"/>
                <w:sz w:val="18"/>
              </w:rPr>
            </w:pPr>
            <w:r w:rsidRPr="00CC0718">
              <w:rPr>
                <w:color w:val="000000"/>
                <w:spacing w:val="-2"/>
                <w:sz w:val="18"/>
              </w:rPr>
              <w:t>1</w:t>
            </w:r>
          </w:p>
        </w:tc>
        <w:tc>
          <w:tcPr>
            <w:tcW w:w="1576" w:type="dxa"/>
            <w:gridSpan w:val="2"/>
            <w:tcBorders>
              <w:bottom w:val="single" w:color="8FB6EA" w:sz="5" w:space="0"/>
            </w:tcBorders>
            <w:shd w:val="clear" w:color="auto" w:fill="FFFFFF" w:themeFill="background1"/>
            <w:tcMar/>
          </w:tcPr>
          <w:p w:rsidRPr="00CC0718" w:rsidR="00C71DC8" w:rsidP="00244814" w:rsidRDefault="00C71DC8" w14:paraId="36D3675D" w14:textId="77777777">
            <w:pPr>
              <w:rPr>
                <w:color w:val="000000"/>
                <w:spacing w:val="-2"/>
                <w:sz w:val="18"/>
              </w:rPr>
            </w:pPr>
            <w:r w:rsidRPr="00CC0718">
              <w:rPr>
                <w:color w:val="000000"/>
                <w:spacing w:val="-2"/>
                <w:sz w:val="18"/>
              </w:rPr>
              <w:t>1</w:t>
            </w:r>
          </w:p>
        </w:tc>
        <w:tc>
          <w:tcPr>
            <w:tcW w:w="1362" w:type="dxa"/>
            <w:tcBorders>
              <w:bottom w:val="single" w:color="8FB6EA" w:sz="5" w:space="0"/>
            </w:tcBorders>
            <w:shd w:val="clear" w:color="auto" w:fill="FFFFFF" w:themeFill="background1"/>
            <w:tcMar/>
          </w:tcPr>
          <w:p w:rsidRPr="00CC0718" w:rsidR="00C71DC8" w:rsidP="00244814" w:rsidRDefault="00C71DC8" w14:paraId="67312B68" w14:textId="77777777">
            <w:pPr>
              <w:rPr>
                <w:color w:val="000000"/>
                <w:spacing w:val="-2"/>
                <w:sz w:val="18"/>
              </w:rPr>
            </w:pPr>
            <w:r w:rsidRPr="00CC0718">
              <w:rPr>
                <w:color w:val="000000"/>
                <w:spacing w:val="-2"/>
                <w:sz w:val="18"/>
              </w:rPr>
              <w:t>4</w:t>
            </w:r>
          </w:p>
        </w:tc>
        <w:tc>
          <w:tcPr>
            <w:tcW w:w="1690" w:type="dxa"/>
            <w:tcBorders>
              <w:bottom w:val="single" w:color="8FB6EA" w:sz="5" w:space="0"/>
            </w:tcBorders>
            <w:shd w:val="clear" w:color="auto" w:fill="FFFFFF" w:themeFill="background1"/>
            <w:tcMar/>
          </w:tcPr>
          <w:p w:rsidRPr="00CC0718" w:rsidR="00C71DC8" w:rsidP="00244814" w:rsidRDefault="00C71DC8" w14:paraId="645B1FB4" w14:textId="77777777">
            <w:pPr>
              <w:rPr>
                <w:color w:val="000000"/>
                <w:spacing w:val="-2"/>
                <w:sz w:val="18"/>
              </w:rPr>
            </w:pPr>
            <w:r w:rsidRPr="00CC0718">
              <w:rPr>
                <w:color w:val="000000"/>
                <w:spacing w:val="-2"/>
                <w:sz w:val="18"/>
              </w:rPr>
              <w:t>1</w:t>
            </w:r>
          </w:p>
        </w:tc>
        <w:tc>
          <w:tcPr>
            <w:tcW w:w="1576" w:type="dxa"/>
            <w:tcBorders>
              <w:bottom w:val="single" w:color="8FB6EA" w:sz="5" w:space="0"/>
            </w:tcBorders>
            <w:shd w:val="clear" w:color="auto" w:fill="FFFFFF" w:themeFill="background1"/>
            <w:tcMar/>
          </w:tcPr>
          <w:p w:rsidRPr="00CC0718" w:rsidR="00C71DC8" w:rsidP="00244814" w:rsidRDefault="00C71DC8" w14:paraId="16DC1DF3" w14:textId="77777777">
            <w:pPr>
              <w:rPr>
                <w:color w:val="000000"/>
                <w:spacing w:val="-2"/>
                <w:sz w:val="18"/>
              </w:rPr>
            </w:pPr>
          </w:p>
        </w:tc>
      </w:tr>
      <w:tr w:rsidRPr="00CC0718" w:rsidR="00C71DC8" w:rsidTr="3A33D0EC" w14:paraId="242D07A4" w14:textId="77777777">
        <w:trPr>
          <w:trHeight w:val="444" w:hRule="exact"/>
        </w:trPr>
        <w:tc>
          <w:tcPr>
            <w:tcW w:w="10717" w:type="dxa"/>
            <w:gridSpan w:val="8"/>
            <w:tcBorders>
              <w:top w:val="single" w:color="8FB6EA" w:sz="5" w:space="0"/>
            </w:tcBorders>
            <w:tcMar/>
          </w:tcPr>
          <w:p w:rsidRPr="00CC0718" w:rsidR="00C71DC8" w:rsidP="00244814" w:rsidRDefault="00C71DC8" w14:paraId="60652AEF" w14:textId="77777777"/>
        </w:tc>
      </w:tr>
      <w:tr w:rsidRPr="00CC0718" w:rsidR="00C71DC8" w:rsidTr="3A33D0EC" w14:paraId="5FAEC8FD" w14:textId="77777777">
        <w:trPr>
          <w:trHeight w:val="344" w:hRule="exact"/>
        </w:trPr>
        <w:tc>
          <w:tcPr>
            <w:tcW w:w="10717" w:type="dxa"/>
            <w:gridSpan w:val="8"/>
            <w:shd w:val="clear" w:color="auto" w:fill="FFFFFF" w:themeFill="background1"/>
            <w:tcMar/>
          </w:tcPr>
          <w:p w:rsidRPr="00CC0718" w:rsidR="00C71DC8" w:rsidP="00244814" w:rsidRDefault="00C71DC8" w14:paraId="6E8AD8DF" w14:textId="77777777">
            <w:pPr>
              <w:rPr>
                <w:b/>
                <w:color w:val="5C83B4"/>
                <w:spacing w:val="-2"/>
                <w:sz w:val="24"/>
              </w:rPr>
            </w:pPr>
          </w:p>
        </w:tc>
      </w:tr>
      <w:tr w:rsidRPr="00CC0718" w:rsidR="00C71DC8" w:rsidTr="3A33D0EC" w14:paraId="1C606699" w14:textId="77777777">
        <w:trPr>
          <w:trHeight w:val="444" w:hRule="exact"/>
        </w:trPr>
        <w:tc>
          <w:tcPr>
            <w:tcW w:w="1805" w:type="dxa"/>
            <w:shd w:val="clear" w:color="auto" w:fill="FFFFFF" w:themeFill="background1"/>
            <w:tcMar/>
          </w:tcPr>
          <w:p w:rsidRPr="00CC0718" w:rsidR="00C71DC8" w:rsidP="00244814" w:rsidRDefault="00C71DC8" w14:paraId="4F6173FE" w14:textId="77777777">
            <w:pPr>
              <w:rPr>
                <w:b/>
                <w:color w:val="5C83B4"/>
                <w:spacing w:val="-2"/>
                <w:sz w:val="24"/>
              </w:rPr>
            </w:pPr>
            <w:r w:rsidRPr="00CC0718">
              <w:rPr>
                <w:b/>
                <w:color w:val="5C83B4"/>
                <w:spacing w:val="-2"/>
                <w:sz w:val="24"/>
              </w:rPr>
              <w:t>Nickname:</w:t>
            </w:r>
          </w:p>
        </w:tc>
        <w:tc>
          <w:tcPr>
            <w:tcW w:w="8912" w:type="dxa"/>
            <w:gridSpan w:val="7"/>
            <w:vMerge w:val="restart"/>
            <w:shd w:val="clear" w:color="auto" w:fill="FFFFFF" w:themeFill="background1"/>
            <w:tcMar/>
          </w:tcPr>
          <w:p w:rsidRPr="00CC0718" w:rsidR="00C71DC8" w:rsidP="00244814" w:rsidRDefault="00C71DC8" w14:paraId="68ABA832" w14:textId="77777777">
            <w:pPr>
              <w:rPr>
                <w:b/>
                <w:color w:val="5C83B4"/>
                <w:spacing w:val="-2"/>
                <w:sz w:val="24"/>
              </w:rPr>
            </w:pPr>
            <w:r w:rsidRPr="00CC0718">
              <w:rPr>
                <w:b/>
                <w:color w:val="5C83B4"/>
                <w:spacing w:val="-2"/>
                <w:sz w:val="24"/>
              </w:rPr>
              <w:t>Codes\\AXIAL CODE\\Q14- Receiving Information about events</w:t>
            </w:r>
          </w:p>
        </w:tc>
      </w:tr>
      <w:tr w:rsidRPr="00CC0718" w:rsidR="00C71DC8" w:rsidTr="3A33D0EC" w14:paraId="7E1E7576" w14:textId="77777777">
        <w:trPr>
          <w:trHeight w:val="459" w:hRule="exact"/>
        </w:trPr>
        <w:tc>
          <w:tcPr>
            <w:tcW w:w="1805" w:type="dxa"/>
            <w:shd w:val="clear" w:color="auto" w:fill="FFFFFF" w:themeFill="background1"/>
            <w:tcMar/>
          </w:tcPr>
          <w:p w:rsidRPr="00CC0718" w:rsidR="00C71DC8" w:rsidP="00244814" w:rsidRDefault="00C71DC8" w14:paraId="394CCCA8" w14:textId="77777777">
            <w:pPr>
              <w:rPr>
                <w:b/>
                <w:color w:val="5C83B4"/>
                <w:spacing w:val="-2"/>
                <w:sz w:val="24"/>
              </w:rPr>
            </w:pPr>
            <w:r w:rsidRPr="00CC0718">
              <w:rPr>
                <w:b/>
                <w:color w:val="5C83B4"/>
                <w:spacing w:val="-2"/>
                <w:sz w:val="24"/>
              </w:rPr>
              <w:t>Classification:</w:t>
            </w:r>
          </w:p>
        </w:tc>
        <w:tc>
          <w:tcPr>
            <w:tcW w:w="8912" w:type="dxa"/>
            <w:gridSpan w:val="7"/>
            <w:vMerge/>
            <w:tcMar/>
          </w:tcPr>
          <w:p w:rsidRPr="00CC0718" w:rsidR="00C71DC8" w:rsidP="00244814" w:rsidRDefault="00C71DC8" w14:paraId="52541109" w14:textId="77777777"/>
        </w:tc>
      </w:tr>
      <w:tr w:rsidRPr="00CC0718" w:rsidR="00C71DC8" w:rsidTr="3A33D0EC" w14:paraId="3AE725E2" w14:textId="77777777">
        <w:trPr>
          <w:trHeight w:val="444" w:hRule="exact"/>
        </w:trPr>
        <w:tc>
          <w:tcPr>
            <w:tcW w:w="1805" w:type="dxa"/>
            <w:shd w:val="clear" w:color="auto" w:fill="FFFFFF" w:themeFill="background1"/>
            <w:tcMar/>
          </w:tcPr>
          <w:p w:rsidRPr="00CC0718" w:rsidR="00C71DC8" w:rsidP="00244814" w:rsidRDefault="00C71DC8" w14:paraId="718D1EFC" w14:textId="77777777">
            <w:pPr>
              <w:rPr>
                <w:b/>
                <w:color w:val="5C83B4"/>
                <w:spacing w:val="-2"/>
                <w:sz w:val="24"/>
              </w:rPr>
            </w:pPr>
            <w:r w:rsidRPr="00CC0718">
              <w:rPr>
                <w:b/>
                <w:color w:val="5C83B4"/>
                <w:spacing w:val="-2"/>
                <w:sz w:val="24"/>
              </w:rPr>
              <w:t>Aggregated:</w:t>
            </w:r>
          </w:p>
        </w:tc>
        <w:tc>
          <w:tcPr>
            <w:tcW w:w="8912" w:type="dxa"/>
            <w:gridSpan w:val="7"/>
            <w:shd w:val="clear" w:color="auto" w:fill="FFFFFF" w:themeFill="background1"/>
            <w:tcMar/>
          </w:tcPr>
          <w:p w:rsidRPr="00CC0718" w:rsidR="00C71DC8" w:rsidP="00244814" w:rsidRDefault="00C71DC8" w14:paraId="4DEA91C6" w14:textId="77777777">
            <w:pPr>
              <w:rPr>
                <w:b/>
                <w:color w:val="5C83B4"/>
                <w:spacing w:val="-2"/>
                <w:sz w:val="24"/>
              </w:rPr>
            </w:pPr>
            <w:r w:rsidRPr="00CC0718">
              <w:rPr>
                <w:b/>
                <w:color w:val="5C83B4"/>
                <w:spacing w:val="-2"/>
                <w:sz w:val="24"/>
              </w:rPr>
              <w:t>Yes</w:t>
            </w:r>
          </w:p>
        </w:tc>
      </w:tr>
      <w:tr w:rsidRPr="00CC0718" w:rsidR="00C71DC8" w:rsidTr="3A33D0EC" w14:paraId="76D33D8D" w14:textId="77777777">
        <w:trPr>
          <w:trHeight w:val="344" w:hRule="exact"/>
        </w:trPr>
        <w:tc>
          <w:tcPr>
            <w:tcW w:w="3381" w:type="dxa"/>
            <w:gridSpan w:val="2"/>
            <w:tcBorders>
              <w:bottom w:val="single" w:color="8FB6EA" w:sz="5" w:space="0"/>
            </w:tcBorders>
            <w:shd w:val="clear" w:color="auto" w:fill="FFFFFF" w:themeFill="background1"/>
            <w:tcMar/>
          </w:tcPr>
          <w:p w:rsidRPr="00CC0718" w:rsidR="00C71DC8" w:rsidP="00244814" w:rsidRDefault="00C71DC8" w14:paraId="50A5177B" w14:textId="77777777">
            <w:pPr>
              <w:rPr>
                <w:color w:val="000000"/>
                <w:spacing w:val="-2"/>
                <w:sz w:val="18"/>
              </w:rPr>
            </w:pPr>
            <w:r w:rsidRPr="00CC0718">
              <w:rPr>
                <w:color w:val="000000"/>
                <w:spacing w:val="-2"/>
                <w:sz w:val="18"/>
              </w:rPr>
              <w:t>Document</w:t>
            </w:r>
          </w:p>
        </w:tc>
        <w:tc>
          <w:tcPr>
            <w:tcW w:w="1132" w:type="dxa"/>
            <w:tcBorders>
              <w:bottom w:val="single" w:color="8FB6EA" w:sz="5" w:space="0"/>
            </w:tcBorders>
            <w:shd w:val="clear" w:color="auto" w:fill="FFFFFF" w:themeFill="background1"/>
            <w:tcMar/>
          </w:tcPr>
          <w:p w:rsidRPr="00CC0718" w:rsidR="00C71DC8" w:rsidP="00244814" w:rsidRDefault="00C71DC8" w14:paraId="6882B55A" w14:textId="77777777">
            <w:pPr>
              <w:rPr>
                <w:color w:val="000000"/>
                <w:spacing w:val="-2"/>
                <w:sz w:val="18"/>
              </w:rPr>
            </w:pPr>
            <w:r w:rsidRPr="00CC0718">
              <w:rPr>
                <w:color w:val="000000"/>
                <w:spacing w:val="-2"/>
                <w:sz w:val="18"/>
              </w:rPr>
              <w:t>10</w:t>
            </w:r>
          </w:p>
        </w:tc>
        <w:tc>
          <w:tcPr>
            <w:tcW w:w="1576" w:type="dxa"/>
            <w:gridSpan w:val="2"/>
            <w:tcBorders>
              <w:bottom w:val="single" w:color="8FB6EA" w:sz="5" w:space="0"/>
            </w:tcBorders>
            <w:shd w:val="clear" w:color="auto" w:fill="FFFFFF" w:themeFill="background1"/>
            <w:tcMar/>
          </w:tcPr>
          <w:p w:rsidRPr="00CC0718" w:rsidR="00C71DC8" w:rsidP="00244814" w:rsidRDefault="00C71DC8" w14:paraId="79743E92" w14:textId="77777777">
            <w:pPr>
              <w:rPr>
                <w:color w:val="000000"/>
                <w:spacing w:val="-2"/>
                <w:sz w:val="18"/>
              </w:rPr>
            </w:pPr>
            <w:r w:rsidRPr="00CC0718">
              <w:rPr>
                <w:color w:val="000000"/>
                <w:spacing w:val="-2"/>
                <w:sz w:val="18"/>
              </w:rPr>
              <w:t>31</w:t>
            </w:r>
          </w:p>
        </w:tc>
        <w:tc>
          <w:tcPr>
            <w:tcW w:w="1362" w:type="dxa"/>
            <w:tcBorders>
              <w:bottom w:val="single" w:color="8FB6EA" w:sz="5" w:space="0"/>
            </w:tcBorders>
            <w:shd w:val="clear" w:color="auto" w:fill="FFFFFF" w:themeFill="background1"/>
            <w:tcMar/>
          </w:tcPr>
          <w:p w:rsidRPr="00CC0718" w:rsidR="00C71DC8" w:rsidP="00244814" w:rsidRDefault="00C71DC8" w14:paraId="7B91510F" w14:textId="77777777">
            <w:pPr>
              <w:rPr>
                <w:color w:val="000000"/>
                <w:spacing w:val="-2"/>
                <w:sz w:val="18"/>
              </w:rPr>
            </w:pPr>
            <w:r w:rsidRPr="00CC0718">
              <w:rPr>
                <w:color w:val="000000"/>
                <w:spacing w:val="-2"/>
                <w:sz w:val="18"/>
              </w:rPr>
              <w:t>315</w:t>
            </w:r>
          </w:p>
        </w:tc>
        <w:tc>
          <w:tcPr>
            <w:tcW w:w="1690" w:type="dxa"/>
            <w:tcBorders>
              <w:bottom w:val="single" w:color="8FB6EA" w:sz="5" w:space="0"/>
            </w:tcBorders>
            <w:shd w:val="clear" w:color="auto" w:fill="FFFFFF" w:themeFill="background1"/>
            <w:tcMar/>
          </w:tcPr>
          <w:p w:rsidRPr="00CC0718" w:rsidR="00C71DC8" w:rsidP="00244814" w:rsidRDefault="00C71DC8" w14:paraId="10DFAD8E" w14:textId="77777777">
            <w:pPr>
              <w:rPr>
                <w:color w:val="000000"/>
                <w:spacing w:val="-2"/>
                <w:sz w:val="18"/>
              </w:rPr>
            </w:pPr>
            <w:r w:rsidRPr="00CC0718">
              <w:rPr>
                <w:color w:val="000000"/>
                <w:spacing w:val="-2"/>
                <w:sz w:val="18"/>
              </w:rPr>
              <w:t>32</w:t>
            </w:r>
          </w:p>
        </w:tc>
        <w:tc>
          <w:tcPr>
            <w:tcW w:w="1576" w:type="dxa"/>
            <w:tcBorders>
              <w:bottom w:val="single" w:color="8FB6EA" w:sz="5" w:space="0"/>
            </w:tcBorders>
            <w:shd w:val="clear" w:color="auto" w:fill="FFFFFF" w:themeFill="background1"/>
            <w:tcMar/>
          </w:tcPr>
          <w:p w:rsidRPr="00CC0718" w:rsidR="00C71DC8" w:rsidP="00244814" w:rsidRDefault="00C71DC8" w14:paraId="7011D2DC" w14:textId="77777777">
            <w:pPr>
              <w:rPr>
                <w:color w:val="000000"/>
                <w:spacing w:val="-2"/>
                <w:sz w:val="18"/>
              </w:rPr>
            </w:pPr>
          </w:p>
        </w:tc>
      </w:tr>
      <w:tr w:rsidRPr="00CC0718" w:rsidR="00C71DC8" w:rsidTr="3A33D0EC" w14:paraId="489DDCBE" w14:textId="77777777">
        <w:trPr>
          <w:trHeight w:val="444" w:hRule="exact"/>
        </w:trPr>
        <w:tc>
          <w:tcPr>
            <w:tcW w:w="10717" w:type="dxa"/>
            <w:gridSpan w:val="8"/>
            <w:tcBorders>
              <w:top w:val="single" w:color="8FB6EA" w:sz="5" w:space="0"/>
            </w:tcBorders>
            <w:tcMar/>
          </w:tcPr>
          <w:p w:rsidRPr="00CC0718" w:rsidR="00C71DC8" w:rsidP="00244814" w:rsidRDefault="00C71DC8" w14:paraId="20ED3F30" w14:textId="77777777"/>
        </w:tc>
      </w:tr>
      <w:tr w:rsidRPr="00CC0718" w:rsidR="00C71DC8" w:rsidTr="3A33D0EC" w14:paraId="505B4334" w14:textId="77777777">
        <w:trPr>
          <w:trHeight w:val="344" w:hRule="exact"/>
        </w:trPr>
        <w:tc>
          <w:tcPr>
            <w:tcW w:w="10717" w:type="dxa"/>
            <w:gridSpan w:val="8"/>
            <w:shd w:val="clear" w:color="auto" w:fill="FFFFFF" w:themeFill="background1"/>
            <w:tcMar/>
          </w:tcPr>
          <w:p w:rsidRPr="00CC0718" w:rsidR="00C71DC8" w:rsidP="00244814" w:rsidRDefault="00C71DC8" w14:paraId="6B2A49BA" w14:textId="77777777">
            <w:pPr>
              <w:rPr>
                <w:b/>
                <w:color w:val="5C83B4"/>
                <w:spacing w:val="-2"/>
                <w:sz w:val="24"/>
              </w:rPr>
            </w:pPr>
          </w:p>
        </w:tc>
      </w:tr>
      <w:tr w:rsidRPr="00CC0718" w:rsidR="00C71DC8" w:rsidTr="3A33D0EC" w14:paraId="4E9CF285" w14:textId="77777777">
        <w:trPr>
          <w:trHeight w:val="444" w:hRule="exact"/>
        </w:trPr>
        <w:tc>
          <w:tcPr>
            <w:tcW w:w="1805" w:type="dxa"/>
            <w:shd w:val="clear" w:color="auto" w:fill="FFFFFF" w:themeFill="background1"/>
            <w:tcMar/>
          </w:tcPr>
          <w:p w:rsidRPr="00CC0718" w:rsidR="00C71DC8" w:rsidP="00244814" w:rsidRDefault="00C71DC8" w14:paraId="582E0B9D" w14:textId="77777777">
            <w:pPr>
              <w:rPr>
                <w:b/>
                <w:color w:val="5C83B4"/>
                <w:spacing w:val="-2"/>
                <w:sz w:val="24"/>
              </w:rPr>
            </w:pPr>
            <w:r w:rsidRPr="00CC0718">
              <w:rPr>
                <w:b/>
                <w:color w:val="5C83B4"/>
                <w:spacing w:val="-2"/>
                <w:sz w:val="24"/>
              </w:rPr>
              <w:t>Nickname:</w:t>
            </w:r>
          </w:p>
        </w:tc>
        <w:tc>
          <w:tcPr>
            <w:tcW w:w="8912" w:type="dxa"/>
            <w:gridSpan w:val="7"/>
            <w:vMerge w:val="restart"/>
            <w:shd w:val="clear" w:color="auto" w:fill="FFFFFF" w:themeFill="background1"/>
            <w:tcMar/>
          </w:tcPr>
          <w:p w:rsidRPr="00CC0718" w:rsidR="00C71DC8" w:rsidP="00244814" w:rsidRDefault="00C71DC8" w14:paraId="79806B2F" w14:textId="77777777">
            <w:pPr>
              <w:rPr>
                <w:b/>
                <w:color w:val="5C83B4"/>
                <w:spacing w:val="-2"/>
                <w:sz w:val="24"/>
              </w:rPr>
            </w:pPr>
            <w:r w:rsidRPr="00CC0718">
              <w:rPr>
                <w:b/>
                <w:color w:val="5C83B4"/>
                <w:spacing w:val="-2"/>
                <w:sz w:val="24"/>
              </w:rPr>
              <w:t>Codes\\AXIAL CODE\\Q14- Receiving Information about events\DIGITAL AND SOCIAL MEDIA</w:t>
            </w:r>
          </w:p>
        </w:tc>
      </w:tr>
      <w:tr w:rsidRPr="00CC0718" w:rsidR="00C71DC8" w:rsidTr="3A33D0EC" w14:paraId="3BDB272F" w14:textId="77777777">
        <w:trPr>
          <w:trHeight w:val="459" w:hRule="exact"/>
        </w:trPr>
        <w:tc>
          <w:tcPr>
            <w:tcW w:w="1805" w:type="dxa"/>
            <w:shd w:val="clear" w:color="auto" w:fill="FFFFFF" w:themeFill="background1"/>
            <w:tcMar/>
          </w:tcPr>
          <w:p w:rsidRPr="00CC0718" w:rsidR="00C71DC8" w:rsidP="00244814" w:rsidRDefault="00C71DC8" w14:paraId="7610A950" w14:textId="77777777">
            <w:pPr>
              <w:rPr>
                <w:b/>
                <w:color w:val="5C83B4"/>
                <w:spacing w:val="-2"/>
                <w:sz w:val="24"/>
              </w:rPr>
            </w:pPr>
            <w:r w:rsidRPr="00CC0718">
              <w:rPr>
                <w:b/>
                <w:color w:val="5C83B4"/>
                <w:spacing w:val="-2"/>
                <w:sz w:val="24"/>
              </w:rPr>
              <w:t>Classification:</w:t>
            </w:r>
          </w:p>
        </w:tc>
        <w:tc>
          <w:tcPr>
            <w:tcW w:w="8912" w:type="dxa"/>
            <w:gridSpan w:val="7"/>
            <w:vMerge/>
            <w:tcMar/>
          </w:tcPr>
          <w:p w:rsidRPr="00CC0718" w:rsidR="00C71DC8" w:rsidP="00244814" w:rsidRDefault="00C71DC8" w14:paraId="783C4976" w14:textId="77777777"/>
        </w:tc>
      </w:tr>
      <w:tr w:rsidRPr="00CC0718" w:rsidR="00C71DC8" w:rsidTr="3A33D0EC" w14:paraId="3BF9D6F8" w14:textId="77777777">
        <w:trPr>
          <w:trHeight w:val="444" w:hRule="exact"/>
        </w:trPr>
        <w:tc>
          <w:tcPr>
            <w:tcW w:w="1805" w:type="dxa"/>
            <w:shd w:val="clear" w:color="auto" w:fill="FFFFFF" w:themeFill="background1"/>
            <w:tcMar/>
          </w:tcPr>
          <w:p w:rsidRPr="00CC0718" w:rsidR="00C71DC8" w:rsidP="00244814" w:rsidRDefault="00C71DC8" w14:paraId="617AFE87" w14:textId="77777777">
            <w:pPr>
              <w:rPr>
                <w:b/>
                <w:color w:val="5C83B4"/>
                <w:spacing w:val="-2"/>
                <w:sz w:val="24"/>
              </w:rPr>
            </w:pPr>
            <w:r w:rsidRPr="00CC0718">
              <w:rPr>
                <w:b/>
                <w:color w:val="5C83B4"/>
                <w:spacing w:val="-2"/>
                <w:sz w:val="24"/>
              </w:rPr>
              <w:t>Aggregated:</w:t>
            </w:r>
          </w:p>
        </w:tc>
        <w:tc>
          <w:tcPr>
            <w:tcW w:w="8912" w:type="dxa"/>
            <w:gridSpan w:val="7"/>
            <w:shd w:val="clear" w:color="auto" w:fill="FFFFFF" w:themeFill="background1"/>
            <w:tcMar/>
          </w:tcPr>
          <w:p w:rsidRPr="00CC0718" w:rsidR="00C71DC8" w:rsidP="00244814" w:rsidRDefault="00C71DC8" w14:paraId="468373AF" w14:textId="77777777">
            <w:pPr>
              <w:rPr>
                <w:b/>
                <w:color w:val="5C83B4"/>
                <w:spacing w:val="-2"/>
                <w:sz w:val="24"/>
              </w:rPr>
            </w:pPr>
            <w:r w:rsidRPr="00CC0718">
              <w:rPr>
                <w:b/>
                <w:color w:val="5C83B4"/>
                <w:spacing w:val="-2"/>
                <w:sz w:val="24"/>
              </w:rPr>
              <w:t>Yes</w:t>
            </w:r>
          </w:p>
        </w:tc>
      </w:tr>
      <w:tr w:rsidRPr="00CC0718" w:rsidR="00C71DC8" w:rsidTr="3A33D0EC" w14:paraId="18A59303" w14:textId="77777777">
        <w:trPr>
          <w:trHeight w:val="344" w:hRule="exact"/>
        </w:trPr>
        <w:tc>
          <w:tcPr>
            <w:tcW w:w="3381" w:type="dxa"/>
            <w:gridSpan w:val="2"/>
            <w:tcBorders>
              <w:bottom w:val="single" w:color="8FB6EA" w:sz="5" w:space="0"/>
            </w:tcBorders>
            <w:shd w:val="clear" w:color="auto" w:fill="FFFFFF" w:themeFill="background1"/>
            <w:tcMar/>
          </w:tcPr>
          <w:p w:rsidRPr="00CC0718" w:rsidR="00C71DC8" w:rsidP="00244814" w:rsidRDefault="00C71DC8" w14:paraId="7AB8AC20" w14:textId="77777777">
            <w:pPr>
              <w:rPr>
                <w:color w:val="000000"/>
                <w:spacing w:val="-2"/>
                <w:sz w:val="18"/>
              </w:rPr>
            </w:pPr>
            <w:r w:rsidRPr="00CC0718">
              <w:rPr>
                <w:color w:val="000000"/>
                <w:spacing w:val="-2"/>
                <w:sz w:val="18"/>
              </w:rPr>
              <w:t>Document</w:t>
            </w:r>
          </w:p>
        </w:tc>
        <w:tc>
          <w:tcPr>
            <w:tcW w:w="1132" w:type="dxa"/>
            <w:tcBorders>
              <w:bottom w:val="single" w:color="8FB6EA" w:sz="5" w:space="0"/>
            </w:tcBorders>
            <w:shd w:val="clear" w:color="auto" w:fill="FFFFFF" w:themeFill="background1"/>
            <w:tcMar/>
          </w:tcPr>
          <w:p w:rsidRPr="00CC0718" w:rsidR="00C71DC8" w:rsidP="00244814" w:rsidRDefault="00C71DC8" w14:paraId="19B04522" w14:textId="77777777">
            <w:pPr>
              <w:rPr>
                <w:color w:val="000000"/>
                <w:spacing w:val="-2"/>
                <w:sz w:val="18"/>
              </w:rPr>
            </w:pPr>
            <w:r w:rsidRPr="00CC0718">
              <w:rPr>
                <w:color w:val="000000"/>
                <w:spacing w:val="-2"/>
                <w:sz w:val="18"/>
              </w:rPr>
              <w:t>5</w:t>
            </w:r>
          </w:p>
        </w:tc>
        <w:tc>
          <w:tcPr>
            <w:tcW w:w="1576" w:type="dxa"/>
            <w:gridSpan w:val="2"/>
            <w:tcBorders>
              <w:bottom w:val="single" w:color="8FB6EA" w:sz="5" w:space="0"/>
            </w:tcBorders>
            <w:shd w:val="clear" w:color="auto" w:fill="FFFFFF" w:themeFill="background1"/>
            <w:tcMar/>
          </w:tcPr>
          <w:p w:rsidRPr="00CC0718" w:rsidR="00C71DC8" w:rsidP="00244814" w:rsidRDefault="00C71DC8" w14:paraId="1A58E66C" w14:textId="77777777">
            <w:pPr>
              <w:rPr>
                <w:color w:val="000000"/>
                <w:spacing w:val="-2"/>
                <w:sz w:val="18"/>
              </w:rPr>
            </w:pPr>
            <w:r w:rsidRPr="00CC0718">
              <w:rPr>
                <w:color w:val="000000"/>
                <w:spacing w:val="-2"/>
                <w:sz w:val="18"/>
              </w:rPr>
              <w:t>7</w:t>
            </w:r>
          </w:p>
        </w:tc>
        <w:tc>
          <w:tcPr>
            <w:tcW w:w="1362" w:type="dxa"/>
            <w:tcBorders>
              <w:bottom w:val="single" w:color="8FB6EA" w:sz="5" w:space="0"/>
            </w:tcBorders>
            <w:shd w:val="clear" w:color="auto" w:fill="FFFFFF" w:themeFill="background1"/>
            <w:tcMar/>
          </w:tcPr>
          <w:p w:rsidRPr="00CC0718" w:rsidR="00C71DC8" w:rsidP="00244814" w:rsidRDefault="00C71DC8" w14:paraId="5F8C7222" w14:textId="77777777">
            <w:pPr>
              <w:rPr>
                <w:color w:val="000000"/>
                <w:spacing w:val="-2"/>
                <w:sz w:val="18"/>
              </w:rPr>
            </w:pPr>
            <w:r w:rsidRPr="00CC0718">
              <w:rPr>
                <w:color w:val="000000"/>
                <w:spacing w:val="-2"/>
                <w:sz w:val="18"/>
              </w:rPr>
              <w:t>90</w:t>
            </w:r>
          </w:p>
        </w:tc>
        <w:tc>
          <w:tcPr>
            <w:tcW w:w="1690" w:type="dxa"/>
            <w:tcBorders>
              <w:bottom w:val="single" w:color="8FB6EA" w:sz="5" w:space="0"/>
            </w:tcBorders>
            <w:shd w:val="clear" w:color="auto" w:fill="FFFFFF" w:themeFill="background1"/>
            <w:tcMar/>
          </w:tcPr>
          <w:p w:rsidRPr="00CC0718" w:rsidR="00C71DC8" w:rsidP="00244814" w:rsidRDefault="00C71DC8" w14:paraId="2A036555" w14:textId="77777777">
            <w:pPr>
              <w:rPr>
                <w:color w:val="000000"/>
                <w:spacing w:val="-2"/>
                <w:sz w:val="18"/>
              </w:rPr>
            </w:pPr>
            <w:r w:rsidRPr="00CC0718">
              <w:rPr>
                <w:color w:val="000000"/>
                <w:spacing w:val="-2"/>
                <w:sz w:val="18"/>
              </w:rPr>
              <w:t>8</w:t>
            </w:r>
          </w:p>
        </w:tc>
        <w:tc>
          <w:tcPr>
            <w:tcW w:w="1576" w:type="dxa"/>
            <w:tcBorders>
              <w:bottom w:val="single" w:color="8FB6EA" w:sz="5" w:space="0"/>
            </w:tcBorders>
            <w:shd w:val="clear" w:color="auto" w:fill="FFFFFF" w:themeFill="background1"/>
            <w:tcMar/>
          </w:tcPr>
          <w:p w:rsidRPr="00CC0718" w:rsidR="00C71DC8" w:rsidP="00244814" w:rsidRDefault="00C71DC8" w14:paraId="5F5345B1" w14:textId="77777777">
            <w:pPr>
              <w:rPr>
                <w:color w:val="000000"/>
                <w:spacing w:val="-2"/>
                <w:sz w:val="18"/>
              </w:rPr>
            </w:pPr>
          </w:p>
        </w:tc>
      </w:tr>
      <w:tr w:rsidRPr="00CC0718" w:rsidR="00C71DC8" w:rsidTr="3A33D0EC" w14:paraId="2670ECB9" w14:textId="77777777">
        <w:trPr>
          <w:trHeight w:val="458" w:hRule="exact"/>
        </w:trPr>
        <w:tc>
          <w:tcPr>
            <w:tcW w:w="10717" w:type="dxa"/>
            <w:gridSpan w:val="8"/>
            <w:tcBorders>
              <w:top w:val="single" w:color="8FB6EA" w:sz="5" w:space="0"/>
            </w:tcBorders>
            <w:tcMar/>
          </w:tcPr>
          <w:p w:rsidRPr="00CC0718" w:rsidR="00C71DC8" w:rsidP="00244814" w:rsidRDefault="00C71DC8" w14:paraId="2305894C" w14:textId="77777777"/>
        </w:tc>
      </w:tr>
      <w:tr w:rsidRPr="00CC0718" w:rsidR="00C71DC8" w:rsidTr="3A33D0EC" w14:paraId="1A676BE1" w14:textId="77777777">
        <w:trPr>
          <w:trHeight w:val="602" w:hRule="exact"/>
        </w:trPr>
        <w:tc>
          <w:tcPr>
            <w:tcW w:w="10717" w:type="dxa"/>
            <w:gridSpan w:val="8"/>
            <w:shd w:val="clear" w:color="auto" w:fill="FFFFFF" w:themeFill="background1"/>
            <w:tcMar/>
          </w:tcPr>
          <w:p w:rsidRPr="00CC0718" w:rsidR="00C71DC8" w:rsidP="00244814" w:rsidRDefault="00C71DC8" w14:paraId="55362CF4" w14:textId="77777777">
            <w:pPr>
              <w:rPr>
                <w:b/>
                <w:color w:val="5C83B4"/>
                <w:spacing w:val="-2"/>
                <w:sz w:val="24"/>
              </w:rPr>
            </w:pPr>
          </w:p>
        </w:tc>
      </w:tr>
      <w:tr w:rsidRPr="00CC0718" w:rsidR="00C71DC8" w:rsidTr="3A33D0EC" w14:paraId="4B19E29A" w14:textId="77777777">
        <w:trPr>
          <w:trHeight w:val="444" w:hRule="exact"/>
        </w:trPr>
        <w:tc>
          <w:tcPr>
            <w:tcW w:w="1805" w:type="dxa"/>
            <w:shd w:val="clear" w:color="auto" w:fill="FFFFFF" w:themeFill="background1"/>
            <w:tcMar/>
          </w:tcPr>
          <w:p w:rsidRPr="00CC0718" w:rsidR="00C71DC8" w:rsidP="00244814" w:rsidRDefault="00C71DC8" w14:paraId="0CA2450C" w14:textId="77777777">
            <w:pPr>
              <w:rPr>
                <w:b/>
                <w:color w:val="5C83B4"/>
                <w:spacing w:val="-2"/>
                <w:sz w:val="24"/>
              </w:rPr>
            </w:pPr>
            <w:r w:rsidRPr="00CC0718">
              <w:rPr>
                <w:b/>
                <w:color w:val="5C83B4"/>
                <w:spacing w:val="-2"/>
                <w:sz w:val="24"/>
              </w:rPr>
              <w:t>Nickname:</w:t>
            </w:r>
          </w:p>
        </w:tc>
        <w:tc>
          <w:tcPr>
            <w:tcW w:w="8912" w:type="dxa"/>
            <w:gridSpan w:val="7"/>
            <w:vMerge w:val="restart"/>
            <w:shd w:val="clear" w:color="auto" w:fill="FFFFFF" w:themeFill="background1"/>
            <w:tcMar/>
          </w:tcPr>
          <w:p w:rsidRPr="00CC0718" w:rsidR="00C71DC8" w:rsidP="3A33D0EC" w:rsidRDefault="00C71DC8" w14:paraId="483F9A93" w14:textId="77777777">
            <w:pPr>
              <w:rPr>
                <w:b w:val="1"/>
                <w:bCs w:val="1"/>
                <w:color w:val="5C83B4"/>
                <w:spacing w:val="-2"/>
                <w:sz w:val="24"/>
                <w:szCs w:val="24"/>
                <w:lang w:val="en-US"/>
              </w:rPr>
            </w:pPr>
            <w:r w:rsidRPr="3A33D0EC" w:rsidR="00C71DC8">
              <w:rPr>
                <w:b w:val="1"/>
                <w:bCs w:val="1"/>
                <w:color w:val="5C83B4"/>
                <w:spacing w:val="-2"/>
                <w:sz w:val="24"/>
                <w:szCs w:val="24"/>
                <w:lang w:val="en-US"/>
              </w:rPr>
              <w:t>Codes\\AXIAL CODE\\Q14- Receiving Information about events\DIGITAL AND SOCIAL MEDIA\see Instagram or WPI apps to see if there's any events</w:t>
            </w:r>
          </w:p>
        </w:tc>
      </w:tr>
      <w:tr w:rsidRPr="00CC0718" w:rsidR="00C71DC8" w:rsidTr="3A33D0EC" w14:paraId="22ED0561" w14:textId="77777777">
        <w:trPr>
          <w:trHeight w:val="459" w:hRule="exact"/>
        </w:trPr>
        <w:tc>
          <w:tcPr>
            <w:tcW w:w="1805" w:type="dxa"/>
            <w:shd w:val="clear" w:color="auto" w:fill="FFFFFF" w:themeFill="background1"/>
            <w:tcMar/>
          </w:tcPr>
          <w:p w:rsidRPr="00CC0718" w:rsidR="00C71DC8" w:rsidP="00244814" w:rsidRDefault="00C71DC8" w14:paraId="3B1708AF" w14:textId="77777777">
            <w:pPr>
              <w:rPr>
                <w:b/>
                <w:color w:val="5C83B4"/>
                <w:spacing w:val="-2"/>
                <w:sz w:val="24"/>
              </w:rPr>
            </w:pPr>
            <w:r w:rsidRPr="00CC0718">
              <w:rPr>
                <w:b/>
                <w:color w:val="5C83B4"/>
                <w:spacing w:val="-2"/>
                <w:sz w:val="24"/>
              </w:rPr>
              <w:t>Classification:</w:t>
            </w:r>
          </w:p>
        </w:tc>
        <w:tc>
          <w:tcPr>
            <w:tcW w:w="8912" w:type="dxa"/>
            <w:gridSpan w:val="7"/>
            <w:vMerge/>
            <w:tcMar/>
          </w:tcPr>
          <w:p w:rsidRPr="00CC0718" w:rsidR="00C71DC8" w:rsidP="00244814" w:rsidRDefault="00C71DC8" w14:paraId="7DB4FA23" w14:textId="77777777"/>
        </w:tc>
      </w:tr>
      <w:tr w:rsidRPr="00CC0718" w:rsidR="00C71DC8" w:rsidTr="3A33D0EC" w14:paraId="221552DB" w14:textId="77777777">
        <w:trPr>
          <w:trHeight w:val="444" w:hRule="exact"/>
        </w:trPr>
        <w:tc>
          <w:tcPr>
            <w:tcW w:w="1805" w:type="dxa"/>
            <w:shd w:val="clear" w:color="auto" w:fill="FFFFFF" w:themeFill="background1"/>
            <w:tcMar/>
          </w:tcPr>
          <w:p w:rsidRPr="00CC0718" w:rsidR="00C71DC8" w:rsidP="00244814" w:rsidRDefault="00C71DC8" w14:paraId="79F42D08" w14:textId="77777777">
            <w:pPr>
              <w:rPr>
                <w:b/>
                <w:color w:val="5C83B4"/>
                <w:spacing w:val="-2"/>
                <w:sz w:val="24"/>
              </w:rPr>
            </w:pPr>
            <w:r w:rsidRPr="00CC0718">
              <w:rPr>
                <w:b/>
                <w:color w:val="5C83B4"/>
                <w:spacing w:val="-2"/>
                <w:sz w:val="24"/>
              </w:rPr>
              <w:t>Aggregated:</w:t>
            </w:r>
          </w:p>
        </w:tc>
        <w:tc>
          <w:tcPr>
            <w:tcW w:w="8912" w:type="dxa"/>
            <w:gridSpan w:val="7"/>
            <w:shd w:val="clear" w:color="auto" w:fill="FFFFFF" w:themeFill="background1"/>
            <w:tcMar/>
          </w:tcPr>
          <w:p w:rsidRPr="00CC0718" w:rsidR="00C71DC8" w:rsidP="00244814" w:rsidRDefault="00C71DC8" w14:paraId="27708119" w14:textId="77777777">
            <w:pPr>
              <w:rPr>
                <w:b/>
                <w:color w:val="5C83B4"/>
                <w:spacing w:val="-2"/>
                <w:sz w:val="24"/>
              </w:rPr>
            </w:pPr>
            <w:r w:rsidRPr="00CC0718">
              <w:rPr>
                <w:b/>
                <w:color w:val="5C83B4"/>
                <w:spacing w:val="-2"/>
                <w:sz w:val="24"/>
              </w:rPr>
              <w:t>No</w:t>
            </w:r>
          </w:p>
        </w:tc>
      </w:tr>
      <w:tr w:rsidRPr="00CC0718" w:rsidR="00C71DC8" w:rsidTr="3A33D0EC" w14:paraId="3CB4F7A5" w14:textId="77777777">
        <w:trPr>
          <w:trHeight w:val="344" w:hRule="exact"/>
        </w:trPr>
        <w:tc>
          <w:tcPr>
            <w:tcW w:w="3381" w:type="dxa"/>
            <w:gridSpan w:val="2"/>
            <w:tcBorders>
              <w:bottom w:val="single" w:color="8FB6EA" w:sz="5" w:space="0"/>
            </w:tcBorders>
            <w:shd w:val="clear" w:color="auto" w:fill="FFFFFF" w:themeFill="background1"/>
            <w:tcMar/>
          </w:tcPr>
          <w:p w:rsidRPr="00CC0718" w:rsidR="00C71DC8" w:rsidP="00244814" w:rsidRDefault="00C71DC8" w14:paraId="27186CEF" w14:textId="77777777">
            <w:pPr>
              <w:rPr>
                <w:color w:val="000000"/>
                <w:spacing w:val="-2"/>
                <w:sz w:val="18"/>
              </w:rPr>
            </w:pPr>
            <w:r w:rsidRPr="00CC0718">
              <w:rPr>
                <w:color w:val="000000"/>
                <w:spacing w:val="-2"/>
                <w:sz w:val="18"/>
              </w:rPr>
              <w:t>Document</w:t>
            </w:r>
          </w:p>
        </w:tc>
        <w:tc>
          <w:tcPr>
            <w:tcW w:w="1132" w:type="dxa"/>
            <w:tcBorders>
              <w:bottom w:val="single" w:color="8FB6EA" w:sz="5" w:space="0"/>
            </w:tcBorders>
            <w:shd w:val="clear" w:color="auto" w:fill="FFFFFF" w:themeFill="background1"/>
            <w:tcMar/>
          </w:tcPr>
          <w:p w:rsidRPr="00CC0718" w:rsidR="00C71DC8" w:rsidP="00244814" w:rsidRDefault="00C71DC8" w14:paraId="6F17CA56" w14:textId="77777777">
            <w:pPr>
              <w:rPr>
                <w:color w:val="000000"/>
                <w:spacing w:val="-2"/>
                <w:sz w:val="18"/>
              </w:rPr>
            </w:pPr>
            <w:r w:rsidRPr="00CC0718">
              <w:rPr>
                <w:color w:val="000000"/>
                <w:spacing w:val="-2"/>
                <w:sz w:val="18"/>
              </w:rPr>
              <w:t>1</w:t>
            </w:r>
          </w:p>
        </w:tc>
        <w:tc>
          <w:tcPr>
            <w:tcW w:w="1576" w:type="dxa"/>
            <w:gridSpan w:val="2"/>
            <w:tcBorders>
              <w:bottom w:val="single" w:color="8FB6EA" w:sz="5" w:space="0"/>
            </w:tcBorders>
            <w:shd w:val="clear" w:color="auto" w:fill="FFFFFF" w:themeFill="background1"/>
            <w:tcMar/>
          </w:tcPr>
          <w:p w:rsidRPr="00CC0718" w:rsidR="00C71DC8" w:rsidP="00244814" w:rsidRDefault="00C71DC8" w14:paraId="7EBA4A50" w14:textId="77777777">
            <w:pPr>
              <w:rPr>
                <w:color w:val="000000"/>
                <w:spacing w:val="-2"/>
                <w:sz w:val="18"/>
              </w:rPr>
            </w:pPr>
            <w:r w:rsidRPr="00CC0718">
              <w:rPr>
                <w:color w:val="000000"/>
                <w:spacing w:val="-2"/>
                <w:sz w:val="18"/>
              </w:rPr>
              <w:t>1</w:t>
            </w:r>
          </w:p>
        </w:tc>
        <w:tc>
          <w:tcPr>
            <w:tcW w:w="1362" w:type="dxa"/>
            <w:tcBorders>
              <w:bottom w:val="single" w:color="8FB6EA" w:sz="5" w:space="0"/>
            </w:tcBorders>
            <w:shd w:val="clear" w:color="auto" w:fill="FFFFFF" w:themeFill="background1"/>
            <w:tcMar/>
          </w:tcPr>
          <w:p w:rsidRPr="00CC0718" w:rsidR="00C71DC8" w:rsidP="00244814" w:rsidRDefault="00C71DC8" w14:paraId="4BC1CFAE" w14:textId="77777777">
            <w:pPr>
              <w:rPr>
                <w:color w:val="000000"/>
                <w:spacing w:val="-2"/>
                <w:sz w:val="18"/>
              </w:rPr>
            </w:pPr>
            <w:r w:rsidRPr="00CC0718">
              <w:rPr>
                <w:color w:val="000000"/>
                <w:spacing w:val="-2"/>
                <w:sz w:val="18"/>
              </w:rPr>
              <w:t>11</w:t>
            </w:r>
          </w:p>
        </w:tc>
        <w:tc>
          <w:tcPr>
            <w:tcW w:w="1690" w:type="dxa"/>
            <w:tcBorders>
              <w:bottom w:val="single" w:color="8FB6EA" w:sz="5" w:space="0"/>
            </w:tcBorders>
            <w:shd w:val="clear" w:color="auto" w:fill="FFFFFF" w:themeFill="background1"/>
            <w:tcMar/>
          </w:tcPr>
          <w:p w:rsidRPr="00CC0718" w:rsidR="00C71DC8" w:rsidP="00244814" w:rsidRDefault="00C71DC8" w14:paraId="65492059" w14:textId="77777777">
            <w:pPr>
              <w:rPr>
                <w:color w:val="000000"/>
                <w:spacing w:val="-2"/>
                <w:sz w:val="18"/>
              </w:rPr>
            </w:pPr>
            <w:r w:rsidRPr="00CC0718">
              <w:rPr>
                <w:color w:val="000000"/>
                <w:spacing w:val="-2"/>
                <w:sz w:val="18"/>
              </w:rPr>
              <w:t>1</w:t>
            </w:r>
          </w:p>
        </w:tc>
        <w:tc>
          <w:tcPr>
            <w:tcW w:w="1576" w:type="dxa"/>
            <w:tcBorders>
              <w:bottom w:val="single" w:color="8FB6EA" w:sz="5" w:space="0"/>
            </w:tcBorders>
            <w:shd w:val="clear" w:color="auto" w:fill="FFFFFF" w:themeFill="background1"/>
            <w:tcMar/>
          </w:tcPr>
          <w:p w:rsidRPr="00CC0718" w:rsidR="00C71DC8" w:rsidP="00244814" w:rsidRDefault="00C71DC8" w14:paraId="416AE3E1" w14:textId="77777777">
            <w:pPr>
              <w:rPr>
                <w:color w:val="000000"/>
                <w:spacing w:val="-2"/>
                <w:sz w:val="18"/>
              </w:rPr>
            </w:pPr>
          </w:p>
        </w:tc>
      </w:tr>
      <w:tr w:rsidRPr="00CC0718" w:rsidR="00C71DC8" w:rsidTr="3A33D0EC" w14:paraId="179011CA" w14:textId="77777777">
        <w:trPr>
          <w:trHeight w:val="444" w:hRule="exact"/>
        </w:trPr>
        <w:tc>
          <w:tcPr>
            <w:tcW w:w="10717" w:type="dxa"/>
            <w:gridSpan w:val="8"/>
            <w:tcBorders>
              <w:top w:val="single" w:color="8FB6EA" w:sz="5" w:space="0"/>
            </w:tcBorders>
            <w:tcMar/>
          </w:tcPr>
          <w:p w:rsidRPr="00CC0718" w:rsidR="00C71DC8" w:rsidP="00244814" w:rsidRDefault="00C71DC8" w14:paraId="058D44AB" w14:textId="77777777"/>
        </w:tc>
      </w:tr>
      <w:tr w:rsidRPr="00CC0718" w:rsidR="00C71DC8" w:rsidTr="3A33D0EC" w14:paraId="6915BA21" w14:textId="77777777">
        <w:trPr>
          <w:trHeight w:val="344" w:hRule="exact"/>
        </w:trPr>
        <w:tc>
          <w:tcPr>
            <w:tcW w:w="10717" w:type="dxa"/>
            <w:gridSpan w:val="8"/>
            <w:shd w:val="clear" w:color="auto" w:fill="FFFFFF" w:themeFill="background1"/>
            <w:tcMar/>
          </w:tcPr>
          <w:p w:rsidRPr="00CC0718" w:rsidR="00C71DC8" w:rsidP="00244814" w:rsidRDefault="00C71DC8" w14:paraId="0D0738AB" w14:textId="77777777">
            <w:pPr>
              <w:rPr>
                <w:b/>
                <w:color w:val="5C83B4"/>
                <w:spacing w:val="-2"/>
                <w:sz w:val="24"/>
              </w:rPr>
            </w:pPr>
          </w:p>
        </w:tc>
      </w:tr>
      <w:tr w:rsidRPr="00CC0718" w:rsidR="00C71DC8" w:rsidTr="3A33D0EC" w14:paraId="6C98E4ED" w14:textId="77777777">
        <w:trPr>
          <w:trHeight w:val="444" w:hRule="exact"/>
        </w:trPr>
        <w:tc>
          <w:tcPr>
            <w:tcW w:w="1805" w:type="dxa"/>
            <w:shd w:val="clear" w:color="auto" w:fill="FFFFFF" w:themeFill="background1"/>
            <w:tcMar/>
          </w:tcPr>
          <w:p w:rsidRPr="00CC0718" w:rsidR="00C71DC8" w:rsidP="00244814" w:rsidRDefault="00C71DC8" w14:paraId="0192852B" w14:textId="77777777">
            <w:pPr>
              <w:rPr>
                <w:b/>
                <w:color w:val="5C83B4"/>
                <w:spacing w:val="-2"/>
                <w:sz w:val="24"/>
              </w:rPr>
            </w:pPr>
            <w:r w:rsidRPr="00CC0718">
              <w:rPr>
                <w:b/>
                <w:color w:val="5C83B4"/>
                <w:spacing w:val="-2"/>
                <w:sz w:val="24"/>
              </w:rPr>
              <w:t>Nickname:</w:t>
            </w:r>
          </w:p>
        </w:tc>
        <w:tc>
          <w:tcPr>
            <w:tcW w:w="8912" w:type="dxa"/>
            <w:gridSpan w:val="7"/>
            <w:vMerge w:val="restart"/>
            <w:shd w:val="clear" w:color="auto" w:fill="FFFFFF" w:themeFill="background1"/>
            <w:tcMar/>
          </w:tcPr>
          <w:p w:rsidRPr="00CC0718" w:rsidR="00C71DC8" w:rsidP="3A33D0EC" w:rsidRDefault="00C71DC8" w14:paraId="6D0B7BCA" w14:textId="77777777">
            <w:pPr>
              <w:rPr>
                <w:b w:val="1"/>
                <w:bCs w:val="1"/>
                <w:color w:val="5C83B4"/>
                <w:spacing w:val="-2"/>
                <w:sz w:val="24"/>
                <w:szCs w:val="24"/>
                <w:lang w:val="en-US"/>
              </w:rPr>
            </w:pPr>
            <w:r w:rsidRPr="3A33D0EC" w:rsidR="00C71DC8">
              <w:rPr>
                <w:b w:val="1"/>
                <w:bCs w:val="1"/>
                <w:color w:val="5C83B4"/>
                <w:spacing w:val="-2"/>
                <w:sz w:val="24"/>
                <w:szCs w:val="24"/>
                <w:lang w:val="en-US"/>
              </w:rPr>
              <w:t>Codes\\AXIAL CODE\\Q14- Receiving Information about events\DIGITAL AND SOCIAL MEDIA\</w:t>
            </w:r>
            <w:r w:rsidRPr="3A33D0EC" w:rsidR="00C71DC8">
              <w:rPr>
                <w:b w:val="1"/>
                <w:bCs w:val="1"/>
                <w:color w:val="5C83B4"/>
                <w:spacing w:val="-2"/>
                <w:sz w:val="24"/>
                <w:szCs w:val="24"/>
                <w:lang w:val="en-US"/>
              </w:rPr>
              <w:t>Social Media</w:t>
            </w:r>
          </w:p>
        </w:tc>
      </w:tr>
      <w:tr w:rsidRPr="00CC0718" w:rsidR="00C71DC8" w:rsidTr="3A33D0EC" w14:paraId="38F24B2F" w14:textId="77777777">
        <w:trPr>
          <w:trHeight w:val="458" w:hRule="exact"/>
        </w:trPr>
        <w:tc>
          <w:tcPr>
            <w:tcW w:w="1805" w:type="dxa"/>
            <w:shd w:val="clear" w:color="auto" w:fill="FFFFFF" w:themeFill="background1"/>
            <w:tcMar/>
          </w:tcPr>
          <w:p w:rsidRPr="00CC0718" w:rsidR="00C71DC8" w:rsidP="00244814" w:rsidRDefault="00C71DC8" w14:paraId="409336BB" w14:textId="77777777">
            <w:pPr>
              <w:rPr>
                <w:b/>
                <w:color w:val="5C83B4"/>
                <w:spacing w:val="-2"/>
                <w:sz w:val="24"/>
              </w:rPr>
            </w:pPr>
            <w:r w:rsidRPr="00CC0718">
              <w:rPr>
                <w:b/>
                <w:color w:val="5C83B4"/>
                <w:spacing w:val="-2"/>
                <w:sz w:val="24"/>
              </w:rPr>
              <w:t>Classification:</w:t>
            </w:r>
          </w:p>
        </w:tc>
        <w:tc>
          <w:tcPr>
            <w:tcW w:w="8912" w:type="dxa"/>
            <w:gridSpan w:val="7"/>
            <w:vMerge/>
            <w:tcMar/>
          </w:tcPr>
          <w:p w:rsidRPr="00CC0718" w:rsidR="00C71DC8" w:rsidP="00244814" w:rsidRDefault="00C71DC8" w14:paraId="6AA78DA8" w14:textId="77777777"/>
        </w:tc>
      </w:tr>
      <w:tr w:rsidRPr="00CC0718" w:rsidR="00C71DC8" w:rsidTr="3A33D0EC" w14:paraId="3F9F0193" w14:textId="77777777">
        <w:trPr>
          <w:trHeight w:val="445" w:hRule="exact"/>
        </w:trPr>
        <w:tc>
          <w:tcPr>
            <w:tcW w:w="1805" w:type="dxa"/>
            <w:shd w:val="clear" w:color="auto" w:fill="FFFFFF" w:themeFill="background1"/>
            <w:tcMar/>
          </w:tcPr>
          <w:p w:rsidRPr="00CC0718" w:rsidR="00C71DC8" w:rsidP="00244814" w:rsidRDefault="00C71DC8" w14:paraId="423B2C28" w14:textId="77777777">
            <w:pPr>
              <w:rPr>
                <w:b/>
                <w:color w:val="5C83B4"/>
                <w:spacing w:val="-2"/>
                <w:sz w:val="24"/>
              </w:rPr>
            </w:pPr>
            <w:r w:rsidRPr="00CC0718">
              <w:rPr>
                <w:b/>
                <w:color w:val="5C83B4"/>
                <w:spacing w:val="-2"/>
                <w:sz w:val="24"/>
              </w:rPr>
              <w:t>Aggregated:</w:t>
            </w:r>
          </w:p>
        </w:tc>
        <w:tc>
          <w:tcPr>
            <w:tcW w:w="8912" w:type="dxa"/>
            <w:gridSpan w:val="7"/>
            <w:shd w:val="clear" w:color="auto" w:fill="FFFFFF" w:themeFill="background1"/>
            <w:tcMar/>
          </w:tcPr>
          <w:p w:rsidRPr="00CC0718" w:rsidR="00C71DC8" w:rsidP="00244814" w:rsidRDefault="00C71DC8" w14:paraId="7319CB73" w14:textId="77777777">
            <w:pPr>
              <w:rPr>
                <w:b/>
                <w:color w:val="5C83B4"/>
                <w:spacing w:val="-2"/>
                <w:sz w:val="24"/>
              </w:rPr>
            </w:pPr>
            <w:r w:rsidRPr="00CC0718">
              <w:rPr>
                <w:b/>
                <w:color w:val="5C83B4"/>
                <w:spacing w:val="-2"/>
                <w:sz w:val="24"/>
              </w:rPr>
              <w:t>No</w:t>
            </w:r>
          </w:p>
        </w:tc>
      </w:tr>
      <w:tr w:rsidRPr="00CC0718" w:rsidR="00C71DC8" w:rsidTr="3A33D0EC" w14:paraId="1A666A63" w14:textId="77777777">
        <w:trPr>
          <w:trHeight w:val="343" w:hRule="exact"/>
        </w:trPr>
        <w:tc>
          <w:tcPr>
            <w:tcW w:w="3381" w:type="dxa"/>
            <w:gridSpan w:val="2"/>
            <w:tcBorders>
              <w:bottom w:val="single" w:color="8FB6EA" w:sz="5" w:space="0"/>
            </w:tcBorders>
            <w:shd w:val="clear" w:color="auto" w:fill="FFFFFF" w:themeFill="background1"/>
            <w:tcMar/>
          </w:tcPr>
          <w:p w:rsidRPr="00CC0718" w:rsidR="00C71DC8" w:rsidP="00244814" w:rsidRDefault="00C71DC8" w14:paraId="520C358D" w14:textId="77777777">
            <w:pPr>
              <w:rPr>
                <w:color w:val="000000"/>
                <w:spacing w:val="-2"/>
                <w:sz w:val="18"/>
              </w:rPr>
            </w:pPr>
            <w:r w:rsidRPr="00CC0718">
              <w:rPr>
                <w:color w:val="000000"/>
                <w:spacing w:val="-2"/>
                <w:sz w:val="18"/>
              </w:rPr>
              <w:t>Document</w:t>
            </w:r>
          </w:p>
        </w:tc>
        <w:tc>
          <w:tcPr>
            <w:tcW w:w="1132" w:type="dxa"/>
            <w:tcBorders>
              <w:bottom w:val="single" w:color="8FB6EA" w:sz="5" w:space="0"/>
            </w:tcBorders>
            <w:shd w:val="clear" w:color="auto" w:fill="FFFFFF" w:themeFill="background1"/>
            <w:tcMar/>
          </w:tcPr>
          <w:p w:rsidRPr="00CC0718" w:rsidR="00C71DC8" w:rsidP="00244814" w:rsidRDefault="00C71DC8" w14:paraId="396F3133" w14:textId="77777777">
            <w:pPr>
              <w:rPr>
                <w:color w:val="000000"/>
                <w:spacing w:val="-2"/>
                <w:sz w:val="18"/>
              </w:rPr>
            </w:pPr>
            <w:r w:rsidRPr="00CC0718">
              <w:rPr>
                <w:color w:val="000000"/>
                <w:spacing w:val="-2"/>
                <w:sz w:val="18"/>
              </w:rPr>
              <w:t>1</w:t>
            </w:r>
          </w:p>
        </w:tc>
        <w:tc>
          <w:tcPr>
            <w:tcW w:w="1576" w:type="dxa"/>
            <w:gridSpan w:val="2"/>
            <w:tcBorders>
              <w:bottom w:val="single" w:color="8FB6EA" w:sz="5" w:space="0"/>
            </w:tcBorders>
            <w:shd w:val="clear" w:color="auto" w:fill="FFFFFF" w:themeFill="background1"/>
            <w:tcMar/>
          </w:tcPr>
          <w:p w:rsidRPr="00CC0718" w:rsidR="00C71DC8" w:rsidP="00244814" w:rsidRDefault="00C71DC8" w14:paraId="79BF363C" w14:textId="77777777">
            <w:pPr>
              <w:rPr>
                <w:color w:val="000000"/>
                <w:spacing w:val="-2"/>
                <w:sz w:val="18"/>
              </w:rPr>
            </w:pPr>
            <w:r w:rsidRPr="00CC0718">
              <w:rPr>
                <w:color w:val="000000"/>
                <w:spacing w:val="-2"/>
                <w:sz w:val="18"/>
              </w:rPr>
              <w:t>1</w:t>
            </w:r>
          </w:p>
        </w:tc>
        <w:tc>
          <w:tcPr>
            <w:tcW w:w="1362" w:type="dxa"/>
            <w:tcBorders>
              <w:bottom w:val="single" w:color="8FB6EA" w:sz="5" w:space="0"/>
            </w:tcBorders>
            <w:shd w:val="clear" w:color="auto" w:fill="FFFFFF" w:themeFill="background1"/>
            <w:tcMar/>
          </w:tcPr>
          <w:p w:rsidRPr="00CC0718" w:rsidR="00C71DC8" w:rsidP="00244814" w:rsidRDefault="00C71DC8" w14:paraId="37908B4A" w14:textId="77777777">
            <w:pPr>
              <w:rPr>
                <w:color w:val="000000"/>
                <w:spacing w:val="-2"/>
                <w:sz w:val="18"/>
              </w:rPr>
            </w:pPr>
            <w:r w:rsidRPr="00CC0718">
              <w:rPr>
                <w:color w:val="000000"/>
                <w:spacing w:val="-2"/>
                <w:sz w:val="18"/>
              </w:rPr>
              <w:t>18</w:t>
            </w:r>
          </w:p>
        </w:tc>
        <w:tc>
          <w:tcPr>
            <w:tcW w:w="1690" w:type="dxa"/>
            <w:tcBorders>
              <w:bottom w:val="single" w:color="8FB6EA" w:sz="5" w:space="0"/>
            </w:tcBorders>
            <w:shd w:val="clear" w:color="auto" w:fill="FFFFFF" w:themeFill="background1"/>
            <w:tcMar/>
          </w:tcPr>
          <w:p w:rsidRPr="00CC0718" w:rsidR="00C71DC8" w:rsidP="00244814" w:rsidRDefault="00C71DC8" w14:paraId="3F3C7A83" w14:textId="77777777">
            <w:pPr>
              <w:rPr>
                <w:color w:val="000000"/>
                <w:spacing w:val="-2"/>
                <w:sz w:val="18"/>
              </w:rPr>
            </w:pPr>
            <w:r w:rsidRPr="00CC0718">
              <w:rPr>
                <w:color w:val="000000"/>
                <w:spacing w:val="-2"/>
                <w:sz w:val="18"/>
              </w:rPr>
              <w:t>1</w:t>
            </w:r>
          </w:p>
        </w:tc>
        <w:tc>
          <w:tcPr>
            <w:tcW w:w="1576" w:type="dxa"/>
            <w:tcBorders>
              <w:bottom w:val="single" w:color="8FB6EA" w:sz="5" w:space="0"/>
            </w:tcBorders>
            <w:shd w:val="clear" w:color="auto" w:fill="FFFFFF" w:themeFill="background1"/>
            <w:tcMar/>
          </w:tcPr>
          <w:p w:rsidRPr="00CC0718" w:rsidR="00C71DC8" w:rsidP="00244814" w:rsidRDefault="00C71DC8" w14:paraId="0E34CB42" w14:textId="77777777">
            <w:pPr>
              <w:rPr>
                <w:color w:val="000000"/>
                <w:spacing w:val="-2"/>
                <w:sz w:val="18"/>
              </w:rPr>
            </w:pPr>
          </w:p>
        </w:tc>
      </w:tr>
      <w:tr w:rsidRPr="00CC0718" w:rsidR="00C71DC8" w:rsidTr="3A33D0EC" w14:paraId="77B818DE" w14:textId="77777777">
        <w:trPr>
          <w:trHeight w:val="889" w:hRule="exact"/>
        </w:trPr>
        <w:tc>
          <w:tcPr>
            <w:tcW w:w="10717" w:type="dxa"/>
            <w:gridSpan w:val="8"/>
            <w:tcBorders>
              <w:top w:val="single" w:color="8FB6EA" w:sz="5" w:space="0"/>
            </w:tcBorders>
            <w:tcMar/>
          </w:tcPr>
          <w:p w:rsidRPr="00CC0718" w:rsidR="00C71DC8" w:rsidP="00244814" w:rsidRDefault="00C71DC8" w14:paraId="660C0F69" w14:textId="77777777"/>
        </w:tc>
      </w:tr>
      <w:tr w:rsidRPr="00CC0718" w:rsidR="00C71DC8" w:rsidTr="3A33D0EC" w14:paraId="2649578E" w14:textId="77777777">
        <w:trPr>
          <w:trHeight w:val="888" w:hRule="exact"/>
        </w:trPr>
        <w:tc>
          <w:tcPr>
            <w:tcW w:w="10717" w:type="dxa"/>
            <w:gridSpan w:val="8"/>
            <w:tcMar/>
          </w:tcPr>
          <w:p w:rsidRPr="00CC0718" w:rsidR="00C71DC8" w:rsidP="00244814" w:rsidRDefault="00C71DC8" w14:paraId="6C9EE1CD" w14:textId="77777777"/>
        </w:tc>
      </w:tr>
      <w:tr w:rsidRPr="00CC0718" w:rsidR="00C71DC8" w:rsidTr="3A33D0EC" w14:paraId="5393285B" w14:textId="77777777">
        <w:trPr>
          <w:trHeight w:val="459" w:hRule="exact"/>
        </w:trPr>
        <w:tc>
          <w:tcPr>
            <w:tcW w:w="5359" w:type="dxa"/>
            <w:gridSpan w:val="4"/>
            <w:shd w:val="clear" w:color="auto" w:fill="FFFFFF" w:themeFill="background1"/>
            <w:tcMar/>
          </w:tcPr>
          <w:p w:rsidRPr="00CC0718" w:rsidR="00C71DC8" w:rsidP="00244814" w:rsidRDefault="00C71DC8" w14:paraId="66B0B395" w14:textId="77777777">
            <w:pPr>
              <w:jc w:val="right"/>
              <w:rPr>
                <w:color w:val="000066"/>
                <w:spacing w:val="-2"/>
                <w:sz w:val="16"/>
              </w:rPr>
            </w:pPr>
            <w:r w:rsidRPr="00CC0718">
              <w:rPr>
                <w:color w:val="000066"/>
                <w:spacing w:val="-2"/>
                <w:sz w:val="16"/>
              </w:rPr>
              <w:t>Formatted Reports\\Code Summary Formatted Report</w:t>
            </w:r>
          </w:p>
        </w:tc>
        <w:tc>
          <w:tcPr>
            <w:tcW w:w="5358" w:type="dxa"/>
            <w:gridSpan w:val="4"/>
            <w:shd w:val="clear" w:color="auto" w:fill="FFFFFF" w:themeFill="background1"/>
            <w:tcMar/>
          </w:tcPr>
          <w:p w:rsidRPr="00CC0718" w:rsidR="00C71DC8" w:rsidP="00244814" w:rsidRDefault="00C71DC8" w14:paraId="23E64288" w14:textId="77777777">
            <w:pPr>
              <w:jc w:val="right"/>
              <w:rPr>
                <w:color w:val="000066"/>
                <w:spacing w:val="-2"/>
                <w:sz w:val="16"/>
              </w:rPr>
            </w:pPr>
            <w:r w:rsidRPr="00CC0718">
              <w:rPr>
                <w:color w:val="000066"/>
                <w:spacing w:val="-2"/>
                <w:sz w:val="16"/>
              </w:rPr>
              <w:t>Page 22 of 104</w:t>
            </w:r>
          </w:p>
        </w:tc>
      </w:tr>
      <w:tr w:rsidRPr="00CC0718" w:rsidR="00C71DC8" w:rsidTr="3A33D0EC" w14:paraId="006AB926" w14:textId="77777777">
        <w:trPr>
          <w:trHeight w:val="444" w:hRule="exact"/>
        </w:trPr>
        <w:tc>
          <w:tcPr>
            <w:tcW w:w="10717" w:type="dxa"/>
            <w:gridSpan w:val="8"/>
            <w:shd w:val="clear" w:color="auto" w:fill="FFFFFF" w:themeFill="background1"/>
            <w:tcMar/>
            <w:vAlign w:val="center"/>
          </w:tcPr>
          <w:p w:rsidRPr="00CC0718" w:rsidR="00C71DC8" w:rsidP="00244814" w:rsidRDefault="00C71DC8" w14:paraId="4F8019CD" w14:textId="77777777">
            <w:pPr>
              <w:jc w:val="right"/>
              <w:rPr>
                <w:color w:val="000066"/>
                <w:spacing w:val="-2"/>
                <w:sz w:val="16"/>
              </w:rPr>
            </w:pPr>
            <w:r w:rsidRPr="00CC0718">
              <w:rPr>
                <w:color w:val="000066"/>
                <w:spacing w:val="-2"/>
                <w:sz w:val="16"/>
              </w:rPr>
              <w:lastRenderedPageBreak/>
              <w:t>11/13/2024 3:39 PM</w:t>
            </w:r>
          </w:p>
        </w:tc>
      </w:tr>
      <w:tr w:rsidRPr="00CC0718" w:rsidR="00C71DC8" w:rsidTr="3A33D0EC" w14:paraId="47FBA5E9" w14:textId="77777777">
        <w:trPr>
          <w:trHeight w:val="458" w:hRule="exact"/>
        </w:trPr>
        <w:tc>
          <w:tcPr>
            <w:tcW w:w="3381" w:type="dxa"/>
            <w:gridSpan w:val="2"/>
            <w:shd w:val="clear" w:color="auto" w:fill="8FB6EA"/>
            <w:tcMar/>
          </w:tcPr>
          <w:p w:rsidRPr="00CC0718" w:rsidR="00C71DC8" w:rsidP="00244814" w:rsidRDefault="00C71DC8" w14:paraId="194D9AF5" w14:textId="77777777">
            <w:pPr>
              <w:rPr>
                <w:b/>
                <w:color w:val="000066"/>
                <w:spacing w:val="-2"/>
                <w:sz w:val="18"/>
              </w:rPr>
            </w:pPr>
            <w:r w:rsidRPr="00CC0718">
              <w:rPr>
                <w:b/>
                <w:color w:val="000066"/>
                <w:spacing w:val="-2"/>
                <w:sz w:val="18"/>
              </w:rPr>
              <w:t>File Type</w:t>
            </w:r>
          </w:p>
        </w:tc>
        <w:tc>
          <w:tcPr>
            <w:tcW w:w="1132" w:type="dxa"/>
            <w:shd w:val="clear" w:color="auto" w:fill="8FB6EA"/>
            <w:tcMar/>
          </w:tcPr>
          <w:p w:rsidRPr="00CC0718" w:rsidR="00C71DC8" w:rsidP="00244814" w:rsidRDefault="00C71DC8" w14:paraId="513E6CAA" w14:textId="77777777">
            <w:pPr>
              <w:rPr>
                <w:b/>
                <w:color w:val="000066"/>
                <w:spacing w:val="-2"/>
                <w:sz w:val="18"/>
              </w:rPr>
            </w:pPr>
            <w:r w:rsidRPr="00CC0718">
              <w:rPr>
                <w:b/>
                <w:color w:val="000066"/>
                <w:spacing w:val="-2"/>
                <w:sz w:val="18"/>
              </w:rPr>
              <w:t>Number of Files</w:t>
            </w:r>
          </w:p>
        </w:tc>
        <w:tc>
          <w:tcPr>
            <w:tcW w:w="1576" w:type="dxa"/>
            <w:gridSpan w:val="2"/>
            <w:shd w:val="clear" w:color="auto" w:fill="8FB6EA"/>
            <w:tcMar/>
          </w:tcPr>
          <w:p w:rsidRPr="00CC0718" w:rsidR="00C71DC8" w:rsidP="00244814" w:rsidRDefault="00C71DC8" w14:paraId="62DB9BEC" w14:textId="77777777">
            <w:pPr>
              <w:rPr>
                <w:b/>
                <w:color w:val="000066"/>
                <w:spacing w:val="-2"/>
                <w:sz w:val="18"/>
              </w:rPr>
            </w:pPr>
            <w:r w:rsidRPr="00CC0718">
              <w:rPr>
                <w:b/>
                <w:color w:val="000066"/>
                <w:spacing w:val="-2"/>
                <w:sz w:val="18"/>
              </w:rPr>
              <w:t>Number of Coding References</w:t>
            </w:r>
          </w:p>
        </w:tc>
        <w:tc>
          <w:tcPr>
            <w:tcW w:w="1362" w:type="dxa"/>
            <w:shd w:val="clear" w:color="auto" w:fill="8FB6EA"/>
            <w:tcMar/>
          </w:tcPr>
          <w:p w:rsidRPr="00CC0718" w:rsidR="00C71DC8" w:rsidP="00244814" w:rsidRDefault="00C71DC8" w14:paraId="1DF98D05" w14:textId="77777777">
            <w:pPr>
              <w:rPr>
                <w:b/>
                <w:color w:val="000066"/>
                <w:spacing w:val="-2"/>
                <w:sz w:val="18"/>
              </w:rPr>
            </w:pPr>
            <w:r w:rsidRPr="00CC0718">
              <w:rPr>
                <w:b/>
                <w:color w:val="000066"/>
                <w:spacing w:val="-2"/>
                <w:sz w:val="18"/>
              </w:rPr>
              <w:t>Number of Words Coded</w:t>
            </w:r>
          </w:p>
        </w:tc>
        <w:tc>
          <w:tcPr>
            <w:tcW w:w="1690" w:type="dxa"/>
            <w:shd w:val="clear" w:color="auto" w:fill="8FB6EA"/>
            <w:tcMar/>
          </w:tcPr>
          <w:p w:rsidRPr="00CC0718" w:rsidR="00C71DC8" w:rsidP="00244814" w:rsidRDefault="00C71DC8" w14:paraId="09A3BBF5" w14:textId="77777777">
            <w:pPr>
              <w:rPr>
                <w:b/>
                <w:color w:val="000066"/>
                <w:spacing w:val="-2"/>
                <w:sz w:val="18"/>
              </w:rPr>
            </w:pPr>
            <w:r w:rsidRPr="00CC0718">
              <w:rPr>
                <w:b/>
                <w:color w:val="000066"/>
                <w:spacing w:val="-2"/>
                <w:sz w:val="18"/>
              </w:rPr>
              <w:t>Number of Paragraphs Coded</w:t>
            </w:r>
          </w:p>
        </w:tc>
        <w:tc>
          <w:tcPr>
            <w:tcW w:w="1576" w:type="dxa"/>
            <w:shd w:val="clear" w:color="auto" w:fill="8FB6EA"/>
            <w:tcMar/>
          </w:tcPr>
          <w:p w:rsidRPr="00CC0718" w:rsidR="00C71DC8" w:rsidP="00244814" w:rsidRDefault="00C71DC8" w14:paraId="696E4FE3" w14:textId="77777777">
            <w:pPr>
              <w:rPr>
                <w:b/>
                <w:color w:val="000066"/>
                <w:spacing w:val="-2"/>
                <w:sz w:val="18"/>
              </w:rPr>
            </w:pPr>
            <w:r w:rsidRPr="00CC0718">
              <w:rPr>
                <w:b/>
                <w:color w:val="000066"/>
                <w:spacing w:val="-2"/>
                <w:sz w:val="18"/>
              </w:rPr>
              <w:t>Duration Coded</w:t>
            </w:r>
          </w:p>
        </w:tc>
      </w:tr>
      <w:tr w:rsidRPr="00CC0718" w:rsidR="00C71DC8" w:rsidTr="3A33D0EC" w14:paraId="7975F90C" w14:textId="77777777">
        <w:trPr>
          <w:trHeight w:val="616" w:hRule="exact"/>
        </w:trPr>
        <w:tc>
          <w:tcPr>
            <w:tcW w:w="10717" w:type="dxa"/>
            <w:gridSpan w:val="8"/>
            <w:shd w:val="clear" w:color="auto" w:fill="FFFFFF" w:themeFill="background1"/>
            <w:tcMar/>
          </w:tcPr>
          <w:p w:rsidRPr="00CC0718" w:rsidR="00C71DC8" w:rsidP="00244814" w:rsidRDefault="00C71DC8" w14:paraId="1C18AB72" w14:textId="77777777">
            <w:pPr>
              <w:rPr>
                <w:b/>
                <w:color w:val="5C83B4"/>
                <w:spacing w:val="-2"/>
                <w:sz w:val="24"/>
              </w:rPr>
            </w:pPr>
          </w:p>
        </w:tc>
      </w:tr>
      <w:tr w:rsidRPr="00CC0718" w:rsidR="00C71DC8" w:rsidTr="3A33D0EC" w14:paraId="16D7815C" w14:textId="77777777">
        <w:trPr>
          <w:trHeight w:val="445" w:hRule="exact"/>
        </w:trPr>
        <w:tc>
          <w:tcPr>
            <w:tcW w:w="1805" w:type="dxa"/>
            <w:shd w:val="clear" w:color="auto" w:fill="FFFFFF" w:themeFill="background1"/>
            <w:tcMar/>
          </w:tcPr>
          <w:p w:rsidRPr="00CC0718" w:rsidR="00C71DC8" w:rsidP="00244814" w:rsidRDefault="00C71DC8" w14:paraId="3DE029E3" w14:textId="77777777">
            <w:pPr>
              <w:rPr>
                <w:b/>
                <w:color w:val="5C83B4"/>
                <w:spacing w:val="-2"/>
                <w:sz w:val="24"/>
              </w:rPr>
            </w:pPr>
            <w:r w:rsidRPr="00CC0718">
              <w:rPr>
                <w:b/>
                <w:color w:val="5C83B4"/>
                <w:spacing w:val="-2"/>
                <w:sz w:val="24"/>
              </w:rPr>
              <w:t>Nickname:</w:t>
            </w:r>
          </w:p>
        </w:tc>
        <w:tc>
          <w:tcPr>
            <w:tcW w:w="8912" w:type="dxa"/>
            <w:gridSpan w:val="7"/>
            <w:vMerge w:val="restart"/>
            <w:shd w:val="clear" w:color="auto" w:fill="FFFFFF" w:themeFill="background1"/>
            <w:tcMar/>
          </w:tcPr>
          <w:p w:rsidRPr="00CC0718" w:rsidR="00C71DC8" w:rsidP="3A33D0EC" w:rsidRDefault="00C71DC8" w14:paraId="5BB3ABED" w14:textId="77777777">
            <w:pPr>
              <w:rPr>
                <w:b w:val="1"/>
                <w:bCs w:val="1"/>
                <w:color w:val="5C83B4"/>
                <w:spacing w:val="-2"/>
                <w:sz w:val="24"/>
                <w:szCs w:val="24"/>
                <w:lang w:val="en-US"/>
              </w:rPr>
            </w:pPr>
            <w:r w:rsidRPr="3A33D0EC" w:rsidR="00C71DC8">
              <w:rPr>
                <w:b w:val="1"/>
                <w:bCs w:val="1"/>
                <w:color w:val="5C83B4"/>
                <w:spacing w:val="-2"/>
                <w:sz w:val="24"/>
                <w:szCs w:val="24"/>
                <w:lang w:val="en-US"/>
              </w:rPr>
              <w:t>Codes\\AXIAL CODE\\Q14- Receiving Information about events\DIGITAL AND SOCIAL MEDIA\</w:t>
            </w:r>
            <w:r w:rsidRPr="3A33D0EC" w:rsidR="00C71DC8">
              <w:rPr>
                <w:b w:val="1"/>
                <w:bCs w:val="1"/>
                <w:color w:val="5C83B4"/>
                <w:spacing w:val="-2"/>
                <w:sz w:val="24"/>
                <w:szCs w:val="24"/>
                <w:lang w:val="en-US"/>
              </w:rPr>
              <w:t>Social Media</w:t>
            </w:r>
            <w:r w:rsidRPr="3A33D0EC" w:rsidR="00C71DC8">
              <w:rPr>
                <w:b w:val="1"/>
                <w:bCs w:val="1"/>
                <w:color w:val="5C83B4"/>
                <w:spacing w:val="-2"/>
                <w:sz w:val="24"/>
                <w:szCs w:val="24"/>
                <w:lang w:val="en-US"/>
              </w:rPr>
              <w:t xml:space="preserve"> and Digital Flyers</w:t>
            </w:r>
          </w:p>
        </w:tc>
      </w:tr>
      <w:tr w:rsidRPr="00CC0718" w:rsidR="00C71DC8" w:rsidTr="3A33D0EC" w14:paraId="1E64A841" w14:textId="77777777">
        <w:trPr>
          <w:trHeight w:val="458" w:hRule="exact"/>
        </w:trPr>
        <w:tc>
          <w:tcPr>
            <w:tcW w:w="1805" w:type="dxa"/>
            <w:shd w:val="clear" w:color="auto" w:fill="FFFFFF" w:themeFill="background1"/>
            <w:tcMar/>
          </w:tcPr>
          <w:p w:rsidRPr="00CC0718" w:rsidR="00C71DC8" w:rsidP="00244814" w:rsidRDefault="00C71DC8" w14:paraId="648A6D3A" w14:textId="77777777">
            <w:pPr>
              <w:rPr>
                <w:b/>
                <w:color w:val="5C83B4"/>
                <w:spacing w:val="-2"/>
                <w:sz w:val="24"/>
              </w:rPr>
            </w:pPr>
            <w:r w:rsidRPr="00CC0718">
              <w:rPr>
                <w:b/>
                <w:color w:val="5C83B4"/>
                <w:spacing w:val="-2"/>
                <w:sz w:val="24"/>
              </w:rPr>
              <w:t>Classification:</w:t>
            </w:r>
          </w:p>
        </w:tc>
        <w:tc>
          <w:tcPr>
            <w:tcW w:w="8912" w:type="dxa"/>
            <w:gridSpan w:val="7"/>
            <w:vMerge/>
            <w:tcMar/>
          </w:tcPr>
          <w:p w:rsidRPr="00CC0718" w:rsidR="00C71DC8" w:rsidP="00244814" w:rsidRDefault="00C71DC8" w14:paraId="2D8D3CDD" w14:textId="77777777"/>
        </w:tc>
      </w:tr>
      <w:tr w:rsidRPr="00CC0718" w:rsidR="00C71DC8" w:rsidTr="3A33D0EC" w14:paraId="02D984CD" w14:textId="77777777">
        <w:trPr>
          <w:trHeight w:val="444" w:hRule="exact"/>
        </w:trPr>
        <w:tc>
          <w:tcPr>
            <w:tcW w:w="1805" w:type="dxa"/>
            <w:shd w:val="clear" w:color="auto" w:fill="FFFFFF" w:themeFill="background1"/>
            <w:tcMar/>
          </w:tcPr>
          <w:p w:rsidRPr="00CC0718" w:rsidR="00C71DC8" w:rsidP="00244814" w:rsidRDefault="00C71DC8" w14:paraId="16978169" w14:textId="77777777">
            <w:pPr>
              <w:rPr>
                <w:b/>
                <w:color w:val="5C83B4"/>
                <w:spacing w:val="-2"/>
                <w:sz w:val="24"/>
              </w:rPr>
            </w:pPr>
            <w:r w:rsidRPr="00CC0718">
              <w:rPr>
                <w:b/>
                <w:color w:val="5C83B4"/>
                <w:spacing w:val="-2"/>
                <w:sz w:val="24"/>
              </w:rPr>
              <w:t>Aggregated:</w:t>
            </w:r>
          </w:p>
        </w:tc>
        <w:tc>
          <w:tcPr>
            <w:tcW w:w="8912" w:type="dxa"/>
            <w:gridSpan w:val="7"/>
            <w:shd w:val="clear" w:color="auto" w:fill="FFFFFF" w:themeFill="background1"/>
            <w:tcMar/>
          </w:tcPr>
          <w:p w:rsidRPr="00CC0718" w:rsidR="00C71DC8" w:rsidP="00244814" w:rsidRDefault="00C71DC8" w14:paraId="4D4C4AAC" w14:textId="77777777">
            <w:pPr>
              <w:rPr>
                <w:b/>
                <w:color w:val="5C83B4"/>
                <w:spacing w:val="-2"/>
                <w:sz w:val="24"/>
              </w:rPr>
            </w:pPr>
            <w:r w:rsidRPr="00CC0718">
              <w:rPr>
                <w:b/>
                <w:color w:val="5C83B4"/>
                <w:spacing w:val="-2"/>
                <w:sz w:val="24"/>
              </w:rPr>
              <w:t>No</w:t>
            </w:r>
          </w:p>
        </w:tc>
      </w:tr>
      <w:tr w:rsidRPr="00CC0718" w:rsidR="00C71DC8" w:rsidTr="3A33D0EC" w14:paraId="42C63497" w14:textId="77777777">
        <w:trPr>
          <w:trHeight w:val="344" w:hRule="exact"/>
        </w:trPr>
        <w:tc>
          <w:tcPr>
            <w:tcW w:w="3381" w:type="dxa"/>
            <w:gridSpan w:val="2"/>
            <w:tcBorders>
              <w:bottom w:val="single" w:color="8FB6EA" w:sz="5" w:space="0"/>
            </w:tcBorders>
            <w:shd w:val="clear" w:color="auto" w:fill="FFFFFF" w:themeFill="background1"/>
            <w:tcMar/>
          </w:tcPr>
          <w:p w:rsidRPr="00CC0718" w:rsidR="00C71DC8" w:rsidP="00244814" w:rsidRDefault="00C71DC8" w14:paraId="6DC8578E" w14:textId="77777777">
            <w:pPr>
              <w:rPr>
                <w:color w:val="000000"/>
                <w:spacing w:val="-2"/>
                <w:sz w:val="18"/>
              </w:rPr>
            </w:pPr>
            <w:r w:rsidRPr="00CC0718">
              <w:rPr>
                <w:color w:val="000000"/>
                <w:spacing w:val="-2"/>
                <w:sz w:val="18"/>
              </w:rPr>
              <w:t>Document</w:t>
            </w:r>
          </w:p>
        </w:tc>
        <w:tc>
          <w:tcPr>
            <w:tcW w:w="1132" w:type="dxa"/>
            <w:tcBorders>
              <w:bottom w:val="single" w:color="8FB6EA" w:sz="5" w:space="0"/>
            </w:tcBorders>
            <w:shd w:val="clear" w:color="auto" w:fill="FFFFFF" w:themeFill="background1"/>
            <w:tcMar/>
          </w:tcPr>
          <w:p w:rsidRPr="00CC0718" w:rsidR="00C71DC8" w:rsidP="00244814" w:rsidRDefault="00C71DC8" w14:paraId="39D3CD70" w14:textId="77777777">
            <w:pPr>
              <w:rPr>
                <w:color w:val="000000"/>
                <w:spacing w:val="-2"/>
                <w:sz w:val="18"/>
              </w:rPr>
            </w:pPr>
            <w:r w:rsidRPr="00CC0718">
              <w:rPr>
                <w:color w:val="000000"/>
                <w:spacing w:val="-2"/>
                <w:sz w:val="18"/>
              </w:rPr>
              <w:t>2</w:t>
            </w:r>
          </w:p>
        </w:tc>
        <w:tc>
          <w:tcPr>
            <w:tcW w:w="1576" w:type="dxa"/>
            <w:gridSpan w:val="2"/>
            <w:tcBorders>
              <w:bottom w:val="single" w:color="8FB6EA" w:sz="5" w:space="0"/>
            </w:tcBorders>
            <w:shd w:val="clear" w:color="auto" w:fill="FFFFFF" w:themeFill="background1"/>
            <w:tcMar/>
          </w:tcPr>
          <w:p w:rsidRPr="00CC0718" w:rsidR="00C71DC8" w:rsidP="00244814" w:rsidRDefault="00C71DC8" w14:paraId="0D7D0CD8" w14:textId="77777777">
            <w:pPr>
              <w:rPr>
                <w:color w:val="000000"/>
                <w:spacing w:val="-2"/>
                <w:sz w:val="18"/>
              </w:rPr>
            </w:pPr>
            <w:r w:rsidRPr="00CC0718">
              <w:rPr>
                <w:color w:val="000000"/>
                <w:spacing w:val="-2"/>
                <w:sz w:val="18"/>
              </w:rPr>
              <w:t>4</w:t>
            </w:r>
          </w:p>
        </w:tc>
        <w:tc>
          <w:tcPr>
            <w:tcW w:w="1362" w:type="dxa"/>
            <w:tcBorders>
              <w:bottom w:val="single" w:color="8FB6EA" w:sz="5" w:space="0"/>
            </w:tcBorders>
            <w:shd w:val="clear" w:color="auto" w:fill="FFFFFF" w:themeFill="background1"/>
            <w:tcMar/>
          </w:tcPr>
          <w:p w:rsidRPr="00CC0718" w:rsidR="00C71DC8" w:rsidP="00244814" w:rsidRDefault="00C71DC8" w14:paraId="11627511" w14:textId="77777777">
            <w:pPr>
              <w:rPr>
                <w:color w:val="000000"/>
                <w:spacing w:val="-2"/>
                <w:sz w:val="18"/>
              </w:rPr>
            </w:pPr>
            <w:r w:rsidRPr="00CC0718">
              <w:rPr>
                <w:color w:val="000000"/>
                <w:spacing w:val="-2"/>
                <w:sz w:val="18"/>
              </w:rPr>
              <w:t>27</w:t>
            </w:r>
          </w:p>
        </w:tc>
        <w:tc>
          <w:tcPr>
            <w:tcW w:w="1690" w:type="dxa"/>
            <w:tcBorders>
              <w:bottom w:val="single" w:color="8FB6EA" w:sz="5" w:space="0"/>
            </w:tcBorders>
            <w:shd w:val="clear" w:color="auto" w:fill="FFFFFF" w:themeFill="background1"/>
            <w:tcMar/>
          </w:tcPr>
          <w:p w:rsidRPr="00CC0718" w:rsidR="00C71DC8" w:rsidP="00244814" w:rsidRDefault="00C71DC8" w14:paraId="0931C24E" w14:textId="77777777">
            <w:pPr>
              <w:rPr>
                <w:color w:val="000000"/>
                <w:spacing w:val="-2"/>
                <w:sz w:val="18"/>
              </w:rPr>
            </w:pPr>
            <w:r w:rsidRPr="00CC0718">
              <w:rPr>
                <w:color w:val="000000"/>
                <w:spacing w:val="-2"/>
                <w:sz w:val="18"/>
              </w:rPr>
              <w:t>4</w:t>
            </w:r>
          </w:p>
        </w:tc>
        <w:tc>
          <w:tcPr>
            <w:tcW w:w="1576" w:type="dxa"/>
            <w:tcBorders>
              <w:bottom w:val="single" w:color="8FB6EA" w:sz="5" w:space="0"/>
            </w:tcBorders>
            <w:shd w:val="clear" w:color="auto" w:fill="FFFFFF" w:themeFill="background1"/>
            <w:tcMar/>
          </w:tcPr>
          <w:p w:rsidRPr="00CC0718" w:rsidR="00C71DC8" w:rsidP="00244814" w:rsidRDefault="00C71DC8" w14:paraId="54F7D57E" w14:textId="77777777">
            <w:pPr>
              <w:rPr>
                <w:color w:val="000000"/>
                <w:spacing w:val="-2"/>
                <w:sz w:val="18"/>
              </w:rPr>
            </w:pPr>
          </w:p>
        </w:tc>
      </w:tr>
      <w:tr w:rsidRPr="00CC0718" w:rsidR="00C71DC8" w:rsidTr="3A33D0EC" w14:paraId="48A84A28" w14:textId="77777777">
        <w:trPr>
          <w:trHeight w:val="444" w:hRule="exact"/>
        </w:trPr>
        <w:tc>
          <w:tcPr>
            <w:tcW w:w="10717" w:type="dxa"/>
            <w:gridSpan w:val="8"/>
            <w:tcBorders>
              <w:top w:val="single" w:color="8FB6EA" w:sz="5" w:space="0"/>
            </w:tcBorders>
            <w:tcMar/>
          </w:tcPr>
          <w:p w:rsidRPr="00CC0718" w:rsidR="00C71DC8" w:rsidP="00244814" w:rsidRDefault="00C71DC8" w14:paraId="48DC5B53" w14:textId="77777777"/>
        </w:tc>
      </w:tr>
      <w:tr w:rsidRPr="00CC0718" w:rsidR="00C71DC8" w:rsidTr="3A33D0EC" w14:paraId="3CC20BF4" w14:textId="77777777">
        <w:trPr>
          <w:trHeight w:val="602" w:hRule="exact"/>
        </w:trPr>
        <w:tc>
          <w:tcPr>
            <w:tcW w:w="10717" w:type="dxa"/>
            <w:gridSpan w:val="8"/>
            <w:shd w:val="clear" w:color="auto" w:fill="FFFFFF" w:themeFill="background1"/>
            <w:tcMar/>
          </w:tcPr>
          <w:p w:rsidRPr="00CC0718" w:rsidR="00C71DC8" w:rsidP="00244814" w:rsidRDefault="00C71DC8" w14:paraId="7B31B38C" w14:textId="77777777">
            <w:pPr>
              <w:rPr>
                <w:b/>
                <w:color w:val="5C83B4"/>
                <w:spacing w:val="-2"/>
                <w:sz w:val="24"/>
              </w:rPr>
            </w:pPr>
          </w:p>
        </w:tc>
      </w:tr>
      <w:tr w:rsidRPr="00CC0718" w:rsidR="00C71DC8" w:rsidTr="3A33D0EC" w14:paraId="2C638A92" w14:textId="77777777">
        <w:trPr>
          <w:trHeight w:val="459" w:hRule="exact"/>
        </w:trPr>
        <w:tc>
          <w:tcPr>
            <w:tcW w:w="1805" w:type="dxa"/>
            <w:shd w:val="clear" w:color="auto" w:fill="FFFFFF" w:themeFill="background1"/>
            <w:tcMar/>
          </w:tcPr>
          <w:p w:rsidRPr="00CC0718" w:rsidR="00C71DC8" w:rsidP="00244814" w:rsidRDefault="00C71DC8" w14:paraId="7B51607C" w14:textId="77777777">
            <w:pPr>
              <w:rPr>
                <w:b/>
                <w:color w:val="5C83B4"/>
                <w:spacing w:val="-2"/>
                <w:sz w:val="24"/>
              </w:rPr>
            </w:pPr>
            <w:r w:rsidRPr="00CC0718">
              <w:rPr>
                <w:b/>
                <w:color w:val="5C83B4"/>
                <w:spacing w:val="-2"/>
                <w:sz w:val="24"/>
              </w:rPr>
              <w:t>Nickname:</w:t>
            </w:r>
          </w:p>
        </w:tc>
        <w:tc>
          <w:tcPr>
            <w:tcW w:w="8912" w:type="dxa"/>
            <w:gridSpan w:val="7"/>
            <w:vMerge w:val="restart"/>
            <w:shd w:val="clear" w:color="auto" w:fill="FFFFFF" w:themeFill="background1"/>
            <w:tcMar/>
          </w:tcPr>
          <w:p w:rsidRPr="00CC0718" w:rsidR="00C71DC8" w:rsidP="00244814" w:rsidRDefault="00C71DC8" w14:paraId="7BEF74DF" w14:textId="77777777">
            <w:pPr>
              <w:rPr>
                <w:b/>
                <w:color w:val="5C83B4"/>
                <w:spacing w:val="-2"/>
                <w:sz w:val="24"/>
              </w:rPr>
            </w:pPr>
            <w:r w:rsidRPr="00CC0718">
              <w:rPr>
                <w:b/>
                <w:color w:val="5C83B4"/>
                <w:spacing w:val="-2"/>
                <w:sz w:val="24"/>
              </w:rPr>
              <w:t>Codes\\AXIAL CODE\\Q14- Receiving Information about events\DIGITAL AND SOCIAL MEDIA\Social Media Platforms</w:t>
            </w:r>
          </w:p>
        </w:tc>
      </w:tr>
      <w:tr w:rsidRPr="00CC0718" w:rsidR="00C71DC8" w:rsidTr="3A33D0EC" w14:paraId="3C21FCFF" w14:textId="77777777">
        <w:trPr>
          <w:trHeight w:val="444" w:hRule="exact"/>
        </w:trPr>
        <w:tc>
          <w:tcPr>
            <w:tcW w:w="1805" w:type="dxa"/>
            <w:shd w:val="clear" w:color="auto" w:fill="FFFFFF" w:themeFill="background1"/>
            <w:tcMar/>
          </w:tcPr>
          <w:p w:rsidRPr="00CC0718" w:rsidR="00C71DC8" w:rsidP="00244814" w:rsidRDefault="00C71DC8" w14:paraId="01C7CAC0" w14:textId="77777777">
            <w:pPr>
              <w:rPr>
                <w:b/>
                <w:color w:val="5C83B4"/>
                <w:spacing w:val="-2"/>
                <w:sz w:val="24"/>
              </w:rPr>
            </w:pPr>
            <w:r w:rsidRPr="00CC0718">
              <w:rPr>
                <w:b/>
                <w:color w:val="5C83B4"/>
                <w:spacing w:val="-2"/>
                <w:sz w:val="24"/>
              </w:rPr>
              <w:t>Classification:</w:t>
            </w:r>
          </w:p>
        </w:tc>
        <w:tc>
          <w:tcPr>
            <w:tcW w:w="8912" w:type="dxa"/>
            <w:gridSpan w:val="7"/>
            <w:vMerge/>
            <w:tcMar/>
          </w:tcPr>
          <w:p w:rsidRPr="00CC0718" w:rsidR="00C71DC8" w:rsidP="00244814" w:rsidRDefault="00C71DC8" w14:paraId="68B9D4B4" w14:textId="77777777"/>
        </w:tc>
      </w:tr>
      <w:tr w:rsidRPr="00CC0718" w:rsidR="00C71DC8" w:rsidTr="3A33D0EC" w14:paraId="594C6A61" w14:textId="77777777">
        <w:trPr>
          <w:trHeight w:val="458" w:hRule="exact"/>
        </w:trPr>
        <w:tc>
          <w:tcPr>
            <w:tcW w:w="1805" w:type="dxa"/>
            <w:shd w:val="clear" w:color="auto" w:fill="FFFFFF" w:themeFill="background1"/>
            <w:tcMar/>
          </w:tcPr>
          <w:p w:rsidRPr="00CC0718" w:rsidR="00C71DC8" w:rsidP="00244814" w:rsidRDefault="00C71DC8" w14:paraId="7EF399ED" w14:textId="77777777">
            <w:pPr>
              <w:rPr>
                <w:b/>
                <w:color w:val="5C83B4"/>
                <w:spacing w:val="-2"/>
                <w:sz w:val="24"/>
              </w:rPr>
            </w:pPr>
            <w:r w:rsidRPr="00CC0718">
              <w:rPr>
                <w:b/>
                <w:color w:val="5C83B4"/>
                <w:spacing w:val="-2"/>
                <w:sz w:val="24"/>
              </w:rPr>
              <w:t>Aggregated:</w:t>
            </w:r>
          </w:p>
        </w:tc>
        <w:tc>
          <w:tcPr>
            <w:tcW w:w="8912" w:type="dxa"/>
            <w:gridSpan w:val="7"/>
            <w:shd w:val="clear" w:color="auto" w:fill="FFFFFF" w:themeFill="background1"/>
            <w:tcMar/>
          </w:tcPr>
          <w:p w:rsidRPr="00CC0718" w:rsidR="00C71DC8" w:rsidP="00244814" w:rsidRDefault="00C71DC8" w14:paraId="62650A63" w14:textId="77777777">
            <w:pPr>
              <w:rPr>
                <w:b/>
                <w:color w:val="5C83B4"/>
                <w:spacing w:val="-2"/>
                <w:sz w:val="24"/>
              </w:rPr>
            </w:pPr>
            <w:r w:rsidRPr="00CC0718">
              <w:rPr>
                <w:b/>
                <w:color w:val="5C83B4"/>
                <w:spacing w:val="-2"/>
                <w:sz w:val="24"/>
              </w:rPr>
              <w:t>Yes</w:t>
            </w:r>
          </w:p>
        </w:tc>
      </w:tr>
      <w:tr w:rsidRPr="00CC0718" w:rsidR="00C71DC8" w:rsidTr="3A33D0EC" w14:paraId="4EF97C61" w14:textId="77777777">
        <w:trPr>
          <w:trHeight w:val="330" w:hRule="exact"/>
        </w:trPr>
        <w:tc>
          <w:tcPr>
            <w:tcW w:w="3381" w:type="dxa"/>
            <w:gridSpan w:val="2"/>
            <w:tcBorders>
              <w:bottom w:val="single" w:color="8FB6EA" w:sz="5" w:space="0"/>
            </w:tcBorders>
            <w:shd w:val="clear" w:color="auto" w:fill="FFFFFF" w:themeFill="background1"/>
            <w:tcMar/>
          </w:tcPr>
          <w:p w:rsidRPr="00CC0718" w:rsidR="00C71DC8" w:rsidP="00244814" w:rsidRDefault="00C71DC8" w14:paraId="6399F316" w14:textId="77777777">
            <w:pPr>
              <w:rPr>
                <w:color w:val="000000"/>
                <w:spacing w:val="-2"/>
                <w:sz w:val="18"/>
              </w:rPr>
            </w:pPr>
            <w:r w:rsidRPr="00CC0718">
              <w:rPr>
                <w:color w:val="000000"/>
                <w:spacing w:val="-2"/>
                <w:sz w:val="18"/>
              </w:rPr>
              <w:t>Document</w:t>
            </w:r>
          </w:p>
        </w:tc>
        <w:tc>
          <w:tcPr>
            <w:tcW w:w="1132" w:type="dxa"/>
            <w:tcBorders>
              <w:bottom w:val="single" w:color="8FB6EA" w:sz="5" w:space="0"/>
            </w:tcBorders>
            <w:shd w:val="clear" w:color="auto" w:fill="FFFFFF" w:themeFill="background1"/>
            <w:tcMar/>
          </w:tcPr>
          <w:p w:rsidRPr="00CC0718" w:rsidR="00C71DC8" w:rsidP="00244814" w:rsidRDefault="00C71DC8" w14:paraId="240F89C1" w14:textId="77777777">
            <w:pPr>
              <w:rPr>
                <w:color w:val="000000"/>
                <w:spacing w:val="-2"/>
                <w:sz w:val="18"/>
              </w:rPr>
            </w:pPr>
            <w:r w:rsidRPr="00CC0718">
              <w:rPr>
                <w:color w:val="000000"/>
                <w:spacing w:val="-2"/>
                <w:sz w:val="18"/>
              </w:rPr>
              <w:t>1</w:t>
            </w:r>
          </w:p>
        </w:tc>
        <w:tc>
          <w:tcPr>
            <w:tcW w:w="1576" w:type="dxa"/>
            <w:gridSpan w:val="2"/>
            <w:tcBorders>
              <w:bottom w:val="single" w:color="8FB6EA" w:sz="5" w:space="0"/>
            </w:tcBorders>
            <w:shd w:val="clear" w:color="auto" w:fill="FFFFFF" w:themeFill="background1"/>
            <w:tcMar/>
          </w:tcPr>
          <w:p w:rsidRPr="00CC0718" w:rsidR="00C71DC8" w:rsidP="00244814" w:rsidRDefault="00C71DC8" w14:paraId="03248723" w14:textId="77777777">
            <w:pPr>
              <w:rPr>
                <w:color w:val="000000"/>
                <w:spacing w:val="-2"/>
                <w:sz w:val="18"/>
              </w:rPr>
            </w:pPr>
            <w:r w:rsidRPr="00CC0718">
              <w:rPr>
                <w:color w:val="000000"/>
                <w:spacing w:val="-2"/>
                <w:sz w:val="18"/>
              </w:rPr>
              <w:t>1</w:t>
            </w:r>
          </w:p>
        </w:tc>
        <w:tc>
          <w:tcPr>
            <w:tcW w:w="1362" w:type="dxa"/>
            <w:tcBorders>
              <w:bottom w:val="single" w:color="8FB6EA" w:sz="5" w:space="0"/>
            </w:tcBorders>
            <w:shd w:val="clear" w:color="auto" w:fill="FFFFFF" w:themeFill="background1"/>
            <w:tcMar/>
          </w:tcPr>
          <w:p w:rsidRPr="00CC0718" w:rsidR="00C71DC8" w:rsidP="00244814" w:rsidRDefault="00C71DC8" w14:paraId="2B60EAE9" w14:textId="77777777">
            <w:pPr>
              <w:rPr>
                <w:color w:val="000000"/>
                <w:spacing w:val="-2"/>
                <w:sz w:val="18"/>
              </w:rPr>
            </w:pPr>
            <w:r w:rsidRPr="00CC0718">
              <w:rPr>
                <w:color w:val="000000"/>
                <w:spacing w:val="-2"/>
                <w:sz w:val="18"/>
              </w:rPr>
              <w:t>34</w:t>
            </w:r>
          </w:p>
        </w:tc>
        <w:tc>
          <w:tcPr>
            <w:tcW w:w="1690" w:type="dxa"/>
            <w:tcBorders>
              <w:bottom w:val="single" w:color="8FB6EA" w:sz="5" w:space="0"/>
            </w:tcBorders>
            <w:shd w:val="clear" w:color="auto" w:fill="FFFFFF" w:themeFill="background1"/>
            <w:tcMar/>
          </w:tcPr>
          <w:p w:rsidRPr="00CC0718" w:rsidR="00C71DC8" w:rsidP="00244814" w:rsidRDefault="00C71DC8" w14:paraId="4020B208" w14:textId="77777777">
            <w:pPr>
              <w:rPr>
                <w:color w:val="000000"/>
                <w:spacing w:val="-2"/>
                <w:sz w:val="18"/>
              </w:rPr>
            </w:pPr>
            <w:r w:rsidRPr="00CC0718">
              <w:rPr>
                <w:color w:val="000000"/>
                <w:spacing w:val="-2"/>
                <w:sz w:val="18"/>
              </w:rPr>
              <w:t>2</w:t>
            </w:r>
          </w:p>
        </w:tc>
        <w:tc>
          <w:tcPr>
            <w:tcW w:w="1576" w:type="dxa"/>
            <w:tcBorders>
              <w:bottom w:val="single" w:color="8FB6EA" w:sz="5" w:space="0"/>
            </w:tcBorders>
            <w:shd w:val="clear" w:color="auto" w:fill="FFFFFF" w:themeFill="background1"/>
            <w:tcMar/>
          </w:tcPr>
          <w:p w:rsidRPr="00CC0718" w:rsidR="00C71DC8" w:rsidP="00244814" w:rsidRDefault="00C71DC8" w14:paraId="415AAF07" w14:textId="77777777">
            <w:pPr>
              <w:rPr>
                <w:color w:val="000000"/>
                <w:spacing w:val="-2"/>
                <w:sz w:val="18"/>
              </w:rPr>
            </w:pPr>
          </w:p>
        </w:tc>
      </w:tr>
      <w:tr w:rsidRPr="00CC0718" w:rsidR="00C71DC8" w:rsidTr="3A33D0EC" w14:paraId="3B70C072" w14:textId="77777777">
        <w:trPr>
          <w:trHeight w:val="458" w:hRule="exact"/>
        </w:trPr>
        <w:tc>
          <w:tcPr>
            <w:tcW w:w="10717" w:type="dxa"/>
            <w:gridSpan w:val="8"/>
            <w:tcBorders>
              <w:top w:val="single" w:color="8FB6EA" w:sz="5" w:space="0"/>
            </w:tcBorders>
            <w:tcMar/>
          </w:tcPr>
          <w:p w:rsidRPr="00CC0718" w:rsidR="00C71DC8" w:rsidP="00244814" w:rsidRDefault="00C71DC8" w14:paraId="54257119" w14:textId="77777777"/>
        </w:tc>
      </w:tr>
      <w:tr w:rsidRPr="00CC0718" w:rsidR="00C71DC8" w:rsidTr="3A33D0EC" w14:paraId="10387C78" w14:textId="77777777">
        <w:trPr>
          <w:trHeight w:val="330" w:hRule="exact"/>
        </w:trPr>
        <w:tc>
          <w:tcPr>
            <w:tcW w:w="10717" w:type="dxa"/>
            <w:gridSpan w:val="8"/>
            <w:shd w:val="clear" w:color="auto" w:fill="FFFFFF" w:themeFill="background1"/>
            <w:tcMar/>
          </w:tcPr>
          <w:p w:rsidRPr="00CC0718" w:rsidR="00C71DC8" w:rsidP="00244814" w:rsidRDefault="00C71DC8" w14:paraId="6F93B29F" w14:textId="77777777">
            <w:pPr>
              <w:rPr>
                <w:b/>
                <w:color w:val="5C83B4"/>
                <w:spacing w:val="-2"/>
                <w:sz w:val="24"/>
              </w:rPr>
            </w:pPr>
          </w:p>
        </w:tc>
      </w:tr>
      <w:tr w:rsidRPr="00CC0718" w:rsidR="00C71DC8" w:rsidTr="3A33D0EC" w14:paraId="5C95CF42" w14:textId="77777777">
        <w:trPr>
          <w:trHeight w:val="458" w:hRule="exact"/>
        </w:trPr>
        <w:tc>
          <w:tcPr>
            <w:tcW w:w="1805" w:type="dxa"/>
            <w:shd w:val="clear" w:color="auto" w:fill="FFFFFF" w:themeFill="background1"/>
            <w:tcMar/>
          </w:tcPr>
          <w:p w:rsidRPr="00CC0718" w:rsidR="00C71DC8" w:rsidP="00244814" w:rsidRDefault="00C71DC8" w14:paraId="620BC110" w14:textId="77777777">
            <w:pPr>
              <w:rPr>
                <w:b/>
                <w:color w:val="5C83B4"/>
                <w:spacing w:val="-2"/>
                <w:sz w:val="24"/>
              </w:rPr>
            </w:pPr>
            <w:r w:rsidRPr="00CC0718">
              <w:rPr>
                <w:b/>
                <w:color w:val="5C83B4"/>
                <w:spacing w:val="-2"/>
                <w:sz w:val="24"/>
              </w:rPr>
              <w:t>Nickname:</w:t>
            </w:r>
          </w:p>
        </w:tc>
        <w:tc>
          <w:tcPr>
            <w:tcW w:w="8912" w:type="dxa"/>
            <w:gridSpan w:val="7"/>
            <w:vMerge w:val="restart"/>
            <w:shd w:val="clear" w:color="auto" w:fill="FFFFFF" w:themeFill="background1"/>
            <w:tcMar/>
          </w:tcPr>
          <w:p w:rsidRPr="00CC0718" w:rsidR="00C71DC8" w:rsidP="00244814" w:rsidRDefault="00C71DC8" w14:paraId="77FA68DD" w14:textId="77777777">
            <w:pPr>
              <w:rPr>
                <w:b/>
                <w:color w:val="5C83B4"/>
                <w:spacing w:val="-2"/>
                <w:sz w:val="24"/>
              </w:rPr>
            </w:pPr>
            <w:r w:rsidRPr="00CC0718">
              <w:rPr>
                <w:b/>
                <w:color w:val="5C83B4"/>
                <w:spacing w:val="-2"/>
                <w:sz w:val="24"/>
              </w:rPr>
              <w:t>Codes\\AXIAL CODE\\Q14- Receiving Information about events\EMAILS</w:t>
            </w:r>
          </w:p>
        </w:tc>
      </w:tr>
      <w:tr w:rsidRPr="00CC0718" w:rsidR="00C71DC8" w:rsidTr="3A33D0EC" w14:paraId="0610AF14" w14:textId="77777777">
        <w:trPr>
          <w:trHeight w:val="444" w:hRule="exact"/>
        </w:trPr>
        <w:tc>
          <w:tcPr>
            <w:tcW w:w="1805" w:type="dxa"/>
            <w:shd w:val="clear" w:color="auto" w:fill="FFFFFF" w:themeFill="background1"/>
            <w:tcMar/>
          </w:tcPr>
          <w:p w:rsidRPr="00CC0718" w:rsidR="00C71DC8" w:rsidP="00244814" w:rsidRDefault="00C71DC8" w14:paraId="7A3D033F" w14:textId="77777777">
            <w:pPr>
              <w:rPr>
                <w:b/>
                <w:color w:val="5C83B4"/>
                <w:spacing w:val="-2"/>
                <w:sz w:val="24"/>
              </w:rPr>
            </w:pPr>
            <w:r w:rsidRPr="00CC0718">
              <w:rPr>
                <w:b/>
                <w:color w:val="5C83B4"/>
                <w:spacing w:val="-2"/>
                <w:sz w:val="24"/>
              </w:rPr>
              <w:t>Classification:</w:t>
            </w:r>
          </w:p>
        </w:tc>
        <w:tc>
          <w:tcPr>
            <w:tcW w:w="8912" w:type="dxa"/>
            <w:gridSpan w:val="7"/>
            <w:vMerge/>
            <w:tcMar/>
          </w:tcPr>
          <w:p w:rsidRPr="00CC0718" w:rsidR="00C71DC8" w:rsidP="00244814" w:rsidRDefault="00C71DC8" w14:paraId="11B273C9" w14:textId="77777777"/>
        </w:tc>
      </w:tr>
      <w:tr w:rsidRPr="00CC0718" w:rsidR="00C71DC8" w:rsidTr="3A33D0EC" w14:paraId="19F2AD7B" w14:textId="77777777">
        <w:trPr>
          <w:trHeight w:val="459" w:hRule="exact"/>
        </w:trPr>
        <w:tc>
          <w:tcPr>
            <w:tcW w:w="1805" w:type="dxa"/>
            <w:shd w:val="clear" w:color="auto" w:fill="FFFFFF" w:themeFill="background1"/>
            <w:tcMar/>
          </w:tcPr>
          <w:p w:rsidRPr="00CC0718" w:rsidR="00C71DC8" w:rsidP="00244814" w:rsidRDefault="00C71DC8" w14:paraId="49194990" w14:textId="77777777">
            <w:pPr>
              <w:rPr>
                <w:b/>
                <w:color w:val="5C83B4"/>
                <w:spacing w:val="-2"/>
                <w:sz w:val="24"/>
              </w:rPr>
            </w:pPr>
            <w:r w:rsidRPr="00CC0718">
              <w:rPr>
                <w:b/>
                <w:color w:val="5C83B4"/>
                <w:spacing w:val="-2"/>
                <w:sz w:val="24"/>
              </w:rPr>
              <w:t>Aggregated:</w:t>
            </w:r>
          </w:p>
        </w:tc>
        <w:tc>
          <w:tcPr>
            <w:tcW w:w="8912" w:type="dxa"/>
            <w:gridSpan w:val="7"/>
            <w:shd w:val="clear" w:color="auto" w:fill="FFFFFF" w:themeFill="background1"/>
            <w:tcMar/>
          </w:tcPr>
          <w:p w:rsidRPr="00CC0718" w:rsidR="00C71DC8" w:rsidP="00244814" w:rsidRDefault="00C71DC8" w14:paraId="6A27F519" w14:textId="77777777">
            <w:pPr>
              <w:rPr>
                <w:b/>
                <w:color w:val="5C83B4"/>
                <w:spacing w:val="-2"/>
                <w:sz w:val="24"/>
              </w:rPr>
            </w:pPr>
            <w:r w:rsidRPr="00CC0718">
              <w:rPr>
                <w:b/>
                <w:color w:val="5C83B4"/>
                <w:spacing w:val="-2"/>
                <w:sz w:val="24"/>
              </w:rPr>
              <w:t>Yes</w:t>
            </w:r>
          </w:p>
        </w:tc>
      </w:tr>
      <w:tr w:rsidRPr="00CC0718" w:rsidR="00C71DC8" w:rsidTr="3A33D0EC" w14:paraId="2151FA29" w14:textId="77777777">
        <w:trPr>
          <w:trHeight w:val="344" w:hRule="exact"/>
        </w:trPr>
        <w:tc>
          <w:tcPr>
            <w:tcW w:w="3381" w:type="dxa"/>
            <w:gridSpan w:val="2"/>
            <w:tcBorders>
              <w:bottom w:val="single" w:color="8FB6EA" w:sz="5" w:space="0"/>
            </w:tcBorders>
            <w:shd w:val="clear" w:color="auto" w:fill="FFFFFF" w:themeFill="background1"/>
            <w:tcMar/>
          </w:tcPr>
          <w:p w:rsidRPr="00CC0718" w:rsidR="00C71DC8" w:rsidP="00244814" w:rsidRDefault="00C71DC8" w14:paraId="0DF602A8" w14:textId="77777777">
            <w:pPr>
              <w:rPr>
                <w:color w:val="000000"/>
                <w:spacing w:val="-2"/>
                <w:sz w:val="18"/>
              </w:rPr>
            </w:pPr>
            <w:r w:rsidRPr="00CC0718">
              <w:rPr>
                <w:color w:val="000000"/>
                <w:spacing w:val="-2"/>
                <w:sz w:val="18"/>
              </w:rPr>
              <w:t>Document</w:t>
            </w:r>
          </w:p>
        </w:tc>
        <w:tc>
          <w:tcPr>
            <w:tcW w:w="1132" w:type="dxa"/>
            <w:tcBorders>
              <w:bottom w:val="single" w:color="8FB6EA" w:sz="5" w:space="0"/>
            </w:tcBorders>
            <w:shd w:val="clear" w:color="auto" w:fill="FFFFFF" w:themeFill="background1"/>
            <w:tcMar/>
          </w:tcPr>
          <w:p w:rsidRPr="00CC0718" w:rsidR="00C71DC8" w:rsidP="00244814" w:rsidRDefault="00C71DC8" w14:paraId="31D098A3" w14:textId="77777777">
            <w:pPr>
              <w:rPr>
                <w:color w:val="000000"/>
                <w:spacing w:val="-2"/>
                <w:sz w:val="18"/>
              </w:rPr>
            </w:pPr>
            <w:r w:rsidRPr="00CC0718">
              <w:rPr>
                <w:color w:val="000000"/>
                <w:spacing w:val="-2"/>
                <w:sz w:val="18"/>
              </w:rPr>
              <w:t>4</w:t>
            </w:r>
          </w:p>
        </w:tc>
        <w:tc>
          <w:tcPr>
            <w:tcW w:w="1576" w:type="dxa"/>
            <w:gridSpan w:val="2"/>
            <w:tcBorders>
              <w:bottom w:val="single" w:color="8FB6EA" w:sz="5" w:space="0"/>
            </w:tcBorders>
            <w:shd w:val="clear" w:color="auto" w:fill="FFFFFF" w:themeFill="background1"/>
            <w:tcMar/>
          </w:tcPr>
          <w:p w:rsidRPr="00CC0718" w:rsidR="00C71DC8" w:rsidP="00244814" w:rsidRDefault="00C71DC8" w14:paraId="2A7C6222" w14:textId="77777777">
            <w:pPr>
              <w:rPr>
                <w:color w:val="000000"/>
                <w:spacing w:val="-2"/>
                <w:sz w:val="18"/>
              </w:rPr>
            </w:pPr>
            <w:r w:rsidRPr="00CC0718">
              <w:rPr>
                <w:color w:val="000000"/>
                <w:spacing w:val="-2"/>
                <w:sz w:val="18"/>
              </w:rPr>
              <w:t>5</w:t>
            </w:r>
          </w:p>
        </w:tc>
        <w:tc>
          <w:tcPr>
            <w:tcW w:w="1362" w:type="dxa"/>
            <w:tcBorders>
              <w:bottom w:val="single" w:color="8FB6EA" w:sz="5" w:space="0"/>
            </w:tcBorders>
            <w:shd w:val="clear" w:color="auto" w:fill="FFFFFF" w:themeFill="background1"/>
            <w:tcMar/>
          </w:tcPr>
          <w:p w:rsidRPr="00CC0718" w:rsidR="00C71DC8" w:rsidP="00244814" w:rsidRDefault="00C71DC8" w14:paraId="00CD7FAF" w14:textId="77777777">
            <w:pPr>
              <w:rPr>
                <w:color w:val="000000"/>
                <w:spacing w:val="-2"/>
                <w:sz w:val="18"/>
              </w:rPr>
            </w:pPr>
            <w:r w:rsidRPr="00CC0718">
              <w:rPr>
                <w:color w:val="000000"/>
                <w:spacing w:val="-2"/>
                <w:sz w:val="18"/>
              </w:rPr>
              <w:t>50</w:t>
            </w:r>
          </w:p>
        </w:tc>
        <w:tc>
          <w:tcPr>
            <w:tcW w:w="1690" w:type="dxa"/>
            <w:tcBorders>
              <w:bottom w:val="single" w:color="8FB6EA" w:sz="5" w:space="0"/>
            </w:tcBorders>
            <w:shd w:val="clear" w:color="auto" w:fill="FFFFFF" w:themeFill="background1"/>
            <w:tcMar/>
          </w:tcPr>
          <w:p w:rsidRPr="00CC0718" w:rsidR="00C71DC8" w:rsidP="00244814" w:rsidRDefault="00C71DC8" w14:paraId="66A7FB11" w14:textId="77777777">
            <w:pPr>
              <w:rPr>
                <w:color w:val="000000"/>
                <w:spacing w:val="-2"/>
                <w:sz w:val="18"/>
              </w:rPr>
            </w:pPr>
            <w:r w:rsidRPr="00CC0718">
              <w:rPr>
                <w:color w:val="000000"/>
                <w:spacing w:val="-2"/>
                <w:sz w:val="18"/>
              </w:rPr>
              <w:t>5</w:t>
            </w:r>
          </w:p>
        </w:tc>
        <w:tc>
          <w:tcPr>
            <w:tcW w:w="1576" w:type="dxa"/>
            <w:tcBorders>
              <w:bottom w:val="single" w:color="8FB6EA" w:sz="5" w:space="0"/>
            </w:tcBorders>
            <w:shd w:val="clear" w:color="auto" w:fill="FFFFFF" w:themeFill="background1"/>
            <w:tcMar/>
          </w:tcPr>
          <w:p w:rsidRPr="00CC0718" w:rsidR="00C71DC8" w:rsidP="00244814" w:rsidRDefault="00C71DC8" w14:paraId="5557B89B" w14:textId="77777777">
            <w:pPr>
              <w:rPr>
                <w:color w:val="000000"/>
                <w:spacing w:val="-2"/>
                <w:sz w:val="18"/>
              </w:rPr>
            </w:pPr>
          </w:p>
        </w:tc>
      </w:tr>
      <w:tr w:rsidRPr="00CC0718" w:rsidR="00C71DC8" w:rsidTr="3A33D0EC" w14:paraId="76485E43" w14:textId="77777777">
        <w:trPr>
          <w:trHeight w:val="444" w:hRule="exact"/>
        </w:trPr>
        <w:tc>
          <w:tcPr>
            <w:tcW w:w="10717" w:type="dxa"/>
            <w:gridSpan w:val="8"/>
            <w:tcBorders>
              <w:top w:val="single" w:color="8FB6EA" w:sz="5" w:space="0"/>
            </w:tcBorders>
            <w:tcMar/>
          </w:tcPr>
          <w:p w:rsidRPr="00CC0718" w:rsidR="00C71DC8" w:rsidP="00244814" w:rsidRDefault="00C71DC8" w14:paraId="60F6C74A" w14:textId="77777777"/>
        </w:tc>
      </w:tr>
      <w:tr w:rsidRPr="00CC0718" w:rsidR="00C71DC8" w:rsidTr="3A33D0EC" w14:paraId="4976B5CC" w14:textId="77777777">
        <w:trPr>
          <w:trHeight w:val="344" w:hRule="exact"/>
        </w:trPr>
        <w:tc>
          <w:tcPr>
            <w:tcW w:w="10717" w:type="dxa"/>
            <w:gridSpan w:val="8"/>
            <w:shd w:val="clear" w:color="auto" w:fill="FFFFFF" w:themeFill="background1"/>
            <w:tcMar/>
          </w:tcPr>
          <w:p w:rsidRPr="00CC0718" w:rsidR="00C71DC8" w:rsidP="00244814" w:rsidRDefault="00C71DC8" w14:paraId="51551E42" w14:textId="77777777">
            <w:pPr>
              <w:rPr>
                <w:b/>
                <w:color w:val="5C83B4"/>
                <w:spacing w:val="-2"/>
                <w:sz w:val="24"/>
              </w:rPr>
            </w:pPr>
          </w:p>
        </w:tc>
      </w:tr>
      <w:tr w:rsidRPr="00CC0718" w:rsidR="00C71DC8" w:rsidTr="3A33D0EC" w14:paraId="5E47E758" w14:textId="77777777">
        <w:trPr>
          <w:trHeight w:val="444" w:hRule="exact"/>
        </w:trPr>
        <w:tc>
          <w:tcPr>
            <w:tcW w:w="1805" w:type="dxa"/>
            <w:shd w:val="clear" w:color="auto" w:fill="FFFFFF" w:themeFill="background1"/>
            <w:tcMar/>
          </w:tcPr>
          <w:p w:rsidRPr="00CC0718" w:rsidR="00C71DC8" w:rsidP="00244814" w:rsidRDefault="00C71DC8" w14:paraId="6A293B8F" w14:textId="77777777">
            <w:pPr>
              <w:rPr>
                <w:b/>
                <w:color w:val="5C83B4"/>
                <w:spacing w:val="-2"/>
                <w:sz w:val="24"/>
              </w:rPr>
            </w:pPr>
            <w:r w:rsidRPr="00CC0718">
              <w:rPr>
                <w:b/>
                <w:color w:val="5C83B4"/>
                <w:spacing w:val="-2"/>
                <w:sz w:val="24"/>
              </w:rPr>
              <w:t>Nickname:</w:t>
            </w:r>
          </w:p>
        </w:tc>
        <w:tc>
          <w:tcPr>
            <w:tcW w:w="8912" w:type="dxa"/>
            <w:gridSpan w:val="7"/>
            <w:vMerge w:val="restart"/>
            <w:shd w:val="clear" w:color="auto" w:fill="FFFFFF" w:themeFill="background1"/>
            <w:tcMar/>
          </w:tcPr>
          <w:p w:rsidRPr="00CC0718" w:rsidR="00C71DC8" w:rsidP="00244814" w:rsidRDefault="00C71DC8" w14:paraId="4ADEBEBB" w14:textId="77777777">
            <w:pPr>
              <w:rPr>
                <w:b/>
                <w:color w:val="5C83B4"/>
                <w:spacing w:val="-2"/>
                <w:sz w:val="24"/>
              </w:rPr>
            </w:pPr>
            <w:r w:rsidRPr="00CC0718">
              <w:rPr>
                <w:b/>
                <w:color w:val="5C83B4"/>
                <w:spacing w:val="-2"/>
                <w:sz w:val="24"/>
              </w:rPr>
              <w:t>Codes\\AXIAL CODE\\Q14- Receiving Information about events\EMAILS\Email club group</w:t>
            </w:r>
          </w:p>
        </w:tc>
      </w:tr>
      <w:tr w:rsidRPr="00CC0718" w:rsidR="00C71DC8" w:rsidTr="3A33D0EC" w14:paraId="488BFCBA" w14:textId="77777777">
        <w:trPr>
          <w:trHeight w:val="459" w:hRule="exact"/>
        </w:trPr>
        <w:tc>
          <w:tcPr>
            <w:tcW w:w="1805" w:type="dxa"/>
            <w:shd w:val="clear" w:color="auto" w:fill="FFFFFF" w:themeFill="background1"/>
            <w:tcMar/>
          </w:tcPr>
          <w:p w:rsidRPr="00CC0718" w:rsidR="00C71DC8" w:rsidP="00244814" w:rsidRDefault="00C71DC8" w14:paraId="07830BE4" w14:textId="77777777">
            <w:pPr>
              <w:rPr>
                <w:b/>
                <w:color w:val="5C83B4"/>
                <w:spacing w:val="-2"/>
                <w:sz w:val="24"/>
              </w:rPr>
            </w:pPr>
            <w:r w:rsidRPr="00CC0718">
              <w:rPr>
                <w:b/>
                <w:color w:val="5C83B4"/>
                <w:spacing w:val="-2"/>
                <w:sz w:val="24"/>
              </w:rPr>
              <w:t>Classification:</w:t>
            </w:r>
          </w:p>
        </w:tc>
        <w:tc>
          <w:tcPr>
            <w:tcW w:w="8912" w:type="dxa"/>
            <w:gridSpan w:val="7"/>
            <w:vMerge/>
            <w:tcMar/>
          </w:tcPr>
          <w:p w:rsidRPr="00CC0718" w:rsidR="00C71DC8" w:rsidP="00244814" w:rsidRDefault="00C71DC8" w14:paraId="496BD30A" w14:textId="77777777"/>
        </w:tc>
      </w:tr>
      <w:tr w:rsidRPr="00CC0718" w:rsidR="00C71DC8" w:rsidTr="3A33D0EC" w14:paraId="0C1B1BD4" w14:textId="77777777">
        <w:trPr>
          <w:trHeight w:val="444" w:hRule="exact"/>
        </w:trPr>
        <w:tc>
          <w:tcPr>
            <w:tcW w:w="1805" w:type="dxa"/>
            <w:shd w:val="clear" w:color="auto" w:fill="FFFFFF" w:themeFill="background1"/>
            <w:tcMar/>
          </w:tcPr>
          <w:p w:rsidRPr="00CC0718" w:rsidR="00C71DC8" w:rsidP="00244814" w:rsidRDefault="00C71DC8" w14:paraId="3D6B3A18" w14:textId="77777777">
            <w:pPr>
              <w:rPr>
                <w:b/>
                <w:color w:val="5C83B4"/>
                <w:spacing w:val="-2"/>
                <w:sz w:val="24"/>
              </w:rPr>
            </w:pPr>
            <w:r w:rsidRPr="00CC0718">
              <w:rPr>
                <w:b/>
                <w:color w:val="5C83B4"/>
                <w:spacing w:val="-2"/>
                <w:sz w:val="24"/>
              </w:rPr>
              <w:t>Aggregated:</w:t>
            </w:r>
          </w:p>
        </w:tc>
        <w:tc>
          <w:tcPr>
            <w:tcW w:w="8912" w:type="dxa"/>
            <w:gridSpan w:val="7"/>
            <w:shd w:val="clear" w:color="auto" w:fill="FFFFFF" w:themeFill="background1"/>
            <w:tcMar/>
          </w:tcPr>
          <w:p w:rsidRPr="00CC0718" w:rsidR="00C71DC8" w:rsidP="00244814" w:rsidRDefault="00C71DC8" w14:paraId="55A09258" w14:textId="77777777">
            <w:pPr>
              <w:rPr>
                <w:b/>
                <w:color w:val="5C83B4"/>
                <w:spacing w:val="-2"/>
                <w:sz w:val="24"/>
              </w:rPr>
            </w:pPr>
            <w:r w:rsidRPr="00CC0718">
              <w:rPr>
                <w:b/>
                <w:color w:val="5C83B4"/>
                <w:spacing w:val="-2"/>
                <w:sz w:val="24"/>
              </w:rPr>
              <w:t>No</w:t>
            </w:r>
          </w:p>
        </w:tc>
      </w:tr>
      <w:tr w:rsidRPr="00CC0718" w:rsidR="00C71DC8" w:rsidTr="3A33D0EC" w14:paraId="2155D508" w14:textId="77777777">
        <w:trPr>
          <w:trHeight w:val="344" w:hRule="exact"/>
        </w:trPr>
        <w:tc>
          <w:tcPr>
            <w:tcW w:w="3381" w:type="dxa"/>
            <w:gridSpan w:val="2"/>
            <w:tcBorders>
              <w:bottom w:val="single" w:color="8FB6EA" w:sz="5" w:space="0"/>
            </w:tcBorders>
            <w:shd w:val="clear" w:color="auto" w:fill="FFFFFF" w:themeFill="background1"/>
            <w:tcMar/>
          </w:tcPr>
          <w:p w:rsidRPr="00CC0718" w:rsidR="00C71DC8" w:rsidP="00244814" w:rsidRDefault="00C71DC8" w14:paraId="07075009" w14:textId="77777777">
            <w:pPr>
              <w:rPr>
                <w:color w:val="000000"/>
                <w:spacing w:val="-2"/>
                <w:sz w:val="18"/>
              </w:rPr>
            </w:pPr>
            <w:r w:rsidRPr="00CC0718">
              <w:rPr>
                <w:color w:val="000000"/>
                <w:spacing w:val="-2"/>
                <w:sz w:val="18"/>
              </w:rPr>
              <w:t>Document</w:t>
            </w:r>
          </w:p>
        </w:tc>
        <w:tc>
          <w:tcPr>
            <w:tcW w:w="1132" w:type="dxa"/>
            <w:tcBorders>
              <w:bottom w:val="single" w:color="8FB6EA" w:sz="5" w:space="0"/>
            </w:tcBorders>
            <w:shd w:val="clear" w:color="auto" w:fill="FFFFFF" w:themeFill="background1"/>
            <w:tcMar/>
          </w:tcPr>
          <w:p w:rsidRPr="00CC0718" w:rsidR="00C71DC8" w:rsidP="00244814" w:rsidRDefault="00C71DC8" w14:paraId="3E962FB4" w14:textId="77777777">
            <w:pPr>
              <w:rPr>
                <w:color w:val="000000"/>
                <w:spacing w:val="-2"/>
                <w:sz w:val="18"/>
              </w:rPr>
            </w:pPr>
            <w:r w:rsidRPr="00CC0718">
              <w:rPr>
                <w:color w:val="000000"/>
                <w:spacing w:val="-2"/>
                <w:sz w:val="18"/>
              </w:rPr>
              <w:t>1</w:t>
            </w:r>
          </w:p>
        </w:tc>
        <w:tc>
          <w:tcPr>
            <w:tcW w:w="1576" w:type="dxa"/>
            <w:gridSpan w:val="2"/>
            <w:tcBorders>
              <w:bottom w:val="single" w:color="8FB6EA" w:sz="5" w:space="0"/>
            </w:tcBorders>
            <w:shd w:val="clear" w:color="auto" w:fill="FFFFFF" w:themeFill="background1"/>
            <w:tcMar/>
          </w:tcPr>
          <w:p w:rsidRPr="00CC0718" w:rsidR="00C71DC8" w:rsidP="00244814" w:rsidRDefault="00C71DC8" w14:paraId="22B0DC57" w14:textId="77777777">
            <w:pPr>
              <w:rPr>
                <w:color w:val="000000"/>
                <w:spacing w:val="-2"/>
                <w:sz w:val="18"/>
              </w:rPr>
            </w:pPr>
            <w:r w:rsidRPr="00CC0718">
              <w:rPr>
                <w:color w:val="000000"/>
                <w:spacing w:val="-2"/>
                <w:sz w:val="18"/>
              </w:rPr>
              <w:t>1</w:t>
            </w:r>
          </w:p>
        </w:tc>
        <w:tc>
          <w:tcPr>
            <w:tcW w:w="1362" w:type="dxa"/>
            <w:tcBorders>
              <w:bottom w:val="single" w:color="8FB6EA" w:sz="5" w:space="0"/>
            </w:tcBorders>
            <w:shd w:val="clear" w:color="auto" w:fill="FFFFFF" w:themeFill="background1"/>
            <w:tcMar/>
          </w:tcPr>
          <w:p w:rsidRPr="00CC0718" w:rsidR="00C71DC8" w:rsidP="00244814" w:rsidRDefault="00C71DC8" w14:paraId="7601C82C" w14:textId="77777777">
            <w:pPr>
              <w:rPr>
                <w:color w:val="000000"/>
                <w:spacing w:val="-2"/>
                <w:sz w:val="18"/>
              </w:rPr>
            </w:pPr>
            <w:r w:rsidRPr="00CC0718">
              <w:rPr>
                <w:color w:val="000000"/>
                <w:spacing w:val="-2"/>
                <w:sz w:val="18"/>
              </w:rPr>
              <w:t>6</w:t>
            </w:r>
          </w:p>
        </w:tc>
        <w:tc>
          <w:tcPr>
            <w:tcW w:w="1690" w:type="dxa"/>
            <w:tcBorders>
              <w:bottom w:val="single" w:color="8FB6EA" w:sz="5" w:space="0"/>
            </w:tcBorders>
            <w:shd w:val="clear" w:color="auto" w:fill="FFFFFF" w:themeFill="background1"/>
            <w:tcMar/>
          </w:tcPr>
          <w:p w:rsidRPr="00CC0718" w:rsidR="00C71DC8" w:rsidP="00244814" w:rsidRDefault="00C71DC8" w14:paraId="3D6946A2" w14:textId="77777777">
            <w:pPr>
              <w:rPr>
                <w:color w:val="000000"/>
                <w:spacing w:val="-2"/>
                <w:sz w:val="18"/>
              </w:rPr>
            </w:pPr>
            <w:r w:rsidRPr="00CC0718">
              <w:rPr>
                <w:color w:val="000000"/>
                <w:spacing w:val="-2"/>
                <w:sz w:val="18"/>
              </w:rPr>
              <w:t>1</w:t>
            </w:r>
          </w:p>
        </w:tc>
        <w:tc>
          <w:tcPr>
            <w:tcW w:w="1576" w:type="dxa"/>
            <w:tcBorders>
              <w:bottom w:val="single" w:color="8FB6EA" w:sz="5" w:space="0"/>
            </w:tcBorders>
            <w:shd w:val="clear" w:color="auto" w:fill="FFFFFF" w:themeFill="background1"/>
            <w:tcMar/>
          </w:tcPr>
          <w:p w:rsidRPr="00CC0718" w:rsidR="00C71DC8" w:rsidP="00244814" w:rsidRDefault="00C71DC8" w14:paraId="0AC77811" w14:textId="77777777">
            <w:pPr>
              <w:rPr>
                <w:color w:val="000000"/>
                <w:spacing w:val="-2"/>
                <w:sz w:val="18"/>
              </w:rPr>
            </w:pPr>
          </w:p>
        </w:tc>
      </w:tr>
      <w:tr w:rsidRPr="00CC0718" w:rsidR="00C71DC8" w:rsidTr="3A33D0EC" w14:paraId="7769AFD2" w14:textId="77777777">
        <w:trPr>
          <w:trHeight w:val="444" w:hRule="exact"/>
        </w:trPr>
        <w:tc>
          <w:tcPr>
            <w:tcW w:w="10717" w:type="dxa"/>
            <w:gridSpan w:val="8"/>
            <w:tcBorders>
              <w:top w:val="single" w:color="8FB6EA" w:sz="5" w:space="0"/>
            </w:tcBorders>
            <w:tcMar/>
          </w:tcPr>
          <w:p w:rsidRPr="00CC0718" w:rsidR="00C71DC8" w:rsidP="00244814" w:rsidRDefault="00C71DC8" w14:paraId="74DA57DD" w14:textId="77777777"/>
        </w:tc>
      </w:tr>
      <w:tr w:rsidRPr="00CC0718" w:rsidR="00C71DC8" w:rsidTr="3A33D0EC" w14:paraId="69901D32" w14:textId="77777777">
        <w:trPr>
          <w:trHeight w:val="344" w:hRule="exact"/>
        </w:trPr>
        <w:tc>
          <w:tcPr>
            <w:tcW w:w="10717" w:type="dxa"/>
            <w:gridSpan w:val="8"/>
            <w:shd w:val="clear" w:color="auto" w:fill="FFFFFF" w:themeFill="background1"/>
            <w:tcMar/>
          </w:tcPr>
          <w:p w:rsidRPr="00CC0718" w:rsidR="00C71DC8" w:rsidP="00244814" w:rsidRDefault="00C71DC8" w14:paraId="2C8AF2C4" w14:textId="77777777">
            <w:pPr>
              <w:rPr>
                <w:b/>
                <w:color w:val="5C83B4"/>
                <w:spacing w:val="-2"/>
                <w:sz w:val="24"/>
              </w:rPr>
            </w:pPr>
          </w:p>
        </w:tc>
      </w:tr>
      <w:tr w:rsidRPr="00CC0718" w:rsidR="00C71DC8" w:rsidTr="3A33D0EC" w14:paraId="662F12FF" w14:textId="77777777">
        <w:trPr>
          <w:trHeight w:val="444" w:hRule="exact"/>
        </w:trPr>
        <w:tc>
          <w:tcPr>
            <w:tcW w:w="1805" w:type="dxa"/>
            <w:shd w:val="clear" w:color="auto" w:fill="FFFFFF" w:themeFill="background1"/>
            <w:tcMar/>
          </w:tcPr>
          <w:p w:rsidRPr="00CC0718" w:rsidR="00C71DC8" w:rsidP="00244814" w:rsidRDefault="00C71DC8" w14:paraId="58BCF8C1" w14:textId="77777777">
            <w:pPr>
              <w:rPr>
                <w:b/>
                <w:color w:val="5C83B4"/>
                <w:spacing w:val="-2"/>
                <w:sz w:val="24"/>
              </w:rPr>
            </w:pPr>
            <w:r w:rsidRPr="00CC0718">
              <w:rPr>
                <w:b/>
                <w:color w:val="5C83B4"/>
                <w:spacing w:val="-2"/>
                <w:sz w:val="24"/>
              </w:rPr>
              <w:t>Nickname:</w:t>
            </w:r>
          </w:p>
        </w:tc>
        <w:tc>
          <w:tcPr>
            <w:tcW w:w="8912" w:type="dxa"/>
            <w:gridSpan w:val="7"/>
            <w:vMerge w:val="restart"/>
            <w:shd w:val="clear" w:color="auto" w:fill="FFFFFF" w:themeFill="background1"/>
            <w:tcMar/>
          </w:tcPr>
          <w:p w:rsidRPr="00CC0718" w:rsidR="00C71DC8" w:rsidP="00244814" w:rsidRDefault="00C71DC8" w14:paraId="649FEC09" w14:textId="77777777">
            <w:pPr>
              <w:rPr>
                <w:b/>
                <w:color w:val="5C83B4"/>
                <w:spacing w:val="-2"/>
                <w:sz w:val="24"/>
              </w:rPr>
            </w:pPr>
            <w:r w:rsidRPr="00CC0718">
              <w:rPr>
                <w:b/>
                <w:color w:val="5C83B4"/>
                <w:spacing w:val="-2"/>
                <w:sz w:val="24"/>
              </w:rPr>
              <w:t>Codes\\AXIAL CODE\\Q14- Receiving Information about events\EMAILS\General Emails</w:t>
            </w:r>
          </w:p>
        </w:tc>
      </w:tr>
      <w:tr w:rsidRPr="00CC0718" w:rsidR="00C71DC8" w:rsidTr="3A33D0EC" w14:paraId="0FC3D847" w14:textId="77777777">
        <w:trPr>
          <w:trHeight w:val="458" w:hRule="exact"/>
        </w:trPr>
        <w:tc>
          <w:tcPr>
            <w:tcW w:w="1805" w:type="dxa"/>
            <w:shd w:val="clear" w:color="auto" w:fill="FFFFFF" w:themeFill="background1"/>
            <w:tcMar/>
          </w:tcPr>
          <w:p w:rsidRPr="00CC0718" w:rsidR="00C71DC8" w:rsidP="00244814" w:rsidRDefault="00C71DC8" w14:paraId="36F8B8E6" w14:textId="77777777">
            <w:pPr>
              <w:rPr>
                <w:b/>
                <w:color w:val="5C83B4"/>
                <w:spacing w:val="-2"/>
                <w:sz w:val="24"/>
              </w:rPr>
            </w:pPr>
            <w:r w:rsidRPr="00CC0718">
              <w:rPr>
                <w:b/>
                <w:color w:val="5C83B4"/>
                <w:spacing w:val="-2"/>
                <w:sz w:val="24"/>
              </w:rPr>
              <w:t>Classification:</w:t>
            </w:r>
          </w:p>
        </w:tc>
        <w:tc>
          <w:tcPr>
            <w:tcW w:w="8912" w:type="dxa"/>
            <w:gridSpan w:val="7"/>
            <w:vMerge/>
            <w:tcMar/>
          </w:tcPr>
          <w:p w:rsidRPr="00CC0718" w:rsidR="00C71DC8" w:rsidP="00244814" w:rsidRDefault="00C71DC8" w14:paraId="7EDA177B" w14:textId="77777777"/>
        </w:tc>
      </w:tr>
      <w:tr w:rsidRPr="00CC0718" w:rsidR="00C71DC8" w:rsidTr="3A33D0EC" w14:paraId="0C5515DC" w14:textId="77777777">
        <w:trPr>
          <w:trHeight w:val="444" w:hRule="exact"/>
        </w:trPr>
        <w:tc>
          <w:tcPr>
            <w:tcW w:w="1805" w:type="dxa"/>
            <w:shd w:val="clear" w:color="auto" w:fill="FFFFFF" w:themeFill="background1"/>
            <w:tcMar/>
          </w:tcPr>
          <w:p w:rsidRPr="00CC0718" w:rsidR="00C71DC8" w:rsidP="00244814" w:rsidRDefault="00C71DC8" w14:paraId="674CC261" w14:textId="77777777">
            <w:pPr>
              <w:rPr>
                <w:b/>
                <w:color w:val="5C83B4"/>
                <w:spacing w:val="-2"/>
                <w:sz w:val="24"/>
              </w:rPr>
            </w:pPr>
            <w:r w:rsidRPr="00CC0718">
              <w:rPr>
                <w:b/>
                <w:color w:val="5C83B4"/>
                <w:spacing w:val="-2"/>
                <w:sz w:val="24"/>
              </w:rPr>
              <w:lastRenderedPageBreak/>
              <w:t>Aggregated:</w:t>
            </w:r>
          </w:p>
        </w:tc>
        <w:tc>
          <w:tcPr>
            <w:tcW w:w="8912" w:type="dxa"/>
            <w:gridSpan w:val="7"/>
            <w:shd w:val="clear" w:color="auto" w:fill="FFFFFF" w:themeFill="background1"/>
            <w:tcMar/>
          </w:tcPr>
          <w:p w:rsidRPr="00CC0718" w:rsidR="00C71DC8" w:rsidP="00244814" w:rsidRDefault="00C71DC8" w14:paraId="06C9F1FC" w14:textId="77777777">
            <w:pPr>
              <w:rPr>
                <w:b/>
                <w:color w:val="5C83B4"/>
                <w:spacing w:val="-2"/>
                <w:sz w:val="24"/>
              </w:rPr>
            </w:pPr>
            <w:r w:rsidRPr="00CC0718">
              <w:rPr>
                <w:b/>
                <w:color w:val="5C83B4"/>
                <w:spacing w:val="-2"/>
                <w:sz w:val="24"/>
              </w:rPr>
              <w:t>No</w:t>
            </w:r>
          </w:p>
        </w:tc>
      </w:tr>
      <w:tr w:rsidRPr="00CC0718" w:rsidR="00C71DC8" w:rsidTr="3A33D0EC" w14:paraId="5ABA1F98" w14:textId="77777777">
        <w:trPr>
          <w:trHeight w:val="344" w:hRule="exact"/>
        </w:trPr>
        <w:tc>
          <w:tcPr>
            <w:tcW w:w="3381" w:type="dxa"/>
            <w:gridSpan w:val="2"/>
            <w:tcBorders>
              <w:bottom w:val="single" w:color="8FB6EA" w:sz="5" w:space="0"/>
            </w:tcBorders>
            <w:shd w:val="clear" w:color="auto" w:fill="FFFFFF" w:themeFill="background1"/>
            <w:tcMar/>
          </w:tcPr>
          <w:p w:rsidRPr="00CC0718" w:rsidR="00C71DC8" w:rsidP="00244814" w:rsidRDefault="00C71DC8" w14:paraId="37344D13" w14:textId="77777777">
            <w:pPr>
              <w:rPr>
                <w:color w:val="000000"/>
                <w:spacing w:val="-2"/>
                <w:sz w:val="18"/>
              </w:rPr>
            </w:pPr>
            <w:r w:rsidRPr="00CC0718">
              <w:rPr>
                <w:color w:val="000000"/>
                <w:spacing w:val="-2"/>
                <w:sz w:val="18"/>
              </w:rPr>
              <w:t>Document</w:t>
            </w:r>
          </w:p>
        </w:tc>
        <w:tc>
          <w:tcPr>
            <w:tcW w:w="1132" w:type="dxa"/>
            <w:tcBorders>
              <w:bottom w:val="single" w:color="8FB6EA" w:sz="5" w:space="0"/>
            </w:tcBorders>
            <w:shd w:val="clear" w:color="auto" w:fill="FFFFFF" w:themeFill="background1"/>
            <w:tcMar/>
          </w:tcPr>
          <w:p w:rsidRPr="00CC0718" w:rsidR="00C71DC8" w:rsidP="00244814" w:rsidRDefault="00C71DC8" w14:paraId="6C7D958F" w14:textId="77777777">
            <w:pPr>
              <w:rPr>
                <w:color w:val="000000"/>
                <w:spacing w:val="-2"/>
                <w:sz w:val="18"/>
              </w:rPr>
            </w:pPr>
            <w:r w:rsidRPr="00CC0718">
              <w:rPr>
                <w:color w:val="000000"/>
                <w:spacing w:val="-2"/>
                <w:sz w:val="18"/>
              </w:rPr>
              <w:t>1</w:t>
            </w:r>
          </w:p>
        </w:tc>
        <w:tc>
          <w:tcPr>
            <w:tcW w:w="1576" w:type="dxa"/>
            <w:gridSpan w:val="2"/>
            <w:tcBorders>
              <w:bottom w:val="single" w:color="8FB6EA" w:sz="5" w:space="0"/>
            </w:tcBorders>
            <w:shd w:val="clear" w:color="auto" w:fill="FFFFFF" w:themeFill="background1"/>
            <w:tcMar/>
          </w:tcPr>
          <w:p w:rsidRPr="00CC0718" w:rsidR="00C71DC8" w:rsidP="00244814" w:rsidRDefault="00C71DC8" w14:paraId="28DF8FFA" w14:textId="77777777">
            <w:pPr>
              <w:rPr>
                <w:color w:val="000000"/>
                <w:spacing w:val="-2"/>
                <w:sz w:val="18"/>
              </w:rPr>
            </w:pPr>
            <w:r w:rsidRPr="00CC0718">
              <w:rPr>
                <w:color w:val="000000"/>
                <w:spacing w:val="-2"/>
                <w:sz w:val="18"/>
              </w:rPr>
              <w:t>1</w:t>
            </w:r>
          </w:p>
        </w:tc>
        <w:tc>
          <w:tcPr>
            <w:tcW w:w="1362" w:type="dxa"/>
            <w:tcBorders>
              <w:bottom w:val="single" w:color="8FB6EA" w:sz="5" w:space="0"/>
            </w:tcBorders>
            <w:shd w:val="clear" w:color="auto" w:fill="FFFFFF" w:themeFill="background1"/>
            <w:tcMar/>
          </w:tcPr>
          <w:p w:rsidRPr="00CC0718" w:rsidR="00C71DC8" w:rsidP="00244814" w:rsidRDefault="00C71DC8" w14:paraId="23A33B6B" w14:textId="77777777">
            <w:pPr>
              <w:rPr>
                <w:color w:val="000000"/>
                <w:spacing w:val="-2"/>
                <w:sz w:val="18"/>
              </w:rPr>
            </w:pPr>
            <w:r w:rsidRPr="00CC0718">
              <w:rPr>
                <w:color w:val="000000"/>
                <w:spacing w:val="-2"/>
                <w:sz w:val="18"/>
              </w:rPr>
              <w:t>22</w:t>
            </w:r>
          </w:p>
        </w:tc>
        <w:tc>
          <w:tcPr>
            <w:tcW w:w="1690" w:type="dxa"/>
            <w:tcBorders>
              <w:bottom w:val="single" w:color="8FB6EA" w:sz="5" w:space="0"/>
            </w:tcBorders>
            <w:shd w:val="clear" w:color="auto" w:fill="FFFFFF" w:themeFill="background1"/>
            <w:tcMar/>
          </w:tcPr>
          <w:p w:rsidRPr="00CC0718" w:rsidR="00C71DC8" w:rsidP="00244814" w:rsidRDefault="00C71DC8" w14:paraId="482B4A4B" w14:textId="77777777">
            <w:pPr>
              <w:rPr>
                <w:color w:val="000000"/>
                <w:spacing w:val="-2"/>
                <w:sz w:val="18"/>
              </w:rPr>
            </w:pPr>
            <w:r w:rsidRPr="00CC0718">
              <w:rPr>
                <w:color w:val="000000"/>
                <w:spacing w:val="-2"/>
                <w:sz w:val="18"/>
              </w:rPr>
              <w:t>1</w:t>
            </w:r>
          </w:p>
        </w:tc>
        <w:tc>
          <w:tcPr>
            <w:tcW w:w="1576" w:type="dxa"/>
            <w:tcBorders>
              <w:bottom w:val="single" w:color="8FB6EA" w:sz="5" w:space="0"/>
            </w:tcBorders>
            <w:shd w:val="clear" w:color="auto" w:fill="FFFFFF" w:themeFill="background1"/>
            <w:tcMar/>
          </w:tcPr>
          <w:p w:rsidRPr="00CC0718" w:rsidR="00C71DC8" w:rsidP="00244814" w:rsidRDefault="00C71DC8" w14:paraId="3FCDF198" w14:textId="77777777">
            <w:pPr>
              <w:rPr>
                <w:color w:val="000000"/>
                <w:spacing w:val="-2"/>
                <w:sz w:val="18"/>
              </w:rPr>
            </w:pPr>
          </w:p>
        </w:tc>
      </w:tr>
      <w:tr w:rsidRPr="00CC0718" w:rsidR="00C71DC8" w:rsidTr="3A33D0EC" w14:paraId="0B1EF4C2" w14:textId="77777777">
        <w:trPr>
          <w:trHeight w:val="889" w:hRule="exact"/>
        </w:trPr>
        <w:tc>
          <w:tcPr>
            <w:tcW w:w="10717" w:type="dxa"/>
            <w:gridSpan w:val="8"/>
            <w:tcBorders>
              <w:top w:val="single" w:color="8FB6EA" w:sz="5" w:space="0"/>
            </w:tcBorders>
            <w:tcMar/>
          </w:tcPr>
          <w:p w:rsidRPr="00CC0718" w:rsidR="00C71DC8" w:rsidP="00244814" w:rsidRDefault="00C71DC8" w14:paraId="315B0015" w14:textId="77777777"/>
        </w:tc>
      </w:tr>
      <w:tr w:rsidRPr="00CC0718" w:rsidR="00C71DC8" w:rsidTr="3A33D0EC" w14:paraId="4CF993BA" w14:textId="77777777">
        <w:trPr>
          <w:trHeight w:val="888" w:hRule="exact"/>
        </w:trPr>
        <w:tc>
          <w:tcPr>
            <w:tcW w:w="10717" w:type="dxa"/>
            <w:gridSpan w:val="8"/>
            <w:tcMar/>
          </w:tcPr>
          <w:p w:rsidRPr="00CC0718" w:rsidR="00C71DC8" w:rsidP="00244814" w:rsidRDefault="00C71DC8" w14:paraId="3DA062C2" w14:textId="77777777"/>
        </w:tc>
      </w:tr>
      <w:tr w:rsidRPr="00CC0718" w:rsidR="00C71DC8" w:rsidTr="3A33D0EC" w14:paraId="171B377B" w14:textId="77777777">
        <w:trPr>
          <w:trHeight w:val="459" w:hRule="exact"/>
        </w:trPr>
        <w:tc>
          <w:tcPr>
            <w:tcW w:w="5359" w:type="dxa"/>
            <w:gridSpan w:val="4"/>
            <w:shd w:val="clear" w:color="auto" w:fill="FFFFFF" w:themeFill="background1"/>
            <w:tcMar/>
          </w:tcPr>
          <w:p w:rsidRPr="00CC0718" w:rsidR="00C71DC8" w:rsidP="00244814" w:rsidRDefault="00C71DC8" w14:paraId="1DA52BF3" w14:textId="77777777">
            <w:pPr>
              <w:jc w:val="right"/>
              <w:rPr>
                <w:color w:val="000066"/>
                <w:spacing w:val="-2"/>
                <w:sz w:val="16"/>
              </w:rPr>
            </w:pPr>
            <w:r w:rsidRPr="00CC0718">
              <w:rPr>
                <w:color w:val="000066"/>
                <w:spacing w:val="-2"/>
                <w:sz w:val="16"/>
              </w:rPr>
              <w:t>Formatted Reports\\Code Summary Formatted Report</w:t>
            </w:r>
          </w:p>
        </w:tc>
        <w:tc>
          <w:tcPr>
            <w:tcW w:w="5358" w:type="dxa"/>
            <w:gridSpan w:val="4"/>
            <w:shd w:val="clear" w:color="auto" w:fill="FFFFFF" w:themeFill="background1"/>
            <w:tcMar/>
          </w:tcPr>
          <w:p w:rsidRPr="00CC0718" w:rsidR="00C71DC8" w:rsidP="00244814" w:rsidRDefault="00C71DC8" w14:paraId="6493D9E6" w14:textId="77777777">
            <w:pPr>
              <w:jc w:val="right"/>
              <w:rPr>
                <w:color w:val="000066"/>
                <w:spacing w:val="-2"/>
                <w:sz w:val="16"/>
              </w:rPr>
            </w:pPr>
            <w:r w:rsidRPr="00CC0718">
              <w:rPr>
                <w:color w:val="000066"/>
                <w:spacing w:val="-2"/>
                <w:sz w:val="16"/>
              </w:rPr>
              <w:t>Page 23 of 104</w:t>
            </w:r>
          </w:p>
        </w:tc>
      </w:tr>
      <w:tr w:rsidRPr="00CC0718" w:rsidR="00C71DC8" w:rsidTr="3A33D0EC" w14:paraId="5A8F923F" w14:textId="77777777">
        <w:trPr>
          <w:trHeight w:val="444" w:hRule="exact"/>
        </w:trPr>
        <w:tc>
          <w:tcPr>
            <w:tcW w:w="10717" w:type="dxa"/>
            <w:gridSpan w:val="8"/>
            <w:shd w:val="clear" w:color="auto" w:fill="FFFFFF" w:themeFill="background1"/>
            <w:tcMar/>
            <w:vAlign w:val="center"/>
          </w:tcPr>
          <w:p w:rsidRPr="00CC0718" w:rsidR="00C71DC8" w:rsidP="00244814" w:rsidRDefault="00C71DC8" w14:paraId="0A2C24E1" w14:textId="77777777">
            <w:pPr>
              <w:jc w:val="right"/>
              <w:rPr>
                <w:color w:val="000066"/>
                <w:spacing w:val="-2"/>
                <w:sz w:val="16"/>
              </w:rPr>
            </w:pPr>
            <w:r w:rsidRPr="00CC0718">
              <w:rPr>
                <w:color w:val="000066"/>
                <w:spacing w:val="-2"/>
                <w:sz w:val="16"/>
              </w:rPr>
              <w:t>11/13/2024 3:39 PM</w:t>
            </w:r>
          </w:p>
        </w:tc>
      </w:tr>
      <w:tr w:rsidRPr="00CC0718" w:rsidR="00C71DC8" w:rsidTr="3A33D0EC" w14:paraId="74052862" w14:textId="77777777">
        <w:trPr>
          <w:trHeight w:val="458" w:hRule="exact"/>
        </w:trPr>
        <w:tc>
          <w:tcPr>
            <w:tcW w:w="3381" w:type="dxa"/>
            <w:gridSpan w:val="2"/>
            <w:shd w:val="clear" w:color="auto" w:fill="8FB6EA"/>
            <w:tcMar/>
          </w:tcPr>
          <w:p w:rsidRPr="00CC0718" w:rsidR="00C71DC8" w:rsidP="00244814" w:rsidRDefault="00C71DC8" w14:paraId="50EA51CE" w14:textId="77777777">
            <w:pPr>
              <w:rPr>
                <w:b/>
                <w:color w:val="000066"/>
                <w:spacing w:val="-2"/>
                <w:sz w:val="18"/>
              </w:rPr>
            </w:pPr>
            <w:r w:rsidRPr="00CC0718">
              <w:rPr>
                <w:b/>
                <w:color w:val="000066"/>
                <w:spacing w:val="-2"/>
                <w:sz w:val="18"/>
              </w:rPr>
              <w:t>File Type</w:t>
            </w:r>
          </w:p>
        </w:tc>
        <w:tc>
          <w:tcPr>
            <w:tcW w:w="1132" w:type="dxa"/>
            <w:shd w:val="clear" w:color="auto" w:fill="8FB6EA"/>
            <w:tcMar/>
          </w:tcPr>
          <w:p w:rsidRPr="00CC0718" w:rsidR="00C71DC8" w:rsidP="00244814" w:rsidRDefault="00C71DC8" w14:paraId="48511A49" w14:textId="77777777">
            <w:pPr>
              <w:rPr>
                <w:b/>
                <w:color w:val="000066"/>
                <w:spacing w:val="-2"/>
                <w:sz w:val="18"/>
              </w:rPr>
            </w:pPr>
            <w:r w:rsidRPr="00CC0718">
              <w:rPr>
                <w:b/>
                <w:color w:val="000066"/>
                <w:spacing w:val="-2"/>
                <w:sz w:val="18"/>
              </w:rPr>
              <w:t>Number of Files</w:t>
            </w:r>
          </w:p>
        </w:tc>
        <w:tc>
          <w:tcPr>
            <w:tcW w:w="1576" w:type="dxa"/>
            <w:gridSpan w:val="2"/>
            <w:shd w:val="clear" w:color="auto" w:fill="8FB6EA"/>
            <w:tcMar/>
          </w:tcPr>
          <w:p w:rsidRPr="00CC0718" w:rsidR="00C71DC8" w:rsidP="00244814" w:rsidRDefault="00C71DC8" w14:paraId="6A6A432D" w14:textId="77777777">
            <w:pPr>
              <w:rPr>
                <w:b/>
                <w:color w:val="000066"/>
                <w:spacing w:val="-2"/>
                <w:sz w:val="18"/>
              </w:rPr>
            </w:pPr>
            <w:r w:rsidRPr="00CC0718">
              <w:rPr>
                <w:b/>
                <w:color w:val="000066"/>
                <w:spacing w:val="-2"/>
                <w:sz w:val="18"/>
              </w:rPr>
              <w:t>Number of Coding References</w:t>
            </w:r>
          </w:p>
        </w:tc>
        <w:tc>
          <w:tcPr>
            <w:tcW w:w="1362" w:type="dxa"/>
            <w:shd w:val="clear" w:color="auto" w:fill="8FB6EA"/>
            <w:tcMar/>
          </w:tcPr>
          <w:p w:rsidRPr="00CC0718" w:rsidR="00C71DC8" w:rsidP="00244814" w:rsidRDefault="00C71DC8" w14:paraId="099FFB54" w14:textId="77777777">
            <w:pPr>
              <w:rPr>
                <w:b/>
                <w:color w:val="000066"/>
                <w:spacing w:val="-2"/>
                <w:sz w:val="18"/>
              </w:rPr>
            </w:pPr>
            <w:r w:rsidRPr="00CC0718">
              <w:rPr>
                <w:b/>
                <w:color w:val="000066"/>
                <w:spacing w:val="-2"/>
                <w:sz w:val="18"/>
              </w:rPr>
              <w:t>Number of Words Coded</w:t>
            </w:r>
          </w:p>
        </w:tc>
        <w:tc>
          <w:tcPr>
            <w:tcW w:w="1690" w:type="dxa"/>
            <w:shd w:val="clear" w:color="auto" w:fill="8FB6EA"/>
            <w:tcMar/>
          </w:tcPr>
          <w:p w:rsidRPr="00CC0718" w:rsidR="00C71DC8" w:rsidP="00244814" w:rsidRDefault="00C71DC8" w14:paraId="59798128" w14:textId="77777777">
            <w:pPr>
              <w:rPr>
                <w:b/>
                <w:color w:val="000066"/>
                <w:spacing w:val="-2"/>
                <w:sz w:val="18"/>
              </w:rPr>
            </w:pPr>
            <w:r w:rsidRPr="00CC0718">
              <w:rPr>
                <w:b/>
                <w:color w:val="000066"/>
                <w:spacing w:val="-2"/>
                <w:sz w:val="18"/>
              </w:rPr>
              <w:t>Number of Paragraphs Coded</w:t>
            </w:r>
          </w:p>
        </w:tc>
        <w:tc>
          <w:tcPr>
            <w:tcW w:w="1576" w:type="dxa"/>
            <w:shd w:val="clear" w:color="auto" w:fill="8FB6EA"/>
            <w:tcMar/>
          </w:tcPr>
          <w:p w:rsidRPr="00CC0718" w:rsidR="00C71DC8" w:rsidP="00244814" w:rsidRDefault="00C71DC8" w14:paraId="255CCBDA" w14:textId="77777777">
            <w:pPr>
              <w:rPr>
                <w:b/>
                <w:color w:val="000066"/>
                <w:spacing w:val="-2"/>
                <w:sz w:val="18"/>
              </w:rPr>
            </w:pPr>
            <w:r w:rsidRPr="00CC0718">
              <w:rPr>
                <w:b/>
                <w:color w:val="000066"/>
                <w:spacing w:val="-2"/>
                <w:sz w:val="18"/>
              </w:rPr>
              <w:t>Duration Coded</w:t>
            </w:r>
          </w:p>
        </w:tc>
      </w:tr>
      <w:tr w:rsidRPr="00CC0718" w:rsidR="00C71DC8" w:rsidTr="3A33D0EC" w14:paraId="4D69FB5C" w14:textId="77777777">
        <w:trPr>
          <w:trHeight w:val="616" w:hRule="exact"/>
        </w:trPr>
        <w:tc>
          <w:tcPr>
            <w:tcW w:w="10717" w:type="dxa"/>
            <w:gridSpan w:val="8"/>
            <w:shd w:val="clear" w:color="auto" w:fill="FFFFFF" w:themeFill="background1"/>
            <w:tcMar/>
          </w:tcPr>
          <w:p w:rsidRPr="00CC0718" w:rsidR="00C71DC8" w:rsidP="00244814" w:rsidRDefault="00C71DC8" w14:paraId="04EB2EAB" w14:textId="77777777">
            <w:pPr>
              <w:rPr>
                <w:b/>
                <w:color w:val="5C83B4"/>
                <w:spacing w:val="-2"/>
                <w:sz w:val="24"/>
              </w:rPr>
            </w:pPr>
          </w:p>
        </w:tc>
      </w:tr>
      <w:tr w:rsidRPr="00CC0718" w:rsidR="00C71DC8" w:rsidTr="3A33D0EC" w14:paraId="53366D23" w14:textId="77777777">
        <w:trPr>
          <w:trHeight w:val="444" w:hRule="exact"/>
        </w:trPr>
        <w:tc>
          <w:tcPr>
            <w:tcW w:w="1805" w:type="dxa"/>
            <w:shd w:val="clear" w:color="auto" w:fill="FFFFFF" w:themeFill="background1"/>
            <w:tcMar/>
          </w:tcPr>
          <w:p w:rsidRPr="00CC0718" w:rsidR="00C71DC8" w:rsidP="00244814" w:rsidRDefault="00C71DC8" w14:paraId="75DCDCD3" w14:textId="77777777">
            <w:pPr>
              <w:rPr>
                <w:b/>
                <w:color w:val="5C83B4"/>
                <w:spacing w:val="-2"/>
                <w:sz w:val="24"/>
              </w:rPr>
            </w:pPr>
            <w:r w:rsidRPr="00CC0718">
              <w:rPr>
                <w:b/>
                <w:color w:val="5C83B4"/>
                <w:spacing w:val="-2"/>
                <w:sz w:val="24"/>
              </w:rPr>
              <w:t>Nickname:</w:t>
            </w:r>
          </w:p>
        </w:tc>
        <w:tc>
          <w:tcPr>
            <w:tcW w:w="8912" w:type="dxa"/>
            <w:gridSpan w:val="7"/>
            <w:vMerge w:val="restart"/>
            <w:shd w:val="clear" w:color="auto" w:fill="FFFFFF" w:themeFill="background1"/>
            <w:tcMar/>
          </w:tcPr>
          <w:p w:rsidRPr="00CC0718" w:rsidR="00C71DC8" w:rsidP="00244814" w:rsidRDefault="00C71DC8" w14:paraId="351073C7" w14:textId="77777777">
            <w:pPr>
              <w:rPr>
                <w:b/>
                <w:color w:val="5C83B4"/>
                <w:spacing w:val="-2"/>
                <w:sz w:val="24"/>
              </w:rPr>
            </w:pPr>
            <w:r w:rsidRPr="00CC0718">
              <w:rPr>
                <w:b/>
                <w:color w:val="5C83B4"/>
                <w:spacing w:val="-2"/>
                <w:sz w:val="24"/>
              </w:rPr>
              <w:t>Codes\\AXIAL CODE\\Q14- Receiving Information about events\EMAILS\receive a lot of events in my WPI email</w:t>
            </w:r>
          </w:p>
        </w:tc>
      </w:tr>
      <w:tr w:rsidRPr="00CC0718" w:rsidR="00C71DC8" w:rsidTr="3A33D0EC" w14:paraId="755CFB0A" w14:textId="77777777">
        <w:trPr>
          <w:trHeight w:val="459" w:hRule="exact"/>
        </w:trPr>
        <w:tc>
          <w:tcPr>
            <w:tcW w:w="1805" w:type="dxa"/>
            <w:shd w:val="clear" w:color="auto" w:fill="FFFFFF" w:themeFill="background1"/>
            <w:tcMar/>
          </w:tcPr>
          <w:p w:rsidRPr="00CC0718" w:rsidR="00C71DC8" w:rsidP="00244814" w:rsidRDefault="00C71DC8" w14:paraId="6A05BB5E" w14:textId="77777777">
            <w:pPr>
              <w:rPr>
                <w:b/>
                <w:color w:val="5C83B4"/>
                <w:spacing w:val="-2"/>
                <w:sz w:val="24"/>
              </w:rPr>
            </w:pPr>
            <w:r w:rsidRPr="00CC0718">
              <w:rPr>
                <w:b/>
                <w:color w:val="5C83B4"/>
                <w:spacing w:val="-2"/>
                <w:sz w:val="24"/>
              </w:rPr>
              <w:t>Classification:</w:t>
            </w:r>
          </w:p>
        </w:tc>
        <w:tc>
          <w:tcPr>
            <w:tcW w:w="8912" w:type="dxa"/>
            <w:gridSpan w:val="7"/>
            <w:vMerge/>
            <w:tcMar/>
          </w:tcPr>
          <w:p w:rsidRPr="00CC0718" w:rsidR="00C71DC8" w:rsidP="00244814" w:rsidRDefault="00C71DC8" w14:paraId="78F1F550" w14:textId="77777777"/>
        </w:tc>
      </w:tr>
      <w:tr w:rsidRPr="00CC0718" w:rsidR="00C71DC8" w:rsidTr="3A33D0EC" w14:paraId="7BE0BA14" w14:textId="77777777">
        <w:trPr>
          <w:trHeight w:val="444" w:hRule="exact"/>
        </w:trPr>
        <w:tc>
          <w:tcPr>
            <w:tcW w:w="1805" w:type="dxa"/>
            <w:shd w:val="clear" w:color="auto" w:fill="FFFFFF" w:themeFill="background1"/>
            <w:tcMar/>
          </w:tcPr>
          <w:p w:rsidRPr="00CC0718" w:rsidR="00C71DC8" w:rsidP="00244814" w:rsidRDefault="00C71DC8" w14:paraId="0B17ADF1" w14:textId="77777777">
            <w:pPr>
              <w:rPr>
                <w:b/>
                <w:color w:val="5C83B4"/>
                <w:spacing w:val="-2"/>
                <w:sz w:val="24"/>
              </w:rPr>
            </w:pPr>
            <w:r w:rsidRPr="00CC0718">
              <w:rPr>
                <w:b/>
                <w:color w:val="5C83B4"/>
                <w:spacing w:val="-2"/>
                <w:sz w:val="24"/>
              </w:rPr>
              <w:t>Aggregated:</w:t>
            </w:r>
          </w:p>
        </w:tc>
        <w:tc>
          <w:tcPr>
            <w:tcW w:w="8912" w:type="dxa"/>
            <w:gridSpan w:val="7"/>
            <w:shd w:val="clear" w:color="auto" w:fill="FFFFFF" w:themeFill="background1"/>
            <w:tcMar/>
          </w:tcPr>
          <w:p w:rsidRPr="00CC0718" w:rsidR="00C71DC8" w:rsidP="00244814" w:rsidRDefault="00C71DC8" w14:paraId="26789B0B" w14:textId="77777777">
            <w:pPr>
              <w:rPr>
                <w:b/>
                <w:color w:val="5C83B4"/>
                <w:spacing w:val="-2"/>
                <w:sz w:val="24"/>
              </w:rPr>
            </w:pPr>
            <w:r w:rsidRPr="00CC0718">
              <w:rPr>
                <w:b/>
                <w:color w:val="5C83B4"/>
                <w:spacing w:val="-2"/>
                <w:sz w:val="24"/>
              </w:rPr>
              <w:t>No</w:t>
            </w:r>
          </w:p>
        </w:tc>
      </w:tr>
      <w:tr w:rsidRPr="00CC0718" w:rsidR="00C71DC8" w:rsidTr="3A33D0EC" w14:paraId="2B462D8A" w14:textId="77777777">
        <w:trPr>
          <w:trHeight w:val="344" w:hRule="exact"/>
        </w:trPr>
        <w:tc>
          <w:tcPr>
            <w:tcW w:w="3381" w:type="dxa"/>
            <w:gridSpan w:val="2"/>
            <w:tcBorders>
              <w:bottom w:val="single" w:color="8FB6EA" w:sz="5" w:space="0"/>
            </w:tcBorders>
            <w:shd w:val="clear" w:color="auto" w:fill="FFFFFF" w:themeFill="background1"/>
            <w:tcMar/>
          </w:tcPr>
          <w:p w:rsidRPr="00CC0718" w:rsidR="00C71DC8" w:rsidP="00244814" w:rsidRDefault="00C71DC8" w14:paraId="774F7D3C" w14:textId="77777777">
            <w:pPr>
              <w:rPr>
                <w:color w:val="000000"/>
                <w:spacing w:val="-2"/>
                <w:sz w:val="18"/>
              </w:rPr>
            </w:pPr>
            <w:r w:rsidRPr="00CC0718">
              <w:rPr>
                <w:color w:val="000000"/>
                <w:spacing w:val="-2"/>
                <w:sz w:val="18"/>
              </w:rPr>
              <w:t>Document</w:t>
            </w:r>
          </w:p>
        </w:tc>
        <w:tc>
          <w:tcPr>
            <w:tcW w:w="1132" w:type="dxa"/>
            <w:tcBorders>
              <w:bottom w:val="single" w:color="8FB6EA" w:sz="5" w:space="0"/>
            </w:tcBorders>
            <w:shd w:val="clear" w:color="auto" w:fill="FFFFFF" w:themeFill="background1"/>
            <w:tcMar/>
          </w:tcPr>
          <w:p w:rsidRPr="00CC0718" w:rsidR="00C71DC8" w:rsidP="00244814" w:rsidRDefault="00C71DC8" w14:paraId="3F845D42" w14:textId="77777777">
            <w:pPr>
              <w:rPr>
                <w:color w:val="000000"/>
                <w:spacing w:val="-2"/>
                <w:sz w:val="18"/>
              </w:rPr>
            </w:pPr>
            <w:r w:rsidRPr="00CC0718">
              <w:rPr>
                <w:color w:val="000000"/>
                <w:spacing w:val="-2"/>
                <w:sz w:val="18"/>
              </w:rPr>
              <w:t>2</w:t>
            </w:r>
          </w:p>
        </w:tc>
        <w:tc>
          <w:tcPr>
            <w:tcW w:w="1576" w:type="dxa"/>
            <w:gridSpan w:val="2"/>
            <w:tcBorders>
              <w:bottom w:val="single" w:color="8FB6EA" w:sz="5" w:space="0"/>
            </w:tcBorders>
            <w:shd w:val="clear" w:color="auto" w:fill="FFFFFF" w:themeFill="background1"/>
            <w:tcMar/>
          </w:tcPr>
          <w:p w:rsidRPr="00CC0718" w:rsidR="00C71DC8" w:rsidP="00244814" w:rsidRDefault="00C71DC8" w14:paraId="53FA8D8F" w14:textId="77777777">
            <w:pPr>
              <w:rPr>
                <w:color w:val="000000"/>
                <w:spacing w:val="-2"/>
                <w:sz w:val="18"/>
              </w:rPr>
            </w:pPr>
            <w:r w:rsidRPr="00CC0718">
              <w:rPr>
                <w:color w:val="000000"/>
                <w:spacing w:val="-2"/>
                <w:sz w:val="18"/>
              </w:rPr>
              <w:t>2</w:t>
            </w:r>
          </w:p>
        </w:tc>
        <w:tc>
          <w:tcPr>
            <w:tcW w:w="1362" w:type="dxa"/>
            <w:tcBorders>
              <w:bottom w:val="single" w:color="8FB6EA" w:sz="5" w:space="0"/>
            </w:tcBorders>
            <w:shd w:val="clear" w:color="auto" w:fill="FFFFFF" w:themeFill="background1"/>
            <w:tcMar/>
          </w:tcPr>
          <w:p w:rsidRPr="00CC0718" w:rsidR="00C71DC8" w:rsidP="00244814" w:rsidRDefault="00C71DC8" w14:paraId="4E1585F5" w14:textId="77777777">
            <w:pPr>
              <w:rPr>
                <w:color w:val="000000"/>
                <w:spacing w:val="-2"/>
                <w:sz w:val="18"/>
              </w:rPr>
            </w:pPr>
            <w:r w:rsidRPr="00CC0718">
              <w:rPr>
                <w:color w:val="000000"/>
                <w:spacing w:val="-2"/>
                <w:sz w:val="18"/>
              </w:rPr>
              <w:t>14</w:t>
            </w:r>
          </w:p>
        </w:tc>
        <w:tc>
          <w:tcPr>
            <w:tcW w:w="1690" w:type="dxa"/>
            <w:tcBorders>
              <w:bottom w:val="single" w:color="8FB6EA" w:sz="5" w:space="0"/>
            </w:tcBorders>
            <w:shd w:val="clear" w:color="auto" w:fill="FFFFFF" w:themeFill="background1"/>
            <w:tcMar/>
          </w:tcPr>
          <w:p w:rsidRPr="00CC0718" w:rsidR="00C71DC8" w:rsidP="00244814" w:rsidRDefault="00C71DC8" w14:paraId="2AC0EE22" w14:textId="77777777">
            <w:pPr>
              <w:rPr>
                <w:color w:val="000000"/>
                <w:spacing w:val="-2"/>
                <w:sz w:val="18"/>
              </w:rPr>
            </w:pPr>
            <w:r w:rsidRPr="00CC0718">
              <w:rPr>
                <w:color w:val="000000"/>
                <w:spacing w:val="-2"/>
                <w:sz w:val="18"/>
              </w:rPr>
              <w:t>2</w:t>
            </w:r>
          </w:p>
        </w:tc>
        <w:tc>
          <w:tcPr>
            <w:tcW w:w="1576" w:type="dxa"/>
            <w:tcBorders>
              <w:bottom w:val="single" w:color="8FB6EA" w:sz="5" w:space="0"/>
            </w:tcBorders>
            <w:shd w:val="clear" w:color="auto" w:fill="FFFFFF" w:themeFill="background1"/>
            <w:tcMar/>
          </w:tcPr>
          <w:p w:rsidRPr="00CC0718" w:rsidR="00C71DC8" w:rsidP="00244814" w:rsidRDefault="00C71DC8" w14:paraId="467C57EE" w14:textId="77777777">
            <w:pPr>
              <w:rPr>
                <w:color w:val="000000"/>
                <w:spacing w:val="-2"/>
                <w:sz w:val="18"/>
              </w:rPr>
            </w:pPr>
          </w:p>
        </w:tc>
      </w:tr>
      <w:tr w:rsidRPr="00CC0718" w:rsidR="00C71DC8" w:rsidTr="3A33D0EC" w14:paraId="48B4908F" w14:textId="77777777">
        <w:trPr>
          <w:trHeight w:val="444" w:hRule="exact"/>
        </w:trPr>
        <w:tc>
          <w:tcPr>
            <w:tcW w:w="10717" w:type="dxa"/>
            <w:gridSpan w:val="8"/>
            <w:tcBorders>
              <w:top w:val="single" w:color="8FB6EA" w:sz="5" w:space="0"/>
            </w:tcBorders>
            <w:tcMar/>
          </w:tcPr>
          <w:p w:rsidRPr="00CC0718" w:rsidR="00C71DC8" w:rsidP="00244814" w:rsidRDefault="00C71DC8" w14:paraId="3E4DC613" w14:textId="77777777"/>
        </w:tc>
      </w:tr>
      <w:tr w:rsidRPr="00CC0718" w:rsidR="00C71DC8" w:rsidTr="3A33D0EC" w14:paraId="5EABAFAB" w14:textId="77777777">
        <w:trPr>
          <w:trHeight w:val="344" w:hRule="exact"/>
        </w:trPr>
        <w:tc>
          <w:tcPr>
            <w:tcW w:w="10717" w:type="dxa"/>
            <w:gridSpan w:val="8"/>
            <w:shd w:val="clear" w:color="auto" w:fill="FFFFFF" w:themeFill="background1"/>
            <w:tcMar/>
          </w:tcPr>
          <w:p w:rsidRPr="00CC0718" w:rsidR="00C71DC8" w:rsidP="00244814" w:rsidRDefault="00C71DC8" w14:paraId="521A86A1" w14:textId="77777777">
            <w:pPr>
              <w:rPr>
                <w:b/>
                <w:color w:val="5C83B4"/>
                <w:spacing w:val="-2"/>
                <w:sz w:val="24"/>
              </w:rPr>
            </w:pPr>
          </w:p>
        </w:tc>
      </w:tr>
      <w:tr w:rsidRPr="00CC0718" w:rsidR="00C71DC8" w:rsidTr="3A33D0EC" w14:paraId="3B7BD930" w14:textId="77777777">
        <w:trPr>
          <w:trHeight w:val="444" w:hRule="exact"/>
        </w:trPr>
        <w:tc>
          <w:tcPr>
            <w:tcW w:w="1805" w:type="dxa"/>
            <w:shd w:val="clear" w:color="auto" w:fill="FFFFFF" w:themeFill="background1"/>
            <w:tcMar/>
          </w:tcPr>
          <w:p w:rsidRPr="00CC0718" w:rsidR="00C71DC8" w:rsidP="00244814" w:rsidRDefault="00C71DC8" w14:paraId="7B7F2383" w14:textId="77777777">
            <w:pPr>
              <w:rPr>
                <w:b/>
                <w:color w:val="5C83B4"/>
                <w:spacing w:val="-2"/>
                <w:sz w:val="24"/>
              </w:rPr>
            </w:pPr>
            <w:r w:rsidRPr="00CC0718">
              <w:rPr>
                <w:b/>
                <w:color w:val="5C83B4"/>
                <w:spacing w:val="-2"/>
                <w:sz w:val="24"/>
              </w:rPr>
              <w:t>Nickname:</w:t>
            </w:r>
          </w:p>
        </w:tc>
        <w:tc>
          <w:tcPr>
            <w:tcW w:w="8912" w:type="dxa"/>
            <w:gridSpan w:val="7"/>
            <w:vMerge w:val="restart"/>
            <w:shd w:val="clear" w:color="auto" w:fill="FFFFFF" w:themeFill="background1"/>
            <w:tcMar/>
          </w:tcPr>
          <w:p w:rsidRPr="00CC0718" w:rsidR="00C71DC8" w:rsidP="00244814" w:rsidRDefault="00C71DC8" w14:paraId="5782441C" w14:textId="77777777">
            <w:pPr>
              <w:rPr>
                <w:b/>
                <w:color w:val="5C83B4"/>
                <w:spacing w:val="-2"/>
                <w:sz w:val="24"/>
              </w:rPr>
            </w:pPr>
            <w:r w:rsidRPr="00CC0718">
              <w:rPr>
                <w:b/>
                <w:color w:val="5C83B4"/>
                <w:spacing w:val="-2"/>
                <w:sz w:val="24"/>
              </w:rPr>
              <w:t>Codes\\AXIAL CODE\\Q14- Receiving Information about events\FRIENDS AND WORD OF MOUTH</w:t>
            </w:r>
          </w:p>
        </w:tc>
      </w:tr>
      <w:tr w:rsidRPr="00CC0718" w:rsidR="00C71DC8" w:rsidTr="3A33D0EC" w14:paraId="683C97C9" w14:textId="77777777">
        <w:trPr>
          <w:trHeight w:val="459" w:hRule="exact"/>
        </w:trPr>
        <w:tc>
          <w:tcPr>
            <w:tcW w:w="1805" w:type="dxa"/>
            <w:shd w:val="clear" w:color="auto" w:fill="FFFFFF" w:themeFill="background1"/>
            <w:tcMar/>
          </w:tcPr>
          <w:p w:rsidRPr="00CC0718" w:rsidR="00C71DC8" w:rsidP="00244814" w:rsidRDefault="00C71DC8" w14:paraId="1947D950" w14:textId="77777777">
            <w:pPr>
              <w:rPr>
                <w:b/>
                <w:color w:val="5C83B4"/>
                <w:spacing w:val="-2"/>
                <w:sz w:val="24"/>
              </w:rPr>
            </w:pPr>
            <w:r w:rsidRPr="00CC0718">
              <w:rPr>
                <w:b/>
                <w:color w:val="5C83B4"/>
                <w:spacing w:val="-2"/>
                <w:sz w:val="24"/>
              </w:rPr>
              <w:t>Classification:</w:t>
            </w:r>
          </w:p>
        </w:tc>
        <w:tc>
          <w:tcPr>
            <w:tcW w:w="8912" w:type="dxa"/>
            <w:gridSpan w:val="7"/>
            <w:vMerge/>
            <w:tcMar/>
          </w:tcPr>
          <w:p w:rsidRPr="00CC0718" w:rsidR="00C71DC8" w:rsidP="00244814" w:rsidRDefault="00C71DC8" w14:paraId="7468817D" w14:textId="77777777"/>
        </w:tc>
      </w:tr>
      <w:tr w:rsidRPr="00CC0718" w:rsidR="00C71DC8" w:rsidTr="3A33D0EC" w14:paraId="37B66C70" w14:textId="77777777">
        <w:trPr>
          <w:trHeight w:val="444" w:hRule="exact"/>
        </w:trPr>
        <w:tc>
          <w:tcPr>
            <w:tcW w:w="1805" w:type="dxa"/>
            <w:shd w:val="clear" w:color="auto" w:fill="FFFFFF" w:themeFill="background1"/>
            <w:tcMar/>
          </w:tcPr>
          <w:p w:rsidRPr="00CC0718" w:rsidR="00C71DC8" w:rsidP="00244814" w:rsidRDefault="00C71DC8" w14:paraId="7797F220" w14:textId="77777777">
            <w:pPr>
              <w:rPr>
                <w:b/>
                <w:color w:val="5C83B4"/>
                <w:spacing w:val="-2"/>
                <w:sz w:val="24"/>
              </w:rPr>
            </w:pPr>
            <w:r w:rsidRPr="00CC0718">
              <w:rPr>
                <w:b/>
                <w:color w:val="5C83B4"/>
                <w:spacing w:val="-2"/>
                <w:sz w:val="24"/>
              </w:rPr>
              <w:t>Aggregated:</w:t>
            </w:r>
          </w:p>
        </w:tc>
        <w:tc>
          <w:tcPr>
            <w:tcW w:w="8912" w:type="dxa"/>
            <w:gridSpan w:val="7"/>
            <w:shd w:val="clear" w:color="auto" w:fill="FFFFFF" w:themeFill="background1"/>
            <w:tcMar/>
          </w:tcPr>
          <w:p w:rsidRPr="00CC0718" w:rsidR="00C71DC8" w:rsidP="00244814" w:rsidRDefault="00C71DC8" w14:paraId="1B30BC59" w14:textId="77777777">
            <w:pPr>
              <w:rPr>
                <w:b/>
                <w:color w:val="5C83B4"/>
                <w:spacing w:val="-2"/>
                <w:sz w:val="24"/>
              </w:rPr>
            </w:pPr>
            <w:r w:rsidRPr="00CC0718">
              <w:rPr>
                <w:b/>
                <w:color w:val="5C83B4"/>
                <w:spacing w:val="-2"/>
                <w:sz w:val="24"/>
              </w:rPr>
              <w:t>Yes</w:t>
            </w:r>
          </w:p>
        </w:tc>
      </w:tr>
      <w:tr w:rsidRPr="00CC0718" w:rsidR="00C71DC8" w:rsidTr="3A33D0EC" w14:paraId="51FEEE88" w14:textId="77777777">
        <w:trPr>
          <w:trHeight w:val="344" w:hRule="exact"/>
        </w:trPr>
        <w:tc>
          <w:tcPr>
            <w:tcW w:w="3381" w:type="dxa"/>
            <w:gridSpan w:val="2"/>
            <w:tcBorders>
              <w:bottom w:val="single" w:color="8FB6EA" w:sz="5" w:space="0"/>
            </w:tcBorders>
            <w:shd w:val="clear" w:color="auto" w:fill="FFFFFF" w:themeFill="background1"/>
            <w:tcMar/>
          </w:tcPr>
          <w:p w:rsidRPr="00CC0718" w:rsidR="00C71DC8" w:rsidP="00244814" w:rsidRDefault="00C71DC8" w14:paraId="6C6AD0D0" w14:textId="77777777">
            <w:pPr>
              <w:rPr>
                <w:color w:val="000000"/>
                <w:spacing w:val="-2"/>
                <w:sz w:val="18"/>
              </w:rPr>
            </w:pPr>
            <w:r w:rsidRPr="00CC0718">
              <w:rPr>
                <w:color w:val="000000"/>
                <w:spacing w:val="-2"/>
                <w:sz w:val="18"/>
              </w:rPr>
              <w:t>Document</w:t>
            </w:r>
          </w:p>
        </w:tc>
        <w:tc>
          <w:tcPr>
            <w:tcW w:w="1132" w:type="dxa"/>
            <w:tcBorders>
              <w:bottom w:val="single" w:color="8FB6EA" w:sz="5" w:space="0"/>
            </w:tcBorders>
            <w:shd w:val="clear" w:color="auto" w:fill="FFFFFF" w:themeFill="background1"/>
            <w:tcMar/>
          </w:tcPr>
          <w:p w:rsidRPr="00CC0718" w:rsidR="00C71DC8" w:rsidP="00244814" w:rsidRDefault="00C71DC8" w14:paraId="58D9AA61" w14:textId="77777777">
            <w:pPr>
              <w:rPr>
                <w:color w:val="000000"/>
                <w:spacing w:val="-2"/>
                <w:sz w:val="18"/>
              </w:rPr>
            </w:pPr>
            <w:r w:rsidRPr="00CC0718">
              <w:rPr>
                <w:color w:val="000000"/>
                <w:spacing w:val="-2"/>
                <w:sz w:val="18"/>
              </w:rPr>
              <w:t>5</w:t>
            </w:r>
          </w:p>
        </w:tc>
        <w:tc>
          <w:tcPr>
            <w:tcW w:w="1576" w:type="dxa"/>
            <w:gridSpan w:val="2"/>
            <w:tcBorders>
              <w:bottom w:val="single" w:color="8FB6EA" w:sz="5" w:space="0"/>
            </w:tcBorders>
            <w:shd w:val="clear" w:color="auto" w:fill="FFFFFF" w:themeFill="background1"/>
            <w:tcMar/>
          </w:tcPr>
          <w:p w:rsidRPr="00CC0718" w:rsidR="00C71DC8" w:rsidP="00244814" w:rsidRDefault="00C71DC8" w14:paraId="316A3DF4" w14:textId="77777777">
            <w:pPr>
              <w:rPr>
                <w:color w:val="000000"/>
                <w:spacing w:val="-2"/>
                <w:sz w:val="18"/>
              </w:rPr>
            </w:pPr>
            <w:r w:rsidRPr="00CC0718">
              <w:rPr>
                <w:color w:val="000000"/>
                <w:spacing w:val="-2"/>
                <w:sz w:val="18"/>
              </w:rPr>
              <w:t>8</w:t>
            </w:r>
          </w:p>
        </w:tc>
        <w:tc>
          <w:tcPr>
            <w:tcW w:w="1362" w:type="dxa"/>
            <w:tcBorders>
              <w:bottom w:val="single" w:color="8FB6EA" w:sz="5" w:space="0"/>
            </w:tcBorders>
            <w:shd w:val="clear" w:color="auto" w:fill="FFFFFF" w:themeFill="background1"/>
            <w:tcMar/>
          </w:tcPr>
          <w:p w:rsidRPr="00CC0718" w:rsidR="00C71DC8" w:rsidP="00244814" w:rsidRDefault="00C71DC8" w14:paraId="53D79700" w14:textId="77777777">
            <w:pPr>
              <w:rPr>
                <w:color w:val="000000"/>
                <w:spacing w:val="-2"/>
                <w:sz w:val="18"/>
              </w:rPr>
            </w:pPr>
            <w:r w:rsidRPr="00CC0718">
              <w:rPr>
                <w:color w:val="000000"/>
                <w:spacing w:val="-2"/>
                <w:sz w:val="18"/>
              </w:rPr>
              <w:t>69</w:t>
            </w:r>
          </w:p>
        </w:tc>
        <w:tc>
          <w:tcPr>
            <w:tcW w:w="1690" w:type="dxa"/>
            <w:tcBorders>
              <w:bottom w:val="single" w:color="8FB6EA" w:sz="5" w:space="0"/>
            </w:tcBorders>
            <w:shd w:val="clear" w:color="auto" w:fill="FFFFFF" w:themeFill="background1"/>
            <w:tcMar/>
          </w:tcPr>
          <w:p w:rsidRPr="00CC0718" w:rsidR="00C71DC8" w:rsidP="00244814" w:rsidRDefault="00C71DC8" w14:paraId="10C8C148" w14:textId="77777777">
            <w:pPr>
              <w:rPr>
                <w:color w:val="000000"/>
                <w:spacing w:val="-2"/>
                <w:sz w:val="18"/>
              </w:rPr>
            </w:pPr>
            <w:r w:rsidRPr="00CC0718">
              <w:rPr>
                <w:color w:val="000000"/>
                <w:spacing w:val="-2"/>
                <w:sz w:val="18"/>
              </w:rPr>
              <w:t>8</w:t>
            </w:r>
          </w:p>
        </w:tc>
        <w:tc>
          <w:tcPr>
            <w:tcW w:w="1576" w:type="dxa"/>
            <w:tcBorders>
              <w:bottom w:val="single" w:color="8FB6EA" w:sz="5" w:space="0"/>
            </w:tcBorders>
            <w:shd w:val="clear" w:color="auto" w:fill="FFFFFF" w:themeFill="background1"/>
            <w:tcMar/>
          </w:tcPr>
          <w:p w:rsidRPr="00CC0718" w:rsidR="00C71DC8" w:rsidP="00244814" w:rsidRDefault="00C71DC8" w14:paraId="00AB9850" w14:textId="77777777">
            <w:pPr>
              <w:rPr>
                <w:color w:val="000000"/>
                <w:spacing w:val="-2"/>
                <w:sz w:val="18"/>
              </w:rPr>
            </w:pPr>
          </w:p>
        </w:tc>
      </w:tr>
      <w:tr w:rsidRPr="00CC0718" w:rsidR="00C71DC8" w:rsidTr="3A33D0EC" w14:paraId="0F9E25F2" w14:textId="77777777">
        <w:trPr>
          <w:trHeight w:val="444" w:hRule="exact"/>
        </w:trPr>
        <w:tc>
          <w:tcPr>
            <w:tcW w:w="10717" w:type="dxa"/>
            <w:gridSpan w:val="8"/>
            <w:tcBorders>
              <w:top w:val="single" w:color="8FB6EA" w:sz="5" w:space="0"/>
            </w:tcBorders>
            <w:tcMar/>
          </w:tcPr>
          <w:p w:rsidRPr="00CC0718" w:rsidR="00C71DC8" w:rsidP="00244814" w:rsidRDefault="00C71DC8" w14:paraId="3C11BD76" w14:textId="77777777"/>
        </w:tc>
      </w:tr>
      <w:tr w:rsidRPr="00CC0718" w:rsidR="00C71DC8" w:rsidTr="3A33D0EC" w14:paraId="61984427" w14:textId="77777777">
        <w:trPr>
          <w:trHeight w:val="602" w:hRule="exact"/>
        </w:trPr>
        <w:tc>
          <w:tcPr>
            <w:tcW w:w="10717" w:type="dxa"/>
            <w:gridSpan w:val="8"/>
            <w:shd w:val="clear" w:color="auto" w:fill="FFFFFF" w:themeFill="background1"/>
            <w:tcMar/>
          </w:tcPr>
          <w:p w:rsidRPr="00CC0718" w:rsidR="00C71DC8" w:rsidP="00244814" w:rsidRDefault="00C71DC8" w14:paraId="412272BB" w14:textId="77777777">
            <w:pPr>
              <w:rPr>
                <w:b/>
                <w:color w:val="5C83B4"/>
                <w:spacing w:val="-2"/>
                <w:sz w:val="24"/>
              </w:rPr>
            </w:pPr>
          </w:p>
        </w:tc>
      </w:tr>
      <w:tr w:rsidRPr="00CC0718" w:rsidR="00C71DC8" w:rsidTr="3A33D0EC" w14:paraId="569FDD42" w14:textId="77777777">
        <w:trPr>
          <w:trHeight w:val="458" w:hRule="exact"/>
        </w:trPr>
        <w:tc>
          <w:tcPr>
            <w:tcW w:w="1805" w:type="dxa"/>
            <w:shd w:val="clear" w:color="auto" w:fill="FFFFFF" w:themeFill="background1"/>
            <w:tcMar/>
          </w:tcPr>
          <w:p w:rsidRPr="00CC0718" w:rsidR="00C71DC8" w:rsidP="00244814" w:rsidRDefault="00C71DC8" w14:paraId="297B6C4D" w14:textId="77777777">
            <w:pPr>
              <w:rPr>
                <w:b/>
                <w:color w:val="5C83B4"/>
                <w:spacing w:val="-2"/>
                <w:sz w:val="24"/>
              </w:rPr>
            </w:pPr>
            <w:r w:rsidRPr="00CC0718">
              <w:rPr>
                <w:b/>
                <w:color w:val="5C83B4"/>
                <w:spacing w:val="-2"/>
                <w:sz w:val="24"/>
              </w:rPr>
              <w:t>Nickname:</w:t>
            </w:r>
          </w:p>
        </w:tc>
        <w:tc>
          <w:tcPr>
            <w:tcW w:w="8912" w:type="dxa"/>
            <w:gridSpan w:val="7"/>
            <w:vMerge w:val="restart"/>
            <w:shd w:val="clear" w:color="auto" w:fill="FFFFFF" w:themeFill="background1"/>
            <w:tcMar/>
          </w:tcPr>
          <w:p w:rsidRPr="00CC0718" w:rsidR="00C71DC8" w:rsidP="00244814" w:rsidRDefault="00C71DC8" w14:paraId="7EF6A188" w14:textId="77777777">
            <w:pPr>
              <w:rPr>
                <w:b/>
                <w:color w:val="5C83B4"/>
                <w:spacing w:val="-2"/>
                <w:sz w:val="24"/>
              </w:rPr>
            </w:pPr>
            <w:r w:rsidRPr="00CC0718">
              <w:rPr>
                <w:b/>
                <w:color w:val="5C83B4"/>
                <w:spacing w:val="-2"/>
                <w:sz w:val="24"/>
              </w:rPr>
              <w:t>Codes\\AXIAL CODE\\Q14- Receiving Information about events\FRIENDS AND WORD OF MOUTH\Campus group</w:t>
            </w:r>
          </w:p>
        </w:tc>
      </w:tr>
      <w:tr w:rsidRPr="00CC0718" w:rsidR="00C71DC8" w:rsidTr="3A33D0EC" w14:paraId="6AB33AE3" w14:textId="77777777">
        <w:trPr>
          <w:trHeight w:val="444" w:hRule="exact"/>
        </w:trPr>
        <w:tc>
          <w:tcPr>
            <w:tcW w:w="1805" w:type="dxa"/>
            <w:shd w:val="clear" w:color="auto" w:fill="FFFFFF" w:themeFill="background1"/>
            <w:tcMar/>
          </w:tcPr>
          <w:p w:rsidRPr="00CC0718" w:rsidR="00C71DC8" w:rsidP="00244814" w:rsidRDefault="00C71DC8" w14:paraId="4DF81ABF" w14:textId="77777777">
            <w:pPr>
              <w:rPr>
                <w:b/>
                <w:color w:val="5C83B4"/>
                <w:spacing w:val="-2"/>
                <w:sz w:val="24"/>
              </w:rPr>
            </w:pPr>
            <w:r w:rsidRPr="00CC0718">
              <w:rPr>
                <w:b/>
                <w:color w:val="5C83B4"/>
                <w:spacing w:val="-2"/>
                <w:sz w:val="24"/>
              </w:rPr>
              <w:t>Classification:</w:t>
            </w:r>
          </w:p>
        </w:tc>
        <w:tc>
          <w:tcPr>
            <w:tcW w:w="8912" w:type="dxa"/>
            <w:gridSpan w:val="7"/>
            <w:vMerge/>
            <w:tcMar/>
          </w:tcPr>
          <w:p w:rsidRPr="00CC0718" w:rsidR="00C71DC8" w:rsidP="00244814" w:rsidRDefault="00C71DC8" w14:paraId="4226EF32" w14:textId="77777777"/>
        </w:tc>
      </w:tr>
      <w:tr w:rsidRPr="00CC0718" w:rsidR="00C71DC8" w:rsidTr="3A33D0EC" w14:paraId="1E4B45AF" w14:textId="77777777">
        <w:trPr>
          <w:trHeight w:val="459" w:hRule="exact"/>
        </w:trPr>
        <w:tc>
          <w:tcPr>
            <w:tcW w:w="1805" w:type="dxa"/>
            <w:shd w:val="clear" w:color="auto" w:fill="FFFFFF" w:themeFill="background1"/>
            <w:tcMar/>
          </w:tcPr>
          <w:p w:rsidRPr="00CC0718" w:rsidR="00C71DC8" w:rsidP="00244814" w:rsidRDefault="00C71DC8" w14:paraId="78E6FB9D" w14:textId="77777777">
            <w:pPr>
              <w:rPr>
                <w:b/>
                <w:color w:val="5C83B4"/>
                <w:spacing w:val="-2"/>
                <w:sz w:val="24"/>
              </w:rPr>
            </w:pPr>
            <w:r w:rsidRPr="00CC0718">
              <w:rPr>
                <w:b/>
                <w:color w:val="5C83B4"/>
                <w:spacing w:val="-2"/>
                <w:sz w:val="24"/>
              </w:rPr>
              <w:t>Aggregated:</w:t>
            </w:r>
          </w:p>
        </w:tc>
        <w:tc>
          <w:tcPr>
            <w:tcW w:w="8912" w:type="dxa"/>
            <w:gridSpan w:val="7"/>
            <w:shd w:val="clear" w:color="auto" w:fill="FFFFFF" w:themeFill="background1"/>
            <w:tcMar/>
          </w:tcPr>
          <w:p w:rsidRPr="00CC0718" w:rsidR="00C71DC8" w:rsidP="00244814" w:rsidRDefault="00C71DC8" w14:paraId="504FBE7B" w14:textId="77777777">
            <w:pPr>
              <w:rPr>
                <w:b/>
                <w:color w:val="5C83B4"/>
                <w:spacing w:val="-2"/>
                <w:sz w:val="24"/>
              </w:rPr>
            </w:pPr>
            <w:r w:rsidRPr="00CC0718">
              <w:rPr>
                <w:b/>
                <w:color w:val="5C83B4"/>
                <w:spacing w:val="-2"/>
                <w:sz w:val="24"/>
              </w:rPr>
              <w:t>No</w:t>
            </w:r>
          </w:p>
        </w:tc>
      </w:tr>
      <w:tr w:rsidRPr="00CC0718" w:rsidR="00C71DC8" w:rsidTr="3A33D0EC" w14:paraId="331F4379" w14:textId="77777777">
        <w:trPr>
          <w:trHeight w:val="344" w:hRule="exact"/>
        </w:trPr>
        <w:tc>
          <w:tcPr>
            <w:tcW w:w="3381" w:type="dxa"/>
            <w:gridSpan w:val="2"/>
            <w:tcBorders>
              <w:bottom w:val="single" w:color="8FB6EA" w:sz="5" w:space="0"/>
            </w:tcBorders>
            <w:shd w:val="clear" w:color="auto" w:fill="FFFFFF" w:themeFill="background1"/>
            <w:tcMar/>
          </w:tcPr>
          <w:p w:rsidRPr="00CC0718" w:rsidR="00C71DC8" w:rsidP="00244814" w:rsidRDefault="00C71DC8" w14:paraId="48BD0B9D" w14:textId="77777777">
            <w:pPr>
              <w:rPr>
                <w:color w:val="000000"/>
                <w:spacing w:val="-2"/>
                <w:sz w:val="18"/>
              </w:rPr>
            </w:pPr>
            <w:r w:rsidRPr="00CC0718">
              <w:rPr>
                <w:color w:val="000000"/>
                <w:spacing w:val="-2"/>
                <w:sz w:val="18"/>
              </w:rPr>
              <w:t>Document</w:t>
            </w:r>
          </w:p>
        </w:tc>
        <w:tc>
          <w:tcPr>
            <w:tcW w:w="1132" w:type="dxa"/>
            <w:tcBorders>
              <w:bottom w:val="single" w:color="8FB6EA" w:sz="5" w:space="0"/>
            </w:tcBorders>
            <w:shd w:val="clear" w:color="auto" w:fill="FFFFFF" w:themeFill="background1"/>
            <w:tcMar/>
          </w:tcPr>
          <w:p w:rsidRPr="00CC0718" w:rsidR="00C71DC8" w:rsidP="00244814" w:rsidRDefault="00C71DC8" w14:paraId="177352FD" w14:textId="77777777">
            <w:pPr>
              <w:rPr>
                <w:color w:val="000000"/>
                <w:spacing w:val="-2"/>
                <w:sz w:val="18"/>
              </w:rPr>
            </w:pPr>
            <w:r w:rsidRPr="00CC0718">
              <w:rPr>
                <w:color w:val="000000"/>
                <w:spacing w:val="-2"/>
                <w:sz w:val="18"/>
              </w:rPr>
              <w:t>1</w:t>
            </w:r>
          </w:p>
        </w:tc>
        <w:tc>
          <w:tcPr>
            <w:tcW w:w="1576" w:type="dxa"/>
            <w:gridSpan w:val="2"/>
            <w:tcBorders>
              <w:bottom w:val="single" w:color="8FB6EA" w:sz="5" w:space="0"/>
            </w:tcBorders>
            <w:shd w:val="clear" w:color="auto" w:fill="FFFFFF" w:themeFill="background1"/>
            <w:tcMar/>
          </w:tcPr>
          <w:p w:rsidRPr="00CC0718" w:rsidR="00C71DC8" w:rsidP="00244814" w:rsidRDefault="00C71DC8" w14:paraId="3E437C4B" w14:textId="77777777">
            <w:pPr>
              <w:rPr>
                <w:color w:val="000000"/>
                <w:spacing w:val="-2"/>
                <w:sz w:val="18"/>
              </w:rPr>
            </w:pPr>
            <w:r w:rsidRPr="00CC0718">
              <w:rPr>
                <w:color w:val="000000"/>
                <w:spacing w:val="-2"/>
                <w:sz w:val="18"/>
              </w:rPr>
              <w:t>1</w:t>
            </w:r>
          </w:p>
        </w:tc>
        <w:tc>
          <w:tcPr>
            <w:tcW w:w="1362" w:type="dxa"/>
            <w:tcBorders>
              <w:bottom w:val="single" w:color="8FB6EA" w:sz="5" w:space="0"/>
            </w:tcBorders>
            <w:shd w:val="clear" w:color="auto" w:fill="FFFFFF" w:themeFill="background1"/>
            <w:tcMar/>
          </w:tcPr>
          <w:p w:rsidRPr="00CC0718" w:rsidR="00C71DC8" w:rsidP="00244814" w:rsidRDefault="00C71DC8" w14:paraId="3E040E8E" w14:textId="77777777">
            <w:pPr>
              <w:rPr>
                <w:color w:val="000000"/>
                <w:spacing w:val="-2"/>
                <w:sz w:val="18"/>
              </w:rPr>
            </w:pPr>
            <w:r w:rsidRPr="00CC0718">
              <w:rPr>
                <w:color w:val="000000"/>
                <w:spacing w:val="-2"/>
                <w:sz w:val="18"/>
              </w:rPr>
              <w:t>7</w:t>
            </w:r>
          </w:p>
        </w:tc>
        <w:tc>
          <w:tcPr>
            <w:tcW w:w="1690" w:type="dxa"/>
            <w:tcBorders>
              <w:bottom w:val="single" w:color="8FB6EA" w:sz="5" w:space="0"/>
            </w:tcBorders>
            <w:shd w:val="clear" w:color="auto" w:fill="FFFFFF" w:themeFill="background1"/>
            <w:tcMar/>
          </w:tcPr>
          <w:p w:rsidRPr="00CC0718" w:rsidR="00C71DC8" w:rsidP="00244814" w:rsidRDefault="00C71DC8" w14:paraId="3CAF381A" w14:textId="77777777">
            <w:pPr>
              <w:rPr>
                <w:color w:val="000000"/>
                <w:spacing w:val="-2"/>
                <w:sz w:val="18"/>
              </w:rPr>
            </w:pPr>
            <w:r w:rsidRPr="00CC0718">
              <w:rPr>
                <w:color w:val="000000"/>
                <w:spacing w:val="-2"/>
                <w:sz w:val="18"/>
              </w:rPr>
              <w:t>1</w:t>
            </w:r>
          </w:p>
        </w:tc>
        <w:tc>
          <w:tcPr>
            <w:tcW w:w="1576" w:type="dxa"/>
            <w:tcBorders>
              <w:bottom w:val="single" w:color="8FB6EA" w:sz="5" w:space="0"/>
            </w:tcBorders>
            <w:shd w:val="clear" w:color="auto" w:fill="FFFFFF" w:themeFill="background1"/>
            <w:tcMar/>
          </w:tcPr>
          <w:p w:rsidRPr="00CC0718" w:rsidR="00C71DC8" w:rsidP="00244814" w:rsidRDefault="00C71DC8" w14:paraId="2908011B" w14:textId="77777777">
            <w:pPr>
              <w:rPr>
                <w:color w:val="000000"/>
                <w:spacing w:val="-2"/>
                <w:sz w:val="18"/>
              </w:rPr>
            </w:pPr>
          </w:p>
        </w:tc>
      </w:tr>
      <w:tr w:rsidRPr="00CC0718" w:rsidR="00C71DC8" w:rsidTr="3A33D0EC" w14:paraId="4274FC02" w14:textId="77777777">
        <w:trPr>
          <w:trHeight w:val="444" w:hRule="exact"/>
        </w:trPr>
        <w:tc>
          <w:tcPr>
            <w:tcW w:w="10717" w:type="dxa"/>
            <w:gridSpan w:val="8"/>
            <w:tcBorders>
              <w:top w:val="single" w:color="8FB6EA" w:sz="5" w:space="0"/>
            </w:tcBorders>
            <w:tcMar/>
          </w:tcPr>
          <w:p w:rsidRPr="00CC0718" w:rsidR="00C71DC8" w:rsidP="00244814" w:rsidRDefault="00C71DC8" w14:paraId="516C4A8E" w14:textId="77777777"/>
        </w:tc>
      </w:tr>
      <w:tr w:rsidRPr="00CC0718" w:rsidR="00C71DC8" w:rsidTr="3A33D0EC" w14:paraId="7153C347" w14:textId="77777777">
        <w:trPr>
          <w:trHeight w:val="602" w:hRule="exact"/>
        </w:trPr>
        <w:tc>
          <w:tcPr>
            <w:tcW w:w="10717" w:type="dxa"/>
            <w:gridSpan w:val="8"/>
            <w:shd w:val="clear" w:color="auto" w:fill="FFFFFF" w:themeFill="background1"/>
            <w:tcMar/>
          </w:tcPr>
          <w:p w:rsidRPr="00CC0718" w:rsidR="00C71DC8" w:rsidP="00244814" w:rsidRDefault="00C71DC8" w14:paraId="1CF4AB13" w14:textId="77777777">
            <w:pPr>
              <w:rPr>
                <w:b/>
                <w:color w:val="5C83B4"/>
                <w:spacing w:val="-2"/>
                <w:sz w:val="24"/>
              </w:rPr>
            </w:pPr>
          </w:p>
        </w:tc>
      </w:tr>
      <w:tr w:rsidRPr="00CC0718" w:rsidR="00C71DC8" w:rsidTr="3A33D0EC" w14:paraId="53C12D0C" w14:textId="77777777">
        <w:trPr>
          <w:trHeight w:val="458" w:hRule="exact"/>
        </w:trPr>
        <w:tc>
          <w:tcPr>
            <w:tcW w:w="1805" w:type="dxa"/>
            <w:shd w:val="clear" w:color="auto" w:fill="FFFFFF" w:themeFill="background1"/>
            <w:tcMar/>
          </w:tcPr>
          <w:p w:rsidRPr="00CC0718" w:rsidR="00C71DC8" w:rsidP="00244814" w:rsidRDefault="00C71DC8" w14:paraId="357770A8" w14:textId="77777777">
            <w:pPr>
              <w:rPr>
                <w:b/>
                <w:color w:val="5C83B4"/>
                <w:spacing w:val="-2"/>
                <w:sz w:val="24"/>
              </w:rPr>
            </w:pPr>
            <w:r w:rsidRPr="00CC0718">
              <w:rPr>
                <w:b/>
                <w:color w:val="5C83B4"/>
                <w:spacing w:val="-2"/>
                <w:sz w:val="24"/>
              </w:rPr>
              <w:lastRenderedPageBreak/>
              <w:t>Nickname:</w:t>
            </w:r>
          </w:p>
        </w:tc>
        <w:tc>
          <w:tcPr>
            <w:tcW w:w="8912" w:type="dxa"/>
            <w:gridSpan w:val="7"/>
            <w:vMerge w:val="restart"/>
            <w:shd w:val="clear" w:color="auto" w:fill="FFFFFF" w:themeFill="background1"/>
            <w:tcMar/>
          </w:tcPr>
          <w:p w:rsidRPr="00CC0718" w:rsidR="00C71DC8" w:rsidP="00244814" w:rsidRDefault="00C71DC8" w14:paraId="4229AC3B" w14:textId="77777777">
            <w:pPr>
              <w:rPr>
                <w:b/>
                <w:color w:val="5C83B4"/>
                <w:spacing w:val="-2"/>
                <w:sz w:val="24"/>
              </w:rPr>
            </w:pPr>
            <w:r w:rsidRPr="00CC0718">
              <w:rPr>
                <w:b/>
                <w:color w:val="5C83B4"/>
                <w:spacing w:val="-2"/>
                <w:sz w:val="24"/>
              </w:rPr>
              <w:t>Codes\\AXIAL CODE\\Q14- Receiving Information about events\FRIENDS AND WORD OF MOUTH\Peer-to-Peer Promotion</w:t>
            </w:r>
          </w:p>
        </w:tc>
      </w:tr>
      <w:tr w:rsidRPr="00CC0718" w:rsidR="00C71DC8" w:rsidTr="3A33D0EC" w14:paraId="731EDD5B" w14:textId="77777777">
        <w:trPr>
          <w:trHeight w:val="444" w:hRule="exact"/>
        </w:trPr>
        <w:tc>
          <w:tcPr>
            <w:tcW w:w="1805" w:type="dxa"/>
            <w:shd w:val="clear" w:color="auto" w:fill="FFFFFF" w:themeFill="background1"/>
            <w:tcMar/>
          </w:tcPr>
          <w:p w:rsidRPr="00CC0718" w:rsidR="00C71DC8" w:rsidP="00244814" w:rsidRDefault="00C71DC8" w14:paraId="34EA087E" w14:textId="77777777">
            <w:pPr>
              <w:rPr>
                <w:b/>
                <w:color w:val="5C83B4"/>
                <w:spacing w:val="-2"/>
                <w:sz w:val="24"/>
              </w:rPr>
            </w:pPr>
            <w:r w:rsidRPr="00CC0718">
              <w:rPr>
                <w:b/>
                <w:color w:val="5C83B4"/>
                <w:spacing w:val="-2"/>
                <w:sz w:val="24"/>
              </w:rPr>
              <w:t>Classification:</w:t>
            </w:r>
          </w:p>
        </w:tc>
        <w:tc>
          <w:tcPr>
            <w:tcW w:w="8912" w:type="dxa"/>
            <w:gridSpan w:val="7"/>
            <w:vMerge/>
            <w:tcMar/>
          </w:tcPr>
          <w:p w:rsidRPr="00CC0718" w:rsidR="00C71DC8" w:rsidP="00244814" w:rsidRDefault="00C71DC8" w14:paraId="1154892A" w14:textId="77777777"/>
        </w:tc>
      </w:tr>
      <w:tr w:rsidRPr="00CC0718" w:rsidR="00C71DC8" w:rsidTr="3A33D0EC" w14:paraId="2A99139F" w14:textId="77777777">
        <w:trPr>
          <w:trHeight w:val="459" w:hRule="exact"/>
        </w:trPr>
        <w:tc>
          <w:tcPr>
            <w:tcW w:w="1805" w:type="dxa"/>
            <w:shd w:val="clear" w:color="auto" w:fill="FFFFFF" w:themeFill="background1"/>
            <w:tcMar/>
          </w:tcPr>
          <w:p w:rsidRPr="00CC0718" w:rsidR="00C71DC8" w:rsidP="00244814" w:rsidRDefault="00C71DC8" w14:paraId="021EE8BE" w14:textId="77777777">
            <w:pPr>
              <w:rPr>
                <w:b/>
                <w:color w:val="5C83B4"/>
                <w:spacing w:val="-2"/>
                <w:sz w:val="24"/>
              </w:rPr>
            </w:pPr>
            <w:r w:rsidRPr="00CC0718">
              <w:rPr>
                <w:b/>
                <w:color w:val="5C83B4"/>
                <w:spacing w:val="-2"/>
                <w:sz w:val="24"/>
              </w:rPr>
              <w:t>Aggregated:</w:t>
            </w:r>
          </w:p>
        </w:tc>
        <w:tc>
          <w:tcPr>
            <w:tcW w:w="8912" w:type="dxa"/>
            <w:gridSpan w:val="7"/>
            <w:shd w:val="clear" w:color="auto" w:fill="FFFFFF" w:themeFill="background1"/>
            <w:tcMar/>
          </w:tcPr>
          <w:p w:rsidRPr="00CC0718" w:rsidR="00C71DC8" w:rsidP="00244814" w:rsidRDefault="00C71DC8" w14:paraId="76D37E16" w14:textId="77777777">
            <w:pPr>
              <w:rPr>
                <w:b/>
                <w:color w:val="5C83B4"/>
                <w:spacing w:val="-2"/>
                <w:sz w:val="24"/>
              </w:rPr>
            </w:pPr>
            <w:r w:rsidRPr="00CC0718">
              <w:rPr>
                <w:b/>
                <w:color w:val="5C83B4"/>
                <w:spacing w:val="-2"/>
                <w:sz w:val="24"/>
              </w:rPr>
              <w:t>No</w:t>
            </w:r>
          </w:p>
        </w:tc>
      </w:tr>
      <w:tr w:rsidRPr="00CC0718" w:rsidR="00C71DC8" w:rsidTr="3A33D0EC" w14:paraId="61167E2E" w14:textId="77777777">
        <w:trPr>
          <w:trHeight w:val="329" w:hRule="exact"/>
        </w:trPr>
        <w:tc>
          <w:tcPr>
            <w:tcW w:w="3381" w:type="dxa"/>
            <w:gridSpan w:val="2"/>
            <w:tcBorders>
              <w:bottom w:val="single" w:color="8FB6EA" w:sz="5" w:space="0"/>
            </w:tcBorders>
            <w:shd w:val="clear" w:color="auto" w:fill="FFFFFF" w:themeFill="background1"/>
            <w:tcMar/>
          </w:tcPr>
          <w:p w:rsidRPr="00CC0718" w:rsidR="00C71DC8" w:rsidP="00244814" w:rsidRDefault="00C71DC8" w14:paraId="4D928E4E" w14:textId="77777777">
            <w:pPr>
              <w:rPr>
                <w:color w:val="000000"/>
                <w:spacing w:val="-2"/>
                <w:sz w:val="18"/>
              </w:rPr>
            </w:pPr>
            <w:r w:rsidRPr="00CC0718">
              <w:rPr>
                <w:color w:val="000000"/>
                <w:spacing w:val="-2"/>
                <w:sz w:val="18"/>
              </w:rPr>
              <w:t>Document</w:t>
            </w:r>
          </w:p>
        </w:tc>
        <w:tc>
          <w:tcPr>
            <w:tcW w:w="1132" w:type="dxa"/>
            <w:tcBorders>
              <w:bottom w:val="single" w:color="8FB6EA" w:sz="5" w:space="0"/>
            </w:tcBorders>
            <w:shd w:val="clear" w:color="auto" w:fill="FFFFFF" w:themeFill="background1"/>
            <w:tcMar/>
          </w:tcPr>
          <w:p w:rsidRPr="00CC0718" w:rsidR="00C71DC8" w:rsidP="00244814" w:rsidRDefault="00C71DC8" w14:paraId="0A6A347C" w14:textId="77777777">
            <w:pPr>
              <w:rPr>
                <w:color w:val="000000"/>
                <w:spacing w:val="-2"/>
                <w:sz w:val="18"/>
              </w:rPr>
            </w:pPr>
            <w:r w:rsidRPr="00CC0718">
              <w:rPr>
                <w:color w:val="000000"/>
                <w:spacing w:val="-2"/>
                <w:sz w:val="18"/>
              </w:rPr>
              <w:t>2</w:t>
            </w:r>
          </w:p>
        </w:tc>
        <w:tc>
          <w:tcPr>
            <w:tcW w:w="1576" w:type="dxa"/>
            <w:gridSpan w:val="2"/>
            <w:tcBorders>
              <w:bottom w:val="single" w:color="8FB6EA" w:sz="5" w:space="0"/>
            </w:tcBorders>
            <w:shd w:val="clear" w:color="auto" w:fill="FFFFFF" w:themeFill="background1"/>
            <w:tcMar/>
          </w:tcPr>
          <w:p w:rsidRPr="00CC0718" w:rsidR="00C71DC8" w:rsidP="00244814" w:rsidRDefault="00C71DC8" w14:paraId="276C2CF9" w14:textId="77777777">
            <w:pPr>
              <w:rPr>
                <w:color w:val="000000"/>
                <w:spacing w:val="-2"/>
                <w:sz w:val="18"/>
              </w:rPr>
            </w:pPr>
            <w:r w:rsidRPr="00CC0718">
              <w:rPr>
                <w:color w:val="000000"/>
                <w:spacing w:val="-2"/>
                <w:sz w:val="18"/>
              </w:rPr>
              <w:t>5</w:t>
            </w:r>
          </w:p>
        </w:tc>
        <w:tc>
          <w:tcPr>
            <w:tcW w:w="1362" w:type="dxa"/>
            <w:tcBorders>
              <w:bottom w:val="single" w:color="8FB6EA" w:sz="5" w:space="0"/>
            </w:tcBorders>
            <w:shd w:val="clear" w:color="auto" w:fill="FFFFFF" w:themeFill="background1"/>
            <w:tcMar/>
          </w:tcPr>
          <w:p w:rsidRPr="00CC0718" w:rsidR="00C71DC8" w:rsidP="00244814" w:rsidRDefault="00C71DC8" w14:paraId="7C062192" w14:textId="77777777">
            <w:pPr>
              <w:rPr>
                <w:color w:val="000000"/>
                <w:spacing w:val="-2"/>
                <w:sz w:val="18"/>
              </w:rPr>
            </w:pPr>
            <w:r w:rsidRPr="00CC0718">
              <w:rPr>
                <w:color w:val="000000"/>
                <w:spacing w:val="-2"/>
                <w:sz w:val="18"/>
              </w:rPr>
              <w:t>49</w:t>
            </w:r>
          </w:p>
        </w:tc>
        <w:tc>
          <w:tcPr>
            <w:tcW w:w="1690" w:type="dxa"/>
            <w:tcBorders>
              <w:bottom w:val="single" w:color="8FB6EA" w:sz="5" w:space="0"/>
            </w:tcBorders>
            <w:shd w:val="clear" w:color="auto" w:fill="FFFFFF" w:themeFill="background1"/>
            <w:tcMar/>
          </w:tcPr>
          <w:p w:rsidRPr="00CC0718" w:rsidR="00C71DC8" w:rsidP="00244814" w:rsidRDefault="00C71DC8" w14:paraId="1242EB6F" w14:textId="77777777">
            <w:pPr>
              <w:rPr>
                <w:color w:val="000000"/>
                <w:spacing w:val="-2"/>
                <w:sz w:val="18"/>
              </w:rPr>
            </w:pPr>
            <w:r w:rsidRPr="00CC0718">
              <w:rPr>
                <w:color w:val="000000"/>
                <w:spacing w:val="-2"/>
                <w:sz w:val="18"/>
              </w:rPr>
              <w:t>5</w:t>
            </w:r>
          </w:p>
        </w:tc>
        <w:tc>
          <w:tcPr>
            <w:tcW w:w="1576" w:type="dxa"/>
            <w:tcBorders>
              <w:bottom w:val="single" w:color="8FB6EA" w:sz="5" w:space="0"/>
            </w:tcBorders>
            <w:shd w:val="clear" w:color="auto" w:fill="FFFFFF" w:themeFill="background1"/>
            <w:tcMar/>
          </w:tcPr>
          <w:p w:rsidRPr="00CC0718" w:rsidR="00C71DC8" w:rsidP="00244814" w:rsidRDefault="00C71DC8" w14:paraId="2C4EAB83" w14:textId="77777777">
            <w:pPr>
              <w:rPr>
                <w:color w:val="000000"/>
                <w:spacing w:val="-2"/>
                <w:sz w:val="18"/>
              </w:rPr>
            </w:pPr>
          </w:p>
        </w:tc>
      </w:tr>
      <w:tr w:rsidRPr="00CC0718" w:rsidR="00C71DC8" w:rsidTr="3A33D0EC" w14:paraId="38F71276" w14:textId="77777777">
        <w:trPr>
          <w:trHeight w:val="459" w:hRule="exact"/>
        </w:trPr>
        <w:tc>
          <w:tcPr>
            <w:tcW w:w="10717" w:type="dxa"/>
            <w:gridSpan w:val="8"/>
            <w:tcBorders>
              <w:top w:val="single" w:color="8FB6EA" w:sz="5" w:space="0"/>
            </w:tcBorders>
            <w:tcMar/>
          </w:tcPr>
          <w:p w:rsidRPr="00CC0718" w:rsidR="00C71DC8" w:rsidP="00244814" w:rsidRDefault="00C71DC8" w14:paraId="36F39064" w14:textId="77777777"/>
        </w:tc>
      </w:tr>
      <w:tr w:rsidRPr="00CC0718" w:rsidR="00C71DC8" w:rsidTr="3A33D0EC" w14:paraId="0DCD7A65" w14:textId="77777777">
        <w:trPr>
          <w:trHeight w:val="329" w:hRule="exact"/>
        </w:trPr>
        <w:tc>
          <w:tcPr>
            <w:tcW w:w="10717" w:type="dxa"/>
            <w:gridSpan w:val="8"/>
            <w:shd w:val="clear" w:color="auto" w:fill="FFFFFF" w:themeFill="background1"/>
            <w:tcMar/>
          </w:tcPr>
          <w:p w:rsidRPr="00CC0718" w:rsidR="00C71DC8" w:rsidP="00244814" w:rsidRDefault="00C71DC8" w14:paraId="798C134D" w14:textId="77777777">
            <w:pPr>
              <w:rPr>
                <w:b/>
                <w:color w:val="5C83B4"/>
                <w:spacing w:val="-2"/>
                <w:sz w:val="24"/>
              </w:rPr>
            </w:pPr>
          </w:p>
        </w:tc>
      </w:tr>
      <w:tr w:rsidRPr="00CC0718" w:rsidR="00C71DC8" w:rsidTr="3A33D0EC" w14:paraId="155D226C" w14:textId="77777777">
        <w:trPr>
          <w:trHeight w:val="459" w:hRule="exact"/>
        </w:trPr>
        <w:tc>
          <w:tcPr>
            <w:tcW w:w="1805" w:type="dxa"/>
            <w:shd w:val="clear" w:color="auto" w:fill="FFFFFF" w:themeFill="background1"/>
            <w:tcMar/>
          </w:tcPr>
          <w:p w:rsidRPr="00CC0718" w:rsidR="00C71DC8" w:rsidP="00244814" w:rsidRDefault="00C71DC8" w14:paraId="1EDD2D1D" w14:textId="77777777">
            <w:pPr>
              <w:rPr>
                <w:b/>
                <w:color w:val="5C83B4"/>
                <w:spacing w:val="-2"/>
                <w:sz w:val="24"/>
              </w:rPr>
            </w:pPr>
            <w:r w:rsidRPr="00CC0718">
              <w:rPr>
                <w:b/>
                <w:color w:val="5C83B4"/>
                <w:spacing w:val="-2"/>
                <w:sz w:val="24"/>
              </w:rPr>
              <w:t>Nickname:</w:t>
            </w:r>
          </w:p>
        </w:tc>
        <w:tc>
          <w:tcPr>
            <w:tcW w:w="8912" w:type="dxa"/>
            <w:gridSpan w:val="7"/>
            <w:vMerge w:val="restart"/>
            <w:shd w:val="clear" w:color="auto" w:fill="FFFFFF" w:themeFill="background1"/>
            <w:tcMar/>
          </w:tcPr>
          <w:p w:rsidRPr="00CC0718" w:rsidR="00C71DC8" w:rsidP="00244814" w:rsidRDefault="00C71DC8" w14:paraId="261882C2" w14:textId="77777777">
            <w:pPr>
              <w:rPr>
                <w:b/>
                <w:color w:val="5C83B4"/>
                <w:spacing w:val="-2"/>
                <w:sz w:val="24"/>
              </w:rPr>
            </w:pPr>
            <w:r w:rsidRPr="00CC0718">
              <w:rPr>
                <w:b/>
                <w:color w:val="5C83B4"/>
                <w:spacing w:val="-2"/>
                <w:sz w:val="24"/>
              </w:rPr>
              <w:t>Codes\\AXIAL CODE\\Q14- Receiving Information about events\MY WPI WEBPAGE</w:t>
            </w:r>
          </w:p>
        </w:tc>
      </w:tr>
      <w:tr w:rsidRPr="00CC0718" w:rsidR="00C71DC8" w:rsidTr="3A33D0EC" w14:paraId="3C30F8A4" w14:textId="77777777">
        <w:trPr>
          <w:trHeight w:val="444" w:hRule="exact"/>
        </w:trPr>
        <w:tc>
          <w:tcPr>
            <w:tcW w:w="1805" w:type="dxa"/>
            <w:shd w:val="clear" w:color="auto" w:fill="FFFFFF" w:themeFill="background1"/>
            <w:tcMar/>
          </w:tcPr>
          <w:p w:rsidRPr="00CC0718" w:rsidR="00C71DC8" w:rsidP="00244814" w:rsidRDefault="00C71DC8" w14:paraId="30FE49D3" w14:textId="77777777">
            <w:pPr>
              <w:rPr>
                <w:b/>
                <w:color w:val="5C83B4"/>
                <w:spacing w:val="-2"/>
                <w:sz w:val="24"/>
              </w:rPr>
            </w:pPr>
            <w:r w:rsidRPr="00CC0718">
              <w:rPr>
                <w:b/>
                <w:color w:val="5C83B4"/>
                <w:spacing w:val="-2"/>
                <w:sz w:val="24"/>
              </w:rPr>
              <w:t>Classification:</w:t>
            </w:r>
          </w:p>
        </w:tc>
        <w:tc>
          <w:tcPr>
            <w:tcW w:w="8912" w:type="dxa"/>
            <w:gridSpan w:val="7"/>
            <w:vMerge/>
            <w:tcMar/>
          </w:tcPr>
          <w:p w:rsidRPr="00CC0718" w:rsidR="00C71DC8" w:rsidP="00244814" w:rsidRDefault="00C71DC8" w14:paraId="2662ED29" w14:textId="77777777"/>
        </w:tc>
      </w:tr>
      <w:tr w:rsidRPr="00CC0718" w:rsidR="00C71DC8" w:rsidTr="3A33D0EC" w14:paraId="64EB8E1F" w14:textId="77777777">
        <w:trPr>
          <w:trHeight w:val="459" w:hRule="exact"/>
        </w:trPr>
        <w:tc>
          <w:tcPr>
            <w:tcW w:w="1805" w:type="dxa"/>
            <w:shd w:val="clear" w:color="auto" w:fill="FFFFFF" w:themeFill="background1"/>
            <w:tcMar/>
          </w:tcPr>
          <w:p w:rsidRPr="00CC0718" w:rsidR="00C71DC8" w:rsidP="00244814" w:rsidRDefault="00C71DC8" w14:paraId="3DBF6EA4" w14:textId="77777777">
            <w:pPr>
              <w:rPr>
                <w:b/>
                <w:color w:val="5C83B4"/>
                <w:spacing w:val="-2"/>
                <w:sz w:val="24"/>
              </w:rPr>
            </w:pPr>
            <w:r w:rsidRPr="00CC0718">
              <w:rPr>
                <w:b/>
                <w:color w:val="5C83B4"/>
                <w:spacing w:val="-2"/>
                <w:sz w:val="24"/>
              </w:rPr>
              <w:t>Aggregated:</w:t>
            </w:r>
          </w:p>
        </w:tc>
        <w:tc>
          <w:tcPr>
            <w:tcW w:w="8912" w:type="dxa"/>
            <w:gridSpan w:val="7"/>
            <w:shd w:val="clear" w:color="auto" w:fill="FFFFFF" w:themeFill="background1"/>
            <w:tcMar/>
          </w:tcPr>
          <w:p w:rsidRPr="00CC0718" w:rsidR="00C71DC8" w:rsidP="00244814" w:rsidRDefault="00C71DC8" w14:paraId="740452DB" w14:textId="77777777">
            <w:pPr>
              <w:rPr>
                <w:b/>
                <w:color w:val="5C83B4"/>
                <w:spacing w:val="-2"/>
                <w:sz w:val="24"/>
              </w:rPr>
            </w:pPr>
            <w:r w:rsidRPr="00CC0718">
              <w:rPr>
                <w:b/>
                <w:color w:val="5C83B4"/>
                <w:spacing w:val="-2"/>
                <w:sz w:val="24"/>
              </w:rPr>
              <w:t>Yes</w:t>
            </w:r>
          </w:p>
        </w:tc>
      </w:tr>
      <w:tr w:rsidRPr="00CC0718" w:rsidR="00C71DC8" w:rsidTr="3A33D0EC" w14:paraId="10C4F18E" w14:textId="77777777">
        <w:trPr>
          <w:trHeight w:val="343" w:hRule="exact"/>
        </w:trPr>
        <w:tc>
          <w:tcPr>
            <w:tcW w:w="3381" w:type="dxa"/>
            <w:gridSpan w:val="2"/>
            <w:tcBorders>
              <w:bottom w:val="single" w:color="8FB6EA" w:sz="5" w:space="0"/>
            </w:tcBorders>
            <w:shd w:val="clear" w:color="auto" w:fill="FFFFFF" w:themeFill="background1"/>
            <w:tcMar/>
          </w:tcPr>
          <w:p w:rsidRPr="00CC0718" w:rsidR="00C71DC8" w:rsidP="00244814" w:rsidRDefault="00C71DC8" w14:paraId="3BB83120" w14:textId="77777777">
            <w:pPr>
              <w:rPr>
                <w:color w:val="000000"/>
                <w:spacing w:val="-2"/>
                <w:sz w:val="18"/>
              </w:rPr>
            </w:pPr>
            <w:r w:rsidRPr="00CC0718">
              <w:rPr>
                <w:color w:val="000000"/>
                <w:spacing w:val="-2"/>
                <w:sz w:val="18"/>
              </w:rPr>
              <w:t>Document</w:t>
            </w:r>
          </w:p>
        </w:tc>
        <w:tc>
          <w:tcPr>
            <w:tcW w:w="1132" w:type="dxa"/>
            <w:tcBorders>
              <w:bottom w:val="single" w:color="8FB6EA" w:sz="5" w:space="0"/>
            </w:tcBorders>
            <w:shd w:val="clear" w:color="auto" w:fill="FFFFFF" w:themeFill="background1"/>
            <w:tcMar/>
          </w:tcPr>
          <w:p w:rsidRPr="00CC0718" w:rsidR="00C71DC8" w:rsidP="00244814" w:rsidRDefault="00C71DC8" w14:paraId="244167C0" w14:textId="77777777">
            <w:pPr>
              <w:rPr>
                <w:color w:val="000000"/>
                <w:spacing w:val="-2"/>
                <w:sz w:val="18"/>
              </w:rPr>
            </w:pPr>
            <w:r w:rsidRPr="00CC0718">
              <w:rPr>
                <w:color w:val="000000"/>
                <w:spacing w:val="-2"/>
                <w:sz w:val="18"/>
              </w:rPr>
              <w:t>3</w:t>
            </w:r>
          </w:p>
        </w:tc>
        <w:tc>
          <w:tcPr>
            <w:tcW w:w="1576" w:type="dxa"/>
            <w:gridSpan w:val="2"/>
            <w:tcBorders>
              <w:bottom w:val="single" w:color="8FB6EA" w:sz="5" w:space="0"/>
            </w:tcBorders>
            <w:shd w:val="clear" w:color="auto" w:fill="FFFFFF" w:themeFill="background1"/>
            <w:tcMar/>
          </w:tcPr>
          <w:p w:rsidRPr="00CC0718" w:rsidR="00C71DC8" w:rsidP="00244814" w:rsidRDefault="00C71DC8" w14:paraId="7C360364" w14:textId="77777777">
            <w:pPr>
              <w:rPr>
                <w:color w:val="000000"/>
                <w:spacing w:val="-2"/>
                <w:sz w:val="18"/>
              </w:rPr>
            </w:pPr>
            <w:r w:rsidRPr="00CC0718">
              <w:rPr>
                <w:color w:val="000000"/>
                <w:spacing w:val="-2"/>
                <w:sz w:val="18"/>
              </w:rPr>
              <w:t>4</w:t>
            </w:r>
          </w:p>
        </w:tc>
        <w:tc>
          <w:tcPr>
            <w:tcW w:w="1362" w:type="dxa"/>
            <w:tcBorders>
              <w:bottom w:val="single" w:color="8FB6EA" w:sz="5" w:space="0"/>
            </w:tcBorders>
            <w:shd w:val="clear" w:color="auto" w:fill="FFFFFF" w:themeFill="background1"/>
            <w:tcMar/>
          </w:tcPr>
          <w:p w:rsidRPr="00CC0718" w:rsidR="00C71DC8" w:rsidP="00244814" w:rsidRDefault="00C71DC8" w14:paraId="3F2D20F1" w14:textId="77777777">
            <w:pPr>
              <w:rPr>
                <w:color w:val="000000"/>
                <w:spacing w:val="-2"/>
                <w:sz w:val="18"/>
              </w:rPr>
            </w:pPr>
            <w:r w:rsidRPr="00CC0718">
              <w:rPr>
                <w:color w:val="000000"/>
                <w:spacing w:val="-2"/>
                <w:sz w:val="18"/>
              </w:rPr>
              <w:t>79</w:t>
            </w:r>
          </w:p>
        </w:tc>
        <w:tc>
          <w:tcPr>
            <w:tcW w:w="1690" w:type="dxa"/>
            <w:tcBorders>
              <w:bottom w:val="single" w:color="8FB6EA" w:sz="5" w:space="0"/>
            </w:tcBorders>
            <w:shd w:val="clear" w:color="auto" w:fill="FFFFFF" w:themeFill="background1"/>
            <w:tcMar/>
          </w:tcPr>
          <w:p w:rsidRPr="00CC0718" w:rsidR="00C71DC8" w:rsidP="00244814" w:rsidRDefault="00C71DC8" w14:paraId="4155A2EE" w14:textId="77777777">
            <w:pPr>
              <w:rPr>
                <w:color w:val="000000"/>
                <w:spacing w:val="-2"/>
                <w:sz w:val="18"/>
              </w:rPr>
            </w:pPr>
            <w:r w:rsidRPr="00CC0718">
              <w:rPr>
                <w:color w:val="000000"/>
                <w:spacing w:val="-2"/>
                <w:sz w:val="18"/>
              </w:rPr>
              <w:t>4</w:t>
            </w:r>
          </w:p>
        </w:tc>
        <w:tc>
          <w:tcPr>
            <w:tcW w:w="1576" w:type="dxa"/>
            <w:tcBorders>
              <w:bottom w:val="single" w:color="8FB6EA" w:sz="5" w:space="0"/>
            </w:tcBorders>
            <w:shd w:val="clear" w:color="auto" w:fill="FFFFFF" w:themeFill="background1"/>
            <w:tcMar/>
          </w:tcPr>
          <w:p w:rsidRPr="00CC0718" w:rsidR="00C71DC8" w:rsidP="00244814" w:rsidRDefault="00C71DC8" w14:paraId="0D585516" w14:textId="77777777">
            <w:pPr>
              <w:rPr>
                <w:color w:val="000000"/>
                <w:spacing w:val="-2"/>
                <w:sz w:val="18"/>
              </w:rPr>
            </w:pPr>
          </w:p>
        </w:tc>
      </w:tr>
      <w:tr w:rsidRPr="00CC0718" w:rsidR="00C71DC8" w:rsidTr="3A33D0EC" w14:paraId="625FB229" w14:textId="77777777">
        <w:trPr>
          <w:trHeight w:val="745" w:hRule="exact"/>
        </w:trPr>
        <w:tc>
          <w:tcPr>
            <w:tcW w:w="10717" w:type="dxa"/>
            <w:gridSpan w:val="8"/>
            <w:tcBorders>
              <w:top w:val="single" w:color="8FB6EA" w:sz="5" w:space="0"/>
            </w:tcBorders>
            <w:tcMar/>
          </w:tcPr>
          <w:p w:rsidRPr="00CC0718" w:rsidR="00C71DC8" w:rsidP="00244814" w:rsidRDefault="00C71DC8" w14:paraId="6E738FC7" w14:textId="77777777"/>
        </w:tc>
      </w:tr>
      <w:tr w:rsidRPr="00CC0718" w:rsidR="00C71DC8" w:rsidTr="3A33D0EC" w14:paraId="79A288AA" w14:textId="77777777">
        <w:trPr>
          <w:trHeight w:val="760" w:hRule="exact"/>
        </w:trPr>
        <w:tc>
          <w:tcPr>
            <w:tcW w:w="10717" w:type="dxa"/>
            <w:gridSpan w:val="8"/>
            <w:tcMar/>
          </w:tcPr>
          <w:p w:rsidRPr="00CC0718" w:rsidR="00C71DC8" w:rsidP="00244814" w:rsidRDefault="00C71DC8" w14:paraId="0C42CC41" w14:textId="77777777"/>
        </w:tc>
      </w:tr>
      <w:tr w:rsidRPr="00CC0718" w:rsidR="00C71DC8" w:rsidTr="3A33D0EC" w14:paraId="4FF55908" w14:textId="77777777">
        <w:trPr>
          <w:trHeight w:val="458" w:hRule="exact"/>
        </w:trPr>
        <w:tc>
          <w:tcPr>
            <w:tcW w:w="5359" w:type="dxa"/>
            <w:gridSpan w:val="4"/>
            <w:shd w:val="clear" w:color="auto" w:fill="FFFFFF" w:themeFill="background1"/>
            <w:tcMar/>
          </w:tcPr>
          <w:p w:rsidRPr="00CC0718" w:rsidR="00C71DC8" w:rsidP="00244814" w:rsidRDefault="00C71DC8" w14:paraId="6B61E4A8" w14:textId="77777777">
            <w:pPr>
              <w:jc w:val="right"/>
              <w:rPr>
                <w:color w:val="000066"/>
                <w:spacing w:val="-2"/>
                <w:sz w:val="16"/>
              </w:rPr>
            </w:pPr>
            <w:r w:rsidRPr="00CC0718">
              <w:rPr>
                <w:color w:val="000066"/>
                <w:spacing w:val="-2"/>
                <w:sz w:val="16"/>
              </w:rPr>
              <w:t>Formatted Reports\\Code Summary Formatted Report</w:t>
            </w:r>
          </w:p>
        </w:tc>
        <w:tc>
          <w:tcPr>
            <w:tcW w:w="5358" w:type="dxa"/>
            <w:gridSpan w:val="4"/>
            <w:shd w:val="clear" w:color="auto" w:fill="FFFFFF" w:themeFill="background1"/>
            <w:tcMar/>
          </w:tcPr>
          <w:p w:rsidRPr="00CC0718" w:rsidR="00C71DC8" w:rsidP="00244814" w:rsidRDefault="00C71DC8" w14:paraId="258DE776" w14:textId="77777777">
            <w:pPr>
              <w:jc w:val="right"/>
              <w:rPr>
                <w:color w:val="000066"/>
                <w:spacing w:val="-2"/>
                <w:sz w:val="16"/>
              </w:rPr>
            </w:pPr>
            <w:r w:rsidRPr="00CC0718">
              <w:rPr>
                <w:color w:val="000066"/>
                <w:spacing w:val="-2"/>
                <w:sz w:val="16"/>
              </w:rPr>
              <w:t>Page 24 of 104</w:t>
            </w:r>
          </w:p>
        </w:tc>
      </w:tr>
      <w:tr w:rsidRPr="00CC0718" w:rsidR="00C71DC8" w:rsidTr="3A33D0EC" w14:paraId="5718C5E9" w14:textId="77777777">
        <w:trPr>
          <w:trHeight w:val="445" w:hRule="exact"/>
        </w:trPr>
        <w:tc>
          <w:tcPr>
            <w:tcW w:w="10717" w:type="dxa"/>
            <w:gridSpan w:val="8"/>
            <w:shd w:val="clear" w:color="auto" w:fill="FFFFFF" w:themeFill="background1"/>
            <w:tcMar/>
            <w:vAlign w:val="center"/>
          </w:tcPr>
          <w:p w:rsidRPr="00CC0718" w:rsidR="00C71DC8" w:rsidP="00244814" w:rsidRDefault="00C71DC8" w14:paraId="12656678" w14:textId="77777777">
            <w:pPr>
              <w:jc w:val="right"/>
              <w:rPr>
                <w:color w:val="000066"/>
                <w:spacing w:val="-2"/>
                <w:sz w:val="16"/>
              </w:rPr>
            </w:pPr>
            <w:r w:rsidRPr="00CC0718">
              <w:rPr>
                <w:color w:val="000066"/>
                <w:spacing w:val="-2"/>
                <w:sz w:val="16"/>
              </w:rPr>
              <w:t>11/13/2024 3:39 PM</w:t>
            </w:r>
          </w:p>
        </w:tc>
      </w:tr>
      <w:tr w:rsidRPr="00CC0718" w:rsidR="00C71DC8" w:rsidTr="3A33D0EC" w14:paraId="2C2ACA2E" w14:textId="77777777">
        <w:trPr>
          <w:trHeight w:val="458" w:hRule="exact"/>
        </w:trPr>
        <w:tc>
          <w:tcPr>
            <w:tcW w:w="3381" w:type="dxa"/>
            <w:gridSpan w:val="2"/>
            <w:shd w:val="clear" w:color="auto" w:fill="8FB6EA"/>
            <w:tcMar/>
          </w:tcPr>
          <w:p w:rsidRPr="00CC0718" w:rsidR="00C71DC8" w:rsidP="00244814" w:rsidRDefault="00C71DC8" w14:paraId="6C6D5DF3" w14:textId="77777777">
            <w:pPr>
              <w:rPr>
                <w:b/>
                <w:color w:val="000066"/>
                <w:spacing w:val="-2"/>
                <w:sz w:val="18"/>
              </w:rPr>
            </w:pPr>
            <w:r w:rsidRPr="00CC0718">
              <w:rPr>
                <w:b/>
                <w:color w:val="000066"/>
                <w:spacing w:val="-2"/>
                <w:sz w:val="18"/>
              </w:rPr>
              <w:t>File Type</w:t>
            </w:r>
          </w:p>
        </w:tc>
        <w:tc>
          <w:tcPr>
            <w:tcW w:w="1132" w:type="dxa"/>
            <w:shd w:val="clear" w:color="auto" w:fill="8FB6EA"/>
            <w:tcMar/>
          </w:tcPr>
          <w:p w:rsidRPr="00CC0718" w:rsidR="00C71DC8" w:rsidP="00244814" w:rsidRDefault="00C71DC8" w14:paraId="3ABA191B" w14:textId="77777777">
            <w:pPr>
              <w:rPr>
                <w:b/>
                <w:color w:val="000066"/>
                <w:spacing w:val="-2"/>
                <w:sz w:val="18"/>
              </w:rPr>
            </w:pPr>
            <w:r w:rsidRPr="00CC0718">
              <w:rPr>
                <w:b/>
                <w:color w:val="000066"/>
                <w:spacing w:val="-2"/>
                <w:sz w:val="18"/>
              </w:rPr>
              <w:t>Number of Files</w:t>
            </w:r>
          </w:p>
        </w:tc>
        <w:tc>
          <w:tcPr>
            <w:tcW w:w="1576" w:type="dxa"/>
            <w:gridSpan w:val="2"/>
            <w:shd w:val="clear" w:color="auto" w:fill="8FB6EA"/>
            <w:tcMar/>
          </w:tcPr>
          <w:p w:rsidRPr="00CC0718" w:rsidR="00C71DC8" w:rsidP="00244814" w:rsidRDefault="00C71DC8" w14:paraId="1061F4F5" w14:textId="77777777">
            <w:pPr>
              <w:rPr>
                <w:b/>
                <w:color w:val="000066"/>
                <w:spacing w:val="-2"/>
                <w:sz w:val="18"/>
              </w:rPr>
            </w:pPr>
            <w:r w:rsidRPr="00CC0718">
              <w:rPr>
                <w:b/>
                <w:color w:val="000066"/>
                <w:spacing w:val="-2"/>
                <w:sz w:val="18"/>
              </w:rPr>
              <w:t>Number of Coding References</w:t>
            </w:r>
          </w:p>
        </w:tc>
        <w:tc>
          <w:tcPr>
            <w:tcW w:w="1362" w:type="dxa"/>
            <w:shd w:val="clear" w:color="auto" w:fill="8FB6EA"/>
            <w:tcMar/>
          </w:tcPr>
          <w:p w:rsidRPr="00CC0718" w:rsidR="00C71DC8" w:rsidP="00244814" w:rsidRDefault="00C71DC8" w14:paraId="18FF0DCF" w14:textId="77777777">
            <w:pPr>
              <w:rPr>
                <w:b/>
                <w:color w:val="000066"/>
                <w:spacing w:val="-2"/>
                <w:sz w:val="18"/>
              </w:rPr>
            </w:pPr>
            <w:r w:rsidRPr="00CC0718">
              <w:rPr>
                <w:b/>
                <w:color w:val="000066"/>
                <w:spacing w:val="-2"/>
                <w:sz w:val="18"/>
              </w:rPr>
              <w:t>Number of Words Coded</w:t>
            </w:r>
          </w:p>
        </w:tc>
        <w:tc>
          <w:tcPr>
            <w:tcW w:w="1690" w:type="dxa"/>
            <w:shd w:val="clear" w:color="auto" w:fill="8FB6EA"/>
            <w:tcMar/>
          </w:tcPr>
          <w:p w:rsidRPr="00CC0718" w:rsidR="00C71DC8" w:rsidP="00244814" w:rsidRDefault="00C71DC8" w14:paraId="0BC17786" w14:textId="77777777">
            <w:pPr>
              <w:rPr>
                <w:b/>
                <w:color w:val="000066"/>
                <w:spacing w:val="-2"/>
                <w:sz w:val="18"/>
              </w:rPr>
            </w:pPr>
            <w:r w:rsidRPr="00CC0718">
              <w:rPr>
                <w:b/>
                <w:color w:val="000066"/>
                <w:spacing w:val="-2"/>
                <w:sz w:val="18"/>
              </w:rPr>
              <w:t>Number of Paragraphs Coded</w:t>
            </w:r>
          </w:p>
        </w:tc>
        <w:tc>
          <w:tcPr>
            <w:tcW w:w="1576" w:type="dxa"/>
            <w:shd w:val="clear" w:color="auto" w:fill="8FB6EA"/>
            <w:tcMar/>
          </w:tcPr>
          <w:p w:rsidRPr="00CC0718" w:rsidR="00C71DC8" w:rsidP="00244814" w:rsidRDefault="00C71DC8" w14:paraId="1813016F" w14:textId="77777777">
            <w:pPr>
              <w:rPr>
                <w:b/>
                <w:color w:val="000066"/>
                <w:spacing w:val="-2"/>
                <w:sz w:val="18"/>
              </w:rPr>
            </w:pPr>
            <w:r w:rsidRPr="00CC0718">
              <w:rPr>
                <w:b/>
                <w:color w:val="000066"/>
                <w:spacing w:val="-2"/>
                <w:sz w:val="18"/>
              </w:rPr>
              <w:t>Duration Coded</w:t>
            </w:r>
          </w:p>
        </w:tc>
      </w:tr>
      <w:tr w:rsidRPr="00CC0718" w:rsidR="00C71DC8" w:rsidTr="3A33D0EC" w14:paraId="572056B7" w14:textId="77777777">
        <w:trPr>
          <w:trHeight w:val="344" w:hRule="exact"/>
        </w:trPr>
        <w:tc>
          <w:tcPr>
            <w:tcW w:w="10717" w:type="dxa"/>
            <w:gridSpan w:val="8"/>
            <w:shd w:val="clear" w:color="auto" w:fill="FFFFFF" w:themeFill="background1"/>
            <w:tcMar/>
          </w:tcPr>
          <w:p w:rsidRPr="00CC0718" w:rsidR="00C71DC8" w:rsidP="00244814" w:rsidRDefault="00C71DC8" w14:paraId="009B0BCD" w14:textId="77777777">
            <w:pPr>
              <w:rPr>
                <w:b/>
                <w:color w:val="5C83B4"/>
                <w:spacing w:val="-2"/>
                <w:sz w:val="24"/>
              </w:rPr>
            </w:pPr>
          </w:p>
        </w:tc>
      </w:tr>
      <w:tr w:rsidRPr="00CC0718" w:rsidR="00C71DC8" w:rsidTr="3A33D0EC" w14:paraId="6EE15FCF" w14:textId="77777777">
        <w:trPr>
          <w:trHeight w:val="458" w:hRule="exact"/>
        </w:trPr>
        <w:tc>
          <w:tcPr>
            <w:tcW w:w="1805" w:type="dxa"/>
            <w:shd w:val="clear" w:color="auto" w:fill="FFFFFF" w:themeFill="background1"/>
            <w:tcMar/>
          </w:tcPr>
          <w:p w:rsidRPr="00CC0718" w:rsidR="00C71DC8" w:rsidP="00244814" w:rsidRDefault="00C71DC8" w14:paraId="0EABA0DF" w14:textId="77777777">
            <w:pPr>
              <w:rPr>
                <w:b/>
                <w:color w:val="5C83B4"/>
                <w:spacing w:val="-2"/>
                <w:sz w:val="24"/>
              </w:rPr>
            </w:pPr>
            <w:r w:rsidRPr="00CC0718">
              <w:rPr>
                <w:b/>
                <w:color w:val="5C83B4"/>
                <w:spacing w:val="-2"/>
                <w:sz w:val="24"/>
              </w:rPr>
              <w:t>Nickname:</w:t>
            </w:r>
          </w:p>
        </w:tc>
        <w:tc>
          <w:tcPr>
            <w:tcW w:w="8912" w:type="dxa"/>
            <w:gridSpan w:val="7"/>
            <w:vMerge w:val="restart"/>
            <w:shd w:val="clear" w:color="auto" w:fill="FFFFFF" w:themeFill="background1"/>
            <w:tcMar/>
          </w:tcPr>
          <w:p w:rsidRPr="00CC0718" w:rsidR="00C71DC8" w:rsidP="00244814" w:rsidRDefault="00C71DC8" w14:paraId="694749A6" w14:textId="77777777">
            <w:pPr>
              <w:rPr>
                <w:b/>
                <w:color w:val="5C83B4"/>
                <w:spacing w:val="-2"/>
                <w:sz w:val="24"/>
              </w:rPr>
            </w:pPr>
            <w:r w:rsidRPr="00CC0718">
              <w:rPr>
                <w:b/>
                <w:color w:val="5C83B4"/>
                <w:spacing w:val="-2"/>
                <w:sz w:val="24"/>
              </w:rPr>
              <w:t>Codes\\AXIAL CODE\\Q14- Receiving Information about events\MY WPI WEBPAGE\WPI Website</w:t>
            </w:r>
          </w:p>
        </w:tc>
      </w:tr>
      <w:tr w:rsidRPr="00CC0718" w:rsidR="00C71DC8" w:rsidTr="3A33D0EC" w14:paraId="5F5FF7BA" w14:textId="77777777">
        <w:trPr>
          <w:trHeight w:val="445" w:hRule="exact"/>
        </w:trPr>
        <w:tc>
          <w:tcPr>
            <w:tcW w:w="1805" w:type="dxa"/>
            <w:shd w:val="clear" w:color="auto" w:fill="FFFFFF" w:themeFill="background1"/>
            <w:tcMar/>
          </w:tcPr>
          <w:p w:rsidRPr="00CC0718" w:rsidR="00C71DC8" w:rsidP="00244814" w:rsidRDefault="00C71DC8" w14:paraId="572587BA" w14:textId="77777777">
            <w:pPr>
              <w:rPr>
                <w:b/>
                <w:color w:val="5C83B4"/>
                <w:spacing w:val="-2"/>
                <w:sz w:val="24"/>
              </w:rPr>
            </w:pPr>
            <w:r w:rsidRPr="00CC0718">
              <w:rPr>
                <w:b/>
                <w:color w:val="5C83B4"/>
                <w:spacing w:val="-2"/>
                <w:sz w:val="24"/>
              </w:rPr>
              <w:t>Classification:</w:t>
            </w:r>
          </w:p>
        </w:tc>
        <w:tc>
          <w:tcPr>
            <w:tcW w:w="8912" w:type="dxa"/>
            <w:gridSpan w:val="7"/>
            <w:vMerge/>
            <w:tcMar/>
          </w:tcPr>
          <w:p w:rsidRPr="00CC0718" w:rsidR="00C71DC8" w:rsidP="00244814" w:rsidRDefault="00C71DC8" w14:paraId="55D4CA41" w14:textId="77777777"/>
        </w:tc>
      </w:tr>
      <w:tr w:rsidRPr="00CC0718" w:rsidR="00C71DC8" w:rsidTr="3A33D0EC" w14:paraId="6CB08633" w14:textId="77777777">
        <w:trPr>
          <w:trHeight w:val="444" w:hRule="exact"/>
        </w:trPr>
        <w:tc>
          <w:tcPr>
            <w:tcW w:w="1805" w:type="dxa"/>
            <w:shd w:val="clear" w:color="auto" w:fill="FFFFFF" w:themeFill="background1"/>
            <w:tcMar/>
          </w:tcPr>
          <w:p w:rsidRPr="00CC0718" w:rsidR="00C71DC8" w:rsidP="00244814" w:rsidRDefault="00C71DC8" w14:paraId="7FAF8BC9" w14:textId="77777777">
            <w:pPr>
              <w:rPr>
                <w:b/>
                <w:color w:val="5C83B4"/>
                <w:spacing w:val="-2"/>
                <w:sz w:val="24"/>
              </w:rPr>
            </w:pPr>
            <w:r w:rsidRPr="00CC0718">
              <w:rPr>
                <w:b/>
                <w:color w:val="5C83B4"/>
                <w:spacing w:val="-2"/>
                <w:sz w:val="24"/>
              </w:rPr>
              <w:t>Aggregated:</w:t>
            </w:r>
          </w:p>
        </w:tc>
        <w:tc>
          <w:tcPr>
            <w:tcW w:w="8912" w:type="dxa"/>
            <w:gridSpan w:val="7"/>
            <w:shd w:val="clear" w:color="auto" w:fill="FFFFFF" w:themeFill="background1"/>
            <w:tcMar/>
          </w:tcPr>
          <w:p w:rsidRPr="00CC0718" w:rsidR="00C71DC8" w:rsidP="00244814" w:rsidRDefault="00C71DC8" w14:paraId="0C928978" w14:textId="77777777">
            <w:pPr>
              <w:rPr>
                <w:b/>
                <w:color w:val="5C83B4"/>
                <w:spacing w:val="-2"/>
                <w:sz w:val="24"/>
              </w:rPr>
            </w:pPr>
            <w:r w:rsidRPr="00CC0718">
              <w:rPr>
                <w:b/>
                <w:color w:val="5C83B4"/>
                <w:spacing w:val="-2"/>
                <w:sz w:val="24"/>
              </w:rPr>
              <w:t>Yes</w:t>
            </w:r>
          </w:p>
        </w:tc>
      </w:tr>
      <w:tr w:rsidRPr="00CC0718" w:rsidR="00C71DC8" w:rsidTr="3A33D0EC" w14:paraId="0653222B" w14:textId="77777777">
        <w:trPr>
          <w:trHeight w:val="344" w:hRule="exact"/>
        </w:trPr>
        <w:tc>
          <w:tcPr>
            <w:tcW w:w="3381" w:type="dxa"/>
            <w:gridSpan w:val="2"/>
            <w:tcBorders>
              <w:bottom w:val="single" w:color="8FB6EA" w:sz="5" w:space="0"/>
            </w:tcBorders>
            <w:shd w:val="clear" w:color="auto" w:fill="FFFFFF" w:themeFill="background1"/>
            <w:tcMar/>
          </w:tcPr>
          <w:p w:rsidRPr="00CC0718" w:rsidR="00C71DC8" w:rsidP="00244814" w:rsidRDefault="00C71DC8" w14:paraId="4B1948EA" w14:textId="77777777">
            <w:pPr>
              <w:rPr>
                <w:color w:val="000000"/>
                <w:spacing w:val="-2"/>
                <w:sz w:val="18"/>
              </w:rPr>
            </w:pPr>
            <w:r w:rsidRPr="00CC0718">
              <w:rPr>
                <w:color w:val="000000"/>
                <w:spacing w:val="-2"/>
                <w:sz w:val="18"/>
              </w:rPr>
              <w:t>Document</w:t>
            </w:r>
          </w:p>
        </w:tc>
        <w:tc>
          <w:tcPr>
            <w:tcW w:w="1132" w:type="dxa"/>
            <w:tcBorders>
              <w:bottom w:val="single" w:color="8FB6EA" w:sz="5" w:space="0"/>
            </w:tcBorders>
            <w:shd w:val="clear" w:color="auto" w:fill="FFFFFF" w:themeFill="background1"/>
            <w:tcMar/>
          </w:tcPr>
          <w:p w:rsidRPr="00CC0718" w:rsidR="00C71DC8" w:rsidP="00244814" w:rsidRDefault="00C71DC8" w14:paraId="240F128D" w14:textId="77777777">
            <w:pPr>
              <w:rPr>
                <w:color w:val="000000"/>
                <w:spacing w:val="-2"/>
                <w:sz w:val="18"/>
              </w:rPr>
            </w:pPr>
            <w:r w:rsidRPr="00CC0718">
              <w:rPr>
                <w:color w:val="000000"/>
                <w:spacing w:val="-2"/>
                <w:sz w:val="18"/>
              </w:rPr>
              <w:t>2</w:t>
            </w:r>
          </w:p>
        </w:tc>
        <w:tc>
          <w:tcPr>
            <w:tcW w:w="1576" w:type="dxa"/>
            <w:gridSpan w:val="2"/>
            <w:tcBorders>
              <w:bottom w:val="single" w:color="8FB6EA" w:sz="5" w:space="0"/>
            </w:tcBorders>
            <w:shd w:val="clear" w:color="auto" w:fill="FFFFFF" w:themeFill="background1"/>
            <w:tcMar/>
          </w:tcPr>
          <w:p w:rsidRPr="00CC0718" w:rsidR="00C71DC8" w:rsidP="00244814" w:rsidRDefault="00C71DC8" w14:paraId="71476105" w14:textId="77777777">
            <w:pPr>
              <w:rPr>
                <w:color w:val="000000"/>
                <w:spacing w:val="-2"/>
                <w:sz w:val="18"/>
              </w:rPr>
            </w:pPr>
            <w:r w:rsidRPr="00CC0718">
              <w:rPr>
                <w:color w:val="000000"/>
                <w:spacing w:val="-2"/>
                <w:sz w:val="18"/>
              </w:rPr>
              <w:t>3</w:t>
            </w:r>
          </w:p>
        </w:tc>
        <w:tc>
          <w:tcPr>
            <w:tcW w:w="1362" w:type="dxa"/>
            <w:tcBorders>
              <w:bottom w:val="single" w:color="8FB6EA" w:sz="5" w:space="0"/>
            </w:tcBorders>
            <w:shd w:val="clear" w:color="auto" w:fill="FFFFFF" w:themeFill="background1"/>
            <w:tcMar/>
          </w:tcPr>
          <w:p w:rsidRPr="00CC0718" w:rsidR="00C71DC8" w:rsidP="00244814" w:rsidRDefault="00C71DC8" w14:paraId="5A61E6B0" w14:textId="77777777">
            <w:pPr>
              <w:rPr>
                <w:color w:val="000000"/>
                <w:spacing w:val="-2"/>
                <w:sz w:val="18"/>
              </w:rPr>
            </w:pPr>
            <w:r w:rsidRPr="00CC0718">
              <w:rPr>
                <w:color w:val="000000"/>
                <w:spacing w:val="-2"/>
                <w:sz w:val="18"/>
              </w:rPr>
              <w:t>72</w:t>
            </w:r>
          </w:p>
        </w:tc>
        <w:tc>
          <w:tcPr>
            <w:tcW w:w="1690" w:type="dxa"/>
            <w:tcBorders>
              <w:bottom w:val="single" w:color="8FB6EA" w:sz="5" w:space="0"/>
            </w:tcBorders>
            <w:shd w:val="clear" w:color="auto" w:fill="FFFFFF" w:themeFill="background1"/>
            <w:tcMar/>
          </w:tcPr>
          <w:p w:rsidRPr="00CC0718" w:rsidR="00C71DC8" w:rsidP="00244814" w:rsidRDefault="00C71DC8" w14:paraId="78DBE119" w14:textId="77777777">
            <w:pPr>
              <w:rPr>
                <w:color w:val="000000"/>
                <w:spacing w:val="-2"/>
                <w:sz w:val="18"/>
              </w:rPr>
            </w:pPr>
            <w:r w:rsidRPr="00CC0718">
              <w:rPr>
                <w:color w:val="000000"/>
                <w:spacing w:val="-2"/>
                <w:sz w:val="18"/>
              </w:rPr>
              <w:t>3</w:t>
            </w:r>
          </w:p>
        </w:tc>
        <w:tc>
          <w:tcPr>
            <w:tcW w:w="1576" w:type="dxa"/>
            <w:tcBorders>
              <w:bottom w:val="single" w:color="8FB6EA" w:sz="5" w:space="0"/>
            </w:tcBorders>
            <w:shd w:val="clear" w:color="auto" w:fill="FFFFFF" w:themeFill="background1"/>
            <w:tcMar/>
          </w:tcPr>
          <w:p w:rsidRPr="00CC0718" w:rsidR="00C71DC8" w:rsidP="00244814" w:rsidRDefault="00C71DC8" w14:paraId="26578341" w14:textId="77777777">
            <w:pPr>
              <w:rPr>
                <w:color w:val="000000"/>
                <w:spacing w:val="-2"/>
                <w:sz w:val="18"/>
              </w:rPr>
            </w:pPr>
          </w:p>
        </w:tc>
      </w:tr>
      <w:tr w:rsidRPr="00CC0718" w:rsidR="00C71DC8" w:rsidTr="3A33D0EC" w14:paraId="7DDFD3E1" w14:textId="77777777">
        <w:trPr>
          <w:trHeight w:val="458" w:hRule="exact"/>
        </w:trPr>
        <w:tc>
          <w:tcPr>
            <w:tcW w:w="10717" w:type="dxa"/>
            <w:gridSpan w:val="8"/>
            <w:tcBorders>
              <w:top w:val="single" w:color="8FB6EA" w:sz="5" w:space="0"/>
            </w:tcBorders>
            <w:tcMar/>
          </w:tcPr>
          <w:p w:rsidRPr="00CC0718" w:rsidR="00C71DC8" w:rsidP="00244814" w:rsidRDefault="00C71DC8" w14:paraId="3E527F06" w14:textId="77777777"/>
        </w:tc>
      </w:tr>
      <w:tr w:rsidRPr="00CC0718" w:rsidR="00C71DC8" w:rsidTr="3A33D0EC" w14:paraId="6B63EEE2" w14:textId="77777777">
        <w:trPr>
          <w:trHeight w:val="330" w:hRule="exact"/>
        </w:trPr>
        <w:tc>
          <w:tcPr>
            <w:tcW w:w="10717" w:type="dxa"/>
            <w:gridSpan w:val="8"/>
            <w:shd w:val="clear" w:color="auto" w:fill="FFFFFF" w:themeFill="background1"/>
            <w:tcMar/>
          </w:tcPr>
          <w:p w:rsidRPr="00CC0718" w:rsidR="00C71DC8" w:rsidP="00244814" w:rsidRDefault="00C71DC8" w14:paraId="0ED0629E" w14:textId="77777777">
            <w:pPr>
              <w:rPr>
                <w:b/>
                <w:color w:val="5C83B4"/>
                <w:spacing w:val="-2"/>
                <w:sz w:val="24"/>
              </w:rPr>
            </w:pPr>
          </w:p>
        </w:tc>
      </w:tr>
      <w:tr w:rsidRPr="00CC0718" w:rsidR="00C71DC8" w:rsidTr="3A33D0EC" w14:paraId="420E019C" w14:textId="77777777">
        <w:trPr>
          <w:trHeight w:val="458" w:hRule="exact"/>
        </w:trPr>
        <w:tc>
          <w:tcPr>
            <w:tcW w:w="1805" w:type="dxa"/>
            <w:shd w:val="clear" w:color="auto" w:fill="FFFFFF" w:themeFill="background1"/>
            <w:tcMar/>
          </w:tcPr>
          <w:p w:rsidRPr="00CC0718" w:rsidR="00C71DC8" w:rsidP="00244814" w:rsidRDefault="00C71DC8" w14:paraId="73D049BC" w14:textId="77777777">
            <w:pPr>
              <w:rPr>
                <w:b/>
                <w:color w:val="5C83B4"/>
                <w:spacing w:val="-2"/>
                <w:sz w:val="24"/>
              </w:rPr>
            </w:pPr>
            <w:r w:rsidRPr="00CC0718">
              <w:rPr>
                <w:b/>
                <w:color w:val="5C83B4"/>
                <w:spacing w:val="-2"/>
                <w:sz w:val="24"/>
              </w:rPr>
              <w:t>Nickname:</w:t>
            </w:r>
          </w:p>
        </w:tc>
        <w:tc>
          <w:tcPr>
            <w:tcW w:w="8912" w:type="dxa"/>
            <w:gridSpan w:val="7"/>
            <w:vMerge w:val="restart"/>
            <w:shd w:val="clear" w:color="auto" w:fill="FFFFFF" w:themeFill="background1"/>
            <w:tcMar/>
          </w:tcPr>
          <w:p w:rsidRPr="00CC0718" w:rsidR="00C71DC8" w:rsidP="00244814" w:rsidRDefault="00C71DC8" w14:paraId="18A9B83F" w14:textId="77777777">
            <w:pPr>
              <w:rPr>
                <w:b/>
                <w:color w:val="5C83B4"/>
                <w:spacing w:val="-2"/>
                <w:sz w:val="24"/>
              </w:rPr>
            </w:pPr>
            <w:r w:rsidRPr="00CC0718">
              <w:rPr>
                <w:b/>
                <w:color w:val="5C83B4"/>
                <w:spacing w:val="-2"/>
                <w:sz w:val="24"/>
              </w:rPr>
              <w:t>Codes\\AXIAL CODE\\Q14- Receiving Information about events\POSTERS AND FLYERS</w:t>
            </w:r>
          </w:p>
        </w:tc>
      </w:tr>
      <w:tr w:rsidRPr="00CC0718" w:rsidR="00C71DC8" w:rsidTr="3A33D0EC" w14:paraId="5120BF9C" w14:textId="77777777">
        <w:trPr>
          <w:trHeight w:val="444" w:hRule="exact"/>
        </w:trPr>
        <w:tc>
          <w:tcPr>
            <w:tcW w:w="1805" w:type="dxa"/>
            <w:shd w:val="clear" w:color="auto" w:fill="FFFFFF" w:themeFill="background1"/>
            <w:tcMar/>
          </w:tcPr>
          <w:p w:rsidRPr="00CC0718" w:rsidR="00C71DC8" w:rsidP="00244814" w:rsidRDefault="00C71DC8" w14:paraId="2E608468" w14:textId="77777777">
            <w:pPr>
              <w:rPr>
                <w:b/>
                <w:color w:val="5C83B4"/>
                <w:spacing w:val="-2"/>
                <w:sz w:val="24"/>
              </w:rPr>
            </w:pPr>
            <w:r w:rsidRPr="00CC0718">
              <w:rPr>
                <w:b/>
                <w:color w:val="5C83B4"/>
                <w:spacing w:val="-2"/>
                <w:sz w:val="24"/>
              </w:rPr>
              <w:t>Classification:</w:t>
            </w:r>
          </w:p>
        </w:tc>
        <w:tc>
          <w:tcPr>
            <w:tcW w:w="8912" w:type="dxa"/>
            <w:gridSpan w:val="7"/>
            <w:vMerge/>
            <w:tcMar/>
          </w:tcPr>
          <w:p w:rsidRPr="00CC0718" w:rsidR="00C71DC8" w:rsidP="00244814" w:rsidRDefault="00C71DC8" w14:paraId="47C44F3D" w14:textId="77777777"/>
        </w:tc>
      </w:tr>
      <w:tr w:rsidRPr="00CC0718" w:rsidR="00C71DC8" w:rsidTr="3A33D0EC" w14:paraId="5C39C823" w14:textId="77777777">
        <w:trPr>
          <w:trHeight w:val="459" w:hRule="exact"/>
        </w:trPr>
        <w:tc>
          <w:tcPr>
            <w:tcW w:w="1805" w:type="dxa"/>
            <w:shd w:val="clear" w:color="auto" w:fill="FFFFFF" w:themeFill="background1"/>
            <w:tcMar/>
          </w:tcPr>
          <w:p w:rsidRPr="00CC0718" w:rsidR="00C71DC8" w:rsidP="00244814" w:rsidRDefault="00C71DC8" w14:paraId="7063A573" w14:textId="77777777">
            <w:pPr>
              <w:rPr>
                <w:b/>
                <w:color w:val="5C83B4"/>
                <w:spacing w:val="-2"/>
                <w:sz w:val="24"/>
              </w:rPr>
            </w:pPr>
            <w:r w:rsidRPr="00CC0718">
              <w:rPr>
                <w:b/>
                <w:color w:val="5C83B4"/>
                <w:spacing w:val="-2"/>
                <w:sz w:val="24"/>
              </w:rPr>
              <w:t>Aggregated:</w:t>
            </w:r>
          </w:p>
        </w:tc>
        <w:tc>
          <w:tcPr>
            <w:tcW w:w="8912" w:type="dxa"/>
            <w:gridSpan w:val="7"/>
            <w:shd w:val="clear" w:color="auto" w:fill="FFFFFF" w:themeFill="background1"/>
            <w:tcMar/>
          </w:tcPr>
          <w:p w:rsidRPr="00CC0718" w:rsidR="00C71DC8" w:rsidP="00244814" w:rsidRDefault="00C71DC8" w14:paraId="39CF2E8E" w14:textId="77777777">
            <w:pPr>
              <w:rPr>
                <w:b/>
                <w:color w:val="5C83B4"/>
                <w:spacing w:val="-2"/>
                <w:sz w:val="24"/>
              </w:rPr>
            </w:pPr>
            <w:r w:rsidRPr="00CC0718">
              <w:rPr>
                <w:b/>
                <w:color w:val="5C83B4"/>
                <w:spacing w:val="-2"/>
                <w:sz w:val="24"/>
              </w:rPr>
              <w:t>Yes</w:t>
            </w:r>
          </w:p>
        </w:tc>
      </w:tr>
      <w:tr w:rsidRPr="00CC0718" w:rsidR="00C71DC8" w:rsidTr="3A33D0EC" w14:paraId="1F2BB009" w14:textId="77777777">
        <w:trPr>
          <w:trHeight w:val="329" w:hRule="exact"/>
        </w:trPr>
        <w:tc>
          <w:tcPr>
            <w:tcW w:w="3381" w:type="dxa"/>
            <w:gridSpan w:val="2"/>
            <w:tcBorders>
              <w:bottom w:val="single" w:color="8FB6EA" w:sz="5" w:space="0"/>
            </w:tcBorders>
            <w:shd w:val="clear" w:color="auto" w:fill="FFFFFF" w:themeFill="background1"/>
            <w:tcMar/>
          </w:tcPr>
          <w:p w:rsidRPr="00CC0718" w:rsidR="00C71DC8" w:rsidP="00244814" w:rsidRDefault="00C71DC8" w14:paraId="2FBFDCA7" w14:textId="77777777">
            <w:pPr>
              <w:rPr>
                <w:color w:val="000000"/>
                <w:spacing w:val="-2"/>
                <w:sz w:val="18"/>
              </w:rPr>
            </w:pPr>
            <w:r w:rsidRPr="00CC0718">
              <w:rPr>
                <w:color w:val="000000"/>
                <w:spacing w:val="-2"/>
                <w:sz w:val="18"/>
              </w:rPr>
              <w:t>Document</w:t>
            </w:r>
          </w:p>
        </w:tc>
        <w:tc>
          <w:tcPr>
            <w:tcW w:w="1132" w:type="dxa"/>
            <w:tcBorders>
              <w:bottom w:val="single" w:color="8FB6EA" w:sz="5" w:space="0"/>
            </w:tcBorders>
            <w:shd w:val="clear" w:color="auto" w:fill="FFFFFF" w:themeFill="background1"/>
            <w:tcMar/>
          </w:tcPr>
          <w:p w:rsidRPr="00CC0718" w:rsidR="00C71DC8" w:rsidP="00244814" w:rsidRDefault="00C71DC8" w14:paraId="6E80C8C2" w14:textId="77777777">
            <w:pPr>
              <w:rPr>
                <w:color w:val="000000"/>
                <w:spacing w:val="-2"/>
                <w:sz w:val="18"/>
              </w:rPr>
            </w:pPr>
            <w:r w:rsidRPr="00CC0718">
              <w:rPr>
                <w:color w:val="000000"/>
                <w:spacing w:val="-2"/>
                <w:sz w:val="18"/>
              </w:rPr>
              <w:t>3</w:t>
            </w:r>
          </w:p>
        </w:tc>
        <w:tc>
          <w:tcPr>
            <w:tcW w:w="1576" w:type="dxa"/>
            <w:gridSpan w:val="2"/>
            <w:tcBorders>
              <w:bottom w:val="single" w:color="8FB6EA" w:sz="5" w:space="0"/>
            </w:tcBorders>
            <w:shd w:val="clear" w:color="auto" w:fill="FFFFFF" w:themeFill="background1"/>
            <w:tcMar/>
          </w:tcPr>
          <w:p w:rsidRPr="00CC0718" w:rsidR="00C71DC8" w:rsidP="00244814" w:rsidRDefault="00C71DC8" w14:paraId="5DA2AF5D" w14:textId="77777777">
            <w:pPr>
              <w:rPr>
                <w:color w:val="000000"/>
                <w:spacing w:val="-2"/>
                <w:sz w:val="18"/>
              </w:rPr>
            </w:pPr>
            <w:r w:rsidRPr="00CC0718">
              <w:rPr>
                <w:color w:val="000000"/>
                <w:spacing w:val="-2"/>
                <w:sz w:val="18"/>
              </w:rPr>
              <w:t>5</w:t>
            </w:r>
          </w:p>
        </w:tc>
        <w:tc>
          <w:tcPr>
            <w:tcW w:w="1362" w:type="dxa"/>
            <w:tcBorders>
              <w:bottom w:val="single" w:color="8FB6EA" w:sz="5" w:space="0"/>
            </w:tcBorders>
            <w:shd w:val="clear" w:color="auto" w:fill="FFFFFF" w:themeFill="background1"/>
            <w:tcMar/>
          </w:tcPr>
          <w:p w:rsidRPr="00CC0718" w:rsidR="00C71DC8" w:rsidP="00244814" w:rsidRDefault="00C71DC8" w14:paraId="452E6A69" w14:textId="77777777">
            <w:pPr>
              <w:rPr>
                <w:color w:val="000000"/>
                <w:spacing w:val="-2"/>
                <w:sz w:val="18"/>
              </w:rPr>
            </w:pPr>
            <w:r w:rsidRPr="00CC0718">
              <w:rPr>
                <w:color w:val="000000"/>
                <w:spacing w:val="-2"/>
                <w:sz w:val="18"/>
              </w:rPr>
              <w:t>22</w:t>
            </w:r>
          </w:p>
        </w:tc>
        <w:tc>
          <w:tcPr>
            <w:tcW w:w="1690" w:type="dxa"/>
            <w:tcBorders>
              <w:bottom w:val="single" w:color="8FB6EA" w:sz="5" w:space="0"/>
            </w:tcBorders>
            <w:shd w:val="clear" w:color="auto" w:fill="FFFFFF" w:themeFill="background1"/>
            <w:tcMar/>
          </w:tcPr>
          <w:p w:rsidRPr="00CC0718" w:rsidR="00C71DC8" w:rsidP="00244814" w:rsidRDefault="00C71DC8" w14:paraId="20B52001" w14:textId="77777777">
            <w:pPr>
              <w:rPr>
                <w:color w:val="000000"/>
                <w:spacing w:val="-2"/>
                <w:sz w:val="18"/>
              </w:rPr>
            </w:pPr>
            <w:r w:rsidRPr="00CC0718">
              <w:rPr>
                <w:color w:val="000000"/>
                <w:spacing w:val="-2"/>
                <w:sz w:val="18"/>
              </w:rPr>
              <w:t>5</w:t>
            </w:r>
          </w:p>
        </w:tc>
        <w:tc>
          <w:tcPr>
            <w:tcW w:w="1576" w:type="dxa"/>
            <w:tcBorders>
              <w:bottom w:val="single" w:color="8FB6EA" w:sz="5" w:space="0"/>
            </w:tcBorders>
            <w:shd w:val="clear" w:color="auto" w:fill="FFFFFF" w:themeFill="background1"/>
            <w:tcMar/>
          </w:tcPr>
          <w:p w:rsidRPr="00CC0718" w:rsidR="00C71DC8" w:rsidP="00244814" w:rsidRDefault="00C71DC8" w14:paraId="5F998261" w14:textId="77777777">
            <w:pPr>
              <w:rPr>
                <w:color w:val="000000"/>
                <w:spacing w:val="-2"/>
                <w:sz w:val="18"/>
              </w:rPr>
            </w:pPr>
          </w:p>
        </w:tc>
      </w:tr>
      <w:tr w:rsidRPr="00CC0718" w:rsidR="00C71DC8" w:rsidTr="3A33D0EC" w14:paraId="138D4BEB" w14:textId="77777777">
        <w:trPr>
          <w:trHeight w:val="459" w:hRule="exact"/>
        </w:trPr>
        <w:tc>
          <w:tcPr>
            <w:tcW w:w="10717" w:type="dxa"/>
            <w:gridSpan w:val="8"/>
            <w:tcBorders>
              <w:top w:val="single" w:color="8FB6EA" w:sz="5" w:space="0"/>
            </w:tcBorders>
            <w:tcMar/>
          </w:tcPr>
          <w:p w:rsidRPr="00CC0718" w:rsidR="00C71DC8" w:rsidP="00244814" w:rsidRDefault="00C71DC8" w14:paraId="6A0D1937" w14:textId="77777777"/>
        </w:tc>
      </w:tr>
      <w:tr w:rsidRPr="00CC0718" w:rsidR="00C71DC8" w:rsidTr="3A33D0EC" w14:paraId="38977062" w14:textId="77777777">
        <w:trPr>
          <w:trHeight w:val="602" w:hRule="exact"/>
        </w:trPr>
        <w:tc>
          <w:tcPr>
            <w:tcW w:w="10717" w:type="dxa"/>
            <w:gridSpan w:val="8"/>
            <w:shd w:val="clear" w:color="auto" w:fill="FFFFFF" w:themeFill="background1"/>
            <w:tcMar/>
          </w:tcPr>
          <w:p w:rsidRPr="00CC0718" w:rsidR="00C71DC8" w:rsidP="00244814" w:rsidRDefault="00C71DC8" w14:paraId="2EA6304B" w14:textId="77777777">
            <w:pPr>
              <w:rPr>
                <w:b/>
                <w:color w:val="5C83B4"/>
                <w:spacing w:val="-2"/>
                <w:sz w:val="24"/>
              </w:rPr>
            </w:pPr>
          </w:p>
        </w:tc>
      </w:tr>
      <w:tr w:rsidRPr="00CC0718" w:rsidR="00C71DC8" w:rsidTr="3A33D0EC" w14:paraId="4A7B2197" w14:textId="77777777">
        <w:trPr>
          <w:trHeight w:val="444" w:hRule="exact"/>
        </w:trPr>
        <w:tc>
          <w:tcPr>
            <w:tcW w:w="1805" w:type="dxa"/>
            <w:shd w:val="clear" w:color="auto" w:fill="FFFFFF" w:themeFill="background1"/>
            <w:tcMar/>
          </w:tcPr>
          <w:p w:rsidRPr="00CC0718" w:rsidR="00C71DC8" w:rsidP="00244814" w:rsidRDefault="00C71DC8" w14:paraId="24BF2FDA" w14:textId="77777777">
            <w:pPr>
              <w:rPr>
                <w:b/>
                <w:color w:val="5C83B4"/>
                <w:spacing w:val="-2"/>
                <w:sz w:val="24"/>
              </w:rPr>
            </w:pPr>
            <w:r w:rsidRPr="00CC0718">
              <w:rPr>
                <w:b/>
                <w:color w:val="5C83B4"/>
                <w:spacing w:val="-2"/>
                <w:sz w:val="24"/>
              </w:rPr>
              <w:lastRenderedPageBreak/>
              <w:t>Nickname:</w:t>
            </w:r>
          </w:p>
        </w:tc>
        <w:tc>
          <w:tcPr>
            <w:tcW w:w="8912" w:type="dxa"/>
            <w:gridSpan w:val="7"/>
            <w:vMerge w:val="restart"/>
            <w:shd w:val="clear" w:color="auto" w:fill="FFFFFF" w:themeFill="background1"/>
            <w:tcMar/>
          </w:tcPr>
          <w:p w:rsidRPr="00CC0718" w:rsidR="00C71DC8" w:rsidP="00244814" w:rsidRDefault="00C71DC8" w14:paraId="559B8646" w14:textId="77777777">
            <w:pPr>
              <w:rPr>
                <w:b/>
                <w:color w:val="5C83B4"/>
                <w:spacing w:val="-2"/>
                <w:sz w:val="24"/>
              </w:rPr>
            </w:pPr>
            <w:r w:rsidRPr="00CC0718">
              <w:rPr>
                <w:b/>
                <w:color w:val="5C83B4"/>
                <w:spacing w:val="-2"/>
                <w:sz w:val="24"/>
              </w:rPr>
              <w:t>Codes\\AXIAL CODE\\Q14- Receiving Information about events\POSTERS AND FLYERS\On-Campus Tabling and Flyers</w:t>
            </w:r>
          </w:p>
        </w:tc>
      </w:tr>
      <w:tr w:rsidRPr="00CC0718" w:rsidR="00C71DC8" w:rsidTr="3A33D0EC" w14:paraId="593FAAAB" w14:textId="77777777">
        <w:trPr>
          <w:trHeight w:val="458" w:hRule="exact"/>
        </w:trPr>
        <w:tc>
          <w:tcPr>
            <w:tcW w:w="1805" w:type="dxa"/>
            <w:shd w:val="clear" w:color="auto" w:fill="FFFFFF" w:themeFill="background1"/>
            <w:tcMar/>
          </w:tcPr>
          <w:p w:rsidRPr="00CC0718" w:rsidR="00C71DC8" w:rsidP="00244814" w:rsidRDefault="00C71DC8" w14:paraId="70C488DA" w14:textId="77777777">
            <w:pPr>
              <w:rPr>
                <w:b/>
                <w:color w:val="5C83B4"/>
                <w:spacing w:val="-2"/>
                <w:sz w:val="24"/>
              </w:rPr>
            </w:pPr>
            <w:r w:rsidRPr="00CC0718">
              <w:rPr>
                <w:b/>
                <w:color w:val="5C83B4"/>
                <w:spacing w:val="-2"/>
                <w:sz w:val="24"/>
              </w:rPr>
              <w:t>Classification:</w:t>
            </w:r>
          </w:p>
        </w:tc>
        <w:tc>
          <w:tcPr>
            <w:tcW w:w="8912" w:type="dxa"/>
            <w:gridSpan w:val="7"/>
            <w:vMerge/>
            <w:tcMar/>
          </w:tcPr>
          <w:p w:rsidRPr="00CC0718" w:rsidR="00C71DC8" w:rsidP="00244814" w:rsidRDefault="00C71DC8" w14:paraId="3EC2FBB8" w14:textId="77777777"/>
        </w:tc>
      </w:tr>
      <w:tr w:rsidRPr="00CC0718" w:rsidR="00C71DC8" w:rsidTr="3A33D0EC" w14:paraId="5EE7A6A5" w14:textId="77777777">
        <w:trPr>
          <w:trHeight w:val="444" w:hRule="exact"/>
        </w:trPr>
        <w:tc>
          <w:tcPr>
            <w:tcW w:w="1805" w:type="dxa"/>
            <w:shd w:val="clear" w:color="auto" w:fill="FFFFFF" w:themeFill="background1"/>
            <w:tcMar/>
          </w:tcPr>
          <w:p w:rsidRPr="00CC0718" w:rsidR="00C71DC8" w:rsidP="00244814" w:rsidRDefault="00C71DC8" w14:paraId="7A834061" w14:textId="77777777">
            <w:pPr>
              <w:rPr>
                <w:b/>
                <w:color w:val="5C83B4"/>
                <w:spacing w:val="-2"/>
                <w:sz w:val="24"/>
              </w:rPr>
            </w:pPr>
            <w:r w:rsidRPr="00CC0718">
              <w:rPr>
                <w:b/>
                <w:color w:val="5C83B4"/>
                <w:spacing w:val="-2"/>
                <w:sz w:val="24"/>
              </w:rPr>
              <w:t>Aggregated:</w:t>
            </w:r>
          </w:p>
        </w:tc>
        <w:tc>
          <w:tcPr>
            <w:tcW w:w="8912" w:type="dxa"/>
            <w:gridSpan w:val="7"/>
            <w:shd w:val="clear" w:color="auto" w:fill="FFFFFF" w:themeFill="background1"/>
            <w:tcMar/>
          </w:tcPr>
          <w:p w:rsidRPr="00CC0718" w:rsidR="00C71DC8" w:rsidP="00244814" w:rsidRDefault="00C71DC8" w14:paraId="1849B669" w14:textId="77777777">
            <w:pPr>
              <w:rPr>
                <w:b/>
                <w:color w:val="5C83B4"/>
                <w:spacing w:val="-2"/>
                <w:sz w:val="24"/>
              </w:rPr>
            </w:pPr>
            <w:r w:rsidRPr="00CC0718">
              <w:rPr>
                <w:b/>
                <w:color w:val="5C83B4"/>
                <w:spacing w:val="-2"/>
                <w:sz w:val="24"/>
              </w:rPr>
              <w:t>No</w:t>
            </w:r>
          </w:p>
        </w:tc>
      </w:tr>
      <w:tr w:rsidRPr="00CC0718" w:rsidR="00C71DC8" w:rsidTr="3A33D0EC" w14:paraId="5683A056" w14:textId="77777777">
        <w:trPr>
          <w:trHeight w:val="344" w:hRule="exact"/>
        </w:trPr>
        <w:tc>
          <w:tcPr>
            <w:tcW w:w="3381" w:type="dxa"/>
            <w:gridSpan w:val="2"/>
            <w:tcBorders>
              <w:bottom w:val="single" w:color="8FB6EA" w:sz="5" w:space="0"/>
            </w:tcBorders>
            <w:shd w:val="clear" w:color="auto" w:fill="FFFFFF" w:themeFill="background1"/>
            <w:tcMar/>
          </w:tcPr>
          <w:p w:rsidRPr="00CC0718" w:rsidR="00C71DC8" w:rsidP="00244814" w:rsidRDefault="00C71DC8" w14:paraId="77F0F33C" w14:textId="77777777">
            <w:pPr>
              <w:rPr>
                <w:color w:val="000000"/>
                <w:spacing w:val="-2"/>
                <w:sz w:val="18"/>
              </w:rPr>
            </w:pPr>
            <w:r w:rsidRPr="00CC0718">
              <w:rPr>
                <w:color w:val="000000"/>
                <w:spacing w:val="-2"/>
                <w:sz w:val="18"/>
              </w:rPr>
              <w:t>Document</w:t>
            </w:r>
          </w:p>
        </w:tc>
        <w:tc>
          <w:tcPr>
            <w:tcW w:w="1132" w:type="dxa"/>
            <w:tcBorders>
              <w:bottom w:val="single" w:color="8FB6EA" w:sz="5" w:space="0"/>
            </w:tcBorders>
            <w:shd w:val="clear" w:color="auto" w:fill="FFFFFF" w:themeFill="background1"/>
            <w:tcMar/>
          </w:tcPr>
          <w:p w:rsidRPr="00CC0718" w:rsidR="00C71DC8" w:rsidP="00244814" w:rsidRDefault="00C71DC8" w14:paraId="71B04931" w14:textId="77777777">
            <w:pPr>
              <w:rPr>
                <w:color w:val="000000"/>
                <w:spacing w:val="-2"/>
                <w:sz w:val="18"/>
              </w:rPr>
            </w:pPr>
            <w:r w:rsidRPr="00CC0718">
              <w:rPr>
                <w:color w:val="000000"/>
                <w:spacing w:val="-2"/>
                <w:sz w:val="18"/>
              </w:rPr>
              <w:t>2</w:t>
            </w:r>
          </w:p>
        </w:tc>
        <w:tc>
          <w:tcPr>
            <w:tcW w:w="1576" w:type="dxa"/>
            <w:gridSpan w:val="2"/>
            <w:tcBorders>
              <w:bottom w:val="single" w:color="8FB6EA" w:sz="5" w:space="0"/>
            </w:tcBorders>
            <w:shd w:val="clear" w:color="auto" w:fill="FFFFFF" w:themeFill="background1"/>
            <w:tcMar/>
          </w:tcPr>
          <w:p w:rsidRPr="00CC0718" w:rsidR="00C71DC8" w:rsidP="00244814" w:rsidRDefault="00C71DC8" w14:paraId="12F4DB82" w14:textId="77777777">
            <w:pPr>
              <w:rPr>
                <w:color w:val="000000"/>
                <w:spacing w:val="-2"/>
                <w:sz w:val="18"/>
              </w:rPr>
            </w:pPr>
            <w:r w:rsidRPr="00CC0718">
              <w:rPr>
                <w:color w:val="000000"/>
                <w:spacing w:val="-2"/>
                <w:sz w:val="18"/>
              </w:rPr>
              <w:t>4</w:t>
            </w:r>
          </w:p>
        </w:tc>
        <w:tc>
          <w:tcPr>
            <w:tcW w:w="1362" w:type="dxa"/>
            <w:tcBorders>
              <w:bottom w:val="single" w:color="8FB6EA" w:sz="5" w:space="0"/>
            </w:tcBorders>
            <w:shd w:val="clear" w:color="auto" w:fill="FFFFFF" w:themeFill="background1"/>
            <w:tcMar/>
          </w:tcPr>
          <w:p w:rsidRPr="00CC0718" w:rsidR="00C71DC8" w:rsidP="00244814" w:rsidRDefault="00C71DC8" w14:paraId="5695C3B2" w14:textId="77777777">
            <w:pPr>
              <w:rPr>
                <w:color w:val="000000"/>
                <w:spacing w:val="-2"/>
                <w:sz w:val="18"/>
              </w:rPr>
            </w:pPr>
            <w:r w:rsidRPr="00CC0718">
              <w:rPr>
                <w:color w:val="000000"/>
                <w:spacing w:val="-2"/>
                <w:sz w:val="18"/>
              </w:rPr>
              <w:t>18</w:t>
            </w:r>
          </w:p>
        </w:tc>
        <w:tc>
          <w:tcPr>
            <w:tcW w:w="1690" w:type="dxa"/>
            <w:tcBorders>
              <w:bottom w:val="single" w:color="8FB6EA" w:sz="5" w:space="0"/>
            </w:tcBorders>
            <w:shd w:val="clear" w:color="auto" w:fill="FFFFFF" w:themeFill="background1"/>
            <w:tcMar/>
          </w:tcPr>
          <w:p w:rsidRPr="00CC0718" w:rsidR="00C71DC8" w:rsidP="00244814" w:rsidRDefault="00C71DC8" w14:paraId="4A8169B7" w14:textId="77777777">
            <w:pPr>
              <w:rPr>
                <w:color w:val="000000"/>
                <w:spacing w:val="-2"/>
                <w:sz w:val="18"/>
              </w:rPr>
            </w:pPr>
            <w:r w:rsidRPr="00CC0718">
              <w:rPr>
                <w:color w:val="000000"/>
                <w:spacing w:val="-2"/>
                <w:sz w:val="18"/>
              </w:rPr>
              <w:t>4</w:t>
            </w:r>
          </w:p>
        </w:tc>
        <w:tc>
          <w:tcPr>
            <w:tcW w:w="1576" w:type="dxa"/>
            <w:tcBorders>
              <w:bottom w:val="single" w:color="8FB6EA" w:sz="5" w:space="0"/>
            </w:tcBorders>
            <w:shd w:val="clear" w:color="auto" w:fill="FFFFFF" w:themeFill="background1"/>
            <w:tcMar/>
          </w:tcPr>
          <w:p w:rsidRPr="00CC0718" w:rsidR="00C71DC8" w:rsidP="00244814" w:rsidRDefault="00C71DC8" w14:paraId="61C17A74" w14:textId="77777777">
            <w:pPr>
              <w:rPr>
                <w:color w:val="000000"/>
                <w:spacing w:val="-2"/>
                <w:sz w:val="18"/>
              </w:rPr>
            </w:pPr>
          </w:p>
        </w:tc>
      </w:tr>
      <w:tr w:rsidRPr="00CC0718" w:rsidR="00C71DC8" w:rsidTr="3A33D0EC" w14:paraId="4199AD29" w14:textId="77777777">
        <w:trPr>
          <w:trHeight w:val="459" w:hRule="exact"/>
        </w:trPr>
        <w:tc>
          <w:tcPr>
            <w:tcW w:w="10717" w:type="dxa"/>
            <w:gridSpan w:val="8"/>
            <w:tcBorders>
              <w:top w:val="single" w:color="8FB6EA" w:sz="5" w:space="0"/>
            </w:tcBorders>
            <w:tcMar/>
          </w:tcPr>
          <w:p w:rsidRPr="00CC0718" w:rsidR="00C71DC8" w:rsidP="00244814" w:rsidRDefault="00C71DC8" w14:paraId="12AAE82C" w14:textId="77777777"/>
        </w:tc>
      </w:tr>
      <w:tr w:rsidRPr="00CC0718" w:rsidR="00C71DC8" w:rsidTr="3A33D0EC" w14:paraId="4CA95305" w14:textId="77777777">
        <w:trPr>
          <w:trHeight w:val="602" w:hRule="exact"/>
        </w:trPr>
        <w:tc>
          <w:tcPr>
            <w:tcW w:w="10717" w:type="dxa"/>
            <w:gridSpan w:val="8"/>
            <w:shd w:val="clear" w:color="auto" w:fill="FFFFFF" w:themeFill="background1"/>
            <w:tcMar/>
          </w:tcPr>
          <w:p w:rsidRPr="00CC0718" w:rsidR="00C71DC8" w:rsidP="00244814" w:rsidRDefault="00C71DC8" w14:paraId="3F94DB2E" w14:textId="77777777">
            <w:pPr>
              <w:rPr>
                <w:b/>
                <w:color w:val="5C83B4"/>
                <w:spacing w:val="-2"/>
                <w:sz w:val="24"/>
              </w:rPr>
            </w:pPr>
            <w:bookmarkStart w:name="CodesAXIALCODEQ14ReceivingInformationabo" w:id="30"/>
            <w:bookmarkEnd w:id="30"/>
          </w:p>
        </w:tc>
      </w:tr>
      <w:tr w:rsidRPr="00CC0718" w:rsidR="00C71DC8" w:rsidTr="3A33D0EC" w14:paraId="120BC629" w14:textId="77777777">
        <w:trPr>
          <w:trHeight w:val="444" w:hRule="exact"/>
        </w:trPr>
        <w:tc>
          <w:tcPr>
            <w:tcW w:w="1805" w:type="dxa"/>
            <w:shd w:val="clear" w:color="auto" w:fill="FFFFFF" w:themeFill="background1"/>
            <w:tcMar/>
          </w:tcPr>
          <w:p w:rsidRPr="00CC0718" w:rsidR="00C71DC8" w:rsidP="00244814" w:rsidRDefault="00C71DC8" w14:paraId="16E2C275" w14:textId="77777777">
            <w:pPr>
              <w:rPr>
                <w:b/>
                <w:color w:val="5C83B4"/>
                <w:spacing w:val="-2"/>
                <w:sz w:val="24"/>
              </w:rPr>
            </w:pPr>
            <w:r w:rsidRPr="00CC0718">
              <w:rPr>
                <w:b/>
                <w:color w:val="5C83B4"/>
                <w:spacing w:val="-2"/>
                <w:sz w:val="24"/>
              </w:rPr>
              <w:t>Nickname:</w:t>
            </w:r>
          </w:p>
        </w:tc>
        <w:tc>
          <w:tcPr>
            <w:tcW w:w="8912" w:type="dxa"/>
            <w:gridSpan w:val="7"/>
            <w:vMerge w:val="restart"/>
            <w:shd w:val="clear" w:color="auto" w:fill="FFFFFF" w:themeFill="background1"/>
            <w:tcMar/>
          </w:tcPr>
          <w:p w:rsidRPr="00CC0718" w:rsidR="00C71DC8" w:rsidP="00244814" w:rsidRDefault="00C71DC8" w14:paraId="144ABB9A" w14:textId="77777777">
            <w:pPr>
              <w:rPr>
                <w:b/>
                <w:color w:val="5C83B4"/>
                <w:spacing w:val="-2"/>
                <w:sz w:val="24"/>
              </w:rPr>
            </w:pPr>
            <w:r w:rsidRPr="00CC0718">
              <w:rPr>
                <w:b/>
                <w:color w:val="5C83B4"/>
                <w:spacing w:val="-2"/>
                <w:sz w:val="24"/>
              </w:rPr>
              <w:t>Codes\\AXIAL CODE\\Q14- Receiving Information about events\POSTERS AND FLYERS\Posters around campus</w:t>
            </w:r>
          </w:p>
        </w:tc>
      </w:tr>
      <w:tr w:rsidRPr="00CC0718" w:rsidR="00C71DC8" w:rsidTr="3A33D0EC" w14:paraId="7689F64A" w14:textId="77777777">
        <w:trPr>
          <w:trHeight w:val="458" w:hRule="exact"/>
        </w:trPr>
        <w:tc>
          <w:tcPr>
            <w:tcW w:w="1805" w:type="dxa"/>
            <w:shd w:val="clear" w:color="auto" w:fill="FFFFFF" w:themeFill="background1"/>
            <w:tcMar/>
          </w:tcPr>
          <w:p w:rsidRPr="00CC0718" w:rsidR="00C71DC8" w:rsidP="00244814" w:rsidRDefault="00C71DC8" w14:paraId="68BDC3BF" w14:textId="77777777">
            <w:pPr>
              <w:rPr>
                <w:b/>
                <w:color w:val="5C83B4"/>
                <w:spacing w:val="-2"/>
                <w:sz w:val="24"/>
              </w:rPr>
            </w:pPr>
            <w:r w:rsidRPr="00CC0718">
              <w:rPr>
                <w:b/>
                <w:color w:val="5C83B4"/>
                <w:spacing w:val="-2"/>
                <w:sz w:val="24"/>
              </w:rPr>
              <w:t>Classification:</w:t>
            </w:r>
          </w:p>
        </w:tc>
        <w:tc>
          <w:tcPr>
            <w:tcW w:w="8912" w:type="dxa"/>
            <w:gridSpan w:val="7"/>
            <w:vMerge/>
            <w:tcMar/>
          </w:tcPr>
          <w:p w:rsidRPr="00CC0718" w:rsidR="00C71DC8" w:rsidP="00244814" w:rsidRDefault="00C71DC8" w14:paraId="530B60B6" w14:textId="77777777"/>
        </w:tc>
      </w:tr>
      <w:tr w:rsidRPr="00CC0718" w:rsidR="00C71DC8" w:rsidTr="3A33D0EC" w14:paraId="40541919" w14:textId="77777777">
        <w:trPr>
          <w:trHeight w:val="444" w:hRule="exact"/>
        </w:trPr>
        <w:tc>
          <w:tcPr>
            <w:tcW w:w="1805" w:type="dxa"/>
            <w:shd w:val="clear" w:color="auto" w:fill="FFFFFF" w:themeFill="background1"/>
            <w:tcMar/>
          </w:tcPr>
          <w:p w:rsidRPr="00CC0718" w:rsidR="00C71DC8" w:rsidP="00244814" w:rsidRDefault="00C71DC8" w14:paraId="25BA5C5C" w14:textId="77777777">
            <w:pPr>
              <w:rPr>
                <w:b/>
                <w:color w:val="5C83B4"/>
                <w:spacing w:val="-2"/>
                <w:sz w:val="24"/>
              </w:rPr>
            </w:pPr>
            <w:r w:rsidRPr="00CC0718">
              <w:rPr>
                <w:b/>
                <w:color w:val="5C83B4"/>
                <w:spacing w:val="-2"/>
                <w:sz w:val="24"/>
              </w:rPr>
              <w:t>Aggregated:</w:t>
            </w:r>
          </w:p>
        </w:tc>
        <w:tc>
          <w:tcPr>
            <w:tcW w:w="8912" w:type="dxa"/>
            <w:gridSpan w:val="7"/>
            <w:shd w:val="clear" w:color="auto" w:fill="FFFFFF" w:themeFill="background1"/>
            <w:tcMar/>
          </w:tcPr>
          <w:p w:rsidRPr="00CC0718" w:rsidR="00C71DC8" w:rsidP="00244814" w:rsidRDefault="00C71DC8" w14:paraId="7976096A" w14:textId="77777777">
            <w:pPr>
              <w:rPr>
                <w:b/>
                <w:color w:val="5C83B4"/>
                <w:spacing w:val="-2"/>
                <w:sz w:val="24"/>
              </w:rPr>
            </w:pPr>
            <w:r w:rsidRPr="00CC0718">
              <w:rPr>
                <w:b/>
                <w:color w:val="5C83B4"/>
                <w:spacing w:val="-2"/>
                <w:sz w:val="24"/>
              </w:rPr>
              <w:t>No</w:t>
            </w:r>
          </w:p>
        </w:tc>
      </w:tr>
      <w:tr w:rsidRPr="00CC0718" w:rsidR="00C71DC8" w:rsidTr="3A33D0EC" w14:paraId="6D27E154" w14:textId="77777777">
        <w:trPr>
          <w:trHeight w:val="344" w:hRule="exact"/>
        </w:trPr>
        <w:tc>
          <w:tcPr>
            <w:tcW w:w="3381" w:type="dxa"/>
            <w:gridSpan w:val="2"/>
            <w:tcBorders>
              <w:bottom w:val="single" w:color="8FB6EA" w:sz="5" w:space="0"/>
            </w:tcBorders>
            <w:shd w:val="clear" w:color="auto" w:fill="FFFFFF" w:themeFill="background1"/>
            <w:tcMar/>
          </w:tcPr>
          <w:p w:rsidRPr="00CC0718" w:rsidR="00C71DC8" w:rsidP="00244814" w:rsidRDefault="00C71DC8" w14:paraId="7553BC01" w14:textId="77777777">
            <w:pPr>
              <w:rPr>
                <w:color w:val="000000"/>
                <w:spacing w:val="-2"/>
                <w:sz w:val="18"/>
              </w:rPr>
            </w:pPr>
            <w:r w:rsidRPr="00CC0718">
              <w:rPr>
                <w:color w:val="000000"/>
                <w:spacing w:val="-2"/>
                <w:sz w:val="18"/>
              </w:rPr>
              <w:t>Document</w:t>
            </w:r>
          </w:p>
        </w:tc>
        <w:tc>
          <w:tcPr>
            <w:tcW w:w="1132" w:type="dxa"/>
            <w:tcBorders>
              <w:bottom w:val="single" w:color="8FB6EA" w:sz="5" w:space="0"/>
            </w:tcBorders>
            <w:shd w:val="clear" w:color="auto" w:fill="FFFFFF" w:themeFill="background1"/>
            <w:tcMar/>
          </w:tcPr>
          <w:p w:rsidRPr="00CC0718" w:rsidR="00C71DC8" w:rsidP="00244814" w:rsidRDefault="00C71DC8" w14:paraId="28607018" w14:textId="77777777">
            <w:pPr>
              <w:rPr>
                <w:color w:val="000000"/>
                <w:spacing w:val="-2"/>
                <w:sz w:val="18"/>
              </w:rPr>
            </w:pPr>
            <w:r w:rsidRPr="00CC0718">
              <w:rPr>
                <w:color w:val="000000"/>
                <w:spacing w:val="-2"/>
                <w:sz w:val="18"/>
              </w:rPr>
              <w:t>1</w:t>
            </w:r>
          </w:p>
        </w:tc>
        <w:tc>
          <w:tcPr>
            <w:tcW w:w="1576" w:type="dxa"/>
            <w:gridSpan w:val="2"/>
            <w:tcBorders>
              <w:bottom w:val="single" w:color="8FB6EA" w:sz="5" w:space="0"/>
            </w:tcBorders>
            <w:shd w:val="clear" w:color="auto" w:fill="FFFFFF" w:themeFill="background1"/>
            <w:tcMar/>
          </w:tcPr>
          <w:p w:rsidRPr="00CC0718" w:rsidR="00C71DC8" w:rsidP="00244814" w:rsidRDefault="00C71DC8" w14:paraId="16B91A9E" w14:textId="77777777">
            <w:pPr>
              <w:rPr>
                <w:color w:val="000000"/>
                <w:spacing w:val="-2"/>
                <w:sz w:val="18"/>
              </w:rPr>
            </w:pPr>
            <w:r w:rsidRPr="00CC0718">
              <w:rPr>
                <w:color w:val="000000"/>
                <w:spacing w:val="-2"/>
                <w:sz w:val="18"/>
              </w:rPr>
              <w:t>1</w:t>
            </w:r>
          </w:p>
        </w:tc>
        <w:tc>
          <w:tcPr>
            <w:tcW w:w="1362" w:type="dxa"/>
            <w:tcBorders>
              <w:bottom w:val="single" w:color="8FB6EA" w:sz="5" w:space="0"/>
            </w:tcBorders>
            <w:shd w:val="clear" w:color="auto" w:fill="FFFFFF" w:themeFill="background1"/>
            <w:tcMar/>
          </w:tcPr>
          <w:p w:rsidRPr="00CC0718" w:rsidR="00C71DC8" w:rsidP="00244814" w:rsidRDefault="00C71DC8" w14:paraId="563EE754" w14:textId="77777777">
            <w:pPr>
              <w:rPr>
                <w:color w:val="000000"/>
                <w:spacing w:val="-2"/>
                <w:sz w:val="18"/>
              </w:rPr>
            </w:pPr>
            <w:r w:rsidRPr="00CC0718">
              <w:rPr>
                <w:color w:val="000000"/>
                <w:spacing w:val="-2"/>
                <w:sz w:val="18"/>
              </w:rPr>
              <w:t>4</w:t>
            </w:r>
          </w:p>
        </w:tc>
        <w:tc>
          <w:tcPr>
            <w:tcW w:w="1690" w:type="dxa"/>
            <w:tcBorders>
              <w:bottom w:val="single" w:color="8FB6EA" w:sz="5" w:space="0"/>
            </w:tcBorders>
            <w:shd w:val="clear" w:color="auto" w:fill="FFFFFF" w:themeFill="background1"/>
            <w:tcMar/>
          </w:tcPr>
          <w:p w:rsidRPr="00CC0718" w:rsidR="00C71DC8" w:rsidP="00244814" w:rsidRDefault="00C71DC8" w14:paraId="463D69BE" w14:textId="77777777">
            <w:pPr>
              <w:rPr>
                <w:color w:val="000000"/>
                <w:spacing w:val="-2"/>
                <w:sz w:val="18"/>
              </w:rPr>
            </w:pPr>
            <w:r w:rsidRPr="00CC0718">
              <w:rPr>
                <w:color w:val="000000"/>
                <w:spacing w:val="-2"/>
                <w:sz w:val="18"/>
              </w:rPr>
              <w:t>1</w:t>
            </w:r>
          </w:p>
        </w:tc>
        <w:tc>
          <w:tcPr>
            <w:tcW w:w="1576" w:type="dxa"/>
            <w:tcBorders>
              <w:bottom w:val="single" w:color="8FB6EA" w:sz="5" w:space="0"/>
            </w:tcBorders>
            <w:shd w:val="clear" w:color="auto" w:fill="FFFFFF" w:themeFill="background1"/>
            <w:tcMar/>
          </w:tcPr>
          <w:p w:rsidRPr="00CC0718" w:rsidR="00C71DC8" w:rsidP="00244814" w:rsidRDefault="00C71DC8" w14:paraId="3D0E6AE6" w14:textId="77777777">
            <w:pPr>
              <w:rPr>
                <w:color w:val="000000"/>
                <w:spacing w:val="-2"/>
                <w:sz w:val="18"/>
              </w:rPr>
            </w:pPr>
          </w:p>
        </w:tc>
      </w:tr>
      <w:tr w:rsidRPr="00CC0718" w:rsidR="00C71DC8" w:rsidTr="3A33D0EC" w14:paraId="41AF07D7" w14:textId="77777777">
        <w:trPr>
          <w:trHeight w:val="444" w:hRule="exact"/>
        </w:trPr>
        <w:tc>
          <w:tcPr>
            <w:tcW w:w="10717" w:type="dxa"/>
            <w:gridSpan w:val="8"/>
            <w:tcBorders>
              <w:top w:val="single" w:color="8FB6EA" w:sz="5" w:space="0"/>
            </w:tcBorders>
            <w:tcMar/>
          </w:tcPr>
          <w:p w:rsidRPr="00CC0718" w:rsidR="00C71DC8" w:rsidP="00244814" w:rsidRDefault="00C71DC8" w14:paraId="2DFC434F" w14:textId="77777777"/>
        </w:tc>
      </w:tr>
      <w:tr w:rsidRPr="00CC0718" w:rsidR="00C71DC8" w:rsidTr="3A33D0EC" w14:paraId="2BE201CA" w14:textId="77777777">
        <w:trPr>
          <w:trHeight w:val="344" w:hRule="exact"/>
        </w:trPr>
        <w:tc>
          <w:tcPr>
            <w:tcW w:w="10717" w:type="dxa"/>
            <w:gridSpan w:val="8"/>
            <w:shd w:val="clear" w:color="auto" w:fill="FFFFFF" w:themeFill="background1"/>
            <w:tcMar/>
          </w:tcPr>
          <w:p w:rsidRPr="00CC0718" w:rsidR="00C71DC8" w:rsidP="00244814" w:rsidRDefault="00C71DC8" w14:paraId="72CC8A49" w14:textId="77777777">
            <w:pPr>
              <w:rPr>
                <w:b/>
                <w:color w:val="5C83B4"/>
                <w:spacing w:val="-2"/>
                <w:sz w:val="24"/>
              </w:rPr>
            </w:pPr>
          </w:p>
        </w:tc>
      </w:tr>
      <w:tr w:rsidRPr="00CC0718" w:rsidR="00C71DC8" w:rsidTr="3A33D0EC" w14:paraId="6F9ABD47" w14:textId="77777777">
        <w:trPr>
          <w:trHeight w:val="444" w:hRule="exact"/>
        </w:trPr>
        <w:tc>
          <w:tcPr>
            <w:tcW w:w="1805" w:type="dxa"/>
            <w:shd w:val="clear" w:color="auto" w:fill="FFFFFF" w:themeFill="background1"/>
            <w:tcMar/>
          </w:tcPr>
          <w:p w:rsidRPr="00CC0718" w:rsidR="00C71DC8" w:rsidP="00244814" w:rsidRDefault="00C71DC8" w14:paraId="186B722F" w14:textId="77777777">
            <w:pPr>
              <w:rPr>
                <w:b/>
                <w:color w:val="5C83B4"/>
                <w:spacing w:val="-2"/>
                <w:sz w:val="24"/>
              </w:rPr>
            </w:pPr>
            <w:r w:rsidRPr="00CC0718">
              <w:rPr>
                <w:b/>
                <w:color w:val="5C83B4"/>
                <w:spacing w:val="-2"/>
                <w:sz w:val="24"/>
              </w:rPr>
              <w:t>Nickname:</w:t>
            </w:r>
          </w:p>
        </w:tc>
        <w:tc>
          <w:tcPr>
            <w:tcW w:w="8912" w:type="dxa"/>
            <w:gridSpan w:val="7"/>
            <w:vMerge w:val="restart"/>
            <w:shd w:val="clear" w:color="auto" w:fill="FFFFFF" w:themeFill="background1"/>
            <w:tcMar/>
          </w:tcPr>
          <w:p w:rsidRPr="00CC0718" w:rsidR="00C71DC8" w:rsidP="00244814" w:rsidRDefault="00C71DC8" w14:paraId="6D0839B5" w14:textId="77777777">
            <w:pPr>
              <w:rPr>
                <w:b/>
                <w:color w:val="5C83B4"/>
                <w:spacing w:val="-2"/>
                <w:sz w:val="24"/>
              </w:rPr>
            </w:pPr>
            <w:r w:rsidRPr="00CC0718">
              <w:rPr>
                <w:b/>
                <w:color w:val="5C83B4"/>
                <w:spacing w:val="-2"/>
                <w:sz w:val="24"/>
              </w:rPr>
              <w:t>Codes\\AXIAL CODE\\Q15- Communication within the team members</w:t>
            </w:r>
          </w:p>
        </w:tc>
      </w:tr>
      <w:tr w:rsidRPr="00CC0718" w:rsidR="00C71DC8" w:rsidTr="3A33D0EC" w14:paraId="58981612" w14:textId="77777777">
        <w:trPr>
          <w:trHeight w:val="459" w:hRule="exact"/>
        </w:trPr>
        <w:tc>
          <w:tcPr>
            <w:tcW w:w="1805" w:type="dxa"/>
            <w:shd w:val="clear" w:color="auto" w:fill="FFFFFF" w:themeFill="background1"/>
            <w:tcMar/>
          </w:tcPr>
          <w:p w:rsidRPr="00CC0718" w:rsidR="00C71DC8" w:rsidP="00244814" w:rsidRDefault="00C71DC8" w14:paraId="1E5C359F" w14:textId="77777777">
            <w:pPr>
              <w:rPr>
                <w:b/>
                <w:color w:val="5C83B4"/>
                <w:spacing w:val="-2"/>
                <w:sz w:val="24"/>
              </w:rPr>
            </w:pPr>
            <w:r w:rsidRPr="00CC0718">
              <w:rPr>
                <w:b/>
                <w:color w:val="5C83B4"/>
                <w:spacing w:val="-2"/>
                <w:sz w:val="24"/>
              </w:rPr>
              <w:t>Classification:</w:t>
            </w:r>
          </w:p>
        </w:tc>
        <w:tc>
          <w:tcPr>
            <w:tcW w:w="8912" w:type="dxa"/>
            <w:gridSpan w:val="7"/>
            <w:vMerge/>
            <w:tcMar/>
          </w:tcPr>
          <w:p w:rsidRPr="00CC0718" w:rsidR="00C71DC8" w:rsidP="00244814" w:rsidRDefault="00C71DC8" w14:paraId="5281CCBB" w14:textId="77777777"/>
        </w:tc>
      </w:tr>
      <w:tr w:rsidRPr="00CC0718" w:rsidR="00C71DC8" w:rsidTr="3A33D0EC" w14:paraId="1FABCDA4" w14:textId="77777777">
        <w:trPr>
          <w:trHeight w:val="444" w:hRule="exact"/>
        </w:trPr>
        <w:tc>
          <w:tcPr>
            <w:tcW w:w="1805" w:type="dxa"/>
            <w:shd w:val="clear" w:color="auto" w:fill="FFFFFF" w:themeFill="background1"/>
            <w:tcMar/>
          </w:tcPr>
          <w:p w:rsidRPr="00CC0718" w:rsidR="00C71DC8" w:rsidP="00244814" w:rsidRDefault="00C71DC8" w14:paraId="5D939F35" w14:textId="77777777">
            <w:pPr>
              <w:rPr>
                <w:b/>
                <w:color w:val="5C83B4"/>
                <w:spacing w:val="-2"/>
                <w:sz w:val="24"/>
              </w:rPr>
            </w:pPr>
            <w:r w:rsidRPr="00CC0718">
              <w:rPr>
                <w:b/>
                <w:color w:val="5C83B4"/>
                <w:spacing w:val="-2"/>
                <w:sz w:val="24"/>
              </w:rPr>
              <w:t>Aggregated:</w:t>
            </w:r>
          </w:p>
        </w:tc>
        <w:tc>
          <w:tcPr>
            <w:tcW w:w="8912" w:type="dxa"/>
            <w:gridSpan w:val="7"/>
            <w:shd w:val="clear" w:color="auto" w:fill="FFFFFF" w:themeFill="background1"/>
            <w:tcMar/>
          </w:tcPr>
          <w:p w:rsidRPr="00CC0718" w:rsidR="00C71DC8" w:rsidP="00244814" w:rsidRDefault="00C71DC8" w14:paraId="034F98F6" w14:textId="77777777">
            <w:pPr>
              <w:rPr>
                <w:b/>
                <w:color w:val="5C83B4"/>
                <w:spacing w:val="-2"/>
                <w:sz w:val="24"/>
              </w:rPr>
            </w:pPr>
            <w:r w:rsidRPr="00CC0718">
              <w:rPr>
                <w:b/>
                <w:color w:val="5C83B4"/>
                <w:spacing w:val="-2"/>
                <w:sz w:val="24"/>
              </w:rPr>
              <w:t>Yes</w:t>
            </w:r>
          </w:p>
        </w:tc>
      </w:tr>
      <w:tr w:rsidRPr="00CC0718" w:rsidR="00C71DC8" w:rsidTr="3A33D0EC" w14:paraId="108FC67C" w14:textId="77777777">
        <w:trPr>
          <w:trHeight w:val="344" w:hRule="exact"/>
        </w:trPr>
        <w:tc>
          <w:tcPr>
            <w:tcW w:w="3381" w:type="dxa"/>
            <w:gridSpan w:val="2"/>
            <w:tcBorders>
              <w:bottom w:val="single" w:color="8FB6EA" w:sz="5" w:space="0"/>
            </w:tcBorders>
            <w:shd w:val="clear" w:color="auto" w:fill="FFFFFF" w:themeFill="background1"/>
            <w:tcMar/>
          </w:tcPr>
          <w:p w:rsidRPr="00CC0718" w:rsidR="00C71DC8" w:rsidP="00244814" w:rsidRDefault="00C71DC8" w14:paraId="1CFCCFDE" w14:textId="77777777">
            <w:pPr>
              <w:rPr>
                <w:color w:val="000000"/>
                <w:spacing w:val="-2"/>
                <w:sz w:val="18"/>
              </w:rPr>
            </w:pPr>
            <w:r w:rsidRPr="00CC0718">
              <w:rPr>
                <w:color w:val="000000"/>
                <w:spacing w:val="-2"/>
                <w:sz w:val="18"/>
              </w:rPr>
              <w:t>Document</w:t>
            </w:r>
          </w:p>
        </w:tc>
        <w:tc>
          <w:tcPr>
            <w:tcW w:w="1132" w:type="dxa"/>
            <w:tcBorders>
              <w:bottom w:val="single" w:color="8FB6EA" w:sz="5" w:space="0"/>
            </w:tcBorders>
            <w:shd w:val="clear" w:color="auto" w:fill="FFFFFF" w:themeFill="background1"/>
            <w:tcMar/>
          </w:tcPr>
          <w:p w:rsidRPr="00CC0718" w:rsidR="00C71DC8" w:rsidP="00244814" w:rsidRDefault="00C71DC8" w14:paraId="29BF467A" w14:textId="77777777">
            <w:pPr>
              <w:rPr>
                <w:color w:val="000000"/>
                <w:spacing w:val="-2"/>
                <w:sz w:val="18"/>
              </w:rPr>
            </w:pPr>
            <w:r w:rsidRPr="00CC0718">
              <w:rPr>
                <w:color w:val="000000"/>
                <w:spacing w:val="-2"/>
                <w:sz w:val="18"/>
              </w:rPr>
              <w:t>10</w:t>
            </w:r>
          </w:p>
        </w:tc>
        <w:tc>
          <w:tcPr>
            <w:tcW w:w="1576" w:type="dxa"/>
            <w:gridSpan w:val="2"/>
            <w:tcBorders>
              <w:bottom w:val="single" w:color="8FB6EA" w:sz="5" w:space="0"/>
            </w:tcBorders>
            <w:shd w:val="clear" w:color="auto" w:fill="FFFFFF" w:themeFill="background1"/>
            <w:tcMar/>
          </w:tcPr>
          <w:p w:rsidRPr="00CC0718" w:rsidR="00C71DC8" w:rsidP="00244814" w:rsidRDefault="00C71DC8" w14:paraId="29FF6D18" w14:textId="77777777">
            <w:pPr>
              <w:rPr>
                <w:color w:val="000000"/>
                <w:spacing w:val="-2"/>
                <w:sz w:val="18"/>
              </w:rPr>
            </w:pPr>
            <w:r w:rsidRPr="00CC0718">
              <w:rPr>
                <w:color w:val="000000"/>
                <w:spacing w:val="-2"/>
                <w:sz w:val="18"/>
              </w:rPr>
              <w:t>29</w:t>
            </w:r>
          </w:p>
        </w:tc>
        <w:tc>
          <w:tcPr>
            <w:tcW w:w="1362" w:type="dxa"/>
            <w:tcBorders>
              <w:bottom w:val="single" w:color="8FB6EA" w:sz="5" w:space="0"/>
            </w:tcBorders>
            <w:shd w:val="clear" w:color="auto" w:fill="FFFFFF" w:themeFill="background1"/>
            <w:tcMar/>
          </w:tcPr>
          <w:p w:rsidRPr="00CC0718" w:rsidR="00C71DC8" w:rsidP="00244814" w:rsidRDefault="00C71DC8" w14:paraId="47090317" w14:textId="77777777">
            <w:pPr>
              <w:rPr>
                <w:color w:val="000000"/>
                <w:spacing w:val="-2"/>
                <w:sz w:val="18"/>
              </w:rPr>
            </w:pPr>
            <w:r w:rsidRPr="00CC0718">
              <w:rPr>
                <w:color w:val="000000"/>
                <w:spacing w:val="-2"/>
                <w:sz w:val="18"/>
              </w:rPr>
              <w:t>282</w:t>
            </w:r>
          </w:p>
        </w:tc>
        <w:tc>
          <w:tcPr>
            <w:tcW w:w="1690" w:type="dxa"/>
            <w:tcBorders>
              <w:bottom w:val="single" w:color="8FB6EA" w:sz="5" w:space="0"/>
            </w:tcBorders>
            <w:shd w:val="clear" w:color="auto" w:fill="FFFFFF" w:themeFill="background1"/>
            <w:tcMar/>
          </w:tcPr>
          <w:p w:rsidRPr="00CC0718" w:rsidR="00C71DC8" w:rsidP="00244814" w:rsidRDefault="00C71DC8" w14:paraId="3FC86D3C" w14:textId="77777777">
            <w:pPr>
              <w:rPr>
                <w:color w:val="000000"/>
                <w:spacing w:val="-2"/>
                <w:sz w:val="18"/>
              </w:rPr>
            </w:pPr>
            <w:r w:rsidRPr="00CC0718">
              <w:rPr>
                <w:color w:val="000000"/>
                <w:spacing w:val="-2"/>
                <w:sz w:val="18"/>
              </w:rPr>
              <w:t>29</w:t>
            </w:r>
          </w:p>
        </w:tc>
        <w:tc>
          <w:tcPr>
            <w:tcW w:w="1576" w:type="dxa"/>
            <w:tcBorders>
              <w:bottom w:val="single" w:color="8FB6EA" w:sz="5" w:space="0"/>
            </w:tcBorders>
            <w:shd w:val="clear" w:color="auto" w:fill="FFFFFF" w:themeFill="background1"/>
            <w:tcMar/>
          </w:tcPr>
          <w:p w:rsidRPr="00CC0718" w:rsidR="00C71DC8" w:rsidP="00244814" w:rsidRDefault="00C71DC8" w14:paraId="07137583" w14:textId="77777777">
            <w:pPr>
              <w:rPr>
                <w:color w:val="000000"/>
                <w:spacing w:val="-2"/>
                <w:sz w:val="18"/>
              </w:rPr>
            </w:pPr>
          </w:p>
        </w:tc>
      </w:tr>
      <w:tr w:rsidRPr="00CC0718" w:rsidR="00C71DC8" w:rsidTr="3A33D0EC" w14:paraId="7A4723F6" w14:textId="77777777">
        <w:trPr>
          <w:trHeight w:val="888" w:hRule="exact"/>
        </w:trPr>
        <w:tc>
          <w:tcPr>
            <w:tcW w:w="10717" w:type="dxa"/>
            <w:gridSpan w:val="8"/>
            <w:tcBorders>
              <w:top w:val="single" w:color="8FB6EA" w:sz="5" w:space="0"/>
            </w:tcBorders>
            <w:tcMar/>
          </w:tcPr>
          <w:p w:rsidRPr="00CC0718" w:rsidR="00C71DC8" w:rsidP="00244814" w:rsidRDefault="00C71DC8" w14:paraId="76BE36BF" w14:textId="77777777"/>
        </w:tc>
      </w:tr>
      <w:tr w:rsidRPr="00CC0718" w:rsidR="00C71DC8" w:rsidTr="3A33D0EC" w14:paraId="04D6CCC6" w14:textId="77777777">
        <w:trPr>
          <w:trHeight w:val="889" w:hRule="exact"/>
        </w:trPr>
        <w:tc>
          <w:tcPr>
            <w:tcW w:w="10717" w:type="dxa"/>
            <w:gridSpan w:val="8"/>
            <w:tcMar/>
          </w:tcPr>
          <w:p w:rsidRPr="00CC0718" w:rsidR="00C71DC8" w:rsidP="00244814" w:rsidRDefault="00C71DC8" w14:paraId="163B87D6" w14:textId="77777777"/>
        </w:tc>
      </w:tr>
      <w:tr w:rsidRPr="00CC0718" w:rsidR="00C71DC8" w:rsidTr="3A33D0EC" w14:paraId="677CA35D" w14:textId="77777777">
        <w:trPr>
          <w:trHeight w:val="458" w:hRule="exact"/>
        </w:trPr>
        <w:tc>
          <w:tcPr>
            <w:tcW w:w="5359" w:type="dxa"/>
            <w:gridSpan w:val="4"/>
            <w:shd w:val="clear" w:color="auto" w:fill="FFFFFF" w:themeFill="background1"/>
            <w:tcMar/>
          </w:tcPr>
          <w:p w:rsidRPr="00CC0718" w:rsidR="00C71DC8" w:rsidP="00244814" w:rsidRDefault="00C71DC8" w14:paraId="3F7A8BF7" w14:textId="77777777">
            <w:pPr>
              <w:jc w:val="right"/>
              <w:rPr>
                <w:color w:val="000066"/>
                <w:spacing w:val="-2"/>
                <w:sz w:val="16"/>
              </w:rPr>
            </w:pPr>
            <w:r w:rsidRPr="00CC0718">
              <w:rPr>
                <w:color w:val="000066"/>
                <w:spacing w:val="-2"/>
                <w:sz w:val="16"/>
              </w:rPr>
              <w:t>Formatted Reports\\Code Summary Formatted Report</w:t>
            </w:r>
          </w:p>
        </w:tc>
        <w:tc>
          <w:tcPr>
            <w:tcW w:w="5358" w:type="dxa"/>
            <w:gridSpan w:val="4"/>
            <w:shd w:val="clear" w:color="auto" w:fill="FFFFFF" w:themeFill="background1"/>
            <w:tcMar/>
          </w:tcPr>
          <w:p w:rsidRPr="00CC0718" w:rsidR="00C71DC8" w:rsidP="00244814" w:rsidRDefault="00C71DC8" w14:paraId="5B5859DF" w14:textId="77777777">
            <w:pPr>
              <w:jc w:val="right"/>
              <w:rPr>
                <w:color w:val="000066"/>
                <w:spacing w:val="-2"/>
                <w:sz w:val="16"/>
              </w:rPr>
            </w:pPr>
            <w:r w:rsidRPr="00CC0718">
              <w:rPr>
                <w:color w:val="000066"/>
                <w:spacing w:val="-2"/>
                <w:sz w:val="16"/>
              </w:rPr>
              <w:t>Page 25 of 104</w:t>
            </w:r>
          </w:p>
        </w:tc>
      </w:tr>
      <w:tr w:rsidRPr="00CC0718" w:rsidR="00C71DC8" w:rsidTr="3A33D0EC" w14:paraId="54D3D327" w14:textId="77777777">
        <w:trPr>
          <w:trHeight w:val="444" w:hRule="exact"/>
        </w:trPr>
        <w:tc>
          <w:tcPr>
            <w:tcW w:w="10717" w:type="dxa"/>
            <w:gridSpan w:val="8"/>
            <w:shd w:val="clear" w:color="auto" w:fill="FFFFFF" w:themeFill="background1"/>
            <w:tcMar/>
            <w:vAlign w:val="center"/>
          </w:tcPr>
          <w:p w:rsidRPr="00CC0718" w:rsidR="00C71DC8" w:rsidP="00244814" w:rsidRDefault="00C71DC8" w14:paraId="33942172" w14:textId="77777777">
            <w:pPr>
              <w:jc w:val="right"/>
              <w:rPr>
                <w:color w:val="000066"/>
                <w:spacing w:val="-2"/>
                <w:sz w:val="16"/>
              </w:rPr>
            </w:pPr>
            <w:r w:rsidRPr="00CC0718">
              <w:rPr>
                <w:color w:val="000066"/>
                <w:spacing w:val="-2"/>
                <w:sz w:val="16"/>
              </w:rPr>
              <w:t>11/13/2024 3:39 PM</w:t>
            </w:r>
          </w:p>
        </w:tc>
      </w:tr>
      <w:tr w:rsidRPr="00CC0718" w:rsidR="00C71DC8" w:rsidTr="3A33D0EC" w14:paraId="05375481" w14:textId="77777777">
        <w:trPr>
          <w:trHeight w:val="459" w:hRule="exact"/>
        </w:trPr>
        <w:tc>
          <w:tcPr>
            <w:tcW w:w="3381" w:type="dxa"/>
            <w:gridSpan w:val="2"/>
            <w:shd w:val="clear" w:color="auto" w:fill="8FB6EA"/>
            <w:tcMar/>
          </w:tcPr>
          <w:p w:rsidRPr="00CC0718" w:rsidR="00C71DC8" w:rsidP="00244814" w:rsidRDefault="00C71DC8" w14:paraId="5D58569C" w14:textId="77777777">
            <w:pPr>
              <w:rPr>
                <w:b/>
                <w:color w:val="000066"/>
                <w:spacing w:val="-2"/>
                <w:sz w:val="18"/>
              </w:rPr>
            </w:pPr>
            <w:r w:rsidRPr="00CC0718">
              <w:rPr>
                <w:b/>
                <w:color w:val="000066"/>
                <w:spacing w:val="-2"/>
                <w:sz w:val="18"/>
              </w:rPr>
              <w:t>File Type</w:t>
            </w:r>
          </w:p>
        </w:tc>
        <w:tc>
          <w:tcPr>
            <w:tcW w:w="1132" w:type="dxa"/>
            <w:shd w:val="clear" w:color="auto" w:fill="8FB6EA"/>
            <w:tcMar/>
          </w:tcPr>
          <w:p w:rsidRPr="00CC0718" w:rsidR="00C71DC8" w:rsidP="00244814" w:rsidRDefault="00C71DC8" w14:paraId="20FF778A" w14:textId="77777777">
            <w:pPr>
              <w:rPr>
                <w:b/>
                <w:color w:val="000066"/>
                <w:spacing w:val="-2"/>
                <w:sz w:val="18"/>
              </w:rPr>
            </w:pPr>
            <w:r w:rsidRPr="00CC0718">
              <w:rPr>
                <w:b/>
                <w:color w:val="000066"/>
                <w:spacing w:val="-2"/>
                <w:sz w:val="18"/>
              </w:rPr>
              <w:t>Number of Files</w:t>
            </w:r>
          </w:p>
        </w:tc>
        <w:tc>
          <w:tcPr>
            <w:tcW w:w="1576" w:type="dxa"/>
            <w:gridSpan w:val="2"/>
            <w:shd w:val="clear" w:color="auto" w:fill="8FB6EA"/>
            <w:tcMar/>
          </w:tcPr>
          <w:p w:rsidRPr="00CC0718" w:rsidR="00C71DC8" w:rsidP="00244814" w:rsidRDefault="00C71DC8" w14:paraId="0399ACF2" w14:textId="77777777">
            <w:pPr>
              <w:rPr>
                <w:b/>
                <w:color w:val="000066"/>
                <w:spacing w:val="-2"/>
                <w:sz w:val="18"/>
              </w:rPr>
            </w:pPr>
            <w:r w:rsidRPr="00CC0718">
              <w:rPr>
                <w:b/>
                <w:color w:val="000066"/>
                <w:spacing w:val="-2"/>
                <w:sz w:val="18"/>
              </w:rPr>
              <w:t>Number of Coding References</w:t>
            </w:r>
          </w:p>
        </w:tc>
        <w:tc>
          <w:tcPr>
            <w:tcW w:w="1362" w:type="dxa"/>
            <w:shd w:val="clear" w:color="auto" w:fill="8FB6EA"/>
            <w:tcMar/>
          </w:tcPr>
          <w:p w:rsidRPr="00CC0718" w:rsidR="00C71DC8" w:rsidP="00244814" w:rsidRDefault="00C71DC8" w14:paraId="398C8227" w14:textId="77777777">
            <w:pPr>
              <w:rPr>
                <w:b/>
                <w:color w:val="000066"/>
                <w:spacing w:val="-2"/>
                <w:sz w:val="18"/>
              </w:rPr>
            </w:pPr>
            <w:r w:rsidRPr="00CC0718">
              <w:rPr>
                <w:b/>
                <w:color w:val="000066"/>
                <w:spacing w:val="-2"/>
                <w:sz w:val="18"/>
              </w:rPr>
              <w:t>Number of Words Coded</w:t>
            </w:r>
          </w:p>
        </w:tc>
        <w:tc>
          <w:tcPr>
            <w:tcW w:w="1690" w:type="dxa"/>
            <w:shd w:val="clear" w:color="auto" w:fill="8FB6EA"/>
            <w:tcMar/>
          </w:tcPr>
          <w:p w:rsidRPr="00CC0718" w:rsidR="00C71DC8" w:rsidP="00244814" w:rsidRDefault="00C71DC8" w14:paraId="5E69DB85" w14:textId="77777777">
            <w:pPr>
              <w:rPr>
                <w:b/>
                <w:color w:val="000066"/>
                <w:spacing w:val="-2"/>
                <w:sz w:val="18"/>
              </w:rPr>
            </w:pPr>
            <w:r w:rsidRPr="00CC0718">
              <w:rPr>
                <w:b/>
                <w:color w:val="000066"/>
                <w:spacing w:val="-2"/>
                <w:sz w:val="18"/>
              </w:rPr>
              <w:t>Number of Paragraphs Coded</w:t>
            </w:r>
          </w:p>
        </w:tc>
        <w:tc>
          <w:tcPr>
            <w:tcW w:w="1576" w:type="dxa"/>
            <w:shd w:val="clear" w:color="auto" w:fill="8FB6EA"/>
            <w:tcMar/>
          </w:tcPr>
          <w:p w:rsidRPr="00CC0718" w:rsidR="00C71DC8" w:rsidP="00244814" w:rsidRDefault="00C71DC8" w14:paraId="1E1776DA" w14:textId="77777777">
            <w:pPr>
              <w:rPr>
                <w:b/>
                <w:color w:val="000066"/>
                <w:spacing w:val="-2"/>
                <w:sz w:val="18"/>
              </w:rPr>
            </w:pPr>
            <w:r w:rsidRPr="00CC0718">
              <w:rPr>
                <w:b/>
                <w:color w:val="000066"/>
                <w:spacing w:val="-2"/>
                <w:sz w:val="18"/>
              </w:rPr>
              <w:t>Duration Coded</w:t>
            </w:r>
          </w:p>
        </w:tc>
      </w:tr>
      <w:tr w:rsidRPr="00CC0718" w:rsidR="00C71DC8" w:rsidTr="3A33D0EC" w14:paraId="51C9B527" w14:textId="77777777">
        <w:trPr>
          <w:trHeight w:val="344" w:hRule="exact"/>
        </w:trPr>
        <w:tc>
          <w:tcPr>
            <w:tcW w:w="10717" w:type="dxa"/>
            <w:gridSpan w:val="8"/>
            <w:shd w:val="clear" w:color="auto" w:fill="FFFFFF" w:themeFill="background1"/>
            <w:tcMar/>
          </w:tcPr>
          <w:p w:rsidRPr="00CC0718" w:rsidR="00C71DC8" w:rsidP="00244814" w:rsidRDefault="00C71DC8" w14:paraId="36B17B08" w14:textId="77777777">
            <w:pPr>
              <w:rPr>
                <w:b/>
                <w:color w:val="5C83B4"/>
                <w:spacing w:val="-2"/>
                <w:sz w:val="24"/>
              </w:rPr>
            </w:pPr>
          </w:p>
        </w:tc>
      </w:tr>
      <w:tr w:rsidRPr="00CC0718" w:rsidR="00C71DC8" w:rsidTr="3A33D0EC" w14:paraId="19FC8C7D" w14:textId="77777777">
        <w:trPr>
          <w:trHeight w:val="458" w:hRule="exact"/>
        </w:trPr>
        <w:tc>
          <w:tcPr>
            <w:tcW w:w="1805" w:type="dxa"/>
            <w:shd w:val="clear" w:color="auto" w:fill="FFFFFF" w:themeFill="background1"/>
            <w:tcMar/>
          </w:tcPr>
          <w:p w:rsidRPr="00CC0718" w:rsidR="00C71DC8" w:rsidP="00244814" w:rsidRDefault="00C71DC8" w14:paraId="42376B70" w14:textId="77777777">
            <w:pPr>
              <w:rPr>
                <w:b/>
                <w:color w:val="5C83B4"/>
                <w:spacing w:val="-2"/>
                <w:sz w:val="24"/>
              </w:rPr>
            </w:pPr>
            <w:r w:rsidRPr="00CC0718">
              <w:rPr>
                <w:b/>
                <w:color w:val="5C83B4"/>
                <w:spacing w:val="-2"/>
                <w:sz w:val="24"/>
              </w:rPr>
              <w:t>Nickname:</w:t>
            </w:r>
          </w:p>
        </w:tc>
        <w:tc>
          <w:tcPr>
            <w:tcW w:w="8912" w:type="dxa"/>
            <w:gridSpan w:val="7"/>
            <w:vMerge w:val="restart"/>
            <w:shd w:val="clear" w:color="auto" w:fill="FFFFFF" w:themeFill="background1"/>
            <w:tcMar/>
          </w:tcPr>
          <w:p w:rsidRPr="00CC0718" w:rsidR="00C71DC8" w:rsidP="00244814" w:rsidRDefault="00C71DC8" w14:paraId="63219275" w14:textId="77777777">
            <w:pPr>
              <w:rPr>
                <w:b/>
                <w:color w:val="5C83B4"/>
                <w:spacing w:val="-2"/>
                <w:sz w:val="24"/>
              </w:rPr>
            </w:pPr>
            <w:r w:rsidRPr="00CC0718">
              <w:rPr>
                <w:b/>
                <w:color w:val="5C83B4"/>
                <w:spacing w:val="-2"/>
                <w:sz w:val="24"/>
              </w:rPr>
              <w:t>Codes\\AXIAL CODE\\Q15- Communication within the team members\EMAILS</w:t>
            </w:r>
          </w:p>
        </w:tc>
      </w:tr>
      <w:tr w:rsidRPr="00CC0718" w:rsidR="00C71DC8" w:rsidTr="3A33D0EC" w14:paraId="002A804F" w14:textId="77777777">
        <w:trPr>
          <w:trHeight w:val="444" w:hRule="exact"/>
        </w:trPr>
        <w:tc>
          <w:tcPr>
            <w:tcW w:w="1805" w:type="dxa"/>
            <w:shd w:val="clear" w:color="auto" w:fill="FFFFFF" w:themeFill="background1"/>
            <w:tcMar/>
          </w:tcPr>
          <w:p w:rsidRPr="00CC0718" w:rsidR="00C71DC8" w:rsidP="00244814" w:rsidRDefault="00C71DC8" w14:paraId="08A6662A" w14:textId="77777777">
            <w:pPr>
              <w:rPr>
                <w:b/>
                <w:color w:val="5C83B4"/>
                <w:spacing w:val="-2"/>
                <w:sz w:val="24"/>
              </w:rPr>
            </w:pPr>
            <w:r w:rsidRPr="00CC0718">
              <w:rPr>
                <w:b/>
                <w:color w:val="5C83B4"/>
                <w:spacing w:val="-2"/>
                <w:sz w:val="24"/>
              </w:rPr>
              <w:t>Classification:</w:t>
            </w:r>
          </w:p>
        </w:tc>
        <w:tc>
          <w:tcPr>
            <w:tcW w:w="8912" w:type="dxa"/>
            <w:gridSpan w:val="7"/>
            <w:vMerge/>
            <w:tcMar/>
          </w:tcPr>
          <w:p w:rsidRPr="00CC0718" w:rsidR="00C71DC8" w:rsidP="00244814" w:rsidRDefault="00C71DC8" w14:paraId="72AA090F" w14:textId="77777777"/>
        </w:tc>
      </w:tr>
      <w:tr w:rsidRPr="00CC0718" w:rsidR="00C71DC8" w:rsidTr="3A33D0EC" w14:paraId="67459760" w14:textId="77777777">
        <w:trPr>
          <w:trHeight w:val="445" w:hRule="exact"/>
        </w:trPr>
        <w:tc>
          <w:tcPr>
            <w:tcW w:w="1805" w:type="dxa"/>
            <w:shd w:val="clear" w:color="auto" w:fill="FFFFFF" w:themeFill="background1"/>
            <w:tcMar/>
          </w:tcPr>
          <w:p w:rsidRPr="00CC0718" w:rsidR="00C71DC8" w:rsidP="00244814" w:rsidRDefault="00C71DC8" w14:paraId="798913EA" w14:textId="77777777">
            <w:pPr>
              <w:rPr>
                <w:b/>
                <w:color w:val="5C83B4"/>
                <w:spacing w:val="-2"/>
                <w:sz w:val="24"/>
              </w:rPr>
            </w:pPr>
            <w:r w:rsidRPr="00CC0718">
              <w:rPr>
                <w:b/>
                <w:color w:val="5C83B4"/>
                <w:spacing w:val="-2"/>
                <w:sz w:val="24"/>
              </w:rPr>
              <w:t>Aggregated:</w:t>
            </w:r>
          </w:p>
        </w:tc>
        <w:tc>
          <w:tcPr>
            <w:tcW w:w="8912" w:type="dxa"/>
            <w:gridSpan w:val="7"/>
            <w:shd w:val="clear" w:color="auto" w:fill="FFFFFF" w:themeFill="background1"/>
            <w:tcMar/>
          </w:tcPr>
          <w:p w:rsidRPr="00CC0718" w:rsidR="00C71DC8" w:rsidP="00244814" w:rsidRDefault="00C71DC8" w14:paraId="1ACDE136" w14:textId="77777777">
            <w:pPr>
              <w:rPr>
                <w:b/>
                <w:color w:val="5C83B4"/>
                <w:spacing w:val="-2"/>
                <w:sz w:val="24"/>
              </w:rPr>
            </w:pPr>
            <w:r w:rsidRPr="00CC0718">
              <w:rPr>
                <w:b/>
                <w:color w:val="5C83B4"/>
                <w:spacing w:val="-2"/>
                <w:sz w:val="24"/>
              </w:rPr>
              <w:t>Yes</w:t>
            </w:r>
          </w:p>
        </w:tc>
      </w:tr>
      <w:tr w:rsidRPr="00CC0718" w:rsidR="00C71DC8" w:rsidTr="3A33D0EC" w14:paraId="02C26E86" w14:textId="77777777">
        <w:trPr>
          <w:trHeight w:val="343" w:hRule="exact"/>
        </w:trPr>
        <w:tc>
          <w:tcPr>
            <w:tcW w:w="3381" w:type="dxa"/>
            <w:gridSpan w:val="2"/>
            <w:tcBorders>
              <w:bottom w:val="single" w:color="8FB6EA" w:sz="5" w:space="0"/>
            </w:tcBorders>
            <w:shd w:val="clear" w:color="auto" w:fill="FFFFFF" w:themeFill="background1"/>
            <w:tcMar/>
          </w:tcPr>
          <w:p w:rsidRPr="00CC0718" w:rsidR="00C71DC8" w:rsidP="00244814" w:rsidRDefault="00C71DC8" w14:paraId="73CD3801" w14:textId="77777777">
            <w:pPr>
              <w:rPr>
                <w:color w:val="000000"/>
                <w:spacing w:val="-2"/>
                <w:sz w:val="18"/>
              </w:rPr>
            </w:pPr>
            <w:r w:rsidRPr="00CC0718">
              <w:rPr>
                <w:color w:val="000000"/>
                <w:spacing w:val="-2"/>
                <w:sz w:val="18"/>
              </w:rPr>
              <w:t>Document</w:t>
            </w:r>
          </w:p>
        </w:tc>
        <w:tc>
          <w:tcPr>
            <w:tcW w:w="1132" w:type="dxa"/>
            <w:tcBorders>
              <w:bottom w:val="single" w:color="8FB6EA" w:sz="5" w:space="0"/>
            </w:tcBorders>
            <w:shd w:val="clear" w:color="auto" w:fill="FFFFFF" w:themeFill="background1"/>
            <w:tcMar/>
          </w:tcPr>
          <w:p w:rsidRPr="00CC0718" w:rsidR="00C71DC8" w:rsidP="00244814" w:rsidRDefault="00C71DC8" w14:paraId="22EA816A" w14:textId="77777777">
            <w:pPr>
              <w:rPr>
                <w:color w:val="000000"/>
                <w:spacing w:val="-2"/>
                <w:sz w:val="18"/>
              </w:rPr>
            </w:pPr>
            <w:r w:rsidRPr="00CC0718">
              <w:rPr>
                <w:color w:val="000000"/>
                <w:spacing w:val="-2"/>
                <w:sz w:val="18"/>
              </w:rPr>
              <w:t>4</w:t>
            </w:r>
          </w:p>
        </w:tc>
        <w:tc>
          <w:tcPr>
            <w:tcW w:w="1576" w:type="dxa"/>
            <w:gridSpan w:val="2"/>
            <w:tcBorders>
              <w:bottom w:val="single" w:color="8FB6EA" w:sz="5" w:space="0"/>
            </w:tcBorders>
            <w:shd w:val="clear" w:color="auto" w:fill="FFFFFF" w:themeFill="background1"/>
            <w:tcMar/>
          </w:tcPr>
          <w:p w:rsidRPr="00CC0718" w:rsidR="00C71DC8" w:rsidP="00244814" w:rsidRDefault="00C71DC8" w14:paraId="19738D83" w14:textId="77777777">
            <w:pPr>
              <w:rPr>
                <w:color w:val="000000"/>
                <w:spacing w:val="-2"/>
                <w:sz w:val="18"/>
              </w:rPr>
            </w:pPr>
            <w:r w:rsidRPr="00CC0718">
              <w:rPr>
                <w:color w:val="000000"/>
                <w:spacing w:val="-2"/>
                <w:sz w:val="18"/>
              </w:rPr>
              <w:t>4</w:t>
            </w:r>
          </w:p>
        </w:tc>
        <w:tc>
          <w:tcPr>
            <w:tcW w:w="1362" w:type="dxa"/>
            <w:tcBorders>
              <w:bottom w:val="single" w:color="8FB6EA" w:sz="5" w:space="0"/>
            </w:tcBorders>
            <w:shd w:val="clear" w:color="auto" w:fill="FFFFFF" w:themeFill="background1"/>
            <w:tcMar/>
          </w:tcPr>
          <w:p w:rsidRPr="00CC0718" w:rsidR="00C71DC8" w:rsidP="00244814" w:rsidRDefault="00C71DC8" w14:paraId="01089171" w14:textId="77777777">
            <w:pPr>
              <w:rPr>
                <w:color w:val="000000"/>
                <w:spacing w:val="-2"/>
                <w:sz w:val="18"/>
              </w:rPr>
            </w:pPr>
            <w:r w:rsidRPr="00CC0718">
              <w:rPr>
                <w:color w:val="000000"/>
                <w:spacing w:val="-2"/>
                <w:sz w:val="18"/>
              </w:rPr>
              <w:t>63</w:t>
            </w:r>
          </w:p>
        </w:tc>
        <w:tc>
          <w:tcPr>
            <w:tcW w:w="1690" w:type="dxa"/>
            <w:tcBorders>
              <w:bottom w:val="single" w:color="8FB6EA" w:sz="5" w:space="0"/>
            </w:tcBorders>
            <w:shd w:val="clear" w:color="auto" w:fill="FFFFFF" w:themeFill="background1"/>
            <w:tcMar/>
          </w:tcPr>
          <w:p w:rsidRPr="00CC0718" w:rsidR="00C71DC8" w:rsidP="00244814" w:rsidRDefault="00C71DC8" w14:paraId="40C04E07" w14:textId="77777777">
            <w:pPr>
              <w:rPr>
                <w:color w:val="000000"/>
                <w:spacing w:val="-2"/>
                <w:sz w:val="18"/>
              </w:rPr>
            </w:pPr>
            <w:r w:rsidRPr="00CC0718">
              <w:rPr>
                <w:color w:val="000000"/>
                <w:spacing w:val="-2"/>
                <w:sz w:val="18"/>
              </w:rPr>
              <w:t>4</w:t>
            </w:r>
          </w:p>
        </w:tc>
        <w:tc>
          <w:tcPr>
            <w:tcW w:w="1576" w:type="dxa"/>
            <w:tcBorders>
              <w:bottom w:val="single" w:color="8FB6EA" w:sz="5" w:space="0"/>
            </w:tcBorders>
            <w:shd w:val="clear" w:color="auto" w:fill="FFFFFF" w:themeFill="background1"/>
            <w:tcMar/>
          </w:tcPr>
          <w:p w:rsidRPr="00CC0718" w:rsidR="00C71DC8" w:rsidP="00244814" w:rsidRDefault="00C71DC8" w14:paraId="2C7E424E" w14:textId="77777777">
            <w:pPr>
              <w:rPr>
                <w:color w:val="000000"/>
                <w:spacing w:val="-2"/>
                <w:sz w:val="18"/>
              </w:rPr>
            </w:pPr>
          </w:p>
        </w:tc>
      </w:tr>
      <w:tr w:rsidRPr="00CC0718" w:rsidR="00C71DC8" w:rsidTr="3A33D0EC" w14:paraId="1D3902CF" w14:textId="77777777">
        <w:trPr>
          <w:trHeight w:val="459" w:hRule="exact"/>
        </w:trPr>
        <w:tc>
          <w:tcPr>
            <w:tcW w:w="10717" w:type="dxa"/>
            <w:gridSpan w:val="8"/>
            <w:tcBorders>
              <w:top w:val="single" w:color="8FB6EA" w:sz="5" w:space="0"/>
            </w:tcBorders>
            <w:tcMar/>
          </w:tcPr>
          <w:p w:rsidRPr="00CC0718" w:rsidR="00C71DC8" w:rsidP="00244814" w:rsidRDefault="00C71DC8" w14:paraId="7816C964" w14:textId="77777777"/>
        </w:tc>
      </w:tr>
      <w:tr w:rsidRPr="00CC0718" w:rsidR="00C71DC8" w:rsidTr="3A33D0EC" w14:paraId="004CC93A" w14:textId="77777777">
        <w:trPr>
          <w:trHeight w:val="329" w:hRule="exact"/>
        </w:trPr>
        <w:tc>
          <w:tcPr>
            <w:tcW w:w="10717" w:type="dxa"/>
            <w:gridSpan w:val="8"/>
            <w:shd w:val="clear" w:color="auto" w:fill="FFFFFF" w:themeFill="background1"/>
            <w:tcMar/>
          </w:tcPr>
          <w:p w:rsidRPr="00CC0718" w:rsidR="00C71DC8" w:rsidP="00244814" w:rsidRDefault="00C71DC8" w14:paraId="2F2D84CF" w14:textId="77777777">
            <w:pPr>
              <w:rPr>
                <w:b/>
                <w:color w:val="5C83B4"/>
                <w:spacing w:val="-2"/>
                <w:sz w:val="24"/>
              </w:rPr>
            </w:pPr>
          </w:p>
        </w:tc>
      </w:tr>
      <w:tr w:rsidRPr="00CC0718" w:rsidR="00C71DC8" w:rsidTr="3A33D0EC" w14:paraId="15BE2E9F" w14:textId="77777777">
        <w:trPr>
          <w:trHeight w:val="459" w:hRule="exact"/>
        </w:trPr>
        <w:tc>
          <w:tcPr>
            <w:tcW w:w="1805" w:type="dxa"/>
            <w:shd w:val="clear" w:color="auto" w:fill="FFFFFF" w:themeFill="background1"/>
            <w:tcMar/>
          </w:tcPr>
          <w:p w:rsidRPr="00CC0718" w:rsidR="00C71DC8" w:rsidP="00244814" w:rsidRDefault="00C71DC8" w14:paraId="1CD06940" w14:textId="77777777">
            <w:pPr>
              <w:rPr>
                <w:b/>
                <w:color w:val="5C83B4"/>
                <w:spacing w:val="-2"/>
                <w:sz w:val="24"/>
              </w:rPr>
            </w:pPr>
            <w:r w:rsidRPr="00CC0718">
              <w:rPr>
                <w:b/>
                <w:color w:val="5C83B4"/>
                <w:spacing w:val="-2"/>
                <w:sz w:val="24"/>
              </w:rPr>
              <w:t>Nickname:</w:t>
            </w:r>
          </w:p>
        </w:tc>
        <w:tc>
          <w:tcPr>
            <w:tcW w:w="8912" w:type="dxa"/>
            <w:gridSpan w:val="7"/>
            <w:vMerge w:val="restart"/>
            <w:shd w:val="clear" w:color="auto" w:fill="FFFFFF" w:themeFill="background1"/>
            <w:tcMar/>
          </w:tcPr>
          <w:p w:rsidRPr="00CC0718" w:rsidR="00C71DC8" w:rsidP="00244814" w:rsidRDefault="00C71DC8" w14:paraId="0262720E" w14:textId="77777777">
            <w:pPr>
              <w:rPr>
                <w:b/>
                <w:color w:val="5C83B4"/>
                <w:spacing w:val="-2"/>
                <w:sz w:val="24"/>
              </w:rPr>
            </w:pPr>
            <w:r w:rsidRPr="00CC0718">
              <w:rPr>
                <w:b/>
                <w:color w:val="5C83B4"/>
                <w:spacing w:val="-2"/>
                <w:sz w:val="24"/>
              </w:rPr>
              <w:t>Codes\\AXIAL CODE\\Q15- Communication within the team members\EMAILS\Email</w:t>
            </w:r>
          </w:p>
        </w:tc>
      </w:tr>
      <w:tr w:rsidRPr="00CC0718" w:rsidR="00C71DC8" w:rsidTr="3A33D0EC" w14:paraId="3C0E0F38" w14:textId="77777777">
        <w:trPr>
          <w:trHeight w:val="444" w:hRule="exact"/>
        </w:trPr>
        <w:tc>
          <w:tcPr>
            <w:tcW w:w="1805" w:type="dxa"/>
            <w:shd w:val="clear" w:color="auto" w:fill="FFFFFF" w:themeFill="background1"/>
            <w:tcMar/>
          </w:tcPr>
          <w:p w:rsidRPr="00CC0718" w:rsidR="00C71DC8" w:rsidP="00244814" w:rsidRDefault="00C71DC8" w14:paraId="3C0F51B2" w14:textId="77777777">
            <w:pPr>
              <w:rPr>
                <w:b/>
                <w:color w:val="5C83B4"/>
                <w:spacing w:val="-2"/>
                <w:sz w:val="24"/>
              </w:rPr>
            </w:pPr>
            <w:r w:rsidRPr="00CC0718">
              <w:rPr>
                <w:b/>
                <w:color w:val="5C83B4"/>
                <w:spacing w:val="-2"/>
                <w:sz w:val="24"/>
              </w:rPr>
              <w:t>Classification:</w:t>
            </w:r>
          </w:p>
        </w:tc>
        <w:tc>
          <w:tcPr>
            <w:tcW w:w="8912" w:type="dxa"/>
            <w:gridSpan w:val="7"/>
            <w:vMerge/>
            <w:tcMar/>
          </w:tcPr>
          <w:p w:rsidRPr="00CC0718" w:rsidR="00C71DC8" w:rsidP="00244814" w:rsidRDefault="00C71DC8" w14:paraId="32BDF288" w14:textId="77777777"/>
        </w:tc>
      </w:tr>
      <w:tr w:rsidRPr="00CC0718" w:rsidR="00C71DC8" w:rsidTr="3A33D0EC" w14:paraId="6CD61238" w14:textId="77777777">
        <w:trPr>
          <w:trHeight w:val="459" w:hRule="exact"/>
        </w:trPr>
        <w:tc>
          <w:tcPr>
            <w:tcW w:w="1805" w:type="dxa"/>
            <w:shd w:val="clear" w:color="auto" w:fill="FFFFFF" w:themeFill="background1"/>
            <w:tcMar/>
          </w:tcPr>
          <w:p w:rsidRPr="00CC0718" w:rsidR="00C71DC8" w:rsidP="00244814" w:rsidRDefault="00C71DC8" w14:paraId="026A9996" w14:textId="77777777">
            <w:pPr>
              <w:rPr>
                <w:b/>
                <w:color w:val="5C83B4"/>
                <w:spacing w:val="-2"/>
                <w:sz w:val="24"/>
              </w:rPr>
            </w:pPr>
            <w:r w:rsidRPr="00CC0718">
              <w:rPr>
                <w:b/>
                <w:color w:val="5C83B4"/>
                <w:spacing w:val="-2"/>
                <w:sz w:val="24"/>
              </w:rPr>
              <w:t>Aggregated:</w:t>
            </w:r>
          </w:p>
        </w:tc>
        <w:tc>
          <w:tcPr>
            <w:tcW w:w="8912" w:type="dxa"/>
            <w:gridSpan w:val="7"/>
            <w:shd w:val="clear" w:color="auto" w:fill="FFFFFF" w:themeFill="background1"/>
            <w:tcMar/>
          </w:tcPr>
          <w:p w:rsidRPr="00CC0718" w:rsidR="00C71DC8" w:rsidP="00244814" w:rsidRDefault="00C71DC8" w14:paraId="4E92B27C" w14:textId="77777777">
            <w:pPr>
              <w:rPr>
                <w:b/>
                <w:color w:val="5C83B4"/>
                <w:spacing w:val="-2"/>
                <w:sz w:val="24"/>
              </w:rPr>
            </w:pPr>
            <w:r w:rsidRPr="00CC0718">
              <w:rPr>
                <w:b/>
                <w:color w:val="5C83B4"/>
                <w:spacing w:val="-2"/>
                <w:sz w:val="24"/>
              </w:rPr>
              <w:t>No</w:t>
            </w:r>
          </w:p>
        </w:tc>
      </w:tr>
      <w:tr w:rsidRPr="00CC0718" w:rsidR="00C71DC8" w:rsidTr="3A33D0EC" w14:paraId="2DBE6DA9" w14:textId="77777777">
        <w:trPr>
          <w:trHeight w:val="329" w:hRule="exact"/>
        </w:trPr>
        <w:tc>
          <w:tcPr>
            <w:tcW w:w="3381" w:type="dxa"/>
            <w:gridSpan w:val="2"/>
            <w:tcBorders>
              <w:bottom w:val="single" w:color="8FB6EA" w:sz="5" w:space="0"/>
            </w:tcBorders>
            <w:shd w:val="clear" w:color="auto" w:fill="FFFFFF" w:themeFill="background1"/>
            <w:tcMar/>
          </w:tcPr>
          <w:p w:rsidRPr="00CC0718" w:rsidR="00C71DC8" w:rsidP="00244814" w:rsidRDefault="00C71DC8" w14:paraId="6B85D0A6" w14:textId="77777777">
            <w:pPr>
              <w:rPr>
                <w:color w:val="000000"/>
                <w:spacing w:val="-2"/>
                <w:sz w:val="18"/>
              </w:rPr>
            </w:pPr>
            <w:r w:rsidRPr="00CC0718">
              <w:rPr>
                <w:color w:val="000000"/>
                <w:spacing w:val="-2"/>
                <w:sz w:val="18"/>
              </w:rPr>
              <w:t>Document</w:t>
            </w:r>
          </w:p>
        </w:tc>
        <w:tc>
          <w:tcPr>
            <w:tcW w:w="1132" w:type="dxa"/>
            <w:tcBorders>
              <w:bottom w:val="single" w:color="8FB6EA" w:sz="5" w:space="0"/>
            </w:tcBorders>
            <w:shd w:val="clear" w:color="auto" w:fill="FFFFFF" w:themeFill="background1"/>
            <w:tcMar/>
          </w:tcPr>
          <w:p w:rsidRPr="00CC0718" w:rsidR="00C71DC8" w:rsidP="00244814" w:rsidRDefault="00C71DC8" w14:paraId="07A25623" w14:textId="77777777">
            <w:pPr>
              <w:rPr>
                <w:color w:val="000000"/>
                <w:spacing w:val="-2"/>
                <w:sz w:val="18"/>
              </w:rPr>
            </w:pPr>
            <w:r w:rsidRPr="00CC0718">
              <w:rPr>
                <w:color w:val="000000"/>
                <w:spacing w:val="-2"/>
                <w:sz w:val="18"/>
              </w:rPr>
              <w:t>1</w:t>
            </w:r>
          </w:p>
        </w:tc>
        <w:tc>
          <w:tcPr>
            <w:tcW w:w="1576" w:type="dxa"/>
            <w:gridSpan w:val="2"/>
            <w:tcBorders>
              <w:bottom w:val="single" w:color="8FB6EA" w:sz="5" w:space="0"/>
            </w:tcBorders>
            <w:shd w:val="clear" w:color="auto" w:fill="FFFFFF" w:themeFill="background1"/>
            <w:tcMar/>
          </w:tcPr>
          <w:p w:rsidRPr="00CC0718" w:rsidR="00C71DC8" w:rsidP="00244814" w:rsidRDefault="00C71DC8" w14:paraId="79CF2A7E" w14:textId="77777777">
            <w:pPr>
              <w:rPr>
                <w:color w:val="000000"/>
                <w:spacing w:val="-2"/>
                <w:sz w:val="18"/>
              </w:rPr>
            </w:pPr>
            <w:r w:rsidRPr="00CC0718">
              <w:rPr>
                <w:color w:val="000000"/>
                <w:spacing w:val="-2"/>
                <w:sz w:val="18"/>
              </w:rPr>
              <w:t>1</w:t>
            </w:r>
          </w:p>
        </w:tc>
        <w:tc>
          <w:tcPr>
            <w:tcW w:w="1362" w:type="dxa"/>
            <w:tcBorders>
              <w:bottom w:val="single" w:color="8FB6EA" w:sz="5" w:space="0"/>
            </w:tcBorders>
            <w:shd w:val="clear" w:color="auto" w:fill="FFFFFF" w:themeFill="background1"/>
            <w:tcMar/>
          </w:tcPr>
          <w:p w:rsidRPr="00CC0718" w:rsidR="00C71DC8" w:rsidP="00244814" w:rsidRDefault="00C71DC8" w14:paraId="1B9E234E" w14:textId="77777777">
            <w:pPr>
              <w:rPr>
                <w:color w:val="000000"/>
                <w:spacing w:val="-2"/>
                <w:sz w:val="18"/>
              </w:rPr>
            </w:pPr>
            <w:r w:rsidRPr="00CC0718">
              <w:rPr>
                <w:color w:val="000000"/>
                <w:spacing w:val="-2"/>
                <w:sz w:val="18"/>
              </w:rPr>
              <w:t>7</w:t>
            </w:r>
          </w:p>
        </w:tc>
        <w:tc>
          <w:tcPr>
            <w:tcW w:w="1690" w:type="dxa"/>
            <w:tcBorders>
              <w:bottom w:val="single" w:color="8FB6EA" w:sz="5" w:space="0"/>
            </w:tcBorders>
            <w:shd w:val="clear" w:color="auto" w:fill="FFFFFF" w:themeFill="background1"/>
            <w:tcMar/>
          </w:tcPr>
          <w:p w:rsidRPr="00CC0718" w:rsidR="00C71DC8" w:rsidP="00244814" w:rsidRDefault="00C71DC8" w14:paraId="1CBD20A9" w14:textId="77777777">
            <w:pPr>
              <w:rPr>
                <w:color w:val="000000"/>
                <w:spacing w:val="-2"/>
                <w:sz w:val="18"/>
              </w:rPr>
            </w:pPr>
            <w:r w:rsidRPr="00CC0718">
              <w:rPr>
                <w:color w:val="000000"/>
                <w:spacing w:val="-2"/>
                <w:sz w:val="18"/>
              </w:rPr>
              <w:t>1</w:t>
            </w:r>
          </w:p>
        </w:tc>
        <w:tc>
          <w:tcPr>
            <w:tcW w:w="1576" w:type="dxa"/>
            <w:tcBorders>
              <w:bottom w:val="single" w:color="8FB6EA" w:sz="5" w:space="0"/>
            </w:tcBorders>
            <w:shd w:val="clear" w:color="auto" w:fill="FFFFFF" w:themeFill="background1"/>
            <w:tcMar/>
          </w:tcPr>
          <w:p w:rsidRPr="00CC0718" w:rsidR="00C71DC8" w:rsidP="00244814" w:rsidRDefault="00C71DC8" w14:paraId="1E9AA526" w14:textId="77777777">
            <w:pPr>
              <w:rPr>
                <w:color w:val="000000"/>
                <w:spacing w:val="-2"/>
                <w:sz w:val="18"/>
              </w:rPr>
            </w:pPr>
          </w:p>
        </w:tc>
      </w:tr>
      <w:tr w:rsidRPr="00CC0718" w:rsidR="00C71DC8" w:rsidTr="3A33D0EC" w14:paraId="7382814A" w14:textId="77777777">
        <w:trPr>
          <w:trHeight w:val="459" w:hRule="exact"/>
        </w:trPr>
        <w:tc>
          <w:tcPr>
            <w:tcW w:w="10717" w:type="dxa"/>
            <w:gridSpan w:val="8"/>
            <w:tcBorders>
              <w:top w:val="single" w:color="8FB6EA" w:sz="5" w:space="0"/>
            </w:tcBorders>
            <w:tcMar/>
          </w:tcPr>
          <w:p w:rsidRPr="00CC0718" w:rsidR="00C71DC8" w:rsidP="00244814" w:rsidRDefault="00C71DC8" w14:paraId="7D81B17A" w14:textId="77777777"/>
        </w:tc>
      </w:tr>
      <w:tr w:rsidRPr="00CC0718" w:rsidR="00C71DC8" w:rsidTr="3A33D0EC" w14:paraId="4E79128D" w14:textId="77777777">
        <w:trPr>
          <w:trHeight w:val="601" w:hRule="exact"/>
        </w:trPr>
        <w:tc>
          <w:tcPr>
            <w:tcW w:w="10717" w:type="dxa"/>
            <w:gridSpan w:val="8"/>
            <w:shd w:val="clear" w:color="auto" w:fill="FFFFFF" w:themeFill="background1"/>
            <w:tcMar/>
          </w:tcPr>
          <w:p w:rsidRPr="00CC0718" w:rsidR="00C71DC8" w:rsidP="00244814" w:rsidRDefault="00C71DC8" w14:paraId="70A6EA58" w14:textId="77777777">
            <w:pPr>
              <w:rPr>
                <w:b/>
                <w:color w:val="5C83B4"/>
                <w:spacing w:val="-2"/>
                <w:sz w:val="24"/>
              </w:rPr>
            </w:pPr>
          </w:p>
        </w:tc>
      </w:tr>
      <w:tr w:rsidRPr="00CC0718" w:rsidR="00C71DC8" w:rsidTr="3A33D0EC" w14:paraId="767BCAC8" w14:textId="77777777">
        <w:trPr>
          <w:trHeight w:val="445" w:hRule="exact"/>
        </w:trPr>
        <w:tc>
          <w:tcPr>
            <w:tcW w:w="1805" w:type="dxa"/>
            <w:shd w:val="clear" w:color="auto" w:fill="FFFFFF" w:themeFill="background1"/>
            <w:tcMar/>
          </w:tcPr>
          <w:p w:rsidRPr="00CC0718" w:rsidR="00C71DC8" w:rsidP="00244814" w:rsidRDefault="00C71DC8" w14:paraId="15C98A4F" w14:textId="77777777">
            <w:pPr>
              <w:rPr>
                <w:b/>
                <w:color w:val="5C83B4"/>
                <w:spacing w:val="-2"/>
                <w:sz w:val="24"/>
              </w:rPr>
            </w:pPr>
            <w:r w:rsidRPr="00CC0718">
              <w:rPr>
                <w:b/>
                <w:color w:val="5C83B4"/>
                <w:spacing w:val="-2"/>
                <w:sz w:val="24"/>
              </w:rPr>
              <w:t>Nickname:</w:t>
            </w:r>
          </w:p>
        </w:tc>
        <w:tc>
          <w:tcPr>
            <w:tcW w:w="8912" w:type="dxa"/>
            <w:gridSpan w:val="7"/>
            <w:vMerge w:val="restart"/>
            <w:shd w:val="clear" w:color="auto" w:fill="FFFFFF" w:themeFill="background1"/>
            <w:tcMar/>
          </w:tcPr>
          <w:p w:rsidRPr="00CC0718" w:rsidR="00C71DC8" w:rsidP="00244814" w:rsidRDefault="00C71DC8" w14:paraId="6FCBBF6E" w14:textId="77777777">
            <w:pPr>
              <w:rPr>
                <w:b/>
                <w:color w:val="5C83B4"/>
                <w:spacing w:val="-2"/>
                <w:sz w:val="24"/>
              </w:rPr>
            </w:pPr>
            <w:r w:rsidRPr="00CC0718">
              <w:rPr>
                <w:b/>
                <w:color w:val="5C83B4"/>
                <w:spacing w:val="-2"/>
                <w:sz w:val="24"/>
              </w:rPr>
              <w:t>Codes\\AXIAL CODE\\Q15- Communication within the team members\EMAILS\Slack and Email for Club Coordination</w:t>
            </w:r>
          </w:p>
        </w:tc>
      </w:tr>
      <w:tr w:rsidRPr="00CC0718" w:rsidR="00C71DC8" w:rsidTr="3A33D0EC" w14:paraId="41C37A08" w14:textId="77777777">
        <w:trPr>
          <w:trHeight w:val="458" w:hRule="exact"/>
        </w:trPr>
        <w:tc>
          <w:tcPr>
            <w:tcW w:w="1805" w:type="dxa"/>
            <w:shd w:val="clear" w:color="auto" w:fill="FFFFFF" w:themeFill="background1"/>
            <w:tcMar/>
          </w:tcPr>
          <w:p w:rsidRPr="00CC0718" w:rsidR="00C71DC8" w:rsidP="00244814" w:rsidRDefault="00C71DC8" w14:paraId="061F432F" w14:textId="77777777">
            <w:pPr>
              <w:rPr>
                <w:b/>
                <w:color w:val="5C83B4"/>
                <w:spacing w:val="-2"/>
                <w:sz w:val="24"/>
              </w:rPr>
            </w:pPr>
            <w:r w:rsidRPr="00CC0718">
              <w:rPr>
                <w:b/>
                <w:color w:val="5C83B4"/>
                <w:spacing w:val="-2"/>
                <w:sz w:val="24"/>
              </w:rPr>
              <w:t>Classification:</w:t>
            </w:r>
          </w:p>
        </w:tc>
        <w:tc>
          <w:tcPr>
            <w:tcW w:w="8912" w:type="dxa"/>
            <w:gridSpan w:val="7"/>
            <w:vMerge/>
            <w:tcMar/>
          </w:tcPr>
          <w:p w:rsidRPr="00CC0718" w:rsidR="00C71DC8" w:rsidP="00244814" w:rsidRDefault="00C71DC8" w14:paraId="78612488" w14:textId="77777777"/>
        </w:tc>
      </w:tr>
      <w:tr w:rsidRPr="00CC0718" w:rsidR="00C71DC8" w:rsidTr="3A33D0EC" w14:paraId="550AE39D" w14:textId="77777777">
        <w:trPr>
          <w:trHeight w:val="444" w:hRule="exact"/>
        </w:trPr>
        <w:tc>
          <w:tcPr>
            <w:tcW w:w="1805" w:type="dxa"/>
            <w:shd w:val="clear" w:color="auto" w:fill="FFFFFF" w:themeFill="background1"/>
            <w:tcMar/>
          </w:tcPr>
          <w:p w:rsidRPr="00CC0718" w:rsidR="00C71DC8" w:rsidP="00244814" w:rsidRDefault="00C71DC8" w14:paraId="032D4BB8" w14:textId="77777777">
            <w:pPr>
              <w:rPr>
                <w:b/>
                <w:color w:val="5C83B4"/>
                <w:spacing w:val="-2"/>
                <w:sz w:val="24"/>
              </w:rPr>
            </w:pPr>
            <w:r w:rsidRPr="00CC0718">
              <w:rPr>
                <w:b/>
                <w:color w:val="5C83B4"/>
                <w:spacing w:val="-2"/>
                <w:sz w:val="24"/>
              </w:rPr>
              <w:t>Aggregated:</w:t>
            </w:r>
          </w:p>
        </w:tc>
        <w:tc>
          <w:tcPr>
            <w:tcW w:w="8912" w:type="dxa"/>
            <w:gridSpan w:val="7"/>
            <w:shd w:val="clear" w:color="auto" w:fill="FFFFFF" w:themeFill="background1"/>
            <w:tcMar/>
          </w:tcPr>
          <w:p w:rsidRPr="00CC0718" w:rsidR="00C71DC8" w:rsidP="00244814" w:rsidRDefault="00C71DC8" w14:paraId="7BBE77E7" w14:textId="77777777">
            <w:pPr>
              <w:rPr>
                <w:b/>
                <w:color w:val="5C83B4"/>
                <w:spacing w:val="-2"/>
                <w:sz w:val="24"/>
              </w:rPr>
            </w:pPr>
            <w:r w:rsidRPr="00CC0718">
              <w:rPr>
                <w:b/>
                <w:color w:val="5C83B4"/>
                <w:spacing w:val="-2"/>
                <w:sz w:val="24"/>
              </w:rPr>
              <w:t>No</w:t>
            </w:r>
          </w:p>
        </w:tc>
      </w:tr>
      <w:tr w:rsidRPr="00CC0718" w:rsidR="00C71DC8" w:rsidTr="3A33D0EC" w14:paraId="59C98E9A" w14:textId="77777777">
        <w:trPr>
          <w:trHeight w:val="344" w:hRule="exact"/>
        </w:trPr>
        <w:tc>
          <w:tcPr>
            <w:tcW w:w="3381" w:type="dxa"/>
            <w:gridSpan w:val="2"/>
            <w:tcBorders>
              <w:bottom w:val="single" w:color="8FB6EA" w:sz="5" w:space="0"/>
            </w:tcBorders>
            <w:shd w:val="clear" w:color="auto" w:fill="FFFFFF" w:themeFill="background1"/>
            <w:tcMar/>
          </w:tcPr>
          <w:p w:rsidRPr="00CC0718" w:rsidR="00C71DC8" w:rsidP="00244814" w:rsidRDefault="00C71DC8" w14:paraId="1DCAD0D5" w14:textId="77777777">
            <w:pPr>
              <w:rPr>
                <w:color w:val="000000"/>
                <w:spacing w:val="-2"/>
                <w:sz w:val="18"/>
              </w:rPr>
            </w:pPr>
            <w:r w:rsidRPr="00CC0718">
              <w:rPr>
                <w:color w:val="000000"/>
                <w:spacing w:val="-2"/>
                <w:sz w:val="18"/>
              </w:rPr>
              <w:t>Document</w:t>
            </w:r>
          </w:p>
        </w:tc>
        <w:tc>
          <w:tcPr>
            <w:tcW w:w="1132" w:type="dxa"/>
            <w:tcBorders>
              <w:bottom w:val="single" w:color="8FB6EA" w:sz="5" w:space="0"/>
            </w:tcBorders>
            <w:shd w:val="clear" w:color="auto" w:fill="FFFFFF" w:themeFill="background1"/>
            <w:tcMar/>
          </w:tcPr>
          <w:p w:rsidRPr="00CC0718" w:rsidR="00C71DC8" w:rsidP="00244814" w:rsidRDefault="00C71DC8" w14:paraId="08BA4A35" w14:textId="77777777">
            <w:pPr>
              <w:rPr>
                <w:color w:val="000000"/>
                <w:spacing w:val="-2"/>
                <w:sz w:val="18"/>
              </w:rPr>
            </w:pPr>
            <w:r w:rsidRPr="00CC0718">
              <w:rPr>
                <w:color w:val="000000"/>
                <w:spacing w:val="-2"/>
                <w:sz w:val="18"/>
              </w:rPr>
              <w:t>1</w:t>
            </w:r>
          </w:p>
        </w:tc>
        <w:tc>
          <w:tcPr>
            <w:tcW w:w="1576" w:type="dxa"/>
            <w:gridSpan w:val="2"/>
            <w:tcBorders>
              <w:bottom w:val="single" w:color="8FB6EA" w:sz="5" w:space="0"/>
            </w:tcBorders>
            <w:shd w:val="clear" w:color="auto" w:fill="FFFFFF" w:themeFill="background1"/>
            <w:tcMar/>
          </w:tcPr>
          <w:p w:rsidRPr="00CC0718" w:rsidR="00C71DC8" w:rsidP="00244814" w:rsidRDefault="00C71DC8" w14:paraId="6DBD8A06" w14:textId="77777777">
            <w:pPr>
              <w:rPr>
                <w:color w:val="000000"/>
                <w:spacing w:val="-2"/>
                <w:sz w:val="18"/>
              </w:rPr>
            </w:pPr>
            <w:r w:rsidRPr="00CC0718">
              <w:rPr>
                <w:color w:val="000000"/>
                <w:spacing w:val="-2"/>
                <w:sz w:val="18"/>
              </w:rPr>
              <w:t>1</w:t>
            </w:r>
          </w:p>
        </w:tc>
        <w:tc>
          <w:tcPr>
            <w:tcW w:w="1362" w:type="dxa"/>
            <w:tcBorders>
              <w:bottom w:val="single" w:color="8FB6EA" w:sz="5" w:space="0"/>
            </w:tcBorders>
            <w:shd w:val="clear" w:color="auto" w:fill="FFFFFF" w:themeFill="background1"/>
            <w:tcMar/>
          </w:tcPr>
          <w:p w:rsidRPr="00CC0718" w:rsidR="00C71DC8" w:rsidP="00244814" w:rsidRDefault="00C71DC8" w14:paraId="1B64FFEB" w14:textId="77777777">
            <w:pPr>
              <w:rPr>
                <w:color w:val="000000"/>
                <w:spacing w:val="-2"/>
                <w:sz w:val="18"/>
              </w:rPr>
            </w:pPr>
            <w:r w:rsidRPr="00CC0718">
              <w:rPr>
                <w:color w:val="000000"/>
                <w:spacing w:val="-2"/>
                <w:sz w:val="18"/>
              </w:rPr>
              <w:t>5</w:t>
            </w:r>
          </w:p>
        </w:tc>
        <w:tc>
          <w:tcPr>
            <w:tcW w:w="1690" w:type="dxa"/>
            <w:tcBorders>
              <w:bottom w:val="single" w:color="8FB6EA" w:sz="5" w:space="0"/>
            </w:tcBorders>
            <w:shd w:val="clear" w:color="auto" w:fill="FFFFFF" w:themeFill="background1"/>
            <w:tcMar/>
          </w:tcPr>
          <w:p w:rsidRPr="00CC0718" w:rsidR="00C71DC8" w:rsidP="00244814" w:rsidRDefault="00C71DC8" w14:paraId="0CBA97E4" w14:textId="77777777">
            <w:pPr>
              <w:rPr>
                <w:color w:val="000000"/>
                <w:spacing w:val="-2"/>
                <w:sz w:val="18"/>
              </w:rPr>
            </w:pPr>
            <w:r w:rsidRPr="00CC0718">
              <w:rPr>
                <w:color w:val="000000"/>
                <w:spacing w:val="-2"/>
                <w:sz w:val="18"/>
              </w:rPr>
              <w:t>1</w:t>
            </w:r>
          </w:p>
        </w:tc>
        <w:tc>
          <w:tcPr>
            <w:tcW w:w="1576" w:type="dxa"/>
            <w:tcBorders>
              <w:bottom w:val="single" w:color="8FB6EA" w:sz="5" w:space="0"/>
            </w:tcBorders>
            <w:shd w:val="clear" w:color="auto" w:fill="FFFFFF" w:themeFill="background1"/>
            <w:tcMar/>
          </w:tcPr>
          <w:p w:rsidRPr="00CC0718" w:rsidR="00C71DC8" w:rsidP="00244814" w:rsidRDefault="00C71DC8" w14:paraId="6D61BE2C" w14:textId="77777777">
            <w:pPr>
              <w:rPr>
                <w:color w:val="000000"/>
                <w:spacing w:val="-2"/>
                <w:sz w:val="18"/>
              </w:rPr>
            </w:pPr>
          </w:p>
        </w:tc>
      </w:tr>
      <w:tr w:rsidRPr="00CC0718" w:rsidR="00C71DC8" w:rsidTr="3A33D0EC" w14:paraId="0B88072D" w14:textId="77777777">
        <w:trPr>
          <w:trHeight w:val="459" w:hRule="exact"/>
        </w:trPr>
        <w:tc>
          <w:tcPr>
            <w:tcW w:w="10717" w:type="dxa"/>
            <w:gridSpan w:val="8"/>
            <w:tcBorders>
              <w:top w:val="single" w:color="8FB6EA" w:sz="5" w:space="0"/>
            </w:tcBorders>
            <w:tcMar/>
          </w:tcPr>
          <w:p w:rsidRPr="00CC0718" w:rsidR="00C71DC8" w:rsidP="00244814" w:rsidRDefault="00C71DC8" w14:paraId="24708416" w14:textId="77777777"/>
        </w:tc>
      </w:tr>
      <w:tr w:rsidRPr="00CC0718" w:rsidR="00C71DC8" w:rsidTr="3A33D0EC" w14:paraId="0B311757" w14:textId="77777777">
        <w:trPr>
          <w:trHeight w:val="329" w:hRule="exact"/>
        </w:trPr>
        <w:tc>
          <w:tcPr>
            <w:tcW w:w="10717" w:type="dxa"/>
            <w:gridSpan w:val="8"/>
            <w:shd w:val="clear" w:color="auto" w:fill="FFFFFF" w:themeFill="background1"/>
            <w:tcMar/>
          </w:tcPr>
          <w:p w:rsidRPr="00CC0718" w:rsidR="00C71DC8" w:rsidP="00244814" w:rsidRDefault="00C71DC8" w14:paraId="7C881240" w14:textId="77777777">
            <w:pPr>
              <w:rPr>
                <w:b/>
                <w:color w:val="5C83B4"/>
                <w:spacing w:val="-2"/>
                <w:sz w:val="24"/>
              </w:rPr>
            </w:pPr>
          </w:p>
        </w:tc>
      </w:tr>
      <w:tr w:rsidRPr="00CC0718" w:rsidR="00C71DC8" w:rsidTr="3A33D0EC" w14:paraId="35A3377E" w14:textId="77777777">
        <w:trPr>
          <w:trHeight w:val="459" w:hRule="exact"/>
        </w:trPr>
        <w:tc>
          <w:tcPr>
            <w:tcW w:w="1805" w:type="dxa"/>
            <w:shd w:val="clear" w:color="auto" w:fill="FFFFFF" w:themeFill="background1"/>
            <w:tcMar/>
          </w:tcPr>
          <w:p w:rsidRPr="00CC0718" w:rsidR="00C71DC8" w:rsidP="00244814" w:rsidRDefault="00C71DC8" w14:paraId="75592245" w14:textId="77777777">
            <w:pPr>
              <w:rPr>
                <w:b/>
                <w:color w:val="5C83B4"/>
                <w:spacing w:val="-2"/>
                <w:sz w:val="24"/>
              </w:rPr>
            </w:pPr>
            <w:r w:rsidRPr="00CC0718">
              <w:rPr>
                <w:b/>
                <w:color w:val="5C83B4"/>
                <w:spacing w:val="-2"/>
                <w:sz w:val="24"/>
              </w:rPr>
              <w:t>Nickname:</w:t>
            </w:r>
          </w:p>
        </w:tc>
        <w:tc>
          <w:tcPr>
            <w:tcW w:w="8912" w:type="dxa"/>
            <w:gridSpan w:val="7"/>
            <w:vMerge w:val="restart"/>
            <w:shd w:val="clear" w:color="auto" w:fill="FFFFFF" w:themeFill="background1"/>
            <w:tcMar/>
          </w:tcPr>
          <w:p w:rsidRPr="00CC0718" w:rsidR="00C71DC8" w:rsidP="00244814" w:rsidRDefault="00C71DC8" w14:paraId="77849DB6" w14:textId="77777777">
            <w:pPr>
              <w:rPr>
                <w:b/>
                <w:color w:val="5C83B4"/>
                <w:spacing w:val="-2"/>
                <w:sz w:val="24"/>
              </w:rPr>
            </w:pPr>
            <w:r w:rsidRPr="00CC0718">
              <w:rPr>
                <w:b/>
                <w:color w:val="5C83B4"/>
                <w:spacing w:val="-2"/>
                <w:sz w:val="24"/>
              </w:rPr>
              <w:t>Codes\\AXIAL CODE\\Q15- Communication within the team members\IN-PERSON MEETINGS</w:t>
            </w:r>
          </w:p>
        </w:tc>
      </w:tr>
      <w:tr w:rsidRPr="00CC0718" w:rsidR="00C71DC8" w:rsidTr="3A33D0EC" w14:paraId="0666A19E" w14:textId="77777777">
        <w:trPr>
          <w:trHeight w:val="444" w:hRule="exact"/>
        </w:trPr>
        <w:tc>
          <w:tcPr>
            <w:tcW w:w="1805" w:type="dxa"/>
            <w:shd w:val="clear" w:color="auto" w:fill="FFFFFF" w:themeFill="background1"/>
            <w:tcMar/>
          </w:tcPr>
          <w:p w:rsidRPr="00CC0718" w:rsidR="00C71DC8" w:rsidP="00244814" w:rsidRDefault="00C71DC8" w14:paraId="5194B7A9" w14:textId="77777777">
            <w:pPr>
              <w:rPr>
                <w:b/>
                <w:color w:val="5C83B4"/>
                <w:spacing w:val="-2"/>
                <w:sz w:val="24"/>
              </w:rPr>
            </w:pPr>
            <w:r w:rsidRPr="00CC0718">
              <w:rPr>
                <w:b/>
                <w:color w:val="5C83B4"/>
                <w:spacing w:val="-2"/>
                <w:sz w:val="24"/>
              </w:rPr>
              <w:t>Classification:</w:t>
            </w:r>
          </w:p>
        </w:tc>
        <w:tc>
          <w:tcPr>
            <w:tcW w:w="8912" w:type="dxa"/>
            <w:gridSpan w:val="7"/>
            <w:vMerge/>
            <w:tcMar/>
          </w:tcPr>
          <w:p w:rsidRPr="00CC0718" w:rsidR="00C71DC8" w:rsidP="00244814" w:rsidRDefault="00C71DC8" w14:paraId="5156B4E5" w14:textId="77777777"/>
        </w:tc>
      </w:tr>
      <w:tr w:rsidRPr="00CC0718" w:rsidR="00C71DC8" w:rsidTr="3A33D0EC" w14:paraId="0B71F90C" w14:textId="77777777">
        <w:trPr>
          <w:trHeight w:val="458" w:hRule="exact"/>
        </w:trPr>
        <w:tc>
          <w:tcPr>
            <w:tcW w:w="1805" w:type="dxa"/>
            <w:shd w:val="clear" w:color="auto" w:fill="FFFFFF" w:themeFill="background1"/>
            <w:tcMar/>
          </w:tcPr>
          <w:p w:rsidRPr="00CC0718" w:rsidR="00C71DC8" w:rsidP="00244814" w:rsidRDefault="00C71DC8" w14:paraId="2A52D782" w14:textId="77777777">
            <w:pPr>
              <w:rPr>
                <w:b/>
                <w:color w:val="5C83B4"/>
                <w:spacing w:val="-2"/>
                <w:sz w:val="24"/>
              </w:rPr>
            </w:pPr>
            <w:r w:rsidRPr="00CC0718">
              <w:rPr>
                <w:b/>
                <w:color w:val="5C83B4"/>
                <w:spacing w:val="-2"/>
                <w:sz w:val="24"/>
              </w:rPr>
              <w:t>Aggregated:</w:t>
            </w:r>
          </w:p>
        </w:tc>
        <w:tc>
          <w:tcPr>
            <w:tcW w:w="8912" w:type="dxa"/>
            <w:gridSpan w:val="7"/>
            <w:shd w:val="clear" w:color="auto" w:fill="FFFFFF" w:themeFill="background1"/>
            <w:tcMar/>
          </w:tcPr>
          <w:p w:rsidRPr="00CC0718" w:rsidR="00C71DC8" w:rsidP="00244814" w:rsidRDefault="00C71DC8" w14:paraId="4722570A" w14:textId="77777777">
            <w:pPr>
              <w:rPr>
                <w:b/>
                <w:color w:val="5C83B4"/>
                <w:spacing w:val="-2"/>
                <w:sz w:val="24"/>
              </w:rPr>
            </w:pPr>
            <w:r w:rsidRPr="00CC0718">
              <w:rPr>
                <w:b/>
                <w:color w:val="5C83B4"/>
                <w:spacing w:val="-2"/>
                <w:sz w:val="24"/>
              </w:rPr>
              <w:t>Yes</w:t>
            </w:r>
          </w:p>
        </w:tc>
      </w:tr>
      <w:tr w:rsidRPr="00CC0718" w:rsidR="00C71DC8" w:rsidTr="3A33D0EC" w14:paraId="784316D7" w14:textId="77777777">
        <w:trPr>
          <w:trHeight w:val="330" w:hRule="exact"/>
        </w:trPr>
        <w:tc>
          <w:tcPr>
            <w:tcW w:w="3381" w:type="dxa"/>
            <w:gridSpan w:val="2"/>
            <w:tcBorders>
              <w:bottom w:val="single" w:color="8FB6EA" w:sz="5" w:space="0"/>
            </w:tcBorders>
            <w:shd w:val="clear" w:color="auto" w:fill="FFFFFF" w:themeFill="background1"/>
            <w:tcMar/>
          </w:tcPr>
          <w:p w:rsidRPr="00CC0718" w:rsidR="00C71DC8" w:rsidP="00244814" w:rsidRDefault="00C71DC8" w14:paraId="2E6BEFBE" w14:textId="77777777">
            <w:pPr>
              <w:rPr>
                <w:color w:val="000000"/>
                <w:spacing w:val="-2"/>
                <w:sz w:val="18"/>
              </w:rPr>
            </w:pPr>
            <w:r w:rsidRPr="00CC0718">
              <w:rPr>
                <w:color w:val="000000"/>
                <w:spacing w:val="-2"/>
                <w:sz w:val="18"/>
              </w:rPr>
              <w:t>Document</w:t>
            </w:r>
          </w:p>
        </w:tc>
        <w:tc>
          <w:tcPr>
            <w:tcW w:w="1132" w:type="dxa"/>
            <w:tcBorders>
              <w:bottom w:val="single" w:color="8FB6EA" w:sz="5" w:space="0"/>
            </w:tcBorders>
            <w:shd w:val="clear" w:color="auto" w:fill="FFFFFF" w:themeFill="background1"/>
            <w:tcMar/>
          </w:tcPr>
          <w:p w:rsidRPr="00CC0718" w:rsidR="00C71DC8" w:rsidP="00244814" w:rsidRDefault="00C71DC8" w14:paraId="7DD91034" w14:textId="77777777">
            <w:pPr>
              <w:rPr>
                <w:color w:val="000000"/>
                <w:spacing w:val="-2"/>
                <w:sz w:val="18"/>
              </w:rPr>
            </w:pPr>
            <w:r w:rsidRPr="00CC0718">
              <w:rPr>
                <w:color w:val="000000"/>
                <w:spacing w:val="-2"/>
                <w:sz w:val="18"/>
              </w:rPr>
              <w:t>2</w:t>
            </w:r>
          </w:p>
        </w:tc>
        <w:tc>
          <w:tcPr>
            <w:tcW w:w="1576" w:type="dxa"/>
            <w:gridSpan w:val="2"/>
            <w:tcBorders>
              <w:bottom w:val="single" w:color="8FB6EA" w:sz="5" w:space="0"/>
            </w:tcBorders>
            <w:shd w:val="clear" w:color="auto" w:fill="FFFFFF" w:themeFill="background1"/>
            <w:tcMar/>
          </w:tcPr>
          <w:p w:rsidRPr="00CC0718" w:rsidR="00C71DC8" w:rsidP="00244814" w:rsidRDefault="00C71DC8" w14:paraId="0B4FA656" w14:textId="77777777">
            <w:pPr>
              <w:rPr>
                <w:color w:val="000000"/>
                <w:spacing w:val="-2"/>
                <w:sz w:val="18"/>
              </w:rPr>
            </w:pPr>
            <w:r w:rsidRPr="00CC0718">
              <w:rPr>
                <w:color w:val="000000"/>
                <w:spacing w:val="-2"/>
                <w:sz w:val="18"/>
              </w:rPr>
              <w:t>4</w:t>
            </w:r>
          </w:p>
        </w:tc>
        <w:tc>
          <w:tcPr>
            <w:tcW w:w="1362" w:type="dxa"/>
            <w:tcBorders>
              <w:bottom w:val="single" w:color="8FB6EA" w:sz="5" w:space="0"/>
            </w:tcBorders>
            <w:shd w:val="clear" w:color="auto" w:fill="FFFFFF" w:themeFill="background1"/>
            <w:tcMar/>
          </w:tcPr>
          <w:p w:rsidRPr="00CC0718" w:rsidR="00C71DC8" w:rsidP="00244814" w:rsidRDefault="00C71DC8" w14:paraId="09ACE612" w14:textId="77777777">
            <w:pPr>
              <w:rPr>
                <w:color w:val="000000"/>
                <w:spacing w:val="-2"/>
                <w:sz w:val="18"/>
              </w:rPr>
            </w:pPr>
            <w:r w:rsidRPr="00CC0718">
              <w:rPr>
                <w:color w:val="000000"/>
                <w:spacing w:val="-2"/>
                <w:sz w:val="18"/>
              </w:rPr>
              <w:t>76</w:t>
            </w:r>
          </w:p>
        </w:tc>
        <w:tc>
          <w:tcPr>
            <w:tcW w:w="1690" w:type="dxa"/>
            <w:tcBorders>
              <w:bottom w:val="single" w:color="8FB6EA" w:sz="5" w:space="0"/>
            </w:tcBorders>
            <w:shd w:val="clear" w:color="auto" w:fill="FFFFFF" w:themeFill="background1"/>
            <w:tcMar/>
          </w:tcPr>
          <w:p w:rsidRPr="00CC0718" w:rsidR="00C71DC8" w:rsidP="00244814" w:rsidRDefault="00C71DC8" w14:paraId="4902F630" w14:textId="77777777">
            <w:pPr>
              <w:rPr>
                <w:color w:val="000000"/>
                <w:spacing w:val="-2"/>
                <w:sz w:val="18"/>
              </w:rPr>
            </w:pPr>
            <w:r w:rsidRPr="00CC0718">
              <w:rPr>
                <w:color w:val="000000"/>
                <w:spacing w:val="-2"/>
                <w:sz w:val="18"/>
              </w:rPr>
              <w:t>4</w:t>
            </w:r>
          </w:p>
        </w:tc>
        <w:tc>
          <w:tcPr>
            <w:tcW w:w="1576" w:type="dxa"/>
            <w:tcBorders>
              <w:bottom w:val="single" w:color="8FB6EA" w:sz="5" w:space="0"/>
            </w:tcBorders>
            <w:shd w:val="clear" w:color="auto" w:fill="FFFFFF" w:themeFill="background1"/>
            <w:tcMar/>
          </w:tcPr>
          <w:p w:rsidRPr="00CC0718" w:rsidR="00C71DC8" w:rsidP="00244814" w:rsidRDefault="00C71DC8" w14:paraId="11AB6B61" w14:textId="77777777">
            <w:pPr>
              <w:rPr>
                <w:color w:val="000000"/>
                <w:spacing w:val="-2"/>
                <w:sz w:val="18"/>
              </w:rPr>
            </w:pPr>
          </w:p>
        </w:tc>
      </w:tr>
      <w:tr w:rsidRPr="00CC0718" w:rsidR="00C71DC8" w:rsidTr="3A33D0EC" w14:paraId="0EA387BE" w14:textId="77777777">
        <w:trPr>
          <w:trHeight w:val="458" w:hRule="exact"/>
        </w:trPr>
        <w:tc>
          <w:tcPr>
            <w:tcW w:w="10717" w:type="dxa"/>
            <w:gridSpan w:val="8"/>
            <w:tcBorders>
              <w:top w:val="single" w:color="8FB6EA" w:sz="5" w:space="0"/>
            </w:tcBorders>
            <w:tcMar/>
          </w:tcPr>
          <w:p w:rsidRPr="00CC0718" w:rsidR="00C71DC8" w:rsidP="00244814" w:rsidRDefault="00C71DC8" w14:paraId="40D0358F" w14:textId="77777777"/>
        </w:tc>
      </w:tr>
      <w:tr w:rsidRPr="00CC0718" w:rsidR="00C71DC8" w:rsidTr="3A33D0EC" w14:paraId="09144B03" w14:textId="77777777">
        <w:trPr>
          <w:trHeight w:val="602" w:hRule="exact"/>
        </w:trPr>
        <w:tc>
          <w:tcPr>
            <w:tcW w:w="10717" w:type="dxa"/>
            <w:gridSpan w:val="8"/>
            <w:shd w:val="clear" w:color="auto" w:fill="FFFFFF" w:themeFill="background1"/>
            <w:tcMar/>
          </w:tcPr>
          <w:p w:rsidRPr="00CC0718" w:rsidR="00C71DC8" w:rsidP="00244814" w:rsidRDefault="00C71DC8" w14:paraId="329B40DE" w14:textId="77777777">
            <w:pPr>
              <w:rPr>
                <w:b/>
                <w:color w:val="5C83B4"/>
                <w:spacing w:val="-2"/>
                <w:sz w:val="24"/>
              </w:rPr>
            </w:pPr>
          </w:p>
        </w:tc>
      </w:tr>
      <w:tr w:rsidRPr="00CC0718" w:rsidR="00C71DC8" w:rsidTr="3A33D0EC" w14:paraId="50EA4752" w14:textId="77777777">
        <w:trPr>
          <w:trHeight w:val="444" w:hRule="exact"/>
        </w:trPr>
        <w:tc>
          <w:tcPr>
            <w:tcW w:w="1805" w:type="dxa"/>
            <w:shd w:val="clear" w:color="auto" w:fill="FFFFFF" w:themeFill="background1"/>
            <w:tcMar/>
          </w:tcPr>
          <w:p w:rsidRPr="00CC0718" w:rsidR="00C71DC8" w:rsidP="00244814" w:rsidRDefault="00C71DC8" w14:paraId="6A8E54B4" w14:textId="77777777">
            <w:pPr>
              <w:rPr>
                <w:b/>
                <w:color w:val="5C83B4"/>
                <w:spacing w:val="-2"/>
                <w:sz w:val="24"/>
              </w:rPr>
            </w:pPr>
            <w:r w:rsidRPr="00CC0718">
              <w:rPr>
                <w:b/>
                <w:color w:val="5C83B4"/>
                <w:spacing w:val="-2"/>
                <w:sz w:val="24"/>
              </w:rPr>
              <w:t>Nickname:</w:t>
            </w:r>
          </w:p>
        </w:tc>
        <w:tc>
          <w:tcPr>
            <w:tcW w:w="8912" w:type="dxa"/>
            <w:gridSpan w:val="7"/>
            <w:vMerge w:val="restart"/>
            <w:shd w:val="clear" w:color="auto" w:fill="FFFFFF" w:themeFill="background1"/>
            <w:tcMar/>
          </w:tcPr>
          <w:p w:rsidRPr="00CC0718" w:rsidR="00C71DC8" w:rsidP="3A33D0EC" w:rsidRDefault="00C71DC8" w14:paraId="71547A71" w14:textId="77777777">
            <w:pPr>
              <w:rPr>
                <w:b w:val="1"/>
                <w:bCs w:val="1"/>
                <w:color w:val="5C83B4"/>
                <w:spacing w:val="-2"/>
                <w:sz w:val="24"/>
                <w:szCs w:val="24"/>
                <w:lang w:val="en-US"/>
              </w:rPr>
            </w:pPr>
            <w:r w:rsidRPr="3A33D0EC" w:rsidR="00C71DC8">
              <w:rPr>
                <w:b w:val="1"/>
                <w:bCs w:val="1"/>
                <w:color w:val="5C83B4"/>
                <w:spacing w:val="-2"/>
                <w:sz w:val="24"/>
                <w:szCs w:val="24"/>
                <w:lang w:val="en-US"/>
              </w:rPr>
              <w:t>Codes\\AXIAL CODE\\Q15- Communication within the team members\IN-PERSON MEETINGS\everyone's given their job before an event during our on-campus events</w:t>
            </w:r>
          </w:p>
        </w:tc>
      </w:tr>
      <w:tr w:rsidRPr="00CC0718" w:rsidR="00C71DC8" w:rsidTr="3A33D0EC" w14:paraId="4D73AA4B" w14:textId="77777777">
        <w:trPr>
          <w:trHeight w:val="459" w:hRule="exact"/>
        </w:trPr>
        <w:tc>
          <w:tcPr>
            <w:tcW w:w="1805" w:type="dxa"/>
            <w:shd w:val="clear" w:color="auto" w:fill="FFFFFF" w:themeFill="background1"/>
            <w:tcMar/>
          </w:tcPr>
          <w:p w:rsidRPr="00CC0718" w:rsidR="00C71DC8" w:rsidP="00244814" w:rsidRDefault="00C71DC8" w14:paraId="46BF01CF" w14:textId="77777777">
            <w:pPr>
              <w:rPr>
                <w:b/>
                <w:color w:val="5C83B4"/>
                <w:spacing w:val="-2"/>
                <w:sz w:val="24"/>
              </w:rPr>
            </w:pPr>
            <w:r w:rsidRPr="00CC0718">
              <w:rPr>
                <w:b/>
                <w:color w:val="5C83B4"/>
                <w:spacing w:val="-2"/>
                <w:sz w:val="24"/>
              </w:rPr>
              <w:t>Classification:</w:t>
            </w:r>
          </w:p>
        </w:tc>
        <w:tc>
          <w:tcPr>
            <w:tcW w:w="8912" w:type="dxa"/>
            <w:gridSpan w:val="7"/>
            <w:vMerge/>
            <w:tcMar/>
          </w:tcPr>
          <w:p w:rsidRPr="00CC0718" w:rsidR="00C71DC8" w:rsidP="00244814" w:rsidRDefault="00C71DC8" w14:paraId="28B5470E" w14:textId="77777777"/>
        </w:tc>
      </w:tr>
      <w:tr w:rsidRPr="00CC0718" w:rsidR="00C71DC8" w:rsidTr="3A33D0EC" w14:paraId="0C0E041C" w14:textId="77777777">
        <w:trPr>
          <w:trHeight w:val="444" w:hRule="exact"/>
        </w:trPr>
        <w:tc>
          <w:tcPr>
            <w:tcW w:w="1805" w:type="dxa"/>
            <w:shd w:val="clear" w:color="auto" w:fill="FFFFFF" w:themeFill="background1"/>
            <w:tcMar/>
          </w:tcPr>
          <w:p w:rsidRPr="00CC0718" w:rsidR="00C71DC8" w:rsidP="00244814" w:rsidRDefault="00C71DC8" w14:paraId="6958E0A7" w14:textId="77777777">
            <w:pPr>
              <w:rPr>
                <w:b/>
                <w:color w:val="5C83B4"/>
                <w:spacing w:val="-2"/>
                <w:sz w:val="24"/>
              </w:rPr>
            </w:pPr>
            <w:r w:rsidRPr="00CC0718">
              <w:rPr>
                <w:b/>
                <w:color w:val="5C83B4"/>
                <w:spacing w:val="-2"/>
                <w:sz w:val="24"/>
              </w:rPr>
              <w:t>Aggregated:</w:t>
            </w:r>
          </w:p>
        </w:tc>
        <w:tc>
          <w:tcPr>
            <w:tcW w:w="8912" w:type="dxa"/>
            <w:gridSpan w:val="7"/>
            <w:shd w:val="clear" w:color="auto" w:fill="FFFFFF" w:themeFill="background1"/>
            <w:tcMar/>
          </w:tcPr>
          <w:p w:rsidRPr="00CC0718" w:rsidR="00C71DC8" w:rsidP="00244814" w:rsidRDefault="00C71DC8" w14:paraId="11AF459B" w14:textId="77777777">
            <w:pPr>
              <w:rPr>
                <w:b/>
                <w:color w:val="5C83B4"/>
                <w:spacing w:val="-2"/>
                <w:sz w:val="24"/>
              </w:rPr>
            </w:pPr>
            <w:r w:rsidRPr="00CC0718">
              <w:rPr>
                <w:b/>
                <w:color w:val="5C83B4"/>
                <w:spacing w:val="-2"/>
                <w:sz w:val="24"/>
              </w:rPr>
              <w:t>No</w:t>
            </w:r>
          </w:p>
        </w:tc>
      </w:tr>
      <w:tr w:rsidRPr="00CC0718" w:rsidR="00C71DC8" w:rsidTr="3A33D0EC" w14:paraId="0F8F1070" w14:textId="77777777">
        <w:trPr>
          <w:trHeight w:val="344" w:hRule="exact"/>
        </w:trPr>
        <w:tc>
          <w:tcPr>
            <w:tcW w:w="3381" w:type="dxa"/>
            <w:gridSpan w:val="2"/>
            <w:tcBorders>
              <w:bottom w:val="single" w:color="8FB6EA" w:sz="5" w:space="0"/>
            </w:tcBorders>
            <w:shd w:val="clear" w:color="auto" w:fill="FFFFFF" w:themeFill="background1"/>
            <w:tcMar/>
          </w:tcPr>
          <w:p w:rsidRPr="00CC0718" w:rsidR="00C71DC8" w:rsidP="00244814" w:rsidRDefault="00C71DC8" w14:paraId="10C04D83" w14:textId="77777777">
            <w:pPr>
              <w:rPr>
                <w:color w:val="000000"/>
                <w:spacing w:val="-2"/>
                <w:sz w:val="18"/>
              </w:rPr>
            </w:pPr>
            <w:r w:rsidRPr="00CC0718">
              <w:rPr>
                <w:color w:val="000000"/>
                <w:spacing w:val="-2"/>
                <w:sz w:val="18"/>
              </w:rPr>
              <w:t>Document</w:t>
            </w:r>
          </w:p>
        </w:tc>
        <w:tc>
          <w:tcPr>
            <w:tcW w:w="1132" w:type="dxa"/>
            <w:tcBorders>
              <w:bottom w:val="single" w:color="8FB6EA" w:sz="5" w:space="0"/>
            </w:tcBorders>
            <w:shd w:val="clear" w:color="auto" w:fill="FFFFFF" w:themeFill="background1"/>
            <w:tcMar/>
          </w:tcPr>
          <w:p w:rsidRPr="00CC0718" w:rsidR="00C71DC8" w:rsidP="00244814" w:rsidRDefault="00C71DC8" w14:paraId="3C6A5BEE" w14:textId="77777777">
            <w:pPr>
              <w:rPr>
                <w:color w:val="000000"/>
                <w:spacing w:val="-2"/>
                <w:sz w:val="18"/>
              </w:rPr>
            </w:pPr>
            <w:r w:rsidRPr="00CC0718">
              <w:rPr>
                <w:color w:val="000000"/>
                <w:spacing w:val="-2"/>
                <w:sz w:val="18"/>
              </w:rPr>
              <w:t>1</w:t>
            </w:r>
          </w:p>
        </w:tc>
        <w:tc>
          <w:tcPr>
            <w:tcW w:w="1576" w:type="dxa"/>
            <w:gridSpan w:val="2"/>
            <w:tcBorders>
              <w:bottom w:val="single" w:color="8FB6EA" w:sz="5" w:space="0"/>
            </w:tcBorders>
            <w:shd w:val="clear" w:color="auto" w:fill="FFFFFF" w:themeFill="background1"/>
            <w:tcMar/>
          </w:tcPr>
          <w:p w:rsidRPr="00CC0718" w:rsidR="00C71DC8" w:rsidP="00244814" w:rsidRDefault="00C71DC8" w14:paraId="57557BEC" w14:textId="77777777">
            <w:pPr>
              <w:rPr>
                <w:color w:val="000000"/>
                <w:spacing w:val="-2"/>
                <w:sz w:val="18"/>
              </w:rPr>
            </w:pPr>
            <w:r w:rsidRPr="00CC0718">
              <w:rPr>
                <w:color w:val="000000"/>
                <w:spacing w:val="-2"/>
                <w:sz w:val="18"/>
              </w:rPr>
              <w:t>1</w:t>
            </w:r>
          </w:p>
        </w:tc>
        <w:tc>
          <w:tcPr>
            <w:tcW w:w="1362" w:type="dxa"/>
            <w:tcBorders>
              <w:bottom w:val="single" w:color="8FB6EA" w:sz="5" w:space="0"/>
            </w:tcBorders>
            <w:shd w:val="clear" w:color="auto" w:fill="FFFFFF" w:themeFill="background1"/>
            <w:tcMar/>
          </w:tcPr>
          <w:p w:rsidRPr="00CC0718" w:rsidR="00C71DC8" w:rsidP="00244814" w:rsidRDefault="00C71DC8" w14:paraId="057FEB00" w14:textId="77777777">
            <w:pPr>
              <w:rPr>
                <w:color w:val="000000"/>
                <w:spacing w:val="-2"/>
                <w:sz w:val="18"/>
              </w:rPr>
            </w:pPr>
            <w:r w:rsidRPr="00CC0718">
              <w:rPr>
                <w:color w:val="000000"/>
                <w:spacing w:val="-2"/>
                <w:sz w:val="18"/>
              </w:rPr>
              <w:t>12</w:t>
            </w:r>
          </w:p>
        </w:tc>
        <w:tc>
          <w:tcPr>
            <w:tcW w:w="1690" w:type="dxa"/>
            <w:tcBorders>
              <w:bottom w:val="single" w:color="8FB6EA" w:sz="5" w:space="0"/>
            </w:tcBorders>
            <w:shd w:val="clear" w:color="auto" w:fill="FFFFFF" w:themeFill="background1"/>
            <w:tcMar/>
          </w:tcPr>
          <w:p w:rsidRPr="00CC0718" w:rsidR="00C71DC8" w:rsidP="00244814" w:rsidRDefault="00C71DC8" w14:paraId="1766FF72" w14:textId="77777777">
            <w:pPr>
              <w:rPr>
                <w:color w:val="000000"/>
                <w:spacing w:val="-2"/>
                <w:sz w:val="18"/>
              </w:rPr>
            </w:pPr>
            <w:r w:rsidRPr="00CC0718">
              <w:rPr>
                <w:color w:val="000000"/>
                <w:spacing w:val="-2"/>
                <w:sz w:val="18"/>
              </w:rPr>
              <w:t>1</w:t>
            </w:r>
          </w:p>
        </w:tc>
        <w:tc>
          <w:tcPr>
            <w:tcW w:w="1576" w:type="dxa"/>
            <w:tcBorders>
              <w:bottom w:val="single" w:color="8FB6EA" w:sz="5" w:space="0"/>
            </w:tcBorders>
            <w:shd w:val="clear" w:color="auto" w:fill="FFFFFF" w:themeFill="background1"/>
            <w:tcMar/>
          </w:tcPr>
          <w:p w:rsidRPr="00CC0718" w:rsidR="00C71DC8" w:rsidP="00244814" w:rsidRDefault="00C71DC8" w14:paraId="656284D7" w14:textId="77777777">
            <w:pPr>
              <w:rPr>
                <w:color w:val="000000"/>
                <w:spacing w:val="-2"/>
                <w:sz w:val="18"/>
              </w:rPr>
            </w:pPr>
          </w:p>
        </w:tc>
      </w:tr>
      <w:tr w:rsidRPr="00CC0718" w:rsidR="00C71DC8" w:rsidTr="3A33D0EC" w14:paraId="1C93CA94" w14:textId="77777777">
        <w:trPr>
          <w:trHeight w:val="888" w:hRule="exact"/>
        </w:trPr>
        <w:tc>
          <w:tcPr>
            <w:tcW w:w="10717" w:type="dxa"/>
            <w:gridSpan w:val="8"/>
            <w:tcBorders>
              <w:top w:val="single" w:color="8FB6EA" w:sz="5" w:space="0"/>
            </w:tcBorders>
            <w:tcMar/>
          </w:tcPr>
          <w:p w:rsidRPr="00CC0718" w:rsidR="00C71DC8" w:rsidP="00244814" w:rsidRDefault="00C71DC8" w14:paraId="7E76547A" w14:textId="77777777"/>
        </w:tc>
      </w:tr>
      <w:tr w:rsidRPr="00CC0718" w:rsidR="00C71DC8" w:rsidTr="3A33D0EC" w14:paraId="66B52ECC" w14:textId="77777777">
        <w:trPr>
          <w:trHeight w:val="889" w:hRule="exact"/>
        </w:trPr>
        <w:tc>
          <w:tcPr>
            <w:tcW w:w="10717" w:type="dxa"/>
            <w:gridSpan w:val="8"/>
            <w:tcMar/>
          </w:tcPr>
          <w:p w:rsidRPr="00CC0718" w:rsidR="00C71DC8" w:rsidP="00244814" w:rsidRDefault="00C71DC8" w14:paraId="6CCF45C9" w14:textId="77777777"/>
        </w:tc>
      </w:tr>
      <w:tr w:rsidRPr="00CC0718" w:rsidR="00C71DC8" w:rsidTr="3A33D0EC" w14:paraId="11B4C0DD" w14:textId="77777777">
        <w:trPr>
          <w:trHeight w:val="458" w:hRule="exact"/>
        </w:trPr>
        <w:tc>
          <w:tcPr>
            <w:tcW w:w="5359" w:type="dxa"/>
            <w:gridSpan w:val="4"/>
            <w:shd w:val="clear" w:color="auto" w:fill="FFFFFF" w:themeFill="background1"/>
            <w:tcMar/>
          </w:tcPr>
          <w:p w:rsidRPr="00CC0718" w:rsidR="00C71DC8" w:rsidP="00244814" w:rsidRDefault="00C71DC8" w14:paraId="4FD12ED6" w14:textId="77777777">
            <w:pPr>
              <w:jc w:val="right"/>
              <w:rPr>
                <w:color w:val="000066"/>
                <w:spacing w:val="-2"/>
                <w:sz w:val="16"/>
              </w:rPr>
            </w:pPr>
            <w:r w:rsidRPr="00CC0718">
              <w:rPr>
                <w:color w:val="000066"/>
                <w:spacing w:val="-2"/>
                <w:sz w:val="16"/>
              </w:rPr>
              <w:t>Formatted Reports\\Code Summary Formatted Report</w:t>
            </w:r>
          </w:p>
        </w:tc>
        <w:tc>
          <w:tcPr>
            <w:tcW w:w="5358" w:type="dxa"/>
            <w:gridSpan w:val="4"/>
            <w:shd w:val="clear" w:color="auto" w:fill="FFFFFF" w:themeFill="background1"/>
            <w:tcMar/>
          </w:tcPr>
          <w:p w:rsidRPr="00CC0718" w:rsidR="00C71DC8" w:rsidP="00244814" w:rsidRDefault="00C71DC8" w14:paraId="26FEA2B5" w14:textId="77777777">
            <w:pPr>
              <w:jc w:val="right"/>
              <w:rPr>
                <w:color w:val="000066"/>
                <w:spacing w:val="-2"/>
                <w:sz w:val="16"/>
              </w:rPr>
            </w:pPr>
            <w:r w:rsidRPr="00CC0718">
              <w:rPr>
                <w:color w:val="000066"/>
                <w:spacing w:val="-2"/>
                <w:sz w:val="16"/>
              </w:rPr>
              <w:t>Page 26 of 104</w:t>
            </w:r>
          </w:p>
        </w:tc>
      </w:tr>
      <w:tr w:rsidRPr="00CC0718" w:rsidR="00C71DC8" w:rsidTr="3A33D0EC" w14:paraId="62AA7E8D" w14:textId="77777777">
        <w:trPr>
          <w:trHeight w:val="444" w:hRule="exact"/>
        </w:trPr>
        <w:tc>
          <w:tcPr>
            <w:tcW w:w="10717" w:type="dxa"/>
            <w:gridSpan w:val="8"/>
            <w:shd w:val="clear" w:color="auto" w:fill="FFFFFF" w:themeFill="background1"/>
            <w:tcMar/>
            <w:vAlign w:val="center"/>
          </w:tcPr>
          <w:p w:rsidRPr="00CC0718" w:rsidR="00C71DC8" w:rsidP="00244814" w:rsidRDefault="00C71DC8" w14:paraId="5E57A038" w14:textId="77777777">
            <w:pPr>
              <w:jc w:val="right"/>
              <w:rPr>
                <w:color w:val="000066"/>
                <w:spacing w:val="-2"/>
                <w:sz w:val="16"/>
              </w:rPr>
            </w:pPr>
            <w:r w:rsidRPr="00CC0718">
              <w:rPr>
                <w:color w:val="000066"/>
                <w:spacing w:val="-2"/>
                <w:sz w:val="16"/>
              </w:rPr>
              <w:lastRenderedPageBreak/>
              <w:t>11/13/2024 3:39 PM</w:t>
            </w:r>
          </w:p>
        </w:tc>
      </w:tr>
      <w:tr w:rsidRPr="00CC0718" w:rsidR="00C71DC8" w:rsidTr="3A33D0EC" w14:paraId="4DEE371E" w14:textId="77777777">
        <w:trPr>
          <w:trHeight w:val="459" w:hRule="exact"/>
        </w:trPr>
        <w:tc>
          <w:tcPr>
            <w:tcW w:w="3381" w:type="dxa"/>
            <w:gridSpan w:val="2"/>
            <w:shd w:val="clear" w:color="auto" w:fill="8FB6EA"/>
            <w:tcMar/>
          </w:tcPr>
          <w:p w:rsidRPr="00CC0718" w:rsidR="00C71DC8" w:rsidP="00244814" w:rsidRDefault="00C71DC8" w14:paraId="41C5CAE1" w14:textId="77777777">
            <w:pPr>
              <w:rPr>
                <w:b/>
                <w:color w:val="000066"/>
                <w:spacing w:val="-2"/>
                <w:sz w:val="18"/>
              </w:rPr>
            </w:pPr>
            <w:r w:rsidRPr="00CC0718">
              <w:rPr>
                <w:b/>
                <w:color w:val="000066"/>
                <w:spacing w:val="-2"/>
                <w:sz w:val="18"/>
              </w:rPr>
              <w:t>File Type</w:t>
            </w:r>
          </w:p>
        </w:tc>
        <w:tc>
          <w:tcPr>
            <w:tcW w:w="1132" w:type="dxa"/>
            <w:shd w:val="clear" w:color="auto" w:fill="8FB6EA"/>
            <w:tcMar/>
          </w:tcPr>
          <w:p w:rsidRPr="00CC0718" w:rsidR="00C71DC8" w:rsidP="00244814" w:rsidRDefault="00C71DC8" w14:paraId="5C04E38B" w14:textId="77777777">
            <w:pPr>
              <w:rPr>
                <w:b/>
                <w:color w:val="000066"/>
                <w:spacing w:val="-2"/>
                <w:sz w:val="18"/>
              </w:rPr>
            </w:pPr>
            <w:r w:rsidRPr="00CC0718">
              <w:rPr>
                <w:b/>
                <w:color w:val="000066"/>
                <w:spacing w:val="-2"/>
                <w:sz w:val="18"/>
              </w:rPr>
              <w:t>Number of Files</w:t>
            </w:r>
          </w:p>
        </w:tc>
        <w:tc>
          <w:tcPr>
            <w:tcW w:w="1576" w:type="dxa"/>
            <w:gridSpan w:val="2"/>
            <w:shd w:val="clear" w:color="auto" w:fill="8FB6EA"/>
            <w:tcMar/>
          </w:tcPr>
          <w:p w:rsidRPr="00CC0718" w:rsidR="00C71DC8" w:rsidP="00244814" w:rsidRDefault="00C71DC8" w14:paraId="429A221D" w14:textId="77777777">
            <w:pPr>
              <w:rPr>
                <w:b/>
                <w:color w:val="000066"/>
                <w:spacing w:val="-2"/>
                <w:sz w:val="18"/>
              </w:rPr>
            </w:pPr>
            <w:r w:rsidRPr="00CC0718">
              <w:rPr>
                <w:b/>
                <w:color w:val="000066"/>
                <w:spacing w:val="-2"/>
                <w:sz w:val="18"/>
              </w:rPr>
              <w:t>Number of Coding References</w:t>
            </w:r>
          </w:p>
        </w:tc>
        <w:tc>
          <w:tcPr>
            <w:tcW w:w="1362" w:type="dxa"/>
            <w:shd w:val="clear" w:color="auto" w:fill="8FB6EA"/>
            <w:tcMar/>
          </w:tcPr>
          <w:p w:rsidRPr="00CC0718" w:rsidR="00C71DC8" w:rsidP="00244814" w:rsidRDefault="00C71DC8" w14:paraId="2E1B8B7A" w14:textId="77777777">
            <w:pPr>
              <w:rPr>
                <w:b/>
                <w:color w:val="000066"/>
                <w:spacing w:val="-2"/>
                <w:sz w:val="18"/>
              </w:rPr>
            </w:pPr>
            <w:r w:rsidRPr="00CC0718">
              <w:rPr>
                <w:b/>
                <w:color w:val="000066"/>
                <w:spacing w:val="-2"/>
                <w:sz w:val="18"/>
              </w:rPr>
              <w:t>Number of Words Coded</w:t>
            </w:r>
          </w:p>
        </w:tc>
        <w:tc>
          <w:tcPr>
            <w:tcW w:w="1690" w:type="dxa"/>
            <w:shd w:val="clear" w:color="auto" w:fill="8FB6EA"/>
            <w:tcMar/>
          </w:tcPr>
          <w:p w:rsidRPr="00CC0718" w:rsidR="00C71DC8" w:rsidP="00244814" w:rsidRDefault="00C71DC8" w14:paraId="71C29219" w14:textId="77777777">
            <w:pPr>
              <w:rPr>
                <w:b/>
                <w:color w:val="000066"/>
                <w:spacing w:val="-2"/>
                <w:sz w:val="18"/>
              </w:rPr>
            </w:pPr>
            <w:r w:rsidRPr="00CC0718">
              <w:rPr>
                <w:b/>
                <w:color w:val="000066"/>
                <w:spacing w:val="-2"/>
                <w:sz w:val="18"/>
              </w:rPr>
              <w:t>Number of Paragraphs Coded</w:t>
            </w:r>
          </w:p>
        </w:tc>
        <w:tc>
          <w:tcPr>
            <w:tcW w:w="1576" w:type="dxa"/>
            <w:shd w:val="clear" w:color="auto" w:fill="8FB6EA"/>
            <w:tcMar/>
          </w:tcPr>
          <w:p w:rsidRPr="00CC0718" w:rsidR="00C71DC8" w:rsidP="00244814" w:rsidRDefault="00C71DC8" w14:paraId="506BAD8F" w14:textId="77777777">
            <w:pPr>
              <w:rPr>
                <w:b/>
                <w:color w:val="000066"/>
                <w:spacing w:val="-2"/>
                <w:sz w:val="18"/>
              </w:rPr>
            </w:pPr>
            <w:r w:rsidRPr="00CC0718">
              <w:rPr>
                <w:b/>
                <w:color w:val="000066"/>
                <w:spacing w:val="-2"/>
                <w:sz w:val="18"/>
              </w:rPr>
              <w:t>Duration Coded</w:t>
            </w:r>
          </w:p>
        </w:tc>
      </w:tr>
      <w:tr w:rsidRPr="00CC0718" w:rsidR="00C71DC8" w:rsidTr="3A33D0EC" w14:paraId="1AAEB0E5" w14:textId="77777777">
        <w:trPr>
          <w:trHeight w:val="616" w:hRule="exact"/>
        </w:trPr>
        <w:tc>
          <w:tcPr>
            <w:tcW w:w="10717" w:type="dxa"/>
            <w:gridSpan w:val="8"/>
            <w:shd w:val="clear" w:color="auto" w:fill="FFFFFF" w:themeFill="background1"/>
            <w:tcMar/>
          </w:tcPr>
          <w:p w:rsidRPr="00CC0718" w:rsidR="00C71DC8" w:rsidP="00244814" w:rsidRDefault="00C71DC8" w14:paraId="46C55084" w14:textId="77777777">
            <w:pPr>
              <w:rPr>
                <w:b/>
                <w:color w:val="5C83B4"/>
                <w:spacing w:val="-2"/>
                <w:sz w:val="24"/>
              </w:rPr>
            </w:pPr>
          </w:p>
        </w:tc>
      </w:tr>
      <w:tr w:rsidRPr="00CC0718" w:rsidR="00C71DC8" w:rsidTr="3A33D0EC" w14:paraId="3D3A8A22" w14:textId="77777777">
        <w:trPr>
          <w:trHeight w:val="444" w:hRule="exact"/>
        </w:trPr>
        <w:tc>
          <w:tcPr>
            <w:tcW w:w="1805" w:type="dxa"/>
            <w:shd w:val="clear" w:color="auto" w:fill="FFFFFF" w:themeFill="background1"/>
            <w:tcMar/>
          </w:tcPr>
          <w:p w:rsidRPr="00CC0718" w:rsidR="00C71DC8" w:rsidP="00244814" w:rsidRDefault="00C71DC8" w14:paraId="3AC50BF8" w14:textId="77777777">
            <w:pPr>
              <w:rPr>
                <w:b/>
                <w:color w:val="5C83B4"/>
                <w:spacing w:val="-2"/>
                <w:sz w:val="24"/>
              </w:rPr>
            </w:pPr>
            <w:r w:rsidRPr="00CC0718">
              <w:rPr>
                <w:b/>
                <w:color w:val="5C83B4"/>
                <w:spacing w:val="-2"/>
                <w:sz w:val="24"/>
              </w:rPr>
              <w:t>Nickname:</w:t>
            </w:r>
          </w:p>
        </w:tc>
        <w:tc>
          <w:tcPr>
            <w:tcW w:w="8912" w:type="dxa"/>
            <w:gridSpan w:val="7"/>
            <w:vMerge w:val="restart"/>
            <w:shd w:val="clear" w:color="auto" w:fill="FFFFFF" w:themeFill="background1"/>
            <w:tcMar/>
          </w:tcPr>
          <w:p w:rsidRPr="00CC0718" w:rsidR="00C71DC8" w:rsidP="00244814" w:rsidRDefault="00C71DC8" w14:paraId="34690D93" w14:textId="77777777">
            <w:pPr>
              <w:rPr>
                <w:b/>
                <w:color w:val="5C83B4"/>
                <w:spacing w:val="-2"/>
                <w:sz w:val="24"/>
              </w:rPr>
            </w:pPr>
            <w:r w:rsidRPr="00CC0718">
              <w:rPr>
                <w:b/>
                <w:color w:val="5C83B4"/>
                <w:spacing w:val="-2"/>
                <w:sz w:val="24"/>
              </w:rPr>
              <w:t>Codes\\AXIAL CODE\\Q15- Communication within the team members\IN-PERSON MEETINGS\We are very well communicated in the on in-person events</w:t>
            </w:r>
          </w:p>
        </w:tc>
      </w:tr>
      <w:tr w:rsidRPr="00CC0718" w:rsidR="00C71DC8" w:rsidTr="3A33D0EC" w14:paraId="14D55338" w14:textId="77777777">
        <w:trPr>
          <w:trHeight w:val="458" w:hRule="exact"/>
        </w:trPr>
        <w:tc>
          <w:tcPr>
            <w:tcW w:w="1805" w:type="dxa"/>
            <w:shd w:val="clear" w:color="auto" w:fill="FFFFFF" w:themeFill="background1"/>
            <w:tcMar/>
          </w:tcPr>
          <w:p w:rsidRPr="00CC0718" w:rsidR="00C71DC8" w:rsidP="00244814" w:rsidRDefault="00C71DC8" w14:paraId="09D20A01" w14:textId="77777777">
            <w:pPr>
              <w:rPr>
                <w:b/>
                <w:color w:val="5C83B4"/>
                <w:spacing w:val="-2"/>
                <w:sz w:val="24"/>
              </w:rPr>
            </w:pPr>
            <w:r w:rsidRPr="00CC0718">
              <w:rPr>
                <w:b/>
                <w:color w:val="5C83B4"/>
                <w:spacing w:val="-2"/>
                <w:sz w:val="24"/>
              </w:rPr>
              <w:t>Classification:</w:t>
            </w:r>
          </w:p>
        </w:tc>
        <w:tc>
          <w:tcPr>
            <w:tcW w:w="8912" w:type="dxa"/>
            <w:gridSpan w:val="7"/>
            <w:vMerge/>
            <w:tcMar/>
          </w:tcPr>
          <w:p w:rsidRPr="00CC0718" w:rsidR="00C71DC8" w:rsidP="00244814" w:rsidRDefault="00C71DC8" w14:paraId="59D67F0F" w14:textId="77777777"/>
        </w:tc>
      </w:tr>
      <w:tr w:rsidRPr="00CC0718" w:rsidR="00C71DC8" w:rsidTr="3A33D0EC" w14:paraId="6FA71717" w14:textId="77777777">
        <w:trPr>
          <w:trHeight w:val="445" w:hRule="exact"/>
        </w:trPr>
        <w:tc>
          <w:tcPr>
            <w:tcW w:w="1805" w:type="dxa"/>
            <w:shd w:val="clear" w:color="auto" w:fill="FFFFFF" w:themeFill="background1"/>
            <w:tcMar/>
          </w:tcPr>
          <w:p w:rsidRPr="00CC0718" w:rsidR="00C71DC8" w:rsidP="00244814" w:rsidRDefault="00C71DC8" w14:paraId="56E64CFB" w14:textId="77777777">
            <w:pPr>
              <w:rPr>
                <w:b/>
                <w:color w:val="5C83B4"/>
                <w:spacing w:val="-2"/>
                <w:sz w:val="24"/>
              </w:rPr>
            </w:pPr>
            <w:r w:rsidRPr="00CC0718">
              <w:rPr>
                <w:b/>
                <w:color w:val="5C83B4"/>
                <w:spacing w:val="-2"/>
                <w:sz w:val="24"/>
              </w:rPr>
              <w:t>Aggregated:</w:t>
            </w:r>
          </w:p>
        </w:tc>
        <w:tc>
          <w:tcPr>
            <w:tcW w:w="8912" w:type="dxa"/>
            <w:gridSpan w:val="7"/>
            <w:shd w:val="clear" w:color="auto" w:fill="FFFFFF" w:themeFill="background1"/>
            <w:tcMar/>
          </w:tcPr>
          <w:p w:rsidRPr="00CC0718" w:rsidR="00C71DC8" w:rsidP="00244814" w:rsidRDefault="00C71DC8" w14:paraId="5C241784" w14:textId="77777777">
            <w:pPr>
              <w:rPr>
                <w:b/>
                <w:color w:val="5C83B4"/>
                <w:spacing w:val="-2"/>
                <w:sz w:val="24"/>
              </w:rPr>
            </w:pPr>
            <w:r w:rsidRPr="00CC0718">
              <w:rPr>
                <w:b/>
                <w:color w:val="5C83B4"/>
                <w:spacing w:val="-2"/>
                <w:sz w:val="24"/>
              </w:rPr>
              <w:t>No</w:t>
            </w:r>
          </w:p>
        </w:tc>
      </w:tr>
      <w:tr w:rsidRPr="00CC0718" w:rsidR="00C71DC8" w:rsidTr="3A33D0EC" w14:paraId="2CAAD846" w14:textId="77777777">
        <w:trPr>
          <w:trHeight w:val="344" w:hRule="exact"/>
        </w:trPr>
        <w:tc>
          <w:tcPr>
            <w:tcW w:w="3381" w:type="dxa"/>
            <w:gridSpan w:val="2"/>
            <w:tcBorders>
              <w:bottom w:val="single" w:color="8FB6EA" w:sz="5" w:space="0"/>
            </w:tcBorders>
            <w:shd w:val="clear" w:color="auto" w:fill="FFFFFF" w:themeFill="background1"/>
            <w:tcMar/>
          </w:tcPr>
          <w:p w:rsidRPr="00CC0718" w:rsidR="00C71DC8" w:rsidP="00244814" w:rsidRDefault="00C71DC8" w14:paraId="782DBC05" w14:textId="77777777">
            <w:pPr>
              <w:rPr>
                <w:color w:val="000000"/>
                <w:spacing w:val="-2"/>
                <w:sz w:val="18"/>
              </w:rPr>
            </w:pPr>
            <w:r w:rsidRPr="00CC0718">
              <w:rPr>
                <w:color w:val="000000"/>
                <w:spacing w:val="-2"/>
                <w:sz w:val="18"/>
              </w:rPr>
              <w:t>Document</w:t>
            </w:r>
          </w:p>
        </w:tc>
        <w:tc>
          <w:tcPr>
            <w:tcW w:w="1132" w:type="dxa"/>
            <w:tcBorders>
              <w:bottom w:val="single" w:color="8FB6EA" w:sz="5" w:space="0"/>
            </w:tcBorders>
            <w:shd w:val="clear" w:color="auto" w:fill="FFFFFF" w:themeFill="background1"/>
            <w:tcMar/>
          </w:tcPr>
          <w:p w:rsidRPr="00CC0718" w:rsidR="00C71DC8" w:rsidP="00244814" w:rsidRDefault="00C71DC8" w14:paraId="0D9316F6" w14:textId="77777777">
            <w:pPr>
              <w:rPr>
                <w:color w:val="000000"/>
                <w:spacing w:val="-2"/>
                <w:sz w:val="18"/>
              </w:rPr>
            </w:pPr>
            <w:r w:rsidRPr="00CC0718">
              <w:rPr>
                <w:color w:val="000000"/>
                <w:spacing w:val="-2"/>
                <w:sz w:val="18"/>
              </w:rPr>
              <w:t>1</w:t>
            </w:r>
          </w:p>
        </w:tc>
        <w:tc>
          <w:tcPr>
            <w:tcW w:w="1576" w:type="dxa"/>
            <w:gridSpan w:val="2"/>
            <w:tcBorders>
              <w:bottom w:val="single" w:color="8FB6EA" w:sz="5" w:space="0"/>
            </w:tcBorders>
            <w:shd w:val="clear" w:color="auto" w:fill="FFFFFF" w:themeFill="background1"/>
            <w:tcMar/>
          </w:tcPr>
          <w:p w:rsidRPr="00CC0718" w:rsidR="00C71DC8" w:rsidP="00244814" w:rsidRDefault="00C71DC8" w14:paraId="5EE49AAE" w14:textId="77777777">
            <w:pPr>
              <w:rPr>
                <w:color w:val="000000"/>
                <w:spacing w:val="-2"/>
                <w:sz w:val="18"/>
              </w:rPr>
            </w:pPr>
            <w:r w:rsidRPr="00CC0718">
              <w:rPr>
                <w:color w:val="000000"/>
                <w:spacing w:val="-2"/>
                <w:sz w:val="18"/>
              </w:rPr>
              <w:t>1</w:t>
            </w:r>
          </w:p>
        </w:tc>
        <w:tc>
          <w:tcPr>
            <w:tcW w:w="1362" w:type="dxa"/>
            <w:tcBorders>
              <w:bottom w:val="single" w:color="8FB6EA" w:sz="5" w:space="0"/>
            </w:tcBorders>
            <w:shd w:val="clear" w:color="auto" w:fill="FFFFFF" w:themeFill="background1"/>
            <w:tcMar/>
          </w:tcPr>
          <w:p w:rsidRPr="00CC0718" w:rsidR="00C71DC8" w:rsidP="00244814" w:rsidRDefault="00C71DC8" w14:paraId="030EF1B6" w14:textId="77777777">
            <w:pPr>
              <w:rPr>
                <w:color w:val="000000"/>
                <w:spacing w:val="-2"/>
                <w:sz w:val="18"/>
              </w:rPr>
            </w:pPr>
            <w:r w:rsidRPr="00CC0718">
              <w:rPr>
                <w:color w:val="000000"/>
                <w:spacing w:val="-2"/>
                <w:sz w:val="18"/>
              </w:rPr>
              <w:t>11</w:t>
            </w:r>
          </w:p>
        </w:tc>
        <w:tc>
          <w:tcPr>
            <w:tcW w:w="1690" w:type="dxa"/>
            <w:tcBorders>
              <w:bottom w:val="single" w:color="8FB6EA" w:sz="5" w:space="0"/>
            </w:tcBorders>
            <w:shd w:val="clear" w:color="auto" w:fill="FFFFFF" w:themeFill="background1"/>
            <w:tcMar/>
          </w:tcPr>
          <w:p w:rsidRPr="00CC0718" w:rsidR="00C71DC8" w:rsidP="00244814" w:rsidRDefault="00C71DC8" w14:paraId="6F5B8731" w14:textId="77777777">
            <w:pPr>
              <w:rPr>
                <w:color w:val="000000"/>
                <w:spacing w:val="-2"/>
                <w:sz w:val="18"/>
              </w:rPr>
            </w:pPr>
            <w:r w:rsidRPr="00CC0718">
              <w:rPr>
                <w:color w:val="000000"/>
                <w:spacing w:val="-2"/>
                <w:sz w:val="18"/>
              </w:rPr>
              <w:t>1</w:t>
            </w:r>
          </w:p>
        </w:tc>
        <w:tc>
          <w:tcPr>
            <w:tcW w:w="1576" w:type="dxa"/>
            <w:tcBorders>
              <w:bottom w:val="single" w:color="8FB6EA" w:sz="5" w:space="0"/>
            </w:tcBorders>
            <w:shd w:val="clear" w:color="auto" w:fill="FFFFFF" w:themeFill="background1"/>
            <w:tcMar/>
          </w:tcPr>
          <w:p w:rsidRPr="00CC0718" w:rsidR="00C71DC8" w:rsidP="00244814" w:rsidRDefault="00C71DC8" w14:paraId="255E45DC" w14:textId="77777777">
            <w:pPr>
              <w:rPr>
                <w:color w:val="000000"/>
                <w:spacing w:val="-2"/>
                <w:sz w:val="18"/>
              </w:rPr>
            </w:pPr>
          </w:p>
        </w:tc>
      </w:tr>
      <w:tr w:rsidRPr="00CC0718" w:rsidR="00C71DC8" w:rsidTr="3A33D0EC" w14:paraId="4165A649" w14:textId="77777777">
        <w:trPr>
          <w:trHeight w:val="444" w:hRule="exact"/>
        </w:trPr>
        <w:tc>
          <w:tcPr>
            <w:tcW w:w="10717" w:type="dxa"/>
            <w:gridSpan w:val="8"/>
            <w:tcBorders>
              <w:top w:val="single" w:color="8FB6EA" w:sz="5" w:space="0"/>
            </w:tcBorders>
            <w:tcMar/>
          </w:tcPr>
          <w:p w:rsidRPr="00CC0718" w:rsidR="00C71DC8" w:rsidP="00244814" w:rsidRDefault="00C71DC8" w14:paraId="3137B69E" w14:textId="77777777"/>
        </w:tc>
      </w:tr>
      <w:tr w:rsidRPr="00CC0718" w:rsidR="00C71DC8" w:rsidTr="3A33D0EC" w14:paraId="3AFE1D3D" w14:textId="77777777">
        <w:trPr>
          <w:trHeight w:val="601" w:hRule="exact"/>
        </w:trPr>
        <w:tc>
          <w:tcPr>
            <w:tcW w:w="10717" w:type="dxa"/>
            <w:gridSpan w:val="8"/>
            <w:shd w:val="clear" w:color="auto" w:fill="FFFFFF" w:themeFill="background1"/>
            <w:tcMar/>
          </w:tcPr>
          <w:p w:rsidRPr="00CC0718" w:rsidR="00C71DC8" w:rsidP="00244814" w:rsidRDefault="00C71DC8" w14:paraId="73A92505" w14:textId="77777777">
            <w:pPr>
              <w:rPr>
                <w:b/>
                <w:color w:val="5C83B4"/>
                <w:spacing w:val="-2"/>
                <w:sz w:val="24"/>
              </w:rPr>
            </w:pPr>
          </w:p>
        </w:tc>
      </w:tr>
      <w:tr w:rsidRPr="00CC0718" w:rsidR="00C71DC8" w:rsidTr="3A33D0EC" w14:paraId="3E22CD0F" w14:textId="77777777">
        <w:trPr>
          <w:trHeight w:val="459" w:hRule="exact"/>
        </w:trPr>
        <w:tc>
          <w:tcPr>
            <w:tcW w:w="1805" w:type="dxa"/>
            <w:shd w:val="clear" w:color="auto" w:fill="FFFFFF" w:themeFill="background1"/>
            <w:tcMar/>
          </w:tcPr>
          <w:p w:rsidRPr="00CC0718" w:rsidR="00C71DC8" w:rsidP="00244814" w:rsidRDefault="00C71DC8" w14:paraId="41B480B5" w14:textId="77777777">
            <w:pPr>
              <w:rPr>
                <w:b/>
                <w:color w:val="5C83B4"/>
                <w:spacing w:val="-2"/>
                <w:sz w:val="24"/>
              </w:rPr>
            </w:pPr>
            <w:r w:rsidRPr="00CC0718">
              <w:rPr>
                <w:b/>
                <w:color w:val="5C83B4"/>
                <w:spacing w:val="-2"/>
                <w:sz w:val="24"/>
              </w:rPr>
              <w:t>Nickname:</w:t>
            </w:r>
          </w:p>
        </w:tc>
        <w:tc>
          <w:tcPr>
            <w:tcW w:w="8912" w:type="dxa"/>
            <w:gridSpan w:val="7"/>
            <w:vMerge w:val="restart"/>
            <w:shd w:val="clear" w:color="auto" w:fill="FFFFFF" w:themeFill="background1"/>
            <w:tcMar/>
          </w:tcPr>
          <w:p w:rsidRPr="00CC0718" w:rsidR="00C71DC8" w:rsidP="00244814" w:rsidRDefault="00C71DC8" w14:paraId="44BA6789" w14:textId="77777777">
            <w:pPr>
              <w:rPr>
                <w:b/>
                <w:color w:val="5C83B4"/>
                <w:spacing w:val="-2"/>
                <w:sz w:val="24"/>
              </w:rPr>
            </w:pPr>
            <w:r w:rsidRPr="00CC0718">
              <w:rPr>
                <w:b/>
                <w:color w:val="5C83B4"/>
                <w:spacing w:val="-2"/>
                <w:sz w:val="24"/>
              </w:rPr>
              <w:t>Codes\\AXIAL CODE\\Q15- Communication within the team members\IN-PERSON MEETINGS\Weekly meeting to discuss</w:t>
            </w:r>
          </w:p>
        </w:tc>
      </w:tr>
      <w:tr w:rsidRPr="00CC0718" w:rsidR="00C71DC8" w:rsidTr="3A33D0EC" w14:paraId="4512FBDD" w14:textId="77777777">
        <w:trPr>
          <w:trHeight w:val="444" w:hRule="exact"/>
        </w:trPr>
        <w:tc>
          <w:tcPr>
            <w:tcW w:w="1805" w:type="dxa"/>
            <w:shd w:val="clear" w:color="auto" w:fill="FFFFFF" w:themeFill="background1"/>
            <w:tcMar/>
          </w:tcPr>
          <w:p w:rsidRPr="00CC0718" w:rsidR="00C71DC8" w:rsidP="00244814" w:rsidRDefault="00C71DC8" w14:paraId="58218D91" w14:textId="77777777">
            <w:pPr>
              <w:rPr>
                <w:b/>
                <w:color w:val="5C83B4"/>
                <w:spacing w:val="-2"/>
                <w:sz w:val="24"/>
              </w:rPr>
            </w:pPr>
            <w:r w:rsidRPr="00CC0718">
              <w:rPr>
                <w:b/>
                <w:color w:val="5C83B4"/>
                <w:spacing w:val="-2"/>
                <w:sz w:val="24"/>
              </w:rPr>
              <w:t>Classification:</w:t>
            </w:r>
          </w:p>
        </w:tc>
        <w:tc>
          <w:tcPr>
            <w:tcW w:w="8912" w:type="dxa"/>
            <w:gridSpan w:val="7"/>
            <w:vMerge/>
            <w:tcMar/>
          </w:tcPr>
          <w:p w:rsidRPr="00CC0718" w:rsidR="00C71DC8" w:rsidP="00244814" w:rsidRDefault="00C71DC8" w14:paraId="1A40DAB4" w14:textId="77777777"/>
        </w:tc>
      </w:tr>
      <w:tr w:rsidRPr="00CC0718" w:rsidR="00C71DC8" w:rsidTr="3A33D0EC" w14:paraId="03004469" w14:textId="77777777">
        <w:trPr>
          <w:trHeight w:val="459" w:hRule="exact"/>
        </w:trPr>
        <w:tc>
          <w:tcPr>
            <w:tcW w:w="1805" w:type="dxa"/>
            <w:shd w:val="clear" w:color="auto" w:fill="FFFFFF" w:themeFill="background1"/>
            <w:tcMar/>
          </w:tcPr>
          <w:p w:rsidRPr="00CC0718" w:rsidR="00C71DC8" w:rsidP="00244814" w:rsidRDefault="00C71DC8" w14:paraId="04552A46" w14:textId="77777777">
            <w:pPr>
              <w:rPr>
                <w:b/>
                <w:color w:val="5C83B4"/>
                <w:spacing w:val="-2"/>
                <w:sz w:val="24"/>
              </w:rPr>
            </w:pPr>
            <w:r w:rsidRPr="00CC0718">
              <w:rPr>
                <w:b/>
                <w:color w:val="5C83B4"/>
                <w:spacing w:val="-2"/>
                <w:sz w:val="24"/>
              </w:rPr>
              <w:t>Aggregated:</w:t>
            </w:r>
          </w:p>
        </w:tc>
        <w:tc>
          <w:tcPr>
            <w:tcW w:w="8912" w:type="dxa"/>
            <w:gridSpan w:val="7"/>
            <w:shd w:val="clear" w:color="auto" w:fill="FFFFFF" w:themeFill="background1"/>
            <w:tcMar/>
          </w:tcPr>
          <w:p w:rsidRPr="00CC0718" w:rsidR="00C71DC8" w:rsidP="00244814" w:rsidRDefault="00C71DC8" w14:paraId="524382DD" w14:textId="77777777">
            <w:pPr>
              <w:rPr>
                <w:b/>
                <w:color w:val="5C83B4"/>
                <w:spacing w:val="-2"/>
                <w:sz w:val="24"/>
              </w:rPr>
            </w:pPr>
            <w:r w:rsidRPr="00CC0718">
              <w:rPr>
                <w:b/>
                <w:color w:val="5C83B4"/>
                <w:spacing w:val="-2"/>
                <w:sz w:val="24"/>
              </w:rPr>
              <w:t>No</w:t>
            </w:r>
          </w:p>
        </w:tc>
      </w:tr>
      <w:tr w:rsidRPr="00CC0718" w:rsidR="00C71DC8" w:rsidTr="3A33D0EC" w14:paraId="5B435DF7" w14:textId="77777777">
        <w:trPr>
          <w:trHeight w:val="329" w:hRule="exact"/>
        </w:trPr>
        <w:tc>
          <w:tcPr>
            <w:tcW w:w="3381" w:type="dxa"/>
            <w:gridSpan w:val="2"/>
            <w:tcBorders>
              <w:bottom w:val="single" w:color="8FB6EA" w:sz="5" w:space="0"/>
            </w:tcBorders>
            <w:shd w:val="clear" w:color="auto" w:fill="FFFFFF" w:themeFill="background1"/>
            <w:tcMar/>
          </w:tcPr>
          <w:p w:rsidRPr="00CC0718" w:rsidR="00C71DC8" w:rsidP="00244814" w:rsidRDefault="00C71DC8" w14:paraId="3C4D27BE" w14:textId="77777777">
            <w:pPr>
              <w:rPr>
                <w:color w:val="000000"/>
                <w:spacing w:val="-2"/>
                <w:sz w:val="18"/>
              </w:rPr>
            </w:pPr>
            <w:r w:rsidRPr="00CC0718">
              <w:rPr>
                <w:color w:val="000000"/>
                <w:spacing w:val="-2"/>
                <w:sz w:val="18"/>
              </w:rPr>
              <w:t>Document</w:t>
            </w:r>
          </w:p>
        </w:tc>
        <w:tc>
          <w:tcPr>
            <w:tcW w:w="1132" w:type="dxa"/>
            <w:tcBorders>
              <w:bottom w:val="single" w:color="8FB6EA" w:sz="5" w:space="0"/>
            </w:tcBorders>
            <w:shd w:val="clear" w:color="auto" w:fill="FFFFFF" w:themeFill="background1"/>
            <w:tcMar/>
          </w:tcPr>
          <w:p w:rsidRPr="00CC0718" w:rsidR="00C71DC8" w:rsidP="00244814" w:rsidRDefault="00C71DC8" w14:paraId="76FA7552" w14:textId="77777777">
            <w:pPr>
              <w:rPr>
                <w:color w:val="000000"/>
                <w:spacing w:val="-2"/>
                <w:sz w:val="18"/>
              </w:rPr>
            </w:pPr>
            <w:r w:rsidRPr="00CC0718">
              <w:rPr>
                <w:color w:val="000000"/>
                <w:spacing w:val="-2"/>
                <w:sz w:val="18"/>
              </w:rPr>
              <w:t>1</w:t>
            </w:r>
          </w:p>
        </w:tc>
        <w:tc>
          <w:tcPr>
            <w:tcW w:w="1576" w:type="dxa"/>
            <w:gridSpan w:val="2"/>
            <w:tcBorders>
              <w:bottom w:val="single" w:color="8FB6EA" w:sz="5" w:space="0"/>
            </w:tcBorders>
            <w:shd w:val="clear" w:color="auto" w:fill="FFFFFF" w:themeFill="background1"/>
            <w:tcMar/>
          </w:tcPr>
          <w:p w:rsidRPr="00CC0718" w:rsidR="00C71DC8" w:rsidP="00244814" w:rsidRDefault="00C71DC8" w14:paraId="0173BEB5" w14:textId="77777777">
            <w:pPr>
              <w:rPr>
                <w:color w:val="000000"/>
                <w:spacing w:val="-2"/>
                <w:sz w:val="18"/>
              </w:rPr>
            </w:pPr>
            <w:r w:rsidRPr="00CC0718">
              <w:rPr>
                <w:color w:val="000000"/>
                <w:spacing w:val="-2"/>
                <w:sz w:val="18"/>
              </w:rPr>
              <w:t>1</w:t>
            </w:r>
          </w:p>
        </w:tc>
        <w:tc>
          <w:tcPr>
            <w:tcW w:w="1362" w:type="dxa"/>
            <w:tcBorders>
              <w:bottom w:val="single" w:color="8FB6EA" w:sz="5" w:space="0"/>
            </w:tcBorders>
            <w:shd w:val="clear" w:color="auto" w:fill="FFFFFF" w:themeFill="background1"/>
            <w:tcMar/>
          </w:tcPr>
          <w:p w:rsidRPr="00CC0718" w:rsidR="00C71DC8" w:rsidP="00244814" w:rsidRDefault="00C71DC8" w14:paraId="5067D93B" w14:textId="77777777">
            <w:pPr>
              <w:rPr>
                <w:color w:val="000000"/>
                <w:spacing w:val="-2"/>
                <w:sz w:val="18"/>
              </w:rPr>
            </w:pPr>
            <w:r w:rsidRPr="00CC0718">
              <w:rPr>
                <w:color w:val="000000"/>
                <w:spacing w:val="-2"/>
                <w:sz w:val="18"/>
              </w:rPr>
              <w:t>7</w:t>
            </w:r>
          </w:p>
        </w:tc>
        <w:tc>
          <w:tcPr>
            <w:tcW w:w="1690" w:type="dxa"/>
            <w:tcBorders>
              <w:bottom w:val="single" w:color="8FB6EA" w:sz="5" w:space="0"/>
            </w:tcBorders>
            <w:shd w:val="clear" w:color="auto" w:fill="FFFFFF" w:themeFill="background1"/>
            <w:tcMar/>
          </w:tcPr>
          <w:p w:rsidRPr="00CC0718" w:rsidR="00C71DC8" w:rsidP="00244814" w:rsidRDefault="00C71DC8" w14:paraId="3B057E1B" w14:textId="77777777">
            <w:pPr>
              <w:rPr>
                <w:color w:val="000000"/>
                <w:spacing w:val="-2"/>
                <w:sz w:val="18"/>
              </w:rPr>
            </w:pPr>
            <w:r w:rsidRPr="00CC0718">
              <w:rPr>
                <w:color w:val="000000"/>
                <w:spacing w:val="-2"/>
                <w:sz w:val="18"/>
              </w:rPr>
              <w:t>1</w:t>
            </w:r>
          </w:p>
        </w:tc>
        <w:tc>
          <w:tcPr>
            <w:tcW w:w="1576" w:type="dxa"/>
            <w:tcBorders>
              <w:bottom w:val="single" w:color="8FB6EA" w:sz="5" w:space="0"/>
            </w:tcBorders>
            <w:shd w:val="clear" w:color="auto" w:fill="FFFFFF" w:themeFill="background1"/>
            <w:tcMar/>
          </w:tcPr>
          <w:p w:rsidRPr="00CC0718" w:rsidR="00C71DC8" w:rsidP="00244814" w:rsidRDefault="00C71DC8" w14:paraId="5CC3B6A9" w14:textId="77777777">
            <w:pPr>
              <w:rPr>
                <w:color w:val="000000"/>
                <w:spacing w:val="-2"/>
                <w:sz w:val="18"/>
              </w:rPr>
            </w:pPr>
          </w:p>
        </w:tc>
      </w:tr>
      <w:tr w:rsidRPr="00CC0718" w:rsidR="00C71DC8" w:rsidTr="3A33D0EC" w14:paraId="2ABD53A7" w14:textId="77777777">
        <w:trPr>
          <w:trHeight w:val="459" w:hRule="exact"/>
        </w:trPr>
        <w:tc>
          <w:tcPr>
            <w:tcW w:w="10717" w:type="dxa"/>
            <w:gridSpan w:val="8"/>
            <w:tcBorders>
              <w:top w:val="single" w:color="8FB6EA" w:sz="5" w:space="0"/>
            </w:tcBorders>
            <w:tcMar/>
          </w:tcPr>
          <w:p w:rsidRPr="00CC0718" w:rsidR="00C71DC8" w:rsidP="00244814" w:rsidRDefault="00C71DC8" w14:paraId="4278AE23" w14:textId="77777777"/>
        </w:tc>
      </w:tr>
      <w:tr w:rsidRPr="00CC0718" w:rsidR="00C71DC8" w:rsidTr="3A33D0EC" w14:paraId="541C30EE" w14:textId="77777777">
        <w:trPr>
          <w:trHeight w:val="329" w:hRule="exact"/>
        </w:trPr>
        <w:tc>
          <w:tcPr>
            <w:tcW w:w="10717" w:type="dxa"/>
            <w:gridSpan w:val="8"/>
            <w:shd w:val="clear" w:color="auto" w:fill="FFFFFF" w:themeFill="background1"/>
            <w:tcMar/>
          </w:tcPr>
          <w:p w:rsidRPr="00CC0718" w:rsidR="00C71DC8" w:rsidP="00244814" w:rsidRDefault="00C71DC8" w14:paraId="3C3EE677" w14:textId="77777777">
            <w:pPr>
              <w:rPr>
                <w:b/>
                <w:color w:val="5C83B4"/>
                <w:spacing w:val="-2"/>
                <w:sz w:val="24"/>
              </w:rPr>
            </w:pPr>
          </w:p>
        </w:tc>
      </w:tr>
      <w:tr w:rsidRPr="00CC0718" w:rsidR="00C71DC8" w:rsidTr="3A33D0EC" w14:paraId="21FBBC1B" w14:textId="77777777">
        <w:trPr>
          <w:trHeight w:val="459" w:hRule="exact"/>
        </w:trPr>
        <w:tc>
          <w:tcPr>
            <w:tcW w:w="1805" w:type="dxa"/>
            <w:shd w:val="clear" w:color="auto" w:fill="FFFFFF" w:themeFill="background1"/>
            <w:tcMar/>
          </w:tcPr>
          <w:p w:rsidRPr="00CC0718" w:rsidR="00C71DC8" w:rsidP="00244814" w:rsidRDefault="00C71DC8" w14:paraId="588E0229" w14:textId="77777777">
            <w:pPr>
              <w:rPr>
                <w:b/>
                <w:color w:val="5C83B4"/>
                <w:spacing w:val="-2"/>
                <w:sz w:val="24"/>
              </w:rPr>
            </w:pPr>
            <w:r w:rsidRPr="00CC0718">
              <w:rPr>
                <w:b/>
                <w:color w:val="5C83B4"/>
                <w:spacing w:val="-2"/>
                <w:sz w:val="24"/>
              </w:rPr>
              <w:t>Nickname:</w:t>
            </w:r>
          </w:p>
        </w:tc>
        <w:tc>
          <w:tcPr>
            <w:tcW w:w="8912" w:type="dxa"/>
            <w:gridSpan w:val="7"/>
            <w:vMerge w:val="restart"/>
            <w:shd w:val="clear" w:color="auto" w:fill="FFFFFF" w:themeFill="background1"/>
            <w:tcMar/>
          </w:tcPr>
          <w:p w:rsidRPr="00CC0718" w:rsidR="00C71DC8" w:rsidP="00244814" w:rsidRDefault="00C71DC8" w14:paraId="5AF5C7B8" w14:textId="77777777">
            <w:pPr>
              <w:rPr>
                <w:b/>
                <w:color w:val="5C83B4"/>
                <w:spacing w:val="-2"/>
                <w:sz w:val="24"/>
              </w:rPr>
            </w:pPr>
            <w:r w:rsidRPr="00CC0718">
              <w:rPr>
                <w:b/>
                <w:color w:val="5C83B4"/>
                <w:spacing w:val="-2"/>
                <w:sz w:val="24"/>
              </w:rPr>
              <w:t>Codes\\AXIAL CODE\\Q15- Communication within the team members\LESS MISCOMMUNICATION</w:t>
            </w:r>
          </w:p>
        </w:tc>
      </w:tr>
      <w:tr w:rsidRPr="00CC0718" w:rsidR="00C71DC8" w:rsidTr="3A33D0EC" w14:paraId="036C05FC" w14:textId="77777777">
        <w:trPr>
          <w:trHeight w:val="444" w:hRule="exact"/>
        </w:trPr>
        <w:tc>
          <w:tcPr>
            <w:tcW w:w="1805" w:type="dxa"/>
            <w:shd w:val="clear" w:color="auto" w:fill="FFFFFF" w:themeFill="background1"/>
            <w:tcMar/>
          </w:tcPr>
          <w:p w:rsidRPr="00CC0718" w:rsidR="00C71DC8" w:rsidP="00244814" w:rsidRDefault="00C71DC8" w14:paraId="516C1E9D" w14:textId="77777777">
            <w:pPr>
              <w:rPr>
                <w:b/>
                <w:color w:val="5C83B4"/>
                <w:spacing w:val="-2"/>
                <w:sz w:val="24"/>
              </w:rPr>
            </w:pPr>
            <w:r w:rsidRPr="00CC0718">
              <w:rPr>
                <w:b/>
                <w:color w:val="5C83B4"/>
                <w:spacing w:val="-2"/>
                <w:sz w:val="24"/>
              </w:rPr>
              <w:t>Classification:</w:t>
            </w:r>
          </w:p>
        </w:tc>
        <w:tc>
          <w:tcPr>
            <w:tcW w:w="8912" w:type="dxa"/>
            <w:gridSpan w:val="7"/>
            <w:vMerge/>
            <w:tcMar/>
          </w:tcPr>
          <w:p w:rsidRPr="00CC0718" w:rsidR="00C71DC8" w:rsidP="00244814" w:rsidRDefault="00C71DC8" w14:paraId="3BDF5FD3" w14:textId="77777777"/>
        </w:tc>
      </w:tr>
      <w:tr w:rsidRPr="00CC0718" w:rsidR="00C71DC8" w:rsidTr="3A33D0EC" w14:paraId="42597173" w14:textId="77777777">
        <w:trPr>
          <w:trHeight w:val="458" w:hRule="exact"/>
        </w:trPr>
        <w:tc>
          <w:tcPr>
            <w:tcW w:w="1805" w:type="dxa"/>
            <w:shd w:val="clear" w:color="auto" w:fill="FFFFFF" w:themeFill="background1"/>
            <w:tcMar/>
          </w:tcPr>
          <w:p w:rsidRPr="00CC0718" w:rsidR="00C71DC8" w:rsidP="00244814" w:rsidRDefault="00C71DC8" w14:paraId="622E5057" w14:textId="77777777">
            <w:pPr>
              <w:rPr>
                <w:b/>
                <w:color w:val="5C83B4"/>
                <w:spacing w:val="-2"/>
                <w:sz w:val="24"/>
              </w:rPr>
            </w:pPr>
            <w:r w:rsidRPr="00CC0718">
              <w:rPr>
                <w:b/>
                <w:color w:val="5C83B4"/>
                <w:spacing w:val="-2"/>
                <w:sz w:val="24"/>
              </w:rPr>
              <w:t>Aggregated:</w:t>
            </w:r>
          </w:p>
        </w:tc>
        <w:tc>
          <w:tcPr>
            <w:tcW w:w="8912" w:type="dxa"/>
            <w:gridSpan w:val="7"/>
            <w:shd w:val="clear" w:color="auto" w:fill="FFFFFF" w:themeFill="background1"/>
            <w:tcMar/>
          </w:tcPr>
          <w:p w:rsidRPr="00CC0718" w:rsidR="00C71DC8" w:rsidP="00244814" w:rsidRDefault="00C71DC8" w14:paraId="25CCF180" w14:textId="77777777">
            <w:pPr>
              <w:rPr>
                <w:b/>
                <w:color w:val="5C83B4"/>
                <w:spacing w:val="-2"/>
                <w:sz w:val="24"/>
              </w:rPr>
            </w:pPr>
            <w:r w:rsidRPr="00CC0718">
              <w:rPr>
                <w:b/>
                <w:color w:val="5C83B4"/>
                <w:spacing w:val="-2"/>
                <w:sz w:val="24"/>
              </w:rPr>
              <w:t>Yes</w:t>
            </w:r>
          </w:p>
        </w:tc>
      </w:tr>
      <w:tr w:rsidRPr="00CC0718" w:rsidR="00C71DC8" w:rsidTr="3A33D0EC" w14:paraId="188D9840" w14:textId="77777777">
        <w:trPr>
          <w:trHeight w:val="344" w:hRule="exact"/>
        </w:trPr>
        <w:tc>
          <w:tcPr>
            <w:tcW w:w="3381" w:type="dxa"/>
            <w:gridSpan w:val="2"/>
            <w:tcBorders>
              <w:bottom w:val="single" w:color="8FB6EA" w:sz="5" w:space="0"/>
            </w:tcBorders>
            <w:shd w:val="clear" w:color="auto" w:fill="FFFFFF" w:themeFill="background1"/>
            <w:tcMar/>
          </w:tcPr>
          <w:p w:rsidRPr="00CC0718" w:rsidR="00C71DC8" w:rsidP="00244814" w:rsidRDefault="00C71DC8" w14:paraId="7C621A39" w14:textId="77777777">
            <w:pPr>
              <w:rPr>
                <w:color w:val="000000"/>
                <w:spacing w:val="-2"/>
                <w:sz w:val="18"/>
              </w:rPr>
            </w:pPr>
            <w:r w:rsidRPr="00CC0718">
              <w:rPr>
                <w:color w:val="000000"/>
                <w:spacing w:val="-2"/>
                <w:sz w:val="18"/>
              </w:rPr>
              <w:t>Document</w:t>
            </w:r>
          </w:p>
        </w:tc>
        <w:tc>
          <w:tcPr>
            <w:tcW w:w="1132" w:type="dxa"/>
            <w:tcBorders>
              <w:bottom w:val="single" w:color="8FB6EA" w:sz="5" w:space="0"/>
            </w:tcBorders>
            <w:shd w:val="clear" w:color="auto" w:fill="FFFFFF" w:themeFill="background1"/>
            <w:tcMar/>
          </w:tcPr>
          <w:p w:rsidRPr="00CC0718" w:rsidR="00C71DC8" w:rsidP="00244814" w:rsidRDefault="00C71DC8" w14:paraId="5A94E78E" w14:textId="77777777">
            <w:pPr>
              <w:rPr>
                <w:color w:val="000000"/>
                <w:spacing w:val="-2"/>
                <w:sz w:val="18"/>
              </w:rPr>
            </w:pPr>
            <w:r w:rsidRPr="00CC0718">
              <w:rPr>
                <w:color w:val="000000"/>
                <w:spacing w:val="-2"/>
                <w:sz w:val="18"/>
              </w:rPr>
              <w:t>1</w:t>
            </w:r>
          </w:p>
        </w:tc>
        <w:tc>
          <w:tcPr>
            <w:tcW w:w="1576" w:type="dxa"/>
            <w:gridSpan w:val="2"/>
            <w:tcBorders>
              <w:bottom w:val="single" w:color="8FB6EA" w:sz="5" w:space="0"/>
            </w:tcBorders>
            <w:shd w:val="clear" w:color="auto" w:fill="FFFFFF" w:themeFill="background1"/>
            <w:tcMar/>
          </w:tcPr>
          <w:p w:rsidRPr="00CC0718" w:rsidR="00C71DC8" w:rsidP="00244814" w:rsidRDefault="00C71DC8" w14:paraId="1D840D2D" w14:textId="77777777">
            <w:pPr>
              <w:rPr>
                <w:color w:val="000000"/>
                <w:spacing w:val="-2"/>
                <w:sz w:val="18"/>
              </w:rPr>
            </w:pPr>
            <w:r w:rsidRPr="00CC0718">
              <w:rPr>
                <w:color w:val="000000"/>
                <w:spacing w:val="-2"/>
                <w:sz w:val="18"/>
              </w:rPr>
              <w:t>1</w:t>
            </w:r>
          </w:p>
        </w:tc>
        <w:tc>
          <w:tcPr>
            <w:tcW w:w="1362" w:type="dxa"/>
            <w:tcBorders>
              <w:bottom w:val="single" w:color="8FB6EA" w:sz="5" w:space="0"/>
            </w:tcBorders>
            <w:shd w:val="clear" w:color="auto" w:fill="FFFFFF" w:themeFill="background1"/>
            <w:tcMar/>
          </w:tcPr>
          <w:p w:rsidRPr="00CC0718" w:rsidR="00C71DC8" w:rsidP="00244814" w:rsidRDefault="00C71DC8" w14:paraId="6DFA41F9" w14:textId="77777777">
            <w:pPr>
              <w:rPr>
                <w:color w:val="000000"/>
                <w:spacing w:val="-2"/>
                <w:sz w:val="18"/>
              </w:rPr>
            </w:pPr>
            <w:r w:rsidRPr="00CC0718">
              <w:rPr>
                <w:color w:val="000000"/>
                <w:spacing w:val="-2"/>
                <w:sz w:val="18"/>
              </w:rPr>
              <w:t>9</w:t>
            </w:r>
          </w:p>
        </w:tc>
        <w:tc>
          <w:tcPr>
            <w:tcW w:w="1690" w:type="dxa"/>
            <w:tcBorders>
              <w:bottom w:val="single" w:color="8FB6EA" w:sz="5" w:space="0"/>
            </w:tcBorders>
            <w:shd w:val="clear" w:color="auto" w:fill="FFFFFF" w:themeFill="background1"/>
            <w:tcMar/>
          </w:tcPr>
          <w:p w:rsidRPr="00CC0718" w:rsidR="00C71DC8" w:rsidP="00244814" w:rsidRDefault="00C71DC8" w14:paraId="34C1EA5D" w14:textId="77777777">
            <w:pPr>
              <w:rPr>
                <w:color w:val="000000"/>
                <w:spacing w:val="-2"/>
                <w:sz w:val="18"/>
              </w:rPr>
            </w:pPr>
            <w:r w:rsidRPr="00CC0718">
              <w:rPr>
                <w:color w:val="000000"/>
                <w:spacing w:val="-2"/>
                <w:sz w:val="18"/>
              </w:rPr>
              <w:t>1</w:t>
            </w:r>
          </w:p>
        </w:tc>
        <w:tc>
          <w:tcPr>
            <w:tcW w:w="1576" w:type="dxa"/>
            <w:tcBorders>
              <w:bottom w:val="single" w:color="8FB6EA" w:sz="5" w:space="0"/>
            </w:tcBorders>
            <w:shd w:val="clear" w:color="auto" w:fill="FFFFFF" w:themeFill="background1"/>
            <w:tcMar/>
          </w:tcPr>
          <w:p w:rsidRPr="00CC0718" w:rsidR="00C71DC8" w:rsidP="00244814" w:rsidRDefault="00C71DC8" w14:paraId="0E48C3D6" w14:textId="77777777">
            <w:pPr>
              <w:rPr>
                <w:color w:val="000000"/>
                <w:spacing w:val="-2"/>
                <w:sz w:val="18"/>
              </w:rPr>
            </w:pPr>
          </w:p>
        </w:tc>
      </w:tr>
      <w:tr w:rsidRPr="00CC0718" w:rsidR="00C71DC8" w:rsidTr="3A33D0EC" w14:paraId="7A8DA0A2" w14:textId="77777777">
        <w:trPr>
          <w:trHeight w:val="444" w:hRule="exact"/>
        </w:trPr>
        <w:tc>
          <w:tcPr>
            <w:tcW w:w="10717" w:type="dxa"/>
            <w:gridSpan w:val="8"/>
            <w:tcBorders>
              <w:top w:val="single" w:color="8FB6EA" w:sz="5" w:space="0"/>
            </w:tcBorders>
            <w:tcMar/>
          </w:tcPr>
          <w:p w:rsidRPr="00CC0718" w:rsidR="00C71DC8" w:rsidP="00244814" w:rsidRDefault="00C71DC8" w14:paraId="0B1688E0" w14:textId="77777777"/>
        </w:tc>
      </w:tr>
      <w:tr w:rsidRPr="00CC0718" w:rsidR="00C71DC8" w:rsidTr="3A33D0EC" w14:paraId="297EC9F0" w14:textId="77777777">
        <w:trPr>
          <w:trHeight w:val="602" w:hRule="exact"/>
        </w:trPr>
        <w:tc>
          <w:tcPr>
            <w:tcW w:w="10717" w:type="dxa"/>
            <w:gridSpan w:val="8"/>
            <w:shd w:val="clear" w:color="auto" w:fill="FFFFFF" w:themeFill="background1"/>
            <w:tcMar/>
          </w:tcPr>
          <w:p w:rsidRPr="00CC0718" w:rsidR="00C71DC8" w:rsidP="00244814" w:rsidRDefault="00C71DC8" w14:paraId="26586DF3" w14:textId="77777777">
            <w:pPr>
              <w:rPr>
                <w:b/>
                <w:color w:val="5C83B4"/>
                <w:spacing w:val="-2"/>
                <w:sz w:val="24"/>
              </w:rPr>
            </w:pPr>
          </w:p>
        </w:tc>
      </w:tr>
      <w:tr w:rsidRPr="00CC0718" w:rsidR="00C71DC8" w:rsidTr="3A33D0EC" w14:paraId="1DD0C948" w14:textId="77777777">
        <w:trPr>
          <w:trHeight w:val="459" w:hRule="exact"/>
        </w:trPr>
        <w:tc>
          <w:tcPr>
            <w:tcW w:w="1805" w:type="dxa"/>
            <w:shd w:val="clear" w:color="auto" w:fill="FFFFFF" w:themeFill="background1"/>
            <w:tcMar/>
          </w:tcPr>
          <w:p w:rsidRPr="00CC0718" w:rsidR="00C71DC8" w:rsidP="00244814" w:rsidRDefault="00C71DC8" w14:paraId="0015BAAF" w14:textId="77777777">
            <w:pPr>
              <w:rPr>
                <w:b/>
                <w:color w:val="5C83B4"/>
                <w:spacing w:val="-2"/>
                <w:sz w:val="24"/>
              </w:rPr>
            </w:pPr>
            <w:r w:rsidRPr="00CC0718">
              <w:rPr>
                <w:b/>
                <w:color w:val="5C83B4"/>
                <w:spacing w:val="-2"/>
                <w:sz w:val="24"/>
              </w:rPr>
              <w:t>Nickname:</w:t>
            </w:r>
          </w:p>
        </w:tc>
        <w:tc>
          <w:tcPr>
            <w:tcW w:w="8912" w:type="dxa"/>
            <w:gridSpan w:val="7"/>
            <w:vMerge w:val="restart"/>
            <w:shd w:val="clear" w:color="auto" w:fill="FFFFFF" w:themeFill="background1"/>
            <w:tcMar/>
          </w:tcPr>
          <w:p w:rsidRPr="00CC0718" w:rsidR="00C71DC8" w:rsidP="00244814" w:rsidRDefault="00C71DC8" w14:paraId="5CA76B6B" w14:textId="77777777">
            <w:pPr>
              <w:rPr>
                <w:b/>
                <w:color w:val="5C83B4"/>
                <w:spacing w:val="-2"/>
                <w:sz w:val="24"/>
              </w:rPr>
            </w:pPr>
            <w:r w:rsidRPr="00CC0718">
              <w:rPr>
                <w:b/>
                <w:color w:val="5C83B4"/>
                <w:spacing w:val="-2"/>
                <w:sz w:val="24"/>
              </w:rPr>
              <w:t>Codes\\AXIAL CODE\\Q15- Communication within the team members\NOT USING TEAMS AND SLACK BUT OTHERS</w:t>
            </w:r>
          </w:p>
        </w:tc>
      </w:tr>
      <w:tr w:rsidRPr="00CC0718" w:rsidR="00C71DC8" w:rsidTr="3A33D0EC" w14:paraId="66C420BC" w14:textId="77777777">
        <w:trPr>
          <w:trHeight w:val="444" w:hRule="exact"/>
        </w:trPr>
        <w:tc>
          <w:tcPr>
            <w:tcW w:w="1805" w:type="dxa"/>
            <w:shd w:val="clear" w:color="auto" w:fill="FFFFFF" w:themeFill="background1"/>
            <w:tcMar/>
          </w:tcPr>
          <w:p w:rsidRPr="00CC0718" w:rsidR="00C71DC8" w:rsidP="00244814" w:rsidRDefault="00C71DC8" w14:paraId="6DC6955D" w14:textId="77777777">
            <w:pPr>
              <w:rPr>
                <w:b/>
                <w:color w:val="5C83B4"/>
                <w:spacing w:val="-2"/>
                <w:sz w:val="24"/>
              </w:rPr>
            </w:pPr>
            <w:r w:rsidRPr="00CC0718">
              <w:rPr>
                <w:b/>
                <w:color w:val="5C83B4"/>
                <w:spacing w:val="-2"/>
                <w:sz w:val="24"/>
              </w:rPr>
              <w:t>Classification:</w:t>
            </w:r>
          </w:p>
        </w:tc>
        <w:tc>
          <w:tcPr>
            <w:tcW w:w="8912" w:type="dxa"/>
            <w:gridSpan w:val="7"/>
            <w:vMerge/>
            <w:tcMar/>
          </w:tcPr>
          <w:p w:rsidRPr="00CC0718" w:rsidR="00C71DC8" w:rsidP="00244814" w:rsidRDefault="00C71DC8" w14:paraId="765CF230" w14:textId="77777777"/>
        </w:tc>
      </w:tr>
      <w:tr w:rsidRPr="00CC0718" w:rsidR="00C71DC8" w:rsidTr="3A33D0EC" w14:paraId="54519D7B" w14:textId="77777777">
        <w:trPr>
          <w:trHeight w:val="458" w:hRule="exact"/>
        </w:trPr>
        <w:tc>
          <w:tcPr>
            <w:tcW w:w="1805" w:type="dxa"/>
            <w:shd w:val="clear" w:color="auto" w:fill="FFFFFF" w:themeFill="background1"/>
            <w:tcMar/>
          </w:tcPr>
          <w:p w:rsidRPr="00CC0718" w:rsidR="00C71DC8" w:rsidP="00244814" w:rsidRDefault="00C71DC8" w14:paraId="0D28AB89" w14:textId="77777777">
            <w:pPr>
              <w:rPr>
                <w:b/>
                <w:color w:val="5C83B4"/>
                <w:spacing w:val="-2"/>
                <w:sz w:val="24"/>
              </w:rPr>
            </w:pPr>
            <w:r w:rsidRPr="00CC0718">
              <w:rPr>
                <w:b/>
                <w:color w:val="5C83B4"/>
                <w:spacing w:val="-2"/>
                <w:sz w:val="24"/>
              </w:rPr>
              <w:t>Aggregated:</w:t>
            </w:r>
          </w:p>
        </w:tc>
        <w:tc>
          <w:tcPr>
            <w:tcW w:w="8912" w:type="dxa"/>
            <w:gridSpan w:val="7"/>
            <w:shd w:val="clear" w:color="auto" w:fill="FFFFFF" w:themeFill="background1"/>
            <w:tcMar/>
          </w:tcPr>
          <w:p w:rsidRPr="00CC0718" w:rsidR="00C71DC8" w:rsidP="00244814" w:rsidRDefault="00C71DC8" w14:paraId="6C495513" w14:textId="77777777">
            <w:pPr>
              <w:rPr>
                <w:b/>
                <w:color w:val="5C83B4"/>
                <w:spacing w:val="-2"/>
                <w:sz w:val="24"/>
              </w:rPr>
            </w:pPr>
            <w:r w:rsidRPr="00CC0718">
              <w:rPr>
                <w:b/>
                <w:color w:val="5C83B4"/>
                <w:spacing w:val="-2"/>
                <w:sz w:val="24"/>
              </w:rPr>
              <w:t>Yes</w:t>
            </w:r>
          </w:p>
        </w:tc>
      </w:tr>
      <w:tr w:rsidRPr="00CC0718" w:rsidR="00C71DC8" w:rsidTr="3A33D0EC" w14:paraId="57437E26" w14:textId="77777777">
        <w:trPr>
          <w:trHeight w:val="330" w:hRule="exact"/>
        </w:trPr>
        <w:tc>
          <w:tcPr>
            <w:tcW w:w="3381" w:type="dxa"/>
            <w:gridSpan w:val="2"/>
            <w:tcBorders>
              <w:bottom w:val="single" w:color="8FB6EA" w:sz="5" w:space="0"/>
            </w:tcBorders>
            <w:shd w:val="clear" w:color="auto" w:fill="FFFFFF" w:themeFill="background1"/>
            <w:tcMar/>
          </w:tcPr>
          <w:p w:rsidRPr="00CC0718" w:rsidR="00C71DC8" w:rsidP="00244814" w:rsidRDefault="00C71DC8" w14:paraId="5A1360F5" w14:textId="77777777">
            <w:pPr>
              <w:rPr>
                <w:color w:val="000000"/>
                <w:spacing w:val="-2"/>
                <w:sz w:val="18"/>
              </w:rPr>
            </w:pPr>
            <w:r w:rsidRPr="00CC0718">
              <w:rPr>
                <w:color w:val="000000"/>
                <w:spacing w:val="-2"/>
                <w:sz w:val="18"/>
              </w:rPr>
              <w:t>Document</w:t>
            </w:r>
          </w:p>
        </w:tc>
        <w:tc>
          <w:tcPr>
            <w:tcW w:w="1132" w:type="dxa"/>
            <w:tcBorders>
              <w:bottom w:val="single" w:color="8FB6EA" w:sz="5" w:space="0"/>
            </w:tcBorders>
            <w:shd w:val="clear" w:color="auto" w:fill="FFFFFF" w:themeFill="background1"/>
            <w:tcMar/>
          </w:tcPr>
          <w:p w:rsidRPr="00CC0718" w:rsidR="00C71DC8" w:rsidP="00244814" w:rsidRDefault="00C71DC8" w14:paraId="347B78B6" w14:textId="77777777">
            <w:pPr>
              <w:rPr>
                <w:color w:val="000000"/>
                <w:spacing w:val="-2"/>
                <w:sz w:val="18"/>
              </w:rPr>
            </w:pPr>
            <w:r w:rsidRPr="00CC0718">
              <w:rPr>
                <w:color w:val="000000"/>
                <w:spacing w:val="-2"/>
                <w:sz w:val="18"/>
              </w:rPr>
              <w:t>2</w:t>
            </w:r>
          </w:p>
        </w:tc>
        <w:tc>
          <w:tcPr>
            <w:tcW w:w="1576" w:type="dxa"/>
            <w:gridSpan w:val="2"/>
            <w:tcBorders>
              <w:bottom w:val="single" w:color="8FB6EA" w:sz="5" w:space="0"/>
            </w:tcBorders>
            <w:shd w:val="clear" w:color="auto" w:fill="FFFFFF" w:themeFill="background1"/>
            <w:tcMar/>
          </w:tcPr>
          <w:p w:rsidRPr="00CC0718" w:rsidR="00C71DC8" w:rsidP="00244814" w:rsidRDefault="00C71DC8" w14:paraId="7FD2B28F" w14:textId="77777777">
            <w:pPr>
              <w:rPr>
                <w:color w:val="000000"/>
                <w:spacing w:val="-2"/>
                <w:sz w:val="18"/>
              </w:rPr>
            </w:pPr>
            <w:r w:rsidRPr="00CC0718">
              <w:rPr>
                <w:color w:val="000000"/>
                <w:spacing w:val="-2"/>
                <w:sz w:val="18"/>
              </w:rPr>
              <w:t>2</w:t>
            </w:r>
          </w:p>
        </w:tc>
        <w:tc>
          <w:tcPr>
            <w:tcW w:w="1362" w:type="dxa"/>
            <w:tcBorders>
              <w:bottom w:val="single" w:color="8FB6EA" w:sz="5" w:space="0"/>
            </w:tcBorders>
            <w:shd w:val="clear" w:color="auto" w:fill="FFFFFF" w:themeFill="background1"/>
            <w:tcMar/>
          </w:tcPr>
          <w:p w:rsidRPr="00CC0718" w:rsidR="00C71DC8" w:rsidP="00244814" w:rsidRDefault="00C71DC8" w14:paraId="51190CFD" w14:textId="77777777">
            <w:pPr>
              <w:rPr>
                <w:color w:val="000000"/>
                <w:spacing w:val="-2"/>
                <w:sz w:val="18"/>
              </w:rPr>
            </w:pPr>
            <w:r w:rsidRPr="00CC0718">
              <w:rPr>
                <w:color w:val="000000"/>
                <w:spacing w:val="-2"/>
                <w:sz w:val="18"/>
              </w:rPr>
              <w:t>24</w:t>
            </w:r>
          </w:p>
        </w:tc>
        <w:tc>
          <w:tcPr>
            <w:tcW w:w="1690" w:type="dxa"/>
            <w:tcBorders>
              <w:bottom w:val="single" w:color="8FB6EA" w:sz="5" w:space="0"/>
            </w:tcBorders>
            <w:shd w:val="clear" w:color="auto" w:fill="FFFFFF" w:themeFill="background1"/>
            <w:tcMar/>
          </w:tcPr>
          <w:p w:rsidRPr="00CC0718" w:rsidR="00C71DC8" w:rsidP="00244814" w:rsidRDefault="00C71DC8" w14:paraId="4914151C" w14:textId="77777777">
            <w:pPr>
              <w:rPr>
                <w:color w:val="000000"/>
                <w:spacing w:val="-2"/>
                <w:sz w:val="18"/>
              </w:rPr>
            </w:pPr>
            <w:r w:rsidRPr="00CC0718">
              <w:rPr>
                <w:color w:val="000000"/>
                <w:spacing w:val="-2"/>
                <w:sz w:val="18"/>
              </w:rPr>
              <w:t>2</w:t>
            </w:r>
          </w:p>
        </w:tc>
        <w:tc>
          <w:tcPr>
            <w:tcW w:w="1576" w:type="dxa"/>
            <w:tcBorders>
              <w:bottom w:val="single" w:color="8FB6EA" w:sz="5" w:space="0"/>
            </w:tcBorders>
            <w:shd w:val="clear" w:color="auto" w:fill="FFFFFF" w:themeFill="background1"/>
            <w:tcMar/>
          </w:tcPr>
          <w:p w:rsidRPr="00CC0718" w:rsidR="00C71DC8" w:rsidP="00244814" w:rsidRDefault="00C71DC8" w14:paraId="227AACCA" w14:textId="77777777">
            <w:pPr>
              <w:rPr>
                <w:color w:val="000000"/>
                <w:spacing w:val="-2"/>
                <w:sz w:val="18"/>
              </w:rPr>
            </w:pPr>
          </w:p>
        </w:tc>
      </w:tr>
      <w:tr w:rsidRPr="00CC0718" w:rsidR="00C71DC8" w:rsidTr="3A33D0EC" w14:paraId="0D51040E" w14:textId="77777777">
        <w:trPr>
          <w:trHeight w:val="458" w:hRule="exact"/>
        </w:trPr>
        <w:tc>
          <w:tcPr>
            <w:tcW w:w="10717" w:type="dxa"/>
            <w:gridSpan w:val="8"/>
            <w:tcBorders>
              <w:top w:val="single" w:color="8FB6EA" w:sz="5" w:space="0"/>
            </w:tcBorders>
            <w:tcMar/>
          </w:tcPr>
          <w:p w:rsidRPr="00CC0718" w:rsidR="00C71DC8" w:rsidP="00244814" w:rsidRDefault="00C71DC8" w14:paraId="534B5D8E" w14:textId="77777777"/>
        </w:tc>
      </w:tr>
      <w:tr w:rsidRPr="00CC0718" w:rsidR="00C71DC8" w:rsidTr="3A33D0EC" w14:paraId="61D38C10" w14:textId="77777777">
        <w:trPr>
          <w:trHeight w:val="602" w:hRule="exact"/>
        </w:trPr>
        <w:tc>
          <w:tcPr>
            <w:tcW w:w="10717" w:type="dxa"/>
            <w:gridSpan w:val="8"/>
            <w:shd w:val="clear" w:color="auto" w:fill="FFFFFF" w:themeFill="background1"/>
            <w:tcMar/>
          </w:tcPr>
          <w:p w:rsidRPr="00CC0718" w:rsidR="00C71DC8" w:rsidP="00244814" w:rsidRDefault="00C71DC8" w14:paraId="78153D09" w14:textId="77777777">
            <w:pPr>
              <w:rPr>
                <w:b/>
                <w:color w:val="5C83B4"/>
                <w:spacing w:val="-2"/>
                <w:sz w:val="24"/>
              </w:rPr>
            </w:pPr>
          </w:p>
        </w:tc>
      </w:tr>
      <w:tr w:rsidRPr="00CC0718" w:rsidR="00C71DC8" w:rsidTr="3A33D0EC" w14:paraId="4766D3CF" w14:textId="77777777">
        <w:trPr>
          <w:trHeight w:val="444" w:hRule="exact"/>
        </w:trPr>
        <w:tc>
          <w:tcPr>
            <w:tcW w:w="1805" w:type="dxa"/>
            <w:shd w:val="clear" w:color="auto" w:fill="FFFFFF" w:themeFill="background1"/>
            <w:tcMar/>
          </w:tcPr>
          <w:p w:rsidRPr="00CC0718" w:rsidR="00C71DC8" w:rsidP="00244814" w:rsidRDefault="00C71DC8" w14:paraId="0BB11D27" w14:textId="77777777">
            <w:pPr>
              <w:rPr>
                <w:b/>
                <w:color w:val="5C83B4"/>
                <w:spacing w:val="-2"/>
                <w:sz w:val="24"/>
              </w:rPr>
            </w:pPr>
            <w:r w:rsidRPr="00CC0718">
              <w:rPr>
                <w:b/>
                <w:color w:val="5C83B4"/>
                <w:spacing w:val="-2"/>
                <w:sz w:val="24"/>
              </w:rPr>
              <w:lastRenderedPageBreak/>
              <w:t>Nickname:</w:t>
            </w:r>
          </w:p>
        </w:tc>
        <w:tc>
          <w:tcPr>
            <w:tcW w:w="8912" w:type="dxa"/>
            <w:gridSpan w:val="7"/>
            <w:vMerge w:val="restart"/>
            <w:shd w:val="clear" w:color="auto" w:fill="FFFFFF" w:themeFill="background1"/>
            <w:tcMar/>
          </w:tcPr>
          <w:p w:rsidRPr="00CC0718" w:rsidR="00C71DC8" w:rsidP="3A33D0EC" w:rsidRDefault="00C71DC8" w14:paraId="24B824C1" w14:textId="77777777">
            <w:pPr>
              <w:rPr>
                <w:b w:val="1"/>
                <w:bCs w:val="1"/>
                <w:color w:val="5C83B4"/>
                <w:spacing w:val="-2"/>
                <w:sz w:val="24"/>
                <w:szCs w:val="24"/>
                <w:lang w:val="en-US"/>
              </w:rPr>
            </w:pPr>
            <w:r w:rsidRPr="3A33D0EC" w:rsidR="00C71DC8">
              <w:rPr>
                <w:b w:val="1"/>
                <w:bCs w:val="1"/>
                <w:color w:val="5C83B4"/>
                <w:spacing w:val="-2"/>
                <w:sz w:val="24"/>
                <w:szCs w:val="24"/>
                <w:lang w:val="en-US"/>
              </w:rPr>
              <w:t>Codes\\AXIAL CODE\\Q15- Communication within the team members\NOT USING TEAMS AND SLACK BUT OTHERS\We don't do it on Teams</w:t>
            </w:r>
          </w:p>
        </w:tc>
      </w:tr>
      <w:tr w:rsidRPr="00CC0718" w:rsidR="00C71DC8" w:rsidTr="3A33D0EC" w14:paraId="1B206CBE" w14:textId="77777777">
        <w:trPr>
          <w:trHeight w:val="459" w:hRule="exact"/>
        </w:trPr>
        <w:tc>
          <w:tcPr>
            <w:tcW w:w="1805" w:type="dxa"/>
            <w:shd w:val="clear" w:color="auto" w:fill="FFFFFF" w:themeFill="background1"/>
            <w:tcMar/>
          </w:tcPr>
          <w:p w:rsidRPr="00CC0718" w:rsidR="00C71DC8" w:rsidP="00244814" w:rsidRDefault="00C71DC8" w14:paraId="4ED881EB" w14:textId="77777777">
            <w:pPr>
              <w:rPr>
                <w:b/>
                <w:color w:val="5C83B4"/>
                <w:spacing w:val="-2"/>
                <w:sz w:val="24"/>
              </w:rPr>
            </w:pPr>
            <w:r w:rsidRPr="00CC0718">
              <w:rPr>
                <w:b/>
                <w:color w:val="5C83B4"/>
                <w:spacing w:val="-2"/>
                <w:sz w:val="24"/>
              </w:rPr>
              <w:t>Classification:</w:t>
            </w:r>
          </w:p>
        </w:tc>
        <w:tc>
          <w:tcPr>
            <w:tcW w:w="8912" w:type="dxa"/>
            <w:gridSpan w:val="7"/>
            <w:vMerge/>
            <w:tcMar/>
          </w:tcPr>
          <w:p w:rsidRPr="00CC0718" w:rsidR="00C71DC8" w:rsidP="00244814" w:rsidRDefault="00C71DC8" w14:paraId="62FCE66A" w14:textId="77777777"/>
        </w:tc>
      </w:tr>
      <w:tr w:rsidRPr="00CC0718" w:rsidR="00C71DC8" w:rsidTr="3A33D0EC" w14:paraId="75130468" w14:textId="77777777">
        <w:trPr>
          <w:trHeight w:val="444" w:hRule="exact"/>
        </w:trPr>
        <w:tc>
          <w:tcPr>
            <w:tcW w:w="1805" w:type="dxa"/>
            <w:shd w:val="clear" w:color="auto" w:fill="FFFFFF" w:themeFill="background1"/>
            <w:tcMar/>
          </w:tcPr>
          <w:p w:rsidRPr="00CC0718" w:rsidR="00C71DC8" w:rsidP="00244814" w:rsidRDefault="00C71DC8" w14:paraId="45F86EA5" w14:textId="77777777">
            <w:pPr>
              <w:rPr>
                <w:b/>
                <w:color w:val="5C83B4"/>
                <w:spacing w:val="-2"/>
                <w:sz w:val="24"/>
              </w:rPr>
            </w:pPr>
            <w:r w:rsidRPr="00CC0718">
              <w:rPr>
                <w:b/>
                <w:color w:val="5C83B4"/>
                <w:spacing w:val="-2"/>
                <w:sz w:val="24"/>
              </w:rPr>
              <w:t>Aggregated:</w:t>
            </w:r>
          </w:p>
        </w:tc>
        <w:tc>
          <w:tcPr>
            <w:tcW w:w="8912" w:type="dxa"/>
            <w:gridSpan w:val="7"/>
            <w:shd w:val="clear" w:color="auto" w:fill="FFFFFF" w:themeFill="background1"/>
            <w:tcMar/>
          </w:tcPr>
          <w:p w:rsidRPr="00CC0718" w:rsidR="00C71DC8" w:rsidP="00244814" w:rsidRDefault="00C71DC8" w14:paraId="66B97D91" w14:textId="77777777">
            <w:pPr>
              <w:rPr>
                <w:b/>
                <w:color w:val="5C83B4"/>
                <w:spacing w:val="-2"/>
                <w:sz w:val="24"/>
              </w:rPr>
            </w:pPr>
            <w:r w:rsidRPr="00CC0718">
              <w:rPr>
                <w:b/>
                <w:color w:val="5C83B4"/>
                <w:spacing w:val="-2"/>
                <w:sz w:val="24"/>
              </w:rPr>
              <w:t>No</w:t>
            </w:r>
          </w:p>
        </w:tc>
      </w:tr>
      <w:tr w:rsidRPr="00CC0718" w:rsidR="00C71DC8" w:rsidTr="3A33D0EC" w14:paraId="36FDB188" w14:textId="77777777">
        <w:trPr>
          <w:trHeight w:val="344" w:hRule="exact"/>
        </w:trPr>
        <w:tc>
          <w:tcPr>
            <w:tcW w:w="3381" w:type="dxa"/>
            <w:gridSpan w:val="2"/>
            <w:tcBorders>
              <w:bottom w:val="single" w:color="8FB6EA" w:sz="5" w:space="0"/>
            </w:tcBorders>
            <w:shd w:val="clear" w:color="auto" w:fill="FFFFFF" w:themeFill="background1"/>
            <w:tcMar/>
          </w:tcPr>
          <w:p w:rsidRPr="00CC0718" w:rsidR="00C71DC8" w:rsidP="00244814" w:rsidRDefault="00C71DC8" w14:paraId="759CF6B9" w14:textId="77777777">
            <w:pPr>
              <w:rPr>
                <w:color w:val="000000"/>
                <w:spacing w:val="-2"/>
                <w:sz w:val="18"/>
              </w:rPr>
            </w:pPr>
            <w:r w:rsidRPr="00CC0718">
              <w:rPr>
                <w:color w:val="000000"/>
                <w:spacing w:val="-2"/>
                <w:sz w:val="18"/>
              </w:rPr>
              <w:t>Document</w:t>
            </w:r>
          </w:p>
        </w:tc>
        <w:tc>
          <w:tcPr>
            <w:tcW w:w="1132" w:type="dxa"/>
            <w:tcBorders>
              <w:bottom w:val="single" w:color="8FB6EA" w:sz="5" w:space="0"/>
            </w:tcBorders>
            <w:shd w:val="clear" w:color="auto" w:fill="FFFFFF" w:themeFill="background1"/>
            <w:tcMar/>
          </w:tcPr>
          <w:p w:rsidRPr="00CC0718" w:rsidR="00C71DC8" w:rsidP="00244814" w:rsidRDefault="00C71DC8" w14:paraId="21B21B75" w14:textId="77777777">
            <w:pPr>
              <w:rPr>
                <w:color w:val="000000"/>
                <w:spacing w:val="-2"/>
                <w:sz w:val="18"/>
              </w:rPr>
            </w:pPr>
            <w:r w:rsidRPr="00CC0718">
              <w:rPr>
                <w:color w:val="000000"/>
                <w:spacing w:val="-2"/>
                <w:sz w:val="18"/>
              </w:rPr>
              <w:t>1</w:t>
            </w:r>
          </w:p>
        </w:tc>
        <w:tc>
          <w:tcPr>
            <w:tcW w:w="1576" w:type="dxa"/>
            <w:gridSpan w:val="2"/>
            <w:tcBorders>
              <w:bottom w:val="single" w:color="8FB6EA" w:sz="5" w:space="0"/>
            </w:tcBorders>
            <w:shd w:val="clear" w:color="auto" w:fill="FFFFFF" w:themeFill="background1"/>
            <w:tcMar/>
          </w:tcPr>
          <w:p w:rsidRPr="00CC0718" w:rsidR="00C71DC8" w:rsidP="00244814" w:rsidRDefault="00C71DC8" w14:paraId="48D421E8" w14:textId="77777777">
            <w:pPr>
              <w:rPr>
                <w:color w:val="000000"/>
                <w:spacing w:val="-2"/>
                <w:sz w:val="18"/>
              </w:rPr>
            </w:pPr>
            <w:r w:rsidRPr="00CC0718">
              <w:rPr>
                <w:color w:val="000000"/>
                <w:spacing w:val="-2"/>
                <w:sz w:val="18"/>
              </w:rPr>
              <w:t>1</w:t>
            </w:r>
          </w:p>
        </w:tc>
        <w:tc>
          <w:tcPr>
            <w:tcW w:w="1362" w:type="dxa"/>
            <w:tcBorders>
              <w:bottom w:val="single" w:color="8FB6EA" w:sz="5" w:space="0"/>
            </w:tcBorders>
            <w:shd w:val="clear" w:color="auto" w:fill="FFFFFF" w:themeFill="background1"/>
            <w:tcMar/>
          </w:tcPr>
          <w:p w:rsidRPr="00CC0718" w:rsidR="00C71DC8" w:rsidP="00244814" w:rsidRDefault="00C71DC8" w14:paraId="0D25A949" w14:textId="77777777">
            <w:pPr>
              <w:rPr>
                <w:color w:val="000000"/>
                <w:spacing w:val="-2"/>
                <w:sz w:val="18"/>
              </w:rPr>
            </w:pPr>
            <w:r w:rsidRPr="00CC0718">
              <w:rPr>
                <w:color w:val="000000"/>
                <w:spacing w:val="-2"/>
                <w:sz w:val="18"/>
              </w:rPr>
              <w:t>6</w:t>
            </w:r>
          </w:p>
        </w:tc>
        <w:tc>
          <w:tcPr>
            <w:tcW w:w="1690" w:type="dxa"/>
            <w:tcBorders>
              <w:bottom w:val="single" w:color="8FB6EA" w:sz="5" w:space="0"/>
            </w:tcBorders>
            <w:shd w:val="clear" w:color="auto" w:fill="FFFFFF" w:themeFill="background1"/>
            <w:tcMar/>
          </w:tcPr>
          <w:p w:rsidRPr="00CC0718" w:rsidR="00C71DC8" w:rsidP="00244814" w:rsidRDefault="00C71DC8" w14:paraId="78DC0D7D" w14:textId="77777777">
            <w:pPr>
              <w:rPr>
                <w:color w:val="000000"/>
                <w:spacing w:val="-2"/>
                <w:sz w:val="18"/>
              </w:rPr>
            </w:pPr>
            <w:r w:rsidRPr="00CC0718">
              <w:rPr>
                <w:color w:val="000000"/>
                <w:spacing w:val="-2"/>
                <w:sz w:val="18"/>
              </w:rPr>
              <w:t>1</w:t>
            </w:r>
          </w:p>
        </w:tc>
        <w:tc>
          <w:tcPr>
            <w:tcW w:w="1576" w:type="dxa"/>
            <w:tcBorders>
              <w:bottom w:val="single" w:color="8FB6EA" w:sz="5" w:space="0"/>
            </w:tcBorders>
            <w:shd w:val="clear" w:color="auto" w:fill="FFFFFF" w:themeFill="background1"/>
            <w:tcMar/>
          </w:tcPr>
          <w:p w:rsidRPr="00CC0718" w:rsidR="00C71DC8" w:rsidP="00244814" w:rsidRDefault="00C71DC8" w14:paraId="2CFE688D" w14:textId="77777777">
            <w:pPr>
              <w:rPr>
                <w:color w:val="000000"/>
                <w:spacing w:val="-2"/>
                <w:sz w:val="18"/>
              </w:rPr>
            </w:pPr>
          </w:p>
        </w:tc>
      </w:tr>
      <w:tr w:rsidRPr="00CC0718" w:rsidR="00C71DC8" w:rsidTr="3A33D0EC" w14:paraId="68A8BA05" w14:textId="77777777">
        <w:trPr>
          <w:trHeight w:val="1246" w:hRule="exact"/>
        </w:trPr>
        <w:tc>
          <w:tcPr>
            <w:tcW w:w="10717" w:type="dxa"/>
            <w:gridSpan w:val="8"/>
            <w:tcBorders>
              <w:top w:val="single" w:color="8FB6EA" w:sz="5" w:space="0"/>
            </w:tcBorders>
            <w:tcMar/>
          </w:tcPr>
          <w:p w:rsidRPr="00CC0718" w:rsidR="00C71DC8" w:rsidP="00244814" w:rsidRDefault="00C71DC8" w14:paraId="3D906CBF" w14:textId="77777777"/>
        </w:tc>
      </w:tr>
      <w:tr w:rsidRPr="00CC0718" w:rsidR="00C71DC8" w:rsidTr="3A33D0EC" w14:paraId="18F022B6" w14:textId="77777777">
        <w:trPr>
          <w:trHeight w:val="459" w:hRule="exact"/>
        </w:trPr>
        <w:tc>
          <w:tcPr>
            <w:tcW w:w="5359" w:type="dxa"/>
            <w:gridSpan w:val="4"/>
            <w:shd w:val="clear" w:color="auto" w:fill="FFFFFF" w:themeFill="background1"/>
            <w:tcMar/>
          </w:tcPr>
          <w:p w:rsidRPr="00CC0718" w:rsidR="00C71DC8" w:rsidP="00244814" w:rsidRDefault="00C71DC8" w14:paraId="2BF53B78" w14:textId="77777777">
            <w:pPr>
              <w:jc w:val="right"/>
              <w:rPr>
                <w:color w:val="000066"/>
                <w:spacing w:val="-2"/>
                <w:sz w:val="16"/>
              </w:rPr>
            </w:pPr>
            <w:r w:rsidRPr="00CC0718">
              <w:rPr>
                <w:color w:val="000066"/>
                <w:spacing w:val="-2"/>
                <w:sz w:val="16"/>
              </w:rPr>
              <w:t>Formatted Reports\\Code Summary Formatted Report</w:t>
            </w:r>
          </w:p>
        </w:tc>
        <w:tc>
          <w:tcPr>
            <w:tcW w:w="5358" w:type="dxa"/>
            <w:gridSpan w:val="4"/>
            <w:shd w:val="clear" w:color="auto" w:fill="FFFFFF" w:themeFill="background1"/>
            <w:tcMar/>
          </w:tcPr>
          <w:p w:rsidRPr="00CC0718" w:rsidR="00C71DC8" w:rsidP="00244814" w:rsidRDefault="00C71DC8" w14:paraId="79F7226A" w14:textId="77777777">
            <w:pPr>
              <w:jc w:val="right"/>
              <w:rPr>
                <w:color w:val="000066"/>
                <w:spacing w:val="-2"/>
                <w:sz w:val="16"/>
              </w:rPr>
            </w:pPr>
            <w:r w:rsidRPr="00CC0718">
              <w:rPr>
                <w:color w:val="000066"/>
                <w:spacing w:val="-2"/>
                <w:sz w:val="16"/>
              </w:rPr>
              <w:t>Page 27 of 104</w:t>
            </w:r>
          </w:p>
        </w:tc>
      </w:tr>
      <w:tr w:rsidRPr="00CC0718" w:rsidR="00C71DC8" w:rsidTr="3A33D0EC" w14:paraId="279F0DB7" w14:textId="77777777">
        <w:trPr>
          <w:trHeight w:val="444" w:hRule="exact"/>
        </w:trPr>
        <w:tc>
          <w:tcPr>
            <w:tcW w:w="10717" w:type="dxa"/>
            <w:gridSpan w:val="8"/>
            <w:shd w:val="clear" w:color="auto" w:fill="FFFFFF" w:themeFill="background1"/>
            <w:tcMar/>
            <w:vAlign w:val="center"/>
          </w:tcPr>
          <w:p w:rsidRPr="00CC0718" w:rsidR="00C71DC8" w:rsidP="00244814" w:rsidRDefault="00C71DC8" w14:paraId="4F7070AA" w14:textId="77777777">
            <w:pPr>
              <w:jc w:val="right"/>
              <w:rPr>
                <w:color w:val="000066"/>
                <w:spacing w:val="-2"/>
                <w:sz w:val="16"/>
              </w:rPr>
            </w:pPr>
            <w:r w:rsidRPr="00CC0718">
              <w:rPr>
                <w:color w:val="000066"/>
                <w:spacing w:val="-2"/>
                <w:sz w:val="16"/>
              </w:rPr>
              <w:t>11/13/2024 3:39 PM</w:t>
            </w:r>
          </w:p>
        </w:tc>
      </w:tr>
      <w:tr w:rsidRPr="00CC0718" w:rsidR="00C71DC8" w:rsidTr="3A33D0EC" w14:paraId="0EDBE094" w14:textId="77777777">
        <w:trPr>
          <w:trHeight w:val="459" w:hRule="exact"/>
        </w:trPr>
        <w:tc>
          <w:tcPr>
            <w:tcW w:w="3381" w:type="dxa"/>
            <w:gridSpan w:val="2"/>
            <w:shd w:val="clear" w:color="auto" w:fill="8FB6EA"/>
            <w:tcMar/>
          </w:tcPr>
          <w:p w:rsidRPr="00CC0718" w:rsidR="00C71DC8" w:rsidP="00244814" w:rsidRDefault="00C71DC8" w14:paraId="1BDDE4CC" w14:textId="77777777">
            <w:pPr>
              <w:rPr>
                <w:b/>
                <w:color w:val="000066"/>
                <w:spacing w:val="-2"/>
                <w:sz w:val="18"/>
              </w:rPr>
            </w:pPr>
            <w:r w:rsidRPr="00CC0718">
              <w:rPr>
                <w:b/>
                <w:color w:val="000066"/>
                <w:spacing w:val="-2"/>
                <w:sz w:val="18"/>
              </w:rPr>
              <w:t>File Type</w:t>
            </w:r>
          </w:p>
        </w:tc>
        <w:tc>
          <w:tcPr>
            <w:tcW w:w="1132" w:type="dxa"/>
            <w:shd w:val="clear" w:color="auto" w:fill="8FB6EA"/>
            <w:tcMar/>
          </w:tcPr>
          <w:p w:rsidRPr="00CC0718" w:rsidR="00C71DC8" w:rsidP="00244814" w:rsidRDefault="00C71DC8" w14:paraId="2A9F2C3E" w14:textId="77777777">
            <w:pPr>
              <w:rPr>
                <w:b/>
                <w:color w:val="000066"/>
                <w:spacing w:val="-2"/>
                <w:sz w:val="18"/>
              </w:rPr>
            </w:pPr>
            <w:r w:rsidRPr="00CC0718">
              <w:rPr>
                <w:b/>
                <w:color w:val="000066"/>
                <w:spacing w:val="-2"/>
                <w:sz w:val="18"/>
              </w:rPr>
              <w:t>Number of Files</w:t>
            </w:r>
          </w:p>
        </w:tc>
        <w:tc>
          <w:tcPr>
            <w:tcW w:w="1576" w:type="dxa"/>
            <w:gridSpan w:val="2"/>
            <w:shd w:val="clear" w:color="auto" w:fill="8FB6EA"/>
            <w:tcMar/>
          </w:tcPr>
          <w:p w:rsidRPr="00CC0718" w:rsidR="00C71DC8" w:rsidP="00244814" w:rsidRDefault="00C71DC8" w14:paraId="377120F6" w14:textId="77777777">
            <w:pPr>
              <w:rPr>
                <w:b/>
                <w:color w:val="000066"/>
                <w:spacing w:val="-2"/>
                <w:sz w:val="18"/>
              </w:rPr>
            </w:pPr>
            <w:r w:rsidRPr="00CC0718">
              <w:rPr>
                <w:b/>
                <w:color w:val="000066"/>
                <w:spacing w:val="-2"/>
                <w:sz w:val="18"/>
              </w:rPr>
              <w:t>Number of Coding References</w:t>
            </w:r>
          </w:p>
        </w:tc>
        <w:tc>
          <w:tcPr>
            <w:tcW w:w="1362" w:type="dxa"/>
            <w:shd w:val="clear" w:color="auto" w:fill="8FB6EA"/>
            <w:tcMar/>
          </w:tcPr>
          <w:p w:rsidRPr="00CC0718" w:rsidR="00C71DC8" w:rsidP="00244814" w:rsidRDefault="00C71DC8" w14:paraId="0A0A606D" w14:textId="77777777">
            <w:pPr>
              <w:rPr>
                <w:b/>
                <w:color w:val="000066"/>
                <w:spacing w:val="-2"/>
                <w:sz w:val="18"/>
              </w:rPr>
            </w:pPr>
            <w:r w:rsidRPr="00CC0718">
              <w:rPr>
                <w:b/>
                <w:color w:val="000066"/>
                <w:spacing w:val="-2"/>
                <w:sz w:val="18"/>
              </w:rPr>
              <w:t>Number of Words Coded</w:t>
            </w:r>
          </w:p>
        </w:tc>
        <w:tc>
          <w:tcPr>
            <w:tcW w:w="1690" w:type="dxa"/>
            <w:shd w:val="clear" w:color="auto" w:fill="8FB6EA"/>
            <w:tcMar/>
          </w:tcPr>
          <w:p w:rsidRPr="00CC0718" w:rsidR="00C71DC8" w:rsidP="00244814" w:rsidRDefault="00C71DC8" w14:paraId="4B21EE05" w14:textId="77777777">
            <w:pPr>
              <w:rPr>
                <w:b/>
                <w:color w:val="000066"/>
                <w:spacing w:val="-2"/>
                <w:sz w:val="18"/>
              </w:rPr>
            </w:pPr>
            <w:r w:rsidRPr="00CC0718">
              <w:rPr>
                <w:b/>
                <w:color w:val="000066"/>
                <w:spacing w:val="-2"/>
                <w:sz w:val="18"/>
              </w:rPr>
              <w:t>Number of Paragraphs Coded</w:t>
            </w:r>
          </w:p>
        </w:tc>
        <w:tc>
          <w:tcPr>
            <w:tcW w:w="1576" w:type="dxa"/>
            <w:shd w:val="clear" w:color="auto" w:fill="8FB6EA"/>
            <w:tcMar/>
          </w:tcPr>
          <w:p w:rsidRPr="00CC0718" w:rsidR="00C71DC8" w:rsidP="00244814" w:rsidRDefault="00C71DC8" w14:paraId="6FB50709" w14:textId="77777777">
            <w:pPr>
              <w:rPr>
                <w:b/>
                <w:color w:val="000066"/>
                <w:spacing w:val="-2"/>
                <w:sz w:val="18"/>
              </w:rPr>
            </w:pPr>
            <w:r w:rsidRPr="00CC0718">
              <w:rPr>
                <w:b/>
                <w:color w:val="000066"/>
                <w:spacing w:val="-2"/>
                <w:sz w:val="18"/>
              </w:rPr>
              <w:t>Duration Coded</w:t>
            </w:r>
          </w:p>
        </w:tc>
      </w:tr>
      <w:tr w:rsidRPr="00CC0718" w:rsidR="00C71DC8" w:rsidTr="3A33D0EC" w14:paraId="4524A26F" w14:textId="77777777">
        <w:trPr>
          <w:trHeight w:val="343" w:hRule="exact"/>
        </w:trPr>
        <w:tc>
          <w:tcPr>
            <w:tcW w:w="10717" w:type="dxa"/>
            <w:gridSpan w:val="8"/>
            <w:shd w:val="clear" w:color="auto" w:fill="FFFFFF" w:themeFill="background1"/>
            <w:tcMar/>
          </w:tcPr>
          <w:p w:rsidRPr="00CC0718" w:rsidR="00C71DC8" w:rsidP="00244814" w:rsidRDefault="00C71DC8" w14:paraId="24434E6E" w14:textId="77777777">
            <w:pPr>
              <w:rPr>
                <w:b/>
                <w:color w:val="5C83B4"/>
                <w:spacing w:val="-2"/>
                <w:sz w:val="24"/>
              </w:rPr>
            </w:pPr>
          </w:p>
        </w:tc>
      </w:tr>
      <w:tr w:rsidRPr="00CC0718" w:rsidR="00C71DC8" w:rsidTr="3A33D0EC" w14:paraId="6FD09541" w14:textId="77777777">
        <w:trPr>
          <w:trHeight w:val="459" w:hRule="exact"/>
        </w:trPr>
        <w:tc>
          <w:tcPr>
            <w:tcW w:w="1805" w:type="dxa"/>
            <w:shd w:val="clear" w:color="auto" w:fill="FFFFFF" w:themeFill="background1"/>
            <w:tcMar/>
          </w:tcPr>
          <w:p w:rsidRPr="00CC0718" w:rsidR="00C71DC8" w:rsidP="00244814" w:rsidRDefault="00C71DC8" w14:paraId="29785950" w14:textId="77777777">
            <w:pPr>
              <w:rPr>
                <w:b/>
                <w:color w:val="5C83B4"/>
                <w:spacing w:val="-2"/>
                <w:sz w:val="24"/>
              </w:rPr>
            </w:pPr>
            <w:r w:rsidRPr="00CC0718">
              <w:rPr>
                <w:b/>
                <w:color w:val="5C83B4"/>
                <w:spacing w:val="-2"/>
                <w:sz w:val="24"/>
              </w:rPr>
              <w:t>Nickname:</w:t>
            </w:r>
          </w:p>
        </w:tc>
        <w:tc>
          <w:tcPr>
            <w:tcW w:w="8912" w:type="dxa"/>
            <w:gridSpan w:val="7"/>
            <w:vMerge w:val="restart"/>
            <w:shd w:val="clear" w:color="auto" w:fill="FFFFFF" w:themeFill="background1"/>
            <w:tcMar/>
          </w:tcPr>
          <w:p w:rsidRPr="00CC0718" w:rsidR="00C71DC8" w:rsidP="00244814" w:rsidRDefault="00C71DC8" w14:paraId="09071580" w14:textId="77777777">
            <w:pPr>
              <w:rPr>
                <w:b/>
                <w:color w:val="5C83B4"/>
                <w:spacing w:val="-2"/>
                <w:sz w:val="24"/>
              </w:rPr>
            </w:pPr>
            <w:r w:rsidRPr="00CC0718">
              <w:rPr>
                <w:b/>
                <w:color w:val="5C83B4"/>
                <w:spacing w:val="-2"/>
                <w:sz w:val="24"/>
              </w:rPr>
              <w:t>Codes\\AXIAL CODE\\Q15- Communication within the team members\ONLINE COMMUNICATION</w:t>
            </w:r>
          </w:p>
        </w:tc>
      </w:tr>
      <w:tr w:rsidRPr="00CC0718" w:rsidR="00C71DC8" w:rsidTr="3A33D0EC" w14:paraId="3C5D8BF5" w14:textId="77777777">
        <w:trPr>
          <w:trHeight w:val="444" w:hRule="exact"/>
        </w:trPr>
        <w:tc>
          <w:tcPr>
            <w:tcW w:w="1805" w:type="dxa"/>
            <w:shd w:val="clear" w:color="auto" w:fill="FFFFFF" w:themeFill="background1"/>
            <w:tcMar/>
          </w:tcPr>
          <w:p w:rsidRPr="00CC0718" w:rsidR="00C71DC8" w:rsidP="00244814" w:rsidRDefault="00C71DC8" w14:paraId="2FFAE2F0" w14:textId="77777777">
            <w:pPr>
              <w:rPr>
                <w:b/>
                <w:color w:val="5C83B4"/>
                <w:spacing w:val="-2"/>
                <w:sz w:val="24"/>
              </w:rPr>
            </w:pPr>
            <w:r w:rsidRPr="00CC0718">
              <w:rPr>
                <w:b/>
                <w:color w:val="5C83B4"/>
                <w:spacing w:val="-2"/>
                <w:sz w:val="24"/>
              </w:rPr>
              <w:t>Classification:</w:t>
            </w:r>
          </w:p>
        </w:tc>
        <w:tc>
          <w:tcPr>
            <w:tcW w:w="8912" w:type="dxa"/>
            <w:gridSpan w:val="7"/>
            <w:vMerge/>
            <w:tcMar/>
          </w:tcPr>
          <w:p w:rsidRPr="00CC0718" w:rsidR="00C71DC8" w:rsidP="00244814" w:rsidRDefault="00C71DC8" w14:paraId="46E0E27C" w14:textId="77777777"/>
        </w:tc>
      </w:tr>
      <w:tr w:rsidRPr="00CC0718" w:rsidR="00C71DC8" w:rsidTr="3A33D0EC" w14:paraId="1544185A" w14:textId="77777777">
        <w:trPr>
          <w:trHeight w:val="444" w:hRule="exact"/>
        </w:trPr>
        <w:tc>
          <w:tcPr>
            <w:tcW w:w="1805" w:type="dxa"/>
            <w:shd w:val="clear" w:color="auto" w:fill="FFFFFF" w:themeFill="background1"/>
            <w:tcMar/>
          </w:tcPr>
          <w:p w:rsidRPr="00CC0718" w:rsidR="00C71DC8" w:rsidP="00244814" w:rsidRDefault="00C71DC8" w14:paraId="6BCF18D5" w14:textId="77777777">
            <w:pPr>
              <w:rPr>
                <w:b/>
                <w:color w:val="5C83B4"/>
                <w:spacing w:val="-2"/>
                <w:sz w:val="24"/>
              </w:rPr>
            </w:pPr>
            <w:r w:rsidRPr="00CC0718">
              <w:rPr>
                <w:b/>
                <w:color w:val="5C83B4"/>
                <w:spacing w:val="-2"/>
                <w:sz w:val="24"/>
              </w:rPr>
              <w:t>Aggregated:</w:t>
            </w:r>
          </w:p>
        </w:tc>
        <w:tc>
          <w:tcPr>
            <w:tcW w:w="8912" w:type="dxa"/>
            <w:gridSpan w:val="7"/>
            <w:shd w:val="clear" w:color="auto" w:fill="FFFFFF" w:themeFill="background1"/>
            <w:tcMar/>
          </w:tcPr>
          <w:p w:rsidRPr="00CC0718" w:rsidR="00C71DC8" w:rsidP="00244814" w:rsidRDefault="00C71DC8" w14:paraId="02F893A0" w14:textId="77777777">
            <w:pPr>
              <w:rPr>
                <w:b/>
                <w:color w:val="5C83B4"/>
                <w:spacing w:val="-2"/>
                <w:sz w:val="24"/>
              </w:rPr>
            </w:pPr>
            <w:r w:rsidRPr="00CC0718">
              <w:rPr>
                <w:b/>
                <w:color w:val="5C83B4"/>
                <w:spacing w:val="-2"/>
                <w:sz w:val="24"/>
              </w:rPr>
              <w:t>Yes</w:t>
            </w:r>
          </w:p>
        </w:tc>
      </w:tr>
      <w:tr w:rsidRPr="00CC0718" w:rsidR="00C71DC8" w:rsidTr="3A33D0EC" w14:paraId="0D936679" w14:textId="77777777">
        <w:trPr>
          <w:trHeight w:val="344" w:hRule="exact"/>
        </w:trPr>
        <w:tc>
          <w:tcPr>
            <w:tcW w:w="3381" w:type="dxa"/>
            <w:gridSpan w:val="2"/>
            <w:tcBorders>
              <w:bottom w:val="single" w:color="8FB6EA" w:sz="5" w:space="0"/>
            </w:tcBorders>
            <w:shd w:val="clear" w:color="auto" w:fill="FFFFFF" w:themeFill="background1"/>
            <w:tcMar/>
          </w:tcPr>
          <w:p w:rsidRPr="00CC0718" w:rsidR="00C71DC8" w:rsidP="00244814" w:rsidRDefault="00C71DC8" w14:paraId="7066E327" w14:textId="77777777">
            <w:pPr>
              <w:rPr>
                <w:color w:val="000000"/>
                <w:spacing w:val="-2"/>
                <w:sz w:val="18"/>
              </w:rPr>
            </w:pPr>
            <w:r w:rsidRPr="00CC0718">
              <w:rPr>
                <w:color w:val="000000"/>
                <w:spacing w:val="-2"/>
                <w:sz w:val="18"/>
              </w:rPr>
              <w:t>Document</w:t>
            </w:r>
          </w:p>
        </w:tc>
        <w:tc>
          <w:tcPr>
            <w:tcW w:w="1132" w:type="dxa"/>
            <w:tcBorders>
              <w:bottom w:val="single" w:color="8FB6EA" w:sz="5" w:space="0"/>
            </w:tcBorders>
            <w:shd w:val="clear" w:color="auto" w:fill="FFFFFF" w:themeFill="background1"/>
            <w:tcMar/>
          </w:tcPr>
          <w:p w:rsidRPr="00CC0718" w:rsidR="00C71DC8" w:rsidP="00244814" w:rsidRDefault="00C71DC8" w14:paraId="36253153" w14:textId="77777777">
            <w:pPr>
              <w:rPr>
                <w:color w:val="000000"/>
                <w:spacing w:val="-2"/>
                <w:sz w:val="18"/>
              </w:rPr>
            </w:pPr>
            <w:r w:rsidRPr="00CC0718">
              <w:rPr>
                <w:color w:val="000000"/>
                <w:spacing w:val="-2"/>
                <w:sz w:val="18"/>
              </w:rPr>
              <w:t>8</w:t>
            </w:r>
          </w:p>
        </w:tc>
        <w:tc>
          <w:tcPr>
            <w:tcW w:w="1576" w:type="dxa"/>
            <w:gridSpan w:val="2"/>
            <w:tcBorders>
              <w:bottom w:val="single" w:color="8FB6EA" w:sz="5" w:space="0"/>
            </w:tcBorders>
            <w:shd w:val="clear" w:color="auto" w:fill="FFFFFF" w:themeFill="background1"/>
            <w:tcMar/>
          </w:tcPr>
          <w:p w:rsidRPr="00CC0718" w:rsidR="00C71DC8" w:rsidP="00244814" w:rsidRDefault="00C71DC8" w14:paraId="4BE2150B" w14:textId="77777777">
            <w:pPr>
              <w:rPr>
                <w:color w:val="000000"/>
                <w:spacing w:val="-2"/>
                <w:sz w:val="18"/>
              </w:rPr>
            </w:pPr>
            <w:r w:rsidRPr="00CC0718">
              <w:rPr>
                <w:color w:val="000000"/>
                <w:spacing w:val="-2"/>
                <w:sz w:val="18"/>
              </w:rPr>
              <w:t>16</w:t>
            </w:r>
          </w:p>
        </w:tc>
        <w:tc>
          <w:tcPr>
            <w:tcW w:w="1362" w:type="dxa"/>
            <w:tcBorders>
              <w:bottom w:val="single" w:color="8FB6EA" w:sz="5" w:space="0"/>
            </w:tcBorders>
            <w:shd w:val="clear" w:color="auto" w:fill="FFFFFF" w:themeFill="background1"/>
            <w:tcMar/>
          </w:tcPr>
          <w:p w:rsidRPr="00CC0718" w:rsidR="00C71DC8" w:rsidP="00244814" w:rsidRDefault="00C71DC8" w14:paraId="3B4E234F" w14:textId="77777777">
            <w:pPr>
              <w:rPr>
                <w:color w:val="000000"/>
                <w:spacing w:val="-2"/>
                <w:sz w:val="18"/>
              </w:rPr>
            </w:pPr>
            <w:r w:rsidRPr="00CC0718">
              <w:rPr>
                <w:color w:val="000000"/>
                <w:spacing w:val="-2"/>
                <w:sz w:val="18"/>
              </w:rPr>
              <w:t>104</w:t>
            </w:r>
          </w:p>
        </w:tc>
        <w:tc>
          <w:tcPr>
            <w:tcW w:w="1690" w:type="dxa"/>
            <w:tcBorders>
              <w:bottom w:val="single" w:color="8FB6EA" w:sz="5" w:space="0"/>
            </w:tcBorders>
            <w:shd w:val="clear" w:color="auto" w:fill="FFFFFF" w:themeFill="background1"/>
            <w:tcMar/>
          </w:tcPr>
          <w:p w:rsidRPr="00CC0718" w:rsidR="00C71DC8" w:rsidP="00244814" w:rsidRDefault="00C71DC8" w14:paraId="3FAD5F26" w14:textId="77777777">
            <w:pPr>
              <w:rPr>
                <w:color w:val="000000"/>
                <w:spacing w:val="-2"/>
                <w:sz w:val="18"/>
              </w:rPr>
            </w:pPr>
            <w:r w:rsidRPr="00CC0718">
              <w:rPr>
                <w:color w:val="000000"/>
                <w:spacing w:val="-2"/>
                <w:sz w:val="18"/>
              </w:rPr>
              <w:t>16</w:t>
            </w:r>
          </w:p>
        </w:tc>
        <w:tc>
          <w:tcPr>
            <w:tcW w:w="1576" w:type="dxa"/>
            <w:tcBorders>
              <w:bottom w:val="single" w:color="8FB6EA" w:sz="5" w:space="0"/>
            </w:tcBorders>
            <w:shd w:val="clear" w:color="auto" w:fill="FFFFFF" w:themeFill="background1"/>
            <w:tcMar/>
          </w:tcPr>
          <w:p w:rsidRPr="00CC0718" w:rsidR="00C71DC8" w:rsidP="00244814" w:rsidRDefault="00C71DC8" w14:paraId="7927F949" w14:textId="77777777">
            <w:pPr>
              <w:rPr>
                <w:color w:val="000000"/>
                <w:spacing w:val="-2"/>
                <w:sz w:val="18"/>
              </w:rPr>
            </w:pPr>
          </w:p>
        </w:tc>
      </w:tr>
      <w:tr w:rsidRPr="00CC0718" w:rsidR="00C71DC8" w:rsidTr="3A33D0EC" w14:paraId="217302E8" w14:textId="77777777">
        <w:trPr>
          <w:trHeight w:val="459" w:hRule="exact"/>
        </w:trPr>
        <w:tc>
          <w:tcPr>
            <w:tcW w:w="10717" w:type="dxa"/>
            <w:gridSpan w:val="8"/>
            <w:tcBorders>
              <w:top w:val="single" w:color="8FB6EA" w:sz="5" w:space="0"/>
            </w:tcBorders>
            <w:tcMar/>
          </w:tcPr>
          <w:p w:rsidRPr="00CC0718" w:rsidR="00C71DC8" w:rsidP="00244814" w:rsidRDefault="00C71DC8" w14:paraId="6ACEFAA9" w14:textId="77777777"/>
        </w:tc>
      </w:tr>
      <w:tr w:rsidRPr="00CC0718" w:rsidR="00C71DC8" w:rsidTr="3A33D0EC" w14:paraId="34CC83A0" w14:textId="77777777">
        <w:trPr>
          <w:trHeight w:val="601" w:hRule="exact"/>
        </w:trPr>
        <w:tc>
          <w:tcPr>
            <w:tcW w:w="10717" w:type="dxa"/>
            <w:gridSpan w:val="8"/>
            <w:shd w:val="clear" w:color="auto" w:fill="FFFFFF" w:themeFill="background1"/>
            <w:tcMar/>
          </w:tcPr>
          <w:p w:rsidRPr="00CC0718" w:rsidR="00C71DC8" w:rsidP="00244814" w:rsidRDefault="00C71DC8" w14:paraId="54434C21" w14:textId="77777777">
            <w:pPr>
              <w:rPr>
                <w:b/>
                <w:color w:val="5C83B4"/>
                <w:spacing w:val="-2"/>
                <w:sz w:val="24"/>
              </w:rPr>
            </w:pPr>
          </w:p>
        </w:tc>
      </w:tr>
      <w:tr w:rsidRPr="00CC0718" w:rsidR="00C71DC8" w:rsidTr="3A33D0EC" w14:paraId="5A9D1DF7" w14:textId="77777777">
        <w:trPr>
          <w:trHeight w:val="445" w:hRule="exact"/>
        </w:trPr>
        <w:tc>
          <w:tcPr>
            <w:tcW w:w="1805" w:type="dxa"/>
            <w:shd w:val="clear" w:color="auto" w:fill="FFFFFF" w:themeFill="background1"/>
            <w:tcMar/>
          </w:tcPr>
          <w:p w:rsidRPr="00CC0718" w:rsidR="00C71DC8" w:rsidP="00244814" w:rsidRDefault="00C71DC8" w14:paraId="24E271B6" w14:textId="77777777">
            <w:pPr>
              <w:rPr>
                <w:b/>
                <w:color w:val="5C83B4"/>
                <w:spacing w:val="-2"/>
                <w:sz w:val="24"/>
              </w:rPr>
            </w:pPr>
            <w:r w:rsidRPr="00CC0718">
              <w:rPr>
                <w:b/>
                <w:color w:val="5C83B4"/>
                <w:spacing w:val="-2"/>
                <w:sz w:val="24"/>
              </w:rPr>
              <w:t>Nickname:</w:t>
            </w:r>
          </w:p>
        </w:tc>
        <w:tc>
          <w:tcPr>
            <w:tcW w:w="8912" w:type="dxa"/>
            <w:gridSpan w:val="7"/>
            <w:vMerge w:val="restart"/>
            <w:shd w:val="clear" w:color="auto" w:fill="FFFFFF" w:themeFill="background1"/>
            <w:tcMar/>
          </w:tcPr>
          <w:p w:rsidRPr="00CC0718" w:rsidR="00C71DC8" w:rsidP="00244814" w:rsidRDefault="00C71DC8" w14:paraId="1E310BC4" w14:textId="77777777">
            <w:pPr>
              <w:rPr>
                <w:b/>
                <w:color w:val="5C83B4"/>
                <w:spacing w:val="-2"/>
                <w:sz w:val="24"/>
              </w:rPr>
            </w:pPr>
            <w:r w:rsidRPr="00CC0718">
              <w:rPr>
                <w:b/>
                <w:color w:val="5C83B4"/>
                <w:spacing w:val="-2"/>
                <w:sz w:val="24"/>
              </w:rPr>
              <w:t>Codes\\AXIAL CODE\\Q15- Communication within the team members\ONLINE COMMUNICATION\Discord server</w:t>
            </w:r>
          </w:p>
        </w:tc>
      </w:tr>
      <w:tr w:rsidRPr="00CC0718" w:rsidR="00C71DC8" w:rsidTr="3A33D0EC" w14:paraId="285BE541" w14:textId="77777777">
        <w:trPr>
          <w:trHeight w:val="458" w:hRule="exact"/>
        </w:trPr>
        <w:tc>
          <w:tcPr>
            <w:tcW w:w="1805" w:type="dxa"/>
            <w:shd w:val="clear" w:color="auto" w:fill="FFFFFF" w:themeFill="background1"/>
            <w:tcMar/>
          </w:tcPr>
          <w:p w:rsidRPr="00CC0718" w:rsidR="00C71DC8" w:rsidP="00244814" w:rsidRDefault="00C71DC8" w14:paraId="58937CAC" w14:textId="77777777">
            <w:pPr>
              <w:rPr>
                <w:b/>
                <w:color w:val="5C83B4"/>
                <w:spacing w:val="-2"/>
                <w:sz w:val="24"/>
              </w:rPr>
            </w:pPr>
            <w:r w:rsidRPr="00CC0718">
              <w:rPr>
                <w:b/>
                <w:color w:val="5C83B4"/>
                <w:spacing w:val="-2"/>
                <w:sz w:val="24"/>
              </w:rPr>
              <w:t>Classification:</w:t>
            </w:r>
          </w:p>
        </w:tc>
        <w:tc>
          <w:tcPr>
            <w:tcW w:w="8912" w:type="dxa"/>
            <w:gridSpan w:val="7"/>
            <w:vMerge/>
            <w:tcMar/>
          </w:tcPr>
          <w:p w:rsidRPr="00CC0718" w:rsidR="00C71DC8" w:rsidP="00244814" w:rsidRDefault="00C71DC8" w14:paraId="2D22BA90" w14:textId="77777777"/>
        </w:tc>
      </w:tr>
      <w:tr w:rsidRPr="00CC0718" w:rsidR="00C71DC8" w:rsidTr="3A33D0EC" w14:paraId="54383B91" w14:textId="77777777">
        <w:trPr>
          <w:trHeight w:val="444" w:hRule="exact"/>
        </w:trPr>
        <w:tc>
          <w:tcPr>
            <w:tcW w:w="1805" w:type="dxa"/>
            <w:shd w:val="clear" w:color="auto" w:fill="FFFFFF" w:themeFill="background1"/>
            <w:tcMar/>
          </w:tcPr>
          <w:p w:rsidRPr="00CC0718" w:rsidR="00C71DC8" w:rsidP="00244814" w:rsidRDefault="00C71DC8" w14:paraId="6876B844" w14:textId="77777777">
            <w:pPr>
              <w:rPr>
                <w:b/>
                <w:color w:val="5C83B4"/>
                <w:spacing w:val="-2"/>
                <w:sz w:val="24"/>
              </w:rPr>
            </w:pPr>
            <w:r w:rsidRPr="00CC0718">
              <w:rPr>
                <w:b/>
                <w:color w:val="5C83B4"/>
                <w:spacing w:val="-2"/>
                <w:sz w:val="24"/>
              </w:rPr>
              <w:t>Aggregated:</w:t>
            </w:r>
          </w:p>
        </w:tc>
        <w:tc>
          <w:tcPr>
            <w:tcW w:w="8912" w:type="dxa"/>
            <w:gridSpan w:val="7"/>
            <w:shd w:val="clear" w:color="auto" w:fill="FFFFFF" w:themeFill="background1"/>
            <w:tcMar/>
          </w:tcPr>
          <w:p w:rsidRPr="00CC0718" w:rsidR="00C71DC8" w:rsidP="00244814" w:rsidRDefault="00C71DC8" w14:paraId="2D87F7C0" w14:textId="77777777">
            <w:pPr>
              <w:rPr>
                <w:b/>
                <w:color w:val="5C83B4"/>
                <w:spacing w:val="-2"/>
                <w:sz w:val="24"/>
              </w:rPr>
            </w:pPr>
            <w:r w:rsidRPr="00CC0718">
              <w:rPr>
                <w:b/>
                <w:color w:val="5C83B4"/>
                <w:spacing w:val="-2"/>
                <w:sz w:val="24"/>
              </w:rPr>
              <w:t>No</w:t>
            </w:r>
          </w:p>
        </w:tc>
      </w:tr>
      <w:tr w:rsidRPr="00CC0718" w:rsidR="00C71DC8" w:rsidTr="3A33D0EC" w14:paraId="2BF0F885" w14:textId="77777777">
        <w:trPr>
          <w:trHeight w:val="344" w:hRule="exact"/>
        </w:trPr>
        <w:tc>
          <w:tcPr>
            <w:tcW w:w="3381" w:type="dxa"/>
            <w:gridSpan w:val="2"/>
            <w:tcBorders>
              <w:bottom w:val="single" w:color="8FB6EA" w:sz="5" w:space="0"/>
            </w:tcBorders>
            <w:shd w:val="clear" w:color="auto" w:fill="FFFFFF" w:themeFill="background1"/>
            <w:tcMar/>
          </w:tcPr>
          <w:p w:rsidRPr="00CC0718" w:rsidR="00C71DC8" w:rsidP="00244814" w:rsidRDefault="00C71DC8" w14:paraId="0C521A12" w14:textId="77777777">
            <w:pPr>
              <w:rPr>
                <w:color w:val="000000"/>
                <w:spacing w:val="-2"/>
                <w:sz w:val="18"/>
              </w:rPr>
            </w:pPr>
            <w:r w:rsidRPr="00CC0718">
              <w:rPr>
                <w:color w:val="000000"/>
                <w:spacing w:val="-2"/>
                <w:sz w:val="18"/>
              </w:rPr>
              <w:t>Document</w:t>
            </w:r>
          </w:p>
        </w:tc>
        <w:tc>
          <w:tcPr>
            <w:tcW w:w="1132" w:type="dxa"/>
            <w:tcBorders>
              <w:bottom w:val="single" w:color="8FB6EA" w:sz="5" w:space="0"/>
            </w:tcBorders>
            <w:shd w:val="clear" w:color="auto" w:fill="FFFFFF" w:themeFill="background1"/>
            <w:tcMar/>
          </w:tcPr>
          <w:p w:rsidRPr="00CC0718" w:rsidR="00C71DC8" w:rsidP="00244814" w:rsidRDefault="00C71DC8" w14:paraId="44BEE9B3" w14:textId="77777777">
            <w:pPr>
              <w:rPr>
                <w:color w:val="000000"/>
                <w:spacing w:val="-2"/>
                <w:sz w:val="18"/>
              </w:rPr>
            </w:pPr>
            <w:r w:rsidRPr="00CC0718">
              <w:rPr>
                <w:color w:val="000000"/>
                <w:spacing w:val="-2"/>
                <w:sz w:val="18"/>
              </w:rPr>
              <w:t>1</w:t>
            </w:r>
          </w:p>
        </w:tc>
        <w:tc>
          <w:tcPr>
            <w:tcW w:w="1576" w:type="dxa"/>
            <w:gridSpan w:val="2"/>
            <w:tcBorders>
              <w:bottom w:val="single" w:color="8FB6EA" w:sz="5" w:space="0"/>
            </w:tcBorders>
            <w:shd w:val="clear" w:color="auto" w:fill="FFFFFF" w:themeFill="background1"/>
            <w:tcMar/>
          </w:tcPr>
          <w:p w:rsidRPr="00CC0718" w:rsidR="00C71DC8" w:rsidP="00244814" w:rsidRDefault="00C71DC8" w14:paraId="6B18449A" w14:textId="77777777">
            <w:pPr>
              <w:rPr>
                <w:color w:val="000000"/>
                <w:spacing w:val="-2"/>
                <w:sz w:val="18"/>
              </w:rPr>
            </w:pPr>
            <w:r w:rsidRPr="00CC0718">
              <w:rPr>
                <w:color w:val="000000"/>
                <w:spacing w:val="-2"/>
                <w:sz w:val="18"/>
              </w:rPr>
              <w:t>1</w:t>
            </w:r>
          </w:p>
        </w:tc>
        <w:tc>
          <w:tcPr>
            <w:tcW w:w="1362" w:type="dxa"/>
            <w:tcBorders>
              <w:bottom w:val="single" w:color="8FB6EA" w:sz="5" w:space="0"/>
            </w:tcBorders>
            <w:shd w:val="clear" w:color="auto" w:fill="FFFFFF" w:themeFill="background1"/>
            <w:tcMar/>
          </w:tcPr>
          <w:p w:rsidRPr="00CC0718" w:rsidR="00C71DC8" w:rsidP="00244814" w:rsidRDefault="00C71DC8" w14:paraId="1D0CBA37" w14:textId="77777777">
            <w:pPr>
              <w:rPr>
                <w:color w:val="000000"/>
                <w:spacing w:val="-2"/>
                <w:sz w:val="18"/>
              </w:rPr>
            </w:pPr>
            <w:r w:rsidRPr="00CC0718">
              <w:rPr>
                <w:color w:val="000000"/>
                <w:spacing w:val="-2"/>
                <w:sz w:val="18"/>
              </w:rPr>
              <w:t>2</w:t>
            </w:r>
          </w:p>
        </w:tc>
        <w:tc>
          <w:tcPr>
            <w:tcW w:w="1690" w:type="dxa"/>
            <w:tcBorders>
              <w:bottom w:val="single" w:color="8FB6EA" w:sz="5" w:space="0"/>
            </w:tcBorders>
            <w:shd w:val="clear" w:color="auto" w:fill="FFFFFF" w:themeFill="background1"/>
            <w:tcMar/>
          </w:tcPr>
          <w:p w:rsidRPr="00CC0718" w:rsidR="00C71DC8" w:rsidP="00244814" w:rsidRDefault="00C71DC8" w14:paraId="0C50839C" w14:textId="77777777">
            <w:pPr>
              <w:rPr>
                <w:color w:val="000000"/>
                <w:spacing w:val="-2"/>
                <w:sz w:val="18"/>
              </w:rPr>
            </w:pPr>
            <w:r w:rsidRPr="00CC0718">
              <w:rPr>
                <w:color w:val="000000"/>
                <w:spacing w:val="-2"/>
                <w:sz w:val="18"/>
              </w:rPr>
              <w:t>1</w:t>
            </w:r>
          </w:p>
        </w:tc>
        <w:tc>
          <w:tcPr>
            <w:tcW w:w="1576" w:type="dxa"/>
            <w:tcBorders>
              <w:bottom w:val="single" w:color="8FB6EA" w:sz="5" w:space="0"/>
            </w:tcBorders>
            <w:shd w:val="clear" w:color="auto" w:fill="FFFFFF" w:themeFill="background1"/>
            <w:tcMar/>
          </w:tcPr>
          <w:p w:rsidRPr="00CC0718" w:rsidR="00C71DC8" w:rsidP="00244814" w:rsidRDefault="00C71DC8" w14:paraId="07D5B0EC" w14:textId="77777777">
            <w:pPr>
              <w:rPr>
                <w:color w:val="000000"/>
                <w:spacing w:val="-2"/>
                <w:sz w:val="18"/>
              </w:rPr>
            </w:pPr>
          </w:p>
        </w:tc>
      </w:tr>
      <w:tr w:rsidRPr="00CC0718" w:rsidR="00C71DC8" w:rsidTr="3A33D0EC" w14:paraId="415562F5" w14:textId="77777777">
        <w:trPr>
          <w:trHeight w:val="444" w:hRule="exact"/>
        </w:trPr>
        <w:tc>
          <w:tcPr>
            <w:tcW w:w="10717" w:type="dxa"/>
            <w:gridSpan w:val="8"/>
            <w:tcBorders>
              <w:top w:val="single" w:color="8FB6EA" w:sz="5" w:space="0"/>
            </w:tcBorders>
            <w:tcMar/>
          </w:tcPr>
          <w:p w:rsidRPr="00CC0718" w:rsidR="00C71DC8" w:rsidP="00244814" w:rsidRDefault="00C71DC8" w14:paraId="567AD54A" w14:textId="77777777"/>
        </w:tc>
      </w:tr>
      <w:tr w:rsidRPr="00CC0718" w:rsidR="00C71DC8" w:rsidTr="3A33D0EC" w14:paraId="48716EFB" w14:textId="77777777">
        <w:trPr>
          <w:trHeight w:val="602" w:hRule="exact"/>
        </w:trPr>
        <w:tc>
          <w:tcPr>
            <w:tcW w:w="10717" w:type="dxa"/>
            <w:gridSpan w:val="8"/>
            <w:shd w:val="clear" w:color="auto" w:fill="FFFFFF" w:themeFill="background1"/>
            <w:tcMar/>
          </w:tcPr>
          <w:p w:rsidRPr="00CC0718" w:rsidR="00C71DC8" w:rsidP="00244814" w:rsidRDefault="00C71DC8" w14:paraId="03C21A23" w14:textId="77777777">
            <w:pPr>
              <w:rPr>
                <w:b/>
                <w:color w:val="5C83B4"/>
                <w:spacing w:val="-2"/>
                <w:sz w:val="24"/>
              </w:rPr>
            </w:pPr>
          </w:p>
        </w:tc>
      </w:tr>
      <w:tr w:rsidRPr="00CC0718" w:rsidR="00C71DC8" w:rsidTr="3A33D0EC" w14:paraId="11FA95C2" w14:textId="77777777">
        <w:trPr>
          <w:trHeight w:val="459" w:hRule="exact"/>
        </w:trPr>
        <w:tc>
          <w:tcPr>
            <w:tcW w:w="1805" w:type="dxa"/>
            <w:shd w:val="clear" w:color="auto" w:fill="FFFFFF" w:themeFill="background1"/>
            <w:tcMar/>
          </w:tcPr>
          <w:p w:rsidRPr="00CC0718" w:rsidR="00C71DC8" w:rsidP="00244814" w:rsidRDefault="00C71DC8" w14:paraId="42BB6ADA" w14:textId="77777777">
            <w:pPr>
              <w:rPr>
                <w:b/>
                <w:color w:val="5C83B4"/>
                <w:spacing w:val="-2"/>
                <w:sz w:val="24"/>
              </w:rPr>
            </w:pPr>
            <w:r w:rsidRPr="00CC0718">
              <w:rPr>
                <w:b/>
                <w:color w:val="5C83B4"/>
                <w:spacing w:val="-2"/>
                <w:sz w:val="24"/>
              </w:rPr>
              <w:t>Nickname:</w:t>
            </w:r>
          </w:p>
        </w:tc>
        <w:tc>
          <w:tcPr>
            <w:tcW w:w="8912" w:type="dxa"/>
            <w:gridSpan w:val="7"/>
            <w:vMerge w:val="restart"/>
            <w:shd w:val="clear" w:color="auto" w:fill="FFFFFF" w:themeFill="background1"/>
            <w:tcMar/>
          </w:tcPr>
          <w:p w:rsidRPr="00CC0718" w:rsidR="00C71DC8" w:rsidP="00244814" w:rsidRDefault="00C71DC8" w14:paraId="2AFEF49B" w14:textId="77777777">
            <w:pPr>
              <w:rPr>
                <w:b/>
                <w:color w:val="5C83B4"/>
                <w:spacing w:val="-2"/>
                <w:sz w:val="24"/>
              </w:rPr>
            </w:pPr>
            <w:r w:rsidRPr="00CC0718">
              <w:rPr>
                <w:b/>
                <w:color w:val="5C83B4"/>
                <w:spacing w:val="-2"/>
                <w:sz w:val="24"/>
              </w:rPr>
              <w:t>Codes\\AXIAL CODE\\Q15- Communication within the team members\ONLINE COMMUNICATION\Group Chats for Subcommittees</w:t>
            </w:r>
          </w:p>
        </w:tc>
      </w:tr>
      <w:tr w:rsidRPr="00CC0718" w:rsidR="00C71DC8" w:rsidTr="3A33D0EC" w14:paraId="356EB746" w14:textId="77777777">
        <w:trPr>
          <w:trHeight w:val="444" w:hRule="exact"/>
        </w:trPr>
        <w:tc>
          <w:tcPr>
            <w:tcW w:w="1805" w:type="dxa"/>
            <w:shd w:val="clear" w:color="auto" w:fill="FFFFFF" w:themeFill="background1"/>
            <w:tcMar/>
          </w:tcPr>
          <w:p w:rsidRPr="00CC0718" w:rsidR="00C71DC8" w:rsidP="00244814" w:rsidRDefault="00C71DC8" w14:paraId="554FF6D6" w14:textId="77777777">
            <w:pPr>
              <w:rPr>
                <w:b/>
                <w:color w:val="5C83B4"/>
                <w:spacing w:val="-2"/>
                <w:sz w:val="24"/>
              </w:rPr>
            </w:pPr>
            <w:r w:rsidRPr="00CC0718">
              <w:rPr>
                <w:b/>
                <w:color w:val="5C83B4"/>
                <w:spacing w:val="-2"/>
                <w:sz w:val="24"/>
              </w:rPr>
              <w:t>Classification:</w:t>
            </w:r>
          </w:p>
        </w:tc>
        <w:tc>
          <w:tcPr>
            <w:tcW w:w="8912" w:type="dxa"/>
            <w:gridSpan w:val="7"/>
            <w:vMerge/>
            <w:tcMar/>
          </w:tcPr>
          <w:p w:rsidRPr="00CC0718" w:rsidR="00C71DC8" w:rsidP="00244814" w:rsidRDefault="00C71DC8" w14:paraId="77BD54E4" w14:textId="77777777"/>
        </w:tc>
      </w:tr>
      <w:tr w:rsidRPr="00CC0718" w:rsidR="00C71DC8" w:rsidTr="3A33D0EC" w14:paraId="56BDC6F3" w14:textId="77777777">
        <w:trPr>
          <w:trHeight w:val="458" w:hRule="exact"/>
        </w:trPr>
        <w:tc>
          <w:tcPr>
            <w:tcW w:w="1805" w:type="dxa"/>
            <w:shd w:val="clear" w:color="auto" w:fill="FFFFFF" w:themeFill="background1"/>
            <w:tcMar/>
          </w:tcPr>
          <w:p w:rsidRPr="00CC0718" w:rsidR="00C71DC8" w:rsidP="00244814" w:rsidRDefault="00C71DC8" w14:paraId="7379C96D" w14:textId="77777777">
            <w:pPr>
              <w:rPr>
                <w:b/>
                <w:color w:val="5C83B4"/>
                <w:spacing w:val="-2"/>
                <w:sz w:val="24"/>
              </w:rPr>
            </w:pPr>
            <w:r w:rsidRPr="00CC0718">
              <w:rPr>
                <w:b/>
                <w:color w:val="5C83B4"/>
                <w:spacing w:val="-2"/>
                <w:sz w:val="24"/>
              </w:rPr>
              <w:t>Aggregated:</w:t>
            </w:r>
          </w:p>
        </w:tc>
        <w:tc>
          <w:tcPr>
            <w:tcW w:w="8912" w:type="dxa"/>
            <w:gridSpan w:val="7"/>
            <w:shd w:val="clear" w:color="auto" w:fill="FFFFFF" w:themeFill="background1"/>
            <w:tcMar/>
          </w:tcPr>
          <w:p w:rsidRPr="00CC0718" w:rsidR="00C71DC8" w:rsidP="00244814" w:rsidRDefault="00C71DC8" w14:paraId="22314200" w14:textId="77777777">
            <w:pPr>
              <w:rPr>
                <w:b/>
                <w:color w:val="5C83B4"/>
                <w:spacing w:val="-2"/>
                <w:sz w:val="24"/>
              </w:rPr>
            </w:pPr>
            <w:r w:rsidRPr="00CC0718">
              <w:rPr>
                <w:b/>
                <w:color w:val="5C83B4"/>
                <w:spacing w:val="-2"/>
                <w:sz w:val="24"/>
              </w:rPr>
              <w:t>No</w:t>
            </w:r>
          </w:p>
        </w:tc>
      </w:tr>
      <w:tr w:rsidRPr="00CC0718" w:rsidR="00C71DC8" w:rsidTr="3A33D0EC" w14:paraId="77D9B844" w14:textId="77777777">
        <w:trPr>
          <w:trHeight w:val="344" w:hRule="exact"/>
        </w:trPr>
        <w:tc>
          <w:tcPr>
            <w:tcW w:w="3381" w:type="dxa"/>
            <w:gridSpan w:val="2"/>
            <w:tcBorders>
              <w:bottom w:val="single" w:color="8FB6EA" w:sz="5" w:space="0"/>
            </w:tcBorders>
            <w:shd w:val="clear" w:color="auto" w:fill="FFFFFF" w:themeFill="background1"/>
            <w:tcMar/>
          </w:tcPr>
          <w:p w:rsidRPr="00CC0718" w:rsidR="00C71DC8" w:rsidP="00244814" w:rsidRDefault="00C71DC8" w14:paraId="49864705" w14:textId="77777777">
            <w:pPr>
              <w:rPr>
                <w:color w:val="000000"/>
                <w:spacing w:val="-2"/>
                <w:sz w:val="18"/>
              </w:rPr>
            </w:pPr>
            <w:r w:rsidRPr="00CC0718">
              <w:rPr>
                <w:color w:val="000000"/>
                <w:spacing w:val="-2"/>
                <w:sz w:val="18"/>
              </w:rPr>
              <w:t>Document</w:t>
            </w:r>
          </w:p>
        </w:tc>
        <w:tc>
          <w:tcPr>
            <w:tcW w:w="1132" w:type="dxa"/>
            <w:tcBorders>
              <w:bottom w:val="single" w:color="8FB6EA" w:sz="5" w:space="0"/>
            </w:tcBorders>
            <w:shd w:val="clear" w:color="auto" w:fill="FFFFFF" w:themeFill="background1"/>
            <w:tcMar/>
          </w:tcPr>
          <w:p w:rsidRPr="00CC0718" w:rsidR="00C71DC8" w:rsidP="00244814" w:rsidRDefault="00C71DC8" w14:paraId="3F5F767D" w14:textId="77777777">
            <w:pPr>
              <w:rPr>
                <w:color w:val="000000"/>
                <w:spacing w:val="-2"/>
                <w:sz w:val="18"/>
              </w:rPr>
            </w:pPr>
            <w:r w:rsidRPr="00CC0718">
              <w:rPr>
                <w:color w:val="000000"/>
                <w:spacing w:val="-2"/>
                <w:sz w:val="18"/>
              </w:rPr>
              <w:t>2</w:t>
            </w:r>
          </w:p>
        </w:tc>
        <w:tc>
          <w:tcPr>
            <w:tcW w:w="1576" w:type="dxa"/>
            <w:gridSpan w:val="2"/>
            <w:tcBorders>
              <w:bottom w:val="single" w:color="8FB6EA" w:sz="5" w:space="0"/>
            </w:tcBorders>
            <w:shd w:val="clear" w:color="auto" w:fill="FFFFFF" w:themeFill="background1"/>
            <w:tcMar/>
          </w:tcPr>
          <w:p w:rsidRPr="00CC0718" w:rsidR="00C71DC8" w:rsidP="00244814" w:rsidRDefault="00C71DC8" w14:paraId="4C5173EC" w14:textId="77777777">
            <w:pPr>
              <w:rPr>
                <w:color w:val="000000"/>
                <w:spacing w:val="-2"/>
                <w:sz w:val="18"/>
              </w:rPr>
            </w:pPr>
            <w:r w:rsidRPr="00CC0718">
              <w:rPr>
                <w:color w:val="000000"/>
                <w:spacing w:val="-2"/>
                <w:sz w:val="18"/>
              </w:rPr>
              <w:t>3</w:t>
            </w:r>
          </w:p>
        </w:tc>
        <w:tc>
          <w:tcPr>
            <w:tcW w:w="1362" w:type="dxa"/>
            <w:tcBorders>
              <w:bottom w:val="single" w:color="8FB6EA" w:sz="5" w:space="0"/>
            </w:tcBorders>
            <w:shd w:val="clear" w:color="auto" w:fill="FFFFFF" w:themeFill="background1"/>
            <w:tcMar/>
          </w:tcPr>
          <w:p w:rsidRPr="00CC0718" w:rsidR="00C71DC8" w:rsidP="00244814" w:rsidRDefault="00C71DC8" w14:paraId="6BD90EC1" w14:textId="77777777">
            <w:pPr>
              <w:rPr>
                <w:color w:val="000000"/>
                <w:spacing w:val="-2"/>
                <w:sz w:val="18"/>
              </w:rPr>
            </w:pPr>
            <w:r w:rsidRPr="00CC0718">
              <w:rPr>
                <w:color w:val="000000"/>
                <w:spacing w:val="-2"/>
                <w:sz w:val="18"/>
              </w:rPr>
              <w:t>18</w:t>
            </w:r>
          </w:p>
        </w:tc>
        <w:tc>
          <w:tcPr>
            <w:tcW w:w="1690" w:type="dxa"/>
            <w:tcBorders>
              <w:bottom w:val="single" w:color="8FB6EA" w:sz="5" w:space="0"/>
            </w:tcBorders>
            <w:shd w:val="clear" w:color="auto" w:fill="FFFFFF" w:themeFill="background1"/>
            <w:tcMar/>
          </w:tcPr>
          <w:p w:rsidRPr="00CC0718" w:rsidR="00C71DC8" w:rsidP="00244814" w:rsidRDefault="00C71DC8" w14:paraId="01180325" w14:textId="77777777">
            <w:pPr>
              <w:rPr>
                <w:color w:val="000000"/>
                <w:spacing w:val="-2"/>
                <w:sz w:val="18"/>
              </w:rPr>
            </w:pPr>
            <w:r w:rsidRPr="00CC0718">
              <w:rPr>
                <w:color w:val="000000"/>
                <w:spacing w:val="-2"/>
                <w:sz w:val="18"/>
              </w:rPr>
              <w:t>3</w:t>
            </w:r>
          </w:p>
        </w:tc>
        <w:tc>
          <w:tcPr>
            <w:tcW w:w="1576" w:type="dxa"/>
            <w:tcBorders>
              <w:bottom w:val="single" w:color="8FB6EA" w:sz="5" w:space="0"/>
            </w:tcBorders>
            <w:shd w:val="clear" w:color="auto" w:fill="FFFFFF" w:themeFill="background1"/>
            <w:tcMar/>
          </w:tcPr>
          <w:p w:rsidRPr="00CC0718" w:rsidR="00C71DC8" w:rsidP="00244814" w:rsidRDefault="00C71DC8" w14:paraId="113D4DAE" w14:textId="77777777">
            <w:pPr>
              <w:rPr>
                <w:color w:val="000000"/>
                <w:spacing w:val="-2"/>
                <w:sz w:val="18"/>
              </w:rPr>
            </w:pPr>
          </w:p>
        </w:tc>
      </w:tr>
      <w:tr w:rsidRPr="00CC0718" w:rsidR="00C71DC8" w:rsidTr="3A33D0EC" w14:paraId="031F4700" w14:textId="77777777">
        <w:trPr>
          <w:trHeight w:val="444" w:hRule="exact"/>
        </w:trPr>
        <w:tc>
          <w:tcPr>
            <w:tcW w:w="10717" w:type="dxa"/>
            <w:gridSpan w:val="8"/>
            <w:tcBorders>
              <w:top w:val="single" w:color="8FB6EA" w:sz="5" w:space="0"/>
            </w:tcBorders>
            <w:tcMar/>
          </w:tcPr>
          <w:p w:rsidRPr="00CC0718" w:rsidR="00C71DC8" w:rsidP="00244814" w:rsidRDefault="00C71DC8" w14:paraId="767F0CE9" w14:textId="77777777"/>
        </w:tc>
      </w:tr>
      <w:tr w:rsidRPr="00CC0718" w:rsidR="00C71DC8" w:rsidTr="3A33D0EC" w14:paraId="562815E8" w14:textId="77777777">
        <w:trPr>
          <w:trHeight w:val="602" w:hRule="exact"/>
        </w:trPr>
        <w:tc>
          <w:tcPr>
            <w:tcW w:w="10717" w:type="dxa"/>
            <w:gridSpan w:val="8"/>
            <w:shd w:val="clear" w:color="auto" w:fill="FFFFFF" w:themeFill="background1"/>
            <w:tcMar/>
          </w:tcPr>
          <w:p w:rsidRPr="00CC0718" w:rsidR="00C71DC8" w:rsidP="00244814" w:rsidRDefault="00C71DC8" w14:paraId="61F38452" w14:textId="77777777">
            <w:pPr>
              <w:rPr>
                <w:b/>
                <w:color w:val="5C83B4"/>
                <w:spacing w:val="-2"/>
                <w:sz w:val="24"/>
              </w:rPr>
            </w:pPr>
          </w:p>
        </w:tc>
      </w:tr>
      <w:tr w:rsidRPr="00CC0718" w:rsidR="00C71DC8" w:rsidTr="3A33D0EC" w14:paraId="4FB44184" w14:textId="77777777">
        <w:trPr>
          <w:trHeight w:val="459" w:hRule="exact"/>
        </w:trPr>
        <w:tc>
          <w:tcPr>
            <w:tcW w:w="1805" w:type="dxa"/>
            <w:shd w:val="clear" w:color="auto" w:fill="FFFFFF" w:themeFill="background1"/>
            <w:tcMar/>
          </w:tcPr>
          <w:p w:rsidRPr="00CC0718" w:rsidR="00C71DC8" w:rsidP="00244814" w:rsidRDefault="00C71DC8" w14:paraId="5ADD4723" w14:textId="77777777">
            <w:pPr>
              <w:rPr>
                <w:b/>
                <w:color w:val="5C83B4"/>
                <w:spacing w:val="-2"/>
                <w:sz w:val="24"/>
              </w:rPr>
            </w:pPr>
            <w:r w:rsidRPr="00CC0718">
              <w:rPr>
                <w:b/>
                <w:color w:val="5C83B4"/>
                <w:spacing w:val="-2"/>
                <w:sz w:val="24"/>
              </w:rPr>
              <w:t>Nickname:</w:t>
            </w:r>
          </w:p>
        </w:tc>
        <w:tc>
          <w:tcPr>
            <w:tcW w:w="8912" w:type="dxa"/>
            <w:gridSpan w:val="7"/>
            <w:vMerge w:val="restart"/>
            <w:shd w:val="clear" w:color="auto" w:fill="FFFFFF" w:themeFill="background1"/>
            <w:tcMar/>
          </w:tcPr>
          <w:p w:rsidRPr="00CC0718" w:rsidR="00C71DC8" w:rsidP="00244814" w:rsidRDefault="00C71DC8" w14:paraId="75FEEC18" w14:textId="77777777">
            <w:pPr>
              <w:rPr>
                <w:b/>
                <w:color w:val="5C83B4"/>
                <w:spacing w:val="-2"/>
                <w:sz w:val="24"/>
              </w:rPr>
            </w:pPr>
            <w:r w:rsidRPr="00CC0718">
              <w:rPr>
                <w:b/>
                <w:color w:val="5C83B4"/>
                <w:spacing w:val="-2"/>
                <w:sz w:val="24"/>
              </w:rPr>
              <w:t>Codes\\AXIAL CODE\\Q15- Communication within the team members\ONLINE COMMUNICATION\Instagram</w:t>
            </w:r>
          </w:p>
        </w:tc>
      </w:tr>
      <w:tr w:rsidRPr="00CC0718" w:rsidR="00C71DC8" w:rsidTr="3A33D0EC" w14:paraId="7F5A1FB1" w14:textId="77777777">
        <w:trPr>
          <w:trHeight w:val="444" w:hRule="exact"/>
        </w:trPr>
        <w:tc>
          <w:tcPr>
            <w:tcW w:w="1805" w:type="dxa"/>
            <w:shd w:val="clear" w:color="auto" w:fill="FFFFFF" w:themeFill="background1"/>
            <w:tcMar/>
          </w:tcPr>
          <w:p w:rsidRPr="00CC0718" w:rsidR="00C71DC8" w:rsidP="00244814" w:rsidRDefault="00C71DC8" w14:paraId="514234E7" w14:textId="77777777">
            <w:pPr>
              <w:rPr>
                <w:b/>
                <w:color w:val="5C83B4"/>
                <w:spacing w:val="-2"/>
                <w:sz w:val="24"/>
              </w:rPr>
            </w:pPr>
            <w:r w:rsidRPr="00CC0718">
              <w:rPr>
                <w:b/>
                <w:color w:val="5C83B4"/>
                <w:spacing w:val="-2"/>
                <w:sz w:val="24"/>
              </w:rPr>
              <w:t>Classification:</w:t>
            </w:r>
          </w:p>
        </w:tc>
        <w:tc>
          <w:tcPr>
            <w:tcW w:w="8912" w:type="dxa"/>
            <w:gridSpan w:val="7"/>
            <w:vMerge/>
            <w:tcMar/>
          </w:tcPr>
          <w:p w:rsidRPr="00CC0718" w:rsidR="00C71DC8" w:rsidP="00244814" w:rsidRDefault="00C71DC8" w14:paraId="73F4547C" w14:textId="77777777"/>
        </w:tc>
      </w:tr>
      <w:tr w:rsidRPr="00CC0718" w:rsidR="00C71DC8" w:rsidTr="3A33D0EC" w14:paraId="1055F50D" w14:textId="77777777">
        <w:trPr>
          <w:trHeight w:val="458" w:hRule="exact"/>
        </w:trPr>
        <w:tc>
          <w:tcPr>
            <w:tcW w:w="1805" w:type="dxa"/>
            <w:shd w:val="clear" w:color="auto" w:fill="FFFFFF" w:themeFill="background1"/>
            <w:tcMar/>
          </w:tcPr>
          <w:p w:rsidRPr="00CC0718" w:rsidR="00C71DC8" w:rsidP="00244814" w:rsidRDefault="00C71DC8" w14:paraId="3F7EB2E0" w14:textId="77777777">
            <w:pPr>
              <w:rPr>
                <w:b/>
                <w:color w:val="5C83B4"/>
                <w:spacing w:val="-2"/>
                <w:sz w:val="24"/>
              </w:rPr>
            </w:pPr>
            <w:r w:rsidRPr="00CC0718">
              <w:rPr>
                <w:b/>
                <w:color w:val="5C83B4"/>
                <w:spacing w:val="-2"/>
                <w:sz w:val="24"/>
              </w:rPr>
              <w:t>Aggregated:</w:t>
            </w:r>
          </w:p>
        </w:tc>
        <w:tc>
          <w:tcPr>
            <w:tcW w:w="8912" w:type="dxa"/>
            <w:gridSpan w:val="7"/>
            <w:shd w:val="clear" w:color="auto" w:fill="FFFFFF" w:themeFill="background1"/>
            <w:tcMar/>
          </w:tcPr>
          <w:p w:rsidRPr="00CC0718" w:rsidR="00C71DC8" w:rsidP="00244814" w:rsidRDefault="00C71DC8" w14:paraId="7AA112AA" w14:textId="77777777">
            <w:pPr>
              <w:rPr>
                <w:b/>
                <w:color w:val="5C83B4"/>
                <w:spacing w:val="-2"/>
                <w:sz w:val="24"/>
              </w:rPr>
            </w:pPr>
            <w:r w:rsidRPr="00CC0718">
              <w:rPr>
                <w:b/>
                <w:color w:val="5C83B4"/>
                <w:spacing w:val="-2"/>
                <w:sz w:val="24"/>
              </w:rPr>
              <w:t>Yes</w:t>
            </w:r>
          </w:p>
        </w:tc>
      </w:tr>
      <w:tr w:rsidRPr="00CC0718" w:rsidR="00C71DC8" w:rsidTr="3A33D0EC" w14:paraId="440ADEC2" w14:textId="77777777">
        <w:trPr>
          <w:trHeight w:val="330" w:hRule="exact"/>
        </w:trPr>
        <w:tc>
          <w:tcPr>
            <w:tcW w:w="3381" w:type="dxa"/>
            <w:gridSpan w:val="2"/>
            <w:tcBorders>
              <w:bottom w:val="single" w:color="8FB6EA" w:sz="5" w:space="0"/>
            </w:tcBorders>
            <w:shd w:val="clear" w:color="auto" w:fill="FFFFFF" w:themeFill="background1"/>
            <w:tcMar/>
          </w:tcPr>
          <w:p w:rsidRPr="00CC0718" w:rsidR="00C71DC8" w:rsidP="00244814" w:rsidRDefault="00C71DC8" w14:paraId="4CA6BFC6" w14:textId="77777777">
            <w:pPr>
              <w:rPr>
                <w:color w:val="000000"/>
                <w:spacing w:val="-2"/>
                <w:sz w:val="18"/>
              </w:rPr>
            </w:pPr>
            <w:r w:rsidRPr="00CC0718">
              <w:rPr>
                <w:color w:val="000000"/>
                <w:spacing w:val="-2"/>
                <w:sz w:val="18"/>
              </w:rPr>
              <w:t>Document</w:t>
            </w:r>
          </w:p>
        </w:tc>
        <w:tc>
          <w:tcPr>
            <w:tcW w:w="1132" w:type="dxa"/>
            <w:tcBorders>
              <w:bottom w:val="single" w:color="8FB6EA" w:sz="5" w:space="0"/>
            </w:tcBorders>
            <w:shd w:val="clear" w:color="auto" w:fill="FFFFFF" w:themeFill="background1"/>
            <w:tcMar/>
          </w:tcPr>
          <w:p w:rsidRPr="00CC0718" w:rsidR="00C71DC8" w:rsidP="00244814" w:rsidRDefault="00C71DC8" w14:paraId="3417F6C8" w14:textId="77777777">
            <w:pPr>
              <w:rPr>
                <w:color w:val="000000"/>
                <w:spacing w:val="-2"/>
                <w:sz w:val="18"/>
              </w:rPr>
            </w:pPr>
            <w:r w:rsidRPr="00CC0718">
              <w:rPr>
                <w:color w:val="000000"/>
                <w:spacing w:val="-2"/>
                <w:sz w:val="18"/>
              </w:rPr>
              <w:t>1</w:t>
            </w:r>
          </w:p>
        </w:tc>
        <w:tc>
          <w:tcPr>
            <w:tcW w:w="1576" w:type="dxa"/>
            <w:gridSpan w:val="2"/>
            <w:tcBorders>
              <w:bottom w:val="single" w:color="8FB6EA" w:sz="5" w:space="0"/>
            </w:tcBorders>
            <w:shd w:val="clear" w:color="auto" w:fill="FFFFFF" w:themeFill="background1"/>
            <w:tcMar/>
          </w:tcPr>
          <w:p w:rsidRPr="00CC0718" w:rsidR="00C71DC8" w:rsidP="00244814" w:rsidRDefault="00C71DC8" w14:paraId="1663270F" w14:textId="77777777">
            <w:pPr>
              <w:rPr>
                <w:color w:val="000000"/>
                <w:spacing w:val="-2"/>
                <w:sz w:val="18"/>
              </w:rPr>
            </w:pPr>
            <w:r w:rsidRPr="00CC0718">
              <w:rPr>
                <w:color w:val="000000"/>
                <w:spacing w:val="-2"/>
                <w:sz w:val="18"/>
              </w:rPr>
              <w:t>1</w:t>
            </w:r>
          </w:p>
        </w:tc>
        <w:tc>
          <w:tcPr>
            <w:tcW w:w="1362" w:type="dxa"/>
            <w:tcBorders>
              <w:bottom w:val="single" w:color="8FB6EA" w:sz="5" w:space="0"/>
            </w:tcBorders>
            <w:shd w:val="clear" w:color="auto" w:fill="FFFFFF" w:themeFill="background1"/>
            <w:tcMar/>
          </w:tcPr>
          <w:p w:rsidRPr="00CC0718" w:rsidR="00C71DC8" w:rsidP="00244814" w:rsidRDefault="00C71DC8" w14:paraId="74DE1A1A" w14:textId="77777777">
            <w:pPr>
              <w:rPr>
                <w:color w:val="000000"/>
                <w:spacing w:val="-2"/>
                <w:sz w:val="18"/>
              </w:rPr>
            </w:pPr>
            <w:r w:rsidRPr="00CC0718">
              <w:rPr>
                <w:color w:val="000000"/>
                <w:spacing w:val="-2"/>
                <w:sz w:val="18"/>
              </w:rPr>
              <w:t>2</w:t>
            </w:r>
          </w:p>
        </w:tc>
        <w:tc>
          <w:tcPr>
            <w:tcW w:w="1690" w:type="dxa"/>
            <w:tcBorders>
              <w:bottom w:val="single" w:color="8FB6EA" w:sz="5" w:space="0"/>
            </w:tcBorders>
            <w:shd w:val="clear" w:color="auto" w:fill="FFFFFF" w:themeFill="background1"/>
            <w:tcMar/>
          </w:tcPr>
          <w:p w:rsidRPr="00CC0718" w:rsidR="00C71DC8" w:rsidP="00244814" w:rsidRDefault="00C71DC8" w14:paraId="079C455E" w14:textId="77777777">
            <w:pPr>
              <w:rPr>
                <w:color w:val="000000"/>
                <w:spacing w:val="-2"/>
                <w:sz w:val="18"/>
              </w:rPr>
            </w:pPr>
            <w:r w:rsidRPr="00CC0718">
              <w:rPr>
                <w:color w:val="000000"/>
                <w:spacing w:val="-2"/>
                <w:sz w:val="18"/>
              </w:rPr>
              <w:t>1</w:t>
            </w:r>
          </w:p>
        </w:tc>
        <w:tc>
          <w:tcPr>
            <w:tcW w:w="1576" w:type="dxa"/>
            <w:tcBorders>
              <w:bottom w:val="single" w:color="8FB6EA" w:sz="5" w:space="0"/>
            </w:tcBorders>
            <w:shd w:val="clear" w:color="auto" w:fill="FFFFFF" w:themeFill="background1"/>
            <w:tcMar/>
          </w:tcPr>
          <w:p w:rsidRPr="00CC0718" w:rsidR="00C71DC8" w:rsidP="00244814" w:rsidRDefault="00C71DC8" w14:paraId="111DEC9C" w14:textId="77777777">
            <w:pPr>
              <w:rPr>
                <w:color w:val="000000"/>
                <w:spacing w:val="-2"/>
                <w:sz w:val="18"/>
              </w:rPr>
            </w:pPr>
          </w:p>
        </w:tc>
      </w:tr>
      <w:tr w:rsidRPr="00CC0718" w:rsidR="00C71DC8" w:rsidTr="3A33D0EC" w14:paraId="47FAB164" w14:textId="77777777">
        <w:trPr>
          <w:trHeight w:val="458" w:hRule="exact"/>
        </w:trPr>
        <w:tc>
          <w:tcPr>
            <w:tcW w:w="10717" w:type="dxa"/>
            <w:gridSpan w:val="8"/>
            <w:tcBorders>
              <w:top w:val="single" w:color="8FB6EA" w:sz="5" w:space="0"/>
            </w:tcBorders>
            <w:tcMar/>
          </w:tcPr>
          <w:p w:rsidRPr="00CC0718" w:rsidR="00C71DC8" w:rsidP="00244814" w:rsidRDefault="00C71DC8" w14:paraId="70109A41" w14:textId="77777777"/>
        </w:tc>
      </w:tr>
      <w:tr w:rsidRPr="00CC0718" w:rsidR="00C71DC8" w:rsidTr="3A33D0EC" w14:paraId="3B2B94AD" w14:textId="77777777">
        <w:trPr>
          <w:trHeight w:val="602" w:hRule="exact"/>
        </w:trPr>
        <w:tc>
          <w:tcPr>
            <w:tcW w:w="10717" w:type="dxa"/>
            <w:gridSpan w:val="8"/>
            <w:shd w:val="clear" w:color="auto" w:fill="FFFFFF" w:themeFill="background1"/>
            <w:tcMar/>
          </w:tcPr>
          <w:p w:rsidRPr="00CC0718" w:rsidR="00C71DC8" w:rsidP="00244814" w:rsidRDefault="00C71DC8" w14:paraId="777413E1" w14:textId="77777777">
            <w:pPr>
              <w:rPr>
                <w:b/>
                <w:color w:val="5C83B4"/>
                <w:spacing w:val="-2"/>
                <w:sz w:val="24"/>
              </w:rPr>
            </w:pPr>
          </w:p>
        </w:tc>
      </w:tr>
      <w:tr w:rsidRPr="00CC0718" w:rsidR="00C71DC8" w:rsidTr="3A33D0EC" w14:paraId="1AFFB288" w14:textId="77777777">
        <w:trPr>
          <w:trHeight w:val="444" w:hRule="exact"/>
        </w:trPr>
        <w:tc>
          <w:tcPr>
            <w:tcW w:w="1805" w:type="dxa"/>
            <w:shd w:val="clear" w:color="auto" w:fill="FFFFFF" w:themeFill="background1"/>
            <w:tcMar/>
          </w:tcPr>
          <w:p w:rsidRPr="00CC0718" w:rsidR="00C71DC8" w:rsidP="00244814" w:rsidRDefault="00C71DC8" w14:paraId="11F386F2" w14:textId="77777777">
            <w:pPr>
              <w:rPr>
                <w:b/>
                <w:color w:val="5C83B4"/>
                <w:spacing w:val="-2"/>
                <w:sz w:val="24"/>
              </w:rPr>
            </w:pPr>
            <w:r w:rsidRPr="00CC0718">
              <w:rPr>
                <w:b/>
                <w:color w:val="5C83B4"/>
                <w:spacing w:val="-2"/>
                <w:sz w:val="24"/>
              </w:rPr>
              <w:t>Nickname:</w:t>
            </w:r>
          </w:p>
        </w:tc>
        <w:tc>
          <w:tcPr>
            <w:tcW w:w="8912" w:type="dxa"/>
            <w:gridSpan w:val="7"/>
            <w:vMerge w:val="restart"/>
            <w:shd w:val="clear" w:color="auto" w:fill="FFFFFF" w:themeFill="background1"/>
            <w:tcMar/>
          </w:tcPr>
          <w:p w:rsidRPr="00CC0718" w:rsidR="00C71DC8" w:rsidP="00244814" w:rsidRDefault="00C71DC8" w14:paraId="468C9A13" w14:textId="77777777">
            <w:pPr>
              <w:rPr>
                <w:b/>
                <w:color w:val="5C83B4"/>
                <w:spacing w:val="-2"/>
                <w:sz w:val="24"/>
              </w:rPr>
            </w:pPr>
            <w:r w:rsidRPr="00CC0718">
              <w:rPr>
                <w:b/>
                <w:color w:val="5C83B4"/>
                <w:spacing w:val="-2"/>
                <w:sz w:val="24"/>
              </w:rPr>
              <w:t>Codes\\AXIAL CODE\\Q15- Communication within the team members\ONLINE COMMUNICATION\Outlook and Zoom</w:t>
            </w:r>
          </w:p>
        </w:tc>
      </w:tr>
      <w:tr w:rsidRPr="00CC0718" w:rsidR="00C71DC8" w:rsidTr="3A33D0EC" w14:paraId="2553889F" w14:textId="77777777">
        <w:trPr>
          <w:trHeight w:val="459" w:hRule="exact"/>
        </w:trPr>
        <w:tc>
          <w:tcPr>
            <w:tcW w:w="1805" w:type="dxa"/>
            <w:shd w:val="clear" w:color="auto" w:fill="FFFFFF" w:themeFill="background1"/>
            <w:tcMar/>
          </w:tcPr>
          <w:p w:rsidRPr="00CC0718" w:rsidR="00C71DC8" w:rsidP="00244814" w:rsidRDefault="00C71DC8" w14:paraId="5E70C6E6" w14:textId="77777777">
            <w:pPr>
              <w:rPr>
                <w:b/>
                <w:color w:val="5C83B4"/>
                <w:spacing w:val="-2"/>
                <w:sz w:val="24"/>
              </w:rPr>
            </w:pPr>
            <w:r w:rsidRPr="00CC0718">
              <w:rPr>
                <w:b/>
                <w:color w:val="5C83B4"/>
                <w:spacing w:val="-2"/>
                <w:sz w:val="24"/>
              </w:rPr>
              <w:t>Classification:</w:t>
            </w:r>
          </w:p>
        </w:tc>
        <w:tc>
          <w:tcPr>
            <w:tcW w:w="8912" w:type="dxa"/>
            <w:gridSpan w:val="7"/>
            <w:vMerge/>
            <w:tcMar/>
          </w:tcPr>
          <w:p w:rsidRPr="00CC0718" w:rsidR="00C71DC8" w:rsidP="00244814" w:rsidRDefault="00C71DC8" w14:paraId="278B47F0" w14:textId="77777777"/>
        </w:tc>
      </w:tr>
      <w:tr w:rsidRPr="00CC0718" w:rsidR="00C71DC8" w:rsidTr="3A33D0EC" w14:paraId="7A449B38" w14:textId="77777777">
        <w:trPr>
          <w:trHeight w:val="444" w:hRule="exact"/>
        </w:trPr>
        <w:tc>
          <w:tcPr>
            <w:tcW w:w="1805" w:type="dxa"/>
            <w:shd w:val="clear" w:color="auto" w:fill="FFFFFF" w:themeFill="background1"/>
            <w:tcMar/>
          </w:tcPr>
          <w:p w:rsidRPr="00CC0718" w:rsidR="00C71DC8" w:rsidP="00244814" w:rsidRDefault="00C71DC8" w14:paraId="10AD0BB7" w14:textId="77777777">
            <w:pPr>
              <w:rPr>
                <w:b/>
                <w:color w:val="5C83B4"/>
                <w:spacing w:val="-2"/>
                <w:sz w:val="24"/>
              </w:rPr>
            </w:pPr>
            <w:r w:rsidRPr="00CC0718">
              <w:rPr>
                <w:b/>
                <w:color w:val="5C83B4"/>
                <w:spacing w:val="-2"/>
                <w:sz w:val="24"/>
              </w:rPr>
              <w:t>Aggregated:</w:t>
            </w:r>
          </w:p>
        </w:tc>
        <w:tc>
          <w:tcPr>
            <w:tcW w:w="8912" w:type="dxa"/>
            <w:gridSpan w:val="7"/>
            <w:shd w:val="clear" w:color="auto" w:fill="FFFFFF" w:themeFill="background1"/>
            <w:tcMar/>
          </w:tcPr>
          <w:p w:rsidRPr="00CC0718" w:rsidR="00C71DC8" w:rsidP="00244814" w:rsidRDefault="00C71DC8" w14:paraId="59A717B0" w14:textId="77777777">
            <w:pPr>
              <w:rPr>
                <w:b/>
                <w:color w:val="5C83B4"/>
                <w:spacing w:val="-2"/>
                <w:sz w:val="24"/>
              </w:rPr>
            </w:pPr>
            <w:r w:rsidRPr="00CC0718">
              <w:rPr>
                <w:b/>
                <w:color w:val="5C83B4"/>
                <w:spacing w:val="-2"/>
                <w:sz w:val="24"/>
              </w:rPr>
              <w:t>No</w:t>
            </w:r>
          </w:p>
        </w:tc>
      </w:tr>
      <w:tr w:rsidRPr="00CC0718" w:rsidR="00C71DC8" w:rsidTr="3A33D0EC" w14:paraId="053DE21F" w14:textId="77777777">
        <w:trPr>
          <w:trHeight w:val="344" w:hRule="exact"/>
        </w:trPr>
        <w:tc>
          <w:tcPr>
            <w:tcW w:w="3381" w:type="dxa"/>
            <w:gridSpan w:val="2"/>
            <w:tcBorders>
              <w:bottom w:val="single" w:color="8FB6EA" w:sz="5" w:space="0"/>
            </w:tcBorders>
            <w:shd w:val="clear" w:color="auto" w:fill="FFFFFF" w:themeFill="background1"/>
            <w:tcMar/>
          </w:tcPr>
          <w:p w:rsidRPr="00CC0718" w:rsidR="00C71DC8" w:rsidP="00244814" w:rsidRDefault="00C71DC8" w14:paraId="35039CD8" w14:textId="77777777">
            <w:pPr>
              <w:rPr>
                <w:color w:val="000000"/>
                <w:spacing w:val="-2"/>
                <w:sz w:val="18"/>
              </w:rPr>
            </w:pPr>
            <w:r w:rsidRPr="00CC0718">
              <w:rPr>
                <w:color w:val="000000"/>
                <w:spacing w:val="-2"/>
                <w:sz w:val="18"/>
              </w:rPr>
              <w:t>Document</w:t>
            </w:r>
          </w:p>
        </w:tc>
        <w:tc>
          <w:tcPr>
            <w:tcW w:w="1132" w:type="dxa"/>
            <w:tcBorders>
              <w:bottom w:val="single" w:color="8FB6EA" w:sz="5" w:space="0"/>
            </w:tcBorders>
            <w:shd w:val="clear" w:color="auto" w:fill="FFFFFF" w:themeFill="background1"/>
            <w:tcMar/>
          </w:tcPr>
          <w:p w:rsidRPr="00CC0718" w:rsidR="00C71DC8" w:rsidP="00244814" w:rsidRDefault="00C71DC8" w14:paraId="66A4DAB7" w14:textId="77777777">
            <w:pPr>
              <w:rPr>
                <w:color w:val="000000"/>
                <w:spacing w:val="-2"/>
                <w:sz w:val="18"/>
              </w:rPr>
            </w:pPr>
            <w:r w:rsidRPr="00CC0718">
              <w:rPr>
                <w:color w:val="000000"/>
                <w:spacing w:val="-2"/>
                <w:sz w:val="18"/>
              </w:rPr>
              <w:t>1</w:t>
            </w:r>
          </w:p>
        </w:tc>
        <w:tc>
          <w:tcPr>
            <w:tcW w:w="1576" w:type="dxa"/>
            <w:gridSpan w:val="2"/>
            <w:tcBorders>
              <w:bottom w:val="single" w:color="8FB6EA" w:sz="5" w:space="0"/>
            </w:tcBorders>
            <w:shd w:val="clear" w:color="auto" w:fill="FFFFFF" w:themeFill="background1"/>
            <w:tcMar/>
          </w:tcPr>
          <w:p w:rsidRPr="00CC0718" w:rsidR="00C71DC8" w:rsidP="00244814" w:rsidRDefault="00C71DC8" w14:paraId="5D678CEC" w14:textId="77777777">
            <w:pPr>
              <w:rPr>
                <w:color w:val="000000"/>
                <w:spacing w:val="-2"/>
                <w:sz w:val="18"/>
              </w:rPr>
            </w:pPr>
            <w:r w:rsidRPr="00CC0718">
              <w:rPr>
                <w:color w:val="000000"/>
                <w:spacing w:val="-2"/>
                <w:sz w:val="18"/>
              </w:rPr>
              <w:t>1</w:t>
            </w:r>
          </w:p>
        </w:tc>
        <w:tc>
          <w:tcPr>
            <w:tcW w:w="1362" w:type="dxa"/>
            <w:tcBorders>
              <w:bottom w:val="single" w:color="8FB6EA" w:sz="5" w:space="0"/>
            </w:tcBorders>
            <w:shd w:val="clear" w:color="auto" w:fill="FFFFFF" w:themeFill="background1"/>
            <w:tcMar/>
          </w:tcPr>
          <w:p w:rsidRPr="00CC0718" w:rsidR="00C71DC8" w:rsidP="00244814" w:rsidRDefault="00C71DC8" w14:paraId="68962FE5" w14:textId="77777777">
            <w:pPr>
              <w:rPr>
                <w:color w:val="000000"/>
                <w:spacing w:val="-2"/>
                <w:sz w:val="18"/>
              </w:rPr>
            </w:pPr>
            <w:r w:rsidRPr="00CC0718">
              <w:rPr>
                <w:color w:val="000000"/>
                <w:spacing w:val="-2"/>
                <w:sz w:val="18"/>
              </w:rPr>
              <w:t>6</w:t>
            </w:r>
          </w:p>
        </w:tc>
        <w:tc>
          <w:tcPr>
            <w:tcW w:w="1690" w:type="dxa"/>
            <w:tcBorders>
              <w:bottom w:val="single" w:color="8FB6EA" w:sz="5" w:space="0"/>
            </w:tcBorders>
            <w:shd w:val="clear" w:color="auto" w:fill="FFFFFF" w:themeFill="background1"/>
            <w:tcMar/>
          </w:tcPr>
          <w:p w:rsidRPr="00CC0718" w:rsidR="00C71DC8" w:rsidP="00244814" w:rsidRDefault="00C71DC8" w14:paraId="64B84F30" w14:textId="77777777">
            <w:pPr>
              <w:rPr>
                <w:color w:val="000000"/>
                <w:spacing w:val="-2"/>
                <w:sz w:val="18"/>
              </w:rPr>
            </w:pPr>
            <w:r w:rsidRPr="00CC0718">
              <w:rPr>
                <w:color w:val="000000"/>
                <w:spacing w:val="-2"/>
                <w:sz w:val="18"/>
              </w:rPr>
              <w:t>1</w:t>
            </w:r>
          </w:p>
        </w:tc>
        <w:tc>
          <w:tcPr>
            <w:tcW w:w="1576" w:type="dxa"/>
            <w:tcBorders>
              <w:bottom w:val="single" w:color="8FB6EA" w:sz="5" w:space="0"/>
            </w:tcBorders>
            <w:shd w:val="clear" w:color="auto" w:fill="FFFFFF" w:themeFill="background1"/>
            <w:tcMar/>
          </w:tcPr>
          <w:p w:rsidRPr="00CC0718" w:rsidR="00C71DC8" w:rsidP="00244814" w:rsidRDefault="00C71DC8" w14:paraId="0DC2CCF7" w14:textId="77777777">
            <w:pPr>
              <w:rPr>
                <w:color w:val="000000"/>
                <w:spacing w:val="-2"/>
                <w:sz w:val="18"/>
              </w:rPr>
            </w:pPr>
          </w:p>
        </w:tc>
      </w:tr>
      <w:tr w:rsidRPr="00CC0718" w:rsidR="00C71DC8" w:rsidTr="3A33D0EC" w14:paraId="6E94D2BA" w14:textId="77777777">
        <w:trPr>
          <w:trHeight w:val="1246" w:hRule="exact"/>
        </w:trPr>
        <w:tc>
          <w:tcPr>
            <w:tcW w:w="10717" w:type="dxa"/>
            <w:gridSpan w:val="8"/>
            <w:tcBorders>
              <w:top w:val="single" w:color="8FB6EA" w:sz="5" w:space="0"/>
            </w:tcBorders>
            <w:tcMar/>
          </w:tcPr>
          <w:p w:rsidRPr="00CC0718" w:rsidR="00C71DC8" w:rsidP="00244814" w:rsidRDefault="00C71DC8" w14:paraId="32187031" w14:textId="77777777"/>
        </w:tc>
      </w:tr>
      <w:tr w:rsidRPr="00CC0718" w:rsidR="00C71DC8" w:rsidTr="3A33D0EC" w14:paraId="693A4B52" w14:textId="77777777">
        <w:trPr>
          <w:trHeight w:val="459" w:hRule="exact"/>
        </w:trPr>
        <w:tc>
          <w:tcPr>
            <w:tcW w:w="5359" w:type="dxa"/>
            <w:gridSpan w:val="4"/>
            <w:shd w:val="clear" w:color="auto" w:fill="FFFFFF" w:themeFill="background1"/>
            <w:tcMar/>
          </w:tcPr>
          <w:p w:rsidRPr="00CC0718" w:rsidR="00C71DC8" w:rsidP="00244814" w:rsidRDefault="00C71DC8" w14:paraId="5E651BFC" w14:textId="77777777">
            <w:pPr>
              <w:jc w:val="right"/>
              <w:rPr>
                <w:color w:val="000066"/>
                <w:spacing w:val="-2"/>
                <w:sz w:val="16"/>
              </w:rPr>
            </w:pPr>
            <w:r w:rsidRPr="00CC0718">
              <w:rPr>
                <w:color w:val="000066"/>
                <w:spacing w:val="-2"/>
                <w:sz w:val="16"/>
              </w:rPr>
              <w:t>Formatted Reports\\Code Summary Formatted Report</w:t>
            </w:r>
          </w:p>
        </w:tc>
        <w:tc>
          <w:tcPr>
            <w:tcW w:w="5358" w:type="dxa"/>
            <w:gridSpan w:val="4"/>
            <w:shd w:val="clear" w:color="auto" w:fill="FFFFFF" w:themeFill="background1"/>
            <w:tcMar/>
          </w:tcPr>
          <w:p w:rsidRPr="00CC0718" w:rsidR="00C71DC8" w:rsidP="00244814" w:rsidRDefault="00C71DC8" w14:paraId="67EF7A78" w14:textId="77777777">
            <w:pPr>
              <w:jc w:val="right"/>
              <w:rPr>
                <w:color w:val="000066"/>
                <w:spacing w:val="-2"/>
                <w:sz w:val="16"/>
              </w:rPr>
            </w:pPr>
            <w:r w:rsidRPr="00CC0718">
              <w:rPr>
                <w:color w:val="000066"/>
                <w:spacing w:val="-2"/>
                <w:sz w:val="16"/>
              </w:rPr>
              <w:t>Page 28 of 104</w:t>
            </w:r>
          </w:p>
        </w:tc>
      </w:tr>
      <w:tr w:rsidRPr="00CC0718" w:rsidR="00C71DC8" w:rsidTr="3A33D0EC" w14:paraId="502B97A7" w14:textId="77777777">
        <w:trPr>
          <w:trHeight w:val="444" w:hRule="exact"/>
        </w:trPr>
        <w:tc>
          <w:tcPr>
            <w:tcW w:w="10717" w:type="dxa"/>
            <w:gridSpan w:val="8"/>
            <w:shd w:val="clear" w:color="auto" w:fill="FFFFFF" w:themeFill="background1"/>
            <w:tcMar/>
            <w:vAlign w:val="center"/>
          </w:tcPr>
          <w:p w:rsidRPr="00CC0718" w:rsidR="00C71DC8" w:rsidP="00244814" w:rsidRDefault="00C71DC8" w14:paraId="7C68810C" w14:textId="77777777">
            <w:pPr>
              <w:jc w:val="right"/>
              <w:rPr>
                <w:color w:val="000066"/>
                <w:spacing w:val="-2"/>
                <w:sz w:val="16"/>
              </w:rPr>
            </w:pPr>
            <w:r w:rsidRPr="00CC0718">
              <w:rPr>
                <w:color w:val="000066"/>
                <w:spacing w:val="-2"/>
                <w:sz w:val="16"/>
              </w:rPr>
              <w:t>11/13/2024 3:39 PM</w:t>
            </w:r>
          </w:p>
        </w:tc>
      </w:tr>
      <w:tr w:rsidRPr="00CC0718" w:rsidR="00C71DC8" w:rsidTr="3A33D0EC" w14:paraId="2B38F578" w14:textId="77777777">
        <w:trPr>
          <w:trHeight w:val="458" w:hRule="exact"/>
        </w:trPr>
        <w:tc>
          <w:tcPr>
            <w:tcW w:w="3381" w:type="dxa"/>
            <w:gridSpan w:val="2"/>
            <w:shd w:val="clear" w:color="auto" w:fill="8FB6EA"/>
            <w:tcMar/>
          </w:tcPr>
          <w:p w:rsidRPr="00CC0718" w:rsidR="00C71DC8" w:rsidP="00244814" w:rsidRDefault="00C71DC8" w14:paraId="3365C9E5" w14:textId="77777777">
            <w:pPr>
              <w:rPr>
                <w:b/>
                <w:color w:val="000066"/>
                <w:spacing w:val="-2"/>
                <w:sz w:val="18"/>
              </w:rPr>
            </w:pPr>
            <w:r w:rsidRPr="00CC0718">
              <w:rPr>
                <w:b/>
                <w:color w:val="000066"/>
                <w:spacing w:val="-2"/>
                <w:sz w:val="18"/>
              </w:rPr>
              <w:t>File Type</w:t>
            </w:r>
          </w:p>
        </w:tc>
        <w:tc>
          <w:tcPr>
            <w:tcW w:w="1132" w:type="dxa"/>
            <w:shd w:val="clear" w:color="auto" w:fill="8FB6EA"/>
            <w:tcMar/>
          </w:tcPr>
          <w:p w:rsidRPr="00CC0718" w:rsidR="00C71DC8" w:rsidP="00244814" w:rsidRDefault="00C71DC8" w14:paraId="62FF2311" w14:textId="77777777">
            <w:pPr>
              <w:rPr>
                <w:b/>
                <w:color w:val="000066"/>
                <w:spacing w:val="-2"/>
                <w:sz w:val="18"/>
              </w:rPr>
            </w:pPr>
            <w:r w:rsidRPr="00CC0718">
              <w:rPr>
                <w:b/>
                <w:color w:val="000066"/>
                <w:spacing w:val="-2"/>
                <w:sz w:val="18"/>
              </w:rPr>
              <w:t>Number of Files</w:t>
            </w:r>
          </w:p>
        </w:tc>
        <w:tc>
          <w:tcPr>
            <w:tcW w:w="1576" w:type="dxa"/>
            <w:gridSpan w:val="2"/>
            <w:shd w:val="clear" w:color="auto" w:fill="8FB6EA"/>
            <w:tcMar/>
          </w:tcPr>
          <w:p w:rsidRPr="00CC0718" w:rsidR="00C71DC8" w:rsidP="00244814" w:rsidRDefault="00C71DC8" w14:paraId="70F12AF3" w14:textId="77777777">
            <w:pPr>
              <w:rPr>
                <w:b/>
                <w:color w:val="000066"/>
                <w:spacing w:val="-2"/>
                <w:sz w:val="18"/>
              </w:rPr>
            </w:pPr>
            <w:r w:rsidRPr="00CC0718">
              <w:rPr>
                <w:b/>
                <w:color w:val="000066"/>
                <w:spacing w:val="-2"/>
                <w:sz w:val="18"/>
              </w:rPr>
              <w:t>Number of Coding References</w:t>
            </w:r>
          </w:p>
        </w:tc>
        <w:tc>
          <w:tcPr>
            <w:tcW w:w="1362" w:type="dxa"/>
            <w:shd w:val="clear" w:color="auto" w:fill="8FB6EA"/>
            <w:tcMar/>
          </w:tcPr>
          <w:p w:rsidRPr="00CC0718" w:rsidR="00C71DC8" w:rsidP="00244814" w:rsidRDefault="00C71DC8" w14:paraId="6F099C11" w14:textId="77777777">
            <w:pPr>
              <w:rPr>
                <w:b/>
                <w:color w:val="000066"/>
                <w:spacing w:val="-2"/>
                <w:sz w:val="18"/>
              </w:rPr>
            </w:pPr>
            <w:r w:rsidRPr="00CC0718">
              <w:rPr>
                <w:b/>
                <w:color w:val="000066"/>
                <w:spacing w:val="-2"/>
                <w:sz w:val="18"/>
              </w:rPr>
              <w:t>Number of Words Coded</w:t>
            </w:r>
          </w:p>
        </w:tc>
        <w:tc>
          <w:tcPr>
            <w:tcW w:w="1690" w:type="dxa"/>
            <w:shd w:val="clear" w:color="auto" w:fill="8FB6EA"/>
            <w:tcMar/>
          </w:tcPr>
          <w:p w:rsidRPr="00CC0718" w:rsidR="00C71DC8" w:rsidP="00244814" w:rsidRDefault="00C71DC8" w14:paraId="5EB538AD" w14:textId="77777777">
            <w:pPr>
              <w:rPr>
                <w:b/>
                <w:color w:val="000066"/>
                <w:spacing w:val="-2"/>
                <w:sz w:val="18"/>
              </w:rPr>
            </w:pPr>
            <w:r w:rsidRPr="00CC0718">
              <w:rPr>
                <w:b/>
                <w:color w:val="000066"/>
                <w:spacing w:val="-2"/>
                <w:sz w:val="18"/>
              </w:rPr>
              <w:t>Number of Paragraphs Coded</w:t>
            </w:r>
          </w:p>
        </w:tc>
        <w:tc>
          <w:tcPr>
            <w:tcW w:w="1576" w:type="dxa"/>
            <w:shd w:val="clear" w:color="auto" w:fill="8FB6EA"/>
            <w:tcMar/>
          </w:tcPr>
          <w:p w:rsidRPr="00CC0718" w:rsidR="00C71DC8" w:rsidP="00244814" w:rsidRDefault="00C71DC8" w14:paraId="694C3277" w14:textId="77777777">
            <w:pPr>
              <w:rPr>
                <w:b/>
                <w:color w:val="000066"/>
                <w:spacing w:val="-2"/>
                <w:sz w:val="18"/>
              </w:rPr>
            </w:pPr>
            <w:r w:rsidRPr="00CC0718">
              <w:rPr>
                <w:b/>
                <w:color w:val="000066"/>
                <w:spacing w:val="-2"/>
                <w:sz w:val="18"/>
              </w:rPr>
              <w:t>Duration Coded</w:t>
            </w:r>
          </w:p>
        </w:tc>
      </w:tr>
      <w:tr w:rsidRPr="00CC0718" w:rsidR="00C71DC8" w:rsidTr="3A33D0EC" w14:paraId="4E660A91" w14:textId="77777777">
        <w:trPr>
          <w:trHeight w:val="617" w:hRule="exact"/>
        </w:trPr>
        <w:tc>
          <w:tcPr>
            <w:tcW w:w="10717" w:type="dxa"/>
            <w:gridSpan w:val="8"/>
            <w:shd w:val="clear" w:color="auto" w:fill="FFFFFF" w:themeFill="background1"/>
            <w:tcMar/>
          </w:tcPr>
          <w:p w:rsidRPr="00CC0718" w:rsidR="00C71DC8" w:rsidP="00244814" w:rsidRDefault="00C71DC8" w14:paraId="432DC832" w14:textId="77777777">
            <w:pPr>
              <w:rPr>
                <w:b/>
                <w:color w:val="5C83B4"/>
                <w:spacing w:val="-2"/>
                <w:sz w:val="24"/>
              </w:rPr>
            </w:pPr>
          </w:p>
        </w:tc>
      </w:tr>
      <w:tr w:rsidRPr="00CC0718" w:rsidR="00C71DC8" w:rsidTr="3A33D0EC" w14:paraId="6C073035" w14:textId="77777777">
        <w:trPr>
          <w:trHeight w:val="444" w:hRule="exact"/>
        </w:trPr>
        <w:tc>
          <w:tcPr>
            <w:tcW w:w="1805" w:type="dxa"/>
            <w:shd w:val="clear" w:color="auto" w:fill="FFFFFF" w:themeFill="background1"/>
            <w:tcMar/>
          </w:tcPr>
          <w:p w:rsidRPr="00CC0718" w:rsidR="00C71DC8" w:rsidP="00244814" w:rsidRDefault="00C71DC8" w14:paraId="3BB045CD" w14:textId="77777777">
            <w:pPr>
              <w:rPr>
                <w:b/>
                <w:color w:val="5C83B4"/>
                <w:spacing w:val="-2"/>
                <w:sz w:val="24"/>
              </w:rPr>
            </w:pPr>
            <w:r w:rsidRPr="00CC0718">
              <w:rPr>
                <w:b/>
                <w:color w:val="5C83B4"/>
                <w:spacing w:val="-2"/>
                <w:sz w:val="24"/>
              </w:rPr>
              <w:t>Nickname:</w:t>
            </w:r>
          </w:p>
        </w:tc>
        <w:tc>
          <w:tcPr>
            <w:tcW w:w="8912" w:type="dxa"/>
            <w:gridSpan w:val="7"/>
            <w:vMerge w:val="restart"/>
            <w:shd w:val="clear" w:color="auto" w:fill="FFFFFF" w:themeFill="background1"/>
            <w:tcMar/>
          </w:tcPr>
          <w:p w:rsidRPr="00CC0718" w:rsidR="00C71DC8" w:rsidP="00244814" w:rsidRDefault="00C71DC8" w14:paraId="74729D3D" w14:textId="77777777">
            <w:pPr>
              <w:rPr>
                <w:b/>
                <w:color w:val="5C83B4"/>
                <w:spacing w:val="-2"/>
                <w:sz w:val="24"/>
              </w:rPr>
            </w:pPr>
            <w:r w:rsidRPr="00CC0718">
              <w:rPr>
                <w:b/>
                <w:color w:val="5C83B4"/>
                <w:spacing w:val="-2"/>
                <w:sz w:val="24"/>
              </w:rPr>
              <w:t>Codes\\AXIAL CODE\\Q15- Communication within the team members\ONLINE COMMUNICATION\Primary Communication Platforms</w:t>
            </w:r>
          </w:p>
        </w:tc>
      </w:tr>
      <w:tr w:rsidRPr="00CC0718" w:rsidR="00C71DC8" w:rsidTr="3A33D0EC" w14:paraId="3905F7F5" w14:textId="77777777">
        <w:trPr>
          <w:trHeight w:val="458" w:hRule="exact"/>
        </w:trPr>
        <w:tc>
          <w:tcPr>
            <w:tcW w:w="1805" w:type="dxa"/>
            <w:shd w:val="clear" w:color="auto" w:fill="FFFFFF" w:themeFill="background1"/>
            <w:tcMar/>
          </w:tcPr>
          <w:p w:rsidRPr="00CC0718" w:rsidR="00C71DC8" w:rsidP="00244814" w:rsidRDefault="00C71DC8" w14:paraId="6AD1559E" w14:textId="77777777">
            <w:pPr>
              <w:rPr>
                <w:b/>
                <w:color w:val="5C83B4"/>
                <w:spacing w:val="-2"/>
                <w:sz w:val="24"/>
              </w:rPr>
            </w:pPr>
            <w:r w:rsidRPr="00CC0718">
              <w:rPr>
                <w:b/>
                <w:color w:val="5C83B4"/>
                <w:spacing w:val="-2"/>
                <w:sz w:val="24"/>
              </w:rPr>
              <w:t>Classification:</w:t>
            </w:r>
          </w:p>
        </w:tc>
        <w:tc>
          <w:tcPr>
            <w:tcW w:w="8912" w:type="dxa"/>
            <w:gridSpan w:val="7"/>
            <w:vMerge/>
            <w:tcMar/>
          </w:tcPr>
          <w:p w:rsidRPr="00CC0718" w:rsidR="00C71DC8" w:rsidP="00244814" w:rsidRDefault="00C71DC8" w14:paraId="7BCE6BAE" w14:textId="77777777"/>
        </w:tc>
      </w:tr>
      <w:tr w:rsidRPr="00CC0718" w:rsidR="00C71DC8" w:rsidTr="3A33D0EC" w14:paraId="40616091" w14:textId="77777777">
        <w:trPr>
          <w:trHeight w:val="444" w:hRule="exact"/>
        </w:trPr>
        <w:tc>
          <w:tcPr>
            <w:tcW w:w="1805" w:type="dxa"/>
            <w:shd w:val="clear" w:color="auto" w:fill="FFFFFF" w:themeFill="background1"/>
            <w:tcMar/>
          </w:tcPr>
          <w:p w:rsidRPr="00CC0718" w:rsidR="00C71DC8" w:rsidP="00244814" w:rsidRDefault="00C71DC8" w14:paraId="350654AF" w14:textId="77777777">
            <w:pPr>
              <w:rPr>
                <w:b/>
                <w:color w:val="5C83B4"/>
                <w:spacing w:val="-2"/>
                <w:sz w:val="24"/>
              </w:rPr>
            </w:pPr>
            <w:r w:rsidRPr="00CC0718">
              <w:rPr>
                <w:b/>
                <w:color w:val="5C83B4"/>
                <w:spacing w:val="-2"/>
                <w:sz w:val="24"/>
              </w:rPr>
              <w:t>Aggregated:</w:t>
            </w:r>
          </w:p>
        </w:tc>
        <w:tc>
          <w:tcPr>
            <w:tcW w:w="8912" w:type="dxa"/>
            <w:gridSpan w:val="7"/>
            <w:shd w:val="clear" w:color="auto" w:fill="FFFFFF" w:themeFill="background1"/>
            <w:tcMar/>
          </w:tcPr>
          <w:p w:rsidRPr="00CC0718" w:rsidR="00C71DC8" w:rsidP="00244814" w:rsidRDefault="00C71DC8" w14:paraId="4EEB9FE1" w14:textId="77777777">
            <w:pPr>
              <w:rPr>
                <w:b/>
                <w:color w:val="5C83B4"/>
                <w:spacing w:val="-2"/>
                <w:sz w:val="24"/>
              </w:rPr>
            </w:pPr>
            <w:r w:rsidRPr="00CC0718">
              <w:rPr>
                <w:b/>
                <w:color w:val="5C83B4"/>
                <w:spacing w:val="-2"/>
                <w:sz w:val="24"/>
              </w:rPr>
              <w:t>No</w:t>
            </w:r>
          </w:p>
        </w:tc>
      </w:tr>
      <w:tr w:rsidRPr="00CC0718" w:rsidR="00C71DC8" w:rsidTr="3A33D0EC" w14:paraId="1972B49D" w14:textId="77777777">
        <w:trPr>
          <w:trHeight w:val="344" w:hRule="exact"/>
        </w:trPr>
        <w:tc>
          <w:tcPr>
            <w:tcW w:w="3381" w:type="dxa"/>
            <w:gridSpan w:val="2"/>
            <w:tcBorders>
              <w:bottom w:val="single" w:color="8FB6EA" w:sz="5" w:space="0"/>
            </w:tcBorders>
            <w:shd w:val="clear" w:color="auto" w:fill="FFFFFF" w:themeFill="background1"/>
            <w:tcMar/>
          </w:tcPr>
          <w:p w:rsidRPr="00CC0718" w:rsidR="00C71DC8" w:rsidP="00244814" w:rsidRDefault="00C71DC8" w14:paraId="72C26EBE" w14:textId="77777777">
            <w:pPr>
              <w:rPr>
                <w:color w:val="000000"/>
                <w:spacing w:val="-2"/>
                <w:sz w:val="18"/>
              </w:rPr>
            </w:pPr>
            <w:r w:rsidRPr="00CC0718">
              <w:rPr>
                <w:color w:val="000000"/>
                <w:spacing w:val="-2"/>
                <w:sz w:val="18"/>
              </w:rPr>
              <w:t>Document</w:t>
            </w:r>
          </w:p>
        </w:tc>
        <w:tc>
          <w:tcPr>
            <w:tcW w:w="1132" w:type="dxa"/>
            <w:tcBorders>
              <w:bottom w:val="single" w:color="8FB6EA" w:sz="5" w:space="0"/>
            </w:tcBorders>
            <w:shd w:val="clear" w:color="auto" w:fill="FFFFFF" w:themeFill="background1"/>
            <w:tcMar/>
          </w:tcPr>
          <w:p w:rsidRPr="00CC0718" w:rsidR="00C71DC8" w:rsidP="00244814" w:rsidRDefault="00C71DC8" w14:paraId="281F6796" w14:textId="77777777">
            <w:pPr>
              <w:rPr>
                <w:color w:val="000000"/>
                <w:spacing w:val="-2"/>
                <w:sz w:val="18"/>
              </w:rPr>
            </w:pPr>
            <w:r w:rsidRPr="00CC0718">
              <w:rPr>
                <w:color w:val="000000"/>
                <w:spacing w:val="-2"/>
                <w:sz w:val="18"/>
              </w:rPr>
              <w:t>1</w:t>
            </w:r>
          </w:p>
        </w:tc>
        <w:tc>
          <w:tcPr>
            <w:tcW w:w="1576" w:type="dxa"/>
            <w:gridSpan w:val="2"/>
            <w:tcBorders>
              <w:bottom w:val="single" w:color="8FB6EA" w:sz="5" w:space="0"/>
            </w:tcBorders>
            <w:shd w:val="clear" w:color="auto" w:fill="FFFFFF" w:themeFill="background1"/>
            <w:tcMar/>
          </w:tcPr>
          <w:p w:rsidRPr="00CC0718" w:rsidR="00C71DC8" w:rsidP="00244814" w:rsidRDefault="00C71DC8" w14:paraId="57D5A302" w14:textId="77777777">
            <w:pPr>
              <w:rPr>
                <w:color w:val="000000"/>
                <w:spacing w:val="-2"/>
                <w:sz w:val="18"/>
              </w:rPr>
            </w:pPr>
            <w:r w:rsidRPr="00CC0718">
              <w:rPr>
                <w:color w:val="000000"/>
                <w:spacing w:val="-2"/>
                <w:sz w:val="18"/>
              </w:rPr>
              <w:t>2</w:t>
            </w:r>
          </w:p>
        </w:tc>
        <w:tc>
          <w:tcPr>
            <w:tcW w:w="1362" w:type="dxa"/>
            <w:tcBorders>
              <w:bottom w:val="single" w:color="8FB6EA" w:sz="5" w:space="0"/>
            </w:tcBorders>
            <w:shd w:val="clear" w:color="auto" w:fill="FFFFFF" w:themeFill="background1"/>
            <w:tcMar/>
          </w:tcPr>
          <w:p w:rsidRPr="00CC0718" w:rsidR="00C71DC8" w:rsidP="00244814" w:rsidRDefault="00C71DC8" w14:paraId="39DB6270" w14:textId="77777777">
            <w:pPr>
              <w:rPr>
                <w:color w:val="000000"/>
                <w:spacing w:val="-2"/>
                <w:sz w:val="18"/>
              </w:rPr>
            </w:pPr>
            <w:r w:rsidRPr="00CC0718">
              <w:rPr>
                <w:color w:val="000000"/>
                <w:spacing w:val="-2"/>
                <w:sz w:val="18"/>
              </w:rPr>
              <w:t>13</w:t>
            </w:r>
          </w:p>
        </w:tc>
        <w:tc>
          <w:tcPr>
            <w:tcW w:w="1690" w:type="dxa"/>
            <w:tcBorders>
              <w:bottom w:val="single" w:color="8FB6EA" w:sz="5" w:space="0"/>
            </w:tcBorders>
            <w:shd w:val="clear" w:color="auto" w:fill="FFFFFF" w:themeFill="background1"/>
            <w:tcMar/>
          </w:tcPr>
          <w:p w:rsidRPr="00CC0718" w:rsidR="00C71DC8" w:rsidP="00244814" w:rsidRDefault="00C71DC8" w14:paraId="305C2CF1" w14:textId="77777777">
            <w:pPr>
              <w:rPr>
                <w:color w:val="000000"/>
                <w:spacing w:val="-2"/>
                <w:sz w:val="18"/>
              </w:rPr>
            </w:pPr>
            <w:r w:rsidRPr="00CC0718">
              <w:rPr>
                <w:color w:val="000000"/>
                <w:spacing w:val="-2"/>
                <w:sz w:val="18"/>
              </w:rPr>
              <w:t>2</w:t>
            </w:r>
          </w:p>
        </w:tc>
        <w:tc>
          <w:tcPr>
            <w:tcW w:w="1576" w:type="dxa"/>
            <w:tcBorders>
              <w:bottom w:val="single" w:color="8FB6EA" w:sz="5" w:space="0"/>
            </w:tcBorders>
            <w:shd w:val="clear" w:color="auto" w:fill="FFFFFF" w:themeFill="background1"/>
            <w:tcMar/>
          </w:tcPr>
          <w:p w:rsidRPr="00CC0718" w:rsidR="00C71DC8" w:rsidP="00244814" w:rsidRDefault="00C71DC8" w14:paraId="5B34F39D" w14:textId="77777777">
            <w:pPr>
              <w:rPr>
                <w:color w:val="000000"/>
                <w:spacing w:val="-2"/>
                <w:sz w:val="18"/>
              </w:rPr>
            </w:pPr>
          </w:p>
        </w:tc>
      </w:tr>
      <w:tr w:rsidRPr="00CC0718" w:rsidR="00C71DC8" w:rsidTr="3A33D0EC" w14:paraId="51AD0D29" w14:textId="77777777">
        <w:trPr>
          <w:trHeight w:val="444" w:hRule="exact"/>
        </w:trPr>
        <w:tc>
          <w:tcPr>
            <w:tcW w:w="10717" w:type="dxa"/>
            <w:gridSpan w:val="8"/>
            <w:tcBorders>
              <w:top w:val="single" w:color="8FB6EA" w:sz="5" w:space="0"/>
            </w:tcBorders>
            <w:tcMar/>
          </w:tcPr>
          <w:p w:rsidRPr="00CC0718" w:rsidR="00C71DC8" w:rsidP="00244814" w:rsidRDefault="00C71DC8" w14:paraId="6087B80F" w14:textId="77777777"/>
        </w:tc>
      </w:tr>
      <w:tr w:rsidRPr="00CC0718" w:rsidR="00C71DC8" w:rsidTr="3A33D0EC" w14:paraId="5B49814D" w14:textId="77777777">
        <w:trPr>
          <w:trHeight w:val="344" w:hRule="exact"/>
        </w:trPr>
        <w:tc>
          <w:tcPr>
            <w:tcW w:w="10717" w:type="dxa"/>
            <w:gridSpan w:val="8"/>
            <w:shd w:val="clear" w:color="auto" w:fill="FFFFFF" w:themeFill="background1"/>
            <w:tcMar/>
          </w:tcPr>
          <w:p w:rsidRPr="00CC0718" w:rsidR="00C71DC8" w:rsidP="00244814" w:rsidRDefault="00C71DC8" w14:paraId="76DEC571" w14:textId="77777777">
            <w:pPr>
              <w:rPr>
                <w:b/>
                <w:color w:val="5C83B4"/>
                <w:spacing w:val="-2"/>
                <w:sz w:val="24"/>
              </w:rPr>
            </w:pPr>
          </w:p>
        </w:tc>
      </w:tr>
      <w:tr w:rsidRPr="00CC0718" w:rsidR="00C71DC8" w:rsidTr="3A33D0EC" w14:paraId="68D55199" w14:textId="77777777">
        <w:trPr>
          <w:trHeight w:val="444" w:hRule="exact"/>
        </w:trPr>
        <w:tc>
          <w:tcPr>
            <w:tcW w:w="1805" w:type="dxa"/>
            <w:shd w:val="clear" w:color="auto" w:fill="FFFFFF" w:themeFill="background1"/>
            <w:tcMar/>
          </w:tcPr>
          <w:p w:rsidRPr="00CC0718" w:rsidR="00C71DC8" w:rsidP="00244814" w:rsidRDefault="00C71DC8" w14:paraId="2DF24D8D" w14:textId="77777777">
            <w:pPr>
              <w:rPr>
                <w:b/>
                <w:color w:val="5C83B4"/>
                <w:spacing w:val="-2"/>
                <w:sz w:val="24"/>
              </w:rPr>
            </w:pPr>
            <w:r w:rsidRPr="00CC0718">
              <w:rPr>
                <w:b/>
                <w:color w:val="5C83B4"/>
                <w:spacing w:val="-2"/>
                <w:sz w:val="24"/>
              </w:rPr>
              <w:t>Nickname:</w:t>
            </w:r>
          </w:p>
        </w:tc>
        <w:tc>
          <w:tcPr>
            <w:tcW w:w="8912" w:type="dxa"/>
            <w:gridSpan w:val="7"/>
            <w:vMerge w:val="restart"/>
            <w:shd w:val="clear" w:color="auto" w:fill="FFFFFF" w:themeFill="background1"/>
            <w:tcMar/>
          </w:tcPr>
          <w:p w:rsidRPr="00CC0718" w:rsidR="00C71DC8" w:rsidP="00244814" w:rsidRDefault="00C71DC8" w14:paraId="4395E740" w14:textId="77777777">
            <w:pPr>
              <w:rPr>
                <w:b/>
                <w:color w:val="5C83B4"/>
                <w:spacing w:val="-2"/>
                <w:sz w:val="24"/>
              </w:rPr>
            </w:pPr>
            <w:r w:rsidRPr="00CC0718">
              <w:rPr>
                <w:b/>
                <w:color w:val="5C83B4"/>
                <w:spacing w:val="-2"/>
                <w:sz w:val="24"/>
              </w:rPr>
              <w:t>Codes\\AXIAL CODE\\Q15- Communication within the team members\ONLINE COMMUNICATION\Slack</w:t>
            </w:r>
          </w:p>
        </w:tc>
      </w:tr>
      <w:tr w:rsidRPr="00CC0718" w:rsidR="00C71DC8" w:rsidTr="3A33D0EC" w14:paraId="3F8323AA" w14:textId="77777777">
        <w:trPr>
          <w:trHeight w:val="459" w:hRule="exact"/>
        </w:trPr>
        <w:tc>
          <w:tcPr>
            <w:tcW w:w="1805" w:type="dxa"/>
            <w:shd w:val="clear" w:color="auto" w:fill="FFFFFF" w:themeFill="background1"/>
            <w:tcMar/>
          </w:tcPr>
          <w:p w:rsidRPr="00CC0718" w:rsidR="00C71DC8" w:rsidP="00244814" w:rsidRDefault="00C71DC8" w14:paraId="5AA84222" w14:textId="77777777">
            <w:pPr>
              <w:rPr>
                <w:b/>
                <w:color w:val="5C83B4"/>
                <w:spacing w:val="-2"/>
                <w:sz w:val="24"/>
              </w:rPr>
            </w:pPr>
            <w:r w:rsidRPr="00CC0718">
              <w:rPr>
                <w:b/>
                <w:color w:val="5C83B4"/>
                <w:spacing w:val="-2"/>
                <w:sz w:val="24"/>
              </w:rPr>
              <w:t>Classification:</w:t>
            </w:r>
          </w:p>
        </w:tc>
        <w:tc>
          <w:tcPr>
            <w:tcW w:w="8912" w:type="dxa"/>
            <w:gridSpan w:val="7"/>
            <w:vMerge/>
            <w:tcMar/>
          </w:tcPr>
          <w:p w:rsidRPr="00CC0718" w:rsidR="00C71DC8" w:rsidP="00244814" w:rsidRDefault="00C71DC8" w14:paraId="03FDED3E" w14:textId="77777777"/>
        </w:tc>
      </w:tr>
      <w:tr w:rsidRPr="00CC0718" w:rsidR="00C71DC8" w:rsidTr="3A33D0EC" w14:paraId="2015A0DF" w14:textId="77777777">
        <w:trPr>
          <w:trHeight w:val="444" w:hRule="exact"/>
        </w:trPr>
        <w:tc>
          <w:tcPr>
            <w:tcW w:w="1805" w:type="dxa"/>
            <w:shd w:val="clear" w:color="auto" w:fill="FFFFFF" w:themeFill="background1"/>
            <w:tcMar/>
          </w:tcPr>
          <w:p w:rsidRPr="00CC0718" w:rsidR="00C71DC8" w:rsidP="00244814" w:rsidRDefault="00C71DC8" w14:paraId="24FBF6D1" w14:textId="77777777">
            <w:pPr>
              <w:rPr>
                <w:b/>
                <w:color w:val="5C83B4"/>
                <w:spacing w:val="-2"/>
                <w:sz w:val="24"/>
              </w:rPr>
            </w:pPr>
            <w:r w:rsidRPr="00CC0718">
              <w:rPr>
                <w:b/>
                <w:color w:val="5C83B4"/>
                <w:spacing w:val="-2"/>
                <w:sz w:val="24"/>
              </w:rPr>
              <w:t>Aggregated:</w:t>
            </w:r>
          </w:p>
        </w:tc>
        <w:tc>
          <w:tcPr>
            <w:tcW w:w="8912" w:type="dxa"/>
            <w:gridSpan w:val="7"/>
            <w:shd w:val="clear" w:color="auto" w:fill="FFFFFF" w:themeFill="background1"/>
            <w:tcMar/>
          </w:tcPr>
          <w:p w:rsidRPr="00CC0718" w:rsidR="00C71DC8" w:rsidP="00244814" w:rsidRDefault="00C71DC8" w14:paraId="71388365" w14:textId="77777777">
            <w:pPr>
              <w:rPr>
                <w:b/>
                <w:color w:val="5C83B4"/>
                <w:spacing w:val="-2"/>
                <w:sz w:val="24"/>
              </w:rPr>
            </w:pPr>
            <w:r w:rsidRPr="00CC0718">
              <w:rPr>
                <w:b/>
                <w:color w:val="5C83B4"/>
                <w:spacing w:val="-2"/>
                <w:sz w:val="24"/>
              </w:rPr>
              <w:t>No</w:t>
            </w:r>
          </w:p>
        </w:tc>
      </w:tr>
      <w:tr w:rsidRPr="00CC0718" w:rsidR="00C71DC8" w:rsidTr="3A33D0EC" w14:paraId="5C373C07" w14:textId="77777777">
        <w:trPr>
          <w:trHeight w:val="344" w:hRule="exact"/>
        </w:trPr>
        <w:tc>
          <w:tcPr>
            <w:tcW w:w="3381" w:type="dxa"/>
            <w:gridSpan w:val="2"/>
            <w:tcBorders>
              <w:bottom w:val="single" w:color="8FB6EA" w:sz="5" w:space="0"/>
            </w:tcBorders>
            <w:shd w:val="clear" w:color="auto" w:fill="FFFFFF" w:themeFill="background1"/>
            <w:tcMar/>
          </w:tcPr>
          <w:p w:rsidRPr="00CC0718" w:rsidR="00C71DC8" w:rsidP="00244814" w:rsidRDefault="00C71DC8" w14:paraId="78C94321" w14:textId="77777777">
            <w:pPr>
              <w:rPr>
                <w:color w:val="000000"/>
                <w:spacing w:val="-2"/>
                <w:sz w:val="18"/>
              </w:rPr>
            </w:pPr>
            <w:r w:rsidRPr="00CC0718">
              <w:rPr>
                <w:color w:val="000000"/>
                <w:spacing w:val="-2"/>
                <w:sz w:val="18"/>
              </w:rPr>
              <w:t>Document</w:t>
            </w:r>
          </w:p>
        </w:tc>
        <w:tc>
          <w:tcPr>
            <w:tcW w:w="1132" w:type="dxa"/>
            <w:tcBorders>
              <w:bottom w:val="single" w:color="8FB6EA" w:sz="5" w:space="0"/>
            </w:tcBorders>
            <w:shd w:val="clear" w:color="auto" w:fill="FFFFFF" w:themeFill="background1"/>
            <w:tcMar/>
          </w:tcPr>
          <w:p w:rsidRPr="00CC0718" w:rsidR="00C71DC8" w:rsidP="00244814" w:rsidRDefault="00C71DC8" w14:paraId="5C214B10" w14:textId="77777777">
            <w:pPr>
              <w:rPr>
                <w:color w:val="000000"/>
                <w:spacing w:val="-2"/>
                <w:sz w:val="18"/>
              </w:rPr>
            </w:pPr>
            <w:r w:rsidRPr="00CC0718">
              <w:rPr>
                <w:color w:val="000000"/>
                <w:spacing w:val="-2"/>
                <w:sz w:val="18"/>
              </w:rPr>
              <w:t>3</w:t>
            </w:r>
          </w:p>
        </w:tc>
        <w:tc>
          <w:tcPr>
            <w:tcW w:w="1576" w:type="dxa"/>
            <w:gridSpan w:val="2"/>
            <w:tcBorders>
              <w:bottom w:val="single" w:color="8FB6EA" w:sz="5" w:space="0"/>
            </w:tcBorders>
            <w:shd w:val="clear" w:color="auto" w:fill="FFFFFF" w:themeFill="background1"/>
            <w:tcMar/>
          </w:tcPr>
          <w:p w:rsidRPr="00CC0718" w:rsidR="00C71DC8" w:rsidP="00244814" w:rsidRDefault="00C71DC8" w14:paraId="04498B3E" w14:textId="77777777">
            <w:pPr>
              <w:rPr>
                <w:color w:val="000000"/>
                <w:spacing w:val="-2"/>
                <w:sz w:val="18"/>
              </w:rPr>
            </w:pPr>
            <w:r w:rsidRPr="00CC0718">
              <w:rPr>
                <w:color w:val="000000"/>
                <w:spacing w:val="-2"/>
                <w:sz w:val="18"/>
              </w:rPr>
              <w:t>3</w:t>
            </w:r>
          </w:p>
        </w:tc>
        <w:tc>
          <w:tcPr>
            <w:tcW w:w="1362" w:type="dxa"/>
            <w:tcBorders>
              <w:bottom w:val="single" w:color="8FB6EA" w:sz="5" w:space="0"/>
            </w:tcBorders>
            <w:shd w:val="clear" w:color="auto" w:fill="FFFFFF" w:themeFill="background1"/>
            <w:tcMar/>
          </w:tcPr>
          <w:p w:rsidRPr="00CC0718" w:rsidR="00C71DC8" w:rsidP="00244814" w:rsidRDefault="00C71DC8" w14:paraId="146F889E" w14:textId="77777777">
            <w:pPr>
              <w:rPr>
                <w:color w:val="000000"/>
                <w:spacing w:val="-2"/>
                <w:sz w:val="18"/>
              </w:rPr>
            </w:pPr>
            <w:r w:rsidRPr="00CC0718">
              <w:rPr>
                <w:color w:val="000000"/>
                <w:spacing w:val="-2"/>
                <w:sz w:val="18"/>
              </w:rPr>
              <w:t>15</w:t>
            </w:r>
          </w:p>
        </w:tc>
        <w:tc>
          <w:tcPr>
            <w:tcW w:w="1690" w:type="dxa"/>
            <w:tcBorders>
              <w:bottom w:val="single" w:color="8FB6EA" w:sz="5" w:space="0"/>
            </w:tcBorders>
            <w:shd w:val="clear" w:color="auto" w:fill="FFFFFF" w:themeFill="background1"/>
            <w:tcMar/>
          </w:tcPr>
          <w:p w:rsidRPr="00CC0718" w:rsidR="00C71DC8" w:rsidP="00244814" w:rsidRDefault="00C71DC8" w14:paraId="15D8C6A1" w14:textId="77777777">
            <w:pPr>
              <w:rPr>
                <w:color w:val="000000"/>
                <w:spacing w:val="-2"/>
                <w:sz w:val="18"/>
              </w:rPr>
            </w:pPr>
            <w:r w:rsidRPr="00CC0718">
              <w:rPr>
                <w:color w:val="000000"/>
                <w:spacing w:val="-2"/>
                <w:sz w:val="18"/>
              </w:rPr>
              <w:t>3</w:t>
            </w:r>
          </w:p>
        </w:tc>
        <w:tc>
          <w:tcPr>
            <w:tcW w:w="1576" w:type="dxa"/>
            <w:tcBorders>
              <w:bottom w:val="single" w:color="8FB6EA" w:sz="5" w:space="0"/>
            </w:tcBorders>
            <w:shd w:val="clear" w:color="auto" w:fill="FFFFFF" w:themeFill="background1"/>
            <w:tcMar/>
          </w:tcPr>
          <w:p w:rsidRPr="00CC0718" w:rsidR="00C71DC8" w:rsidP="00244814" w:rsidRDefault="00C71DC8" w14:paraId="3848CEED" w14:textId="77777777">
            <w:pPr>
              <w:rPr>
                <w:color w:val="000000"/>
                <w:spacing w:val="-2"/>
                <w:sz w:val="18"/>
              </w:rPr>
            </w:pPr>
          </w:p>
        </w:tc>
      </w:tr>
      <w:tr w:rsidRPr="00CC0718" w:rsidR="00C71DC8" w:rsidTr="3A33D0EC" w14:paraId="74493080" w14:textId="77777777">
        <w:trPr>
          <w:trHeight w:val="444" w:hRule="exact"/>
        </w:trPr>
        <w:tc>
          <w:tcPr>
            <w:tcW w:w="10717" w:type="dxa"/>
            <w:gridSpan w:val="8"/>
            <w:tcBorders>
              <w:top w:val="single" w:color="8FB6EA" w:sz="5" w:space="0"/>
            </w:tcBorders>
            <w:tcMar/>
          </w:tcPr>
          <w:p w:rsidRPr="00CC0718" w:rsidR="00C71DC8" w:rsidP="00244814" w:rsidRDefault="00C71DC8" w14:paraId="4E06C1E4" w14:textId="77777777"/>
        </w:tc>
      </w:tr>
      <w:tr w:rsidRPr="00CC0718" w:rsidR="00C71DC8" w:rsidTr="3A33D0EC" w14:paraId="6126217C" w14:textId="77777777">
        <w:trPr>
          <w:trHeight w:val="602" w:hRule="exact"/>
        </w:trPr>
        <w:tc>
          <w:tcPr>
            <w:tcW w:w="10717" w:type="dxa"/>
            <w:gridSpan w:val="8"/>
            <w:shd w:val="clear" w:color="auto" w:fill="FFFFFF" w:themeFill="background1"/>
            <w:tcMar/>
          </w:tcPr>
          <w:p w:rsidRPr="00CC0718" w:rsidR="00C71DC8" w:rsidP="00244814" w:rsidRDefault="00C71DC8" w14:paraId="36D69530" w14:textId="77777777">
            <w:pPr>
              <w:rPr>
                <w:b/>
                <w:color w:val="5C83B4"/>
                <w:spacing w:val="-2"/>
                <w:sz w:val="24"/>
              </w:rPr>
            </w:pPr>
          </w:p>
        </w:tc>
      </w:tr>
      <w:tr w:rsidRPr="00CC0718" w:rsidR="00C71DC8" w:rsidTr="3A33D0EC" w14:paraId="061B73CB" w14:textId="77777777">
        <w:trPr>
          <w:trHeight w:val="458" w:hRule="exact"/>
        </w:trPr>
        <w:tc>
          <w:tcPr>
            <w:tcW w:w="1805" w:type="dxa"/>
            <w:shd w:val="clear" w:color="auto" w:fill="FFFFFF" w:themeFill="background1"/>
            <w:tcMar/>
          </w:tcPr>
          <w:p w:rsidRPr="00CC0718" w:rsidR="00C71DC8" w:rsidP="00244814" w:rsidRDefault="00C71DC8" w14:paraId="0EDF8417" w14:textId="77777777">
            <w:pPr>
              <w:rPr>
                <w:b/>
                <w:color w:val="5C83B4"/>
                <w:spacing w:val="-2"/>
                <w:sz w:val="24"/>
              </w:rPr>
            </w:pPr>
            <w:r w:rsidRPr="00CC0718">
              <w:rPr>
                <w:b/>
                <w:color w:val="5C83B4"/>
                <w:spacing w:val="-2"/>
                <w:sz w:val="24"/>
              </w:rPr>
              <w:t>Nickname:</w:t>
            </w:r>
          </w:p>
        </w:tc>
        <w:tc>
          <w:tcPr>
            <w:tcW w:w="8912" w:type="dxa"/>
            <w:gridSpan w:val="7"/>
            <w:vMerge w:val="restart"/>
            <w:shd w:val="clear" w:color="auto" w:fill="FFFFFF" w:themeFill="background1"/>
            <w:tcMar/>
          </w:tcPr>
          <w:p w:rsidRPr="00CC0718" w:rsidR="00C71DC8" w:rsidP="00244814" w:rsidRDefault="00C71DC8" w14:paraId="2FDB2B5E" w14:textId="77777777">
            <w:pPr>
              <w:rPr>
                <w:b/>
                <w:color w:val="5C83B4"/>
                <w:spacing w:val="-2"/>
                <w:sz w:val="24"/>
              </w:rPr>
            </w:pPr>
            <w:r w:rsidRPr="00CC0718">
              <w:rPr>
                <w:b/>
                <w:color w:val="5C83B4"/>
                <w:spacing w:val="-2"/>
                <w:sz w:val="24"/>
              </w:rPr>
              <w:t>Codes\\AXIAL CODE\\Q15- Communication within the team members\ONLINE COMMUNICATION\Team's Channel</w:t>
            </w:r>
          </w:p>
        </w:tc>
      </w:tr>
      <w:tr w:rsidRPr="00CC0718" w:rsidR="00C71DC8" w:rsidTr="3A33D0EC" w14:paraId="05BDF4F1" w14:textId="77777777">
        <w:trPr>
          <w:trHeight w:val="445" w:hRule="exact"/>
        </w:trPr>
        <w:tc>
          <w:tcPr>
            <w:tcW w:w="1805" w:type="dxa"/>
            <w:shd w:val="clear" w:color="auto" w:fill="FFFFFF" w:themeFill="background1"/>
            <w:tcMar/>
          </w:tcPr>
          <w:p w:rsidRPr="00CC0718" w:rsidR="00C71DC8" w:rsidP="00244814" w:rsidRDefault="00C71DC8" w14:paraId="6635E086" w14:textId="77777777">
            <w:pPr>
              <w:rPr>
                <w:b/>
                <w:color w:val="5C83B4"/>
                <w:spacing w:val="-2"/>
                <w:sz w:val="24"/>
              </w:rPr>
            </w:pPr>
            <w:r w:rsidRPr="00CC0718">
              <w:rPr>
                <w:b/>
                <w:color w:val="5C83B4"/>
                <w:spacing w:val="-2"/>
                <w:sz w:val="24"/>
              </w:rPr>
              <w:t>Classification:</w:t>
            </w:r>
          </w:p>
        </w:tc>
        <w:tc>
          <w:tcPr>
            <w:tcW w:w="8912" w:type="dxa"/>
            <w:gridSpan w:val="7"/>
            <w:vMerge/>
            <w:tcMar/>
          </w:tcPr>
          <w:p w:rsidRPr="00CC0718" w:rsidR="00C71DC8" w:rsidP="00244814" w:rsidRDefault="00C71DC8" w14:paraId="3BF37435" w14:textId="77777777"/>
        </w:tc>
      </w:tr>
      <w:tr w:rsidRPr="00CC0718" w:rsidR="00C71DC8" w:rsidTr="3A33D0EC" w14:paraId="07B616E3" w14:textId="77777777">
        <w:trPr>
          <w:trHeight w:val="458" w:hRule="exact"/>
        </w:trPr>
        <w:tc>
          <w:tcPr>
            <w:tcW w:w="1805" w:type="dxa"/>
            <w:shd w:val="clear" w:color="auto" w:fill="FFFFFF" w:themeFill="background1"/>
            <w:tcMar/>
          </w:tcPr>
          <w:p w:rsidRPr="00CC0718" w:rsidR="00C71DC8" w:rsidP="00244814" w:rsidRDefault="00C71DC8" w14:paraId="636A734D" w14:textId="77777777">
            <w:pPr>
              <w:rPr>
                <w:b/>
                <w:color w:val="5C83B4"/>
                <w:spacing w:val="-2"/>
                <w:sz w:val="24"/>
              </w:rPr>
            </w:pPr>
            <w:r w:rsidRPr="00CC0718">
              <w:rPr>
                <w:b/>
                <w:color w:val="5C83B4"/>
                <w:spacing w:val="-2"/>
                <w:sz w:val="24"/>
              </w:rPr>
              <w:t>Aggregated:</w:t>
            </w:r>
          </w:p>
        </w:tc>
        <w:tc>
          <w:tcPr>
            <w:tcW w:w="8912" w:type="dxa"/>
            <w:gridSpan w:val="7"/>
            <w:shd w:val="clear" w:color="auto" w:fill="FFFFFF" w:themeFill="background1"/>
            <w:tcMar/>
          </w:tcPr>
          <w:p w:rsidRPr="00CC0718" w:rsidR="00C71DC8" w:rsidP="00244814" w:rsidRDefault="00C71DC8" w14:paraId="05D64231" w14:textId="77777777">
            <w:pPr>
              <w:rPr>
                <w:b/>
                <w:color w:val="5C83B4"/>
                <w:spacing w:val="-2"/>
                <w:sz w:val="24"/>
              </w:rPr>
            </w:pPr>
            <w:r w:rsidRPr="00CC0718">
              <w:rPr>
                <w:b/>
                <w:color w:val="5C83B4"/>
                <w:spacing w:val="-2"/>
                <w:sz w:val="24"/>
              </w:rPr>
              <w:t>Yes</w:t>
            </w:r>
          </w:p>
        </w:tc>
      </w:tr>
      <w:tr w:rsidRPr="00CC0718" w:rsidR="00C71DC8" w:rsidTr="3A33D0EC" w14:paraId="1163422A" w14:textId="77777777">
        <w:trPr>
          <w:trHeight w:val="344" w:hRule="exact"/>
        </w:trPr>
        <w:tc>
          <w:tcPr>
            <w:tcW w:w="3381" w:type="dxa"/>
            <w:gridSpan w:val="2"/>
            <w:tcBorders>
              <w:bottom w:val="single" w:color="8FB6EA" w:sz="5" w:space="0"/>
            </w:tcBorders>
            <w:shd w:val="clear" w:color="auto" w:fill="FFFFFF" w:themeFill="background1"/>
            <w:tcMar/>
          </w:tcPr>
          <w:p w:rsidRPr="00CC0718" w:rsidR="00C71DC8" w:rsidP="00244814" w:rsidRDefault="00C71DC8" w14:paraId="6F98C812" w14:textId="77777777">
            <w:pPr>
              <w:rPr>
                <w:color w:val="000000"/>
                <w:spacing w:val="-2"/>
                <w:sz w:val="18"/>
              </w:rPr>
            </w:pPr>
            <w:r w:rsidRPr="00CC0718">
              <w:rPr>
                <w:color w:val="000000"/>
                <w:spacing w:val="-2"/>
                <w:sz w:val="18"/>
              </w:rPr>
              <w:t>Document</w:t>
            </w:r>
          </w:p>
        </w:tc>
        <w:tc>
          <w:tcPr>
            <w:tcW w:w="1132" w:type="dxa"/>
            <w:tcBorders>
              <w:bottom w:val="single" w:color="8FB6EA" w:sz="5" w:space="0"/>
            </w:tcBorders>
            <w:shd w:val="clear" w:color="auto" w:fill="FFFFFF" w:themeFill="background1"/>
            <w:tcMar/>
          </w:tcPr>
          <w:p w:rsidRPr="00CC0718" w:rsidR="00C71DC8" w:rsidP="00244814" w:rsidRDefault="00C71DC8" w14:paraId="534050ED" w14:textId="77777777">
            <w:pPr>
              <w:rPr>
                <w:color w:val="000000"/>
                <w:spacing w:val="-2"/>
                <w:sz w:val="18"/>
              </w:rPr>
            </w:pPr>
            <w:r w:rsidRPr="00CC0718">
              <w:rPr>
                <w:color w:val="000000"/>
                <w:spacing w:val="-2"/>
                <w:sz w:val="18"/>
              </w:rPr>
              <w:t>1</w:t>
            </w:r>
          </w:p>
        </w:tc>
        <w:tc>
          <w:tcPr>
            <w:tcW w:w="1576" w:type="dxa"/>
            <w:gridSpan w:val="2"/>
            <w:tcBorders>
              <w:bottom w:val="single" w:color="8FB6EA" w:sz="5" w:space="0"/>
            </w:tcBorders>
            <w:shd w:val="clear" w:color="auto" w:fill="FFFFFF" w:themeFill="background1"/>
            <w:tcMar/>
          </w:tcPr>
          <w:p w:rsidRPr="00CC0718" w:rsidR="00C71DC8" w:rsidP="00244814" w:rsidRDefault="00C71DC8" w14:paraId="656D6DA3" w14:textId="77777777">
            <w:pPr>
              <w:rPr>
                <w:color w:val="000000"/>
                <w:spacing w:val="-2"/>
                <w:sz w:val="18"/>
              </w:rPr>
            </w:pPr>
            <w:r w:rsidRPr="00CC0718">
              <w:rPr>
                <w:color w:val="000000"/>
                <w:spacing w:val="-2"/>
                <w:sz w:val="18"/>
              </w:rPr>
              <w:t>1</w:t>
            </w:r>
          </w:p>
        </w:tc>
        <w:tc>
          <w:tcPr>
            <w:tcW w:w="1362" w:type="dxa"/>
            <w:tcBorders>
              <w:bottom w:val="single" w:color="8FB6EA" w:sz="5" w:space="0"/>
            </w:tcBorders>
            <w:shd w:val="clear" w:color="auto" w:fill="FFFFFF" w:themeFill="background1"/>
            <w:tcMar/>
          </w:tcPr>
          <w:p w:rsidRPr="00CC0718" w:rsidR="00C71DC8" w:rsidP="00244814" w:rsidRDefault="00C71DC8" w14:paraId="3213E261" w14:textId="77777777">
            <w:pPr>
              <w:rPr>
                <w:color w:val="000000"/>
                <w:spacing w:val="-2"/>
                <w:sz w:val="18"/>
              </w:rPr>
            </w:pPr>
            <w:r w:rsidRPr="00CC0718">
              <w:rPr>
                <w:color w:val="000000"/>
                <w:spacing w:val="-2"/>
                <w:sz w:val="18"/>
              </w:rPr>
              <w:t>20</w:t>
            </w:r>
          </w:p>
        </w:tc>
        <w:tc>
          <w:tcPr>
            <w:tcW w:w="1690" w:type="dxa"/>
            <w:tcBorders>
              <w:bottom w:val="single" w:color="8FB6EA" w:sz="5" w:space="0"/>
            </w:tcBorders>
            <w:shd w:val="clear" w:color="auto" w:fill="FFFFFF" w:themeFill="background1"/>
            <w:tcMar/>
          </w:tcPr>
          <w:p w:rsidRPr="00CC0718" w:rsidR="00C71DC8" w:rsidP="00244814" w:rsidRDefault="00C71DC8" w14:paraId="3FE066C0" w14:textId="77777777">
            <w:pPr>
              <w:rPr>
                <w:color w:val="000000"/>
                <w:spacing w:val="-2"/>
                <w:sz w:val="18"/>
              </w:rPr>
            </w:pPr>
            <w:r w:rsidRPr="00CC0718">
              <w:rPr>
                <w:color w:val="000000"/>
                <w:spacing w:val="-2"/>
                <w:sz w:val="18"/>
              </w:rPr>
              <w:t>1</w:t>
            </w:r>
          </w:p>
        </w:tc>
        <w:tc>
          <w:tcPr>
            <w:tcW w:w="1576" w:type="dxa"/>
            <w:tcBorders>
              <w:bottom w:val="single" w:color="8FB6EA" w:sz="5" w:space="0"/>
            </w:tcBorders>
            <w:shd w:val="clear" w:color="auto" w:fill="FFFFFF" w:themeFill="background1"/>
            <w:tcMar/>
          </w:tcPr>
          <w:p w:rsidRPr="00CC0718" w:rsidR="00C71DC8" w:rsidP="00244814" w:rsidRDefault="00C71DC8" w14:paraId="1ED2A07B" w14:textId="77777777">
            <w:pPr>
              <w:rPr>
                <w:color w:val="000000"/>
                <w:spacing w:val="-2"/>
                <w:sz w:val="18"/>
              </w:rPr>
            </w:pPr>
          </w:p>
        </w:tc>
      </w:tr>
      <w:tr w:rsidRPr="00CC0718" w:rsidR="00C71DC8" w:rsidTr="3A33D0EC" w14:paraId="6E32C410" w14:textId="77777777">
        <w:trPr>
          <w:trHeight w:val="444" w:hRule="exact"/>
        </w:trPr>
        <w:tc>
          <w:tcPr>
            <w:tcW w:w="10717" w:type="dxa"/>
            <w:gridSpan w:val="8"/>
            <w:tcBorders>
              <w:top w:val="single" w:color="8FB6EA" w:sz="5" w:space="0"/>
            </w:tcBorders>
            <w:tcMar/>
          </w:tcPr>
          <w:p w:rsidRPr="00CC0718" w:rsidR="00C71DC8" w:rsidP="00244814" w:rsidRDefault="00C71DC8" w14:paraId="27EDF091" w14:textId="77777777"/>
        </w:tc>
      </w:tr>
      <w:tr w:rsidRPr="00CC0718" w:rsidR="00C71DC8" w:rsidTr="3A33D0EC" w14:paraId="739BD12B" w14:textId="77777777">
        <w:trPr>
          <w:trHeight w:val="602" w:hRule="exact"/>
        </w:trPr>
        <w:tc>
          <w:tcPr>
            <w:tcW w:w="10717" w:type="dxa"/>
            <w:gridSpan w:val="8"/>
            <w:shd w:val="clear" w:color="auto" w:fill="FFFFFF" w:themeFill="background1"/>
            <w:tcMar/>
          </w:tcPr>
          <w:p w:rsidRPr="00CC0718" w:rsidR="00C71DC8" w:rsidP="00244814" w:rsidRDefault="00C71DC8" w14:paraId="2C988E67" w14:textId="77777777">
            <w:pPr>
              <w:rPr>
                <w:b/>
                <w:color w:val="5C83B4"/>
                <w:spacing w:val="-2"/>
                <w:sz w:val="24"/>
              </w:rPr>
            </w:pPr>
          </w:p>
        </w:tc>
      </w:tr>
      <w:tr w:rsidRPr="00CC0718" w:rsidR="00C71DC8" w:rsidTr="3A33D0EC" w14:paraId="0DFF41C6" w14:textId="77777777">
        <w:trPr>
          <w:trHeight w:val="458" w:hRule="exact"/>
        </w:trPr>
        <w:tc>
          <w:tcPr>
            <w:tcW w:w="1805" w:type="dxa"/>
            <w:shd w:val="clear" w:color="auto" w:fill="FFFFFF" w:themeFill="background1"/>
            <w:tcMar/>
          </w:tcPr>
          <w:p w:rsidRPr="00CC0718" w:rsidR="00C71DC8" w:rsidP="00244814" w:rsidRDefault="00C71DC8" w14:paraId="3BB450F6" w14:textId="77777777">
            <w:pPr>
              <w:rPr>
                <w:b/>
                <w:color w:val="5C83B4"/>
                <w:spacing w:val="-2"/>
                <w:sz w:val="24"/>
              </w:rPr>
            </w:pPr>
            <w:r w:rsidRPr="00CC0718">
              <w:rPr>
                <w:b/>
                <w:color w:val="5C83B4"/>
                <w:spacing w:val="-2"/>
                <w:sz w:val="24"/>
              </w:rPr>
              <w:t>Nickname:</w:t>
            </w:r>
          </w:p>
        </w:tc>
        <w:tc>
          <w:tcPr>
            <w:tcW w:w="8912" w:type="dxa"/>
            <w:gridSpan w:val="7"/>
            <w:vMerge w:val="restart"/>
            <w:shd w:val="clear" w:color="auto" w:fill="FFFFFF" w:themeFill="background1"/>
            <w:tcMar/>
          </w:tcPr>
          <w:p w:rsidRPr="00CC0718" w:rsidR="00C71DC8" w:rsidP="3A33D0EC" w:rsidRDefault="00C71DC8" w14:paraId="0F92CE41" w14:textId="77777777">
            <w:pPr>
              <w:rPr>
                <w:b w:val="1"/>
                <w:bCs w:val="1"/>
                <w:color w:val="5C83B4"/>
                <w:spacing w:val="-2"/>
                <w:sz w:val="24"/>
                <w:szCs w:val="24"/>
                <w:lang w:val="en-US"/>
              </w:rPr>
            </w:pPr>
            <w:r w:rsidRPr="3A33D0EC" w:rsidR="00C71DC8">
              <w:rPr>
                <w:b w:val="1"/>
                <w:bCs w:val="1"/>
                <w:color w:val="5C83B4"/>
                <w:spacing w:val="-2"/>
                <w:sz w:val="24"/>
                <w:szCs w:val="24"/>
                <w:lang w:val="en-US"/>
              </w:rPr>
              <w:t>Codes\\AXIAL CODE\\Q15- Communication within the team members\ONLINE COMMUNICATION\</w:t>
            </w:r>
            <w:r w:rsidRPr="3A33D0EC" w:rsidR="00C71DC8">
              <w:rPr>
                <w:b w:val="1"/>
                <w:bCs w:val="1"/>
                <w:color w:val="5C83B4"/>
                <w:spacing w:val="-2"/>
                <w:sz w:val="24"/>
                <w:szCs w:val="24"/>
                <w:lang w:val="en-US"/>
              </w:rPr>
              <w:t>Whatapp</w:t>
            </w:r>
            <w:r w:rsidRPr="3A33D0EC" w:rsidR="00C71DC8">
              <w:rPr>
                <w:b w:val="1"/>
                <w:bCs w:val="1"/>
                <w:color w:val="5C83B4"/>
                <w:spacing w:val="-2"/>
                <w:sz w:val="24"/>
                <w:szCs w:val="24"/>
                <w:lang w:val="en-US"/>
              </w:rPr>
              <w:t xml:space="preserve"> group</w:t>
            </w:r>
          </w:p>
        </w:tc>
      </w:tr>
      <w:tr w:rsidRPr="00CC0718" w:rsidR="00C71DC8" w:rsidTr="3A33D0EC" w14:paraId="4D7E58A7" w14:textId="77777777">
        <w:trPr>
          <w:trHeight w:val="445" w:hRule="exact"/>
        </w:trPr>
        <w:tc>
          <w:tcPr>
            <w:tcW w:w="1805" w:type="dxa"/>
            <w:shd w:val="clear" w:color="auto" w:fill="FFFFFF" w:themeFill="background1"/>
            <w:tcMar/>
          </w:tcPr>
          <w:p w:rsidRPr="00CC0718" w:rsidR="00C71DC8" w:rsidP="00244814" w:rsidRDefault="00C71DC8" w14:paraId="148AF836" w14:textId="77777777">
            <w:pPr>
              <w:rPr>
                <w:b/>
                <w:color w:val="5C83B4"/>
                <w:spacing w:val="-2"/>
                <w:sz w:val="24"/>
              </w:rPr>
            </w:pPr>
            <w:r w:rsidRPr="00CC0718">
              <w:rPr>
                <w:b/>
                <w:color w:val="5C83B4"/>
                <w:spacing w:val="-2"/>
                <w:sz w:val="24"/>
              </w:rPr>
              <w:t>Classification:</w:t>
            </w:r>
          </w:p>
        </w:tc>
        <w:tc>
          <w:tcPr>
            <w:tcW w:w="8912" w:type="dxa"/>
            <w:gridSpan w:val="7"/>
            <w:vMerge/>
            <w:tcMar/>
          </w:tcPr>
          <w:p w:rsidRPr="00CC0718" w:rsidR="00C71DC8" w:rsidP="00244814" w:rsidRDefault="00C71DC8" w14:paraId="3260FAB2" w14:textId="77777777"/>
        </w:tc>
      </w:tr>
      <w:tr w:rsidRPr="00CC0718" w:rsidR="00C71DC8" w:rsidTr="3A33D0EC" w14:paraId="13B55E88" w14:textId="77777777">
        <w:trPr>
          <w:trHeight w:val="458" w:hRule="exact"/>
        </w:trPr>
        <w:tc>
          <w:tcPr>
            <w:tcW w:w="1805" w:type="dxa"/>
            <w:shd w:val="clear" w:color="auto" w:fill="FFFFFF" w:themeFill="background1"/>
            <w:tcMar/>
          </w:tcPr>
          <w:p w:rsidRPr="00CC0718" w:rsidR="00C71DC8" w:rsidP="00244814" w:rsidRDefault="00C71DC8" w14:paraId="031BDE48" w14:textId="77777777">
            <w:pPr>
              <w:rPr>
                <w:b/>
                <w:color w:val="5C83B4"/>
                <w:spacing w:val="-2"/>
                <w:sz w:val="24"/>
              </w:rPr>
            </w:pPr>
            <w:r w:rsidRPr="00CC0718">
              <w:rPr>
                <w:b/>
                <w:color w:val="5C83B4"/>
                <w:spacing w:val="-2"/>
                <w:sz w:val="24"/>
              </w:rPr>
              <w:t>Aggregated:</w:t>
            </w:r>
          </w:p>
        </w:tc>
        <w:tc>
          <w:tcPr>
            <w:tcW w:w="8912" w:type="dxa"/>
            <w:gridSpan w:val="7"/>
            <w:shd w:val="clear" w:color="auto" w:fill="FFFFFF" w:themeFill="background1"/>
            <w:tcMar/>
          </w:tcPr>
          <w:p w:rsidRPr="00CC0718" w:rsidR="00C71DC8" w:rsidP="00244814" w:rsidRDefault="00C71DC8" w14:paraId="5F2B1AF0" w14:textId="77777777">
            <w:pPr>
              <w:rPr>
                <w:b/>
                <w:color w:val="5C83B4"/>
                <w:spacing w:val="-2"/>
                <w:sz w:val="24"/>
              </w:rPr>
            </w:pPr>
            <w:r w:rsidRPr="00CC0718">
              <w:rPr>
                <w:b/>
                <w:color w:val="5C83B4"/>
                <w:spacing w:val="-2"/>
                <w:sz w:val="24"/>
              </w:rPr>
              <w:t>No</w:t>
            </w:r>
          </w:p>
        </w:tc>
      </w:tr>
      <w:tr w:rsidRPr="00CC0718" w:rsidR="00C71DC8" w:rsidTr="3A33D0EC" w14:paraId="3F592C2D" w14:textId="77777777">
        <w:trPr>
          <w:trHeight w:val="330" w:hRule="exact"/>
        </w:trPr>
        <w:tc>
          <w:tcPr>
            <w:tcW w:w="3381" w:type="dxa"/>
            <w:gridSpan w:val="2"/>
            <w:tcBorders>
              <w:bottom w:val="single" w:color="8FB6EA" w:sz="5" w:space="0"/>
            </w:tcBorders>
            <w:shd w:val="clear" w:color="auto" w:fill="FFFFFF" w:themeFill="background1"/>
            <w:tcMar/>
          </w:tcPr>
          <w:p w:rsidRPr="00CC0718" w:rsidR="00C71DC8" w:rsidP="00244814" w:rsidRDefault="00C71DC8" w14:paraId="2FF83CC2" w14:textId="77777777">
            <w:pPr>
              <w:rPr>
                <w:color w:val="000000"/>
                <w:spacing w:val="-2"/>
                <w:sz w:val="18"/>
              </w:rPr>
            </w:pPr>
            <w:r w:rsidRPr="00CC0718">
              <w:rPr>
                <w:color w:val="000000"/>
                <w:spacing w:val="-2"/>
                <w:sz w:val="18"/>
              </w:rPr>
              <w:t>Document</w:t>
            </w:r>
          </w:p>
        </w:tc>
        <w:tc>
          <w:tcPr>
            <w:tcW w:w="1132" w:type="dxa"/>
            <w:tcBorders>
              <w:bottom w:val="single" w:color="8FB6EA" w:sz="5" w:space="0"/>
            </w:tcBorders>
            <w:shd w:val="clear" w:color="auto" w:fill="FFFFFF" w:themeFill="background1"/>
            <w:tcMar/>
          </w:tcPr>
          <w:p w:rsidRPr="00CC0718" w:rsidR="00C71DC8" w:rsidP="00244814" w:rsidRDefault="00C71DC8" w14:paraId="613F9E8A" w14:textId="77777777">
            <w:pPr>
              <w:rPr>
                <w:color w:val="000000"/>
                <w:spacing w:val="-2"/>
                <w:sz w:val="18"/>
              </w:rPr>
            </w:pPr>
            <w:r w:rsidRPr="00CC0718">
              <w:rPr>
                <w:color w:val="000000"/>
                <w:spacing w:val="-2"/>
                <w:sz w:val="18"/>
              </w:rPr>
              <w:t>1</w:t>
            </w:r>
          </w:p>
        </w:tc>
        <w:tc>
          <w:tcPr>
            <w:tcW w:w="1576" w:type="dxa"/>
            <w:gridSpan w:val="2"/>
            <w:tcBorders>
              <w:bottom w:val="single" w:color="8FB6EA" w:sz="5" w:space="0"/>
            </w:tcBorders>
            <w:shd w:val="clear" w:color="auto" w:fill="FFFFFF" w:themeFill="background1"/>
            <w:tcMar/>
          </w:tcPr>
          <w:p w:rsidRPr="00CC0718" w:rsidR="00C71DC8" w:rsidP="00244814" w:rsidRDefault="00C71DC8" w14:paraId="60B1F996" w14:textId="77777777">
            <w:pPr>
              <w:rPr>
                <w:color w:val="000000"/>
                <w:spacing w:val="-2"/>
                <w:sz w:val="18"/>
              </w:rPr>
            </w:pPr>
            <w:r w:rsidRPr="00CC0718">
              <w:rPr>
                <w:color w:val="000000"/>
                <w:spacing w:val="-2"/>
                <w:sz w:val="18"/>
              </w:rPr>
              <w:t>1</w:t>
            </w:r>
          </w:p>
        </w:tc>
        <w:tc>
          <w:tcPr>
            <w:tcW w:w="1362" w:type="dxa"/>
            <w:tcBorders>
              <w:bottom w:val="single" w:color="8FB6EA" w:sz="5" w:space="0"/>
            </w:tcBorders>
            <w:shd w:val="clear" w:color="auto" w:fill="FFFFFF" w:themeFill="background1"/>
            <w:tcMar/>
          </w:tcPr>
          <w:p w:rsidRPr="00CC0718" w:rsidR="00C71DC8" w:rsidP="00244814" w:rsidRDefault="00C71DC8" w14:paraId="26C0C716" w14:textId="77777777">
            <w:pPr>
              <w:rPr>
                <w:color w:val="000000"/>
                <w:spacing w:val="-2"/>
                <w:sz w:val="18"/>
              </w:rPr>
            </w:pPr>
            <w:r w:rsidRPr="00CC0718">
              <w:rPr>
                <w:color w:val="000000"/>
                <w:spacing w:val="-2"/>
                <w:sz w:val="18"/>
              </w:rPr>
              <w:t>5</w:t>
            </w:r>
          </w:p>
        </w:tc>
        <w:tc>
          <w:tcPr>
            <w:tcW w:w="1690" w:type="dxa"/>
            <w:tcBorders>
              <w:bottom w:val="single" w:color="8FB6EA" w:sz="5" w:space="0"/>
            </w:tcBorders>
            <w:shd w:val="clear" w:color="auto" w:fill="FFFFFF" w:themeFill="background1"/>
            <w:tcMar/>
          </w:tcPr>
          <w:p w:rsidRPr="00CC0718" w:rsidR="00C71DC8" w:rsidP="00244814" w:rsidRDefault="00C71DC8" w14:paraId="4CA2576E" w14:textId="77777777">
            <w:pPr>
              <w:rPr>
                <w:color w:val="000000"/>
                <w:spacing w:val="-2"/>
                <w:sz w:val="18"/>
              </w:rPr>
            </w:pPr>
            <w:r w:rsidRPr="00CC0718">
              <w:rPr>
                <w:color w:val="000000"/>
                <w:spacing w:val="-2"/>
                <w:sz w:val="18"/>
              </w:rPr>
              <w:t>1</w:t>
            </w:r>
          </w:p>
        </w:tc>
        <w:tc>
          <w:tcPr>
            <w:tcW w:w="1576" w:type="dxa"/>
            <w:tcBorders>
              <w:bottom w:val="single" w:color="8FB6EA" w:sz="5" w:space="0"/>
            </w:tcBorders>
            <w:shd w:val="clear" w:color="auto" w:fill="FFFFFF" w:themeFill="background1"/>
            <w:tcMar/>
          </w:tcPr>
          <w:p w:rsidRPr="00CC0718" w:rsidR="00C71DC8" w:rsidP="00244814" w:rsidRDefault="00C71DC8" w14:paraId="0B00F8E5" w14:textId="77777777">
            <w:pPr>
              <w:rPr>
                <w:color w:val="000000"/>
                <w:spacing w:val="-2"/>
                <w:sz w:val="18"/>
              </w:rPr>
            </w:pPr>
          </w:p>
        </w:tc>
      </w:tr>
      <w:tr w:rsidRPr="00CC0718" w:rsidR="00C71DC8" w:rsidTr="3A33D0EC" w14:paraId="427AED81" w14:textId="77777777">
        <w:trPr>
          <w:trHeight w:val="458" w:hRule="exact"/>
        </w:trPr>
        <w:tc>
          <w:tcPr>
            <w:tcW w:w="10717" w:type="dxa"/>
            <w:gridSpan w:val="8"/>
            <w:tcBorders>
              <w:top w:val="single" w:color="8FB6EA" w:sz="5" w:space="0"/>
            </w:tcBorders>
            <w:tcMar/>
          </w:tcPr>
          <w:p w:rsidRPr="00CC0718" w:rsidR="00C71DC8" w:rsidP="00244814" w:rsidRDefault="00C71DC8" w14:paraId="5B00A305" w14:textId="77777777"/>
        </w:tc>
      </w:tr>
      <w:tr w:rsidRPr="00CC0718" w:rsidR="00C71DC8" w:rsidTr="3A33D0EC" w14:paraId="018BA8B1" w14:textId="77777777">
        <w:trPr>
          <w:trHeight w:val="602" w:hRule="exact"/>
        </w:trPr>
        <w:tc>
          <w:tcPr>
            <w:tcW w:w="10717" w:type="dxa"/>
            <w:gridSpan w:val="8"/>
            <w:shd w:val="clear" w:color="auto" w:fill="FFFFFF" w:themeFill="background1"/>
            <w:tcMar/>
          </w:tcPr>
          <w:p w:rsidRPr="00CC0718" w:rsidR="00C71DC8" w:rsidP="00244814" w:rsidRDefault="00C71DC8" w14:paraId="00F63CEB" w14:textId="77777777">
            <w:pPr>
              <w:rPr>
                <w:b/>
                <w:color w:val="5C83B4"/>
                <w:spacing w:val="-2"/>
                <w:sz w:val="24"/>
              </w:rPr>
            </w:pPr>
            <w:bookmarkStart w:name="CodesAXIALCODEQ15Communicationwithinthet" w:id="31"/>
            <w:bookmarkEnd w:id="31"/>
          </w:p>
        </w:tc>
      </w:tr>
      <w:tr w:rsidRPr="00CC0718" w:rsidR="00C71DC8" w:rsidTr="3A33D0EC" w14:paraId="77FE44B2" w14:textId="77777777">
        <w:trPr>
          <w:trHeight w:val="444" w:hRule="exact"/>
        </w:trPr>
        <w:tc>
          <w:tcPr>
            <w:tcW w:w="1805" w:type="dxa"/>
            <w:shd w:val="clear" w:color="auto" w:fill="FFFFFF" w:themeFill="background1"/>
            <w:tcMar/>
          </w:tcPr>
          <w:p w:rsidRPr="00CC0718" w:rsidR="00C71DC8" w:rsidP="00244814" w:rsidRDefault="00C71DC8" w14:paraId="65D32CF2" w14:textId="77777777">
            <w:pPr>
              <w:rPr>
                <w:b/>
                <w:color w:val="5C83B4"/>
                <w:spacing w:val="-2"/>
                <w:sz w:val="24"/>
              </w:rPr>
            </w:pPr>
            <w:r w:rsidRPr="00CC0718">
              <w:rPr>
                <w:b/>
                <w:color w:val="5C83B4"/>
                <w:spacing w:val="-2"/>
                <w:sz w:val="24"/>
              </w:rPr>
              <w:t>Nickname:</w:t>
            </w:r>
          </w:p>
        </w:tc>
        <w:tc>
          <w:tcPr>
            <w:tcW w:w="8912" w:type="dxa"/>
            <w:gridSpan w:val="7"/>
            <w:vMerge w:val="restart"/>
            <w:shd w:val="clear" w:color="auto" w:fill="FFFFFF" w:themeFill="background1"/>
            <w:tcMar/>
          </w:tcPr>
          <w:p w:rsidRPr="00CC0718" w:rsidR="00C71DC8" w:rsidP="00244814" w:rsidRDefault="00C71DC8" w14:paraId="7170306A" w14:textId="77777777">
            <w:pPr>
              <w:rPr>
                <w:b/>
                <w:color w:val="5C83B4"/>
                <w:spacing w:val="-2"/>
                <w:sz w:val="24"/>
              </w:rPr>
            </w:pPr>
            <w:r w:rsidRPr="00CC0718">
              <w:rPr>
                <w:b/>
                <w:color w:val="5C83B4"/>
                <w:spacing w:val="-2"/>
                <w:sz w:val="24"/>
              </w:rPr>
              <w:t>Codes\\AXIAL CODE\\Q15- Communication within the team members\ONLINE COMMUNICATION\WhatsApp</w:t>
            </w:r>
          </w:p>
        </w:tc>
      </w:tr>
      <w:tr w:rsidRPr="00CC0718" w:rsidR="00C71DC8" w:rsidTr="3A33D0EC" w14:paraId="2A09532F" w14:textId="77777777">
        <w:trPr>
          <w:trHeight w:val="459" w:hRule="exact"/>
        </w:trPr>
        <w:tc>
          <w:tcPr>
            <w:tcW w:w="1805" w:type="dxa"/>
            <w:shd w:val="clear" w:color="auto" w:fill="FFFFFF" w:themeFill="background1"/>
            <w:tcMar/>
          </w:tcPr>
          <w:p w:rsidRPr="00CC0718" w:rsidR="00C71DC8" w:rsidP="00244814" w:rsidRDefault="00C71DC8" w14:paraId="709E59F8" w14:textId="77777777">
            <w:pPr>
              <w:rPr>
                <w:b/>
                <w:color w:val="5C83B4"/>
                <w:spacing w:val="-2"/>
                <w:sz w:val="24"/>
              </w:rPr>
            </w:pPr>
            <w:r w:rsidRPr="00CC0718">
              <w:rPr>
                <w:b/>
                <w:color w:val="5C83B4"/>
                <w:spacing w:val="-2"/>
                <w:sz w:val="24"/>
              </w:rPr>
              <w:t>Classification:</w:t>
            </w:r>
          </w:p>
        </w:tc>
        <w:tc>
          <w:tcPr>
            <w:tcW w:w="8912" w:type="dxa"/>
            <w:gridSpan w:val="7"/>
            <w:vMerge/>
            <w:tcMar/>
          </w:tcPr>
          <w:p w:rsidRPr="00CC0718" w:rsidR="00C71DC8" w:rsidP="00244814" w:rsidRDefault="00C71DC8" w14:paraId="05EE824C" w14:textId="77777777"/>
        </w:tc>
      </w:tr>
      <w:tr w:rsidRPr="00CC0718" w:rsidR="00C71DC8" w:rsidTr="3A33D0EC" w14:paraId="292FC6B6" w14:textId="77777777">
        <w:trPr>
          <w:trHeight w:val="444" w:hRule="exact"/>
        </w:trPr>
        <w:tc>
          <w:tcPr>
            <w:tcW w:w="1805" w:type="dxa"/>
            <w:shd w:val="clear" w:color="auto" w:fill="FFFFFF" w:themeFill="background1"/>
            <w:tcMar/>
          </w:tcPr>
          <w:p w:rsidRPr="00CC0718" w:rsidR="00C71DC8" w:rsidP="00244814" w:rsidRDefault="00C71DC8" w14:paraId="42C9070B" w14:textId="77777777">
            <w:pPr>
              <w:rPr>
                <w:b/>
                <w:color w:val="5C83B4"/>
                <w:spacing w:val="-2"/>
                <w:sz w:val="24"/>
              </w:rPr>
            </w:pPr>
            <w:r w:rsidRPr="00CC0718">
              <w:rPr>
                <w:b/>
                <w:color w:val="5C83B4"/>
                <w:spacing w:val="-2"/>
                <w:sz w:val="24"/>
              </w:rPr>
              <w:t>Aggregated:</w:t>
            </w:r>
          </w:p>
        </w:tc>
        <w:tc>
          <w:tcPr>
            <w:tcW w:w="8912" w:type="dxa"/>
            <w:gridSpan w:val="7"/>
            <w:shd w:val="clear" w:color="auto" w:fill="FFFFFF" w:themeFill="background1"/>
            <w:tcMar/>
          </w:tcPr>
          <w:p w:rsidRPr="00CC0718" w:rsidR="00C71DC8" w:rsidP="00244814" w:rsidRDefault="00C71DC8" w14:paraId="35200A16" w14:textId="77777777">
            <w:pPr>
              <w:rPr>
                <w:b/>
                <w:color w:val="5C83B4"/>
                <w:spacing w:val="-2"/>
                <w:sz w:val="24"/>
              </w:rPr>
            </w:pPr>
            <w:r w:rsidRPr="00CC0718">
              <w:rPr>
                <w:b/>
                <w:color w:val="5C83B4"/>
                <w:spacing w:val="-2"/>
                <w:sz w:val="24"/>
              </w:rPr>
              <w:t>No</w:t>
            </w:r>
          </w:p>
        </w:tc>
      </w:tr>
      <w:tr w:rsidRPr="00CC0718" w:rsidR="00C71DC8" w:rsidTr="3A33D0EC" w14:paraId="1B1E0AE8" w14:textId="77777777">
        <w:trPr>
          <w:trHeight w:val="344" w:hRule="exact"/>
        </w:trPr>
        <w:tc>
          <w:tcPr>
            <w:tcW w:w="3381" w:type="dxa"/>
            <w:gridSpan w:val="2"/>
            <w:tcBorders>
              <w:bottom w:val="single" w:color="8FB6EA" w:sz="5" w:space="0"/>
            </w:tcBorders>
            <w:shd w:val="clear" w:color="auto" w:fill="FFFFFF" w:themeFill="background1"/>
            <w:tcMar/>
          </w:tcPr>
          <w:p w:rsidRPr="00CC0718" w:rsidR="00C71DC8" w:rsidP="00244814" w:rsidRDefault="00C71DC8" w14:paraId="28E6E9FE" w14:textId="77777777">
            <w:pPr>
              <w:rPr>
                <w:color w:val="000000"/>
                <w:spacing w:val="-2"/>
                <w:sz w:val="18"/>
              </w:rPr>
            </w:pPr>
            <w:r w:rsidRPr="00CC0718">
              <w:rPr>
                <w:color w:val="000000"/>
                <w:spacing w:val="-2"/>
                <w:sz w:val="18"/>
              </w:rPr>
              <w:t>Document</w:t>
            </w:r>
          </w:p>
        </w:tc>
        <w:tc>
          <w:tcPr>
            <w:tcW w:w="1132" w:type="dxa"/>
            <w:tcBorders>
              <w:bottom w:val="single" w:color="8FB6EA" w:sz="5" w:space="0"/>
            </w:tcBorders>
            <w:shd w:val="clear" w:color="auto" w:fill="FFFFFF" w:themeFill="background1"/>
            <w:tcMar/>
          </w:tcPr>
          <w:p w:rsidRPr="00CC0718" w:rsidR="00C71DC8" w:rsidP="00244814" w:rsidRDefault="00C71DC8" w14:paraId="3DAB7FC1" w14:textId="77777777">
            <w:pPr>
              <w:rPr>
                <w:color w:val="000000"/>
                <w:spacing w:val="-2"/>
                <w:sz w:val="18"/>
              </w:rPr>
            </w:pPr>
            <w:r w:rsidRPr="00CC0718">
              <w:rPr>
                <w:color w:val="000000"/>
                <w:spacing w:val="-2"/>
                <w:sz w:val="18"/>
              </w:rPr>
              <w:t>2</w:t>
            </w:r>
          </w:p>
        </w:tc>
        <w:tc>
          <w:tcPr>
            <w:tcW w:w="1576" w:type="dxa"/>
            <w:gridSpan w:val="2"/>
            <w:tcBorders>
              <w:bottom w:val="single" w:color="8FB6EA" w:sz="5" w:space="0"/>
            </w:tcBorders>
            <w:shd w:val="clear" w:color="auto" w:fill="FFFFFF" w:themeFill="background1"/>
            <w:tcMar/>
          </w:tcPr>
          <w:p w:rsidRPr="00CC0718" w:rsidR="00C71DC8" w:rsidP="00244814" w:rsidRDefault="00C71DC8" w14:paraId="7750D7B7" w14:textId="77777777">
            <w:pPr>
              <w:rPr>
                <w:color w:val="000000"/>
                <w:spacing w:val="-2"/>
                <w:sz w:val="18"/>
              </w:rPr>
            </w:pPr>
            <w:r w:rsidRPr="00CC0718">
              <w:rPr>
                <w:color w:val="000000"/>
                <w:spacing w:val="-2"/>
                <w:sz w:val="18"/>
              </w:rPr>
              <w:t>3</w:t>
            </w:r>
          </w:p>
        </w:tc>
        <w:tc>
          <w:tcPr>
            <w:tcW w:w="1362" w:type="dxa"/>
            <w:tcBorders>
              <w:bottom w:val="single" w:color="8FB6EA" w:sz="5" w:space="0"/>
            </w:tcBorders>
            <w:shd w:val="clear" w:color="auto" w:fill="FFFFFF" w:themeFill="background1"/>
            <w:tcMar/>
          </w:tcPr>
          <w:p w:rsidRPr="00CC0718" w:rsidR="00C71DC8" w:rsidP="00244814" w:rsidRDefault="00C71DC8" w14:paraId="7370880E" w14:textId="77777777">
            <w:pPr>
              <w:rPr>
                <w:color w:val="000000"/>
                <w:spacing w:val="-2"/>
                <w:sz w:val="18"/>
              </w:rPr>
            </w:pPr>
            <w:r w:rsidRPr="00CC0718">
              <w:rPr>
                <w:color w:val="000000"/>
                <w:spacing w:val="-2"/>
                <w:sz w:val="18"/>
              </w:rPr>
              <w:t>23</w:t>
            </w:r>
          </w:p>
        </w:tc>
        <w:tc>
          <w:tcPr>
            <w:tcW w:w="1690" w:type="dxa"/>
            <w:tcBorders>
              <w:bottom w:val="single" w:color="8FB6EA" w:sz="5" w:space="0"/>
            </w:tcBorders>
            <w:shd w:val="clear" w:color="auto" w:fill="FFFFFF" w:themeFill="background1"/>
            <w:tcMar/>
          </w:tcPr>
          <w:p w:rsidRPr="00CC0718" w:rsidR="00C71DC8" w:rsidP="00244814" w:rsidRDefault="00C71DC8" w14:paraId="3F20759A" w14:textId="77777777">
            <w:pPr>
              <w:rPr>
                <w:color w:val="000000"/>
                <w:spacing w:val="-2"/>
                <w:sz w:val="18"/>
              </w:rPr>
            </w:pPr>
            <w:r w:rsidRPr="00CC0718">
              <w:rPr>
                <w:color w:val="000000"/>
                <w:spacing w:val="-2"/>
                <w:sz w:val="18"/>
              </w:rPr>
              <w:t>3</w:t>
            </w:r>
          </w:p>
        </w:tc>
        <w:tc>
          <w:tcPr>
            <w:tcW w:w="1576" w:type="dxa"/>
            <w:tcBorders>
              <w:bottom w:val="single" w:color="8FB6EA" w:sz="5" w:space="0"/>
            </w:tcBorders>
            <w:shd w:val="clear" w:color="auto" w:fill="FFFFFF" w:themeFill="background1"/>
            <w:tcMar/>
          </w:tcPr>
          <w:p w:rsidRPr="00CC0718" w:rsidR="00C71DC8" w:rsidP="00244814" w:rsidRDefault="00C71DC8" w14:paraId="5B4C59CE" w14:textId="77777777">
            <w:pPr>
              <w:rPr>
                <w:color w:val="000000"/>
                <w:spacing w:val="-2"/>
                <w:sz w:val="18"/>
              </w:rPr>
            </w:pPr>
          </w:p>
        </w:tc>
      </w:tr>
      <w:tr w:rsidRPr="00CC0718" w:rsidR="00C71DC8" w:rsidTr="3A33D0EC" w14:paraId="756BB4C0" w14:textId="77777777">
        <w:trPr>
          <w:trHeight w:val="1246" w:hRule="exact"/>
        </w:trPr>
        <w:tc>
          <w:tcPr>
            <w:tcW w:w="10717" w:type="dxa"/>
            <w:gridSpan w:val="8"/>
            <w:tcBorders>
              <w:top w:val="single" w:color="8FB6EA" w:sz="5" w:space="0"/>
            </w:tcBorders>
            <w:tcMar/>
          </w:tcPr>
          <w:p w:rsidRPr="00CC0718" w:rsidR="00C71DC8" w:rsidP="00244814" w:rsidRDefault="00C71DC8" w14:paraId="6A951C4D" w14:textId="77777777"/>
        </w:tc>
      </w:tr>
      <w:tr w:rsidRPr="00CC0718" w:rsidR="00C71DC8" w:rsidTr="3A33D0EC" w14:paraId="4C0ADE7F" w14:textId="77777777">
        <w:trPr>
          <w:trHeight w:val="459" w:hRule="exact"/>
        </w:trPr>
        <w:tc>
          <w:tcPr>
            <w:tcW w:w="5359" w:type="dxa"/>
            <w:gridSpan w:val="4"/>
            <w:shd w:val="clear" w:color="auto" w:fill="FFFFFF" w:themeFill="background1"/>
            <w:tcMar/>
          </w:tcPr>
          <w:p w:rsidRPr="00CC0718" w:rsidR="00C71DC8" w:rsidP="00244814" w:rsidRDefault="00C71DC8" w14:paraId="4002107A" w14:textId="77777777">
            <w:pPr>
              <w:jc w:val="right"/>
              <w:rPr>
                <w:color w:val="000066"/>
                <w:spacing w:val="-2"/>
                <w:sz w:val="16"/>
              </w:rPr>
            </w:pPr>
            <w:r w:rsidRPr="00CC0718">
              <w:rPr>
                <w:color w:val="000066"/>
                <w:spacing w:val="-2"/>
                <w:sz w:val="16"/>
              </w:rPr>
              <w:t>Formatted Reports\\Code Summary Formatted Report</w:t>
            </w:r>
          </w:p>
        </w:tc>
        <w:tc>
          <w:tcPr>
            <w:tcW w:w="5358" w:type="dxa"/>
            <w:gridSpan w:val="4"/>
            <w:shd w:val="clear" w:color="auto" w:fill="FFFFFF" w:themeFill="background1"/>
            <w:tcMar/>
          </w:tcPr>
          <w:p w:rsidRPr="00CC0718" w:rsidR="00C71DC8" w:rsidP="00244814" w:rsidRDefault="00C71DC8" w14:paraId="2A3EF35C" w14:textId="77777777">
            <w:pPr>
              <w:jc w:val="right"/>
              <w:rPr>
                <w:color w:val="000066"/>
                <w:spacing w:val="-2"/>
                <w:sz w:val="16"/>
              </w:rPr>
            </w:pPr>
            <w:r w:rsidRPr="00CC0718">
              <w:rPr>
                <w:color w:val="000066"/>
                <w:spacing w:val="-2"/>
                <w:sz w:val="16"/>
              </w:rPr>
              <w:t>Page 29 of 104</w:t>
            </w:r>
          </w:p>
        </w:tc>
      </w:tr>
      <w:tr w:rsidRPr="00CC0718" w:rsidR="00C71DC8" w:rsidTr="3A33D0EC" w14:paraId="0F2801A6" w14:textId="77777777">
        <w:trPr>
          <w:trHeight w:val="444" w:hRule="exact"/>
        </w:trPr>
        <w:tc>
          <w:tcPr>
            <w:tcW w:w="10717" w:type="dxa"/>
            <w:gridSpan w:val="8"/>
            <w:shd w:val="clear" w:color="auto" w:fill="FFFFFF" w:themeFill="background1"/>
            <w:tcMar/>
            <w:vAlign w:val="center"/>
          </w:tcPr>
          <w:p w:rsidRPr="00CC0718" w:rsidR="00C71DC8" w:rsidP="00244814" w:rsidRDefault="00C71DC8" w14:paraId="58069251" w14:textId="77777777">
            <w:pPr>
              <w:jc w:val="right"/>
              <w:rPr>
                <w:color w:val="000066"/>
                <w:spacing w:val="-2"/>
                <w:sz w:val="16"/>
              </w:rPr>
            </w:pPr>
            <w:r w:rsidRPr="00CC0718">
              <w:rPr>
                <w:color w:val="000066"/>
                <w:spacing w:val="-2"/>
                <w:sz w:val="16"/>
              </w:rPr>
              <w:t>11/13/2024 3:39 PM</w:t>
            </w:r>
          </w:p>
        </w:tc>
      </w:tr>
      <w:tr w:rsidRPr="00CC0718" w:rsidR="00C71DC8" w:rsidTr="3A33D0EC" w14:paraId="7ADF18BF" w14:textId="77777777">
        <w:trPr>
          <w:trHeight w:val="458" w:hRule="exact"/>
        </w:trPr>
        <w:tc>
          <w:tcPr>
            <w:tcW w:w="3381" w:type="dxa"/>
            <w:gridSpan w:val="2"/>
            <w:shd w:val="clear" w:color="auto" w:fill="8FB6EA"/>
            <w:tcMar/>
          </w:tcPr>
          <w:p w:rsidRPr="00CC0718" w:rsidR="00C71DC8" w:rsidP="00244814" w:rsidRDefault="00C71DC8" w14:paraId="0CD3F714" w14:textId="77777777">
            <w:pPr>
              <w:rPr>
                <w:b/>
                <w:color w:val="000066"/>
                <w:spacing w:val="-2"/>
                <w:sz w:val="18"/>
              </w:rPr>
            </w:pPr>
            <w:r w:rsidRPr="00CC0718">
              <w:rPr>
                <w:b/>
                <w:color w:val="000066"/>
                <w:spacing w:val="-2"/>
                <w:sz w:val="18"/>
              </w:rPr>
              <w:t>File Type</w:t>
            </w:r>
          </w:p>
        </w:tc>
        <w:tc>
          <w:tcPr>
            <w:tcW w:w="1132" w:type="dxa"/>
            <w:shd w:val="clear" w:color="auto" w:fill="8FB6EA"/>
            <w:tcMar/>
          </w:tcPr>
          <w:p w:rsidRPr="00CC0718" w:rsidR="00C71DC8" w:rsidP="00244814" w:rsidRDefault="00C71DC8" w14:paraId="3ABA6F77" w14:textId="77777777">
            <w:pPr>
              <w:rPr>
                <w:b/>
                <w:color w:val="000066"/>
                <w:spacing w:val="-2"/>
                <w:sz w:val="18"/>
              </w:rPr>
            </w:pPr>
            <w:r w:rsidRPr="00CC0718">
              <w:rPr>
                <w:b/>
                <w:color w:val="000066"/>
                <w:spacing w:val="-2"/>
                <w:sz w:val="18"/>
              </w:rPr>
              <w:t>Number of Files</w:t>
            </w:r>
          </w:p>
        </w:tc>
        <w:tc>
          <w:tcPr>
            <w:tcW w:w="1576" w:type="dxa"/>
            <w:gridSpan w:val="2"/>
            <w:shd w:val="clear" w:color="auto" w:fill="8FB6EA"/>
            <w:tcMar/>
          </w:tcPr>
          <w:p w:rsidRPr="00CC0718" w:rsidR="00C71DC8" w:rsidP="00244814" w:rsidRDefault="00C71DC8" w14:paraId="1D5300B9" w14:textId="77777777">
            <w:pPr>
              <w:rPr>
                <w:b/>
                <w:color w:val="000066"/>
                <w:spacing w:val="-2"/>
                <w:sz w:val="18"/>
              </w:rPr>
            </w:pPr>
            <w:r w:rsidRPr="00CC0718">
              <w:rPr>
                <w:b/>
                <w:color w:val="000066"/>
                <w:spacing w:val="-2"/>
                <w:sz w:val="18"/>
              </w:rPr>
              <w:t>Number of Coding References</w:t>
            </w:r>
          </w:p>
        </w:tc>
        <w:tc>
          <w:tcPr>
            <w:tcW w:w="1362" w:type="dxa"/>
            <w:shd w:val="clear" w:color="auto" w:fill="8FB6EA"/>
            <w:tcMar/>
          </w:tcPr>
          <w:p w:rsidRPr="00CC0718" w:rsidR="00C71DC8" w:rsidP="00244814" w:rsidRDefault="00C71DC8" w14:paraId="144F808B" w14:textId="77777777">
            <w:pPr>
              <w:rPr>
                <w:b/>
                <w:color w:val="000066"/>
                <w:spacing w:val="-2"/>
                <w:sz w:val="18"/>
              </w:rPr>
            </w:pPr>
            <w:r w:rsidRPr="00CC0718">
              <w:rPr>
                <w:b/>
                <w:color w:val="000066"/>
                <w:spacing w:val="-2"/>
                <w:sz w:val="18"/>
              </w:rPr>
              <w:t>Number of Words Coded</w:t>
            </w:r>
          </w:p>
        </w:tc>
        <w:tc>
          <w:tcPr>
            <w:tcW w:w="1690" w:type="dxa"/>
            <w:shd w:val="clear" w:color="auto" w:fill="8FB6EA"/>
            <w:tcMar/>
          </w:tcPr>
          <w:p w:rsidRPr="00CC0718" w:rsidR="00C71DC8" w:rsidP="00244814" w:rsidRDefault="00C71DC8" w14:paraId="490304F9" w14:textId="77777777">
            <w:pPr>
              <w:rPr>
                <w:b/>
                <w:color w:val="000066"/>
                <w:spacing w:val="-2"/>
                <w:sz w:val="18"/>
              </w:rPr>
            </w:pPr>
            <w:r w:rsidRPr="00CC0718">
              <w:rPr>
                <w:b/>
                <w:color w:val="000066"/>
                <w:spacing w:val="-2"/>
                <w:sz w:val="18"/>
              </w:rPr>
              <w:t>Number of Paragraphs Coded</w:t>
            </w:r>
          </w:p>
        </w:tc>
        <w:tc>
          <w:tcPr>
            <w:tcW w:w="1576" w:type="dxa"/>
            <w:shd w:val="clear" w:color="auto" w:fill="8FB6EA"/>
            <w:tcMar/>
          </w:tcPr>
          <w:p w:rsidRPr="00CC0718" w:rsidR="00C71DC8" w:rsidP="00244814" w:rsidRDefault="00C71DC8" w14:paraId="13E2B24E" w14:textId="77777777">
            <w:pPr>
              <w:rPr>
                <w:b/>
                <w:color w:val="000066"/>
                <w:spacing w:val="-2"/>
                <w:sz w:val="18"/>
              </w:rPr>
            </w:pPr>
            <w:r w:rsidRPr="00CC0718">
              <w:rPr>
                <w:b/>
                <w:color w:val="000066"/>
                <w:spacing w:val="-2"/>
                <w:sz w:val="18"/>
              </w:rPr>
              <w:t>Duration Coded</w:t>
            </w:r>
          </w:p>
        </w:tc>
      </w:tr>
      <w:tr w:rsidRPr="00CC0718" w:rsidR="00C71DC8" w:rsidTr="3A33D0EC" w14:paraId="3E815939" w14:textId="77777777">
        <w:trPr>
          <w:trHeight w:val="344" w:hRule="exact"/>
        </w:trPr>
        <w:tc>
          <w:tcPr>
            <w:tcW w:w="10717" w:type="dxa"/>
            <w:gridSpan w:val="8"/>
            <w:shd w:val="clear" w:color="auto" w:fill="FFFFFF" w:themeFill="background1"/>
            <w:tcMar/>
          </w:tcPr>
          <w:p w:rsidRPr="00CC0718" w:rsidR="00C71DC8" w:rsidP="00244814" w:rsidRDefault="00C71DC8" w14:paraId="5BC5635A" w14:textId="77777777">
            <w:pPr>
              <w:rPr>
                <w:b/>
                <w:color w:val="5C83B4"/>
                <w:spacing w:val="-2"/>
                <w:sz w:val="24"/>
              </w:rPr>
            </w:pPr>
            <w:bookmarkStart w:name="CodesAXIALCODEQ2RoleofStudentClub" w:id="32"/>
            <w:bookmarkEnd w:id="32"/>
          </w:p>
        </w:tc>
      </w:tr>
      <w:tr w:rsidRPr="00CC0718" w:rsidR="00C71DC8" w:rsidTr="3A33D0EC" w14:paraId="69B2A6E8" w14:textId="77777777">
        <w:trPr>
          <w:trHeight w:val="459" w:hRule="exact"/>
        </w:trPr>
        <w:tc>
          <w:tcPr>
            <w:tcW w:w="1805" w:type="dxa"/>
            <w:shd w:val="clear" w:color="auto" w:fill="FFFFFF" w:themeFill="background1"/>
            <w:tcMar/>
          </w:tcPr>
          <w:p w:rsidRPr="00CC0718" w:rsidR="00C71DC8" w:rsidP="00244814" w:rsidRDefault="00C71DC8" w14:paraId="0348BE45" w14:textId="77777777">
            <w:pPr>
              <w:rPr>
                <w:b/>
                <w:color w:val="5C83B4"/>
                <w:spacing w:val="-2"/>
                <w:sz w:val="24"/>
              </w:rPr>
            </w:pPr>
            <w:r w:rsidRPr="00CC0718">
              <w:rPr>
                <w:b/>
                <w:color w:val="5C83B4"/>
                <w:spacing w:val="-2"/>
                <w:sz w:val="24"/>
              </w:rPr>
              <w:t>Nickname:</w:t>
            </w:r>
          </w:p>
        </w:tc>
        <w:tc>
          <w:tcPr>
            <w:tcW w:w="8912" w:type="dxa"/>
            <w:gridSpan w:val="7"/>
            <w:vMerge w:val="restart"/>
            <w:shd w:val="clear" w:color="auto" w:fill="FFFFFF" w:themeFill="background1"/>
            <w:tcMar/>
          </w:tcPr>
          <w:p w:rsidRPr="00CC0718" w:rsidR="00C71DC8" w:rsidP="00244814" w:rsidRDefault="00C71DC8" w14:paraId="18B81963" w14:textId="77777777">
            <w:pPr>
              <w:rPr>
                <w:b/>
                <w:color w:val="5C83B4"/>
                <w:spacing w:val="-2"/>
                <w:sz w:val="24"/>
              </w:rPr>
            </w:pPr>
            <w:r w:rsidRPr="00CC0718">
              <w:rPr>
                <w:b/>
                <w:color w:val="5C83B4"/>
                <w:spacing w:val="-2"/>
                <w:sz w:val="24"/>
              </w:rPr>
              <w:t>Codes\\AXIAL CODE\\Q2- Role of Student Club</w:t>
            </w:r>
          </w:p>
        </w:tc>
      </w:tr>
      <w:tr w:rsidRPr="00CC0718" w:rsidR="00C71DC8" w:rsidTr="3A33D0EC" w14:paraId="08B5FF28" w14:textId="77777777">
        <w:trPr>
          <w:trHeight w:val="444" w:hRule="exact"/>
        </w:trPr>
        <w:tc>
          <w:tcPr>
            <w:tcW w:w="1805" w:type="dxa"/>
            <w:shd w:val="clear" w:color="auto" w:fill="FFFFFF" w:themeFill="background1"/>
            <w:tcMar/>
          </w:tcPr>
          <w:p w:rsidRPr="00CC0718" w:rsidR="00C71DC8" w:rsidP="00244814" w:rsidRDefault="00C71DC8" w14:paraId="05BA0F1E" w14:textId="77777777">
            <w:pPr>
              <w:rPr>
                <w:b/>
                <w:color w:val="5C83B4"/>
                <w:spacing w:val="-2"/>
                <w:sz w:val="24"/>
              </w:rPr>
            </w:pPr>
            <w:r w:rsidRPr="00CC0718">
              <w:rPr>
                <w:b/>
                <w:color w:val="5C83B4"/>
                <w:spacing w:val="-2"/>
                <w:sz w:val="24"/>
              </w:rPr>
              <w:t>Classification:</w:t>
            </w:r>
          </w:p>
        </w:tc>
        <w:tc>
          <w:tcPr>
            <w:tcW w:w="8912" w:type="dxa"/>
            <w:gridSpan w:val="7"/>
            <w:vMerge/>
            <w:tcMar/>
          </w:tcPr>
          <w:p w:rsidRPr="00CC0718" w:rsidR="00C71DC8" w:rsidP="00244814" w:rsidRDefault="00C71DC8" w14:paraId="4DE2968A" w14:textId="77777777"/>
        </w:tc>
      </w:tr>
      <w:tr w:rsidRPr="00CC0718" w:rsidR="00C71DC8" w:rsidTr="3A33D0EC" w14:paraId="22805F04" w14:textId="77777777">
        <w:trPr>
          <w:trHeight w:val="444" w:hRule="exact"/>
        </w:trPr>
        <w:tc>
          <w:tcPr>
            <w:tcW w:w="1805" w:type="dxa"/>
            <w:shd w:val="clear" w:color="auto" w:fill="FFFFFF" w:themeFill="background1"/>
            <w:tcMar/>
          </w:tcPr>
          <w:p w:rsidRPr="00CC0718" w:rsidR="00C71DC8" w:rsidP="00244814" w:rsidRDefault="00C71DC8" w14:paraId="490A5EE6" w14:textId="77777777">
            <w:pPr>
              <w:rPr>
                <w:b/>
                <w:color w:val="5C83B4"/>
                <w:spacing w:val="-2"/>
                <w:sz w:val="24"/>
              </w:rPr>
            </w:pPr>
            <w:r w:rsidRPr="00CC0718">
              <w:rPr>
                <w:b/>
                <w:color w:val="5C83B4"/>
                <w:spacing w:val="-2"/>
                <w:sz w:val="24"/>
              </w:rPr>
              <w:t>Aggregated:</w:t>
            </w:r>
          </w:p>
        </w:tc>
        <w:tc>
          <w:tcPr>
            <w:tcW w:w="8912" w:type="dxa"/>
            <w:gridSpan w:val="7"/>
            <w:shd w:val="clear" w:color="auto" w:fill="FFFFFF" w:themeFill="background1"/>
            <w:tcMar/>
          </w:tcPr>
          <w:p w:rsidRPr="00CC0718" w:rsidR="00C71DC8" w:rsidP="00244814" w:rsidRDefault="00C71DC8" w14:paraId="2DE76E54" w14:textId="77777777">
            <w:pPr>
              <w:rPr>
                <w:b/>
                <w:color w:val="5C83B4"/>
                <w:spacing w:val="-2"/>
                <w:sz w:val="24"/>
              </w:rPr>
            </w:pPr>
            <w:r w:rsidRPr="00CC0718">
              <w:rPr>
                <w:b/>
                <w:color w:val="5C83B4"/>
                <w:spacing w:val="-2"/>
                <w:sz w:val="24"/>
              </w:rPr>
              <w:t>Yes</w:t>
            </w:r>
          </w:p>
        </w:tc>
      </w:tr>
      <w:tr w:rsidRPr="00CC0718" w:rsidR="00C71DC8" w:rsidTr="3A33D0EC" w14:paraId="528E7568" w14:textId="77777777">
        <w:trPr>
          <w:trHeight w:val="344" w:hRule="exact"/>
        </w:trPr>
        <w:tc>
          <w:tcPr>
            <w:tcW w:w="3381" w:type="dxa"/>
            <w:gridSpan w:val="2"/>
            <w:tcBorders>
              <w:bottom w:val="single" w:color="8FB6EA" w:sz="5" w:space="0"/>
            </w:tcBorders>
            <w:shd w:val="clear" w:color="auto" w:fill="FFFFFF" w:themeFill="background1"/>
            <w:tcMar/>
          </w:tcPr>
          <w:p w:rsidRPr="00CC0718" w:rsidR="00C71DC8" w:rsidP="00244814" w:rsidRDefault="00C71DC8" w14:paraId="31C9CF68" w14:textId="77777777">
            <w:pPr>
              <w:rPr>
                <w:color w:val="000000"/>
                <w:spacing w:val="-2"/>
                <w:sz w:val="18"/>
              </w:rPr>
            </w:pPr>
            <w:r w:rsidRPr="00CC0718">
              <w:rPr>
                <w:color w:val="000000"/>
                <w:spacing w:val="-2"/>
                <w:sz w:val="18"/>
              </w:rPr>
              <w:lastRenderedPageBreak/>
              <w:t>Document</w:t>
            </w:r>
          </w:p>
        </w:tc>
        <w:tc>
          <w:tcPr>
            <w:tcW w:w="1132" w:type="dxa"/>
            <w:tcBorders>
              <w:bottom w:val="single" w:color="8FB6EA" w:sz="5" w:space="0"/>
            </w:tcBorders>
            <w:shd w:val="clear" w:color="auto" w:fill="FFFFFF" w:themeFill="background1"/>
            <w:tcMar/>
          </w:tcPr>
          <w:p w:rsidRPr="00CC0718" w:rsidR="00C71DC8" w:rsidP="00244814" w:rsidRDefault="00C71DC8" w14:paraId="2626900A" w14:textId="77777777">
            <w:pPr>
              <w:rPr>
                <w:color w:val="000000"/>
                <w:spacing w:val="-2"/>
                <w:sz w:val="18"/>
              </w:rPr>
            </w:pPr>
            <w:r w:rsidRPr="00CC0718">
              <w:rPr>
                <w:color w:val="000000"/>
                <w:spacing w:val="-2"/>
                <w:sz w:val="18"/>
              </w:rPr>
              <w:t>9</w:t>
            </w:r>
          </w:p>
        </w:tc>
        <w:tc>
          <w:tcPr>
            <w:tcW w:w="1576" w:type="dxa"/>
            <w:gridSpan w:val="2"/>
            <w:tcBorders>
              <w:bottom w:val="single" w:color="8FB6EA" w:sz="5" w:space="0"/>
            </w:tcBorders>
            <w:shd w:val="clear" w:color="auto" w:fill="FFFFFF" w:themeFill="background1"/>
            <w:tcMar/>
          </w:tcPr>
          <w:p w:rsidRPr="00CC0718" w:rsidR="00C71DC8" w:rsidP="00244814" w:rsidRDefault="00C71DC8" w14:paraId="30709F82" w14:textId="77777777">
            <w:pPr>
              <w:rPr>
                <w:color w:val="000000"/>
                <w:spacing w:val="-2"/>
                <w:sz w:val="18"/>
              </w:rPr>
            </w:pPr>
            <w:r w:rsidRPr="00CC0718">
              <w:rPr>
                <w:color w:val="000000"/>
                <w:spacing w:val="-2"/>
                <w:sz w:val="18"/>
              </w:rPr>
              <w:t>52</w:t>
            </w:r>
          </w:p>
        </w:tc>
        <w:tc>
          <w:tcPr>
            <w:tcW w:w="1362" w:type="dxa"/>
            <w:tcBorders>
              <w:bottom w:val="single" w:color="8FB6EA" w:sz="5" w:space="0"/>
            </w:tcBorders>
            <w:shd w:val="clear" w:color="auto" w:fill="FFFFFF" w:themeFill="background1"/>
            <w:tcMar/>
          </w:tcPr>
          <w:p w:rsidRPr="00CC0718" w:rsidR="00C71DC8" w:rsidP="00244814" w:rsidRDefault="00C71DC8" w14:paraId="6BA409D4" w14:textId="77777777">
            <w:pPr>
              <w:rPr>
                <w:color w:val="000000"/>
                <w:spacing w:val="-2"/>
                <w:sz w:val="18"/>
              </w:rPr>
            </w:pPr>
            <w:r w:rsidRPr="00CC0718">
              <w:rPr>
                <w:color w:val="000000"/>
                <w:spacing w:val="-2"/>
                <w:sz w:val="18"/>
              </w:rPr>
              <w:t>484</w:t>
            </w:r>
          </w:p>
        </w:tc>
        <w:tc>
          <w:tcPr>
            <w:tcW w:w="1690" w:type="dxa"/>
            <w:tcBorders>
              <w:bottom w:val="single" w:color="8FB6EA" w:sz="5" w:space="0"/>
            </w:tcBorders>
            <w:shd w:val="clear" w:color="auto" w:fill="FFFFFF" w:themeFill="background1"/>
            <w:tcMar/>
          </w:tcPr>
          <w:p w:rsidRPr="00CC0718" w:rsidR="00C71DC8" w:rsidP="00244814" w:rsidRDefault="00C71DC8" w14:paraId="0F19EE6C" w14:textId="77777777">
            <w:pPr>
              <w:rPr>
                <w:color w:val="000000"/>
                <w:spacing w:val="-2"/>
                <w:sz w:val="18"/>
              </w:rPr>
            </w:pPr>
            <w:r w:rsidRPr="00CC0718">
              <w:rPr>
                <w:color w:val="000000"/>
                <w:spacing w:val="-2"/>
                <w:sz w:val="18"/>
              </w:rPr>
              <w:t>53</w:t>
            </w:r>
          </w:p>
        </w:tc>
        <w:tc>
          <w:tcPr>
            <w:tcW w:w="1576" w:type="dxa"/>
            <w:tcBorders>
              <w:bottom w:val="single" w:color="8FB6EA" w:sz="5" w:space="0"/>
            </w:tcBorders>
            <w:shd w:val="clear" w:color="auto" w:fill="FFFFFF" w:themeFill="background1"/>
            <w:tcMar/>
          </w:tcPr>
          <w:p w:rsidRPr="00CC0718" w:rsidR="00C71DC8" w:rsidP="00244814" w:rsidRDefault="00C71DC8" w14:paraId="70DC67FE" w14:textId="77777777">
            <w:pPr>
              <w:rPr>
                <w:color w:val="000000"/>
                <w:spacing w:val="-2"/>
                <w:sz w:val="18"/>
              </w:rPr>
            </w:pPr>
          </w:p>
        </w:tc>
      </w:tr>
      <w:tr w:rsidRPr="00CC0718" w:rsidR="00C71DC8" w:rsidTr="3A33D0EC" w14:paraId="769B1084" w14:textId="77777777">
        <w:trPr>
          <w:trHeight w:val="458" w:hRule="exact"/>
        </w:trPr>
        <w:tc>
          <w:tcPr>
            <w:tcW w:w="10717" w:type="dxa"/>
            <w:gridSpan w:val="8"/>
            <w:tcBorders>
              <w:top w:val="single" w:color="8FB6EA" w:sz="5" w:space="0"/>
            </w:tcBorders>
            <w:tcMar/>
          </w:tcPr>
          <w:p w:rsidRPr="00CC0718" w:rsidR="00C71DC8" w:rsidP="00244814" w:rsidRDefault="00C71DC8" w14:paraId="3E3AF378" w14:textId="77777777"/>
        </w:tc>
      </w:tr>
      <w:tr w:rsidRPr="00CC0718" w:rsidR="00C71DC8" w:rsidTr="3A33D0EC" w14:paraId="5DB10E7C" w14:textId="77777777">
        <w:trPr>
          <w:trHeight w:val="330" w:hRule="exact"/>
        </w:trPr>
        <w:tc>
          <w:tcPr>
            <w:tcW w:w="10717" w:type="dxa"/>
            <w:gridSpan w:val="8"/>
            <w:shd w:val="clear" w:color="auto" w:fill="FFFFFF" w:themeFill="background1"/>
            <w:tcMar/>
          </w:tcPr>
          <w:p w:rsidRPr="00CC0718" w:rsidR="00C71DC8" w:rsidP="00244814" w:rsidRDefault="00C71DC8" w14:paraId="35D5948F" w14:textId="77777777">
            <w:pPr>
              <w:rPr>
                <w:b/>
                <w:color w:val="5C83B4"/>
                <w:spacing w:val="-2"/>
                <w:sz w:val="24"/>
              </w:rPr>
            </w:pPr>
          </w:p>
        </w:tc>
      </w:tr>
      <w:tr w:rsidRPr="00CC0718" w:rsidR="00C71DC8" w:rsidTr="3A33D0EC" w14:paraId="22118DEC" w14:textId="77777777">
        <w:trPr>
          <w:trHeight w:val="458" w:hRule="exact"/>
        </w:trPr>
        <w:tc>
          <w:tcPr>
            <w:tcW w:w="1805" w:type="dxa"/>
            <w:shd w:val="clear" w:color="auto" w:fill="FFFFFF" w:themeFill="background1"/>
            <w:tcMar/>
          </w:tcPr>
          <w:p w:rsidRPr="00CC0718" w:rsidR="00C71DC8" w:rsidP="00244814" w:rsidRDefault="00C71DC8" w14:paraId="6C859166" w14:textId="77777777">
            <w:pPr>
              <w:rPr>
                <w:b/>
                <w:color w:val="5C83B4"/>
                <w:spacing w:val="-2"/>
                <w:sz w:val="24"/>
              </w:rPr>
            </w:pPr>
            <w:r w:rsidRPr="00CC0718">
              <w:rPr>
                <w:b/>
                <w:color w:val="5C83B4"/>
                <w:spacing w:val="-2"/>
                <w:sz w:val="24"/>
              </w:rPr>
              <w:t>Nickname:</w:t>
            </w:r>
          </w:p>
        </w:tc>
        <w:tc>
          <w:tcPr>
            <w:tcW w:w="8912" w:type="dxa"/>
            <w:gridSpan w:val="7"/>
            <w:vMerge w:val="restart"/>
            <w:shd w:val="clear" w:color="auto" w:fill="FFFFFF" w:themeFill="background1"/>
            <w:tcMar/>
          </w:tcPr>
          <w:p w:rsidRPr="00CC0718" w:rsidR="00C71DC8" w:rsidP="00244814" w:rsidRDefault="00C71DC8" w14:paraId="5B27D48A" w14:textId="77777777">
            <w:pPr>
              <w:rPr>
                <w:b/>
                <w:color w:val="5C83B4"/>
                <w:spacing w:val="-2"/>
                <w:sz w:val="24"/>
              </w:rPr>
            </w:pPr>
            <w:r w:rsidRPr="00CC0718">
              <w:rPr>
                <w:b/>
                <w:color w:val="5C83B4"/>
                <w:spacing w:val="-2"/>
                <w:sz w:val="24"/>
              </w:rPr>
              <w:t>Codes\\AXIAL CODE\\Q2- Role of Student Club\COMMUNITY BUILDING</w:t>
            </w:r>
          </w:p>
        </w:tc>
      </w:tr>
      <w:tr w:rsidRPr="00CC0718" w:rsidR="00C71DC8" w:rsidTr="3A33D0EC" w14:paraId="15DAA4BD" w14:textId="77777777">
        <w:trPr>
          <w:trHeight w:val="445" w:hRule="exact"/>
        </w:trPr>
        <w:tc>
          <w:tcPr>
            <w:tcW w:w="1805" w:type="dxa"/>
            <w:shd w:val="clear" w:color="auto" w:fill="FFFFFF" w:themeFill="background1"/>
            <w:tcMar/>
          </w:tcPr>
          <w:p w:rsidRPr="00CC0718" w:rsidR="00C71DC8" w:rsidP="00244814" w:rsidRDefault="00C71DC8" w14:paraId="167E5DC5" w14:textId="77777777">
            <w:pPr>
              <w:rPr>
                <w:b/>
                <w:color w:val="5C83B4"/>
                <w:spacing w:val="-2"/>
                <w:sz w:val="24"/>
              </w:rPr>
            </w:pPr>
            <w:r w:rsidRPr="00CC0718">
              <w:rPr>
                <w:b/>
                <w:color w:val="5C83B4"/>
                <w:spacing w:val="-2"/>
                <w:sz w:val="24"/>
              </w:rPr>
              <w:t>Classification:</w:t>
            </w:r>
          </w:p>
        </w:tc>
        <w:tc>
          <w:tcPr>
            <w:tcW w:w="8912" w:type="dxa"/>
            <w:gridSpan w:val="7"/>
            <w:vMerge/>
            <w:tcMar/>
          </w:tcPr>
          <w:p w:rsidRPr="00CC0718" w:rsidR="00C71DC8" w:rsidP="00244814" w:rsidRDefault="00C71DC8" w14:paraId="08E0098A" w14:textId="77777777"/>
        </w:tc>
      </w:tr>
      <w:tr w:rsidRPr="00CC0718" w:rsidR="00C71DC8" w:rsidTr="3A33D0EC" w14:paraId="65BC8793" w14:textId="77777777">
        <w:trPr>
          <w:trHeight w:val="458" w:hRule="exact"/>
        </w:trPr>
        <w:tc>
          <w:tcPr>
            <w:tcW w:w="1805" w:type="dxa"/>
            <w:shd w:val="clear" w:color="auto" w:fill="FFFFFF" w:themeFill="background1"/>
            <w:tcMar/>
          </w:tcPr>
          <w:p w:rsidRPr="00CC0718" w:rsidR="00C71DC8" w:rsidP="00244814" w:rsidRDefault="00C71DC8" w14:paraId="7FEEA393" w14:textId="77777777">
            <w:pPr>
              <w:rPr>
                <w:b/>
                <w:color w:val="5C83B4"/>
                <w:spacing w:val="-2"/>
                <w:sz w:val="24"/>
              </w:rPr>
            </w:pPr>
            <w:r w:rsidRPr="00CC0718">
              <w:rPr>
                <w:b/>
                <w:color w:val="5C83B4"/>
                <w:spacing w:val="-2"/>
                <w:sz w:val="24"/>
              </w:rPr>
              <w:t>Aggregated:</w:t>
            </w:r>
          </w:p>
        </w:tc>
        <w:tc>
          <w:tcPr>
            <w:tcW w:w="8912" w:type="dxa"/>
            <w:gridSpan w:val="7"/>
            <w:shd w:val="clear" w:color="auto" w:fill="FFFFFF" w:themeFill="background1"/>
            <w:tcMar/>
          </w:tcPr>
          <w:p w:rsidRPr="00CC0718" w:rsidR="00C71DC8" w:rsidP="00244814" w:rsidRDefault="00C71DC8" w14:paraId="01063219" w14:textId="77777777">
            <w:pPr>
              <w:rPr>
                <w:b/>
                <w:color w:val="5C83B4"/>
                <w:spacing w:val="-2"/>
                <w:sz w:val="24"/>
              </w:rPr>
            </w:pPr>
            <w:r w:rsidRPr="00CC0718">
              <w:rPr>
                <w:b/>
                <w:color w:val="5C83B4"/>
                <w:spacing w:val="-2"/>
                <w:sz w:val="24"/>
              </w:rPr>
              <w:t>Yes</w:t>
            </w:r>
          </w:p>
        </w:tc>
      </w:tr>
      <w:tr w:rsidRPr="00CC0718" w:rsidR="00C71DC8" w:rsidTr="3A33D0EC" w14:paraId="447E508E" w14:textId="77777777">
        <w:trPr>
          <w:trHeight w:val="330" w:hRule="exact"/>
        </w:trPr>
        <w:tc>
          <w:tcPr>
            <w:tcW w:w="3381" w:type="dxa"/>
            <w:gridSpan w:val="2"/>
            <w:tcBorders>
              <w:bottom w:val="single" w:color="8FB6EA" w:sz="5" w:space="0"/>
            </w:tcBorders>
            <w:shd w:val="clear" w:color="auto" w:fill="FFFFFF" w:themeFill="background1"/>
            <w:tcMar/>
          </w:tcPr>
          <w:p w:rsidRPr="00CC0718" w:rsidR="00C71DC8" w:rsidP="00244814" w:rsidRDefault="00C71DC8" w14:paraId="0CAA0FD6" w14:textId="77777777">
            <w:pPr>
              <w:rPr>
                <w:color w:val="000000"/>
                <w:spacing w:val="-2"/>
                <w:sz w:val="18"/>
              </w:rPr>
            </w:pPr>
            <w:r w:rsidRPr="00CC0718">
              <w:rPr>
                <w:color w:val="000000"/>
                <w:spacing w:val="-2"/>
                <w:sz w:val="18"/>
              </w:rPr>
              <w:t>Document</w:t>
            </w:r>
          </w:p>
        </w:tc>
        <w:tc>
          <w:tcPr>
            <w:tcW w:w="1132" w:type="dxa"/>
            <w:tcBorders>
              <w:bottom w:val="single" w:color="8FB6EA" w:sz="5" w:space="0"/>
            </w:tcBorders>
            <w:shd w:val="clear" w:color="auto" w:fill="FFFFFF" w:themeFill="background1"/>
            <w:tcMar/>
          </w:tcPr>
          <w:p w:rsidRPr="00CC0718" w:rsidR="00C71DC8" w:rsidP="00244814" w:rsidRDefault="00C71DC8" w14:paraId="732E463A" w14:textId="77777777">
            <w:pPr>
              <w:rPr>
                <w:color w:val="000000"/>
                <w:spacing w:val="-2"/>
                <w:sz w:val="18"/>
              </w:rPr>
            </w:pPr>
            <w:r w:rsidRPr="00CC0718">
              <w:rPr>
                <w:color w:val="000000"/>
                <w:spacing w:val="-2"/>
                <w:sz w:val="18"/>
              </w:rPr>
              <w:t>6</w:t>
            </w:r>
          </w:p>
        </w:tc>
        <w:tc>
          <w:tcPr>
            <w:tcW w:w="1576" w:type="dxa"/>
            <w:gridSpan w:val="2"/>
            <w:tcBorders>
              <w:bottom w:val="single" w:color="8FB6EA" w:sz="5" w:space="0"/>
            </w:tcBorders>
            <w:shd w:val="clear" w:color="auto" w:fill="FFFFFF" w:themeFill="background1"/>
            <w:tcMar/>
          </w:tcPr>
          <w:p w:rsidRPr="00CC0718" w:rsidR="00C71DC8" w:rsidP="00244814" w:rsidRDefault="00C71DC8" w14:paraId="514915D5" w14:textId="77777777">
            <w:pPr>
              <w:rPr>
                <w:color w:val="000000"/>
                <w:spacing w:val="-2"/>
                <w:sz w:val="18"/>
              </w:rPr>
            </w:pPr>
            <w:r w:rsidRPr="00CC0718">
              <w:rPr>
                <w:color w:val="000000"/>
                <w:spacing w:val="-2"/>
                <w:sz w:val="18"/>
              </w:rPr>
              <w:t>18</w:t>
            </w:r>
          </w:p>
        </w:tc>
        <w:tc>
          <w:tcPr>
            <w:tcW w:w="1362" w:type="dxa"/>
            <w:tcBorders>
              <w:bottom w:val="single" w:color="8FB6EA" w:sz="5" w:space="0"/>
            </w:tcBorders>
            <w:shd w:val="clear" w:color="auto" w:fill="FFFFFF" w:themeFill="background1"/>
            <w:tcMar/>
          </w:tcPr>
          <w:p w:rsidRPr="00CC0718" w:rsidR="00C71DC8" w:rsidP="00244814" w:rsidRDefault="00C71DC8" w14:paraId="7BD76278" w14:textId="77777777">
            <w:pPr>
              <w:rPr>
                <w:color w:val="000000"/>
                <w:spacing w:val="-2"/>
                <w:sz w:val="18"/>
              </w:rPr>
            </w:pPr>
            <w:r w:rsidRPr="00CC0718">
              <w:rPr>
                <w:color w:val="000000"/>
                <w:spacing w:val="-2"/>
                <w:sz w:val="18"/>
              </w:rPr>
              <w:t>128</w:t>
            </w:r>
          </w:p>
        </w:tc>
        <w:tc>
          <w:tcPr>
            <w:tcW w:w="1690" w:type="dxa"/>
            <w:tcBorders>
              <w:bottom w:val="single" w:color="8FB6EA" w:sz="5" w:space="0"/>
            </w:tcBorders>
            <w:shd w:val="clear" w:color="auto" w:fill="FFFFFF" w:themeFill="background1"/>
            <w:tcMar/>
          </w:tcPr>
          <w:p w:rsidRPr="00CC0718" w:rsidR="00C71DC8" w:rsidP="00244814" w:rsidRDefault="00C71DC8" w14:paraId="10E98A7C" w14:textId="77777777">
            <w:pPr>
              <w:rPr>
                <w:color w:val="000000"/>
                <w:spacing w:val="-2"/>
                <w:sz w:val="18"/>
              </w:rPr>
            </w:pPr>
            <w:r w:rsidRPr="00CC0718">
              <w:rPr>
                <w:color w:val="000000"/>
                <w:spacing w:val="-2"/>
                <w:sz w:val="18"/>
              </w:rPr>
              <w:t>18</w:t>
            </w:r>
          </w:p>
        </w:tc>
        <w:tc>
          <w:tcPr>
            <w:tcW w:w="1576" w:type="dxa"/>
            <w:tcBorders>
              <w:bottom w:val="single" w:color="8FB6EA" w:sz="5" w:space="0"/>
            </w:tcBorders>
            <w:shd w:val="clear" w:color="auto" w:fill="FFFFFF" w:themeFill="background1"/>
            <w:tcMar/>
          </w:tcPr>
          <w:p w:rsidRPr="00CC0718" w:rsidR="00C71DC8" w:rsidP="00244814" w:rsidRDefault="00C71DC8" w14:paraId="6A72784F" w14:textId="77777777">
            <w:pPr>
              <w:rPr>
                <w:color w:val="000000"/>
                <w:spacing w:val="-2"/>
                <w:sz w:val="18"/>
              </w:rPr>
            </w:pPr>
          </w:p>
        </w:tc>
      </w:tr>
      <w:tr w:rsidRPr="00CC0718" w:rsidR="00C71DC8" w:rsidTr="3A33D0EC" w14:paraId="40EDA587" w14:textId="77777777">
        <w:trPr>
          <w:trHeight w:val="458" w:hRule="exact"/>
        </w:trPr>
        <w:tc>
          <w:tcPr>
            <w:tcW w:w="10717" w:type="dxa"/>
            <w:gridSpan w:val="8"/>
            <w:tcBorders>
              <w:top w:val="single" w:color="8FB6EA" w:sz="5" w:space="0"/>
            </w:tcBorders>
            <w:tcMar/>
          </w:tcPr>
          <w:p w:rsidRPr="00CC0718" w:rsidR="00C71DC8" w:rsidP="00244814" w:rsidRDefault="00C71DC8" w14:paraId="3CE539F8" w14:textId="77777777"/>
        </w:tc>
      </w:tr>
      <w:tr w:rsidRPr="00CC0718" w:rsidR="00C71DC8" w:rsidTr="3A33D0EC" w14:paraId="661711D8" w14:textId="77777777">
        <w:trPr>
          <w:trHeight w:val="330" w:hRule="exact"/>
        </w:trPr>
        <w:tc>
          <w:tcPr>
            <w:tcW w:w="10717" w:type="dxa"/>
            <w:gridSpan w:val="8"/>
            <w:shd w:val="clear" w:color="auto" w:fill="FFFFFF" w:themeFill="background1"/>
            <w:tcMar/>
          </w:tcPr>
          <w:p w:rsidRPr="00CC0718" w:rsidR="00C71DC8" w:rsidP="00244814" w:rsidRDefault="00C71DC8" w14:paraId="77F3FBFD" w14:textId="77777777">
            <w:pPr>
              <w:rPr>
                <w:b/>
                <w:color w:val="5C83B4"/>
                <w:spacing w:val="-2"/>
                <w:sz w:val="24"/>
              </w:rPr>
            </w:pPr>
          </w:p>
        </w:tc>
      </w:tr>
      <w:tr w:rsidRPr="00CC0718" w:rsidR="00C71DC8" w:rsidTr="3A33D0EC" w14:paraId="2F3BFD80" w14:textId="77777777">
        <w:trPr>
          <w:trHeight w:val="458" w:hRule="exact"/>
        </w:trPr>
        <w:tc>
          <w:tcPr>
            <w:tcW w:w="1805" w:type="dxa"/>
            <w:shd w:val="clear" w:color="auto" w:fill="FFFFFF" w:themeFill="background1"/>
            <w:tcMar/>
          </w:tcPr>
          <w:p w:rsidRPr="00CC0718" w:rsidR="00C71DC8" w:rsidP="00244814" w:rsidRDefault="00C71DC8" w14:paraId="1E146BC1" w14:textId="77777777">
            <w:pPr>
              <w:rPr>
                <w:b/>
                <w:color w:val="5C83B4"/>
                <w:spacing w:val="-2"/>
                <w:sz w:val="24"/>
              </w:rPr>
            </w:pPr>
            <w:r w:rsidRPr="00CC0718">
              <w:rPr>
                <w:b/>
                <w:color w:val="5C83B4"/>
                <w:spacing w:val="-2"/>
                <w:sz w:val="24"/>
              </w:rPr>
              <w:t>Nickname:</w:t>
            </w:r>
          </w:p>
        </w:tc>
        <w:tc>
          <w:tcPr>
            <w:tcW w:w="8912" w:type="dxa"/>
            <w:gridSpan w:val="7"/>
            <w:vMerge w:val="restart"/>
            <w:shd w:val="clear" w:color="auto" w:fill="FFFFFF" w:themeFill="background1"/>
            <w:tcMar/>
          </w:tcPr>
          <w:p w:rsidRPr="00CC0718" w:rsidR="00C71DC8" w:rsidP="00244814" w:rsidRDefault="00C71DC8" w14:paraId="10768E41" w14:textId="77777777">
            <w:pPr>
              <w:rPr>
                <w:b/>
                <w:color w:val="5C83B4"/>
                <w:spacing w:val="-2"/>
                <w:sz w:val="24"/>
              </w:rPr>
            </w:pPr>
            <w:r w:rsidRPr="00CC0718">
              <w:rPr>
                <w:b/>
                <w:color w:val="5C83B4"/>
                <w:spacing w:val="-2"/>
                <w:sz w:val="24"/>
              </w:rPr>
              <w:t>Codes\\AXIAL CODE\\Q2- Role of Student Club\COMMUNITY BUILDING\Community help</w:t>
            </w:r>
          </w:p>
        </w:tc>
      </w:tr>
      <w:tr w:rsidRPr="00CC0718" w:rsidR="00C71DC8" w:rsidTr="3A33D0EC" w14:paraId="6DB03D18" w14:textId="77777777">
        <w:trPr>
          <w:trHeight w:val="444" w:hRule="exact"/>
        </w:trPr>
        <w:tc>
          <w:tcPr>
            <w:tcW w:w="1805" w:type="dxa"/>
            <w:shd w:val="clear" w:color="auto" w:fill="FFFFFF" w:themeFill="background1"/>
            <w:tcMar/>
          </w:tcPr>
          <w:p w:rsidRPr="00CC0718" w:rsidR="00C71DC8" w:rsidP="00244814" w:rsidRDefault="00C71DC8" w14:paraId="2B78DF95" w14:textId="77777777">
            <w:pPr>
              <w:rPr>
                <w:b/>
                <w:color w:val="5C83B4"/>
                <w:spacing w:val="-2"/>
                <w:sz w:val="24"/>
              </w:rPr>
            </w:pPr>
            <w:r w:rsidRPr="00CC0718">
              <w:rPr>
                <w:b/>
                <w:color w:val="5C83B4"/>
                <w:spacing w:val="-2"/>
                <w:sz w:val="24"/>
              </w:rPr>
              <w:t>Classification:</w:t>
            </w:r>
          </w:p>
        </w:tc>
        <w:tc>
          <w:tcPr>
            <w:tcW w:w="8912" w:type="dxa"/>
            <w:gridSpan w:val="7"/>
            <w:vMerge/>
            <w:tcMar/>
          </w:tcPr>
          <w:p w:rsidRPr="00CC0718" w:rsidR="00C71DC8" w:rsidP="00244814" w:rsidRDefault="00C71DC8" w14:paraId="572626ED" w14:textId="77777777"/>
        </w:tc>
      </w:tr>
      <w:tr w:rsidRPr="00CC0718" w:rsidR="00C71DC8" w:rsidTr="3A33D0EC" w14:paraId="07083598" w14:textId="77777777">
        <w:trPr>
          <w:trHeight w:val="459" w:hRule="exact"/>
        </w:trPr>
        <w:tc>
          <w:tcPr>
            <w:tcW w:w="1805" w:type="dxa"/>
            <w:shd w:val="clear" w:color="auto" w:fill="FFFFFF" w:themeFill="background1"/>
            <w:tcMar/>
          </w:tcPr>
          <w:p w:rsidRPr="00CC0718" w:rsidR="00C71DC8" w:rsidP="00244814" w:rsidRDefault="00C71DC8" w14:paraId="1D24AA3F" w14:textId="77777777">
            <w:pPr>
              <w:rPr>
                <w:b/>
                <w:color w:val="5C83B4"/>
                <w:spacing w:val="-2"/>
                <w:sz w:val="24"/>
              </w:rPr>
            </w:pPr>
            <w:r w:rsidRPr="00CC0718">
              <w:rPr>
                <w:b/>
                <w:color w:val="5C83B4"/>
                <w:spacing w:val="-2"/>
                <w:sz w:val="24"/>
              </w:rPr>
              <w:t>Aggregated:</w:t>
            </w:r>
          </w:p>
        </w:tc>
        <w:tc>
          <w:tcPr>
            <w:tcW w:w="8912" w:type="dxa"/>
            <w:gridSpan w:val="7"/>
            <w:shd w:val="clear" w:color="auto" w:fill="FFFFFF" w:themeFill="background1"/>
            <w:tcMar/>
          </w:tcPr>
          <w:p w:rsidRPr="00CC0718" w:rsidR="00C71DC8" w:rsidP="00244814" w:rsidRDefault="00C71DC8" w14:paraId="22A3F55A" w14:textId="77777777">
            <w:pPr>
              <w:rPr>
                <w:b/>
                <w:color w:val="5C83B4"/>
                <w:spacing w:val="-2"/>
                <w:sz w:val="24"/>
              </w:rPr>
            </w:pPr>
            <w:r w:rsidRPr="00CC0718">
              <w:rPr>
                <w:b/>
                <w:color w:val="5C83B4"/>
                <w:spacing w:val="-2"/>
                <w:sz w:val="24"/>
              </w:rPr>
              <w:t>No</w:t>
            </w:r>
          </w:p>
        </w:tc>
      </w:tr>
      <w:tr w:rsidRPr="00CC0718" w:rsidR="00C71DC8" w:rsidTr="3A33D0EC" w14:paraId="6365A47A" w14:textId="77777777">
        <w:trPr>
          <w:trHeight w:val="344" w:hRule="exact"/>
        </w:trPr>
        <w:tc>
          <w:tcPr>
            <w:tcW w:w="3381" w:type="dxa"/>
            <w:gridSpan w:val="2"/>
            <w:tcBorders>
              <w:bottom w:val="single" w:color="8FB6EA" w:sz="5" w:space="0"/>
            </w:tcBorders>
            <w:shd w:val="clear" w:color="auto" w:fill="FFFFFF" w:themeFill="background1"/>
            <w:tcMar/>
          </w:tcPr>
          <w:p w:rsidRPr="00CC0718" w:rsidR="00C71DC8" w:rsidP="00244814" w:rsidRDefault="00C71DC8" w14:paraId="60FCCF06" w14:textId="77777777">
            <w:pPr>
              <w:rPr>
                <w:color w:val="000000"/>
                <w:spacing w:val="-2"/>
                <w:sz w:val="18"/>
              </w:rPr>
            </w:pPr>
            <w:r w:rsidRPr="00CC0718">
              <w:rPr>
                <w:color w:val="000000"/>
                <w:spacing w:val="-2"/>
                <w:sz w:val="18"/>
              </w:rPr>
              <w:t>Document</w:t>
            </w:r>
          </w:p>
        </w:tc>
        <w:tc>
          <w:tcPr>
            <w:tcW w:w="1132" w:type="dxa"/>
            <w:tcBorders>
              <w:bottom w:val="single" w:color="8FB6EA" w:sz="5" w:space="0"/>
            </w:tcBorders>
            <w:shd w:val="clear" w:color="auto" w:fill="FFFFFF" w:themeFill="background1"/>
            <w:tcMar/>
          </w:tcPr>
          <w:p w:rsidRPr="00CC0718" w:rsidR="00C71DC8" w:rsidP="00244814" w:rsidRDefault="00C71DC8" w14:paraId="5D9F0BF8" w14:textId="77777777">
            <w:pPr>
              <w:rPr>
                <w:color w:val="000000"/>
                <w:spacing w:val="-2"/>
                <w:sz w:val="18"/>
              </w:rPr>
            </w:pPr>
            <w:r w:rsidRPr="00CC0718">
              <w:rPr>
                <w:color w:val="000000"/>
                <w:spacing w:val="-2"/>
                <w:sz w:val="18"/>
              </w:rPr>
              <w:t>4</w:t>
            </w:r>
          </w:p>
        </w:tc>
        <w:tc>
          <w:tcPr>
            <w:tcW w:w="1576" w:type="dxa"/>
            <w:gridSpan w:val="2"/>
            <w:tcBorders>
              <w:bottom w:val="single" w:color="8FB6EA" w:sz="5" w:space="0"/>
            </w:tcBorders>
            <w:shd w:val="clear" w:color="auto" w:fill="FFFFFF" w:themeFill="background1"/>
            <w:tcMar/>
          </w:tcPr>
          <w:p w:rsidRPr="00CC0718" w:rsidR="00C71DC8" w:rsidP="00244814" w:rsidRDefault="00C71DC8" w14:paraId="399B0D6C" w14:textId="77777777">
            <w:pPr>
              <w:rPr>
                <w:color w:val="000000"/>
                <w:spacing w:val="-2"/>
                <w:sz w:val="18"/>
              </w:rPr>
            </w:pPr>
            <w:r w:rsidRPr="00CC0718">
              <w:rPr>
                <w:color w:val="000000"/>
                <w:spacing w:val="-2"/>
                <w:sz w:val="18"/>
              </w:rPr>
              <w:t>5</w:t>
            </w:r>
          </w:p>
        </w:tc>
        <w:tc>
          <w:tcPr>
            <w:tcW w:w="1362" w:type="dxa"/>
            <w:tcBorders>
              <w:bottom w:val="single" w:color="8FB6EA" w:sz="5" w:space="0"/>
            </w:tcBorders>
            <w:shd w:val="clear" w:color="auto" w:fill="FFFFFF" w:themeFill="background1"/>
            <w:tcMar/>
          </w:tcPr>
          <w:p w:rsidRPr="00CC0718" w:rsidR="00C71DC8" w:rsidP="00244814" w:rsidRDefault="00C71DC8" w14:paraId="0C5ECA65" w14:textId="77777777">
            <w:pPr>
              <w:rPr>
                <w:color w:val="000000"/>
                <w:spacing w:val="-2"/>
                <w:sz w:val="18"/>
              </w:rPr>
            </w:pPr>
            <w:r w:rsidRPr="00CC0718">
              <w:rPr>
                <w:color w:val="000000"/>
                <w:spacing w:val="-2"/>
                <w:sz w:val="18"/>
              </w:rPr>
              <w:t>46</w:t>
            </w:r>
          </w:p>
        </w:tc>
        <w:tc>
          <w:tcPr>
            <w:tcW w:w="1690" w:type="dxa"/>
            <w:tcBorders>
              <w:bottom w:val="single" w:color="8FB6EA" w:sz="5" w:space="0"/>
            </w:tcBorders>
            <w:shd w:val="clear" w:color="auto" w:fill="FFFFFF" w:themeFill="background1"/>
            <w:tcMar/>
          </w:tcPr>
          <w:p w:rsidRPr="00CC0718" w:rsidR="00C71DC8" w:rsidP="00244814" w:rsidRDefault="00C71DC8" w14:paraId="2B873638" w14:textId="77777777">
            <w:pPr>
              <w:rPr>
                <w:color w:val="000000"/>
                <w:spacing w:val="-2"/>
                <w:sz w:val="18"/>
              </w:rPr>
            </w:pPr>
            <w:r w:rsidRPr="00CC0718">
              <w:rPr>
                <w:color w:val="000000"/>
                <w:spacing w:val="-2"/>
                <w:sz w:val="18"/>
              </w:rPr>
              <w:t>5</w:t>
            </w:r>
          </w:p>
        </w:tc>
        <w:tc>
          <w:tcPr>
            <w:tcW w:w="1576" w:type="dxa"/>
            <w:tcBorders>
              <w:bottom w:val="single" w:color="8FB6EA" w:sz="5" w:space="0"/>
            </w:tcBorders>
            <w:shd w:val="clear" w:color="auto" w:fill="FFFFFF" w:themeFill="background1"/>
            <w:tcMar/>
          </w:tcPr>
          <w:p w:rsidRPr="00CC0718" w:rsidR="00C71DC8" w:rsidP="00244814" w:rsidRDefault="00C71DC8" w14:paraId="7D37DEA7" w14:textId="77777777">
            <w:pPr>
              <w:rPr>
                <w:color w:val="000000"/>
                <w:spacing w:val="-2"/>
                <w:sz w:val="18"/>
              </w:rPr>
            </w:pPr>
          </w:p>
        </w:tc>
      </w:tr>
      <w:tr w:rsidRPr="00CC0718" w:rsidR="00C71DC8" w:rsidTr="3A33D0EC" w14:paraId="07DF7715" w14:textId="77777777">
        <w:trPr>
          <w:trHeight w:val="444" w:hRule="exact"/>
        </w:trPr>
        <w:tc>
          <w:tcPr>
            <w:tcW w:w="10717" w:type="dxa"/>
            <w:gridSpan w:val="8"/>
            <w:tcBorders>
              <w:top w:val="single" w:color="8FB6EA" w:sz="5" w:space="0"/>
            </w:tcBorders>
            <w:tcMar/>
          </w:tcPr>
          <w:p w:rsidRPr="00CC0718" w:rsidR="00C71DC8" w:rsidP="00244814" w:rsidRDefault="00C71DC8" w14:paraId="4D63C73E" w14:textId="77777777"/>
        </w:tc>
      </w:tr>
      <w:tr w:rsidRPr="00CC0718" w:rsidR="00C71DC8" w:rsidTr="3A33D0EC" w14:paraId="3F3240A2" w14:textId="77777777">
        <w:trPr>
          <w:trHeight w:val="344" w:hRule="exact"/>
        </w:trPr>
        <w:tc>
          <w:tcPr>
            <w:tcW w:w="10717" w:type="dxa"/>
            <w:gridSpan w:val="8"/>
            <w:shd w:val="clear" w:color="auto" w:fill="FFFFFF" w:themeFill="background1"/>
            <w:tcMar/>
          </w:tcPr>
          <w:p w:rsidRPr="00CC0718" w:rsidR="00C71DC8" w:rsidP="00244814" w:rsidRDefault="00C71DC8" w14:paraId="22E82723" w14:textId="77777777">
            <w:pPr>
              <w:rPr>
                <w:b/>
                <w:color w:val="5C83B4"/>
                <w:spacing w:val="-2"/>
                <w:sz w:val="24"/>
              </w:rPr>
            </w:pPr>
          </w:p>
        </w:tc>
      </w:tr>
      <w:tr w:rsidRPr="00CC0718" w:rsidR="00C71DC8" w:rsidTr="3A33D0EC" w14:paraId="2C594578" w14:textId="77777777">
        <w:trPr>
          <w:trHeight w:val="444" w:hRule="exact"/>
        </w:trPr>
        <w:tc>
          <w:tcPr>
            <w:tcW w:w="1805" w:type="dxa"/>
            <w:shd w:val="clear" w:color="auto" w:fill="FFFFFF" w:themeFill="background1"/>
            <w:tcMar/>
          </w:tcPr>
          <w:p w:rsidRPr="00CC0718" w:rsidR="00C71DC8" w:rsidP="00244814" w:rsidRDefault="00C71DC8" w14:paraId="05E6554E" w14:textId="77777777">
            <w:pPr>
              <w:rPr>
                <w:b/>
                <w:color w:val="5C83B4"/>
                <w:spacing w:val="-2"/>
                <w:sz w:val="24"/>
              </w:rPr>
            </w:pPr>
            <w:r w:rsidRPr="00CC0718">
              <w:rPr>
                <w:b/>
                <w:color w:val="5C83B4"/>
                <w:spacing w:val="-2"/>
                <w:sz w:val="24"/>
              </w:rPr>
              <w:t>Nickname:</w:t>
            </w:r>
          </w:p>
        </w:tc>
        <w:tc>
          <w:tcPr>
            <w:tcW w:w="8912" w:type="dxa"/>
            <w:gridSpan w:val="7"/>
            <w:vMerge w:val="restart"/>
            <w:shd w:val="clear" w:color="auto" w:fill="FFFFFF" w:themeFill="background1"/>
            <w:tcMar/>
          </w:tcPr>
          <w:p w:rsidRPr="00CC0718" w:rsidR="00C71DC8" w:rsidP="00244814" w:rsidRDefault="00C71DC8" w14:paraId="70634BA1" w14:textId="77777777">
            <w:pPr>
              <w:rPr>
                <w:b/>
                <w:color w:val="5C83B4"/>
                <w:spacing w:val="-2"/>
                <w:sz w:val="24"/>
              </w:rPr>
            </w:pPr>
            <w:r w:rsidRPr="00CC0718">
              <w:rPr>
                <w:b/>
                <w:color w:val="5C83B4"/>
                <w:spacing w:val="-2"/>
                <w:sz w:val="24"/>
              </w:rPr>
              <w:t>Codes\\AXIAL CODE\\Q2- Role of Student Club\COMMUNITY BUILDING\Exciting for student communities</w:t>
            </w:r>
          </w:p>
        </w:tc>
      </w:tr>
      <w:tr w:rsidRPr="00CC0718" w:rsidR="00C71DC8" w:rsidTr="3A33D0EC" w14:paraId="1D8224FB" w14:textId="77777777">
        <w:trPr>
          <w:trHeight w:val="458" w:hRule="exact"/>
        </w:trPr>
        <w:tc>
          <w:tcPr>
            <w:tcW w:w="1805" w:type="dxa"/>
            <w:shd w:val="clear" w:color="auto" w:fill="FFFFFF" w:themeFill="background1"/>
            <w:tcMar/>
          </w:tcPr>
          <w:p w:rsidRPr="00CC0718" w:rsidR="00C71DC8" w:rsidP="00244814" w:rsidRDefault="00C71DC8" w14:paraId="77CAC84F" w14:textId="77777777">
            <w:pPr>
              <w:rPr>
                <w:b/>
                <w:color w:val="5C83B4"/>
                <w:spacing w:val="-2"/>
                <w:sz w:val="24"/>
              </w:rPr>
            </w:pPr>
            <w:r w:rsidRPr="00CC0718">
              <w:rPr>
                <w:b/>
                <w:color w:val="5C83B4"/>
                <w:spacing w:val="-2"/>
                <w:sz w:val="24"/>
              </w:rPr>
              <w:t>Classification:</w:t>
            </w:r>
          </w:p>
        </w:tc>
        <w:tc>
          <w:tcPr>
            <w:tcW w:w="8912" w:type="dxa"/>
            <w:gridSpan w:val="7"/>
            <w:vMerge/>
            <w:tcMar/>
          </w:tcPr>
          <w:p w:rsidRPr="00CC0718" w:rsidR="00C71DC8" w:rsidP="00244814" w:rsidRDefault="00C71DC8" w14:paraId="397375FC" w14:textId="77777777"/>
        </w:tc>
      </w:tr>
      <w:tr w:rsidRPr="00CC0718" w:rsidR="00C71DC8" w:rsidTr="3A33D0EC" w14:paraId="6349BD60" w14:textId="77777777">
        <w:trPr>
          <w:trHeight w:val="445" w:hRule="exact"/>
        </w:trPr>
        <w:tc>
          <w:tcPr>
            <w:tcW w:w="1805" w:type="dxa"/>
            <w:shd w:val="clear" w:color="auto" w:fill="FFFFFF" w:themeFill="background1"/>
            <w:tcMar/>
          </w:tcPr>
          <w:p w:rsidRPr="00CC0718" w:rsidR="00C71DC8" w:rsidP="00244814" w:rsidRDefault="00C71DC8" w14:paraId="24D18242" w14:textId="77777777">
            <w:pPr>
              <w:rPr>
                <w:b/>
                <w:color w:val="5C83B4"/>
                <w:spacing w:val="-2"/>
                <w:sz w:val="24"/>
              </w:rPr>
            </w:pPr>
            <w:r w:rsidRPr="00CC0718">
              <w:rPr>
                <w:b/>
                <w:color w:val="5C83B4"/>
                <w:spacing w:val="-2"/>
                <w:sz w:val="24"/>
              </w:rPr>
              <w:t>Aggregated:</w:t>
            </w:r>
          </w:p>
        </w:tc>
        <w:tc>
          <w:tcPr>
            <w:tcW w:w="8912" w:type="dxa"/>
            <w:gridSpan w:val="7"/>
            <w:shd w:val="clear" w:color="auto" w:fill="FFFFFF" w:themeFill="background1"/>
            <w:tcMar/>
          </w:tcPr>
          <w:p w:rsidRPr="00CC0718" w:rsidR="00C71DC8" w:rsidP="00244814" w:rsidRDefault="00C71DC8" w14:paraId="147EE5FC" w14:textId="77777777">
            <w:pPr>
              <w:rPr>
                <w:b/>
                <w:color w:val="5C83B4"/>
                <w:spacing w:val="-2"/>
                <w:sz w:val="24"/>
              </w:rPr>
            </w:pPr>
            <w:r w:rsidRPr="00CC0718">
              <w:rPr>
                <w:b/>
                <w:color w:val="5C83B4"/>
                <w:spacing w:val="-2"/>
                <w:sz w:val="24"/>
              </w:rPr>
              <w:t>No</w:t>
            </w:r>
          </w:p>
        </w:tc>
      </w:tr>
      <w:tr w:rsidRPr="00CC0718" w:rsidR="00C71DC8" w:rsidTr="3A33D0EC" w14:paraId="434852FC" w14:textId="77777777">
        <w:trPr>
          <w:trHeight w:val="343" w:hRule="exact"/>
        </w:trPr>
        <w:tc>
          <w:tcPr>
            <w:tcW w:w="3381" w:type="dxa"/>
            <w:gridSpan w:val="2"/>
            <w:tcBorders>
              <w:bottom w:val="single" w:color="8FB6EA" w:sz="5" w:space="0"/>
            </w:tcBorders>
            <w:shd w:val="clear" w:color="auto" w:fill="FFFFFF" w:themeFill="background1"/>
            <w:tcMar/>
          </w:tcPr>
          <w:p w:rsidRPr="00CC0718" w:rsidR="00C71DC8" w:rsidP="00244814" w:rsidRDefault="00C71DC8" w14:paraId="1EF2FAFF" w14:textId="77777777">
            <w:pPr>
              <w:rPr>
                <w:color w:val="000000"/>
                <w:spacing w:val="-2"/>
                <w:sz w:val="18"/>
              </w:rPr>
            </w:pPr>
            <w:r w:rsidRPr="00CC0718">
              <w:rPr>
                <w:color w:val="000000"/>
                <w:spacing w:val="-2"/>
                <w:sz w:val="18"/>
              </w:rPr>
              <w:t>Document</w:t>
            </w:r>
          </w:p>
        </w:tc>
        <w:tc>
          <w:tcPr>
            <w:tcW w:w="1132" w:type="dxa"/>
            <w:tcBorders>
              <w:bottom w:val="single" w:color="8FB6EA" w:sz="5" w:space="0"/>
            </w:tcBorders>
            <w:shd w:val="clear" w:color="auto" w:fill="FFFFFF" w:themeFill="background1"/>
            <w:tcMar/>
          </w:tcPr>
          <w:p w:rsidRPr="00CC0718" w:rsidR="00C71DC8" w:rsidP="00244814" w:rsidRDefault="00C71DC8" w14:paraId="6A93CA6C" w14:textId="77777777">
            <w:pPr>
              <w:rPr>
                <w:color w:val="000000"/>
                <w:spacing w:val="-2"/>
                <w:sz w:val="18"/>
              </w:rPr>
            </w:pPr>
            <w:r w:rsidRPr="00CC0718">
              <w:rPr>
                <w:color w:val="000000"/>
                <w:spacing w:val="-2"/>
                <w:sz w:val="18"/>
              </w:rPr>
              <w:t>1</w:t>
            </w:r>
          </w:p>
        </w:tc>
        <w:tc>
          <w:tcPr>
            <w:tcW w:w="1576" w:type="dxa"/>
            <w:gridSpan w:val="2"/>
            <w:tcBorders>
              <w:bottom w:val="single" w:color="8FB6EA" w:sz="5" w:space="0"/>
            </w:tcBorders>
            <w:shd w:val="clear" w:color="auto" w:fill="FFFFFF" w:themeFill="background1"/>
            <w:tcMar/>
          </w:tcPr>
          <w:p w:rsidRPr="00CC0718" w:rsidR="00C71DC8" w:rsidP="00244814" w:rsidRDefault="00C71DC8" w14:paraId="42C97D82" w14:textId="77777777">
            <w:pPr>
              <w:rPr>
                <w:color w:val="000000"/>
                <w:spacing w:val="-2"/>
                <w:sz w:val="18"/>
              </w:rPr>
            </w:pPr>
            <w:r w:rsidRPr="00CC0718">
              <w:rPr>
                <w:color w:val="000000"/>
                <w:spacing w:val="-2"/>
                <w:sz w:val="18"/>
              </w:rPr>
              <w:t>1</w:t>
            </w:r>
          </w:p>
        </w:tc>
        <w:tc>
          <w:tcPr>
            <w:tcW w:w="1362" w:type="dxa"/>
            <w:tcBorders>
              <w:bottom w:val="single" w:color="8FB6EA" w:sz="5" w:space="0"/>
            </w:tcBorders>
            <w:shd w:val="clear" w:color="auto" w:fill="FFFFFF" w:themeFill="background1"/>
            <w:tcMar/>
          </w:tcPr>
          <w:p w:rsidRPr="00CC0718" w:rsidR="00C71DC8" w:rsidP="00244814" w:rsidRDefault="00C71DC8" w14:paraId="46E0A9C3" w14:textId="77777777">
            <w:pPr>
              <w:rPr>
                <w:color w:val="000000"/>
                <w:spacing w:val="-2"/>
                <w:sz w:val="18"/>
              </w:rPr>
            </w:pPr>
            <w:r w:rsidRPr="00CC0718">
              <w:rPr>
                <w:color w:val="000000"/>
                <w:spacing w:val="-2"/>
                <w:sz w:val="18"/>
              </w:rPr>
              <w:t>6</w:t>
            </w:r>
          </w:p>
        </w:tc>
        <w:tc>
          <w:tcPr>
            <w:tcW w:w="1690" w:type="dxa"/>
            <w:tcBorders>
              <w:bottom w:val="single" w:color="8FB6EA" w:sz="5" w:space="0"/>
            </w:tcBorders>
            <w:shd w:val="clear" w:color="auto" w:fill="FFFFFF" w:themeFill="background1"/>
            <w:tcMar/>
          </w:tcPr>
          <w:p w:rsidRPr="00CC0718" w:rsidR="00C71DC8" w:rsidP="00244814" w:rsidRDefault="00C71DC8" w14:paraId="33DD66E5" w14:textId="77777777">
            <w:pPr>
              <w:rPr>
                <w:color w:val="000000"/>
                <w:spacing w:val="-2"/>
                <w:sz w:val="18"/>
              </w:rPr>
            </w:pPr>
            <w:r w:rsidRPr="00CC0718">
              <w:rPr>
                <w:color w:val="000000"/>
                <w:spacing w:val="-2"/>
                <w:sz w:val="18"/>
              </w:rPr>
              <w:t>1</w:t>
            </w:r>
          </w:p>
        </w:tc>
        <w:tc>
          <w:tcPr>
            <w:tcW w:w="1576" w:type="dxa"/>
            <w:tcBorders>
              <w:bottom w:val="single" w:color="8FB6EA" w:sz="5" w:space="0"/>
            </w:tcBorders>
            <w:shd w:val="clear" w:color="auto" w:fill="FFFFFF" w:themeFill="background1"/>
            <w:tcMar/>
          </w:tcPr>
          <w:p w:rsidRPr="00CC0718" w:rsidR="00C71DC8" w:rsidP="00244814" w:rsidRDefault="00C71DC8" w14:paraId="4FC13CDA" w14:textId="77777777">
            <w:pPr>
              <w:rPr>
                <w:color w:val="000000"/>
                <w:spacing w:val="-2"/>
                <w:sz w:val="18"/>
              </w:rPr>
            </w:pPr>
          </w:p>
        </w:tc>
      </w:tr>
      <w:tr w:rsidRPr="00CC0718" w:rsidR="00C71DC8" w:rsidTr="3A33D0EC" w14:paraId="634D9318" w14:textId="77777777">
        <w:trPr>
          <w:trHeight w:val="445" w:hRule="exact"/>
        </w:trPr>
        <w:tc>
          <w:tcPr>
            <w:tcW w:w="10717" w:type="dxa"/>
            <w:gridSpan w:val="8"/>
            <w:tcBorders>
              <w:top w:val="single" w:color="8FB6EA" w:sz="5" w:space="0"/>
            </w:tcBorders>
            <w:tcMar/>
          </w:tcPr>
          <w:p w:rsidRPr="00CC0718" w:rsidR="00C71DC8" w:rsidP="00244814" w:rsidRDefault="00C71DC8" w14:paraId="48A45494" w14:textId="77777777"/>
        </w:tc>
      </w:tr>
      <w:tr w:rsidRPr="00CC0718" w:rsidR="00C71DC8" w:rsidTr="3A33D0EC" w14:paraId="50EEF5A3" w14:textId="77777777">
        <w:trPr>
          <w:trHeight w:val="343" w:hRule="exact"/>
        </w:trPr>
        <w:tc>
          <w:tcPr>
            <w:tcW w:w="10717" w:type="dxa"/>
            <w:gridSpan w:val="8"/>
            <w:shd w:val="clear" w:color="auto" w:fill="FFFFFF" w:themeFill="background1"/>
            <w:tcMar/>
          </w:tcPr>
          <w:p w:rsidRPr="00CC0718" w:rsidR="00C71DC8" w:rsidP="00244814" w:rsidRDefault="00C71DC8" w14:paraId="3210FE0D" w14:textId="77777777">
            <w:pPr>
              <w:rPr>
                <w:b/>
                <w:color w:val="5C83B4"/>
                <w:spacing w:val="-2"/>
                <w:sz w:val="24"/>
              </w:rPr>
            </w:pPr>
          </w:p>
        </w:tc>
      </w:tr>
      <w:tr w:rsidRPr="00CC0718" w:rsidR="00C71DC8" w:rsidTr="3A33D0EC" w14:paraId="44F82A38" w14:textId="77777777">
        <w:trPr>
          <w:trHeight w:val="445" w:hRule="exact"/>
        </w:trPr>
        <w:tc>
          <w:tcPr>
            <w:tcW w:w="1805" w:type="dxa"/>
            <w:shd w:val="clear" w:color="auto" w:fill="FFFFFF" w:themeFill="background1"/>
            <w:tcMar/>
          </w:tcPr>
          <w:p w:rsidRPr="00CC0718" w:rsidR="00C71DC8" w:rsidP="00244814" w:rsidRDefault="00C71DC8" w14:paraId="7A5261E7" w14:textId="77777777">
            <w:pPr>
              <w:rPr>
                <w:b/>
                <w:color w:val="5C83B4"/>
                <w:spacing w:val="-2"/>
                <w:sz w:val="24"/>
              </w:rPr>
            </w:pPr>
            <w:r w:rsidRPr="00CC0718">
              <w:rPr>
                <w:b/>
                <w:color w:val="5C83B4"/>
                <w:spacing w:val="-2"/>
                <w:sz w:val="24"/>
              </w:rPr>
              <w:t>Nickname:</w:t>
            </w:r>
          </w:p>
        </w:tc>
        <w:tc>
          <w:tcPr>
            <w:tcW w:w="8912" w:type="dxa"/>
            <w:gridSpan w:val="7"/>
            <w:vMerge w:val="restart"/>
            <w:shd w:val="clear" w:color="auto" w:fill="FFFFFF" w:themeFill="background1"/>
            <w:tcMar/>
          </w:tcPr>
          <w:p w:rsidRPr="00CC0718" w:rsidR="00C71DC8" w:rsidP="00244814" w:rsidRDefault="00C71DC8" w14:paraId="4582C624" w14:textId="77777777">
            <w:pPr>
              <w:rPr>
                <w:b/>
                <w:color w:val="5C83B4"/>
                <w:spacing w:val="-2"/>
                <w:sz w:val="24"/>
              </w:rPr>
            </w:pPr>
            <w:r w:rsidRPr="00CC0718">
              <w:rPr>
                <w:b/>
                <w:color w:val="5C83B4"/>
                <w:spacing w:val="-2"/>
                <w:sz w:val="24"/>
              </w:rPr>
              <w:t>Codes\\AXIAL CODE\\Q2- Role of Student Club\COMMUNITY BUILDING\Gives life to the community</w:t>
            </w:r>
          </w:p>
        </w:tc>
      </w:tr>
      <w:tr w:rsidRPr="00CC0718" w:rsidR="00C71DC8" w:rsidTr="3A33D0EC" w14:paraId="25136CF8" w14:textId="77777777">
        <w:trPr>
          <w:trHeight w:val="458" w:hRule="exact"/>
        </w:trPr>
        <w:tc>
          <w:tcPr>
            <w:tcW w:w="1805" w:type="dxa"/>
            <w:shd w:val="clear" w:color="auto" w:fill="FFFFFF" w:themeFill="background1"/>
            <w:tcMar/>
          </w:tcPr>
          <w:p w:rsidRPr="00CC0718" w:rsidR="00C71DC8" w:rsidP="00244814" w:rsidRDefault="00C71DC8" w14:paraId="7F7889B2" w14:textId="77777777">
            <w:pPr>
              <w:rPr>
                <w:b/>
                <w:color w:val="5C83B4"/>
                <w:spacing w:val="-2"/>
                <w:sz w:val="24"/>
              </w:rPr>
            </w:pPr>
            <w:r w:rsidRPr="00CC0718">
              <w:rPr>
                <w:b/>
                <w:color w:val="5C83B4"/>
                <w:spacing w:val="-2"/>
                <w:sz w:val="24"/>
              </w:rPr>
              <w:t>Classification:</w:t>
            </w:r>
          </w:p>
        </w:tc>
        <w:tc>
          <w:tcPr>
            <w:tcW w:w="8912" w:type="dxa"/>
            <w:gridSpan w:val="7"/>
            <w:vMerge/>
            <w:tcMar/>
          </w:tcPr>
          <w:p w:rsidRPr="00CC0718" w:rsidR="00C71DC8" w:rsidP="00244814" w:rsidRDefault="00C71DC8" w14:paraId="4E476C52" w14:textId="77777777"/>
        </w:tc>
      </w:tr>
      <w:tr w:rsidRPr="00CC0718" w:rsidR="00C71DC8" w:rsidTr="3A33D0EC" w14:paraId="5B06A5E9" w14:textId="77777777">
        <w:trPr>
          <w:trHeight w:val="444" w:hRule="exact"/>
        </w:trPr>
        <w:tc>
          <w:tcPr>
            <w:tcW w:w="1805" w:type="dxa"/>
            <w:shd w:val="clear" w:color="auto" w:fill="FFFFFF" w:themeFill="background1"/>
            <w:tcMar/>
          </w:tcPr>
          <w:p w:rsidRPr="00CC0718" w:rsidR="00C71DC8" w:rsidP="00244814" w:rsidRDefault="00C71DC8" w14:paraId="75481E23" w14:textId="77777777">
            <w:pPr>
              <w:rPr>
                <w:b/>
                <w:color w:val="5C83B4"/>
                <w:spacing w:val="-2"/>
                <w:sz w:val="24"/>
              </w:rPr>
            </w:pPr>
            <w:r w:rsidRPr="00CC0718">
              <w:rPr>
                <w:b/>
                <w:color w:val="5C83B4"/>
                <w:spacing w:val="-2"/>
                <w:sz w:val="24"/>
              </w:rPr>
              <w:t>Aggregated:</w:t>
            </w:r>
          </w:p>
        </w:tc>
        <w:tc>
          <w:tcPr>
            <w:tcW w:w="8912" w:type="dxa"/>
            <w:gridSpan w:val="7"/>
            <w:shd w:val="clear" w:color="auto" w:fill="FFFFFF" w:themeFill="background1"/>
            <w:tcMar/>
          </w:tcPr>
          <w:p w:rsidRPr="00CC0718" w:rsidR="00C71DC8" w:rsidP="00244814" w:rsidRDefault="00C71DC8" w14:paraId="6AB91FD2" w14:textId="77777777">
            <w:pPr>
              <w:rPr>
                <w:b/>
                <w:color w:val="5C83B4"/>
                <w:spacing w:val="-2"/>
                <w:sz w:val="24"/>
              </w:rPr>
            </w:pPr>
            <w:r w:rsidRPr="00CC0718">
              <w:rPr>
                <w:b/>
                <w:color w:val="5C83B4"/>
                <w:spacing w:val="-2"/>
                <w:sz w:val="24"/>
              </w:rPr>
              <w:t>No</w:t>
            </w:r>
          </w:p>
        </w:tc>
      </w:tr>
      <w:tr w:rsidRPr="00CC0718" w:rsidR="00C71DC8" w:rsidTr="3A33D0EC" w14:paraId="60B6E6E3" w14:textId="77777777">
        <w:trPr>
          <w:trHeight w:val="344" w:hRule="exact"/>
        </w:trPr>
        <w:tc>
          <w:tcPr>
            <w:tcW w:w="3381" w:type="dxa"/>
            <w:gridSpan w:val="2"/>
            <w:tcBorders>
              <w:bottom w:val="single" w:color="8FB6EA" w:sz="5" w:space="0"/>
            </w:tcBorders>
            <w:shd w:val="clear" w:color="auto" w:fill="FFFFFF" w:themeFill="background1"/>
            <w:tcMar/>
          </w:tcPr>
          <w:p w:rsidRPr="00CC0718" w:rsidR="00C71DC8" w:rsidP="00244814" w:rsidRDefault="00C71DC8" w14:paraId="2917C7B1" w14:textId="77777777">
            <w:pPr>
              <w:rPr>
                <w:color w:val="000000"/>
                <w:spacing w:val="-2"/>
                <w:sz w:val="18"/>
              </w:rPr>
            </w:pPr>
            <w:r w:rsidRPr="00CC0718">
              <w:rPr>
                <w:color w:val="000000"/>
                <w:spacing w:val="-2"/>
                <w:sz w:val="18"/>
              </w:rPr>
              <w:t>Document</w:t>
            </w:r>
          </w:p>
        </w:tc>
        <w:tc>
          <w:tcPr>
            <w:tcW w:w="1132" w:type="dxa"/>
            <w:tcBorders>
              <w:bottom w:val="single" w:color="8FB6EA" w:sz="5" w:space="0"/>
            </w:tcBorders>
            <w:shd w:val="clear" w:color="auto" w:fill="FFFFFF" w:themeFill="background1"/>
            <w:tcMar/>
          </w:tcPr>
          <w:p w:rsidRPr="00CC0718" w:rsidR="00C71DC8" w:rsidP="00244814" w:rsidRDefault="00C71DC8" w14:paraId="1054A84C" w14:textId="77777777">
            <w:pPr>
              <w:rPr>
                <w:color w:val="000000"/>
                <w:spacing w:val="-2"/>
                <w:sz w:val="18"/>
              </w:rPr>
            </w:pPr>
            <w:r w:rsidRPr="00CC0718">
              <w:rPr>
                <w:color w:val="000000"/>
                <w:spacing w:val="-2"/>
                <w:sz w:val="18"/>
              </w:rPr>
              <w:t>1</w:t>
            </w:r>
          </w:p>
        </w:tc>
        <w:tc>
          <w:tcPr>
            <w:tcW w:w="1576" w:type="dxa"/>
            <w:gridSpan w:val="2"/>
            <w:tcBorders>
              <w:bottom w:val="single" w:color="8FB6EA" w:sz="5" w:space="0"/>
            </w:tcBorders>
            <w:shd w:val="clear" w:color="auto" w:fill="FFFFFF" w:themeFill="background1"/>
            <w:tcMar/>
          </w:tcPr>
          <w:p w:rsidRPr="00CC0718" w:rsidR="00C71DC8" w:rsidP="00244814" w:rsidRDefault="00C71DC8" w14:paraId="1AC91AAB" w14:textId="77777777">
            <w:pPr>
              <w:rPr>
                <w:color w:val="000000"/>
                <w:spacing w:val="-2"/>
                <w:sz w:val="18"/>
              </w:rPr>
            </w:pPr>
            <w:r w:rsidRPr="00CC0718">
              <w:rPr>
                <w:color w:val="000000"/>
                <w:spacing w:val="-2"/>
                <w:sz w:val="18"/>
              </w:rPr>
              <w:t>3</w:t>
            </w:r>
          </w:p>
        </w:tc>
        <w:tc>
          <w:tcPr>
            <w:tcW w:w="1362" w:type="dxa"/>
            <w:tcBorders>
              <w:bottom w:val="single" w:color="8FB6EA" w:sz="5" w:space="0"/>
            </w:tcBorders>
            <w:shd w:val="clear" w:color="auto" w:fill="FFFFFF" w:themeFill="background1"/>
            <w:tcMar/>
          </w:tcPr>
          <w:p w:rsidRPr="00CC0718" w:rsidR="00C71DC8" w:rsidP="00244814" w:rsidRDefault="00C71DC8" w14:paraId="3010C84C" w14:textId="77777777">
            <w:pPr>
              <w:rPr>
                <w:color w:val="000000"/>
                <w:spacing w:val="-2"/>
                <w:sz w:val="18"/>
              </w:rPr>
            </w:pPr>
            <w:r w:rsidRPr="00CC0718">
              <w:rPr>
                <w:color w:val="000000"/>
                <w:spacing w:val="-2"/>
                <w:sz w:val="18"/>
              </w:rPr>
              <w:t>26</w:t>
            </w:r>
          </w:p>
        </w:tc>
        <w:tc>
          <w:tcPr>
            <w:tcW w:w="1690" w:type="dxa"/>
            <w:tcBorders>
              <w:bottom w:val="single" w:color="8FB6EA" w:sz="5" w:space="0"/>
            </w:tcBorders>
            <w:shd w:val="clear" w:color="auto" w:fill="FFFFFF" w:themeFill="background1"/>
            <w:tcMar/>
          </w:tcPr>
          <w:p w:rsidRPr="00CC0718" w:rsidR="00C71DC8" w:rsidP="00244814" w:rsidRDefault="00C71DC8" w14:paraId="0EE0CB9A" w14:textId="77777777">
            <w:pPr>
              <w:rPr>
                <w:color w:val="000000"/>
                <w:spacing w:val="-2"/>
                <w:sz w:val="18"/>
              </w:rPr>
            </w:pPr>
            <w:r w:rsidRPr="00CC0718">
              <w:rPr>
                <w:color w:val="000000"/>
                <w:spacing w:val="-2"/>
                <w:sz w:val="18"/>
              </w:rPr>
              <w:t>3</w:t>
            </w:r>
          </w:p>
        </w:tc>
        <w:tc>
          <w:tcPr>
            <w:tcW w:w="1576" w:type="dxa"/>
            <w:tcBorders>
              <w:bottom w:val="single" w:color="8FB6EA" w:sz="5" w:space="0"/>
            </w:tcBorders>
            <w:shd w:val="clear" w:color="auto" w:fill="FFFFFF" w:themeFill="background1"/>
            <w:tcMar/>
          </w:tcPr>
          <w:p w:rsidRPr="00CC0718" w:rsidR="00C71DC8" w:rsidP="00244814" w:rsidRDefault="00C71DC8" w14:paraId="60EF8B11" w14:textId="77777777">
            <w:pPr>
              <w:rPr>
                <w:color w:val="000000"/>
                <w:spacing w:val="-2"/>
                <w:sz w:val="18"/>
              </w:rPr>
            </w:pPr>
          </w:p>
        </w:tc>
      </w:tr>
      <w:tr w:rsidRPr="00CC0718" w:rsidR="00C71DC8" w:rsidTr="3A33D0EC" w14:paraId="035EA849" w14:textId="77777777">
        <w:trPr>
          <w:trHeight w:val="1146" w:hRule="exact"/>
        </w:trPr>
        <w:tc>
          <w:tcPr>
            <w:tcW w:w="10717" w:type="dxa"/>
            <w:gridSpan w:val="8"/>
            <w:tcBorders>
              <w:top w:val="single" w:color="8FB6EA" w:sz="5" w:space="0"/>
            </w:tcBorders>
            <w:tcMar/>
          </w:tcPr>
          <w:p w:rsidRPr="00CC0718" w:rsidR="00C71DC8" w:rsidP="00244814" w:rsidRDefault="00C71DC8" w14:paraId="63C478E4" w14:textId="77777777"/>
        </w:tc>
      </w:tr>
      <w:tr w:rsidRPr="00CC0718" w:rsidR="00C71DC8" w:rsidTr="3A33D0EC" w14:paraId="53FEEB30" w14:textId="77777777">
        <w:trPr>
          <w:trHeight w:val="1161" w:hRule="exact"/>
        </w:trPr>
        <w:tc>
          <w:tcPr>
            <w:tcW w:w="10717" w:type="dxa"/>
            <w:gridSpan w:val="8"/>
            <w:tcMar/>
          </w:tcPr>
          <w:p w:rsidRPr="00CC0718" w:rsidR="00C71DC8" w:rsidP="00244814" w:rsidRDefault="00C71DC8" w14:paraId="616AA9BF" w14:textId="77777777"/>
        </w:tc>
      </w:tr>
      <w:tr w:rsidRPr="00CC0718" w:rsidR="00C71DC8" w:rsidTr="3A33D0EC" w14:paraId="342515D0" w14:textId="77777777">
        <w:trPr>
          <w:trHeight w:val="458" w:hRule="exact"/>
        </w:trPr>
        <w:tc>
          <w:tcPr>
            <w:tcW w:w="5359" w:type="dxa"/>
            <w:gridSpan w:val="4"/>
            <w:shd w:val="clear" w:color="auto" w:fill="FFFFFF" w:themeFill="background1"/>
            <w:tcMar/>
          </w:tcPr>
          <w:p w:rsidRPr="00CC0718" w:rsidR="00C71DC8" w:rsidP="00244814" w:rsidRDefault="00C71DC8" w14:paraId="7591725E" w14:textId="77777777">
            <w:pPr>
              <w:jc w:val="right"/>
              <w:rPr>
                <w:color w:val="000066"/>
                <w:spacing w:val="-2"/>
                <w:sz w:val="16"/>
              </w:rPr>
            </w:pPr>
            <w:r w:rsidRPr="00CC0718">
              <w:rPr>
                <w:color w:val="000066"/>
                <w:spacing w:val="-2"/>
                <w:sz w:val="16"/>
              </w:rPr>
              <w:lastRenderedPageBreak/>
              <w:t>Formatted Reports\\Code Summary Formatted Report</w:t>
            </w:r>
          </w:p>
        </w:tc>
        <w:tc>
          <w:tcPr>
            <w:tcW w:w="5358" w:type="dxa"/>
            <w:gridSpan w:val="4"/>
            <w:shd w:val="clear" w:color="auto" w:fill="FFFFFF" w:themeFill="background1"/>
            <w:tcMar/>
          </w:tcPr>
          <w:p w:rsidRPr="00CC0718" w:rsidR="00C71DC8" w:rsidP="00244814" w:rsidRDefault="00C71DC8" w14:paraId="67DD697F" w14:textId="77777777">
            <w:pPr>
              <w:jc w:val="right"/>
              <w:rPr>
                <w:color w:val="000066"/>
                <w:spacing w:val="-2"/>
                <w:sz w:val="16"/>
              </w:rPr>
            </w:pPr>
            <w:r w:rsidRPr="00CC0718">
              <w:rPr>
                <w:color w:val="000066"/>
                <w:spacing w:val="-2"/>
                <w:sz w:val="16"/>
              </w:rPr>
              <w:t>Page 30 of 104</w:t>
            </w:r>
          </w:p>
        </w:tc>
      </w:tr>
      <w:tr w:rsidRPr="00CC0718" w:rsidR="00C71DC8" w:rsidTr="3A33D0EC" w14:paraId="7E097F83" w14:textId="77777777">
        <w:trPr>
          <w:trHeight w:val="445" w:hRule="exact"/>
        </w:trPr>
        <w:tc>
          <w:tcPr>
            <w:tcW w:w="10717" w:type="dxa"/>
            <w:gridSpan w:val="8"/>
            <w:shd w:val="clear" w:color="auto" w:fill="FFFFFF" w:themeFill="background1"/>
            <w:tcMar/>
            <w:vAlign w:val="center"/>
          </w:tcPr>
          <w:p w:rsidRPr="00CC0718" w:rsidR="00C71DC8" w:rsidP="00244814" w:rsidRDefault="00C71DC8" w14:paraId="0DC29CE4" w14:textId="77777777">
            <w:pPr>
              <w:jc w:val="right"/>
              <w:rPr>
                <w:color w:val="000066"/>
                <w:spacing w:val="-2"/>
                <w:sz w:val="16"/>
              </w:rPr>
            </w:pPr>
            <w:r w:rsidRPr="00CC0718">
              <w:rPr>
                <w:color w:val="000066"/>
                <w:spacing w:val="-2"/>
                <w:sz w:val="16"/>
              </w:rPr>
              <w:t>11/13/2024 3:39 PM</w:t>
            </w:r>
          </w:p>
        </w:tc>
      </w:tr>
      <w:tr w:rsidRPr="00CC0718" w:rsidR="00C71DC8" w:rsidTr="3A33D0EC" w14:paraId="0E9552E1" w14:textId="77777777">
        <w:trPr>
          <w:trHeight w:val="458" w:hRule="exact"/>
        </w:trPr>
        <w:tc>
          <w:tcPr>
            <w:tcW w:w="3381" w:type="dxa"/>
            <w:gridSpan w:val="2"/>
            <w:shd w:val="clear" w:color="auto" w:fill="8FB6EA"/>
            <w:tcMar/>
          </w:tcPr>
          <w:p w:rsidRPr="00CC0718" w:rsidR="00C71DC8" w:rsidP="00244814" w:rsidRDefault="00C71DC8" w14:paraId="4D6DB6A1" w14:textId="77777777">
            <w:pPr>
              <w:rPr>
                <w:b/>
                <w:color w:val="000066"/>
                <w:spacing w:val="-2"/>
                <w:sz w:val="18"/>
              </w:rPr>
            </w:pPr>
            <w:r w:rsidRPr="00CC0718">
              <w:rPr>
                <w:b/>
                <w:color w:val="000066"/>
                <w:spacing w:val="-2"/>
                <w:sz w:val="18"/>
              </w:rPr>
              <w:t>File Type</w:t>
            </w:r>
          </w:p>
        </w:tc>
        <w:tc>
          <w:tcPr>
            <w:tcW w:w="1132" w:type="dxa"/>
            <w:shd w:val="clear" w:color="auto" w:fill="8FB6EA"/>
            <w:tcMar/>
          </w:tcPr>
          <w:p w:rsidRPr="00CC0718" w:rsidR="00C71DC8" w:rsidP="00244814" w:rsidRDefault="00C71DC8" w14:paraId="050429DD" w14:textId="77777777">
            <w:pPr>
              <w:rPr>
                <w:b/>
                <w:color w:val="000066"/>
                <w:spacing w:val="-2"/>
                <w:sz w:val="18"/>
              </w:rPr>
            </w:pPr>
            <w:r w:rsidRPr="00CC0718">
              <w:rPr>
                <w:b/>
                <w:color w:val="000066"/>
                <w:spacing w:val="-2"/>
                <w:sz w:val="18"/>
              </w:rPr>
              <w:t>Number of Files</w:t>
            </w:r>
          </w:p>
        </w:tc>
        <w:tc>
          <w:tcPr>
            <w:tcW w:w="1576" w:type="dxa"/>
            <w:gridSpan w:val="2"/>
            <w:shd w:val="clear" w:color="auto" w:fill="8FB6EA"/>
            <w:tcMar/>
          </w:tcPr>
          <w:p w:rsidRPr="00CC0718" w:rsidR="00C71DC8" w:rsidP="00244814" w:rsidRDefault="00C71DC8" w14:paraId="0BC6C1EE" w14:textId="77777777">
            <w:pPr>
              <w:rPr>
                <w:b/>
                <w:color w:val="000066"/>
                <w:spacing w:val="-2"/>
                <w:sz w:val="18"/>
              </w:rPr>
            </w:pPr>
            <w:r w:rsidRPr="00CC0718">
              <w:rPr>
                <w:b/>
                <w:color w:val="000066"/>
                <w:spacing w:val="-2"/>
                <w:sz w:val="18"/>
              </w:rPr>
              <w:t>Number of Coding References</w:t>
            </w:r>
          </w:p>
        </w:tc>
        <w:tc>
          <w:tcPr>
            <w:tcW w:w="1362" w:type="dxa"/>
            <w:shd w:val="clear" w:color="auto" w:fill="8FB6EA"/>
            <w:tcMar/>
          </w:tcPr>
          <w:p w:rsidRPr="00CC0718" w:rsidR="00C71DC8" w:rsidP="00244814" w:rsidRDefault="00C71DC8" w14:paraId="630A753E" w14:textId="77777777">
            <w:pPr>
              <w:rPr>
                <w:b/>
                <w:color w:val="000066"/>
                <w:spacing w:val="-2"/>
                <w:sz w:val="18"/>
              </w:rPr>
            </w:pPr>
            <w:r w:rsidRPr="00CC0718">
              <w:rPr>
                <w:b/>
                <w:color w:val="000066"/>
                <w:spacing w:val="-2"/>
                <w:sz w:val="18"/>
              </w:rPr>
              <w:t>Number of Words Coded</w:t>
            </w:r>
          </w:p>
        </w:tc>
        <w:tc>
          <w:tcPr>
            <w:tcW w:w="1690" w:type="dxa"/>
            <w:shd w:val="clear" w:color="auto" w:fill="8FB6EA"/>
            <w:tcMar/>
          </w:tcPr>
          <w:p w:rsidRPr="00CC0718" w:rsidR="00C71DC8" w:rsidP="00244814" w:rsidRDefault="00C71DC8" w14:paraId="2340A4B1" w14:textId="77777777">
            <w:pPr>
              <w:rPr>
                <w:b/>
                <w:color w:val="000066"/>
                <w:spacing w:val="-2"/>
                <w:sz w:val="18"/>
              </w:rPr>
            </w:pPr>
            <w:r w:rsidRPr="00CC0718">
              <w:rPr>
                <w:b/>
                <w:color w:val="000066"/>
                <w:spacing w:val="-2"/>
                <w:sz w:val="18"/>
              </w:rPr>
              <w:t>Number of Paragraphs Coded</w:t>
            </w:r>
          </w:p>
        </w:tc>
        <w:tc>
          <w:tcPr>
            <w:tcW w:w="1576" w:type="dxa"/>
            <w:shd w:val="clear" w:color="auto" w:fill="8FB6EA"/>
            <w:tcMar/>
          </w:tcPr>
          <w:p w:rsidRPr="00CC0718" w:rsidR="00C71DC8" w:rsidP="00244814" w:rsidRDefault="00C71DC8" w14:paraId="01FAD3A0" w14:textId="77777777">
            <w:pPr>
              <w:rPr>
                <w:b/>
                <w:color w:val="000066"/>
                <w:spacing w:val="-2"/>
                <w:sz w:val="18"/>
              </w:rPr>
            </w:pPr>
            <w:r w:rsidRPr="00CC0718">
              <w:rPr>
                <w:b/>
                <w:color w:val="000066"/>
                <w:spacing w:val="-2"/>
                <w:sz w:val="18"/>
              </w:rPr>
              <w:t>Duration Coded</w:t>
            </w:r>
          </w:p>
        </w:tc>
      </w:tr>
      <w:tr w:rsidRPr="00CC0718" w:rsidR="00C71DC8" w:rsidTr="3A33D0EC" w14:paraId="411C3F4E" w14:textId="77777777">
        <w:trPr>
          <w:trHeight w:val="344" w:hRule="exact"/>
        </w:trPr>
        <w:tc>
          <w:tcPr>
            <w:tcW w:w="10717" w:type="dxa"/>
            <w:gridSpan w:val="8"/>
            <w:shd w:val="clear" w:color="auto" w:fill="FFFFFF" w:themeFill="background1"/>
            <w:tcMar/>
          </w:tcPr>
          <w:p w:rsidRPr="00CC0718" w:rsidR="00C71DC8" w:rsidP="00244814" w:rsidRDefault="00C71DC8" w14:paraId="11994C99" w14:textId="77777777">
            <w:pPr>
              <w:rPr>
                <w:b/>
                <w:color w:val="5C83B4"/>
                <w:spacing w:val="-2"/>
                <w:sz w:val="24"/>
              </w:rPr>
            </w:pPr>
          </w:p>
        </w:tc>
      </w:tr>
      <w:tr w:rsidRPr="00CC0718" w:rsidR="00C71DC8" w:rsidTr="3A33D0EC" w14:paraId="15BC8B0E" w14:textId="77777777">
        <w:trPr>
          <w:trHeight w:val="458" w:hRule="exact"/>
        </w:trPr>
        <w:tc>
          <w:tcPr>
            <w:tcW w:w="1805" w:type="dxa"/>
            <w:shd w:val="clear" w:color="auto" w:fill="FFFFFF" w:themeFill="background1"/>
            <w:tcMar/>
          </w:tcPr>
          <w:p w:rsidRPr="00CC0718" w:rsidR="00C71DC8" w:rsidP="00244814" w:rsidRDefault="00C71DC8" w14:paraId="73B5763D" w14:textId="77777777">
            <w:pPr>
              <w:rPr>
                <w:b/>
                <w:color w:val="5C83B4"/>
                <w:spacing w:val="-2"/>
                <w:sz w:val="24"/>
              </w:rPr>
            </w:pPr>
            <w:r w:rsidRPr="00CC0718">
              <w:rPr>
                <w:b/>
                <w:color w:val="5C83B4"/>
                <w:spacing w:val="-2"/>
                <w:sz w:val="24"/>
              </w:rPr>
              <w:t>Nickname:</w:t>
            </w:r>
          </w:p>
        </w:tc>
        <w:tc>
          <w:tcPr>
            <w:tcW w:w="8912" w:type="dxa"/>
            <w:gridSpan w:val="7"/>
            <w:vMerge w:val="restart"/>
            <w:shd w:val="clear" w:color="auto" w:fill="FFFFFF" w:themeFill="background1"/>
            <w:tcMar/>
          </w:tcPr>
          <w:p w:rsidRPr="00CC0718" w:rsidR="00C71DC8" w:rsidP="00244814" w:rsidRDefault="00C71DC8" w14:paraId="1385F960" w14:textId="77777777">
            <w:pPr>
              <w:rPr>
                <w:b/>
                <w:color w:val="5C83B4"/>
                <w:spacing w:val="-2"/>
                <w:sz w:val="24"/>
              </w:rPr>
            </w:pPr>
            <w:r w:rsidRPr="00CC0718">
              <w:rPr>
                <w:b/>
                <w:color w:val="5C83B4"/>
                <w:spacing w:val="-2"/>
                <w:sz w:val="24"/>
              </w:rPr>
              <w:t>Codes\\AXIAL CODE\\Q2- Role of Student Club\COMMUNITY BUILDING\Meet fun people</w:t>
            </w:r>
          </w:p>
        </w:tc>
      </w:tr>
      <w:tr w:rsidRPr="00CC0718" w:rsidR="00C71DC8" w:rsidTr="3A33D0EC" w14:paraId="15B703A0" w14:textId="77777777">
        <w:trPr>
          <w:trHeight w:val="445" w:hRule="exact"/>
        </w:trPr>
        <w:tc>
          <w:tcPr>
            <w:tcW w:w="1805" w:type="dxa"/>
            <w:shd w:val="clear" w:color="auto" w:fill="FFFFFF" w:themeFill="background1"/>
            <w:tcMar/>
          </w:tcPr>
          <w:p w:rsidRPr="00CC0718" w:rsidR="00C71DC8" w:rsidP="00244814" w:rsidRDefault="00C71DC8" w14:paraId="7D2F4DE2" w14:textId="77777777">
            <w:pPr>
              <w:rPr>
                <w:b/>
                <w:color w:val="5C83B4"/>
                <w:spacing w:val="-2"/>
                <w:sz w:val="24"/>
              </w:rPr>
            </w:pPr>
            <w:r w:rsidRPr="00CC0718">
              <w:rPr>
                <w:b/>
                <w:color w:val="5C83B4"/>
                <w:spacing w:val="-2"/>
                <w:sz w:val="24"/>
              </w:rPr>
              <w:t>Classification:</w:t>
            </w:r>
          </w:p>
        </w:tc>
        <w:tc>
          <w:tcPr>
            <w:tcW w:w="8912" w:type="dxa"/>
            <w:gridSpan w:val="7"/>
            <w:vMerge/>
            <w:tcMar/>
          </w:tcPr>
          <w:p w:rsidRPr="00CC0718" w:rsidR="00C71DC8" w:rsidP="00244814" w:rsidRDefault="00C71DC8" w14:paraId="1ACBC0FA" w14:textId="77777777"/>
        </w:tc>
      </w:tr>
      <w:tr w:rsidRPr="00CC0718" w:rsidR="00C71DC8" w:rsidTr="3A33D0EC" w14:paraId="3131139F" w14:textId="77777777">
        <w:trPr>
          <w:trHeight w:val="444" w:hRule="exact"/>
        </w:trPr>
        <w:tc>
          <w:tcPr>
            <w:tcW w:w="1805" w:type="dxa"/>
            <w:shd w:val="clear" w:color="auto" w:fill="FFFFFF" w:themeFill="background1"/>
            <w:tcMar/>
          </w:tcPr>
          <w:p w:rsidRPr="00CC0718" w:rsidR="00C71DC8" w:rsidP="00244814" w:rsidRDefault="00C71DC8" w14:paraId="2912CB92" w14:textId="77777777">
            <w:pPr>
              <w:rPr>
                <w:b/>
                <w:color w:val="5C83B4"/>
                <w:spacing w:val="-2"/>
                <w:sz w:val="24"/>
              </w:rPr>
            </w:pPr>
            <w:r w:rsidRPr="00CC0718">
              <w:rPr>
                <w:b/>
                <w:color w:val="5C83B4"/>
                <w:spacing w:val="-2"/>
                <w:sz w:val="24"/>
              </w:rPr>
              <w:t>Aggregated:</w:t>
            </w:r>
          </w:p>
        </w:tc>
        <w:tc>
          <w:tcPr>
            <w:tcW w:w="8912" w:type="dxa"/>
            <w:gridSpan w:val="7"/>
            <w:shd w:val="clear" w:color="auto" w:fill="FFFFFF" w:themeFill="background1"/>
            <w:tcMar/>
          </w:tcPr>
          <w:p w:rsidRPr="00CC0718" w:rsidR="00C71DC8" w:rsidP="00244814" w:rsidRDefault="00C71DC8" w14:paraId="51186D97" w14:textId="77777777">
            <w:pPr>
              <w:rPr>
                <w:b/>
                <w:color w:val="5C83B4"/>
                <w:spacing w:val="-2"/>
                <w:sz w:val="24"/>
              </w:rPr>
            </w:pPr>
            <w:r w:rsidRPr="00CC0718">
              <w:rPr>
                <w:b/>
                <w:color w:val="5C83B4"/>
                <w:spacing w:val="-2"/>
                <w:sz w:val="24"/>
              </w:rPr>
              <w:t>No</w:t>
            </w:r>
          </w:p>
        </w:tc>
      </w:tr>
      <w:tr w:rsidRPr="00CC0718" w:rsidR="00C71DC8" w:rsidTr="3A33D0EC" w14:paraId="1B4767C1" w14:textId="77777777">
        <w:trPr>
          <w:trHeight w:val="344" w:hRule="exact"/>
        </w:trPr>
        <w:tc>
          <w:tcPr>
            <w:tcW w:w="3381" w:type="dxa"/>
            <w:gridSpan w:val="2"/>
            <w:tcBorders>
              <w:bottom w:val="single" w:color="8FB6EA" w:sz="5" w:space="0"/>
            </w:tcBorders>
            <w:shd w:val="clear" w:color="auto" w:fill="FFFFFF" w:themeFill="background1"/>
            <w:tcMar/>
          </w:tcPr>
          <w:p w:rsidRPr="00CC0718" w:rsidR="00C71DC8" w:rsidP="00244814" w:rsidRDefault="00C71DC8" w14:paraId="42CA8577" w14:textId="77777777">
            <w:pPr>
              <w:rPr>
                <w:color w:val="000000"/>
                <w:spacing w:val="-2"/>
                <w:sz w:val="18"/>
              </w:rPr>
            </w:pPr>
            <w:r w:rsidRPr="00CC0718">
              <w:rPr>
                <w:color w:val="000000"/>
                <w:spacing w:val="-2"/>
                <w:sz w:val="18"/>
              </w:rPr>
              <w:t>Document</w:t>
            </w:r>
          </w:p>
        </w:tc>
        <w:tc>
          <w:tcPr>
            <w:tcW w:w="1132" w:type="dxa"/>
            <w:tcBorders>
              <w:bottom w:val="single" w:color="8FB6EA" w:sz="5" w:space="0"/>
            </w:tcBorders>
            <w:shd w:val="clear" w:color="auto" w:fill="FFFFFF" w:themeFill="background1"/>
            <w:tcMar/>
          </w:tcPr>
          <w:p w:rsidRPr="00CC0718" w:rsidR="00C71DC8" w:rsidP="00244814" w:rsidRDefault="00C71DC8" w14:paraId="6E6F03BD" w14:textId="77777777">
            <w:pPr>
              <w:rPr>
                <w:color w:val="000000"/>
                <w:spacing w:val="-2"/>
                <w:sz w:val="18"/>
              </w:rPr>
            </w:pPr>
            <w:r w:rsidRPr="00CC0718">
              <w:rPr>
                <w:color w:val="000000"/>
                <w:spacing w:val="-2"/>
                <w:sz w:val="18"/>
              </w:rPr>
              <w:t>2</w:t>
            </w:r>
          </w:p>
        </w:tc>
        <w:tc>
          <w:tcPr>
            <w:tcW w:w="1576" w:type="dxa"/>
            <w:gridSpan w:val="2"/>
            <w:tcBorders>
              <w:bottom w:val="single" w:color="8FB6EA" w:sz="5" w:space="0"/>
            </w:tcBorders>
            <w:shd w:val="clear" w:color="auto" w:fill="FFFFFF" w:themeFill="background1"/>
            <w:tcMar/>
          </w:tcPr>
          <w:p w:rsidRPr="00CC0718" w:rsidR="00C71DC8" w:rsidP="00244814" w:rsidRDefault="00C71DC8" w14:paraId="33EF5DE0" w14:textId="77777777">
            <w:pPr>
              <w:rPr>
                <w:color w:val="000000"/>
                <w:spacing w:val="-2"/>
                <w:sz w:val="18"/>
              </w:rPr>
            </w:pPr>
            <w:r w:rsidRPr="00CC0718">
              <w:rPr>
                <w:color w:val="000000"/>
                <w:spacing w:val="-2"/>
                <w:sz w:val="18"/>
              </w:rPr>
              <w:t>6</w:t>
            </w:r>
          </w:p>
        </w:tc>
        <w:tc>
          <w:tcPr>
            <w:tcW w:w="1362" w:type="dxa"/>
            <w:tcBorders>
              <w:bottom w:val="single" w:color="8FB6EA" w:sz="5" w:space="0"/>
            </w:tcBorders>
            <w:shd w:val="clear" w:color="auto" w:fill="FFFFFF" w:themeFill="background1"/>
            <w:tcMar/>
          </w:tcPr>
          <w:p w:rsidRPr="00CC0718" w:rsidR="00C71DC8" w:rsidP="00244814" w:rsidRDefault="00C71DC8" w14:paraId="00F129BA" w14:textId="77777777">
            <w:pPr>
              <w:rPr>
                <w:color w:val="000000"/>
                <w:spacing w:val="-2"/>
                <w:sz w:val="18"/>
              </w:rPr>
            </w:pPr>
            <w:r w:rsidRPr="00CC0718">
              <w:rPr>
                <w:color w:val="000000"/>
                <w:spacing w:val="-2"/>
                <w:sz w:val="18"/>
              </w:rPr>
              <w:t>31</w:t>
            </w:r>
          </w:p>
        </w:tc>
        <w:tc>
          <w:tcPr>
            <w:tcW w:w="1690" w:type="dxa"/>
            <w:tcBorders>
              <w:bottom w:val="single" w:color="8FB6EA" w:sz="5" w:space="0"/>
            </w:tcBorders>
            <w:shd w:val="clear" w:color="auto" w:fill="FFFFFF" w:themeFill="background1"/>
            <w:tcMar/>
          </w:tcPr>
          <w:p w:rsidRPr="00CC0718" w:rsidR="00C71DC8" w:rsidP="00244814" w:rsidRDefault="00C71DC8" w14:paraId="3EDA85C2" w14:textId="77777777">
            <w:pPr>
              <w:rPr>
                <w:color w:val="000000"/>
                <w:spacing w:val="-2"/>
                <w:sz w:val="18"/>
              </w:rPr>
            </w:pPr>
            <w:r w:rsidRPr="00CC0718">
              <w:rPr>
                <w:color w:val="000000"/>
                <w:spacing w:val="-2"/>
                <w:sz w:val="18"/>
              </w:rPr>
              <w:t>6</w:t>
            </w:r>
          </w:p>
        </w:tc>
        <w:tc>
          <w:tcPr>
            <w:tcW w:w="1576" w:type="dxa"/>
            <w:tcBorders>
              <w:bottom w:val="single" w:color="8FB6EA" w:sz="5" w:space="0"/>
            </w:tcBorders>
            <w:shd w:val="clear" w:color="auto" w:fill="FFFFFF" w:themeFill="background1"/>
            <w:tcMar/>
          </w:tcPr>
          <w:p w:rsidRPr="00CC0718" w:rsidR="00C71DC8" w:rsidP="00244814" w:rsidRDefault="00C71DC8" w14:paraId="604A3E5D" w14:textId="77777777">
            <w:pPr>
              <w:rPr>
                <w:color w:val="000000"/>
                <w:spacing w:val="-2"/>
                <w:sz w:val="18"/>
              </w:rPr>
            </w:pPr>
          </w:p>
        </w:tc>
      </w:tr>
      <w:tr w:rsidRPr="00CC0718" w:rsidR="00C71DC8" w:rsidTr="3A33D0EC" w14:paraId="238C624B" w14:textId="77777777">
        <w:trPr>
          <w:trHeight w:val="458" w:hRule="exact"/>
        </w:trPr>
        <w:tc>
          <w:tcPr>
            <w:tcW w:w="10717" w:type="dxa"/>
            <w:gridSpan w:val="8"/>
            <w:tcBorders>
              <w:top w:val="single" w:color="8FB6EA" w:sz="5" w:space="0"/>
            </w:tcBorders>
            <w:tcMar/>
          </w:tcPr>
          <w:p w:rsidRPr="00CC0718" w:rsidR="00C71DC8" w:rsidP="00244814" w:rsidRDefault="00C71DC8" w14:paraId="1D641528" w14:textId="77777777"/>
        </w:tc>
      </w:tr>
      <w:tr w:rsidRPr="00CC0718" w:rsidR="00C71DC8" w:rsidTr="3A33D0EC" w14:paraId="30E49524" w14:textId="77777777">
        <w:trPr>
          <w:trHeight w:val="330" w:hRule="exact"/>
        </w:trPr>
        <w:tc>
          <w:tcPr>
            <w:tcW w:w="10717" w:type="dxa"/>
            <w:gridSpan w:val="8"/>
            <w:shd w:val="clear" w:color="auto" w:fill="FFFFFF" w:themeFill="background1"/>
            <w:tcMar/>
          </w:tcPr>
          <w:p w:rsidRPr="00CC0718" w:rsidR="00C71DC8" w:rsidP="00244814" w:rsidRDefault="00C71DC8" w14:paraId="5BA3AB04" w14:textId="77777777">
            <w:pPr>
              <w:rPr>
                <w:b/>
                <w:color w:val="5C83B4"/>
                <w:spacing w:val="-2"/>
                <w:sz w:val="24"/>
              </w:rPr>
            </w:pPr>
          </w:p>
        </w:tc>
      </w:tr>
      <w:tr w:rsidRPr="00CC0718" w:rsidR="00C71DC8" w:rsidTr="3A33D0EC" w14:paraId="721396C4" w14:textId="77777777">
        <w:trPr>
          <w:trHeight w:val="458" w:hRule="exact"/>
        </w:trPr>
        <w:tc>
          <w:tcPr>
            <w:tcW w:w="1805" w:type="dxa"/>
            <w:shd w:val="clear" w:color="auto" w:fill="FFFFFF" w:themeFill="background1"/>
            <w:tcMar/>
          </w:tcPr>
          <w:p w:rsidRPr="00CC0718" w:rsidR="00C71DC8" w:rsidP="00244814" w:rsidRDefault="00C71DC8" w14:paraId="4C3A5401" w14:textId="77777777">
            <w:pPr>
              <w:rPr>
                <w:b/>
                <w:color w:val="5C83B4"/>
                <w:spacing w:val="-2"/>
                <w:sz w:val="24"/>
              </w:rPr>
            </w:pPr>
            <w:r w:rsidRPr="00CC0718">
              <w:rPr>
                <w:b/>
                <w:color w:val="5C83B4"/>
                <w:spacing w:val="-2"/>
                <w:sz w:val="24"/>
              </w:rPr>
              <w:t>Nickname:</w:t>
            </w:r>
          </w:p>
        </w:tc>
        <w:tc>
          <w:tcPr>
            <w:tcW w:w="8912" w:type="dxa"/>
            <w:gridSpan w:val="7"/>
            <w:vMerge w:val="restart"/>
            <w:shd w:val="clear" w:color="auto" w:fill="FFFFFF" w:themeFill="background1"/>
            <w:tcMar/>
          </w:tcPr>
          <w:p w:rsidRPr="00CC0718" w:rsidR="00C71DC8" w:rsidP="00244814" w:rsidRDefault="00C71DC8" w14:paraId="74B5809A" w14:textId="77777777">
            <w:pPr>
              <w:rPr>
                <w:b/>
                <w:color w:val="5C83B4"/>
                <w:spacing w:val="-2"/>
                <w:sz w:val="24"/>
              </w:rPr>
            </w:pPr>
            <w:r w:rsidRPr="00CC0718">
              <w:rPr>
                <w:b/>
                <w:color w:val="5C83B4"/>
                <w:spacing w:val="-2"/>
                <w:sz w:val="24"/>
              </w:rPr>
              <w:t>Codes\\AXIAL CODE\\Q2- Role of Student Club\COMMUNITY BUILDING\Networking with other people</w:t>
            </w:r>
          </w:p>
        </w:tc>
      </w:tr>
      <w:tr w:rsidRPr="00CC0718" w:rsidR="00C71DC8" w:rsidTr="3A33D0EC" w14:paraId="3310A763" w14:textId="77777777">
        <w:trPr>
          <w:trHeight w:val="444" w:hRule="exact"/>
        </w:trPr>
        <w:tc>
          <w:tcPr>
            <w:tcW w:w="1805" w:type="dxa"/>
            <w:shd w:val="clear" w:color="auto" w:fill="FFFFFF" w:themeFill="background1"/>
            <w:tcMar/>
          </w:tcPr>
          <w:p w:rsidRPr="00CC0718" w:rsidR="00C71DC8" w:rsidP="00244814" w:rsidRDefault="00C71DC8" w14:paraId="748BE2F2" w14:textId="77777777">
            <w:pPr>
              <w:rPr>
                <w:b/>
                <w:color w:val="5C83B4"/>
                <w:spacing w:val="-2"/>
                <w:sz w:val="24"/>
              </w:rPr>
            </w:pPr>
            <w:r w:rsidRPr="00CC0718">
              <w:rPr>
                <w:b/>
                <w:color w:val="5C83B4"/>
                <w:spacing w:val="-2"/>
                <w:sz w:val="24"/>
              </w:rPr>
              <w:t>Classification:</w:t>
            </w:r>
          </w:p>
        </w:tc>
        <w:tc>
          <w:tcPr>
            <w:tcW w:w="8912" w:type="dxa"/>
            <w:gridSpan w:val="7"/>
            <w:vMerge/>
            <w:tcMar/>
          </w:tcPr>
          <w:p w:rsidRPr="00CC0718" w:rsidR="00C71DC8" w:rsidP="00244814" w:rsidRDefault="00C71DC8" w14:paraId="358E66F5" w14:textId="77777777"/>
        </w:tc>
      </w:tr>
      <w:tr w:rsidRPr="00CC0718" w:rsidR="00C71DC8" w:rsidTr="3A33D0EC" w14:paraId="559CCCEF" w14:textId="77777777">
        <w:trPr>
          <w:trHeight w:val="459" w:hRule="exact"/>
        </w:trPr>
        <w:tc>
          <w:tcPr>
            <w:tcW w:w="1805" w:type="dxa"/>
            <w:shd w:val="clear" w:color="auto" w:fill="FFFFFF" w:themeFill="background1"/>
            <w:tcMar/>
          </w:tcPr>
          <w:p w:rsidRPr="00CC0718" w:rsidR="00C71DC8" w:rsidP="00244814" w:rsidRDefault="00C71DC8" w14:paraId="20F24766" w14:textId="77777777">
            <w:pPr>
              <w:rPr>
                <w:b/>
                <w:color w:val="5C83B4"/>
                <w:spacing w:val="-2"/>
                <w:sz w:val="24"/>
              </w:rPr>
            </w:pPr>
            <w:r w:rsidRPr="00CC0718">
              <w:rPr>
                <w:b/>
                <w:color w:val="5C83B4"/>
                <w:spacing w:val="-2"/>
                <w:sz w:val="24"/>
              </w:rPr>
              <w:t>Aggregated:</w:t>
            </w:r>
          </w:p>
        </w:tc>
        <w:tc>
          <w:tcPr>
            <w:tcW w:w="8912" w:type="dxa"/>
            <w:gridSpan w:val="7"/>
            <w:shd w:val="clear" w:color="auto" w:fill="FFFFFF" w:themeFill="background1"/>
            <w:tcMar/>
          </w:tcPr>
          <w:p w:rsidRPr="00CC0718" w:rsidR="00C71DC8" w:rsidP="00244814" w:rsidRDefault="00C71DC8" w14:paraId="09A9E402" w14:textId="77777777">
            <w:pPr>
              <w:rPr>
                <w:b/>
                <w:color w:val="5C83B4"/>
                <w:spacing w:val="-2"/>
                <w:sz w:val="24"/>
              </w:rPr>
            </w:pPr>
            <w:r w:rsidRPr="00CC0718">
              <w:rPr>
                <w:b/>
                <w:color w:val="5C83B4"/>
                <w:spacing w:val="-2"/>
                <w:sz w:val="24"/>
              </w:rPr>
              <w:t>No</w:t>
            </w:r>
          </w:p>
        </w:tc>
      </w:tr>
      <w:tr w:rsidRPr="00CC0718" w:rsidR="00C71DC8" w:rsidTr="3A33D0EC" w14:paraId="42591C21" w14:textId="77777777">
        <w:trPr>
          <w:trHeight w:val="329" w:hRule="exact"/>
        </w:trPr>
        <w:tc>
          <w:tcPr>
            <w:tcW w:w="3381" w:type="dxa"/>
            <w:gridSpan w:val="2"/>
            <w:tcBorders>
              <w:bottom w:val="single" w:color="8FB6EA" w:sz="5" w:space="0"/>
            </w:tcBorders>
            <w:shd w:val="clear" w:color="auto" w:fill="FFFFFF" w:themeFill="background1"/>
            <w:tcMar/>
          </w:tcPr>
          <w:p w:rsidRPr="00CC0718" w:rsidR="00C71DC8" w:rsidP="00244814" w:rsidRDefault="00C71DC8" w14:paraId="7B6ECD1B" w14:textId="77777777">
            <w:pPr>
              <w:rPr>
                <w:color w:val="000000"/>
                <w:spacing w:val="-2"/>
                <w:sz w:val="18"/>
              </w:rPr>
            </w:pPr>
            <w:r w:rsidRPr="00CC0718">
              <w:rPr>
                <w:color w:val="000000"/>
                <w:spacing w:val="-2"/>
                <w:sz w:val="18"/>
              </w:rPr>
              <w:t>Document</w:t>
            </w:r>
          </w:p>
        </w:tc>
        <w:tc>
          <w:tcPr>
            <w:tcW w:w="1132" w:type="dxa"/>
            <w:tcBorders>
              <w:bottom w:val="single" w:color="8FB6EA" w:sz="5" w:space="0"/>
            </w:tcBorders>
            <w:shd w:val="clear" w:color="auto" w:fill="FFFFFF" w:themeFill="background1"/>
            <w:tcMar/>
          </w:tcPr>
          <w:p w:rsidRPr="00CC0718" w:rsidR="00C71DC8" w:rsidP="00244814" w:rsidRDefault="00C71DC8" w14:paraId="64BF6E4E" w14:textId="77777777">
            <w:pPr>
              <w:rPr>
                <w:color w:val="000000"/>
                <w:spacing w:val="-2"/>
                <w:sz w:val="18"/>
              </w:rPr>
            </w:pPr>
            <w:r w:rsidRPr="00CC0718">
              <w:rPr>
                <w:color w:val="000000"/>
                <w:spacing w:val="-2"/>
                <w:sz w:val="18"/>
              </w:rPr>
              <w:t>2</w:t>
            </w:r>
          </w:p>
        </w:tc>
        <w:tc>
          <w:tcPr>
            <w:tcW w:w="1576" w:type="dxa"/>
            <w:gridSpan w:val="2"/>
            <w:tcBorders>
              <w:bottom w:val="single" w:color="8FB6EA" w:sz="5" w:space="0"/>
            </w:tcBorders>
            <w:shd w:val="clear" w:color="auto" w:fill="FFFFFF" w:themeFill="background1"/>
            <w:tcMar/>
          </w:tcPr>
          <w:p w:rsidRPr="00CC0718" w:rsidR="00C71DC8" w:rsidP="00244814" w:rsidRDefault="00C71DC8" w14:paraId="1EF79CF3" w14:textId="77777777">
            <w:pPr>
              <w:rPr>
                <w:color w:val="000000"/>
                <w:spacing w:val="-2"/>
                <w:sz w:val="18"/>
              </w:rPr>
            </w:pPr>
            <w:r w:rsidRPr="00CC0718">
              <w:rPr>
                <w:color w:val="000000"/>
                <w:spacing w:val="-2"/>
                <w:sz w:val="18"/>
              </w:rPr>
              <w:t>2</w:t>
            </w:r>
          </w:p>
        </w:tc>
        <w:tc>
          <w:tcPr>
            <w:tcW w:w="1362" w:type="dxa"/>
            <w:tcBorders>
              <w:bottom w:val="single" w:color="8FB6EA" w:sz="5" w:space="0"/>
            </w:tcBorders>
            <w:shd w:val="clear" w:color="auto" w:fill="FFFFFF" w:themeFill="background1"/>
            <w:tcMar/>
          </w:tcPr>
          <w:p w:rsidRPr="00CC0718" w:rsidR="00C71DC8" w:rsidP="00244814" w:rsidRDefault="00C71DC8" w14:paraId="1C4CDE5C" w14:textId="77777777">
            <w:pPr>
              <w:rPr>
                <w:color w:val="000000"/>
                <w:spacing w:val="-2"/>
                <w:sz w:val="18"/>
              </w:rPr>
            </w:pPr>
            <w:r w:rsidRPr="00CC0718">
              <w:rPr>
                <w:color w:val="000000"/>
                <w:spacing w:val="-2"/>
                <w:sz w:val="18"/>
              </w:rPr>
              <w:t>10</w:t>
            </w:r>
          </w:p>
        </w:tc>
        <w:tc>
          <w:tcPr>
            <w:tcW w:w="1690" w:type="dxa"/>
            <w:tcBorders>
              <w:bottom w:val="single" w:color="8FB6EA" w:sz="5" w:space="0"/>
            </w:tcBorders>
            <w:shd w:val="clear" w:color="auto" w:fill="FFFFFF" w:themeFill="background1"/>
            <w:tcMar/>
          </w:tcPr>
          <w:p w:rsidRPr="00CC0718" w:rsidR="00C71DC8" w:rsidP="00244814" w:rsidRDefault="00C71DC8" w14:paraId="4BFB3F38" w14:textId="77777777">
            <w:pPr>
              <w:rPr>
                <w:color w:val="000000"/>
                <w:spacing w:val="-2"/>
                <w:sz w:val="18"/>
              </w:rPr>
            </w:pPr>
            <w:r w:rsidRPr="00CC0718">
              <w:rPr>
                <w:color w:val="000000"/>
                <w:spacing w:val="-2"/>
                <w:sz w:val="18"/>
              </w:rPr>
              <w:t>2</w:t>
            </w:r>
          </w:p>
        </w:tc>
        <w:tc>
          <w:tcPr>
            <w:tcW w:w="1576" w:type="dxa"/>
            <w:tcBorders>
              <w:bottom w:val="single" w:color="8FB6EA" w:sz="5" w:space="0"/>
            </w:tcBorders>
            <w:shd w:val="clear" w:color="auto" w:fill="FFFFFF" w:themeFill="background1"/>
            <w:tcMar/>
          </w:tcPr>
          <w:p w:rsidRPr="00CC0718" w:rsidR="00C71DC8" w:rsidP="00244814" w:rsidRDefault="00C71DC8" w14:paraId="00B53258" w14:textId="77777777">
            <w:pPr>
              <w:rPr>
                <w:color w:val="000000"/>
                <w:spacing w:val="-2"/>
                <w:sz w:val="18"/>
              </w:rPr>
            </w:pPr>
          </w:p>
        </w:tc>
      </w:tr>
      <w:tr w:rsidRPr="00CC0718" w:rsidR="00C71DC8" w:rsidTr="3A33D0EC" w14:paraId="5CA4636A" w14:textId="77777777">
        <w:trPr>
          <w:trHeight w:val="459" w:hRule="exact"/>
        </w:trPr>
        <w:tc>
          <w:tcPr>
            <w:tcW w:w="10717" w:type="dxa"/>
            <w:gridSpan w:val="8"/>
            <w:tcBorders>
              <w:top w:val="single" w:color="8FB6EA" w:sz="5" w:space="0"/>
            </w:tcBorders>
            <w:tcMar/>
          </w:tcPr>
          <w:p w:rsidRPr="00CC0718" w:rsidR="00C71DC8" w:rsidP="00244814" w:rsidRDefault="00C71DC8" w14:paraId="6F9906BD" w14:textId="77777777"/>
        </w:tc>
      </w:tr>
      <w:tr w:rsidRPr="00CC0718" w:rsidR="00C71DC8" w:rsidTr="3A33D0EC" w14:paraId="31EB545D" w14:textId="77777777">
        <w:trPr>
          <w:trHeight w:val="329" w:hRule="exact"/>
        </w:trPr>
        <w:tc>
          <w:tcPr>
            <w:tcW w:w="10717" w:type="dxa"/>
            <w:gridSpan w:val="8"/>
            <w:shd w:val="clear" w:color="auto" w:fill="FFFFFF" w:themeFill="background1"/>
            <w:tcMar/>
          </w:tcPr>
          <w:p w:rsidRPr="00CC0718" w:rsidR="00C71DC8" w:rsidP="00244814" w:rsidRDefault="00C71DC8" w14:paraId="2986C2C9" w14:textId="77777777">
            <w:pPr>
              <w:rPr>
                <w:b/>
                <w:color w:val="5C83B4"/>
                <w:spacing w:val="-2"/>
                <w:sz w:val="24"/>
              </w:rPr>
            </w:pPr>
            <w:bookmarkStart w:name="CodesAXIALCODEQ2RoleofStudentClubCOMMUNI" w:id="33"/>
            <w:bookmarkEnd w:id="33"/>
          </w:p>
        </w:tc>
      </w:tr>
      <w:tr w:rsidRPr="00CC0718" w:rsidR="00C71DC8" w:rsidTr="3A33D0EC" w14:paraId="7E82D75E" w14:textId="77777777">
        <w:trPr>
          <w:trHeight w:val="459" w:hRule="exact"/>
        </w:trPr>
        <w:tc>
          <w:tcPr>
            <w:tcW w:w="1805" w:type="dxa"/>
            <w:shd w:val="clear" w:color="auto" w:fill="FFFFFF" w:themeFill="background1"/>
            <w:tcMar/>
          </w:tcPr>
          <w:p w:rsidRPr="00CC0718" w:rsidR="00C71DC8" w:rsidP="00244814" w:rsidRDefault="00C71DC8" w14:paraId="2C10483B" w14:textId="77777777">
            <w:pPr>
              <w:rPr>
                <w:b/>
                <w:color w:val="5C83B4"/>
                <w:spacing w:val="-2"/>
                <w:sz w:val="24"/>
              </w:rPr>
            </w:pPr>
            <w:r w:rsidRPr="00CC0718">
              <w:rPr>
                <w:b/>
                <w:color w:val="5C83B4"/>
                <w:spacing w:val="-2"/>
                <w:sz w:val="24"/>
              </w:rPr>
              <w:t>Nickname:</w:t>
            </w:r>
          </w:p>
        </w:tc>
        <w:tc>
          <w:tcPr>
            <w:tcW w:w="8912" w:type="dxa"/>
            <w:gridSpan w:val="7"/>
            <w:vMerge w:val="restart"/>
            <w:shd w:val="clear" w:color="auto" w:fill="FFFFFF" w:themeFill="background1"/>
            <w:tcMar/>
          </w:tcPr>
          <w:p w:rsidRPr="00CC0718" w:rsidR="00C71DC8" w:rsidP="00244814" w:rsidRDefault="00C71DC8" w14:paraId="07AFCE1D" w14:textId="77777777">
            <w:pPr>
              <w:rPr>
                <w:b/>
                <w:color w:val="5C83B4"/>
                <w:spacing w:val="-2"/>
                <w:sz w:val="24"/>
              </w:rPr>
            </w:pPr>
            <w:r w:rsidRPr="00CC0718">
              <w:rPr>
                <w:b/>
                <w:color w:val="5C83B4"/>
                <w:spacing w:val="-2"/>
                <w:sz w:val="24"/>
              </w:rPr>
              <w:t>Codes\\AXIAL CODE\\Q2- Role of Student Club\COMMUNITY BUILDING\Purpose and Belonging</w:t>
            </w:r>
          </w:p>
        </w:tc>
      </w:tr>
      <w:tr w:rsidRPr="00CC0718" w:rsidR="00C71DC8" w:rsidTr="3A33D0EC" w14:paraId="277280F1" w14:textId="77777777">
        <w:trPr>
          <w:trHeight w:val="444" w:hRule="exact"/>
        </w:trPr>
        <w:tc>
          <w:tcPr>
            <w:tcW w:w="1805" w:type="dxa"/>
            <w:shd w:val="clear" w:color="auto" w:fill="FFFFFF" w:themeFill="background1"/>
            <w:tcMar/>
          </w:tcPr>
          <w:p w:rsidRPr="00CC0718" w:rsidR="00C71DC8" w:rsidP="00244814" w:rsidRDefault="00C71DC8" w14:paraId="7C8D311F" w14:textId="77777777">
            <w:pPr>
              <w:rPr>
                <w:b/>
                <w:color w:val="5C83B4"/>
                <w:spacing w:val="-2"/>
                <w:sz w:val="24"/>
              </w:rPr>
            </w:pPr>
            <w:r w:rsidRPr="00CC0718">
              <w:rPr>
                <w:b/>
                <w:color w:val="5C83B4"/>
                <w:spacing w:val="-2"/>
                <w:sz w:val="24"/>
              </w:rPr>
              <w:t>Classification:</w:t>
            </w:r>
          </w:p>
        </w:tc>
        <w:tc>
          <w:tcPr>
            <w:tcW w:w="8912" w:type="dxa"/>
            <w:gridSpan w:val="7"/>
            <w:vMerge/>
            <w:tcMar/>
          </w:tcPr>
          <w:p w:rsidRPr="00CC0718" w:rsidR="00C71DC8" w:rsidP="00244814" w:rsidRDefault="00C71DC8" w14:paraId="4FA27BC1" w14:textId="77777777"/>
        </w:tc>
      </w:tr>
      <w:tr w:rsidRPr="00CC0718" w:rsidR="00C71DC8" w:rsidTr="3A33D0EC" w14:paraId="6B9644E2" w14:textId="77777777">
        <w:trPr>
          <w:trHeight w:val="459" w:hRule="exact"/>
        </w:trPr>
        <w:tc>
          <w:tcPr>
            <w:tcW w:w="1805" w:type="dxa"/>
            <w:shd w:val="clear" w:color="auto" w:fill="FFFFFF" w:themeFill="background1"/>
            <w:tcMar/>
          </w:tcPr>
          <w:p w:rsidRPr="00CC0718" w:rsidR="00C71DC8" w:rsidP="00244814" w:rsidRDefault="00C71DC8" w14:paraId="6EC9719E" w14:textId="77777777">
            <w:pPr>
              <w:rPr>
                <w:b/>
                <w:color w:val="5C83B4"/>
                <w:spacing w:val="-2"/>
                <w:sz w:val="24"/>
              </w:rPr>
            </w:pPr>
            <w:r w:rsidRPr="00CC0718">
              <w:rPr>
                <w:b/>
                <w:color w:val="5C83B4"/>
                <w:spacing w:val="-2"/>
                <w:sz w:val="24"/>
              </w:rPr>
              <w:t>Aggregated:</w:t>
            </w:r>
          </w:p>
        </w:tc>
        <w:tc>
          <w:tcPr>
            <w:tcW w:w="8912" w:type="dxa"/>
            <w:gridSpan w:val="7"/>
            <w:shd w:val="clear" w:color="auto" w:fill="FFFFFF" w:themeFill="background1"/>
            <w:tcMar/>
          </w:tcPr>
          <w:p w:rsidRPr="00CC0718" w:rsidR="00C71DC8" w:rsidP="00244814" w:rsidRDefault="00C71DC8" w14:paraId="4118B2F5" w14:textId="77777777">
            <w:pPr>
              <w:rPr>
                <w:b/>
                <w:color w:val="5C83B4"/>
                <w:spacing w:val="-2"/>
                <w:sz w:val="24"/>
              </w:rPr>
            </w:pPr>
            <w:r w:rsidRPr="00CC0718">
              <w:rPr>
                <w:b/>
                <w:color w:val="5C83B4"/>
                <w:spacing w:val="-2"/>
                <w:sz w:val="24"/>
              </w:rPr>
              <w:t>No</w:t>
            </w:r>
          </w:p>
        </w:tc>
      </w:tr>
      <w:tr w:rsidRPr="00CC0718" w:rsidR="00C71DC8" w:rsidTr="3A33D0EC" w14:paraId="5E410430" w14:textId="77777777">
        <w:trPr>
          <w:trHeight w:val="343" w:hRule="exact"/>
        </w:trPr>
        <w:tc>
          <w:tcPr>
            <w:tcW w:w="3381" w:type="dxa"/>
            <w:gridSpan w:val="2"/>
            <w:tcBorders>
              <w:bottom w:val="single" w:color="8FB6EA" w:sz="5" w:space="0"/>
            </w:tcBorders>
            <w:shd w:val="clear" w:color="auto" w:fill="FFFFFF" w:themeFill="background1"/>
            <w:tcMar/>
          </w:tcPr>
          <w:p w:rsidRPr="00CC0718" w:rsidR="00C71DC8" w:rsidP="00244814" w:rsidRDefault="00C71DC8" w14:paraId="7EDD70CF" w14:textId="77777777">
            <w:pPr>
              <w:rPr>
                <w:color w:val="000000"/>
                <w:spacing w:val="-2"/>
                <w:sz w:val="18"/>
              </w:rPr>
            </w:pPr>
            <w:r w:rsidRPr="00CC0718">
              <w:rPr>
                <w:color w:val="000000"/>
                <w:spacing w:val="-2"/>
                <w:sz w:val="18"/>
              </w:rPr>
              <w:t>Document</w:t>
            </w:r>
          </w:p>
        </w:tc>
        <w:tc>
          <w:tcPr>
            <w:tcW w:w="1132" w:type="dxa"/>
            <w:tcBorders>
              <w:bottom w:val="single" w:color="8FB6EA" w:sz="5" w:space="0"/>
            </w:tcBorders>
            <w:shd w:val="clear" w:color="auto" w:fill="FFFFFF" w:themeFill="background1"/>
            <w:tcMar/>
          </w:tcPr>
          <w:p w:rsidRPr="00CC0718" w:rsidR="00C71DC8" w:rsidP="00244814" w:rsidRDefault="00C71DC8" w14:paraId="103DA5D2" w14:textId="77777777">
            <w:pPr>
              <w:rPr>
                <w:color w:val="000000"/>
                <w:spacing w:val="-2"/>
                <w:sz w:val="18"/>
              </w:rPr>
            </w:pPr>
            <w:r w:rsidRPr="00CC0718">
              <w:rPr>
                <w:color w:val="000000"/>
                <w:spacing w:val="-2"/>
                <w:sz w:val="18"/>
              </w:rPr>
              <w:t>1</w:t>
            </w:r>
          </w:p>
        </w:tc>
        <w:tc>
          <w:tcPr>
            <w:tcW w:w="1576" w:type="dxa"/>
            <w:gridSpan w:val="2"/>
            <w:tcBorders>
              <w:bottom w:val="single" w:color="8FB6EA" w:sz="5" w:space="0"/>
            </w:tcBorders>
            <w:shd w:val="clear" w:color="auto" w:fill="FFFFFF" w:themeFill="background1"/>
            <w:tcMar/>
          </w:tcPr>
          <w:p w:rsidRPr="00CC0718" w:rsidR="00C71DC8" w:rsidP="00244814" w:rsidRDefault="00C71DC8" w14:paraId="280F1D11" w14:textId="77777777">
            <w:pPr>
              <w:rPr>
                <w:color w:val="000000"/>
                <w:spacing w:val="-2"/>
                <w:sz w:val="18"/>
              </w:rPr>
            </w:pPr>
            <w:r w:rsidRPr="00CC0718">
              <w:rPr>
                <w:color w:val="000000"/>
                <w:spacing w:val="-2"/>
                <w:sz w:val="18"/>
              </w:rPr>
              <w:t>1</w:t>
            </w:r>
          </w:p>
        </w:tc>
        <w:tc>
          <w:tcPr>
            <w:tcW w:w="1362" w:type="dxa"/>
            <w:tcBorders>
              <w:bottom w:val="single" w:color="8FB6EA" w:sz="5" w:space="0"/>
            </w:tcBorders>
            <w:shd w:val="clear" w:color="auto" w:fill="FFFFFF" w:themeFill="background1"/>
            <w:tcMar/>
          </w:tcPr>
          <w:p w:rsidRPr="00CC0718" w:rsidR="00C71DC8" w:rsidP="00244814" w:rsidRDefault="00C71DC8" w14:paraId="66DADC5B" w14:textId="77777777">
            <w:pPr>
              <w:rPr>
                <w:color w:val="000000"/>
                <w:spacing w:val="-2"/>
                <w:sz w:val="18"/>
              </w:rPr>
            </w:pPr>
            <w:r w:rsidRPr="00CC0718">
              <w:rPr>
                <w:color w:val="000000"/>
                <w:spacing w:val="-2"/>
                <w:sz w:val="18"/>
              </w:rPr>
              <w:t>9</w:t>
            </w:r>
          </w:p>
        </w:tc>
        <w:tc>
          <w:tcPr>
            <w:tcW w:w="1690" w:type="dxa"/>
            <w:tcBorders>
              <w:bottom w:val="single" w:color="8FB6EA" w:sz="5" w:space="0"/>
            </w:tcBorders>
            <w:shd w:val="clear" w:color="auto" w:fill="FFFFFF" w:themeFill="background1"/>
            <w:tcMar/>
          </w:tcPr>
          <w:p w:rsidRPr="00CC0718" w:rsidR="00C71DC8" w:rsidP="00244814" w:rsidRDefault="00C71DC8" w14:paraId="75447E53" w14:textId="77777777">
            <w:pPr>
              <w:rPr>
                <w:color w:val="000000"/>
                <w:spacing w:val="-2"/>
                <w:sz w:val="18"/>
              </w:rPr>
            </w:pPr>
            <w:r w:rsidRPr="00CC0718">
              <w:rPr>
                <w:color w:val="000000"/>
                <w:spacing w:val="-2"/>
                <w:sz w:val="18"/>
              </w:rPr>
              <w:t>1</w:t>
            </w:r>
          </w:p>
        </w:tc>
        <w:tc>
          <w:tcPr>
            <w:tcW w:w="1576" w:type="dxa"/>
            <w:tcBorders>
              <w:bottom w:val="single" w:color="8FB6EA" w:sz="5" w:space="0"/>
            </w:tcBorders>
            <w:shd w:val="clear" w:color="auto" w:fill="FFFFFF" w:themeFill="background1"/>
            <w:tcMar/>
          </w:tcPr>
          <w:p w:rsidRPr="00CC0718" w:rsidR="00C71DC8" w:rsidP="00244814" w:rsidRDefault="00C71DC8" w14:paraId="5FAF2C3D" w14:textId="77777777">
            <w:pPr>
              <w:rPr>
                <w:color w:val="000000"/>
                <w:spacing w:val="-2"/>
                <w:sz w:val="18"/>
              </w:rPr>
            </w:pPr>
          </w:p>
        </w:tc>
      </w:tr>
      <w:tr w:rsidRPr="00CC0718" w:rsidR="00C71DC8" w:rsidTr="3A33D0EC" w14:paraId="6AD31800" w14:textId="77777777">
        <w:trPr>
          <w:trHeight w:val="445" w:hRule="exact"/>
        </w:trPr>
        <w:tc>
          <w:tcPr>
            <w:tcW w:w="10717" w:type="dxa"/>
            <w:gridSpan w:val="8"/>
            <w:tcBorders>
              <w:top w:val="single" w:color="8FB6EA" w:sz="5" w:space="0"/>
            </w:tcBorders>
            <w:tcMar/>
          </w:tcPr>
          <w:p w:rsidRPr="00CC0718" w:rsidR="00C71DC8" w:rsidP="00244814" w:rsidRDefault="00C71DC8" w14:paraId="7F4A9214" w14:textId="77777777"/>
        </w:tc>
      </w:tr>
      <w:tr w:rsidRPr="00CC0718" w:rsidR="00C71DC8" w:rsidTr="3A33D0EC" w14:paraId="7D6BB2D3" w14:textId="77777777">
        <w:trPr>
          <w:trHeight w:val="344" w:hRule="exact"/>
        </w:trPr>
        <w:tc>
          <w:tcPr>
            <w:tcW w:w="10717" w:type="dxa"/>
            <w:gridSpan w:val="8"/>
            <w:shd w:val="clear" w:color="auto" w:fill="FFFFFF" w:themeFill="background1"/>
            <w:tcMar/>
          </w:tcPr>
          <w:p w:rsidRPr="00CC0718" w:rsidR="00C71DC8" w:rsidP="00244814" w:rsidRDefault="00C71DC8" w14:paraId="3F4CB940" w14:textId="77777777">
            <w:pPr>
              <w:rPr>
                <w:b/>
                <w:color w:val="5C83B4"/>
                <w:spacing w:val="-2"/>
                <w:sz w:val="24"/>
              </w:rPr>
            </w:pPr>
          </w:p>
        </w:tc>
      </w:tr>
      <w:tr w:rsidRPr="00CC0718" w:rsidR="00C71DC8" w:rsidTr="3A33D0EC" w14:paraId="0CABB486" w14:textId="77777777">
        <w:trPr>
          <w:trHeight w:val="444" w:hRule="exact"/>
        </w:trPr>
        <w:tc>
          <w:tcPr>
            <w:tcW w:w="1805" w:type="dxa"/>
            <w:shd w:val="clear" w:color="auto" w:fill="FFFFFF" w:themeFill="background1"/>
            <w:tcMar/>
          </w:tcPr>
          <w:p w:rsidRPr="00CC0718" w:rsidR="00C71DC8" w:rsidP="00244814" w:rsidRDefault="00C71DC8" w14:paraId="27B83C0B" w14:textId="77777777">
            <w:pPr>
              <w:rPr>
                <w:b/>
                <w:color w:val="5C83B4"/>
                <w:spacing w:val="-2"/>
                <w:sz w:val="24"/>
              </w:rPr>
            </w:pPr>
            <w:r w:rsidRPr="00CC0718">
              <w:rPr>
                <w:b/>
                <w:color w:val="5C83B4"/>
                <w:spacing w:val="-2"/>
                <w:sz w:val="24"/>
              </w:rPr>
              <w:t>Nickname:</w:t>
            </w:r>
          </w:p>
        </w:tc>
        <w:tc>
          <w:tcPr>
            <w:tcW w:w="8912" w:type="dxa"/>
            <w:gridSpan w:val="7"/>
            <w:vMerge w:val="restart"/>
            <w:shd w:val="clear" w:color="auto" w:fill="FFFFFF" w:themeFill="background1"/>
            <w:tcMar/>
          </w:tcPr>
          <w:p w:rsidRPr="00CC0718" w:rsidR="00C71DC8" w:rsidP="00244814" w:rsidRDefault="00C71DC8" w14:paraId="61E44158" w14:textId="77777777">
            <w:pPr>
              <w:rPr>
                <w:b/>
                <w:color w:val="5C83B4"/>
                <w:spacing w:val="-2"/>
                <w:sz w:val="24"/>
              </w:rPr>
            </w:pPr>
            <w:r w:rsidRPr="00CC0718">
              <w:rPr>
                <w:b/>
                <w:color w:val="5C83B4"/>
                <w:spacing w:val="-2"/>
                <w:sz w:val="24"/>
              </w:rPr>
              <w:t>Codes\\AXIAL CODE\\Q2- Role of Student Club\CULTURAL AND DIVERSITY</w:t>
            </w:r>
          </w:p>
        </w:tc>
      </w:tr>
      <w:tr w:rsidRPr="00CC0718" w:rsidR="00C71DC8" w:rsidTr="3A33D0EC" w14:paraId="3C038AC0" w14:textId="77777777">
        <w:trPr>
          <w:trHeight w:val="458" w:hRule="exact"/>
        </w:trPr>
        <w:tc>
          <w:tcPr>
            <w:tcW w:w="1805" w:type="dxa"/>
            <w:shd w:val="clear" w:color="auto" w:fill="FFFFFF" w:themeFill="background1"/>
            <w:tcMar/>
          </w:tcPr>
          <w:p w:rsidRPr="00CC0718" w:rsidR="00C71DC8" w:rsidP="00244814" w:rsidRDefault="00C71DC8" w14:paraId="32392D35" w14:textId="77777777">
            <w:pPr>
              <w:rPr>
                <w:b/>
                <w:color w:val="5C83B4"/>
                <w:spacing w:val="-2"/>
                <w:sz w:val="24"/>
              </w:rPr>
            </w:pPr>
            <w:r w:rsidRPr="00CC0718">
              <w:rPr>
                <w:b/>
                <w:color w:val="5C83B4"/>
                <w:spacing w:val="-2"/>
                <w:sz w:val="24"/>
              </w:rPr>
              <w:t>Classification:</w:t>
            </w:r>
          </w:p>
        </w:tc>
        <w:tc>
          <w:tcPr>
            <w:tcW w:w="8912" w:type="dxa"/>
            <w:gridSpan w:val="7"/>
            <w:vMerge/>
            <w:tcMar/>
          </w:tcPr>
          <w:p w:rsidRPr="00CC0718" w:rsidR="00C71DC8" w:rsidP="00244814" w:rsidRDefault="00C71DC8" w14:paraId="56880A64" w14:textId="77777777"/>
        </w:tc>
      </w:tr>
      <w:tr w:rsidRPr="00CC0718" w:rsidR="00C71DC8" w:rsidTr="3A33D0EC" w14:paraId="797EDECC" w14:textId="77777777">
        <w:trPr>
          <w:trHeight w:val="444" w:hRule="exact"/>
        </w:trPr>
        <w:tc>
          <w:tcPr>
            <w:tcW w:w="1805" w:type="dxa"/>
            <w:shd w:val="clear" w:color="auto" w:fill="FFFFFF" w:themeFill="background1"/>
            <w:tcMar/>
          </w:tcPr>
          <w:p w:rsidRPr="00CC0718" w:rsidR="00C71DC8" w:rsidP="00244814" w:rsidRDefault="00C71DC8" w14:paraId="6EEEBB38" w14:textId="77777777">
            <w:pPr>
              <w:rPr>
                <w:b/>
                <w:color w:val="5C83B4"/>
                <w:spacing w:val="-2"/>
                <w:sz w:val="24"/>
              </w:rPr>
            </w:pPr>
            <w:r w:rsidRPr="00CC0718">
              <w:rPr>
                <w:b/>
                <w:color w:val="5C83B4"/>
                <w:spacing w:val="-2"/>
                <w:sz w:val="24"/>
              </w:rPr>
              <w:t>Aggregated:</w:t>
            </w:r>
          </w:p>
        </w:tc>
        <w:tc>
          <w:tcPr>
            <w:tcW w:w="8912" w:type="dxa"/>
            <w:gridSpan w:val="7"/>
            <w:shd w:val="clear" w:color="auto" w:fill="FFFFFF" w:themeFill="background1"/>
            <w:tcMar/>
          </w:tcPr>
          <w:p w:rsidRPr="00CC0718" w:rsidR="00C71DC8" w:rsidP="00244814" w:rsidRDefault="00C71DC8" w14:paraId="57913A85" w14:textId="77777777">
            <w:pPr>
              <w:rPr>
                <w:b/>
                <w:color w:val="5C83B4"/>
                <w:spacing w:val="-2"/>
                <w:sz w:val="24"/>
              </w:rPr>
            </w:pPr>
            <w:r w:rsidRPr="00CC0718">
              <w:rPr>
                <w:b/>
                <w:color w:val="5C83B4"/>
                <w:spacing w:val="-2"/>
                <w:sz w:val="24"/>
              </w:rPr>
              <w:t>Yes</w:t>
            </w:r>
          </w:p>
        </w:tc>
      </w:tr>
      <w:tr w:rsidRPr="00CC0718" w:rsidR="00C71DC8" w:rsidTr="3A33D0EC" w14:paraId="20764BFF" w14:textId="77777777">
        <w:trPr>
          <w:trHeight w:val="344" w:hRule="exact"/>
        </w:trPr>
        <w:tc>
          <w:tcPr>
            <w:tcW w:w="3381" w:type="dxa"/>
            <w:gridSpan w:val="2"/>
            <w:tcBorders>
              <w:bottom w:val="single" w:color="8FB6EA" w:sz="5" w:space="0"/>
            </w:tcBorders>
            <w:shd w:val="clear" w:color="auto" w:fill="FFFFFF" w:themeFill="background1"/>
            <w:tcMar/>
          </w:tcPr>
          <w:p w:rsidRPr="00CC0718" w:rsidR="00C71DC8" w:rsidP="00244814" w:rsidRDefault="00C71DC8" w14:paraId="13363A30" w14:textId="77777777">
            <w:pPr>
              <w:rPr>
                <w:color w:val="000000"/>
                <w:spacing w:val="-2"/>
                <w:sz w:val="18"/>
              </w:rPr>
            </w:pPr>
            <w:r w:rsidRPr="00CC0718">
              <w:rPr>
                <w:color w:val="000000"/>
                <w:spacing w:val="-2"/>
                <w:sz w:val="18"/>
              </w:rPr>
              <w:t>Document</w:t>
            </w:r>
          </w:p>
        </w:tc>
        <w:tc>
          <w:tcPr>
            <w:tcW w:w="1132" w:type="dxa"/>
            <w:tcBorders>
              <w:bottom w:val="single" w:color="8FB6EA" w:sz="5" w:space="0"/>
            </w:tcBorders>
            <w:shd w:val="clear" w:color="auto" w:fill="FFFFFF" w:themeFill="background1"/>
            <w:tcMar/>
          </w:tcPr>
          <w:p w:rsidRPr="00CC0718" w:rsidR="00C71DC8" w:rsidP="00244814" w:rsidRDefault="00C71DC8" w14:paraId="22630381" w14:textId="77777777">
            <w:pPr>
              <w:rPr>
                <w:color w:val="000000"/>
                <w:spacing w:val="-2"/>
                <w:sz w:val="18"/>
              </w:rPr>
            </w:pPr>
            <w:r w:rsidRPr="00CC0718">
              <w:rPr>
                <w:color w:val="000000"/>
                <w:spacing w:val="-2"/>
                <w:sz w:val="18"/>
              </w:rPr>
              <w:t>2</w:t>
            </w:r>
          </w:p>
        </w:tc>
        <w:tc>
          <w:tcPr>
            <w:tcW w:w="1576" w:type="dxa"/>
            <w:gridSpan w:val="2"/>
            <w:tcBorders>
              <w:bottom w:val="single" w:color="8FB6EA" w:sz="5" w:space="0"/>
            </w:tcBorders>
            <w:shd w:val="clear" w:color="auto" w:fill="FFFFFF" w:themeFill="background1"/>
            <w:tcMar/>
          </w:tcPr>
          <w:p w:rsidRPr="00CC0718" w:rsidR="00C71DC8" w:rsidP="00244814" w:rsidRDefault="00C71DC8" w14:paraId="4B8A2AF4" w14:textId="77777777">
            <w:pPr>
              <w:rPr>
                <w:color w:val="000000"/>
                <w:spacing w:val="-2"/>
                <w:sz w:val="18"/>
              </w:rPr>
            </w:pPr>
            <w:r w:rsidRPr="00CC0718">
              <w:rPr>
                <w:color w:val="000000"/>
                <w:spacing w:val="-2"/>
                <w:sz w:val="18"/>
              </w:rPr>
              <w:t>5</w:t>
            </w:r>
          </w:p>
        </w:tc>
        <w:tc>
          <w:tcPr>
            <w:tcW w:w="1362" w:type="dxa"/>
            <w:tcBorders>
              <w:bottom w:val="single" w:color="8FB6EA" w:sz="5" w:space="0"/>
            </w:tcBorders>
            <w:shd w:val="clear" w:color="auto" w:fill="FFFFFF" w:themeFill="background1"/>
            <w:tcMar/>
          </w:tcPr>
          <w:p w:rsidRPr="00CC0718" w:rsidR="00C71DC8" w:rsidP="00244814" w:rsidRDefault="00C71DC8" w14:paraId="0E9EAA3C" w14:textId="77777777">
            <w:pPr>
              <w:rPr>
                <w:color w:val="000000"/>
                <w:spacing w:val="-2"/>
                <w:sz w:val="18"/>
              </w:rPr>
            </w:pPr>
            <w:r w:rsidRPr="00CC0718">
              <w:rPr>
                <w:color w:val="000000"/>
                <w:spacing w:val="-2"/>
                <w:sz w:val="18"/>
              </w:rPr>
              <w:t>53</w:t>
            </w:r>
          </w:p>
        </w:tc>
        <w:tc>
          <w:tcPr>
            <w:tcW w:w="1690" w:type="dxa"/>
            <w:tcBorders>
              <w:bottom w:val="single" w:color="8FB6EA" w:sz="5" w:space="0"/>
            </w:tcBorders>
            <w:shd w:val="clear" w:color="auto" w:fill="FFFFFF" w:themeFill="background1"/>
            <w:tcMar/>
          </w:tcPr>
          <w:p w:rsidRPr="00CC0718" w:rsidR="00C71DC8" w:rsidP="00244814" w:rsidRDefault="00C71DC8" w14:paraId="77F5803B" w14:textId="77777777">
            <w:pPr>
              <w:rPr>
                <w:color w:val="000000"/>
                <w:spacing w:val="-2"/>
                <w:sz w:val="18"/>
              </w:rPr>
            </w:pPr>
            <w:r w:rsidRPr="00CC0718">
              <w:rPr>
                <w:color w:val="000000"/>
                <w:spacing w:val="-2"/>
                <w:sz w:val="18"/>
              </w:rPr>
              <w:t>5</w:t>
            </w:r>
          </w:p>
        </w:tc>
        <w:tc>
          <w:tcPr>
            <w:tcW w:w="1576" w:type="dxa"/>
            <w:tcBorders>
              <w:bottom w:val="single" w:color="8FB6EA" w:sz="5" w:space="0"/>
            </w:tcBorders>
            <w:shd w:val="clear" w:color="auto" w:fill="FFFFFF" w:themeFill="background1"/>
            <w:tcMar/>
          </w:tcPr>
          <w:p w:rsidRPr="00CC0718" w:rsidR="00C71DC8" w:rsidP="00244814" w:rsidRDefault="00C71DC8" w14:paraId="20455FBB" w14:textId="77777777">
            <w:pPr>
              <w:rPr>
                <w:color w:val="000000"/>
                <w:spacing w:val="-2"/>
                <w:sz w:val="18"/>
              </w:rPr>
            </w:pPr>
          </w:p>
        </w:tc>
      </w:tr>
      <w:tr w:rsidRPr="00CC0718" w:rsidR="00C71DC8" w:rsidTr="3A33D0EC" w14:paraId="55D08992" w14:textId="77777777">
        <w:trPr>
          <w:trHeight w:val="444" w:hRule="exact"/>
        </w:trPr>
        <w:tc>
          <w:tcPr>
            <w:tcW w:w="10717" w:type="dxa"/>
            <w:gridSpan w:val="8"/>
            <w:tcBorders>
              <w:top w:val="single" w:color="8FB6EA" w:sz="5" w:space="0"/>
            </w:tcBorders>
            <w:tcMar/>
          </w:tcPr>
          <w:p w:rsidRPr="00CC0718" w:rsidR="00C71DC8" w:rsidP="00244814" w:rsidRDefault="00C71DC8" w14:paraId="754E3EEA" w14:textId="77777777"/>
        </w:tc>
      </w:tr>
      <w:tr w:rsidRPr="00CC0718" w:rsidR="00C71DC8" w:rsidTr="3A33D0EC" w14:paraId="2F7BBC0B" w14:textId="77777777">
        <w:trPr>
          <w:trHeight w:val="344" w:hRule="exact"/>
        </w:trPr>
        <w:tc>
          <w:tcPr>
            <w:tcW w:w="10717" w:type="dxa"/>
            <w:gridSpan w:val="8"/>
            <w:shd w:val="clear" w:color="auto" w:fill="FFFFFF" w:themeFill="background1"/>
            <w:tcMar/>
          </w:tcPr>
          <w:p w:rsidRPr="00CC0718" w:rsidR="00C71DC8" w:rsidP="00244814" w:rsidRDefault="00C71DC8" w14:paraId="3C3A9BE7" w14:textId="77777777">
            <w:pPr>
              <w:rPr>
                <w:b/>
                <w:color w:val="5C83B4"/>
                <w:spacing w:val="-2"/>
                <w:sz w:val="24"/>
              </w:rPr>
            </w:pPr>
          </w:p>
        </w:tc>
      </w:tr>
      <w:tr w:rsidRPr="00CC0718" w:rsidR="00C71DC8" w:rsidTr="3A33D0EC" w14:paraId="0924E066" w14:textId="77777777">
        <w:trPr>
          <w:trHeight w:val="444" w:hRule="exact"/>
        </w:trPr>
        <w:tc>
          <w:tcPr>
            <w:tcW w:w="1805" w:type="dxa"/>
            <w:shd w:val="clear" w:color="auto" w:fill="FFFFFF" w:themeFill="background1"/>
            <w:tcMar/>
          </w:tcPr>
          <w:p w:rsidRPr="00CC0718" w:rsidR="00C71DC8" w:rsidP="00244814" w:rsidRDefault="00C71DC8" w14:paraId="38E9C4A5" w14:textId="77777777">
            <w:pPr>
              <w:rPr>
                <w:b/>
                <w:color w:val="5C83B4"/>
                <w:spacing w:val="-2"/>
                <w:sz w:val="24"/>
              </w:rPr>
            </w:pPr>
            <w:r w:rsidRPr="00CC0718">
              <w:rPr>
                <w:b/>
                <w:color w:val="5C83B4"/>
                <w:spacing w:val="-2"/>
                <w:sz w:val="24"/>
              </w:rPr>
              <w:t>Nickname:</w:t>
            </w:r>
          </w:p>
        </w:tc>
        <w:tc>
          <w:tcPr>
            <w:tcW w:w="8912" w:type="dxa"/>
            <w:gridSpan w:val="7"/>
            <w:vMerge w:val="restart"/>
            <w:shd w:val="clear" w:color="auto" w:fill="FFFFFF" w:themeFill="background1"/>
            <w:tcMar/>
          </w:tcPr>
          <w:p w:rsidRPr="00CC0718" w:rsidR="00C71DC8" w:rsidP="00244814" w:rsidRDefault="00C71DC8" w14:paraId="7B29AED3" w14:textId="77777777">
            <w:pPr>
              <w:rPr>
                <w:b/>
                <w:color w:val="5C83B4"/>
                <w:spacing w:val="-2"/>
                <w:sz w:val="24"/>
              </w:rPr>
            </w:pPr>
            <w:r w:rsidRPr="00CC0718">
              <w:rPr>
                <w:b/>
                <w:color w:val="5C83B4"/>
                <w:spacing w:val="-2"/>
                <w:sz w:val="24"/>
              </w:rPr>
              <w:t>Codes\\AXIAL CODE\\Q2- Role of Student Club\CULTURAL AND DIVERSITY\Diversity among students</w:t>
            </w:r>
          </w:p>
        </w:tc>
      </w:tr>
      <w:tr w:rsidRPr="00CC0718" w:rsidR="00C71DC8" w:rsidTr="3A33D0EC" w14:paraId="68E024FE" w14:textId="77777777">
        <w:trPr>
          <w:trHeight w:val="459" w:hRule="exact"/>
        </w:trPr>
        <w:tc>
          <w:tcPr>
            <w:tcW w:w="1805" w:type="dxa"/>
            <w:shd w:val="clear" w:color="auto" w:fill="FFFFFF" w:themeFill="background1"/>
            <w:tcMar/>
          </w:tcPr>
          <w:p w:rsidRPr="00CC0718" w:rsidR="00C71DC8" w:rsidP="00244814" w:rsidRDefault="00C71DC8" w14:paraId="66C15363" w14:textId="77777777">
            <w:pPr>
              <w:rPr>
                <w:b/>
                <w:color w:val="5C83B4"/>
                <w:spacing w:val="-2"/>
                <w:sz w:val="24"/>
              </w:rPr>
            </w:pPr>
            <w:r w:rsidRPr="00CC0718">
              <w:rPr>
                <w:b/>
                <w:color w:val="5C83B4"/>
                <w:spacing w:val="-2"/>
                <w:sz w:val="24"/>
              </w:rPr>
              <w:t>Classification:</w:t>
            </w:r>
          </w:p>
        </w:tc>
        <w:tc>
          <w:tcPr>
            <w:tcW w:w="8912" w:type="dxa"/>
            <w:gridSpan w:val="7"/>
            <w:vMerge/>
            <w:tcMar/>
          </w:tcPr>
          <w:p w:rsidRPr="00CC0718" w:rsidR="00C71DC8" w:rsidP="00244814" w:rsidRDefault="00C71DC8" w14:paraId="21A8EEDC" w14:textId="77777777"/>
        </w:tc>
      </w:tr>
      <w:tr w:rsidRPr="00CC0718" w:rsidR="00C71DC8" w:rsidTr="3A33D0EC" w14:paraId="6A069C66" w14:textId="77777777">
        <w:trPr>
          <w:trHeight w:val="444" w:hRule="exact"/>
        </w:trPr>
        <w:tc>
          <w:tcPr>
            <w:tcW w:w="1805" w:type="dxa"/>
            <w:shd w:val="clear" w:color="auto" w:fill="FFFFFF" w:themeFill="background1"/>
            <w:tcMar/>
          </w:tcPr>
          <w:p w:rsidRPr="00CC0718" w:rsidR="00C71DC8" w:rsidP="00244814" w:rsidRDefault="00C71DC8" w14:paraId="79F81184" w14:textId="77777777">
            <w:pPr>
              <w:rPr>
                <w:b/>
                <w:color w:val="5C83B4"/>
                <w:spacing w:val="-2"/>
                <w:sz w:val="24"/>
              </w:rPr>
            </w:pPr>
            <w:r w:rsidRPr="00CC0718">
              <w:rPr>
                <w:b/>
                <w:color w:val="5C83B4"/>
                <w:spacing w:val="-2"/>
                <w:sz w:val="24"/>
              </w:rPr>
              <w:lastRenderedPageBreak/>
              <w:t>Aggregated:</w:t>
            </w:r>
          </w:p>
        </w:tc>
        <w:tc>
          <w:tcPr>
            <w:tcW w:w="8912" w:type="dxa"/>
            <w:gridSpan w:val="7"/>
            <w:shd w:val="clear" w:color="auto" w:fill="FFFFFF" w:themeFill="background1"/>
            <w:tcMar/>
          </w:tcPr>
          <w:p w:rsidRPr="00CC0718" w:rsidR="00C71DC8" w:rsidP="00244814" w:rsidRDefault="00C71DC8" w14:paraId="3CC4EEB6" w14:textId="77777777">
            <w:pPr>
              <w:rPr>
                <w:b/>
                <w:color w:val="5C83B4"/>
                <w:spacing w:val="-2"/>
                <w:sz w:val="24"/>
              </w:rPr>
            </w:pPr>
            <w:r w:rsidRPr="00CC0718">
              <w:rPr>
                <w:b/>
                <w:color w:val="5C83B4"/>
                <w:spacing w:val="-2"/>
                <w:sz w:val="24"/>
              </w:rPr>
              <w:t>No</w:t>
            </w:r>
          </w:p>
        </w:tc>
      </w:tr>
      <w:tr w:rsidRPr="00CC0718" w:rsidR="00C71DC8" w:rsidTr="3A33D0EC" w14:paraId="03852CE5" w14:textId="77777777">
        <w:trPr>
          <w:trHeight w:val="344" w:hRule="exact"/>
        </w:trPr>
        <w:tc>
          <w:tcPr>
            <w:tcW w:w="3381" w:type="dxa"/>
            <w:gridSpan w:val="2"/>
            <w:tcBorders>
              <w:bottom w:val="single" w:color="8FB6EA" w:sz="5" w:space="0"/>
            </w:tcBorders>
            <w:shd w:val="clear" w:color="auto" w:fill="FFFFFF" w:themeFill="background1"/>
            <w:tcMar/>
          </w:tcPr>
          <w:p w:rsidRPr="00CC0718" w:rsidR="00C71DC8" w:rsidP="00244814" w:rsidRDefault="00C71DC8" w14:paraId="1AAADE8E" w14:textId="77777777">
            <w:pPr>
              <w:rPr>
                <w:color w:val="000000"/>
                <w:spacing w:val="-2"/>
                <w:sz w:val="18"/>
              </w:rPr>
            </w:pPr>
            <w:r w:rsidRPr="00CC0718">
              <w:rPr>
                <w:color w:val="000000"/>
                <w:spacing w:val="-2"/>
                <w:sz w:val="18"/>
              </w:rPr>
              <w:t>Document</w:t>
            </w:r>
          </w:p>
        </w:tc>
        <w:tc>
          <w:tcPr>
            <w:tcW w:w="1132" w:type="dxa"/>
            <w:tcBorders>
              <w:bottom w:val="single" w:color="8FB6EA" w:sz="5" w:space="0"/>
            </w:tcBorders>
            <w:shd w:val="clear" w:color="auto" w:fill="FFFFFF" w:themeFill="background1"/>
            <w:tcMar/>
          </w:tcPr>
          <w:p w:rsidRPr="00CC0718" w:rsidR="00C71DC8" w:rsidP="00244814" w:rsidRDefault="00C71DC8" w14:paraId="2828BDD6" w14:textId="77777777">
            <w:pPr>
              <w:rPr>
                <w:color w:val="000000"/>
                <w:spacing w:val="-2"/>
                <w:sz w:val="18"/>
              </w:rPr>
            </w:pPr>
            <w:r w:rsidRPr="00CC0718">
              <w:rPr>
                <w:color w:val="000000"/>
                <w:spacing w:val="-2"/>
                <w:sz w:val="18"/>
              </w:rPr>
              <w:t>1</w:t>
            </w:r>
          </w:p>
        </w:tc>
        <w:tc>
          <w:tcPr>
            <w:tcW w:w="1576" w:type="dxa"/>
            <w:gridSpan w:val="2"/>
            <w:tcBorders>
              <w:bottom w:val="single" w:color="8FB6EA" w:sz="5" w:space="0"/>
            </w:tcBorders>
            <w:shd w:val="clear" w:color="auto" w:fill="FFFFFF" w:themeFill="background1"/>
            <w:tcMar/>
          </w:tcPr>
          <w:p w:rsidRPr="00CC0718" w:rsidR="00C71DC8" w:rsidP="00244814" w:rsidRDefault="00C71DC8" w14:paraId="3E0782D3" w14:textId="77777777">
            <w:pPr>
              <w:rPr>
                <w:color w:val="000000"/>
                <w:spacing w:val="-2"/>
                <w:sz w:val="18"/>
              </w:rPr>
            </w:pPr>
            <w:r w:rsidRPr="00CC0718">
              <w:rPr>
                <w:color w:val="000000"/>
                <w:spacing w:val="-2"/>
                <w:sz w:val="18"/>
              </w:rPr>
              <w:t>1</w:t>
            </w:r>
          </w:p>
        </w:tc>
        <w:tc>
          <w:tcPr>
            <w:tcW w:w="1362" w:type="dxa"/>
            <w:tcBorders>
              <w:bottom w:val="single" w:color="8FB6EA" w:sz="5" w:space="0"/>
            </w:tcBorders>
            <w:shd w:val="clear" w:color="auto" w:fill="FFFFFF" w:themeFill="background1"/>
            <w:tcMar/>
          </w:tcPr>
          <w:p w:rsidRPr="00CC0718" w:rsidR="00C71DC8" w:rsidP="00244814" w:rsidRDefault="00C71DC8" w14:paraId="4132A874" w14:textId="77777777">
            <w:pPr>
              <w:rPr>
                <w:color w:val="000000"/>
                <w:spacing w:val="-2"/>
                <w:sz w:val="18"/>
              </w:rPr>
            </w:pPr>
            <w:r w:rsidRPr="00CC0718">
              <w:rPr>
                <w:color w:val="000000"/>
                <w:spacing w:val="-2"/>
                <w:sz w:val="18"/>
              </w:rPr>
              <w:t>4</w:t>
            </w:r>
          </w:p>
        </w:tc>
        <w:tc>
          <w:tcPr>
            <w:tcW w:w="1690" w:type="dxa"/>
            <w:tcBorders>
              <w:bottom w:val="single" w:color="8FB6EA" w:sz="5" w:space="0"/>
            </w:tcBorders>
            <w:shd w:val="clear" w:color="auto" w:fill="FFFFFF" w:themeFill="background1"/>
            <w:tcMar/>
          </w:tcPr>
          <w:p w:rsidRPr="00CC0718" w:rsidR="00C71DC8" w:rsidP="00244814" w:rsidRDefault="00C71DC8" w14:paraId="4F752EC6" w14:textId="77777777">
            <w:pPr>
              <w:rPr>
                <w:color w:val="000000"/>
                <w:spacing w:val="-2"/>
                <w:sz w:val="18"/>
              </w:rPr>
            </w:pPr>
            <w:r w:rsidRPr="00CC0718">
              <w:rPr>
                <w:color w:val="000000"/>
                <w:spacing w:val="-2"/>
                <w:sz w:val="18"/>
              </w:rPr>
              <w:t>1</w:t>
            </w:r>
          </w:p>
        </w:tc>
        <w:tc>
          <w:tcPr>
            <w:tcW w:w="1576" w:type="dxa"/>
            <w:tcBorders>
              <w:bottom w:val="single" w:color="8FB6EA" w:sz="5" w:space="0"/>
            </w:tcBorders>
            <w:shd w:val="clear" w:color="auto" w:fill="FFFFFF" w:themeFill="background1"/>
            <w:tcMar/>
          </w:tcPr>
          <w:p w:rsidRPr="00CC0718" w:rsidR="00C71DC8" w:rsidP="00244814" w:rsidRDefault="00C71DC8" w14:paraId="5D904A74" w14:textId="77777777">
            <w:pPr>
              <w:rPr>
                <w:color w:val="000000"/>
                <w:spacing w:val="-2"/>
                <w:sz w:val="18"/>
              </w:rPr>
            </w:pPr>
          </w:p>
        </w:tc>
      </w:tr>
      <w:tr w:rsidRPr="00CC0718" w:rsidR="00C71DC8" w:rsidTr="3A33D0EC" w14:paraId="5E7CB630" w14:textId="77777777">
        <w:trPr>
          <w:trHeight w:val="1146" w:hRule="exact"/>
        </w:trPr>
        <w:tc>
          <w:tcPr>
            <w:tcW w:w="10717" w:type="dxa"/>
            <w:gridSpan w:val="8"/>
            <w:tcBorders>
              <w:top w:val="single" w:color="8FB6EA" w:sz="5" w:space="0"/>
            </w:tcBorders>
            <w:tcMar/>
          </w:tcPr>
          <w:p w:rsidRPr="00CC0718" w:rsidR="00C71DC8" w:rsidP="00244814" w:rsidRDefault="00C71DC8" w14:paraId="2717FE1F" w14:textId="77777777"/>
        </w:tc>
      </w:tr>
      <w:tr w:rsidRPr="00CC0718" w:rsidR="00C71DC8" w:rsidTr="3A33D0EC" w14:paraId="7AF9300B" w14:textId="77777777">
        <w:trPr>
          <w:trHeight w:val="1161" w:hRule="exact"/>
        </w:trPr>
        <w:tc>
          <w:tcPr>
            <w:tcW w:w="10717" w:type="dxa"/>
            <w:gridSpan w:val="8"/>
            <w:tcMar/>
          </w:tcPr>
          <w:p w:rsidRPr="00CC0718" w:rsidR="00C71DC8" w:rsidP="00244814" w:rsidRDefault="00C71DC8" w14:paraId="716641DA" w14:textId="77777777"/>
        </w:tc>
      </w:tr>
      <w:tr w:rsidRPr="00CC0718" w:rsidR="00C71DC8" w:rsidTr="3A33D0EC" w14:paraId="41CE6390" w14:textId="77777777">
        <w:trPr>
          <w:trHeight w:val="458" w:hRule="exact"/>
        </w:trPr>
        <w:tc>
          <w:tcPr>
            <w:tcW w:w="5359" w:type="dxa"/>
            <w:gridSpan w:val="4"/>
            <w:shd w:val="clear" w:color="auto" w:fill="FFFFFF" w:themeFill="background1"/>
            <w:tcMar/>
          </w:tcPr>
          <w:p w:rsidRPr="00CC0718" w:rsidR="00C71DC8" w:rsidP="00244814" w:rsidRDefault="00C71DC8" w14:paraId="44B50CC2" w14:textId="77777777">
            <w:pPr>
              <w:jc w:val="right"/>
              <w:rPr>
                <w:color w:val="000066"/>
                <w:spacing w:val="-2"/>
                <w:sz w:val="16"/>
              </w:rPr>
            </w:pPr>
            <w:r w:rsidRPr="00CC0718">
              <w:rPr>
                <w:color w:val="000066"/>
                <w:spacing w:val="-2"/>
                <w:sz w:val="16"/>
              </w:rPr>
              <w:t>Formatted Reports\\Code Summary Formatted Report</w:t>
            </w:r>
          </w:p>
        </w:tc>
        <w:tc>
          <w:tcPr>
            <w:tcW w:w="5358" w:type="dxa"/>
            <w:gridSpan w:val="4"/>
            <w:shd w:val="clear" w:color="auto" w:fill="FFFFFF" w:themeFill="background1"/>
            <w:tcMar/>
          </w:tcPr>
          <w:p w:rsidRPr="00CC0718" w:rsidR="00C71DC8" w:rsidP="00244814" w:rsidRDefault="00C71DC8" w14:paraId="70B74491" w14:textId="77777777">
            <w:pPr>
              <w:jc w:val="right"/>
              <w:rPr>
                <w:color w:val="000066"/>
                <w:spacing w:val="-2"/>
                <w:sz w:val="16"/>
              </w:rPr>
            </w:pPr>
            <w:r w:rsidRPr="00CC0718">
              <w:rPr>
                <w:color w:val="000066"/>
                <w:spacing w:val="-2"/>
                <w:sz w:val="16"/>
              </w:rPr>
              <w:t>Page 31 of 104</w:t>
            </w:r>
          </w:p>
        </w:tc>
      </w:tr>
      <w:tr w:rsidRPr="00CC0718" w:rsidR="00C71DC8" w:rsidTr="3A33D0EC" w14:paraId="7C1C430A" w14:textId="77777777">
        <w:trPr>
          <w:trHeight w:val="444" w:hRule="exact"/>
        </w:trPr>
        <w:tc>
          <w:tcPr>
            <w:tcW w:w="10717" w:type="dxa"/>
            <w:gridSpan w:val="8"/>
            <w:shd w:val="clear" w:color="auto" w:fill="FFFFFF" w:themeFill="background1"/>
            <w:tcMar/>
            <w:vAlign w:val="center"/>
          </w:tcPr>
          <w:p w:rsidRPr="00CC0718" w:rsidR="00C71DC8" w:rsidP="00244814" w:rsidRDefault="00C71DC8" w14:paraId="25CE72F1" w14:textId="77777777">
            <w:pPr>
              <w:jc w:val="right"/>
              <w:rPr>
                <w:color w:val="000066"/>
                <w:spacing w:val="-2"/>
                <w:sz w:val="16"/>
              </w:rPr>
            </w:pPr>
            <w:r w:rsidRPr="00CC0718">
              <w:rPr>
                <w:color w:val="000066"/>
                <w:spacing w:val="-2"/>
                <w:sz w:val="16"/>
              </w:rPr>
              <w:t>11/13/2024 3:39 PM</w:t>
            </w:r>
          </w:p>
        </w:tc>
      </w:tr>
      <w:tr w:rsidRPr="00CC0718" w:rsidR="00C71DC8" w:rsidTr="3A33D0EC" w14:paraId="08EBB7AA" w14:textId="77777777">
        <w:trPr>
          <w:trHeight w:val="459" w:hRule="exact"/>
        </w:trPr>
        <w:tc>
          <w:tcPr>
            <w:tcW w:w="3381" w:type="dxa"/>
            <w:gridSpan w:val="2"/>
            <w:shd w:val="clear" w:color="auto" w:fill="8FB6EA"/>
            <w:tcMar/>
          </w:tcPr>
          <w:p w:rsidRPr="00CC0718" w:rsidR="00C71DC8" w:rsidP="00244814" w:rsidRDefault="00C71DC8" w14:paraId="6344DF60" w14:textId="77777777">
            <w:pPr>
              <w:rPr>
                <w:b/>
                <w:color w:val="000066"/>
                <w:spacing w:val="-2"/>
                <w:sz w:val="18"/>
              </w:rPr>
            </w:pPr>
            <w:r w:rsidRPr="00CC0718">
              <w:rPr>
                <w:b/>
                <w:color w:val="000066"/>
                <w:spacing w:val="-2"/>
                <w:sz w:val="18"/>
              </w:rPr>
              <w:t>File Type</w:t>
            </w:r>
          </w:p>
        </w:tc>
        <w:tc>
          <w:tcPr>
            <w:tcW w:w="1132" w:type="dxa"/>
            <w:shd w:val="clear" w:color="auto" w:fill="8FB6EA"/>
            <w:tcMar/>
          </w:tcPr>
          <w:p w:rsidRPr="00CC0718" w:rsidR="00C71DC8" w:rsidP="00244814" w:rsidRDefault="00C71DC8" w14:paraId="643A52BE" w14:textId="77777777">
            <w:pPr>
              <w:rPr>
                <w:b/>
                <w:color w:val="000066"/>
                <w:spacing w:val="-2"/>
                <w:sz w:val="18"/>
              </w:rPr>
            </w:pPr>
            <w:r w:rsidRPr="00CC0718">
              <w:rPr>
                <w:b/>
                <w:color w:val="000066"/>
                <w:spacing w:val="-2"/>
                <w:sz w:val="18"/>
              </w:rPr>
              <w:t>Number of Files</w:t>
            </w:r>
          </w:p>
        </w:tc>
        <w:tc>
          <w:tcPr>
            <w:tcW w:w="1576" w:type="dxa"/>
            <w:gridSpan w:val="2"/>
            <w:shd w:val="clear" w:color="auto" w:fill="8FB6EA"/>
            <w:tcMar/>
          </w:tcPr>
          <w:p w:rsidRPr="00CC0718" w:rsidR="00C71DC8" w:rsidP="00244814" w:rsidRDefault="00C71DC8" w14:paraId="2C85404E" w14:textId="77777777">
            <w:pPr>
              <w:rPr>
                <w:b/>
                <w:color w:val="000066"/>
                <w:spacing w:val="-2"/>
                <w:sz w:val="18"/>
              </w:rPr>
            </w:pPr>
            <w:r w:rsidRPr="00CC0718">
              <w:rPr>
                <w:b/>
                <w:color w:val="000066"/>
                <w:spacing w:val="-2"/>
                <w:sz w:val="18"/>
              </w:rPr>
              <w:t>Number of Coding References</w:t>
            </w:r>
          </w:p>
        </w:tc>
        <w:tc>
          <w:tcPr>
            <w:tcW w:w="1362" w:type="dxa"/>
            <w:shd w:val="clear" w:color="auto" w:fill="8FB6EA"/>
            <w:tcMar/>
          </w:tcPr>
          <w:p w:rsidRPr="00CC0718" w:rsidR="00C71DC8" w:rsidP="00244814" w:rsidRDefault="00C71DC8" w14:paraId="0F00BECA" w14:textId="77777777">
            <w:pPr>
              <w:rPr>
                <w:b/>
                <w:color w:val="000066"/>
                <w:spacing w:val="-2"/>
                <w:sz w:val="18"/>
              </w:rPr>
            </w:pPr>
            <w:r w:rsidRPr="00CC0718">
              <w:rPr>
                <w:b/>
                <w:color w:val="000066"/>
                <w:spacing w:val="-2"/>
                <w:sz w:val="18"/>
              </w:rPr>
              <w:t>Number of Words Coded</w:t>
            </w:r>
          </w:p>
        </w:tc>
        <w:tc>
          <w:tcPr>
            <w:tcW w:w="1690" w:type="dxa"/>
            <w:shd w:val="clear" w:color="auto" w:fill="8FB6EA"/>
            <w:tcMar/>
          </w:tcPr>
          <w:p w:rsidRPr="00CC0718" w:rsidR="00C71DC8" w:rsidP="00244814" w:rsidRDefault="00C71DC8" w14:paraId="2AA405AE" w14:textId="77777777">
            <w:pPr>
              <w:rPr>
                <w:b/>
                <w:color w:val="000066"/>
                <w:spacing w:val="-2"/>
                <w:sz w:val="18"/>
              </w:rPr>
            </w:pPr>
            <w:r w:rsidRPr="00CC0718">
              <w:rPr>
                <w:b/>
                <w:color w:val="000066"/>
                <w:spacing w:val="-2"/>
                <w:sz w:val="18"/>
              </w:rPr>
              <w:t>Number of Paragraphs Coded</w:t>
            </w:r>
          </w:p>
        </w:tc>
        <w:tc>
          <w:tcPr>
            <w:tcW w:w="1576" w:type="dxa"/>
            <w:shd w:val="clear" w:color="auto" w:fill="8FB6EA"/>
            <w:tcMar/>
          </w:tcPr>
          <w:p w:rsidRPr="00CC0718" w:rsidR="00C71DC8" w:rsidP="00244814" w:rsidRDefault="00C71DC8" w14:paraId="717AA3D3" w14:textId="77777777">
            <w:pPr>
              <w:rPr>
                <w:b/>
                <w:color w:val="000066"/>
                <w:spacing w:val="-2"/>
                <w:sz w:val="18"/>
              </w:rPr>
            </w:pPr>
            <w:r w:rsidRPr="00CC0718">
              <w:rPr>
                <w:b/>
                <w:color w:val="000066"/>
                <w:spacing w:val="-2"/>
                <w:sz w:val="18"/>
              </w:rPr>
              <w:t>Duration Coded</w:t>
            </w:r>
          </w:p>
        </w:tc>
      </w:tr>
      <w:tr w:rsidRPr="00CC0718" w:rsidR="00C71DC8" w:rsidTr="3A33D0EC" w14:paraId="306E72E3" w14:textId="77777777">
        <w:trPr>
          <w:trHeight w:val="344" w:hRule="exact"/>
        </w:trPr>
        <w:tc>
          <w:tcPr>
            <w:tcW w:w="10717" w:type="dxa"/>
            <w:gridSpan w:val="8"/>
            <w:shd w:val="clear" w:color="auto" w:fill="FFFFFF" w:themeFill="background1"/>
            <w:tcMar/>
          </w:tcPr>
          <w:p w:rsidRPr="00CC0718" w:rsidR="00C71DC8" w:rsidP="00244814" w:rsidRDefault="00C71DC8" w14:paraId="55F19859" w14:textId="77777777">
            <w:pPr>
              <w:rPr>
                <w:b/>
                <w:color w:val="5C83B4"/>
                <w:spacing w:val="-2"/>
                <w:sz w:val="24"/>
              </w:rPr>
            </w:pPr>
          </w:p>
        </w:tc>
      </w:tr>
      <w:tr w:rsidRPr="00CC0718" w:rsidR="00C71DC8" w:rsidTr="3A33D0EC" w14:paraId="4D9C7174" w14:textId="77777777">
        <w:trPr>
          <w:trHeight w:val="458" w:hRule="exact"/>
        </w:trPr>
        <w:tc>
          <w:tcPr>
            <w:tcW w:w="1805" w:type="dxa"/>
            <w:shd w:val="clear" w:color="auto" w:fill="FFFFFF" w:themeFill="background1"/>
            <w:tcMar/>
          </w:tcPr>
          <w:p w:rsidRPr="00CC0718" w:rsidR="00C71DC8" w:rsidP="00244814" w:rsidRDefault="00C71DC8" w14:paraId="183A3F2A" w14:textId="77777777">
            <w:pPr>
              <w:rPr>
                <w:b/>
                <w:color w:val="5C83B4"/>
                <w:spacing w:val="-2"/>
                <w:sz w:val="24"/>
              </w:rPr>
            </w:pPr>
            <w:r w:rsidRPr="00CC0718">
              <w:rPr>
                <w:b/>
                <w:color w:val="5C83B4"/>
                <w:spacing w:val="-2"/>
                <w:sz w:val="24"/>
              </w:rPr>
              <w:t>Nickname:</w:t>
            </w:r>
          </w:p>
        </w:tc>
        <w:tc>
          <w:tcPr>
            <w:tcW w:w="8912" w:type="dxa"/>
            <w:gridSpan w:val="7"/>
            <w:vMerge w:val="restart"/>
            <w:shd w:val="clear" w:color="auto" w:fill="FFFFFF" w:themeFill="background1"/>
            <w:tcMar/>
          </w:tcPr>
          <w:p w:rsidRPr="00CC0718" w:rsidR="00C71DC8" w:rsidP="00244814" w:rsidRDefault="00C71DC8" w14:paraId="0D95F9CA" w14:textId="77777777">
            <w:pPr>
              <w:rPr>
                <w:b/>
                <w:color w:val="5C83B4"/>
                <w:spacing w:val="-2"/>
                <w:sz w:val="24"/>
              </w:rPr>
            </w:pPr>
            <w:r w:rsidRPr="00CC0718">
              <w:rPr>
                <w:b/>
                <w:color w:val="5C83B4"/>
                <w:spacing w:val="-2"/>
                <w:sz w:val="24"/>
              </w:rPr>
              <w:t>Codes\\AXIAL CODE\\Q2- Role of Student Club\CULTURAL AND DIVERSITY\Greek life and Identity</w:t>
            </w:r>
          </w:p>
        </w:tc>
      </w:tr>
      <w:tr w:rsidRPr="00CC0718" w:rsidR="00C71DC8" w:rsidTr="3A33D0EC" w14:paraId="0AB24AA2" w14:textId="77777777">
        <w:trPr>
          <w:trHeight w:val="444" w:hRule="exact"/>
        </w:trPr>
        <w:tc>
          <w:tcPr>
            <w:tcW w:w="1805" w:type="dxa"/>
            <w:shd w:val="clear" w:color="auto" w:fill="FFFFFF" w:themeFill="background1"/>
            <w:tcMar/>
          </w:tcPr>
          <w:p w:rsidRPr="00CC0718" w:rsidR="00C71DC8" w:rsidP="00244814" w:rsidRDefault="00C71DC8" w14:paraId="05B95C64" w14:textId="77777777">
            <w:pPr>
              <w:rPr>
                <w:b/>
                <w:color w:val="5C83B4"/>
                <w:spacing w:val="-2"/>
                <w:sz w:val="24"/>
              </w:rPr>
            </w:pPr>
            <w:r w:rsidRPr="00CC0718">
              <w:rPr>
                <w:b/>
                <w:color w:val="5C83B4"/>
                <w:spacing w:val="-2"/>
                <w:sz w:val="24"/>
              </w:rPr>
              <w:t>Classification:</w:t>
            </w:r>
          </w:p>
        </w:tc>
        <w:tc>
          <w:tcPr>
            <w:tcW w:w="8912" w:type="dxa"/>
            <w:gridSpan w:val="7"/>
            <w:vMerge/>
            <w:tcMar/>
          </w:tcPr>
          <w:p w:rsidRPr="00CC0718" w:rsidR="00C71DC8" w:rsidP="00244814" w:rsidRDefault="00C71DC8" w14:paraId="331A155C" w14:textId="77777777"/>
        </w:tc>
      </w:tr>
      <w:tr w:rsidRPr="00CC0718" w:rsidR="00C71DC8" w:rsidTr="3A33D0EC" w14:paraId="508C8A25" w14:textId="77777777">
        <w:trPr>
          <w:trHeight w:val="445" w:hRule="exact"/>
        </w:trPr>
        <w:tc>
          <w:tcPr>
            <w:tcW w:w="1805" w:type="dxa"/>
            <w:shd w:val="clear" w:color="auto" w:fill="FFFFFF" w:themeFill="background1"/>
            <w:tcMar/>
          </w:tcPr>
          <w:p w:rsidRPr="00CC0718" w:rsidR="00C71DC8" w:rsidP="00244814" w:rsidRDefault="00C71DC8" w14:paraId="74E5E504" w14:textId="77777777">
            <w:pPr>
              <w:rPr>
                <w:b/>
                <w:color w:val="5C83B4"/>
                <w:spacing w:val="-2"/>
                <w:sz w:val="24"/>
              </w:rPr>
            </w:pPr>
            <w:r w:rsidRPr="00CC0718">
              <w:rPr>
                <w:b/>
                <w:color w:val="5C83B4"/>
                <w:spacing w:val="-2"/>
                <w:sz w:val="24"/>
              </w:rPr>
              <w:t>Aggregated:</w:t>
            </w:r>
          </w:p>
        </w:tc>
        <w:tc>
          <w:tcPr>
            <w:tcW w:w="8912" w:type="dxa"/>
            <w:gridSpan w:val="7"/>
            <w:shd w:val="clear" w:color="auto" w:fill="FFFFFF" w:themeFill="background1"/>
            <w:tcMar/>
          </w:tcPr>
          <w:p w:rsidRPr="00CC0718" w:rsidR="00C71DC8" w:rsidP="00244814" w:rsidRDefault="00C71DC8" w14:paraId="328FC530" w14:textId="77777777">
            <w:pPr>
              <w:rPr>
                <w:b/>
                <w:color w:val="5C83B4"/>
                <w:spacing w:val="-2"/>
                <w:sz w:val="24"/>
              </w:rPr>
            </w:pPr>
            <w:r w:rsidRPr="00CC0718">
              <w:rPr>
                <w:b/>
                <w:color w:val="5C83B4"/>
                <w:spacing w:val="-2"/>
                <w:sz w:val="24"/>
              </w:rPr>
              <w:t>No</w:t>
            </w:r>
          </w:p>
        </w:tc>
      </w:tr>
      <w:tr w:rsidRPr="00CC0718" w:rsidR="00C71DC8" w:rsidTr="3A33D0EC" w14:paraId="676170D7" w14:textId="77777777">
        <w:trPr>
          <w:trHeight w:val="344" w:hRule="exact"/>
        </w:trPr>
        <w:tc>
          <w:tcPr>
            <w:tcW w:w="3381" w:type="dxa"/>
            <w:gridSpan w:val="2"/>
            <w:tcBorders>
              <w:bottom w:val="single" w:color="8FB6EA" w:sz="5" w:space="0"/>
            </w:tcBorders>
            <w:shd w:val="clear" w:color="auto" w:fill="FFFFFF" w:themeFill="background1"/>
            <w:tcMar/>
          </w:tcPr>
          <w:p w:rsidRPr="00CC0718" w:rsidR="00C71DC8" w:rsidP="00244814" w:rsidRDefault="00C71DC8" w14:paraId="3A9C80C3" w14:textId="77777777">
            <w:pPr>
              <w:rPr>
                <w:color w:val="000000"/>
                <w:spacing w:val="-2"/>
                <w:sz w:val="18"/>
              </w:rPr>
            </w:pPr>
            <w:r w:rsidRPr="00CC0718">
              <w:rPr>
                <w:color w:val="000000"/>
                <w:spacing w:val="-2"/>
                <w:sz w:val="18"/>
              </w:rPr>
              <w:t>Document</w:t>
            </w:r>
          </w:p>
        </w:tc>
        <w:tc>
          <w:tcPr>
            <w:tcW w:w="1132" w:type="dxa"/>
            <w:tcBorders>
              <w:bottom w:val="single" w:color="8FB6EA" w:sz="5" w:space="0"/>
            </w:tcBorders>
            <w:shd w:val="clear" w:color="auto" w:fill="FFFFFF" w:themeFill="background1"/>
            <w:tcMar/>
          </w:tcPr>
          <w:p w:rsidRPr="00CC0718" w:rsidR="00C71DC8" w:rsidP="00244814" w:rsidRDefault="00C71DC8" w14:paraId="21049215" w14:textId="77777777">
            <w:pPr>
              <w:rPr>
                <w:color w:val="000000"/>
                <w:spacing w:val="-2"/>
                <w:sz w:val="18"/>
              </w:rPr>
            </w:pPr>
            <w:r w:rsidRPr="00CC0718">
              <w:rPr>
                <w:color w:val="000000"/>
                <w:spacing w:val="-2"/>
                <w:sz w:val="18"/>
              </w:rPr>
              <w:t>1</w:t>
            </w:r>
          </w:p>
        </w:tc>
        <w:tc>
          <w:tcPr>
            <w:tcW w:w="1576" w:type="dxa"/>
            <w:gridSpan w:val="2"/>
            <w:tcBorders>
              <w:bottom w:val="single" w:color="8FB6EA" w:sz="5" w:space="0"/>
            </w:tcBorders>
            <w:shd w:val="clear" w:color="auto" w:fill="FFFFFF" w:themeFill="background1"/>
            <w:tcMar/>
          </w:tcPr>
          <w:p w:rsidRPr="00CC0718" w:rsidR="00C71DC8" w:rsidP="00244814" w:rsidRDefault="00C71DC8" w14:paraId="4764EFEB" w14:textId="77777777">
            <w:pPr>
              <w:rPr>
                <w:color w:val="000000"/>
                <w:spacing w:val="-2"/>
                <w:sz w:val="18"/>
              </w:rPr>
            </w:pPr>
            <w:r w:rsidRPr="00CC0718">
              <w:rPr>
                <w:color w:val="000000"/>
                <w:spacing w:val="-2"/>
                <w:sz w:val="18"/>
              </w:rPr>
              <w:t>3</w:t>
            </w:r>
          </w:p>
        </w:tc>
        <w:tc>
          <w:tcPr>
            <w:tcW w:w="1362" w:type="dxa"/>
            <w:tcBorders>
              <w:bottom w:val="single" w:color="8FB6EA" w:sz="5" w:space="0"/>
            </w:tcBorders>
            <w:shd w:val="clear" w:color="auto" w:fill="FFFFFF" w:themeFill="background1"/>
            <w:tcMar/>
          </w:tcPr>
          <w:p w:rsidRPr="00CC0718" w:rsidR="00C71DC8" w:rsidP="00244814" w:rsidRDefault="00C71DC8" w14:paraId="0654DE5F" w14:textId="77777777">
            <w:pPr>
              <w:rPr>
                <w:color w:val="000000"/>
                <w:spacing w:val="-2"/>
                <w:sz w:val="18"/>
              </w:rPr>
            </w:pPr>
            <w:r w:rsidRPr="00CC0718">
              <w:rPr>
                <w:color w:val="000000"/>
                <w:spacing w:val="-2"/>
                <w:sz w:val="18"/>
              </w:rPr>
              <w:t>43</w:t>
            </w:r>
          </w:p>
        </w:tc>
        <w:tc>
          <w:tcPr>
            <w:tcW w:w="1690" w:type="dxa"/>
            <w:tcBorders>
              <w:bottom w:val="single" w:color="8FB6EA" w:sz="5" w:space="0"/>
            </w:tcBorders>
            <w:shd w:val="clear" w:color="auto" w:fill="FFFFFF" w:themeFill="background1"/>
            <w:tcMar/>
          </w:tcPr>
          <w:p w:rsidRPr="00CC0718" w:rsidR="00C71DC8" w:rsidP="00244814" w:rsidRDefault="00C71DC8" w14:paraId="00E38761" w14:textId="77777777">
            <w:pPr>
              <w:rPr>
                <w:color w:val="000000"/>
                <w:spacing w:val="-2"/>
                <w:sz w:val="18"/>
              </w:rPr>
            </w:pPr>
            <w:r w:rsidRPr="00CC0718">
              <w:rPr>
                <w:color w:val="000000"/>
                <w:spacing w:val="-2"/>
                <w:sz w:val="18"/>
              </w:rPr>
              <w:t>3</w:t>
            </w:r>
          </w:p>
        </w:tc>
        <w:tc>
          <w:tcPr>
            <w:tcW w:w="1576" w:type="dxa"/>
            <w:tcBorders>
              <w:bottom w:val="single" w:color="8FB6EA" w:sz="5" w:space="0"/>
            </w:tcBorders>
            <w:shd w:val="clear" w:color="auto" w:fill="FFFFFF" w:themeFill="background1"/>
            <w:tcMar/>
          </w:tcPr>
          <w:p w:rsidRPr="00CC0718" w:rsidR="00C71DC8" w:rsidP="00244814" w:rsidRDefault="00C71DC8" w14:paraId="33CD55CD" w14:textId="77777777">
            <w:pPr>
              <w:rPr>
                <w:color w:val="000000"/>
                <w:spacing w:val="-2"/>
                <w:sz w:val="18"/>
              </w:rPr>
            </w:pPr>
          </w:p>
        </w:tc>
      </w:tr>
      <w:tr w:rsidRPr="00CC0718" w:rsidR="00C71DC8" w:rsidTr="3A33D0EC" w14:paraId="56CFBC7B" w14:textId="77777777">
        <w:trPr>
          <w:trHeight w:val="458" w:hRule="exact"/>
        </w:trPr>
        <w:tc>
          <w:tcPr>
            <w:tcW w:w="10717" w:type="dxa"/>
            <w:gridSpan w:val="8"/>
            <w:tcBorders>
              <w:top w:val="single" w:color="8FB6EA" w:sz="5" w:space="0"/>
            </w:tcBorders>
            <w:tcMar/>
          </w:tcPr>
          <w:p w:rsidRPr="00CC0718" w:rsidR="00C71DC8" w:rsidP="00244814" w:rsidRDefault="00C71DC8" w14:paraId="2032C581" w14:textId="77777777"/>
        </w:tc>
      </w:tr>
      <w:tr w:rsidRPr="00CC0718" w:rsidR="00C71DC8" w:rsidTr="3A33D0EC" w14:paraId="64F22BE7" w14:textId="77777777">
        <w:trPr>
          <w:trHeight w:val="602" w:hRule="exact"/>
        </w:trPr>
        <w:tc>
          <w:tcPr>
            <w:tcW w:w="10717" w:type="dxa"/>
            <w:gridSpan w:val="8"/>
            <w:shd w:val="clear" w:color="auto" w:fill="FFFFFF" w:themeFill="background1"/>
            <w:tcMar/>
          </w:tcPr>
          <w:p w:rsidRPr="00CC0718" w:rsidR="00C71DC8" w:rsidP="00244814" w:rsidRDefault="00C71DC8" w14:paraId="7A7E939F" w14:textId="77777777">
            <w:pPr>
              <w:rPr>
                <w:b/>
                <w:color w:val="5C83B4"/>
                <w:spacing w:val="-2"/>
                <w:sz w:val="24"/>
              </w:rPr>
            </w:pPr>
            <w:bookmarkStart w:name="CodesAXIALCODEQ2RoleofStudentClubCULTURA" w:id="34"/>
            <w:bookmarkEnd w:id="34"/>
          </w:p>
        </w:tc>
      </w:tr>
      <w:tr w:rsidRPr="00CC0718" w:rsidR="00C71DC8" w:rsidTr="3A33D0EC" w14:paraId="23A361AC" w14:textId="77777777">
        <w:trPr>
          <w:trHeight w:val="444" w:hRule="exact"/>
        </w:trPr>
        <w:tc>
          <w:tcPr>
            <w:tcW w:w="1805" w:type="dxa"/>
            <w:shd w:val="clear" w:color="auto" w:fill="FFFFFF" w:themeFill="background1"/>
            <w:tcMar/>
          </w:tcPr>
          <w:p w:rsidRPr="00CC0718" w:rsidR="00C71DC8" w:rsidP="00244814" w:rsidRDefault="00C71DC8" w14:paraId="398B2166" w14:textId="77777777">
            <w:pPr>
              <w:rPr>
                <w:b/>
                <w:color w:val="5C83B4"/>
                <w:spacing w:val="-2"/>
                <w:sz w:val="24"/>
              </w:rPr>
            </w:pPr>
            <w:r w:rsidRPr="00CC0718">
              <w:rPr>
                <w:b/>
                <w:color w:val="5C83B4"/>
                <w:spacing w:val="-2"/>
                <w:sz w:val="24"/>
              </w:rPr>
              <w:t>Nickname:</w:t>
            </w:r>
          </w:p>
        </w:tc>
        <w:tc>
          <w:tcPr>
            <w:tcW w:w="8912" w:type="dxa"/>
            <w:gridSpan w:val="7"/>
            <w:vMerge w:val="restart"/>
            <w:shd w:val="clear" w:color="auto" w:fill="FFFFFF" w:themeFill="background1"/>
            <w:tcMar/>
          </w:tcPr>
          <w:p w:rsidRPr="00CC0718" w:rsidR="00C71DC8" w:rsidP="00244814" w:rsidRDefault="00C71DC8" w14:paraId="298D0FC9" w14:textId="77777777">
            <w:pPr>
              <w:rPr>
                <w:b/>
                <w:color w:val="5C83B4"/>
                <w:spacing w:val="-2"/>
                <w:sz w:val="24"/>
              </w:rPr>
            </w:pPr>
            <w:r w:rsidRPr="00CC0718">
              <w:rPr>
                <w:b/>
                <w:color w:val="5C83B4"/>
                <w:spacing w:val="-2"/>
                <w:sz w:val="24"/>
              </w:rPr>
              <w:t>Codes\\AXIAL CODE\\Q2- Role of Student Club\CULTURAL AND DIVERSITY\learn about other cultures as well.</w:t>
            </w:r>
          </w:p>
        </w:tc>
      </w:tr>
      <w:tr w:rsidRPr="00CC0718" w:rsidR="00C71DC8" w:rsidTr="3A33D0EC" w14:paraId="2A6B9B53" w14:textId="77777777">
        <w:trPr>
          <w:trHeight w:val="458" w:hRule="exact"/>
        </w:trPr>
        <w:tc>
          <w:tcPr>
            <w:tcW w:w="1805" w:type="dxa"/>
            <w:shd w:val="clear" w:color="auto" w:fill="FFFFFF" w:themeFill="background1"/>
            <w:tcMar/>
          </w:tcPr>
          <w:p w:rsidRPr="00CC0718" w:rsidR="00C71DC8" w:rsidP="00244814" w:rsidRDefault="00C71DC8" w14:paraId="4DE6BA2E" w14:textId="77777777">
            <w:pPr>
              <w:rPr>
                <w:b/>
                <w:color w:val="5C83B4"/>
                <w:spacing w:val="-2"/>
                <w:sz w:val="24"/>
              </w:rPr>
            </w:pPr>
            <w:r w:rsidRPr="00CC0718">
              <w:rPr>
                <w:b/>
                <w:color w:val="5C83B4"/>
                <w:spacing w:val="-2"/>
                <w:sz w:val="24"/>
              </w:rPr>
              <w:t>Classification:</w:t>
            </w:r>
          </w:p>
        </w:tc>
        <w:tc>
          <w:tcPr>
            <w:tcW w:w="8912" w:type="dxa"/>
            <w:gridSpan w:val="7"/>
            <w:vMerge/>
            <w:tcMar/>
          </w:tcPr>
          <w:p w:rsidRPr="00CC0718" w:rsidR="00C71DC8" w:rsidP="00244814" w:rsidRDefault="00C71DC8" w14:paraId="2781677B" w14:textId="77777777"/>
        </w:tc>
      </w:tr>
      <w:tr w:rsidRPr="00CC0718" w:rsidR="00C71DC8" w:rsidTr="3A33D0EC" w14:paraId="64B13BB9" w14:textId="77777777">
        <w:trPr>
          <w:trHeight w:val="445" w:hRule="exact"/>
        </w:trPr>
        <w:tc>
          <w:tcPr>
            <w:tcW w:w="1805" w:type="dxa"/>
            <w:shd w:val="clear" w:color="auto" w:fill="FFFFFF" w:themeFill="background1"/>
            <w:tcMar/>
          </w:tcPr>
          <w:p w:rsidRPr="00CC0718" w:rsidR="00C71DC8" w:rsidP="00244814" w:rsidRDefault="00C71DC8" w14:paraId="7D32771F" w14:textId="77777777">
            <w:pPr>
              <w:rPr>
                <w:b/>
                <w:color w:val="5C83B4"/>
                <w:spacing w:val="-2"/>
                <w:sz w:val="24"/>
              </w:rPr>
            </w:pPr>
            <w:r w:rsidRPr="00CC0718">
              <w:rPr>
                <w:b/>
                <w:color w:val="5C83B4"/>
                <w:spacing w:val="-2"/>
                <w:sz w:val="24"/>
              </w:rPr>
              <w:t>Aggregated:</w:t>
            </w:r>
          </w:p>
        </w:tc>
        <w:tc>
          <w:tcPr>
            <w:tcW w:w="8912" w:type="dxa"/>
            <w:gridSpan w:val="7"/>
            <w:shd w:val="clear" w:color="auto" w:fill="FFFFFF" w:themeFill="background1"/>
            <w:tcMar/>
          </w:tcPr>
          <w:p w:rsidRPr="00CC0718" w:rsidR="00C71DC8" w:rsidP="00244814" w:rsidRDefault="00C71DC8" w14:paraId="1410D467" w14:textId="77777777">
            <w:pPr>
              <w:rPr>
                <w:b/>
                <w:color w:val="5C83B4"/>
                <w:spacing w:val="-2"/>
                <w:sz w:val="24"/>
              </w:rPr>
            </w:pPr>
            <w:r w:rsidRPr="00CC0718">
              <w:rPr>
                <w:b/>
                <w:color w:val="5C83B4"/>
                <w:spacing w:val="-2"/>
                <w:sz w:val="24"/>
              </w:rPr>
              <w:t>No</w:t>
            </w:r>
          </w:p>
        </w:tc>
      </w:tr>
      <w:tr w:rsidRPr="00CC0718" w:rsidR="00C71DC8" w:rsidTr="3A33D0EC" w14:paraId="73EBF962" w14:textId="77777777">
        <w:trPr>
          <w:trHeight w:val="344" w:hRule="exact"/>
        </w:trPr>
        <w:tc>
          <w:tcPr>
            <w:tcW w:w="3381" w:type="dxa"/>
            <w:gridSpan w:val="2"/>
            <w:tcBorders>
              <w:bottom w:val="single" w:color="8FB6EA" w:sz="5" w:space="0"/>
            </w:tcBorders>
            <w:shd w:val="clear" w:color="auto" w:fill="FFFFFF" w:themeFill="background1"/>
            <w:tcMar/>
          </w:tcPr>
          <w:p w:rsidRPr="00CC0718" w:rsidR="00C71DC8" w:rsidP="00244814" w:rsidRDefault="00C71DC8" w14:paraId="7E4D0CE8" w14:textId="77777777">
            <w:pPr>
              <w:rPr>
                <w:color w:val="000000"/>
                <w:spacing w:val="-2"/>
                <w:sz w:val="18"/>
              </w:rPr>
            </w:pPr>
            <w:r w:rsidRPr="00CC0718">
              <w:rPr>
                <w:color w:val="000000"/>
                <w:spacing w:val="-2"/>
                <w:sz w:val="18"/>
              </w:rPr>
              <w:t>Document</w:t>
            </w:r>
          </w:p>
        </w:tc>
        <w:tc>
          <w:tcPr>
            <w:tcW w:w="1132" w:type="dxa"/>
            <w:tcBorders>
              <w:bottom w:val="single" w:color="8FB6EA" w:sz="5" w:space="0"/>
            </w:tcBorders>
            <w:shd w:val="clear" w:color="auto" w:fill="FFFFFF" w:themeFill="background1"/>
            <w:tcMar/>
          </w:tcPr>
          <w:p w:rsidRPr="00CC0718" w:rsidR="00C71DC8" w:rsidP="00244814" w:rsidRDefault="00C71DC8" w14:paraId="6CF52547" w14:textId="77777777">
            <w:pPr>
              <w:rPr>
                <w:color w:val="000000"/>
                <w:spacing w:val="-2"/>
                <w:sz w:val="18"/>
              </w:rPr>
            </w:pPr>
            <w:r w:rsidRPr="00CC0718">
              <w:rPr>
                <w:color w:val="000000"/>
                <w:spacing w:val="-2"/>
                <w:sz w:val="18"/>
              </w:rPr>
              <w:t>1</w:t>
            </w:r>
          </w:p>
        </w:tc>
        <w:tc>
          <w:tcPr>
            <w:tcW w:w="1576" w:type="dxa"/>
            <w:gridSpan w:val="2"/>
            <w:tcBorders>
              <w:bottom w:val="single" w:color="8FB6EA" w:sz="5" w:space="0"/>
            </w:tcBorders>
            <w:shd w:val="clear" w:color="auto" w:fill="FFFFFF" w:themeFill="background1"/>
            <w:tcMar/>
          </w:tcPr>
          <w:p w:rsidRPr="00CC0718" w:rsidR="00C71DC8" w:rsidP="00244814" w:rsidRDefault="00C71DC8" w14:paraId="13A3FE85" w14:textId="77777777">
            <w:pPr>
              <w:rPr>
                <w:color w:val="000000"/>
                <w:spacing w:val="-2"/>
                <w:sz w:val="18"/>
              </w:rPr>
            </w:pPr>
            <w:r w:rsidRPr="00CC0718">
              <w:rPr>
                <w:color w:val="000000"/>
                <w:spacing w:val="-2"/>
                <w:sz w:val="18"/>
              </w:rPr>
              <w:t>1</w:t>
            </w:r>
          </w:p>
        </w:tc>
        <w:tc>
          <w:tcPr>
            <w:tcW w:w="1362" w:type="dxa"/>
            <w:tcBorders>
              <w:bottom w:val="single" w:color="8FB6EA" w:sz="5" w:space="0"/>
            </w:tcBorders>
            <w:shd w:val="clear" w:color="auto" w:fill="FFFFFF" w:themeFill="background1"/>
            <w:tcMar/>
          </w:tcPr>
          <w:p w:rsidRPr="00CC0718" w:rsidR="00C71DC8" w:rsidP="00244814" w:rsidRDefault="00C71DC8" w14:paraId="1567F32F" w14:textId="77777777">
            <w:pPr>
              <w:rPr>
                <w:color w:val="000000"/>
                <w:spacing w:val="-2"/>
                <w:sz w:val="18"/>
              </w:rPr>
            </w:pPr>
            <w:r w:rsidRPr="00CC0718">
              <w:rPr>
                <w:color w:val="000000"/>
                <w:spacing w:val="-2"/>
                <w:sz w:val="18"/>
              </w:rPr>
              <w:t>6</w:t>
            </w:r>
          </w:p>
        </w:tc>
        <w:tc>
          <w:tcPr>
            <w:tcW w:w="1690" w:type="dxa"/>
            <w:tcBorders>
              <w:bottom w:val="single" w:color="8FB6EA" w:sz="5" w:space="0"/>
            </w:tcBorders>
            <w:shd w:val="clear" w:color="auto" w:fill="FFFFFF" w:themeFill="background1"/>
            <w:tcMar/>
          </w:tcPr>
          <w:p w:rsidRPr="00CC0718" w:rsidR="00C71DC8" w:rsidP="00244814" w:rsidRDefault="00C71DC8" w14:paraId="4FE914C2" w14:textId="77777777">
            <w:pPr>
              <w:rPr>
                <w:color w:val="000000"/>
                <w:spacing w:val="-2"/>
                <w:sz w:val="18"/>
              </w:rPr>
            </w:pPr>
            <w:r w:rsidRPr="00CC0718">
              <w:rPr>
                <w:color w:val="000000"/>
                <w:spacing w:val="-2"/>
                <w:sz w:val="18"/>
              </w:rPr>
              <w:t>1</w:t>
            </w:r>
          </w:p>
        </w:tc>
        <w:tc>
          <w:tcPr>
            <w:tcW w:w="1576" w:type="dxa"/>
            <w:tcBorders>
              <w:bottom w:val="single" w:color="8FB6EA" w:sz="5" w:space="0"/>
            </w:tcBorders>
            <w:shd w:val="clear" w:color="auto" w:fill="FFFFFF" w:themeFill="background1"/>
            <w:tcMar/>
          </w:tcPr>
          <w:p w:rsidRPr="00CC0718" w:rsidR="00C71DC8" w:rsidP="00244814" w:rsidRDefault="00C71DC8" w14:paraId="3BCE49A4" w14:textId="77777777">
            <w:pPr>
              <w:rPr>
                <w:color w:val="000000"/>
                <w:spacing w:val="-2"/>
                <w:sz w:val="18"/>
              </w:rPr>
            </w:pPr>
          </w:p>
        </w:tc>
      </w:tr>
      <w:tr w:rsidRPr="00CC0718" w:rsidR="00C71DC8" w:rsidTr="3A33D0EC" w14:paraId="107859CC" w14:textId="77777777">
        <w:trPr>
          <w:trHeight w:val="444" w:hRule="exact"/>
        </w:trPr>
        <w:tc>
          <w:tcPr>
            <w:tcW w:w="10717" w:type="dxa"/>
            <w:gridSpan w:val="8"/>
            <w:tcBorders>
              <w:top w:val="single" w:color="8FB6EA" w:sz="5" w:space="0"/>
            </w:tcBorders>
            <w:tcMar/>
          </w:tcPr>
          <w:p w:rsidRPr="00CC0718" w:rsidR="00C71DC8" w:rsidP="00244814" w:rsidRDefault="00C71DC8" w14:paraId="3ECB1884" w14:textId="77777777"/>
        </w:tc>
      </w:tr>
      <w:tr w:rsidRPr="00CC0718" w:rsidR="00C71DC8" w:rsidTr="3A33D0EC" w14:paraId="1412EC43" w14:textId="77777777">
        <w:trPr>
          <w:trHeight w:val="344" w:hRule="exact"/>
        </w:trPr>
        <w:tc>
          <w:tcPr>
            <w:tcW w:w="10717" w:type="dxa"/>
            <w:gridSpan w:val="8"/>
            <w:shd w:val="clear" w:color="auto" w:fill="FFFFFF" w:themeFill="background1"/>
            <w:tcMar/>
          </w:tcPr>
          <w:p w:rsidRPr="00CC0718" w:rsidR="00C71DC8" w:rsidP="00244814" w:rsidRDefault="00C71DC8" w14:paraId="7419926A" w14:textId="77777777">
            <w:pPr>
              <w:rPr>
                <w:b/>
                <w:color w:val="5C83B4"/>
                <w:spacing w:val="-2"/>
                <w:sz w:val="24"/>
              </w:rPr>
            </w:pPr>
          </w:p>
        </w:tc>
      </w:tr>
      <w:tr w:rsidRPr="00CC0718" w:rsidR="00C71DC8" w:rsidTr="3A33D0EC" w14:paraId="7FF893D3" w14:textId="77777777">
        <w:trPr>
          <w:trHeight w:val="444" w:hRule="exact"/>
        </w:trPr>
        <w:tc>
          <w:tcPr>
            <w:tcW w:w="1805" w:type="dxa"/>
            <w:shd w:val="clear" w:color="auto" w:fill="FFFFFF" w:themeFill="background1"/>
            <w:tcMar/>
          </w:tcPr>
          <w:p w:rsidRPr="00CC0718" w:rsidR="00C71DC8" w:rsidP="00244814" w:rsidRDefault="00C71DC8" w14:paraId="34FE94A4" w14:textId="77777777">
            <w:pPr>
              <w:rPr>
                <w:b/>
                <w:color w:val="5C83B4"/>
                <w:spacing w:val="-2"/>
                <w:sz w:val="24"/>
              </w:rPr>
            </w:pPr>
            <w:r w:rsidRPr="00CC0718">
              <w:rPr>
                <w:b/>
                <w:color w:val="5C83B4"/>
                <w:spacing w:val="-2"/>
                <w:sz w:val="24"/>
              </w:rPr>
              <w:t>Nickname:</w:t>
            </w:r>
          </w:p>
        </w:tc>
        <w:tc>
          <w:tcPr>
            <w:tcW w:w="8912" w:type="dxa"/>
            <w:gridSpan w:val="7"/>
            <w:vMerge w:val="restart"/>
            <w:shd w:val="clear" w:color="auto" w:fill="FFFFFF" w:themeFill="background1"/>
            <w:tcMar/>
          </w:tcPr>
          <w:p w:rsidRPr="00CC0718" w:rsidR="00C71DC8" w:rsidP="00244814" w:rsidRDefault="00C71DC8" w14:paraId="25992A4D" w14:textId="77777777">
            <w:pPr>
              <w:rPr>
                <w:b/>
                <w:color w:val="5C83B4"/>
                <w:spacing w:val="-2"/>
                <w:sz w:val="24"/>
              </w:rPr>
            </w:pPr>
            <w:r w:rsidRPr="00CC0718">
              <w:rPr>
                <w:b/>
                <w:color w:val="5C83B4"/>
                <w:spacing w:val="-2"/>
                <w:sz w:val="24"/>
              </w:rPr>
              <w:t>Codes\\AXIAL CODE\\Q2- Role of Student Club\GRADUATE STUDENT REPRESENTATION</w:t>
            </w:r>
          </w:p>
        </w:tc>
      </w:tr>
      <w:tr w:rsidRPr="00CC0718" w:rsidR="00C71DC8" w:rsidTr="3A33D0EC" w14:paraId="6A77C812" w14:textId="77777777">
        <w:trPr>
          <w:trHeight w:val="458" w:hRule="exact"/>
        </w:trPr>
        <w:tc>
          <w:tcPr>
            <w:tcW w:w="1805" w:type="dxa"/>
            <w:shd w:val="clear" w:color="auto" w:fill="FFFFFF" w:themeFill="background1"/>
            <w:tcMar/>
          </w:tcPr>
          <w:p w:rsidRPr="00CC0718" w:rsidR="00C71DC8" w:rsidP="00244814" w:rsidRDefault="00C71DC8" w14:paraId="7E4C0D45" w14:textId="77777777">
            <w:pPr>
              <w:rPr>
                <w:b/>
                <w:color w:val="5C83B4"/>
                <w:spacing w:val="-2"/>
                <w:sz w:val="24"/>
              </w:rPr>
            </w:pPr>
            <w:r w:rsidRPr="00CC0718">
              <w:rPr>
                <w:b/>
                <w:color w:val="5C83B4"/>
                <w:spacing w:val="-2"/>
                <w:sz w:val="24"/>
              </w:rPr>
              <w:t>Classification:</w:t>
            </w:r>
          </w:p>
        </w:tc>
        <w:tc>
          <w:tcPr>
            <w:tcW w:w="8912" w:type="dxa"/>
            <w:gridSpan w:val="7"/>
            <w:vMerge/>
            <w:tcMar/>
          </w:tcPr>
          <w:p w:rsidRPr="00CC0718" w:rsidR="00C71DC8" w:rsidP="00244814" w:rsidRDefault="00C71DC8" w14:paraId="46A6076D" w14:textId="77777777"/>
        </w:tc>
      </w:tr>
      <w:tr w:rsidRPr="00CC0718" w:rsidR="00C71DC8" w:rsidTr="3A33D0EC" w14:paraId="36BC64B1" w14:textId="77777777">
        <w:trPr>
          <w:trHeight w:val="444" w:hRule="exact"/>
        </w:trPr>
        <w:tc>
          <w:tcPr>
            <w:tcW w:w="1805" w:type="dxa"/>
            <w:shd w:val="clear" w:color="auto" w:fill="FFFFFF" w:themeFill="background1"/>
            <w:tcMar/>
          </w:tcPr>
          <w:p w:rsidRPr="00CC0718" w:rsidR="00C71DC8" w:rsidP="00244814" w:rsidRDefault="00C71DC8" w14:paraId="104354D3" w14:textId="77777777">
            <w:pPr>
              <w:rPr>
                <w:b/>
                <w:color w:val="5C83B4"/>
                <w:spacing w:val="-2"/>
                <w:sz w:val="24"/>
              </w:rPr>
            </w:pPr>
            <w:r w:rsidRPr="00CC0718">
              <w:rPr>
                <w:b/>
                <w:color w:val="5C83B4"/>
                <w:spacing w:val="-2"/>
                <w:sz w:val="24"/>
              </w:rPr>
              <w:t>Aggregated:</w:t>
            </w:r>
          </w:p>
        </w:tc>
        <w:tc>
          <w:tcPr>
            <w:tcW w:w="8912" w:type="dxa"/>
            <w:gridSpan w:val="7"/>
            <w:shd w:val="clear" w:color="auto" w:fill="FFFFFF" w:themeFill="background1"/>
            <w:tcMar/>
          </w:tcPr>
          <w:p w:rsidRPr="00CC0718" w:rsidR="00C71DC8" w:rsidP="00244814" w:rsidRDefault="00C71DC8" w14:paraId="0219E6EB" w14:textId="77777777">
            <w:pPr>
              <w:rPr>
                <w:b/>
                <w:color w:val="5C83B4"/>
                <w:spacing w:val="-2"/>
                <w:sz w:val="24"/>
              </w:rPr>
            </w:pPr>
            <w:r w:rsidRPr="00CC0718">
              <w:rPr>
                <w:b/>
                <w:color w:val="5C83B4"/>
                <w:spacing w:val="-2"/>
                <w:sz w:val="24"/>
              </w:rPr>
              <w:t>Yes</w:t>
            </w:r>
          </w:p>
        </w:tc>
      </w:tr>
      <w:tr w:rsidRPr="00CC0718" w:rsidR="00C71DC8" w:rsidTr="3A33D0EC" w14:paraId="198E27A2" w14:textId="77777777">
        <w:trPr>
          <w:trHeight w:val="344" w:hRule="exact"/>
        </w:trPr>
        <w:tc>
          <w:tcPr>
            <w:tcW w:w="3381" w:type="dxa"/>
            <w:gridSpan w:val="2"/>
            <w:tcBorders>
              <w:bottom w:val="single" w:color="8FB6EA" w:sz="5" w:space="0"/>
            </w:tcBorders>
            <w:shd w:val="clear" w:color="auto" w:fill="FFFFFF" w:themeFill="background1"/>
            <w:tcMar/>
          </w:tcPr>
          <w:p w:rsidRPr="00CC0718" w:rsidR="00C71DC8" w:rsidP="00244814" w:rsidRDefault="00C71DC8" w14:paraId="746FB14B" w14:textId="77777777">
            <w:pPr>
              <w:rPr>
                <w:color w:val="000000"/>
                <w:spacing w:val="-2"/>
                <w:sz w:val="18"/>
              </w:rPr>
            </w:pPr>
            <w:r w:rsidRPr="00CC0718">
              <w:rPr>
                <w:color w:val="000000"/>
                <w:spacing w:val="-2"/>
                <w:sz w:val="18"/>
              </w:rPr>
              <w:t>Document</w:t>
            </w:r>
          </w:p>
        </w:tc>
        <w:tc>
          <w:tcPr>
            <w:tcW w:w="1132" w:type="dxa"/>
            <w:tcBorders>
              <w:bottom w:val="single" w:color="8FB6EA" w:sz="5" w:space="0"/>
            </w:tcBorders>
            <w:shd w:val="clear" w:color="auto" w:fill="FFFFFF" w:themeFill="background1"/>
            <w:tcMar/>
          </w:tcPr>
          <w:p w:rsidRPr="00CC0718" w:rsidR="00C71DC8" w:rsidP="00244814" w:rsidRDefault="00C71DC8" w14:paraId="7BF176AA" w14:textId="77777777">
            <w:pPr>
              <w:rPr>
                <w:color w:val="000000"/>
                <w:spacing w:val="-2"/>
                <w:sz w:val="18"/>
              </w:rPr>
            </w:pPr>
            <w:r w:rsidRPr="00CC0718">
              <w:rPr>
                <w:color w:val="000000"/>
                <w:spacing w:val="-2"/>
                <w:sz w:val="18"/>
              </w:rPr>
              <w:t>1</w:t>
            </w:r>
          </w:p>
        </w:tc>
        <w:tc>
          <w:tcPr>
            <w:tcW w:w="1576" w:type="dxa"/>
            <w:gridSpan w:val="2"/>
            <w:tcBorders>
              <w:bottom w:val="single" w:color="8FB6EA" w:sz="5" w:space="0"/>
            </w:tcBorders>
            <w:shd w:val="clear" w:color="auto" w:fill="FFFFFF" w:themeFill="background1"/>
            <w:tcMar/>
          </w:tcPr>
          <w:p w:rsidRPr="00CC0718" w:rsidR="00C71DC8" w:rsidP="00244814" w:rsidRDefault="00C71DC8" w14:paraId="796251AA" w14:textId="77777777">
            <w:pPr>
              <w:rPr>
                <w:color w:val="000000"/>
                <w:spacing w:val="-2"/>
                <w:sz w:val="18"/>
              </w:rPr>
            </w:pPr>
            <w:r w:rsidRPr="00CC0718">
              <w:rPr>
                <w:color w:val="000000"/>
                <w:spacing w:val="-2"/>
                <w:sz w:val="18"/>
              </w:rPr>
              <w:t>3</w:t>
            </w:r>
          </w:p>
        </w:tc>
        <w:tc>
          <w:tcPr>
            <w:tcW w:w="1362" w:type="dxa"/>
            <w:tcBorders>
              <w:bottom w:val="single" w:color="8FB6EA" w:sz="5" w:space="0"/>
            </w:tcBorders>
            <w:shd w:val="clear" w:color="auto" w:fill="FFFFFF" w:themeFill="background1"/>
            <w:tcMar/>
          </w:tcPr>
          <w:p w:rsidRPr="00CC0718" w:rsidR="00C71DC8" w:rsidP="00244814" w:rsidRDefault="00C71DC8" w14:paraId="4BE3D4FA" w14:textId="77777777">
            <w:pPr>
              <w:rPr>
                <w:color w:val="000000"/>
                <w:spacing w:val="-2"/>
                <w:sz w:val="18"/>
              </w:rPr>
            </w:pPr>
            <w:r w:rsidRPr="00CC0718">
              <w:rPr>
                <w:color w:val="000000"/>
                <w:spacing w:val="-2"/>
                <w:sz w:val="18"/>
              </w:rPr>
              <w:t>94</w:t>
            </w:r>
          </w:p>
        </w:tc>
        <w:tc>
          <w:tcPr>
            <w:tcW w:w="1690" w:type="dxa"/>
            <w:tcBorders>
              <w:bottom w:val="single" w:color="8FB6EA" w:sz="5" w:space="0"/>
            </w:tcBorders>
            <w:shd w:val="clear" w:color="auto" w:fill="FFFFFF" w:themeFill="background1"/>
            <w:tcMar/>
          </w:tcPr>
          <w:p w:rsidRPr="00CC0718" w:rsidR="00C71DC8" w:rsidP="00244814" w:rsidRDefault="00C71DC8" w14:paraId="7E6E5C26" w14:textId="77777777">
            <w:pPr>
              <w:rPr>
                <w:color w:val="000000"/>
                <w:spacing w:val="-2"/>
                <w:sz w:val="18"/>
              </w:rPr>
            </w:pPr>
            <w:r w:rsidRPr="00CC0718">
              <w:rPr>
                <w:color w:val="000000"/>
                <w:spacing w:val="-2"/>
                <w:sz w:val="18"/>
              </w:rPr>
              <w:t>4</w:t>
            </w:r>
          </w:p>
        </w:tc>
        <w:tc>
          <w:tcPr>
            <w:tcW w:w="1576" w:type="dxa"/>
            <w:tcBorders>
              <w:bottom w:val="single" w:color="8FB6EA" w:sz="5" w:space="0"/>
            </w:tcBorders>
            <w:shd w:val="clear" w:color="auto" w:fill="FFFFFF" w:themeFill="background1"/>
            <w:tcMar/>
          </w:tcPr>
          <w:p w:rsidRPr="00CC0718" w:rsidR="00C71DC8" w:rsidP="00244814" w:rsidRDefault="00C71DC8" w14:paraId="6AD21C22" w14:textId="77777777">
            <w:pPr>
              <w:rPr>
                <w:color w:val="000000"/>
                <w:spacing w:val="-2"/>
                <w:sz w:val="18"/>
              </w:rPr>
            </w:pPr>
          </w:p>
        </w:tc>
      </w:tr>
      <w:tr w:rsidRPr="00CC0718" w:rsidR="00C71DC8" w:rsidTr="3A33D0EC" w14:paraId="14EE6C72" w14:textId="77777777">
        <w:trPr>
          <w:trHeight w:val="459" w:hRule="exact"/>
        </w:trPr>
        <w:tc>
          <w:tcPr>
            <w:tcW w:w="10717" w:type="dxa"/>
            <w:gridSpan w:val="8"/>
            <w:tcBorders>
              <w:top w:val="single" w:color="8FB6EA" w:sz="5" w:space="0"/>
            </w:tcBorders>
            <w:tcMar/>
          </w:tcPr>
          <w:p w:rsidRPr="00CC0718" w:rsidR="00C71DC8" w:rsidP="00244814" w:rsidRDefault="00C71DC8" w14:paraId="7D933F40" w14:textId="77777777"/>
        </w:tc>
      </w:tr>
      <w:tr w:rsidRPr="00CC0718" w:rsidR="00C71DC8" w:rsidTr="3A33D0EC" w14:paraId="6896FC65" w14:textId="77777777">
        <w:trPr>
          <w:trHeight w:val="602" w:hRule="exact"/>
        </w:trPr>
        <w:tc>
          <w:tcPr>
            <w:tcW w:w="10717" w:type="dxa"/>
            <w:gridSpan w:val="8"/>
            <w:shd w:val="clear" w:color="auto" w:fill="FFFFFF" w:themeFill="background1"/>
            <w:tcMar/>
          </w:tcPr>
          <w:p w:rsidRPr="00CC0718" w:rsidR="00C71DC8" w:rsidP="00244814" w:rsidRDefault="00C71DC8" w14:paraId="19C2FE00" w14:textId="77777777">
            <w:pPr>
              <w:rPr>
                <w:b/>
                <w:color w:val="5C83B4"/>
                <w:spacing w:val="-2"/>
                <w:sz w:val="24"/>
              </w:rPr>
            </w:pPr>
          </w:p>
        </w:tc>
      </w:tr>
      <w:tr w:rsidRPr="00CC0718" w:rsidR="00C71DC8" w:rsidTr="3A33D0EC" w14:paraId="2C35A2E4" w14:textId="77777777">
        <w:trPr>
          <w:trHeight w:val="444" w:hRule="exact"/>
        </w:trPr>
        <w:tc>
          <w:tcPr>
            <w:tcW w:w="1805" w:type="dxa"/>
            <w:shd w:val="clear" w:color="auto" w:fill="FFFFFF" w:themeFill="background1"/>
            <w:tcMar/>
          </w:tcPr>
          <w:p w:rsidRPr="00CC0718" w:rsidR="00C71DC8" w:rsidP="00244814" w:rsidRDefault="00C71DC8" w14:paraId="035DA9F4" w14:textId="77777777">
            <w:pPr>
              <w:rPr>
                <w:b/>
                <w:color w:val="5C83B4"/>
                <w:spacing w:val="-2"/>
                <w:sz w:val="24"/>
              </w:rPr>
            </w:pPr>
            <w:r w:rsidRPr="00CC0718">
              <w:rPr>
                <w:b/>
                <w:color w:val="5C83B4"/>
                <w:spacing w:val="-2"/>
                <w:sz w:val="24"/>
              </w:rPr>
              <w:t>Nickname:</w:t>
            </w:r>
          </w:p>
        </w:tc>
        <w:tc>
          <w:tcPr>
            <w:tcW w:w="8912" w:type="dxa"/>
            <w:gridSpan w:val="7"/>
            <w:vMerge w:val="restart"/>
            <w:shd w:val="clear" w:color="auto" w:fill="FFFFFF" w:themeFill="background1"/>
            <w:tcMar/>
          </w:tcPr>
          <w:p w:rsidRPr="00CC0718" w:rsidR="00C71DC8" w:rsidP="3A33D0EC" w:rsidRDefault="00C71DC8" w14:paraId="3B4DA166" w14:textId="77777777">
            <w:pPr>
              <w:rPr>
                <w:b w:val="1"/>
                <w:bCs w:val="1"/>
                <w:color w:val="5C83B4"/>
                <w:spacing w:val="-2"/>
                <w:sz w:val="24"/>
                <w:szCs w:val="24"/>
                <w:lang w:val="en-US"/>
              </w:rPr>
            </w:pPr>
            <w:r w:rsidRPr="3A33D0EC" w:rsidR="00C71DC8">
              <w:rPr>
                <w:b w:val="1"/>
                <w:bCs w:val="1"/>
                <w:color w:val="5C83B4"/>
                <w:spacing w:val="-2"/>
                <w:sz w:val="24"/>
                <w:szCs w:val="24"/>
                <w:lang w:val="en-US"/>
              </w:rPr>
              <w:t>Codes\\AXIAL CODE\\Q2- Role of Student Club\GRADUATE STUDENT REPRESENTATION\</w:t>
            </w:r>
            <w:r w:rsidRPr="3A33D0EC" w:rsidR="00C71DC8">
              <w:rPr>
                <w:b w:val="1"/>
                <w:bCs w:val="1"/>
                <w:color w:val="5C83B4"/>
                <w:spacing w:val="-2"/>
                <w:sz w:val="24"/>
                <w:szCs w:val="24"/>
                <w:lang w:val="en-US"/>
              </w:rPr>
              <w:t>Facilitate</w:t>
            </w:r>
            <w:r w:rsidRPr="3A33D0EC" w:rsidR="00C71DC8">
              <w:rPr>
                <w:b w:val="1"/>
                <w:bCs w:val="1"/>
                <w:color w:val="5C83B4"/>
                <w:spacing w:val="-2"/>
                <w:sz w:val="24"/>
                <w:szCs w:val="24"/>
                <w:lang w:val="en-US"/>
              </w:rPr>
              <w:t xml:space="preserve"> Graduate Student Event</w:t>
            </w:r>
          </w:p>
        </w:tc>
      </w:tr>
      <w:tr w:rsidRPr="00CC0718" w:rsidR="00C71DC8" w:rsidTr="3A33D0EC" w14:paraId="21CFCB30" w14:textId="77777777">
        <w:trPr>
          <w:trHeight w:val="458" w:hRule="exact"/>
        </w:trPr>
        <w:tc>
          <w:tcPr>
            <w:tcW w:w="1805" w:type="dxa"/>
            <w:shd w:val="clear" w:color="auto" w:fill="FFFFFF" w:themeFill="background1"/>
            <w:tcMar/>
          </w:tcPr>
          <w:p w:rsidRPr="00CC0718" w:rsidR="00C71DC8" w:rsidP="00244814" w:rsidRDefault="00C71DC8" w14:paraId="20B6E0B1" w14:textId="77777777">
            <w:pPr>
              <w:rPr>
                <w:b/>
                <w:color w:val="5C83B4"/>
                <w:spacing w:val="-2"/>
                <w:sz w:val="24"/>
              </w:rPr>
            </w:pPr>
            <w:r w:rsidRPr="00CC0718">
              <w:rPr>
                <w:b/>
                <w:color w:val="5C83B4"/>
                <w:spacing w:val="-2"/>
                <w:sz w:val="24"/>
              </w:rPr>
              <w:t>Classification:</w:t>
            </w:r>
          </w:p>
        </w:tc>
        <w:tc>
          <w:tcPr>
            <w:tcW w:w="8912" w:type="dxa"/>
            <w:gridSpan w:val="7"/>
            <w:vMerge/>
            <w:tcMar/>
          </w:tcPr>
          <w:p w:rsidRPr="00CC0718" w:rsidR="00C71DC8" w:rsidP="00244814" w:rsidRDefault="00C71DC8" w14:paraId="22D6B44E" w14:textId="77777777"/>
        </w:tc>
      </w:tr>
      <w:tr w:rsidRPr="00CC0718" w:rsidR="00C71DC8" w:rsidTr="3A33D0EC" w14:paraId="5830BBC9" w14:textId="77777777">
        <w:trPr>
          <w:trHeight w:val="444" w:hRule="exact"/>
        </w:trPr>
        <w:tc>
          <w:tcPr>
            <w:tcW w:w="1805" w:type="dxa"/>
            <w:shd w:val="clear" w:color="auto" w:fill="FFFFFF" w:themeFill="background1"/>
            <w:tcMar/>
          </w:tcPr>
          <w:p w:rsidRPr="00CC0718" w:rsidR="00C71DC8" w:rsidP="00244814" w:rsidRDefault="00C71DC8" w14:paraId="3BB2A26A" w14:textId="77777777">
            <w:pPr>
              <w:rPr>
                <w:b/>
                <w:color w:val="5C83B4"/>
                <w:spacing w:val="-2"/>
                <w:sz w:val="24"/>
              </w:rPr>
            </w:pPr>
            <w:r w:rsidRPr="00CC0718">
              <w:rPr>
                <w:b/>
                <w:color w:val="5C83B4"/>
                <w:spacing w:val="-2"/>
                <w:sz w:val="24"/>
              </w:rPr>
              <w:t>Aggregated:</w:t>
            </w:r>
          </w:p>
        </w:tc>
        <w:tc>
          <w:tcPr>
            <w:tcW w:w="8912" w:type="dxa"/>
            <w:gridSpan w:val="7"/>
            <w:shd w:val="clear" w:color="auto" w:fill="FFFFFF" w:themeFill="background1"/>
            <w:tcMar/>
          </w:tcPr>
          <w:p w:rsidRPr="00CC0718" w:rsidR="00C71DC8" w:rsidP="00244814" w:rsidRDefault="00C71DC8" w14:paraId="4F0D9C44" w14:textId="77777777">
            <w:pPr>
              <w:rPr>
                <w:b/>
                <w:color w:val="5C83B4"/>
                <w:spacing w:val="-2"/>
                <w:sz w:val="24"/>
              </w:rPr>
            </w:pPr>
            <w:r w:rsidRPr="00CC0718">
              <w:rPr>
                <w:b/>
                <w:color w:val="5C83B4"/>
                <w:spacing w:val="-2"/>
                <w:sz w:val="24"/>
              </w:rPr>
              <w:t>Yes</w:t>
            </w:r>
          </w:p>
        </w:tc>
      </w:tr>
      <w:tr w:rsidRPr="00CC0718" w:rsidR="00C71DC8" w:rsidTr="3A33D0EC" w14:paraId="1B53BE52" w14:textId="77777777">
        <w:trPr>
          <w:trHeight w:val="344" w:hRule="exact"/>
        </w:trPr>
        <w:tc>
          <w:tcPr>
            <w:tcW w:w="3381" w:type="dxa"/>
            <w:gridSpan w:val="2"/>
            <w:tcBorders>
              <w:bottom w:val="single" w:color="8FB6EA" w:sz="5" w:space="0"/>
            </w:tcBorders>
            <w:shd w:val="clear" w:color="auto" w:fill="FFFFFF" w:themeFill="background1"/>
            <w:tcMar/>
          </w:tcPr>
          <w:p w:rsidRPr="00CC0718" w:rsidR="00C71DC8" w:rsidP="00244814" w:rsidRDefault="00C71DC8" w14:paraId="60A0FB1D" w14:textId="77777777">
            <w:pPr>
              <w:rPr>
                <w:color w:val="000000"/>
                <w:spacing w:val="-2"/>
                <w:sz w:val="18"/>
              </w:rPr>
            </w:pPr>
            <w:r w:rsidRPr="00CC0718">
              <w:rPr>
                <w:color w:val="000000"/>
                <w:spacing w:val="-2"/>
                <w:sz w:val="18"/>
              </w:rPr>
              <w:t>Document</w:t>
            </w:r>
          </w:p>
        </w:tc>
        <w:tc>
          <w:tcPr>
            <w:tcW w:w="1132" w:type="dxa"/>
            <w:tcBorders>
              <w:bottom w:val="single" w:color="8FB6EA" w:sz="5" w:space="0"/>
            </w:tcBorders>
            <w:shd w:val="clear" w:color="auto" w:fill="FFFFFF" w:themeFill="background1"/>
            <w:tcMar/>
          </w:tcPr>
          <w:p w:rsidRPr="00CC0718" w:rsidR="00C71DC8" w:rsidP="00244814" w:rsidRDefault="00C71DC8" w14:paraId="1ACE735C" w14:textId="77777777">
            <w:pPr>
              <w:rPr>
                <w:color w:val="000000"/>
                <w:spacing w:val="-2"/>
                <w:sz w:val="18"/>
              </w:rPr>
            </w:pPr>
            <w:r w:rsidRPr="00CC0718">
              <w:rPr>
                <w:color w:val="000000"/>
                <w:spacing w:val="-2"/>
                <w:sz w:val="18"/>
              </w:rPr>
              <w:t>1</w:t>
            </w:r>
          </w:p>
        </w:tc>
        <w:tc>
          <w:tcPr>
            <w:tcW w:w="1576" w:type="dxa"/>
            <w:gridSpan w:val="2"/>
            <w:tcBorders>
              <w:bottom w:val="single" w:color="8FB6EA" w:sz="5" w:space="0"/>
            </w:tcBorders>
            <w:shd w:val="clear" w:color="auto" w:fill="FFFFFF" w:themeFill="background1"/>
            <w:tcMar/>
          </w:tcPr>
          <w:p w:rsidRPr="00CC0718" w:rsidR="00C71DC8" w:rsidP="00244814" w:rsidRDefault="00C71DC8" w14:paraId="7D2C5281" w14:textId="77777777">
            <w:pPr>
              <w:rPr>
                <w:color w:val="000000"/>
                <w:spacing w:val="-2"/>
                <w:sz w:val="18"/>
              </w:rPr>
            </w:pPr>
            <w:r w:rsidRPr="00CC0718">
              <w:rPr>
                <w:color w:val="000000"/>
                <w:spacing w:val="-2"/>
                <w:sz w:val="18"/>
              </w:rPr>
              <w:t>1</w:t>
            </w:r>
          </w:p>
        </w:tc>
        <w:tc>
          <w:tcPr>
            <w:tcW w:w="1362" w:type="dxa"/>
            <w:tcBorders>
              <w:bottom w:val="single" w:color="8FB6EA" w:sz="5" w:space="0"/>
            </w:tcBorders>
            <w:shd w:val="clear" w:color="auto" w:fill="FFFFFF" w:themeFill="background1"/>
            <w:tcMar/>
          </w:tcPr>
          <w:p w:rsidRPr="00CC0718" w:rsidR="00C71DC8" w:rsidP="00244814" w:rsidRDefault="00C71DC8" w14:paraId="28662702" w14:textId="77777777">
            <w:pPr>
              <w:rPr>
                <w:color w:val="000000"/>
                <w:spacing w:val="-2"/>
                <w:sz w:val="18"/>
              </w:rPr>
            </w:pPr>
            <w:r w:rsidRPr="00CC0718">
              <w:rPr>
                <w:color w:val="000000"/>
                <w:spacing w:val="-2"/>
                <w:sz w:val="18"/>
              </w:rPr>
              <w:t>20</w:t>
            </w:r>
          </w:p>
        </w:tc>
        <w:tc>
          <w:tcPr>
            <w:tcW w:w="1690" w:type="dxa"/>
            <w:tcBorders>
              <w:bottom w:val="single" w:color="8FB6EA" w:sz="5" w:space="0"/>
            </w:tcBorders>
            <w:shd w:val="clear" w:color="auto" w:fill="FFFFFF" w:themeFill="background1"/>
            <w:tcMar/>
          </w:tcPr>
          <w:p w:rsidRPr="00CC0718" w:rsidR="00C71DC8" w:rsidP="00244814" w:rsidRDefault="00C71DC8" w14:paraId="71F35336" w14:textId="77777777">
            <w:pPr>
              <w:rPr>
                <w:color w:val="000000"/>
                <w:spacing w:val="-2"/>
                <w:sz w:val="18"/>
              </w:rPr>
            </w:pPr>
            <w:r w:rsidRPr="00CC0718">
              <w:rPr>
                <w:color w:val="000000"/>
                <w:spacing w:val="-2"/>
                <w:sz w:val="18"/>
              </w:rPr>
              <w:t>2</w:t>
            </w:r>
          </w:p>
        </w:tc>
        <w:tc>
          <w:tcPr>
            <w:tcW w:w="1576" w:type="dxa"/>
            <w:tcBorders>
              <w:bottom w:val="single" w:color="8FB6EA" w:sz="5" w:space="0"/>
            </w:tcBorders>
            <w:shd w:val="clear" w:color="auto" w:fill="FFFFFF" w:themeFill="background1"/>
            <w:tcMar/>
          </w:tcPr>
          <w:p w:rsidRPr="00CC0718" w:rsidR="00C71DC8" w:rsidP="00244814" w:rsidRDefault="00C71DC8" w14:paraId="1ECC3681" w14:textId="77777777">
            <w:pPr>
              <w:rPr>
                <w:color w:val="000000"/>
                <w:spacing w:val="-2"/>
                <w:sz w:val="18"/>
              </w:rPr>
            </w:pPr>
          </w:p>
        </w:tc>
      </w:tr>
      <w:tr w:rsidRPr="00CC0718" w:rsidR="00C71DC8" w:rsidTr="3A33D0EC" w14:paraId="323DBF32" w14:textId="77777777">
        <w:trPr>
          <w:trHeight w:val="444" w:hRule="exact"/>
        </w:trPr>
        <w:tc>
          <w:tcPr>
            <w:tcW w:w="10717" w:type="dxa"/>
            <w:gridSpan w:val="8"/>
            <w:tcBorders>
              <w:top w:val="single" w:color="8FB6EA" w:sz="5" w:space="0"/>
            </w:tcBorders>
            <w:tcMar/>
          </w:tcPr>
          <w:p w:rsidRPr="00CC0718" w:rsidR="00C71DC8" w:rsidP="00244814" w:rsidRDefault="00C71DC8" w14:paraId="76B8FFE4" w14:textId="77777777"/>
        </w:tc>
      </w:tr>
      <w:tr w:rsidRPr="00CC0718" w:rsidR="00C71DC8" w:rsidTr="3A33D0EC" w14:paraId="7EFC32AC" w14:textId="77777777">
        <w:trPr>
          <w:trHeight w:val="602" w:hRule="exact"/>
        </w:trPr>
        <w:tc>
          <w:tcPr>
            <w:tcW w:w="10717" w:type="dxa"/>
            <w:gridSpan w:val="8"/>
            <w:shd w:val="clear" w:color="auto" w:fill="FFFFFF" w:themeFill="background1"/>
            <w:tcMar/>
          </w:tcPr>
          <w:p w:rsidRPr="00CC0718" w:rsidR="00C71DC8" w:rsidP="00244814" w:rsidRDefault="00C71DC8" w14:paraId="05DCB443" w14:textId="77777777">
            <w:pPr>
              <w:rPr>
                <w:b/>
                <w:color w:val="5C83B4"/>
                <w:spacing w:val="-2"/>
                <w:sz w:val="24"/>
              </w:rPr>
            </w:pPr>
            <w:bookmarkStart w:name="CodesAXIALCODEQ2RoleofStudentClubGRADUAT" w:id="35"/>
            <w:bookmarkEnd w:id="35"/>
          </w:p>
        </w:tc>
      </w:tr>
      <w:tr w:rsidRPr="00CC0718" w:rsidR="00C71DC8" w:rsidTr="3A33D0EC" w14:paraId="5CDD8A2D" w14:textId="77777777">
        <w:trPr>
          <w:trHeight w:val="459" w:hRule="exact"/>
        </w:trPr>
        <w:tc>
          <w:tcPr>
            <w:tcW w:w="1805" w:type="dxa"/>
            <w:shd w:val="clear" w:color="auto" w:fill="FFFFFF" w:themeFill="background1"/>
            <w:tcMar/>
          </w:tcPr>
          <w:p w:rsidRPr="00CC0718" w:rsidR="00C71DC8" w:rsidP="00244814" w:rsidRDefault="00C71DC8" w14:paraId="2C30E380" w14:textId="77777777">
            <w:pPr>
              <w:rPr>
                <w:b/>
                <w:color w:val="5C83B4"/>
                <w:spacing w:val="-2"/>
                <w:sz w:val="24"/>
              </w:rPr>
            </w:pPr>
            <w:r w:rsidRPr="00CC0718">
              <w:rPr>
                <w:b/>
                <w:color w:val="5C83B4"/>
                <w:spacing w:val="-2"/>
                <w:sz w:val="24"/>
              </w:rPr>
              <w:t>Nickname:</w:t>
            </w:r>
          </w:p>
        </w:tc>
        <w:tc>
          <w:tcPr>
            <w:tcW w:w="8912" w:type="dxa"/>
            <w:gridSpan w:val="7"/>
            <w:vMerge w:val="restart"/>
            <w:shd w:val="clear" w:color="auto" w:fill="FFFFFF" w:themeFill="background1"/>
            <w:tcMar/>
          </w:tcPr>
          <w:p w:rsidRPr="00CC0718" w:rsidR="00C71DC8" w:rsidP="00244814" w:rsidRDefault="00C71DC8" w14:paraId="6A947871" w14:textId="77777777">
            <w:pPr>
              <w:rPr>
                <w:b/>
                <w:color w:val="5C83B4"/>
                <w:spacing w:val="-2"/>
                <w:sz w:val="24"/>
              </w:rPr>
            </w:pPr>
            <w:r w:rsidRPr="00CC0718">
              <w:rPr>
                <w:b/>
                <w:color w:val="5C83B4"/>
                <w:spacing w:val="-2"/>
                <w:sz w:val="24"/>
              </w:rPr>
              <w:t>Codes\\AXIAL CODE\\Q2- Role of Student Club\GRADUATE STUDENT REPRESENTATION\Graduate Student Body</w:t>
            </w:r>
          </w:p>
        </w:tc>
      </w:tr>
      <w:tr w:rsidRPr="00CC0718" w:rsidR="00C71DC8" w:rsidTr="3A33D0EC" w14:paraId="3F5EDFC7" w14:textId="77777777">
        <w:trPr>
          <w:trHeight w:val="444" w:hRule="exact"/>
        </w:trPr>
        <w:tc>
          <w:tcPr>
            <w:tcW w:w="1805" w:type="dxa"/>
            <w:shd w:val="clear" w:color="auto" w:fill="FFFFFF" w:themeFill="background1"/>
            <w:tcMar/>
          </w:tcPr>
          <w:p w:rsidRPr="00CC0718" w:rsidR="00C71DC8" w:rsidP="00244814" w:rsidRDefault="00C71DC8" w14:paraId="3A0AB53E" w14:textId="77777777">
            <w:pPr>
              <w:rPr>
                <w:b/>
                <w:color w:val="5C83B4"/>
                <w:spacing w:val="-2"/>
                <w:sz w:val="24"/>
              </w:rPr>
            </w:pPr>
            <w:r w:rsidRPr="00CC0718">
              <w:rPr>
                <w:b/>
                <w:color w:val="5C83B4"/>
                <w:spacing w:val="-2"/>
                <w:sz w:val="24"/>
              </w:rPr>
              <w:t>Classification:</w:t>
            </w:r>
          </w:p>
        </w:tc>
        <w:tc>
          <w:tcPr>
            <w:tcW w:w="8912" w:type="dxa"/>
            <w:gridSpan w:val="7"/>
            <w:vMerge/>
            <w:tcMar/>
          </w:tcPr>
          <w:p w:rsidRPr="00CC0718" w:rsidR="00C71DC8" w:rsidP="00244814" w:rsidRDefault="00C71DC8" w14:paraId="47D7DDA5" w14:textId="77777777"/>
        </w:tc>
      </w:tr>
      <w:tr w:rsidRPr="00CC0718" w:rsidR="00C71DC8" w:rsidTr="3A33D0EC" w14:paraId="0C48539F" w14:textId="77777777">
        <w:trPr>
          <w:trHeight w:val="458" w:hRule="exact"/>
        </w:trPr>
        <w:tc>
          <w:tcPr>
            <w:tcW w:w="1805" w:type="dxa"/>
            <w:shd w:val="clear" w:color="auto" w:fill="FFFFFF" w:themeFill="background1"/>
            <w:tcMar/>
          </w:tcPr>
          <w:p w:rsidRPr="00CC0718" w:rsidR="00C71DC8" w:rsidP="00244814" w:rsidRDefault="00C71DC8" w14:paraId="35BBB128" w14:textId="77777777">
            <w:pPr>
              <w:rPr>
                <w:b/>
                <w:color w:val="5C83B4"/>
                <w:spacing w:val="-2"/>
                <w:sz w:val="24"/>
              </w:rPr>
            </w:pPr>
            <w:r w:rsidRPr="00CC0718">
              <w:rPr>
                <w:b/>
                <w:color w:val="5C83B4"/>
                <w:spacing w:val="-2"/>
                <w:sz w:val="24"/>
              </w:rPr>
              <w:t>Aggregated:</w:t>
            </w:r>
          </w:p>
        </w:tc>
        <w:tc>
          <w:tcPr>
            <w:tcW w:w="8912" w:type="dxa"/>
            <w:gridSpan w:val="7"/>
            <w:shd w:val="clear" w:color="auto" w:fill="FFFFFF" w:themeFill="background1"/>
            <w:tcMar/>
          </w:tcPr>
          <w:p w:rsidRPr="00CC0718" w:rsidR="00C71DC8" w:rsidP="00244814" w:rsidRDefault="00C71DC8" w14:paraId="7C881987" w14:textId="77777777">
            <w:pPr>
              <w:rPr>
                <w:b/>
                <w:color w:val="5C83B4"/>
                <w:spacing w:val="-2"/>
                <w:sz w:val="24"/>
              </w:rPr>
            </w:pPr>
            <w:r w:rsidRPr="00CC0718">
              <w:rPr>
                <w:b/>
                <w:color w:val="5C83B4"/>
                <w:spacing w:val="-2"/>
                <w:sz w:val="24"/>
              </w:rPr>
              <w:t>Yes</w:t>
            </w:r>
          </w:p>
        </w:tc>
      </w:tr>
      <w:tr w:rsidRPr="00CC0718" w:rsidR="00C71DC8" w:rsidTr="3A33D0EC" w14:paraId="14E678FD" w14:textId="77777777">
        <w:trPr>
          <w:trHeight w:val="344" w:hRule="exact"/>
        </w:trPr>
        <w:tc>
          <w:tcPr>
            <w:tcW w:w="3381" w:type="dxa"/>
            <w:gridSpan w:val="2"/>
            <w:tcBorders>
              <w:bottom w:val="single" w:color="8FB6EA" w:sz="5" w:space="0"/>
            </w:tcBorders>
            <w:shd w:val="clear" w:color="auto" w:fill="FFFFFF" w:themeFill="background1"/>
            <w:tcMar/>
          </w:tcPr>
          <w:p w:rsidRPr="00CC0718" w:rsidR="00C71DC8" w:rsidP="00244814" w:rsidRDefault="00C71DC8" w14:paraId="4DBCACBD" w14:textId="77777777">
            <w:pPr>
              <w:rPr>
                <w:color w:val="000000"/>
                <w:spacing w:val="-2"/>
                <w:sz w:val="18"/>
              </w:rPr>
            </w:pPr>
            <w:r w:rsidRPr="00CC0718">
              <w:rPr>
                <w:color w:val="000000"/>
                <w:spacing w:val="-2"/>
                <w:sz w:val="18"/>
              </w:rPr>
              <w:t>Document</w:t>
            </w:r>
          </w:p>
        </w:tc>
        <w:tc>
          <w:tcPr>
            <w:tcW w:w="1132" w:type="dxa"/>
            <w:tcBorders>
              <w:bottom w:val="single" w:color="8FB6EA" w:sz="5" w:space="0"/>
            </w:tcBorders>
            <w:shd w:val="clear" w:color="auto" w:fill="FFFFFF" w:themeFill="background1"/>
            <w:tcMar/>
          </w:tcPr>
          <w:p w:rsidRPr="00CC0718" w:rsidR="00C71DC8" w:rsidP="00244814" w:rsidRDefault="00C71DC8" w14:paraId="5A3BAE6B" w14:textId="77777777">
            <w:pPr>
              <w:rPr>
                <w:color w:val="000000"/>
                <w:spacing w:val="-2"/>
                <w:sz w:val="18"/>
              </w:rPr>
            </w:pPr>
            <w:r w:rsidRPr="00CC0718">
              <w:rPr>
                <w:color w:val="000000"/>
                <w:spacing w:val="-2"/>
                <w:sz w:val="18"/>
              </w:rPr>
              <w:t>1</w:t>
            </w:r>
          </w:p>
        </w:tc>
        <w:tc>
          <w:tcPr>
            <w:tcW w:w="1576" w:type="dxa"/>
            <w:gridSpan w:val="2"/>
            <w:tcBorders>
              <w:bottom w:val="single" w:color="8FB6EA" w:sz="5" w:space="0"/>
            </w:tcBorders>
            <w:shd w:val="clear" w:color="auto" w:fill="FFFFFF" w:themeFill="background1"/>
            <w:tcMar/>
          </w:tcPr>
          <w:p w:rsidRPr="00CC0718" w:rsidR="00C71DC8" w:rsidP="00244814" w:rsidRDefault="00C71DC8" w14:paraId="3E9F1DF5" w14:textId="77777777">
            <w:pPr>
              <w:rPr>
                <w:color w:val="000000"/>
                <w:spacing w:val="-2"/>
                <w:sz w:val="18"/>
              </w:rPr>
            </w:pPr>
            <w:r w:rsidRPr="00CC0718">
              <w:rPr>
                <w:color w:val="000000"/>
                <w:spacing w:val="-2"/>
                <w:sz w:val="18"/>
              </w:rPr>
              <w:t>2</w:t>
            </w:r>
          </w:p>
        </w:tc>
        <w:tc>
          <w:tcPr>
            <w:tcW w:w="1362" w:type="dxa"/>
            <w:tcBorders>
              <w:bottom w:val="single" w:color="8FB6EA" w:sz="5" w:space="0"/>
            </w:tcBorders>
            <w:shd w:val="clear" w:color="auto" w:fill="FFFFFF" w:themeFill="background1"/>
            <w:tcMar/>
          </w:tcPr>
          <w:p w:rsidRPr="00CC0718" w:rsidR="00C71DC8" w:rsidP="00244814" w:rsidRDefault="00C71DC8" w14:paraId="794D06BC" w14:textId="77777777">
            <w:pPr>
              <w:rPr>
                <w:color w:val="000000"/>
                <w:spacing w:val="-2"/>
                <w:sz w:val="18"/>
              </w:rPr>
            </w:pPr>
            <w:r w:rsidRPr="00CC0718">
              <w:rPr>
                <w:color w:val="000000"/>
                <w:spacing w:val="-2"/>
                <w:sz w:val="18"/>
              </w:rPr>
              <w:t>74</w:t>
            </w:r>
          </w:p>
        </w:tc>
        <w:tc>
          <w:tcPr>
            <w:tcW w:w="1690" w:type="dxa"/>
            <w:tcBorders>
              <w:bottom w:val="single" w:color="8FB6EA" w:sz="5" w:space="0"/>
            </w:tcBorders>
            <w:shd w:val="clear" w:color="auto" w:fill="FFFFFF" w:themeFill="background1"/>
            <w:tcMar/>
          </w:tcPr>
          <w:p w:rsidRPr="00CC0718" w:rsidR="00C71DC8" w:rsidP="00244814" w:rsidRDefault="00C71DC8" w14:paraId="1B08461F" w14:textId="77777777">
            <w:pPr>
              <w:rPr>
                <w:color w:val="000000"/>
                <w:spacing w:val="-2"/>
                <w:sz w:val="18"/>
              </w:rPr>
            </w:pPr>
            <w:r w:rsidRPr="00CC0718">
              <w:rPr>
                <w:color w:val="000000"/>
                <w:spacing w:val="-2"/>
                <w:sz w:val="18"/>
              </w:rPr>
              <w:t>2</w:t>
            </w:r>
          </w:p>
        </w:tc>
        <w:tc>
          <w:tcPr>
            <w:tcW w:w="1576" w:type="dxa"/>
            <w:tcBorders>
              <w:bottom w:val="single" w:color="8FB6EA" w:sz="5" w:space="0"/>
            </w:tcBorders>
            <w:shd w:val="clear" w:color="auto" w:fill="FFFFFF" w:themeFill="background1"/>
            <w:tcMar/>
          </w:tcPr>
          <w:p w:rsidRPr="00CC0718" w:rsidR="00C71DC8" w:rsidP="00244814" w:rsidRDefault="00C71DC8" w14:paraId="2776D56D" w14:textId="77777777">
            <w:pPr>
              <w:rPr>
                <w:color w:val="000000"/>
                <w:spacing w:val="-2"/>
                <w:sz w:val="18"/>
              </w:rPr>
            </w:pPr>
          </w:p>
        </w:tc>
      </w:tr>
      <w:tr w:rsidRPr="00CC0718" w:rsidR="00C71DC8" w:rsidTr="3A33D0EC" w14:paraId="16F72D09" w14:textId="77777777">
        <w:trPr>
          <w:trHeight w:val="745" w:hRule="exact"/>
        </w:trPr>
        <w:tc>
          <w:tcPr>
            <w:tcW w:w="10717" w:type="dxa"/>
            <w:gridSpan w:val="8"/>
            <w:tcBorders>
              <w:top w:val="single" w:color="8FB6EA" w:sz="5" w:space="0"/>
            </w:tcBorders>
            <w:tcMar/>
          </w:tcPr>
          <w:p w:rsidRPr="00CC0718" w:rsidR="00C71DC8" w:rsidP="00244814" w:rsidRDefault="00C71DC8" w14:paraId="68BC32D6" w14:textId="77777777"/>
        </w:tc>
      </w:tr>
      <w:tr w:rsidRPr="00CC0718" w:rsidR="00C71DC8" w:rsidTr="3A33D0EC" w14:paraId="2005F7A4" w14:textId="77777777">
        <w:trPr>
          <w:trHeight w:val="760" w:hRule="exact"/>
        </w:trPr>
        <w:tc>
          <w:tcPr>
            <w:tcW w:w="10717" w:type="dxa"/>
            <w:gridSpan w:val="8"/>
            <w:tcMar/>
          </w:tcPr>
          <w:p w:rsidRPr="00CC0718" w:rsidR="00C71DC8" w:rsidP="00244814" w:rsidRDefault="00C71DC8" w14:paraId="23877E53" w14:textId="77777777"/>
        </w:tc>
      </w:tr>
      <w:tr w:rsidRPr="00CC0718" w:rsidR="00C71DC8" w:rsidTr="3A33D0EC" w14:paraId="194229AA" w14:textId="77777777">
        <w:trPr>
          <w:trHeight w:val="458" w:hRule="exact"/>
        </w:trPr>
        <w:tc>
          <w:tcPr>
            <w:tcW w:w="5359" w:type="dxa"/>
            <w:gridSpan w:val="4"/>
            <w:shd w:val="clear" w:color="auto" w:fill="FFFFFF" w:themeFill="background1"/>
            <w:tcMar/>
          </w:tcPr>
          <w:p w:rsidRPr="00CC0718" w:rsidR="00C71DC8" w:rsidP="00244814" w:rsidRDefault="00C71DC8" w14:paraId="1FFA1EFA" w14:textId="77777777">
            <w:pPr>
              <w:jc w:val="right"/>
              <w:rPr>
                <w:color w:val="000066"/>
                <w:spacing w:val="-2"/>
                <w:sz w:val="16"/>
              </w:rPr>
            </w:pPr>
            <w:r w:rsidRPr="00CC0718">
              <w:rPr>
                <w:color w:val="000066"/>
                <w:spacing w:val="-2"/>
                <w:sz w:val="16"/>
              </w:rPr>
              <w:t>Formatted Reports\\Code Summary Formatted Report</w:t>
            </w:r>
          </w:p>
        </w:tc>
        <w:tc>
          <w:tcPr>
            <w:tcW w:w="5358" w:type="dxa"/>
            <w:gridSpan w:val="4"/>
            <w:shd w:val="clear" w:color="auto" w:fill="FFFFFF" w:themeFill="background1"/>
            <w:tcMar/>
          </w:tcPr>
          <w:p w:rsidRPr="00CC0718" w:rsidR="00C71DC8" w:rsidP="00244814" w:rsidRDefault="00C71DC8" w14:paraId="598332D6" w14:textId="77777777">
            <w:pPr>
              <w:jc w:val="right"/>
              <w:rPr>
                <w:color w:val="000066"/>
                <w:spacing w:val="-2"/>
                <w:sz w:val="16"/>
              </w:rPr>
            </w:pPr>
            <w:r w:rsidRPr="00CC0718">
              <w:rPr>
                <w:color w:val="000066"/>
                <w:spacing w:val="-2"/>
                <w:sz w:val="16"/>
              </w:rPr>
              <w:t>Page 32 of 104</w:t>
            </w:r>
          </w:p>
        </w:tc>
      </w:tr>
      <w:tr w:rsidRPr="00CC0718" w:rsidR="00C71DC8" w:rsidTr="3A33D0EC" w14:paraId="69885A8F" w14:textId="77777777">
        <w:trPr>
          <w:trHeight w:val="444" w:hRule="exact"/>
        </w:trPr>
        <w:tc>
          <w:tcPr>
            <w:tcW w:w="10717" w:type="dxa"/>
            <w:gridSpan w:val="8"/>
            <w:shd w:val="clear" w:color="auto" w:fill="FFFFFF" w:themeFill="background1"/>
            <w:tcMar/>
            <w:vAlign w:val="center"/>
          </w:tcPr>
          <w:p w:rsidRPr="00CC0718" w:rsidR="00C71DC8" w:rsidP="00244814" w:rsidRDefault="00C71DC8" w14:paraId="1A452425" w14:textId="77777777">
            <w:pPr>
              <w:jc w:val="right"/>
              <w:rPr>
                <w:color w:val="000066"/>
                <w:spacing w:val="-2"/>
                <w:sz w:val="16"/>
              </w:rPr>
            </w:pPr>
            <w:r w:rsidRPr="00CC0718">
              <w:rPr>
                <w:color w:val="000066"/>
                <w:spacing w:val="-2"/>
                <w:sz w:val="16"/>
              </w:rPr>
              <w:t>11/13/2024 3:39 PM</w:t>
            </w:r>
          </w:p>
        </w:tc>
      </w:tr>
      <w:tr w:rsidRPr="00CC0718" w:rsidR="00C71DC8" w:rsidTr="3A33D0EC" w14:paraId="147465D8" w14:textId="77777777">
        <w:trPr>
          <w:trHeight w:val="459" w:hRule="exact"/>
        </w:trPr>
        <w:tc>
          <w:tcPr>
            <w:tcW w:w="3381" w:type="dxa"/>
            <w:gridSpan w:val="2"/>
            <w:shd w:val="clear" w:color="auto" w:fill="8FB6EA"/>
            <w:tcMar/>
          </w:tcPr>
          <w:p w:rsidRPr="00CC0718" w:rsidR="00C71DC8" w:rsidP="00244814" w:rsidRDefault="00C71DC8" w14:paraId="2F0705DA" w14:textId="77777777">
            <w:pPr>
              <w:rPr>
                <w:b/>
                <w:color w:val="000066"/>
                <w:spacing w:val="-2"/>
                <w:sz w:val="18"/>
              </w:rPr>
            </w:pPr>
            <w:r w:rsidRPr="00CC0718">
              <w:rPr>
                <w:b/>
                <w:color w:val="000066"/>
                <w:spacing w:val="-2"/>
                <w:sz w:val="18"/>
              </w:rPr>
              <w:t>File Type</w:t>
            </w:r>
          </w:p>
        </w:tc>
        <w:tc>
          <w:tcPr>
            <w:tcW w:w="1132" w:type="dxa"/>
            <w:shd w:val="clear" w:color="auto" w:fill="8FB6EA"/>
            <w:tcMar/>
          </w:tcPr>
          <w:p w:rsidRPr="00CC0718" w:rsidR="00C71DC8" w:rsidP="00244814" w:rsidRDefault="00C71DC8" w14:paraId="3B78573C" w14:textId="77777777">
            <w:pPr>
              <w:rPr>
                <w:b/>
                <w:color w:val="000066"/>
                <w:spacing w:val="-2"/>
                <w:sz w:val="18"/>
              </w:rPr>
            </w:pPr>
            <w:r w:rsidRPr="00CC0718">
              <w:rPr>
                <w:b/>
                <w:color w:val="000066"/>
                <w:spacing w:val="-2"/>
                <w:sz w:val="18"/>
              </w:rPr>
              <w:t>Number of Files</w:t>
            </w:r>
          </w:p>
        </w:tc>
        <w:tc>
          <w:tcPr>
            <w:tcW w:w="1576" w:type="dxa"/>
            <w:gridSpan w:val="2"/>
            <w:shd w:val="clear" w:color="auto" w:fill="8FB6EA"/>
            <w:tcMar/>
          </w:tcPr>
          <w:p w:rsidRPr="00CC0718" w:rsidR="00C71DC8" w:rsidP="00244814" w:rsidRDefault="00C71DC8" w14:paraId="12B766E0" w14:textId="77777777">
            <w:pPr>
              <w:rPr>
                <w:b/>
                <w:color w:val="000066"/>
                <w:spacing w:val="-2"/>
                <w:sz w:val="18"/>
              </w:rPr>
            </w:pPr>
            <w:r w:rsidRPr="00CC0718">
              <w:rPr>
                <w:b/>
                <w:color w:val="000066"/>
                <w:spacing w:val="-2"/>
                <w:sz w:val="18"/>
              </w:rPr>
              <w:t>Number of Coding References</w:t>
            </w:r>
          </w:p>
        </w:tc>
        <w:tc>
          <w:tcPr>
            <w:tcW w:w="1362" w:type="dxa"/>
            <w:shd w:val="clear" w:color="auto" w:fill="8FB6EA"/>
            <w:tcMar/>
          </w:tcPr>
          <w:p w:rsidRPr="00CC0718" w:rsidR="00C71DC8" w:rsidP="00244814" w:rsidRDefault="00C71DC8" w14:paraId="20F25D31" w14:textId="77777777">
            <w:pPr>
              <w:rPr>
                <w:b/>
                <w:color w:val="000066"/>
                <w:spacing w:val="-2"/>
                <w:sz w:val="18"/>
              </w:rPr>
            </w:pPr>
            <w:r w:rsidRPr="00CC0718">
              <w:rPr>
                <w:b/>
                <w:color w:val="000066"/>
                <w:spacing w:val="-2"/>
                <w:sz w:val="18"/>
              </w:rPr>
              <w:t>Number of Words Coded</w:t>
            </w:r>
          </w:p>
        </w:tc>
        <w:tc>
          <w:tcPr>
            <w:tcW w:w="1690" w:type="dxa"/>
            <w:shd w:val="clear" w:color="auto" w:fill="8FB6EA"/>
            <w:tcMar/>
          </w:tcPr>
          <w:p w:rsidRPr="00CC0718" w:rsidR="00C71DC8" w:rsidP="00244814" w:rsidRDefault="00C71DC8" w14:paraId="0CEDF506" w14:textId="77777777">
            <w:pPr>
              <w:rPr>
                <w:b/>
                <w:color w:val="000066"/>
                <w:spacing w:val="-2"/>
                <w:sz w:val="18"/>
              </w:rPr>
            </w:pPr>
            <w:r w:rsidRPr="00CC0718">
              <w:rPr>
                <w:b/>
                <w:color w:val="000066"/>
                <w:spacing w:val="-2"/>
                <w:sz w:val="18"/>
              </w:rPr>
              <w:t>Number of Paragraphs Coded</w:t>
            </w:r>
          </w:p>
        </w:tc>
        <w:tc>
          <w:tcPr>
            <w:tcW w:w="1576" w:type="dxa"/>
            <w:shd w:val="clear" w:color="auto" w:fill="8FB6EA"/>
            <w:tcMar/>
          </w:tcPr>
          <w:p w:rsidRPr="00CC0718" w:rsidR="00C71DC8" w:rsidP="00244814" w:rsidRDefault="00C71DC8" w14:paraId="1FDDA0F4" w14:textId="77777777">
            <w:pPr>
              <w:rPr>
                <w:b/>
                <w:color w:val="000066"/>
                <w:spacing w:val="-2"/>
                <w:sz w:val="18"/>
              </w:rPr>
            </w:pPr>
            <w:r w:rsidRPr="00CC0718">
              <w:rPr>
                <w:b/>
                <w:color w:val="000066"/>
                <w:spacing w:val="-2"/>
                <w:sz w:val="18"/>
              </w:rPr>
              <w:t>Duration Coded</w:t>
            </w:r>
          </w:p>
        </w:tc>
      </w:tr>
      <w:tr w:rsidRPr="00CC0718" w:rsidR="00C71DC8" w:rsidTr="3A33D0EC" w14:paraId="03D6D1EB" w14:textId="77777777">
        <w:trPr>
          <w:trHeight w:val="344" w:hRule="exact"/>
        </w:trPr>
        <w:tc>
          <w:tcPr>
            <w:tcW w:w="10717" w:type="dxa"/>
            <w:gridSpan w:val="8"/>
            <w:shd w:val="clear" w:color="auto" w:fill="FFFFFF" w:themeFill="background1"/>
            <w:tcMar/>
          </w:tcPr>
          <w:p w:rsidRPr="00CC0718" w:rsidR="00C71DC8" w:rsidP="00244814" w:rsidRDefault="00C71DC8" w14:paraId="5073C198" w14:textId="77777777">
            <w:pPr>
              <w:rPr>
                <w:b/>
                <w:color w:val="5C83B4"/>
                <w:spacing w:val="-2"/>
                <w:sz w:val="24"/>
              </w:rPr>
            </w:pPr>
          </w:p>
        </w:tc>
      </w:tr>
      <w:tr w:rsidRPr="00CC0718" w:rsidR="00C71DC8" w:rsidTr="3A33D0EC" w14:paraId="7236AFA0" w14:textId="77777777">
        <w:trPr>
          <w:trHeight w:val="458" w:hRule="exact"/>
        </w:trPr>
        <w:tc>
          <w:tcPr>
            <w:tcW w:w="1805" w:type="dxa"/>
            <w:shd w:val="clear" w:color="auto" w:fill="FFFFFF" w:themeFill="background1"/>
            <w:tcMar/>
          </w:tcPr>
          <w:p w:rsidRPr="00CC0718" w:rsidR="00C71DC8" w:rsidP="00244814" w:rsidRDefault="00C71DC8" w14:paraId="633FD4D9" w14:textId="77777777">
            <w:pPr>
              <w:rPr>
                <w:b/>
                <w:color w:val="5C83B4"/>
                <w:spacing w:val="-2"/>
                <w:sz w:val="24"/>
              </w:rPr>
            </w:pPr>
            <w:r w:rsidRPr="00CC0718">
              <w:rPr>
                <w:b/>
                <w:color w:val="5C83B4"/>
                <w:spacing w:val="-2"/>
                <w:sz w:val="24"/>
              </w:rPr>
              <w:t>Nickname:</w:t>
            </w:r>
          </w:p>
        </w:tc>
        <w:tc>
          <w:tcPr>
            <w:tcW w:w="8912" w:type="dxa"/>
            <w:gridSpan w:val="7"/>
            <w:vMerge w:val="restart"/>
            <w:shd w:val="clear" w:color="auto" w:fill="FFFFFF" w:themeFill="background1"/>
            <w:tcMar/>
          </w:tcPr>
          <w:p w:rsidRPr="00CC0718" w:rsidR="00C71DC8" w:rsidP="00244814" w:rsidRDefault="00C71DC8" w14:paraId="22D576AE" w14:textId="77777777">
            <w:pPr>
              <w:rPr>
                <w:b/>
                <w:color w:val="5C83B4"/>
                <w:spacing w:val="-2"/>
                <w:sz w:val="24"/>
              </w:rPr>
            </w:pPr>
            <w:r w:rsidRPr="00CC0718">
              <w:rPr>
                <w:b/>
                <w:color w:val="5C83B4"/>
                <w:spacing w:val="-2"/>
                <w:sz w:val="24"/>
              </w:rPr>
              <w:t>Codes\\AXIAL CODE\\Q2- Role of Student Club\SKILL DEVELOPMENT</w:t>
            </w:r>
          </w:p>
        </w:tc>
      </w:tr>
      <w:tr w:rsidRPr="00CC0718" w:rsidR="00C71DC8" w:rsidTr="3A33D0EC" w14:paraId="207DB0A5" w14:textId="77777777">
        <w:trPr>
          <w:trHeight w:val="444" w:hRule="exact"/>
        </w:trPr>
        <w:tc>
          <w:tcPr>
            <w:tcW w:w="1805" w:type="dxa"/>
            <w:shd w:val="clear" w:color="auto" w:fill="FFFFFF" w:themeFill="background1"/>
            <w:tcMar/>
          </w:tcPr>
          <w:p w:rsidRPr="00CC0718" w:rsidR="00C71DC8" w:rsidP="00244814" w:rsidRDefault="00C71DC8" w14:paraId="36FC72BB" w14:textId="77777777">
            <w:pPr>
              <w:rPr>
                <w:b/>
                <w:color w:val="5C83B4"/>
                <w:spacing w:val="-2"/>
                <w:sz w:val="24"/>
              </w:rPr>
            </w:pPr>
            <w:r w:rsidRPr="00CC0718">
              <w:rPr>
                <w:b/>
                <w:color w:val="5C83B4"/>
                <w:spacing w:val="-2"/>
                <w:sz w:val="24"/>
              </w:rPr>
              <w:t>Classification:</w:t>
            </w:r>
          </w:p>
        </w:tc>
        <w:tc>
          <w:tcPr>
            <w:tcW w:w="8912" w:type="dxa"/>
            <w:gridSpan w:val="7"/>
            <w:vMerge/>
            <w:tcMar/>
          </w:tcPr>
          <w:p w:rsidRPr="00CC0718" w:rsidR="00C71DC8" w:rsidP="00244814" w:rsidRDefault="00C71DC8" w14:paraId="0DCA2F1A" w14:textId="77777777"/>
        </w:tc>
      </w:tr>
      <w:tr w:rsidRPr="00CC0718" w:rsidR="00C71DC8" w:rsidTr="3A33D0EC" w14:paraId="3A3DB3FC" w14:textId="77777777">
        <w:trPr>
          <w:trHeight w:val="445" w:hRule="exact"/>
        </w:trPr>
        <w:tc>
          <w:tcPr>
            <w:tcW w:w="1805" w:type="dxa"/>
            <w:shd w:val="clear" w:color="auto" w:fill="FFFFFF" w:themeFill="background1"/>
            <w:tcMar/>
          </w:tcPr>
          <w:p w:rsidRPr="00CC0718" w:rsidR="00C71DC8" w:rsidP="00244814" w:rsidRDefault="00C71DC8" w14:paraId="10EE6643" w14:textId="77777777">
            <w:pPr>
              <w:rPr>
                <w:b/>
                <w:color w:val="5C83B4"/>
                <w:spacing w:val="-2"/>
                <w:sz w:val="24"/>
              </w:rPr>
            </w:pPr>
            <w:r w:rsidRPr="00CC0718">
              <w:rPr>
                <w:b/>
                <w:color w:val="5C83B4"/>
                <w:spacing w:val="-2"/>
                <w:sz w:val="24"/>
              </w:rPr>
              <w:t>Aggregated:</w:t>
            </w:r>
          </w:p>
        </w:tc>
        <w:tc>
          <w:tcPr>
            <w:tcW w:w="8912" w:type="dxa"/>
            <w:gridSpan w:val="7"/>
            <w:shd w:val="clear" w:color="auto" w:fill="FFFFFF" w:themeFill="background1"/>
            <w:tcMar/>
          </w:tcPr>
          <w:p w:rsidRPr="00CC0718" w:rsidR="00C71DC8" w:rsidP="00244814" w:rsidRDefault="00C71DC8" w14:paraId="24D5D449" w14:textId="77777777">
            <w:pPr>
              <w:rPr>
                <w:b/>
                <w:color w:val="5C83B4"/>
                <w:spacing w:val="-2"/>
                <w:sz w:val="24"/>
              </w:rPr>
            </w:pPr>
            <w:r w:rsidRPr="00CC0718">
              <w:rPr>
                <w:b/>
                <w:color w:val="5C83B4"/>
                <w:spacing w:val="-2"/>
                <w:sz w:val="24"/>
              </w:rPr>
              <w:t>Yes</w:t>
            </w:r>
          </w:p>
        </w:tc>
      </w:tr>
      <w:tr w:rsidRPr="00CC0718" w:rsidR="00C71DC8" w:rsidTr="3A33D0EC" w14:paraId="6EC39163" w14:textId="77777777">
        <w:trPr>
          <w:trHeight w:val="343" w:hRule="exact"/>
        </w:trPr>
        <w:tc>
          <w:tcPr>
            <w:tcW w:w="3381" w:type="dxa"/>
            <w:gridSpan w:val="2"/>
            <w:tcBorders>
              <w:bottom w:val="single" w:color="8FB6EA" w:sz="5" w:space="0"/>
            </w:tcBorders>
            <w:shd w:val="clear" w:color="auto" w:fill="FFFFFF" w:themeFill="background1"/>
            <w:tcMar/>
          </w:tcPr>
          <w:p w:rsidRPr="00CC0718" w:rsidR="00C71DC8" w:rsidP="00244814" w:rsidRDefault="00C71DC8" w14:paraId="6C2E9E9D" w14:textId="77777777">
            <w:pPr>
              <w:rPr>
                <w:color w:val="000000"/>
                <w:spacing w:val="-2"/>
                <w:sz w:val="18"/>
              </w:rPr>
            </w:pPr>
            <w:r w:rsidRPr="00CC0718">
              <w:rPr>
                <w:color w:val="000000"/>
                <w:spacing w:val="-2"/>
                <w:sz w:val="18"/>
              </w:rPr>
              <w:t>Document</w:t>
            </w:r>
          </w:p>
        </w:tc>
        <w:tc>
          <w:tcPr>
            <w:tcW w:w="1132" w:type="dxa"/>
            <w:tcBorders>
              <w:bottom w:val="single" w:color="8FB6EA" w:sz="5" w:space="0"/>
            </w:tcBorders>
            <w:shd w:val="clear" w:color="auto" w:fill="FFFFFF" w:themeFill="background1"/>
            <w:tcMar/>
          </w:tcPr>
          <w:p w:rsidRPr="00CC0718" w:rsidR="00C71DC8" w:rsidP="00244814" w:rsidRDefault="00C71DC8" w14:paraId="5387E598" w14:textId="77777777">
            <w:pPr>
              <w:rPr>
                <w:color w:val="000000"/>
                <w:spacing w:val="-2"/>
                <w:sz w:val="18"/>
              </w:rPr>
            </w:pPr>
            <w:r w:rsidRPr="00CC0718">
              <w:rPr>
                <w:color w:val="000000"/>
                <w:spacing w:val="-2"/>
                <w:sz w:val="18"/>
              </w:rPr>
              <w:t>6</w:t>
            </w:r>
          </w:p>
        </w:tc>
        <w:tc>
          <w:tcPr>
            <w:tcW w:w="1576" w:type="dxa"/>
            <w:gridSpan w:val="2"/>
            <w:tcBorders>
              <w:bottom w:val="single" w:color="8FB6EA" w:sz="5" w:space="0"/>
            </w:tcBorders>
            <w:shd w:val="clear" w:color="auto" w:fill="FFFFFF" w:themeFill="background1"/>
            <w:tcMar/>
          </w:tcPr>
          <w:p w:rsidRPr="00CC0718" w:rsidR="00C71DC8" w:rsidP="00244814" w:rsidRDefault="00C71DC8" w14:paraId="1F7FDC1A" w14:textId="77777777">
            <w:pPr>
              <w:rPr>
                <w:color w:val="000000"/>
                <w:spacing w:val="-2"/>
                <w:sz w:val="18"/>
              </w:rPr>
            </w:pPr>
            <w:r w:rsidRPr="00CC0718">
              <w:rPr>
                <w:color w:val="000000"/>
                <w:spacing w:val="-2"/>
                <w:sz w:val="18"/>
              </w:rPr>
              <w:t>19</w:t>
            </w:r>
          </w:p>
        </w:tc>
        <w:tc>
          <w:tcPr>
            <w:tcW w:w="1362" w:type="dxa"/>
            <w:tcBorders>
              <w:bottom w:val="single" w:color="8FB6EA" w:sz="5" w:space="0"/>
            </w:tcBorders>
            <w:shd w:val="clear" w:color="auto" w:fill="FFFFFF" w:themeFill="background1"/>
            <w:tcMar/>
          </w:tcPr>
          <w:p w:rsidRPr="00CC0718" w:rsidR="00C71DC8" w:rsidP="00244814" w:rsidRDefault="00C71DC8" w14:paraId="072B89CC" w14:textId="77777777">
            <w:pPr>
              <w:rPr>
                <w:color w:val="000000"/>
                <w:spacing w:val="-2"/>
                <w:sz w:val="18"/>
              </w:rPr>
            </w:pPr>
            <w:r w:rsidRPr="00CC0718">
              <w:rPr>
                <w:color w:val="000000"/>
                <w:spacing w:val="-2"/>
                <w:sz w:val="18"/>
              </w:rPr>
              <w:t>174</w:t>
            </w:r>
          </w:p>
        </w:tc>
        <w:tc>
          <w:tcPr>
            <w:tcW w:w="1690" w:type="dxa"/>
            <w:tcBorders>
              <w:bottom w:val="single" w:color="8FB6EA" w:sz="5" w:space="0"/>
            </w:tcBorders>
            <w:shd w:val="clear" w:color="auto" w:fill="FFFFFF" w:themeFill="background1"/>
            <w:tcMar/>
          </w:tcPr>
          <w:p w:rsidRPr="00CC0718" w:rsidR="00C71DC8" w:rsidP="00244814" w:rsidRDefault="00C71DC8" w14:paraId="2C51FB00" w14:textId="77777777">
            <w:pPr>
              <w:rPr>
                <w:color w:val="000000"/>
                <w:spacing w:val="-2"/>
                <w:sz w:val="18"/>
              </w:rPr>
            </w:pPr>
            <w:r w:rsidRPr="00CC0718">
              <w:rPr>
                <w:color w:val="000000"/>
                <w:spacing w:val="-2"/>
                <w:sz w:val="18"/>
              </w:rPr>
              <w:t>19</w:t>
            </w:r>
          </w:p>
        </w:tc>
        <w:tc>
          <w:tcPr>
            <w:tcW w:w="1576" w:type="dxa"/>
            <w:tcBorders>
              <w:bottom w:val="single" w:color="8FB6EA" w:sz="5" w:space="0"/>
            </w:tcBorders>
            <w:shd w:val="clear" w:color="auto" w:fill="FFFFFF" w:themeFill="background1"/>
            <w:tcMar/>
          </w:tcPr>
          <w:p w:rsidRPr="00CC0718" w:rsidR="00C71DC8" w:rsidP="00244814" w:rsidRDefault="00C71DC8" w14:paraId="60170910" w14:textId="77777777">
            <w:pPr>
              <w:rPr>
                <w:color w:val="000000"/>
                <w:spacing w:val="-2"/>
                <w:sz w:val="18"/>
              </w:rPr>
            </w:pPr>
          </w:p>
        </w:tc>
      </w:tr>
      <w:tr w:rsidRPr="00CC0718" w:rsidR="00C71DC8" w:rsidTr="3A33D0EC" w14:paraId="1CA25069" w14:textId="77777777">
        <w:trPr>
          <w:trHeight w:val="459" w:hRule="exact"/>
        </w:trPr>
        <w:tc>
          <w:tcPr>
            <w:tcW w:w="10717" w:type="dxa"/>
            <w:gridSpan w:val="8"/>
            <w:tcBorders>
              <w:top w:val="single" w:color="8FB6EA" w:sz="5" w:space="0"/>
            </w:tcBorders>
            <w:tcMar/>
          </w:tcPr>
          <w:p w:rsidRPr="00CC0718" w:rsidR="00C71DC8" w:rsidP="00244814" w:rsidRDefault="00C71DC8" w14:paraId="5FAD765A" w14:textId="77777777"/>
        </w:tc>
      </w:tr>
      <w:tr w:rsidRPr="00CC0718" w:rsidR="00C71DC8" w:rsidTr="3A33D0EC" w14:paraId="2F81D0C5" w14:textId="77777777">
        <w:trPr>
          <w:trHeight w:val="329" w:hRule="exact"/>
        </w:trPr>
        <w:tc>
          <w:tcPr>
            <w:tcW w:w="10717" w:type="dxa"/>
            <w:gridSpan w:val="8"/>
            <w:shd w:val="clear" w:color="auto" w:fill="FFFFFF" w:themeFill="background1"/>
            <w:tcMar/>
          </w:tcPr>
          <w:p w:rsidRPr="00CC0718" w:rsidR="00C71DC8" w:rsidP="00244814" w:rsidRDefault="00C71DC8" w14:paraId="19F38D56" w14:textId="77777777">
            <w:pPr>
              <w:rPr>
                <w:b/>
                <w:color w:val="5C83B4"/>
                <w:spacing w:val="-2"/>
                <w:sz w:val="24"/>
              </w:rPr>
            </w:pPr>
          </w:p>
        </w:tc>
      </w:tr>
      <w:tr w:rsidRPr="00CC0718" w:rsidR="00C71DC8" w:rsidTr="3A33D0EC" w14:paraId="30D26D09" w14:textId="77777777">
        <w:trPr>
          <w:trHeight w:val="459" w:hRule="exact"/>
        </w:trPr>
        <w:tc>
          <w:tcPr>
            <w:tcW w:w="1805" w:type="dxa"/>
            <w:shd w:val="clear" w:color="auto" w:fill="FFFFFF" w:themeFill="background1"/>
            <w:tcMar/>
          </w:tcPr>
          <w:p w:rsidRPr="00CC0718" w:rsidR="00C71DC8" w:rsidP="00244814" w:rsidRDefault="00C71DC8" w14:paraId="2232D5B5" w14:textId="77777777">
            <w:pPr>
              <w:rPr>
                <w:b/>
                <w:color w:val="5C83B4"/>
                <w:spacing w:val="-2"/>
                <w:sz w:val="24"/>
              </w:rPr>
            </w:pPr>
            <w:r w:rsidRPr="00CC0718">
              <w:rPr>
                <w:b/>
                <w:color w:val="5C83B4"/>
                <w:spacing w:val="-2"/>
                <w:sz w:val="24"/>
              </w:rPr>
              <w:t>Nickname:</w:t>
            </w:r>
          </w:p>
        </w:tc>
        <w:tc>
          <w:tcPr>
            <w:tcW w:w="8912" w:type="dxa"/>
            <w:gridSpan w:val="7"/>
            <w:vMerge w:val="restart"/>
            <w:shd w:val="clear" w:color="auto" w:fill="FFFFFF" w:themeFill="background1"/>
            <w:tcMar/>
          </w:tcPr>
          <w:p w:rsidRPr="00CC0718" w:rsidR="00C71DC8" w:rsidP="3A33D0EC" w:rsidRDefault="00C71DC8" w14:paraId="133D46D1" w14:textId="77777777">
            <w:pPr>
              <w:rPr>
                <w:b w:val="1"/>
                <w:bCs w:val="1"/>
                <w:color w:val="5C83B4"/>
                <w:spacing w:val="-2"/>
                <w:sz w:val="24"/>
                <w:szCs w:val="24"/>
                <w:lang w:val="en-US"/>
              </w:rPr>
            </w:pPr>
            <w:r w:rsidRPr="3A33D0EC" w:rsidR="00C71DC8">
              <w:rPr>
                <w:b w:val="1"/>
                <w:bCs w:val="1"/>
                <w:color w:val="5C83B4"/>
                <w:spacing w:val="-2"/>
                <w:sz w:val="24"/>
                <w:szCs w:val="24"/>
                <w:lang w:val="en-US"/>
              </w:rPr>
              <w:t>Codes\\AXIAL CODE\\Q2- Role of Student Club\SKILL DEVELOPMENT\</w:t>
            </w:r>
            <w:r w:rsidRPr="3A33D0EC" w:rsidR="00C71DC8">
              <w:rPr>
                <w:b w:val="1"/>
                <w:bCs w:val="1"/>
                <w:color w:val="5C83B4"/>
                <w:spacing w:val="-2"/>
                <w:sz w:val="24"/>
                <w:szCs w:val="24"/>
                <w:lang w:val="en-US"/>
              </w:rPr>
              <w:t>Dancee</w:t>
            </w:r>
            <w:r w:rsidRPr="3A33D0EC" w:rsidR="00C71DC8">
              <w:rPr>
                <w:b w:val="1"/>
                <w:bCs w:val="1"/>
                <w:color w:val="5C83B4"/>
                <w:spacing w:val="-2"/>
                <w:sz w:val="24"/>
                <w:szCs w:val="24"/>
                <w:lang w:val="en-US"/>
              </w:rPr>
              <w:t xml:space="preserve"> and Creative Outlet</w:t>
            </w:r>
          </w:p>
        </w:tc>
      </w:tr>
      <w:tr w:rsidRPr="00CC0718" w:rsidR="00C71DC8" w:rsidTr="3A33D0EC" w14:paraId="0E005361" w14:textId="77777777">
        <w:trPr>
          <w:trHeight w:val="444" w:hRule="exact"/>
        </w:trPr>
        <w:tc>
          <w:tcPr>
            <w:tcW w:w="1805" w:type="dxa"/>
            <w:shd w:val="clear" w:color="auto" w:fill="FFFFFF" w:themeFill="background1"/>
            <w:tcMar/>
          </w:tcPr>
          <w:p w:rsidRPr="00CC0718" w:rsidR="00C71DC8" w:rsidP="00244814" w:rsidRDefault="00C71DC8" w14:paraId="13ADB316" w14:textId="77777777">
            <w:pPr>
              <w:rPr>
                <w:b/>
                <w:color w:val="5C83B4"/>
                <w:spacing w:val="-2"/>
                <w:sz w:val="24"/>
              </w:rPr>
            </w:pPr>
            <w:r w:rsidRPr="00CC0718">
              <w:rPr>
                <w:b/>
                <w:color w:val="5C83B4"/>
                <w:spacing w:val="-2"/>
                <w:sz w:val="24"/>
              </w:rPr>
              <w:t>Classification:</w:t>
            </w:r>
          </w:p>
        </w:tc>
        <w:tc>
          <w:tcPr>
            <w:tcW w:w="8912" w:type="dxa"/>
            <w:gridSpan w:val="7"/>
            <w:vMerge/>
            <w:tcMar/>
          </w:tcPr>
          <w:p w:rsidRPr="00CC0718" w:rsidR="00C71DC8" w:rsidP="00244814" w:rsidRDefault="00C71DC8" w14:paraId="09BC0B0B" w14:textId="77777777"/>
        </w:tc>
      </w:tr>
      <w:tr w:rsidRPr="00CC0718" w:rsidR="00C71DC8" w:rsidTr="3A33D0EC" w14:paraId="18C3302E" w14:textId="77777777">
        <w:trPr>
          <w:trHeight w:val="459" w:hRule="exact"/>
        </w:trPr>
        <w:tc>
          <w:tcPr>
            <w:tcW w:w="1805" w:type="dxa"/>
            <w:shd w:val="clear" w:color="auto" w:fill="FFFFFF" w:themeFill="background1"/>
            <w:tcMar/>
          </w:tcPr>
          <w:p w:rsidRPr="00CC0718" w:rsidR="00C71DC8" w:rsidP="00244814" w:rsidRDefault="00C71DC8" w14:paraId="3D8B746C" w14:textId="77777777">
            <w:pPr>
              <w:rPr>
                <w:b/>
                <w:color w:val="5C83B4"/>
                <w:spacing w:val="-2"/>
                <w:sz w:val="24"/>
              </w:rPr>
            </w:pPr>
            <w:r w:rsidRPr="00CC0718">
              <w:rPr>
                <w:b/>
                <w:color w:val="5C83B4"/>
                <w:spacing w:val="-2"/>
                <w:sz w:val="24"/>
              </w:rPr>
              <w:t>Aggregated:</w:t>
            </w:r>
          </w:p>
        </w:tc>
        <w:tc>
          <w:tcPr>
            <w:tcW w:w="8912" w:type="dxa"/>
            <w:gridSpan w:val="7"/>
            <w:shd w:val="clear" w:color="auto" w:fill="FFFFFF" w:themeFill="background1"/>
            <w:tcMar/>
          </w:tcPr>
          <w:p w:rsidRPr="00CC0718" w:rsidR="00C71DC8" w:rsidP="00244814" w:rsidRDefault="00C71DC8" w14:paraId="29FE3850" w14:textId="77777777">
            <w:pPr>
              <w:rPr>
                <w:b/>
                <w:color w:val="5C83B4"/>
                <w:spacing w:val="-2"/>
                <w:sz w:val="24"/>
              </w:rPr>
            </w:pPr>
            <w:r w:rsidRPr="00CC0718">
              <w:rPr>
                <w:b/>
                <w:color w:val="5C83B4"/>
                <w:spacing w:val="-2"/>
                <w:sz w:val="24"/>
              </w:rPr>
              <w:t>No</w:t>
            </w:r>
          </w:p>
        </w:tc>
      </w:tr>
      <w:tr w:rsidRPr="00CC0718" w:rsidR="00C71DC8" w:rsidTr="3A33D0EC" w14:paraId="0F69436C" w14:textId="77777777">
        <w:trPr>
          <w:trHeight w:val="329" w:hRule="exact"/>
        </w:trPr>
        <w:tc>
          <w:tcPr>
            <w:tcW w:w="3381" w:type="dxa"/>
            <w:gridSpan w:val="2"/>
            <w:tcBorders>
              <w:bottom w:val="single" w:color="8FB6EA" w:sz="5" w:space="0"/>
            </w:tcBorders>
            <w:shd w:val="clear" w:color="auto" w:fill="FFFFFF" w:themeFill="background1"/>
            <w:tcMar/>
          </w:tcPr>
          <w:p w:rsidRPr="00CC0718" w:rsidR="00C71DC8" w:rsidP="00244814" w:rsidRDefault="00C71DC8" w14:paraId="131C0365" w14:textId="77777777">
            <w:pPr>
              <w:rPr>
                <w:color w:val="000000"/>
                <w:spacing w:val="-2"/>
                <w:sz w:val="18"/>
              </w:rPr>
            </w:pPr>
            <w:r w:rsidRPr="00CC0718">
              <w:rPr>
                <w:color w:val="000000"/>
                <w:spacing w:val="-2"/>
                <w:sz w:val="18"/>
              </w:rPr>
              <w:t>Document</w:t>
            </w:r>
          </w:p>
        </w:tc>
        <w:tc>
          <w:tcPr>
            <w:tcW w:w="1132" w:type="dxa"/>
            <w:tcBorders>
              <w:bottom w:val="single" w:color="8FB6EA" w:sz="5" w:space="0"/>
            </w:tcBorders>
            <w:shd w:val="clear" w:color="auto" w:fill="FFFFFF" w:themeFill="background1"/>
            <w:tcMar/>
          </w:tcPr>
          <w:p w:rsidRPr="00CC0718" w:rsidR="00C71DC8" w:rsidP="00244814" w:rsidRDefault="00C71DC8" w14:paraId="34BAF363" w14:textId="77777777">
            <w:pPr>
              <w:rPr>
                <w:color w:val="000000"/>
                <w:spacing w:val="-2"/>
                <w:sz w:val="18"/>
              </w:rPr>
            </w:pPr>
            <w:r w:rsidRPr="00CC0718">
              <w:rPr>
                <w:color w:val="000000"/>
                <w:spacing w:val="-2"/>
                <w:sz w:val="18"/>
              </w:rPr>
              <w:t>1</w:t>
            </w:r>
          </w:p>
        </w:tc>
        <w:tc>
          <w:tcPr>
            <w:tcW w:w="1576" w:type="dxa"/>
            <w:gridSpan w:val="2"/>
            <w:tcBorders>
              <w:bottom w:val="single" w:color="8FB6EA" w:sz="5" w:space="0"/>
            </w:tcBorders>
            <w:shd w:val="clear" w:color="auto" w:fill="FFFFFF" w:themeFill="background1"/>
            <w:tcMar/>
          </w:tcPr>
          <w:p w:rsidRPr="00CC0718" w:rsidR="00C71DC8" w:rsidP="00244814" w:rsidRDefault="00C71DC8" w14:paraId="0317F190" w14:textId="77777777">
            <w:pPr>
              <w:rPr>
                <w:color w:val="000000"/>
                <w:spacing w:val="-2"/>
                <w:sz w:val="18"/>
              </w:rPr>
            </w:pPr>
            <w:r w:rsidRPr="00CC0718">
              <w:rPr>
                <w:color w:val="000000"/>
                <w:spacing w:val="-2"/>
                <w:sz w:val="18"/>
              </w:rPr>
              <w:t>5</w:t>
            </w:r>
          </w:p>
        </w:tc>
        <w:tc>
          <w:tcPr>
            <w:tcW w:w="1362" w:type="dxa"/>
            <w:tcBorders>
              <w:bottom w:val="single" w:color="8FB6EA" w:sz="5" w:space="0"/>
            </w:tcBorders>
            <w:shd w:val="clear" w:color="auto" w:fill="FFFFFF" w:themeFill="background1"/>
            <w:tcMar/>
          </w:tcPr>
          <w:p w:rsidRPr="00CC0718" w:rsidR="00C71DC8" w:rsidP="00244814" w:rsidRDefault="00C71DC8" w14:paraId="489AD78F" w14:textId="77777777">
            <w:pPr>
              <w:rPr>
                <w:color w:val="000000"/>
                <w:spacing w:val="-2"/>
                <w:sz w:val="18"/>
              </w:rPr>
            </w:pPr>
            <w:r w:rsidRPr="00CC0718">
              <w:rPr>
                <w:color w:val="000000"/>
                <w:spacing w:val="-2"/>
                <w:sz w:val="18"/>
              </w:rPr>
              <w:t>30</w:t>
            </w:r>
          </w:p>
        </w:tc>
        <w:tc>
          <w:tcPr>
            <w:tcW w:w="1690" w:type="dxa"/>
            <w:tcBorders>
              <w:bottom w:val="single" w:color="8FB6EA" w:sz="5" w:space="0"/>
            </w:tcBorders>
            <w:shd w:val="clear" w:color="auto" w:fill="FFFFFF" w:themeFill="background1"/>
            <w:tcMar/>
          </w:tcPr>
          <w:p w:rsidRPr="00CC0718" w:rsidR="00C71DC8" w:rsidP="00244814" w:rsidRDefault="00C71DC8" w14:paraId="774C7645" w14:textId="77777777">
            <w:pPr>
              <w:rPr>
                <w:color w:val="000000"/>
                <w:spacing w:val="-2"/>
                <w:sz w:val="18"/>
              </w:rPr>
            </w:pPr>
            <w:r w:rsidRPr="00CC0718">
              <w:rPr>
                <w:color w:val="000000"/>
                <w:spacing w:val="-2"/>
                <w:sz w:val="18"/>
              </w:rPr>
              <w:t>5</w:t>
            </w:r>
          </w:p>
        </w:tc>
        <w:tc>
          <w:tcPr>
            <w:tcW w:w="1576" w:type="dxa"/>
            <w:tcBorders>
              <w:bottom w:val="single" w:color="8FB6EA" w:sz="5" w:space="0"/>
            </w:tcBorders>
            <w:shd w:val="clear" w:color="auto" w:fill="FFFFFF" w:themeFill="background1"/>
            <w:tcMar/>
          </w:tcPr>
          <w:p w:rsidRPr="00CC0718" w:rsidR="00C71DC8" w:rsidP="00244814" w:rsidRDefault="00C71DC8" w14:paraId="4B62266F" w14:textId="77777777">
            <w:pPr>
              <w:rPr>
                <w:color w:val="000000"/>
                <w:spacing w:val="-2"/>
                <w:sz w:val="18"/>
              </w:rPr>
            </w:pPr>
          </w:p>
        </w:tc>
      </w:tr>
      <w:tr w:rsidRPr="00CC0718" w:rsidR="00C71DC8" w:rsidTr="3A33D0EC" w14:paraId="0DD58FB2" w14:textId="77777777">
        <w:trPr>
          <w:trHeight w:val="459" w:hRule="exact"/>
        </w:trPr>
        <w:tc>
          <w:tcPr>
            <w:tcW w:w="10717" w:type="dxa"/>
            <w:gridSpan w:val="8"/>
            <w:tcBorders>
              <w:top w:val="single" w:color="8FB6EA" w:sz="5" w:space="0"/>
            </w:tcBorders>
            <w:tcMar/>
          </w:tcPr>
          <w:p w:rsidRPr="00CC0718" w:rsidR="00C71DC8" w:rsidP="00244814" w:rsidRDefault="00C71DC8" w14:paraId="544C4A91" w14:textId="77777777"/>
        </w:tc>
      </w:tr>
      <w:tr w:rsidRPr="00CC0718" w:rsidR="00C71DC8" w:rsidTr="3A33D0EC" w14:paraId="07D509C8" w14:textId="77777777">
        <w:trPr>
          <w:trHeight w:val="329" w:hRule="exact"/>
        </w:trPr>
        <w:tc>
          <w:tcPr>
            <w:tcW w:w="10717" w:type="dxa"/>
            <w:gridSpan w:val="8"/>
            <w:shd w:val="clear" w:color="auto" w:fill="FFFFFF" w:themeFill="background1"/>
            <w:tcMar/>
          </w:tcPr>
          <w:p w:rsidRPr="00CC0718" w:rsidR="00C71DC8" w:rsidP="00244814" w:rsidRDefault="00C71DC8" w14:paraId="54F64C2C" w14:textId="77777777">
            <w:pPr>
              <w:rPr>
                <w:b/>
                <w:color w:val="5C83B4"/>
                <w:spacing w:val="-2"/>
                <w:sz w:val="24"/>
              </w:rPr>
            </w:pPr>
          </w:p>
        </w:tc>
      </w:tr>
      <w:tr w:rsidRPr="00CC0718" w:rsidR="00C71DC8" w:rsidTr="3A33D0EC" w14:paraId="06F36DC7" w14:textId="77777777">
        <w:trPr>
          <w:trHeight w:val="459" w:hRule="exact"/>
        </w:trPr>
        <w:tc>
          <w:tcPr>
            <w:tcW w:w="1805" w:type="dxa"/>
            <w:shd w:val="clear" w:color="auto" w:fill="FFFFFF" w:themeFill="background1"/>
            <w:tcMar/>
          </w:tcPr>
          <w:p w:rsidRPr="00CC0718" w:rsidR="00C71DC8" w:rsidP="00244814" w:rsidRDefault="00C71DC8" w14:paraId="12E4F050" w14:textId="77777777">
            <w:pPr>
              <w:rPr>
                <w:b/>
                <w:color w:val="5C83B4"/>
                <w:spacing w:val="-2"/>
                <w:sz w:val="24"/>
              </w:rPr>
            </w:pPr>
            <w:r w:rsidRPr="00CC0718">
              <w:rPr>
                <w:b/>
                <w:color w:val="5C83B4"/>
                <w:spacing w:val="-2"/>
                <w:sz w:val="24"/>
              </w:rPr>
              <w:t>Nickname:</w:t>
            </w:r>
          </w:p>
        </w:tc>
        <w:tc>
          <w:tcPr>
            <w:tcW w:w="8912" w:type="dxa"/>
            <w:gridSpan w:val="7"/>
            <w:vMerge w:val="restart"/>
            <w:shd w:val="clear" w:color="auto" w:fill="FFFFFF" w:themeFill="background1"/>
            <w:tcMar/>
          </w:tcPr>
          <w:p w:rsidRPr="00CC0718" w:rsidR="00C71DC8" w:rsidP="00244814" w:rsidRDefault="00C71DC8" w14:paraId="73E3D871" w14:textId="77777777">
            <w:pPr>
              <w:rPr>
                <w:b/>
                <w:color w:val="5C83B4"/>
                <w:spacing w:val="-2"/>
                <w:sz w:val="24"/>
              </w:rPr>
            </w:pPr>
            <w:r w:rsidRPr="00CC0718">
              <w:rPr>
                <w:b/>
                <w:color w:val="5C83B4"/>
                <w:spacing w:val="-2"/>
                <w:sz w:val="24"/>
              </w:rPr>
              <w:t>Codes\\AXIAL CODE\\Q2- Role of Student Club\SKILL DEVELOPMENT\Enhanced Learning Experience</w:t>
            </w:r>
          </w:p>
        </w:tc>
      </w:tr>
      <w:tr w:rsidRPr="00CC0718" w:rsidR="00C71DC8" w:rsidTr="3A33D0EC" w14:paraId="671B4982" w14:textId="77777777">
        <w:trPr>
          <w:trHeight w:val="444" w:hRule="exact"/>
        </w:trPr>
        <w:tc>
          <w:tcPr>
            <w:tcW w:w="1805" w:type="dxa"/>
            <w:shd w:val="clear" w:color="auto" w:fill="FFFFFF" w:themeFill="background1"/>
            <w:tcMar/>
          </w:tcPr>
          <w:p w:rsidRPr="00CC0718" w:rsidR="00C71DC8" w:rsidP="00244814" w:rsidRDefault="00C71DC8" w14:paraId="43C70F09" w14:textId="77777777">
            <w:pPr>
              <w:rPr>
                <w:b/>
                <w:color w:val="5C83B4"/>
                <w:spacing w:val="-2"/>
                <w:sz w:val="24"/>
              </w:rPr>
            </w:pPr>
            <w:r w:rsidRPr="00CC0718">
              <w:rPr>
                <w:b/>
                <w:color w:val="5C83B4"/>
                <w:spacing w:val="-2"/>
                <w:sz w:val="24"/>
              </w:rPr>
              <w:t>Classification:</w:t>
            </w:r>
          </w:p>
        </w:tc>
        <w:tc>
          <w:tcPr>
            <w:tcW w:w="8912" w:type="dxa"/>
            <w:gridSpan w:val="7"/>
            <w:vMerge/>
            <w:tcMar/>
          </w:tcPr>
          <w:p w:rsidRPr="00CC0718" w:rsidR="00C71DC8" w:rsidP="00244814" w:rsidRDefault="00C71DC8" w14:paraId="46989866" w14:textId="77777777"/>
        </w:tc>
      </w:tr>
      <w:tr w:rsidRPr="00CC0718" w:rsidR="00C71DC8" w:rsidTr="3A33D0EC" w14:paraId="624F3B07" w14:textId="77777777">
        <w:trPr>
          <w:trHeight w:val="458" w:hRule="exact"/>
        </w:trPr>
        <w:tc>
          <w:tcPr>
            <w:tcW w:w="1805" w:type="dxa"/>
            <w:shd w:val="clear" w:color="auto" w:fill="FFFFFF" w:themeFill="background1"/>
            <w:tcMar/>
          </w:tcPr>
          <w:p w:rsidRPr="00CC0718" w:rsidR="00C71DC8" w:rsidP="00244814" w:rsidRDefault="00C71DC8" w14:paraId="1CDFF2DF" w14:textId="77777777">
            <w:pPr>
              <w:rPr>
                <w:b/>
                <w:color w:val="5C83B4"/>
                <w:spacing w:val="-2"/>
                <w:sz w:val="24"/>
              </w:rPr>
            </w:pPr>
            <w:r w:rsidRPr="00CC0718">
              <w:rPr>
                <w:b/>
                <w:color w:val="5C83B4"/>
                <w:spacing w:val="-2"/>
                <w:sz w:val="24"/>
              </w:rPr>
              <w:t>Aggregated:</w:t>
            </w:r>
          </w:p>
        </w:tc>
        <w:tc>
          <w:tcPr>
            <w:tcW w:w="8912" w:type="dxa"/>
            <w:gridSpan w:val="7"/>
            <w:shd w:val="clear" w:color="auto" w:fill="FFFFFF" w:themeFill="background1"/>
            <w:tcMar/>
          </w:tcPr>
          <w:p w:rsidRPr="00CC0718" w:rsidR="00C71DC8" w:rsidP="00244814" w:rsidRDefault="00C71DC8" w14:paraId="5675050A" w14:textId="77777777">
            <w:pPr>
              <w:rPr>
                <w:b/>
                <w:color w:val="5C83B4"/>
                <w:spacing w:val="-2"/>
                <w:sz w:val="24"/>
              </w:rPr>
            </w:pPr>
            <w:r w:rsidRPr="00CC0718">
              <w:rPr>
                <w:b/>
                <w:color w:val="5C83B4"/>
                <w:spacing w:val="-2"/>
                <w:sz w:val="24"/>
              </w:rPr>
              <w:t>No</w:t>
            </w:r>
          </w:p>
        </w:tc>
      </w:tr>
      <w:tr w:rsidRPr="00CC0718" w:rsidR="00C71DC8" w:rsidTr="3A33D0EC" w14:paraId="42924856" w14:textId="77777777">
        <w:trPr>
          <w:trHeight w:val="344" w:hRule="exact"/>
        </w:trPr>
        <w:tc>
          <w:tcPr>
            <w:tcW w:w="3381" w:type="dxa"/>
            <w:gridSpan w:val="2"/>
            <w:tcBorders>
              <w:bottom w:val="single" w:color="8FB6EA" w:sz="5" w:space="0"/>
            </w:tcBorders>
            <w:shd w:val="clear" w:color="auto" w:fill="FFFFFF" w:themeFill="background1"/>
            <w:tcMar/>
          </w:tcPr>
          <w:p w:rsidRPr="00CC0718" w:rsidR="00C71DC8" w:rsidP="00244814" w:rsidRDefault="00C71DC8" w14:paraId="1498790D" w14:textId="77777777">
            <w:pPr>
              <w:rPr>
                <w:color w:val="000000"/>
                <w:spacing w:val="-2"/>
                <w:sz w:val="18"/>
              </w:rPr>
            </w:pPr>
            <w:r w:rsidRPr="00CC0718">
              <w:rPr>
                <w:color w:val="000000"/>
                <w:spacing w:val="-2"/>
                <w:sz w:val="18"/>
              </w:rPr>
              <w:t>Document</w:t>
            </w:r>
          </w:p>
        </w:tc>
        <w:tc>
          <w:tcPr>
            <w:tcW w:w="1132" w:type="dxa"/>
            <w:tcBorders>
              <w:bottom w:val="single" w:color="8FB6EA" w:sz="5" w:space="0"/>
            </w:tcBorders>
            <w:shd w:val="clear" w:color="auto" w:fill="FFFFFF" w:themeFill="background1"/>
            <w:tcMar/>
          </w:tcPr>
          <w:p w:rsidRPr="00CC0718" w:rsidR="00C71DC8" w:rsidP="00244814" w:rsidRDefault="00C71DC8" w14:paraId="3868A4B7" w14:textId="77777777">
            <w:pPr>
              <w:rPr>
                <w:color w:val="000000"/>
                <w:spacing w:val="-2"/>
                <w:sz w:val="18"/>
              </w:rPr>
            </w:pPr>
            <w:r w:rsidRPr="00CC0718">
              <w:rPr>
                <w:color w:val="000000"/>
                <w:spacing w:val="-2"/>
                <w:sz w:val="18"/>
              </w:rPr>
              <w:t>1</w:t>
            </w:r>
          </w:p>
        </w:tc>
        <w:tc>
          <w:tcPr>
            <w:tcW w:w="1576" w:type="dxa"/>
            <w:gridSpan w:val="2"/>
            <w:tcBorders>
              <w:bottom w:val="single" w:color="8FB6EA" w:sz="5" w:space="0"/>
            </w:tcBorders>
            <w:shd w:val="clear" w:color="auto" w:fill="FFFFFF" w:themeFill="background1"/>
            <w:tcMar/>
          </w:tcPr>
          <w:p w:rsidRPr="00CC0718" w:rsidR="00C71DC8" w:rsidP="00244814" w:rsidRDefault="00C71DC8" w14:paraId="2183D4C7" w14:textId="77777777">
            <w:pPr>
              <w:rPr>
                <w:color w:val="000000"/>
                <w:spacing w:val="-2"/>
                <w:sz w:val="18"/>
              </w:rPr>
            </w:pPr>
            <w:r w:rsidRPr="00CC0718">
              <w:rPr>
                <w:color w:val="000000"/>
                <w:spacing w:val="-2"/>
                <w:sz w:val="18"/>
              </w:rPr>
              <w:t>2</w:t>
            </w:r>
          </w:p>
        </w:tc>
        <w:tc>
          <w:tcPr>
            <w:tcW w:w="1362" w:type="dxa"/>
            <w:tcBorders>
              <w:bottom w:val="single" w:color="8FB6EA" w:sz="5" w:space="0"/>
            </w:tcBorders>
            <w:shd w:val="clear" w:color="auto" w:fill="FFFFFF" w:themeFill="background1"/>
            <w:tcMar/>
          </w:tcPr>
          <w:p w:rsidRPr="00CC0718" w:rsidR="00C71DC8" w:rsidP="00244814" w:rsidRDefault="00C71DC8" w14:paraId="59869708" w14:textId="77777777">
            <w:pPr>
              <w:rPr>
                <w:color w:val="000000"/>
                <w:spacing w:val="-2"/>
                <w:sz w:val="18"/>
              </w:rPr>
            </w:pPr>
            <w:r w:rsidRPr="00CC0718">
              <w:rPr>
                <w:color w:val="000000"/>
                <w:spacing w:val="-2"/>
                <w:sz w:val="18"/>
              </w:rPr>
              <w:t>25</w:t>
            </w:r>
          </w:p>
        </w:tc>
        <w:tc>
          <w:tcPr>
            <w:tcW w:w="1690" w:type="dxa"/>
            <w:tcBorders>
              <w:bottom w:val="single" w:color="8FB6EA" w:sz="5" w:space="0"/>
            </w:tcBorders>
            <w:shd w:val="clear" w:color="auto" w:fill="FFFFFF" w:themeFill="background1"/>
            <w:tcMar/>
          </w:tcPr>
          <w:p w:rsidRPr="00CC0718" w:rsidR="00C71DC8" w:rsidP="00244814" w:rsidRDefault="00C71DC8" w14:paraId="1B5CE55A" w14:textId="77777777">
            <w:pPr>
              <w:rPr>
                <w:color w:val="000000"/>
                <w:spacing w:val="-2"/>
                <w:sz w:val="18"/>
              </w:rPr>
            </w:pPr>
            <w:r w:rsidRPr="00CC0718">
              <w:rPr>
                <w:color w:val="000000"/>
                <w:spacing w:val="-2"/>
                <w:sz w:val="18"/>
              </w:rPr>
              <w:t>2</w:t>
            </w:r>
          </w:p>
        </w:tc>
        <w:tc>
          <w:tcPr>
            <w:tcW w:w="1576" w:type="dxa"/>
            <w:tcBorders>
              <w:bottom w:val="single" w:color="8FB6EA" w:sz="5" w:space="0"/>
            </w:tcBorders>
            <w:shd w:val="clear" w:color="auto" w:fill="FFFFFF" w:themeFill="background1"/>
            <w:tcMar/>
          </w:tcPr>
          <w:p w:rsidRPr="00CC0718" w:rsidR="00C71DC8" w:rsidP="00244814" w:rsidRDefault="00C71DC8" w14:paraId="55D76032" w14:textId="77777777">
            <w:pPr>
              <w:rPr>
                <w:color w:val="000000"/>
                <w:spacing w:val="-2"/>
                <w:sz w:val="18"/>
              </w:rPr>
            </w:pPr>
          </w:p>
        </w:tc>
      </w:tr>
      <w:tr w:rsidRPr="00CC0718" w:rsidR="00C71DC8" w:rsidTr="3A33D0EC" w14:paraId="43B06ED3" w14:textId="77777777">
        <w:trPr>
          <w:trHeight w:val="444" w:hRule="exact"/>
        </w:trPr>
        <w:tc>
          <w:tcPr>
            <w:tcW w:w="10717" w:type="dxa"/>
            <w:gridSpan w:val="8"/>
            <w:tcBorders>
              <w:top w:val="single" w:color="8FB6EA" w:sz="5" w:space="0"/>
            </w:tcBorders>
            <w:tcMar/>
          </w:tcPr>
          <w:p w:rsidRPr="00CC0718" w:rsidR="00C71DC8" w:rsidP="00244814" w:rsidRDefault="00C71DC8" w14:paraId="00EDF3D9" w14:textId="77777777"/>
        </w:tc>
      </w:tr>
      <w:tr w:rsidRPr="00CC0718" w:rsidR="00C71DC8" w:rsidTr="3A33D0EC" w14:paraId="0BD3E06C" w14:textId="77777777">
        <w:trPr>
          <w:trHeight w:val="344" w:hRule="exact"/>
        </w:trPr>
        <w:tc>
          <w:tcPr>
            <w:tcW w:w="10717" w:type="dxa"/>
            <w:gridSpan w:val="8"/>
            <w:shd w:val="clear" w:color="auto" w:fill="FFFFFF" w:themeFill="background1"/>
            <w:tcMar/>
          </w:tcPr>
          <w:p w:rsidRPr="00CC0718" w:rsidR="00C71DC8" w:rsidP="00244814" w:rsidRDefault="00C71DC8" w14:paraId="629867D2" w14:textId="77777777">
            <w:pPr>
              <w:rPr>
                <w:b/>
                <w:color w:val="5C83B4"/>
                <w:spacing w:val="-2"/>
                <w:sz w:val="24"/>
              </w:rPr>
            </w:pPr>
          </w:p>
        </w:tc>
      </w:tr>
      <w:tr w:rsidRPr="00CC0718" w:rsidR="00C71DC8" w:rsidTr="3A33D0EC" w14:paraId="7CAC44BF" w14:textId="77777777">
        <w:trPr>
          <w:trHeight w:val="444" w:hRule="exact"/>
        </w:trPr>
        <w:tc>
          <w:tcPr>
            <w:tcW w:w="1805" w:type="dxa"/>
            <w:shd w:val="clear" w:color="auto" w:fill="FFFFFF" w:themeFill="background1"/>
            <w:tcMar/>
          </w:tcPr>
          <w:p w:rsidRPr="00CC0718" w:rsidR="00C71DC8" w:rsidP="00244814" w:rsidRDefault="00C71DC8" w14:paraId="5A554FBF" w14:textId="77777777">
            <w:pPr>
              <w:rPr>
                <w:b/>
                <w:color w:val="5C83B4"/>
                <w:spacing w:val="-2"/>
                <w:sz w:val="24"/>
              </w:rPr>
            </w:pPr>
            <w:r w:rsidRPr="00CC0718">
              <w:rPr>
                <w:b/>
                <w:color w:val="5C83B4"/>
                <w:spacing w:val="-2"/>
                <w:sz w:val="24"/>
              </w:rPr>
              <w:t>Nickname:</w:t>
            </w:r>
          </w:p>
        </w:tc>
        <w:tc>
          <w:tcPr>
            <w:tcW w:w="8912" w:type="dxa"/>
            <w:gridSpan w:val="7"/>
            <w:vMerge w:val="restart"/>
            <w:shd w:val="clear" w:color="auto" w:fill="FFFFFF" w:themeFill="background1"/>
            <w:tcMar/>
          </w:tcPr>
          <w:p w:rsidRPr="00CC0718" w:rsidR="00C71DC8" w:rsidP="00244814" w:rsidRDefault="00C71DC8" w14:paraId="15E13B4A" w14:textId="77777777">
            <w:pPr>
              <w:rPr>
                <w:b/>
                <w:color w:val="5C83B4"/>
                <w:spacing w:val="-2"/>
                <w:sz w:val="24"/>
              </w:rPr>
            </w:pPr>
            <w:r w:rsidRPr="00CC0718">
              <w:rPr>
                <w:b/>
                <w:color w:val="5C83B4"/>
                <w:spacing w:val="-2"/>
                <w:sz w:val="24"/>
              </w:rPr>
              <w:t>Codes\\AXIAL CODE\\Q2- Role of Student Club\SKILL DEVELOPMENT\Improve our skills in singing</w:t>
            </w:r>
          </w:p>
        </w:tc>
      </w:tr>
      <w:tr w:rsidRPr="00CC0718" w:rsidR="00C71DC8" w:rsidTr="3A33D0EC" w14:paraId="5E7DD94A" w14:textId="77777777">
        <w:trPr>
          <w:trHeight w:val="459" w:hRule="exact"/>
        </w:trPr>
        <w:tc>
          <w:tcPr>
            <w:tcW w:w="1805" w:type="dxa"/>
            <w:shd w:val="clear" w:color="auto" w:fill="FFFFFF" w:themeFill="background1"/>
            <w:tcMar/>
          </w:tcPr>
          <w:p w:rsidRPr="00CC0718" w:rsidR="00C71DC8" w:rsidP="00244814" w:rsidRDefault="00C71DC8" w14:paraId="77D63C6F" w14:textId="77777777">
            <w:pPr>
              <w:rPr>
                <w:b/>
                <w:color w:val="5C83B4"/>
                <w:spacing w:val="-2"/>
                <w:sz w:val="24"/>
              </w:rPr>
            </w:pPr>
            <w:r w:rsidRPr="00CC0718">
              <w:rPr>
                <w:b/>
                <w:color w:val="5C83B4"/>
                <w:spacing w:val="-2"/>
                <w:sz w:val="24"/>
              </w:rPr>
              <w:t>Classification:</w:t>
            </w:r>
          </w:p>
        </w:tc>
        <w:tc>
          <w:tcPr>
            <w:tcW w:w="8912" w:type="dxa"/>
            <w:gridSpan w:val="7"/>
            <w:vMerge/>
            <w:tcMar/>
          </w:tcPr>
          <w:p w:rsidRPr="00CC0718" w:rsidR="00C71DC8" w:rsidP="00244814" w:rsidRDefault="00C71DC8" w14:paraId="70D9617D" w14:textId="77777777"/>
        </w:tc>
      </w:tr>
      <w:tr w:rsidRPr="00CC0718" w:rsidR="00C71DC8" w:rsidTr="3A33D0EC" w14:paraId="69F033CC" w14:textId="77777777">
        <w:trPr>
          <w:trHeight w:val="444" w:hRule="exact"/>
        </w:trPr>
        <w:tc>
          <w:tcPr>
            <w:tcW w:w="1805" w:type="dxa"/>
            <w:shd w:val="clear" w:color="auto" w:fill="FFFFFF" w:themeFill="background1"/>
            <w:tcMar/>
          </w:tcPr>
          <w:p w:rsidRPr="00CC0718" w:rsidR="00C71DC8" w:rsidP="00244814" w:rsidRDefault="00C71DC8" w14:paraId="1D05E6D8" w14:textId="77777777">
            <w:pPr>
              <w:rPr>
                <w:b/>
                <w:color w:val="5C83B4"/>
                <w:spacing w:val="-2"/>
                <w:sz w:val="24"/>
              </w:rPr>
            </w:pPr>
            <w:r w:rsidRPr="00CC0718">
              <w:rPr>
                <w:b/>
                <w:color w:val="5C83B4"/>
                <w:spacing w:val="-2"/>
                <w:sz w:val="24"/>
              </w:rPr>
              <w:t>Aggregated:</w:t>
            </w:r>
          </w:p>
        </w:tc>
        <w:tc>
          <w:tcPr>
            <w:tcW w:w="8912" w:type="dxa"/>
            <w:gridSpan w:val="7"/>
            <w:shd w:val="clear" w:color="auto" w:fill="FFFFFF" w:themeFill="background1"/>
            <w:tcMar/>
          </w:tcPr>
          <w:p w:rsidRPr="00CC0718" w:rsidR="00C71DC8" w:rsidP="00244814" w:rsidRDefault="00C71DC8" w14:paraId="0675A2B8" w14:textId="77777777">
            <w:pPr>
              <w:rPr>
                <w:b/>
                <w:color w:val="5C83B4"/>
                <w:spacing w:val="-2"/>
                <w:sz w:val="24"/>
              </w:rPr>
            </w:pPr>
            <w:r w:rsidRPr="00CC0718">
              <w:rPr>
                <w:b/>
                <w:color w:val="5C83B4"/>
                <w:spacing w:val="-2"/>
                <w:sz w:val="24"/>
              </w:rPr>
              <w:t>No</w:t>
            </w:r>
          </w:p>
        </w:tc>
      </w:tr>
      <w:tr w:rsidRPr="00CC0718" w:rsidR="00C71DC8" w:rsidTr="3A33D0EC" w14:paraId="69F8BE92" w14:textId="77777777">
        <w:trPr>
          <w:trHeight w:val="344" w:hRule="exact"/>
        </w:trPr>
        <w:tc>
          <w:tcPr>
            <w:tcW w:w="3381" w:type="dxa"/>
            <w:gridSpan w:val="2"/>
            <w:tcBorders>
              <w:bottom w:val="single" w:color="8FB6EA" w:sz="5" w:space="0"/>
            </w:tcBorders>
            <w:shd w:val="clear" w:color="auto" w:fill="FFFFFF" w:themeFill="background1"/>
            <w:tcMar/>
          </w:tcPr>
          <w:p w:rsidRPr="00CC0718" w:rsidR="00C71DC8" w:rsidP="00244814" w:rsidRDefault="00C71DC8" w14:paraId="3F0019D6" w14:textId="77777777">
            <w:pPr>
              <w:rPr>
                <w:color w:val="000000"/>
                <w:spacing w:val="-2"/>
                <w:sz w:val="18"/>
              </w:rPr>
            </w:pPr>
            <w:r w:rsidRPr="00CC0718">
              <w:rPr>
                <w:color w:val="000000"/>
                <w:spacing w:val="-2"/>
                <w:sz w:val="18"/>
              </w:rPr>
              <w:t>Document</w:t>
            </w:r>
          </w:p>
        </w:tc>
        <w:tc>
          <w:tcPr>
            <w:tcW w:w="1132" w:type="dxa"/>
            <w:tcBorders>
              <w:bottom w:val="single" w:color="8FB6EA" w:sz="5" w:space="0"/>
            </w:tcBorders>
            <w:shd w:val="clear" w:color="auto" w:fill="FFFFFF" w:themeFill="background1"/>
            <w:tcMar/>
          </w:tcPr>
          <w:p w:rsidRPr="00CC0718" w:rsidR="00C71DC8" w:rsidP="00244814" w:rsidRDefault="00C71DC8" w14:paraId="01EC02D5" w14:textId="77777777">
            <w:pPr>
              <w:rPr>
                <w:color w:val="000000"/>
                <w:spacing w:val="-2"/>
                <w:sz w:val="18"/>
              </w:rPr>
            </w:pPr>
            <w:r w:rsidRPr="00CC0718">
              <w:rPr>
                <w:color w:val="000000"/>
                <w:spacing w:val="-2"/>
                <w:sz w:val="18"/>
              </w:rPr>
              <w:t>1</w:t>
            </w:r>
          </w:p>
        </w:tc>
        <w:tc>
          <w:tcPr>
            <w:tcW w:w="1576" w:type="dxa"/>
            <w:gridSpan w:val="2"/>
            <w:tcBorders>
              <w:bottom w:val="single" w:color="8FB6EA" w:sz="5" w:space="0"/>
            </w:tcBorders>
            <w:shd w:val="clear" w:color="auto" w:fill="FFFFFF" w:themeFill="background1"/>
            <w:tcMar/>
          </w:tcPr>
          <w:p w:rsidRPr="00CC0718" w:rsidR="00C71DC8" w:rsidP="00244814" w:rsidRDefault="00C71DC8" w14:paraId="563561EC" w14:textId="77777777">
            <w:pPr>
              <w:rPr>
                <w:color w:val="000000"/>
                <w:spacing w:val="-2"/>
                <w:sz w:val="18"/>
              </w:rPr>
            </w:pPr>
            <w:r w:rsidRPr="00CC0718">
              <w:rPr>
                <w:color w:val="000000"/>
                <w:spacing w:val="-2"/>
                <w:sz w:val="18"/>
              </w:rPr>
              <w:t>1</w:t>
            </w:r>
          </w:p>
        </w:tc>
        <w:tc>
          <w:tcPr>
            <w:tcW w:w="1362" w:type="dxa"/>
            <w:tcBorders>
              <w:bottom w:val="single" w:color="8FB6EA" w:sz="5" w:space="0"/>
            </w:tcBorders>
            <w:shd w:val="clear" w:color="auto" w:fill="FFFFFF" w:themeFill="background1"/>
            <w:tcMar/>
          </w:tcPr>
          <w:p w:rsidRPr="00CC0718" w:rsidR="00C71DC8" w:rsidP="00244814" w:rsidRDefault="00C71DC8" w14:paraId="58FA6B95" w14:textId="77777777">
            <w:pPr>
              <w:rPr>
                <w:color w:val="000000"/>
                <w:spacing w:val="-2"/>
                <w:sz w:val="18"/>
              </w:rPr>
            </w:pPr>
            <w:r w:rsidRPr="00CC0718">
              <w:rPr>
                <w:color w:val="000000"/>
                <w:spacing w:val="-2"/>
                <w:sz w:val="18"/>
              </w:rPr>
              <w:t>6</w:t>
            </w:r>
          </w:p>
        </w:tc>
        <w:tc>
          <w:tcPr>
            <w:tcW w:w="1690" w:type="dxa"/>
            <w:tcBorders>
              <w:bottom w:val="single" w:color="8FB6EA" w:sz="5" w:space="0"/>
            </w:tcBorders>
            <w:shd w:val="clear" w:color="auto" w:fill="FFFFFF" w:themeFill="background1"/>
            <w:tcMar/>
          </w:tcPr>
          <w:p w:rsidRPr="00CC0718" w:rsidR="00C71DC8" w:rsidP="00244814" w:rsidRDefault="00C71DC8" w14:paraId="19FE2399" w14:textId="77777777">
            <w:pPr>
              <w:rPr>
                <w:color w:val="000000"/>
                <w:spacing w:val="-2"/>
                <w:sz w:val="18"/>
              </w:rPr>
            </w:pPr>
            <w:r w:rsidRPr="00CC0718">
              <w:rPr>
                <w:color w:val="000000"/>
                <w:spacing w:val="-2"/>
                <w:sz w:val="18"/>
              </w:rPr>
              <w:t>1</w:t>
            </w:r>
          </w:p>
        </w:tc>
        <w:tc>
          <w:tcPr>
            <w:tcW w:w="1576" w:type="dxa"/>
            <w:tcBorders>
              <w:bottom w:val="single" w:color="8FB6EA" w:sz="5" w:space="0"/>
            </w:tcBorders>
            <w:shd w:val="clear" w:color="auto" w:fill="FFFFFF" w:themeFill="background1"/>
            <w:tcMar/>
          </w:tcPr>
          <w:p w:rsidRPr="00CC0718" w:rsidR="00C71DC8" w:rsidP="00244814" w:rsidRDefault="00C71DC8" w14:paraId="45A870B6" w14:textId="77777777">
            <w:pPr>
              <w:rPr>
                <w:color w:val="000000"/>
                <w:spacing w:val="-2"/>
                <w:sz w:val="18"/>
              </w:rPr>
            </w:pPr>
          </w:p>
        </w:tc>
      </w:tr>
      <w:tr w:rsidRPr="00CC0718" w:rsidR="00C71DC8" w:rsidTr="3A33D0EC" w14:paraId="3CB2BE9B" w14:textId="77777777">
        <w:trPr>
          <w:trHeight w:val="444" w:hRule="exact"/>
        </w:trPr>
        <w:tc>
          <w:tcPr>
            <w:tcW w:w="10717" w:type="dxa"/>
            <w:gridSpan w:val="8"/>
            <w:tcBorders>
              <w:top w:val="single" w:color="8FB6EA" w:sz="5" w:space="0"/>
            </w:tcBorders>
            <w:tcMar/>
          </w:tcPr>
          <w:p w:rsidRPr="00CC0718" w:rsidR="00C71DC8" w:rsidP="00244814" w:rsidRDefault="00C71DC8" w14:paraId="06B3D9AF" w14:textId="77777777"/>
        </w:tc>
      </w:tr>
      <w:tr w:rsidRPr="00CC0718" w:rsidR="00C71DC8" w:rsidTr="3A33D0EC" w14:paraId="2F7E7B1D" w14:textId="77777777">
        <w:trPr>
          <w:trHeight w:val="344" w:hRule="exact"/>
        </w:trPr>
        <w:tc>
          <w:tcPr>
            <w:tcW w:w="10717" w:type="dxa"/>
            <w:gridSpan w:val="8"/>
            <w:shd w:val="clear" w:color="auto" w:fill="FFFFFF" w:themeFill="background1"/>
            <w:tcMar/>
          </w:tcPr>
          <w:p w:rsidRPr="00CC0718" w:rsidR="00C71DC8" w:rsidP="00244814" w:rsidRDefault="00C71DC8" w14:paraId="30470458" w14:textId="77777777">
            <w:pPr>
              <w:rPr>
                <w:b/>
                <w:color w:val="5C83B4"/>
                <w:spacing w:val="-2"/>
                <w:sz w:val="24"/>
              </w:rPr>
            </w:pPr>
          </w:p>
        </w:tc>
      </w:tr>
      <w:tr w:rsidRPr="00CC0718" w:rsidR="00C71DC8" w:rsidTr="3A33D0EC" w14:paraId="04D12159" w14:textId="77777777">
        <w:trPr>
          <w:trHeight w:val="444" w:hRule="exact"/>
        </w:trPr>
        <w:tc>
          <w:tcPr>
            <w:tcW w:w="1805" w:type="dxa"/>
            <w:shd w:val="clear" w:color="auto" w:fill="FFFFFF" w:themeFill="background1"/>
            <w:tcMar/>
          </w:tcPr>
          <w:p w:rsidRPr="00CC0718" w:rsidR="00C71DC8" w:rsidP="00244814" w:rsidRDefault="00C71DC8" w14:paraId="2245C487" w14:textId="77777777">
            <w:pPr>
              <w:rPr>
                <w:b/>
                <w:color w:val="5C83B4"/>
                <w:spacing w:val="-2"/>
                <w:sz w:val="24"/>
              </w:rPr>
            </w:pPr>
            <w:r w:rsidRPr="00CC0718">
              <w:rPr>
                <w:b/>
                <w:color w:val="5C83B4"/>
                <w:spacing w:val="-2"/>
                <w:sz w:val="24"/>
              </w:rPr>
              <w:t>Nickname:</w:t>
            </w:r>
          </w:p>
        </w:tc>
        <w:tc>
          <w:tcPr>
            <w:tcW w:w="8912" w:type="dxa"/>
            <w:gridSpan w:val="7"/>
            <w:vMerge w:val="restart"/>
            <w:shd w:val="clear" w:color="auto" w:fill="FFFFFF" w:themeFill="background1"/>
            <w:tcMar/>
          </w:tcPr>
          <w:p w:rsidRPr="00CC0718" w:rsidR="00C71DC8" w:rsidP="00244814" w:rsidRDefault="00C71DC8" w14:paraId="69914356" w14:textId="77777777">
            <w:pPr>
              <w:rPr>
                <w:b/>
                <w:color w:val="5C83B4"/>
                <w:spacing w:val="-2"/>
                <w:sz w:val="24"/>
              </w:rPr>
            </w:pPr>
            <w:r w:rsidRPr="00CC0718">
              <w:rPr>
                <w:b/>
                <w:color w:val="5C83B4"/>
                <w:spacing w:val="-2"/>
                <w:sz w:val="24"/>
              </w:rPr>
              <w:t>Codes\\AXIAL CODE\\Q2- Role of Student Club\SKILL DEVELOPMENT\Learn different skills</w:t>
            </w:r>
          </w:p>
        </w:tc>
      </w:tr>
      <w:tr w:rsidRPr="00CC0718" w:rsidR="00C71DC8" w:rsidTr="3A33D0EC" w14:paraId="17057BE7" w14:textId="77777777">
        <w:trPr>
          <w:trHeight w:val="459" w:hRule="exact"/>
        </w:trPr>
        <w:tc>
          <w:tcPr>
            <w:tcW w:w="1805" w:type="dxa"/>
            <w:shd w:val="clear" w:color="auto" w:fill="FFFFFF" w:themeFill="background1"/>
            <w:tcMar/>
          </w:tcPr>
          <w:p w:rsidRPr="00CC0718" w:rsidR="00C71DC8" w:rsidP="00244814" w:rsidRDefault="00C71DC8" w14:paraId="65F90468" w14:textId="77777777">
            <w:pPr>
              <w:rPr>
                <w:b/>
                <w:color w:val="5C83B4"/>
                <w:spacing w:val="-2"/>
                <w:sz w:val="24"/>
              </w:rPr>
            </w:pPr>
            <w:r w:rsidRPr="00CC0718">
              <w:rPr>
                <w:b/>
                <w:color w:val="5C83B4"/>
                <w:spacing w:val="-2"/>
                <w:sz w:val="24"/>
              </w:rPr>
              <w:t>Classification:</w:t>
            </w:r>
          </w:p>
        </w:tc>
        <w:tc>
          <w:tcPr>
            <w:tcW w:w="8912" w:type="dxa"/>
            <w:gridSpan w:val="7"/>
            <w:vMerge/>
            <w:tcMar/>
          </w:tcPr>
          <w:p w:rsidRPr="00CC0718" w:rsidR="00C71DC8" w:rsidP="00244814" w:rsidRDefault="00C71DC8" w14:paraId="1D2B0903" w14:textId="77777777"/>
        </w:tc>
      </w:tr>
      <w:tr w:rsidRPr="00CC0718" w:rsidR="00C71DC8" w:rsidTr="3A33D0EC" w14:paraId="48D0E9A3" w14:textId="77777777">
        <w:trPr>
          <w:trHeight w:val="444" w:hRule="exact"/>
        </w:trPr>
        <w:tc>
          <w:tcPr>
            <w:tcW w:w="1805" w:type="dxa"/>
            <w:shd w:val="clear" w:color="auto" w:fill="FFFFFF" w:themeFill="background1"/>
            <w:tcMar/>
          </w:tcPr>
          <w:p w:rsidRPr="00CC0718" w:rsidR="00C71DC8" w:rsidP="00244814" w:rsidRDefault="00C71DC8" w14:paraId="486F0F28" w14:textId="77777777">
            <w:pPr>
              <w:rPr>
                <w:b/>
                <w:color w:val="5C83B4"/>
                <w:spacing w:val="-2"/>
                <w:sz w:val="24"/>
              </w:rPr>
            </w:pPr>
            <w:r w:rsidRPr="00CC0718">
              <w:rPr>
                <w:b/>
                <w:color w:val="5C83B4"/>
                <w:spacing w:val="-2"/>
                <w:sz w:val="24"/>
              </w:rPr>
              <w:t>Aggregated:</w:t>
            </w:r>
          </w:p>
        </w:tc>
        <w:tc>
          <w:tcPr>
            <w:tcW w:w="8912" w:type="dxa"/>
            <w:gridSpan w:val="7"/>
            <w:shd w:val="clear" w:color="auto" w:fill="FFFFFF" w:themeFill="background1"/>
            <w:tcMar/>
          </w:tcPr>
          <w:p w:rsidRPr="00CC0718" w:rsidR="00C71DC8" w:rsidP="00244814" w:rsidRDefault="00C71DC8" w14:paraId="67A53AE2" w14:textId="77777777">
            <w:pPr>
              <w:rPr>
                <w:b/>
                <w:color w:val="5C83B4"/>
                <w:spacing w:val="-2"/>
                <w:sz w:val="24"/>
              </w:rPr>
            </w:pPr>
            <w:r w:rsidRPr="00CC0718">
              <w:rPr>
                <w:b/>
                <w:color w:val="5C83B4"/>
                <w:spacing w:val="-2"/>
                <w:sz w:val="24"/>
              </w:rPr>
              <w:t>No</w:t>
            </w:r>
          </w:p>
        </w:tc>
      </w:tr>
      <w:tr w:rsidRPr="00CC0718" w:rsidR="00C71DC8" w:rsidTr="3A33D0EC" w14:paraId="59C8D7A6" w14:textId="77777777">
        <w:trPr>
          <w:trHeight w:val="344" w:hRule="exact"/>
        </w:trPr>
        <w:tc>
          <w:tcPr>
            <w:tcW w:w="3381" w:type="dxa"/>
            <w:gridSpan w:val="2"/>
            <w:tcBorders>
              <w:bottom w:val="single" w:color="8FB6EA" w:sz="5" w:space="0"/>
            </w:tcBorders>
            <w:shd w:val="clear" w:color="auto" w:fill="FFFFFF" w:themeFill="background1"/>
            <w:tcMar/>
          </w:tcPr>
          <w:p w:rsidRPr="00CC0718" w:rsidR="00C71DC8" w:rsidP="00244814" w:rsidRDefault="00C71DC8" w14:paraId="119FDD85" w14:textId="77777777">
            <w:pPr>
              <w:rPr>
                <w:color w:val="000000"/>
                <w:spacing w:val="-2"/>
                <w:sz w:val="18"/>
              </w:rPr>
            </w:pPr>
            <w:r w:rsidRPr="00CC0718">
              <w:rPr>
                <w:color w:val="000000"/>
                <w:spacing w:val="-2"/>
                <w:sz w:val="18"/>
              </w:rPr>
              <w:t>Document</w:t>
            </w:r>
          </w:p>
        </w:tc>
        <w:tc>
          <w:tcPr>
            <w:tcW w:w="1132" w:type="dxa"/>
            <w:tcBorders>
              <w:bottom w:val="single" w:color="8FB6EA" w:sz="5" w:space="0"/>
            </w:tcBorders>
            <w:shd w:val="clear" w:color="auto" w:fill="FFFFFF" w:themeFill="background1"/>
            <w:tcMar/>
          </w:tcPr>
          <w:p w:rsidRPr="00CC0718" w:rsidR="00C71DC8" w:rsidP="00244814" w:rsidRDefault="00C71DC8" w14:paraId="3D01FFD9" w14:textId="77777777">
            <w:pPr>
              <w:rPr>
                <w:color w:val="000000"/>
                <w:spacing w:val="-2"/>
                <w:sz w:val="18"/>
              </w:rPr>
            </w:pPr>
            <w:r w:rsidRPr="00CC0718">
              <w:rPr>
                <w:color w:val="000000"/>
                <w:spacing w:val="-2"/>
                <w:sz w:val="18"/>
              </w:rPr>
              <w:t>2</w:t>
            </w:r>
          </w:p>
        </w:tc>
        <w:tc>
          <w:tcPr>
            <w:tcW w:w="1576" w:type="dxa"/>
            <w:gridSpan w:val="2"/>
            <w:tcBorders>
              <w:bottom w:val="single" w:color="8FB6EA" w:sz="5" w:space="0"/>
            </w:tcBorders>
            <w:shd w:val="clear" w:color="auto" w:fill="FFFFFF" w:themeFill="background1"/>
            <w:tcMar/>
          </w:tcPr>
          <w:p w:rsidRPr="00CC0718" w:rsidR="00C71DC8" w:rsidP="00244814" w:rsidRDefault="00C71DC8" w14:paraId="10C0FB15" w14:textId="77777777">
            <w:pPr>
              <w:rPr>
                <w:color w:val="000000"/>
                <w:spacing w:val="-2"/>
                <w:sz w:val="18"/>
              </w:rPr>
            </w:pPr>
            <w:r w:rsidRPr="00CC0718">
              <w:rPr>
                <w:color w:val="000000"/>
                <w:spacing w:val="-2"/>
                <w:sz w:val="18"/>
              </w:rPr>
              <w:t>6</w:t>
            </w:r>
          </w:p>
        </w:tc>
        <w:tc>
          <w:tcPr>
            <w:tcW w:w="1362" w:type="dxa"/>
            <w:tcBorders>
              <w:bottom w:val="single" w:color="8FB6EA" w:sz="5" w:space="0"/>
            </w:tcBorders>
            <w:shd w:val="clear" w:color="auto" w:fill="FFFFFF" w:themeFill="background1"/>
            <w:tcMar/>
          </w:tcPr>
          <w:p w:rsidRPr="00CC0718" w:rsidR="00C71DC8" w:rsidP="00244814" w:rsidRDefault="00C71DC8" w14:paraId="566D0089" w14:textId="77777777">
            <w:pPr>
              <w:rPr>
                <w:color w:val="000000"/>
                <w:spacing w:val="-2"/>
                <w:sz w:val="18"/>
              </w:rPr>
            </w:pPr>
            <w:r w:rsidRPr="00CC0718">
              <w:rPr>
                <w:color w:val="000000"/>
                <w:spacing w:val="-2"/>
                <w:sz w:val="18"/>
              </w:rPr>
              <w:t>54</w:t>
            </w:r>
          </w:p>
        </w:tc>
        <w:tc>
          <w:tcPr>
            <w:tcW w:w="1690" w:type="dxa"/>
            <w:tcBorders>
              <w:bottom w:val="single" w:color="8FB6EA" w:sz="5" w:space="0"/>
            </w:tcBorders>
            <w:shd w:val="clear" w:color="auto" w:fill="FFFFFF" w:themeFill="background1"/>
            <w:tcMar/>
          </w:tcPr>
          <w:p w:rsidRPr="00CC0718" w:rsidR="00C71DC8" w:rsidP="00244814" w:rsidRDefault="00C71DC8" w14:paraId="2EBA728B" w14:textId="77777777">
            <w:pPr>
              <w:rPr>
                <w:color w:val="000000"/>
                <w:spacing w:val="-2"/>
                <w:sz w:val="18"/>
              </w:rPr>
            </w:pPr>
            <w:r w:rsidRPr="00CC0718">
              <w:rPr>
                <w:color w:val="000000"/>
                <w:spacing w:val="-2"/>
                <w:sz w:val="18"/>
              </w:rPr>
              <w:t>6</w:t>
            </w:r>
          </w:p>
        </w:tc>
        <w:tc>
          <w:tcPr>
            <w:tcW w:w="1576" w:type="dxa"/>
            <w:tcBorders>
              <w:bottom w:val="single" w:color="8FB6EA" w:sz="5" w:space="0"/>
            </w:tcBorders>
            <w:shd w:val="clear" w:color="auto" w:fill="FFFFFF" w:themeFill="background1"/>
            <w:tcMar/>
          </w:tcPr>
          <w:p w:rsidRPr="00CC0718" w:rsidR="00C71DC8" w:rsidP="00244814" w:rsidRDefault="00C71DC8" w14:paraId="41C9121E" w14:textId="77777777">
            <w:pPr>
              <w:rPr>
                <w:color w:val="000000"/>
                <w:spacing w:val="-2"/>
                <w:sz w:val="18"/>
              </w:rPr>
            </w:pPr>
          </w:p>
        </w:tc>
      </w:tr>
      <w:tr w:rsidRPr="00CC0718" w:rsidR="00C71DC8" w:rsidTr="3A33D0EC" w14:paraId="3F41E473" w14:textId="77777777">
        <w:trPr>
          <w:trHeight w:val="1146" w:hRule="exact"/>
        </w:trPr>
        <w:tc>
          <w:tcPr>
            <w:tcW w:w="10717" w:type="dxa"/>
            <w:gridSpan w:val="8"/>
            <w:tcBorders>
              <w:top w:val="single" w:color="8FB6EA" w:sz="5" w:space="0"/>
            </w:tcBorders>
            <w:tcMar/>
          </w:tcPr>
          <w:p w:rsidRPr="00CC0718" w:rsidR="00C71DC8" w:rsidP="00244814" w:rsidRDefault="00C71DC8" w14:paraId="0905D17A" w14:textId="77777777"/>
        </w:tc>
      </w:tr>
      <w:tr w:rsidRPr="00CC0718" w:rsidR="00C71DC8" w:rsidTr="3A33D0EC" w14:paraId="59B2F363" w14:textId="77777777">
        <w:trPr>
          <w:trHeight w:val="1160" w:hRule="exact"/>
        </w:trPr>
        <w:tc>
          <w:tcPr>
            <w:tcW w:w="10717" w:type="dxa"/>
            <w:gridSpan w:val="8"/>
            <w:tcMar/>
          </w:tcPr>
          <w:p w:rsidRPr="00CC0718" w:rsidR="00C71DC8" w:rsidP="00244814" w:rsidRDefault="00C71DC8" w14:paraId="5DE5F348" w14:textId="77777777"/>
        </w:tc>
      </w:tr>
      <w:tr w:rsidRPr="00CC0718" w:rsidR="00C71DC8" w:rsidTr="3A33D0EC" w14:paraId="73D3214A" w14:textId="77777777">
        <w:trPr>
          <w:trHeight w:val="459" w:hRule="exact"/>
        </w:trPr>
        <w:tc>
          <w:tcPr>
            <w:tcW w:w="5359" w:type="dxa"/>
            <w:gridSpan w:val="4"/>
            <w:shd w:val="clear" w:color="auto" w:fill="FFFFFF" w:themeFill="background1"/>
            <w:tcMar/>
          </w:tcPr>
          <w:p w:rsidRPr="00CC0718" w:rsidR="00C71DC8" w:rsidP="00244814" w:rsidRDefault="00C71DC8" w14:paraId="412FFBD3" w14:textId="77777777">
            <w:pPr>
              <w:jc w:val="right"/>
              <w:rPr>
                <w:color w:val="000066"/>
                <w:spacing w:val="-2"/>
                <w:sz w:val="16"/>
              </w:rPr>
            </w:pPr>
            <w:r w:rsidRPr="00CC0718">
              <w:rPr>
                <w:color w:val="000066"/>
                <w:spacing w:val="-2"/>
                <w:sz w:val="16"/>
              </w:rPr>
              <w:t>Formatted Reports\\Code Summary Formatted Report</w:t>
            </w:r>
          </w:p>
        </w:tc>
        <w:tc>
          <w:tcPr>
            <w:tcW w:w="5358" w:type="dxa"/>
            <w:gridSpan w:val="4"/>
            <w:shd w:val="clear" w:color="auto" w:fill="FFFFFF" w:themeFill="background1"/>
            <w:tcMar/>
          </w:tcPr>
          <w:p w:rsidRPr="00CC0718" w:rsidR="00C71DC8" w:rsidP="00244814" w:rsidRDefault="00C71DC8" w14:paraId="68DCA5D7" w14:textId="77777777">
            <w:pPr>
              <w:jc w:val="right"/>
              <w:rPr>
                <w:color w:val="000066"/>
                <w:spacing w:val="-2"/>
                <w:sz w:val="16"/>
              </w:rPr>
            </w:pPr>
            <w:r w:rsidRPr="00CC0718">
              <w:rPr>
                <w:color w:val="000066"/>
                <w:spacing w:val="-2"/>
                <w:sz w:val="16"/>
              </w:rPr>
              <w:t>Page 33 of 104</w:t>
            </w:r>
          </w:p>
        </w:tc>
      </w:tr>
      <w:tr w:rsidRPr="00CC0718" w:rsidR="00C71DC8" w:rsidTr="3A33D0EC" w14:paraId="71A20CAC" w14:textId="77777777">
        <w:trPr>
          <w:trHeight w:val="444" w:hRule="exact"/>
        </w:trPr>
        <w:tc>
          <w:tcPr>
            <w:tcW w:w="10717" w:type="dxa"/>
            <w:gridSpan w:val="8"/>
            <w:shd w:val="clear" w:color="auto" w:fill="FFFFFF" w:themeFill="background1"/>
            <w:tcMar/>
            <w:vAlign w:val="center"/>
          </w:tcPr>
          <w:p w:rsidRPr="00CC0718" w:rsidR="00C71DC8" w:rsidP="00244814" w:rsidRDefault="00C71DC8" w14:paraId="05B0FB36" w14:textId="77777777">
            <w:pPr>
              <w:jc w:val="right"/>
              <w:rPr>
                <w:color w:val="000066"/>
                <w:spacing w:val="-2"/>
                <w:sz w:val="16"/>
              </w:rPr>
            </w:pPr>
            <w:r w:rsidRPr="00CC0718">
              <w:rPr>
                <w:color w:val="000066"/>
                <w:spacing w:val="-2"/>
                <w:sz w:val="16"/>
              </w:rPr>
              <w:t>11/13/2024 3:39 PM</w:t>
            </w:r>
          </w:p>
        </w:tc>
      </w:tr>
      <w:tr w:rsidRPr="00CC0718" w:rsidR="00C71DC8" w:rsidTr="3A33D0EC" w14:paraId="4A3775AC" w14:textId="77777777">
        <w:trPr>
          <w:trHeight w:val="459" w:hRule="exact"/>
        </w:trPr>
        <w:tc>
          <w:tcPr>
            <w:tcW w:w="3381" w:type="dxa"/>
            <w:gridSpan w:val="2"/>
            <w:shd w:val="clear" w:color="auto" w:fill="8FB6EA"/>
            <w:tcMar/>
          </w:tcPr>
          <w:p w:rsidRPr="00CC0718" w:rsidR="00C71DC8" w:rsidP="00244814" w:rsidRDefault="00C71DC8" w14:paraId="70CD1C51" w14:textId="77777777">
            <w:pPr>
              <w:rPr>
                <w:b/>
                <w:color w:val="000066"/>
                <w:spacing w:val="-2"/>
                <w:sz w:val="18"/>
              </w:rPr>
            </w:pPr>
            <w:r w:rsidRPr="00CC0718">
              <w:rPr>
                <w:b/>
                <w:color w:val="000066"/>
                <w:spacing w:val="-2"/>
                <w:sz w:val="18"/>
              </w:rPr>
              <w:t>File Type</w:t>
            </w:r>
          </w:p>
        </w:tc>
        <w:tc>
          <w:tcPr>
            <w:tcW w:w="1132" w:type="dxa"/>
            <w:shd w:val="clear" w:color="auto" w:fill="8FB6EA"/>
            <w:tcMar/>
          </w:tcPr>
          <w:p w:rsidRPr="00CC0718" w:rsidR="00C71DC8" w:rsidP="00244814" w:rsidRDefault="00C71DC8" w14:paraId="07C4369B" w14:textId="77777777">
            <w:pPr>
              <w:rPr>
                <w:b/>
                <w:color w:val="000066"/>
                <w:spacing w:val="-2"/>
                <w:sz w:val="18"/>
              </w:rPr>
            </w:pPr>
            <w:r w:rsidRPr="00CC0718">
              <w:rPr>
                <w:b/>
                <w:color w:val="000066"/>
                <w:spacing w:val="-2"/>
                <w:sz w:val="18"/>
              </w:rPr>
              <w:t>Number of Files</w:t>
            </w:r>
          </w:p>
        </w:tc>
        <w:tc>
          <w:tcPr>
            <w:tcW w:w="1576" w:type="dxa"/>
            <w:gridSpan w:val="2"/>
            <w:shd w:val="clear" w:color="auto" w:fill="8FB6EA"/>
            <w:tcMar/>
          </w:tcPr>
          <w:p w:rsidRPr="00CC0718" w:rsidR="00C71DC8" w:rsidP="00244814" w:rsidRDefault="00C71DC8" w14:paraId="0D6F906F" w14:textId="77777777">
            <w:pPr>
              <w:rPr>
                <w:b/>
                <w:color w:val="000066"/>
                <w:spacing w:val="-2"/>
                <w:sz w:val="18"/>
              </w:rPr>
            </w:pPr>
            <w:r w:rsidRPr="00CC0718">
              <w:rPr>
                <w:b/>
                <w:color w:val="000066"/>
                <w:spacing w:val="-2"/>
                <w:sz w:val="18"/>
              </w:rPr>
              <w:t>Number of Coding References</w:t>
            </w:r>
          </w:p>
        </w:tc>
        <w:tc>
          <w:tcPr>
            <w:tcW w:w="1362" w:type="dxa"/>
            <w:shd w:val="clear" w:color="auto" w:fill="8FB6EA"/>
            <w:tcMar/>
          </w:tcPr>
          <w:p w:rsidRPr="00CC0718" w:rsidR="00C71DC8" w:rsidP="00244814" w:rsidRDefault="00C71DC8" w14:paraId="0C04A7AD" w14:textId="77777777">
            <w:pPr>
              <w:rPr>
                <w:b/>
                <w:color w:val="000066"/>
                <w:spacing w:val="-2"/>
                <w:sz w:val="18"/>
              </w:rPr>
            </w:pPr>
            <w:r w:rsidRPr="00CC0718">
              <w:rPr>
                <w:b/>
                <w:color w:val="000066"/>
                <w:spacing w:val="-2"/>
                <w:sz w:val="18"/>
              </w:rPr>
              <w:t>Number of Words Coded</w:t>
            </w:r>
          </w:p>
        </w:tc>
        <w:tc>
          <w:tcPr>
            <w:tcW w:w="1690" w:type="dxa"/>
            <w:shd w:val="clear" w:color="auto" w:fill="8FB6EA"/>
            <w:tcMar/>
          </w:tcPr>
          <w:p w:rsidRPr="00CC0718" w:rsidR="00C71DC8" w:rsidP="00244814" w:rsidRDefault="00C71DC8" w14:paraId="29A157EA" w14:textId="77777777">
            <w:pPr>
              <w:rPr>
                <w:b/>
                <w:color w:val="000066"/>
                <w:spacing w:val="-2"/>
                <w:sz w:val="18"/>
              </w:rPr>
            </w:pPr>
            <w:r w:rsidRPr="00CC0718">
              <w:rPr>
                <w:b/>
                <w:color w:val="000066"/>
                <w:spacing w:val="-2"/>
                <w:sz w:val="18"/>
              </w:rPr>
              <w:t>Number of Paragraphs Coded</w:t>
            </w:r>
          </w:p>
        </w:tc>
        <w:tc>
          <w:tcPr>
            <w:tcW w:w="1576" w:type="dxa"/>
            <w:shd w:val="clear" w:color="auto" w:fill="8FB6EA"/>
            <w:tcMar/>
          </w:tcPr>
          <w:p w:rsidRPr="00CC0718" w:rsidR="00C71DC8" w:rsidP="00244814" w:rsidRDefault="00C71DC8" w14:paraId="2DB66B19" w14:textId="77777777">
            <w:pPr>
              <w:rPr>
                <w:b/>
                <w:color w:val="000066"/>
                <w:spacing w:val="-2"/>
                <w:sz w:val="18"/>
              </w:rPr>
            </w:pPr>
            <w:r w:rsidRPr="00CC0718">
              <w:rPr>
                <w:b/>
                <w:color w:val="000066"/>
                <w:spacing w:val="-2"/>
                <w:sz w:val="18"/>
              </w:rPr>
              <w:t>Duration Coded</w:t>
            </w:r>
          </w:p>
        </w:tc>
      </w:tr>
      <w:tr w:rsidRPr="00CC0718" w:rsidR="00C71DC8" w:rsidTr="3A33D0EC" w14:paraId="37BE8874" w14:textId="77777777">
        <w:trPr>
          <w:trHeight w:val="344" w:hRule="exact"/>
        </w:trPr>
        <w:tc>
          <w:tcPr>
            <w:tcW w:w="10717" w:type="dxa"/>
            <w:gridSpan w:val="8"/>
            <w:shd w:val="clear" w:color="auto" w:fill="FFFFFF" w:themeFill="background1"/>
            <w:tcMar/>
          </w:tcPr>
          <w:p w:rsidRPr="00CC0718" w:rsidR="00C71DC8" w:rsidP="00244814" w:rsidRDefault="00C71DC8" w14:paraId="4CAA2E49" w14:textId="77777777">
            <w:pPr>
              <w:rPr>
                <w:b/>
                <w:color w:val="5C83B4"/>
                <w:spacing w:val="-2"/>
                <w:sz w:val="24"/>
              </w:rPr>
            </w:pPr>
          </w:p>
        </w:tc>
      </w:tr>
      <w:tr w:rsidRPr="00CC0718" w:rsidR="00C71DC8" w:rsidTr="3A33D0EC" w14:paraId="4133734C" w14:textId="77777777">
        <w:trPr>
          <w:trHeight w:val="458" w:hRule="exact"/>
        </w:trPr>
        <w:tc>
          <w:tcPr>
            <w:tcW w:w="1805" w:type="dxa"/>
            <w:shd w:val="clear" w:color="auto" w:fill="FFFFFF" w:themeFill="background1"/>
            <w:tcMar/>
          </w:tcPr>
          <w:p w:rsidRPr="00CC0718" w:rsidR="00C71DC8" w:rsidP="00244814" w:rsidRDefault="00C71DC8" w14:paraId="23858D21" w14:textId="77777777">
            <w:pPr>
              <w:rPr>
                <w:b/>
                <w:color w:val="5C83B4"/>
                <w:spacing w:val="-2"/>
                <w:sz w:val="24"/>
              </w:rPr>
            </w:pPr>
            <w:r w:rsidRPr="00CC0718">
              <w:rPr>
                <w:b/>
                <w:color w:val="5C83B4"/>
                <w:spacing w:val="-2"/>
                <w:sz w:val="24"/>
              </w:rPr>
              <w:t>Nickname:</w:t>
            </w:r>
          </w:p>
        </w:tc>
        <w:tc>
          <w:tcPr>
            <w:tcW w:w="8912" w:type="dxa"/>
            <w:gridSpan w:val="7"/>
            <w:vMerge w:val="restart"/>
            <w:shd w:val="clear" w:color="auto" w:fill="FFFFFF" w:themeFill="background1"/>
            <w:tcMar/>
          </w:tcPr>
          <w:p w:rsidRPr="00CC0718" w:rsidR="00C71DC8" w:rsidP="00244814" w:rsidRDefault="00C71DC8" w14:paraId="5583ED4D" w14:textId="77777777">
            <w:pPr>
              <w:rPr>
                <w:b/>
                <w:color w:val="5C83B4"/>
                <w:spacing w:val="-2"/>
                <w:sz w:val="24"/>
              </w:rPr>
            </w:pPr>
            <w:r w:rsidRPr="00CC0718">
              <w:rPr>
                <w:b/>
                <w:color w:val="5C83B4"/>
                <w:spacing w:val="-2"/>
                <w:sz w:val="24"/>
              </w:rPr>
              <w:t>Codes\\AXIAL CODE\\Q2- Role of Student Club\SKILL DEVELOPMENT\Life outside of academics</w:t>
            </w:r>
          </w:p>
        </w:tc>
      </w:tr>
      <w:tr w:rsidRPr="00CC0718" w:rsidR="00C71DC8" w:rsidTr="3A33D0EC" w14:paraId="524561E9" w14:textId="77777777">
        <w:trPr>
          <w:trHeight w:val="444" w:hRule="exact"/>
        </w:trPr>
        <w:tc>
          <w:tcPr>
            <w:tcW w:w="1805" w:type="dxa"/>
            <w:shd w:val="clear" w:color="auto" w:fill="FFFFFF" w:themeFill="background1"/>
            <w:tcMar/>
          </w:tcPr>
          <w:p w:rsidRPr="00CC0718" w:rsidR="00C71DC8" w:rsidP="00244814" w:rsidRDefault="00C71DC8" w14:paraId="6DDAF9A8" w14:textId="77777777">
            <w:pPr>
              <w:rPr>
                <w:b/>
                <w:color w:val="5C83B4"/>
                <w:spacing w:val="-2"/>
                <w:sz w:val="24"/>
              </w:rPr>
            </w:pPr>
            <w:r w:rsidRPr="00CC0718">
              <w:rPr>
                <w:b/>
                <w:color w:val="5C83B4"/>
                <w:spacing w:val="-2"/>
                <w:sz w:val="24"/>
              </w:rPr>
              <w:t>Classification:</w:t>
            </w:r>
          </w:p>
        </w:tc>
        <w:tc>
          <w:tcPr>
            <w:tcW w:w="8912" w:type="dxa"/>
            <w:gridSpan w:val="7"/>
            <w:vMerge/>
            <w:tcMar/>
          </w:tcPr>
          <w:p w:rsidRPr="00CC0718" w:rsidR="00C71DC8" w:rsidP="00244814" w:rsidRDefault="00C71DC8" w14:paraId="04A89413" w14:textId="77777777"/>
        </w:tc>
      </w:tr>
      <w:tr w:rsidRPr="00CC0718" w:rsidR="00C71DC8" w:rsidTr="3A33D0EC" w14:paraId="6807E4F1" w14:textId="77777777">
        <w:trPr>
          <w:trHeight w:val="444" w:hRule="exact"/>
        </w:trPr>
        <w:tc>
          <w:tcPr>
            <w:tcW w:w="1805" w:type="dxa"/>
            <w:shd w:val="clear" w:color="auto" w:fill="FFFFFF" w:themeFill="background1"/>
            <w:tcMar/>
          </w:tcPr>
          <w:p w:rsidRPr="00CC0718" w:rsidR="00C71DC8" w:rsidP="00244814" w:rsidRDefault="00C71DC8" w14:paraId="4ACA0CA6" w14:textId="77777777">
            <w:pPr>
              <w:rPr>
                <w:b/>
                <w:color w:val="5C83B4"/>
                <w:spacing w:val="-2"/>
                <w:sz w:val="24"/>
              </w:rPr>
            </w:pPr>
            <w:r w:rsidRPr="00CC0718">
              <w:rPr>
                <w:b/>
                <w:color w:val="5C83B4"/>
                <w:spacing w:val="-2"/>
                <w:sz w:val="24"/>
              </w:rPr>
              <w:lastRenderedPageBreak/>
              <w:t>Aggregated:</w:t>
            </w:r>
          </w:p>
        </w:tc>
        <w:tc>
          <w:tcPr>
            <w:tcW w:w="8912" w:type="dxa"/>
            <w:gridSpan w:val="7"/>
            <w:shd w:val="clear" w:color="auto" w:fill="FFFFFF" w:themeFill="background1"/>
            <w:tcMar/>
          </w:tcPr>
          <w:p w:rsidRPr="00CC0718" w:rsidR="00C71DC8" w:rsidP="00244814" w:rsidRDefault="00C71DC8" w14:paraId="44541073" w14:textId="77777777">
            <w:pPr>
              <w:rPr>
                <w:b/>
                <w:color w:val="5C83B4"/>
                <w:spacing w:val="-2"/>
                <w:sz w:val="24"/>
              </w:rPr>
            </w:pPr>
            <w:r w:rsidRPr="00CC0718">
              <w:rPr>
                <w:b/>
                <w:color w:val="5C83B4"/>
                <w:spacing w:val="-2"/>
                <w:sz w:val="24"/>
              </w:rPr>
              <w:t>No</w:t>
            </w:r>
          </w:p>
        </w:tc>
      </w:tr>
      <w:tr w:rsidRPr="00CC0718" w:rsidR="00C71DC8" w:rsidTr="3A33D0EC" w14:paraId="4BE4B10F" w14:textId="77777777">
        <w:trPr>
          <w:trHeight w:val="344" w:hRule="exact"/>
        </w:trPr>
        <w:tc>
          <w:tcPr>
            <w:tcW w:w="3381" w:type="dxa"/>
            <w:gridSpan w:val="2"/>
            <w:tcBorders>
              <w:bottom w:val="single" w:color="8FB6EA" w:sz="5" w:space="0"/>
            </w:tcBorders>
            <w:shd w:val="clear" w:color="auto" w:fill="FFFFFF" w:themeFill="background1"/>
            <w:tcMar/>
          </w:tcPr>
          <w:p w:rsidRPr="00CC0718" w:rsidR="00C71DC8" w:rsidP="00244814" w:rsidRDefault="00C71DC8" w14:paraId="11E6D13D" w14:textId="77777777">
            <w:pPr>
              <w:rPr>
                <w:color w:val="000000"/>
                <w:spacing w:val="-2"/>
                <w:sz w:val="18"/>
              </w:rPr>
            </w:pPr>
            <w:r w:rsidRPr="00CC0718">
              <w:rPr>
                <w:color w:val="000000"/>
                <w:spacing w:val="-2"/>
                <w:sz w:val="18"/>
              </w:rPr>
              <w:t>Document</w:t>
            </w:r>
          </w:p>
        </w:tc>
        <w:tc>
          <w:tcPr>
            <w:tcW w:w="1132" w:type="dxa"/>
            <w:tcBorders>
              <w:bottom w:val="single" w:color="8FB6EA" w:sz="5" w:space="0"/>
            </w:tcBorders>
            <w:shd w:val="clear" w:color="auto" w:fill="FFFFFF" w:themeFill="background1"/>
            <w:tcMar/>
          </w:tcPr>
          <w:p w:rsidRPr="00CC0718" w:rsidR="00C71DC8" w:rsidP="00244814" w:rsidRDefault="00C71DC8" w14:paraId="5EF5C2E9" w14:textId="77777777">
            <w:pPr>
              <w:rPr>
                <w:color w:val="000000"/>
                <w:spacing w:val="-2"/>
                <w:sz w:val="18"/>
              </w:rPr>
            </w:pPr>
            <w:r w:rsidRPr="00CC0718">
              <w:rPr>
                <w:color w:val="000000"/>
                <w:spacing w:val="-2"/>
                <w:sz w:val="18"/>
              </w:rPr>
              <w:t>2</w:t>
            </w:r>
          </w:p>
        </w:tc>
        <w:tc>
          <w:tcPr>
            <w:tcW w:w="1576" w:type="dxa"/>
            <w:gridSpan w:val="2"/>
            <w:tcBorders>
              <w:bottom w:val="single" w:color="8FB6EA" w:sz="5" w:space="0"/>
            </w:tcBorders>
            <w:shd w:val="clear" w:color="auto" w:fill="FFFFFF" w:themeFill="background1"/>
            <w:tcMar/>
          </w:tcPr>
          <w:p w:rsidRPr="00CC0718" w:rsidR="00C71DC8" w:rsidP="00244814" w:rsidRDefault="00C71DC8" w14:paraId="154355DD" w14:textId="77777777">
            <w:pPr>
              <w:rPr>
                <w:color w:val="000000"/>
                <w:spacing w:val="-2"/>
                <w:sz w:val="18"/>
              </w:rPr>
            </w:pPr>
            <w:r w:rsidRPr="00CC0718">
              <w:rPr>
                <w:color w:val="000000"/>
                <w:spacing w:val="-2"/>
                <w:sz w:val="18"/>
              </w:rPr>
              <w:t>2</w:t>
            </w:r>
          </w:p>
        </w:tc>
        <w:tc>
          <w:tcPr>
            <w:tcW w:w="1362" w:type="dxa"/>
            <w:tcBorders>
              <w:bottom w:val="single" w:color="8FB6EA" w:sz="5" w:space="0"/>
            </w:tcBorders>
            <w:shd w:val="clear" w:color="auto" w:fill="FFFFFF" w:themeFill="background1"/>
            <w:tcMar/>
          </w:tcPr>
          <w:p w:rsidRPr="00CC0718" w:rsidR="00C71DC8" w:rsidP="00244814" w:rsidRDefault="00C71DC8" w14:paraId="5341C45E" w14:textId="77777777">
            <w:pPr>
              <w:rPr>
                <w:color w:val="000000"/>
                <w:spacing w:val="-2"/>
                <w:sz w:val="18"/>
              </w:rPr>
            </w:pPr>
            <w:r w:rsidRPr="00CC0718">
              <w:rPr>
                <w:color w:val="000000"/>
                <w:spacing w:val="-2"/>
                <w:sz w:val="18"/>
              </w:rPr>
              <w:t>11</w:t>
            </w:r>
          </w:p>
        </w:tc>
        <w:tc>
          <w:tcPr>
            <w:tcW w:w="1690" w:type="dxa"/>
            <w:tcBorders>
              <w:bottom w:val="single" w:color="8FB6EA" w:sz="5" w:space="0"/>
            </w:tcBorders>
            <w:shd w:val="clear" w:color="auto" w:fill="FFFFFF" w:themeFill="background1"/>
            <w:tcMar/>
          </w:tcPr>
          <w:p w:rsidRPr="00CC0718" w:rsidR="00C71DC8" w:rsidP="00244814" w:rsidRDefault="00C71DC8" w14:paraId="1D17361F" w14:textId="77777777">
            <w:pPr>
              <w:rPr>
                <w:color w:val="000000"/>
                <w:spacing w:val="-2"/>
                <w:sz w:val="18"/>
              </w:rPr>
            </w:pPr>
            <w:r w:rsidRPr="00CC0718">
              <w:rPr>
                <w:color w:val="000000"/>
                <w:spacing w:val="-2"/>
                <w:sz w:val="18"/>
              </w:rPr>
              <w:t>2</w:t>
            </w:r>
          </w:p>
        </w:tc>
        <w:tc>
          <w:tcPr>
            <w:tcW w:w="1576" w:type="dxa"/>
            <w:tcBorders>
              <w:bottom w:val="single" w:color="8FB6EA" w:sz="5" w:space="0"/>
            </w:tcBorders>
            <w:shd w:val="clear" w:color="auto" w:fill="FFFFFF" w:themeFill="background1"/>
            <w:tcMar/>
          </w:tcPr>
          <w:p w:rsidRPr="00CC0718" w:rsidR="00C71DC8" w:rsidP="00244814" w:rsidRDefault="00C71DC8" w14:paraId="1E84134A" w14:textId="77777777">
            <w:pPr>
              <w:rPr>
                <w:color w:val="000000"/>
                <w:spacing w:val="-2"/>
                <w:sz w:val="18"/>
              </w:rPr>
            </w:pPr>
          </w:p>
        </w:tc>
      </w:tr>
      <w:tr w:rsidRPr="00CC0718" w:rsidR="00C71DC8" w:rsidTr="3A33D0EC" w14:paraId="29DF128C" w14:textId="77777777">
        <w:trPr>
          <w:trHeight w:val="459" w:hRule="exact"/>
        </w:trPr>
        <w:tc>
          <w:tcPr>
            <w:tcW w:w="10717" w:type="dxa"/>
            <w:gridSpan w:val="8"/>
            <w:tcBorders>
              <w:top w:val="single" w:color="8FB6EA" w:sz="5" w:space="0"/>
            </w:tcBorders>
            <w:tcMar/>
          </w:tcPr>
          <w:p w:rsidRPr="00CC0718" w:rsidR="00C71DC8" w:rsidP="00244814" w:rsidRDefault="00C71DC8" w14:paraId="1F69689D" w14:textId="77777777"/>
        </w:tc>
      </w:tr>
      <w:tr w:rsidRPr="00CC0718" w:rsidR="00C71DC8" w:rsidTr="3A33D0EC" w14:paraId="7861C154" w14:textId="77777777">
        <w:trPr>
          <w:trHeight w:val="329" w:hRule="exact"/>
        </w:trPr>
        <w:tc>
          <w:tcPr>
            <w:tcW w:w="10717" w:type="dxa"/>
            <w:gridSpan w:val="8"/>
            <w:shd w:val="clear" w:color="auto" w:fill="FFFFFF" w:themeFill="background1"/>
            <w:tcMar/>
          </w:tcPr>
          <w:p w:rsidRPr="00CC0718" w:rsidR="00C71DC8" w:rsidP="00244814" w:rsidRDefault="00C71DC8" w14:paraId="6DD75195" w14:textId="77777777">
            <w:pPr>
              <w:rPr>
                <w:b/>
                <w:color w:val="5C83B4"/>
                <w:spacing w:val="-2"/>
                <w:sz w:val="24"/>
              </w:rPr>
            </w:pPr>
          </w:p>
        </w:tc>
      </w:tr>
      <w:tr w:rsidRPr="00CC0718" w:rsidR="00C71DC8" w:rsidTr="3A33D0EC" w14:paraId="5278B405" w14:textId="77777777">
        <w:trPr>
          <w:trHeight w:val="459" w:hRule="exact"/>
        </w:trPr>
        <w:tc>
          <w:tcPr>
            <w:tcW w:w="1805" w:type="dxa"/>
            <w:shd w:val="clear" w:color="auto" w:fill="FFFFFF" w:themeFill="background1"/>
            <w:tcMar/>
          </w:tcPr>
          <w:p w:rsidRPr="00CC0718" w:rsidR="00C71DC8" w:rsidP="00244814" w:rsidRDefault="00C71DC8" w14:paraId="5942ABA0" w14:textId="77777777">
            <w:pPr>
              <w:rPr>
                <w:b/>
                <w:color w:val="5C83B4"/>
                <w:spacing w:val="-2"/>
                <w:sz w:val="24"/>
              </w:rPr>
            </w:pPr>
            <w:r w:rsidRPr="00CC0718">
              <w:rPr>
                <w:b/>
                <w:color w:val="5C83B4"/>
                <w:spacing w:val="-2"/>
                <w:sz w:val="24"/>
              </w:rPr>
              <w:t>Nickname:</w:t>
            </w:r>
          </w:p>
        </w:tc>
        <w:tc>
          <w:tcPr>
            <w:tcW w:w="8912" w:type="dxa"/>
            <w:gridSpan w:val="7"/>
            <w:vMerge w:val="restart"/>
            <w:shd w:val="clear" w:color="auto" w:fill="FFFFFF" w:themeFill="background1"/>
            <w:tcMar/>
          </w:tcPr>
          <w:p w:rsidRPr="00CC0718" w:rsidR="00C71DC8" w:rsidP="00244814" w:rsidRDefault="00C71DC8" w14:paraId="6DBEF98E" w14:textId="77777777">
            <w:pPr>
              <w:rPr>
                <w:b/>
                <w:color w:val="5C83B4"/>
                <w:spacing w:val="-2"/>
                <w:sz w:val="24"/>
              </w:rPr>
            </w:pPr>
            <w:r w:rsidRPr="00CC0718">
              <w:rPr>
                <w:b/>
                <w:color w:val="5C83B4"/>
                <w:spacing w:val="-2"/>
                <w:sz w:val="24"/>
              </w:rPr>
              <w:t>Codes\\AXIAL CODE\\Q2- Role of Student Club\SKILL DEVELOPMENT\Opportunities for WPI students</w:t>
            </w:r>
          </w:p>
        </w:tc>
      </w:tr>
      <w:tr w:rsidRPr="00CC0718" w:rsidR="00C71DC8" w:rsidTr="3A33D0EC" w14:paraId="56A413D2" w14:textId="77777777">
        <w:trPr>
          <w:trHeight w:val="444" w:hRule="exact"/>
        </w:trPr>
        <w:tc>
          <w:tcPr>
            <w:tcW w:w="1805" w:type="dxa"/>
            <w:shd w:val="clear" w:color="auto" w:fill="FFFFFF" w:themeFill="background1"/>
            <w:tcMar/>
          </w:tcPr>
          <w:p w:rsidRPr="00CC0718" w:rsidR="00C71DC8" w:rsidP="00244814" w:rsidRDefault="00C71DC8" w14:paraId="7B9F122F" w14:textId="77777777">
            <w:pPr>
              <w:rPr>
                <w:b/>
                <w:color w:val="5C83B4"/>
                <w:spacing w:val="-2"/>
                <w:sz w:val="24"/>
              </w:rPr>
            </w:pPr>
            <w:r w:rsidRPr="00CC0718">
              <w:rPr>
                <w:b/>
                <w:color w:val="5C83B4"/>
                <w:spacing w:val="-2"/>
                <w:sz w:val="24"/>
              </w:rPr>
              <w:t>Classification:</w:t>
            </w:r>
          </w:p>
        </w:tc>
        <w:tc>
          <w:tcPr>
            <w:tcW w:w="8912" w:type="dxa"/>
            <w:gridSpan w:val="7"/>
            <w:vMerge/>
            <w:tcMar/>
          </w:tcPr>
          <w:p w:rsidRPr="00CC0718" w:rsidR="00C71DC8" w:rsidP="00244814" w:rsidRDefault="00C71DC8" w14:paraId="20898445" w14:textId="77777777"/>
        </w:tc>
      </w:tr>
      <w:tr w:rsidRPr="00CC0718" w:rsidR="00C71DC8" w:rsidTr="3A33D0EC" w14:paraId="1F77C5FA" w14:textId="77777777">
        <w:trPr>
          <w:trHeight w:val="458" w:hRule="exact"/>
        </w:trPr>
        <w:tc>
          <w:tcPr>
            <w:tcW w:w="1805" w:type="dxa"/>
            <w:shd w:val="clear" w:color="auto" w:fill="FFFFFF" w:themeFill="background1"/>
            <w:tcMar/>
          </w:tcPr>
          <w:p w:rsidRPr="00CC0718" w:rsidR="00C71DC8" w:rsidP="00244814" w:rsidRDefault="00C71DC8" w14:paraId="6F994770" w14:textId="77777777">
            <w:pPr>
              <w:rPr>
                <w:b/>
                <w:color w:val="5C83B4"/>
                <w:spacing w:val="-2"/>
                <w:sz w:val="24"/>
              </w:rPr>
            </w:pPr>
            <w:r w:rsidRPr="00CC0718">
              <w:rPr>
                <w:b/>
                <w:color w:val="5C83B4"/>
                <w:spacing w:val="-2"/>
                <w:sz w:val="24"/>
              </w:rPr>
              <w:t>Aggregated:</w:t>
            </w:r>
          </w:p>
        </w:tc>
        <w:tc>
          <w:tcPr>
            <w:tcW w:w="8912" w:type="dxa"/>
            <w:gridSpan w:val="7"/>
            <w:shd w:val="clear" w:color="auto" w:fill="FFFFFF" w:themeFill="background1"/>
            <w:tcMar/>
          </w:tcPr>
          <w:p w:rsidRPr="00CC0718" w:rsidR="00C71DC8" w:rsidP="00244814" w:rsidRDefault="00C71DC8" w14:paraId="66567FF5" w14:textId="77777777">
            <w:pPr>
              <w:rPr>
                <w:b/>
                <w:color w:val="5C83B4"/>
                <w:spacing w:val="-2"/>
                <w:sz w:val="24"/>
              </w:rPr>
            </w:pPr>
            <w:r w:rsidRPr="00CC0718">
              <w:rPr>
                <w:b/>
                <w:color w:val="5C83B4"/>
                <w:spacing w:val="-2"/>
                <w:sz w:val="24"/>
              </w:rPr>
              <w:t>No</w:t>
            </w:r>
          </w:p>
        </w:tc>
      </w:tr>
      <w:tr w:rsidRPr="00CC0718" w:rsidR="00C71DC8" w:rsidTr="3A33D0EC" w14:paraId="46597768" w14:textId="77777777">
        <w:trPr>
          <w:trHeight w:val="330" w:hRule="exact"/>
        </w:trPr>
        <w:tc>
          <w:tcPr>
            <w:tcW w:w="3381" w:type="dxa"/>
            <w:gridSpan w:val="2"/>
            <w:tcBorders>
              <w:bottom w:val="single" w:color="8FB6EA" w:sz="5" w:space="0"/>
            </w:tcBorders>
            <w:shd w:val="clear" w:color="auto" w:fill="FFFFFF" w:themeFill="background1"/>
            <w:tcMar/>
          </w:tcPr>
          <w:p w:rsidRPr="00CC0718" w:rsidR="00C71DC8" w:rsidP="00244814" w:rsidRDefault="00C71DC8" w14:paraId="50F2D7D8" w14:textId="77777777">
            <w:pPr>
              <w:rPr>
                <w:color w:val="000000"/>
                <w:spacing w:val="-2"/>
                <w:sz w:val="18"/>
              </w:rPr>
            </w:pPr>
            <w:r w:rsidRPr="00CC0718">
              <w:rPr>
                <w:color w:val="000000"/>
                <w:spacing w:val="-2"/>
                <w:sz w:val="18"/>
              </w:rPr>
              <w:t>Document</w:t>
            </w:r>
          </w:p>
        </w:tc>
        <w:tc>
          <w:tcPr>
            <w:tcW w:w="1132" w:type="dxa"/>
            <w:tcBorders>
              <w:bottom w:val="single" w:color="8FB6EA" w:sz="5" w:space="0"/>
            </w:tcBorders>
            <w:shd w:val="clear" w:color="auto" w:fill="FFFFFF" w:themeFill="background1"/>
            <w:tcMar/>
          </w:tcPr>
          <w:p w:rsidRPr="00CC0718" w:rsidR="00C71DC8" w:rsidP="00244814" w:rsidRDefault="00C71DC8" w14:paraId="0F4F5303" w14:textId="77777777">
            <w:pPr>
              <w:rPr>
                <w:color w:val="000000"/>
                <w:spacing w:val="-2"/>
                <w:sz w:val="18"/>
              </w:rPr>
            </w:pPr>
            <w:r w:rsidRPr="00CC0718">
              <w:rPr>
                <w:color w:val="000000"/>
                <w:spacing w:val="-2"/>
                <w:sz w:val="18"/>
              </w:rPr>
              <w:t>1</w:t>
            </w:r>
          </w:p>
        </w:tc>
        <w:tc>
          <w:tcPr>
            <w:tcW w:w="1576" w:type="dxa"/>
            <w:gridSpan w:val="2"/>
            <w:tcBorders>
              <w:bottom w:val="single" w:color="8FB6EA" w:sz="5" w:space="0"/>
            </w:tcBorders>
            <w:shd w:val="clear" w:color="auto" w:fill="FFFFFF" w:themeFill="background1"/>
            <w:tcMar/>
          </w:tcPr>
          <w:p w:rsidRPr="00CC0718" w:rsidR="00C71DC8" w:rsidP="00244814" w:rsidRDefault="00C71DC8" w14:paraId="71304FE3" w14:textId="77777777">
            <w:pPr>
              <w:rPr>
                <w:color w:val="000000"/>
                <w:spacing w:val="-2"/>
                <w:sz w:val="18"/>
              </w:rPr>
            </w:pPr>
            <w:r w:rsidRPr="00CC0718">
              <w:rPr>
                <w:color w:val="000000"/>
                <w:spacing w:val="-2"/>
                <w:sz w:val="18"/>
              </w:rPr>
              <w:t>1</w:t>
            </w:r>
          </w:p>
        </w:tc>
        <w:tc>
          <w:tcPr>
            <w:tcW w:w="1362" w:type="dxa"/>
            <w:tcBorders>
              <w:bottom w:val="single" w:color="8FB6EA" w:sz="5" w:space="0"/>
            </w:tcBorders>
            <w:shd w:val="clear" w:color="auto" w:fill="FFFFFF" w:themeFill="background1"/>
            <w:tcMar/>
          </w:tcPr>
          <w:p w:rsidRPr="00CC0718" w:rsidR="00C71DC8" w:rsidP="00244814" w:rsidRDefault="00C71DC8" w14:paraId="6575A156" w14:textId="77777777">
            <w:pPr>
              <w:rPr>
                <w:color w:val="000000"/>
                <w:spacing w:val="-2"/>
                <w:sz w:val="18"/>
              </w:rPr>
            </w:pPr>
            <w:r w:rsidRPr="00CC0718">
              <w:rPr>
                <w:color w:val="000000"/>
                <w:spacing w:val="-2"/>
                <w:sz w:val="18"/>
              </w:rPr>
              <w:t>13</w:t>
            </w:r>
          </w:p>
        </w:tc>
        <w:tc>
          <w:tcPr>
            <w:tcW w:w="1690" w:type="dxa"/>
            <w:tcBorders>
              <w:bottom w:val="single" w:color="8FB6EA" w:sz="5" w:space="0"/>
            </w:tcBorders>
            <w:shd w:val="clear" w:color="auto" w:fill="FFFFFF" w:themeFill="background1"/>
            <w:tcMar/>
          </w:tcPr>
          <w:p w:rsidRPr="00CC0718" w:rsidR="00C71DC8" w:rsidP="00244814" w:rsidRDefault="00C71DC8" w14:paraId="6CBB5368" w14:textId="77777777">
            <w:pPr>
              <w:rPr>
                <w:color w:val="000000"/>
                <w:spacing w:val="-2"/>
                <w:sz w:val="18"/>
              </w:rPr>
            </w:pPr>
            <w:r w:rsidRPr="00CC0718">
              <w:rPr>
                <w:color w:val="000000"/>
                <w:spacing w:val="-2"/>
                <w:sz w:val="18"/>
              </w:rPr>
              <w:t>1</w:t>
            </w:r>
          </w:p>
        </w:tc>
        <w:tc>
          <w:tcPr>
            <w:tcW w:w="1576" w:type="dxa"/>
            <w:tcBorders>
              <w:bottom w:val="single" w:color="8FB6EA" w:sz="5" w:space="0"/>
            </w:tcBorders>
            <w:shd w:val="clear" w:color="auto" w:fill="FFFFFF" w:themeFill="background1"/>
            <w:tcMar/>
          </w:tcPr>
          <w:p w:rsidRPr="00CC0718" w:rsidR="00C71DC8" w:rsidP="00244814" w:rsidRDefault="00C71DC8" w14:paraId="697B9D96" w14:textId="77777777">
            <w:pPr>
              <w:rPr>
                <w:color w:val="000000"/>
                <w:spacing w:val="-2"/>
                <w:sz w:val="18"/>
              </w:rPr>
            </w:pPr>
          </w:p>
        </w:tc>
      </w:tr>
      <w:tr w:rsidRPr="00CC0718" w:rsidR="00C71DC8" w:rsidTr="3A33D0EC" w14:paraId="3F098790" w14:textId="77777777">
        <w:trPr>
          <w:trHeight w:val="458" w:hRule="exact"/>
        </w:trPr>
        <w:tc>
          <w:tcPr>
            <w:tcW w:w="10717" w:type="dxa"/>
            <w:gridSpan w:val="8"/>
            <w:tcBorders>
              <w:top w:val="single" w:color="8FB6EA" w:sz="5" w:space="0"/>
            </w:tcBorders>
            <w:tcMar/>
          </w:tcPr>
          <w:p w:rsidRPr="00CC0718" w:rsidR="00C71DC8" w:rsidP="00244814" w:rsidRDefault="00C71DC8" w14:paraId="7146AA8B" w14:textId="77777777"/>
        </w:tc>
      </w:tr>
      <w:tr w:rsidRPr="00CC0718" w:rsidR="00C71DC8" w:rsidTr="3A33D0EC" w14:paraId="539E585F" w14:textId="77777777">
        <w:trPr>
          <w:trHeight w:val="330" w:hRule="exact"/>
        </w:trPr>
        <w:tc>
          <w:tcPr>
            <w:tcW w:w="10717" w:type="dxa"/>
            <w:gridSpan w:val="8"/>
            <w:shd w:val="clear" w:color="auto" w:fill="FFFFFF" w:themeFill="background1"/>
            <w:tcMar/>
          </w:tcPr>
          <w:p w:rsidRPr="00CC0718" w:rsidR="00C71DC8" w:rsidP="00244814" w:rsidRDefault="00C71DC8" w14:paraId="6BA27CE5" w14:textId="77777777">
            <w:pPr>
              <w:rPr>
                <w:b/>
                <w:color w:val="5C83B4"/>
                <w:spacing w:val="-2"/>
                <w:sz w:val="24"/>
              </w:rPr>
            </w:pPr>
          </w:p>
        </w:tc>
      </w:tr>
      <w:tr w:rsidRPr="00CC0718" w:rsidR="00C71DC8" w:rsidTr="3A33D0EC" w14:paraId="0A81F8FE" w14:textId="77777777">
        <w:trPr>
          <w:trHeight w:val="459" w:hRule="exact"/>
        </w:trPr>
        <w:tc>
          <w:tcPr>
            <w:tcW w:w="1805" w:type="dxa"/>
            <w:shd w:val="clear" w:color="auto" w:fill="FFFFFF" w:themeFill="background1"/>
            <w:tcMar/>
          </w:tcPr>
          <w:p w:rsidRPr="00CC0718" w:rsidR="00C71DC8" w:rsidP="00244814" w:rsidRDefault="00C71DC8" w14:paraId="7CB12606" w14:textId="77777777">
            <w:pPr>
              <w:rPr>
                <w:b/>
                <w:color w:val="5C83B4"/>
                <w:spacing w:val="-2"/>
                <w:sz w:val="24"/>
              </w:rPr>
            </w:pPr>
            <w:r w:rsidRPr="00CC0718">
              <w:rPr>
                <w:b/>
                <w:color w:val="5C83B4"/>
                <w:spacing w:val="-2"/>
                <w:sz w:val="24"/>
              </w:rPr>
              <w:t>Nickname:</w:t>
            </w:r>
          </w:p>
        </w:tc>
        <w:tc>
          <w:tcPr>
            <w:tcW w:w="8912" w:type="dxa"/>
            <w:gridSpan w:val="7"/>
            <w:vMerge w:val="restart"/>
            <w:shd w:val="clear" w:color="auto" w:fill="FFFFFF" w:themeFill="background1"/>
            <w:tcMar/>
          </w:tcPr>
          <w:p w:rsidRPr="00CC0718" w:rsidR="00C71DC8" w:rsidP="00244814" w:rsidRDefault="00C71DC8" w14:paraId="330CBB80" w14:textId="77777777">
            <w:pPr>
              <w:rPr>
                <w:b/>
                <w:color w:val="5C83B4"/>
                <w:spacing w:val="-2"/>
                <w:sz w:val="24"/>
              </w:rPr>
            </w:pPr>
            <w:r w:rsidRPr="00CC0718">
              <w:rPr>
                <w:b/>
                <w:color w:val="5C83B4"/>
                <w:spacing w:val="-2"/>
                <w:sz w:val="24"/>
              </w:rPr>
              <w:t>Codes\\AXIAL CODE\\Q2- Role of Student Club\SKILL DEVELOPMENT\Personal Growth</w:t>
            </w:r>
          </w:p>
        </w:tc>
      </w:tr>
      <w:tr w:rsidRPr="00CC0718" w:rsidR="00C71DC8" w:rsidTr="3A33D0EC" w14:paraId="4D36ECC2" w14:textId="77777777">
        <w:trPr>
          <w:trHeight w:val="444" w:hRule="exact"/>
        </w:trPr>
        <w:tc>
          <w:tcPr>
            <w:tcW w:w="1805" w:type="dxa"/>
            <w:shd w:val="clear" w:color="auto" w:fill="FFFFFF" w:themeFill="background1"/>
            <w:tcMar/>
          </w:tcPr>
          <w:p w:rsidRPr="00CC0718" w:rsidR="00C71DC8" w:rsidP="00244814" w:rsidRDefault="00C71DC8" w14:paraId="3739D36F" w14:textId="77777777">
            <w:pPr>
              <w:rPr>
                <w:b/>
                <w:color w:val="5C83B4"/>
                <w:spacing w:val="-2"/>
                <w:sz w:val="24"/>
              </w:rPr>
            </w:pPr>
            <w:r w:rsidRPr="00CC0718">
              <w:rPr>
                <w:b/>
                <w:color w:val="5C83B4"/>
                <w:spacing w:val="-2"/>
                <w:sz w:val="24"/>
              </w:rPr>
              <w:t>Classification:</w:t>
            </w:r>
          </w:p>
        </w:tc>
        <w:tc>
          <w:tcPr>
            <w:tcW w:w="8912" w:type="dxa"/>
            <w:gridSpan w:val="7"/>
            <w:vMerge/>
            <w:tcMar/>
          </w:tcPr>
          <w:p w:rsidRPr="00CC0718" w:rsidR="00C71DC8" w:rsidP="00244814" w:rsidRDefault="00C71DC8" w14:paraId="407114C7" w14:textId="77777777"/>
        </w:tc>
      </w:tr>
      <w:tr w:rsidRPr="00CC0718" w:rsidR="00C71DC8" w:rsidTr="3A33D0EC" w14:paraId="33766324" w14:textId="77777777">
        <w:trPr>
          <w:trHeight w:val="458" w:hRule="exact"/>
        </w:trPr>
        <w:tc>
          <w:tcPr>
            <w:tcW w:w="1805" w:type="dxa"/>
            <w:shd w:val="clear" w:color="auto" w:fill="FFFFFF" w:themeFill="background1"/>
            <w:tcMar/>
          </w:tcPr>
          <w:p w:rsidRPr="00CC0718" w:rsidR="00C71DC8" w:rsidP="00244814" w:rsidRDefault="00C71DC8" w14:paraId="4F25BFD8" w14:textId="77777777">
            <w:pPr>
              <w:rPr>
                <w:b/>
                <w:color w:val="5C83B4"/>
                <w:spacing w:val="-2"/>
                <w:sz w:val="24"/>
              </w:rPr>
            </w:pPr>
            <w:r w:rsidRPr="00CC0718">
              <w:rPr>
                <w:b/>
                <w:color w:val="5C83B4"/>
                <w:spacing w:val="-2"/>
                <w:sz w:val="24"/>
              </w:rPr>
              <w:t>Aggregated:</w:t>
            </w:r>
          </w:p>
        </w:tc>
        <w:tc>
          <w:tcPr>
            <w:tcW w:w="8912" w:type="dxa"/>
            <w:gridSpan w:val="7"/>
            <w:shd w:val="clear" w:color="auto" w:fill="FFFFFF" w:themeFill="background1"/>
            <w:tcMar/>
          </w:tcPr>
          <w:p w:rsidRPr="00CC0718" w:rsidR="00C71DC8" w:rsidP="00244814" w:rsidRDefault="00C71DC8" w14:paraId="763D947C" w14:textId="77777777">
            <w:pPr>
              <w:rPr>
                <w:b/>
                <w:color w:val="5C83B4"/>
                <w:spacing w:val="-2"/>
                <w:sz w:val="24"/>
              </w:rPr>
            </w:pPr>
            <w:r w:rsidRPr="00CC0718">
              <w:rPr>
                <w:b/>
                <w:color w:val="5C83B4"/>
                <w:spacing w:val="-2"/>
                <w:sz w:val="24"/>
              </w:rPr>
              <w:t>No</w:t>
            </w:r>
          </w:p>
        </w:tc>
      </w:tr>
      <w:tr w:rsidRPr="00CC0718" w:rsidR="00C71DC8" w:rsidTr="3A33D0EC" w14:paraId="275D0988" w14:textId="77777777">
        <w:trPr>
          <w:trHeight w:val="344" w:hRule="exact"/>
        </w:trPr>
        <w:tc>
          <w:tcPr>
            <w:tcW w:w="3381" w:type="dxa"/>
            <w:gridSpan w:val="2"/>
            <w:tcBorders>
              <w:bottom w:val="single" w:color="8FB6EA" w:sz="5" w:space="0"/>
            </w:tcBorders>
            <w:shd w:val="clear" w:color="auto" w:fill="FFFFFF" w:themeFill="background1"/>
            <w:tcMar/>
          </w:tcPr>
          <w:p w:rsidRPr="00CC0718" w:rsidR="00C71DC8" w:rsidP="00244814" w:rsidRDefault="00C71DC8" w14:paraId="5FC62CED" w14:textId="77777777">
            <w:pPr>
              <w:rPr>
                <w:color w:val="000000"/>
                <w:spacing w:val="-2"/>
                <w:sz w:val="18"/>
              </w:rPr>
            </w:pPr>
            <w:r w:rsidRPr="00CC0718">
              <w:rPr>
                <w:color w:val="000000"/>
                <w:spacing w:val="-2"/>
                <w:sz w:val="18"/>
              </w:rPr>
              <w:t>Document</w:t>
            </w:r>
          </w:p>
        </w:tc>
        <w:tc>
          <w:tcPr>
            <w:tcW w:w="1132" w:type="dxa"/>
            <w:tcBorders>
              <w:bottom w:val="single" w:color="8FB6EA" w:sz="5" w:space="0"/>
            </w:tcBorders>
            <w:shd w:val="clear" w:color="auto" w:fill="FFFFFF" w:themeFill="background1"/>
            <w:tcMar/>
          </w:tcPr>
          <w:p w:rsidRPr="00CC0718" w:rsidR="00C71DC8" w:rsidP="00244814" w:rsidRDefault="00C71DC8" w14:paraId="50B65990" w14:textId="77777777">
            <w:pPr>
              <w:rPr>
                <w:color w:val="000000"/>
                <w:spacing w:val="-2"/>
                <w:sz w:val="18"/>
              </w:rPr>
            </w:pPr>
            <w:r w:rsidRPr="00CC0718">
              <w:rPr>
                <w:color w:val="000000"/>
                <w:spacing w:val="-2"/>
                <w:sz w:val="18"/>
              </w:rPr>
              <w:t>1</w:t>
            </w:r>
          </w:p>
        </w:tc>
        <w:tc>
          <w:tcPr>
            <w:tcW w:w="1576" w:type="dxa"/>
            <w:gridSpan w:val="2"/>
            <w:tcBorders>
              <w:bottom w:val="single" w:color="8FB6EA" w:sz="5" w:space="0"/>
            </w:tcBorders>
            <w:shd w:val="clear" w:color="auto" w:fill="FFFFFF" w:themeFill="background1"/>
            <w:tcMar/>
          </w:tcPr>
          <w:p w:rsidRPr="00CC0718" w:rsidR="00C71DC8" w:rsidP="00244814" w:rsidRDefault="00C71DC8" w14:paraId="7E96BE81" w14:textId="77777777">
            <w:pPr>
              <w:rPr>
                <w:color w:val="000000"/>
                <w:spacing w:val="-2"/>
                <w:sz w:val="18"/>
              </w:rPr>
            </w:pPr>
            <w:r w:rsidRPr="00CC0718">
              <w:rPr>
                <w:color w:val="000000"/>
                <w:spacing w:val="-2"/>
                <w:sz w:val="18"/>
              </w:rPr>
              <w:t>1</w:t>
            </w:r>
          </w:p>
        </w:tc>
        <w:tc>
          <w:tcPr>
            <w:tcW w:w="1362" w:type="dxa"/>
            <w:tcBorders>
              <w:bottom w:val="single" w:color="8FB6EA" w:sz="5" w:space="0"/>
            </w:tcBorders>
            <w:shd w:val="clear" w:color="auto" w:fill="FFFFFF" w:themeFill="background1"/>
            <w:tcMar/>
          </w:tcPr>
          <w:p w:rsidRPr="00CC0718" w:rsidR="00C71DC8" w:rsidP="00244814" w:rsidRDefault="00C71DC8" w14:paraId="781748DB" w14:textId="77777777">
            <w:pPr>
              <w:rPr>
                <w:color w:val="000000"/>
                <w:spacing w:val="-2"/>
                <w:sz w:val="18"/>
              </w:rPr>
            </w:pPr>
            <w:r w:rsidRPr="00CC0718">
              <w:rPr>
                <w:color w:val="000000"/>
                <w:spacing w:val="-2"/>
                <w:sz w:val="18"/>
              </w:rPr>
              <w:t>26</w:t>
            </w:r>
          </w:p>
        </w:tc>
        <w:tc>
          <w:tcPr>
            <w:tcW w:w="1690" w:type="dxa"/>
            <w:tcBorders>
              <w:bottom w:val="single" w:color="8FB6EA" w:sz="5" w:space="0"/>
            </w:tcBorders>
            <w:shd w:val="clear" w:color="auto" w:fill="FFFFFF" w:themeFill="background1"/>
            <w:tcMar/>
          </w:tcPr>
          <w:p w:rsidRPr="00CC0718" w:rsidR="00C71DC8" w:rsidP="00244814" w:rsidRDefault="00C71DC8" w14:paraId="3052EC46" w14:textId="77777777">
            <w:pPr>
              <w:rPr>
                <w:color w:val="000000"/>
                <w:spacing w:val="-2"/>
                <w:sz w:val="18"/>
              </w:rPr>
            </w:pPr>
            <w:r w:rsidRPr="00CC0718">
              <w:rPr>
                <w:color w:val="000000"/>
                <w:spacing w:val="-2"/>
                <w:sz w:val="18"/>
              </w:rPr>
              <w:t>1</w:t>
            </w:r>
          </w:p>
        </w:tc>
        <w:tc>
          <w:tcPr>
            <w:tcW w:w="1576" w:type="dxa"/>
            <w:tcBorders>
              <w:bottom w:val="single" w:color="8FB6EA" w:sz="5" w:space="0"/>
            </w:tcBorders>
            <w:shd w:val="clear" w:color="auto" w:fill="FFFFFF" w:themeFill="background1"/>
            <w:tcMar/>
          </w:tcPr>
          <w:p w:rsidRPr="00CC0718" w:rsidR="00C71DC8" w:rsidP="00244814" w:rsidRDefault="00C71DC8" w14:paraId="783F16DD" w14:textId="77777777">
            <w:pPr>
              <w:rPr>
                <w:color w:val="000000"/>
                <w:spacing w:val="-2"/>
                <w:sz w:val="18"/>
              </w:rPr>
            </w:pPr>
          </w:p>
        </w:tc>
      </w:tr>
      <w:tr w:rsidRPr="00CC0718" w:rsidR="00C71DC8" w:rsidTr="3A33D0EC" w14:paraId="32A48DAF" w14:textId="77777777">
        <w:trPr>
          <w:trHeight w:val="444" w:hRule="exact"/>
        </w:trPr>
        <w:tc>
          <w:tcPr>
            <w:tcW w:w="10717" w:type="dxa"/>
            <w:gridSpan w:val="8"/>
            <w:tcBorders>
              <w:top w:val="single" w:color="8FB6EA" w:sz="5" w:space="0"/>
            </w:tcBorders>
            <w:tcMar/>
          </w:tcPr>
          <w:p w:rsidRPr="00CC0718" w:rsidR="00C71DC8" w:rsidP="00244814" w:rsidRDefault="00C71DC8" w14:paraId="374379CD" w14:textId="77777777"/>
        </w:tc>
      </w:tr>
      <w:tr w:rsidRPr="00CC0718" w:rsidR="00C71DC8" w:rsidTr="3A33D0EC" w14:paraId="32FA0365" w14:textId="77777777">
        <w:trPr>
          <w:trHeight w:val="344" w:hRule="exact"/>
        </w:trPr>
        <w:tc>
          <w:tcPr>
            <w:tcW w:w="10717" w:type="dxa"/>
            <w:gridSpan w:val="8"/>
            <w:shd w:val="clear" w:color="auto" w:fill="FFFFFF" w:themeFill="background1"/>
            <w:tcMar/>
          </w:tcPr>
          <w:p w:rsidRPr="00CC0718" w:rsidR="00C71DC8" w:rsidP="00244814" w:rsidRDefault="00C71DC8" w14:paraId="6DDC2EBD" w14:textId="77777777">
            <w:pPr>
              <w:rPr>
                <w:b/>
                <w:color w:val="5C83B4"/>
                <w:spacing w:val="-2"/>
                <w:sz w:val="24"/>
              </w:rPr>
            </w:pPr>
          </w:p>
        </w:tc>
      </w:tr>
      <w:tr w:rsidRPr="00CC0718" w:rsidR="00C71DC8" w:rsidTr="3A33D0EC" w14:paraId="6560311D" w14:textId="77777777">
        <w:trPr>
          <w:trHeight w:val="444" w:hRule="exact"/>
        </w:trPr>
        <w:tc>
          <w:tcPr>
            <w:tcW w:w="1805" w:type="dxa"/>
            <w:shd w:val="clear" w:color="auto" w:fill="FFFFFF" w:themeFill="background1"/>
            <w:tcMar/>
          </w:tcPr>
          <w:p w:rsidRPr="00CC0718" w:rsidR="00C71DC8" w:rsidP="00244814" w:rsidRDefault="00C71DC8" w14:paraId="3C610166" w14:textId="77777777">
            <w:pPr>
              <w:rPr>
                <w:b/>
                <w:color w:val="5C83B4"/>
                <w:spacing w:val="-2"/>
                <w:sz w:val="24"/>
              </w:rPr>
            </w:pPr>
            <w:r w:rsidRPr="00CC0718">
              <w:rPr>
                <w:b/>
                <w:color w:val="5C83B4"/>
                <w:spacing w:val="-2"/>
                <w:sz w:val="24"/>
              </w:rPr>
              <w:t>Nickname:</w:t>
            </w:r>
          </w:p>
        </w:tc>
        <w:tc>
          <w:tcPr>
            <w:tcW w:w="8912" w:type="dxa"/>
            <w:gridSpan w:val="7"/>
            <w:vMerge w:val="restart"/>
            <w:shd w:val="clear" w:color="auto" w:fill="FFFFFF" w:themeFill="background1"/>
            <w:tcMar/>
          </w:tcPr>
          <w:p w:rsidRPr="00CC0718" w:rsidR="00C71DC8" w:rsidP="00244814" w:rsidRDefault="00C71DC8" w14:paraId="707F795F" w14:textId="77777777">
            <w:pPr>
              <w:rPr>
                <w:b/>
                <w:color w:val="5C83B4"/>
                <w:spacing w:val="-2"/>
                <w:sz w:val="24"/>
              </w:rPr>
            </w:pPr>
            <w:r w:rsidRPr="00CC0718">
              <w:rPr>
                <w:b/>
                <w:color w:val="5C83B4"/>
                <w:spacing w:val="-2"/>
                <w:sz w:val="24"/>
              </w:rPr>
              <w:t>Codes\\AXIAL CODE\\Q2- Role of Student Club\SKILL DEVELOPMENT\Share ideas</w:t>
            </w:r>
          </w:p>
        </w:tc>
      </w:tr>
      <w:tr w:rsidRPr="00CC0718" w:rsidR="00C71DC8" w:rsidTr="3A33D0EC" w14:paraId="599E1471" w14:textId="77777777">
        <w:trPr>
          <w:trHeight w:val="459" w:hRule="exact"/>
        </w:trPr>
        <w:tc>
          <w:tcPr>
            <w:tcW w:w="1805" w:type="dxa"/>
            <w:shd w:val="clear" w:color="auto" w:fill="FFFFFF" w:themeFill="background1"/>
            <w:tcMar/>
          </w:tcPr>
          <w:p w:rsidRPr="00CC0718" w:rsidR="00C71DC8" w:rsidP="00244814" w:rsidRDefault="00C71DC8" w14:paraId="36490C43" w14:textId="77777777">
            <w:pPr>
              <w:rPr>
                <w:b/>
                <w:color w:val="5C83B4"/>
                <w:spacing w:val="-2"/>
                <w:sz w:val="24"/>
              </w:rPr>
            </w:pPr>
            <w:r w:rsidRPr="00CC0718">
              <w:rPr>
                <w:b/>
                <w:color w:val="5C83B4"/>
                <w:spacing w:val="-2"/>
                <w:sz w:val="24"/>
              </w:rPr>
              <w:t>Classification:</w:t>
            </w:r>
          </w:p>
        </w:tc>
        <w:tc>
          <w:tcPr>
            <w:tcW w:w="8912" w:type="dxa"/>
            <w:gridSpan w:val="7"/>
            <w:vMerge/>
            <w:tcMar/>
          </w:tcPr>
          <w:p w:rsidRPr="00CC0718" w:rsidR="00C71DC8" w:rsidP="00244814" w:rsidRDefault="00C71DC8" w14:paraId="2B68414E" w14:textId="77777777"/>
        </w:tc>
      </w:tr>
      <w:tr w:rsidRPr="00CC0718" w:rsidR="00C71DC8" w:rsidTr="3A33D0EC" w14:paraId="526FD4C9" w14:textId="77777777">
        <w:trPr>
          <w:trHeight w:val="444" w:hRule="exact"/>
        </w:trPr>
        <w:tc>
          <w:tcPr>
            <w:tcW w:w="1805" w:type="dxa"/>
            <w:shd w:val="clear" w:color="auto" w:fill="FFFFFF" w:themeFill="background1"/>
            <w:tcMar/>
          </w:tcPr>
          <w:p w:rsidRPr="00CC0718" w:rsidR="00C71DC8" w:rsidP="00244814" w:rsidRDefault="00C71DC8" w14:paraId="20831B5A" w14:textId="77777777">
            <w:pPr>
              <w:rPr>
                <w:b/>
                <w:color w:val="5C83B4"/>
                <w:spacing w:val="-2"/>
                <w:sz w:val="24"/>
              </w:rPr>
            </w:pPr>
            <w:r w:rsidRPr="00CC0718">
              <w:rPr>
                <w:b/>
                <w:color w:val="5C83B4"/>
                <w:spacing w:val="-2"/>
                <w:sz w:val="24"/>
              </w:rPr>
              <w:t>Aggregated:</w:t>
            </w:r>
          </w:p>
        </w:tc>
        <w:tc>
          <w:tcPr>
            <w:tcW w:w="8912" w:type="dxa"/>
            <w:gridSpan w:val="7"/>
            <w:shd w:val="clear" w:color="auto" w:fill="FFFFFF" w:themeFill="background1"/>
            <w:tcMar/>
          </w:tcPr>
          <w:p w:rsidRPr="00CC0718" w:rsidR="00C71DC8" w:rsidP="00244814" w:rsidRDefault="00C71DC8" w14:paraId="60BD1F8A" w14:textId="77777777">
            <w:pPr>
              <w:rPr>
                <w:b/>
                <w:color w:val="5C83B4"/>
                <w:spacing w:val="-2"/>
                <w:sz w:val="24"/>
              </w:rPr>
            </w:pPr>
            <w:r w:rsidRPr="00CC0718">
              <w:rPr>
                <w:b/>
                <w:color w:val="5C83B4"/>
                <w:spacing w:val="-2"/>
                <w:sz w:val="24"/>
              </w:rPr>
              <w:t>No</w:t>
            </w:r>
          </w:p>
        </w:tc>
      </w:tr>
      <w:tr w:rsidRPr="00CC0718" w:rsidR="00C71DC8" w:rsidTr="3A33D0EC" w14:paraId="63443621" w14:textId="77777777">
        <w:trPr>
          <w:trHeight w:val="344" w:hRule="exact"/>
        </w:trPr>
        <w:tc>
          <w:tcPr>
            <w:tcW w:w="3381" w:type="dxa"/>
            <w:gridSpan w:val="2"/>
            <w:tcBorders>
              <w:bottom w:val="single" w:color="8FB6EA" w:sz="5" w:space="0"/>
            </w:tcBorders>
            <w:shd w:val="clear" w:color="auto" w:fill="FFFFFF" w:themeFill="background1"/>
            <w:tcMar/>
          </w:tcPr>
          <w:p w:rsidRPr="00CC0718" w:rsidR="00C71DC8" w:rsidP="00244814" w:rsidRDefault="00C71DC8" w14:paraId="27431330" w14:textId="77777777">
            <w:pPr>
              <w:rPr>
                <w:color w:val="000000"/>
                <w:spacing w:val="-2"/>
                <w:sz w:val="18"/>
              </w:rPr>
            </w:pPr>
            <w:r w:rsidRPr="00CC0718">
              <w:rPr>
                <w:color w:val="000000"/>
                <w:spacing w:val="-2"/>
                <w:sz w:val="18"/>
              </w:rPr>
              <w:t>Document</w:t>
            </w:r>
          </w:p>
        </w:tc>
        <w:tc>
          <w:tcPr>
            <w:tcW w:w="1132" w:type="dxa"/>
            <w:tcBorders>
              <w:bottom w:val="single" w:color="8FB6EA" w:sz="5" w:space="0"/>
            </w:tcBorders>
            <w:shd w:val="clear" w:color="auto" w:fill="FFFFFF" w:themeFill="background1"/>
            <w:tcMar/>
          </w:tcPr>
          <w:p w:rsidRPr="00CC0718" w:rsidR="00C71DC8" w:rsidP="00244814" w:rsidRDefault="00C71DC8" w14:paraId="5343EF0E" w14:textId="77777777">
            <w:pPr>
              <w:rPr>
                <w:color w:val="000000"/>
                <w:spacing w:val="-2"/>
                <w:sz w:val="18"/>
              </w:rPr>
            </w:pPr>
            <w:r w:rsidRPr="00CC0718">
              <w:rPr>
                <w:color w:val="000000"/>
                <w:spacing w:val="-2"/>
                <w:sz w:val="18"/>
              </w:rPr>
              <w:t>1</w:t>
            </w:r>
          </w:p>
        </w:tc>
        <w:tc>
          <w:tcPr>
            <w:tcW w:w="1576" w:type="dxa"/>
            <w:gridSpan w:val="2"/>
            <w:tcBorders>
              <w:bottom w:val="single" w:color="8FB6EA" w:sz="5" w:space="0"/>
            </w:tcBorders>
            <w:shd w:val="clear" w:color="auto" w:fill="FFFFFF" w:themeFill="background1"/>
            <w:tcMar/>
          </w:tcPr>
          <w:p w:rsidRPr="00CC0718" w:rsidR="00C71DC8" w:rsidP="00244814" w:rsidRDefault="00C71DC8" w14:paraId="7036C506" w14:textId="77777777">
            <w:pPr>
              <w:rPr>
                <w:color w:val="000000"/>
                <w:spacing w:val="-2"/>
                <w:sz w:val="18"/>
              </w:rPr>
            </w:pPr>
            <w:r w:rsidRPr="00CC0718">
              <w:rPr>
                <w:color w:val="000000"/>
                <w:spacing w:val="-2"/>
                <w:sz w:val="18"/>
              </w:rPr>
              <w:t>1</w:t>
            </w:r>
          </w:p>
        </w:tc>
        <w:tc>
          <w:tcPr>
            <w:tcW w:w="1362" w:type="dxa"/>
            <w:tcBorders>
              <w:bottom w:val="single" w:color="8FB6EA" w:sz="5" w:space="0"/>
            </w:tcBorders>
            <w:shd w:val="clear" w:color="auto" w:fill="FFFFFF" w:themeFill="background1"/>
            <w:tcMar/>
          </w:tcPr>
          <w:p w:rsidRPr="00CC0718" w:rsidR="00C71DC8" w:rsidP="00244814" w:rsidRDefault="00C71DC8" w14:paraId="00316853" w14:textId="77777777">
            <w:pPr>
              <w:rPr>
                <w:color w:val="000000"/>
                <w:spacing w:val="-2"/>
                <w:sz w:val="18"/>
              </w:rPr>
            </w:pPr>
            <w:r w:rsidRPr="00CC0718">
              <w:rPr>
                <w:color w:val="000000"/>
                <w:spacing w:val="-2"/>
                <w:sz w:val="18"/>
              </w:rPr>
              <w:t>9</w:t>
            </w:r>
          </w:p>
        </w:tc>
        <w:tc>
          <w:tcPr>
            <w:tcW w:w="1690" w:type="dxa"/>
            <w:tcBorders>
              <w:bottom w:val="single" w:color="8FB6EA" w:sz="5" w:space="0"/>
            </w:tcBorders>
            <w:shd w:val="clear" w:color="auto" w:fill="FFFFFF" w:themeFill="background1"/>
            <w:tcMar/>
          </w:tcPr>
          <w:p w:rsidRPr="00CC0718" w:rsidR="00C71DC8" w:rsidP="00244814" w:rsidRDefault="00C71DC8" w14:paraId="027BF646" w14:textId="77777777">
            <w:pPr>
              <w:rPr>
                <w:color w:val="000000"/>
                <w:spacing w:val="-2"/>
                <w:sz w:val="18"/>
              </w:rPr>
            </w:pPr>
            <w:r w:rsidRPr="00CC0718">
              <w:rPr>
                <w:color w:val="000000"/>
                <w:spacing w:val="-2"/>
                <w:sz w:val="18"/>
              </w:rPr>
              <w:t>1</w:t>
            </w:r>
          </w:p>
        </w:tc>
        <w:tc>
          <w:tcPr>
            <w:tcW w:w="1576" w:type="dxa"/>
            <w:tcBorders>
              <w:bottom w:val="single" w:color="8FB6EA" w:sz="5" w:space="0"/>
            </w:tcBorders>
            <w:shd w:val="clear" w:color="auto" w:fill="FFFFFF" w:themeFill="background1"/>
            <w:tcMar/>
          </w:tcPr>
          <w:p w:rsidRPr="00CC0718" w:rsidR="00C71DC8" w:rsidP="00244814" w:rsidRDefault="00C71DC8" w14:paraId="68A37ECC" w14:textId="77777777">
            <w:pPr>
              <w:rPr>
                <w:color w:val="000000"/>
                <w:spacing w:val="-2"/>
                <w:sz w:val="18"/>
              </w:rPr>
            </w:pPr>
          </w:p>
        </w:tc>
      </w:tr>
      <w:tr w:rsidRPr="00CC0718" w:rsidR="00C71DC8" w:rsidTr="3A33D0EC" w14:paraId="30B7FC0F" w14:textId="77777777">
        <w:trPr>
          <w:trHeight w:val="444" w:hRule="exact"/>
        </w:trPr>
        <w:tc>
          <w:tcPr>
            <w:tcW w:w="10717" w:type="dxa"/>
            <w:gridSpan w:val="8"/>
            <w:tcBorders>
              <w:top w:val="single" w:color="8FB6EA" w:sz="5" w:space="0"/>
            </w:tcBorders>
            <w:tcMar/>
          </w:tcPr>
          <w:p w:rsidRPr="00CC0718" w:rsidR="00C71DC8" w:rsidP="00244814" w:rsidRDefault="00C71DC8" w14:paraId="4ADD8EB1" w14:textId="77777777"/>
        </w:tc>
      </w:tr>
      <w:tr w:rsidRPr="00CC0718" w:rsidR="00C71DC8" w:rsidTr="3A33D0EC" w14:paraId="47941080" w14:textId="77777777">
        <w:trPr>
          <w:trHeight w:val="602" w:hRule="exact"/>
        </w:trPr>
        <w:tc>
          <w:tcPr>
            <w:tcW w:w="10717" w:type="dxa"/>
            <w:gridSpan w:val="8"/>
            <w:shd w:val="clear" w:color="auto" w:fill="FFFFFF" w:themeFill="background1"/>
            <w:tcMar/>
          </w:tcPr>
          <w:p w:rsidRPr="00CC0718" w:rsidR="00C71DC8" w:rsidP="00244814" w:rsidRDefault="00C71DC8" w14:paraId="1D4DAA89" w14:textId="77777777">
            <w:pPr>
              <w:rPr>
                <w:b/>
                <w:color w:val="5C83B4"/>
                <w:spacing w:val="-2"/>
                <w:sz w:val="24"/>
              </w:rPr>
            </w:pPr>
            <w:bookmarkStart w:name="CodesAXIALCODEQ2RoleofStudentClubSKILLDE" w:id="36"/>
            <w:bookmarkEnd w:id="36"/>
          </w:p>
        </w:tc>
      </w:tr>
      <w:tr w:rsidRPr="00CC0718" w:rsidR="00C71DC8" w:rsidTr="3A33D0EC" w14:paraId="5873E9F1" w14:textId="77777777">
        <w:trPr>
          <w:trHeight w:val="458" w:hRule="exact"/>
        </w:trPr>
        <w:tc>
          <w:tcPr>
            <w:tcW w:w="1805" w:type="dxa"/>
            <w:shd w:val="clear" w:color="auto" w:fill="FFFFFF" w:themeFill="background1"/>
            <w:tcMar/>
          </w:tcPr>
          <w:p w:rsidRPr="00CC0718" w:rsidR="00C71DC8" w:rsidP="00244814" w:rsidRDefault="00C71DC8" w14:paraId="1649EA53" w14:textId="77777777">
            <w:pPr>
              <w:rPr>
                <w:b/>
                <w:color w:val="5C83B4"/>
                <w:spacing w:val="-2"/>
                <w:sz w:val="24"/>
              </w:rPr>
            </w:pPr>
            <w:r w:rsidRPr="00CC0718">
              <w:rPr>
                <w:b/>
                <w:color w:val="5C83B4"/>
                <w:spacing w:val="-2"/>
                <w:sz w:val="24"/>
              </w:rPr>
              <w:t>Nickname:</w:t>
            </w:r>
          </w:p>
        </w:tc>
        <w:tc>
          <w:tcPr>
            <w:tcW w:w="8912" w:type="dxa"/>
            <w:gridSpan w:val="7"/>
            <w:vMerge w:val="restart"/>
            <w:shd w:val="clear" w:color="auto" w:fill="FFFFFF" w:themeFill="background1"/>
            <w:tcMar/>
          </w:tcPr>
          <w:p w:rsidRPr="00CC0718" w:rsidR="00C71DC8" w:rsidP="00244814" w:rsidRDefault="00C71DC8" w14:paraId="2CAF343E" w14:textId="77777777">
            <w:pPr>
              <w:rPr>
                <w:b/>
                <w:color w:val="5C83B4"/>
                <w:spacing w:val="-2"/>
                <w:sz w:val="24"/>
              </w:rPr>
            </w:pPr>
            <w:r w:rsidRPr="00CC0718">
              <w:rPr>
                <w:b/>
                <w:color w:val="5C83B4"/>
                <w:spacing w:val="-2"/>
                <w:sz w:val="24"/>
              </w:rPr>
              <w:t>Codes\\AXIAL CODE\\Q2- Role of Student Club\SKILL DEVELOPMENT\Share ideas\Have a little bit of time to themselves</w:t>
            </w:r>
          </w:p>
        </w:tc>
      </w:tr>
      <w:tr w:rsidRPr="00CC0718" w:rsidR="00C71DC8" w:rsidTr="3A33D0EC" w14:paraId="3C99DB2B" w14:textId="77777777">
        <w:trPr>
          <w:trHeight w:val="444" w:hRule="exact"/>
        </w:trPr>
        <w:tc>
          <w:tcPr>
            <w:tcW w:w="1805" w:type="dxa"/>
            <w:shd w:val="clear" w:color="auto" w:fill="FFFFFF" w:themeFill="background1"/>
            <w:tcMar/>
          </w:tcPr>
          <w:p w:rsidRPr="00CC0718" w:rsidR="00C71DC8" w:rsidP="00244814" w:rsidRDefault="00C71DC8" w14:paraId="71E29DF6" w14:textId="77777777">
            <w:pPr>
              <w:rPr>
                <w:b/>
                <w:color w:val="5C83B4"/>
                <w:spacing w:val="-2"/>
                <w:sz w:val="24"/>
              </w:rPr>
            </w:pPr>
            <w:r w:rsidRPr="00CC0718">
              <w:rPr>
                <w:b/>
                <w:color w:val="5C83B4"/>
                <w:spacing w:val="-2"/>
                <w:sz w:val="24"/>
              </w:rPr>
              <w:t>Classification:</w:t>
            </w:r>
          </w:p>
        </w:tc>
        <w:tc>
          <w:tcPr>
            <w:tcW w:w="8912" w:type="dxa"/>
            <w:gridSpan w:val="7"/>
            <w:vMerge/>
            <w:tcMar/>
          </w:tcPr>
          <w:p w:rsidRPr="00CC0718" w:rsidR="00C71DC8" w:rsidP="00244814" w:rsidRDefault="00C71DC8" w14:paraId="1DD2D749" w14:textId="77777777"/>
        </w:tc>
      </w:tr>
      <w:tr w:rsidRPr="00CC0718" w:rsidR="00C71DC8" w:rsidTr="3A33D0EC" w14:paraId="5AA7FAE5" w14:textId="77777777">
        <w:trPr>
          <w:trHeight w:val="459" w:hRule="exact"/>
        </w:trPr>
        <w:tc>
          <w:tcPr>
            <w:tcW w:w="1805" w:type="dxa"/>
            <w:shd w:val="clear" w:color="auto" w:fill="FFFFFF" w:themeFill="background1"/>
            <w:tcMar/>
          </w:tcPr>
          <w:p w:rsidRPr="00CC0718" w:rsidR="00C71DC8" w:rsidP="00244814" w:rsidRDefault="00C71DC8" w14:paraId="7579DDAE" w14:textId="77777777">
            <w:pPr>
              <w:rPr>
                <w:b/>
                <w:color w:val="5C83B4"/>
                <w:spacing w:val="-2"/>
                <w:sz w:val="24"/>
              </w:rPr>
            </w:pPr>
            <w:r w:rsidRPr="00CC0718">
              <w:rPr>
                <w:b/>
                <w:color w:val="5C83B4"/>
                <w:spacing w:val="-2"/>
                <w:sz w:val="24"/>
              </w:rPr>
              <w:t>Aggregated:</w:t>
            </w:r>
          </w:p>
        </w:tc>
        <w:tc>
          <w:tcPr>
            <w:tcW w:w="8912" w:type="dxa"/>
            <w:gridSpan w:val="7"/>
            <w:shd w:val="clear" w:color="auto" w:fill="FFFFFF" w:themeFill="background1"/>
            <w:tcMar/>
          </w:tcPr>
          <w:p w:rsidRPr="00CC0718" w:rsidR="00C71DC8" w:rsidP="00244814" w:rsidRDefault="00C71DC8" w14:paraId="5F3A4CFA" w14:textId="77777777">
            <w:pPr>
              <w:rPr>
                <w:b/>
                <w:color w:val="5C83B4"/>
                <w:spacing w:val="-2"/>
                <w:sz w:val="24"/>
              </w:rPr>
            </w:pPr>
            <w:r w:rsidRPr="00CC0718">
              <w:rPr>
                <w:b/>
                <w:color w:val="5C83B4"/>
                <w:spacing w:val="-2"/>
                <w:sz w:val="24"/>
              </w:rPr>
              <w:t>No</w:t>
            </w:r>
          </w:p>
        </w:tc>
      </w:tr>
      <w:tr w:rsidRPr="00CC0718" w:rsidR="00C71DC8" w:rsidTr="3A33D0EC" w14:paraId="3D81ED07" w14:textId="77777777">
        <w:trPr>
          <w:trHeight w:val="344" w:hRule="exact"/>
        </w:trPr>
        <w:tc>
          <w:tcPr>
            <w:tcW w:w="3381" w:type="dxa"/>
            <w:gridSpan w:val="2"/>
            <w:tcBorders>
              <w:bottom w:val="single" w:color="8FB6EA" w:sz="5" w:space="0"/>
            </w:tcBorders>
            <w:shd w:val="clear" w:color="auto" w:fill="FFFFFF" w:themeFill="background1"/>
            <w:tcMar/>
          </w:tcPr>
          <w:p w:rsidRPr="00CC0718" w:rsidR="00C71DC8" w:rsidP="00244814" w:rsidRDefault="00C71DC8" w14:paraId="7951087E" w14:textId="77777777">
            <w:pPr>
              <w:rPr>
                <w:color w:val="000000"/>
                <w:spacing w:val="-2"/>
                <w:sz w:val="18"/>
              </w:rPr>
            </w:pPr>
            <w:r w:rsidRPr="00CC0718">
              <w:rPr>
                <w:color w:val="000000"/>
                <w:spacing w:val="-2"/>
                <w:sz w:val="18"/>
              </w:rPr>
              <w:t>Document</w:t>
            </w:r>
          </w:p>
        </w:tc>
        <w:tc>
          <w:tcPr>
            <w:tcW w:w="1132" w:type="dxa"/>
            <w:tcBorders>
              <w:bottom w:val="single" w:color="8FB6EA" w:sz="5" w:space="0"/>
            </w:tcBorders>
            <w:shd w:val="clear" w:color="auto" w:fill="FFFFFF" w:themeFill="background1"/>
            <w:tcMar/>
          </w:tcPr>
          <w:p w:rsidRPr="00CC0718" w:rsidR="00C71DC8" w:rsidP="00244814" w:rsidRDefault="00C71DC8" w14:paraId="34BFB9CB" w14:textId="77777777">
            <w:pPr>
              <w:rPr>
                <w:color w:val="000000"/>
                <w:spacing w:val="-2"/>
                <w:sz w:val="18"/>
              </w:rPr>
            </w:pPr>
            <w:r w:rsidRPr="00CC0718">
              <w:rPr>
                <w:color w:val="000000"/>
                <w:spacing w:val="-2"/>
                <w:sz w:val="18"/>
              </w:rPr>
              <w:t>1</w:t>
            </w:r>
          </w:p>
        </w:tc>
        <w:tc>
          <w:tcPr>
            <w:tcW w:w="1576" w:type="dxa"/>
            <w:gridSpan w:val="2"/>
            <w:tcBorders>
              <w:bottom w:val="single" w:color="8FB6EA" w:sz="5" w:space="0"/>
            </w:tcBorders>
            <w:shd w:val="clear" w:color="auto" w:fill="FFFFFF" w:themeFill="background1"/>
            <w:tcMar/>
          </w:tcPr>
          <w:p w:rsidRPr="00CC0718" w:rsidR="00C71DC8" w:rsidP="00244814" w:rsidRDefault="00C71DC8" w14:paraId="3A476981" w14:textId="77777777">
            <w:pPr>
              <w:rPr>
                <w:color w:val="000000"/>
                <w:spacing w:val="-2"/>
                <w:sz w:val="18"/>
              </w:rPr>
            </w:pPr>
            <w:r w:rsidRPr="00CC0718">
              <w:rPr>
                <w:color w:val="000000"/>
                <w:spacing w:val="-2"/>
                <w:sz w:val="18"/>
              </w:rPr>
              <w:t>1</w:t>
            </w:r>
          </w:p>
        </w:tc>
        <w:tc>
          <w:tcPr>
            <w:tcW w:w="1362" w:type="dxa"/>
            <w:tcBorders>
              <w:bottom w:val="single" w:color="8FB6EA" w:sz="5" w:space="0"/>
            </w:tcBorders>
            <w:shd w:val="clear" w:color="auto" w:fill="FFFFFF" w:themeFill="background1"/>
            <w:tcMar/>
          </w:tcPr>
          <w:p w:rsidRPr="00CC0718" w:rsidR="00C71DC8" w:rsidP="00244814" w:rsidRDefault="00C71DC8" w14:paraId="60A73BA6" w14:textId="77777777">
            <w:pPr>
              <w:rPr>
                <w:color w:val="000000"/>
                <w:spacing w:val="-2"/>
                <w:sz w:val="18"/>
              </w:rPr>
            </w:pPr>
            <w:r w:rsidRPr="00CC0718">
              <w:rPr>
                <w:color w:val="000000"/>
                <w:spacing w:val="-2"/>
                <w:sz w:val="18"/>
              </w:rPr>
              <w:t>8</w:t>
            </w:r>
          </w:p>
        </w:tc>
        <w:tc>
          <w:tcPr>
            <w:tcW w:w="1690" w:type="dxa"/>
            <w:tcBorders>
              <w:bottom w:val="single" w:color="8FB6EA" w:sz="5" w:space="0"/>
            </w:tcBorders>
            <w:shd w:val="clear" w:color="auto" w:fill="FFFFFF" w:themeFill="background1"/>
            <w:tcMar/>
          </w:tcPr>
          <w:p w:rsidRPr="00CC0718" w:rsidR="00C71DC8" w:rsidP="00244814" w:rsidRDefault="00C71DC8" w14:paraId="0AA83B94" w14:textId="77777777">
            <w:pPr>
              <w:rPr>
                <w:color w:val="000000"/>
                <w:spacing w:val="-2"/>
                <w:sz w:val="18"/>
              </w:rPr>
            </w:pPr>
            <w:r w:rsidRPr="00CC0718">
              <w:rPr>
                <w:color w:val="000000"/>
                <w:spacing w:val="-2"/>
                <w:sz w:val="18"/>
              </w:rPr>
              <w:t>1</w:t>
            </w:r>
          </w:p>
        </w:tc>
        <w:tc>
          <w:tcPr>
            <w:tcW w:w="1576" w:type="dxa"/>
            <w:tcBorders>
              <w:bottom w:val="single" w:color="8FB6EA" w:sz="5" w:space="0"/>
            </w:tcBorders>
            <w:shd w:val="clear" w:color="auto" w:fill="FFFFFF" w:themeFill="background1"/>
            <w:tcMar/>
          </w:tcPr>
          <w:p w:rsidRPr="00CC0718" w:rsidR="00C71DC8" w:rsidP="00244814" w:rsidRDefault="00C71DC8" w14:paraId="7302624C" w14:textId="77777777">
            <w:pPr>
              <w:rPr>
                <w:color w:val="000000"/>
                <w:spacing w:val="-2"/>
                <w:sz w:val="18"/>
              </w:rPr>
            </w:pPr>
          </w:p>
        </w:tc>
      </w:tr>
      <w:tr w:rsidRPr="00CC0718" w:rsidR="00C71DC8" w:rsidTr="3A33D0EC" w14:paraId="09DD9D8D" w14:textId="77777777">
        <w:trPr>
          <w:trHeight w:val="1017" w:hRule="exact"/>
        </w:trPr>
        <w:tc>
          <w:tcPr>
            <w:tcW w:w="10717" w:type="dxa"/>
            <w:gridSpan w:val="8"/>
            <w:tcBorders>
              <w:top w:val="single" w:color="8FB6EA" w:sz="5" w:space="0"/>
            </w:tcBorders>
            <w:tcMar/>
          </w:tcPr>
          <w:p w:rsidRPr="00CC0718" w:rsidR="00C71DC8" w:rsidP="00244814" w:rsidRDefault="00C71DC8" w14:paraId="3C6F0347" w14:textId="77777777"/>
        </w:tc>
      </w:tr>
      <w:tr w:rsidRPr="00CC0718" w:rsidR="00C71DC8" w:rsidTr="3A33D0EC" w14:paraId="7D23130E" w14:textId="77777777">
        <w:trPr>
          <w:trHeight w:val="1017" w:hRule="exact"/>
        </w:trPr>
        <w:tc>
          <w:tcPr>
            <w:tcW w:w="10717" w:type="dxa"/>
            <w:gridSpan w:val="8"/>
            <w:tcMar/>
          </w:tcPr>
          <w:p w:rsidRPr="00CC0718" w:rsidR="00C71DC8" w:rsidP="00244814" w:rsidRDefault="00C71DC8" w14:paraId="15F1ED23" w14:textId="77777777"/>
        </w:tc>
      </w:tr>
      <w:tr w:rsidRPr="00CC0718" w:rsidR="00C71DC8" w:rsidTr="3A33D0EC" w14:paraId="084D80B9" w14:textId="77777777">
        <w:trPr>
          <w:trHeight w:val="459" w:hRule="exact"/>
        </w:trPr>
        <w:tc>
          <w:tcPr>
            <w:tcW w:w="5359" w:type="dxa"/>
            <w:gridSpan w:val="4"/>
            <w:shd w:val="clear" w:color="auto" w:fill="FFFFFF" w:themeFill="background1"/>
            <w:tcMar/>
          </w:tcPr>
          <w:p w:rsidRPr="00CC0718" w:rsidR="00C71DC8" w:rsidP="00244814" w:rsidRDefault="00C71DC8" w14:paraId="459EFAE5" w14:textId="77777777">
            <w:pPr>
              <w:jc w:val="right"/>
              <w:rPr>
                <w:color w:val="000066"/>
                <w:spacing w:val="-2"/>
                <w:sz w:val="16"/>
              </w:rPr>
            </w:pPr>
            <w:r w:rsidRPr="00CC0718">
              <w:rPr>
                <w:color w:val="000066"/>
                <w:spacing w:val="-2"/>
                <w:sz w:val="16"/>
              </w:rPr>
              <w:t>Formatted Reports\\Code Summary Formatted Report</w:t>
            </w:r>
          </w:p>
        </w:tc>
        <w:tc>
          <w:tcPr>
            <w:tcW w:w="5358" w:type="dxa"/>
            <w:gridSpan w:val="4"/>
            <w:shd w:val="clear" w:color="auto" w:fill="FFFFFF" w:themeFill="background1"/>
            <w:tcMar/>
          </w:tcPr>
          <w:p w:rsidRPr="00CC0718" w:rsidR="00C71DC8" w:rsidP="00244814" w:rsidRDefault="00C71DC8" w14:paraId="7F0BF1F0" w14:textId="77777777">
            <w:pPr>
              <w:jc w:val="right"/>
              <w:rPr>
                <w:color w:val="000066"/>
                <w:spacing w:val="-2"/>
                <w:sz w:val="16"/>
              </w:rPr>
            </w:pPr>
            <w:r w:rsidRPr="00CC0718">
              <w:rPr>
                <w:color w:val="000066"/>
                <w:spacing w:val="-2"/>
                <w:sz w:val="16"/>
              </w:rPr>
              <w:t>Page 34 of 104</w:t>
            </w:r>
          </w:p>
        </w:tc>
      </w:tr>
      <w:tr w:rsidRPr="00CC0718" w:rsidR="00C71DC8" w:rsidTr="3A33D0EC" w14:paraId="34910EBF" w14:textId="77777777">
        <w:trPr>
          <w:trHeight w:val="444" w:hRule="exact"/>
        </w:trPr>
        <w:tc>
          <w:tcPr>
            <w:tcW w:w="10717" w:type="dxa"/>
            <w:gridSpan w:val="8"/>
            <w:shd w:val="clear" w:color="auto" w:fill="FFFFFF" w:themeFill="background1"/>
            <w:tcMar/>
            <w:vAlign w:val="center"/>
          </w:tcPr>
          <w:p w:rsidRPr="00CC0718" w:rsidR="00C71DC8" w:rsidP="00244814" w:rsidRDefault="00C71DC8" w14:paraId="204FE857" w14:textId="77777777">
            <w:pPr>
              <w:jc w:val="right"/>
              <w:rPr>
                <w:color w:val="000066"/>
                <w:spacing w:val="-2"/>
                <w:sz w:val="16"/>
              </w:rPr>
            </w:pPr>
            <w:r w:rsidRPr="00CC0718">
              <w:rPr>
                <w:color w:val="000066"/>
                <w:spacing w:val="-2"/>
                <w:sz w:val="16"/>
              </w:rPr>
              <w:t>11/13/2024 3:39 PM</w:t>
            </w:r>
          </w:p>
        </w:tc>
      </w:tr>
      <w:tr w:rsidRPr="00CC0718" w:rsidR="00C71DC8" w:rsidTr="3A33D0EC" w14:paraId="165FF04E" w14:textId="77777777">
        <w:trPr>
          <w:trHeight w:val="458" w:hRule="exact"/>
        </w:trPr>
        <w:tc>
          <w:tcPr>
            <w:tcW w:w="3381" w:type="dxa"/>
            <w:gridSpan w:val="2"/>
            <w:shd w:val="clear" w:color="auto" w:fill="8FB6EA"/>
            <w:tcMar/>
          </w:tcPr>
          <w:p w:rsidRPr="00CC0718" w:rsidR="00C71DC8" w:rsidP="00244814" w:rsidRDefault="00C71DC8" w14:paraId="3BEF979E" w14:textId="77777777">
            <w:pPr>
              <w:rPr>
                <w:b/>
                <w:color w:val="000066"/>
                <w:spacing w:val="-2"/>
                <w:sz w:val="18"/>
              </w:rPr>
            </w:pPr>
            <w:r w:rsidRPr="00CC0718">
              <w:rPr>
                <w:b/>
                <w:color w:val="000066"/>
                <w:spacing w:val="-2"/>
                <w:sz w:val="18"/>
              </w:rPr>
              <w:t>File Type</w:t>
            </w:r>
          </w:p>
        </w:tc>
        <w:tc>
          <w:tcPr>
            <w:tcW w:w="1132" w:type="dxa"/>
            <w:shd w:val="clear" w:color="auto" w:fill="8FB6EA"/>
            <w:tcMar/>
          </w:tcPr>
          <w:p w:rsidRPr="00CC0718" w:rsidR="00C71DC8" w:rsidP="00244814" w:rsidRDefault="00C71DC8" w14:paraId="71986741" w14:textId="77777777">
            <w:pPr>
              <w:rPr>
                <w:b/>
                <w:color w:val="000066"/>
                <w:spacing w:val="-2"/>
                <w:sz w:val="18"/>
              </w:rPr>
            </w:pPr>
            <w:r w:rsidRPr="00CC0718">
              <w:rPr>
                <w:b/>
                <w:color w:val="000066"/>
                <w:spacing w:val="-2"/>
                <w:sz w:val="18"/>
              </w:rPr>
              <w:t>Number of Files</w:t>
            </w:r>
          </w:p>
        </w:tc>
        <w:tc>
          <w:tcPr>
            <w:tcW w:w="1576" w:type="dxa"/>
            <w:gridSpan w:val="2"/>
            <w:shd w:val="clear" w:color="auto" w:fill="8FB6EA"/>
            <w:tcMar/>
          </w:tcPr>
          <w:p w:rsidRPr="00CC0718" w:rsidR="00C71DC8" w:rsidP="00244814" w:rsidRDefault="00C71DC8" w14:paraId="7EBE272A" w14:textId="77777777">
            <w:pPr>
              <w:rPr>
                <w:b/>
                <w:color w:val="000066"/>
                <w:spacing w:val="-2"/>
                <w:sz w:val="18"/>
              </w:rPr>
            </w:pPr>
            <w:r w:rsidRPr="00CC0718">
              <w:rPr>
                <w:b/>
                <w:color w:val="000066"/>
                <w:spacing w:val="-2"/>
                <w:sz w:val="18"/>
              </w:rPr>
              <w:t>Number of Coding References</w:t>
            </w:r>
          </w:p>
        </w:tc>
        <w:tc>
          <w:tcPr>
            <w:tcW w:w="1362" w:type="dxa"/>
            <w:shd w:val="clear" w:color="auto" w:fill="8FB6EA"/>
            <w:tcMar/>
          </w:tcPr>
          <w:p w:rsidRPr="00CC0718" w:rsidR="00C71DC8" w:rsidP="00244814" w:rsidRDefault="00C71DC8" w14:paraId="5FF16E84" w14:textId="77777777">
            <w:pPr>
              <w:rPr>
                <w:b/>
                <w:color w:val="000066"/>
                <w:spacing w:val="-2"/>
                <w:sz w:val="18"/>
              </w:rPr>
            </w:pPr>
            <w:r w:rsidRPr="00CC0718">
              <w:rPr>
                <w:b/>
                <w:color w:val="000066"/>
                <w:spacing w:val="-2"/>
                <w:sz w:val="18"/>
              </w:rPr>
              <w:t>Number of Words Coded</w:t>
            </w:r>
          </w:p>
        </w:tc>
        <w:tc>
          <w:tcPr>
            <w:tcW w:w="1690" w:type="dxa"/>
            <w:shd w:val="clear" w:color="auto" w:fill="8FB6EA"/>
            <w:tcMar/>
          </w:tcPr>
          <w:p w:rsidRPr="00CC0718" w:rsidR="00C71DC8" w:rsidP="00244814" w:rsidRDefault="00C71DC8" w14:paraId="4C29AC52" w14:textId="77777777">
            <w:pPr>
              <w:rPr>
                <w:b/>
                <w:color w:val="000066"/>
                <w:spacing w:val="-2"/>
                <w:sz w:val="18"/>
              </w:rPr>
            </w:pPr>
            <w:r w:rsidRPr="00CC0718">
              <w:rPr>
                <w:b/>
                <w:color w:val="000066"/>
                <w:spacing w:val="-2"/>
                <w:sz w:val="18"/>
              </w:rPr>
              <w:t>Number of Paragraphs Coded</w:t>
            </w:r>
          </w:p>
        </w:tc>
        <w:tc>
          <w:tcPr>
            <w:tcW w:w="1576" w:type="dxa"/>
            <w:shd w:val="clear" w:color="auto" w:fill="8FB6EA"/>
            <w:tcMar/>
          </w:tcPr>
          <w:p w:rsidRPr="00CC0718" w:rsidR="00C71DC8" w:rsidP="00244814" w:rsidRDefault="00C71DC8" w14:paraId="75C4B4FB" w14:textId="77777777">
            <w:pPr>
              <w:rPr>
                <w:b/>
                <w:color w:val="000066"/>
                <w:spacing w:val="-2"/>
                <w:sz w:val="18"/>
              </w:rPr>
            </w:pPr>
            <w:r w:rsidRPr="00CC0718">
              <w:rPr>
                <w:b/>
                <w:color w:val="000066"/>
                <w:spacing w:val="-2"/>
                <w:sz w:val="18"/>
              </w:rPr>
              <w:t>Duration Coded</w:t>
            </w:r>
          </w:p>
        </w:tc>
      </w:tr>
      <w:tr w:rsidRPr="00CC0718" w:rsidR="00C71DC8" w:rsidTr="3A33D0EC" w14:paraId="09654B68" w14:textId="77777777">
        <w:trPr>
          <w:trHeight w:val="344" w:hRule="exact"/>
        </w:trPr>
        <w:tc>
          <w:tcPr>
            <w:tcW w:w="10717" w:type="dxa"/>
            <w:gridSpan w:val="8"/>
            <w:shd w:val="clear" w:color="auto" w:fill="FFFFFF" w:themeFill="background1"/>
            <w:tcMar/>
          </w:tcPr>
          <w:p w:rsidRPr="00CC0718" w:rsidR="00C71DC8" w:rsidP="00244814" w:rsidRDefault="00C71DC8" w14:paraId="7992A232" w14:textId="77777777">
            <w:pPr>
              <w:rPr>
                <w:b/>
                <w:color w:val="5C83B4"/>
                <w:spacing w:val="-2"/>
                <w:sz w:val="24"/>
              </w:rPr>
            </w:pPr>
          </w:p>
        </w:tc>
      </w:tr>
      <w:tr w:rsidRPr="00CC0718" w:rsidR="00C71DC8" w:rsidTr="3A33D0EC" w14:paraId="3519325C" w14:textId="77777777">
        <w:trPr>
          <w:trHeight w:val="459" w:hRule="exact"/>
        </w:trPr>
        <w:tc>
          <w:tcPr>
            <w:tcW w:w="1805" w:type="dxa"/>
            <w:shd w:val="clear" w:color="auto" w:fill="FFFFFF" w:themeFill="background1"/>
            <w:tcMar/>
          </w:tcPr>
          <w:p w:rsidRPr="00CC0718" w:rsidR="00C71DC8" w:rsidP="00244814" w:rsidRDefault="00C71DC8" w14:paraId="0E0A9632" w14:textId="77777777">
            <w:pPr>
              <w:rPr>
                <w:b/>
                <w:color w:val="5C83B4"/>
                <w:spacing w:val="-2"/>
                <w:sz w:val="24"/>
              </w:rPr>
            </w:pPr>
            <w:r w:rsidRPr="00CC0718">
              <w:rPr>
                <w:b/>
                <w:color w:val="5C83B4"/>
                <w:spacing w:val="-2"/>
                <w:sz w:val="24"/>
              </w:rPr>
              <w:t>Nickname:</w:t>
            </w:r>
          </w:p>
        </w:tc>
        <w:tc>
          <w:tcPr>
            <w:tcW w:w="8912" w:type="dxa"/>
            <w:gridSpan w:val="7"/>
            <w:vMerge w:val="restart"/>
            <w:shd w:val="clear" w:color="auto" w:fill="FFFFFF" w:themeFill="background1"/>
            <w:tcMar/>
          </w:tcPr>
          <w:p w:rsidRPr="00CC0718" w:rsidR="00C71DC8" w:rsidP="00244814" w:rsidRDefault="00C71DC8" w14:paraId="4730C598" w14:textId="77777777">
            <w:pPr>
              <w:rPr>
                <w:b/>
                <w:color w:val="5C83B4"/>
                <w:spacing w:val="-2"/>
                <w:sz w:val="24"/>
              </w:rPr>
            </w:pPr>
            <w:r w:rsidRPr="00CC0718">
              <w:rPr>
                <w:b/>
                <w:color w:val="5C83B4"/>
                <w:spacing w:val="-2"/>
                <w:sz w:val="24"/>
              </w:rPr>
              <w:t>Codes\\AXIAL CODE\\Q2- Role of Student Club\SOCIAL ISSUES VOLUNTEERISM</w:t>
            </w:r>
          </w:p>
        </w:tc>
      </w:tr>
      <w:tr w:rsidRPr="00CC0718" w:rsidR="00C71DC8" w:rsidTr="3A33D0EC" w14:paraId="12552EB5" w14:textId="77777777">
        <w:trPr>
          <w:trHeight w:val="444" w:hRule="exact"/>
        </w:trPr>
        <w:tc>
          <w:tcPr>
            <w:tcW w:w="1805" w:type="dxa"/>
            <w:shd w:val="clear" w:color="auto" w:fill="FFFFFF" w:themeFill="background1"/>
            <w:tcMar/>
          </w:tcPr>
          <w:p w:rsidRPr="00CC0718" w:rsidR="00C71DC8" w:rsidP="00244814" w:rsidRDefault="00C71DC8" w14:paraId="22ADBA9B" w14:textId="77777777">
            <w:pPr>
              <w:rPr>
                <w:b/>
                <w:color w:val="5C83B4"/>
                <w:spacing w:val="-2"/>
                <w:sz w:val="24"/>
              </w:rPr>
            </w:pPr>
            <w:r w:rsidRPr="00CC0718">
              <w:rPr>
                <w:b/>
                <w:color w:val="5C83B4"/>
                <w:spacing w:val="-2"/>
                <w:sz w:val="24"/>
              </w:rPr>
              <w:t>Classification:</w:t>
            </w:r>
          </w:p>
        </w:tc>
        <w:tc>
          <w:tcPr>
            <w:tcW w:w="8912" w:type="dxa"/>
            <w:gridSpan w:val="7"/>
            <w:vMerge/>
            <w:tcMar/>
          </w:tcPr>
          <w:p w:rsidRPr="00CC0718" w:rsidR="00C71DC8" w:rsidP="00244814" w:rsidRDefault="00C71DC8" w14:paraId="7DDC9536" w14:textId="77777777"/>
        </w:tc>
      </w:tr>
      <w:tr w:rsidRPr="00CC0718" w:rsidR="00C71DC8" w:rsidTr="3A33D0EC" w14:paraId="36131C54" w14:textId="77777777">
        <w:trPr>
          <w:trHeight w:val="444" w:hRule="exact"/>
        </w:trPr>
        <w:tc>
          <w:tcPr>
            <w:tcW w:w="1805" w:type="dxa"/>
            <w:shd w:val="clear" w:color="auto" w:fill="FFFFFF" w:themeFill="background1"/>
            <w:tcMar/>
          </w:tcPr>
          <w:p w:rsidRPr="00CC0718" w:rsidR="00C71DC8" w:rsidP="00244814" w:rsidRDefault="00C71DC8" w14:paraId="68ED936B" w14:textId="77777777">
            <w:pPr>
              <w:rPr>
                <w:b/>
                <w:color w:val="5C83B4"/>
                <w:spacing w:val="-2"/>
                <w:sz w:val="24"/>
              </w:rPr>
            </w:pPr>
            <w:r w:rsidRPr="00CC0718">
              <w:rPr>
                <w:b/>
                <w:color w:val="5C83B4"/>
                <w:spacing w:val="-2"/>
                <w:sz w:val="24"/>
              </w:rPr>
              <w:t>Aggregated:</w:t>
            </w:r>
          </w:p>
        </w:tc>
        <w:tc>
          <w:tcPr>
            <w:tcW w:w="8912" w:type="dxa"/>
            <w:gridSpan w:val="7"/>
            <w:shd w:val="clear" w:color="auto" w:fill="FFFFFF" w:themeFill="background1"/>
            <w:tcMar/>
          </w:tcPr>
          <w:p w:rsidRPr="00CC0718" w:rsidR="00C71DC8" w:rsidP="00244814" w:rsidRDefault="00C71DC8" w14:paraId="7D3D5C84" w14:textId="77777777">
            <w:pPr>
              <w:rPr>
                <w:b/>
                <w:color w:val="5C83B4"/>
                <w:spacing w:val="-2"/>
                <w:sz w:val="24"/>
              </w:rPr>
            </w:pPr>
            <w:r w:rsidRPr="00CC0718">
              <w:rPr>
                <w:b/>
                <w:color w:val="5C83B4"/>
                <w:spacing w:val="-2"/>
                <w:sz w:val="24"/>
              </w:rPr>
              <w:t>Yes</w:t>
            </w:r>
          </w:p>
        </w:tc>
      </w:tr>
      <w:tr w:rsidRPr="00CC0718" w:rsidR="00C71DC8" w:rsidTr="3A33D0EC" w14:paraId="7037BF4B" w14:textId="77777777">
        <w:trPr>
          <w:trHeight w:val="344" w:hRule="exact"/>
        </w:trPr>
        <w:tc>
          <w:tcPr>
            <w:tcW w:w="3381" w:type="dxa"/>
            <w:gridSpan w:val="2"/>
            <w:tcBorders>
              <w:bottom w:val="single" w:color="8FB6EA" w:sz="5" w:space="0"/>
            </w:tcBorders>
            <w:shd w:val="clear" w:color="auto" w:fill="FFFFFF" w:themeFill="background1"/>
            <w:tcMar/>
          </w:tcPr>
          <w:p w:rsidRPr="00CC0718" w:rsidR="00C71DC8" w:rsidP="00244814" w:rsidRDefault="00C71DC8" w14:paraId="16329D68" w14:textId="77777777">
            <w:pPr>
              <w:rPr>
                <w:color w:val="000000"/>
                <w:spacing w:val="-2"/>
                <w:sz w:val="18"/>
              </w:rPr>
            </w:pPr>
            <w:r w:rsidRPr="00CC0718">
              <w:rPr>
                <w:color w:val="000000"/>
                <w:spacing w:val="-2"/>
                <w:sz w:val="18"/>
              </w:rPr>
              <w:t>Document</w:t>
            </w:r>
          </w:p>
        </w:tc>
        <w:tc>
          <w:tcPr>
            <w:tcW w:w="1132" w:type="dxa"/>
            <w:tcBorders>
              <w:bottom w:val="single" w:color="8FB6EA" w:sz="5" w:space="0"/>
            </w:tcBorders>
            <w:shd w:val="clear" w:color="auto" w:fill="FFFFFF" w:themeFill="background1"/>
            <w:tcMar/>
          </w:tcPr>
          <w:p w:rsidRPr="00CC0718" w:rsidR="00C71DC8" w:rsidP="00244814" w:rsidRDefault="00C71DC8" w14:paraId="2ECD5EEC" w14:textId="77777777">
            <w:pPr>
              <w:rPr>
                <w:color w:val="000000"/>
                <w:spacing w:val="-2"/>
                <w:sz w:val="18"/>
              </w:rPr>
            </w:pPr>
            <w:r w:rsidRPr="00CC0718">
              <w:rPr>
                <w:color w:val="000000"/>
                <w:spacing w:val="-2"/>
                <w:sz w:val="18"/>
              </w:rPr>
              <w:t>3</w:t>
            </w:r>
          </w:p>
        </w:tc>
        <w:tc>
          <w:tcPr>
            <w:tcW w:w="1576" w:type="dxa"/>
            <w:gridSpan w:val="2"/>
            <w:tcBorders>
              <w:bottom w:val="single" w:color="8FB6EA" w:sz="5" w:space="0"/>
            </w:tcBorders>
            <w:shd w:val="clear" w:color="auto" w:fill="FFFFFF" w:themeFill="background1"/>
            <w:tcMar/>
          </w:tcPr>
          <w:p w:rsidRPr="00CC0718" w:rsidR="00C71DC8" w:rsidP="00244814" w:rsidRDefault="00C71DC8" w14:paraId="17BF49CC" w14:textId="77777777">
            <w:pPr>
              <w:rPr>
                <w:color w:val="000000"/>
                <w:spacing w:val="-2"/>
                <w:sz w:val="18"/>
              </w:rPr>
            </w:pPr>
            <w:r w:rsidRPr="00CC0718">
              <w:rPr>
                <w:color w:val="000000"/>
                <w:spacing w:val="-2"/>
                <w:sz w:val="18"/>
              </w:rPr>
              <w:t>7</w:t>
            </w:r>
          </w:p>
        </w:tc>
        <w:tc>
          <w:tcPr>
            <w:tcW w:w="1362" w:type="dxa"/>
            <w:tcBorders>
              <w:bottom w:val="single" w:color="8FB6EA" w:sz="5" w:space="0"/>
            </w:tcBorders>
            <w:shd w:val="clear" w:color="auto" w:fill="FFFFFF" w:themeFill="background1"/>
            <w:tcMar/>
          </w:tcPr>
          <w:p w:rsidRPr="00CC0718" w:rsidR="00C71DC8" w:rsidP="00244814" w:rsidRDefault="00C71DC8" w14:paraId="207EC438" w14:textId="77777777">
            <w:pPr>
              <w:rPr>
                <w:color w:val="000000"/>
                <w:spacing w:val="-2"/>
                <w:sz w:val="18"/>
              </w:rPr>
            </w:pPr>
            <w:r w:rsidRPr="00CC0718">
              <w:rPr>
                <w:color w:val="000000"/>
                <w:spacing w:val="-2"/>
                <w:sz w:val="18"/>
              </w:rPr>
              <w:t>35</w:t>
            </w:r>
          </w:p>
        </w:tc>
        <w:tc>
          <w:tcPr>
            <w:tcW w:w="1690" w:type="dxa"/>
            <w:tcBorders>
              <w:bottom w:val="single" w:color="8FB6EA" w:sz="5" w:space="0"/>
            </w:tcBorders>
            <w:shd w:val="clear" w:color="auto" w:fill="FFFFFF" w:themeFill="background1"/>
            <w:tcMar/>
          </w:tcPr>
          <w:p w:rsidRPr="00CC0718" w:rsidR="00C71DC8" w:rsidP="00244814" w:rsidRDefault="00C71DC8" w14:paraId="3A3A5928" w14:textId="77777777">
            <w:pPr>
              <w:rPr>
                <w:color w:val="000000"/>
                <w:spacing w:val="-2"/>
                <w:sz w:val="18"/>
              </w:rPr>
            </w:pPr>
            <w:r w:rsidRPr="00CC0718">
              <w:rPr>
                <w:color w:val="000000"/>
                <w:spacing w:val="-2"/>
                <w:sz w:val="18"/>
              </w:rPr>
              <w:t>7</w:t>
            </w:r>
          </w:p>
        </w:tc>
        <w:tc>
          <w:tcPr>
            <w:tcW w:w="1576" w:type="dxa"/>
            <w:tcBorders>
              <w:bottom w:val="single" w:color="8FB6EA" w:sz="5" w:space="0"/>
            </w:tcBorders>
            <w:shd w:val="clear" w:color="auto" w:fill="FFFFFF" w:themeFill="background1"/>
            <w:tcMar/>
          </w:tcPr>
          <w:p w:rsidRPr="00CC0718" w:rsidR="00C71DC8" w:rsidP="00244814" w:rsidRDefault="00C71DC8" w14:paraId="6B7B31F0" w14:textId="77777777">
            <w:pPr>
              <w:rPr>
                <w:color w:val="000000"/>
                <w:spacing w:val="-2"/>
                <w:sz w:val="18"/>
              </w:rPr>
            </w:pPr>
          </w:p>
        </w:tc>
      </w:tr>
      <w:tr w:rsidRPr="00CC0718" w:rsidR="00C71DC8" w:rsidTr="3A33D0EC" w14:paraId="4D8652C5" w14:textId="77777777">
        <w:trPr>
          <w:trHeight w:val="459" w:hRule="exact"/>
        </w:trPr>
        <w:tc>
          <w:tcPr>
            <w:tcW w:w="10717" w:type="dxa"/>
            <w:gridSpan w:val="8"/>
            <w:tcBorders>
              <w:top w:val="single" w:color="8FB6EA" w:sz="5" w:space="0"/>
            </w:tcBorders>
            <w:tcMar/>
          </w:tcPr>
          <w:p w:rsidRPr="00CC0718" w:rsidR="00C71DC8" w:rsidP="00244814" w:rsidRDefault="00C71DC8" w14:paraId="25B28ADF" w14:textId="77777777"/>
        </w:tc>
      </w:tr>
      <w:tr w:rsidRPr="00CC0718" w:rsidR="00C71DC8" w:rsidTr="3A33D0EC" w14:paraId="7B396556" w14:textId="77777777">
        <w:trPr>
          <w:trHeight w:val="329" w:hRule="exact"/>
        </w:trPr>
        <w:tc>
          <w:tcPr>
            <w:tcW w:w="10717" w:type="dxa"/>
            <w:gridSpan w:val="8"/>
            <w:shd w:val="clear" w:color="auto" w:fill="FFFFFF" w:themeFill="background1"/>
            <w:tcMar/>
          </w:tcPr>
          <w:p w:rsidRPr="00CC0718" w:rsidR="00C71DC8" w:rsidP="00244814" w:rsidRDefault="00C71DC8" w14:paraId="35222D87" w14:textId="77777777">
            <w:pPr>
              <w:rPr>
                <w:b/>
                <w:color w:val="5C83B4"/>
                <w:spacing w:val="-2"/>
                <w:sz w:val="24"/>
              </w:rPr>
            </w:pPr>
          </w:p>
        </w:tc>
      </w:tr>
      <w:tr w:rsidRPr="00CC0718" w:rsidR="00C71DC8" w:rsidTr="3A33D0EC" w14:paraId="4D6F39E6" w14:textId="77777777">
        <w:trPr>
          <w:trHeight w:val="459" w:hRule="exact"/>
        </w:trPr>
        <w:tc>
          <w:tcPr>
            <w:tcW w:w="1805" w:type="dxa"/>
            <w:shd w:val="clear" w:color="auto" w:fill="FFFFFF" w:themeFill="background1"/>
            <w:tcMar/>
          </w:tcPr>
          <w:p w:rsidRPr="00CC0718" w:rsidR="00C71DC8" w:rsidP="00244814" w:rsidRDefault="00C71DC8" w14:paraId="63F19784" w14:textId="77777777">
            <w:pPr>
              <w:rPr>
                <w:b/>
                <w:color w:val="5C83B4"/>
                <w:spacing w:val="-2"/>
                <w:sz w:val="24"/>
              </w:rPr>
            </w:pPr>
            <w:r w:rsidRPr="00CC0718">
              <w:rPr>
                <w:b/>
                <w:color w:val="5C83B4"/>
                <w:spacing w:val="-2"/>
                <w:sz w:val="24"/>
              </w:rPr>
              <w:t>Nickname:</w:t>
            </w:r>
          </w:p>
        </w:tc>
        <w:tc>
          <w:tcPr>
            <w:tcW w:w="8912" w:type="dxa"/>
            <w:gridSpan w:val="7"/>
            <w:vMerge w:val="restart"/>
            <w:shd w:val="clear" w:color="auto" w:fill="FFFFFF" w:themeFill="background1"/>
            <w:tcMar/>
          </w:tcPr>
          <w:p w:rsidRPr="00CC0718" w:rsidR="00C71DC8" w:rsidP="00244814" w:rsidRDefault="00C71DC8" w14:paraId="464E85C9" w14:textId="77777777">
            <w:pPr>
              <w:rPr>
                <w:b/>
                <w:color w:val="5C83B4"/>
                <w:spacing w:val="-2"/>
                <w:sz w:val="24"/>
              </w:rPr>
            </w:pPr>
            <w:r w:rsidRPr="00CC0718">
              <w:rPr>
                <w:b/>
                <w:color w:val="5C83B4"/>
                <w:spacing w:val="-2"/>
                <w:sz w:val="24"/>
              </w:rPr>
              <w:t>Codes\\AXIAL CODE\\Q2- Role of Student Club\SOCIAL ISSUES VOLUNTEERISM\Advocacy and Support</w:t>
            </w:r>
          </w:p>
        </w:tc>
      </w:tr>
      <w:tr w:rsidRPr="00CC0718" w:rsidR="00C71DC8" w:rsidTr="3A33D0EC" w14:paraId="3CE2D1B5" w14:textId="77777777">
        <w:trPr>
          <w:trHeight w:val="444" w:hRule="exact"/>
        </w:trPr>
        <w:tc>
          <w:tcPr>
            <w:tcW w:w="1805" w:type="dxa"/>
            <w:shd w:val="clear" w:color="auto" w:fill="FFFFFF" w:themeFill="background1"/>
            <w:tcMar/>
          </w:tcPr>
          <w:p w:rsidRPr="00CC0718" w:rsidR="00C71DC8" w:rsidP="00244814" w:rsidRDefault="00C71DC8" w14:paraId="3F0D0A24" w14:textId="77777777">
            <w:pPr>
              <w:rPr>
                <w:b/>
                <w:color w:val="5C83B4"/>
                <w:spacing w:val="-2"/>
                <w:sz w:val="24"/>
              </w:rPr>
            </w:pPr>
            <w:r w:rsidRPr="00CC0718">
              <w:rPr>
                <w:b/>
                <w:color w:val="5C83B4"/>
                <w:spacing w:val="-2"/>
                <w:sz w:val="24"/>
              </w:rPr>
              <w:t>Classification:</w:t>
            </w:r>
          </w:p>
        </w:tc>
        <w:tc>
          <w:tcPr>
            <w:tcW w:w="8912" w:type="dxa"/>
            <w:gridSpan w:val="7"/>
            <w:vMerge/>
            <w:tcMar/>
          </w:tcPr>
          <w:p w:rsidRPr="00CC0718" w:rsidR="00C71DC8" w:rsidP="00244814" w:rsidRDefault="00C71DC8" w14:paraId="724ADBE5" w14:textId="77777777"/>
        </w:tc>
      </w:tr>
      <w:tr w:rsidRPr="00CC0718" w:rsidR="00C71DC8" w:rsidTr="3A33D0EC" w14:paraId="5D0287B8" w14:textId="77777777">
        <w:trPr>
          <w:trHeight w:val="458" w:hRule="exact"/>
        </w:trPr>
        <w:tc>
          <w:tcPr>
            <w:tcW w:w="1805" w:type="dxa"/>
            <w:shd w:val="clear" w:color="auto" w:fill="FFFFFF" w:themeFill="background1"/>
            <w:tcMar/>
          </w:tcPr>
          <w:p w:rsidRPr="00CC0718" w:rsidR="00C71DC8" w:rsidP="00244814" w:rsidRDefault="00C71DC8" w14:paraId="6493EDC9" w14:textId="77777777">
            <w:pPr>
              <w:rPr>
                <w:b/>
                <w:color w:val="5C83B4"/>
                <w:spacing w:val="-2"/>
                <w:sz w:val="24"/>
              </w:rPr>
            </w:pPr>
            <w:r w:rsidRPr="00CC0718">
              <w:rPr>
                <w:b/>
                <w:color w:val="5C83B4"/>
                <w:spacing w:val="-2"/>
                <w:sz w:val="24"/>
              </w:rPr>
              <w:t>Aggregated:</w:t>
            </w:r>
          </w:p>
        </w:tc>
        <w:tc>
          <w:tcPr>
            <w:tcW w:w="8912" w:type="dxa"/>
            <w:gridSpan w:val="7"/>
            <w:shd w:val="clear" w:color="auto" w:fill="FFFFFF" w:themeFill="background1"/>
            <w:tcMar/>
          </w:tcPr>
          <w:p w:rsidRPr="00CC0718" w:rsidR="00C71DC8" w:rsidP="00244814" w:rsidRDefault="00C71DC8" w14:paraId="1A161A7A" w14:textId="77777777">
            <w:pPr>
              <w:rPr>
                <w:b/>
                <w:color w:val="5C83B4"/>
                <w:spacing w:val="-2"/>
                <w:sz w:val="24"/>
              </w:rPr>
            </w:pPr>
            <w:r w:rsidRPr="00CC0718">
              <w:rPr>
                <w:b/>
                <w:color w:val="5C83B4"/>
                <w:spacing w:val="-2"/>
                <w:sz w:val="24"/>
              </w:rPr>
              <w:t>No</w:t>
            </w:r>
          </w:p>
        </w:tc>
      </w:tr>
      <w:tr w:rsidRPr="00CC0718" w:rsidR="00C71DC8" w:rsidTr="3A33D0EC" w14:paraId="4034DA89" w14:textId="77777777">
        <w:trPr>
          <w:trHeight w:val="330" w:hRule="exact"/>
        </w:trPr>
        <w:tc>
          <w:tcPr>
            <w:tcW w:w="3381" w:type="dxa"/>
            <w:gridSpan w:val="2"/>
            <w:tcBorders>
              <w:bottom w:val="single" w:color="8FB6EA" w:sz="5" w:space="0"/>
            </w:tcBorders>
            <w:shd w:val="clear" w:color="auto" w:fill="FFFFFF" w:themeFill="background1"/>
            <w:tcMar/>
          </w:tcPr>
          <w:p w:rsidRPr="00CC0718" w:rsidR="00C71DC8" w:rsidP="00244814" w:rsidRDefault="00C71DC8" w14:paraId="451D9009" w14:textId="77777777">
            <w:pPr>
              <w:rPr>
                <w:color w:val="000000"/>
                <w:spacing w:val="-2"/>
                <w:sz w:val="18"/>
              </w:rPr>
            </w:pPr>
            <w:r w:rsidRPr="00CC0718">
              <w:rPr>
                <w:color w:val="000000"/>
                <w:spacing w:val="-2"/>
                <w:sz w:val="18"/>
              </w:rPr>
              <w:t>Document</w:t>
            </w:r>
          </w:p>
        </w:tc>
        <w:tc>
          <w:tcPr>
            <w:tcW w:w="1132" w:type="dxa"/>
            <w:tcBorders>
              <w:bottom w:val="single" w:color="8FB6EA" w:sz="5" w:space="0"/>
            </w:tcBorders>
            <w:shd w:val="clear" w:color="auto" w:fill="FFFFFF" w:themeFill="background1"/>
            <w:tcMar/>
          </w:tcPr>
          <w:p w:rsidRPr="00CC0718" w:rsidR="00C71DC8" w:rsidP="00244814" w:rsidRDefault="00C71DC8" w14:paraId="1A2B7C38" w14:textId="77777777">
            <w:pPr>
              <w:rPr>
                <w:color w:val="000000"/>
                <w:spacing w:val="-2"/>
                <w:sz w:val="18"/>
              </w:rPr>
            </w:pPr>
            <w:r w:rsidRPr="00CC0718">
              <w:rPr>
                <w:color w:val="000000"/>
                <w:spacing w:val="-2"/>
                <w:sz w:val="18"/>
              </w:rPr>
              <w:t>2</w:t>
            </w:r>
          </w:p>
        </w:tc>
        <w:tc>
          <w:tcPr>
            <w:tcW w:w="1576" w:type="dxa"/>
            <w:gridSpan w:val="2"/>
            <w:tcBorders>
              <w:bottom w:val="single" w:color="8FB6EA" w:sz="5" w:space="0"/>
            </w:tcBorders>
            <w:shd w:val="clear" w:color="auto" w:fill="FFFFFF" w:themeFill="background1"/>
            <w:tcMar/>
          </w:tcPr>
          <w:p w:rsidRPr="00CC0718" w:rsidR="00C71DC8" w:rsidP="00244814" w:rsidRDefault="00C71DC8" w14:paraId="114926BF" w14:textId="77777777">
            <w:pPr>
              <w:rPr>
                <w:color w:val="000000"/>
                <w:spacing w:val="-2"/>
                <w:sz w:val="18"/>
              </w:rPr>
            </w:pPr>
            <w:r w:rsidRPr="00CC0718">
              <w:rPr>
                <w:color w:val="000000"/>
                <w:spacing w:val="-2"/>
                <w:sz w:val="18"/>
              </w:rPr>
              <w:t>3</w:t>
            </w:r>
          </w:p>
        </w:tc>
        <w:tc>
          <w:tcPr>
            <w:tcW w:w="1362" w:type="dxa"/>
            <w:tcBorders>
              <w:bottom w:val="single" w:color="8FB6EA" w:sz="5" w:space="0"/>
            </w:tcBorders>
            <w:shd w:val="clear" w:color="auto" w:fill="FFFFFF" w:themeFill="background1"/>
            <w:tcMar/>
          </w:tcPr>
          <w:p w:rsidRPr="00CC0718" w:rsidR="00C71DC8" w:rsidP="00244814" w:rsidRDefault="00C71DC8" w14:paraId="3E601BEB" w14:textId="77777777">
            <w:pPr>
              <w:rPr>
                <w:color w:val="000000"/>
                <w:spacing w:val="-2"/>
                <w:sz w:val="18"/>
              </w:rPr>
            </w:pPr>
            <w:r w:rsidRPr="00CC0718">
              <w:rPr>
                <w:color w:val="000000"/>
                <w:spacing w:val="-2"/>
                <w:sz w:val="18"/>
              </w:rPr>
              <w:t>16</w:t>
            </w:r>
          </w:p>
        </w:tc>
        <w:tc>
          <w:tcPr>
            <w:tcW w:w="1690" w:type="dxa"/>
            <w:tcBorders>
              <w:bottom w:val="single" w:color="8FB6EA" w:sz="5" w:space="0"/>
            </w:tcBorders>
            <w:shd w:val="clear" w:color="auto" w:fill="FFFFFF" w:themeFill="background1"/>
            <w:tcMar/>
          </w:tcPr>
          <w:p w:rsidRPr="00CC0718" w:rsidR="00C71DC8" w:rsidP="00244814" w:rsidRDefault="00C71DC8" w14:paraId="081BD87F" w14:textId="77777777">
            <w:pPr>
              <w:rPr>
                <w:color w:val="000000"/>
                <w:spacing w:val="-2"/>
                <w:sz w:val="18"/>
              </w:rPr>
            </w:pPr>
            <w:r w:rsidRPr="00CC0718">
              <w:rPr>
                <w:color w:val="000000"/>
                <w:spacing w:val="-2"/>
                <w:sz w:val="18"/>
              </w:rPr>
              <w:t>3</w:t>
            </w:r>
          </w:p>
        </w:tc>
        <w:tc>
          <w:tcPr>
            <w:tcW w:w="1576" w:type="dxa"/>
            <w:tcBorders>
              <w:bottom w:val="single" w:color="8FB6EA" w:sz="5" w:space="0"/>
            </w:tcBorders>
            <w:shd w:val="clear" w:color="auto" w:fill="FFFFFF" w:themeFill="background1"/>
            <w:tcMar/>
          </w:tcPr>
          <w:p w:rsidRPr="00CC0718" w:rsidR="00C71DC8" w:rsidP="00244814" w:rsidRDefault="00C71DC8" w14:paraId="2F4D369C" w14:textId="77777777">
            <w:pPr>
              <w:rPr>
                <w:color w:val="000000"/>
                <w:spacing w:val="-2"/>
                <w:sz w:val="18"/>
              </w:rPr>
            </w:pPr>
          </w:p>
        </w:tc>
      </w:tr>
      <w:tr w:rsidRPr="00CC0718" w:rsidR="00C71DC8" w:rsidTr="3A33D0EC" w14:paraId="7D556DC6" w14:textId="77777777">
        <w:trPr>
          <w:trHeight w:val="458" w:hRule="exact"/>
        </w:trPr>
        <w:tc>
          <w:tcPr>
            <w:tcW w:w="10717" w:type="dxa"/>
            <w:gridSpan w:val="8"/>
            <w:tcBorders>
              <w:top w:val="single" w:color="8FB6EA" w:sz="5" w:space="0"/>
            </w:tcBorders>
            <w:tcMar/>
          </w:tcPr>
          <w:p w:rsidRPr="00CC0718" w:rsidR="00C71DC8" w:rsidP="00244814" w:rsidRDefault="00C71DC8" w14:paraId="46B087C5" w14:textId="77777777"/>
        </w:tc>
      </w:tr>
      <w:tr w:rsidRPr="00CC0718" w:rsidR="00C71DC8" w:rsidTr="3A33D0EC" w14:paraId="1B6C7DB0" w14:textId="77777777">
        <w:trPr>
          <w:trHeight w:val="330" w:hRule="exact"/>
        </w:trPr>
        <w:tc>
          <w:tcPr>
            <w:tcW w:w="10717" w:type="dxa"/>
            <w:gridSpan w:val="8"/>
            <w:shd w:val="clear" w:color="auto" w:fill="FFFFFF" w:themeFill="background1"/>
            <w:tcMar/>
          </w:tcPr>
          <w:p w:rsidRPr="00CC0718" w:rsidR="00C71DC8" w:rsidP="00244814" w:rsidRDefault="00C71DC8" w14:paraId="516143A2" w14:textId="77777777">
            <w:pPr>
              <w:rPr>
                <w:b/>
                <w:color w:val="5C83B4"/>
                <w:spacing w:val="-2"/>
                <w:sz w:val="24"/>
              </w:rPr>
            </w:pPr>
          </w:p>
        </w:tc>
      </w:tr>
      <w:tr w:rsidRPr="00CC0718" w:rsidR="00C71DC8" w:rsidTr="3A33D0EC" w14:paraId="1789EA48" w14:textId="77777777">
        <w:trPr>
          <w:trHeight w:val="458" w:hRule="exact"/>
        </w:trPr>
        <w:tc>
          <w:tcPr>
            <w:tcW w:w="1805" w:type="dxa"/>
            <w:shd w:val="clear" w:color="auto" w:fill="FFFFFF" w:themeFill="background1"/>
            <w:tcMar/>
          </w:tcPr>
          <w:p w:rsidRPr="00CC0718" w:rsidR="00C71DC8" w:rsidP="00244814" w:rsidRDefault="00C71DC8" w14:paraId="2C1E88A1" w14:textId="77777777">
            <w:pPr>
              <w:rPr>
                <w:b/>
                <w:color w:val="5C83B4"/>
                <w:spacing w:val="-2"/>
                <w:sz w:val="24"/>
              </w:rPr>
            </w:pPr>
            <w:r w:rsidRPr="00CC0718">
              <w:rPr>
                <w:b/>
                <w:color w:val="5C83B4"/>
                <w:spacing w:val="-2"/>
                <w:sz w:val="24"/>
              </w:rPr>
              <w:t>Nickname:</w:t>
            </w:r>
          </w:p>
        </w:tc>
        <w:tc>
          <w:tcPr>
            <w:tcW w:w="8912" w:type="dxa"/>
            <w:gridSpan w:val="7"/>
            <w:vMerge w:val="restart"/>
            <w:shd w:val="clear" w:color="auto" w:fill="FFFFFF" w:themeFill="background1"/>
            <w:tcMar/>
          </w:tcPr>
          <w:p w:rsidRPr="00CC0718" w:rsidR="00C71DC8" w:rsidP="00244814" w:rsidRDefault="00C71DC8" w14:paraId="2A6C4B1A" w14:textId="77777777">
            <w:pPr>
              <w:rPr>
                <w:b/>
                <w:color w:val="5C83B4"/>
                <w:spacing w:val="-2"/>
                <w:sz w:val="24"/>
              </w:rPr>
            </w:pPr>
            <w:r w:rsidRPr="00CC0718">
              <w:rPr>
                <w:b/>
                <w:color w:val="5C83B4"/>
                <w:spacing w:val="-2"/>
                <w:sz w:val="24"/>
              </w:rPr>
              <w:t>Codes\\AXIAL CODE\\Q2- Role of Student Club\SOCIAL ISSUES VOLUNTEERISM\Do something better</w:t>
            </w:r>
          </w:p>
        </w:tc>
      </w:tr>
      <w:tr w:rsidRPr="00CC0718" w:rsidR="00C71DC8" w:rsidTr="3A33D0EC" w14:paraId="2C1B94E4" w14:textId="77777777">
        <w:trPr>
          <w:trHeight w:val="445" w:hRule="exact"/>
        </w:trPr>
        <w:tc>
          <w:tcPr>
            <w:tcW w:w="1805" w:type="dxa"/>
            <w:shd w:val="clear" w:color="auto" w:fill="FFFFFF" w:themeFill="background1"/>
            <w:tcMar/>
          </w:tcPr>
          <w:p w:rsidRPr="00CC0718" w:rsidR="00C71DC8" w:rsidP="00244814" w:rsidRDefault="00C71DC8" w14:paraId="20ED8AB9" w14:textId="77777777">
            <w:pPr>
              <w:rPr>
                <w:b/>
                <w:color w:val="5C83B4"/>
                <w:spacing w:val="-2"/>
                <w:sz w:val="24"/>
              </w:rPr>
            </w:pPr>
            <w:r w:rsidRPr="00CC0718">
              <w:rPr>
                <w:b/>
                <w:color w:val="5C83B4"/>
                <w:spacing w:val="-2"/>
                <w:sz w:val="24"/>
              </w:rPr>
              <w:t>Classification:</w:t>
            </w:r>
          </w:p>
        </w:tc>
        <w:tc>
          <w:tcPr>
            <w:tcW w:w="8912" w:type="dxa"/>
            <w:gridSpan w:val="7"/>
            <w:vMerge/>
            <w:tcMar/>
          </w:tcPr>
          <w:p w:rsidRPr="00CC0718" w:rsidR="00C71DC8" w:rsidP="00244814" w:rsidRDefault="00C71DC8" w14:paraId="53EFA862" w14:textId="77777777"/>
        </w:tc>
      </w:tr>
      <w:tr w:rsidRPr="00CC0718" w:rsidR="00C71DC8" w:rsidTr="3A33D0EC" w14:paraId="0030C423" w14:textId="77777777">
        <w:trPr>
          <w:trHeight w:val="458" w:hRule="exact"/>
        </w:trPr>
        <w:tc>
          <w:tcPr>
            <w:tcW w:w="1805" w:type="dxa"/>
            <w:shd w:val="clear" w:color="auto" w:fill="FFFFFF" w:themeFill="background1"/>
            <w:tcMar/>
          </w:tcPr>
          <w:p w:rsidRPr="00CC0718" w:rsidR="00C71DC8" w:rsidP="00244814" w:rsidRDefault="00C71DC8" w14:paraId="392BA7C6" w14:textId="77777777">
            <w:pPr>
              <w:rPr>
                <w:b/>
                <w:color w:val="5C83B4"/>
                <w:spacing w:val="-2"/>
                <w:sz w:val="24"/>
              </w:rPr>
            </w:pPr>
            <w:r w:rsidRPr="00CC0718">
              <w:rPr>
                <w:b/>
                <w:color w:val="5C83B4"/>
                <w:spacing w:val="-2"/>
                <w:sz w:val="24"/>
              </w:rPr>
              <w:t>Aggregated:</w:t>
            </w:r>
          </w:p>
        </w:tc>
        <w:tc>
          <w:tcPr>
            <w:tcW w:w="8912" w:type="dxa"/>
            <w:gridSpan w:val="7"/>
            <w:shd w:val="clear" w:color="auto" w:fill="FFFFFF" w:themeFill="background1"/>
            <w:tcMar/>
          </w:tcPr>
          <w:p w:rsidRPr="00CC0718" w:rsidR="00C71DC8" w:rsidP="00244814" w:rsidRDefault="00C71DC8" w14:paraId="5AD03291" w14:textId="77777777">
            <w:pPr>
              <w:rPr>
                <w:b/>
                <w:color w:val="5C83B4"/>
                <w:spacing w:val="-2"/>
                <w:sz w:val="24"/>
              </w:rPr>
            </w:pPr>
            <w:r w:rsidRPr="00CC0718">
              <w:rPr>
                <w:b/>
                <w:color w:val="5C83B4"/>
                <w:spacing w:val="-2"/>
                <w:sz w:val="24"/>
              </w:rPr>
              <w:t>No</w:t>
            </w:r>
          </w:p>
        </w:tc>
      </w:tr>
      <w:tr w:rsidRPr="00CC0718" w:rsidR="00C71DC8" w:rsidTr="3A33D0EC" w14:paraId="48400A84" w14:textId="77777777">
        <w:trPr>
          <w:trHeight w:val="344" w:hRule="exact"/>
        </w:trPr>
        <w:tc>
          <w:tcPr>
            <w:tcW w:w="3381" w:type="dxa"/>
            <w:gridSpan w:val="2"/>
            <w:tcBorders>
              <w:bottom w:val="single" w:color="8FB6EA" w:sz="5" w:space="0"/>
            </w:tcBorders>
            <w:shd w:val="clear" w:color="auto" w:fill="FFFFFF" w:themeFill="background1"/>
            <w:tcMar/>
          </w:tcPr>
          <w:p w:rsidRPr="00CC0718" w:rsidR="00C71DC8" w:rsidP="00244814" w:rsidRDefault="00C71DC8" w14:paraId="69E135EC" w14:textId="77777777">
            <w:pPr>
              <w:rPr>
                <w:color w:val="000000"/>
                <w:spacing w:val="-2"/>
                <w:sz w:val="18"/>
              </w:rPr>
            </w:pPr>
            <w:r w:rsidRPr="00CC0718">
              <w:rPr>
                <w:color w:val="000000"/>
                <w:spacing w:val="-2"/>
                <w:sz w:val="18"/>
              </w:rPr>
              <w:t>Document</w:t>
            </w:r>
          </w:p>
        </w:tc>
        <w:tc>
          <w:tcPr>
            <w:tcW w:w="1132" w:type="dxa"/>
            <w:tcBorders>
              <w:bottom w:val="single" w:color="8FB6EA" w:sz="5" w:space="0"/>
            </w:tcBorders>
            <w:shd w:val="clear" w:color="auto" w:fill="FFFFFF" w:themeFill="background1"/>
            <w:tcMar/>
          </w:tcPr>
          <w:p w:rsidRPr="00CC0718" w:rsidR="00C71DC8" w:rsidP="00244814" w:rsidRDefault="00C71DC8" w14:paraId="7FDE9C50" w14:textId="77777777">
            <w:pPr>
              <w:rPr>
                <w:color w:val="000000"/>
                <w:spacing w:val="-2"/>
                <w:sz w:val="18"/>
              </w:rPr>
            </w:pPr>
            <w:r w:rsidRPr="00CC0718">
              <w:rPr>
                <w:color w:val="000000"/>
                <w:spacing w:val="-2"/>
                <w:sz w:val="18"/>
              </w:rPr>
              <w:t>1</w:t>
            </w:r>
          </w:p>
        </w:tc>
        <w:tc>
          <w:tcPr>
            <w:tcW w:w="1576" w:type="dxa"/>
            <w:gridSpan w:val="2"/>
            <w:tcBorders>
              <w:bottom w:val="single" w:color="8FB6EA" w:sz="5" w:space="0"/>
            </w:tcBorders>
            <w:shd w:val="clear" w:color="auto" w:fill="FFFFFF" w:themeFill="background1"/>
            <w:tcMar/>
          </w:tcPr>
          <w:p w:rsidRPr="00CC0718" w:rsidR="00C71DC8" w:rsidP="00244814" w:rsidRDefault="00C71DC8" w14:paraId="1A1FA1C6" w14:textId="77777777">
            <w:pPr>
              <w:rPr>
                <w:color w:val="000000"/>
                <w:spacing w:val="-2"/>
                <w:sz w:val="18"/>
              </w:rPr>
            </w:pPr>
            <w:r w:rsidRPr="00CC0718">
              <w:rPr>
                <w:color w:val="000000"/>
                <w:spacing w:val="-2"/>
                <w:sz w:val="18"/>
              </w:rPr>
              <w:t>1</w:t>
            </w:r>
          </w:p>
        </w:tc>
        <w:tc>
          <w:tcPr>
            <w:tcW w:w="1362" w:type="dxa"/>
            <w:tcBorders>
              <w:bottom w:val="single" w:color="8FB6EA" w:sz="5" w:space="0"/>
            </w:tcBorders>
            <w:shd w:val="clear" w:color="auto" w:fill="FFFFFF" w:themeFill="background1"/>
            <w:tcMar/>
          </w:tcPr>
          <w:p w:rsidRPr="00CC0718" w:rsidR="00C71DC8" w:rsidP="00244814" w:rsidRDefault="00C71DC8" w14:paraId="4A8DF462" w14:textId="77777777">
            <w:pPr>
              <w:rPr>
                <w:color w:val="000000"/>
                <w:spacing w:val="-2"/>
                <w:sz w:val="18"/>
              </w:rPr>
            </w:pPr>
            <w:r w:rsidRPr="00CC0718">
              <w:rPr>
                <w:color w:val="000000"/>
                <w:spacing w:val="-2"/>
                <w:sz w:val="18"/>
              </w:rPr>
              <w:t>7</w:t>
            </w:r>
          </w:p>
        </w:tc>
        <w:tc>
          <w:tcPr>
            <w:tcW w:w="1690" w:type="dxa"/>
            <w:tcBorders>
              <w:bottom w:val="single" w:color="8FB6EA" w:sz="5" w:space="0"/>
            </w:tcBorders>
            <w:shd w:val="clear" w:color="auto" w:fill="FFFFFF" w:themeFill="background1"/>
            <w:tcMar/>
          </w:tcPr>
          <w:p w:rsidRPr="00CC0718" w:rsidR="00C71DC8" w:rsidP="00244814" w:rsidRDefault="00C71DC8" w14:paraId="42E52A12" w14:textId="77777777">
            <w:pPr>
              <w:rPr>
                <w:color w:val="000000"/>
                <w:spacing w:val="-2"/>
                <w:sz w:val="18"/>
              </w:rPr>
            </w:pPr>
            <w:r w:rsidRPr="00CC0718">
              <w:rPr>
                <w:color w:val="000000"/>
                <w:spacing w:val="-2"/>
                <w:sz w:val="18"/>
              </w:rPr>
              <w:t>1</w:t>
            </w:r>
          </w:p>
        </w:tc>
        <w:tc>
          <w:tcPr>
            <w:tcW w:w="1576" w:type="dxa"/>
            <w:tcBorders>
              <w:bottom w:val="single" w:color="8FB6EA" w:sz="5" w:space="0"/>
            </w:tcBorders>
            <w:shd w:val="clear" w:color="auto" w:fill="FFFFFF" w:themeFill="background1"/>
            <w:tcMar/>
          </w:tcPr>
          <w:p w:rsidRPr="00CC0718" w:rsidR="00C71DC8" w:rsidP="00244814" w:rsidRDefault="00C71DC8" w14:paraId="6C8BBF8A" w14:textId="77777777">
            <w:pPr>
              <w:rPr>
                <w:color w:val="000000"/>
                <w:spacing w:val="-2"/>
                <w:sz w:val="18"/>
              </w:rPr>
            </w:pPr>
          </w:p>
        </w:tc>
      </w:tr>
      <w:tr w:rsidRPr="00CC0718" w:rsidR="00C71DC8" w:rsidTr="3A33D0EC" w14:paraId="47110359" w14:textId="77777777">
        <w:trPr>
          <w:trHeight w:val="444" w:hRule="exact"/>
        </w:trPr>
        <w:tc>
          <w:tcPr>
            <w:tcW w:w="10717" w:type="dxa"/>
            <w:gridSpan w:val="8"/>
            <w:tcBorders>
              <w:top w:val="single" w:color="8FB6EA" w:sz="5" w:space="0"/>
            </w:tcBorders>
            <w:tcMar/>
          </w:tcPr>
          <w:p w:rsidRPr="00CC0718" w:rsidR="00C71DC8" w:rsidP="00244814" w:rsidRDefault="00C71DC8" w14:paraId="5BE04DAE" w14:textId="77777777"/>
        </w:tc>
      </w:tr>
      <w:tr w:rsidRPr="00CC0718" w:rsidR="00C71DC8" w:rsidTr="3A33D0EC" w14:paraId="6E2F8154" w14:textId="77777777">
        <w:trPr>
          <w:trHeight w:val="344" w:hRule="exact"/>
        </w:trPr>
        <w:tc>
          <w:tcPr>
            <w:tcW w:w="10717" w:type="dxa"/>
            <w:gridSpan w:val="8"/>
            <w:shd w:val="clear" w:color="auto" w:fill="FFFFFF" w:themeFill="background1"/>
            <w:tcMar/>
          </w:tcPr>
          <w:p w:rsidRPr="00CC0718" w:rsidR="00C71DC8" w:rsidP="00244814" w:rsidRDefault="00C71DC8" w14:paraId="72BA3FD3" w14:textId="77777777">
            <w:pPr>
              <w:rPr>
                <w:b/>
                <w:color w:val="5C83B4"/>
                <w:spacing w:val="-2"/>
                <w:sz w:val="24"/>
              </w:rPr>
            </w:pPr>
            <w:bookmarkStart w:name="CodesAXIALCODEQ2RoleofStudentClubSOCIALI" w:id="37"/>
            <w:bookmarkEnd w:id="37"/>
          </w:p>
        </w:tc>
      </w:tr>
      <w:tr w:rsidRPr="00CC0718" w:rsidR="00C71DC8" w:rsidTr="3A33D0EC" w14:paraId="4EFB8B54" w14:textId="77777777">
        <w:trPr>
          <w:trHeight w:val="444" w:hRule="exact"/>
        </w:trPr>
        <w:tc>
          <w:tcPr>
            <w:tcW w:w="1805" w:type="dxa"/>
            <w:shd w:val="clear" w:color="auto" w:fill="FFFFFF" w:themeFill="background1"/>
            <w:tcMar/>
          </w:tcPr>
          <w:p w:rsidRPr="00CC0718" w:rsidR="00C71DC8" w:rsidP="00244814" w:rsidRDefault="00C71DC8" w14:paraId="2F816123" w14:textId="77777777">
            <w:pPr>
              <w:rPr>
                <w:b/>
                <w:color w:val="5C83B4"/>
                <w:spacing w:val="-2"/>
                <w:sz w:val="24"/>
              </w:rPr>
            </w:pPr>
            <w:r w:rsidRPr="00CC0718">
              <w:rPr>
                <w:b/>
                <w:color w:val="5C83B4"/>
                <w:spacing w:val="-2"/>
                <w:sz w:val="24"/>
              </w:rPr>
              <w:t>Nickname:</w:t>
            </w:r>
          </w:p>
        </w:tc>
        <w:tc>
          <w:tcPr>
            <w:tcW w:w="8912" w:type="dxa"/>
            <w:gridSpan w:val="7"/>
            <w:vMerge w:val="restart"/>
            <w:shd w:val="clear" w:color="auto" w:fill="FFFFFF" w:themeFill="background1"/>
            <w:tcMar/>
          </w:tcPr>
          <w:p w:rsidRPr="00CC0718" w:rsidR="00C71DC8" w:rsidP="00244814" w:rsidRDefault="00C71DC8" w14:paraId="11784BAB" w14:textId="77777777">
            <w:pPr>
              <w:rPr>
                <w:b/>
                <w:color w:val="5C83B4"/>
                <w:spacing w:val="-2"/>
                <w:sz w:val="24"/>
              </w:rPr>
            </w:pPr>
            <w:r w:rsidRPr="00CC0718">
              <w:rPr>
                <w:b/>
                <w:color w:val="5C83B4"/>
                <w:spacing w:val="-2"/>
                <w:sz w:val="24"/>
              </w:rPr>
              <w:t>Codes\\AXIAL CODE\\Q2- Role of Student Club\SOCIAL ISSUES VOLUNTEERISM\Food Pantry</w:t>
            </w:r>
          </w:p>
        </w:tc>
      </w:tr>
      <w:tr w:rsidRPr="00CC0718" w:rsidR="00C71DC8" w:rsidTr="3A33D0EC" w14:paraId="2BCF3CEC" w14:textId="77777777">
        <w:trPr>
          <w:trHeight w:val="459" w:hRule="exact"/>
        </w:trPr>
        <w:tc>
          <w:tcPr>
            <w:tcW w:w="1805" w:type="dxa"/>
            <w:shd w:val="clear" w:color="auto" w:fill="FFFFFF" w:themeFill="background1"/>
            <w:tcMar/>
          </w:tcPr>
          <w:p w:rsidRPr="00CC0718" w:rsidR="00C71DC8" w:rsidP="00244814" w:rsidRDefault="00C71DC8" w14:paraId="231CF5CD" w14:textId="77777777">
            <w:pPr>
              <w:rPr>
                <w:b/>
                <w:color w:val="5C83B4"/>
                <w:spacing w:val="-2"/>
                <w:sz w:val="24"/>
              </w:rPr>
            </w:pPr>
            <w:r w:rsidRPr="00CC0718">
              <w:rPr>
                <w:b/>
                <w:color w:val="5C83B4"/>
                <w:spacing w:val="-2"/>
                <w:sz w:val="24"/>
              </w:rPr>
              <w:t>Classification:</w:t>
            </w:r>
          </w:p>
        </w:tc>
        <w:tc>
          <w:tcPr>
            <w:tcW w:w="8912" w:type="dxa"/>
            <w:gridSpan w:val="7"/>
            <w:vMerge/>
            <w:tcMar/>
          </w:tcPr>
          <w:p w:rsidRPr="00CC0718" w:rsidR="00C71DC8" w:rsidP="00244814" w:rsidRDefault="00C71DC8" w14:paraId="290E7C9C" w14:textId="77777777"/>
        </w:tc>
      </w:tr>
      <w:tr w:rsidRPr="00CC0718" w:rsidR="00C71DC8" w:rsidTr="3A33D0EC" w14:paraId="3C20DA35" w14:textId="77777777">
        <w:trPr>
          <w:trHeight w:val="444" w:hRule="exact"/>
        </w:trPr>
        <w:tc>
          <w:tcPr>
            <w:tcW w:w="1805" w:type="dxa"/>
            <w:shd w:val="clear" w:color="auto" w:fill="FFFFFF" w:themeFill="background1"/>
            <w:tcMar/>
          </w:tcPr>
          <w:p w:rsidRPr="00CC0718" w:rsidR="00C71DC8" w:rsidP="00244814" w:rsidRDefault="00C71DC8" w14:paraId="4860F1D1" w14:textId="77777777">
            <w:pPr>
              <w:rPr>
                <w:b/>
                <w:color w:val="5C83B4"/>
                <w:spacing w:val="-2"/>
                <w:sz w:val="24"/>
              </w:rPr>
            </w:pPr>
            <w:r w:rsidRPr="00CC0718">
              <w:rPr>
                <w:b/>
                <w:color w:val="5C83B4"/>
                <w:spacing w:val="-2"/>
                <w:sz w:val="24"/>
              </w:rPr>
              <w:t>Aggregated:</w:t>
            </w:r>
          </w:p>
        </w:tc>
        <w:tc>
          <w:tcPr>
            <w:tcW w:w="8912" w:type="dxa"/>
            <w:gridSpan w:val="7"/>
            <w:shd w:val="clear" w:color="auto" w:fill="FFFFFF" w:themeFill="background1"/>
            <w:tcMar/>
          </w:tcPr>
          <w:p w:rsidRPr="00CC0718" w:rsidR="00C71DC8" w:rsidP="00244814" w:rsidRDefault="00C71DC8" w14:paraId="4A29AEB9" w14:textId="77777777">
            <w:pPr>
              <w:rPr>
                <w:b/>
                <w:color w:val="5C83B4"/>
                <w:spacing w:val="-2"/>
                <w:sz w:val="24"/>
              </w:rPr>
            </w:pPr>
            <w:r w:rsidRPr="00CC0718">
              <w:rPr>
                <w:b/>
                <w:color w:val="5C83B4"/>
                <w:spacing w:val="-2"/>
                <w:sz w:val="24"/>
              </w:rPr>
              <w:t>No</w:t>
            </w:r>
          </w:p>
        </w:tc>
      </w:tr>
      <w:tr w:rsidRPr="00CC0718" w:rsidR="00C71DC8" w:rsidTr="3A33D0EC" w14:paraId="7DB10EC7" w14:textId="77777777">
        <w:trPr>
          <w:trHeight w:val="344" w:hRule="exact"/>
        </w:trPr>
        <w:tc>
          <w:tcPr>
            <w:tcW w:w="3381" w:type="dxa"/>
            <w:gridSpan w:val="2"/>
            <w:tcBorders>
              <w:bottom w:val="single" w:color="8FB6EA" w:sz="5" w:space="0"/>
            </w:tcBorders>
            <w:shd w:val="clear" w:color="auto" w:fill="FFFFFF" w:themeFill="background1"/>
            <w:tcMar/>
          </w:tcPr>
          <w:p w:rsidRPr="00CC0718" w:rsidR="00C71DC8" w:rsidP="00244814" w:rsidRDefault="00C71DC8" w14:paraId="535FE56A" w14:textId="77777777">
            <w:pPr>
              <w:rPr>
                <w:color w:val="000000"/>
                <w:spacing w:val="-2"/>
                <w:sz w:val="18"/>
              </w:rPr>
            </w:pPr>
            <w:r w:rsidRPr="00CC0718">
              <w:rPr>
                <w:color w:val="000000"/>
                <w:spacing w:val="-2"/>
                <w:sz w:val="18"/>
              </w:rPr>
              <w:t>Document</w:t>
            </w:r>
          </w:p>
        </w:tc>
        <w:tc>
          <w:tcPr>
            <w:tcW w:w="1132" w:type="dxa"/>
            <w:tcBorders>
              <w:bottom w:val="single" w:color="8FB6EA" w:sz="5" w:space="0"/>
            </w:tcBorders>
            <w:shd w:val="clear" w:color="auto" w:fill="FFFFFF" w:themeFill="background1"/>
            <w:tcMar/>
          </w:tcPr>
          <w:p w:rsidRPr="00CC0718" w:rsidR="00C71DC8" w:rsidP="00244814" w:rsidRDefault="00C71DC8" w14:paraId="20F0FC43" w14:textId="77777777">
            <w:pPr>
              <w:rPr>
                <w:color w:val="000000"/>
                <w:spacing w:val="-2"/>
                <w:sz w:val="18"/>
              </w:rPr>
            </w:pPr>
            <w:r w:rsidRPr="00CC0718">
              <w:rPr>
                <w:color w:val="000000"/>
                <w:spacing w:val="-2"/>
                <w:sz w:val="18"/>
              </w:rPr>
              <w:t>1</w:t>
            </w:r>
          </w:p>
        </w:tc>
        <w:tc>
          <w:tcPr>
            <w:tcW w:w="1576" w:type="dxa"/>
            <w:gridSpan w:val="2"/>
            <w:tcBorders>
              <w:bottom w:val="single" w:color="8FB6EA" w:sz="5" w:space="0"/>
            </w:tcBorders>
            <w:shd w:val="clear" w:color="auto" w:fill="FFFFFF" w:themeFill="background1"/>
            <w:tcMar/>
          </w:tcPr>
          <w:p w:rsidRPr="00CC0718" w:rsidR="00C71DC8" w:rsidP="00244814" w:rsidRDefault="00C71DC8" w14:paraId="580A4744" w14:textId="77777777">
            <w:pPr>
              <w:rPr>
                <w:color w:val="000000"/>
                <w:spacing w:val="-2"/>
                <w:sz w:val="18"/>
              </w:rPr>
            </w:pPr>
            <w:r w:rsidRPr="00CC0718">
              <w:rPr>
                <w:color w:val="000000"/>
                <w:spacing w:val="-2"/>
                <w:sz w:val="18"/>
              </w:rPr>
              <w:t>3</w:t>
            </w:r>
          </w:p>
        </w:tc>
        <w:tc>
          <w:tcPr>
            <w:tcW w:w="1362" w:type="dxa"/>
            <w:tcBorders>
              <w:bottom w:val="single" w:color="8FB6EA" w:sz="5" w:space="0"/>
            </w:tcBorders>
            <w:shd w:val="clear" w:color="auto" w:fill="FFFFFF" w:themeFill="background1"/>
            <w:tcMar/>
          </w:tcPr>
          <w:p w:rsidRPr="00CC0718" w:rsidR="00C71DC8" w:rsidP="00244814" w:rsidRDefault="00C71DC8" w14:paraId="1D5CECFF" w14:textId="77777777">
            <w:pPr>
              <w:rPr>
                <w:color w:val="000000"/>
                <w:spacing w:val="-2"/>
                <w:sz w:val="18"/>
              </w:rPr>
            </w:pPr>
            <w:r w:rsidRPr="00CC0718">
              <w:rPr>
                <w:color w:val="000000"/>
                <w:spacing w:val="-2"/>
                <w:sz w:val="18"/>
              </w:rPr>
              <w:t>12</w:t>
            </w:r>
          </w:p>
        </w:tc>
        <w:tc>
          <w:tcPr>
            <w:tcW w:w="1690" w:type="dxa"/>
            <w:tcBorders>
              <w:bottom w:val="single" w:color="8FB6EA" w:sz="5" w:space="0"/>
            </w:tcBorders>
            <w:shd w:val="clear" w:color="auto" w:fill="FFFFFF" w:themeFill="background1"/>
            <w:tcMar/>
          </w:tcPr>
          <w:p w:rsidRPr="00CC0718" w:rsidR="00C71DC8" w:rsidP="00244814" w:rsidRDefault="00C71DC8" w14:paraId="10FCBEB1" w14:textId="77777777">
            <w:pPr>
              <w:rPr>
                <w:color w:val="000000"/>
                <w:spacing w:val="-2"/>
                <w:sz w:val="18"/>
              </w:rPr>
            </w:pPr>
            <w:r w:rsidRPr="00CC0718">
              <w:rPr>
                <w:color w:val="000000"/>
                <w:spacing w:val="-2"/>
                <w:sz w:val="18"/>
              </w:rPr>
              <w:t>3</w:t>
            </w:r>
          </w:p>
        </w:tc>
        <w:tc>
          <w:tcPr>
            <w:tcW w:w="1576" w:type="dxa"/>
            <w:tcBorders>
              <w:bottom w:val="single" w:color="8FB6EA" w:sz="5" w:space="0"/>
            </w:tcBorders>
            <w:shd w:val="clear" w:color="auto" w:fill="FFFFFF" w:themeFill="background1"/>
            <w:tcMar/>
          </w:tcPr>
          <w:p w:rsidRPr="00CC0718" w:rsidR="00C71DC8" w:rsidP="00244814" w:rsidRDefault="00C71DC8" w14:paraId="4B2C4DCA" w14:textId="77777777">
            <w:pPr>
              <w:rPr>
                <w:color w:val="000000"/>
                <w:spacing w:val="-2"/>
                <w:sz w:val="18"/>
              </w:rPr>
            </w:pPr>
          </w:p>
        </w:tc>
      </w:tr>
      <w:tr w:rsidRPr="00CC0718" w:rsidR="00C71DC8" w:rsidTr="3A33D0EC" w14:paraId="2DA18868" w14:textId="77777777">
        <w:trPr>
          <w:trHeight w:val="444" w:hRule="exact"/>
        </w:trPr>
        <w:tc>
          <w:tcPr>
            <w:tcW w:w="10717" w:type="dxa"/>
            <w:gridSpan w:val="8"/>
            <w:tcBorders>
              <w:top w:val="single" w:color="8FB6EA" w:sz="5" w:space="0"/>
            </w:tcBorders>
            <w:tcMar/>
          </w:tcPr>
          <w:p w:rsidRPr="00CC0718" w:rsidR="00C71DC8" w:rsidP="00244814" w:rsidRDefault="00C71DC8" w14:paraId="0C90E4AD" w14:textId="77777777"/>
        </w:tc>
      </w:tr>
      <w:tr w:rsidRPr="00CC0718" w:rsidR="00C71DC8" w:rsidTr="3A33D0EC" w14:paraId="371E03BE" w14:textId="77777777">
        <w:trPr>
          <w:trHeight w:val="344" w:hRule="exact"/>
        </w:trPr>
        <w:tc>
          <w:tcPr>
            <w:tcW w:w="10717" w:type="dxa"/>
            <w:gridSpan w:val="8"/>
            <w:shd w:val="clear" w:color="auto" w:fill="FFFFFF" w:themeFill="background1"/>
            <w:tcMar/>
          </w:tcPr>
          <w:p w:rsidRPr="00CC0718" w:rsidR="00C71DC8" w:rsidP="00244814" w:rsidRDefault="00C71DC8" w14:paraId="28FAC32B" w14:textId="77777777">
            <w:pPr>
              <w:rPr>
                <w:b/>
                <w:color w:val="5C83B4"/>
                <w:spacing w:val="-2"/>
                <w:sz w:val="24"/>
              </w:rPr>
            </w:pPr>
            <w:bookmarkStart w:name="CodesAXIALCODEQ3aJourneyoftheClub" w:id="38"/>
            <w:bookmarkEnd w:id="38"/>
          </w:p>
        </w:tc>
      </w:tr>
      <w:tr w:rsidRPr="00CC0718" w:rsidR="00C71DC8" w:rsidTr="3A33D0EC" w14:paraId="1BB9A4C6" w14:textId="77777777">
        <w:trPr>
          <w:trHeight w:val="444" w:hRule="exact"/>
        </w:trPr>
        <w:tc>
          <w:tcPr>
            <w:tcW w:w="1805" w:type="dxa"/>
            <w:shd w:val="clear" w:color="auto" w:fill="FFFFFF" w:themeFill="background1"/>
            <w:tcMar/>
          </w:tcPr>
          <w:p w:rsidRPr="00CC0718" w:rsidR="00C71DC8" w:rsidP="00244814" w:rsidRDefault="00C71DC8" w14:paraId="15824F91" w14:textId="77777777">
            <w:pPr>
              <w:rPr>
                <w:b/>
                <w:color w:val="5C83B4"/>
                <w:spacing w:val="-2"/>
                <w:sz w:val="24"/>
              </w:rPr>
            </w:pPr>
            <w:r w:rsidRPr="00CC0718">
              <w:rPr>
                <w:b/>
                <w:color w:val="5C83B4"/>
                <w:spacing w:val="-2"/>
                <w:sz w:val="24"/>
              </w:rPr>
              <w:t>Nickname:</w:t>
            </w:r>
          </w:p>
        </w:tc>
        <w:tc>
          <w:tcPr>
            <w:tcW w:w="8912" w:type="dxa"/>
            <w:gridSpan w:val="7"/>
            <w:vMerge w:val="restart"/>
            <w:shd w:val="clear" w:color="auto" w:fill="FFFFFF" w:themeFill="background1"/>
            <w:tcMar/>
          </w:tcPr>
          <w:p w:rsidRPr="00CC0718" w:rsidR="00C71DC8" w:rsidP="00244814" w:rsidRDefault="00C71DC8" w14:paraId="4333225A" w14:textId="77777777">
            <w:pPr>
              <w:rPr>
                <w:b/>
                <w:color w:val="5C83B4"/>
                <w:spacing w:val="-2"/>
                <w:sz w:val="24"/>
              </w:rPr>
            </w:pPr>
            <w:r w:rsidRPr="00CC0718">
              <w:rPr>
                <w:b/>
                <w:color w:val="5C83B4"/>
                <w:spacing w:val="-2"/>
                <w:sz w:val="24"/>
              </w:rPr>
              <w:t>Codes\\AXIAL CODE\\Q3 a- Journey of the Club</w:t>
            </w:r>
          </w:p>
        </w:tc>
      </w:tr>
      <w:tr w:rsidRPr="00CC0718" w:rsidR="00C71DC8" w:rsidTr="3A33D0EC" w14:paraId="59D68671" w14:textId="77777777">
        <w:trPr>
          <w:trHeight w:val="458" w:hRule="exact"/>
        </w:trPr>
        <w:tc>
          <w:tcPr>
            <w:tcW w:w="1805" w:type="dxa"/>
            <w:shd w:val="clear" w:color="auto" w:fill="FFFFFF" w:themeFill="background1"/>
            <w:tcMar/>
          </w:tcPr>
          <w:p w:rsidRPr="00CC0718" w:rsidR="00C71DC8" w:rsidP="00244814" w:rsidRDefault="00C71DC8" w14:paraId="3BF2FDBF" w14:textId="77777777">
            <w:pPr>
              <w:rPr>
                <w:b/>
                <w:color w:val="5C83B4"/>
                <w:spacing w:val="-2"/>
                <w:sz w:val="24"/>
              </w:rPr>
            </w:pPr>
            <w:r w:rsidRPr="00CC0718">
              <w:rPr>
                <w:b/>
                <w:color w:val="5C83B4"/>
                <w:spacing w:val="-2"/>
                <w:sz w:val="24"/>
              </w:rPr>
              <w:t>Classification:</w:t>
            </w:r>
          </w:p>
        </w:tc>
        <w:tc>
          <w:tcPr>
            <w:tcW w:w="8912" w:type="dxa"/>
            <w:gridSpan w:val="7"/>
            <w:vMerge/>
            <w:tcMar/>
          </w:tcPr>
          <w:p w:rsidRPr="00CC0718" w:rsidR="00C71DC8" w:rsidP="00244814" w:rsidRDefault="00C71DC8" w14:paraId="73FD5C9A" w14:textId="77777777"/>
        </w:tc>
      </w:tr>
      <w:tr w:rsidRPr="00CC0718" w:rsidR="00C71DC8" w:rsidTr="3A33D0EC" w14:paraId="161E2745" w14:textId="77777777">
        <w:trPr>
          <w:trHeight w:val="445" w:hRule="exact"/>
        </w:trPr>
        <w:tc>
          <w:tcPr>
            <w:tcW w:w="1805" w:type="dxa"/>
            <w:shd w:val="clear" w:color="auto" w:fill="FFFFFF" w:themeFill="background1"/>
            <w:tcMar/>
          </w:tcPr>
          <w:p w:rsidRPr="00CC0718" w:rsidR="00C71DC8" w:rsidP="00244814" w:rsidRDefault="00C71DC8" w14:paraId="15F078B1" w14:textId="77777777">
            <w:pPr>
              <w:rPr>
                <w:b/>
                <w:color w:val="5C83B4"/>
                <w:spacing w:val="-2"/>
                <w:sz w:val="24"/>
              </w:rPr>
            </w:pPr>
            <w:r w:rsidRPr="00CC0718">
              <w:rPr>
                <w:b/>
                <w:color w:val="5C83B4"/>
                <w:spacing w:val="-2"/>
                <w:sz w:val="24"/>
              </w:rPr>
              <w:t>Aggregated:</w:t>
            </w:r>
          </w:p>
        </w:tc>
        <w:tc>
          <w:tcPr>
            <w:tcW w:w="8912" w:type="dxa"/>
            <w:gridSpan w:val="7"/>
            <w:shd w:val="clear" w:color="auto" w:fill="FFFFFF" w:themeFill="background1"/>
            <w:tcMar/>
          </w:tcPr>
          <w:p w:rsidRPr="00CC0718" w:rsidR="00C71DC8" w:rsidP="00244814" w:rsidRDefault="00C71DC8" w14:paraId="4552D765" w14:textId="77777777">
            <w:pPr>
              <w:rPr>
                <w:b/>
                <w:color w:val="5C83B4"/>
                <w:spacing w:val="-2"/>
                <w:sz w:val="24"/>
              </w:rPr>
            </w:pPr>
            <w:r w:rsidRPr="00CC0718">
              <w:rPr>
                <w:b/>
                <w:color w:val="5C83B4"/>
                <w:spacing w:val="-2"/>
                <w:sz w:val="24"/>
              </w:rPr>
              <w:t>Yes</w:t>
            </w:r>
          </w:p>
        </w:tc>
      </w:tr>
      <w:tr w:rsidRPr="00CC0718" w:rsidR="00C71DC8" w:rsidTr="3A33D0EC" w14:paraId="1286ED6B" w14:textId="77777777">
        <w:trPr>
          <w:trHeight w:val="343" w:hRule="exact"/>
        </w:trPr>
        <w:tc>
          <w:tcPr>
            <w:tcW w:w="3381" w:type="dxa"/>
            <w:gridSpan w:val="2"/>
            <w:tcBorders>
              <w:bottom w:val="single" w:color="8FB6EA" w:sz="5" w:space="0"/>
            </w:tcBorders>
            <w:shd w:val="clear" w:color="auto" w:fill="FFFFFF" w:themeFill="background1"/>
            <w:tcMar/>
          </w:tcPr>
          <w:p w:rsidRPr="00CC0718" w:rsidR="00C71DC8" w:rsidP="00244814" w:rsidRDefault="00C71DC8" w14:paraId="1DD532EC" w14:textId="77777777">
            <w:pPr>
              <w:rPr>
                <w:color w:val="000000"/>
                <w:spacing w:val="-2"/>
                <w:sz w:val="18"/>
              </w:rPr>
            </w:pPr>
            <w:r w:rsidRPr="00CC0718">
              <w:rPr>
                <w:color w:val="000000"/>
                <w:spacing w:val="-2"/>
                <w:sz w:val="18"/>
              </w:rPr>
              <w:t>Document</w:t>
            </w:r>
          </w:p>
        </w:tc>
        <w:tc>
          <w:tcPr>
            <w:tcW w:w="1132" w:type="dxa"/>
            <w:tcBorders>
              <w:bottom w:val="single" w:color="8FB6EA" w:sz="5" w:space="0"/>
            </w:tcBorders>
            <w:shd w:val="clear" w:color="auto" w:fill="FFFFFF" w:themeFill="background1"/>
            <w:tcMar/>
          </w:tcPr>
          <w:p w:rsidRPr="00CC0718" w:rsidR="00C71DC8" w:rsidP="00244814" w:rsidRDefault="00C71DC8" w14:paraId="170F4BB2" w14:textId="77777777">
            <w:pPr>
              <w:rPr>
                <w:color w:val="000000"/>
                <w:spacing w:val="-2"/>
                <w:sz w:val="18"/>
              </w:rPr>
            </w:pPr>
            <w:r w:rsidRPr="00CC0718">
              <w:rPr>
                <w:color w:val="000000"/>
                <w:spacing w:val="-2"/>
                <w:sz w:val="18"/>
              </w:rPr>
              <w:t>10</w:t>
            </w:r>
          </w:p>
        </w:tc>
        <w:tc>
          <w:tcPr>
            <w:tcW w:w="1576" w:type="dxa"/>
            <w:gridSpan w:val="2"/>
            <w:tcBorders>
              <w:bottom w:val="single" w:color="8FB6EA" w:sz="5" w:space="0"/>
            </w:tcBorders>
            <w:shd w:val="clear" w:color="auto" w:fill="FFFFFF" w:themeFill="background1"/>
            <w:tcMar/>
          </w:tcPr>
          <w:p w:rsidRPr="00CC0718" w:rsidR="00C71DC8" w:rsidP="00244814" w:rsidRDefault="00C71DC8" w14:paraId="40D7BBD6" w14:textId="77777777">
            <w:pPr>
              <w:rPr>
                <w:color w:val="000000"/>
                <w:spacing w:val="-2"/>
                <w:sz w:val="18"/>
              </w:rPr>
            </w:pPr>
            <w:r w:rsidRPr="00CC0718">
              <w:rPr>
                <w:color w:val="000000"/>
                <w:spacing w:val="-2"/>
                <w:sz w:val="18"/>
              </w:rPr>
              <w:t>50</w:t>
            </w:r>
          </w:p>
        </w:tc>
        <w:tc>
          <w:tcPr>
            <w:tcW w:w="1362" w:type="dxa"/>
            <w:tcBorders>
              <w:bottom w:val="single" w:color="8FB6EA" w:sz="5" w:space="0"/>
            </w:tcBorders>
            <w:shd w:val="clear" w:color="auto" w:fill="FFFFFF" w:themeFill="background1"/>
            <w:tcMar/>
          </w:tcPr>
          <w:p w:rsidRPr="00CC0718" w:rsidR="00C71DC8" w:rsidP="00244814" w:rsidRDefault="00C71DC8" w14:paraId="2F4DE838" w14:textId="77777777">
            <w:pPr>
              <w:rPr>
                <w:color w:val="000000"/>
                <w:spacing w:val="-2"/>
                <w:sz w:val="18"/>
              </w:rPr>
            </w:pPr>
            <w:r w:rsidRPr="00CC0718">
              <w:rPr>
                <w:color w:val="000000"/>
                <w:spacing w:val="-2"/>
                <w:sz w:val="18"/>
              </w:rPr>
              <w:t>722</w:t>
            </w:r>
          </w:p>
        </w:tc>
        <w:tc>
          <w:tcPr>
            <w:tcW w:w="1690" w:type="dxa"/>
            <w:tcBorders>
              <w:bottom w:val="single" w:color="8FB6EA" w:sz="5" w:space="0"/>
            </w:tcBorders>
            <w:shd w:val="clear" w:color="auto" w:fill="FFFFFF" w:themeFill="background1"/>
            <w:tcMar/>
          </w:tcPr>
          <w:p w:rsidRPr="00CC0718" w:rsidR="00C71DC8" w:rsidP="00244814" w:rsidRDefault="00C71DC8" w14:paraId="5AD28043" w14:textId="77777777">
            <w:pPr>
              <w:rPr>
                <w:color w:val="000000"/>
                <w:spacing w:val="-2"/>
                <w:sz w:val="18"/>
              </w:rPr>
            </w:pPr>
            <w:r w:rsidRPr="00CC0718">
              <w:rPr>
                <w:color w:val="000000"/>
                <w:spacing w:val="-2"/>
                <w:sz w:val="18"/>
              </w:rPr>
              <w:t>50</w:t>
            </w:r>
          </w:p>
        </w:tc>
        <w:tc>
          <w:tcPr>
            <w:tcW w:w="1576" w:type="dxa"/>
            <w:tcBorders>
              <w:bottom w:val="single" w:color="8FB6EA" w:sz="5" w:space="0"/>
            </w:tcBorders>
            <w:shd w:val="clear" w:color="auto" w:fill="FFFFFF" w:themeFill="background1"/>
            <w:tcMar/>
          </w:tcPr>
          <w:p w:rsidRPr="00CC0718" w:rsidR="00C71DC8" w:rsidP="00244814" w:rsidRDefault="00C71DC8" w14:paraId="588F74F6" w14:textId="77777777">
            <w:pPr>
              <w:rPr>
                <w:color w:val="000000"/>
                <w:spacing w:val="-2"/>
                <w:sz w:val="18"/>
              </w:rPr>
            </w:pPr>
          </w:p>
        </w:tc>
      </w:tr>
      <w:tr w:rsidRPr="00CC0718" w:rsidR="00C71DC8" w:rsidTr="3A33D0EC" w14:paraId="33EE4DEB" w14:textId="77777777">
        <w:trPr>
          <w:trHeight w:val="1147" w:hRule="exact"/>
        </w:trPr>
        <w:tc>
          <w:tcPr>
            <w:tcW w:w="10717" w:type="dxa"/>
            <w:gridSpan w:val="8"/>
            <w:tcBorders>
              <w:top w:val="single" w:color="8FB6EA" w:sz="5" w:space="0"/>
            </w:tcBorders>
            <w:tcMar/>
          </w:tcPr>
          <w:p w:rsidRPr="00CC0718" w:rsidR="00C71DC8" w:rsidP="00244814" w:rsidRDefault="00C71DC8" w14:paraId="5D4ED280" w14:textId="77777777"/>
        </w:tc>
      </w:tr>
      <w:tr w:rsidRPr="00CC0718" w:rsidR="00C71DC8" w:rsidTr="3A33D0EC" w14:paraId="466C06A2" w14:textId="77777777">
        <w:trPr>
          <w:trHeight w:val="1160" w:hRule="exact"/>
        </w:trPr>
        <w:tc>
          <w:tcPr>
            <w:tcW w:w="10717" w:type="dxa"/>
            <w:gridSpan w:val="8"/>
            <w:tcMar/>
          </w:tcPr>
          <w:p w:rsidRPr="00CC0718" w:rsidR="00C71DC8" w:rsidP="00244814" w:rsidRDefault="00C71DC8" w14:paraId="58300CE8" w14:textId="77777777"/>
        </w:tc>
      </w:tr>
      <w:tr w:rsidRPr="00CC0718" w:rsidR="00C71DC8" w:rsidTr="3A33D0EC" w14:paraId="5406A811" w14:textId="77777777">
        <w:trPr>
          <w:trHeight w:val="459" w:hRule="exact"/>
        </w:trPr>
        <w:tc>
          <w:tcPr>
            <w:tcW w:w="5359" w:type="dxa"/>
            <w:gridSpan w:val="4"/>
            <w:shd w:val="clear" w:color="auto" w:fill="FFFFFF" w:themeFill="background1"/>
            <w:tcMar/>
          </w:tcPr>
          <w:p w:rsidRPr="00CC0718" w:rsidR="00C71DC8" w:rsidP="00244814" w:rsidRDefault="00C71DC8" w14:paraId="39475356" w14:textId="77777777">
            <w:pPr>
              <w:jc w:val="right"/>
              <w:rPr>
                <w:color w:val="000066"/>
                <w:spacing w:val="-2"/>
                <w:sz w:val="16"/>
              </w:rPr>
            </w:pPr>
            <w:r w:rsidRPr="00CC0718">
              <w:rPr>
                <w:color w:val="000066"/>
                <w:spacing w:val="-2"/>
                <w:sz w:val="16"/>
              </w:rPr>
              <w:t>Formatted Reports\\Code Summary Formatted Report</w:t>
            </w:r>
          </w:p>
        </w:tc>
        <w:tc>
          <w:tcPr>
            <w:tcW w:w="5358" w:type="dxa"/>
            <w:gridSpan w:val="4"/>
            <w:shd w:val="clear" w:color="auto" w:fill="FFFFFF" w:themeFill="background1"/>
            <w:tcMar/>
          </w:tcPr>
          <w:p w:rsidRPr="00CC0718" w:rsidR="00C71DC8" w:rsidP="00244814" w:rsidRDefault="00C71DC8" w14:paraId="0054E5F5" w14:textId="77777777">
            <w:pPr>
              <w:jc w:val="right"/>
              <w:rPr>
                <w:color w:val="000066"/>
                <w:spacing w:val="-2"/>
                <w:sz w:val="16"/>
              </w:rPr>
            </w:pPr>
            <w:r w:rsidRPr="00CC0718">
              <w:rPr>
                <w:color w:val="000066"/>
                <w:spacing w:val="-2"/>
                <w:sz w:val="16"/>
              </w:rPr>
              <w:t>Page 35 of 104</w:t>
            </w:r>
          </w:p>
        </w:tc>
      </w:tr>
      <w:tr w:rsidRPr="00CC0718" w:rsidR="00C71DC8" w:rsidTr="3A33D0EC" w14:paraId="75C8FB76" w14:textId="77777777">
        <w:trPr>
          <w:trHeight w:val="444" w:hRule="exact"/>
        </w:trPr>
        <w:tc>
          <w:tcPr>
            <w:tcW w:w="10717" w:type="dxa"/>
            <w:gridSpan w:val="8"/>
            <w:shd w:val="clear" w:color="auto" w:fill="FFFFFF" w:themeFill="background1"/>
            <w:tcMar/>
            <w:vAlign w:val="center"/>
          </w:tcPr>
          <w:p w:rsidRPr="00CC0718" w:rsidR="00C71DC8" w:rsidP="00244814" w:rsidRDefault="00C71DC8" w14:paraId="1E6A79A2" w14:textId="77777777">
            <w:pPr>
              <w:jc w:val="right"/>
              <w:rPr>
                <w:color w:val="000066"/>
                <w:spacing w:val="-2"/>
                <w:sz w:val="16"/>
              </w:rPr>
            </w:pPr>
            <w:r w:rsidRPr="00CC0718">
              <w:rPr>
                <w:color w:val="000066"/>
                <w:spacing w:val="-2"/>
                <w:sz w:val="16"/>
              </w:rPr>
              <w:t>11/13/2024 3:39 PM</w:t>
            </w:r>
          </w:p>
        </w:tc>
      </w:tr>
      <w:tr w:rsidRPr="00CC0718" w:rsidR="00C71DC8" w:rsidTr="3A33D0EC" w14:paraId="233228D7" w14:textId="77777777">
        <w:trPr>
          <w:trHeight w:val="458" w:hRule="exact"/>
        </w:trPr>
        <w:tc>
          <w:tcPr>
            <w:tcW w:w="3381" w:type="dxa"/>
            <w:gridSpan w:val="2"/>
            <w:shd w:val="clear" w:color="auto" w:fill="8FB6EA"/>
            <w:tcMar/>
          </w:tcPr>
          <w:p w:rsidRPr="00CC0718" w:rsidR="00C71DC8" w:rsidP="00244814" w:rsidRDefault="00C71DC8" w14:paraId="3A63E63D" w14:textId="77777777">
            <w:pPr>
              <w:rPr>
                <w:b/>
                <w:color w:val="000066"/>
                <w:spacing w:val="-2"/>
                <w:sz w:val="18"/>
              </w:rPr>
            </w:pPr>
            <w:r w:rsidRPr="00CC0718">
              <w:rPr>
                <w:b/>
                <w:color w:val="000066"/>
                <w:spacing w:val="-2"/>
                <w:sz w:val="18"/>
              </w:rPr>
              <w:t>File Type</w:t>
            </w:r>
          </w:p>
        </w:tc>
        <w:tc>
          <w:tcPr>
            <w:tcW w:w="1132" w:type="dxa"/>
            <w:shd w:val="clear" w:color="auto" w:fill="8FB6EA"/>
            <w:tcMar/>
          </w:tcPr>
          <w:p w:rsidRPr="00CC0718" w:rsidR="00C71DC8" w:rsidP="00244814" w:rsidRDefault="00C71DC8" w14:paraId="25847C1E" w14:textId="77777777">
            <w:pPr>
              <w:rPr>
                <w:b/>
                <w:color w:val="000066"/>
                <w:spacing w:val="-2"/>
                <w:sz w:val="18"/>
              </w:rPr>
            </w:pPr>
            <w:r w:rsidRPr="00CC0718">
              <w:rPr>
                <w:b/>
                <w:color w:val="000066"/>
                <w:spacing w:val="-2"/>
                <w:sz w:val="18"/>
              </w:rPr>
              <w:t>Number of Files</w:t>
            </w:r>
          </w:p>
        </w:tc>
        <w:tc>
          <w:tcPr>
            <w:tcW w:w="1576" w:type="dxa"/>
            <w:gridSpan w:val="2"/>
            <w:shd w:val="clear" w:color="auto" w:fill="8FB6EA"/>
            <w:tcMar/>
          </w:tcPr>
          <w:p w:rsidRPr="00CC0718" w:rsidR="00C71DC8" w:rsidP="00244814" w:rsidRDefault="00C71DC8" w14:paraId="669A4916" w14:textId="77777777">
            <w:pPr>
              <w:rPr>
                <w:b/>
                <w:color w:val="000066"/>
                <w:spacing w:val="-2"/>
                <w:sz w:val="18"/>
              </w:rPr>
            </w:pPr>
            <w:r w:rsidRPr="00CC0718">
              <w:rPr>
                <w:b/>
                <w:color w:val="000066"/>
                <w:spacing w:val="-2"/>
                <w:sz w:val="18"/>
              </w:rPr>
              <w:t>Number of Coding References</w:t>
            </w:r>
          </w:p>
        </w:tc>
        <w:tc>
          <w:tcPr>
            <w:tcW w:w="1362" w:type="dxa"/>
            <w:shd w:val="clear" w:color="auto" w:fill="8FB6EA"/>
            <w:tcMar/>
          </w:tcPr>
          <w:p w:rsidRPr="00CC0718" w:rsidR="00C71DC8" w:rsidP="00244814" w:rsidRDefault="00C71DC8" w14:paraId="47F2C80E" w14:textId="77777777">
            <w:pPr>
              <w:rPr>
                <w:b/>
                <w:color w:val="000066"/>
                <w:spacing w:val="-2"/>
                <w:sz w:val="18"/>
              </w:rPr>
            </w:pPr>
            <w:r w:rsidRPr="00CC0718">
              <w:rPr>
                <w:b/>
                <w:color w:val="000066"/>
                <w:spacing w:val="-2"/>
                <w:sz w:val="18"/>
              </w:rPr>
              <w:t>Number of Words Coded</w:t>
            </w:r>
          </w:p>
        </w:tc>
        <w:tc>
          <w:tcPr>
            <w:tcW w:w="1690" w:type="dxa"/>
            <w:shd w:val="clear" w:color="auto" w:fill="8FB6EA"/>
            <w:tcMar/>
          </w:tcPr>
          <w:p w:rsidRPr="00CC0718" w:rsidR="00C71DC8" w:rsidP="00244814" w:rsidRDefault="00C71DC8" w14:paraId="47F18C9D" w14:textId="77777777">
            <w:pPr>
              <w:rPr>
                <w:b/>
                <w:color w:val="000066"/>
                <w:spacing w:val="-2"/>
                <w:sz w:val="18"/>
              </w:rPr>
            </w:pPr>
            <w:r w:rsidRPr="00CC0718">
              <w:rPr>
                <w:b/>
                <w:color w:val="000066"/>
                <w:spacing w:val="-2"/>
                <w:sz w:val="18"/>
              </w:rPr>
              <w:t>Number of Paragraphs Coded</w:t>
            </w:r>
          </w:p>
        </w:tc>
        <w:tc>
          <w:tcPr>
            <w:tcW w:w="1576" w:type="dxa"/>
            <w:shd w:val="clear" w:color="auto" w:fill="8FB6EA"/>
            <w:tcMar/>
          </w:tcPr>
          <w:p w:rsidRPr="00CC0718" w:rsidR="00C71DC8" w:rsidP="00244814" w:rsidRDefault="00C71DC8" w14:paraId="18AC4079" w14:textId="77777777">
            <w:pPr>
              <w:rPr>
                <w:b/>
                <w:color w:val="000066"/>
                <w:spacing w:val="-2"/>
                <w:sz w:val="18"/>
              </w:rPr>
            </w:pPr>
            <w:r w:rsidRPr="00CC0718">
              <w:rPr>
                <w:b/>
                <w:color w:val="000066"/>
                <w:spacing w:val="-2"/>
                <w:sz w:val="18"/>
              </w:rPr>
              <w:t>Duration Coded</w:t>
            </w:r>
          </w:p>
        </w:tc>
      </w:tr>
      <w:tr w:rsidRPr="00CC0718" w:rsidR="00C71DC8" w:rsidTr="3A33D0EC" w14:paraId="2C0875B6" w14:textId="77777777">
        <w:trPr>
          <w:trHeight w:val="344" w:hRule="exact"/>
        </w:trPr>
        <w:tc>
          <w:tcPr>
            <w:tcW w:w="10717" w:type="dxa"/>
            <w:gridSpan w:val="8"/>
            <w:shd w:val="clear" w:color="auto" w:fill="FFFFFF" w:themeFill="background1"/>
            <w:tcMar/>
          </w:tcPr>
          <w:p w:rsidRPr="00CC0718" w:rsidR="00C71DC8" w:rsidP="00244814" w:rsidRDefault="00C71DC8" w14:paraId="56559380" w14:textId="77777777">
            <w:pPr>
              <w:rPr>
                <w:b/>
                <w:color w:val="5C83B4"/>
                <w:spacing w:val="-2"/>
                <w:sz w:val="24"/>
              </w:rPr>
            </w:pPr>
          </w:p>
        </w:tc>
      </w:tr>
      <w:tr w:rsidRPr="00CC0718" w:rsidR="00C71DC8" w:rsidTr="3A33D0EC" w14:paraId="3A5F0189" w14:textId="77777777">
        <w:trPr>
          <w:trHeight w:val="459" w:hRule="exact"/>
        </w:trPr>
        <w:tc>
          <w:tcPr>
            <w:tcW w:w="1805" w:type="dxa"/>
            <w:shd w:val="clear" w:color="auto" w:fill="FFFFFF" w:themeFill="background1"/>
            <w:tcMar/>
          </w:tcPr>
          <w:p w:rsidRPr="00CC0718" w:rsidR="00C71DC8" w:rsidP="00244814" w:rsidRDefault="00C71DC8" w14:paraId="5B988349" w14:textId="77777777">
            <w:pPr>
              <w:rPr>
                <w:b/>
                <w:color w:val="5C83B4"/>
                <w:spacing w:val="-2"/>
                <w:sz w:val="24"/>
              </w:rPr>
            </w:pPr>
            <w:r w:rsidRPr="00CC0718">
              <w:rPr>
                <w:b/>
                <w:color w:val="5C83B4"/>
                <w:spacing w:val="-2"/>
                <w:sz w:val="24"/>
              </w:rPr>
              <w:t>Nickname:</w:t>
            </w:r>
          </w:p>
        </w:tc>
        <w:tc>
          <w:tcPr>
            <w:tcW w:w="8912" w:type="dxa"/>
            <w:gridSpan w:val="7"/>
            <w:vMerge w:val="restart"/>
            <w:shd w:val="clear" w:color="auto" w:fill="FFFFFF" w:themeFill="background1"/>
            <w:tcMar/>
          </w:tcPr>
          <w:p w:rsidRPr="00CC0718" w:rsidR="00C71DC8" w:rsidP="00244814" w:rsidRDefault="00C71DC8" w14:paraId="04F15BE5" w14:textId="77777777">
            <w:pPr>
              <w:rPr>
                <w:b/>
                <w:color w:val="5C83B4"/>
                <w:spacing w:val="-2"/>
                <w:sz w:val="24"/>
              </w:rPr>
            </w:pPr>
            <w:r w:rsidRPr="00CC0718">
              <w:rPr>
                <w:b/>
                <w:color w:val="5C83B4"/>
                <w:spacing w:val="-2"/>
                <w:sz w:val="24"/>
              </w:rPr>
              <w:t>Codes\\AXIAL CODE\\Q3 a- Journey of the Club\CULTURAL CLUB</w:t>
            </w:r>
          </w:p>
        </w:tc>
      </w:tr>
      <w:tr w:rsidRPr="00CC0718" w:rsidR="00C71DC8" w:rsidTr="3A33D0EC" w14:paraId="5D3364DE" w14:textId="77777777">
        <w:trPr>
          <w:trHeight w:val="444" w:hRule="exact"/>
        </w:trPr>
        <w:tc>
          <w:tcPr>
            <w:tcW w:w="1805" w:type="dxa"/>
            <w:shd w:val="clear" w:color="auto" w:fill="FFFFFF" w:themeFill="background1"/>
            <w:tcMar/>
          </w:tcPr>
          <w:p w:rsidRPr="00CC0718" w:rsidR="00C71DC8" w:rsidP="00244814" w:rsidRDefault="00C71DC8" w14:paraId="69CAB816" w14:textId="77777777">
            <w:pPr>
              <w:rPr>
                <w:b/>
                <w:color w:val="5C83B4"/>
                <w:spacing w:val="-2"/>
                <w:sz w:val="24"/>
              </w:rPr>
            </w:pPr>
            <w:r w:rsidRPr="00CC0718">
              <w:rPr>
                <w:b/>
                <w:color w:val="5C83B4"/>
                <w:spacing w:val="-2"/>
                <w:sz w:val="24"/>
              </w:rPr>
              <w:t>Classification:</w:t>
            </w:r>
          </w:p>
        </w:tc>
        <w:tc>
          <w:tcPr>
            <w:tcW w:w="8912" w:type="dxa"/>
            <w:gridSpan w:val="7"/>
            <w:vMerge/>
            <w:tcMar/>
          </w:tcPr>
          <w:p w:rsidRPr="00CC0718" w:rsidR="00C71DC8" w:rsidP="00244814" w:rsidRDefault="00C71DC8" w14:paraId="21052399" w14:textId="77777777"/>
        </w:tc>
      </w:tr>
      <w:tr w:rsidRPr="00CC0718" w:rsidR="00C71DC8" w:rsidTr="3A33D0EC" w14:paraId="41503E91" w14:textId="77777777">
        <w:trPr>
          <w:trHeight w:val="444" w:hRule="exact"/>
        </w:trPr>
        <w:tc>
          <w:tcPr>
            <w:tcW w:w="1805" w:type="dxa"/>
            <w:shd w:val="clear" w:color="auto" w:fill="FFFFFF" w:themeFill="background1"/>
            <w:tcMar/>
          </w:tcPr>
          <w:p w:rsidRPr="00CC0718" w:rsidR="00C71DC8" w:rsidP="00244814" w:rsidRDefault="00C71DC8" w14:paraId="17B19302" w14:textId="77777777">
            <w:pPr>
              <w:rPr>
                <w:b/>
                <w:color w:val="5C83B4"/>
                <w:spacing w:val="-2"/>
                <w:sz w:val="24"/>
              </w:rPr>
            </w:pPr>
            <w:r w:rsidRPr="00CC0718">
              <w:rPr>
                <w:b/>
                <w:color w:val="5C83B4"/>
                <w:spacing w:val="-2"/>
                <w:sz w:val="24"/>
              </w:rPr>
              <w:t>Aggregated:</w:t>
            </w:r>
          </w:p>
        </w:tc>
        <w:tc>
          <w:tcPr>
            <w:tcW w:w="8912" w:type="dxa"/>
            <w:gridSpan w:val="7"/>
            <w:shd w:val="clear" w:color="auto" w:fill="FFFFFF" w:themeFill="background1"/>
            <w:tcMar/>
          </w:tcPr>
          <w:p w:rsidRPr="00CC0718" w:rsidR="00C71DC8" w:rsidP="00244814" w:rsidRDefault="00C71DC8" w14:paraId="12617EF5" w14:textId="77777777">
            <w:pPr>
              <w:rPr>
                <w:b/>
                <w:color w:val="5C83B4"/>
                <w:spacing w:val="-2"/>
                <w:sz w:val="24"/>
              </w:rPr>
            </w:pPr>
            <w:r w:rsidRPr="00CC0718">
              <w:rPr>
                <w:b/>
                <w:color w:val="5C83B4"/>
                <w:spacing w:val="-2"/>
                <w:sz w:val="24"/>
              </w:rPr>
              <w:t>Yes</w:t>
            </w:r>
          </w:p>
        </w:tc>
      </w:tr>
      <w:tr w:rsidRPr="00CC0718" w:rsidR="00C71DC8" w:rsidTr="3A33D0EC" w14:paraId="047D1A0B" w14:textId="77777777">
        <w:trPr>
          <w:trHeight w:val="344" w:hRule="exact"/>
        </w:trPr>
        <w:tc>
          <w:tcPr>
            <w:tcW w:w="3381" w:type="dxa"/>
            <w:gridSpan w:val="2"/>
            <w:tcBorders>
              <w:bottom w:val="single" w:color="8FB6EA" w:sz="5" w:space="0"/>
            </w:tcBorders>
            <w:shd w:val="clear" w:color="auto" w:fill="FFFFFF" w:themeFill="background1"/>
            <w:tcMar/>
          </w:tcPr>
          <w:p w:rsidRPr="00CC0718" w:rsidR="00C71DC8" w:rsidP="00244814" w:rsidRDefault="00C71DC8" w14:paraId="3E7D180B" w14:textId="77777777">
            <w:pPr>
              <w:rPr>
                <w:color w:val="000000"/>
                <w:spacing w:val="-2"/>
                <w:sz w:val="18"/>
              </w:rPr>
            </w:pPr>
            <w:r w:rsidRPr="00CC0718">
              <w:rPr>
                <w:color w:val="000000"/>
                <w:spacing w:val="-2"/>
                <w:sz w:val="18"/>
              </w:rPr>
              <w:t>Document</w:t>
            </w:r>
          </w:p>
        </w:tc>
        <w:tc>
          <w:tcPr>
            <w:tcW w:w="1132" w:type="dxa"/>
            <w:tcBorders>
              <w:bottom w:val="single" w:color="8FB6EA" w:sz="5" w:space="0"/>
            </w:tcBorders>
            <w:shd w:val="clear" w:color="auto" w:fill="FFFFFF" w:themeFill="background1"/>
            <w:tcMar/>
          </w:tcPr>
          <w:p w:rsidRPr="00CC0718" w:rsidR="00C71DC8" w:rsidP="00244814" w:rsidRDefault="00C71DC8" w14:paraId="60102FE4" w14:textId="77777777">
            <w:pPr>
              <w:rPr>
                <w:color w:val="000000"/>
                <w:spacing w:val="-2"/>
                <w:sz w:val="18"/>
              </w:rPr>
            </w:pPr>
            <w:r w:rsidRPr="00CC0718">
              <w:rPr>
                <w:color w:val="000000"/>
                <w:spacing w:val="-2"/>
                <w:sz w:val="18"/>
              </w:rPr>
              <w:t>1</w:t>
            </w:r>
          </w:p>
        </w:tc>
        <w:tc>
          <w:tcPr>
            <w:tcW w:w="1576" w:type="dxa"/>
            <w:gridSpan w:val="2"/>
            <w:tcBorders>
              <w:bottom w:val="single" w:color="8FB6EA" w:sz="5" w:space="0"/>
            </w:tcBorders>
            <w:shd w:val="clear" w:color="auto" w:fill="FFFFFF" w:themeFill="background1"/>
            <w:tcMar/>
          </w:tcPr>
          <w:p w:rsidRPr="00CC0718" w:rsidR="00C71DC8" w:rsidP="00244814" w:rsidRDefault="00C71DC8" w14:paraId="680A2C1F" w14:textId="77777777">
            <w:pPr>
              <w:rPr>
                <w:color w:val="000000"/>
                <w:spacing w:val="-2"/>
                <w:sz w:val="18"/>
              </w:rPr>
            </w:pPr>
            <w:r w:rsidRPr="00CC0718">
              <w:rPr>
                <w:color w:val="000000"/>
                <w:spacing w:val="-2"/>
                <w:sz w:val="18"/>
              </w:rPr>
              <w:t>1</w:t>
            </w:r>
          </w:p>
        </w:tc>
        <w:tc>
          <w:tcPr>
            <w:tcW w:w="1362" w:type="dxa"/>
            <w:tcBorders>
              <w:bottom w:val="single" w:color="8FB6EA" w:sz="5" w:space="0"/>
            </w:tcBorders>
            <w:shd w:val="clear" w:color="auto" w:fill="FFFFFF" w:themeFill="background1"/>
            <w:tcMar/>
          </w:tcPr>
          <w:p w:rsidRPr="00CC0718" w:rsidR="00C71DC8" w:rsidP="00244814" w:rsidRDefault="00C71DC8" w14:paraId="694B897C" w14:textId="77777777">
            <w:pPr>
              <w:rPr>
                <w:color w:val="000000"/>
                <w:spacing w:val="-2"/>
                <w:sz w:val="18"/>
              </w:rPr>
            </w:pPr>
            <w:r w:rsidRPr="00CC0718">
              <w:rPr>
                <w:color w:val="000000"/>
                <w:spacing w:val="-2"/>
                <w:sz w:val="18"/>
              </w:rPr>
              <w:t>6</w:t>
            </w:r>
          </w:p>
        </w:tc>
        <w:tc>
          <w:tcPr>
            <w:tcW w:w="1690" w:type="dxa"/>
            <w:tcBorders>
              <w:bottom w:val="single" w:color="8FB6EA" w:sz="5" w:space="0"/>
            </w:tcBorders>
            <w:shd w:val="clear" w:color="auto" w:fill="FFFFFF" w:themeFill="background1"/>
            <w:tcMar/>
          </w:tcPr>
          <w:p w:rsidRPr="00CC0718" w:rsidR="00C71DC8" w:rsidP="00244814" w:rsidRDefault="00C71DC8" w14:paraId="11E64D4A" w14:textId="77777777">
            <w:pPr>
              <w:rPr>
                <w:color w:val="000000"/>
                <w:spacing w:val="-2"/>
                <w:sz w:val="18"/>
              </w:rPr>
            </w:pPr>
            <w:r w:rsidRPr="00CC0718">
              <w:rPr>
                <w:color w:val="000000"/>
                <w:spacing w:val="-2"/>
                <w:sz w:val="18"/>
              </w:rPr>
              <w:t>1</w:t>
            </w:r>
          </w:p>
        </w:tc>
        <w:tc>
          <w:tcPr>
            <w:tcW w:w="1576" w:type="dxa"/>
            <w:tcBorders>
              <w:bottom w:val="single" w:color="8FB6EA" w:sz="5" w:space="0"/>
            </w:tcBorders>
            <w:shd w:val="clear" w:color="auto" w:fill="FFFFFF" w:themeFill="background1"/>
            <w:tcMar/>
          </w:tcPr>
          <w:p w:rsidRPr="00CC0718" w:rsidR="00C71DC8" w:rsidP="00244814" w:rsidRDefault="00C71DC8" w14:paraId="4B2FD14B" w14:textId="77777777">
            <w:pPr>
              <w:rPr>
                <w:color w:val="000000"/>
                <w:spacing w:val="-2"/>
                <w:sz w:val="18"/>
              </w:rPr>
            </w:pPr>
          </w:p>
        </w:tc>
      </w:tr>
      <w:tr w:rsidRPr="00CC0718" w:rsidR="00C71DC8" w:rsidTr="3A33D0EC" w14:paraId="5902321C" w14:textId="77777777">
        <w:trPr>
          <w:trHeight w:val="458" w:hRule="exact"/>
        </w:trPr>
        <w:tc>
          <w:tcPr>
            <w:tcW w:w="10717" w:type="dxa"/>
            <w:gridSpan w:val="8"/>
            <w:tcBorders>
              <w:top w:val="single" w:color="8FB6EA" w:sz="5" w:space="0"/>
            </w:tcBorders>
            <w:tcMar/>
          </w:tcPr>
          <w:p w:rsidRPr="00CC0718" w:rsidR="00C71DC8" w:rsidP="00244814" w:rsidRDefault="00C71DC8" w14:paraId="4E5CCBC5" w14:textId="77777777"/>
        </w:tc>
      </w:tr>
      <w:tr w:rsidRPr="00CC0718" w:rsidR="00C71DC8" w:rsidTr="3A33D0EC" w14:paraId="4ADFFDC6" w14:textId="77777777">
        <w:trPr>
          <w:trHeight w:val="330" w:hRule="exact"/>
        </w:trPr>
        <w:tc>
          <w:tcPr>
            <w:tcW w:w="10717" w:type="dxa"/>
            <w:gridSpan w:val="8"/>
            <w:shd w:val="clear" w:color="auto" w:fill="FFFFFF" w:themeFill="background1"/>
            <w:tcMar/>
          </w:tcPr>
          <w:p w:rsidRPr="00CC0718" w:rsidR="00C71DC8" w:rsidP="00244814" w:rsidRDefault="00C71DC8" w14:paraId="44494B71" w14:textId="77777777">
            <w:pPr>
              <w:rPr>
                <w:b/>
                <w:color w:val="5C83B4"/>
                <w:spacing w:val="-2"/>
                <w:sz w:val="24"/>
              </w:rPr>
            </w:pPr>
            <w:bookmarkStart w:name="CodesAXIALCODEQ3aJourneyoftheClubCULTURA" w:id="39"/>
            <w:bookmarkEnd w:id="39"/>
          </w:p>
        </w:tc>
      </w:tr>
      <w:tr w:rsidRPr="00CC0718" w:rsidR="00C71DC8" w:rsidTr="3A33D0EC" w14:paraId="466537AE" w14:textId="77777777">
        <w:trPr>
          <w:trHeight w:val="458" w:hRule="exact"/>
        </w:trPr>
        <w:tc>
          <w:tcPr>
            <w:tcW w:w="1805" w:type="dxa"/>
            <w:shd w:val="clear" w:color="auto" w:fill="FFFFFF" w:themeFill="background1"/>
            <w:tcMar/>
          </w:tcPr>
          <w:p w:rsidRPr="00CC0718" w:rsidR="00C71DC8" w:rsidP="00244814" w:rsidRDefault="00C71DC8" w14:paraId="0E1778F6" w14:textId="77777777">
            <w:pPr>
              <w:rPr>
                <w:b/>
                <w:color w:val="5C83B4"/>
                <w:spacing w:val="-2"/>
                <w:sz w:val="24"/>
              </w:rPr>
            </w:pPr>
            <w:r w:rsidRPr="00CC0718">
              <w:rPr>
                <w:b/>
                <w:color w:val="5C83B4"/>
                <w:spacing w:val="-2"/>
                <w:sz w:val="24"/>
              </w:rPr>
              <w:t>Nickname:</w:t>
            </w:r>
          </w:p>
        </w:tc>
        <w:tc>
          <w:tcPr>
            <w:tcW w:w="8912" w:type="dxa"/>
            <w:gridSpan w:val="7"/>
            <w:vMerge w:val="restart"/>
            <w:shd w:val="clear" w:color="auto" w:fill="FFFFFF" w:themeFill="background1"/>
            <w:tcMar/>
          </w:tcPr>
          <w:p w:rsidRPr="00CC0718" w:rsidR="00C71DC8" w:rsidP="00244814" w:rsidRDefault="00C71DC8" w14:paraId="35883BA7" w14:textId="77777777">
            <w:pPr>
              <w:rPr>
                <w:b/>
                <w:color w:val="5C83B4"/>
                <w:spacing w:val="-2"/>
                <w:sz w:val="24"/>
              </w:rPr>
            </w:pPr>
            <w:r w:rsidRPr="00CC0718">
              <w:rPr>
                <w:b/>
                <w:color w:val="5C83B4"/>
                <w:spacing w:val="-2"/>
                <w:sz w:val="24"/>
              </w:rPr>
              <w:t>Codes\\AXIAL CODE\\Q3 a- Journey of the Club\CULTURAL CLUB\Kind of like a cultural club</w:t>
            </w:r>
          </w:p>
        </w:tc>
      </w:tr>
      <w:tr w:rsidRPr="00CC0718" w:rsidR="00C71DC8" w:rsidTr="3A33D0EC" w14:paraId="639FB8A8" w14:textId="77777777">
        <w:trPr>
          <w:trHeight w:val="445" w:hRule="exact"/>
        </w:trPr>
        <w:tc>
          <w:tcPr>
            <w:tcW w:w="1805" w:type="dxa"/>
            <w:shd w:val="clear" w:color="auto" w:fill="FFFFFF" w:themeFill="background1"/>
            <w:tcMar/>
          </w:tcPr>
          <w:p w:rsidRPr="00CC0718" w:rsidR="00C71DC8" w:rsidP="00244814" w:rsidRDefault="00C71DC8" w14:paraId="3415E906" w14:textId="77777777">
            <w:pPr>
              <w:rPr>
                <w:b/>
                <w:color w:val="5C83B4"/>
                <w:spacing w:val="-2"/>
                <w:sz w:val="24"/>
              </w:rPr>
            </w:pPr>
            <w:r w:rsidRPr="00CC0718">
              <w:rPr>
                <w:b/>
                <w:color w:val="5C83B4"/>
                <w:spacing w:val="-2"/>
                <w:sz w:val="24"/>
              </w:rPr>
              <w:t>Classification:</w:t>
            </w:r>
          </w:p>
        </w:tc>
        <w:tc>
          <w:tcPr>
            <w:tcW w:w="8912" w:type="dxa"/>
            <w:gridSpan w:val="7"/>
            <w:vMerge/>
            <w:tcMar/>
          </w:tcPr>
          <w:p w:rsidRPr="00CC0718" w:rsidR="00C71DC8" w:rsidP="00244814" w:rsidRDefault="00C71DC8" w14:paraId="47996AB7" w14:textId="77777777"/>
        </w:tc>
      </w:tr>
      <w:tr w:rsidRPr="00CC0718" w:rsidR="00C71DC8" w:rsidTr="3A33D0EC" w14:paraId="5F14BAD3" w14:textId="77777777">
        <w:trPr>
          <w:trHeight w:val="458" w:hRule="exact"/>
        </w:trPr>
        <w:tc>
          <w:tcPr>
            <w:tcW w:w="1805" w:type="dxa"/>
            <w:shd w:val="clear" w:color="auto" w:fill="FFFFFF" w:themeFill="background1"/>
            <w:tcMar/>
          </w:tcPr>
          <w:p w:rsidRPr="00CC0718" w:rsidR="00C71DC8" w:rsidP="00244814" w:rsidRDefault="00C71DC8" w14:paraId="017BFE7F" w14:textId="77777777">
            <w:pPr>
              <w:rPr>
                <w:b/>
                <w:color w:val="5C83B4"/>
                <w:spacing w:val="-2"/>
                <w:sz w:val="24"/>
              </w:rPr>
            </w:pPr>
            <w:r w:rsidRPr="00CC0718">
              <w:rPr>
                <w:b/>
                <w:color w:val="5C83B4"/>
                <w:spacing w:val="-2"/>
                <w:sz w:val="24"/>
              </w:rPr>
              <w:t>Aggregated:</w:t>
            </w:r>
          </w:p>
        </w:tc>
        <w:tc>
          <w:tcPr>
            <w:tcW w:w="8912" w:type="dxa"/>
            <w:gridSpan w:val="7"/>
            <w:shd w:val="clear" w:color="auto" w:fill="FFFFFF" w:themeFill="background1"/>
            <w:tcMar/>
          </w:tcPr>
          <w:p w:rsidRPr="00CC0718" w:rsidR="00C71DC8" w:rsidP="00244814" w:rsidRDefault="00C71DC8" w14:paraId="0CDEEC1D" w14:textId="77777777">
            <w:pPr>
              <w:rPr>
                <w:b/>
                <w:color w:val="5C83B4"/>
                <w:spacing w:val="-2"/>
                <w:sz w:val="24"/>
              </w:rPr>
            </w:pPr>
            <w:r w:rsidRPr="00CC0718">
              <w:rPr>
                <w:b/>
                <w:color w:val="5C83B4"/>
                <w:spacing w:val="-2"/>
                <w:sz w:val="24"/>
              </w:rPr>
              <w:t>No</w:t>
            </w:r>
          </w:p>
        </w:tc>
      </w:tr>
      <w:tr w:rsidRPr="00CC0718" w:rsidR="00C71DC8" w:rsidTr="3A33D0EC" w14:paraId="633AF959" w14:textId="77777777">
        <w:trPr>
          <w:trHeight w:val="330" w:hRule="exact"/>
        </w:trPr>
        <w:tc>
          <w:tcPr>
            <w:tcW w:w="3381" w:type="dxa"/>
            <w:gridSpan w:val="2"/>
            <w:tcBorders>
              <w:bottom w:val="single" w:color="8FB6EA" w:sz="5" w:space="0"/>
            </w:tcBorders>
            <w:shd w:val="clear" w:color="auto" w:fill="FFFFFF" w:themeFill="background1"/>
            <w:tcMar/>
          </w:tcPr>
          <w:p w:rsidRPr="00CC0718" w:rsidR="00C71DC8" w:rsidP="00244814" w:rsidRDefault="00C71DC8" w14:paraId="39500F06" w14:textId="77777777">
            <w:pPr>
              <w:rPr>
                <w:color w:val="000000"/>
                <w:spacing w:val="-2"/>
                <w:sz w:val="18"/>
              </w:rPr>
            </w:pPr>
            <w:r w:rsidRPr="00CC0718">
              <w:rPr>
                <w:color w:val="000000"/>
                <w:spacing w:val="-2"/>
                <w:sz w:val="18"/>
              </w:rPr>
              <w:t>Document</w:t>
            </w:r>
          </w:p>
        </w:tc>
        <w:tc>
          <w:tcPr>
            <w:tcW w:w="1132" w:type="dxa"/>
            <w:tcBorders>
              <w:bottom w:val="single" w:color="8FB6EA" w:sz="5" w:space="0"/>
            </w:tcBorders>
            <w:shd w:val="clear" w:color="auto" w:fill="FFFFFF" w:themeFill="background1"/>
            <w:tcMar/>
          </w:tcPr>
          <w:p w:rsidRPr="00CC0718" w:rsidR="00C71DC8" w:rsidP="00244814" w:rsidRDefault="00C71DC8" w14:paraId="4F5D3DA8" w14:textId="77777777">
            <w:pPr>
              <w:rPr>
                <w:color w:val="000000"/>
                <w:spacing w:val="-2"/>
                <w:sz w:val="18"/>
              </w:rPr>
            </w:pPr>
            <w:r w:rsidRPr="00CC0718">
              <w:rPr>
                <w:color w:val="000000"/>
                <w:spacing w:val="-2"/>
                <w:sz w:val="18"/>
              </w:rPr>
              <w:t>1</w:t>
            </w:r>
          </w:p>
        </w:tc>
        <w:tc>
          <w:tcPr>
            <w:tcW w:w="1576" w:type="dxa"/>
            <w:gridSpan w:val="2"/>
            <w:tcBorders>
              <w:bottom w:val="single" w:color="8FB6EA" w:sz="5" w:space="0"/>
            </w:tcBorders>
            <w:shd w:val="clear" w:color="auto" w:fill="FFFFFF" w:themeFill="background1"/>
            <w:tcMar/>
          </w:tcPr>
          <w:p w:rsidRPr="00CC0718" w:rsidR="00C71DC8" w:rsidP="00244814" w:rsidRDefault="00C71DC8" w14:paraId="47134620" w14:textId="77777777">
            <w:pPr>
              <w:rPr>
                <w:color w:val="000000"/>
                <w:spacing w:val="-2"/>
                <w:sz w:val="18"/>
              </w:rPr>
            </w:pPr>
            <w:r w:rsidRPr="00CC0718">
              <w:rPr>
                <w:color w:val="000000"/>
                <w:spacing w:val="-2"/>
                <w:sz w:val="18"/>
              </w:rPr>
              <w:t>1</w:t>
            </w:r>
          </w:p>
        </w:tc>
        <w:tc>
          <w:tcPr>
            <w:tcW w:w="1362" w:type="dxa"/>
            <w:tcBorders>
              <w:bottom w:val="single" w:color="8FB6EA" w:sz="5" w:space="0"/>
            </w:tcBorders>
            <w:shd w:val="clear" w:color="auto" w:fill="FFFFFF" w:themeFill="background1"/>
            <w:tcMar/>
          </w:tcPr>
          <w:p w:rsidRPr="00CC0718" w:rsidR="00C71DC8" w:rsidP="00244814" w:rsidRDefault="00C71DC8" w14:paraId="49760946" w14:textId="77777777">
            <w:pPr>
              <w:rPr>
                <w:color w:val="000000"/>
                <w:spacing w:val="-2"/>
                <w:sz w:val="18"/>
              </w:rPr>
            </w:pPr>
            <w:r w:rsidRPr="00CC0718">
              <w:rPr>
                <w:color w:val="000000"/>
                <w:spacing w:val="-2"/>
                <w:sz w:val="18"/>
              </w:rPr>
              <w:t>6</w:t>
            </w:r>
          </w:p>
        </w:tc>
        <w:tc>
          <w:tcPr>
            <w:tcW w:w="1690" w:type="dxa"/>
            <w:tcBorders>
              <w:bottom w:val="single" w:color="8FB6EA" w:sz="5" w:space="0"/>
            </w:tcBorders>
            <w:shd w:val="clear" w:color="auto" w:fill="FFFFFF" w:themeFill="background1"/>
            <w:tcMar/>
          </w:tcPr>
          <w:p w:rsidRPr="00CC0718" w:rsidR="00C71DC8" w:rsidP="00244814" w:rsidRDefault="00C71DC8" w14:paraId="504E9F7D" w14:textId="77777777">
            <w:pPr>
              <w:rPr>
                <w:color w:val="000000"/>
                <w:spacing w:val="-2"/>
                <w:sz w:val="18"/>
              </w:rPr>
            </w:pPr>
            <w:r w:rsidRPr="00CC0718">
              <w:rPr>
                <w:color w:val="000000"/>
                <w:spacing w:val="-2"/>
                <w:sz w:val="18"/>
              </w:rPr>
              <w:t>1</w:t>
            </w:r>
          </w:p>
        </w:tc>
        <w:tc>
          <w:tcPr>
            <w:tcW w:w="1576" w:type="dxa"/>
            <w:tcBorders>
              <w:bottom w:val="single" w:color="8FB6EA" w:sz="5" w:space="0"/>
            </w:tcBorders>
            <w:shd w:val="clear" w:color="auto" w:fill="FFFFFF" w:themeFill="background1"/>
            <w:tcMar/>
          </w:tcPr>
          <w:p w:rsidRPr="00CC0718" w:rsidR="00C71DC8" w:rsidP="00244814" w:rsidRDefault="00C71DC8" w14:paraId="73496F2D" w14:textId="77777777">
            <w:pPr>
              <w:rPr>
                <w:color w:val="000000"/>
                <w:spacing w:val="-2"/>
                <w:sz w:val="18"/>
              </w:rPr>
            </w:pPr>
          </w:p>
        </w:tc>
      </w:tr>
      <w:tr w:rsidRPr="00CC0718" w:rsidR="00C71DC8" w:rsidTr="3A33D0EC" w14:paraId="1185D2E6" w14:textId="77777777">
        <w:trPr>
          <w:trHeight w:val="458" w:hRule="exact"/>
        </w:trPr>
        <w:tc>
          <w:tcPr>
            <w:tcW w:w="10717" w:type="dxa"/>
            <w:gridSpan w:val="8"/>
            <w:tcBorders>
              <w:top w:val="single" w:color="8FB6EA" w:sz="5" w:space="0"/>
            </w:tcBorders>
            <w:tcMar/>
          </w:tcPr>
          <w:p w:rsidRPr="00CC0718" w:rsidR="00C71DC8" w:rsidP="00244814" w:rsidRDefault="00C71DC8" w14:paraId="687CA9AA" w14:textId="77777777"/>
        </w:tc>
      </w:tr>
      <w:tr w:rsidRPr="00CC0718" w:rsidR="00C71DC8" w:rsidTr="3A33D0EC" w14:paraId="3ACDA1A0" w14:textId="77777777">
        <w:trPr>
          <w:trHeight w:val="330" w:hRule="exact"/>
        </w:trPr>
        <w:tc>
          <w:tcPr>
            <w:tcW w:w="10717" w:type="dxa"/>
            <w:gridSpan w:val="8"/>
            <w:shd w:val="clear" w:color="auto" w:fill="FFFFFF" w:themeFill="background1"/>
            <w:tcMar/>
          </w:tcPr>
          <w:p w:rsidRPr="00CC0718" w:rsidR="00C71DC8" w:rsidP="00244814" w:rsidRDefault="00C71DC8" w14:paraId="55F889DC" w14:textId="77777777">
            <w:pPr>
              <w:rPr>
                <w:b/>
                <w:color w:val="5C83B4"/>
                <w:spacing w:val="-2"/>
                <w:sz w:val="24"/>
              </w:rPr>
            </w:pPr>
          </w:p>
        </w:tc>
      </w:tr>
      <w:tr w:rsidRPr="00CC0718" w:rsidR="00C71DC8" w:rsidTr="3A33D0EC" w14:paraId="5EEBF2CF" w14:textId="77777777">
        <w:trPr>
          <w:trHeight w:val="458" w:hRule="exact"/>
        </w:trPr>
        <w:tc>
          <w:tcPr>
            <w:tcW w:w="1805" w:type="dxa"/>
            <w:shd w:val="clear" w:color="auto" w:fill="FFFFFF" w:themeFill="background1"/>
            <w:tcMar/>
          </w:tcPr>
          <w:p w:rsidRPr="00CC0718" w:rsidR="00C71DC8" w:rsidP="00244814" w:rsidRDefault="00C71DC8" w14:paraId="7DBE55C2" w14:textId="77777777">
            <w:pPr>
              <w:rPr>
                <w:b/>
                <w:color w:val="5C83B4"/>
                <w:spacing w:val="-2"/>
                <w:sz w:val="24"/>
              </w:rPr>
            </w:pPr>
            <w:r w:rsidRPr="00CC0718">
              <w:rPr>
                <w:b/>
                <w:color w:val="5C83B4"/>
                <w:spacing w:val="-2"/>
                <w:sz w:val="24"/>
              </w:rPr>
              <w:t>Nickname:</w:t>
            </w:r>
          </w:p>
        </w:tc>
        <w:tc>
          <w:tcPr>
            <w:tcW w:w="8912" w:type="dxa"/>
            <w:gridSpan w:val="7"/>
            <w:vMerge w:val="restart"/>
            <w:shd w:val="clear" w:color="auto" w:fill="FFFFFF" w:themeFill="background1"/>
            <w:tcMar/>
          </w:tcPr>
          <w:p w:rsidRPr="00CC0718" w:rsidR="00C71DC8" w:rsidP="00244814" w:rsidRDefault="00C71DC8" w14:paraId="09ECDD21" w14:textId="77777777">
            <w:pPr>
              <w:rPr>
                <w:b/>
                <w:color w:val="5C83B4"/>
                <w:spacing w:val="-2"/>
                <w:sz w:val="24"/>
              </w:rPr>
            </w:pPr>
            <w:r w:rsidRPr="00CC0718">
              <w:rPr>
                <w:b/>
                <w:color w:val="5C83B4"/>
                <w:spacing w:val="-2"/>
                <w:sz w:val="24"/>
              </w:rPr>
              <w:t>Codes\\AXIAL CODE\\Q3 a- Journey of the Club\DANCE EXPERIENCE</w:t>
            </w:r>
          </w:p>
        </w:tc>
      </w:tr>
      <w:tr w:rsidRPr="00CC0718" w:rsidR="00C71DC8" w:rsidTr="3A33D0EC" w14:paraId="627507AF" w14:textId="77777777">
        <w:trPr>
          <w:trHeight w:val="444" w:hRule="exact"/>
        </w:trPr>
        <w:tc>
          <w:tcPr>
            <w:tcW w:w="1805" w:type="dxa"/>
            <w:shd w:val="clear" w:color="auto" w:fill="FFFFFF" w:themeFill="background1"/>
            <w:tcMar/>
          </w:tcPr>
          <w:p w:rsidRPr="00CC0718" w:rsidR="00C71DC8" w:rsidP="00244814" w:rsidRDefault="00C71DC8" w14:paraId="1CCED567" w14:textId="77777777">
            <w:pPr>
              <w:rPr>
                <w:b/>
                <w:color w:val="5C83B4"/>
                <w:spacing w:val="-2"/>
                <w:sz w:val="24"/>
              </w:rPr>
            </w:pPr>
            <w:r w:rsidRPr="00CC0718">
              <w:rPr>
                <w:b/>
                <w:color w:val="5C83B4"/>
                <w:spacing w:val="-2"/>
                <w:sz w:val="24"/>
              </w:rPr>
              <w:t>Classification:</w:t>
            </w:r>
          </w:p>
        </w:tc>
        <w:tc>
          <w:tcPr>
            <w:tcW w:w="8912" w:type="dxa"/>
            <w:gridSpan w:val="7"/>
            <w:vMerge/>
            <w:tcMar/>
          </w:tcPr>
          <w:p w:rsidRPr="00CC0718" w:rsidR="00C71DC8" w:rsidP="00244814" w:rsidRDefault="00C71DC8" w14:paraId="45DDA0F7" w14:textId="77777777"/>
        </w:tc>
      </w:tr>
      <w:tr w:rsidRPr="00CC0718" w:rsidR="00C71DC8" w:rsidTr="3A33D0EC" w14:paraId="3D248AD3" w14:textId="77777777">
        <w:trPr>
          <w:trHeight w:val="459" w:hRule="exact"/>
        </w:trPr>
        <w:tc>
          <w:tcPr>
            <w:tcW w:w="1805" w:type="dxa"/>
            <w:shd w:val="clear" w:color="auto" w:fill="FFFFFF" w:themeFill="background1"/>
            <w:tcMar/>
          </w:tcPr>
          <w:p w:rsidRPr="00CC0718" w:rsidR="00C71DC8" w:rsidP="00244814" w:rsidRDefault="00C71DC8" w14:paraId="3EB4AA41" w14:textId="77777777">
            <w:pPr>
              <w:rPr>
                <w:b/>
                <w:color w:val="5C83B4"/>
                <w:spacing w:val="-2"/>
                <w:sz w:val="24"/>
              </w:rPr>
            </w:pPr>
            <w:r w:rsidRPr="00CC0718">
              <w:rPr>
                <w:b/>
                <w:color w:val="5C83B4"/>
                <w:spacing w:val="-2"/>
                <w:sz w:val="24"/>
              </w:rPr>
              <w:t>Aggregated:</w:t>
            </w:r>
          </w:p>
        </w:tc>
        <w:tc>
          <w:tcPr>
            <w:tcW w:w="8912" w:type="dxa"/>
            <w:gridSpan w:val="7"/>
            <w:shd w:val="clear" w:color="auto" w:fill="FFFFFF" w:themeFill="background1"/>
            <w:tcMar/>
          </w:tcPr>
          <w:p w:rsidRPr="00CC0718" w:rsidR="00C71DC8" w:rsidP="00244814" w:rsidRDefault="00C71DC8" w14:paraId="33F445BF" w14:textId="77777777">
            <w:pPr>
              <w:rPr>
                <w:b/>
                <w:color w:val="5C83B4"/>
                <w:spacing w:val="-2"/>
                <w:sz w:val="24"/>
              </w:rPr>
            </w:pPr>
            <w:r w:rsidRPr="00CC0718">
              <w:rPr>
                <w:b/>
                <w:color w:val="5C83B4"/>
                <w:spacing w:val="-2"/>
                <w:sz w:val="24"/>
              </w:rPr>
              <w:t>Yes</w:t>
            </w:r>
          </w:p>
        </w:tc>
      </w:tr>
      <w:tr w:rsidRPr="00CC0718" w:rsidR="00C71DC8" w:rsidTr="3A33D0EC" w14:paraId="6414D18C" w14:textId="77777777">
        <w:trPr>
          <w:trHeight w:val="344" w:hRule="exact"/>
        </w:trPr>
        <w:tc>
          <w:tcPr>
            <w:tcW w:w="3381" w:type="dxa"/>
            <w:gridSpan w:val="2"/>
            <w:tcBorders>
              <w:bottom w:val="single" w:color="8FB6EA" w:sz="5" w:space="0"/>
            </w:tcBorders>
            <w:shd w:val="clear" w:color="auto" w:fill="FFFFFF" w:themeFill="background1"/>
            <w:tcMar/>
          </w:tcPr>
          <w:p w:rsidRPr="00CC0718" w:rsidR="00C71DC8" w:rsidP="00244814" w:rsidRDefault="00C71DC8" w14:paraId="3DEEA3B5" w14:textId="77777777">
            <w:pPr>
              <w:rPr>
                <w:color w:val="000000"/>
                <w:spacing w:val="-2"/>
                <w:sz w:val="18"/>
              </w:rPr>
            </w:pPr>
            <w:r w:rsidRPr="00CC0718">
              <w:rPr>
                <w:color w:val="000000"/>
                <w:spacing w:val="-2"/>
                <w:sz w:val="18"/>
              </w:rPr>
              <w:lastRenderedPageBreak/>
              <w:t>Document</w:t>
            </w:r>
          </w:p>
        </w:tc>
        <w:tc>
          <w:tcPr>
            <w:tcW w:w="1132" w:type="dxa"/>
            <w:tcBorders>
              <w:bottom w:val="single" w:color="8FB6EA" w:sz="5" w:space="0"/>
            </w:tcBorders>
            <w:shd w:val="clear" w:color="auto" w:fill="FFFFFF" w:themeFill="background1"/>
            <w:tcMar/>
          </w:tcPr>
          <w:p w:rsidRPr="00CC0718" w:rsidR="00C71DC8" w:rsidP="00244814" w:rsidRDefault="00C71DC8" w14:paraId="070B358B" w14:textId="77777777">
            <w:pPr>
              <w:rPr>
                <w:color w:val="000000"/>
                <w:spacing w:val="-2"/>
                <w:sz w:val="18"/>
              </w:rPr>
            </w:pPr>
            <w:r w:rsidRPr="00CC0718">
              <w:rPr>
                <w:color w:val="000000"/>
                <w:spacing w:val="-2"/>
                <w:sz w:val="18"/>
              </w:rPr>
              <w:t>1</w:t>
            </w:r>
          </w:p>
        </w:tc>
        <w:tc>
          <w:tcPr>
            <w:tcW w:w="1576" w:type="dxa"/>
            <w:gridSpan w:val="2"/>
            <w:tcBorders>
              <w:bottom w:val="single" w:color="8FB6EA" w:sz="5" w:space="0"/>
            </w:tcBorders>
            <w:shd w:val="clear" w:color="auto" w:fill="FFFFFF" w:themeFill="background1"/>
            <w:tcMar/>
          </w:tcPr>
          <w:p w:rsidRPr="00CC0718" w:rsidR="00C71DC8" w:rsidP="00244814" w:rsidRDefault="00C71DC8" w14:paraId="5411C05B" w14:textId="77777777">
            <w:pPr>
              <w:rPr>
                <w:color w:val="000000"/>
                <w:spacing w:val="-2"/>
                <w:sz w:val="18"/>
              </w:rPr>
            </w:pPr>
            <w:r w:rsidRPr="00CC0718">
              <w:rPr>
                <w:color w:val="000000"/>
                <w:spacing w:val="-2"/>
                <w:sz w:val="18"/>
              </w:rPr>
              <w:t>3</w:t>
            </w:r>
          </w:p>
        </w:tc>
        <w:tc>
          <w:tcPr>
            <w:tcW w:w="1362" w:type="dxa"/>
            <w:tcBorders>
              <w:bottom w:val="single" w:color="8FB6EA" w:sz="5" w:space="0"/>
            </w:tcBorders>
            <w:shd w:val="clear" w:color="auto" w:fill="FFFFFF" w:themeFill="background1"/>
            <w:tcMar/>
          </w:tcPr>
          <w:p w:rsidRPr="00CC0718" w:rsidR="00C71DC8" w:rsidP="00244814" w:rsidRDefault="00C71DC8" w14:paraId="480D3900" w14:textId="77777777">
            <w:pPr>
              <w:rPr>
                <w:color w:val="000000"/>
                <w:spacing w:val="-2"/>
                <w:sz w:val="18"/>
              </w:rPr>
            </w:pPr>
            <w:r w:rsidRPr="00CC0718">
              <w:rPr>
                <w:color w:val="000000"/>
                <w:spacing w:val="-2"/>
                <w:sz w:val="18"/>
              </w:rPr>
              <w:t>26</w:t>
            </w:r>
          </w:p>
        </w:tc>
        <w:tc>
          <w:tcPr>
            <w:tcW w:w="1690" w:type="dxa"/>
            <w:tcBorders>
              <w:bottom w:val="single" w:color="8FB6EA" w:sz="5" w:space="0"/>
            </w:tcBorders>
            <w:shd w:val="clear" w:color="auto" w:fill="FFFFFF" w:themeFill="background1"/>
            <w:tcMar/>
          </w:tcPr>
          <w:p w:rsidRPr="00CC0718" w:rsidR="00C71DC8" w:rsidP="00244814" w:rsidRDefault="00C71DC8" w14:paraId="3E509BF4" w14:textId="77777777">
            <w:pPr>
              <w:rPr>
                <w:color w:val="000000"/>
                <w:spacing w:val="-2"/>
                <w:sz w:val="18"/>
              </w:rPr>
            </w:pPr>
            <w:r w:rsidRPr="00CC0718">
              <w:rPr>
                <w:color w:val="000000"/>
                <w:spacing w:val="-2"/>
                <w:sz w:val="18"/>
              </w:rPr>
              <w:t>3</w:t>
            </w:r>
          </w:p>
        </w:tc>
        <w:tc>
          <w:tcPr>
            <w:tcW w:w="1576" w:type="dxa"/>
            <w:tcBorders>
              <w:bottom w:val="single" w:color="8FB6EA" w:sz="5" w:space="0"/>
            </w:tcBorders>
            <w:shd w:val="clear" w:color="auto" w:fill="FFFFFF" w:themeFill="background1"/>
            <w:tcMar/>
          </w:tcPr>
          <w:p w:rsidRPr="00CC0718" w:rsidR="00C71DC8" w:rsidP="00244814" w:rsidRDefault="00C71DC8" w14:paraId="357BA925" w14:textId="77777777">
            <w:pPr>
              <w:rPr>
                <w:color w:val="000000"/>
                <w:spacing w:val="-2"/>
                <w:sz w:val="18"/>
              </w:rPr>
            </w:pPr>
          </w:p>
        </w:tc>
      </w:tr>
      <w:tr w:rsidRPr="00CC0718" w:rsidR="00C71DC8" w:rsidTr="3A33D0EC" w14:paraId="5FE4A6CC" w14:textId="77777777">
        <w:trPr>
          <w:trHeight w:val="444" w:hRule="exact"/>
        </w:trPr>
        <w:tc>
          <w:tcPr>
            <w:tcW w:w="10717" w:type="dxa"/>
            <w:gridSpan w:val="8"/>
            <w:tcBorders>
              <w:top w:val="single" w:color="8FB6EA" w:sz="5" w:space="0"/>
            </w:tcBorders>
            <w:tcMar/>
          </w:tcPr>
          <w:p w:rsidRPr="00CC0718" w:rsidR="00C71DC8" w:rsidP="00244814" w:rsidRDefault="00C71DC8" w14:paraId="0DB7D149" w14:textId="77777777"/>
        </w:tc>
      </w:tr>
      <w:tr w:rsidRPr="00CC0718" w:rsidR="00C71DC8" w:rsidTr="3A33D0EC" w14:paraId="62A20645" w14:textId="77777777">
        <w:trPr>
          <w:trHeight w:val="344" w:hRule="exact"/>
        </w:trPr>
        <w:tc>
          <w:tcPr>
            <w:tcW w:w="10717" w:type="dxa"/>
            <w:gridSpan w:val="8"/>
            <w:shd w:val="clear" w:color="auto" w:fill="FFFFFF" w:themeFill="background1"/>
            <w:tcMar/>
          </w:tcPr>
          <w:p w:rsidRPr="00CC0718" w:rsidR="00C71DC8" w:rsidP="00244814" w:rsidRDefault="00C71DC8" w14:paraId="61DFD2AC" w14:textId="77777777">
            <w:pPr>
              <w:rPr>
                <w:b/>
                <w:color w:val="5C83B4"/>
                <w:spacing w:val="-2"/>
                <w:sz w:val="24"/>
              </w:rPr>
            </w:pPr>
          </w:p>
        </w:tc>
      </w:tr>
      <w:tr w:rsidRPr="00CC0718" w:rsidR="00C71DC8" w:rsidTr="3A33D0EC" w14:paraId="170182DB" w14:textId="77777777">
        <w:trPr>
          <w:trHeight w:val="444" w:hRule="exact"/>
        </w:trPr>
        <w:tc>
          <w:tcPr>
            <w:tcW w:w="1805" w:type="dxa"/>
            <w:shd w:val="clear" w:color="auto" w:fill="FFFFFF" w:themeFill="background1"/>
            <w:tcMar/>
          </w:tcPr>
          <w:p w:rsidRPr="00CC0718" w:rsidR="00C71DC8" w:rsidP="00244814" w:rsidRDefault="00C71DC8" w14:paraId="7CD77395" w14:textId="77777777">
            <w:pPr>
              <w:rPr>
                <w:b/>
                <w:color w:val="5C83B4"/>
                <w:spacing w:val="-2"/>
                <w:sz w:val="24"/>
              </w:rPr>
            </w:pPr>
            <w:r w:rsidRPr="00CC0718">
              <w:rPr>
                <w:b/>
                <w:color w:val="5C83B4"/>
                <w:spacing w:val="-2"/>
                <w:sz w:val="24"/>
              </w:rPr>
              <w:t>Nickname:</w:t>
            </w:r>
          </w:p>
        </w:tc>
        <w:tc>
          <w:tcPr>
            <w:tcW w:w="8912" w:type="dxa"/>
            <w:gridSpan w:val="7"/>
            <w:vMerge w:val="restart"/>
            <w:shd w:val="clear" w:color="auto" w:fill="FFFFFF" w:themeFill="background1"/>
            <w:tcMar/>
          </w:tcPr>
          <w:p w:rsidRPr="00CC0718" w:rsidR="00C71DC8" w:rsidP="00244814" w:rsidRDefault="00C71DC8" w14:paraId="707A1842" w14:textId="77777777">
            <w:pPr>
              <w:rPr>
                <w:b/>
                <w:color w:val="5C83B4"/>
                <w:spacing w:val="-2"/>
                <w:sz w:val="24"/>
              </w:rPr>
            </w:pPr>
            <w:r w:rsidRPr="00CC0718">
              <w:rPr>
                <w:b/>
                <w:color w:val="5C83B4"/>
                <w:spacing w:val="-2"/>
                <w:sz w:val="24"/>
              </w:rPr>
              <w:t>Codes\\AXIAL CODE\\Q3 a- Journey of the Club\DANCE EXPERIENCE\Discovery of Campus Dance Club</w:t>
            </w:r>
          </w:p>
        </w:tc>
      </w:tr>
      <w:tr w:rsidRPr="00CC0718" w:rsidR="00C71DC8" w:rsidTr="3A33D0EC" w14:paraId="00A7BDDC" w14:textId="77777777">
        <w:trPr>
          <w:trHeight w:val="458" w:hRule="exact"/>
        </w:trPr>
        <w:tc>
          <w:tcPr>
            <w:tcW w:w="1805" w:type="dxa"/>
            <w:shd w:val="clear" w:color="auto" w:fill="FFFFFF" w:themeFill="background1"/>
            <w:tcMar/>
          </w:tcPr>
          <w:p w:rsidRPr="00CC0718" w:rsidR="00C71DC8" w:rsidP="00244814" w:rsidRDefault="00C71DC8" w14:paraId="3005CE2C" w14:textId="77777777">
            <w:pPr>
              <w:rPr>
                <w:b/>
                <w:color w:val="5C83B4"/>
                <w:spacing w:val="-2"/>
                <w:sz w:val="24"/>
              </w:rPr>
            </w:pPr>
            <w:r w:rsidRPr="00CC0718">
              <w:rPr>
                <w:b/>
                <w:color w:val="5C83B4"/>
                <w:spacing w:val="-2"/>
                <w:sz w:val="24"/>
              </w:rPr>
              <w:t>Classification:</w:t>
            </w:r>
          </w:p>
        </w:tc>
        <w:tc>
          <w:tcPr>
            <w:tcW w:w="8912" w:type="dxa"/>
            <w:gridSpan w:val="7"/>
            <w:vMerge/>
            <w:tcMar/>
          </w:tcPr>
          <w:p w:rsidRPr="00CC0718" w:rsidR="00C71DC8" w:rsidP="00244814" w:rsidRDefault="00C71DC8" w14:paraId="69C333D1" w14:textId="77777777"/>
        </w:tc>
      </w:tr>
      <w:tr w:rsidRPr="00CC0718" w:rsidR="00C71DC8" w:rsidTr="3A33D0EC" w14:paraId="4CC742E7" w14:textId="77777777">
        <w:trPr>
          <w:trHeight w:val="445" w:hRule="exact"/>
        </w:trPr>
        <w:tc>
          <w:tcPr>
            <w:tcW w:w="1805" w:type="dxa"/>
            <w:shd w:val="clear" w:color="auto" w:fill="FFFFFF" w:themeFill="background1"/>
            <w:tcMar/>
          </w:tcPr>
          <w:p w:rsidRPr="00CC0718" w:rsidR="00C71DC8" w:rsidP="00244814" w:rsidRDefault="00C71DC8" w14:paraId="3E2B47BC" w14:textId="77777777">
            <w:pPr>
              <w:rPr>
                <w:b/>
                <w:color w:val="5C83B4"/>
                <w:spacing w:val="-2"/>
                <w:sz w:val="24"/>
              </w:rPr>
            </w:pPr>
            <w:r w:rsidRPr="00CC0718">
              <w:rPr>
                <w:b/>
                <w:color w:val="5C83B4"/>
                <w:spacing w:val="-2"/>
                <w:sz w:val="24"/>
              </w:rPr>
              <w:t>Aggregated:</w:t>
            </w:r>
          </w:p>
        </w:tc>
        <w:tc>
          <w:tcPr>
            <w:tcW w:w="8912" w:type="dxa"/>
            <w:gridSpan w:val="7"/>
            <w:shd w:val="clear" w:color="auto" w:fill="FFFFFF" w:themeFill="background1"/>
            <w:tcMar/>
          </w:tcPr>
          <w:p w:rsidRPr="00CC0718" w:rsidR="00C71DC8" w:rsidP="00244814" w:rsidRDefault="00C71DC8" w14:paraId="1D6BD496" w14:textId="77777777">
            <w:pPr>
              <w:rPr>
                <w:b/>
                <w:color w:val="5C83B4"/>
                <w:spacing w:val="-2"/>
                <w:sz w:val="24"/>
              </w:rPr>
            </w:pPr>
            <w:r w:rsidRPr="00CC0718">
              <w:rPr>
                <w:b/>
                <w:color w:val="5C83B4"/>
                <w:spacing w:val="-2"/>
                <w:sz w:val="24"/>
              </w:rPr>
              <w:t>No</w:t>
            </w:r>
          </w:p>
        </w:tc>
      </w:tr>
      <w:tr w:rsidRPr="00CC0718" w:rsidR="00C71DC8" w:rsidTr="3A33D0EC" w14:paraId="16897760" w14:textId="77777777">
        <w:trPr>
          <w:trHeight w:val="343" w:hRule="exact"/>
        </w:trPr>
        <w:tc>
          <w:tcPr>
            <w:tcW w:w="3381" w:type="dxa"/>
            <w:gridSpan w:val="2"/>
            <w:tcBorders>
              <w:bottom w:val="single" w:color="8FB6EA" w:sz="5" w:space="0"/>
            </w:tcBorders>
            <w:shd w:val="clear" w:color="auto" w:fill="FFFFFF" w:themeFill="background1"/>
            <w:tcMar/>
          </w:tcPr>
          <w:p w:rsidRPr="00CC0718" w:rsidR="00C71DC8" w:rsidP="00244814" w:rsidRDefault="00C71DC8" w14:paraId="135E6B8A" w14:textId="77777777">
            <w:pPr>
              <w:rPr>
                <w:color w:val="000000"/>
                <w:spacing w:val="-2"/>
                <w:sz w:val="18"/>
              </w:rPr>
            </w:pPr>
            <w:r w:rsidRPr="00CC0718">
              <w:rPr>
                <w:color w:val="000000"/>
                <w:spacing w:val="-2"/>
                <w:sz w:val="18"/>
              </w:rPr>
              <w:t>Document</w:t>
            </w:r>
          </w:p>
        </w:tc>
        <w:tc>
          <w:tcPr>
            <w:tcW w:w="1132" w:type="dxa"/>
            <w:tcBorders>
              <w:bottom w:val="single" w:color="8FB6EA" w:sz="5" w:space="0"/>
            </w:tcBorders>
            <w:shd w:val="clear" w:color="auto" w:fill="FFFFFF" w:themeFill="background1"/>
            <w:tcMar/>
          </w:tcPr>
          <w:p w:rsidRPr="00CC0718" w:rsidR="00C71DC8" w:rsidP="00244814" w:rsidRDefault="00C71DC8" w14:paraId="28505BE2" w14:textId="77777777">
            <w:pPr>
              <w:rPr>
                <w:color w:val="000000"/>
                <w:spacing w:val="-2"/>
                <w:sz w:val="18"/>
              </w:rPr>
            </w:pPr>
            <w:r w:rsidRPr="00CC0718">
              <w:rPr>
                <w:color w:val="000000"/>
                <w:spacing w:val="-2"/>
                <w:sz w:val="18"/>
              </w:rPr>
              <w:t>1</w:t>
            </w:r>
          </w:p>
        </w:tc>
        <w:tc>
          <w:tcPr>
            <w:tcW w:w="1576" w:type="dxa"/>
            <w:gridSpan w:val="2"/>
            <w:tcBorders>
              <w:bottom w:val="single" w:color="8FB6EA" w:sz="5" w:space="0"/>
            </w:tcBorders>
            <w:shd w:val="clear" w:color="auto" w:fill="FFFFFF" w:themeFill="background1"/>
            <w:tcMar/>
          </w:tcPr>
          <w:p w:rsidRPr="00CC0718" w:rsidR="00C71DC8" w:rsidP="00244814" w:rsidRDefault="00C71DC8" w14:paraId="2DE1C345" w14:textId="77777777">
            <w:pPr>
              <w:rPr>
                <w:color w:val="000000"/>
                <w:spacing w:val="-2"/>
                <w:sz w:val="18"/>
              </w:rPr>
            </w:pPr>
            <w:r w:rsidRPr="00CC0718">
              <w:rPr>
                <w:color w:val="000000"/>
                <w:spacing w:val="-2"/>
                <w:sz w:val="18"/>
              </w:rPr>
              <w:t>2</w:t>
            </w:r>
          </w:p>
        </w:tc>
        <w:tc>
          <w:tcPr>
            <w:tcW w:w="1362" w:type="dxa"/>
            <w:tcBorders>
              <w:bottom w:val="single" w:color="8FB6EA" w:sz="5" w:space="0"/>
            </w:tcBorders>
            <w:shd w:val="clear" w:color="auto" w:fill="FFFFFF" w:themeFill="background1"/>
            <w:tcMar/>
          </w:tcPr>
          <w:p w:rsidRPr="00CC0718" w:rsidR="00C71DC8" w:rsidP="00244814" w:rsidRDefault="00C71DC8" w14:paraId="490D038F" w14:textId="77777777">
            <w:pPr>
              <w:rPr>
                <w:color w:val="000000"/>
                <w:spacing w:val="-2"/>
                <w:sz w:val="18"/>
              </w:rPr>
            </w:pPr>
            <w:r w:rsidRPr="00CC0718">
              <w:rPr>
                <w:color w:val="000000"/>
                <w:spacing w:val="-2"/>
                <w:sz w:val="18"/>
              </w:rPr>
              <w:t>16</w:t>
            </w:r>
          </w:p>
        </w:tc>
        <w:tc>
          <w:tcPr>
            <w:tcW w:w="1690" w:type="dxa"/>
            <w:tcBorders>
              <w:bottom w:val="single" w:color="8FB6EA" w:sz="5" w:space="0"/>
            </w:tcBorders>
            <w:shd w:val="clear" w:color="auto" w:fill="FFFFFF" w:themeFill="background1"/>
            <w:tcMar/>
          </w:tcPr>
          <w:p w:rsidRPr="00CC0718" w:rsidR="00C71DC8" w:rsidP="00244814" w:rsidRDefault="00C71DC8" w14:paraId="134E6875" w14:textId="77777777">
            <w:pPr>
              <w:rPr>
                <w:color w:val="000000"/>
                <w:spacing w:val="-2"/>
                <w:sz w:val="18"/>
              </w:rPr>
            </w:pPr>
            <w:r w:rsidRPr="00CC0718">
              <w:rPr>
                <w:color w:val="000000"/>
                <w:spacing w:val="-2"/>
                <w:sz w:val="18"/>
              </w:rPr>
              <w:t>2</w:t>
            </w:r>
          </w:p>
        </w:tc>
        <w:tc>
          <w:tcPr>
            <w:tcW w:w="1576" w:type="dxa"/>
            <w:tcBorders>
              <w:bottom w:val="single" w:color="8FB6EA" w:sz="5" w:space="0"/>
            </w:tcBorders>
            <w:shd w:val="clear" w:color="auto" w:fill="FFFFFF" w:themeFill="background1"/>
            <w:tcMar/>
          </w:tcPr>
          <w:p w:rsidRPr="00CC0718" w:rsidR="00C71DC8" w:rsidP="00244814" w:rsidRDefault="00C71DC8" w14:paraId="420A0C5F" w14:textId="77777777">
            <w:pPr>
              <w:rPr>
                <w:color w:val="000000"/>
                <w:spacing w:val="-2"/>
                <w:sz w:val="18"/>
              </w:rPr>
            </w:pPr>
          </w:p>
        </w:tc>
      </w:tr>
      <w:tr w:rsidRPr="00CC0718" w:rsidR="00C71DC8" w:rsidTr="3A33D0EC" w14:paraId="70BF7E36" w14:textId="77777777">
        <w:trPr>
          <w:trHeight w:val="445" w:hRule="exact"/>
        </w:trPr>
        <w:tc>
          <w:tcPr>
            <w:tcW w:w="10717" w:type="dxa"/>
            <w:gridSpan w:val="8"/>
            <w:tcBorders>
              <w:top w:val="single" w:color="8FB6EA" w:sz="5" w:space="0"/>
            </w:tcBorders>
            <w:tcMar/>
          </w:tcPr>
          <w:p w:rsidRPr="00CC0718" w:rsidR="00C71DC8" w:rsidP="00244814" w:rsidRDefault="00C71DC8" w14:paraId="32B54FB4" w14:textId="77777777"/>
        </w:tc>
      </w:tr>
      <w:tr w:rsidRPr="00CC0718" w:rsidR="00C71DC8" w:rsidTr="3A33D0EC" w14:paraId="77E53DF8" w14:textId="77777777">
        <w:trPr>
          <w:trHeight w:val="344" w:hRule="exact"/>
        </w:trPr>
        <w:tc>
          <w:tcPr>
            <w:tcW w:w="10717" w:type="dxa"/>
            <w:gridSpan w:val="8"/>
            <w:shd w:val="clear" w:color="auto" w:fill="FFFFFF" w:themeFill="background1"/>
            <w:tcMar/>
          </w:tcPr>
          <w:p w:rsidRPr="00CC0718" w:rsidR="00C71DC8" w:rsidP="00244814" w:rsidRDefault="00C71DC8" w14:paraId="7D59C4F1" w14:textId="77777777">
            <w:pPr>
              <w:rPr>
                <w:b/>
                <w:color w:val="5C83B4"/>
                <w:spacing w:val="-2"/>
                <w:sz w:val="24"/>
              </w:rPr>
            </w:pPr>
            <w:bookmarkStart w:name="CodesAXIALCODEQ3aJourneyoftheClubDANCEEX" w:id="40"/>
            <w:bookmarkEnd w:id="40"/>
          </w:p>
        </w:tc>
      </w:tr>
      <w:tr w:rsidRPr="00CC0718" w:rsidR="00C71DC8" w:rsidTr="3A33D0EC" w14:paraId="4B30309A" w14:textId="77777777">
        <w:trPr>
          <w:trHeight w:val="444" w:hRule="exact"/>
        </w:trPr>
        <w:tc>
          <w:tcPr>
            <w:tcW w:w="1805" w:type="dxa"/>
            <w:shd w:val="clear" w:color="auto" w:fill="FFFFFF" w:themeFill="background1"/>
            <w:tcMar/>
          </w:tcPr>
          <w:p w:rsidRPr="00CC0718" w:rsidR="00C71DC8" w:rsidP="00244814" w:rsidRDefault="00C71DC8" w14:paraId="30874D01" w14:textId="77777777">
            <w:pPr>
              <w:rPr>
                <w:b/>
                <w:color w:val="5C83B4"/>
                <w:spacing w:val="-2"/>
                <w:sz w:val="24"/>
              </w:rPr>
            </w:pPr>
            <w:r w:rsidRPr="00CC0718">
              <w:rPr>
                <w:b/>
                <w:color w:val="5C83B4"/>
                <w:spacing w:val="-2"/>
                <w:sz w:val="24"/>
              </w:rPr>
              <w:t>Nickname:</w:t>
            </w:r>
          </w:p>
        </w:tc>
        <w:tc>
          <w:tcPr>
            <w:tcW w:w="8912" w:type="dxa"/>
            <w:gridSpan w:val="7"/>
            <w:vMerge w:val="restart"/>
            <w:shd w:val="clear" w:color="auto" w:fill="FFFFFF" w:themeFill="background1"/>
            <w:tcMar/>
          </w:tcPr>
          <w:p w:rsidRPr="00CC0718" w:rsidR="00C71DC8" w:rsidP="00244814" w:rsidRDefault="00C71DC8" w14:paraId="51A1E738" w14:textId="77777777">
            <w:pPr>
              <w:rPr>
                <w:b/>
                <w:color w:val="5C83B4"/>
                <w:spacing w:val="-2"/>
                <w:sz w:val="24"/>
              </w:rPr>
            </w:pPr>
            <w:r w:rsidRPr="00CC0718">
              <w:rPr>
                <w:b/>
                <w:color w:val="5C83B4"/>
                <w:spacing w:val="-2"/>
                <w:sz w:val="24"/>
              </w:rPr>
              <w:t>Codes\\AXIAL CODE\\Q3 a- Journey of the Club\DANCE EXPERIENCE\Early Dance Experience</w:t>
            </w:r>
          </w:p>
        </w:tc>
      </w:tr>
      <w:tr w:rsidRPr="00CC0718" w:rsidR="00C71DC8" w:rsidTr="3A33D0EC" w14:paraId="5A8AC597" w14:textId="77777777">
        <w:trPr>
          <w:trHeight w:val="458" w:hRule="exact"/>
        </w:trPr>
        <w:tc>
          <w:tcPr>
            <w:tcW w:w="1805" w:type="dxa"/>
            <w:shd w:val="clear" w:color="auto" w:fill="FFFFFF" w:themeFill="background1"/>
            <w:tcMar/>
          </w:tcPr>
          <w:p w:rsidRPr="00CC0718" w:rsidR="00C71DC8" w:rsidP="00244814" w:rsidRDefault="00C71DC8" w14:paraId="12C554F2" w14:textId="77777777">
            <w:pPr>
              <w:rPr>
                <w:b/>
                <w:color w:val="5C83B4"/>
                <w:spacing w:val="-2"/>
                <w:sz w:val="24"/>
              </w:rPr>
            </w:pPr>
            <w:r w:rsidRPr="00CC0718">
              <w:rPr>
                <w:b/>
                <w:color w:val="5C83B4"/>
                <w:spacing w:val="-2"/>
                <w:sz w:val="24"/>
              </w:rPr>
              <w:t>Classification:</w:t>
            </w:r>
          </w:p>
        </w:tc>
        <w:tc>
          <w:tcPr>
            <w:tcW w:w="8912" w:type="dxa"/>
            <w:gridSpan w:val="7"/>
            <w:vMerge/>
            <w:tcMar/>
          </w:tcPr>
          <w:p w:rsidRPr="00CC0718" w:rsidR="00C71DC8" w:rsidP="00244814" w:rsidRDefault="00C71DC8" w14:paraId="375888F4" w14:textId="77777777"/>
        </w:tc>
      </w:tr>
      <w:tr w:rsidRPr="00CC0718" w:rsidR="00C71DC8" w:rsidTr="3A33D0EC" w14:paraId="176E8D21" w14:textId="77777777">
        <w:trPr>
          <w:trHeight w:val="444" w:hRule="exact"/>
        </w:trPr>
        <w:tc>
          <w:tcPr>
            <w:tcW w:w="1805" w:type="dxa"/>
            <w:shd w:val="clear" w:color="auto" w:fill="FFFFFF" w:themeFill="background1"/>
            <w:tcMar/>
          </w:tcPr>
          <w:p w:rsidRPr="00CC0718" w:rsidR="00C71DC8" w:rsidP="00244814" w:rsidRDefault="00C71DC8" w14:paraId="18CB209A" w14:textId="77777777">
            <w:pPr>
              <w:rPr>
                <w:b/>
                <w:color w:val="5C83B4"/>
                <w:spacing w:val="-2"/>
                <w:sz w:val="24"/>
              </w:rPr>
            </w:pPr>
            <w:r w:rsidRPr="00CC0718">
              <w:rPr>
                <w:b/>
                <w:color w:val="5C83B4"/>
                <w:spacing w:val="-2"/>
                <w:sz w:val="24"/>
              </w:rPr>
              <w:t>Aggregated:</w:t>
            </w:r>
          </w:p>
        </w:tc>
        <w:tc>
          <w:tcPr>
            <w:tcW w:w="8912" w:type="dxa"/>
            <w:gridSpan w:val="7"/>
            <w:shd w:val="clear" w:color="auto" w:fill="FFFFFF" w:themeFill="background1"/>
            <w:tcMar/>
          </w:tcPr>
          <w:p w:rsidRPr="00CC0718" w:rsidR="00C71DC8" w:rsidP="00244814" w:rsidRDefault="00C71DC8" w14:paraId="43AE7941" w14:textId="77777777">
            <w:pPr>
              <w:rPr>
                <w:b/>
                <w:color w:val="5C83B4"/>
                <w:spacing w:val="-2"/>
                <w:sz w:val="24"/>
              </w:rPr>
            </w:pPr>
            <w:r w:rsidRPr="00CC0718">
              <w:rPr>
                <w:b/>
                <w:color w:val="5C83B4"/>
                <w:spacing w:val="-2"/>
                <w:sz w:val="24"/>
              </w:rPr>
              <w:t>No</w:t>
            </w:r>
          </w:p>
        </w:tc>
      </w:tr>
      <w:tr w:rsidRPr="00CC0718" w:rsidR="00C71DC8" w:rsidTr="3A33D0EC" w14:paraId="54E6933A" w14:textId="77777777">
        <w:trPr>
          <w:trHeight w:val="344" w:hRule="exact"/>
        </w:trPr>
        <w:tc>
          <w:tcPr>
            <w:tcW w:w="3381" w:type="dxa"/>
            <w:gridSpan w:val="2"/>
            <w:tcBorders>
              <w:bottom w:val="single" w:color="8FB6EA" w:sz="5" w:space="0"/>
            </w:tcBorders>
            <w:shd w:val="clear" w:color="auto" w:fill="FFFFFF" w:themeFill="background1"/>
            <w:tcMar/>
          </w:tcPr>
          <w:p w:rsidRPr="00CC0718" w:rsidR="00C71DC8" w:rsidP="00244814" w:rsidRDefault="00C71DC8" w14:paraId="0728EEA7" w14:textId="77777777">
            <w:pPr>
              <w:rPr>
                <w:color w:val="000000"/>
                <w:spacing w:val="-2"/>
                <w:sz w:val="18"/>
              </w:rPr>
            </w:pPr>
            <w:r w:rsidRPr="00CC0718">
              <w:rPr>
                <w:color w:val="000000"/>
                <w:spacing w:val="-2"/>
                <w:sz w:val="18"/>
              </w:rPr>
              <w:t>Document</w:t>
            </w:r>
          </w:p>
        </w:tc>
        <w:tc>
          <w:tcPr>
            <w:tcW w:w="1132" w:type="dxa"/>
            <w:tcBorders>
              <w:bottom w:val="single" w:color="8FB6EA" w:sz="5" w:space="0"/>
            </w:tcBorders>
            <w:shd w:val="clear" w:color="auto" w:fill="FFFFFF" w:themeFill="background1"/>
            <w:tcMar/>
          </w:tcPr>
          <w:p w:rsidRPr="00CC0718" w:rsidR="00C71DC8" w:rsidP="00244814" w:rsidRDefault="00C71DC8" w14:paraId="485830F8" w14:textId="77777777">
            <w:pPr>
              <w:rPr>
                <w:color w:val="000000"/>
                <w:spacing w:val="-2"/>
                <w:sz w:val="18"/>
              </w:rPr>
            </w:pPr>
            <w:r w:rsidRPr="00CC0718">
              <w:rPr>
                <w:color w:val="000000"/>
                <w:spacing w:val="-2"/>
                <w:sz w:val="18"/>
              </w:rPr>
              <w:t>1</w:t>
            </w:r>
          </w:p>
        </w:tc>
        <w:tc>
          <w:tcPr>
            <w:tcW w:w="1576" w:type="dxa"/>
            <w:gridSpan w:val="2"/>
            <w:tcBorders>
              <w:bottom w:val="single" w:color="8FB6EA" w:sz="5" w:space="0"/>
            </w:tcBorders>
            <w:shd w:val="clear" w:color="auto" w:fill="FFFFFF" w:themeFill="background1"/>
            <w:tcMar/>
          </w:tcPr>
          <w:p w:rsidRPr="00CC0718" w:rsidR="00C71DC8" w:rsidP="00244814" w:rsidRDefault="00C71DC8" w14:paraId="7A5B6BB0" w14:textId="77777777">
            <w:pPr>
              <w:rPr>
                <w:color w:val="000000"/>
                <w:spacing w:val="-2"/>
                <w:sz w:val="18"/>
              </w:rPr>
            </w:pPr>
            <w:r w:rsidRPr="00CC0718">
              <w:rPr>
                <w:color w:val="000000"/>
                <w:spacing w:val="-2"/>
                <w:sz w:val="18"/>
              </w:rPr>
              <w:t>1</w:t>
            </w:r>
          </w:p>
        </w:tc>
        <w:tc>
          <w:tcPr>
            <w:tcW w:w="1362" w:type="dxa"/>
            <w:tcBorders>
              <w:bottom w:val="single" w:color="8FB6EA" w:sz="5" w:space="0"/>
            </w:tcBorders>
            <w:shd w:val="clear" w:color="auto" w:fill="FFFFFF" w:themeFill="background1"/>
            <w:tcMar/>
          </w:tcPr>
          <w:p w:rsidRPr="00CC0718" w:rsidR="00C71DC8" w:rsidP="00244814" w:rsidRDefault="00C71DC8" w14:paraId="203F37B9" w14:textId="77777777">
            <w:pPr>
              <w:rPr>
                <w:color w:val="000000"/>
                <w:spacing w:val="-2"/>
                <w:sz w:val="18"/>
              </w:rPr>
            </w:pPr>
            <w:r w:rsidRPr="00CC0718">
              <w:rPr>
                <w:color w:val="000000"/>
                <w:spacing w:val="-2"/>
                <w:sz w:val="18"/>
              </w:rPr>
              <w:t>10</w:t>
            </w:r>
          </w:p>
        </w:tc>
        <w:tc>
          <w:tcPr>
            <w:tcW w:w="1690" w:type="dxa"/>
            <w:tcBorders>
              <w:bottom w:val="single" w:color="8FB6EA" w:sz="5" w:space="0"/>
            </w:tcBorders>
            <w:shd w:val="clear" w:color="auto" w:fill="FFFFFF" w:themeFill="background1"/>
            <w:tcMar/>
          </w:tcPr>
          <w:p w:rsidRPr="00CC0718" w:rsidR="00C71DC8" w:rsidP="00244814" w:rsidRDefault="00C71DC8" w14:paraId="3449868E" w14:textId="77777777">
            <w:pPr>
              <w:rPr>
                <w:color w:val="000000"/>
                <w:spacing w:val="-2"/>
                <w:sz w:val="18"/>
              </w:rPr>
            </w:pPr>
            <w:r w:rsidRPr="00CC0718">
              <w:rPr>
                <w:color w:val="000000"/>
                <w:spacing w:val="-2"/>
                <w:sz w:val="18"/>
              </w:rPr>
              <w:t>1</w:t>
            </w:r>
          </w:p>
        </w:tc>
        <w:tc>
          <w:tcPr>
            <w:tcW w:w="1576" w:type="dxa"/>
            <w:tcBorders>
              <w:bottom w:val="single" w:color="8FB6EA" w:sz="5" w:space="0"/>
            </w:tcBorders>
            <w:shd w:val="clear" w:color="auto" w:fill="FFFFFF" w:themeFill="background1"/>
            <w:tcMar/>
          </w:tcPr>
          <w:p w:rsidRPr="00CC0718" w:rsidR="00C71DC8" w:rsidP="00244814" w:rsidRDefault="00C71DC8" w14:paraId="03BBC0F8" w14:textId="77777777">
            <w:pPr>
              <w:rPr>
                <w:color w:val="000000"/>
                <w:spacing w:val="-2"/>
                <w:sz w:val="18"/>
              </w:rPr>
            </w:pPr>
          </w:p>
        </w:tc>
      </w:tr>
      <w:tr w:rsidRPr="00CC0718" w:rsidR="00C71DC8" w:rsidTr="3A33D0EC" w14:paraId="3933F999" w14:textId="77777777">
        <w:trPr>
          <w:trHeight w:val="1146" w:hRule="exact"/>
        </w:trPr>
        <w:tc>
          <w:tcPr>
            <w:tcW w:w="10717" w:type="dxa"/>
            <w:gridSpan w:val="8"/>
            <w:tcBorders>
              <w:top w:val="single" w:color="8FB6EA" w:sz="5" w:space="0"/>
            </w:tcBorders>
            <w:tcMar/>
          </w:tcPr>
          <w:p w:rsidRPr="00CC0718" w:rsidR="00C71DC8" w:rsidP="00244814" w:rsidRDefault="00C71DC8" w14:paraId="2CAB0D8F" w14:textId="77777777"/>
        </w:tc>
      </w:tr>
      <w:tr w:rsidRPr="00CC0718" w:rsidR="00C71DC8" w:rsidTr="3A33D0EC" w14:paraId="528C97F9" w14:textId="77777777">
        <w:trPr>
          <w:trHeight w:val="1161" w:hRule="exact"/>
        </w:trPr>
        <w:tc>
          <w:tcPr>
            <w:tcW w:w="10717" w:type="dxa"/>
            <w:gridSpan w:val="8"/>
            <w:tcMar/>
          </w:tcPr>
          <w:p w:rsidRPr="00CC0718" w:rsidR="00C71DC8" w:rsidP="00244814" w:rsidRDefault="00C71DC8" w14:paraId="19FB2379" w14:textId="77777777"/>
        </w:tc>
      </w:tr>
      <w:tr w:rsidRPr="00CC0718" w:rsidR="00C71DC8" w:rsidTr="3A33D0EC" w14:paraId="3007F112" w14:textId="77777777">
        <w:trPr>
          <w:trHeight w:val="459" w:hRule="exact"/>
        </w:trPr>
        <w:tc>
          <w:tcPr>
            <w:tcW w:w="5359" w:type="dxa"/>
            <w:gridSpan w:val="4"/>
            <w:shd w:val="clear" w:color="auto" w:fill="FFFFFF" w:themeFill="background1"/>
            <w:tcMar/>
          </w:tcPr>
          <w:p w:rsidRPr="00CC0718" w:rsidR="00C71DC8" w:rsidP="00244814" w:rsidRDefault="00C71DC8" w14:paraId="76AEFC14" w14:textId="77777777">
            <w:pPr>
              <w:jc w:val="right"/>
              <w:rPr>
                <w:color w:val="000066"/>
                <w:spacing w:val="-2"/>
                <w:sz w:val="16"/>
              </w:rPr>
            </w:pPr>
            <w:r w:rsidRPr="00CC0718">
              <w:rPr>
                <w:color w:val="000066"/>
                <w:spacing w:val="-2"/>
                <w:sz w:val="16"/>
              </w:rPr>
              <w:t>Formatted Reports\\Code Summary Formatted Report</w:t>
            </w:r>
          </w:p>
        </w:tc>
        <w:tc>
          <w:tcPr>
            <w:tcW w:w="5358" w:type="dxa"/>
            <w:gridSpan w:val="4"/>
            <w:shd w:val="clear" w:color="auto" w:fill="FFFFFF" w:themeFill="background1"/>
            <w:tcMar/>
          </w:tcPr>
          <w:p w:rsidRPr="00CC0718" w:rsidR="00C71DC8" w:rsidP="00244814" w:rsidRDefault="00C71DC8" w14:paraId="32097631" w14:textId="77777777">
            <w:pPr>
              <w:jc w:val="right"/>
              <w:rPr>
                <w:color w:val="000066"/>
                <w:spacing w:val="-2"/>
                <w:sz w:val="16"/>
              </w:rPr>
            </w:pPr>
            <w:r w:rsidRPr="00CC0718">
              <w:rPr>
                <w:color w:val="000066"/>
                <w:spacing w:val="-2"/>
                <w:sz w:val="16"/>
              </w:rPr>
              <w:t>Page 36 of 104</w:t>
            </w:r>
          </w:p>
        </w:tc>
      </w:tr>
      <w:tr w:rsidRPr="00CC0718" w:rsidR="00C71DC8" w:rsidTr="3A33D0EC" w14:paraId="1ED82540" w14:textId="77777777">
        <w:trPr>
          <w:trHeight w:val="444" w:hRule="exact"/>
        </w:trPr>
        <w:tc>
          <w:tcPr>
            <w:tcW w:w="10717" w:type="dxa"/>
            <w:gridSpan w:val="8"/>
            <w:shd w:val="clear" w:color="auto" w:fill="FFFFFF" w:themeFill="background1"/>
            <w:tcMar/>
            <w:vAlign w:val="center"/>
          </w:tcPr>
          <w:p w:rsidRPr="00CC0718" w:rsidR="00C71DC8" w:rsidP="00244814" w:rsidRDefault="00C71DC8" w14:paraId="3BB80D04" w14:textId="77777777">
            <w:pPr>
              <w:jc w:val="right"/>
              <w:rPr>
                <w:color w:val="000066"/>
                <w:spacing w:val="-2"/>
                <w:sz w:val="16"/>
              </w:rPr>
            </w:pPr>
            <w:r w:rsidRPr="00CC0718">
              <w:rPr>
                <w:color w:val="000066"/>
                <w:spacing w:val="-2"/>
                <w:sz w:val="16"/>
              </w:rPr>
              <w:t>11/13/2024 3:39 PM</w:t>
            </w:r>
          </w:p>
        </w:tc>
      </w:tr>
      <w:tr w:rsidRPr="00CC0718" w:rsidR="00C71DC8" w:rsidTr="3A33D0EC" w14:paraId="301575CA" w14:textId="77777777">
        <w:trPr>
          <w:trHeight w:val="458" w:hRule="exact"/>
        </w:trPr>
        <w:tc>
          <w:tcPr>
            <w:tcW w:w="3381" w:type="dxa"/>
            <w:gridSpan w:val="2"/>
            <w:shd w:val="clear" w:color="auto" w:fill="8FB6EA"/>
            <w:tcMar/>
          </w:tcPr>
          <w:p w:rsidRPr="00CC0718" w:rsidR="00C71DC8" w:rsidP="00244814" w:rsidRDefault="00C71DC8" w14:paraId="6519D713" w14:textId="77777777">
            <w:pPr>
              <w:rPr>
                <w:b/>
                <w:color w:val="000066"/>
                <w:spacing w:val="-2"/>
                <w:sz w:val="18"/>
              </w:rPr>
            </w:pPr>
            <w:r w:rsidRPr="00CC0718">
              <w:rPr>
                <w:b/>
                <w:color w:val="000066"/>
                <w:spacing w:val="-2"/>
                <w:sz w:val="18"/>
              </w:rPr>
              <w:t>File Type</w:t>
            </w:r>
          </w:p>
        </w:tc>
        <w:tc>
          <w:tcPr>
            <w:tcW w:w="1132" w:type="dxa"/>
            <w:shd w:val="clear" w:color="auto" w:fill="8FB6EA"/>
            <w:tcMar/>
          </w:tcPr>
          <w:p w:rsidRPr="00CC0718" w:rsidR="00C71DC8" w:rsidP="00244814" w:rsidRDefault="00C71DC8" w14:paraId="2B5CD10A" w14:textId="77777777">
            <w:pPr>
              <w:rPr>
                <w:b/>
                <w:color w:val="000066"/>
                <w:spacing w:val="-2"/>
                <w:sz w:val="18"/>
              </w:rPr>
            </w:pPr>
            <w:r w:rsidRPr="00CC0718">
              <w:rPr>
                <w:b/>
                <w:color w:val="000066"/>
                <w:spacing w:val="-2"/>
                <w:sz w:val="18"/>
              </w:rPr>
              <w:t>Number of Files</w:t>
            </w:r>
          </w:p>
        </w:tc>
        <w:tc>
          <w:tcPr>
            <w:tcW w:w="1576" w:type="dxa"/>
            <w:gridSpan w:val="2"/>
            <w:shd w:val="clear" w:color="auto" w:fill="8FB6EA"/>
            <w:tcMar/>
          </w:tcPr>
          <w:p w:rsidRPr="00CC0718" w:rsidR="00C71DC8" w:rsidP="00244814" w:rsidRDefault="00C71DC8" w14:paraId="22CC3E02" w14:textId="77777777">
            <w:pPr>
              <w:rPr>
                <w:b/>
                <w:color w:val="000066"/>
                <w:spacing w:val="-2"/>
                <w:sz w:val="18"/>
              </w:rPr>
            </w:pPr>
            <w:r w:rsidRPr="00CC0718">
              <w:rPr>
                <w:b/>
                <w:color w:val="000066"/>
                <w:spacing w:val="-2"/>
                <w:sz w:val="18"/>
              </w:rPr>
              <w:t>Number of Coding References</w:t>
            </w:r>
          </w:p>
        </w:tc>
        <w:tc>
          <w:tcPr>
            <w:tcW w:w="1362" w:type="dxa"/>
            <w:shd w:val="clear" w:color="auto" w:fill="8FB6EA"/>
            <w:tcMar/>
          </w:tcPr>
          <w:p w:rsidRPr="00CC0718" w:rsidR="00C71DC8" w:rsidP="00244814" w:rsidRDefault="00C71DC8" w14:paraId="1073903F" w14:textId="77777777">
            <w:pPr>
              <w:rPr>
                <w:b/>
                <w:color w:val="000066"/>
                <w:spacing w:val="-2"/>
                <w:sz w:val="18"/>
              </w:rPr>
            </w:pPr>
            <w:r w:rsidRPr="00CC0718">
              <w:rPr>
                <w:b/>
                <w:color w:val="000066"/>
                <w:spacing w:val="-2"/>
                <w:sz w:val="18"/>
              </w:rPr>
              <w:t>Number of Words Coded</w:t>
            </w:r>
          </w:p>
        </w:tc>
        <w:tc>
          <w:tcPr>
            <w:tcW w:w="1690" w:type="dxa"/>
            <w:shd w:val="clear" w:color="auto" w:fill="8FB6EA"/>
            <w:tcMar/>
          </w:tcPr>
          <w:p w:rsidRPr="00CC0718" w:rsidR="00C71DC8" w:rsidP="00244814" w:rsidRDefault="00C71DC8" w14:paraId="3C71793C" w14:textId="77777777">
            <w:pPr>
              <w:rPr>
                <w:b/>
                <w:color w:val="000066"/>
                <w:spacing w:val="-2"/>
                <w:sz w:val="18"/>
              </w:rPr>
            </w:pPr>
            <w:r w:rsidRPr="00CC0718">
              <w:rPr>
                <w:b/>
                <w:color w:val="000066"/>
                <w:spacing w:val="-2"/>
                <w:sz w:val="18"/>
              </w:rPr>
              <w:t>Number of Paragraphs Coded</w:t>
            </w:r>
          </w:p>
        </w:tc>
        <w:tc>
          <w:tcPr>
            <w:tcW w:w="1576" w:type="dxa"/>
            <w:shd w:val="clear" w:color="auto" w:fill="8FB6EA"/>
            <w:tcMar/>
          </w:tcPr>
          <w:p w:rsidRPr="00CC0718" w:rsidR="00C71DC8" w:rsidP="00244814" w:rsidRDefault="00C71DC8" w14:paraId="6844BD0C" w14:textId="77777777">
            <w:pPr>
              <w:rPr>
                <w:b/>
                <w:color w:val="000066"/>
                <w:spacing w:val="-2"/>
                <w:sz w:val="18"/>
              </w:rPr>
            </w:pPr>
            <w:r w:rsidRPr="00CC0718">
              <w:rPr>
                <w:b/>
                <w:color w:val="000066"/>
                <w:spacing w:val="-2"/>
                <w:sz w:val="18"/>
              </w:rPr>
              <w:t>Duration Coded</w:t>
            </w:r>
          </w:p>
        </w:tc>
      </w:tr>
      <w:tr w:rsidRPr="00CC0718" w:rsidR="00C71DC8" w:rsidTr="3A33D0EC" w14:paraId="3FBC689C" w14:textId="77777777">
        <w:trPr>
          <w:trHeight w:val="344" w:hRule="exact"/>
        </w:trPr>
        <w:tc>
          <w:tcPr>
            <w:tcW w:w="10717" w:type="dxa"/>
            <w:gridSpan w:val="8"/>
            <w:shd w:val="clear" w:color="auto" w:fill="FFFFFF" w:themeFill="background1"/>
            <w:tcMar/>
          </w:tcPr>
          <w:p w:rsidRPr="00CC0718" w:rsidR="00C71DC8" w:rsidP="00244814" w:rsidRDefault="00C71DC8" w14:paraId="42548699" w14:textId="77777777">
            <w:pPr>
              <w:rPr>
                <w:b/>
                <w:color w:val="5C83B4"/>
                <w:spacing w:val="-2"/>
                <w:sz w:val="24"/>
              </w:rPr>
            </w:pPr>
          </w:p>
        </w:tc>
      </w:tr>
      <w:tr w:rsidRPr="00CC0718" w:rsidR="00C71DC8" w:rsidTr="3A33D0EC" w14:paraId="74A25409" w14:textId="77777777">
        <w:trPr>
          <w:trHeight w:val="459" w:hRule="exact"/>
        </w:trPr>
        <w:tc>
          <w:tcPr>
            <w:tcW w:w="1805" w:type="dxa"/>
            <w:shd w:val="clear" w:color="auto" w:fill="FFFFFF" w:themeFill="background1"/>
            <w:tcMar/>
          </w:tcPr>
          <w:p w:rsidRPr="00CC0718" w:rsidR="00C71DC8" w:rsidP="00244814" w:rsidRDefault="00C71DC8" w14:paraId="3A05F806" w14:textId="77777777">
            <w:pPr>
              <w:rPr>
                <w:b/>
                <w:color w:val="5C83B4"/>
                <w:spacing w:val="-2"/>
                <w:sz w:val="24"/>
              </w:rPr>
            </w:pPr>
            <w:r w:rsidRPr="00CC0718">
              <w:rPr>
                <w:b/>
                <w:color w:val="5C83B4"/>
                <w:spacing w:val="-2"/>
                <w:sz w:val="24"/>
              </w:rPr>
              <w:t>Nickname:</w:t>
            </w:r>
          </w:p>
        </w:tc>
        <w:tc>
          <w:tcPr>
            <w:tcW w:w="8912" w:type="dxa"/>
            <w:gridSpan w:val="7"/>
            <w:vMerge w:val="restart"/>
            <w:shd w:val="clear" w:color="auto" w:fill="FFFFFF" w:themeFill="background1"/>
            <w:tcMar/>
          </w:tcPr>
          <w:p w:rsidRPr="00CC0718" w:rsidR="00C71DC8" w:rsidP="00244814" w:rsidRDefault="00C71DC8" w14:paraId="1208BF5F" w14:textId="77777777">
            <w:pPr>
              <w:rPr>
                <w:b/>
                <w:color w:val="5C83B4"/>
                <w:spacing w:val="-2"/>
                <w:sz w:val="24"/>
              </w:rPr>
            </w:pPr>
            <w:r w:rsidRPr="00CC0718">
              <w:rPr>
                <w:b/>
                <w:color w:val="5C83B4"/>
                <w:spacing w:val="-2"/>
                <w:sz w:val="24"/>
              </w:rPr>
              <w:t>Codes\\AXIAL CODE\\Q3 a- Journey of the Club\FOUNDER MEMBER</w:t>
            </w:r>
          </w:p>
        </w:tc>
      </w:tr>
      <w:tr w:rsidRPr="00CC0718" w:rsidR="00C71DC8" w:rsidTr="3A33D0EC" w14:paraId="5EE1E561" w14:textId="77777777">
        <w:trPr>
          <w:trHeight w:val="444" w:hRule="exact"/>
        </w:trPr>
        <w:tc>
          <w:tcPr>
            <w:tcW w:w="1805" w:type="dxa"/>
            <w:shd w:val="clear" w:color="auto" w:fill="FFFFFF" w:themeFill="background1"/>
            <w:tcMar/>
          </w:tcPr>
          <w:p w:rsidRPr="00CC0718" w:rsidR="00C71DC8" w:rsidP="00244814" w:rsidRDefault="00C71DC8" w14:paraId="127EC3C6" w14:textId="77777777">
            <w:pPr>
              <w:rPr>
                <w:b/>
                <w:color w:val="5C83B4"/>
                <w:spacing w:val="-2"/>
                <w:sz w:val="24"/>
              </w:rPr>
            </w:pPr>
            <w:r w:rsidRPr="00CC0718">
              <w:rPr>
                <w:b/>
                <w:color w:val="5C83B4"/>
                <w:spacing w:val="-2"/>
                <w:sz w:val="24"/>
              </w:rPr>
              <w:t>Classification:</w:t>
            </w:r>
          </w:p>
        </w:tc>
        <w:tc>
          <w:tcPr>
            <w:tcW w:w="8912" w:type="dxa"/>
            <w:gridSpan w:val="7"/>
            <w:vMerge/>
            <w:tcMar/>
          </w:tcPr>
          <w:p w:rsidRPr="00CC0718" w:rsidR="00C71DC8" w:rsidP="00244814" w:rsidRDefault="00C71DC8" w14:paraId="242948FD" w14:textId="77777777"/>
        </w:tc>
      </w:tr>
      <w:tr w:rsidRPr="00CC0718" w:rsidR="00C71DC8" w:rsidTr="3A33D0EC" w14:paraId="67AE351D" w14:textId="77777777">
        <w:trPr>
          <w:trHeight w:val="444" w:hRule="exact"/>
        </w:trPr>
        <w:tc>
          <w:tcPr>
            <w:tcW w:w="1805" w:type="dxa"/>
            <w:shd w:val="clear" w:color="auto" w:fill="FFFFFF" w:themeFill="background1"/>
            <w:tcMar/>
          </w:tcPr>
          <w:p w:rsidRPr="00CC0718" w:rsidR="00C71DC8" w:rsidP="00244814" w:rsidRDefault="00C71DC8" w14:paraId="1B29A16B" w14:textId="77777777">
            <w:pPr>
              <w:rPr>
                <w:b/>
                <w:color w:val="5C83B4"/>
                <w:spacing w:val="-2"/>
                <w:sz w:val="24"/>
              </w:rPr>
            </w:pPr>
            <w:r w:rsidRPr="00CC0718">
              <w:rPr>
                <w:b/>
                <w:color w:val="5C83B4"/>
                <w:spacing w:val="-2"/>
                <w:sz w:val="24"/>
              </w:rPr>
              <w:t>Aggregated:</w:t>
            </w:r>
          </w:p>
        </w:tc>
        <w:tc>
          <w:tcPr>
            <w:tcW w:w="8912" w:type="dxa"/>
            <w:gridSpan w:val="7"/>
            <w:shd w:val="clear" w:color="auto" w:fill="FFFFFF" w:themeFill="background1"/>
            <w:tcMar/>
          </w:tcPr>
          <w:p w:rsidRPr="00CC0718" w:rsidR="00C71DC8" w:rsidP="00244814" w:rsidRDefault="00C71DC8" w14:paraId="27223DEB" w14:textId="77777777">
            <w:pPr>
              <w:rPr>
                <w:b/>
                <w:color w:val="5C83B4"/>
                <w:spacing w:val="-2"/>
                <w:sz w:val="24"/>
              </w:rPr>
            </w:pPr>
            <w:r w:rsidRPr="00CC0718">
              <w:rPr>
                <w:b/>
                <w:color w:val="5C83B4"/>
                <w:spacing w:val="-2"/>
                <w:sz w:val="24"/>
              </w:rPr>
              <w:t>Yes</w:t>
            </w:r>
          </w:p>
        </w:tc>
      </w:tr>
      <w:tr w:rsidRPr="00CC0718" w:rsidR="00C71DC8" w:rsidTr="3A33D0EC" w14:paraId="7007AF10" w14:textId="77777777">
        <w:trPr>
          <w:trHeight w:val="344" w:hRule="exact"/>
        </w:trPr>
        <w:tc>
          <w:tcPr>
            <w:tcW w:w="3381" w:type="dxa"/>
            <w:gridSpan w:val="2"/>
            <w:tcBorders>
              <w:bottom w:val="single" w:color="8FB6EA" w:sz="5" w:space="0"/>
            </w:tcBorders>
            <w:shd w:val="clear" w:color="auto" w:fill="FFFFFF" w:themeFill="background1"/>
            <w:tcMar/>
          </w:tcPr>
          <w:p w:rsidRPr="00CC0718" w:rsidR="00C71DC8" w:rsidP="00244814" w:rsidRDefault="00C71DC8" w14:paraId="21388416" w14:textId="77777777">
            <w:pPr>
              <w:rPr>
                <w:color w:val="000000"/>
                <w:spacing w:val="-2"/>
                <w:sz w:val="18"/>
              </w:rPr>
            </w:pPr>
            <w:r w:rsidRPr="00CC0718">
              <w:rPr>
                <w:color w:val="000000"/>
                <w:spacing w:val="-2"/>
                <w:sz w:val="18"/>
              </w:rPr>
              <w:t>Document</w:t>
            </w:r>
          </w:p>
        </w:tc>
        <w:tc>
          <w:tcPr>
            <w:tcW w:w="1132" w:type="dxa"/>
            <w:tcBorders>
              <w:bottom w:val="single" w:color="8FB6EA" w:sz="5" w:space="0"/>
            </w:tcBorders>
            <w:shd w:val="clear" w:color="auto" w:fill="FFFFFF" w:themeFill="background1"/>
            <w:tcMar/>
          </w:tcPr>
          <w:p w:rsidRPr="00CC0718" w:rsidR="00C71DC8" w:rsidP="00244814" w:rsidRDefault="00C71DC8" w14:paraId="102FFEB6" w14:textId="77777777">
            <w:pPr>
              <w:rPr>
                <w:color w:val="000000"/>
                <w:spacing w:val="-2"/>
                <w:sz w:val="18"/>
              </w:rPr>
            </w:pPr>
            <w:r w:rsidRPr="00CC0718">
              <w:rPr>
                <w:color w:val="000000"/>
                <w:spacing w:val="-2"/>
                <w:sz w:val="18"/>
              </w:rPr>
              <w:t>2</w:t>
            </w:r>
          </w:p>
        </w:tc>
        <w:tc>
          <w:tcPr>
            <w:tcW w:w="1576" w:type="dxa"/>
            <w:gridSpan w:val="2"/>
            <w:tcBorders>
              <w:bottom w:val="single" w:color="8FB6EA" w:sz="5" w:space="0"/>
            </w:tcBorders>
            <w:shd w:val="clear" w:color="auto" w:fill="FFFFFF" w:themeFill="background1"/>
            <w:tcMar/>
          </w:tcPr>
          <w:p w:rsidRPr="00CC0718" w:rsidR="00C71DC8" w:rsidP="00244814" w:rsidRDefault="00C71DC8" w14:paraId="1C4B40DF" w14:textId="77777777">
            <w:pPr>
              <w:rPr>
                <w:color w:val="000000"/>
                <w:spacing w:val="-2"/>
                <w:sz w:val="18"/>
              </w:rPr>
            </w:pPr>
            <w:r w:rsidRPr="00CC0718">
              <w:rPr>
                <w:color w:val="000000"/>
                <w:spacing w:val="-2"/>
                <w:sz w:val="18"/>
              </w:rPr>
              <w:t>7</w:t>
            </w:r>
          </w:p>
        </w:tc>
        <w:tc>
          <w:tcPr>
            <w:tcW w:w="1362" w:type="dxa"/>
            <w:tcBorders>
              <w:bottom w:val="single" w:color="8FB6EA" w:sz="5" w:space="0"/>
            </w:tcBorders>
            <w:shd w:val="clear" w:color="auto" w:fill="FFFFFF" w:themeFill="background1"/>
            <w:tcMar/>
          </w:tcPr>
          <w:p w:rsidRPr="00CC0718" w:rsidR="00C71DC8" w:rsidP="00244814" w:rsidRDefault="00C71DC8" w14:paraId="0E0459B2" w14:textId="77777777">
            <w:pPr>
              <w:rPr>
                <w:color w:val="000000"/>
                <w:spacing w:val="-2"/>
                <w:sz w:val="18"/>
              </w:rPr>
            </w:pPr>
            <w:r w:rsidRPr="00CC0718">
              <w:rPr>
                <w:color w:val="000000"/>
                <w:spacing w:val="-2"/>
                <w:sz w:val="18"/>
              </w:rPr>
              <w:t>57</w:t>
            </w:r>
          </w:p>
        </w:tc>
        <w:tc>
          <w:tcPr>
            <w:tcW w:w="1690" w:type="dxa"/>
            <w:tcBorders>
              <w:bottom w:val="single" w:color="8FB6EA" w:sz="5" w:space="0"/>
            </w:tcBorders>
            <w:shd w:val="clear" w:color="auto" w:fill="FFFFFF" w:themeFill="background1"/>
            <w:tcMar/>
          </w:tcPr>
          <w:p w:rsidRPr="00CC0718" w:rsidR="00C71DC8" w:rsidP="00244814" w:rsidRDefault="00C71DC8" w14:paraId="57F1BB5C" w14:textId="77777777">
            <w:pPr>
              <w:rPr>
                <w:color w:val="000000"/>
                <w:spacing w:val="-2"/>
                <w:sz w:val="18"/>
              </w:rPr>
            </w:pPr>
            <w:r w:rsidRPr="00CC0718">
              <w:rPr>
                <w:color w:val="000000"/>
                <w:spacing w:val="-2"/>
                <w:sz w:val="18"/>
              </w:rPr>
              <w:t>7</w:t>
            </w:r>
          </w:p>
        </w:tc>
        <w:tc>
          <w:tcPr>
            <w:tcW w:w="1576" w:type="dxa"/>
            <w:tcBorders>
              <w:bottom w:val="single" w:color="8FB6EA" w:sz="5" w:space="0"/>
            </w:tcBorders>
            <w:shd w:val="clear" w:color="auto" w:fill="FFFFFF" w:themeFill="background1"/>
            <w:tcMar/>
          </w:tcPr>
          <w:p w:rsidRPr="00CC0718" w:rsidR="00C71DC8" w:rsidP="00244814" w:rsidRDefault="00C71DC8" w14:paraId="6FAD8D03" w14:textId="77777777">
            <w:pPr>
              <w:rPr>
                <w:color w:val="000000"/>
                <w:spacing w:val="-2"/>
                <w:sz w:val="18"/>
              </w:rPr>
            </w:pPr>
          </w:p>
        </w:tc>
      </w:tr>
      <w:tr w:rsidRPr="00CC0718" w:rsidR="00C71DC8" w:rsidTr="3A33D0EC" w14:paraId="693080CA" w14:textId="77777777">
        <w:trPr>
          <w:trHeight w:val="458" w:hRule="exact"/>
        </w:trPr>
        <w:tc>
          <w:tcPr>
            <w:tcW w:w="10717" w:type="dxa"/>
            <w:gridSpan w:val="8"/>
            <w:tcBorders>
              <w:top w:val="single" w:color="8FB6EA" w:sz="5" w:space="0"/>
            </w:tcBorders>
            <w:tcMar/>
          </w:tcPr>
          <w:p w:rsidRPr="00CC0718" w:rsidR="00C71DC8" w:rsidP="00244814" w:rsidRDefault="00C71DC8" w14:paraId="71D3E621" w14:textId="77777777"/>
        </w:tc>
      </w:tr>
      <w:tr w:rsidRPr="00CC0718" w:rsidR="00C71DC8" w:rsidTr="3A33D0EC" w14:paraId="47528F58" w14:textId="77777777">
        <w:trPr>
          <w:trHeight w:val="330" w:hRule="exact"/>
        </w:trPr>
        <w:tc>
          <w:tcPr>
            <w:tcW w:w="10717" w:type="dxa"/>
            <w:gridSpan w:val="8"/>
            <w:shd w:val="clear" w:color="auto" w:fill="FFFFFF" w:themeFill="background1"/>
            <w:tcMar/>
          </w:tcPr>
          <w:p w:rsidRPr="00CC0718" w:rsidR="00C71DC8" w:rsidP="00244814" w:rsidRDefault="00C71DC8" w14:paraId="04C9A884" w14:textId="77777777">
            <w:pPr>
              <w:rPr>
                <w:b/>
                <w:color w:val="5C83B4"/>
                <w:spacing w:val="-2"/>
                <w:sz w:val="24"/>
              </w:rPr>
            </w:pPr>
          </w:p>
        </w:tc>
      </w:tr>
      <w:tr w:rsidRPr="00CC0718" w:rsidR="00C71DC8" w:rsidTr="3A33D0EC" w14:paraId="39878CFD" w14:textId="77777777">
        <w:trPr>
          <w:trHeight w:val="458" w:hRule="exact"/>
        </w:trPr>
        <w:tc>
          <w:tcPr>
            <w:tcW w:w="1805" w:type="dxa"/>
            <w:shd w:val="clear" w:color="auto" w:fill="FFFFFF" w:themeFill="background1"/>
            <w:tcMar/>
          </w:tcPr>
          <w:p w:rsidRPr="00CC0718" w:rsidR="00C71DC8" w:rsidP="00244814" w:rsidRDefault="00C71DC8" w14:paraId="4551F012" w14:textId="77777777">
            <w:pPr>
              <w:rPr>
                <w:b/>
                <w:color w:val="5C83B4"/>
                <w:spacing w:val="-2"/>
                <w:sz w:val="24"/>
              </w:rPr>
            </w:pPr>
            <w:r w:rsidRPr="00CC0718">
              <w:rPr>
                <w:b/>
                <w:color w:val="5C83B4"/>
                <w:spacing w:val="-2"/>
                <w:sz w:val="24"/>
              </w:rPr>
              <w:t>Nickname:</w:t>
            </w:r>
          </w:p>
        </w:tc>
        <w:tc>
          <w:tcPr>
            <w:tcW w:w="8912" w:type="dxa"/>
            <w:gridSpan w:val="7"/>
            <w:vMerge w:val="restart"/>
            <w:shd w:val="clear" w:color="auto" w:fill="FFFFFF" w:themeFill="background1"/>
            <w:tcMar/>
          </w:tcPr>
          <w:p w:rsidRPr="00CC0718" w:rsidR="00C71DC8" w:rsidP="00244814" w:rsidRDefault="00C71DC8" w14:paraId="7373B8DB" w14:textId="77777777">
            <w:pPr>
              <w:rPr>
                <w:b/>
                <w:color w:val="5C83B4"/>
                <w:spacing w:val="-2"/>
                <w:sz w:val="24"/>
              </w:rPr>
            </w:pPr>
            <w:r w:rsidRPr="00CC0718">
              <w:rPr>
                <w:b/>
                <w:color w:val="5C83B4"/>
                <w:spacing w:val="-2"/>
                <w:sz w:val="24"/>
              </w:rPr>
              <w:t>Codes\\AXIAL CODE\\Q3 a- Journey of the Club\FOUNDER MEMBER\Founding and Purpose</w:t>
            </w:r>
          </w:p>
        </w:tc>
      </w:tr>
      <w:tr w:rsidRPr="00CC0718" w:rsidR="00C71DC8" w:rsidTr="3A33D0EC" w14:paraId="7DFB006F" w14:textId="77777777">
        <w:trPr>
          <w:trHeight w:val="444" w:hRule="exact"/>
        </w:trPr>
        <w:tc>
          <w:tcPr>
            <w:tcW w:w="1805" w:type="dxa"/>
            <w:shd w:val="clear" w:color="auto" w:fill="FFFFFF" w:themeFill="background1"/>
            <w:tcMar/>
          </w:tcPr>
          <w:p w:rsidRPr="00CC0718" w:rsidR="00C71DC8" w:rsidP="00244814" w:rsidRDefault="00C71DC8" w14:paraId="2038A140" w14:textId="77777777">
            <w:pPr>
              <w:rPr>
                <w:b/>
                <w:color w:val="5C83B4"/>
                <w:spacing w:val="-2"/>
                <w:sz w:val="24"/>
              </w:rPr>
            </w:pPr>
            <w:r w:rsidRPr="00CC0718">
              <w:rPr>
                <w:b/>
                <w:color w:val="5C83B4"/>
                <w:spacing w:val="-2"/>
                <w:sz w:val="24"/>
              </w:rPr>
              <w:lastRenderedPageBreak/>
              <w:t>Classification:</w:t>
            </w:r>
          </w:p>
        </w:tc>
        <w:tc>
          <w:tcPr>
            <w:tcW w:w="8912" w:type="dxa"/>
            <w:gridSpan w:val="7"/>
            <w:vMerge/>
            <w:tcMar/>
          </w:tcPr>
          <w:p w:rsidRPr="00CC0718" w:rsidR="00C71DC8" w:rsidP="00244814" w:rsidRDefault="00C71DC8" w14:paraId="378ED7D6" w14:textId="77777777"/>
        </w:tc>
      </w:tr>
      <w:tr w:rsidRPr="00CC0718" w:rsidR="00C71DC8" w:rsidTr="3A33D0EC" w14:paraId="439613E2" w14:textId="77777777">
        <w:trPr>
          <w:trHeight w:val="459" w:hRule="exact"/>
        </w:trPr>
        <w:tc>
          <w:tcPr>
            <w:tcW w:w="1805" w:type="dxa"/>
            <w:shd w:val="clear" w:color="auto" w:fill="FFFFFF" w:themeFill="background1"/>
            <w:tcMar/>
          </w:tcPr>
          <w:p w:rsidRPr="00CC0718" w:rsidR="00C71DC8" w:rsidP="00244814" w:rsidRDefault="00C71DC8" w14:paraId="214C9E68" w14:textId="77777777">
            <w:pPr>
              <w:rPr>
                <w:b/>
                <w:color w:val="5C83B4"/>
                <w:spacing w:val="-2"/>
                <w:sz w:val="24"/>
              </w:rPr>
            </w:pPr>
            <w:r w:rsidRPr="00CC0718">
              <w:rPr>
                <w:b/>
                <w:color w:val="5C83B4"/>
                <w:spacing w:val="-2"/>
                <w:sz w:val="24"/>
              </w:rPr>
              <w:t>Aggregated:</w:t>
            </w:r>
          </w:p>
        </w:tc>
        <w:tc>
          <w:tcPr>
            <w:tcW w:w="8912" w:type="dxa"/>
            <w:gridSpan w:val="7"/>
            <w:shd w:val="clear" w:color="auto" w:fill="FFFFFF" w:themeFill="background1"/>
            <w:tcMar/>
          </w:tcPr>
          <w:p w:rsidRPr="00CC0718" w:rsidR="00C71DC8" w:rsidP="00244814" w:rsidRDefault="00C71DC8" w14:paraId="1365CDD5" w14:textId="77777777">
            <w:pPr>
              <w:rPr>
                <w:b/>
                <w:color w:val="5C83B4"/>
                <w:spacing w:val="-2"/>
                <w:sz w:val="24"/>
              </w:rPr>
            </w:pPr>
            <w:r w:rsidRPr="00CC0718">
              <w:rPr>
                <w:b/>
                <w:color w:val="5C83B4"/>
                <w:spacing w:val="-2"/>
                <w:sz w:val="24"/>
              </w:rPr>
              <w:t>No</w:t>
            </w:r>
          </w:p>
        </w:tc>
      </w:tr>
      <w:tr w:rsidRPr="00CC0718" w:rsidR="00C71DC8" w:rsidTr="3A33D0EC" w14:paraId="302A3ABA" w14:textId="77777777">
        <w:trPr>
          <w:trHeight w:val="330" w:hRule="exact"/>
        </w:trPr>
        <w:tc>
          <w:tcPr>
            <w:tcW w:w="3381" w:type="dxa"/>
            <w:gridSpan w:val="2"/>
            <w:tcBorders>
              <w:bottom w:val="single" w:color="8FB6EA" w:sz="5" w:space="0"/>
            </w:tcBorders>
            <w:shd w:val="clear" w:color="auto" w:fill="FFFFFF" w:themeFill="background1"/>
            <w:tcMar/>
          </w:tcPr>
          <w:p w:rsidRPr="00CC0718" w:rsidR="00C71DC8" w:rsidP="00244814" w:rsidRDefault="00C71DC8" w14:paraId="6F85A515" w14:textId="77777777">
            <w:pPr>
              <w:rPr>
                <w:color w:val="000000"/>
                <w:spacing w:val="-2"/>
                <w:sz w:val="18"/>
              </w:rPr>
            </w:pPr>
            <w:r w:rsidRPr="00CC0718">
              <w:rPr>
                <w:color w:val="000000"/>
                <w:spacing w:val="-2"/>
                <w:sz w:val="18"/>
              </w:rPr>
              <w:t>Document</w:t>
            </w:r>
          </w:p>
        </w:tc>
        <w:tc>
          <w:tcPr>
            <w:tcW w:w="1132" w:type="dxa"/>
            <w:tcBorders>
              <w:bottom w:val="single" w:color="8FB6EA" w:sz="5" w:space="0"/>
            </w:tcBorders>
            <w:shd w:val="clear" w:color="auto" w:fill="FFFFFF" w:themeFill="background1"/>
            <w:tcMar/>
          </w:tcPr>
          <w:p w:rsidRPr="00CC0718" w:rsidR="00C71DC8" w:rsidP="00244814" w:rsidRDefault="00C71DC8" w14:paraId="751B0A9D" w14:textId="77777777">
            <w:pPr>
              <w:rPr>
                <w:color w:val="000000"/>
                <w:spacing w:val="-2"/>
                <w:sz w:val="18"/>
              </w:rPr>
            </w:pPr>
            <w:r w:rsidRPr="00CC0718">
              <w:rPr>
                <w:color w:val="000000"/>
                <w:spacing w:val="-2"/>
                <w:sz w:val="18"/>
              </w:rPr>
              <w:t>1</w:t>
            </w:r>
          </w:p>
        </w:tc>
        <w:tc>
          <w:tcPr>
            <w:tcW w:w="1576" w:type="dxa"/>
            <w:gridSpan w:val="2"/>
            <w:tcBorders>
              <w:bottom w:val="single" w:color="8FB6EA" w:sz="5" w:space="0"/>
            </w:tcBorders>
            <w:shd w:val="clear" w:color="auto" w:fill="FFFFFF" w:themeFill="background1"/>
            <w:tcMar/>
          </w:tcPr>
          <w:p w:rsidRPr="00CC0718" w:rsidR="00C71DC8" w:rsidP="00244814" w:rsidRDefault="00C71DC8" w14:paraId="29733022" w14:textId="77777777">
            <w:pPr>
              <w:rPr>
                <w:color w:val="000000"/>
                <w:spacing w:val="-2"/>
                <w:sz w:val="18"/>
              </w:rPr>
            </w:pPr>
            <w:r w:rsidRPr="00CC0718">
              <w:rPr>
                <w:color w:val="000000"/>
                <w:spacing w:val="-2"/>
                <w:sz w:val="18"/>
              </w:rPr>
              <w:t>3</w:t>
            </w:r>
          </w:p>
        </w:tc>
        <w:tc>
          <w:tcPr>
            <w:tcW w:w="1362" w:type="dxa"/>
            <w:tcBorders>
              <w:bottom w:val="single" w:color="8FB6EA" w:sz="5" w:space="0"/>
            </w:tcBorders>
            <w:shd w:val="clear" w:color="auto" w:fill="FFFFFF" w:themeFill="background1"/>
            <w:tcMar/>
          </w:tcPr>
          <w:p w:rsidRPr="00CC0718" w:rsidR="00C71DC8" w:rsidP="00244814" w:rsidRDefault="00C71DC8" w14:paraId="430A4F02" w14:textId="77777777">
            <w:pPr>
              <w:rPr>
                <w:color w:val="000000"/>
                <w:spacing w:val="-2"/>
                <w:sz w:val="18"/>
              </w:rPr>
            </w:pPr>
            <w:r w:rsidRPr="00CC0718">
              <w:rPr>
                <w:color w:val="000000"/>
                <w:spacing w:val="-2"/>
                <w:sz w:val="18"/>
              </w:rPr>
              <w:t>27</w:t>
            </w:r>
          </w:p>
        </w:tc>
        <w:tc>
          <w:tcPr>
            <w:tcW w:w="1690" w:type="dxa"/>
            <w:tcBorders>
              <w:bottom w:val="single" w:color="8FB6EA" w:sz="5" w:space="0"/>
            </w:tcBorders>
            <w:shd w:val="clear" w:color="auto" w:fill="FFFFFF" w:themeFill="background1"/>
            <w:tcMar/>
          </w:tcPr>
          <w:p w:rsidRPr="00CC0718" w:rsidR="00C71DC8" w:rsidP="00244814" w:rsidRDefault="00C71DC8" w14:paraId="7D85E494" w14:textId="77777777">
            <w:pPr>
              <w:rPr>
                <w:color w:val="000000"/>
                <w:spacing w:val="-2"/>
                <w:sz w:val="18"/>
              </w:rPr>
            </w:pPr>
            <w:r w:rsidRPr="00CC0718">
              <w:rPr>
                <w:color w:val="000000"/>
                <w:spacing w:val="-2"/>
                <w:sz w:val="18"/>
              </w:rPr>
              <w:t>3</w:t>
            </w:r>
          </w:p>
        </w:tc>
        <w:tc>
          <w:tcPr>
            <w:tcW w:w="1576" w:type="dxa"/>
            <w:tcBorders>
              <w:bottom w:val="single" w:color="8FB6EA" w:sz="5" w:space="0"/>
            </w:tcBorders>
            <w:shd w:val="clear" w:color="auto" w:fill="FFFFFF" w:themeFill="background1"/>
            <w:tcMar/>
          </w:tcPr>
          <w:p w:rsidRPr="00CC0718" w:rsidR="00C71DC8" w:rsidP="00244814" w:rsidRDefault="00C71DC8" w14:paraId="149EEE57" w14:textId="77777777">
            <w:pPr>
              <w:rPr>
                <w:color w:val="000000"/>
                <w:spacing w:val="-2"/>
                <w:sz w:val="18"/>
              </w:rPr>
            </w:pPr>
          </w:p>
        </w:tc>
      </w:tr>
      <w:tr w:rsidRPr="00CC0718" w:rsidR="00C71DC8" w:rsidTr="3A33D0EC" w14:paraId="44665A36" w14:textId="77777777">
        <w:trPr>
          <w:trHeight w:val="458" w:hRule="exact"/>
        </w:trPr>
        <w:tc>
          <w:tcPr>
            <w:tcW w:w="10717" w:type="dxa"/>
            <w:gridSpan w:val="8"/>
            <w:tcBorders>
              <w:top w:val="single" w:color="8FB6EA" w:sz="5" w:space="0"/>
            </w:tcBorders>
            <w:tcMar/>
          </w:tcPr>
          <w:p w:rsidRPr="00CC0718" w:rsidR="00C71DC8" w:rsidP="00244814" w:rsidRDefault="00C71DC8" w14:paraId="5F1BB11C" w14:textId="77777777"/>
        </w:tc>
      </w:tr>
      <w:tr w:rsidRPr="00CC0718" w:rsidR="00C71DC8" w:rsidTr="3A33D0EC" w14:paraId="768B457A" w14:textId="77777777">
        <w:trPr>
          <w:trHeight w:val="330" w:hRule="exact"/>
        </w:trPr>
        <w:tc>
          <w:tcPr>
            <w:tcW w:w="10717" w:type="dxa"/>
            <w:gridSpan w:val="8"/>
            <w:shd w:val="clear" w:color="auto" w:fill="FFFFFF" w:themeFill="background1"/>
            <w:tcMar/>
          </w:tcPr>
          <w:p w:rsidRPr="00CC0718" w:rsidR="00C71DC8" w:rsidP="00244814" w:rsidRDefault="00C71DC8" w14:paraId="259F97B2" w14:textId="77777777">
            <w:pPr>
              <w:rPr>
                <w:b/>
                <w:color w:val="5C83B4"/>
                <w:spacing w:val="-2"/>
                <w:sz w:val="24"/>
              </w:rPr>
            </w:pPr>
          </w:p>
        </w:tc>
      </w:tr>
      <w:tr w:rsidRPr="00CC0718" w:rsidR="00C71DC8" w:rsidTr="3A33D0EC" w14:paraId="22E8BF4A" w14:textId="77777777">
        <w:trPr>
          <w:trHeight w:val="458" w:hRule="exact"/>
        </w:trPr>
        <w:tc>
          <w:tcPr>
            <w:tcW w:w="1805" w:type="dxa"/>
            <w:shd w:val="clear" w:color="auto" w:fill="FFFFFF" w:themeFill="background1"/>
            <w:tcMar/>
          </w:tcPr>
          <w:p w:rsidRPr="00CC0718" w:rsidR="00C71DC8" w:rsidP="00244814" w:rsidRDefault="00C71DC8" w14:paraId="57F553E7" w14:textId="77777777">
            <w:pPr>
              <w:rPr>
                <w:b/>
                <w:color w:val="5C83B4"/>
                <w:spacing w:val="-2"/>
                <w:sz w:val="24"/>
              </w:rPr>
            </w:pPr>
            <w:r w:rsidRPr="00CC0718">
              <w:rPr>
                <w:b/>
                <w:color w:val="5C83B4"/>
                <w:spacing w:val="-2"/>
                <w:sz w:val="24"/>
              </w:rPr>
              <w:t>Nickname:</w:t>
            </w:r>
          </w:p>
        </w:tc>
        <w:tc>
          <w:tcPr>
            <w:tcW w:w="8912" w:type="dxa"/>
            <w:gridSpan w:val="7"/>
            <w:vMerge w:val="restart"/>
            <w:shd w:val="clear" w:color="auto" w:fill="FFFFFF" w:themeFill="background1"/>
            <w:tcMar/>
          </w:tcPr>
          <w:p w:rsidRPr="00CC0718" w:rsidR="00C71DC8" w:rsidP="00244814" w:rsidRDefault="00C71DC8" w14:paraId="79A0A50C" w14:textId="77777777">
            <w:pPr>
              <w:rPr>
                <w:b/>
                <w:color w:val="5C83B4"/>
                <w:spacing w:val="-2"/>
                <w:sz w:val="24"/>
              </w:rPr>
            </w:pPr>
            <w:r w:rsidRPr="00CC0718">
              <w:rPr>
                <w:b/>
                <w:color w:val="5C83B4"/>
                <w:spacing w:val="-2"/>
                <w:sz w:val="24"/>
              </w:rPr>
              <w:t>Codes\\AXIAL CODE\\Q3 a- Journey of the Club\FOUNDER MEMBER\New Club</w:t>
            </w:r>
          </w:p>
        </w:tc>
      </w:tr>
      <w:tr w:rsidRPr="00CC0718" w:rsidR="00C71DC8" w:rsidTr="3A33D0EC" w14:paraId="225CA414" w14:textId="77777777">
        <w:trPr>
          <w:trHeight w:val="444" w:hRule="exact"/>
        </w:trPr>
        <w:tc>
          <w:tcPr>
            <w:tcW w:w="1805" w:type="dxa"/>
            <w:shd w:val="clear" w:color="auto" w:fill="FFFFFF" w:themeFill="background1"/>
            <w:tcMar/>
          </w:tcPr>
          <w:p w:rsidRPr="00CC0718" w:rsidR="00C71DC8" w:rsidP="00244814" w:rsidRDefault="00C71DC8" w14:paraId="55FF2C02" w14:textId="77777777">
            <w:pPr>
              <w:rPr>
                <w:b/>
                <w:color w:val="5C83B4"/>
                <w:spacing w:val="-2"/>
                <w:sz w:val="24"/>
              </w:rPr>
            </w:pPr>
            <w:r w:rsidRPr="00CC0718">
              <w:rPr>
                <w:b/>
                <w:color w:val="5C83B4"/>
                <w:spacing w:val="-2"/>
                <w:sz w:val="24"/>
              </w:rPr>
              <w:t>Classification:</w:t>
            </w:r>
          </w:p>
        </w:tc>
        <w:tc>
          <w:tcPr>
            <w:tcW w:w="8912" w:type="dxa"/>
            <w:gridSpan w:val="7"/>
            <w:vMerge/>
            <w:tcMar/>
          </w:tcPr>
          <w:p w:rsidRPr="00CC0718" w:rsidR="00C71DC8" w:rsidP="00244814" w:rsidRDefault="00C71DC8" w14:paraId="3948366C" w14:textId="77777777"/>
        </w:tc>
      </w:tr>
      <w:tr w:rsidRPr="00CC0718" w:rsidR="00C71DC8" w:rsidTr="3A33D0EC" w14:paraId="793FCEDB" w14:textId="77777777">
        <w:trPr>
          <w:trHeight w:val="459" w:hRule="exact"/>
        </w:trPr>
        <w:tc>
          <w:tcPr>
            <w:tcW w:w="1805" w:type="dxa"/>
            <w:shd w:val="clear" w:color="auto" w:fill="FFFFFF" w:themeFill="background1"/>
            <w:tcMar/>
          </w:tcPr>
          <w:p w:rsidRPr="00CC0718" w:rsidR="00C71DC8" w:rsidP="00244814" w:rsidRDefault="00C71DC8" w14:paraId="570F5ABF" w14:textId="77777777">
            <w:pPr>
              <w:rPr>
                <w:b/>
                <w:color w:val="5C83B4"/>
                <w:spacing w:val="-2"/>
                <w:sz w:val="24"/>
              </w:rPr>
            </w:pPr>
            <w:r w:rsidRPr="00CC0718">
              <w:rPr>
                <w:b/>
                <w:color w:val="5C83B4"/>
                <w:spacing w:val="-2"/>
                <w:sz w:val="24"/>
              </w:rPr>
              <w:t>Aggregated:</w:t>
            </w:r>
          </w:p>
        </w:tc>
        <w:tc>
          <w:tcPr>
            <w:tcW w:w="8912" w:type="dxa"/>
            <w:gridSpan w:val="7"/>
            <w:shd w:val="clear" w:color="auto" w:fill="FFFFFF" w:themeFill="background1"/>
            <w:tcMar/>
          </w:tcPr>
          <w:p w:rsidRPr="00CC0718" w:rsidR="00C71DC8" w:rsidP="00244814" w:rsidRDefault="00C71DC8" w14:paraId="0319362B" w14:textId="77777777">
            <w:pPr>
              <w:rPr>
                <w:b/>
                <w:color w:val="5C83B4"/>
                <w:spacing w:val="-2"/>
                <w:sz w:val="24"/>
              </w:rPr>
            </w:pPr>
            <w:r w:rsidRPr="00CC0718">
              <w:rPr>
                <w:b/>
                <w:color w:val="5C83B4"/>
                <w:spacing w:val="-2"/>
                <w:sz w:val="24"/>
              </w:rPr>
              <w:t>No</w:t>
            </w:r>
          </w:p>
        </w:tc>
      </w:tr>
      <w:tr w:rsidRPr="00CC0718" w:rsidR="00C71DC8" w:rsidTr="3A33D0EC" w14:paraId="621F2EA9" w14:textId="77777777">
        <w:trPr>
          <w:trHeight w:val="344" w:hRule="exact"/>
        </w:trPr>
        <w:tc>
          <w:tcPr>
            <w:tcW w:w="3381" w:type="dxa"/>
            <w:gridSpan w:val="2"/>
            <w:tcBorders>
              <w:bottom w:val="single" w:color="8FB6EA" w:sz="5" w:space="0"/>
            </w:tcBorders>
            <w:shd w:val="clear" w:color="auto" w:fill="FFFFFF" w:themeFill="background1"/>
            <w:tcMar/>
          </w:tcPr>
          <w:p w:rsidRPr="00CC0718" w:rsidR="00C71DC8" w:rsidP="00244814" w:rsidRDefault="00C71DC8" w14:paraId="1FEFB374" w14:textId="77777777">
            <w:pPr>
              <w:rPr>
                <w:color w:val="000000"/>
                <w:spacing w:val="-2"/>
                <w:sz w:val="18"/>
              </w:rPr>
            </w:pPr>
            <w:r w:rsidRPr="00CC0718">
              <w:rPr>
                <w:color w:val="000000"/>
                <w:spacing w:val="-2"/>
                <w:sz w:val="18"/>
              </w:rPr>
              <w:t>Document</w:t>
            </w:r>
          </w:p>
        </w:tc>
        <w:tc>
          <w:tcPr>
            <w:tcW w:w="1132" w:type="dxa"/>
            <w:tcBorders>
              <w:bottom w:val="single" w:color="8FB6EA" w:sz="5" w:space="0"/>
            </w:tcBorders>
            <w:shd w:val="clear" w:color="auto" w:fill="FFFFFF" w:themeFill="background1"/>
            <w:tcMar/>
          </w:tcPr>
          <w:p w:rsidRPr="00CC0718" w:rsidR="00C71DC8" w:rsidP="00244814" w:rsidRDefault="00C71DC8" w14:paraId="49C43857" w14:textId="77777777">
            <w:pPr>
              <w:rPr>
                <w:color w:val="000000"/>
                <w:spacing w:val="-2"/>
                <w:sz w:val="18"/>
              </w:rPr>
            </w:pPr>
            <w:r w:rsidRPr="00CC0718">
              <w:rPr>
                <w:color w:val="000000"/>
                <w:spacing w:val="-2"/>
                <w:sz w:val="18"/>
              </w:rPr>
              <w:t>1</w:t>
            </w:r>
          </w:p>
        </w:tc>
        <w:tc>
          <w:tcPr>
            <w:tcW w:w="1576" w:type="dxa"/>
            <w:gridSpan w:val="2"/>
            <w:tcBorders>
              <w:bottom w:val="single" w:color="8FB6EA" w:sz="5" w:space="0"/>
            </w:tcBorders>
            <w:shd w:val="clear" w:color="auto" w:fill="FFFFFF" w:themeFill="background1"/>
            <w:tcMar/>
          </w:tcPr>
          <w:p w:rsidRPr="00CC0718" w:rsidR="00C71DC8" w:rsidP="00244814" w:rsidRDefault="00C71DC8" w14:paraId="07B23B39" w14:textId="77777777">
            <w:pPr>
              <w:rPr>
                <w:color w:val="000000"/>
                <w:spacing w:val="-2"/>
                <w:sz w:val="18"/>
              </w:rPr>
            </w:pPr>
            <w:r w:rsidRPr="00CC0718">
              <w:rPr>
                <w:color w:val="000000"/>
                <w:spacing w:val="-2"/>
                <w:sz w:val="18"/>
              </w:rPr>
              <w:t>2</w:t>
            </w:r>
          </w:p>
        </w:tc>
        <w:tc>
          <w:tcPr>
            <w:tcW w:w="1362" w:type="dxa"/>
            <w:tcBorders>
              <w:bottom w:val="single" w:color="8FB6EA" w:sz="5" w:space="0"/>
            </w:tcBorders>
            <w:shd w:val="clear" w:color="auto" w:fill="FFFFFF" w:themeFill="background1"/>
            <w:tcMar/>
          </w:tcPr>
          <w:p w:rsidRPr="00CC0718" w:rsidR="00C71DC8" w:rsidP="00244814" w:rsidRDefault="00C71DC8" w14:paraId="5B96B679" w14:textId="77777777">
            <w:pPr>
              <w:rPr>
                <w:color w:val="000000"/>
                <w:spacing w:val="-2"/>
                <w:sz w:val="18"/>
              </w:rPr>
            </w:pPr>
            <w:r w:rsidRPr="00CC0718">
              <w:rPr>
                <w:color w:val="000000"/>
                <w:spacing w:val="-2"/>
                <w:sz w:val="18"/>
              </w:rPr>
              <w:t>11</w:t>
            </w:r>
          </w:p>
        </w:tc>
        <w:tc>
          <w:tcPr>
            <w:tcW w:w="1690" w:type="dxa"/>
            <w:tcBorders>
              <w:bottom w:val="single" w:color="8FB6EA" w:sz="5" w:space="0"/>
            </w:tcBorders>
            <w:shd w:val="clear" w:color="auto" w:fill="FFFFFF" w:themeFill="background1"/>
            <w:tcMar/>
          </w:tcPr>
          <w:p w:rsidRPr="00CC0718" w:rsidR="00C71DC8" w:rsidP="00244814" w:rsidRDefault="00C71DC8" w14:paraId="3FE325B6" w14:textId="77777777">
            <w:pPr>
              <w:rPr>
                <w:color w:val="000000"/>
                <w:spacing w:val="-2"/>
                <w:sz w:val="18"/>
              </w:rPr>
            </w:pPr>
            <w:r w:rsidRPr="00CC0718">
              <w:rPr>
                <w:color w:val="000000"/>
                <w:spacing w:val="-2"/>
                <w:sz w:val="18"/>
              </w:rPr>
              <w:t>2</w:t>
            </w:r>
          </w:p>
        </w:tc>
        <w:tc>
          <w:tcPr>
            <w:tcW w:w="1576" w:type="dxa"/>
            <w:tcBorders>
              <w:bottom w:val="single" w:color="8FB6EA" w:sz="5" w:space="0"/>
            </w:tcBorders>
            <w:shd w:val="clear" w:color="auto" w:fill="FFFFFF" w:themeFill="background1"/>
            <w:tcMar/>
          </w:tcPr>
          <w:p w:rsidRPr="00CC0718" w:rsidR="00C71DC8" w:rsidP="00244814" w:rsidRDefault="00C71DC8" w14:paraId="082A8439" w14:textId="77777777">
            <w:pPr>
              <w:rPr>
                <w:color w:val="000000"/>
                <w:spacing w:val="-2"/>
                <w:sz w:val="18"/>
              </w:rPr>
            </w:pPr>
          </w:p>
        </w:tc>
      </w:tr>
      <w:tr w:rsidRPr="00CC0718" w:rsidR="00C71DC8" w:rsidTr="3A33D0EC" w14:paraId="058335EB" w14:textId="77777777">
        <w:trPr>
          <w:trHeight w:val="444" w:hRule="exact"/>
        </w:trPr>
        <w:tc>
          <w:tcPr>
            <w:tcW w:w="10717" w:type="dxa"/>
            <w:gridSpan w:val="8"/>
            <w:tcBorders>
              <w:top w:val="single" w:color="8FB6EA" w:sz="5" w:space="0"/>
            </w:tcBorders>
            <w:tcMar/>
          </w:tcPr>
          <w:p w:rsidRPr="00CC0718" w:rsidR="00C71DC8" w:rsidP="00244814" w:rsidRDefault="00C71DC8" w14:paraId="614DECD3" w14:textId="77777777"/>
        </w:tc>
      </w:tr>
      <w:tr w:rsidRPr="00CC0718" w:rsidR="00C71DC8" w:rsidTr="3A33D0EC" w14:paraId="56D5A5BA" w14:textId="77777777">
        <w:trPr>
          <w:trHeight w:val="344" w:hRule="exact"/>
        </w:trPr>
        <w:tc>
          <w:tcPr>
            <w:tcW w:w="10717" w:type="dxa"/>
            <w:gridSpan w:val="8"/>
            <w:shd w:val="clear" w:color="auto" w:fill="FFFFFF" w:themeFill="background1"/>
            <w:tcMar/>
          </w:tcPr>
          <w:p w:rsidRPr="00CC0718" w:rsidR="00C71DC8" w:rsidP="00244814" w:rsidRDefault="00C71DC8" w14:paraId="15B834FE" w14:textId="77777777">
            <w:pPr>
              <w:rPr>
                <w:b/>
                <w:color w:val="5C83B4"/>
                <w:spacing w:val="-2"/>
                <w:sz w:val="24"/>
              </w:rPr>
            </w:pPr>
            <w:bookmarkStart w:name="CodesAXIALCODEQ3aJourneyoftheClubFOUNDER" w:id="41"/>
            <w:bookmarkEnd w:id="41"/>
          </w:p>
        </w:tc>
      </w:tr>
      <w:tr w:rsidRPr="00CC0718" w:rsidR="00C71DC8" w:rsidTr="3A33D0EC" w14:paraId="5D9B0CE0" w14:textId="77777777">
        <w:trPr>
          <w:trHeight w:val="444" w:hRule="exact"/>
        </w:trPr>
        <w:tc>
          <w:tcPr>
            <w:tcW w:w="1805" w:type="dxa"/>
            <w:shd w:val="clear" w:color="auto" w:fill="FFFFFF" w:themeFill="background1"/>
            <w:tcMar/>
          </w:tcPr>
          <w:p w:rsidRPr="00CC0718" w:rsidR="00C71DC8" w:rsidP="00244814" w:rsidRDefault="00C71DC8" w14:paraId="5D43A5EA" w14:textId="77777777">
            <w:pPr>
              <w:rPr>
                <w:b/>
                <w:color w:val="5C83B4"/>
                <w:spacing w:val="-2"/>
                <w:sz w:val="24"/>
              </w:rPr>
            </w:pPr>
            <w:r w:rsidRPr="00CC0718">
              <w:rPr>
                <w:b/>
                <w:color w:val="5C83B4"/>
                <w:spacing w:val="-2"/>
                <w:sz w:val="24"/>
              </w:rPr>
              <w:t>Nickname:</w:t>
            </w:r>
          </w:p>
        </w:tc>
        <w:tc>
          <w:tcPr>
            <w:tcW w:w="8912" w:type="dxa"/>
            <w:gridSpan w:val="7"/>
            <w:vMerge w:val="restart"/>
            <w:shd w:val="clear" w:color="auto" w:fill="FFFFFF" w:themeFill="background1"/>
            <w:tcMar/>
          </w:tcPr>
          <w:p w:rsidRPr="00CC0718" w:rsidR="00C71DC8" w:rsidP="00244814" w:rsidRDefault="00C71DC8" w14:paraId="0740D794" w14:textId="77777777">
            <w:pPr>
              <w:rPr>
                <w:b/>
                <w:color w:val="5C83B4"/>
                <w:spacing w:val="-2"/>
                <w:sz w:val="24"/>
              </w:rPr>
            </w:pPr>
            <w:r w:rsidRPr="00CC0718">
              <w:rPr>
                <w:b/>
                <w:color w:val="5C83B4"/>
                <w:spacing w:val="-2"/>
                <w:sz w:val="24"/>
              </w:rPr>
              <w:t>Codes\\AXIAL CODE\\Q3 a- Journey of the Club\FOUNDER MEMBER\Role of the Founder and President</w:t>
            </w:r>
          </w:p>
        </w:tc>
      </w:tr>
      <w:tr w:rsidRPr="00CC0718" w:rsidR="00C71DC8" w:rsidTr="3A33D0EC" w14:paraId="6A8C25D3" w14:textId="77777777">
        <w:trPr>
          <w:trHeight w:val="458" w:hRule="exact"/>
        </w:trPr>
        <w:tc>
          <w:tcPr>
            <w:tcW w:w="1805" w:type="dxa"/>
            <w:shd w:val="clear" w:color="auto" w:fill="FFFFFF" w:themeFill="background1"/>
            <w:tcMar/>
          </w:tcPr>
          <w:p w:rsidRPr="00CC0718" w:rsidR="00C71DC8" w:rsidP="00244814" w:rsidRDefault="00C71DC8" w14:paraId="2049CB7D" w14:textId="77777777">
            <w:pPr>
              <w:rPr>
                <w:b/>
                <w:color w:val="5C83B4"/>
                <w:spacing w:val="-2"/>
                <w:sz w:val="24"/>
              </w:rPr>
            </w:pPr>
            <w:r w:rsidRPr="00CC0718">
              <w:rPr>
                <w:b/>
                <w:color w:val="5C83B4"/>
                <w:spacing w:val="-2"/>
                <w:sz w:val="24"/>
              </w:rPr>
              <w:t>Classification:</w:t>
            </w:r>
          </w:p>
        </w:tc>
        <w:tc>
          <w:tcPr>
            <w:tcW w:w="8912" w:type="dxa"/>
            <w:gridSpan w:val="7"/>
            <w:vMerge/>
            <w:tcMar/>
          </w:tcPr>
          <w:p w:rsidRPr="00CC0718" w:rsidR="00C71DC8" w:rsidP="00244814" w:rsidRDefault="00C71DC8" w14:paraId="4A103348" w14:textId="77777777"/>
        </w:tc>
      </w:tr>
      <w:tr w:rsidRPr="00CC0718" w:rsidR="00C71DC8" w:rsidTr="3A33D0EC" w14:paraId="6D1CAC96" w14:textId="77777777">
        <w:trPr>
          <w:trHeight w:val="444" w:hRule="exact"/>
        </w:trPr>
        <w:tc>
          <w:tcPr>
            <w:tcW w:w="1805" w:type="dxa"/>
            <w:shd w:val="clear" w:color="auto" w:fill="FFFFFF" w:themeFill="background1"/>
            <w:tcMar/>
          </w:tcPr>
          <w:p w:rsidRPr="00CC0718" w:rsidR="00C71DC8" w:rsidP="00244814" w:rsidRDefault="00C71DC8" w14:paraId="1D93F33C" w14:textId="77777777">
            <w:pPr>
              <w:rPr>
                <w:b/>
                <w:color w:val="5C83B4"/>
                <w:spacing w:val="-2"/>
                <w:sz w:val="24"/>
              </w:rPr>
            </w:pPr>
            <w:r w:rsidRPr="00CC0718">
              <w:rPr>
                <w:b/>
                <w:color w:val="5C83B4"/>
                <w:spacing w:val="-2"/>
                <w:sz w:val="24"/>
              </w:rPr>
              <w:t>Aggregated:</w:t>
            </w:r>
          </w:p>
        </w:tc>
        <w:tc>
          <w:tcPr>
            <w:tcW w:w="8912" w:type="dxa"/>
            <w:gridSpan w:val="7"/>
            <w:shd w:val="clear" w:color="auto" w:fill="FFFFFF" w:themeFill="background1"/>
            <w:tcMar/>
          </w:tcPr>
          <w:p w:rsidRPr="00CC0718" w:rsidR="00C71DC8" w:rsidP="00244814" w:rsidRDefault="00C71DC8" w14:paraId="4FE707A2" w14:textId="77777777">
            <w:pPr>
              <w:rPr>
                <w:b/>
                <w:color w:val="5C83B4"/>
                <w:spacing w:val="-2"/>
                <w:sz w:val="24"/>
              </w:rPr>
            </w:pPr>
            <w:r w:rsidRPr="00CC0718">
              <w:rPr>
                <w:b/>
                <w:color w:val="5C83B4"/>
                <w:spacing w:val="-2"/>
                <w:sz w:val="24"/>
              </w:rPr>
              <w:t>No</w:t>
            </w:r>
          </w:p>
        </w:tc>
      </w:tr>
      <w:tr w:rsidRPr="00CC0718" w:rsidR="00C71DC8" w:rsidTr="3A33D0EC" w14:paraId="34C301FB" w14:textId="77777777">
        <w:trPr>
          <w:trHeight w:val="344" w:hRule="exact"/>
        </w:trPr>
        <w:tc>
          <w:tcPr>
            <w:tcW w:w="3381" w:type="dxa"/>
            <w:gridSpan w:val="2"/>
            <w:tcBorders>
              <w:bottom w:val="single" w:color="8FB6EA" w:sz="5" w:space="0"/>
            </w:tcBorders>
            <w:shd w:val="clear" w:color="auto" w:fill="FFFFFF" w:themeFill="background1"/>
            <w:tcMar/>
          </w:tcPr>
          <w:p w:rsidRPr="00CC0718" w:rsidR="00C71DC8" w:rsidP="00244814" w:rsidRDefault="00C71DC8" w14:paraId="0015F56D" w14:textId="77777777">
            <w:pPr>
              <w:rPr>
                <w:color w:val="000000"/>
                <w:spacing w:val="-2"/>
                <w:sz w:val="18"/>
              </w:rPr>
            </w:pPr>
            <w:r w:rsidRPr="00CC0718">
              <w:rPr>
                <w:color w:val="000000"/>
                <w:spacing w:val="-2"/>
                <w:sz w:val="18"/>
              </w:rPr>
              <w:t>Document</w:t>
            </w:r>
          </w:p>
        </w:tc>
        <w:tc>
          <w:tcPr>
            <w:tcW w:w="1132" w:type="dxa"/>
            <w:tcBorders>
              <w:bottom w:val="single" w:color="8FB6EA" w:sz="5" w:space="0"/>
            </w:tcBorders>
            <w:shd w:val="clear" w:color="auto" w:fill="FFFFFF" w:themeFill="background1"/>
            <w:tcMar/>
          </w:tcPr>
          <w:p w:rsidRPr="00CC0718" w:rsidR="00C71DC8" w:rsidP="00244814" w:rsidRDefault="00C71DC8" w14:paraId="6574FE88" w14:textId="77777777">
            <w:pPr>
              <w:rPr>
                <w:color w:val="000000"/>
                <w:spacing w:val="-2"/>
                <w:sz w:val="18"/>
              </w:rPr>
            </w:pPr>
            <w:r w:rsidRPr="00CC0718">
              <w:rPr>
                <w:color w:val="000000"/>
                <w:spacing w:val="-2"/>
                <w:sz w:val="18"/>
              </w:rPr>
              <w:t>1</w:t>
            </w:r>
          </w:p>
        </w:tc>
        <w:tc>
          <w:tcPr>
            <w:tcW w:w="1576" w:type="dxa"/>
            <w:gridSpan w:val="2"/>
            <w:tcBorders>
              <w:bottom w:val="single" w:color="8FB6EA" w:sz="5" w:space="0"/>
            </w:tcBorders>
            <w:shd w:val="clear" w:color="auto" w:fill="FFFFFF" w:themeFill="background1"/>
            <w:tcMar/>
          </w:tcPr>
          <w:p w:rsidRPr="00CC0718" w:rsidR="00C71DC8" w:rsidP="00244814" w:rsidRDefault="00C71DC8" w14:paraId="5455A07E" w14:textId="77777777">
            <w:pPr>
              <w:rPr>
                <w:color w:val="000000"/>
                <w:spacing w:val="-2"/>
                <w:sz w:val="18"/>
              </w:rPr>
            </w:pPr>
            <w:r w:rsidRPr="00CC0718">
              <w:rPr>
                <w:color w:val="000000"/>
                <w:spacing w:val="-2"/>
                <w:sz w:val="18"/>
              </w:rPr>
              <w:t>2</w:t>
            </w:r>
          </w:p>
        </w:tc>
        <w:tc>
          <w:tcPr>
            <w:tcW w:w="1362" w:type="dxa"/>
            <w:tcBorders>
              <w:bottom w:val="single" w:color="8FB6EA" w:sz="5" w:space="0"/>
            </w:tcBorders>
            <w:shd w:val="clear" w:color="auto" w:fill="FFFFFF" w:themeFill="background1"/>
            <w:tcMar/>
          </w:tcPr>
          <w:p w:rsidRPr="00CC0718" w:rsidR="00C71DC8" w:rsidP="00244814" w:rsidRDefault="00C71DC8" w14:paraId="73FAD744" w14:textId="77777777">
            <w:pPr>
              <w:rPr>
                <w:color w:val="000000"/>
                <w:spacing w:val="-2"/>
                <w:sz w:val="18"/>
              </w:rPr>
            </w:pPr>
            <w:r w:rsidRPr="00CC0718">
              <w:rPr>
                <w:color w:val="000000"/>
                <w:spacing w:val="-2"/>
                <w:sz w:val="18"/>
              </w:rPr>
              <w:t>19</w:t>
            </w:r>
          </w:p>
        </w:tc>
        <w:tc>
          <w:tcPr>
            <w:tcW w:w="1690" w:type="dxa"/>
            <w:tcBorders>
              <w:bottom w:val="single" w:color="8FB6EA" w:sz="5" w:space="0"/>
            </w:tcBorders>
            <w:shd w:val="clear" w:color="auto" w:fill="FFFFFF" w:themeFill="background1"/>
            <w:tcMar/>
          </w:tcPr>
          <w:p w:rsidRPr="00CC0718" w:rsidR="00C71DC8" w:rsidP="00244814" w:rsidRDefault="00C71DC8" w14:paraId="79212F34" w14:textId="77777777">
            <w:pPr>
              <w:rPr>
                <w:color w:val="000000"/>
                <w:spacing w:val="-2"/>
                <w:sz w:val="18"/>
              </w:rPr>
            </w:pPr>
            <w:r w:rsidRPr="00CC0718">
              <w:rPr>
                <w:color w:val="000000"/>
                <w:spacing w:val="-2"/>
                <w:sz w:val="18"/>
              </w:rPr>
              <w:t>2</w:t>
            </w:r>
          </w:p>
        </w:tc>
        <w:tc>
          <w:tcPr>
            <w:tcW w:w="1576" w:type="dxa"/>
            <w:tcBorders>
              <w:bottom w:val="single" w:color="8FB6EA" w:sz="5" w:space="0"/>
            </w:tcBorders>
            <w:shd w:val="clear" w:color="auto" w:fill="FFFFFF" w:themeFill="background1"/>
            <w:tcMar/>
          </w:tcPr>
          <w:p w:rsidRPr="00CC0718" w:rsidR="00C71DC8" w:rsidP="00244814" w:rsidRDefault="00C71DC8" w14:paraId="091CE67D" w14:textId="77777777">
            <w:pPr>
              <w:rPr>
                <w:color w:val="000000"/>
                <w:spacing w:val="-2"/>
                <w:sz w:val="18"/>
              </w:rPr>
            </w:pPr>
          </w:p>
        </w:tc>
      </w:tr>
      <w:tr w:rsidRPr="00CC0718" w:rsidR="00C71DC8" w:rsidTr="3A33D0EC" w14:paraId="1EB1D2AC" w14:textId="77777777">
        <w:trPr>
          <w:trHeight w:val="444" w:hRule="exact"/>
        </w:trPr>
        <w:tc>
          <w:tcPr>
            <w:tcW w:w="10717" w:type="dxa"/>
            <w:gridSpan w:val="8"/>
            <w:tcBorders>
              <w:top w:val="single" w:color="8FB6EA" w:sz="5" w:space="0"/>
            </w:tcBorders>
            <w:tcMar/>
          </w:tcPr>
          <w:p w:rsidRPr="00CC0718" w:rsidR="00C71DC8" w:rsidP="00244814" w:rsidRDefault="00C71DC8" w14:paraId="382FD958" w14:textId="77777777"/>
        </w:tc>
      </w:tr>
      <w:tr w:rsidRPr="00CC0718" w:rsidR="00C71DC8" w:rsidTr="3A33D0EC" w14:paraId="3FDD4E1D" w14:textId="77777777">
        <w:trPr>
          <w:trHeight w:val="344" w:hRule="exact"/>
        </w:trPr>
        <w:tc>
          <w:tcPr>
            <w:tcW w:w="10717" w:type="dxa"/>
            <w:gridSpan w:val="8"/>
            <w:shd w:val="clear" w:color="auto" w:fill="FFFFFF" w:themeFill="background1"/>
            <w:tcMar/>
          </w:tcPr>
          <w:p w:rsidRPr="00CC0718" w:rsidR="00C71DC8" w:rsidP="00244814" w:rsidRDefault="00C71DC8" w14:paraId="26EBD1D3" w14:textId="77777777">
            <w:pPr>
              <w:rPr>
                <w:b/>
                <w:color w:val="5C83B4"/>
                <w:spacing w:val="-2"/>
                <w:sz w:val="24"/>
              </w:rPr>
            </w:pPr>
          </w:p>
        </w:tc>
      </w:tr>
      <w:tr w:rsidRPr="00CC0718" w:rsidR="00C71DC8" w:rsidTr="3A33D0EC" w14:paraId="16A2E7CD" w14:textId="77777777">
        <w:trPr>
          <w:trHeight w:val="445" w:hRule="exact"/>
        </w:trPr>
        <w:tc>
          <w:tcPr>
            <w:tcW w:w="1805" w:type="dxa"/>
            <w:shd w:val="clear" w:color="auto" w:fill="FFFFFF" w:themeFill="background1"/>
            <w:tcMar/>
          </w:tcPr>
          <w:p w:rsidRPr="00CC0718" w:rsidR="00C71DC8" w:rsidP="00244814" w:rsidRDefault="00C71DC8" w14:paraId="280A8CCC" w14:textId="77777777">
            <w:pPr>
              <w:rPr>
                <w:b/>
                <w:color w:val="5C83B4"/>
                <w:spacing w:val="-2"/>
                <w:sz w:val="24"/>
              </w:rPr>
            </w:pPr>
            <w:r w:rsidRPr="00CC0718">
              <w:rPr>
                <w:b/>
                <w:color w:val="5C83B4"/>
                <w:spacing w:val="-2"/>
                <w:sz w:val="24"/>
              </w:rPr>
              <w:t>Nickname:</w:t>
            </w:r>
          </w:p>
        </w:tc>
        <w:tc>
          <w:tcPr>
            <w:tcW w:w="8912" w:type="dxa"/>
            <w:gridSpan w:val="7"/>
            <w:vMerge w:val="restart"/>
            <w:shd w:val="clear" w:color="auto" w:fill="FFFFFF" w:themeFill="background1"/>
            <w:tcMar/>
          </w:tcPr>
          <w:p w:rsidRPr="00CC0718" w:rsidR="00C71DC8" w:rsidP="00244814" w:rsidRDefault="00C71DC8" w14:paraId="37C834EB" w14:textId="77777777">
            <w:pPr>
              <w:rPr>
                <w:b/>
                <w:color w:val="5C83B4"/>
                <w:spacing w:val="-2"/>
                <w:sz w:val="24"/>
              </w:rPr>
            </w:pPr>
            <w:r w:rsidRPr="00CC0718">
              <w:rPr>
                <w:b/>
                <w:color w:val="5C83B4"/>
                <w:spacing w:val="-2"/>
                <w:sz w:val="24"/>
              </w:rPr>
              <w:t>Codes\\AXIAL CODE\\Q3 a- Journey of the Club\GROWTH AND DEVELOPMENT</w:t>
            </w:r>
          </w:p>
        </w:tc>
      </w:tr>
      <w:tr w:rsidRPr="00CC0718" w:rsidR="00C71DC8" w:rsidTr="3A33D0EC" w14:paraId="6C14215C" w14:textId="77777777">
        <w:trPr>
          <w:trHeight w:val="458" w:hRule="exact"/>
        </w:trPr>
        <w:tc>
          <w:tcPr>
            <w:tcW w:w="1805" w:type="dxa"/>
            <w:shd w:val="clear" w:color="auto" w:fill="FFFFFF" w:themeFill="background1"/>
            <w:tcMar/>
          </w:tcPr>
          <w:p w:rsidRPr="00CC0718" w:rsidR="00C71DC8" w:rsidP="00244814" w:rsidRDefault="00C71DC8" w14:paraId="02A36171" w14:textId="77777777">
            <w:pPr>
              <w:rPr>
                <w:b/>
                <w:color w:val="5C83B4"/>
                <w:spacing w:val="-2"/>
                <w:sz w:val="24"/>
              </w:rPr>
            </w:pPr>
            <w:r w:rsidRPr="00CC0718">
              <w:rPr>
                <w:b/>
                <w:color w:val="5C83B4"/>
                <w:spacing w:val="-2"/>
                <w:sz w:val="24"/>
              </w:rPr>
              <w:t>Classification:</w:t>
            </w:r>
          </w:p>
        </w:tc>
        <w:tc>
          <w:tcPr>
            <w:tcW w:w="8912" w:type="dxa"/>
            <w:gridSpan w:val="7"/>
            <w:vMerge/>
            <w:tcMar/>
          </w:tcPr>
          <w:p w:rsidRPr="00CC0718" w:rsidR="00C71DC8" w:rsidP="00244814" w:rsidRDefault="00C71DC8" w14:paraId="50DDE7D8" w14:textId="77777777"/>
        </w:tc>
      </w:tr>
      <w:tr w:rsidRPr="00CC0718" w:rsidR="00C71DC8" w:rsidTr="3A33D0EC" w14:paraId="64F85B2C" w14:textId="77777777">
        <w:trPr>
          <w:trHeight w:val="444" w:hRule="exact"/>
        </w:trPr>
        <w:tc>
          <w:tcPr>
            <w:tcW w:w="1805" w:type="dxa"/>
            <w:shd w:val="clear" w:color="auto" w:fill="FFFFFF" w:themeFill="background1"/>
            <w:tcMar/>
          </w:tcPr>
          <w:p w:rsidRPr="00CC0718" w:rsidR="00C71DC8" w:rsidP="00244814" w:rsidRDefault="00C71DC8" w14:paraId="5B50B9BC" w14:textId="77777777">
            <w:pPr>
              <w:rPr>
                <w:b/>
                <w:color w:val="5C83B4"/>
                <w:spacing w:val="-2"/>
                <w:sz w:val="24"/>
              </w:rPr>
            </w:pPr>
            <w:r w:rsidRPr="00CC0718">
              <w:rPr>
                <w:b/>
                <w:color w:val="5C83B4"/>
                <w:spacing w:val="-2"/>
                <w:sz w:val="24"/>
              </w:rPr>
              <w:t>Aggregated:</w:t>
            </w:r>
          </w:p>
        </w:tc>
        <w:tc>
          <w:tcPr>
            <w:tcW w:w="8912" w:type="dxa"/>
            <w:gridSpan w:val="7"/>
            <w:shd w:val="clear" w:color="auto" w:fill="FFFFFF" w:themeFill="background1"/>
            <w:tcMar/>
          </w:tcPr>
          <w:p w:rsidRPr="00CC0718" w:rsidR="00C71DC8" w:rsidP="00244814" w:rsidRDefault="00C71DC8" w14:paraId="42F2501E" w14:textId="77777777">
            <w:pPr>
              <w:rPr>
                <w:b/>
                <w:color w:val="5C83B4"/>
                <w:spacing w:val="-2"/>
                <w:sz w:val="24"/>
              </w:rPr>
            </w:pPr>
            <w:r w:rsidRPr="00CC0718">
              <w:rPr>
                <w:b/>
                <w:color w:val="5C83B4"/>
                <w:spacing w:val="-2"/>
                <w:sz w:val="24"/>
              </w:rPr>
              <w:t>Yes</w:t>
            </w:r>
          </w:p>
        </w:tc>
      </w:tr>
      <w:tr w:rsidRPr="00CC0718" w:rsidR="00C71DC8" w:rsidTr="3A33D0EC" w14:paraId="5C10B4B3" w14:textId="77777777">
        <w:trPr>
          <w:trHeight w:val="344" w:hRule="exact"/>
        </w:trPr>
        <w:tc>
          <w:tcPr>
            <w:tcW w:w="3381" w:type="dxa"/>
            <w:gridSpan w:val="2"/>
            <w:tcBorders>
              <w:bottom w:val="single" w:color="8FB6EA" w:sz="5" w:space="0"/>
            </w:tcBorders>
            <w:shd w:val="clear" w:color="auto" w:fill="FFFFFF" w:themeFill="background1"/>
            <w:tcMar/>
          </w:tcPr>
          <w:p w:rsidRPr="00CC0718" w:rsidR="00C71DC8" w:rsidP="00244814" w:rsidRDefault="00C71DC8" w14:paraId="26CEA3BE" w14:textId="77777777">
            <w:pPr>
              <w:rPr>
                <w:color w:val="000000"/>
                <w:spacing w:val="-2"/>
                <w:sz w:val="18"/>
              </w:rPr>
            </w:pPr>
            <w:r w:rsidRPr="00CC0718">
              <w:rPr>
                <w:color w:val="000000"/>
                <w:spacing w:val="-2"/>
                <w:sz w:val="18"/>
              </w:rPr>
              <w:t>Document</w:t>
            </w:r>
          </w:p>
        </w:tc>
        <w:tc>
          <w:tcPr>
            <w:tcW w:w="1132" w:type="dxa"/>
            <w:tcBorders>
              <w:bottom w:val="single" w:color="8FB6EA" w:sz="5" w:space="0"/>
            </w:tcBorders>
            <w:shd w:val="clear" w:color="auto" w:fill="FFFFFF" w:themeFill="background1"/>
            <w:tcMar/>
          </w:tcPr>
          <w:p w:rsidRPr="00CC0718" w:rsidR="00C71DC8" w:rsidP="00244814" w:rsidRDefault="00C71DC8" w14:paraId="606C740F" w14:textId="77777777">
            <w:pPr>
              <w:rPr>
                <w:color w:val="000000"/>
                <w:spacing w:val="-2"/>
                <w:sz w:val="18"/>
              </w:rPr>
            </w:pPr>
            <w:r w:rsidRPr="00CC0718">
              <w:rPr>
                <w:color w:val="000000"/>
                <w:spacing w:val="-2"/>
                <w:sz w:val="18"/>
              </w:rPr>
              <w:t>4</w:t>
            </w:r>
          </w:p>
        </w:tc>
        <w:tc>
          <w:tcPr>
            <w:tcW w:w="1576" w:type="dxa"/>
            <w:gridSpan w:val="2"/>
            <w:tcBorders>
              <w:bottom w:val="single" w:color="8FB6EA" w:sz="5" w:space="0"/>
            </w:tcBorders>
            <w:shd w:val="clear" w:color="auto" w:fill="FFFFFF" w:themeFill="background1"/>
            <w:tcMar/>
          </w:tcPr>
          <w:p w:rsidRPr="00CC0718" w:rsidR="00C71DC8" w:rsidP="00244814" w:rsidRDefault="00C71DC8" w14:paraId="3BAD3A97" w14:textId="77777777">
            <w:pPr>
              <w:rPr>
                <w:color w:val="000000"/>
                <w:spacing w:val="-2"/>
                <w:sz w:val="18"/>
              </w:rPr>
            </w:pPr>
            <w:r w:rsidRPr="00CC0718">
              <w:rPr>
                <w:color w:val="000000"/>
                <w:spacing w:val="-2"/>
                <w:sz w:val="18"/>
              </w:rPr>
              <w:t>11</w:t>
            </w:r>
          </w:p>
        </w:tc>
        <w:tc>
          <w:tcPr>
            <w:tcW w:w="1362" w:type="dxa"/>
            <w:tcBorders>
              <w:bottom w:val="single" w:color="8FB6EA" w:sz="5" w:space="0"/>
            </w:tcBorders>
            <w:shd w:val="clear" w:color="auto" w:fill="FFFFFF" w:themeFill="background1"/>
            <w:tcMar/>
          </w:tcPr>
          <w:p w:rsidRPr="00CC0718" w:rsidR="00C71DC8" w:rsidP="00244814" w:rsidRDefault="00C71DC8" w14:paraId="7FAD9635" w14:textId="77777777">
            <w:pPr>
              <w:rPr>
                <w:color w:val="000000"/>
                <w:spacing w:val="-2"/>
                <w:sz w:val="18"/>
              </w:rPr>
            </w:pPr>
            <w:r w:rsidRPr="00CC0718">
              <w:rPr>
                <w:color w:val="000000"/>
                <w:spacing w:val="-2"/>
                <w:sz w:val="18"/>
              </w:rPr>
              <w:t>171</w:t>
            </w:r>
          </w:p>
        </w:tc>
        <w:tc>
          <w:tcPr>
            <w:tcW w:w="1690" w:type="dxa"/>
            <w:tcBorders>
              <w:bottom w:val="single" w:color="8FB6EA" w:sz="5" w:space="0"/>
            </w:tcBorders>
            <w:shd w:val="clear" w:color="auto" w:fill="FFFFFF" w:themeFill="background1"/>
            <w:tcMar/>
          </w:tcPr>
          <w:p w:rsidRPr="00CC0718" w:rsidR="00C71DC8" w:rsidP="00244814" w:rsidRDefault="00C71DC8" w14:paraId="416869E9" w14:textId="77777777">
            <w:pPr>
              <w:rPr>
                <w:color w:val="000000"/>
                <w:spacing w:val="-2"/>
                <w:sz w:val="18"/>
              </w:rPr>
            </w:pPr>
            <w:r w:rsidRPr="00CC0718">
              <w:rPr>
                <w:color w:val="000000"/>
                <w:spacing w:val="-2"/>
                <w:sz w:val="18"/>
              </w:rPr>
              <w:t>11</w:t>
            </w:r>
          </w:p>
        </w:tc>
        <w:tc>
          <w:tcPr>
            <w:tcW w:w="1576" w:type="dxa"/>
            <w:tcBorders>
              <w:bottom w:val="single" w:color="8FB6EA" w:sz="5" w:space="0"/>
            </w:tcBorders>
            <w:shd w:val="clear" w:color="auto" w:fill="FFFFFF" w:themeFill="background1"/>
            <w:tcMar/>
          </w:tcPr>
          <w:p w:rsidRPr="00CC0718" w:rsidR="00C71DC8" w:rsidP="00244814" w:rsidRDefault="00C71DC8" w14:paraId="5DB3F6D2" w14:textId="77777777">
            <w:pPr>
              <w:rPr>
                <w:color w:val="000000"/>
                <w:spacing w:val="-2"/>
                <w:sz w:val="18"/>
              </w:rPr>
            </w:pPr>
          </w:p>
        </w:tc>
      </w:tr>
      <w:tr w:rsidRPr="00CC0718" w:rsidR="00C71DC8" w:rsidTr="3A33D0EC" w14:paraId="455D6F1D" w14:textId="77777777">
        <w:trPr>
          <w:trHeight w:val="1146" w:hRule="exact"/>
        </w:trPr>
        <w:tc>
          <w:tcPr>
            <w:tcW w:w="10717" w:type="dxa"/>
            <w:gridSpan w:val="8"/>
            <w:tcBorders>
              <w:top w:val="single" w:color="8FB6EA" w:sz="5" w:space="0"/>
            </w:tcBorders>
            <w:tcMar/>
          </w:tcPr>
          <w:p w:rsidRPr="00CC0718" w:rsidR="00C71DC8" w:rsidP="00244814" w:rsidRDefault="00C71DC8" w14:paraId="07F10BC6" w14:textId="77777777"/>
        </w:tc>
      </w:tr>
      <w:tr w:rsidRPr="00CC0718" w:rsidR="00C71DC8" w:rsidTr="3A33D0EC" w14:paraId="41C4B226" w14:textId="77777777">
        <w:trPr>
          <w:trHeight w:val="1161" w:hRule="exact"/>
        </w:trPr>
        <w:tc>
          <w:tcPr>
            <w:tcW w:w="10717" w:type="dxa"/>
            <w:gridSpan w:val="8"/>
            <w:tcMar/>
          </w:tcPr>
          <w:p w:rsidRPr="00CC0718" w:rsidR="00C71DC8" w:rsidP="00244814" w:rsidRDefault="00C71DC8" w14:paraId="2C7C909D" w14:textId="77777777"/>
        </w:tc>
      </w:tr>
      <w:tr w:rsidRPr="00CC0718" w:rsidR="00C71DC8" w:rsidTr="3A33D0EC" w14:paraId="49E5036C" w14:textId="77777777">
        <w:trPr>
          <w:trHeight w:val="458" w:hRule="exact"/>
        </w:trPr>
        <w:tc>
          <w:tcPr>
            <w:tcW w:w="5359" w:type="dxa"/>
            <w:gridSpan w:val="4"/>
            <w:shd w:val="clear" w:color="auto" w:fill="FFFFFF" w:themeFill="background1"/>
            <w:tcMar/>
          </w:tcPr>
          <w:p w:rsidRPr="00CC0718" w:rsidR="00C71DC8" w:rsidP="00244814" w:rsidRDefault="00C71DC8" w14:paraId="31F330D9" w14:textId="77777777">
            <w:pPr>
              <w:jc w:val="right"/>
              <w:rPr>
                <w:color w:val="000066"/>
                <w:spacing w:val="-2"/>
                <w:sz w:val="16"/>
              </w:rPr>
            </w:pPr>
            <w:r w:rsidRPr="00CC0718">
              <w:rPr>
                <w:color w:val="000066"/>
                <w:spacing w:val="-2"/>
                <w:sz w:val="16"/>
              </w:rPr>
              <w:t>Formatted Reports\\Code Summary Formatted Report</w:t>
            </w:r>
          </w:p>
        </w:tc>
        <w:tc>
          <w:tcPr>
            <w:tcW w:w="5358" w:type="dxa"/>
            <w:gridSpan w:val="4"/>
            <w:shd w:val="clear" w:color="auto" w:fill="FFFFFF" w:themeFill="background1"/>
            <w:tcMar/>
          </w:tcPr>
          <w:p w:rsidRPr="00CC0718" w:rsidR="00C71DC8" w:rsidP="00244814" w:rsidRDefault="00C71DC8" w14:paraId="59A5D4E4" w14:textId="77777777">
            <w:pPr>
              <w:jc w:val="right"/>
              <w:rPr>
                <w:color w:val="000066"/>
                <w:spacing w:val="-2"/>
                <w:sz w:val="16"/>
              </w:rPr>
            </w:pPr>
            <w:r w:rsidRPr="00CC0718">
              <w:rPr>
                <w:color w:val="000066"/>
                <w:spacing w:val="-2"/>
                <w:sz w:val="16"/>
              </w:rPr>
              <w:t>Page 37 of 104</w:t>
            </w:r>
          </w:p>
        </w:tc>
      </w:tr>
      <w:tr w:rsidRPr="00CC0718" w:rsidR="00C71DC8" w:rsidTr="3A33D0EC" w14:paraId="1962A5CB" w14:textId="77777777">
        <w:trPr>
          <w:trHeight w:val="445" w:hRule="exact"/>
        </w:trPr>
        <w:tc>
          <w:tcPr>
            <w:tcW w:w="10717" w:type="dxa"/>
            <w:gridSpan w:val="8"/>
            <w:shd w:val="clear" w:color="auto" w:fill="FFFFFF" w:themeFill="background1"/>
            <w:tcMar/>
            <w:vAlign w:val="center"/>
          </w:tcPr>
          <w:p w:rsidRPr="00CC0718" w:rsidR="00C71DC8" w:rsidP="00244814" w:rsidRDefault="00C71DC8" w14:paraId="71C122D8" w14:textId="77777777">
            <w:pPr>
              <w:jc w:val="right"/>
              <w:rPr>
                <w:color w:val="000066"/>
                <w:spacing w:val="-2"/>
                <w:sz w:val="16"/>
              </w:rPr>
            </w:pPr>
            <w:r w:rsidRPr="00CC0718">
              <w:rPr>
                <w:color w:val="000066"/>
                <w:spacing w:val="-2"/>
                <w:sz w:val="16"/>
              </w:rPr>
              <w:t>11/13/2024 3:39 PM</w:t>
            </w:r>
          </w:p>
        </w:tc>
      </w:tr>
      <w:tr w:rsidRPr="00CC0718" w:rsidR="00C71DC8" w:rsidTr="3A33D0EC" w14:paraId="5FACEF0C" w14:textId="77777777">
        <w:trPr>
          <w:trHeight w:val="458" w:hRule="exact"/>
        </w:trPr>
        <w:tc>
          <w:tcPr>
            <w:tcW w:w="3381" w:type="dxa"/>
            <w:gridSpan w:val="2"/>
            <w:shd w:val="clear" w:color="auto" w:fill="8FB6EA"/>
            <w:tcMar/>
          </w:tcPr>
          <w:p w:rsidRPr="00CC0718" w:rsidR="00C71DC8" w:rsidP="00244814" w:rsidRDefault="00C71DC8" w14:paraId="787F10D1" w14:textId="77777777">
            <w:pPr>
              <w:rPr>
                <w:b/>
                <w:color w:val="000066"/>
                <w:spacing w:val="-2"/>
                <w:sz w:val="18"/>
              </w:rPr>
            </w:pPr>
            <w:r w:rsidRPr="00CC0718">
              <w:rPr>
                <w:b/>
                <w:color w:val="000066"/>
                <w:spacing w:val="-2"/>
                <w:sz w:val="18"/>
              </w:rPr>
              <w:t>File Type</w:t>
            </w:r>
          </w:p>
        </w:tc>
        <w:tc>
          <w:tcPr>
            <w:tcW w:w="1132" w:type="dxa"/>
            <w:shd w:val="clear" w:color="auto" w:fill="8FB6EA"/>
            <w:tcMar/>
          </w:tcPr>
          <w:p w:rsidRPr="00CC0718" w:rsidR="00C71DC8" w:rsidP="00244814" w:rsidRDefault="00C71DC8" w14:paraId="3DB52B58" w14:textId="77777777">
            <w:pPr>
              <w:rPr>
                <w:b/>
                <w:color w:val="000066"/>
                <w:spacing w:val="-2"/>
                <w:sz w:val="18"/>
              </w:rPr>
            </w:pPr>
            <w:r w:rsidRPr="00CC0718">
              <w:rPr>
                <w:b/>
                <w:color w:val="000066"/>
                <w:spacing w:val="-2"/>
                <w:sz w:val="18"/>
              </w:rPr>
              <w:t>Number of Files</w:t>
            </w:r>
          </w:p>
        </w:tc>
        <w:tc>
          <w:tcPr>
            <w:tcW w:w="1576" w:type="dxa"/>
            <w:gridSpan w:val="2"/>
            <w:shd w:val="clear" w:color="auto" w:fill="8FB6EA"/>
            <w:tcMar/>
          </w:tcPr>
          <w:p w:rsidRPr="00CC0718" w:rsidR="00C71DC8" w:rsidP="00244814" w:rsidRDefault="00C71DC8" w14:paraId="6A4CADC0" w14:textId="77777777">
            <w:pPr>
              <w:rPr>
                <w:b/>
                <w:color w:val="000066"/>
                <w:spacing w:val="-2"/>
                <w:sz w:val="18"/>
              </w:rPr>
            </w:pPr>
            <w:r w:rsidRPr="00CC0718">
              <w:rPr>
                <w:b/>
                <w:color w:val="000066"/>
                <w:spacing w:val="-2"/>
                <w:sz w:val="18"/>
              </w:rPr>
              <w:t>Number of Coding References</w:t>
            </w:r>
          </w:p>
        </w:tc>
        <w:tc>
          <w:tcPr>
            <w:tcW w:w="1362" w:type="dxa"/>
            <w:shd w:val="clear" w:color="auto" w:fill="8FB6EA"/>
            <w:tcMar/>
          </w:tcPr>
          <w:p w:rsidRPr="00CC0718" w:rsidR="00C71DC8" w:rsidP="00244814" w:rsidRDefault="00C71DC8" w14:paraId="1AB29657" w14:textId="77777777">
            <w:pPr>
              <w:rPr>
                <w:b/>
                <w:color w:val="000066"/>
                <w:spacing w:val="-2"/>
                <w:sz w:val="18"/>
              </w:rPr>
            </w:pPr>
            <w:r w:rsidRPr="00CC0718">
              <w:rPr>
                <w:b/>
                <w:color w:val="000066"/>
                <w:spacing w:val="-2"/>
                <w:sz w:val="18"/>
              </w:rPr>
              <w:t>Number of Words Coded</w:t>
            </w:r>
          </w:p>
        </w:tc>
        <w:tc>
          <w:tcPr>
            <w:tcW w:w="1690" w:type="dxa"/>
            <w:shd w:val="clear" w:color="auto" w:fill="8FB6EA"/>
            <w:tcMar/>
          </w:tcPr>
          <w:p w:rsidRPr="00CC0718" w:rsidR="00C71DC8" w:rsidP="00244814" w:rsidRDefault="00C71DC8" w14:paraId="503E372F" w14:textId="77777777">
            <w:pPr>
              <w:rPr>
                <w:b/>
                <w:color w:val="000066"/>
                <w:spacing w:val="-2"/>
                <w:sz w:val="18"/>
              </w:rPr>
            </w:pPr>
            <w:r w:rsidRPr="00CC0718">
              <w:rPr>
                <w:b/>
                <w:color w:val="000066"/>
                <w:spacing w:val="-2"/>
                <w:sz w:val="18"/>
              </w:rPr>
              <w:t>Number of Paragraphs Coded</w:t>
            </w:r>
          </w:p>
        </w:tc>
        <w:tc>
          <w:tcPr>
            <w:tcW w:w="1576" w:type="dxa"/>
            <w:shd w:val="clear" w:color="auto" w:fill="8FB6EA"/>
            <w:tcMar/>
          </w:tcPr>
          <w:p w:rsidRPr="00CC0718" w:rsidR="00C71DC8" w:rsidP="00244814" w:rsidRDefault="00C71DC8" w14:paraId="7DD7ED06" w14:textId="77777777">
            <w:pPr>
              <w:rPr>
                <w:b/>
                <w:color w:val="000066"/>
                <w:spacing w:val="-2"/>
                <w:sz w:val="18"/>
              </w:rPr>
            </w:pPr>
            <w:r w:rsidRPr="00CC0718">
              <w:rPr>
                <w:b/>
                <w:color w:val="000066"/>
                <w:spacing w:val="-2"/>
                <w:sz w:val="18"/>
              </w:rPr>
              <w:t>Duration Coded</w:t>
            </w:r>
          </w:p>
        </w:tc>
      </w:tr>
      <w:tr w:rsidRPr="00CC0718" w:rsidR="00C71DC8" w:rsidTr="3A33D0EC" w14:paraId="395F1E87" w14:textId="77777777">
        <w:trPr>
          <w:trHeight w:val="344" w:hRule="exact"/>
        </w:trPr>
        <w:tc>
          <w:tcPr>
            <w:tcW w:w="10717" w:type="dxa"/>
            <w:gridSpan w:val="8"/>
            <w:shd w:val="clear" w:color="auto" w:fill="FFFFFF" w:themeFill="background1"/>
            <w:tcMar/>
          </w:tcPr>
          <w:p w:rsidRPr="00CC0718" w:rsidR="00C71DC8" w:rsidP="00244814" w:rsidRDefault="00C71DC8" w14:paraId="085B808C" w14:textId="77777777">
            <w:pPr>
              <w:rPr>
                <w:b/>
                <w:color w:val="5C83B4"/>
                <w:spacing w:val="-2"/>
                <w:sz w:val="24"/>
              </w:rPr>
            </w:pPr>
          </w:p>
        </w:tc>
      </w:tr>
      <w:tr w:rsidRPr="00CC0718" w:rsidR="00C71DC8" w:rsidTr="3A33D0EC" w14:paraId="5238387F" w14:textId="77777777">
        <w:trPr>
          <w:trHeight w:val="458" w:hRule="exact"/>
        </w:trPr>
        <w:tc>
          <w:tcPr>
            <w:tcW w:w="1805" w:type="dxa"/>
            <w:shd w:val="clear" w:color="auto" w:fill="FFFFFF" w:themeFill="background1"/>
            <w:tcMar/>
          </w:tcPr>
          <w:p w:rsidRPr="00CC0718" w:rsidR="00C71DC8" w:rsidP="00244814" w:rsidRDefault="00C71DC8" w14:paraId="1122E634" w14:textId="77777777">
            <w:pPr>
              <w:rPr>
                <w:b/>
                <w:color w:val="5C83B4"/>
                <w:spacing w:val="-2"/>
                <w:sz w:val="24"/>
              </w:rPr>
            </w:pPr>
            <w:r w:rsidRPr="00CC0718">
              <w:rPr>
                <w:b/>
                <w:color w:val="5C83B4"/>
                <w:spacing w:val="-2"/>
                <w:sz w:val="24"/>
              </w:rPr>
              <w:t>Nickname:</w:t>
            </w:r>
          </w:p>
        </w:tc>
        <w:tc>
          <w:tcPr>
            <w:tcW w:w="8912" w:type="dxa"/>
            <w:gridSpan w:val="7"/>
            <w:vMerge w:val="restart"/>
            <w:shd w:val="clear" w:color="auto" w:fill="FFFFFF" w:themeFill="background1"/>
            <w:tcMar/>
          </w:tcPr>
          <w:p w:rsidRPr="00CC0718" w:rsidR="00C71DC8" w:rsidP="00244814" w:rsidRDefault="00C71DC8" w14:paraId="02E62579" w14:textId="77777777">
            <w:pPr>
              <w:rPr>
                <w:b/>
                <w:color w:val="5C83B4"/>
                <w:spacing w:val="-2"/>
                <w:sz w:val="24"/>
              </w:rPr>
            </w:pPr>
            <w:r w:rsidRPr="00CC0718">
              <w:rPr>
                <w:b/>
                <w:color w:val="5C83B4"/>
                <w:spacing w:val="-2"/>
                <w:sz w:val="24"/>
              </w:rPr>
              <w:t>Codes\\AXIAL CODE\\Q3 a- Journey of the Club\GROWTH AND DEVELOPMENT\Has been smooth</w:t>
            </w:r>
          </w:p>
        </w:tc>
      </w:tr>
      <w:tr w:rsidRPr="00CC0718" w:rsidR="00C71DC8" w:rsidTr="3A33D0EC" w14:paraId="47CA865A" w14:textId="77777777">
        <w:trPr>
          <w:trHeight w:val="445" w:hRule="exact"/>
        </w:trPr>
        <w:tc>
          <w:tcPr>
            <w:tcW w:w="1805" w:type="dxa"/>
            <w:shd w:val="clear" w:color="auto" w:fill="FFFFFF" w:themeFill="background1"/>
            <w:tcMar/>
          </w:tcPr>
          <w:p w:rsidRPr="00CC0718" w:rsidR="00C71DC8" w:rsidP="00244814" w:rsidRDefault="00C71DC8" w14:paraId="51DC3A0D" w14:textId="77777777">
            <w:pPr>
              <w:rPr>
                <w:b/>
                <w:color w:val="5C83B4"/>
                <w:spacing w:val="-2"/>
                <w:sz w:val="24"/>
              </w:rPr>
            </w:pPr>
            <w:r w:rsidRPr="00CC0718">
              <w:rPr>
                <w:b/>
                <w:color w:val="5C83B4"/>
                <w:spacing w:val="-2"/>
                <w:sz w:val="24"/>
              </w:rPr>
              <w:t>Classification:</w:t>
            </w:r>
          </w:p>
        </w:tc>
        <w:tc>
          <w:tcPr>
            <w:tcW w:w="8912" w:type="dxa"/>
            <w:gridSpan w:val="7"/>
            <w:vMerge/>
            <w:tcMar/>
          </w:tcPr>
          <w:p w:rsidRPr="00CC0718" w:rsidR="00C71DC8" w:rsidP="00244814" w:rsidRDefault="00C71DC8" w14:paraId="08ABF45F" w14:textId="77777777"/>
        </w:tc>
      </w:tr>
      <w:tr w:rsidRPr="00CC0718" w:rsidR="00C71DC8" w:rsidTr="3A33D0EC" w14:paraId="7E05C2A2" w14:textId="77777777">
        <w:trPr>
          <w:trHeight w:val="444" w:hRule="exact"/>
        </w:trPr>
        <w:tc>
          <w:tcPr>
            <w:tcW w:w="1805" w:type="dxa"/>
            <w:shd w:val="clear" w:color="auto" w:fill="FFFFFF" w:themeFill="background1"/>
            <w:tcMar/>
          </w:tcPr>
          <w:p w:rsidRPr="00CC0718" w:rsidR="00C71DC8" w:rsidP="00244814" w:rsidRDefault="00C71DC8" w14:paraId="3F90FA1F" w14:textId="77777777">
            <w:pPr>
              <w:rPr>
                <w:b/>
                <w:color w:val="5C83B4"/>
                <w:spacing w:val="-2"/>
                <w:sz w:val="24"/>
              </w:rPr>
            </w:pPr>
            <w:r w:rsidRPr="00CC0718">
              <w:rPr>
                <w:b/>
                <w:color w:val="5C83B4"/>
                <w:spacing w:val="-2"/>
                <w:sz w:val="24"/>
              </w:rPr>
              <w:t>Aggregated:</w:t>
            </w:r>
          </w:p>
        </w:tc>
        <w:tc>
          <w:tcPr>
            <w:tcW w:w="8912" w:type="dxa"/>
            <w:gridSpan w:val="7"/>
            <w:shd w:val="clear" w:color="auto" w:fill="FFFFFF" w:themeFill="background1"/>
            <w:tcMar/>
          </w:tcPr>
          <w:p w:rsidRPr="00CC0718" w:rsidR="00C71DC8" w:rsidP="00244814" w:rsidRDefault="00C71DC8" w14:paraId="37D83F6B" w14:textId="77777777">
            <w:pPr>
              <w:rPr>
                <w:b/>
                <w:color w:val="5C83B4"/>
                <w:spacing w:val="-2"/>
                <w:sz w:val="24"/>
              </w:rPr>
            </w:pPr>
            <w:r w:rsidRPr="00CC0718">
              <w:rPr>
                <w:b/>
                <w:color w:val="5C83B4"/>
                <w:spacing w:val="-2"/>
                <w:sz w:val="24"/>
              </w:rPr>
              <w:t>No</w:t>
            </w:r>
          </w:p>
        </w:tc>
      </w:tr>
      <w:tr w:rsidRPr="00CC0718" w:rsidR="00C71DC8" w:rsidTr="3A33D0EC" w14:paraId="3C502065" w14:textId="77777777">
        <w:trPr>
          <w:trHeight w:val="344" w:hRule="exact"/>
        </w:trPr>
        <w:tc>
          <w:tcPr>
            <w:tcW w:w="3381" w:type="dxa"/>
            <w:gridSpan w:val="2"/>
            <w:tcBorders>
              <w:bottom w:val="single" w:color="8FB6EA" w:sz="5" w:space="0"/>
            </w:tcBorders>
            <w:shd w:val="clear" w:color="auto" w:fill="FFFFFF" w:themeFill="background1"/>
            <w:tcMar/>
          </w:tcPr>
          <w:p w:rsidRPr="00CC0718" w:rsidR="00C71DC8" w:rsidP="00244814" w:rsidRDefault="00C71DC8" w14:paraId="3E08CE18" w14:textId="77777777">
            <w:pPr>
              <w:rPr>
                <w:color w:val="000000"/>
                <w:spacing w:val="-2"/>
                <w:sz w:val="18"/>
              </w:rPr>
            </w:pPr>
            <w:r w:rsidRPr="00CC0718">
              <w:rPr>
                <w:color w:val="000000"/>
                <w:spacing w:val="-2"/>
                <w:sz w:val="18"/>
              </w:rPr>
              <w:t>Document</w:t>
            </w:r>
          </w:p>
        </w:tc>
        <w:tc>
          <w:tcPr>
            <w:tcW w:w="1132" w:type="dxa"/>
            <w:tcBorders>
              <w:bottom w:val="single" w:color="8FB6EA" w:sz="5" w:space="0"/>
            </w:tcBorders>
            <w:shd w:val="clear" w:color="auto" w:fill="FFFFFF" w:themeFill="background1"/>
            <w:tcMar/>
          </w:tcPr>
          <w:p w:rsidRPr="00CC0718" w:rsidR="00C71DC8" w:rsidP="00244814" w:rsidRDefault="00C71DC8" w14:paraId="72D73154" w14:textId="77777777">
            <w:pPr>
              <w:rPr>
                <w:color w:val="000000"/>
                <w:spacing w:val="-2"/>
                <w:sz w:val="18"/>
              </w:rPr>
            </w:pPr>
            <w:r w:rsidRPr="00CC0718">
              <w:rPr>
                <w:color w:val="000000"/>
                <w:spacing w:val="-2"/>
                <w:sz w:val="18"/>
              </w:rPr>
              <w:t>1</w:t>
            </w:r>
          </w:p>
        </w:tc>
        <w:tc>
          <w:tcPr>
            <w:tcW w:w="1576" w:type="dxa"/>
            <w:gridSpan w:val="2"/>
            <w:tcBorders>
              <w:bottom w:val="single" w:color="8FB6EA" w:sz="5" w:space="0"/>
            </w:tcBorders>
            <w:shd w:val="clear" w:color="auto" w:fill="FFFFFF" w:themeFill="background1"/>
            <w:tcMar/>
          </w:tcPr>
          <w:p w:rsidRPr="00CC0718" w:rsidR="00C71DC8" w:rsidP="00244814" w:rsidRDefault="00C71DC8" w14:paraId="448C4FB6" w14:textId="77777777">
            <w:pPr>
              <w:rPr>
                <w:color w:val="000000"/>
                <w:spacing w:val="-2"/>
                <w:sz w:val="18"/>
              </w:rPr>
            </w:pPr>
            <w:r w:rsidRPr="00CC0718">
              <w:rPr>
                <w:color w:val="000000"/>
                <w:spacing w:val="-2"/>
                <w:sz w:val="18"/>
              </w:rPr>
              <w:t>1</w:t>
            </w:r>
          </w:p>
        </w:tc>
        <w:tc>
          <w:tcPr>
            <w:tcW w:w="1362" w:type="dxa"/>
            <w:tcBorders>
              <w:bottom w:val="single" w:color="8FB6EA" w:sz="5" w:space="0"/>
            </w:tcBorders>
            <w:shd w:val="clear" w:color="auto" w:fill="FFFFFF" w:themeFill="background1"/>
            <w:tcMar/>
          </w:tcPr>
          <w:p w:rsidRPr="00CC0718" w:rsidR="00C71DC8" w:rsidP="00244814" w:rsidRDefault="00C71DC8" w14:paraId="55DADE0B" w14:textId="77777777">
            <w:pPr>
              <w:rPr>
                <w:color w:val="000000"/>
                <w:spacing w:val="-2"/>
                <w:sz w:val="18"/>
              </w:rPr>
            </w:pPr>
            <w:r w:rsidRPr="00CC0718">
              <w:rPr>
                <w:color w:val="000000"/>
                <w:spacing w:val="-2"/>
                <w:sz w:val="18"/>
              </w:rPr>
              <w:t>4</w:t>
            </w:r>
          </w:p>
        </w:tc>
        <w:tc>
          <w:tcPr>
            <w:tcW w:w="1690" w:type="dxa"/>
            <w:tcBorders>
              <w:bottom w:val="single" w:color="8FB6EA" w:sz="5" w:space="0"/>
            </w:tcBorders>
            <w:shd w:val="clear" w:color="auto" w:fill="FFFFFF" w:themeFill="background1"/>
            <w:tcMar/>
          </w:tcPr>
          <w:p w:rsidRPr="00CC0718" w:rsidR="00C71DC8" w:rsidP="00244814" w:rsidRDefault="00C71DC8" w14:paraId="48853F89" w14:textId="77777777">
            <w:pPr>
              <w:rPr>
                <w:color w:val="000000"/>
                <w:spacing w:val="-2"/>
                <w:sz w:val="18"/>
              </w:rPr>
            </w:pPr>
            <w:r w:rsidRPr="00CC0718">
              <w:rPr>
                <w:color w:val="000000"/>
                <w:spacing w:val="-2"/>
                <w:sz w:val="18"/>
              </w:rPr>
              <w:t>1</w:t>
            </w:r>
          </w:p>
        </w:tc>
        <w:tc>
          <w:tcPr>
            <w:tcW w:w="1576" w:type="dxa"/>
            <w:tcBorders>
              <w:bottom w:val="single" w:color="8FB6EA" w:sz="5" w:space="0"/>
            </w:tcBorders>
            <w:shd w:val="clear" w:color="auto" w:fill="FFFFFF" w:themeFill="background1"/>
            <w:tcMar/>
          </w:tcPr>
          <w:p w:rsidRPr="00CC0718" w:rsidR="00C71DC8" w:rsidP="00244814" w:rsidRDefault="00C71DC8" w14:paraId="3AE3480E" w14:textId="77777777">
            <w:pPr>
              <w:rPr>
                <w:color w:val="000000"/>
                <w:spacing w:val="-2"/>
                <w:sz w:val="18"/>
              </w:rPr>
            </w:pPr>
          </w:p>
        </w:tc>
      </w:tr>
      <w:tr w:rsidRPr="00CC0718" w:rsidR="00C71DC8" w:rsidTr="3A33D0EC" w14:paraId="7E81DBF9" w14:textId="77777777">
        <w:trPr>
          <w:trHeight w:val="458" w:hRule="exact"/>
        </w:trPr>
        <w:tc>
          <w:tcPr>
            <w:tcW w:w="10717" w:type="dxa"/>
            <w:gridSpan w:val="8"/>
            <w:tcBorders>
              <w:top w:val="single" w:color="8FB6EA" w:sz="5" w:space="0"/>
            </w:tcBorders>
            <w:tcMar/>
          </w:tcPr>
          <w:p w:rsidRPr="00CC0718" w:rsidR="00C71DC8" w:rsidP="00244814" w:rsidRDefault="00C71DC8" w14:paraId="68F79E54" w14:textId="77777777"/>
        </w:tc>
      </w:tr>
      <w:tr w:rsidRPr="00CC0718" w:rsidR="00C71DC8" w:rsidTr="3A33D0EC" w14:paraId="088D0F34" w14:textId="77777777">
        <w:trPr>
          <w:trHeight w:val="330" w:hRule="exact"/>
        </w:trPr>
        <w:tc>
          <w:tcPr>
            <w:tcW w:w="10717" w:type="dxa"/>
            <w:gridSpan w:val="8"/>
            <w:shd w:val="clear" w:color="auto" w:fill="FFFFFF" w:themeFill="background1"/>
            <w:tcMar/>
          </w:tcPr>
          <w:p w:rsidRPr="00CC0718" w:rsidR="00C71DC8" w:rsidP="00244814" w:rsidRDefault="00C71DC8" w14:paraId="56E0C908" w14:textId="77777777">
            <w:pPr>
              <w:rPr>
                <w:b/>
                <w:color w:val="5C83B4"/>
                <w:spacing w:val="-2"/>
                <w:sz w:val="24"/>
              </w:rPr>
            </w:pPr>
          </w:p>
        </w:tc>
      </w:tr>
      <w:tr w:rsidRPr="00CC0718" w:rsidR="00C71DC8" w:rsidTr="3A33D0EC" w14:paraId="5B16256F" w14:textId="77777777">
        <w:trPr>
          <w:trHeight w:val="458" w:hRule="exact"/>
        </w:trPr>
        <w:tc>
          <w:tcPr>
            <w:tcW w:w="1805" w:type="dxa"/>
            <w:shd w:val="clear" w:color="auto" w:fill="FFFFFF" w:themeFill="background1"/>
            <w:tcMar/>
          </w:tcPr>
          <w:p w:rsidRPr="00CC0718" w:rsidR="00C71DC8" w:rsidP="00244814" w:rsidRDefault="00C71DC8" w14:paraId="268CE275" w14:textId="77777777">
            <w:pPr>
              <w:rPr>
                <w:b/>
                <w:color w:val="5C83B4"/>
                <w:spacing w:val="-2"/>
                <w:sz w:val="24"/>
              </w:rPr>
            </w:pPr>
            <w:r w:rsidRPr="00CC0718">
              <w:rPr>
                <w:b/>
                <w:color w:val="5C83B4"/>
                <w:spacing w:val="-2"/>
                <w:sz w:val="24"/>
              </w:rPr>
              <w:t>Nickname:</w:t>
            </w:r>
          </w:p>
        </w:tc>
        <w:tc>
          <w:tcPr>
            <w:tcW w:w="8912" w:type="dxa"/>
            <w:gridSpan w:val="7"/>
            <w:vMerge w:val="restart"/>
            <w:shd w:val="clear" w:color="auto" w:fill="FFFFFF" w:themeFill="background1"/>
            <w:tcMar/>
          </w:tcPr>
          <w:p w:rsidRPr="00CC0718" w:rsidR="00C71DC8" w:rsidP="00244814" w:rsidRDefault="00C71DC8" w14:paraId="05D86E8F" w14:textId="77777777">
            <w:pPr>
              <w:rPr>
                <w:b/>
                <w:color w:val="5C83B4"/>
                <w:spacing w:val="-2"/>
                <w:sz w:val="24"/>
              </w:rPr>
            </w:pPr>
            <w:r w:rsidRPr="00CC0718">
              <w:rPr>
                <w:b/>
                <w:color w:val="5C83B4"/>
                <w:spacing w:val="-2"/>
                <w:sz w:val="24"/>
              </w:rPr>
              <w:t>Codes\\AXIAL CODE\\Q3 a- Journey of the Club\GROWTH AND DEVELOPMENT\Long term commitment</w:t>
            </w:r>
          </w:p>
        </w:tc>
      </w:tr>
      <w:tr w:rsidRPr="00CC0718" w:rsidR="00C71DC8" w:rsidTr="3A33D0EC" w14:paraId="337E6EA6" w14:textId="77777777">
        <w:trPr>
          <w:trHeight w:val="444" w:hRule="exact"/>
        </w:trPr>
        <w:tc>
          <w:tcPr>
            <w:tcW w:w="1805" w:type="dxa"/>
            <w:shd w:val="clear" w:color="auto" w:fill="FFFFFF" w:themeFill="background1"/>
            <w:tcMar/>
          </w:tcPr>
          <w:p w:rsidRPr="00CC0718" w:rsidR="00C71DC8" w:rsidP="00244814" w:rsidRDefault="00C71DC8" w14:paraId="7BA70A15" w14:textId="77777777">
            <w:pPr>
              <w:rPr>
                <w:b/>
                <w:color w:val="5C83B4"/>
                <w:spacing w:val="-2"/>
                <w:sz w:val="24"/>
              </w:rPr>
            </w:pPr>
            <w:r w:rsidRPr="00CC0718">
              <w:rPr>
                <w:b/>
                <w:color w:val="5C83B4"/>
                <w:spacing w:val="-2"/>
                <w:sz w:val="24"/>
              </w:rPr>
              <w:t>Classification:</w:t>
            </w:r>
          </w:p>
        </w:tc>
        <w:tc>
          <w:tcPr>
            <w:tcW w:w="8912" w:type="dxa"/>
            <w:gridSpan w:val="7"/>
            <w:vMerge/>
            <w:tcMar/>
          </w:tcPr>
          <w:p w:rsidRPr="00CC0718" w:rsidR="00C71DC8" w:rsidP="00244814" w:rsidRDefault="00C71DC8" w14:paraId="523AC402" w14:textId="77777777"/>
        </w:tc>
      </w:tr>
      <w:tr w:rsidRPr="00CC0718" w:rsidR="00C71DC8" w:rsidTr="3A33D0EC" w14:paraId="73CD3EC5" w14:textId="77777777">
        <w:trPr>
          <w:trHeight w:val="459" w:hRule="exact"/>
        </w:trPr>
        <w:tc>
          <w:tcPr>
            <w:tcW w:w="1805" w:type="dxa"/>
            <w:shd w:val="clear" w:color="auto" w:fill="FFFFFF" w:themeFill="background1"/>
            <w:tcMar/>
          </w:tcPr>
          <w:p w:rsidRPr="00CC0718" w:rsidR="00C71DC8" w:rsidP="00244814" w:rsidRDefault="00C71DC8" w14:paraId="14679BB1" w14:textId="77777777">
            <w:pPr>
              <w:rPr>
                <w:b/>
                <w:color w:val="5C83B4"/>
                <w:spacing w:val="-2"/>
                <w:sz w:val="24"/>
              </w:rPr>
            </w:pPr>
            <w:r w:rsidRPr="00CC0718">
              <w:rPr>
                <w:b/>
                <w:color w:val="5C83B4"/>
                <w:spacing w:val="-2"/>
                <w:sz w:val="24"/>
              </w:rPr>
              <w:t>Aggregated:</w:t>
            </w:r>
          </w:p>
        </w:tc>
        <w:tc>
          <w:tcPr>
            <w:tcW w:w="8912" w:type="dxa"/>
            <w:gridSpan w:val="7"/>
            <w:shd w:val="clear" w:color="auto" w:fill="FFFFFF" w:themeFill="background1"/>
            <w:tcMar/>
          </w:tcPr>
          <w:p w:rsidRPr="00CC0718" w:rsidR="00C71DC8" w:rsidP="00244814" w:rsidRDefault="00C71DC8" w14:paraId="65CC906B" w14:textId="77777777">
            <w:pPr>
              <w:rPr>
                <w:b/>
                <w:color w:val="5C83B4"/>
                <w:spacing w:val="-2"/>
                <w:sz w:val="24"/>
              </w:rPr>
            </w:pPr>
            <w:r w:rsidRPr="00CC0718">
              <w:rPr>
                <w:b/>
                <w:color w:val="5C83B4"/>
                <w:spacing w:val="-2"/>
                <w:sz w:val="24"/>
              </w:rPr>
              <w:t>No</w:t>
            </w:r>
          </w:p>
        </w:tc>
      </w:tr>
      <w:tr w:rsidRPr="00CC0718" w:rsidR="00C71DC8" w:rsidTr="3A33D0EC" w14:paraId="2AAD83F0" w14:textId="77777777">
        <w:trPr>
          <w:trHeight w:val="329" w:hRule="exact"/>
        </w:trPr>
        <w:tc>
          <w:tcPr>
            <w:tcW w:w="3381" w:type="dxa"/>
            <w:gridSpan w:val="2"/>
            <w:tcBorders>
              <w:bottom w:val="single" w:color="8FB6EA" w:sz="5" w:space="0"/>
            </w:tcBorders>
            <w:shd w:val="clear" w:color="auto" w:fill="FFFFFF" w:themeFill="background1"/>
            <w:tcMar/>
          </w:tcPr>
          <w:p w:rsidRPr="00CC0718" w:rsidR="00C71DC8" w:rsidP="00244814" w:rsidRDefault="00C71DC8" w14:paraId="23EE0CF8" w14:textId="77777777">
            <w:pPr>
              <w:rPr>
                <w:color w:val="000000"/>
                <w:spacing w:val="-2"/>
                <w:sz w:val="18"/>
              </w:rPr>
            </w:pPr>
            <w:r w:rsidRPr="00CC0718">
              <w:rPr>
                <w:color w:val="000000"/>
                <w:spacing w:val="-2"/>
                <w:sz w:val="18"/>
              </w:rPr>
              <w:t>Document</w:t>
            </w:r>
          </w:p>
        </w:tc>
        <w:tc>
          <w:tcPr>
            <w:tcW w:w="1132" w:type="dxa"/>
            <w:tcBorders>
              <w:bottom w:val="single" w:color="8FB6EA" w:sz="5" w:space="0"/>
            </w:tcBorders>
            <w:shd w:val="clear" w:color="auto" w:fill="FFFFFF" w:themeFill="background1"/>
            <w:tcMar/>
          </w:tcPr>
          <w:p w:rsidRPr="00CC0718" w:rsidR="00C71DC8" w:rsidP="00244814" w:rsidRDefault="00C71DC8" w14:paraId="7E74543E" w14:textId="77777777">
            <w:pPr>
              <w:rPr>
                <w:color w:val="000000"/>
                <w:spacing w:val="-2"/>
                <w:sz w:val="18"/>
              </w:rPr>
            </w:pPr>
            <w:r w:rsidRPr="00CC0718">
              <w:rPr>
                <w:color w:val="000000"/>
                <w:spacing w:val="-2"/>
                <w:sz w:val="18"/>
              </w:rPr>
              <w:t>1</w:t>
            </w:r>
          </w:p>
        </w:tc>
        <w:tc>
          <w:tcPr>
            <w:tcW w:w="1576" w:type="dxa"/>
            <w:gridSpan w:val="2"/>
            <w:tcBorders>
              <w:bottom w:val="single" w:color="8FB6EA" w:sz="5" w:space="0"/>
            </w:tcBorders>
            <w:shd w:val="clear" w:color="auto" w:fill="FFFFFF" w:themeFill="background1"/>
            <w:tcMar/>
          </w:tcPr>
          <w:p w:rsidRPr="00CC0718" w:rsidR="00C71DC8" w:rsidP="00244814" w:rsidRDefault="00C71DC8" w14:paraId="4FD0B9AC" w14:textId="77777777">
            <w:pPr>
              <w:rPr>
                <w:color w:val="000000"/>
                <w:spacing w:val="-2"/>
                <w:sz w:val="18"/>
              </w:rPr>
            </w:pPr>
            <w:r w:rsidRPr="00CC0718">
              <w:rPr>
                <w:color w:val="000000"/>
                <w:spacing w:val="-2"/>
                <w:sz w:val="18"/>
              </w:rPr>
              <w:t>1</w:t>
            </w:r>
          </w:p>
        </w:tc>
        <w:tc>
          <w:tcPr>
            <w:tcW w:w="1362" w:type="dxa"/>
            <w:tcBorders>
              <w:bottom w:val="single" w:color="8FB6EA" w:sz="5" w:space="0"/>
            </w:tcBorders>
            <w:shd w:val="clear" w:color="auto" w:fill="FFFFFF" w:themeFill="background1"/>
            <w:tcMar/>
          </w:tcPr>
          <w:p w:rsidRPr="00CC0718" w:rsidR="00C71DC8" w:rsidP="00244814" w:rsidRDefault="00C71DC8" w14:paraId="156FCB96" w14:textId="77777777">
            <w:pPr>
              <w:rPr>
                <w:color w:val="000000"/>
                <w:spacing w:val="-2"/>
                <w:sz w:val="18"/>
              </w:rPr>
            </w:pPr>
            <w:r w:rsidRPr="00CC0718">
              <w:rPr>
                <w:color w:val="000000"/>
                <w:spacing w:val="-2"/>
                <w:sz w:val="18"/>
              </w:rPr>
              <w:t>74</w:t>
            </w:r>
          </w:p>
        </w:tc>
        <w:tc>
          <w:tcPr>
            <w:tcW w:w="1690" w:type="dxa"/>
            <w:tcBorders>
              <w:bottom w:val="single" w:color="8FB6EA" w:sz="5" w:space="0"/>
            </w:tcBorders>
            <w:shd w:val="clear" w:color="auto" w:fill="FFFFFF" w:themeFill="background1"/>
            <w:tcMar/>
          </w:tcPr>
          <w:p w:rsidRPr="00CC0718" w:rsidR="00C71DC8" w:rsidP="00244814" w:rsidRDefault="00C71DC8" w14:paraId="7CE1F3A2" w14:textId="77777777">
            <w:pPr>
              <w:rPr>
                <w:color w:val="000000"/>
                <w:spacing w:val="-2"/>
                <w:sz w:val="18"/>
              </w:rPr>
            </w:pPr>
            <w:r w:rsidRPr="00CC0718">
              <w:rPr>
                <w:color w:val="000000"/>
                <w:spacing w:val="-2"/>
                <w:sz w:val="18"/>
              </w:rPr>
              <w:t>1</w:t>
            </w:r>
          </w:p>
        </w:tc>
        <w:tc>
          <w:tcPr>
            <w:tcW w:w="1576" w:type="dxa"/>
            <w:tcBorders>
              <w:bottom w:val="single" w:color="8FB6EA" w:sz="5" w:space="0"/>
            </w:tcBorders>
            <w:shd w:val="clear" w:color="auto" w:fill="FFFFFF" w:themeFill="background1"/>
            <w:tcMar/>
          </w:tcPr>
          <w:p w:rsidRPr="00CC0718" w:rsidR="00C71DC8" w:rsidP="00244814" w:rsidRDefault="00C71DC8" w14:paraId="034C8C42" w14:textId="77777777">
            <w:pPr>
              <w:rPr>
                <w:color w:val="000000"/>
                <w:spacing w:val="-2"/>
                <w:sz w:val="18"/>
              </w:rPr>
            </w:pPr>
          </w:p>
        </w:tc>
      </w:tr>
      <w:tr w:rsidRPr="00CC0718" w:rsidR="00C71DC8" w:rsidTr="3A33D0EC" w14:paraId="124FEDE7" w14:textId="77777777">
        <w:trPr>
          <w:trHeight w:val="459" w:hRule="exact"/>
        </w:trPr>
        <w:tc>
          <w:tcPr>
            <w:tcW w:w="10717" w:type="dxa"/>
            <w:gridSpan w:val="8"/>
            <w:tcBorders>
              <w:top w:val="single" w:color="8FB6EA" w:sz="5" w:space="0"/>
            </w:tcBorders>
            <w:tcMar/>
          </w:tcPr>
          <w:p w:rsidRPr="00CC0718" w:rsidR="00C71DC8" w:rsidP="00244814" w:rsidRDefault="00C71DC8" w14:paraId="5DAB5E5D" w14:textId="77777777"/>
        </w:tc>
      </w:tr>
      <w:tr w:rsidRPr="00CC0718" w:rsidR="00C71DC8" w:rsidTr="3A33D0EC" w14:paraId="3A8D4E04" w14:textId="77777777">
        <w:trPr>
          <w:trHeight w:val="329" w:hRule="exact"/>
        </w:trPr>
        <w:tc>
          <w:tcPr>
            <w:tcW w:w="10717" w:type="dxa"/>
            <w:gridSpan w:val="8"/>
            <w:shd w:val="clear" w:color="auto" w:fill="FFFFFF" w:themeFill="background1"/>
            <w:tcMar/>
          </w:tcPr>
          <w:p w:rsidRPr="00CC0718" w:rsidR="00C71DC8" w:rsidP="00244814" w:rsidRDefault="00C71DC8" w14:paraId="1F6681C6" w14:textId="77777777">
            <w:pPr>
              <w:rPr>
                <w:b/>
                <w:color w:val="5C83B4"/>
                <w:spacing w:val="-2"/>
                <w:sz w:val="24"/>
              </w:rPr>
            </w:pPr>
          </w:p>
        </w:tc>
      </w:tr>
      <w:tr w:rsidRPr="00CC0718" w:rsidR="00C71DC8" w:rsidTr="3A33D0EC" w14:paraId="02E64949" w14:textId="77777777">
        <w:trPr>
          <w:trHeight w:val="459" w:hRule="exact"/>
        </w:trPr>
        <w:tc>
          <w:tcPr>
            <w:tcW w:w="1805" w:type="dxa"/>
            <w:shd w:val="clear" w:color="auto" w:fill="FFFFFF" w:themeFill="background1"/>
            <w:tcMar/>
          </w:tcPr>
          <w:p w:rsidRPr="00CC0718" w:rsidR="00C71DC8" w:rsidP="00244814" w:rsidRDefault="00C71DC8" w14:paraId="59F6B50F" w14:textId="77777777">
            <w:pPr>
              <w:rPr>
                <w:b/>
                <w:color w:val="5C83B4"/>
                <w:spacing w:val="-2"/>
                <w:sz w:val="24"/>
              </w:rPr>
            </w:pPr>
            <w:r w:rsidRPr="00CC0718">
              <w:rPr>
                <w:b/>
                <w:color w:val="5C83B4"/>
                <w:spacing w:val="-2"/>
                <w:sz w:val="24"/>
              </w:rPr>
              <w:t>Nickname:</w:t>
            </w:r>
          </w:p>
        </w:tc>
        <w:tc>
          <w:tcPr>
            <w:tcW w:w="8912" w:type="dxa"/>
            <w:gridSpan w:val="7"/>
            <w:vMerge w:val="restart"/>
            <w:shd w:val="clear" w:color="auto" w:fill="FFFFFF" w:themeFill="background1"/>
            <w:tcMar/>
          </w:tcPr>
          <w:p w:rsidRPr="00CC0718" w:rsidR="00C71DC8" w:rsidP="00244814" w:rsidRDefault="00C71DC8" w14:paraId="688CF6D5" w14:textId="77777777">
            <w:pPr>
              <w:rPr>
                <w:b/>
                <w:color w:val="5C83B4"/>
                <w:spacing w:val="-2"/>
                <w:sz w:val="24"/>
              </w:rPr>
            </w:pPr>
            <w:r w:rsidRPr="00CC0718">
              <w:rPr>
                <w:b/>
                <w:color w:val="5C83B4"/>
                <w:spacing w:val="-2"/>
                <w:sz w:val="24"/>
              </w:rPr>
              <w:t>Codes\\AXIAL CODE\\Q3 a- Journey of the Club\GROWTH AND DEVELOPMENT\Love and Support us</w:t>
            </w:r>
          </w:p>
        </w:tc>
      </w:tr>
      <w:tr w:rsidRPr="00CC0718" w:rsidR="00C71DC8" w:rsidTr="3A33D0EC" w14:paraId="62C6E9B3" w14:textId="77777777">
        <w:trPr>
          <w:trHeight w:val="444" w:hRule="exact"/>
        </w:trPr>
        <w:tc>
          <w:tcPr>
            <w:tcW w:w="1805" w:type="dxa"/>
            <w:shd w:val="clear" w:color="auto" w:fill="FFFFFF" w:themeFill="background1"/>
            <w:tcMar/>
          </w:tcPr>
          <w:p w:rsidRPr="00CC0718" w:rsidR="00C71DC8" w:rsidP="00244814" w:rsidRDefault="00C71DC8" w14:paraId="57962B51" w14:textId="77777777">
            <w:pPr>
              <w:rPr>
                <w:b/>
                <w:color w:val="5C83B4"/>
                <w:spacing w:val="-2"/>
                <w:sz w:val="24"/>
              </w:rPr>
            </w:pPr>
            <w:r w:rsidRPr="00CC0718">
              <w:rPr>
                <w:b/>
                <w:color w:val="5C83B4"/>
                <w:spacing w:val="-2"/>
                <w:sz w:val="24"/>
              </w:rPr>
              <w:t>Classification:</w:t>
            </w:r>
          </w:p>
        </w:tc>
        <w:tc>
          <w:tcPr>
            <w:tcW w:w="8912" w:type="dxa"/>
            <w:gridSpan w:val="7"/>
            <w:vMerge/>
            <w:tcMar/>
          </w:tcPr>
          <w:p w:rsidRPr="00CC0718" w:rsidR="00C71DC8" w:rsidP="00244814" w:rsidRDefault="00C71DC8" w14:paraId="3708AC4D" w14:textId="77777777"/>
        </w:tc>
      </w:tr>
      <w:tr w:rsidRPr="00CC0718" w:rsidR="00C71DC8" w:rsidTr="3A33D0EC" w14:paraId="0EB3756E" w14:textId="77777777">
        <w:trPr>
          <w:trHeight w:val="459" w:hRule="exact"/>
        </w:trPr>
        <w:tc>
          <w:tcPr>
            <w:tcW w:w="1805" w:type="dxa"/>
            <w:shd w:val="clear" w:color="auto" w:fill="FFFFFF" w:themeFill="background1"/>
            <w:tcMar/>
          </w:tcPr>
          <w:p w:rsidRPr="00CC0718" w:rsidR="00C71DC8" w:rsidP="00244814" w:rsidRDefault="00C71DC8" w14:paraId="04006F2B" w14:textId="77777777">
            <w:pPr>
              <w:rPr>
                <w:b/>
                <w:color w:val="5C83B4"/>
                <w:spacing w:val="-2"/>
                <w:sz w:val="24"/>
              </w:rPr>
            </w:pPr>
            <w:r w:rsidRPr="00CC0718">
              <w:rPr>
                <w:b/>
                <w:color w:val="5C83B4"/>
                <w:spacing w:val="-2"/>
                <w:sz w:val="24"/>
              </w:rPr>
              <w:t>Aggregated:</w:t>
            </w:r>
          </w:p>
        </w:tc>
        <w:tc>
          <w:tcPr>
            <w:tcW w:w="8912" w:type="dxa"/>
            <w:gridSpan w:val="7"/>
            <w:shd w:val="clear" w:color="auto" w:fill="FFFFFF" w:themeFill="background1"/>
            <w:tcMar/>
          </w:tcPr>
          <w:p w:rsidRPr="00CC0718" w:rsidR="00C71DC8" w:rsidP="00244814" w:rsidRDefault="00C71DC8" w14:paraId="1FB570C2" w14:textId="77777777">
            <w:pPr>
              <w:rPr>
                <w:b/>
                <w:color w:val="5C83B4"/>
                <w:spacing w:val="-2"/>
                <w:sz w:val="24"/>
              </w:rPr>
            </w:pPr>
            <w:r w:rsidRPr="00CC0718">
              <w:rPr>
                <w:b/>
                <w:color w:val="5C83B4"/>
                <w:spacing w:val="-2"/>
                <w:sz w:val="24"/>
              </w:rPr>
              <w:t>No</w:t>
            </w:r>
          </w:p>
        </w:tc>
      </w:tr>
      <w:tr w:rsidRPr="00CC0718" w:rsidR="00C71DC8" w:rsidTr="3A33D0EC" w14:paraId="70A16BF5" w14:textId="77777777">
        <w:trPr>
          <w:trHeight w:val="343" w:hRule="exact"/>
        </w:trPr>
        <w:tc>
          <w:tcPr>
            <w:tcW w:w="3381" w:type="dxa"/>
            <w:gridSpan w:val="2"/>
            <w:tcBorders>
              <w:bottom w:val="single" w:color="8FB6EA" w:sz="5" w:space="0"/>
            </w:tcBorders>
            <w:shd w:val="clear" w:color="auto" w:fill="FFFFFF" w:themeFill="background1"/>
            <w:tcMar/>
          </w:tcPr>
          <w:p w:rsidRPr="00CC0718" w:rsidR="00C71DC8" w:rsidP="00244814" w:rsidRDefault="00C71DC8" w14:paraId="15ACC438" w14:textId="77777777">
            <w:pPr>
              <w:rPr>
                <w:color w:val="000000"/>
                <w:spacing w:val="-2"/>
                <w:sz w:val="18"/>
              </w:rPr>
            </w:pPr>
            <w:r w:rsidRPr="00CC0718">
              <w:rPr>
                <w:color w:val="000000"/>
                <w:spacing w:val="-2"/>
                <w:sz w:val="18"/>
              </w:rPr>
              <w:t>Document</w:t>
            </w:r>
          </w:p>
        </w:tc>
        <w:tc>
          <w:tcPr>
            <w:tcW w:w="1132" w:type="dxa"/>
            <w:tcBorders>
              <w:bottom w:val="single" w:color="8FB6EA" w:sz="5" w:space="0"/>
            </w:tcBorders>
            <w:shd w:val="clear" w:color="auto" w:fill="FFFFFF" w:themeFill="background1"/>
            <w:tcMar/>
          </w:tcPr>
          <w:p w:rsidRPr="00CC0718" w:rsidR="00C71DC8" w:rsidP="00244814" w:rsidRDefault="00C71DC8" w14:paraId="1FF06838" w14:textId="77777777">
            <w:pPr>
              <w:rPr>
                <w:color w:val="000000"/>
                <w:spacing w:val="-2"/>
                <w:sz w:val="18"/>
              </w:rPr>
            </w:pPr>
            <w:r w:rsidRPr="00CC0718">
              <w:rPr>
                <w:color w:val="000000"/>
                <w:spacing w:val="-2"/>
                <w:sz w:val="18"/>
              </w:rPr>
              <w:t>1</w:t>
            </w:r>
          </w:p>
        </w:tc>
        <w:tc>
          <w:tcPr>
            <w:tcW w:w="1576" w:type="dxa"/>
            <w:gridSpan w:val="2"/>
            <w:tcBorders>
              <w:bottom w:val="single" w:color="8FB6EA" w:sz="5" w:space="0"/>
            </w:tcBorders>
            <w:shd w:val="clear" w:color="auto" w:fill="FFFFFF" w:themeFill="background1"/>
            <w:tcMar/>
          </w:tcPr>
          <w:p w:rsidRPr="00CC0718" w:rsidR="00C71DC8" w:rsidP="00244814" w:rsidRDefault="00C71DC8" w14:paraId="64DAF7F2" w14:textId="77777777">
            <w:pPr>
              <w:rPr>
                <w:color w:val="000000"/>
                <w:spacing w:val="-2"/>
                <w:sz w:val="18"/>
              </w:rPr>
            </w:pPr>
            <w:r w:rsidRPr="00CC0718">
              <w:rPr>
                <w:color w:val="000000"/>
                <w:spacing w:val="-2"/>
                <w:sz w:val="18"/>
              </w:rPr>
              <w:t>1</w:t>
            </w:r>
          </w:p>
        </w:tc>
        <w:tc>
          <w:tcPr>
            <w:tcW w:w="1362" w:type="dxa"/>
            <w:tcBorders>
              <w:bottom w:val="single" w:color="8FB6EA" w:sz="5" w:space="0"/>
            </w:tcBorders>
            <w:shd w:val="clear" w:color="auto" w:fill="FFFFFF" w:themeFill="background1"/>
            <w:tcMar/>
          </w:tcPr>
          <w:p w:rsidRPr="00CC0718" w:rsidR="00C71DC8" w:rsidP="00244814" w:rsidRDefault="00C71DC8" w14:paraId="3F66E351" w14:textId="77777777">
            <w:pPr>
              <w:rPr>
                <w:color w:val="000000"/>
                <w:spacing w:val="-2"/>
                <w:sz w:val="18"/>
              </w:rPr>
            </w:pPr>
            <w:r w:rsidRPr="00CC0718">
              <w:rPr>
                <w:color w:val="000000"/>
                <w:spacing w:val="-2"/>
                <w:sz w:val="18"/>
              </w:rPr>
              <w:t>16</w:t>
            </w:r>
          </w:p>
        </w:tc>
        <w:tc>
          <w:tcPr>
            <w:tcW w:w="1690" w:type="dxa"/>
            <w:tcBorders>
              <w:bottom w:val="single" w:color="8FB6EA" w:sz="5" w:space="0"/>
            </w:tcBorders>
            <w:shd w:val="clear" w:color="auto" w:fill="FFFFFF" w:themeFill="background1"/>
            <w:tcMar/>
          </w:tcPr>
          <w:p w:rsidRPr="00CC0718" w:rsidR="00C71DC8" w:rsidP="00244814" w:rsidRDefault="00C71DC8" w14:paraId="692B838C" w14:textId="77777777">
            <w:pPr>
              <w:rPr>
                <w:color w:val="000000"/>
                <w:spacing w:val="-2"/>
                <w:sz w:val="18"/>
              </w:rPr>
            </w:pPr>
            <w:r w:rsidRPr="00CC0718">
              <w:rPr>
                <w:color w:val="000000"/>
                <w:spacing w:val="-2"/>
                <w:sz w:val="18"/>
              </w:rPr>
              <w:t>1</w:t>
            </w:r>
          </w:p>
        </w:tc>
        <w:tc>
          <w:tcPr>
            <w:tcW w:w="1576" w:type="dxa"/>
            <w:tcBorders>
              <w:bottom w:val="single" w:color="8FB6EA" w:sz="5" w:space="0"/>
            </w:tcBorders>
            <w:shd w:val="clear" w:color="auto" w:fill="FFFFFF" w:themeFill="background1"/>
            <w:tcMar/>
          </w:tcPr>
          <w:p w:rsidRPr="00CC0718" w:rsidR="00C71DC8" w:rsidP="00244814" w:rsidRDefault="00C71DC8" w14:paraId="45628BFE" w14:textId="77777777">
            <w:pPr>
              <w:rPr>
                <w:color w:val="000000"/>
                <w:spacing w:val="-2"/>
                <w:sz w:val="18"/>
              </w:rPr>
            </w:pPr>
          </w:p>
        </w:tc>
      </w:tr>
      <w:tr w:rsidRPr="00CC0718" w:rsidR="00C71DC8" w:rsidTr="3A33D0EC" w14:paraId="4B41357D" w14:textId="77777777">
        <w:trPr>
          <w:trHeight w:val="445" w:hRule="exact"/>
        </w:trPr>
        <w:tc>
          <w:tcPr>
            <w:tcW w:w="10717" w:type="dxa"/>
            <w:gridSpan w:val="8"/>
            <w:tcBorders>
              <w:top w:val="single" w:color="8FB6EA" w:sz="5" w:space="0"/>
            </w:tcBorders>
            <w:tcMar/>
          </w:tcPr>
          <w:p w:rsidRPr="00CC0718" w:rsidR="00C71DC8" w:rsidP="00244814" w:rsidRDefault="00C71DC8" w14:paraId="7BB78A4A" w14:textId="77777777"/>
        </w:tc>
      </w:tr>
      <w:tr w:rsidRPr="00CC0718" w:rsidR="00C71DC8" w:rsidTr="3A33D0EC" w14:paraId="6B68A244" w14:textId="77777777">
        <w:trPr>
          <w:trHeight w:val="343" w:hRule="exact"/>
        </w:trPr>
        <w:tc>
          <w:tcPr>
            <w:tcW w:w="10717" w:type="dxa"/>
            <w:gridSpan w:val="8"/>
            <w:shd w:val="clear" w:color="auto" w:fill="FFFFFF" w:themeFill="background1"/>
            <w:tcMar/>
          </w:tcPr>
          <w:p w:rsidRPr="00CC0718" w:rsidR="00C71DC8" w:rsidP="00244814" w:rsidRDefault="00C71DC8" w14:paraId="1FADD8F3" w14:textId="77777777">
            <w:pPr>
              <w:rPr>
                <w:b/>
                <w:color w:val="5C83B4"/>
                <w:spacing w:val="-2"/>
                <w:sz w:val="24"/>
              </w:rPr>
            </w:pPr>
          </w:p>
        </w:tc>
      </w:tr>
      <w:tr w:rsidRPr="00CC0718" w:rsidR="00C71DC8" w:rsidTr="3A33D0EC" w14:paraId="4515221A" w14:textId="77777777">
        <w:trPr>
          <w:trHeight w:val="445" w:hRule="exact"/>
        </w:trPr>
        <w:tc>
          <w:tcPr>
            <w:tcW w:w="1805" w:type="dxa"/>
            <w:shd w:val="clear" w:color="auto" w:fill="FFFFFF" w:themeFill="background1"/>
            <w:tcMar/>
          </w:tcPr>
          <w:p w:rsidRPr="00CC0718" w:rsidR="00C71DC8" w:rsidP="00244814" w:rsidRDefault="00C71DC8" w14:paraId="2825E931" w14:textId="77777777">
            <w:pPr>
              <w:rPr>
                <w:b/>
                <w:color w:val="5C83B4"/>
                <w:spacing w:val="-2"/>
                <w:sz w:val="24"/>
              </w:rPr>
            </w:pPr>
            <w:r w:rsidRPr="00CC0718">
              <w:rPr>
                <w:b/>
                <w:color w:val="5C83B4"/>
                <w:spacing w:val="-2"/>
                <w:sz w:val="24"/>
              </w:rPr>
              <w:t>Nickname:</w:t>
            </w:r>
          </w:p>
        </w:tc>
        <w:tc>
          <w:tcPr>
            <w:tcW w:w="8912" w:type="dxa"/>
            <w:gridSpan w:val="7"/>
            <w:vMerge w:val="restart"/>
            <w:shd w:val="clear" w:color="auto" w:fill="FFFFFF" w:themeFill="background1"/>
            <w:tcMar/>
          </w:tcPr>
          <w:p w:rsidRPr="00CC0718" w:rsidR="00C71DC8" w:rsidP="3A33D0EC" w:rsidRDefault="00C71DC8" w14:paraId="516FB239" w14:textId="77777777">
            <w:pPr>
              <w:rPr>
                <w:b w:val="1"/>
                <w:bCs w:val="1"/>
                <w:color w:val="5C83B4"/>
                <w:spacing w:val="-2"/>
                <w:sz w:val="24"/>
                <w:szCs w:val="24"/>
                <w:lang w:val="en-US"/>
              </w:rPr>
            </w:pPr>
            <w:r w:rsidRPr="3A33D0EC" w:rsidR="00C71DC8">
              <w:rPr>
                <w:b w:val="1"/>
                <w:bCs w:val="1"/>
                <w:color w:val="5C83B4"/>
                <w:spacing w:val="-2"/>
                <w:sz w:val="24"/>
                <w:szCs w:val="24"/>
                <w:lang w:val="en-US"/>
              </w:rPr>
              <w:t xml:space="preserve">Codes\\AXIAL CODE\\Q3 a- Journey of the Club\GROWTH AND DEVELOPMENT\My Club is doing </w:t>
            </w:r>
            <w:r w:rsidRPr="3A33D0EC" w:rsidR="00C71DC8">
              <w:rPr>
                <w:b w:val="1"/>
                <w:bCs w:val="1"/>
                <w:color w:val="5C83B4"/>
                <w:spacing w:val="-2"/>
                <w:sz w:val="24"/>
                <w:szCs w:val="24"/>
                <w:lang w:val="en-US"/>
              </w:rPr>
              <w:t>pretty well</w:t>
            </w:r>
          </w:p>
        </w:tc>
      </w:tr>
      <w:tr w:rsidRPr="00CC0718" w:rsidR="00C71DC8" w:rsidTr="3A33D0EC" w14:paraId="0D25A943" w14:textId="77777777">
        <w:trPr>
          <w:trHeight w:val="458" w:hRule="exact"/>
        </w:trPr>
        <w:tc>
          <w:tcPr>
            <w:tcW w:w="1805" w:type="dxa"/>
            <w:shd w:val="clear" w:color="auto" w:fill="FFFFFF" w:themeFill="background1"/>
            <w:tcMar/>
          </w:tcPr>
          <w:p w:rsidRPr="00CC0718" w:rsidR="00C71DC8" w:rsidP="00244814" w:rsidRDefault="00C71DC8" w14:paraId="56CA20C7" w14:textId="77777777">
            <w:pPr>
              <w:rPr>
                <w:b/>
                <w:color w:val="5C83B4"/>
                <w:spacing w:val="-2"/>
                <w:sz w:val="24"/>
              </w:rPr>
            </w:pPr>
            <w:r w:rsidRPr="00CC0718">
              <w:rPr>
                <w:b/>
                <w:color w:val="5C83B4"/>
                <w:spacing w:val="-2"/>
                <w:sz w:val="24"/>
              </w:rPr>
              <w:t>Classification:</w:t>
            </w:r>
          </w:p>
        </w:tc>
        <w:tc>
          <w:tcPr>
            <w:tcW w:w="8912" w:type="dxa"/>
            <w:gridSpan w:val="7"/>
            <w:vMerge/>
            <w:tcMar/>
          </w:tcPr>
          <w:p w:rsidRPr="00CC0718" w:rsidR="00C71DC8" w:rsidP="00244814" w:rsidRDefault="00C71DC8" w14:paraId="23584A43" w14:textId="77777777"/>
        </w:tc>
      </w:tr>
      <w:tr w:rsidRPr="00CC0718" w:rsidR="00C71DC8" w:rsidTr="3A33D0EC" w14:paraId="21971C4F" w14:textId="77777777">
        <w:trPr>
          <w:trHeight w:val="444" w:hRule="exact"/>
        </w:trPr>
        <w:tc>
          <w:tcPr>
            <w:tcW w:w="1805" w:type="dxa"/>
            <w:shd w:val="clear" w:color="auto" w:fill="FFFFFF" w:themeFill="background1"/>
            <w:tcMar/>
          </w:tcPr>
          <w:p w:rsidRPr="00CC0718" w:rsidR="00C71DC8" w:rsidP="00244814" w:rsidRDefault="00C71DC8" w14:paraId="78DB164D" w14:textId="77777777">
            <w:pPr>
              <w:rPr>
                <w:b/>
                <w:color w:val="5C83B4"/>
                <w:spacing w:val="-2"/>
                <w:sz w:val="24"/>
              </w:rPr>
            </w:pPr>
            <w:r w:rsidRPr="00CC0718">
              <w:rPr>
                <w:b/>
                <w:color w:val="5C83B4"/>
                <w:spacing w:val="-2"/>
                <w:sz w:val="24"/>
              </w:rPr>
              <w:t>Aggregated:</w:t>
            </w:r>
          </w:p>
        </w:tc>
        <w:tc>
          <w:tcPr>
            <w:tcW w:w="8912" w:type="dxa"/>
            <w:gridSpan w:val="7"/>
            <w:shd w:val="clear" w:color="auto" w:fill="FFFFFF" w:themeFill="background1"/>
            <w:tcMar/>
          </w:tcPr>
          <w:p w:rsidRPr="00CC0718" w:rsidR="00C71DC8" w:rsidP="00244814" w:rsidRDefault="00C71DC8" w14:paraId="07F37333" w14:textId="77777777">
            <w:pPr>
              <w:rPr>
                <w:b/>
                <w:color w:val="5C83B4"/>
                <w:spacing w:val="-2"/>
                <w:sz w:val="24"/>
              </w:rPr>
            </w:pPr>
            <w:r w:rsidRPr="00CC0718">
              <w:rPr>
                <w:b/>
                <w:color w:val="5C83B4"/>
                <w:spacing w:val="-2"/>
                <w:sz w:val="24"/>
              </w:rPr>
              <w:t>No</w:t>
            </w:r>
          </w:p>
        </w:tc>
      </w:tr>
      <w:tr w:rsidRPr="00CC0718" w:rsidR="00C71DC8" w:rsidTr="3A33D0EC" w14:paraId="5932B641" w14:textId="77777777">
        <w:trPr>
          <w:trHeight w:val="344" w:hRule="exact"/>
        </w:trPr>
        <w:tc>
          <w:tcPr>
            <w:tcW w:w="3381" w:type="dxa"/>
            <w:gridSpan w:val="2"/>
            <w:tcBorders>
              <w:bottom w:val="single" w:color="8FB6EA" w:sz="5" w:space="0"/>
            </w:tcBorders>
            <w:shd w:val="clear" w:color="auto" w:fill="FFFFFF" w:themeFill="background1"/>
            <w:tcMar/>
          </w:tcPr>
          <w:p w:rsidRPr="00CC0718" w:rsidR="00C71DC8" w:rsidP="00244814" w:rsidRDefault="00C71DC8" w14:paraId="3D25BFB1" w14:textId="77777777">
            <w:pPr>
              <w:rPr>
                <w:color w:val="000000"/>
                <w:spacing w:val="-2"/>
                <w:sz w:val="18"/>
              </w:rPr>
            </w:pPr>
            <w:r w:rsidRPr="00CC0718">
              <w:rPr>
                <w:color w:val="000000"/>
                <w:spacing w:val="-2"/>
                <w:sz w:val="18"/>
              </w:rPr>
              <w:t>Document</w:t>
            </w:r>
          </w:p>
        </w:tc>
        <w:tc>
          <w:tcPr>
            <w:tcW w:w="1132" w:type="dxa"/>
            <w:tcBorders>
              <w:bottom w:val="single" w:color="8FB6EA" w:sz="5" w:space="0"/>
            </w:tcBorders>
            <w:shd w:val="clear" w:color="auto" w:fill="FFFFFF" w:themeFill="background1"/>
            <w:tcMar/>
          </w:tcPr>
          <w:p w:rsidRPr="00CC0718" w:rsidR="00C71DC8" w:rsidP="00244814" w:rsidRDefault="00C71DC8" w14:paraId="6C37BD98" w14:textId="77777777">
            <w:pPr>
              <w:rPr>
                <w:color w:val="000000"/>
                <w:spacing w:val="-2"/>
                <w:sz w:val="18"/>
              </w:rPr>
            </w:pPr>
            <w:r w:rsidRPr="00CC0718">
              <w:rPr>
                <w:color w:val="000000"/>
                <w:spacing w:val="-2"/>
                <w:sz w:val="18"/>
              </w:rPr>
              <w:t>1</w:t>
            </w:r>
          </w:p>
        </w:tc>
        <w:tc>
          <w:tcPr>
            <w:tcW w:w="1576" w:type="dxa"/>
            <w:gridSpan w:val="2"/>
            <w:tcBorders>
              <w:bottom w:val="single" w:color="8FB6EA" w:sz="5" w:space="0"/>
            </w:tcBorders>
            <w:shd w:val="clear" w:color="auto" w:fill="FFFFFF" w:themeFill="background1"/>
            <w:tcMar/>
          </w:tcPr>
          <w:p w:rsidRPr="00CC0718" w:rsidR="00C71DC8" w:rsidP="00244814" w:rsidRDefault="00C71DC8" w14:paraId="31715752" w14:textId="77777777">
            <w:pPr>
              <w:rPr>
                <w:color w:val="000000"/>
                <w:spacing w:val="-2"/>
                <w:sz w:val="18"/>
              </w:rPr>
            </w:pPr>
            <w:r w:rsidRPr="00CC0718">
              <w:rPr>
                <w:color w:val="000000"/>
                <w:spacing w:val="-2"/>
                <w:sz w:val="18"/>
              </w:rPr>
              <w:t>1</w:t>
            </w:r>
          </w:p>
        </w:tc>
        <w:tc>
          <w:tcPr>
            <w:tcW w:w="1362" w:type="dxa"/>
            <w:tcBorders>
              <w:bottom w:val="single" w:color="8FB6EA" w:sz="5" w:space="0"/>
            </w:tcBorders>
            <w:shd w:val="clear" w:color="auto" w:fill="FFFFFF" w:themeFill="background1"/>
            <w:tcMar/>
          </w:tcPr>
          <w:p w:rsidRPr="00CC0718" w:rsidR="00C71DC8" w:rsidP="00244814" w:rsidRDefault="00C71DC8" w14:paraId="642FBC3A" w14:textId="77777777">
            <w:pPr>
              <w:rPr>
                <w:color w:val="000000"/>
                <w:spacing w:val="-2"/>
                <w:sz w:val="18"/>
              </w:rPr>
            </w:pPr>
            <w:r w:rsidRPr="00CC0718">
              <w:rPr>
                <w:color w:val="000000"/>
                <w:spacing w:val="-2"/>
                <w:sz w:val="18"/>
              </w:rPr>
              <w:t>8</w:t>
            </w:r>
          </w:p>
        </w:tc>
        <w:tc>
          <w:tcPr>
            <w:tcW w:w="1690" w:type="dxa"/>
            <w:tcBorders>
              <w:bottom w:val="single" w:color="8FB6EA" w:sz="5" w:space="0"/>
            </w:tcBorders>
            <w:shd w:val="clear" w:color="auto" w:fill="FFFFFF" w:themeFill="background1"/>
            <w:tcMar/>
          </w:tcPr>
          <w:p w:rsidRPr="00CC0718" w:rsidR="00C71DC8" w:rsidP="00244814" w:rsidRDefault="00C71DC8" w14:paraId="1654FC4D" w14:textId="77777777">
            <w:pPr>
              <w:rPr>
                <w:color w:val="000000"/>
                <w:spacing w:val="-2"/>
                <w:sz w:val="18"/>
              </w:rPr>
            </w:pPr>
            <w:r w:rsidRPr="00CC0718">
              <w:rPr>
                <w:color w:val="000000"/>
                <w:spacing w:val="-2"/>
                <w:sz w:val="18"/>
              </w:rPr>
              <w:t>1</w:t>
            </w:r>
          </w:p>
        </w:tc>
        <w:tc>
          <w:tcPr>
            <w:tcW w:w="1576" w:type="dxa"/>
            <w:tcBorders>
              <w:bottom w:val="single" w:color="8FB6EA" w:sz="5" w:space="0"/>
            </w:tcBorders>
            <w:shd w:val="clear" w:color="auto" w:fill="FFFFFF" w:themeFill="background1"/>
            <w:tcMar/>
          </w:tcPr>
          <w:p w:rsidRPr="00CC0718" w:rsidR="00C71DC8" w:rsidP="00244814" w:rsidRDefault="00C71DC8" w14:paraId="555FD9C8" w14:textId="77777777">
            <w:pPr>
              <w:rPr>
                <w:color w:val="000000"/>
                <w:spacing w:val="-2"/>
                <w:sz w:val="18"/>
              </w:rPr>
            </w:pPr>
          </w:p>
        </w:tc>
      </w:tr>
      <w:tr w:rsidRPr="00CC0718" w:rsidR="00C71DC8" w:rsidTr="3A33D0EC" w14:paraId="13334F0D" w14:textId="77777777">
        <w:trPr>
          <w:trHeight w:val="444" w:hRule="exact"/>
        </w:trPr>
        <w:tc>
          <w:tcPr>
            <w:tcW w:w="10717" w:type="dxa"/>
            <w:gridSpan w:val="8"/>
            <w:tcBorders>
              <w:top w:val="single" w:color="8FB6EA" w:sz="5" w:space="0"/>
            </w:tcBorders>
            <w:tcMar/>
          </w:tcPr>
          <w:p w:rsidRPr="00CC0718" w:rsidR="00C71DC8" w:rsidP="00244814" w:rsidRDefault="00C71DC8" w14:paraId="0986CB56" w14:textId="77777777"/>
        </w:tc>
      </w:tr>
      <w:tr w:rsidRPr="00CC0718" w:rsidR="00C71DC8" w:rsidTr="3A33D0EC" w14:paraId="0538E214" w14:textId="77777777">
        <w:trPr>
          <w:trHeight w:val="344" w:hRule="exact"/>
        </w:trPr>
        <w:tc>
          <w:tcPr>
            <w:tcW w:w="10717" w:type="dxa"/>
            <w:gridSpan w:val="8"/>
            <w:shd w:val="clear" w:color="auto" w:fill="FFFFFF" w:themeFill="background1"/>
            <w:tcMar/>
          </w:tcPr>
          <w:p w:rsidRPr="00CC0718" w:rsidR="00C71DC8" w:rsidP="00244814" w:rsidRDefault="00C71DC8" w14:paraId="326C7107" w14:textId="77777777">
            <w:pPr>
              <w:rPr>
                <w:b/>
                <w:color w:val="5C83B4"/>
                <w:spacing w:val="-2"/>
                <w:sz w:val="24"/>
              </w:rPr>
            </w:pPr>
          </w:p>
        </w:tc>
      </w:tr>
      <w:tr w:rsidRPr="00CC0718" w:rsidR="00C71DC8" w:rsidTr="3A33D0EC" w14:paraId="26582DAD" w14:textId="77777777">
        <w:trPr>
          <w:trHeight w:val="444" w:hRule="exact"/>
        </w:trPr>
        <w:tc>
          <w:tcPr>
            <w:tcW w:w="1805" w:type="dxa"/>
            <w:shd w:val="clear" w:color="auto" w:fill="FFFFFF" w:themeFill="background1"/>
            <w:tcMar/>
          </w:tcPr>
          <w:p w:rsidRPr="00CC0718" w:rsidR="00C71DC8" w:rsidP="00244814" w:rsidRDefault="00C71DC8" w14:paraId="7245C625" w14:textId="77777777">
            <w:pPr>
              <w:rPr>
                <w:b/>
                <w:color w:val="5C83B4"/>
                <w:spacing w:val="-2"/>
                <w:sz w:val="24"/>
              </w:rPr>
            </w:pPr>
            <w:r w:rsidRPr="00CC0718">
              <w:rPr>
                <w:b/>
                <w:color w:val="5C83B4"/>
                <w:spacing w:val="-2"/>
                <w:sz w:val="24"/>
              </w:rPr>
              <w:t>Nickname:</w:t>
            </w:r>
          </w:p>
        </w:tc>
        <w:tc>
          <w:tcPr>
            <w:tcW w:w="8912" w:type="dxa"/>
            <w:gridSpan w:val="7"/>
            <w:vMerge w:val="restart"/>
            <w:shd w:val="clear" w:color="auto" w:fill="FFFFFF" w:themeFill="background1"/>
            <w:tcMar/>
          </w:tcPr>
          <w:p w:rsidRPr="00CC0718" w:rsidR="00C71DC8" w:rsidP="00244814" w:rsidRDefault="00C71DC8" w14:paraId="79CF7213" w14:textId="77777777">
            <w:pPr>
              <w:rPr>
                <w:b/>
                <w:color w:val="5C83B4"/>
                <w:spacing w:val="-2"/>
                <w:sz w:val="24"/>
              </w:rPr>
            </w:pPr>
            <w:r w:rsidRPr="00CC0718">
              <w:rPr>
                <w:b/>
                <w:color w:val="5C83B4"/>
                <w:spacing w:val="-2"/>
                <w:sz w:val="24"/>
              </w:rPr>
              <w:t>Codes\\AXIAL CODE\\Q3 a- Journey of the Club\GROWTH AND DEVELOPMENT\Performing super good</w:t>
            </w:r>
          </w:p>
        </w:tc>
      </w:tr>
      <w:tr w:rsidRPr="00CC0718" w:rsidR="00C71DC8" w:rsidTr="3A33D0EC" w14:paraId="5C997307" w14:textId="77777777">
        <w:trPr>
          <w:trHeight w:val="459" w:hRule="exact"/>
        </w:trPr>
        <w:tc>
          <w:tcPr>
            <w:tcW w:w="1805" w:type="dxa"/>
            <w:shd w:val="clear" w:color="auto" w:fill="FFFFFF" w:themeFill="background1"/>
            <w:tcMar/>
          </w:tcPr>
          <w:p w:rsidRPr="00CC0718" w:rsidR="00C71DC8" w:rsidP="00244814" w:rsidRDefault="00C71DC8" w14:paraId="1FDD198B" w14:textId="77777777">
            <w:pPr>
              <w:rPr>
                <w:b/>
                <w:color w:val="5C83B4"/>
                <w:spacing w:val="-2"/>
                <w:sz w:val="24"/>
              </w:rPr>
            </w:pPr>
            <w:r w:rsidRPr="00CC0718">
              <w:rPr>
                <w:b/>
                <w:color w:val="5C83B4"/>
                <w:spacing w:val="-2"/>
                <w:sz w:val="24"/>
              </w:rPr>
              <w:t>Classification:</w:t>
            </w:r>
          </w:p>
        </w:tc>
        <w:tc>
          <w:tcPr>
            <w:tcW w:w="8912" w:type="dxa"/>
            <w:gridSpan w:val="7"/>
            <w:vMerge/>
            <w:tcMar/>
          </w:tcPr>
          <w:p w:rsidRPr="00CC0718" w:rsidR="00C71DC8" w:rsidP="00244814" w:rsidRDefault="00C71DC8" w14:paraId="0029BF38" w14:textId="77777777"/>
        </w:tc>
      </w:tr>
      <w:tr w:rsidRPr="00CC0718" w:rsidR="00C71DC8" w:rsidTr="3A33D0EC" w14:paraId="4B5E03C8" w14:textId="77777777">
        <w:trPr>
          <w:trHeight w:val="444" w:hRule="exact"/>
        </w:trPr>
        <w:tc>
          <w:tcPr>
            <w:tcW w:w="1805" w:type="dxa"/>
            <w:shd w:val="clear" w:color="auto" w:fill="FFFFFF" w:themeFill="background1"/>
            <w:tcMar/>
          </w:tcPr>
          <w:p w:rsidRPr="00CC0718" w:rsidR="00C71DC8" w:rsidP="00244814" w:rsidRDefault="00C71DC8" w14:paraId="05DEA96B" w14:textId="77777777">
            <w:pPr>
              <w:rPr>
                <w:b/>
                <w:color w:val="5C83B4"/>
                <w:spacing w:val="-2"/>
                <w:sz w:val="24"/>
              </w:rPr>
            </w:pPr>
            <w:r w:rsidRPr="00CC0718">
              <w:rPr>
                <w:b/>
                <w:color w:val="5C83B4"/>
                <w:spacing w:val="-2"/>
                <w:sz w:val="24"/>
              </w:rPr>
              <w:t>Aggregated:</w:t>
            </w:r>
          </w:p>
        </w:tc>
        <w:tc>
          <w:tcPr>
            <w:tcW w:w="8912" w:type="dxa"/>
            <w:gridSpan w:val="7"/>
            <w:shd w:val="clear" w:color="auto" w:fill="FFFFFF" w:themeFill="background1"/>
            <w:tcMar/>
          </w:tcPr>
          <w:p w:rsidRPr="00CC0718" w:rsidR="00C71DC8" w:rsidP="00244814" w:rsidRDefault="00C71DC8" w14:paraId="4A160F83" w14:textId="77777777">
            <w:pPr>
              <w:rPr>
                <w:b/>
                <w:color w:val="5C83B4"/>
                <w:spacing w:val="-2"/>
                <w:sz w:val="24"/>
              </w:rPr>
            </w:pPr>
            <w:r w:rsidRPr="00CC0718">
              <w:rPr>
                <w:b/>
                <w:color w:val="5C83B4"/>
                <w:spacing w:val="-2"/>
                <w:sz w:val="24"/>
              </w:rPr>
              <w:t>No</w:t>
            </w:r>
          </w:p>
        </w:tc>
      </w:tr>
      <w:tr w:rsidRPr="00CC0718" w:rsidR="00C71DC8" w:rsidTr="3A33D0EC" w14:paraId="6AAC3183" w14:textId="77777777">
        <w:trPr>
          <w:trHeight w:val="344" w:hRule="exact"/>
        </w:trPr>
        <w:tc>
          <w:tcPr>
            <w:tcW w:w="3381" w:type="dxa"/>
            <w:gridSpan w:val="2"/>
            <w:tcBorders>
              <w:bottom w:val="single" w:color="8FB6EA" w:sz="5" w:space="0"/>
            </w:tcBorders>
            <w:shd w:val="clear" w:color="auto" w:fill="FFFFFF" w:themeFill="background1"/>
            <w:tcMar/>
          </w:tcPr>
          <w:p w:rsidRPr="00CC0718" w:rsidR="00C71DC8" w:rsidP="00244814" w:rsidRDefault="00C71DC8" w14:paraId="70C3FEC6" w14:textId="77777777">
            <w:pPr>
              <w:rPr>
                <w:color w:val="000000"/>
                <w:spacing w:val="-2"/>
                <w:sz w:val="18"/>
              </w:rPr>
            </w:pPr>
            <w:r w:rsidRPr="00CC0718">
              <w:rPr>
                <w:color w:val="000000"/>
                <w:spacing w:val="-2"/>
                <w:sz w:val="18"/>
              </w:rPr>
              <w:t>Document</w:t>
            </w:r>
          </w:p>
        </w:tc>
        <w:tc>
          <w:tcPr>
            <w:tcW w:w="1132" w:type="dxa"/>
            <w:tcBorders>
              <w:bottom w:val="single" w:color="8FB6EA" w:sz="5" w:space="0"/>
            </w:tcBorders>
            <w:shd w:val="clear" w:color="auto" w:fill="FFFFFF" w:themeFill="background1"/>
            <w:tcMar/>
          </w:tcPr>
          <w:p w:rsidRPr="00CC0718" w:rsidR="00C71DC8" w:rsidP="00244814" w:rsidRDefault="00C71DC8" w14:paraId="2A11DA15" w14:textId="77777777">
            <w:pPr>
              <w:rPr>
                <w:color w:val="000000"/>
                <w:spacing w:val="-2"/>
                <w:sz w:val="18"/>
              </w:rPr>
            </w:pPr>
            <w:r w:rsidRPr="00CC0718">
              <w:rPr>
                <w:color w:val="000000"/>
                <w:spacing w:val="-2"/>
                <w:sz w:val="18"/>
              </w:rPr>
              <w:t>1</w:t>
            </w:r>
          </w:p>
        </w:tc>
        <w:tc>
          <w:tcPr>
            <w:tcW w:w="1576" w:type="dxa"/>
            <w:gridSpan w:val="2"/>
            <w:tcBorders>
              <w:bottom w:val="single" w:color="8FB6EA" w:sz="5" w:space="0"/>
            </w:tcBorders>
            <w:shd w:val="clear" w:color="auto" w:fill="FFFFFF" w:themeFill="background1"/>
            <w:tcMar/>
          </w:tcPr>
          <w:p w:rsidRPr="00CC0718" w:rsidR="00C71DC8" w:rsidP="00244814" w:rsidRDefault="00C71DC8" w14:paraId="09E81D8A" w14:textId="77777777">
            <w:pPr>
              <w:rPr>
                <w:color w:val="000000"/>
                <w:spacing w:val="-2"/>
                <w:sz w:val="18"/>
              </w:rPr>
            </w:pPr>
            <w:r w:rsidRPr="00CC0718">
              <w:rPr>
                <w:color w:val="000000"/>
                <w:spacing w:val="-2"/>
                <w:sz w:val="18"/>
              </w:rPr>
              <w:t>1</w:t>
            </w:r>
          </w:p>
        </w:tc>
        <w:tc>
          <w:tcPr>
            <w:tcW w:w="1362" w:type="dxa"/>
            <w:tcBorders>
              <w:bottom w:val="single" w:color="8FB6EA" w:sz="5" w:space="0"/>
            </w:tcBorders>
            <w:shd w:val="clear" w:color="auto" w:fill="FFFFFF" w:themeFill="background1"/>
            <w:tcMar/>
          </w:tcPr>
          <w:p w:rsidRPr="00CC0718" w:rsidR="00C71DC8" w:rsidP="00244814" w:rsidRDefault="00C71DC8" w14:paraId="28C1FCAB" w14:textId="77777777">
            <w:pPr>
              <w:rPr>
                <w:color w:val="000000"/>
                <w:spacing w:val="-2"/>
                <w:sz w:val="18"/>
              </w:rPr>
            </w:pPr>
            <w:r w:rsidRPr="00CC0718">
              <w:rPr>
                <w:color w:val="000000"/>
                <w:spacing w:val="-2"/>
                <w:sz w:val="18"/>
              </w:rPr>
              <w:t>3</w:t>
            </w:r>
          </w:p>
        </w:tc>
        <w:tc>
          <w:tcPr>
            <w:tcW w:w="1690" w:type="dxa"/>
            <w:tcBorders>
              <w:bottom w:val="single" w:color="8FB6EA" w:sz="5" w:space="0"/>
            </w:tcBorders>
            <w:shd w:val="clear" w:color="auto" w:fill="FFFFFF" w:themeFill="background1"/>
            <w:tcMar/>
          </w:tcPr>
          <w:p w:rsidRPr="00CC0718" w:rsidR="00C71DC8" w:rsidP="00244814" w:rsidRDefault="00C71DC8" w14:paraId="3506F52D" w14:textId="77777777">
            <w:pPr>
              <w:rPr>
                <w:color w:val="000000"/>
                <w:spacing w:val="-2"/>
                <w:sz w:val="18"/>
              </w:rPr>
            </w:pPr>
            <w:r w:rsidRPr="00CC0718">
              <w:rPr>
                <w:color w:val="000000"/>
                <w:spacing w:val="-2"/>
                <w:sz w:val="18"/>
              </w:rPr>
              <w:t>1</w:t>
            </w:r>
          </w:p>
        </w:tc>
        <w:tc>
          <w:tcPr>
            <w:tcW w:w="1576" w:type="dxa"/>
            <w:tcBorders>
              <w:bottom w:val="single" w:color="8FB6EA" w:sz="5" w:space="0"/>
            </w:tcBorders>
            <w:shd w:val="clear" w:color="auto" w:fill="FFFFFF" w:themeFill="background1"/>
            <w:tcMar/>
          </w:tcPr>
          <w:p w:rsidRPr="00CC0718" w:rsidR="00C71DC8" w:rsidP="00244814" w:rsidRDefault="00C71DC8" w14:paraId="66F89D02" w14:textId="77777777">
            <w:pPr>
              <w:rPr>
                <w:color w:val="000000"/>
                <w:spacing w:val="-2"/>
                <w:sz w:val="18"/>
              </w:rPr>
            </w:pPr>
          </w:p>
        </w:tc>
      </w:tr>
      <w:tr w:rsidRPr="00CC0718" w:rsidR="00C71DC8" w:rsidTr="3A33D0EC" w14:paraId="3B79B3E1" w14:textId="77777777">
        <w:trPr>
          <w:trHeight w:val="1146" w:hRule="exact"/>
        </w:trPr>
        <w:tc>
          <w:tcPr>
            <w:tcW w:w="10717" w:type="dxa"/>
            <w:gridSpan w:val="8"/>
            <w:tcBorders>
              <w:top w:val="single" w:color="8FB6EA" w:sz="5" w:space="0"/>
            </w:tcBorders>
            <w:tcMar/>
          </w:tcPr>
          <w:p w:rsidRPr="00CC0718" w:rsidR="00C71DC8" w:rsidP="00244814" w:rsidRDefault="00C71DC8" w14:paraId="6AF45BFC" w14:textId="77777777"/>
        </w:tc>
      </w:tr>
      <w:tr w:rsidRPr="00CC0718" w:rsidR="00C71DC8" w:rsidTr="3A33D0EC" w14:paraId="7D033A8A" w14:textId="77777777">
        <w:trPr>
          <w:trHeight w:val="1161" w:hRule="exact"/>
        </w:trPr>
        <w:tc>
          <w:tcPr>
            <w:tcW w:w="10717" w:type="dxa"/>
            <w:gridSpan w:val="8"/>
            <w:tcMar/>
          </w:tcPr>
          <w:p w:rsidRPr="00CC0718" w:rsidR="00C71DC8" w:rsidP="00244814" w:rsidRDefault="00C71DC8" w14:paraId="46F696C7" w14:textId="77777777"/>
        </w:tc>
      </w:tr>
      <w:tr w:rsidRPr="00CC0718" w:rsidR="00C71DC8" w:rsidTr="3A33D0EC" w14:paraId="64791A9D" w14:textId="77777777">
        <w:trPr>
          <w:trHeight w:val="458" w:hRule="exact"/>
        </w:trPr>
        <w:tc>
          <w:tcPr>
            <w:tcW w:w="5359" w:type="dxa"/>
            <w:gridSpan w:val="4"/>
            <w:shd w:val="clear" w:color="auto" w:fill="FFFFFF" w:themeFill="background1"/>
            <w:tcMar/>
          </w:tcPr>
          <w:p w:rsidRPr="00CC0718" w:rsidR="00C71DC8" w:rsidP="00244814" w:rsidRDefault="00C71DC8" w14:paraId="7FE9AFB3" w14:textId="77777777">
            <w:pPr>
              <w:jc w:val="right"/>
              <w:rPr>
                <w:color w:val="000066"/>
                <w:spacing w:val="-2"/>
                <w:sz w:val="16"/>
              </w:rPr>
            </w:pPr>
            <w:r w:rsidRPr="00CC0718">
              <w:rPr>
                <w:color w:val="000066"/>
                <w:spacing w:val="-2"/>
                <w:sz w:val="16"/>
              </w:rPr>
              <w:t>Formatted Reports\\Code Summary Formatted Report</w:t>
            </w:r>
          </w:p>
        </w:tc>
        <w:tc>
          <w:tcPr>
            <w:tcW w:w="5358" w:type="dxa"/>
            <w:gridSpan w:val="4"/>
            <w:shd w:val="clear" w:color="auto" w:fill="FFFFFF" w:themeFill="background1"/>
            <w:tcMar/>
          </w:tcPr>
          <w:p w:rsidRPr="00CC0718" w:rsidR="00C71DC8" w:rsidP="00244814" w:rsidRDefault="00C71DC8" w14:paraId="430651B3" w14:textId="77777777">
            <w:pPr>
              <w:jc w:val="right"/>
              <w:rPr>
                <w:color w:val="000066"/>
                <w:spacing w:val="-2"/>
                <w:sz w:val="16"/>
              </w:rPr>
            </w:pPr>
            <w:r w:rsidRPr="00CC0718">
              <w:rPr>
                <w:color w:val="000066"/>
                <w:spacing w:val="-2"/>
                <w:sz w:val="16"/>
              </w:rPr>
              <w:t>Page 38 of 104</w:t>
            </w:r>
          </w:p>
        </w:tc>
      </w:tr>
      <w:tr w:rsidRPr="00CC0718" w:rsidR="00C71DC8" w:rsidTr="3A33D0EC" w14:paraId="1264E517" w14:textId="77777777">
        <w:trPr>
          <w:trHeight w:val="444" w:hRule="exact"/>
        </w:trPr>
        <w:tc>
          <w:tcPr>
            <w:tcW w:w="10717" w:type="dxa"/>
            <w:gridSpan w:val="8"/>
            <w:shd w:val="clear" w:color="auto" w:fill="FFFFFF" w:themeFill="background1"/>
            <w:tcMar/>
            <w:vAlign w:val="center"/>
          </w:tcPr>
          <w:p w:rsidRPr="00CC0718" w:rsidR="00C71DC8" w:rsidP="00244814" w:rsidRDefault="00C71DC8" w14:paraId="14FEEA08" w14:textId="77777777">
            <w:pPr>
              <w:jc w:val="right"/>
              <w:rPr>
                <w:color w:val="000066"/>
                <w:spacing w:val="-2"/>
                <w:sz w:val="16"/>
              </w:rPr>
            </w:pPr>
            <w:r w:rsidRPr="00CC0718">
              <w:rPr>
                <w:color w:val="000066"/>
                <w:spacing w:val="-2"/>
                <w:sz w:val="16"/>
              </w:rPr>
              <w:t>11/13/2024 3:39 PM</w:t>
            </w:r>
          </w:p>
        </w:tc>
      </w:tr>
      <w:tr w:rsidRPr="00CC0718" w:rsidR="00C71DC8" w:rsidTr="3A33D0EC" w14:paraId="7C3BC2D3" w14:textId="77777777">
        <w:trPr>
          <w:trHeight w:val="459" w:hRule="exact"/>
        </w:trPr>
        <w:tc>
          <w:tcPr>
            <w:tcW w:w="3381" w:type="dxa"/>
            <w:gridSpan w:val="2"/>
            <w:shd w:val="clear" w:color="auto" w:fill="8FB6EA"/>
            <w:tcMar/>
          </w:tcPr>
          <w:p w:rsidRPr="00CC0718" w:rsidR="00C71DC8" w:rsidP="00244814" w:rsidRDefault="00C71DC8" w14:paraId="43B54EF7" w14:textId="77777777">
            <w:pPr>
              <w:rPr>
                <w:b/>
                <w:color w:val="000066"/>
                <w:spacing w:val="-2"/>
                <w:sz w:val="18"/>
              </w:rPr>
            </w:pPr>
            <w:r w:rsidRPr="00CC0718">
              <w:rPr>
                <w:b/>
                <w:color w:val="000066"/>
                <w:spacing w:val="-2"/>
                <w:sz w:val="18"/>
              </w:rPr>
              <w:t>File Type</w:t>
            </w:r>
          </w:p>
        </w:tc>
        <w:tc>
          <w:tcPr>
            <w:tcW w:w="1132" w:type="dxa"/>
            <w:shd w:val="clear" w:color="auto" w:fill="8FB6EA"/>
            <w:tcMar/>
          </w:tcPr>
          <w:p w:rsidRPr="00CC0718" w:rsidR="00C71DC8" w:rsidP="00244814" w:rsidRDefault="00C71DC8" w14:paraId="1DA328A2" w14:textId="77777777">
            <w:pPr>
              <w:rPr>
                <w:b/>
                <w:color w:val="000066"/>
                <w:spacing w:val="-2"/>
                <w:sz w:val="18"/>
              </w:rPr>
            </w:pPr>
            <w:r w:rsidRPr="00CC0718">
              <w:rPr>
                <w:b/>
                <w:color w:val="000066"/>
                <w:spacing w:val="-2"/>
                <w:sz w:val="18"/>
              </w:rPr>
              <w:t>Number of Files</w:t>
            </w:r>
          </w:p>
        </w:tc>
        <w:tc>
          <w:tcPr>
            <w:tcW w:w="1576" w:type="dxa"/>
            <w:gridSpan w:val="2"/>
            <w:shd w:val="clear" w:color="auto" w:fill="8FB6EA"/>
            <w:tcMar/>
          </w:tcPr>
          <w:p w:rsidRPr="00CC0718" w:rsidR="00C71DC8" w:rsidP="00244814" w:rsidRDefault="00C71DC8" w14:paraId="175A8C98" w14:textId="77777777">
            <w:pPr>
              <w:rPr>
                <w:b/>
                <w:color w:val="000066"/>
                <w:spacing w:val="-2"/>
                <w:sz w:val="18"/>
              </w:rPr>
            </w:pPr>
            <w:r w:rsidRPr="00CC0718">
              <w:rPr>
                <w:b/>
                <w:color w:val="000066"/>
                <w:spacing w:val="-2"/>
                <w:sz w:val="18"/>
              </w:rPr>
              <w:t>Number of Coding References</w:t>
            </w:r>
          </w:p>
        </w:tc>
        <w:tc>
          <w:tcPr>
            <w:tcW w:w="1362" w:type="dxa"/>
            <w:shd w:val="clear" w:color="auto" w:fill="8FB6EA"/>
            <w:tcMar/>
          </w:tcPr>
          <w:p w:rsidRPr="00CC0718" w:rsidR="00C71DC8" w:rsidP="00244814" w:rsidRDefault="00C71DC8" w14:paraId="07D07079" w14:textId="77777777">
            <w:pPr>
              <w:rPr>
                <w:b/>
                <w:color w:val="000066"/>
                <w:spacing w:val="-2"/>
                <w:sz w:val="18"/>
              </w:rPr>
            </w:pPr>
            <w:r w:rsidRPr="00CC0718">
              <w:rPr>
                <w:b/>
                <w:color w:val="000066"/>
                <w:spacing w:val="-2"/>
                <w:sz w:val="18"/>
              </w:rPr>
              <w:t>Number of Words Coded</w:t>
            </w:r>
          </w:p>
        </w:tc>
        <w:tc>
          <w:tcPr>
            <w:tcW w:w="1690" w:type="dxa"/>
            <w:shd w:val="clear" w:color="auto" w:fill="8FB6EA"/>
            <w:tcMar/>
          </w:tcPr>
          <w:p w:rsidRPr="00CC0718" w:rsidR="00C71DC8" w:rsidP="00244814" w:rsidRDefault="00C71DC8" w14:paraId="62778FD9" w14:textId="77777777">
            <w:pPr>
              <w:rPr>
                <w:b/>
                <w:color w:val="000066"/>
                <w:spacing w:val="-2"/>
                <w:sz w:val="18"/>
              </w:rPr>
            </w:pPr>
            <w:r w:rsidRPr="00CC0718">
              <w:rPr>
                <w:b/>
                <w:color w:val="000066"/>
                <w:spacing w:val="-2"/>
                <w:sz w:val="18"/>
              </w:rPr>
              <w:t>Number of Paragraphs Coded</w:t>
            </w:r>
          </w:p>
        </w:tc>
        <w:tc>
          <w:tcPr>
            <w:tcW w:w="1576" w:type="dxa"/>
            <w:shd w:val="clear" w:color="auto" w:fill="8FB6EA"/>
            <w:tcMar/>
          </w:tcPr>
          <w:p w:rsidRPr="00CC0718" w:rsidR="00C71DC8" w:rsidP="00244814" w:rsidRDefault="00C71DC8" w14:paraId="1FD65306" w14:textId="77777777">
            <w:pPr>
              <w:rPr>
                <w:b/>
                <w:color w:val="000066"/>
                <w:spacing w:val="-2"/>
                <w:sz w:val="18"/>
              </w:rPr>
            </w:pPr>
            <w:r w:rsidRPr="00CC0718">
              <w:rPr>
                <w:b/>
                <w:color w:val="000066"/>
                <w:spacing w:val="-2"/>
                <w:sz w:val="18"/>
              </w:rPr>
              <w:t>Duration Coded</w:t>
            </w:r>
          </w:p>
        </w:tc>
      </w:tr>
      <w:tr w:rsidRPr="00CC0718" w:rsidR="00C71DC8" w:rsidTr="3A33D0EC" w14:paraId="014CD7B0" w14:textId="77777777">
        <w:trPr>
          <w:trHeight w:val="344" w:hRule="exact"/>
        </w:trPr>
        <w:tc>
          <w:tcPr>
            <w:tcW w:w="10717" w:type="dxa"/>
            <w:gridSpan w:val="8"/>
            <w:shd w:val="clear" w:color="auto" w:fill="FFFFFF" w:themeFill="background1"/>
            <w:tcMar/>
          </w:tcPr>
          <w:p w:rsidRPr="00CC0718" w:rsidR="00C71DC8" w:rsidP="00244814" w:rsidRDefault="00C71DC8" w14:paraId="1BAE1AF5" w14:textId="77777777">
            <w:pPr>
              <w:rPr>
                <w:b/>
                <w:color w:val="5C83B4"/>
                <w:spacing w:val="-2"/>
                <w:sz w:val="24"/>
              </w:rPr>
            </w:pPr>
          </w:p>
        </w:tc>
      </w:tr>
      <w:tr w:rsidRPr="00CC0718" w:rsidR="00C71DC8" w:rsidTr="3A33D0EC" w14:paraId="133AA07E" w14:textId="77777777">
        <w:trPr>
          <w:trHeight w:val="458" w:hRule="exact"/>
        </w:trPr>
        <w:tc>
          <w:tcPr>
            <w:tcW w:w="1805" w:type="dxa"/>
            <w:shd w:val="clear" w:color="auto" w:fill="FFFFFF" w:themeFill="background1"/>
            <w:tcMar/>
          </w:tcPr>
          <w:p w:rsidRPr="00CC0718" w:rsidR="00C71DC8" w:rsidP="00244814" w:rsidRDefault="00C71DC8" w14:paraId="7BFB34A1" w14:textId="77777777">
            <w:pPr>
              <w:rPr>
                <w:b/>
                <w:color w:val="5C83B4"/>
                <w:spacing w:val="-2"/>
                <w:sz w:val="24"/>
              </w:rPr>
            </w:pPr>
            <w:r w:rsidRPr="00CC0718">
              <w:rPr>
                <w:b/>
                <w:color w:val="5C83B4"/>
                <w:spacing w:val="-2"/>
                <w:sz w:val="24"/>
              </w:rPr>
              <w:t>Nickname:</w:t>
            </w:r>
          </w:p>
        </w:tc>
        <w:tc>
          <w:tcPr>
            <w:tcW w:w="8912" w:type="dxa"/>
            <w:gridSpan w:val="7"/>
            <w:vMerge w:val="restart"/>
            <w:shd w:val="clear" w:color="auto" w:fill="FFFFFF" w:themeFill="background1"/>
            <w:tcMar/>
          </w:tcPr>
          <w:p w:rsidRPr="00CC0718" w:rsidR="00C71DC8" w:rsidP="00244814" w:rsidRDefault="00C71DC8" w14:paraId="6F1EFF72" w14:textId="77777777">
            <w:pPr>
              <w:rPr>
                <w:b/>
                <w:color w:val="5C83B4"/>
                <w:spacing w:val="-2"/>
                <w:sz w:val="24"/>
              </w:rPr>
            </w:pPr>
            <w:r w:rsidRPr="00CC0718">
              <w:rPr>
                <w:b/>
                <w:color w:val="5C83B4"/>
                <w:spacing w:val="-2"/>
                <w:sz w:val="24"/>
              </w:rPr>
              <w:t>Codes\\AXIAL CODE\\Q3 a- Journey of the Club\GROWTH AND DEVELOPMENT\Popularity is high</w:t>
            </w:r>
          </w:p>
        </w:tc>
      </w:tr>
      <w:tr w:rsidRPr="00CC0718" w:rsidR="00C71DC8" w:rsidTr="3A33D0EC" w14:paraId="7111CF49" w14:textId="77777777">
        <w:trPr>
          <w:trHeight w:val="444" w:hRule="exact"/>
        </w:trPr>
        <w:tc>
          <w:tcPr>
            <w:tcW w:w="1805" w:type="dxa"/>
            <w:shd w:val="clear" w:color="auto" w:fill="FFFFFF" w:themeFill="background1"/>
            <w:tcMar/>
          </w:tcPr>
          <w:p w:rsidRPr="00CC0718" w:rsidR="00C71DC8" w:rsidP="00244814" w:rsidRDefault="00C71DC8" w14:paraId="4B2BC0CA" w14:textId="77777777">
            <w:pPr>
              <w:rPr>
                <w:b/>
                <w:color w:val="5C83B4"/>
                <w:spacing w:val="-2"/>
                <w:sz w:val="24"/>
              </w:rPr>
            </w:pPr>
            <w:r w:rsidRPr="00CC0718">
              <w:rPr>
                <w:b/>
                <w:color w:val="5C83B4"/>
                <w:spacing w:val="-2"/>
                <w:sz w:val="24"/>
              </w:rPr>
              <w:t>Classification:</w:t>
            </w:r>
          </w:p>
        </w:tc>
        <w:tc>
          <w:tcPr>
            <w:tcW w:w="8912" w:type="dxa"/>
            <w:gridSpan w:val="7"/>
            <w:vMerge/>
            <w:tcMar/>
          </w:tcPr>
          <w:p w:rsidRPr="00CC0718" w:rsidR="00C71DC8" w:rsidP="00244814" w:rsidRDefault="00C71DC8" w14:paraId="688FD601" w14:textId="77777777"/>
        </w:tc>
      </w:tr>
      <w:tr w:rsidRPr="00CC0718" w:rsidR="00C71DC8" w:rsidTr="3A33D0EC" w14:paraId="0CF200DA" w14:textId="77777777">
        <w:trPr>
          <w:trHeight w:val="445" w:hRule="exact"/>
        </w:trPr>
        <w:tc>
          <w:tcPr>
            <w:tcW w:w="1805" w:type="dxa"/>
            <w:shd w:val="clear" w:color="auto" w:fill="FFFFFF" w:themeFill="background1"/>
            <w:tcMar/>
          </w:tcPr>
          <w:p w:rsidRPr="00CC0718" w:rsidR="00C71DC8" w:rsidP="00244814" w:rsidRDefault="00C71DC8" w14:paraId="534A0513" w14:textId="77777777">
            <w:pPr>
              <w:rPr>
                <w:b/>
                <w:color w:val="5C83B4"/>
                <w:spacing w:val="-2"/>
                <w:sz w:val="24"/>
              </w:rPr>
            </w:pPr>
            <w:r w:rsidRPr="00CC0718">
              <w:rPr>
                <w:b/>
                <w:color w:val="5C83B4"/>
                <w:spacing w:val="-2"/>
                <w:sz w:val="24"/>
              </w:rPr>
              <w:t>Aggregated:</w:t>
            </w:r>
          </w:p>
        </w:tc>
        <w:tc>
          <w:tcPr>
            <w:tcW w:w="8912" w:type="dxa"/>
            <w:gridSpan w:val="7"/>
            <w:shd w:val="clear" w:color="auto" w:fill="FFFFFF" w:themeFill="background1"/>
            <w:tcMar/>
          </w:tcPr>
          <w:p w:rsidRPr="00CC0718" w:rsidR="00C71DC8" w:rsidP="00244814" w:rsidRDefault="00C71DC8" w14:paraId="59B196C6" w14:textId="77777777">
            <w:pPr>
              <w:rPr>
                <w:b/>
                <w:color w:val="5C83B4"/>
                <w:spacing w:val="-2"/>
                <w:sz w:val="24"/>
              </w:rPr>
            </w:pPr>
            <w:r w:rsidRPr="00CC0718">
              <w:rPr>
                <w:b/>
                <w:color w:val="5C83B4"/>
                <w:spacing w:val="-2"/>
                <w:sz w:val="24"/>
              </w:rPr>
              <w:t>No</w:t>
            </w:r>
          </w:p>
        </w:tc>
      </w:tr>
      <w:tr w:rsidRPr="00CC0718" w:rsidR="00C71DC8" w:rsidTr="3A33D0EC" w14:paraId="1AC8BBC8" w14:textId="77777777">
        <w:trPr>
          <w:trHeight w:val="343" w:hRule="exact"/>
        </w:trPr>
        <w:tc>
          <w:tcPr>
            <w:tcW w:w="3381" w:type="dxa"/>
            <w:gridSpan w:val="2"/>
            <w:tcBorders>
              <w:bottom w:val="single" w:color="8FB6EA" w:sz="5" w:space="0"/>
            </w:tcBorders>
            <w:shd w:val="clear" w:color="auto" w:fill="FFFFFF" w:themeFill="background1"/>
            <w:tcMar/>
          </w:tcPr>
          <w:p w:rsidRPr="00CC0718" w:rsidR="00C71DC8" w:rsidP="00244814" w:rsidRDefault="00C71DC8" w14:paraId="3B175348" w14:textId="77777777">
            <w:pPr>
              <w:rPr>
                <w:color w:val="000000"/>
                <w:spacing w:val="-2"/>
                <w:sz w:val="18"/>
              </w:rPr>
            </w:pPr>
            <w:r w:rsidRPr="00CC0718">
              <w:rPr>
                <w:color w:val="000000"/>
                <w:spacing w:val="-2"/>
                <w:sz w:val="18"/>
              </w:rPr>
              <w:t>Document</w:t>
            </w:r>
          </w:p>
        </w:tc>
        <w:tc>
          <w:tcPr>
            <w:tcW w:w="1132" w:type="dxa"/>
            <w:tcBorders>
              <w:bottom w:val="single" w:color="8FB6EA" w:sz="5" w:space="0"/>
            </w:tcBorders>
            <w:shd w:val="clear" w:color="auto" w:fill="FFFFFF" w:themeFill="background1"/>
            <w:tcMar/>
          </w:tcPr>
          <w:p w:rsidRPr="00CC0718" w:rsidR="00C71DC8" w:rsidP="00244814" w:rsidRDefault="00C71DC8" w14:paraId="08E2D1D1" w14:textId="77777777">
            <w:pPr>
              <w:rPr>
                <w:color w:val="000000"/>
                <w:spacing w:val="-2"/>
                <w:sz w:val="18"/>
              </w:rPr>
            </w:pPr>
            <w:r w:rsidRPr="00CC0718">
              <w:rPr>
                <w:color w:val="000000"/>
                <w:spacing w:val="-2"/>
                <w:sz w:val="18"/>
              </w:rPr>
              <w:t>1</w:t>
            </w:r>
          </w:p>
        </w:tc>
        <w:tc>
          <w:tcPr>
            <w:tcW w:w="1576" w:type="dxa"/>
            <w:gridSpan w:val="2"/>
            <w:tcBorders>
              <w:bottom w:val="single" w:color="8FB6EA" w:sz="5" w:space="0"/>
            </w:tcBorders>
            <w:shd w:val="clear" w:color="auto" w:fill="FFFFFF" w:themeFill="background1"/>
            <w:tcMar/>
          </w:tcPr>
          <w:p w:rsidRPr="00CC0718" w:rsidR="00C71DC8" w:rsidP="00244814" w:rsidRDefault="00C71DC8" w14:paraId="0097FE8B" w14:textId="77777777">
            <w:pPr>
              <w:rPr>
                <w:color w:val="000000"/>
                <w:spacing w:val="-2"/>
                <w:sz w:val="18"/>
              </w:rPr>
            </w:pPr>
            <w:r w:rsidRPr="00CC0718">
              <w:rPr>
                <w:color w:val="000000"/>
                <w:spacing w:val="-2"/>
                <w:sz w:val="18"/>
              </w:rPr>
              <w:t>2</w:t>
            </w:r>
          </w:p>
        </w:tc>
        <w:tc>
          <w:tcPr>
            <w:tcW w:w="1362" w:type="dxa"/>
            <w:tcBorders>
              <w:bottom w:val="single" w:color="8FB6EA" w:sz="5" w:space="0"/>
            </w:tcBorders>
            <w:shd w:val="clear" w:color="auto" w:fill="FFFFFF" w:themeFill="background1"/>
            <w:tcMar/>
          </w:tcPr>
          <w:p w:rsidRPr="00CC0718" w:rsidR="00C71DC8" w:rsidP="00244814" w:rsidRDefault="00C71DC8" w14:paraId="620CD623" w14:textId="77777777">
            <w:pPr>
              <w:rPr>
                <w:color w:val="000000"/>
                <w:spacing w:val="-2"/>
                <w:sz w:val="18"/>
              </w:rPr>
            </w:pPr>
            <w:r w:rsidRPr="00CC0718">
              <w:rPr>
                <w:color w:val="000000"/>
                <w:spacing w:val="-2"/>
                <w:sz w:val="18"/>
              </w:rPr>
              <w:t>17</w:t>
            </w:r>
          </w:p>
        </w:tc>
        <w:tc>
          <w:tcPr>
            <w:tcW w:w="1690" w:type="dxa"/>
            <w:tcBorders>
              <w:bottom w:val="single" w:color="8FB6EA" w:sz="5" w:space="0"/>
            </w:tcBorders>
            <w:shd w:val="clear" w:color="auto" w:fill="FFFFFF" w:themeFill="background1"/>
            <w:tcMar/>
          </w:tcPr>
          <w:p w:rsidRPr="00CC0718" w:rsidR="00C71DC8" w:rsidP="00244814" w:rsidRDefault="00C71DC8" w14:paraId="217FED09" w14:textId="77777777">
            <w:pPr>
              <w:rPr>
                <w:color w:val="000000"/>
                <w:spacing w:val="-2"/>
                <w:sz w:val="18"/>
              </w:rPr>
            </w:pPr>
            <w:r w:rsidRPr="00CC0718">
              <w:rPr>
                <w:color w:val="000000"/>
                <w:spacing w:val="-2"/>
                <w:sz w:val="18"/>
              </w:rPr>
              <w:t>2</w:t>
            </w:r>
          </w:p>
        </w:tc>
        <w:tc>
          <w:tcPr>
            <w:tcW w:w="1576" w:type="dxa"/>
            <w:tcBorders>
              <w:bottom w:val="single" w:color="8FB6EA" w:sz="5" w:space="0"/>
            </w:tcBorders>
            <w:shd w:val="clear" w:color="auto" w:fill="FFFFFF" w:themeFill="background1"/>
            <w:tcMar/>
          </w:tcPr>
          <w:p w:rsidRPr="00CC0718" w:rsidR="00C71DC8" w:rsidP="00244814" w:rsidRDefault="00C71DC8" w14:paraId="43B53BED" w14:textId="77777777">
            <w:pPr>
              <w:rPr>
                <w:color w:val="000000"/>
                <w:spacing w:val="-2"/>
                <w:sz w:val="18"/>
              </w:rPr>
            </w:pPr>
          </w:p>
        </w:tc>
      </w:tr>
      <w:tr w:rsidRPr="00CC0718" w:rsidR="00C71DC8" w:rsidTr="3A33D0EC" w14:paraId="0EDDEC5A" w14:textId="77777777">
        <w:trPr>
          <w:trHeight w:val="459" w:hRule="exact"/>
        </w:trPr>
        <w:tc>
          <w:tcPr>
            <w:tcW w:w="10717" w:type="dxa"/>
            <w:gridSpan w:val="8"/>
            <w:tcBorders>
              <w:top w:val="single" w:color="8FB6EA" w:sz="5" w:space="0"/>
            </w:tcBorders>
            <w:tcMar/>
          </w:tcPr>
          <w:p w:rsidRPr="00CC0718" w:rsidR="00C71DC8" w:rsidP="00244814" w:rsidRDefault="00C71DC8" w14:paraId="21D8A27A" w14:textId="77777777"/>
        </w:tc>
      </w:tr>
      <w:tr w:rsidRPr="00CC0718" w:rsidR="00C71DC8" w:rsidTr="3A33D0EC" w14:paraId="70D78722" w14:textId="77777777">
        <w:trPr>
          <w:trHeight w:val="602" w:hRule="exact"/>
        </w:trPr>
        <w:tc>
          <w:tcPr>
            <w:tcW w:w="10717" w:type="dxa"/>
            <w:gridSpan w:val="8"/>
            <w:shd w:val="clear" w:color="auto" w:fill="FFFFFF" w:themeFill="background1"/>
            <w:tcMar/>
          </w:tcPr>
          <w:p w:rsidRPr="00CC0718" w:rsidR="00C71DC8" w:rsidP="00244814" w:rsidRDefault="00C71DC8" w14:paraId="72C0FDDA" w14:textId="77777777">
            <w:pPr>
              <w:rPr>
                <w:b/>
                <w:color w:val="5C83B4"/>
                <w:spacing w:val="-2"/>
                <w:sz w:val="24"/>
              </w:rPr>
            </w:pPr>
          </w:p>
        </w:tc>
      </w:tr>
      <w:tr w:rsidRPr="00CC0718" w:rsidR="00C71DC8" w:rsidTr="3A33D0EC" w14:paraId="46A43D93" w14:textId="77777777">
        <w:trPr>
          <w:trHeight w:val="444" w:hRule="exact"/>
        </w:trPr>
        <w:tc>
          <w:tcPr>
            <w:tcW w:w="1805" w:type="dxa"/>
            <w:shd w:val="clear" w:color="auto" w:fill="FFFFFF" w:themeFill="background1"/>
            <w:tcMar/>
          </w:tcPr>
          <w:p w:rsidRPr="00CC0718" w:rsidR="00C71DC8" w:rsidP="00244814" w:rsidRDefault="00C71DC8" w14:paraId="1768159F" w14:textId="77777777">
            <w:pPr>
              <w:rPr>
                <w:b/>
                <w:color w:val="5C83B4"/>
                <w:spacing w:val="-2"/>
                <w:sz w:val="24"/>
              </w:rPr>
            </w:pPr>
            <w:r w:rsidRPr="00CC0718">
              <w:rPr>
                <w:b/>
                <w:color w:val="5C83B4"/>
                <w:spacing w:val="-2"/>
                <w:sz w:val="24"/>
              </w:rPr>
              <w:t>Nickname:</w:t>
            </w:r>
          </w:p>
        </w:tc>
        <w:tc>
          <w:tcPr>
            <w:tcW w:w="8912" w:type="dxa"/>
            <w:gridSpan w:val="7"/>
            <w:vMerge w:val="restart"/>
            <w:shd w:val="clear" w:color="auto" w:fill="FFFFFF" w:themeFill="background1"/>
            <w:tcMar/>
          </w:tcPr>
          <w:p w:rsidRPr="00CC0718" w:rsidR="00C71DC8" w:rsidP="3A33D0EC" w:rsidRDefault="00C71DC8" w14:paraId="0F122864" w14:textId="77777777">
            <w:pPr>
              <w:rPr>
                <w:b w:val="1"/>
                <w:bCs w:val="1"/>
                <w:color w:val="5C83B4"/>
                <w:spacing w:val="-2"/>
                <w:sz w:val="24"/>
                <w:szCs w:val="24"/>
                <w:lang w:val="en-US"/>
              </w:rPr>
            </w:pPr>
            <w:r w:rsidRPr="3A33D0EC" w:rsidR="00C71DC8">
              <w:rPr>
                <w:b w:val="1"/>
                <w:bCs w:val="1"/>
                <w:color w:val="5C83B4"/>
                <w:spacing w:val="-2"/>
                <w:sz w:val="24"/>
                <w:szCs w:val="24"/>
                <w:lang w:val="en-US"/>
              </w:rPr>
              <w:t>Codes\\AXIAL CODE\\Q3 a- Journey of the Club\GROWTH AND DEVELOPMENT\We have got a lot of people coming for our events, close to about 500 members every time we have a huge scale event</w:t>
            </w:r>
          </w:p>
        </w:tc>
      </w:tr>
      <w:tr w:rsidRPr="00CC0718" w:rsidR="00C71DC8" w:rsidTr="3A33D0EC" w14:paraId="27B9623D" w14:textId="77777777">
        <w:trPr>
          <w:trHeight w:val="458" w:hRule="exact"/>
        </w:trPr>
        <w:tc>
          <w:tcPr>
            <w:tcW w:w="1805" w:type="dxa"/>
            <w:shd w:val="clear" w:color="auto" w:fill="FFFFFF" w:themeFill="background1"/>
            <w:tcMar/>
          </w:tcPr>
          <w:p w:rsidRPr="00CC0718" w:rsidR="00C71DC8" w:rsidP="00244814" w:rsidRDefault="00C71DC8" w14:paraId="25DB018D" w14:textId="77777777">
            <w:pPr>
              <w:rPr>
                <w:b/>
                <w:color w:val="5C83B4"/>
                <w:spacing w:val="-2"/>
                <w:sz w:val="24"/>
              </w:rPr>
            </w:pPr>
            <w:r w:rsidRPr="00CC0718">
              <w:rPr>
                <w:b/>
                <w:color w:val="5C83B4"/>
                <w:spacing w:val="-2"/>
                <w:sz w:val="24"/>
              </w:rPr>
              <w:t>Classification:</w:t>
            </w:r>
          </w:p>
        </w:tc>
        <w:tc>
          <w:tcPr>
            <w:tcW w:w="8912" w:type="dxa"/>
            <w:gridSpan w:val="7"/>
            <w:vMerge/>
            <w:tcMar/>
          </w:tcPr>
          <w:p w:rsidRPr="00CC0718" w:rsidR="00C71DC8" w:rsidP="00244814" w:rsidRDefault="00C71DC8" w14:paraId="5DD74D32" w14:textId="77777777"/>
        </w:tc>
      </w:tr>
      <w:tr w:rsidRPr="00CC0718" w:rsidR="00C71DC8" w:rsidTr="3A33D0EC" w14:paraId="2A77A742" w14:textId="77777777">
        <w:trPr>
          <w:trHeight w:val="445" w:hRule="exact"/>
        </w:trPr>
        <w:tc>
          <w:tcPr>
            <w:tcW w:w="1805" w:type="dxa"/>
            <w:shd w:val="clear" w:color="auto" w:fill="FFFFFF" w:themeFill="background1"/>
            <w:tcMar/>
          </w:tcPr>
          <w:p w:rsidRPr="00CC0718" w:rsidR="00C71DC8" w:rsidP="00244814" w:rsidRDefault="00C71DC8" w14:paraId="0DFA874B" w14:textId="77777777">
            <w:pPr>
              <w:rPr>
                <w:b/>
                <w:color w:val="5C83B4"/>
                <w:spacing w:val="-2"/>
                <w:sz w:val="24"/>
              </w:rPr>
            </w:pPr>
            <w:r w:rsidRPr="00CC0718">
              <w:rPr>
                <w:b/>
                <w:color w:val="5C83B4"/>
                <w:spacing w:val="-2"/>
                <w:sz w:val="24"/>
              </w:rPr>
              <w:t>Aggregated:</w:t>
            </w:r>
          </w:p>
        </w:tc>
        <w:tc>
          <w:tcPr>
            <w:tcW w:w="8912" w:type="dxa"/>
            <w:gridSpan w:val="7"/>
            <w:shd w:val="clear" w:color="auto" w:fill="FFFFFF" w:themeFill="background1"/>
            <w:tcMar/>
          </w:tcPr>
          <w:p w:rsidRPr="00CC0718" w:rsidR="00C71DC8" w:rsidP="00244814" w:rsidRDefault="00C71DC8" w14:paraId="5F250683" w14:textId="77777777">
            <w:pPr>
              <w:rPr>
                <w:b/>
                <w:color w:val="5C83B4"/>
                <w:spacing w:val="-2"/>
                <w:sz w:val="24"/>
              </w:rPr>
            </w:pPr>
            <w:r w:rsidRPr="00CC0718">
              <w:rPr>
                <w:b/>
                <w:color w:val="5C83B4"/>
                <w:spacing w:val="-2"/>
                <w:sz w:val="24"/>
              </w:rPr>
              <w:t>No</w:t>
            </w:r>
          </w:p>
        </w:tc>
      </w:tr>
      <w:tr w:rsidRPr="00CC0718" w:rsidR="00C71DC8" w:rsidTr="3A33D0EC" w14:paraId="17436EA9" w14:textId="77777777">
        <w:trPr>
          <w:trHeight w:val="343" w:hRule="exact"/>
        </w:trPr>
        <w:tc>
          <w:tcPr>
            <w:tcW w:w="3381" w:type="dxa"/>
            <w:gridSpan w:val="2"/>
            <w:tcBorders>
              <w:bottom w:val="single" w:color="8FB6EA" w:sz="5" w:space="0"/>
            </w:tcBorders>
            <w:shd w:val="clear" w:color="auto" w:fill="FFFFFF" w:themeFill="background1"/>
            <w:tcMar/>
          </w:tcPr>
          <w:p w:rsidRPr="00CC0718" w:rsidR="00C71DC8" w:rsidP="00244814" w:rsidRDefault="00C71DC8" w14:paraId="4B585662" w14:textId="77777777">
            <w:pPr>
              <w:rPr>
                <w:color w:val="000000"/>
                <w:spacing w:val="-2"/>
                <w:sz w:val="18"/>
              </w:rPr>
            </w:pPr>
            <w:r w:rsidRPr="00CC0718">
              <w:rPr>
                <w:color w:val="000000"/>
                <w:spacing w:val="-2"/>
                <w:sz w:val="18"/>
              </w:rPr>
              <w:t>Document</w:t>
            </w:r>
          </w:p>
        </w:tc>
        <w:tc>
          <w:tcPr>
            <w:tcW w:w="1132" w:type="dxa"/>
            <w:tcBorders>
              <w:bottom w:val="single" w:color="8FB6EA" w:sz="5" w:space="0"/>
            </w:tcBorders>
            <w:shd w:val="clear" w:color="auto" w:fill="FFFFFF" w:themeFill="background1"/>
            <w:tcMar/>
          </w:tcPr>
          <w:p w:rsidRPr="00CC0718" w:rsidR="00C71DC8" w:rsidP="00244814" w:rsidRDefault="00C71DC8" w14:paraId="16F6CB6A" w14:textId="77777777">
            <w:pPr>
              <w:rPr>
                <w:color w:val="000000"/>
                <w:spacing w:val="-2"/>
                <w:sz w:val="18"/>
              </w:rPr>
            </w:pPr>
            <w:r w:rsidRPr="00CC0718">
              <w:rPr>
                <w:color w:val="000000"/>
                <w:spacing w:val="-2"/>
                <w:sz w:val="18"/>
              </w:rPr>
              <w:t>1</w:t>
            </w:r>
          </w:p>
        </w:tc>
        <w:tc>
          <w:tcPr>
            <w:tcW w:w="1576" w:type="dxa"/>
            <w:gridSpan w:val="2"/>
            <w:tcBorders>
              <w:bottom w:val="single" w:color="8FB6EA" w:sz="5" w:space="0"/>
            </w:tcBorders>
            <w:shd w:val="clear" w:color="auto" w:fill="FFFFFF" w:themeFill="background1"/>
            <w:tcMar/>
          </w:tcPr>
          <w:p w:rsidRPr="00CC0718" w:rsidR="00C71DC8" w:rsidP="00244814" w:rsidRDefault="00C71DC8" w14:paraId="14E664DF" w14:textId="77777777">
            <w:pPr>
              <w:rPr>
                <w:color w:val="000000"/>
                <w:spacing w:val="-2"/>
                <w:sz w:val="18"/>
              </w:rPr>
            </w:pPr>
            <w:r w:rsidRPr="00CC0718">
              <w:rPr>
                <w:color w:val="000000"/>
                <w:spacing w:val="-2"/>
                <w:sz w:val="18"/>
              </w:rPr>
              <w:t>1</w:t>
            </w:r>
          </w:p>
        </w:tc>
        <w:tc>
          <w:tcPr>
            <w:tcW w:w="1362" w:type="dxa"/>
            <w:tcBorders>
              <w:bottom w:val="single" w:color="8FB6EA" w:sz="5" w:space="0"/>
            </w:tcBorders>
            <w:shd w:val="clear" w:color="auto" w:fill="FFFFFF" w:themeFill="background1"/>
            <w:tcMar/>
          </w:tcPr>
          <w:p w:rsidRPr="00CC0718" w:rsidR="00C71DC8" w:rsidP="00244814" w:rsidRDefault="00C71DC8" w14:paraId="65B87DCD" w14:textId="77777777">
            <w:pPr>
              <w:rPr>
                <w:color w:val="000000"/>
                <w:spacing w:val="-2"/>
                <w:sz w:val="18"/>
              </w:rPr>
            </w:pPr>
            <w:r w:rsidRPr="00CC0718">
              <w:rPr>
                <w:color w:val="000000"/>
                <w:spacing w:val="-2"/>
                <w:sz w:val="18"/>
              </w:rPr>
              <w:t>24</w:t>
            </w:r>
          </w:p>
        </w:tc>
        <w:tc>
          <w:tcPr>
            <w:tcW w:w="1690" w:type="dxa"/>
            <w:tcBorders>
              <w:bottom w:val="single" w:color="8FB6EA" w:sz="5" w:space="0"/>
            </w:tcBorders>
            <w:shd w:val="clear" w:color="auto" w:fill="FFFFFF" w:themeFill="background1"/>
            <w:tcMar/>
          </w:tcPr>
          <w:p w:rsidRPr="00CC0718" w:rsidR="00C71DC8" w:rsidP="00244814" w:rsidRDefault="00C71DC8" w14:paraId="71BF038D" w14:textId="77777777">
            <w:pPr>
              <w:rPr>
                <w:color w:val="000000"/>
                <w:spacing w:val="-2"/>
                <w:sz w:val="18"/>
              </w:rPr>
            </w:pPr>
            <w:r w:rsidRPr="00CC0718">
              <w:rPr>
                <w:color w:val="000000"/>
                <w:spacing w:val="-2"/>
                <w:sz w:val="18"/>
              </w:rPr>
              <w:t>1</w:t>
            </w:r>
          </w:p>
        </w:tc>
        <w:tc>
          <w:tcPr>
            <w:tcW w:w="1576" w:type="dxa"/>
            <w:tcBorders>
              <w:bottom w:val="single" w:color="8FB6EA" w:sz="5" w:space="0"/>
            </w:tcBorders>
            <w:shd w:val="clear" w:color="auto" w:fill="FFFFFF" w:themeFill="background1"/>
            <w:tcMar/>
          </w:tcPr>
          <w:p w:rsidRPr="00CC0718" w:rsidR="00C71DC8" w:rsidP="00244814" w:rsidRDefault="00C71DC8" w14:paraId="47F82F82" w14:textId="77777777">
            <w:pPr>
              <w:rPr>
                <w:color w:val="000000"/>
                <w:spacing w:val="-2"/>
                <w:sz w:val="18"/>
              </w:rPr>
            </w:pPr>
          </w:p>
        </w:tc>
      </w:tr>
      <w:tr w:rsidRPr="00CC0718" w:rsidR="00C71DC8" w:rsidTr="3A33D0EC" w14:paraId="3F79359A" w14:textId="77777777">
        <w:trPr>
          <w:trHeight w:val="445" w:hRule="exact"/>
        </w:trPr>
        <w:tc>
          <w:tcPr>
            <w:tcW w:w="10717" w:type="dxa"/>
            <w:gridSpan w:val="8"/>
            <w:tcBorders>
              <w:top w:val="single" w:color="8FB6EA" w:sz="5" w:space="0"/>
            </w:tcBorders>
            <w:tcMar/>
          </w:tcPr>
          <w:p w:rsidRPr="00CC0718" w:rsidR="00C71DC8" w:rsidP="00244814" w:rsidRDefault="00C71DC8" w14:paraId="10F91A78" w14:textId="77777777"/>
        </w:tc>
      </w:tr>
      <w:tr w:rsidRPr="00CC0718" w:rsidR="00C71DC8" w:rsidTr="3A33D0EC" w14:paraId="2725240D" w14:textId="77777777">
        <w:trPr>
          <w:trHeight w:val="601" w:hRule="exact"/>
        </w:trPr>
        <w:tc>
          <w:tcPr>
            <w:tcW w:w="10717" w:type="dxa"/>
            <w:gridSpan w:val="8"/>
            <w:shd w:val="clear" w:color="auto" w:fill="FFFFFF" w:themeFill="background1"/>
            <w:tcMar/>
          </w:tcPr>
          <w:p w:rsidRPr="00CC0718" w:rsidR="00C71DC8" w:rsidP="00244814" w:rsidRDefault="00C71DC8" w14:paraId="280A1DC7" w14:textId="77777777">
            <w:pPr>
              <w:rPr>
                <w:b/>
                <w:color w:val="5C83B4"/>
                <w:spacing w:val="-2"/>
                <w:sz w:val="24"/>
              </w:rPr>
            </w:pPr>
            <w:bookmarkStart w:name="CodesAXIALCODEQ3aJourneyoftheClubGROWTHA" w:id="42"/>
            <w:bookmarkEnd w:id="42"/>
          </w:p>
        </w:tc>
      </w:tr>
      <w:tr w:rsidRPr="00CC0718" w:rsidR="00C71DC8" w:rsidTr="3A33D0EC" w14:paraId="1E786709" w14:textId="77777777">
        <w:trPr>
          <w:trHeight w:val="459" w:hRule="exact"/>
        </w:trPr>
        <w:tc>
          <w:tcPr>
            <w:tcW w:w="1805" w:type="dxa"/>
            <w:shd w:val="clear" w:color="auto" w:fill="FFFFFF" w:themeFill="background1"/>
            <w:tcMar/>
          </w:tcPr>
          <w:p w:rsidRPr="00CC0718" w:rsidR="00C71DC8" w:rsidP="00244814" w:rsidRDefault="00C71DC8" w14:paraId="56E4C882" w14:textId="77777777">
            <w:pPr>
              <w:rPr>
                <w:b/>
                <w:color w:val="5C83B4"/>
                <w:spacing w:val="-2"/>
                <w:sz w:val="24"/>
              </w:rPr>
            </w:pPr>
            <w:r w:rsidRPr="00CC0718">
              <w:rPr>
                <w:b/>
                <w:color w:val="5C83B4"/>
                <w:spacing w:val="-2"/>
                <w:sz w:val="24"/>
              </w:rPr>
              <w:t>Nickname:</w:t>
            </w:r>
          </w:p>
        </w:tc>
        <w:tc>
          <w:tcPr>
            <w:tcW w:w="8912" w:type="dxa"/>
            <w:gridSpan w:val="7"/>
            <w:vMerge w:val="restart"/>
            <w:shd w:val="clear" w:color="auto" w:fill="FFFFFF" w:themeFill="background1"/>
            <w:tcMar/>
          </w:tcPr>
          <w:p w:rsidRPr="00CC0718" w:rsidR="00C71DC8" w:rsidP="3A33D0EC" w:rsidRDefault="00C71DC8" w14:paraId="21ED0F80" w14:textId="77777777">
            <w:pPr>
              <w:rPr>
                <w:b w:val="1"/>
                <w:bCs w:val="1"/>
                <w:color w:val="5C83B4"/>
                <w:spacing w:val="-2"/>
                <w:sz w:val="24"/>
                <w:szCs w:val="24"/>
                <w:lang w:val="en-US"/>
              </w:rPr>
            </w:pPr>
            <w:r w:rsidRPr="3A33D0EC" w:rsidR="00C71DC8">
              <w:rPr>
                <w:b w:val="1"/>
                <w:bCs w:val="1"/>
                <w:color w:val="5C83B4"/>
                <w:spacing w:val="-2"/>
                <w:sz w:val="24"/>
                <w:szCs w:val="24"/>
                <w:lang w:val="en-US"/>
              </w:rPr>
              <w:t>Codes\\AXIAL CODE\\Q3 a- Journey of the Club\GROWTH AND DEVELOPMENT\We have got a lot of response for the recent event we conducted</w:t>
            </w:r>
          </w:p>
        </w:tc>
      </w:tr>
      <w:tr w:rsidRPr="00CC0718" w:rsidR="00C71DC8" w:rsidTr="3A33D0EC" w14:paraId="4DCFB559" w14:textId="77777777">
        <w:trPr>
          <w:trHeight w:val="444" w:hRule="exact"/>
        </w:trPr>
        <w:tc>
          <w:tcPr>
            <w:tcW w:w="1805" w:type="dxa"/>
            <w:shd w:val="clear" w:color="auto" w:fill="FFFFFF" w:themeFill="background1"/>
            <w:tcMar/>
          </w:tcPr>
          <w:p w:rsidRPr="00CC0718" w:rsidR="00C71DC8" w:rsidP="00244814" w:rsidRDefault="00C71DC8" w14:paraId="0C158D54" w14:textId="77777777">
            <w:pPr>
              <w:rPr>
                <w:b/>
                <w:color w:val="5C83B4"/>
                <w:spacing w:val="-2"/>
                <w:sz w:val="24"/>
              </w:rPr>
            </w:pPr>
            <w:r w:rsidRPr="00CC0718">
              <w:rPr>
                <w:b/>
                <w:color w:val="5C83B4"/>
                <w:spacing w:val="-2"/>
                <w:sz w:val="24"/>
              </w:rPr>
              <w:t>Classification:</w:t>
            </w:r>
          </w:p>
        </w:tc>
        <w:tc>
          <w:tcPr>
            <w:tcW w:w="8912" w:type="dxa"/>
            <w:gridSpan w:val="7"/>
            <w:vMerge/>
            <w:tcMar/>
          </w:tcPr>
          <w:p w:rsidRPr="00CC0718" w:rsidR="00C71DC8" w:rsidP="00244814" w:rsidRDefault="00C71DC8" w14:paraId="31DB86D0" w14:textId="77777777"/>
        </w:tc>
      </w:tr>
      <w:tr w:rsidRPr="00CC0718" w:rsidR="00C71DC8" w:rsidTr="3A33D0EC" w14:paraId="270959E3" w14:textId="77777777">
        <w:trPr>
          <w:trHeight w:val="459" w:hRule="exact"/>
        </w:trPr>
        <w:tc>
          <w:tcPr>
            <w:tcW w:w="1805" w:type="dxa"/>
            <w:shd w:val="clear" w:color="auto" w:fill="FFFFFF" w:themeFill="background1"/>
            <w:tcMar/>
          </w:tcPr>
          <w:p w:rsidRPr="00CC0718" w:rsidR="00C71DC8" w:rsidP="00244814" w:rsidRDefault="00C71DC8" w14:paraId="346D04BA" w14:textId="77777777">
            <w:pPr>
              <w:rPr>
                <w:b/>
                <w:color w:val="5C83B4"/>
                <w:spacing w:val="-2"/>
                <w:sz w:val="24"/>
              </w:rPr>
            </w:pPr>
            <w:r w:rsidRPr="00CC0718">
              <w:rPr>
                <w:b/>
                <w:color w:val="5C83B4"/>
                <w:spacing w:val="-2"/>
                <w:sz w:val="24"/>
              </w:rPr>
              <w:t>Aggregated:</w:t>
            </w:r>
          </w:p>
        </w:tc>
        <w:tc>
          <w:tcPr>
            <w:tcW w:w="8912" w:type="dxa"/>
            <w:gridSpan w:val="7"/>
            <w:shd w:val="clear" w:color="auto" w:fill="FFFFFF" w:themeFill="background1"/>
            <w:tcMar/>
          </w:tcPr>
          <w:p w:rsidRPr="00CC0718" w:rsidR="00C71DC8" w:rsidP="00244814" w:rsidRDefault="00C71DC8" w14:paraId="555B34E7" w14:textId="77777777">
            <w:pPr>
              <w:rPr>
                <w:b/>
                <w:color w:val="5C83B4"/>
                <w:spacing w:val="-2"/>
                <w:sz w:val="24"/>
              </w:rPr>
            </w:pPr>
            <w:r w:rsidRPr="00CC0718">
              <w:rPr>
                <w:b/>
                <w:color w:val="5C83B4"/>
                <w:spacing w:val="-2"/>
                <w:sz w:val="24"/>
              </w:rPr>
              <w:t>No</w:t>
            </w:r>
          </w:p>
        </w:tc>
      </w:tr>
      <w:tr w:rsidRPr="00CC0718" w:rsidR="00C71DC8" w:rsidTr="3A33D0EC" w14:paraId="0F7DAF3F" w14:textId="77777777">
        <w:trPr>
          <w:trHeight w:val="343" w:hRule="exact"/>
        </w:trPr>
        <w:tc>
          <w:tcPr>
            <w:tcW w:w="3381" w:type="dxa"/>
            <w:gridSpan w:val="2"/>
            <w:tcBorders>
              <w:bottom w:val="single" w:color="8FB6EA" w:sz="5" w:space="0"/>
            </w:tcBorders>
            <w:shd w:val="clear" w:color="auto" w:fill="FFFFFF" w:themeFill="background1"/>
            <w:tcMar/>
          </w:tcPr>
          <w:p w:rsidRPr="00CC0718" w:rsidR="00C71DC8" w:rsidP="00244814" w:rsidRDefault="00C71DC8" w14:paraId="2CCA1662" w14:textId="77777777">
            <w:pPr>
              <w:rPr>
                <w:color w:val="000000"/>
                <w:spacing w:val="-2"/>
                <w:sz w:val="18"/>
              </w:rPr>
            </w:pPr>
            <w:r w:rsidRPr="00CC0718">
              <w:rPr>
                <w:color w:val="000000"/>
                <w:spacing w:val="-2"/>
                <w:sz w:val="18"/>
              </w:rPr>
              <w:t>Document</w:t>
            </w:r>
          </w:p>
        </w:tc>
        <w:tc>
          <w:tcPr>
            <w:tcW w:w="1132" w:type="dxa"/>
            <w:tcBorders>
              <w:bottom w:val="single" w:color="8FB6EA" w:sz="5" w:space="0"/>
            </w:tcBorders>
            <w:shd w:val="clear" w:color="auto" w:fill="FFFFFF" w:themeFill="background1"/>
            <w:tcMar/>
          </w:tcPr>
          <w:p w:rsidRPr="00CC0718" w:rsidR="00C71DC8" w:rsidP="00244814" w:rsidRDefault="00C71DC8" w14:paraId="5FC97AED" w14:textId="77777777">
            <w:pPr>
              <w:rPr>
                <w:color w:val="000000"/>
                <w:spacing w:val="-2"/>
                <w:sz w:val="18"/>
              </w:rPr>
            </w:pPr>
            <w:r w:rsidRPr="00CC0718">
              <w:rPr>
                <w:color w:val="000000"/>
                <w:spacing w:val="-2"/>
                <w:sz w:val="18"/>
              </w:rPr>
              <w:t>1</w:t>
            </w:r>
          </w:p>
        </w:tc>
        <w:tc>
          <w:tcPr>
            <w:tcW w:w="1576" w:type="dxa"/>
            <w:gridSpan w:val="2"/>
            <w:tcBorders>
              <w:bottom w:val="single" w:color="8FB6EA" w:sz="5" w:space="0"/>
            </w:tcBorders>
            <w:shd w:val="clear" w:color="auto" w:fill="FFFFFF" w:themeFill="background1"/>
            <w:tcMar/>
          </w:tcPr>
          <w:p w:rsidRPr="00CC0718" w:rsidR="00C71DC8" w:rsidP="00244814" w:rsidRDefault="00C71DC8" w14:paraId="4F7DC152" w14:textId="77777777">
            <w:pPr>
              <w:rPr>
                <w:color w:val="000000"/>
                <w:spacing w:val="-2"/>
                <w:sz w:val="18"/>
              </w:rPr>
            </w:pPr>
            <w:r w:rsidRPr="00CC0718">
              <w:rPr>
                <w:color w:val="000000"/>
                <w:spacing w:val="-2"/>
                <w:sz w:val="18"/>
              </w:rPr>
              <w:t>1</w:t>
            </w:r>
          </w:p>
        </w:tc>
        <w:tc>
          <w:tcPr>
            <w:tcW w:w="1362" w:type="dxa"/>
            <w:tcBorders>
              <w:bottom w:val="single" w:color="8FB6EA" w:sz="5" w:space="0"/>
            </w:tcBorders>
            <w:shd w:val="clear" w:color="auto" w:fill="FFFFFF" w:themeFill="background1"/>
            <w:tcMar/>
          </w:tcPr>
          <w:p w:rsidRPr="00CC0718" w:rsidR="00C71DC8" w:rsidP="00244814" w:rsidRDefault="00C71DC8" w14:paraId="266E3DDC" w14:textId="77777777">
            <w:pPr>
              <w:rPr>
                <w:color w:val="000000"/>
                <w:spacing w:val="-2"/>
                <w:sz w:val="18"/>
              </w:rPr>
            </w:pPr>
            <w:r w:rsidRPr="00CC0718">
              <w:rPr>
                <w:color w:val="000000"/>
                <w:spacing w:val="-2"/>
                <w:sz w:val="18"/>
              </w:rPr>
              <w:t>13</w:t>
            </w:r>
          </w:p>
        </w:tc>
        <w:tc>
          <w:tcPr>
            <w:tcW w:w="1690" w:type="dxa"/>
            <w:tcBorders>
              <w:bottom w:val="single" w:color="8FB6EA" w:sz="5" w:space="0"/>
            </w:tcBorders>
            <w:shd w:val="clear" w:color="auto" w:fill="FFFFFF" w:themeFill="background1"/>
            <w:tcMar/>
          </w:tcPr>
          <w:p w:rsidRPr="00CC0718" w:rsidR="00C71DC8" w:rsidP="00244814" w:rsidRDefault="00C71DC8" w14:paraId="6E47D6F1" w14:textId="77777777">
            <w:pPr>
              <w:rPr>
                <w:color w:val="000000"/>
                <w:spacing w:val="-2"/>
                <w:sz w:val="18"/>
              </w:rPr>
            </w:pPr>
            <w:r w:rsidRPr="00CC0718">
              <w:rPr>
                <w:color w:val="000000"/>
                <w:spacing w:val="-2"/>
                <w:sz w:val="18"/>
              </w:rPr>
              <w:t>1</w:t>
            </w:r>
          </w:p>
        </w:tc>
        <w:tc>
          <w:tcPr>
            <w:tcW w:w="1576" w:type="dxa"/>
            <w:tcBorders>
              <w:bottom w:val="single" w:color="8FB6EA" w:sz="5" w:space="0"/>
            </w:tcBorders>
            <w:shd w:val="clear" w:color="auto" w:fill="FFFFFF" w:themeFill="background1"/>
            <w:tcMar/>
          </w:tcPr>
          <w:p w:rsidRPr="00CC0718" w:rsidR="00C71DC8" w:rsidP="00244814" w:rsidRDefault="00C71DC8" w14:paraId="550DDA54" w14:textId="77777777">
            <w:pPr>
              <w:rPr>
                <w:color w:val="000000"/>
                <w:spacing w:val="-2"/>
                <w:sz w:val="18"/>
              </w:rPr>
            </w:pPr>
          </w:p>
        </w:tc>
      </w:tr>
      <w:tr w:rsidRPr="00CC0718" w:rsidR="00C71DC8" w:rsidTr="3A33D0EC" w14:paraId="408A5A84" w14:textId="77777777">
        <w:trPr>
          <w:trHeight w:val="445" w:hRule="exact"/>
        </w:trPr>
        <w:tc>
          <w:tcPr>
            <w:tcW w:w="10717" w:type="dxa"/>
            <w:gridSpan w:val="8"/>
            <w:tcBorders>
              <w:top w:val="single" w:color="8FB6EA" w:sz="5" w:space="0"/>
            </w:tcBorders>
            <w:tcMar/>
          </w:tcPr>
          <w:p w:rsidRPr="00CC0718" w:rsidR="00C71DC8" w:rsidP="00244814" w:rsidRDefault="00C71DC8" w14:paraId="63B8B87C" w14:textId="77777777"/>
        </w:tc>
      </w:tr>
      <w:tr w:rsidRPr="00CC0718" w:rsidR="00C71DC8" w:rsidTr="3A33D0EC" w14:paraId="47292B75" w14:textId="77777777">
        <w:trPr>
          <w:trHeight w:val="343" w:hRule="exact"/>
        </w:trPr>
        <w:tc>
          <w:tcPr>
            <w:tcW w:w="10717" w:type="dxa"/>
            <w:gridSpan w:val="8"/>
            <w:shd w:val="clear" w:color="auto" w:fill="FFFFFF" w:themeFill="background1"/>
            <w:tcMar/>
          </w:tcPr>
          <w:p w:rsidRPr="00CC0718" w:rsidR="00C71DC8" w:rsidP="00244814" w:rsidRDefault="00C71DC8" w14:paraId="16BF6242" w14:textId="77777777">
            <w:pPr>
              <w:rPr>
                <w:b/>
                <w:color w:val="5C83B4"/>
                <w:spacing w:val="-2"/>
                <w:sz w:val="24"/>
              </w:rPr>
            </w:pPr>
          </w:p>
        </w:tc>
      </w:tr>
      <w:tr w:rsidRPr="00CC0718" w:rsidR="00C71DC8" w:rsidTr="3A33D0EC" w14:paraId="1360C2A6" w14:textId="77777777">
        <w:trPr>
          <w:trHeight w:val="445" w:hRule="exact"/>
        </w:trPr>
        <w:tc>
          <w:tcPr>
            <w:tcW w:w="1805" w:type="dxa"/>
            <w:shd w:val="clear" w:color="auto" w:fill="FFFFFF" w:themeFill="background1"/>
            <w:tcMar/>
          </w:tcPr>
          <w:p w:rsidRPr="00CC0718" w:rsidR="00C71DC8" w:rsidP="00244814" w:rsidRDefault="00C71DC8" w14:paraId="11750B29" w14:textId="77777777">
            <w:pPr>
              <w:rPr>
                <w:b/>
                <w:color w:val="5C83B4"/>
                <w:spacing w:val="-2"/>
                <w:sz w:val="24"/>
              </w:rPr>
            </w:pPr>
            <w:r w:rsidRPr="00CC0718">
              <w:rPr>
                <w:b/>
                <w:color w:val="5C83B4"/>
                <w:spacing w:val="-2"/>
                <w:sz w:val="24"/>
              </w:rPr>
              <w:t>Nickname:</w:t>
            </w:r>
          </w:p>
        </w:tc>
        <w:tc>
          <w:tcPr>
            <w:tcW w:w="8912" w:type="dxa"/>
            <w:gridSpan w:val="7"/>
            <w:vMerge w:val="restart"/>
            <w:shd w:val="clear" w:color="auto" w:fill="FFFFFF" w:themeFill="background1"/>
            <w:tcMar/>
          </w:tcPr>
          <w:p w:rsidRPr="00CC0718" w:rsidR="00C71DC8" w:rsidP="00244814" w:rsidRDefault="00C71DC8" w14:paraId="5239EDB3" w14:textId="77777777">
            <w:pPr>
              <w:rPr>
                <w:b/>
                <w:color w:val="5C83B4"/>
                <w:spacing w:val="-2"/>
                <w:sz w:val="24"/>
              </w:rPr>
            </w:pPr>
            <w:r w:rsidRPr="00CC0718">
              <w:rPr>
                <w:b/>
                <w:color w:val="5C83B4"/>
                <w:spacing w:val="-2"/>
                <w:sz w:val="24"/>
              </w:rPr>
              <w:t>Codes\\AXIAL CODE\\Q3 a- Journey of the Club\INVOLVEMENT JOURNEY</w:t>
            </w:r>
          </w:p>
        </w:tc>
      </w:tr>
      <w:tr w:rsidRPr="00CC0718" w:rsidR="00C71DC8" w:rsidTr="3A33D0EC" w14:paraId="41CF1038" w14:textId="77777777">
        <w:trPr>
          <w:trHeight w:val="458" w:hRule="exact"/>
        </w:trPr>
        <w:tc>
          <w:tcPr>
            <w:tcW w:w="1805" w:type="dxa"/>
            <w:shd w:val="clear" w:color="auto" w:fill="FFFFFF" w:themeFill="background1"/>
            <w:tcMar/>
          </w:tcPr>
          <w:p w:rsidRPr="00CC0718" w:rsidR="00C71DC8" w:rsidP="00244814" w:rsidRDefault="00C71DC8" w14:paraId="02180CE3" w14:textId="77777777">
            <w:pPr>
              <w:rPr>
                <w:b/>
                <w:color w:val="5C83B4"/>
                <w:spacing w:val="-2"/>
                <w:sz w:val="24"/>
              </w:rPr>
            </w:pPr>
            <w:r w:rsidRPr="00CC0718">
              <w:rPr>
                <w:b/>
                <w:color w:val="5C83B4"/>
                <w:spacing w:val="-2"/>
                <w:sz w:val="24"/>
              </w:rPr>
              <w:lastRenderedPageBreak/>
              <w:t>Classification:</w:t>
            </w:r>
          </w:p>
        </w:tc>
        <w:tc>
          <w:tcPr>
            <w:tcW w:w="8912" w:type="dxa"/>
            <w:gridSpan w:val="7"/>
            <w:vMerge/>
            <w:tcMar/>
          </w:tcPr>
          <w:p w:rsidRPr="00CC0718" w:rsidR="00C71DC8" w:rsidP="00244814" w:rsidRDefault="00C71DC8" w14:paraId="6FB304E1" w14:textId="77777777"/>
        </w:tc>
      </w:tr>
      <w:tr w:rsidRPr="00CC0718" w:rsidR="00C71DC8" w:rsidTr="3A33D0EC" w14:paraId="775570B7" w14:textId="77777777">
        <w:trPr>
          <w:trHeight w:val="444" w:hRule="exact"/>
        </w:trPr>
        <w:tc>
          <w:tcPr>
            <w:tcW w:w="1805" w:type="dxa"/>
            <w:shd w:val="clear" w:color="auto" w:fill="FFFFFF" w:themeFill="background1"/>
            <w:tcMar/>
          </w:tcPr>
          <w:p w:rsidRPr="00CC0718" w:rsidR="00C71DC8" w:rsidP="00244814" w:rsidRDefault="00C71DC8" w14:paraId="3FAE1514" w14:textId="77777777">
            <w:pPr>
              <w:rPr>
                <w:b/>
                <w:color w:val="5C83B4"/>
                <w:spacing w:val="-2"/>
                <w:sz w:val="24"/>
              </w:rPr>
            </w:pPr>
            <w:r w:rsidRPr="00CC0718">
              <w:rPr>
                <w:b/>
                <w:color w:val="5C83B4"/>
                <w:spacing w:val="-2"/>
                <w:sz w:val="24"/>
              </w:rPr>
              <w:t>Aggregated:</w:t>
            </w:r>
          </w:p>
        </w:tc>
        <w:tc>
          <w:tcPr>
            <w:tcW w:w="8912" w:type="dxa"/>
            <w:gridSpan w:val="7"/>
            <w:shd w:val="clear" w:color="auto" w:fill="FFFFFF" w:themeFill="background1"/>
            <w:tcMar/>
          </w:tcPr>
          <w:p w:rsidRPr="00CC0718" w:rsidR="00C71DC8" w:rsidP="00244814" w:rsidRDefault="00C71DC8" w14:paraId="146B66DA" w14:textId="77777777">
            <w:pPr>
              <w:rPr>
                <w:b/>
                <w:color w:val="5C83B4"/>
                <w:spacing w:val="-2"/>
                <w:sz w:val="24"/>
              </w:rPr>
            </w:pPr>
            <w:r w:rsidRPr="00CC0718">
              <w:rPr>
                <w:b/>
                <w:color w:val="5C83B4"/>
                <w:spacing w:val="-2"/>
                <w:sz w:val="24"/>
              </w:rPr>
              <w:t>Yes</w:t>
            </w:r>
          </w:p>
        </w:tc>
      </w:tr>
      <w:tr w:rsidRPr="00CC0718" w:rsidR="00C71DC8" w:rsidTr="3A33D0EC" w14:paraId="37C9A55D" w14:textId="77777777">
        <w:trPr>
          <w:trHeight w:val="344" w:hRule="exact"/>
        </w:trPr>
        <w:tc>
          <w:tcPr>
            <w:tcW w:w="3381" w:type="dxa"/>
            <w:gridSpan w:val="2"/>
            <w:tcBorders>
              <w:bottom w:val="single" w:color="8FB6EA" w:sz="5" w:space="0"/>
            </w:tcBorders>
            <w:shd w:val="clear" w:color="auto" w:fill="FFFFFF" w:themeFill="background1"/>
            <w:tcMar/>
          </w:tcPr>
          <w:p w:rsidRPr="00CC0718" w:rsidR="00C71DC8" w:rsidP="00244814" w:rsidRDefault="00C71DC8" w14:paraId="23D20D2D" w14:textId="77777777">
            <w:pPr>
              <w:rPr>
                <w:color w:val="000000"/>
                <w:spacing w:val="-2"/>
                <w:sz w:val="18"/>
              </w:rPr>
            </w:pPr>
            <w:r w:rsidRPr="00CC0718">
              <w:rPr>
                <w:color w:val="000000"/>
                <w:spacing w:val="-2"/>
                <w:sz w:val="18"/>
              </w:rPr>
              <w:t>Document</w:t>
            </w:r>
          </w:p>
        </w:tc>
        <w:tc>
          <w:tcPr>
            <w:tcW w:w="1132" w:type="dxa"/>
            <w:tcBorders>
              <w:bottom w:val="single" w:color="8FB6EA" w:sz="5" w:space="0"/>
            </w:tcBorders>
            <w:shd w:val="clear" w:color="auto" w:fill="FFFFFF" w:themeFill="background1"/>
            <w:tcMar/>
          </w:tcPr>
          <w:p w:rsidRPr="00CC0718" w:rsidR="00C71DC8" w:rsidP="00244814" w:rsidRDefault="00C71DC8" w14:paraId="4C503204" w14:textId="77777777">
            <w:pPr>
              <w:rPr>
                <w:color w:val="000000"/>
                <w:spacing w:val="-2"/>
                <w:sz w:val="18"/>
              </w:rPr>
            </w:pPr>
            <w:r w:rsidRPr="00CC0718">
              <w:rPr>
                <w:color w:val="000000"/>
                <w:spacing w:val="-2"/>
                <w:sz w:val="18"/>
              </w:rPr>
              <w:t>8</w:t>
            </w:r>
          </w:p>
        </w:tc>
        <w:tc>
          <w:tcPr>
            <w:tcW w:w="1576" w:type="dxa"/>
            <w:gridSpan w:val="2"/>
            <w:tcBorders>
              <w:bottom w:val="single" w:color="8FB6EA" w:sz="5" w:space="0"/>
            </w:tcBorders>
            <w:shd w:val="clear" w:color="auto" w:fill="FFFFFF" w:themeFill="background1"/>
            <w:tcMar/>
          </w:tcPr>
          <w:p w:rsidRPr="00CC0718" w:rsidR="00C71DC8" w:rsidP="00244814" w:rsidRDefault="00C71DC8" w14:paraId="3B9BA5E9" w14:textId="77777777">
            <w:pPr>
              <w:rPr>
                <w:color w:val="000000"/>
                <w:spacing w:val="-2"/>
                <w:sz w:val="18"/>
              </w:rPr>
            </w:pPr>
            <w:r w:rsidRPr="00CC0718">
              <w:rPr>
                <w:color w:val="000000"/>
                <w:spacing w:val="-2"/>
                <w:sz w:val="18"/>
              </w:rPr>
              <w:t>24</w:t>
            </w:r>
          </w:p>
        </w:tc>
        <w:tc>
          <w:tcPr>
            <w:tcW w:w="1362" w:type="dxa"/>
            <w:tcBorders>
              <w:bottom w:val="single" w:color="8FB6EA" w:sz="5" w:space="0"/>
            </w:tcBorders>
            <w:shd w:val="clear" w:color="auto" w:fill="FFFFFF" w:themeFill="background1"/>
            <w:tcMar/>
          </w:tcPr>
          <w:p w:rsidRPr="00CC0718" w:rsidR="00C71DC8" w:rsidP="00244814" w:rsidRDefault="00C71DC8" w14:paraId="5D38A90B" w14:textId="77777777">
            <w:pPr>
              <w:rPr>
                <w:color w:val="000000"/>
                <w:spacing w:val="-2"/>
                <w:sz w:val="18"/>
              </w:rPr>
            </w:pPr>
            <w:r w:rsidRPr="00CC0718">
              <w:rPr>
                <w:color w:val="000000"/>
                <w:spacing w:val="-2"/>
                <w:sz w:val="18"/>
              </w:rPr>
              <w:t>426</w:t>
            </w:r>
          </w:p>
        </w:tc>
        <w:tc>
          <w:tcPr>
            <w:tcW w:w="1690" w:type="dxa"/>
            <w:tcBorders>
              <w:bottom w:val="single" w:color="8FB6EA" w:sz="5" w:space="0"/>
            </w:tcBorders>
            <w:shd w:val="clear" w:color="auto" w:fill="FFFFFF" w:themeFill="background1"/>
            <w:tcMar/>
          </w:tcPr>
          <w:p w:rsidRPr="00CC0718" w:rsidR="00C71DC8" w:rsidP="00244814" w:rsidRDefault="00C71DC8" w14:paraId="61B9FD2F" w14:textId="77777777">
            <w:pPr>
              <w:rPr>
                <w:color w:val="000000"/>
                <w:spacing w:val="-2"/>
                <w:sz w:val="18"/>
              </w:rPr>
            </w:pPr>
            <w:r w:rsidRPr="00CC0718">
              <w:rPr>
                <w:color w:val="000000"/>
                <w:spacing w:val="-2"/>
                <w:sz w:val="18"/>
              </w:rPr>
              <w:t>24</w:t>
            </w:r>
          </w:p>
        </w:tc>
        <w:tc>
          <w:tcPr>
            <w:tcW w:w="1576" w:type="dxa"/>
            <w:tcBorders>
              <w:bottom w:val="single" w:color="8FB6EA" w:sz="5" w:space="0"/>
            </w:tcBorders>
            <w:shd w:val="clear" w:color="auto" w:fill="FFFFFF" w:themeFill="background1"/>
            <w:tcMar/>
          </w:tcPr>
          <w:p w:rsidRPr="00CC0718" w:rsidR="00C71DC8" w:rsidP="00244814" w:rsidRDefault="00C71DC8" w14:paraId="3732ED62" w14:textId="77777777">
            <w:pPr>
              <w:rPr>
                <w:color w:val="000000"/>
                <w:spacing w:val="-2"/>
                <w:sz w:val="18"/>
              </w:rPr>
            </w:pPr>
          </w:p>
        </w:tc>
      </w:tr>
      <w:tr w:rsidRPr="00CC0718" w:rsidR="00C71DC8" w:rsidTr="3A33D0EC" w14:paraId="341BA655" w14:textId="77777777">
        <w:trPr>
          <w:trHeight w:val="444" w:hRule="exact"/>
        </w:trPr>
        <w:tc>
          <w:tcPr>
            <w:tcW w:w="10717" w:type="dxa"/>
            <w:gridSpan w:val="8"/>
            <w:tcBorders>
              <w:top w:val="single" w:color="8FB6EA" w:sz="5" w:space="0"/>
            </w:tcBorders>
            <w:tcMar/>
          </w:tcPr>
          <w:p w:rsidRPr="00CC0718" w:rsidR="00C71DC8" w:rsidP="00244814" w:rsidRDefault="00C71DC8" w14:paraId="4DD9B5AE" w14:textId="77777777"/>
        </w:tc>
      </w:tr>
      <w:tr w:rsidRPr="00CC0718" w:rsidR="00C71DC8" w:rsidTr="3A33D0EC" w14:paraId="6D6E3357" w14:textId="77777777">
        <w:trPr>
          <w:trHeight w:val="344" w:hRule="exact"/>
        </w:trPr>
        <w:tc>
          <w:tcPr>
            <w:tcW w:w="10717" w:type="dxa"/>
            <w:gridSpan w:val="8"/>
            <w:shd w:val="clear" w:color="auto" w:fill="FFFFFF" w:themeFill="background1"/>
            <w:tcMar/>
          </w:tcPr>
          <w:p w:rsidRPr="00CC0718" w:rsidR="00C71DC8" w:rsidP="00244814" w:rsidRDefault="00C71DC8" w14:paraId="23C8E7B8" w14:textId="77777777">
            <w:pPr>
              <w:rPr>
                <w:b/>
                <w:color w:val="5C83B4"/>
                <w:spacing w:val="-2"/>
                <w:sz w:val="24"/>
              </w:rPr>
            </w:pPr>
          </w:p>
        </w:tc>
      </w:tr>
      <w:tr w:rsidRPr="00CC0718" w:rsidR="00C71DC8" w:rsidTr="3A33D0EC" w14:paraId="6781978C" w14:textId="77777777">
        <w:trPr>
          <w:trHeight w:val="444" w:hRule="exact"/>
        </w:trPr>
        <w:tc>
          <w:tcPr>
            <w:tcW w:w="1805" w:type="dxa"/>
            <w:shd w:val="clear" w:color="auto" w:fill="FFFFFF" w:themeFill="background1"/>
            <w:tcMar/>
          </w:tcPr>
          <w:p w:rsidRPr="00CC0718" w:rsidR="00C71DC8" w:rsidP="00244814" w:rsidRDefault="00C71DC8" w14:paraId="37B484F8" w14:textId="77777777">
            <w:pPr>
              <w:rPr>
                <w:b/>
                <w:color w:val="5C83B4"/>
                <w:spacing w:val="-2"/>
                <w:sz w:val="24"/>
              </w:rPr>
            </w:pPr>
            <w:r w:rsidRPr="00CC0718">
              <w:rPr>
                <w:b/>
                <w:color w:val="5C83B4"/>
                <w:spacing w:val="-2"/>
                <w:sz w:val="24"/>
              </w:rPr>
              <w:t>Nickname:</w:t>
            </w:r>
          </w:p>
        </w:tc>
        <w:tc>
          <w:tcPr>
            <w:tcW w:w="8912" w:type="dxa"/>
            <w:gridSpan w:val="7"/>
            <w:vMerge w:val="restart"/>
            <w:shd w:val="clear" w:color="auto" w:fill="FFFFFF" w:themeFill="background1"/>
            <w:tcMar/>
          </w:tcPr>
          <w:p w:rsidRPr="00CC0718" w:rsidR="00C71DC8" w:rsidP="00244814" w:rsidRDefault="00C71DC8" w14:paraId="235DFB62" w14:textId="77777777">
            <w:pPr>
              <w:rPr>
                <w:b/>
                <w:color w:val="5C83B4"/>
                <w:spacing w:val="-2"/>
                <w:sz w:val="24"/>
              </w:rPr>
            </w:pPr>
            <w:r w:rsidRPr="00CC0718">
              <w:rPr>
                <w:b/>
                <w:color w:val="5C83B4"/>
                <w:spacing w:val="-2"/>
                <w:sz w:val="24"/>
              </w:rPr>
              <w:t>Codes\\AXIAL CODE\\Q3 a- Journey of the Club\INVOLVEMENT JOURNEY\Campus Greek life Atmosphere</w:t>
            </w:r>
          </w:p>
        </w:tc>
      </w:tr>
      <w:tr w:rsidRPr="00CC0718" w:rsidR="00C71DC8" w:rsidTr="3A33D0EC" w14:paraId="5D1394CB" w14:textId="77777777">
        <w:trPr>
          <w:trHeight w:val="459" w:hRule="exact"/>
        </w:trPr>
        <w:tc>
          <w:tcPr>
            <w:tcW w:w="1805" w:type="dxa"/>
            <w:shd w:val="clear" w:color="auto" w:fill="FFFFFF" w:themeFill="background1"/>
            <w:tcMar/>
          </w:tcPr>
          <w:p w:rsidRPr="00CC0718" w:rsidR="00C71DC8" w:rsidP="00244814" w:rsidRDefault="00C71DC8" w14:paraId="719FB17E" w14:textId="77777777">
            <w:pPr>
              <w:rPr>
                <w:b/>
                <w:color w:val="5C83B4"/>
                <w:spacing w:val="-2"/>
                <w:sz w:val="24"/>
              </w:rPr>
            </w:pPr>
            <w:r w:rsidRPr="00CC0718">
              <w:rPr>
                <w:b/>
                <w:color w:val="5C83B4"/>
                <w:spacing w:val="-2"/>
                <w:sz w:val="24"/>
              </w:rPr>
              <w:t>Classification:</w:t>
            </w:r>
          </w:p>
        </w:tc>
        <w:tc>
          <w:tcPr>
            <w:tcW w:w="8912" w:type="dxa"/>
            <w:gridSpan w:val="7"/>
            <w:vMerge/>
            <w:tcMar/>
          </w:tcPr>
          <w:p w:rsidRPr="00CC0718" w:rsidR="00C71DC8" w:rsidP="00244814" w:rsidRDefault="00C71DC8" w14:paraId="16693499" w14:textId="77777777"/>
        </w:tc>
      </w:tr>
      <w:tr w:rsidRPr="00CC0718" w:rsidR="00C71DC8" w:rsidTr="3A33D0EC" w14:paraId="7B795779" w14:textId="77777777">
        <w:trPr>
          <w:trHeight w:val="444" w:hRule="exact"/>
        </w:trPr>
        <w:tc>
          <w:tcPr>
            <w:tcW w:w="1805" w:type="dxa"/>
            <w:shd w:val="clear" w:color="auto" w:fill="FFFFFF" w:themeFill="background1"/>
            <w:tcMar/>
          </w:tcPr>
          <w:p w:rsidRPr="00CC0718" w:rsidR="00C71DC8" w:rsidP="00244814" w:rsidRDefault="00C71DC8" w14:paraId="534006F6" w14:textId="77777777">
            <w:pPr>
              <w:rPr>
                <w:b/>
                <w:color w:val="5C83B4"/>
                <w:spacing w:val="-2"/>
                <w:sz w:val="24"/>
              </w:rPr>
            </w:pPr>
            <w:r w:rsidRPr="00CC0718">
              <w:rPr>
                <w:b/>
                <w:color w:val="5C83B4"/>
                <w:spacing w:val="-2"/>
                <w:sz w:val="24"/>
              </w:rPr>
              <w:t>Aggregated:</w:t>
            </w:r>
          </w:p>
        </w:tc>
        <w:tc>
          <w:tcPr>
            <w:tcW w:w="8912" w:type="dxa"/>
            <w:gridSpan w:val="7"/>
            <w:shd w:val="clear" w:color="auto" w:fill="FFFFFF" w:themeFill="background1"/>
            <w:tcMar/>
          </w:tcPr>
          <w:p w:rsidRPr="00CC0718" w:rsidR="00C71DC8" w:rsidP="00244814" w:rsidRDefault="00C71DC8" w14:paraId="5A57F5B0" w14:textId="77777777">
            <w:pPr>
              <w:rPr>
                <w:b/>
                <w:color w:val="5C83B4"/>
                <w:spacing w:val="-2"/>
                <w:sz w:val="24"/>
              </w:rPr>
            </w:pPr>
            <w:r w:rsidRPr="00CC0718">
              <w:rPr>
                <w:b/>
                <w:color w:val="5C83B4"/>
                <w:spacing w:val="-2"/>
                <w:sz w:val="24"/>
              </w:rPr>
              <w:t>No</w:t>
            </w:r>
          </w:p>
        </w:tc>
      </w:tr>
      <w:tr w:rsidRPr="00CC0718" w:rsidR="00C71DC8" w:rsidTr="3A33D0EC" w14:paraId="613746E9" w14:textId="77777777">
        <w:trPr>
          <w:trHeight w:val="344" w:hRule="exact"/>
        </w:trPr>
        <w:tc>
          <w:tcPr>
            <w:tcW w:w="3381" w:type="dxa"/>
            <w:gridSpan w:val="2"/>
            <w:tcBorders>
              <w:bottom w:val="single" w:color="8FB6EA" w:sz="5" w:space="0"/>
            </w:tcBorders>
            <w:shd w:val="clear" w:color="auto" w:fill="FFFFFF" w:themeFill="background1"/>
            <w:tcMar/>
          </w:tcPr>
          <w:p w:rsidRPr="00CC0718" w:rsidR="00C71DC8" w:rsidP="00244814" w:rsidRDefault="00C71DC8" w14:paraId="791DA46E" w14:textId="77777777">
            <w:pPr>
              <w:rPr>
                <w:color w:val="000000"/>
                <w:spacing w:val="-2"/>
                <w:sz w:val="18"/>
              </w:rPr>
            </w:pPr>
            <w:r w:rsidRPr="00CC0718">
              <w:rPr>
                <w:color w:val="000000"/>
                <w:spacing w:val="-2"/>
                <w:sz w:val="18"/>
              </w:rPr>
              <w:t>Document</w:t>
            </w:r>
          </w:p>
        </w:tc>
        <w:tc>
          <w:tcPr>
            <w:tcW w:w="1132" w:type="dxa"/>
            <w:tcBorders>
              <w:bottom w:val="single" w:color="8FB6EA" w:sz="5" w:space="0"/>
            </w:tcBorders>
            <w:shd w:val="clear" w:color="auto" w:fill="FFFFFF" w:themeFill="background1"/>
            <w:tcMar/>
          </w:tcPr>
          <w:p w:rsidRPr="00CC0718" w:rsidR="00C71DC8" w:rsidP="00244814" w:rsidRDefault="00C71DC8" w14:paraId="013A0A53" w14:textId="77777777">
            <w:pPr>
              <w:rPr>
                <w:color w:val="000000"/>
                <w:spacing w:val="-2"/>
                <w:sz w:val="18"/>
              </w:rPr>
            </w:pPr>
            <w:r w:rsidRPr="00CC0718">
              <w:rPr>
                <w:color w:val="000000"/>
                <w:spacing w:val="-2"/>
                <w:sz w:val="18"/>
              </w:rPr>
              <w:t>1</w:t>
            </w:r>
          </w:p>
        </w:tc>
        <w:tc>
          <w:tcPr>
            <w:tcW w:w="1576" w:type="dxa"/>
            <w:gridSpan w:val="2"/>
            <w:tcBorders>
              <w:bottom w:val="single" w:color="8FB6EA" w:sz="5" w:space="0"/>
            </w:tcBorders>
            <w:shd w:val="clear" w:color="auto" w:fill="FFFFFF" w:themeFill="background1"/>
            <w:tcMar/>
          </w:tcPr>
          <w:p w:rsidRPr="00CC0718" w:rsidR="00C71DC8" w:rsidP="00244814" w:rsidRDefault="00C71DC8" w14:paraId="2AAAB718" w14:textId="77777777">
            <w:pPr>
              <w:rPr>
                <w:color w:val="000000"/>
                <w:spacing w:val="-2"/>
                <w:sz w:val="18"/>
              </w:rPr>
            </w:pPr>
            <w:r w:rsidRPr="00CC0718">
              <w:rPr>
                <w:color w:val="000000"/>
                <w:spacing w:val="-2"/>
                <w:sz w:val="18"/>
              </w:rPr>
              <w:t>2</w:t>
            </w:r>
          </w:p>
        </w:tc>
        <w:tc>
          <w:tcPr>
            <w:tcW w:w="1362" w:type="dxa"/>
            <w:tcBorders>
              <w:bottom w:val="single" w:color="8FB6EA" w:sz="5" w:space="0"/>
            </w:tcBorders>
            <w:shd w:val="clear" w:color="auto" w:fill="FFFFFF" w:themeFill="background1"/>
            <w:tcMar/>
          </w:tcPr>
          <w:p w:rsidRPr="00CC0718" w:rsidR="00C71DC8" w:rsidP="00244814" w:rsidRDefault="00C71DC8" w14:paraId="723EDC3F" w14:textId="77777777">
            <w:pPr>
              <w:rPr>
                <w:color w:val="000000"/>
                <w:spacing w:val="-2"/>
                <w:sz w:val="18"/>
              </w:rPr>
            </w:pPr>
            <w:r w:rsidRPr="00CC0718">
              <w:rPr>
                <w:color w:val="000000"/>
                <w:spacing w:val="-2"/>
                <w:sz w:val="18"/>
              </w:rPr>
              <w:t>22</w:t>
            </w:r>
          </w:p>
        </w:tc>
        <w:tc>
          <w:tcPr>
            <w:tcW w:w="1690" w:type="dxa"/>
            <w:tcBorders>
              <w:bottom w:val="single" w:color="8FB6EA" w:sz="5" w:space="0"/>
            </w:tcBorders>
            <w:shd w:val="clear" w:color="auto" w:fill="FFFFFF" w:themeFill="background1"/>
            <w:tcMar/>
          </w:tcPr>
          <w:p w:rsidRPr="00CC0718" w:rsidR="00C71DC8" w:rsidP="00244814" w:rsidRDefault="00C71DC8" w14:paraId="709461FF" w14:textId="77777777">
            <w:pPr>
              <w:rPr>
                <w:color w:val="000000"/>
                <w:spacing w:val="-2"/>
                <w:sz w:val="18"/>
              </w:rPr>
            </w:pPr>
            <w:r w:rsidRPr="00CC0718">
              <w:rPr>
                <w:color w:val="000000"/>
                <w:spacing w:val="-2"/>
                <w:sz w:val="18"/>
              </w:rPr>
              <w:t>2</w:t>
            </w:r>
          </w:p>
        </w:tc>
        <w:tc>
          <w:tcPr>
            <w:tcW w:w="1576" w:type="dxa"/>
            <w:tcBorders>
              <w:bottom w:val="single" w:color="8FB6EA" w:sz="5" w:space="0"/>
            </w:tcBorders>
            <w:shd w:val="clear" w:color="auto" w:fill="FFFFFF" w:themeFill="background1"/>
            <w:tcMar/>
          </w:tcPr>
          <w:p w:rsidRPr="00CC0718" w:rsidR="00C71DC8" w:rsidP="00244814" w:rsidRDefault="00C71DC8" w14:paraId="07805486" w14:textId="77777777">
            <w:pPr>
              <w:rPr>
                <w:color w:val="000000"/>
                <w:spacing w:val="-2"/>
                <w:sz w:val="18"/>
              </w:rPr>
            </w:pPr>
          </w:p>
        </w:tc>
      </w:tr>
      <w:tr w:rsidRPr="00CC0718" w:rsidR="00C71DC8" w:rsidTr="3A33D0EC" w14:paraId="700FEBEE" w14:textId="77777777">
        <w:trPr>
          <w:trHeight w:val="888" w:hRule="exact"/>
        </w:trPr>
        <w:tc>
          <w:tcPr>
            <w:tcW w:w="10717" w:type="dxa"/>
            <w:gridSpan w:val="8"/>
            <w:tcBorders>
              <w:top w:val="single" w:color="8FB6EA" w:sz="5" w:space="0"/>
            </w:tcBorders>
            <w:tcMar/>
          </w:tcPr>
          <w:p w:rsidRPr="00CC0718" w:rsidR="00C71DC8" w:rsidP="00244814" w:rsidRDefault="00C71DC8" w14:paraId="20A83542" w14:textId="77777777"/>
        </w:tc>
      </w:tr>
      <w:tr w:rsidRPr="00CC0718" w:rsidR="00C71DC8" w:rsidTr="3A33D0EC" w14:paraId="4722AF86" w14:textId="77777777">
        <w:trPr>
          <w:trHeight w:val="889" w:hRule="exact"/>
        </w:trPr>
        <w:tc>
          <w:tcPr>
            <w:tcW w:w="10717" w:type="dxa"/>
            <w:gridSpan w:val="8"/>
            <w:tcMar/>
          </w:tcPr>
          <w:p w:rsidRPr="00CC0718" w:rsidR="00C71DC8" w:rsidP="00244814" w:rsidRDefault="00C71DC8" w14:paraId="2DDB0A30" w14:textId="77777777"/>
        </w:tc>
      </w:tr>
      <w:tr w:rsidRPr="00CC0718" w:rsidR="00C71DC8" w:rsidTr="3A33D0EC" w14:paraId="59B07C12" w14:textId="77777777">
        <w:trPr>
          <w:trHeight w:val="458" w:hRule="exact"/>
        </w:trPr>
        <w:tc>
          <w:tcPr>
            <w:tcW w:w="5359" w:type="dxa"/>
            <w:gridSpan w:val="4"/>
            <w:shd w:val="clear" w:color="auto" w:fill="FFFFFF" w:themeFill="background1"/>
            <w:tcMar/>
          </w:tcPr>
          <w:p w:rsidRPr="00CC0718" w:rsidR="00C71DC8" w:rsidP="00244814" w:rsidRDefault="00C71DC8" w14:paraId="18B48A96" w14:textId="77777777">
            <w:pPr>
              <w:jc w:val="right"/>
              <w:rPr>
                <w:color w:val="000066"/>
                <w:spacing w:val="-2"/>
                <w:sz w:val="16"/>
              </w:rPr>
            </w:pPr>
            <w:r w:rsidRPr="00CC0718">
              <w:rPr>
                <w:color w:val="000066"/>
                <w:spacing w:val="-2"/>
                <w:sz w:val="16"/>
              </w:rPr>
              <w:t>Formatted Reports\\Code Summary Formatted Report</w:t>
            </w:r>
          </w:p>
        </w:tc>
        <w:tc>
          <w:tcPr>
            <w:tcW w:w="5358" w:type="dxa"/>
            <w:gridSpan w:val="4"/>
            <w:shd w:val="clear" w:color="auto" w:fill="FFFFFF" w:themeFill="background1"/>
            <w:tcMar/>
          </w:tcPr>
          <w:p w:rsidRPr="00CC0718" w:rsidR="00C71DC8" w:rsidP="00244814" w:rsidRDefault="00C71DC8" w14:paraId="61356D57" w14:textId="77777777">
            <w:pPr>
              <w:jc w:val="right"/>
              <w:rPr>
                <w:color w:val="000066"/>
                <w:spacing w:val="-2"/>
                <w:sz w:val="16"/>
              </w:rPr>
            </w:pPr>
            <w:r w:rsidRPr="00CC0718">
              <w:rPr>
                <w:color w:val="000066"/>
                <w:spacing w:val="-2"/>
                <w:sz w:val="16"/>
              </w:rPr>
              <w:t>Page 39 of 104</w:t>
            </w:r>
          </w:p>
        </w:tc>
      </w:tr>
      <w:tr w:rsidRPr="00CC0718" w:rsidR="00C71DC8" w:rsidTr="3A33D0EC" w14:paraId="78F45AED" w14:textId="77777777">
        <w:trPr>
          <w:trHeight w:val="444" w:hRule="exact"/>
        </w:trPr>
        <w:tc>
          <w:tcPr>
            <w:tcW w:w="10717" w:type="dxa"/>
            <w:gridSpan w:val="8"/>
            <w:shd w:val="clear" w:color="auto" w:fill="FFFFFF" w:themeFill="background1"/>
            <w:tcMar/>
            <w:vAlign w:val="center"/>
          </w:tcPr>
          <w:p w:rsidRPr="00CC0718" w:rsidR="00C71DC8" w:rsidP="00244814" w:rsidRDefault="00C71DC8" w14:paraId="629493BB" w14:textId="77777777">
            <w:pPr>
              <w:jc w:val="right"/>
              <w:rPr>
                <w:color w:val="000066"/>
                <w:spacing w:val="-2"/>
                <w:sz w:val="16"/>
              </w:rPr>
            </w:pPr>
            <w:r w:rsidRPr="00CC0718">
              <w:rPr>
                <w:color w:val="000066"/>
                <w:spacing w:val="-2"/>
                <w:sz w:val="16"/>
              </w:rPr>
              <w:t>11/13/2024 3:39 PM</w:t>
            </w:r>
          </w:p>
        </w:tc>
      </w:tr>
      <w:tr w:rsidRPr="00CC0718" w:rsidR="00C71DC8" w:rsidTr="3A33D0EC" w14:paraId="68B00CDE" w14:textId="77777777">
        <w:trPr>
          <w:trHeight w:val="459" w:hRule="exact"/>
        </w:trPr>
        <w:tc>
          <w:tcPr>
            <w:tcW w:w="3381" w:type="dxa"/>
            <w:gridSpan w:val="2"/>
            <w:shd w:val="clear" w:color="auto" w:fill="8FB6EA"/>
            <w:tcMar/>
          </w:tcPr>
          <w:p w:rsidRPr="00CC0718" w:rsidR="00C71DC8" w:rsidP="00244814" w:rsidRDefault="00C71DC8" w14:paraId="515128D0" w14:textId="77777777">
            <w:pPr>
              <w:rPr>
                <w:b/>
                <w:color w:val="000066"/>
                <w:spacing w:val="-2"/>
                <w:sz w:val="18"/>
              </w:rPr>
            </w:pPr>
            <w:r w:rsidRPr="00CC0718">
              <w:rPr>
                <w:b/>
                <w:color w:val="000066"/>
                <w:spacing w:val="-2"/>
                <w:sz w:val="18"/>
              </w:rPr>
              <w:t>File Type</w:t>
            </w:r>
          </w:p>
        </w:tc>
        <w:tc>
          <w:tcPr>
            <w:tcW w:w="1132" w:type="dxa"/>
            <w:shd w:val="clear" w:color="auto" w:fill="8FB6EA"/>
            <w:tcMar/>
          </w:tcPr>
          <w:p w:rsidRPr="00CC0718" w:rsidR="00C71DC8" w:rsidP="00244814" w:rsidRDefault="00C71DC8" w14:paraId="31979100" w14:textId="77777777">
            <w:pPr>
              <w:rPr>
                <w:b/>
                <w:color w:val="000066"/>
                <w:spacing w:val="-2"/>
                <w:sz w:val="18"/>
              </w:rPr>
            </w:pPr>
            <w:r w:rsidRPr="00CC0718">
              <w:rPr>
                <w:b/>
                <w:color w:val="000066"/>
                <w:spacing w:val="-2"/>
                <w:sz w:val="18"/>
              </w:rPr>
              <w:t>Number of Files</w:t>
            </w:r>
          </w:p>
        </w:tc>
        <w:tc>
          <w:tcPr>
            <w:tcW w:w="1576" w:type="dxa"/>
            <w:gridSpan w:val="2"/>
            <w:shd w:val="clear" w:color="auto" w:fill="8FB6EA"/>
            <w:tcMar/>
          </w:tcPr>
          <w:p w:rsidRPr="00CC0718" w:rsidR="00C71DC8" w:rsidP="00244814" w:rsidRDefault="00C71DC8" w14:paraId="1EA273E2" w14:textId="77777777">
            <w:pPr>
              <w:rPr>
                <w:b/>
                <w:color w:val="000066"/>
                <w:spacing w:val="-2"/>
                <w:sz w:val="18"/>
              </w:rPr>
            </w:pPr>
            <w:r w:rsidRPr="00CC0718">
              <w:rPr>
                <w:b/>
                <w:color w:val="000066"/>
                <w:spacing w:val="-2"/>
                <w:sz w:val="18"/>
              </w:rPr>
              <w:t>Number of Coding References</w:t>
            </w:r>
          </w:p>
        </w:tc>
        <w:tc>
          <w:tcPr>
            <w:tcW w:w="1362" w:type="dxa"/>
            <w:shd w:val="clear" w:color="auto" w:fill="8FB6EA"/>
            <w:tcMar/>
          </w:tcPr>
          <w:p w:rsidRPr="00CC0718" w:rsidR="00C71DC8" w:rsidP="00244814" w:rsidRDefault="00C71DC8" w14:paraId="5944787F" w14:textId="77777777">
            <w:pPr>
              <w:rPr>
                <w:b/>
                <w:color w:val="000066"/>
                <w:spacing w:val="-2"/>
                <w:sz w:val="18"/>
              </w:rPr>
            </w:pPr>
            <w:r w:rsidRPr="00CC0718">
              <w:rPr>
                <w:b/>
                <w:color w:val="000066"/>
                <w:spacing w:val="-2"/>
                <w:sz w:val="18"/>
              </w:rPr>
              <w:t>Number of Words Coded</w:t>
            </w:r>
          </w:p>
        </w:tc>
        <w:tc>
          <w:tcPr>
            <w:tcW w:w="1690" w:type="dxa"/>
            <w:shd w:val="clear" w:color="auto" w:fill="8FB6EA"/>
            <w:tcMar/>
          </w:tcPr>
          <w:p w:rsidRPr="00CC0718" w:rsidR="00C71DC8" w:rsidP="00244814" w:rsidRDefault="00C71DC8" w14:paraId="32CF8059" w14:textId="77777777">
            <w:pPr>
              <w:rPr>
                <w:b/>
                <w:color w:val="000066"/>
                <w:spacing w:val="-2"/>
                <w:sz w:val="18"/>
              </w:rPr>
            </w:pPr>
            <w:r w:rsidRPr="00CC0718">
              <w:rPr>
                <w:b/>
                <w:color w:val="000066"/>
                <w:spacing w:val="-2"/>
                <w:sz w:val="18"/>
              </w:rPr>
              <w:t>Number of Paragraphs Coded</w:t>
            </w:r>
          </w:p>
        </w:tc>
        <w:tc>
          <w:tcPr>
            <w:tcW w:w="1576" w:type="dxa"/>
            <w:shd w:val="clear" w:color="auto" w:fill="8FB6EA"/>
            <w:tcMar/>
          </w:tcPr>
          <w:p w:rsidRPr="00CC0718" w:rsidR="00C71DC8" w:rsidP="00244814" w:rsidRDefault="00C71DC8" w14:paraId="5D7B927F" w14:textId="77777777">
            <w:pPr>
              <w:rPr>
                <w:b/>
                <w:color w:val="000066"/>
                <w:spacing w:val="-2"/>
                <w:sz w:val="18"/>
              </w:rPr>
            </w:pPr>
            <w:r w:rsidRPr="00CC0718">
              <w:rPr>
                <w:b/>
                <w:color w:val="000066"/>
                <w:spacing w:val="-2"/>
                <w:sz w:val="18"/>
              </w:rPr>
              <w:t>Duration Coded</w:t>
            </w:r>
          </w:p>
        </w:tc>
      </w:tr>
      <w:tr w:rsidRPr="00CC0718" w:rsidR="00C71DC8" w:rsidTr="3A33D0EC" w14:paraId="7571FC29" w14:textId="77777777">
        <w:trPr>
          <w:trHeight w:val="344" w:hRule="exact"/>
        </w:trPr>
        <w:tc>
          <w:tcPr>
            <w:tcW w:w="10717" w:type="dxa"/>
            <w:gridSpan w:val="8"/>
            <w:shd w:val="clear" w:color="auto" w:fill="FFFFFF" w:themeFill="background1"/>
            <w:tcMar/>
          </w:tcPr>
          <w:p w:rsidRPr="00CC0718" w:rsidR="00C71DC8" w:rsidP="00244814" w:rsidRDefault="00C71DC8" w14:paraId="44EA8EB8" w14:textId="77777777">
            <w:pPr>
              <w:rPr>
                <w:b/>
                <w:color w:val="5C83B4"/>
                <w:spacing w:val="-2"/>
                <w:sz w:val="24"/>
              </w:rPr>
            </w:pPr>
          </w:p>
        </w:tc>
      </w:tr>
      <w:tr w:rsidRPr="00CC0718" w:rsidR="00C71DC8" w:rsidTr="3A33D0EC" w14:paraId="7ED09F3F" w14:textId="77777777">
        <w:trPr>
          <w:trHeight w:val="458" w:hRule="exact"/>
        </w:trPr>
        <w:tc>
          <w:tcPr>
            <w:tcW w:w="1805" w:type="dxa"/>
            <w:shd w:val="clear" w:color="auto" w:fill="FFFFFF" w:themeFill="background1"/>
            <w:tcMar/>
          </w:tcPr>
          <w:p w:rsidRPr="00CC0718" w:rsidR="00C71DC8" w:rsidP="00244814" w:rsidRDefault="00C71DC8" w14:paraId="30E3B080" w14:textId="77777777">
            <w:pPr>
              <w:rPr>
                <w:b/>
                <w:color w:val="5C83B4"/>
                <w:spacing w:val="-2"/>
                <w:sz w:val="24"/>
              </w:rPr>
            </w:pPr>
            <w:r w:rsidRPr="00CC0718">
              <w:rPr>
                <w:b/>
                <w:color w:val="5C83B4"/>
                <w:spacing w:val="-2"/>
                <w:sz w:val="24"/>
              </w:rPr>
              <w:t>Nickname:</w:t>
            </w:r>
          </w:p>
        </w:tc>
        <w:tc>
          <w:tcPr>
            <w:tcW w:w="8912" w:type="dxa"/>
            <w:gridSpan w:val="7"/>
            <w:vMerge w:val="restart"/>
            <w:shd w:val="clear" w:color="auto" w:fill="FFFFFF" w:themeFill="background1"/>
            <w:tcMar/>
          </w:tcPr>
          <w:p w:rsidRPr="00CC0718" w:rsidR="00C71DC8" w:rsidP="00244814" w:rsidRDefault="00C71DC8" w14:paraId="29F6DEDD" w14:textId="77777777">
            <w:pPr>
              <w:rPr>
                <w:b/>
                <w:color w:val="5C83B4"/>
                <w:spacing w:val="-2"/>
                <w:sz w:val="24"/>
              </w:rPr>
            </w:pPr>
            <w:r w:rsidRPr="00CC0718">
              <w:rPr>
                <w:b/>
                <w:color w:val="5C83B4"/>
                <w:spacing w:val="-2"/>
                <w:sz w:val="24"/>
              </w:rPr>
              <w:t>Codes\\AXIAL CODE\\Q3 a- Journey of the Club\INVOLVEMENT JOURNEY\Freshman Starting</w:t>
            </w:r>
          </w:p>
        </w:tc>
      </w:tr>
      <w:tr w:rsidRPr="00CC0718" w:rsidR="00C71DC8" w:rsidTr="3A33D0EC" w14:paraId="51A4E523" w14:textId="77777777">
        <w:trPr>
          <w:trHeight w:val="444" w:hRule="exact"/>
        </w:trPr>
        <w:tc>
          <w:tcPr>
            <w:tcW w:w="1805" w:type="dxa"/>
            <w:shd w:val="clear" w:color="auto" w:fill="FFFFFF" w:themeFill="background1"/>
            <w:tcMar/>
          </w:tcPr>
          <w:p w:rsidRPr="00CC0718" w:rsidR="00C71DC8" w:rsidP="00244814" w:rsidRDefault="00C71DC8" w14:paraId="247A215C" w14:textId="77777777">
            <w:pPr>
              <w:rPr>
                <w:b/>
                <w:color w:val="5C83B4"/>
                <w:spacing w:val="-2"/>
                <w:sz w:val="24"/>
              </w:rPr>
            </w:pPr>
            <w:r w:rsidRPr="00CC0718">
              <w:rPr>
                <w:b/>
                <w:color w:val="5C83B4"/>
                <w:spacing w:val="-2"/>
                <w:sz w:val="24"/>
              </w:rPr>
              <w:t>Classification:</w:t>
            </w:r>
          </w:p>
        </w:tc>
        <w:tc>
          <w:tcPr>
            <w:tcW w:w="8912" w:type="dxa"/>
            <w:gridSpan w:val="7"/>
            <w:vMerge/>
            <w:tcMar/>
          </w:tcPr>
          <w:p w:rsidRPr="00CC0718" w:rsidR="00C71DC8" w:rsidP="00244814" w:rsidRDefault="00C71DC8" w14:paraId="7C5E886E" w14:textId="77777777"/>
        </w:tc>
      </w:tr>
      <w:tr w:rsidRPr="00CC0718" w:rsidR="00C71DC8" w:rsidTr="3A33D0EC" w14:paraId="7224930E" w14:textId="77777777">
        <w:trPr>
          <w:trHeight w:val="444" w:hRule="exact"/>
        </w:trPr>
        <w:tc>
          <w:tcPr>
            <w:tcW w:w="1805" w:type="dxa"/>
            <w:shd w:val="clear" w:color="auto" w:fill="FFFFFF" w:themeFill="background1"/>
            <w:tcMar/>
          </w:tcPr>
          <w:p w:rsidRPr="00CC0718" w:rsidR="00C71DC8" w:rsidP="00244814" w:rsidRDefault="00C71DC8" w14:paraId="3DF74F40" w14:textId="77777777">
            <w:pPr>
              <w:rPr>
                <w:b/>
                <w:color w:val="5C83B4"/>
                <w:spacing w:val="-2"/>
                <w:sz w:val="24"/>
              </w:rPr>
            </w:pPr>
            <w:r w:rsidRPr="00CC0718">
              <w:rPr>
                <w:b/>
                <w:color w:val="5C83B4"/>
                <w:spacing w:val="-2"/>
                <w:sz w:val="24"/>
              </w:rPr>
              <w:t>Aggregated:</w:t>
            </w:r>
          </w:p>
        </w:tc>
        <w:tc>
          <w:tcPr>
            <w:tcW w:w="8912" w:type="dxa"/>
            <w:gridSpan w:val="7"/>
            <w:shd w:val="clear" w:color="auto" w:fill="FFFFFF" w:themeFill="background1"/>
            <w:tcMar/>
          </w:tcPr>
          <w:p w:rsidRPr="00CC0718" w:rsidR="00C71DC8" w:rsidP="00244814" w:rsidRDefault="00C71DC8" w14:paraId="53A8146E" w14:textId="77777777">
            <w:pPr>
              <w:rPr>
                <w:b/>
                <w:color w:val="5C83B4"/>
                <w:spacing w:val="-2"/>
                <w:sz w:val="24"/>
              </w:rPr>
            </w:pPr>
            <w:r w:rsidRPr="00CC0718">
              <w:rPr>
                <w:b/>
                <w:color w:val="5C83B4"/>
                <w:spacing w:val="-2"/>
                <w:sz w:val="24"/>
              </w:rPr>
              <w:t>No</w:t>
            </w:r>
          </w:p>
        </w:tc>
      </w:tr>
      <w:tr w:rsidRPr="00CC0718" w:rsidR="00C71DC8" w:rsidTr="3A33D0EC" w14:paraId="53A06A13" w14:textId="77777777">
        <w:trPr>
          <w:trHeight w:val="344" w:hRule="exact"/>
        </w:trPr>
        <w:tc>
          <w:tcPr>
            <w:tcW w:w="3381" w:type="dxa"/>
            <w:gridSpan w:val="2"/>
            <w:tcBorders>
              <w:bottom w:val="single" w:color="8FB6EA" w:sz="5" w:space="0"/>
            </w:tcBorders>
            <w:shd w:val="clear" w:color="auto" w:fill="FFFFFF" w:themeFill="background1"/>
            <w:tcMar/>
          </w:tcPr>
          <w:p w:rsidRPr="00CC0718" w:rsidR="00C71DC8" w:rsidP="00244814" w:rsidRDefault="00C71DC8" w14:paraId="002A6ACA" w14:textId="77777777">
            <w:pPr>
              <w:rPr>
                <w:color w:val="000000"/>
                <w:spacing w:val="-2"/>
                <w:sz w:val="18"/>
              </w:rPr>
            </w:pPr>
            <w:r w:rsidRPr="00CC0718">
              <w:rPr>
                <w:color w:val="000000"/>
                <w:spacing w:val="-2"/>
                <w:sz w:val="18"/>
              </w:rPr>
              <w:t>Document</w:t>
            </w:r>
          </w:p>
        </w:tc>
        <w:tc>
          <w:tcPr>
            <w:tcW w:w="1132" w:type="dxa"/>
            <w:tcBorders>
              <w:bottom w:val="single" w:color="8FB6EA" w:sz="5" w:space="0"/>
            </w:tcBorders>
            <w:shd w:val="clear" w:color="auto" w:fill="FFFFFF" w:themeFill="background1"/>
            <w:tcMar/>
          </w:tcPr>
          <w:p w:rsidRPr="00CC0718" w:rsidR="00C71DC8" w:rsidP="00244814" w:rsidRDefault="00C71DC8" w14:paraId="764F6DAB" w14:textId="77777777">
            <w:pPr>
              <w:rPr>
                <w:color w:val="000000"/>
                <w:spacing w:val="-2"/>
                <w:sz w:val="18"/>
              </w:rPr>
            </w:pPr>
            <w:r w:rsidRPr="00CC0718">
              <w:rPr>
                <w:color w:val="000000"/>
                <w:spacing w:val="-2"/>
                <w:sz w:val="18"/>
              </w:rPr>
              <w:t>2</w:t>
            </w:r>
          </w:p>
        </w:tc>
        <w:tc>
          <w:tcPr>
            <w:tcW w:w="1576" w:type="dxa"/>
            <w:gridSpan w:val="2"/>
            <w:tcBorders>
              <w:bottom w:val="single" w:color="8FB6EA" w:sz="5" w:space="0"/>
            </w:tcBorders>
            <w:shd w:val="clear" w:color="auto" w:fill="FFFFFF" w:themeFill="background1"/>
            <w:tcMar/>
          </w:tcPr>
          <w:p w:rsidRPr="00CC0718" w:rsidR="00C71DC8" w:rsidP="00244814" w:rsidRDefault="00C71DC8" w14:paraId="602F325B" w14:textId="77777777">
            <w:pPr>
              <w:rPr>
                <w:color w:val="000000"/>
                <w:spacing w:val="-2"/>
                <w:sz w:val="18"/>
              </w:rPr>
            </w:pPr>
            <w:r w:rsidRPr="00CC0718">
              <w:rPr>
                <w:color w:val="000000"/>
                <w:spacing w:val="-2"/>
                <w:sz w:val="18"/>
              </w:rPr>
              <w:t>2</w:t>
            </w:r>
          </w:p>
        </w:tc>
        <w:tc>
          <w:tcPr>
            <w:tcW w:w="1362" w:type="dxa"/>
            <w:tcBorders>
              <w:bottom w:val="single" w:color="8FB6EA" w:sz="5" w:space="0"/>
            </w:tcBorders>
            <w:shd w:val="clear" w:color="auto" w:fill="FFFFFF" w:themeFill="background1"/>
            <w:tcMar/>
          </w:tcPr>
          <w:p w:rsidRPr="00CC0718" w:rsidR="00C71DC8" w:rsidP="00244814" w:rsidRDefault="00C71DC8" w14:paraId="0DABB13E" w14:textId="77777777">
            <w:pPr>
              <w:rPr>
                <w:color w:val="000000"/>
                <w:spacing w:val="-2"/>
                <w:sz w:val="18"/>
              </w:rPr>
            </w:pPr>
            <w:r w:rsidRPr="00CC0718">
              <w:rPr>
                <w:color w:val="000000"/>
                <w:spacing w:val="-2"/>
                <w:sz w:val="18"/>
              </w:rPr>
              <w:t>48</w:t>
            </w:r>
          </w:p>
        </w:tc>
        <w:tc>
          <w:tcPr>
            <w:tcW w:w="1690" w:type="dxa"/>
            <w:tcBorders>
              <w:bottom w:val="single" w:color="8FB6EA" w:sz="5" w:space="0"/>
            </w:tcBorders>
            <w:shd w:val="clear" w:color="auto" w:fill="FFFFFF" w:themeFill="background1"/>
            <w:tcMar/>
          </w:tcPr>
          <w:p w:rsidRPr="00CC0718" w:rsidR="00C71DC8" w:rsidP="00244814" w:rsidRDefault="00C71DC8" w14:paraId="0EBB4562" w14:textId="77777777">
            <w:pPr>
              <w:rPr>
                <w:color w:val="000000"/>
                <w:spacing w:val="-2"/>
                <w:sz w:val="18"/>
              </w:rPr>
            </w:pPr>
            <w:r w:rsidRPr="00CC0718">
              <w:rPr>
                <w:color w:val="000000"/>
                <w:spacing w:val="-2"/>
                <w:sz w:val="18"/>
              </w:rPr>
              <w:t>2</w:t>
            </w:r>
          </w:p>
        </w:tc>
        <w:tc>
          <w:tcPr>
            <w:tcW w:w="1576" w:type="dxa"/>
            <w:tcBorders>
              <w:bottom w:val="single" w:color="8FB6EA" w:sz="5" w:space="0"/>
            </w:tcBorders>
            <w:shd w:val="clear" w:color="auto" w:fill="FFFFFF" w:themeFill="background1"/>
            <w:tcMar/>
          </w:tcPr>
          <w:p w:rsidRPr="00CC0718" w:rsidR="00C71DC8" w:rsidP="00244814" w:rsidRDefault="00C71DC8" w14:paraId="41617A5F" w14:textId="77777777">
            <w:pPr>
              <w:rPr>
                <w:color w:val="000000"/>
                <w:spacing w:val="-2"/>
                <w:sz w:val="18"/>
              </w:rPr>
            </w:pPr>
          </w:p>
        </w:tc>
      </w:tr>
      <w:tr w:rsidRPr="00CC0718" w:rsidR="00C71DC8" w:rsidTr="3A33D0EC" w14:paraId="714A7105" w14:textId="77777777">
        <w:trPr>
          <w:trHeight w:val="459" w:hRule="exact"/>
        </w:trPr>
        <w:tc>
          <w:tcPr>
            <w:tcW w:w="10717" w:type="dxa"/>
            <w:gridSpan w:val="8"/>
            <w:tcBorders>
              <w:top w:val="single" w:color="8FB6EA" w:sz="5" w:space="0"/>
            </w:tcBorders>
            <w:tcMar/>
          </w:tcPr>
          <w:p w:rsidRPr="00CC0718" w:rsidR="00C71DC8" w:rsidP="00244814" w:rsidRDefault="00C71DC8" w14:paraId="4C123364" w14:textId="77777777"/>
        </w:tc>
      </w:tr>
      <w:tr w:rsidRPr="00CC0718" w:rsidR="00C71DC8" w:rsidTr="3A33D0EC" w14:paraId="30F90FBD" w14:textId="77777777">
        <w:trPr>
          <w:trHeight w:val="329" w:hRule="exact"/>
        </w:trPr>
        <w:tc>
          <w:tcPr>
            <w:tcW w:w="10717" w:type="dxa"/>
            <w:gridSpan w:val="8"/>
            <w:shd w:val="clear" w:color="auto" w:fill="FFFFFF" w:themeFill="background1"/>
            <w:tcMar/>
          </w:tcPr>
          <w:p w:rsidRPr="00CC0718" w:rsidR="00C71DC8" w:rsidP="00244814" w:rsidRDefault="00C71DC8" w14:paraId="4FDECA05" w14:textId="77777777">
            <w:pPr>
              <w:rPr>
                <w:b/>
                <w:color w:val="5C83B4"/>
                <w:spacing w:val="-2"/>
                <w:sz w:val="24"/>
              </w:rPr>
            </w:pPr>
          </w:p>
        </w:tc>
      </w:tr>
      <w:tr w:rsidRPr="00CC0718" w:rsidR="00C71DC8" w:rsidTr="3A33D0EC" w14:paraId="0F015C3A" w14:textId="77777777">
        <w:trPr>
          <w:trHeight w:val="459" w:hRule="exact"/>
        </w:trPr>
        <w:tc>
          <w:tcPr>
            <w:tcW w:w="1805" w:type="dxa"/>
            <w:shd w:val="clear" w:color="auto" w:fill="FFFFFF" w:themeFill="background1"/>
            <w:tcMar/>
          </w:tcPr>
          <w:p w:rsidRPr="00CC0718" w:rsidR="00C71DC8" w:rsidP="00244814" w:rsidRDefault="00C71DC8" w14:paraId="5DDD8B0B" w14:textId="77777777">
            <w:pPr>
              <w:rPr>
                <w:b/>
                <w:color w:val="5C83B4"/>
                <w:spacing w:val="-2"/>
                <w:sz w:val="24"/>
              </w:rPr>
            </w:pPr>
            <w:r w:rsidRPr="00CC0718">
              <w:rPr>
                <w:b/>
                <w:color w:val="5C83B4"/>
                <w:spacing w:val="-2"/>
                <w:sz w:val="24"/>
              </w:rPr>
              <w:t>Nickname:</w:t>
            </w:r>
          </w:p>
        </w:tc>
        <w:tc>
          <w:tcPr>
            <w:tcW w:w="8912" w:type="dxa"/>
            <w:gridSpan w:val="7"/>
            <w:vMerge w:val="restart"/>
            <w:shd w:val="clear" w:color="auto" w:fill="FFFFFF" w:themeFill="background1"/>
            <w:tcMar/>
          </w:tcPr>
          <w:p w:rsidRPr="00CC0718" w:rsidR="00C71DC8" w:rsidP="00244814" w:rsidRDefault="00C71DC8" w14:paraId="172C067B" w14:textId="77777777">
            <w:pPr>
              <w:rPr>
                <w:b/>
                <w:color w:val="5C83B4"/>
                <w:spacing w:val="-2"/>
                <w:sz w:val="24"/>
              </w:rPr>
            </w:pPr>
            <w:r w:rsidRPr="00CC0718">
              <w:rPr>
                <w:b/>
                <w:color w:val="5C83B4"/>
                <w:spacing w:val="-2"/>
                <w:sz w:val="24"/>
              </w:rPr>
              <w:t>Codes\\AXIAL CODE\\Q3 a- Journey of the Club\INVOLVEMENT JOURNEY\Friend</w:t>
            </w:r>
          </w:p>
        </w:tc>
      </w:tr>
      <w:tr w:rsidRPr="00CC0718" w:rsidR="00C71DC8" w:rsidTr="3A33D0EC" w14:paraId="389D450C" w14:textId="77777777">
        <w:trPr>
          <w:trHeight w:val="444" w:hRule="exact"/>
        </w:trPr>
        <w:tc>
          <w:tcPr>
            <w:tcW w:w="1805" w:type="dxa"/>
            <w:shd w:val="clear" w:color="auto" w:fill="FFFFFF" w:themeFill="background1"/>
            <w:tcMar/>
          </w:tcPr>
          <w:p w:rsidRPr="00CC0718" w:rsidR="00C71DC8" w:rsidP="00244814" w:rsidRDefault="00C71DC8" w14:paraId="423BD1BF" w14:textId="77777777">
            <w:pPr>
              <w:rPr>
                <w:b/>
                <w:color w:val="5C83B4"/>
                <w:spacing w:val="-2"/>
                <w:sz w:val="24"/>
              </w:rPr>
            </w:pPr>
            <w:r w:rsidRPr="00CC0718">
              <w:rPr>
                <w:b/>
                <w:color w:val="5C83B4"/>
                <w:spacing w:val="-2"/>
                <w:sz w:val="24"/>
              </w:rPr>
              <w:t>Classification:</w:t>
            </w:r>
          </w:p>
        </w:tc>
        <w:tc>
          <w:tcPr>
            <w:tcW w:w="8912" w:type="dxa"/>
            <w:gridSpan w:val="7"/>
            <w:vMerge/>
            <w:tcMar/>
          </w:tcPr>
          <w:p w:rsidRPr="00CC0718" w:rsidR="00C71DC8" w:rsidP="00244814" w:rsidRDefault="00C71DC8" w14:paraId="0BEA5A77" w14:textId="77777777"/>
        </w:tc>
      </w:tr>
      <w:tr w:rsidRPr="00CC0718" w:rsidR="00C71DC8" w:rsidTr="3A33D0EC" w14:paraId="6D6F051D" w14:textId="77777777">
        <w:trPr>
          <w:trHeight w:val="459" w:hRule="exact"/>
        </w:trPr>
        <w:tc>
          <w:tcPr>
            <w:tcW w:w="1805" w:type="dxa"/>
            <w:shd w:val="clear" w:color="auto" w:fill="FFFFFF" w:themeFill="background1"/>
            <w:tcMar/>
          </w:tcPr>
          <w:p w:rsidRPr="00CC0718" w:rsidR="00C71DC8" w:rsidP="00244814" w:rsidRDefault="00C71DC8" w14:paraId="046EB195" w14:textId="77777777">
            <w:pPr>
              <w:rPr>
                <w:b/>
                <w:color w:val="5C83B4"/>
                <w:spacing w:val="-2"/>
                <w:sz w:val="24"/>
              </w:rPr>
            </w:pPr>
            <w:r w:rsidRPr="00CC0718">
              <w:rPr>
                <w:b/>
                <w:color w:val="5C83B4"/>
                <w:spacing w:val="-2"/>
                <w:sz w:val="24"/>
              </w:rPr>
              <w:t>Aggregated:</w:t>
            </w:r>
          </w:p>
        </w:tc>
        <w:tc>
          <w:tcPr>
            <w:tcW w:w="8912" w:type="dxa"/>
            <w:gridSpan w:val="7"/>
            <w:shd w:val="clear" w:color="auto" w:fill="FFFFFF" w:themeFill="background1"/>
            <w:tcMar/>
          </w:tcPr>
          <w:p w:rsidRPr="00CC0718" w:rsidR="00C71DC8" w:rsidP="00244814" w:rsidRDefault="00C71DC8" w14:paraId="259F5AE7" w14:textId="77777777">
            <w:pPr>
              <w:rPr>
                <w:b/>
                <w:color w:val="5C83B4"/>
                <w:spacing w:val="-2"/>
                <w:sz w:val="24"/>
              </w:rPr>
            </w:pPr>
            <w:r w:rsidRPr="00CC0718">
              <w:rPr>
                <w:b/>
                <w:color w:val="5C83B4"/>
                <w:spacing w:val="-2"/>
                <w:sz w:val="24"/>
              </w:rPr>
              <w:t>No</w:t>
            </w:r>
          </w:p>
        </w:tc>
      </w:tr>
      <w:tr w:rsidRPr="00CC0718" w:rsidR="00C71DC8" w:rsidTr="3A33D0EC" w14:paraId="7C666BD3" w14:textId="77777777">
        <w:trPr>
          <w:trHeight w:val="329" w:hRule="exact"/>
        </w:trPr>
        <w:tc>
          <w:tcPr>
            <w:tcW w:w="3381" w:type="dxa"/>
            <w:gridSpan w:val="2"/>
            <w:tcBorders>
              <w:bottom w:val="single" w:color="8FB6EA" w:sz="5" w:space="0"/>
            </w:tcBorders>
            <w:shd w:val="clear" w:color="auto" w:fill="FFFFFF" w:themeFill="background1"/>
            <w:tcMar/>
          </w:tcPr>
          <w:p w:rsidRPr="00CC0718" w:rsidR="00C71DC8" w:rsidP="00244814" w:rsidRDefault="00C71DC8" w14:paraId="57242863" w14:textId="77777777">
            <w:pPr>
              <w:rPr>
                <w:color w:val="000000"/>
                <w:spacing w:val="-2"/>
                <w:sz w:val="18"/>
              </w:rPr>
            </w:pPr>
            <w:r w:rsidRPr="00CC0718">
              <w:rPr>
                <w:color w:val="000000"/>
                <w:spacing w:val="-2"/>
                <w:sz w:val="18"/>
              </w:rPr>
              <w:t>Document</w:t>
            </w:r>
          </w:p>
        </w:tc>
        <w:tc>
          <w:tcPr>
            <w:tcW w:w="1132" w:type="dxa"/>
            <w:tcBorders>
              <w:bottom w:val="single" w:color="8FB6EA" w:sz="5" w:space="0"/>
            </w:tcBorders>
            <w:shd w:val="clear" w:color="auto" w:fill="FFFFFF" w:themeFill="background1"/>
            <w:tcMar/>
          </w:tcPr>
          <w:p w:rsidRPr="00CC0718" w:rsidR="00C71DC8" w:rsidP="00244814" w:rsidRDefault="00C71DC8" w14:paraId="212E4BBD" w14:textId="77777777">
            <w:pPr>
              <w:rPr>
                <w:color w:val="000000"/>
                <w:spacing w:val="-2"/>
                <w:sz w:val="18"/>
              </w:rPr>
            </w:pPr>
            <w:r w:rsidRPr="00CC0718">
              <w:rPr>
                <w:color w:val="000000"/>
                <w:spacing w:val="-2"/>
                <w:sz w:val="18"/>
              </w:rPr>
              <w:t>2</w:t>
            </w:r>
          </w:p>
        </w:tc>
        <w:tc>
          <w:tcPr>
            <w:tcW w:w="1576" w:type="dxa"/>
            <w:gridSpan w:val="2"/>
            <w:tcBorders>
              <w:bottom w:val="single" w:color="8FB6EA" w:sz="5" w:space="0"/>
            </w:tcBorders>
            <w:shd w:val="clear" w:color="auto" w:fill="FFFFFF" w:themeFill="background1"/>
            <w:tcMar/>
          </w:tcPr>
          <w:p w:rsidRPr="00CC0718" w:rsidR="00C71DC8" w:rsidP="00244814" w:rsidRDefault="00C71DC8" w14:paraId="081C491C" w14:textId="77777777">
            <w:pPr>
              <w:rPr>
                <w:color w:val="000000"/>
                <w:spacing w:val="-2"/>
                <w:sz w:val="18"/>
              </w:rPr>
            </w:pPr>
            <w:r w:rsidRPr="00CC0718">
              <w:rPr>
                <w:color w:val="000000"/>
                <w:spacing w:val="-2"/>
                <w:sz w:val="18"/>
              </w:rPr>
              <w:t>4</w:t>
            </w:r>
          </w:p>
        </w:tc>
        <w:tc>
          <w:tcPr>
            <w:tcW w:w="1362" w:type="dxa"/>
            <w:tcBorders>
              <w:bottom w:val="single" w:color="8FB6EA" w:sz="5" w:space="0"/>
            </w:tcBorders>
            <w:shd w:val="clear" w:color="auto" w:fill="FFFFFF" w:themeFill="background1"/>
            <w:tcMar/>
          </w:tcPr>
          <w:p w:rsidRPr="00CC0718" w:rsidR="00C71DC8" w:rsidP="00244814" w:rsidRDefault="00C71DC8" w14:paraId="402D7A88" w14:textId="77777777">
            <w:pPr>
              <w:rPr>
                <w:color w:val="000000"/>
                <w:spacing w:val="-2"/>
                <w:sz w:val="18"/>
              </w:rPr>
            </w:pPr>
            <w:r w:rsidRPr="00CC0718">
              <w:rPr>
                <w:color w:val="000000"/>
                <w:spacing w:val="-2"/>
                <w:sz w:val="18"/>
              </w:rPr>
              <w:t>19</w:t>
            </w:r>
          </w:p>
        </w:tc>
        <w:tc>
          <w:tcPr>
            <w:tcW w:w="1690" w:type="dxa"/>
            <w:tcBorders>
              <w:bottom w:val="single" w:color="8FB6EA" w:sz="5" w:space="0"/>
            </w:tcBorders>
            <w:shd w:val="clear" w:color="auto" w:fill="FFFFFF" w:themeFill="background1"/>
            <w:tcMar/>
          </w:tcPr>
          <w:p w:rsidRPr="00CC0718" w:rsidR="00C71DC8" w:rsidP="00244814" w:rsidRDefault="00C71DC8" w14:paraId="2BC29890" w14:textId="77777777">
            <w:pPr>
              <w:rPr>
                <w:color w:val="000000"/>
                <w:spacing w:val="-2"/>
                <w:sz w:val="18"/>
              </w:rPr>
            </w:pPr>
            <w:r w:rsidRPr="00CC0718">
              <w:rPr>
                <w:color w:val="000000"/>
                <w:spacing w:val="-2"/>
                <w:sz w:val="18"/>
              </w:rPr>
              <w:t>4</w:t>
            </w:r>
          </w:p>
        </w:tc>
        <w:tc>
          <w:tcPr>
            <w:tcW w:w="1576" w:type="dxa"/>
            <w:tcBorders>
              <w:bottom w:val="single" w:color="8FB6EA" w:sz="5" w:space="0"/>
            </w:tcBorders>
            <w:shd w:val="clear" w:color="auto" w:fill="FFFFFF" w:themeFill="background1"/>
            <w:tcMar/>
          </w:tcPr>
          <w:p w:rsidRPr="00CC0718" w:rsidR="00C71DC8" w:rsidP="00244814" w:rsidRDefault="00C71DC8" w14:paraId="63638807" w14:textId="77777777">
            <w:pPr>
              <w:rPr>
                <w:color w:val="000000"/>
                <w:spacing w:val="-2"/>
                <w:sz w:val="18"/>
              </w:rPr>
            </w:pPr>
          </w:p>
        </w:tc>
      </w:tr>
      <w:tr w:rsidRPr="00CC0718" w:rsidR="00C71DC8" w:rsidTr="3A33D0EC" w14:paraId="393D00ED" w14:textId="77777777">
        <w:trPr>
          <w:trHeight w:val="459" w:hRule="exact"/>
        </w:trPr>
        <w:tc>
          <w:tcPr>
            <w:tcW w:w="10717" w:type="dxa"/>
            <w:gridSpan w:val="8"/>
            <w:tcBorders>
              <w:top w:val="single" w:color="8FB6EA" w:sz="5" w:space="0"/>
            </w:tcBorders>
            <w:tcMar/>
          </w:tcPr>
          <w:p w:rsidRPr="00CC0718" w:rsidR="00C71DC8" w:rsidP="00244814" w:rsidRDefault="00C71DC8" w14:paraId="00438474" w14:textId="77777777"/>
        </w:tc>
      </w:tr>
      <w:tr w:rsidRPr="00CC0718" w:rsidR="00C71DC8" w:rsidTr="3A33D0EC" w14:paraId="21D4D300" w14:textId="77777777">
        <w:trPr>
          <w:trHeight w:val="329" w:hRule="exact"/>
        </w:trPr>
        <w:tc>
          <w:tcPr>
            <w:tcW w:w="10717" w:type="dxa"/>
            <w:gridSpan w:val="8"/>
            <w:shd w:val="clear" w:color="auto" w:fill="FFFFFF" w:themeFill="background1"/>
            <w:tcMar/>
          </w:tcPr>
          <w:p w:rsidRPr="00CC0718" w:rsidR="00C71DC8" w:rsidP="00244814" w:rsidRDefault="00C71DC8" w14:paraId="74595312" w14:textId="77777777">
            <w:pPr>
              <w:rPr>
                <w:b/>
                <w:color w:val="5C83B4"/>
                <w:spacing w:val="-2"/>
                <w:sz w:val="24"/>
              </w:rPr>
            </w:pPr>
          </w:p>
        </w:tc>
      </w:tr>
      <w:tr w:rsidRPr="00CC0718" w:rsidR="00C71DC8" w:rsidTr="3A33D0EC" w14:paraId="6E7E23F3" w14:textId="77777777">
        <w:trPr>
          <w:trHeight w:val="459" w:hRule="exact"/>
        </w:trPr>
        <w:tc>
          <w:tcPr>
            <w:tcW w:w="1805" w:type="dxa"/>
            <w:shd w:val="clear" w:color="auto" w:fill="FFFFFF" w:themeFill="background1"/>
            <w:tcMar/>
          </w:tcPr>
          <w:p w:rsidRPr="00CC0718" w:rsidR="00C71DC8" w:rsidP="00244814" w:rsidRDefault="00C71DC8" w14:paraId="7CAF6B68" w14:textId="77777777">
            <w:pPr>
              <w:rPr>
                <w:b/>
                <w:color w:val="5C83B4"/>
                <w:spacing w:val="-2"/>
                <w:sz w:val="24"/>
              </w:rPr>
            </w:pPr>
            <w:r w:rsidRPr="00CC0718">
              <w:rPr>
                <w:b/>
                <w:color w:val="5C83B4"/>
                <w:spacing w:val="-2"/>
                <w:sz w:val="24"/>
              </w:rPr>
              <w:t>Nickname:</w:t>
            </w:r>
          </w:p>
        </w:tc>
        <w:tc>
          <w:tcPr>
            <w:tcW w:w="8912" w:type="dxa"/>
            <w:gridSpan w:val="7"/>
            <w:vMerge w:val="restart"/>
            <w:shd w:val="clear" w:color="auto" w:fill="FFFFFF" w:themeFill="background1"/>
            <w:tcMar/>
          </w:tcPr>
          <w:p w:rsidRPr="00CC0718" w:rsidR="00C71DC8" w:rsidP="00244814" w:rsidRDefault="00C71DC8" w14:paraId="70B86EC3" w14:textId="77777777">
            <w:pPr>
              <w:rPr>
                <w:b/>
                <w:color w:val="5C83B4"/>
                <w:spacing w:val="-2"/>
                <w:sz w:val="24"/>
              </w:rPr>
            </w:pPr>
            <w:r w:rsidRPr="00CC0718">
              <w:rPr>
                <w:b/>
                <w:color w:val="5C83B4"/>
                <w:spacing w:val="-2"/>
                <w:sz w:val="24"/>
              </w:rPr>
              <w:t>Codes\\AXIAL CODE\\Q3 a- Journey of the Club\INVOLVEMENT JOURNEY\fundraiser</w:t>
            </w:r>
          </w:p>
        </w:tc>
      </w:tr>
      <w:tr w:rsidRPr="00CC0718" w:rsidR="00C71DC8" w:rsidTr="3A33D0EC" w14:paraId="63A0AAA4" w14:textId="77777777">
        <w:trPr>
          <w:trHeight w:val="444" w:hRule="exact"/>
        </w:trPr>
        <w:tc>
          <w:tcPr>
            <w:tcW w:w="1805" w:type="dxa"/>
            <w:shd w:val="clear" w:color="auto" w:fill="FFFFFF" w:themeFill="background1"/>
            <w:tcMar/>
          </w:tcPr>
          <w:p w:rsidRPr="00CC0718" w:rsidR="00C71DC8" w:rsidP="00244814" w:rsidRDefault="00C71DC8" w14:paraId="78361DE1" w14:textId="77777777">
            <w:pPr>
              <w:rPr>
                <w:b/>
                <w:color w:val="5C83B4"/>
                <w:spacing w:val="-2"/>
                <w:sz w:val="24"/>
              </w:rPr>
            </w:pPr>
            <w:r w:rsidRPr="00CC0718">
              <w:rPr>
                <w:b/>
                <w:color w:val="5C83B4"/>
                <w:spacing w:val="-2"/>
                <w:sz w:val="24"/>
              </w:rPr>
              <w:lastRenderedPageBreak/>
              <w:t>Classification:</w:t>
            </w:r>
          </w:p>
        </w:tc>
        <w:tc>
          <w:tcPr>
            <w:tcW w:w="8912" w:type="dxa"/>
            <w:gridSpan w:val="7"/>
            <w:vMerge/>
            <w:tcMar/>
          </w:tcPr>
          <w:p w:rsidRPr="00CC0718" w:rsidR="00C71DC8" w:rsidP="00244814" w:rsidRDefault="00C71DC8" w14:paraId="4F2543A3" w14:textId="77777777"/>
        </w:tc>
      </w:tr>
      <w:tr w:rsidRPr="00CC0718" w:rsidR="00C71DC8" w:rsidTr="3A33D0EC" w14:paraId="5B69E3F0" w14:textId="77777777">
        <w:trPr>
          <w:trHeight w:val="458" w:hRule="exact"/>
        </w:trPr>
        <w:tc>
          <w:tcPr>
            <w:tcW w:w="1805" w:type="dxa"/>
            <w:shd w:val="clear" w:color="auto" w:fill="FFFFFF" w:themeFill="background1"/>
            <w:tcMar/>
          </w:tcPr>
          <w:p w:rsidRPr="00CC0718" w:rsidR="00C71DC8" w:rsidP="00244814" w:rsidRDefault="00C71DC8" w14:paraId="25BF3B08" w14:textId="77777777">
            <w:pPr>
              <w:rPr>
                <w:b/>
                <w:color w:val="5C83B4"/>
                <w:spacing w:val="-2"/>
                <w:sz w:val="24"/>
              </w:rPr>
            </w:pPr>
            <w:r w:rsidRPr="00CC0718">
              <w:rPr>
                <w:b/>
                <w:color w:val="5C83B4"/>
                <w:spacing w:val="-2"/>
                <w:sz w:val="24"/>
              </w:rPr>
              <w:t>Aggregated:</w:t>
            </w:r>
          </w:p>
        </w:tc>
        <w:tc>
          <w:tcPr>
            <w:tcW w:w="8912" w:type="dxa"/>
            <w:gridSpan w:val="7"/>
            <w:shd w:val="clear" w:color="auto" w:fill="FFFFFF" w:themeFill="background1"/>
            <w:tcMar/>
          </w:tcPr>
          <w:p w:rsidRPr="00CC0718" w:rsidR="00C71DC8" w:rsidP="00244814" w:rsidRDefault="00C71DC8" w14:paraId="34487980" w14:textId="77777777">
            <w:pPr>
              <w:rPr>
                <w:b/>
                <w:color w:val="5C83B4"/>
                <w:spacing w:val="-2"/>
                <w:sz w:val="24"/>
              </w:rPr>
            </w:pPr>
            <w:r w:rsidRPr="00CC0718">
              <w:rPr>
                <w:b/>
                <w:color w:val="5C83B4"/>
                <w:spacing w:val="-2"/>
                <w:sz w:val="24"/>
              </w:rPr>
              <w:t>No</w:t>
            </w:r>
          </w:p>
        </w:tc>
      </w:tr>
      <w:tr w:rsidRPr="00CC0718" w:rsidR="00C71DC8" w:rsidTr="3A33D0EC" w14:paraId="438DD19C" w14:textId="77777777">
        <w:trPr>
          <w:trHeight w:val="344" w:hRule="exact"/>
        </w:trPr>
        <w:tc>
          <w:tcPr>
            <w:tcW w:w="3381" w:type="dxa"/>
            <w:gridSpan w:val="2"/>
            <w:tcBorders>
              <w:bottom w:val="single" w:color="8FB6EA" w:sz="5" w:space="0"/>
            </w:tcBorders>
            <w:shd w:val="clear" w:color="auto" w:fill="FFFFFF" w:themeFill="background1"/>
            <w:tcMar/>
          </w:tcPr>
          <w:p w:rsidRPr="00CC0718" w:rsidR="00C71DC8" w:rsidP="00244814" w:rsidRDefault="00C71DC8" w14:paraId="085A501F" w14:textId="77777777">
            <w:pPr>
              <w:rPr>
                <w:color w:val="000000"/>
                <w:spacing w:val="-2"/>
                <w:sz w:val="18"/>
              </w:rPr>
            </w:pPr>
            <w:r w:rsidRPr="00CC0718">
              <w:rPr>
                <w:color w:val="000000"/>
                <w:spacing w:val="-2"/>
                <w:sz w:val="18"/>
              </w:rPr>
              <w:t>Document</w:t>
            </w:r>
          </w:p>
        </w:tc>
        <w:tc>
          <w:tcPr>
            <w:tcW w:w="1132" w:type="dxa"/>
            <w:tcBorders>
              <w:bottom w:val="single" w:color="8FB6EA" w:sz="5" w:space="0"/>
            </w:tcBorders>
            <w:shd w:val="clear" w:color="auto" w:fill="FFFFFF" w:themeFill="background1"/>
            <w:tcMar/>
          </w:tcPr>
          <w:p w:rsidRPr="00CC0718" w:rsidR="00C71DC8" w:rsidP="00244814" w:rsidRDefault="00C71DC8" w14:paraId="0BC07840" w14:textId="77777777">
            <w:pPr>
              <w:rPr>
                <w:color w:val="000000"/>
                <w:spacing w:val="-2"/>
                <w:sz w:val="18"/>
              </w:rPr>
            </w:pPr>
            <w:r w:rsidRPr="00CC0718">
              <w:rPr>
                <w:color w:val="000000"/>
                <w:spacing w:val="-2"/>
                <w:sz w:val="18"/>
              </w:rPr>
              <w:t>1</w:t>
            </w:r>
          </w:p>
        </w:tc>
        <w:tc>
          <w:tcPr>
            <w:tcW w:w="1576" w:type="dxa"/>
            <w:gridSpan w:val="2"/>
            <w:tcBorders>
              <w:bottom w:val="single" w:color="8FB6EA" w:sz="5" w:space="0"/>
            </w:tcBorders>
            <w:shd w:val="clear" w:color="auto" w:fill="FFFFFF" w:themeFill="background1"/>
            <w:tcMar/>
          </w:tcPr>
          <w:p w:rsidRPr="00CC0718" w:rsidR="00C71DC8" w:rsidP="00244814" w:rsidRDefault="00C71DC8" w14:paraId="71D1F18F" w14:textId="77777777">
            <w:pPr>
              <w:rPr>
                <w:color w:val="000000"/>
                <w:spacing w:val="-2"/>
                <w:sz w:val="18"/>
              </w:rPr>
            </w:pPr>
            <w:r w:rsidRPr="00CC0718">
              <w:rPr>
                <w:color w:val="000000"/>
                <w:spacing w:val="-2"/>
                <w:sz w:val="18"/>
              </w:rPr>
              <w:t>1</w:t>
            </w:r>
          </w:p>
        </w:tc>
        <w:tc>
          <w:tcPr>
            <w:tcW w:w="1362" w:type="dxa"/>
            <w:tcBorders>
              <w:bottom w:val="single" w:color="8FB6EA" w:sz="5" w:space="0"/>
            </w:tcBorders>
            <w:shd w:val="clear" w:color="auto" w:fill="FFFFFF" w:themeFill="background1"/>
            <w:tcMar/>
          </w:tcPr>
          <w:p w:rsidRPr="00CC0718" w:rsidR="00C71DC8" w:rsidP="00244814" w:rsidRDefault="00C71DC8" w14:paraId="1E2CF1A3" w14:textId="77777777">
            <w:pPr>
              <w:rPr>
                <w:color w:val="000000"/>
                <w:spacing w:val="-2"/>
                <w:sz w:val="18"/>
              </w:rPr>
            </w:pPr>
            <w:r w:rsidRPr="00CC0718">
              <w:rPr>
                <w:color w:val="000000"/>
                <w:spacing w:val="-2"/>
                <w:sz w:val="18"/>
              </w:rPr>
              <w:t>2</w:t>
            </w:r>
          </w:p>
        </w:tc>
        <w:tc>
          <w:tcPr>
            <w:tcW w:w="1690" w:type="dxa"/>
            <w:tcBorders>
              <w:bottom w:val="single" w:color="8FB6EA" w:sz="5" w:space="0"/>
            </w:tcBorders>
            <w:shd w:val="clear" w:color="auto" w:fill="FFFFFF" w:themeFill="background1"/>
            <w:tcMar/>
          </w:tcPr>
          <w:p w:rsidRPr="00CC0718" w:rsidR="00C71DC8" w:rsidP="00244814" w:rsidRDefault="00C71DC8" w14:paraId="3D3EC944" w14:textId="77777777">
            <w:pPr>
              <w:rPr>
                <w:color w:val="000000"/>
                <w:spacing w:val="-2"/>
                <w:sz w:val="18"/>
              </w:rPr>
            </w:pPr>
            <w:r w:rsidRPr="00CC0718">
              <w:rPr>
                <w:color w:val="000000"/>
                <w:spacing w:val="-2"/>
                <w:sz w:val="18"/>
              </w:rPr>
              <w:t>1</w:t>
            </w:r>
          </w:p>
        </w:tc>
        <w:tc>
          <w:tcPr>
            <w:tcW w:w="1576" w:type="dxa"/>
            <w:tcBorders>
              <w:bottom w:val="single" w:color="8FB6EA" w:sz="5" w:space="0"/>
            </w:tcBorders>
            <w:shd w:val="clear" w:color="auto" w:fill="FFFFFF" w:themeFill="background1"/>
            <w:tcMar/>
          </w:tcPr>
          <w:p w:rsidRPr="00CC0718" w:rsidR="00C71DC8" w:rsidP="00244814" w:rsidRDefault="00C71DC8" w14:paraId="2CBC0162" w14:textId="77777777">
            <w:pPr>
              <w:rPr>
                <w:color w:val="000000"/>
                <w:spacing w:val="-2"/>
                <w:sz w:val="18"/>
              </w:rPr>
            </w:pPr>
          </w:p>
        </w:tc>
      </w:tr>
      <w:tr w:rsidRPr="00CC0718" w:rsidR="00C71DC8" w:rsidTr="3A33D0EC" w14:paraId="0637EAFF" w14:textId="77777777">
        <w:trPr>
          <w:trHeight w:val="444" w:hRule="exact"/>
        </w:trPr>
        <w:tc>
          <w:tcPr>
            <w:tcW w:w="10717" w:type="dxa"/>
            <w:gridSpan w:val="8"/>
            <w:tcBorders>
              <w:top w:val="single" w:color="8FB6EA" w:sz="5" w:space="0"/>
            </w:tcBorders>
            <w:tcMar/>
          </w:tcPr>
          <w:p w:rsidRPr="00CC0718" w:rsidR="00C71DC8" w:rsidP="00244814" w:rsidRDefault="00C71DC8" w14:paraId="32AF32AD" w14:textId="77777777"/>
        </w:tc>
      </w:tr>
      <w:tr w:rsidRPr="00CC0718" w:rsidR="00C71DC8" w:rsidTr="3A33D0EC" w14:paraId="4ADB075F" w14:textId="77777777">
        <w:trPr>
          <w:trHeight w:val="602" w:hRule="exact"/>
        </w:trPr>
        <w:tc>
          <w:tcPr>
            <w:tcW w:w="10717" w:type="dxa"/>
            <w:gridSpan w:val="8"/>
            <w:shd w:val="clear" w:color="auto" w:fill="FFFFFF" w:themeFill="background1"/>
            <w:tcMar/>
          </w:tcPr>
          <w:p w:rsidRPr="00CC0718" w:rsidR="00C71DC8" w:rsidP="00244814" w:rsidRDefault="00C71DC8" w14:paraId="2A3EEB71" w14:textId="77777777">
            <w:pPr>
              <w:rPr>
                <w:b/>
                <w:color w:val="5C83B4"/>
                <w:spacing w:val="-2"/>
                <w:sz w:val="24"/>
              </w:rPr>
            </w:pPr>
          </w:p>
        </w:tc>
      </w:tr>
      <w:tr w:rsidRPr="00CC0718" w:rsidR="00C71DC8" w:rsidTr="3A33D0EC" w14:paraId="7D2B2B0D" w14:textId="77777777">
        <w:trPr>
          <w:trHeight w:val="459" w:hRule="exact"/>
        </w:trPr>
        <w:tc>
          <w:tcPr>
            <w:tcW w:w="1805" w:type="dxa"/>
            <w:shd w:val="clear" w:color="auto" w:fill="FFFFFF" w:themeFill="background1"/>
            <w:tcMar/>
          </w:tcPr>
          <w:p w:rsidRPr="00CC0718" w:rsidR="00C71DC8" w:rsidP="00244814" w:rsidRDefault="00C71DC8" w14:paraId="4FB69FA0" w14:textId="77777777">
            <w:pPr>
              <w:rPr>
                <w:b/>
                <w:color w:val="5C83B4"/>
                <w:spacing w:val="-2"/>
                <w:sz w:val="24"/>
              </w:rPr>
            </w:pPr>
            <w:r w:rsidRPr="00CC0718">
              <w:rPr>
                <w:b/>
                <w:color w:val="5C83B4"/>
                <w:spacing w:val="-2"/>
                <w:sz w:val="24"/>
              </w:rPr>
              <w:t>Nickname:</w:t>
            </w:r>
          </w:p>
        </w:tc>
        <w:tc>
          <w:tcPr>
            <w:tcW w:w="8912" w:type="dxa"/>
            <w:gridSpan w:val="7"/>
            <w:vMerge w:val="restart"/>
            <w:shd w:val="clear" w:color="auto" w:fill="FFFFFF" w:themeFill="background1"/>
            <w:tcMar/>
          </w:tcPr>
          <w:p w:rsidRPr="00CC0718" w:rsidR="00C71DC8" w:rsidP="3A33D0EC" w:rsidRDefault="00C71DC8" w14:paraId="2C16AE58" w14:textId="77777777">
            <w:pPr>
              <w:rPr>
                <w:b w:val="1"/>
                <w:bCs w:val="1"/>
                <w:color w:val="5C83B4"/>
                <w:spacing w:val="-2"/>
                <w:sz w:val="24"/>
                <w:szCs w:val="24"/>
                <w:lang w:val="en-US"/>
              </w:rPr>
            </w:pPr>
            <w:r w:rsidRPr="3A33D0EC" w:rsidR="00C71DC8">
              <w:rPr>
                <w:b w:val="1"/>
                <w:bCs w:val="1"/>
                <w:color w:val="5C83B4"/>
                <w:spacing w:val="-2"/>
                <w:sz w:val="24"/>
                <w:szCs w:val="24"/>
                <w:lang w:val="en-US"/>
              </w:rPr>
              <w:t xml:space="preserve">Codes\\AXIAL CODE\\Q3 a- Journey of the Club\INVOLVEMENT JOURNEY\Heard through </w:t>
            </w:r>
            <w:r w:rsidRPr="3A33D0EC" w:rsidR="00C71DC8">
              <w:rPr>
                <w:b w:val="1"/>
                <w:bCs w:val="1"/>
                <w:color w:val="5C83B4"/>
                <w:spacing w:val="-2"/>
                <w:sz w:val="24"/>
                <w:szCs w:val="24"/>
                <w:lang w:val="en-US"/>
              </w:rPr>
              <w:t>Social Media</w:t>
            </w:r>
            <w:r w:rsidRPr="3A33D0EC" w:rsidR="00C71DC8">
              <w:rPr>
                <w:b w:val="1"/>
                <w:bCs w:val="1"/>
                <w:color w:val="5C83B4"/>
                <w:spacing w:val="-2"/>
                <w:sz w:val="24"/>
                <w:szCs w:val="24"/>
                <w:lang w:val="en-US"/>
              </w:rPr>
              <w:t xml:space="preserve"> before college</w:t>
            </w:r>
          </w:p>
        </w:tc>
      </w:tr>
      <w:tr w:rsidRPr="00CC0718" w:rsidR="00C71DC8" w:rsidTr="3A33D0EC" w14:paraId="4BEC4A6C" w14:textId="77777777">
        <w:trPr>
          <w:trHeight w:val="444" w:hRule="exact"/>
        </w:trPr>
        <w:tc>
          <w:tcPr>
            <w:tcW w:w="1805" w:type="dxa"/>
            <w:shd w:val="clear" w:color="auto" w:fill="FFFFFF" w:themeFill="background1"/>
            <w:tcMar/>
          </w:tcPr>
          <w:p w:rsidRPr="00CC0718" w:rsidR="00C71DC8" w:rsidP="00244814" w:rsidRDefault="00C71DC8" w14:paraId="7C1F7DB1" w14:textId="77777777">
            <w:pPr>
              <w:rPr>
                <w:b/>
                <w:color w:val="5C83B4"/>
                <w:spacing w:val="-2"/>
                <w:sz w:val="24"/>
              </w:rPr>
            </w:pPr>
            <w:r w:rsidRPr="00CC0718">
              <w:rPr>
                <w:b/>
                <w:color w:val="5C83B4"/>
                <w:spacing w:val="-2"/>
                <w:sz w:val="24"/>
              </w:rPr>
              <w:t>Classification:</w:t>
            </w:r>
          </w:p>
        </w:tc>
        <w:tc>
          <w:tcPr>
            <w:tcW w:w="8912" w:type="dxa"/>
            <w:gridSpan w:val="7"/>
            <w:vMerge/>
            <w:tcMar/>
          </w:tcPr>
          <w:p w:rsidRPr="00CC0718" w:rsidR="00C71DC8" w:rsidP="00244814" w:rsidRDefault="00C71DC8" w14:paraId="5F25E5C3" w14:textId="77777777"/>
        </w:tc>
      </w:tr>
      <w:tr w:rsidRPr="00CC0718" w:rsidR="00C71DC8" w:rsidTr="3A33D0EC" w14:paraId="7FE8B03E" w14:textId="77777777">
        <w:trPr>
          <w:trHeight w:val="458" w:hRule="exact"/>
        </w:trPr>
        <w:tc>
          <w:tcPr>
            <w:tcW w:w="1805" w:type="dxa"/>
            <w:shd w:val="clear" w:color="auto" w:fill="FFFFFF" w:themeFill="background1"/>
            <w:tcMar/>
          </w:tcPr>
          <w:p w:rsidRPr="00CC0718" w:rsidR="00C71DC8" w:rsidP="00244814" w:rsidRDefault="00C71DC8" w14:paraId="42EFF03E" w14:textId="77777777">
            <w:pPr>
              <w:rPr>
                <w:b/>
                <w:color w:val="5C83B4"/>
                <w:spacing w:val="-2"/>
                <w:sz w:val="24"/>
              </w:rPr>
            </w:pPr>
            <w:r w:rsidRPr="00CC0718">
              <w:rPr>
                <w:b/>
                <w:color w:val="5C83B4"/>
                <w:spacing w:val="-2"/>
                <w:sz w:val="24"/>
              </w:rPr>
              <w:t>Aggregated:</w:t>
            </w:r>
          </w:p>
        </w:tc>
        <w:tc>
          <w:tcPr>
            <w:tcW w:w="8912" w:type="dxa"/>
            <w:gridSpan w:val="7"/>
            <w:shd w:val="clear" w:color="auto" w:fill="FFFFFF" w:themeFill="background1"/>
            <w:tcMar/>
          </w:tcPr>
          <w:p w:rsidRPr="00CC0718" w:rsidR="00C71DC8" w:rsidP="00244814" w:rsidRDefault="00C71DC8" w14:paraId="09E060A8" w14:textId="77777777">
            <w:pPr>
              <w:rPr>
                <w:b/>
                <w:color w:val="5C83B4"/>
                <w:spacing w:val="-2"/>
                <w:sz w:val="24"/>
              </w:rPr>
            </w:pPr>
            <w:r w:rsidRPr="00CC0718">
              <w:rPr>
                <w:b/>
                <w:color w:val="5C83B4"/>
                <w:spacing w:val="-2"/>
                <w:sz w:val="24"/>
              </w:rPr>
              <w:t>No</w:t>
            </w:r>
          </w:p>
        </w:tc>
      </w:tr>
      <w:tr w:rsidRPr="00CC0718" w:rsidR="00C71DC8" w:rsidTr="3A33D0EC" w14:paraId="668CC4A9" w14:textId="77777777">
        <w:trPr>
          <w:trHeight w:val="330" w:hRule="exact"/>
        </w:trPr>
        <w:tc>
          <w:tcPr>
            <w:tcW w:w="3381" w:type="dxa"/>
            <w:gridSpan w:val="2"/>
            <w:tcBorders>
              <w:bottom w:val="single" w:color="8FB6EA" w:sz="5" w:space="0"/>
            </w:tcBorders>
            <w:shd w:val="clear" w:color="auto" w:fill="FFFFFF" w:themeFill="background1"/>
            <w:tcMar/>
          </w:tcPr>
          <w:p w:rsidRPr="00CC0718" w:rsidR="00C71DC8" w:rsidP="00244814" w:rsidRDefault="00C71DC8" w14:paraId="1CBE48F7" w14:textId="77777777">
            <w:pPr>
              <w:rPr>
                <w:color w:val="000000"/>
                <w:spacing w:val="-2"/>
                <w:sz w:val="18"/>
              </w:rPr>
            </w:pPr>
            <w:r w:rsidRPr="00CC0718">
              <w:rPr>
                <w:color w:val="000000"/>
                <w:spacing w:val="-2"/>
                <w:sz w:val="18"/>
              </w:rPr>
              <w:t>Document</w:t>
            </w:r>
          </w:p>
        </w:tc>
        <w:tc>
          <w:tcPr>
            <w:tcW w:w="1132" w:type="dxa"/>
            <w:tcBorders>
              <w:bottom w:val="single" w:color="8FB6EA" w:sz="5" w:space="0"/>
            </w:tcBorders>
            <w:shd w:val="clear" w:color="auto" w:fill="FFFFFF" w:themeFill="background1"/>
            <w:tcMar/>
          </w:tcPr>
          <w:p w:rsidRPr="00CC0718" w:rsidR="00C71DC8" w:rsidP="00244814" w:rsidRDefault="00C71DC8" w14:paraId="4B01EABF" w14:textId="77777777">
            <w:pPr>
              <w:rPr>
                <w:color w:val="000000"/>
                <w:spacing w:val="-2"/>
                <w:sz w:val="18"/>
              </w:rPr>
            </w:pPr>
            <w:r w:rsidRPr="00CC0718">
              <w:rPr>
                <w:color w:val="000000"/>
                <w:spacing w:val="-2"/>
                <w:sz w:val="18"/>
              </w:rPr>
              <w:t>1</w:t>
            </w:r>
          </w:p>
        </w:tc>
        <w:tc>
          <w:tcPr>
            <w:tcW w:w="1576" w:type="dxa"/>
            <w:gridSpan w:val="2"/>
            <w:tcBorders>
              <w:bottom w:val="single" w:color="8FB6EA" w:sz="5" w:space="0"/>
            </w:tcBorders>
            <w:shd w:val="clear" w:color="auto" w:fill="FFFFFF" w:themeFill="background1"/>
            <w:tcMar/>
          </w:tcPr>
          <w:p w:rsidRPr="00CC0718" w:rsidR="00C71DC8" w:rsidP="00244814" w:rsidRDefault="00C71DC8" w14:paraId="23977203" w14:textId="77777777">
            <w:pPr>
              <w:rPr>
                <w:color w:val="000000"/>
                <w:spacing w:val="-2"/>
                <w:sz w:val="18"/>
              </w:rPr>
            </w:pPr>
            <w:r w:rsidRPr="00CC0718">
              <w:rPr>
                <w:color w:val="000000"/>
                <w:spacing w:val="-2"/>
                <w:sz w:val="18"/>
              </w:rPr>
              <w:t>1</w:t>
            </w:r>
          </w:p>
        </w:tc>
        <w:tc>
          <w:tcPr>
            <w:tcW w:w="1362" w:type="dxa"/>
            <w:tcBorders>
              <w:bottom w:val="single" w:color="8FB6EA" w:sz="5" w:space="0"/>
            </w:tcBorders>
            <w:shd w:val="clear" w:color="auto" w:fill="FFFFFF" w:themeFill="background1"/>
            <w:tcMar/>
          </w:tcPr>
          <w:p w:rsidRPr="00CC0718" w:rsidR="00C71DC8" w:rsidP="00244814" w:rsidRDefault="00C71DC8" w14:paraId="03FDA1A7" w14:textId="77777777">
            <w:pPr>
              <w:rPr>
                <w:color w:val="000000"/>
                <w:spacing w:val="-2"/>
                <w:sz w:val="18"/>
              </w:rPr>
            </w:pPr>
            <w:r w:rsidRPr="00CC0718">
              <w:rPr>
                <w:color w:val="000000"/>
                <w:spacing w:val="-2"/>
                <w:sz w:val="18"/>
              </w:rPr>
              <w:t>22</w:t>
            </w:r>
          </w:p>
        </w:tc>
        <w:tc>
          <w:tcPr>
            <w:tcW w:w="1690" w:type="dxa"/>
            <w:tcBorders>
              <w:bottom w:val="single" w:color="8FB6EA" w:sz="5" w:space="0"/>
            </w:tcBorders>
            <w:shd w:val="clear" w:color="auto" w:fill="FFFFFF" w:themeFill="background1"/>
            <w:tcMar/>
          </w:tcPr>
          <w:p w:rsidRPr="00CC0718" w:rsidR="00C71DC8" w:rsidP="00244814" w:rsidRDefault="00C71DC8" w14:paraId="342F3EDD" w14:textId="77777777">
            <w:pPr>
              <w:rPr>
                <w:color w:val="000000"/>
                <w:spacing w:val="-2"/>
                <w:sz w:val="18"/>
              </w:rPr>
            </w:pPr>
            <w:r w:rsidRPr="00CC0718">
              <w:rPr>
                <w:color w:val="000000"/>
                <w:spacing w:val="-2"/>
                <w:sz w:val="18"/>
              </w:rPr>
              <w:t>1</w:t>
            </w:r>
          </w:p>
        </w:tc>
        <w:tc>
          <w:tcPr>
            <w:tcW w:w="1576" w:type="dxa"/>
            <w:tcBorders>
              <w:bottom w:val="single" w:color="8FB6EA" w:sz="5" w:space="0"/>
            </w:tcBorders>
            <w:shd w:val="clear" w:color="auto" w:fill="FFFFFF" w:themeFill="background1"/>
            <w:tcMar/>
          </w:tcPr>
          <w:p w:rsidRPr="00CC0718" w:rsidR="00C71DC8" w:rsidP="00244814" w:rsidRDefault="00C71DC8" w14:paraId="138B6ACC" w14:textId="77777777">
            <w:pPr>
              <w:rPr>
                <w:color w:val="000000"/>
                <w:spacing w:val="-2"/>
                <w:sz w:val="18"/>
              </w:rPr>
            </w:pPr>
          </w:p>
        </w:tc>
      </w:tr>
      <w:tr w:rsidRPr="00CC0718" w:rsidR="00C71DC8" w:rsidTr="3A33D0EC" w14:paraId="53E6DDE9" w14:textId="77777777">
        <w:trPr>
          <w:trHeight w:val="458" w:hRule="exact"/>
        </w:trPr>
        <w:tc>
          <w:tcPr>
            <w:tcW w:w="10717" w:type="dxa"/>
            <w:gridSpan w:val="8"/>
            <w:tcBorders>
              <w:top w:val="single" w:color="8FB6EA" w:sz="5" w:space="0"/>
            </w:tcBorders>
            <w:tcMar/>
          </w:tcPr>
          <w:p w:rsidRPr="00CC0718" w:rsidR="00C71DC8" w:rsidP="00244814" w:rsidRDefault="00C71DC8" w14:paraId="41617C35" w14:textId="77777777"/>
        </w:tc>
      </w:tr>
      <w:tr w:rsidRPr="00CC0718" w:rsidR="00C71DC8" w:rsidTr="3A33D0EC" w14:paraId="48CFCAC5" w14:textId="77777777">
        <w:trPr>
          <w:trHeight w:val="330" w:hRule="exact"/>
        </w:trPr>
        <w:tc>
          <w:tcPr>
            <w:tcW w:w="10717" w:type="dxa"/>
            <w:gridSpan w:val="8"/>
            <w:shd w:val="clear" w:color="auto" w:fill="FFFFFF" w:themeFill="background1"/>
            <w:tcMar/>
          </w:tcPr>
          <w:p w:rsidRPr="00CC0718" w:rsidR="00C71DC8" w:rsidP="00244814" w:rsidRDefault="00C71DC8" w14:paraId="5ADC199F" w14:textId="77777777">
            <w:pPr>
              <w:rPr>
                <w:b/>
                <w:color w:val="5C83B4"/>
                <w:spacing w:val="-2"/>
                <w:sz w:val="24"/>
              </w:rPr>
            </w:pPr>
          </w:p>
        </w:tc>
      </w:tr>
      <w:tr w:rsidRPr="00CC0718" w:rsidR="00C71DC8" w:rsidTr="3A33D0EC" w14:paraId="16B07EB6" w14:textId="77777777">
        <w:trPr>
          <w:trHeight w:val="458" w:hRule="exact"/>
        </w:trPr>
        <w:tc>
          <w:tcPr>
            <w:tcW w:w="1805" w:type="dxa"/>
            <w:shd w:val="clear" w:color="auto" w:fill="FFFFFF" w:themeFill="background1"/>
            <w:tcMar/>
          </w:tcPr>
          <w:p w:rsidRPr="00CC0718" w:rsidR="00C71DC8" w:rsidP="00244814" w:rsidRDefault="00C71DC8" w14:paraId="66A2B185" w14:textId="77777777">
            <w:pPr>
              <w:rPr>
                <w:b/>
                <w:color w:val="5C83B4"/>
                <w:spacing w:val="-2"/>
                <w:sz w:val="24"/>
              </w:rPr>
            </w:pPr>
            <w:r w:rsidRPr="00CC0718">
              <w:rPr>
                <w:b/>
                <w:color w:val="5C83B4"/>
                <w:spacing w:val="-2"/>
                <w:sz w:val="24"/>
              </w:rPr>
              <w:t>Nickname:</w:t>
            </w:r>
          </w:p>
        </w:tc>
        <w:tc>
          <w:tcPr>
            <w:tcW w:w="8912" w:type="dxa"/>
            <w:gridSpan w:val="7"/>
            <w:vMerge w:val="restart"/>
            <w:shd w:val="clear" w:color="auto" w:fill="FFFFFF" w:themeFill="background1"/>
            <w:tcMar/>
          </w:tcPr>
          <w:p w:rsidRPr="00CC0718" w:rsidR="00C71DC8" w:rsidP="00244814" w:rsidRDefault="00C71DC8" w14:paraId="0A811FE0" w14:textId="77777777">
            <w:pPr>
              <w:rPr>
                <w:b/>
                <w:color w:val="5C83B4"/>
                <w:spacing w:val="-2"/>
                <w:sz w:val="24"/>
              </w:rPr>
            </w:pPr>
            <w:r w:rsidRPr="00CC0718">
              <w:rPr>
                <w:b/>
                <w:color w:val="5C83B4"/>
                <w:spacing w:val="-2"/>
                <w:sz w:val="24"/>
              </w:rPr>
              <w:t>Codes\\AXIAL CODE\\Q3 a- Journey of the Club\INVOLVEMENT JOURNEY\I Approached the team</w:t>
            </w:r>
          </w:p>
        </w:tc>
      </w:tr>
      <w:tr w:rsidRPr="00CC0718" w:rsidR="00C71DC8" w:rsidTr="3A33D0EC" w14:paraId="5011FA1F" w14:textId="77777777">
        <w:trPr>
          <w:trHeight w:val="444" w:hRule="exact"/>
        </w:trPr>
        <w:tc>
          <w:tcPr>
            <w:tcW w:w="1805" w:type="dxa"/>
            <w:shd w:val="clear" w:color="auto" w:fill="FFFFFF" w:themeFill="background1"/>
            <w:tcMar/>
          </w:tcPr>
          <w:p w:rsidRPr="00CC0718" w:rsidR="00C71DC8" w:rsidP="00244814" w:rsidRDefault="00C71DC8" w14:paraId="0BF9D7A6" w14:textId="77777777">
            <w:pPr>
              <w:rPr>
                <w:b/>
                <w:color w:val="5C83B4"/>
                <w:spacing w:val="-2"/>
                <w:sz w:val="24"/>
              </w:rPr>
            </w:pPr>
            <w:r w:rsidRPr="00CC0718">
              <w:rPr>
                <w:b/>
                <w:color w:val="5C83B4"/>
                <w:spacing w:val="-2"/>
                <w:sz w:val="24"/>
              </w:rPr>
              <w:t>Classification:</w:t>
            </w:r>
          </w:p>
        </w:tc>
        <w:tc>
          <w:tcPr>
            <w:tcW w:w="8912" w:type="dxa"/>
            <w:gridSpan w:val="7"/>
            <w:vMerge/>
            <w:tcMar/>
          </w:tcPr>
          <w:p w:rsidRPr="00CC0718" w:rsidR="00C71DC8" w:rsidP="00244814" w:rsidRDefault="00C71DC8" w14:paraId="0AD2B261" w14:textId="77777777"/>
        </w:tc>
      </w:tr>
      <w:tr w:rsidRPr="00CC0718" w:rsidR="00C71DC8" w:rsidTr="3A33D0EC" w14:paraId="75CFD9B0" w14:textId="77777777">
        <w:trPr>
          <w:trHeight w:val="459" w:hRule="exact"/>
        </w:trPr>
        <w:tc>
          <w:tcPr>
            <w:tcW w:w="1805" w:type="dxa"/>
            <w:shd w:val="clear" w:color="auto" w:fill="FFFFFF" w:themeFill="background1"/>
            <w:tcMar/>
          </w:tcPr>
          <w:p w:rsidRPr="00CC0718" w:rsidR="00C71DC8" w:rsidP="00244814" w:rsidRDefault="00C71DC8" w14:paraId="5CB54AA8" w14:textId="77777777">
            <w:pPr>
              <w:rPr>
                <w:b/>
                <w:color w:val="5C83B4"/>
                <w:spacing w:val="-2"/>
                <w:sz w:val="24"/>
              </w:rPr>
            </w:pPr>
            <w:r w:rsidRPr="00CC0718">
              <w:rPr>
                <w:b/>
                <w:color w:val="5C83B4"/>
                <w:spacing w:val="-2"/>
                <w:sz w:val="24"/>
              </w:rPr>
              <w:t>Aggregated:</w:t>
            </w:r>
          </w:p>
        </w:tc>
        <w:tc>
          <w:tcPr>
            <w:tcW w:w="8912" w:type="dxa"/>
            <w:gridSpan w:val="7"/>
            <w:shd w:val="clear" w:color="auto" w:fill="FFFFFF" w:themeFill="background1"/>
            <w:tcMar/>
          </w:tcPr>
          <w:p w:rsidRPr="00CC0718" w:rsidR="00C71DC8" w:rsidP="00244814" w:rsidRDefault="00C71DC8" w14:paraId="31FDEF3E" w14:textId="77777777">
            <w:pPr>
              <w:rPr>
                <w:b/>
                <w:color w:val="5C83B4"/>
                <w:spacing w:val="-2"/>
                <w:sz w:val="24"/>
              </w:rPr>
            </w:pPr>
            <w:r w:rsidRPr="00CC0718">
              <w:rPr>
                <w:b/>
                <w:color w:val="5C83B4"/>
                <w:spacing w:val="-2"/>
                <w:sz w:val="24"/>
              </w:rPr>
              <w:t>Yes</w:t>
            </w:r>
          </w:p>
        </w:tc>
      </w:tr>
      <w:tr w:rsidRPr="00CC0718" w:rsidR="00C71DC8" w:rsidTr="3A33D0EC" w14:paraId="2895AD7D" w14:textId="77777777">
        <w:trPr>
          <w:trHeight w:val="344" w:hRule="exact"/>
        </w:trPr>
        <w:tc>
          <w:tcPr>
            <w:tcW w:w="3381" w:type="dxa"/>
            <w:gridSpan w:val="2"/>
            <w:tcBorders>
              <w:bottom w:val="single" w:color="8FB6EA" w:sz="5" w:space="0"/>
            </w:tcBorders>
            <w:shd w:val="clear" w:color="auto" w:fill="FFFFFF" w:themeFill="background1"/>
            <w:tcMar/>
          </w:tcPr>
          <w:p w:rsidRPr="00CC0718" w:rsidR="00C71DC8" w:rsidP="00244814" w:rsidRDefault="00C71DC8" w14:paraId="41DF2FAC" w14:textId="77777777">
            <w:pPr>
              <w:rPr>
                <w:color w:val="000000"/>
                <w:spacing w:val="-2"/>
                <w:sz w:val="18"/>
              </w:rPr>
            </w:pPr>
            <w:r w:rsidRPr="00CC0718">
              <w:rPr>
                <w:color w:val="000000"/>
                <w:spacing w:val="-2"/>
                <w:sz w:val="18"/>
              </w:rPr>
              <w:t>Document</w:t>
            </w:r>
          </w:p>
        </w:tc>
        <w:tc>
          <w:tcPr>
            <w:tcW w:w="1132" w:type="dxa"/>
            <w:tcBorders>
              <w:bottom w:val="single" w:color="8FB6EA" w:sz="5" w:space="0"/>
            </w:tcBorders>
            <w:shd w:val="clear" w:color="auto" w:fill="FFFFFF" w:themeFill="background1"/>
            <w:tcMar/>
          </w:tcPr>
          <w:p w:rsidRPr="00CC0718" w:rsidR="00C71DC8" w:rsidP="00244814" w:rsidRDefault="00C71DC8" w14:paraId="2A34A131" w14:textId="77777777">
            <w:pPr>
              <w:rPr>
                <w:color w:val="000000"/>
                <w:spacing w:val="-2"/>
                <w:sz w:val="18"/>
              </w:rPr>
            </w:pPr>
            <w:r w:rsidRPr="00CC0718">
              <w:rPr>
                <w:color w:val="000000"/>
                <w:spacing w:val="-2"/>
                <w:sz w:val="18"/>
              </w:rPr>
              <w:t>1</w:t>
            </w:r>
          </w:p>
        </w:tc>
        <w:tc>
          <w:tcPr>
            <w:tcW w:w="1576" w:type="dxa"/>
            <w:gridSpan w:val="2"/>
            <w:tcBorders>
              <w:bottom w:val="single" w:color="8FB6EA" w:sz="5" w:space="0"/>
            </w:tcBorders>
            <w:shd w:val="clear" w:color="auto" w:fill="FFFFFF" w:themeFill="background1"/>
            <w:tcMar/>
          </w:tcPr>
          <w:p w:rsidRPr="00CC0718" w:rsidR="00C71DC8" w:rsidP="00244814" w:rsidRDefault="00C71DC8" w14:paraId="4018A81F" w14:textId="77777777">
            <w:pPr>
              <w:rPr>
                <w:color w:val="000000"/>
                <w:spacing w:val="-2"/>
                <w:sz w:val="18"/>
              </w:rPr>
            </w:pPr>
            <w:r w:rsidRPr="00CC0718">
              <w:rPr>
                <w:color w:val="000000"/>
                <w:spacing w:val="-2"/>
                <w:sz w:val="18"/>
              </w:rPr>
              <w:t>1</w:t>
            </w:r>
          </w:p>
        </w:tc>
        <w:tc>
          <w:tcPr>
            <w:tcW w:w="1362" w:type="dxa"/>
            <w:tcBorders>
              <w:bottom w:val="single" w:color="8FB6EA" w:sz="5" w:space="0"/>
            </w:tcBorders>
            <w:shd w:val="clear" w:color="auto" w:fill="FFFFFF" w:themeFill="background1"/>
            <w:tcMar/>
          </w:tcPr>
          <w:p w:rsidRPr="00CC0718" w:rsidR="00C71DC8" w:rsidP="00244814" w:rsidRDefault="00C71DC8" w14:paraId="0CF68681" w14:textId="77777777">
            <w:pPr>
              <w:rPr>
                <w:color w:val="000000"/>
                <w:spacing w:val="-2"/>
                <w:sz w:val="18"/>
              </w:rPr>
            </w:pPr>
            <w:r w:rsidRPr="00CC0718">
              <w:rPr>
                <w:color w:val="000000"/>
                <w:spacing w:val="-2"/>
                <w:sz w:val="18"/>
              </w:rPr>
              <w:t>45</w:t>
            </w:r>
          </w:p>
        </w:tc>
        <w:tc>
          <w:tcPr>
            <w:tcW w:w="1690" w:type="dxa"/>
            <w:tcBorders>
              <w:bottom w:val="single" w:color="8FB6EA" w:sz="5" w:space="0"/>
            </w:tcBorders>
            <w:shd w:val="clear" w:color="auto" w:fill="FFFFFF" w:themeFill="background1"/>
            <w:tcMar/>
          </w:tcPr>
          <w:p w:rsidRPr="00CC0718" w:rsidR="00C71DC8" w:rsidP="00244814" w:rsidRDefault="00C71DC8" w14:paraId="6892C326" w14:textId="77777777">
            <w:pPr>
              <w:rPr>
                <w:color w:val="000000"/>
                <w:spacing w:val="-2"/>
                <w:sz w:val="18"/>
              </w:rPr>
            </w:pPr>
            <w:r w:rsidRPr="00CC0718">
              <w:rPr>
                <w:color w:val="000000"/>
                <w:spacing w:val="-2"/>
                <w:sz w:val="18"/>
              </w:rPr>
              <w:t>1</w:t>
            </w:r>
          </w:p>
        </w:tc>
        <w:tc>
          <w:tcPr>
            <w:tcW w:w="1576" w:type="dxa"/>
            <w:tcBorders>
              <w:bottom w:val="single" w:color="8FB6EA" w:sz="5" w:space="0"/>
            </w:tcBorders>
            <w:shd w:val="clear" w:color="auto" w:fill="FFFFFF" w:themeFill="background1"/>
            <w:tcMar/>
          </w:tcPr>
          <w:p w:rsidRPr="00CC0718" w:rsidR="00C71DC8" w:rsidP="00244814" w:rsidRDefault="00C71DC8" w14:paraId="61558329" w14:textId="77777777">
            <w:pPr>
              <w:rPr>
                <w:color w:val="000000"/>
                <w:spacing w:val="-2"/>
                <w:sz w:val="18"/>
              </w:rPr>
            </w:pPr>
          </w:p>
        </w:tc>
      </w:tr>
      <w:tr w:rsidRPr="00CC0718" w:rsidR="00C71DC8" w:rsidTr="3A33D0EC" w14:paraId="134808D4" w14:textId="77777777">
        <w:trPr>
          <w:trHeight w:val="1017" w:hRule="exact"/>
        </w:trPr>
        <w:tc>
          <w:tcPr>
            <w:tcW w:w="10717" w:type="dxa"/>
            <w:gridSpan w:val="8"/>
            <w:tcBorders>
              <w:top w:val="single" w:color="8FB6EA" w:sz="5" w:space="0"/>
            </w:tcBorders>
            <w:tcMar/>
          </w:tcPr>
          <w:p w:rsidRPr="00CC0718" w:rsidR="00C71DC8" w:rsidP="00244814" w:rsidRDefault="00C71DC8" w14:paraId="112D55FA" w14:textId="77777777"/>
        </w:tc>
      </w:tr>
      <w:tr w:rsidRPr="00CC0718" w:rsidR="00C71DC8" w:rsidTr="3A33D0EC" w14:paraId="5C5CE127" w14:textId="77777777">
        <w:trPr>
          <w:trHeight w:val="1017" w:hRule="exact"/>
        </w:trPr>
        <w:tc>
          <w:tcPr>
            <w:tcW w:w="10717" w:type="dxa"/>
            <w:gridSpan w:val="8"/>
            <w:tcMar/>
          </w:tcPr>
          <w:p w:rsidRPr="00CC0718" w:rsidR="00C71DC8" w:rsidP="00244814" w:rsidRDefault="00C71DC8" w14:paraId="4D87588C" w14:textId="77777777"/>
        </w:tc>
      </w:tr>
      <w:tr w:rsidRPr="00CC0718" w:rsidR="00C71DC8" w:rsidTr="3A33D0EC" w14:paraId="43D39A74" w14:textId="77777777">
        <w:trPr>
          <w:trHeight w:val="459" w:hRule="exact"/>
        </w:trPr>
        <w:tc>
          <w:tcPr>
            <w:tcW w:w="5359" w:type="dxa"/>
            <w:gridSpan w:val="4"/>
            <w:shd w:val="clear" w:color="auto" w:fill="FFFFFF" w:themeFill="background1"/>
            <w:tcMar/>
          </w:tcPr>
          <w:p w:rsidRPr="00CC0718" w:rsidR="00C71DC8" w:rsidP="00244814" w:rsidRDefault="00C71DC8" w14:paraId="72367D64" w14:textId="77777777">
            <w:pPr>
              <w:jc w:val="right"/>
              <w:rPr>
                <w:color w:val="000066"/>
                <w:spacing w:val="-2"/>
                <w:sz w:val="16"/>
              </w:rPr>
            </w:pPr>
            <w:r w:rsidRPr="00CC0718">
              <w:rPr>
                <w:color w:val="000066"/>
                <w:spacing w:val="-2"/>
                <w:sz w:val="16"/>
              </w:rPr>
              <w:t>Formatted Reports\\Code Summary Formatted Report</w:t>
            </w:r>
          </w:p>
        </w:tc>
        <w:tc>
          <w:tcPr>
            <w:tcW w:w="5358" w:type="dxa"/>
            <w:gridSpan w:val="4"/>
            <w:shd w:val="clear" w:color="auto" w:fill="FFFFFF" w:themeFill="background1"/>
            <w:tcMar/>
          </w:tcPr>
          <w:p w:rsidRPr="00CC0718" w:rsidR="00C71DC8" w:rsidP="00244814" w:rsidRDefault="00C71DC8" w14:paraId="2F755892" w14:textId="77777777">
            <w:pPr>
              <w:jc w:val="right"/>
              <w:rPr>
                <w:color w:val="000066"/>
                <w:spacing w:val="-2"/>
                <w:sz w:val="16"/>
              </w:rPr>
            </w:pPr>
            <w:r w:rsidRPr="00CC0718">
              <w:rPr>
                <w:color w:val="000066"/>
                <w:spacing w:val="-2"/>
                <w:sz w:val="16"/>
              </w:rPr>
              <w:t>Page 40 of 104</w:t>
            </w:r>
          </w:p>
        </w:tc>
      </w:tr>
      <w:tr w:rsidRPr="00CC0718" w:rsidR="00C71DC8" w:rsidTr="3A33D0EC" w14:paraId="4F50442D" w14:textId="77777777">
        <w:trPr>
          <w:trHeight w:val="444" w:hRule="exact"/>
        </w:trPr>
        <w:tc>
          <w:tcPr>
            <w:tcW w:w="10717" w:type="dxa"/>
            <w:gridSpan w:val="8"/>
            <w:shd w:val="clear" w:color="auto" w:fill="FFFFFF" w:themeFill="background1"/>
            <w:tcMar/>
            <w:vAlign w:val="center"/>
          </w:tcPr>
          <w:p w:rsidRPr="00CC0718" w:rsidR="00C71DC8" w:rsidP="00244814" w:rsidRDefault="00C71DC8" w14:paraId="27D91D92" w14:textId="77777777">
            <w:pPr>
              <w:jc w:val="right"/>
              <w:rPr>
                <w:color w:val="000066"/>
                <w:spacing w:val="-2"/>
                <w:sz w:val="16"/>
              </w:rPr>
            </w:pPr>
            <w:r w:rsidRPr="00CC0718">
              <w:rPr>
                <w:color w:val="000066"/>
                <w:spacing w:val="-2"/>
                <w:sz w:val="16"/>
              </w:rPr>
              <w:t>11/13/2024 3:39 PM</w:t>
            </w:r>
          </w:p>
        </w:tc>
      </w:tr>
      <w:tr w:rsidRPr="00CC0718" w:rsidR="00C71DC8" w:rsidTr="3A33D0EC" w14:paraId="4636E18E" w14:textId="77777777">
        <w:trPr>
          <w:trHeight w:val="459" w:hRule="exact"/>
        </w:trPr>
        <w:tc>
          <w:tcPr>
            <w:tcW w:w="3381" w:type="dxa"/>
            <w:gridSpan w:val="2"/>
            <w:shd w:val="clear" w:color="auto" w:fill="8FB6EA"/>
            <w:tcMar/>
          </w:tcPr>
          <w:p w:rsidRPr="00CC0718" w:rsidR="00C71DC8" w:rsidP="00244814" w:rsidRDefault="00C71DC8" w14:paraId="55545FE4" w14:textId="77777777">
            <w:pPr>
              <w:rPr>
                <w:b/>
                <w:color w:val="000066"/>
                <w:spacing w:val="-2"/>
                <w:sz w:val="18"/>
              </w:rPr>
            </w:pPr>
            <w:r w:rsidRPr="00CC0718">
              <w:rPr>
                <w:b/>
                <w:color w:val="000066"/>
                <w:spacing w:val="-2"/>
                <w:sz w:val="18"/>
              </w:rPr>
              <w:t>File Type</w:t>
            </w:r>
          </w:p>
        </w:tc>
        <w:tc>
          <w:tcPr>
            <w:tcW w:w="1132" w:type="dxa"/>
            <w:shd w:val="clear" w:color="auto" w:fill="8FB6EA"/>
            <w:tcMar/>
          </w:tcPr>
          <w:p w:rsidRPr="00CC0718" w:rsidR="00C71DC8" w:rsidP="00244814" w:rsidRDefault="00C71DC8" w14:paraId="20EF9D19" w14:textId="77777777">
            <w:pPr>
              <w:rPr>
                <w:b/>
                <w:color w:val="000066"/>
                <w:spacing w:val="-2"/>
                <w:sz w:val="18"/>
              </w:rPr>
            </w:pPr>
            <w:r w:rsidRPr="00CC0718">
              <w:rPr>
                <w:b/>
                <w:color w:val="000066"/>
                <w:spacing w:val="-2"/>
                <w:sz w:val="18"/>
              </w:rPr>
              <w:t>Number of Files</w:t>
            </w:r>
          </w:p>
        </w:tc>
        <w:tc>
          <w:tcPr>
            <w:tcW w:w="1576" w:type="dxa"/>
            <w:gridSpan w:val="2"/>
            <w:shd w:val="clear" w:color="auto" w:fill="8FB6EA"/>
            <w:tcMar/>
          </w:tcPr>
          <w:p w:rsidRPr="00CC0718" w:rsidR="00C71DC8" w:rsidP="00244814" w:rsidRDefault="00C71DC8" w14:paraId="236A97CF" w14:textId="77777777">
            <w:pPr>
              <w:rPr>
                <w:b/>
                <w:color w:val="000066"/>
                <w:spacing w:val="-2"/>
                <w:sz w:val="18"/>
              </w:rPr>
            </w:pPr>
            <w:r w:rsidRPr="00CC0718">
              <w:rPr>
                <w:b/>
                <w:color w:val="000066"/>
                <w:spacing w:val="-2"/>
                <w:sz w:val="18"/>
              </w:rPr>
              <w:t>Number of Coding References</w:t>
            </w:r>
          </w:p>
        </w:tc>
        <w:tc>
          <w:tcPr>
            <w:tcW w:w="1362" w:type="dxa"/>
            <w:shd w:val="clear" w:color="auto" w:fill="8FB6EA"/>
            <w:tcMar/>
          </w:tcPr>
          <w:p w:rsidRPr="00CC0718" w:rsidR="00C71DC8" w:rsidP="00244814" w:rsidRDefault="00C71DC8" w14:paraId="4B4E9DDD" w14:textId="77777777">
            <w:pPr>
              <w:rPr>
                <w:b/>
                <w:color w:val="000066"/>
                <w:spacing w:val="-2"/>
                <w:sz w:val="18"/>
              </w:rPr>
            </w:pPr>
            <w:r w:rsidRPr="00CC0718">
              <w:rPr>
                <w:b/>
                <w:color w:val="000066"/>
                <w:spacing w:val="-2"/>
                <w:sz w:val="18"/>
              </w:rPr>
              <w:t>Number of Words Coded</w:t>
            </w:r>
          </w:p>
        </w:tc>
        <w:tc>
          <w:tcPr>
            <w:tcW w:w="1690" w:type="dxa"/>
            <w:shd w:val="clear" w:color="auto" w:fill="8FB6EA"/>
            <w:tcMar/>
          </w:tcPr>
          <w:p w:rsidRPr="00CC0718" w:rsidR="00C71DC8" w:rsidP="00244814" w:rsidRDefault="00C71DC8" w14:paraId="220B13EF" w14:textId="77777777">
            <w:pPr>
              <w:rPr>
                <w:b/>
                <w:color w:val="000066"/>
                <w:spacing w:val="-2"/>
                <w:sz w:val="18"/>
              </w:rPr>
            </w:pPr>
            <w:r w:rsidRPr="00CC0718">
              <w:rPr>
                <w:b/>
                <w:color w:val="000066"/>
                <w:spacing w:val="-2"/>
                <w:sz w:val="18"/>
              </w:rPr>
              <w:t>Number of Paragraphs Coded</w:t>
            </w:r>
          </w:p>
        </w:tc>
        <w:tc>
          <w:tcPr>
            <w:tcW w:w="1576" w:type="dxa"/>
            <w:shd w:val="clear" w:color="auto" w:fill="8FB6EA"/>
            <w:tcMar/>
          </w:tcPr>
          <w:p w:rsidRPr="00CC0718" w:rsidR="00C71DC8" w:rsidP="00244814" w:rsidRDefault="00C71DC8" w14:paraId="1E0879D7" w14:textId="77777777">
            <w:pPr>
              <w:rPr>
                <w:b/>
                <w:color w:val="000066"/>
                <w:spacing w:val="-2"/>
                <w:sz w:val="18"/>
              </w:rPr>
            </w:pPr>
            <w:r w:rsidRPr="00CC0718">
              <w:rPr>
                <w:b/>
                <w:color w:val="000066"/>
                <w:spacing w:val="-2"/>
                <w:sz w:val="18"/>
              </w:rPr>
              <w:t>Duration Coded</w:t>
            </w:r>
          </w:p>
        </w:tc>
      </w:tr>
      <w:tr w:rsidRPr="00CC0718" w:rsidR="00C71DC8" w:rsidTr="3A33D0EC" w14:paraId="0C774372" w14:textId="77777777">
        <w:trPr>
          <w:trHeight w:val="888" w:hRule="exact"/>
        </w:trPr>
        <w:tc>
          <w:tcPr>
            <w:tcW w:w="10717" w:type="dxa"/>
            <w:gridSpan w:val="8"/>
            <w:shd w:val="clear" w:color="auto" w:fill="FFFFFF" w:themeFill="background1"/>
            <w:tcMar/>
          </w:tcPr>
          <w:p w:rsidRPr="00CC0718" w:rsidR="00C71DC8" w:rsidP="3A33D0EC" w:rsidRDefault="00C71DC8" w14:paraId="4277E41F" w14:textId="77777777">
            <w:pPr>
              <w:rPr>
                <w:b w:val="1"/>
                <w:bCs w:val="1"/>
                <w:color w:val="5C83B4"/>
                <w:spacing w:val="-2"/>
                <w:sz w:val="24"/>
                <w:szCs w:val="24"/>
                <w:lang w:val="en-US"/>
              </w:rPr>
            </w:pPr>
            <w:r w:rsidRPr="3A33D0EC" w:rsidR="00C71DC8">
              <w:rPr>
                <w:b w:val="1"/>
                <w:bCs w:val="1"/>
                <w:color w:val="5C83B4"/>
                <w:spacing w:val="-2"/>
                <w:sz w:val="24"/>
                <w:szCs w:val="24"/>
                <w:lang w:val="en-US"/>
              </w:rPr>
              <w:t xml:space="preserve">Codes\\AXIAL CODE\\Q3 a- Journey of the Club\INVOLVEMENT JOURNEY\I didn't know much about like the associations and organizations, but to through the like career, I mean through the to the fairs like one of the fairs like the </w:t>
            </w:r>
            <w:r w:rsidRPr="3A33D0EC" w:rsidR="00C71DC8">
              <w:rPr>
                <w:b w:val="1"/>
                <w:bCs w:val="1"/>
                <w:color w:val="5C83B4"/>
                <w:spacing w:val="-2"/>
                <w:sz w:val="24"/>
                <w:szCs w:val="24"/>
                <w:lang w:val="en-US"/>
              </w:rPr>
              <w:t>associations</w:t>
            </w:r>
            <w:r w:rsidRPr="3A33D0EC" w:rsidR="00C71DC8">
              <w:rPr>
                <w:b w:val="1"/>
                <w:bCs w:val="1"/>
                <w:color w:val="5C83B4"/>
                <w:spacing w:val="-2"/>
                <w:sz w:val="24"/>
                <w:szCs w:val="24"/>
                <w:lang w:val="en-US"/>
              </w:rPr>
              <w:t xml:space="preserve"> fairs like the student association fairs which were taking place in the </w:t>
            </w:r>
            <w:r w:rsidRPr="3A33D0EC" w:rsidR="00C71DC8">
              <w:rPr>
                <w:b w:val="1"/>
                <w:bCs w:val="1"/>
                <w:color w:val="5C83B4"/>
                <w:spacing w:val="-2"/>
                <w:sz w:val="24"/>
                <w:szCs w:val="24"/>
                <w:lang w:val="en-US"/>
              </w:rPr>
              <w:t>quadrangl</w:t>
            </w:r>
          </w:p>
        </w:tc>
      </w:tr>
      <w:tr w:rsidRPr="00CC0718" w:rsidR="00C71DC8" w:rsidTr="3A33D0EC" w14:paraId="528EB0BB" w14:textId="77777777">
        <w:trPr>
          <w:trHeight w:val="444" w:hRule="exact"/>
        </w:trPr>
        <w:tc>
          <w:tcPr>
            <w:tcW w:w="1805" w:type="dxa"/>
            <w:shd w:val="clear" w:color="auto" w:fill="FFFFFF" w:themeFill="background1"/>
            <w:tcMar/>
          </w:tcPr>
          <w:p w:rsidRPr="00CC0718" w:rsidR="00C71DC8" w:rsidP="00244814" w:rsidRDefault="00C71DC8" w14:paraId="56631925" w14:textId="77777777">
            <w:pPr>
              <w:rPr>
                <w:b/>
                <w:color w:val="5C83B4"/>
                <w:spacing w:val="-2"/>
                <w:sz w:val="24"/>
              </w:rPr>
            </w:pPr>
            <w:r w:rsidRPr="00CC0718">
              <w:rPr>
                <w:b/>
                <w:color w:val="5C83B4"/>
                <w:spacing w:val="-2"/>
                <w:sz w:val="24"/>
              </w:rPr>
              <w:t>Nickname:</w:t>
            </w:r>
          </w:p>
        </w:tc>
        <w:tc>
          <w:tcPr>
            <w:tcW w:w="8912" w:type="dxa"/>
            <w:gridSpan w:val="7"/>
            <w:vMerge w:val="restart"/>
            <w:shd w:val="clear" w:color="auto" w:fill="FFFFFF" w:themeFill="background1"/>
            <w:tcMar/>
          </w:tcPr>
          <w:p w:rsidRPr="00CC0718" w:rsidR="00C71DC8" w:rsidP="00244814" w:rsidRDefault="00C71DC8" w14:paraId="32C88B24" w14:textId="77777777">
            <w:pPr>
              <w:rPr>
                <w:b/>
                <w:color w:val="5C83B4"/>
                <w:spacing w:val="-2"/>
                <w:sz w:val="24"/>
              </w:rPr>
            </w:pPr>
          </w:p>
        </w:tc>
      </w:tr>
      <w:tr w:rsidRPr="00CC0718" w:rsidR="00C71DC8" w:rsidTr="3A33D0EC" w14:paraId="3F906581" w14:textId="77777777">
        <w:trPr>
          <w:trHeight w:val="459" w:hRule="exact"/>
        </w:trPr>
        <w:tc>
          <w:tcPr>
            <w:tcW w:w="1805" w:type="dxa"/>
            <w:shd w:val="clear" w:color="auto" w:fill="FFFFFF" w:themeFill="background1"/>
            <w:tcMar/>
          </w:tcPr>
          <w:p w:rsidRPr="00CC0718" w:rsidR="00C71DC8" w:rsidP="00244814" w:rsidRDefault="00C71DC8" w14:paraId="471EC8CE" w14:textId="77777777">
            <w:pPr>
              <w:rPr>
                <w:b/>
                <w:color w:val="5C83B4"/>
                <w:spacing w:val="-2"/>
                <w:sz w:val="24"/>
              </w:rPr>
            </w:pPr>
            <w:r w:rsidRPr="00CC0718">
              <w:rPr>
                <w:b/>
                <w:color w:val="5C83B4"/>
                <w:spacing w:val="-2"/>
                <w:sz w:val="24"/>
              </w:rPr>
              <w:t>Classification:</w:t>
            </w:r>
          </w:p>
        </w:tc>
        <w:tc>
          <w:tcPr>
            <w:tcW w:w="8912" w:type="dxa"/>
            <w:gridSpan w:val="7"/>
            <w:vMerge/>
            <w:tcMar/>
          </w:tcPr>
          <w:p w:rsidRPr="00CC0718" w:rsidR="00C71DC8" w:rsidP="00244814" w:rsidRDefault="00C71DC8" w14:paraId="030A5CA2" w14:textId="77777777"/>
        </w:tc>
      </w:tr>
      <w:tr w:rsidRPr="00CC0718" w:rsidR="00C71DC8" w:rsidTr="3A33D0EC" w14:paraId="0A57E150" w14:textId="77777777">
        <w:trPr>
          <w:trHeight w:val="444" w:hRule="exact"/>
        </w:trPr>
        <w:tc>
          <w:tcPr>
            <w:tcW w:w="1805" w:type="dxa"/>
            <w:shd w:val="clear" w:color="auto" w:fill="FFFFFF" w:themeFill="background1"/>
            <w:tcMar/>
          </w:tcPr>
          <w:p w:rsidRPr="00CC0718" w:rsidR="00C71DC8" w:rsidP="00244814" w:rsidRDefault="00C71DC8" w14:paraId="2192D79D" w14:textId="77777777">
            <w:pPr>
              <w:rPr>
                <w:b/>
                <w:color w:val="5C83B4"/>
                <w:spacing w:val="-2"/>
                <w:sz w:val="24"/>
              </w:rPr>
            </w:pPr>
            <w:r w:rsidRPr="00CC0718">
              <w:rPr>
                <w:b/>
                <w:color w:val="5C83B4"/>
                <w:spacing w:val="-2"/>
                <w:sz w:val="24"/>
              </w:rPr>
              <w:t>Aggregated:</w:t>
            </w:r>
          </w:p>
        </w:tc>
        <w:tc>
          <w:tcPr>
            <w:tcW w:w="8912" w:type="dxa"/>
            <w:gridSpan w:val="7"/>
            <w:shd w:val="clear" w:color="auto" w:fill="FFFFFF" w:themeFill="background1"/>
            <w:tcMar/>
          </w:tcPr>
          <w:p w:rsidRPr="00CC0718" w:rsidR="00C71DC8" w:rsidP="00244814" w:rsidRDefault="00C71DC8" w14:paraId="19667309" w14:textId="77777777">
            <w:pPr>
              <w:rPr>
                <w:b/>
                <w:color w:val="5C83B4"/>
                <w:spacing w:val="-2"/>
                <w:sz w:val="24"/>
              </w:rPr>
            </w:pPr>
            <w:r w:rsidRPr="00CC0718">
              <w:rPr>
                <w:b/>
                <w:color w:val="5C83B4"/>
                <w:spacing w:val="-2"/>
                <w:sz w:val="24"/>
              </w:rPr>
              <w:t>No</w:t>
            </w:r>
          </w:p>
        </w:tc>
      </w:tr>
      <w:tr w:rsidRPr="00CC0718" w:rsidR="00C71DC8" w:rsidTr="3A33D0EC" w14:paraId="47A47A40" w14:textId="77777777">
        <w:trPr>
          <w:trHeight w:val="344" w:hRule="exact"/>
        </w:trPr>
        <w:tc>
          <w:tcPr>
            <w:tcW w:w="3381" w:type="dxa"/>
            <w:gridSpan w:val="2"/>
            <w:tcBorders>
              <w:bottom w:val="single" w:color="8FB6EA" w:sz="5" w:space="0"/>
            </w:tcBorders>
            <w:shd w:val="clear" w:color="auto" w:fill="FFFFFF" w:themeFill="background1"/>
            <w:tcMar/>
          </w:tcPr>
          <w:p w:rsidRPr="00CC0718" w:rsidR="00C71DC8" w:rsidP="00244814" w:rsidRDefault="00C71DC8" w14:paraId="686B60A6" w14:textId="77777777">
            <w:pPr>
              <w:rPr>
                <w:color w:val="000000"/>
                <w:spacing w:val="-2"/>
                <w:sz w:val="18"/>
              </w:rPr>
            </w:pPr>
            <w:r w:rsidRPr="00CC0718">
              <w:rPr>
                <w:color w:val="000000"/>
                <w:spacing w:val="-2"/>
                <w:sz w:val="18"/>
              </w:rPr>
              <w:t>Document</w:t>
            </w:r>
          </w:p>
        </w:tc>
        <w:tc>
          <w:tcPr>
            <w:tcW w:w="1132" w:type="dxa"/>
            <w:tcBorders>
              <w:bottom w:val="single" w:color="8FB6EA" w:sz="5" w:space="0"/>
            </w:tcBorders>
            <w:shd w:val="clear" w:color="auto" w:fill="FFFFFF" w:themeFill="background1"/>
            <w:tcMar/>
          </w:tcPr>
          <w:p w:rsidRPr="00CC0718" w:rsidR="00C71DC8" w:rsidP="00244814" w:rsidRDefault="00C71DC8" w14:paraId="7A67AF0C" w14:textId="77777777">
            <w:pPr>
              <w:rPr>
                <w:color w:val="000000"/>
                <w:spacing w:val="-2"/>
                <w:sz w:val="18"/>
              </w:rPr>
            </w:pPr>
            <w:r w:rsidRPr="00CC0718">
              <w:rPr>
                <w:color w:val="000000"/>
                <w:spacing w:val="-2"/>
                <w:sz w:val="18"/>
              </w:rPr>
              <w:t>1</w:t>
            </w:r>
          </w:p>
        </w:tc>
        <w:tc>
          <w:tcPr>
            <w:tcW w:w="1576" w:type="dxa"/>
            <w:gridSpan w:val="2"/>
            <w:tcBorders>
              <w:bottom w:val="single" w:color="8FB6EA" w:sz="5" w:space="0"/>
            </w:tcBorders>
            <w:shd w:val="clear" w:color="auto" w:fill="FFFFFF" w:themeFill="background1"/>
            <w:tcMar/>
          </w:tcPr>
          <w:p w:rsidRPr="00CC0718" w:rsidR="00C71DC8" w:rsidP="00244814" w:rsidRDefault="00C71DC8" w14:paraId="76B34B07" w14:textId="77777777">
            <w:pPr>
              <w:rPr>
                <w:color w:val="000000"/>
                <w:spacing w:val="-2"/>
                <w:sz w:val="18"/>
              </w:rPr>
            </w:pPr>
            <w:r w:rsidRPr="00CC0718">
              <w:rPr>
                <w:color w:val="000000"/>
                <w:spacing w:val="-2"/>
                <w:sz w:val="18"/>
              </w:rPr>
              <w:t>1</w:t>
            </w:r>
          </w:p>
        </w:tc>
        <w:tc>
          <w:tcPr>
            <w:tcW w:w="1362" w:type="dxa"/>
            <w:tcBorders>
              <w:bottom w:val="single" w:color="8FB6EA" w:sz="5" w:space="0"/>
            </w:tcBorders>
            <w:shd w:val="clear" w:color="auto" w:fill="FFFFFF" w:themeFill="background1"/>
            <w:tcMar/>
          </w:tcPr>
          <w:p w:rsidRPr="00CC0718" w:rsidR="00C71DC8" w:rsidP="00244814" w:rsidRDefault="00C71DC8" w14:paraId="57524C7E" w14:textId="77777777">
            <w:pPr>
              <w:rPr>
                <w:color w:val="000000"/>
                <w:spacing w:val="-2"/>
                <w:sz w:val="18"/>
              </w:rPr>
            </w:pPr>
            <w:r w:rsidRPr="00CC0718">
              <w:rPr>
                <w:color w:val="000000"/>
                <w:spacing w:val="-2"/>
                <w:sz w:val="18"/>
              </w:rPr>
              <w:t>51</w:t>
            </w:r>
          </w:p>
        </w:tc>
        <w:tc>
          <w:tcPr>
            <w:tcW w:w="1690" w:type="dxa"/>
            <w:tcBorders>
              <w:bottom w:val="single" w:color="8FB6EA" w:sz="5" w:space="0"/>
            </w:tcBorders>
            <w:shd w:val="clear" w:color="auto" w:fill="FFFFFF" w:themeFill="background1"/>
            <w:tcMar/>
          </w:tcPr>
          <w:p w:rsidRPr="00CC0718" w:rsidR="00C71DC8" w:rsidP="00244814" w:rsidRDefault="00C71DC8" w14:paraId="0B4D6ED8" w14:textId="77777777">
            <w:pPr>
              <w:rPr>
                <w:color w:val="000000"/>
                <w:spacing w:val="-2"/>
                <w:sz w:val="18"/>
              </w:rPr>
            </w:pPr>
            <w:r w:rsidRPr="00CC0718">
              <w:rPr>
                <w:color w:val="000000"/>
                <w:spacing w:val="-2"/>
                <w:sz w:val="18"/>
              </w:rPr>
              <w:t>1</w:t>
            </w:r>
          </w:p>
        </w:tc>
        <w:tc>
          <w:tcPr>
            <w:tcW w:w="1576" w:type="dxa"/>
            <w:tcBorders>
              <w:bottom w:val="single" w:color="8FB6EA" w:sz="5" w:space="0"/>
            </w:tcBorders>
            <w:shd w:val="clear" w:color="auto" w:fill="FFFFFF" w:themeFill="background1"/>
            <w:tcMar/>
          </w:tcPr>
          <w:p w:rsidRPr="00CC0718" w:rsidR="00C71DC8" w:rsidP="00244814" w:rsidRDefault="00C71DC8" w14:paraId="34A20B9E" w14:textId="77777777">
            <w:pPr>
              <w:rPr>
                <w:color w:val="000000"/>
                <w:spacing w:val="-2"/>
                <w:sz w:val="18"/>
              </w:rPr>
            </w:pPr>
          </w:p>
        </w:tc>
      </w:tr>
      <w:tr w:rsidRPr="00CC0718" w:rsidR="00C71DC8" w:rsidTr="3A33D0EC" w14:paraId="799DCD42" w14:textId="77777777">
        <w:trPr>
          <w:trHeight w:val="444" w:hRule="exact"/>
        </w:trPr>
        <w:tc>
          <w:tcPr>
            <w:tcW w:w="10717" w:type="dxa"/>
            <w:gridSpan w:val="8"/>
            <w:tcBorders>
              <w:top w:val="single" w:color="8FB6EA" w:sz="5" w:space="0"/>
            </w:tcBorders>
            <w:tcMar/>
          </w:tcPr>
          <w:p w:rsidRPr="00CC0718" w:rsidR="00C71DC8" w:rsidP="00244814" w:rsidRDefault="00C71DC8" w14:paraId="0BF2B887" w14:textId="77777777"/>
        </w:tc>
      </w:tr>
      <w:tr w:rsidRPr="00CC0718" w:rsidR="00C71DC8" w:rsidTr="3A33D0EC" w14:paraId="4941D676" w14:textId="77777777">
        <w:trPr>
          <w:trHeight w:val="616" w:hRule="exact"/>
        </w:trPr>
        <w:tc>
          <w:tcPr>
            <w:tcW w:w="10717" w:type="dxa"/>
            <w:gridSpan w:val="8"/>
            <w:shd w:val="clear" w:color="auto" w:fill="FFFFFF" w:themeFill="background1"/>
            <w:tcMar/>
          </w:tcPr>
          <w:p w:rsidRPr="00CC0718" w:rsidR="00C71DC8" w:rsidP="00244814" w:rsidRDefault="00C71DC8" w14:paraId="35D8625A" w14:textId="77777777">
            <w:pPr>
              <w:rPr>
                <w:b/>
                <w:color w:val="5C83B4"/>
                <w:spacing w:val="-2"/>
                <w:sz w:val="24"/>
              </w:rPr>
            </w:pPr>
          </w:p>
        </w:tc>
      </w:tr>
      <w:tr w:rsidRPr="00CC0718" w:rsidR="00C71DC8" w:rsidTr="3A33D0EC" w14:paraId="798FEFC9" w14:textId="77777777">
        <w:trPr>
          <w:trHeight w:val="444" w:hRule="exact"/>
        </w:trPr>
        <w:tc>
          <w:tcPr>
            <w:tcW w:w="1805" w:type="dxa"/>
            <w:shd w:val="clear" w:color="auto" w:fill="FFFFFF" w:themeFill="background1"/>
            <w:tcMar/>
          </w:tcPr>
          <w:p w:rsidRPr="00CC0718" w:rsidR="00C71DC8" w:rsidP="00244814" w:rsidRDefault="00C71DC8" w14:paraId="7DCD3671" w14:textId="77777777">
            <w:pPr>
              <w:rPr>
                <w:b/>
                <w:color w:val="5C83B4"/>
                <w:spacing w:val="-2"/>
                <w:sz w:val="24"/>
              </w:rPr>
            </w:pPr>
            <w:r w:rsidRPr="00CC0718">
              <w:rPr>
                <w:b/>
                <w:color w:val="5C83B4"/>
                <w:spacing w:val="-2"/>
                <w:sz w:val="24"/>
              </w:rPr>
              <w:t>Nickname:</w:t>
            </w:r>
          </w:p>
        </w:tc>
        <w:tc>
          <w:tcPr>
            <w:tcW w:w="8912" w:type="dxa"/>
            <w:gridSpan w:val="7"/>
            <w:vMerge w:val="restart"/>
            <w:shd w:val="clear" w:color="auto" w:fill="FFFFFF" w:themeFill="background1"/>
            <w:tcMar/>
          </w:tcPr>
          <w:p w:rsidRPr="00CC0718" w:rsidR="00C71DC8" w:rsidP="00244814" w:rsidRDefault="00C71DC8" w14:paraId="44AE9B7D" w14:textId="77777777">
            <w:pPr>
              <w:rPr>
                <w:b/>
                <w:color w:val="5C83B4"/>
                <w:spacing w:val="-2"/>
                <w:sz w:val="24"/>
              </w:rPr>
            </w:pPr>
            <w:r w:rsidRPr="00CC0718">
              <w:rPr>
                <w:b/>
                <w:color w:val="5C83B4"/>
                <w:spacing w:val="-2"/>
                <w:sz w:val="24"/>
              </w:rPr>
              <w:t>Codes\\AXIAL CODE\\Q3 a- Journey of the Club\INVOLVEMENT JOURNEY\I got an email to show interest in vacant positions</w:t>
            </w:r>
          </w:p>
        </w:tc>
      </w:tr>
      <w:tr w:rsidRPr="00CC0718" w:rsidR="00C71DC8" w:rsidTr="3A33D0EC" w14:paraId="3CF6F014" w14:textId="77777777">
        <w:trPr>
          <w:trHeight w:val="459" w:hRule="exact"/>
        </w:trPr>
        <w:tc>
          <w:tcPr>
            <w:tcW w:w="1805" w:type="dxa"/>
            <w:shd w:val="clear" w:color="auto" w:fill="FFFFFF" w:themeFill="background1"/>
            <w:tcMar/>
          </w:tcPr>
          <w:p w:rsidRPr="00CC0718" w:rsidR="00C71DC8" w:rsidP="00244814" w:rsidRDefault="00C71DC8" w14:paraId="21EEE902" w14:textId="77777777">
            <w:pPr>
              <w:rPr>
                <w:b/>
                <w:color w:val="5C83B4"/>
                <w:spacing w:val="-2"/>
                <w:sz w:val="24"/>
              </w:rPr>
            </w:pPr>
            <w:r w:rsidRPr="00CC0718">
              <w:rPr>
                <w:b/>
                <w:color w:val="5C83B4"/>
                <w:spacing w:val="-2"/>
                <w:sz w:val="24"/>
              </w:rPr>
              <w:t>Classification:</w:t>
            </w:r>
          </w:p>
        </w:tc>
        <w:tc>
          <w:tcPr>
            <w:tcW w:w="8912" w:type="dxa"/>
            <w:gridSpan w:val="7"/>
            <w:vMerge/>
            <w:tcMar/>
          </w:tcPr>
          <w:p w:rsidRPr="00CC0718" w:rsidR="00C71DC8" w:rsidP="00244814" w:rsidRDefault="00C71DC8" w14:paraId="656DB649" w14:textId="77777777"/>
        </w:tc>
      </w:tr>
      <w:tr w:rsidRPr="00CC0718" w:rsidR="00C71DC8" w:rsidTr="3A33D0EC" w14:paraId="140FEA49" w14:textId="77777777">
        <w:trPr>
          <w:trHeight w:val="444" w:hRule="exact"/>
        </w:trPr>
        <w:tc>
          <w:tcPr>
            <w:tcW w:w="1805" w:type="dxa"/>
            <w:shd w:val="clear" w:color="auto" w:fill="FFFFFF" w:themeFill="background1"/>
            <w:tcMar/>
          </w:tcPr>
          <w:p w:rsidRPr="00CC0718" w:rsidR="00C71DC8" w:rsidP="00244814" w:rsidRDefault="00C71DC8" w14:paraId="6864F5C5" w14:textId="77777777">
            <w:pPr>
              <w:rPr>
                <w:b/>
                <w:color w:val="5C83B4"/>
                <w:spacing w:val="-2"/>
                <w:sz w:val="24"/>
              </w:rPr>
            </w:pPr>
            <w:r w:rsidRPr="00CC0718">
              <w:rPr>
                <w:b/>
                <w:color w:val="5C83B4"/>
                <w:spacing w:val="-2"/>
                <w:sz w:val="24"/>
              </w:rPr>
              <w:t>Aggregated:</w:t>
            </w:r>
          </w:p>
        </w:tc>
        <w:tc>
          <w:tcPr>
            <w:tcW w:w="8912" w:type="dxa"/>
            <w:gridSpan w:val="7"/>
            <w:shd w:val="clear" w:color="auto" w:fill="FFFFFF" w:themeFill="background1"/>
            <w:tcMar/>
          </w:tcPr>
          <w:p w:rsidRPr="00CC0718" w:rsidR="00C71DC8" w:rsidP="00244814" w:rsidRDefault="00C71DC8" w14:paraId="043583DA" w14:textId="77777777">
            <w:pPr>
              <w:rPr>
                <w:b/>
                <w:color w:val="5C83B4"/>
                <w:spacing w:val="-2"/>
                <w:sz w:val="24"/>
              </w:rPr>
            </w:pPr>
            <w:r w:rsidRPr="00CC0718">
              <w:rPr>
                <w:b/>
                <w:color w:val="5C83B4"/>
                <w:spacing w:val="-2"/>
                <w:sz w:val="24"/>
              </w:rPr>
              <w:t>Yes</w:t>
            </w:r>
          </w:p>
        </w:tc>
      </w:tr>
      <w:tr w:rsidRPr="00CC0718" w:rsidR="00C71DC8" w:rsidTr="3A33D0EC" w14:paraId="3CC0BC34" w14:textId="77777777">
        <w:trPr>
          <w:trHeight w:val="344" w:hRule="exact"/>
        </w:trPr>
        <w:tc>
          <w:tcPr>
            <w:tcW w:w="3381" w:type="dxa"/>
            <w:gridSpan w:val="2"/>
            <w:tcBorders>
              <w:bottom w:val="single" w:color="8FB6EA" w:sz="5" w:space="0"/>
            </w:tcBorders>
            <w:shd w:val="clear" w:color="auto" w:fill="FFFFFF" w:themeFill="background1"/>
            <w:tcMar/>
          </w:tcPr>
          <w:p w:rsidRPr="00CC0718" w:rsidR="00C71DC8" w:rsidP="00244814" w:rsidRDefault="00C71DC8" w14:paraId="419BACD0" w14:textId="77777777">
            <w:pPr>
              <w:rPr>
                <w:color w:val="000000"/>
                <w:spacing w:val="-2"/>
                <w:sz w:val="18"/>
              </w:rPr>
            </w:pPr>
            <w:r w:rsidRPr="00CC0718">
              <w:rPr>
                <w:color w:val="000000"/>
                <w:spacing w:val="-2"/>
                <w:sz w:val="18"/>
              </w:rPr>
              <w:t>Document</w:t>
            </w:r>
          </w:p>
        </w:tc>
        <w:tc>
          <w:tcPr>
            <w:tcW w:w="1132" w:type="dxa"/>
            <w:tcBorders>
              <w:bottom w:val="single" w:color="8FB6EA" w:sz="5" w:space="0"/>
            </w:tcBorders>
            <w:shd w:val="clear" w:color="auto" w:fill="FFFFFF" w:themeFill="background1"/>
            <w:tcMar/>
          </w:tcPr>
          <w:p w:rsidRPr="00CC0718" w:rsidR="00C71DC8" w:rsidP="00244814" w:rsidRDefault="00C71DC8" w14:paraId="0C418D8B" w14:textId="77777777">
            <w:pPr>
              <w:rPr>
                <w:color w:val="000000"/>
                <w:spacing w:val="-2"/>
                <w:sz w:val="18"/>
              </w:rPr>
            </w:pPr>
            <w:r w:rsidRPr="00CC0718">
              <w:rPr>
                <w:color w:val="000000"/>
                <w:spacing w:val="-2"/>
                <w:sz w:val="18"/>
              </w:rPr>
              <w:t>1</w:t>
            </w:r>
          </w:p>
        </w:tc>
        <w:tc>
          <w:tcPr>
            <w:tcW w:w="1576" w:type="dxa"/>
            <w:gridSpan w:val="2"/>
            <w:tcBorders>
              <w:bottom w:val="single" w:color="8FB6EA" w:sz="5" w:space="0"/>
            </w:tcBorders>
            <w:shd w:val="clear" w:color="auto" w:fill="FFFFFF" w:themeFill="background1"/>
            <w:tcMar/>
          </w:tcPr>
          <w:p w:rsidRPr="00CC0718" w:rsidR="00C71DC8" w:rsidP="00244814" w:rsidRDefault="00C71DC8" w14:paraId="49DFC924" w14:textId="77777777">
            <w:pPr>
              <w:rPr>
                <w:color w:val="000000"/>
                <w:spacing w:val="-2"/>
                <w:sz w:val="18"/>
              </w:rPr>
            </w:pPr>
            <w:r w:rsidRPr="00CC0718">
              <w:rPr>
                <w:color w:val="000000"/>
                <w:spacing w:val="-2"/>
                <w:sz w:val="18"/>
              </w:rPr>
              <w:t>1</w:t>
            </w:r>
          </w:p>
        </w:tc>
        <w:tc>
          <w:tcPr>
            <w:tcW w:w="1362" w:type="dxa"/>
            <w:tcBorders>
              <w:bottom w:val="single" w:color="8FB6EA" w:sz="5" w:space="0"/>
            </w:tcBorders>
            <w:shd w:val="clear" w:color="auto" w:fill="FFFFFF" w:themeFill="background1"/>
            <w:tcMar/>
          </w:tcPr>
          <w:p w:rsidRPr="00CC0718" w:rsidR="00C71DC8" w:rsidP="00244814" w:rsidRDefault="00C71DC8" w14:paraId="29343409" w14:textId="77777777">
            <w:pPr>
              <w:rPr>
                <w:color w:val="000000"/>
                <w:spacing w:val="-2"/>
                <w:sz w:val="18"/>
              </w:rPr>
            </w:pPr>
            <w:r w:rsidRPr="00CC0718">
              <w:rPr>
                <w:color w:val="000000"/>
                <w:spacing w:val="-2"/>
                <w:sz w:val="18"/>
              </w:rPr>
              <w:t>72</w:t>
            </w:r>
          </w:p>
        </w:tc>
        <w:tc>
          <w:tcPr>
            <w:tcW w:w="1690" w:type="dxa"/>
            <w:tcBorders>
              <w:bottom w:val="single" w:color="8FB6EA" w:sz="5" w:space="0"/>
            </w:tcBorders>
            <w:shd w:val="clear" w:color="auto" w:fill="FFFFFF" w:themeFill="background1"/>
            <w:tcMar/>
          </w:tcPr>
          <w:p w:rsidRPr="00CC0718" w:rsidR="00C71DC8" w:rsidP="00244814" w:rsidRDefault="00C71DC8" w14:paraId="52BCFB76" w14:textId="77777777">
            <w:pPr>
              <w:rPr>
                <w:color w:val="000000"/>
                <w:spacing w:val="-2"/>
                <w:sz w:val="18"/>
              </w:rPr>
            </w:pPr>
            <w:r w:rsidRPr="00CC0718">
              <w:rPr>
                <w:color w:val="000000"/>
                <w:spacing w:val="-2"/>
                <w:sz w:val="18"/>
              </w:rPr>
              <w:t>1</w:t>
            </w:r>
          </w:p>
        </w:tc>
        <w:tc>
          <w:tcPr>
            <w:tcW w:w="1576" w:type="dxa"/>
            <w:tcBorders>
              <w:bottom w:val="single" w:color="8FB6EA" w:sz="5" w:space="0"/>
            </w:tcBorders>
            <w:shd w:val="clear" w:color="auto" w:fill="FFFFFF" w:themeFill="background1"/>
            <w:tcMar/>
          </w:tcPr>
          <w:p w:rsidRPr="00CC0718" w:rsidR="00C71DC8" w:rsidP="00244814" w:rsidRDefault="00C71DC8" w14:paraId="3707AE91" w14:textId="77777777">
            <w:pPr>
              <w:rPr>
                <w:color w:val="000000"/>
                <w:spacing w:val="-2"/>
                <w:sz w:val="18"/>
              </w:rPr>
            </w:pPr>
          </w:p>
        </w:tc>
      </w:tr>
      <w:tr w:rsidRPr="00CC0718" w:rsidR="00C71DC8" w:rsidTr="3A33D0EC" w14:paraId="44AA0166" w14:textId="77777777">
        <w:trPr>
          <w:trHeight w:val="444" w:hRule="exact"/>
        </w:trPr>
        <w:tc>
          <w:tcPr>
            <w:tcW w:w="10717" w:type="dxa"/>
            <w:gridSpan w:val="8"/>
            <w:tcBorders>
              <w:top w:val="single" w:color="8FB6EA" w:sz="5" w:space="0"/>
            </w:tcBorders>
            <w:tcMar/>
          </w:tcPr>
          <w:p w:rsidRPr="00CC0718" w:rsidR="00C71DC8" w:rsidP="00244814" w:rsidRDefault="00C71DC8" w14:paraId="4900F453" w14:textId="77777777"/>
        </w:tc>
      </w:tr>
      <w:tr w:rsidRPr="00CC0718" w:rsidR="00C71DC8" w:rsidTr="3A33D0EC" w14:paraId="4BB410FC" w14:textId="77777777">
        <w:trPr>
          <w:trHeight w:val="602" w:hRule="exact"/>
        </w:trPr>
        <w:tc>
          <w:tcPr>
            <w:tcW w:w="10717" w:type="dxa"/>
            <w:gridSpan w:val="8"/>
            <w:shd w:val="clear" w:color="auto" w:fill="FFFFFF" w:themeFill="background1"/>
            <w:tcMar/>
          </w:tcPr>
          <w:p w:rsidRPr="00CC0718" w:rsidR="00C71DC8" w:rsidP="00244814" w:rsidRDefault="00C71DC8" w14:paraId="49047973" w14:textId="77777777">
            <w:pPr>
              <w:rPr>
                <w:b/>
                <w:color w:val="5C83B4"/>
                <w:spacing w:val="-2"/>
                <w:sz w:val="24"/>
              </w:rPr>
            </w:pPr>
          </w:p>
        </w:tc>
      </w:tr>
      <w:tr w:rsidRPr="00CC0718" w:rsidR="00C71DC8" w:rsidTr="3A33D0EC" w14:paraId="398D81EC" w14:textId="77777777">
        <w:trPr>
          <w:trHeight w:val="458" w:hRule="exact"/>
        </w:trPr>
        <w:tc>
          <w:tcPr>
            <w:tcW w:w="1805" w:type="dxa"/>
            <w:shd w:val="clear" w:color="auto" w:fill="FFFFFF" w:themeFill="background1"/>
            <w:tcMar/>
          </w:tcPr>
          <w:p w:rsidRPr="00CC0718" w:rsidR="00C71DC8" w:rsidP="00244814" w:rsidRDefault="00C71DC8" w14:paraId="55FC7614" w14:textId="77777777">
            <w:pPr>
              <w:rPr>
                <w:b/>
                <w:color w:val="5C83B4"/>
                <w:spacing w:val="-2"/>
                <w:sz w:val="24"/>
              </w:rPr>
            </w:pPr>
            <w:r w:rsidRPr="00CC0718">
              <w:rPr>
                <w:b/>
                <w:color w:val="5C83B4"/>
                <w:spacing w:val="-2"/>
                <w:sz w:val="24"/>
              </w:rPr>
              <w:t>Nickname:</w:t>
            </w:r>
          </w:p>
        </w:tc>
        <w:tc>
          <w:tcPr>
            <w:tcW w:w="8912" w:type="dxa"/>
            <w:gridSpan w:val="7"/>
            <w:vMerge w:val="restart"/>
            <w:shd w:val="clear" w:color="auto" w:fill="FFFFFF" w:themeFill="background1"/>
            <w:tcMar/>
          </w:tcPr>
          <w:p w:rsidRPr="00CC0718" w:rsidR="00C71DC8" w:rsidP="00244814" w:rsidRDefault="00C71DC8" w14:paraId="514AB1A2" w14:textId="77777777">
            <w:pPr>
              <w:rPr>
                <w:b/>
                <w:color w:val="5C83B4"/>
                <w:spacing w:val="-2"/>
                <w:sz w:val="24"/>
              </w:rPr>
            </w:pPr>
            <w:r w:rsidRPr="00CC0718">
              <w:rPr>
                <w:b/>
                <w:color w:val="5C83B4"/>
                <w:spacing w:val="-2"/>
                <w:sz w:val="24"/>
              </w:rPr>
              <w:t>Codes\\AXIAL CODE\\Q3 a- Journey of the Club\INVOLVEMENT JOURNEY\Personal Decision to join Greek life</w:t>
            </w:r>
          </w:p>
        </w:tc>
      </w:tr>
      <w:tr w:rsidRPr="00CC0718" w:rsidR="00C71DC8" w:rsidTr="3A33D0EC" w14:paraId="23023ECE" w14:textId="77777777">
        <w:trPr>
          <w:trHeight w:val="444" w:hRule="exact"/>
        </w:trPr>
        <w:tc>
          <w:tcPr>
            <w:tcW w:w="1805" w:type="dxa"/>
            <w:shd w:val="clear" w:color="auto" w:fill="FFFFFF" w:themeFill="background1"/>
            <w:tcMar/>
          </w:tcPr>
          <w:p w:rsidRPr="00CC0718" w:rsidR="00C71DC8" w:rsidP="00244814" w:rsidRDefault="00C71DC8" w14:paraId="04BE0E0F" w14:textId="77777777">
            <w:pPr>
              <w:rPr>
                <w:b/>
                <w:color w:val="5C83B4"/>
                <w:spacing w:val="-2"/>
                <w:sz w:val="24"/>
              </w:rPr>
            </w:pPr>
            <w:r w:rsidRPr="00CC0718">
              <w:rPr>
                <w:b/>
                <w:color w:val="5C83B4"/>
                <w:spacing w:val="-2"/>
                <w:sz w:val="24"/>
              </w:rPr>
              <w:t>Classification:</w:t>
            </w:r>
          </w:p>
        </w:tc>
        <w:tc>
          <w:tcPr>
            <w:tcW w:w="8912" w:type="dxa"/>
            <w:gridSpan w:val="7"/>
            <w:vMerge/>
            <w:tcMar/>
          </w:tcPr>
          <w:p w:rsidRPr="00CC0718" w:rsidR="00C71DC8" w:rsidP="00244814" w:rsidRDefault="00C71DC8" w14:paraId="0A2E0854" w14:textId="77777777"/>
        </w:tc>
      </w:tr>
      <w:tr w:rsidRPr="00CC0718" w:rsidR="00C71DC8" w:rsidTr="3A33D0EC" w14:paraId="0C9A383D" w14:textId="77777777">
        <w:trPr>
          <w:trHeight w:val="459" w:hRule="exact"/>
        </w:trPr>
        <w:tc>
          <w:tcPr>
            <w:tcW w:w="1805" w:type="dxa"/>
            <w:shd w:val="clear" w:color="auto" w:fill="FFFFFF" w:themeFill="background1"/>
            <w:tcMar/>
          </w:tcPr>
          <w:p w:rsidRPr="00CC0718" w:rsidR="00C71DC8" w:rsidP="00244814" w:rsidRDefault="00C71DC8" w14:paraId="283038D5" w14:textId="77777777">
            <w:pPr>
              <w:rPr>
                <w:b/>
                <w:color w:val="5C83B4"/>
                <w:spacing w:val="-2"/>
                <w:sz w:val="24"/>
              </w:rPr>
            </w:pPr>
            <w:r w:rsidRPr="00CC0718">
              <w:rPr>
                <w:b/>
                <w:color w:val="5C83B4"/>
                <w:spacing w:val="-2"/>
                <w:sz w:val="24"/>
              </w:rPr>
              <w:t>Aggregated:</w:t>
            </w:r>
          </w:p>
        </w:tc>
        <w:tc>
          <w:tcPr>
            <w:tcW w:w="8912" w:type="dxa"/>
            <w:gridSpan w:val="7"/>
            <w:shd w:val="clear" w:color="auto" w:fill="FFFFFF" w:themeFill="background1"/>
            <w:tcMar/>
          </w:tcPr>
          <w:p w:rsidRPr="00CC0718" w:rsidR="00C71DC8" w:rsidP="00244814" w:rsidRDefault="00C71DC8" w14:paraId="5D010E9B" w14:textId="77777777">
            <w:pPr>
              <w:rPr>
                <w:b/>
                <w:color w:val="5C83B4"/>
                <w:spacing w:val="-2"/>
                <w:sz w:val="24"/>
              </w:rPr>
            </w:pPr>
            <w:r w:rsidRPr="00CC0718">
              <w:rPr>
                <w:b/>
                <w:color w:val="5C83B4"/>
                <w:spacing w:val="-2"/>
                <w:sz w:val="24"/>
              </w:rPr>
              <w:t>No</w:t>
            </w:r>
          </w:p>
        </w:tc>
      </w:tr>
      <w:tr w:rsidRPr="00CC0718" w:rsidR="00C71DC8" w:rsidTr="3A33D0EC" w14:paraId="2C60C3F5" w14:textId="77777777">
        <w:trPr>
          <w:trHeight w:val="329" w:hRule="exact"/>
        </w:trPr>
        <w:tc>
          <w:tcPr>
            <w:tcW w:w="3381" w:type="dxa"/>
            <w:gridSpan w:val="2"/>
            <w:tcBorders>
              <w:bottom w:val="single" w:color="8FB6EA" w:sz="5" w:space="0"/>
            </w:tcBorders>
            <w:shd w:val="clear" w:color="auto" w:fill="FFFFFF" w:themeFill="background1"/>
            <w:tcMar/>
          </w:tcPr>
          <w:p w:rsidRPr="00CC0718" w:rsidR="00C71DC8" w:rsidP="00244814" w:rsidRDefault="00C71DC8" w14:paraId="136C2D2B" w14:textId="77777777">
            <w:pPr>
              <w:rPr>
                <w:color w:val="000000"/>
                <w:spacing w:val="-2"/>
                <w:sz w:val="18"/>
              </w:rPr>
            </w:pPr>
            <w:r w:rsidRPr="00CC0718">
              <w:rPr>
                <w:color w:val="000000"/>
                <w:spacing w:val="-2"/>
                <w:sz w:val="18"/>
              </w:rPr>
              <w:t>Document</w:t>
            </w:r>
          </w:p>
        </w:tc>
        <w:tc>
          <w:tcPr>
            <w:tcW w:w="1132" w:type="dxa"/>
            <w:tcBorders>
              <w:bottom w:val="single" w:color="8FB6EA" w:sz="5" w:space="0"/>
            </w:tcBorders>
            <w:shd w:val="clear" w:color="auto" w:fill="FFFFFF" w:themeFill="background1"/>
            <w:tcMar/>
          </w:tcPr>
          <w:p w:rsidRPr="00CC0718" w:rsidR="00C71DC8" w:rsidP="00244814" w:rsidRDefault="00C71DC8" w14:paraId="380D7628" w14:textId="77777777">
            <w:pPr>
              <w:rPr>
                <w:color w:val="000000"/>
                <w:spacing w:val="-2"/>
                <w:sz w:val="18"/>
              </w:rPr>
            </w:pPr>
            <w:r w:rsidRPr="00CC0718">
              <w:rPr>
                <w:color w:val="000000"/>
                <w:spacing w:val="-2"/>
                <w:sz w:val="18"/>
              </w:rPr>
              <w:t>1</w:t>
            </w:r>
          </w:p>
        </w:tc>
        <w:tc>
          <w:tcPr>
            <w:tcW w:w="1576" w:type="dxa"/>
            <w:gridSpan w:val="2"/>
            <w:tcBorders>
              <w:bottom w:val="single" w:color="8FB6EA" w:sz="5" w:space="0"/>
            </w:tcBorders>
            <w:shd w:val="clear" w:color="auto" w:fill="FFFFFF" w:themeFill="background1"/>
            <w:tcMar/>
          </w:tcPr>
          <w:p w:rsidRPr="00CC0718" w:rsidR="00C71DC8" w:rsidP="00244814" w:rsidRDefault="00C71DC8" w14:paraId="777AA476" w14:textId="77777777">
            <w:pPr>
              <w:rPr>
                <w:color w:val="000000"/>
                <w:spacing w:val="-2"/>
                <w:sz w:val="18"/>
              </w:rPr>
            </w:pPr>
            <w:r w:rsidRPr="00CC0718">
              <w:rPr>
                <w:color w:val="000000"/>
                <w:spacing w:val="-2"/>
                <w:sz w:val="18"/>
              </w:rPr>
              <w:t>4</w:t>
            </w:r>
          </w:p>
        </w:tc>
        <w:tc>
          <w:tcPr>
            <w:tcW w:w="1362" w:type="dxa"/>
            <w:tcBorders>
              <w:bottom w:val="single" w:color="8FB6EA" w:sz="5" w:space="0"/>
            </w:tcBorders>
            <w:shd w:val="clear" w:color="auto" w:fill="FFFFFF" w:themeFill="background1"/>
            <w:tcMar/>
          </w:tcPr>
          <w:p w:rsidRPr="00CC0718" w:rsidR="00C71DC8" w:rsidP="00244814" w:rsidRDefault="00C71DC8" w14:paraId="37042B18" w14:textId="77777777">
            <w:pPr>
              <w:rPr>
                <w:color w:val="000000"/>
                <w:spacing w:val="-2"/>
                <w:sz w:val="18"/>
              </w:rPr>
            </w:pPr>
            <w:r w:rsidRPr="00CC0718">
              <w:rPr>
                <w:color w:val="000000"/>
                <w:spacing w:val="-2"/>
                <w:sz w:val="18"/>
              </w:rPr>
              <w:t>53</w:t>
            </w:r>
          </w:p>
        </w:tc>
        <w:tc>
          <w:tcPr>
            <w:tcW w:w="1690" w:type="dxa"/>
            <w:tcBorders>
              <w:bottom w:val="single" w:color="8FB6EA" w:sz="5" w:space="0"/>
            </w:tcBorders>
            <w:shd w:val="clear" w:color="auto" w:fill="FFFFFF" w:themeFill="background1"/>
            <w:tcMar/>
          </w:tcPr>
          <w:p w:rsidRPr="00CC0718" w:rsidR="00C71DC8" w:rsidP="00244814" w:rsidRDefault="00C71DC8" w14:paraId="35F604AC" w14:textId="77777777">
            <w:pPr>
              <w:rPr>
                <w:color w:val="000000"/>
                <w:spacing w:val="-2"/>
                <w:sz w:val="18"/>
              </w:rPr>
            </w:pPr>
            <w:r w:rsidRPr="00CC0718">
              <w:rPr>
                <w:color w:val="000000"/>
                <w:spacing w:val="-2"/>
                <w:sz w:val="18"/>
              </w:rPr>
              <w:t>4</w:t>
            </w:r>
          </w:p>
        </w:tc>
        <w:tc>
          <w:tcPr>
            <w:tcW w:w="1576" w:type="dxa"/>
            <w:tcBorders>
              <w:bottom w:val="single" w:color="8FB6EA" w:sz="5" w:space="0"/>
            </w:tcBorders>
            <w:shd w:val="clear" w:color="auto" w:fill="FFFFFF" w:themeFill="background1"/>
            <w:tcMar/>
          </w:tcPr>
          <w:p w:rsidRPr="00CC0718" w:rsidR="00C71DC8" w:rsidP="00244814" w:rsidRDefault="00C71DC8" w14:paraId="3A1E02DE" w14:textId="77777777">
            <w:pPr>
              <w:rPr>
                <w:color w:val="000000"/>
                <w:spacing w:val="-2"/>
                <w:sz w:val="18"/>
              </w:rPr>
            </w:pPr>
          </w:p>
        </w:tc>
      </w:tr>
      <w:tr w:rsidRPr="00CC0718" w:rsidR="00C71DC8" w:rsidTr="3A33D0EC" w14:paraId="1C9879FB" w14:textId="77777777">
        <w:trPr>
          <w:trHeight w:val="459" w:hRule="exact"/>
        </w:trPr>
        <w:tc>
          <w:tcPr>
            <w:tcW w:w="10717" w:type="dxa"/>
            <w:gridSpan w:val="8"/>
            <w:tcBorders>
              <w:top w:val="single" w:color="8FB6EA" w:sz="5" w:space="0"/>
            </w:tcBorders>
            <w:tcMar/>
          </w:tcPr>
          <w:p w:rsidRPr="00CC0718" w:rsidR="00C71DC8" w:rsidP="00244814" w:rsidRDefault="00C71DC8" w14:paraId="174A6885" w14:textId="77777777"/>
        </w:tc>
      </w:tr>
      <w:tr w:rsidRPr="00CC0718" w:rsidR="00C71DC8" w:rsidTr="3A33D0EC" w14:paraId="4078D4A5" w14:textId="77777777">
        <w:trPr>
          <w:trHeight w:val="329" w:hRule="exact"/>
        </w:trPr>
        <w:tc>
          <w:tcPr>
            <w:tcW w:w="10717" w:type="dxa"/>
            <w:gridSpan w:val="8"/>
            <w:shd w:val="clear" w:color="auto" w:fill="FFFFFF" w:themeFill="background1"/>
            <w:tcMar/>
          </w:tcPr>
          <w:p w:rsidRPr="00CC0718" w:rsidR="00C71DC8" w:rsidP="00244814" w:rsidRDefault="00C71DC8" w14:paraId="208C467C" w14:textId="77777777">
            <w:pPr>
              <w:rPr>
                <w:b/>
                <w:color w:val="5C83B4"/>
                <w:spacing w:val="-2"/>
                <w:sz w:val="24"/>
              </w:rPr>
            </w:pPr>
          </w:p>
        </w:tc>
      </w:tr>
      <w:tr w:rsidRPr="00CC0718" w:rsidR="00C71DC8" w:rsidTr="3A33D0EC" w14:paraId="4D696DCE" w14:textId="77777777">
        <w:trPr>
          <w:trHeight w:val="459" w:hRule="exact"/>
        </w:trPr>
        <w:tc>
          <w:tcPr>
            <w:tcW w:w="1805" w:type="dxa"/>
            <w:shd w:val="clear" w:color="auto" w:fill="FFFFFF" w:themeFill="background1"/>
            <w:tcMar/>
          </w:tcPr>
          <w:p w:rsidRPr="00CC0718" w:rsidR="00C71DC8" w:rsidP="00244814" w:rsidRDefault="00C71DC8" w14:paraId="7682905C" w14:textId="77777777">
            <w:pPr>
              <w:rPr>
                <w:b/>
                <w:color w:val="5C83B4"/>
                <w:spacing w:val="-2"/>
                <w:sz w:val="24"/>
              </w:rPr>
            </w:pPr>
            <w:r w:rsidRPr="00CC0718">
              <w:rPr>
                <w:b/>
                <w:color w:val="5C83B4"/>
                <w:spacing w:val="-2"/>
                <w:sz w:val="24"/>
              </w:rPr>
              <w:t>Nickname:</w:t>
            </w:r>
          </w:p>
        </w:tc>
        <w:tc>
          <w:tcPr>
            <w:tcW w:w="8912" w:type="dxa"/>
            <w:gridSpan w:val="7"/>
            <w:vMerge w:val="restart"/>
            <w:shd w:val="clear" w:color="auto" w:fill="FFFFFF" w:themeFill="background1"/>
            <w:tcMar/>
          </w:tcPr>
          <w:p w:rsidRPr="00CC0718" w:rsidR="00C71DC8" w:rsidP="00244814" w:rsidRDefault="00C71DC8" w14:paraId="09E91223" w14:textId="77777777">
            <w:pPr>
              <w:rPr>
                <w:b/>
                <w:color w:val="5C83B4"/>
                <w:spacing w:val="-2"/>
                <w:sz w:val="24"/>
              </w:rPr>
            </w:pPr>
            <w:r w:rsidRPr="00CC0718">
              <w:rPr>
                <w:b/>
                <w:color w:val="5C83B4"/>
                <w:spacing w:val="-2"/>
                <w:sz w:val="24"/>
              </w:rPr>
              <w:t>Codes\\AXIAL CODE\\Q3 a- Journey of the Club\INVOLVEMENT JOURNEY\Positive feedback from others</w:t>
            </w:r>
          </w:p>
        </w:tc>
      </w:tr>
      <w:tr w:rsidRPr="00CC0718" w:rsidR="00C71DC8" w:rsidTr="3A33D0EC" w14:paraId="7169C9A0" w14:textId="77777777">
        <w:trPr>
          <w:trHeight w:val="444" w:hRule="exact"/>
        </w:trPr>
        <w:tc>
          <w:tcPr>
            <w:tcW w:w="1805" w:type="dxa"/>
            <w:shd w:val="clear" w:color="auto" w:fill="FFFFFF" w:themeFill="background1"/>
            <w:tcMar/>
          </w:tcPr>
          <w:p w:rsidRPr="00CC0718" w:rsidR="00C71DC8" w:rsidP="00244814" w:rsidRDefault="00C71DC8" w14:paraId="60A64E4D" w14:textId="77777777">
            <w:pPr>
              <w:rPr>
                <w:b/>
                <w:color w:val="5C83B4"/>
                <w:spacing w:val="-2"/>
                <w:sz w:val="24"/>
              </w:rPr>
            </w:pPr>
            <w:r w:rsidRPr="00CC0718">
              <w:rPr>
                <w:b/>
                <w:color w:val="5C83B4"/>
                <w:spacing w:val="-2"/>
                <w:sz w:val="24"/>
              </w:rPr>
              <w:t>Classification:</w:t>
            </w:r>
          </w:p>
        </w:tc>
        <w:tc>
          <w:tcPr>
            <w:tcW w:w="8912" w:type="dxa"/>
            <w:gridSpan w:val="7"/>
            <w:vMerge/>
            <w:tcMar/>
          </w:tcPr>
          <w:p w:rsidRPr="00CC0718" w:rsidR="00C71DC8" w:rsidP="00244814" w:rsidRDefault="00C71DC8" w14:paraId="6716D156" w14:textId="77777777"/>
        </w:tc>
      </w:tr>
      <w:tr w:rsidRPr="00CC0718" w:rsidR="00C71DC8" w:rsidTr="3A33D0EC" w14:paraId="31EFBB40" w14:textId="77777777">
        <w:trPr>
          <w:trHeight w:val="458" w:hRule="exact"/>
        </w:trPr>
        <w:tc>
          <w:tcPr>
            <w:tcW w:w="1805" w:type="dxa"/>
            <w:shd w:val="clear" w:color="auto" w:fill="FFFFFF" w:themeFill="background1"/>
            <w:tcMar/>
          </w:tcPr>
          <w:p w:rsidRPr="00CC0718" w:rsidR="00C71DC8" w:rsidP="00244814" w:rsidRDefault="00C71DC8" w14:paraId="0268E2DC" w14:textId="77777777">
            <w:pPr>
              <w:rPr>
                <w:b/>
                <w:color w:val="5C83B4"/>
                <w:spacing w:val="-2"/>
                <w:sz w:val="24"/>
              </w:rPr>
            </w:pPr>
            <w:r w:rsidRPr="00CC0718">
              <w:rPr>
                <w:b/>
                <w:color w:val="5C83B4"/>
                <w:spacing w:val="-2"/>
                <w:sz w:val="24"/>
              </w:rPr>
              <w:t>Aggregated:</w:t>
            </w:r>
          </w:p>
        </w:tc>
        <w:tc>
          <w:tcPr>
            <w:tcW w:w="8912" w:type="dxa"/>
            <w:gridSpan w:val="7"/>
            <w:shd w:val="clear" w:color="auto" w:fill="FFFFFF" w:themeFill="background1"/>
            <w:tcMar/>
          </w:tcPr>
          <w:p w:rsidRPr="00CC0718" w:rsidR="00C71DC8" w:rsidP="00244814" w:rsidRDefault="00C71DC8" w14:paraId="0CD3BC69" w14:textId="77777777">
            <w:pPr>
              <w:rPr>
                <w:b/>
                <w:color w:val="5C83B4"/>
                <w:spacing w:val="-2"/>
                <w:sz w:val="24"/>
              </w:rPr>
            </w:pPr>
            <w:r w:rsidRPr="00CC0718">
              <w:rPr>
                <w:b/>
                <w:color w:val="5C83B4"/>
                <w:spacing w:val="-2"/>
                <w:sz w:val="24"/>
              </w:rPr>
              <w:t>No</w:t>
            </w:r>
          </w:p>
        </w:tc>
      </w:tr>
      <w:tr w:rsidRPr="00CC0718" w:rsidR="00C71DC8" w:rsidTr="3A33D0EC" w14:paraId="36DB9D7C" w14:textId="77777777">
        <w:trPr>
          <w:trHeight w:val="344" w:hRule="exact"/>
        </w:trPr>
        <w:tc>
          <w:tcPr>
            <w:tcW w:w="3381" w:type="dxa"/>
            <w:gridSpan w:val="2"/>
            <w:tcBorders>
              <w:bottom w:val="single" w:color="8FB6EA" w:sz="5" w:space="0"/>
            </w:tcBorders>
            <w:shd w:val="clear" w:color="auto" w:fill="FFFFFF" w:themeFill="background1"/>
            <w:tcMar/>
          </w:tcPr>
          <w:p w:rsidRPr="00CC0718" w:rsidR="00C71DC8" w:rsidP="00244814" w:rsidRDefault="00C71DC8" w14:paraId="54EF4C13" w14:textId="77777777">
            <w:pPr>
              <w:rPr>
                <w:color w:val="000000"/>
                <w:spacing w:val="-2"/>
                <w:sz w:val="18"/>
              </w:rPr>
            </w:pPr>
            <w:r w:rsidRPr="00CC0718">
              <w:rPr>
                <w:color w:val="000000"/>
                <w:spacing w:val="-2"/>
                <w:sz w:val="18"/>
              </w:rPr>
              <w:t>Document</w:t>
            </w:r>
          </w:p>
        </w:tc>
        <w:tc>
          <w:tcPr>
            <w:tcW w:w="1132" w:type="dxa"/>
            <w:tcBorders>
              <w:bottom w:val="single" w:color="8FB6EA" w:sz="5" w:space="0"/>
            </w:tcBorders>
            <w:shd w:val="clear" w:color="auto" w:fill="FFFFFF" w:themeFill="background1"/>
            <w:tcMar/>
          </w:tcPr>
          <w:p w:rsidRPr="00CC0718" w:rsidR="00C71DC8" w:rsidP="00244814" w:rsidRDefault="00C71DC8" w14:paraId="7B464A94" w14:textId="77777777">
            <w:pPr>
              <w:rPr>
                <w:color w:val="000000"/>
                <w:spacing w:val="-2"/>
                <w:sz w:val="18"/>
              </w:rPr>
            </w:pPr>
            <w:r w:rsidRPr="00CC0718">
              <w:rPr>
                <w:color w:val="000000"/>
                <w:spacing w:val="-2"/>
                <w:sz w:val="18"/>
              </w:rPr>
              <w:t>1</w:t>
            </w:r>
          </w:p>
        </w:tc>
        <w:tc>
          <w:tcPr>
            <w:tcW w:w="1576" w:type="dxa"/>
            <w:gridSpan w:val="2"/>
            <w:tcBorders>
              <w:bottom w:val="single" w:color="8FB6EA" w:sz="5" w:space="0"/>
            </w:tcBorders>
            <w:shd w:val="clear" w:color="auto" w:fill="FFFFFF" w:themeFill="background1"/>
            <w:tcMar/>
          </w:tcPr>
          <w:p w:rsidRPr="00CC0718" w:rsidR="00C71DC8" w:rsidP="00244814" w:rsidRDefault="00C71DC8" w14:paraId="52A817E9" w14:textId="77777777">
            <w:pPr>
              <w:rPr>
                <w:color w:val="000000"/>
                <w:spacing w:val="-2"/>
                <w:sz w:val="18"/>
              </w:rPr>
            </w:pPr>
            <w:r w:rsidRPr="00CC0718">
              <w:rPr>
                <w:color w:val="000000"/>
                <w:spacing w:val="-2"/>
                <w:sz w:val="18"/>
              </w:rPr>
              <w:t>3</w:t>
            </w:r>
          </w:p>
        </w:tc>
        <w:tc>
          <w:tcPr>
            <w:tcW w:w="1362" w:type="dxa"/>
            <w:tcBorders>
              <w:bottom w:val="single" w:color="8FB6EA" w:sz="5" w:space="0"/>
            </w:tcBorders>
            <w:shd w:val="clear" w:color="auto" w:fill="FFFFFF" w:themeFill="background1"/>
            <w:tcMar/>
          </w:tcPr>
          <w:p w:rsidRPr="00CC0718" w:rsidR="00C71DC8" w:rsidP="00244814" w:rsidRDefault="00C71DC8" w14:paraId="15AA2123" w14:textId="77777777">
            <w:pPr>
              <w:rPr>
                <w:color w:val="000000"/>
                <w:spacing w:val="-2"/>
                <w:sz w:val="18"/>
              </w:rPr>
            </w:pPr>
            <w:r w:rsidRPr="00CC0718">
              <w:rPr>
                <w:color w:val="000000"/>
                <w:spacing w:val="-2"/>
                <w:sz w:val="18"/>
              </w:rPr>
              <w:t>39</w:t>
            </w:r>
          </w:p>
        </w:tc>
        <w:tc>
          <w:tcPr>
            <w:tcW w:w="1690" w:type="dxa"/>
            <w:tcBorders>
              <w:bottom w:val="single" w:color="8FB6EA" w:sz="5" w:space="0"/>
            </w:tcBorders>
            <w:shd w:val="clear" w:color="auto" w:fill="FFFFFF" w:themeFill="background1"/>
            <w:tcMar/>
          </w:tcPr>
          <w:p w:rsidRPr="00CC0718" w:rsidR="00C71DC8" w:rsidP="00244814" w:rsidRDefault="00C71DC8" w14:paraId="3AC5E6E0" w14:textId="77777777">
            <w:pPr>
              <w:rPr>
                <w:color w:val="000000"/>
                <w:spacing w:val="-2"/>
                <w:sz w:val="18"/>
              </w:rPr>
            </w:pPr>
            <w:r w:rsidRPr="00CC0718">
              <w:rPr>
                <w:color w:val="000000"/>
                <w:spacing w:val="-2"/>
                <w:sz w:val="18"/>
              </w:rPr>
              <w:t>3</w:t>
            </w:r>
          </w:p>
        </w:tc>
        <w:tc>
          <w:tcPr>
            <w:tcW w:w="1576" w:type="dxa"/>
            <w:tcBorders>
              <w:bottom w:val="single" w:color="8FB6EA" w:sz="5" w:space="0"/>
            </w:tcBorders>
            <w:shd w:val="clear" w:color="auto" w:fill="FFFFFF" w:themeFill="background1"/>
            <w:tcMar/>
          </w:tcPr>
          <w:p w:rsidRPr="00CC0718" w:rsidR="00C71DC8" w:rsidP="00244814" w:rsidRDefault="00C71DC8" w14:paraId="5536EAD4" w14:textId="77777777">
            <w:pPr>
              <w:rPr>
                <w:color w:val="000000"/>
                <w:spacing w:val="-2"/>
                <w:sz w:val="18"/>
              </w:rPr>
            </w:pPr>
          </w:p>
        </w:tc>
      </w:tr>
      <w:tr w:rsidRPr="00CC0718" w:rsidR="00C71DC8" w:rsidTr="3A33D0EC" w14:paraId="760BEABD" w14:textId="77777777">
        <w:trPr>
          <w:trHeight w:val="444" w:hRule="exact"/>
        </w:trPr>
        <w:tc>
          <w:tcPr>
            <w:tcW w:w="10717" w:type="dxa"/>
            <w:gridSpan w:val="8"/>
            <w:tcBorders>
              <w:top w:val="single" w:color="8FB6EA" w:sz="5" w:space="0"/>
            </w:tcBorders>
            <w:tcMar/>
          </w:tcPr>
          <w:p w:rsidRPr="00CC0718" w:rsidR="00C71DC8" w:rsidP="00244814" w:rsidRDefault="00C71DC8" w14:paraId="2235690D" w14:textId="77777777"/>
        </w:tc>
      </w:tr>
      <w:tr w:rsidRPr="00CC0718" w:rsidR="00C71DC8" w:rsidTr="3A33D0EC" w14:paraId="2DF4E2F6" w14:textId="77777777">
        <w:trPr>
          <w:trHeight w:val="344" w:hRule="exact"/>
        </w:trPr>
        <w:tc>
          <w:tcPr>
            <w:tcW w:w="10717" w:type="dxa"/>
            <w:gridSpan w:val="8"/>
            <w:shd w:val="clear" w:color="auto" w:fill="FFFFFF" w:themeFill="background1"/>
            <w:tcMar/>
          </w:tcPr>
          <w:p w:rsidRPr="00CC0718" w:rsidR="00C71DC8" w:rsidP="00244814" w:rsidRDefault="00C71DC8" w14:paraId="42395EC1" w14:textId="77777777">
            <w:pPr>
              <w:rPr>
                <w:b/>
                <w:color w:val="5C83B4"/>
                <w:spacing w:val="-2"/>
                <w:sz w:val="24"/>
              </w:rPr>
            </w:pPr>
            <w:bookmarkStart w:name="CodesAXIALCODEQ3aJourneyoftheClubINVOLVE" w:id="43"/>
            <w:bookmarkEnd w:id="43"/>
          </w:p>
        </w:tc>
      </w:tr>
      <w:tr w:rsidRPr="00CC0718" w:rsidR="00C71DC8" w:rsidTr="3A33D0EC" w14:paraId="72A2DF08" w14:textId="77777777">
        <w:trPr>
          <w:trHeight w:val="445" w:hRule="exact"/>
        </w:trPr>
        <w:tc>
          <w:tcPr>
            <w:tcW w:w="1805" w:type="dxa"/>
            <w:shd w:val="clear" w:color="auto" w:fill="FFFFFF" w:themeFill="background1"/>
            <w:tcMar/>
          </w:tcPr>
          <w:p w:rsidRPr="00CC0718" w:rsidR="00C71DC8" w:rsidP="00244814" w:rsidRDefault="00C71DC8" w14:paraId="26B3D0D5" w14:textId="77777777">
            <w:pPr>
              <w:rPr>
                <w:b/>
                <w:color w:val="5C83B4"/>
                <w:spacing w:val="-2"/>
                <w:sz w:val="24"/>
              </w:rPr>
            </w:pPr>
            <w:r w:rsidRPr="00CC0718">
              <w:rPr>
                <w:b/>
                <w:color w:val="5C83B4"/>
                <w:spacing w:val="-2"/>
                <w:sz w:val="24"/>
              </w:rPr>
              <w:t>Nickname:</w:t>
            </w:r>
          </w:p>
        </w:tc>
        <w:tc>
          <w:tcPr>
            <w:tcW w:w="8912" w:type="dxa"/>
            <w:gridSpan w:val="7"/>
            <w:vMerge w:val="restart"/>
            <w:shd w:val="clear" w:color="auto" w:fill="FFFFFF" w:themeFill="background1"/>
            <w:tcMar/>
          </w:tcPr>
          <w:p w:rsidRPr="00CC0718" w:rsidR="00C71DC8" w:rsidP="00244814" w:rsidRDefault="00C71DC8" w14:paraId="5B5F5092" w14:textId="77777777">
            <w:pPr>
              <w:rPr>
                <w:b/>
                <w:color w:val="5C83B4"/>
                <w:spacing w:val="-2"/>
                <w:sz w:val="24"/>
              </w:rPr>
            </w:pPr>
            <w:r w:rsidRPr="00CC0718">
              <w:rPr>
                <w:b/>
                <w:color w:val="5C83B4"/>
                <w:spacing w:val="-2"/>
                <w:sz w:val="24"/>
              </w:rPr>
              <w:t>Codes\\AXIAL CODE\\Q3 a- Journey of the Club\INVOLVEMENT JOURNEY\Transition into Sorority Life</w:t>
            </w:r>
          </w:p>
        </w:tc>
      </w:tr>
      <w:tr w:rsidRPr="00CC0718" w:rsidR="00C71DC8" w:rsidTr="3A33D0EC" w14:paraId="7C81207B" w14:textId="77777777">
        <w:trPr>
          <w:trHeight w:val="458" w:hRule="exact"/>
        </w:trPr>
        <w:tc>
          <w:tcPr>
            <w:tcW w:w="1805" w:type="dxa"/>
            <w:shd w:val="clear" w:color="auto" w:fill="FFFFFF" w:themeFill="background1"/>
            <w:tcMar/>
          </w:tcPr>
          <w:p w:rsidRPr="00CC0718" w:rsidR="00C71DC8" w:rsidP="00244814" w:rsidRDefault="00C71DC8" w14:paraId="6D53289E" w14:textId="77777777">
            <w:pPr>
              <w:rPr>
                <w:b/>
                <w:color w:val="5C83B4"/>
                <w:spacing w:val="-2"/>
                <w:sz w:val="24"/>
              </w:rPr>
            </w:pPr>
            <w:r w:rsidRPr="00CC0718">
              <w:rPr>
                <w:b/>
                <w:color w:val="5C83B4"/>
                <w:spacing w:val="-2"/>
                <w:sz w:val="24"/>
              </w:rPr>
              <w:t>Classification:</w:t>
            </w:r>
          </w:p>
        </w:tc>
        <w:tc>
          <w:tcPr>
            <w:tcW w:w="8912" w:type="dxa"/>
            <w:gridSpan w:val="7"/>
            <w:vMerge/>
            <w:tcMar/>
          </w:tcPr>
          <w:p w:rsidRPr="00CC0718" w:rsidR="00C71DC8" w:rsidP="00244814" w:rsidRDefault="00C71DC8" w14:paraId="2A4A3933" w14:textId="77777777"/>
        </w:tc>
      </w:tr>
      <w:tr w:rsidRPr="00CC0718" w:rsidR="00C71DC8" w:rsidTr="3A33D0EC" w14:paraId="342FB957" w14:textId="77777777">
        <w:trPr>
          <w:trHeight w:val="444" w:hRule="exact"/>
        </w:trPr>
        <w:tc>
          <w:tcPr>
            <w:tcW w:w="1805" w:type="dxa"/>
            <w:shd w:val="clear" w:color="auto" w:fill="FFFFFF" w:themeFill="background1"/>
            <w:tcMar/>
          </w:tcPr>
          <w:p w:rsidRPr="00CC0718" w:rsidR="00C71DC8" w:rsidP="00244814" w:rsidRDefault="00C71DC8" w14:paraId="00C80F6A" w14:textId="77777777">
            <w:pPr>
              <w:rPr>
                <w:b/>
                <w:color w:val="5C83B4"/>
                <w:spacing w:val="-2"/>
                <w:sz w:val="24"/>
              </w:rPr>
            </w:pPr>
            <w:r w:rsidRPr="00CC0718">
              <w:rPr>
                <w:b/>
                <w:color w:val="5C83B4"/>
                <w:spacing w:val="-2"/>
                <w:sz w:val="24"/>
              </w:rPr>
              <w:t>Aggregated:</w:t>
            </w:r>
          </w:p>
        </w:tc>
        <w:tc>
          <w:tcPr>
            <w:tcW w:w="8912" w:type="dxa"/>
            <w:gridSpan w:val="7"/>
            <w:shd w:val="clear" w:color="auto" w:fill="FFFFFF" w:themeFill="background1"/>
            <w:tcMar/>
          </w:tcPr>
          <w:p w:rsidRPr="00CC0718" w:rsidR="00C71DC8" w:rsidP="00244814" w:rsidRDefault="00C71DC8" w14:paraId="16040B3C" w14:textId="77777777">
            <w:pPr>
              <w:rPr>
                <w:b/>
                <w:color w:val="5C83B4"/>
                <w:spacing w:val="-2"/>
                <w:sz w:val="24"/>
              </w:rPr>
            </w:pPr>
            <w:r w:rsidRPr="00CC0718">
              <w:rPr>
                <w:b/>
                <w:color w:val="5C83B4"/>
                <w:spacing w:val="-2"/>
                <w:sz w:val="24"/>
              </w:rPr>
              <w:t>No</w:t>
            </w:r>
          </w:p>
        </w:tc>
      </w:tr>
      <w:tr w:rsidRPr="00CC0718" w:rsidR="00C71DC8" w:rsidTr="3A33D0EC" w14:paraId="30BC7C6D" w14:textId="77777777">
        <w:trPr>
          <w:trHeight w:val="344" w:hRule="exact"/>
        </w:trPr>
        <w:tc>
          <w:tcPr>
            <w:tcW w:w="3381" w:type="dxa"/>
            <w:gridSpan w:val="2"/>
            <w:tcBorders>
              <w:bottom w:val="single" w:color="8FB6EA" w:sz="5" w:space="0"/>
            </w:tcBorders>
            <w:shd w:val="clear" w:color="auto" w:fill="FFFFFF" w:themeFill="background1"/>
            <w:tcMar/>
          </w:tcPr>
          <w:p w:rsidRPr="00CC0718" w:rsidR="00C71DC8" w:rsidP="00244814" w:rsidRDefault="00C71DC8" w14:paraId="25E61AF5" w14:textId="77777777">
            <w:pPr>
              <w:rPr>
                <w:color w:val="000000"/>
                <w:spacing w:val="-2"/>
                <w:sz w:val="18"/>
              </w:rPr>
            </w:pPr>
            <w:r w:rsidRPr="00CC0718">
              <w:rPr>
                <w:color w:val="000000"/>
                <w:spacing w:val="-2"/>
                <w:sz w:val="18"/>
              </w:rPr>
              <w:t>Document</w:t>
            </w:r>
          </w:p>
        </w:tc>
        <w:tc>
          <w:tcPr>
            <w:tcW w:w="1132" w:type="dxa"/>
            <w:tcBorders>
              <w:bottom w:val="single" w:color="8FB6EA" w:sz="5" w:space="0"/>
            </w:tcBorders>
            <w:shd w:val="clear" w:color="auto" w:fill="FFFFFF" w:themeFill="background1"/>
            <w:tcMar/>
          </w:tcPr>
          <w:p w:rsidRPr="00CC0718" w:rsidR="00C71DC8" w:rsidP="00244814" w:rsidRDefault="00C71DC8" w14:paraId="07A4EAC2" w14:textId="77777777">
            <w:pPr>
              <w:rPr>
                <w:color w:val="000000"/>
                <w:spacing w:val="-2"/>
                <w:sz w:val="18"/>
              </w:rPr>
            </w:pPr>
            <w:r w:rsidRPr="00CC0718">
              <w:rPr>
                <w:color w:val="000000"/>
                <w:spacing w:val="-2"/>
                <w:sz w:val="18"/>
              </w:rPr>
              <w:t>1</w:t>
            </w:r>
          </w:p>
        </w:tc>
        <w:tc>
          <w:tcPr>
            <w:tcW w:w="1576" w:type="dxa"/>
            <w:gridSpan w:val="2"/>
            <w:tcBorders>
              <w:bottom w:val="single" w:color="8FB6EA" w:sz="5" w:space="0"/>
            </w:tcBorders>
            <w:shd w:val="clear" w:color="auto" w:fill="FFFFFF" w:themeFill="background1"/>
            <w:tcMar/>
          </w:tcPr>
          <w:p w:rsidRPr="00CC0718" w:rsidR="00C71DC8" w:rsidP="00244814" w:rsidRDefault="00C71DC8" w14:paraId="5CCEC3B8" w14:textId="77777777">
            <w:pPr>
              <w:rPr>
                <w:color w:val="000000"/>
                <w:spacing w:val="-2"/>
                <w:sz w:val="18"/>
              </w:rPr>
            </w:pPr>
            <w:r w:rsidRPr="00CC0718">
              <w:rPr>
                <w:color w:val="000000"/>
                <w:spacing w:val="-2"/>
                <w:sz w:val="18"/>
              </w:rPr>
              <w:t>4</w:t>
            </w:r>
          </w:p>
        </w:tc>
        <w:tc>
          <w:tcPr>
            <w:tcW w:w="1362" w:type="dxa"/>
            <w:tcBorders>
              <w:bottom w:val="single" w:color="8FB6EA" w:sz="5" w:space="0"/>
            </w:tcBorders>
            <w:shd w:val="clear" w:color="auto" w:fill="FFFFFF" w:themeFill="background1"/>
            <w:tcMar/>
          </w:tcPr>
          <w:p w:rsidRPr="00CC0718" w:rsidR="00C71DC8" w:rsidP="00244814" w:rsidRDefault="00C71DC8" w14:paraId="033744A0" w14:textId="77777777">
            <w:pPr>
              <w:rPr>
                <w:color w:val="000000"/>
                <w:spacing w:val="-2"/>
                <w:sz w:val="18"/>
              </w:rPr>
            </w:pPr>
            <w:r w:rsidRPr="00CC0718">
              <w:rPr>
                <w:color w:val="000000"/>
                <w:spacing w:val="-2"/>
                <w:sz w:val="18"/>
              </w:rPr>
              <w:t>53</w:t>
            </w:r>
          </w:p>
        </w:tc>
        <w:tc>
          <w:tcPr>
            <w:tcW w:w="1690" w:type="dxa"/>
            <w:tcBorders>
              <w:bottom w:val="single" w:color="8FB6EA" w:sz="5" w:space="0"/>
            </w:tcBorders>
            <w:shd w:val="clear" w:color="auto" w:fill="FFFFFF" w:themeFill="background1"/>
            <w:tcMar/>
          </w:tcPr>
          <w:p w:rsidRPr="00CC0718" w:rsidR="00C71DC8" w:rsidP="00244814" w:rsidRDefault="00C71DC8" w14:paraId="7A5050AA" w14:textId="77777777">
            <w:pPr>
              <w:rPr>
                <w:color w:val="000000"/>
                <w:spacing w:val="-2"/>
                <w:sz w:val="18"/>
              </w:rPr>
            </w:pPr>
            <w:r w:rsidRPr="00CC0718">
              <w:rPr>
                <w:color w:val="000000"/>
                <w:spacing w:val="-2"/>
                <w:sz w:val="18"/>
              </w:rPr>
              <w:t>4</w:t>
            </w:r>
          </w:p>
        </w:tc>
        <w:tc>
          <w:tcPr>
            <w:tcW w:w="1576" w:type="dxa"/>
            <w:tcBorders>
              <w:bottom w:val="single" w:color="8FB6EA" w:sz="5" w:space="0"/>
            </w:tcBorders>
            <w:shd w:val="clear" w:color="auto" w:fill="FFFFFF" w:themeFill="background1"/>
            <w:tcMar/>
          </w:tcPr>
          <w:p w:rsidRPr="00CC0718" w:rsidR="00C71DC8" w:rsidP="00244814" w:rsidRDefault="00C71DC8" w14:paraId="76337FD8" w14:textId="77777777">
            <w:pPr>
              <w:rPr>
                <w:color w:val="000000"/>
                <w:spacing w:val="-2"/>
                <w:sz w:val="18"/>
              </w:rPr>
            </w:pPr>
          </w:p>
        </w:tc>
      </w:tr>
      <w:tr w:rsidRPr="00CC0718" w:rsidR="00C71DC8" w:rsidTr="3A33D0EC" w14:paraId="39A84472" w14:textId="77777777">
        <w:trPr>
          <w:trHeight w:val="1232" w:hRule="exact"/>
        </w:trPr>
        <w:tc>
          <w:tcPr>
            <w:tcW w:w="10717" w:type="dxa"/>
            <w:gridSpan w:val="8"/>
            <w:tcBorders>
              <w:top w:val="single" w:color="8FB6EA" w:sz="5" w:space="0"/>
            </w:tcBorders>
            <w:tcMar/>
          </w:tcPr>
          <w:p w:rsidRPr="00CC0718" w:rsidR="00C71DC8" w:rsidP="00244814" w:rsidRDefault="00C71DC8" w14:paraId="49FE3E49" w14:textId="77777777"/>
        </w:tc>
      </w:tr>
      <w:tr w:rsidRPr="00CC0718" w:rsidR="00C71DC8" w:rsidTr="3A33D0EC" w14:paraId="74ACDD27" w14:textId="77777777">
        <w:trPr>
          <w:trHeight w:val="459" w:hRule="exact"/>
        </w:trPr>
        <w:tc>
          <w:tcPr>
            <w:tcW w:w="5359" w:type="dxa"/>
            <w:gridSpan w:val="4"/>
            <w:shd w:val="clear" w:color="auto" w:fill="FFFFFF" w:themeFill="background1"/>
            <w:tcMar/>
          </w:tcPr>
          <w:p w:rsidRPr="00CC0718" w:rsidR="00C71DC8" w:rsidP="00244814" w:rsidRDefault="00C71DC8" w14:paraId="07569FA9" w14:textId="77777777">
            <w:pPr>
              <w:jc w:val="right"/>
              <w:rPr>
                <w:color w:val="000066"/>
                <w:spacing w:val="-2"/>
                <w:sz w:val="16"/>
              </w:rPr>
            </w:pPr>
            <w:r w:rsidRPr="00CC0718">
              <w:rPr>
                <w:color w:val="000066"/>
                <w:spacing w:val="-2"/>
                <w:sz w:val="16"/>
              </w:rPr>
              <w:t>Formatted Reports\\Code Summary Formatted Report</w:t>
            </w:r>
          </w:p>
        </w:tc>
        <w:tc>
          <w:tcPr>
            <w:tcW w:w="5358" w:type="dxa"/>
            <w:gridSpan w:val="4"/>
            <w:shd w:val="clear" w:color="auto" w:fill="FFFFFF" w:themeFill="background1"/>
            <w:tcMar/>
          </w:tcPr>
          <w:p w:rsidRPr="00CC0718" w:rsidR="00C71DC8" w:rsidP="00244814" w:rsidRDefault="00C71DC8" w14:paraId="2137CC7F" w14:textId="77777777">
            <w:pPr>
              <w:jc w:val="right"/>
              <w:rPr>
                <w:color w:val="000066"/>
                <w:spacing w:val="-2"/>
                <w:sz w:val="16"/>
              </w:rPr>
            </w:pPr>
            <w:r w:rsidRPr="00CC0718">
              <w:rPr>
                <w:color w:val="000066"/>
                <w:spacing w:val="-2"/>
                <w:sz w:val="16"/>
              </w:rPr>
              <w:t>Page 41 of 104</w:t>
            </w:r>
          </w:p>
        </w:tc>
      </w:tr>
      <w:tr w:rsidRPr="00CC0718" w:rsidR="00C71DC8" w:rsidTr="3A33D0EC" w14:paraId="5C365C0D" w14:textId="77777777">
        <w:trPr>
          <w:trHeight w:val="444" w:hRule="exact"/>
        </w:trPr>
        <w:tc>
          <w:tcPr>
            <w:tcW w:w="10717" w:type="dxa"/>
            <w:gridSpan w:val="8"/>
            <w:shd w:val="clear" w:color="auto" w:fill="FFFFFF" w:themeFill="background1"/>
            <w:tcMar/>
            <w:vAlign w:val="center"/>
          </w:tcPr>
          <w:p w:rsidRPr="00CC0718" w:rsidR="00C71DC8" w:rsidP="00244814" w:rsidRDefault="00C71DC8" w14:paraId="26AD2A24" w14:textId="77777777">
            <w:pPr>
              <w:jc w:val="right"/>
              <w:rPr>
                <w:color w:val="000066"/>
                <w:spacing w:val="-2"/>
                <w:sz w:val="16"/>
              </w:rPr>
            </w:pPr>
            <w:r w:rsidRPr="00CC0718">
              <w:rPr>
                <w:color w:val="000066"/>
                <w:spacing w:val="-2"/>
                <w:sz w:val="16"/>
              </w:rPr>
              <w:t>11/13/2024 3:39 PM</w:t>
            </w:r>
          </w:p>
        </w:tc>
      </w:tr>
      <w:tr w:rsidRPr="00CC0718" w:rsidR="00C71DC8" w:rsidTr="3A33D0EC" w14:paraId="1290EF85" w14:textId="77777777">
        <w:trPr>
          <w:trHeight w:val="458" w:hRule="exact"/>
        </w:trPr>
        <w:tc>
          <w:tcPr>
            <w:tcW w:w="3381" w:type="dxa"/>
            <w:gridSpan w:val="2"/>
            <w:shd w:val="clear" w:color="auto" w:fill="8FB6EA"/>
            <w:tcMar/>
          </w:tcPr>
          <w:p w:rsidRPr="00CC0718" w:rsidR="00C71DC8" w:rsidP="00244814" w:rsidRDefault="00C71DC8" w14:paraId="2C7648AC" w14:textId="77777777">
            <w:pPr>
              <w:rPr>
                <w:b/>
                <w:color w:val="000066"/>
                <w:spacing w:val="-2"/>
                <w:sz w:val="18"/>
              </w:rPr>
            </w:pPr>
            <w:r w:rsidRPr="00CC0718">
              <w:rPr>
                <w:b/>
                <w:color w:val="000066"/>
                <w:spacing w:val="-2"/>
                <w:sz w:val="18"/>
              </w:rPr>
              <w:lastRenderedPageBreak/>
              <w:t>File Type</w:t>
            </w:r>
          </w:p>
        </w:tc>
        <w:tc>
          <w:tcPr>
            <w:tcW w:w="1132" w:type="dxa"/>
            <w:shd w:val="clear" w:color="auto" w:fill="8FB6EA"/>
            <w:tcMar/>
          </w:tcPr>
          <w:p w:rsidRPr="00CC0718" w:rsidR="00C71DC8" w:rsidP="00244814" w:rsidRDefault="00C71DC8" w14:paraId="50CEC22E" w14:textId="77777777">
            <w:pPr>
              <w:rPr>
                <w:b/>
                <w:color w:val="000066"/>
                <w:spacing w:val="-2"/>
                <w:sz w:val="18"/>
              </w:rPr>
            </w:pPr>
            <w:r w:rsidRPr="00CC0718">
              <w:rPr>
                <w:b/>
                <w:color w:val="000066"/>
                <w:spacing w:val="-2"/>
                <w:sz w:val="18"/>
              </w:rPr>
              <w:t>Number of Files</w:t>
            </w:r>
          </w:p>
        </w:tc>
        <w:tc>
          <w:tcPr>
            <w:tcW w:w="1576" w:type="dxa"/>
            <w:gridSpan w:val="2"/>
            <w:shd w:val="clear" w:color="auto" w:fill="8FB6EA"/>
            <w:tcMar/>
          </w:tcPr>
          <w:p w:rsidRPr="00CC0718" w:rsidR="00C71DC8" w:rsidP="00244814" w:rsidRDefault="00C71DC8" w14:paraId="26FC346E" w14:textId="77777777">
            <w:pPr>
              <w:rPr>
                <w:b/>
                <w:color w:val="000066"/>
                <w:spacing w:val="-2"/>
                <w:sz w:val="18"/>
              </w:rPr>
            </w:pPr>
            <w:r w:rsidRPr="00CC0718">
              <w:rPr>
                <w:b/>
                <w:color w:val="000066"/>
                <w:spacing w:val="-2"/>
                <w:sz w:val="18"/>
              </w:rPr>
              <w:t>Number of Coding References</w:t>
            </w:r>
          </w:p>
        </w:tc>
        <w:tc>
          <w:tcPr>
            <w:tcW w:w="1362" w:type="dxa"/>
            <w:shd w:val="clear" w:color="auto" w:fill="8FB6EA"/>
            <w:tcMar/>
          </w:tcPr>
          <w:p w:rsidRPr="00CC0718" w:rsidR="00C71DC8" w:rsidP="00244814" w:rsidRDefault="00C71DC8" w14:paraId="34743202" w14:textId="77777777">
            <w:pPr>
              <w:rPr>
                <w:b/>
                <w:color w:val="000066"/>
                <w:spacing w:val="-2"/>
                <w:sz w:val="18"/>
              </w:rPr>
            </w:pPr>
            <w:r w:rsidRPr="00CC0718">
              <w:rPr>
                <w:b/>
                <w:color w:val="000066"/>
                <w:spacing w:val="-2"/>
                <w:sz w:val="18"/>
              </w:rPr>
              <w:t>Number of Words Coded</w:t>
            </w:r>
          </w:p>
        </w:tc>
        <w:tc>
          <w:tcPr>
            <w:tcW w:w="1690" w:type="dxa"/>
            <w:shd w:val="clear" w:color="auto" w:fill="8FB6EA"/>
            <w:tcMar/>
          </w:tcPr>
          <w:p w:rsidRPr="00CC0718" w:rsidR="00C71DC8" w:rsidP="00244814" w:rsidRDefault="00C71DC8" w14:paraId="68AF4C98" w14:textId="77777777">
            <w:pPr>
              <w:rPr>
                <w:b/>
                <w:color w:val="000066"/>
                <w:spacing w:val="-2"/>
                <w:sz w:val="18"/>
              </w:rPr>
            </w:pPr>
            <w:r w:rsidRPr="00CC0718">
              <w:rPr>
                <w:b/>
                <w:color w:val="000066"/>
                <w:spacing w:val="-2"/>
                <w:sz w:val="18"/>
              </w:rPr>
              <w:t>Number of Paragraphs Coded</w:t>
            </w:r>
          </w:p>
        </w:tc>
        <w:tc>
          <w:tcPr>
            <w:tcW w:w="1576" w:type="dxa"/>
            <w:shd w:val="clear" w:color="auto" w:fill="8FB6EA"/>
            <w:tcMar/>
          </w:tcPr>
          <w:p w:rsidRPr="00CC0718" w:rsidR="00C71DC8" w:rsidP="00244814" w:rsidRDefault="00C71DC8" w14:paraId="281A4334" w14:textId="77777777">
            <w:pPr>
              <w:rPr>
                <w:b/>
                <w:color w:val="000066"/>
                <w:spacing w:val="-2"/>
                <w:sz w:val="18"/>
              </w:rPr>
            </w:pPr>
            <w:r w:rsidRPr="00CC0718">
              <w:rPr>
                <w:b/>
                <w:color w:val="000066"/>
                <w:spacing w:val="-2"/>
                <w:sz w:val="18"/>
              </w:rPr>
              <w:t>Duration Coded</w:t>
            </w:r>
          </w:p>
        </w:tc>
      </w:tr>
      <w:tr w:rsidRPr="00CC0718" w:rsidR="00C71DC8" w:rsidTr="3A33D0EC" w14:paraId="3432D585" w14:textId="77777777">
        <w:trPr>
          <w:trHeight w:val="344" w:hRule="exact"/>
        </w:trPr>
        <w:tc>
          <w:tcPr>
            <w:tcW w:w="10717" w:type="dxa"/>
            <w:gridSpan w:val="8"/>
            <w:shd w:val="clear" w:color="auto" w:fill="FFFFFF" w:themeFill="background1"/>
            <w:tcMar/>
          </w:tcPr>
          <w:p w:rsidRPr="00CC0718" w:rsidR="00C71DC8" w:rsidP="00244814" w:rsidRDefault="00C71DC8" w14:paraId="5D417BAF" w14:textId="77777777">
            <w:pPr>
              <w:rPr>
                <w:b/>
                <w:color w:val="5C83B4"/>
                <w:spacing w:val="-2"/>
                <w:sz w:val="24"/>
              </w:rPr>
            </w:pPr>
          </w:p>
        </w:tc>
      </w:tr>
      <w:tr w:rsidRPr="00CC0718" w:rsidR="00C71DC8" w:rsidTr="3A33D0EC" w14:paraId="016FBB61" w14:textId="77777777">
        <w:trPr>
          <w:trHeight w:val="459" w:hRule="exact"/>
        </w:trPr>
        <w:tc>
          <w:tcPr>
            <w:tcW w:w="1805" w:type="dxa"/>
            <w:shd w:val="clear" w:color="auto" w:fill="FFFFFF" w:themeFill="background1"/>
            <w:tcMar/>
          </w:tcPr>
          <w:p w:rsidRPr="00CC0718" w:rsidR="00C71DC8" w:rsidP="00244814" w:rsidRDefault="00C71DC8" w14:paraId="1D362D34" w14:textId="77777777">
            <w:pPr>
              <w:rPr>
                <w:b/>
                <w:color w:val="5C83B4"/>
                <w:spacing w:val="-2"/>
                <w:sz w:val="24"/>
              </w:rPr>
            </w:pPr>
            <w:r w:rsidRPr="00CC0718">
              <w:rPr>
                <w:b/>
                <w:color w:val="5C83B4"/>
                <w:spacing w:val="-2"/>
                <w:sz w:val="24"/>
              </w:rPr>
              <w:t>Nickname:</w:t>
            </w:r>
          </w:p>
        </w:tc>
        <w:tc>
          <w:tcPr>
            <w:tcW w:w="8912" w:type="dxa"/>
            <w:gridSpan w:val="7"/>
            <w:vMerge w:val="restart"/>
            <w:shd w:val="clear" w:color="auto" w:fill="FFFFFF" w:themeFill="background1"/>
            <w:tcMar/>
          </w:tcPr>
          <w:p w:rsidRPr="00CC0718" w:rsidR="00C71DC8" w:rsidP="00244814" w:rsidRDefault="00C71DC8" w14:paraId="4270EE38" w14:textId="77777777">
            <w:pPr>
              <w:rPr>
                <w:b/>
                <w:color w:val="5C83B4"/>
                <w:spacing w:val="-2"/>
                <w:sz w:val="24"/>
              </w:rPr>
            </w:pPr>
            <w:r w:rsidRPr="00CC0718">
              <w:rPr>
                <w:b/>
                <w:color w:val="5C83B4"/>
                <w:spacing w:val="-2"/>
                <w:sz w:val="24"/>
              </w:rPr>
              <w:t>Codes\\AXIAL CODE\\Q3 a- Journey of the Club\PARTNERSHIP</w:t>
            </w:r>
          </w:p>
        </w:tc>
      </w:tr>
      <w:tr w:rsidRPr="00CC0718" w:rsidR="00C71DC8" w:rsidTr="3A33D0EC" w14:paraId="157B9773" w14:textId="77777777">
        <w:trPr>
          <w:trHeight w:val="444" w:hRule="exact"/>
        </w:trPr>
        <w:tc>
          <w:tcPr>
            <w:tcW w:w="1805" w:type="dxa"/>
            <w:shd w:val="clear" w:color="auto" w:fill="FFFFFF" w:themeFill="background1"/>
            <w:tcMar/>
          </w:tcPr>
          <w:p w:rsidRPr="00CC0718" w:rsidR="00C71DC8" w:rsidP="00244814" w:rsidRDefault="00C71DC8" w14:paraId="36743455" w14:textId="77777777">
            <w:pPr>
              <w:rPr>
                <w:b/>
                <w:color w:val="5C83B4"/>
                <w:spacing w:val="-2"/>
                <w:sz w:val="24"/>
              </w:rPr>
            </w:pPr>
            <w:r w:rsidRPr="00CC0718">
              <w:rPr>
                <w:b/>
                <w:color w:val="5C83B4"/>
                <w:spacing w:val="-2"/>
                <w:sz w:val="24"/>
              </w:rPr>
              <w:t>Classification:</w:t>
            </w:r>
          </w:p>
        </w:tc>
        <w:tc>
          <w:tcPr>
            <w:tcW w:w="8912" w:type="dxa"/>
            <w:gridSpan w:val="7"/>
            <w:vMerge/>
            <w:tcMar/>
          </w:tcPr>
          <w:p w:rsidRPr="00CC0718" w:rsidR="00C71DC8" w:rsidP="00244814" w:rsidRDefault="00C71DC8" w14:paraId="23086E48" w14:textId="77777777"/>
        </w:tc>
      </w:tr>
      <w:tr w:rsidRPr="00CC0718" w:rsidR="00C71DC8" w:rsidTr="3A33D0EC" w14:paraId="42F0CEB0" w14:textId="77777777">
        <w:trPr>
          <w:trHeight w:val="444" w:hRule="exact"/>
        </w:trPr>
        <w:tc>
          <w:tcPr>
            <w:tcW w:w="1805" w:type="dxa"/>
            <w:shd w:val="clear" w:color="auto" w:fill="FFFFFF" w:themeFill="background1"/>
            <w:tcMar/>
          </w:tcPr>
          <w:p w:rsidRPr="00CC0718" w:rsidR="00C71DC8" w:rsidP="00244814" w:rsidRDefault="00C71DC8" w14:paraId="416DE1B5" w14:textId="77777777">
            <w:pPr>
              <w:rPr>
                <w:b/>
                <w:color w:val="5C83B4"/>
                <w:spacing w:val="-2"/>
                <w:sz w:val="24"/>
              </w:rPr>
            </w:pPr>
            <w:r w:rsidRPr="00CC0718">
              <w:rPr>
                <w:b/>
                <w:color w:val="5C83B4"/>
                <w:spacing w:val="-2"/>
                <w:sz w:val="24"/>
              </w:rPr>
              <w:t>Aggregated:</w:t>
            </w:r>
          </w:p>
        </w:tc>
        <w:tc>
          <w:tcPr>
            <w:tcW w:w="8912" w:type="dxa"/>
            <w:gridSpan w:val="7"/>
            <w:shd w:val="clear" w:color="auto" w:fill="FFFFFF" w:themeFill="background1"/>
            <w:tcMar/>
          </w:tcPr>
          <w:p w:rsidRPr="00CC0718" w:rsidR="00C71DC8" w:rsidP="00244814" w:rsidRDefault="00C71DC8" w14:paraId="2F78A8CF" w14:textId="77777777">
            <w:pPr>
              <w:rPr>
                <w:b/>
                <w:color w:val="5C83B4"/>
                <w:spacing w:val="-2"/>
                <w:sz w:val="24"/>
              </w:rPr>
            </w:pPr>
            <w:r w:rsidRPr="00CC0718">
              <w:rPr>
                <w:b/>
                <w:color w:val="5C83B4"/>
                <w:spacing w:val="-2"/>
                <w:sz w:val="24"/>
              </w:rPr>
              <w:t>Yes</w:t>
            </w:r>
          </w:p>
        </w:tc>
      </w:tr>
      <w:tr w:rsidRPr="00CC0718" w:rsidR="00C71DC8" w:rsidTr="3A33D0EC" w14:paraId="0318AF39" w14:textId="77777777">
        <w:trPr>
          <w:trHeight w:val="344" w:hRule="exact"/>
        </w:trPr>
        <w:tc>
          <w:tcPr>
            <w:tcW w:w="3381" w:type="dxa"/>
            <w:gridSpan w:val="2"/>
            <w:tcBorders>
              <w:bottom w:val="single" w:color="8FB6EA" w:sz="5" w:space="0"/>
            </w:tcBorders>
            <w:shd w:val="clear" w:color="auto" w:fill="FFFFFF" w:themeFill="background1"/>
            <w:tcMar/>
          </w:tcPr>
          <w:p w:rsidRPr="00CC0718" w:rsidR="00C71DC8" w:rsidP="00244814" w:rsidRDefault="00C71DC8" w14:paraId="2B360656" w14:textId="77777777">
            <w:pPr>
              <w:rPr>
                <w:color w:val="000000"/>
                <w:spacing w:val="-2"/>
                <w:sz w:val="18"/>
              </w:rPr>
            </w:pPr>
            <w:r w:rsidRPr="00CC0718">
              <w:rPr>
                <w:color w:val="000000"/>
                <w:spacing w:val="-2"/>
                <w:sz w:val="18"/>
              </w:rPr>
              <w:t>Document</w:t>
            </w:r>
          </w:p>
        </w:tc>
        <w:tc>
          <w:tcPr>
            <w:tcW w:w="1132" w:type="dxa"/>
            <w:tcBorders>
              <w:bottom w:val="single" w:color="8FB6EA" w:sz="5" w:space="0"/>
            </w:tcBorders>
            <w:shd w:val="clear" w:color="auto" w:fill="FFFFFF" w:themeFill="background1"/>
            <w:tcMar/>
          </w:tcPr>
          <w:p w:rsidRPr="00CC0718" w:rsidR="00C71DC8" w:rsidP="00244814" w:rsidRDefault="00C71DC8" w14:paraId="529DE742" w14:textId="77777777">
            <w:pPr>
              <w:rPr>
                <w:color w:val="000000"/>
                <w:spacing w:val="-2"/>
                <w:sz w:val="18"/>
              </w:rPr>
            </w:pPr>
            <w:r w:rsidRPr="00CC0718">
              <w:rPr>
                <w:color w:val="000000"/>
                <w:spacing w:val="-2"/>
                <w:sz w:val="18"/>
              </w:rPr>
              <w:t>2</w:t>
            </w:r>
          </w:p>
        </w:tc>
        <w:tc>
          <w:tcPr>
            <w:tcW w:w="1576" w:type="dxa"/>
            <w:gridSpan w:val="2"/>
            <w:tcBorders>
              <w:bottom w:val="single" w:color="8FB6EA" w:sz="5" w:space="0"/>
            </w:tcBorders>
            <w:shd w:val="clear" w:color="auto" w:fill="FFFFFF" w:themeFill="background1"/>
            <w:tcMar/>
          </w:tcPr>
          <w:p w:rsidRPr="00CC0718" w:rsidR="00C71DC8" w:rsidP="00244814" w:rsidRDefault="00C71DC8" w14:paraId="0EBDBCE6" w14:textId="77777777">
            <w:pPr>
              <w:rPr>
                <w:color w:val="000000"/>
                <w:spacing w:val="-2"/>
                <w:sz w:val="18"/>
              </w:rPr>
            </w:pPr>
            <w:r w:rsidRPr="00CC0718">
              <w:rPr>
                <w:color w:val="000000"/>
                <w:spacing w:val="-2"/>
                <w:sz w:val="18"/>
              </w:rPr>
              <w:t>4</w:t>
            </w:r>
          </w:p>
        </w:tc>
        <w:tc>
          <w:tcPr>
            <w:tcW w:w="1362" w:type="dxa"/>
            <w:tcBorders>
              <w:bottom w:val="single" w:color="8FB6EA" w:sz="5" w:space="0"/>
            </w:tcBorders>
            <w:shd w:val="clear" w:color="auto" w:fill="FFFFFF" w:themeFill="background1"/>
            <w:tcMar/>
          </w:tcPr>
          <w:p w:rsidRPr="00CC0718" w:rsidR="00C71DC8" w:rsidP="00244814" w:rsidRDefault="00C71DC8" w14:paraId="200488F1" w14:textId="77777777">
            <w:pPr>
              <w:rPr>
                <w:color w:val="000000"/>
                <w:spacing w:val="-2"/>
                <w:sz w:val="18"/>
              </w:rPr>
            </w:pPr>
            <w:r w:rsidRPr="00CC0718">
              <w:rPr>
                <w:color w:val="000000"/>
                <w:spacing w:val="-2"/>
                <w:sz w:val="18"/>
              </w:rPr>
              <w:t>36</w:t>
            </w:r>
          </w:p>
        </w:tc>
        <w:tc>
          <w:tcPr>
            <w:tcW w:w="1690" w:type="dxa"/>
            <w:tcBorders>
              <w:bottom w:val="single" w:color="8FB6EA" w:sz="5" w:space="0"/>
            </w:tcBorders>
            <w:shd w:val="clear" w:color="auto" w:fill="FFFFFF" w:themeFill="background1"/>
            <w:tcMar/>
          </w:tcPr>
          <w:p w:rsidRPr="00CC0718" w:rsidR="00C71DC8" w:rsidP="00244814" w:rsidRDefault="00C71DC8" w14:paraId="690640AB" w14:textId="77777777">
            <w:pPr>
              <w:rPr>
                <w:color w:val="000000"/>
                <w:spacing w:val="-2"/>
                <w:sz w:val="18"/>
              </w:rPr>
            </w:pPr>
            <w:r w:rsidRPr="00CC0718">
              <w:rPr>
                <w:color w:val="000000"/>
                <w:spacing w:val="-2"/>
                <w:sz w:val="18"/>
              </w:rPr>
              <w:t>4</w:t>
            </w:r>
          </w:p>
        </w:tc>
        <w:tc>
          <w:tcPr>
            <w:tcW w:w="1576" w:type="dxa"/>
            <w:tcBorders>
              <w:bottom w:val="single" w:color="8FB6EA" w:sz="5" w:space="0"/>
            </w:tcBorders>
            <w:shd w:val="clear" w:color="auto" w:fill="FFFFFF" w:themeFill="background1"/>
            <w:tcMar/>
          </w:tcPr>
          <w:p w:rsidRPr="00CC0718" w:rsidR="00C71DC8" w:rsidP="00244814" w:rsidRDefault="00C71DC8" w14:paraId="2FEBC606" w14:textId="77777777">
            <w:pPr>
              <w:rPr>
                <w:color w:val="000000"/>
                <w:spacing w:val="-2"/>
                <w:sz w:val="18"/>
              </w:rPr>
            </w:pPr>
          </w:p>
        </w:tc>
      </w:tr>
      <w:tr w:rsidRPr="00CC0718" w:rsidR="00C71DC8" w:rsidTr="3A33D0EC" w14:paraId="4FD07E0D" w14:textId="77777777">
        <w:trPr>
          <w:trHeight w:val="459" w:hRule="exact"/>
        </w:trPr>
        <w:tc>
          <w:tcPr>
            <w:tcW w:w="10717" w:type="dxa"/>
            <w:gridSpan w:val="8"/>
            <w:tcBorders>
              <w:top w:val="single" w:color="8FB6EA" w:sz="5" w:space="0"/>
            </w:tcBorders>
            <w:tcMar/>
          </w:tcPr>
          <w:p w:rsidRPr="00CC0718" w:rsidR="00C71DC8" w:rsidP="00244814" w:rsidRDefault="00C71DC8" w14:paraId="6506C56B" w14:textId="77777777"/>
        </w:tc>
      </w:tr>
      <w:tr w:rsidRPr="00CC0718" w:rsidR="00C71DC8" w:rsidTr="3A33D0EC" w14:paraId="3E1E51FB" w14:textId="77777777">
        <w:trPr>
          <w:trHeight w:val="601" w:hRule="exact"/>
        </w:trPr>
        <w:tc>
          <w:tcPr>
            <w:tcW w:w="10717" w:type="dxa"/>
            <w:gridSpan w:val="8"/>
            <w:shd w:val="clear" w:color="auto" w:fill="FFFFFF" w:themeFill="background1"/>
            <w:tcMar/>
          </w:tcPr>
          <w:p w:rsidRPr="00CC0718" w:rsidR="00C71DC8" w:rsidP="00244814" w:rsidRDefault="00C71DC8" w14:paraId="0C80A3F3" w14:textId="77777777">
            <w:pPr>
              <w:rPr>
                <w:b/>
                <w:color w:val="5C83B4"/>
                <w:spacing w:val="-2"/>
                <w:sz w:val="24"/>
              </w:rPr>
            </w:pPr>
          </w:p>
        </w:tc>
      </w:tr>
      <w:tr w:rsidRPr="00CC0718" w:rsidR="00C71DC8" w:rsidTr="3A33D0EC" w14:paraId="2C0713DE" w14:textId="77777777">
        <w:trPr>
          <w:trHeight w:val="444" w:hRule="exact"/>
        </w:trPr>
        <w:tc>
          <w:tcPr>
            <w:tcW w:w="1805" w:type="dxa"/>
            <w:shd w:val="clear" w:color="auto" w:fill="FFFFFF" w:themeFill="background1"/>
            <w:tcMar/>
          </w:tcPr>
          <w:p w:rsidRPr="00CC0718" w:rsidR="00C71DC8" w:rsidP="00244814" w:rsidRDefault="00C71DC8" w14:paraId="2C3BE692" w14:textId="77777777">
            <w:pPr>
              <w:rPr>
                <w:b/>
                <w:color w:val="5C83B4"/>
                <w:spacing w:val="-2"/>
                <w:sz w:val="24"/>
              </w:rPr>
            </w:pPr>
            <w:r w:rsidRPr="00CC0718">
              <w:rPr>
                <w:b/>
                <w:color w:val="5C83B4"/>
                <w:spacing w:val="-2"/>
                <w:sz w:val="24"/>
              </w:rPr>
              <w:t>Nickname:</w:t>
            </w:r>
          </w:p>
        </w:tc>
        <w:tc>
          <w:tcPr>
            <w:tcW w:w="8912" w:type="dxa"/>
            <w:gridSpan w:val="7"/>
            <w:vMerge w:val="restart"/>
            <w:shd w:val="clear" w:color="auto" w:fill="FFFFFF" w:themeFill="background1"/>
            <w:tcMar/>
          </w:tcPr>
          <w:p w:rsidRPr="00CC0718" w:rsidR="00C71DC8" w:rsidP="00244814" w:rsidRDefault="00C71DC8" w14:paraId="11094775" w14:textId="77777777">
            <w:pPr>
              <w:rPr>
                <w:b/>
                <w:color w:val="5C83B4"/>
                <w:spacing w:val="-2"/>
                <w:sz w:val="24"/>
              </w:rPr>
            </w:pPr>
            <w:r w:rsidRPr="00CC0718">
              <w:rPr>
                <w:b/>
                <w:color w:val="5C83B4"/>
                <w:spacing w:val="-2"/>
                <w:sz w:val="24"/>
              </w:rPr>
              <w:t>Codes\\AXIAL CODE\\Q3 a- Journey of the Club\PARTNERSHIP\a lot of other people from other communities and from other cultures attending our event</w:t>
            </w:r>
          </w:p>
        </w:tc>
      </w:tr>
      <w:tr w:rsidRPr="00CC0718" w:rsidR="00C71DC8" w:rsidTr="3A33D0EC" w14:paraId="6BEB5960" w14:textId="77777777">
        <w:trPr>
          <w:trHeight w:val="459" w:hRule="exact"/>
        </w:trPr>
        <w:tc>
          <w:tcPr>
            <w:tcW w:w="1805" w:type="dxa"/>
            <w:shd w:val="clear" w:color="auto" w:fill="FFFFFF" w:themeFill="background1"/>
            <w:tcMar/>
          </w:tcPr>
          <w:p w:rsidRPr="00CC0718" w:rsidR="00C71DC8" w:rsidP="00244814" w:rsidRDefault="00C71DC8" w14:paraId="2692069D" w14:textId="77777777">
            <w:pPr>
              <w:rPr>
                <w:b/>
                <w:color w:val="5C83B4"/>
                <w:spacing w:val="-2"/>
                <w:sz w:val="24"/>
              </w:rPr>
            </w:pPr>
            <w:r w:rsidRPr="00CC0718">
              <w:rPr>
                <w:b/>
                <w:color w:val="5C83B4"/>
                <w:spacing w:val="-2"/>
                <w:sz w:val="24"/>
              </w:rPr>
              <w:t>Classification:</w:t>
            </w:r>
          </w:p>
        </w:tc>
        <w:tc>
          <w:tcPr>
            <w:tcW w:w="8912" w:type="dxa"/>
            <w:gridSpan w:val="7"/>
            <w:vMerge/>
            <w:tcMar/>
          </w:tcPr>
          <w:p w:rsidRPr="00CC0718" w:rsidR="00C71DC8" w:rsidP="00244814" w:rsidRDefault="00C71DC8" w14:paraId="4B147C24" w14:textId="77777777"/>
        </w:tc>
      </w:tr>
      <w:tr w:rsidRPr="00CC0718" w:rsidR="00C71DC8" w:rsidTr="3A33D0EC" w14:paraId="0489A133" w14:textId="77777777">
        <w:trPr>
          <w:trHeight w:val="444" w:hRule="exact"/>
        </w:trPr>
        <w:tc>
          <w:tcPr>
            <w:tcW w:w="1805" w:type="dxa"/>
            <w:shd w:val="clear" w:color="auto" w:fill="FFFFFF" w:themeFill="background1"/>
            <w:tcMar/>
          </w:tcPr>
          <w:p w:rsidRPr="00CC0718" w:rsidR="00C71DC8" w:rsidP="00244814" w:rsidRDefault="00C71DC8" w14:paraId="3ED0B215" w14:textId="77777777">
            <w:pPr>
              <w:rPr>
                <w:b/>
                <w:color w:val="5C83B4"/>
                <w:spacing w:val="-2"/>
                <w:sz w:val="24"/>
              </w:rPr>
            </w:pPr>
            <w:r w:rsidRPr="00CC0718">
              <w:rPr>
                <w:b/>
                <w:color w:val="5C83B4"/>
                <w:spacing w:val="-2"/>
                <w:sz w:val="24"/>
              </w:rPr>
              <w:t>Aggregated:</w:t>
            </w:r>
          </w:p>
        </w:tc>
        <w:tc>
          <w:tcPr>
            <w:tcW w:w="8912" w:type="dxa"/>
            <w:gridSpan w:val="7"/>
            <w:shd w:val="clear" w:color="auto" w:fill="FFFFFF" w:themeFill="background1"/>
            <w:tcMar/>
          </w:tcPr>
          <w:p w:rsidRPr="00CC0718" w:rsidR="00C71DC8" w:rsidP="00244814" w:rsidRDefault="00C71DC8" w14:paraId="674CB35B" w14:textId="77777777">
            <w:pPr>
              <w:rPr>
                <w:b/>
                <w:color w:val="5C83B4"/>
                <w:spacing w:val="-2"/>
                <w:sz w:val="24"/>
              </w:rPr>
            </w:pPr>
            <w:r w:rsidRPr="00CC0718">
              <w:rPr>
                <w:b/>
                <w:color w:val="5C83B4"/>
                <w:spacing w:val="-2"/>
                <w:sz w:val="24"/>
              </w:rPr>
              <w:t>No</w:t>
            </w:r>
          </w:p>
        </w:tc>
      </w:tr>
      <w:tr w:rsidRPr="00CC0718" w:rsidR="00C71DC8" w:rsidTr="3A33D0EC" w14:paraId="16DD1636" w14:textId="77777777">
        <w:trPr>
          <w:trHeight w:val="344" w:hRule="exact"/>
        </w:trPr>
        <w:tc>
          <w:tcPr>
            <w:tcW w:w="3381" w:type="dxa"/>
            <w:gridSpan w:val="2"/>
            <w:tcBorders>
              <w:bottom w:val="single" w:color="8FB6EA" w:sz="5" w:space="0"/>
            </w:tcBorders>
            <w:shd w:val="clear" w:color="auto" w:fill="FFFFFF" w:themeFill="background1"/>
            <w:tcMar/>
          </w:tcPr>
          <w:p w:rsidRPr="00CC0718" w:rsidR="00C71DC8" w:rsidP="00244814" w:rsidRDefault="00C71DC8" w14:paraId="2EF9CDA9" w14:textId="77777777">
            <w:pPr>
              <w:rPr>
                <w:color w:val="000000"/>
                <w:spacing w:val="-2"/>
                <w:sz w:val="18"/>
              </w:rPr>
            </w:pPr>
            <w:r w:rsidRPr="00CC0718">
              <w:rPr>
                <w:color w:val="000000"/>
                <w:spacing w:val="-2"/>
                <w:sz w:val="18"/>
              </w:rPr>
              <w:t>Document</w:t>
            </w:r>
          </w:p>
        </w:tc>
        <w:tc>
          <w:tcPr>
            <w:tcW w:w="1132" w:type="dxa"/>
            <w:tcBorders>
              <w:bottom w:val="single" w:color="8FB6EA" w:sz="5" w:space="0"/>
            </w:tcBorders>
            <w:shd w:val="clear" w:color="auto" w:fill="FFFFFF" w:themeFill="background1"/>
            <w:tcMar/>
          </w:tcPr>
          <w:p w:rsidRPr="00CC0718" w:rsidR="00C71DC8" w:rsidP="00244814" w:rsidRDefault="00C71DC8" w14:paraId="4053A5B6" w14:textId="77777777">
            <w:pPr>
              <w:rPr>
                <w:color w:val="000000"/>
                <w:spacing w:val="-2"/>
                <w:sz w:val="18"/>
              </w:rPr>
            </w:pPr>
            <w:r w:rsidRPr="00CC0718">
              <w:rPr>
                <w:color w:val="000000"/>
                <w:spacing w:val="-2"/>
                <w:sz w:val="18"/>
              </w:rPr>
              <w:t>1</w:t>
            </w:r>
          </w:p>
        </w:tc>
        <w:tc>
          <w:tcPr>
            <w:tcW w:w="1576" w:type="dxa"/>
            <w:gridSpan w:val="2"/>
            <w:tcBorders>
              <w:bottom w:val="single" w:color="8FB6EA" w:sz="5" w:space="0"/>
            </w:tcBorders>
            <w:shd w:val="clear" w:color="auto" w:fill="FFFFFF" w:themeFill="background1"/>
            <w:tcMar/>
          </w:tcPr>
          <w:p w:rsidRPr="00CC0718" w:rsidR="00C71DC8" w:rsidP="00244814" w:rsidRDefault="00C71DC8" w14:paraId="6408FE5F" w14:textId="77777777">
            <w:pPr>
              <w:rPr>
                <w:color w:val="000000"/>
                <w:spacing w:val="-2"/>
                <w:sz w:val="18"/>
              </w:rPr>
            </w:pPr>
            <w:r w:rsidRPr="00CC0718">
              <w:rPr>
                <w:color w:val="000000"/>
                <w:spacing w:val="-2"/>
                <w:sz w:val="18"/>
              </w:rPr>
              <w:t>1</w:t>
            </w:r>
          </w:p>
        </w:tc>
        <w:tc>
          <w:tcPr>
            <w:tcW w:w="1362" w:type="dxa"/>
            <w:tcBorders>
              <w:bottom w:val="single" w:color="8FB6EA" w:sz="5" w:space="0"/>
            </w:tcBorders>
            <w:shd w:val="clear" w:color="auto" w:fill="FFFFFF" w:themeFill="background1"/>
            <w:tcMar/>
          </w:tcPr>
          <w:p w:rsidRPr="00CC0718" w:rsidR="00C71DC8" w:rsidP="00244814" w:rsidRDefault="00C71DC8" w14:paraId="481378C0" w14:textId="77777777">
            <w:pPr>
              <w:rPr>
                <w:color w:val="000000"/>
                <w:spacing w:val="-2"/>
                <w:sz w:val="18"/>
              </w:rPr>
            </w:pPr>
            <w:r w:rsidRPr="00CC0718">
              <w:rPr>
                <w:color w:val="000000"/>
                <w:spacing w:val="-2"/>
                <w:sz w:val="18"/>
              </w:rPr>
              <w:t>15</w:t>
            </w:r>
          </w:p>
        </w:tc>
        <w:tc>
          <w:tcPr>
            <w:tcW w:w="1690" w:type="dxa"/>
            <w:tcBorders>
              <w:bottom w:val="single" w:color="8FB6EA" w:sz="5" w:space="0"/>
            </w:tcBorders>
            <w:shd w:val="clear" w:color="auto" w:fill="FFFFFF" w:themeFill="background1"/>
            <w:tcMar/>
          </w:tcPr>
          <w:p w:rsidRPr="00CC0718" w:rsidR="00C71DC8" w:rsidP="00244814" w:rsidRDefault="00C71DC8" w14:paraId="2E0C295B" w14:textId="77777777">
            <w:pPr>
              <w:rPr>
                <w:color w:val="000000"/>
                <w:spacing w:val="-2"/>
                <w:sz w:val="18"/>
              </w:rPr>
            </w:pPr>
            <w:r w:rsidRPr="00CC0718">
              <w:rPr>
                <w:color w:val="000000"/>
                <w:spacing w:val="-2"/>
                <w:sz w:val="18"/>
              </w:rPr>
              <w:t>1</w:t>
            </w:r>
          </w:p>
        </w:tc>
        <w:tc>
          <w:tcPr>
            <w:tcW w:w="1576" w:type="dxa"/>
            <w:tcBorders>
              <w:bottom w:val="single" w:color="8FB6EA" w:sz="5" w:space="0"/>
            </w:tcBorders>
            <w:shd w:val="clear" w:color="auto" w:fill="FFFFFF" w:themeFill="background1"/>
            <w:tcMar/>
          </w:tcPr>
          <w:p w:rsidRPr="00CC0718" w:rsidR="00C71DC8" w:rsidP="00244814" w:rsidRDefault="00C71DC8" w14:paraId="239B461A" w14:textId="77777777">
            <w:pPr>
              <w:rPr>
                <w:color w:val="000000"/>
                <w:spacing w:val="-2"/>
                <w:sz w:val="18"/>
              </w:rPr>
            </w:pPr>
          </w:p>
        </w:tc>
      </w:tr>
      <w:tr w:rsidRPr="00CC0718" w:rsidR="00C71DC8" w:rsidTr="3A33D0EC" w14:paraId="1DAB99DE" w14:textId="77777777">
        <w:trPr>
          <w:trHeight w:val="444" w:hRule="exact"/>
        </w:trPr>
        <w:tc>
          <w:tcPr>
            <w:tcW w:w="10717" w:type="dxa"/>
            <w:gridSpan w:val="8"/>
            <w:tcBorders>
              <w:top w:val="single" w:color="8FB6EA" w:sz="5" w:space="0"/>
            </w:tcBorders>
            <w:tcMar/>
          </w:tcPr>
          <w:p w:rsidRPr="00CC0718" w:rsidR="00C71DC8" w:rsidP="00244814" w:rsidRDefault="00C71DC8" w14:paraId="3AA9C306" w14:textId="77777777"/>
        </w:tc>
      </w:tr>
      <w:tr w:rsidRPr="00CC0718" w:rsidR="00C71DC8" w:rsidTr="3A33D0EC" w14:paraId="743B88A4" w14:textId="77777777">
        <w:trPr>
          <w:trHeight w:val="602" w:hRule="exact"/>
        </w:trPr>
        <w:tc>
          <w:tcPr>
            <w:tcW w:w="10717" w:type="dxa"/>
            <w:gridSpan w:val="8"/>
            <w:shd w:val="clear" w:color="auto" w:fill="FFFFFF" w:themeFill="background1"/>
            <w:tcMar/>
          </w:tcPr>
          <w:p w:rsidRPr="00CC0718" w:rsidR="00C71DC8" w:rsidP="00244814" w:rsidRDefault="00C71DC8" w14:paraId="5B3AA793" w14:textId="77777777">
            <w:pPr>
              <w:rPr>
                <w:b/>
                <w:color w:val="5C83B4"/>
                <w:spacing w:val="-2"/>
                <w:sz w:val="24"/>
              </w:rPr>
            </w:pPr>
            <w:bookmarkStart w:name="CodesAXIALCODEQ3aJourneyoftheClubPARTNER" w:id="44"/>
            <w:bookmarkEnd w:id="44"/>
          </w:p>
        </w:tc>
      </w:tr>
      <w:tr w:rsidRPr="00CC0718" w:rsidR="00C71DC8" w:rsidTr="3A33D0EC" w14:paraId="01B25F15" w14:textId="77777777">
        <w:trPr>
          <w:trHeight w:val="458" w:hRule="exact"/>
        </w:trPr>
        <w:tc>
          <w:tcPr>
            <w:tcW w:w="1805" w:type="dxa"/>
            <w:shd w:val="clear" w:color="auto" w:fill="FFFFFF" w:themeFill="background1"/>
            <w:tcMar/>
          </w:tcPr>
          <w:p w:rsidRPr="00CC0718" w:rsidR="00C71DC8" w:rsidP="00244814" w:rsidRDefault="00C71DC8" w14:paraId="2AF5FE68" w14:textId="77777777">
            <w:pPr>
              <w:rPr>
                <w:b/>
                <w:color w:val="5C83B4"/>
                <w:spacing w:val="-2"/>
                <w:sz w:val="24"/>
              </w:rPr>
            </w:pPr>
            <w:r w:rsidRPr="00CC0718">
              <w:rPr>
                <w:b/>
                <w:color w:val="5C83B4"/>
                <w:spacing w:val="-2"/>
                <w:sz w:val="24"/>
              </w:rPr>
              <w:t>Nickname:</w:t>
            </w:r>
          </w:p>
        </w:tc>
        <w:tc>
          <w:tcPr>
            <w:tcW w:w="8912" w:type="dxa"/>
            <w:gridSpan w:val="7"/>
            <w:vMerge w:val="restart"/>
            <w:shd w:val="clear" w:color="auto" w:fill="FFFFFF" w:themeFill="background1"/>
            <w:tcMar/>
          </w:tcPr>
          <w:p w:rsidRPr="00CC0718" w:rsidR="00C71DC8" w:rsidP="3A33D0EC" w:rsidRDefault="00C71DC8" w14:paraId="3A2D94CD" w14:textId="77777777">
            <w:pPr>
              <w:rPr>
                <w:b w:val="1"/>
                <w:bCs w:val="1"/>
                <w:color w:val="5C83B4"/>
                <w:spacing w:val="-2"/>
                <w:sz w:val="24"/>
                <w:szCs w:val="24"/>
                <w:lang w:val="en-US"/>
              </w:rPr>
            </w:pPr>
            <w:r w:rsidRPr="3A33D0EC" w:rsidR="00C71DC8">
              <w:rPr>
                <w:b w:val="1"/>
                <w:bCs w:val="1"/>
                <w:color w:val="5C83B4"/>
                <w:spacing w:val="-2"/>
                <w:sz w:val="24"/>
                <w:szCs w:val="24"/>
                <w:lang w:val="en-US"/>
              </w:rPr>
              <w:t xml:space="preserve">Codes\\AXIAL CODE\\Q3 a- Journey of the Club\PARTNERSHIP\like it has a lot of other chapters in other </w:t>
            </w:r>
            <w:r w:rsidRPr="3A33D0EC" w:rsidR="00C71DC8">
              <w:rPr>
                <w:b w:val="1"/>
                <w:bCs w:val="1"/>
                <w:color w:val="5C83B4"/>
                <w:spacing w:val="-2"/>
                <w:sz w:val="24"/>
                <w:szCs w:val="24"/>
                <w:lang w:val="en-US"/>
              </w:rPr>
              <w:t>colleges</w:t>
            </w:r>
            <w:r w:rsidRPr="3A33D0EC" w:rsidR="00C71DC8">
              <w:rPr>
                <w:b w:val="1"/>
                <w:bCs w:val="1"/>
                <w:color w:val="5C83B4"/>
                <w:spacing w:val="-2"/>
                <w:sz w:val="24"/>
                <w:szCs w:val="24"/>
                <w:lang w:val="en-US"/>
              </w:rPr>
              <w:t xml:space="preserve"> and it's known all over the US</w:t>
            </w:r>
          </w:p>
        </w:tc>
      </w:tr>
      <w:tr w:rsidRPr="00CC0718" w:rsidR="00C71DC8" w:rsidTr="3A33D0EC" w14:paraId="17E829E4" w14:textId="77777777">
        <w:trPr>
          <w:trHeight w:val="445" w:hRule="exact"/>
        </w:trPr>
        <w:tc>
          <w:tcPr>
            <w:tcW w:w="1805" w:type="dxa"/>
            <w:shd w:val="clear" w:color="auto" w:fill="FFFFFF" w:themeFill="background1"/>
            <w:tcMar/>
          </w:tcPr>
          <w:p w:rsidRPr="00CC0718" w:rsidR="00C71DC8" w:rsidP="00244814" w:rsidRDefault="00C71DC8" w14:paraId="32F65D9B" w14:textId="77777777">
            <w:pPr>
              <w:rPr>
                <w:b/>
                <w:color w:val="5C83B4"/>
                <w:spacing w:val="-2"/>
                <w:sz w:val="24"/>
              </w:rPr>
            </w:pPr>
            <w:r w:rsidRPr="00CC0718">
              <w:rPr>
                <w:b/>
                <w:color w:val="5C83B4"/>
                <w:spacing w:val="-2"/>
                <w:sz w:val="24"/>
              </w:rPr>
              <w:t>Classification:</w:t>
            </w:r>
          </w:p>
        </w:tc>
        <w:tc>
          <w:tcPr>
            <w:tcW w:w="8912" w:type="dxa"/>
            <w:gridSpan w:val="7"/>
            <w:vMerge/>
            <w:tcMar/>
          </w:tcPr>
          <w:p w:rsidRPr="00CC0718" w:rsidR="00C71DC8" w:rsidP="00244814" w:rsidRDefault="00C71DC8" w14:paraId="3071C6E6" w14:textId="77777777"/>
        </w:tc>
      </w:tr>
      <w:tr w:rsidRPr="00CC0718" w:rsidR="00C71DC8" w:rsidTr="3A33D0EC" w14:paraId="08EE7662" w14:textId="77777777">
        <w:trPr>
          <w:trHeight w:val="458" w:hRule="exact"/>
        </w:trPr>
        <w:tc>
          <w:tcPr>
            <w:tcW w:w="1805" w:type="dxa"/>
            <w:shd w:val="clear" w:color="auto" w:fill="FFFFFF" w:themeFill="background1"/>
            <w:tcMar/>
          </w:tcPr>
          <w:p w:rsidRPr="00CC0718" w:rsidR="00C71DC8" w:rsidP="00244814" w:rsidRDefault="00C71DC8" w14:paraId="409BDC7B" w14:textId="77777777">
            <w:pPr>
              <w:rPr>
                <w:b/>
                <w:color w:val="5C83B4"/>
                <w:spacing w:val="-2"/>
                <w:sz w:val="24"/>
              </w:rPr>
            </w:pPr>
            <w:r w:rsidRPr="00CC0718">
              <w:rPr>
                <w:b/>
                <w:color w:val="5C83B4"/>
                <w:spacing w:val="-2"/>
                <w:sz w:val="24"/>
              </w:rPr>
              <w:t>Aggregated:</w:t>
            </w:r>
          </w:p>
        </w:tc>
        <w:tc>
          <w:tcPr>
            <w:tcW w:w="8912" w:type="dxa"/>
            <w:gridSpan w:val="7"/>
            <w:shd w:val="clear" w:color="auto" w:fill="FFFFFF" w:themeFill="background1"/>
            <w:tcMar/>
          </w:tcPr>
          <w:p w:rsidRPr="00CC0718" w:rsidR="00C71DC8" w:rsidP="00244814" w:rsidRDefault="00C71DC8" w14:paraId="36662D8E" w14:textId="77777777">
            <w:pPr>
              <w:rPr>
                <w:b/>
                <w:color w:val="5C83B4"/>
                <w:spacing w:val="-2"/>
                <w:sz w:val="24"/>
              </w:rPr>
            </w:pPr>
            <w:r w:rsidRPr="00CC0718">
              <w:rPr>
                <w:b/>
                <w:color w:val="5C83B4"/>
                <w:spacing w:val="-2"/>
                <w:sz w:val="24"/>
              </w:rPr>
              <w:t>No</w:t>
            </w:r>
          </w:p>
        </w:tc>
      </w:tr>
      <w:tr w:rsidRPr="00CC0718" w:rsidR="00C71DC8" w:rsidTr="3A33D0EC" w14:paraId="03796181" w14:textId="77777777">
        <w:trPr>
          <w:trHeight w:val="344" w:hRule="exact"/>
        </w:trPr>
        <w:tc>
          <w:tcPr>
            <w:tcW w:w="3381" w:type="dxa"/>
            <w:gridSpan w:val="2"/>
            <w:tcBorders>
              <w:bottom w:val="single" w:color="8FB6EA" w:sz="5" w:space="0"/>
            </w:tcBorders>
            <w:shd w:val="clear" w:color="auto" w:fill="FFFFFF" w:themeFill="background1"/>
            <w:tcMar/>
          </w:tcPr>
          <w:p w:rsidRPr="00CC0718" w:rsidR="00C71DC8" w:rsidP="00244814" w:rsidRDefault="00C71DC8" w14:paraId="3F404041" w14:textId="77777777">
            <w:pPr>
              <w:rPr>
                <w:color w:val="000000"/>
                <w:spacing w:val="-2"/>
                <w:sz w:val="18"/>
              </w:rPr>
            </w:pPr>
            <w:r w:rsidRPr="00CC0718">
              <w:rPr>
                <w:color w:val="000000"/>
                <w:spacing w:val="-2"/>
                <w:sz w:val="18"/>
              </w:rPr>
              <w:t>Document</w:t>
            </w:r>
          </w:p>
        </w:tc>
        <w:tc>
          <w:tcPr>
            <w:tcW w:w="1132" w:type="dxa"/>
            <w:tcBorders>
              <w:bottom w:val="single" w:color="8FB6EA" w:sz="5" w:space="0"/>
            </w:tcBorders>
            <w:shd w:val="clear" w:color="auto" w:fill="FFFFFF" w:themeFill="background1"/>
            <w:tcMar/>
          </w:tcPr>
          <w:p w:rsidRPr="00CC0718" w:rsidR="00C71DC8" w:rsidP="00244814" w:rsidRDefault="00C71DC8" w14:paraId="1EEDCF5D" w14:textId="77777777">
            <w:pPr>
              <w:rPr>
                <w:color w:val="000000"/>
                <w:spacing w:val="-2"/>
                <w:sz w:val="18"/>
              </w:rPr>
            </w:pPr>
            <w:r w:rsidRPr="00CC0718">
              <w:rPr>
                <w:color w:val="000000"/>
                <w:spacing w:val="-2"/>
                <w:sz w:val="18"/>
              </w:rPr>
              <w:t>1</w:t>
            </w:r>
          </w:p>
        </w:tc>
        <w:tc>
          <w:tcPr>
            <w:tcW w:w="1576" w:type="dxa"/>
            <w:gridSpan w:val="2"/>
            <w:tcBorders>
              <w:bottom w:val="single" w:color="8FB6EA" w:sz="5" w:space="0"/>
            </w:tcBorders>
            <w:shd w:val="clear" w:color="auto" w:fill="FFFFFF" w:themeFill="background1"/>
            <w:tcMar/>
          </w:tcPr>
          <w:p w:rsidRPr="00CC0718" w:rsidR="00C71DC8" w:rsidP="00244814" w:rsidRDefault="00C71DC8" w14:paraId="2438DCC8" w14:textId="77777777">
            <w:pPr>
              <w:rPr>
                <w:color w:val="000000"/>
                <w:spacing w:val="-2"/>
                <w:sz w:val="18"/>
              </w:rPr>
            </w:pPr>
            <w:r w:rsidRPr="00CC0718">
              <w:rPr>
                <w:color w:val="000000"/>
                <w:spacing w:val="-2"/>
                <w:sz w:val="18"/>
              </w:rPr>
              <w:t>1</w:t>
            </w:r>
          </w:p>
        </w:tc>
        <w:tc>
          <w:tcPr>
            <w:tcW w:w="1362" w:type="dxa"/>
            <w:tcBorders>
              <w:bottom w:val="single" w:color="8FB6EA" w:sz="5" w:space="0"/>
            </w:tcBorders>
            <w:shd w:val="clear" w:color="auto" w:fill="FFFFFF" w:themeFill="background1"/>
            <w:tcMar/>
          </w:tcPr>
          <w:p w:rsidRPr="00CC0718" w:rsidR="00C71DC8" w:rsidP="00244814" w:rsidRDefault="00C71DC8" w14:paraId="347AAEC3" w14:textId="77777777">
            <w:pPr>
              <w:rPr>
                <w:color w:val="000000"/>
                <w:spacing w:val="-2"/>
                <w:sz w:val="18"/>
              </w:rPr>
            </w:pPr>
            <w:r w:rsidRPr="00CC0718">
              <w:rPr>
                <w:color w:val="000000"/>
                <w:spacing w:val="-2"/>
                <w:sz w:val="18"/>
              </w:rPr>
              <w:t>18</w:t>
            </w:r>
          </w:p>
        </w:tc>
        <w:tc>
          <w:tcPr>
            <w:tcW w:w="1690" w:type="dxa"/>
            <w:tcBorders>
              <w:bottom w:val="single" w:color="8FB6EA" w:sz="5" w:space="0"/>
            </w:tcBorders>
            <w:shd w:val="clear" w:color="auto" w:fill="FFFFFF" w:themeFill="background1"/>
            <w:tcMar/>
          </w:tcPr>
          <w:p w:rsidRPr="00CC0718" w:rsidR="00C71DC8" w:rsidP="00244814" w:rsidRDefault="00C71DC8" w14:paraId="618F3AF7" w14:textId="77777777">
            <w:pPr>
              <w:rPr>
                <w:color w:val="000000"/>
                <w:spacing w:val="-2"/>
                <w:sz w:val="18"/>
              </w:rPr>
            </w:pPr>
            <w:r w:rsidRPr="00CC0718">
              <w:rPr>
                <w:color w:val="000000"/>
                <w:spacing w:val="-2"/>
                <w:sz w:val="18"/>
              </w:rPr>
              <w:t>1</w:t>
            </w:r>
          </w:p>
        </w:tc>
        <w:tc>
          <w:tcPr>
            <w:tcW w:w="1576" w:type="dxa"/>
            <w:tcBorders>
              <w:bottom w:val="single" w:color="8FB6EA" w:sz="5" w:space="0"/>
            </w:tcBorders>
            <w:shd w:val="clear" w:color="auto" w:fill="FFFFFF" w:themeFill="background1"/>
            <w:tcMar/>
          </w:tcPr>
          <w:p w:rsidRPr="00CC0718" w:rsidR="00C71DC8" w:rsidP="00244814" w:rsidRDefault="00C71DC8" w14:paraId="4ED6048D" w14:textId="77777777">
            <w:pPr>
              <w:rPr>
                <w:color w:val="000000"/>
                <w:spacing w:val="-2"/>
                <w:sz w:val="18"/>
              </w:rPr>
            </w:pPr>
          </w:p>
        </w:tc>
      </w:tr>
      <w:tr w:rsidRPr="00CC0718" w:rsidR="00C71DC8" w:rsidTr="3A33D0EC" w14:paraId="6C52B239" w14:textId="77777777">
        <w:trPr>
          <w:trHeight w:val="444" w:hRule="exact"/>
        </w:trPr>
        <w:tc>
          <w:tcPr>
            <w:tcW w:w="10717" w:type="dxa"/>
            <w:gridSpan w:val="8"/>
            <w:tcBorders>
              <w:top w:val="single" w:color="8FB6EA" w:sz="5" w:space="0"/>
            </w:tcBorders>
            <w:tcMar/>
          </w:tcPr>
          <w:p w:rsidRPr="00CC0718" w:rsidR="00C71DC8" w:rsidP="00244814" w:rsidRDefault="00C71DC8" w14:paraId="629E41E4" w14:textId="77777777"/>
        </w:tc>
      </w:tr>
      <w:tr w:rsidRPr="00CC0718" w:rsidR="00C71DC8" w:rsidTr="3A33D0EC" w14:paraId="0C6F250D" w14:textId="77777777">
        <w:trPr>
          <w:trHeight w:val="344" w:hRule="exact"/>
        </w:trPr>
        <w:tc>
          <w:tcPr>
            <w:tcW w:w="10717" w:type="dxa"/>
            <w:gridSpan w:val="8"/>
            <w:shd w:val="clear" w:color="auto" w:fill="FFFFFF" w:themeFill="background1"/>
            <w:tcMar/>
          </w:tcPr>
          <w:p w:rsidRPr="00CC0718" w:rsidR="00C71DC8" w:rsidP="00244814" w:rsidRDefault="00C71DC8" w14:paraId="3B8C3236" w14:textId="77777777">
            <w:pPr>
              <w:rPr>
                <w:b/>
                <w:color w:val="5C83B4"/>
                <w:spacing w:val="-2"/>
                <w:sz w:val="24"/>
              </w:rPr>
            </w:pPr>
          </w:p>
        </w:tc>
      </w:tr>
      <w:tr w:rsidRPr="00CC0718" w:rsidR="00C71DC8" w:rsidTr="3A33D0EC" w14:paraId="256346D7" w14:textId="77777777">
        <w:trPr>
          <w:trHeight w:val="444" w:hRule="exact"/>
        </w:trPr>
        <w:tc>
          <w:tcPr>
            <w:tcW w:w="1805" w:type="dxa"/>
            <w:shd w:val="clear" w:color="auto" w:fill="FFFFFF" w:themeFill="background1"/>
            <w:tcMar/>
          </w:tcPr>
          <w:p w:rsidRPr="00CC0718" w:rsidR="00C71DC8" w:rsidP="00244814" w:rsidRDefault="00C71DC8" w14:paraId="1EED18A0" w14:textId="77777777">
            <w:pPr>
              <w:rPr>
                <w:b/>
                <w:color w:val="5C83B4"/>
                <w:spacing w:val="-2"/>
                <w:sz w:val="24"/>
              </w:rPr>
            </w:pPr>
            <w:r w:rsidRPr="00CC0718">
              <w:rPr>
                <w:b/>
                <w:color w:val="5C83B4"/>
                <w:spacing w:val="-2"/>
                <w:sz w:val="24"/>
              </w:rPr>
              <w:t>Nickname:</w:t>
            </w:r>
          </w:p>
        </w:tc>
        <w:tc>
          <w:tcPr>
            <w:tcW w:w="8912" w:type="dxa"/>
            <w:gridSpan w:val="7"/>
            <w:vMerge w:val="restart"/>
            <w:shd w:val="clear" w:color="auto" w:fill="FFFFFF" w:themeFill="background1"/>
            <w:tcMar/>
          </w:tcPr>
          <w:p w:rsidRPr="00CC0718" w:rsidR="00C71DC8" w:rsidP="00244814" w:rsidRDefault="00C71DC8" w14:paraId="08D66EBF" w14:textId="77777777">
            <w:pPr>
              <w:rPr>
                <w:b/>
                <w:color w:val="5C83B4"/>
                <w:spacing w:val="-2"/>
                <w:sz w:val="24"/>
              </w:rPr>
            </w:pPr>
            <w:r w:rsidRPr="00CC0718">
              <w:rPr>
                <w:b/>
                <w:color w:val="5C83B4"/>
                <w:spacing w:val="-2"/>
                <w:sz w:val="24"/>
              </w:rPr>
              <w:t>Codes\\AXIAL CODE\\Q3 b- Member experience with the club</w:t>
            </w:r>
          </w:p>
        </w:tc>
      </w:tr>
      <w:tr w:rsidRPr="00CC0718" w:rsidR="00C71DC8" w:rsidTr="3A33D0EC" w14:paraId="3324DA71" w14:textId="77777777">
        <w:trPr>
          <w:trHeight w:val="459" w:hRule="exact"/>
        </w:trPr>
        <w:tc>
          <w:tcPr>
            <w:tcW w:w="1805" w:type="dxa"/>
            <w:shd w:val="clear" w:color="auto" w:fill="FFFFFF" w:themeFill="background1"/>
            <w:tcMar/>
          </w:tcPr>
          <w:p w:rsidRPr="00CC0718" w:rsidR="00C71DC8" w:rsidP="00244814" w:rsidRDefault="00C71DC8" w14:paraId="6CA17B72" w14:textId="77777777">
            <w:pPr>
              <w:rPr>
                <w:b/>
                <w:color w:val="5C83B4"/>
                <w:spacing w:val="-2"/>
                <w:sz w:val="24"/>
              </w:rPr>
            </w:pPr>
            <w:r w:rsidRPr="00CC0718">
              <w:rPr>
                <w:b/>
                <w:color w:val="5C83B4"/>
                <w:spacing w:val="-2"/>
                <w:sz w:val="24"/>
              </w:rPr>
              <w:t>Classification:</w:t>
            </w:r>
          </w:p>
        </w:tc>
        <w:tc>
          <w:tcPr>
            <w:tcW w:w="8912" w:type="dxa"/>
            <w:gridSpan w:val="7"/>
            <w:vMerge/>
            <w:tcMar/>
          </w:tcPr>
          <w:p w:rsidRPr="00CC0718" w:rsidR="00C71DC8" w:rsidP="00244814" w:rsidRDefault="00C71DC8" w14:paraId="0A09C059" w14:textId="77777777"/>
        </w:tc>
      </w:tr>
      <w:tr w:rsidRPr="00CC0718" w:rsidR="00C71DC8" w:rsidTr="3A33D0EC" w14:paraId="795971A7" w14:textId="77777777">
        <w:trPr>
          <w:trHeight w:val="444" w:hRule="exact"/>
        </w:trPr>
        <w:tc>
          <w:tcPr>
            <w:tcW w:w="1805" w:type="dxa"/>
            <w:shd w:val="clear" w:color="auto" w:fill="FFFFFF" w:themeFill="background1"/>
            <w:tcMar/>
          </w:tcPr>
          <w:p w:rsidRPr="00CC0718" w:rsidR="00C71DC8" w:rsidP="00244814" w:rsidRDefault="00C71DC8" w14:paraId="27DCFF2A" w14:textId="77777777">
            <w:pPr>
              <w:rPr>
                <w:b/>
                <w:color w:val="5C83B4"/>
                <w:spacing w:val="-2"/>
                <w:sz w:val="24"/>
              </w:rPr>
            </w:pPr>
            <w:r w:rsidRPr="00CC0718">
              <w:rPr>
                <w:b/>
                <w:color w:val="5C83B4"/>
                <w:spacing w:val="-2"/>
                <w:sz w:val="24"/>
              </w:rPr>
              <w:t>Aggregated:</w:t>
            </w:r>
          </w:p>
        </w:tc>
        <w:tc>
          <w:tcPr>
            <w:tcW w:w="8912" w:type="dxa"/>
            <w:gridSpan w:val="7"/>
            <w:shd w:val="clear" w:color="auto" w:fill="FFFFFF" w:themeFill="background1"/>
            <w:tcMar/>
          </w:tcPr>
          <w:p w:rsidRPr="00CC0718" w:rsidR="00C71DC8" w:rsidP="00244814" w:rsidRDefault="00C71DC8" w14:paraId="6435A720" w14:textId="77777777">
            <w:pPr>
              <w:rPr>
                <w:b/>
                <w:color w:val="5C83B4"/>
                <w:spacing w:val="-2"/>
                <w:sz w:val="24"/>
              </w:rPr>
            </w:pPr>
            <w:r w:rsidRPr="00CC0718">
              <w:rPr>
                <w:b/>
                <w:color w:val="5C83B4"/>
                <w:spacing w:val="-2"/>
                <w:sz w:val="24"/>
              </w:rPr>
              <w:t>Yes</w:t>
            </w:r>
          </w:p>
        </w:tc>
      </w:tr>
      <w:tr w:rsidRPr="00CC0718" w:rsidR="00C71DC8" w:rsidTr="3A33D0EC" w14:paraId="5BC2B752" w14:textId="77777777">
        <w:trPr>
          <w:trHeight w:val="344" w:hRule="exact"/>
        </w:trPr>
        <w:tc>
          <w:tcPr>
            <w:tcW w:w="3381" w:type="dxa"/>
            <w:gridSpan w:val="2"/>
            <w:tcBorders>
              <w:bottom w:val="single" w:color="8FB6EA" w:sz="5" w:space="0"/>
            </w:tcBorders>
            <w:shd w:val="clear" w:color="auto" w:fill="FFFFFF" w:themeFill="background1"/>
            <w:tcMar/>
          </w:tcPr>
          <w:p w:rsidRPr="00CC0718" w:rsidR="00C71DC8" w:rsidP="00244814" w:rsidRDefault="00C71DC8" w14:paraId="776A1D9C" w14:textId="77777777">
            <w:pPr>
              <w:rPr>
                <w:color w:val="000000"/>
                <w:spacing w:val="-2"/>
                <w:sz w:val="18"/>
              </w:rPr>
            </w:pPr>
            <w:r w:rsidRPr="00CC0718">
              <w:rPr>
                <w:color w:val="000000"/>
                <w:spacing w:val="-2"/>
                <w:sz w:val="18"/>
              </w:rPr>
              <w:t>Document</w:t>
            </w:r>
          </w:p>
        </w:tc>
        <w:tc>
          <w:tcPr>
            <w:tcW w:w="1132" w:type="dxa"/>
            <w:tcBorders>
              <w:bottom w:val="single" w:color="8FB6EA" w:sz="5" w:space="0"/>
            </w:tcBorders>
            <w:shd w:val="clear" w:color="auto" w:fill="FFFFFF" w:themeFill="background1"/>
            <w:tcMar/>
          </w:tcPr>
          <w:p w:rsidRPr="00CC0718" w:rsidR="00C71DC8" w:rsidP="00244814" w:rsidRDefault="00C71DC8" w14:paraId="3CFED2F2" w14:textId="77777777">
            <w:pPr>
              <w:rPr>
                <w:color w:val="000000"/>
                <w:spacing w:val="-2"/>
                <w:sz w:val="18"/>
              </w:rPr>
            </w:pPr>
            <w:r w:rsidRPr="00CC0718">
              <w:rPr>
                <w:color w:val="000000"/>
                <w:spacing w:val="-2"/>
                <w:sz w:val="18"/>
              </w:rPr>
              <w:t>9</w:t>
            </w:r>
          </w:p>
        </w:tc>
        <w:tc>
          <w:tcPr>
            <w:tcW w:w="1576" w:type="dxa"/>
            <w:gridSpan w:val="2"/>
            <w:tcBorders>
              <w:bottom w:val="single" w:color="8FB6EA" w:sz="5" w:space="0"/>
            </w:tcBorders>
            <w:shd w:val="clear" w:color="auto" w:fill="FFFFFF" w:themeFill="background1"/>
            <w:tcMar/>
          </w:tcPr>
          <w:p w:rsidRPr="00CC0718" w:rsidR="00C71DC8" w:rsidP="00244814" w:rsidRDefault="00C71DC8" w14:paraId="16EF6FB3" w14:textId="77777777">
            <w:pPr>
              <w:rPr>
                <w:color w:val="000000"/>
                <w:spacing w:val="-2"/>
                <w:sz w:val="18"/>
              </w:rPr>
            </w:pPr>
            <w:r w:rsidRPr="00CC0718">
              <w:rPr>
                <w:color w:val="000000"/>
                <w:spacing w:val="-2"/>
                <w:sz w:val="18"/>
              </w:rPr>
              <w:t>58</w:t>
            </w:r>
          </w:p>
        </w:tc>
        <w:tc>
          <w:tcPr>
            <w:tcW w:w="1362" w:type="dxa"/>
            <w:tcBorders>
              <w:bottom w:val="single" w:color="8FB6EA" w:sz="5" w:space="0"/>
            </w:tcBorders>
            <w:shd w:val="clear" w:color="auto" w:fill="FFFFFF" w:themeFill="background1"/>
            <w:tcMar/>
          </w:tcPr>
          <w:p w:rsidRPr="00CC0718" w:rsidR="00C71DC8" w:rsidP="00244814" w:rsidRDefault="00C71DC8" w14:paraId="7A9CDB13" w14:textId="77777777">
            <w:pPr>
              <w:rPr>
                <w:color w:val="000000"/>
                <w:spacing w:val="-2"/>
                <w:sz w:val="18"/>
              </w:rPr>
            </w:pPr>
            <w:r w:rsidRPr="00CC0718">
              <w:rPr>
                <w:color w:val="000000"/>
                <w:spacing w:val="-2"/>
                <w:sz w:val="18"/>
              </w:rPr>
              <w:t>600</w:t>
            </w:r>
          </w:p>
        </w:tc>
        <w:tc>
          <w:tcPr>
            <w:tcW w:w="1690" w:type="dxa"/>
            <w:tcBorders>
              <w:bottom w:val="single" w:color="8FB6EA" w:sz="5" w:space="0"/>
            </w:tcBorders>
            <w:shd w:val="clear" w:color="auto" w:fill="FFFFFF" w:themeFill="background1"/>
            <w:tcMar/>
          </w:tcPr>
          <w:p w:rsidRPr="00CC0718" w:rsidR="00C71DC8" w:rsidP="00244814" w:rsidRDefault="00C71DC8" w14:paraId="6E8D58D1" w14:textId="77777777">
            <w:pPr>
              <w:rPr>
                <w:color w:val="000000"/>
                <w:spacing w:val="-2"/>
                <w:sz w:val="18"/>
              </w:rPr>
            </w:pPr>
            <w:r w:rsidRPr="00CC0718">
              <w:rPr>
                <w:color w:val="000000"/>
                <w:spacing w:val="-2"/>
                <w:sz w:val="18"/>
              </w:rPr>
              <w:t>58</w:t>
            </w:r>
          </w:p>
        </w:tc>
        <w:tc>
          <w:tcPr>
            <w:tcW w:w="1576" w:type="dxa"/>
            <w:tcBorders>
              <w:bottom w:val="single" w:color="8FB6EA" w:sz="5" w:space="0"/>
            </w:tcBorders>
            <w:shd w:val="clear" w:color="auto" w:fill="FFFFFF" w:themeFill="background1"/>
            <w:tcMar/>
          </w:tcPr>
          <w:p w:rsidRPr="00CC0718" w:rsidR="00C71DC8" w:rsidP="00244814" w:rsidRDefault="00C71DC8" w14:paraId="3F953FF0" w14:textId="77777777">
            <w:pPr>
              <w:rPr>
                <w:color w:val="000000"/>
                <w:spacing w:val="-2"/>
                <w:sz w:val="18"/>
              </w:rPr>
            </w:pPr>
          </w:p>
        </w:tc>
      </w:tr>
      <w:tr w:rsidRPr="00CC0718" w:rsidR="00C71DC8" w:rsidTr="3A33D0EC" w14:paraId="08F04490" w14:textId="77777777">
        <w:trPr>
          <w:trHeight w:val="444" w:hRule="exact"/>
        </w:trPr>
        <w:tc>
          <w:tcPr>
            <w:tcW w:w="10717" w:type="dxa"/>
            <w:gridSpan w:val="8"/>
            <w:tcBorders>
              <w:top w:val="single" w:color="8FB6EA" w:sz="5" w:space="0"/>
            </w:tcBorders>
            <w:tcMar/>
          </w:tcPr>
          <w:p w:rsidRPr="00CC0718" w:rsidR="00C71DC8" w:rsidP="00244814" w:rsidRDefault="00C71DC8" w14:paraId="57FFBC86" w14:textId="77777777"/>
        </w:tc>
      </w:tr>
      <w:tr w:rsidRPr="00CC0718" w:rsidR="00C71DC8" w:rsidTr="3A33D0EC" w14:paraId="30BD1DA6" w14:textId="77777777">
        <w:trPr>
          <w:trHeight w:val="344" w:hRule="exact"/>
        </w:trPr>
        <w:tc>
          <w:tcPr>
            <w:tcW w:w="10717" w:type="dxa"/>
            <w:gridSpan w:val="8"/>
            <w:shd w:val="clear" w:color="auto" w:fill="FFFFFF" w:themeFill="background1"/>
            <w:tcMar/>
          </w:tcPr>
          <w:p w:rsidRPr="00CC0718" w:rsidR="00C71DC8" w:rsidP="00244814" w:rsidRDefault="00C71DC8" w14:paraId="048300AA" w14:textId="77777777">
            <w:pPr>
              <w:rPr>
                <w:b/>
                <w:color w:val="5C83B4"/>
                <w:spacing w:val="-2"/>
                <w:sz w:val="24"/>
              </w:rPr>
            </w:pPr>
          </w:p>
        </w:tc>
      </w:tr>
      <w:tr w:rsidRPr="00CC0718" w:rsidR="00C71DC8" w:rsidTr="3A33D0EC" w14:paraId="7FA8D398" w14:textId="77777777">
        <w:trPr>
          <w:trHeight w:val="444" w:hRule="exact"/>
        </w:trPr>
        <w:tc>
          <w:tcPr>
            <w:tcW w:w="1805" w:type="dxa"/>
            <w:shd w:val="clear" w:color="auto" w:fill="FFFFFF" w:themeFill="background1"/>
            <w:tcMar/>
          </w:tcPr>
          <w:p w:rsidRPr="00CC0718" w:rsidR="00C71DC8" w:rsidP="00244814" w:rsidRDefault="00C71DC8" w14:paraId="6227435E" w14:textId="77777777">
            <w:pPr>
              <w:rPr>
                <w:b/>
                <w:color w:val="5C83B4"/>
                <w:spacing w:val="-2"/>
                <w:sz w:val="24"/>
              </w:rPr>
            </w:pPr>
            <w:r w:rsidRPr="00CC0718">
              <w:rPr>
                <w:b/>
                <w:color w:val="5C83B4"/>
                <w:spacing w:val="-2"/>
                <w:sz w:val="24"/>
              </w:rPr>
              <w:t>Nickname:</w:t>
            </w:r>
          </w:p>
        </w:tc>
        <w:tc>
          <w:tcPr>
            <w:tcW w:w="8912" w:type="dxa"/>
            <w:gridSpan w:val="7"/>
            <w:vMerge w:val="restart"/>
            <w:shd w:val="clear" w:color="auto" w:fill="FFFFFF" w:themeFill="background1"/>
            <w:tcMar/>
          </w:tcPr>
          <w:p w:rsidRPr="00CC0718" w:rsidR="00C71DC8" w:rsidP="00244814" w:rsidRDefault="00C71DC8" w14:paraId="175053BA" w14:textId="77777777">
            <w:pPr>
              <w:rPr>
                <w:b/>
                <w:color w:val="5C83B4"/>
                <w:spacing w:val="-2"/>
                <w:sz w:val="24"/>
              </w:rPr>
            </w:pPr>
            <w:r w:rsidRPr="00CC0718">
              <w:rPr>
                <w:b/>
                <w:color w:val="5C83B4"/>
                <w:spacing w:val="-2"/>
                <w:sz w:val="24"/>
              </w:rPr>
              <w:t>Codes\\AXIAL CODE\\Q3 b- Member experience with the club\COMMUNITY AND BELONGING</w:t>
            </w:r>
          </w:p>
        </w:tc>
      </w:tr>
      <w:tr w:rsidRPr="00CC0718" w:rsidR="00C71DC8" w:rsidTr="3A33D0EC" w14:paraId="725FF2D9" w14:textId="77777777">
        <w:trPr>
          <w:trHeight w:val="458" w:hRule="exact"/>
        </w:trPr>
        <w:tc>
          <w:tcPr>
            <w:tcW w:w="1805" w:type="dxa"/>
            <w:shd w:val="clear" w:color="auto" w:fill="FFFFFF" w:themeFill="background1"/>
            <w:tcMar/>
          </w:tcPr>
          <w:p w:rsidRPr="00CC0718" w:rsidR="00C71DC8" w:rsidP="00244814" w:rsidRDefault="00C71DC8" w14:paraId="0ACA63EF" w14:textId="77777777">
            <w:pPr>
              <w:rPr>
                <w:b/>
                <w:color w:val="5C83B4"/>
                <w:spacing w:val="-2"/>
                <w:sz w:val="24"/>
              </w:rPr>
            </w:pPr>
            <w:r w:rsidRPr="00CC0718">
              <w:rPr>
                <w:b/>
                <w:color w:val="5C83B4"/>
                <w:spacing w:val="-2"/>
                <w:sz w:val="24"/>
              </w:rPr>
              <w:t>Classification:</w:t>
            </w:r>
          </w:p>
        </w:tc>
        <w:tc>
          <w:tcPr>
            <w:tcW w:w="8912" w:type="dxa"/>
            <w:gridSpan w:val="7"/>
            <w:vMerge/>
            <w:tcMar/>
          </w:tcPr>
          <w:p w:rsidRPr="00CC0718" w:rsidR="00C71DC8" w:rsidP="00244814" w:rsidRDefault="00C71DC8" w14:paraId="11688917" w14:textId="77777777"/>
        </w:tc>
      </w:tr>
      <w:tr w:rsidRPr="00CC0718" w:rsidR="00C71DC8" w:rsidTr="3A33D0EC" w14:paraId="6BFA9F53" w14:textId="77777777">
        <w:trPr>
          <w:trHeight w:val="445" w:hRule="exact"/>
        </w:trPr>
        <w:tc>
          <w:tcPr>
            <w:tcW w:w="1805" w:type="dxa"/>
            <w:shd w:val="clear" w:color="auto" w:fill="FFFFFF" w:themeFill="background1"/>
            <w:tcMar/>
          </w:tcPr>
          <w:p w:rsidRPr="00CC0718" w:rsidR="00C71DC8" w:rsidP="00244814" w:rsidRDefault="00C71DC8" w14:paraId="65F45136" w14:textId="77777777">
            <w:pPr>
              <w:rPr>
                <w:b/>
                <w:color w:val="5C83B4"/>
                <w:spacing w:val="-2"/>
                <w:sz w:val="24"/>
              </w:rPr>
            </w:pPr>
            <w:r w:rsidRPr="00CC0718">
              <w:rPr>
                <w:b/>
                <w:color w:val="5C83B4"/>
                <w:spacing w:val="-2"/>
                <w:sz w:val="24"/>
              </w:rPr>
              <w:t>Aggregated:</w:t>
            </w:r>
          </w:p>
        </w:tc>
        <w:tc>
          <w:tcPr>
            <w:tcW w:w="8912" w:type="dxa"/>
            <w:gridSpan w:val="7"/>
            <w:shd w:val="clear" w:color="auto" w:fill="FFFFFF" w:themeFill="background1"/>
            <w:tcMar/>
          </w:tcPr>
          <w:p w:rsidRPr="00CC0718" w:rsidR="00C71DC8" w:rsidP="00244814" w:rsidRDefault="00C71DC8" w14:paraId="68DC717C" w14:textId="77777777">
            <w:pPr>
              <w:rPr>
                <w:b/>
                <w:color w:val="5C83B4"/>
                <w:spacing w:val="-2"/>
                <w:sz w:val="24"/>
              </w:rPr>
            </w:pPr>
            <w:r w:rsidRPr="00CC0718">
              <w:rPr>
                <w:b/>
                <w:color w:val="5C83B4"/>
                <w:spacing w:val="-2"/>
                <w:sz w:val="24"/>
              </w:rPr>
              <w:t>Yes</w:t>
            </w:r>
          </w:p>
        </w:tc>
      </w:tr>
      <w:tr w:rsidRPr="00CC0718" w:rsidR="00C71DC8" w:rsidTr="3A33D0EC" w14:paraId="34DD7153" w14:textId="77777777">
        <w:trPr>
          <w:trHeight w:val="343" w:hRule="exact"/>
        </w:trPr>
        <w:tc>
          <w:tcPr>
            <w:tcW w:w="3381" w:type="dxa"/>
            <w:gridSpan w:val="2"/>
            <w:tcBorders>
              <w:bottom w:val="single" w:color="8FB6EA" w:sz="5" w:space="0"/>
            </w:tcBorders>
            <w:shd w:val="clear" w:color="auto" w:fill="FFFFFF" w:themeFill="background1"/>
            <w:tcMar/>
          </w:tcPr>
          <w:p w:rsidRPr="00CC0718" w:rsidR="00C71DC8" w:rsidP="00244814" w:rsidRDefault="00C71DC8" w14:paraId="08BF27F8" w14:textId="77777777">
            <w:pPr>
              <w:rPr>
                <w:color w:val="000000"/>
                <w:spacing w:val="-2"/>
                <w:sz w:val="18"/>
              </w:rPr>
            </w:pPr>
            <w:r w:rsidRPr="00CC0718">
              <w:rPr>
                <w:color w:val="000000"/>
                <w:spacing w:val="-2"/>
                <w:sz w:val="18"/>
              </w:rPr>
              <w:lastRenderedPageBreak/>
              <w:t>Document</w:t>
            </w:r>
          </w:p>
        </w:tc>
        <w:tc>
          <w:tcPr>
            <w:tcW w:w="1132" w:type="dxa"/>
            <w:tcBorders>
              <w:bottom w:val="single" w:color="8FB6EA" w:sz="5" w:space="0"/>
            </w:tcBorders>
            <w:shd w:val="clear" w:color="auto" w:fill="FFFFFF" w:themeFill="background1"/>
            <w:tcMar/>
          </w:tcPr>
          <w:p w:rsidRPr="00CC0718" w:rsidR="00C71DC8" w:rsidP="00244814" w:rsidRDefault="00C71DC8" w14:paraId="286D0F77" w14:textId="77777777">
            <w:pPr>
              <w:rPr>
                <w:color w:val="000000"/>
                <w:spacing w:val="-2"/>
                <w:sz w:val="18"/>
              </w:rPr>
            </w:pPr>
            <w:r w:rsidRPr="00CC0718">
              <w:rPr>
                <w:color w:val="000000"/>
                <w:spacing w:val="-2"/>
                <w:sz w:val="18"/>
              </w:rPr>
              <w:t>2</w:t>
            </w:r>
          </w:p>
        </w:tc>
        <w:tc>
          <w:tcPr>
            <w:tcW w:w="1576" w:type="dxa"/>
            <w:gridSpan w:val="2"/>
            <w:tcBorders>
              <w:bottom w:val="single" w:color="8FB6EA" w:sz="5" w:space="0"/>
            </w:tcBorders>
            <w:shd w:val="clear" w:color="auto" w:fill="FFFFFF" w:themeFill="background1"/>
            <w:tcMar/>
          </w:tcPr>
          <w:p w:rsidRPr="00CC0718" w:rsidR="00C71DC8" w:rsidP="00244814" w:rsidRDefault="00C71DC8" w14:paraId="7AF70ECF" w14:textId="77777777">
            <w:pPr>
              <w:rPr>
                <w:color w:val="000000"/>
                <w:spacing w:val="-2"/>
                <w:sz w:val="18"/>
              </w:rPr>
            </w:pPr>
            <w:r w:rsidRPr="00CC0718">
              <w:rPr>
                <w:color w:val="000000"/>
                <w:spacing w:val="-2"/>
                <w:sz w:val="18"/>
              </w:rPr>
              <w:t>7</w:t>
            </w:r>
          </w:p>
        </w:tc>
        <w:tc>
          <w:tcPr>
            <w:tcW w:w="1362" w:type="dxa"/>
            <w:tcBorders>
              <w:bottom w:val="single" w:color="8FB6EA" w:sz="5" w:space="0"/>
            </w:tcBorders>
            <w:shd w:val="clear" w:color="auto" w:fill="FFFFFF" w:themeFill="background1"/>
            <w:tcMar/>
          </w:tcPr>
          <w:p w:rsidRPr="00CC0718" w:rsidR="00C71DC8" w:rsidP="00244814" w:rsidRDefault="00C71DC8" w14:paraId="73001F72" w14:textId="77777777">
            <w:pPr>
              <w:rPr>
                <w:color w:val="000000"/>
                <w:spacing w:val="-2"/>
                <w:sz w:val="18"/>
              </w:rPr>
            </w:pPr>
            <w:r w:rsidRPr="00CC0718">
              <w:rPr>
                <w:color w:val="000000"/>
                <w:spacing w:val="-2"/>
                <w:sz w:val="18"/>
              </w:rPr>
              <w:t>78</w:t>
            </w:r>
          </w:p>
        </w:tc>
        <w:tc>
          <w:tcPr>
            <w:tcW w:w="1690" w:type="dxa"/>
            <w:tcBorders>
              <w:bottom w:val="single" w:color="8FB6EA" w:sz="5" w:space="0"/>
            </w:tcBorders>
            <w:shd w:val="clear" w:color="auto" w:fill="FFFFFF" w:themeFill="background1"/>
            <w:tcMar/>
          </w:tcPr>
          <w:p w:rsidRPr="00CC0718" w:rsidR="00C71DC8" w:rsidP="00244814" w:rsidRDefault="00C71DC8" w14:paraId="66C3492E" w14:textId="77777777">
            <w:pPr>
              <w:rPr>
                <w:color w:val="000000"/>
                <w:spacing w:val="-2"/>
                <w:sz w:val="18"/>
              </w:rPr>
            </w:pPr>
            <w:r w:rsidRPr="00CC0718">
              <w:rPr>
                <w:color w:val="000000"/>
                <w:spacing w:val="-2"/>
                <w:sz w:val="18"/>
              </w:rPr>
              <w:t>7</w:t>
            </w:r>
          </w:p>
        </w:tc>
        <w:tc>
          <w:tcPr>
            <w:tcW w:w="1576" w:type="dxa"/>
            <w:tcBorders>
              <w:bottom w:val="single" w:color="8FB6EA" w:sz="5" w:space="0"/>
            </w:tcBorders>
            <w:shd w:val="clear" w:color="auto" w:fill="FFFFFF" w:themeFill="background1"/>
            <w:tcMar/>
          </w:tcPr>
          <w:p w:rsidRPr="00CC0718" w:rsidR="00C71DC8" w:rsidP="00244814" w:rsidRDefault="00C71DC8" w14:paraId="6CDB51C9" w14:textId="77777777">
            <w:pPr>
              <w:rPr>
                <w:color w:val="000000"/>
                <w:spacing w:val="-2"/>
                <w:sz w:val="18"/>
              </w:rPr>
            </w:pPr>
          </w:p>
        </w:tc>
      </w:tr>
      <w:tr w:rsidRPr="00CC0718" w:rsidR="00C71DC8" w:rsidTr="3A33D0EC" w14:paraId="7F163BE0" w14:textId="77777777">
        <w:trPr>
          <w:trHeight w:val="889" w:hRule="exact"/>
        </w:trPr>
        <w:tc>
          <w:tcPr>
            <w:tcW w:w="10717" w:type="dxa"/>
            <w:gridSpan w:val="8"/>
            <w:tcBorders>
              <w:top w:val="single" w:color="8FB6EA" w:sz="5" w:space="0"/>
            </w:tcBorders>
            <w:tcMar/>
          </w:tcPr>
          <w:p w:rsidRPr="00CC0718" w:rsidR="00C71DC8" w:rsidP="00244814" w:rsidRDefault="00C71DC8" w14:paraId="2E5146CF" w14:textId="77777777"/>
        </w:tc>
      </w:tr>
      <w:tr w:rsidRPr="00CC0718" w:rsidR="00C71DC8" w:rsidTr="3A33D0EC" w14:paraId="1CB0B2D7" w14:textId="77777777">
        <w:trPr>
          <w:trHeight w:val="888" w:hRule="exact"/>
        </w:trPr>
        <w:tc>
          <w:tcPr>
            <w:tcW w:w="10717" w:type="dxa"/>
            <w:gridSpan w:val="8"/>
            <w:tcMar/>
          </w:tcPr>
          <w:p w:rsidRPr="00CC0718" w:rsidR="00C71DC8" w:rsidP="00244814" w:rsidRDefault="00C71DC8" w14:paraId="130407EC" w14:textId="77777777"/>
        </w:tc>
      </w:tr>
      <w:tr w:rsidRPr="00CC0718" w:rsidR="00C71DC8" w:rsidTr="3A33D0EC" w14:paraId="0C3315E5" w14:textId="77777777">
        <w:trPr>
          <w:trHeight w:val="459" w:hRule="exact"/>
        </w:trPr>
        <w:tc>
          <w:tcPr>
            <w:tcW w:w="5359" w:type="dxa"/>
            <w:gridSpan w:val="4"/>
            <w:shd w:val="clear" w:color="auto" w:fill="FFFFFF" w:themeFill="background1"/>
            <w:tcMar/>
          </w:tcPr>
          <w:p w:rsidRPr="00CC0718" w:rsidR="00C71DC8" w:rsidP="00244814" w:rsidRDefault="00C71DC8" w14:paraId="41C9AE3C" w14:textId="77777777">
            <w:pPr>
              <w:jc w:val="right"/>
              <w:rPr>
                <w:color w:val="000066"/>
                <w:spacing w:val="-2"/>
                <w:sz w:val="16"/>
              </w:rPr>
            </w:pPr>
            <w:r w:rsidRPr="00CC0718">
              <w:rPr>
                <w:color w:val="000066"/>
                <w:spacing w:val="-2"/>
                <w:sz w:val="16"/>
              </w:rPr>
              <w:t>Formatted Reports\\Code Summary Formatted Report</w:t>
            </w:r>
          </w:p>
        </w:tc>
        <w:tc>
          <w:tcPr>
            <w:tcW w:w="5358" w:type="dxa"/>
            <w:gridSpan w:val="4"/>
            <w:shd w:val="clear" w:color="auto" w:fill="FFFFFF" w:themeFill="background1"/>
            <w:tcMar/>
          </w:tcPr>
          <w:p w:rsidRPr="00CC0718" w:rsidR="00C71DC8" w:rsidP="00244814" w:rsidRDefault="00C71DC8" w14:paraId="712DFC40" w14:textId="77777777">
            <w:pPr>
              <w:jc w:val="right"/>
              <w:rPr>
                <w:color w:val="000066"/>
                <w:spacing w:val="-2"/>
                <w:sz w:val="16"/>
              </w:rPr>
            </w:pPr>
            <w:r w:rsidRPr="00CC0718">
              <w:rPr>
                <w:color w:val="000066"/>
                <w:spacing w:val="-2"/>
                <w:sz w:val="16"/>
              </w:rPr>
              <w:t>Page 42 of 104</w:t>
            </w:r>
          </w:p>
        </w:tc>
      </w:tr>
      <w:tr w:rsidRPr="00CC0718" w:rsidR="00C71DC8" w:rsidTr="3A33D0EC" w14:paraId="6AEB28BD" w14:textId="77777777">
        <w:trPr>
          <w:trHeight w:val="444" w:hRule="exact"/>
        </w:trPr>
        <w:tc>
          <w:tcPr>
            <w:tcW w:w="10717" w:type="dxa"/>
            <w:gridSpan w:val="8"/>
            <w:shd w:val="clear" w:color="auto" w:fill="FFFFFF" w:themeFill="background1"/>
            <w:tcMar/>
            <w:vAlign w:val="center"/>
          </w:tcPr>
          <w:p w:rsidRPr="00CC0718" w:rsidR="00C71DC8" w:rsidP="00244814" w:rsidRDefault="00C71DC8" w14:paraId="1EDBA239" w14:textId="77777777">
            <w:pPr>
              <w:jc w:val="right"/>
              <w:rPr>
                <w:color w:val="000066"/>
                <w:spacing w:val="-2"/>
                <w:sz w:val="16"/>
              </w:rPr>
            </w:pPr>
            <w:r w:rsidRPr="00CC0718">
              <w:rPr>
                <w:color w:val="000066"/>
                <w:spacing w:val="-2"/>
                <w:sz w:val="16"/>
              </w:rPr>
              <w:t>11/13/2024 3:39 PM</w:t>
            </w:r>
          </w:p>
        </w:tc>
      </w:tr>
      <w:tr w:rsidRPr="00CC0718" w:rsidR="00C71DC8" w:rsidTr="3A33D0EC" w14:paraId="1D8F319C" w14:textId="77777777">
        <w:trPr>
          <w:trHeight w:val="458" w:hRule="exact"/>
        </w:trPr>
        <w:tc>
          <w:tcPr>
            <w:tcW w:w="3381" w:type="dxa"/>
            <w:gridSpan w:val="2"/>
            <w:shd w:val="clear" w:color="auto" w:fill="8FB6EA"/>
            <w:tcMar/>
          </w:tcPr>
          <w:p w:rsidRPr="00CC0718" w:rsidR="00C71DC8" w:rsidP="00244814" w:rsidRDefault="00C71DC8" w14:paraId="5A86D82A" w14:textId="77777777">
            <w:pPr>
              <w:rPr>
                <w:b/>
                <w:color w:val="000066"/>
                <w:spacing w:val="-2"/>
                <w:sz w:val="18"/>
              </w:rPr>
            </w:pPr>
            <w:r w:rsidRPr="00CC0718">
              <w:rPr>
                <w:b/>
                <w:color w:val="000066"/>
                <w:spacing w:val="-2"/>
                <w:sz w:val="18"/>
              </w:rPr>
              <w:t>File Type</w:t>
            </w:r>
          </w:p>
        </w:tc>
        <w:tc>
          <w:tcPr>
            <w:tcW w:w="1132" w:type="dxa"/>
            <w:shd w:val="clear" w:color="auto" w:fill="8FB6EA"/>
            <w:tcMar/>
          </w:tcPr>
          <w:p w:rsidRPr="00CC0718" w:rsidR="00C71DC8" w:rsidP="00244814" w:rsidRDefault="00C71DC8" w14:paraId="021FA6B1" w14:textId="77777777">
            <w:pPr>
              <w:rPr>
                <w:b/>
                <w:color w:val="000066"/>
                <w:spacing w:val="-2"/>
                <w:sz w:val="18"/>
              </w:rPr>
            </w:pPr>
            <w:r w:rsidRPr="00CC0718">
              <w:rPr>
                <w:b/>
                <w:color w:val="000066"/>
                <w:spacing w:val="-2"/>
                <w:sz w:val="18"/>
              </w:rPr>
              <w:t>Number of Files</w:t>
            </w:r>
          </w:p>
        </w:tc>
        <w:tc>
          <w:tcPr>
            <w:tcW w:w="1576" w:type="dxa"/>
            <w:gridSpan w:val="2"/>
            <w:shd w:val="clear" w:color="auto" w:fill="8FB6EA"/>
            <w:tcMar/>
          </w:tcPr>
          <w:p w:rsidRPr="00CC0718" w:rsidR="00C71DC8" w:rsidP="00244814" w:rsidRDefault="00C71DC8" w14:paraId="134A8934" w14:textId="77777777">
            <w:pPr>
              <w:rPr>
                <w:b/>
                <w:color w:val="000066"/>
                <w:spacing w:val="-2"/>
                <w:sz w:val="18"/>
              </w:rPr>
            </w:pPr>
            <w:r w:rsidRPr="00CC0718">
              <w:rPr>
                <w:b/>
                <w:color w:val="000066"/>
                <w:spacing w:val="-2"/>
                <w:sz w:val="18"/>
              </w:rPr>
              <w:t>Number of Coding References</w:t>
            </w:r>
          </w:p>
        </w:tc>
        <w:tc>
          <w:tcPr>
            <w:tcW w:w="1362" w:type="dxa"/>
            <w:shd w:val="clear" w:color="auto" w:fill="8FB6EA"/>
            <w:tcMar/>
          </w:tcPr>
          <w:p w:rsidRPr="00CC0718" w:rsidR="00C71DC8" w:rsidP="00244814" w:rsidRDefault="00C71DC8" w14:paraId="2D7E4C83" w14:textId="77777777">
            <w:pPr>
              <w:rPr>
                <w:b/>
                <w:color w:val="000066"/>
                <w:spacing w:val="-2"/>
                <w:sz w:val="18"/>
              </w:rPr>
            </w:pPr>
            <w:r w:rsidRPr="00CC0718">
              <w:rPr>
                <w:b/>
                <w:color w:val="000066"/>
                <w:spacing w:val="-2"/>
                <w:sz w:val="18"/>
              </w:rPr>
              <w:t>Number of Words Coded</w:t>
            </w:r>
          </w:p>
        </w:tc>
        <w:tc>
          <w:tcPr>
            <w:tcW w:w="1690" w:type="dxa"/>
            <w:shd w:val="clear" w:color="auto" w:fill="8FB6EA"/>
            <w:tcMar/>
          </w:tcPr>
          <w:p w:rsidRPr="00CC0718" w:rsidR="00C71DC8" w:rsidP="00244814" w:rsidRDefault="00C71DC8" w14:paraId="614A060B" w14:textId="77777777">
            <w:pPr>
              <w:rPr>
                <w:b/>
                <w:color w:val="000066"/>
                <w:spacing w:val="-2"/>
                <w:sz w:val="18"/>
              </w:rPr>
            </w:pPr>
            <w:r w:rsidRPr="00CC0718">
              <w:rPr>
                <w:b/>
                <w:color w:val="000066"/>
                <w:spacing w:val="-2"/>
                <w:sz w:val="18"/>
              </w:rPr>
              <w:t>Number of Paragraphs Coded</w:t>
            </w:r>
          </w:p>
        </w:tc>
        <w:tc>
          <w:tcPr>
            <w:tcW w:w="1576" w:type="dxa"/>
            <w:shd w:val="clear" w:color="auto" w:fill="8FB6EA"/>
            <w:tcMar/>
          </w:tcPr>
          <w:p w:rsidRPr="00CC0718" w:rsidR="00C71DC8" w:rsidP="00244814" w:rsidRDefault="00C71DC8" w14:paraId="6FD6C6A2" w14:textId="77777777">
            <w:pPr>
              <w:rPr>
                <w:b/>
                <w:color w:val="000066"/>
                <w:spacing w:val="-2"/>
                <w:sz w:val="18"/>
              </w:rPr>
            </w:pPr>
            <w:r w:rsidRPr="00CC0718">
              <w:rPr>
                <w:b/>
                <w:color w:val="000066"/>
                <w:spacing w:val="-2"/>
                <w:sz w:val="18"/>
              </w:rPr>
              <w:t>Duration Coded</w:t>
            </w:r>
          </w:p>
        </w:tc>
      </w:tr>
      <w:tr w:rsidRPr="00CC0718" w:rsidR="00C71DC8" w:rsidTr="3A33D0EC" w14:paraId="503E63C4" w14:textId="77777777">
        <w:trPr>
          <w:trHeight w:val="889" w:hRule="exact"/>
        </w:trPr>
        <w:tc>
          <w:tcPr>
            <w:tcW w:w="10717" w:type="dxa"/>
            <w:gridSpan w:val="8"/>
            <w:shd w:val="clear" w:color="auto" w:fill="FFFFFF" w:themeFill="background1"/>
            <w:tcMar/>
          </w:tcPr>
          <w:p w:rsidRPr="00CC0718" w:rsidR="00C71DC8" w:rsidP="3A33D0EC" w:rsidRDefault="00C71DC8" w14:paraId="196EF1C9" w14:textId="77777777">
            <w:pPr>
              <w:rPr>
                <w:b w:val="1"/>
                <w:bCs w:val="1"/>
                <w:color w:val="5C83B4"/>
                <w:spacing w:val="-2"/>
                <w:sz w:val="24"/>
                <w:szCs w:val="24"/>
                <w:lang w:val="en-US"/>
              </w:rPr>
            </w:pPr>
            <w:r w:rsidRPr="3A33D0EC" w:rsidR="00C71DC8">
              <w:rPr>
                <w:b w:val="1"/>
                <w:bCs w:val="1"/>
                <w:color w:val="5C83B4"/>
                <w:spacing w:val="-2"/>
                <w:sz w:val="24"/>
                <w:szCs w:val="24"/>
                <w:lang w:val="en-US"/>
              </w:rPr>
              <w:t xml:space="preserve">Codes\\AXIAL CODE\\Q3 b- Member experience with the club\COMMUNITY AND BELONGING\also like </w:t>
            </w:r>
            <w:r w:rsidRPr="3A33D0EC" w:rsidR="00C71DC8">
              <w:rPr>
                <w:b w:val="1"/>
                <w:bCs w:val="1"/>
                <w:color w:val="5C83B4"/>
                <w:spacing w:val="-2"/>
                <w:sz w:val="24"/>
                <w:szCs w:val="24"/>
                <w:lang w:val="en-US"/>
              </w:rPr>
              <w:t>there's</w:t>
            </w:r>
            <w:r w:rsidRPr="3A33D0EC" w:rsidR="00C71DC8">
              <w:rPr>
                <w:b w:val="1"/>
                <w:bCs w:val="1"/>
                <w:color w:val="5C83B4"/>
                <w:spacing w:val="-2"/>
                <w:sz w:val="24"/>
                <w:szCs w:val="24"/>
                <w:lang w:val="en-US"/>
              </w:rPr>
              <w:t xml:space="preserve"> this bond and the trust I feel like which has been built during my course here amongst the executive teams</w:t>
            </w:r>
          </w:p>
        </w:tc>
      </w:tr>
      <w:tr w:rsidRPr="00CC0718" w:rsidR="00C71DC8" w:rsidTr="3A33D0EC" w14:paraId="07AB2CA4" w14:textId="77777777">
        <w:trPr>
          <w:trHeight w:val="444" w:hRule="exact"/>
        </w:trPr>
        <w:tc>
          <w:tcPr>
            <w:tcW w:w="1805" w:type="dxa"/>
            <w:shd w:val="clear" w:color="auto" w:fill="FFFFFF" w:themeFill="background1"/>
            <w:tcMar/>
          </w:tcPr>
          <w:p w:rsidRPr="00CC0718" w:rsidR="00C71DC8" w:rsidP="00244814" w:rsidRDefault="00C71DC8" w14:paraId="04863571" w14:textId="77777777">
            <w:pPr>
              <w:rPr>
                <w:b/>
                <w:color w:val="5C83B4"/>
                <w:spacing w:val="-2"/>
                <w:sz w:val="24"/>
              </w:rPr>
            </w:pPr>
            <w:r w:rsidRPr="00CC0718">
              <w:rPr>
                <w:b/>
                <w:color w:val="5C83B4"/>
                <w:spacing w:val="-2"/>
                <w:sz w:val="24"/>
              </w:rPr>
              <w:t>Nickname:</w:t>
            </w:r>
          </w:p>
        </w:tc>
        <w:tc>
          <w:tcPr>
            <w:tcW w:w="8912" w:type="dxa"/>
            <w:gridSpan w:val="7"/>
            <w:vMerge w:val="restart"/>
            <w:shd w:val="clear" w:color="auto" w:fill="FFFFFF" w:themeFill="background1"/>
            <w:tcMar/>
          </w:tcPr>
          <w:p w:rsidRPr="00CC0718" w:rsidR="00C71DC8" w:rsidP="00244814" w:rsidRDefault="00C71DC8" w14:paraId="2BBCDE5C" w14:textId="77777777">
            <w:pPr>
              <w:rPr>
                <w:b/>
                <w:color w:val="5C83B4"/>
                <w:spacing w:val="-2"/>
                <w:sz w:val="24"/>
              </w:rPr>
            </w:pPr>
          </w:p>
        </w:tc>
      </w:tr>
      <w:tr w:rsidRPr="00CC0718" w:rsidR="00C71DC8" w:rsidTr="3A33D0EC" w14:paraId="681B5473" w14:textId="77777777">
        <w:trPr>
          <w:trHeight w:val="458" w:hRule="exact"/>
        </w:trPr>
        <w:tc>
          <w:tcPr>
            <w:tcW w:w="1805" w:type="dxa"/>
            <w:shd w:val="clear" w:color="auto" w:fill="FFFFFF" w:themeFill="background1"/>
            <w:tcMar/>
          </w:tcPr>
          <w:p w:rsidRPr="00CC0718" w:rsidR="00C71DC8" w:rsidP="00244814" w:rsidRDefault="00C71DC8" w14:paraId="4CDC526A" w14:textId="77777777">
            <w:pPr>
              <w:rPr>
                <w:b/>
                <w:color w:val="5C83B4"/>
                <w:spacing w:val="-2"/>
                <w:sz w:val="24"/>
              </w:rPr>
            </w:pPr>
            <w:r w:rsidRPr="00CC0718">
              <w:rPr>
                <w:b/>
                <w:color w:val="5C83B4"/>
                <w:spacing w:val="-2"/>
                <w:sz w:val="24"/>
              </w:rPr>
              <w:t>Classification:</w:t>
            </w:r>
          </w:p>
        </w:tc>
        <w:tc>
          <w:tcPr>
            <w:tcW w:w="8912" w:type="dxa"/>
            <w:gridSpan w:val="7"/>
            <w:vMerge/>
            <w:tcMar/>
          </w:tcPr>
          <w:p w:rsidRPr="00CC0718" w:rsidR="00C71DC8" w:rsidP="00244814" w:rsidRDefault="00C71DC8" w14:paraId="3B52873F" w14:textId="77777777"/>
        </w:tc>
      </w:tr>
      <w:tr w:rsidRPr="00CC0718" w:rsidR="00C71DC8" w:rsidTr="3A33D0EC" w14:paraId="61EBE4C9" w14:textId="77777777">
        <w:trPr>
          <w:trHeight w:val="444" w:hRule="exact"/>
        </w:trPr>
        <w:tc>
          <w:tcPr>
            <w:tcW w:w="1805" w:type="dxa"/>
            <w:shd w:val="clear" w:color="auto" w:fill="FFFFFF" w:themeFill="background1"/>
            <w:tcMar/>
          </w:tcPr>
          <w:p w:rsidRPr="00CC0718" w:rsidR="00C71DC8" w:rsidP="00244814" w:rsidRDefault="00C71DC8" w14:paraId="7B83B470" w14:textId="77777777">
            <w:pPr>
              <w:rPr>
                <w:b/>
                <w:color w:val="5C83B4"/>
                <w:spacing w:val="-2"/>
                <w:sz w:val="24"/>
              </w:rPr>
            </w:pPr>
            <w:r w:rsidRPr="00CC0718">
              <w:rPr>
                <w:b/>
                <w:color w:val="5C83B4"/>
                <w:spacing w:val="-2"/>
                <w:sz w:val="24"/>
              </w:rPr>
              <w:t>Aggregated:</w:t>
            </w:r>
          </w:p>
        </w:tc>
        <w:tc>
          <w:tcPr>
            <w:tcW w:w="8912" w:type="dxa"/>
            <w:gridSpan w:val="7"/>
            <w:shd w:val="clear" w:color="auto" w:fill="FFFFFF" w:themeFill="background1"/>
            <w:tcMar/>
          </w:tcPr>
          <w:p w:rsidRPr="00CC0718" w:rsidR="00C71DC8" w:rsidP="00244814" w:rsidRDefault="00C71DC8" w14:paraId="06AE25C7" w14:textId="77777777">
            <w:pPr>
              <w:rPr>
                <w:b/>
                <w:color w:val="5C83B4"/>
                <w:spacing w:val="-2"/>
                <w:sz w:val="24"/>
              </w:rPr>
            </w:pPr>
            <w:r w:rsidRPr="00CC0718">
              <w:rPr>
                <w:b/>
                <w:color w:val="5C83B4"/>
                <w:spacing w:val="-2"/>
                <w:sz w:val="24"/>
              </w:rPr>
              <w:t>No</w:t>
            </w:r>
          </w:p>
        </w:tc>
      </w:tr>
      <w:tr w:rsidRPr="00CC0718" w:rsidR="00C71DC8" w:rsidTr="3A33D0EC" w14:paraId="637A072C" w14:textId="77777777">
        <w:trPr>
          <w:trHeight w:val="344" w:hRule="exact"/>
        </w:trPr>
        <w:tc>
          <w:tcPr>
            <w:tcW w:w="3381" w:type="dxa"/>
            <w:gridSpan w:val="2"/>
            <w:tcBorders>
              <w:bottom w:val="single" w:color="8FB6EA" w:sz="5" w:space="0"/>
            </w:tcBorders>
            <w:shd w:val="clear" w:color="auto" w:fill="FFFFFF" w:themeFill="background1"/>
            <w:tcMar/>
          </w:tcPr>
          <w:p w:rsidRPr="00CC0718" w:rsidR="00C71DC8" w:rsidP="00244814" w:rsidRDefault="00C71DC8" w14:paraId="31B4D447" w14:textId="77777777">
            <w:pPr>
              <w:rPr>
                <w:color w:val="000000"/>
                <w:spacing w:val="-2"/>
                <w:sz w:val="18"/>
              </w:rPr>
            </w:pPr>
            <w:r w:rsidRPr="00CC0718">
              <w:rPr>
                <w:color w:val="000000"/>
                <w:spacing w:val="-2"/>
                <w:sz w:val="18"/>
              </w:rPr>
              <w:t>Document</w:t>
            </w:r>
          </w:p>
        </w:tc>
        <w:tc>
          <w:tcPr>
            <w:tcW w:w="1132" w:type="dxa"/>
            <w:tcBorders>
              <w:bottom w:val="single" w:color="8FB6EA" w:sz="5" w:space="0"/>
            </w:tcBorders>
            <w:shd w:val="clear" w:color="auto" w:fill="FFFFFF" w:themeFill="background1"/>
            <w:tcMar/>
          </w:tcPr>
          <w:p w:rsidRPr="00CC0718" w:rsidR="00C71DC8" w:rsidP="00244814" w:rsidRDefault="00C71DC8" w14:paraId="014078CB" w14:textId="77777777">
            <w:pPr>
              <w:rPr>
                <w:color w:val="000000"/>
                <w:spacing w:val="-2"/>
                <w:sz w:val="18"/>
              </w:rPr>
            </w:pPr>
            <w:r w:rsidRPr="00CC0718">
              <w:rPr>
                <w:color w:val="000000"/>
                <w:spacing w:val="-2"/>
                <w:sz w:val="18"/>
              </w:rPr>
              <w:t>1</w:t>
            </w:r>
          </w:p>
        </w:tc>
        <w:tc>
          <w:tcPr>
            <w:tcW w:w="1576" w:type="dxa"/>
            <w:gridSpan w:val="2"/>
            <w:tcBorders>
              <w:bottom w:val="single" w:color="8FB6EA" w:sz="5" w:space="0"/>
            </w:tcBorders>
            <w:shd w:val="clear" w:color="auto" w:fill="FFFFFF" w:themeFill="background1"/>
            <w:tcMar/>
          </w:tcPr>
          <w:p w:rsidRPr="00CC0718" w:rsidR="00C71DC8" w:rsidP="00244814" w:rsidRDefault="00C71DC8" w14:paraId="2166C4C9" w14:textId="77777777">
            <w:pPr>
              <w:rPr>
                <w:color w:val="000000"/>
                <w:spacing w:val="-2"/>
                <w:sz w:val="18"/>
              </w:rPr>
            </w:pPr>
            <w:r w:rsidRPr="00CC0718">
              <w:rPr>
                <w:color w:val="000000"/>
                <w:spacing w:val="-2"/>
                <w:sz w:val="18"/>
              </w:rPr>
              <w:t>1</w:t>
            </w:r>
          </w:p>
        </w:tc>
        <w:tc>
          <w:tcPr>
            <w:tcW w:w="1362" w:type="dxa"/>
            <w:tcBorders>
              <w:bottom w:val="single" w:color="8FB6EA" w:sz="5" w:space="0"/>
            </w:tcBorders>
            <w:shd w:val="clear" w:color="auto" w:fill="FFFFFF" w:themeFill="background1"/>
            <w:tcMar/>
          </w:tcPr>
          <w:p w:rsidRPr="00CC0718" w:rsidR="00C71DC8" w:rsidP="00244814" w:rsidRDefault="00C71DC8" w14:paraId="7E981FF8" w14:textId="77777777">
            <w:pPr>
              <w:rPr>
                <w:color w:val="000000"/>
                <w:spacing w:val="-2"/>
                <w:sz w:val="18"/>
              </w:rPr>
            </w:pPr>
            <w:r w:rsidRPr="00CC0718">
              <w:rPr>
                <w:color w:val="000000"/>
                <w:spacing w:val="-2"/>
                <w:sz w:val="18"/>
              </w:rPr>
              <w:t>23</w:t>
            </w:r>
          </w:p>
        </w:tc>
        <w:tc>
          <w:tcPr>
            <w:tcW w:w="1690" w:type="dxa"/>
            <w:tcBorders>
              <w:bottom w:val="single" w:color="8FB6EA" w:sz="5" w:space="0"/>
            </w:tcBorders>
            <w:shd w:val="clear" w:color="auto" w:fill="FFFFFF" w:themeFill="background1"/>
            <w:tcMar/>
          </w:tcPr>
          <w:p w:rsidRPr="00CC0718" w:rsidR="00C71DC8" w:rsidP="00244814" w:rsidRDefault="00C71DC8" w14:paraId="2D0F6757" w14:textId="77777777">
            <w:pPr>
              <w:rPr>
                <w:color w:val="000000"/>
                <w:spacing w:val="-2"/>
                <w:sz w:val="18"/>
              </w:rPr>
            </w:pPr>
            <w:r w:rsidRPr="00CC0718">
              <w:rPr>
                <w:color w:val="000000"/>
                <w:spacing w:val="-2"/>
                <w:sz w:val="18"/>
              </w:rPr>
              <w:t>1</w:t>
            </w:r>
          </w:p>
        </w:tc>
        <w:tc>
          <w:tcPr>
            <w:tcW w:w="1576" w:type="dxa"/>
            <w:tcBorders>
              <w:bottom w:val="single" w:color="8FB6EA" w:sz="5" w:space="0"/>
            </w:tcBorders>
            <w:shd w:val="clear" w:color="auto" w:fill="FFFFFF" w:themeFill="background1"/>
            <w:tcMar/>
          </w:tcPr>
          <w:p w:rsidRPr="00CC0718" w:rsidR="00C71DC8" w:rsidP="00244814" w:rsidRDefault="00C71DC8" w14:paraId="42FC489A" w14:textId="77777777">
            <w:pPr>
              <w:rPr>
                <w:color w:val="000000"/>
                <w:spacing w:val="-2"/>
                <w:sz w:val="18"/>
              </w:rPr>
            </w:pPr>
          </w:p>
        </w:tc>
      </w:tr>
      <w:tr w:rsidRPr="00CC0718" w:rsidR="00C71DC8" w:rsidTr="3A33D0EC" w14:paraId="41196403" w14:textId="77777777">
        <w:trPr>
          <w:trHeight w:val="444" w:hRule="exact"/>
        </w:trPr>
        <w:tc>
          <w:tcPr>
            <w:tcW w:w="10717" w:type="dxa"/>
            <w:gridSpan w:val="8"/>
            <w:tcBorders>
              <w:top w:val="single" w:color="8FB6EA" w:sz="5" w:space="0"/>
            </w:tcBorders>
            <w:tcMar/>
          </w:tcPr>
          <w:p w:rsidRPr="00CC0718" w:rsidR="00C71DC8" w:rsidP="00244814" w:rsidRDefault="00C71DC8" w14:paraId="5B720AE9" w14:textId="77777777"/>
        </w:tc>
      </w:tr>
      <w:tr w:rsidRPr="00CC0718" w:rsidR="00C71DC8" w:rsidTr="3A33D0EC" w14:paraId="5EDFE9D7" w14:textId="77777777">
        <w:trPr>
          <w:trHeight w:val="617" w:hRule="exact"/>
        </w:trPr>
        <w:tc>
          <w:tcPr>
            <w:tcW w:w="10717" w:type="dxa"/>
            <w:gridSpan w:val="8"/>
            <w:shd w:val="clear" w:color="auto" w:fill="FFFFFF" w:themeFill="background1"/>
            <w:tcMar/>
          </w:tcPr>
          <w:p w:rsidRPr="00CC0718" w:rsidR="00C71DC8" w:rsidP="00244814" w:rsidRDefault="00C71DC8" w14:paraId="061E98FE" w14:textId="77777777">
            <w:pPr>
              <w:rPr>
                <w:b/>
                <w:color w:val="5C83B4"/>
                <w:spacing w:val="-2"/>
                <w:sz w:val="24"/>
              </w:rPr>
            </w:pPr>
          </w:p>
        </w:tc>
      </w:tr>
      <w:tr w:rsidRPr="00CC0718" w:rsidR="00C71DC8" w:rsidTr="3A33D0EC" w14:paraId="183C45E4" w14:textId="77777777">
        <w:trPr>
          <w:trHeight w:val="444" w:hRule="exact"/>
        </w:trPr>
        <w:tc>
          <w:tcPr>
            <w:tcW w:w="1805" w:type="dxa"/>
            <w:shd w:val="clear" w:color="auto" w:fill="FFFFFF" w:themeFill="background1"/>
            <w:tcMar/>
          </w:tcPr>
          <w:p w:rsidRPr="00CC0718" w:rsidR="00C71DC8" w:rsidP="00244814" w:rsidRDefault="00C71DC8" w14:paraId="4F1AC555" w14:textId="77777777">
            <w:pPr>
              <w:rPr>
                <w:b/>
                <w:color w:val="5C83B4"/>
                <w:spacing w:val="-2"/>
                <w:sz w:val="24"/>
              </w:rPr>
            </w:pPr>
            <w:r w:rsidRPr="00CC0718">
              <w:rPr>
                <w:b/>
                <w:color w:val="5C83B4"/>
                <w:spacing w:val="-2"/>
                <w:sz w:val="24"/>
              </w:rPr>
              <w:t>Nickname:</w:t>
            </w:r>
          </w:p>
        </w:tc>
        <w:tc>
          <w:tcPr>
            <w:tcW w:w="8912" w:type="dxa"/>
            <w:gridSpan w:val="7"/>
            <w:vMerge w:val="restart"/>
            <w:shd w:val="clear" w:color="auto" w:fill="FFFFFF" w:themeFill="background1"/>
            <w:tcMar/>
          </w:tcPr>
          <w:p w:rsidRPr="00CC0718" w:rsidR="00C71DC8" w:rsidP="3A33D0EC" w:rsidRDefault="00C71DC8" w14:paraId="51111AC1" w14:textId="77777777">
            <w:pPr>
              <w:rPr>
                <w:b w:val="1"/>
                <w:bCs w:val="1"/>
                <w:color w:val="5C83B4"/>
                <w:spacing w:val="-2"/>
                <w:sz w:val="24"/>
                <w:szCs w:val="24"/>
                <w:lang w:val="en-US"/>
              </w:rPr>
            </w:pPr>
            <w:r w:rsidRPr="3A33D0EC" w:rsidR="00C71DC8">
              <w:rPr>
                <w:b w:val="1"/>
                <w:bCs w:val="1"/>
                <w:color w:val="5C83B4"/>
                <w:spacing w:val="-2"/>
                <w:sz w:val="24"/>
                <w:szCs w:val="24"/>
                <w:lang w:val="en-US"/>
              </w:rPr>
              <w:t xml:space="preserve">Codes\\AXIAL CODE\\Q3 b- Member experience with the club\COMMUNITY AND BELONGING\Every member is very responsible and </w:t>
            </w:r>
            <w:r w:rsidRPr="3A33D0EC" w:rsidR="00C71DC8">
              <w:rPr>
                <w:b w:val="1"/>
                <w:bCs w:val="1"/>
                <w:color w:val="5C83B4"/>
                <w:spacing w:val="-2"/>
                <w:sz w:val="24"/>
                <w:szCs w:val="24"/>
                <w:lang w:val="en-US"/>
              </w:rPr>
              <w:t>there's</w:t>
            </w:r>
            <w:r w:rsidRPr="3A33D0EC" w:rsidR="00C71DC8">
              <w:rPr>
                <w:b w:val="1"/>
                <w:bCs w:val="1"/>
                <w:color w:val="5C83B4"/>
                <w:spacing w:val="-2"/>
                <w:sz w:val="24"/>
                <w:szCs w:val="24"/>
                <w:lang w:val="en-US"/>
              </w:rPr>
              <w:t xml:space="preserve"> no issue about the members not working.</w:t>
            </w:r>
          </w:p>
        </w:tc>
      </w:tr>
      <w:tr w:rsidRPr="00CC0718" w:rsidR="00C71DC8" w:rsidTr="3A33D0EC" w14:paraId="4E9F3914" w14:textId="77777777">
        <w:trPr>
          <w:trHeight w:val="458" w:hRule="exact"/>
        </w:trPr>
        <w:tc>
          <w:tcPr>
            <w:tcW w:w="1805" w:type="dxa"/>
            <w:shd w:val="clear" w:color="auto" w:fill="FFFFFF" w:themeFill="background1"/>
            <w:tcMar/>
          </w:tcPr>
          <w:p w:rsidRPr="00CC0718" w:rsidR="00C71DC8" w:rsidP="00244814" w:rsidRDefault="00C71DC8" w14:paraId="5B520542" w14:textId="77777777">
            <w:pPr>
              <w:rPr>
                <w:b/>
                <w:color w:val="5C83B4"/>
                <w:spacing w:val="-2"/>
                <w:sz w:val="24"/>
              </w:rPr>
            </w:pPr>
            <w:r w:rsidRPr="00CC0718">
              <w:rPr>
                <w:b/>
                <w:color w:val="5C83B4"/>
                <w:spacing w:val="-2"/>
                <w:sz w:val="24"/>
              </w:rPr>
              <w:t>Classification:</w:t>
            </w:r>
          </w:p>
        </w:tc>
        <w:tc>
          <w:tcPr>
            <w:tcW w:w="8912" w:type="dxa"/>
            <w:gridSpan w:val="7"/>
            <w:vMerge/>
            <w:tcMar/>
          </w:tcPr>
          <w:p w:rsidRPr="00CC0718" w:rsidR="00C71DC8" w:rsidP="00244814" w:rsidRDefault="00C71DC8" w14:paraId="74A08F1D" w14:textId="77777777"/>
        </w:tc>
      </w:tr>
      <w:tr w:rsidRPr="00CC0718" w:rsidR="00C71DC8" w:rsidTr="3A33D0EC" w14:paraId="66025BCD" w14:textId="77777777">
        <w:trPr>
          <w:trHeight w:val="444" w:hRule="exact"/>
        </w:trPr>
        <w:tc>
          <w:tcPr>
            <w:tcW w:w="1805" w:type="dxa"/>
            <w:shd w:val="clear" w:color="auto" w:fill="FFFFFF" w:themeFill="background1"/>
            <w:tcMar/>
          </w:tcPr>
          <w:p w:rsidRPr="00CC0718" w:rsidR="00C71DC8" w:rsidP="00244814" w:rsidRDefault="00C71DC8" w14:paraId="4D5DA389" w14:textId="77777777">
            <w:pPr>
              <w:rPr>
                <w:b/>
                <w:color w:val="5C83B4"/>
                <w:spacing w:val="-2"/>
                <w:sz w:val="24"/>
              </w:rPr>
            </w:pPr>
            <w:r w:rsidRPr="00CC0718">
              <w:rPr>
                <w:b/>
                <w:color w:val="5C83B4"/>
                <w:spacing w:val="-2"/>
                <w:sz w:val="24"/>
              </w:rPr>
              <w:t>Aggregated:</w:t>
            </w:r>
          </w:p>
        </w:tc>
        <w:tc>
          <w:tcPr>
            <w:tcW w:w="8912" w:type="dxa"/>
            <w:gridSpan w:val="7"/>
            <w:shd w:val="clear" w:color="auto" w:fill="FFFFFF" w:themeFill="background1"/>
            <w:tcMar/>
          </w:tcPr>
          <w:p w:rsidRPr="00CC0718" w:rsidR="00C71DC8" w:rsidP="00244814" w:rsidRDefault="00C71DC8" w14:paraId="1C578E7F" w14:textId="77777777">
            <w:pPr>
              <w:rPr>
                <w:b/>
                <w:color w:val="5C83B4"/>
                <w:spacing w:val="-2"/>
                <w:sz w:val="24"/>
              </w:rPr>
            </w:pPr>
            <w:r w:rsidRPr="00CC0718">
              <w:rPr>
                <w:b/>
                <w:color w:val="5C83B4"/>
                <w:spacing w:val="-2"/>
                <w:sz w:val="24"/>
              </w:rPr>
              <w:t>No</w:t>
            </w:r>
          </w:p>
        </w:tc>
      </w:tr>
      <w:tr w:rsidRPr="00CC0718" w:rsidR="00C71DC8" w:rsidTr="3A33D0EC" w14:paraId="43242FD4" w14:textId="77777777">
        <w:trPr>
          <w:trHeight w:val="344" w:hRule="exact"/>
        </w:trPr>
        <w:tc>
          <w:tcPr>
            <w:tcW w:w="3381" w:type="dxa"/>
            <w:gridSpan w:val="2"/>
            <w:tcBorders>
              <w:bottom w:val="single" w:color="8FB6EA" w:sz="5" w:space="0"/>
            </w:tcBorders>
            <w:shd w:val="clear" w:color="auto" w:fill="FFFFFF" w:themeFill="background1"/>
            <w:tcMar/>
          </w:tcPr>
          <w:p w:rsidRPr="00CC0718" w:rsidR="00C71DC8" w:rsidP="00244814" w:rsidRDefault="00C71DC8" w14:paraId="0388B41F" w14:textId="77777777">
            <w:pPr>
              <w:rPr>
                <w:color w:val="000000"/>
                <w:spacing w:val="-2"/>
                <w:sz w:val="18"/>
              </w:rPr>
            </w:pPr>
            <w:r w:rsidRPr="00CC0718">
              <w:rPr>
                <w:color w:val="000000"/>
                <w:spacing w:val="-2"/>
                <w:sz w:val="18"/>
              </w:rPr>
              <w:t>Document</w:t>
            </w:r>
          </w:p>
        </w:tc>
        <w:tc>
          <w:tcPr>
            <w:tcW w:w="1132" w:type="dxa"/>
            <w:tcBorders>
              <w:bottom w:val="single" w:color="8FB6EA" w:sz="5" w:space="0"/>
            </w:tcBorders>
            <w:shd w:val="clear" w:color="auto" w:fill="FFFFFF" w:themeFill="background1"/>
            <w:tcMar/>
          </w:tcPr>
          <w:p w:rsidRPr="00CC0718" w:rsidR="00C71DC8" w:rsidP="00244814" w:rsidRDefault="00C71DC8" w14:paraId="2E72CB46" w14:textId="77777777">
            <w:pPr>
              <w:rPr>
                <w:color w:val="000000"/>
                <w:spacing w:val="-2"/>
                <w:sz w:val="18"/>
              </w:rPr>
            </w:pPr>
            <w:r w:rsidRPr="00CC0718">
              <w:rPr>
                <w:color w:val="000000"/>
                <w:spacing w:val="-2"/>
                <w:sz w:val="18"/>
              </w:rPr>
              <w:t>1</w:t>
            </w:r>
          </w:p>
        </w:tc>
        <w:tc>
          <w:tcPr>
            <w:tcW w:w="1576" w:type="dxa"/>
            <w:gridSpan w:val="2"/>
            <w:tcBorders>
              <w:bottom w:val="single" w:color="8FB6EA" w:sz="5" w:space="0"/>
            </w:tcBorders>
            <w:shd w:val="clear" w:color="auto" w:fill="FFFFFF" w:themeFill="background1"/>
            <w:tcMar/>
          </w:tcPr>
          <w:p w:rsidRPr="00CC0718" w:rsidR="00C71DC8" w:rsidP="00244814" w:rsidRDefault="00C71DC8" w14:paraId="04ED173F" w14:textId="77777777">
            <w:pPr>
              <w:rPr>
                <w:color w:val="000000"/>
                <w:spacing w:val="-2"/>
                <w:sz w:val="18"/>
              </w:rPr>
            </w:pPr>
            <w:r w:rsidRPr="00CC0718">
              <w:rPr>
                <w:color w:val="000000"/>
                <w:spacing w:val="-2"/>
                <w:sz w:val="18"/>
              </w:rPr>
              <w:t>1</w:t>
            </w:r>
          </w:p>
        </w:tc>
        <w:tc>
          <w:tcPr>
            <w:tcW w:w="1362" w:type="dxa"/>
            <w:tcBorders>
              <w:bottom w:val="single" w:color="8FB6EA" w:sz="5" w:space="0"/>
            </w:tcBorders>
            <w:shd w:val="clear" w:color="auto" w:fill="FFFFFF" w:themeFill="background1"/>
            <w:tcMar/>
          </w:tcPr>
          <w:p w:rsidRPr="00CC0718" w:rsidR="00C71DC8" w:rsidP="00244814" w:rsidRDefault="00C71DC8" w14:paraId="16A1850F" w14:textId="77777777">
            <w:pPr>
              <w:rPr>
                <w:color w:val="000000"/>
                <w:spacing w:val="-2"/>
                <w:sz w:val="18"/>
              </w:rPr>
            </w:pPr>
            <w:r w:rsidRPr="00CC0718">
              <w:rPr>
                <w:color w:val="000000"/>
                <w:spacing w:val="-2"/>
                <w:sz w:val="18"/>
              </w:rPr>
              <w:t>14</w:t>
            </w:r>
          </w:p>
        </w:tc>
        <w:tc>
          <w:tcPr>
            <w:tcW w:w="1690" w:type="dxa"/>
            <w:tcBorders>
              <w:bottom w:val="single" w:color="8FB6EA" w:sz="5" w:space="0"/>
            </w:tcBorders>
            <w:shd w:val="clear" w:color="auto" w:fill="FFFFFF" w:themeFill="background1"/>
            <w:tcMar/>
          </w:tcPr>
          <w:p w:rsidRPr="00CC0718" w:rsidR="00C71DC8" w:rsidP="00244814" w:rsidRDefault="00C71DC8" w14:paraId="4D7A5AA1" w14:textId="77777777">
            <w:pPr>
              <w:rPr>
                <w:color w:val="000000"/>
                <w:spacing w:val="-2"/>
                <w:sz w:val="18"/>
              </w:rPr>
            </w:pPr>
            <w:r w:rsidRPr="00CC0718">
              <w:rPr>
                <w:color w:val="000000"/>
                <w:spacing w:val="-2"/>
                <w:sz w:val="18"/>
              </w:rPr>
              <w:t>1</w:t>
            </w:r>
          </w:p>
        </w:tc>
        <w:tc>
          <w:tcPr>
            <w:tcW w:w="1576" w:type="dxa"/>
            <w:tcBorders>
              <w:bottom w:val="single" w:color="8FB6EA" w:sz="5" w:space="0"/>
            </w:tcBorders>
            <w:shd w:val="clear" w:color="auto" w:fill="FFFFFF" w:themeFill="background1"/>
            <w:tcMar/>
          </w:tcPr>
          <w:p w:rsidRPr="00CC0718" w:rsidR="00C71DC8" w:rsidP="00244814" w:rsidRDefault="00C71DC8" w14:paraId="69F3A595" w14:textId="77777777">
            <w:pPr>
              <w:rPr>
                <w:color w:val="000000"/>
                <w:spacing w:val="-2"/>
                <w:sz w:val="18"/>
              </w:rPr>
            </w:pPr>
          </w:p>
        </w:tc>
      </w:tr>
      <w:tr w:rsidRPr="00CC0718" w:rsidR="00C71DC8" w:rsidTr="3A33D0EC" w14:paraId="16F906FF" w14:textId="77777777">
        <w:trPr>
          <w:trHeight w:val="444" w:hRule="exact"/>
        </w:trPr>
        <w:tc>
          <w:tcPr>
            <w:tcW w:w="10717" w:type="dxa"/>
            <w:gridSpan w:val="8"/>
            <w:tcBorders>
              <w:top w:val="single" w:color="8FB6EA" w:sz="5" w:space="0"/>
            </w:tcBorders>
            <w:tcMar/>
          </w:tcPr>
          <w:p w:rsidRPr="00CC0718" w:rsidR="00C71DC8" w:rsidP="00244814" w:rsidRDefault="00C71DC8" w14:paraId="5E4BA4AA" w14:textId="77777777"/>
        </w:tc>
      </w:tr>
      <w:tr w:rsidRPr="00CC0718" w:rsidR="00C71DC8" w:rsidTr="3A33D0EC" w14:paraId="67A4A930" w14:textId="77777777">
        <w:trPr>
          <w:trHeight w:val="602" w:hRule="exact"/>
        </w:trPr>
        <w:tc>
          <w:tcPr>
            <w:tcW w:w="10717" w:type="dxa"/>
            <w:gridSpan w:val="8"/>
            <w:shd w:val="clear" w:color="auto" w:fill="FFFFFF" w:themeFill="background1"/>
            <w:tcMar/>
          </w:tcPr>
          <w:p w:rsidRPr="00CC0718" w:rsidR="00C71DC8" w:rsidP="00244814" w:rsidRDefault="00C71DC8" w14:paraId="6A8E1410" w14:textId="77777777">
            <w:pPr>
              <w:rPr>
                <w:b/>
                <w:color w:val="5C83B4"/>
                <w:spacing w:val="-2"/>
                <w:sz w:val="24"/>
              </w:rPr>
            </w:pPr>
          </w:p>
        </w:tc>
      </w:tr>
      <w:tr w:rsidRPr="00CC0718" w:rsidR="00C71DC8" w:rsidTr="3A33D0EC" w14:paraId="2E3C3B73" w14:textId="77777777">
        <w:trPr>
          <w:trHeight w:val="459" w:hRule="exact"/>
        </w:trPr>
        <w:tc>
          <w:tcPr>
            <w:tcW w:w="1805" w:type="dxa"/>
            <w:shd w:val="clear" w:color="auto" w:fill="FFFFFF" w:themeFill="background1"/>
            <w:tcMar/>
          </w:tcPr>
          <w:p w:rsidRPr="00CC0718" w:rsidR="00C71DC8" w:rsidP="00244814" w:rsidRDefault="00C71DC8" w14:paraId="32FB8E8C" w14:textId="77777777">
            <w:pPr>
              <w:rPr>
                <w:b/>
                <w:color w:val="5C83B4"/>
                <w:spacing w:val="-2"/>
                <w:sz w:val="24"/>
              </w:rPr>
            </w:pPr>
            <w:r w:rsidRPr="00CC0718">
              <w:rPr>
                <w:b/>
                <w:color w:val="5C83B4"/>
                <w:spacing w:val="-2"/>
                <w:sz w:val="24"/>
              </w:rPr>
              <w:t>Nickname:</w:t>
            </w:r>
          </w:p>
        </w:tc>
        <w:tc>
          <w:tcPr>
            <w:tcW w:w="8912" w:type="dxa"/>
            <w:gridSpan w:val="7"/>
            <w:vMerge w:val="restart"/>
            <w:shd w:val="clear" w:color="auto" w:fill="FFFFFF" w:themeFill="background1"/>
            <w:tcMar/>
          </w:tcPr>
          <w:p w:rsidRPr="00CC0718" w:rsidR="00C71DC8" w:rsidP="00244814" w:rsidRDefault="00C71DC8" w14:paraId="77987137" w14:textId="77777777">
            <w:pPr>
              <w:rPr>
                <w:b/>
                <w:color w:val="5C83B4"/>
                <w:spacing w:val="-2"/>
                <w:sz w:val="24"/>
              </w:rPr>
            </w:pPr>
            <w:r w:rsidRPr="00CC0718">
              <w:rPr>
                <w:b/>
                <w:color w:val="5C83B4"/>
                <w:spacing w:val="-2"/>
                <w:sz w:val="24"/>
              </w:rPr>
              <w:t>Codes\\AXIAL CODE\\Q3 b- Member experience with the club\COMMUNITY AND BELONGING\Faith-Based Community</w:t>
            </w:r>
          </w:p>
        </w:tc>
      </w:tr>
      <w:tr w:rsidRPr="00CC0718" w:rsidR="00C71DC8" w:rsidTr="3A33D0EC" w14:paraId="3D810AD4" w14:textId="77777777">
        <w:trPr>
          <w:trHeight w:val="444" w:hRule="exact"/>
        </w:trPr>
        <w:tc>
          <w:tcPr>
            <w:tcW w:w="1805" w:type="dxa"/>
            <w:shd w:val="clear" w:color="auto" w:fill="FFFFFF" w:themeFill="background1"/>
            <w:tcMar/>
          </w:tcPr>
          <w:p w:rsidRPr="00CC0718" w:rsidR="00C71DC8" w:rsidP="00244814" w:rsidRDefault="00C71DC8" w14:paraId="57C176FA" w14:textId="77777777">
            <w:pPr>
              <w:rPr>
                <w:b/>
                <w:color w:val="5C83B4"/>
                <w:spacing w:val="-2"/>
                <w:sz w:val="24"/>
              </w:rPr>
            </w:pPr>
            <w:r w:rsidRPr="00CC0718">
              <w:rPr>
                <w:b/>
                <w:color w:val="5C83B4"/>
                <w:spacing w:val="-2"/>
                <w:sz w:val="24"/>
              </w:rPr>
              <w:t>Classification:</w:t>
            </w:r>
          </w:p>
        </w:tc>
        <w:tc>
          <w:tcPr>
            <w:tcW w:w="8912" w:type="dxa"/>
            <w:gridSpan w:val="7"/>
            <w:vMerge/>
            <w:tcMar/>
          </w:tcPr>
          <w:p w:rsidRPr="00CC0718" w:rsidR="00C71DC8" w:rsidP="00244814" w:rsidRDefault="00C71DC8" w14:paraId="33FE4A9C" w14:textId="77777777"/>
        </w:tc>
      </w:tr>
      <w:tr w:rsidRPr="00CC0718" w:rsidR="00C71DC8" w:rsidTr="3A33D0EC" w14:paraId="0198324F" w14:textId="77777777">
        <w:trPr>
          <w:trHeight w:val="458" w:hRule="exact"/>
        </w:trPr>
        <w:tc>
          <w:tcPr>
            <w:tcW w:w="1805" w:type="dxa"/>
            <w:shd w:val="clear" w:color="auto" w:fill="FFFFFF" w:themeFill="background1"/>
            <w:tcMar/>
          </w:tcPr>
          <w:p w:rsidRPr="00CC0718" w:rsidR="00C71DC8" w:rsidP="00244814" w:rsidRDefault="00C71DC8" w14:paraId="1A893DC9" w14:textId="77777777">
            <w:pPr>
              <w:rPr>
                <w:b/>
                <w:color w:val="5C83B4"/>
                <w:spacing w:val="-2"/>
                <w:sz w:val="24"/>
              </w:rPr>
            </w:pPr>
            <w:r w:rsidRPr="00CC0718">
              <w:rPr>
                <w:b/>
                <w:color w:val="5C83B4"/>
                <w:spacing w:val="-2"/>
                <w:sz w:val="24"/>
              </w:rPr>
              <w:t>Aggregated:</w:t>
            </w:r>
          </w:p>
        </w:tc>
        <w:tc>
          <w:tcPr>
            <w:tcW w:w="8912" w:type="dxa"/>
            <w:gridSpan w:val="7"/>
            <w:shd w:val="clear" w:color="auto" w:fill="FFFFFF" w:themeFill="background1"/>
            <w:tcMar/>
          </w:tcPr>
          <w:p w:rsidRPr="00CC0718" w:rsidR="00C71DC8" w:rsidP="00244814" w:rsidRDefault="00C71DC8" w14:paraId="1E140889" w14:textId="77777777">
            <w:pPr>
              <w:rPr>
                <w:b/>
                <w:color w:val="5C83B4"/>
                <w:spacing w:val="-2"/>
                <w:sz w:val="24"/>
              </w:rPr>
            </w:pPr>
            <w:r w:rsidRPr="00CC0718">
              <w:rPr>
                <w:b/>
                <w:color w:val="5C83B4"/>
                <w:spacing w:val="-2"/>
                <w:sz w:val="24"/>
              </w:rPr>
              <w:t>No</w:t>
            </w:r>
          </w:p>
        </w:tc>
      </w:tr>
      <w:tr w:rsidRPr="00CC0718" w:rsidR="00C71DC8" w:rsidTr="3A33D0EC" w14:paraId="0A3AFF94" w14:textId="77777777">
        <w:trPr>
          <w:trHeight w:val="330" w:hRule="exact"/>
        </w:trPr>
        <w:tc>
          <w:tcPr>
            <w:tcW w:w="3381" w:type="dxa"/>
            <w:gridSpan w:val="2"/>
            <w:tcBorders>
              <w:bottom w:val="single" w:color="8FB6EA" w:sz="5" w:space="0"/>
            </w:tcBorders>
            <w:shd w:val="clear" w:color="auto" w:fill="FFFFFF" w:themeFill="background1"/>
            <w:tcMar/>
          </w:tcPr>
          <w:p w:rsidRPr="00CC0718" w:rsidR="00C71DC8" w:rsidP="00244814" w:rsidRDefault="00C71DC8" w14:paraId="46CEBF90" w14:textId="77777777">
            <w:pPr>
              <w:rPr>
                <w:color w:val="000000"/>
                <w:spacing w:val="-2"/>
                <w:sz w:val="18"/>
              </w:rPr>
            </w:pPr>
            <w:r w:rsidRPr="00CC0718">
              <w:rPr>
                <w:color w:val="000000"/>
                <w:spacing w:val="-2"/>
                <w:sz w:val="18"/>
              </w:rPr>
              <w:t>Document</w:t>
            </w:r>
          </w:p>
        </w:tc>
        <w:tc>
          <w:tcPr>
            <w:tcW w:w="1132" w:type="dxa"/>
            <w:tcBorders>
              <w:bottom w:val="single" w:color="8FB6EA" w:sz="5" w:space="0"/>
            </w:tcBorders>
            <w:shd w:val="clear" w:color="auto" w:fill="FFFFFF" w:themeFill="background1"/>
            <w:tcMar/>
          </w:tcPr>
          <w:p w:rsidRPr="00CC0718" w:rsidR="00C71DC8" w:rsidP="00244814" w:rsidRDefault="00C71DC8" w14:paraId="0497E05E" w14:textId="77777777">
            <w:pPr>
              <w:rPr>
                <w:color w:val="000000"/>
                <w:spacing w:val="-2"/>
                <w:sz w:val="18"/>
              </w:rPr>
            </w:pPr>
            <w:r w:rsidRPr="00CC0718">
              <w:rPr>
                <w:color w:val="000000"/>
                <w:spacing w:val="-2"/>
                <w:sz w:val="18"/>
              </w:rPr>
              <w:t>1</w:t>
            </w:r>
          </w:p>
        </w:tc>
        <w:tc>
          <w:tcPr>
            <w:tcW w:w="1576" w:type="dxa"/>
            <w:gridSpan w:val="2"/>
            <w:tcBorders>
              <w:bottom w:val="single" w:color="8FB6EA" w:sz="5" w:space="0"/>
            </w:tcBorders>
            <w:shd w:val="clear" w:color="auto" w:fill="FFFFFF" w:themeFill="background1"/>
            <w:tcMar/>
          </w:tcPr>
          <w:p w:rsidRPr="00CC0718" w:rsidR="00C71DC8" w:rsidP="00244814" w:rsidRDefault="00C71DC8" w14:paraId="5187280D" w14:textId="77777777">
            <w:pPr>
              <w:rPr>
                <w:color w:val="000000"/>
                <w:spacing w:val="-2"/>
                <w:sz w:val="18"/>
              </w:rPr>
            </w:pPr>
            <w:r w:rsidRPr="00CC0718">
              <w:rPr>
                <w:color w:val="000000"/>
                <w:spacing w:val="-2"/>
                <w:sz w:val="18"/>
              </w:rPr>
              <w:t>1</w:t>
            </w:r>
          </w:p>
        </w:tc>
        <w:tc>
          <w:tcPr>
            <w:tcW w:w="1362" w:type="dxa"/>
            <w:tcBorders>
              <w:bottom w:val="single" w:color="8FB6EA" w:sz="5" w:space="0"/>
            </w:tcBorders>
            <w:shd w:val="clear" w:color="auto" w:fill="FFFFFF" w:themeFill="background1"/>
            <w:tcMar/>
          </w:tcPr>
          <w:p w:rsidRPr="00CC0718" w:rsidR="00C71DC8" w:rsidP="00244814" w:rsidRDefault="00C71DC8" w14:paraId="49185383" w14:textId="77777777">
            <w:pPr>
              <w:rPr>
                <w:color w:val="000000"/>
                <w:spacing w:val="-2"/>
                <w:sz w:val="18"/>
              </w:rPr>
            </w:pPr>
            <w:r w:rsidRPr="00CC0718">
              <w:rPr>
                <w:color w:val="000000"/>
                <w:spacing w:val="-2"/>
                <w:sz w:val="18"/>
              </w:rPr>
              <w:t>6</w:t>
            </w:r>
          </w:p>
        </w:tc>
        <w:tc>
          <w:tcPr>
            <w:tcW w:w="1690" w:type="dxa"/>
            <w:tcBorders>
              <w:bottom w:val="single" w:color="8FB6EA" w:sz="5" w:space="0"/>
            </w:tcBorders>
            <w:shd w:val="clear" w:color="auto" w:fill="FFFFFF" w:themeFill="background1"/>
            <w:tcMar/>
          </w:tcPr>
          <w:p w:rsidRPr="00CC0718" w:rsidR="00C71DC8" w:rsidP="00244814" w:rsidRDefault="00C71DC8" w14:paraId="4548ABCB" w14:textId="77777777">
            <w:pPr>
              <w:rPr>
                <w:color w:val="000000"/>
                <w:spacing w:val="-2"/>
                <w:sz w:val="18"/>
              </w:rPr>
            </w:pPr>
            <w:r w:rsidRPr="00CC0718">
              <w:rPr>
                <w:color w:val="000000"/>
                <w:spacing w:val="-2"/>
                <w:sz w:val="18"/>
              </w:rPr>
              <w:t>1</w:t>
            </w:r>
          </w:p>
        </w:tc>
        <w:tc>
          <w:tcPr>
            <w:tcW w:w="1576" w:type="dxa"/>
            <w:tcBorders>
              <w:bottom w:val="single" w:color="8FB6EA" w:sz="5" w:space="0"/>
            </w:tcBorders>
            <w:shd w:val="clear" w:color="auto" w:fill="FFFFFF" w:themeFill="background1"/>
            <w:tcMar/>
          </w:tcPr>
          <w:p w:rsidRPr="00CC0718" w:rsidR="00C71DC8" w:rsidP="00244814" w:rsidRDefault="00C71DC8" w14:paraId="0FF37778" w14:textId="77777777">
            <w:pPr>
              <w:rPr>
                <w:color w:val="000000"/>
                <w:spacing w:val="-2"/>
                <w:sz w:val="18"/>
              </w:rPr>
            </w:pPr>
          </w:p>
        </w:tc>
      </w:tr>
      <w:tr w:rsidRPr="00CC0718" w:rsidR="00C71DC8" w:rsidTr="3A33D0EC" w14:paraId="7B4455A0" w14:textId="77777777">
        <w:trPr>
          <w:trHeight w:val="458" w:hRule="exact"/>
        </w:trPr>
        <w:tc>
          <w:tcPr>
            <w:tcW w:w="10717" w:type="dxa"/>
            <w:gridSpan w:val="8"/>
            <w:tcBorders>
              <w:top w:val="single" w:color="8FB6EA" w:sz="5" w:space="0"/>
            </w:tcBorders>
            <w:tcMar/>
          </w:tcPr>
          <w:p w:rsidRPr="00CC0718" w:rsidR="00C71DC8" w:rsidP="00244814" w:rsidRDefault="00C71DC8" w14:paraId="146B8119" w14:textId="77777777"/>
        </w:tc>
      </w:tr>
      <w:tr w:rsidRPr="00CC0718" w:rsidR="00C71DC8" w:rsidTr="3A33D0EC" w14:paraId="182C185F" w14:textId="77777777">
        <w:trPr>
          <w:trHeight w:val="602" w:hRule="exact"/>
        </w:trPr>
        <w:tc>
          <w:tcPr>
            <w:tcW w:w="10717" w:type="dxa"/>
            <w:gridSpan w:val="8"/>
            <w:shd w:val="clear" w:color="auto" w:fill="FFFFFF" w:themeFill="background1"/>
            <w:tcMar/>
          </w:tcPr>
          <w:p w:rsidRPr="00CC0718" w:rsidR="00C71DC8" w:rsidP="00244814" w:rsidRDefault="00C71DC8" w14:paraId="0795C826" w14:textId="77777777">
            <w:pPr>
              <w:rPr>
                <w:b/>
                <w:color w:val="5C83B4"/>
                <w:spacing w:val="-2"/>
                <w:sz w:val="24"/>
              </w:rPr>
            </w:pPr>
          </w:p>
        </w:tc>
      </w:tr>
      <w:tr w:rsidRPr="00CC0718" w:rsidR="00C71DC8" w:rsidTr="3A33D0EC" w14:paraId="73E01C17" w14:textId="77777777">
        <w:trPr>
          <w:trHeight w:val="444" w:hRule="exact"/>
        </w:trPr>
        <w:tc>
          <w:tcPr>
            <w:tcW w:w="1805" w:type="dxa"/>
            <w:shd w:val="clear" w:color="auto" w:fill="FFFFFF" w:themeFill="background1"/>
            <w:tcMar/>
          </w:tcPr>
          <w:p w:rsidRPr="00CC0718" w:rsidR="00C71DC8" w:rsidP="00244814" w:rsidRDefault="00C71DC8" w14:paraId="6EAFC1AF" w14:textId="77777777">
            <w:pPr>
              <w:rPr>
                <w:b/>
                <w:color w:val="5C83B4"/>
                <w:spacing w:val="-2"/>
                <w:sz w:val="24"/>
              </w:rPr>
            </w:pPr>
            <w:r w:rsidRPr="00CC0718">
              <w:rPr>
                <w:b/>
                <w:color w:val="5C83B4"/>
                <w:spacing w:val="-2"/>
                <w:sz w:val="24"/>
              </w:rPr>
              <w:lastRenderedPageBreak/>
              <w:t>Nickname:</w:t>
            </w:r>
          </w:p>
        </w:tc>
        <w:tc>
          <w:tcPr>
            <w:tcW w:w="8912" w:type="dxa"/>
            <w:gridSpan w:val="7"/>
            <w:vMerge w:val="restart"/>
            <w:shd w:val="clear" w:color="auto" w:fill="FFFFFF" w:themeFill="background1"/>
            <w:tcMar/>
          </w:tcPr>
          <w:p w:rsidRPr="00CC0718" w:rsidR="00C71DC8" w:rsidP="3A33D0EC" w:rsidRDefault="00C71DC8" w14:paraId="67A65A39" w14:textId="77777777">
            <w:pPr>
              <w:rPr>
                <w:b w:val="1"/>
                <w:bCs w:val="1"/>
                <w:color w:val="5C83B4"/>
                <w:spacing w:val="-2"/>
                <w:sz w:val="24"/>
                <w:szCs w:val="24"/>
                <w:lang w:val="en-US"/>
              </w:rPr>
            </w:pPr>
            <w:r w:rsidRPr="3A33D0EC" w:rsidR="00C71DC8">
              <w:rPr>
                <w:b w:val="1"/>
                <w:bCs w:val="1"/>
                <w:color w:val="5C83B4"/>
                <w:spacing w:val="-2"/>
                <w:sz w:val="24"/>
                <w:szCs w:val="24"/>
                <w:lang w:val="en-US"/>
              </w:rPr>
              <w:t>Codes\\AXIAL CODE\\Q3 b- Member experience with the club\COMMUNITY AND BELONGING\</w:t>
            </w:r>
            <w:r w:rsidRPr="3A33D0EC" w:rsidR="00C71DC8">
              <w:rPr>
                <w:b w:val="1"/>
                <w:bCs w:val="1"/>
                <w:color w:val="5C83B4"/>
                <w:spacing w:val="-2"/>
                <w:sz w:val="24"/>
                <w:szCs w:val="24"/>
                <w:lang w:val="en-US"/>
              </w:rPr>
              <w:t>Good experience</w:t>
            </w:r>
            <w:r w:rsidRPr="3A33D0EC" w:rsidR="00C71DC8">
              <w:rPr>
                <w:b w:val="1"/>
                <w:bCs w:val="1"/>
                <w:color w:val="5C83B4"/>
                <w:spacing w:val="-2"/>
                <w:sz w:val="24"/>
                <w:szCs w:val="24"/>
                <w:lang w:val="en-US"/>
              </w:rPr>
              <w:t xml:space="preserve"> to feel close to home</w:t>
            </w:r>
          </w:p>
        </w:tc>
      </w:tr>
      <w:tr w:rsidRPr="00CC0718" w:rsidR="00C71DC8" w:rsidTr="3A33D0EC" w14:paraId="449E3B6A" w14:textId="77777777">
        <w:trPr>
          <w:trHeight w:val="459" w:hRule="exact"/>
        </w:trPr>
        <w:tc>
          <w:tcPr>
            <w:tcW w:w="1805" w:type="dxa"/>
            <w:shd w:val="clear" w:color="auto" w:fill="FFFFFF" w:themeFill="background1"/>
            <w:tcMar/>
          </w:tcPr>
          <w:p w:rsidRPr="00CC0718" w:rsidR="00C71DC8" w:rsidP="00244814" w:rsidRDefault="00C71DC8" w14:paraId="77A280F5" w14:textId="77777777">
            <w:pPr>
              <w:rPr>
                <w:b/>
                <w:color w:val="5C83B4"/>
                <w:spacing w:val="-2"/>
                <w:sz w:val="24"/>
              </w:rPr>
            </w:pPr>
            <w:r w:rsidRPr="00CC0718">
              <w:rPr>
                <w:b/>
                <w:color w:val="5C83B4"/>
                <w:spacing w:val="-2"/>
                <w:sz w:val="24"/>
              </w:rPr>
              <w:t>Classification:</w:t>
            </w:r>
          </w:p>
        </w:tc>
        <w:tc>
          <w:tcPr>
            <w:tcW w:w="8912" w:type="dxa"/>
            <w:gridSpan w:val="7"/>
            <w:vMerge/>
            <w:tcMar/>
          </w:tcPr>
          <w:p w:rsidRPr="00CC0718" w:rsidR="00C71DC8" w:rsidP="00244814" w:rsidRDefault="00C71DC8" w14:paraId="303A38B5" w14:textId="77777777"/>
        </w:tc>
      </w:tr>
      <w:tr w:rsidRPr="00CC0718" w:rsidR="00C71DC8" w:rsidTr="3A33D0EC" w14:paraId="6D0ED78C" w14:textId="77777777">
        <w:trPr>
          <w:trHeight w:val="444" w:hRule="exact"/>
        </w:trPr>
        <w:tc>
          <w:tcPr>
            <w:tcW w:w="1805" w:type="dxa"/>
            <w:shd w:val="clear" w:color="auto" w:fill="FFFFFF" w:themeFill="background1"/>
            <w:tcMar/>
          </w:tcPr>
          <w:p w:rsidRPr="00CC0718" w:rsidR="00C71DC8" w:rsidP="00244814" w:rsidRDefault="00C71DC8" w14:paraId="055A2C2D" w14:textId="77777777">
            <w:pPr>
              <w:rPr>
                <w:b/>
                <w:color w:val="5C83B4"/>
                <w:spacing w:val="-2"/>
                <w:sz w:val="24"/>
              </w:rPr>
            </w:pPr>
            <w:r w:rsidRPr="00CC0718">
              <w:rPr>
                <w:b/>
                <w:color w:val="5C83B4"/>
                <w:spacing w:val="-2"/>
                <w:sz w:val="24"/>
              </w:rPr>
              <w:t>Aggregated:</w:t>
            </w:r>
          </w:p>
        </w:tc>
        <w:tc>
          <w:tcPr>
            <w:tcW w:w="8912" w:type="dxa"/>
            <w:gridSpan w:val="7"/>
            <w:shd w:val="clear" w:color="auto" w:fill="FFFFFF" w:themeFill="background1"/>
            <w:tcMar/>
          </w:tcPr>
          <w:p w:rsidRPr="00CC0718" w:rsidR="00C71DC8" w:rsidP="00244814" w:rsidRDefault="00C71DC8" w14:paraId="6F5D6594" w14:textId="77777777">
            <w:pPr>
              <w:rPr>
                <w:b/>
                <w:color w:val="5C83B4"/>
                <w:spacing w:val="-2"/>
                <w:sz w:val="24"/>
              </w:rPr>
            </w:pPr>
            <w:r w:rsidRPr="00CC0718">
              <w:rPr>
                <w:b/>
                <w:color w:val="5C83B4"/>
                <w:spacing w:val="-2"/>
                <w:sz w:val="24"/>
              </w:rPr>
              <w:t>No</w:t>
            </w:r>
          </w:p>
        </w:tc>
      </w:tr>
      <w:tr w:rsidRPr="00CC0718" w:rsidR="00C71DC8" w:rsidTr="3A33D0EC" w14:paraId="623A8AD7" w14:textId="77777777">
        <w:trPr>
          <w:trHeight w:val="344" w:hRule="exact"/>
        </w:trPr>
        <w:tc>
          <w:tcPr>
            <w:tcW w:w="3381" w:type="dxa"/>
            <w:gridSpan w:val="2"/>
            <w:tcBorders>
              <w:bottom w:val="single" w:color="8FB6EA" w:sz="5" w:space="0"/>
            </w:tcBorders>
            <w:shd w:val="clear" w:color="auto" w:fill="FFFFFF" w:themeFill="background1"/>
            <w:tcMar/>
          </w:tcPr>
          <w:p w:rsidRPr="00CC0718" w:rsidR="00C71DC8" w:rsidP="00244814" w:rsidRDefault="00C71DC8" w14:paraId="6D700E91" w14:textId="77777777">
            <w:pPr>
              <w:rPr>
                <w:color w:val="000000"/>
                <w:spacing w:val="-2"/>
                <w:sz w:val="18"/>
              </w:rPr>
            </w:pPr>
            <w:r w:rsidRPr="00CC0718">
              <w:rPr>
                <w:color w:val="000000"/>
                <w:spacing w:val="-2"/>
                <w:sz w:val="18"/>
              </w:rPr>
              <w:t>Document</w:t>
            </w:r>
          </w:p>
        </w:tc>
        <w:tc>
          <w:tcPr>
            <w:tcW w:w="1132" w:type="dxa"/>
            <w:tcBorders>
              <w:bottom w:val="single" w:color="8FB6EA" w:sz="5" w:space="0"/>
            </w:tcBorders>
            <w:shd w:val="clear" w:color="auto" w:fill="FFFFFF" w:themeFill="background1"/>
            <w:tcMar/>
          </w:tcPr>
          <w:p w:rsidRPr="00CC0718" w:rsidR="00C71DC8" w:rsidP="00244814" w:rsidRDefault="00C71DC8" w14:paraId="7EEBC27D" w14:textId="77777777">
            <w:pPr>
              <w:rPr>
                <w:color w:val="000000"/>
                <w:spacing w:val="-2"/>
                <w:sz w:val="18"/>
              </w:rPr>
            </w:pPr>
            <w:r w:rsidRPr="00CC0718">
              <w:rPr>
                <w:color w:val="000000"/>
                <w:spacing w:val="-2"/>
                <w:sz w:val="18"/>
              </w:rPr>
              <w:t>1</w:t>
            </w:r>
          </w:p>
        </w:tc>
        <w:tc>
          <w:tcPr>
            <w:tcW w:w="1576" w:type="dxa"/>
            <w:gridSpan w:val="2"/>
            <w:tcBorders>
              <w:bottom w:val="single" w:color="8FB6EA" w:sz="5" w:space="0"/>
            </w:tcBorders>
            <w:shd w:val="clear" w:color="auto" w:fill="FFFFFF" w:themeFill="background1"/>
            <w:tcMar/>
          </w:tcPr>
          <w:p w:rsidRPr="00CC0718" w:rsidR="00C71DC8" w:rsidP="00244814" w:rsidRDefault="00C71DC8" w14:paraId="35913251" w14:textId="77777777">
            <w:pPr>
              <w:rPr>
                <w:color w:val="000000"/>
                <w:spacing w:val="-2"/>
                <w:sz w:val="18"/>
              </w:rPr>
            </w:pPr>
            <w:r w:rsidRPr="00CC0718">
              <w:rPr>
                <w:color w:val="000000"/>
                <w:spacing w:val="-2"/>
                <w:sz w:val="18"/>
              </w:rPr>
              <w:t>1</w:t>
            </w:r>
          </w:p>
        </w:tc>
        <w:tc>
          <w:tcPr>
            <w:tcW w:w="1362" w:type="dxa"/>
            <w:tcBorders>
              <w:bottom w:val="single" w:color="8FB6EA" w:sz="5" w:space="0"/>
            </w:tcBorders>
            <w:shd w:val="clear" w:color="auto" w:fill="FFFFFF" w:themeFill="background1"/>
            <w:tcMar/>
          </w:tcPr>
          <w:p w:rsidRPr="00CC0718" w:rsidR="00C71DC8" w:rsidP="00244814" w:rsidRDefault="00C71DC8" w14:paraId="1E441F7A" w14:textId="77777777">
            <w:pPr>
              <w:rPr>
                <w:color w:val="000000"/>
                <w:spacing w:val="-2"/>
                <w:sz w:val="18"/>
              </w:rPr>
            </w:pPr>
            <w:r w:rsidRPr="00CC0718">
              <w:rPr>
                <w:color w:val="000000"/>
                <w:spacing w:val="-2"/>
                <w:sz w:val="18"/>
              </w:rPr>
              <w:t>7</w:t>
            </w:r>
          </w:p>
        </w:tc>
        <w:tc>
          <w:tcPr>
            <w:tcW w:w="1690" w:type="dxa"/>
            <w:tcBorders>
              <w:bottom w:val="single" w:color="8FB6EA" w:sz="5" w:space="0"/>
            </w:tcBorders>
            <w:shd w:val="clear" w:color="auto" w:fill="FFFFFF" w:themeFill="background1"/>
            <w:tcMar/>
          </w:tcPr>
          <w:p w:rsidRPr="00CC0718" w:rsidR="00C71DC8" w:rsidP="00244814" w:rsidRDefault="00C71DC8" w14:paraId="36783AD3" w14:textId="77777777">
            <w:pPr>
              <w:rPr>
                <w:color w:val="000000"/>
                <w:spacing w:val="-2"/>
                <w:sz w:val="18"/>
              </w:rPr>
            </w:pPr>
            <w:r w:rsidRPr="00CC0718">
              <w:rPr>
                <w:color w:val="000000"/>
                <w:spacing w:val="-2"/>
                <w:sz w:val="18"/>
              </w:rPr>
              <w:t>1</w:t>
            </w:r>
          </w:p>
        </w:tc>
        <w:tc>
          <w:tcPr>
            <w:tcW w:w="1576" w:type="dxa"/>
            <w:tcBorders>
              <w:bottom w:val="single" w:color="8FB6EA" w:sz="5" w:space="0"/>
            </w:tcBorders>
            <w:shd w:val="clear" w:color="auto" w:fill="FFFFFF" w:themeFill="background1"/>
            <w:tcMar/>
          </w:tcPr>
          <w:p w:rsidRPr="00CC0718" w:rsidR="00C71DC8" w:rsidP="00244814" w:rsidRDefault="00C71DC8" w14:paraId="3D7590A3" w14:textId="77777777">
            <w:pPr>
              <w:rPr>
                <w:color w:val="000000"/>
                <w:spacing w:val="-2"/>
                <w:sz w:val="18"/>
              </w:rPr>
            </w:pPr>
          </w:p>
        </w:tc>
      </w:tr>
      <w:tr w:rsidRPr="00CC0718" w:rsidR="00C71DC8" w:rsidTr="3A33D0EC" w14:paraId="79F710AF" w14:textId="77777777">
        <w:trPr>
          <w:trHeight w:val="458" w:hRule="exact"/>
        </w:trPr>
        <w:tc>
          <w:tcPr>
            <w:tcW w:w="10717" w:type="dxa"/>
            <w:gridSpan w:val="8"/>
            <w:tcBorders>
              <w:top w:val="single" w:color="8FB6EA" w:sz="5" w:space="0"/>
            </w:tcBorders>
            <w:tcMar/>
          </w:tcPr>
          <w:p w:rsidRPr="00CC0718" w:rsidR="00C71DC8" w:rsidP="00244814" w:rsidRDefault="00C71DC8" w14:paraId="7AED3AD6" w14:textId="77777777"/>
        </w:tc>
      </w:tr>
      <w:tr w:rsidRPr="00CC0718" w:rsidR="00C71DC8" w:rsidTr="3A33D0EC" w14:paraId="6547220E" w14:textId="77777777">
        <w:trPr>
          <w:trHeight w:val="602" w:hRule="exact"/>
        </w:trPr>
        <w:tc>
          <w:tcPr>
            <w:tcW w:w="10717" w:type="dxa"/>
            <w:gridSpan w:val="8"/>
            <w:shd w:val="clear" w:color="auto" w:fill="FFFFFF" w:themeFill="background1"/>
            <w:tcMar/>
          </w:tcPr>
          <w:p w:rsidRPr="00CC0718" w:rsidR="00C71DC8" w:rsidP="00244814" w:rsidRDefault="00C71DC8" w14:paraId="16480DD3" w14:textId="77777777">
            <w:pPr>
              <w:rPr>
                <w:b/>
                <w:color w:val="5C83B4"/>
                <w:spacing w:val="-2"/>
                <w:sz w:val="24"/>
              </w:rPr>
            </w:pPr>
          </w:p>
        </w:tc>
      </w:tr>
      <w:tr w:rsidRPr="00CC0718" w:rsidR="00C71DC8" w:rsidTr="3A33D0EC" w14:paraId="7AAD195D" w14:textId="77777777">
        <w:trPr>
          <w:trHeight w:val="444" w:hRule="exact"/>
        </w:trPr>
        <w:tc>
          <w:tcPr>
            <w:tcW w:w="1805" w:type="dxa"/>
            <w:shd w:val="clear" w:color="auto" w:fill="FFFFFF" w:themeFill="background1"/>
            <w:tcMar/>
          </w:tcPr>
          <w:p w:rsidRPr="00CC0718" w:rsidR="00C71DC8" w:rsidP="00244814" w:rsidRDefault="00C71DC8" w14:paraId="74F25B15" w14:textId="77777777">
            <w:pPr>
              <w:rPr>
                <w:b/>
                <w:color w:val="5C83B4"/>
                <w:spacing w:val="-2"/>
                <w:sz w:val="24"/>
              </w:rPr>
            </w:pPr>
            <w:r w:rsidRPr="00CC0718">
              <w:rPr>
                <w:b/>
                <w:color w:val="5C83B4"/>
                <w:spacing w:val="-2"/>
                <w:sz w:val="24"/>
              </w:rPr>
              <w:t>Nickname:</w:t>
            </w:r>
          </w:p>
        </w:tc>
        <w:tc>
          <w:tcPr>
            <w:tcW w:w="8912" w:type="dxa"/>
            <w:gridSpan w:val="7"/>
            <w:vMerge w:val="restart"/>
            <w:shd w:val="clear" w:color="auto" w:fill="FFFFFF" w:themeFill="background1"/>
            <w:tcMar/>
          </w:tcPr>
          <w:p w:rsidRPr="00CC0718" w:rsidR="00C71DC8" w:rsidP="00244814" w:rsidRDefault="00C71DC8" w14:paraId="109D3955" w14:textId="77777777">
            <w:pPr>
              <w:rPr>
                <w:b/>
                <w:color w:val="5C83B4"/>
                <w:spacing w:val="-2"/>
                <w:sz w:val="24"/>
              </w:rPr>
            </w:pPr>
            <w:r w:rsidRPr="00CC0718">
              <w:rPr>
                <w:b/>
                <w:color w:val="5C83B4"/>
                <w:spacing w:val="-2"/>
                <w:sz w:val="24"/>
              </w:rPr>
              <w:t>Codes\\AXIAL CODE\\Q3 b- Member experience with the club\COMMUNITY AND BELONGING\Graduate-Centric Group</w:t>
            </w:r>
          </w:p>
        </w:tc>
      </w:tr>
      <w:tr w:rsidRPr="00CC0718" w:rsidR="00C71DC8" w:rsidTr="3A33D0EC" w14:paraId="7F0CEDEE" w14:textId="77777777">
        <w:trPr>
          <w:trHeight w:val="459" w:hRule="exact"/>
        </w:trPr>
        <w:tc>
          <w:tcPr>
            <w:tcW w:w="1805" w:type="dxa"/>
            <w:shd w:val="clear" w:color="auto" w:fill="FFFFFF" w:themeFill="background1"/>
            <w:tcMar/>
          </w:tcPr>
          <w:p w:rsidRPr="00CC0718" w:rsidR="00C71DC8" w:rsidP="00244814" w:rsidRDefault="00C71DC8" w14:paraId="5DB2FA6C" w14:textId="77777777">
            <w:pPr>
              <w:rPr>
                <w:b/>
                <w:color w:val="5C83B4"/>
                <w:spacing w:val="-2"/>
                <w:sz w:val="24"/>
              </w:rPr>
            </w:pPr>
            <w:r w:rsidRPr="00CC0718">
              <w:rPr>
                <w:b/>
                <w:color w:val="5C83B4"/>
                <w:spacing w:val="-2"/>
                <w:sz w:val="24"/>
              </w:rPr>
              <w:t>Classification:</w:t>
            </w:r>
          </w:p>
        </w:tc>
        <w:tc>
          <w:tcPr>
            <w:tcW w:w="8912" w:type="dxa"/>
            <w:gridSpan w:val="7"/>
            <w:vMerge/>
            <w:tcMar/>
          </w:tcPr>
          <w:p w:rsidRPr="00CC0718" w:rsidR="00C71DC8" w:rsidP="00244814" w:rsidRDefault="00C71DC8" w14:paraId="363DE1D1" w14:textId="77777777"/>
        </w:tc>
      </w:tr>
      <w:tr w:rsidRPr="00CC0718" w:rsidR="00C71DC8" w:rsidTr="3A33D0EC" w14:paraId="5467654A" w14:textId="77777777">
        <w:trPr>
          <w:trHeight w:val="444" w:hRule="exact"/>
        </w:trPr>
        <w:tc>
          <w:tcPr>
            <w:tcW w:w="1805" w:type="dxa"/>
            <w:shd w:val="clear" w:color="auto" w:fill="FFFFFF" w:themeFill="background1"/>
            <w:tcMar/>
          </w:tcPr>
          <w:p w:rsidRPr="00CC0718" w:rsidR="00C71DC8" w:rsidP="00244814" w:rsidRDefault="00C71DC8" w14:paraId="2E10CFF4" w14:textId="77777777">
            <w:pPr>
              <w:rPr>
                <w:b/>
                <w:color w:val="5C83B4"/>
                <w:spacing w:val="-2"/>
                <w:sz w:val="24"/>
              </w:rPr>
            </w:pPr>
            <w:r w:rsidRPr="00CC0718">
              <w:rPr>
                <w:b/>
                <w:color w:val="5C83B4"/>
                <w:spacing w:val="-2"/>
                <w:sz w:val="24"/>
              </w:rPr>
              <w:t>Aggregated:</w:t>
            </w:r>
          </w:p>
        </w:tc>
        <w:tc>
          <w:tcPr>
            <w:tcW w:w="8912" w:type="dxa"/>
            <w:gridSpan w:val="7"/>
            <w:shd w:val="clear" w:color="auto" w:fill="FFFFFF" w:themeFill="background1"/>
            <w:tcMar/>
          </w:tcPr>
          <w:p w:rsidRPr="00CC0718" w:rsidR="00C71DC8" w:rsidP="00244814" w:rsidRDefault="00C71DC8" w14:paraId="56068D4B" w14:textId="77777777">
            <w:pPr>
              <w:rPr>
                <w:b/>
                <w:color w:val="5C83B4"/>
                <w:spacing w:val="-2"/>
                <w:sz w:val="24"/>
              </w:rPr>
            </w:pPr>
            <w:r w:rsidRPr="00CC0718">
              <w:rPr>
                <w:b/>
                <w:color w:val="5C83B4"/>
                <w:spacing w:val="-2"/>
                <w:sz w:val="24"/>
              </w:rPr>
              <w:t>No</w:t>
            </w:r>
          </w:p>
        </w:tc>
      </w:tr>
      <w:tr w:rsidRPr="00CC0718" w:rsidR="00C71DC8" w:rsidTr="3A33D0EC" w14:paraId="36C102BA" w14:textId="77777777">
        <w:trPr>
          <w:trHeight w:val="344" w:hRule="exact"/>
        </w:trPr>
        <w:tc>
          <w:tcPr>
            <w:tcW w:w="3381" w:type="dxa"/>
            <w:gridSpan w:val="2"/>
            <w:tcBorders>
              <w:bottom w:val="single" w:color="8FB6EA" w:sz="5" w:space="0"/>
            </w:tcBorders>
            <w:shd w:val="clear" w:color="auto" w:fill="FFFFFF" w:themeFill="background1"/>
            <w:tcMar/>
          </w:tcPr>
          <w:p w:rsidRPr="00CC0718" w:rsidR="00C71DC8" w:rsidP="00244814" w:rsidRDefault="00C71DC8" w14:paraId="1DA5A911" w14:textId="77777777">
            <w:pPr>
              <w:rPr>
                <w:color w:val="000000"/>
                <w:spacing w:val="-2"/>
                <w:sz w:val="18"/>
              </w:rPr>
            </w:pPr>
            <w:r w:rsidRPr="00CC0718">
              <w:rPr>
                <w:color w:val="000000"/>
                <w:spacing w:val="-2"/>
                <w:sz w:val="18"/>
              </w:rPr>
              <w:t>Document</w:t>
            </w:r>
          </w:p>
        </w:tc>
        <w:tc>
          <w:tcPr>
            <w:tcW w:w="1132" w:type="dxa"/>
            <w:tcBorders>
              <w:bottom w:val="single" w:color="8FB6EA" w:sz="5" w:space="0"/>
            </w:tcBorders>
            <w:shd w:val="clear" w:color="auto" w:fill="FFFFFF" w:themeFill="background1"/>
            <w:tcMar/>
          </w:tcPr>
          <w:p w:rsidRPr="00CC0718" w:rsidR="00C71DC8" w:rsidP="00244814" w:rsidRDefault="00C71DC8" w14:paraId="7753BB34" w14:textId="77777777">
            <w:pPr>
              <w:rPr>
                <w:color w:val="000000"/>
                <w:spacing w:val="-2"/>
                <w:sz w:val="18"/>
              </w:rPr>
            </w:pPr>
            <w:r w:rsidRPr="00CC0718">
              <w:rPr>
                <w:color w:val="000000"/>
                <w:spacing w:val="-2"/>
                <w:sz w:val="18"/>
              </w:rPr>
              <w:t>1</w:t>
            </w:r>
          </w:p>
        </w:tc>
        <w:tc>
          <w:tcPr>
            <w:tcW w:w="1576" w:type="dxa"/>
            <w:gridSpan w:val="2"/>
            <w:tcBorders>
              <w:bottom w:val="single" w:color="8FB6EA" w:sz="5" w:space="0"/>
            </w:tcBorders>
            <w:shd w:val="clear" w:color="auto" w:fill="FFFFFF" w:themeFill="background1"/>
            <w:tcMar/>
          </w:tcPr>
          <w:p w:rsidRPr="00CC0718" w:rsidR="00C71DC8" w:rsidP="00244814" w:rsidRDefault="00C71DC8" w14:paraId="6241A569" w14:textId="77777777">
            <w:pPr>
              <w:rPr>
                <w:color w:val="000000"/>
                <w:spacing w:val="-2"/>
                <w:sz w:val="18"/>
              </w:rPr>
            </w:pPr>
            <w:r w:rsidRPr="00CC0718">
              <w:rPr>
                <w:color w:val="000000"/>
                <w:spacing w:val="-2"/>
                <w:sz w:val="18"/>
              </w:rPr>
              <w:t>1</w:t>
            </w:r>
          </w:p>
        </w:tc>
        <w:tc>
          <w:tcPr>
            <w:tcW w:w="1362" w:type="dxa"/>
            <w:tcBorders>
              <w:bottom w:val="single" w:color="8FB6EA" w:sz="5" w:space="0"/>
            </w:tcBorders>
            <w:shd w:val="clear" w:color="auto" w:fill="FFFFFF" w:themeFill="background1"/>
            <w:tcMar/>
          </w:tcPr>
          <w:p w:rsidRPr="00CC0718" w:rsidR="00C71DC8" w:rsidP="00244814" w:rsidRDefault="00C71DC8" w14:paraId="0B73A02A" w14:textId="77777777">
            <w:pPr>
              <w:rPr>
                <w:color w:val="000000"/>
                <w:spacing w:val="-2"/>
                <w:sz w:val="18"/>
              </w:rPr>
            </w:pPr>
            <w:r w:rsidRPr="00CC0718">
              <w:rPr>
                <w:color w:val="000000"/>
                <w:spacing w:val="-2"/>
                <w:sz w:val="18"/>
              </w:rPr>
              <w:t>16</w:t>
            </w:r>
          </w:p>
        </w:tc>
        <w:tc>
          <w:tcPr>
            <w:tcW w:w="1690" w:type="dxa"/>
            <w:tcBorders>
              <w:bottom w:val="single" w:color="8FB6EA" w:sz="5" w:space="0"/>
            </w:tcBorders>
            <w:shd w:val="clear" w:color="auto" w:fill="FFFFFF" w:themeFill="background1"/>
            <w:tcMar/>
          </w:tcPr>
          <w:p w:rsidRPr="00CC0718" w:rsidR="00C71DC8" w:rsidP="00244814" w:rsidRDefault="00C71DC8" w14:paraId="6DD417C3" w14:textId="77777777">
            <w:pPr>
              <w:rPr>
                <w:color w:val="000000"/>
                <w:spacing w:val="-2"/>
                <w:sz w:val="18"/>
              </w:rPr>
            </w:pPr>
            <w:r w:rsidRPr="00CC0718">
              <w:rPr>
                <w:color w:val="000000"/>
                <w:spacing w:val="-2"/>
                <w:sz w:val="18"/>
              </w:rPr>
              <w:t>1</w:t>
            </w:r>
          </w:p>
        </w:tc>
        <w:tc>
          <w:tcPr>
            <w:tcW w:w="1576" w:type="dxa"/>
            <w:tcBorders>
              <w:bottom w:val="single" w:color="8FB6EA" w:sz="5" w:space="0"/>
            </w:tcBorders>
            <w:shd w:val="clear" w:color="auto" w:fill="FFFFFF" w:themeFill="background1"/>
            <w:tcMar/>
          </w:tcPr>
          <w:p w:rsidRPr="00CC0718" w:rsidR="00C71DC8" w:rsidP="00244814" w:rsidRDefault="00C71DC8" w14:paraId="7CA08FFE" w14:textId="77777777">
            <w:pPr>
              <w:rPr>
                <w:color w:val="000000"/>
                <w:spacing w:val="-2"/>
                <w:sz w:val="18"/>
              </w:rPr>
            </w:pPr>
          </w:p>
        </w:tc>
      </w:tr>
      <w:tr w:rsidRPr="00CC0718" w:rsidR="00C71DC8" w:rsidTr="3A33D0EC" w14:paraId="7E3A16A0" w14:textId="77777777">
        <w:trPr>
          <w:trHeight w:val="702" w:hRule="exact"/>
        </w:trPr>
        <w:tc>
          <w:tcPr>
            <w:tcW w:w="10717" w:type="dxa"/>
            <w:gridSpan w:val="8"/>
            <w:tcBorders>
              <w:top w:val="single" w:color="8FB6EA" w:sz="5" w:space="0"/>
            </w:tcBorders>
            <w:tcMar/>
          </w:tcPr>
          <w:p w:rsidRPr="00CC0718" w:rsidR="00C71DC8" w:rsidP="00244814" w:rsidRDefault="00C71DC8" w14:paraId="2592725D" w14:textId="77777777"/>
        </w:tc>
      </w:tr>
      <w:tr w:rsidRPr="00CC0718" w:rsidR="00C71DC8" w:rsidTr="3A33D0EC" w14:paraId="562ADF20" w14:textId="77777777">
        <w:trPr>
          <w:trHeight w:val="458" w:hRule="exact"/>
        </w:trPr>
        <w:tc>
          <w:tcPr>
            <w:tcW w:w="5359" w:type="dxa"/>
            <w:gridSpan w:val="4"/>
            <w:shd w:val="clear" w:color="auto" w:fill="FFFFFF" w:themeFill="background1"/>
            <w:tcMar/>
          </w:tcPr>
          <w:p w:rsidRPr="00CC0718" w:rsidR="00C71DC8" w:rsidP="00244814" w:rsidRDefault="00C71DC8" w14:paraId="1582E4D9" w14:textId="77777777">
            <w:pPr>
              <w:jc w:val="right"/>
              <w:rPr>
                <w:color w:val="000066"/>
                <w:spacing w:val="-2"/>
                <w:sz w:val="16"/>
              </w:rPr>
            </w:pPr>
            <w:r w:rsidRPr="00CC0718">
              <w:rPr>
                <w:color w:val="000066"/>
                <w:spacing w:val="-2"/>
                <w:sz w:val="16"/>
              </w:rPr>
              <w:t>Formatted Reports\\Code Summary Formatted Report</w:t>
            </w:r>
          </w:p>
        </w:tc>
        <w:tc>
          <w:tcPr>
            <w:tcW w:w="5358" w:type="dxa"/>
            <w:gridSpan w:val="4"/>
            <w:shd w:val="clear" w:color="auto" w:fill="FFFFFF" w:themeFill="background1"/>
            <w:tcMar/>
          </w:tcPr>
          <w:p w:rsidRPr="00CC0718" w:rsidR="00C71DC8" w:rsidP="00244814" w:rsidRDefault="00C71DC8" w14:paraId="599221E3" w14:textId="77777777">
            <w:pPr>
              <w:jc w:val="right"/>
              <w:rPr>
                <w:color w:val="000066"/>
                <w:spacing w:val="-2"/>
                <w:sz w:val="16"/>
              </w:rPr>
            </w:pPr>
            <w:r w:rsidRPr="00CC0718">
              <w:rPr>
                <w:color w:val="000066"/>
                <w:spacing w:val="-2"/>
                <w:sz w:val="16"/>
              </w:rPr>
              <w:t>Page 43 of 104</w:t>
            </w:r>
          </w:p>
        </w:tc>
      </w:tr>
      <w:tr w:rsidRPr="00CC0718" w:rsidR="00C71DC8" w:rsidTr="3A33D0EC" w14:paraId="3E9C6B8A" w14:textId="77777777">
        <w:trPr>
          <w:trHeight w:val="445" w:hRule="exact"/>
        </w:trPr>
        <w:tc>
          <w:tcPr>
            <w:tcW w:w="10717" w:type="dxa"/>
            <w:gridSpan w:val="8"/>
            <w:shd w:val="clear" w:color="auto" w:fill="FFFFFF" w:themeFill="background1"/>
            <w:tcMar/>
            <w:vAlign w:val="center"/>
          </w:tcPr>
          <w:p w:rsidRPr="00CC0718" w:rsidR="00C71DC8" w:rsidP="00244814" w:rsidRDefault="00C71DC8" w14:paraId="45BEAA6A" w14:textId="77777777">
            <w:pPr>
              <w:jc w:val="right"/>
              <w:rPr>
                <w:color w:val="000066"/>
                <w:spacing w:val="-2"/>
                <w:sz w:val="16"/>
              </w:rPr>
            </w:pPr>
            <w:r w:rsidRPr="00CC0718">
              <w:rPr>
                <w:color w:val="000066"/>
                <w:spacing w:val="-2"/>
                <w:sz w:val="16"/>
              </w:rPr>
              <w:t>11/13/2024 3:39 PM</w:t>
            </w:r>
          </w:p>
        </w:tc>
      </w:tr>
      <w:tr w:rsidRPr="00CC0718" w:rsidR="00C71DC8" w:rsidTr="3A33D0EC" w14:paraId="1CE57603" w14:textId="77777777">
        <w:trPr>
          <w:trHeight w:val="458" w:hRule="exact"/>
        </w:trPr>
        <w:tc>
          <w:tcPr>
            <w:tcW w:w="3381" w:type="dxa"/>
            <w:gridSpan w:val="2"/>
            <w:shd w:val="clear" w:color="auto" w:fill="8FB6EA"/>
            <w:tcMar/>
          </w:tcPr>
          <w:p w:rsidRPr="00CC0718" w:rsidR="00C71DC8" w:rsidP="00244814" w:rsidRDefault="00C71DC8" w14:paraId="11D66E78" w14:textId="77777777">
            <w:pPr>
              <w:rPr>
                <w:b/>
                <w:color w:val="000066"/>
                <w:spacing w:val="-2"/>
                <w:sz w:val="18"/>
              </w:rPr>
            </w:pPr>
            <w:r w:rsidRPr="00CC0718">
              <w:rPr>
                <w:b/>
                <w:color w:val="000066"/>
                <w:spacing w:val="-2"/>
                <w:sz w:val="18"/>
              </w:rPr>
              <w:t>File Type</w:t>
            </w:r>
          </w:p>
        </w:tc>
        <w:tc>
          <w:tcPr>
            <w:tcW w:w="1132" w:type="dxa"/>
            <w:shd w:val="clear" w:color="auto" w:fill="8FB6EA"/>
            <w:tcMar/>
          </w:tcPr>
          <w:p w:rsidRPr="00CC0718" w:rsidR="00C71DC8" w:rsidP="00244814" w:rsidRDefault="00C71DC8" w14:paraId="6A58A332" w14:textId="77777777">
            <w:pPr>
              <w:rPr>
                <w:b/>
                <w:color w:val="000066"/>
                <w:spacing w:val="-2"/>
                <w:sz w:val="18"/>
              </w:rPr>
            </w:pPr>
            <w:r w:rsidRPr="00CC0718">
              <w:rPr>
                <w:b/>
                <w:color w:val="000066"/>
                <w:spacing w:val="-2"/>
                <w:sz w:val="18"/>
              </w:rPr>
              <w:t>Number of Files</w:t>
            </w:r>
          </w:p>
        </w:tc>
        <w:tc>
          <w:tcPr>
            <w:tcW w:w="1576" w:type="dxa"/>
            <w:gridSpan w:val="2"/>
            <w:shd w:val="clear" w:color="auto" w:fill="8FB6EA"/>
            <w:tcMar/>
          </w:tcPr>
          <w:p w:rsidRPr="00CC0718" w:rsidR="00C71DC8" w:rsidP="00244814" w:rsidRDefault="00C71DC8" w14:paraId="65799871" w14:textId="77777777">
            <w:pPr>
              <w:rPr>
                <w:b/>
                <w:color w:val="000066"/>
                <w:spacing w:val="-2"/>
                <w:sz w:val="18"/>
              </w:rPr>
            </w:pPr>
            <w:r w:rsidRPr="00CC0718">
              <w:rPr>
                <w:b/>
                <w:color w:val="000066"/>
                <w:spacing w:val="-2"/>
                <w:sz w:val="18"/>
              </w:rPr>
              <w:t>Number of Coding References</w:t>
            </w:r>
          </w:p>
        </w:tc>
        <w:tc>
          <w:tcPr>
            <w:tcW w:w="1362" w:type="dxa"/>
            <w:shd w:val="clear" w:color="auto" w:fill="8FB6EA"/>
            <w:tcMar/>
          </w:tcPr>
          <w:p w:rsidRPr="00CC0718" w:rsidR="00C71DC8" w:rsidP="00244814" w:rsidRDefault="00C71DC8" w14:paraId="04DA1ABE" w14:textId="77777777">
            <w:pPr>
              <w:rPr>
                <w:b/>
                <w:color w:val="000066"/>
                <w:spacing w:val="-2"/>
                <w:sz w:val="18"/>
              </w:rPr>
            </w:pPr>
            <w:r w:rsidRPr="00CC0718">
              <w:rPr>
                <w:b/>
                <w:color w:val="000066"/>
                <w:spacing w:val="-2"/>
                <w:sz w:val="18"/>
              </w:rPr>
              <w:t>Number of Words Coded</w:t>
            </w:r>
          </w:p>
        </w:tc>
        <w:tc>
          <w:tcPr>
            <w:tcW w:w="1690" w:type="dxa"/>
            <w:shd w:val="clear" w:color="auto" w:fill="8FB6EA"/>
            <w:tcMar/>
          </w:tcPr>
          <w:p w:rsidRPr="00CC0718" w:rsidR="00C71DC8" w:rsidP="00244814" w:rsidRDefault="00C71DC8" w14:paraId="3E40AFE2" w14:textId="77777777">
            <w:pPr>
              <w:rPr>
                <w:b/>
                <w:color w:val="000066"/>
                <w:spacing w:val="-2"/>
                <w:sz w:val="18"/>
              </w:rPr>
            </w:pPr>
            <w:r w:rsidRPr="00CC0718">
              <w:rPr>
                <w:b/>
                <w:color w:val="000066"/>
                <w:spacing w:val="-2"/>
                <w:sz w:val="18"/>
              </w:rPr>
              <w:t>Number of Paragraphs Coded</w:t>
            </w:r>
          </w:p>
        </w:tc>
        <w:tc>
          <w:tcPr>
            <w:tcW w:w="1576" w:type="dxa"/>
            <w:shd w:val="clear" w:color="auto" w:fill="8FB6EA"/>
            <w:tcMar/>
          </w:tcPr>
          <w:p w:rsidRPr="00CC0718" w:rsidR="00C71DC8" w:rsidP="00244814" w:rsidRDefault="00C71DC8" w14:paraId="52A8482B" w14:textId="77777777">
            <w:pPr>
              <w:rPr>
                <w:b/>
                <w:color w:val="000066"/>
                <w:spacing w:val="-2"/>
                <w:sz w:val="18"/>
              </w:rPr>
            </w:pPr>
            <w:r w:rsidRPr="00CC0718">
              <w:rPr>
                <w:b/>
                <w:color w:val="000066"/>
                <w:spacing w:val="-2"/>
                <w:sz w:val="18"/>
              </w:rPr>
              <w:t>Duration Coded</w:t>
            </w:r>
          </w:p>
        </w:tc>
      </w:tr>
      <w:tr w:rsidRPr="00CC0718" w:rsidR="00C71DC8" w:rsidTr="3A33D0EC" w14:paraId="049E62CF" w14:textId="77777777">
        <w:trPr>
          <w:trHeight w:val="616" w:hRule="exact"/>
        </w:trPr>
        <w:tc>
          <w:tcPr>
            <w:tcW w:w="10717" w:type="dxa"/>
            <w:gridSpan w:val="8"/>
            <w:shd w:val="clear" w:color="auto" w:fill="FFFFFF" w:themeFill="background1"/>
            <w:tcMar/>
          </w:tcPr>
          <w:p w:rsidRPr="00CC0718" w:rsidR="00C71DC8" w:rsidP="00244814" w:rsidRDefault="00C71DC8" w14:paraId="29ED0325" w14:textId="77777777">
            <w:pPr>
              <w:rPr>
                <w:b/>
                <w:color w:val="5C83B4"/>
                <w:spacing w:val="-2"/>
                <w:sz w:val="24"/>
              </w:rPr>
            </w:pPr>
          </w:p>
        </w:tc>
      </w:tr>
      <w:tr w:rsidRPr="00CC0718" w:rsidR="00C71DC8" w:rsidTr="3A33D0EC" w14:paraId="2C5B6411" w14:textId="77777777">
        <w:trPr>
          <w:trHeight w:val="444" w:hRule="exact"/>
        </w:trPr>
        <w:tc>
          <w:tcPr>
            <w:tcW w:w="1805" w:type="dxa"/>
            <w:shd w:val="clear" w:color="auto" w:fill="FFFFFF" w:themeFill="background1"/>
            <w:tcMar/>
          </w:tcPr>
          <w:p w:rsidRPr="00CC0718" w:rsidR="00C71DC8" w:rsidP="00244814" w:rsidRDefault="00C71DC8" w14:paraId="4B4153CC" w14:textId="77777777">
            <w:pPr>
              <w:rPr>
                <w:b/>
                <w:color w:val="5C83B4"/>
                <w:spacing w:val="-2"/>
                <w:sz w:val="24"/>
              </w:rPr>
            </w:pPr>
            <w:r w:rsidRPr="00CC0718">
              <w:rPr>
                <w:b/>
                <w:color w:val="5C83B4"/>
                <w:spacing w:val="-2"/>
                <w:sz w:val="24"/>
              </w:rPr>
              <w:t>Nickname:</w:t>
            </w:r>
          </w:p>
        </w:tc>
        <w:tc>
          <w:tcPr>
            <w:tcW w:w="8912" w:type="dxa"/>
            <w:gridSpan w:val="7"/>
            <w:vMerge w:val="restart"/>
            <w:shd w:val="clear" w:color="auto" w:fill="FFFFFF" w:themeFill="background1"/>
            <w:tcMar/>
          </w:tcPr>
          <w:p w:rsidRPr="00CC0718" w:rsidR="00C71DC8" w:rsidP="00244814" w:rsidRDefault="00C71DC8" w14:paraId="2438A695" w14:textId="77777777">
            <w:pPr>
              <w:rPr>
                <w:b/>
                <w:color w:val="5C83B4"/>
                <w:spacing w:val="-2"/>
                <w:sz w:val="24"/>
              </w:rPr>
            </w:pPr>
            <w:r w:rsidRPr="00CC0718">
              <w:rPr>
                <w:b/>
                <w:color w:val="5C83B4"/>
                <w:spacing w:val="-2"/>
                <w:sz w:val="24"/>
              </w:rPr>
              <w:t>Codes\\AXIAL CODE\\Q3 b- Member experience with the club\COMMUNITY AND BELONGING\I feel like we are a big family</w:t>
            </w:r>
          </w:p>
        </w:tc>
      </w:tr>
      <w:tr w:rsidRPr="00CC0718" w:rsidR="00C71DC8" w:rsidTr="3A33D0EC" w14:paraId="5E2076C3" w14:textId="77777777">
        <w:trPr>
          <w:trHeight w:val="459" w:hRule="exact"/>
        </w:trPr>
        <w:tc>
          <w:tcPr>
            <w:tcW w:w="1805" w:type="dxa"/>
            <w:shd w:val="clear" w:color="auto" w:fill="FFFFFF" w:themeFill="background1"/>
            <w:tcMar/>
          </w:tcPr>
          <w:p w:rsidRPr="00CC0718" w:rsidR="00C71DC8" w:rsidP="00244814" w:rsidRDefault="00C71DC8" w14:paraId="491AB405" w14:textId="77777777">
            <w:pPr>
              <w:rPr>
                <w:b/>
                <w:color w:val="5C83B4"/>
                <w:spacing w:val="-2"/>
                <w:sz w:val="24"/>
              </w:rPr>
            </w:pPr>
            <w:r w:rsidRPr="00CC0718">
              <w:rPr>
                <w:b/>
                <w:color w:val="5C83B4"/>
                <w:spacing w:val="-2"/>
                <w:sz w:val="24"/>
              </w:rPr>
              <w:t>Classification:</w:t>
            </w:r>
          </w:p>
        </w:tc>
        <w:tc>
          <w:tcPr>
            <w:tcW w:w="8912" w:type="dxa"/>
            <w:gridSpan w:val="7"/>
            <w:vMerge/>
            <w:tcMar/>
          </w:tcPr>
          <w:p w:rsidRPr="00CC0718" w:rsidR="00C71DC8" w:rsidP="00244814" w:rsidRDefault="00C71DC8" w14:paraId="20790779" w14:textId="77777777"/>
        </w:tc>
      </w:tr>
      <w:tr w:rsidRPr="00CC0718" w:rsidR="00C71DC8" w:rsidTr="3A33D0EC" w14:paraId="7E783230" w14:textId="77777777">
        <w:trPr>
          <w:trHeight w:val="444" w:hRule="exact"/>
        </w:trPr>
        <w:tc>
          <w:tcPr>
            <w:tcW w:w="1805" w:type="dxa"/>
            <w:shd w:val="clear" w:color="auto" w:fill="FFFFFF" w:themeFill="background1"/>
            <w:tcMar/>
          </w:tcPr>
          <w:p w:rsidRPr="00CC0718" w:rsidR="00C71DC8" w:rsidP="00244814" w:rsidRDefault="00C71DC8" w14:paraId="1E78ED76" w14:textId="77777777">
            <w:pPr>
              <w:rPr>
                <w:b/>
                <w:color w:val="5C83B4"/>
                <w:spacing w:val="-2"/>
                <w:sz w:val="24"/>
              </w:rPr>
            </w:pPr>
            <w:r w:rsidRPr="00CC0718">
              <w:rPr>
                <w:b/>
                <w:color w:val="5C83B4"/>
                <w:spacing w:val="-2"/>
                <w:sz w:val="24"/>
              </w:rPr>
              <w:t>Aggregated:</w:t>
            </w:r>
          </w:p>
        </w:tc>
        <w:tc>
          <w:tcPr>
            <w:tcW w:w="8912" w:type="dxa"/>
            <w:gridSpan w:val="7"/>
            <w:shd w:val="clear" w:color="auto" w:fill="FFFFFF" w:themeFill="background1"/>
            <w:tcMar/>
          </w:tcPr>
          <w:p w:rsidRPr="00CC0718" w:rsidR="00C71DC8" w:rsidP="00244814" w:rsidRDefault="00C71DC8" w14:paraId="203A7A72" w14:textId="77777777">
            <w:pPr>
              <w:rPr>
                <w:b/>
                <w:color w:val="5C83B4"/>
                <w:spacing w:val="-2"/>
                <w:sz w:val="24"/>
              </w:rPr>
            </w:pPr>
            <w:r w:rsidRPr="00CC0718">
              <w:rPr>
                <w:b/>
                <w:color w:val="5C83B4"/>
                <w:spacing w:val="-2"/>
                <w:sz w:val="24"/>
              </w:rPr>
              <w:t>No</w:t>
            </w:r>
          </w:p>
        </w:tc>
      </w:tr>
      <w:tr w:rsidRPr="00CC0718" w:rsidR="00C71DC8" w:rsidTr="3A33D0EC" w14:paraId="26CE7DFE" w14:textId="77777777">
        <w:trPr>
          <w:trHeight w:val="344" w:hRule="exact"/>
        </w:trPr>
        <w:tc>
          <w:tcPr>
            <w:tcW w:w="3381" w:type="dxa"/>
            <w:gridSpan w:val="2"/>
            <w:tcBorders>
              <w:bottom w:val="single" w:color="8FB6EA" w:sz="5" w:space="0"/>
            </w:tcBorders>
            <w:shd w:val="clear" w:color="auto" w:fill="FFFFFF" w:themeFill="background1"/>
            <w:tcMar/>
          </w:tcPr>
          <w:p w:rsidRPr="00CC0718" w:rsidR="00C71DC8" w:rsidP="00244814" w:rsidRDefault="00C71DC8" w14:paraId="642A6647" w14:textId="77777777">
            <w:pPr>
              <w:rPr>
                <w:color w:val="000000"/>
                <w:spacing w:val="-2"/>
                <w:sz w:val="18"/>
              </w:rPr>
            </w:pPr>
            <w:r w:rsidRPr="00CC0718">
              <w:rPr>
                <w:color w:val="000000"/>
                <w:spacing w:val="-2"/>
                <w:sz w:val="18"/>
              </w:rPr>
              <w:t>Document</w:t>
            </w:r>
          </w:p>
        </w:tc>
        <w:tc>
          <w:tcPr>
            <w:tcW w:w="1132" w:type="dxa"/>
            <w:tcBorders>
              <w:bottom w:val="single" w:color="8FB6EA" w:sz="5" w:space="0"/>
            </w:tcBorders>
            <w:shd w:val="clear" w:color="auto" w:fill="FFFFFF" w:themeFill="background1"/>
            <w:tcMar/>
          </w:tcPr>
          <w:p w:rsidRPr="00CC0718" w:rsidR="00C71DC8" w:rsidP="00244814" w:rsidRDefault="00C71DC8" w14:paraId="49A2A1F6" w14:textId="77777777">
            <w:pPr>
              <w:rPr>
                <w:color w:val="000000"/>
                <w:spacing w:val="-2"/>
                <w:sz w:val="18"/>
              </w:rPr>
            </w:pPr>
            <w:r w:rsidRPr="00CC0718">
              <w:rPr>
                <w:color w:val="000000"/>
                <w:spacing w:val="-2"/>
                <w:sz w:val="18"/>
              </w:rPr>
              <w:t>1</w:t>
            </w:r>
          </w:p>
        </w:tc>
        <w:tc>
          <w:tcPr>
            <w:tcW w:w="1576" w:type="dxa"/>
            <w:gridSpan w:val="2"/>
            <w:tcBorders>
              <w:bottom w:val="single" w:color="8FB6EA" w:sz="5" w:space="0"/>
            </w:tcBorders>
            <w:shd w:val="clear" w:color="auto" w:fill="FFFFFF" w:themeFill="background1"/>
            <w:tcMar/>
          </w:tcPr>
          <w:p w:rsidRPr="00CC0718" w:rsidR="00C71DC8" w:rsidP="00244814" w:rsidRDefault="00C71DC8" w14:paraId="7F2C30FB" w14:textId="77777777">
            <w:pPr>
              <w:rPr>
                <w:color w:val="000000"/>
                <w:spacing w:val="-2"/>
                <w:sz w:val="18"/>
              </w:rPr>
            </w:pPr>
            <w:r w:rsidRPr="00CC0718">
              <w:rPr>
                <w:color w:val="000000"/>
                <w:spacing w:val="-2"/>
                <w:sz w:val="18"/>
              </w:rPr>
              <w:t>1</w:t>
            </w:r>
          </w:p>
        </w:tc>
        <w:tc>
          <w:tcPr>
            <w:tcW w:w="1362" w:type="dxa"/>
            <w:tcBorders>
              <w:bottom w:val="single" w:color="8FB6EA" w:sz="5" w:space="0"/>
            </w:tcBorders>
            <w:shd w:val="clear" w:color="auto" w:fill="FFFFFF" w:themeFill="background1"/>
            <w:tcMar/>
          </w:tcPr>
          <w:p w:rsidRPr="00CC0718" w:rsidR="00C71DC8" w:rsidP="00244814" w:rsidRDefault="00C71DC8" w14:paraId="5D600C7C" w14:textId="77777777">
            <w:pPr>
              <w:rPr>
                <w:color w:val="000000"/>
                <w:spacing w:val="-2"/>
                <w:sz w:val="18"/>
              </w:rPr>
            </w:pPr>
            <w:r w:rsidRPr="00CC0718">
              <w:rPr>
                <w:color w:val="000000"/>
                <w:spacing w:val="-2"/>
                <w:sz w:val="18"/>
              </w:rPr>
              <w:t>8</w:t>
            </w:r>
          </w:p>
        </w:tc>
        <w:tc>
          <w:tcPr>
            <w:tcW w:w="1690" w:type="dxa"/>
            <w:tcBorders>
              <w:bottom w:val="single" w:color="8FB6EA" w:sz="5" w:space="0"/>
            </w:tcBorders>
            <w:shd w:val="clear" w:color="auto" w:fill="FFFFFF" w:themeFill="background1"/>
            <w:tcMar/>
          </w:tcPr>
          <w:p w:rsidRPr="00CC0718" w:rsidR="00C71DC8" w:rsidP="00244814" w:rsidRDefault="00C71DC8" w14:paraId="48CBE243" w14:textId="77777777">
            <w:pPr>
              <w:rPr>
                <w:color w:val="000000"/>
                <w:spacing w:val="-2"/>
                <w:sz w:val="18"/>
              </w:rPr>
            </w:pPr>
            <w:r w:rsidRPr="00CC0718">
              <w:rPr>
                <w:color w:val="000000"/>
                <w:spacing w:val="-2"/>
                <w:sz w:val="18"/>
              </w:rPr>
              <w:t>1</w:t>
            </w:r>
          </w:p>
        </w:tc>
        <w:tc>
          <w:tcPr>
            <w:tcW w:w="1576" w:type="dxa"/>
            <w:tcBorders>
              <w:bottom w:val="single" w:color="8FB6EA" w:sz="5" w:space="0"/>
            </w:tcBorders>
            <w:shd w:val="clear" w:color="auto" w:fill="FFFFFF" w:themeFill="background1"/>
            <w:tcMar/>
          </w:tcPr>
          <w:p w:rsidRPr="00CC0718" w:rsidR="00C71DC8" w:rsidP="00244814" w:rsidRDefault="00C71DC8" w14:paraId="50B40FC9" w14:textId="77777777">
            <w:pPr>
              <w:rPr>
                <w:color w:val="000000"/>
                <w:spacing w:val="-2"/>
                <w:sz w:val="18"/>
              </w:rPr>
            </w:pPr>
          </w:p>
        </w:tc>
      </w:tr>
      <w:tr w:rsidRPr="00CC0718" w:rsidR="00C71DC8" w:rsidTr="3A33D0EC" w14:paraId="373CC226" w14:textId="77777777">
        <w:trPr>
          <w:trHeight w:val="444" w:hRule="exact"/>
        </w:trPr>
        <w:tc>
          <w:tcPr>
            <w:tcW w:w="10717" w:type="dxa"/>
            <w:gridSpan w:val="8"/>
            <w:tcBorders>
              <w:top w:val="single" w:color="8FB6EA" w:sz="5" w:space="0"/>
            </w:tcBorders>
            <w:tcMar/>
          </w:tcPr>
          <w:p w:rsidRPr="00CC0718" w:rsidR="00C71DC8" w:rsidP="00244814" w:rsidRDefault="00C71DC8" w14:paraId="5AC4494C" w14:textId="77777777"/>
        </w:tc>
      </w:tr>
      <w:tr w:rsidRPr="00CC0718" w:rsidR="00C71DC8" w:rsidTr="3A33D0EC" w14:paraId="29CB789B" w14:textId="77777777">
        <w:trPr>
          <w:trHeight w:val="602" w:hRule="exact"/>
        </w:trPr>
        <w:tc>
          <w:tcPr>
            <w:tcW w:w="10717" w:type="dxa"/>
            <w:gridSpan w:val="8"/>
            <w:shd w:val="clear" w:color="auto" w:fill="FFFFFF" w:themeFill="background1"/>
            <w:tcMar/>
          </w:tcPr>
          <w:p w:rsidRPr="00CC0718" w:rsidR="00C71DC8" w:rsidP="00244814" w:rsidRDefault="00C71DC8" w14:paraId="30F107F8" w14:textId="77777777">
            <w:pPr>
              <w:rPr>
                <w:b/>
                <w:color w:val="5C83B4"/>
                <w:spacing w:val="-2"/>
                <w:sz w:val="24"/>
              </w:rPr>
            </w:pPr>
          </w:p>
        </w:tc>
      </w:tr>
      <w:tr w:rsidRPr="00CC0718" w:rsidR="00C71DC8" w:rsidTr="3A33D0EC" w14:paraId="5AF961EB" w14:textId="77777777">
        <w:trPr>
          <w:trHeight w:val="458" w:hRule="exact"/>
        </w:trPr>
        <w:tc>
          <w:tcPr>
            <w:tcW w:w="1805" w:type="dxa"/>
            <w:shd w:val="clear" w:color="auto" w:fill="FFFFFF" w:themeFill="background1"/>
            <w:tcMar/>
          </w:tcPr>
          <w:p w:rsidRPr="00CC0718" w:rsidR="00C71DC8" w:rsidP="00244814" w:rsidRDefault="00C71DC8" w14:paraId="7DDE9F08" w14:textId="77777777">
            <w:pPr>
              <w:rPr>
                <w:b/>
                <w:color w:val="5C83B4"/>
                <w:spacing w:val="-2"/>
                <w:sz w:val="24"/>
              </w:rPr>
            </w:pPr>
            <w:r w:rsidRPr="00CC0718">
              <w:rPr>
                <w:b/>
                <w:color w:val="5C83B4"/>
                <w:spacing w:val="-2"/>
                <w:sz w:val="24"/>
              </w:rPr>
              <w:t>Nickname:</w:t>
            </w:r>
          </w:p>
        </w:tc>
        <w:tc>
          <w:tcPr>
            <w:tcW w:w="8912" w:type="dxa"/>
            <w:gridSpan w:val="7"/>
            <w:vMerge w:val="restart"/>
            <w:shd w:val="clear" w:color="auto" w:fill="FFFFFF" w:themeFill="background1"/>
            <w:tcMar/>
          </w:tcPr>
          <w:p w:rsidRPr="00CC0718" w:rsidR="00C71DC8" w:rsidP="3A33D0EC" w:rsidRDefault="00C71DC8" w14:paraId="6087F61B" w14:textId="77777777">
            <w:pPr>
              <w:rPr>
                <w:b w:val="1"/>
                <w:bCs w:val="1"/>
                <w:color w:val="5C83B4"/>
                <w:spacing w:val="-2"/>
                <w:sz w:val="24"/>
                <w:szCs w:val="24"/>
                <w:lang w:val="en-US"/>
              </w:rPr>
            </w:pPr>
            <w:r w:rsidRPr="3A33D0EC" w:rsidR="00C71DC8">
              <w:rPr>
                <w:b w:val="1"/>
                <w:bCs w:val="1"/>
                <w:color w:val="5C83B4"/>
                <w:spacing w:val="-2"/>
                <w:sz w:val="24"/>
                <w:szCs w:val="24"/>
                <w:lang w:val="en-US"/>
              </w:rPr>
              <w:t>Codes\\AXIAL CODE\\Q3 b- Member experience with the club\COMMUNITY AND BELONGING\</w:t>
            </w:r>
            <w:r w:rsidRPr="3A33D0EC" w:rsidR="00C71DC8">
              <w:rPr>
                <w:b w:val="1"/>
                <w:bCs w:val="1"/>
                <w:color w:val="5C83B4"/>
                <w:spacing w:val="-2"/>
                <w:sz w:val="24"/>
                <w:szCs w:val="24"/>
                <w:lang w:val="en-US"/>
              </w:rPr>
              <w:t>Very good</w:t>
            </w:r>
            <w:r w:rsidRPr="3A33D0EC" w:rsidR="00C71DC8">
              <w:rPr>
                <w:b w:val="1"/>
                <w:bCs w:val="1"/>
                <w:color w:val="5C83B4"/>
                <w:spacing w:val="-2"/>
                <w:sz w:val="24"/>
                <w:szCs w:val="24"/>
                <w:lang w:val="en-US"/>
              </w:rPr>
              <w:t xml:space="preserve"> Bonding experience</w:t>
            </w:r>
          </w:p>
        </w:tc>
      </w:tr>
      <w:tr w:rsidRPr="00CC0718" w:rsidR="00C71DC8" w:rsidTr="3A33D0EC" w14:paraId="1825CFC3" w14:textId="77777777">
        <w:trPr>
          <w:trHeight w:val="445" w:hRule="exact"/>
        </w:trPr>
        <w:tc>
          <w:tcPr>
            <w:tcW w:w="1805" w:type="dxa"/>
            <w:shd w:val="clear" w:color="auto" w:fill="FFFFFF" w:themeFill="background1"/>
            <w:tcMar/>
          </w:tcPr>
          <w:p w:rsidRPr="00CC0718" w:rsidR="00C71DC8" w:rsidP="00244814" w:rsidRDefault="00C71DC8" w14:paraId="2C2E54BB" w14:textId="77777777">
            <w:pPr>
              <w:rPr>
                <w:b/>
                <w:color w:val="5C83B4"/>
                <w:spacing w:val="-2"/>
                <w:sz w:val="24"/>
              </w:rPr>
            </w:pPr>
            <w:r w:rsidRPr="00CC0718">
              <w:rPr>
                <w:b/>
                <w:color w:val="5C83B4"/>
                <w:spacing w:val="-2"/>
                <w:sz w:val="24"/>
              </w:rPr>
              <w:t>Classification:</w:t>
            </w:r>
          </w:p>
        </w:tc>
        <w:tc>
          <w:tcPr>
            <w:tcW w:w="8912" w:type="dxa"/>
            <w:gridSpan w:val="7"/>
            <w:vMerge/>
            <w:tcMar/>
          </w:tcPr>
          <w:p w:rsidRPr="00CC0718" w:rsidR="00C71DC8" w:rsidP="00244814" w:rsidRDefault="00C71DC8" w14:paraId="0875540B" w14:textId="77777777"/>
        </w:tc>
      </w:tr>
      <w:tr w:rsidRPr="00CC0718" w:rsidR="00C71DC8" w:rsidTr="3A33D0EC" w14:paraId="3F1EC1DC" w14:textId="77777777">
        <w:trPr>
          <w:trHeight w:val="458" w:hRule="exact"/>
        </w:trPr>
        <w:tc>
          <w:tcPr>
            <w:tcW w:w="1805" w:type="dxa"/>
            <w:shd w:val="clear" w:color="auto" w:fill="FFFFFF" w:themeFill="background1"/>
            <w:tcMar/>
          </w:tcPr>
          <w:p w:rsidRPr="00CC0718" w:rsidR="00C71DC8" w:rsidP="00244814" w:rsidRDefault="00C71DC8" w14:paraId="7DA0344B" w14:textId="77777777">
            <w:pPr>
              <w:rPr>
                <w:b/>
                <w:color w:val="5C83B4"/>
                <w:spacing w:val="-2"/>
                <w:sz w:val="24"/>
              </w:rPr>
            </w:pPr>
            <w:r w:rsidRPr="00CC0718">
              <w:rPr>
                <w:b/>
                <w:color w:val="5C83B4"/>
                <w:spacing w:val="-2"/>
                <w:sz w:val="24"/>
              </w:rPr>
              <w:t>Aggregated:</w:t>
            </w:r>
          </w:p>
        </w:tc>
        <w:tc>
          <w:tcPr>
            <w:tcW w:w="8912" w:type="dxa"/>
            <w:gridSpan w:val="7"/>
            <w:shd w:val="clear" w:color="auto" w:fill="FFFFFF" w:themeFill="background1"/>
            <w:tcMar/>
          </w:tcPr>
          <w:p w:rsidRPr="00CC0718" w:rsidR="00C71DC8" w:rsidP="00244814" w:rsidRDefault="00C71DC8" w14:paraId="060313E4" w14:textId="77777777">
            <w:pPr>
              <w:rPr>
                <w:b/>
                <w:color w:val="5C83B4"/>
                <w:spacing w:val="-2"/>
                <w:sz w:val="24"/>
              </w:rPr>
            </w:pPr>
            <w:r w:rsidRPr="00CC0718">
              <w:rPr>
                <w:b/>
                <w:color w:val="5C83B4"/>
                <w:spacing w:val="-2"/>
                <w:sz w:val="24"/>
              </w:rPr>
              <w:t>No</w:t>
            </w:r>
          </w:p>
        </w:tc>
      </w:tr>
      <w:tr w:rsidRPr="00CC0718" w:rsidR="00C71DC8" w:rsidTr="3A33D0EC" w14:paraId="2E885C58" w14:textId="77777777">
        <w:trPr>
          <w:trHeight w:val="330" w:hRule="exact"/>
        </w:trPr>
        <w:tc>
          <w:tcPr>
            <w:tcW w:w="3381" w:type="dxa"/>
            <w:gridSpan w:val="2"/>
            <w:tcBorders>
              <w:bottom w:val="single" w:color="8FB6EA" w:sz="5" w:space="0"/>
            </w:tcBorders>
            <w:shd w:val="clear" w:color="auto" w:fill="FFFFFF" w:themeFill="background1"/>
            <w:tcMar/>
          </w:tcPr>
          <w:p w:rsidRPr="00CC0718" w:rsidR="00C71DC8" w:rsidP="00244814" w:rsidRDefault="00C71DC8" w14:paraId="19FFD8F6" w14:textId="77777777">
            <w:pPr>
              <w:rPr>
                <w:color w:val="000000"/>
                <w:spacing w:val="-2"/>
                <w:sz w:val="18"/>
              </w:rPr>
            </w:pPr>
            <w:r w:rsidRPr="00CC0718">
              <w:rPr>
                <w:color w:val="000000"/>
                <w:spacing w:val="-2"/>
                <w:sz w:val="18"/>
              </w:rPr>
              <w:t>Document</w:t>
            </w:r>
          </w:p>
        </w:tc>
        <w:tc>
          <w:tcPr>
            <w:tcW w:w="1132" w:type="dxa"/>
            <w:tcBorders>
              <w:bottom w:val="single" w:color="8FB6EA" w:sz="5" w:space="0"/>
            </w:tcBorders>
            <w:shd w:val="clear" w:color="auto" w:fill="FFFFFF" w:themeFill="background1"/>
            <w:tcMar/>
          </w:tcPr>
          <w:p w:rsidRPr="00CC0718" w:rsidR="00C71DC8" w:rsidP="00244814" w:rsidRDefault="00C71DC8" w14:paraId="07330626" w14:textId="77777777">
            <w:pPr>
              <w:rPr>
                <w:color w:val="000000"/>
                <w:spacing w:val="-2"/>
                <w:sz w:val="18"/>
              </w:rPr>
            </w:pPr>
            <w:r w:rsidRPr="00CC0718">
              <w:rPr>
                <w:color w:val="000000"/>
                <w:spacing w:val="-2"/>
                <w:sz w:val="18"/>
              </w:rPr>
              <w:t>1</w:t>
            </w:r>
          </w:p>
        </w:tc>
        <w:tc>
          <w:tcPr>
            <w:tcW w:w="1576" w:type="dxa"/>
            <w:gridSpan w:val="2"/>
            <w:tcBorders>
              <w:bottom w:val="single" w:color="8FB6EA" w:sz="5" w:space="0"/>
            </w:tcBorders>
            <w:shd w:val="clear" w:color="auto" w:fill="FFFFFF" w:themeFill="background1"/>
            <w:tcMar/>
          </w:tcPr>
          <w:p w:rsidRPr="00CC0718" w:rsidR="00C71DC8" w:rsidP="00244814" w:rsidRDefault="00C71DC8" w14:paraId="4B7F9CCC" w14:textId="77777777">
            <w:pPr>
              <w:rPr>
                <w:color w:val="000000"/>
                <w:spacing w:val="-2"/>
                <w:sz w:val="18"/>
              </w:rPr>
            </w:pPr>
            <w:r w:rsidRPr="00CC0718">
              <w:rPr>
                <w:color w:val="000000"/>
                <w:spacing w:val="-2"/>
                <w:sz w:val="18"/>
              </w:rPr>
              <w:t>1</w:t>
            </w:r>
          </w:p>
        </w:tc>
        <w:tc>
          <w:tcPr>
            <w:tcW w:w="1362" w:type="dxa"/>
            <w:tcBorders>
              <w:bottom w:val="single" w:color="8FB6EA" w:sz="5" w:space="0"/>
            </w:tcBorders>
            <w:shd w:val="clear" w:color="auto" w:fill="FFFFFF" w:themeFill="background1"/>
            <w:tcMar/>
          </w:tcPr>
          <w:p w:rsidRPr="00CC0718" w:rsidR="00C71DC8" w:rsidP="00244814" w:rsidRDefault="00C71DC8" w14:paraId="79AF1267" w14:textId="77777777">
            <w:pPr>
              <w:rPr>
                <w:color w:val="000000"/>
                <w:spacing w:val="-2"/>
                <w:sz w:val="18"/>
              </w:rPr>
            </w:pPr>
            <w:r w:rsidRPr="00CC0718">
              <w:rPr>
                <w:color w:val="000000"/>
                <w:spacing w:val="-2"/>
                <w:sz w:val="18"/>
              </w:rPr>
              <w:t>4</w:t>
            </w:r>
          </w:p>
        </w:tc>
        <w:tc>
          <w:tcPr>
            <w:tcW w:w="1690" w:type="dxa"/>
            <w:tcBorders>
              <w:bottom w:val="single" w:color="8FB6EA" w:sz="5" w:space="0"/>
            </w:tcBorders>
            <w:shd w:val="clear" w:color="auto" w:fill="FFFFFF" w:themeFill="background1"/>
            <w:tcMar/>
          </w:tcPr>
          <w:p w:rsidRPr="00CC0718" w:rsidR="00C71DC8" w:rsidP="00244814" w:rsidRDefault="00C71DC8" w14:paraId="4C61E085" w14:textId="77777777">
            <w:pPr>
              <w:rPr>
                <w:color w:val="000000"/>
                <w:spacing w:val="-2"/>
                <w:sz w:val="18"/>
              </w:rPr>
            </w:pPr>
            <w:r w:rsidRPr="00CC0718">
              <w:rPr>
                <w:color w:val="000000"/>
                <w:spacing w:val="-2"/>
                <w:sz w:val="18"/>
              </w:rPr>
              <w:t>1</w:t>
            </w:r>
          </w:p>
        </w:tc>
        <w:tc>
          <w:tcPr>
            <w:tcW w:w="1576" w:type="dxa"/>
            <w:tcBorders>
              <w:bottom w:val="single" w:color="8FB6EA" w:sz="5" w:space="0"/>
            </w:tcBorders>
            <w:shd w:val="clear" w:color="auto" w:fill="FFFFFF" w:themeFill="background1"/>
            <w:tcMar/>
          </w:tcPr>
          <w:p w:rsidRPr="00CC0718" w:rsidR="00C71DC8" w:rsidP="00244814" w:rsidRDefault="00C71DC8" w14:paraId="61EF25C2" w14:textId="77777777">
            <w:pPr>
              <w:rPr>
                <w:color w:val="000000"/>
                <w:spacing w:val="-2"/>
                <w:sz w:val="18"/>
              </w:rPr>
            </w:pPr>
          </w:p>
        </w:tc>
      </w:tr>
      <w:tr w:rsidRPr="00CC0718" w:rsidR="00C71DC8" w:rsidTr="3A33D0EC" w14:paraId="26A63DE5" w14:textId="77777777">
        <w:trPr>
          <w:trHeight w:val="458" w:hRule="exact"/>
        </w:trPr>
        <w:tc>
          <w:tcPr>
            <w:tcW w:w="10717" w:type="dxa"/>
            <w:gridSpan w:val="8"/>
            <w:tcBorders>
              <w:top w:val="single" w:color="8FB6EA" w:sz="5" w:space="0"/>
            </w:tcBorders>
            <w:tcMar/>
          </w:tcPr>
          <w:p w:rsidRPr="00CC0718" w:rsidR="00C71DC8" w:rsidP="00244814" w:rsidRDefault="00C71DC8" w14:paraId="404B5FC7" w14:textId="77777777"/>
        </w:tc>
      </w:tr>
      <w:tr w:rsidRPr="00CC0718" w:rsidR="00C71DC8" w:rsidTr="3A33D0EC" w14:paraId="0FA92508" w14:textId="77777777">
        <w:trPr>
          <w:trHeight w:val="330" w:hRule="exact"/>
        </w:trPr>
        <w:tc>
          <w:tcPr>
            <w:tcW w:w="10717" w:type="dxa"/>
            <w:gridSpan w:val="8"/>
            <w:shd w:val="clear" w:color="auto" w:fill="FFFFFF" w:themeFill="background1"/>
            <w:tcMar/>
          </w:tcPr>
          <w:p w:rsidRPr="00CC0718" w:rsidR="00C71DC8" w:rsidP="00244814" w:rsidRDefault="00C71DC8" w14:paraId="52A1438C" w14:textId="77777777">
            <w:pPr>
              <w:rPr>
                <w:b/>
                <w:color w:val="5C83B4"/>
                <w:spacing w:val="-2"/>
                <w:sz w:val="24"/>
              </w:rPr>
            </w:pPr>
          </w:p>
        </w:tc>
      </w:tr>
      <w:tr w:rsidRPr="00CC0718" w:rsidR="00C71DC8" w:rsidTr="3A33D0EC" w14:paraId="11A00C0E" w14:textId="77777777">
        <w:trPr>
          <w:trHeight w:val="458" w:hRule="exact"/>
        </w:trPr>
        <w:tc>
          <w:tcPr>
            <w:tcW w:w="1805" w:type="dxa"/>
            <w:shd w:val="clear" w:color="auto" w:fill="FFFFFF" w:themeFill="background1"/>
            <w:tcMar/>
          </w:tcPr>
          <w:p w:rsidRPr="00CC0718" w:rsidR="00C71DC8" w:rsidP="00244814" w:rsidRDefault="00C71DC8" w14:paraId="66FE6F35" w14:textId="77777777">
            <w:pPr>
              <w:rPr>
                <w:b/>
                <w:color w:val="5C83B4"/>
                <w:spacing w:val="-2"/>
                <w:sz w:val="24"/>
              </w:rPr>
            </w:pPr>
            <w:r w:rsidRPr="00CC0718">
              <w:rPr>
                <w:b/>
                <w:color w:val="5C83B4"/>
                <w:spacing w:val="-2"/>
                <w:sz w:val="24"/>
              </w:rPr>
              <w:lastRenderedPageBreak/>
              <w:t>Nickname:</w:t>
            </w:r>
          </w:p>
        </w:tc>
        <w:tc>
          <w:tcPr>
            <w:tcW w:w="8912" w:type="dxa"/>
            <w:gridSpan w:val="7"/>
            <w:vMerge w:val="restart"/>
            <w:shd w:val="clear" w:color="auto" w:fill="FFFFFF" w:themeFill="background1"/>
            <w:tcMar/>
          </w:tcPr>
          <w:p w:rsidRPr="00CC0718" w:rsidR="00C71DC8" w:rsidP="00244814" w:rsidRDefault="00C71DC8" w14:paraId="49FD3326" w14:textId="77777777">
            <w:pPr>
              <w:rPr>
                <w:b/>
                <w:color w:val="5C83B4"/>
                <w:spacing w:val="-2"/>
                <w:sz w:val="24"/>
              </w:rPr>
            </w:pPr>
            <w:r w:rsidRPr="00CC0718">
              <w:rPr>
                <w:b/>
                <w:color w:val="5C83B4"/>
                <w:spacing w:val="-2"/>
                <w:sz w:val="24"/>
              </w:rPr>
              <w:t>Codes\\AXIAL CODE\\Q3 b- Member experience with the club\GOOD EXPERIENCE</w:t>
            </w:r>
          </w:p>
        </w:tc>
      </w:tr>
      <w:tr w:rsidRPr="00CC0718" w:rsidR="00C71DC8" w:rsidTr="3A33D0EC" w14:paraId="34A1EEFB" w14:textId="77777777">
        <w:trPr>
          <w:trHeight w:val="444" w:hRule="exact"/>
        </w:trPr>
        <w:tc>
          <w:tcPr>
            <w:tcW w:w="1805" w:type="dxa"/>
            <w:shd w:val="clear" w:color="auto" w:fill="FFFFFF" w:themeFill="background1"/>
            <w:tcMar/>
          </w:tcPr>
          <w:p w:rsidRPr="00CC0718" w:rsidR="00C71DC8" w:rsidP="00244814" w:rsidRDefault="00C71DC8" w14:paraId="43FB20FE" w14:textId="77777777">
            <w:pPr>
              <w:rPr>
                <w:b/>
                <w:color w:val="5C83B4"/>
                <w:spacing w:val="-2"/>
                <w:sz w:val="24"/>
              </w:rPr>
            </w:pPr>
            <w:r w:rsidRPr="00CC0718">
              <w:rPr>
                <w:b/>
                <w:color w:val="5C83B4"/>
                <w:spacing w:val="-2"/>
                <w:sz w:val="24"/>
              </w:rPr>
              <w:t>Classification:</w:t>
            </w:r>
          </w:p>
        </w:tc>
        <w:tc>
          <w:tcPr>
            <w:tcW w:w="8912" w:type="dxa"/>
            <w:gridSpan w:val="7"/>
            <w:vMerge/>
            <w:tcMar/>
          </w:tcPr>
          <w:p w:rsidRPr="00CC0718" w:rsidR="00C71DC8" w:rsidP="00244814" w:rsidRDefault="00C71DC8" w14:paraId="142D9B0D" w14:textId="77777777"/>
        </w:tc>
      </w:tr>
      <w:tr w:rsidRPr="00CC0718" w:rsidR="00C71DC8" w:rsidTr="3A33D0EC" w14:paraId="5031DCC4" w14:textId="77777777">
        <w:trPr>
          <w:trHeight w:val="459" w:hRule="exact"/>
        </w:trPr>
        <w:tc>
          <w:tcPr>
            <w:tcW w:w="1805" w:type="dxa"/>
            <w:shd w:val="clear" w:color="auto" w:fill="FFFFFF" w:themeFill="background1"/>
            <w:tcMar/>
          </w:tcPr>
          <w:p w:rsidRPr="00CC0718" w:rsidR="00C71DC8" w:rsidP="00244814" w:rsidRDefault="00C71DC8" w14:paraId="4359E1EF" w14:textId="77777777">
            <w:pPr>
              <w:rPr>
                <w:b/>
                <w:color w:val="5C83B4"/>
                <w:spacing w:val="-2"/>
                <w:sz w:val="24"/>
              </w:rPr>
            </w:pPr>
            <w:r w:rsidRPr="00CC0718">
              <w:rPr>
                <w:b/>
                <w:color w:val="5C83B4"/>
                <w:spacing w:val="-2"/>
                <w:sz w:val="24"/>
              </w:rPr>
              <w:t>Aggregated:</w:t>
            </w:r>
          </w:p>
        </w:tc>
        <w:tc>
          <w:tcPr>
            <w:tcW w:w="8912" w:type="dxa"/>
            <w:gridSpan w:val="7"/>
            <w:shd w:val="clear" w:color="auto" w:fill="FFFFFF" w:themeFill="background1"/>
            <w:tcMar/>
          </w:tcPr>
          <w:p w:rsidRPr="00CC0718" w:rsidR="00C71DC8" w:rsidP="00244814" w:rsidRDefault="00C71DC8" w14:paraId="6A3D63FD" w14:textId="77777777">
            <w:pPr>
              <w:rPr>
                <w:b/>
                <w:color w:val="5C83B4"/>
                <w:spacing w:val="-2"/>
                <w:sz w:val="24"/>
              </w:rPr>
            </w:pPr>
            <w:r w:rsidRPr="00CC0718">
              <w:rPr>
                <w:b/>
                <w:color w:val="5C83B4"/>
                <w:spacing w:val="-2"/>
                <w:sz w:val="24"/>
              </w:rPr>
              <w:t>Yes</w:t>
            </w:r>
          </w:p>
        </w:tc>
      </w:tr>
      <w:tr w:rsidRPr="00CC0718" w:rsidR="00C71DC8" w:rsidTr="3A33D0EC" w14:paraId="04726A40" w14:textId="77777777">
        <w:trPr>
          <w:trHeight w:val="344" w:hRule="exact"/>
        </w:trPr>
        <w:tc>
          <w:tcPr>
            <w:tcW w:w="3381" w:type="dxa"/>
            <w:gridSpan w:val="2"/>
            <w:tcBorders>
              <w:bottom w:val="single" w:color="8FB6EA" w:sz="5" w:space="0"/>
            </w:tcBorders>
            <w:shd w:val="clear" w:color="auto" w:fill="FFFFFF" w:themeFill="background1"/>
            <w:tcMar/>
          </w:tcPr>
          <w:p w:rsidRPr="00CC0718" w:rsidR="00C71DC8" w:rsidP="00244814" w:rsidRDefault="00C71DC8" w14:paraId="23EF2EB6" w14:textId="77777777">
            <w:pPr>
              <w:rPr>
                <w:color w:val="000000"/>
                <w:spacing w:val="-2"/>
                <w:sz w:val="18"/>
              </w:rPr>
            </w:pPr>
            <w:r w:rsidRPr="00CC0718">
              <w:rPr>
                <w:color w:val="000000"/>
                <w:spacing w:val="-2"/>
                <w:sz w:val="18"/>
              </w:rPr>
              <w:t>Document</w:t>
            </w:r>
          </w:p>
        </w:tc>
        <w:tc>
          <w:tcPr>
            <w:tcW w:w="1132" w:type="dxa"/>
            <w:tcBorders>
              <w:bottom w:val="single" w:color="8FB6EA" w:sz="5" w:space="0"/>
            </w:tcBorders>
            <w:shd w:val="clear" w:color="auto" w:fill="FFFFFF" w:themeFill="background1"/>
            <w:tcMar/>
          </w:tcPr>
          <w:p w:rsidRPr="00CC0718" w:rsidR="00C71DC8" w:rsidP="00244814" w:rsidRDefault="00C71DC8" w14:paraId="29DFB7FD" w14:textId="77777777">
            <w:pPr>
              <w:rPr>
                <w:color w:val="000000"/>
                <w:spacing w:val="-2"/>
                <w:sz w:val="18"/>
              </w:rPr>
            </w:pPr>
            <w:r w:rsidRPr="00CC0718">
              <w:rPr>
                <w:color w:val="000000"/>
                <w:spacing w:val="-2"/>
                <w:sz w:val="18"/>
              </w:rPr>
              <w:t>1</w:t>
            </w:r>
          </w:p>
        </w:tc>
        <w:tc>
          <w:tcPr>
            <w:tcW w:w="1576" w:type="dxa"/>
            <w:gridSpan w:val="2"/>
            <w:tcBorders>
              <w:bottom w:val="single" w:color="8FB6EA" w:sz="5" w:space="0"/>
            </w:tcBorders>
            <w:shd w:val="clear" w:color="auto" w:fill="FFFFFF" w:themeFill="background1"/>
            <w:tcMar/>
          </w:tcPr>
          <w:p w:rsidRPr="00CC0718" w:rsidR="00C71DC8" w:rsidP="00244814" w:rsidRDefault="00C71DC8" w14:paraId="06A21D69" w14:textId="77777777">
            <w:pPr>
              <w:rPr>
                <w:color w:val="000000"/>
                <w:spacing w:val="-2"/>
                <w:sz w:val="18"/>
              </w:rPr>
            </w:pPr>
            <w:r w:rsidRPr="00CC0718">
              <w:rPr>
                <w:color w:val="000000"/>
                <w:spacing w:val="-2"/>
                <w:sz w:val="18"/>
              </w:rPr>
              <w:t>3</w:t>
            </w:r>
          </w:p>
        </w:tc>
        <w:tc>
          <w:tcPr>
            <w:tcW w:w="1362" w:type="dxa"/>
            <w:tcBorders>
              <w:bottom w:val="single" w:color="8FB6EA" w:sz="5" w:space="0"/>
            </w:tcBorders>
            <w:shd w:val="clear" w:color="auto" w:fill="FFFFFF" w:themeFill="background1"/>
            <w:tcMar/>
          </w:tcPr>
          <w:p w:rsidRPr="00CC0718" w:rsidR="00C71DC8" w:rsidP="00244814" w:rsidRDefault="00C71DC8" w14:paraId="144EF6FA" w14:textId="77777777">
            <w:pPr>
              <w:rPr>
                <w:color w:val="000000"/>
                <w:spacing w:val="-2"/>
                <w:sz w:val="18"/>
              </w:rPr>
            </w:pPr>
            <w:r w:rsidRPr="00CC0718">
              <w:rPr>
                <w:color w:val="000000"/>
                <w:spacing w:val="-2"/>
                <w:sz w:val="18"/>
              </w:rPr>
              <w:t>16</w:t>
            </w:r>
          </w:p>
        </w:tc>
        <w:tc>
          <w:tcPr>
            <w:tcW w:w="1690" w:type="dxa"/>
            <w:tcBorders>
              <w:bottom w:val="single" w:color="8FB6EA" w:sz="5" w:space="0"/>
            </w:tcBorders>
            <w:shd w:val="clear" w:color="auto" w:fill="FFFFFF" w:themeFill="background1"/>
            <w:tcMar/>
          </w:tcPr>
          <w:p w:rsidRPr="00CC0718" w:rsidR="00C71DC8" w:rsidP="00244814" w:rsidRDefault="00C71DC8" w14:paraId="34658048" w14:textId="77777777">
            <w:pPr>
              <w:rPr>
                <w:color w:val="000000"/>
                <w:spacing w:val="-2"/>
                <w:sz w:val="18"/>
              </w:rPr>
            </w:pPr>
            <w:r w:rsidRPr="00CC0718">
              <w:rPr>
                <w:color w:val="000000"/>
                <w:spacing w:val="-2"/>
                <w:sz w:val="18"/>
              </w:rPr>
              <w:t>3</w:t>
            </w:r>
          </w:p>
        </w:tc>
        <w:tc>
          <w:tcPr>
            <w:tcW w:w="1576" w:type="dxa"/>
            <w:tcBorders>
              <w:bottom w:val="single" w:color="8FB6EA" w:sz="5" w:space="0"/>
            </w:tcBorders>
            <w:shd w:val="clear" w:color="auto" w:fill="FFFFFF" w:themeFill="background1"/>
            <w:tcMar/>
          </w:tcPr>
          <w:p w:rsidRPr="00CC0718" w:rsidR="00C71DC8" w:rsidP="00244814" w:rsidRDefault="00C71DC8" w14:paraId="34F70B1F" w14:textId="77777777">
            <w:pPr>
              <w:rPr>
                <w:color w:val="000000"/>
                <w:spacing w:val="-2"/>
                <w:sz w:val="18"/>
              </w:rPr>
            </w:pPr>
          </w:p>
        </w:tc>
      </w:tr>
      <w:tr w:rsidRPr="00CC0718" w:rsidR="00C71DC8" w:rsidTr="3A33D0EC" w14:paraId="4B552443" w14:textId="77777777">
        <w:trPr>
          <w:trHeight w:val="444" w:hRule="exact"/>
        </w:trPr>
        <w:tc>
          <w:tcPr>
            <w:tcW w:w="10717" w:type="dxa"/>
            <w:gridSpan w:val="8"/>
            <w:tcBorders>
              <w:top w:val="single" w:color="8FB6EA" w:sz="5" w:space="0"/>
            </w:tcBorders>
            <w:tcMar/>
          </w:tcPr>
          <w:p w:rsidRPr="00CC0718" w:rsidR="00C71DC8" w:rsidP="00244814" w:rsidRDefault="00C71DC8" w14:paraId="3462BF64" w14:textId="77777777"/>
        </w:tc>
      </w:tr>
      <w:tr w:rsidRPr="00CC0718" w:rsidR="00C71DC8" w:rsidTr="3A33D0EC" w14:paraId="364AC724" w14:textId="77777777">
        <w:trPr>
          <w:trHeight w:val="602" w:hRule="exact"/>
        </w:trPr>
        <w:tc>
          <w:tcPr>
            <w:tcW w:w="10717" w:type="dxa"/>
            <w:gridSpan w:val="8"/>
            <w:shd w:val="clear" w:color="auto" w:fill="FFFFFF" w:themeFill="background1"/>
            <w:tcMar/>
          </w:tcPr>
          <w:p w:rsidRPr="00CC0718" w:rsidR="00C71DC8" w:rsidP="00244814" w:rsidRDefault="00C71DC8" w14:paraId="1C5CFC61" w14:textId="77777777">
            <w:pPr>
              <w:rPr>
                <w:b/>
                <w:color w:val="5C83B4"/>
                <w:spacing w:val="-2"/>
                <w:sz w:val="24"/>
              </w:rPr>
            </w:pPr>
          </w:p>
        </w:tc>
      </w:tr>
      <w:tr w:rsidRPr="00CC0718" w:rsidR="00C71DC8" w:rsidTr="3A33D0EC" w14:paraId="10048AEB" w14:textId="77777777">
        <w:trPr>
          <w:trHeight w:val="458" w:hRule="exact"/>
        </w:trPr>
        <w:tc>
          <w:tcPr>
            <w:tcW w:w="1805" w:type="dxa"/>
            <w:shd w:val="clear" w:color="auto" w:fill="FFFFFF" w:themeFill="background1"/>
            <w:tcMar/>
          </w:tcPr>
          <w:p w:rsidRPr="00CC0718" w:rsidR="00C71DC8" w:rsidP="00244814" w:rsidRDefault="00C71DC8" w14:paraId="6DC688DE" w14:textId="77777777">
            <w:pPr>
              <w:rPr>
                <w:b/>
                <w:color w:val="5C83B4"/>
                <w:spacing w:val="-2"/>
                <w:sz w:val="24"/>
              </w:rPr>
            </w:pPr>
            <w:r w:rsidRPr="00CC0718">
              <w:rPr>
                <w:b/>
                <w:color w:val="5C83B4"/>
                <w:spacing w:val="-2"/>
                <w:sz w:val="24"/>
              </w:rPr>
              <w:t>Nickname:</w:t>
            </w:r>
          </w:p>
        </w:tc>
        <w:tc>
          <w:tcPr>
            <w:tcW w:w="8912" w:type="dxa"/>
            <w:gridSpan w:val="7"/>
            <w:vMerge w:val="restart"/>
            <w:shd w:val="clear" w:color="auto" w:fill="FFFFFF" w:themeFill="background1"/>
            <w:tcMar/>
          </w:tcPr>
          <w:p w:rsidRPr="00CC0718" w:rsidR="00C71DC8" w:rsidP="3A33D0EC" w:rsidRDefault="00C71DC8" w14:paraId="747D8FDA" w14:textId="77777777">
            <w:pPr>
              <w:rPr>
                <w:b w:val="1"/>
                <w:bCs w:val="1"/>
                <w:color w:val="5C83B4"/>
                <w:spacing w:val="-2"/>
                <w:sz w:val="24"/>
                <w:szCs w:val="24"/>
                <w:lang w:val="en-US"/>
              </w:rPr>
            </w:pPr>
            <w:r w:rsidRPr="3A33D0EC" w:rsidR="00C71DC8">
              <w:rPr>
                <w:b w:val="1"/>
                <w:bCs w:val="1"/>
                <w:color w:val="5C83B4"/>
                <w:spacing w:val="-2"/>
                <w:sz w:val="24"/>
                <w:szCs w:val="24"/>
                <w:lang w:val="en-US"/>
              </w:rPr>
              <w:t xml:space="preserve">Codes\\AXIAL CODE\\Q3 b- Member experience with the club\GOOD EXPERIENCE\it was </w:t>
            </w:r>
            <w:r w:rsidRPr="3A33D0EC" w:rsidR="00C71DC8">
              <w:rPr>
                <w:b w:val="1"/>
                <w:bCs w:val="1"/>
                <w:color w:val="5C83B4"/>
                <w:spacing w:val="-2"/>
                <w:sz w:val="24"/>
                <w:szCs w:val="24"/>
                <w:lang w:val="en-US"/>
              </w:rPr>
              <w:t>a good experience</w:t>
            </w:r>
            <w:r w:rsidRPr="3A33D0EC" w:rsidR="00C71DC8">
              <w:rPr>
                <w:b w:val="1"/>
                <w:bCs w:val="1"/>
                <w:color w:val="5C83B4"/>
                <w:spacing w:val="-2"/>
                <w:sz w:val="24"/>
                <w:szCs w:val="24"/>
                <w:lang w:val="en-US"/>
              </w:rPr>
              <w:t xml:space="preserve"> altogether</w:t>
            </w:r>
          </w:p>
        </w:tc>
      </w:tr>
      <w:tr w:rsidRPr="00CC0718" w:rsidR="00C71DC8" w:rsidTr="3A33D0EC" w14:paraId="2CDAF8C4" w14:textId="77777777">
        <w:trPr>
          <w:trHeight w:val="444" w:hRule="exact"/>
        </w:trPr>
        <w:tc>
          <w:tcPr>
            <w:tcW w:w="1805" w:type="dxa"/>
            <w:shd w:val="clear" w:color="auto" w:fill="FFFFFF" w:themeFill="background1"/>
            <w:tcMar/>
          </w:tcPr>
          <w:p w:rsidRPr="00CC0718" w:rsidR="00C71DC8" w:rsidP="00244814" w:rsidRDefault="00C71DC8" w14:paraId="1952226E" w14:textId="77777777">
            <w:pPr>
              <w:rPr>
                <w:b/>
                <w:color w:val="5C83B4"/>
                <w:spacing w:val="-2"/>
                <w:sz w:val="24"/>
              </w:rPr>
            </w:pPr>
            <w:r w:rsidRPr="00CC0718">
              <w:rPr>
                <w:b/>
                <w:color w:val="5C83B4"/>
                <w:spacing w:val="-2"/>
                <w:sz w:val="24"/>
              </w:rPr>
              <w:t>Classification:</w:t>
            </w:r>
          </w:p>
        </w:tc>
        <w:tc>
          <w:tcPr>
            <w:tcW w:w="8912" w:type="dxa"/>
            <w:gridSpan w:val="7"/>
            <w:vMerge/>
            <w:tcMar/>
          </w:tcPr>
          <w:p w:rsidRPr="00CC0718" w:rsidR="00C71DC8" w:rsidP="00244814" w:rsidRDefault="00C71DC8" w14:paraId="7EFF8D41" w14:textId="77777777"/>
        </w:tc>
      </w:tr>
      <w:tr w:rsidRPr="00CC0718" w:rsidR="00C71DC8" w:rsidTr="3A33D0EC" w14:paraId="4590E4D8" w14:textId="77777777">
        <w:trPr>
          <w:trHeight w:val="459" w:hRule="exact"/>
        </w:trPr>
        <w:tc>
          <w:tcPr>
            <w:tcW w:w="1805" w:type="dxa"/>
            <w:shd w:val="clear" w:color="auto" w:fill="FFFFFF" w:themeFill="background1"/>
            <w:tcMar/>
          </w:tcPr>
          <w:p w:rsidRPr="00CC0718" w:rsidR="00C71DC8" w:rsidP="00244814" w:rsidRDefault="00C71DC8" w14:paraId="67863E4F" w14:textId="77777777">
            <w:pPr>
              <w:rPr>
                <w:b/>
                <w:color w:val="5C83B4"/>
                <w:spacing w:val="-2"/>
                <w:sz w:val="24"/>
              </w:rPr>
            </w:pPr>
            <w:r w:rsidRPr="00CC0718">
              <w:rPr>
                <w:b/>
                <w:color w:val="5C83B4"/>
                <w:spacing w:val="-2"/>
                <w:sz w:val="24"/>
              </w:rPr>
              <w:t>Aggregated:</w:t>
            </w:r>
          </w:p>
        </w:tc>
        <w:tc>
          <w:tcPr>
            <w:tcW w:w="8912" w:type="dxa"/>
            <w:gridSpan w:val="7"/>
            <w:shd w:val="clear" w:color="auto" w:fill="FFFFFF" w:themeFill="background1"/>
            <w:tcMar/>
          </w:tcPr>
          <w:p w:rsidRPr="00CC0718" w:rsidR="00C71DC8" w:rsidP="00244814" w:rsidRDefault="00C71DC8" w14:paraId="24114500" w14:textId="77777777">
            <w:pPr>
              <w:rPr>
                <w:b/>
                <w:color w:val="5C83B4"/>
                <w:spacing w:val="-2"/>
                <w:sz w:val="24"/>
              </w:rPr>
            </w:pPr>
            <w:r w:rsidRPr="00CC0718">
              <w:rPr>
                <w:b/>
                <w:color w:val="5C83B4"/>
                <w:spacing w:val="-2"/>
                <w:sz w:val="24"/>
              </w:rPr>
              <w:t>No</w:t>
            </w:r>
          </w:p>
        </w:tc>
      </w:tr>
      <w:tr w:rsidRPr="00CC0718" w:rsidR="00C71DC8" w:rsidTr="3A33D0EC" w14:paraId="2CE5C032" w14:textId="77777777">
        <w:trPr>
          <w:trHeight w:val="329" w:hRule="exact"/>
        </w:trPr>
        <w:tc>
          <w:tcPr>
            <w:tcW w:w="3381" w:type="dxa"/>
            <w:gridSpan w:val="2"/>
            <w:tcBorders>
              <w:bottom w:val="single" w:color="8FB6EA" w:sz="5" w:space="0"/>
            </w:tcBorders>
            <w:shd w:val="clear" w:color="auto" w:fill="FFFFFF" w:themeFill="background1"/>
            <w:tcMar/>
          </w:tcPr>
          <w:p w:rsidRPr="00CC0718" w:rsidR="00C71DC8" w:rsidP="00244814" w:rsidRDefault="00C71DC8" w14:paraId="62A8161F" w14:textId="77777777">
            <w:pPr>
              <w:rPr>
                <w:color w:val="000000"/>
                <w:spacing w:val="-2"/>
                <w:sz w:val="18"/>
              </w:rPr>
            </w:pPr>
            <w:r w:rsidRPr="00CC0718">
              <w:rPr>
                <w:color w:val="000000"/>
                <w:spacing w:val="-2"/>
                <w:sz w:val="18"/>
              </w:rPr>
              <w:t>Document</w:t>
            </w:r>
          </w:p>
        </w:tc>
        <w:tc>
          <w:tcPr>
            <w:tcW w:w="1132" w:type="dxa"/>
            <w:tcBorders>
              <w:bottom w:val="single" w:color="8FB6EA" w:sz="5" w:space="0"/>
            </w:tcBorders>
            <w:shd w:val="clear" w:color="auto" w:fill="FFFFFF" w:themeFill="background1"/>
            <w:tcMar/>
          </w:tcPr>
          <w:p w:rsidRPr="00CC0718" w:rsidR="00C71DC8" w:rsidP="00244814" w:rsidRDefault="00C71DC8" w14:paraId="6565936D" w14:textId="77777777">
            <w:pPr>
              <w:rPr>
                <w:color w:val="000000"/>
                <w:spacing w:val="-2"/>
                <w:sz w:val="18"/>
              </w:rPr>
            </w:pPr>
            <w:r w:rsidRPr="00CC0718">
              <w:rPr>
                <w:color w:val="000000"/>
                <w:spacing w:val="-2"/>
                <w:sz w:val="18"/>
              </w:rPr>
              <w:t>1</w:t>
            </w:r>
          </w:p>
        </w:tc>
        <w:tc>
          <w:tcPr>
            <w:tcW w:w="1576" w:type="dxa"/>
            <w:gridSpan w:val="2"/>
            <w:tcBorders>
              <w:bottom w:val="single" w:color="8FB6EA" w:sz="5" w:space="0"/>
            </w:tcBorders>
            <w:shd w:val="clear" w:color="auto" w:fill="FFFFFF" w:themeFill="background1"/>
            <w:tcMar/>
          </w:tcPr>
          <w:p w:rsidRPr="00CC0718" w:rsidR="00C71DC8" w:rsidP="00244814" w:rsidRDefault="00C71DC8" w14:paraId="04D5B995" w14:textId="77777777">
            <w:pPr>
              <w:rPr>
                <w:color w:val="000000"/>
                <w:spacing w:val="-2"/>
                <w:sz w:val="18"/>
              </w:rPr>
            </w:pPr>
            <w:r w:rsidRPr="00CC0718">
              <w:rPr>
                <w:color w:val="000000"/>
                <w:spacing w:val="-2"/>
                <w:sz w:val="18"/>
              </w:rPr>
              <w:t>1</w:t>
            </w:r>
          </w:p>
        </w:tc>
        <w:tc>
          <w:tcPr>
            <w:tcW w:w="1362" w:type="dxa"/>
            <w:tcBorders>
              <w:bottom w:val="single" w:color="8FB6EA" w:sz="5" w:space="0"/>
            </w:tcBorders>
            <w:shd w:val="clear" w:color="auto" w:fill="FFFFFF" w:themeFill="background1"/>
            <w:tcMar/>
          </w:tcPr>
          <w:p w:rsidRPr="00CC0718" w:rsidR="00C71DC8" w:rsidP="00244814" w:rsidRDefault="00C71DC8" w14:paraId="163D3BB5" w14:textId="77777777">
            <w:pPr>
              <w:rPr>
                <w:color w:val="000000"/>
                <w:spacing w:val="-2"/>
                <w:sz w:val="18"/>
              </w:rPr>
            </w:pPr>
            <w:r w:rsidRPr="00CC0718">
              <w:rPr>
                <w:color w:val="000000"/>
                <w:spacing w:val="-2"/>
                <w:sz w:val="18"/>
              </w:rPr>
              <w:t>6</w:t>
            </w:r>
          </w:p>
        </w:tc>
        <w:tc>
          <w:tcPr>
            <w:tcW w:w="1690" w:type="dxa"/>
            <w:tcBorders>
              <w:bottom w:val="single" w:color="8FB6EA" w:sz="5" w:space="0"/>
            </w:tcBorders>
            <w:shd w:val="clear" w:color="auto" w:fill="FFFFFF" w:themeFill="background1"/>
            <w:tcMar/>
          </w:tcPr>
          <w:p w:rsidRPr="00CC0718" w:rsidR="00C71DC8" w:rsidP="00244814" w:rsidRDefault="00C71DC8" w14:paraId="46285988" w14:textId="77777777">
            <w:pPr>
              <w:rPr>
                <w:color w:val="000000"/>
                <w:spacing w:val="-2"/>
                <w:sz w:val="18"/>
              </w:rPr>
            </w:pPr>
            <w:r w:rsidRPr="00CC0718">
              <w:rPr>
                <w:color w:val="000000"/>
                <w:spacing w:val="-2"/>
                <w:sz w:val="18"/>
              </w:rPr>
              <w:t>1</w:t>
            </w:r>
          </w:p>
        </w:tc>
        <w:tc>
          <w:tcPr>
            <w:tcW w:w="1576" w:type="dxa"/>
            <w:tcBorders>
              <w:bottom w:val="single" w:color="8FB6EA" w:sz="5" w:space="0"/>
            </w:tcBorders>
            <w:shd w:val="clear" w:color="auto" w:fill="FFFFFF" w:themeFill="background1"/>
            <w:tcMar/>
          </w:tcPr>
          <w:p w:rsidRPr="00CC0718" w:rsidR="00C71DC8" w:rsidP="00244814" w:rsidRDefault="00C71DC8" w14:paraId="14FF9AE3" w14:textId="77777777">
            <w:pPr>
              <w:rPr>
                <w:color w:val="000000"/>
                <w:spacing w:val="-2"/>
                <w:sz w:val="18"/>
              </w:rPr>
            </w:pPr>
          </w:p>
        </w:tc>
      </w:tr>
      <w:tr w:rsidRPr="00CC0718" w:rsidR="00C71DC8" w:rsidTr="3A33D0EC" w14:paraId="141DC1A0" w14:textId="77777777">
        <w:trPr>
          <w:trHeight w:val="459" w:hRule="exact"/>
        </w:trPr>
        <w:tc>
          <w:tcPr>
            <w:tcW w:w="10717" w:type="dxa"/>
            <w:gridSpan w:val="8"/>
            <w:tcBorders>
              <w:top w:val="single" w:color="8FB6EA" w:sz="5" w:space="0"/>
            </w:tcBorders>
            <w:tcMar/>
          </w:tcPr>
          <w:p w:rsidRPr="00CC0718" w:rsidR="00C71DC8" w:rsidP="00244814" w:rsidRDefault="00C71DC8" w14:paraId="050B0DD1" w14:textId="77777777"/>
        </w:tc>
      </w:tr>
      <w:tr w:rsidRPr="00CC0718" w:rsidR="00C71DC8" w:rsidTr="3A33D0EC" w14:paraId="2E6DE00B" w14:textId="77777777">
        <w:trPr>
          <w:trHeight w:val="329" w:hRule="exact"/>
        </w:trPr>
        <w:tc>
          <w:tcPr>
            <w:tcW w:w="10717" w:type="dxa"/>
            <w:gridSpan w:val="8"/>
            <w:shd w:val="clear" w:color="auto" w:fill="FFFFFF" w:themeFill="background1"/>
            <w:tcMar/>
          </w:tcPr>
          <w:p w:rsidRPr="00CC0718" w:rsidR="00C71DC8" w:rsidP="00244814" w:rsidRDefault="00C71DC8" w14:paraId="5499E187" w14:textId="77777777">
            <w:pPr>
              <w:rPr>
                <w:b/>
                <w:color w:val="5C83B4"/>
                <w:spacing w:val="-2"/>
                <w:sz w:val="24"/>
              </w:rPr>
            </w:pPr>
          </w:p>
        </w:tc>
      </w:tr>
      <w:tr w:rsidRPr="00CC0718" w:rsidR="00C71DC8" w:rsidTr="3A33D0EC" w14:paraId="0EE81B57" w14:textId="77777777">
        <w:trPr>
          <w:trHeight w:val="459" w:hRule="exact"/>
        </w:trPr>
        <w:tc>
          <w:tcPr>
            <w:tcW w:w="1805" w:type="dxa"/>
            <w:shd w:val="clear" w:color="auto" w:fill="FFFFFF" w:themeFill="background1"/>
            <w:tcMar/>
          </w:tcPr>
          <w:p w:rsidRPr="00CC0718" w:rsidR="00C71DC8" w:rsidP="00244814" w:rsidRDefault="00C71DC8" w14:paraId="4838E455" w14:textId="77777777">
            <w:pPr>
              <w:rPr>
                <w:b/>
                <w:color w:val="5C83B4"/>
                <w:spacing w:val="-2"/>
                <w:sz w:val="24"/>
              </w:rPr>
            </w:pPr>
            <w:r w:rsidRPr="00CC0718">
              <w:rPr>
                <w:b/>
                <w:color w:val="5C83B4"/>
                <w:spacing w:val="-2"/>
                <w:sz w:val="24"/>
              </w:rPr>
              <w:t>Nickname:</w:t>
            </w:r>
          </w:p>
        </w:tc>
        <w:tc>
          <w:tcPr>
            <w:tcW w:w="8912" w:type="dxa"/>
            <w:gridSpan w:val="7"/>
            <w:vMerge w:val="restart"/>
            <w:shd w:val="clear" w:color="auto" w:fill="FFFFFF" w:themeFill="background1"/>
            <w:tcMar/>
          </w:tcPr>
          <w:p w:rsidRPr="00CC0718" w:rsidR="00C71DC8" w:rsidP="00244814" w:rsidRDefault="00C71DC8" w14:paraId="499C5EA7" w14:textId="77777777">
            <w:pPr>
              <w:rPr>
                <w:b/>
                <w:color w:val="5C83B4"/>
                <w:spacing w:val="-2"/>
                <w:sz w:val="24"/>
              </w:rPr>
            </w:pPr>
            <w:r w:rsidRPr="00CC0718">
              <w:rPr>
                <w:b/>
                <w:color w:val="5C83B4"/>
                <w:spacing w:val="-2"/>
                <w:sz w:val="24"/>
              </w:rPr>
              <w:t>Codes\\AXIAL CODE\\Q3 b- Member experience with the club\GOOD EXPERIENCE\it's kind of been nice</w:t>
            </w:r>
          </w:p>
        </w:tc>
      </w:tr>
      <w:tr w:rsidRPr="00CC0718" w:rsidR="00C71DC8" w:rsidTr="3A33D0EC" w14:paraId="6FD00495" w14:textId="77777777">
        <w:trPr>
          <w:trHeight w:val="444" w:hRule="exact"/>
        </w:trPr>
        <w:tc>
          <w:tcPr>
            <w:tcW w:w="1805" w:type="dxa"/>
            <w:shd w:val="clear" w:color="auto" w:fill="FFFFFF" w:themeFill="background1"/>
            <w:tcMar/>
          </w:tcPr>
          <w:p w:rsidRPr="00CC0718" w:rsidR="00C71DC8" w:rsidP="00244814" w:rsidRDefault="00C71DC8" w14:paraId="796D96F1" w14:textId="77777777">
            <w:pPr>
              <w:rPr>
                <w:b/>
                <w:color w:val="5C83B4"/>
                <w:spacing w:val="-2"/>
                <w:sz w:val="24"/>
              </w:rPr>
            </w:pPr>
            <w:r w:rsidRPr="00CC0718">
              <w:rPr>
                <w:b/>
                <w:color w:val="5C83B4"/>
                <w:spacing w:val="-2"/>
                <w:sz w:val="24"/>
              </w:rPr>
              <w:t>Classification:</w:t>
            </w:r>
          </w:p>
        </w:tc>
        <w:tc>
          <w:tcPr>
            <w:tcW w:w="8912" w:type="dxa"/>
            <w:gridSpan w:val="7"/>
            <w:vMerge/>
            <w:tcMar/>
          </w:tcPr>
          <w:p w:rsidRPr="00CC0718" w:rsidR="00C71DC8" w:rsidP="00244814" w:rsidRDefault="00C71DC8" w14:paraId="7C44A08C" w14:textId="77777777"/>
        </w:tc>
      </w:tr>
      <w:tr w:rsidRPr="00CC0718" w:rsidR="00C71DC8" w:rsidTr="3A33D0EC" w14:paraId="396D8FD8" w14:textId="77777777">
        <w:trPr>
          <w:trHeight w:val="459" w:hRule="exact"/>
        </w:trPr>
        <w:tc>
          <w:tcPr>
            <w:tcW w:w="1805" w:type="dxa"/>
            <w:shd w:val="clear" w:color="auto" w:fill="FFFFFF" w:themeFill="background1"/>
            <w:tcMar/>
          </w:tcPr>
          <w:p w:rsidRPr="00CC0718" w:rsidR="00C71DC8" w:rsidP="00244814" w:rsidRDefault="00C71DC8" w14:paraId="1A4CAD5C" w14:textId="77777777">
            <w:pPr>
              <w:rPr>
                <w:b/>
                <w:color w:val="5C83B4"/>
                <w:spacing w:val="-2"/>
                <w:sz w:val="24"/>
              </w:rPr>
            </w:pPr>
            <w:r w:rsidRPr="00CC0718">
              <w:rPr>
                <w:b/>
                <w:color w:val="5C83B4"/>
                <w:spacing w:val="-2"/>
                <w:sz w:val="24"/>
              </w:rPr>
              <w:t>Aggregated:</w:t>
            </w:r>
          </w:p>
        </w:tc>
        <w:tc>
          <w:tcPr>
            <w:tcW w:w="8912" w:type="dxa"/>
            <w:gridSpan w:val="7"/>
            <w:shd w:val="clear" w:color="auto" w:fill="FFFFFF" w:themeFill="background1"/>
            <w:tcMar/>
          </w:tcPr>
          <w:p w:rsidRPr="00CC0718" w:rsidR="00C71DC8" w:rsidP="00244814" w:rsidRDefault="00C71DC8" w14:paraId="0AA36530" w14:textId="77777777">
            <w:pPr>
              <w:rPr>
                <w:b/>
                <w:color w:val="5C83B4"/>
                <w:spacing w:val="-2"/>
                <w:sz w:val="24"/>
              </w:rPr>
            </w:pPr>
            <w:r w:rsidRPr="00CC0718">
              <w:rPr>
                <w:b/>
                <w:color w:val="5C83B4"/>
                <w:spacing w:val="-2"/>
                <w:sz w:val="24"/>
              </w:rPr>
              <w:t>No</w:t>
            </w:r>
          </w:p>
        </w:tc>
      </w:tr>
      <w:tr w:rsidRPr="00CC0718" w:rsidR="00C71DC8" w:rsidTr="3A33D0EC" w14:paraId="103AF8D5" w14:textId="77777777">
        <w:trPr>
          <w:trHeight w:val="343" w:hRule="exact"/>
        </w:trPr>
        <w:tc>
          <w:tcPr>
            <w:tcW w:w="3381" w:type="dxa"/>
            <w:gridSpan w:val="2"/>
            <w:tcBorders>
              <w:bottom w:val="single" w:color="8FB6EA" w:sz="5" w:space="0"/>
            </w:tcBorders>
            <w:shd w:val="clear" w:color="auto" w:fill="FFFFFF" w:themeFill="background1"/>
            <w:tcMar/>
          </w:tcPr>
          <w:p w:rsidRPr="00CC0718" w:rsidR="00C71DC8" w:rsidP="00244814" w:rsidRDefault="00C71DC8" w14:paraId="3B342E28" w14:textId="77777777">
            <w:pPr>
              <w:rPr>
                <w:color w:val="000000"/>
                <w:spacing w:val="-2"/>
                <w:sz w:val="18"/>
              </w:rPr>
            </w:pPr>
            <w:r w:rsidRPr="00CC0718">
              <w:rPr>
                <w:color w:val="000000"/>
                <w:spacing w:val="-2"/>
                <w:sz w:val="18"/>
              </w:rPr>
              <w:t>Document</w:t>
            </w:r>
          </w:p>
        </w:tc>
        <w:tc>
          <w:tcPr>
            <w:tcW w:w="1132" w:type="dxa"/>
            <w:tcBorders>
              <w:bottom w:val="single" w:color="8FB6EA" w:sz="5" w:space="0"/>
            </w:tcBorders>
            <w:shd w:val="clear" w:color="auto" w:fill="FFFFFF" w:themeFill="background1"/>
            <w:tcMar/>
          </w:tcPr>
          <w:p w:rsidRPr="00CC0718" w:rsidR="00C71DC8" w:rsidP="00244814" w:rsidRDefault="00C71DC8" w14:paraId="5BDB8275" w14:textId="77777777">
            <w:pPr>
              <w:rPr>
                <w:color w:val="000000"/>
                <w:spacing w:val="-2"/>
                <w:sz w:val="18"/>
              </w:rPr>
            </w:pPr>
            <w:r w:rsidRPr="00CC0718">
              <w:rPr>
                <w:color w:val="000000"/>
                <w:spacing w:val="-2"/>
                <w:sz w:val="18"/>
              </w:rPr>
              <w:t>1</w:t>
            </w:r>
          </w:p>
        </w:tc>
        <w:tc>
          <w:tcPr>
            <w:tcW w:w="1576" w:type="dxa"/>
            <w:gridSpan w:val="2"/>
            <w:tcBorders>
              <w:bottom w:val="single" w:color="8FB6EA" w:sz="5" w:space="0"/>
            </w:tcBorders>
            <w:shd w:val="clear" w:color="auto" w:fill="FFFFFF" w:themeFill="background1"/>
            <w:tcMar/>
          </w:tcPr>
          <w:p w:rsidRPr="00CC0718" w:rsidR="00C71DC8" w:rsidP="00244814" w:rsidRDefault="00C71DC8" w14:paraId="0F2898C0" w14:textId="77777777">
            <w:pPr>
              <w:rPr>
                <w:color w:val="000000"/>
                <w:spacing w:val="-2"/>
                <w:sz w:val="18"/>
              </w:rPr>
            </w:pPr>
            <w:r w:rsidRPr="00CC0718">
              <w:rPr>
                <w:color w:val="000000"/>
                <w:spacing w:val="-2"/>
                <w:sz w:val="18"/>
              </w:rPr>
              <w:t>1</w:t>
            </w:r>
          </w:p>
        </w:tc>
        <w:tc>
          <w:tcPr>
            <w:tcW w:w="1362" w:type="dxa"/>
            <w:tcBorders>
              <w:bottom w:val="single" w:color="8FB6EA" w:sz="5" w:space="0"/>
            </w:tcBorders>
            <w:shd w:val="clear" w:color="auto" w:fill="FFFFFF" w:themeFill="background1"/>
            <w:tcMar/>
          </w:tcPr>
          <w:p w:rsidRPr="00CC0718" w:rsidR="00C71DC8" w:rsidP="00244814" w:rsidRDefault="00C71DC8" w14:paraId="2378B3DA" w14:textId="77777777">
            <w:pPr>
              <w:rPr>
                <w:color w:val="000000"/>
                <w:spacing w:val="-2"/>
                <w:sz w:val="18"/>
              </w:rPr>
            </w:pPr>
            <w:r w:rsidRPr="00CC0718">
              <w:rPr>
                <w:color w:val="000000"/>
                <w:spacing w:val="-2"/>
                <w:sz w:val="18"/>
              </w:rPr>
              <w:t>5</w:t>
            </w:r>
          </w:p>
        </w:tc>
        <w:tc>
          <w:tcPr>
            <w:tcW w:w="1690" w:type="dxa"/>
            <w:tcBorders>
              <w:bottom w:val="single" w:color="8FB6EA" w:sz="5" w:space="0"/>
            </w:tcBorders>
            <w:shd w:val="clear" w:color="auto" w:fill="FFFFFF" w:themeFill="background1"/>
            <w:tcMar/>
          </w:tcPr>
          <w:p w:rsidRPr="00CC0718" w:rsidR="00C71DC8" w:rsidP="00244814" w:rsidRDefault="00C71DC8" w14:paraId="68986B37" w14:textId="77777777">
            <w:pPr>
              <w:rPr>
                <w:color w:val="000000"/>
                <w:spacing w:val="-2"/>
                <w:sz w:val="18"/>
              </w:rPr>
            </w:pPr>
            <w:r w:rsidRPr="00CC0718">
              <w:rPr>
                <w:color w:val="000000"/>
                <w:spacing w:val="-2"/>
                <w:sz w:val="18"/>
              </w:rPr>
              <w:t>1</w:t>
            </w:r>
          </w:p>
        </w:tc>
        <w:tc>
          <w:tcPr>
            <w:tcW w:w="1576" w:type="dxa"/>
            <w:tcBorders>
              <w:bottom w:val="single" w:color="8FB6EA" w:sz="5" w:space="0"/>
            </w:tcBorders>
            <w:shd w:val="clear" w:color="auto" w:fill="FFFFFF" w:themeFill="background1"/>
            <w:tcMar/>
          </w:tcPr>
          <w:p w:rsidRPr="00CC0718" w:rsidR="00C71DC8" w:rsidP="00244814" w:rsidRDefault="00C71DC8" w14:paraId="3A55FF96" w14:textId="77777777">
            <w:pPr>
              <w:rPr>
                <w:color w:val="000000"/>
                <w:spacing w:val="-2"/>
                <w:sz w:val="18"/>
              </w:rPr>
            </w:pPr>
          </w:p>
        </w:tc>
      </w:tr>
      <w:tr w:rsidRPr="00CC0718" w:rsidR="00C71DC8" w:rsidTr="3A33D0EC" w14:paraId="6BA5C56C" w14:textId="77777777">
        <w:trPr>
          <w:trHeight w:val="745" w:hRule="exact"/>
        </w:trPr>
        <w:tc>
          <w:tcPr>
            <w:tcW w:w="10717" w:type="dxa"/>
            <w:gridSpan w:val="8"/>
            <w:tcBorders>
              <w:top w:val="single" w:color="8FB6EA" w:sz="5" w:space="0"/>
            </w:tcBorders>
            <w:tcMar/>
          </w:tcPr>
          <w:p w:rsidRPr="00CC0718" w:rsidR="00C71DC8" w:rsidP="00244814" w:rsidRDefault="00C71DC8" w14:paraId="4168C6F7" w14:textId="77777777"/>
        </w:tc>
      </w:tr>
      <w:tr w:rsidRPr="00CC0718" w:rsidR="00C71DC8" w:rsidTr="3A33D0EC" w14:paraId="2BAC4179" w14:textId="77777777">
        <w:trPr>
          <w:trHeight w:val="760" w:hRule="exact"/>
        </w:trPr>
        <w:tc>
          <w:tcPr>
            <w:tcW w:w="10717" w:type="dxa"/>
            <w:gridSpan w:val="8"/>
            <w:tcMar/>
          </w:tcPr>
          <w:p w:rsidRPr="00CC0718" w:rsidR="00C71DC8" w:rsidP="00244814" w:rsidRDefault="00C71DC8" w14:paraId="5193BC51" w14:textId="77777777"/>
        </w:tc>
      </w:tr>
      <w:tr w:rsidRPr="00CC0718" w:rsidR="00C71DC8" w:rsidTr="3A33D0EC" w14:paraId="05D334D8" w14:textId="77777777">
        <w:trPr>
          <w:trHeight w:val="458" w:hRule="exact"/>
        </w:trPr>
        <w:tc>
          <w:tcPr>
            <w:tcW w:w="5359" w:type="dxa"/>
            <w:gridSpan w:val="4"/>
            <w:shd w:val="clear" w:color="auto" w:fill="FFFFFF" w:themeFill="background1"/>
            <w:tcMar/>
          </w:tcPr>
          <w:p w:rsidRPr="00CC0718" w:rsidR="00C71DC8" w:rsidP="00244814" w:rsidRDefault="00C71DC8" w14:paraId="0A5894D4" w14:textId="77777777">
            <w:pPr>
              <w:jc w:val="right"/>
              <w:rPr>
                <w:color w:val="000066"/>
                <w:spacing w:val="-2"/>
                <w:sz w:val="16"/>
              </w:rPr>
            </w:pPr>
            <w:r w:rsidRPr="00CC0718">
              <w:rPr>
                <w:color w:val="000066"/>
                <w:spacing w:val="-2"/>
                <w:sz w:val="16"/>
              </w:rPr>
              <w:t>Formatted Reports\\Code Summary Formatted Report</w:t>
            </w:r>
          </w:p>
        </w:tc>
        <w:tc>
          <w:tcPr>
            <w:tcW w:w="5358" w:type="dxa"/>
            <w:gridSpan w:val="4"/>
            <w:shd w:val="clear" w:color="auto" w:fill="FFFFFF" w:themeFill="background1"/>
            <w:tcMar/>
          </w:tcPr>
          <w:p w:rsidRPr="00CC0718" w:rsidR="00C71DC8" w:rsidP="00244814" w:rsidRDefault="00C71DC8" w14:paraId="035242A4" w14:textId="77777777">
            <w:pPr>
              <w:jc w:val="right"/>
              <w:rPr>
                <w:color w:val="000066"/>
                <w:spacing w:val="-2"/>
                <w:sz w:val="16"/>
              </w:rPr>
            </w:pPr>
            <w:r w:rsidRPr="00CC0718">
              <w:rPr>
                <w:color w:val="000066"/>
                <w:spacing w:val="-2"/>
                <w:sz w:val="16"/>
              </w:rPr>
              <w:t>Page 44 of 104</w:t>
            </w:r>
          </w:p>
        </w:tc>
      </w:tr>
      <w:tr w:rsidRPr="00CC0718" w:rsidR="00C71DC8" w:rsidTr="3A33D0EC" w14:paraId="7856A1AF" w14:textId="77777777">
        <w:trPr>
          <w:trHeight w:val="444" w:hRule="exact"/>
        </w:trPr>
        <w:tc>
          <w:tcPr>
            <w:tcW w:w="10717" w:type="dxa"/>
            <w:gridSpan w:val="8"/>
            <w:shd w:val="clear" w:color="auto" w:fill="FFFFFF" w:themeFill="background1"/>
            <w:tcMar/>
            <w:vAlign w:val="center"/>
          </w:tcPr>
          <w:p w:rsidRPr="00CC0718" w:rsidR="00C71DC8" w:rsidP="00244814" w:rsidRDefault="00C71DC8" w14:paraId="129EFCD8" w14:textId="77777777">
            <w:pPr>
              <w:jc w:val="right"/>
              <w:rPr>
                <w:color w:val="000066"/>
                <w:spacing w:val="-2"/>
                <w:sz w:val="16"/>
              </w:rPr>
            </w:pPr>
            <w:r w:rsidRPr="00CC0718">
              <w:rPr>
                <w:color w:val="000066"/>
                <w:spacing w:val="-2"/>
                <w:sz w:val="16"/>
              </w:rPr>
              <w:t>11/13/2024 3:39 PM</w:t>
            </w:r>
          </w:p>
        </w:tc>
      </w:tr>
      <w:tr w:rsidRPr="00CC0718" w:rsidR="00C71DC8" w:rsidTr="3A33D0EC" w14:paraId="392599CC" w14:textId="77777777">
        <w:trPr>
          <w:trHeight w:val="459" w:hRule="exact"/>
        </w:trPr>
        <w:tc>
          <w:tcPr>
            <w:tcW w:w="3381" w:type="dxa"/>
            <w:gridSpan w:val="2"/>
            <w:shd w:val="clear" w:color="auto" w:fill="8FB6EA"/>
            <w:tcMar/>
          </w:tcPr>
          <w:p w:rsidRPr="00CC0718" w:rsidR="00C71DC8" w:rsidP="00244814" w:rsidRDefault="00C71DC8" w14:paraId="2E85AA22" w14:textId="77777777">
            <w:pPr>
              <w:rPr>
                <w:b/>
                <w:color w:val="000066"/>
                <w:spacing w:val="-2"/>
                <w:sz w:val="18"/>
              </w:rPr>
            </w:pPr>
            <w:r w:rsidRPr="00CC0718">
              <w:rPr>
                <w:b/>
                <w:color w:val="000066"/>
                <w:spacing w:val="-2"/>
                <w:sz w:val="18"/>
              </w:rPr>
              <w:t>File Type</w:t>
            </w:r>
          </w:p>
        </w:tc>
        <w:tc>
          <w:tcPr>
            <w:tcW w:w="1132" w:type="dxa"/>
            <w:shd w:val="clear" w:color="auto" w:fill="8FB6EA"/>
            <w:tcMar/>
          </w:tcPr>
          <w:p w:rsidRPr="00CC0718" w:rsidR="00C71DC8" w:rsidP="00244814" w:rsidRDefault="00C71DC8" w14:paraId="58DCAFD8" w14:textId="77777777">
            <w:pPr>
              <w:rPr>
                <w:b/>
                <w:color w:val="000066"/>
                <w:spacing w:val="-2"/>
                <w:sz w:val="18"/>
              </w:rPr>
            </w:pPr>
            <w:r w:rsidRPr="00CC0718">
              <w:rPr>
                <w:b/>
                <w:color w:val="000066"/>
                <w:spacing w:val="-2"/>
                <w:sz w:val="18"/>
              </w:rPr>
              <w:t>Number of Files</w:t>
            </w:r>
          </w:p>
        </w:tc>
        <w:tc>
          <w:tcPr>
            <w:tcW w:w="1576" w:type="dxa"/>
            <w:gridSpan w:val="2"/>
            <w:shd w:val="clear" w:color="auto" w:fill="8FB6EA"/>
            <w:tcMar/>
          </w:tcPr>
          <w:p w:rsidRPr="00CC0718" w:rsidR="00C71DC8" w:rsidP="00244814" w:rsidRDefault="00C71DC8" w14:paraId="2552D4FA" w14:textId="77777777">
            <w:pPr>
              <w:rPr>
                <w:b/>
                <w:color w:val="000066"/>
                <w:spacing w:val="-2"/>
                <w:sz w:val="18"/>
              </w:rPr>
            </w:pPr>
            <w:r w:rsidRPr="00CC0718">
              <w:rPr>
                <w:b/>
                <w:color w:val="000066"/>
                <w:spacing w:val="-2"/>
                <w:sz w:val="18"/>
              </w:rPr>
              <w:t>Number of Coding References</w:t>
            </w:r>
          </w:p>
        </w:tc>
        <w:tc>
          <w:tcPr>
            <w:tcW w:w="1362" w:type="dxa"/>
            <w:shd w:val="clear" w:color="auto" w:fill="8FB6EA"/>
            <w:tcMar/>
          </w:tcPr>
          <w:p w:rsidRPr="00CC0718" w:rsidR="00C71DC8" w:rsidP="00244814" w:rsidRDefault="00C71DC8" w14:paraId="75C136AF" w14:textId="77777777">
            <w:pPr>
              <w:rPr>
                <w:b/>
                <w:color w:val="000066"/>
                <w:spacing w:val="-2"/>
                <w:sz w:val="18"/>
              </w:rPr>
            </w:pPr>
            <w:r w:rsidRPr="00CC0718">
              <w:rPr>
                <w:b/>
                <w:color w:val="000066"/>
                <w:spacing w:val="-2"/>
                <w:sz w:val="18"/>
              </w:rPr>
              <w:t>Number of Words Coded</w:t>
            </w:r>
          </w:p>
        </w:tc>
        <w:tc>
          <w:tcPr>
            <w:tcW w:w="1690" w:type="dxa"/>
            <w:shd w:val="clear" w:color="auto" w:fill="8FB6EA"/>
            <w:tcMar/>
          </w:tcPr>
          <w:p w:rsidRPr="00CC0718" w:rsidR="00C71DC8" w:rsidP="00244814" w:rsidRDefault="00C71DC8" w14:paraId="105BDCCD" w14:textId="77777777">
            <w:pPr>
              <w:rPr>
                <w:b/>
                <w:color w:val="000066"/>
                <w:spacing w:val="-2"/>
                <w:sz w:val="18"/>
              </w:rPr>
            </w:pPr>
            <w:r w:rsidRPr="00CC0718">
              <w:rPr>
                <w:b/>
                <w:color w:val="000066"/>
                <w:spacing w:val="-2"/>
                <w:sz w:val="18"/>
              </w:rPr>
              <w:t>Number of Paragraphs Coded</w:t>
            </w:r>
          </w:p>
        </w:tc>
        <w:tc>
          <w:tcPr>
            <w:tcW w:w="1576" w:type="dxa"/>
            <w:shd w:val="clear" w:color="auto" w:fill="8FB6EA"/>
            <w:tcMar/>
          </w:tcPr>
          <w:p w:rsidRPr="00CC0718" w:rsidR="00C71DC8" w:rsidP="00244814" w:rsidRDefault="00C71DC8" w14:paraId="2F32564D" w14:textId="77777777">
            <w:pPr>
              <w:rPr>
                <w:b/>
                <w:color w:val="000066"/>
                <w:spacing w:val="-2"/>
                <w:sz w:val="18"/>
              </w:rPr>
            </w:pPr>
            <w:r w:rsidRPr="00CC0718">
              <w:rPr>
                <w:b/>
                <w:color w:val="000066"/>
                <w:spacing w:val="-2"/>
                <w:sz w:val="18"/>
              </w:rPr>
              <w:t>Duration Coded</w:t>
            </w:r>
          </w:p>
        </w:tc>
      </w:tr>
      <w:tr w:rsidRPr="00CC0718" w:rsidR="00C71DC8" w:rsidTr="3A33D0EC" w14:paraId="2F98E6E3" w14:textId="77777777">
        <w:trPr>
          <w:trHeight w:val="344" w:hRule="exact"/>
        </w:trPr>
        <w:tc>
          <w:tcPr>
            <w:tcW w:w="10717" w:type="dxa"/>
            <w:gridSpan w:val="8"/>
            <w:shd w:val="clear" w:color="auto" w:fill="FFFFFF" w:themeFill="background1"/>
            <w:tcMar/>
          </w:tcPr>
          <w:p w:rsidRPr="00CC0718" w:rsidR="00C71DC8" w:rsidP="00244814" w:rsidRDefault="00C71DC8" w14:paraId="7289E812" w14:textId="77777777">
            <w:pPr>
              <w:rPr>
                <w:b/>
                <w:color w:val="5C83B4"/>
                <w:spacing w:val="-2"/>
                <w:sz w:val="24"/>
              </w:rPr>
            </w:pPr>
          </w:p>
        </w:tc>
      </w:tr>
      <w:tr w:rsidRPr="00CC0718" w:rsidR="00C71DC8" w:rsidTr="3A33D0EC" w14:paraId="70A98B93" w14:textId="77777777">
        <w:trPr>
          <w:trHeight w:val="458" w:hRule="exact"/>
        </w:trPr>
        <w:tc>
          <w:tcPr>
            <w:tcW w:w="1805" w:type="dxa"/>
            <w:shd w:val="clear" w:color="auto" w:fill="FFFFFF" w:themeFill="background1"/>
            <w:tcMar/>
          </w:tcPr>
          <w:p w:rsidRPr="00CC0718" w:rsidR="00C71DC8" w:rsidP="00244814" w:rsidRDefault="00C71DC8" w14:paraId="17DE5EF8" w14:textId="77777777">
            <w:pPr>
              <w:rPr>
                <w:b/>
                <w:color w:val="5C83B4"/>
                <w:spacing w:val="-2"/>
                <w:sz w:val="24"/>
              </w:rPr>
            </w:pPr>
            <w:r w:rsidRPr="00CC0718">
              <w:rPr>
                <w:b/>
                <w:color w:val="5C83B4"/>
                <w:spacing w:val="-2"/>
                <w:sz w:val="24"/>
              </w:rPr>
              <w:t>Nickname:</w:t>
            </w:r>
          </w:p>
        </w:tc>
        <w:tc>
          <w:tcPr>
            <w:tcW w:w="8912" w:type="dxa"/>
            <w:gridSpan w:val="7"/>
            <w:vMerge w:val="restart"/>
            <w:shd w:val="clear" w:color="auto" w:fill="FFFFFF" w:themeFill="background1"/>
            <w:tcMar/>
          </w:tcPr>
          <w:p w:rsidRPr="00CC0718" w:rsidR="00C71DC8" w:rsidP="3A33D0EC" w:rsidRDefault="00C71DC8" w14:paraId="48EE1507" w14:textId="77777777">
            <w:pPr>
              <w:rPr>
                <w:b w:val="1"/>
                <w:bCs w:val="1"/>
                <w:color w:val="5C83B4"/>
                <w:spacing w:val="-2"/>
                <w:sz w:val="24"/>
                <w:szCs w:val="24"/>
                <w:lang w:val="en-US"/>
              </w:rPr>
            </w:pPr>
            <w:r w:rsidRPr="3A33D0EC" w:rsidR="00C71DC8">
              <w:rPr>
                <w:b w:val="1"/>
                <w:bCs w:val="1"/>
                <w:color w:val="5C83B4"/>
                <w:spacing w:val="-2"/>
                <w:sz w:val="24"/>
                <w:szCs w:val="24"/>
                <w:lang w:val="en-US"/>
              </w:rPr>
              <w:t>Codes\\AXIAL CODE\\Q3 b- Member experience with the club\GOOD EXPERIENCE\</w:t>
            </w:r>
            <w:r w:rsidRPr="3A33D0EC" w:rsidR="00C71DC8">
              <w:rPr>
                <w:b w:val="1"/>
                <w:bCs w:val="1"/>
                <w:color w:val="5C83B4"/>
                <w:spacing w:val="-2"/>
                <w:sz w:val="24"/>
                <w:szCs w:val="24"/>
                <w:lang w:val="en-US"/>
              </w:rPr>
              <w:t>Pretty Amazing</w:t>
            </w:r>
          </w:p>
        </w:tc>
      </w:tr>
      <w:tr w:rsidRPr="00CC0718" w:rsidR="00C71DC8" w:rsidTr="3A33D0EC" w14:paraId="61B8FBDE" w14:textId="77777777">
        <w:trPr>
          <w:trHeight w:val="445" w:hRule="exact"/>
        </w:trPr>
        <w:tc>
          <w:tcPr>
            <w:tcW w:w="1805" w:type="dxa"/>
            <w:shd w:val="clear" w:color="auto" w:fill="FFFFFF" w:themeFill="background1"/>
            <w:tcMar/>
          </w:tcPr>
          <w:p w:rsidRPr="00CC0718" w:rsidR="00C71DC8" w:rsidP="00244814" w:rsidRDefault="00C71DC8" w14:paraId="335C8508" w14:textId="77777777">
            <w:pPr>
              <w:rPr>
                <w:b/>
                <w:color w:val="5C83B4"/>
                <w:spacing w:val="-2"/>
                <w:sz w:val="24"/>
              </w:rPr>
            </w:pPr>
            <w:r w:rsidRPr="00CC0718">
              <w:rPr>
                <w:b/>
                <w:color w:val="5C83B4"/>
                <w:spacing w:val="-2"/>
                <w:sz w:val="24"/>
              </w:rPr>
              <w:t>Classification:</w:t>
            </w:r>
          </w:p>
        </w:tc>
        <w:tc>
          <w:tcPr>
            <w:tcW w:w="8912" w:type="dxa"/>
            <w:gridSpan w:val="7"/>
            <w:vMerge/>
            <w:tcMar/>
          </w:tcPr>
          <w:p w:rsidRPr="00CC0718" w:rsidR="00C71DC8" w:rsidP="00244814" w:rsidRDefault="00C71DC8" w14:paraId="7F685CB1" w14:textId="77777777"/>
        </w:tc>
      </w:tr>
      <w:tr w:rsidRPr="00CC0718" w:rsidR="00C71DC8" w:rsidTr="3A33D0EC" w14:paraId="44D4E977" w14:textId="77777777">
        <w:trPr>
          <w:trHeight w:val="444" w:hRule="exact"/>
        </w:trPr>
        <w:tc>
          <w:tcPr>
            <w:tcW w:w="1805" w:type="dxa"/>
            <w:shd w:val="clear" w:color="auto" w:fill="FFFFFF" w:themeFill="background1"/>
            <w:tcMar/>
          </w:tcPr>
          <w:p w:rsidRPr="00CC0718" w:rsidR="00C71DC8" w:rsidP="00244814" w:rsidRDefault="00C71DC8" w14:paraId="10A3605F" w14:textId="77777777">
            <w:pPr>
              <w:rPr>
                <w:b/>
                <w:color w:val="5C83B4"/>
                <w:spacing w:val="-2"/>
                <w:sz w:val="24"/>
              </w:rPr>
            </w:pPr>
            <w:r w:rsidRPr="00CC0718">
              <w:rPr>
                <w:b/>
                <w:color w:val="5C83B4"/>
                <w:spacing w:val="-2"/>
                <w:sz w:val="24"/>
              </w:rPr>
              <w:t>Aggregated:</w:t>
            </w:r>
          </w:p>
        </w:tc>
        <w:tc>
          <w:tcPr>
            <w:tcW w:w="8912" w:type="dxa"/>
            <w:gridSpan w:val="7"/>
            <w:shd w:val="clear" w:color="auto" w:fill="FFFFFF" w:themeFill="background1"/>
            <w:tcMar/>
          </w:tcPr>
          <w:p w:rsidRPr="00CC0718" w:rsidR="00C71DC8" w:rsidP="00244814" w:rsidRDefault="00C71DC8" w14:paraId="66B4E57D" w14:textId="77777777">
            <w:pPr>
              <w:rPr>
                <w:b/>
                <w:color w:val="5C83B4"/>
                <w:spacing w:val="-2"/>
                <w:sz w:val="24"/>
              </w:rPr>
            </w:pPr>
            <w:r w:rsidRPr="00CC0718">
              <w:rPr>
                <w:b/>
                <w:color w:val="5C83B4"/>
                <w:spacing w:val="-2"/>
                <w:sz w:val="24"/>
              </w:rPr>
              <w:t>No</w:t>
            </w:r>
          </w:p>
        </w:tc>
      </w:tr>
      <w:tr w:rsidRPr="00CC0718" w:rsidR="00C71DC8" w:rsidTr="3A33D0EC" w14:paraId="5759B5FA" w14:textId="77777777">
        <w:trPr>
          <w:trHeight w:val="344" w:hRule="exact"/>
        </w:trPr>
        <w:tc>
          <w:tcPr>
            <w:tcW w:w="3381" w:type="dxa"/>
            <w:gridSpan w:val="2"/>
            <w:tcBorders>
              <w:bottom w:val="single" w:color="8FB6EA" w:sz="5" w:space="0"/>
            </w:tcBorders>
            <w:shd w:val="clear" w:color="auto" w:fill="FFFFFF" w:themeFill="background1"/>
            <w:tcMar/>
          </w:tcPr>
          <w:p w:rsidRPr="00CC0718" w:rsidR="00C71DC8" w:rsidP="00244814" w:rsidRDefault="00C71DC8" w14:paraId="370D5A24" w14:textId="77777777">
            <w:pPr>
              <w:rPr>
                <w:color w:val="000000"/>
                <w:spacing w:val="-2"/>
                <w:sz w:val="18"/>
              </w:rPr>
            </w:pPr>
            <w:r w:rsidRPr="00CC0718">
              <w:rPr>
                <w:color w:val="000000"/>
                <w:spacing w:val="-2"/>
                <w:sz w:val="18"/>
              </w:rPr>
              <w:t>Document</w:t>
            </w:r>
          </w:p>
        </w:tc>
        <w:tc>
          <w:tcPr>
            <w:tcW w:w="1132" w:type="dxa"/>
            <w:tcBorders>
              <w:bottom w:val="single" w:color="8FB6EA" w:sz="5" w:space="0"/>
            </w:tcBorders>
            <w:shd w:val="clear" w:color="auto" w:fill="FFFFFF" w:themeFill="background1"/>
            <w:tcMar/>
          </w:tcPr>
          <w:p w:rsidRPr="00CC0718" w:rsidR="00C71DC8" w:rsidP="00244814" w:rsidRDefault="00C71DC8" w14:paraId="1647DDBD" w14:textId="77777777">
            <w:pPr>
              <w:rPr>
                <w:color w:val="000000"/>
                <w:spacing w:val="-2"/>
                <w:sz w:val="18"/>
              </w:rPr>
            </w:pPr>
            <w:r w:rsidRPr="00CC0718">
              <w:rPr>
                <w:color w:val="000000"/>
                <w:spacing w:val="-2"/>
                <w:sz w:val="18"/>
              </w:rPr>
              <w:t>1</w:t>
            </w:r>
          </w:p>
        </w:tc>
        <w:tc>
          <w:tcPr>
            <w:tcW w:w="1576" w:type="dxa"/>
            <w:gridSpan w:val="2"/>
            <w:tcBorders>
              <w:bottom w:val="single" w:color="8FB6EA" w:sz="5" w:space="0"/>
            </w:tcBorders>
            <w:shd w:val="clear" w:color="auto" w:fill="FFFFFF" w:themeFill="background1"/>
            <w:tcMar/>
          </w:tcPr>
          <w:p w:rsidRPr="00CC0718" w:rsidR="00C71DC8" w:rsidP="00244814" w:rsidRDefault="00C71DC8" w14:paraId="5E125A26" w14:textId="77777777">
            <w:pPr>
              <w:rPr>
                <w:color w:val="000000"/>
                <w:spacing w:val="-2"/>
                <w:sz w:val="18"/>
              </w:rPr>
            </w:pPr>
            <w:r w:rsidRPr="00CC0718">
              <w:rPr>
                <w:color w:val="000000"/>
                <w:spacing w:val="-2"/>
                <w:sz w:val="18"/>
              </w:rPr>
              <w:t>1</w:t>
            </w:r>
          </w:p>
        </w:tc>
        <w:tc>
          <w:tcPr>
            <w:tcW w:w="1362" w:type="dxa"/>
            <w:tcBorders>
              <w:bottom w:val="single" w:color="8FB6EA" w:sz="5" w:space="0"/>
            </w:tcBorders>
            <w:shd w:val="clear" w:color="auto" w:fill="FFFFFF" w:themeFill="background1"/>
            <w:tcMar/>
          </w:tcPr>
          <w:p w:rsidRPr="00CC0718" w:rsidR="00C71DC8" w:rsidP="00244814" w:rsidRDefault="00C71DC8" w14:paraId="01195061" w14:textId="77777777">
            <w:pPr>
              <w:rPr>
                <w:color w:val="000000"/>
                <w:spacing w:val="-2"/>
                <w:sz w:val="18"/>
              </w:rPr>
            </w:pPr>
            <w:r w:rsidRPr="00CC0718">
              <w:rPr>
                <w:color w:val="000000"/>
                <w:spacing w:val="-2"/>
                <w:sz w:val="18"/>
              </w:rPr>
              <w:t>5</w:t>
            </w:r>
          </w:p>
        </w:tc>
        <w:tc>
          <w:tcPr>
            <w:tcW w:w="1690" w:type="dxa"/>
            <w:tcBorders>
              <w:bottom w:val="single" w:color="8FB6EA" w:sz="5" w:space="0"/>
            </w:tcBorders>
            <w:shd w:val="clear" w:color="auto" w:fill="FFFFFF" w:themeFill="background1"/>
            <w:tcMar/>
          </w:tcPr>
          <w:p w:rsidRPr="00CC0718" w:rsidR="00C71DC8" w:rsidP="00244814" w:rsidRDefault="00C71DC8" w14:paraId="432D5448" w14:textId="77777777">
            <w:pPr>
              <w:rPr>
                <w:color w:val="000000"/>
                <w:spacing w:val="-2"/>
                <w:sz w:val="18"/>
              </w:rPr>
            </w:pPr>
            <w:r w:rsidRPr="00CC0718">
              <w:rPr>
                <w:color w:val="000000"/>
                <w:spacing w:val="-2"/>
                <w:sz w:val="18"/>
              </w:rPr>
              <w:t>1</w:t>
            </w:r>
          </w:p>
        </w:tc>
        <w:tc>
          <w:tcPr>
            <w:tcW w:w="1576" w:type="dxa"/>
            <w:tcBorders>
              <w:bottom w:val="single" w:color="8FB6EA" w:sz="5" w:space="0"/>
            </w:tcBorders>
            <w:shd w:val="clear" w:color="auto" w:fill="FFFFFF" w:themeFill="background1"/>
            <w:tcMar/>
          </w:tcPr>
          <w:p w:rsidRPr="00CC0718" w:rsidR="00C71DC8" w:rsidP="00244814" w:rsidRDefault="00C71DC8" w14:paraId="3D072D18" w14:textId="77777777">
            <w:pPr>
              <w:rPr>
                <w:color w:val="000000"/>
                <w:spacing w:val="-2"/>
                <w:sz w:val="18"/>
              </w:rPr>
            </w:pPr>
          </w:p>
        </w:tc>
      </w:tr>
      <w:tr w:rsidRPr="00CC0718" w:rsidR="00C71DC8" w:rsidTr="3A33D0EC" w14:paraId="5217D2A4" w14:textId="77777777">
        <w:trPr>
          <w:trHeight w:val="458" w:hRule="exact"/>
        </w:trPr>
        <w:tc>
          <w:tcPr>
            <w:tcW w:w="10717" w:type="dxa"/>
            <w:gridSpan w:val="8"/>
            <w:tcBorders>
              <w:top w:val="single" w:color="8FB6EA" w:sz="5" w:space="0"/>
            </w:tcBorders>
            <w:tcMar/>
          </w:tcPr>
          <w:p w:rsidRPr="00CC0718" w:rsidR="00C71DC8" w:rsidP="00244814" w:rsidRDefault="00C71DC8" w14:paraId="27A723DE" w14:textId="77777777"/>
        </w:tc>
      </w:tr>
      <w:tr w:rsidRPr="00CC0718" w:rsidR="00C71DC8" w:rsidTr="3A33D0EC" w14:paraId="3DF7BD2C" w14:textId="77777777">
        <w:trPr>
          <w:trHeight w:val="330" w:hRule="exact"/>
        </w:trPr>
        <w:tc>
          <w:tcPr>
            <w:tcW w:w="10717" w:type="dxa"/>
            <w:gridSpan w:val="8"/>
            <w:shd w:val="clear" w:color="auto" w:fill="FFFFFF" w:themeFill="background1"/>
            <w:tcMar/>
          </w:tcPr>
          <w:p w:rsidRPr="00CC0718" w:rsidR="00C71DC8" w:rsidP="00244814" w:rsidRDefault="00C71DC8" w14:paraId="76F8B2FE" w14:textId="77777777">
            <w:pPr>
              <w:rPr>
                <w:b/>
                <w:color w:val="5C83B4"/>
                <w:spacing w:val="-2"/>
                <w:sz w:val="24"/>
              </w:rPr>
            </w:pPr>
          </w:p>
        </w:tc>
      </w:tr>
      <w:tr w:rsidRPr="00CC0718" w:rsidR="00C71DC8" w:rsidTr="3A33D0EC" w14:paraId="6542E12C" w14:textId="77777777">
        <w:trPr>
          <w:trHeight w:val="458" w:hRule="exact"/>
        </w:trPr>
        <w:tc>
          <w:tcPr>
            <w:tcW w:w="1805" w:type="dxa"/>
            <w:shd w:val="clear" w:color="auto" w:fill="FFFFFF" w:themeFill="background1"/>
            <w:tcMar/>
          </w:tcPr>
          <w:p w:rsidRPr="00CC0718" w:rsidR="00C71DC8" w:rsidP="00244814" w:rsidRDefault="00C71DC8" w14:paraId="64212769" w14:textId="77777777">
            <w:pPr>
              <w:rPr>
                <w:b/>
                <w:color w:val="5C83B4"/>
                <w:spacing w:val="-2"/>
                <w:sz w:val="24"/>
              </w:rPr>
            </w:pPr>
            <w:r w:rsidRPr="00CC0718">
              <w:rPr>
                <w:b/>
                <w:color w:val="5C83B4"/>
                <w:spacing w:val="-2"/>
                <w:sz w:val="24"/>
              </w:rPr>
              <w:lastRenderedPageBreak/>
              <w:t>Nickname:</w:t>
            </w:r>
          </w:p>
        </w:tc>
        <w:tc>
          <w:tcPr>
            <w:tcW w:w="8912" w:type="dxa"/>
            <w:gridSpan w:val="7"/>
            <w:vMerge w:val="restart"/>
            <w:shd w:val="clear" w:color="auto" w:fill="FFFFFF" w:themeFill="background1"/>
            <w:tcMar/>
          </w:tcPr>
          <w:p w:rsidRPr="00CC0718" w:rsidR="00C71DC8" w:rsidP="00244814" w:rsidRDefault="00C71DC8" w14:paraId="66F1CC98" w14:textId="77777777">
            <w:pPr>
              <w:rPr>
                <w:b/>
                <w:color w:val="5C83B4"/>
                <w:spacing w:val="-2"/>
                <w:sz w:val="24"/>
              </w:rPr>
            </w:pPr>
            <w:r w:rsidRPr="00CC0718">
              <w:rPr>
                <w:b/>
                <w:color w:val="5C83B4"/>
                <w:spacing w:val="-2"/>
                <w:sz w:val="24"/>
              </w:rPr>
              <w:t>Codes\\AXIAL CODE\\Q3 b- Member experience with the club\NETWORKING AND CONNECTIONS</w:t>
            </w:r>
          </w:p>
        </w:tc>
      </w:tr>
      <w:tr w:rsidRPr="00CC0718" w:rsidR="00C71DC8" w:rsidTr="3A33D0EC" w14:paraId="313AA6A1" w14:textId="77777777">
        <w:trPr>
          <w:trHeight w:val="444" w:hRule="exact"/>
        </w:trPr>
        <w:tc>
          <w:tcPr>
            <w:tcW w:w="1805" w:type="dxa"/>
            <w:shd w:val="clear" w:color="auto" w:fill="FFFFFF" w:themeFill="background1"/>
            <w:tcMar/>
          </w:tcPr>
          <w:p w:rsidRPr="00CC0718" w:rsidR="00C71DC8" w:rsidP="00244814" w:rsidRDefault="00C71DC8" w14:paraId="51C53BC9" w14:textId="77777777">
            <w:pPr>
              <w:rPr>
                <w:b/>
                <w:color w:val="5C83B4"/>
                <w:spacing w:val="-2"/>
                <w:sz w:val="24"/>
              </w:rPr>
            </w:pPr>
            <w:r w:rsidRPr="00CC0718">
              <w:rPr>
                <w:b/>
                <w:color w:val="5C83B4"/>
                <w:spacing w:val="-2"/>
                <w:sz w:val="24"/>
              </w:rPr>
              <w:t>Classification:</w:t>
            </w:r>
          </w:p>
        </w:tc>
        <w:tc>
          <w:tcPr>
            <w:tcW w:w="8912" w:type="dxa"/>
            <w:gridSpan w:val="7"/>
            <w:vMerge/>
            <w:tcMar/>
          </w:tcPr>
          <w:p w:rsidRPr="00CC0718" w:rsidR="00C71DC8" w:rsidP="00244814" w:rsidRDefault="00C71DC8" w14:paraId="16936FF4" w14:textId="77777777"/>
        </w:tc>
      </w:tr>
      <w:tr w:rsidRPr="00CC0718" w:rsidR="00C71DC8" w:rsidTr="3A33D0EC" w14:paraId="32D07929" w14:textId="77777777">
        <w:trPr>
          <w:trHeight w:val="459" w:hRule="exact"/>
        </w:trPr>
        <w:tc>
          <w:tcPr>
            <w:tcW w:w="1805" w:type="dxa"/>
            <w:shd w:val="clear" w:color="auto" w:fill="FFFFFF" w:themeFill="background1"/>
            <w:tcMar/>
          </w:tcPr>
          <w:p w:rsidRPr="00CC0718" w:rsidR="00C71DC8" w:rsidP="00244814" w:rsidRDefault="00C71DC8" w14:paraId="321730CD" w14:textId="77777777">
            <w:pPr>
              <w:rPr>
                <w:b/>
                <w:color w:val="5C83B4"/>
                <w:spacing w:val="-2"/>
                <w:sz w:val="24"/>
              </w:rPr>
            </w:pPr>
            <w:r w:rsidRPr="00CC0718">
              <w:rPr>
                <w:b/>
                <w:color w:val="5C83B4"/>
                <w:spacing w:val="-2"/>
                <w:sz w:val="24"/>
              </w:rPr>
              <w:t>Aggregated:</w:t>
            </w:r>
          </w:p>
        </w:tc>
        <w:tc>
          <w:tcPr>
            <w:tcW w:w="8912" w:type="dxa"/>
            <w:gridSpan w:val="7"/>
            <w:shd w:val="clear" w:color="auto" w:fill="FFFFFF" w:themeFill="background1"/>
            <w:tcMar/>
          </w:tcPr>
          <w:p w:rsidRPr="00CC0718" w:rsidR="00C71DC8" w:rsidP="00244814" w:rsidRDefault="00C71DC8" w14:paraId="3EB7F8CC" w14:textId="77777777">
            <w:pPr>
              <w:rPr>
                <w:b/>
                <w:color w:val="5C83B4"/>
                <w:spacing w:val="-2"/>
                <w:sz w:val="24"/>
              </w:rPr>
            </w:pPr>
            <w:r w:rsidRPr="00CC0718">
              <w:rPr>
                <w:b/>
                <w:color w:val="5C83B4"/>
                <w:spacing w:val="-2"/>
                <w:sz w:val="24"/>
              </w:rPr>
              <w:t>Yes</w:t>
            </w:r>
          </w:p>
        </w:tc>
      </w:tr>
      <w:tr w:rsidRPr="00CC0718" w:rsidR="00C71DC8" w:rsidTr="3A33D0EC" w14:paraId="7DF5E6A9" w14:textId="77777777">
        <w:trPr>
          <w:trHeight w:val="329" w:hRule="exact"/>
        </w:trPr>
        <w:tc>
          <w:tcPr>
            <w:tcW w:w="3381" w:type="dxa"/>
            <w:gridSpan w:val="2"/>
            <w:tcBorders>
              <w:bottom w:val="single" w:color="8FB6EA" w:sz="5" w:space="0"/>
            </w:tcBorders>
            <w:shd w:val="clear" w:color="auto" w:fill="FFFFFF" w:themeFill="background1"/>
            <w:tcMar/>
          </w:tcPr>
          <w:p w:rsidRPr="00CC0718" w:rsidR="00C71DC8" w:rsidP="00244814" w:rsidRDefault="00C71DC8" w14:paraId="02C4E593" w14:textId="77777777">
            <w:pPr>
              <w:rPr>
                <w:color w:val="000000"/>
                <w:spacing w:val="-2"/>
                <w:sz w:val="18"/>
              </w:rPr>
            </w:pPr>
            <w:r w:rsidRPr="00CC0718">
              <w:rPr>
                <w:color w:val="000000"/>
                <w:spacing w:val="-2"/>
                <w:sz w:val="18"/>
              </w:rPr>
              <w:t>Document</w:t>
            </w:r>
          </w:p>
        </w:tc>
        <w:tc>
          <w:tcPr>
            <w:tcW w:w="1132" w:type="dxa"/>
            <w:tcBorders>
              <w:bottom w:val="single" w:color="8FB6EA" w:sz="5" w:space="0"/>
            </w:tcBorders>
            <w:shd w:val="clear" w:color="auto" w:fill="FFFFFF" w:themeFill="background1"/>
            <w:tcMar/>
          </w:tcPr>
          <w:p w:rsidRPr="00CC0718" w:rsidR="00C71DC8" w:rsidP="00244814" w:rsidRDefault="00C71DC8" w14:paraId="56A7FD69" w14:textId="77777777">
            <w:pPr>
              <w:rPr>
                <w:color w:val="000000"/>
                <w:spacing w:val="-2"/>
                <w:sz w:val="18"/>
              </w:rPr>
            </w:pPr>
            <w:r w:rsidRPr="00CC0718">
              <w:rPr>
                <w:color w:val="000000"/>
                <w:spacing w:val="-2"/>
                <w:sz w:val="18"/>
              </w:rPr>
              <w:t>5</w:t>
            </w:r>
          </w:p>
        </w:tc>
        <w:tc>
          <w:tcPr>
            <w:tcW w:w="1576" w:type="dxa"/>
            <w:gridSpan w:val="2"/>
            <w:tcBorders>
              <w:bottom w:val="single" w:color="8FB6EA" w:sz="5" w:space="0"/>
            </w:tcBorders>
            <w:shd w:val="clear" w:color="auto" w:fill="FFFFFF" w:themeFill="background1"/>
            <w:tcMar/>
          </w:tcPr>
          <w:p w:rsidRPr="00CC0718" w:rsidR="00C71DC8" w:rsidP="00244814" w:rsidRDefault="00C71DC8" w14:paraId="05B18A27" w14:textId="77777777">
            <w:pPr>
              <w:rPr>
                <w:color w:val="000000"/>
                <w:spacing w:val="-2"/>
                <w:sz w:val="18"/>
              </w:rPr>
            </w:pPr>
            <w:r w:rsidRPr="00CC0718">
              <w:rPr>
                <w:color w:val="000000"/>
                <w:spacing w:val="-2"/>
                <w:sz w:val="18"/>
              </w:rPr>
              <w:t>14</w:t>
            </w:r>
          </w:p>
        </w:tc>
        <w:tc>
          <w:tcPr>
            <w:tcW w:w="1362" w:type="dxa"/>
            <w:tcBorders>
              <w:bottom w:val="single" w:color="8FB6EA" w:sz="5" w:space="0"/>
            </w:tcBorders>
            <w:shd w:val="clear" w:color="auto" w:fill="FFFFFF" w:themeFill="background1"/>
            <w:tcMar/>
          </w:tcPr>
          <w:p w:rsidRPr="00CC0718" w:rsidR="00C71DC8" w:rsidP="00244814" w:rsidRDefault="00C71DC8" w14:paraId="070DBEF5" w14:textId="77777777">
            <w:pPr>
              <w:rPr>
                <w:color w:val="000000"/>
                <w:spacing w:val="-2"/>
                <w:sz w:val="18"/>
              </w:rPr>
            </w:pPr>
            <w:r w:rsidRPr="00CC0718">
              <w:rPr>
                <w:color w:val="000000"/>
                <w:spacing w:val="-2"/>
                <w:sz w:val="18"/>
              </w:rPr>
              <w:t>104</w:t>
            </w:r>
          </w:p>
        </w:tc>
        <w:tc>
          <w:tcPr>
            <w:tcW w:w="1690" w:type="dxa"/>
            <w:tcBorders>
              <w:bottom w:val="single" w:color="8FB6EA" w:sz="5" w:space="0"/>
            </w:tcBorders>
            <w:shd w:val="clear" w:color="auto" w:fill="FFFFFF" w:themeFill="background1"/>
            <w:tcMar/>
          </w:tcPr>
          <w:p w:rsidRPr="00CC0718" w:rsidR="00C71DC8" w:rsidP="00244814" w:rsidRDefault="00C71DC8" w14:paraId="356366BD" w14:textId="77777777">
            <w:pPr>
              <w:rPr>
                <w:color w:val="000000"/>
                <w:spacing w:val="-2"/>
                <w:sz w:val="18"/>
              </w:rPr>
            </w:pPr>
            <w:r w:rsidRPr="00CC0718">
              <w:rPr>
                <w:color w:val="000000"/>
                <w:spacing w:val="-2"/>
                <w:sz w:val="18"/>
              </w:rPr>
              <w:t>14</w:t>
            </w:r>
          </w:p>
        </w:tc>
        <w:tc>
          <w:tcPr>
            <w:tcW w:w="1576" w:type="dxa"/>
            <w:tcBorders>
              <w:bottom w:val="single" w:color="8FB6EA" w:sz="5" w:space="0"/>
            </w:tcBorders>
            <w:shd w:val="clear" w:color="auto" w:fill="FFFFFF" w:themeFill="background1"/>
            <w:tcMar/>
          </w:tcPr>
          <w:p w:rsidRPr="00CC0718" w:rsidR="00C71DC8" w:rsidP="00244814" w:rsidRDefault="00C71DC8" w14:paraId="4169412B" w14:textId="77777777">
            <w:pPr>
              <w:rPr>
                <w:color w:val="000000"/>
                <w:spacing w:val="-2"/>
                <w:sz w:val="18"/>
              </w:rPr>
            </w:pPr>
          </w:p>
        </w:tc>
      </w:tr>
      <w:tr w:rsidRPr="00CC0718" w:rsidR="00C71DC8" w:rsidTr="3A33D0EC" w14:paraId="2FF74226" w14:textId="77777777">
        <w:trPr>
          <w:trHeight w:val="459" w:hRule="exact"/>
        </w:trPr>
        <w:tc>
          <w:tcPr>
            <w:tcW w:w="10717" w:type="dxa"/>
            <w:gridSpan w:val="8"/>
            <w:tcBorders>
              <w:top w:val="single" w:color="8FB6EA" w:sz="5" w:space="0"/>
            </w:tcBorders>
            <w:tcMar/>
          </w:tcPr>
          <w:p w:rsidRPr="00CC0718" w:rsidR="00C71DC8" w:rsidP="00244814" w:rsidRDefault="00C71DC8" w14:paraId="5D9ECBA4" w14:textId="77777777"/>
        </w:tc>
      </w:tr>
      <w:tr w:rsidRPr="00CC0718" w:rsidR="00C71DC8" w:rsidTr="3A33D0EC" w14:paraId="214A602E" w14:textId="77777777">
        <w:trPr>
          <w:trHeight w:val="602" w:hRule="exact"/>
        </w:trPr>
        <w:tc>
          <w:tcPr>
            <w:tcW w:w="10717" w:type="dxa"/>
            <w:gridSpan w:val="8"/>
            <w:shd w:val="clear" w:color="auto" w:fill="FFFFFF" w:themeFill="background1"/>
            <w:tcMar/>
          </w:tcPr>
          <w:p w:rsidRPr="00CC0718" w:rsidR="00C71DC8" w:rsidP="00244814" w:rsidRDefault="00C71DC8" w14:paraId="3BB1710A" w14:textId="77777777">
            <w:pPr>
              <w:rPr>
                <w:b/>
                <w:color w:val="5C83B4"/>
                <w:spacing w:val="-2"/>
                <w:sz w:val="24"/>
              </w:rPr>
            </w:pPr>
          </w:p>
        </w:tc>
      </w:tr>
      <w:tr w:rsidRPr="00CC0718" w:rsidR="00C71DC8" w:rsidTr="3A33D0EC" w14:paraId="296072EF" w14:textId="77777777">
        <w:trPr>
          <w:trHeight w:val="444" w:hRule="exact"/>
        </w:trPr>
        <w:tc>
          <w:tcPr>
            <w:tcW w:w="1805" w:type="dxa"/>
            <w:shd w:val="clear" w:color="auto" w:fill="FFFFFF" w:themeFill="background1"/>
            <w:tcMar/>
          </w:tcPr>
          <w:p w:rsidRPr="00CC0718" w:rsidR="00C71DC8" w:rsidP="00244814" w:rsidRDefault="00C71DC8" w14:paraId="3D588C7E" w14:textId="77777777">
            <w:pPr>
              <w:rPr>
                <w:b/>
                <w:color w:val="5C83B4"/>
                <w:spacing w:val="-2"/>
                <w:sz w:val="24"/>
              </w:rPr>
            </w:pPr>
            <w:r w:rsidRPr="00CC0718">
              <w:rPr>
                <w:b/>
                <w:color w:val="5C83B4"/>
                <w:spacing w:val="-2"/>
                <w:sz w:val="24"/>
              </w:rPr>
              <w:t>Nickname:</w:t>
            </w:r>
          </w:p>
        </w:tc>
        <w:tc>
          <w:tcPr>
            <w:tcW w:w="8912" w:type="dxa"/>
            <w:gridSpan w:val="7"/>
            <w:vMerge w:val="restart"/>
            <w:shd w:val="clear" w:color="auto" w:fill="FFFFFF" w:themeFill="background1"/>
            <w:tcMar/>
          </w:tcPr>
          <w:p w:rsidRPr="00CC0718" w:rsidR="00C71DC8" w:rsidP="00244814" w:rsidRDefault="00C71DC8" w14:paraId="09129811" w14:textId="77777777">
            <w:pPr>
              <w:rPr>
                <w:b/>
                <w:color w:val="5C83B4"/>
                <w:spacing w:val="-2"/>
                <w:sz w:val="24"/>
              </w:rPr>
            </w:pPr>
            <w:r w:rsidRPr="00CC0718">
              <w:rPr>
                <w:b/>
                <w:color w:val="5C83B4"/>
                <w:spacing w:val="-2"/>
                <w:sz w:val="24"/>
              </w:rPr>
              <w:t>Codes\\AXIAL CODE\\Q3 b- Member experience with the club\NETWORKING AND CONNECTIONS\Balance professional and fun</w:t>
            </w:r>
          </w:p>
        </w:tc>
      </w:tr>
      <w:tr w:rsidRPr="00CC0718" w:rsidR="00C71DC8" w:rsidTr="3A33D0EC" w14:paraId="25674D17" w14:textId="77777777">
        <w:trPr>
          <w:trHeight w:val="458" w:hRule="exact"/>
        </w:trPr>
        <w:tc>
          <w:tcPr>
            <w:tcW w:w="1805" w:type="dxa"/>
            <w:shd w:val="clear" w:color="auto" w:fill="FFFFFF" w:themeFill="background1"/>
            <w:tcMar/>
          </w:tcPr>
          <w:p w:rsidRPr="00CC0718" w:rsidR="00C71DC8" w:rsidP="00244814" w:rsidRDefault="00C71DC8" w14:paraId="7425FB7C" w14:textId="77777777">
            <w:pPr>
              <w:rPr>
                <w:b/>
                <w:color w:val="5C83B4"/>
                <w:spacing w:val="-2"/>
                <w:sz w:val="24"/>
              </w:rPr>
            </w:pPr>
            <w:r w:rsidRPr="00CC0718">
              <w:rPr>
                <w:b/>
                <w:color w:val="5C83B4"/>
                <w:spacing w:val="-2"/>
                <w:sz w:val="24"/>
              </w:rPr>
              <w:t>Classification:</w:t>
            </w:r>
          </w:p>
        </w:tc>
        <w:tc>
          <w:tcPr>
            <w:tcW w:w="8912" w:type="dxa"/>
            <w:gridSpan w:val="7"/>
            <w:vMerge/>
            <w:tcMar/>
          </w:tcPr>
          <w:p w:rsidRPr="00CC0718" w:rsidR="00C71DC8" w:rsidP="00244814" w:rsidRDefault="00C71DC8" w14:paraId="702DBAE1" w14:textId="77777777"/>
        </w:tc>
      </w:tr>
      <w:tr w:rsidRPr="00CC0718" w:rsidR="00C71DC8" w:rsidTr="3A33D0EC" w14:paraId="796487B6" w14:textId="77777777">
        <w:trPr>
          <w:trHeight w:val="444" w:hRule="exact"/>
        </w:trPr>
        <w:tc>
          <w:tcPr>
            <w:tcW w:w="1805" w:type="dxa"/>
            <w:shd w:val="clear" w:color="auto" w:fill="FFFFFF" w:themeFill="background1"/>
            <w:tcMar/>
          </w:tcPr>
          <w:p w:rsidRPr="00CC0718" w:rsidR="00C71DC8" w:rsidP="00244814" w:rsidRDefault="00C71DC8" w14:paraId="07052EDF" w14:textId="77777777">
            <w:pPr>
              <w:rPr>
                <w:b/>
                <w:color w:val="5C83B4"/>
                <w:spacing w:val="-2"/>
                <w:sz w:val="24"/>
              </w:rPr>
            </w:pPr>
            <w:r w:rsidRPr="00CC0718">
              <w:rPr>
                <w:b/>
                <w:color w:val="5C83B4"/>
                <w:spacing w:val="-2"/>
                <w:sz w:val="24"/>
              </w:rPr>
              <w:t>Aggregated:</w:t>
            </w:r>
          </w:p>
        </w:tc>
        <w:tc>
          <w:tcPr>
            <w:tcW w:w="8912" w:type="dxa"/>
            <w:gridSpan w:val="7"/>
            <w:shd w:val="clear" w:color="auto" w:fill="FFFFFF" w:themeFill="background1"/>
            <w:tcMar/>
          </w:tcPr>
          <w:p w:rsidRPr="00CC0718" w:rsidR="00C71DC8" w:rsidP="00244814" w:rsidRDefault="00C71DC8" w14:paraId="6CE3C75F" w14:textId="77777777">
            <w:pPr>
              <w:rPr>
                <w:b/>
                <w:color w:val="5C83B4"/>
                <w:spacing w:val="-2"/>
                <w:sz w:val="24"/>
              </w:rPr>
            </w:pPr>
            <w:r w:rsidRPr="00CC0718">
              <w:rPr>
                <w:b/>
                <w:color w:val="5C83B4"/>
                <w:spacing w:val="-2"/>
                <w:sz w:val="24"/>
              </w:rPr>
              <w:t>No</w:t>
            </w:r>
          </w:p>
        </w:tc>
      </w:tr>
      <w:tr w:rsidRPr="00CC0718" w:rsidR="00C71DC8" w:rsidTr="3A33D0EC" w14:paraId="430BCB7B" w14:textId="77777777">
        <w:trPr>
          <w:trHeight w:val="344" w:hRule="exact"/>
        </w:trPr>
        <w:tc>
          <w:tcPr>
            <w:tcW w:w="3381" w:type="dxa"/>
            <w:gridSpan w:val="2"/>
            <w:tcBorders>
              <w:bottom w:val="single" w:color="8FB6EA" w:sz="5" w:space="0"/>
            </w:tcBorders>
            <w:shd w:val="clear" w:color="auto" w:fill="FFFFFF" w:themeFill="background1"/>
            <w:tcMar/>
          </w:tcPr>
          <w:p w:rsidRPr="00CC0718" w:rsidR="00C71DC8" w:rsidP="00244814" w:rsidRDefault="00C71DC8" w14:paraId="20B7493B" w14:textId="77777777">
            <w:pPr>
              <w:rPr>
                <w:color w:val="000000"/>
                <w:spacing w:val="-2"/>
                <w:sz w:val="18"/>
              </w:rPr>
            </w:pPr>
            <w:r w:rsidRPr="00CC0718">
              <w:rPr>
                <w:color w:val="000000"/>
                <w:spacing w:val="-2"/>
                <w:sz w:val="18"/>
              </w:rPr>
              <w:t>Document</w:t>
            </w:r>
          </w:p>
        </w:tc>
        <w:tc>
          <w:tcPr>
            <w:tcW w:w="1132" w:type="dxa"/>
            <w:tcBorders>
              <w:bottom w:val="single" w:color="8FB6EA" w:sz="5" w:space="0"/>
            </w:tcBorders>
            <w:shd w:val="clear" w:color="auto" w:fill="FFFFFF" w:themeFill="background1"/>
            <w:tcMar/>
          </w:tcPr>
          <w:p w:rsidRPr="00CC0718" w:rsidR="00C71DC8" w:rsidP="00244814" w:rsidRDefault="00C71DC8" w14:paraId="32811681" w14:textId="77777777">
            <w:pPr>
              <w:rPr>
                <w:color w:val="000000"/>
                <w:spacing w:val="-2"/>
                <w:sz w:val="18"/>
              </w:rPr>
            </w:pPr>
            <w:r w:rsidRPr="00CC0718">
              <w:rPr>
                <w:color w:val="000000"/>
                <w:spacing w:val="-2"/>
                <w:sz w:val="18"/>
              </w:rPr>
              <w:t>1</w:t>
            </w:r>
          </w:p>
        </w:tc>
        <w:tc>
          <w:tcPr>
            <w:tcW w:w="1576" w:type="dxa"/>
            <w:gridSpan w:val="2"/>
            <w:tcBorders>
              <w:bottom w:val="single" w:color="8FB6EA" w:sz="5" w:space="0"/>
            </w:tcBorders>
            <w:shd w:val="clear" w:color="auto" w:fill="FFFFFF" w:themeFill="background1"/>
            <w:tcMar/>
          </w:tcPr>
          <w:p w:rsidRPr="00CC0718" w:rsidR="00C71DC8" w:rsidP="00244814" w:rsidRDefault="00C71DC8" w14:paraId="1D4923F0" w14:textId="77777777">
            <w:pPr>
              <w:rPr>
                <w:color w:val="000000"/>
                <w:spacing w:val="-2"/>
                <w:sz w:val="18"/>
              </w:rPr>
            </w:pPr>
            <w:r w:rsidRPr="00CC0718">
              <w:rPr>
                <w:color w:val="000000"/>
                <w:spacing w:val="-2"/>
                <w:sz w:val="18"/>
              </w:rPr>
              <w:t>1</w:t>
            </w:r>
          </w:p>
        </w:tc>
        <w:tc>
          <w:tcPr>
            <w:tcW w:w="1362" w:type="dxa"/>
            <w:tcBorders>
              <w:bottom w:val="single" w:color="8FB6EA" w:sz="5" w:space="0"/>
            </w:tcBorders>
            <w:shd w:val="clear" w:color="auto" w:fill="FFFFFF" w:themeFill="background1"/>
            <w:tcMar/>
          </w:tcPr>
          <w:p w:rsidRPr="00CC0718" w:rsidR="00C71DC8" w:rsidP="00244814" w:rsidRDefault="00C71DC8" w14:paraId="19F47632" w14:textId="77777777">
            <w:pPr>
              <w:rPr>
                <w:color w:val="000000"/>
                <w:spacing w:val="-2"/>
                <w:sz w:val="18"/>
              </w:rPr>
            </w:pPr>
            <w:r w:rsidRPr="00CC0718">
              <w:rPr>
                <w:color w:val="000000"/>
                <w:spacing w:val="-2"/>
                <w:sz w:val="18"/>
              </w:rPr>
              <w:t>18</w:t>
            </w:r>
          </w:p>
        </w:tc>
        <w:tc>
          <w:tcPr>
            <w:tcW w:w="1690" w:type="dxa"/>
            <w:tcBorders>
              <w:bottom w:val="single" w:color="8FB6EA" w:sz="5" w:space="0"/>
            </w:tcBorders>
            <w:shd w:val="clear" w:color="auto" w:fill="FFFFFF" w:themeFill="background1"/>
            <w:tcMar/>
          </w:tcPr>
          <w:p w:rsidRPr="00CC0718" w:rsidR="00C71DC8" w:rsidP="00244814" w:rsidRDefault="00C71DC8" w14:paraId="526724FE" w14:textId="77777777">
            <w:pPr>
              <w:rPr>
                <w:color w:val="000000"/>
                <w:spacing w:val="-2"/>
                <w:sz w:val="18"/>
              </w:rPr>
            </w:pPr>
            <w:r w:rsidRPr="00CC0718">
              <w:rPr>
                <w:color w:val="000000"/>
                <w:spacing w:val="-2"/>
                <w:sz w:val="18"/>
              </w:rPr>
              <w:t>1</w:t>
            </w:r>
          </w:p>
        </w:tc>
        <w:tc>
          <w:tcPr>
            <w:tcW w:w="1576" w:type="dxa"/>
            <w:tcBorders>
              <w:bottom w:val="single" w:color="8FB6EA" w:sz="5" w:space="0"/>
            </w:tcBorders>
            <w:shd w:val="clear" w:color="auto" w:fill="FFFFFF" w:themeFill="background1"/>
            <w:tcMar/>
          </w:tcPr>
          <w:p w:rsidRPr="00CC0718" w:rsidR="00C71DC8" w:rsidP="00244814" w:rsidRDefault="00C71DC8" w14:paraId="5A031364" w14:textId="77777777">
            <w:pPr>
              <w:rPr>
                <w:color w:val="000000"/>
                <w:spacing w:val="-2"/>
                <w:sz w:val="18"/>
              </w:rPr>
            </w:pPr>
          </w:p>
        </w:tc>
      </w:tr>
      <w:tr w:rsidRPr="00CC0718" w:rsidR="00C71DC8" w:rsidTr="3A33D0EC" w14:paraId="6552D3C0" w14:textId="77777777">
        <w:trPr>
          <w:trHeight w:val="459" w:hRule="exact"/>
        </w:trPr>
        <w:tc>
          <w:tcPr>
            <w:tcW w:w="10717" w:type="dxa"/>
            <w:gridSpan w:val="8"/>
            <w:tcBorders>
              <w:top w:val="single" w:color="8FB6EA" w:sz="5" w:space="0"/>
            </w:tcBorders>
            <w:tcMar/>
          </w:tcPr>
          <w:p w:rsidRPr="00CC0718" w:rsidR="00C71DC8" w:rsidP="00244814" w:rsidRDefault="00C71DC8" w14:paraId="3689F398" w14:textId="77777777"/>
        </w:tc>
      </w:tr>
      <w:tr w:rsidRPr="00CC0718" w:rsidR="00C71DC8" w:rsidTr="3A33D0EC" w14:paraId="4AE6BB48" w14:textId="77777777">
        <w:trPr>
          <w:trHeight w:val="602" w:hRule="exact"/>
        </w:trPr>
        <w:tc>
          <w:tcPr>
            <w:tcW w:w="10717" w:type="dxa"/>
            <w:gridSpan w:val="8"/>
            <w:shd w:val="clear" w:color="auto" w:fill="FFFFFF" w:themeFill="background1"/>
            <w:tcMar/>
          </w:tcPr>
          <w:p w:rsidRPr="00CC0718" w:rsidR="00C71DC8" w:rsidP="00244814" w:rsidRDefault="00C71DC8" w14:paraId="35925C2B" w14:textId="77777777">
            <w:pPr>
              <w:rPr>
                <w:b/>
                <w:color w:val="5C83B4"/>
                <w:spacing w:val="-2"/>
                <w:sz w:val="24"/>
              </w:rPr>
            </w:pPr>
          </w:p>
        </w:tc>
      </w:tr>
      <w:tr w:rsidRPr="00CC0718" w:rsidR="00C71DC8" w:rsidTr="3A33D0EC" w14:paraId="7278FB3E" w14:textId="77777777">
        <w:trPr>
          <w:trHeight w:val="444" w:hRule="exact"/>
        </w:trPr>
        <w:tc>
          <w:tcPr>
            <w:tcW w:w="1805" w:type="dxa"/>
            <w:shd w:val="clear" w:color="auto" w:fill="FFFFFF" w:themeFill="background1"/>
            <w:tcMar/>
          </w:tcPr>
          <w:p w:rsidRPr="00CC0718" w:rsidR="00C71DC8" w:rsidP="00244814" w:rsidRDefault="00C71DC8" w14:paraId="10AB94F2" w14:textId="77777777">
            <w:pPr>
              <w:rPr>
                <w:b/>
                <w:color w:val="5C83B4"/>
                <w:spacing w:val="-2"/>
                <w:sz w:val="24"/>
              </w:rPr>
            </w:pPr>
            <w:r w:rsidRPr="00CC0718">
              <w:rPr>
                <w:b/>
                <w:color w:val="5C83B4"/>
                <w:spacing w:val="-2"/>
                <w:sz w:val="24"/>
              </w:rPr>
              <w:t>Nickname:</w:t>
            </w:r>
          </w:p>
        </w:tc>
        <w:tc>
          <w:tcPr>
            <w:tcW w:w="8912" w:type="dxa"/>
            <w:gridSpan w:val="7"/>
            <w:vMerge w:val="restart"/>
            <w:shd w:val="clear" w:color="auto" w:fill="FFFFFF" w:themeFill="background1"/>
            <w:tcMar/>
          </w:tcPr>
          <w:p w:rsidRPr="00CC0718" w:rsidR="00C71DC8" w:rsidP="00244814" w:rsidRDefault="00C71DC8" w14:paraId="217DCEF3" w14:textId="77777777">
            <w:pPr>
              <w:rPr>
                <w:b/>
                <w:color w:val="5C83B4"/>
                <w:spacing w:val="-2"/>
                <w:sz w:val="24"/>
              </w:rPr>
            </w:pPr>
            <w:r w:rsidRPr="00CC0718">
              <w:rPr>
                <w:b/>
                <w:color w:val="5C83B4"/>
                <w:spacing w:val="-2"/>
                <w:sz w:val="24"/>
              </w:rPr>
              <w:t>Codes\\AXIAL CODE\\Q3 b- Member experience with the club\NETWORKING AND CONNECTIONS\experience</w:t>
            </w:r>
          </w:p>
        </w:tc>
      </w:tr>
      <w:tr w:rsidRPr="00CC0718" w:rsidR="00C71DC8" w:rsidTr="3A33D0EC" w14:paraId="4EDB1AA5" w14:textId="77777777">
        <w:trPr>
          <w:trHeight w:val="458" w:hRule="exact"/>
        </w:trPr>
        <w:tc>
          <w:tcPr>
            <w:tcW w:w="1805" w:type="dxa"/>
            <w:shd w:val="clear" w:color="auto" w:fill="FFFFFF" w:themeFill="background1"/>
            <w:tcMar/>
          </w:tcPr>
          <w:p w:rsidRPr="00CC0718" w:rsidR="00C71DC8" w:rsidP="00244814" w:rsidRDefault="00C71DC8" w14:paraId="264B77DB" w14:textId="77777777">
            <w:pPr>
              <w:rPr>
                <w:b/>
                <w:color w:val="5C83B4"/>
                <w:spacing w:val="-2"/>
                <w:sz w:val="24"/>
              </w:rPr>
            </w:pPr>
            <w:r w:rsidRPr="00CC0718">
              <w:rPr>
                <w:b/>
                <w:color w:val="5C83B4"/>
                <w:spacing w:val="-2"/>
                <w:sz w:val="24"/>
              </w:rPr>
              <w:t>Classification:</w:t>
            </w:r>
          </w:p>
        </w:tc>
        <w:tc>
          <w:tcPr>
            <w:tcW w:w="8912" w:type="dxa"/>
            <w:gridSpan w:val="7"/>
            <w:vMerge/>
            <w:tcMar/>
          </w:tcPr>
          <w:p w:rsidRPr="00CC0718" w:rsidR="00C71DC8" w:rsidP="00244814" w:rsidRDefault="00C71DC8" w14:paraId="3841C97A" w14:textId="77777777"/>
        </w:tc>
      </w:tr>
      <w:tr w:rsidRPr="00CC0718" w:rsidR="00C71DC8" w:rsidTr="3A33D0EC" w14:paraId="230FB58B" w14:textId="77777777">
        <w:trPr>
          <w:trHeight w:val="444" w:hRule="exact"/>
        </w:trPr>
        <w:tc>
          <w:tcPr>
            <w:tcW w:w="1805" w:type="dxa"/>
            <w:shd w:val="clear" w:color="auto" w:fill="FFFFFF" w:themeFill="background1"/>
            <w:tcMar/>
          </w:tcPr>
          <w:p w:rsidRPr="00CC0718" w:rsidR="00C71DC8" w:rsidP="00244814" w:rsidRDefault="00C71DC8" w14:paraId="469A172A" w14:textId="77777777">
            <w:pPr>
              <w:rPr>
                <w:b/>
                <w:color w:val="5C83B4"/>
                <w:spacing w:val="-2"/>
                <w:sz w:val="24"/>
              </w:rPr>
            </w:pPr>
            <w:r w:rsidRPr="00CC0718">
              <w:rPr>
                <w:b/>
                <w:color w:val="5C83B4"/>
                <w:spacing w:val="-2"/>
                <w:sz w:val="24"/>
              </w:rPr>
              <w:t>Aggregated:</w:t>
            </w:r>
          </w:p>
        </w:tc>
        <w:tc>
          <w:tcPr>
            <w:tcW w:w="8912" w:type="dxa"/>
            <w:gridSpan w:val="7"/>
            <w:shd w:val="clear" w:color="auto" w:fill="FFFFFF" w:themeFill="background1"/>
            <w:tcMar/>
          </w:tcPr>
          <w:p w:rsidRPr="00CC0718" w:rsidR="00C71DC8" w:rsidP="00244814" w:rsidRDefault="00C71DC8" w14:paraId="20777D54" w14:textId="77777777">
            <w:pPr>
              <w:rPr>
                <w:b/>
                <w:color w:val="5C83B4"/>
                <w:spacing w:val="-2"/>
                <w:sz w:val="24"/>
              </w:rPr>
            </w:pPr>
            <w:r w:rsidRPr="00CC0718">
              <w:rPr>
                <w:b/>
                <w:color w:val="5C83B4"/>
                <w:spacing w:val="-2"/>
                <w:sz w:val="24"/>
              </w:rPr>
              <w:t>No</w:t>
            </w:r>
          </w:p>
        </w:tc>
      </w:tr>
      <w:tr w:rsidRPr="00CC0718" w:rsidR="00C71DC8" w:rsidTr="3A33D0EC" w14:paraId="378B35A1" w14:textId="77777777">
        <w:trPr>
          <w:trHeight w:val="344" w:hRule="exact"/>
        </w:trPr>
        <w:tc>
          <w:tcPr>
            <w:tcW w:w="3381" w:type="dxa"/>
            <w:gridSpan w:val="2"/>
            <w:tcBorders>
              <w:bottom w:val="single" w:color="8FB6EA" w:sz="5" w:space="0"/>
            </w:tcBorders>
            <w:shd w:val="clear" w:color="auto" w:fill="FFFFFF" w:themeFill="background1"/>
            <w:tcMar/>
          </w:tcPr>
          <w:p w:rsidRPr="00CC0718" w:rsidR="00C71DC8" w:rsidP="00244814" w:rsidRDefault="00C71DC8" w14:paraId="2CB4478D" w14:textId="77777777">
            <w:pPr>
              <w:rPr>
                <w:color w:val="000000"/>
                <w:spacing w:val="-2"/>
                <w:sz w:val="18"/>
              </w:rPr>
            </w:pPr>
            <w:r w:rsidRPr="00CC0718">
              <w:rPr>
                <w:color w:val="000000"/>
                <w:spacing w:val="-2"/>
                <w:sz w:val="18"/>
              </w:rPr>
              <w:t>Document</w:t>
            </w:r>
          </w:p>
        </w:tc>
        <w:tc>
          <w:tcPr>
            <w:tcW w:w="1132" w:type="dxa"/>
            <w:tcBorders>
              <w:bottom w:val="single" w:color="8FB6EA" w:sz="5" w:space="0"/>
            </w:tcBorders>
            <w:shd w:val="clear" w:color="auto" w:fill="FFFFFF" w:themeFill="background1"/>
            <w:tcMar/>
          </w:tcPr>
          <w:p w:rsidRPr="00CC0718" w:rsidR="00C71DC8" w:rsidP="00244814" w:rsidRDefault="00C71DC8" w14:paraId="1B29AC97" w14:textId="77777777">
            <w:pPr>
              <w:rPr>
                <w:color w:val="000000"/>
                <w:spacing w:val="-2"/>
                <w:sz w:val="18"/>
              </w:rPr>
            </w:pPr>
            <w:r w:rsidRPr="00CC0718">
              <w:rPr>
                <w:color w:val="000000"/>
                <w:spacing w:val="-2"/>
                <w:sz w:val="18"/>
              </w:rPr>
              <w:t>2</w:t>
            </w:r>
          </w:p>
        </w:tc>
        <w:tc>
          <w:tcPr>
            <w:tcW w:w="1576" w:type="dxa"/>
            <w:gridSpan w:val="2"/>
            <w:tcBorders>
              <w:bottom w:val="single" w:color="8FB6EA" w:sz="5" w:space="0"/>
            </w:tcBorders>
            <w:shd w:val="clear" w:color="auto" w:fill="FFFFFF" w:themeFill="background1"/>
            <w:tcMar/>
          </w:tcPr>
          <w:p w:rsidRPr="00CC0718" w:rsidR="00C71DC8" w:rsidP="00244814" w:rsidRDefault="00C71DC8" w14:paraId="28CED175" w14:textId="77777777">
            <w:pPr>
              <w:rPr>
                <w:color w:val="000000"/>
                <w:spacing w:val="-2"/>
                <w:sz w:val="18"/>
              </w:rPr>
            </w:pPr>
            <w:r w:rsidRPr="00CC0718">
              <w:rPr>
                <w:color w:val="000000"/>
                <w:spacing w:val="-2"/>
                <w:sz w:val="18"/>
              </w:rPr>
              <w:t>5</w:t>
            </w:r>
          </w:p>
        </w:tc>
        <w:tc>
          <w:tcPr>
            <w:tcW w:w="1362" w:type="dxa"/>
            <w:tcBorders>
              <w:bottom w:val="single" w:color="8FB6EA" w:sz="5" w:space="0"/>
            </w:tcBorders>
            <w:shd w:val="clear" w:color="auto" w:fill="FFFFFF" w:themeFill="background1"/>
            <w:tcMar/>
          </w:tcPr>
          <w:p w:rsidRPr="00CC0718" w:rsidR="00C71DC8" w:rsidP="00244814" w:rsidRDefault="00C71DC8" w14:paraId="21463C9D" w14:textId="77777777">
            <w:pPr>
              <w:rPr>
                <w:color w:val="000000"/>
                <w:spacing w:val="-2"/>
                <w:sz w:val="18"/>
              </w:rPr>
            </w:pPr>
            <w:r w:rsidRPr="00CC0718">
              <w:rPr>
                <w:color w:val="000000"/>
                <w:spacing w:val="-2"/>
                <w:sz w:val="18"/>
              </w:rPr>
              <w:t>20</w:t>
            </w:r>
          </w:p>
        </w:tc>
        <w:tc>
          <w:tcPr>
            <w:tcW w:w="1690" w:type="dxa"/>
            <w:tcBorders>
              <w:bottom w:val="single" w:color="8FB6EA" w:sz="5" w:space="0"/>
            </w:tcBorders>
            <w:shd w:val="clear" w:color="auto" w:fill="FFFFFF" w:themeFill="background1"/>
            <w:tcMar/>
          </w:tcPr>
          <w:p w:rsidRPr="00CC0718" w:rsidR="00C71DC8" w:rsidP="00244814" w:rsidRDefault="00C71DC8" w14:paraId="1E9014F9" w14:textId="77777777">
            <w:pPr>
              <w:rPr>
                <w:color w:val="000000"/>
                <w:spacing w:val="-2"/>
                <w:sz w:val="18"/>
              </w:rPr>
            </w:pPr>
            <w:r w:rsidRPr="00CC0718">
              <w:rPr>
                <w:color w:val="000000"/>
                <w:spacing w:val="-2"/>
                <w:sz w:val="18"/>
              </w:rPr>
              <w:t>5</w:t>
            </w:r>
          </w:p>
        </w:tc>
        <w:tc>
          <w:tcPr>
            <w:tcW w:w="1576" w:type="dxa"/>
            <w:tcBorders>
              <w:bottom w:val="single" w:color="8FB6EA" w:sz="5" w:space="0"/>
            </w:tcBorders>
            <w:shd w:val="clear" w:color="auto" w:fill="FFFFFF" w:themeFill="background1"/>
            <w:tcMar/>
          </w:tcPr>
          <w:p w:rsidRPr="00CC0718" w:rsidR="00C71DC8" w:rsidP="00244814" w:rsidRDefault="00C71DC8" w14:paraId="1881684E" w14:textId="77777777">
            <w:pPr>
              <w:rPr>
                <w:color w:val="000000"/>
                <w:spacing w:val="-2"/>
                <w:sz w:val="18"/>
              </w:rPr>
            </w:pPr>
          </w:p>
        </w:tc>
      </w:tr>
      <w:tr w:rsidRPr="00CC0718" w:rsidR="00C71DC8" w:rsidTr="3A33D0EC" w14:paraId="5FAAB2DD" w14:textId="77777777">
        <w:trPr>
          <w:trHeight w:val="444" w:hRule="exact"/>
        </w:trPr>
        <w:tc>
          <w:tcPr>
            <w:tcW w:w="10717" w:type="dxa"/>
            <w:gridSpan w:val="8"/>
            <w:tcBorders>
              <w:top w:val="single" w:color="8FB6EA" w:sz="5" w:space="0"/>
            </w:tcBorders>
            <w:tcMar/>
          </w:tcPr>
          <w:p w:rsidRPr="00CC0718" w:rsidR="00C71DC8" w:rsidP="00244814" w:rsidRDefault="00C71DC8" w14:paraId="72952B4A" w14:textId="77777777"/>
        </w:tc>
      </w:tr>
      <w:tr w:rsidRPr="00CC0718" w:rsidR="00C71DC8" w:rsidTr="3A33D0EC" w14:paraId="3DE1F8D9" w14:textId="77777777">
        <w:trPr>
          <w:trHeight w:val="602" w:hRule="exact"/>
        </w:trPr>
        <w:tc>
          <w:tcPr>
            <w:tcW w:w="10717" w:type="dxa"/>
            <w:gridSpan w:val="8"/>
            <w:shd w:val="clear" w:color="auto" w:fill="FFFFFF" w:themeFill="background1"/>
            <w:tcMar/>
          </w:tcPr>
          <w:p w:rsidRPr="00CC0718" w:rsidR="00C71DC8" w:rsidP="00244814" w:rsidRDefault="00C71DC8" w14:paraId="329CA13A" w14:textId="77777777">
            <w:pPr>
              <w:rPr>
                <w:b/>
                <w:color w:val="5C83B4"/>
                <w:spacing w:val="-2"/>
                <w:sz w:val="24"/>
              </w:rPr>
            </w:pPr>
          </w:p>
        </w:tc>
      </w:tr>
      <w:tr w:rsidRPr="00CC0718" w:rsidR="00C71DC8" w:rsidTr="3A33D0EC" w14:paraId="7BE57264" w14:textId="77777777">
        <w:trPr>
          <w:trHeight w:val="459" w:hRule="exact"/>
        </w:trPr>
        <w:tc>
          <w:tcPr>
            <w:tcW w:w="1805" w:type="dxa"/>
            <w:shd w:val="clear" w:color="auto" w:fill="FFFFFF" w:themeFill="background1"/>
            <w:tcMar/>
          </w:tcPr>
          <w:p w:rsidRPr="00CC0718" w:rsidR="00C71DC8" w:rsidP="00244814" w:rsidRDefault="00C71DC8" w14:paraId="21148150" w14:textId="77777777">
            <w:pPr>
              <w:rPr>
                <w:b/>
                <w:color w:val="5C83B4"/>
                <w:spacing w:val="-2"/>
                <w:sz w:val="24"/>
              </w:rPr>
            </w:pPr>
            <w:r w:rsidRPr="00CC0718">
              <w:rPr>
                <w:b/>
                <w:color w:val="5C83B4"/>
                <w:spacing w:val="-2"/>
                <w:sz w:val="24"/>
              </w:rPr>
              <w:t>Nickname:</w:t>
            </w:r>
          </w:p>
        </w:tc>
        <w:tc>
          <w:tcPr>
            <w:tcW w:w="8912" w:type="dxa"/>
            <w:gridSpan w:val="7"/>
            <w:vMerge w:val="restart"/>
            <w:shd w:val="clear" w:color="auto" w:fill="FFFFFF" w:themeFill="background1"/>
            <w:tcMar/>
          </w:tcPr>
          <w:p w:rsidRPr="00CC0718" w:rsidR="00C71DC8" w:rsidP="00244814" w:rsidRDefault="00C71DC8" w14:paraId="2AB1A3CB" w14:textId="77777777">
            <w:pPr>
              <w:rPr>
                <w:b/>
                <w:color w:val="5C83B4"/>
                <w:spacing w:val="-2"/>
                <w:sz w:val="24"/>
              </w:rPr>
            </w:pPr>
            <w:r w:rsidRPr="00CC0718">
              <w:rPr>
                <w:b/>
                <w:color w:val="5C83B4"/>
                <w:spacing w:val="-2"/>
                <w:sz w:val="24"/>
              </w:rPr>
              <w:t>Codes\\AXIAL CODE\\Q3 b- Member experience with the club\NETWORKING AND CONNECTIONS\Good Connections</w:t>
            </w:r>
          </w:p>
        </w:tc>
      </w:tr>
      <w:tr w:rsidRPr="00CC0718" w:rsidR="00C71DC8" w:rsidTr="3A33D0EC" w14:paraId="02153EF5" w14:textId="77777777">
        <w:trPr>
          <w:trHeight w:val="444" w:hRule="exact"/>
        </w:trPr>
        <w:tc>
          <w:tcPr>
            <w:tcW w:w="1805" w:type="dxa"/>
            <w:shd w:val="clear" w:color="auto" w:fill="FFFFFF" w:themeFill="background1"/>
            <w:tcMar/>
          </w:tcPr>
          <w:p w:rsidRPr="00CC0718" w:rsidR="00C71DC8" w:rsidP="00244814" w:rsidRDefault="00C71DC8" w14:paraId="2C6269C1" w14:textId="77777777">
            <w:pPr>
              <w:rPr>
                <w:b/>
                <w:color w:val="5C83B4"/>
                <w:spacing w:val="-2"/>
                <w:sz w:val="24"/>
              </w:rPr>
            </w:pPr>
            <w:r w:rsidRPr="00CC0718">
              <w:rPr>
                <w:b/>
                <w:color w:val="5C83B4"/>
                <w:spacing w:val="-2"/>
                <w:sz w:val="24"/>
              </w:rPr>
              <w:t>Classification:</w:t>
            </w:r>
          </w:p>
        </w:tc>
        <w:tc>
          <w:tcPr>
            <w:tcW w:w="8912" w:type="dxa"/>
            <w:gridSpan w:val="7"/>
            <w:vMerge/>
            <w:tcMar/>
          </w:tcPr>
          <w:p w:rsidRPr="00CC0718" w:rsidR="00C71DC8" w:rsidP="00244814" w:rsidRDefault="00C71DC8" w14:paraId="567FDB84" w14:textId="77777777"/>
        </w:tc>
      </w:tr>
      <w:tr w:rsidRPr="00CC0718" w:rsidR="00C71DC8" w:rsidTr="3A33D0EC" w14:paraId="195E14E4" w14:textId="77777777">
        <w:trPr>
          <w:trHeight w:val="458" w:hRule="exact"/>
        </w:trPr>
        <w:tc>
          <w:tcPr>
            <w:tcW w:w="1805" w:type="dxa"/>
            <w:shd w:val="clear" w:color="auto" w:fill="FFFFFF" w:themeFill="background1"/>
            <w:tcMar/>
          </w:tcPr>
          <w:p w:rsidRPr="00CC0718" w:rsidR="00C71DC8" w:rsidP="00244814" w:rsidRDefault="00C71DC8" w14:paraId="041CF4FB" w14:textId="77777777">
            <w:pPr>
              <w:rPr>
                <w:b/>
                <w:color w:val="5C83B4"/>
                <w:spacing w:val="-2"/>
                <w:sz w:val="24"/>
              </w:rPr>
            </w:pPr>
            <w:r w:rsidRPr="00CC0718">
              <w:rPr>
                <w:b/>
                <w:color w:val="5C83B4"/>
                <w:spacing w:val="-2"/>
                <w:sz w:val="24"/>
              </w:rPr>
              <w:t>Aggregated:</w:t>
            </w:r>
          </w:p>
        </w:tc>
        <w:tc>
          <w:tcPr>
            <w:tcW w:w="8912" w:type="dxa"/>
            <w:gridSpan w:val="7"/>
            <w:shd w:val="clear" w:color="auto" w:fill="FFFFFF" w:themeFill="background1"/>
            <w:tcMar/>
          </w:tcPr>
          <w:p w:rsidRPr="00CC0718" w:rsidR="00C71DC8" w:rsidP="00244814" w:rsidRDefault="00C71DC8" w14:paraId="65EEE899" w14:textId="77777777">
            <w:pPr>
              <w:rPr>
                <w:b/>
                <w:color w:val="5C83B4"/>
                <w:spacing w:val="-2"/>
                <w:sz w:val="24"/>
              </w:rPr>
            </w:pPr>
            <w:r w:rsidRPr="00CC0718">
              <w:rPr>
                <w:b/>
                <w:color w:val="5C83B4"/>
                <w:spacing w:val="-2"/>
                <w:sz w:val="24"/>
              </w:rPr>
              <w:t>No</w:t>
            </w:r>
          </w:p>
        </w:tc>
      </w:tr>
      <w:tr w:rsidRPr="00CC0718" w:rsidR="00C71DC8" w:rsidTr="3A33D0EC" w14:paraId="2B2015B0" w14:textId="77777777">
        <w:trPr>
          <w:trHeight w:val="344" w:hRule="exact"/>
        </w:trPr>
        <w:tc>
          <w:tcPr>
            <w:tcW w:w="3381" w:type="dxa"/>
            <w:gridSpan w:val="2"/>
            <w:tcBorders>
              <w:bottom w:val="single" w:color="8FB6EA" w:sz="5" w:space="0"/>
            </w:tcBorders>
            <w:shd w:val="clear" w:color="auto" w:fill="FFFFFF" w:themeFill="background1"/>
            <w:tcMar/>
          </w:tcPr>
          <w:p w:rsidRPr="00CC0718" w:rsidR="00C71DC8" w:rsidP="00244814" w:rsidRDefault="00C71DC8" w14:paraId="49541C76" w14:textId="77777777">
            <w:pPr>
              <w:rPr>
                <w:color w:val="000000"/>
                <w:spacing w:val="-2"/>
                <w:sz w:val="18"/>
              </w:rPr>
            </w:pPr>
            <w:r w:rsidRPr="00CC0718">
              <w:rPr>
                <w:color w:val="000000"/>
                <w:spacing w:val="-2"/>
                <w:sz w:val="18"/>
              </w:rPr>
              <w:t>Document</w:t>
            </w:r>
          </w:p>
        </w:tc>
        <w:tc>
          <w:tcPr>
            <w:tcW w:w="1132" w:type="dxa"/>
            <w:tcBorders>
              <w:bottom w:val="single" w:color="8FB6EA" w:sz="5" w:space="0"/>
            </w:tcBorders>
            <w:shd w:val="clear" w:color="auto" w:fill="FFFFFF" w:themeFill="background1"/>
            <w:tcMar/>
          </w:tcPr>
          <w:p w:rsidRPr="00CC0718" w:rsidR="00C71DC8" w:rsidP="00244814" w:rsidRDefault="00C71DC8" w14:paraId="3AD4A619" w14:textId="77777777">
            <w:pPr>
              <w:rPr>
                <w:color w:val="000000"/>
                <w:spacing w:val="-2"/>
                <w:sz w:val="18"/>
              </w:rPr>
            </w:pPr>
            <w:r w:rsidRPr="00CC0718">
              <w:rPr>
                <w:color w:val="000000"/>
                <w:spacing w:val="-2"/>
                <w:sz w:val="18"/>
              </w:rPr>
              <w:t>1</w:t>
            </w:r>
          </w:p>
        </w:tc>
        <w:tc>
          <w:tcPr>
            <w:tcW w:w="1576" w:type="dxa"/>
            <w:gridSpan w:val="2"/>
            <w:tcBorders>
              <w:bottom w:val="single" w:color="8FB6EA" w:sz="5" w:space="0"/>
            </w:tcBorders>
            <w:shd w:val="clear" w:color="auto" w:fill="FFFFFF" w:themeFill="background1"/>
            <w:tcMar/>
          </w:tcPr>
          <w:p w:rsidRPr="00CC0718" w:rsidR="00C71DC8" w:rsidP="00244814" w:rsidRDefault="00C71DC8" w14:paraId="0AF4CEA6" w14:textId="77777777">
            <w:pPr>
              <w:rPr>
                <w:color w:val="000000"/>
                <w:spacing w:val="-2"/>
                <w:sz w:val="18"/>
              </w:rPr>
            </w:pPr>
            <w:r w:rsidRPr="00CC0718">
              <w:rPr>
                <w:color w:val="000000"/>
                <w:spacing w:val="-2"/>
                <w:sz w:val="18"/>
              </w:rPr>
              <w:t>1</w:t>
            </w:r>
          </w:p>
        </w:tc>
        <w:tc>
          <w:tcPr>
            <w:tcW w:w="1362" w:type="dxa"/>
            <w:tcBorders>
              <w:bottom w:val="single" w:color="8FB6EA" w:sz="5" w:space="0"/>
            </w:tcBorders>
            <w:shd w:val="clear" w:color="auto" w:fill="FFFFFF" w:themeFill="background1"/>
            <w:tcMar/>
          </w:tcPr>
          <w:p w:rsidRPr="00CC0718" w:rsidR="00C71DC8" w:rsidP="00244814" w:rsidRDefault="00C71DC8" w14:paraId="6CA8674E" w14:textId="77777777">
            <w:pPr>
              <w:rPr>
                <w:color w:val="000000"/>
                <w:spacing w:val="-2"/>
                <w:sz w:val="18"/>
              </w:rPr>
            </w:pPr>
            <w:r w:rsidRPr="00CC0718">
              <w:rPr>
                <w:color w:val="000000"/>
                <w:spacing w:val="-2"/>
                <w:sz w:val="18"/>
              </w:rPr>
              <w:t>7</w:t>
            </w:r>
          </w:p>
        </w:tc>
        <w:tc>
          <w:tcPr>
            <w:tcW w:w="1690" w:type="dxa"/>
            <w:tcBorders>
              <w:bottom w:val="single" w:color="8FB6EA" w:sz="5" w:space="0"/>
            </w:tcBorders>
            <w:shd w:val="clear" w:color="auto" w:fill="FFFFFF" w:themeFill="background1"/>
            <w:tcMar/>
          </w:tcPr>
          <w:p w:rsidRPr="00CC0718" w:rsidR="00C71DC8" w:rsidP="00244814" w:rsidRDefault="00C71DC8" w14:paraId="13901399" w14:textId="77777777">
            <w:pPr>
              <w:rPr>
                <w:color w:val="000000"/>
                <w:spacing w:val="-2"/>
                <w:sz w:val="18"/>
              </w:rPr>
            </w:pPr>
            <w:r w:rsidRPr="00CC0718">
              <w:rPr>
                <w:color w:val="000000"/>
                <w:spacing w:val="-2"/>
                <w:sz w:val="18"/>
              </w:rPr>
              <w:t>1</w:t>
            </w:r>
          </w:p>
        </w:tc>
        <w:tc>
          <w:tcPr>
            <w:tcW w:w="1576" w:type="dxa"/>
            <w:tcBorders>
              <w:bottom w:val="single" w:color="8FB6EA" w:sz="5" w:space="0"/>
            </w:tcBorders>
            <w:shd w:val="clear" w:color="auto" w:fill="FFFFFF" w:themeFill="background1"/>
            <w:tcMar/>
          </w:tcPr>
          <w:p w:rsidRPr="00CC0718" w:rsidR="00C71DC8" w:rsidP="00244814" w:rsidRDefault="00C71DC8" w14:paraId="194C9C97" w14:textId="77777777">
            <w:pPr>
              <w:rPr>
                <w:color w:val="000000"/>
                <w:spacing w:val="-2"/>
                <w:sz w:val="18"/>
              </w:rPr>
            </w:pPr>
          </w:p>
        </w:tc>
      </w:tr>
      <w:tr w:rsidRPr="00CC0718" w:rsidR="00C71DC8" w:rsidTr="3A33D0EC" w14:paraId="7F027373" w14:textId="77777777">
        <w:trPr>
          <w:trHeight w:val="745" w:hRule="exact"/>
        </w:trPr>
        <w:tc>
          <w:tcPr>
            <w:tcW w:w="10717" w:type="dxa"/>
            <w:gridSpan w:val="8"/>
            <w:tcBorders>
              <w:top w:val="single" w:color="8FB6EA" w:sz="5" w:space="0"/>
            </w:tcBorders>
            <w:tcMar/>
          </w:tcPr>
          <w:p w:rsidRPr="00CC0718" w:rsidR="00C71DC8" w:rsidP="00244814" w:rsidRDefault="00C71DC8" w14:paraId="08ECC9B2" w14:textId="77777777"/>
        </w:tc>
      </w:tr>
      <w:tr w:rsidRPr="00CC0718" w:rsidR="00C71DC8" w:rsidTr="3A33D0EC" w14:paraId="43C68B55" w14:textId="77777777">
        <w:trPr>
          <w:trHeight w:val="760" w:hRule="exact"/>
        </w:trPr>
        <w:tc>
          <w:tcPr>
            <w:tcW w:w="10717" w:type="dxa"/>
            <w:gridSpan w:val="8"/>
            <w:tcMar/>
          </w:tcPr>
          <w:p w:rsidRPr="00CC0718" w:rsidR="00C71DC8" w:rsidP="00244814" w:rsidRDefault="00C71DC8" w14:paraId="1C13EF0D" w14:textId="77777777"/>
        </w:tc>
      </w:tr>
      <w:tr w:rsidRPr="00CC0718" w:rsidR="00C71DC8" w:rsidTr="3A33D0EC" w14:paraId="1EEA42AB" w14:textId="77777777">
        <w:trPr>
          <w:trHeight w:val="458" w:hRule="exact"/>
        </w:trPr>
        <w:tc>
          <w:tcPr>
            <w:tcW w:w="5359" w:type="dxa"/>
            <w:gridSpan w:val="4"/>
            <w:shd w:val="clear" w:color="auto" w:fill="FFFFFF" w:themeFill="background1"/>
            <w:tcMar/>
          </w:tcPr>
          <w:p w:rsidRPr="00CC0718" w:rsidR="00C71DC8" w:rsidP="00244814" w:rsidRDefault="00C71DC8" w14:paraId="32DC0BE7" w14:textId="77777777">
            <w:pPr>
              <w:jc w:val="right"/>
              <w:rPr>
                <w:color w:val="000066"/>
                <w:spacing w:val="-2"/>
                <w:sz w:val="16"/>
              </w:rPr>
            </w:pPr>
            <w:r w:rsidRPr="00CC0718">
              <w:rPr>
                <w:color w:val="000066"/>
                <w:spacing w:val="-2"/>
                <w:sz w:val="16"/>
              </w:rPr>
              <w:t>Formatted Reports\\Code Summary Formatted Report</w:t>
            </w:r>
          </w:p>
        </w:tc>
        <w:tc>
          <w:tcPr>
            <w:tcW w:w="5358" w:type="dxa"/>
            <w:gridSpan w:val="4"/>
            <w:shd w:val="clear" w:color="auto" w:fill="FFFFFF" w:themeFill="background1"/>
            <w:tcMar/>
          </w:tcPr>
          <w:p w:rsidRPr="00CC0718" w:rsidR="00C71DC8" w:rsidP="00244814" w:rsidRDefault="00C71DC8" w14:paraId="3EC17675" w14:textId="77777777">
            <w:pPr>
              <w:jc w:val="right"/>
              <w:rPr>
                <w:color w:val="000066"/>
                <w:spacing w:val="-2"/>
                <w:sz w:val="16"/>
              </w:rPr>
            </w:pPr>
            <w:r w:rsidRPr="00CC0718">
              <w:rPr>
                <w:color w:val="000066"/>
                <w:spacing w:val="-2"/>
                <w:sz w:val="16"/>
              </w:rPr>
              <w:t>Page 45 of 104</w:t>
            </w:r>
          </w:p>
        </w:tc>
      </w:tr>
      <w:tr w:rsidRPr="00CC0718" w:rsidR="00C71DC8" w:rsidTr="3A33D0EC" w14:paraId="2170DC95" w14:textId="77777777">
        <w:trPr>
          <w:trHeight w:val="444" w:hRule="exact"/>
        </w:trPr>
        <w:tc>
          <w:tcPr>
            <w:tcW w:w="10717" w:type="dxa"/>
            <w:gridSpan w:val="8"/>
            <w:shd w:val="clear" w:color="auto" w:fill="FFFFFF" w:themeFill="background1"/>
            <w:tcMar/>
            <w:vAlign w:val="center"/>
          </w:tcPr>
          <w:p w:rsidRPr="00CC0718" w:rsidR="00C71DC8" w:rsidP="00244814" w:rsidRDefault="00C71DC8" w14:paraId="1C0C5DA2" w14:textId="77777777">
            <w:pPr>
              <w:jc w:val="right"/>
              <w:rPr>
                <w:color w:val="000066"/>
                <w:spacing w:val="-2"/>
                <w:sz w:val="16"/>
              </w:rPr>
            </w:pPr>
            <w:r w:rsidRPr="00CC0718">
              <w:rPr>
                <w:color w:val="000066"/>
                <w:spacing w:val="-2"/>
                <w:sz w:val="16"/>
              </w:rPr>
              <w:t>11/13/2024 3:39 PM</w:t>
            </w:r>
          </w:p>
        </w:tc>
      </w:tr>
      <w:tr w:rsidRPr="00CC0718" w:rsidR="00C71DC8" w:rsidTr="3A33D0EC" w14:paraId="469DF0A2" w14:textId="77777777">
        <w:trPr>
          <w:trHeight w:val="459" w:hRule="exact"/>
        </w:trPr>
        <w:tc>
          <w:tcPr>
            <w:tcW w:w="3381" w:type="dxa"/>
            <w:gridSpan w:val="2"/>
            <w:shd w:val="clear" w:color="auto" w:fill="8FB6EA"/>
            <w:tcMar/>
          </w:tcPr>
          <w:p w:rsidRPr="00CC0718" w:rsidR="00C71DC8" w:rsidP="00244814" w:rsidRDefault="00C71DC8" w14:paraId="01CAF39C" w14:textId="77777777">
            <w:pPr>
              <w:rPr>
                <w:b/>
                <w:color w:val="000066"/>
                <w:spacing w:val="-2"/>
                <w:sz w:val="18"/>
              </w:rPr>
            </w:pPr>
            <w:r w:rsidRPr="00CC0718">
              <w:rPr>
                <w:b/>
                <w:color w:val="000066"/>
                <w:spacing w:val="-2"/>
                <w:sz w:val="18"/>
              </w:rPr>
              <w:lastRenderedPageBreak/>
              <w:t>File Type</w:t>
            </w:r>
          </w:p>
        </w:tc>
        <w:tc>
          <w:tcPr>
            <w:tcW w:w="1132" w:type="dxa"/>
            <w:shd w:val="clear" w:color="auto" w:fill="8FB6EA"/>
            <w:tcMar/>
          </w:tcPr>
          <w:p w:rsidRPr="00CC0718" w:rsidR="00C71DC8" w:rsidP="00244814" w:rsidRDefault="00C71DC8" w14:paraId="61F052FB" w14:textId="77777777">
            <w:pPr>
              <w:rPr>
                <w:b/>
                <w:color w:val="000066"/>
                <w:spacing w:val="-2"/>
                <w:sz w:val="18"/>
              </w:rPr>
            </w:pPr>
            <w:r w:rsidRPr="00CC0718">
              <w:rPr>
                <w:b/>
                <w:color w:val="000066"/>
                <w:spacing w:val="-2"/>
                <w:sz w:val="18"/>
              </w:rPr>
              <w:t>Number of Files</w:t>
            </w:r>
          </w:p>
        </w:tc>
        <w:tc>
          <w:tcPr>
            <w:tcW w:w="1576" w:type="dxa"/>
            <w:gridSpan w:val="2"/>
            <w:shd w:val="clear" w:color="auto" w:fill="8FB6EA"/>
            <w:tcMar/>
          </w:tcPr>
          <w:p w:rsidRPr="00CC0718" w:rsidR="00C71DC8" w:rsidP="00244814" w:rsidRDefault="00C71DC8" w14:paraId="5BAC4093" w14:textId="77777777">
            <w:pPr>
              <w:rPr>
                <w:b/>
                <w:color w:val="000066"/>
                <w:spacing w:val="-2"/>
                <w:sz w:val="18"/>
              </w:rPr>
            </w:pPr>
            <w:r w:rsidRPr="00CC0718">
              <w:rPr>
                <w:b/>
                <w:color w:val="000066"/>
                <w:spacing w:val="-2"/>
                <w:sz w:val="18"/>
              </w:rPr>
              <w:t>Number of Coding References</w:t>
            </w:r>
          </w:p>
        </w:tc>
        <w:tc>
          <w:tcPr>
            <w:tcW w:w="1362" w:type="dxa"/>
            <w:shd w:val="clear" w:color="auto" w:fill="8FB6EA"/>
            <w:tcMar/>
          </w:tcPr>
          <w:p w:rsidRPr="00CC0718" w:rsidR="00C71DC8" w:rsidP="00244814" w:rsidRDefault="00C71DC8" w14:paraId="7A362CA1" w14:textId="77777777">
            <w:pPr>
              <w:rPr>
                <w:b/>
                <w:color w:val="000066"/>
                <w:spacing w:val="-2"/>
                <w:sz w:val="18"/>
              </w:rPr>
            </w:pPr>
            <w:r w:rsidRPr="00CC0718">
              <w:rPr>
                <w:b/>
                <w:color w:val="000066"/>
                <w:spacing w:val="-2"/>
                <w:sz w:val="18"/>
              </w:rPr>
              <w:t>Number of Words Coded</w:t>
            </w:r>
          </w:p>
        </w:tc>
        <w:tc>
          <w:tcPr>
            <w:tcW w:w="1690" w:type="dxa"/>
            <w:shd w:val="clear" w:color="auto" w:fill="8FB6EA"/>
            <w:tcMar/>
          </w:tcPr>
          <w:p w:rsidRPr="00CC0718" w:rsidR="00C71DC8" w:rsidP="00244814" w:rsidRDefault="00C71DC8" w14:paraId="0B5B058B" w14:textId="77777777">
            <w:pPr>
              <w:rPr>
                <w:b/>
                <w:color w:val="000066"/>
                <w:spacing w:val="-2"/>
                <w:sz w:val="18"/>
              </w:rPr>
            </w:pPr>
            <w:r w:rsidRPr="00CC0718">
              <w:rPr>
                <w:b/>
                <w:color w:val="000066"/>
                <w:spacing w:val="-2"/>
                <w:sz w:val="18"/>
              </w:rPr>
              <w:t>Number of Paragraphs Coded</w:t>
            </w:r>
          </w:p>
        </w:tc>
        <w:tc>
          <w:tcPr>
            <w:tcW w:w="1576" w:type="dxa"/>
            <w:shd w:val="clear" w:color="auto" w:fill="8FB6EA"/>
            <w:tcMar/>
          </w:tcPr>
          <w:p w:rsidRPr="00CC0718" w:rsidR="00C71DC8" w:rsidP="00244814" w:rsidRDefault="00C71DC8" w14:paraId="3DF04BEF" w14:textId="77777777">
            <w:pPr>
              <w:rPr>
                <w:b/>
                <w:color w:val="000066"/>
                <w:spacing w:val="-2"/>
                <w:sz w:val="18"/>
              </w:rPr>
            </w:pPr>
            <w:r w:rsidRPr="00CC0718">
              <w:rPr>
                <w:b/>
                <w:color w:val="000066"/>
                <w:spacing w:val="-2"/>
                <w:sz w:val="18"/>
              </w:rPr>
              <w:t>Duration Coded</w:t>
            </w:r>
          </w:p>
        </w:tc>
      </w:tr>
      <w:tr w:rsidRPr="00CC0718" w:rsidR="00C71DC8" w:rsidTr="3A33D0EC" w14:paraId="14BDFD2F" w14:textId="77777777">
        <w:trPr>
          <w:trHeight w:val="616" w:hRule="exact"/>
        </w:trPr>
        <w:tc>
          <w:tcPr>
            <w:tcW w:w="10717" w:type="dxa"/>
            <w:gridSpan w:val="8"/>
            <w:shd w:val="clear" w:color="auto" w:fill="FFFFFF" w:themeFill="background1"/>
            <w:tcMar/>
          </w:tcPr>
          <w:p w:rsidRPr="00CC0718" w:rsidR="00C71DC8" w:rsidP="00244814" w:rsidRDefault="00C71DC8" w14:paraId="34254467" w14:textId="77777777">
            <w:pPr>
              <w:rPr>
                <w:b/>
                <w:color w:val="5C83B4"/>
                <w:spacing w:val="-2"/>
                <w:sz w:val="24"/>
              </w:rPr>
            </w:pPr>
          </w:p>
        </w:tc>
      </w:tr>
      <w:tr w:rsidRPr="00CC0718" w:rsidR="00C71DC8" w:rsidTr="3A33D0EC" w14:paraId="7DD86DAF" w14:textId="77777777">
        <w:trPr>
          <w:trHeight w:val="444" w:hRule="exact"/>
        </w:trPr>
        <w:tc>
          <w:tcPr>
            <w:tcW w:w="1805" w:type="dxa"/>
            <w:shd w:val="clear" w:color="auto" w:fill="FFFFFF" w:themeFill="background1"/>
            <w:tcMar/>
          </w:tcPr>
          <w:p w:rsidRPr="00CC0718" w:rsidR="00C71DC8" w:rsidP="00244814" w:rsidRDefault="00C71DC8" w14:paraId="57A6BEC7" w14:textId="77777777">
            <w:pPr>
              <w:rPr>
                <w:b/>
                <w:color w:val="5C83B4"/>
                <w:spacing w:val="-2"/>
                <w:sz w:val="24"/>
              </w:rPr>
            </w:pPr>
            <w:r w:rsidRPr="00CC0718">
              <w:rPr>
                <w:b/>
                <w:color w:val="5C83B4"/>
                <w:spacing w:val="-2"/>
                <w:sz w:val="24"/>
              </w:rPr>
              <w:t>Nickname:</w:t>
            </w:r>
          </w:p>
        </w:tc>
        <w:tc>
          <w:tcPr>
            <w:tcW w:w="8912" w:type="dxa"/>
            <w:gridSpan w:val="7"/>
            <w:vMerge w:val="restart"/>
            <w:shd w:val="clear" w:color="auto" w:fill="FFFFFF" w:themeFill="background1"/>
            <w:tcMar/>
          </w:tcPr>
          <w:p w:rsidRPr="00CC0718" w:rsidR="00C71DC8" w:rsidP="00244814" w:rsidRDefault="00C71DC8" w14:paraId="32F1B5CE" w14:textId="77777777">
            <w:pPr>
              <w:rPr>
                <w:b/>
                <w:color w:val="5C83B4"/>
                <w:spacing w:val="-2"/>
                <w:sz w:val="24"/>
              </w:rPr>
            </w:pPr>
            <w:r w:rsidRPr="00CC0718">
              <w:rPr>
                <w:b/>
                <w:color w:val="5C83B4"/>
                <w:spacing w:val="-2"/>
                <w:sz w:val="24"/>
              </w:rPr>
              <w:t>Codes\\AXIAL CODE\\Q3 b- Member experience with the club\NETWORKING AND CONNECTIONS\I mean I had other friends joining the club as well</w:t>
            </w:r>
          </w:p>
        </w:tc>
      </w:tr>
      <w:tr w:rsidRPr="00CC0718" w:rsidR="00C71DC8" w:rsidTr="3A33D0EC" w14:paraId="405BA39D" w14:textId="77777777">
        <w:trPr>
          <w:trHeight w:val="459" w:hRule="exact"/>
        </w:trPr>
        <w:tc>
          <w:tcPr>
            <w:tcW w:w="1805" w:type="dxa"/>
            <w:shd w:val="clear" w:color="auto" w:fill="FFFFFF" w:themeFill="background1"/>
            <w:tcMar/>
          </w:tcPr>
          <w:p w:rsidRPr="00CC0718" w:rsidR="00C71DC8" w:rsidP="00244814" w:rsidRDefault="00C71DC8" w14:paraId="72F4C835" w14:textId="77777777">
            <w:pPr>
              <w:rPr>
                <w:b/>
                <w:color w:val="5C83B4"/>
                <w:spacing w:val="-2"/>
                <w:sz w:val="24"/>
              </w:rPr>
            </w:pPr>
            <w:r w:rsidRPr="00CC0718">
              <w:rPr>
                <w:b/>
                <w:color w:val="5C83B4"/>
                <w:spacing w:val="-2"/>
                <w:sz w:val="24"/>
              </w:rPr>
              <w:t>Classification:</w:t>
            </w:r>
          </w:p>
        </w:tc>
        <w:tc>
          <w:tcPr>
            <w:tcW w:w="8912" w:type="dxa"/>
            <w:gridSpan w:val="7"/>
            <w:vMerge/>
            <w:tcMar/>
          </w:tcPr>
          <w:p w:rsidRPr="00CC0718" w:rsidR="00C71DC8" w:rsidP="00244814" w:rsidRDefault="00C71DC8" w14:paraId="33B1A033" w14:textId="77777777"/>
        </w:tc>
      </w:tr>
      <w:tr w:rsidRPr="00CC0718" w:rsidR="00C71DC8" w:rsidTr="3A33D0EC" w14:paraId="0208B1A2" w14:textId="77777777">
        <w:trPr>
          <w:trHeight w:val="444" w:hRule="exact"/>
        </w:trPr>
        <w:tc>
          <w:tcPr>
            <w:tcW w:w="1805" w:type="dxa"/>
            <w:shd w:val="clear" w:color="auto" w:fill="FFFFFF" w:themeFill="background1"/>
            <w:tcMar/>
          </w:tcPr>
          <w:p w:rsidRPr="00CC0718" w:rsidR="00C71DC8" w:rsidP="00244814" w:rsidRDefault="00C71DC8" w14:paraId="16A084C5" w14:textId="77777777">
            <w:pPr>
              <w:rPr>
                <w:b/>
                <w:color w:val="5C83B4"/>
                <w:spacing w:val="-2"/>
                <w:sz w:val="24"/>
              </w:rPr>
            </w:pPr>
            <w:r w:rsidRPr="00CC0718">
              <w:rPr>
                <w:b/>
                <w:color w:val="5C83B4"/>
                <w:spacing w:val="-2"/>
                <w:sz w:val="24"/>
              </w:rPr>
              <w:t>Aggregated:</w:t>
            </w:r>
          </w:p>
        </w:tc>
        <w:tc>
          <w:tcPr>
            <w:tcW w:w="8912" w:type="dxa"/>
            <w:gridSpan w:val="7"/>
            <w:shd w:val="clear" w:color="auto" w:fill="FFFFFF" w:themeFill="background1"/>
            <w:tcMar/>
          </w:tcPr>
          <w:p w:rsidRPr="00CC0718" w:rsidR="00C71DC8" w:rsidP="00244814" w:rsidRDefault="00C71DC8" w14:paraId="27123F07" w14:textId="77777777">
            <w:pPr>
              <w:rPr>
                <w:b/>
                <w:color w:val="5C83B4"/>
                <w:spacing w:val="-2"/>
                <w:sz w:val="24"/>
              </w:rPr>
            </w:pPr>
            <w:r w:rsidRPr="00CC0718">
              <w:rPr>
                <w:b/>
                <w:color w:val="5C83B4"/>
                <w:spacing w:val="-2"/>
                <w:sz w:val="24"/>
              </w:rPr>
              <w:t>No</w:t>
            </w:r>
          </w:p>
        </w:tc>
      </w:tr>
      <w:tr w:rsidRPr="00CC0718" w:rsidR="00C71DC8" w:rsidTr="3A33D0EC" w14:paraId="1E47161B" w14:textId="77777777">
        <w:trPr>
          <w:trHeight w:val="344" w:hRule="exact"/>
        </w:trPr>
        <w:tc>
          <w:tcPr>
            <w:tcW w:w="3381" w:type="dxa"/>
            <w:gridSpan w:val="2"/>
            <w:tcBorders>
              <w:bottom w:val="single" w:color="8FB6EA" w:sz="5" w:space="0"/>
            </w:tcBorders>
            <w:shd w:val="clear" w:color="auto" w:fill="FFFFFF" w:themeFill="background1"/>
            <w:tcMar/>
          </w:tcPr>
          <w:p w:rsidRPr="00CC0718" w:rsidR="00C71DC8" w:rsidP="00244814" w:rsidRDefault="00C71DC8" w14:paraId="22934F46" w14:textId="77777777">
            <w:pPr>
              <w:rPr>
                <w:color w:val="000000"/>
                <w:spacing w:val="-2"/>
                <w:sz w:val="18"/>
              </w:rPr>
            </w:pPr>
            <w:r w:rsidRPr="00CC0718">
              <w:rPr>
                <w:color w:val="000000"/>
                <w:spacing w:val="-2"/>
                <w:sz w:val="18"/>
              </w:rPr>
              <w:t>Document</w:t>
            </w:r>
          </w:p>
        </w:tc>
        <w:tc>
          <w:tcPr>
            <w:tcW w:w="1132" w:type="dxa"/>
            <w:tcBorders>
              <w:bottom w:val="single" w:color="8FB6EA" w:sz="5" w:space="0"/>
            </w:tcBorders>
            <w:shd w:val="clear" w:color="auto" w:fill="FFFFFF" w:themeFill="background1"/>
            <w:tcMar/>
          </w:tcPr>
          <w:p w:rsidRPr="00CC0718" w:rsidR="00C71DC8" w:rsidP="00244814" w:rsidRDefault="00C71DC8" w14:paraId="0854E57C" w14:textId="77777777">
            <w:pPr>
              <w:rPr>
                <w:color w:val="000000"/>
                <w:spacing w:val="-2"/>
                <w:sz w:val="18"/>
              </w:rPr>
            </w:pPr>
            <w:r w:rsidRPr="00CC0718">
              <w:rPr>
                <w:color w:val="000000"/>
                <w:spacing w:val="-2"/>
                <w:sz w:val="18"/>
              </w:rPr>
              <w:t>1</w:t>
            </w:r>
          </w:p>
        </w:tc>
        <w:tc>
          <w:tcPr>
            <w:tcW w:w="1576" w:type="dxa"/>
            <w:gridSpan w:val="2"/>
            <w:tcBorders>
              <w:bottom w:val="single" w:color="8FB6EA" w:sz="5" w:space="0"/>
            </w:tcBorders>
            <w:shd w:val="clear" w:color="auto" w:fill="FFFFFF" w:themeFill="background1"/>
            <w:tcMar/>
          </w:tcPr>
          <w:p w:rsidRPr="00CC0718" w:rsidR="00C71DC8" w:rsidP="00244814" w:rsidRDefault="00C71DC8" w14:paraId="3BF4813E" w14:textId="77777777">
            <w:pPr>
              <w:rPr>
                <w:color w:val="000000"/>
                <w:spacing w:val="-2"/>
                <w:sz w:val="18"/>
              </w:rPr>
            </w:pPr>
            <w:r w:rsidRPr="00CC0718">
              <w:rPr>
                <w:color w:val="000000"/>
                <w:spacing w:val="-2"/>
                <w:sz w:val="18"/>
              </w:rPr>
              <w:t>1</w:t>
            </w:r>
          </w:p>
        </w:tc>
        <w:tc>
          <w:tcPr>
            <w:tcW w:w="1362" w:type="dxa"/>
            <w:tcBorders>
              <w:bottom w:val="single" w:color="8FB6EA" w:sz="5" w:space="0"/>
            </w:tcBorders>
            <w:shd w:val="clear" w:color="auto" w:fill="FFFFFF" w:themeFill="background1"/>
            <w:tcMar/>
          </w:tcPr>
          <w:p w:rsidRPr="00CC0718" w:rsidR="00C71DC8" w:rsidP="00244814" w:rsidRDefault="00C71DC8" w14:paraId="2E0EEE08" w14:textId="77777777">
            <w:pPr>
              <w:rPr>
                <w:color w:val="000000"/>
                <w:spacing w:val="-2"/>
                <w:sz w:val="18"/>
              </w:rPr>
            </w:pPr>
            <w:r w:rsidRPr="00CC0718">
              <w:rPr>
                <w:color w:val="000000"/>
                <w:spacing w:val="-2"/>
                <w:sz w:val="18"/>
              </w:rPr>
              <w:t>11</w:t>
            </w:r>
          </w:p>
        </w:tc>
        <w:tc>
          <w:tcPr>
            <w:tcW w:w="1690" w:type="dxa"/>
            <w:tcBorders>
              <w:bottom w:val="single" w:color="8FB6EA" w:sz="5" w:space="0"/>
            </w:tcBorders>
            <w:shd w:val="clear" w:color="auto" w:fill="FFFFFF" w:themeFill="background1"/>
            <w:tcMar/>
          </w:tcPr>
          <w:p w:rsidRPr="00CC0718" w:rsidR="00C71DC8" w:rsidP="00244814" w:rsidRDefault="00C71DC8" w14:paraId="0DCE7FD4" w14:textId="77777777">
            <w:pPr>
              <w:rPr>
                <w:color w:val="000000"/>
                <w:spacing w:val="-2"/>
                <w:sz w:val="18"/>
              </w:rPr>
            </w:pPr>
            <w:r w:rsidRPr="00CC0718">
              <w:rPr>
                <w:color w:val="000000"/>
                <w:spacing w:val="-2"/>
                <w:sz w:val="18"/>
              </w:rPr>
              <w:t>1</w:t>
            </w:r>
          </w:p>
        </w:tc>
        <w:tc>
          <w:tcPr>
            <w:tcW w:w="1576" w:type="dxa"/>
            <w:tcBorders>
              <w:bottom w:val="single" w:color="8FB6EA" w:sz="5" w:space="0"/>
            </w:tcBorders>
            <w:shd w:val="clear" w:color="auto" w:fill="FFFFFF" w:themeFill="background1"/>
            <w:tcMar/>
          </w:tcPr>
          <w:p w:rsidRPr="00CC0718" w:rsidR="00C71DC8" w:rsidP="00244814" w:rsidRDefault="00C71DC8" w14:paraId="460A901A" w14:textId="77777777">
            <w:pPr>
              <w:rPr>
                <w:color w:val="000000"/>
                <w:spacing w:val="-2"/>
                <w:sz w:val="18"/>
              </w:rPr>
            </w:pPr>
          </w:p>
        </w:tc>
      </w:tr>
      <w:tr w:rsidRPr="00CC0718" w:rsidR="00C71DC8" w:rsidTr="3A33D0EC" w14:paraId="1967163E" w14:textId="77777777">
        <w:trPr>
          <w:trHeight w:val="444" w:hRule="exact"/>
        </w:trPr>
        <w:tc>
          <w:tcPr>
            <w:tcW w:w="10717" w:type="dxa"/>
            <w:gridSpan w:val="8"/>
            <w:tcBorders>
              <w:top w:val="single" w:color="8FB6EA" w:sz="5" w:space="0"/>
            </w:tcBorders>
            <w:tcMar/>
          </w:tcPr>
          <w:p w:rsidRPr="00CC0718" w:rsidR="00C71DC8" w:rsidP="00244814" w:rsidRDefault="00C71DC8" w14:paraId="2827C96D" w14:textId="77777777"/>
        </w:tc>
      </w:tr>
      <w:tr w:rsidRPr="00CC0718" w:rsidR="00C71DC8" w:rsidTr="3A33D0EC" w14:paraId="304AB6E0" w14:textId="77777777">
        <w:trPr>
          <w:trHeight w:val="602" w:hRule="exact"/>
        </w:trPr>
        <w:tc>
          <w:tcPr>
            <w:tcW w:w="10717" w:type="dxa"/>
            <w:gridSpan w:val="8"/>
            <w:shd w:val="clear" w:color="auto" w:fill="FFFFFF" w:themeFill="background1"/>
            <w:tcMar/>
          </w:tcPr>
          <w:p w:rsidRPr="00CC0718" w:rsidR="00C71DC8" w:rsidP="00244814" w:rsidRDefault="00C71DC8" w14:paraId="22CD127B" w14:textId="77777777">
            <w:pPr>
              <w:rPr>
                <w:b/>
                <w:color w:val="5C83B4"/>
                <w:spacing w:val="-2"/>
                <w:sz w:val="24"/>
              </w:rPr>
            </w:pPr>
          </w:p>
        </w:tc>
      </w:tr>
      <w:tr w:rsidRPr="00CC0718" w:rsidR="00C71DC8" w:rsidTr="3A33D0EC" w14:paraId="478E6D65" w14:textId="77777777">
        <w:trPr>
          <w:trHeight w:val="458" w:hRule="exact"/>
        </w:trPr>
        <w:tc>
          <w:tcPr>
            <w:tcW w:w="1805" w:type="dxa"/>
            <w:shd w:val="clear" w:color="auto" w:fill="FFFFFF" w:themeFill="background1"/>
            <w:tcMar/>
          </w:tcPr>
          <w:p w:rsidRPr="00CC0718" w:rsidR="00C71DC8" w:rsidP="00244814" w:rsidRDefault="00C71DC8" w14:paraId="3D568013" w14:textId="77777777">
            <w:pPr>
              <w:rPr>
                <w:b/>
                <w:color w:val="5C83B4"/>
                <w:spacing w:val="-2"/>
                <w:sz w:val="24"/>
              </w:rPr>
            </w:pPr>
            <w:r w:rsidRPr="00CC0718">
              <w:rPr>
                <w:b/>
                <w:color w:val="5C83B4"/>
                <w:spacing w:val="-2"/>
                <w:sz w:val="24"/>
              </w:rPr>
              <w:t>Nickname:</w:t>
            </w:r>
          </w:p>
        </w:tc>
        <w:tc>
          <w:tcPr>
            <w:tcW w:w="8912" w:type="dxa"/>
            <w:gridSpan w:val="7"/>
            <w:vMerge w:val="restart"/>
            <w:shd w:val="clear" w:color="auto" w:fill="FFFFFF" w:themeFill="background1"/>
            <w:tcMar/>
          </w:tcPr>
          <w:p w:rsidRPr="00CC0718" w:rsidR="00C71DC8" w:rsidP="00244814" w:rsidRDefault="00C71DC8" w14:paraId="3A7C246E" w14:textId="77777777">
            <w:pPr>
              <w:rPr>
                <w:b/>
                <w:color w:val="5C83B4"/>
                <w:spacing w:val="-2"/>
                <w:sz w:val="24"/>
              </w:rPr>
            </w:pPr>
            <w:r w:rsidRPr="00CC0718">
              <w:rPr>
                <w:b/>
                <w:color w:val="5C83B4"/>
                <w:spacing w:val="-2"/>
                <w:sz w:val="24"/>
              </w:rPr>
              <w:t>Codes\\AXIAL CODE\\Q3 b- Member experience with the club\NETWORKING AND CONNECTIONS\Lot of networking Events</w:t>
            </w:r>
          </w:p>
        </w:tc>
      </w:tr>
      <w:tr w:rsidRPr="00CC0718" w:rsidR="00C71DC8" w:rsidTr="3A33D0EC" w14:paraId="6CE37E56" w14:textId="77777777">
        <w:trPr>
          <w:trHeight w:val="444" w:hRule="exact"/>
        </w:trPr>
        <w:tc>
          <w:tcPr>
            <w:tcW w:w="1805" w:type="dxa"/>
            <w:shd w:val="clear" w:color="auto" w:fill="FFFFFF" w:themeFill="background1"/>
            <w:tcMar/>
          </w:tcPr>
          <w:p w:rsidRPr="00CC0718" w:rsidR="00C71DC8" w:rsidP="00244814" w:rsidRDefault="00C71DC8" w14:paraId="3E07A8F0" w14:textId="77777777">
            <w:pPr>
              <w:rPr>
                <w:b/>
                <w:color w:val="5C83B4"/>
                <w:spacing w:val="-2"/>
                <w:sz w:val="24"/>
              </w:rPr>
            </w:pPr>
            <w:r w:rsidRPr="00CC0718">
              <w:rPr>
                <w:b/>
                <w:color w:val="5C83B4"/>
                <w:spacing w:val="-2"/>
                <w:sz w:val="24"/>
              </w:rPr>
              <w:t>Classification:</w:t>
            </w:r>
          </w:p>
        </w:tc>
        <w:tc>
          <w:tcPr>
            <w:tcW w:w="8912" w:type="dxa"/>
            <w:gridSpan w:val="7"/>
            <w:vMerge/>
            <w:tcMar/>
          </w:tcPr>
          <w:p w:rsidRPr="00CC0718" w:rsidR="00C71DC8" w:rsidP="00244814" w:rsidRDefault="00C71DC8" w14:paraId="46E8D295" w14:textId="77777777"/>
        </w:tc>
      </w:tr>
      <w:tr w:rsidRPr="00CC0718" w:rsidR="00C71DC8" w:rsidTr="3A33D0EC" w14:paraId="4619D4A0" w14:textId="77777777">
        <w:trPr>
          <w:trHeight w:val="459" w:hRule="exact"/>
        </w:trPr>
        <w:tc>
          <w:tcPr>
            <w:tcW w:w="1805" w:type="dxa"/>
            <w:shd w:val="clear" w:color="auto" w:fill="FFFFFF" w:themeFill="background1"/>
            <w:tcMar/>
          </w:tcPr>
          <w:p w:rsidRPr="00CC0718" w:rsidR="00C71DC8" w:rsidP="00244814" w:rsidRDefault="00C71DC8" w14:paraId="6E728BC5" w14:textId="77777777">
            <w:pPr>
              <w:rPr>
                <w:b/>
                <w:color w:val="5C83B4"/>
                <w:spacing w:val="-2"/>
                <w:sz w:val="24"/>
              </w:rPr>
            </w:pPr>
            <w:r w:rsidRPr="00CC0718">
              <w:rPr>
                <w:b/>
                <w:color w:val="5C83B4"/>
                <w:spacing w:val="-2"/>
                <w:sz w:val="24"/>
              </w:rPr>
              <w:t>Aggregated:</w:t>
            </w:r>
          </w:p>
        </w:tc>
        <w:tc>
          <w:tcPr>
            <w:tcW w:w="8912" w:type="dxa"/>
            <w:gridSpan w:val="7"/>
            <w:shd w:val="clear" w:color="auto" w:fill="FFFFFF" w:themeFill="background1"/>
            <w:tcMar/>
          </w:tcPr>
          <w:p w:rsidRPr="00CC0718" w:rsidR="00C71DC8" w:rsidP="00244814" w:rsidRDefault="00C71DC8" w14:paraId="3B68FF60" w14:textId="77777777">
            <w:pPr>
              <w:rPr>
                <w:b/>
                <w:color w:val="5C83B4"/>
                <w:spacing w:val="-2"/>
                <w:sz w:val="24"/>
              </w:rPr>
            </w:pPr>
            <w:r w:rsidRPr="00CC0718">
              <w:rPr>
                <w:b/>
                <w:color w:val="5C83B4"/>
                <w:spacing w:val="-2"/>
                <w:sz w:val="24"/>
              </w:rPr>
              <w:t>No</w:t>
            </w:r>
          </w:p>
        </w:tc>
      </w:tr>
      <w:tr w:rsidRPr="00CC0718" w:rsidR="00C71DC8" w:rsidTr="3A33D0EC" w14:paraId="49CF71B0" w14:textId="77777777">
        <w:trPr>
          <w:trHeight w:val="329" w:hRule="exact"/>
        </w:trPr>
        <w:tc>
          <w:tcPr>
            <w:tcW w:w="3381" w:type="dxa"/>
            <w:gridSpan w:val="2"/>
            <w:tcBorders>
              <w:bottom w:val="single" w:color="8FB6EA" w:sz="5" w:space="0"/>
            </w:tcBorders>
            <w:shd w:val="clear" w:color="auto" w:fill="FFFFFF" w:themeFill="background1"/>
            <w:tcMar/>
          </w:tcPr>
          <w:p w:rsidRPr="00CC0718" w:rsidR="00C71DC8" w:rsidP="00244814" w:rsidRDefault="00C71DC8" w14:paraId="67FED44A" w14:textId="77777777">
            <w:pPr>
              <w:rPr>
                <w:color w:val="000000"/>
                <w:spacing w:val="-2"/>
                <w:sz w:val="18"/>
              </w:rPr>
            </w:pPr>
            <w:r w:rsidRPr="00CC0718">
              <w:rPr>
                <w:color w:val="000000"/>
                <w:spacing w:val="-2"/>
                <w:sz w:val="18"/>
              </w:rPr>
              <w:t>Document</w:t>
            </w:r>
          </w:p>
        </w:tc>
        <w:tc>
          <w:tcPr>
            <w:tcW w:w="1132" w:type="dxa"/>
            <w:tcBorders>
              <w:bottom w:val="single" w:color="8FB6EA" w:sz="5" w:space="0"/>
            </w:tcBorders>
            <w:shd w:val="clear" w:color="auto" w:fill="FFFFFF" w:themeFill="background1"/>
            <w:tcMar/>
          </w:tcPr>
          <w:p w:rsidRPr="00CC0718" w:rsidR="00C71DC8" w:rsidP="00244814" w:rsidRDefault="00C71DC8" w14:paraId="362316BD" w14:textId="77777777">
            <w:pPr>
              <w:rPr>
                <w:color w:val="000000"/>
                <w:spacing w:val="-2"/>
                <w:sz w:val="18"/>
              </w:rPr>
            </w:pPr>
            <w:r w:rsidRPr="00CC0718">
              <w:rPr>
                <w:color w:val="000000"/>
                <w:spacing w:val="-2"/>
                <w:sz w:val="18"/>
              </w:rPr>
              <w:t>1</w:t>
            </w:r>
          </w:p>
        </w:tc>
        <w:tc>
          <w:tcPr>
            <w:tcW w:w="1576" w:type="dxa"/>
            <w:gridSpan w:val="2"/>
            <w:tcBorders>
              <w:bottom w:val="single" w:color="8FB6EA" w:sz="5" w:space="0"/>
            </w:tcBorders>
            <w:shd w:val="clear" w:color="auto" w:fill="FFFFFF" w:themeFill="background1"/>
            <w:tcMar/>
          </w:tcPr>
          <w:p w:rsidRPr="00CC0718" w:rsidR="00C71DC8" w:rsidP="00244814" w:rsidRDefault="00C71DC8" w14:paraId="7B2C3429" w14:textId="77777777">
            <w:pPr>
              <w:rPr>
                <w:color w:val="000000"/>
                <w:spacing w:val="-2"/>
                <w:sz w:val="18"/>
              </w:rPr>
            </w:pPr>
            <w:r w:rsidRPr="00CC0718">
              <w:rPr>
                <w:color w:val="000000"/>
                <w:spacing w:val="-2"/>
                <w:sz w:val="18"/>
              </w:rPr>
              <w:t>2</w:t>
            </w:r>
          </w:p>
        </w:tc>
        <w:tc>
          <w:tcPr>
            <w:tcW w:w="1362" w:type="dxa"/>
            <w:tcBorders>
              <w:bottom w:val="single" w:color="8FB6EA" w:sz="5" w:space="0"/>
            </w:tcBorders>
            <w:shd w:val="clear" w:color="auto" w:fill="FFFFFF" w:themeFill="background1"/>
            <w:tcMar/>
          </w:tcPr>
          <w:p w:rsidRPr="00CC0718" w:rsidR="00C71DC8" w:rsidP="00244814" w:rsidRDefault="00C71DC8" w14:paraId="69DA117D" w14:textId="77777777">
            <w:pPr>
              <w:rPr>
                <w:color w:val="000000"/>
                <w:spacing w:val="-2"/>
                <w:sz w:val="18"/>
              </w:rPr>
            </w:pPr>
            <w:r w:rsidRPr="00CC0718">
              <w:rPr>
                <w:color w:val="000000"/>
                <w:spacing w:val="-2"/>
                <w:sz w:val="18"/>
              </w:rPr>
              <w:t>11</w:t>
            </w:r>
          </w:p>
        </w:tc>
        <w:tc>
          <w:tcPr>
            <w:tcW w:w="1690" w:type="dxa"/>
            <w:tcBorders>
              <w:bottom w:val="single" w:color="8FB6EA" w:sz="5" w:space="0"/>
            </w:tcBorders>
            <w:shd w:val="clear" w:color="auto" w:fill="FFFFFF" w:themeFill="background1"/>
            <w:tcMar/>
          </w:tcPr>
          <w:p w:rsidRPr="00CC0718" w:rsidR="00C71DC8" w:rsidP="00244814" w:rsidRDefault="00C71DC8" w14:paraId="6DDDC758" w14:textId="77777777">
            <w:pPr>
              <w:rPr>
                <w:color w:val="000000"/>
                <w:spacing w:val="-2"/>
                <w:sz w:val="18"/>
              </w:rPr>
            </w:pPr>
            <w:r w:rsidRPr="00CC0718">
              <w:rPr>
                <w:color w:val="000000"/>
                <w:spacing w:val="-2"/>
                <w:sz w:val="18"/>
              </w:rPr>
              <w:t>2</w:t>
            </w:r>
          </w:p>
        </w:tc>
        <w:tc>
          <w:tcPr>
            <w:tcW w:w="1576" w:type="dxa"/>
            <w:tcBorders>
              <w:bottom w:val="single" w:color="8FB6EA" w:sz="5" w:space="0"/>
            </w:tcBorders>
            <w:shd w:val="clear" w:color="auto" w:fill="FFFFFF" w:themeFill="background1"/>
            <w:tcMar/>
          </w:tcPr>
          <w:p w:rsidRPr="00CC0718" w:rsidR="00C71DC8" w:rsidP="00244814" w:rsidRDefault="00C71DC8" w14:paraId="70355A20" w14:textId="77777777">
            <w:pPr>
              <w:rPr>
                <w:color w:val="000000"/>
                <w:spacing w:val="-2"/>
                <w:sz w:val="18"/>
              </w:rPr>
            </w:pPr>
          </w:p>
        </w:tc>
      </w:tr>
      <w:tr w:rsidRPr="00CC0718" w:rsidR="00C71DC8" w:rsidTr="3A33D0EC" w14:paraId="3643B9E9" w14:textId="77777777">
        <w:trPr>
          <w:trHeight w:val="459" w:hRule="exact"/>
        </w:trPr>
        <w:tc>
          <w:tcPr>
            <w:tcW w:w="10717" w:type="dxa"/>
            <w:gridSpan w:val="8"/>
            <w:tcBorders>
              <w:top w:val="single" w:color="8FB6EA" w:sz="5" w:space="0"/>
            </w:tcBorders>
            <w:tcMar/>
          </w:tcPr>
          <w:p w:rsidRPr="00CC0718" w:rsidR="00C71DC8" w:rsidP="00244814" w:rsidRDefault="00C71DC8" w14:paraId="364954B7" w14:textId="77777777"/>
        </w:tc>
      </w:tr>
      <w:tr w:rsidRPr="00CC0718" w:rsidR="00C71DC8" w:rsidTr="3A33D0EC" w14:paraId="345E5B34" w14:textId="77777777">
        <w:trPr>
          <w:trHeight w:val="602" w:hRule="exact"/>
        </w:trPr>
        <w:tc>
          <w:tcPr>
            <w:tcW w:w="10717" w:type="dxa"/>
            <w:gridSpan w:val="8"/>
            <w:shd w:val="clear" w:color="auto" w:fill="FFFFFF" w:themeFill="background1"/>
            <w:tcMar/>
          </w:tcPr>
          <w:p w:rsidRPr="00CC0718" w:rsidR="00C71DC8" w:rsidP="00244814" w:rsidRDefault="00C71DC8" w14:paraId="5F3FF9C8" w14:textId="77777777">
            <w:pPr>
              <w:rPr>
                <w:b/>
                <w:color w:val="5C83B4"/>
                <w:spacing w:val="-2"/>
                <w:sz w:val="24"/>
              </w:rPr>
            </w:pPr>
          </w:p>
        </w:tc>
      </w:tr>
      <w:tr w:rsidRPr="00CC0718" w:rsidR="00C71DC8" w:rsidTr="3A33D0EC" w14:paraId="48F33E68" w14:textId="77777777">
        <w:trPr>
          <w:trHeight w:val="444" w:hRule="exact"/>
        </w:trPr>
        <w:tc>
          <w:tcPr>
            <w:tcW w:w="1805" w:type="dxa"/>
            <w:shd w:val="clear" w:color="auto" w:fill="FFFFFF" w:themeFill="background1"/>
            <w:tcMar/>
          </w:tcPr>
          <w:p w:rsidRPr="00CC0718" w:rsidR="00C71DC8" w:rsidP="00244814" w:rsidRDefault="00C71DC8" w14:paraId="22DDA2CC" w14:textId="77777777">
            <w:pPr>
              <w:rPr>
                <w:b/>
                <w:color w:val="5C83B4"/>
                <w:spacing w:val="-2"/>
                <w:sz w:val="24"/>
              </w:rPr>
            </w:pPr>
            <w:r w:rsidRPr="00CC0718">
              <w:rPr>
                <w:b/>
                <w:color w:val="5C83B4"/>
                <w:spacing w:val="-2"/>
                <w:sz w:val="24"/>
              </w:rPr>
              <w:t>Nickname:</w:t>
            </w:r>
          </w:p>
        </w:tc>
        <w:tc>
          <w:tcPr>
            <w:tcW w:w="8912" w:type="dxa"/>
            <w:gridSpan w:val="7"/>
            <w:vMerge w:val="restart"/>
            <w:shd w:val="clear" w:color="auto" w:fill="FFFFFF" w:themeFill="background1"/>
            <w:tcMar/>
          </w:tcPr>
          <w:p w:rsidRPr="00CC0718" w:rsidR="00C71DC8" w:rsidP="00244814" w:rsidRDefault="00C71DC8" w14:paraId="2BBB3BD6" w14:textId="77777777">
            <w:pPr>
              <w:rPr>
                <w:b/>
                <w:color w:val="5C83B4"/>
                <w:spacing w:val="-2"/>
                <w:sz w:val="24"/>
              </w:rPr>
            </w:pPr>
            <w:r w:rsidRPr="00CC0718">
              <w:rPr>
                <w:b/>
                <w:color w:val="5C83B4"/>
                <w:spacing w:val="-2"/>
                <w:sz w:val="24"/>
              </w:rPr>
              <w:t>Codes\\AXIAL CODE\\Q3 b- Member experience with the club\NETWORKING AND CONNECTIONS\Make friends</w:t>
            </w:r>
          </w:p>
        </w:tc>
      </w:tr>
      <w:tr w:rsidRPr="00CC0718" w:rsidR="00C71DC8" w:rsidTr="3A33D0EC" w14:paraId="2E6B9C46" w14:textId="77777777">
        <w:trPr>
          <w:trHeight w:val="458" w:hRule="exact"/>
        </w:trPr>
        <w:tc>
          <w:tcPr>
            <w:tcW w:w="1805" w:type="dxa"/>
            <w:shd w:val="clear" w:color="auto" w:fill="FFFFFF" w:themeFill="background1"/>
            <w:tcMar/>
          </w:tcPr>
          <w:p w:rsidRPr="00CC0718" w:rsidR="00C71DC8" w:rsidP="00244814" w:rsidRDefault="00C71DC8" w14:paraId="36AE086E" w14:textId="77777777">
            <w:pPr>
              <w:rPr>
                <w:b/>
                <w:color w:val="5C83B4"/>
                <w:spacing w:val="-2"/>
                <w:sz w:val="24"/>
              </w:rPr>
            </w:pPr>
            <w:r w:rsidRPr="00CC0718">
              <w:rPr>
                <w:b/>
                <w:color w:val="5C83B4"/>
                <w:spacing w:val="-2"/>
                <w:sz w:val="24"/>
              </w:rPr>
              <w:t>Classification:</w:t>
            </w:r>
          </w:p>
        </w:tc>
        <w:tc>
          <w:tcPr>
            <w:tcW w:w="8912" w:type="dxa"/>
            <w:gridSpan w:val="7"/>
            <w:vMerge/>
            <w:tcMar/>
          </w:tcPr>
          <w:p w:rsidRPr="00CC0718" w:rsidR="00C71DC8" w:rsidP="00244814" w:rsidRDefault="00C71DC8" w14:paraId="4D8625F9" w14:textId="77777777"/>
        </w:tc>
      </w:tr>
      <w:tr w:rsidRPr="00CC0718" w:rsidR="00C71DC8" w:rsidTr="3A33D0EC" w14:paraId="0A1EB6B9" w14:textId="77777777">
        <w:trPr>
          <w:trHeight w:val="444" w:hRule="exact"/>
        </w:trPr>
        <w:tc>
          <w:tcPr>
            <w:tcW w:w="1805" w:type="dxa"/>
            <w:shd w:val="clear" w:color="auto" w:fill="FFFFFF" w:themeFill="background1"/>
            <w:tcMar/>
          </w:tcPr>
          <w:p w:rsidRPr="00CC0718" w:rsidR="00C71DC8" w:rsidP="00244814" w:rsidRDefault="00C71DC8" w14:paraId="7156E299" w14:textId="77777777">
            <w:pPr>
              <w:rPr>
                <w:b/>
                <w:color w:val="5C83B4"/>
                <w:spacing w:val="-2"/>
                <w:sz w:val="24"/>
              </w:rPr>
            </w:pPr>
            <w:r w:rsidRPr="00CC0718">
              <w:rPr>
                <w:b/>
                <w:color w:val="5C83B4"/>
                <w:spacing w:val="-2"/>
                <w:sz w:val="24"/>
              </w:rPr>
              <w:t>Aggregated:</w:t>
            </w:r>
          </w:p>
        </w:tc>
        <w:tc>
          <w:tcPr>
            <w:tcW w:w="8912" w:type="dxa"/>
            <w:gridSpan w:val="7"/>
            <w:shd w:val="clear" w:color="auto" w:fill="FFFFFF" w:themeFill="background1"/>
            <w:tcMar/>
          </w:tcPr>
          <w:p w:rsidRPr="00CC0718" w:rsidR="00C71DC8" w:rsidP="00244814" w:rsidRDefault="00C71DC8" w14:paraId="2D3FF820" w14:textId="77777777">
            <w:pPr>
              <w:rPr>
                <w:b/>
                <w:color w:val="5C83B4"/>
                <w:spacing w:val="-2"/>
                <w:sz w:val="24"/>
              </w:rPr>
            </w:pPr>
            <w:r w:rsidRPr="00CC0718">
              <w:rPr>
                <w:b/>
                <w:color w:val="5C83B4"/>
                <w:spacing w:val="-2"/>
                <w:sz w:val="24"/>
              </w:rPr>
              <w:t>No</w:t>
            </w:r>
          </w:p>
        </w:tc>
      </w:tr>
      <w:tr w:rsidRPr="00CC0718" w:rsidR="00C71DC8" w:rsidTr="3A33D0EC" w14:paraId="11EAA617" w14:textId="77777777">
        <w:trPr>
          <w:trHeight w:val="344" w:hRule="exact"/>
        </w:trPr>
        <w:tc>
          <w:tcPr>
            <w:tcW w:w="3381" w:type="dxa"/>
            <w:gridSpan w:val="2"/>
            <w:tcBorders>
              <w:bottom w:val="single" w:color="8FB6EA" w:sz="5" w:space="0"/>
            </w:tcBorders>
            <w:shd w:val="clear" w:color="auto" w:fill="FFFFFF" w:themeFill="background1"/>
            <w:tcMar/>
          </w:tcPr>
          <w:p w:rsidRPr="00CC0718" w:rsidR="00C71DC8" w:rsidP="00244814" w:rsidRDefault="00C71DC8" w14:paraId="57549B8A" w14:textId="77777777">
            <w:pPr>
              <w:rPr>
                <w:color w:val="000000"/>
                <w:spacing w:val="-2"/>
                <w:sz w:val="18"/>
              </w:rPr>
            </w:pPr>
            <w:r w:rsidRPr="00CC0718">
              <w:rPr>
                <w:color w:val="000000"/>
                <w:spacing w:val="-2"/>
                <w:sz w:val="18"/>
              </w:rPr>
              <w:t>Document</w:t>
            </w:r>
          </w:p>
        </w:tc>
        <w:tc>
          <w:tcPr>
            <w:tcW w:w="1132" w:type="dxa"/>
            <w:tcBorders>
              <w:bottom w:val="single" w:color="8FB6EA" w:sz="5" w:space="0"/>
            </w:tcBorders>
            <w:shd w:val="clear" w:color="auto" w:fill="FFFFFF" w:themeFill="background1"/>
            <w:tcMar/>
          </w:tcPr>
          <w:p w:rsidRPr="00CC0718" w:rsidR="00C71DC8" w:rsidP="00244814" w:rsidRDefault="00C71DC8" w14:paraId="63DFF025" w14:textId="77777777">
            <w:pPr>
              <w:rPr>
                <w:color w:val="000000"/>
                <w:spacing w:val="-2"/>
                <w:sz w:val="18"/>
              </w:rPr>
            </w:pPr>
            <w:r w:rsidRPr="00CC0718">
              <w:rPr>
                <w:color w:val="000000"/>
                <w:spacing w:val="-2"/>
                <w:sz w:val="18"/>
              </w:rPr>
              <w:t>1</w:t>
            </w:r>
          </w:p>
        </w:tc>
        <w:tc>
          <w:tcPr>
            <w:tcW w:w="1576" w:type="dxa"/>
            <w:gridSpan w:val="2"/>
            <w:tcBorders>
              <w:bottom w:val="single" w:color="8FB6EA" w:sz="5" w:space="0"/>
            </w:tcBorders>
            <w:shd w:val="clear" w:color="auto" w:fill="FFFFFF" w:themeFill="background1"/>
            <w:tcMar/>
          </w:tcPr>
          <w:p w:rsidRPr="00CC0718" w:rsidR="00C71DC8" w:rsidP="00244814" w:rsidRDefault="00C71DC8" w14:paraId="210CB4AD" w14:textId="77777777">
            <w:pPr>
              <w:rPr>
                <w:color w:val="000000"/>
                <w:spacing w:val="-2"/>
                <w:sz w:val="18"/>
              </w:rPr>
            </w:pPr>
            <w:r w:rsidRPr="00CC0718">
              <w:rPr>
                <w:color w:val="000000"/>
                <w:spacing w:val="-2"/>
                <w:sz w:val="18"/>
              </w:rPr>
              <w:t>1</w:t>
            </w:r>
          </w:p>
        </w:tc>
        <w:tc>
          <w:tcPr>
            <w:tcW w:w="1362" w:type="dxa"/>
            <w:tcBorders>
              <w:bottom w:val="single" w:color="8FB6EA" w:sz="5" w:space="0"/>
            </w:tcBorders>
            <w:shd w:val="clear" w:color="auto" w:fill="FFFFFF" w:themeFill="background1"/>
            <w:tcMar/>
          </w:tcPr>
          <w:p w:rsidRPr="00CC0718" w:rsidR="00C71DC8" w:rsidP="00244814" w:rsidRDefault="00C71DC8" w14:paraId="7F7C26A3" w14:textId="77777777">
            <w:pPr>
              <w:rPr>
                <w:color w:val="000000"/>
                <w:spacing w:val="-2"/>
                <w:sz w:val="18"/>
              </w:rPr>
            </w:pPr>
            <w:r w:rsidRPr="00CC0718">
              <w:rPr>
                <w:color w:val="000000"/>
                <w:spacing w:val="-2"/>
                <w:sz w:val="18"/>
              </w:rPr>
              <w:t>9</w:t>
            </w:r>
          </w:p>
        </w:tc>
        <w:tc>
          <w:tcPr>
            <w:tcW w:w="1690" w:type="dxa"/>
            <w:tcBorders>
              <w:bottom w:val="single" w:color="8FB6EA" w:sz="5" w:space="0"/>
            </w:tcBorders>
            <w:shd w:val="clear" w:color="auto" w:fill="FFFFFF" w:themeFill="background1"/>
            <w:tcMar/>
          </w:tcPr>
          <w:p w:rsidRPr="00CC0718" w:rsidR="00C71DC8" w:rsidP="00244814" w:rsidRDefault="00C71DC8" w14:paraId="58E33A97" w14:textId="77777777">
            <w:pPr>
              <w:rPr>
                <w:color w:val="000000"/>
                <w:spacing w:val="-2"/>
                <w:sz w:val="18"/>
              </w:rPr>
            </w:pPr>
            <w:r w:rsidRPr="00CC0718">
              <w:rPr>
                <w:color w:val="000000"/>
                <w:spacing w:val="-2"/>
                <w:sz w:val="18"/>
              </w:rPr>
              <w:t>1</w:t>
            </w:r>
          </w:p>
        </w:tc>
        <w:tc>
          <w:tcPr>
            <w:tcW w:w="1576" w:type="dxa"/>
            <w:tcBorders>
              <w:bottom w:val="single" w:color="8FB6EA" w:sz="5" w:space="0"/>
            </w:tcBorders>
            <w:shd w:val="clear" w:color="auto" w:fill="FFFFFF" w:themeFill="background1"/>
            <w:tcMar/>
          </w:tcPr>
          <w:p w:rsidRPr="00CC0718" w:rsidR="00C71DC8" w:rsidP="00244814" w:rsidRDefault="00C71DC8" w14:paraId="204BAAF8" w14:textId="77777777">
            <w:pPr>
              <w:rPr>
                <w:color w:val="000000"/>
                <w:spacing w:val="-2"/>
                <w:sz w:val="18"/>
              </w:rPr>
            </w:pPr>
          </w:p>
        </w:tc>
      </w:tr>
      <w:tr w:rsidRPr="00CC0718" w:rsidR="00C71DC8" w:rsidTr="3A33D0EC" w14:paraId="00B69D00" w14:textId="77777777">
        <w:trPr>
          <w:trHeight w:val="459" w:hRule="exact"/>
        </w:trPr>
        <w:tc>
          <w:tcPr>
            <w:tcW w:w="10717" w:type="dxa"/>
            <w:gridSpan w:val="8"/>
            <w:tcBorders>
              <w:top w:val="single" w:color="8FB6EA" w:sz="5" w:space="0"/>
            </w:tcBorders>
            <w:tcMar/>
          </w:tcPr>
          <w:p w:rsidRPr="00CC0718" w:rsidR="00C71DC8" w:rsidP="00244814" w:rsidRDefault="00C71DC8" w14:paraId="71F28A75" w14:textId="77777777"/>
        </w:tc>
      </w:tr>
      <w:tr w:rsidRPr="00CC0718" w:rsidR="00C71DC8" w:rsidTr="3A33D0EC" w14:paraId="52FD83FF" w14:textId="77777777">
        <w:trPr>
          <w:trHeight w:val="602" w:hRule="exact"/>
        </w:trPr>
        <w:tc>
          <w:tcPr>
            <w:tcW w:w="10717" w:type="dxa"/>
            <w:gridSpan w:val="8"/>
            <w:shd w:val="clear" w:color="auto" w:fill="FFFFFF" w:themeFill="background1"/>
            <w:tcMar/>
          </w:tcPr>
          <w:p w:rsidRPr="00CC0718" w:rsidR="00C71DC8" w:rsidP="00244814" w:rsidRDefault="00C71DC8" w14:paraId="78B1AB17" w14:textId="77777777">
            <w:pPr>
              <w:rPr>
                <w:b/>
                <w:color w:val="5C83B4"/>
                <w:spacing w:val="-2"/>
                <w:sz w:val="24"/>
              </w:rPr>
            </w:pPr>
          </w:p>
        </w:tc>
      </w:tr>
      <w:tr w:rsidRPr="00CC0718" w:rsidR="00C71DC8" w:rsidTr="3A33D0EC" w14:paraId="3D1CC9DB" w14:textId="77777777">
        <w:trPr>
          <w:trHeight w:val="444" w:hRule="exact"/>
        </w:trPr>
        <w:tc>
          <w:tcPr>
            <w:tcW w:w="1805" w:type="dxa"/>
            <w:shd w:val="clear" w:color="auto" w:fill="FFFFFF" w:themeFill="background1"/>
            <w:tcMar/>
          </w:tcPr>
          <w:p w:rsidRPr="00CC0718" w:rsidR="00C71DC8" w:rsidP="00244814" w:rsidRDefault="00C71DC8" w14:paraId="62BDAF91" w14:textId="77777777">
            <w:pPr>
              <w:rPr>
                <w:b/>
                <w:color w:val="5C83B4"/>
                <w:spacing w:val="-2"/>
                <w:sz w:val="24"/>
              </w:rPr>
            </w:pPr>
            <w:r w:rsidRPr="00CC0718">
              <w:rPr>
                <w:b/>
                <w:color w:val="5C83B4"/>
                <w:spacing w:val="-2"/>
                <w:sz w:val="24"/>
              </w:rPr>
              <w:t>Nickname:</w:t>
            </w:r>
          </w:p>
        </w:tc>
        <w:tc>
          <w:tcPr>
            <w:tcW w:w="8912" w:type="dxa"/>
            <w:gridSpan w:val="7"/>
            <w:vMerge w:val="restart"/>
            <w:shd w:val="clear" w:color="auto" w:fill="FFFFFF" w:themeFill="background1"/>
            <w:tcMar/>
          </w:tcPr>
          <w:p w:rsidRPr="00CC0718" w:rsidR="00C71DC8" w:rsidP="00244814" w:rsidRDefault="00C71DC8" w14:paraId="22053707" w14:textId="77777777">
            <w:pPr>
              <w:rPr>
                <w:b/>
                <w:color w:val="5C83B4"/>
                <w:spacing w:val="-2"/>
                <w:sz w:val="24"/>
              </w:rPr>
            </w:pPr>
            <w:r w:rsidRPr="00CC0718">
              <w:rPr>
                <w:b/>
                <w:color w:val="5C83B4"/>
                <w:spacing w:val="-2"/>
                <w:sz w:val="24"/>
              </w:rPr>
              <w:t>Codes\\AXIAL CODE\\Q3 b- Member experience with the club\NETWORKING AND CONNECTIONS\Volunteer work</w:t>
            </w:r>
          </w:p>
        </w:tc>
      </w:tr>
      <w:tr w:rsidRPr="00CC0718" w:rsidR="00C71DC8" w:rsidTr="3A33D0EC" w14:paraId="67FDD2D8" w14:textId="77777777">
        <w:trPr>
          <w:trHeight w:val="458" w:hRule="exact"/>
        </w:trPr>
        <w:tc>
          <w:tcPr>
            <w:tcW w:w="1805" w:type="dxa"/>
            <w:shd w:val="clear" w:color="auto" w:fill="FFFFFF" w:themeFill="background1"/>
            <w:tcMar/>
          </w:tcPr>
          <w:p w:rsidRPr="00CC0718" w:rsidR="00C71DC8" w:rsidP="00244814" w:rsidRDefault="00C71DC8" w14:paraId="1478A6E2" w14:textId="77777777">
            <w:pPr>
              <w:rPr>
                <w:b/>
                <w:color w:val="5C83B4"/>
                <w:spacing w:val="-2"/>
                <w:sz w:val="24"/>
              </w:rPr>
            </w:pPr>
            <w:r w:rsidRPr="00CC0718">
              <w:rPr>
                <w:b/>
                <w:color w:val="5C83B4"/>
                <w:spacing w:val="-2"/>
                <w:sz w:val="24"/>
              </w:rPr>
              <w:t>Classification:</w:t>
            </w:r>
          </w:p>
        </w:tc>
        <w:tc>
          <w:tcPr>
            <w:tcW w:w="8912" w:type="dxa"/>
            <w:gridSpan w:val="7"/>
            <w:vMerge/>
            <w:tcMar/>
          </w:tcPr>
          <w:p w:rsidRPr="00CC0718" w:rsidR="00C71DC8" w:rsidP="00244814" w:rsidRDefault="00C71DC8" w14:paraId="73A6FB26" w14:textId="77777777"/>
        </w:tc>
      </w:tr>
      <w:tr w:rsidRPr="00CC0718" w:rsidR="00C71DC8" w:rsidTr="3A33D0EC" w14:paraId="533AFA51" w14:textId="77777777">
        <w:trPr>
          <w:trHeight w:val="444" w:hRule="exact"/>
        </w:trPr>
        <w:tc>
          <w:tcPr>
            <w:tcW w:w="1805" w:type="dxa"/>
            <w:shd w:val="clear" w:color="auto" w:fill="FFFFFF" w:themeFill="background1"/>
            <w:tcMar/>
          </w:tcPr>
          <w:p w:rsidRPr="00CC0718" w:rsidR="00C71DC8" w:rsidP="00244814" w:rsidRDefault="00C71DC8" w14:paraId="0F8E93D8" w14:textId="77777777">
            <w:pPr>
              <w:rPr>
                <w:b/>
                <w:color w:val="5C83B4"/>
                <w:spacing w:val="-2"/>
                <w:sz w:val="24"/>
              </w:rPr>
            </w:pPr>
            <w:r w:rsidRPr="00CC0718">
              <w:rPr>
                <w:b/>
                <w:color w:val="5C83B4"/>
                <w:spacing w:val="-2"/>
                <w:sz w:val="24"/>
              </w:rPr>
              <w:t>Aggregated:</w:t>
            </w:r>
          </w:p>
        </w:tc>
        <w:tc>
          <w:tcPr>
            <w:tcW w:w="8912" w:type="dxa"/>
            <w:gridSpan w:val="7"/>
            <w:shd w:val="clear" w:color="auto" w:fill="FFFFFF" w:themeFill="background1"/>
            <w:tcMar/>
          </w:tcPr>
          <w:p w:rsidRPr="00CC0718" w:rsidR="00C71DC8" w:rsidP="00244814" w:rsidRDefault="00C71DC8" w14:paraId="6BCA841B" w14:textId="77777777">
            <w:pPr>
              <w:rPr>
                <w:b/>
                <w:color w:val="5C83B4"/>
                <w:spacing w:val="-2"/>
                <w:sz w:val="24"/>
              </w:rPr>
            </w:pPr>
            <w:r w:rsidRPr="00CC0718">
              <w:rPr>
                <w:b/>
                <w:color w:val="5C83B4"/>
                <w:spacing w:val="-2"/>
                <w:sz w:val="24"/>
              </w:rPr>
              <w:t>No</w:t>
            </w:r>
          </w:p>
        </w:tc>
      </w:tr>
      <w:tr w:rsidRPr="00CC0718" w:rsidR="00C71DC8" w:rsidTr="3A33D0EC" w14:paraId="11B584A7" w14:textId="77777777">
        <w:trPr>
          <w:trHeight w:val="344" w:hRule="exact"/>
        </w:trPr>
        <w:tc>
          <w:tcPr>
            <w:tcW w:w="3381" w:type="dxa"/>
            <w:gridSpan w:val="2"/>
            <w:tcBorders>
              <w:bottom w:val="single" w:color="8FB6EA" w:sz="5" w:space="0"/>
            </w:tcBorders>
            <w:shd w:val="clear" w:color="auto" w:fill="FFFFFF" w:themeFill="background1"/>
            <w:tcMar/>
          </w:tcPr>
          <w:p w:rsidRPr="00CC0718" w:rsidR="00C71DC8" w:rsidP="00244814" w:rsidRDefault="00C71DC8" w14:paraId="18A1CEAB" w14:textId="77777777">
            <w:pPr>
              <w:rPr>
                <w:color w:val="000000"/>
                <w:spacing w:val="-2"/>
                <w:sz w:val="18"/>
              </w:rPr>
            </w:pPr>
            <w:r w:rsidRPr="00CC0718">
              <w:rPr>
                <w:color w:val="000000"/>
                <w:spacing w:val="-2"/>
                <w:sz w:val="18"/>
              </w:rPr>
              <w:t>Document</w:t>
            </w:r>
          </w:p>
        </w:tc>
        <w:tc>
          <w:tcPr>
            <w:tcW w:w="1132" w:type="dxa"/>
            <w:tcBorders>
              <w:bottom w:val="single" w:color="8FB6EA" w:sz="5" w:space="0"/>
            </w:tcBorders>
            <w:shd w:val="clear" w:color="auto" w:fill="FFFFFF" w:themeFill="background1"/>
            <w:tcMar/>
          </w:tcPr>
          <w:p w:rsidRPr="00CC0718" w:rsidR="00C71DC8" w:rsidP="00244814" w:rsidRDefault="00C71DC8" w14:paraId="1282366A" w14:textId="77777777">
            <w:pPr>
              <w:rPr>
                <w:color w:val="000000"/>
                <w:spacing w:val="-2"/>
                <w:sz w:val="18"/>
              </w:rPr>
            </w:pPr>
            <w:r w:rsidRPr="00CC0718">
              <w:rPr>
                <w:color w:val="000000"/>
                <w:spacing w:val="-2"/>
                <w:sz w:val="18"/>
              </w:rPr>
              <w:t>1</w:t>
            </w:r>
          </w:p>
        </w:tc>
        <w:tc>
          <w:tcPr>
            <w:tcW w:w="1576" w:type="dxa"/>
            <w:gridSpan w:val="2"/>
            <w:tcBorders>
              <w:bottom w:val="single" w:color="8FB6EA" w:sz="5" w:space="0"/>
            </w:tcBorders>
            <w:shd w:val="clear" w:color="auto" w:fill="FFFFFF" w:themeFill="background1"/>
            <w:tcMar/>
          </w:tcPr>
          <w:p w:rsidRPr="00CC0718" w:rsidR="00C71DC8" w:rsidP="00244814" w:rsidRDefault="00C71DC8" w14:paraId="286E2E24" w14:textId="77777777">
            <w:pPr>
              <w:rPr>
                <w:color w:val="000000"/>
                <w:spacing w:val="-2"/>
                <w:sz w:val="18"/>
              </w:rPr>
            </w:pPr>
            <w:r w:rsidRPr="00CC0718">
              <w:rPr>
                <w:color w:val="000000"/>
                <w:spacing w:val="-2"/>
                <w:sz w:val="18"/>
              </w:rPr>
              <w:t>1</w:t>
            </w:r>
          </w:p>
        </w:tc>
        <w:tc>
          <w:tcPr>
            <w:tcW w:w="1362" w:type="dxa"/>
            <w:tcBorders>
              <w:bottom w:val="single" w:color="8FB6EA" w:sz="5" w:space="0"/>
            </w:tcBorders>
            <w:shd w:val="clear" w:color="auto" w:fill="FFFFFF" w:themeFill="background1"/>
            <w:tcMar/>
          </w:tcPr>
          <w:p w:rsidRPr="00CC0718" w:rsidR="00C71DC8" w:rsidP="00244814" w:rsidRDefault="00C71DC8" w14:paraId="25ECE64F" w14:textId="77777777">
            <w:pPr>
              <w:rPr>
                <w:color w:val="000000"/>
                <w:spacing w:val="-2"/>
                <w:sz w:val="18"/>
              </w:rPr>
            </w:pPr>
            <w:r w:rsidRPr="00CC0718">
              <w:rPr>
                <w:color w:val="000000"/>
                <w:spacing w:val="-2"/>
                <w:sz w:val="18"/>
              </w:rPr>
              <w:t>7</w:t>
            </w:r>
          </w:p>
        </w:tc>
        <w:tc>
          <w:tcPr>
            <w:tcW w:w="1690" w:type="dxa"/>
            <w:tcBorders>
              <w:bottom w:val="single" w:color="8FB6EA" w:sz="5" w:space="0"/>
            </w:tcBorders>
            <w:shd w:val="clear" w:color="auto" w:fill="FFFFFF" w:themeFill="background1"/>
            <w:tcMar/>
          </w:tcPr>
          <w:p w:rsidRPr="00CC0718" w:rsidR="00C71DC8" w:rsidP="00244814" w:rsidRDefault="00C71DC8" w14:paraId="0C4C2644" w14:textId="77777777">
            <w:pPr>
              <w:rPr>
                <w:color w:val="000000"/>
                <w:spacing w:val="-2"/>
                <w:sz w:val="18"/>
              </w:rPr>
            </w:pPr>
            <w:r w:rsidRPr="00CC0718">
              <w:rPr>
                <w:color w:val="000000"/>
                <w:spacing w:val="-2"/>
                <w:sz w:val="18"/>
              </w:rPr>
              <w:t>1</w:t>
            </w:r>
          </w:p>
        </w:tc>
        <w:tc>
          <w:tcPr>
            <w:tcW w:w="1576" w:type="dxa"/>
            <w:tcBorders>
              <w:bottom w:val="single" w:color="8FB6EA" w:sz="5" w:space="0"/>
            </w:tcBorders>
            <w:shd w:val="clear" w:color="auto" w:fill="FFFFFF" w:themeFill="background1"/>
            <w:tcMar/>
          </w:tcPr>
          <w:p w:rsidRPr="00CC0718" w:rsidR="00C71DC8" w:rsidP="00244814" w:rsidRDefault="00C71DC8" w14:paraId="6064AFB4" w14:textId="77777777">
            <w:pPr>
              <w:rPr>
                <w:color w:val="000000"/>
                <w:spacing w:val="-2"/>
                <w:sz w:val="18"/>
              </w:rPr>
            </w:pPr>
          </w:p>
        </w:tc>
      </w:tr>
      <w:tr w:rsidRPr="00CC0718" w:rsidR="00C71DC8" w:rsidTr="3A33D0EC" w14:paraId="7A6C4FCE" w14:textId="77777777">
        <w:trPr>
          <w:trHeight w:val="444" w:hRule="exact"/>
        </w:trPr>
        <w:tc>
          <w:tcPr>
            <w:tcW w:w="10717" w:type="dxa"/>
            <w:gridSpan w:val="8"/>
            <w:tcBorders>
              <w:top w:val="single" w:color="8FB6EA" w:sz="5" w:space="0"/>
            </w:tcBorders>
            <w:tcMar/>
          </w:tcPr>
          <w:p w:rsidRPr="00CC0718" w:rsidR="00C71DC8" w:rsidP="00244814" w:rsidRDefault="00C71DC8" w14:paraId="7BAEC299" w14:textId="77777777"/>
        </w:tc>
      </w:tr>
      <w:tr w:rsidRPr="00CC0718" w:rsidR="00C71DC8" w:rsidTr="3A33D0EC" w14:paraId="0186F1A1" w14:textId="77777777">
        <w:trPr>
          <w:trHeight w:val="602" w:hRule="exact"/>
        </w:trPr>
        <w:tc>
          <w:tcPr>
            <w:tcW w:w="10717" w:type="dxa"/>
            <w:gridSpan w:val="8"/>
            <w:shd w:val="clear" w:color="auto" w:fill="FFFFFF" w:themeFill="background1"/>
            <w:tcMar/>
          </w:tcPr>
          <w:p w:rsidRPr="00CC0718" w:rsidR="00C71DC8" w:rsidP="00244814" w:rsidRDefault="00C71DC8" w14:paraId="283E8527" w14:textId="77777777">
            <w:pPr>
              <w:rPr>
                <w:b/>
                <w:color w:val="5C83B4"/>
                <w:spacing w:val="-2"/>
                <w:sz w:val="24"/>
              </w:rPr>
            </w:pPr>
          </w:p>
        </w:tc>
      </w:tr>
      <w:tr w:rsidRPr="00CC0718" w:rsidR="00C71DC8" w:rsidTr="3A33D0EC" w14:paraId="6DA73719" w14:textId="77777777">
        <w:trPr>
          <w:trHeight w:val="459" w:hRule="exact"/>
        </w:trPr>
        <w:tc>
          <w:tcPr>
            <w:tcW w:w="1805" w:type="dxa"/>
            <w:shd w:val="clear" w:color="auto" w:fill="FFFFFF" w:themeFill="background1"/>
            <w:tcMar/>
          </w:tcPr>
          <w:p w:rsidRPr="00CC0718" w:rsidR="00C71DC8" w:rsidP="00244814" w:rsidRDefault="00C71DC8" w14:paraId="30F05367" w14:textId="77777777">
            <w:pPr>
              <w:rPr>
                <w:b/>
                <w:color w:val="5C83B4"/>
                <w:spacing w:val="-2"/>
                <w:sz w:val="24"/>
              </w:rPr>
            </w:pPr>
            <w:r w:rsidRPr="00CC0718">
              <w:rPr>
                <w:b/>
                <w:color w:val="5C83B4"/>
                <w:spacing w:val="-2"/>
                <w:sz w:val="24"/>
              </w:rPr>
              <w:t>Nickname:</w:t>
            </w:r>
          </w:p>
        </w:tc>
        <w:tc>
          <w:tcPr>
            <w:tcW w:w="8912" w:type="dxa"/>
            <w:gridSpan w:val="7"/>
            <w:vMerge w:val="restart"/>
            <w:shd w:val="clear" w:color="auto" w:fill="FFFFFF" w:themeFill="background1"/>
            <w:tcMar/>
          </w:tcPr>
          <w:p w:rsidRPr="00CC0718" w:rsidR="00C71DC8" w:rsidP="00244814" w:rsidRDefault="00C71DC8" w14:paraId="0EBC6CD1" w14:textId="77777777">
            <w:pPr>
              <w:rPr>
                <w:b/>
                <w:color w:val="5C83B4"/>
                <w:spacing w:val="-2"/>
                <w:sz w:val="24"/>
              </w:rPr>
            </w:pPr>
            <w:r w:rsidRPr="00CC0718">
              <w:rPr>
                <w:b/>
                <w:color w:val="5C83B4"/>
                <w:spacing w:val="-2"/>
                <w:sz w:val="24"/>
              </w:rPr>
              <w:t>Codes\\AXIAL CODE\\Q3 b- Member experience with the club\NETWORKING AND CONNECTIONS\We met a lot of alumni</w:t>
            </w:r>
          </w:p>
        </w:tc>
      </w:tr>
      <w:tr w:rsidRPr="00CC0718" w:rsidR="00C71DC8" w:rsidTr="3A33D0EC" w14:paraId="5BF076CB" w14:textId="77777777">
        <w:trPr>
          <w:trHeight w:val="444" w:hRule="exact"/>
        </w:trPr>
        <w:tc>
          <w:tcPr>
            <w:tcW w:w="1805" w:type="dxa"/>
            <w:shd w:val="clear" w:color="auto" w:fill="FFFFFF" w:themeFill="background1"/>
            <w:tcMar/>
          </w:tcPr>
          <w:p w:rsidRPr="00CC0718" w:rsidR="00C71DC8" w:rsidP="00244814" w:rsidRDefault="00C71DC8" w14:paraId="42F99FDF" w14:textId="77777777">
            <w:pPr>
              <w:rPr>
                <w:b/>
                <w:color w:val="5C83B4"/>
                <w:spacing w:val="-2"/>
                <w:sz w:val="24"/>
              </w:rPr>
            </w:pPr>
            <w:r w:rsidRPr="00CC0718">
              <w:rPr>
                <w:b/>
                <w:color w:val="5C83B4"/>
                <w:spacing w:val="-2"/>
                <w:sz w:val="24"/>
              </w:rPr>
              <w:lastRenderedPageBreak/>
              <w:t>Classification:</w:t>
            </w:r>
          </w:p>
        </w:tc>
        <w:tc>
          <w:tcPr>
            <w:tcW w:w="8912" w:type="dxa"/>
            <w:gridSpan w:val="7"/>
            <w:vMerge/>
            <w:tcMar/>
          </w:tcPr>
          <w:p w:rsidRPr="00CC0718" w:rsidR="00C71DC8" w:rsidP="00244814" w:rsidRDefault="00C71DC8" w14:paraId="7D7711BD" w14:textId="77777777"/>
        </w:tc>
      </w:tr>
      <w:tr w:rsidRPr="00CC0718" w:rsidR="00C71DC8" w:rsidTr="3A33D0EC" w14:paraId="35D97A62" w14:textId="77777777">
        <w:trPr>
          <w:trHeight w:val="458" w:hRule="exact"/>
        </w:trPr>
        <w:tc>
          <w:tcPr>
            <w:tcW w:w="1805" w:type="dxa"/>
            <w:shd w:val="clear" w:color="auto" w:fill="FFFFFF" w:themeFill="background1"/>
            <w:tcMar/>
          </w:tcPr>
          <w:p w:rsidRPr="00CC0718" w:rsidR="00C71DC8" w:rsidP="00244814" w:rsidRDefault="00C71DC8" w14:paraId="330A429B" w14:textId="77777777">
            <w:pPr>
              <w:rPr>
                <w:b/>
                <w:color w:val="5C83B4"/>
                <w:spacing w:val="-2"/>
                <w:sz w:val="24"/>
              </w:rPr>
            </w:pPr>
            <w:r w:rsidRPr="00CC0718">
              <w:rPr>
                <w:b/>
                <w:color w:val="5C83B4"/>
                <w:spacing w:val="-2"/>
                <w:sz w:val="24"/>
              </w:rPr>
              <w:t>Aggregated:</w:t>
            </w:r>
          </w:p>
        </w:tc>
        <w:tc>
          <w:tcPr>
            <w:tcW w:w="8912" w:type="dxa"/>
            <w:gridSpan w:val="7"/>
            <w:shd w:val="clear" w:color="auto" w:fill="FFFFFF" w:themeFill="background1"/>
            <w:tcMar/>
          </w:tcPr>
          <w:p w:rsidRPr="00CC0718" w:rsidR="00C71DC8" w:rsidP="00244814" w:rsidRDefault="00C71DC8" w14:paraId="2BAA0DA0" w14:textId="77777777">
            <w:pPr>
              <w:rPr>
                <w:b/>
                <w:color w:val="5C83B4"/>
                <w:spacing w:val="-2"/>
                <w:sz w:val="24"/>
              </w:rPr>
            </w:pPr>
            <w:r w:rsidRPr="00CC0718">
              <w:rPr>
                <w:b/>
                <w:color w:val="5C83B4"/>
                <w:spacing w:val="-2"/>
                <w:sz w:val="24"/>
              </w:rPr>
              <w:t>No</w:t>
            </w:r>
          </w:p>
        </w:tc>
      </w:tr>
      <w:tr w:rsidRPr="00CC0718" w:rsidR="00C71DC8" w:rsidTr="3A33D0EC" w14:paraId="413D28FA" w14:textId="77777777">
        <w:trPr>
          <w:trHeight w:val="344" w:hRule="exact"/>
        </w:trPr>
        <w:tc>
          <w:tcPr>
            <w:tcW w:w="3381" w:type="dxa"/>
            <w:gridSpan w:val="2"/>
            <w:tcBorders>
              <w:bottom w:val="single" w:color="8FB6EA" w:sz="5" w:space="0"/>
            </w:tcBorders>
            <w:shd w:val="clear" w:color="auto" w:fill="FFFFFF" w:themeFill="background1"/>
            <w:tcMar/>
          </w:tcPr>
          <w:p w:rsidRPr="00CC0718" w:rsidR="00C71DC8" w:rsidP="00244814" w:rsidRDefault="00C71DC8" w14:paraId="7338D179" w14:textId="77777777">
            <w:pPr>
              <w:rPr>
                <w:color w:val="000000"/>
                <w:spacing w:val="-2"/>
                <w:sz w:val="18"/>
              </w:rPr>
            </w:pPr>
            <w:r w:rsidRPr="00CC0718">
              <w:rPr>
                <w:color w:val="000000"/>
                <w:spacing w:val="-2"/>
                <w:sz w:val="18"/>
              </w:rPr>
              <w:t>Document</w:t>
            </w:r>
          </w:p>
        </w:tc>
        <w:tc>
          <w:tcPr>
            <w:tcW w:w="1132" w:type="dxa"/>
            <w:tcBorders>
              <w:bottom w:val="single" w:color="8FB6EA" w:sz="5" w:space="0"/>
            </w:tcBorders>
            <w:shd w:val="clear" w:color="auto" w:fill="FFFFFF" w:themeFill="background1"/>
            <w:tcMar/>
          </w:tcPr>
          <w:p w:rsidRPr="00CC0718" w:rsidR="00C71DC8" w:rsidP="00244814" w:rsidRDefault="00C71DC8" w14:paraId="65C900EC" w14:textId="77777777">
            <w:pPr>
              <w:rPr>
                <w:color w:val="000000"/>
                <w:spacing w:val="-2"/>
                <w:sz w:val="18"/>
              </w:rPr>
            </w:pPr>
            <w:r w:rsidRPr="00CC0718">
              <w:rPr>
                <w:color w:val="000000"/>
                <w:spacing w:val="-2"/>
                <w:sz w:val="18"/>
              </w:rPr>
              <w:t>1</w:t>
            </w:r>
          </w:p>
        </w:tc>
        <w:tc>
          <w:tcPr>
            <w:tcW w:w="1576" w:type="dxa"/>
            <w:gridSpan w:val="2"/>
            <w:tcBorders>
              <w:bottom w:val="single" w:color="8FB6EA" w:sz="5" w:space="0"/>
            </w:tcBorders>
            <w:shd w:val="clear" w:color="auto" w:fill="FFFFFF" w:themeFill="background1"/>
            <w:tcMar/>
          </w:tcPr>
          <w:p w:rsidRPr="00CC0718" w:rsidR="00C71DC8" w:rsidP="00244814" w:rsidRDefault="00C71DC8" w14:paraId="6B354236" w14:textId="77777777">
            <w:pPr>
              <w:rPr>
                <w:color w:val="000000"/>
                <w:spacing w:val="-2"/>
                <w:sz w:val="18"/>
              </w:rPr>
            </w:pPr>
            <w:r w:rsidRPr="00CC0718">
              <w:rPr>
                <w:color w:val="000000"/>
                <w:spacing w:val="-2"/>
                <w:sz w:val="18"/>
              </w:rPr>
              <w:t>2</w:t>
            </w:r>
          </w:p>
        </w:tc>
        <w:tc>
          <w:tcPr>
            <w:tcW w:w="1362" w:type="dxa"/>
            <w:tcBorders>
              <w:bottom w:val="single" w:color="8FB6EA" w:sz="5" w:space="0"/>
            </w:tcBorders>
            <w:shd w:val="clear" w:color="auto" w:fill="FFFFFF" w:themeFill="background1"/>
            <w:tcMar/>
          </w:tcPr>
          <w:p w:rsidRPr="00CC0718" w:rsidR="00C71DC8" w:rsidP="00244814" w:rsidRDefault="00C71DC8" w14:paraId="753A01B5" w14:textId="77777777">
            <w:pPr>
              <w:rPr>
                <w:color w:val="000000"/>
                <w:spacing w:val="-2"/>
                <w:sz w:val="18"/>
              </w:rPr>
            </w:pPr>
            <w:r w:rsidRPr="00CC0718">
              <w:rPr>
                <w:color w:val="000000"/>
                <w:spacing w:val="-2"/>
                <w:sz w:val="18"/>
              </w:rPr>
              <w:t>21</w:t>
            </w:r>
          </w:p>
        </w:tc>
        <w:tc>
          <w:tcPr>
            <w:tcW w:w="1690" w:type="dxa"/>
            <w:tcBorders>
              <w:bottom w:val="single" w:color="8FB6EA" w:sz="5" w:space="0"/>
            </w:tcBorders>
            <w:shd w:val="clear" w:color="auto" w:fill="FFFFFF" w:themeFill="background1"/>
            <w:tcMar/>
          </w:tcPr>
          <w:p w:rsidRPr="00CC0718" w:rsidR="00C71DC8" w:rsidP="00244814" w:rsidRDefault="00C71DC8" w14:paraId="4D6072C4" w14:textId="77777777">
            <w:pPr>
              <w:rPr>
                <w:color w:val="000000"/>
                <w:spacing w:val="-2"/>
                <w:sz w:val="18"/>
              </w:rPr>
            </w:pPr>
            <w:r w:rsidRPr="00CC0718">
              <w:rPr>
                <w:color w:val="000000"/>
                <w:spacing w:val="-2"/>
                <w:sz w:val="18"/>
              </w:rPr>
              <w:t>2</w:t>
            </w:r>
          </w:p>
        </w:tc>
        <w:tc>
          <w:tcPr>
            <w:tcW w:w="1576" w:type="dxa"/>
            <w:tcBorders>
              <w:bottom w:val="single" w:color="8FB6EA" w:sz="5" w:space="0"/>
            </w:tcBorders>
            <w:shd w:val="clear" w:color="auto" w:fill="FFFFFF" w:themeFill="background1"/>
            <w:tcMar/>
          </w:tcPr>
          <w:p w:rsidRPr="00CC0718" w:rsidR="00C71DC8" w:rsidP="00244814" w:rsidRDefault="00C71DC8" w14:paraId="081FA658" w14:textId="77777777">
            <w:pPr>
              <w:rPr>
                <w:color w:val="000000"/>
                <w:spacing w:val="-2"/>
                <w:sz w:val="18"/>
              </w:rPr>
            </w:pPr>
          </w:p>
        </w:tc>
      </w:tr>
      <w:tr w:rsidRPr="00CC0718" w:rsidR="00C71DC8" w:rsidTr="3A33D0EC" w14:paraId="2D5ACBBD" w14:textId="77777777">
        <w:trPr>
          <w:trHeight w:val="975" w:hRule="exact"/>
        </w:trPr>
        <w:tc>
          <w:tcPr>
            <w:tcW w:w="10717" w:type="dxa"/>
            <w:gridSpan w:val="8"/>
            <w:tcBorders>
              <w:top w:val="single" w:color="8FB6EA" w:sz="5" w:space="0"/>
            </w:tcBorders>
            <w:tcMar/>
          </w:tcPr>
          <w:p w:rsidRPr="00CC0718" w:rsidR="00C71DC8" w:rsidP="00244814" w:rsidRDefault="00C71DC8" w14:paraId="6259E2B3" w14:textId="77777777"/>
        </w:tc>
      </w:tr>
      <w:tr w:rsidRPr="00CC0718" w:rsidR="00C71DC8" w:rsidTr="3A33D0EC" w14:paraId="4BAAEB1E" w14:textId="77777777">
        <w:trPr>
          <w:trHeight w:val="458" w:hRule="exact"/>
        </w:trPr>
        <w:tc>
          <w:tcPr>
            <w:tcW w:w="5359" w:type="dxa"/>
            <w:gridSpan w:val="4"/>
            <w:shd w:val="clear" w:color="auto" w:fill="FFFFFF" w:themeFill="background1"/>
            <w:tcMar/>
          </w:tcPr>
          <w:p w:rsidRPr="00CC0718" w:rsidR="00C71DC8" w:rsidP="00244814" w:rsidRDefault="00C71DC8" w14:paraId="0F46DBEB" w14:textId="77777777">
            <w:pPr>
              <w:jc w:val="right"/>
              <w:rPr>
                <w:color w:val="000066"/>
                <w:spacing w:val="-2"/>
                <w:sz w:val="16"/>
              </w:rPr>
            </w:pPr>
            <w:r w:rsidRPr="00CC0718">
              <w:rPr>
                <w:color w:val="000066"/>
                <w:spacing w:val="-2"/>
                <w:sz w:val="16"/>
              </w:rPr>
              <w:t>Formatted Reports\\Code Summary Formatted Report</w:t>
            </w:r>
          </w:p>
        </w:tc>
        <w:tc>
          <w:tcPr>
            <w:tcW w:w="5358" w:type="dxa"/>
            <w:gridSpan w:val="4"/>
            <w:shd w:val="clear" w:color="auto" w:fill="FFFFFF" w:themeFill="background1"/>
            <w:tcMar/>
          </w:tcPr>
          <w:p w:rsidRPr="00CC0718" w:rsidR="00C71DC8" w:rsidP="00244814" w:rsidRDefault="00C71DC8" w14:paraId="2C6F7A13" w14:textId="77777777">
            <w:pPr>
              <w:jc w:val="right"/>
              <w:rPr>
                <w:color w:val="000066"/>
                <w:spacing w:val="-2"/>
                <w:sz w:val="16"/>
              </w:rPr>
            </w:pPr>
            <w:r w:rsidRPr="00CC0718">
              <w:rPr>
                <w:color w:val="000066"/>
                <w:spacing w:val="-2"/>
                <w:sz w:val="16"/>
              </w:rPr>
              <w:t>Page 46 of 104</w:t>
            </w:r>
          </w:p>
        </w:tc>
      </w:tr>
      <w:tr w:rsidRPr="00CC0718" w:rsidR="00C71DC8" w:rsidTr="3A33D0EC" w14:paraId="6F4C1572" w14:textId="77777777">
        <w:trPr>
          <w:trHeight w:val="444" w:hRule="exact"/>
        </w:trPr>
        <w:tc>
          <w:tcPr>
            <w:tcW w:w="10717" w:type="dxa"/>
            <w:gridSpan w:val="8"/>
            <w:shd w:val="clear" w:color="auto" w:fill="FFFFFF" w:themeFill="background1"/>
            <w:tcMar/>
            <w:vAlign w:val="center"/>
          </w:tcPr>
          <w:p w:rsidRPr="00CC0718" w:rsidR="00C71DC8" w:rsidP="00244814" w:rsidRDefault="00C71DC8" w14:paraId="770AAAEC" w14:textId="77777777">
            <w:pPr>
              <w:jc w:val="right"/>
              <w:rPr>
                <w:color w:val="000066"/>
                <w:spacing w:val="-2"/>
                <w:sz w:val="16"/>
              </w:rPr>
            </w:pPr>
            <w:r w:rsidRPr="00CC0718">
              <w:rPr>
                <w:color w:val="000066"/>
                <w:spacing w:val="-2"/>
                <w:sz w:val="16"/>
              </w:rPr>
              <w:t>11/13/2024 3:39 PM</w:t>
            </w:r>
          </w:p>
        </w:tc>
      </w:tr>
      <w:tr w:rsidRPr="00CC0718" w:rsidR="00C71DC8" w:rsidTr="3A33D0EC" w14:paraId="17F24DEC" w14:textId="77777777">
        <w:trPr>
          <w:trHeight w:val="459" w:hRule="exact"/>
        </w:trPr>
        <w:tc>
          <w:tcPr>
            <w:tcW w:w="3381" w:type="dxa"/>
            <w:gridSpan w:val="2"/>
            <w:shd w:val="clear" w:color="auto" w:fill="8FB6EA"/>
            <w:tcMar/>
          </w:tcPr>
          <w:p w:rsidRPr="00CC0718" w:rsidR="00C71DC8" w:rsidP="00244814" w:rsidRDefault="00C71DC8" w14:paraId="54DF9E0A" w14:textId="77777777">
            <w:pPr>
              <w:rPr>
                <w:b/>
                <w:color w:val="000066"/>
                <w:spacing w:val="-2"/>
                <w:sz w:val="18"/>
              </w:rPr>
            </w:pPr>
            <w:r w:rsidRPr="00CC0718">
              <w:rPr>
                <w:b/>
                <w:color w:val="000066"/>
                <w:spacing w:val="-2"/>
                <w:sz w:val="18"/>
              </w:rPr>
              <w:t>File Type</w:t>
            </w:r>
          </w:p>
        </w:tc>
        <w:tc>
          <w:tcPr>
            <w:tcW w:w="1132" w:type="dxa"/>
            <w:shd w:val="clear" w:color="auto" w:fill="8FB6EA"/>
            <w:tcMar/>
          </w:tcPr>
          <w:p w:rsidRPr="00CC0718" w:rsidR="00C71DC8" w:rsidP="00244814" w:rsidRDefault="00C71DC8" w14:paraId="21BEC791" w14:textId="77777777">
            <w:pPr>
              <w:rPr>
                <w:b/>
                <w:color w:val="000066"/>
                <w:spacing w:val="-2"/>
                <w:sz w:val="18"/>
              </w:rPr>
            </w:pPr>
            <w:r w:rsidRPr="00CC0718">
              <w:rPr>
                <w:b/>
                <w:color w:val="000066"/>
                <w:spacing w:val="-2"/>
                <w:sz w:val="18"/>
              </w:rPr>
              <w:t>Number of Files</w:t>
            </w:r>
          </w:p>
        </w:tc>
        <w:tc>
          <w:tcPr>
            <w:tcW w:w="1576" w:type="dxa"/>
            <w:gridSpan w:val="2"/>
            <w:shd w:val="clear" w:color="auto" w:fill="8FB6EA"/>
            <w:tcMar/>
          </w:tcPr>
          <w:p w:rsidRPr="00CC0718" w:rsidR="00C71DC8" w:rsidP="00244814" w:rsidRDefault="00C71DC8" w14:paraId="2EFAC8AA" w14:textId="77777777">
            <w:pPr>
              <w:rPr>
                <w:b/>
                <w:color w:val="000066"/>
                <w:spacing w:val="-2"/>
                <w:sz w:val="18"/>
              </w:rPr>
            </w:pPr>
            <w:r w:rsidRPr="00CC0718">
              <w:rPr>
                <w:b/>
                <w:color w:val="000066"/>
                <w:spacing w:val="-2"/>
                <w:sz w:val="18"/>
              </w:rPr>
              <w:t>Number of Coding References</w:t>
            </w:r>
          </w:p>
        </w:tc>
        <w:tc>
          <w:tcPr>
            <w:tcW w:w="1362" w:type="dxa"/>
            <w:shd w:val="clear" w:color="auto" w:fill="8FB6EA"/>
            <w:tcMar/>
          </w:tcPr>
          <w:p w:rsidRPr="00CC0718" w:rsidR="00C71DC8" w:rsidP="00244814" w:rsidRDefault="00C71DC8" w14:paraId="65F0E411" w14:textId="77777777">
            <w:pPr>
              <w:rPr>
                <w:b/>
                <w:color w:val="000066"/>
                <w:spacing w:val="-2"/>
                <w:sz w:val="18"/>
              </w:rPr>
            </w:pPr>
            <w:r w:rsidRPr="00CC0718">
              <w:rPr>
                <w:b/>
                <w:color w:val="000066"/>
                <w:spacing w:val="-2"/>
                <w:sz w:val="18"/>
              </w:rPr>
              <w:t>Number of Words Coded</w:t>
            </w:r>
          </w:p>
        </w:tc>
        <w:tc>
          <w:tcPr>
            <w:tcW w:w="1690" w:type="dxa"/>
            <w:shd w:val="clear" w:color="auto" w:fill="8FB6EA"/>
            <w:tcMar/>
          </w:tcPr>
          <w:p w:rsidRPr="00CC0718" w:rsidR="00C71DC8" w:rsidP="00244814" w:rsidRDefault="00C71DC8" w14:paraId="656A56DC" w14:textId="77777777">
            <w:pPr>
              <w:rPr>
                <w:b/>
                <w:color w:val="000066"/>
                <w:spacing w:val="-2"/>
                <w:sz w:val="18"/>
              </w:rPr>
            </w:pPr>
            <w:r w:rsidRPr="00CC0718">
              <w:rPr>
                <w:b/>
                <w:color w:val="000066"/>
                <w:spacing w:val="-2"/>
                <w:sz w:val="18"/>
              </w:rPr>
              <w:t>Number of Paragraphs Coded</w:t>
            </w:r>
          </w:p>
        </w:tc>
        <w:tc>
          <w:tcPr>
            <w:tcW w:w="1576" w:type="dxa"/>
            <w:shd w:val="clear" w:color="auto" w:fill="8FB6EA"/>
            <w:tcMar/>
          </w:tcPr>
          <w:p w:rsidRPr="00CC0718" w:rsidR="00C71DC8" w:rsidP="00244814" w:rsidRDefault="00C71DC8" w14:paraId="3B932B56" w14:textId="77777777">
            <w:pPr>
              <w:rPr>
                <w:b/>
                <w:color w:val="000066"/>
                <w:spacing w:val="-2"/>
                <w:sz w:val="18"/>
              </w:rPr>
            </w:pPr>
            <w:r w:rsidRPr="00CC0718">
              <w:rPr>
                <w:b/>
                <w:color w:val="000066"/>
                <w:spacing w:val="-2"/>
                <w:sz w:val="18"/>
              </w:rPr>
              <w:t>Duration Coded</w:t>
            </w:r>
          </w:p>
        </w:tc>
      </w:tr>
      <w:tr w:rsidRPr="00CC0718" w:rsidR="00C71DC8" w:rsidTr="3A33D0EC" w14:paraId="43C92D07" w14:textId="77777777">
        <w:trPr>
          <w:trHeight w:val="344" w:hRule="exact"/>
        </w:trPr>
        <w:tc>
          <w:tcPr>
            <w:tcW w:w="10717" w:type="dxa"/>
            <w:gridSpan w:val="8"/>
            <w:shd w:val="clear" w:color="auto" w:fill="FFFFFF" w:themeFill="background1"/>
            <w:tcMar/>
          </w:tcPr>
          <w:p w:rsidRPr="00CC0718" w:rsidR="00C71DC8" w:rsidP="00244814" w:rsidRDefault="00C71DC8" w14:paraId="45A41BBE" w14:textId="77777777">
            <w:pPr>
              <w:rPr>
                <w:b/>
                <w:color w:val="5C83B4"/>
                <w:spacing w:val="-2"/>
                <w:sz w:val="24"/>
              </w:rPr>
            </w:pPr>
          </w:p>
        </w:tc>
      </w:tr>
      <w:tr w:rsidRPr="00CC0718" w:rsidR="00C71DC8" w:rsidTr="3A33D0EC" w14:paraId="7C213B20" w14:textId="77777777">
        <w:trPr>
          <w:trHeight w:val="458" w:hRule="exact"/>
        </w:trPr>
        <w:tc>
          <w:tcPr>
            <w:tcW w:w="1805" w:type="dxa"/>
            <w:shd w:val="clear" w:color="auto" w:fill="FFFFFF" w:themeFill="background1"/>
            <w:tcMar/>
          </w:tcPr>
          <w:p w:rsidRPr="00CC0718" w:rsidR="00C71DC8" w:rsidP="00244814" w:rsidRDefault="00C71DC8" w14:paraId="17D139B1" w14:textId="77777777">
            <w:pPr>
              <w:rPr>
                <w:b/>
                <w:color w:val="5C83B4"/>
                <w:spacing w:val="-2"/>
                <w:sz w:val="24"/>
              </w:rPr>
            </w:pPr>
            <w:r w:rsidRPr="00CC0718">
              <w:rPr>
                <w:b/>
                <w:color w:val="5C83B4"/>
                <w:spacing w:val="-2"/>
                <w:sz w:val="24"/>
              </w:rPr>
              <w:t>Nickname:</w:t>
            </w:r>
          </w:p>
        </w:tc>
        <w:tc>
          <w:tcPr>
            <w:tcW w:w="8912" w:type="dxa"/>
            <w:gridSpan w:val="7"/>
            <w:vMerge w:val="restart"/>
            <w:shd w:val="clear" w:color="auto" w:fill="FFFFFF" w:themeFill="background1"/>
            <w:tcMar/>
          </w:tcPr>
          <w:p w:rsidRPr="00CC0718" w:rsidR="00C71DC8" w:rsidP="00244814" w:rsidRDefault="00C71DC8" w14:paraId="509EEE1A" w14:textId="77777777">
            <w:pPr>
              <w:rPr>
                <w:b/>
                <w:color w:val="5C83B4"/>
                <w:spacing w:val="-2"/>
                <w:sz w:val="24"/>
              </w:rPr>
            </w:pPr>
            <w:r w:rsidRPr="00CC0718">
              <w:rPr>
                <w:b/>
                <w:color w:val="5C83B4"/>
                <w:spacing w:val="-2"/>
                <w:sz w:val="24"/>
              </w:rPr>
              <w:t>Codes\\AXIAL CODE\\Q3 b- Member experience with the club\ROLE IN THE CLUB</w:t>
            </w:r>
          </w:p>
        </w:tc>
      </w:tr>
      <w:tr w:rsidRPr="00CC0718" w:rsidR="00C71DC8" w:rsidTr="3A33D0EC" w14:paraId="0CDFBDD8" w14:textId="77777777">
        <w:trPr>
          <w:trHeight w:val="444" w:hRule="exact"/>
        </w:trPr>
        <w:tc>
          <w:tcPr>
            <w:tcW w:w="1805" w:type="dxa"/>
            <w:shd w:val="clear" w:color="auto" w:fill="FFFFFF" w:themeFill="background1"/>
            <w:tcMar/>
          </w:tcPr>
          <w:p w:rsidRPr="00CC0718" w:rsidR="00C71DC8" w:rsidP="00244814" w:rsidRDefault="00C71DC8" w14:paraId="21E6391B" w14:textId="77777777">
            <w:pPr>
              <w:rPr>
                <w:b/>
                <w:color w:val="5C83B4"/>
                <w:spacing w:val="-2"/>
                <w:sz w:val="24"/>
              </w:rPr>
            </w:pPr>
            <w:r w:rsidRPr="00CC0718">
              <w:rPr>
                <w:b/>
                <w:color w:val="5C83B4"/>
                <w:spacing w:val="-2"/>
                <w:sz w:val="24"/>
              </w:rPr>
              <w:t>Classification:</w:t>
            </w:r>
          </w:p>
        </w:tc>
        <w:tc>
          <w:tcPr>
            <w:tcW w:w="8912" w:type="dxa"/>
            <w:gridSpan w:val="7"/>
            <w:vMerge/>
            <w:tcMar/>
          </w:tcPr>
          <w:p w:rsidRPr="00CC0718" w:rsidR="00C71DC8" w:rsidP="00244814" w:rsidRDefault="00C71DC8" w14:paraId="18298BAA" w14:textId="77777777"/>
        </w:tc>
      </w:tr>
      <w:tr w:rsidRPr="00CC0718" w:rsidR="00C71DC8" w:rsidTr="3A33D0EC" w14:paraId="219C186D" w14:textId="77777777">
        <w:trPr>
          <w:trHeight w:val="444" w:hRule="exact"/>
        </w:trPr>
        <w:tc>
          <w:tcPr>
            <w:tcW w:w="1805" w:type="dxa"/>
            <w:shd w:val="clear" w:color="auto" w:fill="FFFFFF" w:themeFill="background1"/>
            <w:tcMar/>
          </w:tcPr>
          <w:p w:rsidRPr="00CC0718" w:rsidR="00C71DC8" w:rsidP="00244814" w:rsidRDefault="00C71DC8" w14:paraId="7E82CD13" w14:textId="77777777">
            <w:pPr>
              <w:rPr>
                <w:b/>
                <w:color w:val="5C83B4"/>
                <w:spacing w:val="-2"/>
                <w:sz w:val="24"/>
              </w:rPr>
            </w:pPr>
            <w:r w:rsidRPr="00CC0718">
              <w:rPr>
                <w:b/>
                <w:color w:val="5C83B4"/>
                <w:spacing w:val="-2"/>
                <w:sz w:val="24"/>
              </w:rPr>
              <w:t>Aggregated:</w:t>
            </w:r>
          </w:p>
        </w:tc>
        <w:tc>
          <w:tcPr>
            <w:tcW w:w="8912" w:type="dxa"/>
            <w:gridSpan w:val="7"/>
            <w:shd w:val="clear" w:color="auto" w:fill="FFFFFF" w:themeFill="background1"/>
            <w:tcMar/>
          </w:tcPr>
          <w:p w:rsidRPr="00CC0718" w:rsidR="00C71DC8" w:rsidP="00244814" w:rsidRDefault="00C71DC8" w14:paraId="7B024849" w14:textId="77777777">
            <w:pPr>
              <w:rPr>
                <w:b/>
                <w:color w:val="5C83B4"/>
                <w:spacing w:val="-2"/>
                <w:sz w:val="24"/>
              </w:rPr>
            </w:pPr>
            <w:r w:rsidRPr="00CC0718">
              <w:rPr>
                <w:b/>
                <w:color w:val="5C83B4"/>
                <w:spacing w:val="-2"/>
                <w:sz w:val="24"/>
              </w:rPr>
              <w:t>Yes</w:t>
            </w:r>
          </w:p>
        </w:tc>
      </w:tr>
      <w:tr w:rsidRPr="00CC0718" w:rsidR="00C71DC8" w:rsidTr="3A33D0EC" w14:paraId="13B5580C" w14:textId="77777777">
        <w:trPr>
          <w:trHeight w:val="344" w:hRule="exact"/>
        </w:trPr>
        <w:tc>
          <w:tcPr>
            <w:tcW w:w="3381" w:type="dxa"/>
            <w:gridSpan w:val="2"/>
            <w:tcBorders>
              <w:bottom w:val="single" w:color="8FB6EA" w:sz="5" w:space="0"/>
            </w:tcBorders>
            <w:shd w:val="clear" w:color="auto" w:fill="FFFFFF" w:themeFill="background1"/>
            <w:tcMar/>
          </w:tcPr>
          <w:p w:rsidRPr="00CC0718" w:rsidR="00C71DC8" w:rsidP="00244814" w:rsidRDefault="00C71DC8" w14:paraId="7C61C378" w14:textId="77777777">
            <w:pPr>
              <w:rPr>
                <w:color w:val="000000"/>
                <w:spacing w:val="-2"/>
                <w:sz w:val="18"/>
              </w:rPr>
            </w:pPr>
            <w:r w:rsidRPr="00CC0718">
              <w:rPr>
                <w:color w:val="000000"/>
                <w:spacing w:val="-2"/>
                <w:sz w:val="18"/>
              </w:rPr>
              <w:t>Document</w:t>
            </w:r>
          </w:p>
        </w:tc>
        <w:tc>
          <w:tcPr>
            <w:tcW w:w="1132" w:type="dxa"/>
            <w:tcBorders>
              <w:bottom w:val="single" w:color="8FB6EA" w:sz="5" w:space="0"/>
            </w:tcBorders>
            <w:shd w:val="clear" w:color="auto" w:fill="FFFFFF" w:themeFill="background1"/>
            <w:tcMar/>
          </w:tcPr>
          <w:p w:rsidRPr="00CC0718" w:rsidR="00C71DC8" w:rsidP="00244814" w:rsidRDefault="00C71DC8" w14:paraId="4D94C36F" w14:textId="77777777">
            <w:pPr>
              <w:rPr>
                <w:color w:val="000000"/>
                <w:spacing w:val="-2"/>
                <w:sz w:val="18"/>
              </w:rPr>
            </w:pPr>
            <w:r w:rsidRPr="00CC0718">
              <w:rPr>
                <w:color w:val="000000"/>
                <w:spacing w:val="-2"/>
                <w:sz w:val="18"/>
              </w:rPr>
              <w:t>5</w:t>
            </w:r>
          </w:p>
        </w:tc>
        <w:tc>
          <w:tcPr>
            <w:tcW w:w="1576" w:type="dxa"/>
            <w:gridSpan w:val="2"/>
            <w:tcBorders>
              <w:bottom w:val="single" w:color="8FB6EA" w:sz="5" w:space="0"/>
            </w:tcBorders>
            <w:shd w:val="clear" w:color="auto" w:fill="FFFFFF" w:themeFill="background1"/>
            <w:tcMar/>
          </w:tcPr>
          <w:p w:rsidRPr="00CC0718" w:rsidR="00C71DC8" w:rsidP="00244814" w:rsidRDefault="00C71DC8" w14:paraId="5F1A684B" w14:textId="77777777">
            <w:pPr>
              <w:rPr>
                <w:color w:val="000000"/>
                <w:spacing w:val="-2"/>
                <w:sz w:val="18"/>
              </w:rPr>
            </w:pPr>
            <w:r w:rsidRPr="00CC0718">
              <w:rPr>
                <w:color w:val="000000"/>
                <w:spacing w:val="-2"/>
                <w:sz w:val="18"/>
              </w:rPr>
              <w:t>14</w:t>
            </w:r>
          </w:p>
        </w:tc>
        <w:tc>
          <w:tcPr>
            <w:tcW w:w="1362" w:type="dxa"/>
            <w:tcBorders>
              <w:bottom w:val="single" w:color="8FB6EA" w:sz="5" w:space="0"/>
            </w:tcBorders>
            <w:shd w:val="clear" w:color="auto" w:fill="FFFFFF" w:themeFill="background1"/>
            <w:tcMar/>
          </w:tcPr>
          <w:p w:rsidRPr="00CC0718" w:rsidR="00C71DC8" w:rsidP="00244814" w:rsidRDefault="00C71DC8" w14:paraId="131FDF76" w14:textId="77777777">
            <w:pPr>
              <w:rPr>
                <w:color w:val="000000"/>
                <w:spacing w:val="-2"/>
                <w:sz w:val="18"/>
              </w:rPr>
            </w:pPr>
            <w:r w:rsidRPr="00CC0718">
              <w:rPr>
                <w:color w:val="000000"/>
                <w:spacing w:val="-2"/>
                <w:sz w:val="18"/>
              </w:rPr>
              <w:t>187</w:t>
            </w:r>
          </w:p>
        </w:tc>
        <w:tc>
          <w:tcPr>
            <w:tcW w:w="1690" w:type="dxa"/>
            <w:tcBorders>
              <w:bottom w:val="single" w:color="8FB6EA" w:sz="5" w:space="0"/>
            </w:tcBorders>
            <w:shd w:val="clear" w:color="auto" w:fill="FFFFFF" w:themeFill="background1"/>
            <w:tcMar/>
          </w:tcPr>
          <w:p w:rsidRPr="00CC0718" w:rsidR="00C71DC8" w:rsidP="00244814" w:rsidRDefault="00C71DC8" w14:paraId="48CC8004" w14:textId="77777777">
            <w:pPr>
              <w:rPr>
                <w:color w:val="000000"/>
                <w:spacing w:val="-2"/>
                <w:sz w:val="18"/>
              </w:rPr>
            </w:pPr>
            <w:r w:rsidRPr="00CC0718">
              <w:rPr>
                <w:color w:val="000000"/>
                <w:spacing w:val="-2"/>
                <w:sz w:val="18"/>
              </w:rPr>
              <w:t>14</w:t>
            </w:r>
          </w:p>
        </w:tc>
        <w:tc>
          <w:tcPr>
            <w:tcW w:w="1576" w:type="dxa"/>
            <w:tcBorders>
              <w:bottom w:val="single" w:color="8FB6EA" w:sz="5" w:space="0"/>
            </w:tcBorders>
            <w:shd w:val="clear" w:color="auto" w:fill="FFFFFF" w:themeFill="background1"/>
            <w:tcMar/>
          </w:tcPr>
          <w:p w:rsidRPr="00CC0718" w:rsidR="00C71DC8" w:rsidP="00244814" w:rsidRDefault="00C71DC8" w14:paraId="68580499" w14:textId="77777777">
            <w:pPr>
              <w:rPr>
                <w:color w:val="000000"/>
                <w:spacing w:val="-2"/>
                <w:sz w:val="18"/>
              </w:rPr>
            </w:pPr>
          </w:p>
        </w:tc>
      </w:tr>
      <w:tr w:rsidRPr="00CC0718" w:rsidR="00C71DC8" w:rsidTr="3A33D0EC" w14:paraId="1AA4F2E8" w14:textId="77777777">
        <w:trPr>
          <w:trHeight w:val="459" w:hRule="exact"/>
        </w:trPr>
        <w:tc>
          <w:tcPr>
            <w:tcW w:w="10717" w:type="dxa"/>
            <w:gridSpan w:val="8"/>
            <w:tcBorders>
              <w:top w:val="single" w:color="8FB6EA" w:sz="5" w:space="0"/>
            </w:tcBorders>
            <w:tcMar/>
          </w:tcPr>
          <w:p w:rsidRPr="00CC0718" w:rsidR="00C71DC8" w:rsidP="00244814" w:rsidRDefault="00C71DC8" w14:paraId="2EFF7E81" w14:textId="77777777"/>
        </w:tc>
      </w:tr>
      <w:tr w:rsidRPr="00CC0718" w:rsidR="00C71DC8" w:rsidTr="3A33D0EC" w14:paraId="49B3A4D3" w14:textId="77777777">
        <w:trPr>
          <w:trHeight w:val="329" w:hRule="exact"/>
        </w:trPr>
        <w:tc>
          <w:tcPr>
            <w:tcW w:w="10717" w:type="dxa"/>
            <w:gridSpan w:val="8"/>
            <w:shd w:val="clear" w:color="auto" w:fill="FFFFFF" w:themeFill="background1"/>
            <w:tcMar/>
          </w:tcPr>
          <w:p w:rsidRPr="00CC0718" w:rsidR="00C71DC8" w:rsidP="00244814" w:rsidRDefault="00C71DC8" w14:paraId="4507722B" w14:textId="77777777">
            <w:pPr>
              <w:rPr>
                <w:b/>
                <w:color w:val="5C83B4"/>
                <w:spacing w:val="-2"/>
                <w:sz w:val="24"/>
              </w:rPr>
            </w:pPr>
          </w:p>
        </w:tc>
      </w:tr>
      <w:tr w:rsidRPr="00CC0718" w:rsidR="00C71DC8" w:rsidTr="3A33D0EC" w14:paraId="688869E3" w14:textId="77777777">
        <w:trPr>
          <w:trHeight w:val="459" w:hRule="exact"/>
        </w:trPr>
        <w:tc>
          <w:tcPr>
            <w:tcW w:w="1805" w:type="dxa"/>
            <w:shd w:val="clear" w:color="auto" w:fill="FFFFFF" w:themeFill="background1"/>
            <w:tcMar/>
          </w:tcPr>
          <w:p w:rsidRPr="00CC0718" w:rsidR="00C71DC8" w:rsidP="00244814" w:rsidRDefault="00C71DC8" w14:paraId="0BC71E41" w14:textId="77777777">
            <w:pPr>
              <w:rPr>
                <w:b/>
                <w:color w:val="5C83B4"/>
                <w:spacing w:val="-2"/>
                <w:sz w:val="24"/>
              </w:rPr>
            </w:pPr>
            <w:r w:rsidRPr="00CC0718">
              <w:rPr>
                <w:b/>
                <w:color w:val="5C83B4"/>
                <w:spacing w:val="-2"/>
                <w:sz w:val="24"/>
              </w:rPr>
              <w:t>Nickname:</w:t>
            </w:r>
          </w:p>
        </w:tc>
        <w:tc>
          <w:tcPr>
            <w:tcW w:w="8912" w:type="dxa"/>
            <w:gridSpan w:val="7"/>
            <w:vMerge w:val="restart"/>
            <w:shd w:val="clear" w:color="auto" w:fill="FFFFFF" w:themeFill="background1"/>
            <w:tcMar/>
          </w:tcPr>
          <w:p w:rsidRPr="00CC0718" w:rsidR="00C71DC8" w:rsidP="00244814" w:rsidRDefault="00C71DC8" w14:paraId="70E050CB" w14:textId="77777777">
            <w:pPr>
              <w:rPr>
                <w:b/>
                <w:color w:val="5C83B4"/>
                <w:spacing w:val="-2"/>
                <w:sz w:val="24"/>
              </w:rPr>
            </w:pPr>
            <w:r w:rsidRPr="00CC0718">
              <w:rPr>
                <w:b/>
                <w:color w:val="5C83B4"/>
                <w:spacing w:val="-2"/>
                <w:sz w:val="24"/>
              </w:rPr>
              <w:t>Codes\\AXIAL CODE\\Q3 b- Member experience with the club\ROLE IN THE CLUB\Event Planner</w:t>
            </w:r>
          </w:p>
        </w:tc>
      </w:tr>
      <w:tr w:rsidRPr="00CC0718" w:rsidR="00C71DC8" w:rsidTr="3A33D0EC" w14:paraId="741EFE7A" w14:textId="77777777">
        <w:trPr>
          <w:trHeight w:val="444" w:hRule="exact"/>
        </w:trPr>
        <w:tc>
          <w:tcPr>
            <w:tcW w:w="1805" w:type="dxa"/>
            <w:shd w:val="clear" w:color="auto" w:fill="FFFFFF" w:themeFill="background1"/>
            <w:tcMar/>
          </w:tcPr>
          <w:p w:rsidRPr="00CC0718" w:rsidR="00C71DC8" w:rsidP="00244814" w:rsidRDefault="00C71DC8" w14:paraId="54532A1E" w14:textId="77777777">
            <w:pPr>
              <w:rPr>
                <w:b/>
                <w:color w:val="5C83B4"/>
                <w:spacing w:val="-2"/>
                <w:sz w:val="24"/>
              </w:rPr>
            </w:pPr>
            <w:r w:rsidRPr="00CC0718">
              <w:rPr>
                <w:b/>
                <w:color w:val="5C83B4"/>
                <w:spacing w:val="-2"/>
                <w:sz w:val="24"/>
              </w:rPr>
              <w:t>Classification:</w:t>
            </w:r>
          </w:p>
        </w:tc>
        <w:tc>
          <w:tcPr>
            <w:tcW w:w="8912" w:type="dxa"/>
            <w:gridSpan w:val="7"/>
            <w:vMerge/>
            <w:tcMar/>
          </w:tcPr>
          <w:p w:rsidRPr="00CC0718" w:rsidR="00C71DC8" w:rsidP="00244814" w:rsidRDefault="00C71DC8" w14:paraId="15839605" w14:textId="77777777"/>
        </w:tc>
      </w:tr>
      <w:tr w:rsidRPr="00CC0718" w:rsidR="00C71DC8" w:rsidTr="3A33D0EC" w14:paraId="7092ADC0" w14:textId="77777777">
        <w:trPr>
          <w:trHeight w:val="458" w:hRule="exact"/>
        </w:trPr>
        <w:tc>
          <w:tcPr>
            <w:tcW w:w="1805" w:type="dxa"/>
            <w:shd w:val="clear" w:color="auto" w:fill="FFFFFF" w:themeFill="background1"/>
            <w:tcMar/>
          </w:tcPr>
          <w:p w:rsidRPr="00CC0718" w:rsidR="00C71DC8" w:rsidP="00244814" w:rsidRDefault="00C71DC8" w14:paraId="64158528" w14:textId="77777777">
            <w:pPr>
              <w:rPr>
                <w:b/>
                <w:color w:val="5C83B4"/>
                <w:spacing w:val="-2"/>
                <w:sz w:val="24"/>
              </w:rPr>
            </w:pPr>
            <w:r w:rsidRPr="00CC0718">
              <w:rPr>
                <w:b/>
                <w:color w:val="5C83B4"/>
                <w:spacing w:val="-2"/>
                <w:sz w:val="24"/>
              </w:rPr>
              <w:t>Aggregated:</w:t>
            </w:r>
          </w:p>
        </w:tc>
        <w:tc>
          <w:tcPr>
            <w:tcW w:w="8912" w:type="dxa"/>
            <w:gridSpan w:val="7"/>
            <w:shd w:val="clear" w:color="auto" w:fill="FFFFFF" w:themeFill="background1"/>
            <w:tcMar/>
          </w:tcPr>
          <w:p w:rsidRPr="00CC0718" w:rsidR="00C71DC8" w:rsidP="00244814" w:rsidRDefault="00C71DC8" w14:paraId="28A22C85" w14:textId="77777777">
            <w:pPr>
              <w:rPr>
                <w:b/>
                <w:color w:val="5C83B4"/>
                <w:spacing w:val="-2"/>
                <w:sz w:val="24"/>
              </w:rPr>
            </w:pPr>
            <w:r w:rsidRPr="00CC0718">
              <w:rPr>
                <w:b/>
                <w:color w:val="5C83B4"/>
                <w:spacing w:val="-2"/>
                <w:sz w:val="24"/>
              </w:rPr>
              <w:t>Yes</w:t>
            </w:r>
          </w:p>
        </w:tc>
      </w:tr>
      <w:tr w:rsidRPr="00CC0718" w:rsidR="00C71DC8" w:rsidTr="3A33D0EC" w14:paraId="7999E795" w14:textId="77777777">
        <w:trPr>
          <w:trHeight w:val="330" w:hRule="exact"/>
        </w:trPr>
        <w:tc>
          <w:tcPr>
            <w:tcW w:w="3381" w:type="dxa"/>
            <w:gridSpan w:val="2"/>
            <w:tcBorders>
              <w:bottom w:val="single" w:color="8FB6EA" w:sz="5" w:space="0"/>
            </w:tcBorders>
            <w:shd w:val="clear" w:color="auto" w:fill="FFFFFF" w:themeFill="background1"/>
            <w:tcMar/>
          </w:tcPr>
          <w:p w:rsidRPr="00CC0718" w:rsidR="00C71DC8" w:rsidP="00244814" w:rsidRDefault="00C71DC8" w14:paraId="46208ADF" w14:textId="77777777">
            <w:pPr>
              <w:rPr>
                <w:color w:val="000000"/>
                <w:spacing w:val="-2"/>
                <w:sz w:val="18"/>
              </w:rPr>
            </w:pPr>
            <w:r w:rsidRPr="00CC0718">
              <w:rPr>
                <w:color w:val="000000"/>
                <w:spacing w:val="-2"/>
                <w:sz w:val="18"/>
              </w:rPr>
              <w:t>Document</w:t>
            </w:r>
          </w:p>
        </w:tc>
        <w:tc>
          <w:tcPr>
            <w:tcW w:w="1132" w:type="dxa"/>
            <w:tcBorders>
              <w:bottom w:val="single" w:color="8FB6EA" w:sz="5" w:space="0"/>
            </w:tcBorders>
            <w:shd w:val="clear" w:color="auto" w:fill="FFFFFF" w:themeFill="background1"/>
            <w:tcMar/>
          </w:tcPr>
          <w:p w:rsidRPr="00CC0718" w:rsidR="00C71DC8" w:rsidP="00244814" w:rsidRDefault="00C71DC8" w14:paraId="697C6B0B" w14:textId="77777777">
            <w:pPr>
              <w:rPr>
                <w:color w:val="000000"/>
                <w:spacing w:val="-2"/>
                <w:sz w:val="18"/>
              </w:rPr>
            </w:pPr>
            <w:r w:rsidRPr="00CC0718">
              <w:rPr>
                <w:color w:val="000000"/>
                <w:spacing w:val="-2"/>
                <w:sz w:val="18"/>
              </w:rPr>
              <w:t>1</w:t>
            </w:r>
          </w:p>
        </w:tc>
        <w:tc>
          <w:tcPr>
            <w:tcW w:w="1576" w:type="dxa"/>
            <w:gridSpan w:val="2"/>
            <w:tcBorders>
              <w:bottom w:val="single" w:color="8FB6EA" w:sz="5" w:space="0"/>
            </w:tcBorders>
            <w:shd w:val="clear" w:color="auto" w:fill="FFFFFF" w:themeFill="background1"/>
            <w:tcMar/>
          </w:tcPr>
          <w:p w:rsidRPr="00CC0718" w:rsidR="00C71DC8" w:rsidP="00244814" w:rsidRDefault="00C71DC8" w14:paraId="6523839F" w14:textId="77777777">
            <w:pPr>
              <w:rPr>
                <w:color w:val="000000"/>
                <w:spacing w:val="-2"/>
                <w:sz w:val="18"/>
              </w:rPr>
            </w:pPr>
            <w:r w:rsidRPr="00CC0718">
              <w:rPr>
                <w:color w:val="000000"/>
                <w:spacing w:val="-2"/>
                <w:sz w:val="18"/>
              </w:rPr>
              <w:t>1</w:t>
            </w:r>
          </w:p>
        </w:tc>
        <w:tc>
          <w:tcPr>
            <w:tcW w:w="1362" w:type="dxa"/>
            <w:tcBorders>
              <w:bottom w:val="single" w:color="8FB6EA" w:sz="5" w:space="0"/>
            </w:tcBorders>
            <w:shd w:val="clear" w:color="auto" w:fill="FFFFFF" w:themeFill="background1"/>
            <w:tcMar/>
          </w:tcPr>
          <w:p w:rsidRPr="00CC0718" w:rsidR="00C71DC8" w:rsidP="00244814" w:rsidRDefault="00C71DC8" w14:paraId="1E7D69EB" w14:textId="77777777">
            <w:pPr>
              <w:rPr>
                <w:color w:val="000000"/>
                <w:spacing w:val="-2"/>
                <w:sz w:val="18"/>
              </w:rPr>
            </w:pPr>
            <w:r w:rsidRPr="00CC0718">
              <w:rPr>
                <w:color w:val="000000"/>
                <w:spacing w:val="-2"/>
                <w:sz w:val="18"/>
              </w:rPr>
              <w:t>26</w:t>
            </w:r>
          </w:p>
        </w:tc>
        <w:tc>
          <w:tcPr>
            <w:tcW w:w="1690" w:type="dxa"/>
            <w:tcBorders>
              <w:bottom w:val="single" w:color="8FB6EA" w:sz="5" w:space="0"/>
            </w:tcBorders>
            <w:shd w:val="clear" w:color="auto" w:fill="FFFFFF" w:themeFill="background1"/>
            <w:tcMar/>
          </w:tcPr>
          <w:p w:rsidRPr="00CC0718" w:rsidR="00C71DC8" w:rsidP="00244814" w:rsidRDefault="00C71DC8" w14:paraId="4C551936" w14:textId="77777777">
            <w:pPr>
              <w:rPr>
                <w:color w:val="000000"/>
                <w:spacing w:val="-2"/>
                <w:sz w:val="18"/>
              </w:rPr>
            </w:pPr>
            <w:r w:rsidRPr="00CC0718">
              <w:rPr>
                <w:color w:val="000000"/>
                <w:spacing w:val="-2"/>
                <w:sz w:val="18"/>
              </w:rPr>
              <w:t>1</w:t>
            </w:r>
          </w:p>
        </w:tc>
        <w:tc>
          <w:tcPr>
            <w:tcW w:w="1576" w:type="dxa"/>
            <w:tcBorders>
              <w:bottom w:val="single" w:color="8FB6EA" w:sz="5" w:space="0"/>
            </w:tcBorders>
            <w:shd w:val="clear" w:color="auto" w:fill="FFFFFF" w:themeFill="background1"/>
            <w:tcMar/>
          </w:tcPr>
          <w:p w:rsidRPr="00CC0718" w:rsidR="00C71DC8" w:rsidP="00244814" w:rsidRDefault="00C71DC8" w14:paraId="77B51956" w14:textId="77777777">
            <w:pPr>
              <w:rPr>
                <w:color w:val="000000"/>
                <w:spacing w:val="-2"/>
                <w:sz w:val="18"/>
              </w:rPr>
            </w:pPr>
          </w:p>
        </w:tc>
      </w:tr>
      <w:tr w:rsidRPr="00CC0718" w:rsidR="00C71DC8" w:rsidTr="3A33D0EC" w14:paraId="274FB70F" w14:textId="77777777">
        <w:trPr>
          <w:trHeight w:val="458" w:hRule="exact"/>
        </w:trPr>
        <w:tc>
          <w:tcPr>
            <w:tcW w:w="10717" w:type="dxa"/>
            <w:gridSpan w:val="8"/>
            <w:tcBorders>
              <w:top w:val="single" w:color="8FB6EA" w:sz="5" w:space="0"/>
            </w:tcBorders>
            <w:tcMar/>
          </w:tcPr>
          <w:p w:rsidRPr="00CC0718" w:rsidR="00C71DC8" w:rsidP="00244814" w:rsidRDefault="00C71DC8" w14:paraId="20563C30" w14:textId="77777777"/>
        </w:tc>
      </w:tr>
      <w:tr w:rsidRPr="00CC0718" w:rsidR="00C71DC8" w:rsidTr="3A33D0EC" w14:paraId="6C2721A2" w14:textId="77777777">
        <w:trPr>
          <w:trHeight w:val="602" w:hRule="exact"/>
        </w:trPr>
        <w:tc>
          <w:tcPr>
            <w:tcW w:w="10717" w:type="dxa"/>
            <w:gridSpan w:val="8"/>
            <w:shd w:val="clear" w:color="auto" w:fill="FFFFFF" w:themeFill="background1"/>
            <w:tcMar/>
          </w:tcPr>
          <w:p w:rsidRPr="00CC0718" w:rsidR="00C71DC8" w:rsidP="00244814" w:rsidRDefault="00C71DC8" w14:paraId="382E8813" w14:textId="77777777">
            <w:pPr>
              <w:rPr>
                <w:b/>
                <w:color w:val="5C83B4"/>
                <w:spacing w:val="-2"/>
                <w:sz w:val="24"/>
              </w:rPr>
            </w:pPr>
          </w:p>
        </w:tc>
      </w:tr>
      <w:tr w:rsidRPr="00CC0718" w:rsidR="00C71DC8" w:rsidTr="3A33D0EC" w14:paraId="21DC03F8" w14:textId="77777777">
        <w:trPr>
          <w:trHeight w:val="444" w:hRule="exact"/>
        </w:trPr>
        <w:tc>
          <w:tcPr>
            <w:tcW w:w="1805" w:type="dxa"/>
            <w:shd w:val="clear" w:color="auto" w:fill="FFFFFF" w:themeFill="background1"/>
            <w:tcMar/>
          </w:tcPr>
          <w:p w:rsidRPr="00CC0718" w:rsidR="00C71DC8" w:rsidP="00244814" w:rsidRDefault="00C71DC8" w14:paraId="344230CC" w14:textId="77777777">
            <w:pPr>
              <w:rPr>
                <w:b/>
                <w:color w:val="5C83B4"/>
                <w:spacing w:val="-2"/>
                <w:sz w:val="24"/>
              </w:rPr>
            </w:pPr>
            <w:r w:rsidRPr="00CC0718">
              <w:rPr>
                <w:b/>
                <w:color w:val="5C83B4"/>
                <w:spacing w:val="-2"/>
                <w:sz w:val="24"/>
              </w:rPr>
              <w:t>Nickname:</w:t>
            </w:r>
          </w:p>
        </w:tc>
        <w:tc>
          <w:tcPr>
            <w:tcW w:w="8912" w:type="dxa"/>
            <w:gridSpan w:val="7"/>
            <w:vMerge w:val="restart"/>
            <w:shd w:val="clear" w:color="auto" w:fill="FFFFFF" w:themeFill="background1"/>
            <w:tcMar/>
          </w:tcPr>
          <w:p w:rsidRPr="00CC0718" w:rsidR="00C71DC8" w:rsidP="00244814" w:rsidRDefault="00C71DC8" w14:paraId="6A56DFFE" w14:textId="77777777">
            <w:pPr>
              <w:rPr>
                <w:b/>
                <w:color w:val="5C83B4"/>
                <w:spacing w:val="-2"/>
                <w:sz w:val="24"/>
              </w:rPr>
            </w:pPr>
            <w:r w:rsidRPr="00CC0718">
              <w:rPr>
                <w:b/>
                <w:color w:val="5C83B4"/>
                <w:spacing w:val="-2"/>
                <w:sz w:val="24"/>
              </w:rPr>
              <w:t>Codes\\AXIAL CODE\\Q3 b- Member experience with the club\ROLE IN THE CLUB\Event Planner\Q3 b- Member experience with the club</w:t>
            </w:r>
          </w:p>
        </w:tc>
      </w:tr>
      <w:tr w:rsidRPr="00CC0718" w:rsidR="00C71DC8" w:rsidTr="3A33D0EC" w14:paraId="098A1304" w14:textId="77777777">
        <w:trPr>
          <w:trHeight w:val="459" w:hRule="exact"/>
        </w:trPr>
        <w:tc>
          <w:tcPr>
            <w:tcW w:w="1805" w:type="dxa"/>
            <w:shd w:val="clear" w:color="auto" w:fill="FFFFFF" w:themeFill="background1"/>
            <w:tcMar/>
          </w:tcPr>
          <w:p w:rsidRPr="00CC0718" w:rsidR="00C71DC8" w:rsidP="00244814" w:rsidRDefault="00C71DC8" w14:paraId="1090FBC4" w14:textId="77777777">
            <w:pPr>
              <w:rPr>
                <w:b/>
                <w:color w:val="5C83B4"/>
                <w:spacing w:val="-2"/>
                <w:sz w:val="24"/>
              </w:rPr>
            </w:pPr>
            <w:r w:rsidRPr="00CC0718">
              <w:rPr>
                <w:b/>
                <w:color w:val="5C83B4"/>
                <w:spacing w:val="-2"/>
                <w:sz w:val="24"/>
              </w:rPr>
              <w:t>Classification:</w:t>
            </w:r>
          </w:p>
        </w:tc>
        <w:tc>
          <w:tcPr>
            <w:tcW w:w="8912" w:type="dxa"/>
            <w:gridSpan w:val="7"/>
            <w:vMerge/>
            <w:tcMar/>
          </w:tcPr>
          <w:p w:rsidRPr="00CC0718" w:rsidR="00C71DC8" w:rsidP="00244814" w:rsidRDefault="00C71DC8" w14:paraId="25174A4C" w14:textId="77777777"/>
        </w:tc>
      </w:tr>
      <w:tr w:rsidRPr="00CC0718" w:rsidR="00C71DC8" w:rsidTr="3A33D0EC" w14:paraId="1ABEAF31" w14:textId="77777777">
        <w:trPr>
          <w:trHeight w:val="444" w:hRule="exact"/>
        </w:trPr>
        <w:tc>
          <w:tcPr>
            <w:tcW w:w="1805" w:type="dxa"/>
            <w:shd w:val="clear" w:color="auto" w:fill="FFFFFF" w:themeFill="background1"/>
            <w:tcMar/>
          </w:tcPr>
          <w:p w:rsidRPr="00CC0718" w:rsidR="00C71DC8" w:rsidP="00244814" w:rsidRDefault="00C71DC8" w14:paraId="110825EC" w14:textId="77777777">
            <w:pPr>
              <w:rPr>
                <w:b/>
                <w:color w:val="5C83B4"/>
                <w:spacing w:val="-2"/>
                <w:sz w:val="24"/>
              </w:rPr>
            </w:pPr>
            <w:r w:rsidRPr="00CC0718">
              <w:rPr>
                <w:b/>
                <w:color w:val="5C83B4"/>
                <w:spacing w:val="-2"/>
                <w:sz w:val="24"/>
              </w:rPr>
              <w:t>Aggregated:</w:t>
            </w:r>
          </w:p>
        </w:tc>
        <w:tc>
          <w:tcPr>
            <w:tcW w:w="8912" w:type="dxa"/>
            <w:gridSpan w:val="7"/>
            <w:shd w:val="clear" w:color="auto" w:fill="FFFFFF" w:themeFill="background1"/>
            <w:tcMar/>
          </w:tcPr>
          <w:p w:rsidRPr="00CC0718" w:rsidR="00C71DC8" w:rsidP="00244814" w:rsidRDefault="00C71DC8" w14:paraId="00A37B52" w14:textId="77777777">
            <w:pPr>
              <w:rPr>
                <w:b/>
                <w:color w:val="5C83B4"/>
                <w:spacing w:val="-2"/>
                <w:sz w:val="24"/>
              </w:rPr>
            </w:pPr>
            <w:r w:rsidRPr="00CC0718">
              <w:rPr>
                <w:b/>
                <w:color w:val="5C83B4"/>
                <w:spacing w:val="-2"/>
                <w:sz w:val="24"/>
              </w:rPr>
              <w:t>No</w:t>
            </w:r>
          </w:p>
        </w:tc>
      </w:tr>
      <w:tr w:rsidRPr="00CC0718" w:rsidR="00C71DC8" w:rsidTr="3A33D0EC" w14:paraId="04CFB571" w14:textId="77777777">
        <w:trPr>
          <w:trHeight w:val="344" w:hRule="exact"/>
        </w:trPr>
        <w:tc>
          <w:tcPr>
            <w:tcW w:w="3381" w:type="dxa"/>
            <w:gridSpan w:val="2"/>
            <w:tcBorders>
              <w:bottom w:val="single" w:color="8FB6EA" w:sz="5" w:space="0"/>
            </w:tcBorders>
            <w:shd w:val="clear" w:color="auto" w:fill="FFFFFF" w:themeFill="background1"/>
            <w:tcMar/>
          </w:tcPr>
          <w:p w:rsidRPr="00CC0718" w:rsidR="00C71DC8" w:rsidP="00244814" w:rsidRDefault="00C71DC8" w14:paraId="20539956" w14:textId="77777777">
            <w:pPr>
              <w:rPr>
                <w:color w:val="000000"/>
                <w:spacing w:val="-2"/>
                <w:sz w:val="18"/>
              </w:rPr>
            </w:pPr>
            <w:r w:rsidRPr="00CC0718">
              <w:rPr>
                <w:color w:val="000000"/>
                <w:spacing w:val="-2"/>
                <w:sz w:val="18"/>
              </w:rPr>
              <w:t>Document</w:t>
            </w:r>
          </w:p>
        </w:tc>
        <w:tc>
          <w:tcPr>
            <w:tcW w:w="1132" w:type="dxa"/>
            <w:tcBorders>
              <w:bottom w:val="single" w:color="8FB6EA" w:sz="5" w:space="0"/>
            </w:tcBorders>
            <w:shd w:val="clear" w:color="auto" w:fill="FFFFFF" w:themeFill="background1"/>
            <w:tcMar/>
          </w:tcPr>
          <w:p w:rsidRPr="00CC0718" w:rsidR="00C71DC8" w:rsidP="00244814" w:rsidRDefault="00C71DC8" w14:paraId="422E2F81" w14:textId="77777777">
            <w:pPr>
              <w:rPr>
                <w:color w:val="000000"/>
                <w:spacing w:val="-2"/>
                <w:sz w:val="18"/>
              </w:rPr>
            </w:pPr>
            <w:r w:rsidRPr="00CC0718">
              <w:rPr>
                <w:color w:val="000000"/>
                <w:spacing w:val="-2"/>
                <w:sz w:val="18"/>
              </w:rPr>
              <w:t>1</w:t>
            </w:r>
          </w:p>
        </w:tc>
        <w:tc>
          <w:tcPr>
            <w:tcW w:w="1576" w:type="dxa"/>
            <w:gridSpan w:val="2"/>
            <w:tcBorders>
              <w:bottom w:val="single" w:color="8FB6EA" w:sz="5" w:space="0"/>
            </w:tcBorders>
            <w:shd w:val="clear" w:color="auto" w:fill="FFFFFF" w:themeFill="background1"/>
            <w:tcMar/>
          </w:tcPr>
          <w:p w:rsidRPr="00CC0718" w:rsidR="00C71DC8" w:rsidP="00244814" w:rsidRDefault="00C71DC8" w14:paraId="00E12CFD" w14:textId="77777777">
            <w:pPr>
              <w:rPr>
                <w:color w:val="000000"/>
                <w:spacing w:val="-2"/>
                <w:sz w:val="18"/>
              </w:rPr>
            </w:pPr>
            <w:r w:rsidRPr="00CC0718">
              <w:rPr>
                <w:color w:val="000000"/>
                <w:spacing w:val="-2"/>
                <w:sz w:val="18"/>
              </w:rPr>
              <w:t>1</w:t>
            </w:r>
          </w:p>
        </w:tc>
        <w:tc>
          <w:tcPr>
            <w:tcW w:w="1362" w:type="dxa"/>
            <w:tcBorders>
              <w:bottom w:val="single" w:color="8FB6EA" w:sz="5" w:space="0"/>
            </w:tcBorders>
            <w:shd w:val="clear" w:color="auto" w:fill="FFFFFF" w:themeFill="background1"/>
            <w:tcMar/>
          </w:tcPr>
          <w:p w:rsidRPr="00CC0718" w:rsidR="00C71DC8" w:rsidP="00244814" w:rsidRDefault="00C71DC8" w14:paraId="59879BDB" w14:textId="77777777">
            <w:pPr>
              <w:rPr>
                <w:color w:val="000000"/>
                <w:spacing w:val="-2"/>
                <w:sz w:val="18"/>
              </w:rPr>
            </w:pPr>
            <w:r w:rsidRPr="00CC0718">
              <w:rPr>
                <w:color w:val="000000"/>
                <w:spacing w:val="-2"/>
                <w:sz w:val="18"/>
              </w:rPr>
              <w:t>26</w:t>
            </w:r>
          </w:p>
        </w:tc>
        <w:tc>
          <w:tcPr>
            <w:tcW w:w="1690" w:type="dxa"/>
            <w:tcBorders>
              <w:bottom w:val="single" w:color="8FB6EA" w:sz="5" w:space="0"/>
            </w:tcBorders>
            <w:shd w:val="clear" w:color="auto" w:fill="FFFFFF" w:themeFill="background1"/>
            <w:tcMar/>
          </w:tcPr>
          <w:p w:rsidRPr="00CC0718" w:rsidR="00C71DC8" w:rsidP="00244814" w:rsidRDefault="00C71DC8" w14:paraId="4273185F" w14:textId="77777777">
            <w:pPr>
              <w:rPr>
                <w:color w:val="000000"/>
                <w:spacing w:val="-2"/>
                <w:sz w:val="18"/>
              </w:rPr>
            </w:pPr>
            <w:r w:rsidRPr="00CC0718">
              <w:rPr>
                <w:color w:val="000000"/>
                <w:spacing w:val="-2"/>
                <w:sz w:val="18"/>
              </w:rPr>
              <w:t>1</w:t>
            </w:r>
          </w:p>
        </w:tc>
        <w:tc>
          <w:tcPr>
            <w:tcW w:w="1576" w:type="dxa"/>
            <w:tcBorders>
              <w:bottom w:val="single" w:color="8FB6EA" w:sz="5" w:space="0"/>
            </w:tcBorders>
            <w:shd w:val="clear" w:color="auto" w:fill="FFFFFF" w:themeFill="background1"/>
            <w:tcMar/>
          </w:tcPr>
          <w:p w:rsidRPr="00CC0718" w:rsidR="00C71DC8" w:rsidP="00244814" w:rsidRDefault="00C71DC8" w14:paraId="547AC476" w14:textId="77777777">
            <w:pPr>
              <w:rPr>
                <w:color w:val="000000"/>
                <w:spacing w:val="-2"/>
                <w:sz w:val="18"/>
              </w:rPr>
            </w:pPr>
          </w:p>
        </w:tc>
      </w:tr>
      <w:tr w:rsidRPr="00CC0718" w:rsidR="00C71DC8" w:rsidTr="3A33D0EC" w14:paraId="069E3899" w14:textId="77777777">
        <w:trPr>
          <w:trHeight w:val="458" w:hRule="exact"/>
        </w:trPr>
        <w:tc>
          <w:tcPr>
            <w:tcW w:w="10717" w:type="dxa"/>
            <w:gridSpan w:val="8"/>
            <w:tcBorders>
              <w:top w:val="single" w:color="8FB6EA" w:sz="5" w:space="0"/>
            </w:tcBorders>
            <w:tcMar/>
          </w:tcPr>
          <w:p w:rsidRPr="00CC0718" w:rsidR="00C71DC8" w:rsidP="00244814" w:rsidRDefault="00C71DC8" w14:paraId="2F7069F9" w14:textId="77777777"/>
        </w:tc>
      </w:tr>
      <w:tr w:rsidRPr="00CC0718" w:rsidR="00C71DC8" w:rsidTr="3A33D0EC" w14:paraId="090896AE" w14:textId="77777777">
        <w:trPr>
          <w:trHeight w:val="602" w:hRule="exact"/>
        </w:trPr>
        <w:tc>
          <w:tcPr>
            <w:tcW w:w="10717" w:type="dxa"/>
            <w:gridSpan w:val="8"/>
            <w:shd w:val="clear" w:color="auto" w:fill="FFFFFF" w:themeFill="background1"/>
            <w:tcMar/>
          </w:tcPr>
          <w:p w:rsidRPr="00CC0718" w:rsidR="00C71DC8" w:rsidP="00244814" w:rsidRDefault="00C71DC8" w14:paraId="7EEDEF77" w14:textId="77777777">
            <w:pPr>
              <w:rPr>
                <w:b/>
                <w:color w:val="5C83B4"/>
                <w:spacing w:val="-2"/>
                <w:sz w:val="24"/>
              </w:rPr>
            </w:pPr>
          </w:p>
        </w:tc>
      </w:tr>
      <w:tr w:rsidRPr="00CC0718" w:rsidR="00C71DC8" w:rsidTr="3A33D0EC" w14:paraId="40C5FDB6" w14:textId="77777777">
        <w:trPr>
          <w:trHeight w:val="444" w:hRule="exact"/>
        </w:trPr>
        <w:tc>
          <w:tcPr>
            <w:tcW w:w="1805" w:type="dxa"/>
            <w:shd w:val="clear" w:color="auto" w:fill="FFFFFF" w:themeFill="background1"/>
            <w:tcMar/>
          </w:tcPr>
          <w:p w:rsidRPr="00CC0718" w:rsidR="00C71DC8" w:rsidP="00244814" w:rsidRDefault="00C71DC8" w14:paraId="29893AA6" w14:textId="77777777">
            <w:pPr>
              <w:rPr>
                <w:b/>
                <w:color w:val="5C83B4"/>
                <w:spacing w:val="-2"/>
                <w:sz w:val="24"/>
              </w:rPr>
            </w:pPr>
            <w:r w:rsidRPr="00CC0718">
              <w:rPr>
                <w:b/>
                <w:color w:val="5C83B4"/>
                <w:spacing w:val="-2"/>
                <w:sz w:val="24"/>
              </w:rPr>
              <w:t>Nickname:</w:t>
            </w:r>
          </w:p>
        </w:tc>
        <w:tc>
          <w:tcPr>
            <w:tcW w:w="8912" w:type="dxa"/>
            <w:gridSpan w:val="7"/>
            <w:vMerge w:val="restart"/>
            <w:shd w:val="clear" w:color="auto" w:fill="FFFFFF" w:themeFill="background1"/>
            <w:tcMar/>
          </w:tcPr>
          <w:p w:rsidRPr="00CC0718" w:rsidR="00C71DC8" w:rsidP="00244814" w:rsidRDefault="00C71DC8" w14:paraId="109BB6F1" w14:textId="77777777">
            <w:pPr>
              <w:rPr>
                <w:b/>
                <w:color w:val="5C83B4"/>
                <w:spacing w:val="-2"/>
                <w:sz w:val="24"/>
              </w:rPr>
            </w:pPr>
            <w:r w:rsidRPr="00CC0718">
              <w:rPr>
                <w:b/>
                <w:color w:val="5C83B4"/>
                <w:spacing w:val="-2"/>
                <w:sz w:val="24"/>
              </w:rPr>
              <w:t>Codes\\AXIAL CODE\\Q3 b- Member experience with the club\ROLE IN THE CLUB\Event Planner\Q3 b- Member experience with the club\Event Planner</w:t>
            </w:r>
          </w:p>
        </w:tc>
      </w:tr>
      <w:tr w:rsidRPr="00CC0718" w:rsidR="00C71DC8" w:rsidTr="3A33D0EC" w14:paraId="19FAC67B" w14:textId="77777777">
        <w:trPr>
          <w:trHeight w:val="459" w:hRule="exact"/>
        </w:trPr>
        <w:tc>
          <w:tcPr>
            <w:tcW w:w="1805" w:type="dxa"/>
            <w:shd w:val="clear" w:color="auto" w:fill="FFFFFF" w:themeFill="background1"/>
            <w:tcMar/>
          </w:tcPr>
          <w:p w:rsidRPr="00CC0718" w:rsidR="00C71DC8" w:rsidP="00244814" w:rsidRDefault="00C71DC8" w14:paraId="06A317DF" w14:textId="77777777">
            <w:pPr>
              <w:rPr>
                <w:b/>
                <w:color w:val="5C83B4"/>
                <w:spacing w:val="-2"/>
                <w:sz w:val="24"/>
              </w:rPr>
            </w:pPr>
            <w:r w:rsidRPr="00CC0718">
              <w:rPr>
                <w:b/>
                <w:color w:val="5C83B4"/>
                <w:spacing w:val="-2"/>
                <w:sz w:val="24"/>
              </w:rPr>
              <w:lastRenderedPageBreak/>
              <w:t>Classification:</w:t>
            </w:r>
          </w:p>
        </w:tc>
        <w:tc>
          <w:tcPr>
            <w:tcW w:w="8912" w:type="dxa"/>
            <w:gridSpan w:val="7"/>
            <w:vMerge/>
            <w:tcMar/>
          </w:tcPr>
          <w:p w:rsidRPr="00CC0718" w:rsidR="00C71DC8" w:rsidP="00244814" w:rsidRDefault="00C71DC8" w14:paraId="39D776F1" w14:textId="77777777"/>
        </w:tc>
      </w:tr>
      <w:tr w:rsidRPr="00CC0718" w:rsidR="00C71DC8" w:rsidTr="3A33D0EC" w14:paraId="4FE32E34" w14:textId="77777777">
        <w:trPr>
          <w:trHeight w:val="444" w:hRule="exact"/>
        </w:trPr>
        <w:tc>
          <w:tcPr>
            <w:tcW w:w="1805" w:type="dxa"/>
            <w:shd w:val="clear" w:color="auto" w:fill="FFFFFF" w:themeFill="background1"/>
            <w:tcMar/>
          </w:tcPr>
          <w:p w:rsidRPr="00CC0718" w:rsidR="00C71DC8" w:rsidP="00244814" w:rsidRDefault="00C71DC8" w14:paraId="449D28BC" w14:textId="77777777">
            <w:pPr>
              <w:rPr>
                <w:b/>
                <w:color w:val="5C83B4"/>
                <w:spacing w:val="-2"/>
                <w:sz w:val="24"/>
              </w:rPr>
            </w:pPr>
            <w:r w:rsidRPr="00CC0718">
              <w:rPr>
                <w:b/>
                <w:color w:val="5C83B4"/>
                <w:spacing w:val="-2"/>
                <w:sz w:val="24"/>
              </w:rPr>
              <w:t>Aggregated:</w:t>
            </w:r>
          </w:p>
        </w:tc>
        <w:tc>
          <w:tcPr>
            <w:tcW w:w="8912" w:type="dxa"/>
            <w:gridSpan w:val="7"/>
            <w:shd w:val="clear" w:color="auto" w:fill="FFFFFF" w:themeFill="background1"/>
            <w:tcMar/>
          </w:tcPr>
          <w:p w:rsidRPr="00CC0718" w:rsidR="00C71DC8" w:rsidP="00244814" w:rsidRDefault="00C71DC8" w14:paraId="5C309C25" w14:textId="77777777">
            <w:pPr>
              <w:rPr>
                <w:b/>
                <w:color w:val="5C83B4"/>
                <w:spacing w:val="-2"/>
                <w:sz w:val="24"/>
              </w:rPr>
            </w:pPr>
            <w:r w:rsidRPr="00CC0718">
              <w:rPr>
                <w:b/>
                <w:color w:val="5C83B4"/>
                <w:spacing w:val="-2"/>
                <w:sz w:val="24"/>
              </w:rPr>
              <w:t>Yes</w:t>
            </w:r>
          </w:p>
        </w:tc>
      </w:tr>
      <w:tr w:rsidRPr="00CC0718" w:rsidR="00C71DC8" w:rsidTr="3A33D0EC" w14:paraId="53888CA1" w14:textId="77777777">
        <w:trPr>
          <w:trHeight w:val="344" w:hRule="exact"/>
        </w:trPr>
        <w:tc>
          <w:tcPr>
            <w:tcW w:w="3381" w:type="dxa"/>
            <w:gridSpan w:val="2"/>
            <w:tcBorders>
              <w:bottom w:val="single" w:color="8FB6EA" w:sz="5" w:space="0"/>
            </w:tcBorders>
            <w:shd w:val="clear" w:color="auto" w:fill="FFFFFF" w:themeFill="background1"/>
            <w:tcMar/>
          </w:tcPr>
          <w:p w:rsidRPr="00CC0718" w:rsidR="00C71DC8" w:rsidP="00244814" w:rsidRDefault="00C71DC8" w14:paraId="597056E8" w14:textId="77777777">
            <w:pPr>
              <w:rPr>
                <w:color w:val="000000"/>
                <w:spacing w:val="-2"/>
                <w:sz w:val="18"/>
              </w:rPr>
            </w:pPr>
          </w:p>
        </w:tc>
        <w:tc>
          <w:tcPr>
            <w:tcW w:w="1132" w:type="dxa"/>
            <w:tcBorders>
              <w:bottom w:val="single" w:color="8FB6EA" w:sz="5" w:space="0"/>
            </w:tcBorders>
            <w:shd w:val="clear" w:color="auto" w:fill="FFFFFF" w:themeFill="background1"/>
            <w:tcMar/>
          </w:tcPr>
          <w:p w:rsidRPr="00CC0718" w:rsidR="00C71DC8" w:rsidP="00244814" w:rsidRDefault="00C71DC8" w14:paraId="45C2F033" w14:textId="77777777">
            <w:pPr>
              <w:rPr>
                <w:color w:val="000000"/>
                <w:spacing w:val="-2"/>
                <w:sz w:val="18"/>
              </w:rPr>
            </w:pPr>
            <w:r w:rsidRPr="00CC0718">
              <w:rPr>
                <w:color w:val="000000"/>
                <w:spacing w:val="-2"/>
                <w:sz w:val="18"/>
              </w:rPr>
              <w:t>0</w:t>
            </w:r>
          </w:p>
        </w:tc>
        <w:tc>
          <w:tcPr>
            <w:tcW w:w="1576" w:type="dxa"/>
            <w:gridSpan w:val="2"/>
            <w:tcBorders>
              <w:bottom w:val="single" w:color="8FB6EA" w:sz="5" w:space="0"/>
            </w:tcBorders>
            <w:shd w:val="clear" w:color="auto" w:fill="FFFFFF" w:themeFill="background1"/>
            <w:tcMar/>
          </w:tcPr>
          <w:p w:rsidRPr="00CC0718" w:rsidR="00C71DC8" w:rsidP="00244814" w:rsidRDefault="00C71DC8" w14:paraId="6285C046" w14:textId="77777777">
            <w:pPr>
              <w:rPr>
                <w:color w:val="000000"/>
                <w:spacing w:val="-2"/>
                <w:sz w:val="18"/>
              </w:rPr>
            </w:pPr>
            <w:r w:rsidRPr="00CC0718">
              <w:rPr>
                <w:color w:val="000000"/>
                <w:spacing w:val="-2"/>
                <w:sz w:val="18"/>
              </w:rPr>
              <w:t>0</w:t>
            </w:r>
          </w:p>
        </w:tc>
        <w:tc>
          <w:tcPr>
            <w:tcW w:w="1362" w:type="dxa"/>
            <w:tcBorders>
              <w:bottom w:val="single" w:color="8FB6EA" w:sz="5" w:space="0"/>
            </w:tcBorders>
            <w:shd w:val="clear" w:color="auto" w:fill="FFFFFF" w:themeFill="background1"/>
            <w:tcMar/>
          </w:tcPr>
          <w:p w:rsidRPr="00CC0718" w:rsidR="00C71DC8" w:rsidP="00244814" w:rsidRDefault="00C71DC8" w14:paraId="402E1EE9" w14:textId="77777777">
            <w:pPr>
              <w:rPr>
                <w:color w:val="000000"/>
                <w:spacing w:val="-2"/>
                <w:sz w:val="18"/>
              </w:rPr>
            </w:pPr>
          </w:p>
        </w:tc>
        <w:tc>
          <w:tcPr>
            <w:tcW w:w="1690" w:type="dxa"/>
            <w:tcBorders>
              <w:bottom w:val="single" w:color="8FB6EA" w:sz="5" w:space="0"/>
            </w:tcBorders>
            <w:shd w:val="clear" w:color="auto" w:fill="FFFFFF" w:themeFill="background1"/>
            <w:tcMar/>
          </w:tcPr>
          <w:p w:rsidRPr="00CC0718" w:rsidR="00C71DC8" w:rsidP="00244814" w:rsidRDefault="00C71DC8" w14:paraId="4464B68C" w14:textId="77777777">
            <w:pPr>
              <w:rPr>
                <w:color w:val="000000"/>
                <w:spacing w:val="-2"/>
                <w:sz w:val="18"/>
              </w:rPr>
            </w:pPr>
          </w:p>
        </w:tc>
        <w:tc>
          <w:tcPr>
            <w:tcW w:w="1576" w:type="dxa"/>
            <w:tcBorders>
              <w:bottom w:val="single" w:color="8FB6EA" w:sz="5" w:space="0"/>
            </w:tcBorders>
            <w:shd w:val="clear" w:color="auto" w:fill="FFFFFF" w:themeFill="background1"/>
            <w:tcMar/>
          </w:tcPr>
          <w:p w:rsidRPr="00CC0718" w:rsidR="00C71DC8" w:rsidP="00244814" w:rsidRDefault="00C71DC8" w14:paraId="66BBF3E5" w14:textId="77777777">
            <w:pPr>
              <w:rPr>
                <w:color w:val="000000"/>
                <w:spacing w:val="-2"/>
                <w:sz w:val="18"/>
              </w:rPr>
            </w:pPr>
          </w:p>
        </w:tc>
      </w:tr>
      <w:tr w:rsidRPr="00CC0718" w:rsidR="00C71DC8" w:rsidTr="3A33D0EC" w14:paraId="4FC2D457" w14:textId="77777777">
        <w:trPr>
          <w:trHeight w:val="444" w:hRule="exact"/>
        </w:trPr>
        <w:tc>
          <w:tcPr>
            <w:tcW w:w="10717" w:type="dxa"/>
            <w:gridSpan w:val="8"/>
            <w:tcBorders>
              <w:top w:val="single" w:color="8FB6EA" w:sz="5" w:space="0"/>
            </w:tcBorders>
            <w:tcMar/>
          </w:tcPr>
          <w:p w:rsidRPr="00CC0718" w:rsidR="00C71DC8" w:rsidP="00244814" w:rsidRDefault="00C71DC8" w14:paraId="3887E0AB" w14:textId="77777777"/>
        </w:tc>
      </w:tr>
      <w:tr w:rsidRPr="00CC0718" w:rsidR="00C71DC8" w:rsidTr="3A33D0EC" w14:paraId="6EA54738" w14:textId="77777777">
        <w:trPr>
          <w:trHeight w:val="344" w:hRule="exact"/>
        </w:trPr>
        <w:tc>
          <w:tcPr>
            <w:tcW w:w="10717" w:type="dxa"/>
            <w:gridSpan w:val="8"/>
            <w:shd w:val="clear" w:color="auto" w:fill="FFFFFF" w:themeFill="background1"/>
            <w:tcMar/>
          </w:tcPr>
          <w:p w:rsidRPr="00CC0718" w:rsidR="00C71DC8" w:rsidP="00244814" w:rsidRDefault="00C71DC8" w14:paraId="0058EDBE" w14:textId="77777777">
            <w:pPr>
              <w:rPr>
                <w:b/>
                <w:color w:val="5C83B4"/>
                <w:spacing w:val="-2"/>
                <w:sz w:val="24"/>
              </w:rPr>
            </w:pPr>
          </w:p>
        </w:tc>
      </w:tr>
      <w:tr w:rsidRPr="00CC0718" w:rsidR="00C71DC8" w:rsidTr="3A33D0EC" w14:paraId="3433D310" w14:textId="77777777">
        <w:trPr>
          <w:trHeight w:val="444" w:hRule="exact"/>
        </w:trPr>
        <w:tc>
          <w:tcPr>
            <w:tcW w:w="1805" w:type="dxa"/>
            <w:shd w:val="clear" w:color="auto" w:fill="FFFFFF" w:themeFill="background1"/>
            <w:tcMar/>
          </w:tcPr>
          <w:p w:rsidRPr="00CC0718" w:rsidR="00C71DC8" w:rsidP="00244814" w:rsidRDefault="00C71DC8" w14:paraId="55AA2E33" w14:textId="77777777">
            <w:pPr>
              <w:rPr>
                <w:b/>
                <w:color w:val="5C83B4"/>
                <w:spacing w:val="-2"/>
                <w:sz w:val="24"/>
              </w:rPr>
            </w:pPr>
            <w:r w:rsidRPr="00CC0718">
              <w:rPr>
                <w:b/>
                <w:color w:val="5C83B4"/>
                <w:spacing w:val="-2"/>
                <w:sz w:val="24"/>
              </w:rPr>
              <w:t>Nickname:</w:t>
            </w:r>
          </w:p>
        </w:tc>
        <w:tc>
          <w:tcPr>
            <w:tcW w:w="8912" w:type="dxa"/>
            <w:gridSpan w:val="7"/>
            <w:vMerge w:val="restart"/>
            <w:shd w:val="clear" w:color="auto" w:fill="FFFFFF" w:themeFill="background1"/>
            <w:tcMar/>
          </w:tcPr>
          <w:p w:rsidRPr="00CC0718" w:rsidR="00C71DC8" w:rsidP="00244814" w:rsidRDefault="00C71DC8" w14:paraId="7CBB302B" w14:textId="77777777">
            <w:pPr>
              <w:rPr>
                <w:b/>
                <w:color w:val="5C83B4"/>
                <w:spacing w:val="-2"/>
                <w:sz w:val="24"/>
              </w:rPr>
            </w:pPr>
            <w:r w:rsidRPr="00CC0718">
              <w:rPr>
                <w:b/>
                <w:color w:val="5C83B4"/>
                <w:spacing w:val="-2"/>
                <w:sz w:val="24"/>
              </w:rPr>
              <w:t>Codes\\AXIAL CODE\\Q3 b- Member experience with the club\ROLE IN THE CLUB\Founder</w:t>
            </w:r>
          </w:p>
        </w:tc>
      </w:tr>
      <w:tr w:rsidRPr="00CC0718" w:rsidR="00C71DC8" w:rsidTr="3A33D0EC" w14:paraId="5ECCC4C6" w14:textId="77777777">
        <w:trPr>
          <w:trHeight w:val="459" w:hRule="exact"/>
        </w:trPr>
        <w:tc>
          <w:tcPr>
            <w:tcW w:w="1805" w:type="dxa"/>
            <w:shd w:val="clear" w:color="auto" w:fill="FFFFFF" w:themeFill="background1"/>
            <w:tcMar/>
          </w:tcPr>
          <w:p w:rsidRPr="00CC0718" w:rsidR="00C71DC8" w:rsidP="00244814" w:rsidRDefault="00C71DC8" w14:paraId="4334E6CD" w14:textId="77777777">
            <w:pPr>
              <w:rPr>
                <w:b/>
                <w:color w:val="5C83B4"/>
                <w:spacing w:val="-2"/>
                <w:sz w:val="24"/>
              </w:rPr>
            </w:pPr>
            <w:r w:rsidRPr="00CC0718">
              <w:rPr>
                <w:b/>
                <w:color w:val="5C83B4"/>
                <w:spacing w:val="-2"/>
                <w:sz w:val="24"/>
              </w:rPr>
              <w:t>Classification:</w:t>
            </w:r>
          </w:p>
        </w:tc>
        <w:tc>
          <w:tcPr>
            <w:tcW w:w="8912" w:type="dxa"/>
            <w:gridSpan w:val="7"/>
            <w:vMerge/>
            <w:tcMar/>
          </w:tcPr>
          <w:p w:rsidRPr="00CC0718" w:rsidR="00C71DC8" w:rsidP="00244814" w:rsidRDefault="00C71DC8" w14:paraId="5F872614" w14:textId="77777777"/>
        </w:tc>
      </w:tr>
      <w:tr w:rsidRPr="00CC0718" w:rsidR="00C71DC8" w:rsidTr="3A33D0EC" w14:paraId="2C06A780" w14:textId="77777777">
        <w:trPr>
          <w:trHeight w:val="444" w:hRule="exact"/>
        </w:trPr>
        <w:tc>
          <w:tcPr>
            <w:tcW w:w="1805" w:type="dxa"/>
            <w:shd w:val="clear" w:color="auto" w:fill="FFFFFF" w:themeFill="background1"/>
            <w:tcMar/>
          </w:tcPr>
          <w:p w:rsidRPr="00CC0718" w:rsidR="00C71DC8" w:rsidP="00244814" w:rsidRDefault="00C71DC8" w14:paraId="70A5D544" w14:textId="77777777">
            <w:pPr>
              <w:rPr>
                <w:b/>
                <w:color w:val="5C83B4"/>
                <w:spacing w:val="-2"/>
                <w:sz w:val="24"/>
              </w:rPr>
            </w:pPr>
            <w:r w:rsidRPr="00CC0718">
              <w:rPr>
                <w:b/>
                <w:color w:val="5C83B4"/>
                <w:spacing w:val="-2"/>
                <w:sz w:val="24"/>
              </w:rPr>
              <w:t>Aggregated:</w:t>
            </w:r>
          </w:p>
        </w:tc>
        <w:tc>
          <w:tcPr>
            <w:tcW w:w="8912" w:type="dxa"/>
            <w:gridSpan w:val="7"/>
            <w:shd w:val="clear" w:color="auto" w:fill="FFFFFF" w:themeFill="background1"/>
            <w:tcMar/>
          </w:tcPr>
          <w:p w:rsidRPr="00CC0718" w:rsidR="00C71DC8" w:rsidP="00244814" w:rsidRDefault="00C71DC8" w14:paraId="24F37CC7" w14:textId="77777777">
            <w:pPr>
              <w:rPr>
                <w:b/>
                <w:color w:val="5C83B4"/>
                <w:spacing w:val="-2"/>
                <w:sz w:val="24"/>
              </w:rPr>
            </w:pPr>
            <w:r w:rsidRPr="00CC0718">
              <w:rPr>
                <w:b/>
                <w:color w:val="5C83B4"/>
                <w:spacing w:val="-2"/>
                <w:sz w:val="24"/>
              </w:rPr>
              <w:t>No</w:t>
            </w:r>
          </w:p>
        </w:tc>
      </w:tr>
      <w:tr w:rsidRPr="00CC0718" w:rsidR="00C71DC8" w:rsidTr="3A33D0EC" w14:paraId="62FE3B28" w14:textId="77777777">
        <w:trPr>
          <w:trHeight w:val="344" w:hRule="exact"/>
        </w:trPr>
        <w:tc>
          <w:tcPr>
            <w:tcW w:w="3381" w:type="dxa"/>
            <w:gridSpan w:val="2"/>
            <w:tcBorders>
              <w:bottom w:val="single" w:color="8FB6EA" w:sz="5" w:space="0"/>
            </w:tcBorders>
            <w:shd w:val="clear" w:color="auto" w:fill="FFFFFF" w:themeFill="background1"/>
            <w:tcMar/>
          </w:tcPr>
          <w:p w:rsidRPr="00CC0718" w:rsidR="00C71DC8" w:rsidP="00244814" w:rsidRDefault="00C71DC8" w14:paraId="16549EBD" w14:textId="77777777">
            <w:pPr>
              <w:rPr>
                <w:color w:val="000000"/>
                <w:spacing w:val="-2"/>
                <w:sz w:val="18"/>
              </w:rPr>
            </w:pPr>
            <w:r w:rsidRPr="00CC0718">
              <w:rPr>
                <w:color w:val="000000"/>
                <w:spacing w:val="-2"/>
                <w:sz w:val="18"/>
              </w:rPr>
              <w:t>Document</w:t>
            </w:r>
          </w:p>
        </w:tc>
        <w:tc>
          <w:tcPr>
            <w:tcW w:w="1132" w:type="dxa"/>
            <w:tcBorders>
              <w:bottom w:val="single" w:color="8FB6EA" w:sz="5" w:space="0"/>
            </w:tcBorders>
            <w:shd w:val="clear" w:color="auto" w:fill="FFFFFF" w:themeFill="background1"/>
            <w:tcMar/>
          </w:tcPr>
          <w:p w:rsidRPr="00CC0718" w:rsidR="00C71DC8" w:rsidP="00244814" w:rsidRDefault="00C71DC8" w14:paraId="475A65D8" w14:textId="77777777">
            <w:pPr>
              <w:rPr>
                <w:color w:val="000000"/>
                <w:spacing w:val="-2"/>
                <w:sz w:val="18"/>
              </w:rPr>
            </w:pPr>
            <w:r w:rsidRPr="00CC0718">
              <w:rPr>
                <w:color w:val="000000"/>
                <w:spacing w:val="-2"/>
                <w:sz w:val="18"/>
              </w:rPr>
              <w:t>1</w:t>
            </w:r>
          </w:p>
        </w:tc>
        <w:tc>
          <w:tcPr>
            <w:tcW w:w="1576" w:type="dxa"/>
            <w:gridSpan w:val="2"/>
            <w:tcBorders>
              <w:bottom w:val="single" w:color="8FB6EA" w:sz="5" w:space="0"/>
            </w:tcBorders>
            <w:shd w:val="clear" w:color="auto" w:fill="FFFFFF" w:themeFill="background1"/>
            <w:tcMar/>
          </w:tcPr>
          <w:p w:rsidRPr="00CC0718" w:rsidR="00C71DC8" w:rsidP="00244814" w:rsidRDefault="00C71DC8" w14:paraId="7201D73F" w14:textId="77777777">
            <w:pPr>
              <w:rPr>
                <w:color w:val="000000"/>
                <w:spacing w:val="-2"/>
                <w:sz w:val="18"/>
              </w:rPr>
            </w:pPr>
            <w:r w:rsidRPr="00CC0718">
              <w:rPr>
                <w:color w:val="000000"/>
                <w:spacing w:val="-2"/>
                <w:sz w:val="18"/>
              </w:rPr>
              <w:t>2</w:t>
            </w:r>
          </w:p>
        </w:tc>
        <w:tc>
          <w:tcPr>
            <w:tcW w:w="1362" w:type="dxa"/>
            <w:tcBorders>
              <w:bottom w:val="single" w:color="8FB6EA" w:sz="5" w:space="0"/>
            </w:tcBorders>
            <w:shd w:val="clear" w:color="auto" w:fill="FFFFFF" w:themeFill="background1"/>
            <w:tcMar/>
          </w:tcPr>
          <w:p w:rsidRPr="00CC0718" w:rsidR="00C71DC8" w:rsidP="00244814" w:rsidRDefault="00C71DC8" w14:paraId="4BAB8C8A" w14:textId="77777777">
            <w:pPr>
              <w:rPr>
                <w:color w:val="000000"/>
                <w:spacing w:val="-2"/>
                <w:sz w:val="18"/>
              </w:rPr>
            </w:pPr>
            <w:r w:rsidRPr="00CC0718">
              <w:rPr>
                <w:color w:val="000000"/>
                <w:spacing w:val="-2"/>
                <w:sz w:val="18"/>
              </w:rPr>
              <w:t>8</w:t>
            </w:r>
          </w:p>
        </w:tc>
        <w:tc>
          <w:tcPr>
            <w:tcW w:w="1690" w:type="dxa"/>
            <w:tcBorders>
              <w:bottom w:val="single" w:color="8FB6EA" w:sz="5" w:space="0"/>
            </w:tcBorders>
            <w:shd w:val="clear" w:color="auto" w:fill="FFFFFF" w:themeFill="background1"/>
            <w:tcMar/>
          </w:tcPr>
          <w:p w:rsidRPr="00CC0718" w:rsidR="00C71DC8" w:rsidP="00244814" w:rsidRDefault="00C71DC8" w14:paraId="0F3B5F54" w14:textId="77777777">
            <w:pPr>
              <w:rPr>
                <w:color w:val="000000"/>
                <w:spacing w:val="-2"/>
                <w:sz w:val="18"/>
              </w:rPr>
            </w:pPr>
            <w:r w:rsidRPr="00CC0718">
              <w:rPr>
                <w:color w:val="000000"/>
                <w:spacing w:val="-2"/>
                <w:sz w:val="18"/>
              </w:rPr>
              <w:t>2</w:t>
            </w:r>
          </w:p>
        </w:tc>
        <w:tc>
          <w:tcPr>
            <w:tcW w:w="1576" w:type="dxa"/>
            <w:tcBorders>
              <w:bottom w:val="single" w:color="8FB6EA" w:sz="5" w:space="0"/>
            </w:tcBorders>
            <w:shd w:val="clear" w:color="auto" w:fill="FFFFFF" w:themeFill="background1"/>
            <w:tcMar/>
          </w:tcPr>
          <w:p w:rsidRPr="00CC0718" w:rsidR="00C71DC8" w:rsidP="00244814" w:rsidRDefault="00C71DC8" w14:paraId="73C4E125" w14:textId="77777777">
            <w:pPr>
              <w:rPr>
                <w:color w:val="000000"/>
                <w:spacing w:val="-2"/>
                <w:sz w:val="18"/>
              </w:rPr>
            </w:pPr>
          </w:p>
        </w:tc>
      </w:tr>
      <w:tr w:rsidRPr="00CC0718" w:rsidR="00C71DC8" w:rsidTr="3A33D0EC" w14:paraId="2DB8D2FA" w14:textId="77777777">
        <w:trPr>
          <w:trHeight w:val="888" w:hRule="exact"/>
        </w:trPr>
        <w:tc>
          <w:tcPr>
            <w:tcW w:w="10717" w:type="dxa"/>
            <w:gridSpan w:val="8"/>
            <w:tcBorders>
              <w:top w:val="single" w:color="8FB6EA" w:sz="5" w:space="0"/>
            </w:tcBorders>
            <w:tcMar/>
          </w:tcPr>
          <w:p w:rsidRPr="00CC0718" w:rsidR="00C71DC8" w:rsidP="00244814" w:rsidRDefault="00C71DC8" w14:paraId="4E304AF7" w14:textId="77777777"/>
        </w:tc>
      </w:tr>
      <w:tr w:rsidRPr="00CC0718" w:rsidR="00C71DC8" w:rsidTr="3A33D0EC" w14:paraId="7A7CE22F" w14:textId="77777777">
        <w:trPr>
          <w:trHeight w:val="888" w:hRule="exact"/>
        </w:trPr>
        <w:tc>
          <w:tcPr>
            <w:tcW w:w="10717" w:type="dxa"/>
            <w:gridSpan w:val="8"/>
            <w:tcMar/>
          </w:tcPr>
          <w:p w:rsidRPr="00CC0718" w:rsidR="00C71DC8" w:rsidP="00244814" w:rsidRDefault="00C71DC8" w14:paraId="26829438" w14:textId="77777777"/>
        </w:tc>
      </w:tr>
      <w:tr w:rsidRPr="00CC0718" w:rsidR="00C71DC8" w:rsidTr="3A33D0EC" w14:paraId="64C917CE" w14:textId="77777777">
        <w:trPr>
          <w:trHeight w:val="459" w:hRule="exact"/>
        </w:trPr>
        <w:tc>
          <w:tcPr>
            <w:tcW w:w="5359" w:type="dxa"/>
            <w:gridSpan w:val="4"/>
            <w:shd w:val="clear" w:color="auto" w:fill="FFFFFF" w:themeFill="background1"/>
            <w:tcMar/>
          </w:tcPr>
          <w:p w:rsidRPr="00CC0718" w:rsidR="00C71DC8" w:rsidP="00244814" w:rsidRDefault="00C71DC8" w14:paraId="23FE2DF8" w14:textId="77777777">
            <w:pPr>
              <w:jc w:val="right"/>
              <w:rPr>
                <w:color w:val="000066"/>
                <w:spacing w:val="-2"/>
                <w:sz w:val="16"/>
              </w:rPr>
            </w:pPr>
            <w:r w:rsidRPr="00CC0718">
              <w:rPr>
                <w:color w:val="000066"/>
                <w:spacing w:val="-2"/>
                <w:sz w:val="16"/>
              </w:rPr>
              <w:t>Formatted Reports\\Code Summary Formatted Report</w:t>
            </w:r>
          </w:p>
        </w:tc>
        <w:tc>
          <w:tcPr>
            <w:tcW w:w="5358" w:type="dxa"/>
            <w:gridSpan w:val="4"/>
            <w:shd w:val="clear" w:color="auto" w:fill="FFFFFF" w:themeFill="background1"/>
            <w:tcMar/>
          </w:tcPr>
          <w:p w:rsidRPr="00CC0718" w:rsidR="00C71DC8" w:rsidP="00244814" w:rsidRDefault="00C71DC8" w14:paraId="69365789" w14:textId="77777777">
            <w:pPr>
              <w:jc w:val="right"/>
              <w:rPr>
                <w:color w:val="000066"/>
                <w:spacing w:val="-2"/>
                <w:sz w:val="16"/>
              </w:rPr>
            </w:pPr>
            <w:r w:rsidRPr="00CC0718">
              <w:rPr>
                <w:color w:val="000066"/>
                <w:spacing w:val="-2"/>
                <w:sz w:val="16"/>
              </w:rPr>
              <w:t>Page 47 of 104</w:t>
            </w:r>
          </w:p>
        </w:tc>
      </w:tr>
      <w:tr w:rsidRPr="00CC0718" w:rsidR="00C71DC8" w:rsidTr="3A33D0EC" w14:paraId="3C5E35AB" w14:textId="77777777">
        <w:trPr>
          <w:trHeight w:val="444" w:hRule="exact"/>
        </w:trPr>
        <w:tc>
          <w:tcPr>
            <w:tcW w:w="10717" w:type="dxa"/>
            <w:gridSpan w:val="8"/>
            <w:shd w:val="clear" w:color="auto" w:fill="FFFFFF" w:themeFill="background1"/>
            <w:tcMar/>
            <w:vAlign w:val="center"/>
          </w:tcPr>
          <w:p w:rsidRPr="00CC0718" w:rsidR="00C71DC8" w:rsidP="00244814" w:rsidRDefault="00C71DC8" w14:paraId="11A32F67" w14:textId="77777777">
            <w:pPr>
              <w:jc w:val="right"/>
              <w:rPr>
                <w:color w:val="000066"/>
                <w:spacing w:val="-2"/>
                <w:sz w:val="16"/>
              </w:rPr>
            </w:pPr>
            <w:r w:rsidRPr="00CC0718">
              <w:rPr>
                <w:color w:val="000066"/>
                <w:spacing w:val="-2"/>
                <w:sz w:val="16"/>
              </w:rPr>
              <w:t>11/13/2024 3:39 PM</w:t>
            </w:r>
          </w:p>
        </w:tc>
      </w:tr>
      <w:tr w:rsidRPr="00CC0718" w:rsidR="00C71DC8" w:rsidTr="3A33D0EC" w14:paraId="1E9D3D6D" w14:textId="77777777">
        <w:trPr>
          <w:trHeight w:val="459" w:hRule="exact"/>
        </w:trPr>
        <w:tc>
          <w:tcPr>
            <w:tcW w:w="3381" w:type="dxa"/>
            <w:gridSpan w:val="2"/>
            <w:shd w:val="clear" w:color="auto" w:fill="8FB6EA"/>
            <w:tcMar/>
          </w:tcPr>
          <w:p w:rsidRPr="00CC0718" w:rsidR="00C71DC8" w:rsidP="00244814" w:rsidRDefault="00C71DC8" w14:paraId="053DC441" w14:textId="77777777">
            <w:pPr>
              <w:rPr>
                <w:b/>
                <w:color w:val="000066"/>
                <w:spacing w:val="-2"/>
                <w:sz w:val="18"/>
              </w:rPr>
            </w:pPr>
            <w:r w:rsidRPr="00CC0718">
              <w:rPr>
                <w:b/>
                <w:color w:val="000066"/>
                <w:spacing w:val="-2"/>
                <w:sz w:val="18"/>
              </w:rPr>
              <w:t>File Type</w:t>
            </w:r>
          </w:p>
        </w:tc>
        <w:tc>
          <w:tcPr>
            <w:tcW w:w="1132" w:type="dxa"/>
            <w:shd w:val="clear" w:color="auto" w:fill="8FB6EA"/>
            <w:tcMar/>
          </w:tcPr>
          <w:p w:rsidRPr="00CC0718" w:rsidR="00C71DC8" w:rsidP="00244814" w:rsidRDefault="00C71DC8" w14:paraId="2D9EB101" w14:textId="77777777">
            <w:pPr>
              <w:rPr>
                <w:b/>
                <w:color w:val="000066"/>
                <w:spacing w:val="-2"/>
                <w:sz w:val="18"/>
              </w:rPr>
            </w:pPr>
            <w:r w:rsidRPr="00CC0718">
              <w:rPr>
                <w:b/>
                <w:color w:val="000066"/>
                <w:spacing w:val="-2"/>
                <w:sz w:val="18"/>
              </w:rPr>
              <w:t>Number of Files</w:t>
            </w:r>
          </w:p>
        </w:tc>
        <w:tc>
          <w:tcPr>
            <w:tcW w:w="1576" w:type="dxa"/>
            <w:gridSpan w:val="2"/>
            <w:shd w:val="clear" w:color="auto" w:fill="8FB6EA"/>
            <w:tcMar/>
          </w:tcPr>
          <w:p w:rsidRPr="00CC0718" w:rsidR="00C71DC8" w:rsidP="00244814" w:rsidRDefault="00C71DC8" w14:paraId="3BF94077" w14:textId="77777777">
            <w:pPr>
              <w:rPr>
                <w:b/>
                <w:color w:val="000066"/>
                <w:spacing w:val="-2"/>
                <w:sz w:val="18"/>
              </w:rPr>
            </w:pPr>
            <w:r w:rsidRPr="00CC0718">
              <w:rPr>
                <w:b/>
                <w:color w:val="000066"/>
                <w:spacing w:val="-2"/>
                <w:sz w:val="18"/>
              </w:rPr>
              <w:t>Number of Coding References</w:t>
            </w:r>
          </w:p>
        </w:tc>
        <w:tc>
          <w:tcPr>
            <w:tcW w:w="1362" w:type="dxa"/>
            <w:shd w:val="clear" w:color="auto" w:fill="8FB6EA"/>
            <w:tcMar/>
          </w:tcPr>
          <w:p w:rsidRPr="00CC0718" w:rsidR="00C71DC8" w:rsidP="00244814" w:rsidRDefault="00C71DC8" w14:paraId="642AEB8C" w14:textId="77777777">
            <w:pPr>
              <w:rPr>
                <w:b/>
                <w:color w:val="000066"/>
                <w:spacing w:val="-2"/>
                <w:sz w:val="18"/>
              </w:rPr>
            </w:pPr>
            <w:r w:rsidRPr="00CC0718">
              <w:rPr>
                <w:b/>
                <w:color w:val="000066"/>
                <w:spacing w:val="-2"/>
                <w:sz w:val="18"/>
              </w:rPr>
              <w:t>Number of Words Coded</w:t>
            </w:r>
          </w:p>
        </w:tc>
        <w:tc>
          <w:tcPr>
            <w:tcW w:w="1690" w:type="dxa"/>
            <w:shd w:val="clear" w:color="auto" w:fill="8FB6EA"/>
            <w:tcMar/>
          </w:tcPr>
          <w:p w:rsidRPr="00CC0718" w:rsidR="00C71DC8" w:rsidP="00244814" w:rsidRDefault="00C71DC8" w14:paraId="5D9B3D4A" w14:textId="77777777">
            <w:pPr>
              <w:rPr>
                <w:b/>
                <w:color w:val="000066"/>
                <w:spacing w:val="-2"/>
                <w:sz w:val="18"/>
              </w:rPr>
            </w:pPr>
            <w:r w:rsidRPr="00CC0718">
              <w:rPr>
                <w:b/>
                <w:color w:val="000066"/>
                <w:spacing w:val="-2"/>
                <w:sz w:val="18"/>
              </w:rPr>
              <w:t>Number of Paragraphs Coded</w:t>
            </w:r>
          </w:p>
        </w:tc>
        <w:tc>
          <w:tcPr>
            <w:tcW w:w="1576" w:type="dxa"/>
            <w:shd w:val="clear" w:color="auto" w:fill="8FB6EA"/>
            <w:tcMar/>
          </w:tcPr>
          <w:p w:rsidRPr="00CC0718" w:rsidR="00C71DC8" w:rsidP="00244814" w:rsidRDefault="00C71DC8" w14:paraId="278B1B26" w14:textId="77777777">
            <w:pPr>
              <w:rPr>
                <w:b/>
                <w:color w:val="000066"/>
                <w:spacing w:val="-2"/>
                <w:sz w:val="18"/>
              </w:rPr>
            </w:pPr>
            <w:r w:rsidRPr="00CC0718">
              <w:rPr>
                <w:b/>
                <w:color w:val="000066"/>
                <w:spacing w:val="-2"/>
                <w:sz w:val="18"/>
              </w:rPr>
              <w:t>Duration Coded</w:t>
            </w:r>
          </w:p>
        </w:tc>
      </w:tr>
      <w:tr w:rsidRPr="00CC0718" w:rsidR="00C71DC8" w:rsidTr="3A33D0EC" w14:paraId="66223810" w14:textId="77777777">
        <w:trPr>
          <w:trHeight w:val="343" w:hRule="exact"/>
        </w:trPr>
        <w:tc>
          <w:tcPr>
            <w:tcW w:w="10717" w:type="dxa"/>
            <w:gridSpan w:val="8"/>
            <w:shd w:val="clear" w:color="auto" w:fill="FFFFFF" w:themeFill="background1"/>
            <w:tcMar/>
          </w:tcPr>
          <w:p w:rsidRPr="00CC0718" w:rsidR="00C71DC8" w:rsidP="00244814" w:rsidRDefault="00C71DC8" w14:paraId="114A300E" w14:textId="77777777">
            <w:pPr>
              <w:rPr>
                <w:b/>
                <w:color w:val="5C83B4"/>
                <w:spacing w:val="-2"/>
                <w:sz w:val="24"/>
              </w:rPr>
            </w:pPr>
          </w:p>
        </w:tc>
      </w:tr>
      <w:tr w:rsidRPr="00CC0718" w:rsidR="00C71DC8" w:rsidTr="3A33D0EC" w14:paraId="78F61E3E" w14:textId="77777777">
        <w:trPr>
          <w:trHeight w:val="459" w:hRule="exact"/>
        </w:trPr>
        <w:tc>
          <w:tcPr>
            <w:tcW w:w="1805" w:type="dxa"/>
            <w:shd w:val="clear" w:color="auto" w:fill="FFFFFF" w:themeFill="background1"/>
            <w:tcMar/>
          </w:tcPr>
          <w:p w:rsidRPr="00CC0718" w:rsidR="00C71DC8" w:rsidP="00244814" w:rsidRDefault="00C71DC8" w14:paraId="49CDB9BE" w14:textId="77777777">
            <w:pPr>
              <w:rPr>
                <w:b/>
                <w:color w:val="5C83B4"/>
                <w:spacing w:val="-2"/>
                <w:sz w:val="24"/>
              </w:rPr>
            </w:pPr>
            <w:r w:rsidRPr="00CC0718">
              <w:rPr>
                <w:b/>
                <w:color w:val="5C83B4"/>
                <w:spacing w:val="-2"/>
                <w:sz w:val="24"/>
              </w:rPr>
              <w:t>Nickname:</w:t>
            </w:r>
          </w:p>
        </w:tc>
        <w:tc>
          <w:tcPr>
            <w:tcW w:w="8912" w:type="dxa"/>
            <w:gridSpan w:val="7"/>
            <w:vMerge w:val="restart"/>
            <w:shd w:val="clear" w:color="auto" w:fill="FFFFFF" w:themeFill="background1"/>
            <w:tcMar/>
          </w:tcPr>
          <w:p w:rsidRPr="00CC0718" w:rsidR="00C71DC8" w:rsidP="00244814" w:rsidRDefault="00C71DC8" w14:paraId="745B987E" w14:textId="77777777">
            <w:pPr>
              <w:rPr>
                <w:b/>
                <w:color w:val="5C83B4"/>
                <w:spacing w:val="-2"/>
                <w:sz w:val="24"/>
              </w:rPr>
            </w:pPr>
            <w:r w:rsidRPr="00CC0718">
              <w:rPr>
                <w:b/>
                <w:color w:val="5C83B4"/>
                <w:spacing w:val="-2"/>
                <w:sz w:val="24"/>
              </w:rPr>
              <w:t>Codes\\AXIAL CODE\\Q3 b- Member experience with the club\ROLE IN THE CLUB\Full time member</w:t>
            </w:r>
          </w:p>
        </w:tc>
      </w:tr>
      <w:tr w:rsidRPr="00CC0718" w:rsidR="00C71DC8" w:rsidTr="3A33D0EC" w14:paraId="5455C8E9" w14:textId="77777777">
        <w:trPr>
          <w:trHeight w:val="444" w:hRule="exact"/>
        </w:trPr>
        <w:tc>
          <w:tcPr>
            <w:tcW w:w="1805" w:type="dxa"/>
            <w:shd w:val="clear" w:color="auto" w:fill="FFFFFF" w:themeFill="background1"/>
            <w:tcMar/>
          </w:tcPr>
          <w:p w:rsidRPr="00CC0718" w:rsidR="00C71DC8" w:rsidP="00244814" w:rsidRDefault="00C71DC8" w14:paraId="14F33620" w14:textId="77777777">
            <w:pPr>
              <w:rPr>
                <w:b/>
                <w:color w:val="5C83B4"/>
                <w:spacing w:val="-2"/>
                <w:sz w:val="24"/>
              </w:rPr>
            </w:pPr>
            <w:r w:rsidRPr="00CC0718">
              <w:rPr>
                <w:b/>
                <w:color w:val="5C83B4"/>
                <w:spacing w:val="-2"/>
                <w:sz w:val="24"/>
              </w:rPr>
              <w:t>Classification:</w:t>
            </w:r>
          </w:p>
        </w:tc>
        <w:tc>
          <w:tcPr>
            <w:tcW w:w="8912" w:type="dxa"/>
            <w:gridSpan w:val="7"/>
            <w:vMerge/>
            <w:tcMar/>
          </w:tcPr>
          <w:p w:rsidRPr="00CC0718" w:rsidR="00C71DC8" w:rsidP="00244814" w:rsidRDefault="00C71DC8" w14:paraId="51701801" w14:textId="77777777"/>
        </w:tc>
      </w:tr>
      <w:tr w:rsidRPr="00CC0718" w:rsidR="00C71DC8" w:rsidTr="3A33D0EC" w14:paraId="161851D6" w14:textId="77777777">
        <w:trPr>
          <w:trHeight w:val="444" w:hRule="exact"/>
        </w:trPr>
        <w:tc>
          <w:tcPr>
            <w:tcW w:w="1805" w:type="dxa"/>
            <w:shd w:val="clear" w:color="auto" w:fill="FFFFFF" w:themeFill="background1"/>
            <w:tcMar/>
          </w:tcPr>
          <w:p w:rsidRPr="00CC0718" w:rsidR="00C71DC8" w:rsidP="00244814" w:rsidRDefault="00C71DC8" w14:paraId="7A0977B8" w14:textId="77777777">
            <w:pPr>
              <w:rPr>
                <w:b/>
                <w:color w:val="5C83B4"/>
                <w:spacing w:val="-2"/>
                <w:sz w:val="24"/>
              </w:rPr>
            </w:pPr>
            <w:r w:rsidRPr="00CC0718">
              <w:rPr>
                <w:b/>
                <w:color w:val="5C83B4"/>
                <w:spacing w:val="-2"/>
                <w:sz w:val="24"/>
              </w:rPr>
              <w:t>Aggregated:</w:t>
            </w:r>
          </w:p>
        </w:tc>
        <w:tc>
          <w:tcPr>
            <w:tcW w:w="8912" w:type="dxa"/>
            <w:gridSpan w:val="7"/>
            <w:shd w:val="clear" w:color="auto" w:fill="FFFFFF" w:themeFill="background1"/>
            <w:tcMar/>
          </w:tcPr>
          <w:p w:rsidRPr="00CC0718" w:rsidR="00C71DC8" w:rsidP="00244814" w:rsidRDefault="00C71DC8" w14:paraId="5842CF52" w14:textId="77777777">
            <w:pPr>
              <w:rPr>
                <w:b/>
                <w:color w:val="5C83B4"/>
                <w:spacing w:val="-2"/>
                <w:sz w:val="24"/>
              </w:rPr>
            </w:pPr>
            <w:r w:rsidRPr="00CC0718">
              <w:rPr>
                <w:b/>
                <w:color w:val="5C83B4"/>
                <w:spacing w:val="-2"/>
                <w:sz w:val="24"/>
              </w:rPr>
              <w:t>No</w:t>
            </w:r>
          </w:p>
        </w:tc>
      </w:tr>
      <w:tr w:rsidRPr="00CC0718" w:rsidR="00C71DC8" w:rsidTr="3A33D0EC" w14:paraId="023FBC8A" w14:textId="77777777">
        <w:trPr>
          <w:trHeight w:val="344" w:hRule="exact"/>
        </w:trPr>
        <w:tc>
          <w:tcPr>
            <w:tcW w:w="3381" w:type="dxa"/>
            <w:gridSpan w:val="2"/>
            <w:tcBorders>
              <w:bottom w:val="single" w:color="8FB6EA" w:sz="5" w:space="0"/>
            </w:tcBorders>
            <w:shd w:val="clear" w:color="auto" w:fill="FFFFFF" w:themeFill="background1"/>
            <w:tcMar/>
          </w:tcPr>
          <w:p w:rsidRPr="00CC0718" w:rsidR="00C71DC8" w:rsidP="00244814" w:rsidRDefault="00C71DC8" w14:paraId="3E083870" w14:textId="77777777">
            <w:pPr>
              <w:rPr>
                <w:color w:val="000000"/>
                <w:spacing w:val="-2"/>
                <w:sz w:val="18"/>
              </w:rPr>
            </w:pPr>
            <w:r w:rsidRPr="00CC0718">
              <w:rPr>
                <w:color w:val="000000"/>
                <w:spacing w:val="-2"/>
                <w:sz w:val="18"/>
              </w:rPr>
              <w:t>Document</w:t>
            </w:r>
          </w:p>
        </w:tc>
        <w:tc>
          <w:tcPr>
            <w:tcW w:w="1132" w:type="dxa"/>
            <w:tcBorders>
              <w:bottom w:val="single" w:color="8FB6EA" w:sz="5" w:space="0"/>
            </w:tcBorders>
            <w:shd w:val="clear" w:color="auto" w:fill="FFFFFF" w:themeFill="background1"/>
            <w:tcMar/>
          </w:tcPr>
          <w:p w:rsidRPr="00CC0718" w:rsidR="00C71DC8" w:rsidP="00244814" w:rsidRDefault="00C71DC8" w14:paraId="5C69F548" w14:textId="77777777">
            <w:pPr>
              <w:rPr>
                <w:color w:val="000000"/>
                <w:spacing w:val="-2"/>
                <w:sz w:val="18"/>
              </w:rPr>
            </w:pPr>
            <w:r w:rsidRPr="00CC0718">
              <w:rPr>
                <w:color w:val="000000"/>
                <w:spacing w:val="-2"/>
                <w:sz w:val="18"/>
              </w:rPr>
              <w:t>1</w:t>
            </w:r>
          </w:p>
        </w:tc>
        <w:tc>
          <w:tcPr>
            <w:tcW w:w="1576" w:type="dxa"/>
            <w:gridSpan w:val="2"/>
            <w:tcBorders>
              <w:bottom w:val="single" w:color="8FB6EA" w:sz="5" w:space="0"/>
            </w:tcBorders>
            <w:shd w:val="clear" w:color="auto" w:fill="FFFFFF" w:themeFill="background1"/>
            <w:tcMar/>
          </w:tcPr>
          <w:p w:rsidRPr="00CC0718" w:rsidR="00C71DC8" w:rsidP="00244814" w:rsidRDefault="00C71DC8" w14:paraId="67F3A7C4" w14:textId="77777777">
            <w:pPr>
              <w:rPr>
                <w:color w:val="000000"/>
                <w:spacing w:val="-2"/>
                <w:sz w:val="18"/>
              </w:rPr>
            </w:pPr>
            <w:r w:rsidRPr="00CC0718">
              <w:rPr>
                <w:color w:val="000000"/>
                <w:spacing w:val="-2"/>
                <w:sz w:val="18"/>
              </w:rPr>
              <w:t>1</w:t>
            </w:r>
          </w:p>
        </w:tc>
        <w:tc>
          <w:tcPr>
            <w:tcW w:w="1362" w:type="dxa"/>
            <w:tcBorders>
              <w:bottom w:val="single" w:color="8FB6EA" w:sz="5" w:space="0"/>
            </w:tcBorders>
            <w:shd w:val="clear" w:color="auto" w:fill="FFFFFF" w:themeFill="background1"/>
            <w:tcMar/>
          </w:tcPr>
          <w:p w:rsidRPr="00CC0718" w:rsidR="00C71DC8" w:rsidP="00244814" w:rsidRDefault="00C71DC8" w14:paraId="0977F787" w14:textId="77777777">
            <w:pPr>
              <w:rPr>
                <w:color w:val="000000"/>
                <w:spacing w:val="-2"/>
                <w:sz w:val="18"/>
              </w:rPr>
            </w:pPr>
            <w:r w:rsidRPr="00CC0718">
              <w:rPr>
                <w:color w:val="000000"/>
                <w:spacing w:val="-2"/>
                <w:sz w:val="18"/>
              </w:rPr>
              <w:t>5</w:t>
            </w:r>
          </w:p>
        </w:tc>
        <w:tc>
          <w:tcPr>
            <w:tcW w:w="1690" w:type="dxa"/>
            <w:tcBorders>
              <w:bottom w:val="single" w:color="8FB6EA" w:sz="5" w:space="0"/>
            </w:tcBorders>
            <w:shd w:val="clear" w:color="auto" w:fill="FFFFFF" w:themeFill="background1"/>
            <w:tcMar/>
          </w:tcPr>
          <w:p w:rsidRPr="00CC0718" w:rsidR="00C71DC8" w:rsidP="00244814" w:rsidRDefault="00C71DC8" w14:paraId="5A5FAA0B" w14:textId="77777777">
            <w:pPr>
              <w:rPr>
                <w:color w:val="000000"/>
                <w:spacing w:val="-2"/>
                <w:sz w:val="18"/>
              </w:rPr>
            </w:pPr>
            <w:r w:rsidRPr="00CC0718">
              <w:rPr>
                <w:color w:val="000000"/>
                <w:spacing w:val="-2"/>
                <w:sz w:val="18"/>
              </w:rPr>
              <w:t>1</w:t>
            </w:r>
          </w:p>
        </w:tc>
        <w:tc>
          <w:tcPr>
            <w:tcW w:w="1576" w:type="dxa"/>
            <w:tcBorders>
              <w:bottom w:val="single" w:color="8FB6EA" w:sz="5" w:space="0"/>
            </w:tcBorders>
            <w:shd w:val="clear" w:color="auto" w:fill="FFFFFF" w:themeFill="background1"/>
            <w:tcMar/>
          </w:tcPr>
          <w:p w:rsidRPr="00CC0718" w:rsidR="00C71DC8" w:rsidP="00244814" w:rsidRDefault="00C71DC8" w14:paraId="230B4416" w14:textId="77777777">
            <w:pPr>
              <w:rPr>
                <w:color w:val="000000"/>
                <w:spacing w:val="-2"/>
                <w:sz w:val="18"/>
              </w:rPr>
            </w:pPr>
          </w:p>
        </w:tc>
      </w:tr>
      <w:tr w:rsidRPr="00CC0718" w:rsidR="00C71DC8" w:rsidTr="3A33D0EC" w14:paraId="7F281ADD" w14:textId="77777777">
        <w:trPr>
          <w:trHeight w:val="459" w:hRule="exact"/>
        </w:trPr>
        <w:tc>
          <w:tcPr>
            <w:tcW w:w="10717" w:type="dxa"/>
            <w:gridSpan w:val="8"/>
            <w:tcBorders>
              <w:top w:val="single" w:color="8FB6EA" w:sz="5" w:space="0"/>
            </w:tcBorders>
            <w:tcMar/>
          </w:tcPr>
          <w:p w:rsidRPr="00CC0718" w:rsidR="00C71DC8" w:rsidP="00244814" w:rsidRDefault="00C71DC8" w14:paraId="6230A49E" w14:textId="77777777"/>
        </w:tc>
      </w:tr>
      <w:tr w:rsidRPr="00CC0718" w:rsidR="00C71DC8" w:rsidTr="3A33D0EC" w14:paraId="28035F9D" w14:textId="77777777">
        <w:trPr>
          <w:trHeight w:val="329" w:hRule="exact"/>
        </w:trPr>
        <w:tc>
          <w:tcPr>
            <w:tcW w:w="10717" w:type="dxa"/>
            <w:gridSpan w:val="8"/>
            <w:shd w:val="clear" w:color="auto" w:fill="FFFFFF" w:themeFill="background1"/>
            <w:tcMar/>
          </w:tcPr>
          <w:p w:rsidRPr="00CC0718" w:rsidR="00C71DC8" w:rsidP="00244814" w:rsidRDefault="00C71DC8" w14:paraId="409B7C7B" w14:textId="77777777">
            <w:pPr>
              <w:rPr>
                <w:b/>
                <w:color w:val="5C83B4"/>
                <w:spacing w:val="-2"/>
                <w:sz w:val="24"/>
              </w:rPr>
            </w:pPr>
          </w:p>
        </w:tc>
      </w:tr>
      <w:tr w:rsidRPr="00CC0718" w:rsidR="00C71DC8" w:rsidTr="3A33D0EC" w14:paraId="12D6F03B" w14:textId="77777777">
        <w:trPr>
          <w:trHeight w:val="459" w:hRule="exact"/>
        </w:trPr>
        <w:tc>
          <w:tcPr>
            <w:tcW w:w="1805" w:type="dxa"/>
            <w:shd w:val="clear" w:color="auto" w:fill="FFFFFF" w:themeFill="background1"/>
            <w:tcMar/>
          </w:tcPr>
          <w:p w:rsidRPr="00CC0718" w:rsidR="00C71DC8" w:rsidP="00244814" w:rsidRDefault="00C71DC8" w14:paraId="2477D737" w14:textId="77777777">
            <w:pPr>
              <w:rPr>
                <w:b/>
                <w:color w:val="5C83B4"/>
                <w:spacing w:val="-2"/>
                <w:sz w:val="24"/>
              </w:rPr>
            </w:pPr>
            <w:r w:rsidRPr="00CC0718">
              <w:rPr>
                <w:b/>
                <w:color w:val="5C83B4"/>
                <w:spacing w:val="-2"/>
                <w:sz w:val="24"/>
              </w:rPr>
              <w:t>Nickname:</w:t>
            </w:r>
          </w:p>
        </w:tc>
        <w:tc>
          <w:tcPr>
            <w:tcW w:w="8912" w:type="dxa"/>
            <w:gridSpan w:val="7"/>
            <w:vMerge w:val="restart"/>
            <w:shd w:val="clear" w:color="auto" w:fill="FFFFFF" w:themeFill="background1"/>
            <w:tcMar/>
          </w:tcPr>
          <w:p w:rsidRPr="00CC0718" w:rsidR="00C71DC8" w:rsidP="00244814" w:rsidRDefault="00C71DC8" w14:paraId="24880FE8" w14:textId="77777777">
            <w:pPr>
              <w:rPr>
                <w:b/>
                <w:color w:val="5C83B4"/>
                <w:spacing w:val="-2"/>
                <w:sz w:val="24"/>
              </w:rPr>
            </w:pPr>
            <w:r w:rsidRPr="00CC0718">
              <w:rPr>
                <w:b/>
                <w:color w:val="5C83B4"/>
                <w:spacing w:val="-2"/>
                <w:sz w:val="24"/>
              </w:rPr>
              <w:t>Codes\\AXIAL CODE\\Q3 b- Member experience with the club\ROLE IN THE CLUB\I Manage Production</w:t>
            </w:r>
          </w:p>
        </w:tc>
      </w:tr>
      <w:tr w:rsidRPr="00CC0718" w:rsidR="00C71DC8" w:rsidTr="3A33D0EC" w14:paraId="22704031" w14:textId="77777777">
        <w:trPr>
          <w:trHeight w:val="444" w:hRule="exact"/>
        </w:trPr>
        <w:tc>
          <w:tcPr>
            <w:tcW w:w="1805" w:type="dxa"/>
            <w:shd w:val="clear" w:color="auto" w:fill="FFFFFF" w:themeFill="background1"/>
            <w:tcMar/>
          </w:tcPr>
          <w:p w:rsidRPr="00CC0718" w:rsidR="00C71DC8" w:rsidP="00244814" w:rsidRDefault="00C71DC8" w14:paraId="5ACABCB5" w14:textId="77777777">
            <w:pPr>
              <w:rPr>
                <w:b/>
                <w:color w:val="5C83B4"/>
                <w:spacing w:val="-2"/>
                <w:sz w:val="24"/>
              </w:rPr>
            </w:pPr>
            <w:r w:rsidRPr="00CC0718">
              <w:rPr>
                <w:b/>
                <w:color w:val="5C83B4"/>
                <w:spacing w:val="-2"/>
                <w:sz w:val="24"/>
              </w:rPr>
              <w:t>Classification:</w:t>
            </w:r>
          </w:p>
        </w:tc>
        <w:tc>
          <w:tcPr>
            <w:tcW w:w="8912" w:type="dxa"/>
            <w:gridSpan w:val="7"/>
            <w:vMerge/>
            <w:tcMar/>
          </w:tcPr>
          <w:p w:rsidRPr="00CC0718" w:rsidR="00C71DC8" w:rsidP="00244814" w:rsidRDefault="00C71DC8" w14:paraId="2EB64B37" w14:textId="77777777"/>
        </w:tc>
      </w:tr>
      <w:tr w:rsidRPr="00CC0718" w:rsidR="00C71DC8" w:rsidTr="3A33D0EC" w14:paraId="49426077" w14:textId="77777777">
        <w:trPr>
          <w:trHeight w:val="458" w:hRule="exact"/>
        </w:trPr>
        <w:tc>
          <w:tcPr>
            <w:tcW w:w="1805" w:type="dxa"/>
            <w:shd w:val="clear" w:color="auto" w:fill="FFFFFF" w:themeFill="background1"/>
            <w:tcMar/>
          </w:tcPr>
          <w:p w:rsidRPr="00CC0718" w:rsidR="00C71DC8" w:rsidP="00244814" w:rsidRDefault="00C71DC8" w14:paraId="475B6F04" w14:textId="77777777">
            <w:pPr>
              <w:rPr>
                <w:b/>
                <w:color w:val="5C83B4"/>
                <w:spacing w:val="-2"/>
                <w:sz w:val="24"/>
              </w:rPr>
            </w:pPr>
            <w:r w:rsidRPr="00CC0718">
              <w:rPr>
                <w:b/>
                <w:color w:val="5C83B4"/>
                <w:spacing w:val="-2"/>
                <w:sz w:val="24"/>
              </w:rPr>
              <w:t>Aggregated:</w:t>
            </w:r>
          </w:p>
        </w:tc>
        <w:tc>
          <w:tcPr>
            <w:tcW w:w="8912" w:type="dxa"/>
            <w:gridSpan w:val="7"/>
            <w:shd w:val="clear" w:color="auto" w:fill="FFFFFF" w:themeFill="background1"/>
            <w:tcMar/>
          </w:tcPr>
          <w:p w:rsidRPr="00CC0718" w:rsidR="00C71DC8" w:rsidP="00244814" w:rsidRDefault="00C71DC8" w14:paraId="19BED6C7" w14:textId="77777777">
            <w:pPr>
              <w:rPr>
                <w:b/>
                <w:color w:val="5C83B4"/>
                <w:spacing w:val="-2"/>
                <w:sz w:val="24"/>
              </w:rPr>
            </w:pPr>
            <w:r w:rsidRPr="00CC0718">
              <w:rPr>
                <w:b/>
                <w:color w:val="5C83B4"/>
                <w:spacing w:val="-2"/>
                <w:sz w:val="24"/>
              </w:rPr>
              <w:t>Yes</w:t>
            </w:r>
          </w:p>
        </w:tc>
      </w:tr>
      <w:tr w:rsidRPr="00CC0718" w:rsidR="00C71DC8" w:rsidTr="3A33D0EC" w14:paraId="0B3D3D1E" w14:textId="77777777">
        <w:trPr>
          <w:trHeight w:val="330" w:hRule="exact"/>
        </w:trPr>
        <w:tc>
          <w:tcPr>
            <w:tcW w:w="3381" w:type="dxa"/>
            <w:gridSpan w:val="2"/>
            <w:tcBorders>
              <w:bottom w:val="single" w:color="8FB6EA" w:sz="5" w:space="0"/>
            </w:tcBorders>
            <w:shd w:val="clear" w:color="auto" w:fill="FFFFFF" w:themeFill="background1"/>
            <w:tcMar/>
          </w:tcPr>
          <w:p w:rsidRPr="00CC0718" w:rsidR="00C71DC8" w:rsidP="00244814" w:rsidRDefault="00C71DC8" w14:paraId="127B9CB6" w14:textId="77777777">
            <w:pPr>
              <w:rPr>
                <w:color w:val="000000"/>
                <w:spacing w:val="-2"/>
                <w:sz w:val="18"/>
              </w:rPr>
            </w:pPr>
            <w:r w:rsidRPr="00CC0718">
              <w:rPr>
                <w:color w:val="000000"/>
                <w:spacing w:val="-2"/>
                <w:sz w:val="18"/>
              </w:rPr>
              <w:t>Document</w:t>
            </w:r>
          </w:p>
        </w:tc>
        <w:tc>
          <w:tcPr>
            <w:tcW w:w="1132" w:type="dxa"/>
            <w:tcBorders>
              <w:bottom w:val="single" w:color="8FB6EA" w:sz="5" w:space="0"/>
            </w:tcBorders>
            <w:shd w:val="clear" w:color="auto" w:fill="FFFFFF" w:themeFill="background1"/>
            <w:tcMar/>
          </w:tcPr>
          <w:p w:rsidRPr="00CC0718" w:rsidR="00C71DC8" w:rsidP="00244814" w:rsidRDefault="00C71DC8" w14:paraId="2B379FAD" w14:textId="77777777">
            <w:pPr>
              <w:rPr>
                <w:color w:val="000000"/>
                <w:spacing w:val="-2"/>
                <w:sz w:val="18"/>
              </w:rPr>
            </w:pPr>
            <w:r w:rsidRPr="00CC0718">
              <w:rPr>
                <w:color w:val="000000"/>
                <w:spacing w:val="-2"/>
                <w:sz w:val="18"/>
              </w:rPr>
              <w:t>1</w:t>
            </w:r>
          </w:p>
        </w:tc>
        <w:tc>
          <w:tcPr>
            <w:tcW w:w="1576" w:type="dxa"/>
            <w:gridSpan w:val="2"/>
            <w:tcBorders>
              <w:bottom w:val="single" w:color="8FB6EA" w:sz="5" w:space="0"/>
            </w:tcBorders>
            <w:shd w:val="clear" w:color="auto" w:fill="FFFFFF" w:themeFill="background1"/>
            <w:tcMar/>
          </w:tcPr>
          <w:p w:rsidRPr="00CC0718" w:rsidR="00C71DC8" w:rsidP="00244814" w:rsidRDefault="00C71DC8" w14:paraId="0FF5741C" w14:textId="77777777">
            <w:pPr>
              <w:rPr>
                <w:color w:val="000000"/>
                <w:spacing w:val="-2"/>
                <w:sz w:val="18"/>
              </w:rPr>
            </w:pPr>
            <w:r w:rsidRPr="00CC0718">
              <w:rPr>
                <w:color w:val="000000"/>
                <w:spacing w:val="-2"/>
                <w:sz w:val="18"/>
              </w:rPr>
              <w:t>1</w:t>
            </w:r>
          </w:p>
        </w:tc>
        <w:tc>
          <w:tcPr>
            <w:tcW w:w="1362" w:type="dxa"/>
            <w:tcBorders>
              <w:bottom w:val="single" w:color="8FB6EA" w:sz="5" w:space="0"/>
            </w:tcBorders>
            <w:shd w:val="clear" w:color="auto" w:fill="FFFFFF" w:themeFill="background1"/>
            <w:tcMar/>
          </w:tcPr>
          <w:p w:rsidRPr="00CC0718" w:rsidR="00C71DC8" w:rsidP="00244814" w:rsidRDefault="00C71DC8" w14:paraId="56741BDB" w14:textId="77777777">
            <w:pPr>
              <w:rPr>
                <w:color w:val="000000"/>
                <w:spacing w:val="-2"/>
                <w:sz w:val="18"/>
              </w:rPr>
            </w:pPr>
            <w:r w:rsidRPr="00CC0718">
              <w:rPr>
                <w:color w:val="000000"/>
                <w:spacing w:val="-2"/>
                <w:sz w:val="18"/>
              </w:rPr>
              <w:t>40</w:t>
            </w:r>
          </w:p>
        </w:tc>
        <w:tc>
          <w:tcPr>
            <w:tcW w:w="1690" w:type="dxa"/>
            <w:tcBorders>
              <w:bottom w:val="single" w:color="8FB6EA" w:sz="5" w:space="0"/>
            </w:tcBorders>
            <w:shd w:val="clear" w:color="auto" w:fill="FFFFFF" w:themeFill="background1"/>
            <w:tcMar/>
          </w:tcPr>
          <w:p w:rsidRPr="00CC0718" w:rsidR="00C71DC8" w:rsidP="00244814" w:rsidRDefault="00C71DC8" w14:paraId="3F5D778D" w14:textId="77777777">
            <w:pPr>
              <w:rPr>
                <w:color w:val="000000"/>
                <w:spacing w:val="-2"/>
                <w:sz w:val="18"/>
              </w:rPr>
            </w:pPr>
            <w:r w:rsidRPr="00CC0718">
              <w:rPr>
                <w:color w:val="000000"/>
                <w:spacing w:val="-2"/>
                <w:sz w:val="18"/>
              </w:rPr>
              <w:t>1</w:t>
            </w:r>
          </w:p>
        </w:tc>
        <w:tc>
          <w:tcPr>
            <w:tcW w:w="1576" w:type="dxa"/>
            <w:tcBorders>
              <w:bottom w:val="single" w:color="8FB6EA" w:sz="5" w:space="0"/>
            </w:tcBorders>
            <w:shd w:val="clear" w:color="auto" w:fill="FFFFFF" w:themeFill="background1"/>
            <w:tcMar/>
          </w:tcPr>
          <w:p w:rsidRPr="00CC0718" w:rsidR="00C71DC8" w:rsidP="00244814" w:rsidRDefault="00C71DC8" w14:paraId="7FC031A3" w14:textId="77777777">
            <w:pPr>
              <w:rPr>
                <w:color w:val="000000"/>
                <w:spacing w:val="-2"/>
                <w:sz w:val="18"/>
              </w:rPr>
            </w:pPr>
          </w:p>
        </w:tc>
      </w:tr>
      <w:tr w:rsidRPr="00CC0718" w:rsidR="00C71DC8" w:rsidTr="3A33D0EC" w14:paraId="0BC72DD3" w14:textId="77777777">
        <w:trPr>
          <w:trHeight w:val="458" w:hRule="exact"/>
        </w:trPr>
        <w:tc>
          <w:tcPr>
            <w:tcW w:w="10717" w:type="dxa"/>
            <w:gridSpan w:val="8"/>
            <w:tcBorders>
              <w:top w:val="single" w:color="8FB6EA" w:sz="5" w:space="0"/>
            </w:tcBorders>
            <w:tcMar/>
          </w:tcPr>
          <w:p w:rsidRPr="00CC0718" w:rsidR="00C71DC8" w:rsidP="00244814" w:rsidRDefault="00C71DC8" w14:paraId="475E67F6" w14:textId="77777777"/>
        </w:tc>
      </w:tr>
      <w:tr w:rsidRPr="00CC0718" w:rsidR="00C71DC8" w:rsidTr="3A33D0EC" w14:paraId="6C9CA68A" w14:textId="77777777">
        <w:trPr>
          <w:trHeight w:val="602" w:hRule="exact"/>
        </w:trPr>
        <w:tc>
          <w:tcPr>
            <w:tcW w:w="10717" w:type="dxa"/>
            <w:gridSpan w:val="8"/>
            <w:shd w:val="clear" w:color="auto" w:fill="FFFFFF" w:themeFill="background1"/>
            <w:tcMar/>
          </w:tcPr>
          <w:p w:rsidRPr="00CC0718" w:rsidR="00C71DC8" w:rsidP="00244814" w:rsidRDefault="00C71DC8" w14:paraId="7335A8E1" w14:textId="77777777">
            <w:pPr>
              <w:rPr>
                <w:b/>
                <w:color w:val="5C83B4"/>
                <w:spacing w:val="-2"/>
                <w:sz w:val="24"/>
              </w:rPr>
            </w:pPr>
          </w:p>
        </w:tc>
      </w:tr>
      <w:tr w:rsidRPr="00CC0718" w:rsidR="00C71DC8" w:rsidTr="3A33D0EC" w14:paraId="0CC8EE72" w14:textId="77777777">
        <w:trPr>
          <w:trHeight w:val="444" w:hRule="exact"/>
        </w:trPr>
        <w:tc>
          <w:tcPr>
            <w:tcW w:w="1805" w:type="dxa"/>
            <w:shd w:val="clear" w:color="auto" w:fill="FFFFFF" w:themeFill="background1"/>
            <w:tcMar/>
          </w:tcPr>
          <w:p w:rsidRPr="00CC0718" w:rsidR="00C71DC8" w:rsidP="00244814" w:rsidRDefault="00C71DC8" w14:paraId="50ADDE10" w14:textId="77777777">
            <w:pPr>
              <w:rPr>
                <w:b/>
                <w:color w:val="5C83B4"/>
                <w:spacing w:val="-2"/>
                <w:sz w:val="24"/>
              </w:rPr>
            </w:pPr>
            <w:r w:rsidRPr="00CC0718">
              <w:rPr>
                <w:b/>
                <w:color w:val="5C83B4"/>
                <w:spacing w:val="-2"/>
                <w:sz w:val="24"/>
              </w:rPr>
              <w:lastRenderedPageBreak/>
              <w:t>Nickname:</w:t>
            </w:r>
          </w:p>
        </w:tc>
        <w:tc>
          <w:tcPr>
            <w:tcW w:w="8912" w:type="dxa"/>
            <w:gridSpan w:val="7"/>
            <w:vMerge w:val="restart"/>
            <w:shd w:val="clear" w:color="auto" w:fill="FFFFFF" w:themeFill="background1"/>
            <w:tcMar/>
          </w:tcPr>
          <w:p w:rsidRPr="00CC0718" w:rsidR="00C71DC8" w:rsidP="3A33D0EC" w:rsidRDefault="00C71DC8" w14:paraId="392CF53D" w14:textId="77777777">
            <w:pPr>
              <w:rPr>
                <w:b w:val="1"/>
                <w:bCs w:val="1"/>
                <w:color w:val="5C83B4"/>
                <w:spacing w:val="-2"/>
                <w:sz w:val="24"/>
                <w:szCs w:val="24"/>
                <w:lang w:val="en-US"/>
              </w:rPr>
            </w:pPr>
            <w:r w:rsidRPr="3A33D0EC" w:rsidR="00C71DC8">
              <w:rPr>
                <w:b w:val="1"/>
                <w:bCs w:val="1"/>
                <w:color w:val="5C83B4"/>
                <w:spacing w:val="-2"/>
                <w:sz w:val="24"/>
                <w:szCs w:val="24"/>
                <w:lang w:val="en-US"/>
              </w:rPr>
              <w:t xml:space="preserve">Codes\\AXIAL CODE\\Q3 b- Member experience with the club\ROLE IN THE CLUB\Not </w:t>
            </w:r>
            <w:r w:rsidRPr="3A33D0EC" w:rsidR="00C71DC8">
              <w:rPr>
                <w:b w:val="1"/>
                <w:bCs w:val="1"/>
                <w:color w:val="5C83B4"/>
                <w:spacing w:val="-2"/>
                <w:sz w:val="24"/>
                <w:szCs w:val="24"/>
                <w:lang w:val="en-US"/>
              </w:rPr>
              <w:t>a</w:t>
            </w:r>
            <w:r w:rsidRPr="3A33D0EC" w:rsidR="00C71DC8">
              <w:rPr>
                <w:b w:val="1"/>
                <w:bCs w:val="1"/>
                <w:color w:val="5C83B4"/>
                <w:spacing w:val="-2"/>
                <w:sz w:val="24"/>
                <w:szCs w:val="24"/>
                <w:lang w:val="en-US"/>
              </w:rPr>
              <w:t xml:space="preserve"> integral part of the club</w:t>
            </w:r>
          </w:p>
        </w:tc>
      </w:tr>
      <w:tr w:rsidRPr="00CC0718" w:rsidR="00C71DC8" w:rsidTr="3A33D0EC" w14:paraId="7170F9C9" w14:textId="77777777">
        <w:trPr>
          <w:trHeight w:val="459" w:hRule="exact"/>
        </w:trPr>
        <w:tc>
          <w:tcPr>
            <w:tcW w:w="1805" w:type="dxa"/>
            <w:shd w:val="clear" w:color="auto" w:fill="FFFFFF" w:themeFill="background1"/>
            <w:tcMar/>
          </w:tcPr>
          <w:p w:rsidRPr="00CC0718" w:rsidR="00C71DC8" w:rsidP="00244814" w:rsidRDefault="00C71DC8" w14:paraId="13703142" w14:textId="77777777">
            <w:pPr>
              <w:rPr>
                <w:b/>
                <w:color w:val="5C83B4"/>
                <w:spacing w:val="-2"/>
                <w:sz w:val="24"/>
              </w:rPr>
            </w:pPr>
            <w:r w:rsidRPr="00CC0718">
              <w:rPr>
                <w:b/>
                <w:color w:val="5C83B4"/>
                <w:spacing w:val="-2"/>
                <w:sz w:val="24"/>
              </w:rPr>
              <w:t>Classification:</w:t>
            </w:r>
          </w:p>
        </w:tc>
        <w:tc>
          <w:tcPr>
            <w:tcW w:w="8912" w:type="dxa"/>
            <w:gridSpan w:val="7"/>
            <w:vMerge/>
            <w:tcMar/>
          </w:tcPr>
          <w:p w:rsidRPr="00CC0718" w:rsidR="00C71DC8" w:rsidP="00244814" w:rsidRDefault="00C71DC8" w14:paraId="521E5A09" w14:textId="77777777"/>
        </w:tc>
      </w:tr>
      <w:tr w:rsidRPr="00CC0718" w:rsidR="00C71DC8" w:rsidTr="3A33D0EC" w14:paraId="74BA0D1C" w14:textId="77777777">
        <w:trPr>
          <w:trHeight w:val="444" w:hRule="exact"/>
        </w:trPr>
        <w:tc>
          <w:tcPr>
            <w:tcW w:w="1805" w:type="dxa"/>
            <w:shd w:val="clear" w:color="auto" w:fill="FFFFFF" w:themeFill="background1"/>
            <w:tcMar/>
          </w:tcPr>
          <w:p w:rsidRPr="00CC0718" w:rsidR="00C71DC8" w:rsidP="00244814" w:rsidRDefault="00C71DC8" w14:paraId="162B9127" w14:textId="77777777">
            <w:pPr>
              <w:rPr>
                <w:b/>
                <w:color w:val="5C83B4"/>
                <w:spacing w:val="-2"/>
                <w:sz w:val="24"/>
              </w:rPr>
            </w:pPr>
            <w:r w:rsidRPr="00CC0718">
              <w:rPr>
                <w:b/>
                <w:color w:val="5C83B4"/>
                <w:spacing w:val="-2"/>
                <w:sz w:val="24"/>
              </w:rPr>
              <w:t>Aggregated:</w:t>
            </w:r>
          </w:p>
        </w:tc>
        <w:tc>
          <w:tcPr>
            <w:tcW w:w="8912" w:type="dxa"/>
            <w:gridSpan w:val="7"/>
            <w:shd w:val="clear" w:color="auto" w:fill="FFFFFF" w:themeFill="background1"/>
            <w:tcMar/>
          </w:tcPr>
          <w:p w:rsidRPr="00CC0718" w:rsidR="00C71DC8" w:rsidP="00244814" w:rsidRDefault="00C71DC8" w14:paraId="206C45AF" w14:textId="77777777">
            <w:pPr>
              <w:rPr>
                <w:b/>
                <w:color w:val="5C83B4"/>
                <w:spacing w:val="-2"/>
                <w:sz w:val="24"/>
              </w:rPr>
            </w:pPr>
            <w:r w:rsidRPr="00CC0718">
              <w:rPr>
                <w:b/>
                <w:color w:val="5C83B4"/>
                <w:spacing w:val="-2"/>
                <w:sz w:val="24"/>
              </w:rPr>
              <w:t>No</w:t>
            </w:r>
          </w:p>
        </w:tc>
      </w:tr>
      <w:tr w:rsidRPr="00CC0718" w:rsidR="00C71DC8" w:rsidTr="3A33D0EC" w14:paraId="25CD0FED" w14:textId="77777777">
        <w:trPr>
          <w:trHeight w:val="344" w:hRule="exact"/>
        </w:trPr>
        <w:tc>
          <w:tcPr>
            <w:tcW w:w="3381" w:type="dxa"/>
            <w:gridSpan w:val="2"/>
            <w:tcBorders>
              <w:bottom w:val="single" w:color="8FB6EA" w:sz="5" w:space="0"/>
            </w:tcBorders>
            <w:shd w:val="clear" w:color="auto" w:fill="FFFFFF" w:themeFill="background1"/>
            <w:tcMar/>
          </w:tcPr>
          <w:p w:rsidRPr="00CC0718" w:rsidR="00C71DC8" w:rsidP="00244814" w:rsidRDefault="00C71DC8" w14:paraId="2095D067" w14:textId="77777777">
            <w:pPr>
              <w:rPr>
                <w:color w:val="000000"/>
                <w:spacing w:val="-2"/>
                <w:sz w:val="18"/>
              </w:rPr>
            </w:pPr>
            <w:r w:rsidRPr="00CC0718">
              <w:rPr>
                <w:color w:val="000000"/>
                <w:spacing w:val="-2"/>
                <w:sz w:val="18"/>
              </w:rPr>
              <w:t>Document</w:t>
            </w:r>
          </w:p>
        </w:tc>
        <w:tc>
          <w:tcPr>
            <w:tcW w:w="1132" w:type="dxa"/>
            <w:tcBorders>
              <w:bottom w:val="single" w:color="8FB6EA" w:sz="5" w:space="0"/>
            </w:tcBorders>
            <w:shd w:val="clear" w:color="auto" w:fill="FFFFFF" w:themeFill="background1"/>
            <w:tcMar/>
          </w:tcPr>
          <w:p w:rsidRPr="00CC0718" w:rsidR="00C71DC8" w:rsidP="00244814" w:rsidRDefault="00C71DC8" w14:paraId="2E68C22E" w14:textId="77777777">
            <w:pPr>
              <w:rPr>
                <w:color w:val="000000"/>
                <w:spacing w:val="-2"/>
                <w:sz w:val="18"/>
              </w:rPr>
            </w:pPr>
            <w:r w:rsidRPr="00CC0718">
              <w:rPr>
                <w:color w:val="000000"/>
                <w:spacing w:val="-2"/>
                <w:sz w:val="18"/>
              </w:rPr>
              <w:t>1</w:t>
            </w:r>
          </w:p>
        </w:tc>
        <w:tc>
          <w:tcPr>
            <w:tcW w:w="1576" w:type="dxa"/>
            <w:gridSpan w:val="2"/>
            <w:tcBorders>
              <w:bottom w:val="single" w:color="8FB6EA" w:sz="5" w:space="0"/>
            </w:tcBorders>
            <w:shd w:val="clear" w:color="auto" w:fill="FFFFFF" w:themeFill="background1"/>
            <w:tcMar/>
          </w:tcPr>
          <w:p w:rsidRPr="00CC0718" w:rsidR="00C71DC8" w:rsidP="00244814" w:rsidRDefault="00C71DC8" w14:paraId="03EE327C" w14:textId="77777777">
            <w:pPr>
              <w:rPr>
                <w:color w:val="000000"/>
                <w:spacing w:val="-2"/>
                <w:sz w:val="18"/>
              </w:rPr>
            </w:pPr>
            <w:r w:rsidRPr="00CC0718">
              <w:rPr>
                <w:color w:val="000000"/>
                <w:spacing w:val="-2"/>
                <w:sz w:val="18"/>
              </w:rPr>
              <w:t>1</w:t>
            </w:r>
          </w:p>
        </w:tc>
        <w:tc>
          <w:tcPr>
            <w:tcW w:w="1362" w:type="dxa"/>
            <w:tcBorders>
              <w:bottom w:val="single" w:color="8FB6EA" w:sz="5" w:space="0"/>
            </w:tcBorders>
            <w:shd w:val="clear" w:color="auto" w:fill="FFFFFF" w:themeFill="background1"/>
            <w:tcMar/>
          </w:tcPr>
          <w:p w:rsidRPr="00CC0718" w:rsidR="00C71DC8" w:rsidP="00244814" w:rsidRDefault="00C71DC8" w14:paraId="6413755E" w14:textId="77777777">
            <w:pPr>
              <w:rPr>
                <w:color w:val="000000"/>
                <w:spacing w:val="-2"/>
                <w:sz w:val="18"/>
              </w:rPr>
            </w:pPr>
            <w:r w:rsidRPr="00CC0718">
              <w:rPr>
                <w:color w:val="000000"/>
                <w:spacing w:val="-2"/>
                <w:sz w:val="18"/>
              </w:rPr>
              <w:t>8</w:t>
            </w:r>
          </w:p>
        </w:tc>
        <w:tc>
          <w:tcPr>
            <w:tcW w:w="1690" w:type="dxa"/>
            <w:tcBorders>
              <w:bottom w:val="single" w:color="8FB6EA" w:sz="5" w:space="0"/>
            </w:tcBorders>
            <w:shd w:val="clear" w:color="auto" w:fill="FFFFFF" w:themeFill="background1"/>
            <w:tcMar/>
          </w:tcPr>
          <w:p w:rsidRPr="00CC0718" w:rsidR="00C71DC8" w:rsidP="00244814" w:rsidRDefault="00C71DC8" w14:paraId="598A8B70" w14:textId="77777777">
            <w:pPr>
              <w:rPr>
                <w:color w:val="000000"/>
                <w:spacing w:val="-2"/>
                <w:sz w:val="18"/>
              </w:rPr>
            </w:pPr>
            <w:r w:rsidRPr="00CC0718">
              <w:rPr>
                <w:color w:val="000000"/>
                <w:spacing w:val="-2"/>
                <w:sz w:val="18"/>
              </w:rPr>
              <w:t>1</w:t>
            </w:r>
          </w:p>
        </w:tc>
        <w:tc>
          <w:tcPr>
            <w:tcW w:w="1576" w:type="dxa"/>
            <w:tcBorders>
              <w:bottom w:val="single" w:color="8FB6EA" w:sz="5" w:space="0"/>
            </w:tcBorders>
            <w:shd w:val="clear" w:color="auto" w:fill="FFFFFF" w:themeFill="background1"/>
            <w:tcMar/>
          </w:tcPr>
          <w:p w:rsidRPr="00CC0718" w:rsidR="00C71DC8" w:rsidP="00244814" w:rsidRDefault="00C71DC8" w14:paraId="33141DEE" w14:textId="77777777">
            <w:pPr>
              <w:rPr>
                <w:color w:val="000000"/>
                <w:spacing w:val="-2"/>
                <w:sz w:val="18"/>
              </w:rPr>
            </w:pPr>
          </w:p>
        </w:tc>
      </w:tr>
      <w:tr w:rsidRPr="00CC0718" w:rsidR="00C71DC8" w:rsidTr="3A33D0EC" w14:paraId="67B95181" w14:textId="77777777">
        <w:trPr>
          <w:trHeight w:val="458" w:hRule="exact"/>
        </w:trPr>
        <w:tc>
          <w:tcPr>
            <w:tcW w:w="10717" w:type="dxa"/>
            <w:gridSpan w:val="8"/>
            <w:tcBorders>
              <w:top w:val="single" w:color="8FB6EA" w:sz="5" w:space="0"/>
            </w:tcBorders>
            <w:tcMar/>
          </w:tcPr>
          <w:p w:rsidRPr="00CC0718" w:rsidR="00C71DC8" w:rsidP="00244814" w:rsidRDefault="00C71DC8" w14:paraId="46E8B01E" w14:textId="77777777"/>
        </w:tc>
      </w:tr>
      <w:tr w:rsidRPr="00CC0718" w:rsidR="00C71DC8" w:rsidTr="3A33D0EC" w14:paraId="6D339779" w14:textId="77777777">
        <w:trPr>
          <w:trHeight w:val="602" w:hRule="exact"/>
        </w:trPr>
        <w:tc>
          <w:tcPr>
            <w:tcW w:w="10717" w:type="dxa"/>
            <w:gridSpan w:val="8"/>
            <w:shd w:val="clear" w:color="auto" w:fill="FFFFFF" w:themeFill="background1"/>
            <w:tcMar/>
          </w:tcPr>
          <w:p w:rsidRPr="00CC0718" w:rsidR="00C71DC8" w:rsidP="00244814" w:rsidRDefault="00C71DC8" w14:paraId="4B789D33" w14:textId="77777777">
            <w:pPr>
              <w:rPr>
                <w:b/>
                <w:color w:val="5C83B4"/>
                <w:spacing w:val="-2"/>
                <w:sz w:val="24"/>
              </w:rPr>
            </w:pPr>
          </w:p>
        </w:tc>
      </w:tr>
      <w:tr w:rsidRPr="00CC0718" w:rsidR="00C71DC8" w:rsidTr="3A33D0EC" w14:paraId="79848BF9" w14:textId="77777777">
        <w:trPr>
          <w:trHeight w:val="444" w:hRule="exact"/>
        </w:trPr>
        <w:tc>
          <w:tcPr>
            <w:tcW w:w="1805" w:type="dxa"/>
            <w:shd w:val="clear" w:color="auto" w:fill="FFFFFF" w:themeFill="background1"/>
            <w:tcMar/>
          </w:tcPr>
          <w:p w:rsidRPr="00CC0718" w:rsidR="00C71DC8" w:rsidP="00244814" w:rsidRDefault="00C71DC8" w14:paraId="6F46F703" w14:textId="77777777">
            <w:pPr>
              <w:rPr>
                <w:b/>
                <w:color w:val="5C83B4"/>
                <w:spacing w:val="-2"/>
                <w:sz w:val="24"/>
              </w:rPr>
            </w:pPr>
            <w:r w:rsidRPr="00CC0718">
              <w:rPr>
                <w:b/>
                <w:color w:val="5C83B4"/>
                <w:spacing w:val="-2"/>
                <w:sz w:val="24"/>
              </w:rPr>
              <w:t>Nickname:</w:t>
            </w:r>
          </w:p>
        </w:tc>
        <w:tc>
          <w:tcPr>
            <w:tcW w:w="8912" w:type="dxa"/>
            <w:gridSpan w:val="7"/>
            <w:vMerge w:val="restart"/>
            <w:shd w:val="clear" w:color="auto" w:fill="FFFFFF" w:themeFill="background1"/>
            <w:tcMar/>
          </w:tcPr>
          <w:p w:rsidRPr="00CC0718" w:rsidR="00C71DC8" w:rsidP="00244814" w:rsidRDefault="00C71DC8" w14:paraId="107F2A40" w14:textId="77777777">
            <w:pPr>
              <w:rPr>
                <w:b/>
                <w:color w:val="5C83B4"/>
                <w:spacing w:val="-2"/>
                <w:sz w:val="24"/>
              </w:rPr>
            </w:pPr>
            <w:r w:rsidRPr="00CC0718">
              <w:rPr>
                <w:b/>
                <w:color w:val="5C83B4"/>
                <w:spacing w:val="-2"/>
                <w:sz w:val="24"/>
              </w:rPr>
              <w:t>Codes\\AXIAL CODE\\Q3 b- Member experience with the club\ROLE IN THE CLUB\Organizational Structure and Sorority</w:t>
            </w:r>
          </w:p>
        </w:tc>
      </w:tr>
      <w:tr w:rsidRPr="00CC0718" w:rsidR="00C71DC8" w:rsidTr="3A33D0EC" w14:paraId="58082947" w14:textId="77777777">
        <w:trPr>
          <w:trHeight w:val="459" w:hRule="exact"/>
        </w:trPr>
        <w:tc>
          <w:tcPr>
            <w:tcW w:w="1805" w:type="dxa"/>
            <w:shd w:val="clear" w:color="auto" w:fill="FFFFFF" w:themeFill="background1"/>
            <w:tcMar/>
          </w:tcPr>
          <w:p w:rsidRPr="00CC0718" w:rsidR="00C71DC8" w:rsidP="00244814" w:rsidRDefault="00C71DC8" w14:paraId="6CFACE88" w14:textId="77777777">
            <w:pPr>
              <w:rPr>
                <w:b/>
                <w:color w:val="5C83B4"/>
                <w:spacing w:val="-2"/>
                <w:sz w:val="24"/>
              </w:rPr>
            </w:pPr>
            <w:r w:rsidRPr="00CC0718">
              <w:rPr>
                <w:b/>
                <w:color w:val="5C83B4"/>
                <w:spacing w:val="-2"/>
                <w:sz w:val="24"/>
              </w:rPr>
              <w:t>Classification:</w:t>
            </w:r>
          </w:p>
        </w:tc>
        <w:tc>
          <w:tcPr>
            <w:tcW w:w="8912" w:type="dxa"/>
            <w:gridSpan w:val="7"/>
            <w:vMerge/>
            <w:tcMar/>
          </w:tcPr>
          <w:p w:rsidRPr="00CC0718" w:rsidR="00C71DC8" w:rsidP="00244814" w:rsidRDefault="00C71DC8" w14:paraId="6CD23A01" w14:textId="77777777"/>
        </w:tc>
      </w:tr>
      <w:tr w:rsidRPr="00CC0718" w:rsidR="00C71DC8" w:rsidTr="3A33D0EC" w14:paraId="33811EF6" w14:textId="77777777">
        <w:trPr>
          <w:trHeight w:val="444" w:hRule="exact"/>
        </w:trPr>
        <w:tc>
          <w:tcPr>
            <w:tcW w:w="1805" w:type="dxa"/>
            <w:shd w:val="clear" w:color="auto" w:fill="FFFFFF" w:themeFill="background1"/>
            <w:tcMar/>
          </w:tcPr>
          <w:p w:rsidRPr="00CC0718" w:rsidR="00C71DC8" w:rsidP="00244814" w:rsidRDefault="00C71DC8" w14:paraId="4C247ECE" w14:textId="77777777">
            <w:pPr>
              <w:rPr>
                <w:b/>
                <w:color w:val="5C83B4"/>
                <w:spacing w:val="-2"/>
                <w:sz w:val="24"/>
              </w:rPr>
            </w:pPr>
            <w:r w:rsidRPr="00CC0718">
              <w:rPr>
                <w:b/>
                <w:color w:val="5C83B4"/>
                <w:spacing w:val="-2"/>
                <w:sz w:val="24"/>
              </w:rPr>
              <w:t>Aggregated:</w:t>
            </w:r>
          </w:p>
        </w:tc>
        <w:tc>
          <w:tcPr>
            <w:tcW w:w="8912" w:type="dxa"/>
            <w:gridSpan w:val="7"/>
            <w:shd w:val="clear" w:color="auto" w:fill="FFFFFF" w:themeFill="background1"/>
            <w:tcMar/>
          </w:tcPr>
          <w:p w:rsidRPr="00CC0718" w:rsidR="00C71DC8" w:rsidP="00244814" w:rsidRDefault="00C71DC8" w14:paraId="2F2181E6" w14:textId="77777777">
            <w:pPr>
              <w:rPr>
                <w:b/>
                <w:color w:val="5C83B4"/>
                <w:spacing w:val="-2"/>
                <w:sz w:val="24"/>
              </w:rPr>
            </w:pPr>
            <w:r w:rsidRPr="00CC0718">
              <w:rPr>
                <w:b/>
                <w:color w:val="5C83B4"/>
                <w:spacing w:val="-2"/>
                <w:sz w:val="24"/>
              </w:rPr>
              <w:t>No</w:t>
            </w:r>
          </w:p>
        </w:tc>
      </w:tr>
      <w:tr w:rsidRPr="00CC0718" w:rsidR="00C71DC8" w:rsidTr="3A33D0EC" w14:paraId="73AA281A" w14:textId="77777777">
        <w:trPr>
          <w:trHeight w:val="344" w:hRule="exact"/>
        </w:trPr>
        <w:tc>
          <w:tcPr>
            <w:tcW w:w="3381" w:type="dxa"/>
            <w:gridSpan w:val="2"/>
            <w:tcBorders>
              <w:bottom w:val="single" w:color="8FB6EA" w:sz="5" w:space="0"/>
            </w:tcBorders>
            <w:shd w:val="clear" w:color="auto" w:fill="FFFFFF" w:themeFill="background1"/>
            <w:tcMar/>
          </w:tcPr>
          <w:p w:rsidRPr="00CC0718" w:rsidR="00C71DC8" w:rsidP="00244814" w:rsidRDefault="00C71DC8" w14:paraId="7B8D8500" w14:textId="77777777">
            <w:pPr>
              <w:rPr>
                <w:color w:val="000000"/>
                <w:spacing w:val="-2"/>
                <w:sz w:val="18"/>
              </w:rPr>
            </w:pPr>
            <w:r w:rsidRPr="00CC0718">
              <w:rPr>
                <w:color w:val="000000"/>
                <w:spacing w:val="-2"/>
                <w:sz w:val="18"/>
              </w:rPr>
              <w:t>Document</w:t>
            </w:r>
          </w:p>
        </w:tc>
        <w:tc>
          <w:tcPr>
            <w:tcW w:w="1132" w:type="dxa"/>
            <w:tcBorders>
              <w:bottom w:val="single" w:color="8FB6EA" w:sz="5" w:space="0"/>
            </w:tcBorders>
            <w:shd w:val="clear" w:color="auto" w:fill="FFFFFF" w:themeFill="background1"/>
            <w:tcMar/>
          </w:tcPr>
          <w:p w:rsidRPr="00CC0718" w:rsidR="00C71DC8" w:rsidP="00244814" w:rsidRDefault="00C71DC8" w14:paraId="7F3455B2" w14:textId="77777777">
            <w:pPr>
              <w:rPr>
                <w:color w:val="000000"/>
                <w:spacing w:val="-2"/>
                <w:sz w:val="18"/>
              </w:rPr>
            </w:pPr>
            <w:r w:rsidRPr="00CC0718">
              <w:rPr>
                <w:color w:val="000000"/>
                <w:spacing w:val="-2"/>
                <w:sz w:val="18"/>
              </w:rPr>
              <w:t>1</w:t>
            </w:r>
          </w:p>
        </w:tc>
        <w:tc>
          <w:tcPr>
            <w:tcW w:w="1576" w:type="dxa"/>
            <w:gridSpan w:val="2"/>
            <w:tcBorders>
              <w:bottom w:val="single" w:color="8FB6EA" w:sz="5" w:space="0"/>
            </w:tcBorders>
            <w:shd w:val="clear" w:color="auto" w:fill="FFFFFF" w:themeFill="background1"/>
            <w:tcMar/>
          </w:tcPr>
          <w:p w:rsidRPr="00CC0718" w:rsidR="00C71DC8" w:rsidP="00244814" w:rsidRDefault="00C71DC8" w14:paraId="15C881E1" w14:textId="77777777">
            <w:pPr>
              <w:rPr>
                <w:color w:val="000000"/>
                <w:spacing w:val="-2"/>
                <w:sz w:val="18"/>
              </w:rPr>
            </w:pPr>
            <w:r w:rsidRPr="00CC0718">
              <w:rPr>
                <w:color w:val="000000"/>
                <w:spacing w:val="-2"/>
                <w:sz w:val="18"/>
              </w:rPr>
              <w:t>5</w:t>
            </w:r>
          </w:p>
        </w:tc>
        <w:tc>
          <w:tcPr>
            <w:tcW w:w="1362" w:type="dxa"/>
            <w:tcBorders>
              <w:bottom w:val="single" w:color="8FB6EA" w:sz="5" w:space="0"/>
            </w:tcBorders>
            <w:shd w:val="clear" w:color="auto" w:fill="FFFFFF" w:themeFill="background1"/>
            <w:tcMar/>
          </w:tcPr>
          <w:p w:rsidRPr="00CC0718" w:rsidR="00C71DC8" w:rsidP="00244814" w:rsidRDefault="00C71DC8" w14:paraId="482B6416" w14:textId="77777777">
            <w:pPr>
              <w:rPr>
                <w:color w:val="000000"/>
                <w:spacing w:val="-2"/>
                <w:sz w:val="18"/>
              </w:rPr>
            </w:pPr>
            <w:r w:rsidRPr="00CC0718">
              <w:rPr>
                <w:color w:val="000000"/>
                <w:spacing w:val="-2"/>
                <w:sz w:val="18"/>
              </w:rPr>
              <w:t>70</w:t>
            </w:r>
          </w:p>
        </w:tc>
        <w:tc>
          <w:tcPr>
            <w:tcW w:w="1690" w:type="dxa"/>
            <w:tcBorders>
              <w:bottom w:val="single" w:color="8FB6EA" w:sz="5" w:space="0"/>
            </w:tcBorders>
            <w:shd w:val="clear" w:color="auto" w:fill="FFFFFF" w:themeFill="background1"/>
            <w:tcMar/>
          </w:tcPr>
          <w:p w:rsidRPr="00CC0718" w:rsidR="00C71DC8" w:rsidP="00244814" w:rsidRDefault="00C71DC8" w14:paraId="43AB878B" w14:textId="77777777">
            <w:pPr>
              <w:rPr>
                <w:color w:val="000000"/>
                <w:spacing w:val="-2"/>
                <w:sz w:val="18"/>
              </w:rPr>
            </w:pPr>
            <w:r w:rsidRPr="00CC0718">
              <w:rPr>
                <w:color w:val="000000"/>
                <w:spacing w:val="-2"/>
                <w:sz w:val="18"/>
              </w:rPr>
              <w:t>5</w:t>
            </w:r>
          </w:p>
        </w:tc>
        <w:tc>
          <w:tcPr>
            <w:tcW w:w="1576" w:type="dxa"/>
            <w:tcBorders>
              <w:bottom w:val="single" w:color="8FB6EA" w:sz="5" w:space="0"/>
            </w:tcBorders>
            <w:shd w:val="clear" w:color="auto" w:fill="FFFFFF" w:themeFill="background1"/>
            <w:tcMar/>
          </w:tcPr>
          <w:p w:rsidRPr="00CC0718" w:rsidR="00C71DC8" w:rsidP="00244814" w:rsidRDefault="00C71DC8" w14:paraId="267BBA63" w14:textId="77777777">
            <w:pPr>
              <w:rPr>
                <w:color w:val="000000"/>
                <w:spacing w:val="-2"/>
                <w:sz w:val="18"/>
              </w:rPr>
            </w:pPr>
          </w:p>
        </w:tc>
      </w:tr>
      <w:tr w:rsidRPr="00CC0718" w:rsidR="00C71DC8" w:rsidTr="3A33D0EC" w14:paraId="37716D32" w14:textId="77777777">
        <w:trPr>
          <w:trHeight w:val="444" w:hRule="exact"/>
        </w:trPr>
        <w:tc>
          <w:tcPr>
            <w:tcW w:w="10717" w:type="dxa"/>
            <w:gridSpan w:val="8"/>
            <w:tcBorders>
              <w:top w:val="single" w:color="8FB6EA" w:sz="5" w:space="0"/>
            </w:tcBorders>
            <w:tcMar/>
          </w:tcPr>
          <w:p w:rsidRPr="00CC0718" w:rsidR="00C71DC8" w:rsidP="00244814" w:rsidRDefault="00C71DC8" w14:paraId="61D159DD" w14:textId="77777777"/>
        </w:tc>
      </w:tr>
      <w:tr w:rsidRPr="00CC0718" w:rsidR="00C71DC8" w:rsidTr="3A33D0EC" w14:paraId="0C53C435" w14:textId="77777777">
        <w:trPr>
          <w:trHeight w:val="602" w:hRule="exact"/>
        </w:trPr>
        <w:tc>
          <w:tcPr>
            <w:tcW w:w="10717" w:type="dxa"/>
            <w:gridSpan w:val="8"/>
            <w:shd w:val="clear" w:color="auto" w:fill="FFFFFF" w:themeFill="background1"/>
            <w:tcMar/>
          </w:tcPr>
          <w:p w:rsidRPr="00CC0718" w:rsidR="00C71DC8" w:rsidP="00244814" w:rsidRDefault="00C71DC8" w14:paraId="1576DEF3" w14:textId="77777777">
            <w:pPr>
              <w:rPr>
                <w:b/>
                <w:color w:val="5C83B4"/>
                <w:spacing w:val="-2"/>
                <w:sz w:val="24"/>
              </w:rPr>
            </w:pPr>
          </w:p>
        </w:tc>
      </w:tr>
      <w:tr w:rsidRPr="00CC0718" w:rsidR="00C71DC8" w:rsidTr="3A33D0EC" w14:paraId="7C9BB795" w14:textId="77777777">
        <w:trPr>
          <w:trHeight w:val="458" w:hRule="exact"/>
        </w:trPr>
        <w:tc>
          <w:tcPr>
            <w:tcW w:w="1805" w:type="dxa"/>
            <w:shd w:val="clear" w:color="auto" w:fill="FFFFFF" w:themeFill="background1"/>
            <w:tcMar/>
          </w:tcPr>
          <w:p w:rsidRPr="00CC0718" w:rsidR="00C71DC8" w:rsidP="00244814" w:rsidRDefault="00C71DC8" w14:paraId="049AD403" w14:textId="77777777">
            <w:pPr>
              <w:rPr>
                <w:b/>
                <w:color w:val="5C83B4"/>
                <w:spacing w:val="-2"/>
                <w:sz w:val="24"/>
              </w:rPr>
            </w:pPr>
            <w:r w:rsidRPr="00CC0718">
              <w:rPr>
                <w:b/>
                <w:color w:val="5C83B4"/>
                <w:spacing w:val="-2"/>
                <w:sz w:val="24"/>
              </w:rPr>
              <w:t>Nickname:</w:t>
            </w:r>
          </w:p>
        </w:tc>
        <w:tc>
          <w:tcPr>
            <w:tcW w:w="8912" w:type="dxa"/>
            <w:gridSpan w:val="7"/>
            <w:vMerge w:val="restart"/>
            <w:shd w:val="clear" w:color="auto" w:fill="FFFFFF" w:themeFill="background1"/>
            <w:tcMar/>
          </w:tcPr>
          <w:p w:rsidRPr="00CC0718" w:rsidR="00C71DC8" w:rsidP="3A33D0EC" w:rsidRDefault="00C71DC8" w14:paraId="42C437C1" w14:textId="77777777">
            <w:pPr>
              <w:rPr>
                <w:b w:val="1"/>
                <w:bCs w:val="1"/>
                <w:color w:val="5C83B4"/>
                <w:spacing w:val="-2"/>
                <w:sz w:val="24"/>
                <w:szCs w:val="24"/>
                <w:lang w:val="en-US"/>
              </w:rPr>
            </w:pPr>
            <w:r w:rsidRPr="3A33D0EC" w:rsidR="00C71DC8">
              <w:rPr>
                <w:b w:val="1"/>
                <w:bCs w:val="1"/>
                <w:color w:val="5C83B4"/>
                <w:spacing w:val="-2"/>
                <w:sz w:val="24"/>
                <w:szCs w:val="24"/>
                <w:lang w:val="en-US"/>
              </w:rPr>
              <w:t xml:space="preserve">Codes\\AXIAL CODE\\Q3 b- Member experience with the club\ROLE IN THE CLUB\Part of </w:t>
            </w:r>
            <w:r w:rsidRPr="3A33D0EC" w:rsidR="00C71DC8">
              <w:rPr>
                <w:b w:val="1"/>
                <w:bCs w:val="1"/>
                <w:color w:val="5C83B4"/>
                <w:spacing w:val="-2"/>
                <w:sz w:val="24"/>
                <w:szCs w:val="24"/>
                <w:lang w:val="en-US"/>
              </w:rPr>
              <w:t>Gradscom</w:t>
            </w:r>
            <w:r w:rsidRPr="3A33D0EC" w:rsidR="00C71DC8">
              <w:rPr>
                <w:b w:val="1"/>
                <w:bCs w:val="1"/>
                <w:color w:val="5C83B4"/>
                <w:spacing w:val="-2"/>
                <w:sz w:val="24"/>
                <w:szCs w:val="24"/>
                <w:lang w:val="en-US"/>
              </w:rPr>
              <w:t xml:space="preserve"> in the club</w:t>
            </w:r>
          </w:p>
        </w:tc>
      </w:tr>
      <w:tr w:rsidRPr="00CC0718" w:rsidR="00C71DC8" w:rsidTr="3A33D0EC" w14:paraId="50D256F7" w14:textId="77777777">
        <w:trPr>
          <w:trHeight w:val="444" w:hRule="exact"/>
        </w:trPr>
        <w:tc>
          <w:tcPr>
            <w:tcW w:w="1805" w:type="dxa"/>
            <w:shd w:val="clear" w:color="auto" w:fill="FFFFFF" w:themeFill="background1"/>
            <w:tcMar/>
          </w:tcPr>
          <w:p w:rsidRPr="00CC0718" w:rsidR="00C71DC8" w:rsidP="00244814" w:rsidRDefault="00C71DC8" w14:paraId="7CDED27A" w14:textId="77777777">
            <w:pPr>
              <w:rPr>
                <w:b/>
                <w:color w:val="5C83B4"/>
                <w:spacing w:val="-2"/>
                <w:sz w:val="24"/>
              </w:rPr>
            </w:pPr>
            <w:r w:rsidRPr="00CC0718">
              <w:rPr>
                <w:b/>
                <w:color w:val="5C83B4"/>
                <w:spacing w:val="-2"/>
                <w:sz w:val="24"/>
              </w:rPr>
              <w:t>Classification:</w:t>
            </w:r>
          </w:p>
        </w:tc>
        <w:tc>
          <w:tcPr>
            <w:tcW w:w="8912" w:type="dxa"/>
            <w:gridSpan w:val="7"/>
            <w:vMerge/>
            <w:tcMar/>
          </w:tcPr>
          <w:p w:rsidRPr="00CC0718" w:rsidR="00C71DC8" w:rsidP="00244814" w:rsidRDefault="00C71DC8" w14:paraId="0B3D7C33" w14:textId="77777777"/>
        </w:tc>
      </w:tr>
      <w:tr w:rsidRPr="00CC0718" w:rsidR="00C71DC8" w:rsidTr="3A33D0EC" w14:paraId="035E7458" w14:textId="77777777">
        <w:trPr>
          <w:trHeight w:val="459" w:hRule="exact"/>
        </w:trPr>
        <w:tc>
          <w:tcPr>
            <w:tcW w:w="1805" w:type="dxa"/>
            <w:shd w:val="clear" w:color="auto" w:fill="FFFFFF" w:themeFill="background1"/>
            <w:tcMar/>
          </w:tcPr>
          <w:p w:rsidRPr="00CC0718" w:rsidR="00C71DC8" w:rsidP="00244814" w:rsidRDefault="00C71DC8" w14:paraId="305F228A" w14:textId="77777777">
            <w:pPr>
              <w:rPr>
                <w:b/>
                <w:color w:val="5C83B4"/>
                <w:spacing w:val="-2"/>
                <w:sz w:val="24"/>
              </w:rPr>
            </w:pPr>
            <w:r w:rsidRPr="00CC0718">
              <w:rPr>
                <w:b/>
                <w:color w:val="5C83B4"/>
                <w:spacing w:val="-2"/>
                <w:sz w:val="24"/>
              </w:rPr>
              <w:t>Aggregated:</w:t>
            </w:r>
          </w:p>
        </w:tc>
        <w:tc>
          <w:tcPr>
            <w:tcW w:w="8912" w:type="dxa"/>
            <w:gridSpan w:val="7"/>
            <w:shd w:val="clear" w:color="auto" w:fill="FFFFFF" w:themeFill="background1"/>
            <w:tcMar/>
          </w:tcPr>
          <w:p w:rsidRPr="00CC0718" w:rsidR="00C71DC8" w:rsidP="00244814" w:rsidRDefault="00C71DC8" w14:paraId="4CBCD5AF" w14:textId="77777777">
            <w:pPr>
              <w:rPr>
                <w:b/>
                <w:color w:val="5C83B4"/>
                <w:spacing w:val="-2"/>
                <w:sz w:val="24"/>
              </w:rPr>
            </w:pPr>
            <w:r w:rsidRPr="00CC0718">
              <w:rPr>
                <w:b/>
                <w:color w:val="5C83B4"/>
                <w:spacing w:val="-2"/>
                <w:sz w:val="24"/>
              </w:rPr>
              <w:t>No</w:t>
            </w:r>
          </w:p>
        </w:tc>
      </w:tr>
      <w:tr w:rsidRPr="00CC0718" w:rsidR="00C71DC8" w:rsidTr="3A33D0EC" w14:paraId="2A8CC32E" w14:textId="77777777">
        <w:trPr>
          <w:trHeight w:val="344" w:hRule="exact"/>
        </w:trPr>
        <w:tc>
          <w:tcPr>
            <w:tcW w:w="3381" w:type="dxa"/>
            <w:gridSpan w:val="2"/>
            <w:tcBorders>
              <w:bottom w:val="single" w:color="8FB6EA" w:sz="5" w:space="0"/>
            </w:tcBorders>
            <w:shd w:val="clear" w:color="auto" w:fill="FFFFFF" w:themeFill="background1"/>
            <w:tcMar/>
          </w:tcPr>
          <w:p w:rsidRPr="00CC0718" w:rsidR="00C71DC8" w:rsidP="00244814" w:rsidRDefault="00C71DC8" w14:paraId="59A1F84F" w14:textId="77777777">
            <w:pPr>
              <w:rPr>
                <w:color w:val="000000"/>
                <w:spacing w:val="-2"/>
                <w:sz w:val="18"/>
              </w:rPr>
            </w:pPr>
            <w:r w:rsidRPr="00CC0718">
              <w:rPr>
                <w:color w:val="000000"/>
                <w:spacing w:val="-2"/>
                <w:sz w:val="18"/>
              </w:rPr>
              <w:t>Document</w:t>
            </w:r>
          </w:p>
        </w:tc>
        <w:tc>
          <w:tcPr>
            <w:tcW w:w="1132" w:type="dxa"/>
            <w:tcBorders>
              <w:bottom w:val="single" w:color="8FB6EA" w:sz="5" w:space="0"/>
            </w:tcBorders>
            <w:shd w:val="clear" w:color="auto" w:fill="FFFFFF" w:themeFill="background1"/>
            <w:tcMar/>
          </w:tcPr>
          <w:p w:rsidRPr="00CC0718" w:rsidR="00C71DC8" w:rsidP="00244814" w:rsidRDefault="00C71DC8" w14:paraId="35BFCC36" w14:textId="77777777">
            <w:pPr>
              <w:rPr>
                <w:color w:val="000000"/>
                <w:spacing w:val="-2"/>
                <w:sz w:val="18"/>
              </w:rPr>
            </w:pPr>
            <w:r w:rsidRPr="00CC0718">
              <w:rPr>
                <w:color w:val="000000"/>
                <w:spacing w:val="-2"/>
                <w:sz w:val="18"/>
              </w:rPr>
              <w:t>1</w:t>
            </w:r>
          </w:p>
        </w:tc>
        <w:tc>
          <w:tcPr>
            <w:tcW w:w="1576" w:type="dxa"/>
            <w:gridSpan w:val="2"/>
            <w:tcBorders>
              <w:bottom w:val="single" w:color="8FB6EA" w:sz="5" w:space="0"/>
            </w:tcBorders>
            <w:shd w:val="clear" w:color="auto" w:fill="FFFFFF" w:themeFill="background1"/>
            <w:tcMar/>
          </w:tcPr>
          <w:p w:rsidRPr="00CC0718" w:rsidR="00C71DC8" w:rsidP="00244814" w:rsidRDefault="00C71DC8" w14:paraId="1A0A0178" w14:textId="77777777">
            <w:pPr>
              <w:rPr>
                <w:color w:val="000000"/>
                <w:spacing w:val="-2"/>
                <w:sz w:val="18"/>
              </w:rPr>
            </w:pPr>
            <w:r w:rsidRPr="00CC0718">
              <w:rPr>
                <w:color w:val="000000"/>
                <w:spacing w:val="-2"/>
                <w:sz w:val="18"/>
              </w:rPr>
              <w:t>1</w:t>
            </w:r>
          </w:p>
        </w:tc>
        <w:tc>
          <w:tcPr>
            <w:tcW w:w="1362" w:type="dxa"/>
            <w:tcBorders>
              <w:bottom w:val="single" w:color="8FB6EA" w:sz="5" w:space="0"/>
            </w:tcBorders>
            <w:shd w:val="clear" w:color="auto" w:fill="FFFFFF" w:themeFill="background1"/>
            <w:tcMar/>
          </w:tcPr>
          <w:p w:rsidRPr="00CC0718" w:rsidR="00C71DC8" w:rsidP="00244814" w:rsidRDefault="00C71DC8" w14:paraId="0CE727DF" w14:textId="77777777">
            <w:pPr>
              <w:rPr>
                <w:color w:val="000000"/>
                <w:spacing w:val="-2"/>
                <w:sz w:val="18"/>
              </w:rPr>
            </w:pPr>
            <w:r w:rsidRPr="00CC0718">
              <w:rPr>
                <w:color w:val="000000"/>
                <w:spacing w:val="-2"/>
                <w:sz w:val="18"/>
              </w:rPr>
              <w:t>8</w:t>
            </w:r>
          </w:p>
        </w:tc>
        <w:tc>
          <w:tcPr>
            <w:tcW w:w="1690" w:type="dxa"/>
            <w:tcBorders>
              <w:bottom w:val="single" w:color="8FB6EA" w:sz="5" w:space="0"/>
            </w:tcBorders>
            <w:shd w:val="clear" w:color="auto" w:fill="FFFFFF" w:themeFill="background1"/>
            <w:tcMar/>
          </w:tcPr>
          <w:p w:rsidRPr="00CC0718" w:rsidR="00C71DC8" w:rsidP="00244814" w:rsidRDefault="00C71DC8" w14:paraId="1AF1503C" w14:textId="77777777">
            <w:pPr>
              <w:rPr>
                <w:color w:val="000000"/>
                <w:spacing w:val="-2"/>
                <w:sz w:val="18"/>
              </w:rPr>
            </w:pPr>
            <w:r w:rsidRPr="00CC0718">
              <w:rPr>
                <w:color w:val="000000"/>
                <w:spacing w:val="-2"/>
                <w:sz w:val="18"/>
              </w:rPr>
              <w:t>1</w:t>
            </w:r>
          </w:p>
        </w:tc>
        <w:tc>
          <w:tcPr>
            <w:tcW w:w="1576" w:type="dxa"/>
            <w:tcBorders>
              <w:bottom w:val="single" w:color="8FB6EA" w:sz="5" w:space="0"/>
            </w:tcBorders>
            <w:shd w:val="clear" w:color="auto" w:fill="FFFFFF" w:themeFill="background1"/>
            <w:tcMar/>
          </w:tcPr>
          <w:p w:rsidRPr="00CC0718" w:rsidR="00C71DC8" w:rsidP="00244814" w:rsidRDefault="00C71DC8" w14:paraId="369FC672" w14:textId="77777777">
            <w:pPr>
              <w:rPr>
                <w:color w:val="000000"/>
                <w:spacing w:val="-2"/>
                <w:sz w:val="18"/>
              </w:rPr>
            </w:pPr>
          </w:p>
        </w:tc>
      </w:tr>
      <w:tr w:rsidRPr="00CC0718" w:rsidR="00C71DC8" w:rsidTr="3A33D0EC" w14:paraId="2E8E4FF6" w14:textId="77777777">
        <w:trPr>
          <w:trHeight w:val="745" w:hRule="exact"/>
        </w:trPr>
        <w:tc>
          <w:tcPr>
            <w:tcW w:w="10717" w:type="dxa"/>
            <w:gridSpan w:val="8"/>
            <w:tcBorders>
              <w:top w:val="single" w:color="8FB6EA" w:sz="5" w:space="0"/>
            </w:tcBorders>
            <w:tcMar/>
          </w:tcPr>
          <w:p w:rsidRPr="00CC0718" w:rsidR="00C71DC8" w:rsidP="00244814" w:rsidRDefault="00C71DC8" w14:paraId="7528854A" w14:textId="77777777"/>
        </w:tc>
      </w:tr>
      <w:tr w:rsidRPr="00CC0718" w:rsidR="00C71DC8" w:rsidTr="3A33D0EC" w14:paraId="68583339" w14:textId="77777777">
        <w:trPr>
          <w:trHeight w:val="759" w:hRule="exact"/>
        </w:trPr>
        <w:tc>
          <w:tcPr>
            <w:tcW w:w="10717" w:type="dxa"/>
            <w:gridSpan w:val="8"/>
            <w:tcMar/>
          </w:tcPr>
          <w:p w:rsidRPr="00CC0718" w:rsidR="00C71DC8" w:rsidP="00244814" w:rsidRDefault="00C71DC8" w14:paraId="249E4F62" w14:textId="77777777"/>
        </w:tc>
      </w:tr>
      <w:tr w:rsidRPr="00CC0718" w:rsidR="00C71DC8" w:rsidTr="3A33D0EC" w14:paraId="569728DE" w14:textId="77777777">
        <w:trPr>
          <w:trHeight w:val="459" w:hRule="exact"/>
        </w:trPr>
        <w:tc>
          <w:tcPr>
            <w:tcW w:w="5359" w:type="dxa"/>
            <w:gridSpan w:val="4"/>
            <w:shd w:val="clear" w:color="auto" w:fill="FFFFFF" w:themeFill="background1"/>
            <w:tcMar/>
          </w:tcPr>
          <w:p w:rsidRPr="00CC0718" w:rsidR="00C71DC8" w:rsidP="00244814" w:rsidRDefault="00C71DC8" w14:paraId="1AB1FCA2" w14:textId="77777777">
            <w:pPr>
              <w:jc w:val="right"/>
              <w:rPr>
                <w:color w:val="000066"/>
                <w:spacing w:val="-2"/>
                <w:sz w:val="16"/>
              </w:rPr>
            </w:pPr>
            <w:r w:rsidRPr="00CC0718">
              <w:rPr>
                <w:color w:val="000066"/>
                <w:spacing w:val="-2"/>
                <w:sz w:val="16"/>
              </w:rPr>
              <w:t>Formatted Reports\\Code Summary Formatted Report</w:t>
            </w:r>
          </w:p>
        </w:tc>
        <w:tc>
          <w:tcPr>
            <w:tcW w:w="5358" w:type="dxa"/>
            <w:gridSpan w:val="4"/>
            <w:shd w:val="clear" w:color="auto" w:fill="FFFFFF" w:themeFill="background1"/>
            <w:tcMar/>
          </w:tcPr>
          <w:p w:rsidRPr="00CC0718" w:rsidR="00C71DC8" w:rsidP="00244814" w:rsidRDefault="00C71DC8" w14:paraId="39358E0C" w14:textId="77777777">
            <w:pPr>
              <w:jc w:val="right"/>
              <w:rPr>
                <w:color w:val="000066"/>
                <w:spacing w:val="-2"/>
                <w:sz w:val="16"/>
              </w:rPr>
            </w:pPr>
            <w:r w:rsidRPr="00CC0718">
              <w:rPr>
                <w:color w:val="000066"/>
                <w:spacing w:val="-2"/>
                <w:sz w:val="16"/>
              </w:rPr>
              <w:t>Page 48 of 104</w:t>
            </w:r>
          </w:p>
        </w:tc>
      </w:tr>
      <w:tr w:rsidRPr="00CC0718" w:rsidR="00C71DC8" w:rsidTr="3A33D0EC" w14:paraId="401AC020" w14:textId="77777777">
        <w:trPr>
          <w:trHeight w:val="444" w:hRule="exact"/>
        </w:trPr>
        <w:tc>
          <w:tcPr>
            <w:tcW w:w="10717" w:type="dxa"/>
            <w:gridSpan w:val="8"/>
            <w:shd w:val="clear" w:color="auto" w:fill="FFFFFF" w:themeFill="background1"/>
            <w:tcMar/>
            <w:vAlign w:val="center"/>
          </w:tcPr>
          <w:p w:rsidRPr="00CC0718" w:rsidR="00C71DC8" w:rsidP="00244814" w:rsidRDefault="00C71DC8" w14:paraId="0007A392" w14:textId="77777777">
            <w:pPr>
              <w:jc w:val="right"/>
              <w:rPr>
                <w:color w:val="000066"/>
                <w:spacing w:val="-2"/>
                <w:sz w:val="16"/>
              </w:rPr>
            </w:pPr>
            <w:r w:rsidRPr="00CC0718">
              <w:rPr>
                <w:color w:val="000066"/>
                <w:spacing w:val="-2"/>
                <w:sz w:val="16"/>
              </w:rPr>
              <w:t>11/13/2024 3:39 PM</w:t>
            </w:r>
          </w:p>
        </w:tc>
      </w:tr>
      <w:tr w:rsidRPr="00CC0718" w:rsidR="00C71DC8" w:rsidTr="3A33D0EC" w14:paraId="307D6711" w14:textId="77777777">
        <w:trPr>
          <w:trHeight w:val="458" w:hRule="exact"/>
        </w:trPr>
        <w:tc>
          <w:tcPr>
            <w:tcW w:w="3381" w:type="dxa"/>
            <w:gridSpan w:val="2"/>
            <w:shd w:val="clear" w:color="auto" w:fill="8FB6EA"/>
            <w:tcMar/>
          </w:tcPr>
          <w:p w:rsidRPr="00CC0718" w:rsidR="00C71DC8" w:rsidP="00244814" w:rsidRDefault="00C71DC8" w14:paraId="5D496C48" w14:textId="77777777">
            <w:pPr>
              <w:rPr>
                <w:b/>
                <w:color w:val="000066"/>
                <w:spacing w:val="-2"/>
                <w:sz w:val="18"/>
              </w:rPr>
            </w:pPr>
            <w:r w:rsidRPr="00CC0718">
              <w:rPr>
                <w:b/>
                <w:color w:val="000066"/>
                <w:spacing w:val="-2"/>
                <w:sz w:val="18"/>
              </w:rPr>
              <w:t>File Type</w:t>
            </w:r>
          </w:p>
        </w:tc>
        <w:tc>
          <w:tcPr>
            <w:tcW w:w="1132" w:type="dxa"/>
            <w:shd w:val="clear" w:color="auto" w:fill="8FB6EA"/>
            <w:tcMar/>
          </w:tcPr>
          <w:p w:rsidRPr="00CC0718" w:rsidR="00C71DC8" w:rsidP="00244814" w:rsidRDefault="00C71DC8" w14:paraId="64CBF9C5" w14:textId="77777777">
            <w:pPr>
              <w:rPr>
                <w:b/>
                <w:color w:val="000066"/>
                <w:spacing w:val="-2"/>
                <w:sz w:val="18"/>
              </w:rPr>
            </w:pPr>
            <w:r w:rsidRPr="00CC0718">
              <w:rPr>
                <w:b/>
                <w:color w:val="000066"/>
                <w:spacing w:val="-2"/>
                <w:sz w:val="18"/>
              </w:rPr>
              <w:t>Number of Files</w:t>
            </w:r>
          </w:p>
        </w:tc>
        <w:tc>
          <w:tcPr>
            <w:tcW w:w="1576" w:type="dxa"/>
            <w:gridSpan w:val="2"/>
            <w:shd w:val="clear" w:color="auto" w:fill="8FB6EA"/>
            <w:tcMar/>
          </w:tcPr>
          <w:p w:rsidRPr="00CC0718" w:rsidR="00C71DC8" w:rsidP="00244814" w:rsidRDefault="00C71DC8" w14:paraId="0039DED3" w14:textId="77777777">
            <w:pPr>
              <w:rPr>
                <w:b/>
                <w:color w:val="000066"/>
                <w:spacing w:val="-2"/>
                <w:sz w:val="18"/>
              </w:rPr>
            </w:pPr>
            <w:r w:rsidRPr="00CC0718">
              <w:rPr>
                <w:b/>
                <w:color w:val="000066"/>
                <w:spacing w:val="-2"/>
                <w:sz w:val="18"/>
              </w:rPr>
              <w:t>Number of Coding References</w:t>
            </w:r>
          </w:p>
        </w:tc>
        <w:tc>
          <w:tcPr>
            <w:tcW w:w="1362" w:type="dxa"/>
            <w:shd w:val="clear" w:color="auto" w:fill="8FB6EA"/>
            <w:tcMar/>
          </w:tcPr>
          <w:p w:rsidRPr="00CC0718" w:rsidR="00C71DC8" w:rsidP="00244814" w:rsidRDefault="00C71DC8" w14:paraId="4725F97A" w14:textId="77777777">
            <w:pPr>
              <w:rPr>
                <w:b/>
                <w:color w:val="000066"/>
                <w:spacing w:val="-2"/>
                <w:sz w:val="18"/>
              </w:rPr>
            </w:pPr>
            <w:r w:rsidRPr="00CC0718">
              <w:rPr>
                <w:b/>
                <w:color w:val="000066"/>
                <w:spacing w:val="-2"/>
                <w:sz w:val="18"/>
              </w:rPr>
              <w:t>Number of Words Coded</w:t>
            </w:r>
          </w:p>
        </w:tc>
        <w:tc>
          <w:tcPr>
            <w:tcW w:w="1690" w:type="dxa"/>
            <w:shd w:val="clear" w:color="auto" w:fill="8FB6EA"/>
            <w:tcMar/>
          </w:tcPr>
          <w:p w:rsidRPr="00CC0718" w:rsidR="00C71DC8" w:rsidP="00244814" w:rsidRDefault="00C71DC8" w14:paraId="16E09956" w14:textId="77777777">
            <w:pPr>
              <w:rPr>
                <w:b/>
                <w:color w:val="000066"/>
                <w:spacing w:val="-2"/>
                <w:sz w:val="18"/>
              </w:rPr>
            </w:pPr>
            <w:r w:rsidRPr="00CC0718">
              <w:rPr>
                <w:b/>
                <w:color w:val="000066"/>
                <w:spacing w:val="-2"/>
                <w:sz w:val="18"/>
              </w:rPr>
              <w:t>Number of Paragraphs Coded</w:t>
            </w:r>
          </w:p>
        </w:tc>
        <w:tc>
          <w:tcPr>
            <w:tcW w:w="1576" w:type="dxa"/>
            <w:shd w:val="clear" w:color="auto" w:fill="8FB6EA"/>
            <w:tcMar/>
          </w:tcPr>
          <w:p w:rsidRPr="00CC0718" w:rsidR="00C71DC8" w:rsidP="00244814" w:rsidRDefault="00C71DC8" w14:paraId="41673C34" w14:textId="77777777">
            <w:pPr>
              <w:rPr>
                <w:b/>
                <w:color w:val="000066"/>
                <w:spacing w:val="-2"/>
                <w:sz w:val="18"/>
              </w:rPr>
            </w:pPr>
            <w:r w:rsidRPr="00CC0718">
              <w:rPr>
                <w:b/>
                <w:color w:val="000066"/>
                <w:spacing w:val="-2"/>
                <w:sz w:val="18"/>
              </w:rPr>
              <w:t>Duration Coded</w:t>
            </w:r>
          </w:p>
        </w:tc>
      </w:tr>
      <w:tr w:rsidRPr="00CC0718" w:rsidR="00C71DC8" w:rsidTr="3A33D0EC" w14:paraId="3595C2CE" w14:textId="77777777">
        <w:trPr>
          <w:trHeight w:val="344" w:hRule="exact"/>
        </w:trPr>
        <w:tc>
          <w:tcPr>
            <w:tcW w:w="10717" w:type="dxa"/>
            <w:gridSpan w:val="8"/>
            <w:shd w:val="clear" w:color="auto" w:fill="FFFFFF" w:themeFill="background1"/>
            <w:tcMar/>
          </w:tcPr>
          <w:p w:rsidRPr="00CC0718" w:rsidR="00C71DC8" w:rsidP="00244814" w:rsidRDefault="00C71DC8" w14:paraId="55E7B84A" w14:textId="77777777">
            <w:pPr>
              <w:rPr>
                <w:b/>
                <w:color w:val="5C83B4"/>
                <w:spacing w:val="-2"/>
                <w:sz w:val="24"/>
              </w:rPr>
            </w:pPr>
          </w:p>
        </w:tc>
      </w:tr>
      <w:tr w:rsidRPr="00CC0718" w:rsidR="00C71DC8" w:rsidTr="3A33D0EC" w14:paraId="7ED8EF31" w14:textId="77777777">
        <w:trPr>
          <w:trHeight w:val="459" w:hRule="exact"/>
        </w:trPr>
        <w:tc>
          <w:tcPr>
            <w:tcW w:w="1805" w:type="dxa"/>
            <w:shd w:val="clear" w:color="auto" w:fill="FFFFFF" w:themeFill="background1"/>
            <w:tcMar/>
          </w:tcPr>
          <w:p w:rsidRPr="00CC0718" w:rsidR="00C71DC8" w:rsidP="00244814" w:rsidRDefault="00C71DC8" w14:paraId="4D5F1D18" w14:textId="77777777">
            <w:pPr>
              <w:rPr>
                <w:b/>
                <w:color w:val="5C83B4"/>
                <w:spacing w:val="-2"/>
                <w:sz w:val="24"/>
              </w:rPr>
            </w:pPr>
            <w:r w:rsidRPr="00CC0718">
              <w:rPr>
                <w:b/>
                <w:color w:val="5C83B4"/>
                <w:spacing w:val="-2"/>
                <w:sz w:val="24"/>
              </w:rPr>
              <w:t>Nickname:</w:t>
            </w:r>
          </w:p>
        </w:tc>
        <w:tc>
          <w:tcPr>
            <w:tcW w:w="8912" w:type="dxa"/>
            <w:gridSpan w:val="7"/>
            <w:vMerge w:val="restart"/>
            <w:shd w:val="clear" w:color="auto" w:fill="FFFFFF" w:themeFill="background1"/>
            <w:tcMar/>
          </w:tcPr>
          <w:p w:rsidRPr="00CC0718" w:rsidR="00C71DC8" w:rsidP="00244814" w:rsidRDefault="00C71DC8" w14:paraId="54EC0DC4" w14:textId="77777777">
            <w:pPr>
              <w:rPr>
                <w:b/>
                <w:color w:val="5C83B4"/>
                <w:spacing w:val="-2"/>
                <w:sz w:val="24"/>
              </w:rPr>
            </w:pPr>
            <w:r w:rsidRPr="00CC0718">
              <w:rPr>
                <w:b/>
                <w:color w:val="5C83B4"/>
                <w:spacing w:val="-2"/>
                <w:sz w:val="24"/>
              </w:rPr>
              <w:t>Codes\\AXIAL CODE\\Q3 b- Member experience with the club\ROLE IN THE CLUB\PR Chair</w:t>
            </w:r>
          </w:p>
        </w:tc>
      </w:tr>
      <w:tr w:rsidRPr="00CC0718" w:rsidR="00C71DC8" w:rsidTr="3A33D0EC" w14:paraId="533FA61C" w14:textId="77777777">
        <w:trPr>
          <w:trHeight w:val="444" w:hRule="exact"/>
        </w:trPr>
        <w:tc>
          <w:tcPr>
            <w:tcW w:w="1805" w:type="dxa"/>
            <w:shd w:val="clear" w:color="auto" w:fill="FFFFFF" w:themeFill="background1"/>
            <w:tcMar/>
          </w:tcPr>
          <w:p w:rsidRPr="00CC0718" w:rsidR="00C71DC8" w:rsidP="00244814" w:rsidRDefault="00C71DC8" w14:paraId="635D2695" w14:textId="77777777">
            <w:pPr>
              <w:rPr>
                <w:b/>
                <w:color w:val="5C83B4"/>
                <w:spacing w:val="-2"/>
                <w:sz w:val="24"/>
              </w:rPr>
            </w:pPr>
            <w:r w:rsidRPr="00CC0718">
              <w:rPr>
                <w:b/>
                <w:color w:val="5C83B4"/>
                <w:spacing w:val="-2"/>
                <w:sz w:val="24"/>
              </w:rPr>
              <w:t>Classification:</w:t>
            </w:r>
          </w:p>
        </w:tc>
        <w:tc>
          <w:tcPr>
            <w:tcW w:w="8912" w:type="dxa"/>
            <w:gridSpan w:val="7"/>
            <w:vMerge/>
            <w:tcMar/>
          </w:tcPr>
          <w:p w:rsidRPr="00CC0718" w:rsidR="00C71DC8" w:rsidP="00244814" w:rsidRDefault="00C71DC8" w14:paraId="079DFEAB" w14:textId="77777777"/>
        </w:tc>
      </w:tr>
      <w:tr w:rsidRPr="00CC0718" w:rsidR="00C71DC8" w:rsidTr="3A33D0EC" w14:paraId="124E1574" w14:textId="77777777">
        <w:trPr>
          <w:trHeight w:val="444" w:hRule="exact"/>
        </w:trPr>
        <w:tc>
          <w:tcPr>
            <w:tcW w:w="1805" w:type="dxa"/>
            <w:shd w:val="clear" w:color="auto" w:fill="FFFFFF" w:themeFill="background1"/>
            <w:tcMar/>
          </w:tcPr>
          <w:p w:rsidRPr="00CC0718" w:rsidR="00C71DC8" w:rsidP="00244814" w:rsidRDefault="00C71DC8" w14:paraId="4BD45EA8" w14:textId="77777777">
            <w:pPr>
              <w:rPr>
                <w:b/>
                <w:color w:val="5C83B4"/>
                <w:spacing w:val="-2"/>
                <w:sz w:val="24"/>
              </w:rPr>
            </w:pPr>
            <w:r w:rsidRPr="00CC0718">
              <w:rPr>
                <w:b/>
                <w:color w:val="5C83B4"/>
                <w:spacing w:val="-2"/>
                <w:sz w:val="24"/>
              </w:rPr>
              <w:t>Aggregated:</w:t>
            </w:r>
          </w:p>
        </w:tc>
        <w:tc>
          <w:tcPr>
            <w:tcW w:w="8912" w:type="dxa"/>
            <w:gridSpan w:val="7"/>
            <w:shd w:val="clear" w:color="auto" w:fill="FFFFFF" w:themeFill="background1"/>
            <w:tcMar/>
          </w:tcPr>
          <w:p w:rsidRPr="00CC0718" w:rsidR="00C71DC8" w:rsidP="00244814" w:rsidRDefault="00C71DC8" w14:paraId="2D402EBF" w14:textId="77777777">
            <w:pPr>
              <w:rPr>
                <w:b/>
                <w:color w:val="5C83B4"/>
                <w:spacing w:val="-2"/>
                <w:sz w:val="24"/>
              </w:rPr>
            </w:pPr>
            <w:r w:rsidRPr="00CC0718">
              <w:rPr>
                <w:b/>
                <w:color w:val="5C83B4"/>
                <w:spacing w:val="-2"/>
                <w:sz w:val="24"/>
              </w:rPr>
              <w:t>Yes</w:t>
            </w:r>
          </w:p>
        </w:tc>
      </w:tr>
      <w:tr w:rsidRPr="00CC0718" w:rsidR="00C71DC8" w:rsidTr="3A33D0EC" w14:paraId="7322FF81" w14:textId="77777777">
        <w:trPr>
          <w:trHeight w:val="344" w:hRule="exact"/>
        </w:trPr>
        <w:tc>
          <w:tcPr>
            <w:tcW w:w="3381" w:type="dxa"/>
            <w:gridSpan w:val="2"/>
            <w:tcBorders>
              <w:bottom w:val="single" w:color="8FB6EA" w:sz="5" w:space="0"/>
            </w:tcBorders>
            <w:shd w:val="clear" w:color="auto" w:fill="FFFFFF" w:themeFill="background1"/>
            <w:tcMar/>
          </w:tcPr>
          <w:p w:rsidRPr="00CC0718" w:rsidR="00C71DC8" w:rsidP="00244814" w:rsidRDefault="00C71DC8" w14:paraId="5899C23B" w14:textId="77777777">
            <w:pPr>
              <w:rPr>
                <w:color w:val="000000"/>
                <w:spacing w:val="-2"/>
                <w:sz w:val="18"/>
              </w:rPr>
            </w:pPr>
            <w:r w:rsidRPr="00CC0718">
              <w:rPr>
                <w:color w:val="000000"/>
                <w:spacing w:val="-2"/>
                <w:sz w:val="18"/>
              </w:rPr>
              <w:t>Document</w:t>
            </w:r>
          </w:p>
        </w:tc>
        <w:tc>
          <w:tcPr>
            <w:tcW w:w="1132" w:type="dxa"/>
            <w:tcBorders>
              <w:bottom w:val="single" w:color="8FB6EA" w:sz="5" w:space="0"/>
            </w:tcBorders>
            <w:shd w:val="clear" w:color="auto" w:fill="FFFFFF" w:themeFill="background1"/>
            <w:tcMar/>
          </w:tcPr>
          <w:p w:rsidRPr="00CC0718" w:rsidR="00C71DC8" w:rsidP="00244814" w:rsidRDefault="00C71DC8" w14:paraId="1DBD2907" w14:textId="77777777">
            <w:pPr>
              <w:rPr>
                <w:color w:val="000000"/>
                <w:spacing w:val="-2"/>
                <w:sz w:val="18"/>
              </w:rPr>
            </w:pPr>
            <w:r w:rsidRPr="00CC0718">
              <w:rPr>
                <w:color w:val="000000"/>
                <w:spacing w:val="-2"/>
                <w:sz w:val="18"/>
              </w:rPr>
              <w:t>1</w:t>
            </w:r>
          </w:p>
        </w:tc>
        <w:tc>
          <w:tcPr>
            <w:tcW w:w="1576" w:type="dxa"/>
            <w:gridSpan w:val="2"/>
            <w:tcBorders>
              <w:bottom w:val="single" w:color="8FB6EA" w:sz="5" w:space="0"/>
            </w:tcBorders>
            <w:shd w:val="clear" w:color="auto" w:fill="FFFFFF" w:themeFill="background1"/>
            <w:tcMar/>
          </w:tcPr>
          <w:p w:rsidRPr="00CC0718" w:rsidR="00C71DC8" w:rsidP="00244814" w:rsidRDefault="00C71DC8" w14:paraId="7CDBB1FA" w14:textId="77777777">
            <w:pPr>
              <w:rPr>
                <w:color w:val="000000"/>
                <w:spacing w:val="-2"/>
                <w:sz w:val="18"/>
              </w:rPr>
            </w:pPr>
            <w:r w:rsidRPr="00CC0718">
              <w:rPr>
                <w:color w:val="000000"/>
                <w:spacing w:val="-2"/>
                <w:sz w:val="18"/>
              </w:rPr>
              <w:t>1</w:t>
            </w:r>
          </w:p>
        </w:tc>
        <w:tc>
          <w:tcPr>
            <w:tcW w:w="1362" w:type="dxa"/>
            <w:tcBorders>
              <w:bottom w:val="single" w:color="8FB6EA" w:sz="5" w:space="0"/>
            </w:tcBorders>
            <w:shd w:val="clear" w:color="auto" w:fill="FFFFFF" w:themeFill="background1"/>
            <w:tcMar/>
          </w:tcPr>
          <w:p w:rsidRPr="00CC0718" w:rsidR="00C71DC8" w:rsidP="00244814" w:rsidRDefault="00C71DC8" w14:paraId="1347CC1E" w14:textId="77777777">
            <w:pPr>
              <w:rPr>
                <w:color w:val="000000"/>
                <w:spacing w:val="-2"/>
                <w:sz w:val="18"/>
              </w:rPr>
            </w:pPr>
            <w:r w:rsidRPr="00CC0718">
              <w:rPr>
                <w:color w:val="000000"/>
                <w:spacing w:val="-2"/>
                <w:sz w:val="18"/>
              </w:rPr>
              <w:t>19</w:t>
            </w:r>
          </w:p>
        </w:tc>
        <w:tc>
          <w:tcPr>
            <w:tcW w:w="1690" w:type="dxa"/>
            <w:tcBorders>
              <w:bottom w:val="single" w:color="8FB6EA" w:sz="5" w:space="0"/>
            </w:tcBorders>
            <w:shd w:val="clear" w:color="auto" w:fill="FFFFFF" w:themeFill="background1"/>
            <w:tcMar/>
          </w:tcPr>
          <w:p w:rsidRPr="00CC0718" w:rsidR="00C71DC8" w:rsidP="00244814" w:rsidRDefault="00C71DC8" w14:paraId="446E5DF6" w14:textId="77777777">
            <w:pPr>
              <w:rPr>
                <w:color w:val="000000"/>
                <w:spacing w:val="-2"/>
                <w:sz w:val="18"/>
              </w:rPr>
            </w:pPr>
            <w:r w:rsidRPr="00CC0718">
              <w:rPr>
                <w:color w:val="000000"/>
                <w:spacing w:val="-2"/>
                <w:sz w:val="18"/>
              </w:rPr>
              <w:t>1</w:t>
            </w:r>
          </w:p>
        </w:tc>
        <w:tc>
          <w:tcPr>
            <w:tcW w:w="1576" w:type="dxa"/>
            <w:tcBorders>
              <w:bottom w:val="single" w:color="8FB6EA" w:sz="5" w:space="0"/>
            </w:tcBorders>
            <w:shd w:val="clear" w:color="auto" w:fill="FFFFFF" w:themeFill="background1"/>
            <w:tcMar/>
          </w:tcPr>
          <w:p w:rsidRPr="00CC0718" w:rsidR="00C71DC8" w:rsidP="00244814" w:rsidRDefault="00C71DC8" w14:paraId="59176FA5" w14:textId="77777777">
            <w:pPr>
              <w:rPr>
                <w:color w:val="000000"/>
                <w:spacing w:val="-2"/>
                <w:sz w:val="18"/>
              </w:rPr>
            </w:pPr>
          </w:p>
        </w:tc>
      </w:tr>
      <w:tr w:rsidRPr="00CC0718" w:rsidR="00C71DC8" w:rsidTr="3A33D0EC" w14:paraId="3E99E7D3" w14:textId="77777777">
        <w:trPr>
          <w:trHeight w:val="458" w:hRule="exact"/>
        </w:trPr>
        <w:tc>
          <w:tcPr>
            <w:tcW w:w="10717" w:type="dxa"/>
            <w:gridSpan w:val="8"/>
            <w:tcBorders>
              <w:top w:val="single" w:color="8FB6EA" w:sz="5" w:space="0"/>
            </w:tcBorders>
            <w:tcMar/>
          </w:tcPr>
          <w:p w:rsidRPr="00CC0718" w:rsidR="00C71DC8" w:rsidP="00244814" w:rsidRDefault="00C71DC8" w14:paraId="20B0EDA7" w14:textId="77777777"/>
        </w:tc>
      </w:tr>
      <w:tr w:rsidRPr="00CC0718" w:rsidR="00C71DC8" w:rsidTr="3A33D0EC" w14:paraId="3302CFC0" w14:textId="77777777">
        <w:trPr>
          <w:trHeight w:val="330" w:hRule="exact"/>
        </w:trPr>
        <w:tc>
          <w:tcPr>
            <w:tcW w:w="10717" w:type="dxa"/>
            <w:gridSpan w:val="8"/>
            <w:shd w:val="clear" w:color="auto" w:fill="FFFFFF" w:themeFill="background1"/>
            <w:tcMar/>
          </w:tcPr>
          <w:p w:rsidRPr="00CC0718" w:rsidR="00C71DC8" w:rsidP="00244814" w:rsidRDefault="00C71DC8" w14:paraId="315F606C" w14:textId="77777777">
            <w:pPr>
              <w:rPr>
                <w:b/>
                <w:color w:val="5C83B4"/>
                <w:spacing w:val="-2"/>
                <w:sz w:val="24"/>
              </w:rPr>
            </w:pPr>
          </w:p>
        </w:tc>
      </w:tr>
      <w:tr w:rsidRPr="00CC0718" w:rsidR="00C71DC8" w:rsidTr="3A33D0EC" w14:paraId="3F39BC70" w14:textId="77777777">
        <w:trPr>
          <w:trHeight w:val="458" w:hRule="exact"/>
        </w:trPr>
        <w:tc>
          <w:tcPr>
            <w:tcW w:w="1805" w:type="dxa"/>
            <w:shd w:val="clear" w:color="auto" w:fill="FFFFFF" w:themeFill="background1"/>
            <w:tcMar/>
          </w:tcPr>
          <w:p w:rsidRPr="00CC0718" w:rsidR="00C71DC8" w:rsidP="00244814" w:rsidRDefault="00C71DC8" w14:paraId="0DE8BB4A" w14:textId="77777777">
            <w:pPr>
              <w:rPr>
                <w:b/>
                <w:color w:val="5C83B4"/>
                <w:spacing w:val="-2"/>
                <w:sz w:val="24"/>
              </w:rPr>
            </w:pPr>
            <w:r w:rsidRPr="00CC0718">
              <w:rPr>
                <w:b/>
                <w:color w:val="5C83B4"/>
                <w:spacing w:val="-2"/>
                <w:sz w:val="24"/>
              </w:rPr>
              <w:t>Nickname:</w:t>
            </w:r>
          </w:p>
        </w:tc>
        <w:tc>
          <w:tcPr>
            <w:tcW w:w="8912" w:type="dxa"/>
            <w:gridSpan w:val="7"/>
            <w:vMerge w:val="restart"/>
            <w:shd w:val="clear" w:color="auto" w:fill="FFFFFF" w:themeFill="background1"/>
            <w:tcMar/>
          </w:tcPr>
          <w:p w:rsidRPr="00CC0718" w:rsidR="00C71DC8" w:rsidP="00244814" w:rsidRDefault="00C71DC8" w14:paraId="3465C4C0" w14:textId="77777777">
            <w:pPr>
              <w:rPr>
                <w:b/>
                <w:color w:val="5C83B4"/>
                <w:spacing w:val="-2"/>
                <w:sz w:val="24"/>
              </w:rPr>
            </w:pPr>
            <w:r w:rsidRPr="00CC0718">
              <w:rPr>
                <w:b/>
                <w:color w:val="5C83B4"/>
                <w:spacing w:val="-2"/>
                <w:sz w:val="24"/>
              </w:rPr>
              <w:t>Codes\\AXIAL CODE\\Q3 b- Member experience with the club\ROLE IN THE CLUB\Unique</w:t>
            </w:r>
          </w:p>
        </w:tc>
      </w:tr>
      <w:tr w:rsidRPr="00CC0718" w:rsidR="00C71DC8" w:rsidTr="3A33D0EC" w14:paraId="3DF486E5" w14:textId="77777777">
        <w:trPr>
          <w:trHeight w:val="445" w:hRule="exact"/>
        </w:trPr>
        <w:tc>
          <w:tcPr>
            <w:tcW w:w="1805" w:type="dxa"/>
            <w:shd w:val="clear" w:color="auto" w:fill="FFFFFF" w:themeFill="background1"/>
            <w:tcMar/>
          </w:tcPr>
          <w:p w:rsidRPr="00CC0718" w:rsidR="00C71DC8" w:rsidP="00244814" w:rsidRDefault="00C71DC8" w14:paraId="24FEE17E" w14:textId="77777777">
            <w:pPr>
              <w:rPr>
                <w:b/>
                <w:color w:val="5C83B4"/>
                <w:spacing w:val="-2"/>
                <w:sz w:val="24"/>
              </w:rPr>
            </w:pPr>
            <w:r w:rsidRPr="00CC0718">
              <w:rPr>
                <w:b/>
                <w:color w:val="5C83B4"/>
                <w:spacing w:val="-2"/>
                <w:sz w:val="24"/>
              </w:rPr>
              <w:t>Classification:</w:t>
            </w:r>
          </w:p>
        </w:tc>
        <w:tc>
          <w:tcPr>
            <w:tcW w:w="8912" w:type="dxa"/>
            <w:gridSpan w:val="7"/>
            <w:vMerge/>
            <w:tcMar/>
          </w:tcPr>
          <w:p w:rsidRPr="00CC0718" w:rsidR="00C71DC8" w:rsidP="00244814" w:rsidRDefault="00C71DC8" w14:paraId="611D5937" w14:textId="77777777"/>
        </w:tc>
      </w:tr>
      <w:tr w:rsidRPr="00CC0718" w:rsidR="00C71DC8" w:rsidTr="3A33D0EC" w14:paraId="05CA7245" w14:textId="77777777">
        <w:trPr>
          <w:trHeight w:val="458" w:hRule="exact"/>
        </w:trPr>
        <w:tc>
          <w:tcPr>
            <w:tcW w:w="1805" w:type="dxa"/>
            <w:shd w:val="clear" w:color="auto" w:fill="FFFFFF" w:themeFill="background1"/>
            <w:tcMar/>
          </w:tcPr>
          <w:p w:rsidRPr="00CC0718" w:rsidR="00C71DC8" w:rsidP="00244814" w:rsidRDefault="00C71DC8" w14:paraId="68E7D8F4" w14:textId="77777777">
            <w:pPr>
              <w:rPr>
                <w:b/>
                <w:color w:val="5C83B4"/>
                <w:spacing w:val="-2"/>
                <w:sz w:val="24"/>
              </w:rPr>
            </w:pPr>
            <w:r w:rsidRPr="00CC0718">
              <w:rPr>
                <w:b/>
                <w:color w:val="5C83B4"/>
                <w:spacing w:val="-2"/>
                <w:sz w:val="24"/>
              </w:rPr>
              <w:t>Aggregated:</w:t>
            </w:r>
          </w:p>
        </w:tc>
        <w:tc>
          <w:tcPr>
            <w:tcW w:w="8912" w:type="dxa"/>
            <w:gridSpan w:val="7"/>
            <w:shd w:val="clear" w:color="auto" w:fill="FFFFFF" w:themeFill="background1"/>
            <w:tcMar/>
          </w:tcPr>
          <w:p w:rsidRPr="00CC0718" w:rsidR="00C71DC8" w:rsidP="00244814" w:rsidRDefault="00C71DC8" w14:paraId="217AF9B6" w14:textId="77777777">
            <w:pPr>
              <w:rPr>
                <w:b/>
                <w:color w:val="5C83B4"/>
                <w:spacing w:val="-2"/>
                <w:sz w:val="24"/>
              </w:rPr>
            </w:pPr>
            <w:r w:rsidRPr="00CC0718">
              <w:rPr>
                <w:b/>
                <w:color w:val="5C83B4"/>
                <w:spacing w:val="-2"/>
                <w:sz w:val="24"/>
              </w:rPr>
              <w:t>No</w:t>
            </w:r>
          </w:p>
        </w:tc>
      </w:tr>
      <w:tr w:rsidRPr="00CC0718" w:rsidR="00C71DC8" w:rsidTr="3A33D0EC" w14:paraId="546829BD" w14:textId="77777777">
        <w:trPr>
          <w:trHeight w:val="330" w:hRule="exact"/>
        </w:trPr>
        <w:tc>
          <w:tcPr>
            <w:tcW w:w="3381" w:type="dxa"/>
            <w:gridSpan w:val="2"/>
            <w:tcBorders>
              <w:bottom w:val="single" w:color="8FB6EA" w:sz="5" w:space="0"/>
            </w:tcBorders>
            <w:shd w:val="clear" w:color="auto" w:fill="FFFFFF" w:themeFill="background1"/>
            <w:tcMar/>
          </w:tcPr>
          <w:p w:rsidRPr="00CC0718" w:rsidR="00C71DC8" w:rsidP="00244814" w:rsidRDefault="00C71DC8" w14:paraId="428E688E" w14:textId="77777777">
            <w:pPr>
              <w:rPr>
                <w:color w:val="000000"/>
                <w:spacing w:val="-2"/>
                <w:sz w:val="18"/>
              </w:rPr>
            </w:pPr>
            <w:r w:rsidRPr="00CC0718">
              <w:rPr>
                <w:color w:val="000000"/>
                <w:spacing w:val="-2"/>
                <w:sz w:val="18"/>
              </w:rPr>
              <w:t>Document</w:t>
            </w:r>
          </w:p>
        </w:tc>
        <w:tc>
          <w:tcPr>
            <w:tcW w:w="1132" w:type="dxa"/>
            <w:tcBorders>
              <w:bottom w:val="single" w:color="8FB6EA" w:sz="5" w:space="0"/>
            </w:tcBorders>
            <w:shd w:val="clear" w:color="auto" w:fill="FFFFFF" w:themeFill="background1"/>
            <w:tcMar/>
          </w:tcPr>
          <w:p w:rsidRPr="00CC0718" w:rsidR="00C71DC8" w:rsidP="00244814" w:rsidRDefault="00C71DC8" w14:paraId="6C4DDEDC" w14:textId="77777777">
            <w:pPr>
              <w:rPr>
                <w:color w:val="000000"/>
                <w:spacing w:val="-2"/>
                <w:sz w:val="18"/>
              </w:rPr>
            </w:pPr>
            <w:r w:rsidRPr="00CC0718">
              <w:rPr>
                <w:color w:val="000000"/>
                <w:spacing w:val="-2"/>
                <w:sz w:val="18"/>
              </w:rPr>
              <w:t>1</w:t>
            </w:r>
          </w:p>
        </w:tc>
        <w:tc>
          <w:tcPr>
            <w:tcW w:w="1576" w:type="dxa"/>
            <w:gridSpan w:val="2"/>
            <w:tcBorders>
              <w:bottom w:val="single" w:color="8FB6EA" w:sz="5" w:space="0"/>
            </w:tcBorders>
            <w:shd w:val="clear" w:color="auto" w:fill="FFFFFF" w:themeFill="background1"/>
            <w:tcMar/>
          </w:tcPr>
          <w:p w:rsidRPr="00CC0718" w:rsidR="00C71DC8" w:rsidP="00244814" w:rsidRDefault="00C71DC8" w14:paraId="026B7E82" w14:textId="77777777">
            <w:pPr>
              <w:rPr>
                <w:color w:val="000000"/>
                <w:spacing w:val="-2"/>
                <w:sz w:val="18"/>
              </w:rPr>
            </w:pPr>
            <w:r w:rsidRPr="00CC0718">
              <w:rPr>
                <w:color w:val="000000"/>
                <w:spacing w:val="-2"/>
                <w:sz w:val="18"/>
              </w:rPr>
              <w:t>1</w:t>
            </w:r>
          </w:p>
        </w:tc>
        <w:tc>
          <w:tcPr>
            <w:tcW w:w="1362" w:type="dxa"/>
            <w:tcBorders>
              <w:bottom w:val="single" w:color="8FB6EA" w:sz="5" w:space="0"/>
            </w:tcBorders>
            <w:shd w:val="clear" w:color="auto" w:fill="FFFFFF" w:themeFill="background1"/>
            <w:tcMar/>
          </w:tcPr>
          <w:p w:rsidRPr="00CC0718" w:rsidR="00C71DC8" w:rsidP="00244814" w:rsidRDefault="00C71DC8" w14:paraId="70E0F9F2" w14:textId="77777777">
            <w:pPr>
              <w:rPr>
                <w:color w:val="000000"/>
                <w:spacing w:val="-2"/>
                <w:sz w:val="18"/>
              </w:rPr>
            </w:pPr>
            <w:r w:rsidRPr="00CC0718">
              <w:rPr>
                <w:color w:val="000000"/>
                <w:spacing w:val="-2"/>
                <w:sz w:val="18"/>
              </w:rPr>
              <w:t>3</w:t>
            </w:r>
          </w:p>
        </w:tc>
        <w:tc>
          <w:tcPr>
            <w:tcW w:w="1690" w:type="dxa"/>
            <w:tcBorders>
              <w:bottom w:val="single" w:color="8FB6EA" w:sz="5" w:space="0"/>
            </w:tcBorders>
            <w:shd w:val="clear" w:color="auto" w:fill="FFFFFF" w:themeFill="background1"/>
            <w:tcMar/>
          </w:tcPr>
          <w:p w:rsidRPr="00CC0718" w:rsidR="00C71DC8" w:rsidP="00244814" w:rsidRDefault="00C71DC8" w14:paraId="01E1A604" w14:textId="77777777">
            <w:pPr>
              <w:rPr>
                <w:color w:val="000000"/>
                <w:spacing w:val="-2"/>
                <w:sz w:val="18"/>
              </w:rPr>
            </w:pPr>
            <w:r w:rsidRPr="00CC0718">
              <w:rPr>
                <w:color w:val="000000"/>
                <w:spacing w:val="-2"/>
                <w:sz w:val="18"/>
              </w:rPr>
              <w:t>1</w:t>
            </w:r>
          </w:p>
        </w:tc>
        <w:tc>
          <w:tcPr>
            <w:tcW w:w="1576" w:type="dxa"/>
            <w:tcBorders>
              <w:bottom w:val="single" w:color="8FB6EA" w:sz="5" w:space="0"/>
            </w:tcBorders>
            <w:shd w:val="clear" w:color="auto" w:fill="FFFFFF" w:themeFill="background1"/>
            <w:tcMar/>
          </w:tcPr>
          <w:p w:rsidRPr="00CC0718" w:rsidR="00C71DC8" w:rsidP="00244814" w:rsidRDefault="00C71DC8" w14:paraId="48AA9D7A" w14:textId="77777777">
            <w:pPr>
              <w:rPr>
                <w:color w:val="000000"/>
                <w:spacing w:val="-2"/>
                <w:sz w:val="18"/>
              </w:rPr>
            </w:pPr>
          </w:p>
        </w:tc>
      </w:tr>
      <w:tr w:rsidRPr="00CC0718" w:rsidR="00C71DC8" w:rsidTr="3A33D0EC" w14:paraId="584B5170" w14:textId="77777777">
        <w:trPr>
          <w:trHeight w:val="458" w:hRule="exact"/>
        </w:trPr>
        <w:tc>
          <w:tcPr>
            <w:tcW w:w="10717" w:type="dxa"/>
            <w:gridSpan w:val="8"/>
            <w:tcBorders>
              <w:top w:val="single" w:color="8FB6EA" w:sz="5" w:space="0"/>
            </w:tcBorders>
            <w:tcMar/>
          </w:tcPr>
          <w:p w:rsidRPr="00CC0718" w:rsidR="00C71DC8" w:rsidP="00244814" w:rsidRDefault="00C71DC8" w14:paraId="3B160F07" w14:textId="77777777"/>
        </w:tc>
      </w:tr>
      <w:tr w:rsidRPr="00CC0718" w:rsidR="00C71DC8" w:rsidTr="3A33D0EC" w14:paraId="3AF13C69" w14:textId="77777777">
        <w:trPr>
          <w:trHeight w:val="330" w:hRule="exact"/>
        </w:trPr>
        <w:tc>
          <w:tcPr>
            <w:tcW w:w="10717" w:type="dxa"/>
            <w:gridSpan w:val="8"/>
            <w:shd w:val="clear" w:color="auto" w:fill="FFFFFF" w:themeFill="background1"/>
            <w:tcMar/>
          </w:tcPr>
          <w:p w:rsidRPr="00CC0718" w:rsidR="00C71DC8" w:rsidP="00244814" w:rsidRDefault="00C71DC8" w14:paraId="5C8023FB" w14:textId="77777777">
            <w:pPr>
              <w:rPr>
                <w:b/>
                <w:color w:val="5C83B4"/>
                <w:spacing w:val="-2"/>
                <w:sz w:val="24"/>
              </w:rPr>
            </w:pPr>
          </w:p>
        </w:tc>
      </w:tr>
      <w:tr w:rsidRPr="00CC0718" w:rsidR="00C71DC8" w:rsidTr="3A33D0EC" w14:paraId="1905F8A7" w14:textId="77777777">
        <w:trPr>
          <w:trHeight w:val="458" w:hRule="exact"/>
        </w:trPr>
        <w:tc>
          <w:tcPr>
            <w:tcW w:w="1805" w:type="dxa"/>
            <w:shd w:val="clear" w:color="auto" w:fill="FFFFFF" w:themeFill="background1"/>
            <w:tcMar/>
          </w:tcPr>
          <w:p w:rsidRPr="00CC0718" w:rsidR="00C71DC8" w:rsidP="00244814" w:rsidRDefault="00C71DC8" w14:paraId="53A75505" w14:textId="77777777">
            <w:pPr>
              <w:rPr>
                <w:b/>
                <w:color w:val="5C83B4"/>
                <w:spacing w:val="-2"/>
                <w:sz w:val="24"/>
              </w:rPr>
            </w:pPr>
            <w:r w:rsidRPr="00CC0718">
              <w:rPr>
                <w:b/>
                <w:color w:val="5C83B4"/>
                <w:spacing w:val="-2"/>
                <w:sz w:val="24"/>
              </w:rPr>
              <w:t>Nickname:</w:t>
            </w:r>
          </w:p>
        </w:tc>
        <w:tc>
          <w:tcPr>
            <w:tcW w:w="8912" w:type="dxa"/>
            <w:gridSpan w:val="7"/>
            <w:vMerge w:val="restart"/>
            <w:shd w:val="clear" w:color="auto" w:fill="FFFFFF" w:themeFill="background1"/>
            <w:tcMar/>
          </w:tcPr>
          <w:p w:rsidRPr="00CC0718" w:rsidR="00C71DC8" w:rsidP="00244814" w:rsidRDefault="00C71DC8" w14:paraId="55758897" w14:textId="77777777">
            <w:pPr>
              <w:rPr>
                <w:b/>
                <w:color w:val="5C83B4"/>
                <w:spacing w:val="-2"/>
                <w:sz w:val="24"/>
              </w:rPr>
            </w:pPr>
            <w:r w:rsidRPr="00CC0718">
              <w:rPr>
                <w:b/>
                <w:color w:val="5C83B4"/>
                <w:spacing w:val="-2"/>
                <w:sz w:val="24"/>
              </w:rPr>
              <w:t>Codes\\AXIAL CODE\\Q3 b- Member experience with the club\SKILL DEVELOPMENT</w:t>
            </w:r>
          </w:p>
        </w:tc>
      </w:tr>
      <w:tr w:rsidRPr="00CC0718" w:rsidR="00C71DC8" w:rsidTr="3A33D0EC" w14:paraId="6373847C" w14:textId="77777777">
        <w:trPr>
          <w:trHeight w:val="444" w:hRule="exact"/>
        </w:trPr>
        <w:tc>
          <w:tcPr>
            <w:tcW w:w="1805" w:type="dxa"/>
            <w:shd w:val="clear" w:color="auto" w:fill="FFFFFF" w:themeFill="background1"/>
            <w:tcMar/>
          </w:tcPr>
          <w:p w:rsidRPr="00CC0718" w:rsidR="00C71DC8" w:rsidP="00244814" w:rsidRDefault="00C71DC8" w14:paraId="1520D272" w14:textId="77777777">
            <w:pPr>
              <w:rPr>
                <w:b/>
                <w:color w:val="5C83B4"/>
                <w:spacing w:val="-2"/>
                <w:sz w:val="24"/>
              </w:rPr>
            </w:pPr>
            <w:r w:rsidRPr="00CC0718">
              <w:rPr>
                <w:b/>
                <w:color w:val="5C83B4"/>
                <w:spacing w:val="-2"/>
                <w:sz w:val="24"/>
              </w:rPr>
              <w:t>Classification:</w:t>
            </w:r>
          </w:p>
        </w:tc>
        <w:tc>
          <w:tcPr>
            <w:tcW w:w="8912" w:type="dxa"/>
            <w:gridSpan w:val="7"/>
            <w:vMerge/>
            <w:tcMar/>
          </w:tcPr>
          <w:p w:rsidRPr="00CC0718" w:rsidR="00C71DC8" w:rsidP="00244814" w:rsidRDefault="00C71DC8" w14:paraId="27362699" w14:textId="77777777"/>
        </w:tc>
      </w:tr>
      <w:tr w:rsidRPr="00CC0718" w:rsidR="00C71DC8" w:rsidTr="3A33D0EC" w14:paraId="62D0B8E2" w14:textId="77777777">
        <w:trPr>
          <w:trHeight w:val="459" w:hRule="exact"/>
        </w:trPr>
        <w:tc>
          <w:tcPr>
            <w:tcW w:w="1805" w:type="dxa"/>
            <w:shd w:val="clear" w:color="auto" w:fill="FFFFFF" w:themeFill="background1"/>
            <w:tcMar/>
          </w:tcPr>
          <w:p w:rsidRPr="00CC0718" w:rsidR="00C71DC8" w:rsidP="00244814" w:rsidRDefault="00C71DC8" w14:paraId="61AE7F22" w14:textId="77777777">
            <w:pPr>
              <w:rPr>
                <w:b/>
                <w:color w:val="5C83B4"/>
                <w:spacing w:val="-2"/>
                <w:sz w:val="24"/>
              </w:rPr>
            </w:pPr>
            <w:r w:rsidRPr="00CC0718">
              <w:rPr>
                <w:b/>
                <w:color w:val="5C83B4"/>
                <w:spacing w:val="-2"/>
                <w:sz w:val="24"/>
              </w:rPr>
              <w:t>Aggregated:</w:t>
            </w:r>
          </w:p>
        </w:tc>
        <w:tc>
          <w:tcPr>
            <w:tcW w:w="8912" w:type="dxa"/>
            <w:gridSpan w:val="7"/>
            <w:shd w:val="clear" w:color="auto" w:fill="FFFFFF" w:themeFill="background1"/>
            <w:tcMar/>
          </w:tcPr>
          <w:p w:rsidRPr="00CC0718" w:rsidR="00C71DC8" w:rsidP="00244814" w:rsidRDefault="00C71DC8" w14:paraId="7E501F61" w14:textId="77777777">
            <w:pPr>
              <w:rPr>
                <w:b/>
                <w:color w:val="5C83B4"/>
                <w:spacing w:val="-2"/>
                <w:sz w:val="24"/>
              </w:rPr>
            </w:pPr>
            <w:r w:rsidRPr="00CC0718">
              <w:rPr>
                <w:b/>
                <w:color w:val="5C83B4"/>
                <w:spacing w:val="-2"/>
                <w:sz w:val="24"/>
              </w:rPr>
              <w:t>Yes</w:t>
            </w:r>
          </w:p>
        </w:tc>
      </w:tr>
      <w:tr w:rsidRPr="00CC0718" w:rsidR="00C71DC8" w:rsidTr="3A33D0EC" w14:paraId="2EAF649E" w14:textId="77777777">
        <w:trPr>
          <w:trHeight w:val="344" w:hRule="exact"/>
        </w:trPr>
        <w:tc>
          <w:tcPr>
            <w:tcW w:w="3381" w:type="dxa"/>
            <w:gridSpan w:val="2"/>
            <w:tcBorders>
              <w:bottom w:val="single" w:color="8FB6EA" w:sz="5" w:space="0"/>
            </w:tcBorders>
            <w:shd w:val="clear" w:color="auto" w:fill="FFFFFF" w:themeFill="background1"/>
            <w:tcMar/>
          </w:tcPr>
          <w:p w:rsidRPr="00CC0718" w:rsidR="00C71DC8" w:rsidP="00244814" w:rsidRDefault="00C71DC8" w14:paraId="7C519E79" w14:textId="77777777">
            <w:pPr>
              <w:rPr>
                <w:color w:val="000000"/>
                <w:spacing w:val="-2"/>
                <w:sz w:val="18"/>
              </w:rPr>
            </w:pPr>
            <w:r w:rsidRPr="00CC0718">
              <w:rPr>
                <w:color w:val="000000"/>
                <w:spacing w:val="-2"/>
                <w:sz w:val="18"/>
              </w:rPr>
              <w:t>Document</w:t>
            </w:r>
          </w:p>
        </w:tc>
        <w:tc>
          <w:tcPr>
            <w:tcW w:w="1132" w:type="dxa"/>
            <w:tcBorders>
              <w:bottom w:val="single" w:color="8FB6EA" w:sz="5" w:space="0"/>
            </w:tcBorders>
            <w:shd w:val="clear" w:color="auto" w:fill="FFFFFF" w:themeFill="background1"/>
            <w:tcMar/>
          </w:tcPr>
          <w:p w:rsidRPr="00CC0718" w:rsidR="00C71DC8" w:rsidP="00244814" w:rsidRDefault="00C71DC8" w14:paraId="62398922" w14:textId="77777777">
            <w:pPr>
              <w:rPr>
                <w:color w:val="000000"/>
                <w:spacing w:val="-2"/>
                <w:sz w:val="18"/>
              </w:rPr>
            </w:pPr>
            <w:r w:rsidRPr="00CC0718">
              <w:rPr>
                <w:color w:val="000000"/>
                <w:spacing w:val="-2"/>
                <w:sz w:val="18"/>
              </w:rPr>
              <w:t>3</w:t>
            </w:r>
          </w:p>
        </w:tc>
        <w:tc>
          <w:tcPr>
            <w:tcW w:w="1576" w:type="dxa"/>
            <w:gridSpan w:val="2"/>
            <w:tcBorders>
              <w:bottom w:val="single" w:color="8FB6EA" w:sz="5" w:space="0"/>
            </w:tcBorders>
            <w:shd w:val="clear" w:color="auto" w:fill="FFFFFF" w:themeFill="background1"/>
            <w:tcMar/>
          </w:tcPr>
          <w:p w:rsidRPr="00CC0718" w:rsidR="00C71DC8" w:rsidP="00244814" w:rsidRDefault="00C71DC8" w14:paraId="544EBCE2" w14:textId="77777777">
            <w:pPr>
              <w:rPr>
                <w:color w:val="000000"/>
                <w:spacing w:val="-2"/>
                <w:sz w:val="18"/>
              </w:rPr>
            </w:pPr>
            <w:r w:rsidRPr="00CC0718">
              <w:rPr>
                <w:color w:val="000000"/>
                <w:spacing w:val="-2"/>
                <w:sz w:val="18"/>
              </w:rPr>
              <w:t>20</w:t>
            </w:r>
          </w:p>
        </w:tc>
        <w:tc>
          <w:tcPr>
            <w:tcW w:w="1362" w:type="dxa"/>
            <w:tcBorders>
              <w:bottom w:val="single" w:color="8FB6EA" w:sz="5" w:space="0"/>
            </w:tcBorders>
            <w:shd w:val="clear" w:color="auto" w:fill="FFFFFF" w:themeFill="background1"/>
            <w:tcMar/>
          </w:tcPr>
          <w:p w:rsidRPr="00CC0718" w:rsidR="00C71DC8" w:rsidP="00244814" w:rsidRDefault="00C71DC8" w14:paraId="6BB11AA4" w14:textId="77777777">
            <w:pPr>
              <w:rPr>
                <w:color w:val="000000"/>
                <w:spacing w:val="-2"/>
                <w:sz w:val="18"/>
              </w:rPr>
            </w:pPr>
            <w:r w:rsidRPr="00CC0718">
              <w:rPr>
                <w:color w:val="000000"/>
                <w:spacing w:val="-2"/>
                <w:sz w:val="18"/>
              </w:rPr>
              <w:t>215</w:t>
            </w:r>
          </w:p>
        </w:tc>
        <w:tc>
          <w:tcPr>
            <w:tcW w:w="1690" w:type="dxa"/>
            <w:tcBorders>
              <w:bottom w:val="single" w:color="8FB6EA" w:sz="5" w:space="0"/>
            </w:tcBorders>
            <w:shd w:val="clear" w:color="auto" w:fill="FFFFFF" w:themeFill="background1"/>
            <w:tcMar/>
          </w:tcPr>
          <w:p w:rsidRPr="00CC0718" w:rsidR="00C71DC8" w:rsidP="00244814" w:rsidRDefault="00C71DC8" w14:paraId="0457FF0A" w14:textId="77777777">
            <w:pPr>
              <w:rPr>
                <w:color w:val="000000"/>
                <w:spacing w:val="-2"/>
                <w:sz w:val="18"/>
              </w:rPr>
            </w:pPr>
            <w:r w:rsidRPr="00CC0718">
              <w:rPr>
                <w:color w:val="000000"/>
                <w:spacing w:val="-2"/>
                <w:sz w:val="18"/>
              </w:rPr>
              <w:t>20</w:t>
            </w:r>
          </w:p>
        </w:tc>
        <w:tc>
          <w:tcPr>
            <w:tcW w:w="1576" w:type="dxa"/>
            <w:tcBorders>
              <w:bottom w:val="single" w:color="8FB6EA" w:sz="5" w:space="0"/>
            </w:tcBorders>
            <w:shd w:val="clear" w:color="auto" w:fill="FFFFFF" w:themeFill="background1"/>
            <w:tcMar/>
          </w:tcPr>
          <w:p w:rsidRPr="00CC0718" w:rsidR="00C71DC8" w:rsidP="00244814" w:rsidRDefault="00C71DC8" w14:paraId="3EDFE70B" w14:textId="77777777">
            <w:pPr>
              <w:rPr>
                <w:color w:val="000000"/>
                <w:spacing w:val="-2"/>
                <w:sz w:val="18"/>
              </w:rPr>
            </w:pPr>
          </w:p>
        </w:tc>
      </w:tr>
      <w:tr w:rsidRPr="00CC0718" w:rsidR="00C71DC8" w:rsidTr="3A33D0EC" w14:paraId="224517F9" w14:textId="77777777">
        <w:trPr>
          <w:trHeight w:val="444" w:hRule="exact"/>
        </w:trPr>
        <w:tc>
          <w:tcPr>
            <w:tcW w:w="10717" w:type="dxa"/>
            <w:gridSpan w:val="8"/>
            <w:tcBorders>
              <w:top w:val="single" w:color="8FB6EA" w:sz="5" w:space="0"/>
            </w:tcBorders>
            <w:tcMar/>
          </w:tcPr>
          <w:p w:rsidRPr="00CC0718" w:rsidR="00C71DC8" w:rsidP="00244814" w:rsidRDefault="00C71DC8" w14:paraId="19B3D027" w14:textId="77777777"/>
        </w:tc>
      </w:tr>
      <w:tr w:rsidRPr="00CC0718" w:rsidR="00C71DC8" w:rsidTr="3A33D0EC" w14:paraId="0120CDC9" w14:textId="77777777">
        <w:trPr>
          <w:trHeight w:val="344" w:hRule="exact"/>
        </w:trPr>
        <w:tc>
          <w:tcPr>
            <w:tcW w:w="10717" w:type="dxa"/>
            <w:gridSpan w:val="8"/>
            <w:shd w:val="clear" w:color="auto" w:fill="FFFFFF" w:themeFill="background1"/>
            <w:tcMar/>
          </w:tcPr>
          <w:p w:rsidRPr="00CC0718" w:rsidR="00C71DC8" w:rsidP="00244814" w:rsidRDefault="00C71DC8" w14:paraId="4FB580F3" w14:textId="77777777">
            <w:pPr>
              <w:rPr>
                <w:b/>
                <w:color w:val="5C83B4"/>
                <w:spacing w:val="-2"/>
                <w:sz w:val="24"/>
              </w:rPr>
            </w:pPr>
          </w:p>
        </w:tc>
      </w:tr>
      <w:tr w:rsidRPr="00CC0718" w:rsidR="00C71DC8" w:rsidTr="3A33D0EC" w14:paraId="2B36F5CF" w14:textId="77777777">
        <w:trPr>
          <w:trHeight w:val="444" w:hRule="exact"/>
        </w:trPr>
        <w:tc>
          <w:tcPr>
            <w:tcW w:w="1805" w:type="dxa"/>
            <w:shd w:val="clear" w:color="auto" w:fill="FFFFFF" w:themeFill="background1"/>
            <w:tcMar/>
          </w:tcPr>
          <w:p w:rsidRPr="00CC0718" w:rsidR="00C71DC8" w:rsidP="00244814" w:rsidRDefault="00C71DC8" w14:paraId="628353E3" w14:textId="77777777">
            <w:pPr>
              <w:rPr>
                <w:b/>
                <w:color w:val="5C83B4"/>
                <w:spacing w:val="-2"/>
                <w:sz w:val="24"/>
              </w:rPr>
            </w:pPr>
            <w:r w:rsidRPr="00CC0718">
              <w:rPr>
                <w:b/>
                <w:color w:val="5C83B4"/>
                <w:spacing w:val="-2"/>
                <w:sz w:val="24"/>
              </w:rPr>
              <w:t>Nickname:</w:t>
            </w:r>
          </w:p>
        </w:tc>
        <w:tc>
          <w:tcPr>
            <w:tcW w:w="8912" w:type="dxa"/>
            <w:gridSpan w:val="7"/>
            <w:vMerge w:val="restart"/>
            <w:shd w:val="clear" w:color="auto" w:fill="FFFFFF" w:themeFill="background1"/>
            <w:tcMar/>
          </w:tcPr>
          <w:p w:rsidRPr="00CC0718" w:rsidR="00C71DC8" w:rsidP="00244814" w:rsidRDefault="00C71DC8" w14:paraId="63360A53" w14:textId="77777777">
            <w:pPr>
              <w:rPr>
                <w:b/>
                <w:color w:val="5C83B4"/>
                <w:spacing w:val="-2"/>
                <w:sz w:val="24"/>
              </w:rPr>
            </w:pPr>
            <w:r w:rsidRPr="00CC0718">
              <w:rPr>
                <w:b/>
                <w:color w:val="5C83B4"/>
                <w:spacing w:val="-2"/>
                <w:sz w:val="24"/>
              </w:rPr>
              <w:t>Codes\\AXIAL CODE\\Q3 b- Member experience with the club\SKILL DEVELOPMENT\Build skills</w:t>
            </w:r>
          </w:p>
        </w:tc>
      </w:tr>
      <w:tr w:rsidRPr="00CC0718" w:rsidR="00C71DC8" w:rsidTr="3A33D0EC" w14:paraId="31055220" w14:textId="77777777">
        <w:trPr>
          <w:trHeight w:val="458" w:hRule="exact"/>
        </w:trPr>
        <w:tc>
          <w:tcPr>
            <w:tcW w:w="1805" w:type="dxa"/>
            <w:shd w:val="clear" w:color="auto" w:fill="FFFFFF" w:themeFill="background1"/>
            <w:tcMar/>
          </w:tcPr>
          <w:p w:rsidRPr="00CC0718" w:rsidR="00C71DC8" w:rsidP="00244814" w:rsidRDefault="00C71DC8" w14:paraId="7680D000" w14:textId="77777777">
            <w:pPr>
              <w:rPr>
                <w:b/>
                <w:color w:val="5C83B4"/>
                <w:spacing w:val="-2"/>
                <w:sz w:val="24"/>
              </w:rPr>
            </w:pPr>
            <w:r w:rsidRPr="00CC0718">
              <w:rPr>
                <w:b/>
                <w:color w:val="5C83B4"/>
                <w:spacing w:val="-2"/>
                <w:sz w:val="24"/>
              </w:rPr>
              <w:t>Classification:</w:t>
            </w:r>
          </w:p>
        </w:tc>
        <w:tc>
          <w:tcPr>
            <w:tcW w:w="8912" w:type="dxa"/>
            <w:gridSpan w:val="7"/>
            <w:vMerge/>
            <w:tcMar/>
          </w:tcPr>
          <w:p w:rsidRPr="00CC0718" w:rsidR="00C71DC8" w:rsidP="00244814" w:rsidRDefault="00C71DC8" w14:paraId="46B88CFB" w14:textId="77777777"/>
        </w:tc>
      </w:tr>
      <w:tr w:rsidRPr="00CC0718" w:rsidR="00C71DC8" w:rsidTr="3A33D0EC" w14:paraId="0282C84A" w14:textId="77777777">
        <w:trPr>
          <w:trHeight w:val="445" w:hRule="exact"/>
        </w:trPr>
        <w:tc>
          <w:tcPr>
            <w:tcW w:w="1805" w:type="dxa"/>
            <w:shd w:val="clear" w:color="auto" w:fill="FFFFFF" w:themeFill="background1"/>
            <w:tcMar/>
          </w:tcPr>
          <w:p w:rsidRPr="00CC0718" w:rsidR="00C71DC8" w:rsidP="00244814" w:rsidRDefault="00C71DC8" w14:paraId="342C6068" w14:textId="77777777">
            <w:pPr>
              <w:rPr>
                <w:b/>
                <w:color w:val="5C83B4"/>
                <w:spacing w:val="-2"/>
                <w:sz w:val="24"/>
              </w:rPr>
            </w:pPr>
            <w:r w:rsidRPr="00CC0718">
              <w:rPr>
                <w:b/>
                <w:color w:val="5C83B4"/>
                <w:spacing w:val="-2"/>
                <w:sz w:val="24"/>
              </w:rPr>
              <w:t>Aggregated:</w:t>
            </w:r>
          </w:p>
        </w:tc>
        <w:tc>
          <w:tcPr>
            <w:tcW w:w="8912" w:type="dxa"/>
            <w:gridSpan w:val="7"/>
            <w:shd w:val="clear" w:color="auto" w:fill="FFFFFF" w:themeFill="background1"/>
            <w:tcMar/>
          </w:tcPr>
          <w:p w:rsidRPr="00CC0718" w:rsidR="00C71DC8" w:rsidP="00244814" w:rsidRDefault="00C71DC8" w14:paraId="257B33E6" w14:textId="77777777">
            <w:pPr>
              <w:rPr>
                <w:b/>
                <w:color w:val="5C83B4"/>
                <w:spacing w:val="-2"/>
                <w:sz w:val="24"/>
              </w:rPr>
            </w:pPr>
            <w:r w:rsidRPr="00CC0718">
              <w:rPr>
                <w:b/>
                <w:color w:val="5C83B4"/>
                <w:spacing w:val="-2"/>
                <w:sz w:val="24"/>
              </w:rPr>
              <w:t>No</w:t>
            </w:r>
          </w:p>
        </w:tc>
      </w:tr>
      <w:tr w:rsidRPr="00CC0718" w:rsidR="00C71DC8" w:rsidTr="3A33D0EC" w14:paraId="310D2D02" w14:textId="77777777">
        <w:trPr>
          <w:trHeight w:val="344" w:hRule="exact"/>
        </w:trPr>
        <w:tc>
          <w:tcPr>
            <w:tcW w:w="3381" w:type="dxa"/>
            <w:gridSpan w:val="2"/>
            <w:tcBorders>
              <w:bottom w:val="single" w:color="8FB6EA" w:sz="5" w:space="0"/>
            </w:tcBorders>
            <w:shd w:val="clear" w:color="auto" w:fill="FFFFFF" w:themeFill="background1"/>
            <w:tcMar/>
          </w:tcPr>
          <w:p w:rsidRPr="00CC0718" w:rsidR="00C71DC8" w:rsidP="00244814" w:rsidRDefault="00C71DC8" w14:paraId="6E4A682A" w14:textId="77777777">
            <w:pPr>
              <w:rPr>
                <w:color w:val="000000"/>
                <w:spacing w:val="-2"/>
                <w:sz w:val="18"/>
              </w:rPr>
            </w:pPr>
            <w:r w:rsidRPr="00CC0718">
              <w:rPr>
                <w:color w:val="000000"/>
                <w:spacing w:val="-2"/>
                <w:sz w:val="18"/>
              </w:rPr>
              <w:t>Document</w:t>
            </w:r>
          </w:p>
        </w:tc>
        <w:tc>
          <w:tcPr>
            <w:tcW w:w="1132" w:type="dxa"/>
            <w:tcBorders>
              <w:bottom w:val="single" w:color="8FB6EA" w:sz="5" w:space="0"/>
            </w:tcBorders>
            <w:shd w:val="clear" w:color="auto" w:fill="FFFFFF" w:themeFill="background1"/>
            <w:tcMar/>
          </w:tcPr>
          <w:p w:rsidRPr="00CC0718" w:rsidR="00C71DC8" w:rsidP="00244814" w:rsidRDefault="00C71DC8" w14:paraId="378B16AF" w14:textId="77777777">
            <w:pPr>
              <w:rPr>
                <w:color w:val="000000"/>
                <w:spacing w:val="-2"/>
                <w:sz w:val="18"/>
              </w:rPr>
            </w:pPr>
            <w:r w:rsidRPr="00CC0718">
              <w:rPr>
                <w:color w:val="000000"/>
                <w:spacing w:val="-2"/>
                <w:sz w:val="18"/>
              </w:rPr>
              <w:t>1</w:t>
            </w:r>
          </w:p>
        </w:tc>
        <w:tc>
          <w:tcPr>
            <w:tcW w:w="1576" w:type="dxa"/>
            <w:gridSpan w:val="2"/>
            <w:tcBorders>
              <w:bottom w:val="single" w:color="8FB6EA" w:sz="5" w:space="0"/>
            </w:tcBorders>
            <w:shd w:val="clear" w:color="auto" w:fill="FFFFFF" w:themeFill="background1"/>
            <w:tcMar/>
          </w:tcPr>
          <w:p w:rsidRPr="00CC0718" w:rsidR="00C71DC8" w:rsidP="00244814" w:rsidRDefault="00C71DC8" w14:paraId="6DF218E7" w14:textId="77777777">
            <w:pPr>
              <w:rPr>
                <w:color w:val="000000"/>
                <w:spacing w:val="-2"/>
                <w:sz w:val="18"/>
              </w:rPr>
            </w:pPr>
            <w:r w:rsidRPr="00CC0718">
              <w:rPr>
                <w:color w:val="000000"/>
                <w:spacing w:val="-2"/>
                <w:sz w:val="18"/>
              </w:rPr>
              <w:t>1</w:t>
            </w:r>
          </w:p>
        </w:tc>
        <w:tc>
          <w:tcPr>
            <w:tcW w:w="1362" w:type="dxa"/>
            <w:tcBorders>
              <w:bottom w:val="single" w:color="8FB6EA" w:sz="5" w:space="0"/>
            </w:tcBorders>
            <w:shd w:val="clear" w:color="auto" w:fill="FFFFFF" w:themeFill="background1"/>
            <w:tcMar/>
          </w:tcPr>
          <w:p w:rsidRPr="00CC0718" w:rsidR="00C71DC8" w:rsidP="00244814" w:rsidRDefault="00C71DC8" w14:paraId="7BB2543E" w14:textId="77777777">
            <w:pPr>
              <w:rPr>
                <w:color w:val="000000"/>
                <w:spacing w:val="-2"/>
                <w:sz w:val="18"/>
              </w:rPr>
            </w:pPr>
            <w:r w:rsidRPr="00CC0718">
              <w:rPr>
                <w:color w:val="000000"/>
                <w:spacing w:val="-2"/>
                <w:sz w:val="18"/>
              </w:rPr>
              <w:t>12</w:t>
            </w:r>
          </w:p>
        </w:tc>
        <w:tc>
          <w:tcPr>
            <w:tcW w:w="1690" w:type="dxa"/>
            <w:tcBorders>
              <w:bottom w:val="single" w:color="8FB6EA" w:sz="5" w:space="0"/>
            </w:tcBorders>
            <w:shd w:val="clear" w:color="auto" w:fill="FFFFFF" w:themeFill="background1"/>
            <w:tcMar/>
          </w:tcPr>
          <w:p w:rsidRPr="00CC0718" w:rsidR="00C71DC8" w:rsidP="00244814" w:rsidRDefault="00C71DC8" w14:paraId="0356D82C" w14:textId="77777777">
            <w:pPr>
              <w:rPr>
                <w:color w:val="000000"/>
                <w:spacing w:val="-2"/>
                <w:sz w:val="18"/>
              </w:rPr>
            </w:pPr>
            <w:r w:rsidRPr="00CC0718">
              <w:rPr>
                <w:color w:val="000000"/>
                <w:spacing w:val="-2"/>
                <w:sz w:val="18"/>
              </w:rPr>
              <w:t>1</w:t>
            </w:r>
          </w:p>
        </w:tc>
        <w:tc>
          <w:tcPr>
            <w:tcW w:w="1576" w:type="dxa"/>
            <w:tcBorders>
              <w:bottom w:val="single" w:color="8FB6EA" w:sz="5" w:space="0"/>
            </w:tcBorders>
            <w:shd w:val="clear" w:color="auto" w:fill="FFFFFF" w:themeFill="background1"/>
            <w:tcMar/>
          </w:tcPr>
          <w:p w:rsidRPr="00CC0718" w:rsidR="00C71DC8" w:rsidP="00244814" w:rsidRDefault="00C71DC8" w14:paraId="35AFB706" w14:textId="77777777">
            <w:pPr>
              <w:rPr>
                <w:color w:val="000000"/>
                <w:spacing w:val="-2"/>
                <w:sz w:val="18"/>
              </w:rPr>
            </w:pPr>
          </w:p>
        </w:tc>
      </w:tr>
      <w:tr w:rsidRPr="00CC0718" w:rsidR="00C71DC8" w:rsidTr="3A33D0EC" w14:paraId="32163B3F" w14:textId="77777777">
        <w:trPr>
          <w:trHeight w:val="444" w:hRule="exact"/>
        </w:trPr>
        <w:tc>
          <w:tcPr>
            <w:tcW w:w="10717" w:type="dxa"/>
            <w:gridSpan w:val="8"/>
            <w:tcBorders>
              <w:top w:val="single" w:color="8FB6EA" w:sz="5" w:space="0"/>
            </w:tcBorders>
            <w:tcMar/>
          </w:tcPr>
          <w:p w:rsidRPr="00CC0718" w:rsidR="00C71DC8" w:rsidP="00244814" w:rsidRDefault="00C71DC8" w14:paraId="618478AC" w14:textId="77777777"/>
        </w:tc>
      </w:tr>
      <w:tr w:rsidRPr="00CC0718" w:rsidR="00C71DC8" w:rsidTr="3A33D0EC" w14:paraId="02832EC8" w14:textId="77777777">
        <w:trPr>
          <w:trHeight w:val="601" w:hRule="exact"/>
        </w:trPr>
        <w:tc>
          <w:tcPr>
            <w:tcW w:w="10717" w:type="dxa"/>
            <w:gridSpan w:val="8"/>
            <w:shd w:val="clear" w:color="auto" w:fill="FFFFFF" w:themeFill="background1"/>
            <w:tcMar/>
          </w:tcPr>
          <w:p w:rsidRPr="00CC0718" w:rsidR="00C71DC8" w:rsidP="00244814" w:rsidRDefault="00C71DC8" w14:paraId="19EBB4C8" w14:textId="77777777">
            <w:pPr>
              <w:rPr>
                <w:b/>
                <w:color w:val="5C83B4"/>
                <w:spacing w:val="-2"/>
                <w:sz w:val="24"/>
              </w:rPr>
            </w:pPr>
          </w:p>
        </w:tc>
      </w:tr>
      <w:tr w:rsidRPr="00CC0718" w:rsidR="00C71DC8" w:rsidTr="3A33D0EC" w14:paraId="7049561F" w14:textId="77777777">
        <w:trPr>
          <w:trHeight w:val="459" w:hRule="exact"/>
        </w:trPr>
        <w:tc>
          <w:tcPr>
            <w:tcW w:w="1805" w:type="dxa"/>
            <w:shd w:val="clear" w:color="auto" w:fill="FFFFFF" w:themeFill="background1"/>
            <w:tcMar/>
          </w:tcPr>
          <w:p w:rsidRPr="00CC0718" w:rsidR="00C71DC8" w:rsidP="00244814" w:rsidRDefault="00C71DC8" w14:paraId="7DA66520" w14:textId="77777777">
            <w:pPr>
              <w:rPr>
                <w:b/>
                <w:color w:val="5C83B4"/>
                <w:spacing w:val="-2"/>
                <w:sz w:val="24"/>
              </w:rPr>
            </w:pPr>
            <w:r w:rsidRPr="00CC0718">
              <w:rPr>
                <w:b/>
                <w:color w:val="5C83B4"/>
                <w:spacing w:val="-2"/>
                <w:sz w:val="24"/>
              </w:rPr>
              <w:t>Nickname:</w:t>
            </w:r>
          </w:p>
        </w:tc>
        <w:tc>
          <w:tcPr>
            <w:tcW w:w="8912" w:type="dxa"/>
            <w:gridSpan w:val="7"/>
            <w:vMerge w:val="restart"/>
            <w:shd w:val="clear" w:color="auto" w:fill="FFFFFF" w:themeFill="background1"/>
            <w:tcMar/>
          </w:tcPr>
          <w:p w:rsidRPr="00CC0718" w:rsidR="00C71DC8" w:rsidP="00244814" w:rsidRDefault="00C71DC8" w14:paraId="73827EDA" w14:textId="77777777">
            <w:pPr>
              <w:rPr>
                <w:b/>
                <w:color w:val="5C83B4"/>
                <w:spacing w:val="-2"/>
                <w:sz w:val="24"/>
              </w:rPr>
            </w:pPr>
            <w:r w:rsidRPr="00CC0718">
              <w:rPr>
                <w:b/>
                <w:color w:val="5C83B4"/>
                <w:spacing w:val="-2"/>
                <w:sz w:val="24"/>
              </w:rPr>
              <w:t>Codes\\AXIAL CODE\\Q3 b- Member experience with the club\SKILL DEVELOPMENT\Communication skill improved</w:t>
            </w:r>
          </w:p>
        </w:tc>
      </w:tr>
      <w:tr w:rsidRPr="00CC0718" w:rsidR="00C71DC8" w:rsidTr="3A33D0EC" w14:paraId="650D628B" w14:textId="77777777">
        <w:trPr>
          <w:trHeight w:val="444" w:hRule="exact"/>
        </w:trPr>
        <w:tc>
          <w:tcPr>
            <w:tcW w:w="1805" w:type="dxa"/>
            <w:shd w:val="clear" w:color="auto" w:fill="FFFFFF" w:themeFill="background1"/>
            <w:tcMar/>
          </w:tcPr>
          <w:p w:rsidRPr="00CC0718" w:rsidR="00C71DC8" w:rsidP="00244814" w:rsidRDefault="00C71DC8" w14:paraId="4879D6E0" w14:textId="77777777">
            <w:pPr>
              <w:rPr>
                <w:b/>
                <w:color w:val="5C83B4"/>
                <w:spacing w:val="-2"/>
                <w:sz w:val="24"/>
              </w:rPr>
            </w:pPr>
            <w:r w:rsidRPr="00CC0718">
              <w:rPr>
                <w:b/>
                <w:color w:val="5C83B4"/>
                <w:spacing w:val="-2"/>
                <w:sz w:val="24"/>
              </w:rPr>
              <w:t>Classification:</w:t>
            </w:r>
          </w:p>
        </w:tc>
        <w:tc>
          <w:tcPr>
            <w:tcW w:w="8912" w:type="dxa"/>
            <w:gridSpan w:val="7"/>
            <w:vMerge/>
            <w:tcMar/>
          </w:tcPr>
          <w:p w:rsidRPr="00CC0718" w:rsidR="00C71DC8" w:rsidP="00244814" w:rsidRDefault="00C71DC8" w14:paraId="053533B5" w14:textId="77777777"/>
        </w:tc>
      </w:tr>
      <w:tr w:rsidRPr="00CC0718" w:rsidR="00C71DC8" w:rsidTr="3A33D0EC" w14:paraId="4EA5DD42" w14:textId="77777777">
        <w:trPr>
          <w:trHeight w:val="459" w:hRule="exact"/>
        </w:trPr>
        <w:tc>
          <w:tcPr>
            <w:tcW w:w="1805" w:type="dxa"/>
            <w:shd w:val="clear" w:color="auto" w:fill="FFFFFF" w:themeFill="background1"/>
            <w:tcMar/>
          </w:tcPr>
          <w:p w:rsidRPr="00CC0718" w:rsidR="00C71DC8" w:rsidP="00244814" w:rsidRDefault="00C71DC8" w14:paraId="4D8A6CC0" w14:textId="77777777">
            <w:pPr>
              <w:rPr>
                <w:b/>
                <w:color w:val="5C83B4"/>
                <w:spacing w:val="-2"/>
                <w:sz w:val="24"/>
              </w:rPr>
            </w:pPr>
            <w:r w:rsidRPr="00CC0718">
              <w:rPr>
                <w:b/>
                <w:color w:val="5C83B4"/>
                <w:spacing w:val="-2"/>
                <w:sz w:val="24"/>
              </w:rPr>
              <w:t>Aggregated:</w:t>
            </w:r>
          </w:p>
        </w:tc>
        <w:tc>
          <w:tcPr>
            <w:tcW w:w="8912" w:type="dxa"/>
            <w:gridSpan w:val="7"/>
            <w:shd w:val="clear" w:color="auto" w:fill="FFFFFF" w:themeFill="background1"/>
            <w:tcMar/>
          </w:tcPr>
          <w:p w:rsidRPr="00CC0718" w:rsidR="00C71DC8" w:rsidP="00244814" w:rsidRDefault="00C71DC8" w14:paraId="527ADE10" w14:textId="77777777">
            <w:pPr>
              <w:rPr>
                <w:b/>
                <w:color w:val="5C83B4"/>
                <w:spacing w:val="-2"/>
                <w:sz w:val="24"/>
              </w:rPr>
            </w:pPr>
            <w:r w:rsidRPr="00CC0718">
              <w:rPr>
                <w:b/>
                <w:color w:val="5C83B4"/>
                <w:spacing w:val="-2"/>
                <w:sz w:val="24"/>
              </w:rPr>
              <w:t>No</w:t>
            </w:r>
          </w:p>
        </w:tc>
      </w:tr>
      <w:tr w:rsidRPr="00CC0718" w:rsidR="00C71DC8" w:rsidTr="3A33D0EC" w14:paraId="3B0EE5B8" w14:textId="77777777">
        <w:trPr>
          <w:trHeight w:val="343" w:hRule="exact"/>
        </w:trPr>
        <w:tc>
          <w:tcPr>
            <w:tcW w:w="3381" w:type="dxa"/>
            <w:gridSpan w:val="2"/>
            <w:tcBorders>
              <w:bottom w:val="single" w:color="8FB6EA" w:sz="5" w:space="0"/>
            </w:tcBorders>
            <w:shd w:val="clear" w:color="auto" w:fill="FFFFFF" w:themeFill="background1"/>
            <w:tcMar/>
          </w:tcPr>
          <w:p w:rsidRPr="00CC0718" w:rsidR="00C71DC8" w:rsidP="00244814" w:rsidRDefault="00C71DC8" w14:paraId="4C2617D3" w14:textId="77777777">
            <w:pPr>
              <w:rPr>
                <w:color w:val="000000"/>
                <w:spacing w:val="-2"/>
                <w:sz w:val="18"/>
              </w:rPr>
            </w:pPr>
            <w:r w:rsidRPr="00CC0718">
              <w:rPr>
                <w:color w:val="000000"/>
                <w:spacing w:val="-2"/>
                <w:sz w:val="18"/>
              </w:rPr>
              <w:t>Document</w:t>
            </w:r>
          </w:p>
        </w:tc>
        <w:tc>
          <w:tcPr>
            <w:tcW w:w="1132" w:type="dxa"/>
            <w:tcBorders>
              <w:bottom w:val="single" w:color="8FB6EA" w:sz="5" w:space="0"/>
            </w:tcBorders>
            <w:shd w:val="clear" w:color="auto" w:fill="FFFFFF" w:themeFill="background1"/>
            <w:tcMar/>
          </w:tcPr>
          <w:p w:rsidRPr="00CC0718" w:rsidR="00C71DC8" w:rsidP="00244814" w:rsidRDefault="00C71DC8" w14:paraId="6C6CD43D" w14:textId="77777777">
            <w:pPr>
              <w:rPr>
                <w:color w:val="000000"/>
                <w:spacing w:val="-2"/>
                <w:sz w:val="18"/>
              </w:rPr>
            </w:pPr>
            <w:r w:rsidRPr="00CC0718">
              <w:rPr>
                <w:color w:val="000000"/>
                <w:spacing w:val="-2"/>
                <w:sz w:val="18"/>
              </w:rPr>
              <w:t>1</w:t>
            </w:r>
          </w:p>
        </w:tc>
        <w:tc>
          <w:tcPr>
            <w:tcW w:w="1576" w:type="dxa"/>
            <w:gridSpan w:val="2"/>
            <w:tcBorders>
              <w:bottom w:val="single" w:color="8FB6EA" w:sz="5" w:space="0"/>
            </w:tcBorders>
            <w:shd w:val="clear" w:color="auto" w:fill="FFFFFF" w:themeFill="background1"/>
            <w:tcMar/>
          </w:tcPr>
          <w:p w:rsidRPr="00CC0718" w:rsidR="00C71DC8" w:rsidP="00244814" w:rsidRDefault="00C71DC8" w14:paraId="26171927" w14:textId="77777777">
            <w:pPr>
              <w:rPr>
                <w:color w:val="000000"/>
                <w:spacing w:val="-2"/>
                <w:sz w:val="18"/>
              </w:rPr>
            </w:pPr>
            <w:r w:rsidRPr="00CC0718">
              <w:rPr>
                <w:color w:val="000000"/>
                <w:spacing w:val="-2"/>
                <w:sz w:val="18"/>
              </w:rPr>
              <w:t>1</w:t>
            </w:r>
          </w:p>
        </w:tc>
        <w:tc>
          <w:tcPr>
            <w:tcW w:w="1362" w:type="dxa"/>
            <w:tcBorders>
              <w:bottom w:val="single" w:color="8FB6EA" w:sz="5" w:space="0"/>
            </w:tcBorders>
            <w:shd w:val="clear" w:color="auto" w:fill="FFFFFF" w:themeFill="background1"/>
            <w:tcMar/>
          </w:tcPr>
          <w:p w:rsidRPr="00CC0718" w:rsidR="00C71DC8" w:rsidP="00244814" w:rsidRDefault="00C71DC8" w14:paraId="5F2CC3B5" w14:textId="77777777">
            <w:pPr>
              <w:rPr>
                <w:color w:val="000000"/>
                <w:spacing w:val="-2"/>
                <w:sz w:val="18"/>
              </w:rPr>
            </w:pPr>
            <w:r w:rsidRPr="00CC0718">
              <w:rPr>
                <w:color w:val="000000"/>
                <w:spacing w:val="-2"/>
                <w:sz w:val="18"/>
              </w:rPr>
              <w:t>9</w:t>
            </w:r>
          </w:p>
        </w:tc>
        <w:tc>
          <w:tcPr>
            <w:tcW w:w="1690" w:type="dxa"/>
            <w:tcBorders>
              <w:bottom w:val="single" w:color="8FB6EA" w:sz="5" w:space="0"/>
            </w:tcBorders>
            <w:shd w:val="clear" w:color="auto" w:fill="FFFFFF" w:themeFill="background1"/>
            <w:tcMar/>
          </w:tcPr>
          <w:p w:rsidRPr="00CC0718" w:rsidR="00C71DC8" w:rsidP="00244814" w:rsidRDefault="00C71DC8" w14:paraId="535CEF16" w14:textId="77777777">
            <w:pPr>
              <w:rPr>
                <w:color w:val="000000"/>
                <w:spacing w:val="-2"/>
                <w:sz w:val="18"/>
              </w:rPr>
            </w:pPr>
            <w:r w:rsidRPr="00CC0718">
              <w:rPr>
                <w:color w:val="000000"/>
                <w:spacing w:val="-2"/>
                <w:sz w:val="18"/>
              </w:rPr>
              <w:t>1</w:t>
            </w:r>
          </w:p>
        </w:tc>
        <w:tc>
          <w:tcPr>
            <w:tcW w:w="1576" w:type="dxa"/>
            <w:tcBorders>
              <w:bottom w:val="single" w:color="8FB6EA" w:sz="5" w:space="0"/>
            </w:tcBorders>
            <w:shd w:val="clear" w:color="auto" w:fill="FFFFFF" w:themeFill="background1"/>
            <w:tcMar/>
          </w:tcPr>
          <w:p w:rsidRPr="00CC0718" w:rsidR="00C71DC8" w:rsidP="00244814" w:rsidRDefault="00C71DC8" w14:paraId="2F4D1442" w14:textId="77777777">
            <w:pPr>
              <w:rPr>
                <w:color w:val="000000"/>
                <w:spacing w:val="-2"/>
                <w:sz w:val="18"/>
              </w:rPr>
            </w:pPr>
          </w:p>
        </w:tc>
      </w:tr>
      <w:tr w:rsidRPr="00CC0718" w:rsidR="00C71DC8" w:rsidTr="3A33D0EC" w14:paraId="2FBE29F9" w14:textId="77777777">
        <w:trPr>
          <w:trHeight w:val="1018" w:hRule="exact"/>
        </w:trPr>
        <w:tc>
          <w:tcPr>
            <w:tcW w:w="10717" w:type="dxa"/>
            <w:gridSpan w:val="8"/>
            <w:tcBorders>
              <w:top w:val="single" w:color="8FB6EA" w:sz="5" w:space="0"/>
            </w:tcBorders>
            <w:tcMar/>
          </w:tcPr>
          <w:p w:rsidRPr="00CC0718" w:rsidR="00C71DC8" w:rsidP="00244814" w:rsidRDefault="00C71DC8" w14:paraId="458F9118" w14:textId="77777777"/>
        </w:tc>
      </w:tr>
      <w:tr w:rsidRPr="00CC0718" w:rsidR="00C71DC8" w:rsidTr="3A33D0EC" w14:paraId="665465F4" w14:textId="77777777">
        <w:trPr>
          <w:trHeight w:val="1017" w:hRule="exact"/>
        </w:trPr>
        <w:tc>
          <w:tcPr>
            <w:tcW w:w="10717" w:type="dxa"/>
            <w:gridSpan w:val="8"/>
            <w:tcMar/>
          </w:tcPr>
          <w:p w:rsidRPr="00CC0718" w:rsidR="00C71DC8" w:rsidP="00244814" w:rsidRDefault="00C71DC8" w14:paraId="2D5D10A5" w14:textId="77777777"/>
        </w:tc>
      </w:tr>
      <w:tr w:rsidRPr="00CC0718" w:rsidR="00C71DC8" w:rsidTr="3A33D0EC" w14:paraId="41448463" w14:textId="77777777">
        <w:trPr>
          <w:trHeight w:val="459" w:hRule="exact"/>
        </w:trPr>
        <w:tc>
          <w:tcPr>
            <w:tcW w:w="5359" w:type="dxa"/>
            <w:gridSpan w:val="4"/>
            <w:shd w:val="clear" w:color="auto" w:fill="FFFFFF" w:themeFill="background1"/>
            <w:tcMar/>
          </w:tcPr>
          <w:p w:rsidRPr="00CC0718" w:rsidR="00C71DC8" w:rsidP="00244814" w:rsidRDefault="00C71DC8" w14:paraId="4ED81D94" w14:textId="77777777">
            <w:pPr>
              <w:jc w:val="right"/>
              <w:rPr>
                <w:color w:val="000066"/>
                <w:spacing w:val="-2"/>
                <w:sz w:val="16"/>
              </w:rPr>
            </w:pPr>
            <w:r w:rsidRPr="00CC0718">
              <w:rPr>
                <w:color w:val="000066"/>
                <w:spacing w:val="-2"/>
                <w:sz w:val="16"/>
              </w:rPr>
              <w:t>Formatted Reports\\Code Summary Formatted Report</w:t>
            </w:r>
          </w:p>
        </w:tc>
        <w:tc>
          <w:tcPr>
            <w:tcW w:w="5358" w:type="dxa"/>
            <w:gridSpan w:val="4"/>
            <w:shd w:val="clear" w:color="auto" w:fill="FFFFFF" w:themeFill="background1"/>
            <w:tcMar/>
          </w:tcPr>
          <w:p w:rsidRPr="00CC0718" w:rsidR="00C71DC8" w:rsidP="00244814" w:rsidRDefault="00C71DC8" w14:paraId="53F38BBC" w14:textId="77777777">
            <w:pPr>
              <w:jc w:val="right"/>
              <w:rPr>
                <w:color w:val="000066"/>
                <w:spacing w:val="-2"/>
                <w:sz w:val="16"/>
              </w:rPr>
            </w:pPr>
            <w:r w:rsidRPr="00CC0718">
              <w:rPr>
                <w:color w:val="000066"/>
                <w:spacing w:val="-2"/>
                <w:sz w:val="16"/>
              </w:rPr>
              <w:t>Page 49 of 104</w:t>
            </w:r>
          </w:p>
        </w:tc>
      </w:tr>
      <w:tr w:rsidRPr="00CC0718" w:rsidR="00C71DC8" w:rsidTr="3A33D0EC" w14:paraId="6048C972" w14:textId="77777777">
        <w:trPr>
          <w:trHeight w:val="444" w:hRule="exact"/>
        </w:trPr>
        <w:tc>
          <w:tcPr>
            <w:tcW w:w="10717" w:type="dxa"/>
            <w:gridSpan w:val="8"/>
            <w:shd w:val="clear" w:color="auto" w:fill="FFFFFF" w:themeFill="background1"/>
            <w:tcMar/>
            <w:vAlign w:val="center"/>
          </w:tcPr>
          <w:p w:rsidRPr="00CC0718" w:rsidR="00C71DC8" w:rsidP="00244814" w:rsidRDefault="00C71DC8" w14:paraId="7C97A2AD" w14:textId="77777777">
            <w:pPr>
              <w:jc w:val="right"/>
              <w:rPr>
                <w:color w:val="000066"/>
                <w:spacing w:val="-2"/>
                <w:sz w:val="16"/>
              </w:rPr>
            </w:pPr>
            <w:r w:rsidRPr="00CC0718">
              <w:rPr>
                <w:color w:val="000066"/>
                <w:spacing w:val="-2"/>
                <w:sz w:val="16"/>
              </w:rPr>
              <w:lastRenderedPageBreak/>
              <w:t>11/13/2024 3:39 PM</w:t>
            </w:r>
          </w:p>
        </w:tc>
      </w:tr>
      <w:tr w:rsidRPr="00CC0718" w:rsidR="00C71DC8" w:rsidTr="3A33D0EC" w14:paraId="2DE2C20A" w14:textId="77777777">
        <w:trPr>
          <w:trHeight w:val="458" w:hRule="exact"/>
        </w:trPr>
        <w:tc>
          <w:tcPr>
            <w:tcW w:w="3381" w:type="dxa"/>
            <w:gridSpan w:val="2"/>
            <w:shd w:val="clear" w:color="auto" w:fill="8FB6EA"/>
            <w:tcMar/>
          </w:tcPr>
          <w:p w:rsidRPr="00CC0718" w:rsidR="00C71DC8" w:rsidP="00244814" w:rsidRDefault="00C71DC8" w14:paraId="63650B54" w14:textId="77777777">
            <w:pPr>
              <w:rPr>
                <w:b/>
                <w:color w:val="000066"/>
                <w:spacing w:val="-2"/>
                <w:sz w:val="18"/>
              </w:rPr>
            </w:pPr>
            <w:r w:rsidRPr="00CC0718">
              <w:rPr>
                <w:b/>
                <w:color w:val="000066"/>
                <w:spacing w:val="-2"/>
                <w:sz w:val="18"/>
              </w:rPr>
              <w:t>File Type</w:t>
            </w:r>
          </w:p>
        </w:tc>
        <w:tc>
          <w:tcPr>
            <w:tcW w:w="1132" w:type="dxa"/>
            <w:shd w:val="clear" w:color="auto" w:fill="8FB6EA"/>
            <w:tcMar/>
          </w:tcPr>
          <w:p w:rsidRPr="00CC0718" w:rsidR="00C71DC8" w:rsidP="00244814" w:rsidRDefault="00C71DC8" w14:paraId="36708B74" w14:textId="77777777">
            <w:pPr>
              <w:rPr>
                <w:b/>
                <w:color w:val="000066"/>
                <w:spacing w:val="-2"/>
                <w:sz w:val="18"/>
              </w:rPr>
            </w:pPr>
            <w:r w:rsidRPr="00CC0718">
              <w:rPr>
                <w:b/>
                <w:color w:val="000066"/>
                <w:spacing w:val="-2"/>
                <w:sz w:val="18"/>
              </w:rPr>
              <w:t>Number of Files</w:t>
            </w:r>
          </w:p>
        </w:tc>
        <w:tc>
          <w:tcPr>
            <w:tcW w:w="1576" w:type="dxa"/>
            <w:gridSpan w:val="2"/>
            <w:shd w:val="clear" w:color="auto" w:fill="8FB6EA"/>
            <w:tcMar/>
          </w:tcPr>
          <w:p w:rsidRPr="00CC0718" w:rsidR="00C71DC8" w:rsidP="00244814" w:rsidRDefault="00C71DC8" w14:paraId="16A2B73C" w14:textId="77777777">
            <w:pPr>
              <w:rPr>
                <w:b/>
                <w:color w:val="000066"/>
                <w:spacing w:val="-2"/>
                <w:sz w:val="18"/>
              </w:rPr>
            </w:pPr>
            <w:r w:rsidRPr="00CC0718">
              <w:rPr>
                <w:b/>
                <w:color w:val="000066"/>
                <w:spacing w:val="-2"/>
                <w:sz w:val="18"/>
              </w:rPr>
              <w:t>Number of Coding References</w:t>
            </w:r>
          </w:p>
        </w:tc>
        <w:tc>
          <w:tcPr>
            <w:tcW w:w="1362" w:type="dxa"/>
            <w:shd w:val="clear" w:color="auto" w:fill="8FB6EA"/>
            <w:tcMar/>
          </w:tcPr>
          <w:p w:rsidRPr="00CC0718" w:rsidR="00C71DC8" w:rsidP="00244814" w:rsidRDefault="00C71DC8" w14:paraId="7B5C4752" w14:textId="77777777">
            <w:pPr>
              <w:rPr>
                <w:b/>
                <w:color w:val="000066"/>
                <w:spacing w:val="-2"/>
                <w:sz w:val="18"/>
              </w:rPr>
            </w:pPr>
            <w:r w:rsidRPr="00CC0718">
              <w:rPr>
                <w:b/>
                <w:color w:val="000066"/>
                <w:spacing w:val="-2"/>
                <w:sz w:val="18"/>
              </w:rPr>
              <w:t>Number of Words Coded</w:t>
            </w:r>
          </w:p>
        </w:tc>
        <w:tc>
          <w:tcPr>
            <w:tcW w:w="1690" w:type="dxa"/>
            <w:shd w:val="clear" w:color="auto" w:fill="8FB6EA"/>
            <w:tcMar/>
          </w:tcPr>
          <w:p w:rsidRPr="00CC0718" w:rsidR="00C71DC8" w:rsidP="00244814" w:rsidRDefault="00C71DC8" w14:paraId="1E28FC6B" w14:textId="77777777">
            <w:pPr>
              <w:rPr>
                <w:b/>
                <w:color w:val="000066"/>
                <w:spacing w:val="-2"/>
                <w:sz w:val="18"/>
              </w:rPr>
            </w:pPr>
            <w:r w:rsidRPr="00CC0718">
              <w:rPr>
                <w:b/>
                <w:color w:val="000066"/>
                <w:spacing w:val="-2"/>
                <w:sz w:val="18"/>
              </w:rPr>
              <w:t>Number of Paragraphs Coded</w:t>
            </w:r>
          </w:p>
        </w:tc>
        <w:tc>
          <w:tcPr>
            <w:tcW w:w="1576" w:type="dxa"/>
            <w:shd w:val="clear" w:color="auto" w:fill="8FB6EA"/>
            <w:tcMar/>
          </w:tcPr>
          <w:p w:rsidRPr="00CC0718" w:rsidR="00C71DC8" w:rsidP="00244814" w:rsidRDefault="00C71DC8" w14:paraId="25685071" w14:textId="77777777">
            <w:pPr>
              <w:rPr>
                <w:b/>
                <w:color w:val="000066"/>
                <w:spacing w:val="-2"/>
                <w:sz w:val="18"/>
              </w:rPr>
            </w:pPr>
            <w:r w:rsidRPr="00CC0718">
              <w:rPr>
                <w:b/>
                <w:color w:val="000066"/>
                <w:spacing w:val="-2"/>
                <w:sz w:val="18"/>
              </w:rPr>
              <w:t>Duration Coded</w:t>
            </w:r>
          </w:p>
        </w:tc>
      </w:tr>
      <w:tr w:rsidRPr="00CC0718" w:rsidR="00C71DC8" w:rsidTr="3A33D0EC" w14:paraId="3B49033D" w14:textId="77777777">
        <w:trPr>
          <w:trHeight w:val="344" w:hRule="exact"/>
        </w:trPr>
        <w:tc>
          <w:tcPr>
            <w:tcW w:w="10717" w:type="dxa"/>
            <w:gridSpan w:val="8"/>
            <w:shd w:val="clear" w:color="auto" w:fill="FFFFFF" w:themeFill="background1"/>
            <w:tcMar/>
          </w:tcPr>
          <w:p w:rsidRPr="00CC0718" w:rsidR="00C71DC8" w:rsidP="00244814" w:rsidRDefault="00C71DC8" w14:paraId="6F3ABBF1" w14:textId="77777777">
            <w:pPr>
              <w:rPr>
                <w:b/>
                <w:color w:val="5C83B4"/>
                <w:spacing w:val="-2"/>
                <w:sz w:val="24"/>
              </w:rPr>
            </w:pPr>
          </w:p>
        </w:tc>
      </w:tr>
      <w:tr w:rsidRPr="00CC0718" w:rsidR="00C71DC8" w:rsidTr="3A33D0EC" w14:paraId="7CC8799D" w14:textId="77777777">
        <w:trPr>
          <w:trHeight w:val="459" w:hRule="exact"/>
        </w:trPr>
        <w:tc>
          <w:tcPr>
            <w:tcW w:w="1805" w:type="dxa"/>
            <w:shd w:val="clear" w:color="auto" w:fill="FFFFFF" w:themeFill="background1"/>
            <w:tcMar/>
          </w:tcPr>
          <w:p w:rsidRPr="00CC0718" w:rsidR="00C71DC8" w:rsidP="00244814" w:rsidRDefault="00C71DC8" w14:paraId="7B0E0A35" w14:textId="77777777">
            <w:pPr>
              <w:rPr>
                <w:b/>
                <w:color w:val="5C83B4"/>
                <w:spacing w:val="-2"/>
                <w:sz w:val="24"/>
              </w:rPr>
            </w:pPr>
            <w:r w:rsidRPr="00CC0718">
              <w:rPr>
                <w:b/>
                <w:color w:val="5C83B4"/>
                <w:spacing w:val="-2"/>
                <w:sz w:val="24"/>
              </w:rPr>
              <w:t>Nickname:</w:t>
            </w:r>
          </w:p>
        </w:tc>
        <w:tc>
          <w:tcPr>
            <w:tcW w:w="8912" w:type="dxa"/>
            <w:gridSpan w:val="7"/>
            <w:vMerge w:val="restart"/>
            <w:shd w:val="clear" w:color="auto" w:fill="FFFFFF" w:themeFill="background1"/>
            <w:tcMar/>
          </w:tcPr>
          <w:p w:rsidRPr="00CC0718" w:rsidR="00C71DC8" w:rsidP="3A33D0EC" w:rsidRDefault="00C71DC8" w14:paraId="64AA854B" w14:textId="77777777">
            <w:pPr>
              <w:rPr>
                <w:b w:val="1"/>
                <w:bCs w:val="1"/>
                <w:color w:val="5C83B4"/>
                <w:spacing w:val="-2"/>
                <w:sz w:val="24"/>
                <w:szCs w:val="24"/>
                <w:lang w:val="en-US"/>
              </w:rPr>
            </w:pPr>
            <w:r w:rsidRPr="3A33D0EC" w:rsidR="00C71DC8">
              <w:rPr>
                <w:b w:val="1"/>
                <w:bCs w:val="1"/>
                <w:color w:val="5C83B4"/>
                <w:spacing w:val="-2"/>
                <w:sz w:val="24"/>
                <w:szCs w:val="24"/>
                <w:lang w:val="en-US"/>
              </w:rPr>
              <w:t>Codes\\AXIAL CODE\\Q3 b- Member experience with the club\SKILL DEVELOPMENT\</w:t>
            </w:r>
            <w:r w:rsidRPr="3A33D0EC" w:rsidR="00C71DC8">
              <w:rPr>
                <w:b w:val="1"/>
                <w:bCs w:val="1"/>
                <w:color w:val="5C83B4"/>
                <w:spacing w:val="-2"/>
                <w:sz w:val="24"/>
                <w:szCs w:val="24"/>
                <w:lang w:val="en-US"/>
              </w:rPr>
              <w:t>great sense</w:t>
            </w:r>
            <w:r w:rsidRPr="3A33D0EC" w:rsidR="00C71DC8">
              <w:rPr>
                <w:b w:val="1"/>
                <w:bCs w:val="1"/>
                <w:color w:val="5C83B4"/>
                <w:spacing w:val="-2"/>
                <w:sz w:val="24"/>
                <w:szCs w:val="24"/>
                <w:lang w:val="en-US"/>
              </w:rPr>
              <w:t xml:space="preserve"> of honor</w:t>
            </w:r>
          </w:p>
        </w:tc>
      </w:tr>
      <w:tr w:rsidRPr="00CC0718" w:rsidR="00C71DC8" w:rsidTr="3A33D0EC" w14:paraId="2D4BC37B" w14:textId="77777777">
        <w:trPr>
          <w:trHeight w:val="444" w:hRule="exact"/>
        </w:trPr>
        <w:tc>
          <w:tcPr>
            <w:tcW w:w="1805" w:type="dxa"/>
            <w:shd w:val="clear" w:color="auto" w:fill="FFFFFF" w:themeFill="background1"/>
            <w:tcMar/>
          </w:tcPr>
          <w:p w:rsidRPr="00CC0718" w:rsidR="00C71DC8" w:rsidP="00244814" w:rsidRDefault="00C71DC8" w14:paraId="31EE8767" w14:textId="77777777">
            <w:pPr>
              <w:rPr>
                <w:b/>
                <w:color w:val="5C83B4"/>
                <w:spacing w:val="-2"/>
                <w:sz w:val="24"/>
              </w:rPr>
            </w:pPr>
            <w:r w:rsidRPr="00CC0718">
              <w:rPr>
                <w:b/>
                <w:color w:val="5C83B4"/>
                <w:spacing w:val="-2"/>
                <w:sz w:val="24"/>
              </w:rPr>
              <w:t>Classification:</w:t>
            </w:r>
          </w:p>
        </w:tc>
        <w:tc>
          <w:tcPr>
            <w:tcW w:w="8912" w:type="dxa"/>
            <w:gridSpan w:val="7"/>
            <w:vMerge/>
            <w:tcMar/>
          </w:tcPr>
          <w:p w:rsidRPr="00CC0718" w:rsidR="00C71DC8" w:rsidP="00244814" w:rsidRDefault="00C71DC8" w14:paraId="26CD4E90" w14:textId="77777777"/>
        </w:tc>
      </w:tr>
      <w:tr w:rsidRPr="00CC0718" w:rsidR="00C71DC8" w:rsidTr="3A33D0EC" w14:paraId="4C5CB689" w14:textId="77777777">
        <w:trPr>
          <w:trHeight w:val="444" w:hRule="exact"/>
        </w:trPr>
        <w:tc>
          <w:tcPr>
            <w:tcW w:w="1805" w:type="dxa"/>
            <w:shd w:val="clear" w:color="auto" w:fill="FFFFFF" w:themeFill="background1"/>
            <w:tcMar/>
          </w:tcPr>
          <w:p w:rsidRPr="00CC0718" w:rsidR="00C71DC8" w:rsidP="00244814" w:rsidRDefault="00C71DC8" w14:paraId="4E96FF01" w14:textId="77777777">
            <w:pPr>
              <w:rPr>
                <w:b/>
                <w:color w:val="5C83B4"/>
                <w:spacing w:val="-2"/>
                <w:sz w:val="24"/>
              </w:rPr>
            </w:pPr>
            <w:r w:rsidRPr="00CC0718">
              <w:rPr>
                <w:b/>
                <w:color w:val="5C83B4"/>
                <w:spacing w:val="-2"/>
                <w:sz w:val="24"/>
              </w:rPr>
              <w:t>Aggregated:</w:t>
            </w:r>
          </w:p>
        </w:tc>
        <w:tc>
          <w:tcPr>
            <w:tcW w:w="8912" w:type="dxa"/>
            <w:gridSpan w:val="7"/>
            <w:shd w:val="clear" w:color="auto" w:fill="FFFFFF" w:themeFill="background1"/>
            <w:tcMar/>
          </w:tcPr>
          <w:p w:rsidRPr="00CC0718" w:rsidR="00C71DC8" w:rsidP="00244814" w:rsidRDefault="00C71DC8" w14:paraId="11C1A17B" w14:textId="77777777">
            <w:pPr>
              <w:rPr>
                <w:b/>
                <w:color w:val="5C83B4"/>
                <w:spacing w:val="-2"/>
                <w:sz w:val="24"/>
              </w:rPr>
            </w:pPr>
            <w:r w:rsidRPr="00CC0718">
              <w:rPr>
                <w:b/>
                <w:color w:val="5C83B4"/>
                <w:spacing w:val="-2"/>
                <w:sz w:val="24"/>
              </w:rPr>
              <w:t>No</w:t>
            </w:r>
          </w:p>
        </w:tc>
      </w:tr>
      <w:tr w:rsidRPr="00CC0718" w:rsidR="00C71DC8" w:rsidTr="3A33D0EC" w14:paraId="5341A2C7" w14:textId="77777777">
        <w:trPr>
          <w:trHeight w:val="344" w:hRule="exact"/>
        </w:trPr>
        <w:tc>
          <w:tcPr>
            <w:tcW w:w="3381" w:type="dxa"/>
            <w:gridSpan w:val="2"/>
            <w:tcBorders>
              <w:bottom w:val="single" w:color="8FB6EA" w:sz="5" w:space="0"/>
            </w:tcBorders>
            <w:shd w:val="clear" w:color="auto" w:fill="FFFFFF" w:themeFill="background1"/>
            <w:tcMar/>
          </w:tcPr>
          <w:p w:rsidRPr="00CC0718" w:rsidR="00C71DC8" w:rsidP="00244814" w:rsidRDefault="00C71DC8" w14:paraId="1BD39138" w14:textId="77777777">
            <w:pPr>
              <w:rPr>
                <w:color w:val="000000"/>
                <w:spacing w:val="-2"/>
                <w:sz w:val="18"/>
              </w:rPr>
            </w:pPr>
            <w:r w:rsidRPr="00CC0718">
              <w:rPr>
                <w:color w:val="000000"/>
                <w:spacing w:val="-2"/>
                <w:sz w:val="18"/>
              </w:rPr>
              <w:t>Document</w:t>
            </w:r>
          </w:p>
        </w:tc>
        <w:tc>
          <w:tcPr>
            <w:tcW w:w="1132" w:type="dxa"/>
            <w:tcBorders>
              <w:bottom w:val="single" w:color="8FB6EA" w:sz="5" w:space="0"/>
            </w:tcBorders>
            <w:shd w:val="clear" w:color="auto" w:fill="FFFFFF" w:themeFill="background1"/>
            <w:tcMar/>
          </w:tcPr>
          <w:p w:rsidRPr="00CC0718" w:rsidR="00C71DC8" w:rsidP="00244814" w:rsidRDefault="00C71DC8" w14:paraId="1E76D6F4" w14:textId="77777777">
            <w:pPr>
              <w:rPr>
                <w:color w:val="000000"/>
                <w:spacing w:val="-2"/>
                <w:sz w:val="18"/>
              </w:rPr>
            </w:pPr>
            <w:r w:rsidRPr="00CC0718">
              <w:rPr>
                <w:color w:val="000000"/>
                <w:spacing w:val="-2"/>
                <w:sz w:val="18"/>
              </w:rPr>
              <w:t>1</w:t>
            </w:r>
          </w:p>
        </w:tc>
        <w:tc>
          <w:tcPr>
            <w:tcW w:w="1576" w:type="dxa"/>
            <w:gridSpan w:val="2"/>
            <w:tcBorders>
              <w:bottom w:val="single" w:color="8FB6EA" w:sz="5" w:space="0"/>
            </w:tcBorders>
            <w:shd w:val="clear" w:color="auto" w:fill="FFFFFF" w:themeFill="background1"/>
            <w:tcMar/>
          </w:tcPr>
          <w:p w:rsidRPr="00CC0718" w:rsidR="00C71DC8" w:rsidP="00244814" w:rsidRDefault="00C71DC8" w14:paraId="50211EAA" w14:textId="77777777">
            <w:pPr>
              <w:rPr>
                <w:color w:val="000000"/>
                <w:spacing w:val="-2"/>
                <w:sz w:val="18"/>
              </w:rPr>
            </w:pPr>
            <w:r w:rsidRPr="00CC0718">
              <w:rPr>
                <w:color w:val="000000"/>
                <w:spacing w:val="-2"/>
                <w:sz w:val="18"/>
              </w:rPr>
              <w:t>1</w:t>
            </w:r>
          </w:p>
        </w:tc>
        <w:tc>
          <w:tcPr>
            <w:tcW w:w="1362" w:type="dxa"/>
            <w:tcBorders>
              <w:bottom w:val="single" w:color="8FB6EA" w:sz="5" w:space="0"/>
            </w:tcBorders>
            <w:shd w:val="clear" w:color="auto" w:fill="FFFFFF" w:themeFill="background1"/>
            <w:tcMar/>
          </w:tcPr>
          <w:p w:rsidRPr="00CC0718" w:rsidR="00C71DC8" w:rsidP="00244814" w:rsidRDefault="00C71DC8" w14:paraId="21A2394D" w14:textId="77777777">
            <w:pPr>
              <w:rPr>
                <w:color w:val="000000"/>
                <w:spacing w:val="-2"/>
                <w:sz w:val="18"/>
              </w:rPr>
            </w:pPr>
            <w:r w:rsidRPr="00CC0718">
              <w:rPr>
                <w:color w:val="000000"/>
                <w:spacing w:val="-2"/>
                <w:sz w:val="18"/>
              </w:rPr>
              <w:t>4</w:t>
            </w:r>
          </w:p>
        </w:tc>
        <w:tc>
          <w:tcPr>
            <w:tcW w:w="1690" w:type="dxa"/>
            <w:tcBorders>
              <w:bottom w:val="single" w:color="8FB6EA" w:sz="5" w:space="0"/>
            </w:tcBorders>
            <w:shd w:val="clear" w:color="auto" w:fill="FFFFFF" w:themeFill="background1"/>
            <w:tcMar/>
          </w:tcPr>
          <w:p w:rsidRPr="00CC0718" w:rsidR="00C71DC8" w:rsidP="00244814" w:rsidRDefault="00C71DC8" w14:paraId="677CF4C5" w14:textId="77777777">
            <w:pPr>
              <w:rPr>
                <w:color w:val="000000"/>
                <w:spacing w:val="-2"/>
                <w:sz w:val="18"/>
              </w:rPr>
            </w:pPr>
            <w:r w:rsidRPr="00CC0718">
              <w:rPr>
                <w:color w:val="000000"/>
                <w:spacing w:val="-2"/>
                <w:sz w:val="18"/>
              </w:rPr>
              <w:t>1</w:t>
            </w:r>
          </w:p>
        </w:tc>
        <w:tc>
          <w:tcPr>
            <w:tcW w:w="1576" w:type="dxa"/>
            <w:tcBorders>
              <w:bottom w:val="single" w:color="8FB6EA" w:sz="5" w:space="0"/>
            </w:tcBorders>
            <w:shd w:val="clear" w:color="auto" w:fill="FFFFFF" w:themeFill="background1"/>
            <w:tcMar/>
          </w:tcPr>
          <w:p w:rsidRPr="00CC0718" w:rsidR="00C71DC8" w:rsidP="00244814" w:rsidRDefault="00C71DC8" w14:paraId="3FC71371" w14:textId="77777777">
            <w:pPr>
              <w:rPr>
                <w:color w:val="000000"/>
                <w:spacing w:val="-2"/>
                <w:sz w:val="18"/>
              </w:rPr>
            </w:pPr>
          </w:p>
        </w:tc>
      </w:tr>
      <w:tr w:rsidRPr="00CC0718" w:rsidR="00C71DC8" w:rsidTr="3A33D0EC" w14:paraId="003C9807" w14:textId="77777777">
        <w:trPr>
          <w:trHeight w:val="458" w:hRule="exact"/>
        </w:trPr>
        <w:tc>
          <w:tcPr>
            <w:tcW w:w="10717" w:type="dxa"/>
            <w:gridSpan w:val="8"/>
            <w:tcBorders>
              <w:top w:val="single" w:color="8FB6EA" w:sz="5" w:space="0"/>
            </w:tcBorders>
            <w:tcMar/>
          </w:tcPr>
          <w:p w:rsidRPr="00CC0718" w:rsidR="00C71DC8" w:rsidP="00244814" w:rsidRDefault="00C71DC8" w14:paraId="180E8622" w14:textId="77777777"/>
        </w:tc>
      </w:tr>
      <w:tr w:rsidRPr="00CC0718" w:rsidR="00C71DC8" w:rsidTr="3A33D0EC" w14:paraId="4D466A44" w14:textId="77777777">
        <w:trPr>
          <w:trHeight w:val="602" w:hRule="exact"/>
        </w:trPr>
        <w:tc>
          <w:tcPr>
            <w:tcW w:w="10717" w:type="dxa"/>
            <w:gridSpan w:val="8"/>
            <w:shd w:val="clear" w:color="auto" w:fill="FFFFFF" w:themeFill="background1"/>
            <w:tcMar/>
          </w:tcPr>
          <w:p w:rsidRPr="00CC0718" w:rsidR="00C71DC8" w:rsidP="00244814" w:rsidRDefault="00C71DC8" w14:paraId="2FA0F792" w14:textId="77777777">
            <w:pPr>
              <w:rPr>
                <w:b/>
                <w:color w:val="5C83B4"/>
                <w:spacing w:val="-2"/>
                <w:sz w:val="24"/>
              </w:rPr>
            </w:pPr>
          </w:p>
        </w:tc>
      </w:tr>
      <w:tr w:rsidRPr="00CC0718" w:rsidR="00C71DC8" w:rsidTr="3A33D0EC" w14:paraId="4EB32C93" w14:textId="77777777">
        <w:trPr>
          <w:trHeight w:val="444" w:hRule="exact"/>
        </w:trPr>
        <w:tc>
          <w:tcPr>
            <w:tcW w:w="1805" w:type="dxa"/>
            <w:shd w:val="clear" w:color="auto" w:fill="FFFFFF" w:themeFill="background1"/>
            <w:tcMar/>
          </w:tcPr>
          <w:p w:rsidRPr="00CC0718" w:rsidR="00C71DC8" w:rsidP="00244814" w:rsidRDefault="00C71DC8" w14:paraId="21678CD8" w14:textId="77777777">
            <w:pPr>
              <w:rPr>
                <w:b/>
                <w:color w:val="5C83B4"/>
                <w:spacing w:val="-2"/>
                <w:sz w:val="24"/>
              </w:rPr>
            </w:pPr>
            <w:r w:rsidRPr="00CC0718">
              <w:rPr>
                <w:b/>
                <w:color w:val="5C83B4"/>
                <w:spacing w:val="-2"/>
                <w:sz w:val="24"/>
              </w:rPr>
              <w:t>Nickname:</w:t>
            </w:r>
          </w:p>
        </w:tc>
        <w:tc>
          <w:tcPr>
            <w:tcW w:w="8912" w:type="dxa"/>
            <w:gridSpan w:val="7"/>
            <w:vMerge w:val="restart"/>
            <w:shd w:val="clear" w:color="auto" w:fill="FFFFFF" w:themeFill="background1"/>
            <w:tcMar/>
          </w:tcPr>
          <w:p w:rsidRPr="00CC0718" w:rsidR="00C71DC8" w:rsidP="00244814" w:rsidRDefault="00C71DC8" w14:paraId="1C9301A7" w14:textId="77777777">
            <w:pPr>
              <w:rPr>
                <w:b/>
                <w:color w:val="5C83B4"/>
                <w:spacing w:val="-2"/>
                <w:sz w:val="24"/>
              </w:rPr>
            </w:pPr>
            <w:r w:rsidRPr="00CC0718">
              <w:rPr>
                <w:b/>
                <w:color w:val="5C83B4"/>
                <w:spacing w:val="-2"/>
                <w:sz w:val="24"/>
              </w:rPr>
              <w:t>Codes\\AXIAL CODE\\Q3 b- Member experience with the club\SKILL DEVELOPMENT\it helps me also put this in, in the real world</w:t>
            </w:r>
          </w:p>
        </w:tc>
      </w:tr>
      <w:tr w:rsidRPr="00CC0718" w:rsidR="00C71DC8" w:rsidTr="3A33D0EC" w14:paraId="48823150" w14:textId="77777777">
        <w:trPr>
          <w:trHeight w:val="459" w:hRule="exact"/>
        </w:trPr>
        <w:tc>
          <w:tcPr>
            <w:tcW w:w="1805" w:type="dxa"/>
            <w:shd w:val="clear" w:color="auto" w:fill="FFFFFF" w:themeFill="background1"/>
            <w:tcMar/>
          </w:tcPr>
          <w:p w:rsidRPr="00CC0718" w:rsidR="00C71DC8" w:rsidP="00244814" w:rsidRDefault="00C71DC8" w14:paraId="4AC1D320" w14:textId="77777777">
            <w:pPr>
              <w:rPr>
                <w:b/>
                <w:color w:val="5C83B4"/>
                <w:spacing w:val="-2"/>
                <w:sz w:val="24"/>
              </w:rPr>
            </w:pPr>
            <w:r w:rsidRPr="00CC0718">
              <w:rPr>
                <w:b/>
                <w:color w:val="5C83B4"/>
                <w:spacing w:val="-2"/>
                <w:sz w:val="24"/>
              </w:rPr>
              <w:t>Classification:</w:t>
            </w:r>
          </w:p>
        </w:tc>
        <w:tc>
          <w:tcPr>
            <w:tcW w:w="8912" w:type="dxa"/>
            <w:gridSpan w:val="7"/>
            <w:vMerge/>
            <w:tcMar/>
          </w:tcPr>
          <w:p w:rsidRPr="00CC0718" w:rsidR="00C71DC8" w:rsidP="00244814" w:rsidRDefault="00C71DC8" w14:paraId="08CD56A8" w14:textId="77777777"/>
        </w:tc>
      </w:tr>
      <w:tr w:rsidRPr="00CC0718" w:rsidR="00C71DC8" w:rsidTr="3A33D0EC" w14:paraId="61860708" w14:textId="77777777">
        <w:trPr>
          <w:trHeight w:val="444" w:hRule="exact"/>
        </w:trPr>
        <w:tc>
          <w:tcPr>
            <w:tcW w:w="1805" w:type="dxa"/>
            <w:shd w:val="clear" w:color="auto" w:fill="FFFFFF" w:themeFill="background1"/>
            <w:tcMar/>
          </w:tcPr>
          <w:p w:rsidRPr="00CC0718" w:rsidR="00C71DC8" w:rsidP="00244814" w:rsidRDefault="00C71DC8" w14:paraId="45AAB270" w14:textId="77777777">
            <w:pPr>
              <w:rPr>
                <w:b/>
                <w:color w:val="5C83B4"/>
                <w:spacing w:val="-2"/>
                <w:sz w:val="24"/>
              </w:rPr>
            </w:pPr>
            <w:r w:rsidRPr="00CC0718">
              <w:rPr>
                <w:b/>
                <w:color w:val="5C83B4"/>
                <w:spacing w:val="-2"/>
                <w:sz w:val="24"/>
              </w:rPr>
              <w:t>Aggregated:</w:t>
            </w:r>
          </w:p>
        </w:tc>
        <w:tc>
          <w:tcPr>
            <w:tcW w:w="8912" w:type="dxa"/>
            <w:gridSpan w:val="7"/>
            <w:shd w:val="clear" w:color="auto" w:fill="FFFFFF" w:themeFill="background1"/>
            <w:tcMar/>
          </w:tcPr>
          <w:p w:rsidRPr="00CC0718" w:rsidR="00C71DC8" w:rsidP="00244814" w:rsidRDefault="00C71DC8" w14:paraId="408C4D80" w14:textId="77777777">
            <w:pPr>
              <w:rPr>
                <w:b/>
                <w:color w:val="5C83B4"/>
                <w:spacing w:val="-2"/>
                <w:sz w:val="24"/>
              </w:rPr>
            </w:pPr>
            <w:r w:rsidRPr="00CC0718">
              <w:rPr>
                <w:b/>
                <w:color w:val="5C83B4"/>
                <w:spacing w:val="-2"/>
                <w:sz w:val="24"/>
              </w:rPr>
              <w:t>No</w:t>
            </w:r>
          </w:p>
        </w:tc>
      </w:tr>
      <w:tr w:rsidRPr="00CC0718" w:rsidR="00C71DC8" w:rsidTr="3A33D0EC" w14:paraId="1E205012" w14:textId="77777777">
        <w:trPr>
          <w:trHeight w:val="344" w:hRule="exact"/>
        </w:trPr>
        <w:tc>
          <w:tcPr>
            <w:tcW w:w="3381" w:type="dxa"/>
            <w:gridSpan w:val="2"/>
            <w:tcBorders>
              <w:bottom w:val="single" w:color="8FB6EA" w:sz="5" w:space="0"/>
            </w:tcBorders>
            <w:shd w:val="clear" w:color="auto" w:fill="FFFFFF" w:themeFill="background1"/>
            <w:tcMar/>
          </w:tcPr>
          <w:p w:rsidRPr="00CC0718" w:rsidR="00C71DC8" w:rsidP="00244814" w:rsidRDefault="00C71DC8" w14:paraId="6DC8AE72" w14:textId="77777777">
            <w:pPr>
              <w:rPr>
                <w:color w:val="000000"/>
                <w:spacing w:val="-2"/>
                <w:sz w:val="18"/>
              </w:rPr>
            </w:pPr>
            <w:r w:rsidRPr="00CC0718">
              <w:rPr>
                <w:color w:val="000000"/>
                <w:spacing w:val="-2"/>
                <w:sz w:val="18"/>
              </w:rPr>
              <w:t>Document</w:t>
            </w:r>
          </w:p>
        </w:tc>
        <w:tc>
          <w:tcPr>
            <w:tcW w:w="1132" w:type="dxa"/>
            <w:tcBorders>
              <w:bottom w:val="single" w:color="8FB6EA" w:sz="5" w:space="0"/>
            </w:tcBorders>
            <w:shd w:val="clear" w:color="auto" w:fill="FFFFFF" w:themeFill="background1"/>
            <w:tcMar/>
          </w:tcPr>
          <w:p w:rsidRPr="00CC0718" w:rsidR="00C71DC8" w:rsidP="00244814" w:rsidRDefault="00C71DC8" w14:paraId="46D944DF" w14:textId="77777777">
            <w:pPr>
              <w:rPr>
                <w:color w:val="000000"/>
                <w:spacing w:val="-2"/>
                <w:sz w:val="18"/>
              </w:rPr>
            </w:pPr>
            <w:r w:rsidRPr="00CC0718">
              <w:rPr>
                <w:color w:val="000000"/>
                <w:spacing w:val="-2"/>
                <w:sz w:val="18"/>
              </w:rPr>
              <w:t>1</w:t>
            </w:r>
          </w:p>
        </w:tc>
        <w:tc>
          <w:tcPr>
            <w:tcW w:w="1576" w:type="dxa"/>
            <w:gridSpan w:val="2"/>
            <w:tcBorders>
              <w:bottom w:val="single" w:color="8FB6EA" w:sz="5" w:space="0"/>
            </w:tcBorders>
            <w:shd w:val="clear" w:color="auto" w:fill="FFFFFF" w:themeFill="background1"/>
            <w:tcMar/>
          </w:tcPr>
          <w:p w:rsidRPr="00CC0718" w:rsidR="00C71DC8" w:rsidP="00244814" w:rsidRDefault="00C71DC8" w14:paraId="183409CA" w14:textId="77777777">
            <w:pPr>
              <w:rPr>
                <w:color w:val="000000"/>
                <w:spacing w:val="-2"/>
                <w:sz w:val="18"/>
              </w:rPr>
            </w:pPr>
            <w:r w:rsidRPr="00CC0718">
              <w:rPr>
                <w:color w:val="000000"/>
                <w:spacing w:val="-2"/>
                <w:sz w:val="18"/>
              </w:rPr>
              <w:t>1</w:t>
            </w:r>
          </w:p>
        </w:tc>
        <w:tc>
          <w:tcPr>
            <w:tcW w:w="1362" w:type="dxa"/>
            <w:tcBorders>
              <w:bottom w:val="single" w:color="8FB6EA" w:sz="5" w:space="0"/>
            </w:tcBorders>
            <w:shd w:val="clear" w:color="auto" w:fill="FFFFFF" w:themeFill="background1"/>
            <w:tcMar/>
          </w:tcPr>
          <w:p w:rsidRPr="00CC0718" w:rsidR="00C71DC8" w:rsidP="00244814" w:rsidRDefault="00C71DC8" w14:paraId="1F6837A4" w14:textId="77777777">
            <w:pPr>
              <w:rPr>
                <w:color w:val="000000"/>
                <w:spacing w:val="-2"/>
                <w:sz w:val="18"/>
              </w:rPr>
            </w:pPr>
            <w:r w:rsidRPr="00CC0718">
              <w:rPr>
                <w:color w:val="000000"/>
                <w:spacing w:val="-2"/>
                <w:sz w:val="18"/>
              </w:rPr>
              <w:t>11</w:t>
            </w:r>
          </w:p>
        </w:tc>
        <w:tc>
          <w:tcPr>
            <w:tcW w:w="1690" w:type="dxa"/>
            <w:tcBorders>
              <w:bottom w:val="single" w:color="8FB6EA" w:sz="5" w:space="0"/>
            </w:tcBorders>
            <w:shd w:val="clear" w:color="auto" w:fill="FFFFFF" w:themeFill="background1"/>
            <w:tcMar/>
          </w:tcPr>
          <w:p w:rsidRPr="00CC0718" w:rsidR="00C71DC8" w:rsidP="00244814" w:rsidRDefault="00C71DC8" w14:paraId="7C2B5D53" w14:textId="77777777">
            <w:pPr>
              <w:rPr>
                <w:color w:val="000000"/>
                <w:spacing w:val="-2"/>
                <w:sz w:val="18"/>
              </w:rPr>
            </w:pPr>
            <w:r w:rsidRPr="00CC0718">
              <w:rPr>
                <w:color w:val="000000"/>
                <w:spacing w:val="-2"/>
                <w:sz w:val="18"/>
              </w:rPr>
              <w:t>1</w:t>
            </w:r>
          </w:p>
        </w:tc>
        <w:tc>
          <w:tcPr>
            <w:tcW w:w="1576" w:type="dxa"/>
            <w:tcBorders>
              <w:bottom w:val="single" w:color="8FB6EA" w:sz="5" w:space="0"/>
            </w:tcBorders>
            <w:shd w:val="clear" w:color="auto" w:fill="FFFFFF" w:themeFill="background1"/>
            <w:tcMar/>
          </w:tcPr>
          <w:p w:rsidRPr="00CC0718" w:rsidR="00C71DC8" w:rsidP="00244814" w:rsidRDefault="00C71DC8" w14:paraId="26A835AF" w14:textId="77777777">
            <w:pPr>
              <w:rPr>
                <w:color w:val="000000"/>
                <w:spacing w:val="-2"/>
                <w:sz w:val="18"/>
              </w:rPr>
            </w:pPr>
          </w:p>
        </w:tc>
      </w:tr>
      <w:tr w:rsidRPr="00CC0718" w:rsidR="00C71DC8" w:rsidTr="3A33D0EC" w14:paraId="6CAB1871" w14:textId="77777777">
        <w:trPr>
          <w:trHeight w:val="444" w:hRule="exact"/>
        </w:trPr>
        <w:tc>
          <w:tcPr>
            <w:tcW w:w="10717" w:type="dxa"/>
            <w:gridSpan w:val="8"/>
            <w:tcBorders>
              <w:top w:val="single" w:color="8FB6EA" w:sz="5" w:space="0"/>
            </w:tcBorders>
            <w:tcMar/>
          </w:tcPr>
          <w:p w:rsidRPr="00CC0718" w:rsidR="00C71DC8" w:rsidP="00244814" w:rsidRDefault="00C71DC8" w14:paraId="58AC7FAE" w14:textId="77777777"/>
        </w:tc>
      </w:tr>
      <w:tr w:rsidRPr="00CC0718" w:rsidR="00C71DC8" w:rsidTr="3A33D0EC" w14:paraId="6C7F13D5" w14:textId="77777777">
        <w:trPr>
          <w:trHeight w:val="602" w:hRule="exact"/>
        </w:trPr>
        <w:tc>
          <w:tcPr>
            <w:tcW w:w="10717" w:type="dxa"/>
            <w:gridSpan w:val="8"/>
            <w:shd w:val="clear" w:color="auto" w:fill="FFFFFF" w:themeFill="background1"/>
            <w:tcMar/>
          </w:tcPr>
          <w:p w:rsidRPr="00CC0718" w:rsidR="00C71DC8" w:rsidP="00244814" w:rsidRDefault="00C71DC8" w14:paraId="7AD585E8" w14:textId="77777777">
            <w:pPr>
              <w:rPr>
                <w:b/>
                <w:color w:val="5C83B4"/>
                <w:spacing w:val="-2"/>
                <w:sz w:val="24"/>
              </w:rPr>
            </w:pPr>
          </w:p>
        </w:tc>
      </w:tr>
      <w:tr w:rsidRPr="00CC0718" w:rsidR="00C71DC8" w:rsidTr="3A33D0EC" w14:paraId="685FEC52" w14:textId="77777777">
        <w:trPr>
          <w:trHeight w:val="458" w:hRule="exact"/>
        </w:trPr>
        <w:tc>
          <w:tcPr>
            <w:tcW w:w="1805" w:type="dxa"/>
            <w:shd w:val="clear" w:color="auto" w:fill="FFFFFF" w:themeFill="background1"/>
            <w:tcMar/>
          </w:tcPr>
          <w:p w:rsidRPr="00CC0718" w:rsidR="00C71DC8" w:rsidP="00244814" w:rsidRDefault="00C71DC8" w14:paraId="6228CAA3" w14:textId="77777777">
            <w:pPr>
              <w:rPr>
                <w:b/>
                <w:color w:val="5C83B4"/>
                <w:spacing w:val="-2"/>
                <w:sz w:val="24"/>
              </w:rPr>
            </w:pPr>
            <w:r w:rsidRPr="00CC0718">
              <w:rPr>
                <w:b/>
                <w:color w:val="5C83B4"/>
                <w:spacing w:val="-2"/>
                <w:sz w:val="24"/>
              </w:rPr>
              <w:t>Nickname:</w:t>
            </w:r>
          </w:p>
        </w:tc>
        <w:tc>
          <w:tcPr>
            <w:tcW w:w="8912" w:type="dxa"/>
            <w:gridSpan w:val="7"/>
            <w:vMerge w:val="restart"/>
            <w:shd w:val="clear" w:color="auto" w:fill="FFFFFF" w:themeFill="background1"/>
            <w:tcMar/>
          </w:tcPr>
          <w:p w:rsidRPr="00CC0718" w:rsidR="00C71DC8" w:rsidP="00244814" w:rsidRDefault="00C71DC8" w14:paraId="51F2BD95" w14:textId="77777777">
            <w:pPr>
              <w:rPr>
                <w:b/>
                <w:color w:val="5C83B4"/>
                <w:spacing w:val="-2"/>
                <w:sz w:val="24"/>
              </w:rPr>
            </w:pPr>
            <w:r w:rsidRPr="00CC0718">
              <w:rPr>
                <w:b/>
                <w:color w:val="5C83B4"/>
                <w:spacing w:val="-2"/>
                <w:sz w:val="24"/>
              </w:rPr>
              <w:t>Codes\\AXIAL CODE\\Q3 b- Member experience with the club\SKILL DEVELOPMENT\Leadership skill improved</w:t>
            </w:r>
          </w:p>
        </w:tc>
      </w:tr>
      <w:tr w:rsidRPr="00CC0718" w:rsidR="00C71DC8" w:rsidTr="3A33D0EC" w14:paraId="3A5B783C" w14:textId="77777777">
        <w:trPr>
          <w:trHeight w:val="444" w:hRule="exact"/>
        </w:trPr>
        <w:tc>
          <w:tcPr>
            <w:tcW w:w="1805" w:type="dxa"/>
            <w:shd w:val="clear" w:color="auto" w:fill="FFFFFF" w:themeFill="background1"/>
            <w:tcMar/>
          </w:tcPr>
          <w:p w:rsidRPr="00CC0718" w:rsidR="00C71DC8" w:rsidP="00244814" w:rsidRDefault="00C71DC8" w14:paraId="42F9F4E8" w14:textId="77777777">
            <w:pPr>
              <w:rPr>
                <w:b/>
                <w:color w:val="5C83B4"/>
                <w:spacing w:val="-2"/>
                <w:sz w:val="24"/>
              </w:rPr>
            </w:pPr>
            <w:r w:rsidRPr="00CC0718">
              <w:rPr>
                <w:b/>
                <w:color w:val="5C83B4"/>
                <w:spacing w:val="-2"/>
                <w:sz w:val="24"/>
              </w:rPr>
              <w:t>Classification:</w:t>
            </w:r>
          </w:p>
        </w:tc>
        <w:tc>
          <w:tcPr>
            <w:tcW w:w="8912" w:type="dxa"/>
            <w:gridSpan w:val="7"/>
            <w:vMerge/>
            <w:tcMar/>
          </w:tcPr>
          <w:p w:rsidRPr="00CC0718" w:rsidR="00C71DC8" w:rsidP="00244814" w:rsidRDefault="00C71DC8" w14:paraId="0A35506F" w14:textId="77777777"/>
        </w:tc>
      </w:tr>
      <w:tr w:rsidRPr="00CC0718" w:rsidR="00C71DC8" w:rsidTr="3A33D0EC" w14:paraId="10CA727D" w14:textId="77777777">
        <w:trPr>
          <w:trHeight w:val="459" w:hRule="exact"/>
        </w:trPr>
        <w:tc>
          <w:tcPr>
            <w:tcW w:w="1805" w:type="dxa"/>
            <w:shd w:val="clear" w:color="auto" w:fill="FFFFFF" w:themeFill="background1"/>
            <w:tcMar/>
          </w:tcPr>
          <w:p w:rsidRPr="00CC0718" w:rsidR="00C71DC8" w:rsidP="00244814" w:rsidRDefault="00C71DC8" w14:paraId="62205B54" w14:textId="77777777">
            <w:pPr>
              <w:rPr>
                <w:b/>
                <w:color w:val="5C83B4"/>
                <w:spacing w:val="-2"/>
                <w:sz w:val="24"/>
              </w:rPr>
            </w:pPr>
            <w:r w:rsidRPr="00CC0718">
              <w:rPr>
                <w:b/>
                <w:color w:val="5C83B4"/>
                <w:spacing w:val="-2"/>
                <w:sz w:val="24"/>
              </w:rPr>
              <w:t>Aggregated:</w:t>
            </w:r>
          </w:p>
        </w:tc>
        <w:tc>
          <w:tcPr>
            <w:tcW w:w="8912" w:type="dxa"/>
            <w:gridSpan w:val="7"/>
            <w:shd w:val="clear" w:color="auto" w:fill="FFFFFF" w:themeFill="background1"/>
            <w:tcMar/>
          </w:tcPr>
          <w:p w:rsidRPr="00CC0718" w:rsidR="00C71DC8" w:rsidP="00244814" w:rsidRDefault="00C71DC8" w14:paraId="0E5C94F0" w14:textId="77777777">
            <w:pPr>
              <w:rPr>
                <w:b/>
                <w:color w:val="5C83B4"/>
                <w:spacing w:val="-2"/>
                <w:sz w:val="24"/>
              </w:rPr>
            </w:pPr>
            <w:r w:rsidRPr="00CC0718">
              <w:rPr>
                <w:b/>
                <w:color w:val="5C83B4"/>
                <w:spacing w:val="-2"/>
                <w:sz w:val="24"/>
              </w:rPr>
              <w:t>No</w:t>
            </w:r>
          </w:p>
        </w:tc>
      </w:tr>
      <w:tr w:rsidRPr="00CC0718" w:rsidR="00C71DC8" w:rsidTr="3A33D0EC" w14:paraId="35D12A6E" w14:textId="77777777">
        <w:trPr>
          <w:trHeight w:val="344" w:hRule="exact"/>
        </w:trPr>
        <w:tc>
          <w:tcPr>
            <w:tcW w:w="3381" w:type="dxa"/>
            <w:gridSpan w:val="2"/>
            <w:tcBorders>
              <w:bottom w:val="single" w:color="8FB6EA" w:sz="5" w:space="0"/>
            </w:tcBorders>
            <w:shd w:val="clear" w:color="auto" w:fill="FFFFFF" w:themeFill="background1"/>
            <w:tcMar/>
          </w:tcPr>
          <w:p w:rsidRPr="00CC0718" w:rsidR="00C71DC8" w:rsidP="00244814" w:rsidRDefault="00C71DC8" w14:paraId="4196DAD6" w14:textId="77777777">
            <w:pPr>
              <w:rPr>
                <w:color w:val="000000"/>
                <w:spacing w:val="-2"/>
                <w:sz w:val="18"/>
              </w:rPr>
            </w:pPr>
            <w:r w:rsidRPr="00CC0718">
              <w:rPr>
                <w:color w:val="000000"/>
                <w:spacing w:val="-2"/>
                <w:sz w:val="18"/>
              </w:rPr>
              <w:t>Document</w:t>
            </w:r>
          </w:p>
        </w:tc>
        <w:tc>
          <w:tcPr>
            <w:tcW w:w="1132" w:type="dxa"/>
            <w:tcBorders>
              <w:bottom w:val="single" w:color="8FB6EA" w:sz="5" w:space="0"/>
            </w:tcBorders>
            <w:shd w:val="clear" w:color="auto" w:fill="FFFFFF" w:themeFill="background1"/>
            <w:tcMar/>
          </w:tcPr>
          <w:p w:rsidRPr="00CC0718" w:rsidR="00C71DC8" w:rsidP="00244814" w:rsidRDefault="00C71DC8" w14:paraId="53560AC6" w14:textId="77777777">
            <w:pPr>
              <w:rPr>
                <w:color w:val="000000"/>
                <w:spacing w:val="-2"/>
                <w:sz w:val="18"/>
              </w:rPr>
            </w:pPr>
            <w:r w:rsidRPr="00CC0718">
              <w:rPr>
                <w:color w:val="000000"/>
                <w:spacing w:val="-2"/>
                <w:sz w:val="18"/>
              </w:rPr>
              <w:t>1</w:t>
            </w:r>
          </w:p>
        </w:tc>
        <w:tc>
          <w:tcPr>
            <w:tcW w:w="1576" w:type="dxa"/>
            <w:gridSpan w:val="2"/>
            <w:tcBorders>
              <w:bottom w:val="single" w:color="8FB6EA" w:sz="5" w:space="0"/>
            </w:tcBorders>
            <w:shd w:val="clear" w:color="auto" w:fill="FFFFFF" w:themeFill="background1"/>
            <w:tcMar/>
          </w:tcPr>
          <w:p w:rsidRPr="00CC0718" w:rsidR="00C71DC8" w:rsidP="00244814" w:rsidRDefault="00C71DC8" w14:paraId="26E82F43" w14:textId="77777777">
            <w:pPr>
              <w:rPr>
                <w:color w:val="000000"/>
                <w:spacing w:val="-2"/>
                <w:sz w:val="18"/>
              </w:rPr>
            </w:pPr>
            <w:r w:rsidRPr="00CC0718">
              <w:rPr>
                <w:color w:val="000000"/>
                <w:spacing w:val="-2"/>
                <w:sz w:val="18"/>
              </w:rPr>
              <w:t>1</w:t>
            </w:r>
          </w:p>
        </w:tc>
        <w:tc>
          <w:tcPr>
            <w:tcW w:w="1362" w:type="dxa"/>
            <w:tcBorders>
              <w:bottom w:val="single" w:color="8FB6EA" w:sz="5" w:space="0"/>
            </w:tcBorders>
            <w:shd w:val="clear" w:color="auto" w:fill="FFFFFF" w:themeFill="background1"/>
            <w:tcMar/>
          </w:tcPr>
          <w:p w:rsidRPr="00CC0718" w:rsidR="00C71DC8" w:rsidP="00244814" w:rsidRDefault="00C71DC8" w14:paraId="3469F54F" w14:textId="77777777">
            <w:pPr>
              <w:rPr>
                <w:color w:val="000000"/>
                <w:spacing w:val="-2"/>
                <w:sz w:val="18"/>
              </w:rPr>
            </w:pPr>
            <w:r w:rsidRPr="00CC0718">
              <w:rPr>
                <w:color w:val="000000"/>
                <w:spacing w:val="-2"/>
                <w:sz w:val="18"/>
              </w:rPr>
              <w:t>9</w:t>
            </w:r>
          </w:p>
        </w:tc>
        <w:tc>
          <w:tcPr>
            <w:tcW w:w="1690" w:type="dxa"/>
            <w:tcBorders>
              <w:bottom w:val="single" w:color="8FB6EA" w:sz="5" w:space="0"/>
            </w:tcBorders>
            <w:shd w:val="clear" w:color="auto" w:fill="FFFFFF" w:themeFill="background1"/>
            <w:tcMar/>
          </w:tcPr>
          <w:p w:rsidRPr="00CC0718" w:rsidR="00C71DC8" w:rsidP="00244814" w:rsidRDefault="00C71DC8" w14:paraId="5FF4949D" w14:textId="77777777">
            <w:pPr>
              <w:rPr>
                <w:color w:val="000000"/>
                <w:spacing w:val="-2"/>
                <w:sz w:val="18"/>
              </w:rPr>
            </w:pPr>
            <w:r w:rsidRPr="00CC0718">
              <w:rPr>
                <w:color w:val="000000"/>
                <w:spacing w:val="-2"/>
                <w:sz w:val="18"/>
              </w:rPr>
              <w:t>1</w:t>
            </w:r>
          </w:p>
        </w:tc>
        <w:tc>
          <w:tcPr>
            <w:tcW w:w="1576" w:type="dxa"/>
            <w:tcBorders>
              <w:bottom w:val="single" w:color="8FB6EA" w:sz="5" w:space="0"/>
            </w:tcBorders>
            <w:shd w:val="clear" w:color="auto" w:fill="FFFFFF" w:themeFill="background1"/>
            <w:tcMar/>
          </w:tcPr>
          <w:p w:rsidRPr="00CC0718" w:rsidR="00C71DC8" w:rsidP="00244814" w:rsidRDefault="00C71DC8" w14:paraId="44F63EB9" w14:textId="77777777">
            <w:pPr>
              <w:rPr>
                <w:color w:val="000000"/>
                <w:spacing w:val="-2"/>
                <w:sz w:val="18"/>
              </w:rPr>
            </w:pPr>
          </w:p>
        </w:tc>
      </w:tr>
      <w:tr w:rsidRPr="00CC0718" w:rsidR="00C71DC8" w:rsidTr="3A33D0EC" w14:paraId="524309EE" w14:textId="77777777">
        <w:trPr>
          <w:trHeight w:val="444" w:hRule="exact"/>
        </w:trPr>
        <w:tc>
          <w:tcPr>
            <w:tcW w:w="10717" w:type="dxa"/>
            <w:gridSpan w:val="8"/>
            <w:tcBorders>
              <w:top w:val="single" w:color="8FB6EA" w:sz="5" w:space="0"/>
            </w:tcBorders>
            <w:tcMar/>
          </w:tcPr>
          <w:p w:rsidRPr="00CC0718" w:rsidR="00C71DC8" w:rsidP="00244814" w:rsidRDefault="00C71DC8" w14:paraId="34559507" w14:textId="77777777"/>
        </w:tc>
      </w:tr>
      <w:tr w:rsidRPr="00CC0718" w:rsidR="00C71DC8" w:rsidTr="3A33D0EC" w14:paraId="7A60C319" w14:textId="77777777">
        <w:trPr>
          <w:trHeight w:val="344" w:hRule="exact"/>
        </w:trPr>
        <w:tc>
          <w:tcPr>
            <w:tcW w:w="10717" w:type="dxa"/>
            <w:gridSpan w:val="8"/>
            <w:shd w:val="clear" w:color="auto" w:fill="FFFFFF" w:themeFill="background1"/>
            <w:tcMar/>
          </w:tcPr>
          <w:p w:rsidRPr="00CC0718" w:rsidR="00C71DC8" w:rsidP="00244814" w:rsidRDefault="00C71DC8" w14:paraId="70E0C7E0" w14:textId="77777777">
            <w:pPr>
              <w:rPr>
                <w:b/>
                <w:color w:val="5C83B4"/>
                <w:spacing w:val="-2"/>
                <w:sz w:val="24"/>
              </w:rPr>
            </w:pPr>
          </w:p>
        </w:tc>
      </w:tr>
      <w:tr w:rsidRPr="00CC0718" w:rsidR="00C71DC8" w:rsidTr="3A33D0EC" w14:paraId="314FEF63" w14:textId="77777777">
        <w:trPr>
          <w:trHeight w:val="444" w:hRule="exact"/>
        </w:trPr>
        <w:tc>
          <w:tcPr>
            <w:tcW w:w="1805" w:type="dxa"/>
            <w:shd w:val="clear" w:color="auto" w:fill="FFFFFF" w:themeFill="background1"/>
            <w:tcMar/>
          </w:tcPr>
          <w:p w:rsidRPr="00CC0718" w:rsidR="00C71DC8" w:rsidP="00244814" w:rsidRDefault="00C71DC8" w14:paraId="6D29977B" w14:textId="77777777">
            <w:pPr>
              <w:rPr>
                <w:b/>
                <w:color w:val="5C83B4"/>
                <w:spacing w:val="-2"/>
                <w:sz w:val="24"/>
              </w:rPr>
            </w:pPr>
            <w:r w:rsidRPr="00CC0718">
              <w:rPr>
                <w:b/>
                <w:color w:val="5C83B4"/>
                <w:spacing w:val="-2"/>
                <w:sz w:val="24"/>
              </w:rPr>
              <w:t>Nickname:</w:t>
            </w:r>
          </w:p>
        </w:tc>
        <w:tc>
          <w:tcPr>
            <w:tcW w:w="8912" w:type="dxa"/>
            <w:gridSpan w:val="7"/>
            <w:vMerge w:val="restart"/>
            <w:shd w:val="clear" w:color="auto" w:fill="FFFFFF" w:themeFill="background1"/>
            <w:tcMar/>
          </w:tcPr>
          <w:p w:rsidRPr="00CC0718" w:rsidR="00C71DC8" w:rsidP="00244814" w:rsidRDefault="00C71DC8" w14:paraId="6FA53E32" w14:textId="77777777">
            <w:pPr>
              <w:rPr>
                <w:b/>
                <w:color w:val="5C83B4"/>
                <w:spacing w:val="-2"/>
                <w:sz w:val="24"/>
              </w:rPr>
            </w:pPr>
            <w:r w:rsidRPr="00CC0718">
              <w:rPr>
                <w:b/>
                <w:color w:val="5C83B4"/>
                <w:spacing w:val="-2"/>
                <w:sz w:val="24"/>
              </w:rPr>
              <w:t>Codes\\AXIAL CODE\\Q3 b- Member experience with the club\SKILL DEVELOPMENT\Learn to work in team</w:t>
            </w:r>
          </w:p>
        </w:tc>
      </w:tr>
      <w:tr w:rsidRPr="00CC0718" w:rsidR="00C71DC8" w:rsidTr="3A33D0EC" w14:paraId="246F728E" w14:textId="77777777">
        <w:trPr>
          <w:trHeight w:val="458" w:hRule="exact"/>
        </w:trPr>
        <w:tc>
          <w:tcPr>
            <w:tcW w:w="1805" w:type="dxa"/>
            <w:shd w:val="clear" w:color="auto" w:fill="FFFFFF" w:themeFill="background1"/>
            <w:tcMar/>
          </w:tcPr>
          <w:p w:rsidRPr="00CC0718" w:rsidR="00C71DC8" w:rsidP="00244814" w:rsidRDefault="00C71DC8" w14:paraId="629F801B" w14:textId="77777777">
            <w:pPr>
              <w:rPr>
                <w:b/>
                <w:color w:val="5C83B4"/>
                <w:spacing w:val="-2"/>
                <w:sz w:val="24"/>
              </w:rPr>
            </w:pPr>
            <w:r w:rsidRPr="00CC0718">
              <w:rPr>
                <w:b/>
                <w:color w:val="5C83B4"/>
                <w:spacing w:val="-2"/>
                <w:sz w:val="24"/>
              </w:rPr>
              <w:t>Classification:</w:t>
            </w:r>
          </w:p>
        </w:tc>
        <w:tc>
          <w:tcPr>
            <w:tcW w:w="8912" w:type="dxa"/>
            <w:gridSpan w:val="7"/>
            <w:vMerge/>
            <w:tcMar/>
          </w:tcPr>
          <w:p w:rsidRPr="00CC0718" w:rsidR="00C71DC8" w:rsidP="00244814" w:rsidRDefault="00C71DC8" w14:paraId="1C026F2B" w14:textId="77777777"/>
        </w:tc>
      </w:tr>
      <w:tr w:rsidRPr="00CC0718" w:rsidR="00C71DC8" w:rsidTr="3A33D0EC" w14:paraId="56B9ED15" w14:textId="77777777">
        <w:trPr>
          <w:trHeight w:val="445" w:hRule="exact"/>
        </w:trPr>
        <w:tc>
          <w:tcPr>
            <w:tcW w:w="1805" w:type="dxa"/>
            <w:shd w:val="clear" w:color="auto" w:fill="FFFFFF" w:themeFill="background1"/>
            <w:tcMar/>
          </w:tcPr>
          <w:p w:rsidRPr="00CC0718" w:rsidR="00C71DC8" w:rsidP="00244814" w:rsidRDefault="00C71DC8" w14:paraId="628A7252" w14:textId="77777777">
            <w:pPr>
              <w:rPr>
                <w:b/>
                <w:color w:val="5C83B4"/>
                <w:spacing w:val="-2"/>
                <w:sz w:val="24"/>
              </w:rPr>
            </w:pPr>
            <w:r w:rsidRPr="00CC0718">
              <w:rPr>
                <w:b/>
                <w:color w:val="5C83B4"/>
                <w:spacing w:val="-2"/>
                <w:sz w:val="24"/>
              </w:rPr>
              <w:t>Aggregated:</w:t>
            </w:r>
          </w:p>
        </w:tc>
        <w:tc>
          <w:tcPr>
            <w:tcW w:w="8912" w:type="dxa"/>
            <w:gridSpan w:val="7"/>
            <w:shd w:val="clear" w:color="auto" w:fill="FFFFFF" w:themeFill="background1"/>
            <w:tcMar/>
          </w:tcPr>
          <w:p w:rsidRPr="00CC0718" w:rsidR="00C71DC8" w:rsidP="00244814" w:rsidRDefault="00C71DC8" w14:paraId="7450B197" w14:textId="77777777">
            <w:pPr>
              <w:rPr>
                <w:b/>
                <w:color w:val="5C83B4"/>
                <w:spacing w:val="-2"/>
                <w:sz w:val="24"/>
              </w:rPr>
            </w:pPr>
            <w:r w:rsidRPr="00CC0718">
              <w:rPr>
                <w:b/>
                <w:color w:val="5C83B4"/>
                <w:spacing w:val="-2"/>
                <w:sz w:val="24"/>
              </w:rPr>
              <w:t>No</w:t>
            </w:r>
          </w:p>
        </w:tc>
      </w:tr>
      <w:tr w:rsidRPr="00CC0718" w:rsidR="00C71DC8" w:rsidTr="3A33D0EC" w14:paraId="15940BDB" w14:textId="77777777">
        <w:trPr>
          <w:trHeight w:val="343" w:hRule="exact"/>
        </w:trPr>
        <w:tc>
          <w:tcPr>
            <w:tcW w:w="3381" w:type="dxa"/>
            <w:gridSpan w:val="2"/>
            <w:tcBorders>
              <w:bottom w:val="single" w:color="8FB6EA" w:sz="5" w:space="0"/>
            </w:tcBorders>
            <w:shd w:val="clear" w:color="auto" w:fill="FFFFFF" w:themeFill="background1"/>
            <w:tcMar/>
          </w:tcPr>
          <w:p w:rsidRPr="00CC0718" w:rsidR="00C71DC8" w:rsidP="00244814" w:rsidRDefault="00C71DC8" w14:paraId="35C928CE" w14:textId="77777777">
            <w:pPr>
              <w:rPr>
                <w:color w:val="000000"/>
                <w:spacing w:val="-2"/>
                <w:sz w:val="18"/>
              </w:rPr>
            </w:pPr>
            <w:r w:rsidRPr="00CC0718">
              <w:rPr>
                <w:color w:val="000000"/>
                <w:spacing w:val="-2"/>
                <w:sz w:val="18"/>
              </w:rPr>
              <w:t>Document</w:t>
            </w:r>
          </w:p>
        </w:tc>
        <w:tc>
          <w:tcPr>
            <w:tcW w:w="1132" w:type="dxa"/>
            <w:tcBorders>
              <w:bottom w:val="single" w:color="8FB6EA" w:sz="5" w:space="0"/>
            </w:tcBorders>
            <w:shd w:val="clear" w:color="auto" w:fill="FFFFFF" w:themeFill="background1"/>
            <w:tcMar/>
          </w:tcPr>
          <w:p w:rsidRPr="00CC0718" w:rsidR="00C71DC8" w:rsidP="00244814" w:rsidRDefault="00C71DC8" w14:paraId="012F2914" w14:textId="77777777">
            <w:pPr>
              <w:rPr>
                <w:color w:val="000000"/>
                <w:spacing w:val="-2"/>
                <w:sz w:val="18"/>
              </w:rPr>
            </w:pPr>
            <w:r w:rsidRPr="00CC0718">
              <w:rPr>
                <w:color w:val="000000"/>
                <w:spacing w:val="-2"/>
                <w:sz w:val="18"/>
              </w:rPr>
              <w:t>1</w:t>
            </w:r>
          </w:p>
        </w:tc>
        <w:tc>
          <w:tcPr>
            <w:tcW w:w="1576" w:type="dxa"/>
            <w:gridSpan w:val="2"/>
            <w:tcBorders>
              <w:bottom w:val="single" w:color="8FB6EA" w:sz="5" w:space="0"/>
            </w:tcBorders>
            <w:shd w:val="clear" w:color="auto" w:fill="FFFFFF" w:themeFill="background1"/>
            <w:tcMar/>
          </w:tcPr>
          <w:p w:rsidRPr="00CC0718" w:rsidR="00C71DC8" w:rsidP="00244814" w:rsidRDefault="00C71DC8" w14:paraId="09478743" w14:textId="77777777">
            <w:pPr>
              <w:rPr>
                <w:color w:val="000000"/>
                <w:spacing w:val="-2"/>
                <w:sz w:val="18"/>
              </w:rPr>
            </w:pPr>
            <w:r w:rsidRPr="00CC0718">
              <w:rPr>
                <w:color w:val="000000"/>
                <w:spacing w:val="-2"/>
                <w:sz w:val="18"/>
              </w:rPr>
              <w:t>1</w:t>
            </w:r>
          </w:p>
        </w:tc>
        <w:tc>
          <w:tcPr>
            <w:tcW w:w="1362" w:type="dxa"/>
            <w:tcBorders>
              <w:bottom w:val="single" w:color="8FB6EA" w:sz="5" w:space="0"/>
            </w:tcBorders>
            <w:shd w:val="clear" w:color="auto" w:fill="FFFFFF" w:themeFill="background1"/>
            <w:tcMar/>
          </w:tcPr>
          <w:p w:rsidRPr="00CC0718" w:rsidR="00C71DC8" w:rsidP="00244814" w:rsidRDefault="00C71DC8" w14:paraId="181CC227" w14:textId="77777777">
            <w:pPr>
              <w:rPr>
                <w:color w:val="000000"/>
                <w:spacing w:val="-2"/>
                <w:sz w:val="18"/>
              </w:rPr>
            </w:pPr>
            <w:r w:rsidRPr="00CC0718">
              <w:rPr>
                <w:color w:val="000000"/>
                <w:spacing w:val="-2"/>
                <w:sz w:val="18"/>
              </w:rPr>
              <w:t>9</w:t>
            </w:r>
          </w:p>
        </w:tc>
        <w:tc>
          <w:tcPr>
            <w:tcW w:w="1690" w:type="dxa"/>
            <w:tcBorders>
              <w:bottom w:val="single" w:color="8FB6EA" w:sz="5" w:space="0"/>
            </w:tcBorders>
            <w:shd w:val="clear" w:color="auto" w:fill="FFFFFF" w:themeFill="background1"/>
            <w:tcMar/>
          </w:tcPr>
          <w:p w:rsidRPr="00CC0718" w:rsidR="00C71DC8" w:rsidP="00244814" w:rsidRDefault="00C71DC8" w14:paraId="2251029C" w14:textId="77777777">
            <w:pPr>
              <w:rPr>
                <w:color w:val="000000"/>
                <w:spacing w:val="-2"/>
                <w:sz w:val="18"/>
              </w:rPr>
            </w:pPr>
            <w:r w:rsidRPr="00CC0718">
              <w:rPr>
                <w:color w:val="000000"/>
                <w:spacing w:val="-2"/>
                <w:sz w:val="18"/>
              </w:rPr>
              <w:t>1</w:t>
            </w:r>
          </w:p>
        </w:tc>
        <w:tc>
          <w:tcPr>
            <w:tcW w:w="1576" w:type="dxa"/>
            <w:tcBorders>
              <w:bottom w:val="single" w:color="8FB6EA" w:sz="5" w:space="0"/>
            </w:tcBorders>
            <w:shd w:val="clear" w:color="auto" w:fill="FFFFFF" w:themeFill="background1"/>
            <w:tcMar/>
          </w:tcPr>
          <w:p w:rsidRPr="00CC0718" w:rsidR="00C71DC8" w:rsidP="00244814" w:rsidRDefault="00C71DC8" w14:paraId="18DDF1DB" w14:textId="77777777">
            <w:pPr>
              <w:rPr>
                <w:color w:val="000000"/>
                <w:spacing w:val="-2"/>
                <w:sz w:val="18"/>
              </w:rPr>
            </w:pPr>
          </w:p>
        </w:tc>
      </w:tr>
      <w:tr w:rsidRPr="00CC0718" w:rsidR="00C71DC8" w:rsidTr="3A33D0EC" w14:paraId="306D3AF6" w14:textId="77777777">
        <w:trPr>
          <w:trHeight w:val="445" w:hRule="exact"/>
        </w:trPr>
        <w:tc>
          <w:tcPr>
            <w:tcW w:w="10717" w:type="dxa"/>
            <w:gridSpan w:val="8"/>
            <w:tcBorders>
              <w:top w:val="single" w:color="8FB6EA" w:sz="5" w:space="0"/>
            </w:tcBorders>
            <w:tcMar/>
          </w:tcPr>
          <w:p w:rsidRPr="00CC0718" w:rsidR="00C71DC8" w:rsidP="00244814" w:rsidRDefault="00C71DC8" w14:paraId="6B978F9C" w14:textId="77777777"/>
        </w:tc>
      </w:tr>
      <w:tr w:rsidRPr="00CC0718" w:rsidR="00C71DC8" w:rsidTr="3A33D0EC" w14:paraId="4C41CF2B" w14:textId="77777777">
        <w:trPr>
          <w:trHeight w:val="601" w:hRule="exact"/>
        </w:trPr>
        <w:tc>
          <w:tcPr>
            <w:tcW w:w="10717" w:type="dxa"/>
            <w:gridSpan w:val="8"/>
            <w:shd w:val="clear" w:color="auto" w:fill="FFFFFF" w:themeFill="background1"/>
            <w:tcMar/>
          </w:tcPr>
          <w:p w:rsidRPr="00CC0718" w:rsidR="00C71DC8" w:rsidP="00244814" w:rsidRDefault="00C71DC8" w14:paraId="697BC502" w14:textId="77777777">
            <w:pPr>
              <w:rPr>
                <w:b/>
                <w:color w:val="5C83B4"/>
                <w:spacing w:val="-2"/>
                <w:sz w:val="24"/>
              </w:rPr>
            </w:pPr>
          </w:p>
        </w:tc>
      </w:tr>
      <w:tr w:rsidRPr="00CC0718" w:rsidR="00C71DC8" w:rsidTr="3A33D0EC" w14:paraId="5248C94E" w14:textId="77777777">
        <w:trPr>
          <w:trHeight w:val="459" w:hRule="exact"/>
        </w:trPr>
        <w:tc>
          <w:tcPr>
            <w:tcW w:w="1805" w:type="dxa"/>
            <w:shd w:val="clear" w:color="auto" w:fill="FFFFFF" w:themeFill="background1"/>
            <w:tcMar/>
          </w:tcPr>
          <w:p w:rsidRPr="00CC0718" w:rsidR="00C71DC8" w:rsidP="00244814" w:rsidRDefault="00C71DC8" w14:paraId="13B57E9D" w14:textId="77777777">
            <w:pPr>
              <w:rPr>
                <w:b/>
                <w:color w:val="5C83B4"/>
                <w:spacing w:val="-2"/>
                <w:sz w:val="24"/>
              </w:rPr>
            </w:pPr>
            <w:r w:rsidRPr="00CC0718">
              <w:rPr>
                <w:b/>
                <w:color w:val="5C83B4"/>
                <w:spacing w:val="-2"/>
                <w:sz w:val="24"/>
              </w:rPr>
              <w:t>Nickname:</w:t>
            </w:r>
          </w:p>
        </w:tc>
        <w:tc>
          <w:tcPr>
            <w:tcW w:w="8912" w:type="dxa"/>
            <w:gridSpan w:val="7"/>
            <w:vMerge w:val="restart"/>
            <w:shd w:val="clear" w:color="auto" w:fill="FFFFFF" w:themeFill="background1"/>
            <w:tcMar/>
          </w:tcPr>
          <w:p w:rsidRPr="00CC0718" w:rsidR="00C71DC8" w:rsidP="00244814" w:rsidRDefault="00C71DC8" w14:paraId="34C70648" w14:textId="77777777">
            <w:pPr>
              <w:rPr>
                <w:b/>
                <w:color w:val="5C83B4"/>
                <w:spacing w:val="-2"/>
                <w:sz w:val="24"/>
              </w:rPr>
            </w:pPr>
            <w:r w:rsidRPr="00CC0718">
              <w:rPr>
                <w:b/>
                <w:color w:val="5C83B4"/>
                <w:spacing w:val="-2"/>
                <w:sz w:val="24"/>
              </w:rPr>
              <w:t>Codes\\AXIAL CODE\\Q3 b- Member experience with the club\SKILL DEVELOPMENT\Other Skills improvement</w:t>
            </w:r>
          </w:p>
        </w:tc>
      </w:tr>
      <w:tr w:rsidRPr="00CC0718" w:rsidR="00C71DC8" w:rsidTr="3A33D0EC" w14:paraId="6041360F" w14:textId="77777777">
        <w:trPr>
          <w:trHeight w:val="444" w:hRule="exact"/>
        </w:trPr>
        <w:tc>
          <w:tcPr>
            <w:tcW w:w="1805" w:type="dxa"/>
            <w:shd w:val="clear" w:color="auto" w:fill="FFFFFF" w:themeFill="background1"/>
            <w:tcMar/>
          </w:tcPr>
          <w:p w:rsidRPr="00CC0718" w:rsidR="00C71DC8" w:rsidP="00244814" w:rsidRDefault="00C71DC8" w14:paraId="4D5F844F" w14:textId="77777777">
            <w:pPr>
              <w:rPr>
                <w:b/>
                <w:color w:val="5C83B4"/>
                <w:spacing w:val="-2"/>
                <w:sz w:val="24"/>
              </w:rPr>
            </w:pPr>
            <w:r w:rsidRPr="00CC0718">
              <w:rPr>
                <w:b/>
                <w:color w:val="5C83B4"/>
                <w:spacing w:val="-2"/>
                <w:sz w:val="24"/>
              </w:rPr>
              <w:lastRenderedPageBreak/>
              <w:t>Classification:</w:t>
            </w:r>
          </w:p>
        </w:tc>
        <w:tc>
          <w:tcPr>
            <w:tcW w:w="8912" w:type="dxa"/>
            <w:gridSpan w:val="7"/>
            <w:vMerge/>
            <w:tcMar/>
          </w:tcPr>
          <w:p w:rsidRPr="00CC0718" w:rsidR="00C71DC8" w:rsidP="00244814" w:rsidRDefault="00C71DC8" w14:paraId="6463B5C5" w14:textId="77777777"/>
        </w:tc>
      </w:tr>
      <w:tr w:rsidRPr="00CC0718" w:rsidR="00C71DC8" w:rsidTr="3A33D0EC" w14:paraId="67A2A83B" w14:textId="77777777">
        <w:trPr>
          <w:trHeight w:val="459" w:hRule="exact"/>
        </w:trPr>
        <w:tc>
          <w:tcPr>
            <w:tcW w:w="1805" w:type="dxa"/>
            <w:shd w:val="clear" w:color="auto" w:fill="FFFFFF" w:themeFill="background1"/>
            <w:tcMar/>
          </w:tcPr>
          <w:p w:rsidRPr="00CC0718" w:rsidR="00C71DC8" w:rsidP="00244814" w:rsidRDefault="00C71DC8" w14:paraId="40C3C214" w14:textId="77777777">
            <w:pPr>
              <w:rPr>
                <w:b/>
                <w:color w:val="5C83B4"/>
                <w:spacing w:val="-2"/>
                <w:sz w:val="24"/>
              </w:rPr>
            </w:pPr>
            <w:r w:rsidRPr="00CC0718">
              <w:rPr>
                <w:b/>
                <w:color w:val="5C83B4"/>
                <w:spacing w:val="-2"/>
                <w:sz w:val="24"/>
              </w:rPr>
              <w:t>Aggregated:</w:t>
            </w:r>
          </w:p>
        </w:tc>
        <w:tc>
          <w:tcPr>
            <w:tcW w:w="8912" w:type="dxa"/>
            <w:gridSpan w:val="7"/>
            <w:shd w:val="clear" w:color="auto" w:fill="FFFFFF" w:themeFill="background1"/>
            <w:tcMar/>
          </w:tcPr>
          <w:p w:rsidRPr="00CC0718" w:rsidR="00C71DC8" w:rsidP="00244814" w:rsidRDefault="00C71DC8" w14:paraId="30F950EF" w14:textId="77777777">
            <w:pPr>
              <w:rPr>
                <w:b/>
                <w:color w:val="5C83B4"/>
                <w:spacing w:val="-2"/>
                <w:sz w:val="24"/>
              </w:rPr>
            </w:pPr>
            <w:r w:rsidRPr="00CC0718">
              <w:rPr>
                <w:b/>
                <w:color w:val="5C83B4"/>
                <w:spacing w:val="-2"/>
                <w:sz w:val="24"/>
              </w:rPr>
              <w:t>No</w:t>
            </w:r>
          </w:p>
        </w:tc>
      </w:tr>
      <w:tr w:rsidRPr="00CC0718" w:rsidR="00C71DC8" w:rsidTr="3A33D0EC" w14:paraId="7FD3C844" w14:textId="77777777">
        <w:trPr>
          <w:trHeight w:val="343" w:hRule="exact"/>
        </w:trPr>
        <w:tc>
          <w:tcPr>
            <w:tcW w:w="3381" w:type="dxa"/>
            <w:gridSpan w:val="2"/>
            <w:tcBorders>
              <w:bottom w:val="single" w:color="8FB6EA" w:sz="5" w:space="0"/>
            </w:tcBorders>
            <w:shd w:val="clear" w:color="auto" w:fill="FFFFFF" w:themeFill="background1"/>
            <w:tcMar/>
          </w:tcPr>
          <w:p w:rsidRPr="00CC0718" w:rsidR="00C71DC8" w:rsidP="00244814" w:rsidRDefault="00C71DC8" w14:paraId="661CBD3E" w14:textId="77777777">
            <w:pPr>
              <w:rPr>
                <w:color w:val="000000"/>
                <w:spacing w:val="-2"/>
                <w:sz w:val="18"/>
              </w:rPr>
            </w:pPr>
            <w:r w:rsidRPr="00CC0718">
              <w:rPr>
                <w:color w:val="000000"/>
                <w:spacing w:val="-2"/>
                <w:sz w:val="18"/>
              </w:rPr>
              <w:t>Document</w:t>
            </w:r>
          </w:p>
        </w:tc>
        <w:tc>
          <w:tcPr>
            <w:tcW w:w="1132" w:type="dxa"/>
            <w:tcBorders>
              <w:bottom w:val="single" w:color="8FB6EA" w:sz="5" w:space="0"/>
            </w:tcBorders>
            <w:shd w:val="clear" w:color="auto" w:fill="FFFFFF" w:themeFill="background1"/>
            <w:tcMar/>
          </w:tcPr>
          <w:p w:rsidRPr="00CC0718" w:rsidR="00C71DC8" w:rsidP="00244814" w:rsidRDefault="00C71DC8" w14:paraId="7794DD3F" w14:textId="77777777">
            <w:pPr>
              <w:rPr>
                <w:color w:val="000000"/>
                <w:spacing w:val="-2"/>
                <w:sz w:val="18"/>
              </w:rPr>
            </w:pPr>
            <w:r w:rsidRPr="00CC0718">
              <w:rPr>
                <w:color w:val="000000"/>
                <w:spacing w:val="-2"/>
                <w:sz w:val="18"/>
              </w:rPr>
              <w:t>1</w:t>
            </w:r>
          </w:p>
        </w:tc>
        <w:tc>
          <w:tcPr>
            <w:tcW w:w="1576" w:type="dxa"/>
            <w:gridSpan w:val="2"/>
            <w:tcBorders>
              <w:bottom w:val="single" w:color="8FB6EA" w:sz="5" w:space="0"/>
            </w:tcBorders>
            <w:shd w:val="clear" w:color="auto" w:fill="FFFFFF" w:themeFill="background1"/>
            <w:tcMar/>
          </w:tcPr>
          <w:p w:rsidRPr="00CC0718" w:rsidR="00C71DC8" w:rsidP="00244814" w:rsidRDefault="00C71DC8" w14:paraId="24F89F0B" w14:textId="77777777">
            <w:pPr>
              <w:rPr>
                <w:color w:val="000000"/>
                <w:spacing w:val="-2"/>
                <w:sz w:val="18"/>
              </w:rPr>
            </w:pPr>
            <w:r w:rsidRPr="00CC0718">
              <w:rPr>
                <w:color w:val="000000"/>
                <w:spacing w:val="-2"/>
                <w:sz w:val="18"/>
              </w:rPr>
              <w:t>2</w:t>
            </w:r>
          </w:p>
        </w:tc>
        <w:tc>
          <w:tcPr>
            <w:tcW w:w="1362" w:type="dxa"/>
            <w:tcBorders>
              <w:bottom w:val="single" w:color="8FB6EA" w:sz="5" w:space="0"/>
            </w:tcBorders>
            <w:shd w:val="clear" w:color="auto" w:fill="FFFFFF" w:themeFill="background1"/>
            <w:tcMar/>
          </w:tcPr>
          <w:p w:rsidRPr="00CC0718" w:rsidR="00C71DC8" w:rsidP="00244814" w:rsidRDefault="00C71DC8" w14:paraId="70FA24B6" w14:textId="77777777">
            <w:pPr>
              <w:rPr>
                <w:color w:val="000000"/>
                <w:spacing w:val="-2"/>
                <w:sz w:val="18"/>
              </w:rPr>
            </w:pPr>
            <w:r w:rsidRPr="00CC0718">
              <w:rPr>
                <w:color w:val="000000"/>
                <w:spacing w:val="-2"/>
                <w:sz w:val="18"/>
              </w:rPr>
              <w:t>17</w:t>
            </w:r>
          </w:p>
        </w:tc>
        <w:tc>
          <w:tcPr>
            <w:tcW w:w="1690" w:type="dxa"/>
            <w:tcBorders>
              <w:bottom w:val="single" w:color="8FB6EA" w:sz="5" w:space="0"/>
            </w:tcBorders>
            <w:shd w:val="clear" w:color="auto" w:fill="FFFFFF" w:themeFill="background1"/>
            <w:tcMar/>
          </w:tcPr>
          <w:p w:rsidRPr="00CC0718" w:rsidR="00C71DC8" w:rsidP="00244814" w:rsidRDefault="00C71DC8" w14:paraId="475F5167" w14:textId="77777777">
            <w:pPr>
              <w:rPr>
                <w:color w:val="000000"/>
                <w:spacing w:val="-2"/>
                <w:sz w:val="18"/>
              </w:rPr>
            </w:pPr>
            <w:r w:rsidRPr="00CC0718">
              <w:rPr>
                <w:color w:val="000000"/>
                <w:spacing w:val="-2"/>
                <w:sz w:val="18"/>
              </w:rPr>
              <w:t>2</w:t>
            </w:r>
          </w:p>
        </w:tc>
        <w:tc>
          <w:tcPr>
            <w:tcW w:w="1576" w:type="dxa"/>
            <w:tcBorders>
              <w:bottom w:val="single" w:color="8FB6EA" w:sz="5" w:space="0"/>
            </w:tcBorders>
            <w:shd w:val="clear" w:color="auto" w:fill="FFFFFF" w:themeFill="background1"/>
            <w:tcMar/>
          </w:tcPr>
          <w:p w:rsidRPr="00CC0718" w:rsidR="00C71DC8" w:rsidP="00244814" w:rsidRDefault="00C71DC8" w14:paraId="2EC2BCDA" w14:textId="77777777">
            <w:pPr>
              <w:rPr>
                <w:color w:val="000000"/>
                <w:spacing w:val="-2"/>
                <w:sz w:val="18"/>
              </w:rPr>
            </w:pPr>
          </w:p>
        </w:tc>
      </w:tr>
      <w:tr w:rsidRPr="00CC0718" w:rsidR="00C71DC8" w:rsidTr="3A33D0EC" w14:paraId="50FFECCF" w14:textId="77777777">
        <w:trPr>
          <w:trHeight w:val="746" w:hRule="exact"/>
        </w:trPr>
        <w:tc>
          <w:tcPr>
            <w:tcW w:w="10717" w:type="dxa"/>
            <w:gridSpan w:val="8"/>
            <w:tcBorders>
              <w:top w:val="single" w:color="8FB6EA" w:sz="5" w:space="0"/>
            </w:tcBorders>
            <w:tcMar/>
          </w:tcPr>
          <w:p w:rsidRPr="00CC0718" w:rsidR="00C71DC8" w:rsidP="00244814" w:rsidRDefault="00C71DC8" w14:paraId="7AB6C712" w14:textId="77777777"/>
        </w:tc>
      </w:tr>
      <w:tr w:rsidRPr="00CC0718" w:rsidR="00C71DC8" w:rsidTr="3A33D0EC" w14:paraId="19C371A3" w14:textId="77777777">
        <w:trPr>
          <w:trHeight w:val="759" w:hRule="exact"/>
        </w:trPr>
        <w:tc>
          <w:tcPr>
            <w:tcW w:w="10717" w:type="dxa"/>
            <w:gridSpan w:val="8"/>
            <w:tcMar/>
          </w:tcPr>
          <w:p w:rsidRPr="00CC0718" w:rsidR="00C71DC8" w:rsidP="00244814" w:rsidRDefault="00C71DC8" w14:paraId="052C9100" w14:textId="77777777"/>
        </w:tc>
      </w:tr>
      <w:tr w:rsidRPr="00CC0718" w:rsidR="00C71DC8" w:rsidTr="3A33D0EC" w14:paraId="2A2F2C6B" w14:textId="77777777">
        <w:trPr>
          <w:trHeight w:val="458" w:hRule="exact"/>
        </w:trPr>
        <w:tc>
          <w:tcPr>
            <w:tcW w:w="5359" w:type="dxa"/>
            <w:gridSpan w:val="4"/>
            <w:shd w:val="clear" w:color="auto" w:fill="FFFFFF" w:themeFill="background1"/>
            <w:tcMar/>
          </w:tcPr>
          <w:p w:rsidRPr="00CC0718" w:rsidR="00C71DC8" w:rsidP="00244814" w:rsidRDefault="00C71DC8" w14:paraId="79EB3C60" w14:textId="77777777">
            <w:pPr>
              <w:jc w:val="right"/>
              <w:rPr>
                <w:color w:val="000066"/>
                <w:spacing w:val="-2"/>
                <w:sz w:val="16"/>
              </w:rPr>
            </w:pPr>
            <w:r w:rsidRPr="00CC0718">
              <w:rPr>
                <w:color w:val="000066"/>
                <w:spacing w:val="-2"/>
                <w:sz w:val="16"/>
              </w:rPr>
              <w:t>Formatted Reports\\Code Summary Formatted Report</w:t>
            </w:r>
          </w:p>
        </w:tc>
        <w:tc>
          <w:tcPr>
            <w:tcW w:w="5358" w:type="dxa"/>
            <w:gridSpan w:val="4"/>
            <w:shd w:val="clear" w:color="auto" w:fill="FFFFFF" w:themeFill="background1"/>
            <w:tcMar/>
          </w:tcPr>
          <w:p w:rsidRPr="00CC0718" w:rsidR="00C71DC8" w:rsidP="00244814" w:rsidRDefault="00C71DC8" w14:paraId="507817A0" w14:textId="77777777">
            <w:pPr>
              <w:jc w:val="right"/>
              <w:rPr>
                <w:color w:val="000066"/>
                <w:spacing w:val="-2"/>
                <w:sz w:val="16"/>
              </w:rPr>
            </w:pPr>
            <w:r w:rsidRPr="00CC0718">
              <w:rPr>
                <w:color w:val="000066"/>
                <w:spacing w:val="-2"/>
                <w:sz w:val="16"/>
              </w:rPr>
              <w:t>Page 50 of 104</w:t>
            </w:r>
          </w:p>
        </w:tc>
      </w:tr>
      <w:tr w:rsidRPr="00CC0718" w:rsidR="00C71DC8" w:rsidTr="3A33D0EC" w14:paraId="027BB787" w14:textId="77777777">
        <w:trPr>
          <w:trHeight w:val="445" w:hRule="exact"/>
        </w:trPr>
        <w:tc>
          <w:tcPr>
            <w:tcW w:w="10717" w:type="dxa"/>
            <w:gridSpan w:val="8"/>
            <w:shd w:val="clear" w:color="auto" w:fill="FFFFFF" w:themeFill="background1"/>
            <w:tcMar/>
            <w:vAlign w:val="center"/>
          </w:tcPr>
          <w:p w:rsidRPr="00CC0718" w:rsidR="00C71DC8" w:rsidP="00244814" w:rsidRDefault="00C71DC8" w14:paraId="6EC7CFCC" w14:textId="77777777">
            <w:pPr>
              <w:jc w:val="right"/>
              <w:rPr>
                <w:color w:val="000066"/>
                <w:spacing w:val="-2"/>
                <w:sz w:val="16"/>
              </w:rPr>
            </w:pPr>
            <w:r w:rsidRPr="00CC0718">
              <w:rPr>
                <w:color w:val="000066"/>
                <w:spacing w:val="-2"/>
                <w:sz w:val="16"/>
              </w:rPr>
              <w:t>11/13/2024 3:39 PM</w:t>
            </w:r>
          </w:p>
        </w:tc>
      </w:tr>
      <w:tr w:rsidRPr="00CC0718" w:rsidR="00C71DC8" w:rsidTr="3A33D0EC" w14:paraId="32ADC98E" w14:textId="77777777">
        <w:trPr>
          <w:trHeight w:val="458" w:hRule="exact"/>
        </w:trPr>
        <w:tc>
          <w:tcPr>
            <w:tcW w:w="3381" w:type="dxa"/>
            <w:gridSpan w:val="2"/>
            <w:shd w:val="clear" w:color="auto" w:fill="8FB6EA"/>
            <w:tcMar/>
          </w:tcPr>
          <w:p w:rsidRPr="00CC0718" w:rsidR="00C71DC8" w:rsidP="00244814" w:rsidRDefault="00C71DC8" w14:paraId="5F3C779B" w14:textId="77777777">
            <w:pPr>
              <w:rPr>
                <w:b/>
                <w:color w:val="000066"/>
                <w:spacing w:val="-2"/>
                <w:sz w:val="18"/>
              </w:rPr>
            </w:pPr>
            <w:r w:rsidRPr="00CC0718">
              <w:rPr>
                <w:b/>
                <w:color w:val="000066"/>
                <w:spacing w:val="-2"/>
                <w:sz w:val="18"/>
              </w:rPr>
              <w:t>File Type</w:t>
            </w:r>
          </w:p>
        </w:tc>
        <w:tc>
          <w:tcPr>
            <w:tcW w:w="1132" w:type="dxa"/>
            <w:shd w:val="clear" w:color="auto" w:fill="8FB6EA"/>
            <w:tcMar/>
          </w:tcPr>
          <w:p w:rsidRPr="00CC0718" w:rsidR="00C71DC8" w:rsidP="00244814" w:rsidRDefault="00C71DC8" w14:paraId="2DC54CAE" w14:textId="77777777">
            <w:pPr>
              <w:rPr>
                <w:b/>
                <w:color w:val="000066"/>
                <w:spacing w:val="-2"/>
                <w:sz w:val="18"/>
              </w:rPr>
            </w:pPr>
            <w:r w:rsidRPr="00CC0718">
              <w:rPr>
                <w:b/>
                <w:color w:val="000066"/>
                <w:spacing w:val="-2"/>
                <w:sz w:val="18"/>
              </w:rPr>
              <w:t>Number of Files</w:t>
            </w:r>
          </w:p>
        </w:tc>
        <w:tc>
          <w:tcPr>
            <w:tcW w:w="1576" w:type="dxa"/>
            <w:gridSpan w:val="2"/>
            <w:shd w:val="clear" w:color="auto" w:fill="8FB6EA"/>
            <w:tcMar/>
          </w:tcPr>
          <w:p w:rsidRPr="00CC0718" w:rsidR="00C71DC8" w:rsidP="00244814" w:rsidRDefault="00C71DC8" w14:paraId="051B71C0" w14:textId="77777777">
            <w:pPr>
              <w:rPr>
                <w:b/>
                <w:color w:val="000066"/>
                <w:spacing w:val="-2"/>
                <w:sz w:val="18"/>
              </w:rPr>
            </w:pPr>
            <w:r w:rsidRPr="00CC0718">
              <w:rPr>
                <w:b/>
                <w:color w:val="000066"/>
                <w:spacing w:val="-2"/>
                <w:sz w:val="18"/>
              </w:rPr>
              <w:t>Number of Coding References</w:t>
            </w:r>
          </w:p>
        </w:tc>
        <w:tc>
          <w:tcPr>
            <w:tcW w:w="1362" w:type="dxa"/>
            <w:shd w:val="clear" w:color="auto" w:fill="8FB6EA"/>
            <w:tcMar/>
          </w:tcPr>
          <w:p w:rsidRPr="00CC0718" w:rsidR="00C71DC8" w:rsidP="00244814" w:rsidRDefault="00C71DC8" w14:paraId="08E7919E" w14:textId="77777777">
            <w:pPr>
              <w:rPr>
                <w:b/>
                <w:color w:val="000066"/>
                <w:spacing w:val="-2"/>
                <w:sz w:val="18"/>
              </w:rPr>
            </w:pPr>
            <w:r w:rsidRPr="00CC0718">
              <w:rPr>
                <w:b/>
                <w:color w:val="000066"/>
                <w:spacing w:val="-2"/>
                <w:sz w:val="18"/>
              </w:rPr>
              <w:t>Number of Words Coded</w:t>
            </w:r>
          </w:p>
        </w:tc>
        <w:tc>
          <w:tcPr>
            <w:tcW w:w="1690" w:type="dxa"/>
            <w:shd w:val="clear" w:color="auto" w:fill="8FB6EA"/>
            <w:tcMar/>
          </w:tcPr>
          <w:p w:rsidRPr="00CC0718" w:rsidR="00C71DC8" w:rsidP="00244814" w:rsidRDefault="00C71DC8" w14:paraId="36CA1D16" w14:textId="77777777">
            <w:pPr>
              <w:rPr>
                <w:b/>
                <w:color w:val="000066"/>
                <w:spacing w:val="-2"/>
                <w:sz w:val="18"/>
              </w:rPr>
            </w:pPr>
            <w:r w:rsidRPr="00CC0718">
              <w:rPr>
                <w:b/>
                <w:color w:val="000066"/>
                <w:spacing w:val="-2"/>
                <w:sz w:val="18"/>
              </w:rPr>
              <w:t>Number of Paragraphs Coded</w:t>
            </w:r>
          </w:p>
        </w:tc>
        <w:tc>
          <w:tcPr>
            <w:tcW w:w="1576" w:type="dxa"/>
            <w:shd w:val="clear" w:color="auto" w:fill="8FB6EA"/>
            <w:tcMar/>
          </w:tcPr>
          <w:p w:rsidRPr="00CC0718" w:rsidR="00C71DC8" w:rsidP="00244814" w:rsidRDefault="00C71DC8" w14:paraId="02CAA1CC" w14:textId="77777777">
            <w:pPr>
              <w:rPr>
                <w:b/>
                <w:color w:val="000066"/>
                <w:spacing w:val="-2"/>
                <w:sz w:val="18"/>
              </w:rPr>
            </w:pPr>
            <w:r w:rsidRPr="00CC0718">
              <w:rPr>
                <w:b/>
                <w:color w:val="000066"/>
                <w:spacing w:val="-2"/>
                <w:sz w:val="18"/>
              </w:rPr>
              <w:t>Duration Coded</w:t>
            </w:r>
          </w:p>
        </w:tc>
      </w:tr>
      <w:tr w:rsidRPr="00CC0718" w:rsidR="00C71DC8" w:rsidTr="3A33D0EC" w14:paraId="1469A17C" w14:textId="77777777">
        <w:trPr>
          <w:trHeight w:val="616" w:hRule="exact"/>
        </w:trPr>
        <w:tc>
          <w:tcPr>
            <w:tcW w:w="10717" w:type="dxa"/>
            <w:gridSpan w:val="8"/>
            <w:shd w:val="clear" w:color="auto" w:fill="FFFFFF" w:themeFill="background1"/>
            <w:tcMar/>
          </w:tcPr>
          <w:p w:rsidRPr="00CC0718" w:rsidR="00C71DC8" w:rsidP="00244814" w:rsidRDefault="00C71DC8" w14:paraId="501A1A23" w14:textId="77777777">
            <w:pPr>
              <w:rPr>
                <w:b/>
                <w:color w:val="5C83B4"/>
                <w:spacing w:val="-2"/>
                <w:sz w:val="24"/>
              </w:rPr>
            </w:pPr>
          </w:p>
        </w:tc>
      </w:tr>
      <w:tr w:rsidRPr="00CC0718" w:rsidR="00C71DC8" w:rsidTr="3A33D0EC" w14:paraId="7CBDBE6B" w14:textId="77777777">
        <w:trPr>
          <w:trHeight w:val="444" w:hRule="exact"/>
        </w:trPr>
        <w:tc>
          <w:tcPr>
            <w:tcW w:w="1805" w:type="dxa"/>
            <w:shd w:val="clear" w:color="auto" w:fill="FFFFFF" w:themeFill="background1"/>
            <w:tcMar/>
          </w:tcPr>
          <w:p w:rsidRPr="00CC0718" w:rsidR="00C71DC8" w:rsidP="00244814" w:rsidRDefault="00C71DC8" w14:paraId="3364D3AF" w14:textId="77777777">
            <w:pPr>
              <w:rPr>
                <w:b/>
                <w:color w:val="5C83B4"/>
                <w:spacing w:val="-2"/>
                <w:sz w:val="24"/>
              </w:rPr>
            </w:pPr>
            <w:r w:rsidRPr="00CC0718">
              <w:rPr>
                <w:b/>
                <w:color w:val="5C83B4"/>
                <w:spacing w:val="-2"/>
                <w:sz w:val="24"/>
              </w:rPr>
              <w:t>Nickname:</w:t>
            </w:r>
          </w:p>
        </w:tc>
        <w:tc>
          <w:tcPr>
            <w:tcW w:w="8912" w:type="dxa"/>
            <w:gridSpan w:val="7"/>
            <w:vMerge w:val="restart"/>
            <w:shd w:val="clear" w:color="auto" w:fill="FFFFFF" w:themeFill="background1"/>
            <w:tcMar/>
          </w:tcPr>
          <w:p w:rsidRPr="00CC0718" w:rsidR="00C71DC8" w:rsidP="00244814" w:rsidRDefault="00C71DC8" w14:paraId="3E19BEE9" w14:textId="77777777">
            <w:pPr>
              <w:rPr>
                <w:b/>
                <w:color w:val="5C83B4"/>
                <w:spacing w:val="-2"/>
                <w:sz w:val="24"/>
              </w:rPr>
            </w:pPr>
            <w:r w:rsidRPr="00CC0718">
              <w:rPr>
                <w:b/>
                <w:color w:val="5C83B4"/>
                <w:spacing w:val="-2"/>
                <w:sz w:val="24"/>
              </w:rPr>
              <w:t>Codes\\AXIAL CODE\\Q3 b- Member experience with the club\SKILL DEVELOPMENT\Personal interest in marketing</w:t>
            </w:r>
          </w:p>
        </w:tc>
      </w:tr>
      <w:tr w:rsidRPr="00CC0718" w:rsidR="00C71DC8" w:rsidTr="3A33D0EC" w14:paraId="2D4B7F40" w14:textId="77777777">
        <w:trPr>
          <w:trHeight w:val="459" w:hRule="exact"/>
        </w:trPr>
        <w:tc>
          <w:tcPr>
            <w:tcW w:w="1805" w:type="dxa"/>
            <w:shd w:val="clear" w:color="auto" w:fill="FFFFFF" w:themeFill="background1"/>
            <w:tcMar/>
          </w:tcPr>
          <w:p w:rsidRPr="00CC0718" w:rsidR="00C71DC8" w:rsidP="00244814" w:rsidRDefault="00C71DC8" w14:paraId="163EFD8B" w14:textId="77777777">
            <w:pPr>
              <w:rPr>
                <w:b/>
                <w:color w:val="5C83B4"/>
                <w:spacing w:val="-2"/>
                <w:sz w:val="24"/>
              </w:rPr>
            </w:pPr>
            <w:r w:rsidRPr="00CC0718">
              <w:rPr>
                <w:b/>
                <w:color w:val="5C83B4"/>
                <w:spacing w:val="-2"/>
                <w:sz w:val="24"/>
              </w:rPr>
              <w:t>Classification:</w:t>
            </w:r>
          </w:p>
        </w:tc>
        <w:tc>
          <w:tcPr>
            <w:tcW w:w="8912" w:type="dxa"/>
            <w:gridSpan w:val="7"/>
            <w:vMerge/>
            <w:tcMar/>
          </w:tcPr>
          <w:p w:rsidRPr="00CC0718" w:rsidR="00C71DC8" w:rsidP="00244814" w:rsidRDefault="00C71DC8" w14:paraId="09917BEA" w14:textId="77777777"/>
        </w:tc>
      </w:tr>
      <w:tr w:rsidRPr="00CC0718" w:rsidR="00C71DC8" w:rsidTr="3A33D0EC" w14:paraId="2FE08CDC" w14:textId="77777777">
        <w:trPr>
          <w:trHeight w:val="444" w:hRule="exact"/>
        </w:trPr>
        <w:tc>
          <w:tcPr>
            <w:tcW w:w="1805" w:type="dxa"/>
            <w:shd w:val="clear" w:color="auto" w:fill="FFFFFF" w:themeFill="background1"/>
            <w:tcMar/>
          </w:tcPr>
          <w:p w:rsidRPr="00CC0718" w:rsidR="00C71DC8" w:rsidP="00244814" w:rsidRDefault="00C71DC8" w14:paraId="445D796A" w14:textId="77777777">
            <w:pPr>
              <w:rPr>
                <w:b/>
                <w:color w:val="5C83B4"/>
                <w:spacing w:val="-2"/>
                <w:sz w:val="24"/>
              </w:rPr>
            </w:pPr>
            <w:r w:rsidRPr="00CC0718">
              <w:rPr>
                <w:b/>
                <w:color w:val="5C83B4"/>
                <w:spacing w:val="-2"/>
                <w:sz w:val="24"/>
              </w:rPr>
              <w:t>Aggregated:</w:t>
            </w:r>
          </w:p>
        </w:tc>
        <w:tc>
          <w:tcPr>
            <w:tcW w:w="8912" w:type="dxa"/>
            <w:gridSpan w:val="7"/>
            <w:shd w:val="clear" w:color="auto" w:fill="FFFFFF" w:themeFill="background1"/>
            <w:tcMar/>
          </w:tcPr>
          <w:p w:rsidRPr="00CC0718" w:rsidR="00C71DC8" w:rsidP="00244814" w:rsidRDefault="00C71DC8" w14:paraId="5107B611" w14:textId="77777777">
            <w:pPr>
              <w:rPr>
                <w:b/>
                <w:color w:val="5C83B4"/>
                <w:spacing w:val="-2"/>
                <w:sz w:val="24"/>
              </w:rPr>
            </w:pPr>
            <w:r w:rsidRPr="00CC0718">
              <w:rPr>
                <w:b/>
                <w:color w:val="5C83B4"/>
                <w:spacing w:val="-2"/>
                <w:sz w:val="24"/>
              </w:rPr>
              <w:t>No</w:t>
            </w:r>
          </w:p>
        </w:tc>
      </w:tr>
      <w:tr w:rsidRPr="00CC0718" w:rsidR="00C71DC8" w:rsidTr="3A33D0EC" w14:paraId="4F51F2A9" w14:textId="77777777">
        <w:trPr>
          <w:trHeight w:val="344" w:hRule="exact"/>
        </w:trPr>
        <w:tc>
          <w:tcPr>
            <w:tcW w:w="3381" w:type="dxa"/>
            <w:gridSpan w:val="2"/>
            <w:tcBorders>
              <w:bottom w:val="single" w:color="8FB6EA" w:sz="5" w:space="0"/>
            </w:tcBorders>
            <w:shd w:val="clear" w:color="auto" w:fill="FFFFFF" w:themeFill="background1"/>
            <w:tcMar/>
          </w:tcPr>
          <w:p w:rsidRPr="00CC0718" w:rsidR="00C71DC8" w:rsidP="00244814" w:rsidRDefault="00C71DC8" w14:paraId="54888FDD" w14:textId="77777777">
            <w:pPr>
              <w:rPr>
                <w:color w:val="000000"/>
                <w:spacing w:val="-2"/>
                <w:sz w:val="18"/>
              </w:rPr>
            </w:pPr>
            <w:r w:rsidRPr="00CC0718">
              <w:rPr>
                <w:color w:val="000000"/>
                <w:spacing w:val="-2"/>
                <w:sz w:val="18"/>
              </w:rPr>
              <w:t>Document</w:t>
            </w:r>
          </w:p>
        </w:tc>
        <w:tc>
          <w:tcPr>
            <w:tcW w:w="1132" w:type="dxa"/>
            <w:tcBorders>
              <w:bottom w:val="single" w:color="8FB6EA" w:sz="5" w:space="0"/>
            </w:tcBorders>
            <w:shd w:val="clear" w:color="auto" w:fill="FFFFFF" w:themeFill="background1"/>
            <w:tcMar/>
          </w:tcPr>
          <w:p w:rsidRPr="00CC0718" w:rsidR="00C71DC8" w:rsidP="00244814" w:rsidRDefault="00C71DC8" w14:paraId="1603F71E" w14:textId="77777777">
            <w:pPr>
              <w:rPr>
                <w:color w:val="000000"/>
                <w:spacing w:val="-2"/>
                <w:sz w:val="18"/>
              </w:rPr>
            </w:pPr>
            <w:r w:rsidRPr="00CC0718">
              <w:rPr>
                <w:color w:val="000000"/>
                <w:spacing w:val="-2"/>
                <w:sz w:val="18"/>
              </w:rPr>
              <w:t>1</w:t>
            </w:r>
          </w:p>
        </w:tc>
        <w:tc>
          <w:tcPr>
            <w:tcW w:w="1576" w:type="dxa"/>
            <w:gridSpan w:val="2"/>
            <w:tcBorders>
              <w:bottom w:val="single" w:color="8FB6EA" w:sz="5" w:space="0"/>
            </w:tcBorders>
            <w:shd w:val="clear" w:color="auto" w:fill="FFFFFF" w:themeFill="background1"/>
            <w:tcMar/>
          </w:tcPr>
          <w:p w:rsidRPr="00CC0718" w:rsidR="00C71DC8" w:rsidP="00244814" w:rsidRDefault="00C71DC8" w14:paraId="312BE79B" w14:textId="77777777">
            <w:pPr>
              <w:rPr>
                <w:color w:val="000000"/>
                <w:spacing w:val="-2"/>
                <w:sz w:val="18"/>
              </w:rPr>
            </w:pPr>
            <w:r w:rsidRPr="00CC0718">
              <w:rPr>
                <w:color w:val="000000"/>
                <w:spacing w:val="-2"/>
                <w:sz w:val="18"/>
              </w:rPr>
              <w:t>3</w:t>
            </w:r>
          </w:p>
        </w:tc>
        <w:tc>
          <w:tcPr>
            <w:tcW w:w="1362" w:type="dxa"/>
            <w:tcBorders>
              <w:bottom w:val="single" w:color="8FB6EA" w:sz="5" w:space="0"/>
            </w:tcBorders>
            <w:shd w:val="clear" w:color="auto" w:fill="FFFFFF" w:themeFill="background1"/>
            <w:tcMar/>
          </w:tcPr>
          <w:p w:rsidRPr="00CC0718" w:rsidR="00C71DC8" w:rsidP="00244814" w:rsidRDefault="00C71DC8" w14:paraId="7C60F780" w14:textId="77777777">
            <w:pPr>
              <w:rPr>
                <w:color w:val="000000"/>
                <w:spacing w:val="-2"/>
                <w:sz w:val="18"/>
              </w:rPr>
            </w:pPr>
            <w:r w:rsidRPr="00CC0718">
              <w:rPr>
                <w:color w:val="000000"/>
                <w:spacing w:val="-2"/>
                <w:sz w:val="18"/>
              </w:rPr>
              <w:t>19</w:t>
            </w:r>
          </w:p>
        </w:tc>
        <w:tc>
          <w:tcPr>
            <w:tcW w:w="1690" w:type="dxa"/>
            <w:tcBorders>
              <w:bottom w:val="single" w:color="8FB6EA" w:sz="5" w:space="0"/>
            </w:tcBorders>
            <w:shd w:val="clear" w:color="auto" w:fill="FFFFFF" w:themeFill="background1"/>
            <w:tcMar/>
          </w:tcPr>
          <w:p w:rsidRPr="00CC0718" w:rsidR="00C71DC8" w:rsidP="00244814" w:rsidRDefault="00C71DC8" w14:paraId="2F03F3AB" w14:textId="77777777">
            <w:pPr>
              <w:rPr>
                <w:color w:val="000000"/>
                <w:spacing w:val="-2"/>
                <w:sz w:val="18"/>
              </w:rPr>
            </w:pPr>
            <w:r w:rsidRPr="00CC0718">
              <w:rPr>
                <w:color w:val="000000"/>
                <w:spacing w:val="-2"/>
                <w:sz w:val="18"/>
              </w:rPr>
              <w:t>3</w:t>
            </w:r>
          </w:p>
        </w:tc>
        <w:tc>
          <w:tcPr>
            <w:tcW w:w="1576" w:type="dxa"/>
            <w:tcBorders>
              <w:bottom w:val="single" w:color="8FB6EA" w:sz="5" w:space="0"/>
            </w:tcBorders>
            <w:shd w:val="clear" w:color="auto" w:fill="FFFFFF" w:themeFill="background1"/>
            <w:tcMar/>
          </w:tcPr>
          <w:p w:rsidRPr="00CC0718" w:rsidR="00C71DC8" w:rsidP="00244814" w:rsidRDefault="00C71DC8" w14:paraId="45A7BEDD" w14:textId="77777777">
            <w:pPr>
              <w:rPr>
                <w:color w:val="000000"/>
                <w:spacing w:val="-2"/>
                <w:sz w:val="18"/>
              </w:rPr>
            </w:pPr>
          </w:p>
        </w:tc>
      </w:tr>
      <w:tr w:rsidRPr="00CC0718" w:rsidR="00C71DC8" w:rsidTr="3A33D0EC" w14:paraId="779D6AB9" w14:textId="77777777">
        <w:trPr>
          <w:trHeight w:val="444" w:hRule="exact"/>
        </w:trPr>
        <w:tc>
          <w:tcPr>
            <w:tcW w:w="10717" w:type="dxa"/>
            <w:gridSpan w:val="8"/>
            <w:tcBorders>
              <w:top w:val="single" w:color="8FB6EA" w:sz="5" w:space="0"/>
            </w:tcBorders>
            <w:tcMar/>
          </w:tcPr>
          <w:p w:rsidRPr="00CC0718" w:rsidR="00C71DC8" w:rsidP="00244814" w:rsidRDefault="00C71DC8" w14:paraId="15D71716" w14:textId="77777777"/>
        </w:tc>
      </w:tr>
      <w:tr w:rsidRPr="00CC0718" w:rsidR="00C71DC8" w:rsidTr="3A33D0EC" w14:paraId="3D62EF71" w14:textId="77777777">
        <w:trPr>
          <w:trHeight w:val="602" w:hRule="exact"/>
        </w:trPr>
        <w:tc>
          <w:tcPr>
            <w:tcW w:w="10717" w:type="dxa"/>
            <w:gridSpan w:val="8"/>
            <w:shd w:val="clear" w:color="auto" w:fill="FFFFFF" w:themeFill="background1"/>
            <w:tcMar/>
          </w:tcPr>
          <w:p w:rsidRPr="00CC0718" w:rsidR="00C71DC8" w:rsidP="00244814" w:rsidRDefault="00C71DC8" w14:paraId="6D144333" w14:textId="77777777">
            <w:pPr>
              <w:rPr>
                <w:b/>
                <w:color w:val="5C83B4"/>
                <w:spacing w:val="-2"/>
                <w:sz w:val="24"/>
              </w:rPr>
            </w:pPr>
          </w:p>
        </w:tc>
      </w:tr>
      <w:tr w:rsidRPr="00CC0718" w:rsidR="00C71DC8" w:rsidTr="3A33D0EC" w14:paraId="6E4A46E3" w14:textId="77777777">
        <w:trPr>
          <w:trHeight w:val="458" w:hRule="exact"/>
        </w:trPr>
        <w:tc>
          <w:tcPr>
            <w:tcW w:w="1805" w:type="dxa"/>
            <w:shd w:val="clear" w:color="auto" w:fill="FFFFFF" w:themeFill="background1"/>
            <w:tcMar/>
          </w:tcPr>
          <w:p w:rsidRPr="00CC0718" w:rsidR="00C71DC8" w:rsidP="00244814" w:rsidRDefault="00C71DC8" w14:paraId="17889BE5" w14:textId="77777777">
            <w:pPr>
              <w:rPr>
                <w:b/>
                <w:color w:val="5C83B4"/>
                <w:spacing w:val="-2"/>
                <w:sz w:val="24"/>
              </w:rPr>
            </w:pPr>
            <w:r w:rsidRPr="00CC0718">
              <w:rPr>
                <w:b/>
                <w:color w:val="5C83B4"/>
                <w:spacing w:val="-2"/>
                <w:sz w:val="24"/>
              </w:rPr>
              <w:t>Nickname:</w:t>
            </w:r>
          </w:p>
        </w:tc>
        <w:tc>
          <w:tcPr>
            <w:tcW w:w="8912" w:type="dxa"/>
            <w:gridSpan w:val="7"/>
            <w:vMerge w:val="restart"/>
            <w:shd w:val="clear" w:color="auto" w:fill="FFFFFF" w:themeFill="background1"/>
            <w:tcMar/>
          </w:tcPr>
          <w:p w:rsidRPr="00CC0718" w:rsidR="00C71DC8" w:rsidP="00244814" w:rsidRDefault="00C71DC8" w14:paraId="6ED14B7F" w14:textId="77777777">
            <w:pPr>
              <w:rPr>
                <w:b/>
                <w:color w:val="5C83B4"/>
                <w:spacing w:val="-2"/>
                <w:sz w:val="24"/>
              </w:rPr>
            </w:pPr>
            <w:r w:rsidRPr="00CC0718">
              <w:rPr>
                <w:b/>
                <w:color w:val="5C83B4"/>
                <w:spacing w:val="-2"/>
                <w:sz w:val="24"/>
              </w:rPr>
              <w:t>Codes\\AXIAL CODE\\Q3 b- Member experience with the club\SKILL DEVELOPMENT\Roles and Responsibilities in the Rocket Dance Club</w:t>
            </w:r>
          </w:p>
        </w:tc>
      </w:tr>
      <w:tr w:rsidRPr="00CC0718" w:rsidR="00C71DC8" w:rsidTr="3A33D0EC" w14:paraId="409100D8" w14:textId="77777777">
        <w:trPr>
          <w:trHeight w:val="444" w:hRule="exact"/>
        </w:trPr>
        <w:tc>
          <w:tcPr>
            <w:tcW w:w="1805" w:type="dxa"/>
            <w:shd w:val="clear" w:color="auto" w:fill="FFFFFF" w:themeFill="background1"/>
            <w:tcMar/>
          </w:tcPr>
          <w:p w:rsidRPr="00CC0718" w:rsidR="00C71DC8" w:rsidP="00244814" w:rsidRDefault="00C71DC8" w14:paraId="328E6721" w14:textId="77777777">
            <w:pPr>
              <w:rPr>
                <w:b/>
                <w:color w:val="5C83B4"/>
                <w:spacing w:val="-2"/>
                <w:sz w:val="24"/>
              </w:rPr>
            </w:pPr>
            <w:r w:rsidRPr="00CC0718">
              <w:rPr>
                <w:b/>
                <w:color w:val="5C83B4"/>
                <w:spacing w:val="-2"/>
                <w:sz w:val="24"/>
              </w:rPr>
              <w:t>Classification:</w:t>
            </w:r>
          </w:p>
        </w:tc>
        <w:tc>
          <w:tcPr>
            <w:tcW w:w="8912" w:type="dxa"/>
            <w:gridSpan w:val="7"/>
            <w:vMerge/>
            <w:tcMar/>
          </w:tcPr>
          <w:p w:rsidRPr="00CC0718" w:rsidR="00C71DC8" w:rsidP="00244814" w:rsidRDefault="00C71DC8" w14:paraId="1C172FC9" w14:textId="77777777"/>
        </w:tc>
      </w:tr>
      <w:tr w:rsidRPr="00CC0718" w:rsidR="00C71DC8" w:rsidTr="3A33D0EC" w14:paraId="1BC84918" w14:textId="77777777">
        <w:trPr>
          <w:trHeight w:val="459" w:hRule="exact"/>
        </w:trPr>
        <w:tc>
          <w:tcPr>
            <w:tcW w:w="1805" w:type="dxa"/>
            <w:shd w:val="clear" w:color="auto" w:fill="FFFFFF" w:themeFill="background1"/>
            <w:tcMar/>
          </w:tcPr>
          <w:p w:rsidRPr="00CC0718" w:rsidR="00C71DC8" w:rsidP="00244814" w:rsidRDefault="00C71DC8" w14:paraId="15DA3B9C" w14:textId="77777777">
            <w:pPr>
              <w:rPr>
                <w:b/>
                <w:color w:val="5C83B4"/>
                <w:spacing w:val="-2"/>
                <w:sz w:val="24"/>
              </w:rPr>
            </w:pPr>
            <w:r w:rsidRPr="00CC0718">
              <w:rPr>
                <w:b/>
                <w:color w:val="5C83B4"/>
                <w:spacing w:val="-2"/>
                <w:sz w:val="24"/>
              </w:rPr>
              <w:t>Aggregated:</w:t>
            </w:r>
          </w:p>
        </w:tc>
        <w:tc>
          <w:tcPr>
            <w:tcW w:w="8912" w:type="dxa"/>
            <w:gridSpan w:val="7"/>
            <w:shd w:val="clear" w:color="auto" w:fill="FFFFFF" w:themeFill="background1"/>
            <w:tcMar/>
          </w:tcPr>
          <w:p w:rsidRPr="00CC0718" w:rsidR="00C71DC8" w:rsidP="00244814" w:rsidRDefault="00C71DC8" w14:paraId="702D7AAE" w14:textId="77777777">
            <w:pPr>
              <w:rPr>
                <w:b/>
                <w:color w:val="5C83B4"/>
                <w:spacing w:val="-2"/>
                <w:sz w:val="24"/>
              </w:rPr>
            </w:pPr>
            <w:r w:rsidRPr="00CC0718">
              <w:rPr>
                <w:b/>
                <w:color w:val="5C83B4"/>
                <w:spacing w:val="-2"/>
                <w:sz w:val="24"/>
              </w:rPr>
              <w:t>No</w:t>
            </w:r>
          </w:p>
        </w:tc>
      </w:tr>
      <w:tr w:rsidRPr="00CC0718" w:rsidR="00C71DC8" w:rsidTr="3A33D0EC" w14:paraId="6CD2AE9A" w14:textId="77777777">
        <w:trPr>
          <w:trHeight w:val="330" w:hRule="exact"/>
        </w:trPr>
        <w:tc>
          <w:tcPr>
            <w:tcW w:w="3381" w:type="dxa"/>
            <w:gridSpan w:val="2"/>
            <w:tcBorders>
              <w:bottom w:val="single" w:color="8FB6EA" w:sz="5" w:space="0"/>
            </w:tcBorders>
            <w:shd w:val="clear" w:color="auto" w:fill="FFFFFF" w:themeFill="background1"/>
            <w:tcMar/>
          </w:tcPr>
          <w:p w:rsidRPr="00CC0718" w:rsidR="00C71DC8" w:rsidP="00244814" w:rsidRDefault="00C71DC8" w14:paraId="6DA8D623" w14:textId="77777777">
            <w:pPr>
              <w:rPr>
                <w:color w:val="000000"/>
                <w:spacing w:val="-2"/>
                <w:sz w:val="18"/>
              </w:rPr>
            </w:pPr>
            <w:r w:rsidRPr="00CC0718">
              <w:rPr>
                <w:color w:val="000000"/>
                <w:spacing w:val="-2"/>
                <w:sz w:val="18"/>
              </w:rPr>
              <w:t>Document</w:t>
            </w:r>
          </w:p>
        </w:tc>
        <w:tc>
          <w:tcPr>
            <w:tcW w:w="1132" w:type="dxa"/>
            <w:tcBorders>
              <w:bottom w:val="single" w:color="8FB6EA" w:sz="5" w:space="0"/>
            </w:tcBorders>
            <w:shd w:val="clear" w:color="auto" w:fill="FFFFFF" w:themeFill="background1"/>
            <w:tcMar/>
          </w:tcPr>
          <w:p w:rsidRPr="00CC0718" w:rsidR="00C71DC8" w:rsidP="00244814" w:rsidRDefault="00C71DC8" w14:paraId="012BF44E" w14:textId="77777777">
            <w:pPr>
              <w:rPr>
                <w:color w:val="000000"/>
                <w:spacing w:val="-2"/>
                <w:sz w:val="18"/>
              </w:rPr>
            </w:pPr>
            <w:r w:rsidRPr="00CC0718">
              <w:rPr>
                <w:color w:val="000000"/>
                <w:spacing w:val="-2"/>
                <w:sz w:val="18"/>
              </w:rPr>
              <w:t>1</w:t>
            </w:r>
          </w:p>
        </w:tc>
        <w:tc>
          <w:tcPr>
            <w:tcW w:w="1576" w:type="dxa"/>
            <w:gridSpan w:val="2"/>
            <w:tcBorders>
              <w:bottom w:val="single" w:color="8FB6EA" w:sz="5" w:space="0"/>
            </w:tcBorders>
            <w:shd w:val="clear" w:color="auto" w:fill="FFFFFF" w:themeFill="background1"/>
            <w:tcMar/>
          </w:tcPr>
          <w:p w:rsidRPr="00CC0718" w:rsidR="00C71DC8" w:rsidP="00244814" w:rsidRDefault="00C71DC8" w14:paraId="0E4803EB" w14:textId="77777777">
            <w:pPr>
              <w:rPr>
                <w:color w:val="000000"/>
                <w:spacing w:val="-2"/>
                <w:sz w:val="18"/>
              </w:rPr>
            </w:pPr>
            <w:r w:rsidRPr="00CC0718">
              <w:rPr>
                <w:color w:val="000000"/>
                <w:spacing w:val="-2"/>
                <w:sz w:val="18"/>
              </w:rPr>
              <w:t>3</w:t>
            </w:r>
          </w:p>
        </w:tc>
        <w:tc>
          <w:tcPr>
            <w:tcW w:w="1362" w:type="dxa"/>
            <w:tcBorders>
              <w:bottom w:val="single" w:color="8FB6EA" w:sz="5" w:space="0"/>
            </w:tcBorders>
            <w:shd w:val="clear" w:color="auto" w:fill="FFFFFF" w:themeFill="background1"/>
            <w:tcMar/>
          </w:tcPr>
          <w:p w:rsidRPr="00CC0718" w:rsidR="00C71DC8" w:rsidP="00244814" w:rsidRDefault="00C71DC8" w14:paraId="7BCB0EF5" w14:textId="77777777">
            <w:pPr>
              <w:rPr>
                <w:color w:val="000000"/>
                <w:spacing w:val="-2"/>
                <w:sz w:val="18"/>
              </w:rPr>
            </w:pPr>
            <w:r w:rsidRPr="00CC0718">
              <w:rPr>
                <w:color w:val="000000"/>
                <w:spacing w:val="-2"/>
                <w:sz w:val="18"/>
              </w:rPr>
              <w:t>72</w:t>
            </w:r>
          </w:p>
        </w:tc>
        <w:tc>
          <w:tcPr>
            <w:tcW w:w="1690" w:type="dxa"/>
            <w:tcBorders>
              <w:bottom w:val="single" w:color="8FB6EA" w:sz="5" w:space="0"/>
            </w:tcBorders>
            <w:shd w:val="clear" w:color="auto" w:fill="FFFFFF" w:themeFill="background1"/>
            <w:tcMar/>
          </w:tcPr>
          <w:p w:rsidRPr="00CC0718" w:rsidR="00C71DC8" w:rsidP="00244814" w:rsidRDefault="00C71DC8" w14:paraId="3809C860" w14:textId="77777777">
            <w:pPr>
              <w:rPr>
                <w:color w:val="000000"/>
                <w:spacing w:val="-2"/>
                <w:sz w:val="18"/>
              </w:rPr>
            </w:pPr>
            <w:r w:rsidRPr="00CC0718">
              <w:rPr>
                <w:color w:val="000000"/>
                <w:spacing w:val="-2"/>
                <w:sz w:val="18"/>
              </w:rPr>
              <w:t>3</w:t>
            </w:r>
          </w:p>
        </w:tc>
        <w:tc>
          <w:tcPr>
            <w:tcW w:w="1576" w:type="dxa"/>
            <w:tcBorders>
              <w:bottom w:val="single" w:color="8FB6EA" w:sz="5" w:space="0"/>
            </w:tcBorders>
            <w:shd w:val="clear" w:color="auto" w:fill="FFFFFF" w:themeFill="background1"/>
            <w:tcMar/>
          </w:tcPr>
          <w:p w:rsidRPr="00CC0718" w:rsidR="00C71DC8" w:rsidP="00244814" w:rsidRDefault="00C71DC8" w14:paraId="6A58D43A" w14:textId="77777777">
            <w:pPr>
              <w:rPr>
                <w:color w:val="000000"/>
                <w:spacing w:val="-2"/>
                <w:sz w:val="18"/>
              </w:rPr>
            </w:pPr>
          </w:p>
        </w:tc>
      </w:tr>
      <w:tr w:rsidRPr="00CC0718" w:rsidR="00C71DC8" w:rsidTr="3A33D0EC" w14:paraId="1DD8BEA5" w14:textId="77777777">
        <w:trPr>
          <w:trHeight w:val="458" w:hRule="exact"/>
        </w:trPr>
        <w:tc>
          <w:tcPr>
            <w:tcW w:w="10717" w:type="dxa"/>
            <w:gridSpan w:val="8"/>
            <w:tcBorders>
              <w:top w:val="single" w:color="8FB6EA" w:sz="5" w:space="0"/>
            </w:tcBorders>
            <w:tcMar/>
          </w:tcPr>
          <w:p w:rsidRPr="00CC0718" w:rsidR="00C71DC8" w:rsidP="00244814" w:rsidRDefault="00C71DC8" w14:paraId="69813B9C" w14:textId="77777777"/>
        </w:tc>
      </w:tr>
      <w:tr w:rsidRPr="00CC0718" w:rsidR="00C71DC8" w:rsidTr="3A33D0EC" w14:paraId="3B6500E6" w14:textId="77777777">
        <w:trPr>
          <w:trHeight w:val="602" w:hRule="exact"/>
        </w:trPr>
        <w:tc>
          <w:tcPr>
            <w:tcW w:w="10717" w:type="dxa"/>
            <w:gridSpan w:val="8"/>
            <w:shd w:val="clear" w:color="auto" w:fill="FFFFFF" w:themeFill="background1"/>
            <w:tcMar/>
          </w:tcPr>
          <w:p w:rsidRPr="00CC0718" w:rsidR="00C71DC8" w:rsidP="00244814" w:rsidRDefault="00C71DC8" w14:paraId="1F1673CB" w14:textId="77777777">
            <w:pPr>
              <w:rPr>
                <w:b/>
                <w:color w:val="5C83B4"/>
                <w:spacing w:val="-2"/>
                <w:sz w:val="24"/>
              </w:rPr>
            </w:pPr>
          </w:p>
        </w:tc>
      </w:tr>
      <w:tr w:rsidRPr="00CC0718" w:rsidR="00C71DC8" w:rsidTr="3A33D0EC" w14:paraId="561CCAE6" w14:textId="77777777">
        <w:trPr>
          <w:trHeight w:val="444" w:hRule="exact"/>
        </w:trPr>
        <w:tc>
          <w:tcPr>
            <w:tcW w:w="1805" w:type="dxa"/>
            <w:shd w:val="clear" w:color="auto" w:fill="FFFFFF" w:themeFill="background1"/>
            <w:tcMar/>
          </w:tcPr>
          <w:p w:rsidRPr="00CC0718" w:rsidR="00C71DC8" w:rsidP="00244814" w:rsidRDefault="00C71DC8" w14:paraId="2CE03C57" w14:textId="77777777">
            <w:pPr>
              <w:rPr>
                <w:b/>
                <w:color w:val="5C83B4"/>
                <w:spacing w:val="-2"/>
                <w:sz w:val="24"/>
              </w:rPr>
            </w:pPr>
            <w:r w:rsidRPr="00CC0718">
              <w:rPr>
                <w:b/>
                <w:color w:val="5C83B4"/>
                <w:spacing w:val="-2"/>
                <w:sz w:val="24"/>
              </w:rPr>
              <w:t>Nickname:</w:t>
            </w:r>
          </w:p>
        </w:tc>
        <w:tc>
          <w:tcPr>
            <w:tcW w:w="8912" w:type="dxa"/>
            <w:gridSpan w:val="7"/>
            <w:vMerge w:val="restart"/>
            <w:shd w:val="clear" w:color="auto" w:fill="FFFFFF" w:themeFill="background1"/>
            <w:tcMar/>
          </w:tcPr>
          <w:p w:rsidRPr="00CC0718" w:rsidR="00C71DC8" w:rsidP="3A33D0EC" w:rsidRDefault="00C71DC8" w14:paraId="3177A5B4" w14:textId="77777777">
            <w:pPr>
              <w:rPr>
                <w:b w:val="1"/>
                <w:bCs w:val="1"/>
                <w:color w:val="5C83B4"/>
                <w:spacing w:val="-2"/>
                <w:sz w:val="24"/>
                <w:szCs w:val="24"/>
                <w:lang w:val="en-US"/>
              </w:rPr>
            </w:pPr>
            <w:r w:rsidRPr="3A33D0EC" w:rsidR="00C71DC8">
              <w:rPr>
                <w:b w:val="1"/>
                <w:bCs w:val="1"/>
                <w:color w:val="5C83B4"/>
                <w:spacing w:val="-2"/>
                <w:sz w:val="24"/>
                <w:szCs w:val="24"/>
                <w:lang w:val="en-US"/>
              </w:rPr>
              <w:t xml:space="preserve">Codes\\AXIAL CODE\\Q3 b- Member experience with the club\SKILL DEVELOPMENT\Teamwork and </w:t>
            </w:r>
            <w:r w:rsidRPr="3A33D0EC" w:rsidR="00C71DC8">
              <w:rPr>
                <w:b w:val="1"/>
                <w:bCs w:val="1"/>
                <w:color w:val="5C83B4"/>
                <w:spacing w:val="-2"/>
                <w:sz w:val="24"/>
                <w:szCs w:val="24"/>
                <w:lang w:val="en-US"/>
              </w:rPr>
              <w:t>Collabration</w:t>
            </w:r>
          </w:p>
        </w:tc>
      </w:tr>
      <w:tr w:rsidRPr="00CC0718" w:rsidR="00C71DC8" w:rsidTr="3A33D0EC" w14:paraId="24340ACD" w14:textId="77777777">
        <w:trPr>
          <w:trHeight w:val="458" w:hRule="exact"/>
        </w:trPr>
        <w:tc>
          <w:tcPr>
            <w:tcW w:w="1805" w:type="dxa"/>
            <w:shd w:val="clear" w:color="auto" w:fill="FFFFFF" w:themeFill="background1"/>
            <w:tcMar/>
          </w:tcPr>
          <w:p w:rsidRPr="00CC0718" w:rsidR="00C71DC8" w:rsidP="00244814" w:rsidRDefault="00C71DC8" w14:paraId="29A0B199" w14:textId="77777777">
            <w:pPr>
              <w:rPr>
                <w:b/>
                <w:color w:val="5C83B4"/>
                <w:spacing w:val="-2"/>
                <w:sz w:val="24"/>
              </w:rPr>
            </w:pPr>
            <w:r w:rsidRPr="00CC0718">
              <w:rPr>
                <w:b/>
                <w:color w:val="5C83B4"/>
                <w:spacing w:val="-2"/>
                <w:sz w:val="24"/>
              </w:rPr>
              <w:t>Classification:</w:t>
            </w:r>
          </w:p>
        </w:tc>
        <w:tc>
          <w:tcPr>
            <w:tcW w:w="8912" w:type="dxa"/>
            <w:gridSpan w:val="7"/>
            <w:vMerge/>
            <w:tcMar/>
          </w:tcPr>
          <w:p w:rsidRPr="00CC0718" w:rsidR="00C71DC8" w:rsidP="00244814" w:rsidRDefault="00C71DC8" w14:paraId="14C9FE78" w14:textId="77777777"/>
        </w:tc>
      </w:tr>
      <w:tr w:rsidRPr="00CC0718" w:rsidR="00C71DC8" w:rsidTr="3A33D0EC" w14:paraId="34EFEFD4" w14:textId="77777777">
        <w:trPr>
          <w:trHeight w:val="445" w:hRule="exact"/>
        </w:trPr>
        <w:tc>
          <w:tcPr>
            <w:tcW w:w="1805" w:type="dxa"/>
            <w:shd w:val="clear" w:color="auto" w:fill="FFFFFF" w:themeFill="background1"/>
            <w:tcMar/>
          </w:tcPr>
          <w:p w:rsidRPr="00CC0718" w:rsidR="00C71DC8" w:rsidP="00244814" w:rsidRDefault="00C71DC8" w14:paraId="7B8F1FB4" w14:textId="77777777">
            <w:pPr>
              <w:rPr>
                <w:b/>
                <w:color w:val="5C83B4"/>
                <w:spacing w:val="-2"/>
                <w:sz w:val="24"/>
              </w:rPr>
            </w:pPr>
            <w:r w:rsidRPr="00CC0718">
              <w:rPr>
                <w:b/>
                <w:color w:val="5C83B4"/>
                <w:spacing w:val="-2"/>
                <w:sz w:val="24"/>
              </w:rPr>
              <w:t>Aggregated:</w:t>
            </w:r>
          </w:p>
        </w:tc>
        <w:tc>
          <w:tcPr>
            <w:tcW w:w="8912" w:type="dxa"/>
            <w:gridSpan w:val="7"/>
            <w:shd w:val="clear" w:color="auto" w:fill="FFFFFF" w:themeFill="background1"/>
            <w:tcMar/>
          </w:tcPr>
          <w:p w:rsidRPr="00CC0718" w:rsidR="00C71DC8" w:rsidP="00244814" w:rsidRDefault="00C71DC8" w14:paraId="3CC0364D" w14:textId="77777777">
            <w:pPr>
              <w:rPr>
                <w:b/>
                <w:color w:val="5C83B4"/>
                <w:spacing w:val="-2"/>
                <w:sz w:val="24"/>
              </w:rPr>
            </w:pPr>
            <w:r w:rsidRPr="00CC0718">
              <w:rPr>
                <w:b/>
                <w:color w:val="5C83B4"/>
                <w:spacing w:val="-2"/>
                <w:sz w:val="24"/>
              </w:rPr>
              <w:t>No</w:t>
            </w:r>
          </w:p>
        </w:tc>
      </w:tr>
      <w:tr w:rsidRPr="00CC0718" w:rsidR="00C71DC8" w:rsidTr="3A33D0EC" w14:paraId="221E3D4B" w14:textId="77777777">
        <w:trPr>
          <w:trHeight w:val="343" w:hRule="exact"/>
        </w:trPr>
        <w:tc>
          <w:tcPr>
            <w:tcW w:w="3381" w:type="dxa"/>
            <w:gridSpan w:val="2"/>
            <w:tcBorders>
              <w:bottom w:val="single" w:color="8FB6EA" w:sz="5" w:space="0"/>
            </w:tcBorders>
            <w:shd w:val="clear" w:color="auto" w:fill="FFFFFF" w:themeFill="background1"/>
            <w:tcMar/>
          </w:tcPr>
          <w:p w:rsidRPr="00CC0718" w:rsidR="00C71DC8" w:rsidP="00244814" w:rsidRDefault="00C71DC8" w14:paraId="73D07945" w14:textId="77777777">
            <w:pPr>
              <w:rPr>
                <w:color w:val="000000"/>
                <w:spacing w:val="-2"/>
                <w:sz w:val="18"/>
              </w:rPr>
            </w:pPr>
            <w:r w:rsidRPr="00CC0718">
              <w:rPr>
                <w:color w:val="000000"/>
                <w:spacing w:val="-2"/>
                <w:sz w:val="18"/>
              </w:rPr>
              <w:t>Document</w:t>
            </w:r>
          </w:p>
        </w:tc>
        <w:tc>
          <w:tcPr>
            <w:tcW w:w="1132" w:type="dxa"/>
            <w:tcBorders>
              <w:bottom w:val="single" w:color="8FB6EA" w:sz="5" w:space="0"/>
            </w:tcBorders>
            <w:shd w:val="clear" w:color="auto" w:fill="FFFFFF" w:themeFill="background1"/>
            <w:tcMar/>
          </w:tcPr>
          <w:p w:rsidRPr="00CC0718" w:rsidR="00C71DC8" w:rsidP="00244814" w:rsidRDefault="00C71DC8" w14:paraId="1FC9436E" w14:textId="77777777">
            <w:pPr>
              <w:rPr>
                <w:color w:val="000000"/>
                <w:spacing w:val="-2"/>
                <w:sz w:val="18"/>
              </w:rPr>
            </w:pPr>
            <w:r w:rsidRPr="00CC0718">
              <w:rPr>
                <w:color w:val="000000"/>
                <w:spacing w:val="-2"/>
                <w:sz w:val="18"/>
              </w:rPr>
              <w:t>1</w:t>
            </w:r>
          </w:p>
        </w:tc>
        <w:tc>
          <w:tcPr>
            <w:tcW w:w="1576" w:type="dxa"/>
            <w:gridSpan w:val="2"/>
            <w:tcBorders>
              <w:bottom w:val="single" w:color="8FB6EA" w:sz="5" w:space="0"/>
            </w:tcBorders>
            <w:shd w:val="clear" w:color="auto" w:fill="FFFFFF" w:themeFill="background1"/>
            <w:tcMar/>
          </w:tcPr>
          <w:p w:rsidRPr="00CC0718" w:rsidR="00C71DC8" w:rsidP="00244814" w:rsidRDefault="00C71DC8" w14:paraId="072C9414" w14:textId="77777777">
            <w:pPr>
              <w:rPr>
                <w:color w:val="000000"/>
                <w:spacing w:val="-2"/>
                <w:sz w:val="18"/>
              </w:rPr>
            </w:pPr>
            <w:r w:rsidRPr="00CC0718">
              <w:rPr>
                <w:color w:val="000000"/>
                <w:spacing w:val="-2"/>
                <w:sz w:val="18"/>
              </w:rPr>
              <w:t>2</w:t>
            </w:r>
          </w:p>
        </w:tc>
        <w:tc>
          <w:tcPr>
            <w:tcW w:w="1362" w:type="dxa"/>
            <w:tcBorders>
              <w:bottom w:val="single" w:color="8FB6EA" w:sz="5" w:space="0"/>
            </w:tcBorders>
            <w:shd w:val="clear" w:color="auto" w:fill="FFFFFF" w:themeFill="background1"/>
            <w:tcMar/>
          </w:tcPr>
          <w:p w:rsidRPr="00CC0718" w:rsidR="00C71DC8" w:rsidP="00244814" w:rsidRDefault="00C71DC8" w14:paraId="543970D2" w14:textId="77777777">
            <w:pPr>
              <w:rPr>
                <w:color w:val="000000"/>
                <w:spacing w:val="-2"/>
                <w:sz w:val="18"/>
              </w:rPr>
            </w:pPr>
            <w:r w:rsidRPr="00CC0718">
              <w:rPr>
                <w:color w:val="000000"/>
                <w:spacing w:val="-2"/>
                <w:sz w:val="18"/>
              </w:rPr>
              <w:t>25</w:t>
            </w:r>
          </w:p>
        </w:tc>
        <w:tc>
          <w:tcPr>
            <w:tcW w:w="1690" w:type="dxa"/>
            <w:tcBorders>
              <w:bottom w:val="single" w:color="8FB6EA" w:sz="5" w:space="0"/>
            </w:tcBorders>
            <w:shd w:val="clear" w:color="auto" w:fill="FFFFFF" w:themeFill="background1"/>
            <w:tcMar/>
          </w:tcPr>
          <w:p w:rsidRPr="00CC0718" w:rsidR="00C71DC8" w:rsidP="00244814" w:rsidRDefault="00C71DC8" w14:paraId="3AAA12EA" w14:textId="77777777">
            <w:pPr>
              <w:rPr>
                <w:color w:val="000000"/>
                <w:spacing w:val="-2"/>
                <w:sz w:val="18"/>
              </w:rPr>
            </w:pPr>
            <w:r w:rsidRPr="00CC0718">
              <w:rPr>
                <w:color w:val="000000"/>
                <w:spacing w:val="-2"/>
                <w:sz w:val="18"/>
              </w:rPr>
              <w:t>2</w:t>
            </w:r>
          </w:p>
        </w:tc>
        <w:tc>
          <w:tcPr>
            <w:tcW w:w="1576" w:type="dxa"/>
            <w:tcBorders>
              <w:bottom w:val="single" w:color="8FB6EA" w:sz="5" w:space="0"/>
            </w:tcBorders>
            <w:shd w:val="clear" w:color="auto" w:fill="FFFFFF" w:themeFill="background1"/>
            <w:tcMar/>
          </w:tcPr>
          <w:p w:rsidRPr="00CC0718" w:rsidR="00C71DC8" w:rsidP="00244814" w:rsidRDefault="00C71DC8" w14:paraId="29A460B1" w14:textId="77777777">
            <w:pPr>
              <w:rPr>
                <w:color w:val="000000"/>
                <w:spacing w:val="-2"/>
                <w:sz w:val="18"/>
              </w:rPr>
            </w:pPr>
          </w:p>
        </w:tc>
      </w:tr>
      <w:tr w:rsidRPr="00CC0718" w:rsidR="00C71DC8" w:rsidTr="3A33D0EC" w14:paraId="2557C54C" w14:textId="77777777">
        <w:trPr>
          <w:trHeight w:val="459" w:hRule="exact"/>
        </w:trPr>
        <w:tc>
          <w:tcPr>
            <w:tcW w:w="10717" w:type="dxa"/>
            <w:gridSpan w:val="8"/>
            <w:tcBorders>
              <w:top w:val="single" w:color="8FB6EA" w:sz="5" w:space="0"/>
            </w:tcBorders>
            <w:tcMar/>
          </w:tcPr>
          <w:p w:rsidRPr="00CC0718" w:rsidR="00C71DC8" w:rsidP="00244814" w:rsidRDefault="00C71DC8" w14:paraId="7D223BA9" w14:textId="77777777"/>
        </w:tc>
      </w:tr>
      <w:tr w:rsidRPr="00CC0718" w:rsidR="00C71DC8" w:rsidTr="3A33D0EC" w14:paraId="21780FF1" w14:textId="77777777">
        <w:trPr>
          <w:trHeight w:val="602" w:hRule="exact"/>
        </w:trPr>
        <w:tc>
          <w:tcPr>
            <w:tcW w:w="10717" w:type="dxa"/>
            <w:gridSpan w:val="8"/>
            <w:shd w:val="clear" w:color="auto" w:fill="FFFFFF" w:themeFill="background1"/>
            <w:tcMar/>
          </w:tcPr>
          <w:p w:rsidRPr="00CC0718" w:rsidR="00C71DC8" w:rsidP="00244814" w:rsidRDefault="00C71DC8" w14:paraId="3338B4AD" w14:textId="77777777">
            <w:pPr>
              <w:rPr>
                <w:b/>
                <w:color w:val="5C83B4"/>
                <w:spacing w:val="-2"/>
                <w:sz w:val="24"/>
              </w:rPr>
            </w:pPr>
          </w:p>
        </w:tc>
      </w:tr>
      <w:tr w:rsidRPr="00CC0718" w:rsidR="00C71DC8" w:rsidTr="3A33D0EC" w14:paraId="3483B8A7" w14:textId="77777777">
        <w:trPr>
          <w:trHeight w:val="444" w:hRule="exact"/>
        </w:trPr>
        <w:tc>
          <w:tcPr>
            <w:tcW w:w="1805" w:type="dxa"/>
            <w:shd w:val="clear" w:color="auto" w:fill="FFFFFF" w:themeFill="background1"/>
            <w:tcMar/>
          </w:tcPr>
          <w:p w:rsidRPr="00CC0718" w:rsidR="00C71DC8" w:rsidP="00244814" w:rsidRDefault="00C71DC8" w14:paraId="160841C8" w14:textId="77777777">
            <w:pPr>
              <w:rPr>
                <w:b/>
                <w:color w:val="5C83B4"/>
                <w:spacing w:val="-2"/>
                <w:sz w:val="24"/>
              </w:rPr>
            </w:pPr>
            <w:r w:rsidRPr="00CC0718">
              <w:rPr>
                <w:b/>
                <w:color w:val="5C83B4"/>
                <w:spacing w:val="-2"/>
                <w:sz w:val="24"/>
              </w:rPr>
              <w:t>Nickname:</w:t>
            </w:r>
          </w:p>
        </w:tc>
        <w:tc>
          <w:tcPr>
            <w:tcW w:w="8912" w:type="dxa"/>
            <w:gridSpan w:val="7"/>
            <w:vMerge w:val="restart"/>
            <w:shd w:val="clear" w:color="auto" w:fill="FFFFFF" w:themeFill="background1"/>
            <w:tcMar/>
          </w:tcPr>
          <w:p w:rsidRPr="00CC0718" w:rsidR="00C71DC8" w:rsidP="00244814" w:rsidRDefault="00C71DC8" w14:paraId="55D05618" w14:textId="77777777">
            <w:pPr>
              <w:rPr>
                <w:b/>
                <w:color w:val="5C83B4"/>
                <w:spacing w:val="-2"/>
                <w:sz w:val="24"/>
              </w:rPr>
            </w:pPr>
            <w:r w:rsidRPr="00CC0718">
              <w:rPr>
                <w:b/>
                <w:color w:val="5C83B4"/>
                <w:spacing w:val="-2"/>
                <w:sz w:val="24"/>
              </w:rPr>
              <w:t>Codes\\AXIAL CODE\\Q3 b- Member experience with the club\SKILL DEVELOPMENT\Tend to own any of the events</w:t>
            </w:r>
          </w:p>
        </w:tc>
      </w:tr>
      <w:tr w:rsidRPr="00CC0718" w:rsidR="00C71DC8" w:rsidTr="3A33D0EC" w14:paraId="5CBE3C4A" w14:textId="77777777">
        <w:trPr>
          <w:trHeight w:val="458" w:hRule="exact"/>
        </w:trPr>
        <w:tc>
          <w:tcPr>
            <w:tcW w:w="1805" w:type="dxa"/>
            <w:shd w:val="clear" w:color="auto" w:fill="FFFFFF" w:themeFill="background1"/>
            <w:tcMar/>
          </w:tcPr>
          <w:p w:rsidRPr="00CC0718" w:rsidR="00C71DC8" w:rsidP="00244814" w:rsidRDefault="00C71DC8" w14:paraId="3C4FA1A8" w14:textId="77777777">
            <w:pPr>
              <w:rPr>
                <w:b/>
                <w:color w:val="5C83B4"/>
                <w:spacing w:val="-2"/>
                <w:sz w:val="24"/>
              </w:rPr>
            </w:pPr>
            <w:r w:rsidRPr="00CC0718">
              <w:rPr>
                <w:b/>
                <w:color w:val="5C83B4"/>
                <w:spacing w:val="-2"/>
                <w:sz w:val="24"/>
              </w:rPr>
              <w:t>Classification:</w:t>
            </w:r>
          </w:p>
        </w:tc>
        <w:tc>
          <w:tcPr>
            <w:tcW w:w="8912" w:type="dxa"/>
            <w:gridSpan w:val="7"/>
            <w:vMerge/>
            <w:tcMar/>
          </w:tcPr>
          <w:p w:rsidRPr="00CC0718" w:rsidR="00C71DC8" w:rsidP="00244814" w:rsidRDefault="00C71DC8" w14:paraId="55F96C57" w14:textId="77777777"/>
        </w:tc>
      </w:tr>
      <w:tr w:rsidRPr="00CC0718" w:rsidR="00C71DC8" w:rsidTr="3A33D0EC" w14:paraId="672F86E4" w14:textId="77777777">
        <w:trPr>
          <w:trHeight w:val="445" w:hRule="exact"/>
        </w:trPr>
        <w:tc>
          <w:tcPr>
            <w:tcW w:w="1805" w:type="dxa"/>
            <w:shd w:val="clear" w:color="auto" w:fill="FFFFFF" w:themeFill="background1"/>
            <w:tcMar/>
          </w:tcPr>
          <w:p w:rsidRPr="00CC0718" w:rsidR="00C71DC8" w:rsidP="00244814" w:rsidRDefault="00C71DC8" w14:paraId="091BD84D" w14:textId="77777777">
            <w:pPr>
              <w:rPr>
                <w:b/>
                <w:color w:val="5C83B4"/>
                <w:spacing w:val="-2"/>
                <w:sz w:val="24"/>
              </w:rPr>
            </w:pPr>
            <w:r w:rsidRPr="00CC0718">
              <w:rPr>
                <w:b/>
                <w:color w:val="5C83B4"/>
                <w:spacing w:val="-2"/>
                <w:sz w:val="24"/>
              </w:rPr>
              <w:t>Aggregated:</w:t>
            </w:r>
          </w:p>
        </w:tc>
        <w:tc>
          <w:tcPr>
            <w:tcW w:w="8912" w:type="dxa"/>
            <w:gridSpan w:val="7"/>
            <w:shd w:val="clear" w:color="auto" w:fill="FFFFFF" w:themeFill="background1"/>
            <w:tcMar/>
          </w:tcPr>
          <w:p w:rsidRPr="00CC0718" w:rsidR="00C71DC8" w:rsidP="00244814" w:rsidRDefault="00C71DC8" w14:paraId="0C45A74A" w14:textId="77777777">
            <w:pPr>
              <w:rPr>
                <w:b/>
                <w:color w:val="5C83B4"/>
                <w:spacing w:val="-2"/>
                <w:sz w:val="24"/>
              </w:rPr>
            </w:pPr>
            <w:r w:rsidRPr="00CC0718">
              <w:rPr>
                <w:b/>
                <w:color w:val="5C83B4"/>
                <w:spacing w:val="-2"/>
                <w:sz w:val="24"/>
              </w:rPr>
              <w:t>No</w:t>
            </w:r>
          </w:p>
        </w:tc>
      </w:tr>
      <w:tr w:rsidRPr="00CC0718" w:rsidR="00C71DC8" w:rsidTr="3A33D0EC" w14:paraId="6AA98BB8" w14:textId="77777777">
        <w:trPr>
          <w:trHeight w:val="343" w:hRule="exact"/>
        </w:trPr>
        <w:tc>
          <w:tcPr>
            <w:tcW w:w="3381" w:type="dxa"/>
            <w:gridSpan w:val="2"/>
            <w:tcBorders>
              <w:bottom w:val="single" w:color="8FB6EA" w:sz="5" w:space="0"/>
            </w:tcBorders>
            <w:shd w:val="clear" w:color="auto" w:fill="FFFFFF" w:themeFill="background1"/>
            <w:tcMar/>
          </w:tcPr>
          <w:p w:rsidRPr="00CC0718" w:rsidR="00C71DC8" w:rsidP="00244814" w:rsidRDefault="00C71DC8" w14:paraId="2556BDD5" w14:textId="77777777">
            <w:pPr>
              <w:rPr>
                <w:color w:val="000000"/>
                <w:spacing w:val="-2"/>
                <w:sz w:val="18"/>
              </w:rPr>
            </w:pPr>
            <w:r w:rsidRPr="00CC0718">
              <w:rPr>
                <w:color w:val="000000"/>
                <w:spacing w:val="-2"/>
                <w:sz w:val="18"/>
              </w:rPr>
              <w:t>Document</w:t>
            </w:r>
          </w:p>
        </w:tc>
        <w:tc>
          <w:tcPr>
            <w:tcW w:w="1132" w:type="dxa"/>
            <w:tcBorders>
              <w:bottom w:val="single" w:color="8FB6EA" w:sz="5" w:space="0"/>
            </w:tcBorders>
            <w:shd w:val="clear" w:color="auto" w:fill="FFFFFF" w:themeFill="background1"/>
            <w:tcMar/>
          </w:tcPr>
          <w:p w:rsidRPr="00CC0718" w:rsidR="00C71DC8" w:rsidP="00244814" w:rsidRDefault="00C71DC8" w14:paraId="0BBD6887" w14:textId="77777777">
            <w:pPr>
              <w:rPr>
                <w:color w:val="000000"/>
                <w:spacing w:val="-2"/>
                <w:sz w:val="18"/>
              </w:rPr>
            </w:pPr>
            <w:r w:rsidRPr="00CC0718">
              <w:rPr>
                <w:color w:val="000000"/>
                <w:spacing w:val="-2"/>
                <w:sz w:val="18"/>
              </w:rPr>
              <w:t>1</w:t>
            </w:r>
          </w:p>
        </w:tc>
        <w:tc>
          <w:tcPr>
            <w:tcW w:w="1576" w:type="dxa"/>
            <w:gridSpan w:val="2"/>
            <w:tcBorders>
              <w:bottom w:val="single" w:color="8FB6EA" w:sz="5" w:space="0"/>
            </w:tcBorders>
            <w:shd w:val="clear" w:color="auto" w:fill="FFFFFF" w:themeFill="background1"/>
            <w:tcMar/>
          </w:tcPr>
          <w:p w:rsidRPr="00CC0718" w:rsidR="00C71DC8" w:rsidP="00244814" w:rsidRDefault="00C71DC8" w14:paraId="7C5FB5D7" w14:textId="77777777">
            <w:pPr>
              <w:rPr>
                <w:color w:val="000000"/>
                <w:spacing w:val="-2"/>
                <w:sz w:val="18"/>
              </w:rPr>
            </w:pPr>
            <w:r w:rsidRPr="00CC0718">
              <w:rPr>
                <w:color w:val="000000"/>
                <w:spacing w:val="-2"/>
                <w:sz w:val="18"/>
              </w:rPr>
              <w:t>1</w:t>
            </w:r>
          </w:p>
        </w:tc>
        <w:tc>
          <w:tcPr>
            <w:tcW w:w="1362" w:type="dxa"/>
            <w:tcBorders>
              <w:bottom w:val="single" w:color="8FB6EA" w:sz="5" w:space="0"/>
            </w:tcBorders>
            <w:shd w:val="clear" w:color="auto" w:fill="FFFFFF" w:themeFill="background1"/>
            <w:tcMar/>
          </w:tcPr>
          <w:p w:rsidRPr="00CC0718" w:rsidR="00C71DC8" w:rsidP="00244814" w:rsidRDefault="00C71DC8" w14:paraId="7ECFFF26" w14:textId="77777777">
            <w:pPr>
              <w:rPr>
                <w:color w:val="000000"/>
                <w:spacing w:val="-2"/>
                <w:sz w:val="18"/>
              </w:rPr>
            </w:pPr>
            <w:r w:rsidRPr="00CC0718">
              <w:rPr>
                <w:color w:val="000000"/>
                <w:spacing w:val="-2"/>
                <w:sz w:val="18"/>
              </w:rPr>
              <w:t>18</w:t>
            </w:r>
          </w:p>
        </w:tc>
        <w:tc>
          <w:tcPr>
            <w:tcW w:w="1690" w:type="dxa"/>
            <w:tcBorders>
              <w:bottom w:val="single" w:color="8FB6EA" w:sz="5" w:space="0"/>
            </w:tcBorders>
            <w:shd w:val="clear" w:color="auto" w:fill="FFFFFF" w:themeFill="background1"/>
            <w:tcMar/>
          </w:tcPr>
          <w:p w:rsidRPr="00CC0718" w:rsidR="00C71DC8" w:rsidP="00244814" w:rsidRDefault="00C71DC8" w14:paraId="0C7C535D" w14:textId="77777777">
            <w:pPr>
              <w:rPr>
                <w:color w:val="000000"/>
                <w:spacing w:val="-2"/>
                <w:sz w:val="18"/>
              </w:rPr>
            </w:pPr>
            <w:r w:rsidRPr="00CC0718">
              <w:rPr>
                <w:color w:val="000000"/>
                <w:spacing w:val="-2"/>
                <w:sz w:val="18"/>
              </w:rPr>
              <w:t>1</w:t>
            </w:r>
          </w:p>
        </w:tc>
        <w:tc>
          <w:tcPr>
            <w:tcW w:w="1576" w:type="dxa"/>
            <w:tcBorders>
              <w:bottom w:val="single" w:color="8FB6EA" w:sz="5" w:space="0"/>
            </w:tcBorders>
            <w:shd w:val="clear" w:color="auto" w:fill="FFFFFF" w:themeFill="background1"/>
            <w:tcMar/>
          </w:tcPr>
          <w:p w:rsidRPr="00CC0718" w:rsidR="00C71DC8" w:rsidP="00244814" w:rsidRDefault="00C71DC8" w14:paraId="1896C252" w14:textId="77777777">
            <w:pPr>
              <w:rPr>
                <w:color w:val="000000"/>
                <w:spacing w:val="-2"/>
                <w:sz w:val="18"/>
              </w:rPr>
            </w:pPr>
          </w:p>
        </w:tc>
      </w:tr>
      <w:tr w:rsidRPr="00CC0718" w:rsidR="00C71DC8" w:rsidTr="3A33D0EC" w14:paraId="1AC3516B" w14:textId="77777777">
        <w:trPr>
          <w:trHeight w:val="445" w:hRule="exact"/>
        </w:trPr>
        <w:tc>
          <w:tcPr>
            <w:tcW w:w="10717" w:type="dxa"/>
            <w:gridSpan w:val="8"/>
            <w:tcBorders>
              <w:top w:val="single" w:color="8FB6EA" w:sz="5" w:space="0"/>
            </w:tcBorders>
            <w:tcMar/>
          </w:tcPr>
          <w:p w:rsidRPr="00CC0718" w:rsidR="00C71DC8" w:rsidP="00244814" w:rsidRDefault="00C71DC8" w14:paraId="0561FA13" w14:textId="77777777"/>
        </w:tc>
      </w:tr>
      <w:tr w:rsidRPr="00CC0718" w:rsidR="00C71DC8" w:rsidTr="3A33D0EC" w14:paraId="5FB0B4F3" w14:textId="77777777">
        <w:trPr>
          <w:trHeight w:val="344" w:hRule="exact"/>
        </w:trPr>
        <w:tc>
          <w:tcPr>
            <w:tcW w:w="10717" w:type="dxa"/>
            <w:gridSpan w:val="8"/>
            <w:shd w:val="clear" w:color="auto" w:fill="FFFFFF" w:themeFill="background1"/>
            <w:tcMar/>
          </w:tcPr>
          <w:p w:rsidRPr="00CC0718" w:rsidR="00C71DC8" w:rsidP="00244814" w:rsidRDefault="00C71DC8" w14:paraId="52173748" w14:textId="77777777">
            <w:pPr>
              <w:rPr>
                <w:b/>
                <w:color w:val="5C83B4"/>
                <w:spacing w:val="-2"/>
                <w:sz w:val="24"/>
              </w:rPr>
            </w:pPr>
            <w:bookmarkStart w:name="CodesAXIALCODEQ3bMemberexperiencewiththe" w:id="45"/>
            <w:bookmarkEnd w:id="45"/>
          </w:p>
        </w:tc>
      </w:tr>
      <w:tr w:rsidRPr="00CC0718" w:rsidR="00C71DC8" w:rsidTr="3A33D0EC" w14:paraId="775C59FD" w14:textId="77777777">
        <w:trPr>
          <w:trHeight w:val="444" w:hRule="exact"/>
        </w:trPr>
        <w:tc>
          <w:tcPr>
            <w:tcW w:w="1805" w:type="dxa"/>
            <w:shd w:val="clear" w:color="auto" w:fill="FFFFFF" w:themeFill="background1"/>
            <w:tcMar/>
          </w:tcPr>
          <w:p w:rsidRPr="00CC0718" w:rsidR="00C71DC8" w:rsidP="00244814" w:rsidRDefault="00C71DC8" w14:paraId="191AA86B" w14:textId="77777777">
            <w:pPr>
              <w:rPr>
                <w:b/>
                <w:color w:val="5C83B4"/>
                <w:spacing w:val="-2"/>
                <w:sz w:val="24"/>
              </w:rPr>
            </w:pPr>
            <w:r w:rsidRPr="00CC0718">
              <w:rPr>
                <w:b/>
                <w:color w:val="5C83B4"/>
                <w:spacing w:val="-2"/>
                <w:sz w:val="24"/>
              </w:rPr>
              <w:t>Nickname:</w:t>
            </w:r>
          </w:p>
        </w:tc>
        <w:tc>
          <w:tcPr>
            <w:tcW w:w="8912" w:type="dxa"/>
            <w:gridSpan w:val="7"/>
            <w:vMerge w:val="restart"/>
            <w:shd w:val="clear" w:color="auto" w:fill="FFFFFF" w:themeFill="background1"/>
            <w:tcMar/>
          </w:tcPr>
          <w:p w:rsidRPr="00CC0718" w:rsidR="00C71DC8" w:rsidP="00244814" w:rsidRDefault="00C71DC8" w14:paraId="2EBBD80E" w14:textId="77777777">
            <w:pPr>
              <w:rPr>
                <w:b/>
                <w:color w:val="5C83B4"/>
                <w:spacing w:val="-2"/>
                <w:sz w:val="24"/>
              </w:rPr>
            </w:pPr>
            <w:r w:rsidRPr="00CC0718">
              <w:rPr>
                <w:b/>
                <w:color w:val="5C83B4"/>
                <w:spacing w:val="-2"/>
                <w:sz w:val="24"/>
              </w:rPr>
              <w:t>Codes\\AXIAL CODE\\Q3 b- Member experience with the club\SKILL DEVELOPMENT\Valuable</w:t>
            </w:r>
          </w:p>
        </w:tc>
      </w:tr>
      <w:tr w:rsidRPr="00CC0718" w:rsidR="00C71DC8" w:rsidTr="3A33D0EC" w14:paraId="327CAC68" w14:textId="77777777">
        <w:trPr>
          <w:trHeight w:val="458" w:hRule="exact"/>
        </w:trPr>
        <w:tc>
          <w:tcPr>
            <w:tcW w:w="1805" w:type="dxa"/>
            <w:shd w:val="clear" w:color="auto" w:fill="FFFFFF" w:themeFill="background1"/>
            <w:tcMar/>
          </w:tcPr>
          <w:p w:rsidRPr="00CC0718" w:rsidR="00C71DC8" w:rsidP="00244814" w:rsidRDefault="00C71DC8" w14:paraId="2CF53500" w14:textId="77777777">
            <w:pPr>
              <w:rPr>
                <w:b/>
                <w:color w:val="5C83B4"/>
                <w:spacing w:val="-2"/>
                <w:sz w:val="24"/>
              </w:rPr>
            </w:pPr>
            <w:r w:rsidRPr="00CC0718">
              <w:rPr>
                <w:b/>
                <w:color w:val="5C83B4"/>
                <w:spacing w:val="-2"/>
                <w:sz w:val="24"/>
              </w:rPr>
              <w:t>Classification:</w:t>
            </w:r>
          </w:p>
        </w:tc>
        <w:tc>
          <w:tcPr>
            <w:tcW w:w="8912" w:type="dxa"/>
            <w:gridSpan w:val="7"/>
            <w:vMerge/>
            <w:tcMar/>
          </w:tcPr>
          <w:p w:rsidRPr="00CC0718" w:rsidR="00C71DC8" w:rsidP="00244814" w:rsidRDefault="00C71DC8" w14:paraId="55FEFEAA" w14:textId="77777777"/>
        </w:tc>
      </w:tr>
      <w:tr w:rsidRPr="00CC0718" w:rsidR="00C71DC8" w:rsidTr="3A33D0EC" w14:paraId="2B89667C" w14:textId="77777777">
        <w:trPr>
          <w:trHeight w:val="444" w:hRule="exact"/>
        </w:trPr>
        <w:tc>
          <w:tcPr>
            <w:tcW w:w="1805" w:type="dxa"/>
            <w:shd w:val="clear" w:color="auto" w:fill="FFFFFF" w:themeFill="background1"/>
            <w:tcMar/>
          </w:tcPr>
          <w:p w:rsidRPr="00CC0718" w:rsidR="00C71DC8" w:rsidP="00244814" w:rsidRDefault="00C71DC8" w14:paraId="73EED3CA" w14:textId="77777777">
            <w:pPr>
              <w:rPr>
                <w:b/>
                <w:color w:val="5C83B4"/>
                <w:spacing w:val="-2"/>
                <w:sz w:val="24"/>
              </w:rPr>
            </w:pPr>
            <w:r w:rsidRPr="00CC0718">
              <w:rPr>
                <w:b/>
                <w:color w:val="5C83B4"/>
                <w:spacing w:val="-2"/>
                <w:sz w:val="24"/>
              </w:rPr>
              <w:t>Aggregated:</w:t>
            </w:r>
          </w:p>
        </w:tc>
        <w:tc>
          <w:tcPr>
            <w:tcW w:w="8912" w:type="dxa"/>
            <w:gridSpan w:val="7"/>
            <w:shd w:val="clear" w:color="auto" w:fill="FFFFFF" w:themeFill="background1"/>
            <w:tcMar/>
          </w:tcPr>
          <w:p w:rsidRPr="00CC0718" w:rsidR="00C71DC8" w:rsidP="00244814" w:rsidRDefault="00C71DC8" w14:paraId="2C3FED90" w14:textId="77777777">
            <w:pPr>
              <w:rPr>
                <w:b/>
                <w:color w:val="5C83B4"/>
                <w:spacing w:val="-2"/>
                <w:sz w:val="24"/>
              </w:rPr>
            </w:pPr>
            <w:r w:rsidRPr="00CC0718">
              <w:rPr>
                <w:b/>
                <w:color w:val="5C83B4"/>
                <w:spacing w:val="-2"/>
                <w:sz w:val="24"/>
              </w:rPr>
              <w:t>No</w:t>
            </w:r>
          </w:p>
        </w:tc>
      </w:tr>
      <w:tr w:rsidRPr="00CC0718" w:rsidR="00C71DC8" w:rsidTr="3A33D0EC" w14:paraId="58BACA21" w14:textId="77777777">
        <w:trPr>
          <w:trHeight w:val="344" w:hRule="exact"/>
        </w:trPr>
        <w:tc>
          <w:tcPr>
            <w:tcW w:w="3381" w:type="dxa"/>
            <w:gridSpan w:val="2"/>
            <w:tcBorders>
              <w:bottom w:val="single" w:color="8FB6EA" w:sz="5" w:space="0"/>
            </w:tcBorders>
            <w:shd w:val="clear" w:color="auto" w:fill="FFFFFF" w:themeFill="background1"/>
            <w:tcMar/>
          </w:tcPr>
          <w:p w:rsidRPr="00CC0718" w:rsidR="00C71DC8" w:rsidP="00244814" w:rsidRDefault="00C71DC8" w14:paraId="512D6D3A" w14:textId="77777777">
            <w:pPr>
              <w:rPr>
                <w:color w:val="000000"/>
                <w:spacing w:val="-2"/>
                <w:sz w:val="18"/>
              </w:rPr>
            </w:pPr>
            <w:r w:rsidRPr="00CC0718">
              <w:rPr>
                <w:color w:val="000000"/>
                <w:spacing w:val="-2"/>
                <w:sz w:val="18"/>
              </w:rPr>
              <w:t>Document</w:t>
            </w:r>
          </w:p>
        </w:tc>
        <w:tc>
          <w:tcPr>
            <w:tcW w:w="1132" w:type="dxa"/>
            <w:tcBorders>
              <w:bottom w:val="single" w:color="8FB6EA" w:sz="5" w:space="0"/>
            </w:tcBorders>
            <w:shd w:val="clear" w:color="auto" w:fill="FFFFFF" w:themeFill="background1"/>
            <w:tcMar/>
          </w:tcPr>
          <w:p w:rsidRPr="00CC0718" w:rsidR="00C71DC8" w:rsidP="00244814" w:rsidRDefault="00C71DC8" w14:paraId="56C41D2A" w14:textId="77777777">
            <w:pPr>
              <w:rPr>
                <w:color w:val="000000"/>
                <w:spacing w:val="-2"/>
                <w:sz w:val="18"/>
              </w:rPr>
            </w:pPr>
            <w:r w:rsidRPr="00CC0718">
              <w:rPr>
                <w:color w:val="000000"/>
                <w:spacing w:val="-2"/>
                <w:sz w:val="18"/>
              </w:rPr>
              <w:t>1</w:t>
            </w:r>
          </w:p>
        </w:tc>
        <w:tc>
          <w:tcPr>
            <w:tcW w:w="1576" w:type="dxa"/>
            <w:gridSpan w:val="2"/>
            <w:tcBorders>
              <w:bottom w:val="single" w:color="8FB6EA" w:sz="5" w:space="0"/>
            </w:tcBorders>
            <w:shd w:val="clear" w:color="auto" w:fill="FFFFFF" w:themeFill="background1"/>
            <w:tcMar/>
          </w:tcPr>
          <w:p w:rsidRPr="00CC0718" w:rsidR="00C71DC8" w:rsidP="00244814" w:rsidRDefault="00C71DC8" w14:paraId="3C9FBEF5" w14:textId="77777777">
            <w:pPr>
              <w:rPr>
                <w:color w:val="000000"/>
                <w:spacing w:val="-2"/>
                <w:sz w:val="18"/>
              </w:rPr>
            </w:pPr>
            <w:r w:rsidRPr="00CC0718">
              <w:rPr>
                <w:color w:val="000000"/>
                <w:spacing w:val="-2"/>
                <w:sz w:val="18"/>
              </w:rPr>
              <w:t>3</w:t>
            </w:r>
          </w:p>
        </w:tc>
        <w:tc>
          <w:tcPr>
            <w:tcW w:w="1362" w:type="dxa"/>
            <w:tcBorders>
              <w:bottom w:val="single" w:color="8FB6EA" w:sz="5" w:space="0"/>
            </w:tcBorders>
            <w:shd w:val="clear" w:color="auto" w:fill="FFFFFF" w:themeFill="background1"/>
            <w:tcMar/>
          </w:tcPr>
          <w:p w:rsidRPr="00CC0718" w:rsidR="00C71DC8" w:rsidP="00244814" w:rsidRDefault="00C71DC8" w14:paraId="576D89A8" w14:textId="77777777">
            <w:pPr>
              <w:rPr>
                <w:color w:val="000000"/>
                <w:spacing w:val="-2"/>
                <w:sz w:val="18"/>
              </w:rPr>
            </w:pPr>
            <w:r w:rsidRPr="00CC0718">
              <w:rPr>
                <w:color w:val="000000"/>
                <w:spacing w:val="-2"/>
                <w:sz w:val="18"/>
              </w:rPr>
              <w:t>10</w:t>
            </w:r>
          </w:p>
        </w:tc>
        <w:tc>
          <w:tcPr>
            <w:tcW w:w="1690" w:type="dxa"/>
            <w:tcBorders>
              <w:bottom w:val="single" w:color="8FB6EA" w:sz="5" w:space="0"/>
            </w:tcBorders>
            <w:shd w:val="clear" w:color="auto" w:fill="FFFFFF" w:themeFill="background1"/>
            <w:tcMar/>
          </w:tcPr>
          <w:p w:rsidRPr="00CC0718" w:rsidR="00C71DC8" w:rsidP="00244814" w:rsidRDefault="00C71DC8" w14:paraId="2046C4E7" w14:textId="77777777">
            <w:pPr>
              <w:rPr>
                <w:color w:val="000000"/>
                <w:spacing w:val="-2"/>
                <w:sz w:val="18"/>
              </w:rPr>
            </w:pPr>
            <w:r w:rsidRPr="00CC0718">
              <w:rPr>
                <w:color w:val="000000"/>
                <w:spacing w:val="-2"/>
                <w:sz w:val="18"/>
              </w:rPr>
              <w:t>3</w:t>
            </w:r>
          </w:p>
        </w:tc>
        <w:tc>
          <w:tcPr>
            <w:tcW w:w="1576" w:type="dxa"/>
            <w:tcBorders>
              <w:bottom w:val="single" w:color="8FB6EA" w:sz="5" w:space="0"/>
            </w:tcBorders>
            <w:shd w:val="clear" w:color="auto" w:fill="FFFFFF" w:themeFill="background1"/>
            <w:tcMar/>
          </w:tcPr>
          <w:p w:rsidRPr="00CC0718" w:rsidR="00C71DC8" w:rsidP="00244814" w:rsidRDefault="00C71DC8" w14:paraId="55FCA7B6" w14:textId="77777777">
            <w:pPr>
              <w:rPr>
                <w:color w:val="000000"/>
                <w:spacing w:val="-2"/>
                <w:sz w:val="18"/>
              </w:rPr>
            </w:pPr>
          </w:p>
        </w:tc>
      </w:tr>
      <w:tr w:rsidRPr="00CC0718" w:rsidR="00C71DC8" w:rsidTr="3A33D0EC" w14:paraId="61193B70" w14:textId="77777777">
        <w:trPr>
          <w:trHeight w:val="1247" w:hRule="exact"/>
        </w:trPr>
        <w:tc>
          <w:tcPr>
            <w:tcW w:w="10717" w:type="dxa"/>
            <w:gridSpan w:val="8"/>
            <w:tcBorders>
              <w:top w:val="single" w:color="8FB6EA" w:sz="5" w:space="0"/>
            </w:tcBorders>
            <w:tcMar/>
          </w:tcPr>
          <w:p w:rsidRPr="00CC0718" w:rsidR="00C71DC8" w:rsidP="00244814" w:rsidRDefault="00C71DC8" w14:paraId="10E94C1A" w14:textId="77777777"/>
        </w:tc>
      </w:tr>
      <w:tr w:rsidRPr="00CC0718" w:rsidR="00C71DC8" w:rsidTr="3A33D0EC" w14:paraId="3A76E5DA" w14:textId="77777777">
        <w:trPr>
          <w:trHeight w:val="458" w:hRule="exact"/>
        </w:trPr>
        <w:tc>
          <w:tcPr>
            <w:tcW w:w="5359" w:type="dxa"/>
            <w:gridSpan w:val="4"/>
            <w:shd w:val="clear" w:color="auto" w:fill="FFFFFF" w:themeFill="background1"/>
            <w:tcMar/>
          </w:tcPr>
          <w:p w:rsidRPr="00CC0718" w:rsidR="00C71DC8" w:rsidP="00244814" w:rsidRDefault="00C71DC8" w14:paraId="200A2828" w14:textId="77777777">
            <w:pPr>
              <w:jc w:val="right"/>
              <w:rPr>
                <w:color w:val="000066"/>
                <w:spacing w:val="-2"/>
                <w:sz w:val="16"/>
              </w:rPr>
            </w:pPr>
            <w:r w:rsidRPr="00CC0718">
              <w:rPr>
                <w:color w:val="000066"/>
                <w:spacing w:val="-2"/>
                <w:sz w:val="16"/>
              </w:rPr>
              <w:t>Formatted Reports\\Code Summary Formatted Report</w:t>
            </w:r>
          </w:p>
        </w:tc>
        <w:tc>
          <w:tcPr>
            <w:tcW w:w="5358" w:type="dxa"/>
            <w:gridSpan w:val="4"/>
            <w:shd w:val="clear" w:color="auto" w:fill="FFFFFF" w:themeFill="background1"/>
            <w:tcMar/>
          </w:tcPr>
          <w:p w:rsidRPr="00CC0718" w:rsidR="00C71DC8" w:rsidP="00244814" w:rsidRDefault="00C71DC8" w14:paraId="40B352A9" w14:textId="77777777">
            <w:pPr>
              <w:jc w:val="right"/>
              <w:rPr>
                <w:color w:val="000066"/>
                <w:spacing w:val="-2"/>
                <w:sz w:val="16"/>
              </w:rPr>
            </w:pPr>
            <w:r w:rsidRPr="00CC0718">
              <w:rPr>
                <w:color w:val="000066"/>
                <w:spacing w:val="-2"/>
                <w:sz w:val="16"/>
              </w:rPr>
              <w:t>Page 51 of 104</w:t>
            </w:r>
          </w:p>
        </w:tc>
      </w:tr>
      <w:tr w:rsidRPr="00CC0718" w:rsidR="00C71DC8" w:rsidTr="3A33D0EC" w14:paraId="43B80059" w14:textId="77777777">
        <w:trPr>
          <w:trHeight w:val="444" w:hRule="exact"/>
        </w:trPr>
        <w:tc>
          <w:tcPr>
            <w:tcW w:w="10717" w:type="dxa"/>
            <w:gridSpan w:val="8"/>
            <w:shd w:val="clear" w:color="auto" w:fill="FFFFFF" w:themeFill="background1"/>
            <w:tcMar/>
            <w:vAlign w:val="center"/>
          </w:tcPr>
          <w:p w:rsidRPr="00CC0718" w:rsidR="00C71DC8" w:rsidP="00244814" w:rsidRDefault="00C71DC8" w14:paraId="7E5CA878" w14:textId="77777777">
            <w:pPr>
              <w:jc w:val="right"/>
              <w:rPr>
                <w:color w:val="000066"/>
                <w:spacing w:val="-2"/>
                <w:sz w:val="16"/>
              </w:rPr>
            </w:pPr>
            <w:r w:rsidRPr="00CC0718">
              <w:rPr>
                <w:color w:val="000066"/>
                <w:spacing w:val="-2"/>
                <w:sz w:val="16"/>
              </w:rPr>
              <w:t>11/13/2024 3:39 PM</w:t>
            </w:r>
          </w:p>
        </w:tc>
      </w:tr>
      <w:tr w:rsidRPr="00CC0718" w:rsidR="00C71DC8" w:rsidTr="3A33D0EC" w14:paraId="41781ED5" w14:textId="77777777">
        <w:trPr>
          <w:trHeight w:val="459" w:hRule="exact"/>
        </w:trPr>
        <w:tc>
          <w:tcPr>
            <w:tcW w:w="3381" w:type="dxa"/>
            <w:gridSpan w:val="2"/>
            <w:shd w:val="clear" w:color="auto" w:fill="8FB6EA"/>
            <w:tcMar/>
          </w:tcPr>
          <w:p w:rsidRPr="00CC0718" w:rsidR="00C71DC8" w:rsidP="00244814" w:rsidRDefault="00C71DC8" w14:paraId="04F240CF" w14:textId="77777777">
            <w:pPr>
              <w:rPr>
                <w:b/>
                <w:color w:val="000066"/>
                <w:spacing w:val="-2"/>
                <w:sz w:val="18"/>
              </w:rPr>
            </w:pPr>
            <w:r w:rsidRPr="00CC0718">
              <w:rPr>
                <w:b/>
                <w:color w:val="000066"/>
                <w:spacing w:val="-2"/>
                <w:sz w:val="18"/>
              </w:rPr>
              <w:t>File Type</w:t>
            </w:r>
          </w:p>
        </w:tc>
        <w:tc>
          <w:tcPr>
            <w:tcW w:w="1132" w:type="dxa"/>
            <w:shd w:val="clear" w:color="auto" w:fill="8FB6EA"/>
            <w:tcMar/>
          </w:tcPr>
          <w:p w:rsidRPr="00CC0718" w:rsidR="00C71DC8" w:rsidP="00244814" w:rsidRDefault="00C71DC8" w14:paraId="5CACFCF2" w14:textId="77777777">
            <w:pPr>
              <w:rPr>
                <w:b/>
                <w:color w:val="000066"/>
                <w:spacing w:val="-2"/>
                <w:sz w:val="18"/>
              </w:rPr>
            </w:pPr>
            <w:r w:rsidRPr="00CC0718">
              <w:rPr>
                <w:b/>
                <w:color w:val="000066"/>
                <w:spacing w:val="-2"/>
                <w:sz w:val="18"/>
              </w:rPr>
              <w:t>Number of Files</w:t>
            </w:r>
          </w:p>
        </w:tc>
        <w:tc>
          <w:tcPr>
            <w:tcW w:w="1576" w:type="dxa"/>
            <w:gridSpan w:val="2"/>
            <w:shd w:val="clear" w:color="auto" w:fill="8FB6EA"/>
            <w:tcMar/>
          </w:tcPr>
          <w:p w:rsidRPr="00CC0718" w:rsidR="00C71DC8" w:rsidP="00244814" w:rsidRDefault="00C71DC8" w14:paraId="7370AF25" w14:textId="77777777">
            <w:pPr>
              <w:rPr>
                <w:b/>
                <w:color w:val="000066"/>
                <w:spacing w:val="-2"/>
                <w:sz w:val="18"/>
              </w:rPr>
            </w:pPr>
            <w:r w:rsidRPr="00CC0718">
              <w:rPr>
                <w:b/>
                <w:color w:val="000066"/>
                <w:spacing w:val="-2"/>
                <w:sz w:val="18"/>
              </w:rPr>
              <w:t>Number of Coding References</w:t>
            </w:r>
          </w:p>
        </w:tc>
        <w:tc>
          <w:tcPr>
            <w:tcW w:w="1362" w:type="dxa"/>
            <w:shd w:val="clear" w:color="auto" w:fill="8FB6EA"/>
            <w:tcMar/>
          </w:tcPr>
          <w:p w:rsidRPr="00CC0718" w:rsidR="00C71DC8" w:rsidP="00244814" w:rsidRDefault="00C71DC8" w14:paraId="44FC1979" w14:textId="77777777">
            <w:pPr>
              <w:rPr>
                <w:b/>
                <w:color w:val="000066"/>
                <w:spacing w:val="-2"/>
                <w:sz w:val="18"/>
              </w:rPr>
            </w:pPr>
            <w:r w:rsidRPr="00CC0718">
              <w:rPr>
                <w:b/>
                <w:color w:val="000066"/>
                <w:spacing w:val="-2"/>
                <w:sz w:val="18"/>
              </w:rPr>
              <w:t>Number of Words Coded</w:t>
            </w:r>
          </w:p>
        </w:tc>
        <w:tc>
          <w:tcPr>
            <w:tcW w:w="1690" w:type="dxa"/>
            <w:shd w:val="clear" w:color="auto" w:fill="8FB6EA"/>
            <w:tcMar/>
          </w:tcPr>
          <w:p w:rsidRPr="00CC0718" w:rsidR="00C71DC8" w:rsidP="00244814" w:rsidRDefault="00C71DC8" w14:paraId="166A1A8A" w14:textId="77777777">
            <w:pPr>
              <w:rPr>
                <w:b/>
                <w:color w:val="000066"/>
                <w:spacing w:val="-2"/>
                <w:sz w:val="18"/>
              </w:rPr>
            </w:pPr>
            <w:r w:rsidRPr="00CC0718">
              <w:rPr>
                <w:b/>
                <w:color w:val="000066"/>
                <w:spacing w:val="-2"/>
                <w:sz w:val="18"/>
              </w:rPr>
              <w:t>Number of Paragraphs Coded</w:t>
            </w:r>
          </w:p>
        </w:tc>
        <w:tc>
          <w:tcPr>
            <w:tcW w:w="1576" w:type="dxa"/>
            <w:shd w:val="clear" w:color="auto" w:fill="8FB6EA"/>
            <w:tcMar/>
          </w:tcPr>
          <w:p w:rsidRPr="00CC0718" w:rsidR="00C71DC8" w:rsidP="00244814" w:rsidRDefault="00C71DC8" w14:paraId="7F88E2F7" w14:textId="77777777">
            <w:pPr>
              <w:rPr>
                <w:b/>
                <w:color w:val="000066"/>
                <w:spacing w:val="-2"/>
                <w:sz w:val="18"/>
              </w:rPr>
            </w:pPr>
            <w:r w:rsidRPr="00CC0718">
              <w:rPr>
                <w:b/>
                <w:color w:val="000066"/>
                <w:spacing w:val="-2"/>
                <w:sz w:val="18"/>
              </w:rPr>
              <w:t>Duration Coded</w:t>
            </w:r>
          </w:p>
        </w:tc>
      </w:tr>
      <w:tr w:rsidRPr="00CC0718" w:rsidR="00C71DC8" w:rsidTr="3A33D0EC" w14:paraId="16DE5716" w14:textId="77777777">
        <w:trPr>
          <w:trHeight w:val="344" w:hRule="exact"/>
        </w:trPr>
        <w:tc>
          <w:tcPr>
            <w:tcW w:w="10717" w:type="dxa"/>
            <w:gridSpan w:val="8"/>
            <w:shd w:val="clear" w:color="auto" w:fill="FFFFFF" w:themeFill="background1"/>
            <w:tcMar/>
          </w:tcPr>
          <w:p w:rsidRPr="00CC0718" w:rsidR="00C71DC8" w:rsidP="00244814" w:rsidRDefault="00C71DC8" w14:paraId="3843AA05" w14:textId="77777777">
            <w:pPr>
              <w:rPr>
                <w:b/>
                <w:color w:val="5C83B4"/>
                <w:spacing w:val="-2"/>
                <w:sz w:val="24"/>
              </w:rPr>
            </w:pPr>
            <w:bookmarkStart w:name="CodesAXIALCODEQ4aStructureoftheclub" w:id="46"/>
            <w:bookmarkEnd w:id="46"/>
          </w:p>
        </w:tc>
      </w:tr>
      <w:tr w:rsidRPr="00CC0718" w:rsidR="00C71DC8" w:rsidTr="3A33D0EC" w14:paraId="22692984" w14:textId="77777777">
        <w:trPr>
          <w:trHeight w:val="458" w:hRule="exact"/>
        </w:trPr>
        <w:tc>
          <w:tcPr>
            <w:tcW w:w="1805" w:type="dxa"/>
            <w:shd w:val="clear" w:color="auto" w:fill="FFFFFF" w:themeFill="background1"/>
            <w:tcMar/>
          </w:tcPr>
          <w:p w:rsidRPr="00CC0718" w:rsidR="00C71DC8" w:rsidP="00244814" w:rsidRDefault="00C71DC8" w14:paraId="6ABFB597" w14:textId="77777777">
            <w:pPr>
              <w:rPr>
                <w:b/>
                <w:color w:val="5C83B4"/>
                <w:spacing w:val="-2"/>
                <w:sz w:val="24"/>
              </w:rPr>
            </w:pPr>
            <w:r w:rsidRPr="00CC0718">
              <w:rPr>
                <w:b/>
                <w:color w:val="5C83B4"/>
                <w:spacing w:val="-2"/>
                <w:sz w:val="24"/>
              </w:rPr>
              <w:t>Nickname:</w:t>
            </w:r>
          </w:p>
        </w:tc>
        <w:tc>
          <w:tcPr>
            <w:tcW w:w="8912" w:type="dxa"/>
            <w:gridSpan w:val="7"/>
            <w:vMerge w:val="restart"/>
            <w:shd w:val="clear" w:color="auto" w:fill="FFFFFF" w:themeFill="background1"/>
            <w:tcMar/>
          </w:tcPr>
          <w:p w:rsidRPr="00CC0718" w:rsidR="00C71DC8" w:rsidP="00244814" w:rsidRDefault="00C71DC8" w14:paraId="57A65073" w14:textId="77777777">
            <w:pPr>
              <w:rPr>
                <w:b/>
                <w:color w:val="5C83B4"/>
                <w:spacing w:val="-2"/>
                <w:sz w:val="24"/>
              </w:rPr>
            </w:pPr>
            <w:r w:rsidRPr="00CC0718">
              <w:rPr>
                <w:b/>
                <w:color w:val="5C83B4"/>
                <w:spacing w:val="-2"/>
                <w:sz w:val="24"/>
              </w:rPr>
              <w:t>Codes\\AXIAL CODE\\Q4 a- Structure of the club</w:t>
            </w:r>
          </w:p>
        </w:tc>
      </w:tr>
      <w:tr w:rsidRPr="00CC0718" w:rsidR="00C71DC8" w:rsidTr="3A33D0EC" w14:paraId="3C58B23B" w14:textId="77777777">
        <w:trPr>
          <w:trHeight w:val="444" w:hRule="exact"/>
        </w:trPr>
        <w:tc>
          <w:tcPr>
            <w:tcW w:w="1805" w:type="dxa"/>
            <w:shd w:val="clear" w:color="auto" w:fill="FFFFFF" w:themeFill="background1"/>
            <w:tcMar/>
          </w:tcPr>
          <w:p w:rsidRPr="00CC0718" w:rsidR="00C71DC8" w:rsidP="00244814" w:rsidRDefault="00C71DC8" w14:paraId="376A6959" w14:textId="77777777">
            <w:pPr>
              <w:rPr>
                <w:b/>
                <w:color w:val="5C83B4"/>
                <w:spacing w:val="-2"/>
                <w:sz w:val="24"/>
              </w:rPr>
            </w:pPr>
            <w:r w:rsidRPr="00CC0718">
              <w:rPr>
                <w:b/>
                <w:color w:val="5C83B4"/>
                <w:spacing w:val="-2"/>
                <w:sz w:val="24"/>
              </w:rPr>
              <w:t>Classification:</w:t>
            </w:r>
          </w:p>
        </w:tc>
        <w:tc>
          <w:tcPr>
            <w:tcW w:w="8912" w:type="dxa"/>
            <w:gridSpan w:val="7"/>
            <w:vMerge/>
            <w:tcMar/>
          </w:tcPr>
          <w:p w:rsidRPr="00CC0718" w:rsidR="00C71DC8" w:rsidP="00244814" w:rsidRDefault="00C71DC8" w14:paraId="08583E3F" w14:textId="77777777"/>
        </w:tc>
      </w:tr>
      <w:tr w:rsidRPr="00CC0718" w:rsidR="00C71DC8" w:rsidTr="3A33D0EC" w14:paraId="69F51CB4" w14:textId="77777777">
        <w:trPr>
          <w:trHeight w:val="445" w:hRule="exact"/>
        </w:trPr>
        <w:tc>
          <w:tcPr>
            <w:tcW w:w="1805" w:type="dxa"/>
            <w:shd w:val="clear" w:color="auto" w:fill="FFFFFF" w:themeFill="background1"/>
            <w:tcMar/>
          </w:tcPr>
          <w:p w:rsidRPr="00CC0718" w:rsidR="00C71DC8" w:rsidP="00244814" w:rsidRDefault="00C71DC8" w14:paraId="31BA55E1" w14:textId="77777777">
            <w:pPr>
              <w:rPr>
                <w:b/>
                <w:color w:val="5C83B4"/>
                <w:spacing w:val="-2"/>
                <w:sz w:val="24"/>
              </w:rPr>
            </w:pPr>
            <w:r w:rsidRPr="00CC0718">
              <w:rPr>
                <w:b/>
                <w:color w:val="5C83B4"/>
                <w:spacing w:val="-2"/>
                <w:sz w:val="24"/>
              </w:rPr>
              <w:t>Aggregated:</w:t>
            </w:r>
          </w:p>
        </w:tc>
        <w:tc>
          <w:tcPr>
            <w:tcW w:w="8912" w:type="dxa"/>
            <w:gridSpan w:val="7"/>
            <w:shd w:val="clear" w:color="auto" w:fill="FFFFFF" w:themeFill="background1"/>
            <w:tcMar/>
          </w:tcPr>
          <w:p w:rsidRPr="00CC0718" w:rsidR="00C71DC8" w:rsidP="00244814" w:rsidRDefault="00C71DC8" w14:paraId="547D6769" w14:textId="77777777">
            <w:pPr>
              <w:rPr>
                <w:b/>
                <w:color w:val="5C83B4"/>
                <w:spacing w:val="-2"/>
                <w:sz w:val="24"/>
              </w:rPr>
            </w:pPr>
            <w:r w:rsidRPr="00CC0718">
              <w:rPr>
                <w:b/>
                <w:color w:val="5C83B4"/>
                <w:spacing w:val="-2"/>
                <w:sz w:val="24"/>
              </w:rPr>
              <w:t>Yes</w:t>
            </w:r>
          </w:p>
        </w:tc>
      </w:tr>
      <w:tr w:rsidRPr="00CC0718" w:rsidR="00C71DC8" w:rsidTr="3A33D0EC" w14:paraId="06EC1B34" w14:textId="77777777">
        <w:trPr>
          <w:trHeight w:val="343" w:hRule="exact"/>
        </w:trPr>
        <w:tc>
          <w:tcPr>
            <w:tcW w:w="3381" w:type="dxa"/>
            <w:gridSpan w:val="2"/>
            <w:tcBorders>
              <w:bottom w:val="single" w:color="8FB6EA" w:sz="5" w:space="0"/>
            </w:tcBorders>
            <w:shd w:val="clear" w:color="auto" w:fill="FFFFFF" w:themeFill="background1"/>
            <w:tcMar/>
          </w:tcPr>
          <w:p w:rsidRPr="00CC0718" w:rsidR="00C71DC8" w:rsidP="00244814" w:rsidRDefault="00C71DC8" w14:paraId="7B5B255D" w14:textId="77777777">
            <w:pPr>
              <w:rPr>
                <w:color w:val="000000"/>
                <w:spacing w:val="-2"/>
                <w:sz w:val="18"/>
              </w:rPr>
            </w:pPr>
            <w:r w:rsidRPr="00CC0718">
              <w:rPr>
                <w:color w:val="000000"/>
                <w:spacing w:val="-2"/>
                <w:sz w:val="18"/>
              </w:rPr>
              <w:t>Document</w:t>
            </w:r>
          </w:p>
        </w:tc>
        <w:tc>
          <w:tcPr>
            <w:tcW w:w="1132" w:type="dxa"/>
            <w:tcBorders>
              <w:bottom w:val="single" w:color="8FB6EA" w:sz="5" w:space="0"/>
            </w:tcBorders>
            <w:shd w:val="clear" w:color="auto" w:fill="FFFFFF" w:themeFill="background1"/>
            <w:tcMar/>
          </w:tcPr>
          <w:p w:rsidRPr="00CC0718" w:rsidR="00C71DC8" w:rsidP="00244814" w:rsidRDefault="00C71DC8" w14:paraId="72B56A47" w14:textId="77777777">
            <w:pPr>
              <w:rPr>
                <w:color w:val="000000"/>
                <w:spacing w:val="-2"/>
                <w:sz w:val="18"/>
              </w:rPr>
            </w:pPr>
            <w:r w:rsidRPr="00CC0718">
              <w:rPr>
                <w:color w:val="000000"/>
                <w:spacing w:val="-2"/>
                <w:sz w:val="18"/>
              </w:rPr>
              <w:t>9</w:t>
            </w:r>
          </w:p>
        </w:tc>
        <w:tc>
          <w:tcPr>
            <w:tcW w:w="1576" w:type="dxa"/>
            <w:gridSpan w:val="2"/>
            <w:tcBorders>
              <w:bottom w:val="single" w:color="8FB6EA" w:sz="5" w:space="0"/>
            </w:tcBorders>
            <w:shd w:val="clear" w:color="auto" w:fill="FFFFFF" w:themeFill="background1"/>
            <w:tcMar/>
          </w:tcPr>
          <w:p w:rsidRPr="00CC0718" w:rsidR="00C71DC8" w:rsidP="00244814" w:rsidRDefault="00C71DC8" w14:paraId="34BB0B9F" w14:textId="77777777">
            <w:pPr>
              <w:rPr>
                <w:color w:val="000000"/>
                <w:spacing w:val="-2"/>
                <w:sz w:val="18"/>
              </w:rPr>
            </w:pPr>
            <w:r w:rsidRPr="00CC0718">
              <w:rPr>
                <w:color w:val="000000"/>
                <w:spacing w:val="-2"/>
                <w:sz w:val="18"/>
              </w:rPr>
              <w:t>82</w:t>
            </w:r>
          </w:p>
        </w:tc>
        <w:tc>
          <w:tcPr>
            <w:tcW w:w="1362" w:type="dxa"/>
            <w:tcBorders>
              <w:bottom w:val="single" w:color="8FB6EA" w:sz="5" w:space="0"/>
            </w:tcBorders>
            <w:shd w:val="clear" w:color="auto" w:fill="FFFFFF" w:themeFill="background1"/>
            <w:tcMar/>
          </w:tcPr>
          <w:p w:rsidRPr="00CC0718" w:rsidR="00C71DC8" w:rsidP="00244814" w:rsidRDefault="00C71DC8" w14:paraId="06B9A6E9" w14:textId="77777777">
            <w:pPr>
              <w:rPr>
                <w:color w:val="000000"/>
                <w:spacing w:val="-2"/>
                <w:sz w:val="18"/>
              </w:rPr>
            </w:pPr>
            <w:r w:rsidRPr="00CC0718">
              <w:rPr>
                <w:color w:val="000000"/>
                <w:spacing w:val="-2"/>
                <w:sz w:val="18"/>
              </w:rPr>
              <w:t>657</w:t>
            </w:r>
          </w:p>
        </w:tc>
        <w:tc>
          <w:tcPr>
            <w:tcW w:w="1690" w:type="dxa"/>
            <w:tcBorders>
              <w:bottom w:val="single" w:color="8FB6EA" w:sz="5" w:space="0"/>
            </w:tcBorders>
            <w:shd w:val="clear" w:color="auto" w:fill="FFFFFF" w:themeFill="background1"/>
            <w:tcMar/>
          </w:tcPr>
          <w:p w:rsidRPr="00CC0718" w:rsidR="00C71DC8" w:rsidP="00244814" w:rsidRDefault="00C71DC8" w14:paraId="1B44EB73" w14:textId="77777777">
            <w:pPr>
              <w:rPr>
                <w:color w:val="000000"/>
                <w:spacing w:val="-2"/>
                <w:sz w:val="18"/>
              </w:rPr>
            </w:pPr>
            <w:r w:rsidRPr="00CC0718">
              <w:rPr>
                <w:color w:val="000000"/>
                <w:spacing w:val="-2"/>
                <w:sz w:val="18"/>
              </w:rPr>
              <w:t>82</w:t>
            </w:r>
          </w:p>
        </w:tc>
        <w:tc>
          <w:tcPr>
            <w:tcW w:w="1576" w:type="dxa"/>
            <w:tcBorders>
              <w:bottom w:val="single" w:color="8FB6EA" w:sz="5" w:space="0"/>
            </w:tcBorders>
            <w:shd w:val="clear" w:color="auto" w:fill="FFFFFF" w:themeFill="background1"/>
            <w:tcMar/>
          </w:tcPr>
          <w:p w:rsidRPr="00CC0718" w:rsidR="00C71DC8" w:rsidP="00244814" w:rsidRDefault="00C71DC8" w14:paraId="3E095419" w14:textId="77777777">
            <w:pPr>
              <w:rPr>
                <w:color w:val="000000"/>
                <w:spacing w:val="-2"/>
                <w:sz w:val="18"/>
              </w:rPr>
            </w:pPr>
          </w:p>
        </w:tc>
      </w:tr>
      <w:tr w:rsidRPr="00CC0718" w:rsidR="00C71DC8" w:rsidTr="3A33D0EC" w14:paraId="5E51FAAF" w14:textId="77777777">
        <w:trPr>
          <w:trHeight w:val="459" w:hRule="exact"/>
        </w:trPr>
        <w:tc>
          <w:tcPr>
            <w:tcW w:w="10717" w:type="dxa"/>
            <w:gridSpan w:val="8"/>
            <w:tcBorders>
              <w:top w:val="single" w:color="8FB6EA" w:sz="5" w:space="0"/>
            </w:tcBorders>
            <w:tcMar/>
          </w:tcPr>
          <w:p w:rsidRPr="00CC0718" w:rsidR="00C71DC8" w:rsidP="00244814" w:rsidRDefault="00C71DC8" w14:paraId="2ADC3E62" w14:textId="77777777"/>
        </w:tc>
      </w:tr>
      <w:tr w:rsidRPr="00CC0718" w:rsidR="00C71DC8" w:rsidTr="3A33D0EC" w14:paraId="61C785E2" w14:textId="77777777">
        <w:trPr>
          <w:trHeight w:val="330" w:hRule="exact"/>
        </w:trPr>
        <w:tc>
          <w:tcPr>
            <w:tcW w:w="10717" w:type="dxa"/>
            <w:gridSpan w:val="8"/>
            <w:shd w:val="clear" w:color="auto" w:fill="FFFFFF" w:themeFill="background1"/>
            <w:tcMar/>
          </w:tcPr>
          <w:p w:rsidRPr="00CC0718" w:rsidR="00C71DC8" w:rsidP="00244814" w:rsidRDefault="00C71DC8" w14:paraId="0A0AF78D" w14:textId="77777777">
            <w:pPr>
              <w:rPr>
                <w:b/>
                <w:color w:val="5C83B4"/>
                <w:spacing w:val="-2"/>
                <w:sz w:val="24"/>
              </w:rPr>
            </w:pPr>
          </w:p>
        </w:tc>
      </w:tr>
      <w:tr w:rsidRPr="00CC0718" w:rsidR="00C71DC8" w:rsidTr="3A33D0EC" w14:paraId="4BD2D789" w14:textId="77777777">
        <w:trPr>
          <w:trHeight w:val="458" w:hRule="exact"/>
        </w:trPr>
        <w:tc>
          <w:tcPr>
            <w:tcW w:w="1805" w:type="dxa"/>
            <w:shd w:val="clear" w:color="auto" w:fill="FFFFFF" w:themeFill="background1"/>
            <w:tcMar/>
          </w:tcPr>
          <w:p w:rsidRPr="00CC0718" w:rsidR="00C71DC8" w:rsidP="00244814" w:rsidRDefault="00C71DC8" w14:paraId="3E6808A4" w14:textId="77777777">
            <w:pPr>
              <w:rPr>
                <w:b/>
                <w:color w:val="5C83B4"/>
                <w:spacing w:val="-2"/>
                <w:sz w:val="24"/>
              </w:rPr>
            </w:pPr>
            <w:r w:rsidRPr="00CC0718">
              <w:rPr>
                <w:b/>
                <w:color w:val="5C83B4"/>
                <w:spacing w:val="-2"/>
                <w:sz w:val="24"/>
              </w:rPr>
              <w:t>Nickname:</w:t>
            </w:r>
          </w:p>
        </w:tc>
        <w:tc>
          <w:tcPr>
            <w:tcW w:w="8912" w:type="dxa"/>
            <w:gridSpan w:val="7"/>
            <w:vMerge w:val="restart"/>
            <w:shd w:val="clear" w:color="auto" w:fill="FFFFFF" w:themeFill="background1"/>
            <w:tcMar/>
          </w:tcPr>
          <w:p w:rsidRPr="00CC0718" w:rsidR="00C71DC8" w:rsidP="00244814" w:rsidRDefault="00C71DC8" w14:paraId="382057BE" w14:textId="77777777">
            <w:pPr>
              <w:rPr>
                <w:b/>
                <w:color w:val="5C83B4"/>
                <w:spacing w:val="-2"/>
                <w:sz w:val="24"/>
              </w:rPr>
            </w:pPr>
            <w:r w:rsidRPr="00CC0718">
              <w:rPr>
                <w:b/>
                <w:color w:val="5C83B4"/>
                <w:spacing w:val="-2"/>
                <w:sz w:val="24"/>
              </w:rPr>
              <w:t>Codes\\AXIAL CODE\\Q4 a- Structure of the club\EXECUTIVE AND SPECIALIZED ROLES</w:t>
            </w:r>
          </w:p>
        </w:tc>
      </w:tr>
      <w:tr w:rsidRPr="00CC0718" w:rsidR="00C71DC8" w:rsidTr="3A33D0EC" w14:paraId="2D722C92" w14:textId="77777777">
        <w:trPr>
          <w:trHeight w:val="444" w:hRule="exact"/>
        </w:trPr>
        <w:tc>
          <w:tcPr>
            <w:tcW w:w="1805" w:type="dxa"/>
            <w:shd w:val="clear" w:color="auto" w:fill="FFFFFF" w:themeFill="background1"/>
            <w:tcMar/>
          </w:tcPr>
          <w:p w:rsidRPr="00CC0718" w:rsidR="00C71DC8" w:rsidP="00244814" w:rsidRDefault="00C71DC8" w14:paraId="72A36F7E" w14:textId="77777777">
            <w:pPr>
              <w:rPr>
                <w:b/>
                <w:color w:val="5C83B4"/>
                <w:spacing w:val="-2"/>
                <w:sz w:val="24"/>
              </w:rPr>
            </w:pPr>
            <w:r w:rsidRPr="00CC0718">
              <w:rPr>
                <w:b/>
                <w:color w:val="5C83B4"/>
                <w:spacing w:val="-2"/>
                <w:sz w:val="24"/>
              </w:rPr>
              <w:t>Classification:</w:t>
            </w:r>
          </w:p>
        </w:tc>
        <w:tc>
          <w:tcPr>
            <w:tcW w:w="8912" w:type="dxa"/>
            <w:gridSpan w:val="7"/>
            <w:vMerge/>
            <w:tcMar/>
          </w:tcPr>
          <w:p w:rsidRPr="00CC0718" w:rsidR="00C71DC8" w:rsidP="00244814" w:rsidRDefault="00C71DC8" w14:paraId="02F934FB" w14:textId="77777777"/>
        </w:tc>
      </w:tr>
      <w:tr w:rsidRPr="00CC0718" w:rsidR="00C71DC8" w:rsidTr="3A33D0EC" w14:paraId="6517ED4C" w14:textId="77777777">
        <w:trPr>
          <w:trHeight w:val="459" w:hRule="exact"/>
        </w:trPr>
        <w:tc>
          <w:tcPr>
            <w:tcW w:w="1805" w:type="dxa"/>
            <w:shd w:val="clear" w:color="auto" w:fill="FFFFFF" w:themeFill="background1"/>
            <w:tcMar/>
          </w:tcPr>
          <w:p w:rsidRPr="00CC0718" w:rsidR="00C71DC8" w:rsidP="00244814" w:rsidRDefault="00C71DC8" w14:paraId="1024970A" w14:textId="77777777">
            <w:pPr>
              <w:rPr>
                <w:b/>
                <w:color w:val="5C83B4"/>
                <w:spacing w:val="-2"/>
                <w:sz w:val="24"/>
              </w:rPr>
            </w:pPr>
            <w:r w:rsidRPr="00CC0718">
              <w:rPr>
                <w:b/>
                <w:color w:val="5C83B4"/>
                <w:spacing w:val="-2"/>
                <w:sz w:val="24"/>
              </w:rPr>
              <w:t>Aggregated:</w:t>
            </w:r>
          </w:p>
        </w:tc>
        <w:tc>
          <w:tcPr>
            <w:tcW w:w="8912" w:type="dxa"/>
            <w:gridSpan w:val="7"/>
            <w:shd w:val="clear" w:color="auto" w:fill="FFFFFF" w:themeFill="background1"/>
            <w:tcMar/>
          </w:tcPr>
          <w:p w:rsidRPr="00CC0718" w:rsidR="00C71DC8" w:rsidP="00244814" w:rsidRDefault="00C71DC8" w14:paraId="66C31560" w14:textId="77777777">
            <w:pPr>
              <w:rPr>
                <w:b/>
                <w:color w:val="5C83B4"/>
                <w:spacing w:val="-2"/>
                <w:sz w:val="24"/>
              </w:rPr>
            </w:pPr>
            <w:r w:rsidRPr="00CC0718">
              <w:rPr>
                <w:b/>
                <w:color w:val="5C83B4"/>
                <w:spacing w:val="-2"/>
                <w:sz w:val="24"/>
              </w:rPr>
              <w:t>Yes</w:t>
            </w:r>
          </w:p>
        </w:tc>
      </w:tr>
      <w:tr w:rsidRPr="00CC0718" w:rsidR="00C71DC8" w:rsidTr="3A33D0EC" w14:paraId="17D3C051" w14:textId="77777777">
        <w:trPr>
          <w:trHeight w:val="329" w:hRule="exact"/>
        </w:trPr>
        <w:tc>
          <w:tcPr>
            <w:tcW w:w="3381" w:type="dxa"/>
            <w:gridSpan w:val="2"/>
            <w:tcBorders>
              <w:bottom w:val="single" w:color="8FB6EA" w:sz="5" w:space="0"/>
            </w:tcBorders>
            <w:shd w:val="clear" w:color="auto" w:fill="FFFFFF" w:themeFill="background1"/>
            <w:tcMar/>
          </w:tcPr>
          <w:p w:rsidRPr="00CC0718" w:rsidR="00C71DC8" w:rsidP="00244814" w:rsidRDefault="00C71DC8" w14:paraId="61F76C40" w14:textId="77777777">
            <w:pPr>
              <w:rPr>
                <w:color w:val="000000"/>
                <w:spacing w:val="-2"/>
                <w:sz w:val="18"/>
              </w:rPr>
            </w:pPr>
            <w:r w:rsidRPr="00CC0718">
              <w:rPr>
                <w:color w:val="000000"/>
                <w:spacing w:val="-2"/>
                <w:sz w:val="18"/>
              </w:rPr>
              <w:t>Document</w:t>
            </w:r>
          </w:p>
        </w:tc>
        <w:tc>
          <w:tcPr>
            <w:tcW w:w="1132" w:type="dxa"/>
            <w:tcBorders>
              <w:bottom w:val="single" w:color="8FB6EA" w:sz="5" w:space="0"/>
            </w:tcBorders>
            <w:shd w:val="clear" w:color="auto" w:fill="FFFFFF" w:themeFill="background1"/>
            <w:tcMar/>
          </w:tcPr>
          <w:p w:rsidRPr="00CC0718" w:rsidR="00C71DC8" w:rsidP="00244814" w:rsidRDefault="00C71DC8" w14:paraId="6C00C5D0" w14:textId="77777777">
            <w:pPr>
              <w:rPr>
                <w:color w:val="000000"/>
                <w:spacing w:val="-2"/>
                <w:sz w:val="18"/>
              </w:rPr>
            </w:pPr>
            <w:r w:rsidRPr="00CC0718">
              <w:rPr>
                <w:color w:val="000000"/>
                <w:spacing w:val="-2"/>
                <w:sz w:val="18"/>
              </w:rPr>
              <w:t>8</w:t>
            </w:r>
          </w:p>
        </w:tc>
        <w:tc>
          <w:tcPr>
            <w:tcW w:w="1576" w:type="dxa"/>
            <w:gridSpan w:val="2"/>
            <w:tcBorders>
              <w:bottom w:val="single" w:color="8FB6EA" w:sz="5" w:space="0"/>
            </w:tcBorders>
            <w:shd w:val="clear" w:color="auto" w:fill="FFFFFF" w:themeFill="background1"/>
            <w:tcMar/>
          </w:tcPr>
          <w:p w:rsidRPr="00CC0718" w:rsidR="00C71DC8" w:rsidP="00244814" w:rsidRDefault="00C71DC8" w14:paraId="74B1B259" w14:textId="77777777">
            <w:pPr>
              <w:rPr>
                <w:color w:val="000000"/>
                <w:spacing w:val="-2"/>
                <w:sz w:val="18"/>
              </w:rPr>
            </w:pPr>
            <w:r w:rsidRPr="00CC0718">
              <w:rPr>
                <w:color w:val="000000"/>
                <w:spacing w:val="-2"/>
                <w:sz w:val="18"/>
              </w:rPr>
              <w:t>34</w:t>
            </w:r>
          </w:p>
        </w:tc>
        <w:tc>
          <w:tcPr>
            <w:tcW w:w="1362" w:type="dxa"/>
            <w:tcBorders>
              <w:bottom w:val="single" w:color="8FB6EA" w:sz="5" w:space="0"/>
            </w:tcBorders>
            <w:shd w:val="clear" w:color="auto" w:fill="FFFFFF" w:themeFill="background1"/>
            <w:tcMar/>
          </w:tcPr>
          <w:p w:rsidRPr="00CC0718" w:rsidR="00C71DC8" w:rsidP="00244814" w:rsidRDefault="00C71DC8" w14:paraId="6013EEDA" w14:textId="77777777">
            <w:pPr>
              <w:rPr>
                <w:color w:val="000000"/>
                <w:spacing w:val="-2"/>
                <w:sz w:val="18"/>
              </w:rPr>
            </w:pPr>
            <w:r w:rsidRPr="00CC0718">
              <w:rPr>
                <w:color w:val="000000"/>
                <w:spacing w:val="-2"/>
                <w:sz w:val="18"/>
              </w:rPr>
              <w:t>295</w:t>
            </w:r>
          </w:p>
        </w:tc>
        <w:tc>
          <w:tcPr>
            <w:tcW w:w="1690" w:type="dxa"/>
            <w:tcBorders>
              <w:bottom w:val="single" w:color="8FB6EA" w:sz="5" w:space="0"/>
            </w:tcBorders>
            <w:shd w:val="clear" w:color="auto" w:fill="FFFFFF" w:themeFill="background1"/>
            <w:tcMar/>
          </w:tcPr>
          <w:p w:rsidRPr="00CC0718" w:rsidR="00C71DC8" w:rsidP="00244814" w:rsidRDefault="00C71DC8" w14:paraId="77BEF809" w14:textId="77777777">
            <w:pPr>
              <w:rPr>
                <w:color w:val="000000"/>
                <w:spacing w:val="-2"/>
                <w:sz w:val="18"/>
              </w:rPr>
            </w:pPr>
            <w:r w:rsidRPr="00CC0718">
              <w:rPr>
                <w:color w:val="000000"/>
                <w:spacing w:val="-2"/>
                <w:sz w:val="18"/>
              </w:rPr>
              <w:t>34</w:t>
            </w:r>
          </w:p>
        </w:tc>
        <w:tc>
          <w:tcPr>
            <w:tcW w:w="1576" w:type="dxa"/>
            <w:tcBorders>
              <w:bottom w:val="single" w:color="8FB6EA" w:sz="5" w:space="0"/>
            </w:tcBorders>
            <w:shd w:val="clear" w:color="auto" w:fill="FFFFFF" w:themeFill="background1"/>
            <w:tcMar/>
          </w:tcPr>
          <w:p w:rsidRPr="00CC0718" w:rsidR="00C71DC8" w:rsidP="00244814" w:rsidRDefault="00C71DC8" w14:paraId="743E5F1D" w14:textId="77777777">
            <w:pPr>
              <w:rPr>
                <w:color w:val="000000"/>
                <w:spacing w:val="-2"/>
                <w:sz w:val="18"/>
              </w:rPr>
            </w:pPr>
          </w:p>
        </w:tc>
      </w:tr>
      <w:tr w:rsidRPr="00CC0718" w:rsidR="00C71DC8" w:rsidTr="3A33D0EC" w14:paraId="6EC11927" w14:textId="77777777">
        <w:trPr>
          <w:trHeight w:val="459" w:hRule="exact"/>
        </w:trPr>
        <w:tc>
          <w:tcPr>
            <w:tcW w:w="10717" w:type="dxa"/>
            <w:gridSpan w:val="8"/>
            <w:tcBorders>
              <w:top w:val="single" w:color="8FB6EA" w:sz="5" w:space="0"/>
            </w:tcBorders>
            <w:tcMar/>
          </w:tcPr>
          <w:p w:rsidRPr="00CC0718" w:rsidR="00C71DC8" w:rsidP="00244814" w:rsidRDefault="00C71DC8" w14:paraId="3185A2BE" w14:textId="77777777"/>
        </w:tc>
      </w:tr>
      <w:tr w:rsidRPr="00CC0718" w:rsidR="00C71DC8" w:rsidTr="3A33D0EC" w14:paraId="692C2639" w14:textId="77777777">
        <w:trPr>
          <w:trHeight w:val="329" w:hRule="exact"/>
        </w:trPr>
        <w:tc>
          <w:tcPr>
            <w:tcW w:w="10717" w:type="dxa"/>
            <w:gridSpan w:val="8"/>
            <w:shd w:val="clear" w:color="auto" w:fill="FFFFFF" w:themeFill="background1"/>
            <w:tcMar/>
          </w:tcPr>
          <w:p w:rsidRPr="00CC0718" w:rsidR="00C71DC8" w:rsidP="00244814" w:rsidRDefault="00C71DC8" w14:paraId="00EEEDF9" w14:textId="77777777">
            <w:pPr>
              <w:rPr>
                <w:b/>
                <w:color w:val="5C83B4"/>
                <w:spacing w:val="-2"/>
                <w:sz w:val="24"/>
              </w:rPr>
            </w:pPr>
          </w:p>
        </w:tc>
      </w:tr>
      <w:tr w:rsidRPr="00CC0718" w:rsidR="00C71DC8" w:rsidTr="3A33D0EC" w14:paraId="025029A1" w14:textId="77777777">
        <w:trPr>
          <w:trHeight w:val="459" w:hRule="exact"/>
        </w:trPr>
        <w:tc>
          <w:tcPr>
            <w:tcW w:w="1805" w:type="dxa"/>
            <w:shd w:val="clear" w:color="auto" w:fill="FFFFFF" w:themeFill="background1"/>
            <w:tcMar/>
          </w:tcPr>
          <w:p w:rsidRPr="00CC0718" w:rsidR="00C71DC8" w:rsidP="00244814" w:rsidRDefault="00C71DC8" w14:paraId="5DC33E76" w14:textId="77777777">
            <w:pPr>
              <w:rPr>
                <w:b/>
                <w:color w:val="5C83B4"/>
                <w:spacing w:val="-2"/>
                <w:sz w:val="24"/>
              </w:rPr>
            </w:pPr>
            <w:r w:rsidRPr="00CC0718">
              <w:rPr>
                <w:b/>
                <w:color w:val="5C83B4"/>
                <w:spacing w:val="-2"/>
                <w:sz w:val="24"/>
              </w:rPr>
              <w:t>Nickname:</w:t>
            </w:r>
          </w:p>
        </w:tc>
        <w:tc>
          <w:tcPr>
            <w:tcW w:w="8912" w:type="dxa"/>
            <w:gridSpan w:val="7"/>
            <w:vMerge w:val="restart"/>
            <w:shd w:val="clear" w:color="auto" w:fill="FFFFFF" w:themeFill="background1"/>
            <w:tcMar/>
          </w:tcPr>
          <w:p w:rsidRPr="00CC0718" w:rsidR="00C71DC8" w:rsidP="00244814" w:rsidRDefault="00C71DC8" w14:paraId="26400D6F" w14:textId="77777777">
            <w:pPr>
              <w:rPr>
                <w:b/>
                <w:color w:val="5C83B4"/>
                <w:spacing w:val="-2"/>
                <w:sz w:val="24"/>
              </w:rPr>
            </w:pPr>
            <w:r w:rsidRPr="00CC0718">
              <w:rPr>
                <w:b/>
                <w:color w:val="5C83B4"/>
                <w:spacing w:val="-2"/>
                <w:sz w:val="24"/>
              </w:rPr>
              <w:t>Codes\\AXIAL CODE\\Q4 a- Structure of the club\EXECUTIVE AND SPECIALIZED ROLES\Cabinet Members</w:t>
            </w:r>
          </w:p>
        </w:tc>
      </w:tr>
      <w:tr w:rsidRPr="00CC0718" w:rsidR="00C71DC8" w:rsidTr="3A33D0EC" w14:paraId="58FCED32" w14:textId="77777777">
        <w:trPr>
          <w:trHeight w:val="444" w:hRule="exact"/>
        </w:trPr>
        <w:tc>
          <w:tcPr>
            <w:tcW w:w="1805" w:type="dxa"/>
            <w:shd w:val="clear" w:color="auto" w:fill="FFFFFF" w:themeFill="background1"/>
            <w:tcMar/>
          </w:tcPr>
          <w:p w:rsidRPr="00CC0718" w:rsidR="00C71DC8" w:rsidP="00244814" w:rsidRDefault="00C71DC8" w14:paraId="5859B1D8" w14:textId="77777777">
            <w:pPr>
              <w:rPr>
                <w:b/>
                <w:color w:val="5C83B4"/>
                <w:spacing w:val="-2"/>
                <w:sz w:val="24"/>
              </w:rPr>
            </w:pPr>
            <w:r w:rsidRPr="00CC0718">
              <w:rPr>
                <w:b/>
                <w:color w:val="5C83B4"/>
                <w:spacing w:val="-2"/>
                <w:sz w:val="24"/>
              </w:rPr>
              <w:t>Classification:</w:t>
            </w:r>
          </w:p>
        </w:tc>
        <w:tc>
          <w:tcPr>
            <w:tcW w:w="8912" w:type="dxa"/>
            <w:gridSpan w:val="7"/>
            <w:vMerge/>
            <w:tcMar/>
          </w:tcPr>
          <w:p w:rsidRPr="00CC0718" w:rsidR="00C71DC8" w:rsidP="00244814" w:rsidRDefault="00C71DC8" w14:paraId="040899B2" w14:textId="77777777"/>
        </w:tc>
      </w:tr>
      <w:tr w:rsidRPr="00CC0718" w:rsidR="00C71DC8" w:rsidTr="3A33D0EC" w14:paraId="11B4EFE3" w14:textId="77777777">
        <w:trPr>
          <w:trHeight w:val="458" w:hRule="exact"/>
        </w:trPr>
        <w:tc>
          <w:tcPr>
            <w:tcW w:w="1805" w:type="dxa"/>
            <w:shd w:val="clear" w:color="auto" w:fill="FFFFFF" w:themeFill="background1"/>
            <w:tcMar/>
          </w:tcPr>
          <w:p w:rsidRPr="00CC0718" w:rsidR="00C71DC8" w:rsidP="00244814" w:rsidRDefault="00C71DC8" w14:paraId="7A248575" w14:textId="77777777">
            <w:pPr>
              <w:rPr>
                <w:b/>
                <w:color w:val="5C83B4"/>
                <w:spacing w:val="-2"/>
                <w:sz w:val="24"/>
              </w:rPr>
            </w:pPr>
            <w:r w:rsidRPr="00CC0718">
              <w:rPr>
                <w:b/>
                <w:color w:val="5C83B4"/>
                <w:spacing w:val="-2"/>
                <w:sz w:val="24"/>
              </w:rPr>
              <w:t>Aggregated:</w:t>
            </w:r>
          </w:p>
        </w:tc>
        <w:tc>
          <w:tcPr>
            <w:tcW w:w="8912" w:type="dxa"/>
            <w:gridSpan w:val="7"/>
            <w:shd w:val="clear" w:color="auto" w:fill="FFFFFF" w:themeFill="background1"/>
            <w:tcMar/>
          </w:tcPr>
          <w:p w:rsidRPr="00CC0718" w:rsidR="00C71DC8" w:rsidP="00244814" w:rsidRDefault="00C71DC8" w14:paraId="6620C1BA" w14:textId="77777777">
            <w:pPr>
              <w:rPr>
                <w:b/>
                <w:color w:val="5C83B4"/>
                <w:spacing w:val="-2"/>
                <w:sz w:val="24"/>
              </w:rPr>
            </w:pPr>
            <w:r w:rsidRPr="00CC0718">
              <w:rPr>
                <w:b/>
                <w:color w:val="5C83B4"/>
                <w:spacing w:val="-2"/>
                <w:sz w:val="24"/>
              </w:rPr>
              <w:t>No</w:t>
            </w:r>
          </w:p>
        </w:tc>
      </w:tr>
      <w:tr w:rsidRPr="00CC0718" w:rsidR="00C71DC8" w:rsidTr="3A33D0EC" w14:paraId="408B1EA3" w14:textId="77777777">
        <w:trPr>
          <w:trHeight w:val="344" w:hRule="exact"/>
        </w:trPr>
        <w:tc>
          <w:tcPr>
            <w:tcW w:w="3381" w:type="dxa"/>
            <w:gridSpan w:val="2"/>
            <w:tcBorders>
              <w:bottom w:val="single" w:color="8FB6EA" w:sz="5" w:space="0"/>
            </w:tcBorders>
            <w:shd w:val="clear" w:color="auto" w:fill="FFFFFF" w:themeFill="background1"/>
            <w:tcMar/>
          </w:tcPr>
          <w:p w:rsidRPr="00CC0718" w:rsidR="00C71DC8" w:rsidP="00244814" w:rsidRDefault="00C71DC8" w14:paraId="65639FD8" w14:textId="77777777">
            <w:pPr>
              <w:rPr>
                <w:color w:val="000000"/>
                <w:spacing w:val="-2"/>
                <w:sz w:val="18"/>
              </w:rPr>
            </w:pPr>
            <w:r w:rsidRPr="00CC0718">
              <w:rPr>
                <w:color w:val="000000"/>
                <w:spacing w:val="-2"/>
                <w:sz w:val="18"/>
              </w:rPr>
              <w:t>Document</w:t>
            </w:r>
          </w:p>
        </w:tc>
        <w:tc>
          <w:tcPr>
            <w:tcW w:w="1132" w:type="dxa"/>
            <w:tcBorders>
              <w:bottom w:val="single" w:color="8FB6EA" w:sz="5" w:space="0"/>
            </w:tcBorders>
            <w:shd w:val="clear" w:color="auto" w:fill="FFFFFF" w:themeFill="background1"/>
            <w:tcMar/>
          </w:tcPr>
          <w:p w:rsidRPr="00CC0718" w:rsidR="00C71DC8" w:rsidP="00244814" w:rsidRDefault="00C71DC8" w14:paraId="39F80D24" w14:textId="77777777">
            <w:pPr>
              <w:rPr>
                <w:color w:val="000000"/>
                <w:spacing w:val="-2"/>
                <w:sz w:val="18"/>
              </w:rPr>
            </w:pPr>
            <w:r w:rsidRPr="00CC0718">
              <w:rPr>
                <w:color w:val="000000"/>
                <w:spacing w:val="-2"/>
                <w:sz w:val="18"/>
              </w:rPr>
              <w:t>1</w:t>
            </w:r>
          </w:p>
        </w:tc>
        <w:tc>
          <w:tcPr>
            <w:tcW w:w="1576" w:type="dxa"/>
            <w:gridSpan w:val="2"/>
            <w:tcBorders>
              <w:bottom w:val="single" w:color="8FB6EA" w:sz="5" w:space="0"/>
            </w:tcBorders>
            <w:shd w:val="clear" w:color="auto" w:fill="FFFFFF" w:themeFill="background1"/>
            <w:tcMar/>
          </w:tcPr>
          <w:p w:rsidRPr="00CC0718" w:rsidR="00C71DC8" w:rsidP="00244814" w:rsidRDefault="00C71DC8" w14:paraId="7C1CF897" w14:textId="77777777">
            <w:pPr>
              <w:rPr>
                <w:color w:val="000000"/>
                <w:spacing w:val="-2"/>
                <w:sz w:val="18"/>
              </w:rPr>
            </w:pPr>
            <w:r w:rsidRPr="00CC0718">
              <w:rPr>
                <w:color w:val="000000"/>
                <w:spacing w:val="-2"/>
                <w:sz w:val="18"/>
              </w:rPr>
              <w:t>1</w:t>
            </w:r>
          </w:p>
        </w:tc>
        <w:tc>
          <w:tcPr>
            <w:tcW w:w="1362" w:type="dxa"/>
            <w:tcBorders>
              <w:bottom w:val="single" w:color="8FB6EA" w:sz="5" w:space="0"/>
            </w:tcBorders>
            <w:shd w:val="clear" w:color="auto" w:fill="FFFFFF" w:themeFill="background1"/>
            <w:tcMar/>
          </w:tcPr>
          <w:p w:rsidRPr="00CC0718" w:rsidR="00C71DC8" w:rsidP="00244814" w:rsidRDefault="00C71DC8" w14:paraId="7E79A2E0" w14:textId="77777777">
            <w:pPr>
              <w:rPr>
                <w:color w:val="000000"/>
                <w:spacing w:val="-2"/>
                <w:sz w:val="18"/>
              </w:rPr>
            </w:pPr>
            <w:r w:rsidRPr="00CC0718">
              <w:rPr>
                <w:color w:val="000000"/>
                <w:spacing w:val="-2"/>
                <w:sz w:val="18"/>
              </w:rPr>
              <w:t>3</w:t>
            </w:r>
          </w:p>
        </w:tc>
        <w:tc>
          <w:tcPr>
            <w:tcW w:w="1690" w:type="dxa"/>
            <w:tcBorders>
              <w:bottom w:val="single" w:color="8FB6EA" w:sz="5" w:space="0"/>
            </w:tcBorders>
            <w:shd w:val="clear" w:color="auto" w:fill="FFFFFF" w:themeFill="background1"/>
            <w:tcMar/>
          </w:tcPr>
          <w:p w:rsidRPr="00CC0718" w:rsidR="00C71DC8" w:rsidP="00244814" w:rsidRDefault="00C71DC8" w14:paraId="1B6A6C7B" w14:textId="77777777">
            <w:pPr>
              <w:rPr>
                <w:color w:val="000000"/>
                <w:spacing w:val="-2"/>
                <w:sz w:val="18"/>
              </w:rPr>
            </w:pPr>
            <w:r w:rsidRPr="00CC0718">
              <w:rPr>
                <w:color w:val="000000"/>
                <w:spacing w:val="-2"/>
                <w:sz w:val="18"/>
              </w:rPr>
              <w:t>1</w:t>
            </w:r>
          </w:p>
        </w:tc>
        <w:tc>
          <w:tcPr>
            <w:tcW w:w="1576" w:type="dxa"/>
            <w:tcBorders>
              <w:bottom w:val="single" w:color="8FB6EA" w:sz="5" w:space="0"/>
            </w:tcBorders>
            <w:shd w:val="clear" w:color="auto" w:fill="FFFFFF" w:themeFill="background1"/>
            <w:tcMar/>
          </w:tcPr>
          <w:p w:rsidRPr="00CC0718" w:rsidR="00C71DC8" w:rsidP="00244814" w:rsidRDefault="00C71DC8" w14:paraId="5CD05CF6" w14:textId="77777777">
            <w:pPr>
              <w:rPr>
                <w:color w:val="000000"/>
                <w:spacing w:val="-2"/>
                <w:sz w:val="18"/>
              </w:rPr>
            </w:pPr>
          </w:p>
        </w:tc>
      </w:tr>
      <w:tr w:rsidRPr="00CC0718" w:rsidR="00C71DC8" w:rsidTr="3A33D0EC" w14:paraId="42D51728" w14:textId="77777777">
        <w:trPr>
          <w:trHeight w:val="444" w:hRule="exact"/>
        </w:trPr>
        <w:tc>
          <w:tcPr>
            <w:tcW w:w="10717" w:type="dxa"/>
            <w:gridSpan w:val="8"/>
            <w:tcBorders>
              <w:top w:val="single" w:color="8FB6EA" w:sz="5" w:space="0"/>
            </w:tcBorders>
            <w:tcMar/>
          </w:tcPr>
          <w:p w:rsidRPr="00CC0718" w:rsidR="00C71DC8" w:rsidP="00244814" w:rsidRDefault="00C71DC8" w14:paraId="342321D1" w14:textId="77777777"/>
        </w:tc>
      </w:tr>
      <w:tr w:rsidRPr="00CC0718" w:rsidR="00C71DC8" w:rsidTr="3A33D0EC" w14:paraId="31E30E76" w14:textId="77777777">
        <w:trPr>
          <w:trHeight w:val="602" w:hRule="exact"/>
        </w:trPr>
        <w:tc>
          <w:tcPr>
            <w:tcW w:w="10717" w:type="dxa"/>
            <w:gridSpan w:val="8"/>
            <w:shd w:val="clear" w:color="auto" w:fill="FFFFFF" w:themeFill="background1"/>
            <w:tcMar/>
          </w:tcPr>
          <w:p w:rsidRPr="00CC0718" w:rsidR="00C71DC8" w:rsidP="00244814" w:rsidRDefault="00C71DC8" w14:paraId="03E63745" w14:textId="77777777">
            <w:pPr>
              <w:rPr>
                <w:b/>
                <w:color w:val="5C83B4"/>
                <w:spacing w:val="-2"/>
                <w:sz w:val="24"/>
              </w:rPr>
            </w:pPr>
          </w:p>
        </w:tc>
      </w:tr>
      <w:tr w:rsidRPr="00CC0718" w:rsidR="00C71DC8" w:rsidTr="3A33D0EC" w14:paraId="49FB3772" w14:textId="77777777">
        <w:trPr>
          <w:trHeight w:val="459" w:hRule="exact"/>
        </w:trPr>
        <w:tc>
          <w:tcPr>
            <w:tcW w:w="1805" w:type="dxa"/>
            <w:shd w:val="clear" w:color="auto" w:fill="FFFFFF" w:themeFill="background1"/>
            <w:tcMar/>
          </w:tcPr>
          <w:p w:rsidRPr="00CC0718" w:rsidR="00C71DC8" w:rsidP="00244814" w:rsidRDefault="00C71DC8" w14:paraId="6EAE87C7" w14:textId="77777777">
            <w:pPr>
              <w:rPr>
                <w:b/>
                <w:color w:val="5C83B4"/>
                <w:spacing w:val="-2"/>
                <w:sz w:val="24"/>
              </w:rPr>
            </w:pPr>
            <w:r w:rsidRPr="00CC0718">
              <w:rPr>
                <w:b/>
                <w:color w:val="5C83B4"/>
                <w:spacing w:val="-2"/>
                <w:sz w:val="24"/>
              </w:rPr>
              <w:t>Nickname:</w:t>
            </w:r>
          </w:p>
        </w:tc>
        <w:tc>
          <w:tcPr>
            <w:tcW w:w="8912" w:type="dxa"/>
            <w:gridSpan w:val="7"/>
            <w:vMerge w:val="restart"/>
            <w:shd w:val="clear" w:color="auto" w:fill="FFFFFF" w:themeFill="background1"/>
            <w:tcMar/>
          </w:tcPr>
          <w:p w:rsidRPr="00CC0718" w:rsidR="00C71DC8" w:rsidP="00244814" w:rsidRDefault="00C71DC8" w14:paraId="389BBF00" w14:textId="77777777">
            <w:pPr>
              <w:rPr>
                <w:b/>
                <w:color w:val="5C83B4"/>
                <w:spacing w:val="-2"/>
                <w:sz w:val="24"/>
              </w:rPr>
            </w:pPr>
            <w:r w:rsidRPr="00CC0718">
              <w:rPr>
                <w:b/>
                <w:color w:val="5C83B4"/>
                <w:spacing w:val="-2"/>
                <w:sz w:val="24"/>
              </w:rPr>
              <w:t>Codes\\AXIAL CODE\\Q4 a- Structure of the club\EXECUTIVE AND SPECIALIZED ROLES\Distribution of Responsibilities</w:t>
            </w:r>
          </w:p>
        </w:tc>
      </w:tr>
      <w:tr w:rsidRPr="00CC0718" w:rsidR="00C71DC8" w:rsidTr="3A33D0EC" w14:paraId="5B5BD533" w14:textId="77777777">
        <w:trPr>
          <w:trHeight w:val="444" w:hRule="exact"/>
        </w:trPr>
        <w:tc>
          <w:tcPr>
            <w:tcW w:w="1805" w:type="dxa"/>
            <w:shd w:val="clear" w:color="auto" w:fill="FFFFFF" w:themeFill="background1"/>
            <w:tcMar/>
          </w:tcPr>
          <w:p w:rsidRPr="00CC0718" w:rsidR="00C71DC8" w:rsidP="00244814" w:rsidRDefault="00C71DC8" w14:paraId="458ADF17" w14:textId="77777777">
            <w:pPr>
              <w:rPr>
                <w:b/>
                <w:color w:val="5C83B4"/>
                <w:spacing w:val="-2"/>
                <w:sz w:val="24"/>
              </w:rPr>
            </w:pPr>
            <w:r w:rsidRPr="00CC0718">
              <w:rPr>
                <w:b/>
                <w:color w:val="5C83B4"/>
                <w:spacing w:val="-2"/>
                <w:sz w:val="24"/>
              </w:rPr>
              <w:t>Classification:</w:t>
            </w:r>
          </w:p>
        </w:tc>
        <w:tc>
          <w:tcPr>
            <w:tcW w:w="8912" w:type="dxa"/>
            <w:gridSpan w:val="7"/>
            <w:vMerge/>
            <w:tcMar/>
          </w:tcPr>
          <w:p w:rsidRPr="00CC0718" w:rsidR="00C71DC8" w:rsidP="00244814" w:rsidRDefault="00C71DC8" w14:paraId="7B9D448D" w14:textId="77777777"/>
        </w:tc>
      </w:tr>
      <w:tr w:rsidRPr="00CC0718" w:rsidR="00C71DC8" w:rsidTr="3A33D0EC" w14:paraId="58A79E1F" w14:textId="77777777">
        <w:trPr>
          <w:trHeight w:val="458" w:hRule="exact"/>
        </w:trPr>
        <w:tc>
          <w:tcPr>
            <w:tcW w:w="1805" w:type="dxa"/>
            <w:shd w:val="clear" w:color="auto" w:fill="FFFFFF" w:themeFill="background1"/>
            <w:tcMar/>
          </w:tcPr>
          <w:p w:rsidRPr="00CC0718" w:rsidR="00C71DC8" w:rsidP="00244814" w:rsidRDefault="00C71DC8" w14:paraId="6D0EE8A8" w14:textId="77777777">
            <w:pPr>
              <w:rPr>
                <w:b/>
                <w:color w:val="5C83B4"/>
                <w:spacing w:val="-2"/>
                <w:sz w:val="24"/>
              </w:rPr>
            </w:pPr>
            <w:r w:rsidRPr="00CC0718">
              <w:rPr>
                <w:b/>
                <w:color w:val="5C83B4"/>
                <w:spacing w:val="-2"/>
                <w:sz w:val="24"/>
              </w:rPr>
              <w:t>Aggregated:</w:t>
            </w:r>
          </w:p>
        </w:tc>
        <w:tc>
          <w:tcPr>
            <w:tcW w:w="8912" w:type="dxa"/>
            <w:gridSpan w:val="7"/>
            <w:shd w:val="clear" w:color="auto" w:fill="FFFFFF" w:themeFill="background1"/>
            <w:tcMar/>
          </w:tcPr>
          <w:p w:rsidRPr="00CC0718" w:rsidR="00C71DC8" w:rsidP="00244814" w:rsidRDefault="00C71DC8" w14:paraId="70005AC8" w14:textId="77777777">
            <w:pPr>
              <w:rPr>
                <w:b/>
                <w:color w:val="5C83B4"/>
                <w:spacing w:val="-2"/>
                <w:sz w:val="24"/>
              </w:rPr>
            </w:pPr>
            <w:r w:rsidRPr="00CC0718">
              <w:rPr>
                <w:b/>
                <w:color w:val="5C83B4"/>
                <w:spacing w:val="-2"/>
                <w:sz w:val="24"/>
              </w:rPr>
              <w:t>No</w:t>
            </w:r>
          </w:p>
        </w:tc>
      </w:tr>
      <w:tr w:rsidRPr="00CC0718" w:rsidR="00C71DC8" w:rsidTr="3A33D0EC" w14:paraId="2A19E08E" w14:textId="77777777">
        <w:trPr>
          <w:trHeight w:val="330" w:hRule="exact"/>
        </w:trPr>
        <w:tc>
          <w:tcPr>
            <w:tcW w:w="3381" w:type="dxa"/>
            <w:gridSpan w:val="2"/>
            <w:tcBorders>
              <w:bottom w:val="single" w:color="8FB6EA" w:sz="5" w:space="0"/>
            </w:tcBorders>
            <w:shd w:val="clear" w:color="auto" w:fill="FFFFFF" w:themeFill="background1"/>
            <w:tcMar/>
          </w:tcPr>
          <w:p w:rsidRPr="00CC0718" w:rsidR="00C71DC8" w:rsidP="00244814" w:rsidRDefault="00C71DC8" w14:paraId="3169E1A8" w14:textId="77777777">
            <w:pPr>
              <w:rPr>
                <w:color w:val="000000"/>
                <w:spacing w:val="-2"/>
                <w:sz w:val="18"/>
              </w:rPr>
            </w:pPr>
            <w:r w:rsidRPr="00CC0718">
              <w:rPr>
                <w:color w:val="000000"/>
                <w:spacing w:val="-2"/>
                <w:sz w:val="18"/>
              </w:rPr>
              <w:t>Document</w:t>
            </w:r>
          </w:p>
        </w:tc>
        <w:tc>
          <w:tcPr>
            <w:tcW w:w="1132" w:type="dxa"/>
            <w:tcBorders>
              <w:bottom w:val="single" w:color="8FB6EA" w:sz="5" w:space="0"/>
            </w:tcBorders>
            <w:shd w:val="clear" w:color="auto" w:fill="FFFFFF" w:themeFill="background1"/>
            <w:tcMar/>
          </w:tcPr>
          <w:p w:rsidRPr="00CC0718" w:rsidR="00C71DC8" w:rsidP="00244814" w:rsidRDefault="00C71DC8" w14:paraId="4602AE11" w14:textId="77777777">
            <w:pPr>
              <w:rPr>
                <w:color w:val="000000"/>
                <w:spacing w:val="-2"/>
                <w:sz w:val="18"/>
              </w:rPr>
            </w:pPr>
            <w:r w:rsidRPr="00CC0718">
              <w:rPr>
                <w:color w:val="000000"/>
                <w:spacing w:val="-2"/>
                <w:sz w:val="18"/>
              </w:rPr>
              <w:t>1</w:t>
            </w:r>
          </w:p>
        </w:tc>
        <w:tc>
          <w:tcPr>
            <w:tcW w:w="1576" w:type="dxa"/>
            <w:gridSpan w:val="2"/>
            <w:tcBorders>
              <w:bottom w:val="single" w:color="8FB6EA" w:sz="5" w:space="0"/>
            </w:tcBorders>
            <w:shd w:val="clear" w:color="auto" w:fill="FFFFFF" w:themeFill="background1"/>
            <w:tcMar/>
          </w:tcPr>
          <w:p w:rsidRPr="00CC0718" w:rsidR="00C71DC8" w:rsidP="00244814" w:rsidRDefault="00C71DC8" w14:paraId="6FDC9951" w14:textId="77777777">
            <w:pPr>
              <w:rPr>
                <w:color w:val="000000"/>
                <w:spacing w:val="-2"/>
                <w:sz w:val="18"/>
              </w:rPr>
            </w:pPr>
            <w:r w:rsidRPr="00CC0718">
              <w:rPr>
                <w:color w:val="000000"/>
                <w:spacing w:val="-2"/>
                <w:sz w:val="18"/>
              </w:rPr>
              <w:t>6</w:t>
            </w:r>
          </w:p>
        </w:tc>
        <w:tc>
          <w:tcPr>
            <w:tcW w:w="1362" w:type="dxa"/>
            <w:tcBorders>
              <w:bottom w:val="single" w:color="8FB6EA" w:sz="5" w:space="0"/>
            </w:tcBorders>
            <w:shd w:val="clear" w:color="auto" w:fill="FFFFFF" w:themeFill="background1"/>
            <w:tcMar/>
          </w:tcPr>
          <w:p w:rsidRPr="00CC0718" w:rsidR="00C71DC8" w:rsidP="00244814" w:rsidRDefault="00C71DC8" w14:paraId="7CF29BC7" w14:textId="77777777">
            <w:pPr>
              <w:rPr>
                <w:color w:val="000000"/>
                <w:spacing w:val="-2"/>
                <w:sz w:val="18"/>
              </w:rPr>
            </w:pPr>
            <w:r w:rsidRPr="00CC0718">
              <w:rPr>
                <w:color w:val="000000"/>
                <w:spacing w:val="-2"/>
                <w:sz w:val="18"/>
              </w:rPr>
              <w:t>74</w:t>
            </w:r>
          </w:p>
        </w:tc>
        <w:tc>
          <w:tcPr>
            <w:tcW w:w="1690" w:type="dxa"/>
            <w:tcBorders>
              <w:bottom w:val="single" w:color="8FB6EA" w:sz="5" w:space="0"/>
            </w:tcBorders>
            <w:shd w:val="clear" w:color="auto" w:fill="FFFFFF" w:themeFill="background1"/>
            <w:tcMar/>
          </w:tcPr>
          <w:p w:rsidRPr="00CC0718" w:rsidR="00C71DC8" w:rsidP="00244814" w:rsidRDefault="00C71DC8" w14:paraId="024F1BF4" w14:textId="77777777">
            <w:pPr>
              <w:rPr>
                <w:color w:val="000000"/>
                <w:spacing w:val="-2"/>
                <w:sz w:val="18"/>
              </w:rPr>
            </w:pPr>
            <w:r w:rsidRPr="00CC0718">
              <w:rPr>
                <w:color w:val="000000"/>
                <w:spacing w:val="-2"/>
                <w:sz w:val="18"/>
              </w:rPr>
              <w:t>6</w:t>
            </w:r>
          </w:p>
        </w:tc>
        <w:tc>
          <w:tcPr>
            <w:tcW w:w="1576" w:type="dxa"/>
            <w:tcBorders>
              <w:bottom w:val="single" w:color="8FB6EA" w:sz="5" w:space="0"/>
            </w:tcBorders>
            <w:shd w:val="clear" w:color="auto" w:fill="FFFFFF" w:themeFill="background1"/>
            <w:tcMar/>
          </w:tcPr>
          <w:p w:rsidRPr="00CC0718" w:rsidR="00C71DC8" w:rsidP="00244814" w:rsidRDefault="00C71DC8" w14:paraId="2FF02074" w14:textId="77777777">
            <w:pPr>
              <w:rPr>
                <w:color w:val="000000"/>
                <w:spacing w:val="-2"/>
                <w:sz w:val="18"/>
              </w:rPr>
            </w:pPr>
          </w:p>
        </w:tc>
      </w:tr>
      <w:tr w:rsidRPr="00CC0718" w:rsidR="00C71DC8" w:rsidTr="3A33D0EC" w14:paraId="4D094793" w14:textId="77777777">
        <w:trPr>
          <w:trHeight w:val="458" w:hRule="exact"/>
        </w:trPr>
        <w:tc>
          <w:tcPr>
            <w:tcW w:w="10717" w:type="dxa"/>
            <w:gridSpan w:val="8"/>
            <w:tcBorders>
              <w:top w:val="single" w:color="8FB6EA" w:sz="5" w:space="0"/>
            </w:tcBorders>
            <w:tcMar/>
          </w:tcPr>
          <w:p w:rsidRPr="00CC0718" w:rsidR="00C71DC8" w:rsidP="00244814" w:rsidRDefault="00C71DC8" w14:paraId="3DC86CF8" w14:textId="77777777"/>
        </w:tc>
      </w:tr>
      <w:tr w:rsidRPr="00CC0718" w:rsidR="00C71DC8" w:rsidTr="3A33D0EC" w14:paraId="74AA635F" w14:textId="77777777">
        <w:trPr>
          <w:trHeight w:val="602" w:hRule="exact"/>
        </w:trPr>
        <w:tc>
          <w:tcPr>
            <w:tcW w:w="10717" w:type="dxa"/>
            <w:gridSpan w:val="8"/>
            <w:shd w:val="clear" w:color="auto" w:fill="FFFFFF" w:themeFill="background1"/>
            <w:tcMar/>
          </w:tcPr>
          <w:p w:rsidRPr="00CC0718" w:rsidR="00C71DC8" w:rsidP="00244814" w:rsidRDefault="00C71DC8" w14:paraId="780BB84D" w14:textId="77777777">
            <w:pPr>
              <w:rPr>
                <w:b/>
                <w:color w:val="5C83B4"/>
                <w:spacing w:val="-2"/>
                <w:sz w:val="24"/>
              </w:rPr>
            </w:pPr>
          </w:p>
        </w:tc>
      </w:tr>
      <w:tr w:rsidRPr="00CC0718" w:rsidR="00C71DC8" w:rsidTr="3A33D0EC" w14:paraId="64599B7C" w14:textId="77777777">
        <w:trPr>
          <w:trHeight w:val="444" w:hRule="exact"/>
        </w:trPr>
        <w:tc>
          <w:tcPr>
            <w:tcW w:w="1805" w:type="dxa"/>
            <w:shd w:val="clear" w:color="auto" w:fill="FFFFFF" w:themeFill="background1"/>
            <w:tcMar/>
          </w:tcPr>
          <w:p w:rsidRPr="00CC0718" w:rsidR="00C71DC8" w:rsidP="00244814" w:rsidRDefault="00C71DC8" w14:paraId="47B32806" w14:textId="77777777">
            <w:pPr>
              <w:rPr>
                <w:b/>
                <w:color w:val="5C83B4"/>
                <w:spacing w:val="-2"/>
                <w:sz w:val="24"/>
              </w:rPr>
            </w:pPr>
            <w:r w:rsidRPr="00CC0718">
              <w:rPr>
                <w:b/>
                <w:color w:val="5C83B4"/>
                <w:spacing w:val="-2"/>
                <w:sz w:val="24"/>
              </w:rPr>
              <w:t>Nickname:</w:t>
            </w:r>
          </w:p>
        </w:tc>
        <w:tc>
          <w:tcPr>
            <w:tcW w:w="8912" w:type="dxa"/>
            <w:gridSpan w:val="7"/>
            <w:vMerge w:val="restart"/>
            <w:shd w:val="clear" w:color="auto" w:fill="FFFFFF" w:themeFill="background1"/>
            <w:tcMar/>
          </w:tcPr>
          <w:p w:rsidRPr="00CC0718" w:rsidR="00C71DC8" w:rsidP="3A33D0EC" w:rsidRDefault="00C71DC8" w14:paraId="3F135967" w14:textId="77777777">
            <w:pPr>
              <w:rPr>
                <w:b w:val="1"/>
                <w:bCs w:val="1"/>
                <w:color w:val="5C83B4"/>
                <w:spacing w:val="-2"/>
                <w:sz w:val="24"/>
                <w:szCs w:val="24"/>
                <w:lang w:val="en-US"/>
              </w:rPr>
            </w:pPr>
            <w:r w:rsidRPr="3A33D0EC" w:rsidR="00C71DC8">
              <w:rPr>
                <w:b w:val="1"/>
                <w:bCs w:val="1"/>
                <w:color w:val="5C83B4"/>
                <w:spacing w:val="-2"/>
                <w:sz w:val="24"/>
                <w:szCs w:val="24"/>
                <w:lang w:val="en-US"/>
              </w:rPr>
              <w:t>Codes\\AXIAL CODE\\Q4 a- Structure of the club\EXECUTIVE AND SPECIALIZED ROLES\</w:t>
            </w:r>
            <w:r w:rsidRPr="3A33D0EC" w:rsidR="00C71DC8">
              <w:rPr>
                <w:b w:val="1"/>
                <w:bCs w:val="1"/>
                <w:color w:val="5C83B4"/>
                <w:spacing w:val="-2"/>
                <w:sz w:val="24"/>
                <w:szCs w:val="24"/>
                <w:lang w:val="en-US"/>
              </w:rPr>
              <w:t>Establish</w:t>
            </w:r>
            <w:r w:rsidRPr="3A33D0EC" w:rsidR="00C71DC8">
              <w:rPr>
                <w:b w:val="1"/>
                <w:bCs w:val="1"/>
                <w:color w:val="5C83B4"/>
                <w:spacing w:val="-2"/>
                <w:sz w:val="24"/>
                <w:szCs w:val="24"/>
                <w:lang w:val="en-US"/>
              </w:rPr>
              <w:t xml:space="preserve"> member to get on Board</w:t>
            </w:r>
          </w:p>
        </w:tc>
      </w:tr>
      <w:tr w:rsidRPr="00CC0718" w:rsidR="00C71DC8" w:rsidTr="3A33D0EC" w14:paraId="5DEF4B63" w14:textId="77777777">
        <w:trPr>
          <w:trHeight w:val="459" w:hRule="exact"/>
        </w:trPr>
        <w:tc>
          <w:tcPr>
            <w:tcW w:w="1805" w:type="dxa"/>
            <w:shd w:val="clear" w:color="auto" w:fill="FFFFFF" w:themeFill="background1"/>
            <w:tcMar/>
          </w:tcPr>
          <w:p w:rsidRPr="00CC0718" w:rsidR="00C71DC8" w:rsidP="00244814" w:rsidRDefault="00C71DC8" w14:paraId="5CAEC06F" w14:textId="77777777">
            <w:pPr>
              <w:rPr>
                <w:b/>
                <w:color w:val="5C83B4"/>
                <w:spacing w:val="-2"/>
                <w:sz w:val="24"/>
              </w:rPr>
            </w:pPr>
            <w:r w:rsidRPr="00CC0718">
              <w:rPr>
                <w:b/>
                <w:color w:val="5C83B4"/>
                <w:spacing w:val="-2"/>
                <w:sz w:val="24"/>
              </w:rPr>
              <w:t>Classification:</w:t>
            </w:r>
          </w:p>
        </w:tc>
        <w:tc>
          <w:tcPr>
            <w:tcW w:w="8912" w:type="dxa"/>
            <w:gridSpan w:val="7"/>
            <w:vMerge/>
            <w:tcMar/>
          </w:tcPr>
          <w:p w:rsidRPr="00CC0718" w:rsidR="00C71DC8" w:rsidP="00244814" w:rsidRDefault="00C71DC8" w14:paraId="37193ABE" w14:textId="77777777"/>
        </w:tc>
      </w:tr>
      <w:tr w:rsidRPr="00CC0718" w:rsidR="00C71DC8" w:rsidTr="3A33D0EC" w14:paraId="4F7356FA" w14:textId="77777777">
        <w:trPr>
          <w:trHeight w:val="444" w:hRule="exact"/>
        </w:trPr>
        <w:tc>
          <w:tcPr>
            <w:tcW w:w="1805" w:type="dxa"/>
            <w:shd w:val="clear" w:color="auto" w:fill="FFFFFF" w:themeFill="background1"/>
            <w:tcMar/>
          </w:tcPr>
          <w:p w:rsidRPr="00CC0718" w:rsidR="00C71DC8" w:rsidP="00244814" w:rsidRDefault="00C71DC8" w14:paraId="402BEFEE" w14:textId="77777777">
            <w:pPr>
              <w:rPr>
                <w:b/>
                <w:color w:val="5C83B4"/>
                <w:spacing w:val="-2"/>
                <w:sz w:val="24"/>
              </w:rPr>
            </w:pPr>
            <w:r w:rsidRPr="00CC0718">
              <w:rPr>
                <w:b/>
                <w:color w:val="5C83B4"/>
                <w:spacing w:val="-2"/>
                <w:sz w:val="24"/>
              </w:rPr>
              <w:t>Aggregated:</w:t>
            </w:r>
          </w:p>
        </w:tc>
        <w:tc>
          <w:tcPr>
            <w:tcW w:w="8912" w:type="dxa"/>
            <w:gridSpan w:val="7"/>
            <w:shd w:val="clear" w:color="auto" w:fill="FFFFFF" w:themeFill="background1"/>
            <w:tcMar/>
          </w:tcPr>
          <w:p w:rsidRPr="00CC0718" w:rsidR="00C71DC8" w:rsidP="00244814" w:rsidRDefault="00C71DC8" w14:paraId="70A04491" w14:textId="77777777">
            <w:pPr>
              <w:rPr>
                <w:b/>
                <w:color w:val="5C83B4"/>
                <w:spacing w:val="-2"/>
                <w:sz w:val="24"/>
              </w:rPr>
            </w:pPr>
            <w:r w:rsidRPr="00CC0718">
              <w:rPr>
                <w:b/>
                <w:color w:val="5C83B4"/>
                <w:spacing w:val="-2"/>
                <w:sz w:val="24"/>
              </w:rPr>
              <w:t>No</w:t>
            </w:r>
          </w:p>
        </w:tc>
      </w:tr>
      <w:tr w:rsidRPr="00CC0718" w:rsidR="00C71DC8" w:rsidTr="3A33D0EC" w14:paraId="6E973A64" w14:textId="77777777">
        <w:trPr>
          <w:trHeight w:val="344" w:hRule="exact"/>
        </w:trPr>
        <w:tc>
          <w:tcPr>
            <w:tcW w:w="3381" w:type="dxa"/>
            <w:gridSpan w:val="2"/>
            <w:tcBorders>
              <w:bottom w:val="single" w:color="8FB6EA" w:sz="5" w:space="0"/>
            </w:tcBorders>
            <w:shd w:val="clear" w:color="auto" w:fill="FFFFFF" w:themeFill="background1"/>
            <w:tcMar/>
          </w:tcPr>
          <w:p w:rsidRPr="00CC0718" w:rsidR="00C71DC8" w:rsidP="00244814" w:rsidRDefault="00C71DC8" w14:paraId="16DC88AB" w14:textId="77777777">
            <w:pPr>
              <w:rPr>
                <w:color w:val="000000"/>
                <w:spacing w:val="-2"/>
                <w:sz w:val="18"/>
              </w:rPr>
            </w:pPr>
            <w:r w:rsidRPr="00CC0718">
              <w:rPr>
                <w:color w:val="000000"/>
                <w:spacing w:val="-2"/>
                <w:sz w:val="18"/>
              </w:rPr>
              <w:t>Document</w:t>
            </w:r>
          </w:p>
        </w:tc>
        <w:tc>
          <w:tcPr>
            <w:tcW w:w="1132" w:type="dxa"/>
            <w:tcBorders>
              <w:bottom w:val="single" w:color="8FB6EA" w:sz="5" w:space="0"/>
            </w:tcBorders>
            <w:shd w:val="clear" w:color="auto" w:fill="FFFFFF" w:themeFill="background1"/>
            <w:tcMar/>
          </w:tcPr>
          <w:p w:rsidRPr="00CC0718" w:rsidR="00C71DC8" w:rsidP="00244814" w:rsidRDefault="00C71DC8" w14:paraId="2573C56A" w14:textId="77777777">
            <w:pPr>
              <w:rPr>
                <w:color w:val="000000"/>
                <w:spacing w:val="-2"/>
                <w:sz w:val="18"/>
              </w:rPr>
            </w:pPr>
            <w:r w:rsidRPr="00CC0718">
              <w:rPr>
                <w:color w:val="000000"/>
                <w:spacing w:val="-2"/>
                <w:sz w:val="18"/>
              </w:rPr>
              <w:t>1</w:t>
            </w:r>
          </w:p>
        </w:tc>
        <w:tc>
          <w:tcPr>
            <w:tcW w:w="1576" w:type="dxa"/>
            <w:gridSpan w:val="2"/>
            <w:tcBorders>
              <w:bottom w:val="single" w:color="8FB6EA" w:sz="5" w:space="0"/>
            </w:tcBorders>
            <w:shd w:val="clear" w:color="auto" w:fill="FFFFFF" w:themeFill="background1"/>
            <w:tcMar/>
          </w:tcPr>
          <w:p w:rsidRPr="00CC0718" w:rsidR="00C71DC8" w:rsidP="00244814" w:rsidRDefault="00C71DC8" w14:paraId="65693D4F" w14:textId="77777777">
            <w:pPr>
              <w:rPr>
                <w:color w:val="000000"/>
                <w:spacing w:val="-2"/>
                <w:sz w:val="18"/>
              </w:rPr>
            </w:pPr>
            <w:r w:rsidRPr="00CC0718">
              <w:rPr>
                <w:color w:val="000000"/>
                <w:spacing w:val="-2"/>
                <w:sz w:val="18"/>
              </w:rPr>
              <w:t>1</w:t>
            </w:r>
          </w:p>
        </w:tc>
        <w:tc>
          <w:tcPr>
            <w:tcW w:w="1362" w:type="dxa"/>
            <w:tcBorders>
              <w:bottom w:val="single" w:color="8FB6EA" w:sz="5" w:space="0"/>
            </w:tcBorders>
            <w:shd w:val="clear" w:color="auto" w:fill="FFFFFF" w:themeFill="background1"/>
            <w:tcMar/>
          </w:tcPr>
          <w:p w:rsidRPr="00CC0718" w:rsidR="00C71DC8" w:rsidP="00244814" w:rsidRDefault="00C71DC8" w14:paraId="1161FCAF" w14:textId="77777777">
            <w:pPr>
              <w:rPr>
                <w:color w:val="000000"/>
                <w:spacing w:val="-2"/>
                <w:sz w:val="18"/>
              </w:rPr>
            </w:pPr>
            <w:r w:rsidRPr="00CC0718">
              <w:rPr>
                <w:color w:val="000000"/>
                <w:spacing w:val="-2"/>
                <w:sz w:val="18"/>
              </w:rPr>
              <w:t>7</w:t>
            </w:r>
          </w:p>
        </w:tc>
        <w:tc>
          <w:tcPr>
            <w:tcW w:w="1690" w:type="dxa"/>
            <w:tcBorders>
              <w:bottom w:val="single" w:color="8FB6EA" w:sz="5" w:space="0"/>
            </w:tcBorders>
            <w:shd w:val="clear" w:color="auto" w:fill="FFFFFF" w:themeFill="background1"/>
            <w:tcMar/>
          </w:tcPr>
          <w:p w:rsidRPr="00CC0718" w:rsidR="00C71DC8" w:rsidP="00244814" w:rsidRDefault="00C71DC8" w14:paraId="77277826" w14:textId="77777777">
            <w:pPr>
              <w:rPr>
                <w:color w:val="000000"/>
                <w:spacing w:val="-2"/>
                <w:sz w:val="18"/>
              </w:rPr>
            </w:pPr>
            <w:r w:rsidRPr="00CC0718">
              <w:rPr>
                <w:color w:val="000000"/>
                <w:spacing w:val="-2"/>
                <w:sz w:val="18"/>
              </w:rPr>
              <w:t>1</w:t>
            </w:r>
          </w:p>
        </w:tc>
        <w:tc>
          <w:tcPr>
            <w:tcW w:w="1576" w:type="dxa"/>
            <w:tcBorders>
              <w:bottom w:val="single" w:color="8FB6EA" w:sz="5" w:space="0"/>
            </w:tcBorders>
            <w:shd w:val="clear" w:color="auto" w:fill="FFFFFF" w:themeFill="background1"/>
            <w:tcMar/>
          </w:tcPr>
          <w:p w:rsidRPr="00CC0718" w:rsidR="00C71DC8" w:rsidP="00244814" w:rsidRDefault="00C71DC8" w14:paraId="40393AF2" w14:textId="77777777">
            <w:pPr>
              <w:rPr>
                <w:color w:val="000000"/>
                <w:spacing w:val="-2"/>
                <w:sz w:val="18"/>
              </w:rPr>
            </w:pPr>
          </w:p>
        </w:tc>
      </w:tr>
      <w:tr w:rsidRPr="00CC0718" w:rsidR="00C71DC8" w:rsidTr="3A33D0EC" w14:paraId="59D844E2" w14:textId="77777777">
        <w:trPr>
          <w:trHeight w:val="888" w:hRule="exact"/>
        </w:trPr>
        <w:tc>
          <w:tcPr>
            <w:tcW w:w="10717" w:type="dxa"/>
            <w:gridSpan w:val="8"/>
            <w:tcBorders>
              <w:top w:val="single" w:color="8FB6EA" w:sz="5" w:space="0"/>
            </w:tcBorders>
            <w:tcMar/>
          </w:tcPr>
          <w:p w:rsidRPr="00CC0718" w:rsidR="00C71DC8" w:rsidP="00244814" w:rsidRDefault="00C71DC8" w14:paraId="3AA7FE6C" w14:textId="77777777"/>
        </w:tc>
      </w:tr>
      <w:tr w:rsidRPr="00CC0718" w:rsidR="00C71DC8" w:rsidTr="3A33D0EC" w14:paraId="5BD068A9" w14:textId="77777777">
        <w:trPr>
          <w:trHeight w:val="889" w:hRule="exact"/>
        </w:trPr>
        <w:tc>
          <w:tcPr>
            <w:tcW w:w="10717" w:type="dxa"/>
            <w:gridSpan w:val="8"/>
            <w:tcMar/>
          </w:tcPr>
          <w:p w:rsidRPr="00CC0718" w:rsidR="00C71DC8" w:rsidP="00244814" w:rsidRDefault="00C71DC8" w14:paraId="58D76F29" w14:textId="77777777"/>
        </w:tc>
      </w:tr>
      <w:tr w:rsidRPr="00CC0718" w:rsidR="00C71DC8" w:rsidTr="3A33D0EC" w14:paraId="00459253" w14:textId="77777777">
        <w:trPr>
          <w:trHeight w:val="458" w:hRule="exact"/>
        </w:trPr>
        <w:tc>
          <w:tcPr>
            <w:tcW w:w="5359" w:type="dxa"/>
            <w:gridSpan w:val="4"/>
            <w:shd w:val="clear" w:color="auto" w:fill="FFFFFF" w:themeFill="background1"/>
            <w:tcMar/>
          </w:tcPr>
          <w:p w:rsidRPr="00CC0718" w:rsidR="00C71DC8" w:rsidP="00244814" w:rsidRDefault="00C71DC8" w14:paraId="654C0365" w14:textId="77777777">
            <w:pPr>
              <w:jc w:val="right"/>
              <w:rPr>
                <w:color w:val="000066"/>
                <w:spacing w:val="-2"/>
                <w:sz w:val="16"/>
              </w:rPr>
            </w:pPr>
            <w:r w:rsidRPr="00CC0718">
              <w:rPr>
                <w:color w:val="000066"/>
                <w:spacing w:val="-2"/>
                <w:sz w:val="16"/>
              </w:rPr>
              <w:t>Formatted Reports\\Code Summary Formatted Report</w:t>
            </w:r>
          </w:p>
        </w:tc>
        <w:tc>
          <w:tcPr>
            <w:tcW w:w="5358" w:type="dxa"/>
            <w:gridSpan w:val="4"/>
            <w:shd w:val="clear" w:color="auto" w:fill="FFFFFF" w:themeFill="background1"/>
            <w:tcMar/>
          </w:tcPr>
          <w:p w:rsidRPr="00CC0718" w:rsidR="00C71DC8" w:rsidP="00244814" w:rsidRDefault="00C71DC8" w14:paraId="302B1807" w14:textId="77777777">
            <w:pPr>
              <w:jc w:val="right"/>
              <w:rPr>
                <w:color w:val="000066"/>
                <w:spacing w:val="-2"/>
                <w:sz w:val="16"/>
              </w:rPr>
            </w:pPr>
            <w:r w:rsidRPr="00CC0718">
              <w:rPr>
                <w:color w:val="000066"/>
                <w:spacing w:val="-2"/>
                <w:sz w:val="16"/>
              </w:rPr>
              <w:t>Page 52 of 104</w:t>
            </w:r>
          </w:p>
        </w:tc>
      </w:tr>
      <w:tr w:rsidRPr="00CC0718" w:rsidR="00C71DC8" w:rsidTr="3A33D0EC" w14:paraId="2D41A96D" w14:textId="77777777">
        <w:trPr>
          <w:trHeight w:val="444" w:hRule="exact"/>
        </w:trPr>
        <w:tc>
          <w:tcPr>
            <w:tcW w:w="10717" w:type="dxa"/>
            <w:gridSpan w:val="8"/>
            <w:shd w:val="clear" w:color="auto" w:fill="FFFFFF" w:themeFill="background1"/>
            <w:tcMar/>
            <w:vAlign w:val="center"/>
          </w:tcPr>
          <w:p w:rsidRPr="00CC0718" w:rsidR="00C71DC8" w:rsidP="00244814" w:rsidRDefault="00C71DC8" w14:paraId="080B1C19" w14:textId="77777777">
            <w:pPr>
              <w:jc w:val="right"/>
              <w:rPr>
                <w:color w:val="000066"/>
                <w:spacing w:val="-2"/>
                <w:sz w:val="16"/>
              </w:rPr>
            </w:pPr>
            <w:r w:rsidRPr="00CC0718">
              <w:rPr>
                <w:color w:val="000066"/>
                <w:spacing w:val="-2"/>
                <w:sz w:val="16"/>
              </w:rPr>
              <w:t>11/13/2024 3:39 PM</w:t>
            </w:r>
          </w:p>
        </w:tc>
      </w:tr>
      <w:tr w:rsidRPr="00CC0718" w:rsidR="00C71DC8" w:rsidTr="3A33D0EC" w14:paraId="2F2BFBAC" w14:textId="77777777">
        <w:trPr>
          <w:trHeight w:val="459" w:hRule="exact"/>
        </w:trPr>
        <w:tc>
          <w:tcPr>
            <w:tcW w:w="3381" w:type="dxa"/>
            <w:gridSpan w:val="2"/>
            <w:shd w:val="clear" w:color="auto" w:fill="8FB6EA"/>
            <w:tcMar/>
          </w:tcPr>
          <w:p w:rsidRPr="00CC0718" w:rsidR="00C71DC8" w:rsidP="00244814" w:rsidRDefault="00C71DC8" w14:paraId="4B0D813F" w14:textId="77777777">
            <w:pPr>
              <w:rPr>
                <w:b/>
                <w:color w:val="000066"/>
                <w:spacing w:val="-2"/>
                <w:sz w:val="18"/>
              </w:rPr>
            </w:pPr>
            <w:r w:rsidRPr="00CC0718">
              <w:rPr>
                <w:b/>
                <w:color w:val="000066"/>
                <w:spacing w:val="-2"/>
                <w:sz w:val="18"/>
              </w:rPr>
              <w:t>File Type</w:t>
            </w:r>
          </w:p>
        </w:tc>
        <w:tc>
          <w:tcPr>
            <w:tcW w:w="1132" w:type="dxa"/>
            <w:shd w:val="clear" w:color="auto" w:fill="8FB6EA"/>
            <w:tcMar/>
          </w:tcPr>
          <w:p w:rsidRPr="00CC0718" w:rsidR="00C71DC8" w:rsidP="00244814" w:rsidRDefault="00C71DC8" w14:paraId="6024237E" w14:textId="77777777">
            <w:pPr>
              <w:rPr>
                <w:b/>
                <w:color w:val="000066"/>
                <w:spacing w:val="-2"/>
                <w:sz w:val="18"/>
              </w:rPr>
            </w:pPr>
            <w:r w:rsidRPr="00CC0718">
              <w:rPr>
                <w:b/>
                <w:color w:val="000066"/>
                <w:spacing w:val="-2"/>
                <w:sz w:val="18"/>
              </w:rPr>
              <w:t>Number of Files</w:t>
            </w:r>
          </w:p>
        </w:tc>
        <w:tc>
          <w:tcPr>
            <w:tcW w:w="1576" w:type="dxa"/>
            <w:gridSpan w:val="2"/>
            <w:shd w:val="clear" w:color="auto" w:fill="8FB6EA"/>
            <w:tcMar/>
          </w:tcPr>
          <w:p w:rsidRPr="00CC0718" w:rsidR="00C71DC8" w:rsidP="00244814" w:rsidRDefault="00C71DC8" w14:paraId="65727396" w14:textId="77777777">
            <w:pPr>
              <w:rPr>
                <w:b/>
                <w:color w:val="000066"/>
                <w:spacing w:val="-2"/>
                <w:sz w:val="18"/>
              </w:rPr>
            </w:pPr>
            <w:r w:rsidRPr="00CC0718">
              <w:rPr>
                <w:b/>
                <w:color w:val="000066"/>
                <w:spacing w:val="-2"/>
                <w:sz w:val="18"/>
              </w:rPr>
              <w:t>Number of Coding References</w:t>
            </w:r>
          </w:p>
        </w:tc>
        <w:tc>
          <w:tcPr>
            <w:tcW w:w="1362" w:type="dxa"/>
            <w:shd w:val="clear" w:color="auto" w:fill="8FB6EA"/>
            <w:tcMar/>
          </w:tcPr>
          <w:p w:rsidRPr="00CC0718" w:rsidR="00C71DC8" w:rsidP="00244814" w:rsidRDefault="00C71DC8" w14:paraId="72C92106" w14:textId="77777777">
            <w:pPr>
              <w:rPr>
                <w:b/>
                <w:color w:val="000066"/>
                <w:spacing w:val="-2"/>
                <w:sz w:val="18"/>
              </w:rPr>
            </w:pPr>
            <w:r w:rsidRPr="00CC0718">
              <w:rPr>
                <w:b/>
                <w:color w:val="000066"/>
                <w:spacing w:val="-2"/>
                <w:sz w:val="18"/>
              </w:rPr>
              <w:t>Number of Words Coded</w:t>
            </w:r>
          </w:p>
        </w:tc>
        <w:tc>
          <w:tcPr>
            <w:tcW w:w="1690" w:type="dxa"/>
            <w:shd w:val="clear" w:color="auto" w:fill="8FB6EA"/>
            <w:tcMar/>
          </w:tcPr>
          <w:p w:rsidRPr="00CC0718" w:rsidR="00C71DC8" w:rsidP="00244814" w:rsidRDefault="00C71DC8" w14:paraId="2904D3B9" w14:textId="77777777">
            <w:pPr>
              <w:rPr>
                <w:b/>
                <w:color w:val="000066"/>
                <w:spacing w:val="-2"/>
                <w:sz w:val="18"/>
              </w:rPr>
            </w:pPr>
            <w:r w:rsidRPr="00CC0718">
              <w:rPr>
                <w:b/>
                <w:color w:val="000066"/>
                <w:spacing w:val="-2"/>
                <w:sz w:val="18"/>
              </w:rPr>
              <w:t>Number of Paragraphs Coded</w:t>
            </w:r>
          </w:p>
        </w:tc>
        <w:tc>
          <w:tcPr>
            <w:tcW w:w="1576" w:type="dxa"/>
            <w:shd w:val="clear" w:color="auto" w:fill="8FB6EA"/>
            <w:tcMar/>
          </w:tcPr>
          <w:p w:rsidRPr="00CC0718" w:rsidR="00C71DC8" w:rsidP="00244814" w:rsidRDefault="00C71DC8" w14:paraId="393B334E" w14:textId="77777777">
            <w:pPr>
              <w:rPr>
                <w:b/>
                <w:color w:val="000066"/>
                <w:spacing w:val="-2"/>
                <w:sz w:val="18"/>
              </w:rPr>
            </w:pPr>
            <w:r w:rsidRPr="00CC0718">
              <w:rPr>
                <w:b/>
                <w:color w:val="000066"/>
                <w:spacing w:val="-2"/>
                <w:sz w:val="18"/>
              </w:rPr>
              <w:t>Duration Coded</w:t>
            </w:r>
          </w:p>
        </w:tc>
      </w:tr>
      <w:tr w:rsidRPr="00CC0718" w:rsidR="00C71DC8" w:rsidTr="3A33D0EC" w14:paraId="78BE8B95" w14:textId="77777777">
        <w:trPr>
          <w:trHeight w:val="344" w:hRule="exact"/>
        </w:trPr>
        <w:tc>
          <w:tcPr>
            <w:tcW w:w="10717" w:type="dxa"/>
            <w:gridSpan w:val="8"/>
            <w:shd w:val="clear" w:color="auto" w:fill="FFFFFF" w:themeFill="background1"/>
            <w:tcMar/>
          </w:tcPr>
          <w:p w:rsidRPr="00CC0718" w:rsidR="00C71DC8" w:rsidP="00244814" w:rsidRDefault="00C71DC8" w14:paraId="4562C223" w14:textId="77777777">
            <w:pPr>
              <w:rPr>
                <w:b/>
                <w:color w:val="5C83B4"/>
                <w:spacing w:val="-2"/>
                <w:sz w:val="24"/>
              </w:rPr>
            </w:pPr>
          </w:p>
        </w:tc>
      </w:tr>
      <w:tr w:rsidRPr="00CC0718" w:rsidR="00C71DC8" w:rsidTr="3A33D0EC" w14:paraId="54B8C563" w14:textId="77777777">
        <w:trPr>
          <w:trHeight w:val="458" w:hRule="exact"/>
        </w:trPr>
        <w:tc>
          <w:tcPr>
            <w:tcW w:w="1805" w:type="dxa"/>
            <w:shd w:val="clear" w:color="auto" w:fill="FFFFFF" w:themeFill="background1"/>
            <w:tcMar/>
          </w:tcPr>
          <w:p w:rsidRPr="00CC0718" w:rsidR="00C71DC8" w:rsidP="00244814" w:rsidRDefault="00C71DC8" w14:paraId="40FDCF49" w14:textId="77777777">
            <w:pPr>
              <w:rPr>
                <w:b/>
                <w:color w:val="5C83B4"/>
                <w:spacing w:val="-2"/>
                <w:sz w:val="24"/>
              </w:rPr>
            </w:pPr>
            <w:r w:rsidRPr="00CC0718">
              <w:rPr>
                <w:b/>
                <w:color w:val="5C83B4"/>
                <w:spacing w:val="-2"/>
                <w:sz w:val="24"/>
              </w:rPr>
              <w:t>Nickname:</w:t>
            </w:r>
          </w:p>
        </w:tc>
        <w:tc>
          <w:tcPr>
            <w:tcW w:w="8912" w:type="dxa"/>
            <w:gridSpan w:val="7"/>
            <w:vMerge w:val="restart"/>
            <w:shd w:val="clear" w:color="auto" w:fill="FFFFFF" w:themeFill="background1"/>
            <w:tcMar/>
          </w:tcPr>
          <w:p w:rsidRPr="00CC0718" w:rsidR="00C71DC8" w:rsidP="00244814" w:rsidRDefault="00C71DC8" w14:paraId="6405FC9B" w14:textId="77777777">
            <w:pPr>
              <w:rPr>
                <w:b/>
                <w:color w:val="5C83B4"/>
                <w:spacing w:val="-2"/>
                <w:sz w:val="24"/>
              </w:rPr>
            </w:pPr>
            <w:r w:rsidRPr="00CC0718">
              <w:rPr>
                <w:b/>
                <w:color w:val="5C83B4"/>
                <w:spacing w:val="-2"/>
                <w:sz w:val="24"/>
              </w:rPr>
              <w:t>Codes\\AXIAL CODE\\Q4 a- Structure of the club\EXECUTIVE AND SPECIALIZED ROLES\Executive Members</w:t>
            </w:r>
          </w:p>
        </w:tc>
      </w:tr>
      <w:tr w:rsidRPr="00CC0718" w:rsidR="00C71DC8" w:rsidTr="3A33D0EC" w14:paraId="695FC11D" w14:textId="77777777">
        <w:trPr>
          <w:trHeight w:val="444" w:hRule="exact"/>
        </w:trPr>
        <w:tc>
          <w:tcPr>
            <w:tcW w:w="1805" w:type="dxa"/>
            <w:shd w:val="clear" w:color="auto" w:fill="FFFFFF" w:themeFill="background1"/>
            <w:tcMar/>
          </w:tcPr>
          <w:p w:rsidRPr="00CC0718" w:rsidR="00C71DC8" w:rsidP="00244814" w:rsidRDefault="00C71DC8" w14:paraId="4F794333" w14:textId="77777777">
            <w:pPr>
              <w:rPr>
                <w:b/>
                <w:color w:val="5C83B4"/>
                <w:spacing w:val="-2"/>
                <w:sz w:val="24"/>
              </w:rPr>
            </w:pPr>
            <w:r w:rsidRPr="00CC0718">
              <w:rPr>
                <w:b/>
                <w:color w:val="5C83B4"/>
                <w:spacing w:val="-2"/>
                <w:sz w:val="24"/>
              </w:rPr>
              <w:t>Classification:</w:t>
            </w:r>
          </w:p>
        </w:tc>
        <w:tc>
          <w:tcPr>
            <w:tcW w:w="8912" w:type="dxa"/>
            <w:gridSpan w:val="7"/>
            <w:vMerge/>
            <w:tcMar/>
          </w:tcPr>
          <w:p w:rsidRPr="00CC0718" w:rsidR="00C71DC8" w:rsidP="00244814" w:rsidRDefault="00C71DC8" w14:paraId="7A13EC5E" w14:textId="77777777"/>
        </w:tc>
      </w:tr>
      <w:tr w:rsidRPr="00CC0718" w:rsidR="00C71DC8" w:rsidTr="3A33D0EC" w14:paraId="5147029D" w14:textId="77777777">
        <w:trPr>
          <w:trHeight w:val="444" w:hRule="exact"/>
        </w:trPr>
        <w:tc>
          <w:tcPr>
            <w:tcW w:w="1805" w:type="dxa"/>
            <w:shd w:val="clear" w:color="auto" w:fill="FFFFFF" w:themeFill="background1"/>
            <w:tcMar/>
          </w:tcPr>
          <w:p w:rsidRPr="00CC0718" w:rsidR="00C71DC8" w:rsidP="00244814" w:rsidRDefault="00C71DC8" w14:paraId="19807631" w14:textId="77777777">
            <w:pPr>
              <w:rPr>
                <w:b/>
                <w:color w:val="5C83B4"/>
                <w:spacing w:val="-2"/>
                <w:sz w:val="24"/>
              </w:rPr>
            </w:pPr>
            <w:r w:rsidRPr="00CC0718">
              <w:rPr>
                <w:b/>
                <w:color w:val="5C83B4"/>
                <w:spacing w:val="-2"/>
                <w:sz w:val="24"/>
              </w:rPr>
              <w:t>Aggregated:</w:t>
            </w:r>
          </w:p>
        </w:tc>
        <w:tc>
          <w:tcPr>
            <w:tcW w:w="8912" w:type="dxa"/>
            <w:gridSpan w:val="7"/>
            <w:shd w:val="clear" w:color="auto" w:fill="FFFFFF" w:themeFill="background1"/>
            <w:tcMar/>
          </w:tcPr>
          <w:p w:rsidRPr="00CC0718" w:rsidR="00C71DC8" w:rsidP="00244814" w:rsidRDefault="00C71DC8" w14:paraId="7042E48E" w14:textId="77777777">
            <w:pPr>
              <w:rPr>
                <w:b/>
                <w:color w:val="5C83B4"/>
                <w:spacing w:val="-2"/>
                <w:sz w:val="24"/>
              </w:rPr>
            </w:pPr>
            <w:r w:rsidRPr="00CC0718">
              <w:rPr>
                <w:b/>
                <w:color w:val="5C83B4"/>
                <w:spacing w:val="-2"/>
                <w:sz w:val="24"/>
              </w:rPr>
              <w:t>Yes</w:t>
            </w:r>
          </w:p>
        </w:tc>
      </w:tr>
      <w:tr w:rsidRPr="00CC0718" w:rsidR="00C71DC8" w:rsidTr="3A33D0EC" w14:paraId="2BDA94F9" w14:textId="77777777">
        <w:trPr>
          <w:trHeight w:val="344" w:hRule="exact"/>
        </w:trPr>
        <w:tc>
          <w:tcPr>
            <w:tcW w:w="3381" w:type="dxa"/>
            <w:gridSpan w:val="2"/>
            <w:tcBorders>
              <w:bottom w:val="single" w:color="8FB6EA" w:sz="5" w:space="0"/>
            </w:tcBorders>
            <w:shd w:val="clear" w:color="auto" w:fill="FFFFFF" w:themeFill="background1"/>
            <w:tcMar/>
          </w:tcPr>
          <w:p w:rsidRPr="00CC0718" w:rsidR="00C71DC8" w:rsidP="00244814" w:rsidRDefault="00C71DC8" w14:paraId="2C3C1196" w14:textId="77777777">
            <w:pPr>
              <w:rPr>
                <w:color w:val="000000"/>
                <w:spacing w:val="-2"/>
                <w:sz w:val="18"/>
              </w:rPr>
            </w:pPr>
            <w:r w:rsidRPr="00CC0718">
              <w:rPr>
                <w:color w:val="000000"/>
                <w:spacing w:val="-2"/>
                <w:sz w:val="18"/>
              </w:rPr>
              <w:lastRenderedPageBreak/>
              <w:t>Document</w:t>
            </w:r>
          </w:p>
        </w:tc>
        <w:tc>
          <w:tcPr>
            <w:tcW w:w="1132" w:type="dxa"/>
            <w:tcBorders>
              <w:bottom w:val="single" w:color="8FB6EA" w:sz="5" w:space="0"/>
            </w:tcBorders>
            <w:shd w:val="clear" w:color="auto" w:fill="FFFFFF" w:themeFill="background1"/>
            <w:tcMar/>
          </w:tcPr>
          <w:p w:rsidRPr="00CC0718" w:rsidR="00C71DC8" w:rsidP="00244814" w:rsidRDefault="00C71DC8" w14:paraId="177B6516" w14:textId="77777777">
            <w:pPr>
              <w:rPr>
                <w:color w:val="000000"/>
                <w:spacing w:val="-2"/>
                <w:sz w:val="18"/>
              </w:rPr>
            </w:pPr>
            <w:r w:rsidRPr="00CC0718">
              <w:rPr>
                <w:color w:val="000000"/>
                <w:spacing w:val="-2"/>
                <w:sz w:val="18"/>
              </w:rPr>
              <w:t>2</w:t>
            </w:r>
          </w:p>
        </w:tc>
        <w:tc>
          <w:tcPr>
            <w:tcW w:w="1576" w:type="dxa"/>
            <w:gridSpan w:val="2"/>
            <w:tcBorders>
              <w:bottom w:val="single" w:color="8FB6EA" w:sz="5" w:space="0"/>
            </w:tcBorders>
            <w:shd w:val="clear" w:color="auto" w:fill="FFFFFF" w:themeFill="background1"/>
            <w:tcMar/>
          </w:tcPr>
          <w:p w:rsidRPr="00CC0718" w:rsidR="00C71DC8" w:rsidP="00244814" w:rsidRDefault="00C71DC8" w14:paraId="73E1BC4E" w14:textId="77777777">
            <w:pPr>
              <w:rPr>
                <w:color w:val="000000"/>
                <w:spacing w:val="-2"/>
                <w:sz w:val="18"/>
              </w:rPr>
            </w:pPr>
            <w:r w:rsidRPr="00CC0718">
              <w:rPr>
                <w:color w:val="000000"/>
                <w:spacing w:val="-2"/>
                <w:sz w:val="18"/>
              </w:rPr>
              <w:t>3</w:t>
            </w:r>
          </w:p>
        </w:tc>
        <w:tc>
          <w:tcPr>
            <w:tcW w:w="1362" w:type="dxa"/>
            <w:tcBorders>
              <w:bottom w:val="single" w:color="8FB6EA" w:sz="5" w:space="0"/>
            </w:tcBorders>
            <w:shd w:val="clear" w:color="auto" w:fill="FFFFFF" w:themeFill="background1"/>
            <w:tcMar/>
          </w:tcPr>
          <w:p w:rsidRPr="00CC0718" w:rsidR="00C71DC8" w:rsidP="00244814" w:rsidRDefault="00C71DC8" w14:paraId="3601E8D5" w14:textId="77777777">
            <w:pPr>
              <w:rPr>
                <w:color w:val="000000"/>
                <w:spacing w:val="-2"/>
                <w:sz w:val="18"/>
              </w:rPr>
            </w:pPr>
            <w:r w:rsidRPr="00CC0718">
              <w:rPr>
                <w:color w:val="000000"/>
                <w:spacing w:val="-2"/>
                <w:sz w:val="18"/>
              </w:rPr>
              <w:t>65</w:t>
            </w:r>
          </w:p>
        </w:tc>
        <w:tc>
          <w:tcPr>
            <w:tcW w:w="1690" w:type="dxa"/>
            <w:tcBorders>
              <w:bottom w:val="single" w:color="8FB6EA" w:sz="5" w:space="0"/>
            </w:tcBorders>
            <w:shd w:val="clear" w:color="auto" w:fill="FFFFFF" w:themeFill="background1"/>
            <w:tcMar/>
          </w:tcPr>
          <w:p w:rsidRPr="00CC0718" w:rsidR="00C71DC8" w:rsidP="00244814" w:rsidRDefault="00C71DC8" w14:paraId="024E0DD2" w14:textId="77777777">
            <w:pPr>
              <w:rPr>
                <w:color w:val="000000"/>
                <w:spacing w:val="-2"/>
                <w:sz w:val="18"/>
              </w:rPr>
            </w:pPr>
            <w:r w:rsidRPr="00CC0718">
              <w:rPr>
                <w:color w:val="000000"/>
                <w:spacing w:val="-2"/>
                <w:sz w:val="18"/>
              </w:rPr>
              <w:t>3</w:t>
            </w:r>
          </w:p>
        </w:tc>
        <w:tc>
          <w:tcPr>
            <w:tcW w:w="1576" w:type="dxa"/>
            <w:tcBorders>
              <w:bottom w:val="single" w:color="8FB6EA" w:sz="5" w:space="0"/>
            </w:tcBorders>
            <w:shd w:val="clear" w:color="auto" w:fill="FFFFFF" w:themeFill="background1"/>
            <w:tcMar/>
          </w:tcPr>
          <w:p w:rsidRPr="00CC0718" w:rsidR="00C71DC8" w:rsidP="00244814" w:rsidRDefault="00C71DC8" w14:paraId="0774EDFC" w14:textId="77777777">
            <w:pPr>
              <w:rPr>
                <w:color w:val="000000"/>
                <w:spacing w:val="-2"/>
                <w:sz w:val="18"/>
              </w:rPr>
            </w:pPr>
          </w:p>
        </w:tc>
      </w:tr>
      <w:tr w:rsidRPr="00CC0718" w:rsidR="00C71DC8" w:rsidTr="3A33D0EC" w14:paraId="24D778B1" w14:textId="77777777">
        <w:trPr>
          <w:trHeight w:val="459" w:hRule="exact"/>
        </w:trPr>
        <w:tc>
          <w:tcPr>
            <w:tcW w:w="10717" w:type="dxa"/>
            <w:gridSpan w:val="8"/>
            <w:tcBorders>
              <w:top w:val="single" w:color="8FB6EA" w:sz="5" w:space="0"/>
            </w:tcBorders>
            <w:tcMar/>
          </w:tcPr>
          <w:p w:rsidRPr="00CC0718" w:rsidR="00C71DC8" w:rsidP="00244814" w:rsidRDefault="00C71DC8" w14:paraId="7B91D64E" w14:textId="77777777"/>
        </w:tc>
      </w:tr>
      <w:tr w:rsidRPr="00CC0718" w:rsidR="00C71DC8" w:rsidTr="3A33D0EC" w14:paraId="58CFD579" w14:textId="77777777">
        <w:trPr>
          <w:trHeight w:val="602" w:hRule="exact"/>
        </w:trPr>
        <w:tc>
          <w:tcPr>
            <w:tcW w:w="10717" w:type="dxa"/>
            <w:gridSpan w:val="8"/>
            <w:shd w:val="clear" w:color="auto" w:fill="FFFFFF" w:themeFill="background1"/>
            <w:tcMar/>
          </w:tcPr>
          <w:p w:rsidRPr="00CC0718" w:rsidR="00C71DC8" w:rsidP="00244814" w:rsidRDefault="00C71DC8" w14:paraId="793DF43E" w14:textId="77777777">
            <w:pPr>
              <w:rPr>
                <w:b/>
                <w:color w:val="5C83B4"/>
                <w:spacing w:val="-2"/>
                <w:sz w:val="24"/>
              </w:rPr>
            </w:pPr>
          </w:p>
        </w:tc>
      </w:tr>
      <w:tr w:rsidRPr="00CC0718" w:rsidR="00C71DC8" w:rsidTr="3A33D0EC" w14:paraId="2896A0E7" w14:textId="77777777">
        <w:trPr>
          <w:trHeight w:val="444" w:hRule="exact"/>
        </w:trPr>
        <w:tc>
          <w:tcPr>
            <w:tcW w:w="1805" w:type="dxa"/>
            <w:shd w:val="clear" w:color="auto" w:fill="FFFFFF" w:themeFill="background1"/>
            <w:tcMar/>
          </w:tcPr>
          <w:p w:rsidRPr="00CC0718" w:rsidR="00C71DC8" w:rsidP="00244814" w:rsidRDefault="00C71DC8" w14:paraId="383D72D3" w14:textId="77777777">
            <w:pPr>
              <w:rPr>
                <w:b/>
                <w:color w:val="5C83B4"/>
                <w:spacing w:val="-2"/>
                <w:sz w:val="24"/>
              </w:rPr>
            </w:pPr>
            <w:r w:rsidRPr="00CC0718">
              <w:rPr>
                <w:b/>
                <w:color w:val="5C83B4"/>
                <w:spacing w:val="-2"/>
                <w:sz w:val="24"/>
              </w:rPr>
              <w:t>Nickname:</w:t>
            </w:r>
          </w:p>
        </w:tc>
        <w:tc>
          <w:tcPr>
            <w:tcW w:w="8912" w:type="dxa"/>
            <w:gridSpan w:val="7"/>
            <w:vMerge w:val="restart"/>
            <w:shd w:val="clear" w:color="auto" w:fill="FFFFFF" w:themeFill="background1"/>
            <w:tcMar/>
          </w:tcPr>
          <w:p w:rsidRPr="00CC0718" w:rsidR="00C71DC8" w:rsidP="00244814" w:rsidRDefault="00C71DC8" w14:paraId="286AE9C3" w14:textId="77777777">
            <w:pPr>
              <w:rPr>
                <w:b/>
                <w:color w:val="5C83B4"/>
                <w:spacing w:val="-2"/>
                <w:sz w:val="24"/>
              </w:rPr>
            </w:pPr>
            <w:r w:rsidRPr="00CC0718">
              <w:rPr>
                <w:b/>
                <w:color w:val="5C83B4"/>
                <w:spacing w:val="-2"/>
                <w:sz w:val="24"/>
              </w:rPr>
              <w:t>Codes\\AXIAL CODE\\Q4 a- Structure of the club\EXECUTIVE AND SPECIALIZED ROLES\Executive Team in Dance Club</w:t>
            </w:r>
          </w:p>
        </w:tc>
      </w:tr>
      <w:tr w:rsidRPr="00CC0718" w:rsidR="00C71DC8" w:rsidTr="3A33D0EC" w14:paraId="0269845D" w14:textId="77777777">
        <w:trPr>
          <w:trHeight w:val="458" w:hRule="exact"/>
        </w:trPr>
        <w:tc>
          <w:tcPr>
            <w:tcW w:w="1805" w:type="dxa"/>
            <w:shd w:val="clear" w:color="auto" w:fill="FFFFFF" w:themeFill="background1"/>
            <w:tcMar/>
          </w:tcPr>
          <w:p w:rsidRPr="00CC0718" w:rsidR="00C71DC8" w:rsidP="00244814" w:rsidRDefault="00C71DC8" w14:paraId="35A78733" w14:textId="77777777">
            <w:pPr>
              <w:rPr>
                <w:b/>
                <w:color w:val="5C83B4"/>
                <w:spacing w:val="-2"/>
                <w:sz w:val="24"/>
              </w:rPr>
            </w:pPr>
            <w:r w:rsidRPr="00CC0718">
              <w:rPr>
                <w:b/>
                <w:color w:val="5C83B4"/>
                <w:spacing w:val="-2"/>
                <w:sz w:val="24"/>
              </w:rPr>
              <w:t>Classification:</w:t>
            </w:r>
          </w:p>
        </w:tc>
        <w:tc>
          <w:tcPr>
            <w:tcW w:w="8912" w:type="dxa"/>
            <w:gridSpan w:val="7"/>
            <w:vMerge/>
            <w:tcMar/>
          </w:tcPr>
          <w:p w:rsidRPr="00CC0718" w:rsidR="00C71DC8" w:rsidP="00244814" w:rsidRDefault="00C71DC8" w14:paraId="76FA7BBA" w14:textId="77777777"/>
        </w:tc>
      </w:tr>
      <w:tr w:rsidRPr="00CC0718" w:rsidR="00C71DC8" w:rsidTr="3A33D0EC" w14:paraId="048A404A" w14:textId="77777777">
        <w:trPr>
          <w:trHeight w:val="444" w:hRule="exact"/>
        </w:trPr>
        <w:tc>
          <w:tcPr>
            <w:tcW w:w="1805" w:type="dxa"/>
            <w:shd w:val="clear" w:color="auto" w:fill="FFFFFF" w:themeFill="background1"/>
            <w:tcMar/>
          </w:tcPr>
          <w:p w:rsidRPr="00CC0718" w:rsidR="00C71DC8" w:rsidP="00244814" w:rsidRDefault="00C71DC8" w14:paraId="25078594" w14:textId="77777777">
            <w:pPr>
              <w:rPr>
                <w:b/>
                <w:color w:val="5C83B4"/>
                <w:spacing w:val="-2"/>
                <w:sz w:val="24"/>
              </w:rPr>
            </w:pPr>
            <w:r w:rsidRPr="00CC0718">
              <w:rPr>
                <w:b/>
                <w:color w:val="5C83B4"/>
                <w:spacing w:val="-2"/>
                <w:sz w:val="24"/>
              </w:rPr>
              <w:t>Aggregated:</w:t>
            </w:r>
          </w:p>
        </w:tc>
        <w:tc>
          <w:tcPr>
            <w:tcW w:w="8912" w:type="dxa"/>
            <w:gridSpan w:val="7"/>
            <w:shd w:val="clear" w:color="auto" w:fill="FFFFFF" w:themeFill="background1"/>
            <w:tcMar/>
          </w:tcPr>
          <w:p w:rsidRPr="00CC0718" w:rsidR="00C71DC8" w:rsidP="00244814" w:rsidRDefault="00C71DC8" w14:paraId="2C9C5589" w14:textId="77777777">
            <w:pPr>
              <w:rPr>
                <w:b/>
                <w:color w:val="5C83B4"/>
                <w:spacing w:val="-2"/>
                <w:sz w:val="24"/>
              </w:rPr>
            </w:pPr>
            <w:r w:rsidRPr="00CC0718">
              <w:rPr>
                <w:b/>
                <w:color w:val="5C83B4"/>
                <w:spacing w:val="-2"/>
                <w:sz w:val="24"/>
              </w:rPr>
              <w:t>No</w:t>
            </w:r>
          </w:p>
        </w:tc>
      </w:tr>
      <w:tr w:rsidRPr="00CC0718" w:rsidR="00C71DC8" w:rsidTr="3A33D0EC" w14:paraId="16EFD797" w14:textId="77777777">
        <w:trPr>
          <w:trHeight w:val="344" w:hRule="exact"/>
        </w:trPr>
        <w:tc>
          <w:tcPr>
            <w:tcW w:w="3381" w:type="dxa"/>
            <w:gridSpan w:val="2"/>
            <w:tcBorders>
              <w:bottom w:val="single" w:color="8FB6EA" w:sz="5" w:space="0"/>
            </w:tcBorders>
            <w:shd w:val="clear" w:color="auto" w:fill="FFFFFF" w:themeFill="background1"/>
            <w:tcMar/>
          </w:tcPr>
          <w:p w:rsidRPr="00CC0718" w:rsidR="00C71DC8" w:rsidP="00244814" w:rsidRDefault="00C71DC8" w14:paraId="46D1105A" w14:textId="77777777">
            <w:pPr>
              <w:rPr>
                <w:color w:val="000000"/>
                <w:spacing w:val="-2"/>
                <w:sz w:val="18"/>
              </w:rPr>
            </w:pPr>
            <w:r w:rsidRPr="00CC0718">
              <w:rPr>
                <w:color w:val="000000"/>
                <w:spacing w:val="-2"/>
                <w:sz w:val="18"/>
              </w:rPr>
              <w:t>Document</w:t>
            </w:r>
          </w:p>
        </w:tc>
        <w:tc>
          <w:tcPr>
            <w:tcW w:w="1132" w:type="dxa"/>
            <w:tcBorders>
              <w:bottom w:val="single" w:color="8FB6EA" w:sz="5" w:space="0"/>
            </w:tcBorders>
            <w:shd w:val="clear" w:color="auto" w:fill="FFFFFF" w:themeFill="background1"/>
            <w:tcMar/>
          </w:tcPr>
          <w:p w:rsidRPr="00CC0718" w:rsidR="00C71DC8" w:rsidP="00244814" w:rsidRDefault="00C71DC8" w14:paraId="5D6D32BF" w14:textId="77777777">
            <w:pPr>
              <w:rPr>
                <w:color w:val="000000"/>
                <w:spacing w:val="-2"/>
                <w:sz w:val="18"/>
              </w:rPr>
            </w:pPr>
            <w:r w:rsidRPr="00CC0718">
              <w:rPr>
                <w:color w:val="000000"/>
                <w:spacing w:val="-2"/>
                <w:sz w:val="18"/>
              </w:rPr>
              <w:t>1</w:t>
            </w:r>
          </w:p>
        </w:tc>
        <w:tc>
          <w:tcPr>
            <w:tcW w:w="1576" w:type="dxa"/>
            <w:gridSpan w:val="2"/>
            <w:tcBorders>
              <w:bottom w:val="single" w:color="8FB6EA" w:sz="5" w:space="0"/>
            </w:tcBorders>
            <w:shd w:val="clear" w:color="auto" w:fill="FFFFFF" w:themeFill="background1"/>
            <w:tcMar/>
          </w:tcPr>
          <w:p w:rsidRPr="00CC0718" w:rsidR="00C71DC8" w:rsidP="00244814" w:rsidRDefault="00C71DC8" w14:paraId="4140B25D" w14:textId="77777777">
            <w:pPr>
              <w:rPr>
                <w:color w:val="000000"/>
                <w:spacing w:val="-2"/>
                <w:sz w:val="18"/>
              </w:rPr>
            </w:pPr>
            <w:r w:rsidRPr="00CC0718">
              <w:rPr>
                <w:color w:val="000000"/>
                <w:spacing w:val="-2"/>
                <w:sz w:val="18"/>
              </w:rPr>
              <w:t>2</w:t>
            </w:r>
          </w:p>
        </w:tc>
        <w:tc>
          <w:tcPr>
            <w:tcW w:w="1362" w:type="dxa"/>
            <w:tcBorders>
              <w:bottom w:val="single" w:color="8FB6EA" w:sz="5" w:space="0"/>
            </w:tcBorders>
            <w:shd w:val="clear" w:color="auto" w:fill="FFFFFF" w:themeFill="background1"/>
            <w:tcMar/>
          </w:tcPr>
          <w:p w:rsidRPr="00CC0718" w:rsidR="00C71DC8" w:rsidP="00244814" w:rsidRDefault="00C71DC8" w14:paraId="6A075F9E" w14:textId="77777777">
            <w:pPr>
              <w:rPr>
                <w:color w:val="000000"/>
                <w:spacing w:val="-2"/>
                <w:sz w:val="18"/>
              </w:rPr>
            </w:pPr>
            <w:r w:rsidRPr="00CC0718">
              <w:rPr>
                <w:color w:val="000000"/>
                <w:spacing w:val="-2"/>
                <w:sz w:val="18"/>
              </w:rPr>
              <w:t>24</w:t>
            </w:r>
          </w:p>
        </w:tc>
        <w:tc>
          <w:tcPr>
            <w:tcW w:w="1690" w:type="dxa"/>
            <w:tcBorders>
              <w:bottom w:val="single" w:color="8FB6EA" w:sz="5" w:space="0"/>
            </w:tcBorders>
            <w:shd w:val="clear" w:color="auto" w:fill="FFFFFF" w:themeFill="background1"/>
            <w:tcMar/>
          </w:tcPr>
          <w:p w:rsidRPr="00CC0718" w:rsidR="00C71DC8" w:rsidP="00244814" w:rsidRDefault="00C71DC8" w14:paraId="37EC1554" w14:textId="77777777">
            <w:pPr>
              <w:rPr>
                <w:color w:val="000000"/>
                <w:spacing w:val="-2"/>
                <w:sz w:val="18"/>
              </w:rPr>
            </w:pPr>
            <w:r w:rsidRPr="00CC0718">
              <w:rPr>
                <w:color w:val="000000"/>
                <w:spacing w:val="-2"/>
                <w:sz w:val="18"/>
              </w:rPr>
              <w:t>2</w:t>
            </w:r>
          </w:p>
        </w:tc>
        <w:tc>
          <w:tcPr>
            <w:tcW w:w="1576" w:type="dxa"/>
            <w:tcBorders>
              <w:bottom w:val="single" w:color="8FB6EA" w:sz="5" w:space="0"/>
            </w:tcBorders>
            <w:shd w:val="clear" w:color="auto" w:fill="FFFFFF" w:themeFill="background1"/>
            <w:tcMar/>
          </w:tcPr>
          <w:p w:rsidRPr="00CC0718" w:rsidR="00C71DC8" w:rsidP="00244814" w:rsidRDefault="00C71DC8" w14:paraId="76FB04B0" w14:textId="77777777">
            <w:pPr>
              <w:rPr>
                <w:color w:val="000000"/>
                <w:spacing w:val="-2"/>
                <w:sz w:val="18"/>
              </w:rPr>
            </w:pPr>
          </w:p>
        </w:tc>
      </w:tr>
      <w:tr w:rsidRPr="00CC0718" w:rsidR="00C71DC8" w:rsidTr="3A33D0EC" w14:paraId="334697FB" w14:textId="77777777">
        <w:trPr>
          <w:trHeight w:val="444" w:hRule="exact"/>
        </w:trPr>
        <w:tc>
          <w:tcPr>
            <w:tcW w:w="10717" w:type="dxa"/>
            <w:gridSpan w:val="8"/>
            <w:tcBorders>
              <w:top w:val="single" w:color="8FB6EA" w:sz="5" w:space="0"/>
            </w:tcBorders>
            <w:tcMar/>
          </w:tcPr>
          <w:p w:rsidRPr="00CC0718" w:rsidR="00C71DC8" w:rsidP="00244814" w:rsidRDefault="00C71DC8" w14:paraId="0A2E74E1" w14:textId="77777777"/>
        </w:tc>
      </w:tr>
      <w:tr w:rsidRPr="00CC0718" w:rsidR="00C71DC8" w:rsidTr="3A33D0EC" w14:paraId="032DFF45" w14:textId="77777777">
        <w:trPr>
          <w:trHeight w:val="602" w:hRule="exact"/>
        </w:trPr>
        <w:tc>
          <w:tcPr>
            <w:tcW w:w="10717" w:type="dxa"/>
            <w:gridSpan w:val="8"/>
            <w:shd w:val="clear" w:color="auto" w:fill="FFFFFF" w:themeFill="background1"/>
            <w:tcMar/>
          </w:tcPr>
          <w:p w:rsidRPr="00CC0718" w:rsidR="00C71DC8" w:rsidP="00244814" w:rsidRDefault="00C71DC8" w14:paraId="36415386" w14:textId="77777777">
            <w:pPr>
              <w:rPr>
                <w:b/>
                <w:color w:val="5C83B4"/>
                <w:spacing w:val="-2"/>
                <w:sz w:val="24"/>
              </w:rPr>
            </w:pPr>
          </w:p>
        </w:tc>
      </w:tr>
      <w:tr w:rsidRPr="00CC0718" w:rsidR="00C71DC8" w:rsidTr="3A33D0EC" w14:paraId="0BF999FC" w14:textId="77777777">
        <w:trPr>
          <w:trHeight w:val="459" w:hRule="exact"/>
        </w:trPr>
        <w:tc>
          <w:tcPr>
            <w:tcW w:w="1805" w:type="dxa"/>
            <w:shd w:val="clear" w:color="auto" w:fill="FFFFFF" w:themeFill="background1"/>
            <w:tcMar/>
          </w:tcPr>
          <w:p w:rsidRPr="00CC0718" w:rsidR="00C71DC8" w:rsidP="00244814" w:rsidRDefault="00C71DC8" w14:paraId="16A6A767" w14:textId="77777777">
            <w:pPr>
              <w:rPr>
                <w:b/>
                <w:color w:val="5C83B4"/>
                <w:spacing w:val="-2"/>
                <w:sz w:val="24"/>
              </w:rPr>
            </w:pPr>
            <w:r w:rsidRPr="00CC0718">
              <w:rPr>
                <w:b/>
                <w:color w:val="5C83B4"/>
                <w:spacing w:val="-2"/>
                <w:sz w:val="24"/>
              </w:rPr>
              <w:t>Nickname:</w:t>
            </w:r>
          </w:p>
        </w:tc>
        <w:tc>
          <w:tcPr>
            <w:tcW w:w="8912" w:type="dxa"/>
            <w:gridSpan w:val="7"/>
            <w:vMerge w:val="restart"/>
            <w:shd w:val="clear" w:color="auto" w:fill="FFFFFF" w:themeFill="background1"/>
            <w:tcMar/>
          </w:tcPr>
          <w:p w:rsidRPr="00CC0718" w:rsidR="00C71DC8" w:rsidP="00244814" w:rsidRDefault="00C71DC8" w14:paraId="1270C9C7" w14:textId="77777777">
            <w:pPr>
              <w:rPr>
                <w:b/>
                <w:color w:val="5C83B4"/>
                <w:spacing w:val="-2"/>
                <w:sz w:val="24"/>
              </w:rPr>
            </w:pPr>
            <w:r w:rsidRPr="00CC0718">
              <w:rPr>
                <w:b/>
                <w:color w:val="5C83B4"/>
                <w:spacing w:val="-2"/>
                <w:sz w:val="24"/>
              </w:rPr>
              <w:t>Codes\\AXIAL CODE\\Q4 a- Structure of the club\EXECUTIVE AND SPECIALIZED ROLES\Fundraising in charge of sales</w:t>
            </w:r>
          </w:p>
        </w:tc>
      </w:tr>
      <w:tr w:rsidRPr="00CC0718" w:rsidR="00C71DC8" w:rsidTr="3A33D0EC" w14:paraId="4059729C" w14:textId="77777777">
        <w:trPr>
          <w:trHeight w:val="444" w:hRule="exact"/>
        </w:trPr>
        <w:tc>
          <w:tcPr>
            <w:tcW w:w="1805" w:type="dxa"/>
            <w:shd w:val="clear" w:color="auto" w:fill="FFFFFF" w:themeFill="background1"/>
            <w:tcMar/>
          </w:tcPr>
          <w:p w:rsidRPr="00CC0718" w:rsidR="00C71DC8" w:rsidP="00244814" w:rsidRDefault="00C71DC8" w14:paraId="0194FEFD" w14:textId="77777777">
            <w:pPr>
              <w:rPr>
                <w:b/>
                <w:color w:val="5C83B4"/>
                <w:spacing w:val="-2"/>
                <w:sz w:val="24"/>
              </w:rPr>
            </w:pPr>
            <w:r w:rsidRPr="00CC0718">
              <w:rPr>
                <w:b/>
                <w:color w:val="5C83B4"/>
                <w:spacing w:val="-2"/>
                <w:sz w:val="24"/>
              </w:rPr>
              <w:t>Classification:</w:t>
            </w:r>
          </w:p>
        </w:tc>
        <w:tc>
          <w:tcPr>
            <w:tcW w:w="8912" w:type="dxa"/>
            <w:gridSpan w:val="7"/>
            <w:vMerge/>
            <w:tcMar/>
          </w:tcPr>
          <w:p w:rsidRPr="00CC0718" w:rsidR="00C71DC8" w:rsidP="00244814" w:rsidRDefault="00C71DC8" w14:paraId="4C06EA5B" w14:textId="77777777"/>
        </w:tc>
      </w:tr>
      <w:tr w:rsidRPr="00CC0718" w:rsidR="00C71DC8" w:rsidTr="3A33D0EC" w14:paraId="2DD44E1D" w14:textId="77777777">
        <w:trPr>
          <w:trHeight w:val="458" w:hRule="exact"/>
        </w:trPr>
        <w:tc>
          <w:tcPr>
            <w:tcW w:w="1805" w:type="dxa"/>
            <w:shd w:val="clear" w:color="auto" w:fill="FFFFFF" w:themeFill="background1"/>
            <w:tcMar/>
          </w:tcPr>
          <w:p w:rsidRPr="00CC0718" w:rsidR="00C71DC8" w:rsidP="00244814" w:rsidRDefault="00C71DC8" w14:paraId="428EAFE6" w14:textId="77777777">
            <w:pPr>
              <w:rPr>
                <w:b/>
                <w:color w:val="5C83B4"/>
                <w:spacing w:val="-2"/>
                <w:sz w:val="24"/>
              </w:rPr>
            </w:pPr>
            <w:r w:rsidRPr="00CC0718">
              <w:rPr>
                <w:b/>
                <w:color w:val="5C83B4"/>
                <w:spacing w:val="-2"/>
                <w:sz w:val="24"/>
              </w:rPr>
              <w:t>Aggregated:</w:t>
            </w:r>
          </w:p>
        </w:tc>
        <w:tc>
          <w:tcPr>
            <w:tcW w:w="8912" w:type="dxa"/>
            <w:gridSpan w:val="7"/>
            <w:shd w:val="clear" w:color="auto" w:fill="FFFFFF" w:themeFill="background1"/>
            <w:tcMar/>
          </w:tcPr>
          <w:p w:rsidRPr="00CC0718" w:rsidR="00C71DC8" w:rsidP="00244814" w:rsidRDefault="00C71DC8" w14:paraId="76FEF39A" w14:textId="77777777">
            <w:pPr>
              <w:rPr>
                <w:b/>
                <w:color w:val="5C83B4"/>
                <w:spacing w:val="-2"/>
                <w:sz w:val="24"/>
              </w:rPr>
            </w:pPr>
            <w:r w:rsidRPr="00CC0718">
              <w:rPr>
                <w:b/>
                <w:color w:val="5C83B4"/>
                <w:spacing w:val="-2"/>
                <w:sz w:val="24"/>
              </w:rPr>
              <w:t>No</w:t>
            </w:r>
          </w:p>
        </w:tc>
      </w:tr>
      <w:tr w:rsidRPr="00CC0718" w:rsidR="00C71DC8" w:rsidTr="3A33D0EC" w14:paraId="43E9990F" w14:textId="77777777">
        <w:trPr>
          <w:trHeight w:val="344" w:hRule="exact"/>
        </w:trPr>
        <w:tc>
          <w:tcPr>
            <w:tcW w:w="3381" w:type="dxa"/>
            <w:gridSpan w:val="2"/>
            <w:tcBorders>
              <w:bottom w:val="single" w:color="8FB6EA" w:sz="5" w:space="0"/>
            </w:tcBorders>
            <w:shd w:val="clear" w:color="auto" w:fill="FFFFFF" w:themeFill="background1"/>
            <w:tcMar/>
          </w:tcPr>
          <w:p w:rsidRPr="00CC0718" w:rsidR="00C71DC8" w:rsidP="00244814" w:rsidRDefault="00C71DC8" w14:paraId="44C5690E" w14:textId="77777777">
            <w:pPr>
              <w:rPr>
                <w:color w:val="000000"/>
                <w:spacing w:val="-2"/>
                <w:sz w:val="18"/>
              </w:rPr>
            </w:pPr>
            <w:r w:rsidRPr="00CC0718">
              <w:rPr>
                <w:color w:val="000000"/>
                <w:spacing w:val="-2"/>
                <w:sz w:val="18"/>
              </w:rPr>
              <w:t>Document</w:t>
            </w:r>
          </w:p>
        </w:tc>
        <w:tc>
          <w:tcPr>
            <w:tcW w:w="1132" w:type="dxa"/>
            <w:tcBorders>
              <w:bottom w:val="single" w:color="8FB6EA" w:sz="5" w:space="0"/>
            </w:tcBorders>
            <w:shd w:val="clear" w:color="auto" w:fill="FFFFFF" w:themeFill="background1"/>
            <w:tcMar/>
          </w:tcPr>
          <w:p w:rsidRPr="00CC0718" w:rsidR="00C71DC8" w:rsidP="00244814" w:rsidRDefault="00C71DC8" w14:paraId="645C129A" w14:textId="77777777">
            <w:pPr>
              <w:rPr>
                <w:color w:val="000000"/>
                <w:spacing w:val="-2"/>
                <w:sz w:val="18"/>
              </w:rPr>
            </w:pPr>
            <w:r w:rsidRPr="00CC0718">
              <w:rPr>
                <w:color w:val="000000"/>
                <w:spacing w:val="-2"/>
                <w:sz w:val="18"/>
              </w:rPr>
              <w:t>1</w:t>
            </w:r>
          </w:p>
        </w:tc>
        <w:tc>
          <w:tcPr>
            <w:tcW w:w="1576" w:type="dxa"/>
            <w:gridSpan w:val="2"/>
            <w:tcBorders>
              <w:bottom w:val="single" w:color="8FB6EA" w:sz="5" w:space="0"/>
            </w:tcBorders>
            <w:shd w:val="clear" w:color="auto" w:fill="FFFFFF" w:themeFill="background1"/>
            <w:tcMar/>
          </w:tcPr>
          <w:p w:rsidRPr="00CC0718" w:rsidR="00C71DC8" w:rsidP="00244814" w:rsidRDefault="00C71DC8" w14:paraId="3B4299F4" w14:textId="77777777">
            <w:pPr>
              <w:rPr>
                <w:color w:val="000000"/>
                <w:spacing w:val="-2"/>
                <w:sz w:val="18"/>
              </w:rPr>
            </w:pPr>
            <w:r w:rsidRPr="00CC0718">
              <w:rPr>
                <w:color w:val="000000"/>
                <w:spacing w:val="-2"/>
                <w:sz w:val="18"/>
              </w:rPr>
              <w:t>2</w:t>
            </w:r>
          </w:p>
        </w:tc>
        <w:tc>
          <w:tcPr>
            <w:tcW w:w="1362" w:type="dxa"/>
            <w:tcBorders>
              <w:bottom w:val="single" w:color="8FB6EA" w:sz="5" w:space="0"/>
            </w:tcBorders>
            <w:shd w:val="clear" w:color="auto" w:fill="FFFFFF" w:themeFill="background1"/>
            <w:tcMar/>
          </w:tcPr>
          <w:p w:rsidRPr="00CC0718" w:rsidR="00C71DC8" w:rsidP="00244814" w:rsidRDefault="00C71DC8" w14:paraId="0518F0B9" w14:textId="77777777">
            <w:pPr>
              <w:rPr>
                <w:color w:val="000000"/>
                <w:spacing w:val="-2"/>
                <w:sz w:val="18"/>
              </w:rPr>
            </w:pPr>
            <w:r w:rsidRPr="00CC0718">
              <w:rPr>
                <w:color w:val="000000"/>
                <w:spacing w:val="-2"/>
                <w:sz w:val="18"/>
              </w:rPr>
              <w:t>64</w:t>
            </w:r>
          </w:p>
        </w:tc>
        <w:tc>
          <w:tcPr>
            <w:tcW w:w="1690" w:type="dxa"/>
            <w:tcBorders>
              <w:bottom w:val="single" w:color="8FB6EA" w:sz="5" w:space="0"/>
            </w:tcBorders>
            <w:shd w:val="clear" w:color="auto" w:fill="FFFFFF" w:themeFill="background1"/>
            <w:tcMar/>
          </w:tcPr>
          <w:p w:rsidRPr="00CC0718" w:rsidR="00C71DC8" w:rsidP="00244814" w:rsidRDefault="00C71DC8" w14:paraId="28D79CD6" w14:textId="77777777">
            <w:pPr>
              <w:rPr>
                <w:color w:val="000000"/>
                <w:spacing w:val="-2"/>
                <w:sz w:val="18"/>
              </w:rPr>
            </w:pPr>
            <w:r w:rsidRPr="00CC0718">
              <w:rPr>
                <w:color w:val="000000"/>
                <w:spacing w:val="-2"/>
                <w:sz w:val="18"/>
              </w:rPr>
              <w:t>2</w:t>
            </w:r>
          </w:p>
        </w:tc>
        <w:tc>
          <w:tcPr>
            <w:tcW w:w="1576" w:type="dxa"/>
            <w:tcBorders>
              <w:bottom w:val="single" w:color="8FB6EA" w:sz="5" w:space="0"/>
            </w:tcBorders>
            <w:shd w:val="clear" w:color="auto" w:fill="FFFFFF" w:themeFill="background1"/>
            <w:tcMar/>
          </w:tcPr>
          <w:p w:rsidRPr="00CC0718" w:rsidR="00C71DC8" w:rsidP="00244814" w:rsidRDefault="00C71DC8" w14:paraId="72A876FC" w14:textId="77777777">
            <w:pPr>
              <w:rPr>
                <w:color w:val="000000"/>
                <w:spacing w:val="-2"/>
                <w:sz w:val="18"/>
              </w:rPr>
            </w:pPr>
          </w:p>
        </w:tc>
      </w:tr>
      <w:tr w:rsidRPr="00CC0718" w:rsidR="00C71DC8" w:rsidTr="3A33D0EC" w14:paraId="1B0A312E" w14:textId="77777777">
        <w:trPr>
          <w:trHeight w:val="444" w:hRule="exact"/>
        </w:trPr>
        <w:tc>
          <w:tcPr>
            <w:tcW w:w="10717" w:type="dxa"/>
            <w:gridSpan w:val="8"/>
            <w:tcBorders>
              <w:top w:val="single" w:color="8FB6EA" w:sz="5" w:space="0"/>
            </w:tcBorders>
            <w:tcMar/>
          </w:tcPr>
          <w:p w:rsidRPr="00CC0718" w:rsidR="00C71DC8" w:rsidP="00244814" w:rsidRDefault="00C71DC8" w14:paraId="73A1A37F" w14:textId="77777777"/>
        </w:tc>
      </w:tr>
      <w:tr w:rsidRPr="00CC0718" w:rsidR="00C71DC8" w:rsidTr="3A33D0EC" w14:paraId="2C9055D9" w14:textId="77777777">
        <w:trPr>
          <w:trHeight w:val="344" w:hRule="exact"/>
        </w:trPr>
        <w:tc>
          <w:tcPr>
            <w:tcW w:w="10717" w:type="dxa"/>
            <w:gridSpan w:val="8"/>
            <w:shd w:val="clear" w:color="auto" w:fill="FFFFFF" w:themeFill="background1"/>
            <w:tcMar/>
          </w:tcPr>
          <w:p w:rsidRPr="00CC0718" w:rsidR="00C71DC8" w:rsidP="00244814" w:rsidRDefault="00C71DC8" w14:paraId="710D76B8" w14:textId="77777777">
            <w:pPr>
              <w:rPr>
                <w:b/>
                <w:color w:val="5C83B4"/>
                <w:spacing w:val="-2"/>
                <w:sz w:val="24"/>
              </w:rPr>
            </w:pPr>
          </w:p>
        </w:tc>
      </w:tr>
      <w:tr w:rsidRPr="00CC0718" w:rsidR="00C71DC8" w:rsidTr="3A33D0EC" w14:paraId="1CFF173C" w14:textId="77777777">
        <w:trPr>
          <w:trHeight w:val="444" w:hRule="exact"/>
        </w:trPr>
        <w:tc>
          <w:tcPr>
            <w:tcW w:w="1805" w:type="dxa"/>
            <w:shd w:val="clear" w:color="auto" w:fill="FFFFFF" w:themeFill="background1"/>
            <w:tcMar/>
          </w:tcPr>
          <w:p w:rsidRPr="00CC0718" w:rsidR="00C71DC8" w:rsidP="00244814" w:rsidRDefault="00C71DC8" w14:paraId="383A39FA" w14:textId="77777777">
            <w:pPr>
              <w:rPr>
                <w:b/>
                <w:color w:val="5C83B4"/>
                <w:spacing w:val="-2"/>
                <w:sz w:val="24"/>
              </w:rPr>
            </w:pPr>
            <w:r w:rsidRPr="00CC0718">
              <w:rPr>
                <w:b/>
                <w:color w:val="5C83B4"/>
                <w:spacing w:val="-2"/>
                <w:sz w:val="24"/>
              </w:rPr>
              <w:t>Nickname:</w:t>
            </w:r>
          </w:p>
        </w:tc>
        <w:tc>
          <w:tcPr>
            <w:tcW w:w="8912" w:type="dxa"/>
            <w:gridSpan w:val="7"/>
            <w:vMerge w:val="restart"/>
            <w:shd w:val="clear" w:color="auto" w:fill="FFFFFF" w:themeFill="background1"/>
            <w:tcMar/>
          </w:tcPr>
          <w:p w:rsidRPr="00CC0718" w:rsidR="00C71DC8" w:rsidP="00244814" w:rsidRDefault="00C71DC8" w14:paraId="2CCF04FD" w14:textId="77777777">
            <w:pPr>
              <w:rPr>
                <w:b/>
                <w:color w:val="5C83B4"/>
                <w:spacing w:val="-2"/>
                <w:sz w:val="24"/>
              </w:rPr>
            </w:pPr>
            <w:r w:rsidRPr="00CC0718">
              <w:rPr>
                <w:b/>
                <w:color w:val="5C83B4"/>
                <w:spacing w:val="-2"/>
                <w:sz w:val="24"/>
              </w:rPr>
              <w:t>Codes\\AXIAL CODE\\Q4 a- Structure of the club\EXECUTIVE AND SPECIALIZED ROLES\Moderators set rule</w:t>
            </w:r>
          </w:p>
        </w:tc>
      </w:tr>
      <w:tr w:rsidRPr="00CC0718" w:rsidR="00C71DC8" w:rsidTr="3A33D0EC" w14:paraId="26975A5A" w14:textId="77777777">
        <w:trPr>
          <w:trHeight w:val="459" w:hRule="exact"/>
        </w:trPr>
        <w:tc>
          <w:tcPr>
            <w:tcW w:w="1805" w:type="dxa"/>
            <w:shd w:val="clear" w:color="auto" w:fill="FFFFFF" w:themeFill="background1"/>
            <w:tcMar/>
          </w:tcPr>
          <w:p w:rsidRPr="00CC0718" w:rsidR="00C71DC8" w:rsidP="00244814" w:rsidRDefault="00C71DC8" w14:paraId="012B0A8E" w14:textId="77777777">
            <w:pPr>
              <w:rPr>
                <w:b/>
                <w:color w:val="5C83B4"/>
                <w:spacing w:val="-2"/>
                <w:sz w:val="24"/>
              </w:rPr>
            </w:pPr>
            <w:r w:rsidRPr="00CC0718">
              <w:rPr>
                <w:b/>
                <w:color w:val="5C83B4"/>
                <w:spacing w:val="-2"/>
                <w:sz w:val="24"/>
              </w:rPr>
              <w:t>Classification:</w:t>
            </w:r>
          </w:p>
        </w:tc>
        <w:tc>
          <w:tcPr>
            <w:tcW w:w="8912" w:type="dxa"/>
            <w:gridSpan w:val="7"/>
            <w:vMerge/>
            <w:tcMar/>
          </w:tcPr>
          <w:p w:rsidRPr="00CC0718" w:rsidR="00C71DC8" w:rsidP="00244814" w:rsidRDefault="00C71DC8" w14:paraId="6B408E13" w14:textId="77777777"/>
        </w:tc>
      </w:tr>
      <w:tr w:rsidRPr="00CC0718" w:rsidR="00C71DC8" w:rsidTr="3A33D0EC" w14:paraId="01F96A21" w14:textId="77777777">
        <w:trPr>
          <w:trHeight w:val="444" w:hRule="exact"/>
        </w:trPr>
        <w:tc>
          <w:tcPr>
            <w:tcW w:w="1805" w:type="dxa"/>
            <w:shd w:val="clear" w:color="auto" w:fill="FFFFFF" w:themeFill="background1"/>
            <w:tcMar/>
          </w:tcPr>
          <w:p w:rsidRPr="00CC0718" w:rsidR="00C71DC8" w:rsidP="00244814" w:rsidRDefault="00C71DC8" w14:paraId="1771FFD8" w14:textId="77777777">
            <w:pPr>
              <w:rPr>
                <w:b/>
                <w:color w:val="5C83B4"/>
                <w:spacing w:val="-2"/>
                <w:sz w:val="24"/>
              </w:rPr>
            </w:pPr>
            <w:r w:rsidRPr="00CC0718">
              <w:rPr>
                <w:b/>
                <w:color w:val="5C83B4"/>
                <w:spacing w:val="-2"/>
                <w:sz w:val="24"/>
              </w:rPr>
              <w:t>Aggregated:</w:t>
            </w:r>
          </w:p>
        </w:tc>
        <w:tc>
          <w:tcPr>
            <w:tcW w:w="8912" w:type="dxa"/>
            <w:gridSpan w:val="7"/>
            <w:shd w:val="clear" w:color="auto" w:fill="FFFFFF" w:themeFill="background1"/>
            <w:tcMar/>
          </w:tcPr>
          <w:p w:rsidRPr="00CC0718" w:rsidR="00C71DC8" w:rsidP="00244814" w:rsidRDefault="00C71DC8" w14:paraId="0B70D072" w14:textId="77777777">
            <w:pPr>
              <w:rPr>
                <w:b/>
                <w:color w:val="5C83B4"/>
                <w:spacing w:val="-2"/>
                <w:sz w:val="24"/>
              </w:rPr>
            </w:pPr>
            <w:r w:rsidRPr="00CC0718">
              <w:rPr>
                <w:b/>
                <w:color w:val="5C83B4"/>
                <w:spacing w:val="-2"/>
                <w:sz w:val="24"/>
              </w:rPr>
              <w:t>No</w:t>
            </w:r>
          </w:p>
        </w:tc>
      </w:tr>
      <w:tr w:rsidRPr="00CC0718" w:rsidR="00C71DC8" w:rsidTr="3A33D0EC" w14:paraId="4ECD5693" w14:textId="77777777">
        <w:trPr>
          <w:trHeight w:val="344" w:hRule="exact"/>
        </w:trPr>
        <w:tc>
          <w:tcPr>
            <w:tcW w:w="3381" w:type="dxa"/>
            <w:gridSpan w:val="2"/>
            <w:tcBorders>
              <w:bottom w:val="single" w:color="8FB6EA" w:sz="5" w:space="0"/>
            </w:tcBorders>
            <w:shd w:val="clear" w:color="auto" w:fill="FFFFFF" w:themeFill="background1"/>
            <w:tcMar/>
          </w:tcPr>
          <w:p w:rsidRPr="00CC0718" w:rsidR="00C71DC8" w:rsidP="00244814" w:rsidRDefault="00C71DC8" w14:paraId="586916C1" w14:textId="77777777">
            <w:pPr>
              <w:rPr>
                <w:color w:val="000000"/>
                <w:spacing w:val="-2"/>
                <w:sz w:val="18"/>
              </w:rPr>
            </w:pPr>
            <w:r w:rsidRPr="00CC0718">
              <w:rPr>
                <w:color w:val="000000"/>
                <w:spacing w:val="-2"/>
                <w:sz w:val="18"/>
              </w:rPr>
              <w:t>Document</w:t>
            </w:r>
          </w:p>
        </w:tc>
        <w:tc>
          <w:tcPr>
            <w:tcW w:w="1132" w:type="dxa"/>
            <w:tcBorders>
              <w:bottom w:val="single" w:color="8FB6EA" w:sz="5" w:space="0"/>
            </w:tcBorders>
            <w:shd w:val="clear" w:color="auto" w:fill="FFFFFF" w:themeFill="background1"/>
            <w:tcMar/>
          </w:tcPr>
          <w:p w:rsidRPr="00CC0718" w:rsidR="00C71DC8" w:rsidP="00244814" w:rsidRDefault="00C71DC8" w14:paraId="529ACEBE" w14:textId="77777777">
            <w:pPr>
              <w:rPr>
                <w:color w:val="000000"/>
                <w:spacing w:val="-2"/>
                <w:sz w:val="18"/>
              </w:rPr>
            </w:pPr>
            <w:r w:rsidRPr="00CC0718">
              <w:rPr>
                <w:color w:val="000000"/>
                <w:spacing w:val="-2"/>
                <w:sz w:val="18"/>
              </w:rPr>
              <w:t>1</w:t>
            </w:r>
          </w:p>
        </w:tc>
        <w:tc>
          <w:tcPr>
            <w:tcW w:w="1576" w:type="dxa"/>
            <w:gridSpan w:val="2"/>
            <w:tcBorders>
              <w:bottom w:val="single" w:color="8FB6EA" w:sz="5" w:space="0"/>
            </w:tcBorders>
            <w:shd w:val="clear" w:color="auto" w:fill="FFFFFF" w:themeFill="background1"/>
            <w:tcMar/>
          </w:tcPr>
          <w:p w:rsidRPr="00CC0718" w:rsidR="00C71DC8" w:rsidP="00244814" w:rsidRDefault="00C71DC8" w14:paraId="17FA3DB2" w14:textId="77777777">
            <w:pPr>
              <w:rPr>
                <w:color w:val="000000"/>
                <w:spacing w:val="-2"/>
                <w:sz w:val="18"/>
              </w:rPr>
            </w:pPr>
            <w:r w:rsidRPr="00CC0718">
              <w:rPr>
                <w:color w:val="000000"/>
                <w:spacing w:val="-2"/>
                <w:sz w:val="18"/>
              </w:rPr>
              <w:t>2</w:t>
            </w:r>
          </w:p>
        </w:tc>
        <w:tc>
          <w:tcPr>
            <w:tcW w:w="1362" w:type="dxa"/>
            <w:tcBorders>
              <w:bottom w:val="single" w:color="8FB6EA" w:sz="5" w:space="0"/>
            </w:tcBorders>
            <w:shd w:val="clear" w:color="auto" w:fill="FFFFFF" w:themeFill="background1"/>
            <w:tcMar/>
          </w:tcPr>
          <w:p w:rsidRPr="00CC0718" w:rsidR="00C71DC8" w:rsidP="00244814" w:rsidRDefault="00C71DC8" w14:paraId="761D9400" w14:textId="77777777">
            <w:pPr>
              <w:rPr>
                <w:color w:val="000000"/>
                <w:spacing w:val="-2"/>
                <w:sz w:val="18"/>
              </w:rPr>
            </w:pPr>
            <w:r w:rsidRPr="00CC0718">
              <w:rPr>
                <w:color w:val="000000"/>
                <w:spacing w:val="-2"/>
                <w:sz w:val="18"/>
              </w:rPr>
              <w:t>12</w:t>
            </w:r>
          </w:p>
        </w:tc>
        <w:tc>
          <w:tcPr>
            <w:tcW w:w="1690" w:type="dxa"/>
            <w:tcBorders>
              <w:bottom w:val="single" w:color="8FB6EA" w:sz="5" w:space="0"/>
            </w:tcBorders>
            <w:shd w:val="clear" w:color="auto" w:fill="FFFFFF" w:themeFill="background1"/>
            <w:tcMar/>
          </w:tcPr>
          <w:p w:rsidRPr="00CC0718" w:rsidR="00C71DC8" w:rsidP="00244814" w:rsidRDefault="00C71DC8" w14:paraId="67C3C8FF" w14:textId="77777777">
            <w:pPr>
              <w:rPr>
                <w:color w:val="000000"/>
                <w:spacing w:val="-2"/>
                <w:sz w:val="18"/>
              </w:rPr>
            </w:pPr>
            <w:r w:rsidRPr="00CC0718">
              <w:rPr>
                <w:color w:val="000000"/>
                <w:spacing w:val="-2"/>
                <w:sz w:val="18"/>
              </w:rPr>
              <w:t>2</w:t>
            </w:r>
          </w:p>
        </w:tc>
        <w:tc>
          <w:tcPr>
            <w:tcW w:w="1576" w:type="dxa"/>
            <w:tcBorders>
              <w:bottom w:val="single" w:color="8FB6EA" w:sz="5" w:space="0"/>
            </w:tcBorders>
            <w:shd w:val="clear" w:color="auto" w:fill="FFFFFF" w:themeFill="background1"/>
            <w:tcMar/>
          </w:tcPr>
          <w:p w:rsidRPr="00CC0718" w:rsidR="00C71DC8" w:rsidP="00244814" w:rsidRDefault="00C71DC8" w14:paraId="5D02C85C" w14:textId="77777777">
            <w:pPr>
              <w:rPr>
                <w:color w:val="000000"/>
                <w:spacing w:val="-2"/>
                <w:sz w:val="18"/>
              </w:rPr>
            </w:pPr>
          </w:p>
        </w:tc>
      </w:tr>
      <w:tr w:rsidRPr="00CC0718" w:rsidR="00C71DC8" w:rsidTr="3A33D0EC" w14:paraId="471A90F8" w14:textId="77777777">
        <w:trPr>
          <w:trHeight w:val="444" w:hRule="exact"/>
        </w:trPr>
        <w:tc>
          <w:tcPr>
            <w:tcW w:w="10717" w:type="dxa"/>
            <w:gridSpan w:val="8"/>
            <w:tcBorders>
              <w:top w:val="single" w:color="8FB6EA" w:sz="5" w:space="0"/>
            </w:tcBorders>
            <w:tcMar/>
          </w:tcPr>
          <w:p w:rsidRPr="00CC0718" w:rsidR="00C71DC8" w:rsidP="00244814" w:rsidRDefault="00C71DC8" w14:paraId="367F277C" w14:textId="77777777"/>
        </w:tc>
      </w:tr>
      <w:tr w:rsidRPr="00CC0718" w:rsidR="00C71DC8" w:rsidTr="3A33D0EC" w14:paraId="49F5BE1D" w14:textId="77777777">
        <w:trPr>
          <w:trHeight w:val="344" w:hRule="exact"/>
        </w:trPr>
        <w:tc>
          <w:tcPr>
            <w:tcW w:w="10717" w:type="dxa"/>
            <w:gridSpan w:val="8"/>
            <w:shd w:val="clear" w:color="auto" w:fill="FFFFFF" w:themeFill="background1"/>
            <w:tcMar/>
          </w:tcPr>
          <w:p w:rsidRPr="00CC0718" w:rsidR="00C71DC8" w:rsidP="00244814" w:rsidRDefault="00C71DC8" w14:paraId="61385A86" w14:textId="77777777">
            <w:pPr>
              <w:rPr>
                <w:b/>
                <w:color w:val="5C83B4"/>
                <w:spacing w:val="-2"/>
                <w:sz w:val="24"/>
              </w:rPr>
            </w:pPr>
          </w:p>
        </w:tc>
      </w:tr>
      <w:tr w:rsidRPr="00CC0718" w:rsidR="00C71DC8" w:rsidTr="3A33D0EC" w14:paraId="4DC0064A" w14:textId="77777777">
        <w:trPr>
          <w:trHeight w:val="444" w:hRule="exact"/>
        </w:trPr>
        <w:tc>
          <w:tcPr>
            <w:tcW w:w="1805" w:type="dxa"/>
            <w:shd w:val="clear" w:color="auto" w:fill="FFFFFF" w:themeFill="background1"/>
            <w:tcMar/>
          </w:tcPr>
          <w:p w:rsidRPr="00CC0718" w:rsidR="00C71DC8" w:rsidP="00244814" w:rsidRDefault="00C71DC8" w14:paraId="738B4CE7" w14:textId="77777777">
            <w:pPr>
              <w:rPr>
                <w:b/>
                <w:color w:val="5C83B4"/>
                <w:spacing w:val="-2"/>
                <w:sz w:val="24"/>
              </w:rPr>
            </w:pPr>
            <w:r w:rsidRPr="00CC0718">
              <w:rPr>
                <w:b/>
                <w:color w:val="5C83B4"/>
                <w:spacing w:val="-2"/>
                <w:sz w:val="24"/>
              </w:rPr>
              <w:t>Nickname:</w:t>
            </w:r>
          </w:p>
        </w:tc>
        <w:tc>
          <w:tcPr>
            <w:tcW w:w="8912" w:type="dxa"/>
            <w:gridSpan w:val="7"/>
            <w:vMerge w:val="restart"/>
            <w:shd w:val="clear" w:color="auto" w:fill="FFFFFF" w:themeFill="background1"/>
            <w:tcMar/>
          </w:tcPr>
          <w:p w:rsidRPr="00CC0718" w:rsidR="00C71DC8" w:rsidP="00244814" w:rsidRDefault="00C71DC8" w14:paraId="4212291D" w14:textId="77777777">
            <w:pPr>
              <w:rPr>
                <w:b/>
                <w:color w:val="5C83B4"/>
                <w:spacing w:val="-2"/>
                <w:sz w:val="24"/>
              </w:rPr>
            </w:pPr>
            <w:r w:rsidRPr="00CC0718">
              <w:rPr>
                <w:b/>
                <w:color w:val="5C83B4"/>
                <w:spacing w:val="-2"/>
                <w:sz w:val="24"/>
              </w:rPr>
              <w:t>Codes\\AXIAL CODE\\Q4 a- Structure of the club\EXECUTIVE AND SPECIALIZED ROLES\Operations Chair</w:t>
            </w:r>
          </w:p>
        </w:tc>
      </w:tr>
      <w:tr w:rsidRPr="00CC0718" w:rsidR="00C71DC8" w:rsidTr="3A33D0EC" w14:paraId="4159423F" w14:textId="77777777">
        <w:trPr>
          <w:trHeight w:val="459" w:hRule="exact"/>
        </w:trPr>
        <w:tc>
          <w:tcPr>
            <w:tcW w:w="1805" w:type="dxa"/>
            <w:shd w:val="clear" w:color="auto" w:fill="FFFFFF" w:themeFill="background1"/>
            <w:tcMar/>
          </w:tcPr>
          <w:p w:rsidRPr="00CC0718" w:rsidR="00C71DC8" w:rsidP="00244814" w:rsidRDefault="00C71DC8" w14:paraId="5ABE2D08" w14:textId="77777777">
            <w:pPr>
              <w:rPr>
                <w:b/>
                <w:color w:val="5C83B4"/>
                <w:spacing w:val="-2"/>
                <w:sz w:val="24"/>
              </w:rPr>
            </w:pPr>
            <w:r w:rsidRPr="00CC0718">
              <w:rPr>
                <w:b/>
                <w:color w:val="5C83B4"/>
                <w:spacing w:val="-2"/>
                <w:sz w:val="24"/>
              </w:rPr>
              <w:t>Classification:</w:t>
            </w:r>
          </w:p>
        </w:tc>
        <w:tc>
          <w:tcPr>
            <w:tcW w:w="8912" w:type="dxa"/>
            <w:gridSpan w:val="7"/>
            <w:vMerge/>
            <w:tcMar/>
          </w:tcPr>
          <w:p w:rsidRPr="00CC0718" w:rsidR="00C71DC8" w:rsidP="00244814" w:rsidRDefault="00C71DC8" w14:paraId="4CD2782D" w14:textId="77777777"/>
        </w:tc>
      </w:tr>
      <w:tr w:rsidRPr="00CC0718" w:rsidR="00C71DC8" w:rsidTr="3A33D0EC" w14:paraId="5CF82D67" w14:textId="77777777">
        <w:trPr>
          <w:trHeight w:val="444" w:hRule="exact"/>
        </w:trPr>
        <w:tc>
          <w:tcPr>
            <w:tcW w:w="1805" w:type="dxa"/>
            <w:shd w:val="clear" w:color="auto" w:fill="FFFFFF" w:themeFill="background1"/>
            <w:tcMar/>
          </w:tcPr>
          <w:p w:rsidRPr="00CC0718" w:rsidR="00C71DC8" w:rsidP="00244814" w:rsidRDefault="00C71DC8" w14:paraId="184F33F2" w14:textId="77777777">
            <w:pPr>
              <w:rPr>
                <w:b/>
                <w:color w:val="5C83B4"/>
                <w:spacing w:val="-2"/>
                <w:sz w:val="24"/>
              </w:rPr>
            </w:pPr>
            <w:r w:rsidRPr="00CC0718">
              <w:rPr>
                <w:b/>
                <w:color w:val="5C83B4"/>
                <w:spacing w:val="-2"/>
                <w:sz w:val="24"/>
              </w:rPr>
              <w:t>Aggregated:</w:t>
            </w:r>
          </w:p>
        </w:tc>
        <w:tc>
          <w:tcPr>
            <w:tcW w:w="8912" w:type="dxa"/>
            <w:gridSpan w:val="7"/>
            <w:shd w:val="clear" w:color="auto" w:fill="FFFFFF" w:themeFill="background1"/>
            <w:tcMar/>
          </w:tcPr>
          <w:p w:rsidRPr="00CC0718" w:rsidR="00C71DC8" w:rsidP="00244814" w:rsidRDefault="00C71DC8" w14:paraId="31888236" w14:textId="77777777">
            <w:pPr>
              <w:rPr>
                <w:b/>
                <w:color w:val="5C83B4"/>
                <w:spacing w:val="-2"/>
                <w:sz w:val="24"/>
              </w:rPr>
            </w:pPr>
            <w:r w:rsidRPr="00CC0718">
              <w:rPr>
                <w:b/>
                <w:color w:val="5C83B4"/>
                <w:spacing w:val="-2"/>
                <w:sz w:val="24"/>
              </w:rPr>
              <w:t>No</w:t>
            </w:r>
          </w:p>
        </w:tc>
      </w:tr>
      <w:tr w:rsidRPr="00CC0718" w:rsidR="00C71DC8" w:rsidTr="3A33D0EC" w14:paraId="26CC6902" w14:textId="77777777">
        <w:trPr>
          <w:trHeight w:val="344" w:hRule="exact"/>
        </w:trPr>
        <w:tc>
          <w:tcPr>
            <w:tcW w:w="3381" w:type="dxa"/>
            <w:gridSpan w:val="2"/>
            <w:tcBorders>
              <w:bottom w:val="single" w:color="8FB6EA" w:sz="5" w:space="0"/>
            </w:tcBorders>
            <w:shd w:val="clear" w:color="auto" w:fill="FFFFFF" w:themeFill="background1"/>
            <w:tcMar/>
          </w:tcPr>
          <w:p w:rsidRPr="00CC0718" w:rsidR="00C71DC8" w:rsidP="00244814" w:rsidRDefault="00C71DC8" w14:paraId="37F2B5D0" w14:textId="77777777">
            <w:pPr>
              <w:rPr>
                <w:color w:val="000000"/>
                <w:spacing w:val="-2"/>
                <w:sz w:val="18"/>
              </w:rPr>
            </w:pPr>
            <w:r w:rsidRPr="00CC0718">
              <w:rPr>
                <w:color w:val="000000"/>
                <w:spacing w:val="-2"/>
                <w:sz w:val="18"/>
              </w:rPr>
              <w:t>Document</w:t>
            </w:r>
          </w:p>
        </w:tc>
        <w:tc>
          <w:tcPr>
            <w:tcW w:w="1132" w:type="dxa"/>
            <w:tcBorders>
              <w:bottom w:val="single" w:color="8FB6EA" w:sz="5" w:space="0"/>
            </w:tcBorders>
            <w:shd w:val="clear" w:color="auto" w:fill="FFFFFF" w:themeFill="background1"/>
            <w:tcMar/>
          </w:tcPr>
          <w:p w:rsidRPr="00CC0718" w:rsidR="00C71DC8" w:rsidP="00244814" w:rsidRDefault="00C71DC8" w14:paraId="7535CDE4" w14:textId="77777777">
            <w:pPr>
              <w:rPr>
                <w:color w:val="000000"/>
                <w:spacing w:val="-2"/>
                <w:sz w:val="18"/>
              </w:rPr>
            </w:pPr>
            <w:r w:rsidRPr="00CC0718">
              <w:rPr>
                <w:color w:val="000000"/>
                <w:spacing w:val="-2"/>
                <w:sz w:val="18"/>
              </w:rPr>
              <w:t>1</w:t>
            </w:r>
          </w:p>
        </w:tc>
        <w:tc>
          <w:tcPr>
            <w:tcW w:w="1576" w:type="dxa"/>
            <w:gridSpan w:val="2"/>
            <w:tcBorders>
              <w:bottom w:val="single" w:color="8FB6EA" w:sz="5" w:space="0"/>
            </w:tcBorders>
            <w:shd w:val="clear" w:color="auto" w:fill="FFFFFF" w:themeFill="background1"/>
            <w:tcMar/>
          </w:tcPr>
          <w:p w:rsidRPr="00CC0718" w:rsidR="00C71DC8" w:rsidP="00244814" w:rsidRDefault="00C71DC8" w14:paraId="2C28A229" w14:textId="77777777">
            <w:pPr>
              <w:rPr>
                <w:color w:val="000000"/>
                <w:spacing w:val="-2"/>
                <w:sz w:val="18"/>
              </w:rPr>
            </w:pPr>
            <w:r w:rsidRPr="00CC0718">
              <w:rPr>
                <w:color w:val="000000"/>
                <w:spacing w:val="-2"/>
                <w:sz w:val="18"/>
              </w:rPr>
              <w:t>1</w:t>
            </w:r>
          </w:p>
        </w:tc>
        <w:tc>
          <w:tcPr>
            <w:tcW w:w="1362" w:type="dxa"/>
            <w:tcBorders>
              <w:bottom w:val="single" w:color="8FB6EA" w:sz="5" w:space="0"/>
            </w:tcBorders>
            <w:shd w:val="clear" w:color="auto" w:fill="FFFFFF" w:themeFill="background1"/>
            <w:tcMar/>
          </w:tcPr>
          <w:p w:rsidRPr="00CC0718" w:rsidR="00C71DC8" w:rsidP="00244814" w:rsidRDefault="00C71DC8" w14:paraId="2DE1BBD0" w14:textId="77777777">
            <w:pPr>
              <w:rPr>
                <w:color w:val="000000"/>
                <w:spacing w:val="-2"/>
                <w:sz w:val="18"/>
              </w:rPr>
            </w:pPr>
            <w:r w:rsidRPr="00CC0718">
              <w:rPr>
                <w:color w:val="000000"/>
                <w:spacing w:val="-2"/>
                <w:sz w:val="18"/>
              </w:rPr>
              <w:t>4</w:t>
            </w:r>
          </w:p>
        </w:tc>
        <w:tc>
          <w:tcPr>
            <w:tcW w:w="1690" w:type="dxa"/>
            <w:tcBorders>
              <w:bottom w:val="single" w:color="8FB6EA" w:sz="5" w:space="0"/>
            </w:tcBorders>
            <w:shd w:val="clear" w:color="auto" w:fill="FFFFFF" w:themeFill="background1"/>
            <w:tcMar/>
          </w:tcPr>
          <w:p w:rsidRPr="00CC0718" w:rsidR="00C71DC8" w:rsidP="00244814" w:rsidRDefault="00C71DC8" w14:paraId="47EEE7E3" w14:textId="77777777">
            <w:pPr>
              <w:rPr>
                <w:color w:val="000000"/>
                <w:spacing w:val="-2"/>
                <w:sz w:val="18"/>
              </w:rPr>
            </w:pPr>
            <w:r w:rsidRPr="00CC0718">
              <w:rPr>
                <w:color w:val="000000"/>
                <w:spacing w:val="-2"/>
                <w:sz w:val="18"/>
              </w:rPr>
              <w:t>1</w:t>
            </w:r>
          </w:p>
        </w:tc>
        <w:tc>
          <w:tcPr>
            <w:tcW w:w="1576" w:type="dxa"/>
            <w:tcBorders>
              <w:bottom w:val="single" w:color="8FB6EA" w:sz="5" w:space="0"/>
            </w:tcBorders>
            <w:shd w:val="clear" w:color="auto" w:fill="FFFFFF" w:themeFill="background1"/>
            <w:tcMar/>
          </w:tcPr>
          <w:p w:rsidRPr="00CC0718" w:rsidR="00C71DC8" w:rsidP="00244814" w:rsidRDefault="00C71DC8" w14:paraId="3342DAB0" w14:textId="77777777">
            <w:pPr>
              <w:rPr>
                <w:color w:val="000000"/>
                <w:spacing w:val="-2"/>
                <w:sz w:val="18"/>
              </w:rPr>
            </w:pPr>
          </w:p>
        </w:tc>
      </w:tr>
      <w:tr w:rsidRPr="00CC0718" w:rsidR="00C71DC8" w:rsidTr="3A33D0EC" w14:paraId="1432C92B" w14:textId="77777777">
        <w:trPr>
          <w:trHeight w:val="888" w:hRule="exact"/>
        </w:trPr>
        <w:tc>
          <w:tcPr>
            <w:tcW w:w="10717" w:type="dxa"/>
            <w:gridSpan w:val="8"/>
            <w:tcBorders>
              <w:top w:val="single" w:color="8FB6EA" w:sz="5" w:space="0"/>
            </w:tcBorders>
            <w:tcMar/>
          </w:tcPr>
          <w:p w:rsidRPr="00CC0718" w:rsidR="00C71DC8" w:rsidP="00244814" w:rsidRDefault="00C71DC8" w14:paraId="0AE527C1" w14:textId="77777777"/>
        </w:tc>
      </w:tr>
      <w:tr w:rsidRPr="00CC0718" w:rsidR="00C71DC8" w:rsidTr="3A33D0EC" w14:paraId="1BB63C83" w14:textId="77777777">
        <w:trPr>
          <w:trHeight w:val="888" w:hRule="exact"/>
        </w:trPr>
        <w:tc>
          <w:tcPr>
            <w:tcW w:w="10717" w:type="dxa"/>
            <w:gridSpan w:val="8"/>
            <w:tcMar/>
          </w:tcPr>
          <w:p w:rsidRPr="00CC0718" w:rsidR="00C71DC8" w:rsidP="00244814" w:rsidRDefault="00C71DC8" w14:paraId="7B5C36FB" w14:textId="77777777"/>
        </w:tc>
      </w:tr>
      <w:tr w:rsidRPr="00CC0718" w:rsidR="00C71DC8" w:rsidTr="3A33D0EC" w14:paraId="07336F94" w14:textId="77777777">
        <w:trPr>
          <w:trHeight w:val="459" w:hRule="exact"/>
        </w:trPr>
        <w:tc>
          <w:tcPr>
            <w:tcW w:w="5359" w:type="dxa"/>
            <w:gridSpan w:val="4"/>
            <w:shd w:val="clear" w:color="auto" w:fill="FFFFFF" w:themeFill="background1"/>
            <w:tcMar/>
          </w:tcPr>
          <w:p w:rsidRPr="00CC0718" w:rsidR="00C71DC8" w:rsidP="00244814" w:rsidRDefault="00C71DC8" w14:paraId="393C34B3" w14:textId="77777777">
            <w:pPr>
              <w:jc w:val="right"/>
              <w:rPr>
                <w:color w:val="000066"/>
                <w:spacing w:val="-2"/>
                <w:sz w:val="16"/>
              </w:rPr>
            </w:pPr>
            <w:r w:rsidRPr="00CC0718">
              <w:rPr>
                <w:color w:val="000066"/>
                <w:spacing w:val="-2"/>
                <w:sz w:val="16"/>
              </w:rPr>
              <w:lastRenderedPageBreak/>
              <w:t>Formatted Reports\\Code Summary Formatted Report</w:t>
            </w:r>
          </w:p>
        </w:tc>
        <w:tc>
          <w:tcPr>
            <w:tcW w:w="5358" w:type="dxa"/>
            <w:gridSpan w:val="4"/>
            <w:shd w:val="clear" w:color="auto" w:fill="FFFFFF" w:themeFill="background1"/>
            <w:tcMar/>
          </w:tcPr>
          <w:p w:rsidRPr="00CC0718" w:rsidR="00C71DC8" w:rsidP="00244814" w:rsidRDefault="00C71DC8" w14:paraId="55BE78F7" w14:textId="77777777">
            <w:pPr>
              <w:jc w:val="right"/>
              <w:rPr>
                <w:color w:val="000066"/>
                <w:spacing w:val="-2"/>
                <w:sz w:val="16"/>
              </w:rPr>
            </w:pPr>
            <w:r w:rsidRPr="00CC0718">
              <w:rPr>
                <w:color w:val="000066"/>
                <w:spacing w:val="-2"/>
                <w:sz w:val="16"/>
              </w:rPr>
              <w:t>Page 53 of 104</w:t>
            </w:r>
          </w:p>
        </w:tc>
      </w:tr>
      <w:tr w:rsidRPr="00CC0718" w:rsidR="00C71DC8" w:rsidTr="3A33D0EC" w14:paraId="16F58F42" w14:textId="77777777">
        <w:trPr>
          <w:trHeight w:val="444" w:hRule="exact"/>
        </w:trPr>
        <w:tc>
          <w:tcPr>
            <w:tcW w:w="10717" w:type="dxa"/>
            <w:gridSpan w:val="8"/>
            <w:shd w:val="clear" w:color="auto" w:fill="FFFFFF" w:themeFill="background1"/>
            <w:tcMar/>
            <w:vAlign w:val="center"/>
          </w:tcPr>
          <w:p w:rsidRPr="00CC0718" w:rsidR="00C71DC8" w:rsidP="00244814" w:rsidRDefault="00C71DC8" w14:paraId="5B4C3E0E" w14:textId="77777777">
            <w:pPr>
              <w:jc w:val="right"/>
              <w:rPr>
                <w:color w:val="000066"/>
                <w:spacing w:val="-2"/>
                <w:sz w:val="16"/>
              </w:rPr>
            </w:pPr>
            <w:r w:rsidRPr="00CC0718">
              <w:rPr>
                <w:color w:val="000066"/>
                <w:spacing w:val="-2"/>
                <w:sz w:val="16"/>
              </w:rPr>
              <w:t>11/13/2024 3:39 PM</w:t>
            </w:r>
          </w:p>
        </w:tc>
      </w:tr>
      <w:tr w:rsidRPr="00CC0718" w:rsidR="00C71DC8" w:rsidTr="3A33D0EC" w14:paraId="482386EF" w14:textId="77777777">
        <w:trPr>
          <w:trHeight w:val="459" w:hRule="exact"/>
        </w:trPr>
        <w:tc>
          <w:tcPr>
            <w:tcW w:w="3381" w:type="dxa"/>
            <w:gridSpan w:val="2"/>
            <w:shd w:val="clear" w:color="auto" w:fill="8FB6EA"/>
            <w:tcMar/>
          </w:tcPr>
          <w:p w:rsidRPr="00CC0718" w:rsidR="00C71DC8" w:rsidP="00244814" w:rsidRDefault="00C71DC8" w14:paraId="6585873A" w14:textId="77777777">
            <w:pPr>
              <w:rPr>
                <w:b/>
                <w:color w:val="000066"/>
                <w:spacing w:val="-2"/>
                <w:sz w:val="18"/>
              </w:rPr>
            </w:pPr>
            <w:r w:rsidRPr="00CC0718">
              <w:rPr>
                <w:b/>
                <w:color w:val="000066"/>
                <w:spacing w:val="-2"/>
                <w:sz w:val="18"/>
              </w:rPr>
              <w:t>File Type</w:t>
            </w:r>
          </w:p>
        </w:tc>
        <w:tc>
          <w:tcPr>
            <w:tcW w:w="1132" w:type="dxa"/>
            <w:shd w:val="clear" w:color="auto" w:fill="8FB6EA"/>
            <w:tcMar/>
          </w:tcPr>
          <w:p w:rsidRPr="00CC0718" w:rsidR="00C71DC8" w:rsidP="00244814" w:rsidRDefault="00C71DC8" w14:paraId="4EA1BB5F" w14:textId="77777777">
            <w:pPr>
              <w:rPr>
                <w:b/>
                <w:color w:val="000066"/>
                <w:spacing w:val="-2"/>
                <w:sz w:val="18"/>
              </w:rPr>
            </w:pPr>
            <w:r w:rsidRPr="00CC0718">
              <w:rPr>
                <w:b/>
                <w:color w:val="000066"/>
                <w:spacing w:val="-2"/>
                <w:sz w:val="18"/>
              </w:rPr>
              <w:t>Number of Files</w:t>
            </w:r>
          </w:p>
        </w:tc>
        <w:tc>
          <w:tcPr>
            <w:tcW w:w="1576" w:type="dxa"/>
            <w:gridSpan w:val="2"/>
            <w:shd w:val="clear" w:color="auto" w:fill="8FB6EA"/>
            <w:tcMar/>
          </w:tcPr>
          <w:p w:rsidRPr="00CC0718" w:rsidR="00C71DC8" w:rsidP="00244814" w:rsidRDefault="00C71DC8" w14:paraId="2D9E1CA8" w14:textId="77777777">
            <w:pPr>
              <w:rPr>
                <w:b/>
                <w:color w:val="000066"/>
                <w:spacing w:val="-2"/>
                <w:sz w:val="18"/>
              </w:rPr>
            </w:pPr>
            <w:r w:rsidRPr="00CC0718">
              <w:rPr>
                <w:b/>
                <w:color w:val="000066"/>
                <w:spacing w:val="-2"/>
                <w:sz w:val="18"/>
              </w:rPr>
              <w:t>Number of Coding References</w:t>
            </w:r>
          </w:p>
        </w:tc>
        <w:tc>
          <w:tcPr>
            <w:tcW w:w="1362" w:type="dxa"/>
            <w:shd w:val="clear" w:color="auto" w:fill="8FB6EA"/>
            <w:tcMar/>
          </w:tcPr>
          <w:p w:rsidRPr="00CC0718" w:rsidR="00C71DC8" w:rsidP="00244814" w:rsidRDefault="00C71DC8" w14:paraId="25BE1726" w14:textId="77777777">
            <w:pPr>
              <w:rPr>
                <w:b/>
                <w:color w:val="000066"/>
                <w:spacing w:val="-2"/>
                <w:sz w:val="18"/>
              </w:rPr>
            </w:pPr>
            <w:r w:rsidRPr="00CC0718">
              <w:rPr>
                <w:b/>
                <w:color w:val="000066"/>
                <w:spacing w:val="-2"/>
                <w:sz w:val="18"/>
              </w:rPr>
              <w:t>Number of Words Coded</w:t>
            </w:r>
          </w:p>
        </w:tc>
        <w:tc>
          <w:tcPr>
            <w:tcW w:w="1690" w:type="dxa"/>
            <w:shd w:val="clear" w:color="auto" w:fill="8FB6EA"/>
            <w:tcMar/>
          </w:tcPr>
          <w:p w:rsidRPr="00CC0718" w:rsidR="00C71DC8" w:rsidP="00244814" w:rsidRDefault="00C71DC8" w14:paraId="088AD68A" w14:textId="77777777">
            <w:pPr>
              <w:rPr>
                <w:b/>
                <w:color w:val="000066"/>
                <w:spacing w:val="-2"/>
                <w:sz w:val="18"/>
              </w:rPr>
            </w:pPr>
            <w:r w:rsidRPr="00CC0718">
              <w:rPr>
                <w:b/>
                <w:color w:val="000066"/>
                <w:spacing w:val="-2"/>
                <w:sz w:val="18"/>
              </w:rPr>
              <w:t>Number of Paragraphs Coded</w:t>
            </w:r>
          </w:p>
        </w:tc>
        <w:tc>
          <w:tcPr>
            <w:tcW w:w="1576" w:type="dxa"/>
            <w:shd w:val="clear" w:color="auto" w:fill="8FB6EA"/>
            <w:tcMar/>
          </w:tcPr>
          <w:p w:rsidRPr="00CC0718" w:rsidR="00C71DC8" w:rsidP="00244814" w:rsidRDefault="00C71DC8" w14:paraId="5155156B" w14:textId="77777777">
            <w:pPr>
              <w:rPr>
                <w:b/>
                <w:color w:val="000066"/>
                <w:spacing w:val="-2"/>
                <w:sz w:val="18"/>
              </w:rPr>
            </w:pPr>
            <w:r w:rsidRPr="00CC0718">
              <w:rPr>
                <w:b/>
                <w:color w:val="000066"/>
                <w:spacing w:val="-2"/>
                <w:sz w:val="18"/>
              </w:rPr>
              <w:t>Duration Coded</w:t>
            </w:r>
          </w:p>
        </w:tc>
      </w:tr>
      <w:tr w:rsidRPr="00CC0718" w:rsidR="00C71DC8" w:rsidTr="3A33D0EC" w14:paraId="0A921E13" w14:textId="77777777">
        <w:trPr>
          <w:trHeight w:val="616" w:hRule="exact"/>
        </w:trPr>
        <w:tc>
          <w:tcPr>
            <w:tcW w:w="10717" w:type="dxa"/>
            <w:gridSpan w:val="8"/>
            <w:shd w:val="clear" w:color="auto" w:fill="FFFFFF" w:themeFill="background1"/>
            <w:tcMar/>
          </w:tcPr>
          <w:p w:rsidRPr="00CC0718" w:rsidR="00C71DC8" w:rsidP="00244814" w:rsidRDefault="00C71DC8" w14:paraId="15FC493B" w14:textId="77777777">
            <w:pPr>
              <w:rPr>
                <w:b/>
                <w:color w:val="5C83B4"/>
                <w:spacing w:val="-2"/>
                <w:sz w:val="24"/>
              </w:rPr>
            </w:pPr>
          </w:p>
        </w:tc>
      </w:tr>
      <w:tr w:rsidRPr="00CC0718" w:rsidR="00C71DC8" w:rsidTr="3A33D0EC" w14:paraId="1FD7C97A" w14:textId="77777777">
        <w:trPr>
          <w:trHeight w:val="444" w:hRule="exact"/>
        </w:trPr>
        <w:tc>
          <w:tcPr>
            <w:tcW w:w="1805" w:type="dxa"/>
            <w:shd w:val="clear" w:color="auto" w:fill="FFFFFF" w:themeFill="background1"/>
            <w:tcMar/>
          </w:tcPr>
          <w:p w:rsidRPr="00CC0718" w:rsidR="00C71DC8" w:rsidP="00244814" w:rsidRDefault="00C71DC8" w14:paraId="229876E0" w14:textId="77777777">
            <w:pPr>
              <w:rPr>
                <w:b/>
                <w:color w:val="5C83B4"/>
                <w:spacing w:val="-2"/>
                <w:sz w:val="24"/>
              </w:rPr>
            </w:pPr>
            <w:r w:rsidRPr="00CC0718">
              <w:rPr>
                <w:b/>
                <w:color w:val="5C83B4"/>
                <w:spacing w:val="-2"/>
                <w:sz w:val="24"/>
              </w:rPr>
              <w:t>Nickname:</w:t>
            </w:r>
          </w:p>
        </w:tc>
        <w:tc>
          <w:tcPr>
            <w:tcW w:w="8912" w:type="dxa"/>
            <w:gridSpan w:val="7"/>
            <w:vMerge w:val="restart"/>
            <w:shd w:val="clear" w:color="auto" w:fill="FFFFFF" w:themeFill="background1"/>
            <w:tcMar/>
          </w:tcPr>
          <w:p w:rsidRPr="00CC0718" w:rsidR="00C71DC8" w:rsidP="00244814" w:rsidRDefault="00C71DC8" w14:paraId="4E153D26" w14:textId="77777777">
            <w:pPr>
              <w:rPr>
                <w:b/>
                <w:color w:val="5C83B4"/>
                <w:spacing w:val="-2"/>
                <w:sz w:val="24"/>
              </w:rPr>
            </w:pPr>
            <w:r w:rsidRPr="00CC0718">
              <w:rPr>
                <w:b/>
                <w:color w:val="5C83B4"/>
                <w:spacing w:val="-2"/>
                <w:sz w:val="24"/>
              </w:rPr>
              <w:t>Codes\\AXIAL CODE\\Q4 a- Structure of the club\EXECUTIVE AND SPECIALIZED ROLES\other external advisory members</w:t>
            </w:r>
          </w:p>
        </w:tc>
      </w:tr>
      <w:tr w:rsidRPr="00CC0718" w:rsidR="00C71DC8" w:rsidTr="3A33D0EC" w14:paraId="2F62C331" w14:textId="77777777">
        <w:trPr>
          <w:trHeight w:val="458" w:hRule="exact"/>
        </w:trPr>
        <w:tc>
          <w:tcPr>
            <w:tcW w:w="1805" w:type="dxa"/>
            <w:shd w:val="clear" w:color="auto" w:fill="FFFFFF" w:themeFill="background1"/>
            <w:tcMar/>
          </w:tcPr>
          <w:p w:rsidRPr="00CC0718" w:rsidR="00C71DC8" w:rsidP="00244814" w:rsidRDefault="00C71DC8" w14:paraId="34590BA9" w14:textId="77777777">
            <w:pPr>
              <w:rPr>
                <w:b/>
                <w:color w:val="5C83B4"/>
                <w:spacing w:val="-2"/>
                <w:sz w:val="24"/>
              </w:rPr>
            </w:pPr>
            <w:r w:rsidRPr="00CC0718">
              <w:rPr>
                <w:b/>
                <w:color w:val="5C83B4"/>
                <w:spacing w:val="-2"/>
                <w:sz w:val="24"/>
              </w:rPr>
              <w:t>Classification:</w:t>
            </w:r>
          </w:p>
        </w:tc>
        <w:tc>
          <w:tcPr>
            <w:tcW w:w="8912" w:type="dxa"/>
            <w:gridSpan w:val="7"/>
            <w:vMerge/>
            <w:tcMar/>
          </w:tcPr>
          <w:p w:rsidRPr="00CC0718" w:rsidR="00C71DC8" w:rsidP="00244814" w:rsidRDefault="00C71DC8" w14:paraId="57213107" w14:textId="77777777"/>
        </w:tc>
      </w:tr>
      <w:tr w:rsidRPr="00CC0718" w:rsidR="00C71DC8" w:rsidTr="3A33D0EC" w14:paraId="08EB674D" w14:textId="77777777">
        <w:trPr>
          <w:trHeight w:val="445" w:hRule="exact"/>
        </w:trPr>
        <w:tc>
          <w:tcPr>
            <w:tcW w:w="1805" w:type="dxa"/>
            <w:shd w:val="clear" w:color="auto" w:fill="FFFFFF" w:themeFill="background1"/>
            <w:tcMar/>
          </w:tcPr>
          <w:p w:rsidRPr="00CC0718" w:rsidR="00C71DC8" w:rsidP="00244814" w:rsidRDefault="00C71DC8" w14:paraId="7AE70CFB" w14:textId="77777777">
            <w:pPr>
              <w:rPr>
                <w:b/>
                <w:color w:val="5C83B4"/>
                <w:spacing w:val="-2"/>
                <w:sz w:val="24"/>
              </w:rPr>
            </w:pPr>
            <w:r w:rsidRPr="00CC0718">
              <w:rPr>
                <w:b/>
                <w:color w:val="5C83B4"/>
                <w:spacing w:val="-2"/>
                <w:sz w:val="24"/>
              </w:rPr>
              <w:t>Aggregated:</w:t>
            </w:r>
          </w:p>
        </w:tc>
        <w:tc>
          <w:tcPr>
            <w:tcW w:w="8912" w:type="dxa"/>
            <w:gridSpan w:val="7"/>
            <w:shd w:val="clear" w:color="auto" w:fill="FFFFFF" w:themeFill="background1"/>
            <w:tcMar/>
          </w:tcPr>
          <w:p w:rsidRPr="00CC0718" w:rsidR="00C71DC8" w:rsidP="00244814" w:rsidRDefault="00C71DC8" w14:paraId="0CEA05C1" w14:textId="77777777">
            <w:pPr>
              <w:rPr>
                <w:b/>
                <w:color w:val="5C83B4"/>
                <w:spacing w:val="-2"/>
                <w:sz w:val="24"/>
              </w:rPr>
            </w:pPr>
            <w:r w:rsidRPr="00CC0718">
              <w:rPr>
                <w:b/>
                <w:color w:val="5C83B4"/>
                <w:spacing w:val="-2"/>
                <w:sz w:val="24"/>
              </w:rPr>
              <w:t>No</w:t>
            </w:r>
          </w:p>
        </w:tc>
      </w:tr>
      <w:tr w:rsidRPr="00CC0718" w:rsidR="00C71DC8" w:rsidTr="3A33D0EC" w14:paraId="5BE74054" w14:textId="77777777">
        <w:trPr>
          <w:trHeight w:val="343" w:hRule="exact"/>
        </w:trPr>
        <w:tc>
          <w:tcPr>
            <w:tcW w:w="3381" w:type="dxa"/>
            <w:gridSpan w:val="2"/>
            <w:tcBorders>
              <w:bottom w:val="single" w:color="8FB6EA" w:sz="5" w:space="0"/>
            </w:tcBorders>
            <w:shd w:val="clear" w:color="auto" w:fill="FFFFFF" w:themeFill="background1"/>
            <w:tcMar/>
          </w:tcPr>
          <w:p w:rsidRPr="00CC0718" w:rsidR="00C71DC8" w:rsidP="00244814" w:rsidRDefault="00C71DC8" w14:paraId="49E6B290" w14:textId="77777777">
            <w:pPr>
              <w:rPr>
                <w:color w:val="000000"/>
                <w:spacing w:val="-2"/>
                <w:sz w:val="18"/>
              </w:rPr>
            </w:pPr>
            <w:r w:rsidRPr="00CC0718">
              <w:rPr>
                <w:color w:val="000000"/>
                <w:spacing w:val="-2"/>
                <w:sz w:val="18"/>
              </w:rPr>
              <w:t>Document</w:t>
            </w:r>
          </w:p>
        </w:tc>
        <w:tc>
          <w:tcPr>
            <w:tcW w:w="1132" w:type="dxa"/>
            <w:tcBorders>
              <w:bottom w:val="single" w:color="8FB6EA" w:sz="5" w:space="0"/>
            </w:tcBorders>
            <w:shd w:val="clear" w:color="auto" w:fill="FFFFFF" w:themeFill="background1"/>
            <w:tcMar/>
          </w:tcPr>
          <w:p w:rsidRPr="00CC0718" w:rsidR="00C71DC8" w:rsidP="00244814" w:rsidRDefault="00C71DC8" w14:paraId="325D23FE" w14:textId="77777777">
            <w:pPr>
              <w:rPr>
                <w:color w:val="000000"/>
                <w:spacing w:val="-2"/>
                <w:sz w:val="18"/>
              </w:rPr>
            </w:pPr>
            <w:r w:rsidRPr="00CC0718">
              <w:rPr>
                <w:color w:val="000000"/>
                <w:spacing w:val="-2"/>
                <w:sz w:val="18"/>
              </w:rPr>
              <w:t>1</w:t>
            </w:r>
          </w:p>
        </w:tc>
        <w:tc>
          <w:tcPr>
            <w:tcW w:w="1576" w:type="dxa"/>
            <w:gridSpan w:val="2"/>
            <w:tcBorders>
              <w:bottom w:val="single" w:color="8FB6EA" w:sz="5" w:space="0"/>
            </w:tcBorders>
            <w:shd w:val="clear" w:color="auto" w:fill="FFFFFF" w:themeFill="background1"/>
            <w:tcMar/>
          </w:tcPr>
          <w:p w:rsidRPr="00CC0718" w:rsidR="00C71DC8" w:rsidP="00244814" w:rsidRDefault="00C71DC8" w14:paraId="3A3A8D68" w14:textId="77777777">
            <w:pPr>
              <w:rPr>
                <w:color w:val="000000"/>
                <w:spacing w:val="-2"/>
                <w:sz w:val="18"/>
              </w:rPr>
            </w:pPr>
            <w:r w:rsidRPr="00CC0718">
              <w:rPr>
                <w:color w:val="000000"/>
                <w:spacing w:val="-2"/>
                <w:sz w:val="18"/>
              </w:rPr>
              <w:t>1</w:t>
            </w:r>
          </w:p>
        </w:tc>
        <w:tc>
          <w:tcPr>
            <w:tcW w:w="1362" w:type="dxa"/>
            <w:tcBorders>
              <w:bottom w:val="single" w:color="8FB6EA" w:sz="5" w:space="0"/>
            </w:tcBorders>
            <w:shd w:val="clear" w:color="auto" w:fill="FFFFFF" w:themeFill="background1"/>
            <w:tcMar/>
          </w:tcPr>
          <w:p w:rsidRPr="00CC0718" w:rsidR="00C71DC8" w:rsidP="00244814" w:rsidRDefault="00C71DC8" w14:paraId="734FA938" w14:textId="77777777">
            <w:pPr>
              <w:rPr>
                <w:color w:val="000000"/>
                <w:spacing w:val="-2"/>
                <w:sz w:val="18"/>
              </w:rPr>
            </w:pPr>
            <w:r w:rsidRPr="00CC0718">
              <w:rPr>
                <w:color w:val="000000"/>
                <w:spacing w:val="-2"/>
                <w:sz w:val="18"/>
              </w:rPr>
              <w:t>4</w:t>
            </w:r>
          </w:p>
        </w:tc>
        <w:tc>
          <w:tcPr>
            <w:tcW w:w="1690" w:type="dxa"/>
            <w:tcBorders>
              <w:bottom w:val="single" w:color="8FB6EA" w:sz="5" w:space="0"/>
            </w:tcBorders>
            <w:shd w:val="clear" w:color="auto" w:fill="FFFFFF" w:themeFill="background1"/>
            <w:tcMar/>
          </w:tcPr>
          <w:p w:rsidRPr="00CC0718" w:rsidR="00C71DC8" w:rsidP="00244814" w:rsidRDefault="00C71DC8" w14:paraId="521BAC66" w14:textId="77777777">
            <w:pPr>
              <w:rPr>
                <w:color w:val="000000"/>
                <w:spacing w:val="-2"/>
                <w:sz w:val="18"/>
              </w:rPr>
            </w:pPr>
            <w:r w:rsidRPr="00CC0718">
              <w:rPr>
                <w:color w:val="000000"/>
                <w:spacing w:val="-2"/>
                <w:sz w:val="18"/>
              </w:rPr>
              <w:t>1</w:t>
            </w:r>
          </w:p>
        </w:tc>
        <w:tc>
          <w:tcPr>
            <w:tcW w:w="1576" w:type="dxa"/>
            <w:tcBorders>
              <w:bottom w:val="single" w:color="8FB6EA" w:sz="5" w:space="0"/>
            </w:tcBorders>
            <w:shd w:val="clear" w:color="auto" w:fill="FFFFFF" w:themeFill="background1"/>
            <w:tcMar/>
          </w:tcPr>
          <w:p w:rsidRPr="00CC0718" w:rsidR="00C71DC8" w:rsidP="00244814" w:rsidRDefault="00C71DC8" w14:paraId="0AB1A3D8" w14:textId="77777777">
            <w:pPr>
              <w:rPr>
                <w:color w:val="000000"/>
                <w:spacing w:val="-2"/>
                <w:sz w:val="18"/>
              </w:rPr>
            </w:pPr>
          </w:p>
        </w:tc>
      </w:tr>
      <w:tr w:rsidRPr="00CC0718" w:rsidR="00C71DC8" w:rsidTr="3A33D0EC" w14:paraId="5C33EB74" w14:textId="77777777">
        <w:trPr>
          <w:trHeight w:val="445" w:hRule="exact"/>
        </w:trPr>
        <w:tc>
          <w:tcPr>
            <w:tcW w:w="10717" w:type="dxa"/>
            <w:gridSpan w:val="8"/>
            <w:tcBorders>
              <w:top w:val="single" w:color="8FB6EA" w:sz="5" w:space="0"/>
            </w:tcBorders>
            <w:tcMar/>
          </w:tcPr>
          <w:p w:rsidRPr="00CC0718" w:rsidR="00C71DC8" w:rsidP="00244814" w:rsidRDefault="00C71DC8" w14:paraId="519BAC75" w14:textId="77777777"/>
        </w:tc>
      </w:tr>
      <w:tr w:rsidRPr="00CC0718" w:rsidR="00C71DC8" w:rsidTr="3A33D0EC" w14:paraId="037F7AD6" w14:textId="77777777">
        <w:trPr>
          <w:trHeight w:val="343" w:hRule="exact"/>
        </w:trPr>
        <w:tc>
          <w:tcPr>
            <w:tcW w:w="10717" w:type="dxa"/>
            <w:gridSpan w:val="8"/>
            <w:shd w:val="clear" w:color="auto" w:fill="FFFFFF" w:themeFill="background1"/>
            <w:tcMar/>
          </w:tcPr>
          <w:p w:rsidRPr="00CC0718" w:rsidR="00C71DC8" w:rsidP="00244814" w:rsidRDefault="00C71DC8" w14:paraId="4EDCB102" w14:textId="77777777">
            <w:pPr>
              <w:rPr>
                <w:b/>
                <w:color w:val="5C83B4"/>
                <w:spacing w:val="-2"/>
                <w:sz w:val="24"/>
              </w:rPr>
            </w:pPr>
          </w:p>
        </w:tc>
      </w:tr>
      <w:tr w:rsidRPr="00CC0718" w:rsidR="00C71DC8" w:rsidTr="3A33D0EC" w14:paraId="4661291A" w14:textId="77777777">
        <w:trPr>
          <w:trHeight w:val="445" w:hRule="exact"/>
        </w:trPr>
        <w:tc>
          <w:tcPr>
            <w:tcW w:w="1805" w:type="dxa"/>
            <w:shd w:val="clear" w:color="auto" w:fill="FFFFFF" w:themeFill="background1"/>
            <w:tcMar/>
          </w:tcPr>
          <w:p w:rsidRPr="00CC0718" w:rsidR="00C71DC8" w:rsidP="00244814" w:rsidRDefault="00C71DC8" w14:paraId="4C9826CD" w14:textId="77777777">
            <w:pPr>
              <w:rPr>
                <w:b/>
                <w:color w:val="5C83B4"/>
                <w:spacing w:val="-2"/>
                <w:sz w:val="24"/>
              </w:rPr>
            </w:pPr>
            <w:r w:rsidRPr="00CC0718">
              <w:rPr>
                <w:b/>
                <w:color w:val="5C83B4"/>
                <w:spacing w:val="-2"/>
                <w:sz w:val="24"/>
              </w:rPr>
              <w:t>Nickname:</w:t>
            </w:r>
          </w:p>
        </w:tc>
        <w:tc>
          <w:tcPr>
            <w:tcW w:w="8912" w:type="dxa"/>
            <w:gridSpan w:val="7"/>
            <w:vMerge w:val="restart"/>
            <w:shd w:val="clear" w:color="auto" w:fill="FFFFFF" w:themeFill="background1"/>
            <w:tcMar/>
          </w:tcPr>
          <w:p w:rsidRPr="00CC0718" w:rsidR="00C71DC8" w:rsidP="00244814" w:rsidRDefault="00C71DC8" w14:paraId="0415761F" w14:textId="77777777">
            <w:pPr>
              <w:rPr>
                <w:b/>
                <w:color w:val="5C83B4"/>
                <w:spacing w:val="-2"/>
                <w:sz w:val="24"/>
              </w:rPr>
            </w:pPr>
            <w:r w:rsidRPr="00CC0718">
              <w:rPr>
                <w:b/>
                <w:color w:val="5C83B4"/>
                <w:spacing w:val="-2"/>
                <w:sz w:val="24"/>
              </w:rPr>
              <w:t>Codes\\AXIAL CODE\\Q4 a- Structure of the club\EXECUTIVE AND SPECIALIZED ROLES\Secretary</w:t>
            </w:r>
          </w:p>
        </w:tc>
      </w:tr>
      <w:tr w:rsidRPr="00CC0718" w:rsidR="00C71DC8" w:rsidTr="3A33D0EC" w14:paraId="4A5CF063" w14:textId="77777777">
        <w:trPr>
          <w:trHeight w:val="458" w:hRule="exact"/>
        </w:trPr>
        <w:tc>
          <w:tcPr>
            <w:tcW w:w="1805" w:type="dxa"/>
            <w:shd w:val="clear" w:color="auto" w:fill="FFFFFF" w:themeFill="background1"/>
            <w:tcMar/>
          </w:tcPr>
          <w:p w:rsidRPr="00CC0718" w:rsidR="00C71DC8" w:rsidP="00244814" w:rsidRDefault="00C71DC8" w14:paraId="187299DF" w14:textId="77777777">
            <w:pPr>
              <w:rPr>
                <w:b/>
                <w:color w:val="5C83B4"/>
                <w:spacing w:val="-2"/>
                <w:sz w:val="24"/>
              </w:rPr>
            </w:pPr>
            <w:r w:rsidRPr="00CC0718">
              <w:rPr>
                <w:b/>
                <w:color w:val="5C83B4"/>
                <w:spacing w:val="-2"/>
                <w:sz w:val="24"/>
              </w:rPr>
              <w:t>Classification:</w:t>
            </w:r>
          </w:p>
        </w:tc>
        <w:tc>
          <w:tcPr>
            <w:tcW w:w="8912" w:type="dxa"/>
            <w:gridSpan w:val="7"/>
            <w:vMerge/>
            <w:tcMar/>
          </w:tcPr>
          <w:p w:rsidRPr="00CC0718" w:rsidR="00C71DC8" w:rsidP="00244814" w:rsidRDefault="00C71DC8" w14:paraId="7F85C82A" w14:textId="77777777"/>
        </w:tc>
      </w:tr>
      <w:tr w:rsidRPr="00CC0718" w:rsidR="00C71DC8" w:rsidTr="3A33D0EC" w14:paraId="133B5498" w14:textId="77777777">
        <w:trPr>
          <w:trHeight w:val="444" w:hRule="exact"/>
        </w:trPr>
        <w:tc>
          <w:tcPr>
            <w:tcW w:w="1805" w:type="dxa"/>
            <w:shd w:val="clear" w:color="auto" w:fill="FFFFFF" w:themeFill="background1"/>
            <w:tcMar/>
          </w:tcPr>
          <w:p w:rsidRPr="00CC0718" w:rsidR="00C71DC8" w:rsidP="00244814" w:rsidRDefault="00C71DC8" w14:paraId="6A7EECD7" w14:textId="77777777">
            <w:pPr>
              <w:rPr>
                <w:b/>
                <w:color w:val="5C83B4"/>
                <w:spacing w:val="-2"/>
                <w:sz w:val="24"/>
              </w:rPr>
            </w:pPr>
            <w:r w:rsidRPr="00CC0718">
              <w:rPr>
                <w:b/>
                <w:color w:val="5C83B4"/>
                <w:spacing w:val="-2"/>
                <w:sz w:val="24"/>
              </w:rPr>
              <w:t>Aggregated:</w:t>
            </w:r>
          </w:p>
        </w:tc>
        <w:tc>
          <w:tcPr>
            <w:tcW w:w="8912" w:type="dxa"/>
            <w:gridSpan w:val="7"/>
            <w:shd w:val="clear" w:color="auto" w:fill="FFFFFF" w:themeFill="background1"/>
            <w:tcMar/>
          </w:tcPr>
          <w:p w:rsidRPr="00CC0718" w:rsidR="00C71DC8" w:rsidP="00244814" w:rsidRDefault="00C71DC8" w14:paraId="2250DD02" w14:textId="77777777">
            <w:pPr>
              <w:rPr>
                <w:b/>
                <w:color w:val="5C83B4"/>
                <w:spacing w:val="-2"/>
                <w:sz w:val="24"/>
              </w:rPr>
            </w:pPr>
            <w:r w:rsidRPr="00CC0718">
              <w:rPr>
                <w:b/>
                <w:color w:val="5C83B4"/>
                <w:spacing w:val="-2"/>
                <w:sz w:val="24"/>
              </w:rPr>
              <w:t>No</w:t>
            </w:r>
          </w:p>
        </w:tc>
      </w:tr>
      <w:tr w:rsidRPr="00CC0718" w:rsidR="00C71DC8" w:rsidTr="3A33D0EC" w14:paraId="38B2E6FC" w14:textId="77777777">
        <w:trPr>
          <w:trHeight w:val="344" w:hRule="exact"/>
        </w:trPr>
        <w:tc>
          <w:tcPr>
            <w:tcW w:w="3381" w:type="dxa"/>
            <w:gridSpan w:val="2"/>
            <w:tcBorders>
              <w:bottom w:val="single" w:color="8FB6EA" w:sz="5" w:space="0"/>
            </w:tcBorders>
            <w:shd w:val="clear" w:color="auto" w:fill="FFFFFF" w:themeFill="background1"/>
            <w:tcMar/>
          </w:tcPr>
          <w:p w:rsidRPr="00CC0718" w:rsidR="00C71DC8" w:rsidP="00244814" w:rsidRDefault="00C71DC8" w14:paraId="66290DE7" w14:textId="77777777">
            <w:pPr>
              <w:rPr>
                <w:color w:val="000000"/>
                <w:spacing w:val="-2"/>
                <w:sz w:val="18"/>
              </w:rPr>
            </w:pPr>
            <w:r w:rsidRPr="00CC0718">
              <w:rPr>
                <w:color w:val="000000"/>
                <w:spacing w:val="-2"/>
                <w:sz w:val="18"/>
              </w:rPr>
              <w:t>Document</w:t>
            </w:r>
          </w:p>
        </w:tc>
        <w:tc>
          <w:tcPr>
            <w:tcW w:w="1132" w:type="dxa"/>
            <w:tcBorders>
              <w:bottom w:val="single" w:color="8FB6EA" w:sz="5" w:space="0"/>
            </w:tcBorders>
            <w:shd w:val="clear" w:color="auto" w:fill="FFFFFF" w:themeFill="background1"/>
            <w:tcMar/>
          </w:tcPr>
          <w:p w:rsidRPr="00CC0718" w:rsidR="00C71DC8" w:rsidP="00244814" w:rsidRDefault="00C71DC8" w14:paraId="50074A15" w14:textId="77777777">
            <w:pPr>
              <w:rPr>
                <w:color w:val="000000"/>
                <w:spacing w:val="-2"/>
                <w:sz w:val="18"/>
              </w:rPr>
            </w:pPr>
            <w:r w:rsidRPr="00CC0718">
              <w:rPr>
                <w:color w:val="000000"/>
                <w:spacing w:val="-2"/>
                <w:sz w:val="18"/>
              </w:rPr>
              <w:t>4</w:t>
            </w:r>
          </w:p>
        </w:tc>
        <w:tc>
          <w:tcPr>
            <w:tcW w:w="1576" w:type="dxa"/>
            <w:gridSpan w:val="2"/>
            <w:tcBorders>
              <w:bottom w:val="single" w:color="8FB6EA" w:sz="5" w:space="0"/>
            </w:tcBorders>
            <w:shd w:val="clear" w:color="auto" w:fill="FFFFFF" w:themeFill="background1"/>
            <w:tcMar/>
          </w:tcPr>
          <w:p w:rsidRPr="00CC0718" w:rsidR="00C71DC8" w:rsidP="00244814" w:rsidRDefault="00C71DC8" w14:paraId="42B1E870" w14:textId="77777777">
            <w:pPr>
              <w:rPr>
                <w:color w:val="000000"/>
                <w:spacing w:val="-2"/>
                <w:sz w:val="18"/>
              </w:rPr>
            </w:pPr>
            <w:r w:rsidRPr="00CC0718">
              <w:rPr>
                <w:color w:val="000000"/>
                <w:spacing w:val="-2"/>
                <w:sz w:val="18"/>
              </w:rPr>
              <w:t>6</w:t>
            </w:r>
          </w:p>
        </w:tc>
        <w:tc>
          <w:tcPr>
            <w:tcW w:w="1362" w:type="dxa"/>
            <w:tcBorders>
              <w:bottom w:val="single" w:color="8FB6EA" w:sz="5" w:space="0"/>
            </w:tcBorders>
            <w:shd w:val="clear" w:color="auto" w:fill="FFFFFF" w:themeFill="background1"/>
            <w:tcMar/>
          </w:tcPr>
          <w:p w:rsidRPr="00CC0718" w:rsidR="00C71DC8" w:rsidP="00244814" w:rsidRDefault="00C71DC8" w14:paraId="3E2EDE3D" w14:textId="77777777">
            <w:pPr>
              <w:rPr>
                <w:color w:val="000000"/>
                <w:spacing w:val="-2"/>
                <w:sz w:val="18"/>
              </w:rPr>
            </w:pPr>
            <w:r w:rsidRPr="00CC0718">
              <w:rPr>
                <w:color w:val="000000"/>
                <w:spacing w:val="-2"/>
                <w:sz w:val="18"/>
              </w:rPr>
              <w:t>17</w:t>
            </w:r>
          </w:p>
        </w:tc>
        <w:tc>
          <w:tcPr>
            <w:tcW w:w="1690" w:type="dxa"/>
            <w:tcBorders>
              <w:bottom w:val="single" w:color="8FB6EA" w:sz="5" w:space="0"/>
            </w:tcBorders>
            <w:shd w:val="clear" w:color="auto" w:fill="FFFFFF" w:themeFill="background1"/>
            <w:tcMar/>
          </w:tcPr>
          <w:p w:rsidRPr="00CC0718" w:rsidR="00C71DC8" w:rsidP="00244814" w:rsidRDefault="00C71DC8" w14:paraId="2710A3ED" w14:textId="77777777">
            <w:pPr>
              <w:rPr>
                <w:color w:val="000000"/>
                <w:spacing w:val="-2"/>
                <w:sz w:val="18"/>
              </w:rPr>
            </w:pPr>
            <w:r w:rsidRPr="00CC0718">
              <w:rPr>
                <w:color w:val="000000"/>
                <w:spacing w:val="-2"/>
                <w:sz w:val="18"/>
              </w:rPr>
              <w:t>6</w:t>
            </w:r>
          </w:p>
        </w:tc>
        <w:tc>
          <w:tcPr>
            <w:tcW w:w="1576" w:type="dxa"/>
            <w:tcBorders>
              <w:bottom w:val="single" w:color="8FB6EA" w:sz="5" w:space="0"/>
            </w:tcBorders>
            <w:shd w:val="clear" w:color="auto" w:fill="FFFFFF" w:themeFill="background1"/>
            <w:tcMar/>
          </w:tcPr>
          <w:p w:rsidRPr="00CC0718" w:rsidR="00C71DC8" w:rsidP="00244814" w:rsidRDefault="00C71DC8" w14:paraId="446D85CD" w14:textId="77777777">
            <w:pPr>
              <w:rPr>
                <w:color w:val="000000"/>
                <w:spacing w:val="-2"/>
                <w:sz w:val="18"/>
              </w:rPr>
            </w:pPr>
          </w:p>
        </w:tc>
      </w:tr>
      <w:tr w:rsidRPr="00CC0718" w:rsidR="00C71DC8" w:rsidTr="3A33D0EC" w14:paraId="30455B55" w14:textId="77777777">
        <w:trPr>
          <w:trHeight w:val="444" w:hRule="exact"/>
        </w:trPr>
        <w:tc>
          <w:tcPr>
            <w:tcW w:w="10717" w:type="dxa"/>
            <w:gridSpan w:val="8"/>
            <w:tcBorders>
              <w:top w:val="single" w:color="8FB6EA" w:sz="5" w:space="0"/>
            </w:tcBorders>
            <w:tcMar/>
          </w:tcPr>
          <w:p w:rsidRPr="00CC0718" w:rsidR="00C71DC8" w:rsidP="00244814" w:rsidRDefault="00C71DC8" w14:paraId="42541F66" w14:textId="77777777"/>
        </w:tc>
      </w:tr>
      <w:tr w:rsidRPr="00CC0718" w:rsidR="00C71DC8" w:rsidTr="3A33D0EC" w14:paraId="3A9E4C17" w14:textId="77777777">
        <w:trPr>
          <w:trHeight w:val="344" w:hRule="exact"/>
        </w:trPr>
        <w:tc>
          <w:tcPr>
            <w:tcW w:w="10717" w:type="dxa"/>
            <w:gridSpan w:val="8"/>
            <w:shd w:val="clear" w:color="auto" w:fill="FFFFFF" w:themeFill="background1"/>
            <w:tcMar/>
          </w:tcPr>
          <w:p w:rsidRPr="00CC0718" w:rsidR="00C71DC8" w:rsidP="00244814" w:rsidRDefault="00C71DC8" w14:paraId="6FCD8618" w14:textId="77777777">
            <w:pPr>
              <w:rPr>
                <w:b/>
                <w:color w:val="5C83B4"/>
                <w:spacing w:val="-2"/>
                <w:sz w:val="24"/>
              </w:rPr>
            </w:pPr>
            <w:bookmarkStart w:name="CodesAXIALCODEQ4aStructureoftheclubEXECU" w:id="47"/>
            <w:bookmarkEnd w:id="47"/>
          </w:p>
        </w:tc>
      </w:tr>
      <w:tr w:rsidRPr="00CC0718" w:rsidR="00C71DC8" w:rsidTr="3A33D0EC" w14:paraId="0AC29C34" w14:textId="77777777">
        <w:trPr>
          <w:trHeight w:val="444" w:hRule="exact"/>
        </w:trPr>
        <w:tc>
          <w:tcPr>
            <w:tcW w:w="1805" w:type="dxa"/>
            <w:shd w:val="clear" w:color="auto" w:fill="FFFFFF" w:themeFill="background1"/>
            <w:tcMar/>
          </w:tcPr>
          <w:p w:rsidRPr="00CC0718" w:rsidR="00C71DC8" w:rsidP="00244814" w:rsidRDefault="00C71DC8" w14:paraId="65D9F47B" w14:textId="77777777">
            <w:pPr>
              <w:rPr>
                <w:b/>
                <w:color w:val="5C83B4"/>
                <w:spacing w:val="-2"/>
                <w:sz w:val="24"/>
              </w:rPr>
            </w:pPr>
            <w:r w:rsidRPr="00CC0718">
              <w:rPr>
                <w:b/>
                <w:color w:val="5C83B4"/>
                <w:spacing w:val="-2"/>
                <w:sz w:val="24"/>
              </w:rPr>
              <w:t>Nickname:</w:t>
            </w:r>
          </w:p>
        </w:tc>
        <w:tc>
          <w:tcPr>
            <w:tcW w:w="8912" w:type="dxa"/>
            <w:gridSpan w:val="7"/>
            <w:vMerge w:val="restart"/>
            <w:shd w:val="clear" w:color="auto" w:fill="FFFFFF" w:themeFill="background1"/>
            <w:tcMar/>
          </w:tcPr>
          <w:p w:rsidRPr="00CC0718" w:rsidR="00C71DC8" w:rsidP="00244814" w:rsidRDefault="00C71DC8" w14:paraId="758502A0" w14:textId="77777777">
            <w:pPr>
              <w:rPr>
                <w:b/>
                <w:color w:val="5C83B4"/>
                <w:spacing w:val="-2"/>
                <w:sz w:val="24"/>
              </w:rPr>
            </w:pPr>
            <w:r w:rsidRPr="00CC0718">
              <w:rPr>
                <w:b/>
                <w:color w:val="5C83B4"/>
                <w:spacing w:val="-2"/>
                <w:sz w:val="24"/>
              </w:rPr>
              <w:t>Codes\\AXIAL CODE\\Q4 a- Structure of the club\EXECUTIVE AND SPECIALIZED ROLES\Treasurer</w:t>
            </w:r>
          </w:p>
        </w:tc>
      </w:tr>
      <w:tr w:rsidRPr="00CC0718" w:rsidR="00C71DC8" w:rsidTr="3A33D0EC" w14:paraId="0261E9D8" w14:textId="77777777">
        <w:trPr>
          <w:trHeight w:val="459" w:hRule="exact"/>
        </w:trPr>
        <w:tc>
          <w:tcPr>
            <w:tcW w:w="1805" w:type="dxa"/>
            <w:shd w:val="clear" w:color="auto" w:fill="FFFFFF" w:themeFill="background1"/>
            <w:tcMar/>
          </w:tcPr>
          <w:p w:rsidRPr="00CC0718" w:rsidR="00C71DC8" w:rsidP="00244814" w:rsidRDefault="00C71DC8" w14:paraId="66EF35E7" w14:textId="77777777">
            <w:pPr>
              <w:rPr>
                <w:b/>
                <w:color w:val="5C83B4"/>
                <w:spacing w:val="-2"/>
                <w:sz w:val="24"/>
              </w:rPr>
            </w:pPr>
            <w:r w:rsidRPr="00CC0718">
              <w:rPr>
                <w:b/>
                <w:color w:val="5C83B4"/>
                <w:spacing w:val="-2"/>
                <w:sz w:val="24"/>
              </w:rPr>
              <w:t>Classification:</w:t>
            </w:r>
          </w:p>
        </w:tc>
        <w:tc>
          <w:tcPr>
            <w:tcW w:w="8912" w:type="dxa"/>
            <w:gridSpan w:val="7"/>
            <w:vMerge/>
            <w:tcMar/>
          </w:tcPr>
          <w:p w:rsidRPr="00CC0718" w:rsidR="00C71DC8" w:rsidP="00244814" w:rsidRDefault="00C71DC8" w14:paraId="01F3D5E9" w14:textId="77777777"/>
        </w:tc>
      </w:tr>
      <w:tr w:rsidRPr="00CC0718" w:rsidR="00C71DC8" w:rsidTr="3A33D0EC" w14:paraId="06BDBFEE" w14:textId="77777777">
        <w:trPr>
          <w:trHeight w:val="444" w:hRule="exact"/>
        </w:trPr>
        <w:tc>
          <w:tcPr>
            <w:tcW w:w="1805" w:type="dxa"/>
            <w:shd w:val="clear" w:color="auto" w:fill="FFFFFF" w:themeFill="background1"/>
            <w:tcMar/>
          </w:tcPr>
          <w:p w:rsidRPr="00CC0718" w:rsidR="00C71DC8" w:rsidP="00244814" w:rsidRDefault="00C71DC8" w14:paraId="0154BEAB" w14:textId="77777777">
            <w:pPr>
              <w:rPr>
                <w:b/>
                <w:color w:val="5C83B4"/>
                <w:spacing w:val="-2"/>
                <w:sz w:val="24"/>
              </w:rPr>
            </w:pPr>
            <w:r w:rsidRPr="00CC0718">
              <w:rPr>
                <w:b/>
                <w:color w:val="5C83B4"/>
                <w:spacing w:val="-2"/>
                <w:sz w:val="24"/>
              </w:rPr>
              <w:t>Aggregated:</w:t>
            </w:r>
          </w:p>
        </w:tc>
        <w:tc>
          <w:tcPr>
            <w:tcW w:w="8912" w:type="dxa"/>
            <w:gridSpan w:val="7"/>
            <w:shd w:val="clear" w:color="auto" w:fill="FFFFFF" w:themeFill="background1"/>
            <w:tcMar/>
          </w:tcPr>
          <w:p w:rsidRPr="00CC0718" w:rsidR="00C71DC8" w:rsidP="00244814" w:rsidRDefault="00C71DC8" w14:paraId="2B235D44" w14:textId="77777777">
            <w:pPr>
              <w:rPr>
                <w:b/>
                <w:color w:val="5C83B4"/>
                <w:spacing w:val="-2"/>
                <w:sz w:val="24"/>
              </w:rPr>
            </w:pPr>
            <w:r w:rsidRPr="00CC0718">
              <w:rPr>
                <w:b/>
                <w:color w:val="5C83B4"/>
                <w:spacing w:val="-2"/>
                <w:sz w:val="24"/>
              </w:rPr>
              <w:t>No</w:t>
            </w:r>
          </w:p>
        </w:tc>
      </w:tr>
      <w:tr w:rsidRPr="00CC0718" w:rsidR="00C71DC8" w:rsidTr="3A33D0EC" w14:paraId="5CF4E718" w14:textId="77777777">
        <w:trPr>
          <w:trHeight w:val="344" w:hRule="exact"/>
        </w:trPr>
        <w:tc>
          <w:tcPr>
            <w:tcW w:w="3381" w:type="dxa"/>
            <w:gridSpan w:val="2"/>
            <w:tcBorders>
              <w:bottom w:val="single" w:color="8FB6EA" w:sz="5" w:space="0"/>
            </w:tcBorders>
            <w:shd w:val="clear" w:color="auto" w:fill="FFFFFF" w:themeFill="background1"/>
            <w:tcMar/>
          </w:tcPr>
          <w:p w:rsidRPr="00CC0718" w:rsidR="00C71DC8" w:rsidP="00244814" w:rsidRDefault="00C71DC8" w14:paraId="3878C489" w14:textId="77777777">
            <w:pPr>
              <w:rPr>
                <w:color w:val="000000"/>
                <w:spacing w:val="-2"/>
                <w:sz w:val="18"/>
              </w:rPr>
            </w:pPr>
            <w:r w:rsidRPr="00CC0718">
              <w:rPr>
                <w:color w:val="000000"/>
                <w:spacing w:val="-2"/>
                <w:sz w:val="18"/>
              </w:rPr>
              <w:t>Document</w:t>
            </w:r>
          </w:p>
        </w:tc>
        <w:tc>
          <w:tcPr>
            <w:tcW w:w="1132" w:type="dxa"/>
            <w:tcBorders>
              <w:bottom w:val="single" w:color="8FB6EA" w:sz="5" w:space="0"/>
            </w:tcBorders>
            <w:shd w:val="clear" w:color="auto" w:fill="FFFFFF" w:themeFill="background1"/>
            <w:tcMar/>
          </w:tcPr>
          <w:p w:rsidRPr="00CC0718" w:rsidR="00C71DC8" w:rsidP="00244814" w:rsidRDefault="00C71DC8" w14:paraId="0C1882A8" w14:textId="77777777">
            <w:pPr>
              <w:rPr>
                <w:color w:val="000000"/>
                <w:spacing w:val="-2"/>
                <w:sz w:val="18"/>
              </w:rPr>
            </w:pPr>
            <w:r w:rsidRPr="00CC0718">
              <w:rPr>
                <w:color w:val="000000"/>
                <w:spacing w:val="-2"/>
                <w:sz w:val="18"/>
              </w:rPr>
              <w:t>5</w:t>
            </w:r>
          </w:p>
        </w:tc>
        <w:tc>
          <w:tcPr>
            <w:tcW w:w="1576" w:type="dxa"/>
            <w:gridSpan w:val="2"/>
            <w:tcBorders>
              <w:bottom w:val="single" w:color="8FB6EA" w:sz="5" w:space="0"/>
            </w:tcBorders>
            <w:shd w:val="clear" w:color="auto" w:fill="FFFFFF" w:themeFill="background1"/>
            <w:tcMar/>
          </w:tcPr>
          <w:p w:rsidRPr="00CC0718" w:rsidR="00C71DC8" w:rsidP="00244814" w:rsidRDefault="00C71DC8" w14:paraId="23591411" w14:textId="77777777">
            <w:pPr>
              <w:rPr>
                <w:color w:val="000000"/>
                <w:spacing w:val="-2"/>
                <w:sz w:val="18"/>
              </w:rPr>
            </w:pPr>
            <w:r w:rsidRPr="00CC0718">
              <w:rPr>
                <w:color w:val="000000"/>
                <w:spacing w:val="-2"/>
                <w:sz w:val="18"/>
              </w:rPr>
              <w:t>9</w:t>
            </w:r>
          </w:p>
        </w:tc>
        <w:tc>
          <w:tcPr>
            <w:tcW w:w="1362" w:type="dxa"/>
            <w:tcBorders>
              <w:bottom w:val="single" w:color="8FB6EA" w:sz="5" w:space="0"/>
            </w:tcBorders>
            <w:shd w:val="clear" w:color="auto" w:fill="FFFFFF" w:themeFill="background1"/>
            <w:tcMar/>
          </w:tcPr>
          <w:p w:rsidRPr="00CC0718" w:rsidR="00C71DC8" w:rsidP="00244814" w:rsidRDefault="00C71DC8" w14:paraId="2B638A06" w14:textId="77777777">
            <w:pPr>
              <w:rPr>
                <w:color w:val="000000"/>
                <w:spacing w:val="-2"/>
                <w:sz w:val="18"/>
              </w:rPr>
            </w:pPr>
            <w:r w:rsidRPr="00CC0718">
              <w:rPr>
                <w:color w:val="000000"/>
                <w:spacing w:val="-2"/>
                <w:sz w:val="18"/>
              </w:rPr>
              <w:t>21</w:t>
            </w:r>
          </w:p>
        </w:tc>
        <w:tc>
          <w:tcPr>
            <w:tcW w:w="1690" w:type="dxa"/>
            <w:tcBorders>
              <w:bottom w:val="single" w:color="8FB6EA" w:sz="5" w:space="0"/>
            </w:tcBorders>
            <w:shd w:val="clear" w:color="auto" w:fill="FFFFFF" w:themeFill="background1"/>
            <w:tcMar/>
          </w:tcPr>
          <w:p w:rsidRPr="00CC0718" w:rsidR="00C71DC8" w:rsidP="00244814" w:rsidRDefault="00C71DC8" w14:paraId="24B2C459" w14:textId="77777777">
            <w:pPr>
              <w:rPr>
                <w:color w:val="000000"/>
                <w:spacing w:val="-2"/>
                <w:sz w:val="18"/>
              </w:rPr>
            </w:pPr>
            <w:r w:rsidRPr="00CC0718">
              <w:rPr>
                <w:color w:val="000000"/>
                <w:spacing w:val="-2"/>
                <w:sz w:val="18"/>
              </w:rPr>
              <w:t>9</w:t>
            </w:r>
          </w:p>
        </w:tc>
        <w:tc>
          <w:tcPr>
            <w:tcW w:w="1576" w:type="dxa"/>
            <w:tcBorders>
              <w:bottom w:val="single" w:color="8FB6EA" w:sz="5" w:space="0"/>
            </w:tcBorders>
            <w:shd w:val="clear" w:color="auto" w:fill="FFFFFF" w:themeFill="background1"/>
            <w:tcMar/>
          </w:tcPr>
          <w:p w:rsidRPr="00CC0718" w:rsidR="00C71DC8" w:rsidP="00244814" w:rsidRDefault="00C71DC8" w14:paraId="79235EB3" w14:textId="77777777">
            <w:pPr>
              <w:rPr>
                <w:color w:val="000000"/>
                <w:spacing w:val="-2"/>
                <w:sz w:val="18"/>
              </w:rPr>
            </w:pPr>
          </w:p>
        </w:tc>
      </w:tr>
      <w:tr w:rsidRPr="00CC0718" w:rsidR="00C71DC8" w:rsidTr="3A33D0EC" w14:paraId="09A49188" w14:textId="77777777">
        <w:trPr>
          <w:trHeight w:val="458" w:hRule="exact"/>
        </w:trPr>
        <w:tc>
          <w:tcPr>
            <w:tcW w:w="10717" w:type="dxa"/>
            <w:gridSpan w:val="8"/>
            <w:tcBorders>
              <w:top w:val="single" w:color="8FB6EA" w:sz="5" w:space="0"/>
            </w:tcBorders>
            <w:tcMar/>
          </w:tcPr>
          <w:p w:rsidRPr="00CC0718" w:rsidR="00C71DC8" w:rsidP="00244814" w:rsidRDefault="00C71DC8" w14:paraId="3A527D7A" w14:textId="77777777"/>
        </w:tc>
      </w:tr>
      <w:tr w:rsidRPr="00CC0718" w:rsidR="00C71DC8" w:rsidTr="3A33D0EC" w14:paraId="20BB3DC6" w14:textId="77777777">
        <w:trPr>
          <w:trHeight w:val="330" w:hRule="exact"/>
        </w:trPr>
        <w:tc>
          <w:tcPr>
            <w:tcW w:w="10717" w:type="dxa"/>
            <w:gridSpan w:val="8"/>
            <w:shd w:val="clear" w:color="auto" w:fill="FFFFFF" w:themeFill="background1"/>
            <w:tcMar/>
          </w:tcPr>
          <w:p w:rsidRPr="00CC0718" w:rsidR="00C71DC8" w:rsidP="00244814" w:rsidRDefault="00C71DC8" w14:paraId="096FCA94" w14:textId="77777777">
            <w:pPr>
              <w:rPr>
                <w:b/>
                <w:color w:val="5C83B4"/>
                <w:spacing w:val="-2"/>
                <w:sz w:val="24"/>
              </w:rPr>
            </w:pPr>
          </w:p>
        </w:tc>
      </w:tr>
      <w:tr w:rsidRPr="00CC0718" w:rsidR="00C71DC8" w:rsidTr="3A33D0EC" w14:paraId="29B51D03" w14:textId="77777777">
        <w:trPr>
          <w:trHeight w:val="458" w:hRule="exact"/>
        </w:trPr>
        <w:tc>
          <w:tcPr>
            <w:tcW w:w="1805" w:type="dxa"/>
            <w:shd w:val="clear" w:color="auto" w:fill="FFFFFF" w:themeFill="background1"/>
            <w:tcMar/>
          </w:tcPr>
          <w:p w:rsidRPr="00CC0718" w:rsidR="00C71DC8" w:rsidP="00244814" w:rsidRDefault="00C71DC8" w14:paraId="4A3D9CA3" w14:textId="77777777">
            <w:pPr>
              <w:rPr>
                <w:b/>
                <w:color w:val="5C83B4"/>
                <w:spacing w:val="-2"/>
                <w:sz w:val="24"/>
              </w:rPr>
            </w:pPr>
            <w:r w:rsidRPr="00CC0718">
              <w:rPr>
                <w:b/>
                <w:color w:val="5C83B4"/>
                <w:spacing w:val="-2"/>
                <w:sz w:val="24"/>
              </w:rPr>
              <w:t>Nickname:</w:t>
            </w:r>
          </w:p>
        </w:tc>
        <w:tc>
          <w:tcPr>
            <w:tcW w:w="8912" w:type="dxa"/>
            <w:gridSpan w:val="7"/>
            <w:vMerge w:val="restart"/>
            <w:shd w:val="clear" w:color="auto" w:fill="FFFFFF" w:themeFill="background1"/>
            <w:tcMar/>
          </w:tcPr>
          <w:p w:rsidRPr="00CC0718" w:rsidR="00C71DC8" w:rsidP="00244814" w:rsidRDefault="00C71DC8" w14:paraId="38AEEC89" w14:textId="77777777">
            <w:pPr>
              <w:rPr>
                <w:b/>
                <w:color w:val="5C83B4"/>
                <w:spacing w:val="-2"/>
                <w:sz w:val="24"/>
              </w:rPr>
            </w:pPr>
            <w:r w:rsidRPr="00CC0718">
              <w:rPr>
                <w:b/>
                <w:color w:val="5C83B4"/>
                <w:spacing w:val="-2"/>
                <w:sz w:val="24"/>
              </w:rPr>
              <w:t>Codes\\AXIAL CODE\\Q4 a- Structure of the club\GENERAL MEMBERS</w:t>
            </w:r>
          </w:p>
        </w:tc>
      </w:tr>
      <w:tr w:rsidRPr="00CC0718" w:rsidR="00C71DC8" w:rsidTr="3A33D0EC" w14:paraId="430A2E06" w14:textId="77777777">
        <w:trPr>
          <w:trHeight w:val="445" w:hRule="exact"/>
        </w:trPr>
        <w:tc>
          <w:tcPr>
            <w:tcW w:w="1805" w:type="dxa"/>
            <w:shd w:val="clear" w:color="auto" w:fill="FFFFFF" w:themeFill="background1"/>
            <w:tcMar/>
          </w:tcPr>
          <w:p w:rsidRPr="00CC0718" w:rsidR="00C71DC8" w:rsidP="00244814" w:rsidRDefault="00C71DC8" w14:paraId="2426BC61" w14:textId="77777777">
            <w:pPr>
              <w:rPr>
                <w:b/>
                <w:color w:val="5C83B4"/>
                <w:spacing w:val="-2"/>
                <w:sz w:val="24"/>
              </w:rPr>
            </w:pPr>
            <w:r w:rsidRPr="00CC0718">
              <w:rPr>
                <w:b/>
                <w:color w:val="5C83B4"/>
                <w:spacing w:val="-2"/>
                <w:sz w:val="24"/>
              </w:rPr>
              <w:t>Classification:</w:t>
            </w:r>
          </w:p>
        </w:tc>
        <w:tc>
          <w:tcPr>
            <w:tcW w:w="8912" w:type="dxa"/>
            <w:gridSpan w:val="7"/>
            <w:vMerge/>
            <w:tcMar/>
          </w:tcPr>
          <w:p w:rsidRPr="00CC0718" w:rsidR="00C71DC8" w:rsidP="00244814" w:rsidRDefault="00C71DC8" w14:paraId="7D15A93B" w14:textId="77777777"/>
        </w:tc>
      </w:tr>
      <w:tr w:rsidRPr="00CC0718" w:rsidR="00C71DC8" w:rsidTr="3A33D0EC" w14:paraId="3FF7AB3F" w14:textId="77777777">
        <w:trPr>
          <w:trHeight w:val="458" w:hRule="exact"/>
        </w:trPr>
        <w:tc>
          <w:tcPr>
            <w:tcW w:w="1805" w:type="dxa"/>
            <w:shd w:val="clear" w:color="auto" w:fill="FFFFFF" w:themeFill="background1"/>
            <w:tcMar/>
          </w:tcPr>
          <w:p w:rsidRPr="00CC0718" w:rsidR="00C71DC8" w:rsidP="00244814" w:rsidRDefault="00C71DC8" w14:paraId="7894841A" w14:textId="77777777">
            <w:pPr>
              <w:rPr>
                <w:b/>
                <w:color w:val="5C83B4"/>
                <w:spacing w:val="-2"/>
                <w:sz w:val="24"/>
              </w:rPr>
            </w:pPr>
            <w:r w:rsidRPr="00CC0718">
              <w:rPr>
                <w:b/>
                <w:color w:val="5C83B4"/>
                <w:spacing w:val="-2"/>
                <w:sz w:val="24"/>
              </w:rPr>
              <w:t>Aggregated:</w:t>
            </w:r>
          </w:p>
        </w:tc>
        <w:tc>
          <w:tcPr>
            <w:tcW w:w="8912" w:type="dxa"/>
            <w:gridSpan w:val="7"/>
            <w:shd w:val="clear" w:color="auto" w:fill="FFFFFF" w:themeFill="background1"/>
            <w:tcMar/>
          </w:tcPr>
          <w:p w:rsidRPr="00CC0718" w:rsidR="00C71DC8" w:rsidP="00244814" w:rsidRDefault="00C71DC8" w14:paraId="749CD72C" w14:textId="77777777">
            <w:pPr>
              <w:rPr>
                <w:b/>
                <w:color w:val="5C83B4"/>
                <w:spacing w:val="-2"/>
                <w:sz w:val="24"/>
              </w:rPr>
            </w:pPr>
            <w:r w:rsidRPr="00CC0718">
              <w:rPr>
                <w:b/>
                <w:color w:val="5C83B4"/>
                <w:spacing w:val="-2"/>
                <w:sz w:val="24"/>
              </w:rPr>
              <w:t>Yes</w:t>
            </w:r>
          </w:p>
        </w:tc>
      </w:tr>
      <w:tr w:rsidRPr="00CC0718" w:rsidR="00C71DC8" w:rsidTr="3A33D0EC" w14:paraId="3824D6A6" w14:textId="77777777">
        <w:trPr>
          <w:trHeight w:val="330" w:hRule="exact"/>
        </w:trPr>
        <w:tc>
          <w:tcPr>
            <w:tcW w:w="3381" w:type="dxa"/>
            <w:gridSpan w:val="2"/>
            <w:tcBorders>
              <w:bottom w:val="single" w:color="8FB6EA" w:sz="5" w:space="0"/>
            </w:tcBorders>
            <w:shd w:val="clear" w:color="auto" w:fill="FFFFFF" w:themeFill="background1"/>
            <w:tcMar/>
          </w:tcPr>
          <w:p w:rsidRPr="00CC0718" w:rsidR="00C71DC8" w:rsidP="00244814" w:rsidRDefault="00C71DC8" w14:paraId="1B7157E5" w14:textId="77777777">
            <w:pPr>
              <w:rPr>
                <w:color w:val="000000"/>
                <w:spacing w:val="-2"/>
                <w:sz w:val="18"/>
              </w:rPr>
            </w:pPr>
            <w:r w:rsidRPr="00CC0718">
              <w:rPr>
                <w:color w:val="000000"/>
                <w:spacing w:val="-2"/>
                <w:sz w:val="18"/>
              </w:rPr>
              <w:t>Document</w:t>
            </w:r>
          </w:p>
        </w:tc>
        <w:tc>
          <w:tcPr>
            <w:tcW w:w="1132" w:type="dxa"/>
            <w:tcBorders>
              <w:bottom w:val="single" w:color="8FB6EA" w:sz="5" w:space="0"/>
            </w:tcBorders>
            <w:shd w:val="clear" w:color="auto" w:fill="FFFFFF" w:themeFill="background1"/>
            <w:tcMar/>
          </w:tcPr>
          <w:p w:rsidRPr="00CC0718" w:rsidR="00C71DC8" w:rsidP="00244814" w:rsidRDefault="00C71DC8" w14:paraId="6645B505" w14:textId="77777777">
            <w:pPr>
              <w:rPr>
                <w:color w:val="000000"/>
                <w:spacing w:val="-2"/>
                <w:sz w:val="18"/>
              </w:rPr>
            </w:pPr>
            <w:r w:rsidRPr="00CC0718">
              <w:rPr>
                <w:color w:val="000000"/>
                <w:spacing w:val="-2"/>
                <w:sz w:val="18"/>
              </w:rPr>
              <w:t>6</w:t>
            </w:r>
          </w:p>
        </w:tc>
        <w:tc>
          <w:tcPr>
            <w:tcW w:w="1576" w:type="dxa"/>
            <w:gridSpan w:val="2"/>
            <w:tcBorders>
              <w:bottom w:val="single" w:color="8FB6EA" w:sz="5" w:space="0"/>
            </w:tcBorders>
            <w:shd w:val="clear" w:color="auto" w:fill="FFFFFF" w:themeFill="background1"/>
            <w:tcMar/>
          </w:tcPr>
          <w:p w:rsidRPr="00CC0718" w:rsidR="00C71DC8" w:rsidP="00244814" w:rsidRDefault="00C71DC8" w14:paraId="1B3E6FF0" w14:textId="77777777">
            <w:pPr>
              <w:rPr>
                <w:color w:val="000000"/>
                <w:spacing w:val="-2"/>
                <w:sz w:val="18"/>
              </w:rPr>
            </w:pPr>
            <w:r w:rsidRPr="00CC0718">
              <w:rPr>
                <w:color w:val="000000"/>
                <w:spacing w:val="-2"/>
                <w:sz w:val="18"/>
              </w:rPr>
              <w:t>16</w:t>
            </w:r>
          </w:p>
        </w:tc>
        <w:tc>
          <w:tcPr>
            <w:tcW w:w="1362" w:type="dxa"/>
            <w:tcBorders>
              <w:bottom w:val="single" w:color="8FB6EA" w:sz="5" w:space="0"/>
            </w:tcBorders>
            <w:shd w:val="clear" w:color="auto" w:fill="FFFFFF" w:themeFill="background1"/>
            <w:tcMar/>
          </w:tcPr>
          <w:p w:rsidRPr="00CC0718" w:rsidR="00C71DC8" w:rsidP="00244814" w:rsidRDefault="00C71DC8" w14:paraId="45590BF9" w14:textId="77777777">
            <w:pPr>
              <w:rPr>
                <w:color w:val="000000"/>
                <w:spacing w:val="-2"/>
                <w:sz w:val="18"/>
              </w:rPr>
            </w:pPr>
            <w:r w:rsidRPr="00CC0718">
              <w:rPr>
                <w:color w:val="000000"/>
                <w:spacing w:val="-2"/>
                <w:sz w:val="18"/>
              </w:rPr>
              <w:t>151</w:t>
            </w:r>
          </w:p>
        </w:tc>
        <w:tc>
          <w:tcPr>
            <w:tcW w:w="1690" w:type="dxa"/>
            <w:tcBorders>
              <w:bottom w:val="single" w:color="8FB6EA" w:sz="5" w:space="0"/>
            </w:tcBorders>
            <w:shd w:val="clear" w:color="auto" w:fill="FFFFFF" w:themeFill="background1"/>
            <w:tcMar/>
          </w:tcPr>
          <w:p w:rsidRPr="00CC0718" w:rsidR="00C71DC8" w:rsidP="00244814" w:rsidRDefault="00C71DC8" w14:paraId="042D3BBB" w14:textId="77777777">
            <w:pPr>
              <w:rPr>
                <w:color w:val="000000"/>
                <w:spacing w:val="-2"/>
                <w:sz w:val="18"/>
              </w:rPr>
            </w:pPr>
            <w:r w:rsidRPr="00CC0718">
              <w:rPr>
                <w:color w:val="000000"/>
                <w:spacing w:val="-2"/>
                <w:sz w:val="18"/>
              </w:rPr>
              <w:t>16</w:t>
            </w:r>
          </w:p>
        </w:tc>
        <w:tc>
          <w:tcPr>
            <w:tcW w:w="1576" w:type="dxa"/>
            <w:tcBorders>
              <w:bottom w:val="single" w:color="8FB6EA" w:sz="5" w:space="0"/>
            </w:tcBorders>
            <w:shd w:val="clear" w:color="auto" w:fill="FFFFFF" w:themeFill="background1"/>
            <w:tcMar/>
          </w:tcPr>
          <w:p w:rsidRPr="00CC0718" w:rsidR="00C71DC8" w:rsidP="00244814" w:rsidRDefault="00C71DC8" w14:paraId="56593A77" w14:textId="77777777">
            <w:pPr>
              <w:rPr>
                <w:color w:val="000000"/>
                <w:spacing w:val="-2"/>
                <w:sz w:val="18"/>
              </w:rPr>
            </w:pPr>
          </w:p>
        </w:tc>
      </w:tr>
      <w:tr w:rsidRPr="00CC0718" w:rsidR="00C71DC8" w:rsidTr="3A33D0EC" w14:paraId="02DF8E86" w14:textId="77777777">
        <w:trPr>
          <w:trHeight w:val="458" w:hRule="exact"/>
        </w:trPr>
        <w:tc>
          <w:tcPr>
            <w:tcW w:w="10717" w:type="dxa"/>
            <w:gridSpan w:val="8"/>
            <w:tcBorders>
              <w:top w:val="single" w:color="8FB6EA" w:sz="5" w:space="0"/>
            </w:tcBorders>
            <w:tcMar/>
          </w:tcPr>
          <w:p w:rsidRPr="00CC0718" w:rsidR="00C71DC8" w:rsidP="00244814" w:rsidRDefault="00C71DC8" w14:paraId="784B7BF6" w14:textId="77777777"/>
        </w:tc>
      </w:tr>
      <w:tr w:rsidRPr="00CC0718" w:rsidR="00C71DC8" w:rsidTr="3A33D0EC" w14:paraId="1039568A" w14:textId="77777777">
        <w:trPr>
          <w:trHeight w:val="330" w:hRule="exact"/>
        </w:trPr>
        <w:tc>
          <w:tcPr>
            <w:tcW w:w="10717" w:type="dxa"/>
            <w:gridSpan w:val="8"/>
            <w:shd w:val="clear" w:color="auto" w:fill="FFFFFF" w:themeFill="background1"/>
            <w:tcMar/>
          </w:tcPr>
          <w:p w:rsidRPr="00CC0718" w:rsidR="00C71DC8" w:rsidP="00244814" w:rsidRDefault="00C71DC8" w14:paraId="556B4B6C" w14:textId="77777777">
            <w:pPr>
              <w:rPr>
                <w:b/>
                <w:color w:val="5C83B4"/>
                <w:spacing w:val="-2"/>
                <w:sz w:val="24"/>
              </w:rPr>
            </w:pPr>
          </w:p>
        </w:tc>
      </w:tr>
      <w:tr w:rsidRPr="00CC0718" w:rsidR="00C71DC8" w:rsidTr="3A33D0EC" w14:paraId="6E3CEF8A" w14:textId="77777777">
        <w:trPr>
          <w:trHeight w:val="458" w:hRule="exact"/>
        </w:trPr>
        <w:tc>
          <w:tcPr>
            <w:tcW w:w="1805" w:type="dxa"/>
            <w:shd w:val="clear" w:color="auto" w:fill="FFFFFF" w:themeFill="background1"/>
            <w:tcMar/>
          </w:tcPr>
          <w:p w:rsidRPr="00CC0718" w:rsidR="00C71DC8" w:rsidP="00244814" w:rsidRDefault="00C71DC8" w14:paraId="02B9B09F" w14:textId="77777777">
            <w:pPr>
              <w:rPr>
                <w:b/>
                <w:color w:val="5C83B4"/>
                <w:spacing w:val="-2"/>
                <w:sz w:val="24"/>
              </w:rPr>
            </w:pPr>
            <w:r w:rsidRPr="00CC0718">
              <w:rPr>
                <w:b/>
                <w:color w:val="5C83B4"/>
                <w:spacing w:val="-2"/>
                <w:sz w:val="24"/>
              </w:rPr>
              <w:t>Nickname:</w:t>
            </w:r>
          </w:p>
        </w:tc>
        <w:tc>
          <w:tcPr>
            <w:tcW w:w="8912" w:type="dxa"/>
            <w:gridSpan w:val="7"/>
            <w:vMerge w:val="restart"/>
            <w:shd w:val="clear" w:color="auto" w:fill="FFFFFF" w:themeFill="background1"/>
            <w:tcMar/>
          </w:tcPr>
          <w:p w:rsidRPr="00CC0718" w:rsidR="00C71DC8" w:rsidP="00244814" w:rsidRDefault="00C71DC8" w14:paraId="28B977FD" w14:textId="77777777">
            <w:pPr>
              <w:rPr>
                <w:b/>
                <w:color w:val="5C83B4"/>
                <w:spacing w:val="-2"/>
                <w:sz w:val="24"/>
              </w:rPr>
            </w:pPr>
            <w:r w:rsidRPr="00CC0718">
              <w:rPr>
                <w:b/>
                <w:color w:val="5C83B4"/>
                <w:spacing w:val="-2"/>
                <w:sz w:val="24"/>
              </w:rPr>
              <w:t>Codes\\AXIAL CODE\\Q4 a- Structure of the club\GENERAL MEMBERS\Composition of Membership</w:t>
            </w:r>
          </w:p>
        </w:tc>
      </w:tr>
      <w:tr w:rsidRPr="00CC0718" w:rsidR="00C71DC8" w:rsidTr="3A33D0EC" w14:paraId="3D91989F" w14:textId="77777777">
        <w:trPr>
          <w:trHeight w:val="444" w:hRule="exact"/>
        </w:trPr>
        <w:tc>
          <w:tcPr>
            <w:tcW w:w="1805" w:type="dxa"/>
            <w:shd w:val="clear" w:color="auto" w:fill="FFFFFF" w:themeFill="background1"/>
            <w:tcMar/>
          </w:tcPr>
          <w:p w:rsidRPr="00CC0718" w:rsidR="00C71DC8" w:rsidP="00244814" w:rsidRDefault="00C71DC8" w14:paraId="32BE6EAE" w14:textId="77777777">
            <w:pPr>
              <w:rPr>
                <w:b/>
                <w:color w:val="5C83B4"/>
                <w:spacing w:val="-2"/>
                <w:sz w:val="24"/>
              </w:rPr>
            </w:pPr>
            <w:r w:rsidRPr="00CC0718">
              <w:rPr>
                <w:b/>
                <w:color w:val="5C83B4"/>
                <w:spacing w:val="-2"/>
                <w:sz w:val="24"/>
              </w:rPr>
              <w:lastRenderedPageBreak/>
              <w:t>Classification:</w:t>
            </w:r>
          </w:p>
        </w:tc>
        <w:tc>
          <w:tcPr>
            <w:tcW w:w="8912" w:type="dxa"/>
            <w:gridSpan w:val="7"/>
            <w:vMerge/>
            <w:tcMar/>
          </w:tcPr>
          <w:p w:rsidRPr="00CC0718" w:rsidR="00C71DC8" w:rsidP="00244814" w:rsidRDefault="00C71DC8" w14:paraId="4EA8D21E" w14:textId="77777777"/>
        </w:tc>
      </w:tr>
      <w:tr w:rsidRPr="00CC0718" w:rsidR="00C71DC8" w:rsidTr="3A33D0EC" w14:paraId="11B1C5EC" w14:textId="77777777">
        <w:trPr>
          <w:trHeight w:val="459" w:hRule="exact"/>
        </w:trPr>
        <w:tc>
          <w:tcPr>
            <w:tcW w:w="1805" w:type="dxa"/>
            <w:shd w:val="clear" w:color="auto" w:fill="FFFFFF" w:themeFill="background1"/>
            <w:tcMar/>
          </w:tcPr>
          <w:p w:rsidRPr="00CC0718" w:rsidR="00C71DC8" w:rsidP="00244814" w:rsidRDefault="00C71DC8" w14:paraId="1598EFCB" w14:textId="77777777">
            <w:pPr>
              <w:rPr>
                <w:b/>
                <w:color w:val="5C83B4"/>
                <w:spacing w:val="-2"/>
                <w:sz w:val="24"/>
              </w:rPr>
            </w:pPr>
            <w:r w:rsidRPr="00CC0718">
              <w:rPr>
                <w:b/>
                <w:color w:val="5C83B4"/>
                <w:spacing w:val="-2"/>
                <w:sz w:val="24"/>
              </w:rPr>
              <w:t>Aggregated:</w:t>
            </w:r>
          </w:p>
        </w:tc>
        <w:tc>
          <w:tcPr>
            <w:tcW w:w="8912" w:type="dxa"/>
            <w:gridSpan w:val="7"/>
            <w:shd w:val="clear" w:color="auto" w:fill="FFFFFF" w:themeFill="background1"/>
            <w:tcMar/>
          </w:tcPr>
          <w:p w:rsidRPr="00CC0718" w:rsidR="00C71DC8" w:rsidP="00244814" w:rsidRDefault="00C71DC8" w14:paraId="27340508" w14:textId="77777777">
            <w:pPr>
              <w:rPr>
                <w:b/>
                <w:color w:val="5C83B4"/>
                <w:spacing w:val="-2"/>
                <w:sz w:val="24"/>
              </w:rPr>
            </w:pPr>
            <w:r w:rsidRPr="00CC0718">
              <w:rPr>
                <w:b/>
                <w:color w:val="5C83B4"/>
                <w:spacing w:val="-2"/>
                <w:sz w:val="24"/>
              </w:rPr>
              <w:t>No</w:t>
            </w:r>
          </w:p>
        </w:tc>
      </w:tr>
      <w:tr w:rsidRPr="00CC0718" w:rsidR="00C71DC8" w:rsidTr="3A33D0EC" w14:paraId="709D58E5" w14:textId="77777777">
        <w:trPr>
          <w:trHeight w:val="344" w:hRule="exact"/>
        </w:trPr>
        <w:tc>
          <w:tcPr>
            <w:tcW w:w="3381" w:type="dxa"/>
            <w:gridSpan w:val="2"/>
            <w:tcBorders>
              <w:bottom w:val="single" w:color="8FB6EA" w:sz="5" w:space="0"/>
            </w:tcBorders>
            <w:shd w:val="clear" w:color="auto" w:fill="FFFFFF" w:themeFill="background1"/>
            <w:tcMar/>
          </w:tcPr>
          <w:p w:rsidRPr="00CC0718" w:rsidR="00C71DC8" w:rsidP="00244814" w:rsidRDefault="00C71DC8" w14:paraId="6C02A32F" w14:textId="77777777">
            <w:pPr>
              <w:rPr>
                <w:color w:val="000000"/>
                <w:spacing w:val="-2"/>
                <w:sz w:val="18"/>
              </w:rPr>
            </w:pPr>
            <w:r w:rsidRPr="00CC0718">
              <w:rPr>
                <w:color w:val="000000"/>
                <w:spacing w:val="-2"/>
                <w:sz w:val="18"/>
              </w:rPr>
              <w:t>Document</w:t>
            </w:r>
          </w:p>
        </w:tc>
        <w:tc>
          <w:tcPr>
            <w:tcW w:w="1132" w:type="dxa"/>
            <w:tcBorders>
              <w:bottom w:val="single" w:color="8FB6EA" w:sz="5" w:space="0"/>
            </w:tcBorders>
            <w:shd w:val="clear" w:color="auto" w:fill="FFFFFF" w:themeFill="background1"/>
            <w:tcMar/>
          </w:tcPr>
          <w:p w:rsidRPr="00CC0718" w:rsidR="00C71DC8" w:rsidP="00244814" w:rsidRDefault="00C71DC8" w14:paraId="3C3B219C" w14:textId="77777777">
            <w:pPr>
              <w:rPr>
                <w:color w:val="000000"/>
                <w:spacing w:val="-2"/>
                <w:sz w:val="18"/>
              </w:rPr>
            </w:pPr>
            <w:r w:rsidRPr="00CC0718">
              <w:rPr>
                <w:color w:val="000000"/>
                <w:spacing w:val="-2"/>
                <w:sz w:val="18"/>
              </w:rPr>
              <w:t>1</w:t>
            </w:r>
          </w:p>
        </w:tc>
        <w:tc>
          <w:tcPr>
            <w:tcW w:w="1576" w:type="dxa"/>
            <w:gridSpan w:val="2"/>
            <w:tcBorders>
              <w:bottom w:val="single" w:color="8FB6EA" w:sz="5" w:space="0"/>
            </w:tcBorders>
            <w:shd w:val="clear" w:color="auto" w:fill="FFFFFF" w:themeFill="background1"/>
            <w:tcMar/>
          </w:tcPr>
          <w:p w:rsidRPr="00CC0718" w:rsidR="00C71DC8" w:rsidP="00244814" w:rsidRDefault="00C71DC8" w14:paraId="438527ED" w14:textId="77777777">
            <w:pPr>
              <w:rPr>
                <w:color w:val="000000"/>
                <w:spacing w:val="-2"/>
                <w:sz w:val="18"/>
              </w:rPr>
            </w:pPr>
            <w:r w:rsidRPr="00CC0718">
              <w:rPr>
                <w:color w:val="000000"/>
                <w:spacing w:val="-2"/>
                <w:sz w:val="18"/>
              </w:rPr>
              <w:t>1</w:t>
            </w:r>
          </w:p>
        </w:tc>
        <w:tc>
          <w:tcPr>
            <w:tcW w:w="1362" w:type="dxa"/>
            <w:tcBorders>
              <w:bottom w:val="single" w:color="8FB6EA" w:sz="5" w:space="0"/>
            </w:tcBorders>
            <w:shd w:val="clear" w:color="auto" w:fill="FFFFFF" w:themeFill="background1"/>
            <w:tcMar/>
          </w:tcPr>
          <w:p w:rsidRPr="00CC0718" w:rsidR="00C71DC8" w:rsidP="00244814" w:rsidRDefault="00C71DC8" w14:paraId="66598929" w14:textId="77777777">
            <w:pPr>
              <w:rPr>
                <w:color w:val="000000"/>
                <w:spacing w:val="-2"/>
                <w:sz w:val="18"/>
              </w:rPr>
            </w:pPr>
            <w:r w:rsidRPr="00CC0718">
              <w:rPr>
                <w:color w:val="000000"/>
                <w:spacing w:val="-2"/>
                <w:sz w:val="18"/>
              </w:rPr>
              <w:t>12</w:t>
            </w:r>
          </w:p>
        </w:tc>
        <w:tc>
          <w:tcPr>
            <w:tcW w:w="1690" w:type="dxa"/>
            <w:tcBorders>
              <w:bottom w:val="single" w:color="8FB6EA" w:sz="5" w:space="0"/>
            </w:tcBorders>
            <w:shd w:val="clear" w:color="auto" w:fill="FFFFFF" w:themeFill="background1"/>
            <w:tcMar/>
          </w:tcPr>
          <w:p w:rsidRPr="00CC0718" w:rsidR="00C71DC8" w:rsidP="00244814" w:rsidRDefault="00C71DC8" w14:paraId="13EFD079" w14:textId="77777777">
            <w:pPr>
              <w:rPr>
                <w:color w:val="000000"/>
                <w:spacing w:val="-2"/>
                <w:sz w:val="18"/>
              </w:rPr>
            </w:pPr>
            <w:r w:rsidRPr="00CC0718">
              <w:rPr>
                <w:color w:val="000000"/>
                <w:spacing w:val="-2"/>
                <w:sz w:val="18"/>
              </w:rPr>
              <w:t>1</w:t>
            </w:r>
          </w:p>
        </w:tc>
        <w:tc>
          <w:tcPr>
            <w:tcW w:w="1576" w:type="dxa"/>
            <w:tcBorders>
              <w:bottom w:val="single" w:color="8FB6EA" w:sz="5" w:space="0"/>
            </w:tcBorders>
            <w:shd w:val="clear" w:color="auto" w:fill="FFFFFF" w:themeFill="background1"/>
            <w:tcMar/>
          </w:tcPr>
          <w:p w:rsidRPr="00CC0718" w:rsidR="00C71DC8" w:rsidP="00244814" w:rsidRDefault="00C71DC8" w14:paraId="721D7EFB" w14:textId="77777777">
            <w:pPr>
              <w:rPr>
                <w:color w:val="000000"/>
                <w:spacing w:val="-2"/>
                <w:sz w:val="18"/>
              </w:rPr>
            </w:pPr>
          </w:p>
        </w:tc>
      </w:tr>
      <w:tr w:rsidRPr="00CC0718" w:rsidR="00C71DC8" w:rsidTr="3A33D0EC" w14:paraId="3B25A3DC" w14:textId="77777777">
        <w:trPr>
          <w:trHeight w:val="1017" w:hRule="exact"/>
        </w:trPr>
        <w:tc>
          <w:tcPr>
            <w:tcW w:w="10717" w:type="dxa"/>
            <w:gridSpan w:val="8"/>
            <w:tcBorders>
              <w:top w:val="single" w:color="8FB6EA" w:sz="5" w:space="0"/>
            </w:tcBorders>
            <w:tcMar/>
          </w:tcPr>
          <w:p w:rsidRPr="00CC0718" w:rsidR="00C71DC8" w:rsidP="00244814" w:rsidRDefault="00C71DC8" w14:paraId="5F6830D1" w14:textId="77777777"/>
        </w:tc>
      </w:tr>
      <w:tr w:rsidRPr="00CC0718" w:rsidR="00C71DC8" w:rsidTr="3A33D0EC" w14:paraId="1B4C39F5" w14:textId="77777777">
        <w:trPr>
          <w:trHeight w:val="1017" w:hRule="exact"/>
        </w:trPr>
        <w:tc>
          <w:tcPr>
            <w:tcW w:w="10717" w:type="dxa"/>
            <w:gridSpan w:val="8"/>
            <w:tcMar/>
          </w:tcPr>
          <w:p w:rsidRPr="00CC0718" w:rsidR="00C71DC8" w:rsidP="00244814" w:rsidRDefault="00C71DC8" w14:paraId="2E0BF1E9" w14:textId="77777777"/>
        </w:tc>
      </w:tr>
      <w:tr w:rsidRPr="00CC0718" w:rsidR="00C71DC8" w:rsidTr="3A33D0EC" w14:paraId="6BED535A" w14:textId="77777777">
        <w:trPr>
          <w:trHeight w:val="459" w:hRule="exact"/>
        </w:trPr>
        <w:tc>
          <w:tcPr>
            <w:tcW w:w="5359" w:type="dxa"/>
            <w:gridSpan w:val="4"/>
            <w:shd w:val="clear" w:color="auto" w:fill="FFFFFF" w:themeFill="background1"/>
            <w:tcMar/>
          </w:tcPr>
          <w:p w:rsidRPr="00CC0718" w:rsidR="00C71DC8" w:rsidP="00244814" w:rsidRDefault="00C71DC8" w14:paraId="56583C53" w14:textId="77777777">
            <w:pPr>
              <w:jc w:val="right"/>
              <w:rPr>
                <w:color w:val="000066"/>
                <w:spacing w:val="-2"/>
                <w:sz w:val="16"/>
              </w:rPr>
            </w:pPr>
            <w:r w:rsidRPr="00CC0718">
              <w:rPr>
                <w:color w:val="000066"/>
                <w:spacing w:val="-2"/>
                <w:sz w:val="16"/>
              </w:rPr>
              <w:t>Formatted Reports\\Code Summary Formatted Report</w:t>
            </w:r>
          </w:p>
        </w:tc>
        <w:tc>
          <w:tcPr>
            <w:tcW w:w="5358" w:type="dxa"/>
            <w:gridSpan w:val="4"/>
            <w:shd w:val="clear" w:color="auto" w:fill="FFFFFF" w:themeFill="background1"/>
            <w:tcMar/>
          </w:tcPr>
          <w:p w:rsidRPr="00CC0718" w:rsidR="00C71DC8" w:rsidP="00244814" w:rsidRDefault="00C71DC8" w14:paraId="120F3191" w14:textId="77777777">
            <w:pPr>
              <w:jc w:val="right"/>
              <w:rPr>
                <w:color w:val="000066"/>
                <w:spacing w:val="-2"/>
                <w:sz w:val="16"/>
              </w:rPr>
            </w:pPr>
            <w:r w:rsidRPr="00CC0718">
              <w:rPr>
                <w:color w:val="000066"/>
                <w:spacing w:val="-2"/>
                <w:sz w:val="16"/>
              </w:rPr>
              <w:t>Page 54 of 104</w:t>
            </w:r>
          </w:p>
        </w:tc>
      </w:tr>
      <w:tr w:rsidRPr="00CC0718" w:rsidR="00C71DC8" w:rsidTr="3A33D0EC" w14:paraId="3FB46441" w14:textId="77777777">
        <w:trPr>
          <w:trHeight w:val="444" w:hRule="exact"/>
        </w:trPr>
        <w:tc>
          <w:tcPr>
            <w:tcW w:w="10717" w:type="dxa"/>
            <w:gridSpan w:val="8"/>
            <w:shd w:val="clear" w:color="auto" w:fill="FFFFFF" w:themeFill="background1"/>
            <w:tcMar/>
            <w:vAlign w:val="center"/>
          </w:tcPr>
          <w:p w:rsidRPr="00CC0718" w:rsidR="00C71DC8" w:rsidP="00244814" w:rsidRDefault="00C71DC8" w14:paraId="0AA38F12" w14:textId="77777777">
            <w:pPr>
              <w:jc w:val="right"/>
              <w:rPr>
                <w:color w:val="000066"/>
                <w:spacing w:val="-2"/>
                <w:sz w:val="16"/>
              </w:rPr>
            </w:pPr>
            <w:r w:rsidRPr="00CC0718">
              <w:rPr>
                <w:color w:val="000066"/>
                <w:spacing w:val="-2"/>
                <w:sz w:val="16"/>
              </w:rPr>
              <w:t>11/13/2024 3:39 PM</w:t>
            </w:r>
          </w:p>
        </w:tc>
      </w:tr>
      <w:tr w:rsidRPr="00CC0718" w:rsidR="00C71DC8" w:rsidTr="3A33D0EC" w14:paraId="4AA97317" w14:textId="77777777">
        <w:trPr>
          <w:trHeight w:val="458" w:hRule="exact"/>
        </w:trPr>
        <w:tc>
          <w:tcPr>
            <w:tcW w:w="3381" w:type="dxa"/>
            <w:gridSpan w:val="2"/>
            <w:shd w:val="clear" w:color="auto" w:fill="8FB6EA"/>
            <w:tcMar/>
          </w:tcPr>
          <w:p w:rsidRPr="00CC0718" w:rsidR="00C71DC8" w:rsidP="00244814" w:rsidRDefault="00C71DC8" w14:paraId="0676ECBB" w14:textId="77777777">
            <w:pPr>
              <w:rPr>
                <w:b/>
                <w:color w:val="000066"/>
                <w:spacing w:val="-2"/>
                <w:sz w:val="18"/>
              </w:rPr>
            </w:pPr>
            <w:r w:rsidRPr="00CC0718">
              <w:rPr>
                <w:b/>
                <w:color w:val="000066"/>
                <w:spacing w:val="-2"/>
                <w:sz w:val="18"/>
              </w:rPr>
              <w:t>File Type</w:t>
            </w:r>
          </w:p>
        </w:tc>
        <w:tc>
          <w:tcPr>
            <w:tcW w:w="1132" w:type="dxa"/>
            <w:shd w:val="clear" w:color="auto" w:fill="8FB6EA"/>
            <w:tcMar/>
          </w:tcPr>
          <w:p w:rsidRPr="00CC0718" w:rsidR="00C71DC8" w:rsidP="00244814" w:rsidRDefault="00C71DC8" w14:paraId="1B64709E" w14:textId="77777777">
            <w:pPr>
              <w:rPr>
                <w:b/>
                <w:color w:val="000066"/>
                <w:spacing w:val="-2"/>
                <w:sz w:val="18"/>
              </w:rPr>
            </w:pPr>
            <w:r w:rsidRPr="00CC0718">
              <w:rPr>
                <w:b/>
                <w:color w:val="000066"/>
                <w:spacing w:val="-2"/>
                <w:sz w:val="18"/>
              </w:rPr>
              <w:t>Number of Files</w:t>
            </w:r>
          </w:p>
        </w:tc>
        <w:tc>
          <w:tcPr>
            <w:tcW w:w="1576" w:type="dxa"/>
            <w:gridSpan w:val="2"/>
            <w:shd w:val="clear" w:color="auto" w:fill="8FB6EA"/>
            <w:tcMar/>
          </w:tcPr>
          <w:p w:rsidRPr="00CC0718" w:rsidR="00C71DC8" w:rsidP="00244814" w:rsidRDefault="00C71DC8" w14:paraId="77411717" w14:textId="77777777">
            <w:pPr>
              <w:rPr>
                <w:b/>
                <w:color w:val="000066"/>
                <w:spacing w:val="-2"/>
                <w:sz w:val="18"/>
              </w:rPr>
            </w:pPr>
            <w:r w:rsidRPr="00CC0718">
              <w:rPr>
                <w:b/>
                <w:color w:val="000066"/>
                <w:spacing w:val="-2"/>
                <w:sz w:val="18"/>
              </w:rPr>
              <w:t>Number of Coding References</w:t>
            </w:r>
          </w:p>
        </w:tc>
        <w:tc>
          <w:tcPr>
            <w:tcW w:w="1362" w:type="dxa"/>
            <w:shd w:val="clear" w:color="auto" w:fill="8FB6EA"/>
            <w:tcMar/>
          </w:tcPr>
          <w:p w:rsidRPr="00CC0718" w:rsidR="00C71DC8" w:rsidP="00244814" w:rsidRDefault="00C71DC8" w14:paraId="171FC851" w14:textId="77777777">
            <w:pPr>
              <w:rPr>
                <w:b/>
                <w:color w:val="000066"/>
                <w:spacing w:val="-2"/>
                <w:sz w:val="18"/>
              </w:rPr>
            </w:pPr>
            <w:r w:rsidRPr="00CC0718">
              <w:rPr>
                <w:b/>
                <w:color w:val="000066"/>
                <w:spacing w:val="-2"/>
                <w:sz w:val="18"/>
              </w:rPr>
              <w:t>Number of Words Coded</w:t>
            </w:r>
          </w:p>
        </w:tc>
        <w:tc>
          <w:tcPr>
            <w:tcW w:w="1690" w:type="dxa"/>
            <w:shd w:val="clear" w:color="auto" w:fill="8FB6EA"/>
            <w:tcMar/>
          </w:tcPr>
          <w:p w:rsidRPr="00CC0718" w:rsidR="00C71DC8" w:rsidP="00244814" w:rsidRDefault="00C71DC8" w14:paraId="395481C0" w14:textId="77777777">
            <w:pPr>
              <w:rPr>
                <w:b/>
                <w:color w:val="000066"/>
                <w:spacing w:val="-2"/>
                <w:sz w:val="18"/>
              </w:rPr>
            </w:pPr>
            <w:r w:rsidRPr="00CC0718">
              <w:rPr>
                <w:b/>
                <w:color w:val="000066"/>
                <w:spacing w:val="-2"/>
                <w:sz w:val="18"/>
              </w:rPr>
              <w:t>Number of Paragraphs Coded</w:t>
            </w:r>
          </w:p>
        </w:tc>
        <w:tc>
          <w:tcPr>
            <w:tcW w:w="1576" w:type="dxa"/>
            <w:shd w:val="clear" w:color="auto" w:fill="8FB6EA"/>
            <w:tcMar/>
          </w:tcPr>
          <w:p w:rsidRPr="00CC0718" w:rsidR="00C71DC8" w:rsidP="00244814" w:rsidRDefault="00C71DC8" w14:paraId="7A0270AC" w14:textId="77777777">
            <w:pPr>
              <w:rPr>
                <w:b/>
                <w:color w:val="000066"/>
                <w:spacing w:val="-2"/>
                <w:sz w:val="18"/>
              </w:rPr>
            </w:pPr>
            <w:r w:rsidRPr="00CC0718">
              <w:rPr>
                <w:b/>
                <w:color w:val="000066"/>
                <w:spacing w:val="-2"/>
                <w:sz w:val="18"/>
              </w:rPr>
              <w:t>Duration Coded</w:t>
            </w:r>
          </w:p>
        </w:tc>
      </w:tr>
      <w:tr w:rsidRPr="00CC0718" w:rsidR="00C71DC8" w:rsidTr="3A33D0EC" w14:paraId="61A1B22E" w14:textId="77777777">
        <w:trPr>
          <w:trHeight w:val="344" w:hRule="exact"/>
        </w:trPr>
        <w:tc>
          <w:tcPr>
            <w:tcW w:w="10717" w:type="dxa"/>
            <w:gridSpan w:val="8"/>
            <w:shd w:val="clear" w:color="auto" w:fill="FFFFFF" w:themeFill="background1"/>
            <w:tcMar/>
          </w:tcPr>
          <w:p w:rsidRPr="00CC0718" w:rsidR="00C71DC8" w:rsidP="00244814" w:rsidRDefault="00C71DC8" w14:paraId="61B115E4" w14:textId="77777777">
            <w:pPr>
              <w:rPr>
                <w:b/>
                <w:color w:val="5C83B4"/>
                <w:spacing w:val="-2"/>
                <w:sz w:val="24"/>
              </w:rPr>
            </w:pPr>
          </w:p>
        </w:tc>
      </w:tr>
      <w:tr w:rsidRPr="00CC0718" w:rsidR="00C71DC8" w:rsidTr="3A33D0EC" w14:paraId="3E7C61CD" w14:textId="77777777">
        <w:trPr>
          <w:trHeight w:val="459" w:hRule="exact"/>
        </w:trPr>
        <w:tc>
          <w:tcPr>
            <w:tcW w:w="1805" w:type="dxa"/>
            <w:shd w:val="clear" w:color="auto" w:fill="FFFFFF" w:themeFill="background1"/>
            <w:tcMar/>
          </w:tcPr>
          <w:p w:rsidRPr="00CC0718" w:rsidR="00C71DC8" w:rsidP="00244814" w:rsidRDefault="00C71DC8" w14:paraId="133D6D33" w14:textId="77777777">
            <w:pPr>
              <w:rPr>
                <w:b/>
                <w:color w:val="5C83B4"/>
                <w:spacing w:val="-2"/>
                <w:sz w:val="24"/>
              </w:rPr>
            </w:pPr>
            <w:r w:rsidRPr="00CC0718">
              <w:rPr>
                <w:b/>
                <w:color w:val="5C83B4"/>
                <w:spacing w:val="-2"/>
                <w:sz w:val="24"/>
              </w:rPr>
              <w:t>Nickname:</w:t>
            </w:r>
          </w:p>
        </w:tc>
        <w:tc>
          <w:tcPr>
            <w:tcW w:w="8912" w:type="dxa"/>
            <w:gridSpan w:val="7"/>
            <w:vMerge w:val="restart"/>
            <w:shd w:val="clear" w:color="auto" w:fill="FFFFFF" w:themeFill="background1"/>
            <w:tcMar/>
          </w:tcPr>
          <w:p w:rsidRPr="00CC0718" w:rsidR="00C71DC8" w:rsidP="00244814" w:rsidRDefault="00C71DC8" w14:paraId="3692F2E1" w14:textId="77777777">
            <w:pPr>
              <w:rPr>
                <w:b/>
                <w:color w:val="5C83B4"/>
                <w:spacing w:val="-2"/>
                <w:sz w:val="24"/>
              </w:rPr>
            </w:pPr>
            <w:r w:rsidRPr="00CC0718">
              <w:rPr>
                <w:b/>
                <w:color w:val="5C83B4"/>
                <w:spacing w:val="-2"/>
                <w:sz w:val="24"/>
              </w:rPr>
              <w:t>Codes\\AXIAL CODE\\Q4 a- Structure of the club\GENERAL MEMBERS\Formation by community members</w:t>
            </w:r>
          </w:p>
        </w:tc>
      </w:tr>
      <w:tr w:rsidRPr="00CC0718" w:rsidR="00C71DC8" w:rsidTr="3A33D0EC" w14:paraId="2B977FBE" w14:textId="77777777">
        <w:trPr>
          <w:trHeight w:val="444" w:hRule="exact"/>
        </w:trPr>
        <w:tc>
          <w:tcPr>
            <w:tcW w:w="1805" w:type="dxa"/>
            <w:shd w:val="clear" w:color="auto" w:fill="FFFFFF" w:themeFill="background1"/>
            <w:tcMar/>
          </w:tcPr>
          <w:p w:rsidRPr="00CC0718" w:rsidR="00C71DC8" w:rsidP="00244814" w:rsidRDefault="00C71DC8" w14:paraId="44C0DAED" w14:textId="77777777">
            <w:pPr>
              <w:rPr>
                <w:b/>
                <w:color w:val="5C83B4"/>
                <w:spacing w:val="-2"/>
                <w:sz w:val="24"/>
              </w:rPr>
            </w:pPr>
            <w:r w:rsidRPr="00CC0718">
              <w:rPr>
                <w:b/>
                <w:color w:val="5C83B4"/>
                <w:spacing w:val="-2"/>
                <w:sz w:val="24"/>
              </w:rPr>
              <w:t>Classification:</w:t>
            </w:r>
          </w:p>
        </w:tc>
        <w:tc>
          <w:tcPr>
            <w:tcW w:w="8912" w:type="dxa"/>
            <w:gridSpan w:val="7"/>
            <w:vMerge/>
            <w:tcMar/>
          </w:tcPr>
          <w:p w:rsidRPr="00CC0718" w:rsidR="00C71DC8" w:rsidP="00244814" w:rsidRDefault="00C71DC8" w14:paraId="359B8DB1" w14:textId="77777777"/>
        </w:tc>
      </w:tr>
      <w:tr w:rsidRPr="00CC0718" w:rsidR="00C71DC8" w:rsidTr="3A33D0EC" w14:paraId="2A652491" w14:textId="77777777">
        <w:trPr>
          <w:trHeight w:val="444" w:hRule="exact"/>
        </w:trPr>
        <w:tc>
          <w:tcPr>
            <w:tcW w:w="1805" w:type="dxa"/>
            <w:shd w:val="clear" w:color="auto" w:fill="FFFFFF" w:themeFill="background1"/>
            <w:tcMar/>
          </w:tcPr>
          <w:p w:rsidRPr="00CC0718" w:rsidR="00C71DC8" w:rsidP="00244814" w:rsidRDefault="00C71DC8" w14:paraId="6E0C5797" w14:textId="77777777">
            <w:pPr>
              <w:rPr>
                <w:b/>
                <w:color w:val="5C83B4"/>
                <w:spacing w:val="-2"/>
                <w:sz w:val="24"/>
              </w:rPr>
            </w:pPr>
            <w:r w:rsidRPr="00CC0718">
              <w:rPr>
                <w:b/>
                <w:color w:val="5C83B4"/>
                <w:spacing w:val="-2"/>
                <w:sz w:val="24"/>
              </w:rPr>
              <w:t>Aggregated:</w:t>
            </w:r>
          </w:p>
        </w:tc>
        <w:tc>
          <w:tcPr>
            <w:tcW w:w="8912" w:type="dxa"/>
            <w:gridSpan w:val="7"/>
            <w:shd w:val="clear" w:color="auto" w:fill="FFFFFF" w:themeFill="background1"/>
            <w:tcMar/>
          </w:tcPr>
          <w:p w:rsidRPr="00CC0718" w:rsidR="00C71DC8" w:rsidP="00244814" w:rsidRDefault="00C71DC8" w14:paraId="6A892534" w14:textId="77777777">
            <w:pPr>
              <w:rPr>
                <w:b/>
                <w:color w:val="5C83B4"/>
                <w:spacing w:val="-2"/>
                <w:sz w:val="24"/>
              </w:rPr>
            </w:pPr>
            <w:r w:rsidRPr="00CC0718">
              <w:rPr>
                <w:b/>
                <w:color w:val="5C83B4"/>
                <w:spacing w:val="-2"/>
                <w:sz w:val="24"/>
              </w:rPr>
              <w:t>No</w:t>
            </w:r>
          </w:p>
        </w:tc>
      </w:tr>
      <w:tr w:rsidRPr="00CC0718" w:rsidR="00C71DC8" w:rsidTr="3A33D0EC" w14:paraId="648F6985" w14:textId="77777777">
        <w:trPr>
          <w:trHeight w:val="344" w:hRule="exact"/>
        </w:trPr>
        <w:tc>
          <w:tcPr>
            <w:tcW w:w="3381" w:type="dxa"/>
            <w:gridSpan w:val="2"/>
            <w:tcBorders>
              <w:bottom w:val="single" w:color="8FB6EA" w:sz="5" w:space="0"/>
            </w:tcBorders>
            <w:shd w:val="clear" w:color="auto" w:fill="FFFFFF" w:themeFill="background1"/>
            <w:tcMar/>
          </w:tcPr>
          <w:p w:rsidRPr="00CC0718" w:rsidR="00C71DC8" w:rsidP="00244814" w:rsidRDefault="00C71DC8" w14:paraId="05389F01" w14:textId="77777777">
            <w:pPr>
              <w:rPr>
                <w:color w:val="000000"/>
                <w:spacing w:val="-2"/>
                <w:sz w:val="18"/>
              </w:rPr>
            </w:pPr>
            <w:r w:rsidRPr="00CC0718">
              <w:rPr>
                <w:color w:val="000000"/>
                <w:spacing w:val="-2"/>
                <w:sz w:val="18"/>
              </w:rPr>
              <w:t>Document</w:t>
            </w:r>
          </w:p>
        </w:tc>
        <w:tc>
          <w:tcPr>
            <w:tcW w:w="1132" w:type="dxa"/>
            <w:tcBorders>
              <w:bottom w:val="single" w:color="8FB6EA" w:sz="5" w:space="0"/>
            </w:tcBorders>
            <w:shd w:val="clear" w:color="auto" w:fill="FFFFFF" w:themeFill="background1"/>
            <w:tcMar/>
          </w:tcPr>
          <w:p w:rsidRPr="00CC0718" w:rsidR="00C71DC8" w:rsidP="00244814" w:rsidRDefault="00C71DC8" w14:paraId="6838920C" w14:textId="77777777">
            <w:pPr>
              <w:rPr>
                <w:color w:val="000000"/>
                <w:spacing w:val="-2"/>
                <w:sz w:val="18"/>
              </w:rPr>
            </w:pPr>
            <w:r w:rsidRPr="00CC0718">
              <w:rPr>
                <w:color w:val="000000"/>
                <w:spacing w:val="-2"/>
                <w:sz w:val="18"/>
              </w:rPr>
              <w:t>1</w:t>
            </w:r>
          </w:p>
        </w:tc>
        <w:tc>
          <w:tcPr>
            <w:tcW w:w="1576" w:type="dxa"/>
            <w:gridSpan w:val="2"/>
            <w:tcBorders>
              <w:bottom w:val="single" w:color="8FB6EA" w:sz="5" w:space="0"/>
            </w:tcBorders>
            <w:shd w:val="clear" w:color="auto" w:fill="FFFFFF" w:themeFill="background1"/>
            <w:tcMar/>
          </w:tcPr>
          <w:p w:rsidRPr="00CC0718" w:rsidR="00C71DC8" w:rsidP="00244814" w:rsidRDefault="00C71DC8" w14:paraId="5D47C866" w14:textId="77777777">
            <w:pPr>
              <w:rPr>
                <w:color w:val="000000"/>
                <w:spacing w:val="-2"/>
                <w:sz w:val="18"/>
              </w:rPr>
            </w:pPr>
            <w:r w:rsidRPr="00CC0718">
              <w:rPr>
                <w:color w:val="000000"/>
                <w:spacing w:val="-2"/>
                <w:sz w:val="18"/>
              </w:rPr>
              <w:t>1</w:t>
            </w:r>
          </w:p>
        </w:tc>
        <w:tc>
          <w:tcPr>
            <w:tcW w:w="1362" w:type="dxa"/>
            <w:tcBorders>
              <w:bottom w:val="single" w:color="8FB6EA" w:sz="5" w:space="0"/>
            </w:tcBorders>
            <w:shd w:val="clear" w:color="auto" w:fill="FFFFFF" w:themeFill="background1"/>
            <w:tcMar/>
          </w:tcPr>
          <w:p w:rsidRPr="00CC0718" w:rsidR="00C71DC8" w:rsidP="00244814" w:rsidRDefault="00C71DC8" w14:paraId="25DFDC6E" w14:textId="77777777">
            <w:pPr>
              <w:rPr>
                <w:color w:val="000000"/>
                <w:spacing w:val="-2"/>
                <w:sz w:val="18"/>
              </w:rPr>
            </w:pPr>
            <w:r w:rsidRPr="00CC0718">
              <w:rPr>
                <w:color w:val="000000"/>
                <w:spacing w:val="-2"/>
                <w:sz w:val="18"/>
              </w:rPr>
              <w:t>7</w:t>
            </w:r>
          </w:p>
        </w:tc>
        <w:tc>
          <w:tcPr>
            <w:tcW w:w="1690" w:type="dxa"/>
            <w:tcBorders>
              <w:bottom w:val="single" w:color="8FB6EA" w:sz="5" w:space="0"/>
            </w:tcBorders>
            <w:shd w:val="clear" w:color="auto" w:fill="FFFFFF" w:themeFill="background1"/>
            <w:tcMar/>
          </w:tcPr>
          <w:p w:rsidRPr="00CC0718" w:rsidR="00C71DC8" w:rsidP="00244814" w:rsidRDefault="00C71DC8" w14:paraId="1818269B" w14:textId="77777777">
            <w:pPr>
              <w:rPr>
                <w:color w:val="000000"/>
                <w:spacing w:val="-2"/>
                <w:sz w:val="18"/>
              </w:rPr>
            </w:pPr>
            <w:r w:rsidRPr="00CC0718">
              <w:rPr>
                <w:color w:val="000000"/>
                <w:spacing w:val="-2"/>
                <w:sz w:val="18"/>
              </w:rPr>
              <w:t>1</w:t>
            </w:r>
          </w:p>
        </w:tc>
        <w:tc>
          <w:tcPr>
            <w:tcW w:w="1576" w:type="dxa"/>
            <w:tcBorders>
              <w:bottom w:val="single" w:color="8FB6EA" w:sz="5" w:space="0"/>
            </w:tcBorders>
            <w:shd w:val="clear" w:color="auto" w:fill="FFFFFF" w:themeFill="background1"/>
            <w:tcMar/>
          </w:tcPr>
          <w:p w:rsidRPr="00CC0718" w:rsidR="00C71DC8" w:rsidP="00244814" w:rsidRDefault="00C71DC8" w14:paraId="718DB616" w14:textId="77777777">
            <w:pPr>
              <w:rPr>
                <w:color w:val="000000"/>
                <w:spacing w:val="-2"/>
                <w:sz w:val="18"/>
              </w:rPr>
            </w:pPr>
          </w:p>
        </w:tc>
      </w:tr>
      <w:tr w:rsidRPr="00CC0718" w:rsidR="00C71DC8" w:rsidTr="3A33D0EC" w14:paraId="00AA1F1F" w14:textId="77777777">
        <w:trPr>
          <w:trHeight w:val="459" w:hRule="exact"/>
        </w:trPr>
        <w:tc>
          <w:tcPr>
            <w:tcW w:w="10717" w:type="dxa"/>
            <w:gridSpan w:val="8"/>
            <w:tcBorders>
              <w:top w:val="single" w:color="8FB6EA" w:sz="5" w:space="0"/>
            </w:tcBorders>
            <w:tcMar/>
          </w:tcPr>
          <w:p w:rsidRPr="00CC0718" w:rsidR="00C71DC8" w:rsidP="00244814" w:rsidRDefault="00C71DC8" w14:paraId="6CCFF2FF" w14:textId="77777777"/>
        </w:tc>
      </w:tr>
      <w:tr w:rsidRPr="00CC0718" w:rsidR="00C71DC8" w:rsidTr="3A33D0EC" w14:paraId="40BC8D33" w14:textId="77777777">
        <w:trPr>
          <w:trHeight w:val="329" w:hRule="exact"/>
        </w:trPr>
        <w:tc>
          <w:tcPr>
            <w:tcW w:w="10717" w:type="dxa"/>
            <w:gridSpan w:val="8"/>
            <w:shd w:val="clear" w:color="auto" w:fill="FFFFFF" w:themeFill="background1"/>
            <w:tcMar/>
          </w:tcPr>
          <w:p w:rsidRPr="00CC0718" w:rsidR="00C71DC8" w:rsidP="00244814" w:rsidRDefault="00C71DC8" w14:paraId="19788CC1" w14:textId="77777777">
            <w:pPr>
              <w:rPr>
                <w:b/>
                <w:color w:val="5C83B4"/>
                <w:spacing w:val="-2"/>
                <w:sz w:val="24"/>
              </w:rPr>
            </w:pPr>
          </w:p>
        </w:tc>
      </w:tr>
      <w:tr w:rsidRPr="00CC0718" w:rsidR="00C71DC8" w:rsidTr="3A33D0EC" w14:paraId="72262B59" w14:textId="77777777">
        <w:trPr>
          <w:trHeight w:val="459" w:hRule="exact"/>
        </w:trPr>
        <w:tc>
          <w:tcPr>
            <w:tcW w:w="1805" w:type="dxa"/>
            <w:shd w:val="clear" w:color="auto" w:fill="FFFFFF" w:themeFill="background1"/>
            <w:tcMar/>
          </w:tcPr>
          <w:p w:rsidRPr="00CC0718" w:rsidR="00C71DC8" w:rsidP="00244814" w:rsidRDefault="00C71DC8" w14:paraId="1C81AEA4" w14:textId="77777777">
            <w:pPr>
              <w:rPr>
                <w:b/>
                <w:color w:val="5C83B4"/>
                <w:spacing w:val="-2"/>
                <w:sz w:val="24"/>
              </w:rPr>
            </w:pPr>
            <w:r w:rsidRPr="00CC0718">
              <w:rPr>
                <w:b/>
                <w:color w:val="5C83B4"/>
                <w:spacing w:val="-2"/>
                <w:sz w:val="24"/>
              </w:rPr>
              <w:t>Nickname:</w:t>
            </w:r>
          </w:p>
        </w:tc>
        <w:tc>
          <w:tcPr>
            <w:tcW w:w="8912" w:type="dxa"/>
            <w:gridSpan w:val="7"/>
            <w:vMerge w:val="restart"/>
            <w:shd w:val="clear" w:color="auto" w:fill="FFFFFF" w:themeFill="background1"/>
            <w:tcMar/>
          </w:tcPr>
          <w:p w:rsidRPr="00CC0718" w:rsidR="00C71DC8" w:rsidP="00244814" w:rsidRDefault="00C71DC8" w14:paraId="361581ED" w14:textId="77777777">
            <w:pPr>
              <w:rPr>
                <w:b/>
                <w:color w:val="5C83B4"/>
                <w:spacing w:val="-2"/>
                <w:sz w:val="24"/>
              </w:rPr>
            </w:pPr>
            <w:r w:rsidRPr="00CC0718">
              <w:rPr>
                <w:b/>
                <w:color w:val="5C83B4"/>
                <w:spacing w:val="-2"/>
                <w:sz w:val="24"/>
              </w:rPr>
              <w:t>Codes\\AXIAL CODE\\Q4 a- Structure of the club\GENERAL MEMBERS\General members that all can join</w:t>
            </w:r>
          </w:p>
        </w:tc>
      </w:tr>
      <w:tr w:rsidRPr="00CC0718" w:rsidR="00C71DC8" w:rsidTr="3A33D0EC" w14:paraId="14C6B81D" w14:textId="77777777">
        <w:trPr>
          <w:trHeight w:val="444" w:hRule="exact"/>
        </w:trPr>
        <w:tc>
          <w:tcPr>
            <w:tcW w:w="1805" w:type="dxa"/>
            <w:shd w:val="clear" w:color="auto" w:fill="FFFFFF" w:themeFill="background1"/>
            <w:tcMar/>
          </w:tcPr>
          <w:p w:rsidRPr="00CC0718" w:rsidR="00C71DC8" w:rsidP="00244814" w:rsidRDefault="00C71DC8" w14:paraId="3D59F5C2" w14:textId="77777777">
            <w:pPr>
              <w:rPr>
                <w:b/>
                <w:color w:val="5C83B4"/>
                <w:spacing w:val="-2"/>
                <w:sz w:val="24"/>
              </w:rPr>
            </w:pPr>
            <w:r w:rsidRPr="00CC0718">
              <w:rPr>
                <w:b/>
                <w:color w:val="5C83B4"/>
                <w:spacing w:val="-2"/>
                <w:sz w:val="24"/>
              </w:rPr>
              <w:t>Classification:</w:t>
            </w:r>
          </w:p>
        </w:tc>
        <w:tc>
          <w:tcPr>
            <w:tcW w:w="8912" w:type="dxa"/>
            <w:gridSpan w:val="7"/>
            <w:vMerge/>
            <w:tcMar/>
          </w:tcPr>
          <w:p w:rsidRPr="00CC0718" w:rsidR="00C71DC8" w:rsidP="00244814" w:rsidRDefault="00C71DC8" w14:paraId="3F35FA0E" w14:textId="77777777"/>
        </w:tc>
      </w:tr>
      <w:tr w:rsidRPr="00CC0718" w:rsidR="00C71DC8" w:rsidTr="3A33D0EC" w14:paraId="3F45A98E" w14:textId="77777777">
        <w:trPr>
          <w:trHeight w:val="458" w:hRule="exact"/>
        </w:trPr>
        <w:tc>
          <w:tcPr>
            <w:tcW w:w="1805" w:type="dxa"/>
            <w:shd w:val="clear" w:color="auto" w:fill="FFFFFF" w:themeFill="background1"/>
            <w:tcMar/>
          </w:tcPr>
          <w:p w:rsidRPr="00CC0718" w:rsidR="00C71DC8" w:rsidP="00244814" w:rsidRDefault="00C71DC8" w14:paraId="2691FFE3" w14:textId="77777777">
            <w:pPr>
              <w:rPr>
                <w:b/>
                <w:color w:val="5C83B4"/>
                <w:spacing w:val="-2"/>
                <w:sz w:val="24"/>
              </w:rPr>
            </w:pPr>
            <w:r w:rsidRPr="00CC0718">
              <w:rPr>
                <w:b/>
                <w:color w:val="5C83B4"/>
                <w:spacing w:val="-2"/>
                <w:sz w:val="24"/>
              </w:rPr>
              <w:t>Aggregated:</w:t>
            </w:r>
          </w:p>
        </w:tc>
        <w:tc>
          <w:tcPr>
            <w:tcW w:w="8912" w:type="dxa"/>
            <w:gridSpan w:val="7"/>
            <w:shd w:val="clear" w:color="auto" w:fill="FFFFFF" w:themeFill="background1"/>
            <w:tcMar/>
          </w:tcPr>
          <w:p w:rsidRPr="00CC0718" w:rsidR="00C71DC8" w:rsidP="00244814" w:rsidRDefault="00C71DC8" w14:paraId="4A1268A7" w14:textId="77777777">
            <w:pPr>
              <w:rPr>
                <w:b/>
                <w:color w:val="5C83B4"/>
                <w:spacing w:val="-2"/>
                <w:sz w:val="24"/>
              </w:rPr>
            </w:pPr>
            <w:r w:rsidRPr="00CC0718">
              <w:rPr>
                <w:b/>
                <w:color w:val="5C83B4"/>
                <w:spacing w:val="-2"/>
                <w:sz w:val="24"/>
              </w:rPr>
              <w:t>No</w:t>
            </w:r>
          </w:p>
        </w:tc>
      </w:tr>
      <w:tr w:rsidRPr="00CC0718" w:rsidR="00C71DC8" w:rsidTr="3A33D0EC" w14:paraId="3E236A5D" w14:textId="77777777">
        <w:trPr>
          <w:trHeight w:val="330" w:hRule="exact"/>
        </w:trPr>
        <w:tc>
          <w:tcPr>
            <w:tcW w:w="3381" w:type="dxa"/>
            <w:gridSpan w:val="2"/>
            <w:tcBorders>
              <w:bottom w:val="single" w:color="8FB6EA" w:sz="5" w:space="0"/>
            </w:tcBorders>
            <w:shd w:val="clear" w:color="auto" w:fill="FFFFFF" w:themeFill="background1"/>
            <w:tcMar/>
          </w:tcPr>
          <w:p w:rsidRPr="00CC0718" w:rsidR="00C71DC8" w:rsidP="00244814" w:rsidRDefault="00C71DC8" w14:paraId="6E869316" w14:textId="77777777">
            <w:pPr>
              <w:rPr>
                <w:color w:val="000000"/>
                <w:spacing w:val="-2"/>
                <w:sz w:val="18"/>
              </w:rPr>
            </w:pPr>
            <w:r w:rsidRPr="00CC0718">
              <w:rPr>
                <w:color w:val="000000"/>
                <w:spacing w:val="-2"/>
                <w:sz w:val="18"/>
              </w:rPr>
              <w:t>Document</w:t>
            </w:r>
          </w:p>
        </w:tc>
        <w:tc>
          <w:tcPr>
            <w:tcW w:w="1132" w:type="dxa"/>
            <w:tcBorders>
              <w:bottom w:val="single" w:color="8FB6EA" w:sz="5" w:space="0"/>
            </w:tcBorders>
            <w:shd w:val="clear" w:color="auto" w:fill="FFFFFF" w:themeFill="background1"/>
            <w:tcMar/>
          </w:tcPr>
          <w:p w:rsidRPr="00CC0718" w:rsidR="00C71DC8" w:rsidP="00244814" w:rsidRDefault="00C71DC8" w14:paraId="3BC59F6A" w14:textId="77777777">
            <w:pPr>
              <w:rPr>
                <w:color w:val="000000"/>
                <w:spacing w:val="-2"/>
                <w:sz w:val="18"/>
              </w:rPr>
            </w:pPr>
            <w:r w:rsidRPr="00CC0718">
              <w:rPr>
                <w:color w:val="000000"/>
                <w:spacing w:val="-2"/>
                <w:sz w:val="18"/>
              </w:rPr>
              <w:t>1</w:t>
            </w:r>
          </w:p>
        </w:tc>
        <w:tc>
          <w:tcPr>
            <w:tcW w:w="1576" w:type="dxa"/>
            <w:gridSpan w:val="2"/>
            <w:tcBorders>
              <w:bottom w:val="single" w:color="8FB6EA" w:sz="5" w:space="0"/>
            </w:tcBorders>
            <w:shd w:val="clear" w:color="auto" w:fill="FFFFFF" w:themeFill="background1"/>
            <w:tcMar/>
          </w:tcPr>
          <w:p w:rsidRPr="00CC0718" w:rsidR="00C71DC8" w:rsidP="00244814" w:rsidRDefault="00C71DC8" w14:paraId="2781790E" w14:textId="77777777">
            <w:pPr>
              <w:rPr>
                <w:color w:val="000000"/>
                <w:spacing w:val="-2"/>
                <w:sz w:val="18"/>
              </w:rPr>
            </w:pPr>
            <w:r w:rsidRPr="00CC0718">
              <w:rPr>
                <w:color w:val="000000"/>
                <w:spacing w:val="-2"/>
                <w:sz w:val="18"/>
              </w:rPr>
              <w:t>1</w:t>
            </w:r>
          </w:p>
        </w:tc>
        <w:tc>
          <w:tcPr>
            <w:tcW w:w="1362" w:type="dxa"/>
            <w:tcBorders>
              <w:bottom w:val="single" w:color="8FB6EA" w:sz="5" w:space="0"/>
            </w:tcBorders>
            <w:shd w:val="clear" w:color="auto" w:fill="FFFFFF" w:themeFill="background1"/>
            <w:tcMar/>
          </w:tcPr>
          <w:p w:rsidRPr="00CC0718" w:rsidR="00C71DC8" w:rsidP="00244814" w:rsidRDefault="00C71DC8" w14:paraId="2D0DD5DE" w14:textId="77777777">
            <w:pPr>
              <w:rPr>
                <w:color w:val="000000"/>
                <w:spacing w:val="-2"/>
                <w:sz w:val="18"/>
              </w:rPr>
            </w:pPr>
            <w:r w:rsidRPr="00CC0718">
              <w:rPr>
                <w:color w:val="000000"/>
                <w:spacing w:val="-2"/>
                <w:sz w:val="18"/>
              </w:rPr>
              <w:t>33</w:t>
            </w:r>
          </w:p>
        </w:tc>
        <w:tc>
          <w:tcPr>
            <w:tcW w:w="1690" w:type="dxa"/>
            <w:tcBorders>
              <w:bottom w:val="single" w:color="8FB6EA" w:sz="5" w:space="0"/>
            </w:tcBorders>
            <w:shd w:val="clear" w:color="auto" w:fill="FFFFFF" w:themeFill="background1"/>
            <w:tcMar/>
          </w:tcPr>
          <w:p w:rsidRPr="00CC0718" w:rsidR="00C71DC8" w:rsidP="00244814" w:rsidRDefault="00C71DC8" w14:paraId="06D27FF1" w14:textId="77777777">
            <w:pPr>
              <w:rPr>
                <w:color w:val="000000"/>
                <w:spacing w:val="-2"/>
                <w:sz w:val="18"/>
              </w:rPr>
            </w:pPr>
            <w:r w:rsidRPr="00CC0718">
              <w:rPr>
                <w:color w:val="000000"/>
                <w:spacing w:val="-2"/>
                <w:sz w:val="18"/>
              </w:rPr>
              <w:t>1</w:t>
            </w:r>
          </w:p>
        </w:tc>
        <w:tc>
          <w:tcPr>
            <w:tcW w:w="1576" w:type="dxa"/>
            <w:tcBorders>
              <w:bottom w:val="single" w:color="8FB6EA" w:sz="5" w:space="0"/>
            </w:tcBorders>
            <w:shd w:val="clear" w:color="auto" w:fill="FFFFFF" w:themeFill="background1"/>
            <w:tcMar/>
          </w:tcPr>
          <w:p w:rsidRPr="00CC0718" w:rsidR="00C71DC8" w:rsidP="00244814" w:rsidRDefault="00C71DC8" w14:paraId="5482EF4E" w14:textId="77777777">
            <w:pPr>
              <w:rPr>
                <w:color w:val="000000"/>
                <w:spacing w:val="-2"/>
                <w:sz w:val="18"/>
              </w:rPr>
            </w:pPr>
          </w:p>
        </w:tc>
      </w:tr>
      <w:tr w:rsidRPr="00CC0718" w:rsidR="00C71DC8" w:rsidTr="3A33D0EC" w14:paraId="715EBAF6" w14:textId="77777777">
        <w:trPr>
          <w:trHeight w:val="458" w:hRule="exact"/>
        </w:trPr>
        <w:tc>
          <w:tcPr>
            <w:tcW w:w="10717" w:type="dxa"/>
            <w:gridSpan w:val="8"/>
            <w:tcBorders>
              <w:top w:val="single" w:color="8FB6EA" w:sz="5" w:space="0"/>
            </w:tcBorders>
            <w:tcMar/>
          </w:tcPr>
          <w:p w:rsidRPr="00CC0718" w:rsidR="00C71DC8" w:rsidP="00244814" w:rsidRDefault="00C71DC8" w14:paraId="6FB44241" w14:textId="77777777"/>
        </w:tc>
      </w:tr>
      <w:tr w:rsidRPr="00CC0718" w:rsidR="00C71DC8" w:rsidTr="3A33D0EC" w14:paraId="18676C54" w14:textId="77777777">
        <w:trPr>
          <w:trHeight w:val="330" w:hRule="exact"/>
        </w:trPr>
        <w:tc>
          <w:tcPr>
            <w:tcW w:w="10717" w:type="dxa"/>
            <w:gridSpan w:val="8"/>
            <w:shd w:val="clear" w:color="auto" w:fill="FFFFFF" w:themeFill="background1"/>
            <w:tcMar/>
          </w:tcPr>
          <w:p w:rsidRPr="00CC0718" w:rsidR="00C71DC8" w:rsidP="00244814" w:rsidRDefault="00C71DC8" w14:paraId="5A37593D" w14:textId="77777777">
            <w:pPr>
              <w:rPr>
                <w:b/>
                <w:color w:val="5C83B4"/>
                <w:spacing w:val="-2"/>
                <w:sz w:val="24"/>
              </w:rPr>
            </w:pPr>
          </w:p>
        </w:tc>
      </w:tr>
      <w:tr w:rsidRPr="00CC0718" w:rsidR="00C71DC8" w:rsidTr="3A33D0EC" w14:paraId="4CCBBF22" w14:textId="77777777">
        <w:trPr>
          <w:trHeight w:val="458" w:hRule="exact"/>
        </w:trPr>
        <w:tc>
          <w:tcPr>
            <w:tcW w:w="1805" w:type="dxa"/>
            <w:shd w:val="clear" w:color="auto" w:fill="FFFFFF" w:themeFill="background1"/>
            <w:tcMar/>
          </w:tcPr>
          <w:p w:rsidRPr="00CC0718" w:rsidR="00C71DC8" w:rsidP="00244814" w:rsidRDefault="00C71DC8" w14:paraId="52B38CF5" w14:textId="77777777">
            <w:pPr>
              <w:rPr>
                <w:b/>
                <w:color w:val="5C83B4"/>
                <w:spacing w:val="-2"/>
                <w:sz w:val="24"/>
              </w:rPr>
            </w:pPr>
            <w:r w:rsidRPr="00CC0718">
              <w:rPr>
                <w:b/>
                <w:color w:val="5C83B4"/>
                <w:spacing w:val="-2"/>
                <w:sz w:val="24"/>
              </w:rPr>
              <w:t>Nickname:</w:t>
            </w:r>
          </w:p>
        </w:tc>
        <w:tc>
          <w:tcPr>
            <w:tcW w:w="8912" w:type="dxa"/>
            <w:gridSpan w:val="7"/>
            <w:vMerge w:val="restart"/>
            <w:shd w:val="clear" w:color="auto" w:fill="FFFFFF" w:themeFill="background1"/>
            <w:tcMar/>
          </w:tcPr>
          <w:p w:rsidRPr="00CC0718" w:rsidR="00C71DC8" w:rsidP="00244814" w:rsidRDefault="00C71DC8" w14:paraId="4D3386EB" w14:textId="77777777">
            <w:pPr>
              <w:rPr>
                <w:b/>
                <w:color w:val="5C83B4"/>
                <w:spacing w:val="-2"/>
                <w:sz w:val="24"/>
              </w:rPr>
            </w:pPr>
            <w:r w:rsidRPr="00CC0718">
              <w:rPr>
                <w:b/>
                <w:color w:val="5C83B4"/>
                <w:spacing w:val="-2"/>
                <w:sz w:val="24"/>
              </w:rPr>
              <w:t>Codes\\AXIAL CODE\\Q4 a- Structure of the club\GENERAL MEMBERS\Membership Composition</w:t>
            </w:r>
          </w:p>
        </w:tc>
      </w:tr>
      <w:tr w:rsidRPr="00CC0718" w:rsidR="00C71DC8" w:rsidTr="3A33D0EC" w14:paraId="21BFD774" w14:textId="77777777">
        <w:trPr>
          <w:trHeight w:val="444" w:hRule="exact"/>
        </w:trPr>
        <w:tc>
          <w:tcPr>
            <w:tcW w:w="1805" w:type="dxa"/>
            <w:shd w:val="clear" w:color="auto" w:fill="FFFFFF" w:themeFill="background1"/>
            <w:tcMar/>
          </w:tcPr>
          <w:p w:rsidRPr="00CC0718" w:rsidR="00C71DC8" w:rsidP="00244814" w:rsidRDefault="00C71DC8" w14:paraId="3F706C6B" w14:textId="77777777">
            <w:pPr>
              <w:rPr>
                <w:b/>
                <w:color w:val="5C83B4"/>
                <w:spacing w:val="-2"/>
                <w:sz w:val="24"/>
              </w:rPr>
            </w:pPr>
            <w:r w:rsidRPr="00CC0718">
              <w:rPr>
                <w:b/>
                <w:color w:val="5C83B4"/>
                <w:spacing w:val="-2"/>
                <w:sz w:val="24"/>
              </w:rPr>
              <w:t>Classification:</w:t>
            </w:r>
          </w:p>
        </w:tc>
        <w:tc>
          <w:tcPr>
            <w:tcW w:w="8912" w:type="dxa"/>
            <w:gridSpan w:val="7"/>
            <w:vMerge/>
            <w:tcMar/>
          </w:tcPr>
          <w:p w:rsidRPr="00CC0718" w:rsidR="00C71DC8" w:rsidP="00244814" w:rsidRDefault="00C71DC8" w14:paraId="56FC2261" w14:textId="77777777"/>
        </w:tc>
      </w:tr>
      <w:tr w:rsidRPr="00CC0718" w:rsidR="00C71DC8" w:rsidTr="3A33D0EC" w14:paraId="1B0DD45E" w14:textId="77777777">
        <w:trPr>
          <w:trHeight w:val="459" w:hRule="exact"/>
        </w:trPr>
        <w:tc>
          <w:tcPr>
            <w:tcW w:w="1805" w:type="dxa"/>
            <w:shd w:val="clear" w:color="auto" w:fill="FFFFFF" w:themeFill="background1"/>
            <w:tcMar/>
          </w:tcPr>
          <w:p w:rsidRPr="00CC0718" w:rsidR="00C71DC8" w:rsidP="00244814" w:rsidRDefault="00C71DC8" w14:paraId="57B94C6A" w14:textId="77777777">
            <w:pPr>
              <w:rPr>
                <w:b/>
                <w:color w:val="5C83B4"/>
                <w:spacing w:val="-2"/>
                <w:sz w:val="24"/>
              </w:rPr>
            </w:pPr>
            <w:r w:rsidRPr="00CC0718">
              <w:rPr>
                <w:b/>
                <w:color w:val="5C83B4"/>
                <w:spacing w:val="-2"/>
                <w:sz w:val="24"/>
              </w:rPr>
              <w:t>Aggregated:</w:t>
            </w:r>
          </w:p>
        </w:tc>
        <w:tc>
          <w:tcPr>
            <w:tcW w:w="8912" w:type="dxa"/>
            <w:gridSpan w:val="7"/>
            <w:shd w:val="clear" w:color="auto" w:fill="FFFFFF" w:themeFill="background1"/>
            <w:tcMar/>
          </w:tcPr>
          <w:p w:rsidRPr="00CC0718" w:rsidR="00C71DC8" w:rsidP="00244814" w:rsidRDefault="00C71DC8" w14:paraId="7AB55F16" w14:textId="77777777">
            <w:pPr>
              <w:rPr>
                <w:b/>
                <w:color w:val="5C83B4"/>
                <w:spacing w:val="-2"/>
                <w:sz w:val="24"/>
              </w:rPr>
            </w:pPr>
            <w:r w:rsidRPr="00CC0718">
              <w:rPr>
                <w:b/>
                <w:color w:val="5C83B4"/>
                <w:spacing w:val="-2"/>
                <w:sz w:val="24"/>
              </w:rPr>
              <w:t>No</w:t>
            </w:r>
          </w:p>
        </w:tc>
      </w:tr>
      <w:tr w:rsidRPr="00CC0718" w:rsidR="00C71DC8" w:rsidTr="3A33D0EC" w14:paraId="2B3C3634" w14:textId="77777777">
        <w:trPr>
          <w:trHeight w:val="344" w:hRule="exact"/>
        </w:trPr>
        <w:tc>
          <w:tcPr>
            <w:tcW w:w="3381" w:type="dxa"/>
            <w:gridSpan w:val="2"/>
            <w:tcBorders>
              <w:bottom w:val="single" w:color="8FB6EA" w:sz="5" w:space="0"/>
            </w:tcBorders>
            <w:shd w:val="clear" w:color="auto" w:fill="FFFFFF" w:themeFill="background1"/>
            <w:tcMar/>
          </w:tcPr>
          <w:p w:rsidRPr="00CC0718" w:rsidR="00C71DC8" w:rsidP="00244814" w:rsidRDefault="00C71DC8" w14:paraId="7C98D9E9" w14:textId="77777777">
            <w:pPr>
              <w:rPr>
                <w:color w:val="000000"/>
                <w:spacing w:val="-2"/>
                <w:sz w:val="18"/>
              </w:rPr>
            </w:pPr>
            <w:r w:rsidRPr="00CC0718">
              <w:rPr>
                <w:color w:val="000000"/>
                <w:spacing w:val="-2"/>
                <w:sz w:val="18"/>
              </w:rPr>
              <w:t>Document</w:t>
            </w:r>
          </w:p>
        </w:tc>
        <w:tc>
          <w:tcPr>
            <w:tcW w:w="1132" w:type="dxa"/>
            <w:tcBorders>
              <w:bottom w:val="single" w:color="8FB6EA" w:sz="5" w:space="0"/>
            </w:tcBorders>
            <w:shd w:val="clear" w:color="auto" w:fill="FFFFFF" w:themeFill="background1"/>
            <w:tcMar/>
          </w:tcPr>
          <w:p w:rsidRPr="00CC0718" w:rsidR="00C71DC8" w:rsidP="00244814" w:rsidRDefault="00C71DC8" w14:paraId="0EECAF97" w14:textId="77777777">
            <w:pPr>
              <w:rPr>
                <w:color w:val="000000"/>
                <w:spacing w:val="-2"/>
                <w:sz w:val="18"/>
              </w:rPr>
            </w:pPr>
            <w:r w:rsidRPr="00CC0718">
              <w:rPr>
                <w:color w:val="000000"/>
                <w:spacing w:val="-2"/>
                <w:sz w:val="18"/>
              </w:rPr>
              <w:t>1</w:t>
            </w:r>
          </w:p>
        </w:tc>
        <w:tc>
          <w:tcPr>
            <w:tcW w:w="1576" w:type="dxa"/>
            <w:gridSpan w:val="2"/>
            <w:tcBorders>
              <w:bottom w:val="single" w:color="8FB6EA" w:sz="5" w:space="0"/>
            </w:tcBorders>
            <w:shd w:val="clear" w:color="auto" w:fill="FFFFFF" w:themeFill="background1"/>
            <w:tcMar/>
          </w:tcPr>
          <w:p w:rsidRPr="00CC0718" w:rsidR="00C71DC8" w:rsidP="00244814" w:rsidRDefault="00C71DC8" w14:paraId="2918F592" w14:textId="77777777">
            <w:pPr>
              <w:rPr>
                <w:color w:val="000000"/>
                <w:spacing w:val="-2"/>
                <w:sz w:val="18"/>
              </w:rPr>
            </w:pPr>
            <w:r w:rsidRPr="00CC0718">
              <w:rPr>
                <w:color w:val="000000"/>
                <w:spacing w:val="-2"/>
                <w:sz w:val="18"/>
              </w:rPr>
              <w:t>2</w:t>
            </w:r>
          </w:p>
        </w:tc>
        <w:tc>
          <w:tcPr>
            <w:tcW w:w="1362" w:type="dxa"/>
            <w:tcBorders>
              <w:bottom w:val="single" w:color="8FB6EA" w:sz="5" w:space="0"/>
            </w:tcBorders>
            <w:shd w:val="clear" w:color="auto" w:fill="FFFFFF" w:themeFill="background1"/>
            <w:tcMar/>
          </w:tcPr>
          <w:p w:rsidRPr="00CC0718" w:rsidR="00C71DC8" w:rsidP="00244814" w:rsidRDefault="00C71DC8" w14:paraId="3D91A0FB" w14:textId="77777777">
            <w:pPr>
              <w:rPr>
                <w:color w:val="000000"/>
                <w:spacing w:val="-2"/>
                <w:sz w:val="18"/>
              </w:rPr>
            </w:pPr>
            <w:r w:rsidRPr="00CC0718">
              <w:rPr>
                <w:color w:val="000000"/>
                <w:spacing w:val="-2"/>
                <w:sz w:val="18"/>
              </w:rPr>
              <w:t>37</w:t>
            </w:r>
          </w:p>
        </w:tc>
        <w:tc>
          <w:tcPr>
            <w:tcW w:w="1690" w:type="dxa"/>
            <w:tcBorders>
              <w:bottom w:val="single" w:color="8FB6EA" w:sz="5" w:space="0"/>
            </w:tcBorders>
            <w:shd w:val="clear" w:color="auto" w:fill="FFFFFF" w:themeFill="background1"/>
            <w:tcMar/>
          </w:tcPr>
          <w:p w:rsidRPr="00CC0718" w:rsidR="00C71DC8" w:rsidP="00244814" w:rsidRDefault="00C71DC8" w14:paraId="16D986D7" w14:textId="77777777">
            <w:pPr>
              <w:rPr>
                <w:color w:val="000000"/>
                <w:spacing w:val="-2"/>
                <w:sz w:val="18"/>
              </w:rPr>
            </w:pPr>
            <w:r w:rsidRPr="00CC0718">
              <w:rPr>
                <w:color w:val="000000"/>
                <w:spacing w:val="-2"/>
                <w:sz w:val="18"/>
              </w:rPr>
              <w:t>2</w:t>
            </w:r>
          </w:p>
        </w:tc>
        <w:tc>
          <w:tcPr>
            <w:tcW w:w="1576" w:type="dxa"/>
            <w:tcBorders>
              <w:bottom w:val="single" w:color="8FB6EA" w:sz="5" w:space="0"/>
            </w:tcBorders>
            <w:shd w:val="clear" w:color="auto" w:fill="FFFFFF" w:themeFill="background1"/>
            <w:tcMar/>
          </w:tcPr>
          <w:p w:rsidRPr="00CC0718" w:rsidR="00C71DC8" w:rsidP="00244814" w:rsidRDefault="00C71DC8" w14:paraId="3216AEC9" w14:textId="77777777">
            <w:pPr>
              <w:rPr>
                <w:color w:val="000000"/>
                <w:spacing w:val="-2"/>
                <w:sz w:val="18"/>
              </w:rPr>
            </w:pPr>
          </w:p>
        </w:tc>
      </w:tr>
      <w:tr w:rsidRPr="00CC0718" w:rsidR="00C71DC8" w:rsidTr="3A33D0EC" w14:paraId="2FC64CE5" w14:textId="77777777">
        <w:trPr>
          <w:trHeight w:val="444" w:hRule="exact"/>
        </w:trPr>
        <w:tc>
          <w:tcPr>
            <w:tcW w:w="10717" w:type="dxa"/>
            <w:gridSpan w:val="8"/>
            <w:tcBorders>
              <w:top w:val="single" w:color="8FB6EA" w:sz="5" w:space="0"/>
            </w:tcBorders>
            <w:tcMar/>
          </w:tcPr>
          <w:p w:rsidRPr="00CC0718" w:rsidR="00C71DC8" w:rsidP="00244814" w:rsidRDefault="00C71DC8" w14:paraId="3FF832EC" w14:textId="77777777"/>
        </w:tc>
      </w:tr>
      <w:tr w:rsidRPr="00CC0718" w:rsidR="00C71DC8" w:rsidTr="3A33D0EC" w14:paraId="16638679" w14:textId="77777777">
        <w:trPr>
          <w:trHeight w:val="344" w:hRule="exact"/>
        </w:trPr>
        <w:tc>
          <w:tcPr>
            <w:tcW w:w="10717" w:type="dxa"/>
            <w:gridSpan w:val="8"/>
            <w:shd w:val="clear" w:color="auto" w:fill="FFFFFF" w:themeFill="background1"/>
            <w:tcMar/>
          </w:tcPr>
          <w:p w:rsidRPr="00CC0718" w:rsidR="00C71DC8" w:rsidP="00244814" w:rsidRDefault="00C71DC8" w14:paraId="6580B9C4" w14:textId="77777777">
            <w:pPr>
              <w:rPr>
                <w:b/>
                <w:color w:val="5C83B4"/>
                <w:spacing w:val="-2"/>
                <w:sz w:val="24"/>
              </w:rPr>
            </w:pPr>
          </w:p>
        </w:tc>
      </w:tr>
      <w:tr w:rsidRPr="00CC0718" w:rsidR="00C71DC8" w:rsidTr="3A33D0EC" w14:paraId="5E561BEB" w14:textId="77777777">
        <w:trPr>
          <w:trHeight w:val="444" w:hRule="exact"/>
        </w:trPr>
        <w:tc>
          <w:tcPr>
            <w:tcW w:w="1805" w:type="dxa"/>
            <w:shd w:val="clear" w:color="auto" w:fill="FFFFFF" w:themeFill="background1"/>
            <w:tcMar/>
          </w:tcPr>
          <w:p w:rsidRPr="00CC0718" w:rsidR="00C71DC8" w:rsidP="00244814" w:rsidRDefault="00C71DC8" w14:paraId="032A8383" w14:textId="77777777">
            <w:pPr>
              <w:rPr>
                <w:b/>
                <w:color w:val="5C83B4"/>
                <w:spacing w:val="-2"/>
                <w:sz w:val="24"/>
              </w:rPr>
            </w:pPr>
            <w:r w:rsidRPr="00CC0718">
              <w:rPr>
                <w:b/>
                <w:color w:val="5C83B4"/>
                <w:spacing w:val="-2"/>
                <w:sz w:val="24"/>
              </w:rPr>
              <w:lastRenderedPageBreak/>
              <w:t>Nickname:</w:t>
            </w:r>
          </w:p>
        </w:tc>
        <w:tc>
          <w:tcPr>
            <w:tcW w:w="8912" w:type="dxa"/>
            <w:gridSpan w:val="7"/>
            <w:vMerge w:val="restart"/>
            <w:shd w:val="clear" w:color="auto" w:fill="FFFFFF" w:themeFill="background1"/>
            <w:tcMar/>
          </w:tcPr>
          <w:p w:rsidRPr="00CC0718" w:rsidR="00C71DC8" w:rsidP="00244814" w:rsidRDefault="00C71DC8" w14:paraId="1103EADF" w14:textId="77777777">
            <w:pPr>
              <w:rPr>
                <w:b/>
                <w:color w:val="5C83B4"/>
                <w:spacing w:val="-2"/>
                <w:sz w:val="24"/>
              </w:rPr>
            </w:pPr>
            <w:r w:rsidRPr="00CC0718">
              <w:rPr>
                <w:b/>
                <w:color w:val="5C83B4"/>
                <w:spacing w:val="-2"/>
                <w:sz w:val="24"/>
              </w:rPr>
              <w:t>Codes\\AXIAL CODE\\Q4 a- Structure of the club\GENERAL MEMBERS\Open Club</w:t>
            </w:r>
          </w:p>
        </w:tc>
      </w:tr>
      <w:tr w:rsidRPr="00CC0718" w:rsidR="00C71DC8" w:rsidTr="3A33D0EC" w14:paraId="0F86661C" w14:textId="77777777">
        <w:trPr>
          <w:trHeight w:val="459" w:hRule="exact"/>
        </w:trPr>
        <w:tc>
          <w:tcPr>
            <w:tcW w:w="1805" w:type="dxa"/>
            <w:shd w:val="clear" w:color="auto" w:fill="FFFFFF" w:themeFill="background1"/>
            <w:tcMar/>
          </w:tcPr>
          <w:p w:rsidRPr="00CC0718" w:rsidR="00C71DC8" w:rsidP="00244814" w:rsidRDefault="00C71DC8" w14:paraId="2879EBFA" w14:textId="77777777">
            <w:pPr>
              <w:rPr>
                <w:b/>
                <w:color w:val="5C83B4"/>
                <w:spacing w:val="-2"/>
                <w:sz w:val="24"/>
              </w:rPr>
            </w:pPr>
            <w:r w:rsidRPr="00CC0718">
              <w:rPr>
                <w:b/>
                <w:color w:val="5C83B4"/>
                <w:spacing w:val="-2"/>
                <w:sz w:val="24"/>
              </w:rPr>
              <w:t>Classification:</w:t>
            </w:r>
          </w:p>
        </w:tc>
        <w:tc>
          <w:tcPr>
            <w:tcW w:w="8912" w:type="dxa"/>
            <w:gridSpan w:val="7"/>
            <w:vMerge/>
            <w:tcMar/>
          </w:tcPr>
          <w:p w:rsidRPr="00CC0718" w:rsidR="00C71DC8" w:rsidP="00244814" w:rsidRDefault="00C71DC8" w14:paraId="685E94FC" w14:textId="77777777"/>
        </w:tc>
      </w:tr>
      <w:tr w:rsidRPr="00CC0718" w:rsidR="00C71DC8" w:rsidTr="3A33D0EC" w14:paraId="5843374F" w14:textId="77777777">
        <w:trPr>
          <w:trHeight w:val="444" w:hRule="exact"/>
        </w:trPr>
        <w:tc>
          <w:tcPr>
            <w:tcW w:w="1805" w:type="dxa"/>
            <w:shd w:val="clear" w:color="auto" w:fill="FFFFFF" w:themeFill="background1"/>
            <w:tcMar/>
          </w:tcPr>
          <w:p w:rsidRPr="00CC0718" w:rsidR="00C71DC8" w:rsidP="00244814" w:rsidRDefault="00C71DC8" w14:paraId="3207FC7E" w14:textId="77777777">
            <w:pPr>
              <w:rPr>
                <w:b/>
                <w:color w:val="5C83B4"/>
                <w:spacing w:val="-2"/>
                <w:sz w:val="24"/>
              </w:rPr>
            </w:pPr>
            <w:r w:rsidRPr="00CC0718">
              <w:rPr>
                <w:b/>
                <w:color w:val="5C83B4"/>
                <w:spacing w:val="-2"/>
                <w:sz w:val="24"/>
              </w:rPr>
              <w:t>Aggregated:</w:t>
            </w:r>
          </w:p>
        </w:tc>
        <w:tc>
          <w:tcPr>
            <w:tcW w:w="8912" w:type="dxa"/>
            <w:gridSpan w:val="7"/>
            <w:shd w:val="clear" w:color="auto" w:fill="FFFFFF" w:themeFill="background1"/>
            <w:tcMar/>
          </w:tcPr>
          <w:p w:rsidRPr="00CC0718" w:rsidR="00C71DC8" w:rsidP="00244814" w:rsidRDefault="00C71DC8" w14:paraId="776E29B7" w14:textId="77777777">
            <w:pPr>
              <w:rPr>
                <w:b/>
                <w:color w:val="5C83B4"/>
                <w:spacing w:val="-2"/>
                <w:sz w:val="24"/>
              </w:rPr>
            </w:pPr>
            <w:r w:rsidRPr="00CC0718">
              <w:rPr>
                <w:b/>
                <w:color w:val="5C83B4"/>
                <w:spacing w:val="-2"/>
                <w:sz w:val="24"/>
              </w:rPr>
              <w:t>No</w:t>
            </w:r>
          </w:p>
        </w:tc>
      </w:tr>
      <w:tr w:rsidRPr="00CC0718" w:rsidR="00C71DC8" w:rsidTr="3A33D0EC" w14:paraId="01B1DCFD" w14:textId="77777777">
        <w:trPr>
          <w:trHeight w:val="344" w:hRule="exact"/>
        </w:trPr>
        <w:tc>
          <w:tcPr>
            <w:tcW w:w="3381" w:type="dxa"/>
            <w:gridSpan w:val="2"/>
            <w:tcBorders>
              <w:bottom w:val="single" w:color="8FB6EA" w:sz="5" w:space="0"/>
            </w:tcBorders>
            <w:shd w:val="clear" w:color="auto" w:fill="FFFFFF" w:themeFill="background1"/>
            <w:tcMar/>
          </w:tcPr>
          <w:p w:rsidRPr="00CC0718" w:rsidR="00C71DC8" w:rsidP="00244814" w:rsidRDefault="00C71DC8" w14:paraId="25ADA5D8" w14:textId="77777777">
            <w:pPr>
              <w:rPr>
                <w:color w:val="000000"/>
                <w:spacing w:val="-2"/>
                <w:sz w:val="18"/>
              </w:rPr>
            </w:pPr>
            <w:r w:rsidRPr="00CC0718">
              <w:rPr>
                <w:color w:val="000000"/>
                <w:spacing w:val="-2"/>
                <w:sz w:val="18"/>
              </w:rPr>
              <w:t>Document</w:t>
            </w:r>
          </w:p>
        </w:tc>
        <w:tc>
          <w:tcPr>
            <w:tcW w:w="1132" w:type="dxa"/>
            <w:tcBorders>
              <w:bottom w:val="single" w:color="8FB6EA" w:sz="5" w:space="0"/>
            </w:tcBorders>
            <w:shd w:val="clear" w:color="auto" w:fill="FFFFFF" w:themeFill="background1"/>
            <w:tcMar/>
          </w:tcPr>
          <w:p w:rsidRPr="00CC0718" w:rsidR="00C71DC8" w:rsidP="00244814" w:rsidRDefault="00C71DC8" w14:paraId="11C028A3" w14:textId="77777777">
            <w:pPr>
              <w:rPr>
                <w:color w:val="000000"/>
                <w:spacing w:val="-2"/>
                <w:sz w:val="18"/>
              </w:rPr>
            </w:pPr>
            <w:r w:rsidRPr="00CC0718">
              <w:rPr>
                <w:color w:val="000000"/>
                <w:spacing w:val="-2"/>
                <w:sz w:val="18"/>
              </w:rPr>
              <w:t>1</w:t>
            </w:r>
          </w:p>
        </w:tc>
        <w:tc>
          <w:tcPr>
            <w:tcW w:w="1576" w:type="dxa"/>
            <w:gridSpan w:val="2"/>
            <w:tcBorders>
              <w:bottom w:val="single" w:color="8FB6EA" w:sz="5" w:space="0"/>
            </w:tcBorders>
            <w:shd w:val="clear" w:color="auto" w:fill="FFFFFF" w:themeFill="background1"/>
            <w:tcMar/>
          </w:tcPr>
          <w:p w:rsidRPr="00CC0718" w:rsidR="00C71DC8" w:rsidP="00244814" w:rsidRDefault="00C71DC8" w14:paraId="13E3AE8A" w14:textId="77777777">
            <w:pPr>
              <w:rPr>
                <w:color w:val="000000"/>
                <w:spacing w:val="-2"/>
                <w:sz w:val="18"/>
              </w:rPr>
            </w:pPr>
            <w:r w:rsidRPr="00CC0718">
              <w:rPr>
                <w:color w:val="000000"/>
                <w:spacing w:val="-2"/>
                <w:sz w:val="18"/>
              </w:rPr>
              <w:t>3</w:t>
            </w:r>
          </w:p>
        </w:tc>
        <w:tc>
          <w:tcPr>
            <w:tcW w:w="1362" w:type="dxa"/>
            <w:tcBorders>
              <w:bottom w:val="single" w:color="8FB6EA" w:sz="5" w:space="0"/>
            </w:tcBorders>
            <w:shd w:val="clear" w:color="auto" w:fill="FFFFFF" w:themeFill="background1"/>
            <w:tcMar/>
          </w:tcPr>
          <w:p w:rsidRPr="00CC0718" w:rsidR="00C71DC8" w:rsidP="00244814" w:rsidRDefault="00C71DC8" w14:paraId="20AB95E3" w14:textId="77777777">
            <w:pPr>
              <w:rPr>
                <w:color w:val="000000"/>
                <w:spacing w:val="-2"/>
                <w:sz w:val="18"/>
              </w:rPr>
            </w:pPr>
            <w:r w:rsidRPr="00CC0718">
              <w:rPr>
                <w:color w:val="000000"/>
                <w:spacing w:val="-2"/>
                <w:sz w:val="18"/>
              </w:rPr>
              <w:t>16</w:t>
            </w:r>
          </w:p>
        </w:tc>
        <w:tc>
          <w:tcPr>
            <w:tcW w:w="1690" w:type="dxa"/>
            <w:tcBorders>
              <w:bottom w:val="single" w:color="8FB6EA" w:sz="5" w:space="0"/>
            </w:tcBorders>
            <w:shd w:val="clear" w:color="auto" w:fill="FFFFFF" w:themeFill="background1"/>
            <w:tcMar/>
          </w:tcPr>
          <w:p w:rsidRPr="00CC0718" w:rsidR="00C71DC8" w:rsidP="00244814" w:rsidRDefault="00C71DC8" w14:paraId="71A1F051" w14:textId="77777777">
            <w:pPr>
              <w:rPr>
                <w:color w:val="000000"/>
                <w:spacing w:val="-2"/>
                <w:sz w:val="18"/>
              </w:rPr>
            </w:pPr>
            <w:r w:rsidRPr="00CC0718">
              <w:rPr>
                <w:color w:val="000000"/>
                <w:spacing w:val="-2"/>
                <w:sz w:val="18"/>
              </w:rPr>
              <w:t>3</w:t>
            </w:r>
          </w:p>
        </w:tc>
        <w:tc>
          <w:tcPr>
            <w:tcW w:w="1576" w:type="dxa"/>
            <w:tcBorders>
              <w:bottom w:val="single" w:color="8FB6EA" w:sz="5" w:space="0"/>
            </w:tcBorders>
            <w:shd w:val="clear" w:color="auto" w:fill="FFFFFF" w:themeFill="background1"/>
            <w:tcMar/>
          </w:tcPr>
          <w:p w:rsidRPr="00CC0718" w:rsidR="00C71DC8" w:rsidP="00244814" w:rsidRDefault="00C71DC8" w14:paraId="6C8D3EDF" w14:textId="77777777">
            <w:pPr>
              <w:rPr>
                <w:color w:val="000000"/>
                <w:spacing w:val="-2"/>
                <w:sz w:val="18"/>
              </w:rPr>
            </w:pPr>
          </w:p>
        </w:tc>
      </w:tr>
      <w:tr w:rsidRPr="00CC0718" w:rsidR="00C71DC8" w:rsidTr="3A33D0EC" w14:paraId="4668BD74" w14:textId="77777777">
        <w:trPr>
          <w:trHeight w:val="444" w:hRule="exact"/>
        </w:trPr>
        <w:tc>
          <w:tcPr>
            <w:tcW w:w="10717" w:type="dxa"/>
            <w:gridSpan w:val="8"/>
            <w:tcBorders>
              <w:top w:val="single" w:color="8FB6EA" w:sz="5" w:space="0"/>
            </w:tcBorders>
            <w:tcMar/>
          </w:tcPr>
          <w:p w:rsidRPr="00CC0718" w:rsidR="00C71DC8" w:rsidP="00244814" w:rsidRDefault="00C71DC8" w14:paraId="1F777FA6" w14:textId="77777777"/>
        </w:tc>
      </w:tr>
      <w:tr w:rsidRPr="00CC0718" w:rsidR="00C71DC8" w:rsidTr="3A33D0EC" w14:paraId="0E230079" w14:textId="77777777">
        <w:trPr>
          <w:trHeight w:val="344" w:hRule="exact"/>
        </w:trPr>
        <w:tc>
          <w:tcPr>
            <w:tcW w:w="10717" w:type="dxa"/>
            <w:gridSpan w:val="8"/>
            <w:shd w:val="clear" w:color="auto" w:fill="FFFFFF" w:themeFill="background1"/>
            <w:tcMar/>
          </w:tcPr>
          <w:p w:rsidRPr="00CC0718" w:rsidR="00C71DC8" w:rsidP="00244814" w:rsidRDefault="00C71DC8" w14:paraId="3B38D3D2" w14:textId="77777777">
            <w:pPr>
              <w:rPr>
                <w:b/>
                <w:color w:val="5C83B4"/>
                <w:spacing w:val="-2"/>
                <w:sz w:val="24"/>
              </w:rPr>
            </w:pPr>
          </w:p>
        </w:tc>
      </w:tr>
      <w:tr w:rsidRPr="00CC0718" w:rsidR="00C71DC8" w:rsidTr="3A33D0EC" w14:paraId="14E79532" w14:textId="77777777">
        <w:trPr>
          <w:trHeight w:val="444" w:hRule="exact"/>
        </w:trPr>
        <w:tc>
          <w:tcPr>
            <w:tcW w:w="1805" w:type="dxa"/>
            <w:shd w:val="clear" w:color="auto" w:fill="FFFFFF" w:themeFill="background1"/>
            <w:tcMar/>
          </w:tcPr>
          <w:p w:rsidRPr="00CC0718" w:rsidR="00C71DC8" w:rsidP="00244814" w:rsidRDefault="00C71DC8" w14:paraId="6FD5EBFC" w14:textId="77777777">
            <w:pPr>
              <w:rPr>
                <w:b/>
                <w:color w:val="5C83B4"/>
                <w:spacing w:val="-2"/>
                <w:sz w:val="24"/>
              </w:rPr>
            </w:pPr>
            <w:r w:rsidRPr="00CC0718">
              <w:rPr>
                <w:b/>
                <w:color w:val="5C83B4"/>
                <w:spacing w:val="-2"/>
                <w:sz w:val="24"/>
              </w:rPr>
              <w:t>Nickname:</w:t>
            </w:r>
          </w:p>
        </w:tc>
        <w:tc>
          <w:tcPr>
            <w:tcW w:w="8912" w:type="dxa"/>
            <w:gridSpan w:val="7"/>
            <w:vMerge w:val="restart"/>
            <w:shd w:val="clear" w:color="auto" w:fill="FFFFFF" w:themeFill="background1"/>
            <w:tcMar/>
          </w:tcPr>
          <w:p w:rsidRPr="00CC0718" w:rsidR="00C71DC8" w:rsidP="00244814" w:rsidRDefault="00C71DC8" w14:paraId="7CCB0E11" w14:textId="77777777">
            <w:pPr>
              <w:rPr>
                <w:b/>
                <w:color w:val="5C83B4"/>
                <w:spacing w:val="-2"/>
                <w:sz w:val="24"/>
              </w:rPr>
            </w:pPr>
            <w:r w:rsidRPr="00CC0718">
              <w:rPr>
                <w:b/>
                <w:color w:val="5C83B4"/>
                <w:spacing w:val="-2"/>
                <w:sz w:val="24"/>
              </w:rPr>
              <w:t>Codes\\AXIAL CODE\\Q4 a- Structure of the club\GENERAL MEMBERS\Self Sufficient</w:t>
            </w:r>
          </w:p>
        </w:tc>
      </w:tr>
      <w:tr w:rsidRPr="00CC0718" w:rsidR="00C71DC8" w:rsidTr="3A33D0EC" w14:paraId="415175B3" w14:textId="77777777">
        <w:trPr>
          <w:trHeight w:val="458" w:hRule="exact"/>
        </w:trPr>
        <w:tc>
          <w:tcPr>
            <w:tcW w:w="1805" w:type="dxa"/>
            <w:shd w:val="clear" w:color="auto" w:fill="FFFFFF" w:themeFill="background1"/>
            <w:tcMar/>
          </w:tcPr>
          <w:p w:rsidRPr="00CC0718" w:rsidR="00C71DC8" w:rsidP="00244814" w:rsidRDefault="00C71DC8" w14:paraId="13534BC0" w14:textId="77777777">
            <w:pPr>
              <w:rPr>
                <w:b/>
                <w:color w:val="5C83B4"/>
                <w:spacing w:val="-2"/>
                <w:sz w:val="24"/>
              </w:rPr>
            </w:pPr>
            <w:r w:rsidRPr="00CC0718">
              <w:rPr>
                <w:b/>
                <w:color w:val="5C83B4"/>
                <w:spacing w:val="-2"/>
                <w:sz w:val="24"/>
              </w:rPr>
              <w:t>Classification:</w:t>
            </w:r>
          </w:p>
        </w:tc>
        <w:tc>
          <w:tcPr>
            <w:tcW w:w="8912" w:type="dxa"/>
            <w:gridSpan w:val="7"/>
            <w:vMerge/>
            <w:tcMar/>
          </w:tcPr>
          <w:p w:rsidRPr="00CC0718" w:rsidR="00C71DC8" w:rsidP="00244814" w:rsidRDefault="00C71DC8" w14:paraId="7D8DBB25" w14:textId="77777777"/>
        </w:tc>
      </w:tr>
      <w:tr w:rsidRPr="00CC0718" w:rsidR="00C71DC8" w:rsidTr="3A33D0EC" w14:paraId="2B2E4555" w14:textId="77777777">
        <w:trPr>
          <w:trHeight w:val="444" w:hRule="exact"/>
        </w:trPr>
        <w:tc>
          <w:tcPr>
            <w:tcW w:w="1805" w:type="dxa"/>
            <w:shd w:val="clear" w:color="auto" w:fill="FFFFFF" w:themeFill="background1"/>
            <w:tcMar/>
          </w:tcPr>
          <w:p w:rsidRPr="00CC0718" w:rsidR="00C71DC8" w:rsidP="00244814" w:rsidRDefault="00C71DC8" w14:paraId="6D1D2639" w14:textId="77777777">
            <w:pPr>
              <w:rPr>
                <w:b/>
                <w:color w:val="5C83B4"/>
                <w:spacing w:val="-2"/>
                <w:sz w:val="24"/>
              </w:rPr>
            </w:pPr>
            <w:r w:rsidRPr="00CC0718">
              <w:rPr>
                <w:b/>
                <w:color w:val="5C83B4"/>
                <w:spacing w:val="-2"/>
                <w:sz w:val="24"/>
              </w:rPr>
              <w:t>Aggregated:</w:t>
            </w:r>
          </w:p>
        </w:tc>
        <w:tc>
          <w:tcPr>
            <w:tcW w:w="8912" w:type="dxa"/>
            <w:gridSpan w:val="7"/>
            <w:shd w:val="clear" w:color="auto" w:fill="FFFFFF" w:themeFill="background1"/>
            <w:tcMar/>
          </w:tcPr>
          <w:p w:rsidRPr="00CC0718" w:rsidR="00C71DC8" w:rsidP="00244814" w:rsidRDefault="00C71DC8" w14:paraId="12503C84" w14:textId="77777777">
            <w:pPr>
              <w:rPr>
                <w:b/>
                <w:color w:val="5C83B4"/>
                <w:spacing w:val="-2"/>
                <w:sz w:val="24"/>
              </w:rPr>
            </w:pPr>
            <w:r w:rsidRPr="00CC0718">
              <w:rPr>
                <w:b/>
                <w:color w:val="5C83B4"/>
                <w:spacing w:val="-2"/>
                <w:sz w:val="24"/>
              </w:rPr>
              <w:t>No</w:t>
            </w:r>
          </w:p>
        </w:tc>
      </w:tr>
      <w:tr w:rsidRPr="00CC0718" w:rsidR="00C71DC8" w:rsidTr="3A33D0EC" w14:paraId="4DC7DDCC" w14:textId="77777777">
        <w:trPr>
          <w:trHeight w:val="344" w:hRule="exact"/>
        </w:trPr>
        <w:tc>
          <w:tcPr>
            <w:tcW w:w="3381" w:type="dxa"/>
            <w:gridSpan w:val="2"/>
            <w:tcBorders>
              <w:bottom w:val="single" w:color="8FB6EA" w:sz="5" w:space="0"/>
            </w:tcBorders>
            <w:shd w:val="clear" w:color="auto" w:fill="FFFFFF" w:themeFill="background1"/>
            <w:tcMar/>
          </w:tcPr>
          <w:p w:rsidRPr="00CC0718" w:rsidR="00C71DC8" w:rsidP="00244814" w:rsidRDefault="00C71DC8" w14:paraId="29269C41" w14:textId="77777777">
            <w:pPr>
              <w:rPr>
                <w:color w:val="000000"/>
                <w:spacing w:val="-2"/>
                <w:sz w:val="18"/>
              </w:rPr>
            </w:pPr>
            <w:r w:rsidRPr="00CC0718">
              <w:rPr>
                <w:color w:val="000000"/>
                <w:spacing w:val="-2"/>
                <w:sz w:val="18"/>
              </w:rPr>
              <w:t>Document</w:t>
            </w:r>
          </w:p>
        </w:tc>
        <w:tc>
          <w:tcPr>
            <w:tcW w:w="1132" w:type="dxa"/>
            <w:tcBorders>
              <w:bottom w:val="single" w:color="8FB6EA" w:sz="5" w:space="0"/>
            </w:tcBorders>
            <w:shd w:val="clear" w:color="auto" w:fill="FFFFFF" w:themeFill="background1"/>
            <w:tcMar/>
          </w:tcPr>
          <w:p w:rsidRPr="00CC0718" w:rsidR="00C71DC8" w:rsidP="00244814" w:rsidRDefault="00C71DC8" w14:paraId="4945434D" w14:textId="77777777">
            <w:pPr>
              <w:rPr>
                <w:color w:val="000000"/>
                <w:spacing w:val="-2"/>
                <w:sz w:val="18"/>
              </w:rPr>
            </w:pPr>
            <w:r w:rsidRPr="00CC0718">
              <w:rPr>
                <w:color w:val="000000"/>
                <w:spacing w:val="-2"/>
                <w:sz w:val="18"/>
              </w:rPr>
              <w:t>1</w:t>
            </w:r>
          </w:p>
        </w:tc>
        <w:tc>
          <w:tcPr>
            <w:tcW w:w="1576" w:type="dxa"/>
            <w:gridSpan w:val="2"/>
            <w:tcBorders>
              <w:bottom w:val="single" w:color="8FB6EA" w:sz="5" w:space="0"/>
            </w:tcBorders>
            <w:shd w:val="clear" w:color="auto" w:fill="FFFFFF" w:themeFill="background1"/>
            <w:tcMar/>
          </w:tcPr>
          <w:p w:rsidRPr="00CC0718" w:rsidR="00C71DC8" w:rsidP="00244814" w:rsidRDefault="00C71DC8" w14:paraId="0133CB13" w14:textId="77777777">
            <w:pPr>
              <w:rPr>
                <w:color w:val="000000"/>
                <w:spacing w:val="-2"/>
                <w:sz w:val="18"/>
              </w:rPr>
            </w:pPr>
            <w:r w:rsidRPr="00CC0718">
              <w:rPr>
                <w:color w:val="000000"/>
                <w:spacing w:val="-2"/>
                <w:sz w:val="18"/>
              </w:rPr>
              <w:t>1</w:t>
            </w:r>
          </w:p>
        </w:tc>
        <w:tc>
          <w:tcPr>
            <w:tcW w:w="1362" w:type="dxa"/>
            <w:tcBorders>
              <w:bottom w:val="single" w:color="8FB6EA" w:sz="5" w:space="0"/>
            </w:tcBorders>
            <w:shd w:val="clear" w:color="auto" w:fill="FFFFFF" w:themeFill="background1"/>
            <w:tcMar/>
          </w:tcPr>
          <w:p w:rsidRPr="00CC0718" w:rsidR="00C71DC8" w:rsidP="00244814" w:rsidRDefault="00C71DC8" w14:paraId="3B02532C" w14:textId="77777777">
            <w:pPr>
              <w:rPr>
                <w:color w:val="000000"/>
                <w:spacing w:val="-2"/>
                <w:sz w:val="18"/>
              </w:rPr>
            </w:pPr>
            <w:r w:rsidRPr="00CC0718">
              <w:rPr>
                <w:color w:val="000000"/>
                <w:spacing w:val="-2"/>
                <w:sz w:val="18"/>
              </w:rPr>
              <w:t>4</w:t>
            </w:r>
          </w:p>
        </w:tc>
        <w:tc>
          <w:tcPr>
            <w:tcW w:w="1690" w:type="dxa"/>
            <w:tcBorders>
              <w:bottom w:val="single" w:color="8FB6EA" w:sz="5" w:space="0"/>
            </w:tcBorders>
            <w:shd w:val="clear" w:color="auto" w:fill="FFFFFF" w:themeFill="background1"/>
            <w:tcMar/>
          </w:tcPr>
          <w:p w:rsidRPr="00CC0718" w:rsidR="00C71DC8" w:rsidP="00244814" w:rsidRDefault="00C71DC8" w14:paraId="633D8C76" w14:textId="77777777">
            <w:pPr>
              <w:rPr>
                <w:color w:val="000000"/>
                <w:spacing w:val="-2"/>
                <w:sz w:val="18"/>
              </w:rPr>
            </w:pPr>
            <w:r w:rsidRPr="00CC0718">
              <w:rPr>
                <w:color w:val="000000"/>
                <w:spacing w:val="-2"/>
                <w:sz w:val="18"/>
              </w:rPr>
              <w:t>1</w:t>
            </w:r>
          </w:p>
        </w:tc>
        <w:tc>
          <w:tcPr>
            <w:tcW w:w="1576" w:type="dxa"/>
            <w:tcBorders>
              <w:bottom w:val="single" w:color="8FB6EA" w:sz="5" w:space="0"/>
            </w:tcBorders>
            <w:shd w:val="clear" w:color="auto" w:fill="FFFFFF" w:themeFill="background1"/>
            <w:tcMar/>
          </w:tcPr>
          <w:p w:rsidRPr="00CC0718" w:rsidR="00C71DC8" w:rsidP="00244814" w:rsidRDefault="00C71DC8" w14:paraId="4B426920" w14:textId="77777777">
            <w:pPr>
              <w:rPr>
                <w:color w:val="000000"/>
                <w:spacing w:val="-2"/>
                <w:sz w:val="18"/>
              </w:rPr>
            </w:pPr>
          </w:p>
        </w:tc>
      </w:tr>
      <w:tr w:rsidRPr="00CC0718" w:rsidR="00C71DC8" w:rsidTr="3A33D0EC" w14:paraId="6CEC1719" w14:textId="77777777">
        <w:trPr>
          <w:trHeight w:val="1147" w:hRule="exact"/>
        </w:trPr>
        <w:tc>
          <w:tcPr>
            <w:tcW w:w="10717" w:type="dxa"/>
            <w:gridSpan w:val="8"/>
            <w:tcBorders>
              <w:top w:val="single" w:color="8FB6EA" w:sz="5" w:space="0"/>
            </w:tcBorders>
            <w:tcMar/>
          </w:tcPr>
          <w:p w:rsidRPr="00CC0718" w:rsidR="00C71DC8" w:rsidP="00244814" w:rsidRDefault="00C71DC8" w14:paraId="0794A78A" w14:textId="77777777"/>
        </w:tc>
      </w:tr>
      <w:tr w:rsidRPr="00CC0718" w:rsidR="00C71DC8" w:rsidTr="3A33D0EC" w14:paraId="635F880D" w14:textId="77777777">
        <w:trPr>
          <w:trHeight w:val="1160" w:hRule="exact"/>
        </w:trPr>
        <w:tc>
          <w:tcPr>
            <w:tcW w:w="10717" w:type="dxa"/>
            <w:gridSpan w:val="8"/>
            <w:tcMar/>
          </w:tcPr>
          <w:p w:rsidRPr="00CC0718" w:rsidR="00C71DC8" w:rsidP="00244814" w:rsidRDefault="00C71DC8" w14:paraId="383EFC3D" w14:textId="77777777"/>
        </w:tc>
      </w:tr>
      <w:tr w:rsidRPr="00CC0718" w:rsidR="00C71DC8" w:rsidTr="3A33D0EC" w14:paraId="531AC854" w14:textId="77777777">
        <w:trPr>
          <w:trHeight w:val="459" w:hRule="exact"/>
        </w:trPr>
        <w:tc>
          <w:tcPr>
            <w:tcW w:w="5359" w:type="dxa"/>
            <w:gridSpan w:val="4"/>
            <w:shd w:val="clear" w:color="auto" w:fill="FFFFFF" w:themeFill="background1"/>
            <w:tcMar/>
          </w:tcPr>
          <w:p w:rsidRPr="00CC0718" w:rsidR="00C71DC8" w:rsidP="00244814" w:rsidRDefault="00C71DC8" w14:paraId="62F33708" w14:textId="77777777">
            <w:pPr>
              <w:jc w:val="right"/>
              <w:rPr>
                <w:color w:val="000066"/>
                <w:spacing w:val="-2"/>
                <w:sz w:val="16"/>
              </w:rPr>
            </w:pPr>
            <w:r w:rsidRPr="00CC0718">
              <w:rPr>
                <w:color w:val="000066"/>
                <w:spacing w:val="-2"/>
                <w:sz w:val="16"/>
              </w:rPr>
              <w:t>Formatted Reports\\Code Summary Formatted Report</w:t>
            </w:r>
          </w:p>
        </w:tc>
        <w:tc>
          <w:tcPr>
            <w:tcW w:w="5358" w:type="dxa"/>
            <w:gridSpan w:val="4"/>
            <w:shd w:val="clear" w:color="auto" w:fill="FFFFFF" w:themeFill="background1"/>
            <w:tcMar/>
          </w:tcPr>
          <w:p w:rsidRPr="00CC0718" w:rsidR="00C71DC8" w:rsidP="00244814" w:rsidRDefault="00C71DC8" w14:paraId="279325B8" w14:textId="77777777">
            <w:pPr>
              <w:jc w:val="right"/>
              <w:rPr>
                <w:color w:val="000066"/>
                <w:spacing w:val="-2"/>
                <w:sz w:val="16"/>
              </w:rPr>
            </w:pPr>
            <w:r w:rsidRPr="00CC0718">
              <w:rPr>
                <w:color w:val="000066"/>
                <w:spacing w:val="-2"/>
                <w:sz w:val="16"/>
              </w:rPr>
              <w:t>Page 55 of 104</w:t>
            </w:r>
          </w:p>
        </w:tc>
      </w:tr>
      <w:tr w:rsidRPr="00CC0718" w:rsidR="00C71DC8" w:rsidTr="3A33D0EC" w14:paraId="77C3EB6F" w14:textId="77777777">
        <w:trPr>
          <w:trHeight w:val="444" w:hRule="exact"/>
        </w:trPr>
        <w:tc>
          <w:tcPr>
            <w:tcW w:w="10717" w:type="dxa"/>
            <w:gridSpan w:val="8"/>
            <w:shd w:val="clear" w:color="auto" w:fill="FFFFFF" w:themeFill="background1"/>
            <w:tcMar/>
            <w:vAlign w:val="center"/>
          </w:tcPr>
          <w:p w:rsidRPr="00CC0718" w:rsidR="00C71DC8" w:rsidP="00244814" w:rsidRDefault="00C71DC8" w14:paraId="4584191B" w14:textId="77777777">
            <w:pPr>
              <w:jc w:val="right"/>
              <w:rPr>
                <w:color w:val="000066"/>
                <w:spacing w:val="-2"/>
                <w:sz w:val="16"/>
              </w:rPr>
            </w:pPr>
            <w:r w:rsidRPr="00CC0718">
              <w:rPr>
                <w:color w:val="000066"/>
                <w:spacing w:val="-2"/>
                <w:sz w:val="16"/>
              </w:rPr>
              <w:t>11/13/2024 3:39 PM</w:t>
            </w:r>
          </w:p>
        </w:tc>
      </w:tr>
      <w:tr w:rsidRPr="00CC0718" w:rsidR="00C71DC8" w:rsidTr="3A33D0EC" w14:paraId="53551A8A" w14:textId="77777777">
        <w:trPr>
          <w:trHeight w:val="458" w:hRule="exact"/>
        </w:trPr>
        <w:tc>
          <w:tcPr>
            <w:tcW w:w="3381" w:type="dxa"/>
            <w:gridSpan w:val="2"/>
            <w:shd w:val="clear" w:color="auto" w:fill="8FB6EA"/>
            <w:tcMar/>
          </w:tcPr>
          <w:p w:rsidRPr="00CC0718" w:rsidR="00C71DC8" w:rsidP="00244814" w:rsidRDefault="00C71DC8" w14:paraId="322BFE3B" w14:textId="77777777">
            <w:pPr>
              <w:rPr>
                <w:b/>
                <w:color w:val="000066"/>
                <w:spacing w:val="-2"/>
                <w:sz w:val="18"/>
              </w:rPr>
            </w:pPr>
            <w:r w:rsidRPr="00CC0718">
              <w:rPr>
                <w:b/>
                <w:color w:val="000066"/>
                <w:spacing w:val="-2"/>
                <w:sz w:val="18"/>
              </w:rPr>
              <w:t>File Type</w:t>
            </w:r>
          </w:p>
        </w:tc>
        <w:tc>
          <w:tcPr>
            <w:tcW w:w="1132" w:type="dxa"/>
            <w:shd w:val="clear" w:color="auto" w:fill="8FB6EA"/>
            <w:tcMar/>
          </w:tcPr>
          <w:p w:rsidRPr="00CC0718" w:rsidR="00C71DC8" w:rsidP="00244814" w:rsidRDefault="00C71DC8" w14:paraId="5CC4EF7B" w14:textId="77777777">
            <w:pPr>
              <w:rPr>
                <w:b/>
                <w:color w:val="000066"/>
                <w:spacing w:val="-2"/>
                <w:sz w:val="18"/>
              </w:rPr>
            </w:pPr>
            <w:r w:rsidRPr="00CC0718">
              <w:rPr>
                <w:b/>
                <w:color w:val="000066"/>
                <w:spacing w:val="-2"/>
                <w:sz w:val="18"/>
              </w:rPr>
              <w:t>Number of Files</w:t>
            </w:r>
          </w:p>
        </w:tc>
        <w:tc>
          <w:tcPr>
            <w:tcW w:w="1576" w:type="dxa"/>
            <w:gridSpan w:val="2"/>
            <w:shd w:val="clear" w:color="auto" w:fill="8FB6EA"/>
            <w:tcMar/>
          </w:tcPr>
          <w:p w:rsidRPr="00CC0718" w:rsidR="00C71DC8" w:rsidP="00244814" w:rsidRDefault="00C71DC8" w14:paraId="0A24178E" w14:textId="77777777">
            <w:pPr>
              <w:rPr>
                <w:b/>
                <w:color w:val="000066"/>
                <w:spacing w:val="-2"/>
                <w:sz w:val="18"/>
              </w:rPr>
            </w:pPr>
            <w:r w:rsidRPr="00CC0718">
              <w:rPr>
                <w:b/>
                <w:color w:val="000066"/>
                <w:spacing w:val="-2"/>
                <w:sz w:val="18"/>
              </w:rPr>
              <w:t>Number of Coding References</w:t>
            </w:r>
          </w:p>
        </w:tc>
        <w:tc>
          <w:tcPr>
            <w:tcW w:w="1362" w:type="dxa"/>
            <w:shd w:val="clear" w:color="auto" w:fill="8FB6EA"/>
            <w:tcMar/>
          </w:tcPr>
          <w:p w:rsidRPr="00CC0718" w:rsidR="00C71DC8" w:rsidP="00244814" w:rsidRDefault="00C71DC8" w14:paraId="25A85C35" w14:textId="77777777">
            <w:pPr>
              <w:rPr>
                <w:b/>
                <w:color w:val="000066"/>
                <w:spacing w:val="-2"/>
                <w:sz w:val="18"/>
              </w:rPr>
            </w:pPr>
            <w:r w:rsidRPr="00CC0718">
              <w:rPr>
                <w:b/>
                <w:color w:val="000066"/>
                <w:spacing w:val="-2"/>
                <w:sz w:val="18"/>
              </w:rPr>
              <w:t>Number of Words Coded</w:t>
            </w:r>
          </w:p>
        </w:tc>
        <w:tc>
          <w:tcPr>
            <w:tcW w:w="1690" w:type="dxa"/>
            <w:shd w:val="clear" w:color="auto" w:fill="8FB6EA"/>
            <w:tcMar/>
          </w:tcPr>
          <w:p w:rsidRPr="00CC0718" w:rsidR="00C71DC8" w:rsidP="00244814" w:rsidRDefault="00C71DC8" w14:paraId="46E62AE1" w14:textId="77777777">
            <w:pPr>
              <w:rPr>
                <w:b/>
                <w:color w:val="000066"/>
                <w:spacing w:val="-2"/>
                <w:sz w:val="18"/>
              </w:rPr>
            </w:pPr>
            <w:r w:rsidRPr="00CC0718">
              <w:rPr>
                <w:b/>
                <w:color w:val="000066"/>
                <w:spacing w:val="-2"/>
                <w:sz w:val="18"/>
              </w:rPr>
              <w:t>Number of Paragraphs Coded</w:t>
            </w:r>
          </w:p>
        </w:tc>
        <w:tc>
          <w:tcPr>
            <w:tcW w:w="1576" w:type="dxa"/>
            <w:shd w:val="clear" w:color="auto" w:fill="8FB6EA"/>
            <w:tcMar/>
          </w:tcPr>
          <w:p w:rsidRPr="00CC0718" w:rsidR="00C71DC8" w:rsidP="00244814" w:rsidRDefault="00C71DC8" w14:paraId="0707DA79" w14:textId="77777777">
            <w:pPr>
              <w:rPr>
                <w:b/>
                <w:color w:val="000066"/>
                <w:spacing w:val="-2"/>
                <w:sz w:val="18"/>
              </w:rPr>
            </w:pPr>
            <w:r w:rsidRPr="00CC0718">
              <w:rPr>
                <w:b/>
                <w:color w:val="000066"/>
                <w:spacing w:val="-2"/>
                <w:sz w:val="18"/>
              </w:rPr>
              <w:t>Duration Coded</w:t>
            </w:r>
          </w:p>
        </w:tc>
      </w:tr>
      <w:tr w:rsidRPr="00CC0718" w:rsidR="00C71DC8" w:rsidTr="3A33D0EC" w14:paraId="1908D026" w14:textId="77777777">
        <w:trPr>
          <w:trHeight w:val="344" w:hRule="exact"/>
        </w:trPr>
        <w:tc>
          <w:tcPr>
            <w:tcW w:w="10717" w:type="dxa"/>
            <w:gridSpan w:val="8"/>
            <w:shd w:val="clear" w:color="auto" w:fill="FFFFFF" w:themeFill="background1"/>
            <w:tcMar/>
          </w:tcPr>
          <w:p w:rsidRPr="00CC0718" w:rsidR="00C71DC8" w:rsidP="00244814" w:rsidRDefault="00C71DC8" w14:paraId="02E7FE06" w14:textId="77777777">
            <w:pPr>
              <w:rPr>
                <w:b/>
                <w:color w:val="5C83B4"/>
                <w:spacing w:val="-2"/>
                <w:sz w:val="24"/>
              </w:rPr>
            </w:pPr>
          </w:p>
        </w:tc>
      </w:tr>
      <w:tr w:rsidRPr="00CC0718" w:rsidR="00C71DC8" w:rsidTr="3A33D0EC" w14:paraId="524A7835" w14:textId="77777777">
        <w:trPr>
          <w:trHeight w:val="459" w:hRule="exact"/>
        </w:trPr>
        <w:tc>
          <w:tcPr>
            <w:tcW w:w="1805" w:type="dxa"/>
            <w:shd w:val="clear" w:color="auto" w:fill="FFFFFF" w:themeFill="background1"/>
            <w:tcMar/>
          </w:tcPr>
          <w:p w:rsidRPr="00CC0718" w:rsidR="00C71DC8" w:rsidP="00244814" w:rsidRDefault="00C71DC8" w14:paraId="0225FC7B" w14:textId="77777777">
            <w:pPr>
              <w:rPr>
                <w:b/>
                <w:color w:val="5C83B4"/>
                <w:spacing w:val="-2"/>
                <w:sz w:val="24"/>
              </w:rPr>
            </w:pPr>
            <w:r w:rsidRPr="00CC0718">
              <w:rPr>
                <w:b/>
                <w:color w:val="5C83B4"/>
                <w:spacing w:val="-2"/>
                <w:sz w:val="24"/>
              </w:rPr>
              <w:t>Nickname:</w:t>
            </w:r>
          </w:p>
        </w:tc>
        <w:tc>
          <w:tcPr>
            <w:tcW w:w="8912" w:type="dxa"/>
            <w:gridSpan w:val="7"/>
            <w:vMerge w:val="restart"/>
            <w:shd w:val="clear" w:color="auto" w:fill="FFFFFF" w:themeFill="background1"/>
            <w:tcMar/>
          </w:tcPr>
          <w:p w:rsidRPr="00CC0718" w:rsidR="00C71DC8" w:rsidP="00244814" w:rsidRDefault="00C71DC8" w14:paraId="0653A76B" w14:textId="77777777">
            <w:pPr>
              <w:rPr>
                <w:b/>
                <w:color w:val="5C83B4"/>
                <w:spacing w:val="-2"/>
                <w:sz w:val="24"/>
              </w:rPr>
            </w:pPr>
            <w:r w:rsidRPr="00CC0718">
              <w:rPr>
                <w:b/>
                <w:color w:val="5C83B4"/>
                <w:spacing w:val="-2"/>
                <w:sz w:val="24"/>
              </w:rPr>
              <w:t>Codes\\AXIAL CODE\\Q4 a- Structure of the club\GENERAL MEMBERS\Sorority Organizational Structure</w:t>
            </w:r>
          </w:p>
        </w:tc>
      </w:tr>
      <w:tr w:rsidRPr="00CC0718" w:rsidR="00C71DC8" w:rsidTr="3A33D0EC" w14:paraId="0A5851CE" w14:textId="77777777">
        <w:trPr>
          <w:trHeight w:val="444" w:hRule="exact"/>
        </w:trPr>
        <w:tc>
          <w:tcPr>
            <w:tcW w:w="1805" w:type="dxa"/>
            <w:shd w:val="clear" w:color="auto" w:fill="FFFFFF" w:themeFill="background1"/>
            <w:tcMar/>
          </w:tcPr>
          <w:p w:rsidRPr="00CC0718" w:rsidR="00C71DC8" w:rsidP="00244814" w:rsidRDefault="00C71DC8" w14:paraId="0DF26CE8" w14:textId="77777777">
            <w:pPr>
              <w:rPr>
                <w:b/>
                <w:color w:val="5C83B4"/>
                <w:spacing w:val="-2"/>
                <w:sz w:val="24"/>
              </w:rPr>
            </w:pPr>
            <w:r w:rsidRPr="00CC0718">
              <w:rPr>
                <w:b/>
                <w:color w:val="5C83B4"/>
                <w:spacing w:val="-2"/>
                <w:sz w:val="24"/>
              </w:rPr>
              <w:t>Classification:</w:t>
            </w:r>
          </w:p>
        </w:tc>
        <w:tc>
          <w:tcPr>
            <w:tcW w:w="8912" w:type="dxa"/>
            <w:gridSpan w:val="7"/>
            <w:vMerge/>
            <w:tcMar/>
          </w:tcPr>
          <w:p w:rsidRPr="00CC0718" w:rsidR="00C71DC8" w:rsidP="00244814" w:rsidRDefault="00C71DC8" w14:paraId="2848C272" w14:textId="77777777"/>
        </w:tc>
      </w:tr>
      <w:tr w:rsidRPr="00CC0718" w:rsidR="00C71DC8" w:rsidTr="3A33D0EC" w14:paraId="60670267" w14:textId="77777777">
        <w:trPr>
          <w:trHeight w:val="444" w:hRule="exact"/>
        </w:trPr>
        <w:tc>
          <w:tcPr>
            <w:tcW w:w="1805" w:type="dxa"/>
            <w:shd w:val="clear" w:color="auto" w:fill="FFFFFF" w:themeFill="background1"/>
            <w:tcMar/>
          </w:tcPr>
          <w:p w:rsidRPr="00CC0718" w:rsidR="00C71DC8" w:rsidP="00244814" w:rsidRDefault="00C71DC8" w14:paraId="7946FCC3" w14:textId="77777777">
            <w:pPr>
              <w:rPr>
                <w:b/>
                <w:color w:val="5C83B4"/>
                <w:spacing w:val="-2"/>
                <w:sz w:val="24"/>
              </w:rPr>
            </w:pPr>
            <w:r w:rsidRPr="00CC0718">
              <w:rPr>
                <w:b/>
                <w:color w:val="5C83B4"/>
                <w:spacing w:val="-2"/>
                <w:sz w:val="24"/>
              </w:rPr>
              <w:t>Aggregated:</w:t>
            </w:r>
          </w:p>
        </w:tc>
        <w:tc>
          <w:tcPr>
            <w:tcW w:w="8912" w:type="dxa"/>
            <w:gridSpan w:val="7"/>
            <w:shd w:val="clear" w:color="auto" w:fill="FFFFFF" w:themeFill="background1"/>
            <w:tcMar/>
          </w:tcPr>
          <w:p w:rsidRPr="00CC0718" w:rsidR="00C71DC8" w:rsidP="00244814" w:rsidRDefault="00C71DC8" w14:paraId="335BB622" w14:textId="77777777">
            <w:pPr>
              <w:rPr>
                <w:b/>
                <w:color w:val="5C83B4"/>
                <w:spacing w:val="-2"/>
                <w:sz w:val="24"/>
              </w:rPr>
            </w:pPr>
            <w:r w:rsidRPr="00CC0718">
              <w:rPr>
                <w:b/>
                <w:color w:val="5C83B4"/>
                <w:spacing w:val="-2"/>
                <w:sz w:val="24"/>
              </w:rPr>
              <w:t>No</w:t>
            </w:r>
          </w:p>
        </w:tc>
      </w:tr>
      <w:tr w:rsidRPr="00CC0718" w:rsidR="00C71DC8" w:rsidTr="3A33D0EC" w14:paraId="18B2A63E" w14:textId="77777777">
        <w:trPr>
          <w:trHeight w:val="344" w:hRule="exact"/>
        </w:trPr>
        <w:tc>
          <w:tcPr>
            <w:tcW w:w="3381" w:type="dxa"/>
            <w:gridSpan w:val="2"/>
            <w:tcBorders>
              <w:bottom w:val="single" w:color="8FB6EA" w:sz="5" w:space="0"/>
            </w:tcBorders>
            <w:shd w:val="clear" w:color="auto" w:fill="FFFFFF" w:themeFill="background1"/>
            <w:tcMar/>
          </w:tcPr>
          <w:p w:rsidRPr="00CC0718" w:rsidR="00C71DC8" w:rsidP="00244814" w:rsidRDefault="00C71DC8" w14:paraId="6AD41144" w14:textId="77777777">
            <w:pPr>
              <w:rPr>
                <w:color w:val="000000"/>
                <w:spacing w:val="-2"/>
                <w:sz w:val="18"/>
              </w:rPr>
            </w:pPr>
            <w:r w:rsidRPr="00CC0718">
              <w:rPr>
                <w:color w:val="000000"/>
                <w:spacing w:val="-2"/>
                <w:sz w:val="18"/>
              </w:rPr>
              <w:t>Document</w:t>
            </w:r>
          </w:p>
        </w:tc>
        <w:tc>
          <w:tcPr>
            <w:tcW w:w="1132" w:type="dxa"/>
            <w:tcBorders>
              <w:bottom w:val="single" w:color="8FB6EA" w:sz="5" w:space="0"/>
            </w:tcBorders>
            <w:shd w:val="clear" w:color="auto" w:fill="FFFFFF" w:themeFill="background1"/>
            <w:tcMar/>
          </w:tcPr>
          <w:p w:rsidRPr="00CC0718" w:rsidR="00C71DC8" w:rsidP="00244814" w:rsidRDefault="00C71DC8" w14:paraId="64A75476" w14:textId="77777777">
            <w:pPr>
              <w:rPr>
                <w:color w:val="000000"/>
                <w:spacing w:val="-2"/>
                <w:sz w:val="18"/>
              </w:rPr>
            </w:pPr>
            <w:r w:rsidRPr="00CC0718">
              <w:rPr>
                <w:color w:val="000000"/>
                <w:spacing w:val="-2"/>
                <w:sz w:val="18"/>
              </w:rPr>
              <w:t>1</w:t>
            </w:r>
          </w:p>
        </w:tc>
        <w:tc>
          <w:tcPr>
            <w:tcW w:w="1576" w:type="dxa"/>
            <w:gridSpan w:val="2"/>
            <w:tcBorders>
              <w:bottom w:val="single" w:color="8FB6EA" w:sz="5" w:space="0"/>
            </w:tcBorders>
            <w:shd w:val="clear" w:color="auto" w:fill="FFFFFF" w:themeFill="background1"/>
            <w:tcMar/>
          </w:tcPr>
          <w:p w:rsidRPr="00CC0718" w:rsidR="00C71DC8" w:rsidP="00244814" w:rsidRDefault="00C71DC8" w14:paraId="02602F54" w14:textId="77777777">
            <w:pPr>
              <w:rPr>
                <w:color w:val="000000"/>
                <w:spacing w:val="-2"/>
                <w:sz w:val="18"/>
              </w:rPr>
            </w:pPr>
            <w:r w:rsidRPr="00CC0718">
              <w:rPr>
                <w:color w:val="000000"/>
                <w:spacing w:val="-2"/>
                <w:sz w:val="18"/>
              </w:rPr>
              <w:t>3</w:t>
            </w:r>
          </w:p>
        </w:tc>
        <w:tc>
          <w:tcPr>
            <w:tcW w:w="1362" w:type="dxa"/>
            <w:tcBorders>
              <w:bottom w:val="single" w:color="8FB6EA" w:sz="5" w:space="0"/>
            </w:tcBorders>
            <w:shd w:val="clear" w:color="auto" w:fill="FFFFFF" w:themeFill="background1"/>
            <w:tcMar/>
          </w:tcPr>
          <w:p w:rsidRPr="00CC0718" w:rsidR="00C71DC8" w:rsidP="00244814" w:rsidRDefault="00C71DC8" w14:paraId="3F0451AD" w14:textId="77777777">
            <w:pPr>
              <w:rPr>
                <w:color w:val="000000"/>
                <w:spacing w:val="-2"/>
                <w:sz w:val="18"/>
              </w:rPr>
            </w:pPr>
            <w:r w:rsidRPr="00CC0718">
              <w:rPr>
                <w:color w:val="000000"/>
                <w:spacing w:val="-2"/>
                <w:sz w:val="18"/>
              </w:rPr>
              <w:t>33</w:t>
            </w:r>
          </w:p>
        </w:tc>
        <w:tc>
          <w:tcPr>
            <w:tcW w:w="1690" w:type="dxa"/>
            <w:tcBorders>
              <w:bottom w:val="single" w:color="8FB6EA" w:sz="5" w:space="0"/>
            </w:tcBorders>
            <w:shd w:val="clear" w:color="auto" w:fill="FFFFFF" w:themeFill="background1"/>
            <w:tcMar/>
          </w:tcPr>
          <w:p w:rsidRPr="00CC0718" w:rsidR="00C71DC8" w:rsidP="00244814" w:rsidRDefault="00C71DC8" w14:paraId="23BE417A" w14:textId="77777777">
            <w:pPr>
              <w:rPr>
                <w:color w:val="000000"/>
                <w:spacing w:val="-2"/>
                <w:sz w:val="18"/>
              </w:rPr>
            </w:pPr>
            <w:r w:rsidRPr="00CC0718">
              <w:rPr>
                <w:color w:val="000000"/>
                <w:spacing w:val="-2"/>
                <w:sz w:val="18"/>
              </w:rPr>
              <w:t>3</w:t>
            </w:r>
          </w:p>
        </w:tc>
        <w:tc>
          <w:tcPr>
            <w:tcW w:w="1576" w:type="dxa"/>
            <w:tcBorders>
              <w:bottom w:val="single" w:color="8FB6EA" w:sz="5" w:space="0"/>
            </w:tcBorders>
            <w:shd w:val="clear" w:color="auto" w:fill="FFFFFF" w:themeFill="background1"/>
            <w:tcMar/>
          </w:tcPr>
          <w:p w:rsidRPr="00CC0718" w:rsidR="00C71DC8" w:rsidP="00244814" w:rsidRDefault="00C71DC8" w14:paraId="54E2B7D1" w14:textId="77777777">
            <w:pPr>
              <w:rPr>
                <w:color w:val="000000"/>
                <w:spacing w:val="-2"/>
                <w:sz w:val="18"/>
              </w:rPr>
            </w:pPr>
          </w:p>
        </w:tc>
      </w:tr>
      <w:tr w:rsidRPr="00CC0718" w:rsidR="00C71DC8" w:rsidTr="3A33D0EC" w14:paraId="5B874B87" w14:textId="77777777">
        <w:trPr>
          <w:trHeight w:val="458" w:hRule="exact"/>
        </w:trPr>
        <w:tc>
          <w:tcPr>
            <w:tcW w:w="10717" w:type="dxa"/>
            <w:gridSpan w:val="8"/>
            <w:tcBorders>
              <w:top w:val="single" w:color="8FB6EA" w:sz="5" w:space="0"/>
            </w:tcBorders>
            <w:tcMar/>
          </w:tcPr>
          <w:p w:rsidRPr="00CC0718" w:rsidR="00C71DC8" w:rsidP="00244814" w:rsidRDefault="00C71DC8" w14:paraId="18A05FC8" w14:textId="77777777"/>
        </w:tc>
      </w:tr>
      <w:tr w:rsidRPr="00CC0718" w:rsidR="00C71DC8" w:rsidTr="3A33D0EC" w14:paraId="17616D22" w14:textId="77777777">
        <w:trPr>
          <w:trHeight w:val="330" w:hRule="exact"/>
        </w:trPr>
        <w:tc>
          <w:tcPr>
            <w:tcW w:w="10717" w:type="dxa"/>
            <w:gridSpan w:val="8"/>
            <w:shd w:val="clear" w:color="auto" w:fill="FFFFFF" w:themeFill="background1"/>
            <w:tcMar/>
          </w:tcPr>
          <w:p w:rsidRPr="00CC0718" w:rsidR="00C71DC8" w:rsidP="00244814" w:rsidRDefault="00C71DC8" w14:paraId="70696C02" w14:textId="77777777">
            <w:pPr>
              <w:rPr>
                <w:b/>
                <w:color w:val="5C83B4"/>
                <w:spacing w:val="-2"/>
                <w:sz w:val="24"/>
              </w:rPr>
            </w:pPr>
          </w:p>
        </w:tc>
      </w:tr>
      <w:tr w:rsidRPr="00CC0718" w:rsidR="00C71DC8" w:rsidTr="3A33D0EC" w14:paraId="3AA09D06" w14:textId="77777777">
        <w:trPr>
          <w:trHeight w:val="458" w:hRule="exact"/>
        </w:trPr>
        <w:tc>
          <w:tcPr>
            <w:tcW w:w="1805" w:type="dxa"/>
            <w:shd w:val="clear" w:color="auto" w:fill="FFFFFF" w:themeFill="background1"/>
            <w:tcMar/>
          </w:tcPr>
          <w:p w:rsidRPr="00CC0718" w:rsidR="00C71DC8" w:rsidP="00244814" w:rsidRDefault="00C71DC8" w14:paraId="0FA4741E" w14:textId="77777777">
            <w:pPr>
              <w:rPr>
                <w:b/>
                <w:color w:val="5C83B4"/>
                <w:spacing w:val="-2"/>
                <w:sz w:val="24"/>
              </w:rPr>
            </w:pPr>
            <w:r w:rsidRPr="00CC0718">
              <w:rPr>
                <w:b/>
                <w:color w:val="5C83B4"/>
                <w:spacing w:val="-2"/>
                <w:sz w:val="24"/>
              </w:rPr>
              <w:t>Nickname:</w:t>
            </w:r>
          </w:p>
        </w:tc>
        <w:tc>
          <w:tcPr>
            <w:tcW w:w="8912" w:type="dxa"/>
            <w:gridSpan w:val="7"/>
            <w:vMerge w:val="restart"/>
            <w:shd w:val="clear" w:color="auto" w:fill="FFFFFF" w:themeFill="background1"/>
            <w:tcMar/>
          </w:tcPr>
          <w:p w:rsidRPr="00CC0718" w:rsidR="00C71DC8" w:rsidP="3A33D0EC" w:rsidRDefault="00C71DC8" w14:paraId="3307504E" w14:textId="77777777">
            <w:pPr>
              <w:rPr>
                <w:b w:val="1"/>
                <w:bCs w:val="1"/>
                <w:color w:val="5C83B4"/>
                <w:spacing w:val="-2"/>
                <w:sz w:val="24"/>
                <w:szCs w:val="24"/>
                <w:lang w:val="en-US"/>
              </w:rPr>
            </w:pPr>
            <w:r w:rsidRPr="3A33D0EC" w:rsidR="00C71DC8">
              <w:rPr>
                <w:b w:val="1"/>
                <w:bCs w:val="1"/>
                <w:color w:val="5C83B4"/>
                <w:spacing w:val="-2"/>
                <w:sz w:val="24"/>
                <w:szCs w:val="24"/>
                <w:lang w:val="en-US"/>
              </w:rPr>
              <w:t xml:space="preserve">Codes\\AXIAL CODE\\Q4 a- Structure of the club\GENERAL MEMBERS\the </w:t>
            </w:r>
            <w:r w:rsidRPr="3A33D0EC" w:rsidR="00C71DC8">
              <w:rPr>
                <w:b w:val="1"/>
                <w:bCs w:val="1"/>
                <w:color w:val="5C83B4"/>
                <w:spacing w:val="-2"/>
                <w:sz w:val="24"/>
                <w:szCs w:val="24"/>
                <w:lang w:val="en-US"/>
              </w:rPr>
              <w:t>grads</w:t>
            </w:r>
          </w:p>
        </w:tc>
      </w:tr>
      <w:tr w:rsidRPr="00CC0718" w:rsidR="00C71DC8" w:rsidTr="3A33D0EC" w14:paraId="202E4E30" w14:textId="77777777">
        <w:trPr>
          <w:trHeight w:val="445" w:hRule="exact"/>
        </w:trPr>
        <w:tc>
          <w:tcPr>
            <w:tcW w:w="1805" w:type="dxa"/>
            <w:shd w:val="clear" w:color="auto" w:fill="FFFFFF" w:themeFill="background1"/>
            <w:tcMar/>
          </w:tcPr>
          <w:p w:rsidRPr="00CC0718" w:rsidR="00C71DC8" w:rsidP="00244814" w:rsidRDefault="00C71DC8" w14:paraId="3EB4BD1B" w14:textId="77777777">
            <w:pPr>
              <w:rPr>
                <w:b/>
                <w:color w:val="5C83B4"/>
                <w:spacing w:val="-2"/>
                <w:sz w:val="24"/>
              </w:rPr>
            </w:pPr>
            <w:r w:rsidRPr="00CC0718">
              <w:rPr>
                <w:b/>
                <w:color w:val="5C83B4"/>
                <w:spacing w:val="-2"/>
                <w:sz w:val="24"/>
              </w:rPr>
              <w:t>Classification:</w:t>
            </w:r>
          </w:p>
        </w:tc>
        <w:tc>
          <w:tcPr>
            <w:tcW w:w="8912" w:type="dxa"/>
            <w:gridSpan w:val="7"/>
            <w:vMerge/>
            <w:tcMar/>
          </w:tcPr>
          <w:p w:rsidRPr="00CC0718" w:rsidR="00C71DC8" w:rsidP="00244814" w:rsidRDefault="00C71DC8" w14:paraId="36C78B0D" w14:textId="77777777"/>
        </w:tc>
      </w:tr>
      <w:tr w:rsidRPr="00CC0718" w:rsidR="00C71DC8" w:rsidTr="3A33D0EC" w14:paraId="1D3C2C83" w14:textId="77777777">
        <w:trPr>
          <w:trHeight w:val="458" w:hRule="exact"/>
        </w:trPr>
        <w:tc>
          <w:tcPr>
            <w:tcW w:w="1805" w:type="dxa"/>
            <w:shd w:val="clear" w:color="auto" w:fill="FFFFFF" w:themeFill="background1"/>
            <w:tcMar/>
          </w:tcPr>
          <w:p w:rsidRPr="00CC0718" w:rsidR="00C71DC8" w:rsidP="00244814" w:rsidRDefault="00C71DC8" w14:paraId="2B7A4076" w14:textId="77777777">
            <w:pPr>
              <w:rPr>
                <w:b/>
                <w:color w:val="5C83B4"/>
                <w:spacing w:val="-2"/>
                <w:sz w:val="24"/>
              </w:rPr>
            </w:pPr>
            <w:r w:rsidRPr="00CC0718">
              <w:rPr>
                <w:b/>
                <w:color w:val="5C83B4"/>
                <w:spacing w:val="-2"/>
                <w:sz w:val="24"/>
              </w:rPr>
              <w:t>Aggregated:</w:t>
            </w:r>
          </w:p>
        </w:tc>
        <w:tc>
          <w:tcPr>
            <w:tcW w:w="8912" w:type="dxa"/>
            <w:gridSpan w:val="7"/>
            <w:shd w:val="clear" w:color="auto" w:fill="FFFFFF" w:themeFill="background1"/>
            <w:tcMar/>
          </w:tcPr>
          <w:p w:rsidRPr="00CC0718" w:rsidR="00C71DC8" w:rsidP="00244814" w:rsidRDefault="00C71DC8" w14:paraId="0C07AB1D" w14:textId="77777777">
            <w:pPr>
              <w:rPr>
                <w:b/>
                <w:color w:val="5C83B4"/>
                <w:spacing w:val="-2"/>
                <w:sz w:val="24"/>
              </w:rPr>
            </w:pPr>
            <w:r w:rsidRPr="00CC0718">
              <w:rPr>
                <w:b/>
                <w:color w:val="5C83B4"/>
                <w:spacing w:val="-2"/>
                <w:sz w:val="24"/>
              </w:rPr>
              <w:t>No</w:t>
            </w:r>
          </w:p>
        </w:tc>
      </w:tr>
      <w:tr w:rsidRPr="00CC0718" w:rsidR="00C71DC8" w:rsidTr="3A33D0EC" w14:paraId="2ADF241E" w14:textId="77777777">
        <w:trPr>
          <w:trHeight w:val="330" w:hRule="exact"/>
        </w:trPr>
        <w:tc>
          <w:tcPr>
            <w:tcW w:w="3381" w:type="dxa"/>
            <w:gridSpan w:val="2"/>
            <w:tcBorders>
              <w:bottom w:val="single" w:color="8FB6EA" w:sz="5" w:space="0"/>
            </w:tcBorders>
            <w:shd w:val="clear" w:color="auto" w:fill="FFFFFF" w:themeFill="background1"/>
            <w:tcMar/>
          </w:tcPr>
          <w:p w:rsidRPr="00CC0718" w:rsidR="00C71DC8" w:rsidP="00244814" w:rsidRDefault="00C71DC8" w14:paraId="2884612D" w14:textId="77777777">
            <w:pPr>
              <w:rPr>
                <w:color w:val="000000"/>
                <w:spacing w:val="-2"/>
                <w:sz w:val="18"/>
              </w:rPr>
            </w:pPr>
            <w:r w:rsidRPr="00CC0718">
              <w:rPr>
                <w:color w:val="000000"/>
                <w:spacing w:val="-2"/>
                <w:sz w:val="18"/>
              </w:rPr>
              <w:t>Document</w:t>
            </w:r>
          </w:p>
        </w:tc>
        <w:tc>
          <w:tcPr>
            <w:tcW w:w="1132" w:type="dxa"/>
            <w:tcBorders>
              <w:bottom w:val="single" w:color="8FB6EA" w:sz="5" w:space="0"/>
            </w:tcBorders>
            <w:shd w:val="clear" w:color="auto" w:fill="FFFFFF" w:themeFill="background1"/>
            <w:tcMar/>
          </w:tcPr>
          <w:p w:rsidRPr="00CC0718" w:rsidR="00C71DC8" w:rsidP="00244814" w:rsidRDefault="00C71DC8" w14:paraId="7990CF0A" w14:textId="77777777">
            <w:pPr>
              <w:rPr>
                <w:color w:val="000000"/>
                <w:spacing w:val="-2"/>
                <w:sz w:val="18"/>
              </w:rPr>
            </w:pPr>
            <w:r w:rsidRPr="00CC0718">
              <w:rPr>
                <w:color w:val="000000"/>
                <w:spacing w:val="-2"/>
                <w:sz w:val="18"/>
              </w:rPr>
              <w:t>1</w:t>
            </w:r>
          </w:p>
        </w:tc>
        <w:tc>
          <w:tcPr>
            <w:tcW w:w="1576" w:type="dxa"/>
            <w:gridSpan w:val="2"/>
            <w:tcBorders>
              <w:bottom w:val="single" w:color="8FB6EA" w:sz="5" w:space="0"/>
            </w:tcBorders>
            <w:shd w:val="clear" w:color="auto" w:fill="FFFFFF" w:themeFill="background1"/>
            <w:tcMar/>
          </w:tcPr>
          <w:p w:rsidRPr="00CC0718" w:rsidR="00C71DC8" w:rsidP="00244814" w:rsidRDefault="00C71DC8" w14:paraId="4363AEB7" w14:textId="77777777">
            <w:pPr>
              <w:rPr>
                <w:color w:val="000000"/>
                <w:spacing w:val="-2"/>
                <w:sz w:val="18"/>
              </w:rPr>
            </w:pPr>
            <w:r w:rsidRPr="00CC0718">
              <w:rPr>
                <w:color w:val="000000"/>
                <w:spacing w:val="-2"/>
                <w:sz w:val="18"/>
              </w:rPr>
              <w:t>1</w:t>
            </w:r>
          </w:p>
        </w:tc>
        <w:tc>
          <w:tcPr>
            <w:tcW w:w="1362" w:type="dxa"/>
            <w:tcBorders>
              <w:bottom w:val="single" w:color="8FB6EA" w:sz="5" w:space="0"/>
            </w:tcBorders>
            <w:shd w:val="clear" w:color="auto" w:fill="FFFFFF" w:themeFill="background1"/>
            <w:tcMar/>
          </w:tcPr>
          <w:p w:rsidRPr="00CC0718" w:rsidR="00C71DC8" w:rsidP="00244814" w:rsidRDefault="00C71DC8" w14:paraId="62327486" w14:textId="77777777">
            <w:pPr>
              <w:rPr>
                <w:color w:val="000000"/>
                <w:spacing w:val="-2"/>
                <w:sz w:val="18"/>
              </w:rPr>
            </w:pPr>
            <w:r w:rsidRPr="00CC0718">
              <w:rPr>
                <w:color w:val="000000"/>
                <w:spacing w:val="-2"/>
                <w:sz w:val="18"/>
              </w:rPr>
              <w:t>2</w:t>
            </w:r>
          </w:p>
        </w:tc>
        <w:tc>
          <w:tcPr>
            <w:tcW w:w="1690" w:type="dxa"/>
            <w:tcBorders>
              <w:bottom w:val="single" w:color="8FB6EA" w:sz="5" w:space="0"/>
            </w:tcBorders>
            <w:shd w:val="clear" w:color="auto" w:fill="FFFFFF" w:themeFill="background1"/>
            <w:tcMar/>
          </w:tcPr>
          <w:p w:rsidRPr="00CC0718" w:rsidR="00C71DC8" w:rsidP="00244814" w:rsidRDefault="00C71DC8" w14:paraId="44AD34E9" w14:textId="77777777">
            <w:pPr>
              <w:rPr>
                <w:color w:val="000000"/>
                <w:spacing w:val="-2"/>
                <w:sz w:val="18"/>
              </w:rPr>
            </w:pPr>
            <w:r w:rsidRPr="00CC0718">
              <w:rPr>
                <w:color w:val="000000"/>
                <w:spacing w:val="-2"/>
                <w:sz w:val="18"/>
              </w:rPr>
              <w:t>1</w:t>
            </w:r>
          </w:p>
        </w:tc>
        <w:tc>
          <w:tcPr>
            <w:tcW w:w="1576" w:type="dxa"/>
            <w:tcBorders>
              <w:bottom w:val="single" w:color="8FB6EA" w:sz="5" w:space="0"/>
            </w:tcBorders>
            <w:shd w:val="clear" w:color="auto" w:fill="FFFFFF" w:themeFill="background1"/>
            <w:tcMar/>
          </w:tcPr>
          <w:p w:rsidRPr="00CC0718" w:rsidR="00C71DC8" w:rsidP="00244814" w:rsidRDefault="00C71DC8" w14:paraId="43D3AEA1" w14:textId="77777777">
            <w:pPr>
              <w:rPr>
                <w:color w:val="000000"/>
                <w:spacing w:val="-2"/>
                <w:sz w:val="18"/>
              </w:rPr>
            </w:pPr>
          </w:p>
        </w:tc>
      </w:tr>
      <w:tr w:rsidRPr="00CC0718" w:rsidR="00C71DC8" w:rsidTr="3A33D0EC" w14:paraId="419616A6" w14:textId="77777777">
        <w:trPr>
          <w:trHeight w:val="458" w:hRule="exact"/>
        </w:trPr>
        <w:tc>
          <w:tcPr>
            <w:tcW w:w="10717" w:type="dxa"/>
            <w:gridSpan w:val="8"/>
            <w:tcBorders>
              <w:top w:val="single" w:color="8FB6EA" w:sz="5" w:space="0"/>
            </w:tcBorders>
            <w:tcMar/>
          </w:tcPr>
          <w:p w:rsidRPr="00CC0718" w:rsidR="00C71DC8" w:rsidP="00244814" w:rsidRDefault="00C71DC8" w14:paraId="4D794D44" w14:textId="77777777"/>
        </w:tc>
      </w:tr>
      <w:tr w:rsidRPr="00CC0718" w:rsidR="00C71DC8" w:rsidTr="3A33D0EC" w14:paraId="49136E21" w14:textId="77777777">
        <w:trPr>
          <w:trHeight w:val="330" w:hRule="exact"/>
        </w:trPr>
        <w:tc>
          <w:tcPr>
            <w:tcW w:w="10717" w:type="dxa"/>
            <w:gridSpan w:val="8"/>
            <w:shd w:val="clear" w:color="auto" w:fill="FFFFFF" w:themeFill="background1"/>
            <w:tcMar/>
          </w:tcPr>
          <w:p w:rsidRPr="00CC0718" w:rsidR="00C71DC8" w:rsidP="00244814" w:rsidRDefault="00C71DC8" w14:paraId="35EFBC31" w14:textId="77777777">
            <w:pPr>
              <w:rPr>
                <w:b/>
                <w:color w:val="5C83B4"/>
                <w:spacing w:val="-2"/>
                <w:sz w:val="24"/>
              </w:rPr>
            </w:pPr>
            <w:bookmarkStart w:name="CodesAXIALCODEQ4aStructureoftheclubGENER" w:id="48"/>
            <w:bookmarkEnd w:id="48"/>
          </w:p>
        </w:tc>
      </w:tr>
      <w:tr w:rsidRPr="00CC0718" w:rsidR="00C71DC8" w:rsidTr="3A33D0EC" w14:paraId="112DF5D5" w14:textId="77777777">
        <w:trPr>
          <w:trHeight w:val="458" w:hRule="exact"/>
        </w:trPr>
        <w:tc>
          <w:tcPr>
            <w:tcW w:w="1805" w:type="dxa"/>
            <w:shd w:val="clear" w:color="auto" w:fill="FFFFFF" w:themeFill="background1"/>
            <w:tcMar/>
          </w:tcPr>
          <w:p w:rsidRPr="00CC0718" w:rsidR="00C71DC8" w:rsidP="00244814" w:rsidRDefault="00C71DC8" w14:paraId="0974C906" w14:textId="77777777">
            <w:pPr>
              <w:rPr>
                <w:b/>
                <w:color w:val="5C83B4"/>
                <w:spacing w:val="-2"/>
                <w:sz w:val="24"/>
              </w:rPr>
            </w:pPr>
            <w:r w:rsidRPr="00CC0718">
              <w:rPr>
                <w:b/>
                <w:color w:val="5C83B4"/>
                <w:spacing w:val="-2"/>
                <w:sz w:val="24"/>
              </w:rPr>
              <w:t>Nickname:</w:t>
            </w:r>
          </w:p>
        </w:tc>
        <w:tc>
          <w:tcPr>
            <w:tcW w:w="8912" w:type="dxa"/>
            <w:gridSpan w:val="7"/>
            <w:vMerge w:val="restart"/>
            <w:shd w:val="clear" w:color="auto" w:fill="FFFFFF" w:themeFill="background1"/>
            <w:tcMar/>
          </w:tcPr>
          <w:p w:rsidRPr="00CC0718" w:rsidR="00C71DC8" w:rsidP="00244814" w:rsidRDefault="00C71DC8" w14:paraId="6050A745" w14:textId="77777777">
            <w:pPr>
              <w:rPr>
                <w:b/>
                <w:color w:val="5C83B4"/>
                <w:spacing w:val="-2"/>
                <w:sz w:val="24"/>
              </w:rPr>
            </w:pPr>
            <w:r w:rsidRPr="00CC0718">
              <w:rPr>
                <w:b/>
                <w:color w:val="5C83B4"/>
                <w:spacing w:val="-2"/>
                <w:sz w:val="24"/>
              </w:rPr>
              <w:t>Codes\\AXIAL CODE\\Q4 a- Structure of the club\GENERAL MEMBERS\Volunteers</w:t>
            </w:r>
          </w:p>
        </w:tc>
      </w:tr>
      <w:tr w:rsidRPr="00CC0718" w:rsidR="00C71DC8" w:rsidTr="3A33D0EC" w14:paraId="153C2D4B" w14:textId="77777777">
        <w:trPr>
          <w:trHeight w:val="444" w:hRule="exact"/>
        </w:trPr>
        <w:tc>
          <w:tcPr>
            <w:tcW w:w="1805" w:type="dxa"/>
            <w:shd w:val="clear" w:color="auto" w:fill="FFFFFF" w:themeFill="background1"/>
            <w:tcMar/>
          </w:tcPr>
          <w:p w:rsidRPr="00CC0718" w:rsidR="00C71DC8" w:rsidP="00244814" w:rsidRDefault="00C71DC8" w14:paraId="2B3CB835" w14:textId="77777777">
            <w:pPr>
              <w:rPr>
                <w:b/>
                <w:color w:val="5C83B4"/>
                <w:spacing w:val="-2"/>
                <w:sz w:val="24"/>
              </w:rPr>
            </w:pPr>
            <w:r w:rsidRPr="00CC0718">
              <w:rPr>
                <w:b/>
                <w:color w:val="5C83B4"/>
                <w:spacing w:val="-2"/>
                <w:sz w:val="24"/>
              </w:rPr>
              <w:t>Classification:</w:t>
            </w:r>
          </w:p>
        </w:tc>
        <w:tc>
          <w:tcPr>
            <w:tcW w:w="8912" w:type="dxa"/>
            <w:gridSpan w:val="7"/>
            <w:vMerge/>
            <w:tcMar/>
          </w:tcPr>
          <w:p w:rsidRPr="00CC0718" w:rsidR="00C71DC8" w:rsidP="00244814" w:rsidRDefault="00C71DC8" w14:paraId="53739C33" w14:textId="77777777"/>
        </w:tc>
      </w:tr>
      <w:tr w:rsidRPr="00CC0718" w:rsidR="00C71DC8" w:rsidTr="3A33D0EC" w14:paraId="158DB759" w14:textId="77777777">
        <w:trPr>
          <w:trHeight w:val="459" w:hRule="exact"/>
        </w:trPr>
        <w:tc>
          <w:tcPr>
            <w:tcW w:w="1805" w:type="dxa"/>
            <w:shd w:val="clear" w:color="auto" w:fill="FFFFFF" w:themeFill="background1"/>
            <w:tcMar/>
          </w:tcPr>
          <w:p w:rsidRPr="00CC0718" w:rsidR="00C71DC8" w:rsidP="00244814" w:rsidRDefault="00C71DC8" w14:paraId="40A244C7" w14:textId="77777777">
            <w:pPr>
              <w:rPr>
                <w:b/>
                <w:color w:val="5C83B4"/>
                <w:spacing w:val="-2"/>
                <w:sz w:val="24"/>
              </w:rPr>
            </w:pPr>
            <w:r w:rsidRPr="00CC0718">
              <w:rPr>
                <w:b/>
                <w:color w:val="5C83B4"/>
                <w:spacing w:val="-2"/>
                <w:sz w:val="24"/>
              </w:rPr>
              <w:t>Aggregated:</w:t>
            </w:r>
          </w:p>
        </w:tc>
        <w:tc>
          <w:tcPr>
            <w:tcW w:w="8912" w:type="dxa"/>
            <w:gridSpan w:val="7"/>
            <w:shd w:val="clear" w:color="auto" w:fill="FFFFFF" w:themeFill="background1"/>
            <w:tcMar/>
          </w:tcPr>
          <w:p w:rsidRPr="00CC0718" w:rsidR="00C71DC8" w:rsidP="00244814" w:rsidRDefault="00C71DC8" w14:paraId="2C35586A" w14:textId="77777777">
            <w:pPr>
              <w:rPr>
                <w:b/>
                <w:color w:val="5C83B4"/>
                <w:spacing w:val="-2"/>
                <w:sz w:val="24"/>
              </w:rPr>
            </w:pPr>
            <w:r w:rsidRPr="00CC0718">
              <w:rPr>
                <w:b/>
                <w:color w:val="5C83B4"/>
                <w:spacing w:val="-2"/>
                <w:sz w:val="24"/>
              </w:rPr>
              <w:t>No</w:t>
            </w:r>
          </w:p>
        </w:tc>
      </w:tr>
      <w:tr w:rsidRPr="00CC0718" w:rsidR="00C71DC8" w:rsidTr="3A33D0EC" w14:paraId="07CB4C01" w14:textId="77777777">
        <w:trPr>
          <w:trHeight w:val="344" w:hRule="exact"/>
        </w:trPr>
        <w:tc>
          <w:tcPr>
            <w:tcW w:w="3381" w:type="dxa"/>
            <w:gridSpan w:val="2"/>
            <w:tcBorders>
              <w:bottom w:val="single" w:color="8FB6EA" w:sz="5" w:space="0"/>
            </w:tcBorders>
            <w:shd w:val="clear" w:color="auto" w:fill="FFFFFF" w:themeFill="background1"/>
            <w:tcMar/>
          </w:tcPr>
          <w:p w:rsidRPr="00CC0718" w:rsidR="00C71DC8" w:rsidP="00244814" w:rsidRDefault="00C71DC8" w14:paraId="78BF86D4" w14:textId="77777777">
            <w:pPr>
              <w:rPr>
                <w:color w:val="000000"/>
                <w:spacing w:val="-2"/>
                <w:sz w:val="18"/>
              </w:rPr>
            </w:pPr>
            <w:r w:rsidRPr="00CC0718">
              <w:rPr>
                <w:color w:val="000000"/>
                <w:spacing w:val="-2"/>
                <w:sz w:val="18"/>
              </w:rPr>
              <w:t>Document</w:t>
            </w:r>
          </w:p>
        </w:tc>
        <w:tc>
          <w:tcPr>
            <w:tcW w:w="1132" w:type="dxa"/>
            <w:tcBorders>
              <w:bottom w:val="single" w:color="8FB6EA" w:sz="5" w:space="0"/>
            </w:tcBorders>
            <w:shd w:val="clear" w:color="auto" w:fill="FFFFFF" w:themeFill="background1"/>
            <w:tcMar/>
          </w:tcPr>
          <w:p w:rsidRPr="00CC0718" w:rsidR="00C71DC8" w:rsidP="00244814" w:rsidRDefault="00C71DC8" w14:paraId="66A46761" w14:textId="77777777">
            <w:pPr>
              <w:rPr>
                <w:color w:val="000000"/>
                <w:spacing w:val="-2"/>
                <w:sz w:val="18"/>
              </w:rPr>
            </w:pPr>
            <w:r w:rsidRPr="00CC0718">
              <w:rPr>
                <w:color w:val="000000"/>
                <w:spacing w:val="-2"/>
                <w:sz w:val="18"/>
              </w:rPr>
              <w:t>3</w:t>
            </w:r>
          </w:p>
        </w:tc>
        <w:tc>
          <w:tcPr>
            <w:tcW w:w="1576" w:type="dxa"/>
            <w:gridSpan w:val="2"/>
            <w:tcBorders>
              <w:bottom w:val="single" w:color="8FB6EA" w:sz="5" w:space="0"/>
            </w:tcBorders>
            <w:shd w:val="clear" w:color="auto" w:fill="FFFFFF" w:themeFill="background1"/>
            <w:tcMar/>
          </w:tcPr>
          <w:p w:rsidRPr="00CC0718" w:rsidR="00C71DC8" w:rsidP="00244814" w:rsidRDefault="00C71DC8" w14:paraId="4C1ED186" w14:textId="77777777">
            <w:pPr>
              <w:rPr>
                <w:color w:val="000000"/>
                <w:spacing w:val="-2"/>
                <w:sz w:val="18"/>
              </w:rPr>
            </w:pPr>
            <w:r w:rsidRPr="00CC0718">
              <w:rPr>
                <w:color w:val="000000"/>
                <w:spacing w:val="-2"/>
                <w:sz w:val="18"/>
              </w:rPr>
              <w:t>3</w:t>
            </w:r>
          </w:p>
        </w:tc>
        <w:tc>
          <w:tcPr>
            <w:tcW w:w="1362" w:type="dxa"/>
            <w:tcBorders>
              <w:bottom w:val="single" w:color="8FB6EA" w:sz="5" w:space="0"/>
            </w:tcBorders>
            <w:shd w:val="clear" w:color="auto" w:fill="FFFFFF" w:themeFill="background1"/>
            <w:tcMar/>
          </w:tcPr>
          <w:p w:rsidRPr="00CC0718" w:rsidR="00C71DC8" w:rsidP="00244814" w:rsidRDefault="00C71DC8" w14:paraId="5558E0FD" w14:textId="77777777">
            <w:pPr>
              <w:rPr>
                <w:color w:val="000000"/>
                <w:spacing w:val="-2"/>
                <w:sz w:val="18"/>
              </w:rPr>
            </w:pPr>
            <w:r w:rsidRPr="00CC0718">
              <w:rPr>
                <w:color w:val="000000"/>
                <w:spacing w:val="-2"/>
                <w:sz w:val="18"/>
              </w:rPr>
              <w:t>7</w:t>
            </w:r>
          </w:p>
        </w:tc>
        <w:tc>
          <w:tcPr>
            <w:tcW w:w="1690" w:type="dxa"/>
            <w:tcBorders>
              <w:bottom w:val="single" w:color="8FB6EA" w:sz="5" w:space="0"/>
            </w:tcBorders>
            <w:shd w:val="clear" w:color="auto" w:fill="FFFFFF" w:themeFill="background1"/>
            <w:tcMar/>
          </w:tcPr>
          <w:p w:rsidRPr="00CC0718" w:rsidR="00C71DC8" w:rsidP="00244814" w:rsidRDefault="00C71DC8" w14:paraId="4DBC258C" w14:textId="77777777">
            <w:pPr>
              <w:rPr>
                <w:color w:val="000000"/>
                <w:spacing w:val="-2"/>
                <w:sz w:val="18"/>
              </w:rPr>
            </w:pPr>
            <w:r w:rsidRPr="00CC0718">
              <w:rPr>
                <w:color w:val="000000"/>
                <w:spacing w:val="-2"/>
                <w:sz w:val="18"/>
              </w:rPr>
              <w:t>3</w:t>
            </w:r>
          </w:p>
        </w:tc>
        <w:tc>
          <w:tcPr>
            <w:tcW w:w="1576" w:type="dxa"/>
            <w:tcBorders>
              <w:bottom w:val="single" w:color="8FB6EA" w:sz="5" w:space="0"/>
            </w:tcBorders>
            <w:shd w:val="clear" w:color="auto" w:fill="FFFFFF" w:themeFill="background1"/>
            <w:tcMar/>
          </w:tcPr>
          <w:p w:rsidRPr="00CC0718" w:rsidR="00C71DC8" w:rsidP="00244814" w:rsidRDefault="00C71DC8" w14:paraId="45F94B51" w14:textId="77777777">
            <w:pPr>
              <w:rPr>
                <w:color w:val="000000"/>
                <w:spacing w:val="-2"/>
                <w:sz w:val="18"/>
              </w:rPr>
            </w:pPr>
          </w:p>
        </w:tc>
      </w:tr>
      <w:tr w:rsidRPr="00CC0718" w:rsidR="00C71DC8" w:rsidTr="3A33D0EC" w14:paraId="4063EF4E" w14:textId="77777777">
        <w:trPr>
          <w:trHeight w:val="444" w:hRule="exact"/>
        </w:trPr>
        <w:tc>
          <w:tcPr>
            <w:tcW w:w="10717" w:type="dxa"/>
            <w:gridSpan w:val="8"/>
            <w:tcBorders>
              <w:top w:val="single" w:color="8FB6EA" w:sz="5" w:space="0"/>
            </w:tcBorders>
            <w:tcMar/>
          </w:tcPr>
          <w:p w:rsidRPr="00CC0718" w:rsidR="00C71DC8" w:rsidP="00244814" w:rsidRDefault="00C71DC8" w14:paraId="1D2F7338" w14:textId="77777777"/>
        </w:tc>
      </w:tr>
      <w:tr w:rsidRPr="00CC0718" w:rsidR="00C71DC8" w:rsidTr="3A33D0EC" w14:paraId="3CF089B4" w14:textId="77777777">
        <w:trPr>
          <w:trHeight w:val="344" w:hRule="exact"/>
        </w:trPr>
        <w:tc>
          <w:tcPr>
            <w:tcW w:w="10717" w:type="dxa"/>
            <w:gridSpan w:val="8"/>
            <w:shd w:val="clear" w:color="auto" w:fill="FFFFFF" w:themeFill="background1"/>
            <w:tcMar/>
          </w:tcPr>
          <w:p w:rsidRPr="00CC0718" w:rsidR="00C71DC8" w:rsidP="00244814" w:rsidRDefault="00C71DC8" w14:paraId="54E05382" w14:textId="77777777">
            <w:pPr>
              <w:rPr>
                <w:b/>
                <w:color w:val="5C83B4"/>
                <w:spacing w:val="-2"/>
                <w:sz w:val="24"/>
              </w:rPr>
            </w:pPr>
          </w:p>
        </w:tc>
      </w:tr>
      <w:tr w:rsidRPr="00CC0718" w:rsidR="00C71DC8" w:rsidTr="3A33D0EC" w14:paraId="4E10F4E9" w14:textId="77777777">
        <w:trPr>
          <w:trHeight w:val="444" w:hRule="exact"/>
        </w:trPr>
        <w:tc>
          <w:tcPr>
            <w:tcW w:w="1805" w:type="dxa"/>
            <w:shd w:val="clear" w:color="auto" w:fill="FFFFFF" w:themeFill="background1"/>
            <w:tcMar/>
          </w:tcPr>
          <w:p w:rsidRPr="00CC0718" w:rsidR="00C71DC8" w:rsidP="00244814" w:rsidRDefault="00C71DC8" w14:paraId="72DF924F" w14:textId="77777777">
            <w:pPr>
              <w:rPr>
                <w:b/>
                <w:color w:val="5C83B4"/>
                <w:spacing w:val="-2"/>
                <w:sz w:val="24"/>
              </w:rPr>
            </w:pPr>
            <w:r w:rsidRPr="00CC0718">
              <w:rPr>
                <w:b/>
                <w:color w:val="5C83B4"/>
                <w:spacing w:val="-2"/>
                <w:sz w:val="24"/>
              </w:rPr>
              <w:t>Nickname:</w:t>
            </w:r>
          </w:p>
        </w:tc>
        <w:tc>
          <w:tcPr>
            <w:tcW w:w="8912" w:type="dxa"/>
            <w:gridSpan w:val="7"/>
            <w:vMerge w:val="restart"/>
            <w:shd w:val="clear" w:color="auto" w:fill="FFFFFF" w:themeFill="background1"/>
            <w:tcMar/>
          </w:tcPr>
          <w:p w:rsidRPr="00CC0718" w:rsidR="00C71DC8" w:rsidP="00244814" w:rsidRDefault="00C71DC8" w14:paraId="05FCCB53" w14:textId="77777777">
            <w:pPr>
              <w:rPr>
                <w:b/>
                <w:color w:val="5C83B4"/>
                <w:spacing w:val="-2"/>
                <w:sz w:val="24"/>
              </w:rPr>
            </w:pPr>
            <w:r w:rsidRPr="00CC0718">
              <w:rPr>
                <w:b/>
                <w:color w:val="5C83B4"/>
                <w:spacing w:val="-2"/>
                <w:sz w:val="24"/>
              </w:rPr>
              <w:t>Codes\\AXIAL CODE\\Q4 a- Structure of the club\LEADERSHIP AND GOVERNANCE</w:t>
            </w:r>
          </w:p>
        </w:tc>
      </w:tr>
      <w:tr w:rsidRPr="00CC0718" w:rsidR="00C71DC8" w:rsidTr="3A33D0EC" w14:paraId="08FEE24C" w14:textId="77777777">
        <w:trPr>
          <w:trHeight w:val="458" w:hRule="exact"/>
        </w:trPr>
        <w:tc>
          <w:tcPr>
            <w:tcW w:w="1805" w:type="dxa"/>
            <w:shd w:val="clear" w:color="auto" w:fill="FFFFFF" w:themeFill="background1"/>
            <w:tcMar/>
          </w:tcPr>
          <w:p w:rsidRPr="00CC0718" w:rsidR="00C71DC8" w:rsidP="00244814" w:rsidRDefault="00C71DC8" w14:paraId="7B906C9A" w14:textId="77777777">
            <w:pPr>
              <w:rPr>
                <w:b/>
                <w:color w:val="5C83B4"/>
                <w:spacing w:val="-2"/>
                <w:sz w:val="24"/>
              </w:rPr>
            </w:pPr>
            <w:r w:rsidRPr="00CC0718">
              <w:rPr>
                <w:b/>
                <w:color w:val="5C83B4"/>
                <w:spacing w:val="-2"/>
                <w:sz w:val="24"/>
              </w:rPr>
              <w:t>Classification:</w:t>
            </w:r>
          </w:p>
        </w:tc>
        <w:tc>
          <w:tcPr>
            <w:tcW w:w="8912" w:type="dxa"/>
            <w:gridSpan w:val="7"/>
            <w:vMerge/>
            <w:tcMar/>
          </w:tcPr>
          <w:p w:rsidRPr="00CC0718" w:rsidR="00C71DC8" w:rsidP="00244814" w:rsidRDefault="00C71DC8" w14:paraId="6EA3479A" w14:textId="77777777"/>
        </w:tc>
      </w:tr>
      <w:tr w:rsidRPr="00CC0718" w:rsidR="00C71DC8" w:rsidTr="3A33D0EC" w14:paraId="4E9AD9C0" w14:textId="77777777">
        <w:trPr>
          <w:trHeight w:val="445" w:hRule="exact"/>
        </w:trPr>
        <w:tc>
          <w:tcPr>
            <w:tcW w:w="1805" w:type="dxa"/>
            <w:shd w:val="clear" w:color="auto" w:fill="FFFFFF" w:themeFill="background1"/>
            <w:tcMar/>
          </w:tcPr>
          <w:p w:rsidRPr="00CC0718" w:rsidR="00C71DC8" w:rsidP="00244814" w:rsidRDefault="00C71DC8" w14:paraId="353C411F" w14:textId="77777777">
            <w:pPr>
              <w:rPr>
                <w:b/>
                <w:color w:val="5C83B4"/>
                <w:spacing w:val="-2"/>
                <w:sz w:val="24"/>
              </w:rPr>
            </w:pPr>
            <w:r w:rsidRPr="00CC0718">
              <w:rPr>
                <w:b/>
                <w:color w:val="5C83B4"/>
                <w:spacing w:val="-2"/>
                <w:sz w:val="24"/>
              </w:rPr>
              <w:t>Aggregated:</w:t>
            </w:r>
          </w:p>
        </w:tc>
        <w:tc>
          <w:tcPr>
            <w:tcW w:w="8912" w:type="dxa"/>
            <w:gridSpan w:val="7"/>
            <w:shd w:val="clear" w:color="auto" w:fill="FFFFFF" w:themeFill="background1"/>
            <w:tcMar/>
          </w:tcPr>
          <w:p w:rsidRPr="00CC0718" w:rsidR="00C71DC8" w:rsidP="00244814" w:rsidRDefault="00C71DC8" w14:paraId="639B0EFD" w14:textId="77777777">
            <w:pPr>
              <w:rPr>
                <w:b/>
                <w:color w:val="5C83B4"/>
                <w:spacing w:val="-2"/>
                <w:sz w:val="24"/>
              </w:rPr>
            </w:pPr>
            <w:r w:rsidRPr="00CC0718">
              <w:rPr>
                <w:b/>
                <w:color w:val="5C83B4"/>
                <w:spacing w:val="-2"/>
                <w:sz w:val="24"/>
              </w:rPr>
              <w:t>Yes</w:t>
            </w:r>
          </w:p>
        </w:tc>
      </w:tr>
      <w:tr w:rsidRPr="00CC0718" w:rsidR="00C71DC8" w:rsidTr="3A33D0EC" w14:paraId="35D64A28" w14:textId="77777777">
        <w:trPr>
          <w:trHeight w:val="343" w:hRule="exact"/>
        </w:trPr>
        <w:tc>
          <w:tcPr>
            <w:tcW w:w="3381" w:type="dxa"/>
            <w:gridSpan w:val="2"/>
            <w:tcBorders>
              <w:bottom w:val="single" w:color="8FB6EA" w:sz="5" w:space="0"/>
            </w:tcBorders>
            <w:shd w:val="clear" w:color="auto" w:fill="FFFFFF" w:themeFill="background1"/>
            <w:tcMar/>
          </w:tcPr>
          <w:p w:rsidRPr="00CC0718" w:rsidR="00C71DC8" w:rsidP="00244814" w:rsidRDefault="00C71DC8" w14:paraId="25A06C6C" w14:textId="77777777">
            <w:pPr>
              <w:rPr>
                <w:color w:val="000000"/>
                <w:spacing w:val="-2"/>
                <w:sz w:val="18"/>
              </w:rPr>
            </w:pPr>
            <w:r w:rsidRPr="00CC0718">
              <w:rPr>
                <w:color w:val="000000"/>
                <w:spacing w:val="-2"/>
                <w:sz w:val="18"/>
              </w:rPr>
              <w:t>Document</w:t>
            </w:r>
          </w:p>
        </w:tc>
        <w:tc>
          <w:tcPr>
            <w:tcW w:w="1132" w:type="dxa"/>
            <w:tcBorders>
              <w:bottom w:val="single" w:color="8FB6EA" w:sz="5" w:space="0"/>
            </w:tcBorders>
            <w:shd w:val="clear" w:color="auto" w:fill="FFFFFF" w:themeFill="background1"/>
            <w:tcMar/>
          </w:tcPr>
          <w:p w:rsidRPr="00CC0718" w:rsidR="00C71DC8" w:rsidP="00244814" w:rsidRDefault="00C71DC8" w14:paraId="166C44A0" w14:textId="77777777">
            <w:pPr>
              <w:rPr>
                <w:color w:val="000000"/>
                <w:spacing w:val="-2"/>
                <w:sz w:val="18"/>
              </w:rPr>
            </w:pPr>
            <w:r w:rsidRPr="00CC0718">
              <w:rPr>
                <w:color w:val="000000"/>
                <w:spacing w:val="-2"/>
                <w:sz w:val="18"/>
              </w:rPr>
              <w:t>6</w:t>
            </w:r>
          </w:p>
        </w:tc>
        <w:tc>
          <w:tcPr>
            <w:tcW w:w="1576" w:type="dxa"/>
            <w:gridSpan w:val="2"/>
            <w:tcBorders>
              <w:bottom w:val="single" w:color="8FB6EA" w:sz="5" w:space="0"/>
            </w:tcBorders>
            <w:shd w:val="clear" w:color="auto" w:fill="FFFFFF" w:themeFill="background1"/>
            <w:tcMar/>
          </w:tcPr>
          <w:p w:rsidRPr="00CC0718" w:rsidR="00C71DC8" w:rsidP="00244814" w:rsidRDefault="00C71DC8" w14:paraId="52917C59" w14:textId="77777777">
            <w:pPr>
              <w:rPr>
                <w:color w:val="000000"/>
                <w:spacing w:val="-2"/>
                <w:sz w:val="18"/>
              </w:rPr>
            </w:pPr>
            <w:r w:rsidRPr="00CC0718">
              <w:rPr>
                <w:color w:val="000000"/>
                <w:spacing w:val="-2"/>
                <w:sz w:val="18"/>
              </w:rPr>
              <w:t>17</w:t>
            </w:r>
          </w:p>
        </w:tc>
        <w:tc>
          <w:tcPr>
            <w:tcW w:w="1362" w:type="dxa"/>
            <w:tcBorders>
              <w:bottom w:val="single" w:color="8FB6EA" w:sz="5" w:space="0"/>
            </w:tcBorders>
            <w:shd w:val="clear" w:color="auto" w:fill="FFFFFF" w:themeFill="background1"/>
            <w:tcMar/>
          </w:tcPr>
          <w:p w:rsidRPr="00CC0718" w:rsidR="00C71DC8" w:rsidP="00244814" w:rsidRDefault="00C71DC8" w14:paraId="325C5473" w14:textId="77777777">
            <w:pPr>
              <w:rPr>
                <w:color w:val="000000"/>
                <w:spacing w:val="-2"/>
                <w:sz w:val="18"/>
              </w:rPr>
            </w:pPr>
            <w:r w:rsidRPr="00CC0718">
              <w:rPr>
                <w:color w:val="000000"/>
                <w:spacing w:val="-2"/>
                <w:sz w:val="18"/>
              </w:rPr>
              <w:t>89</w:t>
            </w:r>
          </w:p>
        </w:tc>
        <w:tc>
          <w:tcPr>
            <w:tcW w:w="1690" w:type="dxa"/>
            <w:tcBorders>
              <w:bottom w:val="single" w:color="8FB6EA" w:sz="5" w:space="0"/>
            </w:tcBorders>
            <w:shd w:val="clear" w:color="auto" w:fill="FFFFFF" w:themeFill="background1"/>
            <w:tcMar/>
          </w:tcPr>
          <w:p w:rsidRPr="00CC0718" w:rsidR="00C71DC8" w:rsidP="00244814" w:rsidRDefault="00C71DC8" w14:paraId="1B208BC2" w14:textId="77777777">
            <w:pPr>
              <w:rPr>
                <w:color w:val="000000"/>
                <w:spacing w:val="-2"/>
                <w:sz w:val="18"/>
              </w:rPr>
            </w:pPr>
            <w:r w:rsidRPr="00CC0718">
              <w:rPr>
                <w:color w:val="000000"/>
                <w:spacing w:val="-2"/>
                <w:sz w:val="18"/>
              </w:rPr>
              <w:t>17</w:t>
            </w:r>
          </w:p>
        </w:tc>
        <w:tc>
          <w:tcPr>
            <w:tcW w:w="1576" w:type="dxa"/>
            <w:tcBorders>
              <w:bottom w:val="single" w:color="8FB6EA" w:sz="5" w:space="0"/>
            </w:tcBorders>
            <w:shd w:val="clear" w:color="auto" w:fill="FFFFFF" w:themeFill="background1"/>
            <w:tcMar/>
          </w:tcPr>
          <w:p w:rsidRPr="00CC0718" w:rsidR="00C71DC8" w:rsidP="00244814" w:rsidRDefault="00C71DC8" w14:paraId="4A9E4BFF" w14:textId="77777777">
            <w:pPr>
              <w:rPr>
                <w:color w:val="000000"/>
                <w:spacing w:val="-2"/>
                <w:sz w:val="18"/>
              </w:rPr>
            </w:pPr>
          </w:p>
        </w:tc>
      </w:tr>
      <w:tr w:rsidRPr="00CC0718" w:rsidR="00C71DC8" w:rsidTr="3A33D0EC" w14:paraId="6C44A76C" w14:textId="77777777">
        <w:trPr>
          <w:trHeight w:val="445" w:hRule="exact"/>
        </w:trPr>
        <w:tc>
          <w:tcPr>
            <w:tcW w:w="10717" w:type="dxa"/>
            <w:gridSpan w:val="8"/>
            <w:tcBorders>
              <w:top w:val="single" w:color="8FB6EA" w:sz="5" w:space="0"/>
            </w:tcBorders>
            <w:tcMar/>
          </w:tcPr>
          <w:p w:rsidRPr="00CC0718" w:rsidR="00C71DC8" w:rsidP="00244814" w:rsidRDefault="00C71DC8" w14:paraId="78E7B62C" w14:textId="77777777"/>
        </w:tc>
      </w:tr>
      <w:tr w:rsidRPr="00CC0718" w:rsidR="00C71DC8" w:rsidTr="3A33D0EC" w14:paraId="13E98C2E" w14:textId="77777777">
        <w:trPr>
          <w:trHeight w:val="343" w:hRule="exact"/>
        </w:trPr>
        <w:tc>
          <w:tcPr>
            <w:tcW w:w="10717" w:type="dxa"/>
            <w:gridSpan w:val="8"/>
            <w:shd w:val="clear" w:color="auto" w:fill="FFFFFF" w:themeFill="background1"/>
            <w:tcMar/>
          </w:tcPr>
          <w:p w:rsidRPr="00CC0718" w:rsidR="00C71DC8" w:rsidP="00244814" w:rsidRDefault="00C71DC8" w14:paraId="20D7DA97" w14:textId="77777777">
            <w:pPr>
              <w:rPr>
                <w:b/>
                <w:color w:val="5C83B4"/>
                <w:spacing w:val="-2"/>
                <w:sz w:val="24"/>
              </w:rPr>
            </w:pPr>
          </w:p>
        </w:tc>
      </w:tr>
      <w:tr w:rsidRPr="00CC0718" w:rsidR="00C71DC8" w:rsidTr="3A33D0EC" w14:paraId="5FFEB314" w14:textId="77777777">
        <w:trPr>
          <w:trHeight w:val="445" w:hRule="exact"/>
        </w:trPr>
        <w:tc>
          <w:tcPr>
            <w:tcW w:w="1805" w:type="dxa"/>
            <w:shd w:val="clear" w:color="auto" w:fill="FFFFFF" w:themeFill="background1"/>
            <w:tcMar/>
          </w:tcPr>
          <w:p w:rsidRPr="00CC0718" w:rsidR="00C71DC8" w:rsidP="00244814" w:rsidRDefault="00C71DC8" w14:paraId="01B37278" w14:textId="77777777">
            <w:pPr>
              <w:rPr>
                <w:b/>
                <w:color w:val="5C83B4"/>
                <w:spacing w:val="-2"/>
                <w:sz w:val="24"/>
              </w:rPr>
            </w:pPr>
            <w:r w:rsidRPr="00CC0718">
              <w:rPr>
                <w:b/>
                <w:color w:val="5C83B4"/>
                <w:spacing w:val="-2"/>
                <w:sz w:val="24"/>
              </w:rPr>
              <w:t>Nickname:</w:t>
            </w:r>
          </w:p>
        </w:tc>
        <w:tc>
          <w:tcPr>
            <w:tcW w:w="8912" w:type="dxa"/>
            <w:gridSpan w:val="7"/>
            <w:vMerge w:val="restart"/>
            <w:shd w:val="clear" w:color="auto" w:fill="FFFFFF" w:themeFill="background1"/>
            <w:tcMar/>
          </w:tcPr>
          <w:p w:rsidRPr="00CC0718" w:rsidR="00C71DC8" w:rsidP="00244814" w:rsidRDefault="00C71DC8" w14:paraId="5C3B0A15" w14:textId="77777777">
            <w:pPr>
              <w:rPr>
                <w:b/>
                <w:color w:val="5C83B4"/>
                <w:spacing w:val="-2"/>
                <w:sz w:val="24"/>
              </w:rPr>
            </w:pPr>
            <w:r w:rsidRPr="00CC0718">
              <w:rPr>
                <w:b/>
                <w:color w:val="5C83B4"/>
                <w:spacing w:val="-2"/>
                <w:sz w:val="24"/>
              </w:rPr>
              <w:t>Codes\\AXIAL CODE\\Q4 a- Structure of the club\LEADERSHIP AND GOVERNANCE\Advisor</w:t>
            </w:r>
          </w:p>
        </w:tc>
      </w:tr>
      <w:tr w:rsidRPr="00CC0718" w:rsidR="00C71DC8" w:rsidTr="3A33D0EC" w14:paraId="1FB2BF08" w14:textId="77777777">
        <w:trPr>
          <w:trHeight w:val="458" w:hRule="exact"/>
        </w:trPr>
        <w:tc>
          <w:tcPr>
            <w:tcW w:w="1805" w:type="dxa"/>
            <w:shd w:val="clear" w:color="auto" w:fill="FFFFFF" w:themeFill="background1"/>
            <w:tcMar/>
          </w:tcPr>
          <w:p w:rsidRPr="00CC0718" w:rsidR="00C71DC8" w:rsidP="00244814" w:rsidRDefault="00C71DC8" w14:paraId="4928E2E0" w14:textId="77777777">
            <w:pPr>
              <w:rPr>
                <w:b/>
                <w:color w:val="5C83B4"/>
                <w:spacing w:val="-2"/>
                <w:sz w:val="24"/>
              </w:rPr>
            </w:pPr>
            <w:r w:rsidRPr="00CC0718">
              <w:rPr>
                <w:b/>
                <w:color w:val="5C83B4"/>
                <w:spacing w:val="-2"/>
                <w:sz w:val="24"/>
              </w:rPr>
              <w:t>Classification:</w:t>
            </w:r>
          </w:p>
        </w:tc>
        <w:tc>
          <w:tcPr>
            <w:tcW w:w="8912" w:type="dxa"/>
            <w:gridSpan w:val="7"/>
            <w:vMerge/>
            <w:tcMar/>
          </w:tcPr>
          <w:p w:rsidRPr="00CC0718" w:rsidR="00C71DC8" w:rsidP="00244814" w:rsidRDefault="00C71DC8" w14:paraId="409498B2" w14:textId="77777777"/>
        </w:tc>
      </w:tr>
      <w:tr w:rsidRPr="00CC0718" w:rsidR="00C71DC8" w:rsidTr="3A33D0EC" w14:paraId="40E8ED8A" w14:textId="77777777">
        <w:trPr>
          <w:trHeight w:val="444" w:hRule="exact"/>
        </w:trPr>
        <w:tc>
          <w:tcPr>
            <w:tcW w:w="1805" w:type="dxa"/>
            <w:shd w:val="clear" w:color="auto" w:fill="FFFFFF" w:themeFill="background1"/>
            <w:tcMar/>
          </w:tcPr>
          <w:p w:rsidRPr="00CC0718" w:rsidR="00C71DC8" w:rsidP="00244814" w:rsidRDefault="00C71DC8" w14:paraId="27574BA2" w14:textId="77777777">
            <w:pPr>
              <w:rPr>
                <w:b/>
                <w:color w:val="5C83B4"/>
                <w:spacing w:val="-2"/>
                <w:sz w:val="24"/>
              </w:rPr>
            </w:pPr>
            <w:r w:rsidRPr="00CC0718">
              <w:rPr>
                <w:b/>
                <w:color w:val="5C83B4"/>
                <w:spacing w:val="-2"/>
                <w:sz w:val="24"/>
              </w:rPr>
              <w:t>Aggregated:</w:t>
            </w:r>
          </w:p>
        </w:tc>
        <w:tc>
          <w:tcPr>
            <w:tcW w:w="8912" w:type="dxa"/>
            <w:gridSpan w:val="7"/>
            <w:shd w:val="clear" w:color="auto" w:fill="FFFFFF" w:themeFill="background1"/>
            <w:tcMar/>
          </w:tcPr>
          <w:p w:rsidRPr="00CC0718" w:rsidR="00C71DC8" w:rsidP="00244814" w:rsidRDefault="00C71DC8" w14:paraId="5AFD4264" w14:textId="77777777">
            <w:pPr>
              <w:rPr>
                <w:b/>
                <w:color w:val="5C83B4"/>
                <w:spacing w:val="-2"/>
                <w:sz w:val="24"/>
              </w:rPr>
            </w:pPr>
            <w:r w:rsidRPr="00CC0718">
              <w:rPr>
                <w:b/>
                <w:color w:val="5C83B4"/>
                <w:spacing w:val="-2"/>
                <w:sz w:val="24"/>
              </w:rPr>
              <w:t>No</w:t>
            </w:r>
          </w:p>
        </w:tc>
      </w:tr>
      <w:tr w:rsidRPr="00CC0718" w:rsidR="00C71DC8" w:rsidTr="3A33D0EC" w14:paraId="6DC74FCA" w14:textId="77777777">
        <w:trPr>
          <w:trHeight w:val="344" w:hRule="exact"/>
        </w:trPr>
        <w:tc>
          <w:tcPr>
            <w:tcW w:w="3381" w:type="dxa"/>
            <w:gridSpan w:val="2"/>
            <w:tcBorders>
              <w:bottom w:val="single" w:color="8FB6EA" w:sz="5" w:space="0"/>
            </w:tcBorders>
            <w:shd w:val="clear" w:color="auto" w:fill="FFFFFF" w:themeFill="background1"/>
            <w:tcMar/>
          </w:tcPr>
          <w:p w:rsidRPr="00CC0718" w:rsidR="00C71DC8" w:rsidP="00244814" w:rsidRDefault="00C71DC8" w14:paraId="42EDA099" w14:textId="77777777">
            <w:pPr>
              <w:rPr>
                <w:color w:val="000000"/>
                <w:spacing w:val="-2"/>
                <w:sz w:val="18"/>
              </w:rPr>
            </w:pPr>
            <w:r w:rsidRPr="00CC0718">
              <w:rPr>
                <w:color w:val="000000"/>
                <w:spacing w:val="-2"/>
                <w:sz w:val="18"/>
              </w:rPr>
              <w:t>Document</w:t>
            </w:r>
          </w:p>
        </w:tc>
        <w:tc>
          <w:tcPr>
            <w:tcW w:w="1132" w:type="dxa"/>
            <w:tcBorders>
              <w:bottom w:val="single" w:color="8FB6EA" w:sz="5" w:space="0"/>
            </w:tcBorders>
            <w:shd w:val="clear" w:color="auto" w:fill="FFFFFF" w:themeFill="background1"/>
            <w:tcMar/>
          </w:tcPr>
          <w:p w:rsidRPr="00CC0718" w:rsidR="00C71DC8" w:rsidP="00244814" w:rsidRDefault="00C71DC8" w14:paraId="3136E2C7" w14:textId="77777777">
            <w:pPr>
              <w:rPr>
                <w:color w:val="000000"/>
                <w:spacing w:val="-2"/>
                <w:sz w:val="18"/>
              </w:rPr>
            </w:pPr>
            <w:r w:rsidRPr="00CC0718">
              <w:rPr>
                <w:color w:val="000000"/>
                <w:spacing w:val="-2"/>
                <w:sz w:val="18"/>
              </w:rPr>
              <w:t>2</w:t>
            </w:r>
          </w:p>
        </w:tc>
        <w:tc>
          <w:tcPr>
            <w:tcW w:w="1576" w:type="dxa"/>
            <w:gridSpan w:val="2"/>
            <w:tcBorders>
              <w:bottom w:val="single" w:color="8FB6EA" w:sz="5" w:space="0"/>
            </w:tcBorders>
            <w:shd w:val="clear" w:color="auto" w:fill="FFFFFF" w:themeFill="background1"/>
            <w:tcMar/>
          </w:tcPr>
          <w:p w:rsidRPr="00CC0718" w:rsidR="00C71DC8" w:rsidP="00244814" w:rsidRDefault="00C71DC8" w14:paraId="21A6B3ED" w14:textId="77777777">
            <w:pPr>
              <w:rPr>
                <w:color w:val="000000"/>
                <w:spacing w:val="-2"/>
                <w:sz w:val="18"/>
              </w:rPr>
            </w:pPr>
            <w:r w:rsidRPr="00CC0718">
              <w:rPr>
                <w:color w:val="000000"/>
                <w:spacing w:val="-2"/>
                <w:sz w:val="18"/>
              </w:rPr>
              <w:t>2</w:t>
            </w:r>
          </w:p>
        </w:tc>
        <w:tc>
          <w:tcPr>
            <w:tcW w:w="1362" w:type="dxa"/>
            <w:tcBorders>
              <w:bottom w:val="single" w:color="8FB6EA" w:sz="5" w:space="0"/>
            </w:tcBorders>
            <w:shd w:val="clear" w:color="auto" w:fill="FFFFFF" w:themeFill="background1"/>
            <w:tcMar/>
          </w:tcPr>
          <w:p w:rsidRPr="00CC0718" w:rsidR="00C71DC8" w:rsidP="00244814" w:rsidRDefault="00C71DC8" w14:paraId="13515774" w14:textId="77777777">
            <w:pPr>
              <w:rPr>
                <w:color w:val="000000"/>
                <w:spacing w:val="-2"/>
                <w:sz w:val="18"/>
              </w:rPr>
            </w:pPr>
            <w:r w:rsidRPr="00CC0718">
              <w:rPr>
                <w:color w:val="000000"/>
                <w:spacing w:val="-2"/>
                <w:sz w:val="18"/>
              </w:rPr>
              <w:t>5</w:t>
            </w:r>
          </w:p>
        </w:tc>
        <w:tc>
          <w:tcPr>
            <w:tcW w:w="1690" w:type="dxa"/>
            <w:tcBorders>
              <w:bottom w:val="single" w:color="8FB6EA" w:sz="5" w:space="0"/>
            </w:tcBorders>
            <w:shd w:val="clear" w:color="auto" w:fill="FFFFFF" w:themeFill="background1"/>
            <w:tcMar/>
          </w:tcPr>
          <w:p w:rsidRPr="00CC0718" w:rsidR="00C71DC8" w:rsidP="00244814" w:rsidRDefault="00C71DC8" w14:paraId="3294B424" w14:textId="77777777">
            <w:pPr>
              <w:rPr>
                <w:color w:val="000000"/>
                <w:spacing w:val="-2"/>
                <w:sz w:val="18"/>
              </w:rPr>
            </w:pPr>
            <w:r w:rsidRPr="00CC0718">
              <w:rPr>
                <w:color w:val="000000"/>
                <w:spacing w:val="-2"/>
                <w:sz w:val="18"/>
              </w:rPr>
              <w:t>2</w:t>
            </w:r>
          </w:p>
        </w:tc>
        <w:tc>
          <w:tcPr>
            <w:tcW w:w="1576" w:type="dxa"/>
            <w:tcBorders>
              <w:bottom w:val="single" w:color="8FB6EA" w:sz="5" w:space="0"/>
            </w:tcBorders>
            <w:shd w:val="clear" w:color="auto" w:fill="FFFFFF" w:themeFill="background1"/>
            <w:tcMar/>
          </w:tcPr>
          <w:p w:rsidRPr="00CC0718" w:rsidR="00C71DC8" w:rsidP="00244814" w:rsidRDefault="00C71DC8" w14:paraId="0DCF88FF" w14:textId="77777777">
            <w:pPr>
              <w:rPr>
                <w:color w:val="000000"/>
                <w:spacing w:val="-2"/>
                <w:sz w:val="18"/>
              </w:rPr>
            </w:pPr>
          </w:p>
        </w:tc>
      </w:tr>
      <w:tr w:rsidRPr="00CC0718" w:rsidR="00C71DC8" w:rsidTr="3A33D0EC" w14:paraId="290F9C1C" w14:textId="77777777">
        <w:trPr>
          <w:trHeight w:val="1146" w:hRule="exact"/>
        </w:trPr>
        <w:tc>
          <w:tcPr>
            <w:tcW w:w="10717" w:type="dxa"/>
            <w:gridSpan w:val="8"/>
            <w:tcBorders>
              <w:top w:val="single" w:color="8FB6EA" w:sz="5" w:space="0"/>
            </w:tcBorders>
            <w:tcMar/>
          </w:tcPr>
          <w:p w:rsidRPr="00CC0718" w:rsidR="00C71DC8" w:rsidP="00244814" w:rsidRDefault="00C71DC8" w14:paraId="124CD838" w14:textId="77777777"/>
        </w:tc>
      </w:tr>
      <w:tr w:rsidRPr="00CC0718" w:rsidR="00C71DC8" w:rsidTr="3A33D0EC" w14:paraId="1D0458D4" w14:textId="77777777">
        <w:trPr>
          <w:trHeight w:val="1161" w:hRule="exact"/>
        </w:trPr>
        <w:tc>
          <w:tcPr>
            <w:tcW w:w="10717" w:type="dxa"/>
            <w:gridSpan w:val="8"/>
            <w:tcMar/>
          </w:tcPr>
          <w:p w:rsidRPr="00CC0718" w:rsidR="00C71DC8" w:rsidP="00244814" w:rsidRDefault="00C71DC8" w14:paraId="56E4A7C0" w14:textId="77777777"/>
        </w:tc>
      </w:tr>
      <w:tr w:rsidRPr="00CC0718" w:rsidR="00C71DC8" w:rsidTr="3A33D0EC" w14:paraId="42A12F13" w14:textId="77777777">
        <w:trPr>
          <w:trHeight w:val="458" w:hRule="exact"/>
        </w:trPr>
        <w:tc>
          <w:tcPr>
            <w:tcW w:w="5359" w:type="dxa"/>
            <w:gridSpan w:val="4"/>
            <w:shd w:val="clear" w:color="auto" w:fill="FFFFFF" w:themeFill="background1"/>
            <w:tcMar/>
          </w:tcPr>
          <w:p w:rsidRPr="00CC0718" w:rsidR="00C71DC8" w:rsidP="00244814" w:rsidRDefault="00C71DC8" w14:paraId="4AD07BF4" w14:textId="77777777">
            <w:pPr>
              <w:jc w:val="right"/>
              <w:rPr>
                <w:color w:val="000066"/>
                <w:spacing w:val="-2"/>
                <w:sz w:val="16"/>
              </w:rPr>
            </w:pPr>
            <w:r w:rsidRPr="00CC0718">
              <w:rPr>
                <w:color w:val="000066"/>
                <w:spacing w:val="-2"/>
                <w:sz w:val="16"/>
              </w:rPr>
              <w:t>Formatted Reports\\Code Summary Formatted Report</w:t>
            </w:r>
          </w:p>
        </w:tc>
        <w:tc>
          <w:tcPr>
            <w:tcW w:w="5358" w:type="dxa"/>
            <w:gridSpan w:val="4"/>
            <w:shd w:val="clear" w:color="auto" w:fill="FFFFFF" w:themeFill="background1"/>
            <w:tcMar/>
          </w:tcPr>
          <w:p w:rsidRPr="00CC0718" w:rsidR="00C71DC8" w:rsidP="00244814" w:rsidRDefault="00C71DC8" w14:paraId="3B302FA9" w14:textId="77777777">
            <w:pPr>
              <w:jc w:val="right"/>
              <w:rPr>
                <w:color w:val="000066"/>
                <w:spacing w:val="-2"/>
                <w:sz w:val="16"/>
              </w:rPr>
            </w:pPr>
            <w:r w:rsidRPr="00CC0718">
              <w:rPr>
                <w:color w:val="000066"/>
                <w:spacing w:val="-2"/>
                <w:sz w:val="16"/>
              </w:rPr>
              <w:t>Page 56 of 104</w:t>
            </w:r>
          </w:p>
        </w:tc>
      </w:tr>
      <w:tr w:rsidRPr="00CC0718" w:rsidR="00C71DC8" w:rsidTr="3A33D0EC" w14:paraId="26A38F06" w14:textId="77777777">
        <w:trPr>
          <w:trHeight w:val="445" w:hRule="exact"/>
        </w:trPr>
        <w:tc>
          <w:tcPr>
            <w:tcW w:w="10717" w:type="dxa"/>
            <w:gridSpan w:val="8"/>
            <w:shd w:val="clear" w:color="auto" w:fill="FFFFFF" w:themeFill="background1"/>
            <w:tcMar/>
            <w:vAlign w:val="center"/>
          </w:tcPr>
          <w:p w:rsidRPr="00CC0718" w:rsidR="00C71DC8" w:rsidP="00244814" w:rsidRDefault="00C71DC8" w14:paraId="3C97CD16" w14:textId="77777777">
            <w:pPr>
              <w:jc w:val="right"/>
              <w:rPr>
                <w:color w:val="000066"/>
                <w:spacing w:val="-2"/>
                <w:sz w:val="16"/>
              </w:rPr>
            </w:pPr>
            <w:r w:rsidRPr="00CC0718">
              <w:rPr>
                <w:color w:val="000066"/>
                <w:spacing w:val="-2"/>
                <w:sz w:val="16"/>
              </w:rPr>
              <w:t>11/13/2024 3:39 PM</w:t>
            </w:r>
          </w:p>
        </w:tc>
      </w:tr>
      <w:tr w:rsidRPr="00CC0718" w:rsidR="00C71DC8" w:rsidTr="3A33D0EC" w14:paraId="2CF4691B" w14:textId="77777777">
        <w:trPr>
          <w:trHeight w:val="458" w:hRule="exact"/>
        </w:trPr>
        <w:tc>
          <w:tcPr>
            <w:tcW w:w="3381" w:type="dxa"/>
            <w:gridSpan w:val="2"/>
            <w:shd w:val="clear" w:color="auto" w:fill="8FB6EA"/>
            <w:tcMar/>
          </w:tcPr>
          <w:p w:rsidRPr="00CC0718" w:rsidR="00C71DC8" w:rsidP="00244814" w:rsidRDefault="00C71DC8" w14:paraId="6BB29E56" w14:textId="77777777">
            <w:pPr>
              <w:rPr>
                <w:b/>
                <w:color w:val="000066"/>
                <w:spacing w:val="-2"/>
                <w:sz w:val="18"/>
              </w:rPr>
            </w:pPr>
            <w:r w:rsidRPr="00CC0718">
              <w:rPr>
                <w:b/>
                <w:color w:val="000066"/>
                <w:spacing w:val="-2"/>
                <w:sz w:val="18"/>
              </w:rPr>
              <w:t>File Type</w:t>
            </w:r>
          </w:p>
        </w:tc>
        <w:tc>
          <w:tcPr>
            <w:tcW w:w="1132" w:type="dxa"/>
            <w:shd w:val="clear" w:color="auto" w:fill="8FB6EA"/>
            <w:tcMar/>
          </w:tcPr>
          <w:p w:rsidRPr="00CC0718" w:rsidR="00C71DC8" w:rsidP="00244814" w:rsidRDefault="00C71DC8" w14:paraId="3E713C2F" w14:textId="77777777">
            <w:pPr>
              <w:rPr>
                <w:b/>
                <w:color w:val="000066"/>
                <w:spacing w:val="-2"/>
                <w:sz w:val="18"/>
              </w:rPr>
            </w:pPr>
            <w:r w:rsidRPr="00CC0718">
              <w:rPr>
                <w:b/>
                <w:color w:val="000066"/>
                <w:spacing w:val="-2"/>
                <w:sz w:val="18"/>
              </w:rPr>
              <w:t>Number of Files</w:t>
            </w:r>
          </w:p>
        </w:tc>
        <w:tc>
          <w:tcPr>
            <w:tcW w:w="1576" w:type="dxa"/>
            <w:gridSpan w:val="2"/>
            <w:shd w:val="clear" w:color="auto" w:fill="8FB6EA"/>
            <w:tcMar/>
          </w:tcPr>
          <w:p w:rsidRPr="00CC0718" w:rsidR="00C71DC8" w:rsidP="00244814" w:rsidRDefault="00C71DC8" w14:paraId="191EA2FB" w14:textId="77777777">
            <w:pPr>
              <w:rPr>
                <w:b/>
                <w:color w:val="000066"/>
                <w:spacing w:val="-2"/>
                <w:sz w:val="18"/>
              </w:rPr>
            </w:pPr>
            <w:r w:rsidRPr="00CC0718">
              <w:rPr>
                <w:b/>
                <w:color w:val="000066"/>
                <w:spacing w:val="-2"/>
                <w:sz w:val="18"/>
              </w:rPr>
              <w:t>Number of Coding References</w:t>
            </w:r>
          </w:p>
        </w:tc>
        <w:tc>
          <w:tcPr>
            <w:tcW w:w="1362" w:type="dxa"/>
            <w:shd w:val="clear" w:color="auto" w:fill="8FB6EA"/>
            <w:tcMar/>
          </w:tcPr>
          <w:p w:rsidRPr="00CC0718" w:rsidR="00C71DC8" w:rsidP="00244814" w:rsidRDefault="00C71DC8" w14:paraId="475F2ABC" w14:textId="77777777">
            <w:pPr>
              <w:rPr>
                <w:b/>
                <w:color w:val="000066"/>
                <w:spacing w:val="-2"/>
                <w:sz w:val="18"/>
              </w:rPr>
            </w:pPr>
            <w:r w:rsidRPr="00CC0718">
              <w:rPr>
                <w:b/>
                <w:color w:val="000066"/>
                <w:spacing w:val="-2"/>
                <w:sz w:val="18"/>
              </w:rPr>
              <w:t>Number of Words Coded</w:t>
            </w:r>
          </w:p>
        </w:tc>
        <w:tc>
          <w:tcPr>
            <w:tcW w:w="1690" w:type="dxa"/>
            <w:shd w:val="clear" w:color="auto" w:fill="8FB6EA"/>
            <w:tcMar/>
          </w:tcPr>
          <w:p w:rsidRPr="00CC0718" w:rsidR="00C71DC8" w:rsidP="00244814" w:rsidRDefault="00C71DC8" w14:paraId="28F746F0" w14:textId="77777777">
            <w:pPr>
              <w:rPr>
                <w:b/>
                <w:color w:val="000066"/>
                <w:spacing w:val="-2"/>
                <w:sz w:val="18"/>
              </w:rPr>
            </w:pPr>
            <w:r w:rsidRPr="00CC0718">
              <w:rPr>
                <w:b/>
                <w:color w:val="000066"/>
                <w:spacing w:val="-2"/>
                <w:sz w:val="18"/>
              </w:rPr>
              <w:t>Number of Paragraphs Coded</w:t>
            </w:r>
          </w:p>
        </w:tc>
        <w:tc>
          <w:tcPr>
            <w:tcW w:w="1576" w:type="dxa"/>
            <w:shd w:val="clear" w:color="auto" w:fill="8FB6EA"/>
            <w:tcMar/>
          </w:tcPr>
          <w:p w:rsidRPr="00CC0718" w:rsidR="00C71DC8" w:rsidP="00244814" w:rsidRDefault="00C71DC8" w14:paraId="31693A75" w14:textId="77777777">
            <w:pPr>
              <w:rPr>
                <w:b/>
                <w:color w:val="000066"/>
                <w:spacing w:val="-2"/>
                <w:sz w:val="18"/>
              </w:rPr>
            </w:pPr>
            <w:r w:rsidRPr="00CC0718">
              <w:rPr>
                <w:b/>
                <w:color w:val="000066"/>
                <w:spacing w:val="-2"/>
                <w:sz w:val="18"/>
              </w:rPr>
              <w:t>Duration Coded</w:t>
            </w:r>
          </w:p>
        </w:tc>
      </w:tr>
      <w:tr w:rsidRPr="00CC0718" w:rsidR="00C71DC8" w:rsidTr="3A33D0EC" w14:paraId="040ED25F" w14:textId="77777777">
        <w:trPr>
          <w:trHeight w:val="344" w:hRule="exact"/>
        </w:trPr>
        <w:tc>
          <w:tcPr>
            <w:tcW w:w="10717" w:type="dxa"/>
            <w:gridSpan w:val="8"/>
            <w:shd w:val="clear" w:color="auto" w:fill="FFFFFF" w:themeFill="background1"/>
            <w:tcMar/>
          </w:tcPr>
          <w:p w:rsidRPr="00CC0718" w:rsidR="00C71DC8" w:rsidP="00244814" w:rsidRDefault="00C71DC8" w14:paraId="3770F90A" w14:textId="77777777">
            <w:pPr>
              <w:rPr>
                <w:b/>
                <w:color w:val="5C83B4"/>
                <w:spacing w:val="-2"/>
                <w:sz w:val="24"/>
              </w:rPr>
            </w:pPr>
          </w:p>
        </w:tc>
      </w:tr>
      <w:tr w:rsidRPr="00CC0718" w:rsidR="00C71DC8" w:rsidTr="3A33D0EC" w14:paraId="01011683" w14:textId="77777777">
        <w:trPr>
          <w:trHeight w:val="459" w:hRule="exact"/>
        </w:trPr>
        <w:tc>
          <w:tcPr>
            <w:tcW w:w="1805" w:type="dxa"/>
            <w:shd w:val="clear" w:color="auto" w:fill="FFFFFF" w:themeFill="background1"/>
            <w:tcMar/>
          </w:tcPr>
          <w:p w:rsidRPr="00CC0718" w:rsidR="00C71DC8" w:rsidP="00244814" w:rsidRDefault="00C71DC8" w14:paraId="47A942E7" w14:textId="77777777">
            <w:pPr>
              <w:rPr>
                <w:b/>
                <w:color w:val="5C83B4"/>
                <w:spacing w:val="-2"/>
                <w:sz w:val="24"/>
              </w:rPr>
            </w:pPr>
            <w:r w:rsidRPr="00CC0718">
              <w:rPr>
                <w:b/>
                <w:color w:val="5C83B4"/>
                <w:spacing w:val="-2"/>
                <w:sz w:val="24"/>
              </w:rPr>
              <w:t>Nickname:</w:t>
            </w:r>
          </w:p>
        </w:tc>
        <w:tc>
          <w:tcPr>
            <w:tcW w:w="8912" w:type="dxa"/>
            <w:gridSpan w:val="7"/>
            <w:vMerge w:val="restart"/>
            <w:shd w:val="clear" w:color="auto" w:fill="FFFFFF" w:themeFill="background1"/>
            <w:tcMar/>
          </w:tcPr>
          <w:p w:rsidRPr="00CC0718" w:rsidR="00C71DC8" w:rsidP="00244814" w:rsidRDefault="00C71DC8" w14:paraId="43788131" w14:textId="77777777">
            <w:pPr>
              <w:rPr>
                <w:b/>
                <w:color w:val="5C83B4"/>
                <w:spacing w:val="-2"/>
                <w:sz w:val="24"/>
              </w:rPr>
            </w:pPr>
            <w:r w:rsidRPr="00CC0718">
              <w:rPr>
                <w:b/>
                <w:color w:val="5C83B4"/>
                <w:spacing w:val="-2"/>
                <w:sz w:val="24"/>
              </w:rPr>
              <w:t>Codes\\AXIAL CODE\\Q4 a- Structure of the club\LEADERSHIP AND GOVERNANCE\Business end</w:t>
            </w:r>
          </w:p>
        </w:tc>
      </w:tr>
      <w:tr w:rsidRPr="00CC0718" w:rsidR="00C71DC8" w:rsidTr="3A33D0EC" w14:paraId="4A1B9598" w14:textId="77777777">
        <w:trPr>
          <w:trHeight w:val="444" w:hRule="exact"/>
        </w:trPr>
        <w:tc>
          <w:tcPr>
            <w:tcW w:w="1805" w:type="dxa"/>
            <w:shd w:val="clear" w:color="auto" w:fill="FFFFFF" w:themeFill="background1"/>
            <w:tcMar/>
          </w:tcPr>
          <w:p w:rsidRPr="00CC0718" w:rsidR="00C71DC8" w:rsidP="00244814" w:rsidRDefault="00C71DC8" w14:paraId="21C94DAC" w14:textId="77777777">
            <w:pPr>
              <w:rPr>
                <w:b/>
                <w:color w:val="5C83B4"/>
                <w:spacing w:val="-2"/>
                <w:sz w:val="24"/>
              </w:rPr>
            </w:pPr>
            <w:r w:rsidRPr="00CC0718">
              <w:rPr>
                <w:b/>
                <w:color w:val="5C83B4"/>
                <w:spacing w:val="-2"/>
                <w:sz w:val="24"/>
              </w:rPr>
              <w:t>Classification:</w:t>
            </w:r>
          </w:p>
        </w:tc>
        <w:tc>
          <w:tcPr>
            <w:tcW w:w="8912" w:type="dxa"/>
            <w:gridSpan w:val="7"/>
            <w:vMerge/>
            <w:tcMar/>
          </w:tcPr>
          <w:p w:rsidRPr="00CC0718" w:rsidR="00C71DC8" w:rsidP="00244814" w:rsidRDefault="00C71DC8" w14:paraId="42B58E29" w14:textId="77777777"/>
        </w:tc>
      </w:tr>
      <w:tr w:rsidRPr="00CC0718" w:rsidR="00C71DC8" w:rsidTr="3A33D0EC" w14:paraId="58EED28C" w14:textId="77777777">
        <w:trPr>
          <w:trHeight w:val="444" w:hRule="exact"/>
        </w:trPr>
        <w:tc>
          <w:tcPr>
            <w:tcW w:w="1805" w:type="dxa"/>
            <w:shd w:val="clear" w:color="auto" w:fill="FFFFFF" w:themeFill="background1"/>
            <w:tcMar/>
          </w:tcPr>
          <w:p w:rsidRPr="00CC0718" w:rsidR="00C71DC8" w:rsidP="00244814" w:rsidRDefault="00C71DC8" w14:paraId="1F46D085" w14:textId="77777777">
            <w:pPr>
              <w:rPr>
                <w:b/>
                <w:color w:val="5C83B4"/>
                <w:spacing w:val="-2"/>
                <w:sz w:val="24"/>
              </w:rPr>
            </w:pPr>
            <w:r w:rsidRPr="00CC0718">
              <w:rPr>
                <w:b/>
                <w:color w:val="5C83B4"/>
                <w:spacing w:val="-2"/>
                <w:sz w:val="24"/>
              </w:rPr>
              <w:lastRenderedPageBreak/>
              <w:t>Aggregated:</w:t>
            </w:r>
          </w:p>
        </w:tc>
        <w:tc>
          <w:tcPr>
            <w:tcW w:w="8912" w:type="dxa"/>
            <w:gridSpan w:val="7"/>
            <w:shd w:val="clear" w:color="auto" w:fill="FFFFFF" w:themeFill="background1"/>
            <w:tcMar/>
          </w:tcPr>
          <w:p w:rsidRPr="00CC0718" w:rsidR="00C71DC8" w:rsidP="00244814" w:rsidRDefault="00C71DC8" w14:paraId="7ABA5228" w14:textId="77777777">
            <w:pPr>
              <w:rPr>
                <w:b/>
                <w:color w:val="5C83B4"/>
                <w:spacing w:val="-2"/>
                <w:sz w:val="24"/>
              </w:rPr>
            </w:pPr>
            <w:r w:rsidRPr="00CC0718">
              <w:rPr>
                <w:b/>
                <w:color w:val="5C83B4"/>
                <w:spacing w:val="-2"/>
                <w:sz w:val="24"/>
              </w:rPr>
              <w:t>No</w:t>
            </w:r>
          </w:p>
        </w:tc>
      </w:tr>
      <w:tr w:rsidRPr="00CC0718" w:rsidR="00C71DC8" w:rsidTr="3A33D0EC" w14:paraId="387E25C1" w14:textId="77777777">
        <w:trPr>
          <w:trHeight w:val="344" w:hRule="exact"/>
        </w:trPr>
        <w:tc>
          <w:tcPr>
            <w:tcW w:w="3381" w:type="dxa"/>
            <w:gridSpan w:val="2"/>
            <w:tcBorders>
              <w:bottom w:val="single" w:color="8FB6EA" w:sz="5" w:space="0"/>
            </w:tcBorders>
            <w:shd w:val="clear" w:color="auto" w:fill="FFFFFF" w:themeFill="background1"/>
            <w:tcMar/>
          </w:tcPr>
          <w:p w:rsidRPr="00CC0718" w:rsidR="00C71DC8" w:rsidP="00244814" w:rsidRDefault="00C71DC8" w14:paraId="5D103507" w14:textId="77777777">
            <w:pPr>
              <w:rPr>
                <w:color w:val="000000"/>
                <w:spacing w:val="-2"/>
                <w:sz w:val="18"/>
              </w:rPr>
            </w:pPr>
            <w:r w:rsidRPr="00CC0718">
              <w:rPr>
                <w:color w:val="000000"/>
                <w:spacing w:val="-2"/>
                <w:sz w:val="18"/>
              </w:rPr>
              <w:t>Document</w:t>
            </w:r>
          </w:p>
        </w:tc>
        <w:tc>
          <w:tcPr>
            <w:tcW w:w="1132" w:type="dxa"/>
            <w:tcBorders>
              <w:bottom w:val="single" w:color="8FB6EA" w:sz="5" w:space="0"/>
            </w:tcBorders>
            <w:shd w:val="clear" w:color="auto" w:fill="FFFFFF" w:themeFill="background1"/>
            <w:tcMar/>
          </w:tcPr>
          <w:p w:rsidRPr="00CC0718" w:rsidR="00C71DC8" w:rsidP="00244814" w:rsidRDefault="00C71DC8" w14:paraId="51CF2429" w14:textId="77777777">
            <w:pPr>
              <w:rPr>
                <w:color w:val="000000"/>
                <w:spacing w:val="-2"/>
                <w:sz w:val="18"/>
              </w:rPr>
            </w:pPr>
            <w:r w:rsidRPr="00CC0718">
              <w:rPr>
                <w:color w:val="000000"/>
                <w:spacing w:val="-2"/>
                <w:sz w:val="18"/>
              </w:rPr>
              <w:t>1</w:t>
            </w:r>
          </w:p>
        </w:tc>
        <w:tc>
          <w:tcPr>
            <w:tcW w:w="1576" w:type="dxa"/>
            <w:gridSpan w:val="2"/>
            <w:tcBorders>
              <w:bottom w:val="single" w:color="8FB6EA" w:sz="5" w:space="0"/>
            </w:tcBorders>
            <w:shd w:val="clear" w:color="auto" w:fill="FFFFFF" w:themeFill="background1"/>
            <w:tcMar/>
          </w:tcPr>
          <w:p w:rsidRPr="00CC0718" w:rsidR="00C71DC8" w:rsidP="00244814" w:rsidRDefault="00C71DC8" w14:paraId="12AB11D6" w14:textId="77777777">
            <w:pPr>
              <w:rPr>
                <w:color w:val="000000"/>
                <w:spacing w:val="-2"/>
                <w:sz w:val="18"/>
              </w:rPr>
            </w:pPr>
            <w:r w:rsidRPr="00CC0718">
              <w:rPr>
                <w:color w:val="000000"/>
                <w:spacing w:val="-2"/>
                <w:sz w:val="18"/>
              </w:rPr>
              <w:t>1</w:t>
            </w:r>
          </w:p>
        </w:tc>
        <w:tc>
          <w:tcPr>
            <w:tcW w:w="1362" w:type="dxa"/>
            <w:tcBorders>
              <w:bottom w:val="single" w:color="8FB6EA" w:sz="5" w:space="0"/>
            </w:tcBorders>
            <w:shd w:val="clear" w:color="auto" w:fill="FFFFFF" w:themeFill="background1"/>
            <w:tcMar/>
          </w:tcPr>
          <w:p w:rsidRPr="00CC0718" w:rsidR="00C71DC8" w:rsidP="00244814" w:rsidRDefault="00C71DC8" w14:paraId="47D80985" w14:textId="77777777">
            <w:pPr>
              <w:rPr>
                <w:color w:val="000000"/>
                <w:spacing w:val="-2"/>
                <w:sz w:val="18"/>
              </w:rPr>
            </w:pPr>
            <w:r w:rsidRPr="00CC0718">
              <w:rPr>
                <w:color w:val="000000"/>
                <w:spacing w:val="-2"/>
                <w:sz w:val="18"/>
              </w:rPr>
              <w:t>5</w:t>
            </w:r>
          </w:p>
        </w:tc>
        <w:tc>
          <w:tcPr>
            <w:tcW w:w="1690" w:type="dxa"/>
            <w:tcBorders>
              <w:bottom w:val="single" w:color="8FB6EA" w:sz="5" w:space="0"/>
            </w:tcBorders>
            <w:shd w:val="clear" w:color="auto" w:fill="FFFFFF" w:themeFill="background1"/>
            <w:tcMar/>
          </w:tcPr>
          <w:p w:rsidRPr="00CC0718" w:rsidR="00C71DC8" w:rsidP="00244814" w:rsidRDefault="00C71DC8" w14:paraId="45F217CC" w14:textId="77777777">
            <w:pPr>
              <w:rPr>
                <w:color w:val="000000"/>
                <w:spacing w:val="-2"/>
                <w:sz w:val="18"/>
              </w:rPr>
            </w:pPr>
            <w:r w:rsidRPr="00CC0718">
              <w:rPr>
                <w:color w:val="000000"/>
                <w:spacing w:val="-2"/>
                <w:sz w:val="18"/>
              </w:rPr>
              <w:t>1</w:t>
            </w:r>
          </w:p>
        </w:tc>
        <w:tc>
          <w:tcPr>
            <w:tcW w:w="1576" w:type="dxa"/>
            <w:tcBorders>
              <w:bottom w:val="single" w:color="8FB6EA" w:sz="5" w:space="0"/>
            </w:tcBorders>
            <w:shd w:val="clear" w:color="auto" w:fill="FFFFFF" w:themeFill="background1"/>
            <w:tcMar/>
          </w:tcPr>
          <w:p w:rsidRPr="00CC0718" w:rsidR="00C71DC8" w:rsidP="00244814" w:rsidRDefault="00C71DC8" w14:paraId="7387B6D6" w14:textId="77777777">
            <w:pPr>
              <w:rPr>
                <w:color w:val="000000"/>
                <w:spacing w:val="-2"/>
                <w:sz w:val="18"/>
              </w:rPr>
            </w:pPr>
          </w:p>
        </w:tc>
      </w:tr>
      <w:tr w:rsidRPr="00CC0718" w:rsidR="00C71DC8" w:rsidTr="3A33D0EC" w14:paraId="44767A9F" w14:textId="77777777">
        <w:trPr>
          <w:trHeight w:val="458" w:hRule="exact"/>
        </w:trPr>
        <w:tc>
          <w:tcPr>
            <w:tcW w:w="10717" w:type="dxa"/>
            <w:gridSpan w:val="8"/>
            <w:tcBorders>
              <w:top w:val="single" w:color="8FB6EA" w:sz="5" w:space="0"/>
            </w:tcBorders>
            <w:tcMar/>
          </w:tcPr>
          <w:p w:rsidRPr="00CC0718" w:rsidR="00C71DC8" w:rsidP="00244814" w:rsidRDefault="00C71DC8" w14:paraId="5A7B3A3F" w14:textId="77777777"/>
        </w:tc>
      </w:tr>
      <w:tr w:rsidRPr="00CC0718" w:rsidR="00C71DC8" w:rsidTr="3A33D0EC" w14:paraId="29BDB74A" w14:textId="77777777">
        <w:trPr>
          <w:trHeight w:val="330" w:hRule="exact"/>
        </w:trPr>
        <w:tc>
          <w:tcPr>
            <w:tcW w:w="10717" w:type="dxa"/>
            <w:gridSpan w:val="8"/>
            <w:shd w:val="clear" w:color="auto" w:fill="FFFFFF" w:themeFill="background1"/>
            <w:tcMar/>
          </w:tcPr>
          <w:p w:rsidRPr="00CC0718" w:rsidR="00C71DC8" w:rsidP="00244814" w:rsidRDefault="00C71DC8" w14:paraId="104B09A5" w14:textId="77777777">
            <w:pPr>
              <w:rPr>
                <w:b/>
                <w:color w:val="5C83B4"/>
                <w:spacing w:val="-2"/>
                <w:sz w:val="24"/>
              </w:rPr>
            </w:pPr>
          </w:p>
        </w:tc>
      </w:tr>
      <w:tr w:rsidRPr="00CC0718" w:rsidR="00C71DC8" w:rsidTr="3A33D0EC" w14:paraId="42D6ACDF" w14:textId="77777777">
        <w:trPr>
          <w:trHeight w:val="458" w:hRule="exact"/>
        </w:trPr>
        <w:tc>
          <w:tcPr>
            <w:tcW w:w="1805" w:type="dxa"/>
            <w:shd w:val="clear" w:color="auto" w:fill="FFFFFF" w:themeFill="background1"/>
            <w:tcMar/>
          </w:tcPr>
          <w:p w:rsidRPr="00CC0718" w:rsidR="00C71DC8" w:rsidP="00244814" w:rsidRDefault="00C71DC8" w14:paraId="6E2D5C22" w14:textId="77777777">
            <w:pPr>
              <w:rPr>
                <w:b/>
                <w:color w:val="5C83B4"/>
                <w:spacing w:val="-2"/>
                <w:sz w:val="24"/>
              </w:rPr>
            </w:pPr>
            <w:r w:rsidRPr="00CC0718">
              <w:rPr>
                <w:b/>
                <w:color w:val="5C83B4"/>
                <w:spacing w:val="-2"/>
                <w:sz w:val="24"/>
              </w:rPr>
              <w:t>Nickname:</w:t>
            </w:r>
          </w:p>
        </w:tc>
        <w:tc>
          <w:tcPr>
            <w:tcW w:w="8912" w:type="dxa"/>
            <w:gridSpan w:val="7"/>
            <w:vMerge w:val="restart"/>
            <w:shd w:val="clear" w:color="auto" w:fill="FFFFFF" w:themeFill="background1"/>
            <w:tcMar/>
          </w:tcPr>
          <w:p w:rsidRPr="00CC0718" w:rsidR="00C71DC8" w:rsidP="00244814" w:rsidRDefault="00C71DC8" w14:paraId="5D3484C7" w14:textId="77777777">
            <w:pPr>
              <w:rPr>
                <w:b/>
                <w:color w:val="5C83B4"/>
                <w:spacing w:val="-2"/>
                <w:sz w:val="24"/>
              </w:rPr>
            </w:pPr>
            <w:r w:rsidRPr="00CC0718">
              <w:rPr>
                <w:b/>
                <w:color w:val="5C83B4"/>
                <w:spacing w:val="-2"/>
                <w:sz w:val="24"/>
              </w:rPr>
              <w:t>Codes\\AXIAL CODE\\Q4 a- Structure of the club\LEADERSHIP AND GOVERNANCE\Co presidency</w:t>
            </w:r>
          </w:p>
        </w:tc>
      </w:tr>
      <w:tr w:rsidRPr="00CC0718" w:rsidR="00C71DC8" w:rsidTr="3A33D0EC" w14:paraId="162C2EBD" w14:textId="77777777">
        <w:trPr>
          <w:trHeight w:val="444" w:hRule="exact"/>
        </w:trPr>
        <w:tc>
          <w:tcPr>
            <w:tcW w:w="1805" w:type="dxa"/>
            <w:shd w:val="clear" w:color="auto" w:fill="FFFFFF" w:themeFill="background1"/>
            <w:tcMar/>
          </w:tcPr>
          <w:p w:rsidRPr="00CC0718" w:rsidR="00C71DC8" w:rsidP="00244814" w:rsidRDefault="00C71DC8" w14:paraId="40B2B40A" w14:textId="77777777">
            <w:pPr>
              <w:rPr>
                <w:b/>
                <w:color w:val="5C83B4"/>
                <w:spacing w:val="-2"/>
                <w:sz w:val="24"/>
              </w:rPr>
            </w:pPr>
            <w:r w:rsidRPr="00CC0718">
              <w:rPr>
                <w:b/>
                <w:color w:val="5C83B4"/>
                <w:spacing w:val="-2"/>
                <w:sz w:val="24"/>
              </w:rPr>
              <w:t>Classification:</w:t>
            </w:r>
          </w:p>
        </w:tc>
        <w:tc>
          <w:tcPr>
            <w:tcW w:w="8912" w:type="dxa"/>
            <w:gridSpan w:val="7"/>
            <w:vMerge/>
            <w:tcMar/>
          </w:tcPr>
          <w:p w:rsidRPr="00CC0718" w:rsidR="00C71DC8" w:rsidP="00244814" w:rsidRDefault="00C71DC8" w14:paraId="22B1B2FC" w14:textId="77777777"/>
        </w:tc>
      </w:tr>
      <w:tr w:rsidRPr="00CC0718" w:rsidR="00C71DC8" w:rsidTr="3A33D0EC" w14:paraId="1A55E5D4" w14:textId="77777777">
        <w:trPr>
          <w:trHeight w:val="459" w:hRule="exact"/>
        </w:trPr>
        <w:tc>
          <w:tcPr>
            <w:tcW w:w="1805" w:type="dxa"/>
            <w:shd w:val="clear" w:color="auto" w:fill="FFFFFF" w:themeFill="background1"/>
            <w:tcMar/>
          </w:tcPr>
          <w:p w:rsidRPr="00CC0718" w:rsidR="00C71DC8" w:rsidP="00244814" w:rsidRDefault="00C71DC8" w14:paraId="3809BD30" w14:textId="77777777">
            <w:pPr>
              <w:rPr>
                <w:b/>
                <w:color w:val="5C83B4"/>
                <w:spacing w:val="-2"/>
                <w:sz w:val="24"/>
              </w:rPr>
            </w:pPr>
            <w:r w:rsidRPr="00CC0718">
              <w:rPr>
                <w:b/>
                <w:color w:val="5C83B4"/>
                <w:spacing w:val="-2"/>
                <w:sz w:val="24"/>
              </w:rPr>
              <w:t>Aggregated:</w:t>
            </w:r>
          </w:p>
        </w:tc>
        <w:tc>
          <w:tcPr>
            <w:tcW w:w="8912" w:type="dxa"/>
            <w:gridSpan w:val="7"/>
            <w:shd w:val="clear" w:color="auto" w:fill="FFFFFF" w:themeFill="background1"/>
            <w:tcMar/>
          </w:tcPr>
          <w:p w:rsidRPr="00CC0718" w:rsidR="00C71DC8" w:rsidP="00244814" w:rsidRDefault="00C71DC8" w14:paraId="68AB9A93" w14:textId="77777777">
            <w:pPr>
              <w:rPr>
                <w:b/>
                <w:color w:val="5C83B4"/>
                <w:spacing w:val="-2"/>
                <w:sz w:val="24"/>
              </w:rPr>
            </w:pPr>
            <w:r w:rsidRPr="00CC0718">
              <w:rPr>
                <w:b/>
                <w:color w:val="5C83B4"/>
                <w:spacing w:val="-2"/>
                <w:sz w:val="24"/>
              </w:rPr>
              <w:t>No</w:t>
            </w:r>
          </w:p>
        </w:tc>
      </w:tr>
      <w:tr w:rsidRPr="00CC0718" w:rsidR="00C71DC8" w:rsidTr="3A33D0EC" w14:paraId="49FDDFA9" w14:textId="77777777">
        <w:trPr>
          <w:trHeight w:val="329" w:hRule="exact"/>
        </w:trPr>
        <w:tc>
          <w:tcPr>
            <w:tcW w:w="3381" w:type="dxa"/>
            <w:gridSpan w:val="2"/>
            <w:tcBorders>
              <w:bottom w:val="single" w:color="8FB6EA" w:sz="5" w:space="0"/>
            </w:tcBorders>
            <w:shd w:val="clear" w:color="auto" w:fill="FFFFFF" w:themeFill="background1"/>
            <w:tcMar/>
          </w:tcPr>
          <w:p w:rsidRPr="00CC0718" w:rsidR="00C71DC8" w:rsidP="00244814" w:rsidRDefault="00C71DC8" w14:paraId="6C5EA31F" w14:textId="77777777">
            <w:pPr>
              <w:rPr>
                <w:color w:val="000000"/>
                <w:spacing w:val="-2"/>
                <w:sz w:val="18"/>
              </w:rPr>
            </w:pPr>
            <w:r w:rsidRPr="00CC0718">
              <w:rPr>
                <w:color w:val="000000"/>
                <w:spacing w:val="-2"/>
                <w:sz w:val="18"/>
              </w:rPr>
              <w:t>Document</w:t>
            </w:r>
          </w:p>
        </w:tc>
        <w:tc>
          <w:tcPr>
            <w:tcW w:w="1132" w:type="dxa"/>
            <w:tcBorders>
              <w:bottom w:val="single" w:color="8FB6EA" w:sz="5" w:space="0"/>
            </w:tcBorders>
            <w:shd w:val="clear" w:color="auto" w:fill="FFFFFF" w:themeFill="background1"/>
            <w:tcMar/>
          </w:tcPr>
          <w:p w:rsidRPr="00CC0718" w:rsidR="00C71DC8" w:rsidP="00244814" w:rsidRDefault="00C71DC8" w14:paraId="05A4C371" w14:textId="77777777">
            <w:pPr>
              <w:rPr>
                <w:color w:val="000000"/>
                <w:spacing w:val="-2"/>
                <w:sz w:val="18"/>
              </w:rPr>
            </w:pPr>
            <w:r w:rsidRPr="00CC0718">
              <w:rPr>
                <w:color w:val="000000"/>
                <w:spacing w:val="-2"/>
                <w:sz w:val="18"/>
              </w:rPr>
              <w:t>1</w:t>
            </w:r>
          </w:p>
        </w:tc>
        <w:tc>
          <w:tcPr>
            <w:tcW w:w="1576" w:type="dxa"/>
            <w:gridSpan w:val="2"/>
            <w:tcBorders>
              <w:bottom w:val="single" w:color="8FB6EA" w:sz="5" w:space="0"/>
            </w:tcBorders>
            <w:shd w:val="clear" w:color="auto" w:fill="FFFFFF" w:themeFill="background1"/>
            <w:tcMar/>
          </w:tcPr>
          <w:p w:rsidRPr="00CC0718" w:rsidR="00C71DC8" w:rsidP="00244814" w:rsidRDefault="00C71DC8" w14:paraId="1CEA7E2D" w14:textId="77777777">
            <w:pPr>
              <w:rPr>
                <w:color w:val="000000"/>
                <w:spacing w:val="-2"/>
                <w:sz w:val="18"/>
              </w:rPr>
            </w:pPr>
            <w:r w:rsidRPr="00CC0718">
              <w:rPr>
                <w:color w:val="000000"/>
                <w:spacing w:val="-2"/>
                <w:sz w:val="18"/>
              </w:rPr>
              <w:t>1</w:t>
            </w:r>
          </w:p>
        </w:tc>
        <w:tc>
          <w:tcPr>
            <w:tcW w:w="1362" w:type="dxa"/>
            <w:tcBorders>
              <w:bottom w:val="single" w:color="8FB6EA" w:sz="5" w:space="0"/>
            </w:tcBorders>
            <w:shd w:val="clear" w:color="auto" w:fill="FFFFFF" w:themeFill="background1"/>
            <w:tcMar/>
          </w:tcPr>
          <w:p w:rsidRPr="00CC0718" w:rsidR="00C71DC8" w:rsidP="00244814" w:rsidRDefault="00C71DC8" w14:paraId="6AF739B2" w14:textId="77777777">
            <w:pPr>
              <w:rPr>
                <w:color w:val="000000"/>
                <w:spacing w:val="-2"/>
                <w:sz w:val="18"/>
              </w:rPr>
            </w:pPr>
            <w:r w:rsidRPr="00CC0718">
              <w:rPr>
                <w:color w:val="000000"/>
                <w:spacing w:val="-2"/>
                <w:sz w:val="18"/>
              </w:rPr>
              <w:t>3</w:t>
            </w:r>
          </w:p>
        </w:tc>
        <w:tc>
          <w:tcPr>
            <w:tcW w:w="1690" w:type="dxa"/>
            <w:tcBorders>
              <w:bottom w:val="single" w:color="8FB6EA" w:sz="5" w:space="0"/>
            </w:tcBorders>
            <w:shd w:val="clear" w:color="auto" w:fill="FFFFFF" w:themeFill="background1"/>
            <w:tcMar/>
          </w:tcPr>
          <w:p w:rsidRPr="00CC0718" w:rsidR="00C71DC8" w:rsidP="00244814" w:rsidRDefault="00C71DC8" w14:paraId="296D4818" w14:textId="77777777">
            <w:pPr>
              <w:rPr>
                <w:color w:val="000000"/>
                <w:spacing w:val="-2"/>
                <w:sz w:val="18"/>
              </w:rPr>
            </w:pPr>
            <w:r w:rsidRPr="00CC0718">
              <w:rPr>
                <w:color w:val="000000"/>
                <w:spacing w:val="-2"/>
                <w:sz w:val="18"/>
              </w:rPr>
              <w:t>1</w:t>
            </w:r>
          </w:p>
        </w:tc>
        <w:tc>
          <w:tcPr>
            <w:tcW w:w="1576" w:type="dxa"/>
            <w:tcBorders>
              <w:bottom w:val="single" w:color="8FB6EA" w:sz="5" w:space="0"/>
            </w:tcBorders>
            <w:shd w:val="clear" w:color="auto" w:fill="FFFFFF" w:themeFill="background1"/>
            <w:tcMar/>
          </w:tcPr>
          <w:p w:rsidRPr="00CC0718" w:rsidR="00C71DC8" w:rsidP="00244814" w:rsidRDefault="00C71DC8" w14:paraId="60737FE2" w14:textId="77777777">
            <w:pPr>
              <w:rPr>
                <w:color w:val="000000"/>
                <w:spacing w:val="-2"/>
                <w:sz w:val="18"/>
              </w:rPr>
            </w:pPr>
          </w:p>
        </w:tc>
      </w:tr>
      <w:tr w:rsidRPr="00CC0718" w:rsidR="00C71DC8" w:rsidTr="3A33D0EC" w14:paraId="0AEC7036" w14:textId="77777777">
        <w:trPr>
          <w:trHeight w:val="459" w:hRule="exact"/>
        </w:trPr>
        <w:tc>
          <w:tcPr>
            <w:tcW w:w="10717" w:type="dxa"/>
            <w:gridSpan w:val="8"/>
            <w:tcBorders>
              <w:top w:val="single" w:color="8FB6EA" w:sz="5" w:space="0"/>
            </w:tcBorders>
            <w:tcMar/>
          </w:tcPr>
          <w:p w:rsidRPr="00CC0718" w:rsidR="00C71DC8" w:rsidP="00244814" w:rsidRDefault="00C71DC8" w14:paraId="2B7A3914" w14:textId="77777777"/>
        </w:tc>
      </w:tr>
      <w:tr w:rsidRPr="00CC0718" w:rsidR="00C71DC8" w:rsidTr="3A33D0EC" w14:paraId="3BE004B3" w14:textId="77777777">
        <w:trPr>
          <w:trHeight w:val="602" w:hRule="exact"/>
        </w:trPr>
        <w:tc>
          <w:tcPr>
            <w:tcW w:w="10717" w:type="dxa"/>
            <w:gridSpan w:val="8"/>
            <w:shd w:val="clear" w:color="auto" w:fill="FFFFFF" w:themeFill="background1"/>
            <w:tcMar/>
          </w:tcPr>
          <w:p w:rsidRPr="00CC0718" w:rsidR="00C71DC8" w:rsidP="00244814" w:rsidRDefault="00C71DC8" w14:paraId="2B998715" w14:textId="77777777">
            <w:pPr>
              <w:rPr>
                <w:b/>
                <w:color w:val="5C83B4"/>
                <w:spacing w:val="-2"/>
                <w:sz w:val="24"/>
              </w:rPr>
            </w:pPr>
          </w:p>
        </w:tc>
      </w:tr>
      <w:tr w:rsidRPr="00CC0718" w:rsidR="00C71DC8" w:rsidTr="3A33D0EC" w14:paraId="4CAF1055" w14:textId="77777777">
        <w:trPr>
          <w:trHeight w:val="444" w:hRule="exact"/>
        </w:trPr>
        <w:tc>
          <w:tcPr>
            <w:tcW w:w="1805" w:type="dxa"/>
            <w:shd w:val="clear" w:color="auto" w:fill="FFFFFF" w:themeFill="background1"/>
            <w:tcMar/>
          </w:tcPr>
          <w:p w:rsidRPr="00CC0718" w:rsidR="00C71DC8" w:rsidP="00244814" w:rsidRDefault="00C71DC8" w14:paraId="1C21193A" w14:textId="77777777">
            <w:pPr>
              <w:rPr>
                <w:b/>
                <w:color w:val="5C83B4"/>
                <w:spacing w:val="-2"/>
                <w:sz w:val="24"/>
              </w:rPr>
            </w:pPr>
            <w:r w:rsidRPr="00CC0718">
              <w:rPr>
                <w:b/>
                <w:color w:val="5C83B4"/>
                <w:spacing w:val="-2"/>
                <w:sz w:val="24"/>
              </w:rPr>
              <w:t>Nickname:</w:t>
            </w:r>
          </w:p>
        </w:tc>
        <w:tc>
          <w:tcPr>
            <w:tcW w:w="8912" w:type="dxa"/>
            <w:gridSpan w:val="7"/>
            <w:vMerge w:val="restart"/>
            <w:shd w:val="clear" w:color="auto" w:fill="FFFFFF" w:themeFill="background1"/>
            <w:tcMar/>
          </w:tcPr>
          <w:p w:rsidRPr="00CC0718" w:rsidR="00C71DC8" w:rsidP="00244814" w:rsidRDefault="00C71DC8" w14:paraId="3CD18383" w14:textId="77777777">
            <w:pPr>
              <w:rPr>
                <w:b/>
                <w:color w:val="5C83B4"/>
                <w:spacing w:val="-2"/>
                <w:sz w:val="24"/>
              </w:rPr>
            </w:pPr>
            <w:r w:rsidRPr="00CC0718">
              <w:rPr>
                <w:b/>
                <w:color w:val="5C83B4"/>
                <w:spacing w:val="-2"/>
                <w:sz w:val="24"/>
              </w:rPr>
              <w:t>Codes\\AXIAL CODE\\Q4 a- Structure of the club\LEADERSHIP AND GOVERNANCE\National and Regional board approval process</w:t>
            </w:r>
          </w:p>
        </w:tc>
      </w:tr>
      <w:tr w:rsidRPr="00CC0718" w:rsidR="00C71DC8" w:rsidTr="3A33D0EC" w14:paraId="184FC226" w14:textId="77777777">
        <w:trPr>
          <w:trHeight w:val="458" w:hRule="exact"/>
        </w:trPr>
        <w:tc>
          <w:tcPr>
            <w:tcW w:w="1805" w:type="dxa"/>
            <w:shd w:val="clear" w:color="auto" w:fill="FFFFFF" w:themeFill="background1"/>
            <w:tcMar/>
          </w:tcPr>
          <w:p w:rsidRPr="00CC0718" w:rsidR="00C71DC8" w:rsidP="00244814" w:rsidRDefault="00C71DC8" w14:paraId="73125B40" w14:textId="77777777">
            <w:pPr>
              <w:rPr>
                <w:b/>
                <w:color w:val="5C83B4"/>
                <w:spacing w:val="-2"/>
                <w:sz w:val="24"/>
              </w:rPr>
            </w:pPr>
            <w:r w:rsidRPr="00CC0718">
              <w:rPr>
                <w:b/>
                <w:color w:val="5C83B4"/>
                <w:spacing w:val="-2"/>
                <w:sz w:val="24"/>
              </w:rPr>
              <w:t>Classification:</w:t>
            </w:r>
          </w:p>
        </w:tc>
        <w:tc>
          <w:tcPr>
            <w:tcW w:w="8912" w:type="dxa"/>
            <w:gridSpan w:val="7"/>
            <w:vMerge/>
            <w:tcMar/>
          </w:tcPr>
          <w:p w:rsidRPr="00CC0718" w:rsidR="00C71DC8" w:rsidP="00244814" w:rsidRDefault="00C71DC8" w14:paraId="2243A64E" w14:textId="77777777"/>
        </w:tc>
      </w:tr>
      <w:tr w:rsidRPr="00CC0718" w:rsidR="00C71DC8" w:rsidTr="3A33D0EC" w14:paraId="301280DE" w14:textId="77777777">
        <w:trPr>
          <w:trHeight w:val="445" w:hRule="exact"/>
        </w:trPr>
        <w:tc>
          <w:tcPr>
            <w:tcW w:w="1805" w:type="dxa"/>
            <w:shd w:val="clear" w:color="auto" w:fill="FFFFFF" w:themeFill="background1"/>
            <w:tcMar/>
          </w:tcPr>
          <w:p w:rsidRPr="00CC0718" w:rsidR="00C71DC8" w:rsidP="00244814" w:rsidRDefault="00C71DC8" w14:paraId="46D7EE0B" w14:textId="77777777">
            <w:pPr>
              <w:rPr>
                <w:b/>
                <w:color w:val="5C83B4"/>
                <w:spacing w:val="-2"/>
                <w:sz w:val="24"/>
              </w:rPr>
            </w:pPr>
            <w:r w:rsidRPr="00CC0718">
              <w:rPr>
                <w:b/>
                <w:color w:val="5C83B4"/>
                <w:spacing w:val="-2"/>
                <w:sz w:val="24"/>
              </w:rPr>
              <w:t>Aggregated:</w:t>
            </w:r>
          </w:p>
        </w:tc>
        <w:tc>
          <w:tcPr>
            <w:tcW w:w="8912" w:type="dxa"/>
            <w:gridSpan w:val="7"/>
            <w:shd w:val="clear" w:color="auto" w:fill="FFFFFF" w:themeFill="background1"/>
            <w:tcMar/>
          </w:tcPr>
          <w:p w:rsidRPr="00CC0718" w:rsidR="00C71DC8" w:rsidP="00244814" w:rsidRDefault="00C71DC8" w14:paraId="64D3E559" w14:textId="77777777">
            <w:pPr>
              <w:rPr>
                <w:b/>
                <w:color w:val="5C83B4"/>
                <w:spacing w:val="-2"/>
                <w:sz w:val="24"/>
              </w:rPr>
            </w:pPr>
            <w:r w:rsidRPr="00CC0718">
              <w:rPr>
                <w:b/>
                <w:color w:val="5C83B4"/>
                <w:spacing w:val="-2"/>
                <w:sz w:val="24"/>
              </w:rPr>
              <w:t>No</w:t>
            </w:r>
          </w:p>
        </w:tc>
      </w:tr>
      <w:tr w:rsidRPr="00CC0718" w:rsidR="00C71DC8" w:rsidTr="3A33D0EC" w14:paraId="2055747D" w14:textId="77777777">
        <w:trPr>
          <w:trHeight w:val="343" w:hRule="exact"/>
        </w:trPr>
        <w:tc>
          <w:tcPr>
            <w:tcW w:w="3381" w:type="dxa"/>
            <w:gridSpan w:val="2"/>
            <w:tcBorders>
              <w:bottom w:val="single" w:color="8FB6EA" w:sz="5" w:space="0"/>
            </w:tcBorders>
            <w:shd w:val="clear" w:color="auto" w:fill="FFFFFF" w:themeFill="background1"/>
            <w:tcMar/>
          </w:tcPr>
          <w:p w:rsidRPr="00CC0718" w:rsidR="00C71DC8" w:rsidP="00244814" w:rsidRDefault="00C71DC8" w14:paraId="50E68FF3" w14:textId="77777777">
            <w:pPr>
              <w:rPr>
                <w:color w:val="000000"/>
                <w:spacing w:val="-2"/>
                <w:sz w:val="18"/>
              </w:rPr>
            </w:pPr>
            <w:r w:rsidRPr="00CC0718">
              <w:rPr>
                <w:color w:val="000000"/>
                <w:spacing w:val="-2"/>
                <w:sz w:val="18"/>
              </w:rPr>
              <w:t>Document</w:t>
            </w:r>
          </w:p>
        </w:tc>
        <w:tc>
          <w:tcPr>
            <w:tcW w:w="1132" w:type="dxa"/>
            <w:tcBorders>
              <w:bottom w:val="single" w:color="8FB6EA" w:sz="5" w:space="0"/>
            </w:tcBorders>
            <w:shd w:val="clear" w:color="auto" w:fill="FFFFFF" w:themeFill="background1"/>
            <w:tcMar/>
          </w:tcPr>
          <w:p w:rsidRPr="00CC0718" w:rsidR="00C71DC8" w:rsidP="00244814" w:rsidRDefault="00C71DC8" w14:paraId="382D4C2C" w14:textId="77777777">
            <w:pPr>
              <w:rPr>
                <w:color w:val="000000"/>
                <w:spacing w:val="-2"/>
                <w:sz w:val="18"/>
              </w:rPr>
            </w:pPr>
            <w:r w:rsidRPr="00CC0718">
              <w:rPr>
                <w:color w:val="000000"/>
                <w:spacing w:val="-2"/>
                <w:sz w:val="18"/>
              </w:rPr>
              <w:t>1</w:t>
            </w:r>
          </w:p>
        </w:tc>
        <w:tc>
          <w:tcPr>
            <w:tcW w:w="1576" w:type="dxa"/>
            <w:gridSpan w:val="2"/>
            <w:tcBorders>
              <w:bottom w:val="single" w:color="8FB6EA" w:sz="5" w:space="0"/>
            </w:tcBorders>
            <w:shd w:val="clear" w:color="auto" w:fill="FFFFFF" w:themeFill="background1"/>
            <w:tcMar/>
          </w:tcPr>
          <w:p w:rsidRPr="00CC0718" w:rsidR="00C71DC8" w:rsidP="00244814" w:rsidRDefault="00C71DC8" w14:paraId="3CD0073B" w14:textId="77777777">
            <w:pPr>
              <w:rPr>
                <w:color w:val="000000"/>
                <w:spacing w:val="-2"/>
                <w:sz w:val="18"/>
              </w:rPr>
            </w:pPr>
            <w:r w:rsidRPr="00CC0718">
              <w:rPr>
                <w:color w:val="000000"/>
                <w:spacing w:val="-2"/>
                <w:sz w:val="18"/>
              </w:rPr>
              <w:t>2</w:t>
            </w:r>
          </w:p>
        </w:tc>
        <w:tc>
          <w:tcPr>
            <w:tcW w:w="1362" w:type="dxa"/>
            <w:tcBorders>
              <w:bottom w:val="single" w:color="8FB6EA" w:sz="5" w:space="0"/>
            </w:tcBorders>
            <w:shd w:val="clear" w:color="auto" w:fill="FFFFFF" w:themeFill="background1"/>
            <w:tcMar/>
          </w:tcPr>
          <w:p w:rsidRPr="00CC0718" w:rsidR="00C71DC8" w:rsidP="00244814" w:rsidRDefault="00C71DC8" w14:paraId="13B234B5" w14:textId="77777777">
            <w:pPr>
              <w:rPr>
                <w:color w:val="000000"/>
                <w:spacing w:val="-2"/>
                <w:sz w:val="18"/>
              </w:rPr>
            </w:pPr>
            <w:r w:rsidRPr="00CC0718">
              <w:rPr>
                <w:color w:val="000000"/>
                <w:spacing w:val="-2"/>
                <w:sz w:val="18"/>
              </w:rPr>
              <w:t>30</w:t>
            </w:r>
          </w:p>
        </w:tc>
        <w:tc>
          <w:tcPr>
            <w:tcW w:w="1690" w:type="dxa"/>
            <w:tcBorders>
              <w:bottom w:val="single" w:color="8FB6EA" w:sz="5" w:space="0"/>
            </w:tcBorders>
            <w:shd w:val="clear" w:color="auto" w:fill="FFFFFF" w:themeFill="background1"/>
            <w:tcMar/>
          </w:tcPr>
          <w:p w:rsidRPr="00CC0718" w:rsidR="00C71DC8" w:rsidP="00244814" w:rsidRDefault="00C71DC8" w14:paraId="369CC82A" w14:textId="77777777">
            <w:pPr>
              <w:rPr>
                <w:color w:val="000000"/>
                <w:spacing w:val="-2"/>
                <w:sz w:val="18"/>
              </w:rPr>
            </w:pPr>
            <w:r w:rsidRPr="00CC0718">
              <w:rPr>
                <w:color w:val="000000"/>
                <w:spacing w:val="-2"/>
                <w:sz w:val="18"/>
              </w:rPr>
              <w:t>2</w:t>
            </w:r>
          </w:p>
        </w:tc>
        <w:tc>
          <w:tcPr>
            <w:tcW w:w="1576" w:type="dxa"/>
            <w:tcBorders>
              <w:bottom w:val="single" w:color="8FB6EA" w:sz="5" w:space="0"/>
            </w:tcBorders>
            <w:shd w:val="clear" w:color="auto" w:fill="FFFFFF" w:themeFill="background1"/>
            <w:tcMar/>
          </w:tcPr>
          <w:p w:rsidRPr="00CC0718" w:rsidR="00C71DC8" w:rsidP="00244814" w:rsidRDefault="00C71DC8" w14:paraId="37B7C6E1" w14:textId="77777777">
            <w:pPr>
              <w:rPr>
                <w:color w:val="000000"/>
                <w:spacing w:val="-2"/>
                <w:sz w:val="18"/>
              </w:rPr>
            </w:pPr>
          </w:p>
        </w:tc>
      </w:tr>
      <w:tr w:rsidRPr="00CC0718" w:rsidR="00C71DC8" w:rsidTr="3A33D0EC" w14:paraId="2ADCC443" w14:textId="77777777">
        <w:trPr>
          <w:trHeight w:val="459" w:hRule="exact"/>
        </w:trPr>
        <w:tc>
          <w:tcPr>
            <w:tcW w:w="10717" w:type="dxa"/>
            <w:gridSpan w:val="8"/>
            <w:tcBorders>
              <w:top w:val="single" w:color="8FB6EA" w:sz="5" w:space="0"/>
            </w:tcBorders>
            <w:tcMar/>
          </w:tcPr>
          <w:p w:rsidRPr="00CC0718" w:rsidR="00C71DC8" w:rsidP="00244814" w:rsidRDefault="00C71DC8" w14:paraId="0962B595" w14:textId="77777777"/>
        </w:tc>
      </w:tr>
      <w:tr w:rsidRPr="00CC0718" w:rsidR="00C71DC8" w:rsidTr="3A33D0EC" w14:paraId="33F97FEA" w14:textId="77777777">
        <w:trPr>
          <w:trHeight w:val="329" w:hRule="exact"/>
        </w:trPr>
        <w:tc>
          <w:tcPr>
            <w:tcW w:w="10717" w:type="dxa"/>
            <w:gridSpan w:val="8"/>
            <w:shd w:val="clear" w:color="auto" w:fill="FFFFFF" w:themeFill="background1"/>
            <w:tcMar/>
          </w:tcPr>
          <w:p w:rsidRPr="00CC0718" w:rsidR="00C71DC8" w:rsidP="00244814" w:rsidRDefault="00C71DC8" w14:paraId="7261FB7B" w14:textId="77777777">
            <w:pPr>
              <w:rPr>
                <w:b/>
                <w:color w:val="5C83B4"/>
                <w:spacing w:val="-2"/>
                <w:sz w:val="24"/>
              </w:rPr>
            </w:pPr>
          </w:p>
        </w:tc>
      </w:tr>
      <w:tr w:rsidRPr="00CC0718" w:rsidR="00C71DC8" w:rsidTr="3A33D0EC" w14:paraId="6A88C1D1" w14:textId="77777777">
        <w:trPr>
          <w:trHeight w:val="459" w:hRule="exact"/>
        </w:trPr>
        <w:tc>
          <w:tcPr>
            <w:tcW w:w="1805" w:type="dxa"/>
            <w:shd w:val="clear" w:color="auto" w:fill="FFFFFF" w:themeFill="background1"/>
            <w:tcMar/>
          </w:tcPr>
          <w:p w:rsidRPr="00CC0718" w:rsidR="00C71DC8" w:rsidP="00244814" w:rsidRDefault="00C71DC8" w14:paraId="05AD12F2" w14:textId="77777777">
            <w:pPr>
              <w:rPr>
                <w:b/>
                <w:color w:val="5C83B4"/>
                <w:spacing w:val="-2"/>
                <w:sz w:val="24"/>
              </w:rPr>
            </w:pPr>
            <w:r w:rsidRPr="00CC0718">
              <w:rPr>
                <w:b/>
                <w:color w:val="5C83B4"/>
                <w:spacing w:val="-2"/>
                <w:sz w:val="24"/>
              </w:rPr>
              <w:t>Nickname:</w:t>
            </w:r>
          </w:p>
        </w:tc>
        <w:tc>
          <w:tcPr>
            <w:tcW w:w="8912" w:type="dxa"/>
            <w:gridSpan w:val="7"/>
            <w:vMerge w:val="restart"/>
            <w:shd w:val="clear" w:color="auto" w:fill="FFFFFF" w:themeFill="background1"/>
            <w:tcMar/>
          </w:tcPr>
          <w:p w:rsidRPr="00CC0718" w:rsidR="00C71DC8" w:rsidP="00244814" w:rsidRDefault="00C71DC8" w14:paraId="5BBC86B5" w14:textId="77777777">
            <w:pPr>
              <w:rPr>
                <w:b/>
                <w:color w:val="5C83B4"/>
                <w:spacing w:val="-2"/>
                <w:sz w:val="24"/>
              </w:rPr>
            </w:pPr>
            <w:r w:rsidRPr="00CC0718">
              <w:rPr>
                <w:b/>
                <w:color w:val="5C83B4"/>
                <w:spacing w:val="-2"/>
                <w:sz w:val="24"/>
              </w:rPr>
              <w:t>Codes\\AXIAL CODE\\Q4 a- Structure of the club\LEADERSHIP AND GOVERNANCE\President</w:t>
            </w:r>
          </w:p>
        </w:tc>
      </w:tr>
      <w:tr w:rsidRPr="00CC0718" w:rsidR="00C71DC8" w:rsidTr="3A33D0EC" w14:paraId="7264E889" w14:textId="77777777">
        <w:trPr>
          <w:trHeight w:val="444" w:hRule="exact"/>
        </w:trPr>
        <w:tc>
          <w:tcPr>
            <w:tcW w:w="1805" w:type="dxa"/>
            <w:shd w:val="clear" w:color="auto" w:fill="FFFFFF" w:themeFill="background1"/>
            <w:tcMar/>
          </w:tcPr>
          <w:p w:rsidRPr="00CC0718" w:rsidR="00C71DC8" w:rsidP="00244814" w:rsidRDefault="00C71DC8" w14:paraId="1B8056A1" w14:textId="77777777">
            <w:pPr>
              <w:rPr>
                <w:b/>
                <w:color w:val="5C83B4"/>
                <w:spacing w:val="-2"/>
                <w:sz w:val="24"/>
              </w:rPr>
            </w:pPr>
            <w:r w:rsidRPr="00CC0718">
              <w:rPr>
                <w:b/>
                <w:color w:val="5C83B4"/>
                <w:spacing w:val="-2"/>
                <w:sz w:val="24"/>
              </w:rPr>
              <w:t>Classification:</w:t>
            </w:r>
          </w:p>
        </w:tc>
        <w:tc>
          <w:tcPr>
            <w:tcW w:w="8912" w:type="dxa"/>
            <w:gridSpan w:val="7"/>
            <w:vMerge/>
            <w:tcMar/>
          </w:tcPr>
          <w:p w:rsidRPr="00CC0718" w:rsidR="00C71DC8" w:rsidP="00244814" w:rsidRDefault="00C71DC8" w14:paraId="258820F4" w14:textId="77777777"/>
        </w:tc>
      </w:tr>
      <w:tr w:rsidRPr="00CC0718" w:rsidR="00C71DC8" w:rsidTr="3A33D0EC" w14:paraId="13B07C06" w14:textId="77777777">
        <w:trPr>
          <w:trHeight w:val="459" w:hRule="exact"/>
        </w:trPr>
        <w:tc>
          <w:tcPr>
            <w:tcW w:w="1805" w:type="dxa"/>
            <w:shd w:val="clear" w:color="auto" w:fill="FFFFFF" w:themeFill="background1"/>
            <w:tcMar/>
          </w:tcPr>
          <w:p w:rsidRPr="00CC0718" w:rsidR="00C71DC8" w:rsidP="00244814" w:rsidRDefault="00C71DC8" w14:paraId="2439BCF1" w14:textId="77777777">
            <w:pPr>
              <w:rPr>
                <w:b/>
                <w:color w:val="5C83B4"/>
                <w:spacing w:val="-2"/>
                <w:sz w:val="24"/>
              </w:rPr>
            </w:pPr>
            <w:r w:rsidRPr="00CC0718">
              <w:rPr>
                <w:b/>
                <w:color w:val="5C83B4"/>
                <w:spacing w:val="-2"/>
                <w:sz w:val="24"/>
              </w:rPr>
              <w:t>Aggregated:</w:t>
            </w:r>
          </w:p>
        </w:tc>
        <w:tc>
          <w:tcPr>
            <w:tcW w:w="8912" w:type="dxa"/>
            <w:gridSpan w:val="7"/>
            <w:shd w:val="clear" w:color="auto" w:fill="FFFFFF" w:themeFill="background1"/>
            <w:tcMar/>
          </w:tcPr>
          <w:p w:rsidRPr="00CC0718" w:rsidR="00C71DC8" w:rsidP="00244814" w:rsidRDefault="00C71DC8" w14:paraId="5612360D" w14:textId="77777777">
            <w:pPr>
              <w:rPr>
                <w:b/>
                <w:color w:val="5C83B4"/>
                <w:spacing w:val="-2"/>
                <w:sz w:val="24"/>
              </w:rPr>
            </w:pPr>
            <w:r w:rsidRPr="00CC0718">
              <w:rPr>
                <w:b/>
                <w:color w:val="5C83B4"/>
                <w:spacing w:val="-2"/>
                <w:sz w:val="24"/>
              </w:rPr>
              <w:t>No</w:t>
            </w:r>
          </w:p>
        </w:tc>
      </w:tr>
      <w:tr w:rsidRPr="00CC0718" w:rsidR="00C71DC8" w:rsidTr="3A33D0EC" w14:paraId="118FBE4E" w14:textId="77777777">
        <w:trPr>
          <w:trHeight w:val="329" w:hRule="exact"/>
        </w:trPr>
        <w:tc>
          <w:tcPr>
            <w:tcW w:w="3381" w:type="dxa"/>
            <w:gridSpan w:val="2"/>
            <w:tcBorders>
              <w:bottom w:val="single" w:color="8FB6EA" w:sz="5" w:space="0"/>
            </w:tcBorders>
            <w:shd w:val="clear" w:color="auto" w:fill="FFFFFF" w:themeFill="background1"/>
            <w:tcMar/>
          </w:tcPr>
          <w:p w:rsidRPr="00CC0718" w:rsidR="00C71DC8" w:rsidP="00244814" w:rsidRDefault="00C71DC8" w14:paraId="7492A9D9" w14:textId="77777777">
            <w:pPr>
              <w:rPr>
                <w:color w:val="000000"/>
                <w:spacing w:val="-2"/>
                <w:sz w:val="18"/>
              </w:rPr>
            </w:pPr>
            <w:r w:rsidRPr="00CC0718">
              <w:rPr>
                <w:color w:val="000000"/>
                <w:spacing w:val="-2"/>
                <w:sz w:val="18"/>
              </w:rPr>
              <w:t>Document</w:t>
            </w:r>
          </w:p>
        </w:tc>
        <w:tc>
          <w:tcPr>
            <w:tcW w:w="1132" w:type="dxa"/>
            <w:tcBorders>
              <w:bottom w:val="single" w:color="8FB6EA" w:sz="5" w:space="0"/>
            </w:tcBorders>
            <w:shd w:val="clear" w:color="auto" w:fill="FFFFFF" w:themeFill="background1"/>
            <w:tcMar/>
          </w:tcPr>
          <w:p w:rsidRPr="00CC0718" w:rsidR="00C71DC8" w:rsidP="00244814" w:rsidRDefault="00C71DC8" w14:paraId="398AE876" w14:textId="77777777">
            <w:pPr>
              <w:rPr>
                <w:color w:val="000000"/>
                <w:spacing w:val="-2"/>
                <w:sz w:val="18"/>
              </w:rPr>
            </w:pPr>
            <w:r w:rsidRPr="00CC0718">
              <w:rPr>
                <w:color w:val="000000"/>
                <w:spacing w:val="-2"/>
                <w:sz w:val="18"/>
              </w:rPr>
              <w:t>6</w:t>
            </w:r>
          </w:p>
        </w:tc>
        <w:tc>
          <w:tcPr>
            <w:tcW w:w="1576" w:type="dxa"/>
            <w:gridSpan w:val="2"/>
            <w:tcBorders>
              <w:bottom w:val="single" w:color="8FB6EA" w:sz="5" w:space="0"/>
            </w:tcBorders>
            <w:shd w:val="clear" w:color="auto" w:fill="FFFFFF" w:themeFill="background1"/>
            <w:tcMar/>
          </w:tcPr>
          <w:p w:rsidRPr="00CC0718" w:rsidR="00C71DC8" w:rsidP="00244814" w:rsidRDefault="00C71DC8" w14:paraId="2104CFA9" w14:textId="77777777">
            <w:pPr>
              <w:rPr>
                <w:color w:val="000000"/>
                <w:spacing w:val="-2"/>
                <w:sz w:val="18"/>
              </w:rPr>
            </w:pPr>
            <w:r w:rsidRPr="00CC0718">
              <w:rPr>
                <w:color w:val="000000"/>
                <w:spacing w:val="-2"/>
                <w:sz w:val="18"/>
              </w:rPr>
              <w:t>6</w:t>
            </w:r>
          </w:p>
        </w:tc>
        <w:tc>
          <w:tcPr>
            <w:tcW w:w="1362" w:type="dxa"/>
            <w:tcBorders>
              <w:bottom w:val="single" w:color="8FB6EA" w:sz="5" w:space="0"/>
            </w:tcBorders>
            <w:shd w:val="clear" w:color="auto" w:fill="FFFFFF" w:themeFill="background1"/>
            <w:tcMar/>
          </w:tcPr>
          <w:p w:rsidRPr="00CC0718" w:rsidR="00C71DC8" w:rsidP="00244814" w:rsidRDefault="00C71DC8" w14:paraId="509F433C" w14:textId="77777777">
            <w:pPr>
              <w:rPr>
                <w:color w:val="000000"/>
                <w:spacing w:val="-2"/>
                <w:sz w:val="18"/>
              </w:rPr>
            </w:pPr>
            <w:r w:rsidRPr="00CC0718">
              <w:rPr>
                <w:color w:val="000000"/>
                <w:spacing w:val="-2"/>
                <w:sz w:val="18"/>
              </w:rPr>
              <w:t>15</w:t>
            </w:r>
          </w:p>
        </w:tc>
        <w:tc>
          <w:tcPr>
            <w:tcW w:w="1690" w:type="dxa"/>
            <w:tcBorders>
              <w:bottom w:val="single" w:color="8FB6EA" w:sz="5" w:space="0"/>
            </w:tcBorders>
            <w:shd w:val="clear" w:color="auto" w:fill="FFFFFF" w:themeFill="background1"/>
            <w:tcMar/>
          </w:tcPr>
          <w:p w:rsidRPr="00CC0718" w:rsidR="00C71DC8" w:rsidP="00244814" w:rsidRDefault="00C71DC8" w14:paraId="08E34186" w14:textId="77777777">
            <w:pPr>
              <w:rPr>
                <w:color w:val="000000"/>
                <w:spacing w:val="-2"/>
                <w:sz w:val="18"/>
              </w:rPr>
            </w:pPr>
            <w:r w:rsidRPr="00CC0718">
              <w:rPr>
                <w:color w:val="000000"/>
                <w:spacing w:val="-2"/>
                <w:sz w:val="18"/>
              </w:rPr>
              <w:t>6</w:t>
            </w:r>
          </w:p>
        </w:tc>
        <w:tc>
          <w:tcPr>
            <w:tcW w:w="1576" w:type="dxa"/>
            <w:tcBorders>
              <w:bottom w:val="single" w:color="8FB6EA" w:sz="5" w:space="0"/>
            </w:tcBorders>
            <w:shd w:val="clear" w:color="auto" w:fill="FFFFFF" w:themeFill="background1"/>
            <w:tcMar/>
          </w:tcPr>
          <w:p w:rsidRPr="00CC0718" w:rsidR="00C71DC8" w:rsidP="00244814" w:rsidRDefault="00C71DC8" w14:paraId="1155544D" w14:textId="77777777">
            <w:pPr>
              <w:rPr>
                <w:color w:val="000000"/>
                <w:spacing w:val="-2"/>
                <w:sz w:val="18"/>
              </w:rPr>
            </w:pPr>
          </w:p>
        </w:tc>
      </w:tr>
      <w:tr w:rsidRPr="00CC0718" w:rsidR="00C71DC8" w:rsidTr="3A33D0EC" w14:paraId="3DC4F7C2" w14:textId="77777777">
        <w:trPr>
          <w:trHeight w:val="459" w:hRule="exact"/>
        </w:trPr>
        <w:tc>
          <w:tcPr>
            <w:tcW w:w="10717" w:type="dxa"/>
            <w:gridSpan w:val="8"/>
            <w:tcBorders>
              <w:top w:val="single" w:color="8FB6EA" w:sz="5" w:space="0"/>
            </w:tcBorders>
            <w:tcMar/>
          </w:tcPr>
          <w:p w:rsidRPr="00CC0718" w:rsidR="00C71DC8" w:rsidP="00244814" w:rsidRDefault="00C71DC8" w14:paraId="52846FE1" w14:textId="77777777"/>
        </w:tc>
      </w:tr>
      <w:tr w:rsidRPr="00CC0718" w:rsidR="00C71DC8" w:rsidTr="3A33D0EC" w14:paraId="67032D16" w14:textId="77777777">
        <w:trPr>
          <w:trHeight w:val="329" w:hRule="exact"/>
        </w:trPr>
        <w:tc>
          <w:tcPr>
            <w:tcW w:w="10717" w:type="dxa"/>
            <w:gridSpan w:val="8"/>
            <w:shd w:val="clear" w:color="auto" w:fill="FFFFFF" w:themeFill="background1"/>
            <w:tcMar/>
          </w:tcPr>
          <w:p w:rsidRPr="00CC0718" w:rsidR="00C71DC8" w:rsidP="00244814" w:rsidRDefault="00C71DC8" w14:paraId="4861B254" w14:textId="77777777">
            <w:pPr>
              <w:rPr>
                <w:b/>
                <w:color w:val="5C83B4"/>
                <w:spacing w:val="-2"/>
                <w:sz w:val="24"/>
              </w:rPr>
            </w:pPr>
          </w:p>
        </w:tc>
      </w:tr>
      <w:tr w:rsidRPr="00CC0718" w:rsidR="00C71DC8" w:rsidTr="3A33D0EC" w14:paraId="7B5B2A24" w14:textId="77777777">
        <w:trPr>
          <w:trHeight w:val="459" w:hRule="exact"/>
        </w:trPr>
        <w:tc>
          <w:tcPr>
            <w:tcW w:w="1805" w:type="dxa"/>
            <w:shd w:val="clear" w:color="auto" w:fill="FFFFFF" w:themeFill="background1"/>
            <w:tcMar/>
          </w:tcPr>
          <w:p w:rsidRPr="00CC0718" w:rsidR="00C71DC8" w:rsidP="00244814" w:rsidRDefault="00C71DC8" w14:paraId="7FE58665" w14:textId="77777777">
            <w:pPr>
              <w:rPr>
                <w:b/>
                <w:color w:val="5C83B4"/>
                <w:spacing w:val="-2"/>
                <w:sz w:val="24"/>
              </w:rPr>
            </w:pPr>
            <w:r w:rsidRPr="00CC0718">
              <w:rPr>
                <w:b/>
                <w:color w:val="5C83B4"/>
                <w:spacing w:val="-2"/>
                <w:sz w:val="24"/>
              </w:rPr>
              <w:t>Nickname:</w:t>
            </w:r>
          </w:p>
        </w:tc>
        <w:tc>
          <w:tcPr>
            <w:tcW w:w="8912" w:type="dxa"/>
            <w:gridSpan w:val="7"/>
            <w:vMerge w:val="restart"/>
            <w:shd w:val="clear" w:color="auto" w:fill="FFFFFF" w:themeFill="background1"/>
            <w:tcMar/>
          </w:tcPr>
          <w:p w:rsidRPr="00CC0718" w:rsidR="00C71DC8" w:rsidP="00244814" w:rsidRDefault="00C71DC8" w14:paraId="2361D5FE" w14:textId="77777777">
            <w:pPr>
              <w:rPr>
                <w:b/>
                <w:color w:val="5C83B4"/>
                <w:spacing w:val="-2"/>
                <w:sz w:val="24"/>
              </w:rPr>
            </w:pPr>
            <w:r w:rsidRPr="00CC0718">
              <w:rPr>
                <w:b/>
                <w:color w:val="5C83B4"/>
                <w:spacing w:val="-2"/>
                <w:sz w:val="24"/>
              </w:rPr>
              <w:t>Codes\\AXIAL CODE\\Q4 a- Structure of the club\LEADERSHIP AND GOVERNANCE\Technical Part</w:t>
            </w:r>
          </w:p>
        </w:tc>
      </w:tr>
      <w:tr w:rsidRPr="00CC0718" w:rsidR="00C71DC8" w:rsidTr="3A33D0EC" w14:paraId="2B618207" w14:textId="77777777">
        <w:trPr>
          <w:trHeight w:val="444" w:hRule="exact"/>
        </w:trPr>
        <w:tc>
          <w:tcPr>
            <w:tcW w:w="1805" w:type="dxa"/>
            <w:shd w:val="clear" w:color="auto" w:fill="FFFFFF" w:themeFill="background1"/>
            <w:tcMar/>
          </w:tcPr>
          <w:p w:rsidRPr="00CC0718" w:rsidR="00C71DC8" w:rsidP="00244814" w:rsidRDefault="00C71DC8" w14:paraId="736CA21C" w14:textId="77777777">
            <w:pPr>
              <w:rPr>
                <w:b/>
                <w:color w:val="5C83B4"/>
                <w:spacing w:val="-2"/>
                <w:sz w:val="24"/>
              </w:rPr>
            </w:pPr>
            <w:r w:rsidRPr="00CC0718">
              <w:rPr>
                <w:b/>
                <w:color w:val="5C83B4"/>
                <w:spacing w:val="-2"/>
                <w:sz w:val="24"/>
              </w:rPr>
              <w:t>Classification:</w:t>
            </w:r>
          </w:p>
        </w:tc>
        <w:tc>
          <w:tcPr>
            <w:tcW w:w="8912" w:type="dxa"/>
            <w:gridSpan w:val="7"/>
            <w:vMerge/>
            <w:tcMar/>
          </w:tcPr>
          <w:p w:rsidRPr="00CC0718" w:rsidR="00C71DC8" w:rsidP="00244814" w:rsidRDefault="00C71DC8" w14:paraId="2993EFC1" w14:textId="77777777"/>
        </w:tc>
      </w:tr>
      <w:tr w:rsidRPr="00CC0718" w:rsidR="00C71DC8" w:rsidTr="3A33D0EC" w14:paraId="7E77FA51" w14:textId="77777777">
        <w:trPr>
          <w:trHeight w:val="458" w:hRule="exact"/>
        </w:trPr>
        <w:tc>
          <w:tcPr>
            <w:tcW w:w="1805" w:type="dxa"/>
            <w:shd w:val="clear" w:color="auto" w:fill="FFFFFF" w:themeFill="background1"/>
            <w:tcMar/>
          </w:tcPr>
          <w:p w:rsidRPr="00CC0718" w:rsidR="00C71DC8" w:rsidP="00244814" w:rsidRDefault="00C71DC8" w14:paraId="56C601E3" w14:textId="77777777">
            <w:pPr>
              <w:rPr>
                <w:b/>
                <w:color w:val="5C83B4"/>
                <w:spacing w:val="-2"/>
                <w:sz w:val="24"/>
              </w:rPr>
            </w:pPr>
            <w:r w:rsidRPr="00CC0718">
              <w:rPr>
                <w:b/>
                <w:color w:val="5C83B4"/>
                <w:spacing w:val="-2"/>
                <w:sz w:val="24"/>
              </w:rPr>
              <w:t>Aggregated:</w:t>
            </w:r>
          </w:p>
        </w:tc>
        <w:tc>
          <w:tcPr>
            <w:tcW w:w="8912" w:type="dxa"/>
            <w:gridSpan w:val="7"/>
            <w:shd w:val="clear" w:color="auto" w:fill="FFFFFF" w:themeFill="background1"/>
            <w:tcMar/>
          </w:tcPr>
          <w:p w:rsidRPr="00CC0718" w:rsidR="00C71DC8" w:rsidP="00244814" w:rsidRDefault="00C71DC8" w14:paraId="054335EA" w14:textId="77777777">
            <w:pPr>
              <w:rPr>
                <w:b/>
                <w:color w:val="5C83B4"/>
                <w:spacing w:val="-2"/>
                <w:sz w:val="24"/>
              </w:rPr>
            </w:pPr>
            <w:r w:rsidRPr="00CC0718">
              <w:rPr>
                <w:b/>
                <w:color w:val="5C83B4"/>
                <w:spacing w:val="-2"/>
                <w:sz w:val="24"/>
              </w:rPr>
              <w:t>No</w:t>
            </w:r>
          </w:p>
        </w:tc>
      </w:tr>
      <w:tr w:rsidRPr="00CC0718" w:rsidR="00C71DC8" w:rsidTr="3A33D0EC" w14:paraId="6406EBD5" w14:textId="77777777">
        <w:trPr>
          <w:trHeight w:val="344" w:hRule="exact"/>
        </w:trPr>
        <w:tc>
          <w:tcPr>
            <w:tcW w:w="3381" w:type="dxa"/>
            <w:gridSpan w:val="2"/>
            <w:tcBorders>
              <w:bottom w:val="single" w:color="8FB6EA" w:sz="5" w:space="0"/>
            </w:tcBorders>
            <w:shd w:val="clear" w:color="auto" w:fill="FFFFFF" w:themeFill="background1"/>
            <w:tcMar/>
          </w:tcPr>
          <w:p w:rsidRPr="00CC0718" w:rsidR="00C71DC8" w:rsidP="00244814" w:rsidRDefault="00C71DC8" w14:paraId="5BCAEAFD" w14:textId="77777777">
            <w:pPr>
              <w:rPr>
                <w:color w:val="000000"/>
                <w:spacing w:val="-2"/>
                <w:sz w:val="18"/>
              </w:rPr>
            </w:pPr>
            <w:r w:rsidRPr="00CC0718">
              <w:rPr>
                <w:color w:val="000000"/>
                <w:spacing w:val="-2"/>
                <w:sz w:val="18"/>
              </w:rPr>
              <w:t>Document</w:t>
            </w:r>
          </w:p>
        </w:tc>
        <w:tc>
          <w:tcPr>
            <w:tcW w:w="1132" w:type="dxa"/>
            <w:tcBorders>
              <w:bottom w:val="single" w:color="8FB6EA" w:sz="5" w:space="0"/>
            </w:tcBorders>
            <w:shd w:val="clear" w:color="auto" w:fill="FFFFFF" w:themeFill="background1"/>
            <w:tcMar/>
          </w:tcPr>
          <w:p w:rsidRPr="00CC0718" w:rsidR="00C71DC8" w:rsidP="00244814" w:rsidRDefault="00C71DC8" w14:paraId="12A5C59A" w14:textId="77777777">
            <w:pPr>
              <w:rPr>
                <w:color w:val="000000"/>
                <w:spacing w:val="-2"/>
                <w:sz w:val="18"/>
              </w:rPr>
            </w:pPr>
            <w:r w:rsidRPr="00CC0718">
              <w:rPr>
                <w:color w:val="000000"/>
                <w:spacing w:val="-2"/>
                <w:sz w:val="18"/>
              </w:rPr>
              <w:t>1</w:t>
            </w:r>
          </w:p>
        </w:tc>
        <w:tc>
          <w:tcPr>
            <w:tcW w:w="1576" w:type="dxa"/>
            <w:gridSpan w:val="2"/>
            <w:tcBorders>
              <w:bottom w:val="single" w:color="8FB6EA" w:sz="5" w:space="0"/>
            </w:tcBorders>
            <w:shd w:val="clear" w:color="auto" w:fill="FFFFFF" w:themeFill="background1"/>
            <w:tcMar/>
          </w:tcPr>
          <w:p w:rsidRPr="00CC0718" w:rsidR="00C71DC8" w:rsidP="00244814" w:rsidRDefault="00C71DC8" w14:paraId="7C9A68AD" w14:textId="77777777">
            <w:pPr>
              <w:rPr>
                <w:color w:val="000000"/>
                <w:spacing w:val="-2"/>
                <w:sz w:val="18"/>
              </w:rPr>
            </w:pPr>
            <w:r w:rsidRPr="00CC0718">
              <w:rPr>
                <w:color w:val="000000"/>
                <w:spacing w:val="-2"/>
                <w:sz w:val="18"/>
              </w:rPr>
              <w:t>1</w:t>
            </w:r>
          </w:p>
        </w:tc>
        <w:tc>
          <w:tcPr>
            <w:tcW w:w="1362" w:type="dxa"/>
            <w:tcBorders>
              <w:bottom w:val="single" w:color="8FB6EA" w:sz="5" w:space="0"/>
            </w:tcBorders>
            <w:shd w:val="clear" w:color="auto" w:fill="FFFFFF" w:themeFill="background1"/>
            <w:tcMar/>
          </w:tcPr>
          <w:p w:rsidRPr="00CC0718" w:rsidR="00C71DC8" w:rsidP="00244814" w:rsidRDefault="00C71DC8" w14:paraId="4AAEBCD8" w14:textId="77777777">
            <w:pPr>
              <w:rPr>
                <w:color w:val="000000"/>
                <w:spacing w:val="-2"/>
                <w:sz w:val="18"/>
              </w:rPr>
            </w:pPr>
            <w:r w:rsidRPr="00CC0718">
              <w:rPr>
                <w:color w:val="000000"/>
                <w:spacing w:val="-2"/>
                <w:sz w:val="18"/>
              </w:rPr>
              <w:t>2</w:t>
            </w:r>
          </w:p>
        </w:tc>
        <w:tc>
          <w:tcPr>
            <w:tcW w:w="1690" w:type="dxa"/>
            <w:tcBorders>
              <w:bottom w:val="single" w:color="8FB6EA" w:sz="5" w:space="0"/>
            </w:tcBorders>
            <w:shd w:val="clear" w:color="auto" w:fill="FFFFFF" w:themeFill="background1"/>
            <w:tcMar/>
          </w:tcPr>
          <w:p w:rsidRPr="00CC0718" w:rsidR="00C71DC8" w:rsidP="00244814" w:rsidRDefault="00C71DC8" w14:paraId="2C8F7805" w14:textId="77777777">
            <w:pPr>
              <w:rPr>
                <w:color w:val="000000"/>
                <w:spacing w:val="-2"/>
                <w:sz w:val="18"/>
              </w:rPr>
            </w:pPr>
            <w:r w:rsidRPr="00CC0718">
              <w:rPr>
                <w:color w:val="000000"/>
                <w:spacing w:val="-2"/>
                <w:sz w:val="18"/>
              </w:rPr>
              <w:t>1</w:t>
            </w:r>
          </w:p>
        </w:tc>
        <w:tc>
          <w:tcPr>
            <w:tcW w:w="1576" w:type="dxa"/>
            <w:tcBorders>
              <w:bottom w:val="single" w:color="8FB6EA" w:sz="5" w:space="0"/>
            </w:tcBorders>
            <w:shd w:val="clear" w:color="auto" w:fill="FFFFFF" w:themeFill="background1"/>
            <w:tcMar/>
          </w:tcPr>
          <w:p w:rsidRPr="00CC0718" w:rsidR="00C71DC8" w:rsidP="00244814" w:rsidRDefault="00C71DC8" w14:paraId="16FC3195" w14:textId="77777777">
            <w:pPr>
              <w:rPr>
                <w:color w:val="000000"/>
                <w:spacing w:val="-2"/>
                <w:sz w:val="18"/>
              </w:rPr>
            </w:pPr>
          </w:p>
        </w:tc>
      </w:tr>
      <w:tr w:rsidRPr="00CC0718" w:rsidR="00C71DC8" w:rsidTr="3A33D0EC" w14:paraId="1A1123AE" w14:textId="77777777">
        <w:trPr>
          <w:trHeight w:val="1018" w:hRule="exact"/>
        </w:trPr>
        <w:tc>
          <w:tcPr>
            <w:tcW w:w="10717" w:type="dxa"/>
            <w:gridSpan w:val="8"/>
            <w:tcBorders>
              <w:top w:val="single" w:color="8FB6EA" w:sz="5" w:space="0"/>
            </w:tcBorders>
            <w:tcMar/>
          </w:tcPr>
          <w:p w:rsidRPr="00CC0718" w:rsidR="00C71DC8" w:rsidP="00244814" w:rsidRDefault="00C71DC8" w14:paraId="789227E3" w14:textId="77777777"/>
        </w:tc>
      </w:tr>
      <w:tr w:rsidRPr="00CC0718" w:rsidR="00C71DC8" w:rsidTr="3A33D0EC" w14:paraId="7919EA7F" w14:textId="77777777">
        <w:trPr>
          <w:trHeight w:val="1017" w:hRule="exact"/>
        </w:trPr>
        <w:tc>
          <w:tcPr>
            <w:tcW w:w="10717" w:type="dxa"/>
            <w:gridSpan w:val="8"/>
            <w:tcMar/>
          </w:tcPr>
          <w:p w:rsidRPr="00CC0718" w:rsidR="00C71DC8" w:rsidP="00244814" w:rsidRDefault="00C71DC8" w14:paraId="1E929990" w14:textId="77777777"/>
        </w:tc>
      </w:tr>
      <w:tr w:rsidRPr="00CC0718" w:rsidR="00C71DC8" w:rsidTr="3A33D0EC" w14:paraId="363A9099" w14:textId="77777777">
        <w:trPr>
          <w:trHeight w:val="458" w:hRule="exact"/>
        </w:trPr>
        <w:tc>
          <w:tcPr>
            <w:tcW w:w="5359" w:type="dxa"/>
            <w:gridSpan w:val="4"/>
            <w:shd w:val="clear" w:color="auto" w:fill="FFFFFF" w:themeFill="background1"/>
            <w:tcMar/>
          </w:tcPr>
          <w:p w:rsidRPr="00CC0718" w:rsidR="00C71DC8" w:rsidP="00244814" w:rsidRDefault="00C71DC8" w14:paraId="72460B63" w14:textId="77777777">
            <w:pPr>
              <w:jc w:val="right"/>
              <w:rPr>
                <w:color w:val="000066"/>
                <w:spacing w:val="-2"/>
                <w:sz w:val="16"/>
              </w:rPr>
            </w:pPr>
            <w:r w:rsidRPr="00CC0718">
              <w:rPr>
                <w:color w:val="000066"/>
                <w:spacing w:val="-2"/>
                <w:sz w:val="16"/>
              </w:rPr>
              <w:t>Formatted Reports\\Code Summary Formatted Report</w:t>
            </w:r>
          </w:p>
        </w:tc>
        <w:tc>
          <w:tcPr>
            <w:tcW w:w="5358" w:type="dxa"/>
            <w:gridSpan w:val="4"/>
            <w:shd w:val="clear" w:color="auto" w:fill="FFFFFF" w:themeFill="background1"/>
            <w:tcMar/>
          </w:tcPr>
          <w:p w:rsidRPr="00CC0718" w:rsidR="00C71DC8" w:rsidP="00244814" w:rsidRDefault="00C71DC8" w14:paraId="042FBB8C" w14:textId="77777777">
            <w:pPr>
              <w:jc w:val="right"/>
              <w:rPr>
                <w:color w:val="000066"/>
                <w:spacing w:val="-2"/>
                <w:sz w:val="16"/>
              </w:rPr>
            </w:pPr>
            <w:r w:rsidRPr="00CC0718">
              <w:rPr>
                <w:color w:val="000066"/>
                <w:spacing w:val="-2"/>
                <w:sz w:val="16"/>
              </w:rPr>
              <w:t>Page 57 of 104</w:t>
            </w:r>
          </w:p>
        </w:tc>
      </w:tr>
      <w:tr w:rsidRPr="00CC0718" w:rsidR="00C71DC8" w:rsidTr="3A33D0EC" w14:paraId="066A41FD" w14:textId="77777777">
        <w:trPr>
          <w:trHeight w:val="445" w:hRule="exact"/>
        </w:trPr>
        <w:tc>
          <w:tcPr>
            <w:tcW w:w="10717" w:type="dxa"/>
            <w:gridSpan w:val="8"/>
            <w:shd w:val="clear" w:color="auto" w:fill="FFFFFF" w:themeFill="background1"/>
            <w:tcMar/>
            <w:vAlign w:val="center"/>
          </w:tcPr>
          <w:p w:rsidRPr="00CC0718" w:rsidR="00C71DC8" w:rsidP="00244814" w:rsidRDefault="00C71DC8" w14:paraId="7FCA13E5" w14:textId="77777777">
            <w:pPr>
              <w:jc w:val="right"/>
              <w:rPr>
                <w:color w:val="000066"/>
                <w:spacing w:val="-2"/>
                <w:sz w:val="16"/>
              </w:rPr>
            </w:pPr>
            <w:r w:rsidRPr="00CC0718">
              <w:rPr>
                <w:color w:val="000066"/>
                <w:spacing w:val="-2"/>
                <w:sz w:val="16"/>
              </w:rPr>
              <w:t>11/13/2024 3:39 PM</w:t>
            </w:r>
          </w:p>
        </w:tc>
      </w:tr>
      <w:tr w:rsidRPr="00CC0718" w:rsidR="00C71DC8" w:rsidTr="3A33D0EC" w14:paraId="0DC57F36" w14:textId="77777777">
        <w:trPr>
          <w:trHeight w:val="458" w:hRule="exact"/>
        </w:trPr>
        <w:tc>
          <w:tcPr>
            <w:tcW w:w="3381" w:type="dxa"/>
            <w:gridSpan w:val="2"/>
            <w:shd w:val="clear" w:color="auto" w:fill="8FB6EA"/>
            <w:tcMar/>
          </w:tcPr>
          <w:p w:rsidRPr="00CC0718" w:rsidR="00C71DC8" w:rsidP="00244814" w:rsidRDefault="00C71DC8" w14:paraId="35723BE3" w14:textId="77777777">
            <w:pPr>
              <w:rPr>
                <w:b/>
                <w:color w:val="000066"/>
                <w:spacing w:val="-2"/>
                <w:sz w:val="18"/>
              </w:rPr>
            </w:pPr>
            <w:r w:rsidRPr="00CC0718">
              <w:rPr>
                <w:b/>
                <w:color w:val="000066"/>
                <w:spacing w:val="-2"/>
                <w:sz w:val="18"/>
              </w:rPr>
              <w:t>File Type</w:t>
            </w:r>
          </w:p>
        </w:tc>
        <w:tc>
          <w:tcPr>
            <w:tcW w:w="1132" w:type="dxa"/>
            <w:shd w:val="clear" w:color="auto" w:fill="8FB6EA"/>
            <w:tcMar/>
          </w:tcPr>
          <w:p w:rsidRPr="00CC0718" w:rsidR="00C71DC8" w:rsidP="00244814" w:rsidRDefault="00C71DC8" w14:paraId="7A70370C" w14:textId="77777777">
            <w:pPr>
              <w:rPr>
                <w:b/>
                <w:color w:val="000066"/>
                <w:spacing w:val="-2"/>
                <w:sz w:val="18"/>
              </w:rPr>
            </w:pPr>
            <w:r w:rsidRPr="00CC0718">
              <w:rPr>
                <w:b/>
                <w:color w:val="000066"/>
                <w:spacing w:val="-2"/>
                <w:sz w:val="18"/>
              </w:rPr>
              <w:t>Number of Files</w:t>
            </w:r>
          </w:p>
        </w:tc>
        <w:tc>
          <w:tcPr>
            <w:tcW w:w="1576" w:type="dxa"/>
            <w:gridSpan w:val="2"/>
            <w:shd w:val="clear" w:color="auto" w:fill="8FB6EA"/>
            <w:tcMar/>
          </w:tcPr>
          <w:p w:rsidRPr="00CC0718" w:rsidR="00C71DC8" w:rsidP="00244814" w:rsidRDefault="00C71DC8" w14:paraId="3DFCC16B" w14:textId="77777777">
            <w:pPr>
              <w:rPr>
                <w:b/>
                <w:color w:val="000066"/>
                <w:spacing w:val="-2"/>
                <w:sz w:val="18"/>
              </w:rPr>
            </w:pPr>
            <w:r w:rsidRPr="00CC0718">
              <w:rPr>
                <w:b/>
                <w:color w:val="000066"/>
                <w:spacing w:val="-2"/>
                <w:sz w:val="18"/>
              </w:rPr>
              <w:t>Number of Coding References</w:t>
            </w:r>
          </w:p>
        </w:tc>
        <w:tc>
          <w:tcPr>
            <w:tcW w:w="1362" w:type="dxa"/>
            <w:shd w:val="clear" w:color="auto" w:fill="8FB6EA"/>
            <w:tcMar/>
          </w:tcPr>
          <w:p w:rsidRPr="00CC0718" w:rsidR="00C71DC8" w:rsidP="00244814" w:rsidRDefault="00C71DC8" w14:paraId="2494FBAA" w14:textId="77777777">
            <w:pPr>
              <w:rPr>
                <w:b/>
                <w:color w:val="000066"/>
                <w:spacing w:val="-2"/>
                <w:sz w:val="18"/>
              </w:rPr>
            </w:pPr>
            <w:r w:rsidRPr="00CC0718">
              <w:rPr>
                <w:b/>
                <w:color w:val="000066"/>
                <w:spacing w:val="-2"/>
                <w:sz w:val="18"/>
              </w:rPr>
              <w:t>Number of Words Coded</w:t>
            </w:r>
          </w:p>
        </w:tc>
        <w:tc>
          <w:tcPr>
            <w:tcW w:w="1690" w:type="dxa"/>
            <w:shd w:val="clear" w:color="auto" w:fill="8FB6EA"/>
            <w:tcMar/>
          </w:tcPr>
          <w:p w:rsidRPr="00CC0718" w:rsidR="00C71DC8" w:rsidP="00244814" w:rsidRDefault="00C71DC8" w14:paraId="028781C7" w14:textId="77777777">
            <w:pPr>
              <w:rPr>
                <w:b/>
                <w:color w:val="000066"/>
                <w:spacing w:val="-2"/>
                <w:sz w:val="18"/>
              </w:rPr>
            </w:pPr>
            <w:r w:rsidRPr="00CC0718">
              <w:rPr>
                <w:b/>
                <w:color w:val="000066"/>
                <w:spacing w:val="-2"/>
                <w:sz w:val="18"/>
              </w:rPr>
              <w:t>Number of Paragraphs Coded</w:t>
            </w:r>
          </w:p>
        </w:tc>
        <w:tc>
          <w:tcPr>
            <w:tcW w:w="1576" w:type="dxa"/>
            <w:shd w:val="clear" w:color="auto" w:fill="8FB6EA"/>
            <w:tcMar/>
          </w:tcPr>
          <w:p w:rsidRPr="00CC0718" w:rsidR="00C71DC8" w:rsidP="00244814" w:rsidRDefault="00C71DC8" w14:paraId="238A5AAE" w14:textId="77777777">
            <w:pPr>
              <w:rPr>
                <w:b/>
                <w:color w:val="000066"/>
                <w:spacing w:val="-2"/>
                <w:sz w:val="18"/>
              </w:rPr>
            </w:pPr>
            <w:r w:rsidRPr="00CC0718">
              <w:rPr>
                <w:b/>
                <w:color w:val="000066"/>
                <w:spacing w:val="-2"/>
                <w:sz w:val="18"/>
              </w:rPr>
              <w:t>Duration Coded</w:t>
            </w:r>
          </w:p>
        </w:tc>
      </w:tr>
      <w:tr w:rsidRPr="00CC0718" w:rsidR="00C71DC8" w:rsidTr="3A33D0EC" w14:paraId="68AAB3D8" w14:textId="77777777">
        <w:trPr>
          <w:trHeight w:val="344" w:hRule="exact"/>
        </w:trPr>
        <w:tc>
          <w:tcPr>
            <w:tcW w:w="10717" w:type="dxa"/>
            <w:gridSpan w:val="8"/>
            <w:shd w:val="clear" w:color="auto" w:fill="FFFFFF" w:themeFill="background1"/>
            <w:tcMar/>
          </w:tcPr>
          <w:p w:rsidRPr="00CC0718" w:rsidR="00C71DC8" w:rsidP="00244814" w:rsidRDefault="00C71DC8" w14:paraId="6CADF55C" w14:textId="77777777">
            <w:pPr>
              <w:rPr>
                <w:b/>
                <w:color w:val="5C83B4"/>
                <w:spacing w:val="-2"/>
                <w:sz w:val="24"/>
              </w:rPr>
            </w:pPr>
            <w:bookmarkStart w:name="CodesAXIALCODEQ4aStructureoftheclubLEADE" w:id="49"/>
            <w:bookmarkEnd w:id="49"/>
          </w:p>
        </w:tc>
      </w:tr>
      <w:tr w:rsidRPr="00CC0718" w:rsidR="00C71DC8" w:rsidTr="3A33D0EC" w14:paraId="55575CF9" w14:textId="77777777">
        <w:trPr>
          <w:trHeight w:val="458" w:hRule="exact"/>
        </w:trPr>
        <w:tc>
          <w:tcPr>
            <w:tcW w:w="1805" w:type="dxa"/>
            <w:shd w:val="clear" w:color="auto" w:fill="FFFFFF" w:themeFill="background1"/>
            <w:tcMar/>
          </w:tcPr>
          <w:p w:rsidRPr="00CC0718" w:rsidR="00C71DC8" w:rsidP="00244814" w:rsidRDefault="00C71DC8" w14:paraId="77C2552F" w14:textId="77777777">
            <w:pPr>
              <w:rPr>
                <w:b/>
                <w:color w:val="5C83B4"/>
                <w:spacing w:val="-2"/>
                <w:sz w:val="24"/>
              </w:rPr>
            </w:pPr>
            <w:r w:rsidRPr="00CC0718">
              <w:rPr>
                <w:b/>
                <w:color w:val="5C83B4"/>
                <w:spacing w:val="-2"/>
                <w:sz w:val="24"/>
              </w:rPr>
              <w:t>Nickname:</w:t>
            </w:r>
          </w:p>
        </w:tc>
        <w:tc>
          <w:tcPr>
            <w:tcW w:w="8912" w:type="dxa"/>
            <w:gridSpan w:val="7"/>
            <w:vMerge w:val="restart"/>
            <w:shd w:val="clear" w:color="auto" w:fill="FFFFFF" w:themeFill="background1"/>
            <w:tcMar/>
          </w:tcPr>
          <w:p w:rsidRPr="00CC0718" w:rsidR="00C71DC8" w:rsidP="00244814" w:rsidRDefault="00C71DC8" w14:paraId="754AE59B" w14:textId="77777777">
            <w:pPr>
              <w:rPr>
                <w:b/>
                <w:color w:val="5C83B4"/>
                <w:spacing w:val="-2"/>
                <w:sz w:val="24"/>
              </w:rPr>
            </w:pPr>
            <w:r w:rsidRPr="00CC0718">
              <w:rPr>
                <w:b/>
                <w:color w:val="5C83B4"/>
                <w:spacing w:val="-2"/>
                <w:sz w:val="24"/>
              </w:rPr>
              <w:t>Codes\\AXIAL CODE\\Q4 a- Structure of the club\LEADERSHIP AND GOVERNANCE\Vice President</w:t>
            </w:r>
          </w:p>
        </w:tc>
      </w:tr>
      <w:tr w:rsidRPr="00CC0718" w:rsidR="00C71DC8" w:rsidTr="3A33D0EC" w14:paraId="7C4B4FB6" w14:textId="77777777">
        <w:trPr>
          <w:trHeight w:val="445" w:hRule="exact"/>
        </w:trPr>
        <w:tc>
          <w:tcPr>
            <w:tcW w:w="1805" w:type="dxa"/>
            <w:shd w:val="clear" w:color="auto" w:fill="FFFFFF" w:themeFill="background1"/>
            <w:tcMar/>
          </w:tcPr>
          <w:p w:rsidRPr="00CC0718" w:rsidR="00C71DC8" w:rsidP="00244814" w:rsidRDefault="00C71DC8" w14:paraId="1396AB6E" w14:textId="77777777">
            <w:pPr>
              <w:rPr>
                <w:b/>
                <w:color w:val="5C83B4"/>
                <w:spacing w:val="-2"/>
                <w:sz w:val="24"/>
              </w:rPr>
            </w:pPr>
            <w:r w:rsidRPr="00CC0718">
              <w:rPr>
                <w:b/>
                <w:color w:val="5C83B4"/>
                <w:spacing w:val="-2"/>
                <w:sz w:val="24"/>
              </w:rPr>
              <w:t>Classification:</w:t>
            </w:r>
          </w:p>
        </w:tc>
        <w:tc>
          <w:tcPr>
            <w:tcW w:w="8912" w:type="dxa"/>
            <w:gridSpan w:val="7"/>
            <w:vMerge/>
            <w:tcMar/>
          </w:tcPr>
          <w:p w:rsidRPr="00CC0718" w:rsidR="00C71DC8" w:rsidP="00244814" w:rsidRDefault="00C71DC8" w14:paraId="163B4ED0" w14:textId="77777777"/>
        </w:tc>
      </w:tr>
      <w:tr w:rsidRPr="00CC0718" w:rsidR="00C71DC8" w:rsidTr="3A33D0EC" w14:paraId="4A729D0E" w14:textId="77777777">
        <w:trPr>
          <w:trHeight w:val="444" w:hRule="exact"/>
        </w:trPr>
        <w:tc>
          <w:tcPr>
            <w:tcW w:w="1805" w:type="dxa"/>
            <w:shd w:val="clear" w:color="auto" w:fill="FFFFFF" w:themeFill="background1"/>
            <w:tcMar/>
          </w:tcPr>
          <w:p w:rsidRPr="00CC0718" w:rsidR="00C71DC8" w:rsidP="00244814" w:rsidRDefault="00C71DC8" w14:paraId="703DE443" w14:textId="77777777">
            <w:pPr>
              <w:rPr>
                <w:b/>
                <w:color w:val="5C83B4"/>
                <w:spacing w:val="-2"/>
                <w:sz w:val="24"/>
              </w:rPr>
            </w:pPr>
            <w:r w:rsidRPr="00CC0718">
              <w:rPr>
                <w:b/>
                <w:color w:val="5C83B4"/>
                <w:spacing w:val="-2"/>
                <w:sz w:val="24"/>
              </w:rPr>
              <w:t>Aggregated:</w:t>
            </w:r>
          </w:p>
        </w:tc>
        <w:tc>
          <w:tcPr>
            <w:tcW w:w="8912" w:type="dxa"/>
            <w:gridSpan w:val="7"/>
            <w:shd w:val="clear" w:color="auto" w:fill="FFFFFF" w:themeFill="background1"/>
            <w:tcMar/>
          </w:tcPr>
          <w:p w:rsidRPr="00CC0718" w:rsidR="00C71DC8" w:rsidP="00244814" w:rsidRDefault="00C71DC8" w14:paraId="116AD4CE" w14:textId="77777777">
            <w:pPr>
              <w:rPr>
                <w:b/>
                <w:color w:val="5C83B4"/>
                <w:spacing w:val="-2"/>
                <w:sz w:val="24"/>
              </w:rPr>
            </w:pPr>
            <w:r w:rsidRPr="00CC0718">
              <w:rPr>
                <w:b/>
                <w:color w:val="5C83B4"/>
                <w:spacing w:val="-2"/>
                <w:sz w:val="24"/>
              </w:rPr>
              <w:t>No</w:t>
            </w:r>
          </w:p>
        </w:tc>
      </w:tr>
      <w:tr w:rsidRPr="00CC0718" w:rsidR="00C71DC8" w:rsidTr="3A33D0EC" w14:paraId="2D3BFD0D" w14:textId="77777777">
        <w:trPr>
          <w:trHeight w:val="344" w:hRule="exact"/>
        </w:trPr>
        <w:tc>
          <w:tcPr>
            <w:tcW w:w="3381" w:type="dxa"/>
            <w:gridSpan w:val="2"/>
            <w:tcBorders>
              <w:bottom w:val="single" w:color="8FB6EA" w:sz="5" w:space="0"/>
            </w:tcBorders>
            <w:shd w:val="clear" w:color="auto" w:fill="FFFFFF" w:themeFill="background1"/>
            <w:tcMar/>
          </w:tcPr>
          <w:p w:rsidRPr="00CC0718" w:rsidR="00C71DC8" w:rsidP="00244814" w:rsidRDefault="00C71DC8" w14:paraId="2A000119" w14:textId="77777777">
            <w:pPr>
              <w:rPr>
                <w:color w:val="000000"/>
                <w:spacing w:val="-2"/>
                <w:sz w:val="18"/>
              </w:rPr>
            </w:pPr>
            <w:r w:rsidRPr="00CC0718">
              <w:rPr>
                <w:color w:val="000000"/>
                <w:spacing w:val="-2"/>
                <w:sz w:val="18"/>
              </w:rPr>
              <w:t>Document</w:t>
            </w:r>
          </w:p>
        </w:tc>
        <w:tc>
          <w:tcPr>
            <w:tcW w:w="1132" w:type="dxa"/>
            <w:tcBorders>
              <w:bottom w:val="single" w:color="8FB6EA" w:sz="5" w:space="0"/>
            </w:tcBorders>
            <w:shd w:val="clear" w:color="auto" w:fill="FFFFFF" w:themeFill="background1"/>
            <w:tcMar/>
          </w:tcPr>
          <w:p w:rsidRPr="00CC0718" w:rsidR="00C71DC8" w:rsidP="00244814" w:rsidRDefault="00C71DC8" w14:paraId="5D36DBD8" w14:textId="77777777">
            <w:pPr>
              <w:rPr>
                <w:color w:val="000000"/>
                <w:spacing w:val="-2"/>
                <w:sz w:val="18"/>
              </w:rPr>
            </w:pPr>
            <w:r w:rsidRPr="00CC0718">
              <w:rPr>
                <w:color w:val="000000"/>
                <w:spacing w:val="-2"/>
                <w:sz w:val="18"/>
              </w:rPr>
              <w:t>3</w:t>
            </w:r>
          </w:p>
        </w:tc>
        <w:tc>
          <w:tcPr>
            <w:tcW w:w="1576" w:type="dxa"/>
            <w:gridSpan w:val="2"/>
            <w:tcBorders>
              <w:bottom w:val="single" w:color="8FB6EA" w:sz="5" w:space="0"/>
            </w:tcBorders>
            <w:shd w:val="clear" w:color="auto" w:fill="FFFFFF" w:themeFill="background1"/>
            <w:tcMar/>
          </w:tcPr>
          <w:p w:rsidRPr="00CC0718" w:rsidR="00C71DC8" w:rsidP="00244814" w:rsidRDefault="00C71DC8" w14:paraId="1C9CDD6A" w14:textId="77777777">
            <w:pPr>
              <w:rPr>
                <w:color w:val="000000"/>
                <w:spacing w:val="-2"/>
                <w:sz w:val="18"/>
              </w:rPr>
            </w:pPr>
            <w:r w:rsidRPr="00CC0718">
              <w:rPr>
                <w:color w:val="000000"/>
                <w:spacing w:val="-2"/>
                <w:sz w:val="18"/>
              </w:rPr>
              <w:t>4</w:t>
            </w:r>
          </w:p>
        </w:tc>
        <w:tc>
          <w:tcPr>
            <w:tcW w:w="1362" w:type="dxa"/>
            <w:tcBorders>
              <w:bottom w:val="single" w:color="8FB6EA" w:sz="5" w:space="0"/>
            </w:tcBorders>
            <w:shd w:val="clear" w:color="auto" w:fill="FFFFFF" w:themeFill="background1"/>
            <w:tcMar/>
          </w:tcPr>
          <w:p w:rsidRPr="00CC0718" w:rsidR="00C71DC8" w:rsidP="00244814" w:rsidRDefault="00C71DC8" w14:paraId="48E6ED38" w14:textId="77777777">
            <w:pPr>
              <w:rPr>
                <w:color w:val="000000"/>
                <w:spacing w:val="-2"/>
                <w:sz w:val="18"/>
              </w:rPr>
            </w:pPr>
            <w:r w:rsidRPr="00CC0718">
              <w:rPr>
                <w:color w:val="000000"/>
                <w:spacing w:val="-2"/>
                <w:sz w:val="18"/>
              </w:rPr>
              <w:t>29</w:t>
            </w:r>
          </w:p>
        </w:tc>
        <w:tc>
          <w:tcPr>
            <w:tcW w:w="1690" w:type="dxa"/>
            <w:tcBorders>
              <w:bottom w:val="single" w:color="8FB6EA" w:sz="5" w:space="0"/>
            </w:tcBorders>
            <w:shd w:val="clear" w:color="auto" w:fill="FFFFFF" w:themeFill="background1"/>
            <w:tcMar/>
          </w:tcPr>
          <w:p w:rsidRPr="00CC0718" w:rsidR="00C71DC8" w:rsidP="00244814" w:rsidRDefault="00C71DC8" w14:paraId="5E2762A5" w14:textId="77777777">
            <w:pPr>
              <w:rPr>
                <w:color w:val="000000"/>
                <w:spacing w:val="-2"/>
                <w:sz w:val="18"/>
              </w:rPr>
            </w:pPr>
            <w:r w:rsidRPr="00CC0718">
              <w:rPr>
                <w:color w:val="000000"/>
                <w:spacing w:val="-2"/>
                <w:sz w:val="18"/>
              </w:rPr>
              <w:t>4</w:t>
            </w:r>
          </w:p>
        </w:tc>
        <w:tc>
          <w:tcPr>
            <w:tcW w:w="1576" w:type="dxa"/>
            <w:tcBorders>
              <w:bottom w:val="single" w:color="8FB6EA" w:sz="5" w:space="0"/>
            </w:tcBorders>
            <w:shd w:val="clear" w:color="auto" w:fill="FFFFFF" w:themeFill="background1"/>
            <w:tcMar/>
          </w:tcPr>
          <w:p w:rsidRPr="00CC0718" w:rsidR="00C71DC8" w:rsidP="00244814" w:rsidRDefault="00C71DC8" w14:paraId="280043F6" w14:textId="77777777">
            <w:pPr>
              <w:rPr>
                <w:color w:val="000000"/>
                <w:spacing w:val="-2"/>
                <w:sz w:val="18"/>
              </w:rPr>
            </w:pPr>
          </w:p>
        </w:tc>
      </w:tr>
      <w:tr w:rsidRPr="00CC0718" w:rsidR="00C71DC8" w:rsidTr="3A33D0EC" w14:paraId="2E071C87" w14:textId="77777777">
        <w:trPr>
          <w:trHeight w:val="458" w:hRule="exact"/>
        </w:trPr>
        <w:tc>
          <w:tcPr>
            <w:tcW w:w="10717" w:type="dxa"/>
            <w:gridSpan w:val="8"/>
            <w:tcBorders>
              <w:top w:val="single" w:color="8FB6EA" w:sz="5" w:space="0"/>
            </w:tcBorders>
            <w:tcMar/>
          </w:tcPr>
          <w:p w:rsidRPr="00CC0718" w:rsidR="00C71DC8" w:rsidP="00244814" w:rsidRDefault="00C71DC8" w14:paraId="7167968A" w14:textId="77777777"/>
        </w:tc>
      </w:tr>
      <w:tr w:rsidRPr="00CC0718" w:rsidR="00C71DC8" w:rsidTr="3A33D0EC" w14:paraId="23529378" w14:textId="77777777">
        <w:trPr>
          <w:trHeight w:val="330" w:hRule="exact"/>
        </w:trPr>
        <w:tc>
          <w:tcPr>
            <w:tcW w:w="10717" w:type="dxa"/>
            <w:gridSpan w:val="8"/>
            <w:shd w:val="clear" w:color="auto" w:fill="FFFFFF" w:themeFill="background1"/>
            <w:tcMar/>
          </w:tcPr>
          <w:p w:rsidRPr="00CC0718" w:rsidR="00C71DC8" w:rsidP="00244814" w:rsidRDefault="00C71DC8" w14:paraId="61DE2C33" w14:textId="77777777">
            <w:pPr>
              <w:rPr>
                <w:b/>
                <w:color w:val="5C83B4"/>
                <w:spacing w:val="-2"/>
                <w:sz w:val="24"/>
              </w:rPr>
            </w:pPr>
          </w:p>
        </w:tc>
      </w:tr>
      <w:tr w:rsidRPr="00CC0718" w:rsidR="00C71DC8" w:rsidTr="3A33D0EC" w14:paraId="0ABA035E" w14:textId="77777777">
        <w:trPr>
          <w:trHeight w:val="458" w:hRule="exact"/>
        </w:trPr>
        <w:tc>
          <w:tcPr>
            <w:tcW w:w="1805" w:type="dxa"/>
            <w:shd w:val="clear" w:color="auto" w:fill="FFFFFF" w:themeFill="background1"/>
            <w:tcMar/>
          </w:tcPr>
          <w:p w:rsidRPr="00CC0718" w:rsidR="00C71DC8" w:rsidP="00244814" w:rsidRDefault="00C71DC8" w14:paraId="31F02E7F" w14:textId="77777777">
            <w:pPr>
              <w:rPr>
                <w:b/>
                <w:color w:val="5C83B4"/>
                <w:spacing w:val="-2"/>
                <w:sz w:val="24"/>
              </w:rPr>
            </w:pPr>
            <w:r w:rsidRPr="00CC0718">
              <w:rPr>
                <w:b/>
                <w:color w:val="5C83B4"/>
                <w:spacing w:val="-2"/>
                <w:sz w:val="24"/>
              </w:rPr>
              <w:t>Nickname:</w:t>
            </w:r>
          </w:p>
        </w:tc>
        <w:tc>
          <w:tcPr>
            <w:tcW w:w="8912" w:type="dxa"/>
            <w:gridSpan w:val="7"/>
            <w:vMerge w:val="restart"/>
            <w:shd w:val="clear" w:color="auto" w:fill="FFFFFF" w:themeFill="background1"/>
            <w:tcMar/>
          </w:tcPr>
          <w:p w:rsidRPr="00CC0718" w:rsidR="00C71DC8" w:rsidP="00244814" w:rsidRDefault="00C71DC8" w14:paraId="6634980C" w14:textId="77777777">
            <w:pPr>
              <w:rPr>
                <w:b/>
                <w:color w:val="5C83B4"/>
                <w:spacing w:val="-2"/>
                <w:sz w:val="24"/>
              </w:rPr>
            </w:pPr>
            <w:r w:rsidRPr="00CC0718">
              <w:rPr>
                <w:b/>
                <w:color w:val="5C83B4"/>
                <w:spacing w:val="-2"/>
                <w:sz w:val="24"/>
              </w:rPr>
              <w:t>Codes\\AXIAL CODE\\Q4 a- Structure of the club\MARKETING AND OUTREACH</w:t>
            </w:r>
          </w:p>
        </w:tc>
      </w:tr>
      <w:tr w:rsidRPr="00CC0718" w:rsidR="00C71DC8" w:rsidTr="3A33D0EC" w14:paraId="2D4ACF2B" w14:textId="77777777">
        <w:trPr>
          <w:trHeight w:val="444" w:hRule="exact"/>
        </w:trPr>
        <w:tc>
          <w:tcPr>
            <w:tcW w:w="1805" w:type="dxa"/>
            <w:shd w:val="clear" w:color="auto" w:fill="FFFFFF" w:themeFill="background1"/>
            <w:tcMar/>
          </w:tcPr>
          <w:p w:rsidRPr="00CC0718" w:rsidR="00C71DC8" w:rsidP="00244814" w:rsidRDefault="00C71DC8" w14:paraId="1D1FDC0E" w14:textId="77777777">
            <w:pPr>
              <w:rPr>
                <w:b/>
                <w:color w:val="5C83B4"/>
                <w:spacing w:val="-2"/>
                <w:sz w:val="24"/>
              </w:rPr>
            </w:pPr>
            <w:r w:rsidRPr="00CC0718">
              <w:rPr>
                <w:b/>
                <w:color w:val="5C83B4"/>
                <w:spacing w:val="-2"/>
                <w:sz w:val="24"/>
              </w:rPr>
              <w:t>Classification:</w:t>
            </w:r>
          </w:p>
        </w:tc>
        <w:tc>
          <w:tcPr>
            <w:tcW w:w="8912" w:type="dxa"/>
            <w:gridSpan w:val="7"/>
            <w:vMerge/>
            <w:tcMar/>
          </w:tcPr>
          <w:p w:rsidRPr="00CC0718" w:rsidR="00C71DC8" w:rsidP="00244814" w:rsidRDefault="00C71DC8" w14:paraId="6A49D3AF" w14:textId="77777777"/>
        </w:tc>
      </w:tr>
      <w:tr w:rsidRPr="00CC0718" w:rsidR="00C71DC8" w:rsidTr="3A33D0EC" w14:paraId="493677D6" w14:textId="77777777">
        <w:trPr>
          <w:trHeight w:val="459" w:hRule="exact"/>
        </w:trPr>
        <w:tc>
          <w:tcPr>
            <w:tcW w:w="1805" w:type="dxa"/>
            <w:shd w:val="clear" w:color="auto" w:fill="FFFFFF" w:themeFill="background1"/>
            <w:tcMar/>
          </w:tcPr>
          <w:p w:rsidRPr="00CC0718" w:rsidR="00C71DC8" w:rsidP="00244814" w:rsidRDefault="00C71DC8" w14:paraId="29FA825C" w14:textId="77777777">
            <w:pPr>
              <w:rPr>
                <w:b/>
                <w:color w:val="5C83B4"/>
                <w:spacing w:val="-2"/>
                <w:sz w:val="24"/>
              </w:rPr>
            </w:pPr>
            <w:r w:rsidRPr="00CC0718">
              <w:rPr>
                <w:b/>
                <w:color w:val="5C83B4"/>
                <w:spacing w:val="-2"/>
                <w:sz w:val="24"/>
              </w:rPr>
              <w:t>Aggregated:</w:t>
            </w:r>
          </w:p>
        </w:tc>
        <w:tc>
          <w:tcPr>
            <w:tcW w:w="8912" w:type="dxa"/>
            <w:gridSpan w:val="7"/>
            <w:shd w:val="clear" w:color="auto" w:fill="FFFFFF" w:themeFill="background1"/>
            <w:tcMar/>
          </w:tcPr>
          <w:p w:rsidRPr="00CC0718" w:rsidR="00C71DC8" w:rsidP="00244814" w:rsidRDefault="00C71DC8" w14:paraId="0A67BFD1" w14:textId="77777777">
            <w:pPr>
              <w:rPr>
                <w:b/>
                <w:color w:val="5C83B4"/>
                <w:spacing w:val="-2"/>
                <w:sz w:val="24"/>
              </w:rPr>
            </w:pPr>
            <w:r w:rsidRPr="00CC0718">
              <w:rPr>
                <w:b/>
                <w:color w:val="5C83B4"/>
                <w:spacing w:val="-2"/>
                <w:sz w:val="24"/>
              </w:rPr>
              <w:t>Yes</w:t>
            </w:r>
          </w:p>
        </w:tc>
      </w:tr>
      <w:tr w:rsidRPr="00CC0718" w:rsidR="00C71DC8" w:rsidTr="3A33D0EC" w14:paraId="3EBBAD17" w14:textId="77777777">
        <w:trPr>
          <w:trHeight w:val="329" w:hRule="exact"/>
        </w:trPr>
        <w:tc>
          <w:tcPr>
            <w:tcW w:w="3381" w:type="dxa"/>
            <w:gridSpan w:val="2"/>
            <w:tcBorders>
              <w:bottom w:val="single" w:color="8FB6EA" w:sz="5" w:space="0"/>
            </w:tcBorders>
            <w:shd w:val="clear" w:color="auto" w:fill="FFFFFF" w:themeFill="background1"/>
            <w:tcMar/>
          </w:tcPr>
          <w:p w:rsidRPr="00CC0718" w:rsidR="00C71DC8" w:rsidP="00244814" w:rsidRDefault="00C71DC8" w14:paraId="49A02E73" w14:textId="77777777">
            <w:pPr>
              <w:rPr>
                <w:color w:val="000000"/>
                <w:spacing w:val="-2"/>
                <w:sz w:val="18"/>
              </w:rPr>
            </w:pPr>
            <w:r w:rsidRPr="00CC0718">
              <w:rPr>
                <w:color w:val="000000"/>
                <w:spacing w:val="-2"/>
                <w:sz w:val="18"/>
              </w:rPr>
              <w:t>Document</w:t>
            </w:r>
          </w:p>
        </w:tc>
        <w:tc>
          <w:tcPr>
            <w:tcW w:w="1132" w:type="dxa"/>
            <w:tcBorders>
              <w:bottom w:val="single" w:color="8FB6EA" w:sz="5" w:space="0"/>
            </w:tcBorders>
            <w:shd w:val="clear" w:color="auto" w:fill="FFFFFF" w:themeFill="background1"/>
            <w:tcMar/>
          </w:tcPr>
          <w:p w:rsidRPr="00CC0718" w:rsidR="00C71DC8" w:rsidP="00244814" w:rsidRDefault="00C71DC8" w14:paraId="2122C639" w14:textId="77777777">
            <w:pPr>
              <w:rPr>
                <w:color w:val="000000"/>
                <w:spacing w:val="-2"/>
                <w:sz w:val="18"/>
              </w:rPr>
            </w:pPr>
            <w:r w:rsidRPr="00CC0718">
              <w:rPr>
                <w:color w:val="000000"/>
                <w:spacing w:val="-2"/>
                <w:sz w:val="18"/>
              </w:rPr>
              <w:t>5</w:t>
            </w:r>
          </w:p>
        </w:tc>
        <w:tc>
          <w:tcPr>
            <w:tcW w:w="1576" w:type="dxa"/>
            <w:gridSpan w:val="2"/>
            <w:tcBorders>
              <w:bottom w:val="single" w:color="8FB6EA" w:sz="5" w:space="0"/>
            </w:tcBorders>
            <w:shd w:val="clear" w:color="auto" w:fill="FFFFFF" w:themeFill="background1"/>
            <w:tcMar/>
          </w:tcPr>
          <w:p w:rsidRPr="00CC0718" w:rsidR="00C71DC8" w:rsidP="00244814" w:rsidRDefault="00C71DC8" w14:paraId="4E1B4762" w14:textId="77777777">
            <w:pPr>
              <w:rPr>
                <w:color w:val="000000"/>
                <w:spacing w:val="-2"/>
                <w:sz w:val="18"/>
              </w:rPr>
            </w:pPr>
            <w:r w:rsidRPr="00CC0718">
              <w:rPr>
                <w:color w:val="000000"/>
                <w:spacing w:val="-2"/>
                <w:sz w:val="18"/>
              </w:rPr>
              <w:t>15</w:t>
            </w:r>
          </w:p>
        </w:tc>
        <w:tc>
          <w:tcPr>
            <w:tcW w:w="1362" w:type="dxa"/>
            <w:tcBorders>
              <w:bottom w:val="single" w:color="8FB6EA" w:sz="5" w:space="0"/>
            </w:tcBorders>
            <w:shd w:val="clear" w:color="auto" w:fill="FFFFFF" w:themeFill="background1"/>
            <w:tcMar/>
          </w:tcPr>
          <w:p w:rsidRPr="00CC0718" w:rsidR="00C71DC8" w:rsidP="00244814" w:rsidRDefault="00C71DC8" w14:paraId="078E49CE" w14:textId="77777777">
            <w:pPr>
              <w:rPr>
                <w:color w:val="000000"/>
                <w:spacing w:val="-2"/>
                <w:sz w:val="18"/>
              </w:rPr>
            </w:pPr>
            <w:r w:rsidRPr="00CC0718">
              <w:rPr>
                <w:color w:val="000000"/>
                <w:spacing w:val="-2"/>
                <w:sz w:val="18"/>
              </w:rPr>
              <w:t>122</w:t>
            </w:r>
          </w:p>
        </w:tc>
        <w:tc>
          <w:tcPr>
            <w:tcW w:w="1690" w:type="dxa"/>
            <w:tcBorders>
              <w:bottom w:val="single" w:color="8FB6EA" w:sz="5" w:space="0"/>
            </w:tcBorders>
            <w:shd w:val="clear" w:color="auto" w:fill="FFFFFF" w:themeFill="background1"/>
            <w:tcMar/>
          </w:tcPr>
          <w:p w:rsidRPr="00CC0718" w:rsidR="00C71DC8" w:rsidP="00244814" w:rsidRDefault="00C71DC8" w14:paraId="78B21715" w14:textId="77777777">
            <w:pPr>
              <w:rPr>
                <w:color w:val="000000"/>
                <w:spacing w:val="-2"/>
                <w:sz w:val="18"/>
              </w:rPr>
            </w:pPr>
            <w:r w:rsidRPr="00CC0718">
              <w:rPr>
                <w:color w:val="000000"/>
                <w:spacing w:val="-2"/>
                <w:sz w:val="18"/>
              </w:rPr>
              <w:t>15</w:t>
            </w:r>
          </w:p>
        </w:tc>
        <w:tc>
          <w:tcPr>
            <w:tcW w:w="1576" w:type="dxa"/>
            <w:tcBorders>
              <w:bottom w:val="single" w:color="8FB6EA" w:sz="5" w:space="0"/>
            </w:tcBorders>
            <w:shd w:val="clear" w:color="auto" w:fill="FFFFFF" w:themeFill="background1"/>
            <w:tcMar/>
          </w:tcPr>
          <w:p w:rsidRPr="00CC0718" w:rsidR="00C71DC8" w:rsidP="00244814" w:rsidRDefault="00C71DC8" w14:paraId="632C8A1F" w14:textId="77777777">
            <w:pPr>
              <w:rPr>
                <w:color w:val="000000"/>
                <w:spacing w:val="-2"/>
                <w:sz w:val="18"/>
              </w:rPr>
            </w:pPr>
          </w:p>
        </w:tc>
      </w:tr>
      <w:tr w:rsidRPr="00CC0718" w:rsidR="00C71DC8" w:rsidTr="3A33D0EC" w14:paraId="3D7E6ACB" w14:textId="77777777">
        <w:trPr>
          <w:trHeight w:val="459" w:hRule="exact"/>
        </w:trPr>
        <w:tc>
          <w:tcPr>
            <w:tcW w:w="10717" w:type="dxa"/>
            <w:gridSpan w:val="8"/>
            <w:tcBorders>
              <w:top w:val="single" w:color="8FB6EA" w:sz="5" w:space="0"/>
            </w:tcBorders>
            <w:tcMar/>
          </w:tcPr>
          <w:p w:rsidRPr="00CC0718" w:rsidR="00C71DC8" w:rsidP="00244814" w:rsidRDefault="00C71DC8" w14:paraId="40EC1F6D" w14:textId="77777777"/>
        </w:tc>
      </w:tr>
      <w:tr w:rsidRPr="00CC0718" w:rsidR="00C71DC8" w:rsidTr="3A33D0EC" w14:paraId="1A1AE5F7" w14:textId="77777777">
        <w:trPr>
          <w:trHeight w:val="602" w:hRule="exact"/>
        </w:trPr>
        <w:tc>
          <w:tcPr>
            <w:tcW w:w="10717" w:type="dxa"/>
            <w:gridSpan w:val="8"/>
            <w:shd w:val="clear" w:color="auto" w:fill="FFFFFF" w:themeFill="background1"/>
            <w:tcMar/>
          </w:tcPr>
          <w:p w:rsidRPr="00CC0718" w:rsidR="00C71DC8" w:rsidP="00244814" w:rsidRDefault="00C71DC8" w14:paraId="35D3D18D" w14:textId="77777777">
            <w:pPr>
              <w:rPr>
                <w:b/>
                <w:color w:val="5C83B4"/>
                <w:spacing w:val="-2"/>
                <w:sz w:val="24"/>
              </w:rPr>
            </w:pPr>
          </w:p>
        </w:tc>
      </w:tr>
      <w:tr w:rsidRPr="00CC0718" w:rsidR="00C71DC8" w:rsidTr="3A33D0EC" w14:paraId="06D77E3D" w14:textId="77777777">
        <w:trPr>
          <w:trHeight w:val="444" w:hRule="exact"/>
        </w:trPr>
        <w:tc>
          <w:tcPr>
            <w:tcW w:w="1805" w:type="dxa"/>
            <w:shd w:val="clear" w:color="auto" w:fill="FFFFFF" w:themeFill="background1"/>
            <w:tcMar/>
          </w:tcPr>
          <w:p w:rsidRPr="00CC0718" w:rsidR="00C71DC8" w:rsidP="00244814" w:rsidRDefault="00C71DC8" w14:paraId="14F5031C" w14:textId="77777777">
            <w:pPr>
              <w:rPr>
                <w:b/>
                <w:color w:val="5C83B4"/>
                <w:spacing w:val="-2"/>
                <w:sz w:val="24"/>
              </w:rPr>
            </w:pPr>
            <w:r w:rsidRPr="00CC0718">
              <w:rPr>
                <w:b/>
                <w:color w:val="5C83B4"/>
                <w:spacing w:val="-2"/>
                <w:sz w:val="24"/>
              </w:rPr>
              <w:t>Nickname:</w:t>
            </w:r>
          </w:p>
        </w:tc>
        <w:tc>
          <w:tcPr>
            <w:tcW w:w="8912" w:type="dxa"/>
            <w:gridSpan w:val="7"/>
            <w:vMerge w:val="restart"/>
            <w:shd w:val="clear" w:color="auto" w:fill="FFFFFF" w:themeFill="background1"/>
            <w:tcMar/>
          </w:tcPr>
          <w:p w:rsidRPr="00CC0718" w:rsidR="00C71DC8" w:rsidP="00244814" w:rsidRDefault="00C71DC8" w14:paraId="1684FC80" w14:textId="77777777">
            <w:pPr>
              <w:rPr>
                <w:b/>
                <w:color w:val="5C83B4"/>
                <w:spacing w:val="-2"/>
                <w:sz w:val="24"/>
              </w:rPr>
            </w:pPr>
            <w:r w:rsidRPr="00CC0718">
              <w:rPr>
                <w:b/>
                <w:color w:val="5C83B4"/>
                <w:spacing w:val="-2"/>
                <w:sz w:val="24"/>
              </w:rPr>
              <w:t>Codes\\AXIAL CODE\\Q4 a- Structure of the club\MARKETING AND OUTREACH\Community Outreach connects with other clubs</w:t>
            </w:r>
          </w:p>
        </w:tc>
      </w:tr>
      <w:tr w:rsidRPr="00CC0718" w:rsidR="00C71DC8" w:rsidTr="3A33D0EC" w14:paraId="6F0BAD7B" w14:textId="77777777">
        <w:trPr>
          <w:trHeight w:val="458" w:hRule="exact"/>
        </w:trPr>
        <w:tc>
          <w:tcPr>
            <w:tcW w:w="1805" w:type="dxa"/>
            <w:shd w:val="clear" w:color="auto" w:fill="FFFFFF" w:themeFill="background1"/>
            <w:tcMar/>
          </w:tcPr>
          <w:p w:rsidRPr="00CC0718" w:rsidR="00C71DC8" w:rsidP="00244814" w:rsidRDefault="00C71DC8" w14:paraId="1412A56E" w14:textId="77777777">
            <w:pPr>
              <w:rPr>
                <w:b/>
                <w:color w:val="5C83B4"/>
                <w:spacing w:val="-2"/>
                <w:sz w:val="24"/>
              </w:rPr>
            </w:pPr>
            <w:r w:rsidRPr="00CC0718">
              <w:rPr>
                <w:b/>
                <w:color w:val="5C83B4"/>
                <w:spacing w:val="-2"/>
                <w:sz w:val="24"/>
              </w:rPr>
              <w:t>Classification:</w:t>
            </w:r>
          </w:p>
        </w:tc>
        <w:tc>
          <w:tcPr>
            <w:tcW w:w="8912" w:type="dxa"/>
            <w:gridSpan w:val="7"/>
            <w:vMerge/>
            <w:tcMar/>
          </w:tcPr>
          <w:p w:rsidRPr="00CC0718" w:rsidR="00C71DC8" w:rsidP="00244814" w:rsidRDefault="00C71DC8" w14:paraId="2A613A70" w14:textId="77777777"/>
        </w:tc>
      </w:tr>
      <w:tr w:rsidRPr="00CC0718" w:rsidR="00C71DC8" w:rsidTr="3A33D0EC" w14:paraId="0FB0C72E" w14:textId="77777777">
        <w:trPr>
          <w:trHeight w:val="444" w:hRule="exact"/>
        </w:trPr>
        <w:tc>
          <w:tcPr>
            <w:tcW w:w="1805" w:type="dxa"/>
            <w:shd w:val="clear" w:color="auto" w:fill="FFFFFF" w:themeFill="background1"/>
            <w:tcMar/>
          </w:tcPr>
          <w:p w:rsidRPr="00CC0718" w:rsidR="00C71DC8" w:rsidP="00244814" w:rsidRDefault="00C71DC8" w14:paraId="2E0B3CDF" w14:textId="77777777">
            <w:pPr>
              <w:rPr>
                <w:b/>
                <w:color w:val="5C83B4"/>
                <w:spacing w:val="-2"/>
                <w:sz w:val="24"/>
              </w:rPr>
            </w:pPr>
            <w:r w:rsidRPr="00CC0718">
              <w:rPr>
                <w:b/>
                <w:color w:val="5C83B4"/>
                <w:spacing w:val="-2"/>
                <w:sz w:val="24"/>
              </w:rPr>
              <w:t>Aggregated:</w:t>
            </w:r>
          </w:p>
        </w:tc>
        <w:tc>
          <w:tcPr>
            <w:tcW w:w="8912" w:type="dxa"/>
            <w:gridSpan w:val="7"/>
            <w:shd w:val="clear" w:color="auto" w:fill="FFFFFF" w:themeFill="background1"/>
            <w:tcMar/>
          </w:tcPr>
          <w:p w:rsidRPr="00CC0718" w:rsidR="00C71DC8" w:rsidP="00244814" w:rsidRDefault="00C71DC8" w14:paraId="002B1427" w14:textId="77777777">
            <w:pPr>
              <w:rPr>
                <w:b/>
                <w:color w:val="5C83B4"/>
                <w:spacing w:val="-2"/>
                <w:sz w:val="24"/>
              </w:rPr>
            </w:pPr>
            <w:r w:rsidRPr="00CC0718">
              <w:rPr>
                <w:b/>
                <w:color w:val="5C83B4"/>
                <w:spacing w:val="-2"/>
                <w:sz w:val="24"/>
              </w:rPr>
              <w:t>No</w:t>
            </w:r>
          </w:p>
        </w:tc>
      </w:tr>
      <w:tr w:rsidRPr="00CC0718" w:rsidR="00C71DC8" w:rsidTr="3A33D0EC" w14:paraId="6C885DDC" w14:textId="77777777">
        <w:trPr>
          <w:trHeight w:val="344" w:hRule="exact"/>
        </w:trPr>
        <w:tc>
          <w:tcPr>
            <w:tcW w:w="3381" w:type="dxa"/>
            <w:gridSpan w:val="2"/>
            <w:tcBorders>
              <w:bottom w:val="single" w:color="8FB6EA" w:sz="5" w:space="0"/>
            </w:tcBorders>
            <w:shd w:val="clear" w:color="auto" w:fill="FFFFFF" w:themeFill="background1"/>
            <w:tcMar/>
          </w:tcPr>
          <w:p w:rsidRPr="00CC0718" w:rsidR="00C71DC8" w:rsidP="00244814" w:rsidRDefault="00C71DC8" w14:paraId="0BD5ED3B" w14:textId="77777777">
            <w:pPr>
              <w:rPr>
                <w:color w:val="000000"/>
                <w:spacing w:val="-2"/>
                <w:sz w:val="18"/>
              </w:rPr>
            </w:pPr>
            <w:r w:rsidRPr="00CC0718">
              <w:rPr>
                <w:color w:val="000000"/>
                <w:spacing w:val="-2"/>
                <w:sz w:val="18"/>
              </w:rPr>
              <w:t>Document</w:t>
            </w:r>
          </w:p>
        </w:tc>
        <w:tc>
          <w:tcPr>
            <w:tcW w:w="1132" w:type="dxa"/>
            <w:tcBorders>
              <w:bottom w:val="single" w:color="8FB6EA" w:sz="5" w:space="0"/>
            </w:tcBorders>
            <w:shd w:val="clear" w:color="auto" w:fill="FFFFFF" w:themeFill="background1"/>
            <w:tcMar/>
          </w:tcPr>
          <w:p w:rsidRPr="00CC0718" w:rsidR="00C71DC8" w:rsidP="00244814" w:rsidRDefault="00C71DC8" w14:paraId="28FAB726" w14:textId="77777777">
            <w:pPr>
              <w:rPr>
                <w:color w:val="000000"/>
                <w:spacing w:val="-2"/>
                <w:sz w:val="18"/>
              </w:rPr>
            </w:pPr>
            <w:r w:rsidRPr="00CC0718">
              <w:rPr>
                <w:color w:val="000000"/>
                <w:spacing w:val="-2"/>
                <w:sz w:val="18"/>
              </w:rPr>
              <w:t>2</w:t>
            </w:r>
          </w:p>
        </w:tc>
        <w:tc>
          <w:tcPr>
            <w:tcW w:w="1576" w:type="dxa"/>
            <w:gridSpan w:val="2"/>
            <w:tcBorders>
              <w:bottom w:val="single" w:color="8FB6EA" w:sz="5" w:space="0"/>
            </w:tcBorders>
            <w:shd w:val="clear" w:color="auto" w:fill="FFFFFF" w:themeFill="background1"/>
            <w:tcMar/>
          </w:tcPr>
          <w:p w:rsidRPr="00CC0718" w:rsidR="00C71DC8" w:rsidP="00244814" w:rsidRDefault="00C71DC8" w14:paraId="3550FA1D" w14:textId="77777777">
            <w:pPr>
              <w:rPr>
                <w:color w:val="000000"/>
                <w:spacing w:val="-2"/>
                <w:sz w:val="18"/>
              </w:rPr>
            </w:pPr>
            <w:r w:rsidRPr="00CC0718">
              <w:rPr>
                <w:color w:val="000000"/>
                <w:spacing w:val="-2"/>
                <w:sz w:val="18"/>
              </w:rPr>
              <w:t>3</w:t>
            </w:r>
          </w:p>
        </w:tc>
        <w:tc>
          <w:tcPr>
            <w:tcW w:w="1362" w:type="dxa"/>
            <w:tcBorders>
              <w:bottom w:val="single" w:color="8FB6EA" w:sz="5" w:space="0"/>
            </w:tcBorders>
            <w:shd w:val="clear" w:color="auto" w:fill="FFFFFF" w:themeFill="background1"/>
            <w:tcMar/>
          </w:tcPr>
          <w:p w:rsidRPr="00CC0718" w:rsidR="00C71DC8" w:rsidP="00244814" w:rsidRDefault="00C71DC8" w14:paraId="7E97F742" w14:textId="77777777">
            <w:pPr>
              <w:rPr>
                <w:color w:val="000000"/>
                <w:spacing w:val="-2"/>
                <w:sz w:val="18"/>
              </w:rPr>
            </w:pPr>
            <w:r w:rsidRPr="00CC0718">
              <w:rPr>
                <w:color w:val="000000"/>
                <w:spacing w:val="-2"/>
                <w:sz w:val="18"/>
              </w:rPr>
              <w:t>50</w:t>
            </w:r>
          </w:p>
        </w:tc>
        <w:tc>
          <w:tcPr>
            <w:tcW w:w="1690" w:type="dxa"/>
            <w:tcBorders>
              <w:bottom w:val="single" w:color="8FB6EA" w:sz="5" w:space="0"/>
            </w:tcBorders>
            <w:shd w:val="clear" w:color="auto" w:fill="FFFFFF" w:themeFill="background1"/>
            <w:tcMar/>
          </w:tcPr>
          <w:p w:rsidRPr="00CC0718" w:rsidR="00C71DC8" w:rsidP="00244814" w:rsidRDefault="00C71DC8" w14:paraId="26F59F2E" w14:textId="77777777">
            <w:pPr>
              <w:rPr>
                <w:color w:val="000000"/>
                <w:spacing w:val="-2"/>
                <w:sz w:val="18"/>
              </w:rPr>
            </w:pPr>
            <w:r w:rsidRPr="00CC0718">
              <w:rPr>
                <w:color w:val="000000"/>
                <w:spacing w:val="-2"/>
                <w:sz w:val="18"/>
              </w:rPr>
              <w:t>3</w:t>
            </w:r>
          </w:p>
        </w:tc>
        <w:tc>
          <w:tcPr>
            <w:tcW w:w="1576" w:type="dxa"/>
            <w:tcBorders>
              <w:bottom w:val="single" w:color="8FB6EA" w:sz="5" w:space="0"/>
            </w:tcBorders>
            <w:shd w:val="clear" w:color="auto" w:fill="FFFFFF" w:themeFill="background1"/>
            <w:tcMar/>
          </w:tcPr>
          <w:p w:rsidRPr="00CC0718" w:rsidR="00C71DC8" w:rsidP="00244814" w:rsidRDefault="00C71DC8" w14:paraId="37E87975" w14:textId="77777777">
            <w:pPr>
              <w:rPr>
                <w:color w:val="000000"/>
                <w:spacing w:val="-2"/>
                <w:sz w:val="18"/>
              </w:rPr>
            </w:pPr>
          </w:p>
        </w:tc>
      </w:tr>
      <w:tr w:rsidRPr="00CC0718" w:rsidR="00C71DC8" w:rsidTr="3A33D0EC" w14:paraId="11F31589" w14:textId="77777777">
        <w:trPr>
          <w:trHeight w:val="459" w:hRule="exact"/>
        </w:trPr>
        <w:tc>
          <w:tcPr>
            <w:tcW w:w="10717" w:type="dxa"/>
            <w:gridSpan w:val="8"/>
            <w:tcBorders>
              <w:top w:val="single" w:color="8FB6EA" w:sz="5" w:space="0"/>
            </w:tcBorders>
            <w:tcMar/>
          </w:tcPr>
          <w:p w:rsidRPr="00CC0718" w:rsidR="00C71DC8" w:rsidP="00244814" w:rsidRDefault="00C71DC8" w14:paraId="4685B164" w14:textId="77777777"/>
        </w:tc>
      </w:tr>
      <w:tr w:rsidRPr="00CC0718" w:rsidR="00C71DC8" w:rsidTr="3A33D0EC" w14:paraId="1CB7A08A" w14:textId="77777777">
        <w:trPr>
          <w:trHeight w:val="602" w:hRule="exact"/>
        </w:trPr>
        <w:tc>
          <w:tcPr>
            <w:tcW w:w="10717" w:type="dxa"/>
            <w:gridSpan w:val="8"/>
            <w:shd w:val="clear" w:color="auto" w:fill="FFFFFF" w:themeFill="background1"/>
            <w:tcMar/>
          </w:tcPr>
          <w:p w:rsidRPr="00CC0718" w:rsidR="00C71DC8" w:rsidP="00244814" w:rsidRDefault="00C71DC8" w14:paraId="358DD1D5" w14:textId="77777777">
            <w:pPr>
              <w:rPr>
                <w:b/>
                <w:color w:val="5C83B4"/>
                <w:spacing w:val="-2"/>
                <w:sz w:val="24"/>
              </w:rPr>
            </w:pPr>
          </w:p>
        </w:tc>
      </w:tr>
      <w:tr w:rsidRPr="00CC0718" w:rsidR="00C71DC8" w:rsidTr="3A33D0EC" w14:paraId="62CD86D7" w14:textId="77777777">
        <w:trPr>
          <w:trHeight w:val="444" w:hRule="exact"/>
        </w:trPr>
        <w:tc>
          <w:tcPr>
            <w:tcW w:w="1805" w:type="dxa"/>
            <w:shd w:val="clear" w:color="auto" w:fill="FFFFFF" w:themeFill="background1"/>
            <w:tcMar/>
          </w:tcPr>
          <w:p w:rsidRPr="00CC0718" w:rsidR="00C71DC8" w:rsidP="00244814" w:rsidRDefault="00C71DC8" w14:paraId="4B967E89" w14:textId="77777777">
            <w:pPr>
              <w:rPr>
                <w:b/>
                <w:color w:val="5C83B4"/>
                <w:spacing w:val="-2"/>
                <w:sz w:val="24"/>
              </w:rPr>
            </w:pPr>
            <w:r w:rsidRPr="00CC0718">
              <w:rPr>
                <w:b/>
                <w:color w:val="5C83B4"/>
                <w:spacing w:val="-2"/>
                <w:sz w:val="24"/>
              </w:rPr>
              <w:t>Nickname:</w:t>
            </w:r>
          </w:p>
        </w:tc>
        <w:tc>
          <w:tcPr>
            <w:tcW w:w="8912" w:type="dxa"/>
            <w:gridSpan w:val="7"/>
            <w:vMerge w:val="restart"/>
            <w:shd w:val="clear" w:color="auto" w:fill="FFFFFF" w:themeFill="background1"/>
            <w:tcMar/>
          </w:tcPr>
          <w:p w:rsidRPr="00CC0718" w:rsidR="00C71DC8" w:rsidP="00244814" w:rsidRDefault="00C71DC8" w14:paraId="678134A5" w14:textId="77777777">
            <w:pPr>
              <w:rPr>
                <w:b/>
                <w:color w:val="5C83B4"/>
                <w:spacing w:val="-2"/>
                <w:sz w:val="24"/>
              </w:rPr>
            </w:pPr>
            <w:r w:rsidRPr="00CC0718">
              <w:rPr>
                <w:b/>
                <w:color w:val="5C83B4"/>
                <w:spacing w:val="-2"/>
                <w:sz w:val="24"/>
              </w:rPr>
              <w:t>Codes\\AXIAL CODE\\Q4 a- Structure of the club\MARKETING AND OUTREACH\Content creators in charge of promote</w:t>
            </w:r>
          </w:p>
        </w:tc>
      </w:tr>
      <w:tr w:rsidRPr="00CC0718" w:rsidR="00C71DC8" w:rsidTr="3A33D0EC" w14:paraId="7A87CB43" w14:textId="77777777">
        <w:trPr>
          <w:trHeight w:val="458" w:hRule="exact"/>
        </w:trPr>
        <w:tc>
          <w:tcPr>
            <w:tcW w:w="1805" w:type="dxa"/>
            <w:shd w:val="clear" w:color="auto" w:fill="FFFFFF" w:themeFill="background1"/>
            <w:tcMar/>
          </w:tcPr>
          <w:p w:rsidRPr="00CC0718" w:rsidR="00C71DC8" w:rsidP="00244814" w:rsidRDefault="00C71DC8" w14:paraId="01BACB56" w14:textId="77777777">
            <w:pPr>
              <w:rPr>
                <w:b/>
                <w:color w:val="5C83B4"/>
                <w:spacing w:val="-2"/>
                <w:sz w:val="24"/>
              </w:rPr>
            </w:pPr>
            <w:r w:rsidRPr="00CC0718">
              <w:rPr>
                <w:b/>
                <w:color w:val="5C83B4"/>
                <w:spacing w:val="-2"/>
                <w:sz w:val="24"/>
              </w:rPr>
              <w:t>Classification:</w:t>
            </w:r>
          </w:p>
        </w:tc>
        <w:tc>
          <w:tcPr>
            <w:tcW w:w="8912" w:type="dxa"/>
            <w:gridSpan w:val="7"/>
            <w:vMerge/>
            <w:tcMar/>
          </w:tcPr>
          <w:p w:rsidRPr="00CC0718" w:rsidR="00C71DC8" w:rsidP="00244814" w:rsidRDefault="00C71DC8" w14:paraId="761764ED" w14:textId="77777777"/>
        </w:tc>
      </w:tr>
      <w:tr w:rsidRPr="00CC0718" w:rsidR="00C71DC8" w:rsidTr="3A33D0EC" w14:paraId="3FDCF621" w14:textId="77777777">
        <w:trPr>
          <w:trHeight w:val="444" w:hRule="exact"/>
        </w:trPr>
        <w:tc>
          <w:tcPr>
            <w:tcW w:w="1805" w:type="dxa"/>
            <w:shd w:val="clear" w:color="auto" w:fill="FFFFFF" w:themeFill="background1"/>
            <w:tcMar/>
          </w:tcPr>
          <w:p w:rsidRPr="00CC0718" w:rsidR="00C71DC8" w:rsidP="00244814" w:rsidRDefault="00C71DC8" w14:paraId="468DC126" w14:textId="77777777">
            <w:pPr>
              <w:rPr>
                <w:b/>
                <w:color w:val="5C83B4"/>
                <w:spacing w:val="-2"/>
                <w:sz w:val="24"/>
              </w:rPr>
            </w:pPr>
            <w:r w:rsidRPr="00CC0718">
              <w:rPr>
                <w:b/>
                <w:color w:val="5C83B4"/>
                <w:spacing w:val="-2"/>
                <w:sz w:val="24"/>
              </w:rPr>
              <w:t>Aggregated:</w:t>
            </w:r>
          </w:p>
        </w:tc>
        <w:tc>
          <w:tcPr>
            <w:tcW w:w="8912" w:type="dxa"/>
            <w:gridSpan w:val="7"/>
            <w:shd w:val="clear" w:color="auto" w:fill="FFFFFF" w:themeFill="background1"/>
            <w:tcMar/>
          </w:tcPr>
          <w:p w:rsidRPr="00CC0718" w:rsidR="00C71DC8" w:rsidP="00244814" w:rsidRDefault="00C71DC8" w14:paraId="4737B9BA" w14:textId="77777777">
            <w:pPr>
              <w:rPr>
                <w:b/>
                <w:color w:val="5C83B4"/>
                <w:spacing w:val="-2"/>
                <w:sz w:val="24"/>
              </w:rPr>
            </w:pPr>
            <w:r w:rsidRPr="00CC0718">
              <w:rPr>
                <w:b/>
                <w:color w:val="5C83B4"/>
                <w:spacing w:val="-2"/>
                <w:sz w:val="24"/>
              </w:rPr>
              <w:t>No</w:t>
            </w:r>
          </w:p>
        </w:tc>
      </w:tr>
      <w:tr w:rsidRPr="00CC0718" w:rsidR="00C71DC8" w:rsidTr="3A33D0EC" w14:paraId="7D70B618" w14:textId="77777777">
        <w:trPr>
          <w:trHeight w:val="344" w:hRule="exact"/>
        </w:trPr>
        <w:tc>
          <w:tcPr>
            <w:tcW w:w="3381" w:type="dxa"/>
            <w:gridSpan w:val="2"/>
            <w:tcBorders>
              <w:bottom w:val="single" w:color="8FB6EA" w:sz="5" w:space="0"/>
            </w:tcBorders>
            <w:shd w:val="clear" w:color="auto" w:fill="FFFFFF" w:themeFill="background1"/>
            <w:tcMar/>
          </w:tcPr>
          <w:p w:rsidRPr="00CC0718" w:rsidR="00C71DC8" w:rsidP="00244814" w:rsidRDefault="00C71DC8" w14:paraId="1ADB1680" w14:textId="77777777">
            <w:pPr>
              <w:rPr>
                <w:color w:val="000000"/>
                <w:spacing w:val="-2"/>
                <w:sz w:val="18"/>
              </w:rPr>
            </w:pPr>
            <w:r w:rsidRPr="00CC0718">
              <w:rPr>
                <w:color w:val="000000"/>
                <w:spacing w:val="-2"/>
                <w:sz w:val="18"/>
              </w:rPr>
              <w:t>Document</w:t>
            </w:r>
          </w:p>
        </w:tc>
        <w:tc>
          <w:tcPr>
            <w:tcW w:w="1132" w:type="dxa"/>
            <w:tcBorders>
              <w:bottom w:val="single" w:color="8FB6EA" w:sz="5" w:space="0"/>
            </w:tcBorders>
            <w:shd w:val="clear" w:color="auto" w:fill="FFFFFF" w:themeFill="background1"/>
            <w:tcMar/>
          </w:tcPr>
          <w:p w:rsidRPr="00CC0718" w:rsidR="00C71DC8" w:rsidP="00244814" w:rsidRDefault="00C71DC8" w14:paraId="61FADD0D" w14:textId="77777777">
            <w:pPr>
              <w:rPr>
                <w:color w:val="000000"/>
                <w:spacing w:val="-2"/>
                <w:sz w:val="18"/>
              </w:rPr>
            </w:pPr>
            <w:r w:rsidRPr="00CC0718">
              <w:rPr>
                <w:color w:val="000000"/>
                <w:spacing w:val="-2"/>
                <w:sz w:val="18"/>
              </w:rPr>
              <w:t>1</w:t>
            </w:r>
          </w:p>
        </w:tc>
        <w:tc>
          <w:tcPr>
            <w:tcW w:w="1576" w:type="dxa"/>
            <w:gridSpan w:val="2"/>
            <w:tcBorders>
              <w:bottom w:val="single" w:color="8FB6EA" w:sz="5" w:space="0"/>
            </w:tcBorders>
            <w:shd w:val="clear" w:color="auto" w:fill="FFFFFF" w:themeFill="background1"/>
            <w:tcMar/>
          </w:tcPr>
          <w:p w:rsidRPr="00CC0718" w:rsidR="00C71DC8" w:rsidP="00244814" w:rsidRDefault="00C71DC8" w14:paraId="6FFF3089" w14:textId="77777777">
            <w:pPr>
              <w:rPr>
                <w:color w:val="000000"/>
                <w:spacing w:val="-2"/>
                <w:sz w:val="18"/>
              </w:rPr>
            </w:pPr>
            <w:r w:rsidRPr="00CC0718">
              <w:rPr>
                <w:color w:val="000000"/>
                <w:spacing w:val="-2"/>
                <w:sz w:val="18"/>
              </w:rPr>
              <w:t>1</w:t>
            </w:r>
          </w:p>
        </w:tc>
        <w:tc>
          <w:tcPr>
            <w:tcW w:w="1362" w:type="dxa"/>
            <w:tcBorders>
              <w:bottom w:val="single" w:color="8FB6EA" w:sz="5" w:space="0"/>
            </w:tcBorders>
            <w:shd w:val="clear" w:color="auto" w:fill="FFFFFF" w:themeFill="background1"/>
            <w:tcMar/>
          </w:tcPr>
          <w:p w:rsidRPr="00CC0718" w:rsidR="00C71DC8" w:rsidP="00244814" w:rsidRDefault="00C71DC8" w14:paraId="2BF5D86E" w14:textId="77777777">
            <w:pPr>
              <w:rPr>
                <w:color w:val="000000"/>
                <w:spacing w:val="-2"/>
                <w:sz w:val="18"/>
              </w:rPr>
            </w:pPr>
            <w:r w:rsidRPr="00CC0718">
              <w:rPr>
                <w:color w:val="000000"/>
                <w:spacing w:val="-2"/>
                <w:sz w:val="18"/>
              </w:rPr>
              <w:t>32</w:t>
            </w:r>
          </w:p>
        </w:tc>
        <w:tc>
          <w:tcPr>
            <w:tcW w:w="1690" w:type="dxa"/>
            <w:tcBorders>
              <w:bottom w:val="single" w:color="8FB6EA" w:sz="5" w:space="0"/>
            </w:tcBorders>
            <w:shd w:val="clear" w:color="auto" w:fill="FFFFFF" w:themeFill="background1"/>
            <w:tcMar/>
          </w:tcPr>
          <w:p w:rsidRPr="00CC0718" w:rsidR="00C71DC8" w:rsidP="00244814" w:rsidRDefault="00C71DC8" w14:paraId="117CB394" w14:textId="77777777">
            <w:pPr>
              <w:rPr>
                <w:color w:val="000000"/>
                <w:spacing w:val="-2"/>
                <w:sz w:val="18"/>
              </w:rPr>
            </w:pPr>
            <w:r w:rsidRPr="00CC0718">
              <w:rPr>
                <w:color w:val="000000"/>
                <w:spacing w:val="-2"/>
                <w:sz w:val="18"/>
              </w:rPr>
              <w:t>1</w:t>
            </w:r>
          </w:p>
        </w:tc>
        <w:tc>
          <w:tcPr>
            <w:tcW w:w="1576" w:type="dxa"/>
            <w:tcBorders>
              <w:bottom w:val="single" w:color="8FB6EA" w:sz="5" w:space="0"/>
            </w:tcBorders>
            <w:shd w:val="clear" w:color="auto" w:fill="FFFFFF" w:themeFill="background1"/>
            <w:tcMar/>
          </w:tcPr>
          <w:p w:rsidRPr="00CC0718" w:rsidR="00C71DC8" w:rsidP="00244814" w:rsidRDefault="00C71DC8" w14:paraId="7801F068" w14:textId="77777777">
            <w:pPr>
              <w:rPr>
                <w:color w:val="000000"/>
                <w:spacing w:val="-2"/>
                <w:sz w:val="18"/>
              </w:rPr>
            </w:pPr>
          </w:p>
        </w:tc>
      </w:tr>
      <w:tr w:rsidRPr="00CC0718" w:rsidR="00C71DC8" w:rsidTr="3A33D0EC" w14:paraId="66423ADB" w14:textId="77777777">
        <w:trPr>
          <w:trHeight w:val="444" w:hRule="exact"/>
        </w:trPr>
        <w:tc>
          <w:tcPr>
            <w:tcW w:w="10717" w:type="dxa"/>
            <w:gridSpan w:val="8"/>
            <w:tcBorders>
              <w:top w:val="single" w:color="8FB6EA" w:sz="5" w:space="0"/>
            </w:tcBorders>
            <w:tcMar/>
          </w:tcPr>
          <w:p w:rsidRPr="00CC0718" w:rsidR="00C71DC8" w:rsidP="00244814" w:rsidRDefault="00C71DC8" w14:paraId="6806C1B5" w14:textId="77777777"/>
        </w:tc>
      </w:tr>
      <w:tr w:rsidRPr="00CC0718" w:rsidR="00C71DC8" w:rsidTr="3A33D0EC" w14:paraId="3AEEB54D" w14:textId="77777777">
        <w:trPr>
          <w:trHeight w:val="344" w:hRule="exact"/>
        </w:trPr>
        <w:tc>
          <w:tcPr>
            <w:tcW w:w="10717" w:type="dxa"/>
            <w:gridSpan w:val="8"/>
            <w:shd w:val="clear" w:color="auto" w:fill="FFFFFF" w:themeFill="background1"/>
            <w:tcMar/>
          </w:tcPr>
          <w:p w:rsidRPr="00CC0718" w:rsidR="00C71DC8" w:rsidP="00244814" w:rsidRDefault="00C71DC8" w14:paraId="15D8D84D" w14:textId="77777777">
            <w:pPr>
              <w:rPr>
                <w:b/>
                <w:color w:val="5C83B4"/>
                <w:spacing w:val="-2"/>
                <w:sz w:val="24"/>
              </w:rPr>
            </w:pPr>
          </w:p>
        </w:tc>
      </w:tr>
      <w:tr w:rsidRPr="00CC0718" w:rsidR="00C71DC8" w:rsidTr="3A33D0EC" w14:paraId="65C8FE83" w14:textId="77777777">
        <w:trPr>
          <w:trHeight w:val="444" w:hRule="exact"/>
        </w:trPr>
        <w:tc>
          <w:tcPr>
            <w:tcW w:w="1805" w:type="dxa"/>
            <w:shd w:val="clear" w:color="auto" w:fill="FFFFFF" w:themeFill="background1"/>
            <w:tcMar/>
          </w:tcPr>
          <w:p w:rsidRPr="00CC0718" w:rsidR="00C71DC8" w:rsidP="00244814" w:rsidRDefault="00C71DC8" w14:paraId="72AE0EB4" w14:textId="77777777">
            <w:pPr>
              <w:rPr>
                <w:b/>
                <w:color w:val="5C83B4"/>
                <w:spacing w:val="-2"/>
                <w:sz w:val="24"/>
              </w:rPr>
            </w:pPr>
            <w:r w:rsidRPr="00CC0718">
              <w:rPr>
                <w:b/>
                <w:color w:val="5C83B4"/>
                <w:spacing w:val="-2"/>
                <w:sz w:val="24"/>
              </w:rPr>
              <w:t>Nickname:</w:t>
            </w:r>
          </w:p>
        </w:tc>
        <w:tc>
          <w:tcPr>
            <w:tcW w:w="8912" w:type="dxa"/>
            <w:gridSpan w:val="7"/>
            <w:vMerge w:val="restart"/>
            <w:shd w:val="clear" w:color="auto" w:fill="FFFFFF" w:themeFill="background1"/>
            <w:tcMar/>
          </w:tcPr>
          <w:p w:rsidRPr="00CC0718" w:rsidR="00C71DC8" w:rsidP="00244814" w:rsidRDefault="00C71DC8" w14:paraId="1A771763" w14:textId="77777777">
            <w:pPr>
              <w:rPr>
                <w:b/>
                <w:color w:val="5C83B4"/>
                <w:spacing w:val="-2"/>
                <w:sz w:val="24"/>
              </w:rPr>
            </w:pPr>
            <w:r w:rsidRPr="00CC0718">
              <w:rPr>
                <w:b/>
                <w:color w:val="5C83B4"/>
                <w:spacing w:val="-2"/>
                <w:sz w:val="24"/>
              </w:rPr>
              <w:t>Codes\\AXIAL CODE\\Q4 a- Structure of the club\MARKETING AND OUTREACH\events Chair</w:t>
            </w:r>
          </w:p>
        </w:tc>
      </w:tr>
      <w:tr w:rsidRPr="00CC0718" w:rsidR="00C71DC8" w:rsidTr="3A33D0EC" w14:paraId="56720072" w14:textId="77777777">
        <w:trPr>
          <w:trHeight w:val="459" w:hRule="exact"/>
        </w:trPr>
        <w:tc>
          <w:tcPr>
            <w:tcW w:w="1805" w:type="dxa"/>
            <w:shd w:val="clear" w:color="auto" w:fill="FFFFFF" w:themeFill="background1"/>
            <w:tcMar/>
          </w:tcPr>
          <w:p w:rsidRPr="00CC0718" w:rsidR="00C71DC8" w:rsidP="00244814" w:rsidRDefault="00C71DC8" w14:paraId="6AD8E7B7" w14:textId="77777777">
            <w:pPr>
              <w:rPr>
                <w:b/>
                <w:color w:val="5C83B4"/>
                <w:spacing w:val="-2"/>
                <w:sz w:val="24"/>
              </w:rPr>
            </w:pPr>
            <w:r w:rsidRPr="00CC0718">
              <w:rPr>
                <w:b/>
                <w:color w:val="5C83B4"/>
                <w:spacing w:val="-2"/>
                <w:sz w:val="24"/>
              </w:rPr>
              <w:t>Classification:</w:t>
            </w:r>
          </w:p>
        </w:tc>
        <w:tc>
          <w:tcPr>
            <w:tcW w:w="8912" w:type="dxa"/>
            <w:gridSpan w:val="7"/>
            <w:vMerge/>
            <w:tcMar/>
          </w:tcPr>
          <w:p w:rsidRPr="00CC0718" w:rsidR="00C71DC8" w:rsidP="00244814" w:rsidRDefault="00C71DC8" w14:paraId="1E3E488D" w14:textId="77777777"/>
        </w:tc>
      </w:tr>
      <w:tr w:rsidRPr="00CC0718" w:rsidR="00C71DC8" w:rsidTr="3A33D0EC" w14:paraId="6443AD4F" w14:textId="77777777">
        <w:trPr>
          <w:trHeight w:val="444" w:hRule="exact"/>
        </w:trPr>
        <w:tc>
          <w:tcPr>
            <w:tcW w:w="1805" w:type="dxa"/>
            <w:shd w:val="clear" w:color="auto" w:fill="FFFFFF" w:themeFill="background1"/>
            <w:tcMar/>
          </w:tcPr>
          <w:p w:rsidRPr="00CC0718" w:rsidR="00C71DC8" w:rsidP="00244814" w:rsidRDefault="00C71DC8" w14:paraId="6E87EA3B" w14:textId="77777777">
            <w:pPr>
              <w:rPr>
                <w:b/>
                <w:color w:val="5C83B4"/>
                <w:spacing w:val="-2"/>
                <w:sz w:val="24"/>
              </w:rPr>
            </w:pPr>
            <w:r w:rsidRPr="00CC0718">
              <w:rPr>
                <w:b/>
                <w:color w:val="5C83B4"/>
                <w:spacing w:val="-2"/>
                <w:sz w:val="24"/>
              </w:rPr>
              <w:t>Aggregated:</w:t>
            </w:r>
          </w:p>
        </w:tc>
        <w:tc>
          <w:tcPr>
            <w:tcW w:w="8912" w:type="dxa"/>
            <w:gridSpan w:val="7"/>
            <w:shd w:val="clear" w:color="auto" w:fill="FFFFFF" w:themeFill="background1"/>
            <w:tcMar/>
          </w:tcPr>
          <w:p w:rsidRPr="00CC0718" w:rsidR="00C71DC8" w:rsidP="00244814" w:rsidRDefault="00C71DC8" w14:paraId="6F31CAF3" w14:textId="77777777">
            <w:pPr>
              <w:rPr>
                <w:b/>
                <w:color w:val="5C83B4"/>
                <w:spacing w:val="-2"/>
                <w:sz w:val="24"/>
              </w:rPr>
            </w:pPr>
            <w:r w:rsidRPr="00CC0718">
              <w:rPr>
                <w:b/>
                <w:color w:val="5C83B4"/>
                <w:spacing w:val="-2"/>
                <w:sz w:val="24"/>
              </w:rPr>
              <w:t>No</w:t>
            </w:r>
          </w:p>
        </w:tc>
      </w:tr>
      <w:tr w:rsidRPr="00CC0718" w:rsidR="00C71DC8" w:rsidTr="3A33D0EC" w14:paraId="71B5A8A3" w14:textId="77777777">
        <w:trPr>
          <w:trHeight w:val="344" w:hRule="exact"/>
        </w:trPr>
        <w:tc>
          <w:tcPr>
            <w:tcW w:w="3381" w:type="dxa"/>
            <w:gridSpan w:val="2"/>
            <w:tcBorders>
              <w:bottom w:val="single" w:color="8FB6EA" w:sz="5" w:space="0"/>
            </w:tcBorders>
            <w:shd w:val="clear" w:color="auto" w:fill="FFFFFF" w:themeFill="background1"/>
            <w:tcMar/>
          </w:tcPr>
          <w:p w:rsidRPr="00CC0718" w:rsidR="00C71DC8" w:rsidP="00244814" w:rsidRDefault="00C71DC8" w14:paraId="135C923C" w14:textId="77777777">
            <w:pPr>
              <w:rPr>
                <w:color w:val="000000"/>
                <w:spacing w:val="-2"/>
                <w:sz w:val="18"/>
              </w:rPr>
            </w:pPr>
            <w:r w:rsidRPr="00CC0718">
              <w:rPr>
                <w:color w:val="000000"/>
                <w:spacing w:val="-2"/>
                <w:sz w:val="18"/>
              </w:rPr>
              <w:t>Document</w:t>
            </w:r>
          </w:p>
        </w:tc>
        <w:tc>
          <w:tcPr>
            <w:tcW w:w="1132" w:type="dxa"/>
            <w:tcBorders>
              <w:bottom w:val="single" w:color="8FB6EA" w:sz="5" w:space="0"/>
            </w:tcBorders>
            <w:shd w:val="clear" w:color="auto" w:fill="FFFFFF" w:themeFill="background1"/>
            <w:tcMar/>
          </w:tcPr>
          <w:p w:rsidRPr="00CC0718" w:rsidR="00C71DC8" w:rsidP="00244814" w:rsidRDefault="00C71DC8" w14:paraId="6162B5CD" w14:textId="77777777">
            <w:pPr>
              <w:rPr>
                <w:color w:val="000000"/>
                <w:spacing w:val="-2"/>
                <w:sz w:val="18"/>
              </w:rPr>
            </w:pPr>
            <w:r w:rsidRPr="00CC0718">
              <w:rPr>
                <w:color w:val="000000"/>
                <w:spacing w:val="-2"/>
                <w:sz w:val="18"/>
              </w:rPr>
              <w:t>2</w:t>
            </w:r>
          </w:p>
        </w:tc>
        <w:tc>
          <w:tcPr>
            <w:tcW w:w="1576" w:type="dxa"/>
            <w:gridSpan w:val="2"/>
            <w:tcBorders>
              <w:bottom w:val="single" w:color="8FB6EA" w:sz="5" w:space="0"/>
            </w:tcBorders>
            <w:shd w:val="clear" w:color="auto" w:fill="FFFFFF" w:themeFill="background1"/>
            <w:tcMar/>
          </w:tcPr>
          <w:p w:rsidRPr="00CC0718" w:rsidR="00C71DC8" w:rsidP="00244814" w:rsidRDefault="00C71DC8" w14:paraId="22E5678B" w14:textId="77777777">
            <w:pPr>
              <w:rPr>
                <w:color w:val="000000"/>
                <w:spacing w:val="-2"/>
                <w:sz w:val="18"/>
              </w:rPr>
            </w:pPr>
            <w:r w:rsidRPr="00CC0718">
              <w:rPr>
                <w:color w:val="000000"/>
                <w:spacing w:val="-2"/>
                <w:sz w:val="18"/>
              </w:rPr>
              <w:t>3</w:t>
            </w:r>
          </w:p>
        </w:tc>
        <w:tc>
          <w:tcPr>
            <w:tcW w:w="1362" w:type="dxa"/>
            <w:tcBorders>
              <w:bottom w:val="single" w:color="8FB6EA" w:sz="5" w:space="0"/>
            </w:tcBorders>
            <w:shd w:val="clear" w:color="auto" w:fill="FFFFFF" w:themeFill="background1"/>
            <w:tcMar/>
          </w:tcPr>
          <w:p w:rsidRPr="00CC0718" w:rsidR="00C71DC8" w:rsidP="00244814" w:rsidRDefault="00C71DC8" w14:paraId="55C212D1" w14:textId="77777777">
            <w:pPr>
              <w:rPr>
                <w:color w:val="000000"/>
                <w:spacing w:val="-2"/>
                <w:sz w:val="18"/>
              </w:rPr>
            </w:pPr>
            <w:r w:rsidRPr="00CC0718">
              <w:rPr>
                <w:color w:val="000000"/>
                <w:spacing w:val="-2"/>
                <w:sz w:val="18"/>
              </w:rPr>
              <w:t>9</w:t>
            </w:r>
          </w:p>
        </w:tc>
        <w:tc>
          <w:tcPr>
            <w:tcW w:w="1690" w:type="dxa"/>
            <w:tcBorders>
              <w:bottom w:val="single" w:color="8FB6EA" w:sz="5" w:space="0"/>
            </w:tcBorders>
            <w:shd w:val="clear" w:color="auto" w:fill="FFFFFF" w:themeFill="background1"/>
            <w:tcMar/>
          </w:tcPr>
          <w:p w:rsidRPr="00CC0718" w:rsidR="00C71DC8" w:rsidP="00244814" w:rsidRDefault="00C71DC8" w14:paraId="1158B52B" w14:textId="77777777">
            <w:pPr>
              <w:rPr>
                <w:color w:val="000000"/>
                <w:spacing w:val="-2"/>
                <w:sz w:val="18"/>
              </w:rPr>
            </w:pPr>
            <w:r w:rsidRPr="00CC0718">
              <w:rPr>
                <w:color w:val="000000"/>
                <w:spacing w:val="-2"/>
                <w:sz w:val="18"/>
              </w:rPr>
              <w:t>3</w:t>
            </w:r>
          </w:p>
        </w:tc>
        <w:tc>
          <w:tcPr>
            <w:tcW w:w="1576" w:type="dxa"/>
            <w:tcBorders>
              <w:bottom w:val="single" w:color="8FB6EA" w:sz="5" w:space="0"/>
            </w:tcBorders>
            <w:shd w:val="clear" w:color="auto" w:fill="FFFFFF" w:themeFill="background1"/>
            <w:tcMar/>
          </w:tcPr>
          <w:p w:rsidRPr="00CC0718" w:rsidR="00C71DC8" w:rsidP="00244814" w:rsidRDefault="00C71DC8" w14:paraId="132AF2EA" w14:textId="77777777">
            <w:pPr>
              <w:rPr>
                <w:color w:val="000000"/>
                <w:spacing w:val="-2"/>
                <w:sz w:val="18"/>
              </w:rPr>
            </w:pPr>
          </w:p>
        </w:tc>
      </w:tr>
      <w:tr w:rsidRPr="00CC0718" w:rsidR="00C71DC8" w:rsidTr="3A33D0EC" w14:paraId="405BD4C3" w14:textId="77777777">
        <w:trPr>
          <w:trHeight w:val="888" w:hRule="exact"/>
        </w:trPr>
        <w:tc>
          <w:tcPr>
            <w:tcW w:w="10717" w:type="dxa"/>
            <w:gridSpan w:val="8"/>
            <w:tcBorders>
              <w:top w:val="single" w:color="8FB6EA" w:sz="5" w:space="0"/>
            </w:tcBorders>
            <w:tcMar/>
          </w:tcPr>
          <w:p w:rsidRPr="00CC0718" w:rsidR="00C71DC8" w:rsidP="00244814" w:rsidRDefault="00C71DC8" w14:paraId="611366CE" w14:textId="77777777"/>
        </w:tc>
      </w:tr>
      <w:tr w:rsidRPr="00CC0718" w:rsidR="00C71DC8" w:rsidTr="3A33D0EC" w14:paraId="375A0727" w14:textId="77777777">
        <w:trPr>
          <w:trHeight w:val="889" w:hRule="exact"/>
        </w:trPr>
        <w:tc>
          <w:tcPr>
            <w:tcW w:w="10717" w:type="dxa"/>
            <w:gridSpan w:val="8"/>
            <w:tcMar/>
          </w:tcPr>
          <w:p w:rsidRPr="00CC0718" w:rsidR="00C71DC8" w:rsidP="00244814" w:rsidRDefault="00C71DC8" w14:paraId="1DFE1435" w14:textId="77777777"/>
        </w:tc>
      </w:tr>
      <w:tr w:rsidRPr="00CC0718" w:rsidR="00C71DC8" w:rsidTr="3A33D0EC" w14:paraId="79E91193" w14:textId="77777777">
        <w:trPr>
          <w:trHeight w:val="458" w:hRule="exact"/>
        </w:trPr>
        <w:tc>
          <w:tcPr>
            <w:tcW w:w="5359" w:type="dxa"/>
            <w:gridSpan w:val="4"/>
            <w:shd w:val="clear" w:color="auto" w:fill="FFFFFF" w:themeFill="background1"/>
            <w:tcMar/>
          </w:tcPr>
          <w:p w:rsidRPr="00CC0718" w:rsidR="00C71DC8" w:rsidP="00244814" w:rsidRDefault="00C71DC8" w14:paraId="13D12B1A" w14:textId="77777777">
            <w:pPr>
              <w:jc w:val="right"/>
              <w:rPr>
                <w:color w:val="000066"/>
                <w:spacing w:val="-2"/>
                <w:sz w:val="16"/>
              </w:rPr>
            </w:pPr>
            <w:r w:rsidRPr="00CC0718">
              <w:rPr>
                <w:color w:val="000066"/>
                <w:spacing w:val="-2"/>
                <w:sz w:val="16"/>
              </w:rPr>
              <w:t>Formatted Reports\\Code Summary Formatted Report</w:t>
            </w:r>
          </w:p>
        </w:tc>
        <w:tc>
          <w:tcPr>
            <w:tcW w:w="5358" w:type="dxa"/>
            <w:gridSpan w:val="4"/>
            <w:shd w:val="clear" w:color="auto" w:fill="FFFFFF" w:themeFill="background1"/>
            <w:tcMar/>
          </w:tcPr>
          <w:p w:rsidRPr="00CC0718" w:rsidR="00C71DC8" w:rsidP="00244814" w:rsidRDefault="00C71DC8" w14:paraId="5A6F464E" w14:textId="77777777">
            <w:pPr>
              <w:jc w:val="right"/>
              <w:rPr>
                <w:color w:val="000066"/>
                <w:spacing w:val="-2"/>
                <w:sz w:val="16"/>
              </w:rPr>
            </w:pPr>
            <w:r w:rsidRPr="00CC0718">
              <w:rPr>
                <w:color w:val="000066"/>
                <w:spacing w:val="-2"/>
                <w:sz w:val="16"/>
              </w:rPr>
              <w:t>Page 58 of 104</w:t>
            </w:r>
          </w:p>
        </w:tc>
      </w:tr>
      <w:tr w:rsidRPr="00CC0718" w:rsidR="00C71DC8" w:rsidTr="3A33D0EC" w14:paraId="1EC9DA38" w14:textId="77777777">
        <w:trPr>
          <w:trHeight w:val="444" w:hRule="exact"/>
        </w:trPr>
        <w:tc>
          <w:tcPr>
            <w:tcW w:w="10717" w:type="dxa"/>
            <w:gridSpan w:val="8"/>
            <w:shd w:val="clear" w:color="auto" w:fill="FFFFFF" w:themeFill="background1"/>
            <w:tcMar/>
            <w:vAlign w:val="center"/>
          </w:tcPr>
          <w:p w:rsidRPr="00CC0718" w:rsidR="00C71DC8" w:rsidP="00244814" w:rsidRDefault="00C71DC8" w14:paraId="7D541C2D" w14:textId="77777777">
            <w:pPr>
              <w:jc w:val="right"/>
              <w:rPr>
                <w:color w:val="000066"/>
                <w:spacing w:val="-2"/>
                <w:sz w:val="16"/>
              </w:rPr>
            </w:pPr>
            <w:r w:rsidRPr="00CC0718">
              <w:rPr>
                <w:color w:val="000066"/>
                <w:spacing w:val="-2"/>
                <w:sz w:val="16"/>
              </w:rPr>
              <w:t>11/13/2024 3:39 PM</w:t>
            </w:r>
          </w:p>
        </w:tc>
      </w:tr>
      <w:tr w:rsidRPr="00CC0718" w:rsidR="00C71DC8" w:rsidTr="3A33D0EC" w14:paraId="1E69BD18" w14:textId="77777777">
        <w:trPr>
          <w:trHeight w:val="459" w:hRule="exact"/>
        </w:trPr>
        <w:tc>
          <w:tcPr>
            <w:tcW w:w="3381" w:type="dxa"/>
            <w:gridSpan w:val="2"/>
            <w:shd w:val="clear" w:color="auto" w:fill="8FB6EA"/>
            <w:tcMar/>
          </w:tcPr>
          <w:p w:rsidRPr="00CC0718" w:rsidR="00C71DC8" w:rsidP="00244814" w:rsidRDefault="00C71DC8" w14:paraId="40C5512A" w14:textId="77777777">
            <w:pPr>
              <w:rPr>
                <w:b/>
                <w:color w:val="000066"/>
                <w:spacing w:val="-2"/>
                <w:sz w:val="18"/>
              </w:rPr>
            </w:pPr>
            <w:r w:rsidRPr="00CC0718">
              <w:rPr>
                <w:b/>
                <w:color w:val="000066"/>
                <w:spacing w:val="-2"/>
                <w:sz w:val="18"/>
              </w:rPr>
              <w:t>File Type</w:t>
            </w:r>
          </w:p>
        </w:tc>
        <w:tc>
          <w:tcPr>
            <w:tcW w:w="1132" w:type="dxa"/>
            <w:shd w:val="clear" w:color="auto" w:fill="8FB6EA"/>
            <w:tcMar/>
          </w:tcPr>
          <w:p w:rsidRPr="00CC0718" w:rsidR="00C71DC8" w:rsidP="00244814" w:rsidRDefault="00C71DC8" w14:paraId="6CC78249" w14:textId="77777777">
            <w:pPr>
              <w:rPr>
                <w:b/>
                <w:color w:val="000066"/>
                <w:spacing w:val="-2"/>
                <w:sz w:val="18"/>
              </w:rPr>
            </w:pPr>
            <w:r w:rsidRPr="00CC0718">
              <w:rPr>
                <w:b/>
                <w:color w:val="000066"/>
                <w:spacing w:val="-2"/>
                <w:sz w:val="18"/>
              </w:rPr>
              <w:t>Number of Files</w:t>
            </w:r>
          </w:p>
        </w:tc>
        <w:tc>
          <w:tcPr>
            <w:tcW w:w="1576" w:type="dxa"/>
            <w:gridSpan w:val="2"/>
            <w:shd w:val="clear" w:color="auto" w:fill="8FB6EA"/>
            <w:tcMar/>
          </w:tcPr>
          <w:p w:rsidRPr="00CC0718" w:rsidR="00C71DC8" w:rsidP="00244814" w:rsidRDefault="00C71DC8" w14:paraId="3CDE160B" w14:textId="77777777">
            <w:pPr>
              <w:rPr>
                <w:b/>
                <w:color w:val="000066"/>
                <w:spacing w:val="-2"/>
                <w:sz w:val="18"/>
              </w:rPr>
            </w:pPr>
            <w:r w:rsidRPr="00CC0718">
              <w:rPr>
                <w:b/>
                <w:color w:val="000066"/>
                <w:spacing w:val="-2"/>
                <w:sz w:val="18"/>
              </w:rPr>
              <w:t>Number of Coding References</w:t>
            </w:r>
          </w:p>
        </w:tc>
        <w:tc>
          <w:tcPr>
            <w:tcW w:w="1362" w:type="dxa"/>
            <w:shd w:val="clear" w:color="auto" w:fill="8FB6EA"/>
            <w:tcMar/>
          </w:tcPr>
          <w:p w:rsidRPr="00CC0718" w:rsidR="00C71DC8" w:rsidP="00244814" w:rsidRDefault="00C71DC8" w14:paraId="2F0070A6" w14:textId="77777777">
            <w:pPr>
              <w:rPr>
                <w:b/>
                <w:color w:val="000066"/>
                <w:spacing w:val="-2"/>
                <w:sz w:val="18"/>
              </w:rPr>
            </w:pPr>
            <w:r w:rsidRPr="00CC0718">
              <w:rPr>
                <w:b/>
                <w:color w:val="000066"/>
                <w:spacing w:val="-2"/>
                <w:sz w:val="18"/>
              </w:rPr>
              <w:t>Number of Words Coded</w:t>
            </w:r>
          </w:p>
        </w:tc>
        <w:tc>
          <w:tcPr>
            <w:tcW w:w="1690" w:type="dxa"/>
            <w:shd w:val="clear" w:color="auto" w:fill="8FB6EA"/>
            <w:tcMar/>
          </w:tcPr>
          <w:p w:rsidRPr="00CC0718" w:rsidR="00C71DC8" w:rsidP="00244814" w:rsidRDefault="00C71DC8" w14:paraId="3EEE632D" w14:textId="77777777">
            <w:pPr>
              <w:rPr>
                <w:b/>
                <w:color w:val="000066"/>
                <w:spacing w:val="-2"/>
                <w:sz w:val="18"/>
              </w:rPr>
            </w:pPr>
            <w:r w:rsidRPr="00CC0718">
              <w:rPr>
                <w:b/>
                <w:color w:val="000066"/>
                <w:spacing w:val="-2"/>
                <w:sz w:val="18"/>
              </w:rPr>
              <w:t>Number of Paragraphs Coded</w:t>
            </w:r>
          </w:p>
        </w:tc>
        <w:tc>
          <w:tcPr>
            <w:tcW w:w="1576" w:type="dxa"/>
            <w:shd w:val="clear" w:color="auto" w:fill="8FB6EA"/>
            <w:tcMar/>
          </w:tcPr>
          <w:p w:rsidRPr="00CC0718" w:rsidR="00C71DC8" w:rsidP="00244814" w:rsidRDefault="00C71DC8" w14:paraId="5A5F8B24" w14:textId="77777777">
            <w:pPr>
              <w:rPr>
                <w:b/>
                <w:color w:val="000066"/>
                <w:spacing w:val="-2"/>
                <w:sz w:val="18"/>
              </w:rPr>
            </w:pPr>
            <w:r w:rsidRPr="00CC0718">
              <w:rPr>
                <w:b/>
                <w:color w:val="000066"/>
                <w:spacing w:val="-2"/>
                <w:sz w:val="18"/>
              </w:rPr>
              <w:t>Duration Coded</w:t>
            </w:r>
          </w:p>
        </w:tc>
      </w:tr>
      <w:tr w:rsidRPr="00CC0718" w:rsidR="00C71DC8" w:rsidTr="3A33D0EC" w14:paraId="545F9C96" w14:textId="77777777">
        <w:trPr>
          <w:trHeight w:val="344" w:hRule="exact"/>
        </w:trPr>
        <w:tc>
          <w:tcPr>
            <w:tcW w:w="10717" w:type="dxa"/>
            <w:gridSpan w:val="8"/>
            <w:shd w:val="clear" w:color="auto" w:fill="FFFFFF" w:themeFill="background1"/>
            <w:tcMar/>
          </w:tcPr>
          <w:p w:rsidRPr="00CC0718" w:rsidR="00C71DC8" w:rsidP="00244814" w:rsidRDefault="00C71DC8" w14:paraId="59881377" w14:textId="77777777">
            <w:pPr>
              <w:rPr>
                <w:b/>
                <w:color w:val="5C83B4"/>
                <w:spacing w:val="-2"/>
                <w:sz w:val="24"/>
              </w:rPr>
            </w:pPr>
          </w:p>
        </w:tc>
      </w:tr>
      <w:tr w:rsidRPr="00CC0718" w:rsidR="00C71DC8" w:rsidTr="3A33D0EC" w14:paraId="510E7B97" w14:textId="77777777">
        <w:trPr>
          <w:trHeight w:val="458" w:hRule="exact"/>
        </w:trPr>
        <w:tc>
          <w:tcPr>
            <w:tcW w:w="1805" w:type="dxa"/>
            <w:shd w:val="clear" w:color="auto" w:fill="FFFFFF" w:themeFill="background1"/>
            <w:tcMar/>
          </w:tcPr>
          <w:p w:rsidRPr="00CC0718" w:rsidR="00C71DC8" w:rsidP="00244814" w:rsidRDefault="00C71DC8" w14:paraId="730716F5" w14:textId="77777777">
            <w:pPr>
              <w:rPr>
                <w:b/>
                <w:color w:val="5C83B4"/>
                <w:spacing w:val="-2"/>
                <w:sz w:val="24"/>
              </w:rPr>
            </w:pPr>
            <w:r w:rsidRPr="00CC0718">
              <w:rPr>
                <w:b/>
                <w:color w:val="5C83B4"/>
                <w:spacing w:val="-2"/>
                <w:sz w:val="24"/>
              </w:rPr>
              <w:t>Nickname:</w:t>
            </w:r>
          </w:p>
        </w:tc>
        <w:tc>
          <w:tcPr>
            <w:tcW w:w="8912" w:type="dxa"/>
            <w:gridSpan w:val="7"/>
            <w:vMerge w:val="restart"/>
            <w:shd w:val="clear" w:color="auto" w:fill="FFFFFF" w:themeFill="background1"/>
            <w:tcMar/>
          </w:tcPr>
          <w:p w:rsidRPr="00CC0718" w:rsidR="00C71DC8" w:rsidP="3A33D0EC" w:rsidRDefault="00C71DC8" w14:paraId="7208A77E" w14:textId="77777777">
            <w:pPr>
              <w:rPr>
                <w:b w:val="1"/>
                <w:bCs w:val="1"/>
                <w:color w:val="5C83B4"/>
                <w:spacing w:val="-2"/>
                <w:sz w:val="24"/>
                <w:szCs w:val="24"/>
                <w:lang w:val="en-US"/>
              </w:rPr>
            </w:pPr>
            <w:r w:rsidRPr="3A33D0EC" w:rsidR="00C71DC8">
              <w:rPr>
                <w:b w:val="1"/>
                <w:bCs w:val="1"/>
                <w:color w:val="5C83B4"/>
                <w:spacing w:val="-2"/>
                <w:sz w:val="24"/>
                <w:szCs w:val="24"/>
                <w:lang w:val="en-US"/>
              </w:rPr>
              <w:t>Codes\\AXIAL CODE\\Q4 a- Structure of the club\MARKETING AND OUTREACH\</w:t>
            </w:r>
            <w:r w:rsidRPr="3A33D0EC" w:rsidR="00C71DC8">
              <w:rPr>
                <w:b w:val="1"/>
                <w:bCs w:val="1"/>
                <w:color w:val="5C83B4"/>
                <w:spacing w:val="-2"/>
                <w:sz w:val="24"/>
                <w:szCs w:val="24"/>
                <w:lang w:val="en-US"/>
              </w:rPr>
              <w:t>Gradscom</w:t>
            </w:r>
          </w:p>
        </w:tc>
      </w:tr>
      <w:tr w:rsidRPr="00CC0718" w:rsidR="00C71DC8" w:rsidTr="3A33D0EC" w14:paraId="24C50755" w14:textId="77777777">
        <w:trPr>
          <w:trHeight w:val="444" w:hRule="exact"/>
        </w:trPr>
        <w:tc>
          <w:tcPr>
            <w:tcW w:w="1805" w:type="dxa"/>
            <w:shd w:val="clear" w:color="auto" w:fill="FFFFFF" w:themeFill="background1"/>
            <w:tcMar/>
          </w:tcPr>
          <w:p w:rsidRPr="00CC0718" w:rsidR="00C71DC8" w:rsidP="00244814" w:rsidRDefault="00C71DC8" w14:paraId="33A84292" w14:textId="77777777">
            <w:pPr>
              <w:rPr>
                <w:b/>
                <w:color w:val="5C83B4"/>
                <w:spacing w:val="-2"/>
                <w:sz w:val="24"/>
              </w:rPr>
            </w:pPr>
            <w:r w:rsidRPr="00CC0718">
              <w:rPr>
                <w:b/>
                <w:color w:val="5C83B4"/>
                <w:spacing w:val="-2"/>
                <w:sz w:val="24"/>
              </w:rPr>
              <w:t>Classification:</w:t>
            </w:r>
          </w:p>
        </w:tc>
        <w:tc>
          <w:tcPr>
            <w:tcW w:w="8912" w:type="dxa"/>
            <w:gridSpan w:val="7"/>
            <w:vMerge/>
            <w:tcMar/>
          </w:tcPr>
          <w:p w:rsidRPr="00CC0718" w:rsidR="00C71DC8" w:rsidP="00244814" w:rsidRDefault="00C71DC8" w14:paraId="590EB866" w14:textId="77777777"/>
        </w:tc>
      </w:tr>
      <w:tr w:rsidRPr="00CC0718" w:rsidR="00C71DC8" w:rsidTr="3A33D0EC" w14:paraId="1C440BBC" w14:textId="77777777">
        <w:trPr>
          <w:trHeight w:val="445" w:hRule="exact"/>
        </w:trPr>
        <w:tc>
          <w:tcPr>
            <w:tcW w:w="1805" w:type="dxa"/>
            <w:shd w:val="clear" w:color="auto" w:fill="FFFFFF" w:themeFill="background1"/>
            <w:tcMar/>
          </w:tcPr>
          <w:p w:rsidRPr="00CC0718" w:rsidR="00C71DC8" w:rsidP="00244814" w:rsidRDefault="00C71DC8" w14:paraId="35B71F65" w14:textId="77777777">
            <w:pPr>
              <w:rPr>
                <w:b/>
                <w:color w:val="5C83B4"/>
                <w:spacing w:val="-2"/>
                <w:sz w:val="24"/>
              </w:rPr>
            </w:pPr>
            <w:r w:rsidRPr="00CC0718">
              <w:rPr>
                <w:b/>
                <w:color w:val="5C83B4"/>
                <w:spacing w:val="-2"/>
                <w:sz w:val="24"/>
              </w:rPr>
              <w:t>Aggregated:</w:t>
            </w:r>
          </w:p>
        </w:tc>
        <w:tc>
          <w:tcPr>
            <w:tcW w:w="8912" w:type="dxa"/>
            <w:gridSpan w:val="7"/>
            <w:shd w:val="clear" w:color="auto" w:fill="FFFFFF" w:themeFill="background1"/>
            <w:tcMar/>
          </w:tcPr>
          <w:p w:rsidRPr="00CC0718" w:rsidR="00C71DC8" w:rsidP="00244814" w:rsidRDefault="00C71DC8" w14:paraId="4D3C4586" w14:textId="77777777">
            <w:pPr>
              <w:rPr>
                <w:b/>
                <w:color w:val="5C83B4"/>
                <w:spacing w:val="-2"/>
                <w:sz w:val="24"/>
              </w:rPr>
            </w:pPr>
            <w:r w:rsidRPr="00CC0718">
              <w:rPr>
                <w:b/>
                <w:color w:val="5C83B4"/>
                <w:spacing w:val="-2"/>
                <w:sz w:val="24"/>
              </w:rPr>
              <w:t>No</w:t>
            </w:r>
          </w:p>
        </w:tc>
      </w:tr>
      <w:tr w:rsidRPr="00CC0718" w:rsidR="00C71DC8" w:rsidTr="3A33D0EC" w14:paraId="01DC28A9" w14:textId="77777777">
        <w:trPr>
          <w:trHeight w:val="343" w:hRule="exact"/>
        </w:trPr>
        <w:tc>
          <w:tcPr>
            <w:tcW w:w="3381" w:type="dxa"/>
            <w:gridSpan w:val="2"/>
            <w:tcBorders>
              <w:bottom w:val="single" w:color="8FB6EA" w:sz="5" w:space="0"/>
            </w:tcBorders>
            <w:shd w:val="clear" w:color="auto" w:fill="FFFFFF" w:themeFill="background1"/>
            <w:tcMar/>
          </w:tcPr>
          <w:p w:rsidRPr="00CC0718" w:rsidR="00C71DC8" w:rsidP="00244814" w:rsidRDefault="00C71DC8" w14:paraId="7982EDE8" w14:textId="77777777">
            <w:pPr>
              <w:rPr>
                <w:color w:val="000000"/>
                <w:spacing w:val="-2"/>
                <w:sz w:val="18"/>
              </w:rPr>
            </w:pPr>
            <w:r w:rsidRPr="00CC0718">
              <w:rPr>
                <w:color w:val="000000"/>
                <w:spacing w:val="-2"/>
                <w:sz w:val="18"/>
              </w:rPr>
              <w:t>Document</w:t>
            </w:r>
          </w:p>
        </w:tc>
        <w:tc>
          <w:tcPr>
            <w:tcW w:w="1132" w:type="dxa"/>
            <w:tcBorders>
              <w:bottom w:val="single" w:color="8FB6EA" w:sz="5" w:space="0"/>
            </w:tcBorders>
            <w:shd w:val="clear" w:color="auto" w:fill="FFFFFF" w:themeFill="background1"/>
            <w:tcMar/>
          </w:tcPr>
          <w:p w:rsidRPr="00CC0718" w:rsidR="00C71DC8" w:rsidP="00244814" w:rsidRDefault="00C71DC8" w14:paraId="2EEDC97B" w14:textId="77777777">
            <w:pPr>
              <w:rPr>
                <w:color w:val="000000"/>
                <w:spacing w:val="-2"/>
                <w:sz w:val="18"/>
              </w:rPr>
            </w:pPr>
            <w:r w:rsidRPr="00CC0718">
              <w:rPr>
                <w:color w:val="000000"/>
                <w:spacing w:val="-2"/>
                <w:sz w:val="18"/>
              </w:rPr>
              <w:t>1</w:t>
            </w:r>
          </w:p>
        </w:tc>
        <w:tc>
          <w:tcPr>
            <w:tcW w:w="1576" w:type="dxa"/>
            <w:gridSpan w:val="2"/>
            <w:tcBorders>
              <w:bottom w:val="single" w:color="8FB6EA" w:sz="5" w:space="0"/>
            </w:tcBorders>
            <w:shd w:val="clear" w:color="auto" w:fill="FFFFFF" w:themeFill="background1"/>
            <w:tcMar/>
          </w:tcPr>
          <w:p w:rsidRPr="00CC0718" w:rsidR="00C71DC8" w:rsidP="00244814" w:rsidRDefault="00C71DC8" w14:paraId="7357323F" w14:textId="77777777">
            <w:pPr>
              <w:rPr>
                <w:color w:val="000000"/>
                <w:spacing w:val="-2"/>
                <w:sz w:val="18"/>
              </w:rPr>
            </w:pPr>
            <w:r w:rsidRPr="00CC0718">
              <w:rPr>
                <w:color w:val="000000"/>
                <w:spacing w:val="-2"/>
                <w:sz w:val="18"/>
              </w:rPr>
              <w:t>1</w:t>
            </w:r>
          </w:p>
        </w:tc>
        <w:tc>
          <w:tcPr>
            <w:tcW w:w="1362" w:type="dxa"/>
            <w:tcBorders>
              <w:bottom w:val="single" w:color="8FB6EA" w:sz="5" w:space="0"/>
            </w:tcBorders>
            <w:shd w:val="clear" w:color="auto" w:fill="FFFFFF" w:themeFill="background1"/>
            <w:tcMar/>
          </w:tcPr>
          <w:p w:rsidRPr="00CC0718" w:rsidR="00C71DC8" w:rsidP="00244814" w:rsidRDefault="00C71DC8" w14:paraId="732F8E6C" w14:textId="77777777">
            <w:pPr>
              <w:rPr>
                <w:color w:val="000000"/>
                <w:spacing w:val="-2"/>
                <w:sz w:val="18"/>
              </w:rPr>
            </w:pPr>
            <w:r w:rsidRPr="00CC0718">
              <w:rPr>
                <w:color w:val="000000"/>
                <w:spacing w:val="-2"/>
                <w:sz w:val="18"/>
              </w:rPr>
              <w:t>2</w:t>
            </w:r>
          </w:p>
        </w:tc>
        <w:tc>
          <w:tcPr>
            <w:tcW w:w="1690" w:type="dxa"/>
            <w:tcBorders>
              <w:bottom w:val="single" w:color="8FB6EA" w:sz="5" w:space="0"/>
            </w:tcBorders>
            <w:shd w:val="clear" w:color="auto" w:fill="FFFFFF" w:themeFill="background1"/>
            <w:tcMar/>
          </w:tcPr>
          <w:p w:rsidRPr="00CC0718" w:rsidR="00C71DC8" w:rsidP="00244814" w:rsidRDefault="00C71DC8" w14:paraId="0277C8E3" w14:textId="77777777">
            <w:pPr>
              <w:rPr>
                <w:color w:val="000000"/>
                <w:spacing w:val="-2"/>
                <w:sz w:val="18"/>
              </w:rPr>
            </w:pPr>
            <w:r w:rsidRPr="00CC0718">
              <w:rPr>
                <w:color w:val="000000"/>
                <w:spacing w:val="-2"/>
                <w:sz w:val="18"/>
              </w:rPr>
              <w:t>1</w:t>
            </w:r>
          </w:p>
        </w:tc>
        <w:tc>
          <w:tcPr>
            <w:tcW w:w="1576" w:type="dxa"/>
            <w:tcBorders>
              <w:bottom w:val="single" w:color="8FB6EA" w:sz="5" w:space="0"/>
            </w:tcBorders>
            <w:shd w:val="clear" w:color="auto" w:fill="FFFFFF" w:themeFill="background1"/>
            <w:tcMar/>
          </w:tcPr>
          <w:p w:rsidRPr="00CC0718" w:rsidR="00C71DC8" w:rsidP="00244814" w:rsidRDefault="00C71DC8" w14:paraId="4862657C" w14:textId="77777777">
            <w:pPr>
              <w:rPr>
                <w:color w:val="000000"/>
                <w:spacing w:val="-2"/>
                <w:sz w:val="18"/>
              </w:rPr>
            </w:pPr>
          </w:p>
        </w:tc>
      </w:tr>
      <w:tr w:rsidRPr="00CC0718" w:rsidR="00C71DC8" w:rsidTr="3A33D0EC" w14:paraId="72320A9C" w14:textId="77777777">
        <w:trPr>
          <w:trHeight w:val="459" w:hRule="exact"/>
        </w:trPr>
        <w:tc>
          <w:tcPr>
            <w:tcW w:w="10717" w:type="dxa"/>
            <w:gridSpan w:val="8"/>
            <w:tcBorders>
              <w:top w:val="single" w:color="8FB6EA" w:sz="5" w:space="0"/>
            </w:tcBorders>
            <w:tcMar/>
          </w:tcPr>
          <w:p w:rsidRPr="00CC0718" w:rsidR="00C71DC8" w:rsidP="00244814" w:rsidRDefault="00C71DC8" w14:paraId="76108101" w14:textId="77777777"/>
        </w:tc>
      </w:tr>
      <w:tr w:rsidRPr="00CC0718" w:rsidR="00C71DC8" w:rsidTr="3A33D0EC" w14:paraId="6B37C0D0" w14:textId="77777777">
        <w:trPr>
          <w:trHeight w:val="329" w:hRule="exact"/>
        </w:trPr>
        <w:tc>
          <w:tcPr>
            <w:tcW w:w="10717" w:type="dxa"/>
            <w:gridSpan w:val="8"/>
            <w:shd w:val="clear" w:color="auto" w:fill="FFFFFF" w:themeFill="background1"/>
            <w:tcMar/>
          </w:tcPr>
          <w:p w:rsidRPr="00CC0718" w:rsidR="00C71DC8" w:rsidP="00244814" w:rsidRDefault="00C71DC8" w14:paraId="04CDEE33" w14:textId="77777777">
            <w:pPr>
              <w:rPr>
                <w:b/>
                <w:color w:val="5C83B4"/>
                <w:spacing w:val="-2"/>
                <w:sz w:val="24"/>
              </w:rPr>
            </w:pPr>
          </w:p>
        </w:tc>
      </w:tr>
      <w:tr w:rsidRPr="00CC0718" w:rsidR="00C71DC8" w:rsidTr="3A33D0EC" w14:paraId="1990E5EF" w14:textId="77777777">
        <w:trPr>
          <w:trHeight w:val="459" w:hRule="exact"/>
        </w:trPr>
        <w:tc>
          <w:tcPr>
            <w:tcW w:w="1805" w:type="dxa"/>
            <w:shd w:val="clear" w:color="auto" w:fill="FFFFFF" w:themeFill="background1"/>
            <w:tcMar/>
          </w:tcPr>
          <w:p w:rsidRPr="00CC0718" w:rsidR="00C71DC8" w:rsidP="00244814" w:rsidRDefault="00C71DC8" w14:paraId="54ECE4CC" w14:textId="77777777">
            <w:pPr>
              <w:rPr>
                <w:b/>
                <w:color w:val="5C83B4"/>
                <w:spacing w:val="-2"/>
                <w:sz w:val="24"/>
              </w:rPr>
            </w:pPr>
            <w:r w:rsidRPr="00CC0718">
              <w:rPr>
                <w:b/>
                <w:color w:val="5C83B4"/>
                <w:spacing w:val="-2"/>
                <w:sz w:val="24"/>
              </w:rPr>
              <w:t>Nickname:</w:t>
            </w:r>
          </w:p>
        </w:tc>
        <w:tc>
          <w:tcPr>
            <w:tcW w:w="8912" w:type="dxa"/>
            <w:gridSpan w:val="7"/>
            <w:vMerge w:val="restart"/>
            <w:shd w:val="clear" w:color="auto" w:fill="FFFFFF" w:themeFill="background1"/>
            <w:tcMar/>
          </w:tcPr>
          <w:p w:rsidRPr="00CC0718" w:rsidR="00C71DC8" w:rsidP="00244814" w:rsidRDefault="00C71DC8" w14:paraId="1F123BE8" w14:textId="77777777">
            <w:pPr>
              <w:rPr>
                <w:b/>
                <w:color w:val="5C83B4"/>
                <w:spacing w:val="-2"/>
                <w:sz w:val="24"/>
              </w:rPr>
            </w:pPr>
            <w:r w:rsidRPr="00CC0718">
              <w:rPr>
                <w:b/>
                <w:color w:val="5C83B4"/>
                <w:spacing w:val="-2"/>
                <w:sz w:val="24"/>
              </w:rPr>
              <w:t>Codes\\AXIAL CODE\\Q4 a- Structure of the club\MARKETING AND OUTREACH\Marketing Chair</w:t>
            </w:r>
          </w:p>
        </w:tc>
      </w:tr>
      <w:tr w:rsidRPr="00CC0718" w:rsidR="00C71DC8" w:rsidTr="3A33D0EC" w14:paraId="2FE7DB29" w14:textId="77777777">
        <w:trPr>
          <w:trHeight w:val="444" w:hRule="exact"/>
        </w:trPr>
        <w:tc>
          <w:tcPr>
            <w:tcW w:w="1805" w:type="dxa"/>
            <w:shd w:val="clear" w:color="auto" w:fill="FFFFFF" w:themeFill="background1"/>
            <w:tcMar/>
          </w:tcPr>
          <w:p w:rsidRPr="00CC0718" w:rsidR="00C71DC8" w:rsidP="00244814" w:rsidRDefault="00C71DC8" w14:paraId="66D1D392" w14:textId="77777777">
            <w:pPr>
              <w:rPr>
                <w:b/>
                <w:color w:val="5C83B4"/>
                <w:spacing w:val="-2"/>
                <w:sz w:val="24"/>
              </w:rPr>
            </w:pPr>
            <w:r w:rsidRPr="00CC0718">
              <w:rPr>
                <w:b/>
                <w:color w:val="5C83B4"/>
                <w:spacing w:val="-2"/>
                <w:sz w:val="24"/>
              </w:rPr>
              <w:t>Classification:</w:t>
            </w:r>
          </w:p>
        </w:tc>
        <w:tc>
          <w:tcPr>
            <w:tcW w:w="8912" w:type="dxa"/>
            <w:gridSpan w:val="7"/>
            <w:vMerge/>
            <w:tcMar/>
          </w:tcPr>
          <w:p w:rsidRPr="00CC0718" w:rsidR="00C71DC8" w:rsidP="00244814" w:rsidRDefault="00C71DC8" w14:paraId="1AAE6866" w14:textId="77777777"/>
        </w:tc>
      </w:tr>
      <w:tr w:rsidRPr="00CC0718" w:rsidR="00C71DC8" w:rsidTr="3A33D0EC" w14:paraId="175CEF92" w14:textId="77777777">
        <w:trPr>
          <w:trHeight w:val="459" w:hRule="exact"/>
        </w:trPr>
        <w:tc>
          <w:tcPr>
            <w:tcW w:w="1805" w:type="dxa"/>
            <w:shd w:val="clear" w:color="auto" w:fill="FFFFFF" w:themeFill="background1"/>
            <w:tcMar/>
          </w:tcPr>
          <w:p w:rsidRPr="00CC0718" w:rsidR="00C71DC8" w:rsidP="00244814" w:rsidRDefault="00C71DC8" w14:paraId="6CCF8005" w14:textId="77777777">
            <w:pPr>
              <w:rPr>
                <w:b/>
                <w:color w:val="5C83B4"/>
                <w:spacing w:val="-2"/>
                <w:sz w:val="24"/>
              </w:rPr>
            </w:pPr>
            <w:r w:rsidRPr="00CC0718">
              <w:rPr>
                <w:b/>
                <w:color w:val="5C83B4"/>
                <w:spacing w:val="-2"/>
                <w:sz w:val="24"/>
              </w:rPr>
              <w:t>Aggregated:</w:t>
            </w:r>
          </w:p>
        </w:tc>
        <w:tc>
          <w:tcPr>
            <w:tcW w:w="8912" w:type="dxa"/>
            <w:gridSpan w:val="7"/>
            <w:shd w:val="clear" w:color="auto" w:fill="FFFFFF" w:themeFill="background1"/>
            <w:tcMar/>
          </w:tcPr>
          <w:p w:rsidRPr="00CC0718" w:rsidR="00C71DC8" w:rsidP="00244814" w:rsidRDefault="00C71DC8" w14:paraId="6F6F2EA2" w14:textId="77777777">
            <w:pPr>
              <w:rPr>
                <w:b/>
                <w:color w:val="5C83B4"/>
                <w:spacing w:val="-2"/>
                <w:sz w:val="24"/>
              </w:rPr>
            </w:pPr>
            <w:r w:rsidRPr="00CC0718">
              <w:rPr>
                <w:b/>
                <w:color w:val="5C83B4"/>
                <w:spacing w:val="-2"/>
                <w:sz w:val="24"/>
              </w:rPr>
              <w:t>No</w:t>
            </w:r>
          </w:p>
        </w:tc>
      </w:tr>
      <w:tr w:rsidRPr="00CC0718" w:rsidR="00C71DC8" w:rsidTr="3A33D0EC" w14:paraId="6FBA4B7E" w14:textId="77777777">
        <w:trPr>
          <w:trHeight w:val="329" w:hRule="exact"/>
        </w:trPr>
        <w:tc>
          <w:tcPr>
            <w:tcW w:w="3381" w:type="dxa"/>
            <w:gridSpan w:val="2"/>
            <w:tcBorders>
              <w:bottom w:val="single" w:color="8FB6EA" w:sz="5" w:space="0"/>
            </w:tcBorders>
            <w:shd w:val="clear" w:color="auto" w:fill="FFFFFF" w:themeFill="background1"/>
            <w:tcMar/>
          </w:tcPr>
          <w:p w:rsidRPr="00CC0718" w:rsidR="00C71DC8" w:rsidP="00244814" w:rsidRDefault="00C71DC8" w14:paraId="635F6B1C" w14:textId="77777777">
            <w:pPr>
              <w:rPr>
                <w:color w:val="000000"/>
                <w:spacing w:val="-2"/>
                <w:sz w:val="18"/>
              </w:rPr>
            </w:pPr>
            <w:r w:rsidRPr="00CC0718">
              <w:rPr>
                <w:color w:val="000000"/>
                <w:spacing w:val="-2"/>
                <w:sz w:val="18"/>
              </w:rPr>
              <w:t>Document</w:t>
            </w:r>
          </w:p>
        </w:tc>
        <w:tc>
          <w:tcPr>
            <w:tcW w:w="1132" w:type="dxa"/>
            <w:tcBorders>
              <w:bottom w:val="single" w:color="8FB6EA" w:sz="5" w:space="0"/>
            </w:tcBorders>
            <w:shd w:val="clear" w:color="auto" w:fill="FFFFFF" w:themeFill="background1"/>
            <w:tcMar/>
          </w:tcPr>
          <w:p w:rsidRPr="00CC0718" w:rsidR="00C71DC8" w:rsidP="00244814" w:rsidRDefault="00C71DC8" w14:paraId="5E9CFE6A" w14:textId="77777777">
            <w:pPr>
              <w:rPr>
                <w:color w:val="000000"/>
                <w:spacing w:val="-2"/>
                <w:sz w:val="18"/>
              </w:rPr>
            </w:pPr>
            <w:r w:rsidRPr="00CC0718">
              <w:rPr>
                <w:color w:val="000000"/>
                <w:spacing w:val="-2"/>
                <w:sz w:val="18"/>
              </w:rPr>
              <w:t>2</w:t>
            </w:r>
          </w:p>
        </w:tc>
        <w:tc>
          <w:tcPr>
            <w:tcW w:w="1576" w:type="dxa"/>
            <w:gridSpan w:val="2"/>
            <w:tcBorders>
              <w:bottom w:val="single" w:color="8FB6EA" w:sz="5" w:space="0"/>
            </w:tcBorders>
            <w:shd w:val="clear" w:color="auto" w:fill="FFFFFF" w:themeFill="background1"/>
            <w:tcMar/>
          </w:tcPr>
          <w:p w:rsidRPr="00CC0718" w:rsidR="00C71DC8" w:rsidP="00244814" w:rsidRDefault="00C71DC8" w14:paraId="47D92244" w14:textId="77777777">
            <w:pPr>
              <w:rPr>
                <w:color w:val="000000"/>
                <w:spacing w:val="-2"/>
                <w:sz w:val="18"/>
              </w:rPr>
            </w:pPr>
            <w:r w:rsidRPr="00CC0718">
              <w:rPr>
                <w:color w:val="000000"/>
                <w:spacing w:val="-2"/>
                <w:sz w:val="18"/>
              </w:rPr>
              <w:t>3</w:t>
            </w:r>
          </w:p>
        </w:tc>
        <w:tc>
          <w:tcPr>
            <w:tcW w:w="1362" w:type="dxa"/>
            <w:tcBorders>
              <w:bottom w:val="single" w:color="8FB6EA" w:sz="5" w:space="0"/>
            </w:tcBorders>
            <w:shd w:val="clear" w:color="auto" w:fill="FFFFFF" w:themeFill="background1"/>
            <w:tcMar/>
          </w:tcPr>
          <w:p w:rsidRPr="00CC0718" w:rsidR="00C71DC8" w:rsidP="00244814" w:rsidRDefault="00C71DC8" w14:paraId="70046AE9" w14:textId="77777777">
            <w:pPr>
              <w:rPr>
                <w:color w:val="000000"/>
                <w:spacing w:val="-2"/>
                <w:sz w:val="18"/>
              </w:rPr>
            </w:pPr>
            <w:r w:rsidRPr="00CC0718">
              <w:rPr>
                <w:color w:val="000000"/>
                <w:spacing w:val="-2"/>
                <w:sz w:val="18"/>
              </w:rPr>
              <w:t>9</w:t>
            </w:r>
          </w:p>
        </w:tc>
        <w:tc>
          <w:tcPr>
            <w:tcW w:w="1690" w:type="dxa"/>
            <w:tcBorders>
              <w:bottom w:val="single" w:color="8FB6EA" w:sz="5" w:space="0"/>
            </w:tcBorders>
            <w:shd w:val="clear" w:color="auto" w:fill="FFFFFF" w:themeFill="background1"/>
            <w:tcMar/>
          </w:tcPr>
          <w:p w:rsidRPr="00CC0718" w:rsidR="00C71DC8" w:rsidP="00244814" w:rsidRDefault="00C71DC8" w14:paraId="74864F2C" w14:textId="77777777">
            <w:pPr>
              <w:rPr>
                <w:color w:val="000000"/>
                <w:spacing w:val="-2"/>
                <w:sz w:val="18"/>
              </w:rPr>
            </w:pPr>
            <w:r w:rsidRPr="00CC0718">
              <w:rPr>
                <w:color w:val="000000"/>
                <w:spacing w:val="-2"/>
                <w:sz w:val="18"/>
              </w:rPr>
              <w:t>3</w:t>
            </w:r>
          </w:p>
        </w:tc>
        <w:tc>
          <w:tcPr>
            <w:tcW w:w="1576" w:type="dxa"/>
            <w:tcBorders>
              <w:bottom w:val="single" w:color="8FB6EA" w:sz="5" w:space="0"/>
            </w:tcBorders>
            <w:shd w:val="clear" w:color="auto" w:fill="FFFFFF" w:themeFill="background1"/>
            <w:tcMar/>
          </w:tcPr>
          <w:p w:rsidRPr="00CC0718" w:rsidR="00C71DC8" w:rsidP="00244814" w:rsidRDefault="00C71DC8" w14:paraId="5F9845CA" w14:textId="77777777">
            <w:pPr>
              <w:rPr>
                <w:color w:val="000000"/>
                <w:spacing w:val="-2"/>
                <w:sz w:val="18"/>
              </w:rPr>
            </w:pPr>
          </w:p>
        </w:tc>
      </w:tr>
      <w:tr w:rsidRPr="00CC0718" w:rsidR="00C71DC8" w:rsidTr="3A33D0EC" w14:paraId="68440ED4" w14:textId="77777777">
        <w:trPr>
          <w:trHeight w:val="459" w:hRule="exact"/>
        </w:trPr>
        <w:tc>
          <w:tcPr>
            <w:tcW w:w="10717" w:type="dxa"/>
            <w:gridSpan w:val="8"/>
            <w:tcBorders>
              <w:top w:val="single" w:color="8FB6EA" w:sz="5" w:space="0"/>
            </w:tcBorders>
            <w:tcMar/>
          </w:tcPr>
          <w:p w:rsidRPr="00CC0718" w:rsidR="00C71DC8" w:rsidP="00244814" w:rsidRDefault="00C71DC8" w14:paraId="58EF1D4E" w14:textId="77777777"/>
        </w:tc>
      </w:tr>
      <w:tr w:rsidRPr="00CC0718" w:rsidR="00C71DC8" w:rsidTr="3A33D0EC" w14:paraId="290ED68D" w14:textId="77777777">
        <w:trPr>
          <w:trHeight w:val="329" w:hRule="exact"/>
        </w:trPr>
        <w:tc>
          <w:tcPr>
            <w:tcW w:w="10717" w:type="dxa"/>
            <w:gridSpan w:val="8"/>
            <w:shd w:val="clear" w:color="auto" w:fill="FFFFFF" w:themeFill="background1"/>
            <w:tcMar/>
          </w:tcPr>
          <w:p w:rsidRPr="00CC0718" w:rsidR="00C71DC8" w:rsidP="00244814" w:rsidRDefault="00C71DC8" w14:paraId="15F9BE86" w14:textId="77777777">
            <w:pPr>
              <w:rPr>
                <w:b/>
                <w:color w:val="5C83B4"/>
                <w:spacing w:val="-2"/>
                <w:sz w:val="24"/>
              </w:rPr>
            </w:pPr>
          </w:p>
        </w:tc>
      </w:tr>
      <w:tr w:rsidRPr="00CC0718" w:rsidR="00C71DC8" w:rsidTr="3A33D0EC" w14:paraId="70E19917" w14:textId="77777777">
        <w:trPr>
          <w:trHeight w:val="459" w:hRule="exact"/>
        </w:trPr>
        <w:tc>
          <w:tcPr>
            <w:tcW w:w="1805" w:type="dxa"/>
            <w:shd w:val="clear" w:color="auto" w:fill="FFFFFF" w:themeFill="background1"/>
            <w:tcMar/>
          </w:tcPr>
          <w:p w:rsidRPr="00CC0718" w:rsidR="00C71DC8" w:rsidP="00244814" w:rsidRDefault="00C71DC8" w14:paraId="394997B8" w14:textId="77777777">
            <w:pPr>
              <w:rPr>
                <w:b/>
                <w:color w:val="5C83B4"/>
                <w:spacing w:val="-2"/>
                <w:sz w:val="24"/>
              </w:rPr>
            </w:pPr>
            <w:r w:rsidRPr="00CC0718">
              <w:rPr>
                <w:b/>
                <w:color w:val="5C83B4"/>
                <w:spacing w:val="-2"/>
                <w:sz w:val="24"/>
              </w:rPr>
              <w:t>Nickname:</w:t>
            </w:r>
          </w:p>
        </w:tc>
        <w:tc>
          <w:tcPr>
            <w:tcW w:w="8912" w:type="dxa"/>
            <w:gridSpan w:val="7"/>
            <w:vMerge w:val="restart"/>
            <w:shd w:val="clear" w:color="auto" w:fill="FFFFFF" w:themeFill="background1"/>
            <w:tcMar/>
          </w:tcPr>
          <w:p w:rsidRPr="00CC0718" w:rsidR="00C71DC8" w:rsidP="00244814" w:rsidRDefault="00C71DC8" w14:paraId="574E4609" w14:textId="77777777">
            <w:pPr>
              <w:rPr>
                <w:b/>
                <w:color w:val="5C83B4"/>
                <w:spacing w:val="-2"/>
                <w:sz w:val="24"/>
              </w:rPr>
            </w:pPr>
            <w:r w:rsidRPr="00CC0718">
              <w:rPr>
                <w:b/>
                <w:color w:val="5C83B4"/>
                <w:spacing w:val="-2"/>
                <w:sz w:val="24"/>
              </w:rPr>
              <w:t>Codes\\AXIAL CODE\\Q4 a- Structure of the club\MARKETING AND OUTREACH\Marketing Manager</w:t>
            </w:r>
          </w:p>
        </w:tc>
      </w:tr>
      <w:tr w:rsidRPr="00CC0718" w:rsidR="00C71DC8" w:rsidTr="3A33D0EC" w14:paraId="09A49B53" w14:textId="77777777">
        <w:trPr>
          <w:trHeight w:val="444" w:hRule="exact"/>
        </w:trPr>
        <w:tc>
          <w:tcPr>
            <w:tcW w:w="1805" w:type="dxa"/>
            <w:shd w:val="clear" w:color="auto" w:fill="FFFFFF" w:themeFill="background1"/>
            <w:tcMar/>
          </w:tcPr>
          <w:p w:rsidRPr="00CC0718" w:rsidR="00C71DC8" w:rsidP="00244814" w:rsidRDefault="00C71DC8" w14:paraId="19BAEEAF" w14:textId="77777777">
            <w:pPr>
              <w:rPr>
                <w:b/>
                <w:color w:val="5C83B4"/>
                <w:spacing w:val="-2"/>
                <w:sz w:val="24"/>
              </w:rPr>
            </w:pPr>
            <w:r w:rsidRPr="00CC0718">
              <w:rPr>
                <w:b/>
                <w:color w:val="5C83B4"/>
                <w:spacing w:val="-2"/>
                <w:sz w:val="24"/>
              </w:rPr>
              <w:t>Classification:</w:t>
            </w:r>
          </w:p>
        </w:tc>
        <w:tc>
          <w:tcPr>
            <w:tcW w:w="8912" w:type="dxa"/>
            <w:gridSpan w:val="7"/>
            <w:vMerge/>
            <w:tcMar/>
          </w:tcPr>
          <w:p w:rsidRPr="00CC0718" w:rsidR="00C71DC8" w:rsidP="00244814" w:rsidRDefault="00C71DC8" w14:paraId="336375A2" w14:textId="77777777"/>
        </w:tc>
      </w:tr>
      <w:tr w:rsidRPr="00CC0718" w:rsidR="00C71DC8" w:rsidTr="3A33D0EC" w14:paraId="1D430AD3" w14:textId="77777777">
        <w:trPr>
          <w:trHeight w:val="458" w:hRule="exact"/>
        </w:trPr>
        <w:tc>
          <w:tcPr>
            <w:tcW w:w="1805" w:type="dxa"/>
            <w:shd w:val="clear" w:color="auto" w:fill="FFFFFF" w:themeFill="background1"/>
            <w:tcMar/>
          </w:tcPr>
          <w:p w:rsidRPr="00CC0718" w:rsidR="00C71DC8" w:rsidP="00244814" w:rsidRDefault="00C71DC8" w14:paraId="0AE77FF8" w14:textId="77777777">
            <w:pPr>
              <w:rPr>
                <w:b/>
                <w:color w:val="5C83B4"/>
                <w:spacing w:val="-2"/>
                <w:sz w:val="24"/>
              </w:rPr>
            </w:pPr>
            <w:r w:rsidRPr="00CC0718">
              <w:rPr>
                <w:b/>
                <w:color w:val="5C83B4"/>
                <w:spacing w:val="-2"/>
                <w:sz w:val="24"/>
              </w:rPr>
              <w:t>Aggregated:</w:t>
            </w:r>
          </w:p>
        </w:tc>
        <w:tc>
          <w:tcPr>
            <w:tcW w:w="8912" w:type="dxa"/>
            <w:gridSpan w:val="7"/>
            <w:shd w:val="clear" w:color="auto" w:fill="FFFFFF" w:themeFill="background1"/>
            <w:tcMar/>
          </w:tcPr>
          <w:p w:rsidRPr="00CC0718" w:rsidR="00C71DC8" w:rsidP="00244814" w:rsidRDefault="00C71DC8" w14:paraId="6E250523" w14:textId="77777777">
            <w:pPr>
              <w:rPr>
                <w:b/>
                <w:color w:val="5C83B4"/>
                <w:spacing w:val="-2"/>
                <w:sz w:val="24"/>
              </w:rPr>
            </w:pPr>
            <w:r w:rsidRPr="00CC0718">
              <w:rPr>
                <w:b/>
                <w:color w:val="5C83B4"/>
                <w:spacing w:val="-2"/>
                <w:sz w:val="24"/>
              </w:rPr>
              <w:t>No</w:t>
            </w:r>
          </w:p>
        </w:tc>
      </w:tr>
      <w:tr w:rsidRPr="00CC0718" w:rsidR="00C71DC8" w:rsidTr="3A33D0EC" w14:paraId="07578C2A" w14:textId="77777777">
        <w:trPr>
          <w:trHeight w:val="344" w:hRule="exact"/>
        </w:trPr>
        <w:tc>
          <w:tcPr>
            <w:tcW w:w="3381" w:type="dxa"/>
            <w:gridSpan w:val="2"/>
            <w:tcBorders>
              <w:bottom w:val="single" w:color="8FB6EA" w:sz="5" w:space="0"/>
            </w:tcBorders>
            <w:shd w:val="clear" w:color="auto" w:fill="FFFFFF" w:themeFill="background1"/>
            <w:tcMar/>
          </w:tcPr>
          <w:p w:rsidRPr="00CC0718" w:rsidR="00C71DC8" w:rsidP="00244814" w:rsidRDefault="00C71DC8" w14:paraId="300304EA" w14:textId="77777777">
            <w:pPr>
              <w:rPr>
                <w:color w:val="000000"/>
                <w:spacing w:val="-2"/>
                <w:sz w:val="18"/>
              </w:rPr>
            </w:pPr>
            <w:r w:rsidRPr="00CC0718">
              <w:rPr>
                <w:color w:val="000000"/>
                <w:spacing w:val="-2"/>
                <w:sz w:val="18"/>
              </w:rPr>
              <w:t>Document</w:t>
            </w:r>
          </w:p>
        </w:tc>
        <w:tc>
          <w:tcPr>
            <w:tcW w:w="1132" w:type="dxa"/>
            <w:tcBorders>
              <w:bottom w:val="single" w:color="8FB6EA" w:sz="5" w:space="0"/>
            </w:tcBorders>
            <w:shd w:val="clear" w:color="auto" w:fill="FFFFFF" w:themeFill="background1"/>
            <w:tcMar/>
          </w:tcPr>
          <w:p w:rsidRPr="00CC0718" w:rsidR="00C71DC8" w:rsidP="00244814" w:rsidRDefault="00C71DC8" w14:paraId="7EE04AB0" w14:textId="77777777">
            <w:pPr>
              <w:rPr>
                <w:color w:val="000000"/>
                <w:spacing w:val="-2"/>
                <w:sz w:val="18"/>
              </w:rPr>
            </w:pPr>
            <w:r w:rsidRPr="00CC0718">
              <w:rPr>
                <w:color w:val="000000"/>
                <w:spacing w:val="-2"/>
                <w:sz w:val="18"/>
              </w:rPr>
              <w:t>1</w:t>
            </w:r>
          </w:p>
        </w:tc>
        <w:tc>
          <w:tcPr>
            <w:tcW w:w="1576" w:type="dxa"/>
            <w:gridSpan w:val="2"/>
            <w:tcBorders>
              <w:bottom w:val="single" w:color="8FB6EA" w:sz="5" w:space="0"/>
            </w:tcBorders>
            <w:shd w:val="clear" w:color="auto" w:fill="FFFFFF" w:themeFill="background1"/>
            <w:tcMar/>
          </w:tcPr>
          <w:p w:rsidRPr="00CC0718" w:rsidR="00C71DC8" w:rsidP="00244814" w:rsidRDefault="00C71DC8" w14:paraId="7D9E3F4A" w14:textId="77777777">
            <w:pPr>
              <w:rPr>
                <w:color w:val="000000"/>
                <w:spacing w:val="-2"/>
                <w:sz w:val="18"/>
              </w:rPr>
            </w:pPr>
            <w:r w:rsidRPr="00CC0718">
              <w:rPr>
                <w:color w:val="000000"/>
                <w:spacing w:val="-2"/>
                <w:sz w:val="18"/>
              </w:rPr>
              <w:t>1</w:t>
            </w:r>
          </w:p>
        </w:tc>
        <w:tc>
          <w:tcPr>
            <w:tcW w:w="1362" w:type="dxa"/>
            <w:tcBorders>
              <w:bottom w:val="single" w:color="8FB6EA" w:sz="5" w:space="0"/>
            </w:tcBorders>
            <w:shd w:val="clear" w:color="auto" w:fill="FFFFFF" w:themeFill="background1"/>
            <w:tcMar/>
          </w:tcPr>
          <w:p w:rsidRPr="00CC0718" w:rsidR="00C71DC8" w:rsidP="00244814" w:rsidRDefault="00C71DC8" w14:paraId="3AEEF5BD" w14:textId="77777777">
            <w:pPr>
              <w:rPr>
                <w:color w:val="000000"/>
                <w:spacing w:val="-2"/>
                <w:sz w:val="18"/>
              </w:rPr>
            </w:pPr>
            <w:r w:rsidRPr="00CC0718">
              <w:rPr>
                <w:color w:val="000000"/>
                <w:spacing w:val="-2"/>
                <w:sz w:val="18"/>
              </w:rPr>
              <w:t>2</w:t>
            </w:r>
          </w:p>
        </w:tc>
        <w:tc>
          <w:tcPr>
            <w:tcW w:w="1690" w:type="dxa"/>
            <w:tcBorders>
              <w:bottom w:val="single" w:color="8FB6EA" w:sz="5" w:space="0"/>
            </w:tcBorders>
            <w:shd w:val="clear" w:color="auto" w:fill="FFFFFF" w:themeFill="background1"/>
            <w:tcMar/>
          </w:tcPr>
          <w:p w:rsidRPr="00CC0718" w:rsidR="00C71DC8" w:rsidP="00244814" w:rsidRDefault="00C71DC8" w14:paraId="7C56373D" w14:textId="77777777">
            <w:pPr>
              <w:rPr>
                <w:color w:val="000000"/>
                <w:spacing w:val="-2"/>
                <w:sz w:val="18"/>
              </w:rPr>
            </w:pPr>
            <w:r w:rsidRPr="00CC0718">
              <w:rPr>
                <w:color w:val="000000"/>
                <w:spacing w:val="-2"/>
                <w:sz w:val="18"/>
              </w:rPr>
              <w:t>1</w:t>
            </w:r>
          </w:p>
        </w:tc>
        <w:tc>
          <w:tcPr>
            <w:tcW w:w="1576" w:type="dxa"/>
            <w:tcBorders>
              <w:bottom w:val="single" w:color="8FB6EA" w:sz="5" w:space="0"/>
            </w:tcBorders>
            <w:shd w:val="clear" w:color="auto" w:fill="FFFFFF" w:themeFill="background1"/>
            <w:tcMar/>
          </w:tcPr>
          <w:p w:rsidRPr="00CC0718" w:rsidR="00C71DC8" w:rsidP="00244814" w:rsidRDefault="00C71DC8" w14:paraId="1292085D" w14:textId="77777777">
            <w:pPr>
              <w:rPr>
                <w:color w:val="000000"/>
                <w:spacing w:val="-2"/>
                <w:sz w:val="18"/>
              </w:rPr>
            </w:pPr>
          </w:p>
        </w:tc>
      </w:tr>
      <w:tr w:rsidRPr="00CC0718" w:rsidR="00C71DC8" w:rsidTr="3A33D0EC" w14:paraId="1CAB522B" w14:textId="77777777">
        <w:trPr>
          <w:trHeight w:val="444" w:hRule="exact"/>
        </w:trPr>
        <w:tc>
          <w:tcPr>
            <w:tcW w:w="10717" w:type="dxa"/>
            <w:gridSpan w:val="8"/>
            <w:tcBorders>
              <w:top w:val="single" w:color="8FB6EA" w:sz="5" w:space="0"/>
            </w:tcBorders>
            <w:tcMar/>
          </w:tcPr>
          <w:p w:rsidRPr="00CC0718" w:rsidR="00C71DC8" w:rsidP="00244814" w:rsidRDefault="00C71DC8" w14:paraId="44A8D976" w14:textId="77777777"/>
        </w:tc>
      </w:tr>
      <w:tr w:rsidRPr="00CC0718" w:rsidR="00C71DC8" w:rsidTr="3A33D0EC" w14:paraId="793F0DD2" w14:textId="77777777">
        <w:trPr>
          <w:trHeight w:val="602" w:hRule="exact"/>
        </w:trPr>
        <w:tc>
          <w:tcPr>
            <w:tcW w:w="10717" w:type="dxa"/>
            <w:gridSpan w:val="8"/>
            <w:shd w:val="clear" w:color="auto" w:fill="FFFFFF" w:themeFill="background1"/>
            <w:tcMar/>
          </w:tcPr>
          <w:p w:rsidRPr="00CC0718" w:rsidR="00C71DC8" w:rsidP="00244814" w:rsidRDefault="00C71DC8" w14:paraId="737C0E57" w14:textId="77777777">
            <w:pPr>
              <w:rPr>
                <w:b/>
                <w:color w:val="5C83B4"/>
                <w:spacing w:val="-2"/>
                <w:sz w:val="24"/>
              </w:rPr>
            </w:pPr>
          </w:p>
        </w:tc>
      </w:tr>
      <w:tr w:rsidRPr="00CC0718" w:rsidR="00C71DC8" w:rsidTr="3A33D0EC" w14:paraId="479DABBE" w14:textId="77777777">
        <w:trPr>
          <w:trHeight w:val="459" w:hRule="exact"/>
        </w:trPr>
        <w:tc>
          <w:tcPr>
            <w:tcW w:w="1805" w:type="dxa"/>
            <w:shd w:val="clear" w:color="auto" w:fill="FFFFFF" w:themeFill="background1"/>
            <w:tcMar/>
          </w:tcPr>
          <w:p w:rsidRPr="00CC0718" w:rsidR="00C71DC8" w:rsidP="00244814" w:rsidRDefault="00C71DC8" w14:paraId="030238FD" w14:textId="77777777">
            <w:pPr>
              <w:rPr>
                <w:b/>
                <w:color w:val="5C83B4"/>
                <w:spacing w:val="-2"/>
                <w:sz w:val="24"/>
              </w:rPr>
            </w:pPr>
            <w:r w:rsidRPr="00CC0718">
              <w:rPr>
                <w:b/>
                <w:color w:val="5C83B4"/>
                <w:spacing w:val="-2"/>
                <w:sz w:val="24"/>
              </w:rPr>
              <w:t>Nickname:</w:t>
            </w:r>
          </w:p>
        </w:tc>
        <w:tc>
          <w:tcPr>
            <w:tcW w:w="8912" w:type="dxa"/>
            <w:gridSpan w:val="7"/>
            <w:vMerge w:val="restart"/>
            <w:shd w:val="clear" w:color="auto" w:fill="FFFFFF" w:themeFill="background1"/>
            <w:tcMar/>
          </w:tcPr>
          <w:p w:rsidRPr="00CC0718" w:rsidR="00C71DC8" w:rsidP="00244814" w:rsidRDefault="00C71DC8" w14:paraId="0750F397" w14:textId="77777777">
            <w:pPr>
              <w:rPr>
                <w:b/>
                <w:color w:val="5C83B4"/>
                <w:spacing w:val="-2"/>
                <w:sz w:val="24"/>
              </w:rPr>
            </w:pPr>
            <w:r w:rsidRPr="00CC0718">
              <w:rPr>
                <w:b/>
                <w:color w:val="5C83B4"/>
                <w:spacing w:val="-2"/>
                <w:sz w:val="24"/>
              </w:rPr>
              <w:t>Codes\\AXIAL CODE\\Q4 a- Structure of the club\MARKETING AND OUTREACH\PR designs posters and images</w:t>
            </w:r>
          </w:p>
        </w:tc>
      </w:tr>
      <w:tr w:rsidRPr="00CC0718" w:rsidR="00C71DC8" w:rsidTr="3A33D0EC" w14:paraId="639A63E9" w14:textId="77777777">
        <w:trPr>
          <w:trHeight w:val="444" w:hRule="exact"/>
        </w:trPr>
        <w:tc>
          <w:tcPr>
            <w:tcW w:w="1805" w:type="dxa"/>
            <w:shd w:val="clear" w:color="auto" w:fill="FFFFFF" w:themeFill="background1"/>
            <w:tcMar/>
          </w:tcPr>
          <w:p w:rsidRPr="00CC0718" w:rsidR="00C71DC8" w:rsidP="00244814" w:rsidRDefault="00C71DC8" w14:paraId="06D2783A" w14:textId="77777777">
            <w:pPr>
              <w:rPr>
                <w:b/>
                <w:color w:val="5C83B4"/>
                <w:spacing w:val="-2"/>
                <w:sz w:val="24"/>
              </w:rPr>
            </w:pPr>
            <w:r w:rsidRPr="00CC0718">
              <w:rPr>
                <w:b/>
                <w:color w:val="5C83B4"/>
                <w:spacing w:val="-2"/>
                <w:sz w:val="24"/>
              </w:rPr>
              <w:t>Classification:</w:t>
            </w:r>
          </w:p>
        </w:tc>
        <w:tc>
          <w:tcPr>
            <w:tcW w:w="8912" w:type="dxa"/>
            <w:gridSpan w:val="7"/>
            <w:vMerge/>
            <w:tcMar/>
          </w:tcPr>
          <w:p w:rsidRPr="00CC0718" w:rsidR="00C71DC8" w:rsidP="00244814" w:rsidRDefault="00C71DC8" w14:paraId="535AF5F4" w14:textId="77777777"/>
        </w:tc>
      </w:tr>
      <w:tr w:rsidRPr="00CC0718" w:rsidR="00C71DC8" w:rsidTr="3A33D0EC" w14:paraId="796EC885" w14:textId="77777777">
        <w:trPr>
          <w:trHeight w:val="458" w:hRule="exact"/>
        </w:trPr>
        <w:tc>
          <w:tcPr>
            <w:tcW w:w="1805" w:type="dxa"/>
            <w:shd w:val="clear" w:color="auto" w:fill="FFFFFF" w:themeFill="background1"/>
            <w:tcMar/>
          </w:tcPr>
          <w:p w:rsidRPr="00CC0718" w:rsidR="00C71DC8" w:rsidP="00244814" w:rsidRDefault="00C71DC8" w14:paraId="34F7CC6B" w14:textId="77777777">
            <w:pPr>
              <w:rPr>
                <w:b/>
                <w:color w:val="5C83B4"/>
                <w:spacing w:val="-2"/>
                <w:sz w:val="24"/>
              </w:rPr>
            </w:pPr>
            <w:r w:rsidRPr="00CC0718">
              <w:rPr>
                <w:b/>
                <w:color w:val="5C83B4"/>
                <w:spacing w:val="-2"/>
                <w:sz w:val="24"/>
              </w:rPr>
              <w:t>Aggregated:</w:t>
            </w:r>
          </w:p>
        </w:tc>
        <w:tc>
          <w:tcPr>
            <w:tcW w:w="8912" w:type="dxa"/>
            <w:gridSpan w:val="7"/>
            <w:shd w:val="clear" w:color="auto" w:fill="FFFFFF" w:themeFill="background1"/>
            <w:tcMar/>
          </w:tcPr>
          <w:p w:rsidRPr="00CC0718" w:rsidR="00C71DC8" w:rsidP="00244814" w:rsidRDefault="00C71DC8" w14:paraId="2169F87E" w14:textId="77777777">
            <w:pPr>
              <w:rPr>
                <w:b/>
                <w:color w:val="5C83B4"/>
                <w:spacing w:val="-2"/>
                <w:sz w:val="24"/>
              </w:rPr>
            </w:pPr>
            <w:r w:rsidRPr="00CC0718">
              <w:rPr>
                <w:b/>
                <w:color w:val="5C83B4"/>
                <w:spacing w:val="-2"/>
                <w:sz w:val="24"/>
              </w:rPr>
              <w:t>No</w:t>
            </w:r>
          </w:p>
        </w:tc>
      </w:tr>
      <w:tr w:rsidRPr="00CC0718" w:rsidR="00C71DC8" w:rsidTr="3A33D0EC" w14:paraId="11C51153" w14:textId="77777777">
        <w:trPr>
          <w:trHeight w:val="330" w:hRule="exact"/>
        </w:trPr>
        <w:tc>
          <w:tcPr>
            <w:tcW w:w="3381" w:type="dxa"/>
            <w:gridSpan w:val="2"/>
            <w:tcBorders>
              <w:bottom w:val="single" w:color="8FB6EA" w:sz="5" w:space="0"/>
            </w:tcBorders>
            <w:shd w:val="clear" w:color="auto" w:fill="FFFFFF" w:themeFill="background1"/>
            <w:tcMar/>
          </w:tcPr>
          <w:p w:rsidRPr="00CC0718" w:rsidR="00C71DC8" w:rsidP="00244814" w:rsidRDefault="00C71DC8" w14:paraId="2A0F92D9" w14:textId="77777777">
            <w:pPr>
              <w:rPr>
                <w:color w:val="000000"/>
                <w:spacing w:val="-2"/>
                <w:sz w:val="18"/>
              </w:rPr>
            </w:pPr>
            <w:r w:rsidRPr="00CC0718">
              <w:rPr>
                <w:color w:val="000000"/>
                <w:spacing w:val="-2"/>
                <w:sz w:val="18"/>
              </w:rPr>
              <w:t>Document</w:t>
            </w:r>
          </w:p>
        </w:tc>
        <w:tc>
          <w:tcPr>
            <w:tcW w:w="1132" w:type="dxa"/>
            <w:tcBorders>
              <w:bottom w:val="single" w:color="8FB6EA" w:sz="5" w:space="0"/>
            </w:tcBorders>
            <w:shd w:val="clear" w:color="auto" w:fill="FFFFFF" w:themeFill="background1"/>
            <w:tcMar/>
          </w:tcPr>
          <w:p w:rsidRPr="00CC0718" w:rsidR="00C71DC8" w:rsidP="00244814" w:rsidRDefault="00C71DC8" w14:paraId="32816454" w14:textId="77777777">
            <w:pPr>
              <w:rPr>
                <w:color w:val="000000"/>
                <w:spacing w:val="-2"/>
                <w:sz w:val="18"/>
              </w:rPr>
            </w:pPr>
            <w:r w:rsidRPr="00CC0718">
              <w:rPr>
                <w:color w:val="000000"/>
                <w:spacing w:val="-2"/>
                <w:sz w:val="18"/>
              </w:rPr>
              <w:t>1</w:t>
            </w:r>
          </w:p>
        </w:tc>
        <w:tc>
          <w:tcPr>
            <w:tcW w:w="1576" w:type="dxa"/>
            <w:gridSpan w:val="2"/>
            <w:tcBorders>
              <w:bottom w:val="single" w:color="8FB6EA" w:sz="5" w:space="0"/>
            </w:tcBorders>
            <w:shd w:val="clear" w:color="auto" w:fill="FFFFFF" w:themeFill="background1"/>
            <w:tcMar/>
          </w:tcPr>
          <w:p w:rsidRPr="00CC0718" w:rsidR="00C71DC8" w:rsidP="00244814" w:rsidRDefault="00C71DC8" w14:paraId="28F2A7A9" w14:textId="77777777">
            <w:pPr>
              <w:rPr>
                <w:color w:val="000000"/>
                <w:spacing w:val="-2"/>
                <w:sz w:val="18"/>
              </w:rPr>
            </w:pPr>
            <w:r w:rsidRPr="00CC0718">
              <w:rPr>
                <w:color w:val="000000"/>
                <w:spacing w:val="-2"/>
                <w:sz w:val="18"/>
              </w:rPr>
              <w:t>2</w:t>
            </w:r>
          </w:p>
        </w:tc>
        <w:tc>
          <w:tcPr>
            <w:tcW w:w="1362" w:type="dxa"/>
            <w:tcBorders>
              <w:bottom w:val="single" w:color="8FB6EA" w:sz="5" w:space="0"/>
            </w:tcBorders>
            <w:shd w:val="clear" w:color="auto" w:fill="FFFFFF" w:themeFill="background1"/>
            <w:tcMar/>
          </w:tcPr>
          <w:p w:rsidRPr="00CC0718" w:rsidR="00C71DC8" w:rsidP="00244814" w:rsidRDefault="00C71DC8" w14:paraId="0016BA44" w14:textId="77777777">
            <w:pPr>
              <w:rPr>
                <w:color w:val="000000"/>
                <w:spacing w:val="-2"/>
                <w:sz w:val="18"/>
              </w:rPr>
            </w:pPr>
            <w:r w:rsidRPr="00CC0718">
              <w:rPr>
                <w:color w:val="000000"/>
                <w:spacing w:val="-2"/>
                <w:sz w:val="18"/>
              </w:rPr>
              <w:t>15</w:t>
            </w:r>
          </w:p>
        </w:tc>
        <w:tc>
          <w:tcPr>
            <w:tcW w:w="1690" w:type="dxa"/>
            <w:tcBorders>
              <w:bottom w:val="single" w:color="8FB6EA" w:sz="5" w:space="0"/>
            </w:tcBorders>
            <w:shd w:val="clear" w:color="auto" w:fill="FFFFFF" w:themeFill="background1"/>
            <w:tcMar/>
          </w:tcPr>
          <w:p w:rsidRPr="00CC0718" w:rsidR="00C71DC8" w:rsidP="00244814" w:rsidRDefault="00C71DC8" w14:paraId="02F47B34" w14:textId="77777777">
            <w:pPr>
              <w:rPr>
                <w:color w:val="000000"/>
                <w:spacing w:val="-2"/>
                <w:sz w:val="18"/>
              </w:rPr>
            </w:pPr>
            <w:r w:rsidRPr="00CC0718">
              <w:rPr>
                <w:color w:val="000000"/>
                <w:spacing w:val="-2"/>
                <w:sz w:val="18"/>
              </w:rPr>
              <w:t>2</w:t>
            </w:r>
          </w:p>
        </w:tc>
        <w:tc>
          <w:tcPr>
            <w:tcW w:w="1576" w:type="dxa"/>
            <w:tcBorders>
              <w:bottom w:val="single" w:color="8FB6EA" w:sz="5" w:space="0"/>
            </w:tcBorders>
            <w:shd w:val="clear" w:color="auto" w:fill="FFFFFF" w:themeFill="background1"/>
            <w:tcMar/>
          </w:tcPr>
          <w:p w:rsidRPr="00CC0718" w:rsidR="00C71DC8" w:rsidP="00244814" w:rsidRDefault="00C71DC8" w14:paraId="78272BB7" w14:textId="77777777">
            <w:pPr>
              <w:rPr>
                <w:color w:val="000000"/>
                <w:spacing w:val="-2"/>
                <w:sz w:val="18"/>
              </w:rPr>
            </w:pPr>
          </w:p>
        </w:tc>
      </w:tr>
      <w:tr w:rsidRPr="00CC0718" w:rsidR="00C71DC8" w:rsidTr="3A33D0EC" w14:paraId="4FF0B473" w14:textId="77777777">
        <w:trPr>
          <w:trHeight w:val="458" w:hRule="exact"/>
        </w:trPr>
        <w:tc>
          <w:tcPr>
            <w:tcW w:w="10717" w:type="dxa"/>
            <w:gridSpan w:val="8"/>
            <w:tcBorders>
              <w:top w:val="single" w:color="8FB6EA" w:sz="5" w:space="0"/>
            </w:tcBorders>
            <w:tcMar/>
          </w:tcPr>
          <w:p w:rsidRPr="00CC0718" w:rsidR="00C71DC8" w:rsidP="00244814" w:rsidRDefault="00C71DC8" w14:paraId="50365892" w14:textId="77777777"/>
        </w:tc>
      </w:tr>
      <w:tr w:rsidRPr="00CC0718" w:rsidR="00C71DC8" w:rsidTr="3A33D0EC" w14:paraId="3486CC3D" w14:textId="77777777">
        <w:trPr>
          <w:trHeight w:val="330" w:hRule="exact"/>
        </w:trPr>
        <w:tc>
          <w:tcPr>
            <w:tcW w:w="10717" w:type="dxa"/>
            <w:gridSpan w:val="8"/>
            <w:shd w:val="clear" w:color="auto" w:fill="FFFFFF" w:themeFill="background1"/>
            <w:tcMar/>
          </w:tcPr>
          <w:p w:rsidRPr="00CC0718" w:rsidR="00C71DC8" w:rsidP="00244814" w:rsidRDefault="00C71DC8" w14:paraId="604790B1" w14:textId="77777777">
            <w:pPr>
              <w:rPr>
                <w:b/>
                <w:color w:val="5C83B4"/>
                <w:spacing w:val="-2"/>
                <w:sz w:val="24"/>
              </w:rPr>
            </w:pPr>
            <w:bookmarkStart w:name="CodesAXIALCODEQ4aStructureoftheclubMARKE" w:id="50"/>
            <w:bookmarkEnd w:id="50"/>
          </w:p>
        </w:tc>
      </w:tr>
      <w:tr w:rsidRPr="00CC0718" w:rsidR="00C71DC8" w:rsidTr="3A33D0EC" w14:paraId="48E04857" w14:textId="77777777">
        <w:trPr>
          <w:trHeight w:val="458" w:hRule="exact"/>
        </w:trPr>
        <w:tc>
          <w:tcPr>
            <w:tcW w:w="1805" w:type="dxa"/>
            <w:shd w:val="clear" w:color="auto" w:fill="FFFFFF" w:themeFill="background1"/>
            <w:tcMar/>
          </w:tcPr>
          <w:p w:rsidRPr="00CC0718" w:rsidR="00C71DC8" w:rsidP="00244814" w:rsidRDefault="00C71DC8" w14:paraId="32561641" w14:textId="77777777">
            <w:pPr>
              <w:rPr>
                <w:b/>
                <w:color w:val="5C83B4"/>
                <w:spacing w:val="-2"/>
                <w:sz w:val="24"/>
              </w:rPr>
            </w:pPr>
            <w:r w:rsidRPr="00CC0718">
              <w:rPr>
                <w:b/>
                <w:color w:val="5C83B4"/>
                <w:spacing w:val="-2"/>
                <w:sz w:val="24"/>
              </w:rPr>
              <w:t>Nickname:</w:t>
            </w:r>
          </w:p>
        </w:tc>
        <w:tc>
          <w:tcPr>
            <w:tcW w:w="8912" w:type="dxa"/>
            <w:gridSpan w:val="7"/>
            <w:vMerge w:val="restart"/>
            <w:shd w:val="clear" w:color="auto" w:fill="FFFFFF" w:themeFill="background1"/>
            <w:tcMar/>
          </w:tcPr>
          <w:p w:rsidRPr="00CC0718" w:rsidR="00C71DC8" w:rsidP="3A33D0EC" w:rsidRDefault="00C71DC8" w14:paraId="2BA08A24" w14:textId="77777777">
            <w:pPr>
              <w:rPr>
                <w:b w:val="1"/>
                <w:bCs w:val="1"/>
                <w:color w:val="5C83B4"/>
                <w:spacing w:val="-2"/>
                <w:sz w:val="24"/>
                <w:szCs w:val="24"/>
                <w:lang w:val="en-US"/>
              </w:rPr>
            </w:pPr>
            <w:r w:rsidRPr="3A33D0EC" w:rsidR="00C71DC8">
              <w:rPr>
                <w:b w:val="1"/>
                <w:bCs w:val="1"/>
                <w:color w:val="5C83B4"/>
                <w:spacing w:val="-2"/>
                <w:sz w:val="24"/>
                <w:szCs w:val="24"/>
                <w:lang w:val="en-US"/>
              </w:rPr>
              <w:t>Codes\\AXIAL CODE\\Q4 a- Structure of the club\MARKETING AND OUTREACH\the undergrads outreach</w:t>
            </w:r>
          </w:p>
        </w:tc>
      </w:tr>
      <w:tr w:rsidRPr="00CC0718" w:rsidR="00C71DC8" w:rsidTr="3A33D0EC" w14:paraId="3A30F5AF" w14:textId="77777777">
        <w:trPr>
          <w:trHeight w:val="445" w:hRule="exact"/>
        </w:trPr>
        <w:tc>
          <w:tcPr>
            <w:tcW w:w="1805" w:type="dxa"/>
            <w:shd w:val="clear" w:color="auto" w:fill="FFFFFF" w:themeFill="background1"/>
            <w:tcMar/>
          </w:tcPr>
          <w:p w:rsidRPr="00CC0718" w:rsidR="00C71DC8" w:rsidP="00244814" w:rsidRDefault="00C71DC8" w14:paraId="5F441376" w14:textId="77777777">
            <w:pPr>
              <w:rPr>
                <w:b/>
                <w:color w:val="5C83B4"/>
                <w:spacing w:val="-2"/>
                <w:sz w:val="24"/>
              </w:rPr>
            </w:pPr>
            <w:r w:rsidRPr="00CC0718">
              <w:rPr>
                <w:b/>
                <w:color w:val="5C83B4"/>
                <w:spacing w:val="-2"/>
                <w:sz w:val="24"/>
              </w:rPr>
              <w:t>Classification:</w:t>
            </w:r>
          </w:p>
        </w:tc>
        <w:tc>
          <w:tcPr>
            <w:tcW w:w="8912" w:type="dxa"/>
            <w:gridSpan w:val="7"/>
            <w:vMerge/>
            <w:tcMar/>
          </w:tcPr>
          <w:p w:rsidRPr="00CC0718" w:rsidR="00C71DC8" w:rsidP="00244814" w:rsidRDefault="00C71DC8" w14:paraId="51AB783F" w14:textId="77777777"/>
        </w:tc>
      </w:tr>
      <w:tr w:rsidRPr="00CC0718" w:rsidR="00C71DC8" w:rsidTr="3A33D0EC" w14:paraId="03FC3C8A" w14:textId="77777777">
        <w:trPr>
          <w:trHeight w:val="458" w:hRule="exact"/>
        </w:trPr>
        <w:tc>
          <w:tcPr>
            <w:tcW w:w="1805" w:type="dxa"/>
            <w:shd w:val="clear" w:color="auto" w:fill="FFFFFF" w:themeFill="background1"/>
            <w:tcMar/>
          </w:tcPr>
          <w:p w:rsidRPr="00CC0718" w:rsidR="00C71DC8" w:rsidP="00244814" w:rsidRDefault="00C71DC8" w14:paraId="034E0A87" w14:textId="77777777">
            <w:pPr>
              <w:rPr>
                <w:b/>
                <w:color w:val="5C83B4"/>
                <w:spacing w:val="-2"/>
                <w:sz w:val="24"/>
              </w:rPr>
            </w:pPr>
            <w:r w:rsidRPr="00CC0718">
              <w:rPr>
                <w:b/>
                <w:color w:val="5C83B4"/>
                <w:spacing w:val="-2"/>
                <w:sz w:val="24"/>
              </w:rPr>
              <w:t>Aggregated:</w:t>
            </w:r>
          </w:p>
        </w:tc>
        <w:tc>
          <w:tcPr>
            <w:tcW w:w="8912" w:type="dxa"/>
            <w:gridSpan w:val="7"/>
            <w:shd w:val="clear" w:color="auto" w:fill="FFFFFF" w:themeFill="background1"/>
            <w:tcMar/>
          </w:tcPr>
          <w:p w:rsidRPr="00CC0718" w:rsidR="00C71DC8" w:rsidP="00244814" w:rsidRDefault="00C71DC8" w14:paraId="63F68940" w14:textId="77777777">
            <w:pPr>
              <w:rPr>
                <w:b/>
                <w:color w:val="5C83B4"/>
                <w:spacing w:val="-2"/>
                <w:sz w:val="24"/>
              </w:rPr>
            </w:pPr>
            <w:r w:rsidRPr="00CC0718">
              <w:rPr>
                <w:b/>
                <w:color w:val="5C83B4"/>
                <w:spacing w:val="-2"/>
                <w:sz w:val="24"/>
              </w:rPr>
              <w:t>No</w:t>
            </w:r>
          </w:p>
        </w:tc>
      </w:tr>
      <w:tr w:rsidRPr="00CC0718" w:rsidR="00C71DC8" w:rsidTr="3A33D0EC" w14:paraId="0DFB1CF9" w14:textId="77777777">
        <w:trPr>
          <w:trHeight w:val="344" w:hRule="exact"/>
        </w:trPr>
        <w:tc>
          <w:tcPr>
            <w:tcW w:w="3381" w:type="dxa"/>
            <w:gridSpan w:val="2"/>
            <w:tcBorders>
              <w:bottom w:val="single" w:color="8FB6EA" w:sz="5" w:space="0"/>
            </w:tcBorders>
            <w:shd w:val="clear" w:color="auto" w:fill="FFFFFF" w:themeFill="background1"/>
            <w:tcMar/>
          </w:tcPr>
          <w:p w:rsidRPr="00CC0718" w:rsidR="00C71DC8" w:rsidP="00244814" w:rsidRDefault="00C71DC8" w14:paraId="7EAB2DE8" w14:textId="77777777">
            <w:pPr>
              <w:rPr>
                <w:color w:val="000000"/>
                <w:spacing w:val="-2"/>
                <w:sz w:val="18"/>
              </w:rPr>
            </w:pPr>
            <w:r w:rsidRPr="00CC0718">
              <w:rPr>
                <w:color w:val="000000"/>
                <w:spacing w:val="-2"/>
                <w:sz w:val="18"/>
              </w:rPr>
              <w:t>Document</w:t>
            </w:r>
          </w:p>
        </w:tc>
        <w:tc>
          <w:tcPr>
            <w:tcW w:w="1132" w:type="dxa"/>
            <w:tcBorders>
              <w:bottom w:val="single" w:color="8FB6EA" w:sz="5" w:space="0"/>
            </w:tcBorders>
            <w:shd w:val="clear" w:color="auto" w:fill="FFFFFF" w:themeFill="background1"/>
            <w:tcMar/>
          </w:tcPr>
          <w:p w:rsidRPr="00CC0718" w:rsidR="00C71DC8" w:rsidP="00244814" w:rsidRDefault="00C71DC8" w14:paraId="080D0AD5" w14:textId="77777777">
            <w:pPr>
              <w:rPr>
                <w:color w:val="000000"/>
                <w:spacing w:val="-2"/>
                <w:sz w:val="18"/>
              </w:rPr>
            </w:pPr>
            <w:r w:rsidRPr="00CC0718">
              <w:rPr>
                <w:color w:val="000000"/>
                <w:spacing w:val="-2"/>
                <w:sz w:val="18"/>
              </w:rPr>
              <w:t>1</w:t>
            </w:r>
          </w:p>
        </w:tc>
        <w:tc>
          <w:tcPr>
            <w:tcW w:w="1576" w:type="dxa"/>
            <w:gridSpan w:val="2"/>
            <w:tcBorders>
              <w:bottom w:val="single" w:color="8FB6EA" w:sz="5" w:space="0"/>
            </w:tcBorders>
            <w:shd w:val="clear" w:color="auto" w:fill="FFFFFF" w:themeFill="background1"/>
            <w:tcMar/>
          </w:tcPr>
          <w:p w:rsidRPr="00CC0718" w:rsidR="00C71DC8" w:rsidP="00244814" w:rsidRDefault="00C71DC8" w14:paraId="77652FEB" w14:textId="77777777">
            <w:pPr>
              <w:rPr>
                <w:color w:val="000000"/>
                <w:spacing w:val="-2"/>
                <w:sz w:val="18"/>
              </w:rPr>
            </w:pPr>
            <w:r w:rsidRPr="00CC0718">
              <w:rPr>
                <w:color w:val="000000"/>
                <w:spacing w:val="-2"/>
                <w:sz w:val="18"/>
              </w:rPr>
              <w:t>1</w:t>
            </w:r>
          </w:p>
        </w:tc>
        <w:tc>
          <w:tcPr>
            <w:tcW w:w="1362" w:type="dxa"/>
            <w:tcBorders>
              <w:bottom w:val="single" w:color="8FB6EA" w:sz="5" w:space="0"/>
            </w:tcBorders>
            <w:shd w:val="clear" w:color="auto" w:fill="FFFFFF" w:themeFill="background1"/>
            <w:tcMar/>
          </w:tcPr>
          <w:p w:rsidRPr="00CC0718" w:rsidR="00C71DC8" w:rsidP="00244814" w:rsidRDefault="00C71DC8" w14:paraId="7FEC4074" w14:textId="77777777">
            <w:pPr>
              <w:rPr>
                <w:color w:val="000000"/>
                <w:spacing w:val="-2"/>
                <w:sz w:val="18"/>
              </w:rPr>
            </w:pPr>
            <w:r w:rsidRPr="00CC0718">
              <w:rPr>
                <w:color w:val="000000"/>
                <w:spacing w:val="-2"/>
                <w:sz w:val="18"/>
              </w:rPr>
              <w:t>3</w:t>
            </w:r>
          </w:p>
        </w:tc>
        <w:tc>
          <w:tcPr>
            <w:tcW w:w="1690" w:type="dxa"/>
            <w:tcBorders>
              <w:bottom w:val="single" w:color="8FB6EA" w:sz="5" w:space="0"/>
            </w:tcBorders>
            <w:shd w:val="clear" w:color="auto" w:fill="FFFFFF" w:themeFill="background1"/>
            <w:tcMar/>
          </w:tcPr>
          <w:p w:rsidRPr="00CC0718" w:rsidR="00C71DC8" w:rsidP="00244814" w:rsidRDefault="00C71DC8" w14:paraId="2571AC89" w14:textId="77777777">
            <w:pPr>
              <w:rPr>
                <w:color w:val="000000"/>
                <w:spacing w:val="-2"/>
                <w:sz w:val="18"/>
              </w:rPr>
            </w:pPr>
            <w:r w:rsidRPr="00CC0718">
              <w:rPr>
                <w:color w:val="000000"/>
                <w:spacing w:val="-2"/>
                <w:sz w:val="18"/>
              </w:rPr>
              <w:t>1</w:t>
            </w:r>
          </w:p>
        </w:tc>
        <w:tc>
          <w:tcPr>
            <w:tcW w:w="1576" w:type="dxa"/>
            <w:tcBorders>
              <w:bottom w:val="single" w:color="8FB6EA" w:sz="5" w:space="0"/>
            </w:tcBorders>
            <w:shd w:val="clear" w:color="auto" w:fill="FFFFFF" w:themeFill="background1"/>
            <w:tcMar/>
          </w:tcPr>
          <w:p w:rsidRPr="00CC0718" w:rsidR="00C71DC8" w:rsidP="00244814" w:rsidRDefault="00C71DC8" w14:paraId="14F4CA21" w14:textId="77777777">
            <w:pPr>
              <w:rPr>
                <w:color w:val="000000"/>
                <w:spacing w:val="-2"/>
                <w:sz w:val="18"/>
              </w:rPr>
            </w:pPr>
          </w:p>
        </w:tc>
      </w:tr>
      <w:tr w:rsidRPr="00CC0718" w:rsidR="00C71DC8" w:rsidTr="3A33D0EC" w14:paraId="2A29FAEE" w14:textId="77777777">
        <w:trPr>
          <w:trHeight w:val="1017" w:hRule="exact"/>
        </w:trPr>
        <w:tc>
          <w:tcPr>
            <w:tcW w:w="10717" w:type="dxa"/>
            <w:gridSpan w:val="8"/>
            <w:tcBorders>
              <w:top w:val="single" w:color="8FB6EA" w:sz="5" w:space="0"/>
            </w:tcBorders>
            <w:tcMar/>
          </w:tcPr>
          <w:p w:rsidRPr="00CC0718" w:rsidR="00C71DC8" w:rsidP="00244814" w:rsidRDefault="00C71DC8" w14:paraId="75932CC8" w14:textId="77777777"/>
        </w:tc>
      </w:tr>
      <w:tr w:rsidRPr="00CC0718" w:rsidR="00C71DC8" w:rsidTr="3A33D0EC" w14:paraId="4AF7BAC0" w14:textId="77777777">
        <w:trPr>
          <w:trHeight w:val="1018" w:hRule="exact"/>
        </w:trPr>
        <w:tc>
          <w:tcPr>
            <w:tcW w:w="10717" w:type="dxa"/>
            <w:gridSpan w:val="8"/>
            <w:tcMar/>
          </w:tcPr>
          <w:p w:rsidRPr="00CC0718" w:rsidR="00C71DC8" w:rsidP="00244814" w:rsidRDefault="00C71DC8" w14:paraId="278C431F" w14:textId="77777777"/>
        </w:tc>
      </w:tr>
      <w:tr w:rsidRPr="00CC0718" w:rsidR="00C71DC8" w:rsidTr="3A33D0EC" w14:paraId="67E86019" w14:textId="77777777">
        <w:trPr>
          <w:trHeight w:val="458" w:hRule="exact"/>
        </w:trPr>
        <w:tc>
          <w:tcPr>
            <w:tcW w:w="5359" w:type="dxa"/>
            <w:gridSpan w:val="4"/>
            <w:shd w:val="clear" w:color="auto" w:fill="FFFFFF" w:themeFill="background1"/>
            <w:tcMar/>
          </w:tcPr>
          <w:p w:rsidRPr="00CC0718" w:rsidR="00C71DC8" w:rsidP="00244814" w:rsidRDefault="00C71DC8" w14:paraId="1CC44453" w14:textId="77777777">
            <w:pPr>
              <w:jc w:val="right"/>
              <w:rPr>
                <w:color w:val="000066"/>
                <w:spacing w:val="-2"/>
                <w:sz w:val="16"/>
              </w:rPr>
            </w:pPr>
            <w:r w:rsidRPr="00CC0718">
              <w:rPr>
                <w:color w:val="000066"/>
                <w:spacing w:val="-2"/>
                <w:sz w:val="16"/>
              </w:rPr>
              <w:t>Formatted Reports\\Code Summary Formatted Report</w:t>
            </w:r>
          </w:p>
        </w:tc>
        <w:tc>
          <w:tcPr>
            <w:tcW w:w="5358" w:type="dxa"/>
            <w:gridSpan w:val="4"/>
            <w:shd w:val="clear" w:color="auto" w:fill="FFFFFF" w:themeFill="background1"/>
            <w:tcMar/>
          </w:tcPr>
          <w:p w:rsidRPr="00CC0718" w:rsidR="00C71DC8" w:rsidP="00244814" w:rsidRDefault="00C71DC8" w14:paraId="307DDF32" w14:textId="77777777">
            <w:pPr>
              <w:jc w:val="right"/>
              <w:rPr>
                <w:color w:val="000066"/>
                <w:spacing w:val="-2"/>
                <w:sz w:val="16"/>
              </w:rPr>
            </w:pPr>
            <w:r w:rsidRPr="00CC0718">
              <w:rPr>
                <w:color w:val="000066"/>
                <w:spacing w:val="-2"/>
                <w:sz w:val="16"/>
              </w:rPr>
              <w:t>Page 59 of 104</w:t>
            </w:r>
          </w:p>
        </w:tc>
      </w:tr>
      <w:tr w:rsidRPr="00CC0718" w:rsidR="00C71DC8" w:rsidTr="3A33D0EC" w14:paraId="2BE6DE3A" w14:textId="77777777">
        <w:trPr>
          <w:trHeight w:val="444" w:hRule="exact"/>
        </w:trPr>
        <w:tc>
          <w:tcPr>
            <w:tcW w:w="10717" w:type="dxa"/>
            <w:gridSpan w:val="8"/>
            <w:shd w:val="clear" w:color="auto" w:fill="FFFFFF" w:themeFill="background1"/>
            <w:tcMar/>
            <w:vAlign w:val="center"/>
          </w:tcPr>
          <w:p w:rsidRPr="00CC0718" w:rsidR="00C71DC8" w:rsidP="00244814" w:rsidRDefault="00C71DC8" w14:paraId="58BB7E3D" w14:textId="77777777">
            <w:pPr>
              <w:jc w:val="right"/>
              <w:rPr>
                <w:color w:val="000066"/>
                <w:spacing w:val="-2"/>
                <w:sz w:val="16"/>
              </w:rPr>
            </w:pPr>
            <w:r w:rsidRPr="00CC0718">
              <w:rPr>
                <w:color w:val="000066"/>
                <w:spacing w:val="-2"/>
                <w:sz w:val="16"/>
              </w:rPr>
              <w:t>11/13/2024 3:39 PM</w:t>
            </w:r>
          </w:p>
        </w:tc>
      </w:tr>
      <w:tr w:rsidRPr="00CC0718" w:rsidR="00C71DC8" w:rsidTr="3A33D0EC" w14:paraId="49C8AC7E" w14:textId="77777777">
        <w:trPr>
          <w:trHeight w:val="459" w:hRule="exact"/>
        </w:trPr>
        <w:tc>
          <w:tcPr>
            <w:tcW w:w="3381" w:type="dxa"/>
            <w:gridSpan w:val="2"/>
            <w:shd w:val="clear" w:color="auto" w:fill="8FB6EA"/>
            <w:tcMar/>
          </w:tcPr>
          <w:p w:rsidRPr="00CC0718" w:rsidR="00C71DC8" w:rsidP="00244814" w:rsidRDefault="00C71DC8" w14:paraId="52E81868" w14:textId="77777777">
            <w:pPr>
              <w:rPr>
                <w:b/>
                <w:color w:val="000066"/>
                <w:spacing w:val="-2"/>
                <w:sz w:val="18"/>
              </w:rPr>
            </w:pPr>
            <w:r w:rsidRPr="00CC0718">
              <w:rPr>
                <w:b/>
                <w:color w:val="000066"/>
                <w:spacing w:val="-2"/>
                <w:sz w:val="18"/>
              </w:rPr>
              <w:t>File Type</w:t>
            </w:r>
          </w:p>
        </w:tc>
        <w:tc>
          <w:tcPr>
            <w:tcW w:w="1132" w:type="dxa"/>
            <w:shd w:val="clear" w:color="auto" w:fill="8FB6EA"/>
            <w:tcMar/>
          </w:tcPr>
          <w:p w:rsidRPr="00CC0718" w:rsidR="00C71DC8" w:rsidP="00244814" w:rsidRDefault="00C71DC8" w14:paraId="2CFD369B" w14:textId="77777777">
            <w:pPr>
              <w:rPr>
                <w:b/>
                <w:color w:val="000066"/>
                <w:spacing w:val="-2"/>
                <w:sz w:val="18"/>
              </w:rPr>
            </w:pPr>
            <w:r w:rsidRPr="00CC0718">
              <w:rPr>
                <w:b/>
                <w:color w:val="000066"/>
                <w:spacing w:val="-2"/>
                <w:sz w:val="18"/>
              </w:rPr>
              <w:t>Number of Files</w:t>
            </w:r>
          </w:p>
        </w:tc>
        <w:tc>
          <w:tcPr>
            <w:tcW w:w="1576" w:type="dxa"/>
            <w:gridSpan w:val="2"/>
            <w:shd w:val="clear" w:color="auto" w:fill="8FB6EA"/>
            <w:tcMar/>
          </w:tcPr>
          <w:p w:rsidRPr="00CC0718" w:rsidR="00C71DC8" w:rsidP="00244814" w:rsidRDefault="00C71DC8" w14:paraId="0924B692" w14:textId="77777777">
            <w:pPr>
              <w:rPr>
                <w:b/>
                <w:color w:val="000066"/>
                <w:spacing w:val="-2"/>
                <w:sz w:val="18"/>
              </w:rPr>
            </w:pPr>
            <w:r w:rsidRPr="00CC0718">
              <w:rPr>
                <w:b/>
                <w:color w:val="000066"/>
                <w:spacing w:val="-2"/>
                <w:sz w:val="18"/>
              </w:rPr>
              <w:t>Number of Coding References</w:t>
            </w:r>
          </w:p>
        </w:tc>
        <w:tc>
          <w:tcPr>
            <w:tcW w:w="1362" w:type="dxa"/>
            <w:shd w:val="clear" w:color="auto" w:fill="8FB6EA"/>
            <w:tcMar/>
          </w:tcPr>
          <w:p w:rsidRPr="00CC0718" w:rsidR="00C71DC8" w:rsidP="00244814" w:rsidRDefault="00C71DC8" w14:paraId="607CC5D8" w14:textId="77777777">
            <w:pPr>
              <w:rPr>
                <w:b/>
                <w:color w:val="000066"/>
                <w:spacing w:val="-2"/>
                <w:sz w:val="18"/>
              </w:rPr>
            </w:pPr>
            <w:r w:rsidRPr="00CC0718">
              <w:rPr>
                <w:b/>
                <w:color w:val="000066"/>
                <w:spacing w:val="-2"/>
                <w:sz w:val="18"/>
              </w:rPr>
              <w:t>Number of Words Coded</w:t>
            </w:r>
          </w:p>
        </w:tc>
        <w:tc>
          <w:tcPr>
            <w:tcW w:w="1690" w:type="dxa"/>
            <w:shd w:val="clear" w:color="auto" w:fill="8FB6EA"/>
            <w:tcMar/>
          </w:tcPr>
          <w:p w:rsidRPr="00CC0718" w:rsidR="00C71DC8" w:rsidP="00244814" w:rsidRDefault="00C71DC8" w14:paraId="2DBEE243" w14:textId="77777777">
            <w:pPr>
              <w:rPr>
                <w:b/>
                <w:color w:val="000066"/>
                <w:spacing w:val="-2"/>
                <w:sz w:val="18"/>
              </w:rPr>
            </w:pPr>
            <w:r w:rsidRPr="00CC0718">
              <w:rPr>
                <w:b/>
                <w:color w:val="000066"/>
                <w:spacing w:val="-2"/>
                <w:sz w:val="18"/>
              </w:rPr>
              <w:t>Number of Paragraphs Coded</w:t>
            </w:r>
          </w:p>
        </w:tc>
        <w:tc>
          <w:tcPr>
            <w:tcW w:w="1576" w:type="dxa"/>
            <w:shd w:val="clear" w:color="auto" w:fill="8FB6EA"/>
            <w:tcMar/>
          </w:tcPr>
          <w:p w:rsidRPr="00CC0718" w:rsidR="00C71DC8" w:rsidP="00244814" w:rsidRDefault="00C71DC8" w14:paraId="0EFAE24F" w14:textId="77777777">
            <w:pPr>
              <w:rPr>
                <w:b/>
                <w:color w:val="000066"/>
                <w:spacing w:val="-2"/>
                <w:sz w:val="18"/>
              </w:rPr>
            </w:pPr>
            <w:r w:rsidRPr="00CC0718">
              <w:rPr>
                <w:b/>
                <w:color w:val="000066"/>
                <w:spacing w:val="-2"/>
                <w:sz w:val="18"/>
              </w:rPr>
              <w:t>Duration Coded</w:t>
            </w:r>
          </w:p>
        </w:tc>
      </w:tr>
      <w:tr w:rsidRPr="00CC0718" w:rsidR="00C71DC8" w:rsidTr="3A33D0EC" w14:paraId="14AD9713" w14:textId="77777777">
        <w:trPr>
          <w:trHeight w:val="344" w:hRule="exact"/>
        </w:trPr>
        <w:tc>
          <w:tcPr>
            <w:tcW w:w="10717" w:type="dxa"/>
            <w:gridSpan w:val="8"/>
            <w:shd w:val="clear" w:color="auto" w:fill="FFFFFF" w:themeFill="background1"/>
            <w:tcMar/>
          </w:tcPr>
          <w:p w:rsidRPr="00CC0718" w:rsidR="00C71DC8" w:rsidP="00244814" w:rsidRDefault="00C71DC8" w14:paraId="328E35AA" w14:textId="77777777">
            <w:pPr>
              <w:rPr>
                <w:b/>
                <w:color w:val="5C83B4"/>
                <w:spacing w:val="-2"/>
                <w:sz w:val="24"/>
              </w:rPr>
            </w:pPr>
            <w:bookmarkStart w:name="CodesAXIALCODEQ4bActivitiesoftheclub" w:id="51"/>
            <w:bookmarkEnd w:id="51"/>
          </w:p>
        </w:tc>
      </w:tr>
      <w:tr w:rsidRPr="00CC0718" w:rsidR="00C71DC8" w:rsidTr="3A33D0EC" w14:paraId="6C9A0147" w14:textId="77777777">
        <w:trPr>
          <w:trHeight w:val="458" w:hRule="exact"/>
        </w:trPr>
        <w:tc>
          <w:tcPr>
            <w:tcW w:w="1805" w:type="dxa"/>
            <w:shd w:val="clear" w:color="auto" w:fill="FFFFFF" w:themeFill="background1"/>
            <w:tcMar/>
          </w:tcPr>
          <w:p w:rsidRPr="00CC0718" w:rsidR="00C71DC8" w:rsidP="00244814" w:rsidRDefault="00C71DC8" w14:paraId="62895EFC" w14:textId="77777777">
            <w:pPr>
              <w:rPr>
                <w:b/>
                <w:color w:val="5C83B4"/>
                <w:spacing w:val="-2"/>
                <w:sz w:val="24"/>
              </w:rPr>
            </w:pPr>
            <w:r w:rsidRPr="00CC0718">
              <w:rPr>
                <w:b/>
                <w:color w:val="5C83B4"/>
                <w:spacing w:val="-2"/>
                <w:sz w:val="24"/>
              </w:rPr>
              <w:t>Nickname:</w:t>
            </w:r>
          </w:p>
        </w:tc>
        <w:tc>
          <w:tcPr>
            <w:tcW w:w="8912" w:type="dxa"/>
            <w:gridSpan w:val="7"/>
            <w:vMerge w:val="restart"/>
            <w:shd w:val="clear" w:color="auto" w:fill="FFFFFF" w:themeFill="background1"/>
            <w:tcMar/>
          </w:tcPr>
          <w:p w:rsidRPr="00CC0718" w:rsidR="00C71DC8" w:rsidP="00244814" w:rsidRDefault="00C71DC8" w14:paraId="4B0DD465" w14:textId="77777777">
            <w:pPr>
              <w:rPr>
                <w:b/>
                <w:color w:val="5C83B4"/>
                <w:spacing w:val="-2"/>
                <w:sz w:val="24"/>
              </w:rPr>
            </w:pPr>
            <w:r w:rsidRPr="00CC0718">
              <w:rPr>
                <w:b/>
                <w:color w:val="5C83B4"/>
                <w:spacing w:val="-2"/>
                <w:sz w:val="24"/>
              </w:rPr>
              <w:t>Codes\\AXIAL CODE\\Q4 b- Activities of the club</w:t>
            </w:r>
          </w:p>
        </w:tc>
      </w:tr>
      <w:tr w:rsidRPr="00CC0718" w:rsidR="00C71DC8" w:rsidTr="3A33D0EC" w14:paraId="36ACA05C" w14:textId="77777777">
        <w:trPr>
          <w:trHeight w:val="444" w:hRule="exact"/>
        </w:trPr>
        <w:tc>
          <w:tcPr>
            <w:tcW w:w="1805" w:type="dxa"/>
            <w:shd w:val="clear" w:color="auto" w:fill="FFFFFF" w:themeFill="background1"/>
            <w:tcMar/>
          </w:tcPr>
          <w:p w:rsidRPr="00CC0718" w:rsidR="00C71DC8" w:rsidP="00244814" w:rsidRDefault="00C71DC8" w14:paraId="6B2FF1C8" w14:textId="77777777">
            <w:pPr>
              <w:rPr>
                <w:b/>
                <w:color w:val="5C83B4"/>
                <w:spacing w:val="-2"/>
                <w:sz w:val="24"/>
              </w:rPr>
            </w:pPr>
            <w:r w:rsidRPr="00CC0718">
              <w:rPr>
                <w:b/>
                <w:color w:val="5C83B4"/>
                <w:spacing w:val="-2"/>
                <w:sz w:val="24"/>
              </w:rPr>
              <w:t>Classification:</w:t>
            </w:r>
          </w:p>
        </w:tc>
        <w:tc>
          <w:tcPr>
            <w:tcW w:w="8912" w:type="dxa"/>
            <w:gridSpan w:val="7"/>
            <w:vMerge/>
            <w:tcMar/>
          </w:tcPr>
          <w:p w:rsidRPr="00CC0718" w:rsidR="00C71DC8" w:rsidP="00244814" w:rsidRDefault="00C71DC8" w14:paraId="295B8290" w14:textId="77777777"/>
        </w:tc>
      </w:tr>
      <w:tr w:rsidRPr="00CC0718" w:rsidR="00C71DC8" w:rsidTr="3A33D0EC" w14:paraId="600F6746" w14:textId="77777777">
        <w:trPr>
          <w:trHeight w:val="444" w:hRule="exact"/>
        </w:trPr>
        <w:tc>
          <w:tcPr>
            <w:tcW w:w="1805" w:type="dxa"/>
            <w:shd w:val="clear" w:color="auto" w:fill="FFFFFF" w:themeFill="background1"/>
            <w:tcMar/>
          </w:tcPr>
          <w:p w:rsidRPr="00CC0718" w:rsidR="00C71DC8" w:rsidP="00244814" w:rsidRDefault="00C71DC8" w14:paraId="1790BF4B" w14:textId="77777777">
            <w:pPr>
              <w:rPr>
                <w:b/>
                <w:color w:val="5C83B4"/>
                <w:spacing w:val="-2"/>
                <w:sz w:val="24"/>
              </w:rPr>
            </w:pPr>
            <w:r w:rsidRPr="00CC0718">
              <w:rPr>
                <w:b/>
                <w:color w:val="5C83B4"/>
                <w:spacing w:val="-2"/>
                <w:sz w:val="24"/>
              </w:rPr>
              <w:t>Aggregated:</w:t>
            </w:r>
          </w:p>
        </w:tc>
        <w:tc>
          <w:tcPr>
            <w:tcW w:w="8912" w:type="dxa"/>
            <w:gridSpan w:val="7"/>
            <w:shd w:val="clear" w:color="auto" w:fill="FFFFFF" w:themeFill="background1"/>
            <w:tcMar/>
          </w:tcPr>
          <w:p w:rsidRPr="00CC0718" w:rsidR="00C71DC8" w:rsidP="00244814" w:rsidRDefault="00C71DC8" w14:paraId="270759DE" w14:textId="77777777">
            <w:pPr>
              <w:rPr>
                <w:b/>
                <w:color w:val="5C83B4"/>
                <w:spacing w:val="-2"/>
                <w:sz w:val="24"/>
              </w:rPr>
            </w:pPr>
            <w:r w:rsidRPr="00CC0718">
              <w:rPr>
                <w:b/>
                <w:color w:val="5C83B4"/>
                <w:spacing w:val="-2"/>
                <w:sz w:val="24"/>
              </w:rPr>
              <w:t>Yes</w:t>
            </w:r>
          </w:p>
        </w:tc>
      </w:tr>
      <w:tr w:rsidRPr="00CC0718" w:rsidR="00C71DC8" w:rsidTr="3A33D0EC" w14:paraId="785FFF10" w14:textId="77777777">
        <w:trPr>
          <w:trHeight w:val="344" w:hRule="exact"/>
        </w:trPr>
        <w:tc>
          <w:tcPr>
            <w:tcW w:w="3381" w:type="dxa"/>
            <w:gridSpan w:val="2"/>
            <w:tcBorders>
              <w:bottom w:val="single" w:color="8FB6EA" w:sz="5" w:space="0"/>
            </w:tcBorders>
            <w:shd w:val="clear" w:color="auto" w:fill="FFFFFF" w:themeFill="background1"/>
            <w:tcMar/>
          </w:tcPr>
          <w:p w:rsidRPr="00CC0718" w:rsidR="00C71DC8" w:rsidP="00244814" w:rsidRDefault="00C71DC8" w14:paraId="49F9C929" w14:textId="77777777">
            <w:pPr>
              <w:rPr>
                <w:color w:val="000000"/>
                <w:spacing w:val="-2"/>
                <w:sz w:val="18"/>
              </w:rPr>
            </w:pPr>
            <w:r w:rsidRPr="00CC0718">
              <w:rPr>
                <w:color w:val="000000"/>
                <w:spacing w:val="-2"/>
                <w:sz w:val="18"/>
              </w:rPr>
              <w:t>Document</w:t>
            </w:r>
          </w:p>
        </w:tc>
        <w:tc>
          <w:tcPr>
            <w:tcW w:w="1132" w:type="dxa"/>
            <w:tcBorders>
              <w:bottom w:val="single" w:color="8FB6EA" w:sz="5" w:space="0"/>
            </w:tcBorders>
            <w:shd w:val="clear" w:color="auto" w:fill="FFFFFF" w:themeFill="background1"/>
            <w:tcMar/>
          </w:tcPr>
          <w:p w:rsidRPr="00CC0718" w:rsidR="00C71DC8" w:rsidP="00244814" w:rsidRDefault="00C71DC8" w14:paraId="0EA716D8" w14:textId="77777777">
            <w:pPr>
              <w:rPr>
                <w:color w:val="000000"/>
                <w:spacing w:val="-2"/>
                <w:sz w:val="18"/>
              </w:rPr>
            </w:pPr>
            <w:r w:rsidRPr="00CC0718">
              <w:rPr>
                <w:color w:val="000000"/>
                <w:spacing w:val="-2"/>
                <w:sz w:val="18"/>
              </w:rPr>
              <w:t>9</w:t>
            </w:r>
          </w:p>
        </w:tc>
        <w:tc>
          <w:tcPr>
            <w:tcW w:w="1576" w:type="dxa"/>
            <w:gridSpan w:val="2"/>
            <w:tcBorders>
              <w:bottom w:val="single" w:color="8FB6EA" w:sz="5" w:space="0"/>
            </w:tcBorders>
            <w:shd w:val="clear" w:color="auto" w:fill="FFFFFF" w:themeFill="background1"/>
            <w:tcMar/>
          </w:tcPr>
          <w:p w:rsidRPr="00CC0718" w:rsidR="00C71DC8" w:rsidP="00244814" w:rsidRDefault="00C71DC8" w14:paraId="3B2413FE" w14:textId="77777777">
            <w:pPr>
              <w:rPr>
                <w:color w:val="000000"/>
                <w:spacing w:val="-2"/>
                <w:sz w:val="18"/>
              </w:rPr>
            </w:pPr>
            <w:r w:rsidRPr="00CC0718">
              <w:rPr>
                <w:color w:val="000000"/>
                <w:spacing w:val="-2"/>
                <w:sz w:val="18"/>
              </w:rPr>
              <w:t>46</w:t>
            </w:r>
          </w:p>
        </w:tc>
        <w:tc>
          <w:tcPr>
            <w:tcW w:w="1362" w:type="dxa"/>
            <w:tcBorders>
              <w:bottom w:val="single" w:color="8FB6EA" w:sz="5" w:space="0"/>
            </w:tcBorders>
            <w:shd w:val="clear" w:color="auto" w:fill="FFFFFF" w:themeFill="background1"/>
            <w:tcMar/>
          </w:tcPr>
          <w:p w:rsidRPr="00CC0718" w:rsidR="00C71DC8" w:rsidP="00244814" w:rsidRDefault="00C71DC8" w14:paraId="721FC199" w14:textId="77777777">
            <w:pPr>
              <w:rPr>
                <w:color w:val="000000"/>
                <w:spacing w:val="-2"/>
                <w:sz w:val="18"/>
              </w:rPr>
            </w:pPr>
            <w:r w:rsidRPr="00CC0718">
              <w:rPr>
                <w:color w:val="000000"/>
                <w:spacing w:val="-2"/>
                <w:sz w:val="18"/>
              </w:rPr>
              <w:t>675</w:t>
            </w:r>
          </w:p>
        </w:tc>
        <w:tc>
          <w:tcPr>
            <w:tcW w:w="1690" w:type="dxa"/>
            <w:tcBorders>
              <w:bottom w:val="single" w:color="8FB6EA" w:sz="5" w:space="0"/>
            </w:tcBorders>
            <w:shd w:val="clear" w:color="auto" w:fill="FFFFFF" w:themeFill="background1"/>
            <w:tcMar/>
          </w:tcPr>
          <w:p w:rsidRPr="00CC0718" w:rsidR="00C71DC8" w:rsidP="00244814" w:rsidRDefault="00C71DC8" w14:paraId="475311FA" w14:textId="77777777">
            <w:pPr>
              <w:rPr>
                <w:color w:val="000000"/>
                <w:spacing w:val="-2"/>
                <w:sz w:val="18"/>
              </w:rPr>
            </w:pPr>
            <w:r w:rsidRPr="00CC0718">
              <w:rPr>
                <w:color w:val="000000"/>
                <w:spacing w:val="-2"/>
                <w:sz w:val="18"/>
              </w:rPr>
              <w:t>48</w:t>
            </w:r>
          </w:p>
        </w:tc>
        <w:tc>
          <w:tcPr>
            <w:tcW w:w="1576" w:type="dxa"/>
            <w:tcBorders>
              <w:bottom w:val="single" w:color="8FB6EA" w:sz="5" w:space="0"/>
            </w:tcBorders>
            <w:shd w:val="clear" w:color="auto" w:fill="FFFFFF" w:themeFill="background1"/>
            <w:tcMar/>
          </w:tcPr>
          <w:p w:rsidRPr="00CC0718" w:rsidR="00C71DC8" w:rsidP="00244814" w:rsidRDefault="00C71DC8" w14:paraId="58E5865A" w14:textId="77777777">
            <w:pPr>
              <w:rPr>
                <w:color w:val="000000"/>
                <w:spacing w:val="-2"/>
                <w:sz w:val="18"/>
              </w:rPr>
            </w:pPr>
          </w:p>
        </w:tc>
      </w:tr>
      <w:tr w:rsidRPr="00CC0718" w:rsidR="00C71DC8" w:rsidTr="3A33D0EC" w14:paraId="59B40F7F" w14:textId="77777777">
        <w:trPr>
          <w:trHeight w:val="459" w:hRule="exact"/>
        </w:trPr>
        <w:tc>
          <w:tcPr>
            <w:tcW w:w="10717" w:type="dxa"/>
            <w:gridSpan w:val="8"/>
            <w:tcBorders>
              <w:top w:val="single" w:color="8FB6EA" w:sz="5" w:space="0"/>
            </w:tcBorders>
            <w:tcMar/>
          </w:tcPr>
          <w:p w:rsidRPr="00CC0718" w:rsidR="00C71DC8" w:rsidP="00244814" w:rsidRDefault="00C71DC8" w14:paraId="15C8F6E3" w14:textId="77777777"/>
        </w:tc>
      </w:tr>
      <w:tr w:rsidRPr="00CC0718" w:rsidR="00C71DC8" w:rsidTr="3A33D0EC" w14:paraId="40942180" w14:textId="77777777">
        <w:trPr>
          <w:trHeight w:val="329" w:hRule="exact"/>
        </w:trPr>
        <w:tc>
          <w:tcPr>
            <w:tcW w:w="10717" w:type="dxa"/>
            <w:gridSpan w:val="8"/>
            <w:shd w:val="clear" w:color="auto" w:fill="FFFFFF" w:themeFill="background1"/>
            <w:tcMar/>
          </w:tcPr>
          <w:p w:rsidRPr="00CC0718" w:rsidR="00C71DC8" w:rsidP="00244814" w:rsidRDefault="00C71DC8" w14:paraId="6BC35B58" w14:textId="77777777">
            <w:pPr>
              <w:rPr>
                <w:b/>
                <w:color w:val="5C83B4"/>
                <w:spacing w:val="-2"/>
                <w:sz w:val="24"/>
              </w:rPr>
            </w:pPr>
          </w:p>
        </w:tc>
      </w:tr>
      <w:tr w:rsidRPr="00CC0718" w:rsidR="00C71DC8" w:rsidTr="3A33D0EC" w14:paraId="5FEB310E" w14:textId="77777777">
        <w:trPr>
          <w:trHeight w:val="459" w:hRule="exact"/>
        </w:trPr>
        <w:tc>
          <w:tcPr>
            <w:tcW w:w="1805" w:type="dxa"/>
            <w:shd w:val="clear" w:color="auto" w:fill="FFFFFF" w:themeFill="background1"/>
            <w:tcMar/>
          </w:tcPr>
          <w:p w:rsidRPr="00CC0718" w:rsidR="00C71DC8" w:rsidP="00244814" w:rsidRDefault="00C71DC8" w14:paraId="0DD5FFF3" w14:textId="77777777">
            <w:pPr>
              <w:rPr>
                <w:b/>
                <w:color w:val="5C83B4"/>
                <w:spacing w:val="-2"/>
                <w:sz w:val="24"/>
              </w:rPr>
            </w:pPr>
            <w:r w:rsidRPr="00CC0718">
              <w:rPr>
                <w:b/>
                <w:color w:val="5C83B4"/>
                <w:spacing w:val="-2"/>
                <w:sz w:val="24"/>
              </w:rPr>
              <w:t>Nickname:</w:t>
            </w:r>
          </w:p>
        </w:tc>
        <w:tc>
          <w:tcPr>
            <w:tcW w:w="8912" w:type="dxa"/>
            <w:gridSpan w:val="7"/>
            <w:vMerge w:val="restart"/>
            <w:shd w:val="clear" w:color="auto" w:fill="FFFFFF" w:themeFill="background1"/>
            <w:tcMar/>
          </w:tcPr>
          <w:p w:rsidRPr="00CC0718" w:rsidR="00C71DC8" w:rsidP="00244814" w:rsidRDefault="00C71DC8" w14:paraId="65C8B596" w14:textId="77777777">
            <w:pPr>
              <w:rPr>
                <w:b/>
                <w:color w:val="5C83B4"/>
                <w:spacing w:val="-2"/>
                <w:sz w:val="24"/>
              </w:rPr>
            </w:pPr>
            <w:r w:rsidRPr="00CC0718">
              <w:rPr>
                <w:b/>
                <w:color w:val="5C83B4"/>
                <w:spacing w:val="-2"/>
                <w:sz w:val="24"/>
              </w:rPr>
              <w:t>Codes\\AXIAL CODE\\Q4 b- Activities of the club\CULTURAL AND SOCIAL EVENTS</w:t>
            </w:r>
          </w:p>
        </w:tc>
      </w:tr>
      <w:tr w:rsidRPr="00CC0718" w:rsidR="00C71DC8" w:rsidTr="3A33D0EC" w14:paraId="33C9F949" w14:textId="77777777">
        <w:trPr>
          <w:trHeight w:val="444" w:hRule="exact"/>
        </w:trPr>
        <w:tc>
          <w:tcPr>
            <w:tcW w:w="1805" w:type="dxa"/>
            <w:shd w:val="clear" w:color="auto" w:fill="FFFFFF" w:themeFill="background1"/>
            <w:tcMar/>
          </w:tcPr>
          <w:p w:rsidRPr="00CC0718" w:rsidR="00C71DC8" w:rsidP="00244814" w:rsidRDefault="00C71DC8" w14:paraId="5CC5BFB3" w14:textId="77777777">
            <w:pPr>
              <w:rPr>
                <w:b/>
                <w:color w:val="5C83B4"/>
                <w:spacing w:val="-2"/>
                <w:sz w:val="24"/>
              </w:rPr>
            </w:pPr>
            <w:r w:rsidRPr="00CC0718">
              <w:rPr>
                <w:b/>
                <w:color w:val="5C83B4"/>
                <w:spacing w:val="-2"/>
                <w:sz w:val="24"/>
              </w:rPr>
              <w:t>Classification:</w:t>
            </w:r>
          </w:p>
        </w:tc>
        <w:tc>
          <w:tcPr>
            <w:tcW w:w="8912" w:type="dxa"/>
            <w:gridSpan w:val="7"/>
            <w:vMerge/>
            <w:tcMar/>
          </w:tcPr>
          <w:p w:rsidRPr="00CC0718" w:rsidR="00C71DC8" w:rsidP="00244814" w:rsidRDefault="00C71DC8" w14:paraId="29581929" w14:textId="77777777"/>
        </w:tc>
      </w:tr>
      <w:tr w:rsidRPr="00CC0718" w:rsidR="00C71DC8" w:rsidTr="3A33D0EC" w14:paraId="4043E6B2" w14:textId="77777777">
        <w:trPr>
          <w:trHeight w:val="458" w:hRule="exact"/>
        </w:trPr>
        <w:tc>
          <w:tcPr>
            <w:tcW w:w="1805" w:type="dxa"/>
            <w:shd w:val="clear" w:color="auto" w:fill="FFFFFF" w:themeFill="background1"/>
            <w:tcMar/>
          </w:tcPr>
          <w:p w:rsidRPr="00CC0718" w:rsidR="00C71DC8" w:rsidP="00244814" w:rsidRDefault="00C71DC8" w14:paraId="666D329E" w14:textId="77777777">
            <w:pPr>
              <w:rPr>
                <w:b/>
                <w:color w:val="5C83B4"/>
                <w:spacing w:val="-2"/>
                <w:sz w:val="24"/>
              </w:rPr>
            </w:pPr>
            <w:r w:rsidRPr="00CC0718">
              <w:rPr>
                <w:b/>
                <w:color w:val="5C83B4"/>
                <w:spacing w:val="-2"/>
                <w:sz w:val="24"/>
              </w:rPr>
              <w:lastRenderedPageBreak/>
              <w:t>Aggregated:</w:t>
            </w:r>
          </w:p>
        </w:tc>
        <w:tc>
          <w:tcPr>
            <w:tcW w:w="8912" w:type="dxa"/>
            <w:gridSpan w:val="7"/>
            <w:shd w:val="clear" w:color="auto" w:fill="FFFFFF" w:themeFill="background1"/>
            <w:tcMar/>
          </w:tcPr>
          <w:p w:rsidRPr="00CC0718" w:rsidR="00C71DC8" w:rsidP="00244814" w:rsidRDefault="00C71DC8" w14:paraId="063BD415" w14:textId="77777777">
            <w:pPr>
              <w:rPr>
                <w:b/>
                <w:color w:val="5C83B4"/>
                <w:spacing w:val="-2"/>
                <w:sz w:val="24"/>
              </w:rPr>
            </w:pPr>
            <w:r w:rsidRPr="00CC0718">
              <w:rPr>
                <w:b/>
                <w:color w:val="5C83B4"/>
                <w:spacing w:val="-2"/>
                <w:sz w:val="24"/>
              </w:rPr>
              <w:t>Yes</w:t>
            </w:r>
          </w:p>
        </w:tc>
      </w:tr>
      <w:tr w:rsidRPr="00CC0718" w:rsidR="00C71DC8" w:rsidTr="3A33D0EC" w14:paraId="79131BC6" w14:textId="77777777">
        <w:trPr>
          <w:trHeight w:val="330" w:hRule="exact"/>
        </w:trPr>
        <w:tc>
          <w:tcPr>
            <w:tcW w:w="3381" w:type="dxa"/>
            <w:gridSpan w:val="2"/>
            <w:tcBorders>
              <w:bottom w:val="single" w:color="8FB6EA" w:sz="5" w:space="0"/>
            </w:tcBorders>
            <w:shd w:val="clear" w:color="auto" w:fill="FFFFFF" w:themeFill="background1"/>
            <w:tcMar/>
          </w:tcPr>
          <w:p w:rsidRPr="00CC0718" w:rsidR="00C71DC8" w:rsidP="00244814" w:rsidRDefault="00C71DC8" w14:paraId="07F615EE" w14:textId="77777777">
            <w:pPr>
              <w:rPr>
                <w:color w:val="000000"/>
                <w:spacing w:val="-2"/>
                <w:sz w:val="18"/>
              </w:rPr>
            </w:pPr>
            <w:r w:rsidRPr="00CC0718">
              <w:rPr>
                <w:color w:val="000000"/>
                <w:spacing w:val="-2"/>
                <w:sz w:val="18"/>
              </w:rPr>
              <w:t>Document</w:t>
            </w:r>
          </w:p>
        </w:tc>
        <w:tc>
          <w:tcPr>
            <w:tcW w:w="1132" w:type="dxa"/>
            <w:tcBorders>
              <w:bottom w:val="single" w:color="8FB6EA" w:sz="5" w:space="0"/>
            </w:tcBorders>
            <w:shd w:val="clear" w:color="auto" w:fill="FFFFFF" w:themeFill="background1"/>
            <w:tcMar/>
          </w:tcPr>
          <w:p w:rsidRPr="00CC0718" w:rsidR="00C71DC8" w:rsidP="00244814" w:rsidRDefault="00C71DC8" w14:paraId="06B40815" w14:textId="77777777">
            <w:pPr>
              <w:rPr>
                <w:color w:val="000000"/>
                <w:spacing w:val="-2"/>
                <w:sz w:val="18"/>
              </w:rPr>
            </w:pPr>
            <w:r w:rsidRPr="00CC0718">
              <w:rPr>
                <w:color w:val="000000"/>
                <w:spacing w:val="-2"/>
                <w:sz w:val="18"/>
              </w:rPr>
              <w:t>1</w:t>
            </w:r>
          </w:p>
        </w:tc>
        <w:tc>
          <w:tcPr>
            <w:tcW w:w="1576" w:type="dxa"/>
            <w:gridSpan w:val="2"/>
            <w:tcBorders>
              <w:bottom w:val="single" w:color="8FB6EA" w:sz="5" w:space="0"/>
            </w:tcBorders>
            <w:shd w:val="clear" w:color="auto" w:fill="FFFFFF" w:themeFill="background1"/>
            <w:tcMar/>
          </w:tcPr>
          <w:p w:rsidRPr="00CC0718" w:rsidR="00C71DC8" w:rsidP="00244814" w:rsidRDefault="00C71DC8" w14:paraId="43A6BF15" w14:textId="77777777">
            <w:pPr>
              <w:rPr>
                <w:color w:val="000000"/>
                <w:spacing w:val="-2"/>
                <w:sz w:val="18"/>
              </w:rPr>
            </w:pPr>
            <w:r w:rsidRPr="00CC0718">
              <w:rPr>
                <w:color w:val="000000"/>
                <w:spacing w:val="-2"/>
                <w:sz w:val="18"/>
              </w:rPr>
              <w:t>2</w:t>
            </w:r>
          </w:p>
        </w:tc>
        <w:tc>
          <w:tcPr>
            <w:tcW w:w="1362" w:type="dxa"/>
            <w:tcBorders>
              <w:bottom w:val="single" w:color="8FB6EA" w:sz="5" w:space="0"/>
            </w:tcBorders>
            <w:shd w:val="clear" w:color="auto" w:fill="FFFFFF" w:themeFill="background1"/>
            <w:tcMar/>
          </w:tcPr>
          <w:p w:rsidRPr="00CC0718" w:rsidR="00C71DC8" w:rsidP="00244814" w:rsidRDefault="00C71DC8" w14:paraId="6EFD5DF8" w14:textId="77777777">
            <w:pPr>
              <w:rPr>
                <w:color w:val="000000"/>
                <w:spacing w:val="-2"/>
                <w:sz w:val="18"/>
              </w:rPr>
            </w:pPr>
            <w:r w:rsidRPr="00CC0718">
              <w:rPr>
                <w:color w:val="000000"/>
                <w:spacing w:val="-2"/>
                <w:sz w:val="18"/>
              </w:rPr>
              <w:t>21</w:t>
            </w:r>
          </w:p>
        </w:tc>
        <w:tc>
          <w:tcPr>
            <w:tcW w:w="1690" w:type="dxa"/>
            <w:tcBorders>
              <w:bottom w:val="single" w:color="8FB6EA" w:sz="5" w:space="0"/>
            </w:tcBorders>
            <w:shd w:val="clear" w:color="auto" w:fill="FFFFFF" w:themeFill="background1"/>
            <w:tcMar/>
          </w:tcPr>
          <w:p w:rsidRPr="00CC0718" w:rsidR="00C71DC8" w:rsidP="00244814" w:rsidRDefault="00C71DC8" w14:paraId="090AEF07" w14:textId="77777777">
            <w:pPr>
              <w:rPr>
                <w:color w:val="000000"/>
                <w:spacing w:val="-2"/>
                <w:sz w:val="18"/>
              </w:rPr>
            </w:pPr>
            <w:r w:rsidRPr="00CC0718">
              <w:rPr>
                <w:color w:val="000000"/>
                <w:spacing w:val="-2"/>
                <w:sz w:val="18"/>
              </w:rPr>
              <w:t>2</w:t>
            </w:r>
          </w:p>
        </w:tc>
        <w:tc>
          <w:tcPr>
            <w:tcW w:w="1576" w:type="dxa"/>
            <w:tcBorders>
              <w:bottom w:val="single" w:color="8FB6EA" w:sz="5" w:space="0"/>
            </w:tcBorders>
            <w:shd w:val="clear" w:color="auto" w:fill="FFFFFF" w:themeFill="background1"/>
            <w:tcMar/>
          </w:tcPr>
          <w:p w:rsidRPr="00CC0718" w:rsidR="00C71DC8" w:rsidP="00244814" w:rsidRDefault="00C71DC8" w14:paraId="0380A3A8" w14:textId="77777777">
            <w:pPr>
              <w:rPr>
                <w:color w:val="000000"/>
                <w:spacing w:val="-2"/>
                <w:sz w:val="18"/>
              </w:rPr>
            </w:pPr>
          </w:p>
        </w:tc>
      </w:tr>
      <w:tr w:rsidRPr="00CC0718" w:rsidR="00C71DC8" w:rsidTr="3A33D0EC" w14:paraId="1FD88FCA" w14:textId="77777777">
        <w:trPr>
          <w:trHeight w:val="459" w:hRule="exact"/>
        </w:trPr>
        <w:tc>
          <w:tcPr>
            <w:tcW w:w="10717" w:type="dxa"/>
            <w:gridSpan w:val="8"/>
            <w:tcBorders>
              <w:top w:val="single" w:color="8FB6EA" w:sz="5" w:space="0"/>
            </w:tcBorders>
            <w:tcMar/>
          </w:tcPr>
          <w:p w:rsidRPr="00CC0718" w:rsidR="00C71DC8" w:rsidP="00244814" w:rsidRDefault="00C71DC8" w14:paraId="6D1D8086" w14:textId="77777777"/>
        </w:tc>
      </w:tr>
      <w:tr w:rsidRPr="00CC0718" w:rsidR="00C71DC8" w:rsidTr="3A33D0EC" w14:paraId="70B90B9F" w14:textId="77777777">
        <w:trPr>
          <w:trHeight w:val="601" w:hRule="exact"/>
        </w:trPr>
        <w:tc>
          <w:tcPr>
            <w:tcW w:w="10717" w:type="dxa"/>
            <w:gridSpan w:val="8"/>
            <w:shd w:val="clear" w:color="auto" w:fill="FFFFFF" w:themeFill="background1"/>
            <w:tcMar/>
          </w:tcPr>
          <w:p w:rsidRPr="00CC0718" w:rsidR="00C71DC8" w:rsidP="00244814" w:rsidRDefault="00C71DC8" w14:paraId="5210FCA4" w14:textId="77777777">
            <w:pPr>
              <w:rPr>
                <w:b/>
                <w:color w:val="5C83B4"/>
                <w:spacing w:val="-2"/>
                <w:sz w:val="24"/>
              </w:rPr>
            </w:pPr>
          </w:p>
        </w:tc>
      </w:tr>
      <w:tr w:rsidRPr="00CC0718" w:rsidR="00C71DC8" w:rsidTr="3A33D0EC" w14:paraId="4549B3D5" w14:textId="77777777">
        <w:trPr>
          <w:trHeight w:val="444" w:hRule="exact"/>
        </w:trPr>
        <w:tc>
          <w:tcPr>
            <w:tcW w:w="1805" w:type="dxa"/>
            <w:shd w:val="clear" w:color="auto" w:fill="FFFFFF" w:themeFill="background1"/>
            <w:tcMar/>
          </w:tcPr>
          <w:p w:rsidRPr="00CC0718" w:rsidR="00C71DC8" w:rsidP="00244814" w:rsidRDefault="00C71DC8" w14:paraId="05FFD01F" w14:textId="77777777">
            <w:pPr>
              <w:rPr>
                <w:b/>
                <w:color w:val="5C83B4"/>
                <w:spacing w:val="-2"/>
                <w:sz w:val="24"/>
              </w:rPr>
            </w:pPr>
            <w:r w:rsidRPr="00CC0718">
              <w:rPr>
                <w:b/>
                <w:color w:val="5C83B4"/>
                <w:spacing w:val="-2"/>
                <w:sz w:val="24"/>
              </w:rPr>
              <w:t>Nickname:</w:t>
            </w:r>
          </w:p>
        </w:tc>
        <w:tc>
          <w:tcPr>
            <w:tcW w:w="8912" w:type="dxa"/>
            <w:gridSpan w:val="7"/>
            <w:vMerge w:val="restart"/>
            <w:shd w:val="clear" w:color="auto" w:fill="FFFFFF" w:themeFill="background1"/>
            <w:tcMar/>
          </w:tcPr>
          <w:p w:rsidRPr="00CC0718" w:rsidR="00C71DC8" w:rsidP="00244814" w:rsidRDefault="00C71DC8" w14:paraId="41DFE464" w14:textId="77777777">
            <w:pPr>
              <w:rPr>
                <w:b/>
                <w:color w:val="5C83B4"/>
                <w:spacing w:val="-2"/>
                <w:sz w:val="24"/>
              </w:rPr>
            </w:pPr>
            <w:r w:rsidRPr="00CC0718">
              <w:rPr>
                <w:b/>
                <w:color w:val="5C83B4"/>
                <w:spacing w:val="-2"/>
                <w:sz w:val="24"/>
              </w:rPr>
              <w:t>Codes\\AXIAL CODE\\Q4 b- Activities of the club\CULTURAL AND SOCIAL EVENTS\cultural activities which are based out of the Indian ethnicity.</w:t>
            </w:r>
          </w:p>
        </w:tc>
      </w:tr>
      <w:tr w:rsidRPr="00CC0718" w:rsidR="00C71DC8" w:rsidTr="3A33D0EC" w14:paraId="2C749099" w14:textId="77777777">
        <w:trPr>
          <w:trHeight w:val="459" w:hRule="exact"/>
        </w:trPr>
        <w:tc>
          <w:tcPr>
            <w:tcW w:w="1805" w:type="dxa"/>
            <w:shd w:val="clear" w:color="auto" w:fill="FFFFFF" w:themeFill="background1"/>
            <w:tcMar/>
          </w:tcPr>
          <w:p w:rsidRPr="00CC0718" w:rsidR="00C71DC8" w:rsidP="00244814" w:rsidRDefault="00C71DC8" w14:paraId="3784D49C" w14:textId="77777777">
            <w:pPr>
              <w:rPr>
                <w:b/>
                <w:color w:val="5C83B4"/>
                <w:spacing w:val="-2"/>
                <w:sz w:val="24"/>
              </w:rPr>
            </w:pPr>
            <w:r w:rsidRPr="00CC0718">
              <w:rPr>
                <w:b/>
                <w:color w:val="5C83B4"/>
                <w:spacing w:val="-2"/>
                <w:sz w:val="24"/>
              </w:rPr>
              <w:t>Classification:</w:t>
            </w:r>
          </w:p>
        </w:tc>
        <w:tc>
          <w:tcPr>
            <w:tcW w:w="8912" w:type="dxa"/>
            <w:gridSpan w:val="7"/>
            <w:vMerge/>
            <w:tcMar/>
          </w:tcPr>
          <w:p w:rsidRPr="00CC0718" w:rsidR="00C71DC8" w:rsidP="00244814" w:rsidRDefault="00C71DC8" w14:paraId="7DDD4387" w14:textId="77777777"/>
        </w:tc>
      </w:tr>
      <w:tr w:rsidRPr="00CC0718" w:rsidR="00C71DC8" w:rsidTr="3A33D0EC" w14:paraId="6A59D442" w14:textId="77777777">
        <w:trPr>
          <w:trHeight w:val="444" w:hRule="exact"/>
        </w:trPr>
        <w:tc>
          <w:tcPr>
            <w:tcW w:w="1805" w:type="dxa"/>
            <w:shd w:val="clear" w:color="auto" w:fill="FFFFFF" w:themeFill="background1"/>
            <w:tcMar/>
          </w:tcPr>
          <w:p w:rsidRPr="00CC0718" w:rsidR="00C71DC8" w:rsidP="00244814" w:rsidRDefault="00C71DC8" w14:paraId="0EDC0F7B" w14:textId="77777777">
            <w:pPr>
              <w:rPr>
                <w:b/>
                <w:color w:val="5C83B4"/>
                <w:spacing w:val="-2"/>
                <w:sz w:val="24"/>
              </w:rPr>
            </w:pPr>
            <w:r w:rsidRPr="00CC0718">
              <w:rPr>
                <w:b/>
                <w:color w:val="5C83B4"/>
                <w:spacing w:val="-2"/>
                <w:sz w:val="24"/>
              </w:rPr>
              <w:t>Aggregated:</w:t>
            </w:r>
          </w:p>
        </w:tc>
        <w:tc>
          <w:tcPr>
            <w:tcW w:w="8912" w:type="dxa"/>
            <w:gridSpan w:val="7"/>
            <w:shd w:val="clear" w:color="auto" w:fill="FFFFFF" w:themeFill="background1"/>
            <w:tcMar/>
          </w:tcPr>
          <w:p w:rsidRPr="00CC0718" w:rsidR="00C71DC8" w:rsidP="00244814" w:rsidRDefault="00C71DC8" w14:paraId="2B4AA99E" w14:textId="77777777">
            <w:pPr>
              <w:rPr>
                <w:b/>
                <w:color w:val="5C83B4"/>
                <w:spacing w:val="-2"/>
                <w:sz w:val="24"/>
              </w:rPr>
            </w:pPr>
            <w:r w:rsidRPr="00CC0718">
              <w:rPr>
                <w:b/>
                <w:color w:val="5C83B4"/>
                <w:spacing w:val="-2"/>
                <w:sz w:val="24"/>
              </w:rPr>
              <w:t>No</w:t>
            </w:r>
          </w:p>
        </w:tc>
      </w:tr>
      <w:tr w:rsidRPr="00CC0718" w:rsidR="00C71DC8" w:rsidTr="3A33D0EC" w14:paraId="631F3A04" w14:textId="77777777">
        <w:trPr>
          <w:trHeight w:val="344" w:hRule="exact"/>
        </w:trPr>
        <w:tc>
          <w:tcPr>
            <w:tcW w:w="3381" w:type="dxa"/>
            <w:gridSpan w:val="2"/>
            <w:tcBorders>
              <w:bottom w:val="single" w:color="8FB6EA" w:sz="5" w:space="0"/>
            </w:tcBorders>
            <w:shd w:val="clear" w:color="auto" w:fill="FFFFFF" w:themeFill="background1"/>
            <w:tcMar/>
          </w:tcPr>
          <w:p w:rsidRPr="00CC0718" w:rsidR="00C71DC8" w:rsidP="00244814" w:rsidRDefault="00C71DC8" w14:paraId="1330DB38" w14:textId="77777777">
            <w:pPr>
              <w:rPr>
                <w:color w:val="000000"/>
                <w:spacing w:val="-2"/>
                <w:sz w:val="18"/>
              </w:rPr>
            </w:pPr>
            <w:r w:rsidRPr="00CC0718">
              <w:rPr>
                <w:color w:val="000000"/>
                <w:spacing w:val="-2"/>
                <w:sz w:val="18"/>
              </w:rPr>
              <w:t>Document</w:t>
            </w:r>
          </w:p>
        </w:tc>
        <w:tc>
          <w:tcPr>
            <w:tcW w:w="1132" w:type="dxa"/>
            <w:tcBorders>
              <w:bottom w:val="single" w:color="8FB6EA" w:sz="5" w:space="0"/>
            </w:tcBorders>
            <w:shd w:val="clear" w:color="auto" w:fill="FFFFFF" w:themeFill="background1"/>
            <w:tcMar/>
          </w:tcPr>
          <w:p w:rsidRPr="00CC0718" w:rsidR="00C71DC8" w:rsidP="00244814" w:rsidRDefault="00C71DC8" w14:paraId="5456B4C1" w14:textId="77777777">
            <w:pPr>
              <w:rPr>
                <w:color w:val="000000"/>
                <w:spacing w:val="-2"/>
                <w:sz w:val="18"/>
              </w:rPr>
            </w:pPr>
            <w:r w:rsidRPr="00CC0718">
              <w:rPr>
                <w:color w:val="000000"/>
                <w:spacing w:val="-2"/>
                <w:sz w:val="18"/>
              </w:rPr>
              <w:t>1</w:t>
            </w:r>
          </w:p>
        </w:tc>
        <w:tc>
          <w:tcPr>
            <w:tcW w:w="1576" w:type="dxa"/>
            <w:gridSpan w:val="2"/>
            <w:tcBorders>
              <w:bottom w:val="single" w:color="8FB6EA" w:sz="5" w:space="0"/>
            </w:tcBorders>
            <w:shd w:val="clear" w:color="auto" w:fill="FFFFFF" w:themeFill="background1"/>
            <w:tcMar/>
          </w:tcPr>
          <w:p w:rsidRPr="00CC0718" w:rsidR="00C71DC8" w:rsidP="00244814" w:rsidRDefault="00C71DC8" w14:paraId="1D613FE9" w14:textId="77777777">
            <w:pPr>
              <w:rPr>
                <w:color w:val="000000"/>
                <w:spacing w:val="-2"/>
                <w:sz w:val="18"/>
              </w:rPr>
            </w:pPr>
            <w:r w:rsidRPr="00CC0718">
              <w:rPr>
                <w:color w:val="000000"/>
                <w:spacing w:val="-2"/>
                <w:sz w:val="18"/>
              </w:rPr>
              <w:t>1</w:t>
            </w:r>
          </w:p>
        </w:tc>
        <w:tc>
          <w:tcPr>
            <w:tcW w:w="1362" w:type="dxa"/>
            <w:tcBorders>
              <w:bottom w:val="single" w:color="8FB6EA" w:sz="5" w:space="0"/>
            </w:tcBorders>
            <w:shd w:val="clear" w:color="auto" w:fill="FFFFFF" w:themeFill="background1"/>
            <w:tcMar/>
          </w:tcPr>
          <w:p w:rsidRPr="00CC0718" w:rsidR="00C71DC8" w:rsidP="00244814" w:rsidRDefault="00C71DC8" w14:paraId="36DD816C" w14:textId="77777777">
            <w:pPr>
              <w:rPr>
                <w:color w:val="000000"/>
                <w:spacing w:val="-2"/>
                <w:sz w:val="18"/>
              </w:rPr>
            </w:pPr>
            <w:r w:rsidRPr="00CC0718">
              <w:rPr>
                <w:color w:val="000000"/>
                <w:spacing w:val="-2"/>
                <w:sz w:val="18"/>
              </w:rPr>
              <w:t>10</w:t>
            </w:r>
          </w:p>
        </w:tc>
        <w:tc>
          <w:tcPr>
            <w:tcW w:w="1690" w:type="dxa"/>
            <w:tcBorders>
              <w:bottom w:val="single" w:color="8FB6EA" w:sz="5" w:space="0"/>
            </w:tcBorders>
            <w:shd w:val="clear" w:color="auto" w:fill="FFFFFF" w:themeFill="background1"/>
            <w:tcMar/>
          </w:tcPr>
          <w:p w:rsidRPr="00CC0718" w:rsidR="00C71DC8" w:rsidP="00244814" w:rsidRDefault="00C71DC8" w14:paraId="6ABAD36A" w14:textId="77777777">
            <w:pPr>
              <w:rPr>
                <w:color w:val="000000"/>
                <w:spacing w:val="-2"/>
                <w:sz w:val="18"/>
              </w:rPr>
            </w:pPr>
            <w:r w:rsidRPr="00CC0718">
              <w:rPr>
                <w:color w:val="000000"/>
                <w:spacing w:val="-2"/>
                <w:sz w:val="18"/>
              </w:rPr>
              <w:t>1</w:t>
            </w:r>
          </w:p>
        </w:tc>
        <w:tc>
          <w:tcPr>
            <w:tcW w:w="1576" w:type="dxa"/>
            <w:tcBorders>
              <w:bottom w:val="single" w:color="8FB6EA" w:sz="5" w:space="0"/>
            </w:tcBorders>
            <w:shd w:val="clear" w:color="auto" w:fill="FFFFFF" w:themeFill="background1"/>
            <w:tcMar/>
          </w:tcPr>
          <w:p w:rsidRPr="00CC0718" w:rsidR="00C71DC8" w:rsidP="00244814" w:rsidRDefault="00C71DC8" w14:paraId="1C4D78C7" w14:textId="77777777">
            <w:pPr>
              <w:rPr>
                <w:color w:val="000000"/>
                <w:spacing w:val="-2"/>
                <w:sz w:val="18"/>
              </w:rPr>
            </w:pPr>
          </w:p>
        </w:tc>
      </w:tr>
      <w:tr w:rsidRPr="00CC0718" w:rsidR="00C71DC8" w:rsidTr="3A33D0EC" w14:paraId="16EA4E55" w14:textId="77777777">
        <w:trPr>
          <w:trHeight w:val="458" w:hRule="exact"/>
        </w:trPr>
        <w:tc>
          <w:tcPr>
            <w:tcW w:w="10717" w:type="dxa"/>
            <w:gridSpan w:val="8"/>
            <w:tcBorders>
              <w:top w:val="single" w:color="8FB6EA" w:sz="5" w:space="0"/>
            </w:tcBorders>
            <w:tcMar/>
          </w:tcPr>
          <w:p w:rsidRPr="00CC0718" w:rsidR="00C71DC8" w:rsidP="00244814" w:rsidRDefault="00C71DC8" w14:paraId="40018F7C" w14:textId="77777777"/>
        </w:tc>
      </w:tr>
      <w:tr w:rsidRPr="00CC0718" w:rsidR="00C71DC8" w:rsidTr="3A33D0EC" w14:paraId="67B309A4" w14:textId="77777777">
        <w:trPr>
          <w:trHeight w:val="602" w:hRule="exact"/>
        </w:trPr>
        <w:tc>
          <w:tcPr>
            <w:tcW w:w="10717" w:type="dxa"/>
            <w:gridSpan w:val="8"/>
            <w:shd w:val="clear" w:color="auto" w:fill="FFFFFF" w:themeFill="background1"/>
            <w:tcMar/>
          </w:tcPr>
          <w:p w:rsidRPr="00CC0718" w:rsidR="00C71DC8" w:rsidP="00244814" w:rsidRDefault="00C71DC8" w14:paraId="35CBD4E4" w14:textId="77777777">
            <w:pPr>
              <w:rPr>
                <w:b/>
                <w:color w:val="5C83B4"/>
                <w:spacing w:val="-2"/>
                <w:sz w:val="24"/>
              </w:rPr>
            </w:pPr>
            <w:bookmarkStart w:name="CodesAXIALCODEQ4bActivitiesoftheclubCULT" w:id="52"/>
            <w:bookmarkEnd w:id="52"/>
          </w:p>
        </w:tc>
      </w:tr>
      <w:tr w:rsidRPr="00CC0718" w:rsidR="00C71DC8" w:rsidTr="3A33D0EC" w14:paraId="0F431194" w14:textId="77777777">
        <w:trPr>
          <w:trHeight w:val="444" w:hRule="exact"/>
        </w:trPr>
        <w:tc>
          <w:tcPr>
            <w:tcW w:w="1805" w:type="dxa"/>
            <w:shd w:val="clear" w:color="auto" w:fill="FFFFFF" w:themeFill="background1"/>
            <w:tcMar/>
          </w:tcPr>
          <w:p w:rsidRPr="00CC0718" w:rsidR="00C71DC8" w:rsidP="00244814" w:rsidRDefault="00C71DC8" w14:paraId="5A85B81C" w14:textId="77777777">
            <w:pPr>
              <w:rPr>
                <w:b/>
                <w:color w:val="5C83B4"/>
                <w:spacing w:val="-2"/>
                <w:sz w:val="24"/>
              </w:rPr>
            </w:pPr>
            <w:r w:rsidRPr="00CC0718">
              <w:rPr>
                <w:b/>
                <w:color w:val="5C83B4"/>
                <w:spacing w:val="-2"/>
                <w:sz w:val="24"/>
              </w:rPr>
              <w:t>Nickname:</w:t>
            </w:r>
          </w:p>
        </w:tc>
        <w:tc>
          <w:tcPr>
            <w:tcW w:w="8912" w:type="dxa"/>
            <w:gridSpan w:val="7"/>
            <w:vMerge w:val="restart"/>
            <w:shd w:val="clear" w:color="auto" w:fill="FFFFFF" w:themeFill="background1"/>
            <w:tcMar/>
          </w:tcPr>
          <w:p w:rsidRPr="00CC0718" w:rsidR="00C71DC8" w:rsidP="00244814" w:rsidRDefault="00C71DC8" w14:paraId="56F4FAB7" w14:textId="77777777">
            <w:pPr>
              <w:rPr>
                <w:b/>
                <w:color w:val="5C83B4"/>
                <w:spacing w:val="-2"/>
                <w:sz w:val="24"/>
              </w:rPr>
            </w:pPr>
            <w:r w:rsidRPr="00CC0718">
              <w:rPr>
                <w:b/>
                <w:color w:val="5C83B4"/>
                <w:spacing w:val="-2"/>
                <w:sz w:val="24"/>
              </w:rPr>
              <w:t>Codes\\AXIAL CODE\\Q4 b- Activities of the club\CULTURAL AND SOCIAL EVENTS\have a lot of cultural programs which take place in India</w:t>
            </w:r>
          </w:p>
        </w:tc>
      </w:tr>
      <w:tr w:rsidRPr="00CC0718" w:rsidR="00C71DC8" w:rsidTr="3A33D0EC" w14:paraId="483E92F4" w14:textId="77777777">
        <w:trPr>
          <w:trHeight w:val="459" w:hRule="exact"/>
        </w:trPr>
        <w:tc>
          <w:tcPr>
            <w:tcW w:w="1805" w:type="dxa"/>
            <w:shd w:val="clear" w:color="auto" w:fill="FFFFFF" w:themeFill="background1"/>
            <w:tcMar/>
          </w:tcPr>
          <w:p w:rsidRPr="00CC0718" w:rsidR="00C71DC8" w:rsidP="00244814" w:rsidRDefault="00C71DC8" w14:paraId="1B061F1A" w14:textId="77777777">
            <w:pPr>
              <w:rPr>
                <w:b/>
                <w:color w:val="5C83B4"/>
                <w:spacing w:val="-2"/>
                <w:sz w:val="24"/>
              </w:rPr>
            </w:pPr>
            <w:r w:rsidRPr="00CC0718">
              <w:rPr>
                <w:b/>
                <w:color w:val="5C83B4"/>
                <w:spacing w:val="-2"/>
                <w:sz w:val="24"/>
              </w:rPr>
              <w:t>Classification:</w:t>
            </w:r>
          </w:p>
        </w:tc>
        <w:tc>
          <w:tcPr>
            <w:tcW w:w="8912" w:type="dxa"/>
            <w:gridSpan w:val="7"/>
            <w:vMerge/>
            <w:tcMar/>
          </w:tcPr>
          <w:p w:rsidRPr="00CC0718" w:rsidR="00C71DC8" w:rsidP="00244814" w:rsidRDefault="00C71DC8" w14:paraId="54E3F519" w14:textId="77777777"/>
        </w:tc>
      </w:tr>
      <w:tr w:rsidRPr="00CC0718" w:rsidR="00C71DC8" w:rsidTr="3A33D0EC" w14:paraId="62717A5A" w14:textId="77777777">
        <w:trPr>
          <w:trHeight w:val="444" w:hRule="exact"/>
        </w:trPr>
        <w:tc>
          <w:tcPr>
            <w:tcW w:w="1805" w:type="dxa"/>
            <w:shd w:val="clear" w:color="auto" w:fill="FFFFFF" w:themeFill="background1"/>
            <w:tcMar/>
          </w:tcPr>
          <w:p w:rsidRPr="00CC0718" w:rsidR="00C71DC8" w:rsidP="00244814" w:rsidRDefault="00C71DC8" w14:paraId="23987070" w14:textId="77777777">
            <w:pPr>
              <w:rPr>
                <w:b/>
                <w:color w:val="5C83B4"/>
                <w:spacing w:val="-2"/>
                <w:sz w:val="24"/>
              </w:rPr>
            </w:pPr>
            <w:r w:rsidRPr="00CC0718">
              <w:rPr>
                <w:b/>
                <w:color w:val="5C83B4"/>
                <w:spacing w:val="-2"/>
                <w:sz w:val="24"/>
              </w:rPr>
              <w:t>Aggregated:</w:t>
            </w:r>
          </w:p>
        </w:tc>
        <w:tc>
          <w:tcPr>
            <w:tcW w:w="8912" w:type="dxa"/>
            <w:gridSpan w:val="7"/>
            <w:shd w:val="clear" w:color="auto" w:fill="FFFFFF" w:themeFill="background1"/>
            <w:tcMar/>
          </w:tcPr>
          <w:p w:rsidRPr="00CC0718" w:rsidR="00C71DC8" w:rsidP="00244814" w:rsidRDefault="00C71DC8" w14:paraId="2A1E2B57" w14:textId="77777777">
            <w:pPr>
              <w:rPr>
                <w:b/>
                <w:color w:val="5C83B4"/>
                <w:spacing w:val="-2"/>
                <w:sz w:val="24"/>
              </w:rPr>
            </w:pPr>
            <w:r w:rsidRPr="00CC0718">
              <w:rPr>
                <w:b/>
                <w:color w:val="5C83B4"/>
                <w:spacing w:val="-2"/>
                <w:sz w:val="24"/>
              </w:rPr>
              <w:t>No</w:t>
            </w:r>
          </w:p>
        </w:tc>
      </w:tr>
      <w:tr w:rsidRPr="00CC0718" w:rsidR="00C71DC8" w:rsidTr="3A33D0EC" w14:paraId="44E41B23" w14:textId="77777777">
        <w:trPr>
          <w:trHeight w:val="344" w:hRule="exact"/>
        </w:trPr>
        <w:tc>
          <w:tcPr>
            <w:tcW w:w="3381" w:type="dxa"/>
            <w:gridSpan w:val="2"/>
            <w:tcBorders>
              <w:bottom w:val="single" w:color="8FB6EA" w:sz="5" w:space="0"/>
            </w:tcBorders>
            <w:shd w:val="clear" w:color="auto" w:fill="FFFFFF" w:themeFill="background1"/>
            <w:tcMar/>
          </w:tcPr>
          <w:p w:rsidRPr="00CC0718" w:rsidR="00C71DC8" w:rsidP="00244814" w:rsidRDefault="00C71DC8" w14:paraId="366FAF0E" w14:textId="77777777">
            <w:pPr>
              <w:rPr>
                <w:color w:val="000000"/>
                <w:spacing w:val="-2"/>
                <w:sz w:val="18"/>
              </w:rPr>
            </w:pPr>
            <w:r w:rsidRPr="00CC0718">
              <w:rPr>
                <w:color w:val="000000"/>
                <w:spacing w:val="-2"/>
                <w:sz w:val="18"/>
              </w:rPr>
              <w:t>Document</w:t>
            </w:r>
          </w:p>
        </w:tc>
        <w:tc>
          <w:tcPr>
            <w:tcW w:w="1132" w:type="dxa"/>
            <w:tcBorders>
              <w:bottom w:val="single" w:color="8FB6EA" w:sz="5" w:space="0"/>
            </w:tcBorders>
            <w:shd w:val="clear" w:color="auto" w:fill="FFFFFF" w:themeFill="background1"/>
            <w:tcMar/>
          </w:tcPr>
          <w:p w:rsidRPr="00CC0718" w:rsidR="00C71DC8" w:rsidP="00244814" w:rsidRDefault="00C71DC8" w14:paraId="759B7630" w14:textId="77777777">
            <w:pPr>
              <w:rPr>
                <w:color w:val="000000"/>
                <w:spacing w:val="-2"/>
                <w:sz w:val="18"/>
              </w:rPr>
            </w:pPr>
            <w:r w:rsidRPr="00CC0718">
              <w:rPr>
                <w:color w:val="000000"/>
                <w:spacing w:val="-2"/>
                <w:sz w:val="18"/>
              </w:rPr>
              <w:t>1</w:t>
            </w:r>
          </w:p>
        </w:tc>
        <w:tc>
          <w:tcPr>
            <w:tcW w:w="1576" w:type="dxa"/>
            <w:gridSpan w:val="2"/>
            <w:tcBorders>
              <w:bottom w:val="single" w:color="8FB6EA" w:sz="5" w:space="0"/>
            </w:tcBorders>
            <w:shd w:val="clear" w:color="auto" w:fill="FFFFFF" w:themeFill="background1"/>
            <w:tcMar/>
          </w:tcPr>
          <w:p w:rsidRPr="00CC0718" w:rsidR="00C71DC8" w:rsidP="00244814" w:rsidRDefault="00C71DC8" w14:paraId="681201ED" w14:textId="77777777">
            <w:pPr>
              <w:rPr>
                <w:color w:val="000000"/>
                <w:spacing w:val="-2"/>
                <w:sz w:val="18"/>
              </w:rPr>
            </w:pPr>
            <w:r w:rsidRPr="00CC0718">
              <w:rPr>
                <w:color w:val="000000"/>
                <w:spacing w:val="-2"/>
                <w:sz w:val="18"/>
              </w:rPr>
              <w:t>1</w:t>
            </w:r>
          </w:p>
        </w:tc>
        <w:tc>
          <w:tcPr>
            <w:tcW w:w="1362" w:type="dxa"/>
            <w:tcBorders>
              <w:bottom w:val="single" w:color="8FB6EA" w:sz="5" w:space="0"/>
            </w:tcBorders>
            <w:shd w:val="clear" w:color="auto" w:fill="FFFFFF" w:themeFill="background1"/>
            <w:tcMar/>
          </w:tcPr>
          <w:p w:rsidRPr="00CC0718" w:rsidR="00C71DC8" w:rsidP="00244814" w:rsidRDefault="00C71DC8" w14:paraId="15E0CFEB" w14:textId="77777777">
            <w:pPr>
              <w:rPr>
                <w:color w:val="000000"/>
                <w:spacing w:val="-2"/>
                <w:sz w:val="18"/>
              </w:rPr>
            </w:pPr>
            <w:r w:rsidRPr="00CC0718">
              <w:rPr>
                <w:color w:val="000000"/>
                <w:spacing w:val="-2"/>
                <w:sz w:val="18"/>
              </w:rPr>
              <w:t>11</w:t>
            </w:r>
          </w:p>
        </w:tc>
        <w:tc>
          <w:tcPr>
            <w:tcW w:w="1690" w:type="dxa"/>
            <w:tcBorders>
              <w:bottom w:val="single" w:color="8FB6EA" w:sz="5" w:space="0"/>
            </w:tcBorders>
            <w:shd w:val="clear" w:color="auto" w:fill="FFFFFF" w:themeFill="background1"/>
            <w:tcMar/>
          </w:tcPr>
          <w:p w:rsidRPr="00CC0718" w:rsidR="00C71DC8" w:rsidP="00244814" w:rsidRDefault="00C71DC8" w14:paraId="6C9536A5" w14:textId="77777777">
            <w:pPr>
              <w:rPr>
                <w:color w:val="000000"/>
                <w:spacing w:val="-2"/>
                <w:sz w:val="18"/>
              </w:rPr>
            </w:pPr>
            <w:r w:rsidRPr="00CC0718">
              <w:rPr>
                <w:color w:val="000000"/>
                <w:spacing w:val="-2"/>
                <w:sz w:val="18"/>
              </w:rPr>
              <w:t>1</w:t>
            </w:r>
          </w:p>
        </w:tc>
        <w:tc>
          <w:tcPr>
            <w:tcW w:w="1576" w:type="dxa"/>
            <w:tcBorders>
              <w:bottom w:val="single" w:color="8FB6EA" w:sz="5" w:space="0"/>
            </w:tcBorders>
            <w:shd w:val="clear" w:color="auto" w:fill="FFFFFF" w:themeFill="background1"/>
            <w:tcMar/>
          </w:tcPr>
          <w:p w:rsidRPr="00CC0718" w:rsidR="00C71DC8" w:rsidP="00244814" w:rsidRDefault="00C71DC8" w14:paraId="335E54B3" w14:textId="77777777">
            <w:pPr>
              <w:rPr>
                <w:color w:val="000000"/>
                <w:spacing w:val="-2"/>
                <w:sz w:val="18"/>
              </w:rPr>
            </w:pPr>
          </w:p>
        </w:tc>
      </w:tr>
      <w:tr w:rsidRPr="00CC0718" w:rsidR="00C71DC8" w:rsidTr="3A33D0EC" w14:paraId="44F0DCE3" w14:textId="77777777">
        <w:trPr>
          <w:trHeight w:val="444" w:hRule="exact"/>
        </w:trPr>
        <w:tc>
          <w:tcPr>
            <w:tcW w:w="10717" w:type="dxa"/>
            <w:gridSpan w:val="8"/>
            <w:tcBorders>
              <w:top w:val="single" w:color="8FB6EA" w:sz="5" w:space="0"/>
            </w:tcBorders>
            <w:tcMar/>
          </w:tcPr>
          <w:p w:rsidRPr="00CC0718" w:rsidR="00C71DC8" w:rsidP="00244814" w:rsidRDefault="00C71DC8" w14:paraId="7DF1EBD2" w14:textId="77777777"/>
        </w:tc>
      </w:tr>
      <w:tr w:rsidRPr="00CC0718" w:rsidR="00C71DC8" w:rsidTr="3A33D0EC" w14:paraId="06D86CCE" w14:textId="77777777">
        <w:trPr>
          <w:trHeight w:val="344" w:hRule="exact"/>
        </w:trPr>
        <w:tc>
          <w:tcPr>
            <w:tcW w:w="10717" w:type="dxa"/>
            <w:gridSpan w:val="8"/>
            <w:shd w:val="clear" w:color="auto" w:fill="FFFFFF" w:themeFill="background1"/>
            <w:tcMar/>
          </w:tcPr>
          <w:p w:rsidRPr="00CC0718" w:rsidR="00C71DC8" w:rsidP="00244814" w:rsidRDefault="00C71DC8" w14:paraId="6756C535" w14:textId="77777777">
            <w:pPr>
              <w:rPr>
                <w:b/>
                <w:color w:val="5C83B4"/>
                <w:spacing w:val="-2"/>
                <w:sz w:val="24"/>
              </w:rPr>
            </w:pPr>
          </w:p>
        </w:tc>
      </w:tr>
      <w:tr w:rsidRPr="00CC0718" w:rsidR="00C71DC8" w:rsidTr="3A33D0EC" w14:paraId="679BA549" w14:textId="77777777">
        <w:trPr>
          <w:trHeight w:val="444" w:hRule="exact"/>
        </w:trPr>
        <w:tc>
          <w:tcPr>
            <w:tcW w:w="1805" w:type="dxa"/>
            <w:shd w:val="clear" w:color="auto" w:fill="FFFFFF" w:themeFill="background1"/>
            <w:tcMar/>
          </w:tcPr>
          <w:p w:rsidRPr="00CC0718" w:rsidR="00C71DC8" w:rsidP="00244814" w:rsidRDefault="00C71DC8" w14:paraId="37D2D98D" w14:textId="77777777">
            <w:pPr>
              <w:rPr>
                <w:b/>
                <w:color w:val="5C83B4"/>
                <w:spacing w:val="-2"/>
                <w:sz w:val="24"/>
              </w:rPr>
            </w:pPr>
            <w:r w:rsidRPr="00CC0718">
              <w:rPr>
                <w:b/>
                <w:color w:val="5C83B4"/>
                <w:spacing w:val="-2"/>
                <w:sz w:val="24"/>
              </w:rPr>
              <w:t>Nickname:</w:t>
            </w:r>
          </w:p>
        </w:tc>
        <w:tc>
          <w:tcPr>
            <w:tcW w:w="8912" w:type="dxa"/>
            <w:gridSpan w:val="7"/>
            <w:vMerge w:val="restart"/>
            <w:shd w:val="clear" w:color="auto" w:fill="FFFFFF" w:themeFill="background1"/>
            <w:tcMar/>
          </w:tcPr>
          <w:p w:rsidRPr="00CC0718" w:rsidR="00C71DC8" w:rsidP="00244814" w:rsidRDefault="00C71DC8" w14:paraId="2EF0D156" w14:textId="77777777">
            <w:pPr>
              <w:rPr>
                <w:b/>
                <w:color w:val="5C83B4"/>
                <w:spacing w:val="-2"/>
                <w:sz w:val="24"/>
              </w:rPr>
            </w:pPr>
            <w:r w:rsidRPr="00CC0718">
              <w:rPr>
                <w:b/>
                <w:color w:val="5C83B4"/>
                <w:spacing w:val="-2"/>
                <w:sz w:val="24"/>
              </w:rPr>
              <w:t>Codes\\AXIAL CODE\\Q4 b- Activities of the club\DEVELOPMENT AND WELLBEING</w:t>
            </w:r>
          </w:p>
        </w:tc>
      </w:tr>
      <w:tr w:rsidRPr="00CC0718" w:rsidR="00C71DC8" w:rsidTr="3A33D0EC" w14:paraId="5152E908" w14:textId="77777777">
        <w:trPr>
          <w:trHeight w:val="459" w:hRule="exact"/>
        </w:trPr>
        <w:tc>
          <w:tcPr>
            <w:tcW w:w="1805" w:type="dxa"/>
            <w:shd w:val="clear" w:color="auto" w:fill="FFFFFF" w:themeFill="background1"/>
            <w:tcMar/>
          </w:tcPr>
          <w:p w:rsidRPr="00CC0718" w:rsidR="00C71DC8" w:rsidP="00244814" w:rsidRDefault="00C71DC8" w14:paraId="5920C194" w14:textId="77777777">
            <w:pPr>
              <w:rPr>
                <w:b/>
                <w:color w:val="5C83B4"/>
                <w:spacing w:val="-2"/>
                <w:sz w:val="24"/>
              </w:rPr>
            </w:pPr>
            <w:r w:rsidRPr="00CC0718">
              <w:rPr>
                <w:b/>
                <w:color w:val="5C83B4"/>
                <w:spacing w:val="-2"/>
                <w:sz w:val="24"/>
              </w:rPr>
              <w:t>Classification:</w:t>
            </w:r>
          </w:p>
        </w:tc>
        <w:tc>
          <w:tcPr>
            <w:tcW w:w="8912" w:type="dxa"/>
            <w:gridSpan w:val="7"/>
            <w:vMerge/>
            <w:tcMar/>
          </w:tcPr>
          <w:p w:rsidRPr="00CC0718" w:rsidR="00C71DC8" w:rsidP="00244814" w:rsidRDefault="00C71DC8" w14:paraId="58AF1F5C" w14:textId="77777777"/>
        </w:tc>
      </w:tr>
      <w:tr w:rsidRPr="00CC0718" w:rsidR="00C71DC8" w:rsidTr="3A33D0EC" w14:paraId="17F0AA6A" w14:textId="77777777">
        <w:trPr>
          <w:trHeight w:val="444" w:hRule="exact"/>
        </w:trPr>
        <w:tc>
          <w:tcPr>
            <w:tcW w:w="1805" w:type="dxa"/>
            <w:shd w:val="clear" w:color="auto" w:fill="FFFFFF" w:themeFill="background1"/>
            <w:tcMar/>
          </w:tcPr>
          <w:p w:rsidRPr="00CC0718" w:rsidR="00C71DC8" w:rsidP="00244814" w:rsidRDefault="00C71DC8" w14:paraId="74C2C539" w14:textId="77777777">
            <w:pPr>
              <w:rPr>
                <w:b/>
                <w:color w:val="5C83B4"/>
                <w:spacing w:val="-2"/>
                <w:sz w:val="24"/>
              </w:rPr>
            </w:pPr>
            <w:r w:rsidRPr="00CC0718">
              <w:rPr>
                <w:b/>
                <w:color w:val="5C83B4"/>
                <w:spacing w:val="-2"/>
                <w:sz w:val="24"/>
              </w:rPr>
              <w:t>Aggregated:</w:t>
            </w:r>
          </w:p>
        </w:tc>
        <w:tc>
          <w:tcPr>
            <w:tcW w:w="8912" w:type="dxa"/>
            <w:gridSpan w:val="7"/>
            <w:shd w:val="clear" w:color="auto" w:fill="FFFFFF" w:themeFill="background1"/>
            <w:tcMar/>
          </w:tcPr>
          <w:p w:rsidRPr="00CC0718" w:rsidR="00C71DC8" w:rsidP="00244814" w:rsidRDefault="00C71DC8" w14:paraId="6F151C6E" w14:textId="77777777">
            <w:pPr>
              <w:rPr>
                <w:b/>
                <w:color w:val="5C83B4"/>
                <w:spacing w:val="-2"/>
                <w:sz w:val="24"/>
              </w:rPr>
            </w:pPr>
            <w:r w:rsidRPr="00CC0718">
              <w:rPr>
                <w:b/>
                <w:color w:val="5C83B4"/>
                <w:spacing w:val="-2"/>
                <w:sz w:val="24"/>
              </w:rPr>
              <w:t>Yes</w:t>
            </w:r>
          </w:p>
        </w:tc>
      </w:tr>
      <w:tr w:rsidRPr="00CC0718" w:rsidR="00C71DC8" w:rsidTr="3A33D0EC" w14:paraId="2A7DF2B3" w14:textId="77777777">
        <w:trPr>
          <w:trHeight w:val="344" w:hRule="exact"/>
        </w:trPr>
        <w:tc>
          <w:tcPr>
            <w:tcW w:w="3381" w:type="dxa"/>
            <w:gridSpan w:val="2"/>
            <w:tcBorders>
              <w:bottom w:val="single" w:color="8FB6EA" w:sz="5" w:space="0"/>
            </w:tcBorders>
            <w:shd w:val="clear" w:color="auto" w:fill="FFFFFF" w:themeFill="background1"/>
            <w:tcMar/>
          </w:tcPr>
          <w:p w:rsidRPr="00CC0718" w:rsidR="00C71DC8" w:rsidP="00244814" w:rsidRDefault="00C71DC8" w14:paraId="06C66121" w14:textId="77777777">
            <w:pPr>
              <w:rPr>
                <w:color w:val="000000"/>
                <w:spacing w:val="-2"/>
                <w:sz w:val="18"/>
              </w:rPr>
            </w:pPr>
            <w:r w:rsidRPr="00CC0718">
              <w:rPr>
                <w:color w:val="000000"/>
                <w:spacing w:val="-2"/>
                <w:sz w:val="18"/>
              </w:rPr>
              <w:t>Document</w:t>
            </w:r>
          </w:p>
        </w:tc>
        <w:tc>
          <w:tcPr>
            <w:tcW w:w="1132" w:type="dxa"/>
            <w:tcBorders>
              <w:bottom w:val="single" w:color="8FB6EA" w:sz="5" w:space="0"/>
            </w:tcBorders>
            <w:shd w:val="clear" w:color="auto" w:fill="FFFFFF" w:themeFill="background1"/>
            <w:tcMar/>
          </w:tcPr>
          <w:p w:rsidRPr="00CC0718" w:rsidR="00C71DC8" w:rsidP="00244814" w:rsidRDefault="00C71DC8" w14:paraId="0388E072" w14:textId="77777777">
            <w:pPr>
              <w:rPr>
                <w:color w:val="000000"/>
                <w:spacing w:val="-2"/>
                <w:sz w:val="18"/>
              </w:rPr>
            </w:pPr>
            <w:r w:rsidRPr="00CC0718">
              <w:rPr>
                <w:color w:val="000000"/>
                <w:spacing w:val="-2"/>
                <w:sz w:val="18"/>
              </w:rPr>
              <w:t>6</w:t>
            </w:r>
          </w:p>
        </w:tc>
        <w:tc>
          <w:tcPr>
            <w:tcW w:w="1576" w:type="dxa"/>
            <w:gridSpan w:val="2"/>
            <w:tcBorders>
              <w:bottom w:val="single" w:color="8FB6EA" w:sz="5" w:space="0"/>
            </w:tcBorders>
            <w:shd w:val="clear" w:color="auto" w:fill="FFFFFF" w:themeFill="background1"/>
            <w:tcMar/>
          </w:tcPr>
          <w:p w:rsidRPr="00CC0718" w:rsidR="00C71DC8" w:rsidP="00244814" w:rsidRDefault="00C71DC8" w14:paraId="35172465" w14:textId="77777777">
            <w:pPr>
              <w:rPr>
                <w:color w:val="000000"/>
                <w:spacing w:val="-2"/>
                <w:sz w:val="18"/>
              </w:rPr>
            </w:pPr>
            <w:r w:rsidRPr="00CC0718">
              <w:rPr>
                <w:color w:val="000000"/>
                <w:spacing w:val="-2"/>
                <w:sz w:val="18"/>
              </w:rPr>
              <w:t>11</w:t>
            </w:r>
          </w:p>
        </w:tc>
        <w:tc>
          <w:tcPr>
            <w:tcW w:w="1362" w:type="dxa"/>
            <w:tcBorders>
              <w:bottom w:val="single" w:color="8FB6EA" w:sz="5" w:space="0"/>
            </w:tcBorders>
            <w:shd w:val="clear" w:color="auto" w:fill="FFFFFF" w:themeFill="background1"/>
            <w:tcMar/>
          </w:tcPr>
          <w:p w:rsidRPr="00CC0718" w:rsidR="00C71DC8" w:rsidP="00244814" w:rsidRDefault="00C71DC8" w14:paraId="53DC0C42" w14:textId="77777777">
            <w:pPr>
              <w:rPr>
                <w:color w:val="000000"/>
                <w:spacing w:val="-2"/>
                <w:sz w:val="18"/>
              </w:rPr>
            </w:pPr>
            <w:r w:rsidRPr="00CC0718">
              <w:rPr>
                <w:color w:val="000000"/>
                <w:spacing w:val="-2"/>
                <w:sz w:val="18"/>
              </w:rPr>
              <w:t>76</w:t>
            </w:r>
          </w:p>
        </w:tc>
        <w:tc>
          <w:tcPr>
            <w:tcW w:w="1690" w:type="dxa"/>
            <w:tcBorders>
              <w:bottom w:val="single" w:color="8FB6EA" w:sz="5" w:space="0"/>
            </w:tcBorders>
            <w:shd w:val="clear" w:color="auto" w:fill="FFFFFF" w:themeFill="background1"/>
            <w:tcMar/>
          </w:tcPr>
          <w:p w:rsidRPr="00CC0718" w:rsidR="00C71DC8" w:rsidP="00244814" w:rsidRDefault="00C71DC8" w14:paraId="3BCF2A73" w14:textId="77777777">
            <w:pPr>
              <w:rPr>
                <w:color w:val="000000"/>
                <w:spacing w:val="-2"/>
                <w:sz w:val="18"/>
              </w:rPr>
            </w:pPr>
            <w:r w:rsidRPr="00CC0718">
              <w:rPr>
                <w:color w:val="000000"/>
                <w:spacing w:val="-2"/>
                <w:sz w:val="18"/>
              </w:rPr>
              <w:t>11</w:t>
            </w:r>
          </w:p>
        </w:tc>
        <w:tc>
          <w:tcPr>
            <w:tcW w:w="1576" w:type="dxa"/>
            <w:tcBorders>
              <w:bottom w:val="single" w:color="8FB6EA" w:sz="5" w:space="0"/>
            </w:tcBorders>
            <w:shd w:val="clear" w:color="auto" w:fill="FFFFFF" w:themeFill="background1"/>
            <w:tcMar/>
          </w:tcPr>
          <w:p w:rsidRPr="00CC0718" w:rsidR="00C71DC8" w:rsidP="00244814" w:rsidRDefault="00C71DC8" w14:paraId="159C5BE4" w14:textId="77777777">
            <w:pPr>
              <w:rPr>
                <w:color w:val="000000"/>
                <w:spacing w:val="-2"/>
                <w:sz w:val="18"/>
              </w:rPr>
            </w:pPr>
          </w:p>
        </w:tc>
      </w:tr>
      <w:tr w:rsidRPr="00CC0718" w:rsidR="00C71DC8" w:rsidTr="3A33D0EC" w14:paraId="41E63D3E" w14:textId="77777777">
        <w:trPr>
          <w:trHeight w:val="888" w:hRule="exact"/>
        </w:trPr>
        <w:tc>
          <w:tcPr>
            <w:tcW w:w="10717" w:type="dxa"/>
            <w:gridSpan w:val="8"/>
            <w:tcBorders>
              <w:top w:val="single" w:color="8FB6EA" w:sz="5" w:space="0"/>
            </w:tcBorders>
            <w:tcMar/>
          </w:tcPr>
          <w:p w:rsidRPr="00CC0718" w:rsidR="00C71DC8" w:rsidP="00244814" w:rsidRDefault="00C71DC8" w14:paraId="3CD491B2" w14:textId="77777777"/>
        </w:tc>
      </w:tr>
      <w:tr w:rsidRPr="00CC0718" w:rsidR="00C71DC8" w:rsidTr="3A33D0EC" w14:paraId="7999FFF1" w14:textId="77777777">
        <w:trPr>
          <w:trHeight w:val="888" w:hRule="exact"/>
        </w:trPr>
        <w:tc>
          <w:tcPr>
            <w:tcW w:w="10717" w:type="dxa"/>
            <w:gridSpan w:val="8"/>
            <w:tcMar/>
          </w:tcPr>
          <w:p w:rsidRPr="00CC0718" w:rsidR="00C71DC8" w:rsidP="00244814" w:rsidRDefault="00C71DC8" w14:paraId="38C85CB9" w14:textId="77777777"/>
        </w:tc>
      </w:tr>
      <w:tr w:rsidRPr="00CC0718" w:rsidR="00C71DC8" w:rsidTr="3A33D0EC" w14:paraId="73E85944" w14:textId="77777777">
        <w:trPr>
          <w:trHeight w:val="459" w:hRule="exact"/>
        </w:trPr>
        <w:tc>
          <w:tcPr>
            <w:tcW w:w="5359" w:type="dxa"/>
            <w:gridSpan w:val="4"/>
            <w:shd w:val="clear" w:color="auto" w:fill="FFFFFF" w:themeFill="background1"/>
            <w:tcMar/>
          </w:tcPr>
          <w:p w:rsidRPr="00CC0718" w:rsidR="00C71DC8" w:rsidP="00244814" w:rsidRDefault="00C71DC8" w14:paraId="23FCBF7B" w14:textId="77777777">
            <w:pPr>
              <w:jc w:val="right"/>
              <w:rPr>
                <w:color w:val="000066"/>
                <w:spacing w:val="-2"/>
                <w:sz w:val="16"/>
              </w:rPr>
            </w:pPr>
            <w:r w:rsidRPr="00CC0718">
              <w:rPr>
                <w:color w:val="000066"/>
                <w:spacing w:val="-2"/>
                <w:sz w:val="16"/>
              </w:rPr>
              <w:t>Formatted Reports\\Code Summary Formatted Report</w:t>
            </w:r>
          </w:p>
        </w:tc>
        <w:tc>
          <w:tcPr>
            <w:tcW w:w="5358" w:type="dxa"/>
            <w:gridSpan w:val="4"/>
            <w:shd w:val="clear" w:color="auto" w:fill="FFFFFF" w:themeFill="background1"/>
            <w:tcMar/>
          </w:tcPr>
          <w:p w:rsidRPr="00CC0718" w:rsidR="00C71DC8" w:rsidP="00244814" w:rsidRDefault="00C71DC8" w14:paraId="324A9FFC" w14:textId="77777777">
            <w:pPr>
              <w:jc w:val="right"/>
              <w:rPr>
                <w:color w:val="000066"/>
                <w:spacing w:val="-2"/>
                <w:sz w:val="16"/>
              </w:rPr>
            </w:pPr>
            <w:r w:rsidRPr="00CC0718">
              <w:rPr>
                <w:color w:val="000066"/>
                <w:spacing w:val="-2"/>
                <w:sz w:val="16"/>
              </w:rPr>
              <w:t>Page 60 of 104</w:t>
            </w:r>
          </w:p>
        </w:tc>
      </w:tr>
      <w:tr w:rsidRPr="00CC0718" w:rsidR="00C71DC8" w:rsidTr="3A33D0EC" w14:paraId="532D0611" w14:textId="77777777">
        <w:trPr>
          <w:trHeight w:val="444" w:hRule="exact"/>
        </w:trPr>
        <w:tc>
          <w:tcPr>
            <w:tcW w:w="10717" w:type="dxa"/>
            <w:gridSpan w:val="8"/>
            <w:shd w:val="clear" w:color="auto" w:fill="FFFFFF" w:themeFill="background1"/>
            <w:tcMar/>
            <w:vAlign w:val="center"/>
          </w:tcPr>
          <w:p w:rsidRPr="00CC0718" w:rsidR="00C71DC8" w:rsidP="00244814" w:rsidRDefault="00C71DC8" w14:paraId="33B573EC" w14:textId="77777777">
            <w:pPr>
              <w:jc w:val="right"/>
              <w:rPr>
                <w:color w:val="000066"/>
                <w:spacing w:val="-2"/>
                <w:sz w:val="16"/>
              </w:rPr>
            </w:pPr>
            <w:r w:rsidRPr="00CC0718">
              <w:rPr>
                <w:color w:val="000066"/>
                <w:spacing w:val="-2"/>
                <w:sz w:val="16"/>
              </w:rPr>
              <w:t>11/13/2024 3:39 PM</w:t>
            </w:r>
          </w:p>
        </w:tc>
      </w:tr>
      <w:tr w:rsidRPr="00CC0718" w:rsidR="00C71DC8" w:rsidTr="3A33D0EC" w14:paraId="2E6BE7CD" w14:textId="77777777">
        <w:trPr>
          <w:trHeight w:val="459" w:hRule="exact"/>
        </w:trPr>
        <w:tc>
          <w:tcPr>
            <w:tcW w:w="3381" w:type="dxa"/>
            <w:gridSpan w:val="2"/>
            <w:shd w:val="clear" w:color="auto" w:fill="8FB6EA"/>
            <w:tcMar/>
          </w:tcPr>
          <w:p w:rsidRPr="00CC0718" w:rsidR="00C71DC8" w:rsidP="00244814" w:rsidRDefault="00C71DC8" w14:paraId="014E9225" w14:textId="77777777">
            <w:pPr>
              <w:rPr>
                <w:b/>
                <w:color w:val="000066"/>
                <w:spacing w:val="-2"/>
                <w:sz w:val="18"/>
              </w:rPr>
            </w:pPr>
            <w:r w:rsidRPr="00CC0718">
              <w:rPr>
                <w:b/>
                <w:color w:val="000066"/>
                <w:spacing w:val="-2"/>
                <w:sz w:val="18"/>
              </w:rPr>
              <w:t>File Type</w:t>
            </w:r>
          </w:p>
        </w:tc>
        <w:tc>
          <w:tcPr>
            <w:tcW w:w="1132" w:type="dxa"/>
            <w:shd w:val="clear" w:color="auto" w:fill="8FB6EA"/>
            <w:tcMar/>
          </w:tcPr>
          <w:p w:rsidRPr="00CC0718" w:rsidR="00C71DC8" w:rsidP="00244814" w:rsidRDefault="00C71DC8" w14:paraId="3E49525C" w14:textId="77777777">
            <w:pPr>
              <w:rPr>
                <w:b/>
                <w:color w:val="000066"/>
                <w:spacing w:val="-2"/>
                <w:sz w:val="18"/>
              </w:rPr>
            </w:pPr>
            <w:r w:rsidRPr="00CC0718">
              <w:rPr>
                <w:b/>
                <w:color w:val="000066"/>
                <w:spacing w:val="-2"/>
                <w:sz w:val="18"/>
              </w:rPr>
              <w:t>Number of Files</w:t>
            </w:r>
          </w:p>
        </w:tc>
        <w:tc>
          <w:tcPr>
            <w:tcW w:w="1576" w:type="dxa"/>
            <w:gridSpan w:val="2"/>
            <w:shd w:val="clear" w:color="auto" w:fill="8FB6EA"/>
            <w:tcMar/>
          </w:tcPr>
          <w:p w:rsidRPr="00CC0718" w:rsidR="00C71DC8" w:rsidP="00244814" w:rsidRDefault="00C71DC8" w14:paraId="1DE960C0" w14:textId="77777777">
            <w:pPr>
              <w:rPr>
                <w:b/>
                <w:color w:val="000066"/>
                <w:spacing w:val="-2"/>
                <w:sz w:val="18"/>
              </w:rPr>
            </w:pPr>
            <w:r w:rsidRPr="00CC0718">
              <w:rPr>
                <w:b/>
                <w:color w:val="000066"/>
                <w:spacing w:val="-2"/>
                <w:sz w:val="18"/>
              </w:rPr>
              <w:t>Number of Coding References</w:t>
            </w:r>
          </w:p>
        </w:tc>
        <w:tc>
          <w:tcPr>
            <w:tcW w:w="1362" w:type="dxa"/>
            <w:shd w:val="clear" w:color="auto" w:fill="8FB6EA"/>
            <w:tcMar/>
          </w:tcPr>
          <w:p w:rsidRPr="00CC0718" w:rsidR="00C71DC8" w:rsidP="00244814" w:rsidRDefault="00C71DC8" w14:paraId="1D317613" w14:textId="77777777">
            <w:pPr>
              <w:rPr>
                <w:b/>
                <w:color w:val="000066"/>
                <w:spacing w:val="-2"/>
                <w:sz w:val="18"/>
              </w:rPr>
            </w:pPr>
            <w:r w:rsidRPr="00CC0718">
              <w:rPr>
                <w:b/>
                <w:color w:val="000066"/>
                <w:spacing w:val="-2"/>
                <w:sz w:val="18"/>
              </w:rPr>
              <w:t>Number of Words Coded</w:t>
            </w:r>
          </w:p>
        </w:tc>
        <w:tc>
          <w:tcPr>
            <w:tcW w:w="1690" w:type="dxa"/>
            <w:shd w:val="clear" w:color="auto" w:fill="8FB6EA"/>
            <w:tcMar/>
          </w:tcPr>
          <w:p w:rsidRPr="00CC0718" w:rsidR="00C71DC8" w:rsidP="00244814" w:rsidRDefault="00C71DC8" w14:paraId="0D8B85F5" w14:textId="77777777">
            <w:pPr>
              <w:rPr>
                <w:b/>
                <w:color w:val="000066"/>
                <w:spacing w:val="-2"/>
                <w:sz w:val="18"/>
              </w:rPr>
            </w:pPr>
            <w:r w:rsidRPr="00CC0718">
              <w:rPr>
                <w:b/>
                <w:color w:val="000066"/>
                <w:spacing w:val="-2"/>
                <w:sz w:val="18"/>
              </w:rPr>
              <w:t>Number of Paragraphs Coded</w:t>
            </w:r>
          </w:p>
        </w:tc>
        <w:tc>
          <w:tcPr>
            <w:tcW w:w="1576" w:type="dxa"/>
            <w:shd w:val="clear" w:color="auto" w:fill="8FB6EA"/>
            <w:tcMar/>
          </w:tcPr>
          <w:p w:rsidRPr="00CC0718" w:rsidR="00C71DC8" w:rsidP="00244814" w:rsidRDefault="00C71DC8" w14:paraId="3C9EAD52" w14:textId="77777777">
            <w:pPr>
              <w:rPr>
                <w:b/>
                <w:color w:val="000066"/>
                <w:spacing w:val="-2"/>
                <w:sz w:val="18"/>
              </w:rPr>
            </w:pPr>
            <w:r w:rsidRPr="00CC0718">
              <w:rPr>
                <w:b/>
                <w:color w:val="000066"/>
                <w:spacing w:val="-2"/>
                <w:sz w:val="18"/>
              </w:rPr>
              <w:t>Duration Coded</w:t>
            </w:r>
          </w:p>
        </w:tc>
      </w:tr>
      <w:tr w:rsidRPr="00CC0718" w:rsidR="00C71DC8" w:rsidTr="3A33D0EC" w14:paraId="62C8C6AE" w14:textId="77777777">
        <w:trPr>
          <w:trHeight w:val="343" w:hRule="exact"/>
        </w:trPr>
        <w:tc>
          <w:tcPr>
            <w:tcW w:w="10717" w:type="dxa"/>
            <w:gridSpan w:val="8"/>
            <w:shd w:val="clear" w:color="auto" w:fill="FFFFFF" w:themeFill="background1"/>
            <w:tcMar/>
          </w:tcPr>
          <w:p w:rsidRPr="00CC0718" w:rsidR="00C71DC8" w:rsidP="00244814" w:rsidRDefault="00C71DC8" w14:paraId="7CA8621C" w14:textId="77777777">
            <w:pPr>
              <w:rPr>
                <w:b/>
                <w:color w:val="5C83B4"/>
                <w:spacing w:val="-2"/>
                <w:sz w:val="24"/>
              </w:rPr>
            </w:pPr>
          </w:p>
        </w:tc>
      </w:tr>
      <w:tr w:rsidRPr="00CC0718" w:rsidR="00C71DC8" w:rsidTr="3A33D0EC" w14:paraId="0A82D3F6" w14:textId="77777777">
        <w:trPr>
          <w:trHeight w:val="459" w:hRule="exact"/>
        </w:trPr>
        <w:tc>
          <w:tcPr>
            <w:tcW w:w="1805" w:type="dxa"/>
            <w:shd w:val="clear" w:color="auto" w:fill="FFFFFF" w:themeFill="background1"/>
            <w:tcMar/>
          </w:tcPr>
          <w:p w:rsidRPr="00CC0718" w:rsidR="00C71DC8" w:rsidP="00244814" w:rsidRDefault="00C71DC8" w14:paraId="4B7ADA73" w14:textId="77777777">
            <w:pPr>
              <w:rPr>
                <w:b/>
                <w:color w:val="5C83B4"/>
                <w:spacing w:val="-2"/>
                <w:sz w:val="24"/>
              </w:rPr>
            </w:pPr>
            <w:r w:rsidRPr="00CC0718">
              <w:rPr>
                <w:b/>
                <w:color w:val="5C83B4"/>
                <w:spacing w:val="-2"/>
                <w:sz w:val="24"/>
              </w:rPr>
              <w:lastRenderedPageBreak/>
              <w:t>Nickname:</w:t>
            </w:r>
          </w:p>
        </w:tc>
        <w:tc>
          <w:tcPr>
            <w:tcW w:w="8912" w:type="dxa"/>
            <w:gridSpan w:val="7"/>
            <w:vMerge w:val="restart"/>
            <w:shd w:val="clear" w:color="auto" w:fill="FFFFFF" w:themeFill="background1"/>
            <w:tcMar/>
          </w:tcPr>
          <w:p w:rsidRPr="00CC0718" w:rsidR="00C71DC8" w:rsidP="3A33D0EC" w:rsidRDefault="00C71DC8" w14:paraId="431B546E" w14:textId="77777777">
            <w:pPr>
              <w:rPr>
                <w:b w:val="1"/>
                <w:bCs w:val="1"/>
                <w:color w:val="5C83B4"/>
                <w:spacing w:val="-2"/>
                <w:sz w:val="24"/>
                <w:szCs w:val="24"/>
                <w:lang w:val="en-US"/>
              </w:rPr>
            </w:pPr>
            <w:r w:rsidRPr="3A33D0EC" w:rsidR="00C71DC8">
              <w:rPr>
                <w:b w:val="1"/>
                <w:bCs w:val="1"/>
                <w:color w:val="5C83B4"/>
                <w:spacing w:val="-2"/>
                <w:sz w:val="24"/>
                <w:szCs w:val="24"/>
                <w:lang w:val="en-US"/>
              </w:rPr>
              <w:t>Codes\\AXIAL CODE\\Q4 b- Activities of the club\DEVELOPMENT AND WELLBEING\</w:t>
            </w:r>
            <w:r w:rsidRPr="3A33D0EC" w:rsidR="00C71DC8">
              <w:rPr>
                <w:b w:val="1"/>
                <w:bCs w:val="1"/>
                <w:color w:val="5C83B4"/>
                <w:spacing w:val="-2"/>
                <w:sz w:val="24"/>
                <w:szCs w:val="24"/>
                <w:lang w:val="en-US"/>
              </w:rPr>
              <w:t>activites</w:t>
            </w:r>
          </w:p>
        </w:tc>
      </w:tr>
      <w:tr w:rsidRPr="00CC0718" w:rsidR="00C71DC8" w:rsidTr="3A33D0EC" w14:paraId="639A34C9" w14:textId="77777777">
        <w:trPr>
          <w:trHeight w:val="444" w:hRule="exact"/>
        </w:trPr>
        <w:tc>
          <w:tcPr>
            <w:tcW w:w="1805" w:type="dxa"/>
            <w:shd w:val="clear" w:color="auto" w:fill="FFFFFF" w:themeFill="background1"/>
            <w:tcMar/>
          </w:tcPr>
          <w:p w:rsidRPr="00CC0718" w:rsidR="00C71DC8" w:rsidP="00244814" w:rsidRDefault="00C71DC8" w14:paraId="580A293B" w14:textId="77777777">
            <w:pPr>
              <w:rPr>
                <w:b/>
                <w:color w:val="5C83B4"/>
                <w:spacing w:val="-2"/>
                <w:sz w:val="24"/>
              </w:rPr>
            </w:pPr>
            <w:r w:rsidRPr="00CC0718">
              <w:rPr>
                <w:b/>
                <w:color w:val="5C83B4"/>
                <w:spacing w:val="-2"/>
                <w:sz w:val="24"/>
              </w:rPr>
              <w:t>Classification:</w:t>
            </w:r>
          </w:p>
        </w:tc>
        <w:tc>
          <w:tcPr>
            <w:tcW w:w="8912" w:type="dxa"/>
            <w:gridSpan w:val="7"/>
            <w:vMerge/>
            <w:tcMar/>
          </w:tcPr>
          <w:p w:rsidRPr="00CC0718" w:rsidR="00C71DC8" w:rsidP="00244814" w:rsidRDefault="00C71DC8" w14:paraId="18DCA45D" w14:textId="77777777"/>
        </w:tc>
      </w:tr>
      <w:tr w:rsidRPr="00CC0718" w:rsidR="00C71DC8" w:rsidTr="3A33D0EC" w14:paraId="06BF5139" w14:textId="77777777">
        <w:trPr>
          <w:trHeight w:val="444" w:hRule="exact"/>
        </w:trPr>
        <w:tc>
          <w:tcPr>
            <w:tcW w:w="1805" w:type="dxa"/>
            <w:shd w:val="clear" w:color="auto" w:fill="FFFFFF" w:themeFill="background1"/>
            <w:tcMar/>
          </w:tcPr>
          <w:p w:rsidRPr="00CC0718" w:rsidR="00C71DC8" w:rsidP="00244814" w:rsidRDefault="00C71DC8" w14:paraId="2DE7FB48" w14:textId="77777777">
            <w:pPr>
              <w:rPr>
                <w:b/>
                <w:color w:val="5C83B4"/>
                <w:spacing w:val="-2"/>
                <w:sz w:val="24"/>
              </w:rPr>
            </w:pPr>
            <w:r w:rsidRPr="00CC0718">
              <w:rPr>
                <w:b/>
                <w:color w:val="5C83B4"/>
                <w:spacing w:val="-2"/>
                <w:sz w:val="24"/>
              </w:rPr>
              <w:t>Aggregated:</w:t>
            </w:r>
          </w:p>
        </w:tc>
        <w:tc>
          <w:tcPr>
            <w:tcW w:w="8912" w:type="dxa"/>
            <w:gridSpan w:val="7"/>
            <w:shd w:val="clear" w:color="auto" w:fill="FFFFFF" w:themeFill="background1"/>
            <w:tcMar/>
          </w:tcPr>
          <w:p w:rsidRPr="00CC0718" w:rsidR="00C71DC8" w:rsidP="00244814" w:rsidRDefault="00C71DC8" w14:paraId="379FC117" w14:textId="77777777">
            <w:pPr>
              <w:rPr>
                <w:b/>
                <w:color w:val="5C83B4"/>
                <w:spacing w:val="-2"/>
                <w:sz w:val="24"/>
              </w:rPr>
            </w:pPr>
            <w:r w:rsidRPr="00CC0718">
              <w:rPr>
                <w:b/>
                <w:color w:val="5C83B4"/>
                <w:spacing w:val="-2"/>
                <w:sz w:val="24"/>
              </w:rPr>
              <w:t>No</w:t>
            </w:r>
          </w:p>
        </w:tc>
      </w:tr>
      <w:tr w:rsidRPr="00CC0718" w:rsidR="00C71DC8" w:rsidTr="3A33D0EC" w14:paraId="4722EC7C" w14:textId="77777777">
        <w:trPr>
          <w:trHeight w:val="344" w:hRule="exact"/>
        </w:trPr>
        <w:tc>
          <w:tcPr>
            <w:tcW w:w="3381" w:type="dxa"/>
            <w:gridSpan w:val="2"/>
            <w:tcBorders>
              <w:bottom w:val="single" w:color="8FB6EA" w:sz="5" w:space="0"/>
            </w:tcBorders>
            <w:shd w:val="clear" w:color="auto" w:fill="FFFFFF" w:themeFill="background1"/>
            <w:tcMar/>
          </w:tcPr>
          <w:p w:rsidRPr="00CC0718" w:rsidR="00C71DC8" w:rsidP="00244814" w:rsidRDefault="00C71DC8" w14:paraId="749B9E38" w14:textId="77777777">
            <w:pPr>
              <w:rPr>
                <w:color w:val="000000"/>
                <w:spacing w:val="-2"/>
                <w:sz w:val="18"/>
              </w:rPr>
            </w:pPr>
            <w:r w:rsidRPr="00CC0718">
              <w:rPr>
                <w:color w:val="000000"/>
                <w:spacing w:val="-2"/>
                <w:sz w:val="18"/>
              </w:rPr>
              <w:t>Document</w:t>
            </w:r>
          </w:p>
        </w:tc>
        <w:tc>
          <w:tcPr>
            <w:tcW w:w="1132" w:type="dxa"/>
            <w:tcBorders>
              <w:bottom w:val="single" w:color="8FB6EA" w:sz="5" w:space="0"/>
            </w:tcBorders>
            <w:shd w:val="clear" w:color="auto" w:fill="FFFFFF" w:themeFill="background1"/>
            <w:tcMar/>
          </w:tcPr>
          <w:p w:rsidRPr="00CC0718" w:rsidR="00C71DC8" w:rsidP="00244814" w:rsidRDefault="00C71DC8" w14:paraId="1111B21F" w14:textId="77777777">
            <w:pPr>
              <w:rPr>
                <w:color w:val="000000"/>
                <w:spacing w:val="-2"/>
                <w:sz w:val="18"/>
              </w:rPr>
            </w:pPr>
            <w:r w:rsidRPr="00CC0718">
              <w:rPr>
                <w:color w:val="000000"/>
                <w:spacing w:val="-2"/>
                <w:sz w:val="18"/>
              </w:rPr>
              <w:t>2</w:t>
            </w:r>
          </w:p>
        </w:tc>
        <w:tc>
          <w:tcPr>
            <w:tcW w:w="1576" w:type="dxa"/>
            <w:gridSpan w:val="2"/>
            <w:tcBorders>
              <w:bottom w:val="single" w:color="8FB6EA" w:sz="5" w:space="0"/>
            </w:tcBorders>
            <w:shd w:val="clear" w:color="auto" w:fill="FFFFFF" w:themeFill="background1"/>
            <w:tcMar/>
          </w:tcPr>
          <w:p w:rsidRPr="00CC0718" w:rsidR="00C71DC8" w:rsidP="00244814" w:rsidRDefault="00C71DC8" w14:paraId="6EEB18C4" w14:textId="77777777">
            <w:pPr>
              <w:rPr>
                <w:color w:val="000000"/>
                <w:spacing w:val="-2"/>
                <w:sz w:val="18"/>
              </w:rPr>
            </w:pPr>
            <w:r w:rsidRPr="00CC0718">
              <w:rPr>
                <w:color w:val="000000"/>
                <w:spacing w:val="-2"/>
                <w:sz w:val="18"/>
              </w:rPr>
              <w:t>4</w:t>
            </w:r>
          </w:p>
        </w:tc>
        <w:tc>
          <w:tcPr>
            <w:tcW w:w="1362" w:type="dxa"/>
            <w:tcBorders>
              <w:bottom w:val="single" w:color="8FB6EA" w:sz="5" w:space="0"/>
            </w:tcBorders>
            <w:shd w:val="clear" w:color="auto" w:fill="FFFFFF" w:themeFill="background1"/>
            <w:tcMar/>
          </w:tcPr>
          <w:p w:rsidRPr="00CC0718" w:rsidR="00C71DC8" w:rsidP="00244814" w:rsidRDefault="00C71DC8" w14:paraId="4C21F84F" w14:textId="77777777">
            <w:pPr>
              <w:rPr>
                <w:color w:val="000000"/>
                <w:spacing w:val="-2"/>
                <w:sz w:val="18"/>
              </w:rPr>
            </w:pPr>
            <w:r w:rsidRPr="00CC0718">
              <w:rPr>
                <w:color w:val="000000"/>
                <w:spacing w:val="-2"/>
                <w:sz w:val="18"/>
              </w:rPr>
              <w:t>20</w:t>
            </w:r>
          </w:p>
        </w:tc>
        <w:tc>
          <w:tcPr>
            <w:tcW w:w="1690" w:type="dxa"/>
            <w:tcBorders>
              <w:bottom w:val="single" w:color="8FB6EA" w:sz="5" w:space="0"/>
            </w:tcBorders>
            <w:shd w:val="clear" w:color="auto" w:fill="FFFFFF" w:themeFill="background1"/>
            <w:tcMar/>
          </w:tcPr>
          <w:p w:rsidRPr="00CC0718" w:rsidR="00C71DC8" w:rsidP="00244814" w:rsidRDefault="00C71DC8" w14:paraId="4E3FD81F" w14:textId="77777777">
            <w:pPr>
              <w:rPr>
                <w:color w:val="000000"/>
                <w:spacing w:val="-2"/>
                <w:sz w:val="18"/>
              </w:rPr>
            </w:pPr>
            <w:r w:rsidRPr="00CC0718">
              <w:rPr>
                <w:color w:val="000000"/>
                <w:spacing w:val="-2"/>
                <w:sz w:val="18"/>
              </w:rPr>
              <w:t>4</w:t>
            </w:r>
          </w:p>
        </w:tc>
        <w:tc>
          <w:tcPr>
            <w:tcW w:w="1576" w:type="dxa"/>
            <w:tcBorders>
              <w:bottom w:val="single" w:color="8FB6EA" w:sz="5" w:space="0"/>
            </w:tcBorders>
            <w:shd w:val="clear" w:color="auto" w:fill="FFFFFF" w:themeFill="background1"/>
            <w:tcMar/>
          </w:tcPr>
          <w:p w:rsidRPr="00CC0718" w:rsidR="00C71DC8" w:rsidP="00244814" w:rsidRDefault="00C71DC8" w14:paraId="02530CE9" w14:textId="77777777">
            <w:pPr>
              <w:rPr>
                <w:color w:val="000000"/>
                <w:spacing w:val="-2"/>
                <w:sz w:val="18"/>
              </w:rPr>
            </w:pPr>
          </w:p>
        </w:tc>
      </w:tr>
      <w:tr w:rsidRPr="00CC0718" w:rsidR="00C71DC8" w:rsidTr="3A33D0EC" w14:paraId="5505A11D" w14:textId="77777777">
        <w:trPr>
          <w:trHeight w:val="459" w:hRule="exact"/>
        </w:trPr>
        <w:tc>
          <w:tcPr>
            <w:tcW w:w="10717" w:type="dxa"/>
            <w:gridSpan w:val="8"/>
            <w:tcBorders>
              <w:top w:val="single" w:color="8FB6EA" w:sz="5" w:space="0"/>
            </w:tcBorders>
            <w:tcMar/>
          </w:tcPr>
          <w:p w:rsidRPr="00CC0718" w:rsidR="00C71DC8" w:rsidP="00244814" w:rsidRDefault="00C71DC8" w14:paraId="21D7207A" w14:textId="77777777"/>
        </w:tc>
      </w:tr>
      <w:tr w:rsidRPr="00CC0718" w:rsidR="00C71DC8" w:rsidTr="3A33D0EC" w14:paraId="09FCDA49" w14:textId="77777777">
        <w:trPr>
          <w:trHeight w:val="601" w:hRule="exact"/>
        </w:trPr>
        <w:tc>
          <w:tcPr>
            <w:tcW w:w="10717" w:type="dxa"/>
            <w:gridSpan w:val="8"/>
            <w:shd w:val="clear" w:color="auto" w:fill="FFFFFF" w:themeFill="background1"/>
            <w:tcMar/>
          </w:tcPr>
          <w:p w:rsidRPr="00CC0718" w:rsidR="00C71DC8" w:rsidP="00244814" w:rsidRDefault="00C71DC8" w14:paraId="5402C999" w14:textId="77777777">
            <w:pPr>
              <w:rPr>
                <w:b/>
                <w:color w:val="5C83B4"/>
                <w:spacing w:val="-2"/>
                <w:sz w:val="24"/>
              </w:rPr>
            </w:pPr>
          </w:p>
        </w:tc>
      </w:tr>
      <w:tr w:rsidRPr="00CC0718" w:rsidR="00C71DC8" w:rsidTr="3A33D0EC" w14:paraId="76FB8F38" w14:textId="77777777">
        <w:trPr>
          <w:trHeight w:val="445" w:hRule="exact"/>
        </w:trPr>
        <w:tc>
          <w:tcPr>
            <w:tcW w:w="1805" w:type="dxa"/>
            <w:shd w:val="clear" w:color="auto" w:fill="FFFFFF" w:themeFill="background1"/>
            <w:tcMar/>
          </w:tcPr>
          <w:p w:rsidRPr="00CC0718" w:rsidR="00C71DC8" w:rsidP="00244814" w:rsidRDefault="00C71DC8" w14:paraId="444EE4FB" w14:textId="77777777">
            <w:pPr>
              <w:rPr>
                <w:b/>
                <w:color w:val="5C83B4"/>
                <w:spacing w:val="-2"/>
                <w:sz w:val="24"/>
              </w:rPr>
            </w:pPr>
            <w:r w:rsidRPr="00CC0718">
              <w:rPr>
                <w:b/>
                <w:color w:val="5C83B4"/>
                <w:spacing w:val="-2"/>
                <w:sz w:val="24"/>
              </w:rPr>
              <w:t>Nickname:</w:t>
            </w:r>
          </w:p>
        </w:tc>
        <w:tc>
          <w:tcPr>
            <w:tcW w:w="8912" w:type="dxa"/>
            <w:gridSpan w:val="7"/>
            <w:vMerge w:val="restart"/>
            <w:shd w:val="clear" w:color="auto" w:fill="FFFFFF" w:themeFill="background1"/>
            <w:tcMar/>
          </w:tcPr>
          <w:p w:rsidRPr="00CC0718" w:rsidR="00C71DC8" w:rsidP="00244814" w:rsidRDefault="00C71DC8" w14:paraId="21B34F72" w14:textId="77777777">
            <w:pPr>
              <w:rPr>
                <w:b/>
                <w:color w:val="5C83B4"/>
                <w:spacing w:val="-2"/>
                <w:sz w:val="24"/>
              </w:rPr>
            </w:pPr>
            <w:r w:rsidRPr="00CC0718">
              <w:rPr>
                <w:b/>
                <w:color w:val="5C83B4"/>
                <w:spacing w:val="-2"/>
                <w:sz w:val="24"/>
              </w:rPr>
              <w:t>Codes\\AXIAL CODE\\Q4 b- Activities of the club\DEVELOPMENT AND WELLBEING\activities for Welfare of the students</w:t>
            </w:r>
          </w:p>
        </w:tc>
      </w:tr>
      <w:tr w:rsidRPr="00CC0718" w:rsidR="00C71DC8" w:rsidTr="3A33D0EC" w14:paraId="41B59B5E" w14:textId="77777777">
        <w:trPr>
          <w:trHeight w:val="458" w:hRule="exact"/>
        </w:trPr>
        <w:tc>
          <w:tcPr>
            <w:tcW w:w="1805" w:type="dxa"/>
            <w:shd w:val="clear" w:color="auto" w:fill="FFFFFF" w:themeFill="background1"/>
            <w:tcMar/>
          </w:tcPr>
          <w:p w:rsidRPr="00CC0718" w:rsidR="00C71DC8" w:rsidP="00244814" w:rsidRDefault="00C71DC8" w14:paraId="2BB24A23" w14:textId="77777777">
            <w:pPr>
              <w:rPr>
                <w:b/>
                <w:color w:val="5C83B4"/>
                <w:spacing w:val="-2"/>
                <w:sz w:val="24"/>
              </w:rPr>
            </w:pPr>
            <w:r w:rsidRPr="00CC0718">
              <w:rPr>
                <w:b/>
                <w:color w:val="5C83B4"/>
                <w:spacing w:val="-2"/>
                <w:sz w:val="24"/>
              </w:rPr>
              <w:t>Classification:</w:t>
            </w:r>
          </w:p>
        </w:tc>
        <w:tc>
          <w:tcPr>
            <w:tcW w:w="8912" w:type="dxa"/>
            <w:gridSpan w:val="7"/>
            <w:vMerge/>
            <w:tcMar/>
          </w:tcPr>
          <w:p w:rsidRPr="00CC0718" w:rsidR="00C71DC8" w:rsidP="00244814" w:rsidRDefault="00C71DC8" w14:paraId="71D2DEAE" w14:textId="77777777"/>
        </w:tc>
      </w:tr>
      <w:tr w:rsidRPr="00CC0718" w:rsidR="00C71DC8" w:rsidTr="3A33D0EC" w14:paraId="3769095D" w14:textId="77777777">
        <w:trPr>
          <w:trHeight w:val="444" w:hRule="exact"/>
        </w:trPr>
        <w:tc>
          <w:tcPr>
            <w:tcW w:w="1805" w:type="dxa"/>
            <w:shd w:val="clear" w:color="auto" w:fill="FFFFFF" w:themeFill="background1"/>
            <w:tcMar/>
          </w:tcPr>
          <w:p w:rsidRPr="00CC0718" w:rsidR="00C71DC8" w:rsidP="00244814" w:rsidRDefault="00C71DC8" w14:paraId="6F163D09" w14:textId="77777777">
            <w:pPr>
              <w:rPr>
                <w:b/>
                <w:color w:val="5C83B4"/>
                <w:spacing w:val="-2"/>
                <w:sz w:val="24"/>
              </w:rPr>
            </w:pPr>
            <w:r w:rsidRPr="00CC0718">
              <w:rPr>
                <w:b/>
                <w:color w:val="5C83B4"/>
                <w:spacing w:val="-2"/>
                <w:sz w:val="24"/>
              </w:rPr>
              <w:t>Aggregated:</w:t>
            </w:r>
          </w:p>
        </w:tc>
        <w:tc>
          <w:tcPr>
            <w:tcW w:w="8912" w:type="dxa"/>
            <w:gridSpan w:val="7"/>
            <w:shd w:val="clear" w:color="auto" w:fill="FFFFFF" w:themeFill="background1"/>
            <w:tcMar/>
          </w:tcPr>
          <w:p w:rsidRPr="00CC0718" w:rsidR="00C71DC8" w:rsidP="00244814" w:rsidRDefault="00C71DC8" w14:paraId="433084F2" w14:textId="77777777">
            <w:pPr>
              <w:rPr>
                <w:b/>
                <w:color w:val="5C83B4"/>
                <w:spacing w:val="-2"/>
                <w:sz w:val="24"/>
              </w:rPr>
            </w:pPr>
            <w:r w:rsidRPr="00CC0718">
              <w:rPr>
                <w:b/>
                <w:color w:val="5C83B4"/>
                <w:spacing w:val="-2"/>
                <w:sz w:val="24"/>
              </w:rPr>
              <w:t>No</w:t>
            </w:r>
          </w:p>
        </w:tc>
      </w:tr>
      <w:tr w:rsidRPr="00CC0718" w:rsidR="00C71DC8" w:rsidTr="3A33D0EC" w14:paraId="44AD89DA" w14:textId="77777777">
        <w:trPr>
          <w:trHeight w:val="344" w:hRule="exact"/>
        </w:trPr>
        <w:tc>
          <w:tcPr>
            <w:tcW w:w="3381" w:type="dxa"/>
            <w:gridSpan w:val="2"/>
            <w:tcBorders>
              <w:bottom w:val="single" w:color="8FB6EA" w:sz="5" w:space="0"/>
            </w:tcBorders>
            <w:shd w:val="clear" w:color="auto" w:fill="FFFFFF" w:themeFill="background1"/>
            <w:tcMar/>
          </w:tcPr>
          <w:p w:rsidRPr="00CC0718" w:rsidR="00C71DC8" w:rsidP="00244814" w:rsidRDefault="00C71DC8" w14:paraId="5398F945" w14:textId="77777777">
            <w:pPr>
              <w:rPr>
                <w:color w:val="000000"/>
                <w:spacing w:val="-2"/>
                <w:sz w:val="18"/>
              </w:rPr>
            </w:pPr>
            <w:r w:rsidRPr="00CC0718">
              <w:rPr>
                <w:color w:val="000000"/>
                <w:spacing w:val="-2"/>
                <w:sz w:val="18"/>
              </w:rPr>
              <w:t>Document</w:t>
            </w:r>
          </w:p>
        </w:tc>
        <w:tc>
          <w:tcPr>
            <w:tcW w:w="1132" w:type="dxa"/>
            <w:tcBorders>
              <w:bottom w:val="single" w:color="8FB6EA" w:sz="5" w:space="0"/>
            </w:tcBorders>
            <w:shd w:val="clear" w:color="auto" w:fill="FFFFFF" w:themeFill="background1"/>
            <w:tcMar/>
          </w:tcPr>
          <w:p w:rsidRPr="00CC0718" w:rsidR="00C71DC8" w:rsidP="00244814" w:rsidRDefault="00C71DC8" w14:paraId="2E9FA6A8" w14:textId="77777777">
            <w:pPr>
              <w:rPr>
                <w:color w:val="000000"/>
                <w:spacing w:val="-2"/>
                <w:sz w:val="18"/>
              </w:rPr>
            </w:pPr>
            <w:r w:rsidRPr="00CC0718">
              <w:rPr>
                <w:color w:val="000000"/>
                <w:spacing w:val="-2"/>
                <w:sz w:val="18"/>
              </w:rPr>
              <w:t>1</w:t>
            </w:r>
          </w:p>
        </w:tc>
        <w:tc>
          <w:tcPr>
            <w:tcW w:w="1576" w:type="dxa"/>
            <w:gridSpan w:val="2"/>
            <w:tcBorders>
              <w:bottom w:val="single" w:color="8FB6EA" w:sz="5" w:space="0"/>
            </w:tcBorders>
            <w:shd w:val="clear" w:color="auto" w:fill="FFFFFF" w:themeFill="background1"/>
            <w:tcMar/>
          </w:tcPr>
          <w:p w:rsidRPr="00CC0718" w:rsidR="00C71DC8" w:rsidP="00244814" w:rsidRDefault="00C71DC8" w14:paraId="3DC945A9" w14:textId="77777777">
            <w:pPr>
              <w:rPr>
                <w:color w:val="000000"/>
                <w:spacing w:val="-2"/>
                <w:sz w:val="18"/>
              </w:rPr>
            </w:pPr>
            <w:r w:rsidRPr="00CC0718">
              <w:rPr>
                <w:color w:val="000000"/>
                <w:spacing w:val="-2"/>
                <w:sz w:val="18"/>
              </w:rPr>
              <w:t>1</w:t>
            </w:r>
          </w:p>
        </w:tc>
        <w:tc>
          <w:tcPr>
            <w:tcW w:w="1362" w:type="dxa"/>
            <w:tcBorders>
              <w:bottom w:val="single" w:color="8FB6EA" w:sz="5" w:space="0"/>
            </w:tcBorders>
            <w:shd w:val="clear" w:color="auto" w:fill="FFFFFF" w:themeFill="background1"/>
            <w:tcMar/>
          </w:tcPr>
          <w:p w:rsidRPr="00CC0718" w:rsidR="00C71DC8" w:rsidP="00244814" w:rsidRDefault="00C71DC8" w14:paraId="6D823AEF" w14:textId="77777777">
            <w:pPr>
              <w:rPr>
                <w:color w:val="000000"/>
                <w:spacing w:val="-2"/>
                <w:sz w:val="18"/>
              </w:rPr>
            </w:pPr>
            <w:r w:rsidRPr="00CC0718">
              <w:rPr>
                <w:color w:val="000000"/>
                <w:spacing w:val="-2"/>
                <w:sz w:val="18"/>
              </w:rPr>
              <w:t>12</w:t>
            </w:r>
          </w:p>
        </w:tc>
        <w:tc>
          <w:tcPr>
            <w:tcW w:w="1690" w:type="dxa"/>
            <w:tcBorders>
              <w:bottom w:val="single" w:color="8FB6EA" w:sz="5" w:space="0"/>
            </w:tcBorders>
            <w:shd w:val="clear" w:color="auto" w:fill="FFFFFF" w:themeFill="background1"/>
            <w:tcMar/>
          </w:tcPr>
          <w:p w:rsidRPr="00CC0718" w:rsidR="00C71DC8" w:rsidP="00244814" w:rsidRDefault="00C71DC8" w14:paraId="381BDB29" w14:textId="77777777">
            <w:pPr>
              <w:rPr>
                <w:color w:val="000000"/>
                <w:spacing w:val="-2"/>
                <w:sz w:val="18"/>
              </w:rPr>
            </w:pPr>
            <w:r w:rsidRPr="00CC0718">
              <w:rPr>
                <w:color w:val="000000"/>
                <w:spacing w:val="-2"/>
                <w:sz w:val="18"/>
              </w:rPr>
              <w:t>1</w:t>
            </w:r>
          </w:p>
        </w:tc>
        <w:tc>
          <w:tcPr>
            <w:tcW w:w="1576" w:type="dxa"/>
            <w:tcBorders>
              <w:bottom w:val="single" w:color="8FB6EA" w:sz="5" w:space="0"/>
            </w:tcBorders>
            <w:shd w:val="clear" w:color="auto" w:fill="FFFFFF" w:themeFill="background1"/>
            <w:tcMar/>
          </w:tcPr>
          <w:p w:rsidRPr="00CC0718" w:rsidR="00C71DC8" w:rsidP="00244814" w:rsidRDefault="00C71DC8" w14:paraId="1FB382CC" w14:textId="77777777">
            <w:pPr>
              <w:rPr>
                <w:color w:val="000000"/>
                <w:spacing w:val="-2"/>
                <w:sz w:val="18"/>
              </w:rPr>
            </w:pPr>
          </w:p>
        </w:tc>
      </w:tr>
      <w:tr w:rsidRPr="00CC0718" w:rsidR="00C71DC8" w:rsidTr="3A33D0EC" w14:paraId="7BD822AA" w14:textId="77777777">
        <w:trPr>
          <w:trHeight w:val="444" w:hRule="exact"/>
        </w:trPr>
        <w:tc>
          <w:tcPr>
            <w:tcW w:w="10717" w:type="dxa"/>
            <w:gridSpan w:val="8"/>
            <w:tcBorders>
              <w:top w:val="single" w:color="8FB6EA" w:sz="5" w:space="0"/>
            </w:tcBorders>
            <w:tcMar/>
          </w:tcPr>
          <w:p w:rsidRPr="00CC0718" w:rsidR="00C71DC8" w:rsidP="00244814" w:rsidRDefault="00C71DC8" w14:paraId="508E3D72" w14:textId="77777777"/>
        </w:tc>
      </w:tr>
      <w:tr w:rsidRPr="00CC0718" w:rsidR="00C71DC8" w:rsidTr="3A33D0EC" w14:paraId="5A2213C9" w14:textId="77777777">
        <w:trPr>
          <w:trHeight w:val="344" w:hRule="exact"/>
        </w:trPr>
        <w:tc>
          <w:tcPr>
            <w:tcW w:w="10717" w:type="dxa"/>
            <w:gridSpan w:val="8"/>
            <w:shd w:val="clear" w:color="auto" w:fill="FFFFFF" w:themeFill="background1"/>
            <w:tcMar/>
          </w:tcPr>
          <w:p w:rsidRPr="00CC0718" w:rsidR="00C71DC8" w:rsidP="00244814" w:rsidRDefault="00C71DC8" w14:paraId="2DB6D54F" w14:textId="77777777">
            <w:pPr>
              <w:rPr>
                <w:b/>
                <w:color w:val="5C83B4"/>
                <w:spacing w:val="-2"/>
                <w:sz w:val="24"/>
              </w:rPr>
            </w:pPr>
          </w:p>
        </w:tc>
      </w:tr>
      <w:tr w:rsidRPr="00CC0718" w:rsidR="00C71DC8" w:rsidTr="3A33D0EC" w14:paraId="063AC962" w14:textId="77777777">
        <w:trPr>
          <w:trHeight w:val="444" w:hRule="exact"/>
        </w:trPr>
        <w:tc>
          <w:tcPr>
            <w:tcW w:w="1805" w:type="dxa"/>
            <w:shd w:val="clear" w:color="auto" w:fill="FFFFFF" w:themeFill="background1"/>
            <w:tcMar/>
          </w:tcPr>
          <w:p w:rsidRPr="00CC0718" w:rsidR="00C71DC8" w:rsidP="00244814" w:rsidRDefault="00C71DC8" w14:paraId="685DE8EC" w14:textId="77777777">
            <w:pPr>
              <w:rPr>
                <w:b/>
                <w:color w:val="5C83B4"/>
                <w:spacing w:val="-2"/>
                <w:sz w:val="24"/>
              </w:rPr>
            </w:pPr>
            <w:r w:rsidRPr="00CC0718">
              <w:rPr>
                <w:b/>
                <w:color w:val="5C83B4"/>
                <w:spacing w:val="-2"/>
                <w:sz w:val="24"/>
              </w:rPr>
              <w:t>Nickname:</w:t>
            </w:r>
          </w:p>
        </w:tc>
        <w:tc>
          <w:tcPr>
            <w:tcW w:w="8912" w:type="dxa"/>
            <w:gridSpan w:val="7"/>
            <w:vMerge w:val="restart"/>
            <w:shd w:val="clear" w:color="auto" w:fill="FFFFFF" w:themeFill="background1"/>
            <w:tcMar/>
          </w:tcPr>
          <w:p w:rsidRPr="00CC0718" w:rsidR="00C71DC8" w:rsidP="00244814" w:rsidRDefault="00C71DC8" w14:paraId="75BD9CF1" w14:textId="77777777">
            <w:pPr>
              <w:rPr>
                <w:b/>
                <w:color w:val="5C83B4"/>
                <w:spacing w:val="-2"/>
                <w:sz w:val="24"/>
              </w:rPr>
            </w:pPr>
            <w:r w:rsidRPr="00CC0718">
              <w:rPr>
                <w:b/>
                <w:color w:val="5C83B4"/>
                <w:spacing w:val="-2"/>
                <w:sz w:val="24"/>
              </w:rPr>
              <w:t>Codes\\AXIAL CODE\\Q4 b- Activities of the club\DEVELOPMENT AND WELLBEING\Benefit people in WPI</w:t>
            </w:r>
          </w:p>
        </w:tc>
      </w:tr>
      <w:tr w:rsidRPr="00CC0718" w:rsidR="00C71DC8" w:rsidTr="3A33D0EC" w14:paraId="2887635C" w14:textId="77777777">
        <w:trPr>
          <w:trHeight w:val="459" w:hRule="exact"/>
        </w:trPr>
        <w:tc>
          <w:tcPr>
            <w:tcW w:w="1805" w:type="dxa"/>
            <w:shd w:val="clear" w:color="auto" w:fill="FFFFFF" w:themeFill="background1"/>
            <w:tcMar/>
          </w:tcPr>
          <w:p w:rsidRPr="00CC0718" w:rsidR="00C71DC8" w:rsidP="00244814" w:rsidRDefault="00C71DC8" w14:paraId="184C636F" w14:textId="77777777">
            <w:pPr>
              <w:rPr>
                <w:b/>
                <w:color w:val="5C83B4"/>
                <w:spacing w:val="-2"/>
                <w:sz w:val="24"/>
              </w:rPr>
            </w:pPr>
            <w:r w:rsidRPr="00CC0718">
              <w:rPr>
                <w:b/>
                <w:color w:val="5C83B4"/>
                <w:spacing w:val="-2"/>
                <w:sz w:val="24"/>
              </w:rPr>
              <w:t>Classification:</w:t>
            </w:r>
          </w:p>
        </w:tc>
        <w:tc>
          <w:tcPr>
            <w:tcW w:w="8912" w:type="dxa"/>
            <w:gridSpan w:val="7"/>
            <w:vMerge/>
            <w:tcMar/>
          </w:tcPr>
          <w:p w:rsidRPr="00CC0718" w:rsidR="00C71DC8" w:rsidP="00244814" w:rsidRDefault="00C71DC8" w14:paraId="458F60F5" w14:textId="77777777"/>
        </w:tc>
      </w:tr>
      <w:tr w:rsidRPr="00CC0718" w:rsidR="00C71DC8" w:rsidTr="3A33D0EC" w14:paraId="415ACB65" w14:textId="77777777">
        <w:trPr>
          <w:trHeight w:val="444" w:hRule="exact"/>
        </w:trPr>
        <w:tc>
          <w:tcPr>
            <w:tcW w:w="1805" w:type="dxa"/>
            <w:shd w:val="clear" w:color="auto" w:fill="FFFFFF" w:themeFill="background1"/>
            <w:tcMar/>
          </w:tcPr>
          <w:p w:rsidRPr="00CC0718" w:rsidR="00C71DC8" w:rsidP="00244814" w:rsidRDefault="00C71DC8" w14:paraId="6CFB776B" w14:textId="77777777">
            <w:pPr>
              <w:rPr>
                <w:b/>
                <w:color w:val="5C83B4"/>
                <w:spacing w:val="-2"/>
                <w:sz w:val="24"/>
              </w:rPr>
            </w:pPr>
            <w:r w:rsidRPr="00CC0718">
              <w:rPr>
                <w:b/>
                <w:color w:val="5C83B4"/>
                <w:spacing w:val="-2"/>
                <w:sz w:val="24"/>
              </w:rPr>
              <w:t>Aggregated:</w:t>
            </w:r>
          </w:p>
        </w:tc>
        <w:tc>
          <w:tcPr>
            <w:tcW w:w="8912" w:type="dxa"/>
            <w:gridSpan w:val="7"/>
            <w:shd w:val="clear" w:color="auto" w:fill="FFFFFF" w:themeFill="background1"/>
            <w:tcMar/>
          </w:tcPr>
          <w:p w:rsidRPr="00CC0718" w:rsidR="00C71DC8" w:rsidP="00244814" w:rsidRDefault="00C71DC8" w14:paraId="06212A27" w14:textId="77777777">
            <w:pPr>
              <w:rPr>
                <w:b/>
                <w:color w:val="5C83B4"/>
                <w:spacing w:val="-2"/>
                <w:sz w:val="24"/>
              </w:rPr>
            </w:pPr>
            <w:r w:rsidRPr="00CC0718">
              <w:rPr>
                <w:b/>
                <w:color w:val="5C83B4"/>
                <w:spacing w:val="-2"/>
                <w:sz w:val="24"/>
              </w:rPr>
              <w:t>No</w:t>
            </w:r>
          </w:p>
        </w:tc>
      </w:tr>
      <w:tr w:rsidRPr="00CC0718" w:rsidR="00C71DC8" w:rsidTr="3A33D0EC" w14:paraId="2F82B340" w14:textId="77777777">
        <w:trPr>
          <w:trHeight w:val="344" w:hRule="exact"/>
        </w:trPr>
        <w:tc>
          <w:tcPr>
            <w:tcW w:w="3381" w:type="dxa"/>
            <w:gridSpan w:val="2"/>
            <w:tcBorders>
              <w:bottom w:val="single" w:color="8FB6EA" w:sz="5" w:space="0"/>
            </w:tcBorders>
            <w:shd w:val="clear" w:color="auto" w:fill="FFFFFF" w:themeFill="background1"/>
            <w:tcMar/>
          </w:tcPr>
          <w:p w:rsidRPr="00CC0718" w:rsidR="00C71DC8" w:rsidP="00244814" w:rsidRDefault="00C71DC8" w14:paraId="5339C87E" w14:textId="77777777">
            <w:pPr>
              <w:rPr>
                <w:color w:val="000000"/>
                <w:spacing w:val="-2"/>
                <w:sz w:val="18"/>
              </w:rPr>
            </w:pPr>
            <w:r w:rsidRPr="00CC0718">
              <w:rPr>
                <w:color w:val="000000"/>
                <w:spacing w:val="-2"/>
                <w:sz w:val="18"/>
              </w:rPr>
              <w:t>Document</w:t>
            </w:r>
          </w:p>
        </w:tc>
        <w:tc>
          <w:tcPr>
            <w:tcW w:w="1132" w:type="dxa"/>
            <w:tcBorders>
              <w:bottom w:val="single" w:color="8FB6EA" w:sz="5" w:space="0"/>
            </w:tcBorders>
            <w:shd w:val="clear" w:color="auto" w:fill="FFFFFF" w:themeFill="background1"/>
            <w:tcMar/>
          </w:tcPr>
          <w:p w:rsidRPr="00CC0718" w:rsidR="00C71DC8" w:rsidP="00244814" w:rsidRDefault="00C71DC8" w14:paraId="6ACD6BB4" w14:textId="77777777">
            <w:pPr>
              <w:rPr>
                <w:color w:val="000000"/>
                <w:spacing w:val="-2"/>
                <w:sz w:val="18"/>
              </w:rPr>
            </w:pPr>
            <w:r w:rsidRPr="00CC0718">
              <w:rPr>
                <w:color w:val="000000"/>
                <w:spacing w:val="-2"/>
                <w:sz w:val="18"/>
              </w:rPr>
              <w:t>1</w:t>
            </w:r>
          </w:p>
        </w:tc>
        <w:tc>
          <w:tcPr>
            <w:tcW w:w="1576" w:type="dxa"/>
            <w:gridSpan w:val="2"/>
            <w:tcBorders>
              <w:bottom w:val="single" w:color="8FB6EA" w:sz="5" w:space="0"/>
            </w:tcBorders>
            <w:shd w:val="clear" w:color="auto" w:fill="FFFFFF" w:themeFill="background1"/>
            <w:tcMar/>
          </w:tcPr>
          <w:p w:rsidRPr="00CC0718" w:rsidR="00C71DC8" w:rsidP="00244814" w:rsidRDefault="00C71DC8" w14:paraId="65A9C1BD" w14:textId="77777777">
            <w:pPr>
              <w:rPr>
                <w:color w:val="000000"/>
                <w:spacing w:val="-2"/>
                <w:sz w:val="18"/>
              </w:rPr>
            </w:pPr>
            <w:r w:rsidRPr="00CC0718">
              <w:rPr>
                <w:color w:val="000000"/>
                <w:spacing w:val="-2"/>
                <w:sz w:val="18"/>
              </w:rPr>
              <w:t>1</w:t>
            </w:r>
          </w:p>
        </w:tc>
        <w:tc>
          <w:tcPr>
            <w:tcW w:w="1362" w:type="dxa"/>
            <w:tcBorders>
              <w:bottom w:val="single" w:color="8FB6EA" w:sz="5" w:space="0"/>
            </w:tcBorders>
            <w:shd w:val="clear" w:color="auto" w:fill="FFFFFF" w:themeFill="background1"/>
            <w:tcMar/>
          </w:tcPr>
          <w:p w:rsidRPr="00CC0718" w:rsidR="00C71DC8" w:rsidP="00244814" w:rsidRDefault="00C71DC8" w14:paraId="3C7A5856" w14:textId="77777777">
            <w:pPr>
              <w:rPr>
                <w:color w:val="000000"/>
                <w:spacing w:val="-2"/>
                <w:sz w:val="18"/>
              </w:rPr>
            </w:pPr>
            <w:r w:rsidRPr="00CC0718">
              <w:rPr>
                <w:color w:val="000000"/>
                <w:spacing w:val="-2"/>
                <w:sz w:val="18"/>
              </w:rPr>
              <w:t>9</w:t>
            </w:r>
          </w:p>
        </w:tc>
        <w:tc>
          <w:tcPr>
            <w:tcW w:w="1690" w:type="dxa"/>
            <w:tcBorders>
              <w:bottom w:val="single" w:color="8FB6EA" w:sz="5" w:space="0"/>
            </w:tcBorders>
            <w:shd w:val="clear" w:color="auto" w:fill="FFFFFF" w:themeFill="background1"/>
            <w:tcMar/>
          </w:tcPr>
          <w:p w:rsidRPr="00CC0718" w:rsidR="00C71DC8" w:rsidP="00244814" w:rsidRDefault="00C71DC8" w14:paraId="3C9BAB91" w14:textId="77777777">
            <w:pPr>
              <w:rPr>
                <w:color w:val="000000"/>
                <w:spacing w:val="-2"/>
                <w:sz w:val="18"/>
              </w:rPr>
            </w:pPr>
            <w:r w:rsidRPr="00CC0718">
              <w:rPr>
                <w:color w:val="000000"/>
                <w:spacing w:val="-2"/>
                <w:sz w:val="18"/>
              </w:rPr>
              <w:t>1</w:t>
            </w:r>
          </w:p>
        </w:tc>
        <w:tc>
          <w:tcPr>
            <w:tcW w:w="1576" w:type="dxa"/>
            <w:tcBorders>
              <w:bottom w:val="single" w:color="8FB6EA" w:sz="5" w:space="0"/>
            </w:tcBorders>
            <w:shd w:val="clear" w:color="auto" w:fill="FFFFFF" w:themeFill="background1"/>
            <w:tcMar/>
          </w:tcPr>
          <w:p w:rsidRPr="00CC0718" w:rsidR="00C71DC8" w:rsidP="00244814" w:rsidRDefault="00C71DC8" w14:paraId="3B11A8BA" w14:textId="77777777">
            <w:pPr>
              <w:rPr>
                <w:color w:val="000000"/>
                <w:spacing w:val="-2"/>
                <w:sz w:val="18"/>
              </w:rPr>
            </w:pPr>
          </w:p>
        </w:tc>
      </w:tr>
      <w:tr w:rsidRPr="00CC0718" w:rsidR="00C71DC8" w:rsidTr="3A33D0EC" w14:paraId="1CA3BFFB" w14:textId="77777777">
        <w:trPr>
          <w:trHeight w:val="458" w:hRule="exact"/>
        </w:trPr>
        <w:tc>
          <w:tcPr>
            <w:tcW w:w="10717" w:type="dxa"/>
            <w:gridSpan w:val="8"/>
            <w:tcBorders>
              <w:top w:val="single" w:color="8FB6EA" w:sz="5" w:space="0"/>
            </w:tcBorders>
            <w:tcMar/>
          </w:tcPr>
          <w:p w:rsidRPr="00CC0718" w:rsidR="00C71DC8" w:rsidP="00244814" w:rsidRDefault="00C71DC8" w14:paraId="44236342" w14:textId="77777777"/>
        </w:tc>
      </w:tr>
      <w:tr w:rsidRPr="00CC0718" w:rsidR="00C71DC8" w:rsidTr="3A33D0EC" w14:paraId="5AC673AE" w14:textId="77777777">
        <w:trPr>
          <w:trHeight w:val="602" w:hRule="exact"/>
        </w:trPr>
        <w:tc>
          <w:tcPr>
            <w:tcW w:w="10717" w:type="dxa"/>
            <w:gridSpan w:val="8"/>
            <w:shd w:val="clear" w:color="auto" w:fill="FFFFFF" w:themeFill="background1"/>
            <w:tcMar/>
          </w:tcPr>
          <w:p w:rsidRPr="00CC0718" w:rsidR="00C71DC8" w:rsidP="00244814" w:rsidRDefault="00C71DC8" w14:paraId="5108D454" w14:textId="77777777">
            <w:pPr>
              <w:rPr>
                <w:b/>
                <w:color w:val="5C83B4"/>
                <w:spacing w:val="-2"/>
                <w:sz w:val="24"/>
              </w:rPr>
            </w:pPr>
          </w:p>
        </w:tc>
      </w:tr>
      <w:tr w:rsidRPr="00CC0718" w:rsidR="00C71DC8" w:rsidTr="3A33D0EC" w14:paraId="3446C78E" w14:textId="77777777">
        <w:trPr>
          <w:trHeight w:val="444" w:hRule="exact"/>
        </w:trPr>
        <w:tc>
          <w:tcPr>
            <w:tcW w:w="1805" w:type="dxa"/>
            <w:shd w:val="clear" w:color="auto" w:fill="FFFFFF" w:themeFill="background1"/>
            <w:tcMar/>
          </w:tcPr>
          <w:p w:rsidRPr="00CC0718" w:rsidR="00C71DC8" w:rsidP="00244814" w:rsidRDefault="00C71DC8" w14:paraId="0A50B9E6" w14:textId="77777777">
            <w:pPr>
              <w:rPr>
                <w:b/>
                <w:color w:val="5C83B4"/>
                <w:spacing w:val="-2"/>
                <w:sz w:val="24"/>
              </w:rPr>
            </w:pPr>
            <w:r w:rsidRPr="00CC0718">
              <w:rPr>
                <w:b/>
                <w:color w:val="5C83B4"/>
                <w:spacing w:val="-2"/>
                <w:sz w:val="24"/>
              </w:rPr>
              <w:t>Nickname:</w:t>
            </w:r>
          </w:p>
        </w:tc>
        <w:tc>
          <w:tcPr>
            <w:tcW w:w="8912" w:type="dxa"/>
            <w:gridSpan w:val="7"/>
            <w:vMerge w:val="restart"/>
            <w:shd w:val="clear" w:color="auto" w:fill="FFFFFF" w:themeFill="background1"/>
            <w:tcMar/>
          </w:tcPr>
          <w:p w:rsidRPr="00CC0718" w:rsidR="00C71DC8" w:rsidP="00244814" w:rsidRDefault="00C71DC8" w14:paraId="55F85E4E" w14:textId="77777777">
            <w:pPr>
              <w:rPr>
                <w:b/>
                <w:color w:val="5C83B4"/>
                <w:spacing w:val="-2"/>
                <w:sz w:val="24"/>
              </w:rPr>
            </w:pPr>
            <w:r w:rsidRPr="00CC0718">
              <w:rPr>
                <w:b/>
                <w:color w:val="5C83B4"/>
                <w:spacing w:val="-2"/>
                <w:sz w:val="24"/>
              </w:rPr>
              <w:t>Codes\\AXIAL CODE\\Q4 b- Activities of the club\DEVELOPMENT AND WELLBEING\Business point of view event</w:t>
            </w:r>
          </w:p>
        </w:tc>
      </w:tr>
      <w:tr w:rsidRPr="00CC0718" w:rsidR="00C71DC8" w:rsidTr="3A33D0EC" w14:paraId="6B4A93BD" w14:textId="77777777">
        <w:trPr>
          <w:trHeight w:val="459" w:hRule="exact"/>
        </w:trPr>
        <w:tc>
          <w:tcPr>
            <w:tcW w:w="1805" w:type="dxa"/>
            <w:shd w:val="clear" w:color="auto" w:fill="FFFFFF" w:themeFill="background1"/>
            <w:tcMar/>
          </w:tcPr>
          <w:p w:rsidRPr="00CC0718" w:rsidR="00C71DC8" w:rsidP="00244814" w:rsidRDefault="00C71DC8" w14:paraId="1A6257AC" w14:textId="77777777">
            <w:pPr>
              <w:rPr>
                <w:b/>
                <w:color w:val="5C83B4"/>
                <w:spacing w:val="-2"/>
                <w:sz w:val="24"/>
              </w:rPr>
            </w:pPr>
            <w:r w:rsidRPr="00CC0718">
              <w:rPr>
                <w:b/>
                <w:color w:val="5C83B4"/>
                <w:spacing w:val="-2"/>
                <w:sz w:val="24"/>
              </w:rPr>
              <w:t>Classification:</w:t>
            </w:r>
          </w:p>
        </w:tc>
        <w:tc>
          <w:tcPr>
            <w:tcW w:w="8912" w:type="dxa"/>
            <w:gridSpan w:val="7"/>
            <w:vMerge/>
            <w:tcMar/>
          </w:tcPr>
          <w:p w:rsidRPr="00CC0718" w:rsidR="00C71DC8" w:rsidP="00244814" w:rsidRDefault="00C71DC8" w14:paraId="49CA2718" w14:textId="77777777"/>
        </w:tc>
      </w:tr>
      <w:tr w:rsidRPr="00CC0718" w:rsidR="00C71DC8" w:rsidTr="3A33D0EC" w14:paraId="1A8CDCB4" w14:textId="77777777">
        <w:trPr>
          <w:trHeight w:val="444" w:hRule="exact"/>
        </w:trPr>
        <w:tc>
          <w:tcPr>
            <w:tcW w:w="1805" w:type="dxa"/>
            <w:shd w:val="clear" w:color="auto" w:fill="FFFFFF" w:themeFill="background1"/>
            <w:tcMar/>
          </w:tcPr>
          <w:p w:rsidRPr="00CC0718" w:rsidR="00C71DC8" w:rsidP="00244814" w:rsidRDefault="00C71DC8" w14:paraId="2712B991" w14:textId="77777777">
            <w:pPr>
              <w:rPr>
                <w:b/>
                <w:color w:val="5C83B4"/>
                <w:spacing w:val="-2"/>
                <w:sz w:val="24"/>
              </w:rPr>
            </w:pPr>
            <w:r w:rsidRPr="00CC0718">
              <w:rPr>
                <w:b/>
                <w:color w:val="5C83B4"/>
                <w:spacing w:val="-2"/>
                <w:sz w:val="24"/>
              </w:rPr>
              <w:t>Aggregated:</w:t>
            </w:r>
          </w:p>
        </w:tc>
        <w:tc>
          <w:tcPr>
            <w:tcW w:w="8912" w:type="dxa"/>
            <w:gridSpan w:val="7"/>
            <w:shd w:val="clear" w:color="auto" w:fill="FFFFFF" w:themeFill="background1"/>
            <w:tcMar/>
          </w:tcPr>
          <w:p w:rsidRPr="00CC0718" w:rsidR="00C71DC8" w:rsidP="00244814" w:rsidRDefault="00C71DC8" w14:paraId="1465A58D" w14:textId="77777777">
            <w:pPr>
              <w:rPr>
                <w:b/>
                <w:color w:val="5C83B4"/>
                <w:spacing w:val="-2"/>
                <w:sz w:val="24"/>
              </w:rPr>
            </w:pPr>
            <w:r w:rsidRPr="00CC0718">
              <w:rPr>
                <w:b/>
                <w:color w:val="5C83B4"/>
                <w:spacing w:val="-2"/>
                <w:sz w:val="24"/>
              </w:rPr>
              <w:t>No</w:t>
            </w:r>
          </w:p>
        </w:tc>
      </w:tr>
      <w:tr w:rsidRPr="00CC0718" w:rsidR="00C71DC8" w:rsidTr="3A33D0EC" w14:paraId="00CB017D" w14:textId="77777777">
        <w:trPr>
          <w:trHeight w:val="344" w:hRule="exact"/>
        </w:trPr>
        <w:tc>
          <w:tcPr>
            <w:tcW w:w="3381" w:type="dxa"/>
            <w:gridSpan w:val="2"/>
            <w:tcBorders>
              <w:bottom w:val="single" w:color="8FB6EA" w:sz="5" w:space="0"/>
            </w:tcBorders>
            <w:shd w:val="clear" w:color="auto" w:fill="FFFFFF" w:themeFill="background1"/>
            <w:tcMar/>
          </w:tcPr>
          <w:p w:rsidRPr="00CC0718" w:rsidR="00C71DC8" w:rsidP="00244814" w:rsidRDefault="00C71DC8" w14:paraId="28FBADFF" w14:textId="77777777">
            <w:pPr>
              <w:rPr>
                <w:color w:val="000000"/>
                <w:spacing w:val="-2"/>
                <w:sz w:val="18"/>
              </w:rPr>
            </w:pPr>
            <w:r w:rsidRPr="00CC0718">
              <w:rPr>
                <w:color w:val="000000"/>
                <w:spacing w:val="-2"/>
                <w:sz w:val="18"/>
              </w:rPr>
              <w:t>Document</w:t>
            </w:r>
          </w:p>
        </w:tc>
        <w:tc>
          <w:tcPr>
            <w:tcW w:w="1132" w:type="dxa"/>
            <w:tcBorders>
              <w:bottom w:val="single" w:color="8FB6EA" w:sz="5" w:space="0"/>
            </w:tcBorders>
            <w:shd w:val="clear" w:color="auto" w:fill="FFFFFF" w:themeFill="background1"/>
            <w:tcMar/>
          </w:tcPr>
          <w:p w:rsidRPr="00CC0718" w:rsidR="00C71DC8" w:rsidP="00244814" w:rsidRDefault="00C71DC8" w14:paraId="5A4EE9D9" w14:textId="77777777">
            <w:pPr>
              <w:rPr>
                <w:color w:val="000000"/>
                <w:spacing w:val="-2"/>
                <w:sz w:val="18"/>
              </w:rPr>
            </w:pPr>
            <w:r w:rsidRPr="00CC0718">
              <w:rPr>
                <w:color w:val="000000"/>
                <w:spacing w:val="-2"/>
                <w:sz w:val="18"/>
              </w:rPr>
              <w:t>1</w:t>
            </w:r>
          </w:p>
        </w:tc>
        <w:tc>
          <w:tcPr>
            <w:tcW w:w="1576" w:type="dxa"/>
            <w:gridSpan w:val="2"/>
            <w:tcBorders>
              <w:bottom w:val="single" w:color="8FB6EA" w:sz="5" w:space="0"/>
            </w:tcBorders>
            <w:shd w:val="clear" w:color="auto" w:fill="FFFFFF" w:themeFill="background1"/>
            <w:tcMar/>
          </w:tcPr>
          <w:p w:rsidRPr="00CC0718" w:rsidR="00C71DC8" w:rsidP="00244814" w:rsidRDefault="00C71DC8" w14:paraId="206E1E59" w14:textId="77777777">
            <w:pPr>
              <w:rPr>
                <w:color w:val="000000"/>
                <w:spacing w:val="-2"/>
                <w:sz w:val="18"/>
              </w:rPr>
            </w:pPr>
            <w:r w:rsidRPr="00CC0718">
              <w:rPr>
                <w:color w:val="000000"/>
                <w:spacing w:val="-2"/>
                <w:sz w:val="18"/>
              </w:rPr>
              <w:t>1</w:t>
            </w:r>
          </w:p>
        </w:tc>
        <w:tc>
          <w:tcPr>
            <w:tcW w:w="1362" w:type="dxa"/>
            <w:tcBorders>
              <w:bottom w:val="single" w:color="8FB6EA" w:sz="5" w:space="0"/>
            </w:tcBorders>
            <w:shd w:val="clear" w:color="auto" w:fill="FFFFFF" w:themeFill="background1"/>
            <w:tcMar/>
          </w:tcPr>
          <w:p w:rsidRPr="00CC0718" w:rsidR="00C71DC8" w:rsidP="00244814" w:rsidRDefault="00C71DC8" w14:paraId="3B8F011E" w14:textId="77777777">
            <w:pPr>
              <w:rPr>
                <w:color w:val="000000"/>
                <w:spacing w:val="-2"/>
                <w:sz w:val="18"/>
              </w:rPr>
            </w:pPr>
            <w:r w:rsidRPr="00CC0718">
              <w:rPr>
                <w:color w:val="000000"/>
                <w:spacing w:val="-2"/>
                <w:sz w:val="18"/>
              </w:rPr>
              <w:t>6</w:t>
            </w:r>
          </w:p>
        </w:tc>
        <w:tc>
          <w:tcPr>
            <w:tcW w:w="1690" w:type="dxa"/>
            <w:tcBorders>
              <w:bottom w:val="single" w:color="8FB6EA" w:sz="5" w:space="0"/>
            </w:tcBorders>
            <w:shd w:val="clear" w:color="auto" w:fill="FFFFFF" w:themeFill="background1"/>
            <w:tcMar/>
          </w:tcPr>
          <w:p w:rsidRPr="00CC0718" w:rsidR="00C71DC8" w:rsidP="00244814" w:rsidRDefault="00C71DC8" w14:paraId="782AABFE" w14:textId="77777777">
            <w:pPr>
              <w:rPr>
                <w:color w:val="000000"/>
                <w:spacing w:val="-2"/>
                <w:sz w:val="18"/>
              </w:rPr>
            </w:pPr>
            <w:r w:rsidRPr="00CC0718">
              <w:rPr>
                <w:color w:val="000000"/>
                <w:spacing w:val="-2"/>
                <w:sz w:val="18"/>
              </w:rPr>
              <w:t>1</w:t>
            </w:r>
          </w:p>
        </w:tc>
        <w:tc>
          <w:tcPr>
            <w:tcW w:w="1576" w:type="dxa"/>
            <w:tcBorders>
              <w:bottom w:val="single" w:color="8FB6EA" w:sz="5" w:space="0"/>
            </w:tcBorders>
            <w:shd w:val="clear" w:color="auto" w:fill="FFFFFF" w:themeFill="background1"/>
            <w:tcMar/>
          </w:tcPr>
          <w:p w:rsidRPr="00CC0718" w:rsidR="00C71DC8" w:rsidP="00244814" w:rsidRDefault="00C71DC8" w14:paraId="18153626" w14:textId="77777777">
            <w:pPr>
              <w:rPr>
                <w:color w:val="000000"/>
                <w:spacing w:val="-2"/>
                <w:sz w:val="18"/>
              </w:rPr>
            </w:pPr>
          </w:p>
        </w:tc>
      </w:tr>
      <w:tr w:rsidRPr="00CC0718" w:rsidR="00C71DC8" w:rsidTr="3A33D0EC" w14:paraId="5AC45B07" w14:textId="77777777">
        <w:trPr>
          <w:trHeight w:val="444" w:hRule="exact"/>
        </w:trPr>
        <w:tc>
          <w:tcPr>
            <w:tcW w:w="10717" w:type="dxa"/>
            <w:gridSpan w:val="8"/>
            <w:tcBorders>
              <w:top w:val="single" w:color="8FB6EA" w:sz="5" w:space="0"/>
            </w:tcBorders>
            <w:tcMar/>
          </w:tcPr>
          <w:p w:rsidRPr="00CC0718" w:rsidR="00C71DC8" w:rsidP="00244814" w:rsidRDefault="00C71DC8" w14:paraId="0704B5F0" w14:textId="77777777"/>
        </w:tc>
      </w:tr>
      <w:tr w:rsidRPr="00CC0718" w:rsidR="00C71DC8" w:rsidTr="3A33D0EC" w14:paraId="2408FFD0" w14:textId="77777777">
        <w:trPr>
          <w:trHeight w:val="344" w:hRule="exact"/>
        </w:trPr>
        <w:tc>
          <w:tcPr>
            <w:tcW w:w="10717" w:type="dxa"/>
            <w:gridSpan w:val="8"/>
            <w:shd w:val="clear" w:color="auto" w:fill="FFFFFF" w:themeFill="background1"/>
            <w:tcMar/>
          </w:tcPr>
          <w:p w:rsidRPr="00CC0718" w:rsidR="00C71DC8" w:rsidP="00244814" w:rsidRDefault="00C71DC8" w14:paraId="39E512A4" w14:textId="77777777">
            <w:pPr>
              <w:rPr>
                <w:b/>
                <w:color w:val="5C83B4"/>
                <w:spacing w:val="-2"/>
                <w:sz w:val="24"/>
              </w:rPr>
            </w:pPr>
          </w:p>
        </w:tc>
      </w:tr>
      <w:tr w:rsidRPr="00CC0718" w:rsidR="00C71DC8" w:rsidTr="3A33D0EC" w14:paraId="6E39BF66" w14:textId="77777777">
        <w:trPr>
          <w:trHeight w:val="444" w:hRule="exact"/>
        </w:trPr>
        <w:tc>
          <w:tcPr>
            <w:tcW w:w="1805" w:type="dxa"/>
            <w:shd w:val="clear" w:color="auto" w:fill="FFFFFF" w:themeFill="background1"/>
            <w:tcMar/>
          </w:tcPr>
          <w:p w:rsidRPr="00CC0718" w:rsidR="00C71DC8" w:rsidP="00244814" w:rsidRDefault="00C71DC8" w14:paraId="084A8710" w14:textId="77777777">
            <w:pPr>
              <w:rPr>
                <w:b/>
                <w:color w:val="5C83B4"/>
                <w:spacing w:val="-2"/>
                <w:sz w:val="24"/>
              </w:rPr>
            </w:pPr>
            <w:r w:rsidRPr="00CC0718">
              <w:rPr>
                <w:b/>
                <w:color w:val="5C83B4"/>
                <w:spacing w:val="-2"/>
                <w:sz w:val="24"/>
              </w:rPr>
              <w:t>Nickname:</w:t>
            </w:r>
          </w:p>
        </w:tc>
        <w:tc>
          <w:tcPr>
            <w:tcW w:w="8912" w:type="dxa"/>
            <w:gridSpan w:val="7"/>
            <w:vMerge w:val="restart"/>
            <w:shd w:val="clear" w:color="auto" w:fill="FFFFFF" w:themeFill="background1"/>
            <w:tcMar/>
          </w:tcPr>
          <w:p w:rsidRPr="00CC0718" w:rsidR="00C71DC8" w:rsidP="00244814" w:rsidRDefault="00C71DC8" w14:paraId="2E2C22A4" w14:textId="77777777">
            <w:pPr>
              <w:rPr>
                <w:b/>
                <w:color w:val="5C83B4"/>
                <w:spacing w:val="-2"/>
                <w:sz w:val="24"/>
              </w:rPr>
            </w:pPr>
            <w:r w:rsidRPr="00CC0718">
              <w:rPr>
                <w:b/>
                <w:color w:val="5C83B4"/>
                <w:spacing w:val="-2"/>
                <w:sz w:val="24"/>
              </w:rPr>
              <w:t>Codes\\AXIAL CODE\\Q4 b- Activities of the club\DEVELOPMENT AND WELLBEING\Community learning</w:t>
            </w:r>
          </w:p>
        </w:tc>
      </w:tr>
      <w:tr w:rsidRPr="00CC0718" w:rsidR="00C71DC8" w:rsidTr="3A33D0EC" w14:paraId="216812DE" w14:textId="77777777">
        <w:trPr>
          <w:trHeight w:val="459" w:hRule="exact"/>
        </w:trPr>
        <w:tc>
          <w:tcPr>
            <w:tcW w:w="1805" w:type="dxa"/>
            <w:shd w:val="clear" w:color="auto" w:fill="FFFFFF" w:themeFill="background1"/>
            <w:tcMar/>
          </w:tcPr>
          <w:p w:rsidRPr="00CC0718" w:rsidR="00C71DC8" w:rsidP="00244814" w:rsidRDefault="00C71DC8" w14:paraId="38709362" w14:textId="77777777">
            <w:pPr>
              <w:rPr>
                <w:b/>
                <w:color w:val="5C83B4"/>
                <w:spacing w:val="-2"/>
                <w:sz w:val="24"/>
              </w:rPr>
            </w:pPr>
            <w:r w:rsidRPr="00CC0718">
              <w:rPr>
                <w:b/>
                <w:color w:val="5C83B4"/>
                <w:spacing w:val="-2"/>
                <w:sz w:val="24"/>
              </w:rPr>
              <w:t>Classification:</w:t>
            </w:r>
          </w:p>
        </w:tc>
        <w:tc>
          <w:tcPr>
            <w:tcW w:w="8912" w:type="dxa"/>
            <w:gridSpan w:val="7"/>
            <w:vMerge/>
            <w:tcMar/>
          </w:tcPr>
          <w:p w:rsidRPr="00CC0718" w:rsidR="00C71DC8" w:rsidP="00244814" w:rsidRDefault="00C71DC8" w14:paraId="51D2DCA9" w14:textId="77777777"/>
        </w:tc>
      </w:tr>
      <w:tr w:rsidRPr="00CC0718" w:rsidR="00C71DC8" w:rsidTr="3A33D0EC" w14:paraId="5509F889" w14:textId="77777777">
        <w:trPr>
          <w:trHeight w:val="444" w:hRule="exact"/>
        </w:trPr>
        <w:tc>
          <w:tcPr>
            <w:tcW w:w="1805" w:type="dxa"/>
            <w:shd w:val="clear" w:color="auto" w:fill="FFFFFF" w:themeFill="background1"/>
            <w:tcMar/>
          </w:tcPr>
          <w:p w:rsidRPr="00CC0718" w:rsidR="00C71DC8" w:rsidP="00244814" w:rsidRDefault="00C71DC8" w14:paraId="30A88F76" w14:textId="77777777">
            <w:pPr>
              <w:rPr>
                <w:b/>
                <w:color w:val="5C83B4"/>
                <w:spacing w:val="-2"/>
                <w:sz w:val="24"/>
              </w:rPr>
            </w:pPr>
            <w:r w:rsidRPr="00CC0718">
              <w:rPr>
                <w:b/>
                <w:color w:val="5C83B4"/>
                <w:spacing w:val="-2"/>
                <w:sz w:val="24"/>
              </w:rPr>
              <w:t>Aggregated:</w:t>
            </w:r>
          </w:p>
        </w:tc>
        <w:tc>
          <w:tcPr>
            <w:tcW w:w="8912" w:type="dxa"/>
            <w:gridSpan w:val="7"/>
            <w:shd w:val="clear" w:color="auto" w:fill="FFFFFF" w:themeFill="background1"/>
            <w:tcMar/>
          </w:tcPr>
          <w:p w:rsidRPr="00CC0718" w:rsidR="00C71DC8" w:rsidP="00244814" w:rsidRDefault="00C71DC8" w14:paraId="4D948047" w14:textId="77777777">
            <w:pPr>
              <w:rPr>
                <w:b/>
                <w:color w:val="5C83B4"/>
                <w:spacing w:val="-2"/>
                <w:sz w:val="24"/>
              </w:rPr>
            </w:pPr>
            <w:r w:rsidRPr="00CC0718">
              <w:rPr>
                <w:b/>
                <w:color w:val="5C83B4"/>
                <w:spacing w:val="-2"/>
                <w:sz w:val="24"/>
              </w:rPr>
              <w:t>No</w:t>
            </w:r>
          </w:p>
        </w:tc>
      </w:tr>
      <w:tr w:rsidRPr="00CC0718" w:rsidR="00C71DC8" w:rsidTr="3A33D0EC" w14:paraId="427DE24B" w14:textId="77777777">
        <w:trPr>
          <w:trHeight w:val="344" w:hRule="exact"/>
        </w:trPr>
        <w:tc>
          <w:tcPr>
            <w:tcW w:w="3381" w:type="dxa"/>
            <w:gridSpan w:val="2"/>
            <w:tcBorders>
              <w:bottom w:val="single" w:color="8FB6EA" w:sz="5" w:space="0"/>
            </w:tcBorders>
            <w:shd w:val="clear" w:color="auto" w:fill="FFFFFF" w:themeFill="background1"/>
            <w:tcMar/>
          </w:tcPr>
          <w:p w:rsidRPr="00CC0718" w:rsidR="00C71DC8" w:rsidP="00244814" w:rsidRDefault="00C71DC8" w14:paraId="7A908A50" w14:textId="77777777">
            <w:pPr>
              <w:rPr>
                <w:color w:val="000000"/>
                <w:spacing w:val="-2"/>
                <w:sz w:val="18"/>
              </w:rPr>
            </w:pPr>
            <w:r w:rsidRPr="00CC0718">
              <w:rPr>
                <w:color w:val="000000"/>
                <w:spacing w:val="-2"/>
                <w:sz w:val="18"/>
              </w:rPr>
              <w:t>Document</w:t>
            </w:r>
          </w:p>
        </w:tc>
        <w:tc>
          <w:tcPr>
            <w:tcW w:w="1132" w:type="dxa"/>
            <w:tcBorders>
              <w:bottom w:val="single" w:color="8FB6EA" w:sz="5" w:space="0"/>
            </w:tcBorders>
            <w:shd w:val="clear" w:color="auto" w:fill="FFFFFF" w:themeFill="background1"/>
            <w:tcMar/>
          </w:tcPr>
          <w:p w:rsidRPr="00CC0718" w:rsidR="00C71DC8" w:rsidP="00244814" w:rsidRDefault="00C71DC8" w14:paraId="16172A82" w14:textId="77777777">
            <w:pPr>
              <w:rPr>
                <w:color w:val="000000"/>
                <w:spacing w:val="-2"/>
                <w:sz w:val="18"/>
              </w:rPr>
            </w:pPr>
            <w:r w:rsidRPr="00CC0718">
              <w:rPr>
                <w:color w:val="000000"/>
                <w:spacing w:val="-2"/>
                <w:sz w:val="18"/>
              </w:rPr>
              <w:t>1</w:t>
            </w:r>
          </w:p>
        </w:tc>
        <w:tc>
          <w:tcPr>
            <w:tcW w:w="1576" w:type="dxa"/>
            <w:gridSpan w:val="2"/>
            <w:tcBorders>
              <w:bottom w:val="single" w:color="8FB6EA" w:sz="5" w:space="0"/>
            </w:tcBorders>
            <w:shd w:val="clear" w:color="auto" w:fill="FFFFFF" w:themeFill="background1"/>
            <w:tcMar/>
          </w:tcPr>
          <w:p w:rsidRPr="00CC0718" w:rsidR="00C71DC8" w:rsidP="00244814" w:rsidRDefault="00C71DC8" w14:paraId="11C6720E" w14:textId="77777777">
            <w:pPr>
              <w:rPr>
                <w:color w:val="000000"/>
                <w:spacing w:val="-2"/>
                <w:sz w:val="18"/>
              </w:rPr>
            </w:pPr>
            <w:r w:rsidRPr="00CC0718">
              <w:rPr>
                <w:color w:val="000000"/>
                <w:spacing w:val="-2"/>
                <w:sz w:val="18"/>
              </w:rPr>
              <w:t>1</w:t>
            </w:r>
          </w:p>
        </w:tc>
        <w:tc>
          <w:tcPr>
            <w:tcW w:w="1362" w:type="dxa"/>
            <w:tcBorders>
              <w:bottom w:val="single" w:color="8FB6EA" w:sz="5" w:space="0"/>
            </w:tcBorders>
            <w:shd w:val="clear" w:color="auto" w:fill="FFFFFF" w:themeFill="background1"/>
            <w:tcMar/>
          </w:tcPr>
          <w:p w:rsidRPr="00CC0718" w:rsidR="00C71DC8" w:rsidP="00244814" w:rsidRDefault="00C71DC8" w14:paraId="051238BD" w14:textId="77777777">
            <w:pPr>
              <w:rPr>
                <w:color w:val="000000"/>
                <w:spacing w:val="-2"/>
                <w:sz w:val="18"/>
              </w:rPr>
            </w:pPr>
            <w:r w:rsidRPr="00CC0718">
              <w:rPr>
                <w:color w:val="000000"/>
                <w:spacing w:val="-2"/>
                <w:sz w:val="18"/>
              </w:rPr>
              <w:t>2</w:t>
            </w:r>
          </w:p>
        </w:tc>
        <w:tc>
          <w:tcPr>
            <w:tcW w:w="1690" w:type="dxa"/>
            <w:tcBorders>
              <w:bottom w:val="single" w:color="8FB6EA" w:sz="5" w:space="0"/>
            </w:tcBorders>
            <w:shd w:val="clear" w:color="auto" w:fill="FFFFFF" w:themeFill="background1"/>
            <w:tcMar/>
          </w:tcPr>
          <w:p w:rsidRPr="00CC0718" w:rsidR="00C71DC8" w:rsidP="00244814" w:rsidRDefault="00C71DC8" w14:paraId="2717603C" w14:textId="77777777">
            <w:pPr>
              <w:rPr>
                <w:color w:val="000000"/>
                <w:spacing w:val="-2"/>
                <w:sz w:val="18"/>
              </w:rPr>
            </w:pPr>
            <w:r w:rsidRPr="00CC0718">
              <w:rPr>
                <w:color w:val="000000"/>
                <w:spacing w:val="-2"/>
                <w:sz w:val="18"/>
              </w:rPr>
              <w:t>1</w:t>
            </w:r>
          </w:p>
        </w:tc>
        <w:tc>
          <w:tcPr>
            <w:tcW w:w="1576" w:type="dxa"/>
            <w:tcBorders>
              <w:bottom w:val="single" w:color="8FB6EA" w:sz="5" w:space="0"/>
            </w:tcBorders>
            <w:shd w:val="clear" w:color="auto" w:fill="FFFFFF" w:themeFill="background1"/>
            <w:tcMar/>
          </w:tcPr>
          <w:p w:rsidRPr="00CC0718" w:rsidR="00C71DC8" w:rsidP="00244814" w:rsidRDefault="00C71DC8" w14:paraId="46D3B2C4" w14:textId="77777777">
            <w:pPr>
              <w:rPr>
                <w:color w:val="000000"/>
                <w:spacing w:val="-2"/>
                <w:sz w:val="18"/>
              </w:rPr>
            </w:pPr>
          </w:p>
        </w:tc>
      </w:tr>
      <w:tr w:rsidRPr="00CC0718" w:rsidR="00C71DC8" w:rsidTr="3A33D0EC" w14:paraId="48BFCC9B" w14:textId="77777777">
        <w:trPr>
          <w:trHeight w:val="888" w:hRule="exact"/>
        </w:trPr>
        <w:tc>
          <w:tcPr>
            <w:tcW w:w="10717" w:type="dxa"/>
            <w:gridSpan w:val="8"/>
            <w:tcBorders>
              <w:top w:val="single" w:color="8FB6EA" w:sz="5" w:space="0"/>
            </w:tcBorders>
            <w:tcMar/>
          </w:tcPr>
          <w:p w:rsidRPr="00CC0718" w:rsidR="00C71DC8" w:rsidP="00244814" w:rsidRDefault="00C71DC8" w14:paraId="725F2FF5" w14:textId="77777777"/>
        </w:tc>
      </w:tr>
      <w:tr w:rsidRPr="00CC0718" w:rsidR="00C71DC8" w:rsidTr="3A33D0EC" w14:paraId="3C0E8DDC" w14:textId="77777777">
        <w:trPr>
          <w:trHeight w:val="888" w:hRule="exact"/>
        </w:trPr>
        <w:tc>
          <w:tcPr>
            <w:tcW w:w="10717" w:type="dxa"/>
            <w:gridSpan w:val="8"/>
            <w:tcMar/>
          </w:tcPr>
          <w:p w:rsidRPr="00CC0718" w:rsidR="00C71DC8" w:rsidP="00244814" w:rsidRDefault="00C71DC8" w14:paraId="011920DE" w14:textId="77777777"/>
        </w:tc>
      </w:tr>
      <w:tr w:rsidRPr="00CC0718" w:rsidR="00C71DC8" w:rsidTr="3A33D0EC" w14:paraId="099014AA" w14:textId="77777777">
        <w:trPr>
          <w:trHeight w:val="459" w:hRule="exact"/>
        </w:trPr>
        <w:tc>
          <w:tcPr>
            <w:tcW w:w="5359" w:type="dxa"/>
            <w:gridSpan w:val="4"/>
            <w:shd w:val="clear" w:color="auto" w:fill="FFFFFF" w:themeFill="background1"/>
            <w:tcMar/>
          </w:tcPr>
          <w:p w:rsidRPr="00CC0718" w:rsidR="00C71DC8" w:rsidP="00244814" w:rsidRDefault="00C71DC8" w14:paraId="15650705" w14:textId="77777777">
            <w:pPr>
              <w:jc w:val="right"/>
              <w:rPr>
                <w:color w:val="000066"/>
                <w:spacing w:val="-2"/>
                <w:sz w:val="16"/>
              </w:rPr>
            </w:pPr>
            <w:r w:rsidRPr="00CC0718">
              <w:rPr>
                <w:color w:val="000066"/>
                <w:spacing w:val="-2"/>
                <w:sz w:val="16"/>
              </w:rPr>
              <w:t>Formatted Reports\\Code Summary Formatted Report</w:t>
            </w:r>
          </w:p>
        </w:tc>
        <w:tc>
          <w:tcPr>
            <w:tcW w:w="5358" w:type="dxa"/>
            <w:gridSpan w:val="4"/>
            <w:shd w:val="clear" w:color="auto" w:fill="FFFFFF" w:themeFill="background1"/>
            <w:tcMar/>
          </w:tcPr>
          <w:p w:rsidRPr="00CC0718" w:rsidR="00C71DC8" w:rsidP="00244814" w:rsidRDefault="00C71DC8" w14:paraId="5FCAFE71" w14:textId="77777777">
            <w:pPr>
              <w:jc w:val="right"/>
              <w:rPr>
                <w:color w:val="000066"/>
                <w:spacing w:val="-2"/>
                <w:sz w:val="16"/>
              </w:rPr>
            </w:pPr>
            <w:r w:rsidRPr="00CC0718">
              <w:rPr>
                <w:color w:val="000066"/>
                <w:spacing w:val="-2"/>
                <w:sz w:val="16"/>
              </w:rPr>
              <w:t>Page 61 of 104</w:t>
            </w:r>
          </w:p>
        </w:tc>
      </w:tr>
      <w:tr w:rsidRPr="00CC0718" w:rsidR="00C71DC8" w:rsidTr="3A33D0EC" w14:paraId="6E386B78" w14:textId="77777777">
        <w:trPr>
          <w:trHeight w:val="444" w:hRule="exact"/>
        </w:trPr>
        <w:tc>
          <w:tcPr>
            <w:tcW w:w="10717" w:type="dxa"/>
            <w:gridSpan w:val="8"/>
            <w:shd w:val="clear" w:color="auto" w:fill="FFFFFF" w:themeFill="background1"/>
            <w:tcMar/>
            <w:vAlign w:val="center"/>
          </w:tcPr>
          <w:p w:rsidRPr="00CC0718" w:rsidR="00C71DC8" w:rsidP="00244814" w:rsidRDefault="00C71DC8" w14:paraId="7775688A" w14:textId="77777777">
            <w:pPr>
              <w:jc w:val="right"/>
              <w:rPr>
                <w:color w:val="000066"/>
                <w:spacing w:val="-2"/>
                <w:sz w:val="16"/>
              </w:rPr>
            </w:pPr>
            <w:r w:rsidRPr="00CC0718">
              <w:rPr>
                <w:color w:val="000066"/>
                <w:spacing w:val="-2"/>
                <w:sz w:val="16"/>
              </w:rPr>
              <w:t>11/13/2024 3:39 PM</w:t>
            </w:r>
          </w:p>
        </w:tc>
      </w:tr>
      <w:tr w:rsidRPr="00CC0718" w:rsidR="00C71DC8" w:rsidTr="3A33D0EC" w14:paraId="069BBD85" w14:textId="77777777">
        <w:trPr>
          <w:trHeight w:val="458" w:hRule="exact"/>
        </w:trPr>
        <w:tc>
          <w:tcPr>
            <w:tcW w:w="3381" w:type="dxa"/>
            <w:gridSpan w:val="2"/>
            <w:shd w:val="clear" w:color="auto" w:fill="8FB6EA"/>
            <w:tcMar/>
          </w:tcPr>
          <w:p w:rsidRPr="00CC0718" w:rsidR="00C71DC8" w:rsidP="00244814" w:rsidRDefault="00C71DC8" w14:paraId="057FC5AC" w14:textId="77777777">
            <w:pPr>
              <w:rPr>
                <w:b/>
                <w:color w:val="000066"/>
                <w:spacing w:val="-2"/>
                <w:sz w:val="18"/>
              </w:rPr>
            </w:pPr>
            <w:r w:rsidRPr="00CC0718">
              <w:rPr>
                <w:b/>
                <w:color w:val="000066"/>
                <w:spacing w:val="-2"/>
                <w:sz w:val="18"/>
              </w:rPr>
              <w:t>File Type</w:t>
            </w:r>
          </w:p>
        </w:tc>
        <w:tc>
          <w:tcPr>
            <w:tcW w:w="1132" w:type="dxa"/>
            <w:shd w:val="clear" w:color="auto" w:fill="8FB6EA"/>
            <w:tcMar/>
          </w:tcPr>
          <w:p w:rsidRPr="00CC0718" w:rsidR="00C71DC8" w:rsidP="00244814" w:rsidRDefault="00C71DC8" w14:paraId="11CEFA54" w14:textId="77777777">
            <w:pPr>
              <w:rPr>
                <w:b/>
                <w:color w:val="000066"/>
                <w:spacing w:val="-2"/>
                <w:sz w:val="18"/>
              </w:rPr>
            </w:pPr>
            <w:r w:rsidRPr="00CC0718">
              <w:rPr>
                <w:b/>
                <w:color w:val="000066"/>
                <w:spacing w:val="-2"/>
                <w:sz w:val="18"/>
              </w:rPr>
              <w:t>Number of Files</w:t>
            </w:r>
          </w:p>
        </w:tc>
        <w:tc>
          <w:tcPr>
            <w:tcW w:w="1576" w:type="dxa"/>
            <w:gridSpan w:val="2"/>
            <w:shd w:val="clear" w:color="auto" w:fill="8FB6EA"/>
            <w:tcMar/>
          </w:tcPr>
          <w:p w:rsidRPr="00CC0718" w:rsidR="00C71DC8" w:rsidP="00244814" w:rsidRDefault="00C71DC8" w14:paraId="4C662DC0" w14:textId="77777777">
            <w:pPr>
              <w:rPr>
                <w:b/>
                <w:color w:val="000066"/>
                <w:spacing w:val="-2"/>
                <w:sz w:val="18"/>
              </w:rPr>
            </w:pPr>
            <w:r w:rsidRPr="00CC0718">
              <w:rPr>
                <w:b/>
                <w:color w:val="000066"/>
                <w:spacing w:val="-2"/>
                <w:sz w:val="18"/>
              </w:rPr>
              <w:t>Number of Coding References</w:t>
            </w:r>
          </w:p>
        </w:tc>
        <w:tc>
          <w:tcPr>
            <w:tcW w:w="1362" w:type="dxa"/>
            <w:shd w:val="clear" w:color="auto" w:fill="8FB6EA"/>
            <w:tcMar/>
          </w:tcPr>
          <w:p w:rsidRPr="00CC0718" w:rsidR="00C71DC8" w:rsidP="00244814" w:rsidRDefault="00C71DC8" w14:paraId="06F5F24D" w14:textId="77777777">
            <w:pPr>
              <w:rPr>
                <w:b/>
                <w:color w:val="000066"/>
                <w:spacing w:val="-2"/>
                <w:sz w:val="18"/>
              </w:rPr>
            </w:pPr>
            <w:r w:rsidRPr="00CC0718">
              <w:rPr>
                <w:b/>
                <w:color w:val="000066"/>
                <w:spacing w:val="-2"/>
                <w:sz w:val="18"/>
              </w:rPr>
              <w:t>Number of Words Coded</w:t>
            </w:r>
          </w:p>
        </w:tc>
        <w:tc>
          <w:tcPr>
            <w:tcW w:w="1690" w:type="dxa"/>
            <w:shd w:val="clear" w:color="auto" w:fill="8FB6EA"/>
            <w:tcMar/>
          </w:tcPr>
          <w:p w:rsidRPr="00CC0718" w:rsidR="00C71DC8" w:rsidP="00244814" w:rsidRDefault="00C71DC8" w14:paraId="245D1565" w14:textId="77777777">
            <w:pPr>
              <w:rPr>
                <w:b/>
                <w:color w:val="000066"/>
                <w:spacing w:val="-2"/>
                <w:sz w:val="18"/>
              </w:rPr>
            </w:pPr>
            <w:r w:rsidRPr="00CC0718">
              <w:rPr>
                <w:b/>
                <w:color w:val="000066"/>
                <w:spacing w:val="-2"/>
                <w:sz w:val="18"/>
              </w:rPr>
              <w:t>Number of Paragraphs Coded</w:t>
            </w:r>
          </w:p>
        </w:tc>
        <w:tc>
          <w:tcPr>
            <w:tcW w:w="1576" w:type="dxa"/>
            <w:shd w:val="clear" w:color="auto" w:fill="8FB6EA"/>
            <w:tcMar/>
          </w:tcPr>
          <w:p w:rsidRPr="00CC0718" w:rsidR="00C71DC8" w:rsidP="00244814" w:rsidRDefault="00C71DC8" w14:paraId="220A779E" w14:textId="77777777">
            <w:pPr>
              <w:rPr>
                <w:b/>
                <w:color w:val="000066"/>
                <w:spacing w:val="-2"/>
                <w:sz w:val="18"/>
              </w:rPr>
            </w:pPr>
            <w:r w:rsidRPr="00CC0718">
              <w:rPr>
                <w:b/>
                <w:color w:val="000066"/>
                <w:spacing w:val="-2"/>
                <w:sz w:val="18"/>
              </w:rPr>
              <w:t>Duration Coded</w:t>
            </w:r>
          </w:p>
        </w:tc>
      </w:tr>
      <w:tr w:rsidRPr="00CC0718" w:rsidR="00C71DC8" w:rsidTr="3A33D0EC" w14:paraId="7DB608A7" w14:textId="77777777">
        <w:trPr>
          <w:trHeight w:val="616" w:hRule="exact"/>
        </w:trPr>
        <w:tc>
          <w:tcPr>
            <w:tcW w:w="10717" w:type="dxa"/>
            <w:gridSpan w:val="8"/>
            <w:shd w:val="clear" w:color="auto" w:fill="FFFFFF" w:themeFill="background1"/>
            <w:tcMar/>
          </w:tcPr>
          <w:p w:rsidRPr="00CC0718" w:rsidR="00C71DC8" w:rsidP="00244814" w:rsidRDefault="00C71DC8" w14:paraId="1FC257FB" w14:textId="77777777">
            <w:pPr>
              <w:rPr>
                <w:b/>
                <w:color w:val="5C83B4"/>
                <w:spacing w:val="-2"/>
                <w:sz w:val="24"/>
              </w:rPr>
            </w:pPr>
          </w:p>
        </w:tc>
      </w:tr>
      <w:tr w:rsidRPr="00CC0718" w:rsidR="00C71DC8" w:rsidTr="3A33D0EC" w14:paraId="0F81FC3F" w14:textId="77777777">
        <w:trPr>
          <w:trHeight w:val="445" w:hRule="exact"/>
        </w:trPr>
        <w:tc>
          <w:tcPr>
            <w:tcW w:w="1805" w:type="dxa"/>
            <w:shd w:val="clear" w:color="auto" w:fill="FFFFFF" w:themeFill="background1"/>
            <w:tcMar/>
          </w:tcPr>
          <w:p w:rsidRPr="00CC0718" w:rsidR="00C71DC8" w:rsidP="00244814" w:rsidRDefault="00C71DC8" w14:paraId="4B76F204" w14:textId="77777777">
            <w:pPr>
              <w:rPr>
                <w:b/>
                <w:color w:val="5C83B4"/>
                <w:spacing w:val="-2"/>
                <w:sz w:val="24"/>
              </w:rPr>
            </w:pPr>
            <w:r w:rsidRPr="00CC0718">
              <w:rPr>
                <w:b/>
                <w:color w:val="5C83B4"/>
                <w:spacing w:val="-2"/>
                <w:sz w:val="24"/>
              </w:rPr>
              <w:t>Nickname:</w:t>
            </w:r>
          </w:p>
        </w:tc>
        <w:tc>
          <w:tcPr>
            <w:tcW w:w="8912" w:type="dxa"/>
            <w:gridSpan w:val="7"/>
            <w:vMerge w:val="restart"/>
            <w:shd w:val="clear" w:color="auto" w:fill="FFFFFF" w:themeFill="background1"/>
            <w:tcMar/>
          </w:tcPr>
          <w:p w:rsidRPr="00CC0718" w:rsidR="00C71DC8" w:rsidP="00244814" w:rsidRDefault="00C71DC8" w14:paraId="2D2F6D54" w14:textId="77777777">
            <w:pPr>
              <w:rPr>
                <w:b/>
                <w:color w:val="5C83B4"/>
                <w:spacing w:val="-2"/>
                <w:sz w:val="24"/>
              </w:rPr>
            </w:pPr>
            <w:r w:rsidRPr="00CC0718">
              <w:rPr>
                <w:b/>
                <w:color w:val="5C83B4"/>
                <w:spacing w:val="-2"/>
                <w:sz w:val="24"/>
              </w:rPr>
              <w:t>Codes\\AXIAL CODE\\Q4 b- Activities of the club\DEVELOPMENT AND WELLBEING\Encouragement and Fellowship</w:t>
            </w:r>
          </w:p>
        </w:tc>
      </w:tr>
      <w:tr w:rsidRPr="00CC0718" w:rsidR="00C71DC8" w:rsidTr="3A33D0EC" w14:paraId="73DCAEE4" w14:textId="77777777">
        <w:trPr>
          <w:trHeight w:val="458" w:hRule="exact"/>
        </w:trPr>
        <w:tc>
          <w:tcPr>
            <w:tcW w:w="1805" w:type="dxa"/>
            <w:shd w:val="clear" w:color="auto" w:fill="FFFFFF" w:themeFill="background1"/>
            <w:tcMar/>
          </w:tcPr>
          <w:p w:rsidRPr="00CC0718" w:rsidR="00C71DC8" w:rsidP="00244814" w:rsidRDefault="00C71DC8" w14:paraId="08B6B05E" w14:textId="77777777">
            <w:pPr>
              <w:rPr>
                <w:b/>
                <w:color w:val="5C83B4"/>
                <w:spacing w:val="-2"/>
                <w:sz w:val="24"/>
              </w:rPr>
            </w:pPr>
            <w:r w:rsidRPr="00CC0718">
              <w:rPr>
                <w:b/>
                <w:color w:val="5C83B4"/>
                <w:spacing w:val="-2"/>
                <w:sz w:val="24"/>
              </w:rPr>
              <w:t>Classification:</w:t>
            </w:r>
          </w:p>
        </w:tc>
        <w:tc>
          <w:tcPr>
            <w:tcW w:w="8912" w:type="dxa"/>
            <w:gridSpan w:val="7"/>
            <w:vMerge/>
            <w:tcMar/>
          </w:tcPr>
          <w:p w:rsidRPr="00CC0718" w:rsidR="00C71DC8" w:rsidP="00244814" w:rsidRDefault="00C71DC8" w14:paraId="6398B175" w14:textId="77777777"/>
        </w:tc>
      </w:tr>
      <w:tr w:rsidRPr="00CC0718" w:rsidR="00C71DC8" w:rsidTr="3A33D0EC" w14:paraId="1437872E" w14:textId="77777777">
        <w:trPr>
          <w:trHeight w:val="444" w:hRule="exact"/>
        </w:trPr>
        <w:tc>
          <w:tcPr>
            <w:tcW w:w="1805" w:type="dxa"/>
            <w:shd w:val="clear" w:color="auto" w:fill="FFFFFF" w:themeFill="background1"/>
            <w:tcMar/>
          </w:tcPr>
          <w:p w:rsidRPr="00CC0718" w:rsidR="00C71DC8" w:rsidP="00244814" w:rsidRDefault="00C71DC8" w14:paraId="742E556A" w14:textId="77777777">
            <w:pPr>
              <w:rPr>
                <w:b/>
                <w:color w:val="5C83B4"/>
                <w:spacing w:val="-2"/>
                <w:sz w:val="24"/>
              </w:rPr>
            </w:pPr>
            <w:r w:rsidRPr="00CC0718">
              <w:rPr>
                <w:b/>
                <w:color w:val="5C83B4"/>
                <w:spacing w:val="-2"/>
                <w:sz w:val="24"/>
              </w:rPr>
              <w:t>Aggregated:</w:t>
            </w:r>
          </w:p>
        </w:tc>
        <w:tc>
          <w:tcPr>
            <w:tcW w:w="8912" w:type="dxa"/>
            <w:gridSpan w:val="7"/>
            <w:shd w:val="clear" w:color="auto" w:fill="FFFFFF" w:themeFill="background1"/>
            <w:tcMar/>
          </w:tcPr>
          <w:p w:rsidRPr="00CC0718" w:rsidR="00C71DC8" w:rsidP="00244814" w:rsidRDefault="00C71DC8" w14:paraId="308FB5A0" w14:textId="77777777">
            <w:pPr>
              <w:rPr>
                <w:b/>
                <w:color w:val="5C83B4"/>
                <w:spacing w:val="-2"/>
                <w:sz w:val="24"/>
              </w:rPr>
            </w:pPr>
            <w:r w:rsidRPr="00CC0718">
              <w:rPr>
                <w:b/>
                <w:color w:val="5C83B4"/>
                <w:spacing w:val="-2"/>
                <w:sz w:val="24"/>
              </w:rPr>
              <w:t>No</w:t>
            </w:r>
          </w:p>
        </w:tc>
      </w:tr>
      <w:tr w:rsidRPr="00CC0718" w:rsidR="00C71DC8" w:rsidTr="3A33D0EC" w14:paraId="40B354D1" w14:textId="77777777">
        <w:trPr>
          <w:trHeight w:val="344" w:hRule="exact"/>
        </w:trPr>
        <w:tc>
          <w:tcPr>
            <w:tcW w:w="3381" w:type="dxa"/>
            <w:gridSpan w:val="2"/>
            <w:tcBorders>
              <w:bottom w:val="single" w:color="8FB6EA" w:sz="5" w:space="0"/>
            </w:tcBorders>
            <w:shd w:val="clear" w:color="auto" w:fill="FFFFFF" w:themeFill="background1"/>
            <w:tcMar/>
          </w:tcPr>
          <w:p w:rsidRPr="00CC0718" w:rsidR="00C71DC8" w:rsidP="00244814" w:rsidRDefault="00C71DC8" w14:paraId="3149B133" w14:textId="77777777">
            <w:pPr>
              <w:rPr>
                <w:color w:val="000000"/>
                <w:spacing w:val="-2"/>
                <w:sz w:val="18"/>
              </w:rPr>
            </w:pPr>
            <w:r w:rsidRPr="00CC0718">
              <w:rPr>
                <w:color w:val="000000"/>
                <w:spacing w:val="-2"/>
                <w:sz w:val="18"/>
              </w:rPr>
              <w:t>Document</w:t>
            </w:r>
          </w:p>
        </w:tc>
        <w:tc>
          <w:tcPr>
            <w:tcW w:w="1132" w:type="dxa"/>
            <w:tcBorders>
              <w:bottom w:val="single" w:color="8FB6EA" w:sz="5" w:space="0"/>
            </w:tcBorders>
            <w:shd w:val="clear" w:color="auto" w:fill="FFFFFF" w:themeFill="background1"/>
            <w:tcMar/>
          </w:tcPr>
          <w:p w:rsidRPr="00CC0718" w:rsidR="00C71DC8" w:rsidP="00244814" w:rsidRDefault="00C71DC8" w14:paraId="731FC1EC" w14:textId="77777777">
            <w:pPr>
              <w:rPr>
                <w:color w:val="000000"/>
                <w:spacing w:val="-2"/>
                <w:sz w:val="18"/>
              </w:rPr>
            </w:pPr>
            <w:r w:rsidRPr="00CC0718">
              <w:rPr>
                <w:color w:val="000000"/>
                <w:spacing w:val="-2"/>
                <w:sz w:val="18"/>
              </w:rPr>
              <w:t>1</w:t>
            </w:r>
          </w:p>
        </w:tc>
        <w:tc>
          <w:tcPr>
            <w:tcW w:w="1576" w:type="dxa"/>
            <w:gridSpan w:val="2"/>
            <w:tcBorders>
              <w:bottom w:val="single" w:color="8FB6EA" w:sz="5" w:space="0"/>
            </w:tcBorders>
            <w:shd w:val="clear" w:color="auto" w:fill="FFFFFF" w:themeFill="background1"/>
            <w:tcMar/>
          </w:tcPr>
          <w:p w:rsidRPr="00CC0718" w:rsidR="00C71DC8" w:rsidP="00244814" w:rsidRDefault="00C71DC8" w14:paraId="245F771E" w14:textId="77777777">
            <w:pPr>
              <w:rPr>
                <w:color w:val="000000"/>
                <w:spacing w:val="-2"/>
                <w:sz w:val="18"/>
              </w:rPr>
            </w:pPr>
            <w:r w:rsidRPr="00CC0718">
              <w:rPr>
                <w:color w:val="000000"/>
                <w:spacing w:val="-2"/>
                <w:sz w:val="18"/>
              </w:rPr>
              <w:t>1</w:t>
            </w:r>
          </w:p>
        </w:tc>
        <w:tc>
          <w:tcPr>
            <w:tcW w:w="1362" w:type="dxa"/>
            <w:tcBorders>
              <w:bottom w:val="single" w:color="8FB6EA" w:sz="5" w:space="0"/>
            </w:tcBorders>
            <w:shd w:val="clear" w:color="auto" w:fill="FFFFFF" w:themeFill="background1"/>
            <w:tcMar/>
          </w:tcPr>
          <w:p w:rsidRPr="00CC0718" w:rsidR="00C71DC8" w:rsidP="00244814" w:rsidRDefault="00C71DC8" w14:paraId="7D698174" w14:textId="77777777">
            <w:pPr>
              <w:rPr>
                <w:color w:val="000000"/>
                <w:spacing w:val="-2"/>
                <w:sz w:val="18"/>
              </w:rPr>
            </w:pPr>
            <w:r w:rsidRPr="00CC0718">
              <w:rPr>
                <w:color w:val="000000"/>
                <w:spacing w:val="-2"/>
                <w:sz w:val="18"/>
              </w:rPr>
              <w:t>5</w:t>
            </w:r>
          </w:p>
        </w:tc>
        <w:tc>
          <w:tcPr>
            <w:tcW w:w="1690" w:type="dxa"/>
            <w:tcBorders>
              <w:bottom w:val="single" w:color="8FB6EA" w:sz="5" w:space="0"/>
            </w:tcBorders>
            <w:shd w:val="clear" w:color="auto" w:fill="FFFFFF" w:themeFill="background1"/>
            <w:tcMar/>
          </w:tcPr>
          <w:p w:rsidRPr="00CC0718" w:rsidR="00C71DC8" w:rsidP="00244814" w:rsidRDefault="00C71DC8" w14:paraId="53982AE3" w14:textId="77777777">
            <w:pPr>
              <w:rPr>
                <w:color w:val="000000"/>
                <w:spacing w:val="-2"/>
                <w:sz w:val="18"/>
              </w:rPr>
            </w:pPr>
            <w:r w:rsidRPr="00CC0718">
              <w:rPr>
                <w:color w:val="000000"/>
                <w:spacing w:val="-2"/>
                <w:sz w:val="18"/>
              </w:rPr>
              <w:t>1</w:t>
            </w:r>
          </w:p>
        </w:tc>
        <w:tc>
          <w:tcPr>
            <w:tcW w:w="1576" w:type="dxa"/>
            <w:tcBorders>
              <w:bottom w:val="single" w:color="8FB6EA" w:sz="5" w:space="0"/>
            </w:tcBorders>
            <w:shd w:val="clear" w:color="auto" w:fill="FFFFFF" w:themeFill="background1"/>
            <w:tcMar/>
          </w:tcPr>
          <w:p w:rsidRPr="00CC0718" w:rsidR="00C71DC8" w:rsidP="00244814" w:rsidRDefault="00C71DC8" w14:paraId="0FB227F3" w14:textId="77777777">
            <w:pPr>
              <w:rPr>
                <w:color w:val="000000"/>
                <w:spacing w:val="-2"/>
                <w:sz w:val="18"/>
              </w:rPr>
            </w:pPr>
          </w:p>
        </w:tc>
      </w:tr>
      <w:tr w:rsidRPr="00CC0718" w:rsidR="00C71DC8" w:rsidTr="3A33D0EC" w14:paraId="6696C1CE" w14:textId="77777777">
        <w:trPr>
          <w:trHeight w:val="444" w:hRule="exact"/>
        </w:trPr>
        <w:tc>
          <w:tcPr>
            <w:tcW w:w="10717" w:type="dxa"/>
            <w:gridSpan w:val="8"/>
            <w:tcBorders>
              <w:top w:val="single" w:color="8FB6EA" w:sz="5" w:space="0"/>
            </w:tcBorders>
            <w:tcMar/>
          </w:tcPr>
          <w:p w:rsidRPr="00CC0718" w:rsidR="00C71DC8" w:rsidP="00244814" w:rsidRDefault="00C71DC8" w14:paraId="3AC9B0F7" w14:textId="77777777"/>
        </w:tc>
      </w:tr>
      <w:tr w:rsidRPr="00CC0718" w:rsidR="00C71DC8" w:rsidTr="3A33D0EC" w14:paraId="50BFCDAC" w14:textId="77777777">
        <w:trPr>
          <w:trHeight w:val="602" w:hRule="exact"/>
        </w:trPr>
        <w:tc>
          <w:tcPr>
            <w:tcW w:w="10717" w:type="dxa"/>
            <w:gridSpan w:val="8"/>
            <w:shd w:val="clear" w:color="auto" w:fill="FFFFFF" w:themeFill="background1"/>
            <w:tcMar/>
          </w:tcPr>
          <w:p w:rsidRPr="00CC0718" w:rsidR="00C71DC8" w:rsidP="00244814" w:rsidRDefault="00C71DC8" w14:paraId="4095E004" w14:textId="77777777">
            <w:pPr>
              <w:rPr>
                <w:b/>
                <w:color w:val="5C83B4"/>
                <w:spacing w:val="-2"/>
                <w:sz w:val="24"/>
              </w:rPr>
            </w:pPr>
          </w:p>
        </w:tc>
      </w:tr>
      <w:tr w:rsidRPr="00CC0718" w:rsidR="00C71DC8" w:rsidTr="3A33D0EC" w14:paraId="7A7474DB" w14:textId="77777777">
        <w:trPr>
          <w:trHeight w:val="459" w:hRule="exact"/>
        </w:trPr>
        <w:tc>
          <w:tcPr>
            <w:tcW w:w="1805" w:type="dxa"/>
            <w:shd w:val="clear" w:color="auto" w:fill="FFFFFF" w:themeFill="background1"/>
            <w:tcMar/>
          </w:tcPr>
          <w:p w:rsidRPr="00CC0718" w:rsidR="00C71DC8" w:rsidP="00244814" w:rsidRDefault="00C71DC8" w14:paraId="69421F9D" w14:textId="77777777">
            <w:pPr>
              <w:rPr>
                <w:b/>
                <w:color w:val="5C83B4"/>
                <w:spacing w:val="-2"/>
                <w:sz w:val="24"/>
              </w:rPr>
            </w:pPr>
            <w:r w:rsidRPr="00CC0718">
              <w:rPr>
                <w:b/>
                <w:color w:val="5C83B4"/>
                <w:spacing w:val="-2"/>
                <w:sz w:val="24"/>
              </w:rPr>
              <w:t>Nickname:</w:t>
            </w:r>
          </w:p>
        </w:tc>
        <w:tc>
          <w:tcPr>
            <w:tcW w:w="8912" w:type="dxa"/>
            <w:gridSpan w:val="7"/>
            <w:vMerge w:val="restart"/>
            <w:shd w:val="clear" w:color="auto" w:fill="FFFFFF" w:themeFill="background1"/>
            <w:tcMar/>
          </w:tcPr>
          <w:p w:rsidRPr="00CC0718" w:rsidR="00C71DC8" w:rsidP="3A33D0EC" w:rsidRDefault="00C71DC8" w14:paraId="28C3CBF6" w14:textId="77777777">
            <w:pPr>
              <w:rPr>
                <w:b w:val="1"/>
                <w:bCs w:val="1"/>
                <w:color w:val="5C83B4"/>
                <w:spacing w:val="-2"/>
                <w:sz w:val="24"/>
                <w:szCs w:val="24"/>
                <w:lang w:val="en-US"/>
              </w:rPr>
            </w:pPr>
            <w:r w:rsidRPr="3A33D0EC" w:rsidR="00C71DC8">
              <w:rPr>
                <w:b w:val="1"/>
                <w:bCs w:val="1"/>
                <w:color w:val="5C83B4"/>
                <w:spacing w:val="-2"/>
                <w:sz w:val="24"/>
                <w:szCs w:val="24"/>
                <w:lang w:val="en-US"/>
              </w:rPr>
              <w:t>Codes\\AXIAL CODE\\Q4 b- Activities of the club\DEVELOPMENT AND WELLBEING\</w:t>
            </w:r>
            <w:r w:rsidRPr="3A33D0EC" w:rsidR="00C71DC8">
              <w:rPr>
                <w:b w:val="1"/>
                <w:bCs w:val="1"/>
                <w:color w:val="5C83B4"/>
                <w:spacing w:val="-2"/>
                <w:sz w:val="24"/>
                <w:szCs w:val="24"/>
                <w:lang w:val="en-US"/>
              </w:rPr>
              <w:t>students</w:t>
            </w:r>
            <w:r w:rsidRPr="3A33D0EC" w:rsidR="00C71DC8">
              <w:rPr>
                <w:b w:val="1"/>
                <w:bCs w:val="1"/>
                <w:color w:val="5C83B4"/>
                <w:spacing w:val="-2"/>
                <w:sz w:val="24"/>
                <w:szCs w:val="24"/>
                <w:lang w:val="en-US"/>
              </w:rPr>
              <w:t xml:space="preserve"> personal growth</w:t>
            </w:r>
          </w:p>
        </w:tc>
      </w:tr>
      <w:tr w:rsidRPr="00CC0718" w:rsidR="00C71DC8" w:rsidTr="3A33D0EC" w14:paraId="651E4EFC" w14:textId="77777777">
        <w:trPr>
          <w:trHeight w:val="444" w:hRule="exact"/>
        </w:trPr>
        <w:tc>
          <w:tcPr>
            <w:tcW w:w="1805" w:type="dxa"/>
            <w:shd w:val="clear" w:color="auto" w:fill="FFFFFF" w:themeFill="background1"/>
            <w:tcMar/>
          </w:tcPr>
          <w:p w:rsidRPr="00CC0718" w:rsidR="00C71DC8" w:rsidP="00244814" w:rsidRDefault="00C71DC8" w14:paraId="60B3E340" w14:textId="77777777">
            <w:pPr>
              <w:rPr>
                <w:b/>
                <w:color w:val="5C83B4"/>
                <w:spacing w:val="-2"/>
                <w:sz w:val="24"/>
              </w:rPr>
            </w:pPr>
            <w:r w:rsidRPr="00CC0718">
              <w:rPr>
                <w:b/>
                <w:color w:val="5C83B4"/>
                <w:spacing w:val="-2"/>
                <w:sz w:val="24"/>
              </w:rPr>
              <w:t>Classification:</w:t>
            </w:r>
          </w:p>
        </w:tc>
        <w:tc>
          <w:tcPr>
            <w:tcW w:w="8912" w:type="dxa"/>
            <w:gridSpan w:val="7"/>
            <w:vMerge/>
            <w:tcMar/>
          </w:tcPr>
          <w:p w:rsidRPr="00CC0718" w:rsidR="00C71DC8" w:rsidP="00244814" w:rsidRDefault="00C71DC8" w14:paraId="70220B74" w14:textId="77777777"/>
        </w:tc>
      </w:tr>
      <w:tr w:rsidRPr="00CC0718" w:rsidR="00C71DC8" w:rsidTr="3A33D0EC" w14:paraId="3F5120A4" w14:textId="77777777">
        <w:trPr>
          <w:trHeight w:val="458" w:hRule="exact"/>
        </w:trPr>
        <w:tc>
          <w:tcPr>
            <w:tcW w:w="1805" w:type="dxa"/>
            <w:shd w:val="clear" w:color="auto" w:fill="FFFFFF" w:themeFill="background1"/>
            <w:tcMar/>
          </w:tcPr>
          <w:p w:rsidRPr="00CC0718" w:rsidR="00C71DC8" w:rsidP="00244814" w:rsidRDefault="00C71DC8" w14:paraId="56C8FE53" w14:textId="77777777">
            <w:pPr>
              <w:rPr>
                <w:b/>
                <w:color w:val="5C83B4"/>
                <w:spacing w:val="-2"/>
                <w:sz w:val="24"/>
              </w:rPr>
            </w:pPr>
            <w:r w:rsidRPr="00CC0718">
              <w:rPr>
                <w:b/>
                <w:color w:val="5C83B4"/>
                <w:spacing w:val="-2"/>
                <w:sz w:val="24"/>
              </w:rPr>
              <w:t>Aggregated:</w:t>
            </w:r>
          </w:p>
        </w:tc>
        <w:tc>
          <w:tcPr>
            <w:tcW w:w="8912" w:type="dxa"/>
            <w:gridSpan w:val="7"/>
            <w:shd w:val="clear" w:color="auto" w:fill="FFFFFF" w:themeFill="background1"/>
            <w:tcMar/>
          </w:tcPr>
          <w:p w:rsidRPr="00CC0718" w:rsidR="00C71DC8" w:rsidP="00244814" w:rsidRDefault="00C71DC8" w14:paraId="77D19BC1" w14:textId="77777777">
            <w:pPr>
              <w:rPr>
                <w:b/>
                <w:color w:val="5C83B4"/>
                <w:spacing w:val="-2"/>
                <w:sz w:val="24"/>
              </w:rPr>
            </w:pPr>
            <w:r w:rsidRPr="00CC0718">
              <w:rPr>
                <w:b/>
                <w:color w:val="5C83B4"/>
                <w:spacing w:val="-2"/>
                <w:sz w:val="24"/>
              </w:rPr>
              <w:t>No</w:t>
            </w:r>
          </w:p>
        </w:tc>
      </w:tr>
      <w:tr w:rsidRPr="00CC0718" w:rsidR="00C71DC8" w:rsidTr="3A33D0EC" w14:paraId="16214E04" w14:textId="77777777">
        <w:trPr>
          <w:trHeight w:val="330" w:hRule="exact"/>
        </w:trPr>
        <w:tc>
          <w:tcPr>
            <w:tcW w:w="3381" w:type="dxa"/>
            <w:gridSpan w:val="2"/>
            <w:tcBorders>
              <w:bottom w:val="single" w:color="8FB6EA" w:sz="5" w:space="0"/>
            </w:tcBorders>
            <w:shd w:val="clear" w:color="auto" w:fill="FFFFFF" w:themeFill="background1"/>
            <w:tcMar/>
          </w:tcPr>
          <w:p w:rsidRPr="00CC0718" w:rsidR="00C71DC8" w:rsidP="00244814" w:rsidRDefault="00C71DC8" w14:paraId="265E1237" w14:textId="77777777">
            <w:pPr>
              <w:rPr>
                <w:color w:val="000000"/>
                <w:spacing w:val="-2"/>
                <w:sz w:val="18"/>
              </w:rPr>
            </w:pPr>
            <w:r w:rsidRPr="00CC0718">
              <w:rPr>
                <w:color w:val="000000"/>
                <w:spacing w:val="-2"/>
                <w:sz w:val="18"/>
              </w:rPr>
              <w:t>Document</w:t>
            </w:r>
          </w:p>
        </w:tc>
        <w:tc>
          <w:tcPr>
            <w:tcW w:w="1132" w:type="dxa"/>
            <w:tcBorders>
              <w:bottom w:val="single" w:color="8FB6EA" w:sz="5" w:space="0"/>
            </w:tcBorders>
            <w:shd w:val="clear" w:color="auto" w:fill="FFFFFF" w:themeFill="background1"/>
            <w:tcMar/>
          </w:tcPr>
          <w:p w:rsidRPr="00CC0718" w:rsidR="00C71DC8" w:rsidP="00244814" w:rsidRDefault="00C71DC8" w14:paraId="01ED8B45" w14:textId="77777777">
            <w:pPr>
              <w:rPr>
                <w:color w:val="000000"/>
                <w:spacing w:val="-2"/>
                <w:sz w:val="18"/>
              </w:rPr>
            </w:pPr>
            <w:r w:rsidRPr="00CC0718">
              <w:rPr>
                <w:color w:val="000000"/>
                <w:spacing w:val="-2"/>
                <w:sz w:val="18"/>
              </w:rPr>
              <w:t>1</w:t>
            </w:r>
          </w:p>
        </w:tc>
        <w:tc>
          <w:tcPr>
            <w:tcW w:w="1576" w:type="dxa"/>
            <w:gridSpan w:val="2"/>
            <w:tcBorders>
              <w:bottom w:val="single" w:color="8FB6EA" w:sz="5" w:space="0"/>
            </w:tcBorders>
            <w:shd w:val="clear" w:color="auto" w:fill="FFFFFF" w:themeFill="background1"/>
            <w:tcMar/>
          </w:tcPr>
          <w:p w:rsidRPr="00CC0718" w:rsidR="00C71DC8" w:rsidP="00244814" w:rsidRDefault="00C71DC8" w14:paraId="11048DE4" w14:textId="77777777">
            <w:pPr>
              <w:rPr>
                <w:color w:val="000000"/>
                <w:spacing w:val="-2"/>
                <w:sz w:val="18"/>
              </w:rPr>
            </w:pPr>
            <w:r w:rsidRPr="00CC0718">
              <w:rPr>
                <w:color w:val="000000"/>
                <w:spacing w:val="-2"/>
                <w:sz w:val="18"/>
              </w:rPr>
              <w:t>1</w:t>
            </w:r>
          </w:p>
        </w:tc>
        <w:tc>
          <w:tcPr>
            <w:tcW w:w="1362" w:type="dxa"/>
            <w:tcBorders>
              <w:bottom w:val="single" w:color="8FB6EA" w:sz="5" w:space="0"/>
            </w:tcBorders>
            <w:shd w:val="clear" w:color="auto" w:fill="FFFFFF" w:themeFill="background1"/>
            <w:tcMar/>
          </w:tcPr>
          <w:p w:rsidRPr="00CC0718" w:rsidR="00C71DC8" w:rsidP="00244814" w:rsidRDefault="00C71DC8" w14:paraId="76C423AB" w14:textId="77777777">
            <w:pPr>
              <w:rPr>
                <w:color w:val="000000"/>
                <w:spacing w:val="-2"/>
                <w:sz w:val="18"/>
              </w:rPr>
            </w:pPr>
            <w:r w:rsidRPr="00CC0718">
              <w:rPr>
                <w:color w:val="000000"/>
                <w:spacing w:val="-2"/>
                <w:sz w:val="18"/>
              </w:rPr>
              <w:t>7</w:t>
            </w:r>
          </w:p>
        </w:tc>
        <w:tc>
          <w:tcPr>
            <w:tcW w:w="1690" w:type="dxa"/>
            <w:tcBorders>
              <w:bottom w:val="single" w:color="8FB6EA" w:sz="5" w:space="0"/>
            </w:tcBorders>
            <w:shd w:val="clear" w:color="auto" w:fill="FFFFFF" w:themeFill="background1"/>
            <w:tcMar/>
          </w:tcPr>
          <w:p w:rsidRPr="00CC0718" w:rsidR="00C71DC8" w:rsidP="00244814" w:rsidRDefault="00C71DC8" w14:paraId="5D993EAC" w14:textId="77777777">
            <w:pPr>
              <w:rPr>
                <w:color w:val="000000"/>
                <w:spacing w:val="-2"/>
                <w:sz w:val="18"/>
              </w:rPr>
            </w:pPr>
            <w:r w:rsidRPr="00CC0718">
              <w:rPr>
                <w:color w:val="000000"/>
                <w:spacing w:val="-2"/>
                <w:sz w:val="18"/>
              </w:rPr>
              <w:t>1</w:t>
            </w:r>
          </w:p>
        </w:tc>
        <w:tc>
          <w:tcPr>
            <w:tcW w:w="1576" w:type="dxa"/>
            <w:tcBorders>
              <w:bottom w:val="single" w:color="8FB6EA" w:sz="5" w:space="0"/>
            </w:tcBorders>
            <w:shd w:val="clear" w:color="auto" w:fill="FFFFFF" w:themeFill="background1"/>
            <w:tcMar/>
          </w:tcPr>
          <w:p w:rsidRPr="00CC0718" w:rsidR="00C71DC8" w:rsidP="00244814" w:rsidRDefault="00C71DC8" w14:paraId="5B06275F" w14:textId="77777777">
            <w:pPr>
              <w:rPr>
                <w:color w:val="000000"/>
                <w:spacing w:val="-2"/>
                <w:sz w:val="18"/>
              </w:rPr>
            </w:pPr>
          </w:p>
        </w:tc>
      </w:tr>
      <w:tr w:rsidRPr="00CC0718" w:rsidR="00C71DC8" w:rsidTr="3A33D0EC" w14:paraId="13D23610" w14:textId="77777777">
        <w:trPr>
          <w:trHeight w:val="458" w:hRule="exact"/>
        </w:trPr>
        <w:tc>
          <w:tcPr>
            <w:tcW w:w="10717" w:type="dxa"/>
            <w:gridSpan w:val="8"/>
            <w:tcBorders>
              <w:top w:val="single" w:color="8FB6EA" w:sz="5" w:space="0"/>
            </w:tcBorders>
            <w:tcMar/>
          </w:tcPr>
          <w:p w:rsidRPr="00CC0718" w:rsidR="00C71DC8" w:rsidP="00244814" w:rsidRDefault="00C71DC8" w14:paraId="16BAB584" w14:textId="77777777"/>
        </w:tc>
      </w:tr>
      <w:tr w:rsidRPr="00CC0718" w:rsidR="00C71DC8" w:rsidTr="3A33D0EC" w14:paraId="3B340C89" w14:textId="77777777">
        <w:trPr>
          <w:trHeight w:val="330" w:hRule="exact"/>
        </w:trPr>
        <w:tc>
          <w:tcPr>
            <w:tcW w:w="10717" w:type="dxa"/>
            <w:gridSpan w:val="8"/>
            <w:shd w:val="clear" w:color="auto" w:fill="FFFFFF" w:themeFill="background1"/>
            <w:tcMar/>
          </w:tcPr>
          <w:p w:rsidRPr="00CC0718" w:rsidR="00C71DC8" w:rsidP="00244814" w:rsidRDefault="00C71DC8" w14:paraId="0270C4A1" w14:textId="77777777">
            <w:pPr>
              <w:rPr>
                <w:b/>
                <w:color w:val="5C83B4"/>
                <w:spacing w:val="-2"/>
                <w:sz w:val="24"/>
              </w:rPr>
            </w:pPr>
            <w:bookmarkStart w:name="CodesAXIALCODEQ4bActivitiesoftheclubDEVE" w:id="53"/>
            <w:bookmarkEnd w:id="53"/>
          </w:p>
        </w:tc>
      </w:tr>
      <w:tr w:rsidRPr="00CC0718" w:rsidR="00C71DC8" w:rsidTr="3A33D0EC" w14:paraId="15A0F018" w14:textId="77777777">
        <w:trPr>
          <w:trHeight w:val="458" w:hRule="exact"/>
        </w:trPr>
        <w:tc>
          <w:tcPr>
            <w:tcW w:w="1805" w:type="dxa"/>
            <w:shd w:val="clear" w:color="auto" w:fill="FFFFFF" w:themeFill="background1"/>
            <w:tcMar/>
          </w:tcPr>
          <w:p w:rsidRPr="00CC0718" w:rsidR="00C71DC8" w:rsidP="00244814" w:rsidRDefault="00C71DC8" w14:paraId="56D1B884" w14:textId="77777777">
            <w:pPr>
              <w:rPr>
                <w:b/>
                <w:color w:val="5C83B4"/>
                <w:spacing w:val="-2"/>
                <w:sz w:val="24"/>
              </w:rPr>
            </w:pPr>
            <w:r w:rsidRPr="00CC0718">
              <w:rPr>
                <w:b/>
                <w:color w:val="5C83B4"/>
                <w:spacing w:val="-2"/>
                <w:sz w:val="24"/>
              </w:rPr>
              <w:t>Nickname:</w:t>
            </w:r>
          </w:p>
        </w:tc>
        <w:tc>
          <w:tcPr>
            <w:tcW w:w="8912" w:type="dxa"/>
            <w:gridSpan w:val="7"/>
            <w:vMerge w:val="restart"/>
            <w:shd w:val="clear" w:color="auto" w:fill="FFFFFF" w:themeFill="background1"/>
            <w:tcMar/>
          </w:tcPr>
          <w:p w:rsidRPr="00CC0718" w:rsidR="00C71DC8" w:rsidP="00244814" w:rsidRDefault="00C71DC8" w14:paraId="46A07B24" w14:textId="77777777">
            <w:pPr>
              <w:rPr>
                <w:b/>
                <w:color w:val="5C83B4"/>
                <w:spacing w:val="-2"/>
                <w:sz w:val="24"/>
              </w:rPr>
            </w:pPr>
            <w:r w:rsidRPr="00CC0718">
              <w:rPr>
                <w:b/>
                <w:color w:val="5C83B4"/>
                <w:spacing w:val="-2"/>
                <w:sz w:val="24"/>
              </w:rPr>
              <w:t>Codes\\AXIAL CODE\\Q4 b- Activities of the club\DEVELOPMENT AND WELLBEING\Study Tutors</w:t>
            </w:r>
          </w:p>
        </w:tc>
      </w:tr>
      <w:tr w:rsidRPr="00CC0718" w:rsidR="00C71DC8" w:rsidTr="3A33D0EC" w14:paraId="78878F11" w14:textId="77777777">
        <w:trPr>
          <w:trHeight w:val="445" w:hRule="exact"/>
        </w:trPr>
        <w:tc>
          <w:tcPr>
            <w:tcW w:w="1805" w:type="dxa"/>
            <w:shd w:val="clear" w:color="auto" w:fill="FFFFFF" w:themeFill="background1"/>
            <w:tcMar/>
          </w:tcPr>
          <w:p w:rsidRPr="00CC0718" w:rsidR="00C71DC8" w:rsidP="00244814" w:rsidRDefault="00C71DC8" w14:paraId="5A277E4B" w14:textId="77777777">
            <w:pPr>
              <w:rPr>
                <w:b/>
                <w:color w:val="5C83B4"/>
                <w:spacing w:val="-2"/>
                <w:sz w:val="24"/>
              </w:rPr>
            </w:pPr>
            <w:r w:rsidRPr="00CC0718">
              <w:rPr>
                <w:b/>
                <w:color w:val="5C83B4"/>
                <w:spacing w:val="-2"/>
                <w:sz w:val="24"/>
              </w:rPr>
              <w:t>Classification:</w:t>
            </w:r>
          </w:p>
        </w:tc>
        <w:tc>
          <w:tcPr>
            <w:tcW w:w="8912" w:type="dxa"/>
            <w:gridSpan w:val="7"/>
            <w:vMerge/>
            <w:tcMar/>
          </w:tcPr>
          <w:p w:rsidRPr="00CC0718" w:rsidR="00C71DC8" w:rsidP="00244814" w:rsidRDefault="00C71DC8" w14:paraId="3824D837" w14:textId="77777777"/>
        </w:tc>
      </w:tr>
      <w:tr w:rsidRPr="00CC0718" w:rsidR="00C71DC8" w:rsidTr="3A33D0EC" w14:paraId="5A49F8AC" w14:textId="77777777">
        <w:trPr>
          <w:trHeight w:val="458" w:hRule="exact"/>
        </w:trPr>
        <w:tc>
          <w:tcPr>
            <w:tcW w:w="1805" w:type="dxa"/>
            <w:shd w:val="clear" w:color="auto" w:fill="FFFFFF" w:themeFill="background1"/>
            <w:tcMar/>
          </w:tcPr>
          <w:p w:rsidRPr="00CC0718" w:rsidR="00C71DC8" w:rsidP="00244814" w:rsidRDefault="00C71DC8" w14:paraId="03887E42" w14:textId="77777777">
            <w:pPr>
              <w:rPr>
                <w:b/>
                <w:color w:val="5C83B4"/>
                <w:spacing w:val="-2"/>
                <w:sz w:val="24"/>
              </w:rPr>
            </w:pPr>
            <w:r w:rsidRPr="00CC0718">
              <w:rPr>
                <w:b/>
                <w:color w:val="5C83B4"/>
                <w:spacing w:val="-2"/>
                <w:sz w:val="24"/>
              </w:rPr>
              <w:t>Aggregated:</w:t>
            </w:r>
          </w:p>
        </w:tc>
        <w:tc>
          <w:tcPr>
            <w:tcW w:w="8912" w:type="dxa"/>
            <w:gridSpan w:val="7"/>
            <w:shd w:val="clear" w:color="auto" w:fill="FFFFFF" w:themeFill="background1"/>
            <w:tcMar/>
          </w:tcPr>
          <w:p w:rsidRPr="00CC0718" w:rsidR="00C71DC8" w:rsidP="00244814" w:rsidRDefault="00C71DC8" w14:paraId="26605FDA" w14:textId="77777777">
            <w:pPr>
              <w:rPr>
                <w:b/>
                <w:color w:val="5C83B4"/>
                <w:spacing w:val="-2"/>
                <w:sz w:val="24"/>
              </w:rPr>
            </w:pPr>
            <w:r w:rsidRPr="00CC0718">
              <w:rPr>
                <w:b/>
                <w:color w:val="5C83B4"/>
                <w:spacing w:val="-2"/>
                <w:sz w:val="24"/>
              </w:rPr>
              <w:t>No</w:t>
            </w:r>
          </w:p>
        </w:tc>
      </w:tr>
      <w:tr w:rsidRPr="00CC0718" w:rsidR="00C71DC8" w:rsidTr="3A33D0EC" w14:paraId="747023E8" w14:textId="77777777">
        <w:trPr>
          <w:trHeight w:val="344" w:hRule="exact"/>
        </w:trPr>
        <w:tc>
          <w:tcPr>
            <w:tcW w:w="3381" w:type="dxa"/>
            <w:gridSpan w:val="2"/>
            <w:tcBorders>
              <w:bottom w:val="single" w:color="8FB6EA" w:sz="5" w:space="0"/>
            </w:tcBorders>
            <w:shd w:val="clear" w:color="auto" w:fill="FFFFFF" w:themeFill="background1"/>
            <w:tcMar/>
          </w:tcPr>
          <w:p w:rsidRPr="00CC0718" w:rsidR="00C71DC8" w:rsidP="00244814" w:rsidRDefault="00C71DC8" w14:paraId="62D5CD74" w14:textId="77777777">
            <w:pPr>
              <w:rPr>
                <w:color w:val="000000"/>
                <w:spacing w:val="-2"/>
                <w:sz w:val="18"/>
              </w:rPr>
            </w:pPr>
            <w:r w:rsidRPr="00CC0718">
              <w:rPr>
                <w:color w:val="000000"/>
                <w:spacing w:val="-2"/>
                <w:sz w:val="18"/>
              </w:rPr>
              <w:t>Document</w:t>
            </w:r>
          </w:p>
        </w:tc>
        <w:tc>
          <w:tcPr>
            <w:tcW w:w="1132" w:type="dxa"/>
            <w:tcBorders>
              <w:bottom w:val="single" w:color="8FB6EA" w:sz="5" w:space="0"/>
            </w:tcBorders>
            <w:shd w:val="clear" w:color="auto" w:fill="FFFFFF" w:themeFill="background1"/>
            <w:tcMar/>
          </w:tcPr>
          <w:p w:rsidRPr="00CC0718" w:rsidR="00C71DC8" w:rsidP="00244814" w:rsidRDefault="00C71DC8" w14:paraId="3F37B55B" w14:textId="77777777">
            <w:pPr>
              <w:rPr>
                <w:color w:val="000000"/>
                <w:spacing w:val="-2"/>
                <w:sz w:val="18"/>
              </w:rPr>
            </w:pPr>
            <w:r w:rsidRPr="00CC0718">
              <w:rPr>
                <w:color w:val="000000"/>
                <w:spacing w:val="-2"/>
                <w:sz w:val="18"/>
              </w:rPr>
              <w:t>1</w:t>
            </w:r>
          </w:p>
        </w:tc>
        <w:tc>
          <w:tcPr>
            <w:tcW w:w="1576" w:type="dxa"/>
            <w:gridSpan w:val="2"/>
            <w:tcBorders>
              <w:bottom w:val="single" w:color="8FB6EA" w:sz="5" w:space="0"/>
            </w:tcBorders>
            <w:shd w:val="clear" w:color="auto" w:fill="FFFFFF" w:themeFill="background1"/>
            <w:tcMar/>
          </w:tcPr>
          <w:p w:rsidRPr="00CC0718" w:rsidR="00C71DC8" w:rsidP="00244814" w:rsidRDefault="00C71DC8" w14:paraId="57353235" w14:textId="77777777">
            <w:pPr>
              <w:rPr>
                <w:color w:val="000000"/>
                <w:spacing w:val="-2"/>
                <w:sz w:val="18"/>
              </w:rPr>
            </w:pPr>
            <w:r w:rsidRPr="00CC0718">
              <w:rPr>
                <w:color w:val="000000"/>
                <w:spacing w:val="-2"/>
                <w:sz w:val="18"/>
              </w:rPr>
              <w:t>1</w:t>
            </w:r>
          </w:p>
        </w:tc>
        <w:tc>
          <w:tcPr>
            <w:tcW w:w="1362" w:type="dxa"/>
            <w:tcBorders>
              <w:bottom w:val="single" w:color="8FB6EA" w:sz="5" w:space="0"/>
            </w:tcBorders>
            <w:shd w:val="clear" w:color="auto" w:fill="FFFFFF" w:themeFill="background1"/>
            <w:tcMar/>
          </w:tcPr>
          <w:p w:rsidRPr="00CC0718" w:rsidR="00C71DC8" w:rsidP="00244814" w:rsidRDefault="00C71DC8" w14:paraId="2ED40667" w14:textId="77777777">
            <w:pPr>
              <w:rPr>
                <w:color w:val="000000"/>
                <w:spacing w:val="-2"/>
                <w:sz w:val="18"/>
              </w:rPr>
            </w:pPr>
            <w:r w:rsidRPr="00CC0718">
              <w:rPr>
                <w:color w:val="000000"/>
                <w:spacing w:val="-2"/>
                <w:sz w:val="18"/>
              </w:rPr>
              <w:t>15</w:t>
            </w:r>
          </w:p>
        </w:tc>
        <w:tc>
          <w:tcPr>
            <w:tcW w:w="1690" w:type="dxa"/>
            <w:tcBorders>
              <w:bottom w:val="single" w:color="8FB6EA" w:sz="5" w:space="0"/>
            </w:tcBorders>
            <w:shd w:val="clear" w:color="auto" w:fill="FFFFFF" w:themeFill="background1"/>
            <w:tcMar/>
          </w:tcPr>
          <w:p w:rsidRPr="00CC0718" w:rsidR="00C71DC8" w:rsidP="00244814" w:rsidRDefault="00C71DC8" w14:paraId="17066D85" w14:textId="77777777">
            <w:pPr>
              <w:rPr>
                <w:color w:val="000000"/>
                <w:spacing w:val="-2"/>
                <w:sz w:val="18"/>
              </w:rPr>
            </w:pPr>
            <w:r w:rsidRPr="00CC0718">
              <w:rPr>
                <w:color w:val="000000"/>
                <w:spacing w:val="-2"/>
                <w:sz w:val="18"/>
              </w:rPr>
              <w:t>1</w:t>
            </w:r>
          </w:p>
        </w:tc>
        <w:tc>
          <w:tcPr>
            <w:tcW w:w="1576" w:type="dxa"/>
            <w:tcBorders>
              <w:bottom w:val="single" w:color="8FB6EA" w:sz="5" w:space="0"/>
            </w:tcBorders>
            <w:shd w:val="clear" w:color="auto" w:fill="FFFFFF" w:themeFill="background1"/>
            <w:tcMar/>
          </w:tcPr>
          <w:p w:rsidRPr="00CC0718" w:rsidR="00C71DC8" w:rsidP="00244814" w:rsidRDefault="00C71DC8" w14:paraId="6CA44175" w14:textId="77777777">
            <w:pPr>
              <w:rPr>
                <w:color w:val="000000"/>
                <w:spacing w:val="-2"/>
                <w:sz w:val="18"/>
              </w:rPr>
            </w:pPr>
          </w:p>
        </w:tc>
      </w:tr>
      <w:tr w:rsidRPr="00CC0718" w:rsidR="00C71DC8" w:rsidTr="3A33D0EC" w14:paraId="622CBB8E" w14:textId="77777777">
        <w:trPr>
          <w:trHeight w:val="444" w:hRule="exact"/>
        </w:trPr>
        <w:tc>
          <w:tcPr>
            <w:tcW w:w="10717" w:type="dxa"/>
            <w:gridSpan w:val="8"/>
            <w:tcBorders>
              <w:top w:val="single" w:color="8FB6EA" w:sz="5" w:space="0"/>
            </w:tcBorders>
            <w:tcMar/>
          </w:tcPr>
          <w:p w:rsidRPr="00CC0718" w:rsidR="00C71DC8" w:rsidP="00244814" w:rsidRDefault="00C71DC8" w14:paraId="0D1E659C" w14:textId="77777777"/>
        </w:tc>
      </w:tr>
      <w:tr w:rsidRPr="00CC0718" w:rsidR="00C71DC8" w:rsidTr="3A33D0EC" w14:paraId="2AAD73B5" w14:textId="77777777">
        <w:trPr>
          <w:trHeight w:val="344" w:hRule="exact"/>
        </w:trPr>
        <w:tc>
          <w:tcPr>
            <w:tcW w:w="10717" w:type="dxa"/>
            <w:gridSpan w:val="8"/>
            <w:shd w:val="clear" w:color="auto" w:fill="FFFFFF" w:themeFill="background1"/>
            <w:tcMar/>
          </w:tcPr>
          <w:p w:rsidRPr="00CC0718" w:rsidR="00C71DC8" w:rsidP="00244814" w:rsidRDefault="00C71DC8" w14:paraId="69242507" w14:textId="77777777">
            <w:pPr>
              <w:rPr>
                <w:b/>
                <w:color w:val="5C83B4"/>
                <w:spacing w:val="-2"/>
                <w:sz w:val="24"/>
              </w:rPr>
            </w:pPr>
          </w:p>
        </w:tc>
      </w:tr>
      <w:tr w:rsidRPr="00CC0718" w:rsidR="00C71DC8" w:rsidTr="3A33D0EC" w14:paraId="1448ED2A" w14:textId="77777777">
        <w:trPr>
          <w:trHeight w:val="444" w:hRule="exact"/>
        </w:trPr>
        <w:tc>
          <w:tcPr>
            <w:tcW w:w="1805" w:type="dxa"/>
            <w:shd w:val="clear" w:color="auto" w:fill="FFFFFF" w:themeFill="background1"/>
            <w:tcMar/>
          </w:tcPr>
          <w:p w:rsidRPr="00CC0718" w:rsidR="00C71DC8" w:rsidP="00244814" w:rsidRDefault="00C71DC8" w14:paraId="5B3CAB63" w14:textId="77777777">
            <w:pPr>
              <w:rPr>
                <w:b/>
                <w:color w:val="5C83B4"/>
                <w:spacing w:val="-2"/>
                <w:sz w:val="24"/>
              </w:rPr>
            </w:pPr>
            <w:r w:rsidRPr="00CC0718">
              <w:rPr>
                <w:b/>
                <w:color w:val="5C83B4"/>
                <w:spacing w:val="-2"/>
                <w:sz w:val="24"/>
              </w:rPr>
              <w:t>Nickname:</w:t>
            </w:r>
          </w:p>
        </w:tc>
        <w:tc>
          <w:tcPr>
            <w:tcW w:w="8912" w:type="dxa"/>
            <w:gridSpan w:val="7"/>
            <w:vMerge w:val="restart"/>
            <w:shd w:val="clear" w:color="auto" w:fill="FFFFFF" w:themeFill="background1"/>
            <w:tcMar/>
          </w:tcPr>
          <w:p w:rsidRPr="00CC0718" w:rsidR="00C71DC8" w:rsidP="00244814" w:rsidRDefault="00C71DC8" w14:paraId="4187DD7D" w14:textId="77777777">
            <w:pPr>
              <w:rPr>
                <w:b/>
                <w:color w:val="5C83B4"/>
                <w:spacing w:val="-2"/>
                <w:sz w:val="24"/>
              </w:rPr>
            </w:pPr>
            <w:r w:rsidRPr="00CC0718">
              <w:rPr>
                <w:b/>
                <w:color w:val="5C83B4"/>
                <w:spacing w:val="-2"/>
                <w:sz w:val="24"/>
              </w:rPr>
              <w:t>Codes\\AXIAL CODE\\Q4 b- Activities of the club\GENERAL MEETINGS</w:t>
            </w:r>
          </w:p>
        </w:tc>
      </w:tr>
      <w:tr w:rsidRPr="00CC0718" w:rsidR="00C71DC8" w:rsidTr="3A33D0EC" w14:paraId="684DEB33" w14:textId="77777777">
        <w:trPr>
          <w:trHeight w:val="459" w:hRule="exact"/>
        </w:trPr>
        <w:tc>
          <w:tcPr>
            <w:tcW w:w="1805" w:type="dxa"/>
            <w:shd w:val="clear" w:color="auto" w:fill="FFFFFF" w:themeFill="background1"/>
            <w:tcMar/>
          </w:tcPr>
          <w:p w:rsidRPr="00CC0718" w:rsidR="00C71DC8" w:rsidP="00244814" w:rsidRDefault="00C71DC8" w14:paraId="4CBF152F" w14:textId="77777777">
            <w:pPr>
              <w:rPr>
                <w:b/>
                <w:color w:val="5C83B4"/>
                <w:spacing w:val="-2"/>
                <w:sz w:val="24"/>
              </w:rPr>
            </w:pPr>
            <w:r w:rsidRPr="00CC0718">
              <w:rPr>
                <w:b/>
                <w:color w:val="5C83B4"/>
                <w:spacing w:val="-2"/>
                <w:sz w:val="24"/>
              </w:rPr>
              <w:t>Classification:</w:t>
            </w:r>
          </w:p>
        </w:tc>
        <w:tc>
          <w:tcPr>
            <w:tcW w:w="8912" w:type="dxa"/>
            <w:gridSpan w:val="7"/>
            <w:vMerge/>
            <w:tcMar/>
          </w:tcPr>
          <w:p w:rsidRPr="00CC0718" w:rsidR="00C71DC8" w:rsidP="00244814" w:rsidRDefault="00C71DC8" w14:paraId="599C9D5D" w14:textId="77777777"/>
        </w:tc>
      </w:tr>
      <w:tr w:rsidRPr="00CC0718" w:rsidR="00C71DC8" w:rsidTr="3A33D0EC" w14:paraId="7FE61B3B" w14:textId="77777777">
        <w:trPr>
          <w:trHeight w:val="444" w:hRule="exact"/>
        </w:trPr>
        <w:tc>
          <w:tcPr>
            <w:tcW w:w="1805" w:type="dxa"/>
            <w:shd w:val="clear" w:color="auto" w:fill="FFFFFF" w:themeFill="background1"/>
            <w:tcMar/>
          </w:tcPr>
          <w:p w:rsidRPr="00CC0718" w:rsidR="00C71DC8" w:rsidP="00244814" w:rsidRDefault="00C71DC8" w14:paraId="1044EB62" w14:textId="77777777">
            <w:pPr>
              <w:rPr>
                <w:b/>
                <w:color w:val="5C83B4"/>
                <w:spacing w:val="-2"/>
                <w:sz w:val="24"/>
              </w:rPr>
            </w:pPr>
            <w:r w:rsidRPr="00CC0718">
              <w:rPr>
                <w:b/>
                <w:color w:val="5C83B4"/>
                <w:spacing w:val="-2"/>
                <w:sz w:val="24"/>
              </w:rPr>
              <w:lastRenderedPageBreak/>
              <w:t>Aggregated:</w:t>
            </w:r>
          </w:p>
        </w:tc>
        <w:tc>
          <w:tcPr>
            <w:tcW w:w="8912" w:type="dxa"/>
            <w:gridSpan w:val="7"/>
            <w:shd w:val="clear" w:color="auto" w:fill="FFFFFF" w:themeFill="background1"/>
            <w:tcMar/>
          </w:tcPr>
          <w:p w:rsidRPr="00CC0718" w:rsidR="00C71DC8" w:rsidP="00244814" w:rsidRDefault="00C71DC8" w14:paraId="3F06B8A3" w14:textId="77777777">
            <w:pPr>
              <w:rPr>
                <w:b/>
                <w:color w:val="5C83B4"/>
                <w:spacing w:val="-2"/>
                <w:sz w:val="24"/>
              </w:rPr>
            </w:pPr>
            <w:r w:rsidRPr="00CC0718">
              <w:rPr>
                <w:b/>
                <w:color w:val="5C83B4"/>
                <w:spacing w:val="-2"/>
                <w:sz w:val="24"/>
              </w:rPr>
              <w:t>Yes</w:t>
            </w:r>
          </w:p>
        </w:tc>
      </w:tr>
      <w:tr w:rsidRPr="00CC0718" w:rsidR="00C71DC8" w:rsidTr="3A33D0EC" w14:paraId="74ACDB61" w14:textId="77777777">
        <w:trPr>
          <w:trHeight w:val="344" w:hRule="exact"/>
        </w:trPr>
        <w:tc>
          <w:tcPr>
            <w:tcW w:w="3381" w:type="dxa"/>
            <w:gridSpan w:val="2"/>
            <w:tcBorders>
              <w:bottom w:val="single" w:color="8FB6EA" w:sz="5" w:space="0"/>
            </w:tcBorders>
            <w:shd w:val="clear" w:color="auto" w:fill="FFFFFF" w:themeFill="background1"/>
            <w:tcMar/>
          </w:tcPr>
          <w:p w:rsidRPr="00CC0718" w:rsidR="00C71DC8" w:rsidP="00244814" w:rsidRDefault="00C71DC8" w14:paraId="39AF945B" w14:textId="77777777">
            <w:pPr>
              <w:rPr>
                <w:color w:val="000000"/>
                <w:spacing w:val="-2"/>
                <w:sz w:val="18"/>
              </w:rPr>
            </w:pPr>
            <w:r w:rsidRPr="00CC0718">
              <w:rPr>
                <w:color w:val="000000"/>
                <w:spacing w:val="-2"/>
                <w:sz w:val="18"/>
              </w:rPr>
              <w:t>Document</w:t>
            </w:r>
          </w:p>
        </w:tc>
        <w:tc>
          <w:tcPr>
            <w:tcW w:w="1132" w:type="dxa"/>
            <w:tcBorders>
              <w:bottom w:val="single" w:color="8FB6EA" w:sz="5" w:space="0"/>
            </w:tcBorders>
            <w:shd w:val="clear" w:color="auto" w:fill="FFFFFF" w:themeFill="background1"/>
            <w:tcMar/>
          </w:tcPr>
          <w:p w:rsidRPr="00CC0718" w:rsidR="00C71DC8" w:rsidP="00244814" w:rsidRDefault="00C71DC8" w14:paraId="1FDB2C85" w14:textId="77777777">
            <w:pPr>
              <w:rPr>
                <w:color w:val="000000"/>
                <w:spacing w:val="-2"/>
                <w:sz w:val="18"/>
              </w:rPr>
            </w:pPr>
            <w:r w:rsidRPr="00CC0718">
              <w:rPr>
                <w:color w:val="000000"/>
                <w:spacing w:val="-2"/>
                <w:sz w:val="18"/>
              </w:rPr>
              <w:t>3</w:t>
            </w:r>
          </w:p>
        </w:tc>
        <w:tc>
          <w:tcPr>
            <w:tcW w:w="1576" w:type="dxa"/>
            <w:gridSpan w:val="2"/>
            <w:tcBorders>
              <w:bottom w:val="single" w:color="8FB6EA" w:sz="5" w:space="0"/>
            </w:tcBorders>
            <w:shd w:val="clear" w:color="auto" w:fill="FFFFFF" w:themeFill="background1"/>
            <w:tcMar/>
          </w:tcPr>
          <w:p w:rsidRPr="00CC0718" w:rsidR="00C71DC8" w:rsidP="00244814" w:rsidRDefault="00C71DC8" w14:paraId="3647AC67" w14:textId="77777777">
            <w:pPr>
              <w:rPr>
                <w:color w:val="000000"/>
                <w:spacing w:val="-2"/>
                <w:sz w:val="18"/>
              </w:rPr>
            </w:pPr>
            <w:r w:rsidRPr="00CC0718">
              <w:rPr>
                <w:color w:val="000000"/>
                <w:spacing w:val="-2"/>
                <w:sz w:val="18"/>
              </w:rPr>
              <w:t>4</w:t>
            </w:r>
          </w:p>
        </w:tc>
        <w:tc>
          <w:tcPr>
            <w:tcW w:w="1362" w:type="dxa"/>
            <w:tcBorders>
              <w:bottom w:val="single" w:color="8FB6EA" w:sz="5" w:space="0"/>
            </w:tcBorders>
            <w:shd w:val="clear" w:color="auto" w:fill="FFFFFF" w:themeFill="background1"/>
            <w:tcMar/>
          </w:tcPr>
          <w:p w:rsidRPr="00CC0718" w:rsidR="00C71DC8" w:rsidP="00244814" w:rsidRDefault="00C71DC8" w14:paraId="76ADCD32" w14:textId="77777777">
            <w:pPr>
              <w:rPr>
                <w:color w:val="000000"/>
                <w:spacing w:val="-2"/>
                <w:sz w:val="18"/>
              </w:rPr>
            </w:pPr>
            <w:r w:rsidRPr="00CC0718">
              <w:rPr>
                <w:color w:val="000000"/>
                <w:spacing w:val="-2"/>
                <w:sz w:val="18"/>
              </w:rPr>
              <w:t>86</w:t>
            </w:r>
          </w:p>
        </w:tc>
        <w:tc>
          <w:tcPr>
            <w:tcW w:w="1690" w:type="dxa"/>
            <w:tcBorders>
              <w:bottom w:val="single" w:color="8FB6EA" w:sz="5" w:space="0"/>
            </w:tcBorders>
            <w:shd w:val="clear" w:color="auto" w:fill="FFFFFF" w:themeFill="background1"/>
            <w:tcMar/>
          </w:tcPr>
          <w:p w:rsidRPr="00CC0718" w:rsidR="00C71DC8" w:rsidP="00244814" w:rsidRDefault="00C71DC8" w14:paraId="04A5F8F2" w14:textId="77777777">
            <w:pPr>
              <w:rPr>
                <w:color w:val="000000"/>
                <w:spacing w:val="-2"/>
                <w:sz w:val="18"/>
              </w:rPr>
            </w:pPr>
            <w:r w:rsidRPr="00CC0718">
              <w:rPr>
                <w:color w:val="000000"/>
                <w:spacing w:val="-2"/>
                <w:sz w:val="18"/>
              </w:rPr>
              <w:t>4</w:t>
            </w:r>
          </w:p>
        </w:tc>
        <w:tc>
          <w:tcPr>
            <w:tcW w:w="1576" w:type="dxa"/>
            <w:tcBorders>
              <w:bottom w:val="single" w:color="8FB6EA" w:sz="5" w:space="0"/>
            </w:tcBorders>
            <w:shd w:val="clear" w:color="auto" w:fill="FFFFFF" w:themeFill="background1"/>
            <w:tcMar/>
          </w:tcPr>
          <w:p w:rsidRPr="00CC0718" w:rsidR="00C71DC8" w:rsidP="00244814" w:rsidRDefault="00C71DC8" w14:paraId="6E4C001A" w14:textId="77777777">
            <w:pPr>
              <w:rPr>
                <w:color w:val="000000"/>
                <w:spacing w:val="-2"/>
                <w:sz w:val="18"/>
              </w:rPr>
            </w:pPr>
          </w:p>
        </w:tc>
      </w:tr>
      <w:tr w:rsidRPr="00CC0718" w:rsidR="00C71DC8" w:rsidTr="3A33D0EC" w14:paraId="284BBF44" w14:textId="77777777">
        <w:trPr>
          <w:trHeight w:val="444" w:hRule="exact"/>
        </w:trPr>
        <w:tc>
          <w:tcPr>
            <w:tcW w:w="10717" w:type="dxa"/>
            <w:gridSpan w:val="8"/>
            <w:tcBorders>
              <w:top w:val="single" w:color="8FB6EA" w:sz="5" w:space="0"/>
            </w:tcBorders>
            <w:tcMar/>
          </w:tcPr>
          <w:p w:rsidRPr="00CC0718" w:rsidR="00C71DC8" w:rsidP="00244814" w:rsidRDefault="00C71DC8" w14:paraId="266914B2" w14:textId="77777777"/>
        </w:tc>
      </w:tr>
      <w:tr w:rsidRPr="00CC0718" w:rsidR="00C71DC8" w:rsidTr="3A33D0EC" w14:paraId="6BD4BD8F" w14:textId="77777777">
        <w:trPr>
          <w:trHeight w:val="344" w:hRule="exact"/>
        </w:trPr>
        <w:tc>
          <w:tcPr>
            <w:tcW w:w="10717" w:type="dxa"/>
            <w:gridSpan w:val="8"/>
            <w:shd w:val="clear" w:color="auto" w:fill="FFFFFF" w:themeFill="background1"/>
            <w:tcMar/>
          </w:tcPr>
          <w:p w:rsidRPr="00CC0718" w:rsidR="00C71DC8" w:rsidP="00244814" w:rsidRDefault="00C71DC8" w14:paraId="7CF55BEE" w14:textId="77777777">
            <w:pPr>
              <w:rPr>
                <w:b/>
                <w:color w:val="5C83B4"/>
                <w:spacing w:val="-2"/>
                <w:sz w:val="24"/>
              </w:rPr>
            </w:pPr>
          </w:p>
        </w:tc>
      </w:tr>
      <w:tr w:rsidRPr="00CC0718" w:rsidR="00C71DC8" w:rsidTr="3A33D0EC" w14:paraId="3B49403A" w14:textId="77777777">
        <w:trPr>
          <w:trHeight w:val="444" w:hRule="exact"/>
        </w:trPr>
        <w:tc>
          <w:tcPr>
            <w:tcW w:w="1805" w:type="dxa"/>
            <w:shd w:val="clear" w:color="auto" w:fill="FFFFFF" w:themeFill="background1"/>
            <w:tcMar/>
          </w:tcPr>
          <w:p w:rsidRPr="00CC0718" w:rsidR="00C71DC8" w:rsidP="00244814" w:rsidRDefault="00C71DC8" w14:paraId="5B78F9C7" w14:textId="77777777">
            <w:pPr>
              <w:rPr>
                <w:b/>
                <w:color w:val="5C83B4"/>
                <w:spacing w:val="-2"/>
                <w:sz w:val="24"/>
              </w:rPr>
            </w:pPr>
            <w:r w:rsidRPr="00CC0718">
              <w:rPr>
                <w:b/>
                <w:color w:val="5C83B4"/>
                <w:spacing w:val="-2"/>
                <w:sz w:val="24"/>
              </w:rPr>
              <w:t>Nickname:</w:t>
            </w:r>
          </w:p>
        </w:tc>
        <w:tc>
          <w:tcPr>
            <w:tcW w:w="8912" w:type="dxa"/>
            <w:gridSpan w:val="7"/>
            <w:vMerge w:val="restart"/>
            <w:shd w:val="clear" w:color="auto" w:fill="FFFFFF" w:themeFill="background1"/>
            <w:tcMar/>
          </w:tcPr>
          <w:p w:rsidRPr="00CC0718" w:rsidR="00C71DC8" w:rsidP="3A33D0EC" w:rsidRDefault="00C71DC8" w14:paraId="4B13379C" w14:textId="77777777">
            <w:pPr>
              <w:rPr>
                <w:b w:val="1"/>
                <w:bCs w:val="1"/>
                <w:color w:val="5C83B4"/>
                <w:spacing w:val="-2"/>
                <w:sz w:val="24"/>
                <w:szCs w:val="24"/>
                <w:lang w:val="en-US"/>
              </w:rPr>
            </w:pPr>
            <w:r w:rsidRPr="3A33D0EC" w:rsidR="00C71DC8">
              <w:rPr>
                <w:b w:val="1"/>
                <w:bCs w:val="1"/>
                <w:color w:val="5C83B4"/>
                <w:spacing w:val="-2"/>
                <w:sz w:val="24"/>
                <w:szCs w:val="24"/>
                <w:lang w:val="en-US"/>
              </w:rPr>
              <w:t>Codes\\AXIAL CODE\\Q4 b- Activities of the club\GENERAL MEETINGS\</w:t>
            </w:r>
            <w:r w:rsidRPr="3A33D0EC" w:rsidR="00C71DC8">
              <w:rPr>
                <w:b w:val="1"/>
                <w:bCs w:val="1"/>
                <w:color w:val="5C83B4"/>
                <w:spacing w:val="-2"/>
                <w:sz w:val="24"/>
                <w:szCs w:val="24"/>
                <w:lang w:val="en-US"/>
              </w:rPr>
              <w:t>Gneral</w:t>
            </w:r>
            <w:r w:rsidRPr="3A33D0EC" w:rsidR="00C71DC8">
              <w:rPr>
                <w:b w:val="1"/>
                <w:bCs w:val="1"/>
                <w:color w:val="5C83B4"/>
                <w:spacing w:val="-2"/>
                <w:sz w:val="24"/>
                <w:szCs w:val="24"/>
                <w:lang w:val="en-US"/>
              </w:rPr>
              <w:t xml:space="preserve"> Meetings</w:t>
            </w:r>
          </w:p>
        </w:tc>
      </w:tr>
      <w:tr w:rsidRPr="00CC0718" w:rsidR="00C71DC8" w:rsidTr="3A33D0EC" w14:paraId="47036C27" w14:textId="77777777">
        <w:trPr>
          <w:trHeight w:val="458" w:hRule="exact"/>
        </w:trPr>
        <w:tc>
          <w:tcPr>
            <w:tcW w:w="1805" w:type="dxa"/>
            <w:shd w:val="clear" w:color="auto" w:fill="FFFFFF" w:themeFill="background1"/>
            <w:tcMar/>
          </w:tcPr>
          <w:p w:rsidRPr="00CC0718" w:rsidR="00C71DC8" w:rsidP="00244814" w:rsidRDefault="00C71DC8" w14:paraId="0431C1C6" w14:textId="77777777">
            <w:pPr>
              <w:rPr>
                <w:b/>
                <w:color w:val="5C83B4"/>
                <w:spacing w:val="-2"/>
                <w:sz w:val="24"/>
              </w:rPr>
            </w:pPr>
            <w:r w:rsidRPr="00CC0718">
              <w:rPr>
                <w:b/>
                <w:color w:val="5C83B4"/>
                <w:spacing w:val="-2"/>
                <w:sz w:val="24"/>
              </w:rPr>
              <w:t>Classification:</w:t>
            </w:r>
          </w:p>
        </w:tc>
        <w:tc>
          <w:tcPr>
            <w:tcW w:w="8912" w:type="dxa"/>
            <w:gridSpan w:val="7"/>
            <w:vMerge/>
            <w:tcMar/>
          </w:tcPr>
          <w:p w:rsidRPr="00CC0718" w:rsidR="00C71DC8" w:rsidP="00244814" w:rsidRDefault="00C71DC8" w14:paraId="03E36E19" w14:textId="77777777"/>
        </w:tc>
      </w:tr>
      <w:tr w:rsidRPr="00CC0718" w:rsidR="00C71DC8" w:rsidTr="3A33D0EC" w14:paraId="631A0820" w14:textId="77777777">
        <w:trPr>
          <w:trHeight w:val="445" w:hRule="exact"/>
        </w:trPr>
        <w:tc>
          <w:tcPr>
            <w:tcW w:w="1805" w:type="dxa"/>
            <w:shd w:val="clear" w:color="auto" w:fill="FFFFFF" w:themeFill="background1"/>
            <w:tcMar/>
          </w:tcPr>
          <w:p w:rsidRPr="00CC0718" w:rsidR="00C71DC8" w:rsidP="00244814" w:rsidRDefault="00C71DC8" w14:paraId="69590169" w14:textId="77777777">
            <w:pPr>
              <w:rPr>
                <w:b/>
                <w:color w:val="5C83B4"/>
                <w:spacing w:val="-2"/>
                <w:sz w:val="24"/>
              </w:rPr>
            </w:pPr>
            <w:r w:rsidRPr="00CC0718">
              <w:rPr>
                <w:b/>
                <w:color w:val="5C83B4"/>
                <w:spacing w:val="-2"/>
                <w:sz w:val="24"/>
              </w:rPr>
              <w:t>Aggregated:</w:t>
            </w:r>
          </w:p>
        </w:tc>
        <w:tc>
          <w:tcPr>
            <w:tcW w:w="8912" w:type="dxa"/>
            <w:gridSpan w:val="7"/>
            <w:shd w:val="clear" w:color="auto" w:fill="FFFFFF" w:themeFill="background1"/>
            <w:tcMar/>
          </w:tcPr>
          <w:p w:rsidRPr="00CC0718" w:rsidR="00C71DC8" w:rsidP="00244814" w:rsidRDefault="00C71DC8" w14:paraId="169812E8" w14:textId="77777777">
            <w:pPr>
              <w:rPr>
                <w:b/>
                <w:color w:val="5C83B4"/>
                <w:spacing w:val="-2"/>
                <w:sz w:val="24"/>
              </w:rPr>
            </w:pPr>
            <w:r w:rsidRPr="00CC0718">
              <w:rPr>
                <w:b/>
                <w:color w:val="5C83B4"/>
                <w:spacing w:val="-2"/>
                <w:sz w:val="24"/>
              </w:rPr>
              <w:t>No</w:t>
            </w:r>
          </w:p>
        </w:tc>
      </w:tr>
      <w:tr w:rsidRPr="00CC0718" w:rsidR="00C71DC8" w:rsidTr="3A33D0EC" w14:paraId="60D47AA7" w14:textId="77777777">
        <w:trPr>
          <w:trHeight w:val="343" w:hRule="exact"/>
        </w:trPr>
        <w:tc>
          <w:tcPr>
            <w:tcW w:w="3381" w:type="dxa"/>
            <w:gridSpan w:val="2"/>
            <w:tcBorders>
              <w:bottom w:val="single" w:color="8FB6EA" w:sz="5" w:space="0"/>
            </w:tcBorders>
            <w:shd w:val="clear" w:color="auto" w:fill="FFFFFF" w:themeFill="background1"/>
            <w:tcMar/>
          </w:tcPr>
          <w:p w:rsidRPr="00CC0718" w:rsidR="00C71DC8" w:rsidP="00244814" w:rsidRDefault="00C71DC8" w14:paraId="78B69627" w14:textId="77777777">
            <w:pPr>
              <w:rPr>
                <w:color w:val="000000"/>
                <w:spacing w:val="-2"/>
                <w:sz w:val="18"/>
              </w:rPr>
            </w:pPr>
            <w:r w:rsidRPr="00CC0718">
              <w:rPr>
                <w:color w:val="000000"/>
                <w:spacing w:val="-2"/>
                <w:sz w:val="18"/>
              </w:rPr>
              <w:t>Document</w:t>
            </w:r>
          </w:p>
        </w:tc>
        <w:tc>
          <w:tcPr>
            <w:tcW w:w="1132" w:type="dxa"/>
            <w:tcBorders>
              <w:bottom w:val="single" w:color="8FB6EA" w:sz="5" w:space="0"/>
            </w:tcBorders>
            <w:shd w:val="clear" w:color="auto" w:fill="FFFFFF" w:themeFill="background1"/>
            <w:tcMar/>
          </w:tcPr>
          <w:p w:rsidRPr="00CC0718" w:rsidR="00C71DC8" w:rsidP="00244814" w:rsidRDefault="00C71DC8" w14:paraId="0FAB50E7" w14:textId="77777777">
            <w:pPr>
              <w:rPr>
                <w:color w:val="000000"/>
                <w:spacing w:val="-2"/>
                <w:sz w:val="18"/>
              </w:rPr>
            </w:pPr>
            <w:r w:rsidRPr="00CC0718">
              <w:rPr>
                <w:color w:val="000000"/>
                <w:spacing w:val="-2"/>
                <w:sz w:val="18"/>
              </w:rPr>
              <w:t>1</w:t>
            </w:r>
          </w:p>
        </w:tc>
        <w:tc>
          <w:tcPr>
            <w:tcW w:w="1576" w:type="dxa"/>
            <w:gridSpan w:val="2"/>
            <w:tcBorders>
              <w:bottom w:val="single" w:color="8FB6EA" w:sz="5" w:space="0"/>
            </w:tcBorders>
            <w:shd w:val="clear" w:color="auto" w:fill="FFFFFF" w:themeFill="background1"/>
            <w:tcMar/>
          </w:tcPr>
          <w:p w:rsidRPr="00CC0718" w:rsidR="00C71DC8" w:rsidP="00244814" w:rsidRDefault="00C71DC8" w14:paraId="3A4B75A0" w14:textId="77777777">
            <w:pPr>
              <w:rPr>
                <w:color w:val="000000"/>
                <w:spacing w:val="-2"/>
                <w:sz w:val="18"/>
              </w:rPr>
            </w:pPr>
            <w:r w:rsidRPr="00CC0718">
              <w:rPr>
                <w:color w:val="000000"/>
                <w:spacing w:val="-2"/>
                <w:sz w:val="18"/>
              </w:rPr>
              <w:t>2</w:t>
            </w:r>
          </w:p>
        </w:tc>
        <w:tc>
          <w:tcPr>
            <w:tcW w:w="1362" w:type="dxa"/>
            <w:tcBorders>
              <w:bottom w:val="single" w:color="8FB6EA" w:sz="5" w:space="0"/>
            </w:tcBorders>
            <w:shd w:val="clear" w:color="auto" w:fill="FFFFFF" w:themeFill="background1"/>
            <w:tcMar/>
          </w:tcPr>
          <w:p w:rsidRPr="00CC0718" w:rsidR="00C71DC8" w:rsidP="00244814" w:rsidRDefault="00C71DC8" w14:paraId="7BEC4E71" w14:textId="77777777">
            <w:pPr>
              <w:rPr>
                <w:color w:val="000000"/>
                <w:spacing w:val="-2"/>
                <w:sz w:val="18"/>
              </w:rPr>
            </w:pPr>
            <w:r w:rsidRPr="00CC0718">
              <w:rPr>
                <w:color w:val="000000"/>
                <w:spacing w:val="-2"/>
                <w:sz w:val="18"/>
              </w:rPr>
              <w:t>9</w:t>
            </w:r>
          </w:p>
        </w:tc>
        <w:tc>
          <w:tcPr>
            <w:tcW w:w="1690" w:type="dxa"/>
            <w:tcBorders>
              <w:bottom w:val="single" w:color="8FB6EA" w:sz="5" w:space="0"/>
            </w:tcBorders>
            <w:shd w:val="clear" w:color="auto" w:fill="FFFFFF" w:themeFill="background1"/>
            <w:tcMar/>
          </w:tcPr>
          <w:p w:rsidRPr="00CC0718" w:rsidR="00C71DC8" w:rsidP="00244814" w:rsidRDefault="00C71DC8" w14:paraId="338A44A8" w14:textId="77777777">
            <w:pPr>
              <w:rPr>
                <w:color w:val="000000"/>
                <w:spacing w:val="-2"/>
                <w:sz w:val="18"/>
              </w:rPr>
            </w:pPr>
            <w:r w:rsidRPr="00CC0718">
              <w:rPr>
                <w:color w:val="000000"/>
                <w:spacing w:val="-2"/>
                <w:sz w:val="18"/>
              </w:rPr>
              <w:t>2</w:t>
            </w:r>
          </w:p>
        </w:tc>
        <w:tc>
          <w:tcPr>
            <w:tcW w:w="1576" w:type="dxa"/>
            <w:tcBorders>
              <w:bottom w:val="single" w:color="8FB6EA" w:sz="5" w:space="0"/>
            </w:tcBorders>
            <w:shd w:val="clear" w:color="auto" w:fill="FFFFFF" w:themeFill="background1"/>
            <w:tcMar/>
          </w:tcPr>
          <w:p w:rsidRPr="00CC0718" w:rsidR="00C71DC8" w:rsidP="00244814" w:rsidRDefault="00C71DC8" w14:paraId="5A78A165" w14:textId="77777777">
            <w:pPr>
              <w:rPr>
                <w:color w:val="000000"/>
                <w:spacing w:val="-2"/>
                <w:sz w:val="18"/>
              </w:rPr>
            </w:pPr>
          </w:p>
        </w:tc>
      </w:tr>
      <w:tr w:rsidRPr="00CC0718" w:rsidR="00C71DC8" w:rsidTr="3A33D0EC" w14:paraId="04F99505" w14:textId="77777777">
        <w:trPr>
          <w:trHeight w:val="889" w:hRule="exact"/>
        </w:trPr>
        <w:tc>
          <w:tcPr>
            <w:tcW w:w="10717" w:type="dxa"/>
            <w:gridSpan w:val="8"/>
            <w:tcBorders>
              <w:top w:val="single" w:color="8FB6EA" w:sz="5" w:space="0"/>
            </w:tcBorders>
            <w:tcMar/>
          </w:tcPr>
          <w:p w:rsidRPr="00CC0718" w:rsidR="00C71DC8" w:rsidP="00244814" w:rsidRDefault="00C71DC8" w14:paraId="52724623" w14:textId="77777777"/>
        </w:tc>
      </w:tr>
      <w:tr w:rsidRPr="00CC0718" w:rsidR="00C71DC8" w:rsidTr="3A33D0EC" w14:paraId="431DDD44" w14:textId="77777777">
        <w:trPr>
          <w:trHeight w:val="888" w:hRule="exact"/>
        </w:trPr>
        <w:tc>
          <w:tcPr>
            <w:tcW w:w="10717" w:type="dxa"/>
            <w:gridSpan w:val="8"/>
            <w:tcMar/>
          </w:tcPr>
          <w:p w:rsidRPr="00CC0718" w:rsidR="00C71DC8" w:rsidP="00244814" w:rsidRDefault="00C71DC8" w14:paraId="75D68E4C" w14:textId="77777777"/>
        </w:tc>
      </w:tr>
      <w:tr w:rsidRPr="00CC0718" w:rsidR="00C71DC8" w:rsidTr="3A33D0EC" w14:paraId="4ECA3F68" w14:textId="77777777">
        <w:trPr>
          <w:trHeight w:val="459" w:hRule="exact"/>
        </w:trPr>
        <w:tc>
          <w:tcPr>
            <w:tcW w:w="5359" w:type="dxa"/>
            <w:gridSpan w:val="4"/>
            <w:shd w:val="clear" w:color="auto" w:fill="FFFFFF" w:themeFill="background1"/>
            <w:tcMar/>
          </w:tcPr>
          <w:p w:rsidRPr="00CC0718" w:rsidR="00C71DC8" w:rsidP="00244814" w:rsidRDefault="00C71DC8" w14:paraId="6BBE4381" w14:textId="77777777">
            <w:pPr>
              <w:jc w:val="right"/>
              <w:rPr>
                <w:color w:val="000066"/>
                <w:spacing w:val="-2"/>
                <w:sz w:val="16"/>
              </w:rPr>
            </w:pPr>
            <w:r w:rsidRPr="00CC0718">
              <w:rPr>
                <w:color w:val="000066"/>
                <w:spacing w:val="-2"/>
                <w:sz w:val="16"/>
              </w:rPr>
              <w:t>Formatted Reports\\Code Summary Formatted Report</w:t>
            </w:r>
          </w:p>
        </w:tc>
        <w:tc>
          <w:tcPr>
            <w:tcW w:w="5358" w:type="dxa"/>
            <w:gridSpan w:val="4"/>
            <w:shd w:val="clear" w:color="auto" w:fill="FFFFFF" w:themeFill="background1"/>
            <w:tcMar/>
          </w:tcPr>
          <w:p w:rsidRPr="00CC0718" w:rsidR="00C71DC8" w:rsidP="00244814" w:rsidRDefault="00C71DC8" w14:paraId="7D30A8D7" w14:textId="77777777">
            <w:pPr>
              <w:jc w:val="right"/>
              <w:rPr>
                <w:color w:val="000066"/>
                <w:spacing w:val="-2"/>
                <w:sz w:val="16"/>
              </w:rPr>
            </w:pPr>
            <w:r w:rsidRPr="00CC0718">
              <w:rPr>
                <w:color w:val="000066"/>
                <w:spacing w:val="-2"/>
                <w:sz w:val="16"/>
              </w:rPr>
              <w:t>Page 62 of 104</w:t>
            </w:r>
          </w:p>
        </w:tc>
      </w:tr>
      <w:tr w:rsidRPr="00CC0718" w:rsidR="00C71DC8" w:rsidTr="3A33D0EC" w14:paraId="5EC24715" w14:textId="77777777">
        <w:trPr>
          <w:trHeight w:val="444" w:hRule="exact"/>
        </w:trPr>
        <w:tc>
          <w:tcPr>
            <w:tcW w:w="10717" w:type="dxa"/>
            <w:gridSpan w:val="8"/>
            <w:shd w:val="clear" w:color="auto" w:fill="FFFFFF" w:themeFill="background1"/>
            <w:tcMar/>
            <w:vAlign w:val="center"/>
          </w:tcPr>
          <w:p w:rsidRPr="00CC0718" w:rsidR="00C71DC8" w:rsidP="00244814" w:rsidRDefault="00C71DC8" w14:paraId="3FEF6A00" w14:textId="77777777">
            <w:pPr>
              <w:jc w:val="right"/>
              <w:rPr>
                <w:color w:val="000066"/>
                <w:spacing w:val="-2"/>
                <w:sz w:val="16"/>
              </w:rPr>
            </w:pPr>
            <w:r w:rsidRPr="00CC0718">
              <w:rPr>
                <w:color w:val="000066"/>
                <w:spacing w:val="-2"/>
                <w:sz w:val="16"/>
              </w:rPr>
              <w:t>11/13/2024 3:39 PM</w:t>
            </w:r>
          </w:p>
        </w:tc>
      </w:tr>
      <w:tr w:rsidRPr="00CC0718" w:rsidR="00C71DC8" w:rsidTr="3A33D0EC" w14:paraId="3CC2F358" w14:textId="77777777">
        <w:trPr>
          <w:trHeight w:val="458" w:hRule="exact"/>
        </w:trPr>
        <w:tc>
          <w:tcPr>
            <w:tcW w:w="3381" w:type="dxa"/>
            <w:gridSpan w:val="2"/>
            <w:shd w:val="clear" w:color="auto" w:fill="8FB6EA"/>
            <w:tcMar/>
          </w:tcPr>
          <w:p w:rsidRPr="00CC0718" w:rsidR="00C71DC8" w:rsidP="00244814" w:rsidRDefault="00C71DC8" w14:paraId="5E2DDC99" w14:textId="77777777">
            <w:pPr>
              <w:rPr>
                <w:b/>
                <w:color w:val="000066"/>
                <w:spacing w:val="-2"/>
                <w:sz w:val="18"/>
              </w:rPr>
            </w:pPr>
            <w:r w:rsidRPr="00CC0718">
              <w:rPr>
                <w:b/>
                <w:color w:val="000066"/>
                <w:spacing w:val="-2"/>
                <w:sz w:val="18"/>
              </w:rPr>
              <w:t>File Type</w:t>
            </w:r>
          </w:p>
        </w:tc>
        <w:tc>
          <w:tcPr>
            <w:tcW w:w="1132" w:type="dxa"/>
            <w:shd w:val="clear" w:color="auto" w:fill="8FB6EA"/>
            <w:tcMar/>
          </w:tcPr>
          <w:p w:rsidRPr="00CC0718" w:rsidR="00C71DC8" w:rsidP="00244814" w:rsidRDefault="00C71DC8" w14:paraId="2074CFF9" w14:textId="77777777">
            <w:pPr>
              <w:rPr>
                <w:b/>
                <w:color w:val="000066"/>
                <w:spacing w:val="-2"/>
                <w:sz w:val="18"/>
              </w:rPr>
            </w:pPr>
            <w:r w:rsidRPr="00CC0718">
              <w:rPr>
                <w:b/>
                <w:color w:val="000066"/>
                <w:spacing w:val="-2"/>
                <w:sz w:val="18"/>
              </w:rPr>
              <w:t>Number of Files</w:t>
            </w:r>
          </w:p>
        </w:tc>
        <w:tc>
          <w:tcPr>
            <w:tcW w:w="1576" w:type="dxa"/>
            <w:gridSpan w:val="2"/>
            <w:shd w:val="clear" w:color="auto" w:fill="8FB6EA"/>
            <w:tcMar/>
          </w:tcPr>
          <w:p w:rsidRPr="00CC0718" w:rsidR="00C71DC8" w:rsidP="00244814" w:rsidRDefault="00C71DC8" w14:paraId="3C5B36A2" w14:textId="77777777">
            <w:pPr>
              <w:rPr>
                <w:b/>
                <w:color w:val="000066"/>
                <w:spacing w:val="-2"/>
                <w:sz w:val="18"/>
              </w:rPr>
            </w:pPr>
            <w:r w:rsidRPr="00CC0718">
              <w:rPr>
                <w:b/>
                <w:color w:val="000066"/>
                <w:spacing w:val="-2"/>
                <w:sz w:val="18"/>
              </w:rPr>
              <w:t>Number of Coding References</w:t>
            </w:r>
          </w:p>
        </w:tc>
        <w:tc>
          <w:tcPr>
            <w:tcW w:w="1362" w:type="dxa"/>
            <w:shd w:val="clear" w:color="auto" w:fill="8FB6EA"/>
            <w:tcMar/>
          </w:tcPr>
          <w:p w:rsidRPr="00CC0718" w:rsidR="00C71DC8" w:rsidP="00244814" w:rsidRDefault="00C71DC8" w14:paraId="124BC104" w14:textId="77777777">
            <w:pPr>
              <w:rPr>
                <w:b/>
                <w:color w:val="000066"/>
                <w:spacing w:val="-2"/>
                <w:sz w:val="18"/>
              </w:rPr>
            </w:pPr>
            <w:r w:rsidRPr="00CC0718">
              <w:rPr>
                <w:b/>
                <w:color w:val="000066"/>
                <w:spacing w:val="-2"/>
                <w:sz w:val="18"/>
              </w:rPr>
              <w:t>Number of Words Coded</w:t>
            </w:r>
          </w:p>
        </w:tc>
        <w:tc>
          <w:tcPr>
            <w:tcW w:w="1690" w:type="dxa"/>
            <w:shd w:val="clear" w:color="auto" w:fill="8FB6EA"/>
            <w:tcMar/>
          </w:tcPr>
          <w:p w:rsidRPr="00CC0718" w:rsidR="00C71DC8" w:rsidP="00244814" w:rsidRDefault="00C71DC8" w14:paraId="7F3879F6" w14:textId="77777777">
            <w:pPr>
              <w:rPr>
                <w:b/>
                <w:color w:val="000066"/>
                <w:spacing w:val="-2"/>
                <w:sz w:val="18"/>
              </w:rPr>
            </w:pPr>
            <w:r w:rsidRPr="00CC0718">
              <w:rPr>
                <w:b/>
                <w:color w:val="000066"/>
                <w:spacing w:val="-2"/>
                <w:sz w:val="18"/>
              </w:rPr>
              <w:t>Number of Paragraphs Coded</w:t>
            </w:r>
          </w:p>
        </w:tc>
        <w:tc>
          <w:tcPr>
            <w:tcW w:w="1576" w:type="dxa"/>
            <w:shd w:val="clear" w:color="auto" w:fill="8FB6EA"/>
            <w:tcMar/>
          </w:tcPr>
          <w:p w:rsidRPr="00CC0718" w:rsidR="00C71DC8" w:rsidP="00244814" w:rsidRDefault="00C71DC8" w14:paraId="34ABC575" w14:textId="77777777">
            <w:pPr>
              <w:rPr>
                <w:b/>
                <w:color w:val="000066"/>
                <w:spacing w:val="-2"/>
                <w:sz w:val="18"/>
              </w:rPr>
            </w:pPr>
            <w:r w:rsidRPr="00CC0718">
              <w:rPr>
                <w:b/>
                <w:color w:val="000066"/>
                <w:spacing w:val="-2"/>
                <w:sz w:val="18"/>
              </w:rPr>
              <w:t>Duration Coded</w:t>
            </w:r>
          </w:p>
        </w:tc>
      </w:tr>
      <w:tr w:rsidRPr="00CC0718" w:rsidR="00C71DC8" w:rsidTr="3A33D0EC" w14:paraId="3F3594F8" w14:textId="77777777">
        <w:trPr>
          <w:trHeight w:val="344" w:hRule="exact"/>
        </w:trPr>
        <w:tc>
          <w:tcPr>
            <w:tcW w:w="10717" w:type="dxa"/>
            <w:gridSpan w:val="8"/>
            <w:shd w:val="clear" w:color="auto" w:fill="FFFFFF" w:themeFill="background1"/>
            <w:tcMar/>
          </w:tcPr>
          <w:p w:rsidRPr="00CC0718" w:rsidR="00C71DC8" w:rsidP="00244814" w:rsidRDefault="00C71DC8" w14:paraId="1DFE48A5" w14:textId="77777777">
            <w:pPr>
              <w:rPr>
                <w:b/>
                <w:color w:val="5C83B4"/>
                <w:spacing w:val="-2"/>
                <w:sz w:val="24"/>
              </w:rPr>
            </w:pPr>
          </w:p>
        </w:tc>
      </w:tr>
      <w:tr w:rsidRPr="00CC0718" w:rsidR="00C71DC8" w:rsidTr="3A33D0EC" w14:paraId="065BDD7A" w14:textId="77777777">
        <w:trPr>
          <w:trHeight w:val="459" w:hRule="exact"/>
        </w:trPr>
        <w:tc>
          <w:tcPr>
            <w:tcW w:w="1805" w:type="dxa"/>
            <w:shd w:val="clear" w:color="auto" w:fill="FFFFFF" w:themeFill="background1"/>
            <w:tcMar/>
          </w:tcPr>
          <w:p w:rsidRPr="00CC0718" w:rsidR="00C71DC8" w:rsidP="00244814" w:rsidRDefault="00C71DC8" w14:paraId="05A0BC53" w14:textId="77777777">
            <w:pPr>
              <w:rPr>
                <w:b/>
                <w:color w:val="5C83B4"/>
                <w:spacing w:val="-2"/>
                <w:sz w:val="24"/>
              </w:rPr>
            </w:pPr>
            <w:r w:rsidRPr="00CC0718">
              <w:rPr>
                <w:b/>
                <w:color w:val="5C83B4"/>
                <w:spacing w:val="-2"/>
                <w:sz w:val="24"/>
              </w:rPr>
              <w:t>Nickname:</w:t>
            </w:r>
          </w:p>
        </w:tc>
        <w:tc>
          <w:tcPr>
            <w:tcW w:w="8912" w:type="dxa"/>
            <w:gridSpan w:val="7"/>
            <w:vMerge w:val="restart"/>
            <w:shd w:val="clear" w:color="auto" w:fill="FFFFFF" w:themeFill="background1"/>
            <w:tcMar/>
          </w:tcPr>
          <w:p w:rsidRPr="00CC0718" w:rsidR="00C71DC8" w:rsidP="00244814" w:rsidRDefault="00C71DC8" w14:paraId="0265618C" w14:textId="77777777">
            <w:pPr>
              <w:rPr>
                <w:b/>
                <w:color w:val="5C83B4"/>
                <w:spacing w:val="-2"/>
                <w:sz w:val="24"/>
              </w:rPr>
            </w:pPr>
            <w:r w:rsidRPr="00CC0718">
              <w:rPr>
                <w:b/>
                <w:color w:val="5C83B4"/>
                <w:spacing w:val="-2"/>
                <w:sz w:val="24"/>
              </w:rPr>
              <w:t>Codes\\AXIAL CODE\\Q4 b- Activities of the club\GENERAL MEETINGS\Planning and brainstorming</w:t>
            </w:r>
          </w:p>
        </w:tc>
      </w:tr>
      <w:tr w:rsidRPr="00CC0718" w:rsidR="00C71DC8" w:rsidTr="3A33D0EC" w14:paraId="67025913" w14:textId="77777777">
        <w:trPr>
          <w:trHeight w:val="444" w:hRule="exact"/>
        </w:trPr>
        <w:tc>
          <w:tcPr>
            <w:tcW w:w="1805" w:type="dxa"/>
            <w:shd w:val="clear" w:color="auto" w:fill="FFFFFF" w:themeFill="background1"/>
            <w:tcMar/>
          </w:tcPr>
          <w:p w:rsidRPr="00CC0718" w:rsidR="00C71DC8" w:rsidP="00244814" w:rsidRDefault="00C71DC8" w14:paraId="0D4C4BD8" w14:textId="77777777">
            <w:pPr>
              <w:rPr>
                <w:b/>
                <w:color w:val="5C83B4"/>
                <w:spacing w:val="-2"/>
                <w:sz w:val="24"/>
              </w:rPr>
            </w:pPr>
            <w:r w:rsidRPr="00CC0718">
              <w:rPr>
                <w:b/>
                <w:color w:val="5C83B4"/>
                <w:spacing w:val="-2"/>
                <w:sz w:val="24"/>
              </w:rPr>
              <w:t>Classification:</w:t>
            </w:r>
          </w:p>
        </w:tc>
        <w:tc>
          <w:tcPr>
            <w:tcW w:w="8912" w:type="dxa"/>
            <w:gridSpan w:val="7"/>
            <w:vMerge/>
            <w:tcMar/>
          </w:tcPr>
          <w:p w:rsidRPr="00CC0718" w:rsidR="00C71DC8" w:rsidP="00244814" w:rsidRDefault="00C71DC8" w14:paraId="4306629F" w14:textId="77777777"/>
        </w:tc>
      </w:tr>
      <w:tr w:rsidRPr="00CC0718" w:rsidR="00C71DC8" w:rsidTr="3A33D0EC" w14:paraId="62CD6A6E" w14:textId="77777777">
        <w:trPr>
          <w:trHeight w:val="444" w:hRule="exact"/>
        </w:trPr>
        <w:tc>
          <w:tcPr>
            <w:tcW w:w="1805" w:type="dxa"/>
            <w:shd w:val="clear" w:color="auto" w:fill="FFFFFF" w:themeFill="background1"/>
            <w:tcMar/>
          </w:tcPr>
          <w:p w:rsidRPr="00CC0718" w:rsidR="00C71DC8" w:rsidP="00244814" w:rsidRDefault="00C71DC8" w14:paraId="60202A6E" w14:textId="77777777">
            <w:pPr>
              <w:rPr>
                <w:b/>
                <w:color w:val="5C83B4"/>
                <w:spacing w:val="-2"/>
                <w:sz w:val="24"/>
              </w:rPr>
            </w:pPr>
            <w:r w:rsidRPr="00CC0718">
              <w:rPr>
                <w:b/>
                <w:color w:val="5C83B4"/>
                <w:spacing w:val="-2"/>
                <w:sz w:val="24"/>
              </w:rPr>
              <w:t>Aggregated:</w:t>
            </w:r>
          </w:p>
        </w:tc>
        <w:tc>
          <w:tcPr>
            <w:tcW w:w="8912" w:type="dxa"/>
            <w:gridSpan w:val="7"/>
            <w:shd w:val="clear" w:color="auto" w:fill="FFFFFF" w:themeFill="background1"/>
            <w:tcMar/>
          </w:tcPr>
          <w:p w:rsidRPr="00CC0718" w:rsidR="00C71DC8" w:rsidP="00244814" w:rsidRDefault="00C71DC8" w14:paraId="4D08B9D1" w14:textId="77777777">
            <w:pPr>
              <w:rPr>
                <w:b/>
                <w:color w:val="5C83B4"/>
                <w:spacing w:val="-2"/>
                <w:sz w:val="24"/>
              </w:rPr>
            </w:pPr>
            <w:r w:rsidRPr="00CC0718">
              <w:rPr>
                <w:b/>
                <w:color w:val="5C83B4"/>
                <w:spacing w:val="-2"/>
                <w:sz w:val="24"/>
              </w:rPr>
              <w:t>Yes</w:t>
            </w:r>
          </w:p>
        </w:tc>
      </w:tr>
      <w:tr w:rsidRPr="00CC0718" w:rsidR="00C71DC8" w:rsidTr="3A33D0EC" w14:paraId="6E8BBC90" w14:textId="77777777">
        <w:trPr>
          <w:trHeight w:val="344" w:hRule="exact"/>
        </w:trPr>
        <w:tc>
          <w:tcPr>
            <w:tcW w:w="3381" w:type="dxa"/>
            <w:gridSpan w:val="2"/>
            <w:tcBorders>
              <w:bottom w:val="single" w:color="8FB6EA" w:sz="5" w:space="0"/>
            </w:tcBorders>
            <w:shd w:val="clear" w:color="auto" w:fill="FFFFFF" w:themeFill="background1"/>
            <w:tcMar/>
          </w:tcPr>
          <w:p w:rsidRPr="00CC0718" w:rsidR="00C71DC8" w:rsidP="00244814" w:rsidRDefault="00C71DC8" w14:paraId="7D78E030" w14:textId="77777777">
            <w:pPr>
              <w:rPr>
                <w:color w:val="000000"/>
                <w:spacing w:val="-2"/>
                <w:sz w:val="18"/>
              </w:rPr>
            </w:pPr>
            <w:r w:rsidRPr="00CC0718">
              <w:rPr>
                <w:color w:val="000000"/>
                <w:spacing w:val="-2"/>
                <w:sz w:val="18"/>
              </w:rPr>
              <w:t>Document</w:t>
            </w:r>
          </w:p>
        </w:tc>
        <w:tc>
          <w:tcPr>
            <w:tcW w:w="1132" w:type="dxa"/>
            <w:tcBorders>
              <w:bottom w:val="single" w:color="8FB6EA" w:sz="5" w:space="0"/>
            </w:tcBorders>
            <w:shd w:val="clear" w:color="auto" w:fill="FFFFFF" w:themeFill="background1"/>
            <w:tcMar/>
          </w:tcPr>
          <w:p w:rsidRPr="00CC0718" w:rsidR="00C71DC8" w:rsidP="00244814" w:rsidRDefault="00C71DC8" w14:paraId="213D96AA" w14:textId="77777777">
            <w:pPr>
              <w:rPr>
                <w:color w:val="000000"/>
                <w:spacing w:val="-2"/>
                <w:sz w:val="18"/>
              </w:rPr>
            </w:pPr>
            <w:r w:rsidRPr="00CC0718">
              <w:rPr>
                <w:color w:val="000000"/>
                <w:spacing w:val="-2"/>
                <w:sz w:val="18"/>
              </w:rPr>
              <w:t>1</w:t>
            </w:r>
          </w:p>
        </w:tc>
        <w:tc>
          <w:tcPr>
            <w:tcW w:w="1576" w:type="dxa"/>
            <w:gridSpan w:val="2"/>
            <w:tcBorders>
              <w:bottom w:val="single" w:color="8FB6EA" w:sz="5" w:space="0"/>
            </w:tcBorders>
            <w:shd w:val="clear" w:color="auto" w:fill="FFFFFF" w:themeFill="background1"/>
            <w:tcMar/>
          </w:tcPr>
          <w:p w:rsidRPr="00CC0718" w:rsidR="00C71DC8" w:rsidP="00244814" w:rsidRDefault="00C71DC8" w14:paraId="52C9A996" w14:textId="77777777">
            <w:pPr>
              <w:rPr>
                <w:color w:val="000000"/>
                <w:spacing w:val="-2"/>
                <w:sz w:val="18"/>
              </w:rPr>
            </w:pPr>
            <w:r w:rsidRPr="00CC0718">
              <w:rPr>
                <w:color w:val="000000"/>
                <w:spacing w:val="-2"/>
                <w:sz w:val="18"/>
              </w:rPr>
              <w:t>1</w:t>
            </w:r>
          </w:p>
        </w:tc>
        <w:tc>
          <w:tcPr>
            <w:tcW w:w="1362" w:type="dxa"/>
            <w:tcBorders>
              <w:bottom w:val="single" w:color="8FB6EA" w:sz="5" w:space="0"/>
            </w:tcBorders>
            <w:shd w:val="clear" w:color="auto" w:fill="FFFFFF" w:themeFill="background1"/>
            <w:tcMar/>
          </w:tcPr>
          <w:p w:rsidRPr="00CC0718" w:rsidR="00C71DC8" w:rsidP="00244814" w:rsidRDefault="00C71DC8" w14:paraId="1D7BB151" w14:textId="77777777">
            <w:pPr>
              <w:rPr>
                <w:color w:val="000000"/>
                <w:spacing w:val="-2"/>
                <w:sz w:val="18"/>
              </w:rPr>
            </w:pPr>
            <w:r w:rsidRPr="00CC0718">
              <w:rPr>
                <w:color w:val="000000"/>
                <w:spacing w:val="-2"/>
                <w:sz w:val="18"/>
              </w:rPr>
              <w:t>54</w:t>
            </w:r>
          </w:p>
        </w:tc>
        <w:tc>
          <w:tcPr>
            <w:tcW w:w="1690" w:type="dxa"/>
            <w:tcBorders>
              <w:bottom w:val="single" w:color="8FB6EA" w:sz="5" w:space="0"/>
            </w:tcBorders>
            <w:shd w:val="clear" w:color="auto" w:fill="FFFFFF" w:themeFill="background1"/>
            <w:tcMar/>
          </w:tcPr>
          <w:p w:rsidRPr="00CC0718" w:rsidR="00C71DC8" w:rsidP="00244814" w:rsidRDefault="00C71DC8" w14:paraId="2D4E3164" w14:textId="77777777">
            <w:pPr>
              <w:rPr>
                <w:color w:val="000000"/>
                <w:spacing w:val="-2"/>
                <w:sz w:val="18"/>
              </w:rPr>
            </w:pPr>
            <w:r w:rsidRPr="00CC0718">
              <w:rPr>
                <w:color w:val="000000"/>
                <w:spacing w:val="-2"/>
                <w:sz w:val="18"/>
              </w:rPr>
              <w:t>1</w:t>
            </w:r>
          </w:p>
        </w:tc>
        <w:tc>
          <w:tcPr>
            <w:tcW w:w="1576" w:type="dxa"/>
            <w:tcBorders>
              <w:bottom w:val="single" w:color="8FB6EA" w:sz="5" w:space="0"/>
            </w:tcBorders>
            <w:shd w:val="clear" w:color="auto" w:fill="FFFFFF" w:themeFill="background1"/>
            <w:tcMar/>
          </w:tcPr>
          <w:p w:rsidRPr="00CC0718" w:rsidR="00C71DC8" w:rsidP="00244814" w:rsidRDefault="00C71DC8" w14:paraId="2BC98F50" w14:textId="77777777">
            <w:pPr>
              <w:rPr>
                <w:color w:val="000000"/>
                <w:spacing w:val="-2"/>
                <w:sz w:val="18"/>
              </w:rPr>
            </w:pPr>
          </w:p>
        </w:tc>
      </w:tr>
      <w:tr w:rsidRPr="00CC0718" w:rsidR="00C71DC8" w:rsidTr="3A33D0EC" w14:paraId="4F08FDB5" w14:textId="77777777">
        <w:trPr>
          <w:trHeight w:val="458" w:hRule="exact"/>
        </w:trPr>
        <w:tc>
          <w:tcPr>
            <w:tcW w:w="10717" w:type="dxa"/>
            <w:gridSpan w:val="8"/>
            <w:tcBorders>
              <w:top w:val="single" w:color="8FB6EA" w:sz="5" w:space="0"/>
            </w:tcBorders>
            <w:tcMar/>
          </w:tcPr>
          <w:p w:rsidRPr="00CC0718" w:rsidR="00C71DC8" w:rsidP="00244814" w:rsidRDefault="00C71DC8" w14:paraId="01CDCB9D" w14:textId="77777777"/>
        </w:tc>
      </w:tr>
      <w:tr w:rsidRPr="00CC0718" w:rsidR="00C71DC8" w:rsidTr="3A33D0EC" w14:paraId="5B3A6C9C" w14:textId="77777777">
        <w:trPr>
          <w:trHeight w:val="330" w:hRule="exact"/>
        </w:trPr>
        <w:tc>
          <w:tcPr>
            <w:tcW w:w="10717" w:type="dxa"/>
            <w:gridSpan w:val="8"/>
            <w:shd w:val="clear" w:color="auto" w:fill="FFFFFF" w:themeFill="background1"/>
            <w:tcMar/>
          </w:tcPr>
          <w:p w:rsidRPr="00CC0718" w:rsidR="00C71DC8" w:rsidP="00244814" w:rsidRDefault="00C71DC8" w14:paraId="26F9E106" w14:textId="77777777">
            <w:pPr>
              <w:rPr>
                <w:b/>
                <w:color w:val="5C83B4"/>
                <w:spacing w:val="-2"/>
                <w:sz w:val="24"/>
              </w:rPr>
            </w:pPr>
            <w:bookmarkStart w:name="CodesAXIALCODEQ4bActivitiesoftheclubGENE" w:id="54"/>
            <w:bookmarkEnd w:id="54"/>
          </w:p>
        </w:tc>
      </w:tr>
      <w:tr w:rsidRPr="00CC0718" w:rsidR="00C71DC8" w:rsidTr="3A33D0EC" w14:paraId="44D3F84B" w14:textId="77777777">
        <w:trPr>
          <w:trHeight w:val="458" w:hRule="exact"/>
        </w:trPr>
        <w:tc>
          <w:tcPr>
            <w:tcW w:w="1805" w:type="dxa"/>
            <w:shd w:val="clear" w:color="auto" w:fill="FFFFFF" w:themeFill="background1"/>
            <w:tcMar/>
          </w:tcPr>
          <w:p w:rsidRPr="00CC0718" w:rsidR="00C71DC8" w:rsidP="00244814" w:rsidRDefault="00C71DC8" w14:paraId="6B6576CF" w14:textId="77777777">
            <w:pPr>
              <w:rPr>
                <w:b/>
                <w:color w:val="5C83B4"/>
                <w:spacing w:val="-2"/>
                <w:sz w:val="24"/>
              </w:rPr>
            </w:pPr>
            <w:r w:rsidRPr="00CC0718">
              <w:rPr>
                <w:b/>
                <w:color w:val="5C83B4"/>
                <w:spacing w:val="-2"/>
                <w:sz w:val="24"/>
              </w:rPr>
              <w:t>Nickname:</w:t>
            </w:r>
          </w:p>
        </w:tc>
        <w:tc>
          <w:tcPr>
            <w:tcW w:w="8912" w:type="dxa"/>
            <w:gridSpan w:val="7"/>
            <w:vMerge w:val="restart"/>
            <w:shd w:val="clear" w:color="auto" w:fill="FFFFFF" w:themeFill="background1"/>
            <w:tcMar/>
          </w:tcPr>
          <w:p w:rsidRPr="00CC0718" w:rsidR="00C71DC8" w:rsidP="00244814" w:rsidRDefault="00C71DC8" w14:paraId="2E8BD0BF" w14:textId="77777777">
            <w:pPr>
              <w:rPr>
                <w:b/>
                <w:color w:val="5C83B4"/>
                <w:spacing w:val="-2"/>
                <w:sz w:val="24"/>
              </w:rPr>
            </w:pPr>
            <w:r w:rsidRPr="00CC0718">
              <w:rPr>
                <w:b/>
                <w:color w:val="5C83B4"/>
                <w:spacing w:val="-2"/>
                <w:sz w:val="24"/>
              </w:rPr>
              <w:t>Codes\\AXIAL CODE\\Q4 b- Activities of the club\GENERAL MEETINGS\Small Scale events</w:t>
            </w:r>
          </w:p>
        </w:tc>
      </w:tr>
      <w:tr w:rsidRPr="00CC0718" w:rsidR="00C71DC8" w:rsidTr="3A33D0EC" w14:paraId="3EF5EBE8" w14:textId="77777777">
        <w:trPr>
          <w:trHeight w:val="445" w:hRule="exact"/>
        </w:trPr>
        <w:tc>
          <w:tcPr>
            <w:tcW w:w="1805" w:type="dxa"/>
            <w:shd w:val="clear" w:color="auto" w:fill="FFFFFF" w:themeFill="background1"/>
            <w:tcMar/>
          </w:tcPr>
          <w:p w:rsidRPr="00CC0718" w:rsidR="00C71DC8" w:rsidP="00244814" w:rsidRDefault="00C71DC8" w14:paraId="12E924F9" w14:textId="77777777">
            <w:pPr>
              <w:rPr>
                <w:b/>
                <w:color w:val="5C83B4"/>
                <w:spacing w:val="-2"/>
                <w:sz w:val="24"/>
              </w:rPr>
            </w:pPr>
            <w:r w:rsidRPr="00CC0718">
              <w:rPr>
                <w:b/>
                <w:color w:val="5C83B4"/>
                <w:spacing w:val="-2"/>
                <w:sz w:val="24"/>
              </w:rPr>
              <w:t>Classification:</w:t>
            </w:r>
          </w:p>
        </w:tc>
        <w:tc>
          <w:tcPr>
            <w:tcW w:w="8912" w:type="dxa"/>
            <w:gridSpan w:val="7"/>
            <w:vMerge/>
            <w:tcMar/>
          </w:tcPr>
          <w:p w:rsidRPr="00CC0718" w:rsidR="00C71DC8" w:rsidP="00244814" w:rsidRDefault="00C71DC8" w14:paraId="153C2220" w14:textId="77777777"/>
        </w:tc>
      </w:tr>
      <w:tr w:rsidRPr="00CC0718" w:rsidR="00C71DC8" w:rsidTr="3A33D0EC" w14:paraId="06D76C02" w14:textId="77777777">
        <w:trPr>
          <w:trHeight w:val="458" w:hRule="exact"/>
        </w:trPr>
        <w:tc>
          <w:tcPr>
            <w:tcW w:w="1805" w:type="dxa"/>
            <w:shd w:val="clear" w:color="auto" w:fill="FFFFFF" w:themeFill="background1"/>
            <w:tcMar/>
          </w:tcPr>
          <w:p w:rsidRPr="00CC0718" w:rsidR="00C71DC8" w:rsidP="00244814" w:rsidRDefault="00C71DC8" w14:paraId="7B680BA7" w14:textId="77777777">
            <w:pPr>
              <w:rPr>
                <w:b/>
                <w:color w:val="5C83B4"/>
                <w:spacing w:val="-2"/>
                <w:sz w:val="24"/>
              </w:rPr>
            </w:pPr>
            <w:r w:rsidRPr="00CC0718">
              <w:rPr>
                <w:b/>
                <w:color w:val="5C83B4"/>
                <w:spacing w:val="-2"/>
                <w:sz w:val="24"/>
              </w:rPr>
              <w:t>Aggregated:</w:t>
            </w:r>
          </w:p>
        </w:tc>
        <w:tc>
          <w:tcPr>
            <w:tcW w:w="8912" w:type="dxa"/>
            <w:gridSpan w:val="7"/>
            <w:shd w:val="clear" w:color="auto" w:fill="FFFFFF" w:themeFill="background1"/>
            <w:tcMar/>
          </w:tcPr>
          <w:p w:rsidRPr="00CC0718" w:rsidR="00C71DC8" w:rsidP="00244814" w:rsidRDefault="00C71DC8" w14:paraId="619406D8" w14:textId="77777777">
            <w:pPr>
              <w:rPr>
                <w:b/>
                <w:color w:val="5C83B4"/>
                <w:spacing w:val="-2"/>
                <w:sz w:val="24"/>
              </w:rPr>
            </w:pPr>
            <w:r w:rsidRPr="00CC0718">
              <w:rPr>
                <w:b/>
                <w:color w:val="5C83B4"/>
                <w:spacing w:val="-2"/>
                <w:sz w:val="24"/>
              </w:rPr>
              <w:t>No</w:t>
            </w:r>
          </w:p>
        </w:tc>
      </w:tr>
      <w:tr w:rsidRPr="00CC0718" w:rsidR="00C71DC8" w:rsidTr="3A33D0EC" w14:paraId="7955491D" w14:textId="77777777">
        <w:trPr>
          <w:trHeight w:val="330" w:hRule="exact"/>
        </w:trPr>
        <w:tc>
          <w:tcPr>
            <w:tcW w:w="3381" w:type="dxa"/>
            <w:gridSpan w:val="2"/>
            <w:tcBorders>
              <w:bottom w:val="single" w:color="8FB6EA" w:sz="5" w:space="0"/>
            </w:tcBorders>
            <w:shd w:val="clear" w:color="auto" w:fill="FFFFFF" w:themeFill="background1"/>
            <w:tcMar/>
          </w:tcPr>
          <w:p w:rsidRPr="00CC0718" w:rsidR="00C71DC8" w:rsidP="00244814" w:rsidRDefault="00C71DC8" w14:paraId="11572C8C" w14:textId="77777777">
            <w:pPr>
              <w:rPr>
                <w:color w:val="000000"/>
                <w:spacing w:val="-2"/>
                <w:sz w:val="18"/>
              </w:rPr>
            </w:pPr>
            <w:r w:rsidRPr="00CC0718">
              <w:rPr>
                <w:color w:val="000000"/>
                <w:spacing w:val="-2"/>
                <w:sz w:val="18"/>
              </w:rPr>
              <w:t>Document</w:t>
            </w:r>
          </w:p>
        </w:tc>
        <w:tc>
          <w:tcPr>
            <w:tcW w:w="1132" w:type="dxa"/>
            <w:tcBorders>
              <w:bottom w:val="single" w:color="8FB6EA" w:sz="5" w:space="0"/>
            </w:tcBorders>
            <w:shd w:val="clear" w:color="auto" w:fill="FFFFFF" w:themeFill="background1"/>
            <w:tcMar/>
          </w:tcPr>
          <w:p w:rsidRPr="00CC0718" w:rsidR="00C71DC8" w:rsidP="00244814" w:rsidRDefault="00C71DC8" w14:paraId="5854A397" w14:textId="77777777">
            <w:pPr>
              <w:rPr>
                <w:color w:val="000000"/>
                <w:spacing w:val="-2"/>
                <w:sz w:val="18"/>
              </w:rPr>
            </w:pPr>
            <w:r w:rsidRPr="00CC0718">
              <w:rPr>
                <w:color w:val="000000"/>
                <w:spacing w:val="-2"/>
                <w:sz w:val="18"/>
              </w:rPr>
              <w:t>1</w:t>
            </w:r>
          </w:p>
        </w:tc>
        <w:tc>
          <w:tcPr>
            <w:tcW w:w="1576" w:type="dxa"/>
            <w:gridSpan w:val="2"/>
            <w:tcBorders>
              <w:bottom w:val="single" w:color="8FB6EA" w:sz="5" w:space="0"/>
            </w:tcBorders>
            <w:shd w:val="clear" w:color="auto" w:fill="FFFFFF" w:themeFill="background1"/>
            <w:tcMar/>
          </w:tcPr>
          <w:p w:rsidRPr="00CC0718" w:rsidR="00C71DC8" w:rsidP="00244814" w:rsidRDefault="00C71DC8" w14:paraId="4214C28E" w14:textId="77777777">
            <w:pPr>
              <w:rPr>
                <w:color w:val="000000"/>
                <w:spacing w:val="-2"/>
                <w:sz w:val="18"/>
              </w:rPr>
            </w:pPr>
            <w:r w:rsidRPr="00CC0718">
              <w:rPr>
                <w:color w:val="000000"/>
                <w:spacing w:val="-2"/>
                <w:sz w:val="18"/>
              </w:rPr>
              <w:t>1</w:t>
            </w:r>
          </w:p>
        </w:tc>
        <w:tc>
          <w:tcPr>
            <w:tcW w:w="1362" w:type="dxa"/>
            <w:tcBorders>
              <w:bottom w:val="single" w:color="8FB6EA" w:sz="5" w:space="0"/>
            </w:tcBorders>
            <w:shd w:val="clear" w:color="auto" w:fill="FFFFFF" w:themeFill="background1"/>
            <w:tcMar/>
          </w:tcPr>
          <w:p w:rsidRPr="00CC0718" w:rsidR="00C71DC8" w:rsidP="00244814" w:rsidRDefault="00C71DC8" w14:paraId="31788E3D" w14:textId="77777777">
            <w:pPr>
              <w:rPr>
                <w:color w:val="000000"/>
                <w:spacing w:val="-2"/>
                <w:sz w:val="18"/>
              </w:rPr>
            </w:pPr>
            <w:r w:rsidRPr="00CC0718">
              <w:rPr>
                <w:color w:val="000000"/>
                <w:spacing w:val="-2"/>
                <w:sz w:val="18"/>
              </w:rPr>
              <w:t>23</w:t>
            </w:r>
          </w:p>
        </w:tc>
        <w:tc>
          <w:tcPr>
            <w:tcW w:w="1690" w:type="dxa"/>
            <w:tcBorders>
              <w:bottom w:val="single" w:color="8FB6EA" w:sz="5" w:space="0"/>
            </w:tcBorders>
            <w:shd w:val="clear" w:color="auto" w:fill="FFFFFF" w:themeFill="background1"/>
            <w:tcMar/>
          </w:tcPr>
          <w:p w:rsidRPr="00CC0718" w:rsidR="00C71DC8" w:rsidP="00244814" w:rsidRDefault="00C71DC8" w14:paraId="78F58D07" w14:textId="77777777">
            <w:pPr>
              <w:rPr>
                <w:color w:val="000000"/>
                <w:spacing w:val="-2"/>
                <w:sz w:val="18"/>
              </w:rPr>
            </w:pPr>
            <w:r w:rsidRPr="00CC0718">
              <w:rPr>
                <w:color w:val="000000"/>
                <w:spacing w:val="-2"/>
                <w:sz w:val="18"/>
              </w:rPr>
              <w:t>1</w:t>
            </w:r>
          </w:p>
        </w:tc>
        <w:tc>
          <w:tcPr>
            <w:tcW w:w="1576" w:type="dxa"/>
            <w:tcBorders>
              <w:bottom w:val="single" w:color="8FB6EA" w:sz="5" w:space="0"/>
            </w:tcBorders>
            <w:shd w:val="clear" w:color="auto" w:fill="FFFFFF" w:themeFill="background1"/>
            <w:tcMar/>
          </w:tcPr>
          <w:p w:rsidRPr="00CC0718" w:rsidR="00C71DC8" w:rsidP="00244814" w:rsidRDefault="00C71DC8" w14:paraId="7F3041B2" w14:textId="77777777">
            <w:pPr>
              <w:rPr>
                <w:color w:val="000000"/>
                <w:spacing w:val="-2"/>
                <w:sz w:val="18"/>
              </w:rPr>
            </w:pPr>
          </w:p>
        </w:tc>
      </w:tr>
      <w:tr w:rsidRPr="00CC0718" w:rsidR="00C71DC8" w:rsidTr="3A33D0EC" w14:paraId="35392F38" w14:textId="77777777">
        <w:trPr>
          <w:trHeight w:val="458" w:hRule="exact"/>
        </w:trPr>
        <w:tc>
          <w:tcPr>
            <w:tcW w:w="10717" w:type="dxa"/>
            <w:gridSpan w:val="8"/>
            <w:tcBorders>
              <w:top w:val="single" w:color="8FB6EA" w:sz="5" w:space="0"/>
            </w:tcBorders>
            <w:tcMar/>
          </w:tcPr>
          <w:p w:rsidRPr="00CC0718" w:rsidR="00C71DC8" w:rsidP="00244814" w:rsidRDefault="00C71DC8" w14:paraId="57E2DCB0" w14:textId="77777777"/>
        </w:tc>
      </w:tr>
      <w:tr w:rsidRPr="00CC0718" w:rsidR="00C71DC8" w:rsidTr="3A33D0EC" w14:paraId="29B83F58" w14:textId="77777777">
        <w:trPr>
          <w:trHeight w:val="330" w:hRule="exact"/>
        </w:trPr>
        <w:tc>
          <w:tcPr>
            <w:tcW w:w="10717" w:type="dxa"/>
            <w:gridSpan w:val="8"/>
            <w:shd w:val="clear" w:color="auto" w:fill="FFFFFF" w:themeFill="background1"/>
            <w:tcMar/>
          </w:tcPr>
          <w:p w:rsidRPr="00CC0718" w:rsidR="00C71DC8" w:rsidP="00244814" w:rsidRDefault="00C71DC8" w14:paraId="6DD544AB" w14:textId="77777777">
            <w:pPr>
              <w:rPr>
                <w:b/>
                <w:color w:val="5C83B4"/>
                <w:spacing w:val="-2"/>
                <w:sz w:val="24"/>
              </w:rPr>
            </w:pPr>
          </w:p>
        </w:tc>
      </w:tr>
      <w:tr w:rsidRPr="00CC0718" w:rsidR="00C71DC8" w:rsidTr="3A33D0EC" w14:paraId="5FDF6A56" w14:textId="77777777">
        <w:trPr>
          <w:trHeight w:val="458" w:hRule="exact"/>
        </w:trPr>
        <w:tc>
          <w:tcPr>
            <w:tcW w:w="1805" w:type="dxa"/>
            <w:shd w:val="clear" w:color="auto" w:fill="FFFFFF" w:themeFill="background1"/>
            <w:tcMar/>
          </w:tcPr>
          <w:p w:rsidRPr="00CC0718" w:rsidR="00C71DC8" w:rsidP="00244814" w:rsidRDefault="00C71DC8" w14:paraId="1C62EA1D" w14:textId="77777777">
            <w:pPr>
              <w:rPr>
                <w:b/>
                <w:color w:val="5C83B4"/>
                <w:spacing w:val="-2"/>
                <w:sz w:val="24"/>
              </w:rPr>
            </w:pPr>
            <w:r w:rsidRPr="00CC0718">
              <w:rPr>
                <w:b/>
                <w:color w:val="5C83B4"/>
                <w:spacing w:val="-2"/>
                <w:sz w:val="24"/>
              </w:rPr>
              <w:t>Nickname:</w:t>
            </w:r>
          </w:p>
        </w:tc>
        <w:tc>
          <w:tcPr>
            <w:tcW w:w="8912" w:type="dxa"/>
            <w:gridSpan w:val="7"/>
            <w:vMerge w:val="restart"/>
            <w:shd w:val="clear" w:color="auto" w:fill="FFFFFF" w:themeFill="background1"/>
            <w:tcMar/>
          </w:tcPr>
          <w:p w:rsidRPr="00CC0718" w:rsidR="00C71DC8" w:rsidP="00244814" w:rsidRDefault="00C71DC8" w14:paraId="19BC1788" w14:textId="77777777">
            <w:pPr>
              <w:rPr>
                <w:b/>
                <w:color w:val="5C83B4"/>
                <w:spacing w:val="-2"/>
                <w:sz w:val="24"/>
              </w:rPr>
            </w:pPr>
            <w:r w:rsidRPr="00CC0718">
              <w:rPr>
                <w:b/>
                <w:color w:val="5C83B4"/>
                <w:spacing w:val="-2"/>
                <w:sz w:val="24"/>
              </w:rPr>
              <w:t>Codes\\AXIAL CODE\\Q4 b- Activities of the club\HOLISTIC EVENTS</w:t>
            </w:r>
          </w:p>
        </w:tc>
      </w:tr>
      <w:tr w:rsidRPr="00CC0718" w:rsidR="00C71DC8" w:rsidTr="3A33D0EC" w14:paraId="2029CC03" w14:textId="77777777">
        <w:trPr>
          <w:trHeight w:val="444" w:hRule="exact"/>
        </w:trPr>
        <w:tc>
          <w:tcPr>
            <w:tcW w:w="1805" w:type="dxa"/>
            <w:shd w:val="clear" w:color="auto" w:fill="FFFFFF" w:themeFill="background1"/>
            <w:tcMar/>
          </w:tcPr>
          <w:p w:rsidRPr="00CC0718" w:rsidR="00C71DC8" w:rsidP="00244814" w:rsidRDefault="00C71DC8" w14:paraId="18FF4C59" w14:textId="77777777">
            <w:pPr>
              <w:rPr>
                <w:b/>
                <w:color w:val="5C83B4"/>
                <w:spacing w:val="-2"/>
                <w:sz w:val="24"/>
              </w:rPr>
            </w:pPr>
            <w:r w:rsidRPr="00CC0718">
              <w:rPr>
                <w:b/>
                <w:color w:val="5C83B4"/>
                <w:spacing w:val="-2"/>
                <w:sz w:val="24"/>
              </w:rPr>
              <w:t>Classification:</w:t>
            </w:r>
          </w:p>
        </w:tc>
        <w:tc>
          <w:tcPr>
            <w:tcW w:w="8912" w:type="dxa"/>
            <w:gridSpan w:val="7"/>
            <w:vMerge/>
            <w:tcMar/>
          </w:tcPr>
          <w:p w:rsidRPr="00CC0718" w:rsidR="00C71DC8" w:rsidP="00244814" w:rsidRDefault="00C71DC8" w14:paraId="1520A36A" w14:textId="77777777"/>
        </w:tc>
      </w:tr>
      <w:tr w:rsidRPr="00CC0718" w:rsidR="00C71DC8" w:rsidTr="3A33D0EC" w14:paraId="37F709E3" w14:textId="77777777">
        <w:trPr>
          <w:trHeight w:val="459" w:hRule="exact"/>
        </w:trPr>
        <w:tc>
          <w:tcPr>
            <w:tcW w:w="1805" w:type="dxa"/>
            <w:shd w:val="clear" w:color="auto" w:fill="FFFFFF" w:themeFill="background1"/>
            <w:tcMar/>
          </w:tcPr>
          <w:p w:rsidRPr="00CC0718" w:rsidR="00C71DC8" w:rsidP="00244814" w:rsidRDefault="00C71DC8" w14:paraId="7E8452E5" w14:textId="77777777">
            <w:pPr>
              <w:rPr>
                <w:b/>
                <w:color w:val="5C83B4"/>
                <w:spacing w:val="-2"/>
                <w:sz w:val="24"/>
              </w:rPr>
            </w:pPr>
            <w:r w:rsidRPr="00CC0718">
              <w:rPr>
                <w:b/>
                <w:color w:val="5C83B4"/>
                <w:spacing w:val="-2"/>
                <w:sz w:val="24"/>
              </w:rPr>
              <w:lastRenderedPageBreak/>
              <w:t>Aggregated:</w:t>
            </w:r>
          </w:p>
        </w:tc>
        <w:tc>
          <w:tcPr>
            <w:tcW w:w="8912" w:type="dxa"/>
            <w:gridSpan w:val="7"/>
            <w:shd w:val="clear" w:color="auto" w:fill="FFFFFF" w:themeFill="background1"/>
            <w:tcMar/>
          </w:tcPr>
          <w:p w:rsidRPr="00CC0718" w:rsidR="00C71DC8" w:rsidP="00244814" w:rsidRDefault="00C71DC8" w14:paraId="356D2A28" w14:textId="77777777">
            <w:pPr>
              <w:rPr>
                <w:b/>
                <w:color w:val="5C83B4"/>
                <w:spacing w:val="-2"/>
                <w:sz w:val="24"/>
              </w:rPr>
            </w:pPr>
            <w:r w:rsidRPr="00CC0718">
              <w:rPr>
                <w:b/>
                <w:color w:val="5C83B4"/>
                <w:spacing w:val="-2"/>
                <w:sz w:val="24"/>
              </w:rPr>
              <w:t>Yes</w:t>
            </w:r>
          </w:p>
        </w:tc>
      </w:tr>
      <w:tr w:rsidRPr="00CC0718" w:rsidR="00C71DC8" w:rsidTr="3A33D0EC" w14:paraId="17600D32" w14:textId="77777777">
        <w:trPr>
          <w:trHeight w:val="344" w:hRule="exact"/>
        </w:trPr>
        <w:tc>
          <w:tcPr>
            <w:tcW w:w="3381" w:type="dxa"/>
            <w:gridSpan w:val="2"/>
            <w:tcBorders>
              <w:bottom w:val="single" w:color="8FB6EA" w:sz="5" w:space="0"/>
            </w:tcBorders>
            <w:shd w:val="clear" w:color="auto" w:fill="FFFFFF" w:themeFill="background1"/>
            <w:tcMar/>
          </w:tcPr>
          <w:p w:rsidRPr="00CC0718" w:rsidR="00C71DC8" w:rsidP="00244814" w:rsidRDefault="00C71DC8" w14:paraId="1B431CA3" w14:textId="77777777">
            <w:pPr>
              <w:rPr>
                <w:color w:val="000000"/>
                <w:spacing w:val="-2"/>
                <w:sz w:val="18"/>
              </w:rPr>
            </w:pPr>
            <w:r w:rsidRPr="00CC0718">
              <w:rPr>
                <w:color w:val="000000"/>
                <w:spacing w:val="-2"/>
                <w:sz w:val="18"/>
              </w:rPr>
              <w:t>Document</w:t>
            </w:r>
          </w:p>
        </w:tc>
        <w:tc>
          <w:tcPr>
            <w:tcW w:w="1132" w:type="dxa"/>
            <w:tcBorders>
              <w:bottom w:val="single" w:color="8FB6EA" w:sz="5" w:space="0"/>
            </w:tcBorders>
            <w:shd w:val="clear" w:color="auto" w:fill="FFFFFF" w:themeFill="background1"/>
            <w:tcMar/>
          </w:tcPr>
          <w:p w:rsidRPr="00CC0718" w:rsidR="00C71DC8" w:rsidP="00244814" w:rsidRDefault="00C71DC8" w14:paraId="78AE6484" w14:textId="77777777">
            <w:pPr>
              <w:rPr>
                <w:color w:val="000000"/>
                <w:spacing w:val="-2"/>
                <w:sz w:val="18"/>
              </w:rPr>
            </w:pPr>
            <w:r w:rsidRPr="00CC0718">
              <w:rPr>
                <w:color w:val="000000"/>
                <w:spacing w:val="-2"/>
                <w:sz w:val="18"/>
              </w:rPr>
              <w:t>1</w:t>
            </w:r>
          </w:p>
        </w:tc>
        <w:tc>
          <w:tcPr>
            <w:tcW w:w="1576" w:type="dxa"/>
            <w:gridSpan w:val="2"/>
            <w:tcBorders>
              <w:bottom w:val="single" w:color="8FB6EA" w:sz="5" w:space="0"/>
            </w:tcBorders>
            <w:shd w:val="clear" w:color="auto" w:fill="FFFFFF" w:themeFill="background1"/>
            <w:tcMar/>
          </w:tcPr>
          <w:p w:rsidRPr="00CC0718" w:rsidR="00C71DC8" w:rsidP="00244814" w:rsidRDefault="00C71DC8" w14:paraId="55530AD9" w14:textId="77777777">
            <w:pPr>
              <w:rPr>
                <w:color w:val="000000"/>
                <w:spacing w:val="-2"/>
                <w:sz w:val="18"/>
              </w:rPr>
            </w:pPr>
            <w:r w:rsidRPr="00CC0718">
              <w:rPr>
                <w:color w:val="000000"/>
                <w:spacing w:val="-2"/>
                <w:sz w:val="18"/>
              </w:rPr>
              <w:t>3</w:t>
            </w:r>
          </w:p>
        </w:tc>
        <w:tc>
          <w:tcPr>
            <w:tcW w:w="1362" w:type="dxa"/>
            <w:tcBorders>
              <w:bottom w:val="single" w:color="8FB6EA" w:sz="5" w:space="0"/>
            </w:tcBorders>
            <w:shd w:val="clear" w:color="auto" w:fill="FFFFFF" w:themeFill="background1"/>
            <w:tcMar/>
          </w:tcPr>
          <w:p w:rsidRPr="00CC0718" w:rsidR="00C71DC8" w:rsidP="00244814" w:rsidRDefault="00C71DC8" w14:paraId="6DD3FA13" w14:textId="77777777">
            <w:pPr>
              <w:rPr>
                <w:color w:val="000000"/>
                <w:spacing w:val="-2"/>
                <w:sz w:val="18"/>
              </w:rPr>
            </w:pPr>
            <w:r w:rsidRPr="00CC0718">
              <w:rPr>
                <w:color w:val="000000"/>
                <w:spacing w:val="-2"/>
                <w:sz w:val="18"/>
              </w:rPr>
              <w:t>28</w:t>
            </w:r>
          </w:p>
        </w:tc>
        <w:tc>
          <w:tcPr>
            <w:tcW w:w="1690" w:type="dxa"/>
            <w:tcBorders>
              <w:bottom w:val="single" w:color="8FB6EA" w:sz="5" w:space="0"/>
            </w:tcBorders>
            <w:shd w:val="clear" w:color="auto" w:fill="FFFFFF" w:themeFill="background1"/>
            <w:tcMar/>
          </w:tcPr>
          <w:p w:rsidRPr="00CC0718" w:rsidR="00C71DC8" w:rsidP="00244814" w:rsidRDefault="00C71DC8" w14:paraId="782DA389" w14:textId="77777777">
            <w:pPr>
              <w:rPr>
                <w:color w:val="000000"/>
                <w:spacing w:val="-2"/>
                <w:sz w:val="18"/>
              </w:rPr>
            </w:pPr>
            <w:r w:rsidRPr="00CC0718">
              <w:rPr>
                <w:color w:val="000000"/>
                <w:spacing w:val="-2"/>
                <w:sz w:val="18"/>
              </w:rPr>
              <w:t>4</w:t>
            </w:r>
          </w:p>
        </w:tc>
        <w:tc>
          <w:tcPr>
            <w:tcW w:w="1576" w:type="dxa"/>
            <w:tcBorders>
              <w:bottom w:val="single" w:color="8FB6EA" w:sz="5" w:space="0"/>
            </w:tcBorders>
            <w:shd w:val="clear" w:color="auto" w:fill="FFFFFF" w:themeFill="background1"/>
            <w:tcMar/>
          </w:tcPr>
          <w:p w:rsidRPr="00CC0718" w:rsidR="00C71DC8" w:rsidP="00244814" w:rsidRDefault="00C71DC8" w14:paraId="09E7A98C" w14:textId="77777777">
            <w:pPr>
              <w:rPr>
                <w:color w:val="000000"/>
                <w:spacing w:val="-2"/>
                <w:sz w:val="18"/>
              </w:rPr>
            </w:pPr>
          </w:p>
        </w:tc>
      </w:tr>
      <w:tr w:rsidRPr="00CC0718" w:rsidR="00C71DC8" w:rsidTr="3A33D0EC" w14:paraId="67264E5C" w14:textId="77777777">
        <w:trPr>
          <w:trHeight w:val="444" w:hRule="exact"/>
        </w:trPr>
        <w:tc>
          <w:tcPr>
            <w:tcW w:w="10717" w:type="dxa"/>
            <w:gridSpan w:val="8"/>
            <w:tcBorders>
              <w:top w:val="single" w:color="8FB6EA" w:sz="5" w:space="0"/>
            </w:tcBorders>
            <w:tcMar/>
          </w:tcPr>
          <w:p w:rsidRPr="00CC0718" w:rsidR="00C71DC8" w:rsidP="00244814" w:rsidRDefault="00C71DC8" w14:paraId="5AE6E684" w14:textId="77777777"/>
        </w:tc>
      </w:tr>
      <w:tr w:rsidRPr="00CC0718" w:rsidR="00C71DC8" w:rsidTr="3A33D0EC" w14:paraId="63C6B5A6" w14:textId="77777777">
        <w:trPr>
          <w:trHeight w:val="344" w:hRule="exact"/>
        </w:trPr>
        <w:tc>
          <w:tcPr>
            <w:tcW w:w="10717" w:type="dxa"/>
            <w:gridSpan w:val="8"/>
            <w:shd w:val="clear" w:color="auto" w:fill="FFFFFF" w:themeFill="background1"/>
            <w:tcMar/>
          </w:tcPr>
          <w:p w:rsidRPr="00CC0718" w:rsidR="00C71DC8" w:rsidP="00244814" w:rsidRDefault="00C71DC8" w14:paraId="43991BA7" w14:textId="77777777">
            <w:pPr>
              <w:rPr>
                <w:b/>
                <w:color w:val="5C83B4"/>
                <w:spacing w:val="-2"/>
                <w:sz w:val="24"/>
              </w:rPr>
            </w:pPr>
            <w:bookmarkStart w:name="CodesAXIALCODEQ4bActivitiesoftheclubHOLI" w:id="55"/>
            <w:bookmarkEnd w:id="55"/>
          </w:p>
        </w:tc>
      </w:tr>
      <w:tr w:rsidRPr="00CC0718" w:rsidR="00C71DC8" w:rsidTr="3A33D0EC" w14:paraId="50C3E9C4" w14:textId="77777777">
        <w:trPr>
          <w:trHeight w:val="444" w:hRule="exact"/>
        </w:trPr>
        <w:tc>
          <w:tcPr>
            <w:tcW w:w="1805" w:type="dxa"/>
            <w:shd w:val="clear" w:color="auto" w:fill="FFFFFF" w:themeFill="background1"/>
            <w:tcMar/>
          </w:tcPr>
          <w:p w:rsidRPr="00CC0718" w:rsidR="00C71DC8" w:rsidP="00244814" w:rsidRDefault="00C71DC8" w14:paraId="5933954B" w14:textId="77777777">
            <w:pPr>
              <w:rPr>
                <w:b/>
                <w:color w:val="5C83B4"/>
                <w:spacing w:val="-2"/>
                <w:sz w:val="24"/>
              </w:rPr>
            </w:pPr>
            <w:r w:rsidRPr="00CC0718">
              <w:rPr>
                <w:b/>
                <w:color w:val="5C83B4"/>
                <w:spacing w:val="-2"/>
                <w:sz w:val="24"/>
              </w:rPr>
              <w:t>Nickname:</w:t>
            </w:r>
          </w:p>
        </w:tc>
        <w:tc>
          <w:tcPr>
            <w:tcW w:w="8912" w:type="dxa"/>
            <w:gridSpan w:val="7"/>
            <w:vMerge w:val="restart"/>
            <w:shd w:val="clear" w:color="auto" w:fill="FFFFFF" w:themeFill="background1"/>
            <w:tcMar/>
          </w:tcPr>
          <w:p w:rsidRPr="00CC0718" w:rsidR="00C71DC8" w:rsidP="00244814" w:rsidRDefault="00C71DC8" w14:paraId="2AF33EFB" w14:textId="77777777">
            <w:pPr>
              <w:rPr>
                <w:b/>
                <w:color w:val="5C83B4"/>
                <w:spacing w:val="-2"/>
                <w:sz w:val="24"/>
              </w:rPr>
            </w:pPr>
            <w:r w:rsidRPr="00CC0718">
              <w:rPr>
                <w:b/>
                <w:color w:val="5C83B4"/>
                <w:spacing w:val="-2"/>
                <w:sz w:val="24"/>
              </w:rPr>
              <w:t>Codes\\AXIAL CODE\\Q4 b- Activities of the club\HOLISTIC EVENTS\Bible Study and Prayer</w:t>
            </w:r>
          </w:p>
        </w:tc>
      </w:tr>
      <w:tr w:rsidRPr="00CC0718" w:rsidR="00C71DC8" w:rsidTr="3A33D0EC" w14:paraId="0C03589C" w14:textId="77777777">
        <w:trPr>
          <w:trHeight w:val="458" w:hRule="exact"/>
        </w:trPr>
        <w:tc>
          <w:tcPr>
            <w:tcW w:w="1805" w:type="dxa"/>
            <w:shd w:val="clear" w:color="auto" w:fill="FFFFFF" w:themeFill="background1"/>
            <w:tcMar/>
          </w:tcPr>
          <w:p w:rsidRPr="00CC0718" w:rsidR="00C71DC8" w:rsidP="00244814" w:rsidRDefault="00C71DC8" w14:paraId="06EBE218" w14:textId="77777777">
            <w:pPr>
              <w:rPr>
                <w:b/>
                <w:color w:val="5C83B4"/>
                <w:spacing w:val="-2"/>
                <w:sz w:val="24"/>
              </w:rPr>
            </w:pPr>
            <w:r w:rsidRPr="00CC0718">
              <w:rPr>
                <w:b/>
                <w:color w:val="5C83B4"/>
                <w:spacing w:val="-2"/>
                <w:sz w:val="24"/>
              </w:rPr>
              <w:t>Classification:</w:t>
            </w:r>
          </w:p>
        </w:tc>
        <w:tc>
          <w:tcPr>
            <w:tcW w:w="8912" w:type="dxa"/>
            <w:gridSpan w:val="7"/>
            <w:vMerge/>
            <w:tcMar/>
          </w:tcPr>
          <w:p w:rsidRPr="00CC0718" w:rsidR="00C71DC8" w:rsidP="00244814" w:rsidRDefault="00C71DC8" w14:paraId="224D56B0" w14:textId="77777777"/>
        </w:tc>
      </w:tr>
      <w:tr w:rsidRPr="00CC0718" w:rsidR="00C71DC8" w:rsidTr="3A33D0EC" w14:paraId="78D4B635" w14:textId="77777777">
        <w:trPr>
          <w:trHeight w:val="445" w:hRule="exact"/>
        </w:trPr>
        <w:tc>
          <w:tcPr>
            <w:tcW w:w="1805" w:type="dxa"/>
            <w:shd w:val="clear" w:color="auto" w:fill="FFFFFF" w:themeFill="background1"/>
            <w:tcMar/>
          </w:tcPr>
          <w:p w:rsidRPr="00CC0718" w:rsidR="00C71DC8" w:rsidP="00244814" w:rsidRDefault="00C71DC8" w14:paraId="776B14C3" w14:textId="77777777">
            <w:pPr>
              <w:rPr>
                <w:b/>
                <w:color w:val="5C83B4"/>
                <w:spacing w:val="-2"/>
                <w:sz w:val="24"/>
              </w:rPr>
            </w:pPr>
            <w:r w:rsidRPr="00CC0718">
              <w:rPr>
                <w:b/>
                <w:color w:val="5C83B4"/>
                <w:spacing w:val="-2"/>
                <w:sz w:val="24"/>
              </w:rPr>
              <w:t>Aggregated:</w:t>
            </w:r>
          </w:p>
        </w:tc>
        <w:tc>
          <w:tcPr>
            <w:tcW w:w="8912" w:type="dxa"/>
            <w:gridSpan w:val="7"/>
            <w:shd w:val="clear" w:color="auto" w:fill="FFFFFF" w:themeFill="background1"/>
            <w:tcMar/>
          </w:tcPr>
          <w:p w:rsidRPr="00CC0718" w:rsidR="00C71DC8" w:rsidP="00244814" w:rsidRDefault="00C71DC8" w14:paraId="6208709A" w14:textId="77777777">
            <w:pPr>
              <w:rPr>
                <w:b/>
                <w:color w:val="5C83B4"/>
                <w:spacing w:val="-2"/>
                <w:sz w:val="24"/>
              </w:rPr>
            </w:pPr>
            <w:r w:rsidRPr="00CC0718">
              <w:rPr>
                <w:b/>
                <w:color w:val="5C83B4"/>
                <w:spacing w:val="-2"/>
                <w:sz w:val="24"/>
              </w:rPr>
              <w:t>No</w:t>
            </w:r>
          </w:p>
        </w:tc>
      </w:tr>
      <w:tr w:rsidRPr="00CC0718" w:rsidR="00C71DC8" w:rsidTr="3A33D0EC" w14:paraId="79CEC4B7" w14:textId="77777777">
        <w:trPr>
          <w:trHeight w:val="343" w:hRule="exact"/>
        </w:trPr>
        <w:tc>
          <w:tcPr>
            <w:tcW w:w="3381" w:type="dxa"/>
            <w:gridSpan w:val="2"/>
            <w:tcBorders>
              <w:bottom w:val="single" w:color="8FB6EA" w:sz="5" w:space="0"/>
            </w:tcBorders>
            <w:shd w:val="clear" w:color="auto" w:fill="FFFFFF" w:themeFill="background1"/>
            <w:tcMar/>
          </w:tcPr>
          <w:p w:rsidRPr="00CC0718" w:rsidR="00C71DC8" w:rsidP="00244814" w:rsidRDefault="00C71DC8" w14:paraId="135F0F89" w14:textId="77777777">
            <w:pPr>
              <w:rPr>
                <w:color w:val="000000"/>
                <w:spacing w:val="-2"/>
                <w:sz w:val="18"/>
              </w:rPr>
            </w:pPr>
            <w:r w:rsidRPr="00CC0718">
              <w:rPr>
                <w:color w:val="000000"/>
                <w:spacing w:val="-2"/>
                <w:sz w:val="18"/>
              </w:rPr>
              <w:t>Document</w:t>
            </w:r>
          </w:p>
        </w:tc>
        <w:tc>
          <w:tcPr>
            <w:tcW w:w="1132" w:type="dxa"/>
            <w:tcBorders>
              <w:bottom w:val="single" w:color="8FB6EA" w:sz="5" w:space="0"/>
            </w:tcBorders>
            <w:shd w:val="clear" w:color="auto" w:fill="FFFFFF" w:themeFill="background1"/>
            <w:tcMar/>
          </w:tcPr>
          <w:p w:rsidRPr="00CC0718" w:rsidR="00C71DC8" w:rsidP="00244814" w:rsidRDefault="00C71DC8" w14:paraId="40E3AD0C" w14:textId="77777777">
            <w:pPr>
              <w:rPr>
                <w:color w:val="000000"/>
                <w:spacing w:val="-2"/>
                <w:sz w:val="18"/>
              </w:rPr>
            </w:pPr>
            <w:r w:rsidRPr="00CC0718">
              <w:rPr>
                <w:color w:val="000000"/>
                <w:spacing w:val="-2"/>
                <w:sz w:val="18"/>
              </w:rPr>
              <w:t>1</w:t>
            </w:r>
          </w:p>
        </w:tc>
        <w:tc>
          <w:tcPr>
            <w:tcW w:w="1576" w:type="dxa"/>
            <w:gridSpan w:val="2"/>
            <w:tcBorders>
              <w:bottom w:val="single" w:color="8FB6EA" w:sz="5" w:space="0"/>
            </w:tcBorders>
            <w:shd w:val="clear" w:color="auto" w:fill="FFFFFF" w:themeFill="background1"/>
            <w:tcMar/>
          </w:tcPr>
          <w:p w:rsidRPr="00CC0718" w:rsidR="00C71DC8" w:rsidP="00244814" w:rsidRDefault="00C71DC8" w14:paraId="79727AA0" w14:textId="77777777">
            <w:pPr>
              <w:rPr>
                <w:color w:val="000000"/>
                <w:spacing w:val="-2"/>
                <w:sz w:val="18"/>
              </w:rPr>
            </w:pPr>
            <w:r w:rsidRPr="00CC0718">
              <w:rPr>
                <w:color w:val="000000"/>
                <w:spacing w:val="-2"/>
                <w:sz w:val="18"/>
              </w:rPr>
              <w:t>3</w:t>
            </w:r>
          </w:p>
        </w:tc>
        <w:tc>
          <w:tcPr>
            <w:tcW w:w="1362" w:type="dxa"/>
            <w:tcBorders>
              <w:bottom w:val="single" w:color="8FB6EA" w:sz="5" w:space="0"/>
            </w:tcBorders>
            <w:shd w:val="clear" w:color="auto" w:fill="FFFFFF" w:themeFill="background1"/>
            <w:tcMar/>
          </w:tcPr>
          <w:p w:rsidRPr="00CC0718" w:rsidR="00C71DC8" w:rsidP="00244814" w:rsidRDefault="00C71DC8" w14:paraId="37D74117" w14:textId="77777777">
            <w:pPr>
              <w:rPr>
                <w:color w:val="000000"/>
                <w:spacing w:val="-2"/>
                <w:sz w:val="18"/>
              </w:rPr>
            </w:pPr>
            <w:r w:rsidRPr="00CC0718">
              <w:rPr>
                <w:color w:val="000000"/>
                <w:spacing w:val="-2"/>
                <w:sz w:val="18"/>
              </w:rPr>
              <w:t>28</w:t>
            </w:r>
          </w:p>
        </w:tc>
        <w:tc>
          <w:tcPr>
            <w:tcW w:w="1690" w:type="dxa"/>
            <w:tcBorders>
              <w:bottom w:val="single" w:color="8FB6EA" w:sz="5" w:space="0"/>
            </w:tcBorders>
            <w:shd w:val="clear" w:color="auto" w:fill="FFFFFF" w:themeFill="background1"/>
            <w:tcMar/>
          </w:tcPr>
          <w:p w:rsidRPr="00CC0718" w:rsidR="00C71DC8" w:rsidP="00244814" w:rsidRDefault="00C71DC8" w14:paraId="57E8D7A9" w14:textId="77777777">
            <w:pPr>
              <w:rPr>
                <w:color w:val="000000"/>
                <w:spacing w:val="-2"/>
                <w:sz w:val="18"/>
              </w:rPr>
            </w:pPr>
            <w:r w:rsidRPr="00CC0718">
              <w:rPr>
                <w:color w:val="000000"/>
                <w:spacing w:val="-2"/>
                <w:sz w:val="18"/>
              </w:rPr>
              <w:t>4</w:t>
            </w:r>
          </w:p>
        </w:tc>
        <w:tc>
          <w:tcPr>
            <w:tcW w:w="1576" w:type="dxa"/>
            <w:tcBorders>
              <w:bottom w:val="single" w:color="8FB6EA" w:sz="5" w:space="0"/>
            </w:tcBorders>
            <w:shd w:val="clear" w:color="auto" w:fill="FFFFFF" w:themeFill="background1"/>
            <w:tcMar/>
          </w:tcPr>
          <w:p w:rsidRPr="00CC0718" w:rsidR="00C71DC8" w:rsidP="00244814" w:rsidRDefault="00C71DC8" w14:paraId="1AA6531A" w14:textId="77777777">
            <w:pPr>
              <w:rPr>
                <w:color w:val="000000"/>
                <w:spacing w:val="-2"/>
                <w:sz w:val="18"/>
              </w:rPr>
            </w:pPr>
          </w:p>
        </w:tc>
      </w:tr>
      <w:tr w:rsidRPr="00CC0718" w:rsidR="00C71DC8" w:rsidTr="3A33D0EC" w14:paraId="7B88F22B" w14:textId="77777777">
        <w:trPr>
          <w:trHeight w:val="445" w:hRule="exact"/>
        </w:trPr>
        <w:tc>
          <w:tcPr>
            <w:tcW w:w="10717" w:type="dxa"/>
            <w:gridSpan w:val="8"/>
            <w:tcBorders>
              <w:top w:val="single" w:color="8FB6EA" w:sz="5" w:space="0"/>
            </w:tcBorders>
            <w:tcMar/>
          </w:tcPr>
          <w:p w:rsidRPr="00CC0718" w:rsidR="00C71DC8" w:rsidP="00244814" w:rsidRDefault="00C71DC8" w14:paraId="0C5D8A22" w14:textId="77777777"/>
        </w:tc>
      </w:tr>
      <w:tr w:rsidRPr="00CC0718" w:rsidR="00C71DC8" w:rsidTr="3A33D0EC" w14:paraId="7D0CC9FB" w14:textId="77777777">
        <w:trPr>
          <w:trHeight w:val="343" w:hRule="exact"/>
        </w:trPr>
        <w:tc>
          <w:tcPr>
            <w:tcW w:w="10717" w:type="dxa"/>
            <w:gridSpan w:val="8"/>
            <w:shd w:val="clear" w:color="auto" w:fill="FFFFFF" w:themeFill="background1"/>
            <w:tcMar/>
          </w:tcPr>
          <w:p w:rsidRPr="00CC0718" w:rsidR="00C71DC8" w:rsidP="00244814" w:rsidRDefault="00C71DC8" w14:paraId="4FBF6830" w14:textId="77777777">
            <w:pPr>
              <w:rPr>
                <w:b/>
                <w:color w:val="5C83B4"/>
                <w:spacing w:val="-2"/>
                <w:sz w:val="24"/>
              </w:rPr>
            </w:pPr>
          </w:p>
        </w:tc>
      </w:tr>
      <w:tr w:rsidRPr="00CC0718" w:rsidR="00C71DC8" w:rsidTr="3A33D0EC" w14:paraId="2B0AFAEC" w14:textId="77777777">
        <w:trPr>
          <w:trHeight w:val="445" w:hRule="exact"/>
        </w:trPr>
        <w:tc>
          <w:tcPr>
            <w:tcW w:w="1805" w:type="dxa"/>
            <w:shd w:val="clear" w:color="auto" w:fill="FFFFFF" w:themeFill="background1"/>
            <w:tcMar/>
          </w:tcPr>
          <w:p w:rsidRPr="00CC0718" w:rsidR="00C71DC8" w:rsidP="00244814" w:rsidRDefault="00C71DC8" w14:paraId="6EADAC80" w14:textId="77777777">
            <w:pPr>
              <w:rPr>
                <w:b/>
                <w:color w:val="5C83B4"/>
                <w:spacing w:val="-2"/>
                <w:sz w:val="24"/>
              </w:rPr>
            </w:pPr>
            <w:r w:rsidRPr="00CC0718">
              <w:rPr>
                <w:b/>
                <w:color w:val="5C83B4"/>
                <w:spacing w:val="-2"/>
                <w:sz w:val="24"/>
              </w:rPr>
              <w:t>Nickname:</w:t>
            </w:r>
          </w:p>
        </w:tc>
        <w:tc>
          <w:tcPr>
            <w:tcW w:w="8912" w:type="dxa"/>
            <w:gridSpan w:val="7"/>
            <w:vMerge w:val="restart"/>
            <w:shd w:val="clear" w:color="auto" w:fill="FFFFFF" w:themeFill="background1"/>
            <w:tcMar/>
          </w:tcPr>
          <w:p w:rsidRPr="00CC0718" w:rsidR="00C71DC8" w:rsidP="00244814" w:rsidRDefault="00C71DC8" w14:paraId="17BF902E" w14:textId="77777777">
            <w:pPr>
              <w:rPr>
                <w:b/>
                <w:color w:val="5C83B4"/>
                <w:spacing w:val="-2"/>
                <w:sz w:val="24"/>
              </w:rPr>
            </w:pPr>
            <w:r w:rsidRPr="00CC0718">
              <w:rPr>
                <w:b/>
                <w:color w:val="5C83B4"/>
                <w:spacing w:val="-2"/>
                <w:sz w:val="24"/>
              </w:rPr>
              <w:t>Codes\\AXIAL CODE\\Q4 b- Activities of the club\NEW IDEAS DEVELOPMENT</w:t>
            </w:r>
          </w:p>
        </w:tc>
      </w:tr>
      <w:tr w:rsidRPr="00CC0718" w:rsidR="00C71DC8" w:rsidTr="3A33D0EC" w14:paraId="0ADF973C" w14:textId="77777777">
        <w:trPr>
          <w:trHeight w:val="458" w:hRule="exact"/>
        </w:trPr>
        <w:tc>
          <w:tcPr>
            <w:tcW w:w="1805" w:type="dxa"/>
            <w:shd w:val="clear" w:color="auto" w:fill="FFFFFF" w:themeFill="background1"/>
            <w:tcMar/>
          </w:tcPr>
          <w:p w:rsidRPr="00CC0718" w:rsidR="00C71DC8" w:rsidP="00244814" w:rsidRDefault="00C71DC8" w14:paraId="5F48EAC7" w14:textId="77777777">
            <w:pPr>
              <w:rPr>
                <w:b/>
                <w:color w:val="5C83B4"/>
                <w:spacing w:val="-2"/>
                <w:sz w:val="24"/>
              </w:rPr>
            </w:pPr>
            <w:r w:rsidRPr="00CC0718">
              <w:rPr>
                <w:b/>
                <w:color w:val="5C83B4"/>
                <w:spacing w:val="-2"/>
                <w:sz w:val="24"/>
              </w:rPr>
              <w:t>Classification:</w:t>
            </w:r>
          </w:p>
        </w:tc>
        <w:tc>
          <w:tcPr>
            <w:tcW w:w="8912" w:type="dxa"/>
            <w:gridSpan w:val="7"/>
            <w:vMerge/>
            <w:tcMar/>
          </w:tcPr>
          <w:p w:rsidRPr="00CC0718" w:rsidR="00C71DC8" w:rsidP="00244814" w:rsidRDefault="00C71DC8" w14:paraId="0B63B33B" w14:textId="77777777"/>
        </w:tc>
      </w:tr>
      <w:tr w:rsidRPr="00CC0718" w:rsidR="00C71DC8" w:rsidTr="3A33D0EC" w14:paraId="4FBE5B8C" w14:textId="77777777">
        <w:trPr>
          <w:trHeight w:val="444" w:hRule="exact"/>
        </w:trPr>
        <w:tc>
          <w:tcPr>
            <w:tcW w:w="1805" w:type="dxa"/>
            <w:shd w:val="clear" w:color="auto" w:fill="FFFFFF" w:themeFill="background1"/>
            <w:tcMar/>
          </w:tcPr>
          <w:p w:rsidRPr="00CC0718" w:rsidR="00C71DC8" w:rsidP="00244814" w:rsidRDefault="00C71DC8" w14:paraId="3EB98022" w14:textId="77777777">
            <w:pPr>
              <w:rPr>
                <w:b/>
                <w:color w:val="5C83B4"/>
                <w:spacing w:val="-2"/>
                <w:sz w:val="24"/>
              </w:rPr>
            </w:pPr>
            <w:r w:rsidRPr="00CC0718">
              <w:rPr>
                <w:b/>
                <w:color w:val="5C83B4"/>
                <w:spacing w:val="-2"/>
                <w:sz w:val="24"/>
              </w:rPr>
              <w:t>Aggregated:</w:t>
            </w:r>
          </w:p>
        </w:tc>
        <w:tc>
          <w:tcPr>
            <w:tcW w:w="8912" w:type="dxa"/>
            <w:gridSpan w:val="7"/>
            <w:shd w:val="clear" w:color="auto" w:fill="FFFFFF" w:themeFill="background1"/>
            <w:tcMar/>
          </w:tcPr>
          <w:p w:rsidRPr="00CC0718" w:rsidR="00C71DC8" w:rsidP="00244814" w:rsidRDefault="00C71DC8" w14:paraId="6D75800D" w14:textId="77777777">
            <w:pPr>
              <w:rPr>
                <w:b/>
                <w:color w:val="5C83B4"/>
                <w:spacing w:val="-2"/>
                <w:sz w:val="24"/>
              </w:rPr>
            </w:pPr>
            <w:r w:rsidRPr="00CC0718">
              <w:rPr>
                <w:b/>
                <w:color w:val="5C83B4"/>
                <w:spacing w:val="-2"/>
                <w:sz w:val="24"/>
              </w:rPr>
              <w:t>Yes</w:t>
            </w:r>
          </w:p>
        </w:tc>
      </w:tr>
      <w:tr w:rsidRPr="00CC0718" w:rsidR="00C71DC8" w:rsidTr="3A33D0EC" w14:paraId="1580BDFF" w14:textId="77777777">
        <w:trPr>
          <w:trHeight w:val="344" w:hRule="exact"/>
        </w:trPr>
        <w:tc>
          <w:tcPr>
            <w:tcW w:w="3381" w:type="dxa"/>
            <w:gridSpan w:val="2"/>
            <w:tcBorders>
              <w:bottom w:val="single" w:color="8FB6EA" w:sz="5" w:space="0"/>
            </w:tcBorders>
            <w:shd w:val="clear" w:color="auto" w:fill="FFFFFF" w:themeFill="background1"/>
            <w:tcMar/>
          </w:tcPr>
          <w:p w:rsidRPr="00CC0718" w:rsidR="00C71DC8" w:rsidP="00244814" w:rsidRDefault="00C71DC8" w14:paraId="54CAE831" w14:textId="77777777">
            <w:pPr>
              <w:rPr>
                <w:color w:val="000000"/>
                <w:spacing w:val="-2"/>
                <w:sz w:val="18"/>
              </w:rPr>
            </w:pPr>
            <w:r w:rsidRPr="00CC0718">
              <w:rPr>
                <w:color w:val="000000"/>
                <w:spacing w:val="-2"/>
                <w:sz w:val="18"/>
              </w:rPr>
              <w:t>Document</w:t>
            </w:r>
          </w:p>
        </w:tc>
        <w:tc>
          <w:tcPr>
            <w:tcW w:w="1132" w:type="dxa"/>
            <w:tcBorders>
              <w:bottom w:val="single" w:color="8FB6EA" w:sz="5" w:space="0"/>
            </w:tcBorders>
            <w:shd w:val="clear" w:color="auto" w:fill="FFFFFF" w:themeFill="background1"/>
            <w:tcMar/>
          </w:tcPr>
          <w:p w:rsidRPr="00CC0718" w:rsidR="00C71DC8" w:rsidP="00244814" w:rsidRDefault="00C71DC8" w14:paraId="073A93F2" w14:textId="77777777">
            <w:pPr>
              <w:rPr>
                <w:color w:val="000000"/>
                <w:spacing w:val="-2"/>
                <w:sz w:val="18"/>
              </w:rPr>
            </w:pPr>
            <w:r w:rsidRPr="00CC0718">
              <w:rPr>
                <w:color w:val="000000"/>
                <w:spacing w:val="-2"/>
                <w:sz w:val="18"/>
              </w:rPr>
              <w:t>1</w:t>
            </w:r>
          </w:p>
        </w:tc>
        <w:tc>
          <w:tcPr>
            <w:tcW w:w="1576" w:type="dxa"/>
            <w:gridSpan w:val="2"/>
            <w:tcBorders>
              <w:bottom w:val="single" w:color="8FB6EA" w:sz="5" w:space="0"/>
            </w:tcBorders>
            <w:shd w:val="clear" w:color="auto" w:fill="FFFFFF" w:themeFill="background1"/>
            <w:tcMar/>
          </w:tcPr>
          <w:p w:rsidRPr="00CC0718" w:rsidR="00C71DC8" w:rsidP="00244814" w:rsidRDefault="00C71DC8" w14:paraId="6D4A4CDB" w14:textId="77777777">
            <w:pPr>
              <w:rPr>
                <w:color w:val="000000"/>
                <w:spacing w:val="-2"/>
                <w:sz w:val="18"/>
              </w:rPr>
            </w:pPr>
            <w:r w:rsidRPr="00CC0718">
              <w:rPr>
                <w:color w:val="000000"/>
                <w:spacing w:val="-2"/>
                <w:sz w:val="18"/>
              </w:rPr>
              <w:t>4</w:t>
            </w:r>
          </w:p>
        </w:tc>
        <w:tc>
          <w:tcPr>
            <w:tcW w:w="1362" w:type="dxa"/>
            <w:tcBorders>
              <w:bottom w:val="single" w:color="8FB6EA" w:sz="5" w:space="0"/>
            </w:tcBorders>
            <w:shd w:val="clear" w:color="auto" w:fill="FFFFFF" w:themeFill="background1"/>
            <w:tcMar/>
          </w:tcPr>
          <w:p w:rsidRPr="00CC0718" w:rsidR="00C71DC8" w:rsidP="00244814" w:rsidRDefault="00C71DC8" w14:paraId="56735243" w14:textId="77777777">
            <w:pPr>
              <w:rPr>
                <w:color w:val="000000"/>
                <w:spacing w:val="-2"/>
                <w:sz w:val="18"/>
              </w:rPr>
            </w:pPr>
            <w:r w:rsidRPr="00CC0718">
              <w:rPr>
                <w:color w:val="000000"/>
                <w:spacing w:val="-2"/>
                <w:sz w:val="18"/>
              </w:rPr>
              <w:t>30</w:t>
            </w:r>
          </w:p>
        </w:tc>
        <w:tc>
          <w:tcPr>
            <w:tcW w:w="1690" w:type="dxa"/>
            <w:tcBorders>
              <w:bottom w:val="single" w:color="8FB6EA" w:sz="5" w:space="0"/>
            </w:tcBorders>
            <w:shd w:val="clear" w:color="auto" w:fill="FFFFFF" w:themeFill="background1"/>
            <w:tcMar/>
          </w:tcPr>
          <w:p w:rsidRPr="00CC0718" w:rsidR="00C71DC8" w:rsidP="00244814" w:rsidRDefault="00C71DC8" w14:paraId="2127B2FA" w14:textId="77777777">
            <w:pPr>
              <w:rPr>
                <w:color w:val="000000"/>
                <w:spacing w:val="-2"/>
                <w:sz w:val="18"/>
              </w:rPr>
            </w:pPr>
            <w:r w:rsidRPr="00CC0718">
              <w:rPr>
                <w:color w:val="000000"/>
                <w:spacing w:val="-2"/>
                <w:sz w:val="18"/>
              </w:rPr>
              <w:t>4</w:t>
            </w:r>
          </w:p>
        </w:tc>
        <w:tc>
          <w:tcPr>
            <w:tcW w:w="1576" w:type="dxa"/>
            <w:tcBorders>
              <w:bottom w:val="single" w:color="8FB6EA" w:sz="5" w:space="0"/>
            </w:tcBorders>
            <w:shd w:val="clear" w:color="auto" w:fill="FFFFFF" w:themeFill="background1"/>
            <w:tcMar/>
          </w:tcPr>
          <w:p w:rsidRPr="00CC0718" w:rsidR="00C71DC8" w:rsidP="00244814" w:rsidRDefault="00C71DC8" w14:paraId="0B09E41C" w14:textId="77777777">
            <w:pPr>
              <w:rPr>
                <w:color w:val="000000"/>
                <w:spacing w:val="-2"/>
                <w:sz w:val="18"/>
              </w:rPr>
            </w:pPr>
          </w:p>
        </w:tc>
      </w:tr>
      <w:tr w:rsidRPr="00CC0718" w:rsidR="00C71DC8" w:rsidTr="3A33D0EC" w14:paraId="7DC3DBDD" w14:textId="77777777">
        <w:trPr>
          <w:trHeight w:val="1146" w:hRule="exact"/>
        </w:trPr>
        <w:tc>
          <w:tcPr>
            <w:tcW w:w="10717" w:type="dxa"/>
            <w:gridSpan w:val="8"/>
            <w:tcBorders>
              <w:top w:val="single" w:color="8FB6EA" w:sz="5" w:space="0"/>
            </w:tcBorders>
            <w:tcMar/>
          </w:tcPr>
          <w:p w:rsidRPr="00CC0718" w:rsidR="00C71DC8" w:rsidP="00244814" w:rsidRDefault="00C71DC8" w14:paraId="07059F7B" w14:textId="77777777"/>
        </w:tc>
      </w:tr>
      <w:tr w:rsidRPr="00CC0718" w:rsidR="00C71DC8" w:rsidTr="3A33D0EC" w14:paraId="114E74A0" w14:textId="77777777">
        <w:trPr>
          <w:trHeight w:val="1161" w:hRule="exact"/>
        </w:trPr>
        <w:tc>
          <w:tcPr>
            <w:tcW w:w="10717" w:type="dxa"/>
            <w:gridSpan w:val="8"/>
            <w:tcMar/>
          </w:tcPr>
          <w:p w:rsidRPr="00CC0718" w:rsidR="00C71DC8" w:rsidP="00244814" w:rsidRDefault="00C71DC8" w14:paraId="5DD6B79A" w14:textId="77777777"/>
        </w:tc>
      </w:tr>
      <w:tr w:rsidRPr="00CC0718" w:rsidR="00C71DC8" w:rsidTr="3A33D0EC" w14:paraId="4156CF90" w14:textId="77777777">
        <w:trPr>
          <w:trHeight w:val="458" w:hRule="exact"/>
        </w:trPr>
        <w:tc>
          <w:tcPr>
            <w:tcW w:w="5359" w:type="dxa"/>
            <w:gridSpan w:val="4"/>
            <w:shd w:val="clear" w:color="auto" w:fill="FFFFFF" w:themeFill="background1"/>
            <w:tcMar/>
          </w:tcPr>
          <w:p w:rsidRPr="00CC0718" w:rsidR="00C71DC8" w:rsidP="00244814" w:rsidRDefault="00C71DC8" w14:paraId="09DCE443" w14:textId="77777777">
            <w:pPr>
              <w:jc w:val="right"/>
              <w:rPr>
                <w:color w:val="000066"/>
                <w:spacing w:val="-2"/>
                <w:sz w:val="16"/>
              </w:rPr>
            </w:pPr>
            <w:r w:rsidRPr="00CC0718">
              <w:rPr>
                <w:color w:val="000066"/>
                <w:spacing w:val="-2"/>
                <w:sz w:val="16"/>
              </w:rPr>
              <w:t>Formatted Reports\\Code Summary Formatted Report</w:t>
            </w:r>
          </w:p>
        </w:tc>
        <w:tc>
          <w:tcPr>
            <w:tcW w:w="5358" w:type="dxa"/>
            <w:gridSpan w:val="4"/>
            <w:shd w:val="clear" w:color="auto" w:fill="FFFFFF" w:themeFill="background1"/>
            <w:tcMar/>
          </w:tcPr>
          <w:p w:rsidRPr="00CC0718" w:rsidR="00C71DC8" w:rsidP="00244814" w:rsidRDefault="00C71DC8" w14:paraId="7A2D9269" w14:textId="77777777">
            <w:pPr>
              <w:jc w:val="right"/>
              <w:rPr>
                <w:color w:val="000066"/>
                <w:spacing w:val="-2"/>
                <w:sz w:val="16"/>
              </w:rPr>
            </w:pPr>
            <w:r w:rsidRPr="00CC0718">
              <w:rPr>
                <w:color w:val="000066"/>
                <w:spacing w:val="-2"/>
                <w:sz w:val="16"/>
              </w:rPr>
              <w:t>Page 63 of 104</w:t>
            </w:r>
          </w:p>
        </w:tc>
      </w:tr>
      <w:tr w:rsidRPr="00CC0718" w:rsidR="00C71DC8" w:rsidTr="3A33D0EC" w14:paraId="68A1DE4D" w14:textId="77777777">
        <w:trPr>
          <w:trHeight w:val="445" w:hRule="exact"/>
        </w:trPr>
        <w:tc>
          <w:tcPr>
            <w:tcW w:w="10717" w:type="dxa"/>
            <w:gridSpan w:val="8"/>
            <w:shd w:val="clear" w:color="auto" w:fill="FFFFFF" w:themeFill="background1"/>
            <w:tcMar/>
            <w:vAlign w:val="center"/>
          </w:tcPr>
          <w:p w:rsidRPr="00CC0718" w:rsidR="00C71DC8" w:rsidP="00244814" w:rsidRDefault="00C71DC8" w14:paraId="3A65A619" w14:textId="77777777">
            <w:pPr>
              <w:jc w:val="right"/>
              <w:rPr>
                <w:color w:val="000066"/>
                <w:spacing w:val="-2"/>
                <w:sz w:val="16"/>
              </w:rPr>
            </w:pPr>
            <w:r w:rsidRPr="00CC0718">
              <w:rPr>
                <w:color w:val="000066"/>
                <w:spacing w:val="-2"/>
                <w:sz w:val="16"/>
              </w:rPr>
              <w:t>11/13/2024 3:39 PM</w:t>
            </w:r>
          </w:p>
        </w:tc>
      </w:tr>
      <w:tr w:rsidRPr="00CC0718" w:rsidR="00C71DC8" w:rsidTr="3A33D0EC" w14:paraId="6F70449B" w14:textId="77777777">
        <w:trPr>
          <w:trHeight w:val="458" w:hRule="exact"/>
        </w:trPr>
        <w:tc>
          <w:tcPr>
            <w:tcW w:w="3381" w:type="dxa"/>
            <w:gridSpan w:val="2"/>
            <w:shd w:val="clear" w:color="auto" w:fill="8FB6EA"/>
            <w:tcMar/>
          </w:tcPr>
          <w:p w:rsidRPr="00CC0718" w:rsidR="00C71DC8" w:rsidP="00244814" w:rsidRDefault="00C71DC8" w14:paraId="24DA2C48" w14:textId="77777777">
            <w:pPr>
              <w:rPr>
                <w:b/>
                <w:color w:val="000066"/>
                <w:spacing w:val="-2"/>
                <w:sz w:val="18"/>
              </w:rPr>
            </w:pPr>
            <w:r w:rsidRPr="00CC0718">
              <w:rPr>
                <w:b/>
                <w:color w:val="000066"/>
                <w:spacing w:val="-2"/>
                <w:sz w:val="18"/>
              </w:rPr>
              <w:t>File Type</w:t>
            </w:r>
          </w:p>
        </w:tc>
        <w:tc>
          <w:tcPr>
            <w:tcW w:w="1132" w:type="dxa"/>
            <w:shd w:val="clear" w:color="auto" w:fill="8FB6EA"/>
            <w:tcMar/>
          </w:tcPr>
          <w:p w:rsidRPr="00CC0718" w:rsidR="00C71DC8" w:rsidP="00244814" w:rsidRDefault="00C71DC8" w14:paraId="60E186BE" w14:textId="77777777">
            <w:pPr>
              <w:rPr>
                <w:b/>
                <w:color w:val="000066"/>
                <w:spacing w:val="-2"/>
                <w:sz w:val="18"/>
              </w:rPr>
            </w:pPr>
            <w:r w:rsidRPr="00CC0718">
              <w:rPr>
                <w:b/>
                <w:color w:val="000066"/>
                <w:spacing w:val="-2"/>
                <w:sz w:val="18"/>
              </w:rPr>
              <w:t>Number of Files</w:t>
            </w:r>
          </w:p>
        </w:tc>
        <w:tc>
          <w:tcPr>
            <w:tcW w:w="1576" w:type="dxa"/>
            <w:gridSpan w:val="2"/>
            <w:shd w:val="clear" w:color="auto" w:fill="8FB6EA"/>
            <w:tcMar/>
          </w:tcPr>
          <w:p w:rsidRPr="00CC0718" w:rsidR="00C71DC8" w:rsidP="00244814" w:rsidRDefault="00C71DC8" w14:paraId="46FB16E4" w14:textId="77777777">
            <w:pPr>
              <w:rPr>
                <w:b/>
                <w:color w:val="000066"/>
                <w:spacing w:val="-2"/>
                <w:sz w:val="18"/>
              </w:rPr>
            </w:pPr>
            <w:r w:rsidRPr="00CC0718">
              <w:rPr>
                <w:b/>
                <w:color w:val="000066"/>
                <w:spacing w:val="-2"/>
                <w:sz w:val="18"/>
              </w:rPr>
              <w:t>Number of Coding References</w:t>
            </w:r>
          </w:p>
        </w:tc>
        <w:tc>
          <w:tcPr>
            <w:tcW w:w="1362" w:type="dxa"/>
            <w:shd w:val="clear" w:color="auto" w:fill="8FB6EA"/>
            <w:tcMar/>
          </w:tcPr>
          <w:p w:rsidRPr="00CC0718" w:rsidR="00C71DC8" w:rsidP="00244814" w:rsidRDefault="00C71DC8" w14:paraId="29AA09F0" w14:textId="77777777">
            <w:pPr>
              <w:rPr>
                <w:b/>
                <w:color w:val="000066"/>
                <w:spacing w:val="-2"/>
                <w:sz w:val="18"/>
              </w:rPr>
            </w:pPr>
            <w:r w:rsidRPr="00CC0718">
              <w:rPr>
                <w:b/>
                <w:color w:val="000066"/>
                <w:spacing w:val="-2"/>
                <w:sz w:val="18"/>
              </w:rPr>
              <w:t>Number of Words Coded</w:t>
            </w:r>
          </w:p>
        </w:tc>
        <w:tc>
          <w:tcPr>
            <w:tcW w:w="1690" w:type="dxa"/>
            <w:shd w:val="clear" w:color="auto" w:fill="8FB6EA"/>
            <w:tcMar/>
          </w:tcPr>
          <w:p w:rsidRPr="00CC0718" w:rsidR="00C71DC8" w:rsidP="00244814" w:rsidRDefault="00C71DC8" w14:paraId="7B4BFF3F" w14:textId="77777777">
            <w:pPr>
              <w:rPr>
                <w:b/>
                <w:color w:val="000066"/>
                <w:spacing w:val="-2"/>
                <w:sz w:val="18"/>
              </w:rPr>
            </w:pPr>
            <w:r w:rsidRPr="00CC0718">
              <w:rPr>
                <w:b/>
                <w:color w:val="000066"/>
                <w:spacing w:val="-2"/>
                <w:sz w:val="18"/>
              </w:rPr>
              <w:t>Number of Paragraphs Coded</w:t>
            </w:r>
          </w:p>
        </w:tc>
        <w:tc>
          <w:tcPr>
            <w:tcW w:w="1576" w:type="dxa"/>
            <w:shd w:val="clear" w:color="auto" w:fill="8FB6EA"/>
            <w:tcMar/>
          </w:tcPr>
          <w:p w:rsidRPr="00CC0718" w:rsidR="00C71DC8" w:rsidP="00244814" w:rsidRDefault="00C71DC8" w14:paraId="2D8C0388" w14:textId="77777777">
            <w:pPr>
              <w:rPr>
                <w:b/>
                <w:color w:val="000066"/>
                <w:spacing w:val="-2"/>
                <w:sz w:val="18"/>
              </w:rPr>
            </w:pPr>
            <w:r w:rsidRPr="00CC0718">
              <w:rPr>
                <w:b/>
                <w:color w:val="000066"/>
                <w:spacing w:val="-2"/>
                <w:sz w:val="18"/>
              </w:rPr>
              <w:t>Duration Coded</w:t>
            </w:r>
          </w:p>
        </w:tc>
      </w:tr>
      <w:tr w:rsidRPr="00CC0718" w:rsidR="00C71DC8" w:rsidTr="3A33D0EC" w14:paraId="73AF5B3C" w14:textId="77777777">
        <w:trPr>
          <w:trHeight w:val="616" w:hRule="exact"/>
        </w:trPr>
        <w:tc>
          <w:tcPr>
            <w:tcW w:w="10717" w:type="dxa"/>
            <w:gridSpan w:val="8"/>
            <w:shd w:val="clear" w:color="auto" w:fill="FFFFFF" w:themeFill="background1"/>
            <w:tcMar/>
          </w:tcPr>
          <w:p w:rsidRPr="00CC0718" w:rsidR="00C71DC8" w:rsidP="00244814" w:rsidRDefault="00C71DC8" w14:paraId="4104E419" w14:textId="77777777">
            <w:pPr>
              <w:rPr>
                <w:b/>
                <w:color w:val="5C83B4"/>
                <w:spacing w:val="-2"/>
                <w:sz w:val="24"/>
              </w:rPr>
            </w:pPr>
          </w:p>
        </w:tc>
      </w:tr>
      <w:tr w:rsidRPr="00CC0718" w:rsidR="00C71DC8" w:rsidTr="3A33D0EC" w14:paraId="71DCCC5B" w14:textId="77777777">
        <w:trPr>
          <w:trHeight w:val="444" w:hRule="exact"/>
        </w:trPr>
        <w:tc>
          <w:tcPr>
            <w:tcW w:w="1805" w:type="dxa"/>
            <w:shd w:val="clear" w:color="auto" w:fill="FFFFFF" w:themeFill="background1"/>
            <w:tcMar/>
          </w:tcPr>
          <w:p w:rsidRPr="00CC0718" w:rsidR="00C71DC8" w:rsidP="00244814" w:rsidRDefault="00C71DC8" w14:paraId="294C09EE" w14:textId="77777777">
            <w:pPr>
              <w:rPr>
                <w:b/>
                <w:color w:val="5C83B4"/>
                <w:spacing w:val="-2"/>
                <w:sz w:val="24"/>
              </w:rPr>
            </w:pPr>
            <w:r w:rsidRPr="00CC0718">
              <w:rPr>
                <w:b/>
                <w:color w:val="5C83B4"/>
                <w:spacing w:val="-2"/>
                <w:sz w:val="24"/>
              </w:rPr>
              <w:t>Nickname:</w:t>
            </w:r>
          </w:p>
        </w:tc>
        <w:tc>
          <w:tcPr>
            <w:tcW w:w="8912" w:type="dxa"/>
            <w:gridSpan w:val="7"/>
            <w:vMerge w:val="restart"/>
            <w:shd w:val="clear" w:color="auto" w:fill="FFFFFF" w:themeFill="background1"/>
            <w:tcMar/>
          </w:tcPr>
          <w:p w:rsidRPr="00CC0718" w:rsidR="00C71DC8" w:rsidP="00244814" w:rsidRDefault="00C71DC8" w14:paraId="6525AFF9" w14:textId="77777777">
            <w:pPr>
              <w:rPr>
                <w:b/>
                <w:color w:val="5C83B4"/>
                <w:spacing w:val="-2"/>
                <w:sz w:val="24"/>
              </w:rPr>
            </w:pPr>
            <w:r w:rsidRPr="00CC0718">
              <w:rPr>
                <w:b/>
                <w:color w:val="5C83B4"/>
                <w:spacing w:val="-2"/>
                <w:sz w:val="24"/>
              </w:rPr>
              <w:t>Codes\\AXIAL CODE\\Q4 b- Activities of the club\NEW IDEAS DEVELOPMENT\Hackathon where people pitch ideas</w:t>
            </w:r>
          </w:p>
        </w:tc>
      </w:tr>
      <w:tr w:rsidRPr="00CC0718" w:rsidR="00C71DC8" w:rsidTr="3A33D0EC" w14:paraId="2FF226B6" w14:textId="77777777">
        <w:trPr>
          <w:trHeight w:val="459" w:hRule="exact"/>
        </w:trPr>
        <w:tc>
          <w:tcPr>
            <w:tcW w:w="1805" w:type="dxa"/>
            <w:shd w:val="clear" w:color="auto" w:fill="FFFFFF" w:themeFill="background1"/>
            <w:tcMar/>
          </w:tcPr>
          <w:p w:rsidRPr="00CC0718" w:rsidR="00C71DC8" w:rsidP="00244814" w:rsidRDefault="00C71DC8" w14:paraId="3E98A44A" w14:textId="77777777">
            <w:pPr>
              <w:rPr>
                <w:b/>
                <w:color w:val="5C83B4"/>
                <w:spacing w:val="-2"/>
                <w:sz w:val="24"/>
              </w:rPr>
            </w:pPr>
            <w:r w:rsidRPr="00CC0718">
              <w:rPr>
                <w:b/>
                <w:color w:val="5C83B4"/>
                <w:spacing w:val="-2"/>
                <w:sz w:val="24"/>
              </w:rPr>
              <w:t>Classification:</w:t>
            </w:r>
          </w:p>
        </w:tc>
        <w:tc>
          <w:tcPr>
            <w:tcW w:w="8912" w:type="dxa"/>
            <w:gridSpan w:val="7"/>
            <w:vMerge/>
            <w:tcMar/>
          </w:tcPr>
          <w:p w:rsidRPr="00CC0718" w:rsidR="00C71DC8" w:rsidP="00244814" w:rsidRDefault="00C71DC8" w14:paraId="00E36DA6" w14:textId="77777777"/>
        </w:tc>
      </w:tr>
      <w:tr w:rsidRPr="00CC0718" w:rsidR="00C71DC8" w:rsidTr="3A33D0EC" w14:paraId="38503745" w14:textId="77777777">
        <w:trPr>
          <w:trHeight w:val="444" w:hRule="exact"/>
        </w:trPr>
        <w:tc>
          <w:tcPr>
            <w:tcW w:w="1805" w:type="dxa"/>
            <w:shd w:val="clear" w:color="auto" w:fill="FFFFFF" w:themeFill="background1"/>
            <w:tcMar/>
          </w:tcPr>
          <w:p w:rsidRPr="00CC0718" w:rsidR="00C71DC8" w:rsidP="00244814" w:rsidRDefault="00C71DC8" w14:paraId="77C3F0CD" w14:textId="77777777">
            <w:pPr>
              <w:rPr>
                <w:b/>
                <w:color w:val="5C83B4"/>
                <w:spacing w:val="-2"/>
                <w:sz w:val="24"/>
              </w:rPr>
            </w:pPr>
            <w:r w:rsidRPr="00CC0718">
              <w:rPr>
                <w:b/>
                <w:color w:val="5C83B4"/>
                <w:spacing w:val="-2"/>
                <w:sz w:val="24"/>
              </w:rPr>
              <w:t>Aggregated:</w:t>
            </w:r>
          </w:p>
        </w:tc>
        <w:tc>
          <w:tcPr>
            <w:tcW w:w="8912" w:type="dxa"/>
            <w:gridSpan w:val="7"/>
            <w:shd w:val="clear" w:color="auto" w:fill="FFFFFF" w:themeFill="background1"/>
            <w:tcMar/>
          </w:tcPr>
          <w:p w:rsidRPr="00CC0718" w:rsidR="00C71DC8" w:rsidP="00244814" w:rsidRDefault="00C71DC8" w14:paraId="32F9E844" w14:textId="77777777">
            <w:pPr>
              <w:rPr>
                <w:b/>
                <w:color w:val="5C83B4"/>
                <w:spacing w:val="-2"/>
                <w:sz w:val="24"/>
              </w:rPr>
            </w:pPr>
            <w:r w:rsidRPr="00CC0718">
              <w:rPr>
                <w:b/>
                <w:color w:val="5C83B4"/>
                <w:spacing w:val="-2"/>
                <w:sz w:val="24"/>
              </w:rPr>
              <w:t>No</w:t>
            </w:r>
          </w:p>
        </w:tc>
      </w:tr>
      <w:tr w:rsidRPr="00CC0718" w:rsidR="00C71DC8" w:rsidTr="3A33D0EC" w14:paraId="16D6CF2C" w14:textId="77777777">
        <w:trPr>
          <w:trHeight w:val="344" w:hRule="exact"/>
        </w:trPr>
        <w:tc>
          <w:tcPr>
            <w:tcW w:w="3381" w:type="dxa"/>
            <w:gridSpan w:val="2"/>
            <w:tcBorders>
              <w:bottom w:val="single" w:color="8FB6EA" w:sz="5" w:space="0"/>
            </w:tcBorders>
            <w:shd w:val="clear" w:color="auto" w:fill="FFFFFF" w:themeFill="background1"/>
            <w:tcMar/>
          </w:tcPr>
          <w:p w:rsidRPr="00CC0718" w:rsidR="00C71DC8" w:rsidP="00244814" w:rsidRDefault="00C71DC8" w14:paraId="78651F3D" w14:textId="77777777">
            <w:pPr>
              <w:rPr>
                <w:color w:val="000000"/>
                <w:spacing w:val="-2"/>
                <w:sz w:val="18"/>
              </w:rPr>
            </w:pPr>
            <w:r w:rsidRPr="00CC0718">
              <w:rPr>
                <w:color w:val="000000"/>
                <w:spacing w:val="-2"/>
                <w:sz w:val="18"/>
              </w:rPr>
              <w:t>Document</w:t>
            </w:r>
          </w:p>
        </w:tc>
        <w:tc>
          <w:tcPr>
            <w:tcW w:w="1132" w:type="dxa"/>
            <w:tcBorders>
              <w:bottom w:val="single" w:color="8FB6EA" w:sz="5" w:space="0"/>
            </w:tcBorders>
            <w:shd w:val="clear" w:color="auto" w:fill="FFFFFF" w:themeFill="background1"/>
            <w:tcMar/>
          </w:tcPr>
          <w:p w:rsidRPr="00CC0718" w:rsidR="00C71DC8" w:rsidP="00244814" w:rsidRDefault="00C71DC8" w14:paraId="5A6C6ACF" w14:textId="77777777">
            <w:pPr>
              <w:rPr>
                <w:color w:val="000000"/>
                <w:spacing w:val="-2"/>
                <w:sz w:val="18"/>
              </w:rPr>
            </w:pPr>
            <w:r w:rsidRPr="00CC0718">
              <w:rPr>
                <w:color w:val="000000"/>
                <w:spacing w:val="-2"/>
                <w:sz w:val="18"/>
              </w:rPr>
              <w:t>1</w:t>
            </w:r>
          </w:p>
        </w:tc>
        <w:tc>
          <w:tcPr>
            <w:tcW w:w="1576" w:type="dxa"/>
            <w:gridSpan w:val="2"/>
            <w:tcBorders>
              <w:bottom w:val="single" w:color="8FB6EA" w:sz="5" w:space="0"/>
            </w:tcBorders>
            <w:shd w:val="clear" w:color="auto" w:fill="FFFFFF" w:themeFill="background1"/>
            <w:tcMar/>
          </w:tcPr>
          <w:p w:rsidRPr="00CC0718" w:rsidR="00C71DC8" w:rsidP="00244814" w:rsidRDefault="00C71DC8" w14:paraId="0C4A6696" w14:textId="77777777">
            <w:pPr>
              <w:rPr>
                <w:color w:val="000000"/>
                <w:spacing w:val="-2"/>
                <w:sz w:val="18"/>
              </w:rPr>
            </w:pPr>
            <w:r w:rsidRPr="00CC0718">
              <w:rPr>
                <w:color w:val="000000"/>
                <w:spacing w:val="-2"/>
                <w:sz w:val="18"/>
              </w:rPr>
              <w:t>1</w:t>
            </w:r>
          </w:p>
        </w:tc>
        <w:tc>
          <w:tcPr>
            <w:tcW w:w="1362" w:type="dxa"/>
            <w:tcBorders>
              <w:bottom w:val="single" w:color="8FB6EA" w:sz="5" w:space="0"/>
            </w:tcBorders>
            <w:shd w:val="clear" w:color="auto" w:fill="FFFFFF" w:themeFill="background1"/>
            <w:tcMar/>
          </w:tcPr>
          <w:p w:rsidRPr="00CC0718" w:rsidR="00C71DC8" w:rsidP="00244814" w:rsidRDefault="00C71DC8" w14:paraId="1D4E44BD" w14:textId="77777777">
            <w:pPr>
              <w:rPr>
                <w:color w:val="000000"/>
                <w:spacing w:val="-2"/>
                <w:sz w:val="18"/>
              </w:rPr>
            </w:pPr>
            <w:r w:rsidRPr="00CC0718">
              <w:rPr>
                <w:color w:val="000000"/>
                <w:spacing w:val="-2"/>
                <w:sz w:val="18"/>
              </w:rPr>
              <w:t>8</w:t>
            </w:r>
          </w:p>
        </w:tc>
        <w:tc>
          <w:tcPr>
            <w:tcW w:w="1690" w:type="dxa"/>
            <w:tcBorders>
              <w:bottom w:val="single" w:color="8FB6EA" w:sz="5" w:space="0"/>
            </w:tcBorders>
            <w:shd w:val="clear" w:color="auto" w:fill="FFFFFF" w:themeFill="background1"/>
            <w:tcMar/>
          </w:tcPr>
          <w:p w:rsidRPr="00CC0718" w:rsidR="00C71DC8" w:rsidP="00244814" w:rsidRDefault="00C71DC8" w14:paraId="5EAFBBA2" w14:textId="77777777">
            <w:pPr>
              <w:rPr>
                <w:color w:val="000000"/>
                <w:spacing w:val="-2"/>
                <w:sz w:val="18"/>
              </w:rPr>
            </w:pPr>
            <w:r w:rsidRPr="00CC0718">
              <w:rPr>
                <w:color w:val="000000"/>
                <w:spacing w:val="-2"/>
                <w:sz w:val="18"/>
              </w:rPr>
              <w:t>1</w:t>
            </w:r>
          </w:p>
        </w:tc>
        <w:tc>
          <w:tcPr>
            <w:tcW w:w="1576" w:type="dxa"/>
            <w:tcBorders>
              <w:bottom w:val="single" w:color="8FB6EA" w:sz="5" w:space="0"/>
            </w:tcBorders>
            <w:shd w:val="clear" w:color="auto" w:fill="FFFFFF" w:themeFill="background1"/>
            <w:tcMar/>
          </w:tcPr>
          <w:p w:rsidRPr="00CC0718" w:rsidR="00C71DC8" w:rsidP="00244814" w:rsidRDefault="00C71DC8" w14:paraId="16BE1FCE" w14:textId="77777777">
            <w:pPr>
              <w:rPr>
                <w:color w:val="000000"/>
                <w:spacing w:val="-2"/>
                <w:sz w:val="18"/>
              </w:rPr>
            </w:pPr>
          </w:p>
        </w:tc>
      </w:tr>
      <w:tr w:rsidRPr="00CC0718" w:rsidR="00C71DC8" w:rsidTr="3A33D0EC" w14:paraId="44202DA7" w14:textId="77777777">
        <w:trPr>
          <w:trHeight w:val="444" w:hRule="exact"/>
        </w:trPr>
        <w:tc>
          <w:tcPr>
            <w:tcW w:w="10717" w:type="dxa"/>
            <w:gridSpan w:val="8"/>
            <w:tcBorders>
              <w:top w:val="single" w:color="8FB6EA" w:sz="5" w:space="0"/>
            </w:tcBorders>
            <w:tcMar/>
          </w:tcPr>
          <w:p w:rsidRPr="00CC0718" w:rsidR="00C71DC8" w:rsidP="00244814" w:rsidRDefault="00C71DC8" w14:paraId="49D67A57" w14:textId="77777777"/>
        </w:tc>
      </w:tr>
      <w:tr w:rsidRPr="00CC0718" w:rsidR="00C71DC8" w:rsidTr="3A33D0EC" w14:paraId="6806A8C0" w14:textId="77777777">
        <w:trPr>
          <w:trHeight w:val="344" w:hRule="exact"/>
        </w:trPr>
        <w:tc>
          <w:tcPr>
            <w:tcW w:w="10717" w:type="dxa"/>
            <w:gridSpan w:val="8"/>
            <w:shd w:val="clear" w:color="auto" w:fill="FFFFFF" w:themeFill="background1"/>
            <w:tcMar/>
          </w:tcPr>
          <w:p w:rsidRPr="00CC0718" w:rsidR="00C71DC8" w:rsidP="00244814" w:rsidRDefault="00C71DC8" w14:paraId="2184358A" w14:textId="77777777">
            <w:pPr>
              <w:rPr>
                <w:b/>
                <w:color w:val="5C83B4"/>
                <w:spacing w:val="-2"/>
                <w:sz w:val="24"/>
              </w:rPr>
            </w:pPr>
          </w:p>
        </w:tc>
      </w:tr>
      <w:tr w:rsidRPr="00CC0718" w:rsidR="00C71DC8" w:rsidTr="3A33D0EC" w14:paraId="725DF945" w14:textId="77777777">
        <w:trPr>
          <w:trHeight w:val="444" w:hRule="exact"/>
        </w:trPr>
        <w:tc>
          <w:tcPr>
            <w:tcW w:w="1805" w:type="dxa"/>
            <w:shd w:val="clear" w:color="auto" w:fill="FFFFFF" w:themeFill="background1"/>
            <w:tcMar/>
          </w:tcPr>
          <w:p w:rsidRPr="00CC0718" w:rsidR="00C71DC8" w:rsidP="00244814" w:rsidRDefault="00C71DC8" w14:paraId="6284C1BD" w14:textId="77777777">
            <w:pPr>
              <w:rPr>
                <w:b/>
                <w:color w:val="5C83B4"/>
                <w:spacing w:val="-2"/>
                <w:sz w:val="24"/>
              </w:rPr>
            </w:pPr>
            <w:r w:rsidRPr="00CC0718">
              <w:rPr>
                <w:b/>
                <w:color w:val="5C83B4"/>
                <w:spacing w:val="-2"/>
                <w:sz w:val="24"/>
              </w:rPr>
              <w:lastRenderedPageBreak/>
              <w:t>Nickname:</w:t>
            </w:r>
          </w:p>
        </w:tc>
        <w:tc>
          <w:tcPr>
            <w:tcW w:w="8912" w:type="dxa"/>
            <w:gridSpan w:val="7"/>
            <w:vMerge w:val="restart"/>
            <w:shd w:val="clear" w:color="auto" w:fill="FFFFFF" w:themeFill="background1"/>
            <w:tcMar/>
          </w:tcPr>
          <w:p w:rsidRPr="00CC0718" w:rsidR="00C71DC8" w:rsidP="00244814" w:rsidRDefault="00C71DC8" w14:paraId="1A095065" w14:textId="77777777">
            <w:pPr>
              <w:rPr>
                <w:b/>
                <w:color w:val="5C83B4"/>
                <w:spacing w:val="-2"/>
                <w:sz w:val="24"/>
              </w:rPr>
            </w:pPr>
            <w:r w:rsidRPr="00CC0718">
              <w:rPr>
                <w:b/>
                <w:color w:val="5C83B4"/>
                <w:spacing w:val="-2"/>
                <w:sz w:val="24"/>
              </w:rPr>
              <w:t>Codes\\AXIAL CODE\\Q4 b- Activities of the club\NEW IDEAS DEVELOPMENT\Incentivize the community</w:t>
            </w:r>
          </w:p>
        </w:tc>
      </w:tr>
      <w:tr w:rsidRPr="00CC0718" w:rsidR="00C71DC8" w:rsidTr="3A33D0EC" w14:paraId="704C1603" w14:textId="77777777">
        <w:trPr>
          <w:trHeight w:val="459" w:hRule="exact"/>
        </w:trPr>
        <w:tc>
          <w:tcPr>
            <w:tcW w:w="1805" w:type="dxa"/>
            <w:shd w:val="clear" w:color="auto" w:fill="FFFFFF" w:themeFill="background1"/>
            <w:tcMar/>
          </w:tcPr>
          <w:p w:rsidRPr="00CC0718" w:rsidR="00C71DC8" w:rsidP="00244814" w:rsidRDefault="00C71DC8" w14:paraId="1A30D051" w14:textId="77777777">
            <w:pPr>
              <w:rPr>
                <w:b/>
                <w:color w:val="5C83B4"/>
                <w:spacing w:val="-2"/>
                <w:sz w:val="24"/>
              </w:rPr>
            </w:pPr>
            <w:r w:rsidRPr="00CC0718">
              <w:rPr>
                <w:b/>
                <w:color w:val="5C83B4"/>
                <w:spacing w:val="-2"/>
                <w:sz w:val="24"/>
              </w:rPr>
              <w:t>Classification:</w:t>
            </w:r>
          </w:p>
        </w:tc>
        <w:tc>
          <w:tcPr>
            <w:tcW w:w="8912" w:type="dxa"/>
            <w:gridSpan w:val="7"/>
            <w:vMerge/>
            <w:tcMar/>
          </w:tcPr>
          <w:p w:rsidRPr="00CC0718" w:rsidR="00C71DC8" w:rsidP="00244814" w:rsidRDefault="00C71DC8" w14:paraId="5DB47DD4" w14:textId="77777777"/>
        </w:tc>
      </w:tr>
      <w:tr w:rsidRPr="00CC0718" w:rsidR="00C71DC8" w:rsidTr="3A33D0EC" w14:paraId="1AA79113" w14:textId="77777777">
        <w:trPr>
          <w:trHeight w:val="444" w:hRule="exact"/>
        </w:trPr>
        <w:tc>
          <w:tcPr>
            <w:tcW w:w="1805" w:type="dxa"/>
            <w:shd w:val="clear" w:color="auto" w:fill="FFFFFF" w:themeFill="background1"/>
            <w:tcMar/>
          </w:tcPr>
          <w:p w:rsidRPr="00CC0718" w:rsidR="00C71DC8" w:rsidP="00244814" w:rsidRDefault="00C71DC8" w14:paraId="31F575CA" w14:textId="77777777">
            <w:pPr>
              <w:rPr>
                <w:b/>
                <w:color w:val="5C83B4"/>
                <w:spacing w:val="-2"/>
                <w:sz w:val="24"/>
              </w:rPr>
            </w:pPr>
            <w:r w:rsidRPr="00CC0718">
              <w:rPr>
                <w:b/>
                <w:color w:val="5C83B4"/>
                <w:spacing w:val="-2"/>
                <w:sz w:val="24"/>
              </w:rPr>
              <w:t>Aggregated:</w:t>
            </w:r>
          </w:p>
        </w:tc>
        <w:tc>
          <w:tcPr>
            <w:tcW w:w="8912" w:type="dxa"/>
            <w:gridSpan w:val="7"/>
            <w:shd w:val="clear" w:color="auto" w:fill="FFFFFF" w:themeFill="background1"/>
            <w:tcMar/>
          </w:tcPr>
          <w:p w:rsidRPr="00CC0718" w:rsidR="00C71DC8" w:rsidP="00244814" w:rsidRDefault="00C71DC8" w14:paraId="30B4943C" w14:textId="77777777">
            <w:pPr>
              <w:rPr>
                <w:b/>
                <w:color w:val="5C83B4"/>
                <w:spacing w:val="-2"/>
                <w:sz w:val="24"/>
              </w:rPr>
            </w:pPr>
            <w:r w:rsidRPr="00CC0718">
              <w:rPr>
                <w:b/>
                <w:color w:val="5C83B4"/>
                <w:spacing w:val="-2"/>
                <w:sz w:val="24"/>
              </w:rPr>
              <w:t>No</w:t>
            </w:r>
          </w:p>
        </w:tc>
      </w:tr>
      <w:tr w:rsidRPr="00CC0718" w:rsidR="00C71DC8" w:rsidTr="3A33D0EC" w14:paraId="5795009E" w14:textId="77777777">
        <w:trPr>
          <w:trHeight w:val="344" w:hRule="exact"/>
        </w:trPr>
        <w:tc>
          <w:tcPr>
            <w:tcW w:w="3381" w:type="dxa"/>
            <w:gridSpan w:val="2"/>
            <w:tcBorders>
              <w:bottom w:val="single" w:color="8FB6EA" w:sz="5" w:space="0"/>
            </w:tcBorders>
            <w:shd w:val="clear" w:color="auto" w:fill="FFFFFF" w:themeFill="background1"/>
            <w:tcMar/>
          </w:tcPr>
          <w:p w:rsidRPr="00CC0718" w:rsidR="00C71DC8" w:rsidP="00244814" w:rsidRDefault="00C71DC8" w14:paraId="29754020" w14:textId="77777777">
            <w:pPr>
              <w:rPr>
                <w:color w:val="000000"/>
                <w:spacing w:val="-2"/>
                <w:sz w:val="18"/>
              </w:rPr>
            </w:pPr>
            <w:r w:rsidRPr="00CC0718">
              <w:rPr>
                <w:color w:val="000000"/>
                <w:spacing w:val="-2"/>
                <w:sz w:val="18"/>
              </w:rPr>
              <w:t>Document</w:t>
            </w:r>
          </w:p>
        </w:tc>
        <w:tc>
          <w:tcPr>
            <w:tcW w:w="1132" w:type="dxa"/>
            <w:tcBorders>
              <w:bottom w:val="single" w:color="8FB6EA" w:sz="5" w:space="0"/>
            </w:tcBorders>
            <w:shd w:val="clear" w:color="auto" w:fill="FFFFFF" w:themeFill="background1"/>
            <w:tcMar/>
          </w:tcPr>
          <w:p w:rsidRPr="00CC0718" w:rsidR="00C71DC8" w:rsidP="00244814" w:rsidRDefault="00C71DC8" w14:paraId="1229C446" w14:textId="77777777">
            <w:pPr>
              <w:rPr>
                <w:color w:val="000000"/>
                <w:spacing w:val="-2"/>
                <w:sz w:val="18"/>
              </w:rPr>
            </w:pPr>
            <w:r w:rsidRPr="00CC0718">
              <w:rPr>
                <w:color w:val="000000"/>
                <w:spacing w:val="-2"/>
                <w:sz w:val="18"/>
              </w:rPr>
              <w:t>1</w:t>
            </w:r>
          </w:p>
        </w:tc>
        <w:tc>
          <w:tcPr>
            <w:tcW w:w="1576" w:type="dxa"/>
            <w:gridSpan w:val="2"/>
            <w:tcBorders>
              <w:bottom w:val="single" w:color="8FB6EA" w:sz="5" w:space="0"/>
            </w:tcBorders>
            <w:shd w:val="clear" w:color="auto" w:fill="FFFFFF" w:themeFill="background1"/>
            <w:tcMar/>
          </w:tcPr>
          <w:p w:rsidRPr="00CC0718" w:rsidR="00C71DC8" w:rsidP="00244814" w:rsidRDefault="00C71DC8" w14:paraId="675B7131" w14:textId="77777777">
            <w:pPr>
              <w:rPr>
                <w:color w:val="000000"/>
                <w:spacing w:val="-2"/>
                <w:sz w:val="18"/>
              </w:rPr>
            </w:pPr>
            <w:r w:rsidRPr="00CC0718">
              <w:rPr>
                <w:color w:val="000000"/>
                <w:spacing w:val="-2"/>
                <w:sz w:val="18"/>
              </w:rPr>
              <w:t>2</w:t>
            </w:r>
          </w:p>
        </w:tc>
        <w:tc>
          <w:tcPr>
            <w:tcW w:w="1362" w:type="dxa"/>
            <w:tcBorders>
              <w:bottom w:val="single" w:color="8FB6EA" w:sz="5" w:space="0"/>
            </w:tcBorders>
            <w:shd w:val="clear" w:color="auto" w:fill="FFFFFF" w:themeFill="background1"/>
            <w:tcMar/>
          </w:tcPr>
          <w:p w:rsidRPr="00CC0718" w:rsidR="00C71DC8" w:rsidP="00244814" w:rsidRDefault="00C71DC8" w14:paraId="3A1254BF" w14:textId="77777777">
            <w:pPr>
              <w:rPr>
                <w:color w:val="000000"/>
                <w:spacing w:val="-2"/>
                <w:sz w:val="18"/>
              </w:rPr>
            </w:pPr>
            <w:r w:rsidRPr="00CC0718">
              <w:rPr>
                <w:color w:val="000000"/>
                <w:spacing w:val="-2"/>
                <w:sz w:val="18"/>
              </w:rPr>
              <w:t>19</w:t>
            </w:r>
          </w:p>
        </w:tc>
        <w:tc>
          <w:tcPr>
            <w:tcW w:w="1690" w:type="dxa"/>
            <w:tcBorders>
              <w:bottom w:val="single" w:color="8FB6EA" w:sz="5" w:space="0"/>
            </w:tcBorders>
            <w:shd w:val="clear" w:color="auto" w:fill="FFFFFF" w:themeFill="background1"/>
            <w:tcMar/>
          </w:tcPr>
          <w:p w:rsidRPr="00CC0718" w:rsidR="00C71DC8" w:rsidP="00244814" w:rsidRDefault="00C71DC8" w14:paraId="6C49E519" w14:textId="77777777">
            <w:pPr>
              <w:rPr>
                <w:color w:val="000000"/>
                <w:spacing w:val="-2"/>
                <w:sz w:val="18"/>
              </w:rPr>
            </w:pPr>
            <w:r w:rsidRPr="00CC0718">
              <w:rPr>
                <w:color w:val="000000"/>
                <w:spacing w:val="-2"/>
                <w:sz w:val="18"/>
              </w:rPr>
              <w:t>2</w:t>
            </w:r>
          </w:p>
        </w:tc>
        <w:tc>
          <w:tcPr>
            <w:tcW w:w="1576" w:type="dxa"/>
            <w:tcBorders>
              <w:bottom w:val="single" w:color="8FB6EA" w:sz="5" w:space="0"/>
            </w:tcBorders>
            <w:shd w:val="clear" w:color="auto" w:fill="FFFFFF" w:themeFill="background1"/>
            <w:tcMar/>
          </w:tcPr>
          <w:p w:rsidRPr="00CC0718" w:rsidR="00C71DC8" w:rsidP="00244814" w:rsidRDefault="00C71DC8" w14:paraId="69E6D562" w14:textId="77777777">
            <w:pPr>
              <w:rPr>
                <w:color w:val="000000"/>
                <w:spacing w:val="-2"/>
                <w:sz w:val="18"/>
              </w:rPr>
            </w:pPr>
          </w:p>
        </w:tc>
      </w:tr>
      <w:tr w:rsidRPr="00CC0718" w:rsidR="00C71DC8" w:rsidTr="3A33D0EC" w14:paraId="2B8F7C3C" w14:textId="77777777">
        <w:trPr>
          <w:trHeight w:val="444" w:hRule="exact"/>
        </w:trPr>
        <w:tc>
          <w:tcPr>
            <w:tcW w:w="10717" w:type="dxa"/>
            <w:gridSpan w:val="8"/>
            <w:tcBorders>
              <w:top w:val="single" w:color="8FB6EA" w:sz="5" w:space="0"/>
            </w:tcBorders>
            <w:tcMar/>
          </w:tcPr>
          <w:p w:rsidRPr="00CC0718" w:rsidR="00C71DC8" w:rsidP="00244814" w:rsidRDefault="00C71DC8" w14:paraId="0A459C72" w14:textId="77777777"/>
        </w:tc>
      </w:tr>
      <w:tr w:rsidRPr="00CC0718" w:rsidR="00C71DC8" w:rsidTr="3A33D0EC" w14:paraId="53D4312C" w14:textId="77777777">
        <w:trPr>
          <w:trHeight w:val="344" w:hRule="exact"/>
        </w:trPr>
        <w:tc>
          <w:tcPr>
            <w:tcW w:w="10717" w:type="dxa"/>
            <w:gridSpan w:val="8"/>
            <w:shd w:val="clear" w:color="auto" w:fill="FFFFFF" w:themeFill="background1"/>
            <w:tcMar/>
          </w:tcPr>
          <w:p w:rsidRPr="00CC0718" w:rsidR="00C71DC8" w:rsidP="00244814" w:rsidRDefault="00C71DC8" w14:paraId="3A9DD3D4" w14:textId="77777777">
            <w:pPr>
              <w:rPr>
                <w:b/>
                <w:color w:val="5C83B4"/>
                <w:spacing w:val="-2"/>
                <w:sz w:val="24"/>
              </w:rPr>
            </w:pPr>
            <w:bookmarkStart w:name="CodesAXIALCODEQ4bActivitiesoftheclubNEWI" w:id="56"/>
            <w:bookmarkEnd w:id="56"/>
          </w:p>
        </w:tc>
      </w:tr>
      <w:tr w:rsidRPr="00CC0718" w:rsidR="00C71DC8" w:rsidTr="3A33D0EC" w14:paraId="192038EB" w14:textId="77777777">
        <w:trPr>
          <w:trHeight w:val="444" w:hRule="exact"/>
        </w:trPr>
        <w:tc>
          <w:tcPr>
            <w:tcW w:w="1805" w:type="dxa"/>
            <w:shd w:val="clear" w:color="auto" w:fill="FFFFFF" w:themeFill="background1"/>
            <w:tcMar/>
          </w:tcPr>
          <w:p w:rsidRPr="00CC0718" w:rsidR="00C71DC8" w:rsidP="00244814" w:rsidRDefault="00C71DC8" w14:paraId="0E6F57ED" w14:textId="77777777">
            <w:pPr>
              <w:rPr>
                <w:b/>
                <w:color w:val="5C83B4"/>
                <w:spacing w:val="-2"/>
                <w:sz w:val="24"/>
              </w:rPr>
            </w:pPr>
            <w:r w:rsidRPr="00CC0718">
              <w:rPr>
                <w:b/>
                <w:color w:val="5C83B4"/>
                <w:spacing w:val="-2"/>
                <w:sz w:val="24"/>
              </w:rPr>
              <w:t>Nickname:</w:t>
            </w:r>
          </w:p>
        </w:tc>
        <w:tc>
          <w:tcPr>
            <w:tcW w:w="8912" w:type="dxa"/>
            <w:gridSpan w:val="7"/>
            <w:vMerge w:val="restart"/>
            <w:shd w:val="clear" w:color="auto" w:fill="FFFFFF" w:themeFill="background1"/>
            <w:tcMar/>
          </w:tcPr>
          <w:p w:rsidRPr="00CC0718" w:rsidR="00C71DC8" w:rsidP="00244814" w:rsidRDefault="00C71DC8" w14:paraId="608CEB00" w14:textId="77777777">
            <w:pPr>
              <w:rPr>
                <w:b/>
                <w:color w:val="5C83B4"/>
                <w:spacing w:val="-2"/>
                <w:sz w:val="24"/>
              </w:rPr>
            </w:pPr>
            <w:r w:rsidRPr="00CC0718">
              <w:rPr>
                <w:b/>
                <w:color w:val="5C83B4"/>
                <w:spacing w:val="-2"/>
                <w:sz w:val="24"/>
              </w:rPr>
              <w:t>Codes\\AXIAL CODE\\Q4 b- Activities of the club\NEW IDEAS DEVELOPMENT\Not purely Technical</w:t>
            </w:r>
          </w:p>
        </w:tc>
      </w:tr>
      <w:tr w:rsidRPr="00CC0718" w:rsidR="00C71DC8" w:rsidTr="3A33D0EC" w14:paraId="70B7A000" w14:textId="77777777">
        <w:trPr>
          <w:trHeight w:val="458" w:hRule="exact"/>
        </w:trPr>
        <w:tc>
          <w:tcPr>
            <w:tcW w:w="1805" w:type="dxa"/>
            <w:shd w:val="clear" w:color="auto" w:fill="FFFFFF" w:themeFill="background1"/>
            <w:tcMar/>
          </w:tcPr>
          <w:p w:rsidRPr="00CC0718" w:rsidR="00C71DC8" w:rsidP="00244814" w:rsidRDefault="00C71DC8" w14:paraId="043441A7" w14:textId="77777777">
            <w:pPr>
              <w:rPr>
                <w:b/>
                <w:color w:val="5C83B4"/>
                <w:spacing w:val="-2"/>
                <w:sz w:val="24"/>
              </w:rPr>
            </w:pPr>
            <w:r w:rsidRPr="00CC0718">
              <w:rPr>
                <w:b/>
                <w:color w:val="5C83B4"/>
                <w:spacing w:val="-2"/>
                <w:sz w:val="24"/>
              </w:rPr>
              <w:t>Classification:</w:t>
            </w:r>
          </w:p>
        </w:tc>
        <w:tc>
          <w:tcPr>
            <w:tcW w:w="8912" w:type="dxa"/>
            <w:gridSpan w:val="7"/>
            <w:vMerge/>
            <w:tcMar/>
          </w:tcPr>
          <w:p w:rsidRPr="00CC0718" w:rsidR="00C71DC8" w:rsidP="00244814" w:rsidRDefault="00C71DC8" w14:paraId="63C75292" w14:textId="77777777"/>
        </w:tc>
      </w:tr>
      <w:tr w:rsidRPr="00CC0718" w:rsidR="00C71DC8" w:rsidTr="3A33D0EC" w14:paraId="24EF0566" w14:textId="77777777">
        <w:trPr>
          <w:trHeight w:val="445" w:hRule="exact"/>
        </w:trPr>
        <w:tc>
          <w:tcPr>
            <w:tcW w:w="1805" w:type="dxa"/>
            <w:shd w:val="clear" w:color="auto" w:fill="FFFFFF" w:themeFill="background1"/>
            <w:tcMar/>
          </w:tcPr>
          <w:p w:rsidRPr="00CC0718" w:rsidR="00C71DC8" w:rsidP="00244814" w:rsidRDefault="00C71DC8" w14:paraId="4F820E98" w14:textId="77777777">
            <w:pPr>
              <w:rPr>
                <w:b/>
                <w:color w:val="5C83B4"/>
                <w:spacing w:val="-2"/>
                <w:sz w:val="24"/>
              </w:rPr>
            </w:pPr>
            <w:r w:rsidRPr="00CC0718">
              <w:rPr>
                <w:b/>
                <w:color w:val="5C83B4"/>
                <w:spacing w:val="-2"/>
                <w:sz w:val="24"/>
              </w:rPr>
              <w:t>Aggregated:</w:t>
            </w:r>
          </w:p>
        </w:tc>
        <w:tc>
          <w:tcPr>
            <w:tcW w:w="8912" w:type="dxa"/>
            <w:gridSpan w:val="7"/>
            <w:shd w:val="clear" w:color="auto" w:fill="FFFFFF" w:themeFill="background1"/>
            <w:tcMar/>
          </w:tcPr>
          <w:p w:rsidRPr="00CC0718" w:rsidR="00C71DC8" w:rsidP="00244814" w:rsidRDefault="00C71DC8" w14:paraId="4B76BAF4" w14:textId="77777777">
            <w:pPr>
              <w:rPr>
                <w:b/>
                <w:color w:val="5C83B4"/>
                <w:spacing w:val="-2"/>
                <w:sz w:val="24"/>
              </w:rPr>
            </w:pPr>
            <w:r w:rsidRPr="00CC0718">
              <w:rPr>
                <w:b/>
                <w:color w:val="5C83B4"/>
                <w:spacing w:val="-2"/>
                <w:sz w:val="24"/>
              </w:rPr>
              <w:t>No</w:t>
            </w:r>
          </w:p>
        </w:tc>
      </w:tr>
      <w:tr w:rsidRPr="00CC0718" w:rsidR="00C71DC8" w:rsidTr="3A33D0EC" w14:paraId="6EDA295E" w14:textId="77777777">
        <w:trPr>
          <w:trHeight w:val="343" w:hRule="exact"/>
        </w:trPr>
        <w:tc>
          <w:tcPr>
            <w:tcW w:w="3381" w:type="dxa"/>
            <w:gridSpan w:val="2"/>
            <w:tcBorders>
              <w:bottom w:val="single" w:color="8FB6EA" w:sz="5" w:space="0"/>
            </w:tcBorders>
            <w:shd w:val="clear" w:color="auto" w:fill="FFFFFF" w:themeFill="background1"/>
            <w:tcMar/>
          </w:tcPr>
          <w:p w:rsidRPr="00CC0718" w:rsidR="00C71DC8" w:rsidP="00244814" w:rsidRDefault="00C71DC8" w14:paraId="00AEDCF8" w14:textId="77777777">
            <w:pPr>
              <w:rPr>
                <w:color w:val="000000"/>
                <w:spacing w:val="-2"/>
                <w:sz w:val="18"/>
              </w:rPr>
            </w:pPr>
            <w:r w:rsidRPr="00CC0718">
              <w:rPr>
                <w:color w:val="000000"/>
                <w:spacing w:val="-2"/>
                <w:sz w:val="18"/>
              </w:rPr>
              <w:t>Document</w:t>
            </w:r>
          </w:p>
        </w:tc>
        <w:tc>
          <w:tcPr>
            <w:tcW w:w="1132" w:type="dxa"/>
            <w:tcBorders>
              <w:bottom w:val="single" w:color="8FB6EA" w:sz="5" w:space="0"/>
            </w:tcBorders>
            <w:shd w:val="clear" w:color="auto" w:fill="FFFFFF" w:themeFill="background1"/>
            <w:tcMar/>
          </w:tcPr>
          <w:p w:rsidRPr="00CC0718" w:rsidR="00C71DC8" w:rsidP="00244814" w:rsidRDefault="00C71DC8" w14:paraId="4F5FD170" w14:textId="77777777">
            <w:pPr>
              <w:rPr>
                <w:color w:val="000000"/>
                <w:spacing w:val="-2"/>
                <w:sz w:val="18"/>
              </w:rPr>
            </w:pPr>
            <w:r w:rsidRPr="00CC0718">
              <w:rPr>
                <w:color w:val="000000"/>
                <w:spacing w:val="-2"/>
                <w:sz w:val="18"/>
              </w:rPr>
              <w:t>1</w:t>
            </w:r>
          </w:p>
        </w:tc>
        <w:tc>
          <w:tcPr>
            <w:tcW w:w="1576" w:type="dxa"/>
            <w:gridSpan w:val="2"/>
            <w:tcBorders>
              <w:bottom w:val="single" w:color="8FB6EA" w:sz="5" w:space="0"/>
            </w:tcBorders>
            <w:shd w:val="clear" w:color="auto" w:fill="FFFFFF" w:themeFill="background1"/>
            <w:tcMar/>
          </w:tcPr>
          <w:p w:rsidRPr="00CC0718" w:rsidR="00C71DC8" w:rsidP="00244814" w:rsidRDefault="00C71DC8" w14:paraId="29F28A22" w14:textId="77777777">
            <w:pPr>
              <w:rPr>
                <w:color w:val="000000"/>
                <w:spacing w:val="-2"/>
                <w:sz w:val="18"/>
              </w:rPr>
            </w:pPr>
            <w:r w:rsidRPr="00CC0718">
              <w:rPr>
                <w:color w:val="000000"/>
                <w:spacing w:val="-2"/>
                <w:sz w:val="18"/>
              </w:rPr>
              <w:t>1</w:t>
            </w:r>
          </w:p>
        </w:tc>
        <w:tc>
          <w:tcPr>
            <w:tcW w:w="1362" w:type="dxa"/>
            <w:tcBorders>
              <w:bottom w:val="single" w:color="8FB6EA" w:sz="5" w:space="0"/>
            </w:tcBorders>
            <w:shd w:val="clear" w:color="auto" w:fill="FFFFFF" w:themeFill="background1"/>
            <w:tcMar/>
          </w:tcPr>
          <w:p w:rsidRPr="00CC0718" w:rsidR="00C71DC8" w:rsidP="00244814" w:rsidRDefault="00C71DC8" w14:paraId="58AA147D" w14:textId="77777777">
            <w:pPr>
              <w:rPr>
                <w:color w:val="000000"/>
                <w:spacing w:val="-2"/>
                <w:sz w:val="18"/>
              </w:rPr>
            </w:pPr>
            <w:r w:rsidRPr="00CC0718">
              <w:rPr>
                <w:color w:val="000000"/>
                <w:spacing w:val="-2"/>
                <w:sz w:val="18"/>
              </w:rPr>
              <w:t>3</w:t>
            </w:r>
          </w:p>
        </w:tc>
        <w:tc>
          <w:tcPr>
            <w:tcW w:w="1690" w:type="dxa"/>
            <w:tcBorders>
              <w:bottom w:val="single" w:color="8FB6EA" w:sz="5" w:space="0"/>
            </w:tcBorders>
            <w:shd w:val="clear" w:color="auto" w:fill="FFFFFF" w:themeFill="background1"/>
            <w:tcMar/>
          </w:tcPr>
          <w:p w:rsidRPr="00CC0718" w:rsidR="00C71DC8" w:rsidP="00244814" w:rsidRDefault="00C71DC8" w14:paraId="0FE0ECF5" w14:textId="77777777">
            <w:pPr>
              <w:rPr>
                <w:color w:val="000000"/>
                <w:spacing w:val="-2"/>
                <w:sz w:val="18"/>
              </w:rPr>
            </w:pPr>
            <w:r w:rsidRPr="00CC0718">
              <w:rPr>
                <w:color w:val="000000"/>
                <w:spacing w:val="-2"/>
                <w:sz w:val="18"/>
              </w:rPr>
              <w:t>1</w:t>
            </w:r>
          </w:p>
        </w:tc>
        <w:tc>
          <w:tcPr>
            <w:tcW w:w="1576" w:type="dxa"/>
            <w:tcBorders>
              <w:bottom w:val="single" w:color="8FB6EA" w:sz="5" w:space="0"/>
            </w:tcBorders>
            <w:shd w:val="clear" w:color="auto" w:fill="FFFFFF" w:themeFill="background1"/>
            <w:tcMar/>
          </w:tcPr>
          <w:p w:rsidRPr="00CC0718" w:rsidR="00C71DC8" w:rsidP="00244814" w:rsidRDefault="00C71DC8" w14:paraId="42EF3BE9" w14:textId="77777777">
            <w:pPr>
              <w:rPr>
                <w:color w:val="000000"/>
                <w:spacing w:val="-2"/>
                <w:sz w:val="18"/>
              </w:rPr>
            </w:pPr>
          </w:p>
        </w:tc>
      </w:tr>
      <w:tr w:rsidRPr="00CC0718" w:rsidR="00C71DC8" w:rsidTr="3A33D0EC" w14:paraId="258BAE12" w14:textId="77777777">
        <w:trPr>
          <w:trHeight w:val="459" w:hRule="exact"/>
        </w:trPr>
        <w:tc>
          <w:tcPr>
            <w:tcW w:w="10717" w:type="dxa"/>
            <w:gridSpan w:val="8"/>
            <w:tcBorders>
              <w:top w:val="single" w:color="8FB6EA" w:sz="5" w:space="0"/>
            </w:tcBorders>
            <w:tcMar/>
          </w:tcPr>
          <w:p w:rsidRPr="00CC0718" w:rsidR="00C71DC8" w:rsidP="00244814" w:rsidRDefault="00C71DC8" w14:paraId="4271DF2E" w14:textId="77777777"/>
        </w:tc>
      </w:tr>
      <w:tr w:rsidRPr="00CC0718" w:rsidR="00C71DC8" w:rsidTr="3A33D0EC" w14:paraId="28241203" w14:textId="77777777">
        <w:trPr>
          <w:trHeight w:val="329" w:hRule="exact"/>
        </w:trPr>
        <w:tc>
          <w:tcPr>
            <w:tcW w:w="10717" w:type="dxa"/>
            <w:gridSpan w:val="8"/>
            <w:shd w:val="clear" w:color="auto" w:fill="FFFFFF" w:themeFill="background1"/>
            <w:tcMar/>
          </w:tcPr>
          <w:p w:rsidRPr="00CC0718" w:rsidR="00C71DC8" w:rsidP="00244814" w:rsidRDefault="00C71DC8" w14:paraId="7AA1B184" w14:textId="77777777">
            <w:pPr>
              <w:rPr>
                <w:b/>
                <w:color w:val="5C83B4"/>
                <w:spacing w:val="-2"/>
                <w:sz w:val="24"/>
              </w:rPr>
            </w:pPr>
          </w:p>
        </w:tc>
      </w:tr>
      <w:tr w:rsidRPr="00CC0718" w:rsidR="00C71DC8" w:rsidTr="3A33D0EC" w14:paraId="032226C3" w14:textId="77777777">
        <w:trPr>
          <w:trHeight w:val="459" w:hRule="exact"/>
        </w:trPr>
        <w:tc>
          <w:tcPr>
            <w:tcW w:w="1805" w:type="dxa"/>
            <w:shd w:val="clear" w:color="auto" w:fill="FFFFFF" w:themeFill="background1"/>
            <w:tcMar/>
          </w:tcPr>
          <w:p w:rsidRPr="00CC0718" w:rsidR="00C71DC8" w:rsidP="00244814" w:rsidRDefault="00C71DC8" w14:paraId="0AD3B6B7" w14:textId="77777777">
            <w:pPr>
              <w:rPr>
                <w:b/>
                <w:color w:val="5C83B4"/>
                <w:spacing w:val="-2"/>
                <w:sz w:val="24"/>
              </w:rPr>
            </w:pPr>
            <w:r w:rsidRPr="00CC0718">
              <w:rPr>
                <w:b/>
                <w:color w:val="5C83B4"/>
                <w:spacing w:val="-2"/>
                <w:sz w:val="24"/>
              </w:rPr>
              <w:t>Nickname:</w:t>
            </w:r>
          </w:p>
        </w:tc>
        <w:tc>
          <w:tcPr>
            <w:tcW w:w="8912" w:type="dxa"/>
            <w:gridSpan w:val="7"/>
            <w:vMerge w:val="restart"/>
            <w:shd w:val="clear" w:color="auto" w:fill="FFFFFF" w:themeFill="background1"/>
            <w:tcMar/>
          </w:tcPr>
          <w:p w:rsidRPr="00CC0718" w:rsidR="00C71DC8" w:rsidP="00244814" w:rsidRDefault="00C71DC8" w14:paraId="771531BD" w14:textId="77777777">
            <w:pPr>
              <w:rPr>
                <w:b/>
                <w:color w:val="5C83B4"/>
                <w:spacing w:val="-2"/>
                <w:sz w:val="24"/>
              </w:rPr>
            </w:pPr>
            <w:r w:rsidRPr="00CC0718">
              <w:rPr>
                <w:b/>
                <w:color w:val="5C83B4"/>
                <w:spacing w:val="-2"/>
                <w:sz w:val="24"/>
              </w:rPr>
              <w:t>Codes\\AXIAL CODE\\Q4 b- Activities of the club\PROFESSIONAL DEVELOPMENT</w:t>
            </w:r>
          </w:p>
        </w:tc>
      </w:tr>
      <w:tr w:rsidRPr="00CC0718" w:rsidR="00C71DC8" w:rsidTr="3A33D0EC" w14:paraId="4B96D677" w14:textId="77777777">
        <w:trPr>
          <w:trHeight w:val="444" w:hRule="exact"/>
        </w:trPr>
        <w:tc>
          <w:tcPr>
            <w:tcW w:w="1805" w:type="dxa"/>
            <w:shd w:val="clear" w:color="auto" w:fill="FFFFFF" w:themeFill="background1"/>
            <w:tcMar/>
          </w:tcPr>
          <w:p w:rsidRPr="00CC0718" w:rsidR="00C71DC8" w:rsidP="00244814" w:rsidRDefault="00C71DC8" w14:paraId="5035A722" w14:textId="77777777">
            <w:pPr>
              <w:rPr>
                <w:b/>
                <w:color w:val="5C83B4"/>
                <w:spacing w:val="-2"/>
                <w:sz w:val="24"/>
              </w:rPr>
            </w:pPr>
            <w:r w:rsidRPr="00CC0718">
              <w:rPr>
                <w:b/>
                <w:color w:val="5C83B4"/>
                <w:spacing w:val="-2"/>
                <w:sz w:val="24"/>
              </w:rPr>
              <w:t>Classification:</w:t>
            </w:r>
          </w:p>
        </w:tc>
        <w:tc>
          <w:tcPr>
            <w:tcW w:w="8912" w:type="dxa"/>
            <w:gridSpan w:val="7"/>
            <w:vMerge/>
            <w:tcMar/>
          </w:tcPr>
          <w:p w:rsidRPr="00CC0718" w:rsidR="00C71DC8" w:rsidP="00244814" w:rsidRDefault="00C71DC8" w14:paraId="3559A835" w14:textId="77777777"/>
        </w:tc>
      </w:tr>
      <w:tr w:rsidRPr="00CC0718" w:rsidR="00C71DC8" w:rsidTr="3A33D0EC" w14:paraId="563C3431" w14:textId="77777777">
        <w:trPr>
          <w:trHeight w:val="459" w:hRule="exact"/>
        </w:trPr>
        <w:tc>
          <w:tcPr>
            <w:tcW w:w="1805" w:type="dxa"/>
            <w:shd w:val="clear" w:color="auto" w:fill="FFFFFF" w:themeFill="background1"/>
            <w:tcMar/>
          </w:tcPr>
          <w:p w:rsidRPr="00CC0718" w:rsidR="00C71DC8" w:rsidP="00244814" w:rsidRDefault="00C71DC8" w14:paraId="74AE6B91" w14:textId="77777777">
            <w:pPr>
              <w:rPr>
                <w:b/>
                <w:color w:val="5C83B4"/>
                <w:spacing w:val="-2"/>
                <w:sz w:val="24"/>
              </w:rPr>
            </w:pPr>
            <w:r w:rsidRPr="00CC0718">
              <w:rPr>
                <w:b/>
                <w:color w:val="5C83B4"/>
                <w:spacing w:val="-2"/>
                <w:sz w:val="24"/>
              </w:rPr>
              <w:t>Aggregated:</w:t>
            </w:r>
          </w:p>
        </w:tc>
        <w:tc>
          <w:tcPr>
            <w:tcW w:w="8912" w:type="dxa"/>
            <w:gridSpan w:val="7"/>
            <w:shd w:val="clear" w:color="auto" w:fill="FFFFFF" w:themeFill="background1"/>
            <w:tcMar/>
          </w:tcPr>
          <w:p w:rsidRPr="00CC0718" w:rsidR="00C71DC8" w:rsidP="00244814" w:rsidRDefault="00C71DC8" w14:paraId="62619FCC" w14:textId="77777777">
            <w:pPr>
              <w:rPr>
                <w:b/>
                <w:color w:val="5C83B4"/>
                <w:spacing w:val="-2"/>
                <w:sz w:val="24"/>
              </w:rPr>
            </w:pPr>
            <w:r w:rsidRPr="00CC0718">
              <w:rPr>
                <w:b/>
                <w:color w:val="5C83B4"/>
                <w:spacing w:val="-2"/>
                <w:sz w:val="24"/>
              </w:rPr>
              <w:t>Yes</w:t>
            </w:r>
          </w:p>
        </w:tc>
      </w:tr>
      <w:tr w:rsidRPr="00CC0718" w:rsidR="00C71DC8" w:rsidTr="3A33D0EC" w14:paraId="6A264CF4" w14:textId="77777777">
        <w:trPr>
          <w:trHeight w:val="329" w:hRule="exact"/>
        </w:trPr>
        <w:tc>
          <w:tcPr>
            <w:tcW w:w="3381" w:type="dxa"/>
            <w:gridSpan w:val="2"/>
            <w:tcBorders>
              <w:bottom w:val="single" w:color="8FB6EA" w:sz="5" w:space="0"/>
            </w:tcBorders>
            <w:shd w:val="clear" w:color="auto" w:fill="FFFFFF" w:themeFill="background1"/>
            <w:tcMar/>
          </w:tcPr>
          <w:p w:rsidRPr="00CC0718" w:rsidR="00C71DC8" w:rsidP="00244814" w:rsidRDefault="00C71DC8" w14:paraId="5EAB28E5" w14:textId="77777777">
            <w:pPr>
              <w:rPr>
                <w:color w:val="000000"/>
                <w:spacing w:val="-2"/>
                <w:sz w:val="18"/>
              </w:rPr>
            </w:pPr>
            <w:r w:rsidRPr="00CC0718">
              <w:rPr>
                <w:color w:val="000000"/>
                <w:spacing w:val="-2"/>
                <w:sz w:val="18"/>
              </w:rPr>
              <w:t>Document</w:t>
            </w:r>
          </w:p>
        </w:tc>
        <w:tc>
          <w:tcPr>
            <w:tcW w:w="1132" w:type="dxa"/>
            <w:tcBorders>
              <w:bottom w:val="single" w:color="8FB6EA" w:sz="5" w:space="0"/>
            </w:tcBorders>
            <w:shd w:val="clear" w:color="auto" w:fill="FFFFFF" w:themeFill="background1"/>
            <w:tcMar/>
          </w:tcPr>
          <w:p w:rsidRPr="00CC0718" w:rsidR="00C71DC8" w:rsidP="00244814" w:rsidRDefault="00C71DC8" w14:paraId="674CC503" w14:textId="77777777">
            <w:pPr>
              <w:rPr>
                <w:color w:val="000000"/>
                <w:spacing w:val="-2"/>
                <w:sz w:val="18"/>
              </w:rPr>
            </w:pPr>
            <w:r w:rsidRPr="00CC0718">
              <w:rPr>
                <w:color w:val="000000"/>
                <w:spacing w:val="-2"/>
                <w:sz w:val="18"/>
              </w:rPr>
              <w:t>3</w:t>
            </w:r>
          </w:p>
        </w:tc>
        <w:tc>
          <w:tcPr>
            <w:tcW w:w="1576" w:type="dxa"/>
            <w:gridSpan w:val="2"/>
            <w:tcBorders>
              <w:bottom w:val="single" w:color="8FB6EA" w:sz="5" w:space="0"/>
            </w:tcBorders>
            <w:shd w:val="clear" w:color="auto" w:fill="FFFFFF" w:themeFill="background1"/>
            <w:tcMar/>
          </w:tcPr>
          <w:p w:rsidRPr="00CC0718" w:rsidR="00C71DC8" w:rsidP="00244814" w:rsidRDefault="00C71DC8" w14:paraId="072EEC8B" w14:textId="77777777">
            <w:pPr>
              <w:rPr>
                <w:color w:val="000000"/>
                <w:spacing w:val="-2"/>
                <w:sz w:val="18"/>
              </w:rPr>
            </w:pPr>
            <w:r w:rsidRPr="00CC0718">
              <w:rPr>
                <w:color w:val="000000"/>
                <w:spacing w:val="-2"/>
                <w:sz w:val="18"/>
              </w:rPr>
              <w:t>9</w:t>
            </w:r>
          </w:p>
        </w:tc>
        <w:tc>
          <w:tcPr>
            <w:tcW w:w="1362" w:type="dxa"/>
            <w:tcBorders>
              <w:bottom w:val="single" w:color="8FB6EA" w:sz="5" w:space="0"/>
            </w:tcBorders>
            <w:shd w:val="clear" w:color="auto" w:fill="FFFFFF" w:themeFill="background1"/>
            <w:tcMar/>
          </w:tcPr>
          <w:p w:rsidRPr="00CC0718" w:rsidR="00C71DC8" w:rsidP="00244814" w:rsidRDefault="00C71DC8" w14:paraId="2E354BEA" w14:textId="77777777">
            <w:pPr>
              <w:rPr>
                <w:color w:val="000000"/>
                <w:spacing w:val="-2"/>
                <w:sz w:val="18"/>
              </w:rPr>
            </w:pPr>
            <w:r w:rsidRPr="00CC0718">
              <w:rPr>
                <w:color w:val="000000"/>
                <w:spacing w:val="-2"/>
                <w:sz w:val="18"/>
              </w:rPr>
              <w:t>165</w:t>
            </w:r>
          </w:p>
        </w:tc>
        <w:tc>
          <w:tcPr>
            <w:tcW w:w="1690" w:type="dxa"/>
            <w:tcBorders>
              <w:bottom w:val="single" w:color="8FB6EA" w:sz="5" w:space="0"/>
            </w:tcBorders>
            <w:shd w:val="clear" w:color="auto" w:fill="FFFFFF" w:themeFill="background1"/>
            <w:tcMar/>
          </w:tcPr>
          <w:p w:rsidRPr="00CC0718" w:rsidR="00C71DC8" w:rsidP="00244814" w:rsidRDefault="00C71DC8" w14:paraId="4DAE2B6B" w14:textId="77777777">
            <w:pPr>
              <w:rPr>
                <w:color w:val="000000"/>
                <w:spacing w:val="-2"/>
                <w:sz w:val="18"/>
              </w:rPr>
            </w:pPr>
            <w:r w:rsidRPr="00CC0718">
              <w:rPr>
                <w:color w:val="000000"/>
                <w:spacing w:val="-2"/>
                <w:sz w:val="18"/>
              </w:rPr>
              <w:t>9</w:t>
            </w:r>
          </w:p>
        </w:tc>
        <w:tc>
          <w:tcPr>
            <w:tcW w:w="1576" w:type="dxa"/>
            <w:tcBorders>
              <w:bottom w:val="single" w:color="8FB6EA" w:sz="5" w:space="0"/>
            </w:tcBorders>
            <w:shd w:val="clear" w:color="auto" w:fill="FFFFFF" w:themeFill="background1"/>
            <w:tcMar/>
          </w:tcPr>
          <w:p w:rsidRPr="00CC0718" w:rsidR="00C71DC8" w:rsidP="00244814" w:rsidRDefault="00C71DC8" w14:paraId="2DC498CA" w14:textId="77777777">
            <w:pPr>
              <w:rPr>
                <w:color w:val="000000"/>
                <w:spacing w:val="-2"/>
                <w:sz w:val="18"/>
              </w:rPr>
            </w:pPr>
          </w:p>
        </w:tc>
      </w:tr>
      <w:tr w:rsidRPr="00CC0718" w:rsidR="00C71DC8" w:rsidTr="3A33D0EC" w14:paraId="292C729C" w14:textId="77777777">
        <w:trPr>
          <w:trHeight w:val="459" w:hRule="exact"/>
        </w:trPr>
        <w:tc>
          <w:tcPr>
            <w:tcW w:w="10717" w:type="dxa"/>
            <w:gridSpan w:val="8"/>
            <w:tcBorders>
              <w:top w:val="single" w:color="8FB6EA" w:sz="5" w:space="0"/>
            </w:tcBorders>
            <w:tcMar/>
          </w:tcPr>
          <w:p w:rsidRPr="00CC0718" w:rsidR="00C71DC8" w:rsidP="00244814" w:rsidRDefault="00C71DC8" w14:paraId="5A632918" w14:textId="77777777"/>
        </w:tc>
      </w:tr>
      <w:tr w:rsidRPr="00CC0718" w:rsidR="00C71DC8" w:rsidTr="3A33D0EC" w14:paraId="064631AF" w14:textId="77777777">
        <w:trPr>
          <w:trHeight w:val="601" w:hRule="exact"/>
        </w:trPr>
        <w:tc>
          <w:tcPr>
            <w:tcW w:w="10717" w:type="dxa"/>
            <w:gridSpan w:val="8"/>
            <w:shd w:val="clear" w:color="auto" w:fill="FFFFFF" w:themeFill="background1"/>
            <w:tcMar/>
          </w:tcPr>
          <w:p w:rsidRPr="00CC0718" w:rsidR="00C71DC8" w:rsidP="00244814" w:rsidRDefault="00C71DC8" w14:paraId="29358BF0" w14:textId="77777777">
            <w:pPr>
              <w:rPr>
                <w:b/>
                <w:color w:val="5C83B4"/>
                <w:spacing w:val="-2"/>
                <w:sz w:val="24"/>
              </w:rPr>
            </w:pPr>
          </w:p>
        </w:tc>
      </w:tr>
      <w:tr w:rsidRPr="00CC0718" w:rsidR="00C71DC8" w:rsidTr="3A33D0EC" w14:paraId="761C619D" w14:textId="77777777">
        <w:trPr>
          <w:trHeight w:val="445" w:hRule="exact"/>
        </w:trPr>
        <w:tc>
          <w:tcPr>
            <w:tcW w:w="1805" w:type="dxa"/>
            <w:shd w:val="clear" w:color="auto" w:fill="FFFFFF" w:themeFill="background1"/>
            <w:tcMar/>
          </w:tcPr>
          <w:p w:rsidRPr="00CC0718" w:rsidR="00C71DC8" w:rsidP="00244814" w:rsidRDefault="00C71DC8" w14:paraId="4DECC297" w14:textId="77777777">
            <w:pPr>
              <w:rPr>
                <w:b/>
                <w:color w:val="5C83B4"/>
                <w:spacing w:val="-2"/>
                <w:sz w:val="24"/>
              </w:rPr>
            </w:pPr>
            <w:r w:rsidRPr="00CC0718">
              <w:rPr>
                <w:b/>
                <w:color w:val="5C83B4"/>
                <w:spacing w:val="-2"/>
                <w:sz w:val="24"/>
              </w:rPr>
              <w:t>Nickname:</w:t>
            </w:r>
          </w:p>
        </w:tc>
        <w:tc>
          <w:tcPr>
            <w:tcW w:w="8912" w:type="dxa"/>
            <w:gridSpan w:val="7"/>
            <w:vMerge w:val="restart"/>
            <w:shd w:val="clear" w:color="auto" w:fill="FFFFFF" w:themeFill="background1"/>
            <w:tcMar/>
          </w:tcPr>
          <w:p w:rsidRPr="00CC0718" w:rsidR="00C71DC8" w:rsidP="3A33D0EC" w:rsidRDefault="00C71DC8" w14:paraId="0EF207A8" w14:textId="77777777">
            <w:pPr>
              <w:rPr>
                <w:b w:val="1"/>
                <w:bCs w:val="1"/>
                <w:color w:val="5C83B4"/>
                <w:spacing w:val="-2"/>
                <w:sz w:val="24"/>
                <w:szCs w:val="24"/>
                <w:lang w:val="en-US"/>
              </w:rPr>
            </w:pPr>
            <w:r w:rsidRPr="3A33D0EC" w:rsidR="00C71DC8">
              <w:rPr>
                <w:b w:val="1"/>
                <w:bCs w:val="1"/>
                <w:color w:val="5C83B4"/>
                <w:spacing w:val="-2"/>
                <w:sz w:val="24"/>
                <w:szCs w:val="24"/>
                <w:lang w:val="en-US"/>
              </w:rPr>
              <w:t xml:space="preserve">Codes\\AXIAL CODE\\Q4 b- Activities of the club\PROFESSIONAL DEVELOPMENT\Go to the National </w:t>
            </w:r>
            <w:r w:rsidRPr="3A33D0EC" w:rsidR="00C71DC8">
              <w:rPr>
                <w:b w:val="1"/>
                <w:bCs w:val="1"/>
                <w:color w:val="5C83B4"/>
                <w:spacing w:val="-2"/>
                <w:sz w:val="24"/>
                <w:szCs w:val="24"/>
                <w:lang w:val="en-US"/>
              </w:rPr>
              <w:t>Coference</w:t>
            </w:r>
          </w:p>
        </w:tc>
      </w:tr>
      <w:tr w:rsidRPr="00CC0718" w:rsidR="00C71DC8" w:rsidTr="3A33D0EC" w14:paraId="59858A5F" w14:textId="77777777">
        <w:trPr>
          <w:trHeight w:val="458" w:hRule="exact"/>
        </w:trPr>
        <w:tc>
          <w:tcPr>
            <w:tcW w:w="1805" w:type="dxa"/>
            <w:shd w:val="clear" w:color="auto" w:fill="FFFFFF" w:themeFill="background1"/>
            <w:tcMar/>
          </w:tcPr>
          <w:p w:rsidRPr="00CC0718" w:rsidR="00C71DC8" w:rsidP="00244814" w:rsidRDefault="00C71DC8" w14:paraId="39D9BCF8" w14:textId="77777777">
            <w:pPr>
              <w:rPr>
                <w:b/>
                <w:color w:val="5C83B4"/>
                <w:spacing w:val="-2"/>
                <w:sz w:val="24"/>
              </w:rPr>
            </w:pPr>
            <w:r w:rsidRPr="00CC0718">
              <w:rPr>
                <w:b/>
                <w:color w:val="5C83B4"/>
                <w:spacing w:val="-2"/>
                <w:sz w:val="24"/>
              </w:rPr>
              <w:t>Classification:</w:t>
            </w:r>
          </w:p>
        </w:tc>
        <w:tc>
          <w:tcPr>
            <w:tcW w:w="8912" w:type="dxa"/>
            <w:gridSpan w:val="7"/>
            <w:vMerge/>
            <w:tcMar/>
          </w:tcPr>
          <w:p w:rsidRPr="00CC0718" w:rsidR="00C71DC8" w:rsidP="00244814" w:rsidRDefault="00C71DC8" w14:paraId="71335660" w14:textId="77777777"/>
        </w:tc>
      </w:tr>
      <w:tr w:rsidRPr="00CC0718" w:rsidR="00C71DC8" w:rsidTr="3A33D0EC" w14:paraId="47CA138D" w14:textId="77777777">
        <w:trPr>
          <w:trHeight w:val="444" w:hRule="exact"/>
        </w:trPr>
        <w:tc>
          <w:tcPr>
            <w:tcW w:w="1805" w:type="dxa"/>
            <w:shd w:val="clear" w:color="auto" w:fill="FFFFFF" w:themeFill="background1"/>
            <w:tcMar/>
          </w:tcPr>
          <w:p w:rsidRPr="00CC0718" w:rsidR="00C71DC8" w:rsidP="00244814" w:rsidRDefault="00C71DC8" w14:paraId="731A551F" w14:textId="77777777">
            <w:pPr>
              <w:rPr>
                <w:b/>
                <w:color w:val="5C83B4"/>
                <w:spacing w:val="-2"/>
                <w:sz w:val="24"/>
              </w:rPr>
            </w:pPr>
            <w:r w:rsidRPr="00CC0718">
              <w:rPr>
                <w:b/>
                <w:color w:val="5C83B4"/>
                <w:spacing w:val="-2"/>
                <w:sz w:val="24"/>
              </w:rPr>
              <w:t>Aggregated:</w:t>
            </w:r>
          </w:p>
        </w:tc>
        <w:tc>
          <w:tcPr>
            <w:tcW w:w="8912" w:type="dxa"/>
            <w:gridSpan w:val="7"/>
            <w:shd w:val="clear" w:color="auto" w:fill="FFFFFF" w:themeFill="background1"/>
            <w:tcMar/>
          </w:tcPr>
          <w:p w:rsidRPr="00CC0718" w:rsidR="00C71DC8" w:rsidP="00244814" w:rsidRDefault="00C71DC8" w14:paraId="544074B5" w14:textId="77777777">
            <w:pPr>
              <w:rPr>
                <w:b/>
                <w:color w:val="5C83B4"/>
                <w:spacing w:val="-2"/>
                <w:sz w:val="24"/>
              </w:rPr>
            </w:pPr>
            <w:r w:rsidRPr="00CC0718">
              <w:rPr>
                <w:b/>
                <w:color w:val="5C83B4"/>
                <w:spacing w:val="-2"/>
                <w:sz w:val="24"/>
              </w:rPr>
              <w:t>No</w:t>
            </w:r>
          </w:p>
        </w:tc>
      </w:tr>
      <w:tr w:rsidRPr="00CC0718" w:rsidR="00C71DC8" w:rsidTr="3A33D0EC" w14:paraId="64B86911" w14:textId="77777777">
        <w:trPr>
          <w:trHeight w:val="344" w:hRule="exact"/>
        </w:trPr>
        <w:tc>
          <w:tcPr>
            <w:tcW w:w="3381" w:type="dxa"/>
            <w:gridSpan w:val="2"/>
            <w:tcBorders>
              <w:bottom w:val="single" w:color="8FB6EA" w:sz="5" w:space="0"/>
            </w:tcBorders>
            <w:shd w:val="clear" w:color="auto" w:fill="FFFFFF" w:themeFill="background1"/>
            <w:tcMar/>
          </w:tcPr>
          <w:p w:rsidRPr="00CC0718" w:rsidR="00C71DC8" w:rsidP="00244814" w:rsidRDefault="00C71DC8" w14:paraId="2E5CF339" w14:textId="77777777">
            <w:pPr>
              <w:rPr>
                <w:color w:val="000000"/>
                <w:spacing w:val="-2"/>
                <w:sz w:val="18"/>
              </w:rPr>
            </w:pPr>
            <w:r w:rsidRPr="00CC0718">
              <w:rPr>
                <w:color w:val="000000"/>
                <w:spacing w:val="-2"/>
                <w:sz w:val="18"/>
              </w:rPr>
              <w:t>Document</w:t>
            </w:r>
          </w:p>
        </w:tc>
        <w:tc>
          <w:tcPr>
            <w:tcW w:w="1132" w:type="dxa"/>
            <w:tcBorders>
              <w:bottom w:val="single" w:color="8FB6EA" w:sz="5" w:space="0"/>
            </w:tcBorders>
            <w:shd w:val="clear" w:color="auto" w:fill="FFFFFF" w:themeFill="background1"/>
            <w:tcMar/>
          </w:tcPr>
          <w:p w:rsidRPr="00CC0718" w:rsidR="00C71DC8" w:rsidP="00244814" w:rsidRDefault="00C71DC8" w14:paraId="3EEB93DE" w14:textId="77777777">
            <w:pPr>
              <w:rPr>
                <w:color w:val="000000"/>
                <w:spacing w:val="-2"/>
                <w:sz w:val="18"/>
              </w:rPr>
            </w:pPr>
            <w:r w:rsidRPr="00CC0718">
              <w:rPr>
                <w:color w:val="000000"/>
                <w:spacing w:val="-2"/>
                <w:sz w:val="18"/>
              </w:rPr>
              <w:t>2</w:t>
            </w:r>
          </w:p>
        </w:tc>
        <w:tc>
          <w:tcPr>
            <w:tcW w:w="1576" w:type="dxa"/>
            <w:gridSpan w:val="2"/>
            <w:tcBorders>
              <w:bottom w:val="single" w:color="8FB6EA" w:sz="5" w:space="0"/>
            </w:tcBorders>
            <w:shd w:val="clear" w:color="auto" w:fill="FFFFFF" w:themeFill="background1"/>
            <w:tcMar/>
          </w:tcPr>
          <w:p w:rsidRPr="00CC0718" w:rsidR="00C71DC8" w:rsidP="00244814" w:rsidRDefault="00C71DC8" w14:paraId="6E949465" w14:textId="77777777">
            <w:pPr>
              <w:rPr>
                <w:color w:val="000000"/>
                <w:spacing w:val="-2"/>
                <w:sz w:val="18"/>
              </w:rPr>
            </w:pPr>
            <w:r w:rsidRPr="00CC0718">
              <w:rPr>
                <w:color w:val="000000"/>
                <w:spacing w:val="-2"/>
                <w:sz w:val="18"/>
              </w:rPr>
              <w:t>2</w:t>
            </w:r>
          </w:p>
        </w:tc>
        <w:tc>
          <w:tcPr>
            <w:tcW w:w="1362" w:type="dxa"/>
            <w:tcBorders>
              <w:bottom w:val="single" w:color="8FB6EA" w:sz="5" w:space="0"/>
            </w:tcBorders>
            <w:shd w:val="clear" w:color="auto" w:fill="FFFFFF" w:themeFill="background1"/>
            <w:tcMar/>
          </w:tcPr>
          <w:p w:rsidRPr="00CC0718" w:rsidR="00C71DC8" w:rsidP="00244814" w:rsidRDefault="00C71DC8" w14:paraId="550DE458" w14:textId="77777777">
            <w:pPr>
              <w:rPr>
                <w:color w:val="000000"/>
                <w:spacing w:val="-2"/>
                <w:sz w:val="18"/>
              </w:rPr>
            </w:pPr>
            <w:r w:rsidRPr="00CC0718">
              <w:rPr>
                <w:color w:val="000000"/>
                <w:spacing w:val="-2"/>
                <w:sz w:val="18"/>
              </w:rPr>
              <w:t>119</w:t>
            </w:r>
          </w:p>
        </w:tc>
        <w:tc>
          <w:tcPr>
            <w:tcW w:w="1690" w:type="dxa"/>
            <w:tcBorders>
              <w:bottom w:val="single" w:color="8FB6EA" w:sz="5" w:space="0"/>
            </w:tcBorders>
            <w:shd w:val="clear" w:color="auto" w:fill="FFFFFF" w:themeFill="background1"/>
            <w:tcMar/>
          </w:tcPr>
          <w:p w:rsidRPr="00CC0718" w:rsidR="00C71DC8" w:rsidP="00244814" w:rsidRDefault="00C71DC8" w14:paraId="10FDF557" w14:textId="77777777">
            <w:pPr>
              <w:rPr>
                <w:color w:val="000000"/>
                <w:spacing w:val="-2"/>
                <w:sz w:val="18"/>
              </w:rPr>
            </w:pPr>
            <w:r w:rsidRPr="00CC0718">
              <w:rPr>
                <w:color w:val="000000"/>
                <w:spacing w:val="-2"/>
                <w:sz w:val="18"/>
              </w:rPr>
              <w:t>2</w:t>
            </w:r>
          </w:p>
        </w:tc>
        <w:tc>
          <w:tcPr>
            <w:tcW w:w="1576" w:type="dxa"/>
            <w:tcBorders>
              <w:bottom w:val="single" w:color="8FB6EA" w:sz="5" w:space="0"/>
            </w:tcBorders>
            <w:shd w:val="clear" w:color="auto" w:fill="FFFFFF" w:themeFill="background1"/>
            <w:tcMar/>
          </w:tcPr>
          <w:p w:rsidRPr="00CC0718" w:rsidR="00C71DC8" w:rsidP="00244814" w:rsidRDefault="00C71DC8" w14:paraId="79B9B742" w14:textId="77777777">
            <w:pPr>
              <w:rPr>
                <w:color w:val="000000"/>
                <w:spacing w:val="-2"/>
                <w:sz w:val="18"/>
              </w:rPr>
            </w:pPr>
          </w:p>
        </w:tc>
      </w:tr>
      <w:tr w:rsidRPr="00CC0718" w:rsidR="00C71DC8" w:rsidTr="3A33D0EC" w14:paraId="4E7FB76E" w14:textId="77777777">
        <w:trPr>
          <w:trHeight w:val="888" w:hRule="exact"/>
        </w:trPr>
        <w:tc>
          <w:tcPr>
            <w:tcW w:w="10717" w:type="dxa"/>
            <w:gridSpan w:val="8"/>
            <w:tcBorders>
              <w:top w:val="single" w:color="8FB6EA" w:sz="5" w:space="0"/>
            </w:tcBorders>
            <w:tcMar/>
          </w:tcPr>
          <w:p w:rsidRPr="00CC0718" w:rsidR="00C71DC8" w:rsidP="00244814" w:rsidRDefault="00C71DC8" w14:paraId="11A3A864" w14:textId="77777777"/>
        </w:tc>
      </w:tr>
      <w:tr w:rsidRPr="00CC0718" w:rsidR="00C71DC8" w:rsidTr="3A33D0EC" w14:paraId="4420E22A" w14:textId="77777777">
        <w:trPr>
          <w:trHeight w:val="889" w:hRule="exact"/>
        </w:trPr>
        <w:tc>
          <w:tcPr>
            <w:tcW w:w="10717" w:type="dxa"/>
            <w:gridSpan w:val="8"/>
            <w:tcMar/>
          </w:tcPr>
          <w:p w:rsidRPr="00CC0718" w:rsidR="00C71DC8" w:rsidP="00244814" w:rsidRDefault="00C71DC8" w14:paraId="14ACCC28" w14:textId="77777777"/>
        </w:tc>
      </w:tr>
      <w:tr w:rsidRPr="00CC0718" w:rsidR="00C71DC8" w:rsidTr="3A33D0EC" w14:paraId="2699182F" w14:textId="77777777">
        <w:trPr>
          <w:trHeight w:val="458" w:hRule="exact"/>
        </w:trPr>
        <w:tc>
          <w:tcPr>
            <w:tcW w:w="5359" w:type="dxa"/>
            <w:gridSpan w:val="4"/>
            <w:shd w:val="clear" w:color="auto" w:fill="FFFFFF" w:themeFill="background1"/>
            <w:tcMar/>
          </w:tcPr>
          <w:p w:rsidRPr="00CC0718" w:rsidR="00C71DC8" w:rsidP="00244814" w:rsidRDefault="00C71DC8" w14:paraId="3C91319C" w14:textId="77777777">
            <w:pPr>
              <w:jc w:val="right"/>
              <w:rPr>
                <w:color w:val="000066"/>
                <w:spacing w:val="-2"/>
                <w:sz w:val="16"/>
              </w:rPr>
            </w:pPr>
            <w:r w:rsidRPr="00CC0718">
              <w:rPr>
                <w:color w:val="000066"/>
                <w:spacing w:val="-2"/>
                <w:sz w:val="16"/>
              </w:rPr>
              <w:t>Formatted Reports\\Code Summary Formatted Report</w:t>
            </w:r>
          </w:p>
        </w:tc>
        <w:tc>
          <w:tcPr>
            <w:tcW w:w="5358" w:type="dxa"/>
            <w:gridSpan w:val="4"/>
            <w:shd w:val="clear" w:color="auto" w:fill="FFFFFF" w:themeFill="background1"/>
            <w:tcMar/>
          </w:tcPr>
          <w:p w:rsidRPr="00CC0718" w:rsidR="00C71DC8" w:rsidP="00244814" w:rsidRDefault="00C71DC8" w14:paraId="29290B09" w14:textId="77777777">
            <w:pPr>
              <w:jc w:val="right"/>
              <w:rPr>
                <w:color w:val="000066"/>
                <w:spacing w:val="-2"/>
                <w:sz w:val="16"/>
              </w:rPr>
            </w:pPr>
            <w:r w:rsidRPr="00CC0718">
              <w:rPr>
                <w:color w:val="000066"/>
                <w:spacing w:val="-2"/>
                <w:sz w:val="16"/>
              </w:rPr>
              <w:t>Page 64 of 104</w:t>
            </w:r>
          </w:p>
        </w:tc>
      </w:tr>
      <w:tr w:rsidRPr="00CC0718" w:rsidR="00C71DC8" w:rsidTr="3A33D0EC" w14:paraId="21D472B1" w14:textId="77777777">
        <w:trPr>
          <w:trHeight w:val="444" w:hRule="exact"/>
        </w:trPr>
        <w:tc>
          <w:tcPr>
            <w:tcW w:w="10717" w:type="dxa"/>
            <w:gridSpan w:val="8"/>
            <w:shd w:val="clear" w:color="auto" w:fill="FFFFFF" w:themeFill="background1"/>
            <w:tcMar/>
            <w:vAlign w:val="center"/>
          </w:tcPr>
          <w:p w:rsidRPr="00CC0718" w:rsidR="00C71DC8" w:rsidP="00244814" w:rsidRDefault="00C71DC8" w14:paraId="5A419A97" w14:textId="77777777">
            <w:pPr>
              <w:jc w:val="right"/>
              <w:rPr>
                <w:color w:val="000066"/>
                <w:spacing w:val="-2"/>
                <w:sz w:val="16"/>
              </w:rPr>
            </w:pPr>
            <w:r w:rsidRPr="00CC0718">
              <w:rPr>
                <w:color w:val="000066"/>
                <w:spacing w:val="-2"/>
                <w:sz w:val="16"/>
              </w:rPr>
              <w:t>11/13/2024 3:39 PM</w:t>
            </w:r>
          </w:p>
        </w:tc>
      </w:tr>
      <w:tr w:rsidRPr="00CC0718" w:rsidR="00C71DC8" w:rsidTr="3A33D0EC" w14:paraId="046EE73B" w14:textId="77777777">
        <w:trPr>
          <w:trHeight w:val="459" w:hRule="exact"/>
        </w:trPr>
        <w:tc>
          <w:tcPr>
            <w:tcW w:w="3381" w:type="dxa"/>
            <w:gridSpan w:val="2"/>
            <w:shd w:val="clear" w:color="auto" w:fill="8FB6EA"/>
            <w:tcMar/>
          </w:tcPr>
          <w:p w:rsidRPr="00CC0718" w:rsidR="00C71DC8" w:rsidP="00244814" w:rsidRDefault="00C71DC8" w14:paraId="6E40AFFD" w14:textId="77777777">
            <w:pPr>
              <w:rPr>
                <w:b/>
                <w:color w:val="000066"/>
                <w:spacing w:val="-2"/>
                <w:sz w:val="18"/>
              </w:rPr>
            </w:pPr>
            <w:r w:rsidRPr="00CC0718">
              <w:rPr>
                <w:b/>
                <w:color w:val="000066"/>
                <w:spacing w:val="-2"/>
                <w:sz w:val="18"/>
              </w:rPr>
              <w:t>File Type</w:t>
            </w:r>
          </w:p>
        </w:tc>
        <w:tc>
          <w:tcPr>
            <w:tcW w:w="1132" w:type="dxa"/>
            <w:shd w:val="clear" w:color="auto" w:fill="8FB6EA"/>
            <w:tcMar/>
          </w:tcPr>
          <w:p w:rsidRPr="00CC0718" w:rsidR="00C71DC8" w:rsidP="00244814" w:rsidRDefault="00C71DC8" w14:paraId="42AC65E3" w14:textId="77777777">
            <w:pPr>
              <w:rPr>
                <w:b/>
                <w:color w:val="000066"/>
                <w:spacing w:val="-2"/>
                <w:sz w:val="18"/>
              </w:rPr>
            </w:pPr>
            <w:r w:rsidRPr="00CC0718">
              <w:rPr>
                <w:b/>
                <w:color w:val="000066"/>
                <w:spacing w:val="-2"/>
                <w:sz w:val="18"/>
              </w:rPr>
              <w:t>Number of Files</w:t>
            </w:r>
          </w:p>
        </w:tc>
        <w:tc>
          <w:tcPr>
            <w:tcW w:w="1576" w:type="dxa"/>
            <w:gridSpan w:val="2"/>
            <w:shd w:val="clear" w:color="auto" w:fill="8FB6EA"/>
            <w:tcMar/>
          </w:tcPr>
          <w:p w:rsidRPr="00CC0718" w:rsidR="00C71DC8" w:rsidP="00244814" w:rsidRDefault="00C71DC8" w14:paraId="6ACD7B5F" w14:textId="77777777">
            <w:pPr>
              <w:rPr>
                <w:b/>
                <w:color w:val="000066"/>
                <w:spacing w:val="-2"/>
                <w:sz w:val="18"/>
              </w:rPr>
            </w:pPr>
            <w:r w:rsidRPr="00CC0718">
              <w:rPr>
                <w:b/>
                <w:color w:val="000066"/>
                <w:spacing w:val="-2"/>
                <w:sz w:val="18"/>
              </w:rPr>
              <w:t>Number of Coding References</w:t>
            </w:r>
          </w:p>
        </w:tc>
        <w:tc>
          <w:tcPr>
            <w:tcW w:w="1362" w:type="dxa"/>
            <w:shd w:val="clear" w:color="auto" w:fill="8FB6EA"/>
            <w:tcMar/>
          </w:tcPr>
          <w:p w:rsidRPr="00CC0718" w:rsidR="00C71DC8" w:rsidP="00244814" w:rsidRDefault="00C71DC8" w14:paraId="6802D768" w14:textId="77777777">
            <w:pPr>
              <w:rPr>
                <w:b/>
                <w:color w:val="000066"/>
                <w:spacing w:val="-2"/>
                <w:sz w:val="18"/>
              </w:rPr>
            </w:pPr>
            <w:r w:rsidRPr="00CC0718">
              <w:rPr>
                <w:b/>
                <w:color w:val="000066"/>
                <w:spacing w:val="-2"/>
                <w:sz w:val="18"/>
              </w:rPr>
              <w:t>Number of Words Coded</w:t>
            </w:r>
          </w:p>
        </w:tc>
        <w:tc>
          <w:tcPr>
            <w:tcW w:w="1690" w:type="dxa"/>
            <w:shd w:val="clear" w:color="auto" w:fill="8FB6EA"/>
            <w:tcMar/>
          </w:tcPr>
          <w:p w:rsidRPr="00CC0718" w:rsidR="00C71DC8" w:rsidP="00244814" w:rsidRDefault="00C71DC8" w14:paraId="500EA033" w14:textId="77777777">
            <w:pPr>
              <w:rPr>
                <w:b/>
                <w:color w:val="000066"/>
                <w:spacing w:val="-2"/>
                <w:sz w:val="18"/>
              </w:rPr>
            </w:pPr>
            <w:r w:rsidRPr="00CC0718">
              <w:rPr>
                <w:b/>
                <w:color w:val="000066"/>
                <w:spacing w:val="-2"/>
                <w:sz w:val="18"/>
              </w:rPr>
              <w:t>Number of Paragraphs Coded</w:t>
            </w:r>
          </w:p>
        </w:tc>
        <w:tc>
          <w:tcPr>
            <w:tcW w:w="1576" w:type="dxa"/>
            <w:shd w:val="clear" w:color="auto" w:fill="8FB6EA"/>
            <w:tcMar/>
          </w:tcPr>
          <w:p w:rsidRPr="00CC0718" w:rsidR="00C71DC8" w:rsidP="00244814" w:rsidRDefault="00C71DC8" w14:paraId="5C24A230" w14:textId="77777777">
            <w:pPr>
              <w:rPr>
                <w:b/>
                <w:color w:val="000066"/>
                <w:spacing w:val="-2"/>
                <w:sz w:val="18"/>
              </w:rPr>
            </w:pPr>
            <w:r w:rsidRPr="00CC0718">
              <w:rPr>
                <w:b/>
                <w:color w:val="000066"/>
                <w:spacing w:val="-2"/>
                <w:sz w:val="18"/>
              </w:rPr>
              <w:t>Duration Coded</w:t>
            </w:r>
          </w:p>
        </w:tc>
      </w:tr>
      <w:tr w:rsidRPr="00CC0718" w:rsidR="00C71DC8" w:rsidTr="3A33D0EC" w14:paraId="564BBDC7" w14:textId="77777777">
        <w:trPr>
          <w:trHeight w:val="616" w:hRule="exact"/>
        </w:trPr>
        <w:tc>
          <w:tcPr>
            <w:tcW w:w="10717" w:type="dxa"/>
            <w:gridSpan w:val="8"/>
            <w:shd w:val="clear" w:color="auto" w:fill="FFFFFF" w:themeFill="background1"/>
            <w:tcMar/>
          </w:tcPr>
          <w:p w:rsidRPr="00CC0718" w:rsidR="00C71DC8" w:rsidP="00244814" w:rsidRDefault="00C71DC8" w14:paraId="2DA9631B" w14:textId="77777777">
            <w:pPr>
              <w:rPr>
                <w:b/>
                <w:color w:val="5C83B4"/>
                <w:spacing w:val="-2"/>
                <w:sz w:val="24"/>
              </w:rPr>
            </w:pPr>
          </w:p>
        </w:tc>
      </w:tr>
      <w:tr w:rsidRPr="00CC0718" w:rsidR="00C71DC8" w:rsidTr="3A33D0EC" w14:paraId="200B274E" w14:textId="77777777">
        <w:trPr>
          <w:trHeight w:val="444" w:hRule="exact"/>
        </w:trPr>
        <w:tc>
          <w:tcPr>
            <w:tcW w:w="1805" w:type="dxa"/>
            <w:shd w:val="clear" w:color="auto" w:fill="FFFFFF" w:themeFill="background1"/>
            <w:tcMar/>
          </w:tcPr>
          <w:p w:rsidRPr="00CC0718" w:rsidR="00C71DC8" w:rsidP="00244814" w:rsidRDefault="00C71DC8" w14:paraId="32BC5343" w14:textId="77777777">
            <w:pPr>
              <w:rPr>
                <w:b/>
                <w:color w:val="5C83B4"/>
                <w:spacing w:val="-2"/>
                <w:sz w:val="24"/>
              </w:rPr>
            </w:pPr>
            <w:r w:rsidRPr="00CC0718">
              <w:rPr>
                <w:b/>
                <w:color w:val="5C83B4"/>
                <w:spacing w:val="-2"/>
                <w:sz w:val="24"/>
              </w:rPr>
              <w:t>Nickname:</w:t>
            </w:r>
          </w:p>
        </w:tc>
        <w:tc>
          <w:tcPr>
            <w:tcW w:w="8912" w:type="dxa"/>
            <w:gridSpan w:val="7"/>
            <w:vMerge w:val="restart"/>
            <w:shd w:val="clear" w:color="auto" w:fill="FFFFFF" w:themeFill="background1"/>
            <w:tcMar/>
          </w:tcPr>
          <w:p w:rsidRPr="00CC0718" w:rsidR="00C71DC8" w:rsidP="00244814" w:rsidRDefault="00C71DC8" w14:paraId="7DD2EE41" w14:textId="77777777">
            <w:pPr>
              <w:rPr>
                <w:b/>
                <w:color w:val="5C83B4"/>
                <w:spacing w:val="-2"/>
                <w:sz w:val="24"/>
              </w:rPr>
            </w:pPr>
            <w:r w:rsidRPr="00CC0718">
              <w:rPr>
                <w:b/>
                <w:color w:val="5C83B4"/>
                <w:spacing w:val="-2"/>
                <w:sz w:val="24"/>
              </w:rPr>
              <w:t>Codes\\AXIAL CODE\\Q4 b- Activities of the club\PROFESSIONAL DEVELOPMENT\Listen to company opportunities</w:t>
            </w:r>
          </w:p>
        </w:tc>
      </w:tr>
      <w:tr w:rsidRPr="00CC0718" w:rsidR="00C71DC8" w:rsidTr="3A33D0EC" w14:paraId="115B34D3" w14:textId="77777777">
        <w:trPr>
          <w:trHeight w:val="459" w:hRule="exact"/>
        </w:trPr>
        <w:tc>
          <w:tcPr>
            <w:tcW w:w="1805" w:type="dxa"/>
            <w:shd w:val="clear" w:color="auto" w:fill="FFFFFF" w:themeFill="background1"/>
            <w:tcMar/>
          </w:tcPr>
          <w:p w:rsidRPr="00CC0718" w:rsidR="00C71DC8" w:rsidP="00244814" w:rsidRDefault="00C71DC8" w14:paraId="66EFA031" w14:textId="77777777">
            <w:pPr>
              <w:rPr>
                <w:b/>
                <w:color w:val="5C83B4"/>
                <w:spacing w:val="-2"/>
                <w:sz w:val="24"/>
              </w:rPr>
            </w:pPr>
            <w:r w:rsidRPr="00CC0718">
              <w:rPr>
                <w:b/>
                <w:color w:val="5C83B4"/>
                <w:spacing w:val="-2"/>
                <w:sz w:val="24"/>
              </w:rPr>
              <w:t>Classification:</w:t>
            </w:r>
          </w:p>
        </w:tc>
        <w:tc>
          <w:tcPr>
            <w:tcW w:w="8912" w:type="dxa"/>
            <w:gridSpan w:val="7"/>
            <w:vMerge/>
            <w:tcMar/>
          </w:tcPr>
          <w:p w:rsidRPr="00CC0718" w:rsidR="00C71DC8" w:rsidP="00244814" w:rsidRDefault="00C71DC8" w14:paraId="11E1753C" w14:textId="77777777"/>
        </w:tc>
      </w:tr>
      <w:tr w:rsidRPr="00CC0718" w:rsidR="00C71DC8" w:rsidTr="3A33D0EC" w14:paraId="14108DF0" w14:textId="77777777">
        <w:trPr>
          <w:trHeight w:val="444" w:hRule="exact"/>
        </w:trPr>
        <w:tc>
          <w:tcPr>
            <w:tcW w:w="1805" w:type="dxa"/>
            <w:shd w:val="clear" w:color="auto" w:fill="FFFFFF" w:themeFill="background1"/>
            <w:tcMar/>
          </w:tcPr>
          <w:p w:rsidRPr="00CC0718" w:rsidR="00C71DC8" w:rsidP="00244814" w:rsidRDefault="00C71DC8" w14:paraId="730634B4" w14:textId="77777777">
            <w:pPr>
              <w:rPr>
                <w:b/>
                <w:color w:val="5C83B4"/>
                <w:spacing w:val="-2"/>
                <w:sz w:val="24"/>
              </w:rPr>
            </w:pPr>
            <w:r w:rsidRPr="00CC0718">
              <w:rPr>
                <w:b/>
                <w:color w:val="5C83B4"/>
                <w:spacing w:val="-2"/>
                <w:sz w:val="24"/>
              </w:rPr>
              <w:t>Aggregated:</w:t>
            </w:r>
          </w:p>
        </w:tc>
        <w:tc>
          <w:tcPr>
            <w:tcW w:w="8912" w:type="dxa"/>
            <w:gridSpan w:val="7"/>
            <w:shd w:val="clear" w:color="auto" w:fill="FFFFFF" w:themeFill="background1"/>
            <w:tcMar/>
          </w:tcPr>
          <w:p w:rsidRPr="00CC0718" w:rsidR="00C71DC8" w:rsidP="00244814" w:rsidRDefault="00C71DC8" w14:paraId="5020C41E" w14:textId="77777777">
            <w:pPr>
              <w:rPr>
                <w:b/>
                <w:color w:val="5C83B4"/>
                <w:spacing w:val="-2"/>
                <w:sz w:val="24"/>
              </w:rPr>
            </w:pPr>
            <w:r w:rsidRPr="00CC0718">
              <w:rPr>
                <w:b/>
                <w:color w:val="5C83B4"/>
                <w:spacing w:val="-2"/>
                <w:sz w:val="24"/>
              </w:rPr>
              <w:t>No</w:t>
            </w:r>
          </w:p>
        </w:tc>
      </w:tr>
      <w:tr w:rsidRPr="00CC0718" w:rsidR="00C71DC8" w:rsidTr="3A33D0EC" w14:paraId="6F34DAAD" w14:textId="77777777">
        <w:trPr>
          <w:trHeight w:val="344" w:hRule="exact"/>
        </w:trPr>
        <w:tc>
          <w:tcPr>
            <w:tcW w:w="3381" w:type="dxa"/>
            <w:gridSpan w:val="2"/>
            <w:tcBorders>
              <w:bottom w:val="single" w:color="8FB6EA" w:sz="5" w:space="0"/>
            </w:tcBorders>
            <w:shd w:val="clear" w:color="auto" w:fill="FFFFFF" w:themeFill="background1"/>
            <w:tcMar/>
          </w:tcPr>
          <w:p w:rsidRPr="00CC0718" w:rsidR="00C71DC8" w:rsidP="00244814" w:rsidRDefault="00C71DC8" w14:paraId="5A21FE43" w14:textId="77777777">
            <w:pPr>
              <w:rPr>
                <w:color w:val="000000"/>
                <w:spacing w:val="-2"/>
                <w:sz w:val="18"/>
              </w:rPr>
            </w:pPr>
            <w:r w:rsidRPr="00CC0718">
              <w:rPr>
                <w:color w:val="000000"/>
                <w:spacing w:val="-2"/>
                <w:sz w:val="18"/>
              </w:rPr>
              <w:t>Document</w:t>
            </w:r>
          </w:p>
        </w:tc>
        <w:tc>
          <w:tcPr>
            <w:tcW w:w="1132" w:type="dxa"/>
            <w:tcBorders>
              <w:bottom w:val="single" w:color="8FB6EA" w:sz="5" w:space="0"/>
            </w:tcBorders>
            <w:shd w:val="clear" w:color="auto" w:fill="FFFFFF" w:themeFill="background1"/>
            <w:tcMar/>
          </w:tcPr>
          <w:p w:rsidRPr="00CC0718" w:rsidR="00C71DC8" w:rsidP="00244814" w:rsidRDefault="00C71DC8" w14:paraId="65243484" w14:textId="77777777">
            <w:pPr>
              <w:rPr>
                <w:color w:val="000000"/>
                <w:spacing w:val="-2"/>
                <w:sz w:val="18"/>
              </w:rPr>
            </w:pPr>
            <w:r w:rsidRPr="00CC0718">
              <w:rPr>
                <w:color w:val="000000"/>
                <w:spacing w:val="-2"/>
                <w:sz w:val="18"/>
              </w:rPr>
              <w:t>1</w:t>
            </w:r>
          </w:p>
        </w:tc>
        <w:tc>
          <w:tcPr>
            <w:tcW w:w="1576" w:type="dxa"/>
            <w:gridSpan w:val="2"/>
            <w:tcBorders>
              <w:bottom w:val="single" w:color="8FB6EA" w:sz="5" w:space="0"/>
            </w:tcBorders>
            <w:shd w:val="clear" w:color="auto" w:fill="FFFFFF" w:themeFill="background1"/>
            <w:tcMar/>
          </w:tcPr>
          <w:p w:rsidRPr="00CC0718" w:rsidR="00C71DC8" w:rsidP="00244814" w:rsidRDefault="00C71DC8" w14:paraId="38FFA689" w14:textId="77777777">
            <w:pPr>
              <w:rPr>
                <w:color w:val="000000"/>
                <w:spacing w:val="-2"/>
                <w:sz w:val="18"/>
              </w:rPr>
            </w:pPr>
            <w:r w:rsidRPr="00CC0718">
              <w:rPr>
                <w:color w:val="000000"/>
                <w:spacing w:val="-2"/>
                <w:sz w:val="18"/>
              </w:rPr>
              <w:t>1</w:t>
            </w:r>
          </w:p>
        </w:tc>
        <w:tc>
          <w:tcPr>
            <w:tcW w:w="1362" w:type="dxa"/>
            <w:tcBorders>
              <w:bottom w:val="single" w:color="8FB6EA" w:sz="5" w:space="0"/>
            </w:tcBorders>
            <w:shd w:val="clear" w:color="auto" w:fill="FFFFFF" w:themeFill="background1"/>
            <w:tcMar/>
          </w:tcPr>
          <w:p w:rsidRPr="00CC0718" w:rsidR="00C71DC8" w:rsidP="00244814" w:rsidRDefault="00C71DC8" w14:paraId="42A4B5E7" w14:textId="77777777">
            <w:pPr>
              <w:rPr>
                <w:color w:val="000000"/>
                <w:spacing w:val="-2"/>
                <w:sz w:val="18"/>
              </w:rPr>
            </w:pPr>
            <w:r w:rsidRPr="00CC0718">
              <w:rPr>
                <w:color w:val="000000"/>
                <w:spacing w:val="-2"/>
                <w:sz w:val="18"/>
              </w:rPr>
              <w:t>19</w:t>
            </w:r>
          </w:p>
        </w:tc>
        <w:tc>
          <w:tcPr>
            <w:tcW w:w="1690" w:type="dxa"/>
            <w:tcBorders>
              <w:bottom w:val="single" w:color="8FB6EA" w:sz="5" w:space="0"/>
            </w:tcBorders>
            <w:shd w:val="clear" w:color="auto" w:fill="FFFFFF" w:themeFill="background1"/>
            <w:tcMar/>
          </w:tcPr>
          <w:p w:rsidRPr="00CC0718" w:rsidR="00C71DC8" w:rsidP="00244814" w:rsidRDefault="00C71DC8" w14:paraId="43E33A7B" w14:textId="77777777">
            <w:pPr>
              <w:rPr>
                <w:color w:val="000000"/>
                <w:spacing w:val="-2"/>
                <w:sz w:val="18"/>
              </w:rPr>
            </w:pPr>
            <w:r w:rsidRPr="00CC0718">
              <w:rPr>
                <w:color w:val="000000"/>
                <w:spacing w:val="-2"/>
                <w:sz w:val="18"/>
              </w:rPr>
              <w:t>1</w:t>
            </w:r>
          </w:p>
        </w:tc>
        <w:tc>
          <w:tcPr>
            <w:tcW w:w="1576" w:type="dxa"/>
            <w:tcBorders>
              <w:bottom w:val="single" w:color="8FB6EA" w:sz="5" w:space="0"/>
            </w:tcBorders>
            <w:shd w:val="clear" w:color="auto" w:fill="FFFFFF" w:themeFill="background1"/>
            <w:tcMar/>
          </w:tcPr>
          <w:p w:rsidRPr="00CC0718" w:rsidR="00C71DC8" w:rsidP="00244814" w:rsidRDefault="00C71DC8" w14:paraId="7F47592C" w14:textId="77777777">
            <w:pPr>
              <w:rPr>
                <w:color w:val="000000"/>
                <w:spacing w:val="-2"/>
                <w:sz w:val="18"/>
              </w:rPr>
            </w:pPr>
          </w:p>
        </w:tc>
      </w:tr>
      <w:tr w:rsidRPr="00CC0718" w:rsidR="00C71DC8" w:rsidTr="3A33D0EC" w14:paraId="3A5F0CA5" w14:textId="77777777">
        <w:trPr>
          <w:trHeight w:val="444" w:hRule="exact"/>
        </w:trPr>
        <w:tc>
          <w:tcPr>
            <w:tcW w:w="10717" w:type="dxa"/>
            <w:gridSpan w:val="8"/>
            <w:tcBorders>
              <w:top w:val="single" w:color="8FB6EA" w:sz="5" w:space="0"/>
            </w:tcBorders>
            <w:tcMar/>
          </w:tcPr>
          <w:p w:rsidRPr="00CC0718" w:rsidR="00C71DC8" w:rsidP="00244814" w:rsidRDefault="00C71DC8" w14:paraId="59B61C0D" w14:textId="77777777"/>
        </w:tc>
      </w:tr>
      <w:tr w:rsidRPr="00CC0718" w:rsidR="00C71DC8" w:rsidTr="3A33D0EC" w14:paraId="7D0EE0A1" w14:textId="77777777">
        <w:trPr>
          <w:trHeight w:val="344" w:hRule="exact"/>
        </w:trPr>
        <w:tc>
          <w:tcPr>
            <w:tcW w:w="10717" w:type="dxa"/>
            <w:gridSpan w:val="8"/>
            <w:shd w:val="clear" w:color="auto" w:fill="FFFFFF" w:themeFill="background1"/>
            <w:tcMar/>
          </w:tcPr>
          <w:p w:rsidRPr="00CC0718" w:rsidR="00C71DC8" w:rsidP="00244814" w:rsidRDefault="00C71DC8" w14:paraId="6B74DB53" w14:textId="77777777">
            <w:pPr>
              <w:rPr>
                <w:b/>
                <w:color w:val="5C83B4"/>
                <w:spacing w:val="-2"/>
                <w:sz w:val="24"/>
              </w:rPr>
            </w:pPr>
          </w:p>
        </w:tc>
      </w:tr>
      <w:tr w:rsidRPr="00CC0718" w:rsidR="00C71DC8" w:rsidTr="3A33D0EC" w14:paraId="61092701" w14:textId="77777777">
        <w:trPr>
          <w:trHeight w:val="444" w:hRule="exact"/>
        </w:trPr>
        <w:tc>
          <w:tcPr>
            <w:tcW w:w="1805" w:type="dxa"/>
            <w:shd w:val="clear" w:color="auto" w:fill="FFFFFF" w:themeFill="background1"/>
            <w:tcMar/>
          </w:tcPr>
          <w:p w:rsidRPr="00CC0718" w:rsidR="00C71DC8" w:rsidP="00244814" w:rsidRDefault="00C71DC8" w14:paraId="3ECC8CD4" w14:textId="77777777">
            <w:pPr>
              <w:rPr>
                <w:b/>
                <w:color w:val="5C83B4"/>
                <w:spacing w:val="-2"/>
                <w:sz w:val="24"/>
              </w:rPr>
            </w:pPr>
            <w:r w:rsidRPr="00CC0718">
              <w:rPr>
                <w:b/>
                <w:color w:val="5C83B4"/>
                <w:spacing w:val="-2"/>
                <w:sz w:val="24"/>
              </w:rPr>
              <w:t>Nickname:</w:t>
            </w:r>
          </w:p>
        </w:tc>
        <w:tc>
          <w:tcPr>
            <w:tcW w:w="8912" w:type="dxa"/>
            <w:gridSpan w:val="7"/>
            <w:vMerge w:val="restart"/>
            <w:shd w:val="clear" w:color="auto" w:fill="FFFFFF" w:themeFill="background1"/>
            <w:tcMar/>
          </w:tcPr>
          <w:p w:rsidRPr="00CC0718" w:rsidR="00C71DC8" w:rsidP="00244814" w:rsidRDefault="00C71DC8" w14:paraId="48438319" w14:textId="77777777">
            <w:pPr>
              <w:rPr>
                <w:b/>
                <w:color w:val="5C83B4"/>
                <w:spacing w:val="-2"/>
                <w:sz w:val="24"/>
              </w:rPr>
            </w:pPr>
            <w:r w:rsidRPr="00CC0718">
              <w:rPr>
                <w:b/>
                <w:color w:val="5C83B4"/>
                <w:spacing w:val="-2"/>
                <w:sz w:val="24"/>
              </w:rPr>
              <w:t>Codes\\AXIAL CODE\\Q4 b- Activities of the club\PROFESSIONAL DEVELOPMENT\Practice elevator pitch</w:t>
            </w:r>
          </w:p>
        </w:tc>
      </w:tr>
      <w:tr w:rsidRPr="00CC0718" w:rsidR="00C71DC8" w:rsidTr="3A33D0EC" w14:paraId="6FD64314" w14:textId="77777777">
        <w:trPr>
          <w:trHeight w:val="458" w:hRule="exact"/>
        </w:trPr>
        <w:tc>
          <w:tcPr>
            <w:tcW w:w="1805" w:type="dxa"/>
            <w:shd w:val="clear" w:color="auto" w:fill="FFFFFF" w:themeFill="background1"/>
            <w:tcMar/>
          </w:tcPr>
          <w:p w:rsidRPr="00CC0718" w:rsidR="00C71DC8" w:rsidP="00244814" w:rsidRDefault="00C71DC8" w14:paraId="372A31CC" w14:textId="77777777">
            <w:pPr>
              <w:rPr>
                <w:b/>
                <w:color w:val="5C83B4"/>
                <w:spacing w:val="-2"/>
                <w:sz w:val="24"/>
              </w:rPr>
            </w:pPr>
            <w:r w:rsidRPr="00CC0718">
              <w:rPr>
                <w:b/>
                <w:color w:val="5C83B4"/>
                <w:spacing w:val="-2"/>
                <w:sz w:val="24"/>
              </w:rPr>
              <w:t>Classification:</w:t>
            </w:r>
          </w:p>
        </w:tc>
        <w:tc>
          <w:tcPr>
            <w:tcW w:w="8912" w:type="dxa"/>
            <w:gridSpan w:val="7"/>
            <w:vMerge/>
            <w:tcMar/>
          </w:tcPr>
          <w:p w:rsidRPr="00CC0718" w:rsidR="00C71DC8" w:rsidP="00244814" w:rsidRDefault="00C71DC8" w14:paraId="68C5302E" w14:textId="77777777"/>
        </w:tc>
      </w:tr>
      <w:tr w:rsidRPr="00CC0718" w:rsidR="00C71DC8" w:rsidTr="3A33D0EC" w14:paraId="5B9F23E9" w14:textId="77777777">
        <w:trPr>
          <w:trHeight w:val="445" w:hRule="exact"/>
        </w:trPr>
        <w:tc>
          <w:tcPr>
            <w:tcW w:w="1805" w:type="dxa"/>
            <w:shd w:val="clear" w:color="auto" w:fill="FFFFFF" w:themeFill="background1"/>
            <w:tcMar/>
          </w:tcPr>
          <w:p w:rsidRPr="00CC0718" w:rsidR="00C71DC8" w:rsidP="00244814" w:rsidRDefault="00C71DC8" w14:paraId="09D84576" w14:textId="77777777">
            <w:pPr>
              <w:rPr>
                <w:b/>
                <w:color w:val="5C83B4"/>
                <w:spacing w:val="-2"/>
                <w:sz w:val="24"/>
              </w:rPr>
            </w:pPr>
            <w:r w:rsidRPr="00CC0718">
              <w:rPr>
                <w:b/>
                <w:color w:val="5C83B4"/>
                <w:spacing w:val="-2"/>
                <w:sz w:val="24"/>
              </w:rPr>
              <w:t>Aggregated:</w:t>
            </w:r>
          </w:p>
        </w:tc>
        <w:tc>
          <w:tcPr>
            <w:tcW w:w="8912" w:type="dxa"/>
            <w:gridSpan w:val="7"/>
            <w:shd w:val="clear" w:color="auto" w:fill="FFFFFF" w:themeFill="background1"/>
            <w:tcMar/>
          </w:tcPr>
          <w:p w:rsidRPr="00CC0718" w:rsidR="00C71DC8" w:rsidP="00244814" w:rsidRDefault="00C71DC8" w14:paraId="48ED889F" w14:textId="77777777">
            <w:pPr>
              <w:rPr>
                <w:b/>
                <w:color w:val="5C83B4"/>
                <w:spacing w:val="-2"/>
                <w:sz w:val="24"/>
              </w:rPr>
            </w:pPr>
            <w:r w:rsidRPr="00CC0718">
              <w:rPr>
                <w:b/>
                <w:color w:val="5C83B4"/>
                <w:spacing w:val="-2"/>
                <w:sz w:val="24"/>
              </w:rPr>
              <w:t>No</w:t>
            </w:r>
          </w:p>
        </w:tc>
      </w:tr>
      <w:tr w:rsidRPr="00CC0718" w:rsidR="00C71DC8" w:rsidTr="3A33D0EC" w14:paraId="61DDAB99" w14:textId="77777777">
        <w:trPr>
          <w:trHeight w:val="343" w:hRule="exact"/>
        </w:trPr>
        <w:tc>
          <w:tcPr>
            <w:tcW w:w="3381" w:type="dxa"/>
            <w:gridSpan w:val="2"/>
            <w:tcBorders>
              <w:bottom w:val="single" w:color="8FB6EA" w:sz="5" w:space="0"/>
            </w:tcBorders>
            <w:shd w:val="clear" w:color="auto" w:fill="FFFFFF" w:themeFill="background1"/>
            <w:tcMar/>
          </w:tcPr>
          <w:p w:rsidRPr="00CC0718" w:rsidR="00C71DC8" w:rsidP="00244814" w:rsidRDefault="00C71DC8" w14:paraId="03318DEC" w14:textId="77777777">
            <w:pPr>
              <w:rPr>
                <w:color w:val="000000"/>
                <w:spacing w:val="-2"/>
                <w:sz w:val="18"/>
              </w:rPr>
            </w:pPr>
            <w:r w:rsidRPr="00CC0718">
              <w:rPr>
                <w:color w:val="000000"/>
                <w:spacing w:val="-2"/>
                <w:sz w:val="18"/>
              </w:rPr>
              <w:t>Document</w:t>
            </w:r>
          </w:p>
        </w:tc>
        <w:tc>
          <w:tcPr>
            <w:tcW w:w="1132" w:type="dxa"/>
            <w:tcBorders>
              <w:bottom w:val="single" w:color="8FB6EA" w:sz="5" w:space="0"/>
            </w:tcBorders>
            <w:shd w:val="clear" w:color="auto" w:fill="FFFFFF" w:themeFill="background1"/>
            <w:tcMar/>
          </w:tcPr>
          <w:p w:rsidRPr="00CC0718" w:rsidR="00C71DC8" w:rsidP="00244814" w:rsidRDefault="00C71DC8" w14:paraId="1F1E35E8" w14:textId="77777777">
            <w:pPr>
              <w:rPr>
                <w:color w:val="000000"/>
                <w:spacing w:val="-2"/>
                <w:sz w:val="18"/>
              </w:rPr>
            </w:pPr>
            <w:r w:rsidRPr="00CC0718">
              <w:rPr>
                <w:color w:val="000000"/>
                <w:spacing w:val="-2"/>
                <w:sz w:val="18"/>
              </w:rPr>
              <w:t>1</w:t>
            </w:r>
          </w:p>
        </w:tc>
        <w:tc>
          <w:tcPr>
            <w:tcW w:w="1576" w:type="dxa"/>
            <w:gridSpan w:val="2"/>
            <w:tcBorders>
              <w:bottom w:val="single" w:color="8FB6EA" w:sz="5" w:space="0"/>
            </w:tcBorders>
            <w:shd w:val="clear" w:color="auto" w:fill="FFFFFF" w:themeFill="background1"/>
            <w:tcMar/>
          </w:tcPr>
          <w:p w:rsidRPr="00CC0718" w:rsidR="00C71DC8" w:rsidP="00244814" w:rsidRDefault="00C71DC8" w14:paraId="6506CE56" w14:textId="77777777">
            <w:pPr>
              <w:rPr>
                <w:color w:val="000000"/>
                <w:spacing w:val="-2"/>
                <w:sz w:val="18"/>
              </w:rPr>
            </w:pPr>
            <w:r w:rsidRPr="00CC0718">
              <w:rPr>
                <w:color w:val="000000"/>
                <w:spacing w:val="-2"/>
                <w:sz w:val="18"/>
              </w:rPr>
              <w:t>1</w:t>
            </w:r>
          </w:p>
        </w:tc>
        <w:tc>
          <w:tcPr>
            <w:tcW w:w="1362" w:type="dxa"/>
            <w:tcBorders>
              <w:bottom w:val="single" w:color="8FB6EA" w:sz="5" w:space="0"/>
            </w:tcBorders>
            <w:shd w:val="clear" w:color="auto" w:fill="FFFFFF" w:themeFill="background1"/>
            <w:tcMar/>
          </w:tcPr>
          <w:p w:rsidRPr="00CC0718" w:rsidR="00C71DC8" w:rsidP="00244814" w:rsidRDefault="00C71DC8" w14:paraId="5126ADE8" w14:textId="77777777">
            <w:pPr>
              <w:rPr>
                <w:color w:val="000000"/>
                <w:spacing w:val="-2"/>
                <w:sz w:val="18"/>
              </w:rPr>
            </w:pPr>
            <w:r w:rsidRPr="00CC0718">
              <w:rPr>
                <w:color w:val="000000"/>
                <w:spacing w:val="-2"/>
                <w:sz w:val="18"/>
              </w:rPr>
              <w:t>4</w:t>
            </w:r>
          </w:p>
        </w:tc>
        <w:tc>
          <w:tcPr>
            <w:tcW w:w="1690" w:type="dxa"/>
            <w:tcBorders>
              <w:bottom w:val="single" w:color="8FB6EA" w:sz="5" w:space="0"/>
            </w:tcBorders>
            <w:shd w:val="clear" w:color="auto" w:fill="FFFFFF" w:themeFill="background1"/>
            <w:tcMar/>
          </w:tcPr>
          <w:p w:rsidRPr="00CC0718" w:rsidR="00C71DC8" w:rsidP="00244814" w:rsidRDefault="00C71DC8" w14:paraId="53EA7000" w14:textId="77777777">
            <w:pPr>
              <w:rPr>
                <w:color w:val="000000"/>
                <w:spacing w:val="-2"/>
                <w:sz w:val="18"/>
              </w:rPr>
            </w:pPr>
            <w:r w:rsidRPr="00CC0718">
              <w:rPr>
                <w:color w:val="000000"/>
                <w:spacing w:val="-2"/>
                <w:sz w:val="18"/>
              </w:rPr>
              <w:t>1</w:t>
            </w:r>
          </w:p>
        </w:tc>
        <w:tc>
          <w:tcPr>
            <w:tcW w:w="1576" w:type="dxa"/>
            <w:tcBorders>
              <w:bottom w:val="single" w:color="8FB6EA" w:sz="5" w:space="0"/>
            </w:tcBorders>
            <w:shd w:val="clear" w:color="auto" w:fill="FFFFFF" w:themeFill="background1"/>
            <w:tcMar/>
          </w:tcPr>
          <w:p w:rsidRPr="00CC0718" w:rsidR="00C71DC8" w:rsidP="00244814" w:rsidRDefault="00C71DC8" w14:paraId="63D79E38" w14:textId="77777777">
            <w:pPr>
              <w:rPr>
                <w:color w:val="000000"/>
                <w:spacing w:val="-2"/>
                <w:sz w:val="18"/>
              </w:rPr>
            </w:pPr>
          </w:p>
        </w:tc>
      </w:tr>
      <w:tr w:rsidRPr="00CC0718" w:rsidR="00C71DC8" w:rsidTr="3A33D0EC" w14:paraId="5E5D1BF3" w14:textId="77777777">
        <w:trPr>
          <w:trHeight w:val="445" w:hRule="exact"/>
        </w:trPr>
        <w:tc>
          <w:tcPr>
            <w:tcW w:w="10717" w:type="dxa"/>
            <w:gridSpan w:val="8"/>
            <w:tcBorders>
              <w:top w:val="single" w:color="8FB6EA" w:sz="5" w:space="0"/>
            </w:tcBorders>
            <w:tcMar/>
          </w:tcPr>
          <w:p w:rsidRPr="00CC0718" w:rsidR="00C71DC8" w:rsidP="00244814" w:rsidRDefault="00C71DC8" w14:paraId="100D03F2" w14:textId="77777777"/>
        </w:tc>
      </w:tr>
      <w:tr w:rsidRPr="00CC0718" w:rsidR="00C71DC8" w:rsidTr="3A33D0EC" w14:paraId="48E98B99" w14:textId="77777777">
        <w:trPr>
          <w:trHeight w:val="601" w:hRule="exact"/>
        </w:trPr>
        <w:tc>
          <w:tcPr>
            <w:tcW w:w="10717" w:type="dxa"/>
            <w:gridSpan w:val="8"/>
            <w:shd w:val="clear" w:color="auto" w:fill="FFFFFF" w:themeFill="background1"/>
            <w:tcMar/>
          </w:tcPr>
          <w:p w:rsidRPr="00CC0718" w:rsidR="00C71DC8" w:rsidP="00244814" w:rsidRDefault="00C71DC8" w14:paraId="35062C98" w14:textId="77777777">
            <w:pPr>
              <w:rPr>
                <w:b/>
                <w:color w:val="5C83B4"/>
                <w:spacing w:val="-2"/>
                <w:sz w:val="24"/>
              </w:rPr>
            </w:pPr>
          </w:p>
        </w:tc>
      </w:tr>
      <w:tr w:rsidRPr="00CC0718" w:rsidR="00C71DC8" w:rsidTr="3A33D0EC" w14:paraId="6C5905A5" w14:textId="77777777">
        <w:trPr>
          <w:trHeight w:val="459" w:hRule="exact"/>
        </w:trPr>
        <w:tc>
          <w:tcPr>
            <w:tcW w:w="1805" w:type="dxa"/>
            <w:shd w:val="clear" w:color="auto" w:fill="FFFFFF" w:themeFill="background1"/>
            <w:tcMar/>
          </w:tcPr>
          <w:p w:rsidRPr="00CC0718" w:rsidR="00C71DC8" w:rsidP="00244814" w:rsidRDefault="00C71DC8" w14:paraId="429D5841" w14:textId="77777777">
            <w:pPr>
              <w:rPr>
                <w:b/>
                <w:color w:val="5C83B4"/>
                <w:spacing w:val="-2"/>
                <w:sz w:val="24"/>
              </w:rPr>
            </w:pPr>
            <w:r w:rsidRPr="00CC0718">
              <w:rPr>
                <w:b/>
                <w:color w:val="5C83B4"/>
                <w:spacing w:val="-2"/>
                <w:sz w:val="24"/>
              </w:rPr>
              <w:t>Nickname:</w:t>
            </w:r>
          </w:p>
        </w:tc>
        <w:tc>
          <w:tcPr>
            <w:tcW w:w="8912" w:type="dxa"/>
            <w:gridSpan w:val="7"/>
            <w:vMerge w:val="restart"/>
            <w:shd w:val="clear" w:color="auto" w:fill="FFFFFF" w:themeFill="background1"/>
            <w:tcMar/>
          </w:tcPr>
          <w:p w:rsidRPr="00CC0718" w:rsidR="00C71DC8" w:rsidP="00244814" w:rsidRDefault="00C71DC8" w14:paraId="294F9021" w14:textId="77777777">
            <w:pPr>
              <w:rPr>
                <w:b/>
                <w:color w:val="5C83B4"/>
                <w:spacing w:val="-2"/>
                <w:sz w:val="24"/>
              </w:rPr>
            </w:pPr>
            <w:r w:rsidRPr="00CC0718">
              <w:rPr>
                <w:b/>
                <w:color w:val="5C83B4"/>
                <w:spacing w:val="-2"/>
                <w:sz w:val="24"/>
              </w:rPr>
              <w:t>Codes\\AXIAL CODE\\Q4 b- Activities of the club\PROFESSIONAL DEVELOPMENT\Resume and cover letter review</w:t>
            </w:r>
          </w:p>
        </w:tc>
      </w:tr>
      <w:tr w:rsidRPr="00CC0718" w:rsidR="00C71DC8" w:rsidTr="3A33D0EC" w14:paraId="2127AAB9" w14:textId="77777777">
        <w:trPr>
          <w:trHeight w:val="444" w:hRule="exact"/>
        </w:trPr>
        <w:tc>
          <w:tcPr>
            <w:tcW w:w="1805" w:type="dxa"/>
            <w:shd w:val="clear" w:color="auto" w:fill="FFFFFF" w:themeFill="background1"/>
            <w:tcMar/>
          </w:tcPr>
          <w:p w:rsidRPr="00CC0718" w:rsidR="00C71DC8" w:rsidP="00244814" w:rsidRDefault="00C71DC8" w14:paraId="2E3A8BF8" w14:textId="77777777">
            <w:pPr>
              <w:rPr>
                <w:b/>
                <w:color w:val="5C83B4"/>
                <w:spacing w:val="-2"/>
                <w:sz w:val="24"/>
              </w:rPr>
            </w:pPr>
            <w:r w:rsidRPr="00CC0718">
              <w:rPr>
                <w:b/>
                <w:color w:val="5C83B4"/>
                <w:spacing w:val="-2"/>
                <w:sz w:val="24"/>
              </w:rPr>
              <w:t>Classification:</w:t>
            </w:r>
          </w:p>
        </w:tc>
        <w:tc>
          <w:tcPr>
            <w:tcW w:w="8912" w:type="dxa"/>
            <w:gridSpan w:val="7"/>
            <w:vMerge/>
            <w:tcMar/>
          </w:tcPr>
          <w:p w:rsidRPr="00CC0718" w:rsidR="00C71DC8" w:rsidP="00244814" w:rsidRDefault="00C71DC8" w14:paraId="17187AB2" w14:textId="77777777"/>
        </w:tc>
      </w:tr>
      <w:tr w:rsidRPr="00CC0718" w:rsidR="00C71DC8" w:rsidTr="3A33D0EC" w14:paraId="3C48D23B" w14:textId="77777777">
        <w:trPr>
          <w:trHeight w:val="459" w:hRule="exact"/>
        </w:trPr>
        <w:tc>
          <w:tcPr>
            <w:tcW w:w="1805" w:type="dxa"/>
            <w:shd w:val="clear" w:color="auto" w:fill="FFFFFF" w:themeFill="background1"/>
            <w:tcMar/>
          </w:tcPr>
          <w:p w:rsidRPr="00CC0718" w:rsidR="00C71DC8" w:rsidP="00244814" w:rsidRDefault="00C71DC8" w14:paraId="09CD4D8F" w14:textId="77777777">
            <w:pPr>
              <w:rPr>
                <w:b/>
                <w:color w:val="5C83B4"/>
                <w:spacing w:val="-2"/>
                <w:sz w:val="24"/>
              </w:rPr>
            </w:pPr>
            <w:r w:rsidRPr="00CC0718">
              <w:rPr>
                <w:b/>
                <w:color w:val="5C83B4"/>
                <w:spacing w:val="-2"/>
                <w:sz w:val="24"/>
              </w:rPr>
              <w:t>Aggregated:</w:t>
            </w:r>
          </w:p>
        </w:tc>
        <w:tc>
          <w:tcPr>
            <w:tcW w:w="8912" w:type="dxa"/>
            <w:gridSpan w:val="7"/>
            <w:shd w:val="clear" w:color="auto" w:fill="FFFFFF" w:themeFill="background1"/>
            <w:tcMar/>
          </w:tcPr>
          <w:p w:rsidRPr="00CC0718" w:rsidR="00C71DC8" w:rsidP="00244814" w:rsidRDefault="00C71DC8" w14:paraId="24250BF7" w14:textId="77777777">
            <w:pPr>
              <w:rPr>
                <w:b/>
                <w:color w:val="5C83B4"/>
                <w:spacing w:val="-2"/>
                <w:sz w:val="24"/>
              </w:rPr>
            </w:pPr>
            <w:r w:rsidRPr="00CC0718">
              <w:rPr>
                <w:b/>
                <w:color w:val="5C83B4"/>
                <w:spacing w:val="-2"/>
                <w:sz w:val="24"/>
              </w:rPr>
              <w:t>No</w:t>
            </w:r>
          </w:p>
        </w:tc>
      </w:tr>
      <w:tr w:rsidRPr="00CC0718" w:rsidR="00C71DC8" w:rsidTr="3A33D0EC" w14:paraId="7C881BFE" w14:textId="77777777">
        <w:trPr>
          <w:trHeight w:val="343" w:hRule="exact"/>
        </w:trPr>
        <w:tc>
          <w:tcPr>
            <w:tcW w:w="3381" w:type="dxa"/>
            <w:gridSpan w:val="2"/>
            <w:tcBorders>
              <w:bottom w:val="single" w:color="8FB6EA" w:sz="5" w:space="0"/>
            </w:tcBorders>
            <w:shd w:val="clear" w:color="auto" w:fill="FFFFFF" w:themeFill="background1"/>
            <w:tcMar/>
          </w:tcPr>
          <w:p w:rsidRPr="00CC0718" w:rsidR="00C71DC8" w:rsidP="00244814" w:rsidRDefault="00C71DC8" w14:paraId="50B5F08F" w14:textId="77777777">
            <w:pPr>
              <w:rPr>
                <w:color w:val="000000"/>
                <w:spacing w:val="-2"/>
                <w:sz w:val="18"/>
              </w:rPr>
            </w:pPr>
            <w:r w:rsidRPr="00CC0718">
              <w:rPr>
                <w:color w:val="000000"/>
                <w:spacing w:val="-2"/>
                <w:sz w:val="18"/>
              </w:rPr>
              <w:t>Document</w:t>
            </w:r>
          </w:p>
        </w:tc>
        <w:tc>
          <w:tcPr>
            <w:tcW w:w="1132" w:type="dxa"/>
            <w:tcBorders>
              <w:bottom w:val="single" w:color="8FB6EA" w:sz="5" w:space="0"/>
            </w:tcBorders>
            <w:shd w:val="clear" w:color="auto" w:fill="FFFFFF" w:themeFill="background1"/>
            <w:tcMar/>
          </w:tcPr>
          <w:p w:rsidRPr="00CC0718" w:rsidR="00C71DC8" w:rsidP="00244814" w:rsidRDefault="00C71DC8" w14:paraId="6EDA7098" w14:textId="77777777">
            <w:pPr>
              <w:rPr>
                <w:color w:val="000000"/>
                <w:spacing w:val="-2"/>
                <w:sz w:val="18"/>
              </w:rPr>
            </w:pPr>
            <w:r w:rsidRPr="00CC0718">
              <w:rPr>
                <w:color w:val="000000"/>
                <w:spacing w:val="-2"/>
                <w:sz w:val="18"/>
              </w:rPr>
              <w:t>2</w:t>
            </w:r>
          </w:p>
        </w:tc>
        <w:tc>
          <w:tcPr>
            <w:tcW w:w="1576" w:type="dxa"/>
            <w:gridSpan w:val="2"/>
            <w:tcBorders>
              <w:bottom w:val="single" w:color="8FB6EA" w:sz="5" w:space="0"/>
            </w:tcBorders>
            <w:shd w:val="clear" w:color="auto" w:fill="FFFFFF" w:themeFill="background1"/>
            <w:tcMar/>
          </w:tcPr>
          <w:p w:rsidRPr="00CC0718" w:rsidR="00C71DC8" w:rsidP="00244814" w:rsidRDefault="00C71DC8" w14:paraId="4D1E5E78" w14:textId="77777777">
            <w:pPr>
              <w:rPr>
                <w:color w:val="000000"/>
                <w:spacing w:val="-2"/>
                <w:sz w:val="18"/>
              </w:rPr>
            </w:pPr>
            <w:r w:rsidRPr="00CC0718">
              <w:rPr>
                <w:color w:val="000000"/>
                <w:spacing w:val="-2"/>
                <w:sz w:val="18"/>
              </w:rPr>
              <w:t>2</w:t>
            </w:r>
          </w:p>
        </w:tc>
        <w:tc>
          <w:tcPr>
            <w:tcW w:w="1362" w:type="dxa"/>
            <w:tcBorders>
              <w:bottom w:val="single" w:color="8FB6EA" w:sz="5" w:space="0"/>
            </w:tcBorders>
            <w:shd w:val="clear" w:color="auto" w:fill="FFFFFF" w:themeFill="background1"/>
            <w:tcMar/>
          </w:tcPr>
          <w:p w:rsidRPr="00CC0718" w:rsidR="00C71DC8" w:rsidP="00244814" w:rsidRDefault="00C71DC8" w14:paraId="211B06F9" w14:textId="77777777">
            <w:pPr>
              <w:rPr>
                <w:color w:val="000000"/>
                <w:spacing w:val="-2"/>
                <w:sz w:val="18"/>
              </w:rPr>
            </w:pPr>
            <w:r w:rsidRPr="00CC0718">
              <w:rPr>
                <w:color w:val="000000"/>
                <w:spacing w:val="-2"/>
                <w:sz w:val="18"/>
              </w:rPr>
              <w:t>16</w:t>
            </w:r>
          </w:p>
        </w:tc>
        <w:tc>
          <w:tcPr>
            <w:tcW w:w="1690" w:type="dxa"/>
            <w:tcBorders>
              <w:bottom w:val="single" w:color="8FB6EA" w:sz="5" w:space="0"/>
            </w:tcBorders>
            <w:shd w:val="clear" w:color="auto" w:fill="FFFFFF" w:themeFill="background1"/>
            <w:tcMar/>
          </w:tcPr>
          <w:p w:rsidRPr="00CC0718" w:rsidR="00C71DC8" w:rsidP="00244814" w:rsidRDefault="00C71DC8" w14:paraId="24E74F15" w14:textId="77777777">
            <w:pPr>
              <w:rPr>
                <w:color w:val="000000"/>
                <w:spacing w:val="-2"/>
                <w:sz w:val="18"/>
              </w:rPr>
            </w:pPr>
            <w:r w:rsidRPr="00CC0718">
              <w:rPr>
                <w:color w:val="000000"/>
                <w:spacing w:val="-2"/>
                <w:sz w:val="18"/>
              </w:rPr>
              <w:t>2</w:t>
            </w:r>
          </w:p>
        </w:tc>
        <w:tc>
          <w:tcPr>
            <w:tcW w:w="1576" w:type="dxa"/>
            <w:tcBorders>
              <w:bottom w:val="single" w:color="8FB6EA" w:sz="5" w:space="0"/>
            </w:tcBorders>
            <w:shd w:val="clear" w:color="auto" w:fill="FFFFFF" w:themeFill="background1"/>
            <w:tcMar/>
          </w:tcPr>
          <w:p w:rsidRPr="00CC0718" w:rsidR="00C71DC8" w:rsidP="00244814" w:rsidRDefault="00C71DC8" w14:paraId="58D19D30" w14:textId="77777777">
            <w:pPr>
              <w:rPr>
                <w:color w:val="000000"/>
                <w:spacing w:val="-2"/>
                <w:sz w:val="18"/>
              </w:rPr>
            </w:pPr>
          </w:p>
        </w:tc>
      </w:tr>
      <w:tr w:rsidRPr="00CC0718" w:rsidR="00C71DC8" w:rsidTr="3A33D0EC" w14:paraId="75F27E6E" w14:textId="77777777">
        <w:trPr>
          <w:trHeight w:val="445" w:hRule="exact"/>
        </w:trPr>
        <w:tc>
          <w:tcPr>
            <w:tcW w:w="10717" w:type="dxa"/>
            <w:gridSpan w:val="8"/>
            <w:tcBorders>
              <w:top w:val="single" w:color="8FB6EA" w:sz="5" w:space="0"/>
            </w:tcBorders>
            <w:tcMar/>
          </w:tcPr>
          <w:p w:rsidRPr="00CC0718" w:rsidR="00C71DC8" w:rsidP="00244814" w:rsidRDefault="00C71DC8" w14:paraId="0CA6CC26" w14:textId="77777777"/>
        </w:tc>
      </w:tr>
      <w:tr w:rsidRPr="00CC0718" w:rsidR="00C71DC8" w:rsidTr="3A33D0EC" w14:paraId="78F27E8F" w14:textId="77777777">
        <w:trPr>
          <w:trHeight w:val="344" w:hRule="exact"/>
        </w:trPr>
        <w:tc>
          <w:tcPr>
            <w:tcW w:w="10717" w:type="dxa"/>
            <w:gridSpan w:val="8"/>
            <w:shd w:val="clear" w:color="auto" w:fill="FFFFFF" w:themeFill="background1"/>
            <w:tcMar/>
          </w:tcPr>
          <w:p w:rsidRPr="00CC0718" w:rsidR="00C71DC8" w:rsidP="00244814" w:rsidRDefault="00C71DC8" w14:paraId="72E93DBD" w14:textId="77777777">
            <w:pPr>
              <w:rPr>
                <w:b/>
                <w:color w:val="5C83B4"/>
                <w:spacing w:val="-2"/>
                <w:sz w:val="24"/>
              </w:rPr>
            </w:pPr>
            <w:bookmarkStart w:name="CodesAXIALCODEQ4bActivitiesoftheclubPROF" w:id="57"/>
            <w:bookmarkEnd w:id="57"/>
          </w:p>
        </w:tc>
      </w:tr>
      <w:tr w:rsidRPr="00CC0718" w:rsidR="00C71DC8" w:rsidTr="3A33D0EC" w14:paraId="7BD9DFF9" w14:textId="77777777">
        <w:trPr>
          <w:trHeight w:val="444" w:hRule="exact"/>
        </w:trPr>
        <w:tc>
          <w:tcPr>
            <w:tcW w:w="1805" w:type="dxa"/>
            <w:shd w:val="clear" w:color="auto" w:fill="FFFFFF" w:themeFill="background1"/>
            <w:tcMar/>
          </w:tcPr>
          <w:p w:rsidRPr="00CC0718" w:rsidR="00C71DC8" w:rsidP="00244814" w:rsidRDefault="00C71DC8" w14:paraId="09EE1A61" w14:textId="77777777">
            <w:pPr>
              <w:rPr>
                <w:b/>
                <w:color w:val="5C83B4"/>
                <w:spacing w:val="-2"/>
                <w:sz w:val="24"/>
              </w:rPr>
            </w:pPr>
            <w:r w:rsidRPr="00CC0718">
              <w:rPr>
                <w:b/>
                <w:color w:val="5C83B4"/>
                <w:spacing w:val="-2"/>
                <w:sz w:val="24"/>
              </w:rPr>
              <w:t>Nickname:</w:t>
            </w:r>
          </w:p>
        </w:tc>
        <w:tc>
          <w:tcPr>
            <w:tcW w:w="8912" w:type="dxa"/>
            <w:gridSpan w:val="7"/>
            <w:vMerge w:val="restart"/>
            <w:shd w:val="clear" w:color="auto" w:fill="FFFFFF" w:themeFill="background1"/>
            <w:tcMar/>
          </w:tcPr>
          <w:p w:rsidRPr="00CC0718" w:rsidR="00C71DC8" w:rsidP="00244814" w:rsidRDefault="00C71DC8" w14:paraId="0E76BA68" w14:textId="77777777">
            <w:pPr>
              <w:rPr>
                <w:b/>
                <w:color w:val="5C83B4"/>
                <w:spacing w:val="-2"/>
                <w:sz w:val="24"/>
              </w:rPr>
            </w:pPr>
            <w:r w:rsidRPr="00CC0718">
              <w:rPr>
                <w:b/>
                <w:color w:val="5C83B4"/>
                <w:spacing w:val="-2"/>
                <w:sz w:val="24"/>
              </w:rPr>
              <w:t>Codes\\AXIAL CODE\\Q4 b- Activities of the club\PROFESSIONAL DEVELOPMENT\Review Events</w:t>
            </w:r>
          </w:p>
        </w:tc>
      </w:tr>
      <w:tr w:rsidRPr="00CC0718" w:rsidR="00C71DC8" w:rsidTr="3A33D0EC" w14:paraId="13EAB09D" w14:textId="77777777">
        <w:trPr>
          <w:trHeight w:val="458" w:hRule="exact"/>
        </w:trPr>
        <w:tc>
          <w:tcPr>
            <w:tcW w:w="1805" w:type="dxa"/>
            <w:shd w:val="clear" w:color="auto" w:fill="FFFFFF" w:themeFill="background1"/>
            <w:tcMar/>
          </w:tcPr>
          <w:p w:rsidRPr="00CC0718" w:rsidR="00C71DC8" w:rsidP="00244814" w:rsidRDefault="00C71DC8" w14:paraId="70725C80" w14:textId="77777777">
            <w:pPr>
              <w:rPr>
                <w:b/>
                <w:color w:val="5C83B4"/>
                <w:spacing w:val="-2"/>
                <w:sz w:val="24"/>
              </w:rPr>
            </w:pPr>
            <w:r w:rsidRPr="00CC0718">
              <w:rPr>
                <w:b/>
                <w:color w:val="5C83B4"/>
                <w:spacing w:val="-2"/>
                <w:sz w:val="24"/>
              </w:rPr>
              <w:t>Classification:</w:t>
            </w:r>
          </w:p>
        </w:tc>
        <w:tc>
          <w:tcPr>
            <w:tcW w:w="8912" w:type="dxa"/>
            <w:gridSpan w:val="7"/>
            <w:vMerge/>
            <w:tcMar/>
          </w:tcPr>
          <w:p w:rsidRPr="00CC0718" w:rsidR="00C71DC8" w:rsidP="00244814" w:rsidRDefault="00C71DC8" w14:paraId="6E537CE1" w14:textId="77777777"/>
        </w:tc>
      </w:tr>
      <w:tr w:rsidRPr="00CC0718" w:rsidR="00C71DC8" w:rsidTr="3A33D0EC" w14:paraId="09D7ECE3" w14:textId="77777777">
        <w:trPr>
          <w:trHeight w:val="444" w:hRule="exact"/>
        </w:trPr>
        <w:tc>
          <w:tcPr>
            <w:tcW w:w="1805" w:type="dxa"/>
            <w:shd w:val="clear" w:color="auto" w:fill="FFFFFF" w:themeFill="background1"/>
            <w:tcMar/>
          </w:tcPr>
          <w:p w:rsidRPr="00CC0718" w:rsidR="00C71DC8" w:rsidP="00244814" w:rsidRDefault="00C71DC8" w14:paraId="2D8627AA" w14:textId="77777777">
            <w:pPr>
              <w:rPr>
                <w:b/>
                <w:color w:val="5C83B4"/>
                <w:spacing w:val="-2"/>
                <w:sz w:val="24"/>
              </w:rPr>
            </w:pPr>
            <w:r w:rsidRPr="00CC0718">
              <w:rPr>
                <w:b/>
                <w:color w:val="5C83B4"/>
                <w:spacing w:val="-2"/>
                <w:sz w:val="24"/>
              </w:rPr>
              <w:t>Aggregated:</w:t>
            </w:r>
          </w:p>
        </w:tc>
        <w:tc>
          <w:tcPr>
            <w:tcW w:w="8912" w:type="dxa"/>
            <w:gridSpan w:val="7"/>
            <w:shd w:val="clear" w:color="auto" w:fill="FFFFFF" w:themeFill="background1"/>
            <w:tcMar/>
          </w:tcPr>
          <w:p w:rsidRPr="00CC0718" w:rsidR="00C71DC8" w:rsidP="00244814" w:rsidRDefault="00C71DC8" w14:paraId="0EAC7A2E" w14:textId="77777777">
            <w:pPr>
              <w:rPr>
                <w:b/>
                <w:color w:val="5C83B4"/>
                <w:spacing w:val="-2"/>
                <w:sz w:val="24"/>
              </w:rPr>
            </w:pPr>
            <w:r w:rsidRPr="00CC0718">
              <w:rPr>
                <w:b/>
                <w:color w:val="5C83B4"/>
                <w:spacing w:val="-2"/>
                <w:sz w:val="24"/>
              </w:rPr>
              <w:t>No</w:t>
            </w:r>
          </w:p>
        </w:tc>
      </w:tr>
      <w:tr w:rsidRPr="00CC0718" w:rsidR="00C71DC8" w:rsidTr="3A33D0EC" w14:paraId="0E65EE78" w14:textId="77777777">
        <w:trPr>
          <w:trHeight w:val="344" w:hRule="exact"/>
        </w:trPr>
        <w:tc>
          <w:tcPr>
            <w:tcW w:w="3381" w:type="dxa"/>
            <w:gridSpan w:val="2"/>
            <w:tcBorders>
              <w:bottom w:val="single" w:color="8FB6EA" w:sz="5" w:space="0"/>
            </w:tcBorders>
            <w:shd w:val="clear" w:color="auto" w:fill="FFFFFF" w:themeFill="background1"/>
            <w:tcMar/>
          </w:tcPr>
          <w:p w:rsidRPr="00CC0718" w:rsidR="00C71DC8" w:rsidP="00244814" w:rsidRDefault="00C71DC8" w14:paraId="3BA78074" w14:textId="77777777">
            <w:pPr>
              <w:rPr>
                <w:color w:val="000000"/>
                <w:spacing w:val="-2"/>
                <w:sz w:val="18"/>
              </w:rPr>
            </w:pPr>
            <w:r w:rsidRPr="00CC0718">
              <w:rPr>
                <w:color w:val="000000"/>
                <w:spacing w:val="-2"/>
                <w:sz w:val="18"/>
              </w:rPr>
              <w:t>Document</w:t>
            </w:r>
          </w:p>
        </w:tc>
        <w:tc>
          <w:tcPr>
            <w:tcW w:w="1132" w:type="dxa"/>
            <w:tcBorders>
              <w:bottom w:val="single" w:color="8FB6EA" w:sz="5" w:space="0"/>
            </w:tcBorders>
            <w:shd w:val="clear" w:color="auto" w:fill="FFFFFF" w:themeFill="background1"/>
            <w:tcMar/>
          </w:tcPr>
          <w:p w:rsidRPr="00CC0718" w:rsidR="00C71DC8" w:rsidP="00244814" w:rsidRDefault="00C71DC8" w14:paraId="23F7C0A1" w14:textId="77777777">
            <w:pPr>
              <w:rPr>
                <w:color w:val="000000"/>
                <w:spacing w:val="-2"/>
                <w:sz w:val="18"/>
              </w:rPr>
            </w:pPr>
            <w:r w:rsidRPr="00CC0718">
              <w:rPr>
                <w:color w:val="000000"/>
                <w:spacing w:val="-2"/>
                <w:sz w:val="18"/>
              </w:rPr>
              <w:t>1</w:t>
            </w:r>
          </w:p>
        </w:tc>
        <w:tc>
          <w:tcPr>
            <w:tcW w:w="1576" w:type="dxa"/>
            <w:gridSpan w:val="2"/>
            <w:tcBorders>
              <w:bottom w:val="single" w:color="8FB6EA" w:sz="5" w:space="0"/>
            </w:tcBorders>
            <w:shd w:val="clear" w:color="auto" w:fill="FFFFFF" w:themeFill="background1"/>
            <w:tcMar/>
          </w:tcPr>
          <w:p w:rsidRPr="00CC0718" w:rsidR="00C71DC8" w:rsidP="00244814" w:rsidRDefault="00C71DC8" w14:paraId="72A595D6" w14:textId="77777777">
            <w:pPr>
              <w:rPr>
                <w:color w:val="000000"/>
                <w:spacing w:val="-2"/>
                <w:sz w:val="18"/>
              </w:rPr>
            </w:pPr>
            <w:r w:rsidRPr="00CC0718">
              <w:rPr>
                <w:color w:val="000000"/>
                <w:spacing w:val="-2"/>
                <w:sz w:val="18"/>
              </w:rPr>
              <w:t>3</w:t>
            </w:r>
          </w:p>
        </w:tc>
        <w:tc>
          <w:tcPr>
            <w:tcW w:w="1362" w:type="dxa"/>
            <w:tcBorders>
              <w:bottom w:val="single" w:color="8FB6EA" w:sz="5" w:space="0"/>
            </w:tcBorders>
            <w:shd w:val="clear" w:color="auto" w:fill="FFFFFF" w:themeFill="background1"/>
            <w:tcMar/>
          </w:tcPr>
          <w:p w:rsidRPr="00CC0718" w:rsidR="00C71DC8" w:rsidP="00244814" w:rsidRDefault="00C71DC8" w14:paraId="5572192B" w14:textId="77777777">
            <w:pPr>
              <w:rPr>
                <w:color w:val="000000"/>
                <w:spacing w:val="-2"/>
                <w:sz w:val="18"/>
              </w:rPr>
            </w:pPr>
            <w:r w:rsidRPr="00CC0718">
              <w:rPr>
                <w:color w:val="000000"/>
                <w:spacing w:val="-2"/>
                <w:sz w:val="18"/>
              </w:rPr>
              <w:t>7</w:t>
            </w:r>
          </w:p>
        </w:tc>
        <w:tc>
          <w:tcPr>
            <w:tcW w:w="1690" w:type="dxa"/>
            <w:tcBorders>
              <w:bottom w:val="single" w:color="8FB6EA" w:sz="5" w:space="0"/>
            </w:tcBorders>
            <w:shd w:val="clear" w:color="auto" w:fill="FFFFFF" w:themeFill="background1"/>
            <w:tcMar/>
          </w:tcPr>
          <w:p w:rsidRPr="00CC0718" w:rsidR="00C71DC8" w:rsidP="00244814" w:rsidRDefault="00C71DC8" w14:paraId="153C6C27" w14:textId="77777777">
            <w:pPr>
              <w:rPr>
                <w:color w:val="000000"/>
                <w:spacing w:val="-2"/>
                <w:sz w:val="18"/>
              </w:rPr>
            </w:pPr>
            <w:r w:rsidRPr="00CC0718">
              <w:rPr>
                <w:color w:val="000000"/>
                <w:spacing w:val="-2"/>
                <w:sz w:val="18"/>
              </w:rPr>
              <w:t>3</w:t>
            </w:r>
          </w:p>
        </w:tc>
        <w:tc>
          <w:tcPr>
            <w:tcW w:w="1576" w:type="dxa"/>
            <w:tcBorders>
              <w:bottom w:val="single" w:color="8FB6EA" w:sz="5" w:space="0"/>
            </w:tcBorders>
            <w:shd w:val="clear" w:color="auto" w:fill="FFFFFF" w:themeFill="background1"/>
            <w:tcMar/>
          </w:tcPr>
          <w:p w:rsidRPr="00CC0718" w:rsidR="00C71DC8" w:rsidP="00244814" w:rsidRDefault="00C71DC8" w14:paraId="4A0DCC5D" w14:textId="77777777">
            <w:pPr>
              <w:rPr>
                <w:color w:val="000000"/>
                <w:spacing w:val="-2"/>
                <w:sz w:val="18"/>
              </w:rPr>
            </w:pPr>
          </w:p>
        </w:tc>
      </w:tr>
      <w:tr w:rsidRPr="00CC0718" w:rsidR="00C71DC8" w:rsidTr="3A33D0EC" w14:paraId="2531C699" w14:textId="77777777">
        <w:trPr>
          <w:trHeight w:val="444" w:hRule="exact"/>
        </w:trPr>
        <w:tc>
          <w:tcPr>
            <w:tcW w:w="10717" w:type="dxa"/>
            <w:gridSpan w:val="8"/>
            <w:tcBorders>
              <w:top w:val="single" w:color="8FB6EA" w:sz="5" w:space="0"/>
            </w:tcBorders>
            <w:tcMar/>
          </w:tcPr>
          <w:p w:rsidRPr="00CC0718" w:rsidR="00C71DC8" w:rsidP="00244814" w:rsidRDefault="00C71DC8" w14:paraId="777A2D89" w14:textId="77777777"/>
        </w:tc>
      </w:tr>
      <w:tr w:rsidRPr="00CC0718" w:rsidR="00C71DC8" w:rsidTr="3A33D0EC" w14:paraId="730E4BBB" w14:textId="77777777">
        <w:trPr>
          <w:trHeight w:val="344" w:hRule="exact"/>
        </w:trPr>
        <w:tc>
          <w:tcPr>
            <w:tcW w:w="10717" w:type="dxa"/>
            <w:gridSpan w:val="8"/>
            <w:shd w:val="clear" w:color="auto" w:fill="FFFFFF" w:themeFill="background1"/>
            <w:tcMar/>
          </w:tcPr>
          <w:p w:rsidRPr="00CC0718" w:rsidR="00C71DC8" w:rsidP="00244814" w:rsidRDefault="00C71DC8" w14:paraId="019CAFBB" w14:textId="77777777">
            <w:pPr>
              <w:rPr>
                <w:b/>
                <w:color w:val="5C83B4"/>
                <w:spacing w:val="-2"/>
                <w:sz w:val="24"/>
              </w:rPr>
            </w:pPr>
          </w:p>
        </w:tc>
      </w:tr>
      <w:tr w:rsidRPr="00CC0718" w:rsidR="00C71DC8" w:rsidTr="3A33D0EC" w14:paraId="0BBABC0B" w14:textId="77777777">
        <w:trPr>
          <w:trHeight w:val="444" w:hRule="exact"/>
        </w:trPr>
        <w:tc>
          <w:tcPr>
            <w:tcW w:w="1805" w:type="dxa"/>
            <w:shd w:val="clear" w:color="auto" w:fill="FFFFFF" w:themeFill="background1"/>
            <w:tcMar/>
          </w:tcPr>
          <w:p w:rsidRPr="00CC0718" w:rsidR="00C71DC8" w:rsidP="00244814" w:rsidRDefault="00C71DC8" w14:paraId="067C4AFC" w14:textId="77777777">
            <w:pPr>
              <w:rPr>
                <w:b/>
                <w:color w:val="5C83B4"/>
                <w:spacing w:val="-2"/>
                <w:sz w:val="24"/>
              </w:rPr>
            </w:pPr>
            <w:r w:rsidRPr="00CC0718">
              <w:rPr>
                <w:b/>
                <w:color w:val="5C83B4"/>
                <w:spacing w:val="-2"/>
                <w:sz w:val="24"/>
              </w:rPr>
              <w:t>Nickname:</w:t>
            </w:r>
          </w:p>
        </w:tc>
        <w:tc>
          <w:tcPr>
            <w:tcW w:w="8912" w:type="dxa"/>
            <w:gridSpan w:val="7"/>
            <w:vMerge w:val="restart"/>
            <w:shd w:val="clear" w:color="auto" w:fill="FFFFFF" w:themeFill="background1"/>
            <w:tcMar/>
          </w:tcPr>
          <w:p w:rsidRPr="00CC0718" w:rsidR="00C71DC8" w:rsidP="00244814" w:rsidRDefault="00C71DC8" w14:paraId="695562C3" w14:textId="77777777">
            <w:pPr>
              <w:rPr>
                <w:b/>
                <w:color w:val="5C83B4"/>
                <w:spacing w:val="-2"/>
                <w:sz w:val="24"/>
              </w:rPr>
            </w:pPr>
            <w:r w:rsidRPr="00CC0718">
              <w:rPr>
                <w:b/>
                <w:color w:val="5C83B4"/>
                <w:spacing w:val="-2"/>
                <w:sz w:val="24"/>
              </w:rPr>
              <w:t>Codes\\AXIAL CODE\\Q4 b- Activities of the club\RECREATIONAL EVENTS</w:t>
            </w:r>
          </w:p>
        </w:tc>
      </w:tr>
      <w:tr w:rsidRPr="00CC0718" w:rsidR="00C71DC8" w:rsidTr="3A33D0EC" w14:paraId="0740C492" w14:textId="77777777">
        <w:trPr>
          <w:trHeight w:val="459" w:hRule="exact"/>
        </w:trPr>
        <w:tc>
          <w:tcPr>
            <w:tcW w:w="1805" w:type="dxa"/>
            <w:shd w:val="clear" w:color="auto" w:fill="FFFFFF" w:themeFill="background1"/>
            <w:tcMar/>
          </w:tcPr>
          <w:p w:rsidRPr="00CC0718" w:rsidR="00C71DC8" w:rsidP="00244814" w:rsidRDefault="00C71DC8" w14:paraId="15CCA660" w14:textId="77777777">
            <w:pPr>
              <w:rPr>
                <w:b/>
                <w:color w:val="5C83B4"/>
                <w:spacing w:val="-2"/>
                <w:sz w:val="24"/>
              </w:rPr>
            </w:pPr>
            <w:r w:rsidRPr="00CC0718">
              <w:rPr>
                <w:b/>
                <w:color w:val="5C83B4"/>
                <w:spacing w:val="-2"/>
                <w:sz w:val="24"/>
              </w:rPr>
              <w:t>Classification:</w:t>
            </w:r>
          </w:p>
        </w:tc>
        <w:tc>
          <w:tcPr>
            <w:tcW w:w="8912" w:type="dxa"/>
            <w:gridSpan w:val="7"/>
            <w:vMerge/>
            <w:tcMar/>
          </w:tcPr>
          <w:p w:rsidRPr="00CC0718" w:rsidR="00C71DC8" w:rsidP="00244814" w:rsidRDefault="00C71DC8" w14:paraId="67176313" w14:textId="77777777"/>
        </w:tc>
      </w:tr>
      <w:tr w:rsidRPr="00CC0718" w:rsidR="00C71DC8" w:rsidTr="3A33D0EC" w14:paraId="6B5F24E6" w14:textId="77777777">
        <w:trPr>
          <w:trHeight w:val="444" w:hRule="exact"/>
        </w:trPr>
        <w:tc>
          <w:tcPr>
            <w:tcW w:w="1805" w:type="dxa"/>
            <w:shd w:val="clear" w:color="auto" w:fill="FFFFFF" w:themeFill="background1"/>
            <w:tcMar/>
          </w:tcPr>
          <w:p w:rsidRPr="00CC0718" w:rsidR="00C71DC8" w:rsidP="00244814" w:rsidRDefault="00C71DC8" w14:paraId="5AC1C165" w14:textId="77777777">
            <w:pPr>
              <w:rPr>
                <w:b/>
                <w:color w:val="5C83B4"/>
                <w:spacing w:val="-2"/>
                <w:sz w:val="24"/>
              </w:rPr>
            </w:pPr>
            <w:r w:rsidRPr="00CC0718">
              <w:rPr>
                <w:b/>
                <w:color w:val="5C83B4"/>
                <w:spacing w:val="-2"/>
                <w:sz w:val="24"/>
              </w:rPr>
              <w:t>Aggregated:</w:t>
            </w:r>
          </w:p>
        </w:tc>
        <w:tc>
          <w:tcPr>
            <w:tcW w:w="8912" w:type="dxa"/>
            <w:gridSpan w:val="7"/>
            <w:shd w:val="clear" w:color="auto" w:fill="FFFFFF" w:themeFill="background1"/>
            <w:tcMar/>
          </w:tcPr>
          <w:p w:rsidRPr="00CC0718" w:rsidR="00C71DC8" w:rsidP="00244814" w:rsidRDefault="00C71DC8" w14:paraId="56252DE9" w14:textId="77777777">
            <w:pPr>
              <w:rPr>
                <w:b/>
                <w:color w:val="5C83B4"/>
                <w:spacing w:val="-2"/>
                <w:sz w:val="24"/>
              </w:rPr>
            </w:pPr>
            <w:r w:rsidRPr="00CC0718">
              <w:rPr>
                <w:b/>
                <w:color w:val="5C83B4"/>
                <w:spacing w:val="-2"/>
                <w:sz w:val="24"/>
              </w:rPr>
              <w:t>Yes</w:t>
            </w:r>
          </w:p>
        </w:tc>
      </w:tr>
      <w:tr w:rsidRPr="00CC0718" w:rsidR="00C71DC8" w:rsidTr="3A33D0EC" w14:paraId="6C4CFEDE" w14:textId="77777777">
        <w:trPr>
          <w:trHeight w:val="344" w:hRule="exact"/>
        </w:trPr>
        <w:tc>
          <w:tcPr>
            <w:tcW w:w="3381" w:type="dxa"/>
            <w:gridSpan w:val="2"/>
            <w:tcBorders>
              <w:bottom w:val="single" w:color="8FB6EA" w:sz="5" w:space="0"/>
            </w:tcBorders>
            <w:shd w:val="clear" w:color="auto" w:fill="FFFFFF" w:themeFill="background1"/>
            <w:tcMar/>
          </w:tcPr>
          <w:p w:rsidRPr="00CC0718" w:rsidR="00C71DC8" w:rsidP="00244814" w:rsidRDefault="00C71DC8" w14:paraId="3C1782EB" w14:textId="77777777">
            <w:pPr>
              <w:rPr>
                <w:color w:val="000000"/>
                <w:spacing w:val="-2"/>
                <w:sz w:val="18"/>
              </w:rPr>
            </w:pPr>
            <w:r w:rsidRPr="00CC0718">
              <w:rPr>
                <w:color w:val="000000"/>
                <w:spacing w:val="-2"/>
                <w:sz w:val="18"/>
              </w:rPr>
              <w:t>Document</w:t>
            </w:r>
          </w:p>
        </w:tc>
        <w:tc>
          <w:tcPr>
            <w:tcW w:w="1132" w:type="dxa"/>
            <w:tcBorders>
              <w:bottom w:val="single" w:color="8FB6EA" w:sz="5" w:space="0"/>
            </w:tcBorders>
            <w:shd w:val="clear" w:color="auto" w:fill="FFFFFF" w:themeFill="background1"/>
            <w:tcMar/>
          </w:tcPr>
          <w:p w:rsidRPr="00CC0718" w:rsidR="00C71DC8" w:rsidP="00244814" w:rsidRDefault="00C71DC8" w14:paraId="6D06327B" w14:textId="77777777">
            <w:pPr>
              <w:rPr>
                <w:color w:val="000000"/>
                <w:spacing w:val="-2"/>
                <w:sz w:val="18"/>
              </w:rPr>
            </w:pPr>
            <w:r w:rsidRPr="00CC0718">
              <w:rPr>
                <w:color w:val="000000"/>
                <w:spacing w:val="-2"/>
                <w:sz w:val="18"/>
              </w:rPr>
              <w:t>3</w:t>
            </w:r>
          </w:p>
        </w:tc>
        <w:tc>
          <w:tcPr>
            <w:tcW w:w="1576" w:type="dxa"/>
            <w:gridSpan w:val="2"/>
            <w:tcBorders>
              <w:bottom w:val="single" w:color="8FB6EA" w:sz="5" w:space="0"/>
            </w:tcBorders>
            <w:shd w:val="clear" w:color="auto" w:fill="FFFFFF" w:themeFill="background1"/>
            <w:tcMar/>
          </w:tcPr>
          <w:p w:rsidRPr="00CC0718" w:rsidR="00C71DC8" w:rsidP="00244814" w:rsidRDefault="00C71DC8" w14:paraId="21CB92F8" w14:textId="77777777">
            <w:pPr>
              <w:rPr>
                <w:color w:val="000000"/>
                <w:spacing w:val="-2"/>
                <w:sz w:val="18"/>
              </w:rPr>
            </w:pPr>
            <w:r w:rsidRPr="00CC0718">
              <w:rPr>
                <w:color w:val="000000"/>
                <w:spacing w:val="-2"/>
                <w:sz w:val="18"/>
              </w:rPr>
              <w:t>9</w:t>
            </w:r>
          </w:p>
        </w:tc>
        <w:tc>
          <w:tcPr>
            <w:tcW w:w="1362" w:type="dxa"/>
            <w:tcBorders>
              <w:bottom w:val="single" w:color="8FB6EA" w:sz="5" w:space="0"/>
            </w:tcBorders>
            <w:shd w:val="clear" w:color="auto" w:fill="FFFFFF" w:themeFill="background1"/>
            <w:tcMar/>
          </w:tcPr>
          <w:p w:rsidRPr="00CC0718" w:rsidR="00C71DC8" w:rsidP="00244814" w:rsidRDefault="00C71DC8" w14:paraId="19D1F85B" w14:textId="77777777">
            <w:pPr>
              <w:rPr>
                <w:color w:val="000000"/>
                <w:spacing w:val="-2"/>
                <w:sz w:val="18"/>
              </w:rPr>
            </w:pPr>
            <w:r w:rsidRPr="00CC0718">
              <w:rPr>
                <w:color w:val="000000"/>
                <w:spacing w:val="-2"/>
                <w:sz w:val="18"/>
              </w:rPr>
              <w:t>214</w:t>
            </w:r>
          </w:p>
        </w:tc>
        <w:tc>
          <w:tcPr>
            <w:tcW w:w="1690" w:type="dxa"/>
            <w:tcBorders>
              <w:bottom w:val="single" w:color="8FB6EA" w:sz="5" w:space="0"/>
            </w:tcBorders>
            <w:shd w:val="clear" w:color="auto" w:fill="FFFFFF" w:themeFill="background1"/>
            <w:tcMar/>
          </w:tcPr>
          <w:p w:rsidRPr="00CC0718" w:rsidR="00C71DC8" w:rsidP="00244814" w:rsidRDefault="00C71DC8" w14:paraId="273180BE" w14:textId="77777777">
            <w:pPr>
              <w:rPr>
                <w:color w:val="000000"/>
                <w:spacing w:val="-2"/>
                <w:sz w:val="18"/>
              </w:rPr>
            </w:pPr>
            <w:r w:rsidRPr="00CC0718">
              <w:rPr>
                <w:color w:val="000000"/>
                <w:spacing w:val="-2"/>
                <w:sz w:val="18"/>
              </w:rPr>
              <w:t>9</w:t>
            </w:r>
          </w:p>
        </w:tc>
        <w:tc>
          <w:tcPr>
            <w:tcW w:w="1576" w:type="dxa"/>
            <w:tcBorders>
              <w:bottom w:val="single" w:color="8FB6EA" w:sz="5" w:space="0"/>
            </w:tcBorders>
            <w:shd w:val="clear" w:color="auto" w:fill="FFFFFF" w:themeFill="background1"/>
            <w:tcMar/>
          </w:tcPr>
          <w:p w:rsidRPr="00CC0718" w:rsidR="00C71DC8" w:rsidP="00244814" w:rsidRDefault="00C71DC8" w14:paraId="3124D004" w14:textId="77777777">
            <w:pPr>
              <w:rPr>
                <w:color w:val="000000"/>
                <w:spacing w:val="-2"/>
                <w:sz w:val="18"/>
              </w:rPr>
            </w:pPr>
          </w:p>
        </w:tc>
      </w:tr>
      <w:tr w:rsidRPr="00CC0718" w:rsidR="00C71DC8" w:rsidTr="3A33D0EC" w14:paraId="3B751A49" w14:textId="77777777">
        <w:trPr>
          <w:trHeight w:val="888" w:hRule="exact"/>
        </w:trPr>
        <w:tc>
          <w:tcPr>
            <w:tcW w:w="10717" w:type="dxa"/>
            <w:gridSpan w:val="8"/>
            <w:tcBorders>
              <w:top w:val="single" w:color="8FB6EA" w:sz="5" w:space="0"/>
            </w:tcBorders>
            <w:tcMar/>
          </w:tcPr>
          <w:p w:rsidRPr="00CC0718" w:rsidR="00C71DC8" w:rsidP="00244814" w:rsidRDefault="00C71DC8" w14:paraId="60DA8D8C" w14:textId="77777777"/>
        </w:tc>
      </w:tr>
      <w:tr w:rsidRPr="00CC0718" w:rsidR="00C71DC8" w:rsidTr="3A33D0EC" w14:paraId="059BF30D" w14:textId="77777777">
        <w:trPr>
          <w:trHeight w:val="889" w:hRule="exact"/>
        </w:trPr>
        <w:tc>
          <w:tcPr>
            <w:tcW w:w="10717" w:type="dxa"/>
            <w:gridSpan w:val="8"/>
            <w:tcMar/>
          </w:tcPr>
          <w:p w:rsidRPr="00CC0718" w:rsidR="00C71DC8" w:rsidP="00244814" w:rsidRDefault="00C71DC8" w14:paraId="167E47FA" w14:textId="77777777"/>
        </w:tc>
      </w:tr>
      <w:tr w:rsidRPr="00CC0718" w:rsidR="00C71DC8" w:rsidTr="3A33D0EC" w14:paraId="248F0001" w14:textId="77777777">
        <w:trPr>
          <w:trHeight w:val="458" w:hRule="exact"/>
        </w:trPr>
        <w:tc>
          <w:tcPr>
            <w:tcW w:w="5359" w:type="dxa"/>
            <w:gridSpan w:val="4"/>
            <w:shd w:val="clear" w:color="auto" w:fill="FFFFFF" w:themeFill="background1"/>
            <w:tcMar/>
          </w:tcPr>
          <w:p w:rsidRPr="00CC0718" w:rsidR="00C71DC8" w:rsidP="00244814" w:rsidRDefault="00C71DC8" w14:paraId="4AC7FA29" w14:textId="77777777">
            <w:pPr>
              <w:jc w:val="right"/>
              <w:rPr>
                <w:color w:val="000066"/>
                <w:spacing w:val="-2"/>
                <w:sz w:val="16"/>
              </w:rPr>
            </w:pPr>
            <w:r w:rsidRPr="00CC0718">
              <w:rPr>
                <w:color w:val="000066"/>
                <w:spacing w:val="-2"/>
                <w:sz w:val="16"/>
              </w:rPr>
              <w:t>Formatted Reports\\Code Summary Formatted Report</w:t>
            </w:r>
          </w:p>
        </w:tc>
        <w:tc>
          <w:tcPr>
            <w:tcW w:w="5358" w:type="dxa"/>
            <w:gridSpan w:val="4"/>
            <w:shd w:val="clear" w:color="auto" w:fill="FFFFFF" w:themeFill="background1"/>
            <w:tcMar/>
          </w:tcPr>
          <w:p w:rsidRPr="00CC0718" w:rsidR="00C71DC8" w:rsidP="00244814" w:rsidRDefault="00C71DC8" w14:paraId="74D4D8D3" w14:textId="77777777">
            <w:pPr>
              <w:jc w:val="right"/>
              <w:rPr>
                <w:color w:val="000066"/>
                <w:spacing w:val="-2"/>
                <w:sz w:val="16"/>
              </w:rPr>
            </w:pPr>
            <w:r w:rsidRPr="00CC0718">
              <w:rPr>
                <w:color w:val="000066"/>
                <w:spacing w:val="-2"/>
                <w:sz w:val="16"/>
              </w:rPr>
              <w:t>Page 65 of 104</w:t>
            </w:r>
          </w:p>
        </w:tc>
      </w:tr>
      <w:tr w:rsidRPr="00CC0718" w:rsidR="00C71DC8" w:rsidTr="3A33D0EC" w14:paraId="208E052C" w14:textId="77777777">
        <w:trPr>
          <w:trHeight w:val="444" w:hRule="exact"/>
        </w:trPr>
        <w:tc>
          <w:tcPr>
            <w:tcW w:w="10717" w:type="dxa"/>
            <w:gridSpan w:val="8"/>
            <w:shd w:val="clear" w:color="auto" w:fill="FFFFFF" w:themeFill="background1"/>
            <w:tcMar/>
            <w:vAlign w:val="center"/>
          </w:tcPr>
          <w:p w:rsidRPr="00CC0718" w:rsidR="00C71DC8" w:rsidP="00244814" w:rsidRDefault="00C71DC8" w14:paraId="1CFFE8AD" w14:textId="77777777">
            <w:pPr>
              <w:jc w:val="right"/>
              <w:rPr>
                <w:color w:val="000066"/>
                <w:spacing w:val="-2"/>
                <w:sz w:val="16"/>
              </w:rPr>
            </w:pPr>
            <w:r w:rsidRPr="00CC0718">
              <w:rPr>
                <w:color w:val="000066"/>
                <w:spacing w:val="-2"/>
                <w:sz w:val="16"/>
              </w:rPr>
              <w:t>11/13/2024 3:39 PM</w:t>
            </w:r>
          </w:p>
        </w:tc>
      </w:tr>
      <w:tr w:rsidRPr="00CC0718" w:rsidR="00C71DC8" w:rsidTr="3A33D0EC" w14:paraId="2AA538D0" w14:textId="77777777">
        <w:trPr>
          <w:trHeight w:val="459" w:hRule="exact"/>
        </w:trPr>
        <w:tc>
          <w:tcPr>
            <w:tcW w:w="3381" w:type="dxa"/>
            <w:gridSpan w:val="2"/>
            <w:shd w:val="clear" w:color="auto" w:fill="8FB6EA"/>
            <w:tcMar/>
          </w:tcPr>
          <w:p w:rsidRPr="00CC0718" w:rsidR="00C71DC8" w:rsidP="00244814" w:rsidRDefault="00C71DC8" w14:paraId="0369380A" w14:textId="77777777">
            <w:pPr>
              <w:rPr>
                <w:b/>
                <w:color w:val="000066"/>
                <w:spacing w:val="-2"/>
                <w:sz w:val="18"/>
              </w:rPr>
            </w:pPr>
            <w:r w:rsidRPr="00CC0718">
              <w:rPr>
                <w:b/>
                <w:color w:val="000066"/>
                <w:spacing w:val="-2"/>
                <w:sz w:val="18"/>
              </w:rPr>
              <w:t>File Type</w:t>
            </w:r>
          </w:p>
        </w:tc>
        <w:tc>
          <w:tcPr>
            <w:tcW w:w="1132" w:type="dxa"/>
            <w:shd w:val="clear" w:color="auto" w:fill="8FB6EA"/>
            <w:tcMar/>
          </w:tcPr>
          <w:p w:rsidRPr="00CC0718" w:rsidR="00C71DC8" w:rsidP="00244814" w:rsidRDefault="00C71DC8" w14:paraId="76977CF2" w14:textId="77777777">
            <w:pPr>
              <w:rPr>
                <w:b/>
                <w:color w:val="000066"/>
                <w:spacing w:val="-2"/>
                <w:sz w:val="18"/>
              </w:rPr>
            </w:pPr>
            <w:r w:rsidRPr="00CC0718">
              <w:rPr>
                <w:b/>
                <w:color w:val="000066"/>
                <w:spacing w:val="-2"/>
                <w:sz w:val="18"/>
              </w:rPr>
              <w:t>Number of Files</w:t>
            </w:r>
          </w:p>
        </w:tc>
        <w:tc>
          <w:tcPr>
            <w:tcW w:w="1576" w:type="dxa"/>
            <w:gridSpan w:val="2"/>
            <w:shd w:val="clear" w:color="auto" w:fill="8FB6EA"/>
            <w:tcMar/>
          </w:tcPr>
          <w:p w:rsidRPr="00CC0718" w:rsidR="00C71DC8" w:rsidP="00244814" w:rsidRDefault="00C71DC8" w14:paraId="2CA13B4A" w14:textId="77777777">
            <w:pPr>
              <w:rPr>
                <w:b/>
                <w:color w:val="000066"/>
                <w:spacing w:val="-2"/>
                <w:sz w:val="18"/>
              </w:rPr>
            </w:pPr>
            <w:r w:rsidRPr="00CC0718">
              <w:rPr>
                <w:b/>
                <w:color w:val="000066"/>
                <w:spacing w:val="-2"/>
                <w:sz w:val="18"/>
              </w:rPr>
              <w:t>Number of Coding References</w:t>
            </w:r>
          </w:p>
        </w:tc>
        <w:tc>
          <w:tcPr>
            <w:tcW w:w="1362" w:type="dxa"/>
            <w:shd w:val="clear" w:color="auto" w:fill="8FB6EA"/>
            <w:tcMar/>
          </w:tcPr>
          <w:p w:rsidRPr="00CC0718" w:rsidR="00C71DC8" w:rsidP="00244814" w:rsidRDefault="00C71DC8" w14:paraId="406C4499" w14:textId="77777777">
            <w:pPr>
              <w:rPr>
                <w:b/>
                <w:color w:val="000066"/>
                <w:spacing w:val="-2"/>
                <w:sz w:val="18"/>
              </w:rPr>
            </w:pPr>
            <w:r w:rsidRPr="00CC0718">
              <w:rPr>
                <w:b/>
                <w:color w:val="000066"/>
                <w:spacing w:val="-2"/>
                <w:sz w:val="18"/>
              </w:rPr>
              <w:t>Number of Words Coded</w:t>
            </w:r>
          </w:p>
        </w:tc>
        <w:tc>
          <w:tcPr>
            <w:tcW w:w="1690" w:type="dxa"/>
            <w:shd w:val="clear" w:color="auto" w:fill="8FB6EA"/>
            <w:tcMar/>
          </w:tcPr>
          <w:p w:rsidRPr="00CC0718" w:rsidR="00C71DC8" w:rsidP="00244814" w:rsidRDefault="00C71DC8" w14:paraId="14907CB3" w14:textId="77777777">
            <w:pPr>
              <w:rPr>
                <w:b/>
                <w:color w:val="000066"/>
                <w:spacing w:val="-2"/>
                <w:sz w:val="18"/>
              </w:rPr>
            </w:pPr>
            <w:r w:rsidRPr="00CC0718">
              <w:rPr>
                <w:b/>
                <w:color w:val="000066"/>
                <w:spacing w:val="-2"/>
                <w:sz w:val="18"/>
              </w:rPr>
              <w:t>Number of Paragraphs Coded</w:t>
            </w:r>
          </w:p>
        </w:tc>
        <w:tc>
          <w:tcPr>
            <w:tcW w:w="1576" w:type="dxa"/>
            <w:shd w:val="clear" w:color="auto" w:fill="8FB6EA"/>
            <w:tcMar/>
          </w:tcPr>
          <w:p w:rsidRPr="00CC0718" w:rsidR="00C71DC8" w:rsidP="00244814" w:rsidRDefault="00C71DC8" w14:paraId="060C8DB6" w14:textId="77777777">
            <w:pPr>
              <w:rPr>
                <w:b/>
                <w:color w:val="000066"/>
                <w:spacing w:val="-2"/>
                <w:sz w:val="18"/>
              </w:rPr>
            </w:pPr>
            <w:r w:rsidRPr="00CC0718">
              <w:rPr>
                <w:b/>
                <w:color w:val="000066"/>
                <w:spacing w:val="-2"/>
                <w:sz w:val="18"/>
              </w:rPr>
              <w:t>Duration Coded</w:t>
            </w:r>
          </w:p>
        </w:tc>
      </w:tr>
      <w:tr w:rsidRPr="00CC0718" w:rsidR="00C71DC8" w:rsidTr="3A33D0EC" w14:paraId="401FD325" w14:textId="77777777">
        <w:trPr>
          <w:trHeight w:val="344" w:hRule="exact"/>
        </w:trPr>
        <w:tc>
          <w:tcPr>
            <w:tcW w:w="10717" w:type="dxa"/>
            <w:gridSpan w:val="8"/>
            <w:shd w:val="clear" w:color="auto" w:fill="FFFFFF" w:themeFill="background1"/>
            <w:tcMar/>
          </w:tcPr>
          <w:p w:rsidRPr="00CC0718" w:rsidR="00C71DC8" w:rsidP="00244814" w:rsidRDefault="00C71DC8" w14:paraId="1F815829" w14:textId="77777777">
            <w:pPr>
              <w:rPr>
                <w:b/>
                <w:color w:val="5C83B4"/>
                <w:spacing w:val="-2"/>
                <w:sz w:val="24"/>
              </w:rPr>
            </w:pPr>
          </w:p>
        </w:tc>
      </w:tr>
      <w:tr w:rsidRPr="00CC0718" w:rsidR="00C71DC8" w:rsidTr="3A33D0EC" w14:paraId="1DEB1CF6" w14:textId="77777777">
        <w:trPr>
          <w:trHeight w:val="458" w:hRule="exact"/>
        </w:trPr>
        <w:tc>
          <w:tcPr>
            <w:tcW w:w="1805" w:type="dxa"/>
            <w:shd w:val="clear" w:color="auto" w:fill="FFFFFF" w:themeFill="background1"/>
            <w:tcMar/>
          </w:tcPr>
          <w:p w:rsidRPr="00CC0718" w:rsidR="00C71DC8" w:rsidP="00244814" w:rsidRDefault="00C71DC8" w14:paraId="1FF3F967" w14:textId="77777777">
            <w:pPr>
              <w:rPr>
                <w:b/>
                <w:color w:val="5C83B4"/>
                <w:spacing w:val="-2"/>
                <w:sz w:val="24"/>
              </w:rPr>
            </w:pPr>
            <w:r w:rsidRPr="00CC0718">
              <w:rPr>
                <w:b/>
                <w:color w:val="5C83B4"/>
                <w:spacing w:val="-2"/>
                <w:sz w:val="24"/>
              </w:rPr>
              <w:t>Nickname:</w:t>
            </w:r>
          </w:p>
        </w:tc>
        <w:tc>
          <w:tcPr>
            <w:tcW w:w="8912" w:type="dxa"/>
            <w:gridSpan w:val="7"/>
            <w:vMerge w:val="restart"/>
            <w:shd w:val="clear" w:color="auto" w:fill="FFFFFF" w:themeFill="background1"/>
            <w:tcMar/>
          </w:tcPr>
          <w:p w:rsidRPr="00CC0718" w:rsidR="00C71DC8" w:rsidP="00244814" w:rsidRDefault="00C71DC8" w14:paraId="6DB3986A" w14:textId="77777777">
            <w:pPr>
              <w:rPr>
                <w:b/>
                <w:color w:val="5C83B4"/>
                <w:spacing w:val="-2"/>
                <w:sz w:val="24"/>
              </w:rPr>
            </w:pPr>
            <w:r w:rsidRPr="00CC0718">
              <w:rPr>
                <w:b/>
                <w:color w:val="5C83B4"/>
                <w:spacing w:val="-2"/>
                <w:sz w:val="24"/>
              </w:rPr>
              <w:t>Codes\\AXIAL CODE\\Q4 b- Activities of the club\RECREATIONAL EVENTS\Dance Club Activities</w:t>
            </w:r>
          </w:p>
        </w:tc>
      </w:tr>
      <w:tr w:rsidRPr="00CC0718" w:rsidR="00C71DC8" w:rsidTr="3A33D0EC" w14:paraId="75DCC120" w14:textId="77777777">
        <w:trPr>
          <w:trHeight w:val="444" w:hRule="exact"/>
        </w:trPr>
        <w:tc>
          <w:tcPr>
            <w:tcW w:w="1805" w:type="dxa"/>
            <w:shd w:val="clear" w:color="auto" w:fill="FFFFFF" w:themeFill="background1"/>
            <w:tcMar/>
          </w:tcPr>
          <w:p w:rsidRPr="00CC0718" w:rsidR="00C71DC8" w:rsidP="00244814" w:rsidRDefault="00C71DC8" w14:paraId="5FC2C5FC" w14:textId="77777777">
            <w:pPr>
              <w:rPr>
                <w:b/>
                <w:color w:val="5C83B4"/>
                <w:spacing w:val="-2"/>
                <w:sz w:val="24"/>
              </w:rPr>
            </w:pPr>
            <w:r w:rsidRPr="00CC0718">
              <w:rPr>
                <w:b/>
                <w:color w:val="5C83B4"/>
                <w:spacing w:val="-2"/>
                <w:sz w:val="24"/>
              </w:rPr>
              <w:t>Classification:</w:t>
            </w:r>
          </w:p>
        </w:tc>
        <w:tc>
          <w:tcPr>
            <w:tcW w:w="8912" w:type="dxa"/>
            <w:gridSpan w:val="7"/>
            <w:vMerge/>
            <w:tcMar/>
          </w:tcPr>
          <w:p w:rsidRPr="00CC0718" w:rsidR="00C71DC8" w:rsidP="00244814" w:rsidRDefault="00C71DC8" w14:paraId="4E322C5D" w14:textId="77777777"/>
        </w:tc>
      </w:tr>
      <w:tr w:rsidRPr="00CC0718" w:rsidR="00C71DC8" w:rsidTr="3A33D0EC" w14:paraId="3ADF4B8F" w14:textId="77777777">
        <w:trPr>
          <w:trHeight w:val="444" w:hRule="exact"/>
        </w:trPr>
        <w:tc>
          <w:tcPr>
            <w:tcW w:w="1805" w:type="dxa"/>
            <w:shd w:val="clear" w:color="auto" w:fill="FFFFFF" w:themeFill="background1"/>
            <w:tcMar/>
          </w:tcPr>
          <w:p w:rsidRPr="00CC0718" w:rsidR="00C71DC8" w:rsidP="00244814" w:rsidRDefault="00C71DC8" w14:paraId="30E9E48F" w14:textId="77777777">
            <w:pPr>
              <w:rPr>
                <w:b/>
                <w:color w:val="5C83B4"/>
                <w:spacing w:val="-2"/>
                <w:sz w:val="24"/>
              </w:rPr>
            </w:pPr>
            <w:r w:rsidRPr="00CC0718">
              <w:rPr>
                <w:b/>
                <w:color w:val="5C83B4"/>
                <w:spacing w:val="-2"/>
                <w:sz w:val="24"/>
              </w:rPr>
              <w:t>Aggregated:</w:t>
            </w:r>
          </w:p>
        </w:tc>
        <w:tc>
          <w:tcPr>
            <w:tcW w:w="8912" w:type="dxa"/>
            <w:gridSpan w:val="7"/>
            <w:shd w:val="clear" w:color="auto" w:fill="FFFFFF" w:themeFill="background1"/>
            <w:tcMar/>
          </w:tcPr>
          <w:p w:rsidRPr="00CC0718" w:rsidR="00C71DC8" w:rsidP="00244814" w:rsidRDefault="00C71DC8" w14:paraId="17F20610" w14:textId="77777777">
            <w:pPr>
              <w:rPr>
                <w:b/>
                <w:color w:val="5C83B4"/>
                <w:spacing w:val="-2"/>
                <w:sz w:val="24"/>
              </w:rPr>
            </w:pPr>
            <w:r w:rsidRPr="00CC0718">
              <w:rPr>
                <w:b/>
                <w:color w:val="5C83B4"/>
                <w:spacing w:val="-2"/>
                <w:sz w:val="24"/>
              </w:rPr>
              <w:t>No</w:t>
            </w:r>
          </w:p>
        </w:tc>
      </w:tr>
      <w:tr w:rsidRPr="00CC0718" w:rsidR="00C71DC8" w:rsidTr="3A33D0EC" w14:paraId="4AC13CF7" w14:textId="77777777">
        <w:trPr>
          <w:trHeight w:val="344" w:hRule="exact"/>
        </w:trPr>
        <w:tc>
          <w:tcPr>
            <w:tcW w:w="3381" w:type="dxa"/>
            <w:gridSpan w:val="2"/>
            <w:tcBorders>
              <w:bottom w:val="single" w:color="8FB6EA" w:sz="5" w:space="0"/>
            </w:tcBorders>
            <w:shd w:val="clear" w:color="auto" w:fill="FFFFFF" w:themeFill="background1"/>
            <w:tcMar/>
          </w:tcPr>
          <w:p w:rsidRPr="00CC0718" w:rsidR="00C71DC8" w:rsidP="00244814" w:rsidRDefault="00C71DC8" w14:paraId="23628C2F" w14:textId="77777777">
            <w:pPr>
              <w:rPr>
                <w:color w:val="000000"/>
                <w:spacing w:val="-2"/>
                <w:sz w:val="18"/>
              </w:rPr>
            </w:pPr>
            <w:r w:rsidRPr="00CC0718">
              <w:rPr>
                <w:color w:val="000000"/>
                <w:spacing w:val="-2"/>
                <w:sz w:val="18"/>
              </w:rPr>
              <w:t>Document</w:t>
            </w:r>
          </w:p>
        </w:tc>
        <w:tc>
          <w:tcPr>
            <w:tcW w:w="1132" w:type="dxa"/>
            <w:tcBorders>
              <w:bottom w:val="single" w:color="8FB6EA" w:sz="5" w:space="0"/>
            </w:tcBorders>
            <w:shd w:val="clear" w:color="auto" w:fill="FFFFFF" w:themeFill="background1"/>
            <w:tcMar/>
          </w:tcPr>
          <w:p w:rsidRPr="00CC0718" w:rsidR="00C71DC8" w:rsidP="00244814" w:rsidRDefault="00C71DC8" w14:paraId="16A8BBBF" w14:textId="77777777">
            <w:pPr>
              <w:rPr>
                <w:color w:val="000000"/>
                <w:spacing w:val="-2"/>
                <w:sz w:val="18"/>
              </w:rPr>
            </w:pPr>
            <w:r w:rsidRPr="00CC0718">
              <w:rPr>
                <w:color w:val="000000"/>
                <w:spacing w:val="-2"/>
                <w:sz w:val="18"/>
              </w:rPr>
              <w:t>1</w:t>
            </w:r>
          </w:p>
        </w:tc>
        <w:tc>
          <w:tcPr>
            <w:tcW w:w="1576" w:type="dxa"/>
            <w:gridSpan w:val="2"/>
            <w:tcBorders>
              <w:bottom w:val="single" w:color="8FB6EA" w:sz="5" w:space="0"/>
            </w:tcBorders>
            <w:shd w:val="clear" w:color="auto" w:fill="FFFFFF" w:themeFill="background1"/>
            <w:tcMar/>
          </w:tcPr>
          <w:p w:rsidRPr="00CC0718" w:rsidR="00C71DC8" w:rsidP="00244814" w:rsidRDefault="00C71DC8" w14:paraId="62374B9A" w14:textId="77777777">
            <w:pPr>
              <w:rPr>
                <w:color w:val="000000"/>
                <w:spacing w:val="-2"/>
                <w:sz w:val="18"/>
              </w:rPr>
            </w:pPr>
            <w:r w:rsidRPr="00CC0718">
              <w:rPr>
                <w:color w:val="000000"/>
                <w:spacing w:val="-2"/>
                <w:sz w:val="18"/>
              </w:rPr>
              <w:t>3</w:t>
            </w:r>
          </w:p>
        </w:tc>
        <w:tc>
          <w:tcPr>
            <w:tcW w:w="1362" w:type="dxa"/>
            <w:tcBorders>
              <w:bottom w:val="single" w:color="8FB6EA" w:sz="5" w:space="0"/>
            </w:tcBorders>
            <w:shd w:val="clear" w:color="auto" w:fill="FFFFFF" w:themeFill="background1"/>
            <w:tcMar/>
          </w:tcPr>
          <w:p w:rsidRPr="00CC0718" w:rsidR="00C71DC8" w:rsidP="00244814" w:rsidRDefault="00C71DC8" w14:paraId="7E5C3C24" w14:textId="77777777">
            <w:pPr>
              <w:rPr>
                <w:color w:val="000000"/>
                <w:spacing w:val="-2"/>
                <w:sz w:val="18"/>
              </w:rPr>
            </w:pPr>
            <w:r w:rsidRPr="00CC0718">
              <w:rPr>
                <w:color w:val="000000"/>
                <w:spacing w:val="-2"/>
                <w:sz w:val="18"/>
              </w:rPr>
              <w:t>42</w:t>
            </w:r>
          </w:p>
        </w:tc>
        <w:tc>
          <w:tcPr>
            <w:tcW w:w="1690" w:type="dxa"/>
            <w:tcBorders>
              <w:bottom w:val="single" w:color="8FB6EA" w:sz="5" w:space="0"/>
            </w:tcBorders>
            <w:shd w:val="clear" w:color="auto" w:fill="FFFFFF" w:themeFill="background1"/>
            <w:tcMar/>
          </w:tcPr>
          <w:p w:rsidRPr="00CC0718" w:rsidR="00C71DC8" w:rsidP="00244814" w:rsidRDefault="00C71DC8" w14:paraId="337C322E" w14:textId="77777777">
            <w:pPr>
              <w:rPr>
                <w:color w:val="000000"/>
                <w:spacing w:val="-2"/>
                <w:sz w:val="18"/>
              </w:rPr>
            </w:pPr>
            <w:r w:rsidRPr="00CC0718">
              <w:rPr>
                <w:color w:val="000000"/>
                <w:spacing w:val="-2"/>
                <w:sz w:val="18"/>
              </w:rPr>
              <w:t>3</w:t>
            </w:r>
          </w:p>
        </w:tc>
        <w:tc>
          <w:tcPr>
            <w:tcW w:w="1576" w:type="dxa"/>
            <w:tcBorders>
              <w:bottom w:val="single" w:color="8FB6EA" w:sz="5" w:space="0"/>
            </w:tcBorders>
            <w:shd w:val="clear" w:color="auto" w:fill="FFFFFF" w:themeFill="background1"/>
            <w:tcMar/>
          </w:tcPr>
          <w:p w:rsidRPr="00CC0718" w:rsidR="00C71DC8" w:rsidP="00244814" w:rsidRDefault="00C71DC8" w14:paraId="3E9DE75A" w14:textId="77777777">
            <w:pPr>
              <w:rPr>
                <w:color w:val="000000"/>
                <w:spacing w:val="-2"/>
                <w:sz w:val="18"/>
              </w:rPr>
            </w:pPr>
          </w:p>
        </w:tc>
      </w:tr>
      <w:tr w:rsidRPr="00CC0718" w:rsidR="00C71DC8" w:rsidTr="3A33D0EC" w14:paraId="0062EB1D" w14:textId="77777777">
        <w:trPr>
          <w:trHeight w:val="459" w:hRule="exact"/>
        </w:trPr>
        <w:tc>
          <w:tcPr>
            <w:tcW w:w="10717" w:type="dxa"/>
            <w:gridSpan w:val="8"/>
            <w:tcBorders>
              <w:top w:val="single" w:color="8FB6EA" w:sz="5" w:space="0"/>
            </w:tcBorders>
            <w:tcMar/>
          </w:tcPr>
          <w:p w:rsidRPr="00CC0718" w:rsidR="00C71DC8" w:rsidP="00244814" w:rsidRDefault="00C71DC8" w14:paraId="724C9E54" w14:textId="77777777"/>
        </w:tc>
      </w:tr>
      <w:tr w:rsidRPr="00CC0718" w:rsidR="00C71DC8" w:rsidTr="3A33D0EC" w14:paraId="22C59D0A" w14:textId="77777777">
        <w:trPr>
          <w:trHeight w:val="329" w:hRule="exact"/>
        </w:trPr>
        <w:tc>
          <w:tcPr>
            <w:tcW w:w="10717" w:type="dxa"/>
            <w:gridSpan w:val="8"/>
            <w:shd w:val="clear" w:color="auto" w:fill="FFFFFF" w:themeFill="background1"/>
            <w:tcMar/>
          </w:tcPr>
          <w:p w:rsidRPr="00CC0718" w:rsidR="00C71DC8" w:rsidP="00244814" w:rsidRDefault="00C71DC8" w14:paraId="6DE26EE8" w14:textId="77777777">
            <w:pPr>
              <w:rPr>
                <w:b/>
                <w:color w:val="5C83B4"/>
                <w:spacing w:val="-2"/>
                <w:sz w:val="24"/>
              </w:rPr>
            </w:pPr>
          </w:p>
        </w:tc>
      </w:tr>
      <w:tr w:rsidRPr="00CC0718" w:rsidR="00C71DC8" w:rsidTr="3A33D0EC" w14:paraId="26970B58" w14:textId="77777777">
        <w:trPr>
          <w:trHeight w:val="459" w:hRule="exact"/>
        </w:trPr>
        <w:tc>
          <w:tcPr>
            <w:tcW w:w="1805" w:type="dxa"/>
            <w:shd w:val="clear" w:color="auto" w:fill="FFFFFF" w:themeFill="background1"/>
            <w:tcMar/>
          </w:tcPr>
          <w:p w:rsidRPr="00CC0718" w:rsidR="00C71DC8" w:rsidP="00244814" w:rsidRDefault="00C71DC8" w14:paraId="122659EF" w14:textId="77777777">
            <w:pPr>
              <w:rPr>
                <w:b/>
                <w:color w:val="5C83B4"/>
                <w:spacing w:val="-2"/>
                <w:sz w:val="24"/>
              </w:rPr>
            </w:pPr>
            <w:r w:rsidRPr="00CC0718">
              <w:rPr>
                <w:b/>
                <w:color w:val="5C83B4"/>
                <w:spacing w:val="-2"/>
                <w:sz w:val="24"/>
              </w:rPr>
              <w:t>Nickname:</w:t>
            </w:r>
          </w:p>
        </w:tc>
        <w:tc>
          <w:tcPr>
            <w:tcW w:w="8912" w:type="dxa"/>
            <w:gridSpan w:val="7"/>
            <w:vMerge w:val="restart"/>
            <w:shd w:val="clear" w:color="auto" w:fill="FFFFFF" w:themeFill="background1"/>
            <w:tcMar/>
          </w:tcPr>
          <w:p w:rsidRPr="00CC0718" w:rsidR="00C71DC8" w:rsidP="00244814" w:rsidRDefault="00C71DC8" w14:paraId="6454DC5F" w14:textId="77777777">
            <w:pPr>
              <w:rPr>
                <w:b/>
                <w:color w:val="5C83B4"/>
                <w:spacing w:val="-2"/>
                <w:sz w:val="24"/>
              </w:rPr>
            </w:pPr>
            <w:r w:rsidRPr="00CC0718">
              <w:rPr>
                <w:b/>
                <w:color w:val="5C83B4"/>
                <w:spacing w:val="-2"/>
                <w:sz w:val="24"/>
              </w:rPr>
              <w:t>Codes\\AXIAL CODE\\Q4 b- Activities of the club\RECREATIONAL EVENTS\Fun and party events</w:t>
            </w:r>
          </w:p>
        </w:tc>
      </w:tr>
      <w:tr w:rsidRPr="00CC0718" w:rsidR="00C71DC8" w:rsidTr="3A33D0EC" w14:paraId="44EA2FB1" w14:textId="77777777">
        <w:trPr>
          <w:trHeight w:val="444" w:hRule="exact"/>
        </w:trPr>
        <w:tc>
          <w:tcPr>
            <w:tcW w:w="1805" w:type="dxa"/>
            <w:shd w:val="clear" w:color="auto" w:fill="FFFFFF" w:themeFill="background1"/>
            <w:tcMar/>
          </w:tcPr>
          <w:p w:rsidRPr="00CC0718" w:rsidR="00C71DC8" w:rsidP="00244814" w:rsidRDefault="00C71DC8" w14:paraId="0B9AF8DA" w14:textId="77777777">
            <w:pPr>
              <w:rPr>
                <w:b/>
                <w:color w:val="5C83B4"/>
                <w:spacing w:val="-2"/>
                <w:sz w:val="24"/>
              </w:rPr>
            </w:pPr>
            <w:r w:rsidRPr="00CC0718">
              <w:rPr>
                <w:b/>
                <w:color w:val="5C83B4"/>
                <w:spacing w:val="-2"/>
                <w:sz w:val="24"/>
              </w:rPr>
              <w:t>Classification:</w:t>
            </w:r>
          </w:p>
        </w:tc>
        <w:tc>
          <w:tcPr>
            <w:tcW w:w="8912" w:type="dxa"/>
            <w:gridSpan w:val="7"/>
            <w:vMerge/>
            <w:tcMar/>
          </w:tcPr>
          <w:p w:rsidRPr="00CC0718" w:rsidR="00C71DC8" w:rsidP="00244814" w:rsidRDefault="00C71DC8" w14:paraId="53497A6B" w14:textId="77777777"/>
        </w:tc>
      </w:tr>
      <w:tr w:rsidRPr="00CC0718" w:rsidR="00C71DC8" w:rsidTr="3A33D0EC" w14:paraId="44F77592" w14:textId="77777777">
        <w:trPr>
          <w:trHeight w:val="459" w:hRule="exact"/>
        </w:trPr>
        <w:tc>
          <w:tcPr>
            <w:tcW w:w="1805" w:type="dxa"/>
            <w:shd w:val="clear" w:color="auto" w:fill="FFFFFF" w:themeFill="background1"/>
            <w:tcMar/>
          </w:tcPr>
          <w:p w:rsidRPr="00CC0718" w:rsidR="00C71DC8" w:rsidP="00244814" w:rsidRDefault="00C71DC8" w14:paraId="67346474" w14:textId="77777777">
            <w:pPr>
              <w:rPr>
                <w:b/>
                <w:color w:val="5C83B4"/>
                <w:spacing w:val="-2"/>
                <w:sz w:val="24"/>
              </w:rPr>
            </w:pPr>
            <w:r w:rsidRPr="00CC0718">
              <w:rPr>
                <w:b/>
                <w:color w:val="5C83B4"/>
                <w:spacing w:val="-2"/>
                <w:sz w:val="24"/>
              </w:rPr>
              <w:t>Aggregated:</w:t>
            </w:r>
          </w:p>
        </w:tc>
        <w:tc>
          <w:tcPr>
            <w:tcW w:w="8912" w:type="dxa"/>
            <w:gridSpan w:val="7"/>
            <w:shd w:val="clear" w:color="auto" w:fill="FFFFFF" w:themeFill="background1"/>
            <w:tcMar/>
          </w:tcPr>
          <w:p w:rsidRPr="00CC0718" w:rsidR="00C71DC8" w:rsidP="00244814" w:rsidRDefault="00C71DC8" w14:paraId="5FFE9719" w14:textId="77777777">
            <w:pPr>
              <w:rPr>
                <w:b/>
                <w:color w:val="5C83B4"/>
                <w:spacing w:val="-2"/>
                <w:sz w:val="24"/>
              </w:rPr>
            </w:pPr>
            <w:r w:rsidRPr="00CC0718">
              <w:rPr>
                <w:b/>
                <w:color w:val="5C83B4"/>
                <w:spacing w:val="-2"/>
                <w:sz w:val="24"/>
              </w:rPr>
              <w:t>No</w:t>
            </w:r>
          </w:p>
        </w:tc>
      </w:tr>
      <w:tr w:rsidRPr="00CC0718" w:rsidR="00C71DC8" w:rsidTr="3A33D0EC" w14:paraId="145B6014" w14:textId="77777777">
        <w:trPr>
          <w:trHeight w:val="329" w:hRule="exact"/>
        </w:trPr>
        <w:tc>
          <w:tcPr>
            <w:tcW w:w="3381" w:type="dxa"/>
            <w:gridSpan w:val="2"/>
            <w:tcBorders>
              <w:bottom w:val="single" w:color="8FB6EA" w:sz="5" w:space="0"/>
            </w:tcBorders>
            <w:shd w:val="clear" w:color="auto" w:fill="FFFFFF" w:themeFill="background1"/>
            <w:tcMar/>
          </w:tcPr>
          <w:p w:rsidRPr="00CC0718" w:rsidR="00C71DC8" w:rsidP="00244814" w:rsidRDefault="00C71DC8" w14:paraId="6466338F" w14:textId="77777777">
            <w:pPr>
              <w:rPr>
                <w:color w:val="000000"/>
                <w:spacing w:val="-2"/>
                <w:sz w:val="18"/>
              </w:rPr>
            </w:pPr>
            <w:r w:rsidRPr="00CC0718">
              <w:rPr>
                <w:color w:val="000000"/>
                <w:spacing w:val="-2"/>
                <w:sz w:val="18"/>
              </w:rPr>
              <w:t>Document</w:t>
            </w:r>
          </w:p>
        </w:tc>
        <w:tc>
          <w:tcPr>
            <w:tcW w:w="1132" w:type="dxa"/>
            <w:tcBorders>
              <w:bottom w:val="single" w:color="8FB6EA" w:sz="5" w:space="0"/>
            </w:tcBorders>
            <w:shd w:val="clear" w:color="auto" w:fill="FFFFFF" w:themeFill="background1"/>
            <w:tcMar/>
          </w:tcPr>
          <w:p w:rsidRPr="00CC0718" w:rsidR="00C71DC8" w:rsidP="00244814" w:rsidRDefault="00C71DC8" w14:paraId="3FD4E6C4" w14:textId="77777777">
            <w:pPr>
              <w:rPr>
                <w:color w:val="000000"/>
                <w:spacing w:val="-2"/>
                <w:sz w:val="18"/>
              </w:rPr>
            </w:pPr>
            <w:r w:rsidRPr="00CC0718">
              <w:rPr>
                <w:color w:val="000000"/>
                <w:spacing w:val="-2"/>
                <w:sz w:val="18"/>
              </w:rPr>
              <w:t>1</w:t>
            </w:r>
          </w:p>
        </w:tc>
        <w:tc>
          <w:tcPr>
            <w:tcW w:w="1576" w:type="dxa"/>
            <w:gridSpan w:val="2"/>
            <w:tcBorders>
              <w:bottom w:val="single" w:color="8FB6EA" w:sz="5" w:space="0"/>
            </w:tcBorders>
            <w:shd w:val="clear" w:color="auto" w:fill="FFFFFF" w:themeFill="background1"/>
            <w:tcMar/>
          </w:tcPr>
          <w:p w:rsidRPr="00CC0718" w:rsidR="00C71DC8" w:rsidP="00244814" w:rsidRDefault="00C71DC8" w14:paraId="65A5C3AB" w14:textId="77777777">
            <w:pPr>
              <w:rPr>
                <w:color w:val="000000"/>
                <w:spacing w:val="-2"/>
                <w:sz w:val="18"/>
              </w:rPr>
            </w:pPr>
            <w:r w:rsidRPr="00CC0718">
              <w:rPr>
                <w:color w:val="000000"/>
                <w:spacing w:val="-2"/>
                <w:sz w:val="18"/>
              </w:rPr>
              <w:t>1</w:t>
            </w:r>
          </w:p>
        </w:tc>
        <w:tc>
          <w:tcPr>
            <w:tcW w:w="1362" w:type="dxa"/>
            <w:tcBorders>
              <w:bottom w:val="single" w:color="8FB6EA" w:sz="5" w:space="0"/>
            </w:tcBorders>
            <w:shd w:val="clear" w:color="auto" w:fill="FFFFFF" w:themeFill="background1"/>
            <w:tcMar/>
          </w:tcPr>
          <w:p w:rsidRPr="00CC0718" w:rsidR="00C71DC8" w:rsidP="00244814" w:rsidRDefault="00C71DC8" w14:paraId="2350687D" w14:textId="77777777">
            <w:pPr>
              <w:rPr>
                <w:color w:val="000000"/>
                <w:spacing w:val="-2"/>
                <w:sz w:val="18"/>
              </w:rPr>
            </w:pPr>
            <w:r w:rsidRPr="00CC0718">
              <w:rPr>
                <w:color w:val="000000"/>
                <w:spacing w:val="-2"/>
                <w:sz w:val="18"/>
              </w:rPr>
              <w:t>160</w:t>
            </w:r>
          </w:p>
        </w:tc>
        <w:tc>
          <w:tcPr>
            <w:tcW w:w="1690" w:type="dxa"/>
            <w:tcBorders>
              <w:bottom w:val="single" w:color="8FB6EA" w:sz="5" w:space="0"/>
            </w:tcBorders>
            <w:shd w:val="clear" w:color="auto" w:fill="FFFFFF" w:themeFill="background1"/>
            <w:tcMar/>
          </w:tcPr>
          <w:p w:rsidRPr="00CC0718" w:rsidR="00C71DC8" w:rsidP="00244814" w:rsidRDefault="00C71DC8" w14:paraId="5EC5566E" w14:textId="77777777">
            <w:pPr>
              <w:rPr>
                <w:color w:val="000000"/>
                <w:spacing w:val="-2"/>
                <w:sz w:val="18"/>
              </w:rPr>
            </w:pPr>
            <w:r w:rsidRPr="00CC0718">
              <w:rPr>
                <w:color w:val="000000"/>
                <w:spacing w:val="-2"/>
                <w:sz w:val="18"/>
              </w:rPr>
              <w:t>1</w:t>
            </w:r>
          </w:p>
        </w:tc>
        <w:tc>
          <w:tcPr>
            <w:tcW w:w="1576" w:type="dxa"/>
            <w:tcBorders>
              <w:bottom w:val="single" w:color="8FB6EA" w:sz="5" w:space="0"/>
            </w:tcBorders>
            <w:shd w:val="clear" w:color="auto" w:fill="FFFFFF" w:themeFill="background1"/>
            <w:tcMar/>
          </w:tcPr>
          <w:p w:rsidRPr="00CC0718" w:rsidR="00C71DC8" w:rsidP="00244814" w:rsidRDefault="00C71DC8" w14:paraId="53919DB1" w14:textId="77777777">
            <w:pPr>
              <w:rPr>
                <w:color w:val="000000"/>
                <w:spacing w:val="-2"/>
                <w:sz w:val="18"/>
              </w:rPr>
            </w:pPr>
          </w:p>
        </w:tc>
      </w:tr>
      <w:tr w:rsidRPr="00CC0718" w:rsidR="00C71DC8" w:rsidTr="3A33D0EC" w14:paraId="54CDA15E" w14:textId="77777777">
        <w:trPr>
          <w:trHeight w:val="459" w:hRule="exact"/>
        </w:trPr>
        <w:tc>
          <w:tcPr>
            <w:tcW w:w="10717" w:type="dxa"/>
            <w:gridSpan w:val="8"/>
            <w:tcBorders>
              <w:top w:val="single" w:color="8FB6EA" w:sz="5" w:space="0"/>
            </w:tcBorders>
            <w:tcMar/>
          </w:tcPr>
          <w:p w:rsidRPr="00CC0718" w:rsidR="00C71DC8" w:rsidP="00244814" w:rsidRDefault="00C71DC8" w14:paraId="10818B67" w14:textId="77777777"/>
        </w:tc>
      </w:tr>
      <w:tr w:rsidRPr="00CC0718" w:rsidR="00C71DC8" w:rsidTr="3A33D0EC" w14:paraId="7ABCD570" w14:textId="77777777">
        <w:trPr>
          <w:trHeight w:val="329" w:hRule="exact"/>
        </w:trPr>
        <w:tc>
          <w:tcPr>
            <w:tcW w:w="10717" w:type="dxa"/>
            <w:gridSpan w:val="8"/>
            <w:shd w:val="clear" w:color="auto" w:fill="FFFFFF" w:themeFill="background1"/>
            <w:tcMar/>
          </w:tcPr>
          <w:p w:rsidRPr="00CC0718" w:rsidR="00C71DC8" w:rsidP="00244814" w:rsidRDefault="00C71DC8" w14:paraId="6FB480C4" w14:textId="77777777">
            <w:pPr>
              <w:rPr>
                <w:b/>
                <w:color w:val="5C83B4"/>
                <w:spacing w:val="-2"/>
                <w:sz w:val="24"/>
              </w:rPr>
            </w:pPr>
            <w:bookmarkStart w:name="CodesAXIALCODEQ4bActivitiesoftheclubRECR" w:id="58"/>
            <w:bookmarkEnd w:id="58"/>
          </w:p>
        </w:tc>
      </w:tr>
      <w:tr w:rsidRPr="00CC0718" w:rsidR="00C71DC8" w:rsidTr="3A33D0EC" w14:paraId="167C0D89" w14:textId="77777777">
        <w:trPr>
          <w:trHeight w:val="459" w:hRule="exact"/>
        </w:trPr>
        <w:tc>
          <w:tcPr>
            <w:tcW w:w="1805" w:type="dxa"/>
            <w:shd w:val="clear" w:color="auto" w:fill="FFFFFF" w:themeFill="background1"/>
            <w:tcMar/>
          </w:tcPr>
          <w:p w:rsidRPr="00CC0718" w:rsidR="00C71DC8" w:rsidP="00244814" w:rsidRDefault="00C71DC8" w14:paraId="39551BA7" w14:textId="77777777">
            <w:pPr>
              <w:rPr>
                <w:b/>
                <w:color w:val="5C83B4"/>
                <w:spacing w:val="-2"/>
                <w:sz w:val="24"/>
              </w:rPr>
            </w:pPr>
            <w:r w:rsidRPr="00CC0718">
              <w:rPr>
                <w:b/>
                <w:color w:val="5C83B4"/>
                <w:spacing w:val="-2"/>
                <w:sz w:val="24"/>
              </w:rPr>
              <w:t>Nickname:</w:t>
            </w:r>
          </w:p>
        </w:tc>
        <w:tc>
          <w:tcPr>
            <w:tcW w:w="8912" w:type="dxa"/>
            <w:gridSpan w:val="7"/>
            <w:vMerge w:val="restart"/>
            <w:shd w:val="clear" w:color="auto" w:fill="FFFFFF" w:themeFill="background1"/>
            <w:tcMar/>
          </w:tcPr>
          <w:p w:rsidRPr="00CC0718" w:rsidR="00C71DC8" w:rsidP="00244814" w:rsidRDefault="00C71DC8" w14:paraId="1112BA26" w14:textId="77777777">
            <w:pPr>
              <w:rPr>
                <w:b/>
                <w:color w:val="5C83B4"/>
                <w:spacing w:val="-2"/>
                <w:sz w:val="24"/>
              </w:rPr>
            </w:pPr>
            <w:r w:rsidRPr="00CC0718">
              <w:rPr>
                <w:b/>
                <w:color w:val="5C83B4"/>
                <w:spacing w:val="-2"/>
                <w:sz w:val="24"/>
              </w:rPr>
              <w:t>Codes\\AXIAL CODE\\Q4 b- Activities of the club\RECREATIONAL EVENTS\Glee Club</w:t>
            </w:r>
          </w:p>
        </w:tc>
      </w:tr>
      <w:tr w:rsidRPr="00CC0718" w:rsidR="00C71DC8" w:rsidTr="3A33D0EC" w14:paraId="23AA5C3B" w14:textId="77777777">
        <w:trPr>
          <w:trHeight w:val="444" w:hRule="exact"/>
        </w:trPr>
        <w:tc>
          <w:tcPr>
            <w:tcW w:w="1805" w:type="dxa"/>
            <w:shd w:val="clear" w:color="auto" w:fill="FFFFFF" w:themeFill="background1"/>
            <w:tcMar/>
          </w:tcPr>
          <w:p w:rsidRPr="00CC0718" w:rsidR="00C71DC8" w:rsidP="00244814" w:rsidRDefault="00C71DC8" w14:paraId="3020106B" w14:textId="77777777">
            <w:pPr>
              <w:rPr>
                <w:b/>
                <w:color w:val="5C83B4"/>
                <w:spacing w:val="-2"/>
                <w:sz w:val="24"/>
              </w:rPr>
            </w:pPr>
            <w:r w:rsidRPr="00CC0718">
              <w:rPr>
                <w:b/>
                <w:color w:val="5C83B4"/>
                <w:spacing w:val="-2"/>
                <w:sz w:val="24"/>
              </w:rPr>
              <w:t>Classification:</w:t>
            </w:r>
          </w:p>
        </w:tc>
        <w:tc>
          <w:tcPr>
            <w:tcW w:w="8912" w:type="dxa"/>
            <w:gridSpan w:val="7"/>
            <w:vMerge/>
            <w:tcMar/>
          </w:tcPr>
          <w:p w:rsidRPr="00CC0718" w:rsidR="00C71DC8" w:rsidP="00244814" w:rsidRDefault="00C71DC8" w14:paraId="5922B5EE" w14:textId="77777777"/>
        </w:tc>
      </w:tr>
      <w:tr w:rsidRPr="00CC0718" w:rsidR="00C71DC8" w:rsidTr="3A33D0EC" w14:paraId="3A539C27" w14:textId="77777777">
        <w:trPr>
          <w:trHeight w:val="458" w:hRule="exact"/>
        </w:trPr>
        <w:tc>
          <w:tcPr>
            <w:tcW w:w="1805" w:type="dxa"/>
            <w:shd w:val="clear" w:color="auto" w:fill="FFFFFF" w:themeFill="background1"/>
            <w:tcMar/>
          </w:tcPr>
          <w:p w:rsidRPr="00CC0718" w:rsidR="00C71DC8" w:rsidP="00244814" w:rsidRDefault="00C71DC8" w14:paraId="59A10512" w14:textId="77777777">
            <w:pPr>
              <w:rPr>
                <w:b/>
                <w:color w:val="5C83B4"/>
                <w:spacing w:val="-2"/>
                <w:sz w:val="24"/>
              </w:rPr>
            </w:pPr>
            <w:r w:rsidRPr="00CC0718">
              <w:rPr>
                <w:b/>
                <w:color w:val="5C83B4"/>
                <w:spacing w:val="-2"/>
                <w:sz w:val="24"/>
              </w:rPr>
              <w:t>Aggregated:</w:t>
            </w:r>
          </w:p>
        </w:tc>
        <w:tc>
          <w:tcPr>
            <w:tcW w:w="8912" w:type="dxa"/>
            <w:gridSpan w:val="7"/>
            <w:shd w:val="clear" w:color="auto" w:fill="FFFFFF" w:themeFill="background1"/>
            <w:tcMar/>
          </w:tcPr>
          <w:p w:rsidRPr="00CC0718" w:rsidR="00C71DC8" w:rsidP="00244814" w:rsidRDefault="00C71DC8" w14:paraId="114C61E1" w14:textId="77777777">
            <w:pPr>
              <w:rPr>
                <w:b/>
                <w:color w:val="5C83B4"/>
                <w:spacing w:val="-2"/>
                <w:sz w:val="24"/>
              </w:rPr>
            </w:pPr>
            <w:r w:rsidRPr="00CC0718">
              <w:rPr>
                <w:b/>
                <w:color w:val="5C83B4"/>
                <w:spacing w:val="-2"/>
                <w:sz w:val="24"/>
              </w:rPr>
              <w:t>No</w:t>
            </w:r>
          </w:p>
        </w:tc>
      </w:tr>
      <w:tr w:rsidRPr="00CC0718" w:rsidR="00C71DC8" w:rsidTr="3A33D0EC" w14:paraId="295A324D" w14:textId="77777777">
        <w:trPr>
          <w:trHeight w:val="344" w:hRule="exact"/>
        </w:trPr>
        <w:tc>
          <w:tcPr>
            <w:tcW w:w="3381" w:type="dxa"/>
            <w:gridSpan w:val="2"/>
            <w:tcBorders>
              <w:bottom w:val="single" w:color="8FB6EA" w:sz="5" w:space="0"/>
            </w:tcBorders>
            <w:shd w:val="clear" w:color="auto" w:fill="FFFFFF" w:themeFill="background1"/>
            <w:tcMar/>
          </w:tcPr>
          <w:p w:rsidRPr="00CC0718" w:rsidR="00C71DC8" w:rsidP="00244814" w:rsidRDefault="00C71DC8" w14:paraId="349A4C7A" w14:textId="77777777">
            <w:pPr>
              <w:rPr>
                <w:color w:val="000000"/>
                <w:spacing w:val="-2"/>
                <w:sz w:val="18"/>
              </w:rPr>
            </w:pPr>
            <w:r w:rsidRPr="00CC0718">
              <w:rPr>
                <w:color w:val="000000"/>
                <w:spacing w:val="-2"/>
                <w:sz w:val="18"/>
              </w:rPr>
              <w:t>Document</w:t>
            </w:r>
          </w:p>
        </w:tc>
        <w:tc>
          <w:tcPr>
            <w:tcW w:w="1132" w:type="dxa"/>
            <w:tcBorders>
              <w:bottom w:val="single" w:color="8FB6EA" w:sz="5" w:space="0"/>
            </w:tcBorders>
            <w:shd w:val="clear" w:color="auto" w:fill="FFFFFF" w:themeFill="background1"/>
            <w:tcMar/>
          </w:tcPr>
          <w:p w:rsidRPr="00CC0718" w:rsidR="00C71DC8" w:rsidP="00244814" w:rsidRDefault="00C71DC8" w14:paraId="1E74A2AA" w14:textId="77777777">
            <w:pPr>
              <w:rPr>
                <w:color w:val="000000"/>
                <w:spacing w:val="-2"/>
                <w:sz w:val="18"/>
              </w:rPr>
            </w:pPr>
            <w:r w:rsidRPr="00CC0718">
              <w:rPr>
                <w:color w:val="000000"/>
                <w:spacing w:val="-2"/>
                <w:sz w:val="18"/>
              </w:rPr>
              <w:t>1</w:t>
            </w:r>
          </w:p>
        </w:tc>
        <w:tc>
          <w:tcPr>
            <w:tcW w:w="1576" w:type="dxa"/>
            <w:gridSpan w:val="2"/>
            <w:tcBorders>
              <w:bottom w:val="single" w:color="8FB6EA" w:sz="5" w:space="0"/>
            </w:tcBorders>
            <w:shd w:val="clear" w:color="auto" w:fill="FFFFFF" w:themeFill="background1"/>
            <w:tcMar/>
          </w:tcPr>
          <w:p w:rsidRPr="00CC0718" w:rsidR="00C71DC8" w:rsidP="00244814" w:rsidRDefault="00C71DC8" w14:paraId="7B910C07" w14:textId="77777777">
            <w:pPr>
              <w:rPr>
                <w:color w:val="000000"/>
                <w:spacing w:val="-2"/>
                <w:sz w:val="18"/>
              </w:rPr>
            </w:pPr>
            <w:r w:rsidRPr="00CC0718">
              <w:rPr>
                <w:color w:val="000000"/>
                <w:spacing w:val="-2"/>
                <w:sz w:val="18"/>
              </w:rPr>
              <w:t>5</w:t>
            </w:r>
          </w:p>
        </w:tc>
        <w:tc>
          <w:tcPr>
            <w:tcW w:w="1362" w:type="dxa"/>
            <w:tcBorders>
              <w:bottom w:val="single" w:color="8FB6EA" w:sz="5" w:space="0"/>
            </w:tcBorders>
            <w:shd w:val="clear" w:color="auto" w:fill="FFFFFF" w:themeFill="background1"/>
            <w:tcMar/>
          </w:tcPr>
          <w:p w:rsidRPr="00CC0718" w:rsidR="00C71DC8" w:rsidP="00244814" w:rsidRDefault="00C71DC8" w14:paraId="06875232" w14:textId="77777777">
            <w:pPr>
              <w:rPr>
                <w:color w:val="000000"/>
                <w:spacing w:val="-2"/>
                <w:sz w:val="18"/>
              </w:rPr>
            </w:pPr>
            <w:r w:rsidRPr="00CC0718">
              <w:rPr>
                <w:color w:val="000000"/>
                <w:spacing w:val="-2"/>
                <w:sz w:val="18"/>
              </w:rPr>
              <w:t>12</w:t>
            </w:r>
          </w:p>
        </w:tc>
        <w:tc>
          <w:tcPr>
            <w:tcW w:w="1690" w:type="dxa"/>
            <w:tcBorders>
              <w:bottom w:val="single" w:color="8FB6EA" w:sz="5" w:space="0"/>
            </w:tcBorders>
            <w:shd w:val="clear" w:color="auto" w:fill="FFFFFF" w:themeFill="background1"/>
            <w:tcMar/>
          </w:tcPr>
          <w:p w:rsidRPr="00CC0718" w:rsidR="00C71DC8" w:rsidP="00244814" w:rsidRDefault="00C71DC8" w14:paraId="1068FFFD" w14:textId="77777777">
            <w:pPr>
              <w:rPr>
                <w:color w:val="000000"/>
                <w:spacing w:val="-2"/>
                <w:sz w:val="18"/>
              </w:rPr>
            </w:pPr>
            <w:r w:rsidRPr="00CC0718">
              <w:rPr>
                <w:color w:val="000000"/>
                <w:spacing w:val="-2"/>
                <w:sz w:val="18"/>
              </w:rPr>
              <w:t>5</w:t>
            </w:r>
          </w:p>
        </w:tc>
        <w:tc>
          <w:tcPr>
            <w:tcW w:w="1576" w:type="dxa"/>
            <w:tcBorders>
              <w:bottom w:val="single" w:color="8FB6EA" w:sz="5" w:space="0"/>
            </w:tcBorders>
            <w:shd w:val="clear" w:color="auto" w:fill="FFFFFF" w:themeFill="background1"/>
            <w:tcMar/>
          </w:tcPr>
          <w:p w:rsidRPr="00CC0718" w:rsidR="00C71DC8" w:rsidP="00244814" w:rsidRDefault="00C71DC8" w14:paraId="27314CC0" w14:textId="77777777">
            <w:pPr>
              <w:rPr>
                <w:color w:val="000000"/>
                <w:spacing w:val="-2"/>
                <w:sz w:val="18"/>
              </w:rPr>
            </w:pPr>
          </w:p>
        </w:tc>
      </w:tr>
      <w:tr w:rsidRPr="00CC0718" w:rsidR="00C71DC8" w:rsidTr="3A33D0EC" w14:paraId="6A3986FD" w14:textId="77777777">
        <w:trPr>
          <w:trHeight w:val="444" w:hRule="exact"/>
        </w:trPr>
        <w:tc>
          <w:tcPr>
            <w:tcW w:w="10717" w:type="dxa"/>
            <w:gridSpan w:val="8"/>
            <w:tcBorders>
              <w:top w:val="single" w:color="8FB6EA" w:sz="5" w:space="0"/>
            </w:tcBorders>
            <w:tcMar/>
          </w:tcPr>
          <w:p w:rsidRPr="00CC0718" w:rsidR="00C71DC8" w:rsidP="00244814" w:rsidRDefault="00C71DC8" w14:paraId="04487191" w14:textId="77777777"/>
        </w:tc>
      </w:tr>
      <w:tr w:rsidRPr="00CC0718" w:rsidR="00C71DC8" w:rsidTr="3A33D0EC" w14:paraId="61706438" w14:textId="77777777">
        <w:trPr>
          <w:trHeight w:val="344" w:hRule="exact"/>
        </w:trPr>
        <w:tc>
          <w:tcPr>
            <w:tcW w:w="10717" w:type="dxa"/>
            <w:gridSpan w:val="8"/>
            <w:shd w:val="clear" w:color="auto" w:fill="FFFFFF" w:themeFill="background1"/>
            <w:tcMar/>
          </w:tcPr>
          <w:p w:rsidRPr="00CC0718" w:rsidR="00C71DC8" w:rsidP="00244814" w:rsidRDefault="00C71DC8" w14:paraId="3BFC8468" w14:textId="77777777">
            <w:pPr>
              <w:rPr>
                <w:b/>
                <w:color w:val="5C83B4"/>
                <w:spacing w:val="-2"/>
                <w:sz w:val="24"/>
              </w:rPr>
            </w:pPr>
          </w:p>
        </w:tc>
      </w:tr>
      <w:tr w:rsidRPr="00CC0718" w:rsidR="00C71DC8" w:rsidTr="3A33D0EC" w14:paraId="35A2E754" w14:textId="77777777">
        <w:trPr>
          <w:trHeight w:val="444" w:hRule="exact"/>
        </w:trPr>
        <w:tc>
          <w:tcPr>
            <w:tcW w:w="1805" w:type="dxa"/>
            <w:shd w:val="clear" w:color="auto" w:fill="FFFFFF" w:themeFill="background1"/>
            <w:tcMar/>
          </w:tcPr>
          <w:p w:rsidRPr="00CC0718" w:rsidR="00C71DC8" w:rsidP="00244814" w:rsidRDefault="00C71DC8" w14:paraId="2FC19B66" w14:textId="77777777">
            <w:pPr>
              <w:rPr>
                <w:b/>
                <w:color w:val="5C83B4"/>
                <w:spacing w:val="-2"/>
                <w:sz w:val="24"/>
              </w:rPr>
            </w:pPr>
            <w:r w:rsidRPr="00CC0718">
              <w:rPr>
                <w:b/>
                <w:color w:val="5C83B4"/>
                <w:spacing w:val="-2"/>
                <w:sz w:val="24"/>
              </w:rPr>
              <w:t>Nickname:</w:t>
            </w:r>
          </w:p>
        </w:tc>
        <w:tc>
          <w:tcPr>
            <w:tcW w:w="8912" w:type="dxa"/>
            <w:gridSpan w:val="7"/>
            <w:vMerge w:val="restart"/>
            <w:shd w:val="clear" w:color="auto" w:fill="FFFFFF" w:themeFill="background1"/>
            <w:tcMar/>
          </w:tcPr>
          <w:p w:rsidRPr="00CC0718" w:rsidR="00C71DC8" w:rsidP="00244814" w:rsidRDefault="00C71DC8" w14:paraId="317376D7" w14:textId="77777777">
            <w:pPr>
              <w:rPr>
                <w:b/>
                <w:color w:val="5C83B4"/>
                <w:spacing w:val="-2"/>
                <w:sz w:val="24"/>
              </w:rPr>
            </w:pPr>
            <w:r w:rsidRPr="00CC0718">
              <w:rPr>
                <w:b/>
                <w:color w:val="5C83B4"/>
                <w:spacing w:val="-2"/>
                <w:sz w:val="24"/>
              </w:rPr>
              <w:t>Codes\\AXIAL CODE\\Q4 b- Activities of the club\SOCIAL RESPONSIBILITES</w:t>
            </w:r>
          </w:p>
        </w:tc>
      </w:tr>
      <w:tr w:rsidRPr="00CC0718" w:rsidR="00C71DC8" w:rsidTr="3A33D0EC" w14:paraId="4EFEF402" w14:textId="77777777">
        <w:trPr>
          <w:trHeight w:val="459" w:hRule="exact"/>
        </w:trPr>
        <w:tc>
          <w:tcPr>
            <w:tcW w:w="1805" w:type="dxa"/>
            <w:shd w:val="clear" w:color="auto" w:fill="FFFFFF" w:themeFill="background1"/>
            <w:tcMar/>
          </w:tcPr>
          <w:p w:rsidRPr="00CC0718" w:rsidR="00C71DC8" w:rsidP="00244814" w:rsidRDefault="00C71DC8" w14:paraId="45915775" w14:textId="77777777">
            <w:pPr>
              <w:rPr>
                <w:b/>
                <w:color w:val="5C83B4"/>
                <w:spacing w:val="-2"/>
                <w:sz w:val="24"/>
              </w:rPr>
            </w:pPr>
            <w:r w:rsidRPr="00CC0718">
              <w:rPr>
                <w:b/>
                <w:color w:val="5C83B4"/>
                <w:spacing w:val="-2"/>
                <w:sz w:val="24"/>
              </w:rPr>
              <w:t>Classification:</w:t>
            </w:r>
          </w:p>
        </w:tc>
        <w:tc>
          <w:tcPr>
            <w:tcW w:w="8912" w:type="dxa"/>
            <w:gridSpan w:val="7"/>
            <w:vMerge/>
            <w:tcMar/>
          </w:tcPr>
          <w:p w:rsidRPr="00CC0718" w:rsidR="00C71DC8" w:rsidP="00244814" w:rsidRDefault="00C71DC8" w14:paraId="73D50A74" w14:textId="77777777"/>
        </w:tc>
      </w:tr>
      <w:tr w:rsidRPr="00CC0718" w:rsidR="00C71DC8" w:rsidTr="3A33D0EC" w14:paraId="705F2F01" w14:textId="77777777">
        <w:trPr>
          <w:trHeight w:val="444" w:hRule="exact"/>
        </w:trPr>
        <w:tc>
          <w:tcPr>
            <w:tcW w:w="1805" w:type="dxa"/>
            <w:shd w:val="clear" w:color="auto" w:fill="FFFFFF" w:themeFill="background1"/>
            <w:tcMar/>
          </w:tcPr>
          <w:p w:rsidRPr="00CC0718" w:rsidR="00C71DC8" w:rsidP="00244814" w:rsidRDefault="00C71DC8" w14:paraId="25E3D1E9" w14:textId="77777777">
            <w:pPr>
              <w:rPr>
                <w:b/>
                <w:color w:val="5C83B4"/>
                <w:spacing w:val="-2"/>
                <w:sz w:val="24"/>
              </w:rPr>
            </w:pPr>
            <w:r w:rsidRPr="00CC0718">
              <w:rPr>
                <w:b/>
                <w:color w:val="5C83B4"/>
                <w:spacing w:val="-2"/>
                <w:sz w:val="24"/>
              </w:rPr>
              <w:t>Aggregated:</w:t>
            </w:r>
          </w:p>
        </w:tc>
        <w:tc>
          <w:tcPr>
            <w:tcW w:w="8912" w:type="dxa"/>
            <w:gridSpan w:val="7"/>
            <w:shd w:val="clear" w:color="auto" w:fill="FFFFFF" w:themeFill="background1"/>
            <w:tcMar/>
          </w:tcPr>
          <w:p w:rsidRPr="00CC0718" w:rsidR="00C71DC8" w:rsidP="00244814" w:rsidRDefault="00C71DC8" w14:paraId="2FF8A1AD" w14:textId="77777777">
            <w:pPr>
              <w:rPr>
                <w:b/>
                <w:color w:val="5C83B4"/>
                <w:spacing w:val="-2"/>
                <w:sz w:val="24"/>
              </w:rPr>
            </w:pPr>
            <w:r w:rsidRPr="00CC0718">
              <w:rPr>
                <w:b/>
                <w:color w:val="5C83B4"/>
                <w:spacing w:val="-2"/>
                <w:sz w:val="24"/>
              </w:rPr>
              <w:t>Yes</w:t>
            </w:r>
          </w:p>
        </w:tc>
      </w:tr>
      <w:tr w:rsidRPr="00CC0718" w:rsidR="00C71DC8" w:rsidTr="3A33D0EC" w14:paraId="010405F6" w14:textId="77777777">
        <w:trPr>
          <w:trHeight w:val="344" w:hRule="exact"/>
        </w:trPr>
        <w:tc>
          <w:tcPr>
            <w:tcW w:w="3381" w:type="dxa"/>
            <w:gridSpan w:val="2"/>
            <w:tcBorders>
              <w:bottom w:val="single" w:color="8FB6EA" w:sz="5" w:space="0"/>
            </w:tcBorders>
            <w:shd w:val="clear" w:color="auto" w:fill="FFFFFF" w:themeFill="background1"/>
            <w:tcMar/>
          </w:tcPr>
          <w:p w:rsidRPr="00CC0718" w:rsidR="00C71DC8" w:rsidP="00244814" w:rsidRDefault="00C71DC8" w14:paraId="0E9B2C4E" w14:textId="77777777">
            <w:pPr>
              <w:rPr>
                <w:color w:val="000000"/>
                <w:spacing w:val="-2"/>
                <w:sz w:val="18"/>
              </w:rPr>
            </w:pPr>
            <w:r w:rsidRPr="00CC0718">
              <w:rPr>
                <w:color w:val="000000"/>
                <w:spacing w:val="-2"/>
                <w:sz w:val="18"/>
              </w:rPr>
              <w:t>Document</w:t>
            </w:r>
          </w:p>
        </w:tc>
        <w:tc>
          <w:tcPr>
            <w:tcW w:w="1132" w:type="dxa"/>
            <w:tcBorders>
              <w:bottom w:val="single" w:color="8FB6EA" w:sz="5" w:space="0"/>
            </w:tcBorders>
            <w:shd w:val="clear" w:color="auto" w:fill="FFFFFF" w:themeFill="background1"/>
            <w:tcMar/>
          </w:tcPr>
          <w:p w:rsidRPr="00CC0718" w:rsidR="00C71DC8" w:rsidP="00244814" w:rsidRDefault="00C71DC8" w14:paraId="71FF783C" w14:textId="77777777">
            <w:pPr>
              <w:rPr>
                <w:color w:val="000000"/>
                <w:spacing w:val="-2"/>
                <w:sz w:val="18"/>
              </w:rPr>
            </w:pPr>
            <w:r w:rsidRPr="00CC0718">
              <w:rPr>
                <w:color w:val="000000"/>
                <w:spacing w:val="-2"/>
                <w:sz w:val="18"/>
              </w:rPr>
              <w:t>3</w:t>
            </w:r>
          </w:p>
        </w:tc>
        <w:tc>
          <w:tcPr>
            <w:tcW w:w="1576" w:type="dxa"/>
            <w:gridSpan w:val="2"/>
            <w:tcBorders>
              <w:bottom w:val="single" w:color="8FB6EA" w:sz="5" w:space="0"/>
            </w:tcBorders>
            <w:shd w:val="clear" w:color="auto" w:fill="FFFFFF" w:themeFill="background1"/>
            <w:tcMar/>
          </w:tcPr>
          <w:p w:rsidRPr="00CC0718" w:rsidR="00C71DC8" w:rsidP="00244814" w:rsidRDefault="00C71DC8" w14:paraId="70B49612" w14:textId="77777777">
            <w:pPr>
              <w:rPr>
                <w:color w:val="000000"/>
                <w:spacing w:val="-2"/>
                <w:sz w:val="18"/>
              </w:rPr>
            </w:pPr>
            <w:r w:rsidRPr="00CC0718">
              <w:rPr>
                <w:color w:val="000000"/>
                <w:spacing w:val="-2"/>
                <w:sz w:val="18"/>
              </w:rPr>
              <w:t>4</w:t>
            </w:r>
          </w:p>
        </w:tc>
        <w:tc>
          <w:tcPr>
            <w:tcW w:w="1362" w:type="dxa"/>
            <w:tcBorders>
              <w:bottom w:val="single" w:color="8FB6EA" w:sz="5" w:space="0"/>
            </w:tcBorders>
            <w:shd w:val="clear" w:color="auto" w:fill="FFFFFF" w:themeFill="background1"/>
            <w:tcMar/>
          </w:tcPr>
          <w:p w:rsidRPr="00CC0718" w:rsidR="00C71DC8" w:rsidP="00244814" w:rsidRDefault="00C71DC8" w14:paraId="5AEE2F8B" w14:textId="77777777">
            <w:pPr>
              <w:rPr>
                <w:color w:val="000000"/>
                <w:spacing w:val="-2"/>
                <w:sz w:val="18"/>
              </w:rPr>
            </w:pPr>
            <w:r w:rsidRPr="00CC0718">
              <w:rPr>
                <w:color w:val="000000"/>
                <w:spacing w:val="-2"/>
                <w:sz w:val="18"/>
              </w:rPr>
              <w:t>55</w:t>
            </w:r>
          </w:p>
        </w:tc>
        <w:tc>
          <w:tcPr>
            <w:tcW w:w="1690" w:type="dxa"/>
            <w:tcBorders>
              <w:bottom w:val="single" w:color="8FB6EA" w:sz="5" w:space="0"/>
            </w:tcBorders>
            <w:shd w:val="clear" w:color="auto" w:fill="FFFFFF" w:themeFill="background1"/>
            <w:tcMar/>
          </w:tcPr>
          <w:p w:rsidRPr="00CC0718" w:rsidR="00C71DC8" w:rsidP="00244814" w:rsidRDefault="00C71DC8" w14:paraId="7EA2BCD6" w14:textId="77777777">
            <w:pPr>
              <w:rPr>
                <w:color w:val="000000"/>
                <w:spacing w:val="-2"/>
                <w:sz w:val="18"/>
              </w:rPr>
            </w:pPr>
            <w:r w:rsidRPr="00CC0718">
              <w:rPr>
                <w:color w:val="000000"/>
                <w:spacing w:val="-2"/>
                <w:sz w:val="18"/>
              </w:rPr>
              <w:t>5</w:t>
            </w:r>
          </w:p>
        </w:tc>
        <w:tc>
          <w:tcPr>
            <w:tcW w:w="1576" w:type="dxa"/>
            <w:tcBorders>
              <w:bottom w:val="single" w:color="8FB6EA" w:sz="5" w:space="0"/>
            </w:tcBorders>
            <w:shd w:val="clear" w:color="auto" w:fill="FFFFFF" w:themeFill="background1"/>
            <w:tcMar/>
          </w:tcPr>
          <w:p w:rsidRPr="00CC0718" w:rsidR="00C71DC8" w:rsidP="00244814" w:rsidRDefault="00C71DC8" w14:paraId="443359AC" w14:textId="77777777">
            <w:pPr>
              <w:rPr>
                <w:color w:val="000000"/>
                <w:spacing w:val="-2"/>
                <w:sz w:val="18"/>
              </w:rPr>
            </w:pPr>
          </w:p>
        </w:tc>
      </w:tr>
      <w:tr w:rsidRPr="00CC0718" w:rsidR="00C71DC8" w:rsidTr="3A33D0EC" w14:paraId="570B45C5" w14:textId="77777777">
        <w:trPr>
          <w:trHeight w:val="444" w:hRule="exact"/>
        </w:trPr>
        <w:tc>
          <w:tcPr>
            <w:tcW w:w="10717" w:type="dxa"/>
            <w:gridSpan w:val="8"/>
            <w:tcBorders>
              <w:top w:val="single" w:color="8FB6EA" w:sz="5" w:space="0"/>
            </w:tcBorders>
            <w:tcMar/>
          </w:tcPr>
          <w:p w:rsidRPr="00CC0718" w:rsidR="00C71DC8" w:rsidP="00244814" w:rsidRDefault="00C71DC8" w14:paraId="1265661E" w14:textId="77777777"/>
        </w:tc>
      </w:tr>
      <w:tr w:rsidRPr="00CC0718" w:rsidR="00C71DC8" w:rsidTr="3A33D0EC" w14:paraId="6957FC8F" w14:textId="77777777">
        <w:trPr>
          <w:trHeight w:val="344" w:hRule="exact"/>
        </w:trPr>
        <w:tc>
          <w:tcPr>
            <w:tcW w:w="10717" w:type="dxa"/>
            <w:gridSpan w:val="8"/>
            <w:shd w:val="clear" w:color="auto" w:fill="FFFFFF" w:themeFill="background1"/>
            <w:tcMar/>
          </w:tcPr>
          <w:p w:rsidRPr="00CC0718" w:rsidR="00C71DC8" w:rsidP="00244814" w:rsidRDefault="00C71DC8" w14:paraId="668076BC" w14:textId="77777777">
            <w:pPr>
              <w:rPr>
                <w:b/>
                <w:color w:val="5C83B4"/>
                <w:spacing w:val="-2"/>
                <w:sz w:val="24"/>
              </w:rPr>
            </w:pPr>
          </w:p>
        </w:tc>
      </w:tr>
      <w:tr w:rsidRPr="00CC0718" w:rsidR="00C71DC8" w:rsidTr="3A33D0EC" w14:paraId="6F272A75" w14:textId="77777777">
        <w:trPr>
          <w:trHeight w:val="444" w:hRule="exact"/>
        </w:trPr>
        <w:tc>
          <w:tcPr>
            <w:tcW w:w="1805" w:type="dxa"/>
            <w:shd w:val="clear" w:color="auto" w:fill="FFFFFF" w:themeFill="background1"/>
            <w:tcMar/>
          </w:tcPr>
          <w:p w:rsidRPr="00CC0718" w:rsidR="00C71DC8" w:rsidP="00244814" w:rsidRDefault="00C71DC8" w14:paraId="6F80FA39" w14:textId="77777777">
            <w:pPr>
              <w:rPr>
                <w:b/>
                <w:color w:val="5C83B4"/>
                <w:spacing w:val="-2"/>
                <w:sz w:val="24"/>
              </w:rPr>
            </w:pPr>
            <w:r w:rsidRPr="00CC0718">
              <w:rPr>
                <w:b/>
                <w:color w:val="5C83B4"/>
                <w:spacing w:val="-2"/>
                <w:sz w:val="24"/>
              </w:rPr>
              <w:t>Nickname:</w:t>
            </w:r>
          </w:p>
        </w:tc>
        <w:tc>
          <w:tcPr>
            <w:tcW w:w="8912" w:type="dxa"/>
            <w:gridSpan w:val="7"/>
            <w:vMerge w:val="restart"/>
            <w:shd w:val="clear" w:color="auto" w:fill="FFFFFF" w:themeFill="background1"/>
            <w:tcMar/>
          </w:tcPr>
          <w:p w:rsidRPr="00CC0718" w:rsidR="00C71DC8" w:rsidP="00244814" w:rsidRDefault="00C71DC8" w14:paraId="420C5BB6" w14:textId="77777777">
            <w:pPr>
              <w:rPr>
                <w:b/>
                <w:color w:val="5C83B4"/>
                <w:spacing w:val="-2"/>
                <w:sz w:val="24"/>
              </w:rPr>
            </w:pPr>
            <w:r w:rsidRPr="00CC0718">
              <w:rPr>
                <w:b/>
                <w:color w:val="5C83B4"/>
                <w:spacing w:val="-2"/>
                <w:sz w:val="24"/>
              </w:rPr>
              <w:t>Codes\\AXIAL CODE\\Q4 b- Activities of the club\SOCIAL RESPONSIBILITES\Sorority Activities</w:t>
            </w:r>
          </w:p>
        </w:tc>
      </w:tr>
      <w:tr w:rsidRPr="00CC0718" w:rsidR="00C71DC8" w:rsidTr="3A33D0EC" w14:paraId="08ACC239" w14:textId="77777777">
        <w:trPr>
          <w:trHeight w:val="459" w:hRule="exact"/>
        </w:trPr>
        <w:tc>
          <w:tcPr>
            <w:tcW w:w="1805" w:type="dxa"/>
            <w:shd w:val="clear" w:color="auto" w:fill="FFFFFF" w:themeFill="background1"/>
            <w:tcMar/>
          </w:tcPr>
          <w:p w:rsidRPr="00CC0718" w:rsidR="00C71DC8" w:rsidP="00244814" w:rsidRDefault="00C71DC8" w14:paraId="4C94C66F" w14:textId="77777777">
            <w:pPr>
              <w:rPr>
                <w:b/>
                <w:color w:val="5C83B4"/>
                <w:spacing w:val="-2"/>
                <w:sz w:val="24"/>
              </w:rPr>
            </w:pPr>
            <w:r w:rsidRPr="00CC0718">
              <w:rPr>
                <w:b/>
                <w:color w:val="5C83B4"/>
                <w:spacing w:val="-2"/>
                <w:sz w:val="24"/>
              </w:rPr>
              <w:t>Classification:</w:t>
            </w:r>
          </w:p>
        </w:tc>
        <w:tc>
          <w:tcPr>
            <w:tcW w:w="8912" w:type="dxa"/>
            <w:gridSpan w:val="7"/>
            <w:vMerge/>
            <w:tcMar/>
          </w:tcPr>
          <w:p w:rsidRPr="00CC0718" w:rsidR="00C71DC8" w:rsidP="00244814" w:rsidRDefault="00C71DC8" w14:paraId="028D7ACD" w14:textId="77777777"/>
        </w:tc>
      </w:tr>
      <w:tr w:rsidRPr="00CC0718" w:rsidR="00C71DC8" w:rsidTr="3A33D0EC" w14:paraId="28ABC131" w14:textId="77777777">
        <w:trPr>
          <w:trHeight w:val="444" w:hRule="exact"/>
        </w:trPr>
        <w:tc>
          <w:tcPr>
            <w:tcW w:w="1805" w:type="dxa"/>
            <w:shd w:val="clear" w:color="auto" w:fill="FFFFFF" w:themeFill="background1"/>
            <w:tcMar/>
          </w:tcPr>
          <w:p w:rsidRPr="00CC0718" w:rsidR="00C71DC8" w:rsidP="00244814" w:rsidRDefault="00C71DC8" w14:paraId="66A3BD94" w14:textId="77777777">
            <w:pPr>
              <w:rPr>
                <w:b/>
                <w:color w:val="5C83B4"/>
                <w:spacing w:val="-2"/>
                <w:sz w:val="24"/>
              </w:rPr>
            </w:pPr>
            <w:r w:rsidRPr="00CC0718">
              <w:rPr>
                <w:b/>
                <w:color w:val="5C83B4"/>
                <w:spacing w:val="-2"/>
                <w:sz w:val="24"/>
              </w:rPr>
              <w:t>Aggregated:</w:t>
            </w:r>
          </w:p>
        </w:tc>
        <w:tc>
          <w:tcPr>
            <w:tcW w:w="8912" w:type="dxa"/>
            <w:gridSpan w:val="7"/>
            <w:shd w:val="clear" w:color="auto" w:fill="FFFFFF" w:themeFill="background1"/>
            <w:tcMar/>
          </w:tcPr>
          <w:p w:rsidRPr="00CC0718" w:rsidR="00C71DC8" w:rsidP="00244814" w:rsidRDefault="00C71DC8" w14:paraId="32ACC26E" w14:textId="77777777">
            <w:pPr>
              <w:rPr>
                <w:b/>
                <w:color w:val="5C83B4"/>
                <w:spacing w:val="-2"/>
                <w:sz w:val="24"/>
              </w:rPr>
            </w:pPr>
            <w:r w:rsidRPr="00CC0718">
              <w:rPr>
                <w:b/>
                <w:color w:val="5C83B4"/>
                <w:spacing w:val="-2"/>
                <w:sz w:val="24"/>
              </w:rPr>
              <w:t>No</w:t>
            </w:r>
          </w:p>
        </w:tc>
      </w:tr>
      <w:tr w:rsidRPr="00CC0718" w:rsidR="00C71DC8" w:rsidTr="3A33D0EC" w14:paraId="43B7CFAE" w14:textId="77777777">
        <w:trPr>
          <w:trHeight w:val="344" w:hRule="exact"/>
        </w:trPr>
        <w:tc>
          <w:tcPr>
            <w:tcW w:w="3381" w:type="dxa"/>
            <w:gridSpan w:val="2"/>
            <w:tcBorders>
              <w:bottom w:val="single" w:color="8FB6EA" w:sz="5" w:space="0"/>
            </w:tcBorders>
            <w:shd w:val="clear" w:color="auto" w:fill="FFFFFF" w:themeFill="background1"/>
            <w:tcMar/>
          </w:tcPr>
          <w:p w:rsidRPr="00CC0718" w:rsidR="00C71DC8" w:rsidP="00244814" w:rsidRDefault="00C71DC8" w14:paraId="601F365D" w14:textId="77777777">
            <w:pPr>
              <w:rPr>
                <w:color w:val="000000"/>
                <w:spacing w:val="-2"/>
                <w:sz w:val="18"/>
              </w:rPr>
            </w:pPr>
            <w:r w:rsidRPr="00CC0718">
              <w:rPr>
                <w:color w:val="000000"/>
                <w:spacing w:val="-2"/>
                <w:sz w:val="18"/>
              </w:rPr>
              <w:t>Document</w:t>
            </w:r>
          </w:p>
        </w:tc>
        <w:tc>
          <w:tcPr>
            <w:tcW w:w="1132" w:type="dxa"/>
            <w:tcBorders>
              <w:bottom w:val="single" w:color="8FB6EA" w:sz="5" w:space="0"/>
            </w:tcBorders>
            <w:shd w:val="clear" w:color="auto" w:fill="FFFFFF" w:themeFill="background1"/>
            <w:tcMar/>
          </w:tcPr>
          <w:p w:rsidRPr="00CC0718" w:rsidR="00C71DC8" w:rsidP="00244814" w:rsidRDefault="00C71DC8" w14:paraId="28756527" w14:textId="77777777">
            <w:pPr>
              <w:rPr>
                <w:color w:val="000000"/>
                <w:spacing w:val="-2"/>
                <w:sz w:val="18"/>
              </w:rPr>
            </w:pPr>
            <w:r w:rsidRPr="00CC0718">
              <w:rPr>
                <w:color w:val="000000"/>
                <w:spacing w:val="-2"/>
                <w:sz w:val="18"/>
              </w:rPr>
              <w:t>1</w:t>
            </w:r>
          </w:p>
        </w:tc>
        <w:tc>
          <w:tcPr>
            <w:tcW w:w="1576" w:type="dxa"/>
            <w:gridSpan w:val="2"/>
            <w:tcBorders>
              <w:bottom w:val="single" w:color="8FB6EA" w:sz="5" w:space="0"/>
            </w:tcBorders>
            <w:shd w:val="clear" w:color="auto" w:fill="FFFFFF" w:themeFill="background1"/>
            <w:tcMar/>
          </w:tcPr>
          <w:p w:rsidRPr="00CC0718" w:rsidR="00C71DC8" w:rsidP="00244814" w:rsidRDefault="00C71DC8" w14:paraId="3AB65B11" w14:textId="77777777">
            <w:pPr>
              <w:rPr>
                <w:color w:val="000000"/>
                <w:spacing w:val="-2"/>
                <w:sz w:val="18"/>
              </w:rPr>
            </w:pPr>
            <w:r w:rsidRPr="00CC0718">
              <w:rPr>
                <w:color w:val="000000"/>
                <w:spacing w:val="-2"/>
                <w:sz w:val="18"/>
              </w:rPr>
              <w:t>2</w:t>
            </w:r>
          </w:p>
        </w:tc>
        <w:tc>
          <w:tcPr>
            <w:tcW w:w="1362" w:type="dxa"/>
            <w:tcBorders>
              <w:bottom w:val="single" w:color="8FB6EA" w:sz="5" w:space="0"/>
            </w:tcBorders>
            <w:shd w:val="clear" w:color="auto" w:fill="FFFFFF" w:themeFill="background1"/>
            <w:tcMar/>
          </w:tcPr>
          <w:p w:rsidRPr="00CC0718" w:rsidR="00C71DC8" w:rsidP="00244814" w:rsidRDefault="00C71DC8" w14:paraId="00D0631C" w14:textId="77777777">
            <w:pPr>
              <w:rPr>
                <w:color w:val="000000"/>
                <w:spacing w:val="-2"/>
                <w:sz w:val="18"/>
              </w:rPr>
            </w:pPr>
            <w:r w:rsidRPr="00CC0718">
              <w:rPr>
                <w:color w:val="000000"/>
                <w:spacing w:val="-2"/>
                <w:sz w:val="18"/>
              </w:rPr>
              <w:t>33</w:t>
            </w:r>
          </w:p>
        </w:tc>
        <w:tc>
          <w:tcPr>
            <w:tcW w:w="1690" w:type="dxa"/>
            <w:tcBorders>
              <w:bottom w:val="single" w:color="8FB6EA" w:sz="5" w:space="0"/>
            </w:tcBorders>
            <w:shd w:val="clear" w:color="auto" w:fill="FFFFFF" w:themeFill="background1"/>
            <w:tcMar/>
          </w:tcPr>
          <w:p w:rsidRPr="00CC0718" w:rsidR="00C71DC8" w:rsidP="00244814" w:rsidRDefault="00C71DC8" w14:paraId="5576EB08" w14:textId="77777777">
            <w:pPr>
              <w:rPr>
                <w:color w:val="000000"/>
                <w:spacing w:val="-2"/>
                <w:sz w:val="18"/>
              </w:rPr>
            </w:pPr>
            <w:r w:rsidRPr="00CC0718">
              <w:rPr>
                <w:color w:val="000000"/>
                <w:spacing w:val="-2"/>
                <w:sz w:val="18"/>
              </w:rPr>
              <w:t>3</w:t>
            </w:r>
          </w:p>
        </w:tc>
        <w:tc>
          <w:tcPr>
            <w:tcW w:w="1576" w:type="dxa"/>
            <w:tcBorders>
              <w:bottom w:val="single" w:color="8FB6EA" w:sz="5" w:space="0"/>
            </w:tcBorders>
            <w:shd w:val="clear" w:color="auto" w:fill="FFFFFF" w:themeFill="background1"/>
            <w:tcMar/>
          </w:tcPr>
          <w:p w:rsidRPr="00CC0718" w:rsidR="00C71DC8" w:rsidP="00244814" w:rsidRDefault="00C71DC8" w14:paraId="4E238526" w14:textId="77777777">
            <w:pPr>
              <w:rPr>
                <w:color w:val="000000"/>
                <w:spacing w:val="-2"/>
                <w:sz w:val="18"/>
              </w:rPr>
            </w:pPr>
          </w:p>
        </w:tc>
      </w:tr>
      <w:tr w:rsidRPr="00CC0718" w:rsidR="00C71DC8" w:rsidTr="3A33D0EC" w14:paraId="119C0C58" w14:textId="77777777">
        <w:trPr>
          <w:trHeight w:val="1146" w:hRule="exact"/>
        </w:trPr>
        <w:tc>
          <w:tcPr>
            <w:tcW w:w="10717" w:type="dxa"/>
            <w:gridSpan w:val="8"/>
            <w:tcBorders>
              <w:top w:val="single" w:color="8FB6EA" w:sz="5" w:space="0"/>
            </w:tcBorders>
            <w:tcMar/>
          </w:tcPr>
          <w:p w:rsidRPr="00CC0718" w:rsidR="00C71DC8" w:rsidP="00244814" w:rsidRDefault="00C71DC8" w14:paraId="7DA72DFC" w14:textId="77777777"/>
        </w:tc>
      </w:tr>
      <w:tr w:rsidRPr="00CC0718" w:rsidR="00C71DC8" w:rsidTr="3A33D0EC" w14:paraId="47A44992" w14:textId="77777777">
        <w:trPr>
          <w:trHeight w:val="1160" w:hRule="exact"/>
        </w:trPr>
        <w:tc>
          <w:tcPr>
            <w:tcW w:w="10717" w:type="dxa"/>
            <w:gridSpan w:val="8"/>
            <w:tcMar/>
          </w:tcPr>
          <w:p w:rsidRPr="00CC0718" w:rsidR="00C71DC8" w:rsidP="00244814" w:rsidRDefault="00C71DC8" w14:paraId="2A923FBF" w14:textId="77777777"/>
        </w:tc>
      </w:tr>
      <w:tr w:rsidRPr="00CC0718" w:rsidR="00C71DC8" w:rsidTr="3A33D0EC" w14:paraId="2B04563F" w14:textId="77777777">
        <w:trPr>
          <w:trHeight w:val="459" w:hRule="exact"/>
        </w:trPr>
        <w:tc>
          <w:tcPr>
            <w:tcW w:w="5359" w:type="dxa"/>
            <w:gridSpan w:val="4"/>
            <w:shd w:val="clear" w:color="auto" w:fill="FFFFFF" w:themeFill="background1"/>
            <w:tcMar/>
          </w:tcPr>
          <w:p w:rsidRPr="00CC0718" w:rsidR="00C71DC8" w:rsidP="00244814" w:rsidRDefault="00C71DC8" w14:paraId="04A72EF3" w14:textId="77777777">
            <w:pPr>
              <w:jc w:val="right"/>
              <w:rPr>
                <w:color w:val="000066"/>
                <w:spacing w:val="-2"/>
                <w:sz w:val="16"/>
              </w:rPr>
            </w:pPr>
            <w:r w:rsidRPr="00CC0718">
              <w:rPr>
                <w:color w:val="000066"/>
                <w:spacing w:val="-2"/>
                <w:sz w:val="16"/>
              </w:rPr>
              <w:t>Formatted Reports\\Code Summary Formatted Report</w:t>
            </w:r>
          </w:p>
        </w:tc>
        <w:tc>
          <w:tcPr>
            <w:tcW w:w="5358" w:type="dxa"/>
            <w:gridSpan w:val="4"/>
            <w:shd w:val="clear" w:color="auto" w:fill="FFFFFF" w:themeFill="background1"/>
            <w:tcMar/>
          </w:tcPr>
          <w:p w:rsidRPr="00CC0718" w:rsidR="00C71DC8" w:rsidP="00244814" w:rsidRDefault="00C71DC8" w14:paraId="1CC0C9A4" w14:textId="77777777">
            <w:pPr>
              <w:jc w:val="right"/>
              <w:rPr>
                <w:color w:val="000066"/>
                <w:spacing w:val="-2"/>
                <w:sz w:val="16"/>
              </w:rPr>
            </w:pPr>
            <w:r w:rsidRPr="00CC0718">
              <w:rPr>
                <w:color w:val="000066"/>
                <w:spacing w:val="-2"/>
                <w:sz w:val="16"/>
              </w:rPr>
              <w:t>Page 66 of 104</w:t>
            </w:r>
          </w:p>
        </w:tc>
      </w:tr>
      <w:tr w:rsidRPr="00CC0718" w:rsidR="00C71DC8" w:rsidTr="3A33D0EC" w14:paraId="6234DAFF" w14:textId="77777777">
        <w:trPr>
          <w:trHeight w:val="444" w:hRule="exact"/>
        </w:trPr>
        <w:tc>
          <w:tcPr>
            <w:tcW w:w="10717" w:type="dxa"/>
            <w:gridSpan w:val="8"/>
            <w:shd w:val="clear" w:color="auto" w:fill="FFFFFF" w:themeFill="background1"/>
            <w:tcMar/>
            <w:vAlign w:val="center"/>
          </w:tcPr>
          <w:p w:rsidRPr="00CC0718" w:rsidR="00C71DC8" w:rsidP="00244814" w:rsidRDefault="00C71DC8" w14:paraId="606D752B" w14:textId="77777777">
            <w:pPr>
              <w:jc w:val="right"/>
              <w:rPr>
                <w:color w:val="000066"/>
                <w:spacing w:val="-2"/>
                <w:sz w:val="16"/>
              </w:rPr>
            </w:pPr>
            <w:r w:rsidRPr="00CC0718">
              <w:rPr>
                <w:color w:val="000066"/>
                <w:spacing w:val="-2"/>
                <w:sz w:val="16"/>
              </w:rPr>
              <w:t>11/13/2024 3:39 PM</w:t>
            </w:r>
          </w:p>
        </w:tc>
      </w:tr>
      <w:tr w:rsidRPr="00CC0718" w:rsidR="00C71DC8" w:rsidTr="3A33D0EC" w14:paraId="363E682B" w14:textId="77777777">
        <w:trPr>
          <w:trHeight w:val="459" w:hRule="exact"/>
        </w:trPr>
        <w:tc>
          <w:tcPr>
            <w:tcW w:w="3381" w:type="dxa"/>
            <w:gridSpan w:val="2"/>
            <w:shd w:val="clear" w:color="auto" w:fill="8FB6EA"/>
            <w:tcMar/>
          </w:tcPr>
          <w:p w:rsidRPr="00CC0718" w:rsidR="00C71DC8" w:rsidP="00244814" w:rsidRDefault="00C71DC8" w14:paraId="20C24374" w14:textId="77777777">
            <w:pPr>
              <w:rPr>
                <w:b/>
                <w:color w:val="000066"/>
                <w:spacing w:val="-2"/>
                <w:sz w:val="18"/>
              </w:rPr>
            </w:pPr>
            <w:r w:rsidRPr="00CC0718">
              <w:rPr>
                <w:b/>
                <w:color w:val="000066"/>
                <w:spacing w:val="-2"/>
                <w:sz w:val="18"/>
              </w:rPr>
              <w:t>File Type</w:t>
            </w:r>
          </w:p>
        </w:tc>
        <w:tc>
          <w:tcPr>
            <w:tcW w:w="1132" w:type="dxa"/>
            <w:shd w:val="clear" w:color="auto" w:fill="8FB6EA"/>
            <w:tcMar/>
          </w:tcPr>
          <w:p w:rsidRPr="00CC0718" w:rsidR="00C71DC8" w:rsidP="00244814" w:rsidRDefault="00C71DC8" w14:paraId="57A2724F" w14:textId="77777777">
            <w:pPr>
              <w:rPr>
                <w:b/>
                <w:color w:val="000066"/>
                <w:spacing w:val="-2"/>
                <w:sz w:val="18"/>
              </w:rPr>
            </w:pPr>
            <w:r w:rsidRPr="00CC0718">
              <w:rPr>
                <w:b/>
                <w:color w:val="000066"/>
                <w:spacing w:val="-2"/>
                <w:sz w:val="18"/>
              </w:rPr>
              <w:t>Number of Files</w:t>
            </w:r>
          </w:p>
        </w:tc>
        <w:tc>
          <w:tcPr>
            <w:tcW w:w="1576" w:type="dxa"/>
            <w:gridSpan w:val="2"/>
            <w:shd w:val="clear" w:color="auto" w:fill="8FB6EA"/>
            <w:tcMar/>
          </w:tcPr>
          <w:p w:rsidRPr="00CC0718" w:rsidR="00C71DC8" w:rsidP="00244814" w:rsidRDefault="00C71DC8" w14:paraId="0E08313F" w14:textId="77777777">
            <w:pPr>
              <w:rPr>
                <w:b/>
                <w:color w:val="000066"/>
                <w:spacing w:val="-2"/>
                <w:sz w:val="18"/>
              </w:rPr>
            </w:pPr>
            <w:r w:rsidRPr="00CC0718">
              <w:rPr>
                <w:b/>
                <w:color w:val="000066"/>
                <w:spacing w:val="-2"/>
                <w:sz w:val="18"/>
              </w:rPr>
              <w:t>Number of Coding References</w:t>
            </w:r>
          </w:p>
        </w:tc>
        <w:tc>
          <w:tcPr>
            <w:tcW w:w="1362" w:type="dxa"/>
            <w:shd w:val="clear" w:color="auto" w:fill="8FB6EA"/>
            <w:tcMar/>
          </w:tcPr>
          <w:p w:rsidRPr="00CC0718" w:rsidR="00C71DC8" w:rsidP="00244814" w:rsidRDefault="00C71DC8" w14:paraId="6B55EA9E" w14:textId="77777777">
            <w:pPr>
              <w:rPr>
                <w:b/>
                <w:color w:val="000066"/>
                <w:spacing w:val="-2"/>
                <w:sz w:val="18"/>
              </w:rPr>
            </w:pPr>
            <w:r w:rsidRPr="00CC0718">
              <w:rPr>
                <w:b/>
                <w:color w:val="000066"/>
                <w:spacing w:val="-2"/>
                <w:sz w:val="18"/>
              </w:rPr>
              <w:t>Number of Words Coded</w:t>
            </w:r>
          </w:p>
        </w:tc>
        <w:tc>
          <w:tcPr>
            <w:tcW w:w="1690" w:type="dxa"/>
            <w:shd w:val="clear" w:color="auto" w:fill="8FB6EA"/>
            <w:tcMar/>
          </w:tcPr>
          <w:p w:rsidRPr="00CC0718" w:rsidR="00C71DC8" w:rsidP="00244814" w:rsidRDefault="00C71DC8" w14:paraId="5A169A18" w14:textId="77777777">
            <w:pPr>
              <w:rPr>
                <w:b/>
                <w:color w:val="000066"/>
                <w:spacing w:val="-2"/>
                <w:sz w:val="18"/>
              </w:rPr>
            </w:pPr>
            <w:r w:rsidRPr="00CC0718">
              <w:rPr>
                <w:b/>
                <w:color w:val="000066"/>
                <w:spacing w:val="-2"/>
                <w:sz w:val="18"/>
              </w:rPr>
              <w:t>Number of Paragraphs Coded</w:t>
            </w:r>
          </w:p>
        </w:tc>
        <w:tc>
          <w:tcPr>
            <w:tcW w:w="1576" w:type="dxa"/>
            <w:shd w:val="clear" w:color="auto" w:fill="8FB6EA"/>
            <w:tcMar/>
          </w:tcPr>
          <w:p w:rsidRPr="00CC0718" w:rsidR="00C71DC8" w:rsidP="00244814" w:rsidRDefault="00C71DC8" w14:paraId="30227DBC" w14:textId="77777777">
            <w:pPr>
              <w:rPr>
                <w:b/>
                <w:color w:val="000066"/>
                <w:spacing w:val="-2"/>
                <w:sz w:val="18"/>
              </w:rPr>
            </w:pPr>
            <w:r w:rsidRPr="00CC0718">
              <w:rPr>
                <w:b/>
                <w:color w:val="000066"/>
                <w:spacing w:val="-2"/>
                <w:sz w:val="18"/>
              </w:rPr>
              <w:t>Duration Coded</w:t>
            </w:r>
          </w:p>
        </w:tc>
      </w:tr>
      <w:tr w:rsidRPr="00CC0718" w:rsidR="00C71DC8" w:rsidTr="3A33D0EC" w14:paraId="0F6F2E87" w14:textId="77777777">
        <w:trPr>
          <w:trHeight w:val="616" w:hRule="exact"/>
        </w:trPr>
        <w:tc>
          <w:tcPr>
            <w:tcW w:w="10717" w:type="dxa"/>
            <w:gridSpan w:val="8"/>
            <w:shd w:val="clear" w:color="auto" w:fill="FFFFFF" w:themeFill="background1"/>
            <w:tcMar/>
          </w:tcPr>
          <w:p w:rsidRPr="00CC0718" w:rsidR="00C71DC8" w:rsidP="00244814" w:rsidRDefault="00C71DC8" w14:paraId="132F0F6B" w14:textId="77777777">
            <w:pPr>
              <w:rPr>
                <w:b/>
                <w:color w:val="5C83B4"/>
                <w:spacing w:val="-2"/>
                <w:sz w:val="24"/>
              </w:rPr>
            </w:pPr>
          </w:p>
        </w:tc>
      </w:tr>
      <w:tr w:rsidRPr="00CC0718" w:rsidR="00C71DC8" w:rsidTr="3A33D0EC" w14:paraId="0E6A3E1D" w14:textId="77777777">
        <w:trPr>
          <w:trHeight w:val="444" w:hRule="exact"/>
        </w:trPr>
        <w:tc>
          <w:tcPr>
            <w:tcW w:w="1805" w:type="dxa"/>
            <w:shd w:val="clear" w:color="auto" w:fill="FFFFFF" w:themeFill="background1"/>
            <w:tcMar/>
          </w:tcPr>
          <w:p w:rsidRPr="00CC0718" w:rsidR="00C71DC8" w:rsidP="00244814" w:rsidRDefault="00C71DC8" w14:paraId="37589C6D" w14:textId="77777777">
            <w:pPr>
              <w:rPr>
                <w:b/>
                <w:color w:val="5C83B4"/>
                <w:spacing w:val="-2"/>
                <w:sz w:val="24"/>
              </w:rPr>
            </w:pPr>
            <w:r w:rsidRPr="00CC0718">
              <w:rPr>
                <w:b/>
                <w:color w:val="5C83B4"/>
                <w:spacing w:val="-2"/>
                <w:sz w:val="24"/>
              </w:rPr>
              <w:t>Nickname:</w:t>
            </w:r>
          </w:p>
        </w:tc>
        <w:tc>
          <w:tcPr>
            <w:tcW w:w="8912" w:type="dxa"/>
            <w:gridSpan w:val="7"/>
            <w:vMerge w:val="restart"/>
            <w:shd w:val="clear" w:color="auto" w:fill="FFFFFF" w:themeFill="background1"/>
            <w:tcMar/>
          </w:tcPr>
          <w:p w:rsidRPr="00CC0718" w:rsidR="00C71DC8" w:rsidP="00244814" w:rsidRDefault="00C71DC8" w14:paraId="5D75E1F4" w14:textId="77777777">
            <w:pPr>
              <w:rPr>
                <w:b/>
                <w:color w:val="5C83B4"/>
                <w:spacing w:val="-2"/>
                <w:sz w:val="24"/>
              </w:rPr>
            </w:pPr>
            <w:r w:rsidRPr="00CC0718">
              <w:rPr>
                <w:b/>
                <w:color w:val="5C83B4"/>
                <w:spacing w:val="-2"/>
                <w:sz w:val="24"/>
              </w:rPr>
              <w:t>Codes\\AXIAL CODE\\Q4 b- Activities of the club\SOCIAL RESPONSIBILITES\Students feel close to home those activities</w:t>
            </w:r>
          </w:p>
        </w:tc>
      </w:tr>
      <w:tr w:rsidRPr="00CC0718" w:rsidR="00C71DC8" w:rsidTr="3A33D0EC" w14:paraId="3F7FB63D" w14:textId="77777777">
        <w:trPr>
          <w:trHeight w:val="458" w:hRule="exact"/>
        </w:trPr>
        <w:tc>
          <w:tcPr>
            <w:tcW w:w="1805" w:type="dxa"/>
            <w:shd w:val="clear" w:color="auto" w:fill="FFFFFF" w:themeFill="background1"/>
            <w:tcMar/>
          </w:tcPr>
          <w:p w:rsidRPr="00CC0718" w:rsidR="00C71DC8" w:rsidP="00244814" w:rsidRDefault="00C71DC8" w14:paraId="1CDD844D" w14:textId="77777777">
            <w:pPr>
              <w:rPr>
                <w:b/>
                <w:color w:val="5C83B4"/>
                <w:spacing w:val="-2"/>
                <w:sz w:val="24"/>
              </w:rPr>
            </w:pPr>
            <w:r w:rsidRPr="00CC0718">
              <w:rPr>
                <w:b/>
                <w:color w:val="5C83B4"/>
                <w:spacing w:val="-2"/>
                <w:sz w:val="24"/>
              </w:rPr>
              <w:t>Classification:</w:t>
            </w:r>
          </w:p>
        </w:tc>
        <w:tc>
          <w:tcPr>
            <w:tcW w:w="8912" w:type="dxa"/>
            <w:gridSpan w:val="7"/>
            <w:vMerge/>
            <w:tcMar/>
          </w:tcPr>
          <w:p w:rsidRPr="00CC0718" w:rsidR="00C71DC8" w:rsidP="00244814" w:rsidRDefault="00C71DC8" w14:paraId="7929466D" w14:textId="77777777"/>
        </w:tc>
      </w:tr>
      <w:tr w:rsidRPr="00CC0718" w:rsidR="00C71DC8" w:rsidTr="3A33D0EC" w14:paraId="0DA681E8" w14:textId="77777777">
        <w:trPr>
          <w:trHeight w:val="445" w:hRule="exact"/>
        </w:trPr>
        <w:tc>
          <w:tcPr>
            <w:tcW w:w="1805" w:type="dxa"/>
            <w:shd w:val="clear" w:color="auto" w:fill="FFFFFF" w:themeFill="background1"/>
            <w:tcMar/>
          </w:tcPr>
          <w:p w:rsidRPr="00CC0718" w:rsidR="00C71DC8" w:rsidP="00244814" w:rsidRDefault="00C71DC8" w14:paraId="217F188E" w14:textId="77777777">
            <w:pPr>
              <w:rPr>
                <w:b/>
                <w:color w:val="5C83B4"/>
                <w:spacing w:val="-2"/>
                <w:sz w:val="24"/>
              </w:rPr>
            </w:pPr>
            <w:r w:rsidRPr="00CC0718">
              <w:rPr>
                <w:b/>
                <w:color w:val="5C83B4"/>
                <w:spacing w:val="-2"/>
                <w:sz w:val="24"/>
              </w:rPr>
              <w:t>Aggregated:</w:t>
            </w:r>
          </w:p>
        </w:tc>
        <w:tc>
          <w:tcPr>
            <w:tcW w:w="8912" w:type="dxa"/>
            <w:gridSpan w:val="7"/>
            <w:shd w:val="clear" w:color="auto" w:fill="FFFFFF" w:themeFill="background1"/>
            <w:tcMar/>
          </w:tcPr>
          <w:p w:rsidRPr="00CC0718" w:rsidR="00C71DC8" w:rsidP="00244814" w:rsidRDefault="00C71DC8" w14:paraId="23DDC39F" w14:textId="77777777">
            <w:pPr>
              <w:rPr>
                <w:b/>
                <w:color w:val="5C83B4"/>
                <w:spacing w:val="-2"/>
                <w:sz w:val="24"/>
              </w:rPr>
            </w:pPr>
            <w:r w:rsidRPr="00CC0718">
              <w:rPr>
                <w:b/>
                <w:color w:val="5C83B4"/>
                <w:spacing w:val="-2"/>
                <w:sz w:val="24"/>
              </w:rPr>
              <w:t>No</w:t>
            </w:r>
          </w:p>
        </w:tc>
      </w:tr>
      <w:tr w:rsidRPr="00CC0718" w:rsidR="00C71DC8" w:rsidTr="3A33D0EC" w14:paraId="445042CF" w14:textId="77777777">
        <w:trPr>
          <w:trHeight w:val="343" w:hRule="exact"/>
        </w:trPr>
        <w:tc>
          <w:tcPr>
            <w:tcW w:w="3381" w:type="dxa"/>
            <w:gridSpan w:val="2"/>
            <w:tcBorders>
              <w:bottom w:val="single" w:color="8FB6EA" w:sz="5" w:space="0"/>
            </w:tcBorders>
            <w:shd w:val="clear" w:color="auto" w:fill="FFFFFF" w:themeFill="background1"/>
            <w:tcMar/>
          </w:tcPr>
          <w:p w:rsidRPr="00CC0718" w:rsidR="00C71DC8" w:rsidP="00244814" w:rsidRDefault="00C71DC8" w14:paraId="47D25E46" w14:textId="77777777">
            <w:pPr>
              <w:rPr>
                <w:color w:val="000000"/>
                <w:spacing w:val="-2"/>
                <w:sz w:val="18"/>
              </w:rPr>
            </w:pPr>
            <w:r w:rsidRPr="00CC0718">
              <w:rPr>
                <w:color w:val="000000"/>
                <w:spacing w:val="-2"/>
                <w:sz w:val="18"/>
              </w:rPr>
              <w:t>Document</w:t>
            </w:r>
          </w:p>
        </w:tc>
        <w:tc>
          <w:tcPr>
            <w:tcW w:w="1132" w:type="dxa"/>
            <w:tcBorders>
              <w:bottom w:val="single" w:color="8FB6EA" w:sz="5" w:space="0"/>
            </w:tcBorders>
            <w:shd w:val="clear" w:color="auto" w:fill="FFFFFF" w:themeFill="background1"/>
            <w:tcMar/>
          </w:tcPr>
          <w:p w:rsidRPr="00CC0718" w:rsidR="00C71DC8" w:rsidP="00244814" w:rsidRDefault="00C71DC8" w14:paraId="6C7777B9" w14:textId="77777777">
            <w:pPr>
              <w:rPr>
                <w:color w:val="000000"/>
                <w:spacing w:val="-2"/>
                <w:sz w:val="18"/>
              </w:rPr>
            </w:pPr>
            <w:r w:rsidRPr="00CC0718">
              <w:rPr>
                <w:color w:val="000000"/>
                <w:spacing w:val="-2"/>
                <w:sz w:val="18"/>
              </w:rPr>
              <w:t>1</w:t>
            </w:r>
          </w:p>
        </w:tc>
        <w:tc>
          <w:tcPr>
            <w:tcW w:w="1576" w:type="dxa"/>
            <w:gridSpan w:val="2"/>
            <w:tcBorders>
              <w:bottom w:val="single" w:color="8FB6EA" w:sz="5" w:space="0"/>
            </w:tcBorders>
            <w:shd w:val="clear" w:color="auto" w:fill="FFFFFF" w:themeFill="background1"/>
            <w:tcMar/>
          </w:tcPr>
          <w:p w:rsidRPr="00CC0718" w:rsidR="00C71DC8" w:rsidP="00244814" w:rsidRDefault="00C71DC8" w14:paraId="3E38DB4F" w14:textId="77777777">
            <w:pPr>
              <w:rPr>
                <w:color w:val="000000"/>
                <w:spacing w:val="-2"/>
                <w:sz w:val="18"/>
              </w:rPr>
            </w:pPr>
            <w:r w:rsidRPr="00CC0718">
              <w:rPr>
                <w:color w:val="000000"/>
                <w:spacing w:val="-2"/>
                <w:sz w:val="18"/>
              </w:rPr>
              <w:t>1</w:t>
            </w:r>
          </w:p>
        </w:tc>
        <w:tc>
          <w:tcPr>
            <w:tcW w:w="1362" w:type="dxa"/>
            <w:tcBorders>
              <w:bottom w:val="single" w:color="8FB6EA" w:sz="5" w:space="0"/>
            </w:tcBorders>
            <w:shd w:val="clear" w:color="auto" w:fill="FFFFFF" w:themeFill="background1"/>
            <w:tcMar/>
          </w:tcPr>
          <w:p w:rsidRPr="00CC0718" w:rsidR="00C71DC8" w:rsidP="00244814" w:rsidRDefault="00C71DC8" w14:paraId="26423D24" w14:textId="77777777">
            <w:pPr>
              <w:rPr>
                <w:color w:val="000000"/>
                <w:spacing w:val="-2"/>
                <w:sz w:val="18"/>
              </w:rPr>
            </w:pPr>
            <w:r w:rsidRPr="00CC0718">
              <w:rPr>
                <w:color w:val="000000"/>
                <w:spacing w:val="-2"/>
                <w:sz w:val="18"/>
              </w:rPr>
              <w:t>14</w:t>
            </w:r>
          </w:p>
        </w:tc>
        <w:tc>
          <w:tcPr>
            <w:tcW w:w="1690" w:type="dxa"/>
            <w:tcBorders>
              <w:bottom w:val="single" w:color="8FB6EA" w:sz="5" w:space="0"/>
            </w:tcBorders>
            <w:shd w:val="clear" w:color="auto" w:fill="FFFFFF" w:themeFill="background1"/>
            <w:tcMar/>
          </w:tcPr>
          <w:p w:rsidRPr="00CC0718" w:rsidR="00C71DC8" w:rsidP="00244814" w:rsidRDefault="00C71DC8" w14:paraId="563066F1" w14:textId="77777777">
            <w:pPr>
              <w:rPr>
                <w:color w:val="000000"/>
                <w:spacing w:val="-2"/>
                <w:sz w:val="18"/>
              </w:rPr>
            </w:pPr>
            <w:r w:rsidRPr="00CC0718">
              <w:rPr>
                <w:color w:val="000000"/>
                <w:spacing w:val="-2"/>
                <w:sz w:val="18"/>
              </w:rPr>
              <w:t>1</w:t>
            </w:r>
          </w:p>
        </w:tc>
        <w:tc>
          <w:tcPr>
            <w:tcW w:w="1576" w:type="dxa"/>
            <w:tcBorders>
              <w:bottom w:val="single" w:color="8FB6EA" w:sz="5" w:space="0"/>
            </w:tcBorders>
            <w:shd w:val="clear" w:color="auto" w:fill="FFFFFF" w:themeFill="background1"/>
            <w:tcMar/>
          </w:tcPr>
          <w:p w:rsidRPr="00CC0718" w:rsidR="00C71DC8" w:rsidP="00244814" w:rsidRDefault="00C71DC8" w14:paraId="19EA15BA" w14:textId="77777777">
            <w:pPr>
              <w:rPr>
                <w:color w:val="000000"/>
                <w:spacing w:val="-2"/>
                <w:sz w:val="18"/>
              </w:rPr>
            </w:pPr>
          </w:p>
        </w:tc>
      </w:tr>
      <w:tr w:rsidRPr="00CC0718" w:rsidR="00C71DC8" w:rsidTr="3A33D0EC" w14:paraId="1C5DC2C2" w14:textId="77777777">
        <w:trPr>
          <w:trHeight w:val="445" w:hRule="exact"/>
        </w:trPr>
        <w:tc>
          <w:tcPr>
            <w:tcW w:w="10717" w:type="dxa"/>
            <w:gridSpan w:val="8"/>
            <w:tcBorders>
              <w:top w:val="single" w:color="8FB6EA" w:sz="5" w:space="0"/>
            </w:tcBorders>
            <w:tcMar/>
          </w:tcPr>
          <w:p w:rsidRPr="00CC0718" w:rsidR="00C71DC8" w:rsidP="00244814" w:rsidRDefault="00C71DC8" w14:paraId="561FC88E" w14:textId="77777777"/>
        </w:tc>
      </w:tr>
      <w:tr w:rsidRPr="00CC0718" w:rsidR="00C71DC8" w:rsidTr="3A33D0EC" w14:paraId="6C055C2F" w14:textId="77777777">
        <w:trPr>
          <w:trHeight w:val="601" w:hRule="exact"/>
        </w:trPr>
        <w:tc>
          <w:tcPr>
            <w:tcW w:w="10717" w:type="dxa"/>
            <w:gridSpan w:val="8"/>
            <w:shd w:val="clear" w:color="auto" w:fill="FFFFFF" w:themeFill="background1"/>
            <w:tcMar/>
          </w:tcPr>
          <w:p w:rsidRPr="00CC0718" w:rsidR="00C71DC8" w:rsidP="00244814" w:rsidRDefault="00C71DC8" w14:paraId="540557C7" w14:textId="77777777">
            <w:pPr>
              <w:rPr>
                <w:b/>
                <w:color w:val="5C83B4"/>
                <w:spacing w:val="-2"/>
                <w:sz w:val="24"/>
              </w:rPr>
            </w:pPr>
            <w:bookmarkStart w:name="CodesAXIALCODEQ4bActivitiesoftheclubSOCI" w:id="59"/>
            <w:bookmarkEnd w:id="59"/>
          </w:p>
        </w:tc>
      </w:tr>
      <w:tr w:rsidRPr="00CC0718" w:rsidR="00C71DC8" w:rsidTr="3A33D0EC" w14:paraId="69A7181C" w14:textId="77777777">
        <w:trPr>
          <w:trHeight w:val="459" w:hRule="exact"/>
        </w:trPr>
        <w:tc>
          <w:tcPr>
            <w:tcW w:w="1805" w:type="dxa"/>
            <w:shd w:val="clear" w:color="auto" w:fill="FFFFFF" w:themeFill="background1"/>
            <w:tcMar/>
          </w:tcPr>
          <w:p w:rsidRPr="00CC0718" w:rsidR="00C71DC8" w:rsidP="00244814" w:rsidRDefault="00C71DC8" w14:paraId="24AE70AF" w14:textId="77777777">
            <w:pPr>
              <w:rPr>
                <w:b/>
                <w:color w:val="5C83B4"/>
                <w:spacing w:val="-2"/>
                <w:sz w:val="24"/>
              </w:rPr>
            </w:pPr>
            <w:r w:rsidRPr="00CC0718">
              <w:rPr>
                <w:b/>
                <w:color w:val="5C83B4"/>
                <w:spacing w:val="-2"/>
                <w:sz w:val="24"/>
              </w:rPr>
              <w:t>Nickname:</w:t>
            </w:r>
          </w:p>
        </w:tc>
        <w:tc>
          <w:tcPr>
            <w:tcW w:w="8912" w:type="dxa"/>
            <w:gridSpan w:val="7"/>
            <w:vMerge w:val="restart"/>
            <w:shd w:val="clear" w:color="auto" w:fill="FFFFFF" w:themeFill="background1"/>
            <w:tcMar/>
          </w:tcPr>
          <w:p w:rsidRPr="00CC0718" w:rsidR="00C71DC8" w:rsidP="00244814" w:rsidRDefault="00C71DC8" w14:paraId="5325BBEB" w14:textId="77777777">
            <w:pPr>
              <w:rPr>
                <w:b/>
                <w:color w:val="5C83B4"/>
                <w:spacing w:val="-2"/>
                <w:sz w:val="24"/>
              </w:rPr>
            </w:pPr>
            <w:r w:rsidRPr="00CC0718">
              <w:rPr>
                <w:b/>
                <w:color w:val="5C83B4"/>
                <w:spacing w:val="-2"/>
                <w:sz w:val="24"/>
              </w:rPr>
              <w:t>Codes\\AXIAL CODE\\Q4 b- Activities of the club\SOCIAL RESPONSIBILITES\Workshops to help speak about issues affecting students</w:t>
            </w:r>
          </w:p>
        </w:tc>
      </w:tr>
      <w:tr w:rsidRPr="00CC0718" w:rsidR="00C71DC8" w:rsidTr="3A33D0EC" w14:paraId="2F345D57" w14:textId="77777777">
        <w:trPr>
          <w:trHeight w:val="444" w:hRule="exact"/>
        </w:trPr>
        <w:tc>
          <w:tcPr>
            <w:tcW w:w="1805" w:type="dxa"/>
            <w:shd w:val="clear" w:color="auto" w:fill="FFFFFF" w:themeFill="background1"/>
            <w:tcMar/>
          </w:tcPr>
          <w:p w:rsidRPr="00CC0718" w:rsidR="00C71DC8" w:rsidP="00244814" w:rsidRDefault="00C71DC8" w14:paraId="4A54E009" w14:textId="77777777">
            <w:pPr>
              <w:rPr>
                <w:b/>
                <w:color w:val="5C83B4"/>
                <w:spacing w:val="-2"/>
                <w:sz w:val="24"/>
              </w:rPr>
            </w:pPr>
            <w:r w:rsidRPr="00CC0718">
              <w:rPr>
                <w:b/>
                <w:color w:val="5C83B4"/>
                <w:spacing w:val="-2"/>
                <w:sz w:val="24"/>
              </w:rPr>
              <w:t>Classification:</w:t>
            </w:r>
          </w:p>
        </w:tc>
        <w:tc>
          <w:tcPr>
            <w:tcW w:w="8912" w:type="dxa"/>
            <w:gridSpan w:val="7"/>
            <w:vMerge/>
            <w:tcMar/>
          </w:tcPr>
          <w:p w:rsidRPr="00CC0718" w:rsidR="00C71DC8" w:rsidP="00244814" w:rsidRDefault="00C71DC8" w14:paraId="35238865" w14:textId="77777777"/>
        </w:tc>
      </w:tr>
      <w:tr w:rsidRPr="00CC0718" w:rsidR="00C71DC8" w:rsidTr="3A33D0EC" w14:paraId="30375ECB" w14:textId="77777777">
        <w:trPr>
          <w:trHeight w:val="459" w:hRule="exact"/>
        </w:trPr>
        <w:tc>
          <w:tcPr>
            <w:tcW w:w="1805" w:type="dxa"/>
            <w:shd w:val="clear" w:color="auto" w:fill="FFFFFF" w:themeFill="background1"/>
            <w:tcMar/>
          </w:tcPr>
          <w:p w:rsidRPr="00CC0718" w:rsidR="00C71DC8" w:rsidP="00244814" w:rsidRDefault="00C71DC8" w14:paraId="06ED937F" w14:textId="77777777">
            <w:pPr>
              <w:rPr>
                <w:b/>
                <w:color w:val="5C83B4"/>
                <w:spacing w:val="-2"/>
                <w:sz w:val="24"/>
              </w:rPr>
            </w:pPr>
            <w:r w:rsidRPr="00CC0718">
              <w:rPr>
                <w:b/>
                <w:color w:val="5C83B4"/>
                <w:spacing w:val="-2"/>
                <w:sz w:val="24"/>
              </w:rPr>
              <w:t>Aggregated:</w:t>
            </w:r>
          </w:p>
        </w:tc>
        <w:tc>
          <w:tcPr>
            <w:tcW w:w="8912" w:type="dxa"/>
            <w:gridSpan w:val="7"/>
            <w:shd w:val="clear" w:color="auto" w:fill="FFFFFF" w:themeFill="background1"/>
            <w:tcMar/>
          </w:tcPr>
          <w:p w:rsidRPr="00CC0718" w:rsidR="00C71DC8" w:rsidP="00244814" w:rsidRDefault="00C71DC8" w14:paraId="63402E26" w14:textId="77777777">
            <w:pPr>
              <w:rPr>
                <w:b/>
                <w:color w:val="5C83B4"/>
                <w:spacing w:val="-2"/>
                <w:sz w:val="24"/>
              </w:rPr>
            </w:pPr>
            <w:r w:rsidRPr="00CC0718">
              <w:rPr>
                <w:b/>
                <w:color w:val="5C83B4"/>
                <w:spacing w:val="-2"/>
                <w:sz w:val="24"/>
              </w:rPr>
              <w:t>No</w:t>
            </w:r>
          </w:p>
        </w:tc>
      </w:tr>
      <w:tr w:rsidRPr="00CC0718" w:rsidR="00C71DC8" w:rsidTr="3A33D0EC" w14:paraId="2A0C3E08" w14:textId="77777777">
        <w:trPr>
          <w:trHeight w:val="329" w:hRule="exact"/>
        </w:trPr>
        <w:tc>
          <w:tcPr>
            <w:tcW w:w="3381" w:type="dxa"/>
            <w:gridSpan w:val="2"/>
            <w:tcBorders>
              <w:bottom w:val="single" w:color="8FB6EA" w:sz="5" w:space="0"/>
            </w:tcBorders>
            <w:shd w:val="clear" w:color="auto" w:fill="FFFFFF" w:themeFill="background1"/>
            <w:tcMar/>
          </w:tcPr>
          <w:p w:rsidRPr="00CC0718" w:rsidR="00C71DC8" w:rsidP="00244814" w:rsidRDefault="00C71DC8" w14:paraId="573C564E" w14:textId="77777777">
            <w:pPr>
              <w:rPr>
                <w:color w:val="000000"/>
                <w:spacing w:val="-2"/>
                <w:sz w:val="18"/>
              </w:rPr>
            </w:pPr>
            <w:r w:rsidRPr="00CC0718">
              <w:rPr>
                <w:color w:val="000000"/>
                <w:spacing w:val="-2"/>
                <w:sz w:val="18"/>
              </w:rPr>
              <w:t>Document</w:t>
            </w:r>
          </w:p>
        </w:tc>
        <w:tc>
          <w:tcPr>
            <w:tcW w:w="1132" w:type="dxa"/>
            <w:tcBorders>
              <w:bottom w:val="single" w:color="8FB6EA" w:sz="5" w:space="0"/>
            </w:tcBorders>
            <w:shd w:val="clear" w:color="auto" w:fill="FFFFFF" w:themeFill="background1"/>
            <w:tcMar/>
          </w:tcPr>
          <w:p w:rsidRPr="00CC0718" w:rsidR="00C71DC8" w:rsidP="00244814" w:rsidRDefault="00C71DC8" w14:paraId="40C7CFE5" w14:textId="77777777">
            <w:pPr>
              <w:rPr>
                <w:color w:val="000000"/>
                <w:spacing w:val="-2"/>
                <w:sz w:val="18"/>
              </w:rPr>
            </w:pPr>
            <w:r w:rsidRPr="00CC0718">
              <w:rPr>
                <w:color w:val="000000"/>
                <w:spacing w:val="-2"/>
                <w:sz w:val="18"/>
              </w:rPr>
              <w:t>1</w:t>
            </w:r>
          </w:p>
        </w:tc>
        <w:tc>
          <w:tcPr>
            <w:tcW w:w="1576" w:type="dxa"/>
            <w:gridSpan w:val="2"/>
            <w:tcBorders>
              <w:bottom w:val="single" w:color="8FB6EA" w:sz="5" w:space="0"/>
            </w:tcBorders>
            <w:shd w:val="clear" w:color="auto" w:fill="FFFFFF" w:themeFill="background1"/>
            <w:tcMar/>
          </w:tcPr>
          <w:p w:rsidRPr="00CC0718" w:rsidR="00C71DC8" w:rsidP="00244814" w:rsidRDefault="00C71DC8" w14:paraId="4C7F4AB3" w14:textId="77777777">
            <w:pPr>
              <w:rPr>
                <w:color w:val="000000"/>
                <w:spacing w:val="-2"/>
                <w:sz w:val="18"/>
              </w:rPr>
            </w:pPr>
            <w:r w:rsidRPr="00CC0718">
              <w:rPr>
                <w:color w:val="000000"/>
                <w:spacing w:val="-2"/>
                <w:sz w:val="18"/>
              </w:rPr>
              <w:t>1</w:t>
            </w:r>
          </w:p>
        </w:tc>
        <w:tc>
          <w:tcPr>
            <w:tcW w:w="1362" w:type="dxa"/>
            <w:tcBorders>
              <w:bottom w:val="single" w:color="8FB6EA" w:sz="5" w:space="0"/>
            </w:tcBorders>
            <w:shd w:val="clear" w:color="auto" w:fill="FFFFFF" w:themeFill="background1"/>
            <w:tcMar/>
          </w:tcPr>
          <w:p w:rsidRPr="00CC0718" w:rsidR="00C71DC8" w:rsidP="00244814" w:rsidRDefault="00C71DC8" w14:paraId="4A618BF2" w14:textId="77777777">
            <w:pPr>
              <w:rPr>
                <w:color w:val="000000"/>
                <w:spacing w:val="-2"/>
                <w:sz w:val="18"/>
              </w:rPr>
            </w:pPr>
            <w:r w:rsidRPr="00CC0718">
              <w:rPr>
                <w:color w:val="000000"/>
                <w:spacing w:val="-2"/>
                <w:sz w:val="18"/>
              </w:rPr>
              <w:t>8</w:t>
            </w:r>
          </w:p>
        </w:tc>
        <w:tc>
          <w:tcPr>
            <w:tcW w:w="1690" w:type="dxa"/>
            <w:tcBorders>
              <w:bottom w:val="single" w:color="8FB6EA" w:sz="5" w:space="0"/>
            </w:tcBorders>
            <w:shd w:val="clear" w:color="auto" w:fill="FFFFFF" w:themeFill="background1"/>
            <w:tcMar/>
          </w:tcPr>
          <w:p w:rsidRPr="00CC0718" w:rsidR="00C71DC8" w:rsidP="00244814" w:rsidRDefault="00C71DC8" w14:paraId="1B42915E" w14:textId="77777777">
            <w:pPr>
              <w:rPr>
                <w:color w:val="000000"/>
                <w:spacing w:val="-2"/>
                <w:sz w:val="18"/>
              </w:rPr>
            </w:pPr>
            <w:r w:rsidRPr="00CC0718">
              <w:rPr>
                <w:color w:val="000000"/>
                <w:spacing w:val="-2"/>
                <w:sz w:val="18"/>
              </w:rPr>
              <w:t>1</w:t>
            </w:r>
          </w:p>
        </w:tc>
        <w:tc>
          <w:tcPr>
            <w:tcW w:w="1576" w:type="dxa"/>
            <w:tcBorders>
              <w:bottom w:val="single" w:color="8FB6EA" w:sz="5" w:space="0"/>
            </w:tcBorders>
            <w:shd w:val="clear" w:color="auto" w:fill="FFFFFF" w:themeFill="background1"/>
            <w:tcMar/>
          </w:tcPr>
          <w:p w:rsidRPr="00CC0718" w:rsidR="00C71DC8" w:rsidP="00244814" w:rsidRDefault="00C71DC8" w14:paraId="63CF7D71" w14:textId="77777777">
            <w:pPr>
              <w:rPr>
                <w:color w:val="000000"/>
                <w:spacing w:val="-2"/>
                <w:sz w:val="18"/>
              </w:rPr>
            </w:pPr>
          </w:p>
        </w:tc>
      </w:tr>
      <w:tr w:rsidRPr="00CC0718" w:rsidR="00C71DC8" w:rsidTr="3A33D0EC" w14:paraId="4FE80F2D" w14:textId="77777777">
        <w:trPr>
          <w:trHeight w:val="459" w:hRule="exact"/>
        </w:trPr>
        <w:tc>
          <w:tcPr>
            <w:tcW w:w="10717" w:type="dxa"/>
            <w:gridSpan w:val="8"/>
            <w:tcBorders>
              <w:top w:val="single" w:color="8FB6EA" w:sz="5" w:space="0"/>
            </w:tcBorders>
            <w:tcMar/>
          </w:tcPr>
          <w:p w:rsidRPr="00CC0718" w:rsidR="00C71DC8" w:rsidP="00244814" w:rsidRDefault="00C71DC8" w14:paraId="32B4748D" w14:textId="77777777"/>
        </w:tc>
      </w:tr>
      <w:tr w:rsidRPr="00CC0718" w:rsidR="00C71DC8" w:rsidTr="3A33D0EC" w14:paraId="1CA40F9E" w14:textId="77777777">
        <w:trPr>
          <w:trHeight w:val="329" w:hRule="exact"/>
        </w:trPr>
        <w:tc>
          <w:tcPr>
            <w:tcW w:w="10717" w:type="dxa"/>
            <w:gridSpan w:val="8"/>
            <w:shd w:val="clear" w:color="auto" w:fill="FFFFFF" w:themeFill="background1"/>
            <w:tcMar/>
          </w:tcPr>
          <w:p w:rsidRPr="00CC0718" w:rsidR="00C71DC8" w:rsidP="00244814" w:rsidRDefault="00C71DC8" w14:paraId="149B15E8" w14:textId="77777777">
            <w:pPr>
              <w:rPr>
                <w:b/>
                <w:color w:val="5C83B4"/>
                <w:spacing w:val="-2"/>
                <w:sz w:val="24"/>
              </w:rPr>
            </w:pPr>
            <w:bookmarkStart w:name="CodesAXIALCODEQ5PrimaryGoalsoftheclub" w:id="60"/>
            <w:bookmarkEnd w:id="60"/>
          </w:p>
        </w:tc>
      </w:tr>
      <w:tr w:rsidRPr="00CC0718" w:rsidR="00C71DC8" w:rsidTr="3A33D0EC" w14:paraId="06410EA8" w14:textId="77777777">
        <w:trPr>
          <w:trHeight w:val="459" w:hRule="exact"/>
        </w:trPr>
        <w:tc>
          <w:tcPr>
            <w:tcW w:w="1805" w:type="dxa"/>
            <w:shd w:val="clear" w:color="auto" w:fill="FFFFFF" w:themeFill="background1"/>
            <w:tcMar/>
          </w:tcPr>
          <w:p w:rsidRPr="00CC0718" w:rsidR="00C71DC8" w:rsidP="00244814" w:rsidRDefault="00C71DC8" w14:paraId="5CF7EBED" w14:textId="77777777">
            <w:pPr>
              <w:rPr>
                <w:b/>
                <w:color w:val="5C83B4"/>
                <w:spacing w:val="-2"/>
                <w:sz w:val="24"/>
              </w:rPr>
            </w:pPr>
            <w:r w:rsidRPr="00CC0718">
              <w:rPr>
                <w:b/>
                <w:color w:val="5C83B4"/>
                <w:spacing w:val="-2"/>
                <w:sz w:val="24"/>
              </w:rPr>
              <w:t>Nickname:</w:t>
            </w:r>
          </w:p>
        </w:tc>
        <w:tc>
          <w:tcPr>
            <w:tcW w:w="8912" w:type="dxa"/>
            <w:gridSpan w:val="7"/>
            <w:vMerge w:val="restart"/>
            <w:shd w:val="clear" w:color="auto" w:fill="FFFFFF" w:themeFill="background1"/>
            <w:tcMar/>
          </w:tcPr>
          <w:p w:rsidRPr="00CC0718" w:rsidR="00C71DC8" w:rsidP="00244814" w:rsidRDefault="00C71DC8" w14:paraId="2E22C089" w14:textId="77777777">
            <w:pPr>
              <w:rPr>
                <w:b/>
                <w:color w:val="5C83B4"/>
                <w:spacing w:val="-2"/>
                <w:sz w:val="24"/>
              </w:rPr>
            </w:pPr>
            <w:r w:rsidRPr="00CC0718">
              <w:rPr>
                <w:b/>
                <w:color w:val="5C83B4"/>
                <w:spacing w:val="-2"/>
                <w:sz w:val="24"/>
              </w:rPr>
              <w:t>Codes\\AXIAL CODE\\Q5- Primary Goals of the club</w:t>
            </w:r>
          </w:p>
        </w:tc>
      </w:tr>
      <w:tr w:rsidRPr="00CC0718" w:rsidR="00C71DC8" w:rsidTr="3A33D0EC" w14:paraId="18DD805A" w14:textId="77777777">
        <w:trPr>
          <w:trHeight w:val="444" w:hRule="exact"/>
        </w:trPr>
        <w:tc>
          <w:tcPr>
            <w:tcW w:w="1805" w:type="dxa"/>
            <w:shd w:val="clear" w:color="auto" w:fill="FFFFFF" w:themeFill="background1"/>
            <w:tcMar/>
          </w:tcPr>
          <w:p w:rsidRPr="00CC0718" w:rsidR="00C71DC8" w:rsidP="00244814" w:rsidRDefault="00C71DC8" w14:paraId="08DBF011" w14:textId="77777777">
            <w:pPr>
              <w:rPr>
                <w:b/>
                <w:color w:val="5C83B4"/>
                <w:spacing w:val="-2"/>
                <w:sz w:val="24"/>
              </w:rPr>
            </w:pPr>
            <w:r w:rsidRPr="00CC0718">
              <w:rPr>
                <w:b/>
                <w:color w:val="5C83B4"/>
                <w:spacing w:val="-2"/>
                <w:sz w:val="24"/>
              </w:rPr>
              <w:lastRenderedPageBreak/>
              <w:t>Classification:</w:t>
            </w:r>
          </w:p>
        </w:tc>
        <w:tc>
          <w:tcPr>
            <w:tcW w:w="8912" w:type="dxa"/>
            <w:gridSpan w:val="7"/>
            <w:vMerge/>
            <w:tcMar/>
          </w:tcPr>
          <w:p w:rsidRPr="00CC0718" w:rsidR="00C71DC8" w:rsidP="00244814" w:rsidRDefault="00C71DC8" w14:paraId="78957604" w14:textId="77777777"/>
        </w:tc>
      </w:tr>
      <w:tr w:rsidRPr="00CC0718" w:rsidR="00C71DC8" w:rsidTr="3A33D0EC" w14:paraId="444E934B" w14:textId="77777777">
        <w:trPr>
          <w:trHeight w:val="458" w:hRule="exact"/>
        </w:trPr>
        <w:tc>
          <w:tcPr>
            <w:tcW w:w="1805" w:type="dxa"/>
            <w:shd w:val="clear" w:color="auto" w:fill="FFFFFF" w:themeFill="background1"/>
            <w:tcMar/>
          </w:tcPr>
          <w:p w:rsidRPr="00CC0718" w:rsidR="00C71DC8" w:rsidP="00244814" w:rsidRDefault="00C71DC8" w14:paraId="0491AAC8" w14:textId="77777777">
            <w:pPr>
              <w:rPr>
                <w:b/>
                <w:color w:val="5C83B4"/>
                <w:spacing w:val="-2"/>
                <w:sz w:val="24"/>
              </w:rPr>
            </w:pPr>
            <w:r w:rsidRPr="00CC0718">
              <w:rPr>
                <w:b/>
                <w:color w:val="5C83B4"/>
                <w:spacing w:val="-2"/>
                <w:sz w:val="24"/>
              </w:rPr>
              <w:t>Aggregated:</w:t>
            </w:r>
          </w:p>
        </w:tc>
        <w:tc>
          <w:tcPr>
            <w:tcW w:w="8912" w:type="dxa"/>
            <w:gridSpan w:val="7"/>
            <w:shd w:val="clear" w:color="auto" w:fill="FFFFFF" w:themeFill="background1"/>
            <w:tcMar/>
          </w:tcPr>
          <w:p w:rsidRPr="00CC0718" w:rsidR="00C71DC8" w:rsidP="00244814" w:rsidRDefault="00C71DC8" w14:paraId="635162F7" w14:textId="77777777">
            <w:pPr>
              <w:rPr>
                <w:b/>
                <w:color w:val="5C83B4"/>
                <w:spacing w:val="-2"/>
                <w:sz w:val="24"/>
              </w:rPr>
            </w:pPr>
            <w:r w:rsidRPr="00CC0718">
              <w:rPr>
                <w:b/>
                <w:color w:val="5C83B4"/>
                <w:spacing w:val="-2"/>
                <w:sz w:val="24"/>
              </w:rPr>
              <w:t>Yes</w:t>
            </w:r>
          </w:p>
        </w:tc>
      </w:tr>
      <w:tr w:rsidRPr="00CC0718" w:rsidR="00C71DC8" w:rsidTr="3A33D0EC" w14:paraId="52EDF7EE" w14:textId="77777777">
        <w:trPr>
          <w:trHeight w:val="344" w:hRule="exact"/>
        </w:trPr>
        <w:tc>
          <w:tcPr>
            <w:tcW w:w="3381" w:type="dxa"/>
            <w:gridSpan w:val="2"/>
            <w:tcBorders>
              <w:bottom w:val="single" w:color="8FB6EA" w:sz="5" w:space="0"/>
            </w:tcBorders>
            <w:shd w:val="clear" w:color="auto" w:fill="FFFFFF" w:themeFill="background1"/>
            <w:tcMar/>
          </w:tcPr>
          <w:p w:rsidRPr="00CC0718" w:rsidR="00C71DC8" w:rsidP="00244814" w:rsidRDefault="00C71DC8" w14:paraId="15757DDD" w14:textId="77777777">
            <w:pPr>
              <w:rPr>
                <w:color w:val="000000"/>
                <w:spacing w:val="-2"/>
                <w:sz w:val="18"/>
              </w:rPr>
            </w:pPr>
            <w:r w:rsidRPr="00CC0718">
              <w:rPr>
                <w:color w:val="000000"/>
                <w:spacing w:val="-2"/>
                <w:sz w:val="18"/>
              </w:rPr>
              <w:t>Document</w:t>
            </w:r>
          </w:p>
        </w:tc>
        <w:tc>
          <w:tcPr>
            <w:tcW w:w="1132" w:type="dxa"/>
            <w:tcBorders>
              <w:bottom w:val="single" w:color="8FB6EA" w:sz="5" w:space="0"/>
            </w:tcBorders>
            <w:shd w:val="clear" w:color="auto" w:fill="FFFFFF" w:themeFill="background1"/>
            <w:tcMar/>
          </w:tcPr>
          <w:p w:rsidRPr="00CC0718" w:rsidR="00C71DC8" w:rsidP="00244814" w:rsidRDefault="00C71DC8" w14:paraId="576A440D" w14:textId="77777777">
            <w:pPr>
              <w:rPr>
                <w:color w:val="000000"/>
                <w:spacing w:val="-2"/>
                <w:sz w:val="18"/>
              </w:rPr>
            </w:pPr>
            <w:r w:rsidRPr="00CC0718">
              <w:rPr>
                <w:color w:val="000000"/>
                <w:spacing w:val="-2"/>
                <w:sz w:val="18"/>
              </w:rPr>
              <w:t>10</w:t>
            </w:r>
          </w:p>
        </w:tc>
        <w:tc>
          <w:tcPr>
            <w:tcW w:w="1576" w:type="dxa"/>
            <w:gridSpan w:val="2"/>
            <w:tcBorders>
              <w:bottom w:val="single" w:color="8FB6EA" w:sz="5" w:space="0"/>
            </w:tcBorders>
            <w:shd w:val="clear" w:color="auto" w:fill="FFFFFF" w:themeFill="background1"/>
            <w:tcMar/>
          </w:tcPr>
          <w:p w:rsidRPr="00CC0718" w:rsidR="00C71DC8" w:rsidP="00244814" w:rsidRDefault="00C71DC8" w14:paraId="22C18C7A" w14:textId="77777777">
            <w:pPr>
              <w:rPr>
                <w:color w:val="000000"/>
                <w:spacing w:val="-2"/>
                <w:sz w:val="18"/>
              </w:rPr>
            </w:pPr>
            <w:r w:rsidRPr="00CC0718">
              <w:rPr>
                <w:color w:val="000000"/>
                <w:spacing w:val="-2"/>
                <w:sz w:val="18"/>
              </w:rPr>
              <w:t>42</w:t>
            </w:r>
          </w:p>
        </w:tc>
        <w:tc>
          <w:tcPr>
            <w:tcW w:w="1362" w:type="dxa"/>
            <w:tcBorders>
              <w:bottom w:val="single" w:color="8FB6EA" w:sz="5" w:space="0"/>
            </w:tcBorders>
            <w:shd w:val="clear" w:color="auto" w:fill="FFFFFF" w:themeFill="background1"/>
            <w:tcMar/>
          </w:tcPr>
          <w:p w:rsidRPr="00CC0718" w:rsidR="00C71DC8" w:rsidP="00244814" w:rsidRDefault="00C71DC8" w14:paraId="7636F16B" w14:textId="77777777">
            <w:pPr>
              <w:rPr>
                <w:color w:val="000000"/>
                <w:spacing w:val="-2"/>
                <w:sz w:val="18"/>
              </w:rPr>
            </w:pPr>
            <w:r w:rsidRPr="00CC0718">
              <w:rPr>
                <w:color w:val="000000"/>
                <w:spacing w:val="-2"/>
                <w:sz w:val="18"/>
              </w:rPr>
              <w:t>491</w:t>
            </w:r>
          </w:p>
        </w:tc>
        <w:tc>
          <w:tcPr>
            <w:tcW w:w="1690" w:type="dxa"/>
            <w:tcBorders>
              <w:bottom w:val="single" w:color="8FB6EA" w:sz="5" w:space="0"/>
            </w:tcBorders>
            <w:shd w:val="clear" w:color="auto" w:fill="FFFFFF" w:themeFill="background1"/>
            <w:tcMar/>
          </w:tcPr>
          <w:p w:rsidRPr="00CC0718" w:rsidR="00C71DC8" w:rsidP="00244814" w:rsidRDefault="00C71DC8" w14:paraId="34D8928E" w14:textId="77777777">
            <w:pPr>
              <w:rPr>
                <w:color w:val="000000"/>
                <w:spacing w:val="-2"/>
                <w:sz w:val="18"/>
              </w:rPr>
            </w:pPr>
            <w:r w:rsidRPr="00CC0718">
              <w:rPr>
                <w:color w:val="000000"/>
                <w:spacing w:val="-2"/>
                <w:sz w:val="18"/>
              </w:rPr>
              <w:t>42</w:t>
            </w:r>
          </w:p>
        </w:tc>
        <w:tc>
          <w:tcPr>
            <w:tcW w:w="1576" w:type="dxa"/>
            <w:tcBorders>
              <w:bottom w:val="single" w:color="8FB6EA" w:sz="5" w:space="0"/>
            </w:tcBorders>
            <w:shd w:val="clear" w:color="auto" w:fill="FFFFFF" w:themeFill="background1"/>
            <w:tcMar/>
          </w:tcPr>
          <w:p w:rsidRPr="00CC0718" w:rsidR="00C71DC8" w:rsidP="00244814" w:rsidRDefault="00C71DC8" w14:paraId="737B0EA6" w14:textId="77777777">
            <w:pPr>
              <w:rPr>
                <w:color w:val="000000"/>
                <w:spacing w:val="-2"/>
                <w:sz w:val="18"/>
              </w:rPr>
            </w:pPr>
          </w:p>
        </w:tc>
      </w:tr>
      <w:tr w:rsidRPr="00CC0718" w:rsidR="00C71DC8" w:rsidTr="3A33D0EC" w14:paraId="45E0EEDE" w14:textId="77777777">
        <w:trPr>
          <w:trHeight w:val="444" w:hRule="exact"/>
        </w:trPr>
        <w:tc>
          <w:tcPr>
            <w:tcW w:w="10717" w:type="dxa"/>
            <w:gridSpan w:val="8"/>
            <w:tcBorders>
              <w:top w:val="single" w:color="8FB6EA" w:sz="5" w:space="0"/>
            </w:tcBorders>
            <w:tcMar/>
          </w:tcPr>
          <w:p w:rsidRPr="00CC0718" w:rsidR="00C71DC8" w:rsidP="00244814" w:rsidRDefault="00C71DC8" w14:paraId="0E4D4872" w14:textId="77777777"/>
        </w:tc>
      </w:tr>
      <w:tr w:rsidRPr="00CC0718" w:rsidR="00C71DC8" w:rsidTr="3A33D0EC" w14:paraId="51F8D8D7" w14:textId="77777777">
        <w:trPr>
          <w:trHeight w:val="344" w:hRule="exact"/>
        </w:trPr>
        <w:tc>
          <w:tcPr>
            <w:tcW w:w="10717" w:type="dxa"/>
            <w:gridSpan w:val="8"/>
            <w:shd w:val="clear" w:color="auto" w:fill="FFFFFF" w:themeFill="background1"/>
            <w:tcMar/>
          </w:tcPr>
          <w:p w:rsidRPr="00CC0718" w:rsidR="00C71DC8" w:rsidP="00244814" w:rsidRDefault="00C71DC8" w14:paraId="61388FFD" w14:textId="77777777">
            <w:pPr>
              <w:rPr>
                <w:b/>
                <w:color w:val="5C83B4"/>
                <w:spacing w:val="-2"/>
                <w:sz w:val="24"/>
              </w:rPr>
            </w:pPr>
          </w:p>
        </w:tc>
      </w:tr>
      <w:tr w:rsidRPr="00CC0718" w:rsidR="00C71DC8" w:rsidTr="3A33D0EC" w14:paraId="3BB1599C" w14:textId="77777777">
        <w:trPr>
          <w:trHeight w:val="444" w:hRule="exact"/>
        </w:trPr>
        <w:tc>
          <w:tcPr>
            <w:tcW w:w="1805" w:type="dxa"/>
            <w:shd w:val="clear" w:color="auto" w:fill="FFFFFF" w:themeFill="background1"/>
            <w:tcMar/>
          </w:tcPr>
          <w:p w:rsidRPr="00CC0718" w:rsidR="00C71DC8" w:rsidP="00244814" w:rsidRDefault="00C71DC8" w14:paraId="52A39A94" w14:textId="77777777">
            <w:pPr>
              <w:rPr>
                <w:b/>
                <w:color w:val="5C83B4"/>
                <w:spacing w:val="-2"/>
                <w:sz w:val="24"/>
              </w:rPr>
            </w:pPr>
            <w:r w:rsidRPr="00CC0718">
              <w:rPr>
                <w:b/>
                <w:color w:val="5C83B4"/>
                <w:spacing w:val="-2"/>
                <w:sz w:val="24"/>
              </w:rPr>
              <w:t>Nickname:</w:t>
            </w:r>
          </w:p>
        </w:tc>
        <w:tc>
          <w:tcPr>
            <w:tcW w:w="8912" w:type="dxa"/>
            <w:gridSpan w:val="7"/>
            <w:vMerge w:val="restart"/>
            <w:shd w:val="clear" w:color="auto" w:fill="FFFFFF" w:themeFill="background1"/>
            <w:tcMar/>
          </w:tcPr>
          <w:p w:rsidRPr="00CC0718" w:rsidR="00C71DC8" w:rsidP="3A33D0EC" w:rsidRDefault="00C71DC8" w14:paraId="696DFDE0" w14:textId="77777777">
            <w:pPr>
              <w:rPr>
                <w:b w:val="1"/>
                <w:bCs w:val="1"/>
                <w:color w:val="5C83B4"/>
                <w:spacing w:val="-2"/>
                <w:sz w:val="24"/>
                <w:szCs w:val="24"/>
                <w:lang w:val="en-US"/>
              </w:rPr>
            </w:pPr>
            <w:r w:rsidRPr="3A33D0EC" w:rsidR="00C71DC8">
              <w:rPr>
                <w:b w:val="1"/>
                <w:bCs w:val="1"/>
                <w:color w:val="5C83B4"/>
                <w:spacing w:val="-2"/>
                <w:sz w:val="24"/>
                <w:szCs w:val="24"/>
                <w:lang w:val="en-US"/>
              </w:rPr>
              <w:t>Codes\\AXIAL CODE\\Q5- Primary Goals of the club\</w:t>
            </w:r>
            <w:r w:rsidRPr="3A33D0EC" w:rsidR="00C71DC8">
              <w:rPr>
                <w:b w:val="1"/>
                <w:bCs w:val="1"/>
                <w:color w:val="5C83B4"/>
                <w:spacing w:val="-2"/>
                <w:sz w:val="24"/>
                <w:szCs w:val="24"/>
                <w:lang w:val="en-US"/>
              </w:rPr>
              <w:t>BI WEEKLY</w:t>
            </w:r>
            <w:r w:rsidRPr="3A33D0EC" w:rsidR="00C71DC8">
              <w:rPr>
                <w:b w:val="1"/>
                <w:bCs w:val="1"/>
                <w:color w:val="5C83B4"/>
                <w:spacing w:val="-2"/>
                <w:sz w:val="24"/>
                <w:szCs w:val="24"/>
                <w:lang w:val="en-US"/>
              </w:rPr>
              <w:t xml:space="preserve"> MEETINGS</w:t>
            </w:r>
          </w:p>
        </w:tc>
      </w:tr>
      <w:tr w:rsidRPr="00CC0718" w:rsidR="00C71DC8" w:rsidTr="3A33D0EC" w14:paraId="753A6745" w14:textId="77777777">
        <w:trPr>
          <w:trHeight w:val="459" w:hRule="exact"/>
        </w:trPr>
        <w:tc>
          <w:tcPr>
            <w:tcW w:w="1805" w:type="dxa"/>
            <w:shd w:val="clear" w:color="auto" w:fill="FFFFFF" w:themeFill="background1"/>
            <w:tcMar/>
          </w:tcPr>
          <w:p w:rsidRPr="00CC0718" w:rsidR="00C71DC8" w:rsidP="00244814" w:rsidRDefault="00C71DC8" w14:paraId="1DC78A58" w14:textId="77777777">
            <w:pPr>
              <w:rPr>
                <w:b/>
                <w:color w:val="5C83B4"/>
                <w:spacing w:val="-2"/>
                <w:sz w:val="24"/>
              </w:rPr>
            </w:pPr>
            <w:r w:rsidRPr="00CC0718">
              <w:rPr>
                <w:b/>
                <w:color w:val="5C83B4"/>
                <w:spacing w:val="-2"/>
                <w:sz w:val="24"/>
              </w:rPr>
              <w:t>Classification:</w:t>
            </w:r>
          </w:p>
        </w:tc>
        <w:tc>
          <w:tcPr>
            <w:tcW w:w="8912" w:type="dxa"/>
            <w:gridSpan w:val="7"/>
            <w:vMerge/>
            <w:tcMar/>
          </w:tcPr>
          <w:p w:rsidRPr="00CC0718" w:rsidR="00C71DC8" w:rsidP="00244814" w:rsidRDefault="00C71DC8" w14:paraId="0B130F30" w14:textId="77777777"/>
        </w:tc>
      </w:tr>
      <w:tr w:rsidRPr="00CC0718" w:rsidR="00C71DC8" w:rsidTr="3A33D0EC" w14:paraId="46FCDC9C" w14:textId="77777777">
        <w:trPr>
          <w:trHeight w:val="444" w:hRule="exact"/>
        </w:trPr>
        <w:tc>
          <w:tcPr>
            <w:tcW w:w="1805" w:type="dxa"/>
            <w:shd w:val="clear" w:color="auto" w:fill="FFFFFF" w:themeFill="background1"/>
            <w:tcMar/>
          </w:tcPr>
          <w:p w:rsidRPr="00CC0718" w:rsidR="00C71DC8" w:rsidP="00244814" w:rsidRDefault="00C71DC8" w14:paraId="5C98C32B" w14:textId="77777777">
            <w:pPr>
              <w:rPr>
                <w:b/>
                <w:color w:val="5C83B4"/>
                <w:spacing w:val="-2"/>
                <w:sz w:val="24"/>
              </w:rPr>
            </w:pPr>
            <w:r w:rsidRPr="00CC0718">
              <w:rPr>
                <w:b/>
                <w:color w:val="5C83B4"/>
                <w:spacing w:val="-2"/>
                <w:sz w:val="24"/>
              </w:rPr>
              <w:t>Aggregated:</w:t>
            </w:r>
          </w:p>
        </w:tc>
        <w:tc>
          <w:tcPr>
            <w:tcW w:w="8912" w:type="dxa"/>
            <w:gridSpan w:val="7"/>
            <w:shd w:val="clear" w:color="auto" w:fill="FFFFFF" w:themeFill="background1"/>
            <w:tcMar/>
          </w:tcPr>
          <w:p w:rsidRPr="00CC0718" w:rsidR="00C71DC8" w:rsidP="00244814" w:rsidRDefault="00C71DC8" w14:paraId="6B842142" w14:textId="77777777">
            <w:pPr>
              <w:rPr>
                <w:b/>
                <w:color w:val="5C83B4"/>
                <w:spacing w:val="-2"/>
                <w:sz w:val="24"/>
              </w:rPr>
            </w:pPr>
            <w:r w:rsidRPr="00CC0718">
              <w:rPr>
                <w:b/>
                <w:color w:val="5C83B4"/>
                <w:spacing w:val="-2"/>
                <w:sz w:val="24"/>
              </w:rPr>
              <w:t>Yes</w:t>
            </w:r>
          </w:p>
        </w:tc>
      </w:tr>
      <w:tr w:rsidRPr="00CC0718" w:rsidR="00C71DC8" w:rsidTr="3A33D0EC" w14:paraId="486FA3DF" w14:textId="77777777">
        <w:trPr>
          <w:trHeight w:val="344" w:hRule="exact"/>
        </w:trPr>
        <w:tc>
          <w:tcPr>
            <w:tcW w:w="3381" w:type="dxa"/>
            <w:gridSpan w:val="2"/>
            <w:tcBorders>
              <w:bottom w:val="single" w:color="8FB6EA" w:sz="5" w:space="0"/>
            </w:tcBorders>
            <w:shd w:val="clear" w:color="auto" w:fill="FFFFFF" w:themeFill="background1"/>
            <w:tcMar/>
          </w:tcPr>
          <w:p w:rsidRPr="00CC0718" w:rsidR="00C71DC8" w:rsidP="00244814" w:rsidRDefault="00C71DC8" w14:paraId="6DA81B45" w14:textId="77777777">
            <w:pPr>
              <w:rPr>
                <w:color w:val="000000"/>
                <w:spacing w:val="-2"/>
                <w:sz w:val="18"/>
              </w:rPr>
            </w:pPr>
            <w:r w:rsidRPr="00CC0718">
              <w:rPr>
                <w:color w:val="000000"/>
                <w:spacing w:val="-2"/>
                <w:sz w:val="18"/>
              </w:rPr>
              <w:t>Document</w:t>
            </w:r>
          </w:p>
        </w:tc>
        <w:tc>
          <w:tcPr>
            <w:tcW w:w="1132" w:type="dxa"/>
            <w:tcBorders>
              <w:bottom w:val="single" w:color="8FB6EA" w:sz="5" w:space="0"/>
            </w:tcBorders>
            <w:shd w:val="clear" w:color="auto" w:fill="FFFFFF" w:themeFill="background1"/>
            <w:tcMar/>
          </w:tcPr>
          <w:p w:rsidRPr="00CC0718" w:rsidR="00C71DC8" w:rsidP="00244814" w:rsidRDefault="00C71DC8" w14:paraId="652B14A9" w14:textId="77777777">
            <w:pPr>
              <w:rPr>
                <w:color w:val="000000"/>
                <w:spacing w:val="-2"/>
                <w:sz w:val="18"/>
              </w:rPr>
            </w:pPr>
            <w:r w:rsidRPr="00CC0718">
              <w:rPr>
                <w:color w:val="000000"/>
                <w:spacing w:val="-2"/>
                <w:sz w:val="18"/>
              </w:rPr>
              <w:t>3</w:t>
            </w:r>
          </w:p>
        </w:tc>
        <w:tc>
          <w:tcPr>
            <w:tcW w:w="1576" w:type="dxa"/>
            <w:gridSpan w:val="2"/>
            <w:tcBorders>
              <w:bottom w:val="single" w:color="8FB6EA" w:sz="5" w:space="0"/>
            </w:tcBorders>
            <w:shd w:val="clear" w:color="auto" w:fill="FFFFFF" w:themeFill="background1"/>
            <w:tcMar/>
          </w:tcPr>
          <w:p w:rsidRPr="00CC0718" w:rsidR="00C71DC8" w:rsidP="00244814" w:rsidRDefault="00C71DC8" w14:paraId="40C47521" w14:textId="77777777">
            <w:pPr>
              <w:rPr>
                <w:color w:val="000000"/>
                <w:spacing w:val="-2"/>
                <w:sz w:val="18"/>
              </w:rPr>
            </w:pPr>
            <w:r w:rsidRPr="00CC0718">
              <w:rPr>
                <w:color w:val="000000"/>
                <w:spacing w:val="-2"/>
                <w:sz w:val="18"/>
              </w:rPr>
              <w:t>6</w:t>
            </w:r>
          </w:p>
        </w:tc>
        <w:tc>
          <w:tcPr>
            <w:tcW w:w="1362" w:type="dxa"/>
            <w:tcBorders>
              <w:bottom w:val="single" w:color="8FB6EA" w:sz="5" w:space="0"/>
            </w:tcBorders>
            <w:shd w:val="clear" w:color="auto" w:fill="FFFFFF" w:themeFill="background1"/>
            <w:tcMar/>
          </w:tcPr>
          <w:p w:rsidRPr="00CC0718" w:rsidR="00C71DC8" w:rsidP="00244814" w:rsidRDefault="00C71DC8" w14:paraId="4BCE55BE" w14:textId="77777777">
            <w:pPr>
              <w:rPr>
                <w:color w:val="000000"/>
                <w:spacing w:val="-2"/>
                <w:sz w:val="18"/>
              </w:rPr>
            </w:pPr>
            <w:r w:rsidRPr="00CC0718">
              <w:rPr>
                <w:color w:val="000000"/>
                <w:spacing w:val="-2"/>
                <w:sz w:val="18"/>
              </w:rPr>
              <w:t>58</w:t>
            </w:r>
          </w:p>
        </w:tc>
        <w:tc>
          <w:tcPr>
            <w:tcW w:w="1690" w:type="dxa"/>
            <w:tcBorders>
              <w:bottom w:val="single" w:color="8FB6EA" w:sz="5" w:space="0"/>
            </w:tcBorders>
            <w:shd w:val="clear" w:color="auto" w:fill="FFFFFF" w:themeFill="background1"/>
            <w:tcMar/>
          </w:tcPr>
          <w:p w:rsidRPr="00CC0718" w:rsidR="00C71DC8" w:rsidP="00244814" w:rsidRDefault="00C71DC8" w14:paraId="45BC434C" w14:textId="77777777">
            <w:pPr>
              <w:rPr>
                <w:color w:val="000000"/>
                <w:spacing w:val="-2"/>
                <w:sz w:val="18"/>
              </w:rPr>
            </w:pPr>
            <w:r w:rsidRPr="00CC0718">
              <w:rPr>
                <w:color w:val="000000"/>
                <w:spacing w:val="-2"/>
                <w:sz w:val="18"/>
              </w:rPr>
              <w:t>6</w:t>
            </w:r>
          </w:p>
        </w:tc>
        <w:tc>
          <w:tcPr>
            <w:tcW w:w="1576" w:type="dxa"/>
            <w:tcBorders>
              <w:bottom w:val="single" w:color="8FB6EA" w:sz="5" w:space="0"/>
            </w:tcBorders>
            <w:shd w:val="clear" w:color="auto" w:fill="FFFFFF" w:themeFill="background1"/>
            <w:tcMar/>
          </w:tcPr>
          <w:p w:rsidRPr="00CC0718" w:rsidR="00C71DC8" w:rsidP="00244814" w:rsidRDefault="00C71DC8" w14:paraId="626E9C50" w14:textId="77777777">
            <w:pPr>
              <w:rPr>
                <w:color w:val="000000"/>
                <w:spacing w:val="-2"/>
                <w:sz w:val="18"/>
              </w:rPr>
            </w:pPr>
          </w:p>
        </w:tc>
      </w:tr>
      <w:tr w:rsidRPr="00CC0718" w:rsidR="00C71DC8" w:rsidTr="3A33D0EC" w14:paraId="3F65DF23" w14:textId="77777777">
        <w:trPr>
          <w:trHeight w:val="444" w:hRule="exact"/>
        </w:trPr>
        <w:tc>
          <w:tcPr>
            <w:tcW w:w="10717" w:type="dxa"/>
            <w:gridSpan w:val="8"/>
            <w:tcBorders>
              <w:top w:val="single" w:color="8FB6EA" w:sz="5" w:space="0"/>
            </w:tcBorders>
            <w:tcMar/>
          </w:tcPr>
          <w:p w:rsidRPr="00CC0718" w:rsidR="00C71DC8" w:rsidP="00244814" w:rsidRDefault="00C71DC8" w14:paraId="7DEE70AF" w14:textId="77777777"/>
        </w:tc>
      </w:tr>
      <w:tr w:rsidRPr="00CC0718" w:rsidR="00C71DC8" w:rsidTr="3A33D0EC" w14:paraId="7DDE2883" w14:textId="77777777">
        <w:trPr>
          <w:trHeight w:val="602" w:hRule="exact"/>
        </w:trPr>
        <w:tc>
          <w:tcPr>
            <w:tcW w:w="10717" w:type="dxa"/>
            <w:gridSpan w:val="8"/>
            <w:shd w:val="clear" w:color="auto" w:fill="FFFFFF" w:themeFill="background1"/>
            <w:tcMar/>
          </w:tcPr>
          <w:p w:rsidRPr="00CC0718" w:rsidR="00C71DC8" w:rsidP="00244814" w:rsidRDefault="00C71DC8" w14:paraId="422E1B67" w14:textId="77777777">
            <w:pPr>
              <w:rPr>
                <w:b/>
                <w:color w:val="5C83B4"/>
                <w:spacing w:val="-2"/>
                <w:sz w:val="24"/>
              </w:rPr>
            </w:pPr>
          </w:p>
        </w:tc>
      </w:tr>
      <w:tr w:rsidRPr="00CC0718" w:rsidR="00C71DC8" w:rsidTr="3A33D0EC" w14:paraId="309020C3" w14:textId="77777777">
        <w:trPr>
          <w:trHeight w:val="458" w:hRule="exact"/>
        </w:trPr>
        <w:tc>
          <w:tcPr>
            <w:tcW w:w="1805" w:type="dxa"/>
            <w:shd w:val="clear" w:color="auto" w:fill="FFFFFF" w:themeFill="background1"/>
            <w:tcMar/>
          </w:tcPr>
          <w:p w:rsidRPr="00CC0718" w:rsidR="00C71DC8" w:rsidP="00244814" w:rsidRDefault="00C71DC8" w14:paraId="4EC53196" w14:textId="77777777">
            <w:pPr>
              <w:rPr>
                <w:b/>
                <w:color w:val="5C83B4"/>
                <w:spacing w:val="-2"/>
                <w:sz w:val="24"/>
              </w:rPr>
            </w:pPr>
            <w:r w:rsidRPr="00CC0718">
              <w:rPr>
                <w:b/>
                <w:color w:val="5C83B4"/>
                <w:spacing w:val="-2"/>
                <w:sz w:val="24"/>
              </w:rPr>
              <w:t>Nickname:</w:t>
            </w:r>
          </w:p>
        </w:tc>
        <w:tc>
          <w:tcPr>
            <w:tcW w:w="8912" w:type="dxa"/>
            <w:gridSpan w:val="7"/>
            <w:vMerge w:val="restart"/>
            <w:shd w:val="clear" w:color="auto" w:fill="FFFFFF" w:themeFill="background1"/>
            <w:tcMar/>
          </w:tcPr>
          <w:p w:rsidRPr="00CC0718" w:rsidR="00C71DC8" w:rsidP="3A33D0EC" w:rsidRDefault="00C71DC8" w14:paraId="7E0C150A" w14:textId="77777777">
            <w:pPr>
              <w:rPr>
                <w:b w:val="1"/>
                <w:bCs w:val="1"/>
                <w:color w:val="5C83B4"/>
                <w:spacing w:val="-2"/>
                <w:sz w:val="24"/>
                <w:szCs w:val="24"/>
                <w:lang w:val="en-US"/>
              </w:rPr>
            </w:pPr>
            <w:r w:rsidRPr="3A33D0EC" w:rsidR="00C71DC8">
              <w:rPr>
                <w:b w:val="1"/>
                <w:bCs w:val="1"/>
                <w:color w:val="5C83B4"/>
                <w:spacing w:val="-2"/>
                <w:sz w:val="24"/>
                <w:szCs w:val="24"/>
                <w:lang w:val="en-US"/>
              </w:rPr>
              <w:t>Codes\\AXIAL CODE\\Q5- Primary Goals of the club\</w:t>
            </w:r>
            <w:r w:rsidRPr="3A33D0EC" w:rsidR="00C71DC8">
              <w:rPr>
                <w:b w:val="1"/>
                <w:bCs w:val="1"/>
                <w:color w:val="5C83B4"/>
                <w:spacing w:val="-2"/>
                <w:sz w:val="24"/>
                <w:szCs w:val="24"/>
                <w:lang w:val="en-US"/>
              </w:rPr>
              <w:t>BI WEEKLY</w:t>
            </w:r>
            <w:r w:rsidRPr="3A33D0EC" w:rsidR="00C71DC8">
              <w:rPr>
                <w:b w:val="1"/>
                <w:bCs w:val="1"/>
                <w:color w:val="5C83B4"/>
                <w:spacing w:val="-2"/>
                <w:sz w:val="24"/>
                <w:szCs w:val="24"/>
                <w:lang w:val="en-US"/>
              </w:rPr>
              <w:t xml:space="preserve"> MEETINGS\Missing consecutive meetings leads to step down of the chair</w:t>
            </w:r>
          </w:p>
        </w:tc>
      </w:tr>
      <w:tr w:rsidRPr="00CC0718" w:rsidR="00C71DC8" w:rsidTr="3A33D0EC" w14:paraId="77BABF93" w14:textId="77777777">
        <w:trPr>
          <w:trHeight w:val="445" w:hRule="exact"/>
        </w:trPr>
        <w:tc>
          <w:tcPr>
            <w:tcW w:w="1805" w:type="dxa"/>
            <w:shd w:val="clear" w:color="auto" w:fill="FFFFFF" w:themeFill="background1"/>
            <w:tcMar/>
          </w:tcPr>
          <w:p w:rsidRPr="00CC0718" w:rsidR="00C71DC8" w:rsidP="00244814" w:rsidRDefault="00C71DC8" w14:paraId="2445A38C" w14:textId="77777777">
            <w:pPr>
              <w:rPr>
                <w:b/>
                <w:color w:val="5C83B4"/>
                <w:spacing w:val="-2"/>
                <w:sz w:val="24"/>
              </w:rPr>
            </w:pPr>
            <w:r w:rsidRPr="00CC0718">
              <w:rPr>
                <w:b/>
                <w:color w:val="5C83B4"/>
                <w:spacing w:val="-2"/>
                <w:sz w:val="24"/>
              </w:rPr>
              <w:t>Classification:</w:t>
            </w:r>
          </w:p>
        </w:tc>
        <w:tc>
          <w:tcPr>
            <w:tcW w:w="8912" w:type="dxa"/>
            <w:gridSpan w:val="7"/>
            <w:vMerge/>
            <w:tcMar/>
          </w:tcPr>
          <w:p w:rsidRPr="00CC0718" w:rsidR="00C71DC8" w:rsidP="00244814" w:rsidRDefault="00C71DC8" w14:paraId="1E9FE902" w14:textId="77777777"/>
        </w:tc>
      </w:tr>
      <w:tr w:rsidRPr="00CC0718" w:rsidR="00C71DC8" w:rsidTr="3A33D0EC" w14:paraId="20AD5CFE" w14:textId="77777777">
        <w:trPr>
          <w:trHeight w:val="458" w:hRule="exact"/>
        </w:trPr>
        <w:tc>
          <w:tcPr>
            <w:tcW w:w="1805" w:type="dxa"/>
            <w:shd w:val="clear" w:color="auto" w:fill="FFFFFF" w:themeFill="background1"/>
            <w:tcMar/>
          </w:tcPr>
          <w:p w:rsidRPr="00CC0718" w:rsidR="00C71DC8" w:rsidP="00244814" w:rsidRDefault="00C71DC8" w14:paraId="5254600A" w14:textId="77777777">
            <w:pPr>
              <w:rPr>
                <w:b/>
                <w:color w:val="5C83B4"/>
                <w:spacing w:val="-2"/>
                <w:sz w:val="24"/>
              </w:rPr>
            </w:pPr>
            <w:r w:rsidRPr="00CC0718">
              <w:rPr>
                <w:b/>
                <w:color w:val="5C83B4"/>
                <w:spacing w:val="-2"/>
                <w:sz w:val="24"/>
              </w:rPr>
              <w:t>Aggregated:</w:t>
            </w:r>
          </w:p>
        </w:tc>
        <w:tc>
          <w:tcPr>
            <w:tcW w:w="8912" w:type="dxa"/>
            <w:gridSpan w:val="7"/>
            <w:shd w:val="clear" w:color="auto" w:fill="FFFFFF" w:themeFill="background1"/>
            <w:tcMar/>
          </w:tcPr>
          <w:p w:rsidRPr="00CC0718" w:rsidR="00C71DC8" w:rsidP="00244814" w:rsidRDefault="00C71DC8" w14:paraId="09F54038" w14:textId="77777777">
            <w:pPr>
              <w:rPr>
                <w:b/>
                <w:color w:val="5C83B4"/>
                <w:spacing w:val="-2"/>
                <w:sz w:val="24"/>
              </w:rPr>
            </w:pPr>
            <w:r w:rsidRPr="00CC0718">
              <w:rPr>
                <w:b/>
                <w:color w:val="5C83B4"/>
                <w:spacing w:val="-2"/>
                <w:sz w:val="24"/>
              </w:rPr>
              <w:t>No</w:t>
            </w:r>
          </w:p>
        </w:tc>
      </w:tr>
      <w:tr w:rsidRPr="00CC0718" w:rsidR="00C71DC8" w:rsidTr="3A33D0EC" w14:paraId="4C7BCB53" w14:textId="77777777">
        <w:trPr>
          <w:trHeight w:val="344" w:hRule="exact"/>
        </w:trPr>
        <w:tc>
          <w:tcPr>
            <w:tcW w:w="3381" w:type="dxa"/>
            <w:gridSpan w:val="2"/>
            <w:tcBorders>
              <w:bottom w:val="single" w:color="8FB6EA" w:sz="5" w:space="0"/>
            </w:tcBorders>
            <w:shd w:val="clear" w:color="auto" w:fill="FFFFFF" w:themeFill="background1"/>
            <w:tcMar/>
          </w:tcPr>
          <w:p w:rsidRPr="00CC0718" w:rsidR="00C71DC8" w:rsidP="00244814" w:rsidRDefault="00C71DC8" w14:paraId="35D53C0A" w14:textId="77777777">
            <w:pPr>
              <w:rPr>
                <w:color w:val="000000"/>
                <w:spacing w:val="-2"/>
                <w:sz w:val="18"/>
              </w:rPr>
            </w:pPr>
            <w:r w:rsidRPr="00CC0718">
              <w:rPr>
                <w:color w:val="000000"/>
                <w:spacing w:val="-2"/>
                <w:sz w:val="18"/>
              </w:rPr>
              <w:t>Document</w:t>
            </w:r>
          </w:p>
        </w:tc>
        <w:tc>
          <w:tcPr>
            <w:tcW w:w="1132" w:type="dxa"/>
            <w:tcBorders>
              <w:bottom w:val="single" w:color="8FB6EA" w:sz="5" w:space="0"/>
            </w:tcBorders>
            <w:shd w:val="clear" w:color="auto" w:fill="FFFFFF" w:themeFill="background1"/>
            <w:tcMar/>
          </w:tcPr>
          <w:p w:rsidRPr="00CC0718" w:rsidR="00C71DC8" w:rsidP="00244814" w:rsidRDefault="00C71DC8" w14:paraId="506D1536" w14:textId="77777777">
            <w:pPr>
              <w:rPr>
                <w:color w:val="000000"/>
                <w:spacing w:val="-2"/>
                <w:sz w:val="18"/>
              </w:rPr>
            </w:pPr>
            <w:r w:rsidRPr="00CC0718">
              <w:rPr>
                <w:color w:val="000000"/>
                <w:spacing w:val="-2"/>
                <w:sz w:val="18"/>
              </w:rPr>
              <w:t>1</w:t>
            </w:r>
          </w:p>
        </w:tc>
        <w:tc>
          <w:tcPr>
            <w:tcW w:w="1576" w:type="dxa"/>
            <w:gridSpan w:val="2"/>
            <w:tcBorders>
              <w:bottom w:val="single" w:color="8FB6EA" w:sz="5" w:space="0"/>
            </w:tcBorders>
            <w:shd w:val="clear" w:color="auto" w:fill="FFFFFF" w:themeFill="background1"/>
            <w:tcMar/>
          </w:tcPr>
          <w:p w:rsidRPr="00CC0718" w:rsidR="00C71DC8" w:rsidP="00244814" w:rsidRDefault="00C71DC8" w14:paraId="03D3A0B2" w14:textId="77777777">
            <w:pPr>
              <w:rPr>
                <w:color w:val="000000"/>
                <w:spacing w:val="-2"/>
                <w:sz w:val="18"/>
              </w:rPr>
            </w:pPr>
            <w:r w:rsidRPr="00CC0718">
              <w:rPr>
                <w:color w:val="000000"/>
                <w:spacing w:val="-2"/>
                <w:sz w:val="18"/>
              </w:rPr>
              <w:t>1</w:t>
            </w:r>
          </w:p>
        </w:tc>
        <w:tc>
          <w:tcPr>
            <w:tcW w:w="1362" w:type="dxa"/>
            <w:tcBorders>
              <w:bottom w:val="single" w:color="8FB6EA" w:sz="5" w:space="0"/>
            </w:tcBorders>
            <w:shd w:val="clear" w:color="auto" w:fill="FFFFFF" w:themeFill="background1"/>
            <w:tcMar/>
          </w:tcPr>
          <w:p w:rsidRPr="00CC0718" w:rsidR="00C71DC8" w:rsidP="00244814" w:rsidRDefault="00C71DC8" w14:paraId="68C88B9A" w14:textId="77777777">
            <w:pPr>
              <w:rPr>
                <w:color w:val="000000"/>
                <w:spacing w:val="-2"/>
                <w:sz w:val="18"/>
              </w:rPr>
            </w:pPr>
            <w:r w:rsidRPr="00CC0718">
              <w:rPr>
                <w:color w:val="000000"/>
                <w:spacing w:val="-2"/>
                <w:sz w:val="18"/>
              </w:rPr>
              <w:t>19</w:t>
            </w:r>
          </w:p>
        </w:tc>
        <w:tc>
          <w:tcPr>
            <w:tcW w:w="1690" w:type="dxa"/>
            <w:tcBorders>
              <w:bottom w:val="single" w:color="8FB6EA" w:sz="5" w:space="0"/>
            </w:tcBorders>
            <w:shd w:val="clear" w:color="auto" w:fill="FFFFFF" w:themeFill="background1"/>
            <w:tcMar/>
          </w:tcPr>
          <w:p w:rsidRPr="00CC0718" w:rsidR="00C71DC8" w:rsidP="00244814" w:rsidRDefault="00C71DC8" w14:paraId="70A082F6" w14:textId="77777777">
            <w:pPr>
              <w:rPr>
                <w:color w:val="000000"/>
                <w:spacing w:val="-2"/>
                <w:sz w:val="18"/>
              </w:rPr>
            </w:pPr>
            <w:r w:rsidRPr="00CC0718">
              <w:rPr>
                <w:color w:val="000000"/>
                <w:spacing w:val="-2"/>
                <w:sz w:val="18"/>
              </w:rPr>
              <w:t>1</w:t>
            </w:r>
          </w:p>
        </w:tc>
        <w:tc>
          <w:tcPr>
            <w:tcW w:w="1576" w:type="dxa"/>
            <w:tcBorders>
              <w:bottom w:val="single" w:color="8FB6EA" w:sz="5" w:space="0"/>
            </w:tcBorders>
            <w:shd w:val="clear" w:color="auto" w:fill="FFFFFF" w:themeFill="background1"/>
            <w:tcMar/>
          </w:tcPr>
          <w:p w:rsidRPr="00CC0718" w:rsidR="00C71DC8" w:rsidP="00244814" w:rsidRDefault="00C71DC8" w14:paraId="58CD0669" w14:textId="77777777">
            <w:pPr>
              <w:rPr>
                <w:color w:val="000000"/>
                <w:spacing w:val="-2"/>
                <w:sz w:val="18"/>
              </w:rPr>
            </w:pPr>
          </w:p>
        </w:tc>
      </w:tr>
      <w:tr w:rsidRPr="00CC0718" w:rsidR="00C71DC8" w:rsidTr="3A33D0EC" w14:paraId="1EAB0305" w14:textId="77777777">
        <w:trPr>
          <w:trHeight w:val="745" w:hRule="exact"/>
        </w:trPr>
        <w:tc>
          <w:tcPr>
            <w:tcW w:w="10717" w:type="dxa"/>
            <w:gridSpan w:val="8"/>
            <w:tcBorders>
              <w:top w:val="single" w:color="8FB6EA" w:sz="5" w:space="0"/>
            </w:tcBorders>
            <w:tcMar/>
          </w:tcPr>
          <w:p w:rsidRPr="00CC0718" w:rsidR="00C71DC8" w:rsidP="00244814" w:rsidRDefault="00C71DC8" w14:paraId="44341F8B" w14:textId="77777777"/>
        </w:tc>
      </w:tr>
      <w:tr w:rsidRPr="00CC0718" w:rsidR="00C71DC8" w:rsidTr="3A33D0EC" w14:paraId="044C2599" w14:textId="77777777">
        <w:trPr>
          <w:trHeight w:val="759" w:hRule="exact"/>
        </w:trPr>
        <w:tc>
          <w:tcPr>
            <w:tcW w:w="10717" w:type="dxa"/>
            <w:gridSpan w:val="8"/>
            <w:tcMar/>
          </w:tcPr>
          <w:p w:rsidRPr="00CC0718" w:rsidR="00C71DC8" w:rsidP="00244814" w:rsidRDefault="00C71DC8" w14:paraId="219FA365" w14:textId="77777777"/>
        </w:tc>
      </w:tr>
      <w:tr w:rsidRPr="00CC0718" w:rsidR="00C71DC8" w:rsidTr="3A33D0EC" w14:paraId="6792379D" w14:textId="77777777">
        <w:trPr>
          <w:trHeight w:val="459" w:hRule="exact"/>
        </w:trPr>
        <w:tc>
          <w:tcPr>
            <w:tcW w:w="5359" w:type="dxa"/>
            <w:gridSpan w:val="4"/>
            <w:shd w:val="clear" w:color="auto" w:fill="FFFFFF" w:themeFill="background1"/>
            <w:tcMar/>
          </w:tcPr>
          <w:p w:rsidRPr="00CC0718" w:rsidR="00C71DC8" w:rsidP="00244814" w:rsidRDefault="00C71DC8" w14:paraId="784B1221" w14:textId="77777777">
            <w:pPr>
              <w:jc w:val="right"/>
              <w:rPr>
                <w:color w:val="000066"/>
                <w:spacing w:val="-2"/>
                <w:sz w:val="16"/>
              </w:rPr>
            </w:pPr>
            <w:r w:rsidRPr="00CC0718">
              <w:rPr>
                <w:color w:val="000066"/>
                <w:spacing w:val="-2"/>
                <w:sz w:val="16"/>
              </w:rPr>
              <w:t>Formatted Reports\\Code Summary Formatted Report</w:t>
            </w:r>
          </w:p>
        </w:tc>
        <w:tc>
          <w:tcPr>
            <w:tcW w:w="5358" w:type="dxa"/>
            <w:gridSpan w:val="4"/>
            <w:shd w:val="clear" w:color="auto" w:fill="FFFFFF" w:themeFill="background1"/>
            <w:tcMar/>
          </w:tcPr>
          <w:p w:rsidRPr="00CC0718" w:rsidR="00C71DC8" w:rsidP="00244814" w:rsidRDefault="00C71DC8" w14:paraId="73037AFD" w14:textId="77777777">
            <w:pPr>
              <w:jc w:val="right"/>
              <w:rPr>
                <w:color w:val="000066"/>
                <w:spacing w:val="-2"/>
                <w:sz w:val="16"/>
              </w:rPr>
            </w:pPr>
            <w:r w:rsidRPr="00CC0718">
              <w:rPr>
                <w:color w:val="000066"/>
                <w:spacing w:val="-2"/>
                <w:sz w:val="16"/>
              </w:rPr>
              <w:t>Page 67 of 104</w:t>
            </w:r>
          </w:p>
        </w:tc>
      </w:tr>
      <w:tr w:rsidRPr="00CC0718" w:rsidR="00C71DC8" w:rsidTr="3A33D0EC" w14:paraId="302C3713" w14:textId="77777777">
        <w:trPr>
          <w:trHeight w:val="444" w:hRule="exact"/>
        </w:trPr>
        <w:tc>
          <w:tcPr>
            <w:tcW w:w="10717" w:type="dxa"/>
            <w:gridSpan w:val="8"/>
            <w:shd w:val="clear" w:color="auto" w:fill="FFFFFF" w:themeFill="background1"/>
            <w:tcMar/>
            <w:vAlign w:val="center"/>
          </w:tcPr>
          <w:p w:rsidRPr="00CC0718" w:rsidR="00C71DC8" w:rsidP="00244814" w:rsidRDefault="00C71DC8" w14:paraId="6F6C7E0A" w14:textId="77777777">
            <w:pPr>
              <w:jc w:val="right"/>
              <w:rPr>
                <w:color w:val="000066"/>
                <w:spacing w:val="-2"/>
                <w:sz w:val="16"/>
              </w:rPr>
            </w:pPr>
            <w:r w:rsidRPr="00CC0718">
              <w:rPr>
                <w:color w:val="000066"/>
                <w:spacing w:val="-2"/>
                <w:sz w:val="16"/>
              </w:rPr>
              <w:t>11/13/2024 3:39 PM</w:t>
            </w:r>
          </w:p>
        </w:tc>
      </w:tr>
      <w:tr w:rsidRPr="00CC0718" w:rsidR="00C71DC8" w:rsidTr="3A33D0EC" w14:paraId="650EE01B" w14:textId="77777777">
        <w:trPr>
          <w:trHeight w:val="458" w:hRule="exact"/>
        </w:trPr>
        <w:tc>
          <w:tcPr>
            <w:tcW w:w="3381" w:type="dxa"/>
            <w:gridSpan w:val="2"/>
            <w:shd w:val="clear" w:color="auto" w:fill="8FB6EA"/>
            <w:tcMar/>
          </w:tcPr>
          <w:p w:rsidRPr="00CC0718" w:rsidR="00C71DC8" w:rsidP="00244814" w:rsidRDefault="00C71DC8" w14:paraId="2B49ADE5" w14:textId="77777777">
            <w:pPr>
              <w:rPr>
                <w:b/>
                <w:color w:val="000066"/>
                <w:spacing w:val="-2"/>
                <w:sz w:val="18"/>
              </w:rPr>
            </w:pPr>
            <w:r w:rsidRPr="00CC0718">
              <w:rPr>
                <w:b/>
                <w:color w:val="000066"/>
                <w:spacing w:val="-2"/>
                <w:sz w:val="18"/>
              </w:rPr>
              <w:t>File Type</w:t>
            </w:r>
          </w:p>
        </w:tc>
        <w:tc>
          <w:tcPr>
            <w:tcW w:w="1132" w:type="dxa"/>
            <w:shd w:val="clear" w:color="auto" w:fill="8FB6EA"/>
            <w:tcMar/>
          </w:tcPr>
          <w:p w:rsidRPr="00CC0718" w:rsidR="00C71DC8" w:rsidP="00244814" w:rsidRDefault="00C71DC8" w14:paraId="44A0E370" w14:textId="77777777">
            <w:pPr>
              <w:rPr>
                <w:b/>
                <w:color w:val="000066"/>
                <w:spacing w:val="-2"/>
                <w:sz w:val="18"/>
              </w:rPr>
            </w:pPr>
            <w:r w:rsidRPr="00CC0718">
              <w:rPr>
                <w:b/>
                <w:color w:val="000066"/>
                <w:spacing w:val="-2"/>
                <w:sz w:val="18"/>
              </w:rPr>
              <w:t>Number of Files</w:t>
            </w:r>
          </w:p>
        </w:tc>
        <w:tc>
          <w:tcPr>
            <w:tcW w:w="1576" w:type="dxa"/>
            <w:gridSpan w:val="2"/>
            <w:shd w:val="clear" w:color="auto" w:fill="8FB6EA"/>
            <w:tcMar/>
          </w:tcPr>
          <w:p w:rsidRPr="00CC0718" w:rsidR="00C71DC8" w:rsidP="00244814" w:rsidRDefault="00C71DC8" w14:paraId="6B4210D5" w14:textId="77777777">
            <w:pPr>
              <w:rPr>
                <w:b/>
                <w:color w:val="000066"/>
                <w:spacing w:val="-2"/>
                <w:sz w:val="18"/>
              </w:rPr>
            </w:pPr>
            <w:r w:rsidRPr="00CC0718">
              <w:rPr>
                <w:b/>
                <w:color w:val="000066"/>
                <w:spacing w:val="-2"/>
                <w:sz w:val="18"/>
              </w:rPr>
              <w:t>Number of Coding References</w:t>
            </w:r>
          </w:p>
        </w:tc>
        <w:tc>
          <w:tcPr>
            <w:tcW w:w="1362" w:type="dxa"/>
            <w:shd w:val="clear" w:color="auto" w:fill="8FB6EA"/>
            <w:tcMar/>
          </w:tcPr>
          <w:p w:rsidRPr="00CC0718" w:rsidR="00C71DC8" w:rsidP="00244814" w:rsidRDefault="00C71DC8" w14:paraId="608CB0B7" w14:textId="77777777">
            <w:pPr>
              <w:rPr>
                <w:b/>
                <w:color w:val="000066"/>
                <w:spacing w:val="-2"/>
                <w:sz w:val="18"/>
              </w:rPr>
            </w:pPr>
            <w:r w:rsidRPr="00CC0718">
              <w:rPr>
                <w:b/>
                <w:color w:val="000066"/>
                <w:spacing w:val="-2"/>
                <w:sz w:val="18"/>
              </w:rPr>
              <w:t>Number of Words Coded</w:t>
            </w:r>
          </w:p>
        </w:tc>
        <w:tc>
          <w:tcPr>
            <w:tcW w:w="1690" w:type="dxa"/>
            <w:shd w:val="clear" w:color="auto" w:fill="8FB6EA"/>
            <w:tcMar/>
          </w:tcPr>
          <w:p w:rsidRPr="00CC0718" w:rsidR="00C71DC8" w:rsidP="00244814" w:rsidRDefault="00C71DC8" w14:paraId="1064478E" w14:textId="77777777">
            <w:pPr>
              <w:rPr>
                <w:b/>
                <w:color w:val="000066"/>
                <w:spacing w:val="-2"/>
                <w:sz w:val="18"/>
              </w:rPr>
            </w:pPr>
            <w:r w:rsidRPr="00CC0718">
              <w:rPr>
                <w:b/>
                <w:color w:val="000066"/>
                <w:spacing w:val="-2"/>
                <w:sz w:val="18"/>
              </w:rPr>
              <w:t>Number of Paragraphs Coded</w:t>
            </w:r>
          </w:p>
        </w:tc>
        <w:tc>
          <w:tcPr>
            <w:tcW w:w="1576" w:type="dxa"/>
            <w:shd w:val="clear" w:color="auto" w:fill="8FB6EA"/>
            <w:tcMar/>
          </w:tcPr>
          <w:p w:rsidRPr="00CC0718" w:rsidR="00C71DC8" w:rsidP="00244814" w:rsidRDefault="00C71DC8" w14:paraId="7219DBB7" w14:textId="77777777">
            <w:pPr>
              <w:rPr>
                <w:b/>
                <w:color w:val="000066"/>
                <w:spacing w:val="-2"/>
                <w:sz w:val="18"/>
              </w:rPr>
            </w:pPr>
            <w:r w:rsidRPr="00CC0718">
              <w:rPr>
                <w:b/>
                <w:color w:val="000066"/>
                <w:spacing w:val="-2"/>
                <w:sz w:val="18"/>
              </w:rPr>
              <w:t>Duration Coded</w:t>
            </w:r>
          </w:p>
        </w:tc>
      </w:tr>
      <w:tr w:rsidRPr="00CC0718" w:rsidR="00C71DC8" w:rsidTr="3A33D0EC" w14:paraId="6BC40461" w14:textId="77777777">
        <w:trPr>
          <w:trHeight w:val="617" w:hRule="exact"/>
        </w:trPr>
        <w:tc>
          <w:tcPr>
            <w:tcW w:w="10717" w:type="dxa"/>
            <w:gridSpan w:val="8"/>
            <w:shd w:val="clear" w:color="auto" w:fill="FFFFFF" w:themeFill="background1"/>
            <w:tcMar/>
          </w:tcPr>
          <w:p w:rsidRPr="00CC0718" w:rsidR="00C71DC8" w:rsidP="00244814" w:rsidRDefault="00C71DC8" w14:paraId="06B869EB" w14:textId="77777777">
            <w:pPr>
              <w:rPr>
                <w:b/>
                <w:color w:val="5C83B4"/>
                <w:spacing w:val="-2"/>
                <w:sz w:val="24"/>
              </w:rPr>
            </w:pPr>
          </w:p>
        </w:tc>
      </w:tr>
      <w:tr w:rsidRPr="00CC0718" w:rsidR="00C71DC8" w:rsidTr="3A33D0EC" w14:paraId="60A503AF" w14:textId="77777777">
        <w:trPr>
          <w:trHeight w:val="444" w:hRule="exact"/>
        </w:trPr>
        <w:tc>
          <w:tcPr>
            <w:tcW w:w="1805" w:type="dxa"/>
            <w:shd w:val="clear" w:color="auto" w:fill="FFFFFF" w:themeFill="background1"/>
            <w:tcMar/>
          </w:tcPr>
          <w:p w:rsidRPr="00CC0718" w:rsidR="00C71DC8" w:rsidP="00244814" w:rsidRDefault="00C71DC8" w14:paraId="59E8FD4A" w14:textId="77777777">
            <w:pPr>
              <w:rPr>
                <w:b/>
                <w:color w:val="5C83B4"/>
                <w:spacing w:val="-2"/>
                <w:sz w:val="24"/>
              </w:rPr>
            </w:pPr>
            <w:r w:rsidRPr="00CC0718">
              <w:rPr>
                <w:b/>
                <w:color w:val="5C83B4"/>
                <w:spacing w:val="-2"/>
                <w:sz w:val="24"/>
              </w:rPr>
              <w:t>Nickname:</w:t>
            </w:r>
          </w:p>
        </w:tc>
        <w:tc>
          <w:tcPr>
            <w:tcW w:w="8912" w:type="dxa"/>
            <w:gridSpan w:val="7"/>
            <w:vMerge w:val="restart"/>
            <w:shd w:val="clear" w:color="auto" w:fill="FFFFFF" w:themeFill="background1"/>
            <w:tcMar/>
          </w:tcPr>
          <w:p w:rsidRPr="00CC0718" w:rsidR="00C71DC8" w:rsidP="3A33D0EC" w:rsidRDefault="00C71DC8" w14:paraId="5A49EA0E" w14:textId="77777777">
            <w:pPr>
              <w:rPr>
                <w:b w:val="1"/>
                <w:bCs w:val="1"/>
                <w:color w:val="5C83B4"/>
                <w:spacing w:val="-2"/>
                <w:sz w:val="24"/>
                <w:szCs w:val="24"/>
                <w:lang w:val="en-US"/>
              </w:rPr>
            </w:pPr>
            <w:r w:rsidRPr="3A33D0EC" w:rsidR="00C71DC8">
              <w:rPr>
                <w:b w:val="1"/>
                <w:bCs w:val="1"/>
                <w:color w:val="5C83B4"/>
                <w:spacing w:val="-2"/>
                <w:sz w:val="24"/>
                <w:szCs w:val="24"/>
                <w:lang w:val="en-US"/>
              </w:rPr>
              <w:t>Codes\\AXIAL CODE\\Q5- Primary Goals of the club\</w:t>
            </w:r>
            <w:r w:rsidRPr="3A33D0EC" w:rsidR="00C71DC8">
              <w:rPr>
                <w:b w:val="1"/>
                <w:bCs w:val="1"/>
                <w:color w:val="5C83B4"/>
                <w:spacing w:val="-2"/>
                <w:sz w:val="24"/>
                <w:szCs w:val="24"/>
                <w:lang w:val="en-US"/>
              </w:rPr>
              <w:t>BI WEEKLY</w:t>
            </w:r>
            <w:r w:rsidRPr="3A33D0EC" w:rsidR="00C71DC8">
              <w:rPr>
                <w:b w:val="1"/>
                <w:bCs w:val="1"/>
                <w:color w:val="5C83B4"/>
                <w:spacing w:val="-2"/>
                <w:sz w:val="24"/>
                <w:szCs w:val="24"/>
                <w:lang w:val="en-US"/>
              </w:rPr>
              <w:t xml:space="preserve"> MEETINGS\we gather and discuss the events which we want to make</w:t>
            </w:r>
          </w:p>
        </w:tc>
      </w:tr>
      <w:tr w:rsidRPr="00CC0718" w:rsidR="00C71DC8" w:rsidTr="3A33D0EC" w14:paraId="1DCFE42D" w14:textId="77777777">
        <w:trPr>
          <w:trHeight w:val="458" w:hRule="exact"/>
        </w:trPr>
        <w:tc>
          <w:tcPr>
            <w:tcW w:w="1805" w:type="dxa"/>
            <w:shd w:val="clear" w:color="auto" w:fill="FFFFFF" w:themeFill="background1"/>
            <w:tcMar/>
          </w:tcPr>
          <w:p w:rsidRPr="00CC0718" w:rsidR="00C71DC8" w:rsidP="00244814" w:rsidRDefault="00C71DC8" w14:paraId="358B404B" w14:textId="77777777">
            <w:pPr>
              <w:rPr>
                <w:b/>
                <w:color w:val="5C83B4"/>
                <w:spacing w:val="-2"/>
                <w:sz w:val="24"/>
              </w:rPr>
            </w:pPr>
            <w:r w:rsidRPr="00CC0718">
              <w:rPr>
                <w:b/>
                <w:color w:val="5C83B4"/>
                <w:spacing w:val="-2"/>
                <w:sz w:val="24"/>
              </w:rPr>
              <w:t>Classification:</w:t>
            </w:r>
          </w:p>
        </w:tc>
        <w:tc>
          <w:tcPr>
            <w:tcW w:w="8912" w:type="dxa"/>
            <w:gridSpan w:val="7"/>
            <w:vMerge/>
            <w:tcMar/>
          </w:tcPr>
          <w:p w:rsidRPr="00CC0718" w:rsidR="00C71DC8" w:rsidP="00244814" w:rsidRDefault="00C71DC8" w14:paraId="3A2E506B" w14:textId="77777777"/>
        </w:tc>
      </w:tr>
      <w:tr w:rsidRPr="00CC0718" w:rsidR="00C71DC8" w:rsidTr="3A33D0EC" w14:paraId="750861D1" w14:textId="77777777">
        <w:trPr>
          <w:trHeight w:val="444" w:hRule="exact"/>
        </w:trPr>
        <w:tc>
          <w:tcPr>
            <w:tcW w:w="1805" w:type="dxa"/>
            <w:shd w:val="clear" w:color="auto" w:fill="FFFFFF" w:themeFill="background1"/>
            <w:tcMar/>
          </w:tcPr>
          <w:p w:rsidRPr="00CC0718" w:rsidR="00C71DC8" w:rsidP="00244814" w:rsidRDefault="00C71DC8" w14:paraId="4B715AE1" w14:textId="77777777">
            <w:pPr>
              <w:rPr>
                <w:b/>
                <w:color w:val="5C83B4"/>
                <w:spacing w:val="-2"/>
                <w:sz w:val="24"/>
              </w:rPr>
            </w:pPr>
            <w:r w:rsidRPr="00CC0718">
              <w:rPr>
                <w:b/>
                <w:color w:val="5C83B4"/>
                <w:spacing w:val="-2"/>
                <w:sz w:val="24"/>
              </w:rPr>
              <w:t>Aggregated:</w:t>
            </w:r>
          </w:p>
        </w:tc>
        <w:tc>
          <w:tcPr>
            <w:tcW w:w="8912" w:type="dxa"/>
            <w:gridSpan w:val="7"/>
            <w:shd w:val="clear" w:color="auto" w:fill="FFFFFF" w:themeFill="background1"/>
            <w:tcMar/>
          </w:tcPr>
          <w:p w:rsidRPr="00CC0718" w:rsidR="00C71DC8" w:rsidP="00244814" w:rsidRDefault="00C71DC8" w14:paraId="56B83CFC" w14:textId="77777777">
            <w:pPr>
              <w:rPr>
                <w:b/>
                <w:color w:val="5C83B4"/>
                <w:spacing w:val="-2"/>
                <w:sz w:val="24"/>
              </w:rPr>
            </w:pPr>
            <w:r w:rsidRPr="00CC0718">
              <w:rPr>
                <w:b/>
                <w:color w:val="5C83B4"/>
                <w:spacing w:val="-2"/>
                <w:sz w:val="24"/>
              </w:rPr>
              <w:t>No</w:t>
            </w:r>
          </w:p>
        </w:tc>
      </w:tr>
      <w:tr w:rsidRPr="00CC0718" w:rsidR="00C71DC8" w:rsidTr="3A33D0EC" w14:paraId="43DD6933" w14:textId="77777777">
        <w:trPr>
          <w:trHeight w:val="344" w:hRule="exact"/>
        </w:trPr>
        <w:tc>
          <w:tcPr>
            <w:tcW w:w="3381" w:type="dxa"/>
            <w:gridSpan w:val="2"/>
            <w:tcBorders>
              <w:bottom w:val="single" w:color="8FB6EA" w:sz="5" w:space="0"/>
            </w:tcBorders>
            <w:shd w:val="clear" w:color="auto" w:fill="FFFFFF" w:themeFill="background1"/>
            <w:tcMar/>
          </w:tcPr>
          <w:p w:rsidRPr="00CC0718" w:rsidR="00C71DC8" w:rsidP="00244814" w:rsidRDefault="00C71DC8" w14:paraId="5D9D79B2" w14:textId="77777777">
            <w:pPr>
              <w:rPr>
                <w:color w:val="000000"/>
                <w:spacing w:val="-2"/>
                <w:sz w:val="18"/>
              </w:rPr>
            </w:pPr>
            <w:r w:rsidRPr="00CC0718">
              <w:rPr>
                <w:color w:val="000000"/>
                <w:spacing w:val="-2"/>
                <w:sz w:val="18"/>
              </w:rPr>
              <w:t>Document</w:t>
            </w:r>
          </w:p>
        </w:tc>
        <w:tc>
          <w:tcPr>
            <w:tcW w:w="1132" w:type="dxa"/>
            <w:tcBorders>
              <w:bottom w:val="single" w:color="8FB6EA" w:sz="5" w:space="0"/>
            </w:tcBorders>
            <w:shd w:val="clear" w:color="auto" w:fill="FFFFFF" w:themeFill="background1"/>
            <w:tcMar/>
          </w:tcPr>
          <w:p w:rsidRPr="00CC0718" w:rsidR="00C71DC8" w:rsidP="00244814" w:rsidRDefault="00C71DC8" w14:paraId="7D529BB8" w14:textId="77777777">
            <w:pPr>
              <w:rPr>
                <w:color w:val="000000"/>
                <w:spacing w:val="-2"/>
                <w:sz w:val="18"/>
              </w:rPr>
            </w:pPr>
            <w:r w:rsidRPr="00CC0718">
              <w:rPr>
                <w:color w:val="000000"/>
                <w:spacing w:val="-2"/>
                <w:sz w:val="18"/>
              </w:rPr>
              <w:t>1</w:t>
            </w:r>
          </w:p>
        </w:tc>
        <w:tc>
          <w:tcPr>
            <w:tcW w:w="1576" w:type="dxa"/>
            <w:gridSpan w:val="2"/>
            <w:tcBorders>
              <w:bottom w:val="single" w:color="8FB6EA" w:sz="5" w:space="0"/>
            </w:tcBorders>
            <w:shd w:val="clear" w:color="auto" w:fill="FFFFFF" w:themeFill="background1"/>
            <w:tcMar/>
          </w:tcPr>
          <w:p w:rsidRPr="00CC0718" w:rsidR="00C71DC8" w:rsidP="00244814" w:rsidRDefault="00C71DC8" w14:paraId="652CDDEC" w14:textId="77777777">
            <w:pPr>
              <w:rPr>
                <w:color w:val="000000"/>
                <w:spacing w:val="-2"/>
                <w:sz w:val="18"/>
              </w:rPr>
            </w:pPr>
            <w:r w:rsidRPr="00CC0718">
              <w:rPr>
                <w:color w:val="000000"/>
                <w:spacing w:val="-2"/>
                <w:sz w:val="18"/>
              </w:rPr>
              <w:t>1</w:t>
            </w:r>
          </w:p>
        </w:tc>
        <w:tc>
          <w:tcPr>
            <w:tcW w:w="1362" w:type="dxa"/>
            <w:tcBorders>
              <w:bottom w:val="single" w:color="8FB6EA" w:sz="5" w:space="0"/>
            </w:tcBorders>
            <w:shd w:val="clear" w:color="auto" w:fill="FFFFFF" w:themeFill="background1"/>
            <w:tcMar/>
          </w:tcPr>
          <w:p w:rsidRPr="00CC0718" w:rsidR="00C71DC8" w:rsidP="00244814" w:rsidRDefault="00C71DC8" w14:paraId="054A9F26" w14:textId="77777777">
            <w:pPr>
              <w:rPr>
                <w:color w:val="000000"/>
                <w:spacing w:val="-2"/>
                <w:sz w:val="18"/>
              </w:rPr>
            </w:pPr>
            <w:r w:rsidRPr="00CC0718">
              <w:rPr>
                <w:color w:val="000000"/>
                <w:spacing w:val="-2"/>
                <w:sz w:val="18"/>
              </w:rPr>
              <w:t>11</w:t>
            </w:r>
          </w:p>
        </w:tc>
        <w:tc>
          <w:tcPr>
            <w:tcW w:w="1690" w:type="dxa"/>
            <w:tcBorders>
              <w:bottom w:val="single" w:color="8FB6EA" w:sz="5" w:space="0"/>
            </w:tcBorders>
            <w:shd w:val="clear" w:color="auto" w:fill="FFFFFF" w:themeFill="background1"/>
            <w:tcMar/>
          </w:tcPr>
          <w:p w:rsidRPr="00CC0718" w:rsidR="00C71DC8" w:rsidP="00244814" w:rsidRDefault="00C71DC8" w14:paraId="1AC82450" w14:textId="77777777">
            <w:pPr>
              <w:rPr>
                <w:color w:val="000000"/>
                <w:spacing w:val="-2"/>
                <w:sz w:val="18"/>
              </w:rPr>
            </w:pPr>
            <w:r w:rsidRPr="00CC0718">
              <w:rPr>
                <w:color w:val="000000"/>
                <w:spacing w:val="-2"/>
                <w:sz w:val="18"/>
              </w:rPr>
              <w:t>1</w:t>
            </w:r>
          </w:p>
        </w:tc>
        <w:tc>
          <w:tcPr>
            <w:tcW w:w="1576" w:type="dxa"/>
            <w:tcBorders>
              <w:bottom w:val="single" w:color="8FB6EA" w:sz="5" w:space="0"/>
            </w:tcBorders>
            <w:shd w:val="clear" w:color="auto" w:fill="FFFFFF" w:themeFill="background1"/>
            <w:tcMar/>
          </w:tcPr>
          <w:p w:rsidRPr="00CC0718" w:rsidR="00C71DC8" w:rsidP="00244814" w:rsidRDefault="00C71DC8" w14:paraId="0B25CAB0" w14:textId="77777777">
            <w:pPr>
              <w:rPr>
                <w:color w:val="000000"/>
                <w:spacing w:val="-2"/>
                <w:sz w:val="18"/>
              </w:rPr>
            </w:pPr>
          </w:p>
        </w:tc>
      </w:tr>
      <w:tr w:rsidRPr="00CC0718" w:rsidR="00C71DC8" w:rsidTr="3A33D0EC" w14:paraId="13A592ED" w14:textId="77777777">
        <w:trPr>
          <w:trHeight w:val="444" w:hRule="exact"/>
        </w:trPr>
        <w:tc>
          <w:tcPr>
            <w:tcW w:w="10717" w:type="dxa"/>
            <w:gridSpan w:val="8"/>
            <w:tcBorders>
              <w:top w:val="single" w:color="8FB6EA" w:sz="5" w:space="0"/>
            </w:tcBorders>
            <w:tcMar/>
          </w:tcPr>
          <w:p w:rsidRPr="00CC0718" w:rsidR="00C71DC8" w:rsidP="00244814" w:rsidRDefault="00C71DC8" w14:paraId="2019AA43" w14:textId="77777777"/>
        </w:tc>
      </w:tr>
      <w:tr w:rsidRPr="00CC0718" w:rsidR="00C71DC8" w:rsidTr="3A33D0EC" w14:paraId="3C35AF17" w14:textId="77777777">
        <w:trPr>
          <w:trHeight w:val="602" w:hRule="exact"/>
        </w:trPr>
        <w:tc>
          <w:tcPr>
            <w:tcW w:w="10717" w:type="dxa"/>
            <w:gridSpan w:val="8"/>
            <w:shd w:val="clear" w:color="auto" w:fill="FFFFFF" w:themeFill="background1"/>
            <w:tcMar/>
          </w:tcPr>
          <w:p w:rsidRPr="00CC0718" w:rsidR="00C71DC8" w:rsidP="00244814" w:rsidRDefault="00C71DC8" w14:paraId="5202459E" w14:textId="77777777">
            <w:pPr>
              <w:rPr>
                <w:b/>
                <w:color w:val="5C83B4"/>
                <w:spacing w:val="-2"/>
                <w:sz w:val="24"/>
              </w:rPr>
            </w:pPr>
          </w:p>
        </w:tc>
      </w:tr>
      <w:tr w:rsidRPr="00CC0718" w:rsidR="00C71DC8" w:rsidTr="3A33D0EC" w14:paraId="265B6AA3" w14:textId="77777777">
        <w:trPr>
          <w:trHeight w:val="459" w:hRule="exact"/>
        </w:trPr>
        <w:tc>
          <w:tcPr>
            <w:tcW w:w="1805" w:type="dxa"/>
            <w:shd w:val="clear" w:color="auto" w:fill="FFFFFF" w:themeFill="background1"/>
            <w:tcMar/>
          </w:tcPr>
          <w:p w:rsidRPr="00CC0718" w:rsidR="00C71DC8" w:rsidP="00244814" w:rsidRDefault="00C71DC8" w14:paraId="728AE663" w14:textId="77777777">
            <w:pPr>
              <w:rPr>
                <w:b/>
                <w:color w:val="5C83B4"/>
                <w:spacing w:val="-2"/>
                <w:sz w:val="24"/>
              </w:rPr>
            </w:pPr>
            <w:r w:rsidRPr="00CC0718">
              <w:rPr>
                <w:b/>
                <w:color w:val="5C83B4"/>
                <w:spacing w:val="-2"/>
                <w:sz w:val="24"/>
              </w:rPr>
              <w:t>Nickname:</w:t>
            </w:r>
          </w:p>
        </w:tc>
        <w:tc>
          <w:tcPr>
            <w:tcW w:w="8912" w:type="dxa"/>
            <w:gridSpan w:val="7"/>
            <w:vMerge w:val="restart"/>
            <w:shd w:val="clear" w:color="auto" w:fill="FFFFFF" w:themeFill="background1"/>
            <w:tcMar/>
          </w:tcPr>
          <w:p w:rsidRPr="00CC0718" w:rsidR="00C71DC8" w:rsidP="3A33D0EC" w:rsidRDefault="00C71DC8" w14:paraId="55B5466B" w14:textId="77777777">
            <w:pPr>
              <w:rPr>
                <w:b w:val="1"/>
                <w:bCs w:val="1"/>
                <w:color w:val="5C83B4"/>
                <w:spacing w:val="-2"/>
                <w:sz w:val="24"/>
                <w:szCs w:val="24"/>
                <w:lang w:val="en-US"/>
              </w:rPr>
            </w:pPr>
            <w:r w:rsidRPr="3A33D0EC" w:rsidR="00C71DC8">
              <w:rPr>
                <w:b w:val="1"/>
                <w:bCs w:val="1"/>
                <w:color w:val="5C83B4"/>
                <w:spacing w:val="-2"/>
                <w:sz w:val="24"/>
                <w:szCs w:val="24"/>
                <w:lang w:val="en-US"/>
              </w:rPr>
              <w:t>Codes\\AXIAL CODE\\Q5- Primary Goals of the club\</w:t>
            </w:r>
            <w:r w:rsidRPr="3A33D0EC" w:rsidR="00C71DC8">
              <w:rPr>
                <w:b w:val="1"/>
                <w:bCs w:val="1"/>
                <w:color w:val="5C83B4"/>
                <w:spacing w:val="-2"/>
                <w:sz w:val="24"/>
                <w:szCs w:val="24"/>
                <w:lang w:val="en-US"/>
              </w:rPr>
              <w:t>BI WEEKLY</w:t>
            </w:r>
            <w:r w:rsidRPr="3A33D0EC" w:rsidR="00C71DC8">
              <w:rPr>
                <w:b w:val="1"/>
                <w:bCs w:val="1"/>
                <w:color w:val="5C83B4"/>
                <w:spacing w:val="-2"/>
                <w:sz w:val="24"/>
                <w:szCs w:val="24"/>
                <w:lang w:val="en-US"/>
              </w:rPr>
              <w:t xml:space="preserve"> MEETINGS\we have like weekly meetings every week</w:t>
            </w:r>
          </w:p>
        </w:tc>
      </w:tr>
      <w:tr w:rsidRPr="00CC0718" w:rsidR="00C71DC8" w:rsidTr="3A33D0EC" w14:paraId="702A654F" w14:textId="77777777">
        <w:trPr>
          <w:trHeight w:val="444" w:hRule="exact"/>
        </w:trPr>
        <w:tc>
          <w:tcPr>
            <w:tcW w:w="1805" w:type="dxa"/>
            <w:shd w:val="clear" w:color="auto" w:fill="FFFFFF" w:themeFill="background1"/>
            <w:tcMar/>
          </w:tcPr>
          <w:p w:rsidRPr="00CC0718" w:rsidR="00C71DC8" w:rsidP="00244814" w:rsidRDefault="00C71DC8" w14:paraId="1C16BB0B" w14:textId="77777777">
            <w:pPr>
              <w:rPr>
                <w:b/>
                <w:color w:val="5C83B4"/>
                <w:spacing w:val="-2"/>
                <w:sz w:val="24"/>
              </w:rPr>
            </w:pPr>
            <w:r w:rsidRPr="00CC0718">
              <w:rPr>
                <w:b/>
                <w:color w:val="5C83B4"/>
                <w:spacing w:val="-2"/>
                <w:sz w:val="24"/>
              </w:rPr>
              <w:t>Classification:</w:t>
            </w:r>
          </w:p>
        </w:tc>
        <w:tc>
          <w:tcPr>
            <w:tcW w:w="8912" w:type="dxa"/>
            <w:gridSpan w:val="7"/>
            <w:vMerge/>
            <w:tcMar/>
          </w:tcPr>
          <w:p w:rsidRPr="00CC0718" w:rsidR="00C71DC8" w:rsidP="00244814" w:rsidRDefault="00C71DC8" w14:paraId="2F1267F1" w14:textId="77777777"/>
        </w:tc>
      </w:tr>
      <w:tr w:rsidRPr="00CC0718" w:rsidR="00C71DC8" w:rsidTr="3A33D0EC" w14:paraId="6CEE5F54" w14:textId="77777777">
        <w:trPr>
          <w:trHeight w:val="458" w:hRule="exact"/>
        </w:trPr>
        <w:tc>
          <w:tcPr>
            <w:tcW w:w="1805" w:type="dxa"/>
            <w:shd w:val="clear" w:color="auto" w:fill="FFFFFF" w:themeFill="background1"/>
            <w:tcMar/>
          </w:tcPr>
          <w:p w:rsidRPr="00CC0718" w:rsidR="00C71DC8" w:rsidP="00244814" w:rsidRDefault="00C71DC8" w14:paraId="257D82F5" w14:textId="77777777">
            <w:pPr>
              <w:rPr>
                <w:b/>
                <w:color w:val="5C83B4"/>
                <w:spacing w:val="-2"/>
                <w:sz w:val="24"/>
              </w:rPr>
            </w:pPr>
            <w:r w:rsidRPr="00CC0718">
              <w:rPr>
                <w:b/>
                <w:color w:val="5C83B4"/>
                <w:spacing w:val="-2"/>
                <w:sz w:val="24"/>
              </w:rPr>
              <w:t>Aggregated:</w:t>
            </w:r>
          </w:p>
        </w:tc>
        <w:tc>
          <w:tcPr>
            <w:tcW w:w="8912" w:type="dxa"/>
            <w:gridSpan w:val="7"/>
            <w:shd w:val="clear" w:color="auto" w:fill="FFFFFF" w:themeFill="background1"/>
            <w:tcMar/>
          </w:tcPr>
          <w:p w:rsidRPr="00CC0718" w:rsidR="00C71DC8" w:rsidP="00244814" w:rsidRDefault="00C71DC8" w14:paraId="5B15C333" w14:textId="77777777">
            <w:pPr>
              <w:rPr>
                <w:b/>
                <w:color w:val="5C83B4"/>
                <w:spacing w:val="-2"/>
                <w:sz w:val="24"/>
              </w:rPr>
            </w:pPr>
            <w:r w:rsidRPr="00CC0718">
              <w:rPr>
                <w:b/>
                <w:color w:val="5C83B4"/>
                <w:spacing w:val="-2"/>
                <w:sz w:val="24"/>
              </w:rPr>
              <w:t>No</w:t>
            </w:r>
          </w:p>
        </w:tc>
      </w:tr>
      <w:tr w:rsidRPr="00CC0718" w:rsidR="00C71DC8" w:rsidTr="3A33D0EC" w14:paraId="5A6049CB" w14:textId="77777777">
        <w:trPr>
          <w:trHeight w:val="330" w:hRule="exact"/>
        </w:trPr>
        <w:tc>
          <w:tcPr>
            <w:tcW w:w="3381" w:type="dxa"/>
            <w:gridSpan w:val="2"/>
            <w:tcBorders>
              <w:bottom w:val="single" w:color="8FB6EA" w:sz="5" w:space="0"/>
            </w:tcBorders>
            <w:shd w:val="clear" w:color="auto" w:fill="FFFFFF" w:themeFill="background1"/>
            <w:tcMar/>
          </w:tcPr>
          <w:p w:rsidRPr="00CC0718" w:rsidR="00C71DC8" w:rsidP="00244814" w:rsidRDefault="00C71DC8" w14:paraId="0FCC17A0" w14:textId="77777777">
            <w:pPr>
              <w:rPr>
                <w:color w:val="000000"/>
                <w:spacing w:val="-2"/>
                <w:sz w:val="18"/>
              </w:rPr>
            </w:pPr>
            <w:r w:rsidRPr="00CC0718">
              <w:rPr>
                <w:color w:val="000000"/>
                <w:spacing w:val="-2"/>
                <w:sz w:val="18"/>
              </w:rPr>
              <w:t>Document</w:t>
            </w:r>
          </w:p>
        </w:tc>
        <w:tc>
          <w:tcPr>
            <w:tcW w:w="1132" w:type="dxa"/>
            <w:tcBorders>
              <w:bottom w:val="single" w:color="8FB6EA" w:sz="5" w:space="0"/>
            </w:tcBorders>
            <w:shd w:val="clear" w:color="auto" w:fill="FFFFFF" w:themeFill="background1"/>
            <w:tcMar/>
          </w:tcPr>
          <w:p w:rsidRPr="00CC0718" w:rsidR="00C71DC8" w:rsidP="00244814" w:rsidRDefault="00C71DC8" w14:paraId="23B2FD37" w14:textId="77777777">
            <w:pPr>
              <w:rPr>
                <w:color w:val="000000"/>
                <w:spacing w:val="-2"/>
                <w:sz w:val="18"/>
              </w:rPr>
            </w:pPr>
            <w:r w:rsidRPr="00CC0718">
              <w:rPr>
                <w:color w:val="000000"/>
                <w:spacing w:val="-2"/>
                <w:sz w:val="18"/>
              </w:rPr>
              <w:t>1</w:t>
            </w:r>
          </w:p>
        </w:tc>
        <w:tc>
          <w:tcPr>
            <w:tcW w:w="1576" w:type="dxa"/>
            <w:gridSpan w:val="2"/>
            <w:tcBorders>
              <w:bottom w:val="single" w:color="8FB6EA" w:sz="5" w:space="0"/>
            </w:tcBorders>
            <w:shd w:val="clear" w:color="auto" w:fill="FFFFFF" w:themeFill="background1"/>
            <w:tcMar/>
          </w:tcPr>
          <w:p w:rsidRPr="00CC0718" w:rsidR="00C71DC8" w:rsidP="00244814" w:rsidRDefault="00C71DC8" w14:paraId="24A8E147" w14:textId="77777777">
            <w:pPr>
              <w:rPr>
                <w:color w:val="000000"/>
                <w:spacing w:val="-2"/>
                <w:sz w:val="18"/>
              </w:rPr>
            </w:pPr>
            <w:r w:rsidRPr="00CC0718">
              <w:rPr>
                <w:color w:val="000000"/>
                <w:spacing w:val="-2"/>
                <w:sz w:val="18"/>
              </w:rPr>
              <w:t>1</w:t>
            </w:r>
          </w:p>
        </w:tc>
        <w:tc>
          <w:tcPr>
            <w:tcW w:w="1362" w:type="dxa"/>
            <w:tcBorders>
              <w:bottom w:val="single" w:color="8FB6EA" w:sz="5" w:space="0"/>
            </w:tcBorders>
            <w:shd w:val="clear" w:color="auto" w:fill="FFFFFF" w:themeFill="background1"/>
            <w:tcMar/>
          </w:tcPr>
          <w:p w:rsidRPr="00CC0718" w:rsidR="00C71DC8" w:rsidP="00244814" w:rsidRDefault="00C71DC8" w14:paraId="7DD72067" w14:textId="77777777">
            <w:pPr>
              <w:rPr>
                <w:color w:val="000000"/>
                <w:spacing w:val="-2"/>
                <w:sz w:val="18"/>
              </w:rPr>
            </w:pPr>
            <w:r w:rsidRPr="00CC0718">
              <w:rPr>
                <w:color w:val="000000"/>
                <w:spacing w:val="-2"/>
                <w:sz w:val="18"/>
              </w:rPr>
              <w:t>7</w:t>
            </w:r>
          </w:p>
        </w:tc>
        <w:tc>
          <w:tcPr>
            <w:tcW w:w="1690" w:type="dxa"/>
            <w:tcBorders>
              <w:bottom w:val="single" w:color="8FB6EA" w:sz="5" w:space="0"/>
            </w:tcBorders>
            <w:shd w:val="clear" w:color="auto" w:fill="FFFFFF" w:themeFill="background1"/>
            <w:tcMar/>
          </w:tcPr>
          <w:p w:rsidRPr="00CC0718" w:rsidR="00C71DC8" w:rsidP="00244814" w:rsidRDefault="00C71DC8" w14:paraId="410317CA" w14:textId="77777777">
            <w:pPr>
              <w:rPr>
                <w:color w:val="000000"/>
                <w:spacing w:val="-2"/>
                <w:sz w:val="18"/>
              </w:rPr>
            </w:pPr>
            <w:r w:rsidRPr="00CC0718">
              <w:rPr>
                <w:color w:val="000000"/>
                <w:spacing w:val="-2"/>
                <w:sz w:val="18"/>
              </w:rPr>
              <w:t>1</w:t>
            </w:r>
          </w:p>
        </w:tc>
        <w:tc>
          <w:tcPr>
            <w:tcW w:w="1576" w:type="dxa"/>
            <w:tcBorders>
              <w:bottom w:val="single" w:color="8FB6EA" w:sz="5" w:space="0"/>
            </w:tcBorders>
            <w:shd w:val="clear" w:color="auto" w:fill="FFFFFF" w:themeFill="background1"/>
            <w:tcMar/>
          </w:tcPr>
          <w:p w:rsidRPr="00CC0718" w:rsidR="00C71DC8" w:rsidP="00244814" w:rsidRDefault="00C71DC8" w14:paraId="2EB46A57" w14:textId="77777777">
            <w:pPr>
              <w:rPr>
                <w:color w:val="000000"/>
                <w:spacing w:val="-2"/>
                <w:sz w:val="18"/>
              </w:rPr>
            </w:pPr>
          </w:p>
        </w:tc>
      </w:tr>
      <w:tr w:rsidRPr="00CC0718" w:rsidR="00C71DC8" w:rsidTr="3A33D0EC" w14:paraId="6CF8BBB9" w14:textId="77777777">
        <w:trPr>
          <w:trHeight w:val="458" w:hRule="exact"/>
        </w:trPr>
        <w:tc>
          <w:tcPr>
            <w:tcW w:w="10717" w:type="dxa"/>
            <w:gridSpan w:val="8"/>
            <w:tcBorders>
              <w:top w:val="single" w:color="8FB6EA" w:sz="5" w:space="0"/>
            </w:tcBorders>
            <w:tcMar/>
          </w:tcPr>
          <w:p w:rsidRPr="00CC0718" w:rsidR="00C71DC8" w:rsidP="00244814" w:rsidRDefault="00C71DC8" w14:paraId="3AFBE7CF" w14:textId="77777777"/>
        </w:tc>
      </w:tr>
      <w:tr w:rsidRPr="00CC0718" w:rsidR="00C71DC8" w:rsidTr="3A33D0EC" w14:paraId="3B418FAF" w14:textId="77777777">
        <w:trPr>
          <w:trHeight w:val="330" w:hRule="exact"/>
        </w:trPr>
        <w:tc>
          <w:tcPr>
            <w:tcW w:w="10717" w:type="dxa"/>
            <w:gridSpan w:val="8"/>
            <w:shd w:val="clear" w:color="auto" w:fill="FFFFFF" w:themeFill="background1"/>
            <w:tcMar/>
          </w:tcPr>
          <w:p w:rsidRPr="00CC0718" w:rsidR="00C71DC8" w:rsidP="00244814" w:rsidRDefault="00C71DC8" w14:paraId="1D46AC02" w14:textId="77777777">
            <w:pPr>
              <w:rPr>
                <w:b/>
                <w:color w:val="5C83B4"/>
                <w:spacing w:val="-2"/>
                <w:sz w:val="24"/>
              </w:rPr>
            </w:pPr>
            <w:bookmarkStart w:name="CodesAXIALCODEQ5PrimaryGoalsoftheclubBIW" w:id="61"/>
            <w:bookmarkEnd w:id="61"/>
          </w:p>
        </w:tc>
      </w:tr>
      <w:tr w:rsidRPr="00CC0718" w:rsidR="00C71DC8" w:rsidTr="3A33D0EC" w14:paraId="4FDABD56" w14:textId="77777777">
        <w:trPr>
          <w:trHeight w:val="458" w:hRule="exact"/>
        </w:trPr>
        <w:tc>
          <w:tcPr>
            <w:tcW w:w="1805" w:type="dxa"/>
            <w:shd w:val="clear" w:color="auto" w:fill="FFFFFF" w:themeFill="background1"/>
            <w:tcMar/>
          </w:tcPr>
          <w:p w:rsidRPr="00CC0718" w:rsidR="00C71DC8" w:rsidP="00244814" w:rsidRDefault="00C71DC8" w14:paraId="5D3206F0" w14:textId="77777777">
            <w:pPr>
              <w:rPr>
                <w:b/>
                <w:color w:val="5C83B4"/>
                <w:spacing w:val="-2"/>
                <w:sz w:val="24"/>
              </w:rPr>
            </w:pPr>
            <w:r w:rsidRPr="00CC0718">
              <w:rPr>
                <w:b/>
                <w:color w:val="5C83B4"/>
                <w:spacing w:val="-2"/>
                <w:sz w:val="24"/>
              </w:rPr>
              <w:t>Nickname:</w:t>
            </w:r>
          </w:p>
        </w:tc>
        <w:tc>
          <w:tcPr>
            <w:tcW w:w="8912" w:type="dxa"/>
            <w:gridSpan w:val="7"/>
            <w:vMerge w:val="restart"/>
            <w:shd w:val="clear" w:color="auto" w:fill="FFFFFF" w:themeFill="background1"/>
            <w:tcMar/>
          </w:tcPr>
          <w:p w:rsidRPr="00CC0718" w:rsidR="00C71DC8" w:rsidP="3A33D0EC" w:rsidRDefault="00C71DC8" w14:paraId="63410146" w14:textId="77777777">
            <w:pPr>
              <w:rPr>
                <w:b w:val="1"/>
                <w:bCs w:val="1"/>
                <w:color w:val="5C83B4"/>
                <w:spacing w:val="-2"/>
                <w:sz w:val="24"/>
                <w:szCs w:val="24"/>
                <w:lang w:val="en-US"/>
              </w:rPr>
            </w:pPr>
            <w:r w:rsidRPr="3A33D0EC" w:rsidR="00C71DC8">
              <w:rPr>
                <w:b w:val="1"/>
                <w:bCs w:val="1"/>
                <w:color w:val="5C83B4"/>
                <w:spacing w:val="-2"/>
                <w:sz w:val="24"/>
                <w:szCs w:val="24"/>
                <w:lang w:val="en-US"/>
              </w:rPr>
              <w:t>Codes\\AXIAL CODE\\Q5- Primary Goals of the club\</w:t>
            </w:r>
            <w:r w:rsidRPr="3A33D0EC" w:rsidR="00C71DC8">
              <w:rPr>
                <w:b w:val="1"/>
                <w:bCs w:val="1"/>
                <w:color w:val="5C83B4"/>
                <w:spacing w:val="-2"/>
                <w:sz w:val="24"/>
                <w:szCs w:val="24"/>
                <w:lang w:val="en-US"/>
              </w:rPr>
              <w:t>BI WEEKLY</w:t>
            </w:r>
            <w:r w:rsidRPr="3A33D0EC" w:rsidR="00C71DC8">
              <w:rPr>
                <w:b w:val="1"/>
                <w:bCs w:val="1"/>
                <w:color w:val="5C83B4"/>
                <w:spacing w:val="-2"/>
                <w:sz w:val="24"/>
                <w:szCs w:val="24"/>
                <w:lang w:val="en-US"/>
              </w:rPr>
              <w:t xml:space="preserve"> MEETINGS\Weekly Gathering</w:t>
            </w:r>
          </w:p>
        </w:tc>
      </w:tr>
      <w:tr w:rsidRPr="00CC0718" w:rsidR="00C71DC8" w:rsidTr="3A33D0EC" w14:paraId="2239917C" w14:textId="77777777">
        <w:trPr>
          <w:trHeight w:val="445" w:hRule="exact"/>
        </w:trPr>
        <w:tc>
          <w:tcPr>
            <w:tcW w:w="1805" w:type="dxa"/>
            <w:shd w:val="clear" w:color="auto" w:fill="FFFFFF" w:themeFill="background1"/>
            <w:tcMar/>
          </w:tcPr>
          <w:p w:rsidRPr="00CC0718" w:rsidR="00C71DC8" w:rsidP="00244814" w:rsidRDefault="00C71DC8" w14:paraId="159E5D18" w14:textId="77777777">
            <w:pPr>
              <w:rPr>
                <w:b/>
                <w:color w:val="5C83B4"/>
                <w:spacing w:val="-2"/>
                <w:sz w:val="24"/>
              </w:rPr>
            </w:pPr>
            <w:r w:rsidRPr="00CC0718">
              <w:rPr>
                <w:b/>
                <w:color w:val="5C83B4"/>
                <w:spacing w:val="-2"/>
                <w:sz w:val="24"/>
              </w:rPr>
              <w:t>Classification:</w:t>
            </w:r>
          </w:p>
        </w:tc>
        <w:tc>
          <w:tcPr>
            <w:tcW w:w="8912" w:type="dxa"/>
            <w:gridSpan w:val="7"/>
            <w:vMerge/>
            <w:tcMar/>
          </w:tcPr>
          <w:p w:rsidRPr="00CC0718" w:rsidR="00C71DC8" w:rsidP="00244814" w:rsidRDefault="00C71DC8" w14:paraId="776614D1" w14:textId="77777777"/>
        </w:tc>
      </w:tr>
      <w:tr w:rsidRPr="00CC0718" w:rsidR="00C71DC8" w:rsidTr="3A33D0EC" w14:paraId="6994EF90" w14:textId="77777777">
        <w:trPr>
          <w:trHeight w:val="458" w:hRule="exact"/>
        </w:trPr>
        <w:tc>
          <w:tcPr>
            <w:tcW w:w="1805" w:type="dxa"/>
            <w:shd w:val="clear" w:color="auto" w:fill="FFFFFF" w:themeFill="background1"/>
            <w:tcMar/>
          </w:tcPr>
          <w:p w:rsidRPr="00CC0718" w:rsidR="00C71DC8" w:rsidP="00244814" w:rsidRDefault="00C71DC8" w14:paraId="158F09C2" w14:textId="77777777">
            <w:pPr>
              <w:rPr>
                <w:b/>
                <w:color w:val="5C83B4"/>
                <w:spacing w:val="-2"/>
                <w:sz w:val="24"/>
              </w:rPr>
            </w:pPr>
            <w:r w:rsidRPr="00CC0718">
              <w:rPr>
                <w:b/>
                <w:color w:val="5C83B4"/>
                <w:spacing w:val="-2"/>
                <w:sz w:val="24"/>
              </w:rPr>
              <w:t>Aggregated:</w:t>
            </w:r>
          </w:p>
        </w:tc>
        <w:tc>
          <w:tcPr>
            <w:tcW w:w="8912" w:type="dxa"/>
            <w:gridSpan w:val="7"/>
            <w:shd w:val="clear" w:color="auto" w:fill="FFFFFF" w:themeFill="background1"/>
            <w:tcMar/>
          </w:tcPr>
          <w:p w:rsidRPr="00CC0718" w:rsidR="00C71DC8" w:rsidP="00244814" w:rsidRDefault="00C71DC8" w14:paraId="2B76046F" w14:textId="77777777">
            <w:pPr>
              <w:rPr>
                <w:b/>
                <w:color w:val="5C83B4"/>
                <w:spacing w:val="-2"/>
                <w:sz w:val="24"/>
              </w:rPr>
            </w:pPr>
            <w:r w:rsidRPr="00CC0718">
              <w:rPr>
                <w:b/>
                <w:color w:val="5C83B4"/>
                <w:spacing w:val="-2"/>
                <w:sz w:val="24"/>
              </w:rPr>
              <w:t>No</w:t>
            </w:r>
          </w:p>
        </w:tc>
      </w:tr>
      <w:tr w:rsidRPr="00CC0718" w:rsidR="00C71DC8" w:rsidTr="3A33D0EC" w14:paraId="6FC76F77" w14:textId="77777777">
        <w:trPr>
          <w:trHeight w:val="344" w:hRule="exact"/>
        </w:trPr>
        <w:tc>
          <w:tcPr>
            <w:tcW w:w="3381" w:type="dxa"/>
            <w:gridSpan w:val="2"/>
            <w:tcBorders>
              <w:bottom w:val="single" w:color="8FB6EA" w:sz="5" w:space="0"/>
            </w:tcBorders>
            <w:shd w:val="clear" w:color="auto" w:fill="FFFFFF" w:themeFill="background1"/>
            <w:tcMar/>
          </w:tcPr>
          <w:p w:rsidRPr="00CC0718" w:rsidR="00C71DC8" w:rsidP="00244814" w:rsidRDefault="00C71DC8" w14:paraId="11B74DF8" w14:textId="77777777">
            <w:pPr>
              <w:rPr>
                <w:color w:val="000000"/>
                <w:spacing w:val="-2"/>
                <w:sz w:val="18"/>
              </w:rPr>
            </w:pPr>
            <w:r w:rsidRPr="00CC0718">
              <w:rPr>
                <w:color w:val="000000"/>
                <w:spacing w:val="-2"/>
                <w:sz w:val="18"/>
              </w:rPr>
              <w:t>Document</w:t>
            </w:r>
          </w:p>
        </w:tc>
        <w:tc>
          <w:tcPr>
            <w:tcW w:w="1132" w:type="dxa"/>
            <w:tcBorders>
              <w:bottom w:val="single" w:color="8FB6EA" w:sz="5" w:space="0"/>
            </w:tcBorders>
            <w:shd w:val="clear" w:color="auto" w:fill="FFFFFF" w:themeFill="background1"/>
            <w:tcMar/>
          </w:tcPr>
          <w:p w:rsidRPr="00CC0718" w:rsidR="00C71DC8" w:rsidP="00244814" w:rsidRDefault="00C71DC8" w14:paraId="4036D0BA" w14:textId="77777777">
            <w:pPr>
              <w:rPr>
                <w:color w:val="000000"/>
                <w:spacing w:val="-2"/>
                <w:sz w:val="18"/>
              </w:rPr>
            </w:pPr>
            <w:r w:rsidRPr="00CC0718">
              <w:rPr>
                <w:color w:val="000000"/>
                <w:spacing w:val="-2"/>
                <w:sz w:val="18"/>
              </w:rPr>
              <w:t>1</w:t>
            </w:r>
          </w:p>
        </w:tc>
        <w:tc>
          <w:tcPr>
            <w:tcW w:w="1576" w:type="dxa"/>
            <w:gridSpan w:val="2"/>
            <w:tcBorders>
              <w:bottom w:val="single" w:color="8FB6EA" w:sz="5" w:space="0"/>
            </w:tcBorders>
            <w:shd w:val="clear" w:color="auto" w:fill="FFFFFF" w:themeFill="background1"/>
            <w:tcMar/>
          </w:tcPr>
          <w:p w:rsidRPr="00CC0718" w:rsidR="00C71DC8" w:rsidP="00244814" w:rsidRDefault="00C71DC8" w14:paraId="11F23ACD" w14:textId="77777777">
            <w:pPr>
              <w:rPr>
                <w:color w:val="000000"/>
                <w:spacing w:val="-2"/>
                <w:sz w:val="18"/>
              </w:rPr>
            </w:pPr>
            <w:r w:rsidRPr="00CC0718">
              <w:rPr>
                <w:color w:val="000000"/>
                <w:spacing w:val="-2"/>
                <w:sz w:val="18"/>
              </w:rPr>
              <w:t>1</w:t>
            </w:r>
          </w:p>
        </w:tc>
        <w:tc>
          <w:tcPr>
            <w:tcW w:w="1362" w:type="dxa"/>
            <w:tcBorders>
              <w:bottom w:val="single" w:color="8FB6EA" w:sz="5" w:space="0"/>
            </w:tcBorders>
            <w:shd w:val="clear" w:color="auto" w:fill="FFFFFF" w:themeFill="background1"/>
            <w:tcMar/>
          </w:tcPr>
          <w:p w:rsidRPr="00CC0718" w:rsidR="00C71DC8" w:rsidP="00244814" w:rsidRDefault="00C71DC8" w14:paraId="14C68C0A" w14:textId="77777777">
            <w:pPr>
              <w:rPr>
                <w:color w:val="000000"/>
                <w:spacing w:val="-2"/>
                <w:sz w:val="18"/>
              </w:rPr>
            </w:pPr>
            <w:r w:rsidRPr="00CC0718">
              <w:rPr>
                <w:color w:val="000000"/>
                <w:spacing w:val="-2"/>
                <w:sz w:val="18"/>
              </w:rPr>
              <w:t>6</w:t>
            </w:r>
          </w:p>
        </w:tc>
        <w:tc>
          <w:tcPr>
            <w:tcW w:w="1690" w:type="dxa"/>
            <w:tcBorders>
              <w:bottom w:val="single" w:color="8FB6EA" w:sz="5" w:space="0"/>
            </w:tcBorders>
            <w:shd w:val="clear" w:color="auto" w:fill="FFFFFF" w:themeFill="background1"/>
            <w:tcMar/>
          </w:tcPr>
          <w:p w:rsidRPr="00CC0718" w:rsidR="00C71DC8" w:rsidP="00244814" w:rsidRDefault="00C71DC8" w14:paraId="1FF70CA3" w14:textId="77777777">
            <w:pPr>
              <w:rPr>
                <w:color w:val="000000"/>
                <w:spacing w:val="-2"/>
                <w:sz w:val="18"/>
              </w:rPr>
            </w:pPr>
            <w:r w:rsidRPr="00CC0718">
              <w:rPr>
                <w:color w:val="000000"/>
                <w:spacing w:val="-2"/>
                <w:sz w:val="18"/>
              </w:rPr>
              <w:t>1</w:t>
            </w:r>
          </w:p>
        </w:tc>
        <w:tc>
          <w:tcPr>
            <w:tcW w:w="1576" w:type="dxa"/>
            <w:tcBorders>
              <w:bottom w:val="single" w:color="8FB6EA" w:sz="5" w:space="0"/>
            </w:tcBorders>
            <w:shd w:val="clear" w:color="auto" w:fill="FFFFFF" w:themeFill="background1"/>
            <w:tcMar/>
          </w:tcPr>
          <w:p w:rsidRPr="00CC0718" w:rsidR="00C71DC8" w:rsidP="00244814" w:rsidRDefault="00C71DC8" w14:paraId="63AC9B1C" w14:textId="77777777">
            <w:pPr>
              <w:rPr>
                <w:color w:val="000000"/>
                <w:spacing w:val="-2"/>
                <w:sz w:val="18"/>
              </w:rPr>
            </w:pPr>
          </w:p>
        </w:tc>
      </w:tr>
      <w:tr w:rsidRPr="00CC0718" w:rsidR="00C71DC8" w:rsidTr="3A33D0EC" w14:paraId="56E02574" w14:textId="77777777">
        <w:trPr>
          <w:trHeight w:val="444" w:hRule="exact"/>
        </w:trPr>
        <w:tc>
          <w:tcPr>
            <w:tcW w:w="10717" w:type="dxa"/>
            <w:gridSpan w:val="8"/>
            <w:tcBorders>
              <w:top w:val="single" w:color="8FB6EA" w:sz="5" w:space="0"/>
            </w:tcBorders>
            <w:tcMar/>
          </w:tcPr>
          <w:p w:rsidRPr="00CC0718" w:rsidR="00C71DC8" w:rsidP="00244814" w:rsidRDefault="00C71DC8" w14:paraId="510C1074" w14:textId="77777777"/>
        </w:tc>
      </w:tr>
      <w:tr w:rsidRPr="00CC0718" w:rsidR="00C71DC8" w:rsidTr="3A33D0EC" w14:paraId="415FE6C6" w14:textId="77777777">
        <w:trPr>
          <w:trHeight w:val="344" w:hRule="exact"/>
        </w:trPr>
        <w:tc>
          <w:tcPr>
            <w:tcW w:w="10717" w:type="dxa"/>
            <w:gridSpan w:val="8"/>
            <w:shd w:val="clear" w:color="auto" w:fill="FFFFFF" w:themeFill="background1"/>
            <w:tcMar/>
          </w:tcPr>
          <w:p w:rsidRPr="00CC0718" w:rsidR="00C71DC8" w:rsidP="00244814" w:rsidRDefault="00C71DC8" w14:paraId="7009C1E2" w14:textId="77777777">
            <w:pPr>
              <w:rPr>
                <w:b/>
                <w:color w:val="5C83B4"/>
                <w:spacing w:val="-2"/>
                <w:sz w:val="24"/>
              </w:rPr>
            </w:pPr>
          </w:p>
        </w:tc>
      </w:tr>
      <w:tr w:rsidRPr="00CC0718" w:rsidR="00C71DC8" w:rsidTr="3A33D0EC" w14:paraId="4944A675" w14:textId="77777777">
        <w:trPr>
          <w:trHeight w:val="444" w:hRule="exact"/>
        </w:trPr>
        <w:tc>
          <w:tcPr>
            <w:tcW w:w="1805" w:type="dxa"/>
            <w:shd w:val="clear" w:color="auto" w:fill="FFFFFF" w:themeFill="background1"/>
            <w:tcMar/>
          </w:tcPr>
          <w:p w:rsidRPr="00CC0718" w:rsidR="00C71DC8" w:rsidP="00244814" w:rsidRDefault="00C71DC8" w14:paraId="17251485" w14:textId="77777777">
            <w:pPr>
              <w:rPr>
                <w:b/>
                <w:color w:val="5C83B4"/>
                <w:spacing w:val="-2"/>
                <w:sz w:val="24"/>
              </w:rPr>
            </w:pPr>
            <w:r w:rsidRPr="00CC0718">
              <w:rPr>
                <w:b/>
                <w:color w:val="5C83B4"/>
                <w:spacing w:val="-2"/>
                <w:sz w:val="24"/>
              </w:rPr>
              <w:t>Nickname:</w:t>
            </w:r>
          </w:p>
        </w:tc>
        <w:tc>
          <w:tcPr>
            <w:tcW w:w="8912" w:type="dxa"/>
            <w:gridSpan w:val="7"/>
            <w:vMerge w:val="restart"/>
            <w:shd w:val="clear" w:color="auto" w:fill="FFFFFF" w:themeFill="background1"/>
            <w:tcMar/>
          </w:tcPr>
          <w:p w:rsidRPr="00CC0718" w:rsidR="00C71DC8" w:rsidP="00244814" w:rsidRDefault="00C71DC8" w14:paraId="0490FCF3" w14:textId="77777777">
            <w:pPr>
              <w:rPr>
                <w:b/>
                <w:color w:val="5C83B4"/>
                <w:spacing w:val="-2"/>
                <w:sz w:val="24"/>
              </w:rPr>
            </w:pPr>
            <w:r w:rsidRPr="00CC0718">
              <w:rPr>
                <w:b/>
                <w:color w:val="5C83B4"/>
                <w:spacing w:val="-2"/>
                <w:sz w:val="24"/>
              </w:rPr>
              <w:t>Codes\\AXIAL CODE\\Q5- Primary Goals of the club\BUILD AND SHARE CULTURE</w:t>
            </w:r>
          </w:p>
        </w:tc>
      </w:tr>
      <w:tr w:rsidRPr="00CC0718" w:rsidR="00C71DC8" w:rsidTr="3A33D0EC" w14:paraId="4E188B73" w14:textId="77777777">
        <w:trPr>
          <w:trHeight w:val="459" w:hRule="exact"/>
        </w:trPr>
        <w:tc>
          <w:tcPr>
            <w:tcW w:w="1805" w:type="dxa"/>
            <w:shd w:val="clear" w:color="auto" w:fill="FFFFFF" w:themeFill="background1"/>
            <w:tcMar/>
          </w:tcPr>
          <w:p w:rsidRPr="00CC0718" w:rsidR="00C71DC8" w:rsidP="00244814" w:rsidRDefault="00C71DC8" w14:paraId="69B2A879" w14:textId="77777777">
            <w:pPr>
              <w:rPr>
                <w:b/>
                <w:color w:val="5C83B4"/>
                <w:spacing w:val="-2"/>
                <w:sz w:val="24"/>
              </w:rPr>
            </w:pPr>
            <w:r w:rsidRPr="00CC0718">
              <w:rPr>
                <w:b/>
                <w:color w:val="5C83B4"/>
                <w:spacing w:val="-2"/>
                <w:sz w:val="24"/>
              </w:rPr>
              <w:t>Classification:</w:t>
            </w:r>
          </w:p>
        </w:tc>
        <w:tc>
          <w:tcPr>
            <w:tcW w:w="8912" w:type="dxa"/>
            <w:gridSpan w:val="7"/>
            <w:vMerge/>
            <w:tcMar/>
          </w:tcPr>
          <w:p w:rsidRPr="00CC0718" w:rsidR="00C71DC8" w:rsidP="00244814" w:rsidRDefault="00C71DC8" w14:paraId="05F61F39" w14:textId="77777777"/>
        </w:tc>
      </w:tr>
      <w:tr w:rsidRPr="00CC0718" w:rsidR="00C71DC8" w:rsidTr="3A33D0EC" w14:paraId="7328654B" w14:textId="77777777">
        <w:trPr>
          <w:trHeight w:val="444" w:hRule="exact"/>
        </w:trPr>
        <w:tc>
          <w:tcPr>
            <w:tcW w:w="1805" w:type="dxa"/>
            <w:shd w:val="clear" w:color="auto" w:fill="FFFFFF" w:themeFill="background1"/>
            <w:tcMar/>
          </w:tcPr>
          <w:p w:rsidRPr="00CC0718" w:rsidR="00C71DC8" w:rsidP="00244814" w:rsidRDefault="00C71DC8" w14:paraId="1EAA8808" w14:textId="77777777">
            <w:pPr>
              <w:rPr>
                <w:b/>
                <w:color w:val="5C83B4"/>
                <w:spacing w:val="-2"/>
                <w:sz w:val="24"/>
              </w:rPr>
            </w:pPr>
            <w:r w:rsidRPr="00CC0718">
              <w:rPr>
                <w:b/>
                <w:color w:val="5C83B4"/>
                <w:spacing w:val="-2"/>
                <w:sz w:val="24"/>
              </w:rPr>
              <w:t>Aggregated:</w:t>
            </w:r>
          </w:p>
        </w:tc>
        <w:tc>
          <w:tcPr>
            <w:tcW w:w="8912" w:type="dxa"/>
            <w:gridSpan w:val="7"/>
            <w:shd w:val="clear" w:color="auto" w:fill="FFFFFF" w:themeFill="background1"/>
            <w:tcMar/>
          </w:tcPr>
          <w:p w:rsidRPr="00CC0718" w:rsidR="00C71DC8" w:rsidP="00244814" w:rsidRDefault="00C71DC8" w14:paraId="0F3158CD" w14:textId="77777777">
            <w:pPr>
              <w:rPr>
                <w:b/>
                <w:color w:val="5C83B4"/>
                <w:spacing w:val="-2"/>
                <w:sz w:val="24"/>
              </w:rPr>
            </w:pPr>
            <w:r w:rsidRPr="00CC0718">
              <w:rPr>
                <w:b/>
                <w:color w:val="5C83B4"/>
                <w:spacing w:val="-2"/>
                <w:sz w:val="24"/>
              </w:rPr>
              <w:t>Yes</w:t>
            </w:r>
          </w:p>
        </w:tc>
      </w:tr>
      <w:tr w:rsidRPr="00CC0718" w:rsidR="00C71DC8" w:rsidTr="3A33D0EC" w14:paraId="75535D52" w14:textId="77777777">
        <w:trPr>
          <w:trHeight w:val="344" w:hRule="exact"/>
        </w:trPr>
        <w:tc>
          <w:tcPr>
            <w:tcW w:w="3381" w:type="dxa"/>
            <w:gridSpan w:val="2"/>
            <w:tcBorders>
              <w:bottom w:val="single" w:color="8FB6EA" w:sz="5" w:space="0"/>
            </w:tcBorders>
            <w:shd w:val="clear" w:color="auto" w:fill="FFFFFF" w:themeFill="background1"/>
            <w:tcMar/>
          </w:tcPr>
          <w:p w:rsidRPr="00CC0718" w:rsidR="00C71DC8" w:rsidP="00244814" w:rsidRDefault="00C71DC8" w14:paraId="6FC2F09E" w14:textId="77777777">
            <w:pPr>
              <w:rPr>
                <w:color w:val="000000"/>
                <w:spacing w:val="-2"/>
                <w:sz w:val="18"/>
              </w:rPr>
            </w:pPr>
            <w:r w:rsidRPr="00CC0718">
              <w:rPr>
                <w:color w:val="000000"/>
                <w:spacing w:val="-2"/>
                <w:sz w:val="18"/>
              </w:rPr>
              <w:t>Document</w:t>
            </w:r>
          </w:p>
        </w:tc>
        <w:tc>
          <w:tcPr>
            <w:tcW w:w="1132" w:type="dxa"/>
            <w:tcBorders>
              <w:bottom w:val="single" w:color="8FB6EA" w:sz="5" w:space="0"/>
            </w:tcBorders>
            <w:shd w:val="clear" w:color="auto" w:fill="FFFFFF" w:themeFill="background1"/>
            <w:tcMar/>
          </w:tcPr>
          <w:p w:rsidRPr="00CC0718" w:rsidR="00C71DC8" w:rsidP="00244814" w:rsidRDefault="00C71DC8" w14:paraId="2495DFB3" w14:textId="77777777">
            <w:pPr>
              <w:rPr>
                <w:color w:val="000000"/>
                <w:spacing w:val="-2"/>
                <w:sz w:val="18"/>
              </w:rPr>
            </w:pPr>
            <w:r w:rsidRPr="00CC0718">
              <w:rPr>
                <w:color w:val="000000"/>
                <w:spacing w:val="-2"/>
                <w:sz w:val="18"/>
              </w:rPr>
              <w:t>2</w:t>
            </w:r>
          </w:p>
        </w:tc>
        <w:tc>
          <w:tcPr>
            <w:tcW w:w="1576" w:type="dxa"/>
            <w:gridSpan w:val="2"/>
            <w:tcBorders>
              <w:bottom w:val="single" w:color="8FB6EA" w:sz="5" w:space="0"/>
            </w:tcBorders>
            <w:shd w:val="clear" w:color="auto" w:fill="FFFFFF" w:themeFill="background1"/>
            <w:tcMar/>
          </w:tcPr>
          <w:p w:rsidRPr="00CC0718" w:rsidR="00C71DC8" w:rsidP="00244814" w:rsidRDefault="00C71DC8" w14:paraId="24B3AB13" w14:textId="77777777">
            <w:pPr>
              <w:rPr>
                <w:color w:val="000000"/>
                <w:spacing w:val="-2"/>
                <w:sz w:val="18"/>
              </w:rPr>
            </w:pPr>
            <w:r w:rsidRPr="00CC0718">
              <w:rPr>
                <w:color w:val="000000"/>
                <w:spacing w:val="-2"/>
                <w:sz w:val="18"/>
              </w:rPr>
              <w:t>3</w:t>
            </w:r>
          </w:p>
        </w:tc>
        <w:tc>
          <w:tcPr>
            <w:tcW w:w="1362" w:type="dxa"/>
            <w:tcBorders>
              <w:bottom w:val="single" w:color="8FB6EA" w:sz="5" w:space="0"/>
            </w:tcBorders>
            <w:shd w:val="clear" w:color="auto" w:fill="FFFFFF" w:themeFill="background1"/>
            <w:tcMar/>
          </w:tcPr>
          <w:p w:rsidRPr="00CC0718" w:rsidR="00C71DC8" w:rsidP="00244814" w:rsidRDefault="00C71DC8" w14:paraId="1BB6B19A" w14:textId="77777777">
            <w:pPr>
              <w:rPr>
                <w:color w:val="000000"/>
                <w:spacing w:val="-2"/>
                <w:sz w:val="18"/>
              </w:rPr>
            </w:pPr>
            <w:r w:rsidRPr="00CC0718">
              <w:rPr>
                <w:color w:val="000000"/>
                <w:spacing w:val="-2"/>
                <w:sz w:val="18"/>
              </w:rPr>
              <w:t>60</w:t>
            </w:r>
          </w:p>
        </w:tc>
        <w:tc>
          <w:tcPr>
            <w:tcW w:w="1690" w:type="dxa"/>
            <w:tcBorders>
              <w:bottom w:val="single" w:color="8FB6EA" w:sz="5" w:space="0"/>
            </w:tcBorders>
            <w:shd w:val="clear" w:color="auto" w:fill="FFFFFF" w:themeFill="background1"/>
            <w:tcMar/>
          </w:tcPr>
          <w:p w:rsidRPr="00CC0718" w:rsidR="00C71DC8" w:rsidP="00244814" w:rsidRDefault="00C71DC8" w14:paraId="4AC80F2D" w14:textId="77777777">
            <w:pPr>
              <w:rPr>
                <w:color w:val="000000"/>
                <w:spacing w:val="-2"/>
                <w:sz w:val="18"/>
              </w:rPr>
            </w:pPr>
            <w:r w:rsidRPr="00CC0718">
              <w:rPr>
                <w:color w:val="000000"/>
                <w:spacing w:val="-2"/>
                <w:sz w:val="18"/>
              </w:rPr>
              <w:t>3</w:t>
            </w:r>
          </w:p>
        </w:tc>
        <w:tc>
          <w:tcPr>
            <w:tcW w:w="1576" w:type="dxa"/>
            <w:tcBorders>
              <w:bottom w:val="single" w:color="8FB6EA" w:sz="5" w:space="0"/>
            </w:tcBorders>
            <w:shd w:val="clear" w:color="auto" w:fill="FFFFFF" w:themeFill="background1"/>
            <w:tcMar/>
          </w:tcPr>
          <w:p w:rsidRPr="00CC0718" w:rsidR="00C71DC8" w:rsidP="00244814" w:rsidRDefault="00C71DC8" w14:paraId="77FB0DF5" w14:textId="77777777">
            <w:pPr>
              <w:rPr>
                <w:color w:val="000000"/>
                <w:spacing w:val="-2"/>
                <w:sz w:val="18"/>
              </w:rPr>
            </w:pPr>
          </w:p>
        </w:tc>
      </w:tr>
      <w:tr w:rsidRPr="00CC0718" w:rsidR="00C71DC8" w:rsidTr="3A33D0EC" w14:paraId="416C6AFC" w14:textId="77777777">
        <w:trPr>
          <w:trHeight w:val="444" w:hRule="exact"/>
        </w:trPr>
        <w:tc>
          <w:tcPr>
            <w:tcW w:w="10717" w:type="dxa"/>
            <w:gridSpan w:val="8"/>
            <w:tcBorders>
              <w:top w:val="single" w:color="8FB6EA" w:sz="5" w:space="0"/>
            </w:tcBorders>
            <w:tcMar/>
          </w:tcPr>
          <w:p w:rsidRPr="00CC0718" w:rsidR="00C71DC8" w:rsidP="00244814" w:rsidRDefault="00C71DC8" w14:paraId="1A301398" w14:textId="77777777"/>
        </w:tc>
      </w:tr>
      <w:tr w:rsidRPr="00CC0718" w:rsidR="00C71DC8" w:rsidTr="3A33D0EC" w14:paraId="7FF6F612" w14:textId="77777777">
        <w:trPr>
          <w:trHeight w:val="602" w:hRule="exact"/>
        </w:trPr>
        <w:tc>
          <w:tcPr>
            <w:tcW w:w="10717" w:type="dxa"/>
            <w:gridSpan w:val="8"/>
            <w:shd w:val="clear" w:color="auto" w:fill="FFFFFF" w:themeFill="background1"/>
            <w:tcMar/>
          </w:tcPr>
          <w:p w:rsidRPr="00CC0718" w:rsidR="00C71DC8" w:rsidP="00244814" w:rsidRDefault="00C71DC8" w14:paraId="77512B4C" w14:textId="77777777">
            <w:pPr>
              <w:rPr>
                <w:b/>
                <w:color w:val="5C83B4"/>
                <w:spacing w:val="-2"/>
                <w:sz w:val="24"/>
              </w:rPr>
            </w:pPr>
          </w:p>
        </w:tc>
      </w:tr>
      <w:tr w:rsidRPr="00CC0718" w:rsidR="00C71DC8" w:rsidTr="3A33D0EC" w14:paraId="1F3ED0F5" w14:textId="77777777">
        <w:trPr>
          <w:trHeight w:val="458" w:hRule="exact"/>
        </w:trPr>
        <w:tc>
          <w:tcPr>
            <w:tcW w:w="1805" w:type="dxa"/>
            <w:shd w:val="clear" w:color="auto" w:fill="FFFFFF" w:themeFill="background1"/>
            <w:tcMar/>
          </w:tcPr>
          <w:p w:rsidRPr="00CC0718" w:rsidR="00C71DC8" w:rsidP="00244814" w:rsidRDefault="00C71DC8" w14:paraId="404B0D4C" w14:textId="77777777">
            <w:pPr>
              <w:rPr>
                <w:b/>
                <w:color w:val="5C83B4"/>
                <w:spacing w:val="-2"/>
                <w:sz w:val="24"/>
              </w:rPr>
            </w:pPr>
            <w:r w:rsidRPr="00CC0718">
              <w:rPr>
                <w:b/>
                <w:color w:val="5C83B4"/>
                <w:spacing w:val="-2"/>
                <w:sz w:val="24"/>
              </w:rPr>
              <w:t>Nickname:</w:t>
            </w:r>
          </w:p>
        </w:tc>
        <w:tc>
          <w:tcPr>
            <w:tcW w:w="8912" w:type="dxa"/>
            <w:gridSpan w:val="7"/>
            <w:vMerge w:val="restart"/>
            <w:shd w:val="clear" w:color="auto" w:fill="FFFFFF" w:themeFill="background1"/>
            <w:tcMar/>
          </w:tcPr>
          <w:p w:rsidRPr="00CC0718" w:rsidR="00C71DC8" w:rsidP="00244814" w:rsidRDefault="00C71DC8" w14:paraId="1A49E0B9" w14:textId="77777777">
            <w:pPr>
              <w:rPr>
                <w:b/>
                <w:color w:val="5C83B4"/>
                <w:spacing w:val="-2"/>
                <w:sz w:val="24"/>
              </w:rPr>
            </w:pPr>
            <w:r w:rsidRPr="00CC0718">
              <w:rPr>
                <w:b/>
                <w:color w:val="5C83B4"/>
                <w:spacing w:val="-2"/>
                <w:sz w:val="24"/>
              </w:rPr>
              <w:t>Codes\\AXIAL CODE\\Q5- Primary Goals of the club\BUILD AND SHARE CULTURE\Create a sense of home away from home for the students</w:t>
            </w:r>
          </w:p>
        </w:tc>
      </w:tr>
      <w:tr w:rsidRPr="00CC0718" w:rsidR="00C71DC8" w:rsidTr="3A33D0EC" w14:paraId="268ACE94" w14:textId="77777777">
        <w:trPr>
          <w:trHeight w:val="444" w:hRule="exact"/>
        </w:trPr>
        <w:tc>
          <w:tcPr>
            <w:tcW w:w="1805" w:type="dxa"/>
            <w:shd w:val="clear" w:color="auto" w:fill="FFFFFF" w:themeFill="background1"/>
            <w:tcMar/>
          </w:tcPr>
          <w:p w:rsidRPr="00CC0718" w:rsidR="00C71DC8" w:rsidP="00244814" w:rsidRDefault="00C71DC8" w14:paraId="47E2FFE0" w14:textId="77777777">
            <w:pPr>
              <w:rPr>
                <w:b/>
                <w:color w:val="5C83B4"/>
                <w:spacing w:val="-2"/>
                <w:sz w:val="24"/>
              </w:rPr>
            </w:pPr>
            <w:r w:rsidRPr="00CC0718">
              <w:rPr>
                <w:b/>
                <w:color w:val="5C83B4"/>
                <w:spacing w:val="-2"/>
                <w:sz w:val="24"/>
              </w:rPr>
              <w:t>Classification:</w:t>
            </w:r>
          </w:p>
        </w:tc>
        <w:tc>
          <w:tcPr>
            <w:tcW w:w="8912" w:type="dxa"/>
            <w:gridSpan w:val="7"/>
            <w:vMerge/>
            <w:tcMar/>
          </w:tcPr>
          <w:p w:rsidRPr="00CC0718" w:rsidR="00C71DC8" w:rsidP="00244814" w:rsidRDefault="00C71DC8" w14:paraId="6A7F090B" w14:textId="77777777"/>
        </w:tc>
      </w:tr>
      <w:tr w:rsidRPr="00CC0718" w:rsidR="00C71DC8" w:rsidTr="3A33D0EC" w14:paraId="71CCFE23" w14:textId="77777777">
        <w:trPr>
          <w:trHeight w:val="459" w:hRule="exact"/>
        </w:trPr>
        <w:tc>
          <w:tcPr>
            <w:tcW w:w="1805" w:type="dxa"/>
            <w:shd w:val="clear" w:color="auto" w:fill="FFFFFF" w:themeFill="background1"/>
            <w:tcMar/>
          </w:tcPr>
          <w:p w:rsidRPr="00CC0718" w:rsidR="00C71DC8" w:rsidP="00244814" w:rsidRDefault="00C71DC8" w14:paraId="3623C69A" w14:textId="77777777">
            <w:pPr>
              <w:rPr>
                <w:b/>
                <w:color w:val="5C83B4"/>
                <w:spacing w:val="-2"/>
                <w:sz w:val="24"/>
              </w:rPr>
            </w:pPr>
            <w:r w:rsidRPr="00CC0718">
              <w:rPr>
                <w:b/>
                <w:color w:val="5C83B4"/>
                <w:spacing w:val="-2"/>
                <w:sz w:val="24"/>
              </w:rPr>
              <w:t>Aggregated:</w:t>
            </w:r>
          </w:p>
        </w:tc>
        <w:tc>
          <w:tcPr>
            <w:tcW w:w="8912" w:type="dxa"/>
            <w:gridSpan w:val="7"/>
            <w:shd w:val="clear" w:color="auto" w:fill="FFFFFF" w:themeFill="background1"/>
            <w:tcMar/>
          </w:tcPr>
          <w:p w:rsidRPr="00CC0718" w:rsidR="00C71DC8" w:rsidP="00244814" w:rsidRDefault="00C71DC8" w14:paraId="1586DCB0" w14:textId="77777777">
            <w:pPr>
              <w:rPr>
                <w:b/>
                <w:color w:val="5C83B4"/>
                <w:spacing w:val="-2"/>
                <w:sz w:val="24"/>
              </w:rPr>
            </w:pPr>
            <w:r w:rsidRPr="00CC0718">
              <w:rPr>
                <w:b/>
                <w:color w:val="5C83B4"/>
                <w:spacing w:val="-2"/>
                <w:sz w:val="24"/>
              </w:rPr>
              <w:t>No</w:t>
            </w:r>
          </w:p>
        </w:tc>
      </w:tr>
      <w:tr w:rsidRPr="00CC0718" w:rsidR="00C71DC8" w:rsidTr="3A33D0EC" w14:paraId="5C350834" w14:textId="77777777">
        <w:trPr>
          <w:trHeight w:val="344" w:hRule="exact"/>
        </w:trPr>
        <w:tc>
          <w:tcPr>
            <w:tcW w:w="3381" w:type="dxa"/>
            <w:gridSpan w:val="2"/>
            <w:tcBorders>
              <w:bottom w:val="single" w:color="8FB6EA" w:sz="5" w:space="0"/>
            </w:tcBorders>
            <w:shd w:val="clear" w:color="auto" w:fill="FFFFFF" w:themeFill="background1"/>
            <w:tcMar/>
          </w:tcPr>
          <w:p w:rsidRPr="00CC0718" w:rsidR="00C71DC8" w:rsidP="00244814" w:rsidRDefault="00C71DC8" w14:paraId="603E7960" w14:textId="77777777">
            <w:pPr>
              <w:rPr>
                <w:color w:val="000000"/>
                <w:spacing w:val="-2"/>
                <w:sz w:val="18"/>
              </w:rPr>
            </w:pPr>
            <w:r w:rsidRPr="00CC0718">
              <w:rPr>
                <w:color w:val="000000"/>
                <w:spacing w:val="-2"/>
                <w:sz w:val="18"/>
              </w:rPr>
              <w:t>Document</w:t>
            </w:r>
          </w:p>
        </w:tc>
        <w:tc>
          <w:tcPr>
            <w:tcW w:w="1132" w:type="dxa"/>
            <w:tcBorders>
              <w:bottom w:val="single" w:color="8FB6EA" w:sz="5" w:space="0"/>
            </w:tcBorders>
            <w:shd w:val="clear" w:color="auto" w:fill="FFFFFF" w:themeFill="background1"/>
            <w:tcMar/>
          </w:tcPr>
          <w:p w:rsidRPr="00CC0718" w:rsidR="00C71DC8" w:rsidP="00244814" w:rsidRDefault="00C71DC8" w14:paraId="57C35108" w14:textId="77777777">
            <w:pPr>
              <w:rPr>
                <w:color w:val="000000"/>
                <w:spacing w:val="-2"/>
                <w:sz w:val="18"/>
              </w:rPr>
            </w:pPr>
            <w:r w:rsidRPr="00CC0718">
              <w:rPr>
                <w:color w:val="000000"/>
                <w:spacing w:val="-2"/>
                <w:sz w:val="18"/>
              </w:rPr>
              <w:t>1</w:t>
            </w:r>
          </w:p>
        </w:tc>
        <w:tc>
          <w:tcPr>
            <w:tcW w:w="1576" w:type="dxa"/>
            <w:gridSpan w:val="2"/>
            <w:tcBorders>
              <w:bottom w:val="single" w:color="8FB6EA" w:sz="5" w:space="0"/>
            </w:tcBorders>
            <w:shd w:val="clear" w:color="auto" w:fill="FFFFFF" w:themeFill="background1"/>
            <w:tcMar/>
          </w:tcPr>
          <w:p w:rsidRPr="00CC0718" w:rsidR="00C71DC8" w:rsidP="00244814" w:rsidRDefault="00C71DC8" w14:paraId="7B089517" w14:textId="77777777">
            <w:pPr>
              <w:rPr>
                <w:color w:val="000000"/>
                <w:spacing w:val="-2"/>
                <w:sz w:val="18"/>
              </w:rPr>
            </w:pPr>
            <w:r w:rsidRPr="00CC0718">
              <w:rPr>
                <w:color w:val="000000"/>
                <w:spacing w:val="-2"/>
                <w:sz w:val="18"/>
              </w:rPr>
              <w:t>1</w:t>
            </w:r>
          </w:p>
        </w:tc>
        <w:tc>
          <w:tcPr>
            <w:tcW w:w="1362" w:type="dxa"/>
            <w:tcBorders>
              <w:bottom w:val="single" w:color="8FB6EA" w:sz="5" w:space="0"/>
            </w:tcBorders>
            <w:shd w:val="clear" w:color="auto" w:fill="FFFFFF" w:themeFill="background1"/>
            <w:tcMar/>
          </w:tcPr>
          <w:p w:rsidRPr="00CC0718" w:rsidR="00C71DC8" w:rsidP="00244814" w:rsidRDefault="00C71DC8" w14:paraId="134C96DC" w14:textId="77777777">
            <w:pPr>
              <w:rPr>
                <w:color w:val="000000"/>
                <w:spacing w:val="-2"/>
                <w:sz w:val="18"/>
              </w:rPr>
            </w:pPr>
            <w:r w:rsidRPr="00CC0718">
              <w:rPr>
                <w:color w:val="000000"/>
                <w:spacing w:val="-2"/>
                <w:sz w:val="18"/>
              </w:rPr>
              <w:t>15</w:t>
            </w:r>
          </w:p>
        </w:tc>
        <w:tc>
          <w:tcPr>
            <w:tcW w:w="1690" w:type="dxa"/>
            <w:tcBorders>
              <w:bottom w:val="single" w:color="8FB6EA" w:sz="5" w:space="0"/>
            </w:tcBorders>
            <w:shd w:val="clear" w:color="auto" w:fill="FFFFFF" w:themeFill="background1"/>
            <w:tcMar/>
          </w:tcPr>
          <w:p w:rsidRPr="00CC0718" w:rsidR="00C71DC8" w:rsidP="00244814" w:rsidRDefault="00C71DC8" w14:paraId="7C442101" w14:textId="77777777">
            <w:pPr>
              <w:rPr>
                <w:color w:val="000000"/>
                <w:spacing w:val="-2"/>
                <w:sz w:val="18"/>
              </w:rPr>
            </w:pPr>
            <w:r w:rsidRPr="00CC0718">
              <w:rPr>
                <w:color w:val="000000"/>
                <w:spacing w:val="-2"/>
                <w:sz w:val="18"/>
              </w:rPr>
              <w:t>1</w:t>
            </w:r>
          </w:p>
        </w:tc>
        <w:tc>
          <w:tcPr>
            <w:tcW w:w="1576" w:type="dxa"/>
            <w:tcBorders>
              <w:bottom w:val="single" w:color="8FB6EA" w:sz="5" w:space="0"/>
            </w:tcBorders>
            <w:shd w:val="clear" w:color="auto" w:fill="FFFFFF" w:themeFill="background1"/>
            <w:tcMar/>
          </w:tcPr>
          <w:p w:rsidRPr="00CC0718" w:rsidR="00C71DC8" w:rsidP="00244814" w:rsidRDefault="00C71DC8" w14:paraId="5CB30E36" w14:textId="77777777">
            <w:pPr>
              <w:rPr>
                <w:color w:val="000000"/>
                <w:spacing w:val="-2"/>
                <w:sz w:val="18"/>
              </w:rPr>
            </w:pPr>
          </w:p>
        </w:tc>
      </w:tr>
      <w:tr w:rsidRPr="00CC0718" w:rsidR="00C71DC8" w:rsidTr="3A33D0EC" w14:paraId="0A03EBA6" w14:textId="77777777">
        <w:trPr>
          <w:trHeight w:val="745" w:hRule="exact"/>
        </w:trPr>
        <w:tc>
          <w:tcPr>
            <w:tcW w:w="10717" w:type="dxa"/>
            <w:gridSpan w:val="8"/>
            <w:tcBorders>
              <w:top w:val="single" w:color="8FB6EA" w:sz="5" w:space="0"/>
            </w:tcBorders>
            <w:tcMar/>
          </w:tcPr>
          <w:p w:rsidRPr="00CC0718" w:rsidR="00C71DC8" w:rsidP="00244814" w:rsidRDefault="00C71DC8" w14:paraId="7988A3E1" w14:textId="77777777"/>
        </w:tc>
      </w:tr>
      <w:tr w:rsidRPr="00CC0718" w:rsidR="00C71DC8" w:rsidTr="3A33D0EC" w14:paraId="210AC1C8" w14:textId="77777777">
        <w:trPr>
          <w:trHeight w:val="759" w:hRule="exact"/>
        </w:trPr>
        <w:tc>
          <w:tcPr>
            <w:tcW w:w="10717" w:type="dxa"/>
            <w:gridSpan w:val="8"/>
            <w:tcMar/>
          </w:tcPr>
          <w:p w:rsidRPr="00CC0718" w:rsidR="00C71DC8" w:rsidP="00244814" w:rsidRDefault="00C71DC8" w14:paraId="5373EAFD" w14:textId="77777777"/>
        </w:tc>
      </w:tr>
      <w:tr w:rsidRPr="00CC0718" w:rsidR="00C71DC8" w:rsidTr="3A33D0EC" w14:paraId="34547D9B" w14:textId="77777777">
        <w:trPr>
          <w:trHeight w:val="459" w:hRule="exact"/>
        </w:trPr>
        <w:tc>
          <w:tcPr>
            <w:tcW w:w="5359" w:type="dxa"/>
            <w:gridSpan w:val="4"/>
            <w:shd w:val="clear" w:color="auto" w:fill="FFFFFF" w:themeFill="background1"/>
            <w:tcMar/>
          </w:tcPr>
          <w:p w:rsidRPr="00CC0718" w:rsidR="00C71DC8" w:rsidP="00244814" w:rsidRDefault="00C71DC8" w14:paraId="34B8CF47" w14:textId="77777777">
            <w:pPr>
              <w:jc w:val="right"/>
              <w:rPr>
                <w:color w:val="000066"/>
                <w:spacing w:val="-2"/>
                <w:sz w:val="16"/>
              </w:rPr>
            </w:pPr>
            <w:r w:rsidRPr="00CC0718">
              <w:rPr>
                <w:color w:val="000066"/>
                <w:spacing w:val="-2"/>
                <w:sz w:val="16"/>
              </w:rPr>
              <w:t>Formatted Reports\\Code Summary Formatted Report</w:t>
            </w:r>
          </w:p>
        </w:tc>
        <w:tc>
          <w:tcPr>
            <w:tcW w:w="5358" w:type="dxa"/>
            <w:gridSpan w:val="4"/>
            <w:shd w:val="clear" w:color="auto" w:fill="FFFFFF" w:themeFill="background1"/>
            <w:tcMar/>
          </w:tcPr>
          <w:p w:rsidRPr="00CC0718" w:rsidR="00C71DC8" w:rsidP="00244814" w:rsidRDefault="00C71DC8" w14:paraId="30F4A46C" w14:textId="77777777">
            <w:pPr>
              <w:jc w:val="right"/>
              <w:rPr>
                <w:color w:val="000066"/>
                <w:spacing w:val="-2"/>
                <w:sz w:val="16"/>
              </w:rPr>
            </w:pPr>
            <w:r w:rsidRPr="00CC0718">
              <w:rPr>
                <w:color w:val="000066"/>
                <w:spacing w:val="-2"/>
                <w:sz w:val="16"/>
              </w:rPr>
              <w:t>Page 68 of 104</w:t>
            </w:r>
          </w:p>
        </w:tc>
      </w:tr>
      <w:tr w:rsidRPr="00CC0718" w:rsidR="00C71DC8" w:rsidTr="3A33D0EC" w14:paraId="08E22DB8" w14:textId="77777777">
        <w:trPr>
          <w:trHeight w:val="444" w:hRule="exact"/>
        </w:trPr>
        <w:tc>
          <w:tcPr>
            <w:tcW w:w="10717" w:type="dxa"/>
            <w:gridSpan w:val="8"/>
            <w:shd w:val="clear" w:color="auto" w:fill="FFFFFF" w:themeFill="background1"/>
            <w:tcMar/>
            <w:vAlign w:val="center"/>
          </w:tcPr>
          <w:p w:rsidRPr="00CC0718" w:rsidR="00C71DC8" w:rsidP="00244814" w:rsidRDefault="00C71DC8" w14:paraId="286369E5" w14:textId="77777777">
            <w:pPr>
              <w:jc w:val="right"/>
              <w:rPr>
                <w:color w:val="000066"/>
                <w:spacing w:val="-2"/>
                <w:sz w:val="16"/>
              </w:rPr>
            </w:pPr>
            <w:r w:rsidRPr="00CC0718">
              <w:rPr>
                <w:color w:val="000066"/>
                <w:spacing w:val="-2"/>
                <w:sz w:val="16"/>
              </w:rPr>
              <w:t>11/13/2024 3:39 PM</w:t>
            </w:r>
          </w:p>
        </w:tc>
      </w:tr>
      <w:tr w:rsidRPr="00CC0718" w:rsidR="00C71DC8" w:rsidTr="3A33D0EC" w14:paraId="6D27D747" w14:textId="77777777">
        <w:trPr>
          <w:trHeight w:val="458" w:hRule="exact"/>
        </w:trPr>
        <w:tc>
          <w:tcPr>
            <w:tcW w:w="3381" w:type="dxa"/>
            <w:gridSpan w:val="2"/>
            <w:shd w:val="clear" w:color="auto" w:fill="8FB6EA"/>
            <w:tcMar/>
          </w:tcPr>
          <w:p w:rsidRPr="00CC0718" w:rsidR="00C71DC8" w:rsidP="00244814" w:rsidRDefault="00C71DC8" w14:paraId="68008FCF" w14:textId="77777777">
            <w:pPr>
              <w:rPr>
                <w:b/>
                <w:color w:val="000066"/>
                <w:spacing w:val="-2"/>
                <w:sz w:val="18"/>
              </w:rPr>
            </w:pPr>
            <w:r w:rsidRPr="00CC0718">
              <w:rPr>
                <w:b/>
                <w:color w:val="000066"/>
                <w:spacing w:val="-2"/>
                <w:sz w:val="18"/>
              </w:rPr>
              <w:lastRenderedPageBreak/>
              <w:t>File Type</w:t>
            </w:r>
          </w:p>
        </w:tc>
        <w:tc>
          <w:tcPr>
            <w:tcW w:w="1132" w:type="dxa"/>
            <w:shd w:val="clear" w:color="auto" w:fill="8FB6EA"/>
            <w:tcMar/>
          </w:tcPr>
          <w:p w:rsidRPr="00CC0718" w:rsidR="00C71DC8" w:rsidP="00244814" w:rsidRDefault="00C71DC8" w14:paraId="7899D93A" w14:textId="77777777">
            <w:pPr>
              <w:rPr>
                <w:b/>
                <w:color w:val="000066"/>
                <w:spacing w:val="-2"/>
                <w:sz w:val="18"/>
              </w:rPr>
            </w:pPr>
            <w:r w:rsidRPr="00CC0718">
              <w:rPr>
                <w:b/>
                <w:color w:val="000066"/>
                <w:spacing w:val="-2"/>
                <w:sz w:val="18"/>
              </w:rPr>
              <w:t>Number of Files</w:t>
            </w:r>
          </w:p>
        </w:tc>
        <w:tc>
          <w:tcPr>
            <w:tcW w:w="1576" w:type="dxa"/>
            <w:gridSpan w:val="2"/>
            <w:shd w:val="clear" w:color="auto" w:fill="8FB6EA"/>
            <w:tcMar/>
          </w:tcPr>
          <w:p w:rsidRPr="00CC0718" w:rsidR="00C71DC8" w:rsidP="00244814" w:rsidRDefault="00C71DC8" w14:paraId="412F8EE4" w14:textId="77777777">
            <w:pPr>
              <w:rPr>
                <w:b/>
                <w:color w:val="000066"/>
                <w:spacing w:val="-2"/>
                <w:sz w:val="18"/>
              </w:rPr>
            </w:pPr>
            <w:r w:rsidRPr="00CC0718">
              <w:rPr>
                <w:b/>
                <w:color w:val="000066"/>
                <w:spacing w:val="-2"/>
                <w:sz w:val="18"/>
              </w:rPr>
              <w:t>Number of Coding References</w:t>
            </w:r>
          </w:p>
        </w:tc>
        <w:tc>
          <w:tcPr>
            <w:tcW w:w="1362" w:type="dxa"/>
            <w:shd w:val="clear" w:color="auto" w:fill="8FB6EA"/>
            <w:tcMar/>
          </w:tcPr>
          <w:p w:rsidRPr="00CC0718" w:rsidR="00C71DC8" w:rsidP="00244814" w:rsidRDefault="00C71DC8" w14:paraId="58898E3A" w14:textId="77777777">
            <w:pPr>
              <w:rPr>
                <w:b/>
                <w:color w:val="000066"/>
                <w:spacing w:val="-2"/>
                <w:sz w:val="18"/>
              </w:rPr>
            </w:pPr>
            <w:r w:rsidRPr="00CC0718">
              <w:rPr>
                <w:b/>
                <w:color w:val="000066"/>
                <w:spacing w:val="-2"/>
                <w:sz w:val="18"/>
              </w:rPr>
              <w:t>Number of Words Coded</w:t>
            </w:r>
          </w:p>
        </w:tc>
        <w:tc>
          <w:tcPr>
            <w:tcW w:w="1690" w:type="dxa"/>
            <w:shd w:val="clear" w:color="auto" w:fill="8FB6EA"/>
            <w:tcMar/>
          </w:tcPr>
          <w:p w:rsidRPr="00CC0718" w:rsidR="00C71DC8" w:rsidP="00244814" w:rsidRDefault="00C71DC8" w14:paraId="30223943" w14:textId="77777777">
            <w:pPr>
              <w:rPr>
                <w:b/>
                <w:color w:val="000066"/>
                <w:spacing w:val="-2"/>
                <w:sz w:val="18"/>
              </w:rPr>
            </w:pPr>
            <w:r w:rsidRPr="00CC0718">
              <w:rPr>
                <w:b/>
                <w:color w:val="000066"/>
                <w:spacing w:val="-2"/>
                <w:sz w:val="18"/>
              </w:rPr>
              <w:t>Number of Paragraphs Coded</w:t>
            </w:r>
          </w:p>
        </w:tc>
        <w:tc>
          <w:tcPr>
            <w:tcW w:w="1576" w:type="dxa"/>
            <w:shd w:val="clear" w:color="auto" w:fill="8FB6EA"/>
            <w:tcMar/>
          </w:tcPr>
          <w:p w:rsidRPr="00CC0718" w:rsidR="00C71DC8" w:rsidP="00244814" w:rsidRDefault="00C71DC8" w14:paraId="2BFB9249" w14:textId="77777777">
            <w:pPr>
              <w:rPr>
                <w:b/>
                <w:color w:val="000066"/>
                <w:spacing w:val="-2"/>
                <w:sz w:val="18"/>
              </w:rPr>
            </w:pPr>
            <w:r w:rsidRPr="00CC0718">
              <w:rPr>
                <w:b/>
                <w:color w:val="000066"/>
                <w:spacing w:val="-2"/>
                <w:sz w:val="18"/>
              </w:rPr>
              <w:t>Duration Coded</w:t>
            </w:r>
          </w:p>
        </w:tc>
      </w:tr>
      <w:tr w:rsidRPr="00CC0718" w:rsidR="00C71DC8" w:rsidTr="3A33D0EC" w14:paraId="7B4056EA" w14:textId="77777777">
        <w:trPr>
          <w:trHeight w:val="616" w:hRule="exact"/>
        </w:trPr>
        <w:tc>
          <w:tcPr>
            <w:tcW w:w="10717" w:type="dxa"/>
            <w:gridSpan w:val="8"/>
            <w:shd w:val="clear" w:color="auto" w:fill="FFFFFF" w:themeFill="background1"/>
            <w:tcMar/>
          </w:tcPr>
          <w:p w:rsidRPr="00CC0718" w:rsidR="00C71DC8" w:rsidP="00244814" w:rsidRDefault="00C71DC8" w14:paraId="2C7ABA0D" w14:textId="77777777">
            <w:pPr>
              <w:rPr>
                <w:b/>
                <w:color w:val="5C83B4"/>
                <w:spacing w:val="-2"/>
                <w:sz w:val="24"/>
              </w:rPr>
            </w:pPr>
            <w:bookmarkStart w:name="CodesAXIALCODEQ5PrimaryGoalsoftheclubBUI" w:id="62"/>
            <w:bookmarkEnd w:id="62"/>
          </w:p>
        </w:tc>
      </w:tr>
      <w:tr w:rsidRPr="00CC0718" w:rsidR="00C71DC8" w:rsidTr="3A33D0EC" w14:paraId="68979FCE" w14:textId="77777777">
        <w:trPr>
          <w:trHeight w:val="445" w:hRule="exact"/>
        </w:trPr>
        <w:tc>
          <w:tcPr>
            <w:tcW w:w="1805" w:type="dxa"/>
            <w:shd w:val="clear" w:color="auto" w:fill="FFFFFF" w:themeFill="background1"/>
            <w:tcMar/>
          </w:tcPr>
          <w:p w:rsidRPr="00CC0718" w:rsidR="00C71DC8" w:rsidP="00244814" w:rsidRDefault="00C71DC8" w14:paraId="6E53592C" w14:textId="77777777">
            <w:pPr>
              <w:rPr>
                <w:b/>
                <w:color w:val="5C83B4"/>
                <w:spacing w:val="-2"/>
                <w:sz w:val="24"/>
              </w:rPr>
            </w:pPr>
            <w:r w:rsidRPr="00CC0718">
              <w:rPr>
                <w:b/>
                <w:color w:val="5C83B4"/>
                <w:spacing w:val="-2"/>
                <w:sz w:val="24"/>
              </w:rPr>
              <w:t>Nickname:</w:t>
            </w:r>
          </w:p>
        </w:tc>
        <w:tc>
          <w:tcPr>
            <w:tcW w:w="8912" w:type="dxa"/>
            <w:gridSpan w:val="7"/>
            <w:vMerge w:val="restart"/>
            <w:shd w:val="clear" w:color="auto" w:fill="FFFFFF" w:themeFill="background1"/>
            <w:tcMar/>
          </w:tcPr>
          <w:p w:rsidRPr="00CC0718" w:rsidR="00C71DC8" w:rsidP="3A33D0EC" w:rsidRDefault="00C71DC8" w14:paraId="0E90EB18" w14:textId="77777777">
            <w:pPr>
              <w:rPr>
                <w:b w:val="1"/>
                <w:bCs w:val="1"/>
                <w:color w:val="5C83B4"/>
                <w:spacing w:val="-2"/>
                <w:sz w:val="24"/>
                <w:szCs w:val="24"/>
                <w:lang w:val="en-US"/>
              </w:rPr>
            </w:pPr>
            <w:r w:rsidRPr="3A33D0EC" w:rsidR="00C71DC8">
              <w:rPr>
                <w:b w:val="1"/>
                <w:bCs w:val="1"/>
                <w:color w:val="5C83B4"/>
                <w:spacing w:val="-2"/>
                <w:sz w:val="24"/>
                <w:szCs w:val="24"/>
                <w:lang w:val="en-US"/>
              </w:rPr>
              <w:t>Codes\\AXIAL CODE\\Q5- Primary Goals of the club\BUILD AND SHARE CULTURE\so that they know what is basically like the Indian ethnicity and how we celebrate our festivals</w:t>
            </w:r>
          </w:p>
        </w:tc>
      </w:tr>
      <w:tr w:rsidRPr="00CC0718" w:rsidR="00C71DC8" w:rsidTr="3A33D0EC" w14:paraId="5BC904C1" w14:textId="77777777">
        <w:trPr>
          <w:trHeight w:val="458" w:hRule="exact"/>
        </w:trPr>
        <w:tc>
          <w:tcPr>
            <w:tcW w:w="1805" w:type="dxa"/>
            <w:shd w:val="clear" w:color="auto" w:fill="FFFFFF" w:themeFill="background1"/>
            <w:tcMar/>
          </w:tcPr>
          <w:p w:rsidRPr="00CC0718" w:rsidR="00C71DC8" w:rsidP="00244814" w:rsidRDefault="00C71DC8" w14:paraId="1BDA827F" w14:textId="77777777">
            <w:pPr>
              <w:rPr>
                <w:b/>
                <w:color w:val="5C83B4"/>
                <w:spacing w:val="-2"/>
                <w:sz w:val="24"/>
              </w:rPr>
            </w:pPr>
            <w:r w:rsidRPr="00CC0718">
              <w:rPr>
                <w:b/>
                <w:color w:val="5C83B4"/>
                <w:spacing w:val="-2"/>
                <w:sz w:val="24"/>
              </w:rPr>
              <w:t>Classification:</w:t>
            </w:r>
          </w:p>
        </w:tc>
        <w:tc>
          <w:tcPr>
            <w:tcW w:w="8912" w:type="dxa"/>
            <w:gridSpan w:val="7"/>
            <w:vMerge/>
            <w:tcMar/>
          </w:tcPr>
          <w:p w:rsidRPr="00CC0718" w:rsidR="00C71DC8" w:rsidP="00244814" w:rsidRDefault="00C71DC8" w14:paraId="28CD01C1" w14:textId="77777777"/>
        </w:tc>
      </w:tr>
      <w:tr w:rsidRPr="00CC0718" w:rsidR="00C71DC8" w:rsidTr="3A33D0EC" w14:paraId="526348A6" w14:textId="77777777">
        <w:trPr>
          <w:trHeight w:val="444" w:hRule="exact"/>
        </w:trPr>
        <w:tc>
          <w:tcPr>
            <w:tcW w:w="1805" w:type="dxa"/>
            <w:shd w:val="clear" w:color="auto" w:fill="FFFFFF" w:themeFill="background1"/>
            <w:tcMar/>
          </w:tcPr>
          <w:p w:rsidRPr="00CC0718" w:rsidR="00C71DC8" w:rsidP="00244814" w:rsidRDefault="00C71DC8" w14:paraId="49C8506E" w14:textId="77777777">
            <w:pPr>
              <w:rPr>
                <w:b/>
                <w:color w:val="5C83B4"/>
                <w:spacing w:val="-2"/>
                <w:sz w:val="24"/>
              </w:rPr>
            </w:pPr>
            <w:r w:rsidRPr="00CC0718">
              <w:rPr>
                <w:b/>
                <w:color w:val="5C83B4"/>
                <w:spacing w:val="-2"/>
                <w:sz w:val="24"/>
              </w:rPr>
              <w:t>Aggregated:</w:t>
            </w:r>
          </w:p>
        </w:tc>
        <w:tc>
          <w:tcPr>
            <w:tcW w:w="8912" w:type="dxa"/>
            <w:gridSpan w:val="7"/>
            <w:shd w:val="clear" w:color="auto" w:fill="FFFFFF" w:themeFill="background1"/>
            <w:tcMar/>
          </w:tcPr>
          <w:p w:rsidRPr="00CC0718" w:rsidR="00C71DC8" w:rsidP="00244814" w:rsidRDefault="00C71DC8" w14:paraId="24C27084" w14:textId="77777777">
            <w:pPr>
              <w:rPr>
                <w:b/>
                <w:color w:val="5C83B4"/>
                <w:spacing w:val="-2"/>
                <w:sz w:val="24"/>
              </w:rPr>
            </w:pPr>
            <w:r w:rsidRPr="00CC0718">
              <w:rPr>
                <w:b/>
                <w:color w:val="5C83B4"/>
                <w:spacing w:val="-2"/>
                <w:sz w:val="24"/>
              </w:rPr>
              <w:t>No</w:t>
            </w:r>
          </w:p>
        </w:tc>
      </w:tr>
      <w:tr w:rsidRPr="00CC0718" w:rsidR="00C71DC8" w:rsidTr="3A33D0EC" w14:paraId="655B1F70" w14:textId="77777777">
        <w:trPr>
          <w:trHeight w:val="344" w:hRule="exact"/>
        </w:trPr>
        <w:tc>
          <w:tcPr>
            <w:tcW w:w="3381" w:type="dxa"/>
            <w:gridSpan w:val="2"/>
            <w:tcBorders>
              <w:bottom w:val="single" w:color="8FB6EA" w:sz="5" w:space="0"/>
            </w:tcBorders>
            <w:shd w:val="clear" w:color="auto" w:fill="FFFFFF" w:themeFill="background1"/>
            <w:tcMar/>
          </w:tcPr>
          <w:p w:rsidRPr="00CC0718" w:rsidR="00C71DC8" w:rsidP="00244814" w:rsidRDefault="00C71DC8" w14:paraId="45E6FA32" w14:textId="77777777">
            <w:pPr>
              <w:rPr>
                <w:color w:val="000000"/>
                <w:spacing w:val="-2"/>
                <w:sz w:val="18"/>
              </w:rPr>
            </w:pPr>
            <w:r w:rsidRPr="00CC0718">
              <w:rPr>
                <w:color w:val="000000"/>
                <w:spacing w:val="-2"/>
                <w:sz w:val="18"/>
              </w:rPr>
              <w:t>Document</w:t>
            </w:r>
          </w:p>
        </w:tc>
        <w:tc>
          <w:tcPr>
            <w:tcW w:w="1132" w:type="dxa"/>
            <w:tcBorders>
              <w:bottom w:val="single" w:color="8FB6EA" w:sz="5" w:space="0"/>
            </w:tcBorders>
            <w:shd w:val="clear" w:color="auto" w:fill="FFFFFF" w:themeFill="background1"/>
            <w:tcMar/>
          </w:tcPr>
          <w:p w:rsidRPr="00CC0718" w:rsidR="00C71DC8" w:rsidP="00244814" w:rsidRDefault="00C71DC8" w14:paraId="49192D99" w14:textId="77777777">
            <w:pPr>
              <w:rPr>
                <w:color w:val="000000"/>
                <w:spacing w:val="-2"/>
                <w:sz w:val="18"/>
              </w:rPr>
            </w:pPr>
            <w:r w:rsidRPr="00CC0718">
              <w:rPr>
                <w:color w:val="000000"/>
                <w:spacing w:val="-2"/>
                <w:sz w:val="18"/>
              </w:rPr>
              <w:t>1</w:t>
            </w:r>
          </w:p>
        </w:tc>
        <w:tc>
          <w:tcPr>
            <w:tcW w:w="1576" w:type="dxa"/>
            <w:gridSpan w:val="2"/>
            <w:tcBorders>
              <w:bottom w:val="single" w:color="8FB6EA" w:sz="5" w:space="0"/>
            </w:tcBorders>
            <w:shd w:val="clear" w:color="auto" w:fill="FFFFFF" w:themeFill="background1"/>
            <w:tcMar/>
          </w:tcPr>
          <w:p w:rsidRPr="00CC0718" w:rsidR="00C71DC8" w:rsidP="00244814" w:rsidRDefault="00C71DC8" w14:paraId="65F733D3" w14:textId="77777777">
            <w:pPr>
              <w:rPr>
                <w:color w:val="000000"/>
                <w:spacing w:val="-2"/>
                <w:sz w:val="18"/>
              </w:rPr>
            </w:pPr>
            <w:r w:rsidRPr="00CC0718">
              <w:rPr>
                <w:color w:val="000000"/>
                <w:spacing w:val="-2"/>
                <w:sz w:val="18"/>
              </w:rPr>
              <w:t>1</w:t>
            </w:r>
          </w:p>
        </w:tc>
        <w:tc>
          <w:tcPr>
            <w:tcW w:w="1362" w:type="dxa"/>
            <w:tcBorders>
              <w:bottom w:val="single" w:color="8FB6EA" w:sz="5" w:space="0"/>
            </w:tcBorders>
            <w:shd w:val="clear" w:color="auto" w:fill="FFFFFF" w:themeFill="background1"/>
            <w:tcMar/>
          </w:tcPr>
          <w:p w:rsidRPr="00CC0718" w:rsidR="00C71DC8" w:rsidP="00244814" w:rsidRDefault="00C71DC8" w14:paraId="578C1F69" w14:textId="77777777">
            <w:pPr>
              <w:rPr>
                <w:color w:val="000000"/>
                <w:spacing w:val="-2"/>
                <w:sz w:val="18"/>
              </w:rPr>
            </w:pPr>
            <w:r w:rsidRPr="00CC0718">
              <w:rPr>
                <w:color w:val="000000"/>
                <w:spacing w:val="-2"/>
                <w:sz w:val="18"/>
              </w:rPr>
              <w:t>17</w:t>
            </w:r>
          </w:p>
        </w:tc>
        <w:tc>
          <w:tcPr>
            <w:tcW w:w="1690" w:type="dxa"/>
            <w:tcBorders>
              <w:bottom w:val="single" w:color="8FB6EA" w:sz="5" w:space="0"/>
            </w:tcBorders>
            <w:shd w:val="clear" w:color="auto" w:fill="FFFFFF" w:themeFill="background1"/>
            <w:tcMar/>
          </w:tcPr>
          <w:p w:rsidRPr="00CC0718" w:rsidR="00C71DC8" w:rsidP="00244814" w:rsidRDefault="00C71DC8" w14:paraId="359DDF5A" w14:textId="77777777">
            <w:pPr>
              <w:rPr>
                <w:color w:val="000000"/>
                <w:spacing w:val="-2"/>
                <w:sz w:val="18"/>
              </w:rPr>
            </w:pPr>
            <w:r w:rsidRPr="00CC0718">
              <w:rPr>
                <w:color w:val="000000"/>
                <w:spacing w:val="-2"/>
                <w:sz w:val="18"/>
              </w:rPr>
              <w:t>1</w:t>
            </w:r>
          </w:p>
        </w:tc>
        <w:tc>
          <w:tcPr>
            <w:tcW w:w="1576" w:type="dxa"/>
            <w:tcBorders>
              <w:bottom w:val="single" w:color="8FB6EA" w:sz="5" w:space="0"/>
            </w:tcBorders>
            <w:shd w:val="clear" w:color="auto" w:fill="FFFFFF" w:themeFill="background1"/>
            <w:tcMar/>
          </w:tcPr>
          <w:p w:rsidRPr="00CC0718" w:rsidR="00C71DC8" w:rsidP="00244814" w:rsidRDefault="00C71DC8" w14:paraId="048E623B" w14:textId="77777777">
            <w:pPr>
              <w:rPr>
                <w:color w:val="000000"/>
                <w:spacing w:val="-2"/>
                <w:sz w:val="18"/>
              </w:rPr>
            </w:pPr>
          </w:p>
        </w:tc>
      </w:tr>
      <w:tr w:rsidRPr="00CC0718" w:rsidR="00C71DC8" w:rsidTr="3A33D0EC" w14:paraId="59675ACC" w14:textId="77777777">
        <w:trPr>
          <w:trHeight w:val="444" w:hRule="exact"/>
        </w:trPr>
        <w:tc>
          <w:tcPr>
            <w:tcW w:w="10717" w:type="dxa"/>
            <w:gridSpan w:val="8"/>
            <w:tcBorders>
              <w:top w:val="single" w:color="8FB6EA" w:sz="5" w:space="0"/>
            </w:tcBorders>
            <w:tcMar/>
          </w:tcPr>
          <w:p w:rsidRPr="00CC0718" w:rsidR="00C71DC8" w:rsidP="00244814" w:rsidRDefault="00C71DC8" w14:paraId="73D1F9C1" w14:textId="77777777"/>
        </w:tc>
      </w:tr>
      <w:tr w:rsidRPr="00CC0718" w:rsidR="00C71DC8" w:rsidTr="3A33D0EC" w14:paraId="1159C5FD" w14:textId="77777777">
        <w:trPr>
          <w:trHeight w:val="344" w:hRule="exact"/>
        </w:trPr>
        <w:tc>
          <w:tcPr>
            <w:tcW w:w="10717" w:type="dxa"/>
            <w:gridSpan w:val="8"/>
            <w:shd w:val="clear" w:color="auto" w:fill="FFFFFF" w:themeFill="background1"/>
            <w:tcMar/>
          </w:tcPr>
          <w:p w:rsidRPr="00CC0718" w:rsidR="00C71DC8" w:rsidP="00244814" w:rsidRDefault="00C71DC8" w14:paraId="6D131D59" w14:textId="77777777">
            <w:pPr>
              <w:rPr>
                <w:b/>
                <w:color w:val="5C83B4"/>
                <w:spacing w:val="-2"/>
                <w:sz w:val="24"/>
              </w:rPr>
            </w:pPr>
          </w:p>
        </w:tc>
      </w:tr>
      <w:tr w:rsidRPr="00CC0718" w:rsidR="00C71DC8" w:rsidTr="3A33D0EC" w14:paraId="28D5CC22" w14:textId="77777777">
        <w:trPr>
          <w:trHeight w:val="444" w:hRule="exact"/>
        </w:trPr>
        <w:tc>
          <w:tcPr>
            <w:tcW w:w="1805" w:type="dxa"/>
            <w:shd w:val="clear" w:color="auto" w:fill="FFFFFF" w:themeFill="background1"/>
            <w:tcMar/>
          </w:tcPr>
          <w:p w:rsidRPr="00CC0718" w:rsidR="00C71DC8" w:rsidP="00244814" w:rsidRDefault="00C71DC8" w14:paraId="3C0D288B" w14:textId="77777777">
            <w:pPr>
              <w:rPr>
                <w:b/>
                <w:color w:val="5C83B4"/>
                <w:spacing w:val="-2"/>
                <w:sz w:val="24"/>
              </w:rPr>
            </w:pPr>
            <w:r w:rsidRPr="00CC0718">
              <w:rPr>
                <w:b/>
                <w:color w:val="5C83B4"/>
                <w:spacing w:val="-2"/>
                <w:sz w:val="24"/>
              </w:rPr>
              <w:t>Nickname:</w:t>
            </w:r>
          </w:p>
        </w:tc>
        <w:tc>
          <w:tcPr>
            <w:tcW w:w="8912" w:type="dxa"/>
            <w:gridSpan w:val="7"/>
            <w:vMerge w:val="restart"/>
            <w:shd w:val="clear" w:color="auto" w:fill="FFFFFF" w:themeFill="background1"/>
            <w:tcMar/>
          </w:tcPr>
          <w:p w:rsidRPr="00CC0718" w:rsidR="00C71DC8" w:rsidP="00244814" w:rsidRDefault="00C71DC8" w14:paraId="5FD927B9" w14:textId="77777777">
            <w:pPr>
              <w:rPr>
                <w:b/>
                <w:color w:val="5C83B4"/>
                <w:spacing w:val="-2"/>
                <w:sz w:val="24"/>
              </w:rPr>
            </w:pPr>
            <w:r w:rsidRPr="00CC0718">
              <w:rPr>
                <w:b/>
                <w:color w:val="5C83B4"/>
                <w:spacing w:val="-2"/>
                <w:sz w:val="24"/>
              </w:rPr>
              <w:t>Codes\\AXIAL CODE\\Q5- Primary Goals of the club\CREATE AWARENESS</w:t>
            </w:r>
          </w:p>
        </w:tc>
      </w:tr>
      <w:tr w:rsidRPr="00CC0718" w:rsidR="00C71DC8" w:rsidTr="3A33D0EC" w14:paraId="3EC237F4" w14:textId="77777777">
        <w:trPr>
          <w:trHeight w:val="459" w:hRule="exact"/>
        </w:trPr>
        <w:tc>
          <w:tcPr>
            <w:tcW w:w="1805" w:type="dxa"/>
            <w:shd w:val="clear" w:color="auto" w:fill="FFFFFF" w:themeFill="background1"/>
            <w:tcMar/>
          </w:tcPr>
          <w:p w:rsidRPr="00CC0718" w:rsidR="00C71DC8" w:rsidP="00244814" w:rsidRDefault="00C71DC8" w14:paraId="2D050BB8" w14:textId="77777777">
            <w:pPr>
              <w:rPr>
                <w:b/>
                <w:color w:val="5C83B4"/>
                <w:spacing w:val="-2"/>
                <w:sz w:val="24"/>
              </w:rPr>
            </w:pPr>
            <w:r w:rsidRPr="00CC0718">
              <w:rPr>
                <w:b/>
                <w:color w:val="5C83B4"/>
                <w:spacing w:val="-2"/>
                <w:sz w:val="24"/>
              </w:rPr>
              <w:t>Classification:</w:t>
            </w:r>
          </w:p>
        </w:tc>
        <w:tc>
          <w:tcPr>
            <w:tcW w:w="8912" w:type="dxa"/>
            <w:gridSpan w:val="7"/>
            <w:vMerge/>
            <w:tcMar/>
          </w:tcPr>
          <w:p w:rsidRPr="00CC0718" w:rsidR="00C71DC8" w:rsidP="00244814" w:rsidRDefault="00C71DC8" w14:paraId="359F63BE" w14:textId="77777777"/>
        </w:tc>
      </w:tr>
      <w:tr w:rsidRPr="00CC0718" w:rsidR="00C71DC8" w:rsidTr="3A33D0EC" w14:paraId="02957476" w14:textId="77777777">
        <w:trPr>
          <w:trHeight w:val="444" w:hRule="exact"/>
        </w:trPr>
        <w:tc>
          <w:tcPr>
            <w:tcW w:w="1805" w:type="dxa"/>
            <w:shd w:val="clear" w:color="auto" w:fill="FFFFFF" w:themeFill="background1"/>
            <w:tcMar/>
          </w:tcPr>
          <w:p w:rsidRPr="00CC0718" w:rsidR="00C71DC8" w:rsidP="00244814" w:rsidRDefault="00C71DC8" w14:paraId="3BE973DE" w14:textId="77777777">
            <w:pPr>
              <w:rPr>
                <w:b/>
                <w:color w:val="5C83B4"/>
                <w:spacing w:val="-2"/>
                <w:sz w:val="24"/>
              </w:rPr>
            </w:pPr>
            <w:r w:rsidRPr="00CC0718">
              <w:rPr>
                <w:b/>
                <w:color w:val="5C83B4"/>
                <w:spacing w:val="-2"/>
                <w:sz w:val="24"/>
              </w:rPr>
              <w:t>Aggregated:</w:t>
            </w:r>
          </w:p>
        </w:tc>
        <w:tc>
          <w:tcPr>
            <w:tcW w:w="8912" w:type="dxa"/>
            <w:gridSpan w:val="7"/>
            <w:shd w:val="clear" w:color="auto" w:fill="FFFFFF" w:themeFill="background1"/>
            <w:tcMar/>
          </w:tcPr>
          <w:p w:rsidRPr="00CC0718" w:rsidR="00C71DC8" w:rsidP="00244814" w:rsidRDefault="00C71DC8" w14:paraId="060ED887" w14:textId="77777777">
            <w:pPr>
              <w:rPr>
                <w:b/>
                <w:color w:val="5C83B4"/>
                <w:spacing w:val="-2"/>
                <w:sz w:val="24"/>
              </w:rPr>
            </w:pPr>
            <w:r w:rsidRPr="00CC0718">
              <w:rPr>
                <w:b/>
                <w:color w:val="5C83B4"/>
                <w:spacing w:val="-2"/>
                <w:sz w:val="24"/>
              </w:rPr>
              <w:t>Yes</w:t>
            </w:r>
          </w:p>
        </w:tc>
      </w:tr>
      <w:tr w:rsidRPr="00CC0718" w:rsidR="00C71DC8" w:rsidTr="3A33D0EC" w14:paraId="369A8B4C" w14:textId="77777777">
        <w:trPr>
          <w:trHeight w:val="344" w:hRule="exact"/>
        </w:trPr>
        <w:tc>
          <w:tcPr>
            <w:tcW w:w="3381" w:type="dxa"/>
            <w:gridSpan w:val="2"/>
            <w:tcBorders>
              <w:bottom w:val="single" w:color="8FB6EA" w:sz="5" w:space="0"/>
            </w:tcBorders>
            <w:shd w:val="clear" w:color="auto" w:fill="FFFFFF" w:themeFill="background1"/>
            <w:tcMar/>
          </w:tcPr>
          <w:p w:rsidRPr="00CC0718" w:rsidR="00C71DC8" w:rsidP="00244814" w:rsidRDefault="00C71DC8" w14:paraId="3AA175EF" w14:textId="77777777">
            <w:pPr>
              <w:rPr>
                <w:color w:val="000000"/>
                <w:spacing w:val="-2"/>
                <w:sz w:val="18"/>
              </w:rPr>
            </w:pPr>
            <w:r w:rsidRPr="00CC0718">
              <w:rPr>
                <w:color w:val="000000"/>
                <w:spacing w:val="-2"/>
                <w:sz w:val="18"/>
              </w:rPr>
              <w:t>Document</w:t>
            </w:r>
          </w:p>
        </w:tc>
        <w:tc>
          <w:tcPr>
            <w:tcW w:w="1132" w:type="dxa"/>
            <w:tcBorders>
              <w:bottom w:val="single" w:color="8FB6EA" w:sz="5" w:space="0"/>
            </w:tcBorders>
            <w:shd w:val="clear" w:color="auto" w:fill="FFFFFF" w:themeFill="background1"/>
            <w:tcMar/>
          </w:tcPr>
          <w:p w:rsidRPr="00CC0718" w:rsidR="00C71DC8" w:rsidP="00244814" w:rsidRDefault="00C71DC8" w14:paraId="5F362BF7" w14:textId="77777777">
            <w:pPr>
              <w:rPr>
                <w:color w:val="000000"/>
                <w:spacing w:val="-2"/>
                <w:sz w:val="18"/>
              </w:rPr>
            </w:pPr>
            <w:r w:rsidRPr="00CC0718">
              <w:rPr>
                <w:color w:val="000000"/>
                <w:spacing w:val="-2"/>
                <w:sz w:val="18"/>
              </w:rPr>
              <w:t>2</w:t>
            </w:r>
          </w:p>
        </w:tc>
        <w:tc>
          <w:tcPr>
            <w:tcW w:w="1576" w:type="dxa"/>
            <w:gridSpan w:val="2"/>
            <w:tcBorders>
              <w:bottom w:val="single" w:color="8FB6EA" w:sz="5" w:space="0"/>
            </w:tcBorders>
            <w:shd w:val="clear" w:color="auto" w:fill="FFFFFF" w:themeFill="background1"/>
            <w:tcMar/>
          </w:tcPr>
          <w:p w:rsidRPr="00CC0718" w:rsidR="00C71DC8" w:rsidP="00244814" w:rsidRDefault="00C71DC8" w14:paraId="3C4180EA" w14:textId="77777777">
            <w:pPr>
              <w:rPr>
                <w:color w:val="000000"/>
                <w:spacing w:val="-2"/>
                <w:sz w:val="18"/>
              </w:rPr>
            </w:pPr>
            <w:r w:rsidRPr="00CC0718">
              <w:rPr>
                <w:color w:val="000000"/>
                <w:spacing w:val="-2"/>
                <w:sz w:val="18"/>
              </w:rPr>
              <w:t>3</w:t>
            </w:r>
          </w:p>
        </w:tc>
        <w:tc>
          <w:tcPr>
            <w:tcW w:w="1362" w:type="dxa"/>
            <w:tcBorders>
              <w:bottom w:val="single" w:color="8FB6EA" w:sz="5" w:space="0"/>
            </w:tcBorders>
            <w:shd w:val="clear" w:color="auto" w:fill="FFFFFF" w:themeFill="background1"/>
            <w:tcMar/>
          </w:tcPr>
          <w:p w:rsidRPr="00CC0718" w:rsidR="00C71DC8" w:rsidP="00244814" w:rsidRDefault="00C71DC8" w14:paraId="37FB7736" w14:textId="77777777">
            <w:pPr>
              <w:rPr>
                <w:color w:val="000000"/>
                <w:spacing w:val="-2"/>
                <w:sz w:val="18"/>
              </w:rPr>
            </w:pPr>
            <w:r w:rsidRPr="00CC0718">
              <w:rPr>
                <w:color w:val="000000"/>
                <w:spacing w:val="-2"/>
                <w:sz w:val="18"/>
              </w:rPr>
              <w:t>19</w:t>
            </w:r>
          </w:p>
        </w:tc>
        <w:tc>
          <w:tcPr>
            <w:tcW w:w="1690" w:type="dxa"/>
            <w:tcBorders>
              <w:bottom w:val="single" w:color="8FB6EA" w:sz="5" w:space="0"/>
            </w:tcBorders>
            <w:shd w:val="clear" w:color="auto" w:fill="FFFFFF" w:themeFill="background1"/>
            <w:tcMar/>
          </w:tcPr>
          <w:p w:rsidRPr="00CC0718" w:rsidR="00C71DC8" w:rsidP="00244814" w:rsidRDefault="00C71DC8" w14:paraId="4519232A" w14:textId="77777777">
            <w:pPr>
              <w:rPr>
                <w:color w:val="000000"/>
                <w:spacing w:val="-2"/>
                <w:sz w:val="18"/>
              </w:rPr>
            </w:pPr>
            <w:r w:rsidRPr="00CC0718">
              <w:rPr>
                <w:color w:val="000000"/>
                <w:spacing w:val="-2"/>
                <w:sz w:val="18"/>
              </w:rPr>
              <w:t>3</w:t>
            </w:r>
          </w:p>
        </w:tc>
        <w:tc>
          <w:tcPr>
            <w:tcW w:w="1576" w:type="dxa"/>
            <w:tcBorders>
              <w:bottom w:val="single" w:color="8FB6EA" w:sz="5" w:space="0"/>
            </w:tcBorders>
            <w:shd w:val="clear" w:color="auto" w:fill="FFFFFF" w:themeFill="background1"/>
            <w:tcMar/>
          </w:tcPr>
          <w:p w:rsidRPr="00CC0718" w:rsidR="00C71DC8" w:rsidP="00244814" w:rsidRDefault="00C71DC8" w14:paraId="7066E636" w14:textId="77777777">
            <w:pPr>
              <w:rPr>
                <w:color w:val="000000"/>
                <w:spacing w:val="-2"/>
                <w:sz w:val="18"/>
              </w:rPr>
            </w:pPr>
          </w:p>
        </w:tc>
      </w:tr>
      <w:tr w:rsidRPr="00CC0718" w:rsidR="00C71DC8" w:rsidTr="3A33D0EC" w14:paraId="35FF3B55" w14:textId="77777777">
        <w:trPr>
          <w:trHeight w:val="444" w:hRule="exact"/>
        </w:trPr>
        <w:tc>
          <w:tcPr>
            <w:tcW w:w="10717" w:type="dxa"/>
            <w:gridSpan w:val="8"/>
            <w:tcBorders>
              <w:top w:val="single" w:color="8FB6EA" w:sz="5" w:space="0"/>
            </w:tcBorders>
            <w:tcMar/>
          </w:tcPr>
          <w:p w:rsidRPr="00CC0718" w:rsidR="00C71DC8" w:rsidP="00244814" w:rsidRDefault="00C71DC8" w14:paraId="61DEA8D1" w14:textId="77777777"/>
        </w:tc>
      </w:tr>
      <w:tr w:rsidRPr="00CC0718" w:rsidR="00C71DC8" w:rsidTr="3A33D0EC" w14:paraId="196FACB9" w14:textId="77777777">
        <w:trPr>
          <w:trHeight w:val="344" w:hRule="exact"/>
        </w:trPr>
        <w:tc>
          <w:tcPr>
            <w:tcW w:w="10717" w:type="dxa"/>
            <w:gridSpan w:val="8"/>
            <w:shd w:val="clear" w:color="auto" w:fill="FFFFFF" w:themeFill="background1"/>
            <w:tcMar/>
          </w:tcPr>
          <w:p w:rsidRPr="00CC0718" w:rsidR="00C71DC8" w:rsidP="00244814" w:rsidRDefault="00C71DC8" w14:paraId="1B940AD1" w14:textId="77777777">
            <w:pPr>
              <w:rPr>
                <w:b/>
                <w:color w:val="5C83B4"/>
                <w:spacing w:val="-2"/>
                <w:sz w:val="24"/>
              </w:rPr>
            </w:pPr>
            <w:bookmarkStart w:name="CodesAXIALCODEQ5PrimaryGoalsoftheclubCRE" w:id="63"/>
            <w:bookmarkEnd w:id="63"/>
          </w:p>
        </w:tc>
      </w:tr>
      <w:tr w:rsidRPr="00CC0718" w:rsidR="00C71DC8" w:rsidTr="3A33D0EC" w14:paraId="48333702" w14:textId="77777777">
        <w:trPr>
          <w:trHeight w:val="444" w:hRule="exact"/>
        </w:trPr>
        <w:tc>
          <w:tcPr>
            <w:tcW w:w="1805" w:type="dxa"/>
            <w:shd w:val="clear" w:color="auto" w:fill="FFFFFF" w:themeFill="background1"/>
            <w:tcMar/>
          </w:tcPr>
          <w:p w:rsidRPr="00CC0718" w:rsidR="00C71DC8" w:rsidP="00244814" w:rsidRDefault="00C71DC8" w14:paraId="6C4202E8" w14:textId="77777777">
            <w:pPr>
              <w:rPr>
                <w:b/>
                <w:color w:val="5C83B4"/>
                <w:spacing w:val="-2"/>
                <w:sz w:val="24"/>
              </w:rPr>
            </w:pPr>
            <w:r w:rsidRPr="00CC0718">
              <w:rPr>
                <w:b/>
                <w:color w:val="5C83B4"/>
                <w:spacing w:val="-2"/>
                <w:sz w:val="24"/>
              </w:rPr>
              <w:t>Nickname:</w:t>
            </w:r>
          </w:p>
        </w:tc>
        <w:tc>
          <w:tcPr>
            <w:tcW w:w="8912" w:type="dxa"/>
            <w:gridSpan w:val="7"/>
            <w:vMerge w:val="restart"/>
            <w:shd w:val="clear" w:color="auto" w:fill="FFFFFF" w:themeFill="background1"/>
            <w:tcMar/>
          </w:tcPr>
          <w:p w:rsidRPr="00CC0718" w:rsidR="00C71DC8" w:rsidP="00244814" w:rsidRDefault="00C71DC8" w14:paraId="3B7665FC" w14:textId="77777777">
            <w:pPr>
              <w:rPr>
                <w:b/>
                <w:color w:val="5C83B4"/>
                <w:spacing w:val="-2"/>
                <w:sz w:val="24"/>
              </w:rPr>
            </w:pPr>
            <w:r w:rsidRPr="00CC0718">
              <w:rPr>
                <w:b/>
                <w:color w:val="5C83B4"/>
                <w:spacing w:val="-2"/>
                <w:sz w:val="24"/>
              </w:rPr>
              <w:t>Codes\\AXIAL CODE\\Q5- Primary Goals of the club\CREATE AWARENESS\Creating a Fellowship Space</w:t>
            </w:r>
          </w:p>
        </w:tc>
      </w:tr>
      <w:tr w:rsidRPr="00CC0718" w:rsidR="00C71DC8" w:rsidTr="3A33D0EC" w14:paraId="0F025C59" w14:textId="77777777">
        <w:trPr>
          <w:trHeight w:val="459" w:hRule="exact"/>
        </w:trPr>
        <w:tc>
          <w:tcPr>
            <w:tcW w:w="1805" w:type="dxa"/>
            <w:shd w:val="clear" w:color="auto" w:fill="FFFFFF" w:themeFill="background1"/>
            <w:tcMar/>
          </w:tcPr>
          <w:p w:rsidRPr="00CC0718" w:rsidR="00C71DC8" w:rsidP="00244814" w:rsidRDefault="00C71DC8" w14:paraId="6FD225FC" w14:textId="77777777">
            <w:pPr>
              <w:rPr>
                <w:b/>
                <w:color w:val="5C83B4"/>
                <w:spacing w:val="-2"/>
                <w:sz w:val="24"/>
              </w:rPr>
            </w:pPr>
            <w:r w:rsidRPr="00CC0718">
              <w:rPr>
                <w:b/>
                <w:color w:val="5C83B4"/>
                <w:spacing w:val="-2"/>
                <w:sz w:val="24"/>
              </w:rPr>
              <w:t>Classification:</w:t>
            </w:r>
          </w:p>
        </w:tc>
        <w:tc>
          <w:tcPr>
            <w:tcW w:w="8912" w:type="dxa"/>
            <w:gridSpan w:val="7"/>
            <w:vMerge/>
            <w:tcMar/>
          </w:tcPr>
          <w:p w:rsidRPr="00CC0718" w:rsidR="00C71DC8" w:rsidP="00244814" w:rsidRDefault="00C71DC8" w14:paraId="6C0821B7" w14:textId="77777777"/>
        </w:tc>
      </w:tr>
      <w:tr w:rsidRPr="00CC0718" w:rsidR="00C71DC8" w:rsidTr="3A33D0EC" w14:paraId="763DA9D0" w14:textId="77777777">
        <w:trPr>
          <w:trHeight w:val="444" w:hRule="exact"/>
        </w:trPr>
        <w:tc>
          <w:tcPr>
            <w:tcW w:w="1805" w:type="dxa"/>
            <w:shd w:val="clear" w:color="auto" w:fill="FFFFFF" w:themeFill="background1"/>
            <w:tcMar/>
          </w:tcPr>
          <w:p w:rsidRPr="00CC0718" w:rsidR="00C71DC8" w:rsidP="00244814" w:rsidRDefault="00C71DC8" w14:paraId="689D8757" w14:textId="77777777">
            <w:pPr>
              <w:rPr>
                <w:b/>
                <w:color w:val="5C83B4"/>
                <w:spacing w:val="-2"/>
                <w:sz w:val="24"/>
              </w:rPr>
            </w:pPr>
            <w:r w:rsidRPr="00CC0718">
              <w:rPr>
                <w:b/>
                <w:color w:val="5C83B4"/>
                <w:spacing w:val="-2"/>
                <w:sz w:val="24"/>
              </w:rPr>
              <w:t>Aggregated:</w:t>
            </w:r>
          </w:p>
        </w:tc>
        <w:tc>
          <w:tcPr>
            <w:tcW w:w="8912" w:type="dxa"/>
            <w:gridSpan w:val="7"/>
            <w:shd w:val="clear" w:color="auto" w:fill="FFFFFF" w:themeFill="background1"/>
            <w:tcMar/>
          </w:tcPr>
          <w:p w:rsidRPr="00CC0718" w:rsidR="00C71DC8" w:rsidP="00244814" w:rsidRDefault="00C71DC8" w14:paraId="7E5DF99B" w14:textId="77777777">
            <w:pPr>
              <w:rPr>
                <w:b/>
                <w:color w:val="5C83B4"/>
                <w:spacing w:val="-2"/>
                <w:sz w:val="24"/>
              </w:rPr>
            </w:pPr>
            <w:r w:rsidRPr="00CC0718">
              <w:rPr>
                <w:b/>
                <w:color w:val="5C83B4"/>
                <w:spacing w:val="-2"/>
                <w:sz w:val="24"/>
              </w:rPr>
              <w:t>No</w:t>
            </w:r>
          </w:p>
        </w:tc>
      </w:tr>
      <w:tr w:rsidRPr="00CC0718" w:rsidR="00C71DC8" w:rsidTr="3A33D0EC" w14:paraId="4D7CAD0E" w14:textId="77777777">
        <w:trPr>
          <w:trHeight w:val="344" w:hRule="exact"/>
        </w:trPr>
        <w:tc>
          <w:tcPr>
            <w:tcW w:w="3381" w:type="dxa"/>
            <w:gridSpan w:val="2"/>
            <w:tcBorders>
              <w:bottom w:val="single" w:color="8FB6EA" w:sz="5" w:space="0"/>
            </w:tcBorders>
            <w:shd w:val="clear" w:color="auto" w:fill="FFFFFF" w:themeFill="background1"/>
            <w:tcMar/>
          </w:tcPr>
          <w:p w:rsidRPr="00CC0718" w:rsidR="00C71DC8" w:rsidP="00244814" w:rsidRDefault="00C71DC8" w14:paraId="36A8902B" w14:textId="77777777">
            <w:pPr>
              <w:rPr>
                <w:color w:val="000000"/>
                <w:spacing w:val="-2"/>
                <w:sz w:val="18"/>
              </w:rPr>
            </w:pPr>
            <w:r w:rsidRPr="00CC0718">
              <w:rPr>
                <w:color w:val="000000"/>
                <w:spacing w:val="-2"/>
                <w:sz w:val="18"/>
              </w:rPr>
              <w:t>Document</w:t>
            </w:r>
          </w:p>
        </w:tc>
        <w:tc>
          <w:tcPr>
            <w:tcW w:w="1132" w:type="dxa"/>
            <w:tcBorders>
              <w:bottom w:val="single" w:color="8FB6EA" w:sz="5" w:space="0"/>
            </w:tcBorders>
            <w:shd w:val="clear" w:color="auto" w:fill="FFFFFF" w:themeFill="background1"/>
            <w:tcMar/>
          </w:tcPr>
          <w:p w:rsidRPr="00CC0718" w:rsidR="00C71DC8" w:rsidP="00244814" w:rsidRDefault="00C71DC8" w14:paraId="7BAF81FB" w14:textId="77777777">
            <w:pPr>
              <w:rPr>
                <w:color w:val="000000"/>
                <w:spacing w:val="-2"/>
                <w:sz w:val="18"/>
              </w:rPr>
            </w:pPr>
            <w:r w:rsidRPr="00CC0718">
              <w:rPr>
                <w:color w:val="000000"/>
                <w:spacing w:val="-2"/>
                <w:sz w:val="18"/>
              </w:rPr>
              <w:t>1</w:t>
            </w:r>
          </w:p>
        </w:tc>
        <w:tc>
          <w:tcPr>
            <w:tcW w:w="1576" w:type="dxa"/>
            <w:gridSpan w:val="2"/>
            <w:tcBorders>
              <w:bottom w:val="single" w:color="8FB6EA" w:sz="5" w:space="0"/>
            </w:tcBorders>
            <w:shd w:val="clear" w:color="auto" w:fill="FFFFFF" w:themeFill="background1"/>
            <w:tcMar/>
          </w:tcPr>
          <w:p w:rsidRPr="00CC0718" w:rsidR="00C71DC8" w:rsidP="00244814" w:rsidRDefault="00C71DC8" w14:paraId="171A7B83" w14:textId="77777777">
            <w:pPr>
              <w:rPr>
                <w:color w:val="000000"/>
                <w:spacing w:val="-2"/>
                <w:sz w:val="18"/>
              </w:rPr>
            </w:pPr>
            <w:r w:rsidRPr="00CC0718">
              <w:rPr>
                <w:color w:val="000000"/>
                <w:spacing w:val="-2"/>
                <w:sz w:val="18"/>
              </w:rPr>
              <w:t>1</w:t>
            </w:r>
          </w:p>
        </w:tc>
        <w:tc>
          <w:tcPr>
            <w:tcW w:w="1362" w:type="dxa"/>
            <w:tcBorders>
              <w:bottom w:val="single" w:color="8FB6EA" w:sz="5" w:space="0"/>
            </w:tcBorders>
            <w:shd w:val="clear" w:color="auto" w:fill="FFFFFF" w:themeFill="background1"/>
            <w:tcMar/>
          </w:tcPr>
          <w:p w:rsidRPr="00CC0718" w:rsidR="00C71DC8" w:rsidP="00244814" w:rsidRDefault="00C71DC8" w14:paraId="6E0117B2" w14:textId="77777777">
            <w:pPr>
              <w:rPr>
                <w:color w:val="000000"/>
                <w:spacing w:val="-2"/>
                <w:sz w:val="18"/>
              </w:rPr>
            </w:pPr>
            <w:r w:rsidRPr="00CC0718">
              <w:rPr>
                <w:color w:val="000000"/>
                <w:spacing w:val="-2"/>
                <w:sz w:val="18"/>
              </w:rPr>
              <w:t>9</w:t>
            </w:r>
          </w:p>
        </w:tc>
        <w:tc>
          <w:tcPr>
            <w:tcW w:w="1690" w:type="dxa"/>
            <w:tcBorders>
              <w:bottom w:val="single" w:color="8FB6EA" w:sz="5" w:space="0"/>
            </w:tcBorders>
            <w:shd w:val="clear" w:color="auto" w:fill="FFFFFF" w:themeFill="background1"/>
            <w:tcMar/>
          </w:tcPr>
          <w:p w:rsidRPr="00CC0718" w:rsidR="00C71DC8" w:rsidP="00244814" w:rsidRDefault="00C71DC8" w14:paraId="3AF6EFF7" w14:textId="77777777">
            <w:pPr>
              <w:rPr>
                <w:color w:val="000000"/>
                <w:spacing w:val="-2"/>
                <w:sz w:val="18"/>
              </w:rPr>
            </w:pPr>
            <w:r w:rsidRPr="00CC0718">
              <w:rPr>
                <w:color w:val="000000"/>
                <w:spacing w:val="-2"/>
                <w:sz w:val="18"/>
              </w:rPr>
              <w:t>1</w:t>
            </w:r>
          </w:p>
        </w:tc>
        <w:tc>
          <w:tcPr>
            <w:tcW w:w="1576" w:type="dxa"/>
            <w:tcBorders>
              <w:bottom w:val="single" w:color="8FB6EA" w:sz="5" w:space="0"/>
            </w:tcBorders>
            <w:shd w:val="clear" w:color="auto" w:fill="FFFFFF" w:themeFill="background1"/>
            <w:tcMar/>
          </w:tcPr>
          <w:p w:rsidRPr="00CC0718" w:rsidR="00C71DC8" w:rsidP="00244814" w:rsidRDefault="00C71DC8" w14:paraId="2E60AA94" w14:textId="77777777">
            <w:pPr>
              <w:rPr>
                <w:color w:val="000000"/>
                <w:spacing w:val="-2"/>
                <w:sz w:val="18"/>
              </w:rPr>
            </w:pPr>
          </w:p>
        </w:tc>
      </w:tr>
      <w:tr w:rsidRPr="00CC0718" w:rsidR="00C71DC8" w:rsidTr="3A33D0EC" w14:paraId="207FAE3C" w14:textId="77777777">
        <w:trPr>
          <w:trHeight w:val="458" w:hRule="exact"/>
        </w:trPr>
        <w:tc>
          <w:tcPr>
            <w:tcW w:w="10717" w:type="dxa"/>
            <w:gridSpan w:val="8"/>
            <w:tcBorders>
              <w:top w:val="single" w:color="8FB6EA" w:sz="5" w:space="0"/>
            </w:tcBorders>
            <w:tcMar/>
          </w:tcPr>
          <w:p w:rsidRPr="00CC0718" w:rsidR="00C71DC8" w:rsidP="00244814" w:rsidRDefault="00C71DC8" w14:paraId="4307E241" w14:textId="77777777"/>
        </w:tc>
      </w:tr>
      <w:tr w:rsidRPr="00CC0718" w:rsidR="00C71DC8" w:rsidTr="3A33D0EC" w14:paraId="43D1BBA7" w14:textId="77777777">
        <w:trPr>
          <w:trHeight w:val="330" w:hRule="exact"/>
        </w:trPr>
        <w:tc>
          <w:tcPr>
            <w:tcW w:w="10717" w:type="dxa"/>
            <w:gridSpan w:val="8"/>
            <w:shd w:val="clear" w:color="auto" w:fill="FFFFFF" w:themeFill="background1"/>
            <w:tcMar/>
          </w:tcPr>
          <w:p w:rsidRPr="00CC0718" w:rsidR="00C71DC8" w:rsidP="00244814" w:rsidRDefault="00C71DC8" w14:paraId="5D4BE65F" w14:textId="77777777">
            <w:pPr>
              <w:rPr>
                <w:b/>
                <w:color w:val="5C83B4"/>
                <w:spacing w:val="-2"/>
                <w:sz w:val="24"/>
              </w:rPr>
            </w:pPr>
          </w:p>
        </w:tc>
      </w:tr>
      <w:tr w:rsidRPr="00CC0718" w:rsidR="00C71DC8" w:rsidTr="3A33D0EC" w14:paraId="218F306C" w14:textId="77777777">
        <w:trPr>
          <w:trHeight w:val="458" w:hRule="exact"/>
        </w:trPr>
        <w:tc>
          <w:tcPr>
            <w:tcW w:w="1805" w:type="dxa"/>
            <w:shd w:val="clear" w:color="auto" w:fill="FFFFFF" w:themeFill="background1"/>
            <w:tcMar/>
          </w:tcPr>
          <w:p w:rsidRPr="00CC0718" w:rsidR="00C71DC8" w:rsidP="00244814" w:rsidRDefault="00C71DC8" w14:paraId="6018DA25" w14:textId="77777777">
            <w:pPr>
              <w:rPr>
                <w:b/>
                <w:color w:val="5C83B4"/>
                <w:spacing w:val="-2"/>
                <w:sz w:val="24"/>
              </w:rPr>
            </w:pPr>
            <w:r w:rsidRPr="00CC0718">
              <w:rPr>
                <w:b/>
                <w:color w:val="5C83B4"/>
                <w:spacing w:val="-2"/>
                <w:sz w:val="24"/>
              </w:rPr>
              <w:t>Nickname:</w:t>
            </w:r>
          </w:p>
        </w:tc>
        <w:tc>
          <w:tcPr>
            <w:tcW w:w="8912" w:type="dxa"/>
            <w:gridSpan w:val="7"/>
            <w:vMerge w:val="restart"/>
            <w:shd w:val="clear" w:color="auto" w:fill="FFFFFF" w:themeFill="background1"/>
            <w:tcMar/>
          </w:tcPr>
          <w:p w:rsidRPr="00CC0718" w:rsidR="00C71DC8" w:rsidP="00244814" w:rsidRDefault="00C71DC8" w14:paraId="3475AD89" w14:textId="77777777">
            <w:pPr>
              <w:rPr>
                <w:b/>
                <w:color w:val="5C83B4"/>
                <w:spacing w:val="-2"/>
                <w:sz w:val="24"/>
              </w:rPr>
            </w:pPr>
            <w:r w:rsidRPr="00CC0718">
              <w:rPr>
                <w:b/>
                <w:color w:val="5C83B4"/>
                <w:spacing w:val="-2"/>
                <w:sz w:val="24"/>
              </w:rPr>
              <w:t>Codes\\AXIAL CODE\\Q5- Primary Goals of the club\DANCE GOALS</w:t>
            </w:r>
          </w:p>
        </w:tc>
      </w:tr>
      <w:tr w:rsidRPr="00CC0718" w:rsidR="00C71DC8" w:rsidTr="3A33D0EC" w14:paraId="41CCA512" w14:textId="77777777">
        <w:trPr>
          <w:trHeight w:val="444" w:hRule="exact"/>
        </w:trPr>
        <w:tc>
          <w:tcPr>
            <w:tcW w:w="1805" w:type="dxa"/>
            <w:shd w:val="clear" w:color="auto" w:fill="FFFFFF" w:themeFill="background1"/>
            <w:tcMar/>
          </w:tcPr>
          <w:p w:rsidRPr="00CC0718" w:rsidR="00C71DC8" w:rsidP="00244814" w:rsidRDefault="00C71DC8" w14:paraId="0D4155EF" w14:textId="77777777">
            <w:pPr>
              <w:rPr>
                <w:b/>
                <w:color w:val="5C83B4"/>
                <w:spacing w:val="-2"/>
                <w:sz w:val="24"/>
              </w:rPr>
            </w:pPr>
            <w:r w:rsidRPr="00CC0718">
              <w:rPr>
                <w:b/>
                <w:color w:val="5C83B4"/>
                <w:spacing w:val="-2"/>
                <w:sz w:val="24"/>
              </w:rPr>
              <w:t>Classification:</w:t>
            </w:r>
          </w:p>
        </w:tc>
        <w:tc>
          <w:tcPr>
            <w:tcW w:w="8912" w:type="dxa"/>
            <w:gridSpan w:val="7"/>
            <w:vMerge/>
            <w:tcMar/>
          </w:tcPr>
          <w:p w:rsidRPr="00CC0718" w:rsidR="00C71DC8" w:rsidP="00244814" w:rsidRDefault="00C71DC8" w14:paraId="1E8A7C3B" w14:textId="77777777"/>
        </w:tc>
      </w:tr>
      <w:tr w:rsidRPr="00CC0718" w:rsidR="00C71DC8" w:rsidTr="3A33D0EC" w14:paraId="32746C7A" w14:textId="77777777">
        <w:trPr>
          <w:trHeight w:val="459" w:hRule="exact"/>
        </w:trPr>
        <w:tc>
          <w:tcPr>
            <w:tcW w:w="1805" w:type="dxa"/>
            <w:shd w:val="clear" w:color="auto" w:fill="FFFFFF" w:themeFill="background1"/>
            <w:tcMar/>
          </w:tcPr>
          <w:p w:rsidRPr="00CC0718" w:rsidR="00C71DC8" w:rsidP="00244814" w:rsidRDefault="00C71DC8" w14:paraId="62E581DF" w14:textId="77777777">
            <w:pPr>
              <w:rPr>
                <w:b/>
                <w:color w:val="5C83B4"/>
                <w:spacing w:val="-2"/>
                <w:sz w:val="24"/>
              </w:rPr>
            </w:pPr>
            <w:r w:rsidRPr="00CC0718">
              <w:rPr>
                <w:b/>
                <w:color w:val="5C83B4"/>
                <w:spacing w:val="-2"/>
                <w:sz w:val="24"/>
              </w:rPr>
              <w:t>Aggregated:</w:t>
            </w:r>
          </w:p>
        </w:tc>
        <w:tc>
          <w:tcPr>
            <w:tcW w:w="8912" w:type="dxa"/>
            <w:gridSpan w:val="7"/>
            <w:shd w:val="clear" w:color="auto" w:fill="FFFFFF" w:themeFill="background1"/>
            <w:tcMar/>
          </w:tcPr>
          <w:p w:rsidRPr="00CC0718" w:rsidR="00C71DC8" w:rsidP="00244814" w:rsidRDefault="00C71DC8" w14:paraId="19B43C27" w14:textId="77777777">
            <w:pPr>
              <w:rPr>
                <w:b/>
                <w:color w:val="5C83B4"/>
                <w:spacing w:val="-2"/>
                <w:sz w:val="24"/>
              </w:rPr>
            </w:pPr>
            <w:r w:rsidRPr="00CC0718">
              <w:rPr>
                <w:b/>
                <w:color w:val="5C83B4"/>
                <w:spacing w:val="-2"/>
                <w:sz w:val="24"/>
              </w:rPr>
              <w:t>Yes</w:t>
            </w:r>
          </w:p>
        </w:tc>
      </w:tr>
      <w:tr w:rsidRPr="00CC0718" w:rsidR="00C71DC8" w:rsidTr="3A33D0EC" w14:paraId="270D1191" w14:textId="77777777">
        <w:trPr>
          <w:trHeight w:val="329" w:hRule="exact"/>
        </w:trPr>
        <w:tc>
          <w:tcPr>
            <w:tcW w:w="3381" w:type="dxa"/>
            <w:gridSpan w:val="2"/>
            <w:tcBorders>
              <w:bottom w:val="single" w:color="8FB6EA" w:sz="5" w:space="0"/>
            </w:tcBorders>
            <w:shd w:val="clear" w:color="auto" w:fill="FFFFFF" w:themeFill="background1"/>
            <w:tcMar/>
          </w:tcPr>
          <w:p w:rsidRPr="00CC0718" w:rsidR="00C71DC8" w:rsidP="00244814" w:rsidRDefault="00C71DC8" w14:paraId="377242A9" w14:textId="77777777">
            <w:pPr>
              <w:rPr>
                <w:color w:val="000000"/>
                <w:spacing w:val="-2"/>
                <w:sz w:val="18"/>
              </w:rPr>
            </w:pPr>
            <w:r w:rsidRPr="00CC0718">
              <w:rPr>
                <w:color w:val="000000"/>
                <w:spacing w:val="-2"/>
                <w:sz w:val="18"/>
              </w:rPr>
              <w:t>Document</w:t>
            </w:r>
          </w:p>
        </w:tc>
        <w:tc>
          <w:tcPr>
            <w:tcW w:w="1132" w:type="dxa"/>
            <w:tcBorders>
              <w:bottom w:val="single" w:color="8FB6EA" w:sz="5" w:space="0"/>
            </w:tcBorders>
            <w:shd w:val="clear" w:color="auto" w:fill="FFFFFF" w:themeFill="background1"/>
            <w:tcMar/>
          </w:tcPr>
          <w:p w:rsidRPr="00CC0718" w:rsidR="00C71DC8" w:rsidP="00244814" w:rsidRDefault="00C71DC8" w14:paraId="35742C08" w14:textId="77777777">
            <w:pPr>
              <w:rPr>
                <w:color w:val="000000"/>
                <w:spacing w:val="-2"/>
                <w:sz w:val="18"/>
              </w:rPr>
            </w:pPr>
            <w:r w:rsidRPr="00CC0718">
              <w:rPr>
                <w:color w:val="000000"/>
                <w:spacing w:val="-2"/>
                <w:sz w:val="18"/>
              </w:rPr>
              <w:t>2</w:t>
            </w:r>
          </w:p>
        </w:tc>
        <w:tc>
          <w:tcPr>
            <w:tcW w:w="1576" w:type="dxa"/>
            <w:gridSpan w:val="2"/>
            <w:tcBorders>
              <w:bottom w:val="single" w:color="8FB6EA" w:sz="5" w:space="0"/>
            </w:tcBorders>
            <w:shd w:val="clear" w:color="auto" w:fill="FFFFFF" w:themeFill="background1"/>
            <w:tcMar/>
          </w:tcPr>
          <w:p w:rsidRPr="00CC0718" w:rsidR="00C71DC8" w:rsidP="00244814" w:rsidRDefault="00C71DC8" w14:paraId="44C9F231" w14:textId="77777777">
            <w:pPr>
              <w:rPr>
                <w:color w:val="000000"/>
                <w:spacing w:val="-2"/>
                <w:sz w:val="18"/>
              </w:rPr>
            </w:pPr>
            <w:r w:rsidRPr="00CC0718">
              <w:rPr>
                <w:color w:val="000000"/>
                <w:spacing w:val="-2"/>
                <w:sz w:val="18"/>
              </w:rPr>
              <w:t>8</w:t>
            </w:r>
          </w:p>
        </w:tc>
        <w:tc>
          <w:tcPr>
            <w:tcW w:w="1362" w:type="dxa"/>
            <w:tcBorders>
              <w:bottom w:val="single" w:color="8FB6EA" w:sz="5" w:space="0"/>
            </w:tcBorders>
            <w:shd w:val="clear" w:color="auto" w:fill="FFFFFF" w:themeFill="background1"/>
            <w:tcMar/>
          </w:tcPr>
          <w:p w:rsidRPr="00CC0718" w:rsidR="00C71DC8" w:rsidP="00244814" w:rsidRDefault="00C71DC8" w14:paraId="125D1FFD" w14:textId="77777777">
            <w:pPr>
              <w:rPr>
                <w:color w:val="000000"/>
                <w:spacing w:val="-2"/>
                <w:sz w:val="18"/>
              </w:rPr>
            </w:pPr>
            <w:r w:rsidRPr="00CC0718">
              <w:rPr>
                <w:color w:val="000000"/>
                <w:spacing w:val="-2"/>
                <w:sz w:val="18"/>
              </w:rPr>
              <w:t>118</w:t>
            </w:r>
          </w:p>
        </w:tc>
        <w:tc>
          <w:tcPr>
            <w:tcW w:w="1690" w:type="dxa"/>
            <w:tcBorders>
              <w:bottom w:val="single" w:color="8FB6EA" w:sz="5" w:space="0"/>
            </w:tcBorders>
            <w:shd w:val="clear" w:color="auto" w:fill="FFFFFF" w:themeFill="background1"/>
            <w:tcMar/>
          </w:tcPr>
          <w:p w:rsidRPr="00CC0718" w:rsidR="00C71DC8" w:rsidP="00244814" w:rsidRDefault="00C71DC8" w14:paraId="19A0ECC0" w14:textId="77777777">
            <w:pPr>
              <w:rPr>
                <w:color w:val="000000"/>
                <w:spacing w:val="-2"/>
                <w:sz w:val="18"/>
              </w:rPr>
            </w:pPr>
            <w:r w:rsidRPr="00CC0718">
              <w:rPr>
                <w:color w:val="000000"/>
                <w:spacing w:val="-2"/>
                <w:sz w:val="18"/>
              </w:rPr>
              <w:t>8</w:t>
            </w:r>
          </w:p>
        </w:tc>
        <w:tc>
          <w:tcPr>
            <w:tcW w:w="1576" w:type="dxa"/>
            <w:tcBorders>
              <w:bottom w:val="single" w:color="8FB6EA" w:sz="5" w:space="0"/>
            </w:tcBorders>
            <w:shd w:val="clear" w:color="auto" w:fill="FFFFFF" w:themeFill="background1"/>
            <w:tcMar/>
          </w:tcPr>
          <w:p w:rsidRPr="00CC0718" w:rsidR="00C71DC8" w:rsidP="00244814" w:rsidRDefault="00C71DC8" w14:paraId="4DA7524C" w14:textId="77777777">
            <w:pPr>
              <w:rPr>
                <w:color w:val="000000"/>
                <w:spacing w:val="-2"/>
                <w:sz w:val="18"/>
              </w:rPr>
            </w:pPr>
          </w:p>
        </w:tc>
      </w:tr>
      <w:tr w:rsidRPr="00CC0718" w:rsidR="00C71DC8" w:rsidTr="3A33D0EC" w14:paraId="127E2469" w14:textId="77777777">
        <w:trPr>
          <w:trHeight w:val="459" w:hRule="exact"/>
        </w:trPr>
        <w:tc>
          <w:tcPr>
            <w:tcW w:w="10717" w:type="dxa"/>
            <w:gridSpan w:val="8"/>
            <w:tcBorders>
              <w:top w:val="single" w:color="8FB6EA" w:sz="5" w:space="0"/>
            </w:tcBorders>
            <w:tcMar/>
          </w:tcPr>
          <w:p w:rsidRPr="00CC0718" w:rsidR="00C71DC8" w:rsidP="00244814" w:rsidRDefault="00C71DC8" w14:paraId="3B67A6FE" w14:textId="77777777"/>
        </w:tc>
      </w:tr>
      <w:tr w:rsidRPr="00CC0718" w:rsidR="00C71DC8" w:rsidTr="3A33D0EC" w14:paraId="2EA83B66" w14:textId="77777777">
        <w:trPr>
          <w:trHeight w:val="329" w:hRule="exact"/>
        </w:trPr>
        <w:tc>
          <w:tcPr>
            <w:tcW w:w="10717" w:type="dxa"/>
            <w:gridSpan w:val="8"/>
            <w:shd w:val="clear" w:color="auto" w:fill="FFFFFF" w:themeFill="background1"/>
            <w:tcMar/>
          </w:tcPr>
          <w:p w:rsidRPr="00CC0718" w:rsidR="00C71DC8" w:rsidP="00244814" w:rsidRDefault="00C71DC8" w14:paraId="0C478439" w14:textId="77777777">
            <w:pPr>
              <w:rPr>
                <w:b/>
                <w:color w:val="5C83B4"/>
                <w:spacing w:val="-2"/>
                <w:sz w:val="24"/>
              </w:rPr>
            </w:pPr>
          </w:p>
        </w:tc>
      </w:tr>
      <w:tr w:rsidRPr="00CC0718" w:rsidR="00C71DC8" w:rsidTr="3A33D0EC" w14:paraId="4D127775" w14:textId="77777777">
        <w:trPr>
          <w:trHeight w:val="459" w:hRule="exact"/>
        </w:trPr>
        <w:tc>
          <w:tcPr>
            <w:tcW w:w="1805" w:type="dxa"/>
            <w:shd w:val="clear" w:color="auto" w:fill="FFFFFF" w:themeFill="background1"/>
            <w:tcMar/>
          </w:tcPr>
          <w:p w:rsidRPr="00CC0718" w:rsidR="00C71DC8" w:rsidP="00244814" w:rsidRDefault="00C71DC8" w14:paraId="06FB96D8" w14:textId="77777777">
            <w:pPr>
              <w:rPr>
                <w:b/>
                <w:color w:val="5C83B4"/>
                <w:spacing w:val="-2"/>
                <w:sz w:val="24"/>
              </w:rPr>
            </w:pPr>
            <w:r w:rsidRPr="00CC0718">
              <w:rPr>
                <w:b/>
                <w:color w:val="5C83B4"/>
                <w:spacing w:val="-2"/>
                <w:sz w:val="24"/>
              </w:rPr>
              <w:t>Nickname:</w:t>
            </w:r>
          </w:p>
        </w:tc>
        <w:tc>
          <w:tcPr>
            <w:tcW w:w="8912" w:type="dxa"/>
            <w:gridSpan w:val="7"/>
            <w:vMerge w:val="restart"/>
            <w:shd w:val="clear" w:color="auto" w:fill="FFFFFF" w:themeFill="background1"/>
            <w:tcMar/>
          </w:tcPr>
          <w:p w:rsidRPr="00CC0718" w:rsidR="00C71DC8" w:rsidP="00244814" w:rsidRDefault="00C71DC8" w14:paraId="7CD68753" w14:textId="77777777">
            <w:pPr>
              <w:rPr>
                <w:b/>
                <w:color w:val="5C83B4"/>
                <w:spacing w:val="-2"/>
                <w:sz w:val="24"/>
              </w:rPr>
            </w:pPr>
            <w:r w:rsidRPr="00CC0718">
              <w:rPr>
                <w:b/>
                <w:color w:val="5C83B4"/>
                <w:spacing w:val="-2"/>
                <w:sz w:val="24"/>
              </w:rPr>
              <w:t>Codes\\AXIAL CODE\\Q5- Primary Goals of the club\DANCE GOALS\Compete with Other Indian Teams</w:t>
            </w:r>
          </w:p>
        </w:tc>
      </w:tr>
      <w:tr w:rsidRPr="00CC0718" w:rsidR="00C71DC8" w:rsidTr="3A33D0EC" w14:paraId="7AAFDBB9" w14:textId="77777777">
        <w:trPr>
          <w:trHeight w:val="444" w:hRule="exact"/>
        </w:trPr>
        <w:tc>
          <w:tcPr>
            <w:tcW w:w="1805" w:type="dxa"/>
            <w:shd w:val="clear" w:color="auto" w:fill="FFFFFF" w:themeFill="background1"/>
            <w:tcMar/>
          </w:tcPr>
          <w:p w:rsidRPr="00CC0718" w:rsidR="00C71DC8" w:rsidP="00244814" w:rsidRDefault="00C71DC8" w14:paraId="587DAA87" w14:textId="77777777">
            <w:pPr>
              <w:rPr>
                <w:b/>
                <w:color w:val="5C83B4"/>
                <w:spacing w:val="-2"/>
                <w:sz w:val="24"/>
              </w:rPr>
            </w:pPr>
            <w:r w:rsidRPr="00CC0718">
              <w:rPr>
                <w:b/>
                <w:color w:val="5C83B4"/>
                <w:spacing w:val="-2"/>
                <w:sz w:val="24"/>
              </w:rPr>
              <w:t>Classification:</w:t>
            </w:r>
          </w:p>
        </w:tc>
        <w:tc>
          <w:tcPr>
            <w:tcW w:w="8912" w:type="dxa"/>
            <w:gridSpan w:val="7"/>
            <w:vMerge/>
            <w:tcMar/>
          </w:tcPr>
          <w:p w:rsidRPr="00CC0718" w:rsidR="00C71DC8" w:rsidP="00244814" w:rsidRDefault="00C71DC8" w14:paraId="6803F3E1" w14:textId="77777777"/>
        </w:tc>
      </w:tr>
      <w:tr w:rsidRPr="00CC0718" w:rsidR="00C71DC8" w:rsidTr="3A33D0EC" w14:paraId="19513F02" w14:textId="77777777">
        <w:trPr>
          <w:trHeight w:val="459" w:hRule="exact"/>
        </w:trPr>
        <w:tc>
          <w:tcPr>
            <w:tcW w:w="1805" w:type="dxa"/>
            <w:shd w:val="clear" w:color="auto" w:fill="FFFFFF" w:themeFill="background1"/>
            <w:tcMar/>
          </w:tcPr>
          <w:p w:rsidRPr="00CC0718" w:rsidR="00C71DC8" w:rsidP="00244814" w:rsidRDefault="00C71DC8" w14:paraId="478D3201" w14:textId="77777777">
            <w:pPr>
              <w:rPr>
                <w:b/>
                <w:color w:val="5C83B4"/>
                <w:spacing w:val="-2"/>
                <w:sz w:val="24"/>
              </w:rPr>
            </w:pPr>
            <w:r w:rsidRPr="00CC0718">
              <w:rPr>
                <w:b/>
                <w:color w:val="5C83B4"/>
                <w:spacing w:val="-2"/>
                <w:sz w:val="24"/>
              </w:rPr>
              <w:t>Aggregated:</w:t>
            </w:r>
          </w:p>
        </w:tc>
        <w:tc>
          <w:tcPr>
            <w:tcW w:w="8912" w:type="dxa"/>
            <w:gridSpan w:val="7"/>
            <w:shd w:val="clear" w:color="auto" w:fill="FFFFFF" w:themeFill="background1"/>
            <w:tcMar/>
          </w:tcPr>
          <w:p w:rsidRPr="00CC0718" w:rsidR="00C71DC8" w:rsidP="00244814" w:rsidRDefault="00C71DC8" w14:paraId="0EC43C7D" w14:textId="77777777">
            <w:pPr>
              <w:rPr>
                <w:b/>
                <w:color w:val="5C83B4"/>
                <w:spacing w:val="-2"/>
                <w:sz w:val="24"/>
              </w:rPr>
            </w:pPr>
            <w:r w:rsidRPr="00CC0718">
              <w:rPr>
                <w:b/>
                <w:color w:val="5C83B4"/>
                <w:spacing w:val="-2"/>
                <w:sz w:val="24"/>
              </w:rPr>
              <w:t>Yes</w:t>
            </w:r>
          </w:p>
        </w:tc>
      </w:tr>
      <w:tr w:rsidRPr="00CC0718" w:rsidR="00C71DC8" w:rsidTr="3A33D0EC" w14:paraId="6BA715AA" w14:textId="77777777">
        <w:trPr>
          <w:trHeight w:val="343" w:hRule="exact"/>
        </w:trPr>
        <w:tc>
          <w:tcPr>
            <w:tcW w:w="3381" w:type="dxa"/>
            <w:gridSpan w:val="2"/>
            <w:tcBorders>
              <w:bottom w:val="single" w:color="8FB6EA" w:sz="5" w:space="0"/>
            </w:tcBorders>
            <w:shd w:val="clear" w:color="auto" w:fill="FFFFFF" w:themeFill="background1"/>
            <w:tcMar/>
          </w:tcPr>
          <w:p w:rsidRPr="00CC0718" w:rsidR="00C71DC8" w:rsidP="00244814" w:rsidRDefault="00C71DC8" w14:paraId="5CEB0106" w14:textId="77777777">
            <w:pPr>
              <w:rPr>
                <w:color w:val="000000"/>
                <w:spacing w:val="-2"/>
                <w:sz w:val="18"/>
              </w:rPr>
            </w:pPr>
            <w:r w:rsidRPr="00CC0718">
              <w:rPr>
                <w:color w:val="000000"/>
                <w:spacing w:val="-2"/>
                <w:sz w:val="18"/>
              </w:rPr>
              <w:lastRenderedPageBreak/>
              <w:t>Document</w:t>
            </w:r>
          </w:p>
        </w:tc>
        <w:tc>
          <w:tcPr>
            <w:tcW w:w="1132" w:type="dxa"/>
            <w:tcBorders>
              <w:bottom w:val="single" w:color="8FB6EA" w:sz="5" w:space="0"/>
            </w:tcBorders>
            <w:shd w:val="clear" w:color="auto" w:fill="FFFFFF" w:themeFill="background1"/>
            <w:tcMar/>
          </w:tcPr>
          <w:p w:rsidRPr="00CC0718" w:rsidR="00C71DC8" w:rsidP="00244814" w:rsidRDefault="00C71DC8" w14:paraId="3E932017" w14:textId="77777777">
            <w:pPr>
              <w:rPr>
                <w:color w:val="000000"/>
                <w:spacing w:val="-2"/>
                <w:sz w:val="18"/>
              </w:rPr>
            </w:pPr>
            <w:r w:rsidRPr="00CC0718">
              <w:rPr>
                <w:color w:val="000000"/>
                <w:spacing w:val="-2"/>
                <w:sz w:val="18"/>
              </w:rPr>
              <w:t>1</w:t>
            </w:r>
          </w:p>
        </w:tc>
        <w:tc>
          <w:tcPr>
            <w:tcW w:w="1576" w:type="dxa"/>
            <w:gridSpan w:val="2"/>
            <w:tcBorders>
              <w:bottom w:val="single" w:color="8FB6EA" w:sz="5" w:space="0"/>
            </w:tcBorders>
            <w:shd w:val="clear" w:color="auto" w:fill="FFFFFF" w:themeFill="background1"/>
            <w:tcMar/>
          </w:tcPr>
          <w:p w:rsidRPr="00CC0718" w:rsidR="00C71DC8" w:rsidP="00244814" w:rsidRDefault="00C71DC8" w14:paraId="2D42F530" w14:textId="77777777">
            <w:pPr>
              <w:rPr>
                <w:color w:val="000000"/>
                <w:spacing w:val="-2"/>
                <w:sz w:val="18"/>
              </w:rPr>
            </w:pPr>
            <w:r w:rsidRPr="00CC0718">
              <w:rPr>
                <w:color w:val="000000"/>
                <w:spacing w:val="-2"/>
                <w:sz w:val="18"/>
              </w:rPr>
              <w:t>1</w:t>
            </w:r>
          </w:p>
        </w:tc>
        <w:tc>
          <w:tcPr>
            <w:tcW w:w="1362" w:type="dxa"/>
            <w:tcBorders>
              <w:bottom w:val="single" w:color="8FB6EA" w:sz="5" w:space="0"/>
            </w:tcBorders>
            <w:shd w:val="clear" w:color="auto" w:fill="FFFFFF" w:themeFill="background1"/>
            <w:tcMar/>
          </w:tcPr>
          <w:p w:rsidRPr="00CC0718" w:rsidR="00C71DC8" w:rsidP="00244814" w:rsidRDefault="00C71DC8" w14:paraId="7CC4FC50" w14:textId="77777777">
            <w:pPr>
              <w:rPr>
                <w:color w:val="000000"/>
                <w:spacing w:val="-2"/>
                <w:sz w:val="18"/>
              </w:rPr>
            </w:pPr>
            <w:r w:rsidRPr="00CC0718">
              <w:rPr>
                <w:color w:val="000000"/>
                <w:spacing w:val="-2"/>
                <w:sz w:val="18"/>
              </w:rPr>
              <w:t>43</w:t>
            </w:r>
          </w:p>
        </w:tc>
        <w:tc>
          <w:tcPr>
            <w:tcW w:w="1690" w:type="dxa"/>
            <w:tcBorders>
              <w:bottom w:val="single" w:color="8FB6EA" w:sz="5" w:space="0"/>
            </w:tcBorders>
            <w:shd w:val="clear" w:color="auto" w:fill="FFFFFF" w:themeFill="background1"/>
            <w:tcMar/>
          </w:tcPr>
          <w:p w:rsidRPr="00CC0718" w:rsidR="00C71DC8" w:rsidP="00244814" w:rsidRDefault="00C71DC8" w14:paraId="2C108D03" w14:textId="77777777">
            <w:pPr>
              <w:rPr>
                <w:color w:val="000000"/>
                <w:spacing w:val="-2"/>
                <w:sz w:val="18"/>
              </w:rPr>
            </w:pPr>
            <w:r w:rsidRPr="00CC0718">
              <w:rPr>
                <w:color w:val="000000"/>
                <w:spacing w:val="-2"/>
                <w:sz w:val="18"/>
              </w:rPr>
              <w:t>1</w:t>
            </w:r>
          </w:p>
        </w:tc>
        <w:tc>
          <w:tcPr>
            <w:tcW w:w="1576" w:type="dxa"/>
            <w:tcBorders>
              <w:bottom w:val="single" w:color="8FB6EA" w:sz="5" w:space="0"/>
            </w:tcBorders>
            <w:shd w:val="clear" w:color="auto" w:fill="FFFFFF" w:themeFill="background1"/>
            <w:tcMar/>
          </w:tcPr>
          <w:p w:rsidRPr="00CC0718" w:rsidR="00C71DC8" w:rsidP="00244814" w:rsidRDefault="00C71DC8" w14:paraId="11FE80FD" w14:textId="77777777">
            <w:pPr>
              <w:rPr>
                <w:color w:val="000000"/>
                <w:spacing w:val="-2"/>
                <w:sz w:val="18"/>
              </w:rPr>
            </w:pPr>
          </w:p>
        </w:tc>
      </w:tr>
      <w:tr w:rsidRPr="00CC0718" w:rsidR="00C71DC8" w:rsidTr="3A33D0EC" w14:paraId="3A451BF1" w14:textId="77777777">
        <w:trPr>
          <w:trHeight w:val="1018" w:hRule="exact"/>
        </w:trPr>
        <w:tc>
          <w:tcPr>
            <w:tcW w:w="10717" w:type="dxa"/>
            <w:gridSpan w:val="8"/>
            <w:tcBorders>
              <w:top w:val="single" w:color="8FB6EA" w:sz="5" w:space="0"/>
            </w:tcBorders>
            <w:tcMar/>
          </w:tcPr>
          <w:p w:rsidRPr="00CC0718" w:rsidR="00C71DC8" w:rsidP="00244814" w:rsidRDefault="00C71DC8" w14:paraId="03F71DF6" w14:textId="77777777"/>
        </w:tc>
      </w:tr>
      <w:tr w:rsidRPr="00CC0718" w:rsidR="00C71DC8" w:rsidTr="3A33D0EC" w14:paraId="2A05E468" w14:textId="77777777">
        <w:trPr>
          <w:trHeight w:val="1017" w:hRule="exact"/>
        </w:trPr>
        <w:tc>
          <w:tcPr>
            <w:tcW w:w="10717" w:type="dxa"/>
            <w:gridSpan w:val="8"/>
            <w:tcMar/>
          </w:tcPr>
          <w:p w:rsidRPr="00CC0718" w:rsidR="00C71DC8" w:rsidP="00244814" w:rsidRDefault="00C71DC8" w14:paraId="084DC186" w14:textId="77777777"/>
        </w:tc>
      </w:tr>
      <w:tr w:rsidRPr="00CC0718" w:rsidR="00C71DC8" w:rsidTr="3A33D0EC" w14:paraId="624ED35A" w14:textId="77777777">
        <w:trPr>
          <w:trHeight w:val="459" w:hRule="exact"/>
        </w:trPr>
        <w:tc>
          <w:tcPr>
            <w:tcW w:w="5359" w:type="dxa"/>
            <w:gridSpan w:val="4"/>
            <w:shd w:val="clear" w:color="auto" w:fill="FFFFFF" w:themeFill="background1"/>
            <w:tcMar/>
          </w:tcPr>
          <w:p w:rsidRPr="00CC0718" w:rsidR="00C71DC8" w:rsidP="00244814" w:rsidRDefault="00C71DC8" w14:paraId="3F18427F" w14:textId="77777777">
            <w:pPr>
              <w:jc w:val="right"/>
              <w:rPr>
                <w:color w:val="000066"/>
                <w:spacing w:val="-2"/>
                <w:sz w:val="16"/>
              </w:rPr>
            </w:pPr>
            <w:r w:rsidRPr="00CC0718">
              <w:rPr>
                <w:color w:val="000066"/>
                <w:spacing w:val="-2"/>
                <w:sz w:val="16"/>
              </w:rPr>
              <w:t>Formatted Reports\\Code Summary Formatted Report</w:t>
            </w:r>
          </w:p>
        </w:tc>
        <w:tc>
          <w:tcPr>
            <w:tcW w:w="5358" w:type="dxa"/>
            <w:gridSpan w:val="4"/>
            <w:shd w:val="clear" w:color="auto" w:fill="FFFFFF" w:themeFill="background1"/>
            <w:tcMar/>
          </w:tcPr>
          <w:p w:rsidRPr="00CC0718" w:rsidR="00C71DC8" w:rsidP="00244814" w:rsidRDefault="00C71DC8" w14:paraId="20BBDE60" w14:textId="77777777">
            <w:pPr>
              <w:jc w:val="right"/>
              <w:rPr>
                <w:color w:val="000066"/>
                <w:spacing w:val="-2"/>
                <w:sz w:val="16"/>
              </w:rPr>
            </w:pPr>
            <w:r w:rsidRPr="00CC0718">
              <w:rPr>
                <w:color w:val="000066"/>
                <w:spacing w:val="-2"/>
                <w:sz w:val="16"/>
              </w:rPr>
              <w:t>Page 69 of 104</w:t>
            </w:r>
          </w:p>
        </w:tc>
      </w:tr>
      <w:tr w:rsidRPr="00CC0718" w:rsidR="00C71DC8" w:rsidTr="3A33D0EC" w14:paraId="2E4BDDF9" w14:textId="77777777">
        <w:trPr>
          <w:trHeight w:val="444" w:hRule="exact"/>
        </w:trPr>
        <w:tc>
          <w:tcPr>
            <w:tcW w:w="10717" w:type="dxa"/>
            <w:gridSpan w:val="8"/>
            <w:shd w:val="clear" w:color="auto" w:fill="FFFFFF" w:themeFill="background1"/>
            <w:tcMar/>
            <w:vAlign w:val="center"/>
          </w:tcPr>
          <w:p w:rsidRPr="00CC0718" w:rsidR="00C71DC8" w:rsidP="00244814" w:rsidRDefault="00C71DC8" w14:paraId="050F12AB" w14:textId="77777777">
            <w:pPr>
              <w:jc w:val="right"/>
              <w:rPr>
                <w:color w:val="000066"/>
                <w:spacing w:val="-2"/>
                <w:sz w:val="16"/>
              </w:rPr>
            </w:pPr>
            <w:r w:rsidRPr="00CC0718">
              <w:rPr>
                <w:color w:val="000066"/>
                <w:spacing w:val="-2"/>
                <w:sz w:val="16"/>
              </w:rPr>
              <w:t>11/13/2024 3:39 PM</w:t>
            </w:r>
          </w:p>
        </w:tc>
      </w:tr>
      <w:tr w:rsidRPr="00CC0718" w:rsidR="00C71DC8" w:rsidTr="3A33D0EC" w14:paraId="545CD271" w14:textId="77777777">
        <w:trPr>
          <w:trHeight w:val="458" w:hRule="exact"/>
        </w:trPr>
        <w:tc>
          <w:tcPr>
            <w:tcW w:w="3381" w:type="dxa"/>
            <w:gridSpan w:val="2"/>
            <w:shd w:val="clear" w:color="auto" w:fill="8FB6EA"/>
            <w:tcMar/>
          </w:tcPr>
          <w:p w:rsidRPr="00CC0718" w:rsidR="00C71DC8" w:rsidP="00244814" w:rsidRDefault="00C71DC8" w14:paraId="2F8F679C" w14:textId="77777777">
            <w:pPr>
              <w:rPr>
                <w:b/>
                <w:color w:val="000066"/>
                <w:spacing w:val="-2"/>
                <w:sz w:val="18"/>
              </w:rPr>
            </w:pPr>
            <w:r w:rsidRPr="00CC0718">
              <w:rPr>
                <w:b/>
                <w:color w:val="000066"/>
                <w:spacing w:val="-2"/>
                <w:sz w:val="18"/>
              </w:rPr>
              <w:t>File Type</w:t>
            </w:r>
          </w:p>
        </w:tc>
        <w:tc>
          <w:tcPr>
            <w:tcW w:w="1132" w:type="dxa"/>
            <w:shd w:val="clear" w:color="auto" w:fill="8FB6EA"/>
            <w:tcMar/>
          </w:tcPr>
          <w:p w:rsidRPr="00CC0718" w:rsidR="00C71DC8" w:rsidP="00244814" w:rsidRDefault="00C71DC8" w14:paraId="2B869075" w14:textId="77777777">
            <w:pPr>
              <w:rPr>
                <w:b/>
                <w:color w:val="000066"/>
                <w:spacing w:val="-2"/>
                <w:sz w:val="18"/>
              </w:rPr>
            </w:pPr>
            <w:r w:rsidRPr="00CC0718">
              <w:rPr>
                <w:b/>
                <w:color w:val="000066"/>
                <w:spacing w:val="-2"/>
                <w:sz w:val="18"/>
              </w:rPr>
              <w:t>Number of Files</w:t>
            </w:r>
          </w:p>
        </w:tc>
        <w:tc>
          <w:tcPr>
            <w:tcW w:w="1576" w:type="dxa"/>
            <w:gridSpan w:val="2"/>
            <w:shd w:val="clear" w:color="auto" w:fill="8FB6EA"/>
            <w:tcMar/>
          </w:tcPr>
          <w:p w:rsidRPr="00CC0718" w:rsidR="00C71DC8" w:rsidP="00244814" w:rsidRDefault="00C71DC8" w14:paraId="6460A89A" w14:textId="77777777">
            <w:pPr>
              <w:rPr>
                <w:b/>
                <w:color w:val="000066"/>
                <w:spacing w:val="-2"/>
                <w:sz w:val="18"/>
              </w:rPr>
            </w:pPr>
            <w:r w:rsidRPr="00CC0718">
              <w:rPr>
                <w:b/>
                <w:color w:val="000066"/>
                <w:spacing w:val="-2"/>
                <w:sz w:val="18"/>
              </w:rPr>
              <w:t>Number of Coding References</w:t>
            </w:r>
          </w:p>
        </w:tc>
        <w:tc>
          <w:tcPr>
            <w:tcW w:w="1362" w:type="dxa"/>
            <w:shd w:val="clear" w:color="auto" w:fill="8FB6EA"/>
            <w:tcMar/>
          </w:tcPr>
          <w:p w:rsidRPr="00CC0718" w:rsidR="00C71DC8" w:rsidP="00244814" w:rsidRDefault="00C71DC8" w14:paraId="6B30FC73" w14:textId="77777777">
            <w:pPr>
              <w:rPr>
                <w:b/>
                <w:color w:val="000066"/>
                <w:spacing w:val="-2"/>
                <w:sz w:val="18"/>
              </w:rPr>
            </w:pPr>
            <w:r w:rsidRPr="00CC0718">
              <w:rPr>
                <w:b/>
                <w:color w:val="000066"/>
                <w:spacing w:val="-2"/>
                <w:sz w:val="18"/>
              </w:rPr>
              <w:t>Number of Words Coded</w:t>
            </w:r>
          </w:p>
        </w:tc>
        <w:tc>
          <w:tcPr>
            <w:tcW w:w="1690" w:type="dxa"/>
            <w:shd w:val="clear" w:color="auto" w:fill="8FB6EA"/>
            <w:tcMar/>
          </w:tcPr>
          <w:p w:rsidRPr="00CC0718" w:rsidR="00C71DC8" w:rsidP="00244814" w:rsidRDefault="00C71DC8" w14:paraId="5151C62E" w14:textId="77777777">
            <w:pPr>
              <w:rPr>
                <w:b/>
                <w:color w:val="000066"/>
                <w:spacing w:val="-2"/>
                <w:sz w:val="18"/>
              </w:rPr>
            </w:pPr>
            <w:r w:rsidRPr="00CC0718">
              <w:rPr>
                <w:b/>
                <w:color w:val="000066"/>
                <w:spacing w:val="-2"/>
                <w:sz w:val="18"/>
              </w:rPr>
              <w:t>Number of Paragraphs Coded</w:t>
            </w:r>
          </w:p>
        </w:tc>
        <w:tc>
          <w:tcPr>
            <w:tcW w:w="1576" w:type="dxa"/>
            <w:shd w:val="clear" w:color="auto" w:fill="8FB6EA"/>
            <w:tcMar/>
          </w:tcPr>
          <w:p w:rsidRPr="00CC0718" w:rsidR="00C71DC8" w:rsidP="00244814" w:rsidRDefault="00C71DC8" w14:paraId="492CBD09" w14:textId="77777777">
            <w:pPr>
              <w:rPr>
                <w:b/>
                <w:color w:val="000066"/>
                <w:spacing w:val="-2"/>
                <w:sz w:val="18"/>
              </w:rPr>
            </w:pPr>
            <w:r w:rsidRPr="00CC0718">
              <w:rPr>
                <w:b/>
                <w:color w:val="000066"/>
                <w:spacing w:val="-2"/>
                <w:sz w:val="18"/>
              </w:rPr>
              <w:t>Duration Coded</w:t>
            </w:r>
          </w:p>
        </w:tc>
      </w:tr>
      <w:tr w:rsidRPr="00CC0718" w:rsidR="00C71DC8" w:rsidTr="3A33D0EC" w14:paraId="54A6AEF6" w14:textId="77777777">
        <w:trPr>
          <w:trHeight w:val="344" w:hRule="exact"/>
        </w:trPr>
        <w:tc>
          <w:tcPr>
            <w:tcW w:w="10717" w:type="dxa"/>
            <w:gridSpan w:val="8"/>
            <w:shd w:val="clear" w:color="auto" w:fill="FFFFFF" w:themeFill="background1"/>
            <w:tcMar/>
          </w:tcPr>
          <w:p w:rsidRPr="00CC0718" w:rsidR="00C71DC8" w:rsidP="00244814" w:rsidRDefault="00C71DC8" w14:paraId="08022088" w14:textId="77777777">
            <w:pPr>
              <w:rPr>
                <w:b/>
                <w:color w:val="5C83B4"/>
                <w:spacing w:val="-2"/>
                <w:sz w:val="24"/>
              </w:rPr>
            </w:pPr>
            <w:bookmarkStart w:name="CodesAXIALCODEQ5PrimaryGoalsoftheclubDAN" w:id="64"/>
            <w:bookmarkEnd w:id="64"/>
          </w:p>
        </w:tc>
      </w:tr>
      <w:tr w:rsidRPr="00CC0718" w:rsidR="00C71DC8" w:rsidTr="3A33D0EC" w14:paraId="647893FE" w14:textId="77777777">
        <w:trPr>
          <w:trHeight w:val="459" w:hRule="exact"/>
        </w:trPr>
        <w:tc>
          <w:tcPr>
            <w:tcW w:w="1805" w:type="dxa"/>
            <w:shd w:val="clear" w:color="auto" w:fill="FFFFFF" w:themeFill="background1"/>
            <w:tcMar/>
          </w:tcPr>
          <w:p w:rsidRPr="00CC0718" w:rsidR="00C71DC8" w:rsidP="00244814" w:rsidRDefault="00C71DC8" w14:paraId="1992FDFE" w14:textId="77777777">
            <w:pPr>
              <w:rPr>
                <w:b/>
                <w:color w:val="5C83B4"/>
                <w:spacing w:val="-2"/>
                <w:sz w:val="24"/>
              </w:rPr>
            </w:pPr>
            <w:r w:rsidRPr="00CC0718">
              <w:rPr>
                <w:b/>
                <w:color w:val="5C83B4"/>
                <w:spacing w:val="-2"/>
                <w:sz w:val="24"/>
              </w:rPr>
              <w:t>Nickname:</w:t>
            </w:r>
          </w:p>
        </w:tc>
        <w:tc>
          <w:tcPr>
            <w:tcW w:w="8912" w:type="dxa"/>
            <w:gridSpan w:val="7"/>
            <w:vMerge w:val="restart"/>
            <w:shd w:val="clear" w:color="auto" w:fill="FFFFFF" w:themeFill="background1"/>
            <w:tcMar/>
          </w:tcPr>
          <w:p w:rsidRPr="00CC0718" w:rsidR="00C71DC8" w:rsidP="00244814" w:rsidRDefault="00C71DC8" w14:paraId="3726BEF5" w14:textId="77777777">
            <w:pPr>
              <w:rPr>
                <w:b/>
                <w:color w:val="5C83B4"/>
                <w:spacing w:val="-2"/>
                <w:sz w:val="24"/>
              </w:rPr>
            </w:pPr>
            <w:r w:rsidRPr="00CC0718">
              <w:rPr>
                <w:b/>
                <w:color w:val="5C83B4"/>
                <w:spacing w:val="-2"/>
                <w:sz w:val="24"/>
              </w:rPr>
              <w:t>Codes\\AXIAL CODE\\Q5- Primary Goals of the club\DANCE GOALS\Learn Fusion Dance</w:t>
            </w:r>
          </w:p>
        </w:tc>
      </w:tr>
      <w:tr w:rsidRPr="00CC0718" w:rsidR="00C71DC8" w:rsidTr="3A33D0EC" w14:paraId="7915061D" w14:textId="77777777">
        <w:trPr>
          <w:trHeight w:val="444" w:hRule="exact"/>
        </w:trPr>
        <w:tc>
          <w:tcPr>
            <w:tcW w:w="1805" w:type="dxa"/>
            <w:shd w:val="clear" w:color="auto" w:fill="FFFFFF" w:themeFill="background1"/>
            <w:tcMar/>
          </w:tcPr>
          <w:p w:rsidRPr="00CC0718" w:rsidR="00C71DC8" w:rsidP="00244814" w:rsidRDefault="00C71DC8" w14:paraId="00D2730F" w14:textId="77777777">
            <w:pPr>
              <w:rPr>
                <w:b/>
                <w:color w:val="5C83B4"/>
                <w:spacing w:val="-2"/>
                <w:sz w:val="24"/>
              </w:rPr>
            </w:pPr>
            <w:r w:rsidRPr="00CC0718">
              <w:rPr>
                <w:b/>
                <w:color w:val="5C83B4"/>
                <w:spacing w:val="-2"/>
                <w:sz w:val="24"/>
              </w:rPr>
              <w:t>Classification:</w:t>
            </w:r>
          </w:p>
        </w:tc>
        <w:tc>
          <w:tcPr>
            <w:tcW w:w="8912" w:type="dxa"/>
            <w:gridSpan w:val="7"/>
            <w:vMerge/>
            <w:tcMar/>
          </w:tcPr>
          <w:p w:rsidRPr="00CC0718" w:rsidR="00C71DC8" w:rsidP="00244814" w:rsidRDefault="00C71DC8" w14:paraId="2494BCA0" w14:textId="77777777"/>
        </w:tc>
      </w:tr>
      <w:tr w:rsidRPr="00CC0718" w:rsidR="00C71DC8" w:rsidTr="3A33D0EC" w14:paraId="4E83CBC0" w14:textId="77777777">
        <w:trPr>
          <w:trHeight w:val="444" w:hRule="exact"/>
        </w:trPr>
        <w:tc>
          <w:tcPr>
            <w:tcW w:w="1805" w:type="dxa"/>
            <w:shd w:val="clear" w:color="auto" w:fill="FFFFFF" w:themeFill="background1"/>
            <w:tcMar/>
          </w:tcPr>
          <w:p w:rsidRPr="00CC0718" w:rsidR="00C71DC8" w:rsidP="00244814" w:rsidRDefault="00C71DC8" w14:paraId="36987086" w14:textId="77777777">
            <w:pPr>
              <w:rPr>
                <w:b/>
                <w:color w:val="5C83B4"/>
                <w:spacing w:val="-2"/>
                <w:sz w:val="24"/>
              </w:rPr>
            </w:pPr>
            <w:r w:rsidRPr="00CC0718">
              <w:rPr>
                <w:b/>
                <w:color w:val="5C83B4"/>
                <w:spacing w:val="-2"/>
                <w:sz w:val="24"/>
              </w:rPr>
              <w:t>Aggregated:</w:t>
            </w:r>
          </w:p>
        </w:tc>
        <w:tc>
          <w:tcPr>
            <w:tcW w:w="8912" w:type="dxa"/>
            <w:gridSpan w:val="7"/>
            <w:shd w:val="clear" w:color="auto" w:fill="FFFFFF" w:themeFill="background1"/>
            <w:tcMar/>
          </w:tcPr>
          <w:p w:rsidRPr="00CC0718" w:rsidR="00C71DC8" w:rsidP="00244814" w:rsidRDefault="00C71DC8" w14:paraId="112188A5" w14:textId="77777777">
            <w:pPr>
              <w:rPr>
                <w:b/>
                <w:color w:val="5C83B4"/>
                <w:spacing w:val="-2"/>
                <w:sz w:val="24"/>
              </w:rPr>
            </w:pPr>
            <w:r w:rsidRPr="00CC0718">
              <w:rPr>
                <w:b/>
                <w:color w:val="5C83B4"/>
                <w:spacing w:val="-2"/>
                <w:sz w:val="24"/>
              </w:rPr>
              <w:t>Yes</w:t>
            </w:r>
          </w:p>
        </w:tc>
      </w:tr>
      <w:tr w:rsidRPr="00CC0718" w:rsidR="00C71DC8" w:rsidTr="3A33D0EC" w14:paraId="7F369119" w14:textId="77777777">
        <w:trPr>
          <w:trHeight w:val="344" w:hRule="exact"/>
        </w:trPr>
        <w:tc>
          <w:tcPr>
            <w:tcW w:w="3381" w:type="dxa"/>
            <w:gridSpan w:val="2"/>
            <w:tcBorders>
              <w:bottom w:val="single" w:color="8FB6EA" w:sz="5" w:space="0"/>
            </w:tcBorders>
            <w:shd w:val="clear" w:color="auto" w:fill="FFFFFF" w:themeFill="background1"/>
            <w:tcMar/>
          </w:tcPr>
          <w:p w:rsidRPr="00CC0718" w:rsidR="00C71DC8" w:rsidP="00244814" w:rsidRDefault="00C71DC8" w14:paraId="312C6C3A" w14:textId="77777777">
            <w:pPr>
              <w:rPr>
                <w:color w:val="000000"/>
                <w:spacing w:val="-2"/>
                <w:sz w:val="18"/>
              </w:rPr>
            </w:pPr>
            <w:r w:rsidRPr="00CC0718">
              <w:rPr>
                <w:color w:val="000000"/>
                <w:spacing w:val="-2"/>
                <w:sz w:val="18"/>
              </w:rPr>
              <w:t>Document</w:t>
            </w:r>
          </w:p>
        </w:tc>
        <w:tc>
          <w:tcPr>
            <w:tcW w:w="1132" w:type="dxa"/>
            <w:tcBorders>
              <w:bottom w:val="single" w:color="8FB6EA" w:sz="5" w:space="0"/>
            </w:tcBorders>
            <w:shd w:val="clear" w:color="auto" w:fill="FFFFFF" w:themeFill="background1"/>
            <w:tcMar/>
          </w:tcPr>
          <w:p w:rsidRPr="00CC0718" w:rsidR="00C71DC8" w:rsidP="00244814" w:rsidRDefault="00C71DC8" w14:paraId="1040C0FE" w14:textId="77777777">
            <w:pPr>
              <w:rPr>
                <w:color w:val="000000"/>
                <w:spacing w:val="-2"/>
                <w:sz w:val="18"/>
              </w:rPr>
            </w:pPr>
            <w:r w:rsidRPr="00CC0718">
              <w:rPr>
                <w:color w:val="000000"/>
                <w:spacing w:val="-2"/>
                <w:sz w:val="18"/>
              </w:rPr>
              <w:t>1</w:t>
            </w:r>
          </w:p>
        </w:tc>
        <w:tc>
          <w:tcPr>
            <w:tcW w:w="1576" w:type="dxa"/>
            <w:gridSpan w:val="2"/>
            <w:tcBorders>
              <w:bottom w:val="single" w:color="8FB6EA" w:sz="5" w:space="0"/>
            </w:tcBorders>
            <w:shd w:val="clear" w:color="auto" w:fill="FFFFFF" w:themeFill="background1"/>
            <w:tcMar/>
          </w:tcPr>
          <w:p w:rsidRPr="00CC0718" w:rsidR="00C71DC8" w:rsidP="00244814" w:rsidRDefault="00C71DC8" w14:paraId="1F389489" w14:textId="77777777">
            <w:pPr>
              <w:rPr>
                <w:color w:val="000000"/>
                <w:spacing w:val="-2"/>
                <w:sz w:val="18"/>
              </w:rPr>
            </w:pPr>
            <w:r w:rsidRPr="00CC0718">
              <w:rPr>
                <w:color w:val="000000"/>
                <w:spacing w:val="-2"/>
                <w:sz w:val="18"/>
              </w:rPr>
              <w:t>1</w:t>
            </w:r>
          </w:p>
        </w:tc>
        <w:tc>
          <w:tcPr>
            <w:tcW w:w="1362" w:type="dxa"/>
            <w:tcBorders>
              <w:bottom w:val="single" w:color="8FB6EA" w:sz="5" w:space="0"/>
            </w:tcBorders>
            <w:shd w:val="clear" w:color="auto" w:fill="FFFFFF" w:themeFill="background1"/>
            <w:tcMar/>
          </w:tcPr>
          <w:p w:rsidRPr="00CC0718" w:rsidR="00C71DC8" w:rsidP="00244814" w:rsidRDefault="00C71DC8" w14:paraId="58A71174" w14:textId="77777777">
            <w:pPr>
              <w:rPr>
                <w:color w:val="000000"/>
                <w:spacing w:val="-2"/>
                <w:sz w:val="18"/>
              </w:rPr>
            </w:pPr>
            <w:r w:rsidRPr="00CC0718">
              <w:rPr>
                <w:color w:val="000000"/>
                <w:spacing w:val="-2"/>
                <w:sz w:val="18"/>
              </w:rPr>
              <w:t>21</w:t>
            </w:r>
          </w:p>
        </w:tc>
        <w:tc>
          <w:tcPr>
            <w:tcW w:w="1690" w:type="dxa"/>
            <w:tcBorders>
              <w:bottom w:val="single" w:color="8FB6EA" w:sz="5" w:space="0"/>
            </w:tcBorders>
            <w:shd w:val="clear" w:color="auto" w:fill="FFFFFF" w:themeFill="background1"/>
            <w:tcMar/>
          </w:tcPr>
          <w:p w:rsidRPr="00CC0718" w:rsidR="00C71DC8" w:rsidP="00244814" w:rsidRDefault="00C71DC8" w14:paraId="1C556623" w14:textId="77777777">
            <w:pPr>
              <w:rPr>
                <w:color w:val="000000"/>
                <w:spacing w:val="-2"/>
                <w:sz w:val="18"/>
              </w:rPr>
            </w:pPr>
            <w:r w:rsidRPr="00CC0718">
              <w:rPr>
                <w:color w:val="000000"/>
                <w:spacing w:val="-2"/>
                <w:sz w:val="18"/>
              </w:rPr>
              <w:t>1</w:t>
            </w:r>
          </w:p>
        </w:tc>
        <w:tc>
          <w:tcPr>
            <w:tcW w:w="1576" w:type="dxa"/>
            <w:tcBorders>
              <w:bottom w:val="single" w:color="8FB6EA" w:sz="5" w:space="0"/>
            </w:tcBorders>
            <w:shd w:val="clear" w:color="auto" w:fill="FFFFFF" w:themeFill="background1"/>
            <w:tcMar/>
          </w:tcPr>
          <w:p w:rsidRPr="00CC0718" w:rsidR="00C71DC8" w:rsidP="00244814" w:rsidRDefault="00C71DC8" w14:paraId="133BFBC6" w14:textId="77777777">
            <w:pPr>
              <w:rPr>
                <w:color w:val="000000"/>
                <w:spacing w:val="-2"/>
                <w:sz w:val="18"/>
              </w:rPr>
            </w:pPr>
          </w:p>
        </w:tc>
      </w:tr>
      <w:tr w:rsidRPr="00CC0718" w:rsidR="00C71DC8" w:rsidTr="3A33D0EC" w14:paraId="484C0898" w14:textId="77777777">
        <w:trPr>
          <w:trHeight w:val="458" w:hRule="exact"/>
        </w:trPr>
        <w:tc>
          <w:tcPr>
            <w:tcW w:w="10717" w:type="dxa"/>
            <w:gridSpan w:val="8"/>
            <w:tcBorders>
              <w:top w:val="single" w:color="8FB6EA" w:sz="5" w:space="0"/>
            </w:tcBorders>
            <w:tcMar/>
          </w:tcPr>
          <w:p w:rsidRPr="00CC0718" w:rsidR="00C71DC8" w:rsidP="00244814" w:rsidRDefault="00C71DC8" w14:paraId="6B6978CC" w14:textId="77777777"/>
        </w:tc>
      </w:tr>
      <w:tr w:rsidRPr="00CC0718" w:rsidR="00C71DC8" w:rsidTr="3A33D0EC" w14:paraId="1ECB92C3" w14:textId="77777777">
        <w:trPr>
          <w:trHeight w:val="330" w:hRule="exact"/>
        </w:trPr>
        <w:tc>
          <w:tcPr>
            <w:tcW w:w="10717" w:type="dxa"/>
            <w:gridSpan w:val="8"/>
            <w:shd w:val="clear" w:color="auto" w:fill="FFFFFF" w:themeFill="background1"/>
            <w:tcMar/>
          </w:tcPr>
          <w:p w:rsidRPr="00CC0718" w:rsidR="00C71DC8" w:rsidP="00244814" w:rsidRDefault="00C71DC8" w14:paraId="27F28B02" w14:textId="77777777">
            <w:pPr>
              <w:rPr>
                <w:b/>
                <w:color w:val="5C83B4"/>
                <w:spacing w:val="-2"/>
                <w:sz w:val="24"/>
              </w:rPr>
            </w:pPr>
            <w:bookmarkStart w:name="CodesAXIALCODEQ5PrimaryGoalsoftheclubEVE" w:id="65"/>
            <w:bookmarkEnd w:id="65"/>
          </w:p>
        </w:tc>
      </w:tr>
      <w:tr w:rsidRPr="00CC0718" w:rsidR="00C71DC8" w:rsidTr="3A33D0EC" w14:paraId="10311C8B" w14:textId="77777777">
        <w:trPr>
          <w:trHeight w:val="458" w:hRule="exact"/>
        </w:trPr>
        <w:tc>
          <w:tcPr>
            <w:tcW w:w="1805" w:type="dxa"/>
            <w:shd w:val="clear" w:color="auto" w:fill="FFFFFF" w:themeFill="background1"/>
            <w:tcMar/>
          </w:tcPr>
          <w:p w:rsidRPr="00CC0718" w:rsidR="00C71DC8" w:rsidP="00244814" w:rsidRDefault="00C71DC8" w14:paraId="02C9FDD0" w14:textId="77777777">
            <w:pPr>
              <w:rPr>
                <w:b/>
                <w:color w:val="5C83B4"/>
                <w:spacing w:val="-2"/>
                <w:sz w:val="24"/>
              </w:rPr>
            </w:pPr>
            <w:r w:rsidRPr="00CC0718">
              <w:rPr>
                <w:b/>
                <w:color w:val="5C83B4"/>
                <w:spacing w:val="-2"/>
                <w:sz w:val="24"/>
              </w:rPr>
              <w:t>Nickname:</w:t>
            </w:r>
          </w:p>
        </w:tc>
        <w:tc>
          <w:tcPr>
            <w:tcW w:w="8912" w:type="dxa"/>
            <w:gridSpan w:val="7"/>
            <w:vMerge w:val="restart"/>
            <w:shd w:val="clear" w:color="auto" w:fill="FFFFFF" w:themeFill="background1"/>
            <w:tcMar/>
          </w:tcPr>
          <w:p w:rsidRPr="00CC0718" w:rsidR="00C71DC8" w:rsidP="00244814" w:rsidRDefault="00C71DC8" w14:paraId="1A1AC62B" w14:textId="77777777">
            <w:pPr>
              <w:rPr>
                <w:b/>
                <w:color w:val="5C83B4"/>
                <w:spacing w:val="-2"/>
                <w:sz w:val="24"/>
              </w:rPr>
            </w:pPr>
            <w:r w:rsidRPr="00CC0718">
              <w:rPr>
                <w:b/>
                <w:color w:val="5C83B4"/>
                <w:spacing w:val="-2"/>
                <w:sz w:val="24"/>
              </w:rPr>
              <w:t>Codes\\AXIAL CODE\\Q5- Primary Goals of the club\EVENT SUCCESS</w:t>
            </w:r>
          </w:p>
        </w:tc>
      </w:tr>
      <w:tr w:rsidRPr="00CC0718" w:rsidR="00C71DC8" w:rsidTr="3A33D0EC" w14:paraId="45A99912" w14:textId="77777777">
        <w:trPr>
          <w:trHeight w:val="444" w:hRule="exact"/>
        </w:trPr>
        <w:tc>
          <w:tcPr>
            <w:tcW w:w="1805" w:type="dxa"/>
            <w:shd w:val="clear" w:color="auto" w:fill="FFFFFF" w:themeFill="background1"/>
            <w:tcMar/>
          </w:tcPr>
          <w:p w:rsidRPr="00CC0718" w:rsidR="00C71DC8" w:rsidP="00244814" w:rsidRDefault="00C71DC8" w14:paraId="4720BE76" w14:textId="77777777">
            <w:pPr>
              <w:rPr>
                <w:b/>
                <w:color w:val="5C83B4"/>
                <w:spacing w:val="-2"/>
                <w:sz w:val="24"/>
              </w:rPr>
            </w:pPr>
            <w:r w:rsidRPr="00CC0718">
              <w:rPr>
                <w:b/>
                <w:color w:val="5C83B4"/>
                <w:spacing w:val="-2"/>
                <w:sz w:val="24"/>
              </w:rPr>
              <w:t>Classification:</w:t>
            </w:r>
          </w:p>
        </w:tc>
        <w:tc>
          <w:tcPr>
            <w:tcW w:w="8912" w:type="dxa"/>
            <w:gridSpan w:val="7"/>
            <w:vMerge/>
            <w:tcMar/>
          </w:tcPr>
          <w:p w:rsidRPr="00CC0718" w:rsidR="00C71DC8" w:rsidP="00244814" w:rsidRDefault="00C71DC8" w14:paraId="4E379706" w14:textId="77777777"/>
        </w:tc>
      </w:tr>
      <w:tr w:rsidRPr="00CC0718" w:rsidR="00C71DC8" w:rsidTr="3A33D0EC" w14:paraId="5EF8056D" w14:textId="77777777">
        <w:trPr>
          <w:trHeight w:val="459" w:hRule="exact"/>
        </w:trPr>
        <w:tc>
          <w:tcPr>
            <w:tcW w:w="1805" w:type="dxa"/>
            <w:shd w:val="clear" w:color="auto" w:fill="FFFFFF" w:themeFill="background1"/>
            <w:tcMar/>
          </w:tcPr>
          <w:p w:rsidRPr="00CC0718" w:rsidR="00C71DC8" w:rsidP="00244814" w:rsidRDefault="00C71DC8" w14:paraId="166223DB" w14:textId="77777777">
            <w:pPr>
              <w:rPr>
                <w:b/>
                <w:color w:val="5C83B4"/>
                <w:spacing w:val="-2"/>
                <w:sz w:val="24"/>
              </w:rPr>
            </w:pPr>
            <w:r w:rsidRPr="00CC0718">
              <w:rPr>
                <w:b/>
                <w:color w:val="5C83B4"/>
                <w:spacing w:val="-2"/>
                <w:sz w:val="24"/>
              </w:rPr>
              <w:t>Aggregated:</w:t>
            </w:r>
          </w:p>
        </w:tc>
        <w:tc>
          <w:tcPr>
            <w:tcW w:w="8912" w:type="dxa"/>
            <w:gridSpan w:val="7"/>
            <w:shd w:val="clear" w:color="auto" w:fill="FFFFFF" w:themeFill="background1"/>
            <w:tcMar/>
          </w:tcPr>
          <w:p w:rsidRPr="00CC0718" w:rsidR="00C71DC8" w:rsidP="00244814" w:rsidRDefault="00C71DC8" w14:paraId="4E0633A4" w14:textId="77777777">
            <w:pPr>
              <w:rPr>
                <w:b/>
                <w:color w:val="5C83B4"/>
                <w:spacing w:val="-2"/>
                <w:sz w:val="24"/>
              </w:rPr>
            </w:pPr>
            <w:r w:rsidRPr="00CC0718">
              <w:rPr>
                <w:b/>
                <w:color w:val="5C83B4"/>
                <w:spacing w:val="-2"/>
                <w:sz w:val="24"/>
              </w:rPr>
              <w:t>Yes</w:t>
            </w:r>
          </w:p>
        </w:tc>
      </w:tr>
      <w:tr w:rsidRPr="00CC0718" w:rsidR="00C71DC8" w:rsidTr="3A33D0EC" w14:paraId="101A94BB" w14:textId="77777777">
        <w:trPr>
          <w:trHeight w:val="329" w:hRule="exact"/>
        </w:trPr>
        <w:tc>
          <w:tcPr>
            <w:tcW w:w="3381" w:type="dxa"/>
            <w:gridSpan w:val="2"/>
            <w:tcBorders>
              <w:bottom w:val="single" w:color="8FB6EA" w:sz="5" w:space="0"/>
            </w:tcBorders>
            <w:shd w:val="clear" w:color="auto" w:fill="FFFFFF" w:themeFill="background1"/>
            <w:tcMar/>
          </w:tcPr>
          <w:p w:rsidRPr="00CC0718" w:rsidR="00C71DC8" w:rsidP="00244814" w:rsidRDefault="00C71DC8" w14:paraId="6BF5012F" w14:textId="77777777">
            <w:pPr>
              <w:rPr>
                <w:color w:val="000000"/>
                <w:spacing w:val="-2"/>
                <w:sz w:val="18"/>
              </w:rPr>
            </w:pPr>
            <w:r w:rsidRPr="00CC0718">
              <w:rPr>
                <w:color w:val="000000"/>
                <w:spacing w:val="-2"/>
                <w:sz w:val="18"/>
              </w:rPr>
              <w:t>Document</w:t>
            </w:r>
          </w:p>
        </w:tc>
        <w:tc>
          <w:tcPr>
            <w:tcW w:w="1132" w:type="dxa"/>
            <w:tcBorders>
              <w:bottom w:val="single" w:color="8FB6EA" w:sz="5" w:space="0"/>
            </w:tcBorders>
            <w:shd w:val="clear" w:color="auto" w:fill="FFFFFF" w:themeFill="background1"/>
            <w:tcMar/>
          </w:tcPr>
          <w:p w:rsidRPr="00CC0718" w:rsidR="00C71DC8" w:rsidP="00244814" w:rsidRDefault="00C71DC8" w14:paraId="313B5911" w14:textId="77777777">
            <w:pPr>
              <w:rPr>
                <w:color w:val="000000"/>
                <w:spacing w:val="-2"/>
                <w:sz w:val="18"/>
              </w:rPr>
            </w:pPr>
            <w:r w:rsidRPr="00CC0718">
              <w:rPr>
                <w:color w:val="000000"/>
                <w:spacing w:val="-2"/>
                <w:sz w:val="18"/>
              </w:rPr>
              <w:t>1</w:t>
            </w:r>
          </w:p>
        </w:tc>
        <w:tc>
          <w:tcPr>
            <w:tcW w:w="1576" w:type="dxa"/>
            <w:gridSpan w:val="2"/>
            <w:tcBorders>
              <w:bottom w:val="single" w:color="8FB6EA" w:sz="5" w:space="0"/>
            </w:tcBorders>
            <w:shd w:val="clear" w:color="auto" w:fill="FFFFFF" w:themeFill="background1"/>
            <w:tcMar/>
          </w:tcPr>
          <w:p w:rsidRPr="00CC0718" w:rsidR="00C71DC8" w:rsidP="00244814" w:rsidRDefault="00C71DC8" w14:paraId="4CD4B7B8" w14:textId="77777777">
            <w:pPr>
              <w:rPr>
                <w:color w:val="000000"/>
                <w:spacing w:val="-2"/>
                <w:sz w:val="18"/>
              </w:rPr>
            </w:pPr>
            <w:r w:rsidRPr="00CC0718">
              <w:rPr>
                <w:color w:val="000000"/>
                <w:spacing w:val="-2"/>
                <w:sz w:val="18"/>
              </w:rPr>
              <w:t>1</w:t>
            </w:r>
          </w:p>
        </w:tc>
        <w:tc>
          <w:tcPr>
            <w:tcW w:w="1362" w:type="dxa"/>
            <w:tcBorders>
              <w:bottom w:val="single" w:color="8FB6EA" w:sz="5" w:space="0"/>
            </w:tcBorders>
            <w:shd w:val="clear" w:color="auto" w:fill="FFFFFF" w:themeFill="background1"/>
            <w:tcMar/>
          </w:tcPr>
          <w:p w:rsidRPr="00CC0718" w:rsidR="00C71DC8" w:rsidP="00244814" w:rsidRDefault="00C71DC8" w14:paraId="1798DFD1" w14:textId="77777777">
            <w:pPr>
              <w:rPr>
                <w:color w:val="000000"/>
                <w:spacing w:val="-2"/>
                <w:sz w:val="18"/>
              </w:rPr>
            </w:pPr>
            <w:r w:rsidRPr="00CC0718">
              <w:rPr>
                <w:color w:val="000000"/>
                <w:spacing w:val="-2"/>
                <w:sz w:val="18"/>
              </w:rPr>
              <w:t>45</w:t>
            </w:r>
          </w:p>
        </w:tc>
        <w:tc>
          <w:tcPr>
            <w:tcW w:w="1690" w:type="dxa"/>
            <w:tcBorders>
              <w:bottom w:val="single" w:color="8FB6EA" w:sz="5" w:space="0"/>
            </w:tcBorders>
            <w:shd w:val="clear" w:color="auto" w:fill="FFFFFF" w:themeFill="background1"/>
            <w:tcMar/>
          </w:tcPr>
          <w:p w:rsidRPr="00CC0718" w:rsidR="00C71DC8" w:rsidP="00244814" w:rsidRDefault="00C71DC8" w14:paraId="5ECF23D3" w14:textId="77777777">
            <w:pPr>
              <w:rPr>
                <w:color w:val="000000"/>
                <w:spacing w:val="-2"/>
                <w:sz w:val="18"/>
              </w:rPr>
            </w:pPr>
            <w:r w:rsidRPr="00CC0718">
              <w:rPr>
                <w:color w:val="000000"/>
                <w:spacing w:val="-2"/>
                <w:sz w:val="18"/>
              </w:rPr>
              <w:t>1</w:t>
            </w:r>
          </w:p>
        </w:tc>
        <w:tc>
          <w:tcPr>
            <w:tcW w:w="1576" w:type="dxa"/>
            <w:tcBorders>
              <w:bottom w:val="single" w:color="8FB6EA" w:sz="5" w:space="0"/>
            </w:tcBorders>
            <w:shd w:val="clear" w:color="auto" w:fill="FFFFFF" w:themeFill="background1"/>
            <w:tcMar/>
          </w:tcPr>
          <w:p w:rsidRPr="00CC0718" w:rsidR="00C71DC8" w:rsidP="00244814" w:rsidRDefault="00C71DC8" w14:paraId="4B9E39C2" w14:textId="77777777">
            <w:pPr>
              <w:rPr>
                <w:color w:val="000000"/>
                <w:spacing w:val="-2"/>
                <w:sz w:val="18"/>
              </w:rPr>
            </w:pPr>
          </w:p>
        </w:tc>
      </w:tr>
      <w:tr w:rsidRPr="00CC0718" w:rsidR="00C71DC8" w:rsidTr="3A33D0EC" w14:paraId="360F84D7" w14:textId="77777777">
        <w:trPr>
          <w:trHeight w:val="459" w:hRule="exact"/>
        </w:trPr>
        <w:tc>
          <w:tcPr>
            <w:tcW w:w="10717" w:type="dxa"/>
            <w:gridSpan w:val="8"/>
            <w:tcBorders>
              <w:top w:val="single" w:color="8FB6EA" w:sz="5" w:space="0"/>
            </w:tcBorders>
            <w:tcMar/>
          </w:tcPr>
          <w:p w:rsidRPr="00CC0718" w:rsidR="00C71DC8" w:rsidP="00244814" w:rsidRDefault="00C71DC8" w14:paraId="66C887D3" w14:textId="77777777"/>
        </w:tc>
      </w:tr>
      <w:tr w:rsidRPr="00CC0718" w:rsidR="00C71DC8" w:rsidTr="3A33D0EC" w14:paraId="0E0C42D7" w14:textId="77777777">
        <w:trPr>
          <w:trHeight w:val="330" w:hRule="exact"/>
        </w:trPr>
        <w:tc>
          <w:tcPr>
            <w:tcW w:w="10717" w:type="dxa"/>
            <w:gridSpan w:val="8"/>
            <w:shd w:val="clear" w:color="auto" w:fill="FFFFFF" w:themeFill="background1"/>
            <w:tcMar/>
          </w:tcPr>
          <w:p w:rsidRPr="00CC0718" w:rsidR="00C71DC8" w:rsidP="00244814" w:rsidRDefault="00C71DC8" w14:paraId="0C68081F" w14:textId="77777777">
            <w:pPr>
              <w:rPr>
                <w:b/>
                <w:color w:val="5C83B4"/>
                <w:spacing w:val="-2"/>
                <w:sz w:val="24"/>
              </w:rPr>
            </w:pPr>
          </w:p>
        </w:tc>
      </w:tr>
      <w:tr w:rsidRPr="00CC0718" w:rsidR="00C71DC8" w:rsidTr="3A33D0EC" w14:paraId="431DECF8" w14:textId="77777777">
        <w:trPr>
          <w:trHeight w:val="458" w:hRule="exact"/>
        </w:trPr>
        <w:tc>
          <w:tcPr>
            <w:tcW w:w="1805" w:type="dxa"/>
            <w:shd w:val="clear" w:color="auto" w:fill="FFFFFF" w:themeFill="background1"/>
            <w:tcMar/>
          </w:tcPr>
          <w:p w:rsidRPr="00CC0718" w:rsidR="00C71DC8" w:rsidP="00244814" w:rsidRDefault="00C71DC8" w14:paraId="076CE0B7" w14:textId="77777777">
            <w:pPr>
              <w:rPr>
                <w:b/>
                <w:color w:val="5C83B4"/>
                <w:spacing w:val="-2"/>
                <w:sz w:val="24"/>
              </w:rPr>
            </w:pPr>
            <w:r w:rsidRPr="00CC0718">
              <w:rPr>
                <w:b/>
                <w:color w:val="5C83B4"/>
                <w:spacing w:val="-2"/>
                <w:sz w:val="24"/>
              </w:rPr>
              <w:t>Nickname:</w:t>
            </w:r>
          </w:p>
        </w:tc>
        <w:tc>
          <w:tcPr>
            <w:tcW w:w="8912" w:type="dxa"/>
            <w:gridSpan w:val="7"/>
            <w:vMerge w:val="restart"/>
            <w:shd w:val="clear" w:color="auto" w:fill="FFFFFF" w:themeFill="background1"/>
            <w:tcMar/>
          </w:tcPr>
          <w:p w:rsidRPr="00CC0718" w:rsidR="00C71DC8" w:rsidP="00244814" w:rsidRDefault="00C71DC8" w14:paraId="76F57F34" w14:textId="77777777">
            <w:pPr>
              <w:rPr>
                <w:b/>
                <w:color w:val="5C83B4"/>
                <w:spacing w:val="-2"/>
                <w:sz w:val="24"/>
              </w:rPr>
            </w:pPr>
            <w:r w:rsidRPr="00CC0718">
              <w:rPr>
                <w:b/>
                <w:color w:val="5C83B4"/>
                <w:spacing w:val="-2"/>
                <w:sz w:val="24"/>
              </w:rPr>
              <w:t>Codes\\AXIAL CODE\\Q5- Primary Goals of the club\INCULCATE CULTURAL SESSIONS</w:t>
            </w:r>
          </w:p>
        </w:tc>
      </w:tr>
      <w:tr w:rsidRPr="00CC0718" w:rsidR="00C71DC8" w:rsidTr="3A33D0EC" w14:paraId="3414EF07" w14:textId="77777777">
        <w:trPr>
          <w:trHeight w:val="444" w:hRule="exact"/>
        </w:trPr>
        <w:tc>
          <w:tcPr>
            <w:tcW w:w="1805" w:type="dxa"/>
            <w:shd w:val="clear" w:color="auto" w:fill="FFFFFF" w:themeFill="background1"/>
            <w:tcMar/>
          </w:tcPr>
          <w:p w:rsidRPr="00CC0718" w:rsidR="00C71DC8" w:rsidP="00244814" w:rsidRDefault="00C71DC8" w14:paraId="6E18C254" w14:textId="77777777">
            <w:pPr>
              <w:rPr>
                <w:b/>
                <w:color w:val="5C83B4"/>
                <w:spacing w:val="-2"/>
                <w:sz w:val="24"/>
              </w:rPr>
            </w:pPr>
            <w:r w:rsidRPr="00CC0718">
              <w:rPr>
                <w:b/>
                <w:color w:val="5C83B4"/>
                <w:spacing w:val="-2"/>
                <w:sz w:val="24"/>
              </w:rPr>
              <w:t>Classification:</w:t>
            </w:r>
          </w:p>
        </w:tc>
        <w:tc>
          <w:tcPr>
            <w:tcW w:w="8912" w:type="dxa"/>
            <w:gridSpan w:val="7"/>
            <w:vMerge/>
            <w:tcMar/>
          </w:tcPr>
          <w:p w:rsidRPr="00CC0718" w:rsidR="00C71DC8" w:rsidP="00244814" w:rsidRDefault="00C71DC8" w14:paraId="46E4015C" w14:textId="77777777"/>
        </w:tc>
      </w:tr>
      <w:tr w:rsidRPr="00CC0718" w:rsidR="00C71DC8" w:rsidTr="3A33D0EC" w14:paraId="27738646" w14:textId="77777777">
        <w:trPr>
          <w:trHeight w:val="459" w:hRule="exact"/>
        </w:trPr>
        <w:tc>
          <w:tcPr>
            <w:tcW w:w="1805" w:type="dxa"/>
            <w:shd w:val="clear" w:color="auto" w:fill="FFFFFF" w:themeFill="background1"/>
            <w:tcMar/>
          </w:tcPr>
          <w:p w:rsidRPr="00CC0718" w:rsidR="00C71DC8" w:rsidP="00244814" w:rsidRDefault="00C71DC8" w14:paraId="2222B9C2" w14:textId="77777777">
            <w:pPr>
              <w:rPr>
                <w:b/>
                <w:color w:val="5C83B4"/>
                <w:spacing w:val="-2"/>
                <w:sz w:val="24"/>
              </w:rPr>
            </w:pPr>
            <w:r w:rsidRPr="00CC0718">
              <w:rPr>
                <w:b/>
                <w:color w:val="5C83B4"/>
                <w:spacing w:val="-2"/>
                <w:sz w:val="24"/>
              </w:rPr>
              <w:t>Aggregated:</w:t>
            </w:r>
          </w:p>
        </w:tc>
        <w:tc>
          <w:tcPr>
            <w:tcW w:w="8912" w:type="dxa"/>
            <w:gridSpan w:val="7"/>
            <w:shd w:val="clear" w:color="auto" w:fill="FFFFFF" w:themeFill="background1"/>
            <w:tcMar/>
          </w:tcPr>
          <w:p w:rsidRPr="00CC0718" w:rsidR="00C71DC8" w:rsidP="00244814" w:rsidRDefault="00C71DC8" w14:paraId="293D15A1" w14:textId="77777777">
            <w:pPr>
              <w:rPr>
                <w:b/>
                <w:color w:val="5C83B4"/>
                <w:spacing w:val="-2"/>
                <w:sz w:val="24"/>
              </w:rPr>
            </w:pPr>
            <w:r w:rsidRPr="00CC0718">
              <w:rPr>
                <w:b/>
                <w:color w:val="5C83B4"/>
                <w:spacing w:val="-2"/>
                <w:sz w:val="24"/>
              </w:rPr>
              <w:t>Yes</w:t>
            </w:r>
          </w:p>
        </w:tc>
      </w:tr>
      <w:tr w:rsidRPr="00CC0718" w:rsidR="00C71DC8" w:rsidTr="3A33D0EC" w14:paraId="7D2607E7" w14:textId="77777777">
        <w:trPr>
          <w:trHeight w:val="344" w:hRule="exact"/>
        </w:trPr>
        <w:tc>
          <w:tcPr>
            <w:tcW w:w="3381" w:type="dxa"/>
            <w:gridSpan w:val="2"/>
            <w:tcBorders>
              <w:bottom w:val="single" w:color="8FB6EA" w:sz="5" w:space="0"/>
            </w:tcBorders>
            <w:shd w:val="clear" w:color="auto" w:fill="FFFFFF" w:themeFill="background1"/>
            <w:tcMar/>
          </w:tcPr>
          <w:p w:rsidRPr="00CC0718" w:rsidR="00C71DC8" w:rsidP="00244814" w:rsidRDefault="00C71DC8" w14:paraId="15F2FB88" w14:textId="77777777">
            <w:pPr>
              <w:rPr>
                <w:color w:val="000000"/>
                <w:spacing w:val="-2"/>
                <w:sz w:val="18"/>
              </w:rPr>
            </w:pPr>
            <w:r w:rsidRPr="00CC0718">
              <w:rPr>
                <w:color w:val="000000"/>
                <w:spacing w:val="-2"/>
                <w:sz w:val="18"/>
              </w:rPr>
              <w:t>Document</w:t>
            </w:r>
          </w:p>
        </w:tc>
        <w:tc>
          <w:tcPr>
            <w:tcW w:w="1132" w:type="dxa"/>
            <w:tcBorders>
              <w:bottom w:val="single" w:color="8FB6EA" w:sz="5" w:space="0"/>
            </w:tcBorders>
            <w:shd w:val="clear" w:color="auto" w:fill="FFFFFF" w:themeFill="background1"/>
            <w:tcMar/>
          </w:tcPr>
          <w:p w:rsidRPr="00CC0718" w:rsidR="00C71DC8" w:rsidP="00244814" w:rsidRDefault="00C71DC8" w14:paraId="25A84A8D" w14:textId="77777777">
            <w:pPr>
              <w:rPr>
                <w:color w:val="000000"/>
                <w:spacing w:val="-2"/>
                <w:sz w:val="18"/>
              </w:rPr>
            </w:pPr>
            <w:r w:rsidRPr="00CC0718">
              <w:rPr>
                <w:color w:val="000000"/>
                <w:spacing w:val="-2"/>
                <w:sz w:val="18"/>
              </w:rPr>
              <w:t>1</w:t>
            </w:r>
          </w:p>
        </w:tc>
        <w:tc>
          <w:tcPr>
            <w:tcW w:w="1576" w:type="dxa"/>
            <w:gridSpan w:val="2"/>
            <w:tcBorders>
              <w:bottom w:val="single" w:color="8FB6EA" w:sz="5" w:space="0"/>
            </w:tcBorders>
            <w:shd w:val="clear" w:color="auto" w:fill="FFFFFF" w:themeFill="background1"/>
            <w:tcMar/>
          </w:tcPr>
          <w:p w:rsidRPr="00CC0718" w:rsidR="00C71DC8" w:rsidP="00244814" w:rsidRDefault="00C71DC8" w14:paraId="4440DB43" w14:textId="77777777">
            <w:pPr>
              <w:rPr>
                <w:color w:val="000000"/>
                <w:spacing w:val="-2"/>
                <w:sz w:val="18"/>
              </w:rPr>
            </w:pPr>
            <w:r w:rsidRPr="00CC0718">
              <w:rPr>
                <w:color w:val="000000"/>
                <w:spacing w:val="-2"/>
                <w:sz w:val="18"/>
              </w:rPr>
              <w:t>2</w:t>
            </w:r>
          </w:p>
        </w:tc>
        <w:tc>
          <w:tcPr>
            <w:tcW w:w="1362" w:type="dxa"/>
            <w:tcBorders>
              <w:bottom w:val="single" w:color="8FB6EA" w:sz="5" w:space="0"/>
            </w:tcBorders>
            <w:shd w:val="clear" w:color="auto" w:fill="FFFFFF" w:themeFill="background1"/>
            <w:tcMar/>
          </w:tcPr>
          <w:p w:rsidRPr="00CC0718" w:rsidR="00C71DC8" w:rsidP="00244814" w:rsidRDefault="00C71DC8" w14:paraId="07288398" w14:textId="77777777">
            <w:pPr>
              <w:rPr>
                <w:color w:val="000000"/>
                <w:spacing w:val="-2"/>
                <w:sz w:val="18"/>
              </w:rPr>
            </w:pPr>
            <w:r w:rsidRPr="00CC0718">
              <w:rPr>
                <w:color w:val="000000"/>
                <w:spacing w:val="-2"/>
                <w:sz w:val="18"/>
              </w:rPr>
              <w:t>24</w:t>
            </w:r>
          </w:p>
        </w:tc>
        <w:tc>
          <w:tcPr>
            <w:tcW w:w="1690" w:type="dxa"/>
            <w:tcBorders>
              <w:bottom w:val="single" w:color="8FB6EA" w:sz="5" w:space="0"/>
            </w:tcBorders>
            <w:shd w:val="clear" w:color="auto" w:fill="FFFFFF" w:themeFill="background1"/>
            <w:tcMar/>
          </w:tcPr>
          <w:p w:rsidRPr="00CC0718" w:rsidR="00C71DC8" w:rsidP="00244814" w:rsidRDefault="00C71DC8" w14:paraId="384D0110" w14:textId="77777777">
            <w:pPr>
              <w:rPr>
                <w:color w:val="000000"/>
                <w:spacing w:val="-2"/>
                <w:sz w:val="18"/>
              </w:rPr>
            </w:pPr>
            <w:r w:rsidRPr="00CC0718">
              <w:rPr>
                <w:color w:val="000000"/>
                <w:spacing w:val="-2"/>
                <w:sz w:val="18"/>
              </w:rPr>
              <w:t>2</w:t>
            </w:r>
          </w:p>
        </w:tc>
        <w:tc>
          <w:tcPr>
            <w:tcW w:w="1576" w:type="dxa"/>
            <w:tcBorders>
              <w:bottom w:val="single" w:color="8FB6EA" w:sz="5" w:space="0"/>
            </w:tcBorders>
            <w:shd w:val="clear" w:color="auto" w:fill="FFFFFF" w:themeFill="background1"/>
            <w:tcMar/>
          </w:tcPr>
          <w:p w:rsidRPr="00CC0718" w:rsidR="00C71DC8" w:rsidP="00244814" w:rsidRDefault="00C71DC8" w14:paraId="7D2E880B" w14:textId="77777777">
            <w:pPr>
              <w:rPr>
                <w:color w:val="000000"/>
                <w:spacing w:val="-2"/>
                <w:sz w:val="18"/>
              </w:rPr>
            </w:pPr>
          </w:p>
        </w:tc>
      </w:tr>
      <w:tr w:rsidRPr="00CC0718" w:rsidR="00C71DC8" w:rsidTr="3A33D0EC" w14:paraId="19267B0D" w14:textId="77777777">
        <w:trPr>
          <w:trHeight w:val="444" w:hRule="exact"/>
        </w:trPr>
        <w:tc>
          <w:tcPr>
            <w:tcW w:w="10717" w:type="dxa"/>
            <w:gridSpan w:val="8"/>
            <w:tcBorders>
              <w:top w:val="single" w:color="8FB6EA" w:sz="5" w:space="0"/>
            </w:tcBorders>
            <w:tcMar/>
          </w:tcPr>
          <w:p w:rsidRPr="00CC0718" w:rsidR="00C71DC8" w:rsidP="00244814" w:rsidRDefault="00C71DC8" w14:paraId="370A1723" w14:textId="77777777"/>
        </w:tc>
      </w:tr>
      <w:tr w:rsidRPr="00CC0718" w:rsidR="00C71DC8" w:rsidTr="3A33D0EC" w14:paraId="08C87A70" w14:textId="77777777">
        <w:trPr>
          <w:trHeight w:val="602" w:hRule="exact"/>
        </w:trPr>
        <w:tc>
          <w:tcPr>
            <w:tcW w:w="10717" w:type="dxa"/>
            <w:gridSpan w:val="8"/>
            <w:shd w:val="clear" w:color="auto" w:fill="FFFFFF" w:themeFill="background1"/>
            <w:tcMar/>
          </w:tcPr>
          <w:p w:rsidRPr="00CC0718" w:rsidR="00C71DC8" w:rsidP="00244814" w:rsidRDefault="00C71DC8" w14:paraId="744B5353" w14:textId="77777777">
            <w:pPr>
              <w:rPr>
                <w:b/>
                <w:color w:val="5C83B4"/>
                <w:spacing w:val="-2"/>
                <w:sz w:val="24"/>
              </w:rPr>
            </w:pPr>
            <w:bookmarkStart w:name="CodesAXIALCODEQ5PrimaryGoalsoftheclubINC" w:id="66"/>
            <w:bookmarkEnd w:id="66"/>
          </w:p>
        </w:tc>
      </w:tr>
      <w:tr w:rsidRPr="00CC0718" w:rsidR="00C71DC8" w:rsidTr="3A33D0EC" w14:paraId="318DC400" w14:textId="77777777">
        <w:trPr>
          <w:trHeight w:val="458" w:hRule="exact"/>
        </w:trPr>
        <w:tc>
          <w:tcPr>
            <w:tcW w:w="1805" w:type="dxa"/>
            <w:shd w:val="clear" w:color="auto" w:fill="FFFFFF" w:themeFill="background1"/>
            <w:tcMar/>
          </w:tcPr>
          <w:p w:rsidRPr="00CC0718" w:rsidR="00C71DC8" w:rsidP="00244814" w:rsidRDefault="00C71DC8" w14:paraId="0E0DC1BB" w14:textId="77777777">
            <w:pPr>
              <w:rPr>
                <w:b/>
                <w:color w:val="5C83B4"/>
                <w:spacing w:val="-2"/>
                <w:sz w:val="24"/>
              </w:rPr>
            </w:pPr>
            <w:r w:rsidRPr="00CC0718">
              <w:rPr>
                <w:b/>
                <w:color w:val="5C83B4"/>
                <w:spacing w:val="-2"/>
                <w:sz w:val="24"/>
              </w:rPr>
              <w:t>Nickname:</w:t>
            </w:r>
          </w:p>
        </w:tc>
        <w:tc>
          <w:tcPr>
            <w:tcW w:w="8912" w:type="dxa"/>
            <w:gridSpan w:val="7"/>
            <w:vMerge w:val="restart"/>
            <w:shd w:val="clear" w:color="auto" w:fill="FFFFFF" w:themeFill="background1"/>
            <w:tcMar/>
          </w:tcPr>
          <w:p w:rsidRPr="00CC0718" w:rsidR="00C71DC8" w:rsidP="3A33D0EC" w:rsidRDefault="00C71DC8" w14:paraId="40CDC866" w14:textId="77777777">
            <w:pPr>
              <w:rPr>
                <w:b w:val="1"/>
                <w:bCs w:val="1"/>
                <w:color w:val="5C83B4"/>
                <w:spacing w:val="-2"/>
                <w:sz w:val="24"/>
                <w:szCs w:val="24"/>
                <w:lang w:val="en-US"/>
              </w:rPr>
            </w:pPr>
            <w:r w:rsidRPr="3A33D0EC" w:rsidR="00C71DC8">
              <w:rPr>
                <w:b w:val="1"/>
                <w:bCs w:val="1"/>
                <w:color w:val="5C83B4"/>
                <w:spacing w:val="-2"/>
                <w:sz w:val="24"/>
                <w:szCs w:val="24"/>
                <w:lang w:val="en-US"/>
              </w:rPr>
              <w:t>Codes\\AXIAL CODE\\Q5- Primary Goals of the club\INCULCATE CULTURAL SESSIONS\feel good about their culture and for the like people who are staying here, like to not feel that they're left out</w:t>
            </w:r>
          </w:p>
        </w:tc>
      </w:tr>
      <w:tr w:rsidRPr="00CC0718" w:rsidR="00C71DC8" w:rsidTr="3A33D0EC" w14:paraId="5BC7476B" w14:textId="77777777">
        <w:trPr>
          <w:trHeight w:val="444" w:hRule="exact"/>
        </w:trPr>
        <w:tc>
          <w:tcPr>
            <w:tcW w:w="1805" w:type="dxa"/>
            <w:shd w:val="clear" w:color="auto" w:fill="FFFFFF" w:themeFill="background1"/>
            <w:tcMar/>
          </w:tcPr>
          <w:p w:rsidRPr="00CC0718" w:rsidR="00C71DC8" w:rsidP="00244814" w:rsidRDefault="00C71DC8" w14:paraId="26A510C3" w14:textId="77777777">
            <w:pPr>
              <w:rPr>
                <w:b/>
                <w:color w:val="5C83B4"/>
                <w:spacing w:val="-2"/>
                <w:sz w:val="24"/>
              </w:rPr>
            </w:pPr>
            <w:r w:rsidRPr="00CC0718">
              <w:rPr>
                <w:b/>
                <w:color w:val="5C83B4"/>
                <w:spacing w:val="-2"/>
                <w:sz w:val="24"/>
              </w:rPr>
              <w:lastRenderedPageBreak/>
              <w:t>Classification:</w:t>
            </w:r>
          </w:p>
        </w:tc>
        <w:tc>
          <w:tcPr>
            <w:tcW w:w="8912" w:type="dxa"/>
            <w:gridSpan w:val="7"/>
            <w:vMerge/>
            <w:tcMar/>
          </w:tcPr>
          <w:p w:rsidRPr="00CC0718" w:rsidR="00C71DC8" w:rsidP="00244814" w:rsidRDefault="00C71DC8" w14:paraId="2580DDBC" w14:textId="77777777"/>
        </w:tc>
      </w:tr>
      <w:tr w:rsidRPr="00CC0718" w:rsidR="00C71DC8" w:rsidTr="3A33D0EC" w14:paraId="6109DA66" w14:textId="77777777">
        <w:trPr>
          <w:trHeight w:val="459" w:hRule="exact"/>
        </w:trPr>
        <w:tc>
          <w:tcPr>
            <w:tcW w:w="1805" w:type="dxa"/>
            <w:shd w:val="clear" w:color="auto" w:fill="FFFFFF" w:themeFill="background1"/>
            <w:tcMar/>
          </w:tcPr>
          <w:p w:rsidRPr="00CC0718" w:rsidR="00C71DC8" w:rsidP="00244814" w:rsidRDefault="00C71DC8" w14:paraId="070BB0B6" w14:textId="77777777">
            <w:pPr>
              <w:rPr>
                <w:b/>
                <w:color w:val="5C83B4"/>
                <w:spacing w:val="-2"/>
                <w:sz w:val="24"/>
              </w:rPr>
            </w:pPr>
            <w:r w:rsidRPr="00CC0718">
              <w:rPr>
                <w:b/>
                <w:color w:val="5C83B4"/>
                <w:spacing w:val="-2"/>
                <w:sz w:val="24"/>
              </w:rPr>
              <w:t>Aggregated:</w:t>
            </w:r>
          </w:p>
        </w:tc>
        <w:tc>
          <w:tcPr>
            <w:tcW w:w="8912" w:type="dxa"/>
            <w:gridSpan w:val="7"/>
            <w:shd w:val="clear" w:color="auto" w:fill="FFFFFF" w:themeFill="background1"/>
            <w:tcMar/>
          </w:tcPr>
          <w:p w:rsidRPr="00CC0718" w:rsidR="00C71DC8" w:rsidP="00244814" w:rsidRDefault="00C71DC8" w14:paraId="6686EB9D" w14:textId="77777777">
            <w:pPr>
              <w:rPr>
                <w:b/>
                <w:color w:val="5C83B4"/>
                <w:spacing w:val="-2"/>
                <w:sz w:val="24"/>
              </w:rPr>
            </w:pPr>
            <w:r w:rsidRPr="00CC0718">
              <w:rPr>
                <w:b/>
                <w:color w:val="5C83B4"/>
                <w:spacing w:val="-2"/>
                <w:sz w:val="24"/>
              </w:rPr>
              <w:t>No</w:t>
            </w:r>
          </w:p>
        </w:tc>
      </w:tr>
      <w:tr w:rsidRPr="00CC0718" w:rsidR="00C71DC8" w:rsidTr="3A33D0EC" w14:paraId="6DA0298F" w14:textId="77777777">
        <w:trPr>
          <w:trHeight w:val="329" w:hRule="exact"/>
        </w:trPr>
        <w:tc>
          <w:tcPr>
            <w:tcW w:w="3381" w:type="dxa"/>
            <w:gridSpan w:val="2"/>
            <w:tcBorders>
              <w:bottom w:val="single" w:color="8FB6EA" w:sz="5" w:space="0"/>
            </w:tcBorders>
            <w:shd w:val="clear" w:color="auto" w:fill="FFFFFF" w:themeFill="background1"/>
            <w:tcMar/>
          </w:tcPr>
          <w:p w:rsidRPr="00CC0718" w:rsidR="00C71DC8" w:rsidP="00244814" w:rsidRDefault="00C71DC8" w14:paraId="520C5844" w14:textId="77777777">
            <w:pPr>
              <w:rPr>
                <w:color w:val="000000"/>
                <w:spacing w:val="-2"/>
                <w:sz w:val="18"/>
              </w:rPr>
            </w:pPr>
            <w:r w:rsidRPr="00CC0718">
              <w:rPr>
                <w:color w:val="000000"/>
                <w:spacing w:val="-2"/>
                <w:sz w:val="18"/>
              </w:rPr>
              <w:t>Document</w:t>
            </w:r>
          </w:p>
        </w:tc>
        <w:tc>
          <w:tcPr>
            <w:tcW w:w="1132" w:type="dxa"/>
            <w:tcBorders>
              <w:bottom w:val="single" w:color="8FB6EA" w:sz="5" w:space="0"/>
            </w:tcBorders>
            <w:shd w:val="clear" w:color="auto" w:fill="FFFFFF" w:themeFill="background1"/>
            <w:tcMar/>
          </w:tcPr>
          <w:p w:rsidRPr="00CC0718" w:rsidR="00C71DC8" w:rsidP="00244814" w:rsidRDefault="00C71DC8" w14:paraId="3EA3010B" w14:textId="77777777">
            <w:pPr>
              <w:rPr>
                <w:color w:val="000000"/>
                <w:spacing w:val="-2"/>
                <w:sz w:val="18"/>
              </w:rPr>
            </w:pPr>
            <w:r w:rsidRPr="00CC0718">
              <w:rPr>
                <w:color w:val="000000"/>
                <w:spacing w:val="-2"/>
                <w:sz w:val="18"/>
              </w:rPr>
              <w:t>1</w:t>
            </w:r>
          </w:p>
        </w:tc>
        <w:tc>
          <w:tcPr>
            <w:tcW w:w="1576" w:type="dxa"/>
            <w:gridSpan w:val="2"/>
            <w:tcBorders>
              <w:bottom w:val="single" w:color="8FB6EA" w:sz="5" w:space="0"/>
            </w:tcBorders>
            <w:shd w:val="clear" w:color="auto" w:fill="FFFFFF" w:themeFill="background1"/>
            <w:tcMar/>
          </w:tcPr>
          <w:p w:rsidRPr="00CC0718" w:rsidR="00C71DC8" w:rsidP="00244814" w:rsidRDefault="00C71DC8" w14:paraId="0E6BE2C2" w14:textId="77777777">
            <w:pPr>
              <w:rPr>
                <w:color w:val="000000"/>
                <w:spacing w:val="-2"/>
                <w:sz w:val="18"/>
              </w:rPr>
            </w:pPr>
            <w:r w:rsidRPr="00CC0718">
              <w:rPr>
                <w:color w:val="000000"/>
                <w:spacing w:val="-2"/>
                <w:sz w:val="18"/>
              </w:rPr>
              <w:t>1</w:t>
            </w:r>
          </w:p>
        </w:tc>
        <w:tc>
          <w:tcPr>
            <w:tcW w:w="1362" w:type="dxa"/>
            <w:tcBorders>
              <w:bottom w:val="single" w:color="8FB6EA" w:sz="5" w:space="0"/>
            </w:tcBorders>
            <w:shd w:val="clear" w:color="auto" w:fill="FFFFFF" w:themeFill="background1"/>
            <w:tcMar/>
          </w:tcPr>
          <w:p w:rsidRPr="00CC0718" w:rsidR="00C71DC8" w:rsidP="00244814" w:rsidRDefault="00C71DC8" w14:paraId="5BE6E532" w14:textId="77777777">
            <w:pPr>
              <w:rPr>
                <w:color w:val="000000"/>
                <w:spacing w:val="-2"/>
                <w:sz w:val="18"/>
              </w:rPr>
            </w:pPr>
            <w:r w:rsidRPr="00CC0718">
              <w:rPr>
                <w:color w:val="000000"/>
                <w:spacing w:val="-2"/>
                <w:sz w:val="18"/>
              </w:rPr>
              <w:t>22</w:t>
            </w:r>
          </w:p>
        </w:tc>
        <w:tc>
          <w:tcPr>
            <w:tcW w:w="1690" w:type="dxa"/>
            <w:tcBorders>
              <w:bottom w:val="single" w:color="8FB6EA" w:sz="5" w:space="0"/>
            </w:tcBorders>
            <w:shd w:val="clear" w:color="auto" w:fill="FFFFFF" w:themeFill="background1"/>
            <w:tcMar/>
          </w:tcPr>
          <w:p w:rsidRPr="00CC0718" w:rsidR="00C71DC8" w:rsidP="00244814" w:rsidRDefault="00C71DC8" w14:paraId="43F39C42" w14:textId="77777777">
            <w:pPr>
              <w:rPr>
                <w:color w:val="000000"/>
                <w:spacing w:val="-2"/>
                <w:sz w:val="18"/>
              </w:rPr>
            </w:pPr>
            <w:r w:rsidRPr="00CC0718">
              <w:rPr>
                <w:color w:val="000000"/>
                <w:spacing w:val="-2"/>
                <w:sz w:val="18"/>
              </w:rPr>
              <w:t>1</w:t>
            </w:r>
          </w:p>
        </w:tc>
        <w:tc>
          <w:tcPr>
            <w:tcW w:w="1576" w:type="dxa"/>
            <w:tcBorders>
              <w:bottom w:val="single" w:color="8FB6EA" w:sz="5" w:space="0"/>
            </w:tcBorders>
            <w:shd w:val="clear" w:color="auto" w:fill="FFFFFF" w:themeFill="background1"/>
            <w:tcMar/>
          </w:tcPr>
          <w:p w:rsidRPr="00CC0718" w:rsidR="00C71DC8" w:rsidP="00244814" w:rsidRDefault="00C71DC8" w14:paraId="73BE7BCC" w14:textId="77777777">
            <w:pPr>
              <w:rPr>
                <w:color w:val="000000"/>
                <w:spacing w:val="-2"/>
                <w:sz w:val="18"/>
              </w:rPr>
            </w:pPr>
          </w:p>
        </w:tc>
      </w:tr>
      <w:tr w:rsidRPr="00CC0718" w:rsidR="00C71DC8" w:rsidTr="3A33D0EC" w14:paraId="765EC56B" w14:textId="77777777">
        <w:trPr>
          <w:trHeight w:val="459" w:hRule="exact"/>
        </w:trPr>
        <w:tc>
          <w:tcPr>
            <w:tcW w:w="10717" w:type="dxa"/>
            <w:gridSpan w:val="8"/>
            <w:tcBorders>
              <w:top w:val="single" w:color="8FB6EA" w:sz="5" w:space="0"/>
            </w:tcBorders>
            <w:tcMar/>
          </w:tcPr>
          <w:p w:rsidRPr="00CC0718" w:rsidR="00C71DC8" w:rsidP="00244814" w:rsidRDefault="00C71DC8" w14:paraId="346734BB" w14:textId="77777777"/>
        </w:tc>
      </w:tr>
      <w:tr w:rsidRPr="00CC0718" w:rsidR="00C71DC8" w:rsidTr="3A33D0EC" w14:paraId="258C8AEE" w14:textId="77777777">
        <w:trPr>
          <w:trHeight w:val="329" w:hRule="exact"/>
        </w:trPr>
        <w:tc>
          <w:tcPr>
            <w:tcW w:w="10717" w:type="dxa"/>
            <w:gridSpan w:val="8"/>
            <w:shd w:val="clear" w:color="auto" w:fill="FFFFFF" w:themeFill="background1"/>
            <w:tcMar/>
          </w:tcPr>
          <w:p w:rsidRPr="00CC0718" w:rsidR="00C71DC8" w:rsidP="00244814" w:rsidRDefault="00C71DC8" w14:paraId="2CC891C2" w14:textId="77777777">
            <w:pPr>
              <w:rPr>
                <w:b/>
                <w:color w:val="5C83B4"/>
                <w:spacing w:val="-2"/>
                <w:sz w:val="24"/>
              </w:rPr>
            </w:pPr>
          </w:p>
        </w:tc>
      </w:tr>
      <w:tr w:rsidRPr="00CC0718" w:rsidR="00C71DC8" w:rsidTr="3A33D0EC" w14:paraId="1A3A5B41" w14:textId="77777777">
        <w:trPr>
          <w:trHeight w:val="459" w:hRule="exact"/>
        </w:trPr>
        <w:tc>
          <w:tcPr>
            <w:tcW w:w="1805" w:type="dxa"/>
            <w:shd w:val="clear" w:color="auto" w:fill="FFFFFF" w:themeFill="background1"/>
            <w:tcMar/>
          </w:tcPr>
          <w:p w:rsidRPr="00CC0718" w:rsidR="00C71DC8" w:rsidP="00244814" w:rsidRDefault="00C71DC8" w14:paraId="1BBAA2EE" w14:textId="77777777">
            <w:pPr>
              <w:rPr>
                <w:b/>
                <w:color w:val="5C83B4"/>
                <w:spacing w:val="-2"/>
                <w:sz w:val="24"/>
              </w:rPr>
            </w:pPr>
            <w:r w:rsidRPr="00CC0718">
              <w:rPr>
                <w:b/>
                <w:color w:val="5C83B4"/>
                <w:spacing w:val="-2"/>
                <w:sz w:val="24"/>
              </w:rPr>
              <w:t>Nickname:</w:t>
            </w:r>
          </w:p>
        </w:tc>
        <w:tc>
          <w:tcPr>
            <w:tcW w:w="8912" w:type="dxa"/>
            <w:gridSpan w:val="7"/>
            <w:vMerge w:val="restart"/>
            <w:shd w:val="clear" w:color="auto" w:fill="FFFFFF" w:themeFill="background1"/>
            <w:tcMar/>
          </w:tcPr>
          <w:p w:rsidRPr="00CC0718" w:rsidR="00C71DC8" w:rsidP="00244814" w:rsidRDefault="00C71DC8" w14:paraId="62094F76" w14:textId="77777777">
            <w:pPr>
              <w:rPr>
                <w:b/>
                <w:color w:val="5C83B4"/>
                <w:spacing w:val="-2"/>
                <w:sz w:val="24"/>
              </w:rPr>
            </w:pPr>
            <w:r w:rsidRPr="00CC0718">
              <w:rPr>
                <w:b/>
                <w:color w:val="5C83B4"/>
                <w:spacing w:val="-2"/>
                <w:sz w:val="24"/>
              </w:rPr>
              <w:t>Codes\\AXIAL CODE\\Q5- Primary Goals of the club\POSITIVELY IMPACT THE COMMUNITY</w:t>
            </w:r>
          </w:p>
        </w:tc>
      </w:tr>
      <w:tr w:rsidRPr="00CC0718" w:rsidR="00C71DC8" w:rsidTr="3A33D0EC" w14:paraId="76A4B37F" w14:textId="77777777">
        <w:trPr>
          <w:trHeight w:val="444" w:hRule="exact"/>
        </w:trPr>
        <w:tc>
          <w:tcPr>
            <w:tcW w:w="1805" w:type="dxa"/>
            <w:shd w:val="clear" w:color="auto" w:fill="FFFFFF" w:themeFill="background1"/>
            <w:tcMar/>
          </w:tcPr>
          <w:p w:rsidRPr="00CC0718" w:rsidR="00C71DC8" w:rsidP="00244814" w:rsidRDefault="00C71DC8" w14:paraId="4BCB89FB" w14:textId="77777777">
            <w:pPr>
              <w:rPr>
                <w:b/>
                <w:color w:val="5C83B4"/>
                <w:spacing w:val="-2"/>
                <w:sz w:val="24"/>
              </w:rPr>
            </w:pPr>
            <w:r w:rsidRPr="00CC0718">
              <w:rPr>
                <w:b/>
                <w:color w:val="5C83B4"/>
                <w:spacing w:val="-2"/>
                <w:sz w:val="24"/>
              </w:rPr>
              <w:t>Classification:</w:t>
            </w:r>
          </w:p>
        </w:tc>
        <w:tc>
          <w:tcPr>
            <w:tcW w:w="8912" w:type="dxa"/>
            <w:gridSpan w:val="7"/>
            <w:vMerge/>
            <w:tcMar/>
          </w:tcPr>
          <w:p w:rsidRPr="00CC0718" w:rsidR="00C71DC8" w:rsidP="00244814" w:rsidRDefault="00C71DC8" w14:paraId="5A7932F4" w14:textId="77777777"/>
        </w:tc>
      </w:tr>
      <w:tr w:rsidRPr="00CC0718" w:rsidR="00C71DC8" w:rsidTr="3A33D0EC" w14:paraId="362EEDF3" w14:textId="77777777">
        <w:trPr>
          <w:trHeight w:val="458" w:hRule="exact"/>
        </w:trPr>
        <w:tc>
          <w:tcPr>
            <w:tcW w:w="1805" w:type="dxa"/>
            <w:shd w:val="clear" w:color="auto" w:fill="FFFFFF" w:themeFill="background1"/>
            <w:tcMar/>
          </w:tcPr>
          <w:p w:rsidRPr="00CC0718" w:rsidR="00C71DC8" w:rsidP="00244814" w:rsidRDefault="00C71DC8" w14:paraId="27870ED1" w14:textId="77777777">
            <w:pPr>
              <w:rPr>
                <w:b/>
                <w:color w:val="5C83B4"/>
                <w:spacing w:val="-2"/>
                <w:sz w:val="24"/>
              </w:rPr>
            </w:pPr>
            <w:r w:rsidRPr="00CC0718">
              <w:rPr>
                <w:b/>
                <w:color w:val="5C83B4"/>
                <w:spacing w:val="-2"/>
                <w:sz w:val="24"/>
              </w:rPr>
              <w:t>Aggregated:</w:t>
            </w:r>
          </w:p>
        </w:tc>
        <w:tc>
          <w:tcPr>
            <w:tcW w:w="8912" w:type="dxa"/>
            <w:gridSpan w:val="7"/>
            <w:shd w:val="clear" w:color="auto" w:fill="FFFFFF" w:themeFill="background1"/>
            <w:tcMar/>
          </w:tcPr>
          <w:p w:rsidRPr="00CC0718" w:rsidR="00C71DC8" w:rsidP="00244814" w:rsidRDefault="00C71DC8" w14:paraId="03502F30" w14:textId="77777777">
            <w:pPr>
              <w:rPr>
                <w:b/>
                <w:color w:val="5C83B4"/>
                <w:spacing w:val="-2"/>
                <w:sz w:val="24"/>
              </w:rPr>
            </w:pPr>
            <w:r w:rsidRPr="00CC0718">
              <w:rPr>
                <w:b/>
                <w:color w:val="5C83B4"/>
                <w:spacing w:val="-2"/>
                <w:sz w:val="24"/>
              </w:rPr>
              <w:t>Yes</w:t>
            </w:r>
          </w:p>
        </w:tc>
      </w:tr>
      <w:tr w:rsidRPr="00CC0718" w:rsidR="00C71DC8" w:rsidTr="3A33D0EC" w14:paraId="0CC91F1C" w14:textId="77777777">
        <w:trPr>
          <w:trHeight w:val="344" w:hRule="exact"/>
        </w:trPr>
        <w:tc>
          <w:tcPr>
            <w:tcW w:w="3381" w:type="dxa"/>
            <w:gridSpan w:val="2"/>
            <w:tcBorders>
              <w:bottom w:val="single" w:color="8FB6EA" w:sz="5" w:space="0"/>
            </w:tcBorders>
            <w:shd w:val="clear" w:color="auto" w:fill="FFFFFF" w:themeFill="background1"/>
            <w:tcMar/>
          </w:tcPr>
          <w:p w:rsidRPr="00CC0718" w:rsidR="00C71DC8" w:rsidP="00244814" w:rsidRDefault="00C71DC8" w14:paraId="416B4EE2" w14:textId="77777777">
            <w:pPr>
              <w:rPr>
                <w:color w:val="000000"/>
                <w:spacing w:val="-2"/>
                <w:sz w:val="18"/>
              </w:rPr>
            </w:pPr>
            <w:r w:rsidRPr="00CC0718">
              <w:rPr>
                <w:color w:val="000000"/>
                <w:spacing w:val="-2"/>
                <w:sz w:val="18"/>
              </w:rPr>
              <w:t>Document</w:t>
            </w:r>
          </w:p>
        </w:tc>
        <w:tc>
          <w:tcPr>
            <w:tcW w:w="1132" w:type="dxa"/>
            <w:tcBorders>
              <w:bottom w:val="single" w:color="8FB6EA" w:sz="5" w:space="0"/>
            </w:tcBorders>
            <w:shd w:val="clear" w:color="auto" w:fill="FFFFFF" w:themeFill="background1"/>
            <w:tcMar/>
          </w:tcPr>
          <w:p w:rsidRPr="00CC0718" w:rsidR="00C71DC8" w:rsidP="00244814" w:rsidRDefault="00C71DC8" w14:paraId="4CBE0925" w14:textId="77777777">
            <w:pPr>
              <w:rPr>
                <w:color w:val="000000"/>
                <w:spacing w:val="-2"/>
                <w:sz w:val="18"/>
              </w:rPr>
            </w:pPr>
            <w:r w:rsidRPr="00CC0718">
              <w:rPr>
                <w:color w:val="000000"/>
                <w:spacing w:val="-2"/>
                <w:sz w:val="18"/>
              </w:rPr>
              <w:t>1</w:t>
            </w:r>
          </w:p>
        </w:tc>
        <w:tc>
          <w:tcPr>
            <w:tcW w:w="1576" w:type="dxa"/>
            <w:gridSpan w:val="2"/>
            <w:tcBorders>
              <w:bottom w:val="single" w:color="8FB6EA" w:sz="5" w:space="0"/>
            </w:tcBorders>
            <w:shd w:val="clear" w:color="auto" w:fill="FFFFFF" w:themeFill="background1"/>
            <w:tcMar/>
          </w:tcPr>
          <w:p w:rsidRPr="00CC0718" w:rsidR="00C71DC8" w:rsidP="00244814" w:rsidRDefault="00C71DC8" w14:paraId="3171B080" w14:textId="77777777">
            <w:pPr>
              <w:rPr>
                <w:color w:val="000000"/>
                <w:spacing w:val="-2"/>
                <w:sz w:val="18"/>
              </w:rPr>
            </w:pPr>
            <w:r w:rsidRPr="00CC0718">
              <w:rPr>
                <w:color w:val="000000"/>
                <w:spacing w:val="-2"/>
                <w:sz w:val="18"/>
              </w:rPr>
              <w:t>3</w:t>
            </w:r>
          </w:p>
        </w:tc>
        <w:tc>
          <w:tcPr>
            <w:tcW w:w="1362" w:type="dxa"/>
            <w:tcBorders>
              <w:bottom w:val="single" w:color="8FB6EA" w:sz="5" w:space="0"/>
            </w:tcBorders>
            <w:shd w:val="clear" w:color="auto" w:fill="FFFFFF" w:themeFill="background1"/>
            <w:tcMar/>
          </w:tcPr>
          <w:p w:rsidRPr="00CC0718" w:rsidR="00C71DC8" w:rsidP="00244814" w:rsidRDefault="00C71DC8" w14:paraId="718CF317" w14:textId="77777777">
            <w:pPr>
              <w:rPr>
                <w:color w:val="000000"/>
                <w:spacing w:val="-2"/>
                <w:sz w:val="18"/>
              </w:rPr>
            </w:pPr>
            <w:r w:rsidRPr="00CC0718">
              <w:rPr>
                <w:color w:val="000000"/>
                <w:spacing w:val="-2"/>
                <w:sz w:val="18"/>
              </w:rPr>
              <w:t>20</w:t>
            </w:r>
          </w:p>
        </w:tc>
        <w:tc>
          <w:tcPr>
            <w:tcW w:w="1690" w:type="dxa"/>
            <w:tcBorders>
              <w:bottom w:val="single" w:color="8FB6EA" w:sz="5" w:space="0"/>
            </w:tcBorders>
            <w:shd w:val="clear" w:color="auto" w:fill="FFFFFF" w:themeFill="background1"/>
            <w:tcMar/>
          </w:tcPr>
          <w:p w:rsidRPr="00CC0718" w:rsidR="00C71DC8" w:rsidP="00244814" w:rsidRDefault="00C71DC8" w14:paraId="4756BC54" w14:textId="77777777">
            <w:pPr>
              <w:rPr>
                <w:color w:val="000000"/>
                <w:spacing w:val="-2"/>
                <w:sz w:val="18"/>
              </w:rPr>
            </w:pPr>
            <w:r w:rsidRPr="00CC0718">
              <w:rPr>
                <w:color w:val="000000"/>
                <w:spacing w:val="-2"/>
                <w:sz w:val="18"/>
              </w:rPr>
              <w:t>3</w:t>
            </w:r>
          </w:p>
        </w:tc>
        <w:tc>
          <w:tcPr>
            <w:tcW w:w="1576" w:type="dxa"/>
            <w:tcBorders>
              <w:bottom w:val="single" w:color="8FB6EA" w:sz="5" w:space="0"/>
            </w:tcBorders>
            <w:shd w:val="clear" w:color="auto" w:fill="FFFFFF" w:themeFill="background1"/>
            <w:tcMar/>
          </w:tcPr>
          <w:p w:rsidRPr="00CC0718" w:rsidR="00C71DC8" w:rsidP="00244814" w:rsidRDefault="00C71DC8" w14:paraId="6583CFD6" w14:textId="77777777">
            <w:pPr>
              <w:rPr>
                <w:color w:val="000000"/>
                <w:spacing w:val="-2"/>
                <w:sz w:val="18"/>
              </w:rPr>
            </w:pPr>
          </w:p>
        </w:tc>
      </w:tr>
      <w:tr w:rsidRPr="00CC0718" w:rsidR="00C71DC8" w:rsidTr="3A33D0EC" w14:paraId="19697619" w14:textId="77777777">
        <w:trPr>
          <w:trHeight w:val="1018" w:hRule="exact"/>
        </w:trPr>
        <w:tc>
          <w:tcPr>
            <w:tcW w:w="10717" w:type="dxa"/>
            <w:gridSpan w:val="8"/>
            <w:tcBorders>
              <w:top w:val="single" w:color="8FB6EA" w:sz="5" w:space="0"/>
            </w:tcBorders>
            <w:tcMar/>
          </w:tcPr>
          <w:p w:rsidRPr="00CC0718" w:rsidR="00C71DC8" w:rsidP="00244814" w:rsidRDefault="00C71DC8" w14:paraId="1ABB2AE6" w14:textId="77777777"/>
        </w:tc>
      </w:tr>
      <w:tr w:rsidRPr="00CC0718" w:rsidR="00C71DC8" w:rsidTr="3A33D0EC" w14:paraId="3F5A1CED" w14:textId="77777777">
        <w:trPr>
          <w:trHeight w:val="1017" w:hRule="exact"/>
        </w:trPr>
        <w:tc>
          <w:tcPr>
            <w:tcW w:w="10717" w:type="dxa"/>
            <w:gridSpan w:val="8"/>
            <w:tcMar/>
          </w:tcPr>
          <w:p w:rsidRPr="00CC0718" w:rsidR="00C71DC8" w:rsidP="00244814" w:rsidRDefault="00C71DC8" w14:paraId="7DE46DED" w14:textId="77777777"/>
        </w:tc>
      </w:tr>
      <w:tr w:rsidRPr="00CC0718" w:rsidR="00C71DC8" w:rsidTr="3A33D0EC" w14:paraId="2BCD6517" w14:textId="77777777">
        <w:trPr>
          <w:trHeight w:val="458" w:hRule="exact"/>
        </w:trPr>
        <w:tc>
          <w:tcPr>
            <w:tcW w:w="5359" w:type="dxa"/>
            <w:gridSpan w:val="4"/>
            <w:shd w:val="clear" w:color="auto" w:fill="FFFFFF" w:themeFill="background1"/>
            <w:tcMar/>
          </w:tcPr>
          <w:p w:rsidRPr="00CC0718" w:rsidR="00C71DC8" w:rsidP="00244814" w:rsidRDefault="00C71DC8" w14:paraId="7F14854A" w14:textId="77777777">
            <w:pPr>
              <w:jc w:val="right"/>
              <w:rPr>
                <w:color w:val="000066"/>
                <w:spacing w:val="-2"/>
                <w:sz w:val="16"/>
              </w:rPr>
            </w:pPr>
            <w:r w:rsidRPr="00CC0718">
              <w:rPr>
                <w:color w:val="000066"/>
                <w:spacing w:val="-2"/>
                <w:sz w:val="16"/>
              </w:rPr>
              <w:t>Formatted Reports\\Code Summary Formatted Report</w:t>
            </w:r>
          </w:p>
        </w:tc>
        <w:tc>
          <w:tcPr>
            <w:tcW w:w="5358" w:type="dxa"/>
            <w:gridSpan w:val="4"/>
            <w:shd w:val="clear" w:color="auto" w:fill="FFFFFF" w:themeFill="background1"/>
            <w:tcMar/>
          </w:tcPr>
          <w:p w:rsidRPr="00CC0718" w:rsidR="00C71DC8" w:rsidP="00244814" w:rsidRDefault="00C71DC8" w14:paraId="514A55E0" w14:textId="77777777">
            <w:pPr>
              <w:jc w:val="right"/>
              <w:rPr>
                <w:color w:val="000066"/>
                <w:spacing w:val="-2"/>
                <w:sz w:val="16"/>
              </w:rPr>
            </w:pPr>
            <w:r w:rsidRPr="00CC0718">
              <w:rPr>
                <w:color w:val="000066"/>
                <w:spacing w:val="-2"/>
                <w:sz w:val="16"/>
              </w:rPr>
              <w:t>Page 70 of 104</w:t>
            </w:r>
          </w:p>
        </w:tc>
      </w:tr>
      <w:tr w:rsidRPr="00CC0718" w:rsidR="00C71DC8" w:rsidTr="3A33D0EC" w14:paraId="3EA452C2" w14:textId="77777777">
        <w:trPr>
          <w:trHeight w:val="445" w:hRule="exact"/>
        </w:trPr>
        <w:tc>
          <w:tcPr>
            <w:tcW w:w="10717" w:type="dxa"/>
            <w:gridSpan w:val="8"/>
            <w:shd w:val="clear" w:color="auto" w:fill="FFFFFF" w:themeFill="background1"/>
            <w:tcMar/>
            <w:vAlign w:val="center"/>
          </w:tcPr>
          <w:p w:rsidRPr="00CC0718" w:rsidR="00C71DC8" w:rsidP="00244814" w:rsidRDefault="00C71DC8" w14:paraId="01AC00B8" w14:textId="77777777">
            <w:pPr>
              <w:jc w:val="right"/>
              <w:rPr>
                <w:color w:val="000066"/>
                <w:spacing w:val="-2"/>
                <w:sz w:val="16"/>
              </w:rPr>
            </w:pPr>
            <w:r w:rsidRPr="00CC0718">
              <w:rPr>
                <w:color w:val="000066"/>
                <w:spacing w:val="-2"/>
                <w:sz w:val="16"/>
              </w:rPr>
              <w:t>11/13/2024 3:39 PM</w:t>
            </w:r>
          </w:p>
        </w:tc>
      </w:tr>
      <w:tr w:rsidRPr="00CC0718" w:rsidR="00C71DC8" w:rsidTr="3A33D0EC" w14:paraId="78E99DA4" w14:textId="77777777">
        <w:trPr>
          <w:trHeight w:val="458" w:hRule="exact"/>
        </w:trPr>
        <w:tc>
          <w:tcPr>
            <w:tcW w:w="3381" w:type="dxa"/>
            <w:gridSpan w:val="2"/>
            <w:shd w:val="clear" w:color="auto" w:fill="8FB6EA"/>
            <w:tcMar/>
          </w:tcPr>
          <w:p w:rsidRPr="00CC0718" w:rsidR="00C71DC8" w:rsidP="00244814" w:rsidRDefault="00C71DC8" w14:paraId="4107B3FF" w14:textId="77777777">
            <w:pPr>
              <w:rPr>
                <w:b/>
                <w:color w:val="000066"/>
                <w:spacing w:val="-2"/>
                <w:sz w:val="18"/>
              </w:rPr>
            </w:pPr>
            <w:r w:rsidRPr="00CC0718">
              <w:rPr>
                <w:b/>
                <w:color w:val="000066"/>
                <w:spacing w:val="-2"/>
                <w:sz w:val="18"/>
              </w:rPr>
              <w:t>File Type</w:t>
            </w:r>
          </w:p>
        </w:tc>
        <w:tc>
          <w:tcPr>
            <w:tcW w:w="1132" w:type="dxa"/>
            <w:shd w:val="clear" w:color="auto" w:fill="8FB6EA"/>
            <w:tcMar/>
          </w:tcPr>
          <w:p w:rsidRPr="00CC0718" w:rsidR="00C71DC8" w:rsidP="00244814" w:rsidRDefault="00C71DC8" w14:paraId="5F910E1C" w14:textId="77777777">
            <w:pPr>
              <w:rPr>
                <w:b/>
                <w:color w:val="000066"/>
                <w:spacing w:val="-2"/>
                <w:sz w:val="18"/>
              </w:rPr>
            </w:pPr>
            <w:r w:rsidRPr="00CC0718">
              <w:rPr>
                <w:b/>
                <w:color w:val="000066"/>
                <w:spacing w:val="-2"/>
                <w:sz w:val="18"/>
              </w:rPr>
              <w:t>Number of Files</w:t>
            </w:r>
          </w:p>
        </w:tc>
        <w:tc>
          <w:tcPr>
            <w:tcW w:w="1576" w:type="dxa"/>
            <w:gridSpan w:val="2"/>
            <w:shd w:val="clear" w:color="auto" w:fill="8FB6EA"/>
            <w:tcMar/>
          </w:tcPr>
          <w:p w:rsidRPr="00CC0718" w:rsidR="00C71DC8" w:rsidP="00244814" w:rsidRDefault="00C71DC8" w14:paraId="5AD72528" w14:textId="77777777">
            <w:pPr>
              <w:rPr>
                <w:b/>
                <w:color w:val="000066"/>
                <w:spacing w:val="-2"/>
                <w:sz w:val="18"/>
              </w:rPr>
            </w:pPr>
            <w:r w:rsidRPr="00CC0718">
              <w:rPr>
                <w:b/>
                <w:color w:val="000066"/>
                <w:spacing w:val="-2"/>
                <w:sz w:val="18"/>
              </w:rPr>
              <w:t>Number of Coding References</w:t>
            </w:r>
          </w:p>
        </w:tc>
        <w:tc>
          <w:tcPr>
            <w:tcW w:w="1362" w:type="dxa"/>
            <w:shd w:val="clear" w:color="auto" w:fill="8FB6EA"/>
            <w:tcMar/>
          </w:tcPr>
          <w:p w:rsidRPr="00CC0718" w:rsidR="00C71DC8" w:rsidP="00244814" w:rsidRDefault="00C71DC8" w14:paraId="0AB95955" w14:textId="77777777">
            <w:pPr>
              <w:rPr>
                <w:b/>
                <w:color w:val="000066"/>
                <w:spacing w:val="-2"/>
                <w:sz w:val="18"/>
              </w:rPr>
            </w:pPr>
            <w:r w:rsidRPr="00CC0718">
              <w:rPr>
                <w:b/>
                <w:color w:val="000066"/>
                <w:spacing w:val="-2"/>
                <w:sz w:val="18"/>
              </w:rPr>
              <w:t>Number of Words Coded</w:t>
            </w:r>
          </w:p>
        </w:tc>
        <w:tc>
          <w:tcPr>
            <w:tcW w:w="1690" w:type="dxa"/>
            <w:shd w:val="clear" w:color="auto" w:fill="8FB6EA"/>
            <w:tcMar/>
          </w:tcPr>
          <w:p w:rsidRPr="00CC0718" w:rsidR="00C71DC8" w:rsidP="00244814" w:rsidRDefault="00C71DC8" w14:paraId="03A4D7A4" w14:textId="77777777">
            <w:pPr>
              <w:rPr>
                <w:b/>
                <w:color w:val="000066"/>
                <w:spacing w:val="-2"/>
                <w:sz w:val="18"/>
              </w:rPr>
            </w:pPr>
            <w:r w:rsidRPr="00CC0718">
              <w:rPr>
                <w:b/>
                <w:color w:val="000066"/>
                <w:spacing w:val="-2"/>
                <w:sz w:val="18"/>
              </w:rPr>
              <w:t>Number of Paragraphs Coded</w:t>
            </w:r>
          </w:p>
        </w:tc>
        <w:tc>
          <w:tcPr>
            <w:tcW w:w="1576" w:type="dxa"/>
            <w:shd w:val="clear" w:color="auto" w:fill="8FB6EA"/>
            <w:tcMar/>
          </w:tcPr>
          <w:p w:rsidRPr="00CC0718" w:rsidR="00C71DC8" w:rsidP="00244814" w:rsidRDefault="00C71DC8" w14:paraId="65F1662C" w14:textId="77777777">
            <w:pPr>
              <w:rPr>
                <w:b/>
                <w:color w:val="000066"/>
                <w:spacing w:val="-2"/>
                <w:sz w:val="18"/>
              </w:rPr>
            </w:pPr>
            <w:r w:rsidRPr="00CC0718">
              <w:rPr>
                <w:b/>
                <w:color w:val="000066"/>
                <w:spacing w:val="-2"/>
                <w:sz w:val="18"/>
              </w:rPr>
              <w:t>Duration Coded</w:t>
            </w:r>
          </w:p>
        </w:tc>
      </w:tr>
      <w:tr w:rsidRPr="00CC0718" w:rsidR="00C71DC8" w:rsidTr="3A33D0EC" w14:paraId="176E5107" w14:textId="77777777">
        <w:trPr>
          <w:trHeight w:val="616" w:hRule="exact"/>
        </w:trPr>
        <w:tc>
          <w:tcPr>
            <w:tcW w:w="10717" w:type="dxa"/>
            <w:gridSpan w:val="8"/>
            <w:shd w:val="clear" w:color="auto" w:fill="FFFFFF" w:themeFill="background1"/>
            <w:tcMar/>
          </w:tcPr>
          <w:p w:rsidRPr="00CC0718" w:rsidR="00C71DC8" w:rsidP="00244814" w:rsidRDefault="00C71DC8" w14:paraId="35519FDA" w14:textId="77777777">
            <w:pPr>
              <w:rPr>
                <w:b/>
                <w:color w:val="5C83B4"/>
                <w:spacing w:val="-2"/>
                <w:sz w:val="24"/>
              </w:rPr>
            </w:pPr>
          </w:p>
        </w:tc>
      </w:tr>
      <w:tr w:rsidRPr="00CC0718" w:rsidR="00C71DC8" w:rsidTr="3A33D0EC" w14:paraId="4ACC442F" w14:textId="77777777">
        <w:trPr>
          <w:trHeight w:val="444" w:hRule="exact"/>
        </w:trPr>
        <w:tc>
          <w:tcPr>
            <w:tcW w:w="1805" w:type="dxa"/>
            <w:shd w:val="clear" w:color="auto" w:fill="FFFFFF" w:themeFill="background1"/>
            <w:tcMar/>
          </w:tcPr>
          <w:p w:rsidRPr="00CC0718" w:rsidR="00C71DC8" w:rsidP="00244814" w:rsidRDefault="00C71DC8" w14:paraId="7E27436B" w14:textId="77777777">
            <w:pPr>
              <w:rPr>
                <w:b/>
                <w:color w:val="5C83B4"/>
                <w:spacing w:val="-2"/>
                <w:sz w:val="24"/>
              </w:rPr>
            </w:pPr>
            <w:r w:rsidRPr="00CC0718">
              <w:rPr>
                <w:b/>
                <w:color w:val="5C83B4"/>
                <w:spacing w:val="-2"/>
                <w:sz w:val="24"/>
              </w:rPr>
              <w:t>Nickname:</w:t>
            </w:r>
          </w:p>
        </w:tc>
        <w:tc>
          <w:tcPr>
            <w:tcW w:w="8912" w:type="dxa"/>
            <w:gridSpan w:val="7"/>
            <w:vMerge w:val="restart"/>
            <w:shd w:val="clear" w:color="auto" w:fill="FFFFFF" w:themeFill="background1"/>
            <w:tcMar/>
          </w:tcPr>
          <w:p w:rsidRPr="00CC0718" w:rsidR="00C71DC8" w:rsidP="00244814" w:rsidRDefault="00C71DC8" w14:paraId="435263D2" w14:textId="77777777">
            <w:pPr>
              <w:rPr>
                <w:b/>
                <w:color w:val="5C83B4"/>
                <w:spacing w:val="-2"/>
                <w:sz w:val="24"/>
              </w:rPr>
            </w:pPr>
            <w:r w:rsidRPr="00CC0718">
              <w:rPr>
                <w:b/>
                <w:color w:val="5C83B4"/>
                <w:spacing w:val="-2"/>
                <w:sz w:val="24"/>
              </w:rPr>
              <w:t>Codes\\AXIAL CODE\\Q5- Primary Goals of the club\POSITIVELY IMPACT THE COMMUNITY\Increase representation of Black engineers</w:t>
            </w:r>
          </w:p>
        </w:tc>
      </w:tr>
      <w:tr w:rsidRPr="00CC0718" w:rsidR="00C71DC8" w:rsidTr="3A33D0EC" w14:paraId="5DD2C3DC" w14:textId="77777777">
        <w:trPr>
          <w:trHeight w:val="459" w:hRule="exact"/>
        </w:trPr>
        <w:tc>
          <w:tcPr>
            <w:tcW w:w="1805" w:type="dxa"/>
            <w:shd w:val="clear" w:color="auto" w:fill="FFFFFF" w:themeFill="background1"/>
            <w:tcMar/>
          </w:tcPr>
          <w:p w:rsidRPr="00CC0718" w:rsidR="00C71DC8" w:rsidP="00244814" w:rsidRDefault="00C71DC8" w14:paraId="19609133" w14:textId="77777777">
            <w:pPr>
              <w:rPr>
                <w:b/>
                <w:color w:val="5C83B4"/>
                <w:spacing w:val="-2"/>
                <w:sz w:val="24"/>
              </w:rPr>
            </w:pPr>
            <w:r w:rsidRPr="00CC0718">
              <w:rPr>
                <w:b/>
                <w:color w:val="5C83B4"/>
                <w:spacing w:val="-2"/>
                <w:sz w:val="24"/>
              </w:rPr>
              <w:t>Classification:</w:t>
            </w:r>
          </w:p>
        </w:tc>
        <w:tc>
          <w:tcPr>
            <w:tcW w:w="8912" w:type="dxa"/>
            <w:gridSpan w:val="7"/>
            <w:vMerge/>
            <w:tcMar/>
          </w:tcPr>
          <w:p w:rsidRPr="00CC0718" w:rsidR="00C71DC8" w:rsidP="00244814" w:rsidRDefault="00C71DC8" w14:paraId="28AF0801" w14:textId="77777777"/>
        </w:tc>
      </w:tr>
      <w:tr w:rsidRPr="00CC0718" w:rsidR="00C71DC8" w:rsidTr="3A33D0EC" w14:paraId="03FC7247" w14:textId="77777777">
        <w:trPr>
          <w:trHeight w:val="444" w:hRule="exact"/>
        </w:trPr>
        <w:tc>
          <w:tcPr>
            <w:tcW w:w="1805" w:type="dxa"/>
            <w:shd w:val="clear" w:color="auto" w:fill="FFFFFF" w:themeFill="background1"/>
            <w:tcMar/>
          </w:tcPr>
          <w:p w:rsidRPr="00CC0718" w:rsidR="00C71DC8" w:rsidP="00244814" w:rsidRDefault="00C71DC8" w14:paraId="79B0C348" w14:textId="77777777">
            <w:pPr>
              <w:rPr>
                <w:b/>
                <w:color w:val="5C83B4"/>
                <w:spacing w:val="-2"/>
                <w:sz w:val="24"/>
              </w:rPr>
            </w:pPr>
            <w:r w:rsidRPr="00CC0718">
              <w:rPr>
                <w:b/>
                <w:color w:val="5C83B4"/>
                <w:spacing w:val="-2"/>
                <w:sz w:val="24"/>
              </w:rPr>
              <w:t>Aggregated:</w:t>
            </w:r>
          </w:p>
        </w:tc>
        <w:tc>
          <w:tcPr>
            <w:tcW w:w="8912" w:type="dxa"/>
            <w:gridSpan w:val="7"/>
            <w:shd w:val="clear" w:color="auto" w:fill="FFFFFF" w:themeFill="background1"/>
            <w:tcMar/>
          </w:tcPr>
          <w:p w:rsidRPr="00CC0718" w:rsidR="00C71DC8" w:rsidP="00244814" w:rsidRDefault="00C71DC8" w14:paraId="0D40A4BC" w14:textId="77777777">
            <w:pPr>
              <w:rPr>
                <w:b/>
                <w:color w:val="5C83B4"/>
                <w:spacing w:val="-2"/>
                <w:sz w:val="24"/>
              </w:rPr>
            </w:pPr>
            <w:r w:rsidRPr="00CC0718">
              <w:rPr>
                <w:b/>
                <w:color w:val="5C83B4"/>
                <w:spacing w:val="-2"/>
                <w:sz w:val="24"/>
              </w:rPr>
              <w:t>No</w:t>
            </w:r>
          </w:p>
        </w:tc>
      </w:tr>
      <w:tr w:rsidRPr="00CC0718" w:rsidR="00C71DC8" w:rsidTr="3A33D0EC" w14:paraId="5126442F" w14:textId="77777777">
        <w:trPr>
          <w:trHeight w:val="344" w:hRule="exact"/>
        </w:trPr>
        <w:tc>
          <w:tcPr>
            <w:tcW w:w="3381" w:type="dxa"/>
            <w:gridSpan w:val="2"/>
            <w:tcBorders>
              <w:bottom w:val="single" w:color="8FB6EA" w:sz="5" w:space="0"/>
            </w:tcBorders>
            <w:shd w:val="clear" w:color="auto" w:fill="FFFFFF" w:themeFill="background1"/>
            <w:tcMar/>
          </w:tcPr>
          <w:p w:rsidRPr="00CC0718" w:rsidR="00C71DC8" w:rsidP="00244814" w:rsidRDefault="00C71DC8" w14:paraId="06B8C731" w14:textId="77777777">
            <w:pPr>
              <w:rPr>
                <w:color w:val="000000"/>
                <w:spacing w:val="-2"/>
                <w:sz w:val="18"/>
              </w:rPr>
            </w:pPr>
            <w:r w:rsidRPr="00CC0718">
              <w:rPr>
                <w:color w:val="000000"/>
                <w:spacing w:val="-2"/>
                <w:sz w:val="18"/>
              </w:rPr>
              <w:t>Document</w:t>
            </w:r>
          </w:p>
        </w:tc>
        <w:tc>
          <w:tcPr>
            <w:tcW w:w="1132" w:type="dxa"/>
            <w:tcBorders>
              <w:bottom w:val="single" w:color="8FB6EA" w:sz="5" w:space="0"/>
            </w:tcBorders>
            <w:shd w:val="clear" w:color="auto" w:fill="FFFFFF" w:themeFill="background1"/>
            <w:tcMar/>
          </w:tcPr>
          <w:p w:rsidRPr="00CC0718" w:rsidR="00C71DC8" w:rsidP="00244814" w:rsidRDefault="00C71DC8" w14:paraId="79BE5B85" w14:textId="77777777">
            <w:pPr>
              <w:rPr>
                <w:color w:val="000000"/>
                <w:spacing w:val="-2"/>
                <w:sz w:val="18"/>
              </w:rPr>
            </w:pPr>
            <w:r w:rsidRPr="00CC0718">
              <w:rPr>
                <w:color w:val="000000"/>
                <w:spacing w:val="-2"/>
                <w:sz w:val="18"/>
              </w:rPr>
              <w:t>1</w:t>
            </w:r>
          </w:p>
        </w:tc>
        <w:tc>
          <w:tcPr>
            <w:tcW w:w="1576" w:type="dxa"/>
            <w:gridSpan w:val="2"/>
            <w:tcBorders>
              <w:bottom w:val="single" w:color="8FB6EA" w:sz="5" w:space="0"/>
            </w:tcBorders>
            <w:shd w:val="clear" w:color="auto" w:fill="FFFFFF" w:themeFill="background1"/>
            <w:tcMar/>
          </w:tcPr>
          <w:p w:rsidRPr="00CC0718" w:rsidR="00C71DC8" w:rsidP="00244814" w:rsidRDefault="00C71DC8" w14:paraId="16C9EA6A" w14:textId="77777777">
            <w:pPr>
              <w:rPr>
                <w:color w:val="000000"/>
                <w:spacing w:val="-2"/>
                <w:sz w:val="18"/>
              </w:rPr>
            </w:pPr>
            <w:r w:rsidRPr="00CC0718">
              <w:rPr>
                <w:color w:val="000000"/>
                <w:spacing w:val="-2"/>
                <w:sz w:val="18"/>
              </w:rPr>
              <w:t>1</w:t>
            </w:r>
          </w:p>
        </w:tc>
        <w:tc>
          <w:tcPr>
            <w:tcW w:w="1362" w:type="dxa"/>
            <w:tcBorders>
              <w:bottom w:val="single" w:color="8FB6EA" w:sz="5" w:space="0"/>
            </w:tcBorders>
            <w:shd w:val="clear" w:color="auto" w:fill="FFFFFF" w:themeFill="background1"/>
            <w:tcMar/>
          </w:tcPr>
          <w:p w:rsidRPr="00CC0718" w:rsidR="00C71DC8" w:rsidP="00244814" w:rsidRDefault="00C71DC8" w14:paraId="5B32A9F7" w14:textId="77777777">
            <w:pPr>
              <w:rPr>
                <w:color w:val="000000"/>
                <w:spacing w:val="-2"/>
                <w:sz w:val="18"/>
              </w:rPr>
            </w:pPr>
            <w:r w:rsidRPr="00CC0718">
              <w:rPr>
                <w:color w:val="000000"/>
                <w:spacing w:val="-2"/>
                <w:sz w:val="18"/>
              </w:rPr>
              <w:t>14</w:t>
            </w:r>
          </w:p>
        </w:tc>
        <w:tc>
          <w:tcPr>
            <w:tcW w:w="1690" w:type="dxa"/>
            <w:tcBorders>
              <w:bottom w:val="single" w:color="8FB6EA" w:sz="5" w:space="0"/>
            </w:tcBorders>
            <w:shd w:val="clear" w:color="auto" w:fill="FFFFFF" w:themeFill="background1"/>
            <w:tcMar/>
          </w:tcPr>
          <w:p w:rsidRPr="00CC0718" w:rsidR="00C71DC8" w:rsidP="00244814" w:rsidRDefault="00C71DC8" w14:paraId="41AF512E" w14:textId="77777777">
            <w:pPr>
              <w:rPr>
                <w:color w:val="000000"/>
                <w:spacing w:val="-2"/>
                <w:sz w:val="18"/>
              </w:rPr>
            </w:pPr>
            <w:r w:rsidRPr="00CC0718">
              <w:rPr>
                <w:color w:val="000000"/>
                <w:spacing w:val="-2"/>
                <w:sz w:val="18"/>
              </w:rPr>
              <w:t>1</w:t>
            </w:r>
          </w:p>
        </w:tc>
        <w:tc>
          <w:tcPr>
            <w:tcW w:w="1576" w:type="dxa"/>
            <w:tcBorders>
              <w:bottom w:val="single" w:color="8FB6EA" w:sz="5" w:space="0"/>
            </w:tcBorders>
            <w:shd w:val="clear" w:color="auto" w:fill="FFFFFF" w:themeFill="background1"/>
            <w:tcMar/>
          </w:tcPr>
          <w:p w:rsidRPr="00CC0718" w:rsidR="00C71DC8" w:rsidP="00244814" w:rsidRDefault="00C71DC8" w14:paraId="7DCA337D" w14:textId="77777777">
            <w:pPr>
              <w:rPr>
                <w:color w:val="000000"/>
                <w:spacing w:val="-2"/>
                <w:sz w:val="18"/>
              </w:rPr>
            </w:pPr>
          </w:p>
        </w:tc>
      </w:tr>
      <w:tr w:rsidRPr="00CC0718" w:rsidR="00C71DC8" w:rsidTr="3A33D0EC" w14:paraId="1BF672DA" w14:textId="77777777">
        <w:trPr>
          <w:trHeight w:val="444" w:hRule="exact"/>
        </w:trPr>
        <w:tc>
          <w:tcPr>
            <w:tcW w:w="10717" w:type="dxa"/>
            <w:gridSpan w:val="8"/>
            <w:tcBorders>
              <w:top w:val="single" w:color="8FB6EA" w:sz="5" w:space="0"/>
            </w:tcBorders>
            <w:tcMar/>
          </w:tcPr>
          <w:p w:rsidRPr="00CC0718" w:rsidR="00C71DC8" w:rsidP="00244814" w:rsidRDefault="00C71DC8" w14:paraId="4412AFFE" w14:textId="77777777"/>
        </w:tc>
      </w:tr>
      <w:tr w:rsidRPr="00CC0718" w:rsidR="00C71DC8" w:rsidTr="3A33D0EC" w14:paraId="2AAF86A0" w14:textId="77777777">
        <w:trPr>
          <w:trHeight w:val="602" w:hRule="exact"/>
        </w:trPr>
        <w:tc>
          <w:tcPr>
            <w:tcW w:w="10717" w:type="dxa"/>
            <w:gridSpan w:val="8"/>
            <w:shd w:val="clear" w:color="auto" w:fill="FFFFFF" w:themeFill="background1"/>
            <w:tcMar/>
          </w:tcPr>
          <w:p w:rsidRPr="00CC0718" w:rsidR="00C71DC8" w:rsidP="00244814" w:rsidRDefault="00C71DC8" w14:paraId="58A0C4EC" w14:textId="77777777">
            <w:pPr>
              <w:rPr>
                <w:b/>
                <w:color w:val="5C83B4"/>
                <w:spacing w:val="-2"/>
                <w:sz w:val="24"/>
              </w:rPr>
            </w:pPr>
            <w:bookmarkStart w:name="CodesAXIALCODEQ5PrimaryGoalsoftheclubPOS" w:id="67"/>
            <w:bookmarkEnd w:id="67"/>
          </w:p>
        </w:tc>
      </w:tr>
      <w:tr w:rsidRPr="00CC0718" w:rsidR="00C71DC8" w:rsidTr="3A33D0EC" w14:paraId="6C6B46AB" w14:textId="77777777">
        <w:trPr>
          <w:trHeight w:val="458" w:hRule="exact"/>
        </w:trPr>
        <w:tc>
          <w:tcPr>
            <w:tcW w:w="1805" w:type="dxa"/>
            <w:shd w:val="clear" w:color="auto" w:fill="FFFFFF" w:themeFill="background1"/>
            <w:tcMar/>
          </w:tcPr>
          <w:p w:rsidRPr="00CC0718" w:rsidR="00C71DC8" w:rsidP="00244814" w:rsidRDefault="00C71DC8" w14:paraId="2ACC6964" w14:textId="77777777">
            <w:pPr>
              <w:rPr>
                <w:b/>
                <w:color w:val="5C83B4"/>
                <w:spacing w:val="-2"/>
                <w:sz w:val="24"/>
              </w:rPr>
            </w:pPr>
            <w:r w:rsidRPr="00CC0718">
              <w:rPr>
                <w:b/>
                <w:color w:val="5C83B4"/>
                <w:spacing w:val="-2"/>
                <w:sz w:val="24"/>
              </w:rPr>
              <w:t>Nickname:</w:t>
            </w:r>
          </w:p>
        </w:tc>
        <w:tc>
          <w:tcPr>
            <w:tcW w:w="8912" w:type="dxa"/>
            <w:gridSpan w:val="7"/>
            <w:vMerge w:val="restart"/>
            <w:shd w:val="clear" w:color="auto" w:fill="FFFFFF" w:themeFill="background1"/>
            <w:tcMar/>
          </w:tcPr>
          <w:p w:rsidRPr="00CC0718" w:rsidR="00C71DC8" w:rsidP="00244814" w:rsidRDefault="00C71DC8" w14:paraId="7EF3DCD1" w14:textId="77777777">
            <w:pPr>
              <w:rPr>
                <w:b/>
                <w:color w:val="5C83B4"/>
                <w:spacing w:val="-2"/>
                <w:sz w:val="24"/>
              </w:rPr>
            </w:pPr>
            <w:r w:rsidRPr="00CC0718">
              <w:rPr>
                <w:b/>
                <w:color w:val="5C83B4"/>
                <w:spacing w:val="-2"/>
                <w:sz w:val="24"/>
              </w:rPr>
              <w:t>Codes\\AXIAL CODE\\Q5- Primary Goals of the club\POSITIVELY IMPACT THE COMMUNITY\Succeed Professionally</w:t>
            </w:r>
          </w:p>
        </w:tc>
      </w:tr>
      <w:tr w:rsidRPr="00CC0718" w:rsidR="00C71DC8" w:rsidTr="3A33D0EC" w14:paraId="64473B1F" w14:textId="77777777">
        <w:trPr>
          <w:trHeight w:val="444" w:hRule="exact"/>
        </w:trPr>
        <w:tc>
          <w:tcPr>
            <w:tcW w:w="1805" w:type="dxa"/>
            <w:shd w:val="clear" w:color="auto" w:fill="FFFFFF" w:themeFill="background1"/>
            <w:tcMar/>
          </w:tcPr>
          <w:p w:rsidRPr="00CC0718" w:rsidR="00C71DC8" w:rsidP="00244814" w:rsidRDefault="00C71DC8" w14:paraId="6A82FAFD" w14:textId="77777777">
            <w:pPr>
              <w:rPr>
                <w:b/>
                <w:color w:val="5C83B4"/>
                <w:spacing w:val="-2"/>
                <w:sz w:val="24"/>
              </w:rPr>
            </w:pPr>
            <w:r w:rsidRPr="00CC0718">
              <w:rPr>
                <w:b/>
                <w:color w:val="5C83B4"/>
                <w:spacing w:val="-2"/>
                <w:sz w:val="24"/>
              </w:rPr>
              <w:t>Classification:</w:t>
            </w:r>
          </w:p>
        </w:tc>
        <w:tc>
          <w:tcPr>
            <w:tcW w:w="8912" w:type="dxa"/>
            <w:gridSpan w:val="7"/>
            <w:vMerge/>
            <w:tcMar/>
          </w:tcPr>
          <w:p w:rsidRPr="00CC0718" w:rsidR="00C71DC8" w:rsidP="00244814" w:rsidRDefault="00C71DC8" w14:paraId="3DE3B944" w14:textId="77777777"/>
        </w:tc>
      </w:tr>
      <w:tr w:rsidRPr="00CC0718" w:rsidR="00C71DC8" w:rsidTr="3A33D0EC" w14:paraId="1630955B" w14:textId="77777777">
        <w:trPr>
          <w:trHeight w:val="459" w:hRule="exact"/>
        </w:trPr>
        <w:tc>
          <w:tcPr>
            <w:tcW w:w="1805" w:type="dxa"/>
            <w:shd w:val="clear" w:color="auto" w:fill="FFFFFF" w:themeFill="background1"/>
            <w:tcMar/>
          </w:tcPr>
          <w:p w:rsidRPr="00CC0718" w:rsidR="00C71DC8" w:rsidP="00244814" w:rsidRDefault="00C71DC8" w14:paraId="1BB3F0CD" w14:textId="77777777">
            <w:pPr>
              <w:rPr>
                <w:b/>
                <w:color w:val="5C83B4"/>
                <w:spacing w:val="-2"/>
                <w:sz w:val="24"/>
              </w:rPr>
            </w:pPr>
            <w:r w:rsidRPr="00CC0718">
              <w:rPr>
                <w:b/>
                <w:color w:val="5C83B4"/>
                <w:spacing w:val="-2"/>
                <w:sz w:val="24"/>
              </w:rPr>
              <w:t>Aggregated:</w:t>
            </w:r>
          </w:p>
        </w:tc>
        <w:tc>
          <w:tcPr>
            <w:tcW w:w="8912" w:type="dxa"/>
            <w:gridSpan w:val="7"/>
            <w:shd w:val="clear" w:color="auto" w:fill="FFFFFF" w:themeFill="background1"/>
            <w:tcMar/>
          </w:tcPr>
          <w:p w:rsidRPr="00CC0718" w:rsidR="00C71DC8" w:rsidP="00244814" w:rsidRDefault="00C71DC8" w14:paraId="6129A876" w14:textId="77777777">
            <w:pPr>
              <w:rPr>
                <w:b/>
                <w:color w:val="5C83B4"/>
                <w:spacing w:val="-2"/>
                <w:sz w:val="24"/>
              </w:rPr>
            </w:pPr>
            <w:r w:rsidRPr="00CC0718">
              <w:rPr>
                <w:b/>
                <w:color w:val="5C83B4"/>
                <w:spacing w:val="-2"/>
                <w:sz w:val="24"/>
              </w:rPr>
              <w:t>No</w:t>
            </w:r>
          </w:p>
        </w:tc>
      </w:tr>
      <w:tr w:rsidRPr="00CC0718" w:rsidR="00C71DC8" w:rsidTr="3A33D0EC" w14:paraId="2DDFC890" w14:textId="77777777">
        <w:trPr>
          <w:trHeight w:val="329" w:hRule="exact"/>
        </w:trPr>
        <w:tc>
          <w:tcPr>
            <w:tcW w:w="3381" w:type="dxa"/>
            <w:gridSpan w:val="2"/>
            <w:tcBorders>
              <w:bottom w:val="single" w:color="8FB6EA" w:sz="5" w:space="0"/>
            </w:tcBorders>
            <w:shd w:val="clear" w:color="auto" w:fill="FFFFFF" w:themeFill="background1"/>
            <w:tcMar/>
          </w:tcPr>
          <w:p w:rsidRPr="00CC0718" w:rsidR="00C71DC8" w:rsidP="00244814" w:rsidRDefault="00C71DC8" w14:paraId="60DE7968" w14:textId="77777777">
            <w:pPr>
              <w:rPr>
                <w:color w:val="000000"/>
                <w:spacing w:val="-2"/>
                <w:sz w:val="18"/>
              </w:rPr>
            </w:pPr>
            <w:r w:rsidRPr="00CC0718">
              <w:rPr>
                <w:color w:val="000000"/>
                <w:spacing w:val="-2"/>
                <w:sz w:val="18"/>
              </w:rPr>
              <w:t>Document</w:t>
            </w:r>
          </w:p>
        </w:tc>
        <w:tc>
          <w:tcPr>
            <w:tcW w:w="1132" w:type="dxa"/>
            <w:tcBorders>
              <w:bottom w:val="single" w:color="8FB6EA" w:sz="5" w:space="0"/>
            </w:tcBorders>
            <w:shd w:val="clear" w:color="auto" w:fill="FFFFFF" w:themeFill="background1"/>
            <w:tcMar/>
          </w:tcPr>
          <w:p w:rsidRPr="00CC0718" w:rsidR="00C71DC8" w:rsidP="00244814" w:rsidRDefault="00C71DC8" w14:paraId="51E47135" w14:textId="77777777">
            <w:pPr>
              <w:rPr>
                <w:color w:val="000000"/>
                <w:spacing w:val="-2"/>
                <w:sz w:val="18"/>
              </w:rPr>
            </w:pPr>
            <w:r w:rsidRPr="00CC0718">
              <w:rPr>
                <w:color w:val="000000"/>
                <w:spacing w:val="-2"/>
                <w:sz w:val="18"/>
              </w:rPr>
              <w:t>1</w:t>
            </w:r>
          </w:p>
        </w:tc>
        <w:tc>
          <w:tcPr>
            <w:tcW w:w="1576" w:type="dxa"/>
            <w:gridSpan w:val="2"/>
            <w:tcBorders>
              <w:bottom w:val="single" w:color="8FB6EA" w:sz="5" w:space="0"/>
            </w:tcBorders>
            <w:shd w:val="clear" w:color="auto" w:fill="FFFFFF" w:themeFill="background1"/>
            <w:tcMar/>
          </w:tcPr>
          <w:p w:rsidRPr="00CC0718" w:rsidR="00C71DC8" w:rsidP="00244814" w:rsidRDefault="00C71DC8" w14:paraId="43D7E3B5" w14:textId="77777777">
            <w:pPr>
              <w:rPr>
                <w:color w:val="000000"/>
                <w:spacing w:val="-2"/>
                <w:sz w:val="18"/>
              </w:rPr>
            </w:pPr>
            <w:r w:rsidRPr="00CC0718">
              <w:rPr>
                <w:color w:val="000000"/>
                <w:spacing w:val="-2"/>
                <w:sz w:val="18"/>
              </w:rPr>
              <w:t>1</w:t>
            </w:r>
          </w:p>
        </w:tc>
        <w:tc>
          <w:tcPr>
            <w:tcW w:w="1362" w:type="dxa"/>
            <w:tcBorders>
              <w:bottom w:val="single" w:color="8FB6EA" w:sz="5" w:space="0"/>
            </w:tcBorders>
            <w:shd w:val="clear" w:color="auto" w:fill="FFFFFF" w:themeFill="background1"/>
            <w:tcMar/>
          </w:tcPr>
          <w:p w:rsidRPr="00CC0718" w:rsidR="00C71DC8" w:rsidP="00244814" w:rsidRDefault="00C71DC8" w14:paraId="4C476E58" w14:textId="77777777">
            <w:pPr>
              <w:rPr>
                <w:color w:val="000000"/>
                <w:spacing w:val="-2"/>
                <w:sz w:val="18"/>
              </w:rPr>
            </w:pPr>
            <w:r w:rsidRPr="00CC0718">
              <w:rPr>
                <w:color w:val="000000"/>
                <w:spacing w:val="-2"/>
                <w:sz w:val="18"/>
              </w:rPr>
              <w:t>2</w:t>
            </w:r>
          </w:p>
        </w:tc>
        <w:tc>
          <w:tcPr>
            <w:tcW w:w="1690" w:type="dxa"/>
            <w:tcBorders>
              <w:bottom w:val="single" w:color="8FB6EA" w:sz="5" w:space="0"/>
            </w:tcBorders>
            <w:shd w:val="clear" w:color="auto" w:fill="FFFFFF" w:themeFill="background1"/>
            <w:tcMar/>
          </w:tcPr>
          <w:p w:rsidRPr="00CC0718" w:rsidR="00C71DC8" w:rsidP="00244814" w:rsidRDefault="00C71DC8" w14:paraId="6B610CC5" w14:textId="77777777">
            <w:pPr>
              <w:rPr>
                <w:color w:val="000000"/>
                <w:spacing w:val="-2"/>
                <w:sz w:val="18"/>
              </w:rPr>
            </w:pPr>
            <w:r w:rsidRPr="00CC0718">
              <w:rPr>
                <w:color w:val="000000"/>
                <w:spacing w:val="-2"/>
                <w:sz w:val="18"/>
              </w:rPr>
              <w:t>1</w:t>
            </w:r>
          </w:p>
        </w:tc>
        <w:tc>
          <w:tcPr>
            <w:tcW w:w="1576" w:type="dxa"/>
            <w:tcBorders>
              <w:bottom w:val="single" w:color="8FB6EA" w:sz="5" w:space="0"/>
            </w:tcBorders>
            <w:shd w:val="clear" w:color="auto" w:fill="FFFFFF" w:themeFill="background1"/>
            <w:tcMar/>
          </w:tcPr>
          <w:p w:rsidRPr="00CC0718" w:rsidR="00C71DC8" w:rsidP="00244814" w:rsidRDefault="00C71DC8" w14:paraId="0533C380" w14:textId="77777777">
            <w:pPr>
              <w:rPr>
                <w:color w:val="000000"/>
                <w:spacing w:val="-2"/>
                <w:sz w:val="18"/>
              </w:rPr>
            </w:pPr>
          </w:p>
        </w:tc>
      </w:tr>
      <w:tr w:rsidRPr="00CC0718" w:rsidR="00C71DC8" w:rsidTr="3A33D0EC" w14:paraId="03C9646D" w14:textId="77777777">
        <w:trPr>
          <w:trHeight w:val="459" w:hRule="exact"/>
        </w:trPr>
        <w:tc>
          <w:tcPr>
            <w:tcW w:w="10717" w:type="dxa"/>
            <w:gridSpan w:val="8"/>
            <w:tcBorders>
              <w:top w:val="single" w:color="8FB6EA" w:sz="5" w:space="0"/>
            </w:tcBorders>
            <w:tcMar/>
          </w:tcPr>
          <w:p w:rsidRPr="00CC0718" w:rsidR="00C71DC8" w:rsidP="00244814" w:rsidRDefault="00C71DC8" w14:paraId="7D1E0597" w14:textId="77777777"/>
        </w:tc>
      </w:tr>
      <w:tr w:rsidRPr="00CC0718" w:rsidR="00C71DC8" w:rsidTr="3A33D0EC" w14:paraId="0658C56D" w14:textId="77777777">
        <w:trPr>
          <w:trHeight w:val="330" w:hRule="exact"/>
        </w:trPr>
        <w:tc>
          <w:tcPr>
            <w:tcW w:w="10717" w:type="dxa"/>
            <w:gridSpan w:val="8"/>
            <w:shd w:val="clear" w:color="auto" w:fill="FFFFFF" w:themeFill="background1"/>
            <w:tcMar/>
          </w:tcPr>
          <w:p w:rsidRPr="00CC0718" w:rsidR="00C71DC8" w:rsidP="00244814" w:rsidRDefault="00C71DC8" w14:paraId="601E52BB" w14:textId="77777777">
            <w:pPr>
              <w:rPr>
                <w:b/>
                <w:color w:val="5C83B4"/>
                <w:spacing w:val="-2"/>
                <w:sz w:val="24"/>
              </w:rPr>
            </w:pPr>
            <w:bookmarkStart w:name="CodesAXIALCODEQ5PrimaryGoalsoftheclubSOC" w:id="68"/>
            <w:bookmarkEnd w:id="68"/>
          </w:p>
        </w:tc>
      </w:tr>
      <w:tr w:rsidRPr="00CC0718" w:rsidR="00C71DC8" w:rsidTr="3A33D0EC" w14:paraId="31BCD74A" w14:textId="77777777">
        <w:trPr>
          <w:trHeight w:val="458" w:hRule="exact"/>
        </w:trPr>
        <w:tc>
          <w:tcPr>
            <w:tcW w:w="1805" w:type="dxa"/>
            <w:shd w:val="clear" w:color="auto" w:fill="FFFFFF" w:themeFill="background1"/>
            <w:tcMar/>
          </w:tcPr>
          <w:p w:rsidRPr="00CC0718" w:rsidR="00C71DC8" w:rsidP="00244814" w:rsidRDefault="00C71DC8" w14:paraId="169A92E2" w14:textId="77777777">
            <w:pPr>
              <w:rPr>
                <w:b/>
                <w:color w:val="5C83B4"/>
                <w:spacing w:val="-2"/>
                <w:sz w:val="24"/>
              </w:rPr>
            </w:pPr>
            <w:r w:rsidRPr="00CC0718">
              <w:rPr>
                <w:b/>
                <w:color w:val="5C83B4"/>
                <w:spacing w:val="-2"/>
                <w:sz w:val="24"/>
              </w:rPr>
              <w:t>Nickname:</w:t>
            </w:r>
          </w:p>
        </w:tc>
        <w:tc>
          <w:tcPr>
            <w:tcW w:w="8912" w:type="dxa"/>
            <w:gridSpan w:val="7"/>
            <w:vMerge w:val="restart"/>
            <w:shd w:val="clear" w:color="auto" w:fill="FFFFFF" w:themeFill="background1"/>
            <w:tcMar/>
          </w:tcPr>
          <w:p w:rsidRPr="00CC0718" w:rsidR="00C71DC8" w:rsidP="00244814" w:rsidRDefault="00C71DC8" w14:paraId="4301A8FD" w14:textId="77777777">
            <w:pPr>
              <w:rPr>
                <w:b/>
                <w:color w:val="5C83B4"/>
                <w:spacing w:val="-2"/>
                <w:sz w:val="24"/>
              </w:rPr>
            </w:pPr>
            <w:r w:rsidRPr="00CC0718">
              <w:rPr>
                <w:b/>
                <w:color w:val="5C83B4"/>
                <w:spacing w:val="-2"/>
                <w:sz w:val="24"/>
              </w:rPr>
              <w:t>Codes\\AXIAL CODE\\Q5- Primary Goals of the club\SOCIAL EVENTS</w:t>
            </w:r>
          </w:p>
        </w:tc>
      </w:tr>
      <w:tr w:rsidRPr="00CC0718" w:rsidR="00C71DC8" w:rsidTr="3A33D0EC" w14:paraId="39337594" w14:textId="77777777">
        <w:trPr>
          <w:trHeight w:val="444" w:hRule="exact"/>
        </w:trPr>
        <w:tc>
          <w:tcPr>
            <w:tcW w:w="1805" w:type="dxa"/>
            <w:shd w:val="clear" w:color="auto" w:fill="FFFFFF" w:themeFill="background1"/>
            <w:tcMar/>
          </w:tcPr>
          <w:p w:rsidRPr="00CC0718" w:rsidR="00C71DC8" w:rsidP="00244814" w:rsidRDefault="00C71DC8" w14:paraId="349C0282" w14:textId="77777777">
            <w:pPr>
              <w:rPr>
                <w:b/>
                <w:color w:val="5C83B4"/>
                <w:spacing w:val="-2"/>
                <w:sz w:val="24"/>
              </w:rPr>
            </w:pPr>
            <w:r w:rsidRPr="00CC0718">
              <w:rPr>
                <w:b/>
                <w:color w:val="5C83B4"/>
                <w:spacing w:val="-2"/>
                <w:sz w:val="24"/>
              </w:rPr>
              <w:t>Classification:</w:t>
            </w:r>
          </w:p>
        </w:tc>
        <w:tc>
          <w:tcPr>
            <w:tcW w:w="8912" w:type="dxa"/>
            <w:gridSpan w:val="7"/>
            <w:vMerge/>
            <w:tcMar/>
          </w:tcPr>
          <w:p w:rsidRPr="00CC0718" w:rsidR="00C71DC8" w:rsidP="00244814" w:rsidRDefault="00C71DC8" w14:paraId="6018F9C9" w14:textId="77777777"/>
        </w:tc>
      </w:tr>
      <w:tr w:rsidRPr="00CC0718" w:rsidR="00C71DC8" w:rsidTr="3A33D0EC" w14:paraId="520A85C8" w14:textId="77777777">
        <w:trPr>
          <w:trHeight w:val="459" w:hRule="exact"/>
        </w:trPr>
        <w:tc>
          <w:tcPr>
            <w:tcW w:w="1805" w:type="dxa"/>
            <w:shd w:val="clear" w:color="auto" w:fill="FFFFFF" w:themeFill="background1"/>
            <w:tcMar/>
          </w:tcPr>
          <w:p w:rsidRPr="00CC0718" w:rsidR="00C71DC8" w:rsidP="00244814" w:rsidRDefault="00C71DC8" w14:paraId="06327547" w14:textId="77777777">
            <w:pPr>
              <w:rPr>
                <w:b/>
                <w:color w:val="5C83B4"/>
                <w:spacing w:val="-2"/>
                <w:sz w:val="24"/>
              </w:rPr>
            </w:pPr>
            <w:r w:rsidRPr="00CC0718">
              <w:rPr>
                <w:b/>
                <w:color w:val="5C83B4"/>
                <w:spacing w:val="-2"/>
                <w:sz w:val="24"/>
              </w:rPr>
              <w:t>Aggregated:</w:t>
            </w:r>
          </w:p>
        </w:tc>
        <w:tc>
          <w:tcPr>
            <w:tcW w:w="8912" w:type="dxa"/>
            <w:gridSpan w:val="7"/>
            <w:shd w:val="clear" w:color="auto" w:fill="FFFFFF" w:themeFill="background1"/>
            <w:tcMar/>
          </w:tcPr>
          <w:p w:rsidRPr="00CC0718" w:rsidR="00C71DC8" w:rsidP="00244814" w:rsidRDefault="00C71DC8" w14:paraId="58C9D558" w14:textId="77777777">
            <w:pPr>
              <w:rPr>
                <w:b/>
                <w:color w:val="5C83B4"/>
                <w:spacing w:val="-2"/>
                <w:sz w:val="24"/>
              </w:rPr>
            </w:pPr>
            <w:r w:rsidRPr="00CC0718">
              <w:rPr>
                <w:b/>
                <w:color w:val="5C83B4"/>
                <w:spacing w:val="-2"/>
                <w:sz w:val="24"/>
              </w:rPr>
              <w:t>Yes</w:t>
            </w:r>
          </w:p>
        </w:tc>
      </w:tr>
      <w:tr w:rsidRPr="00CC0718" w:rsidR="00C71DC8" w:rsidTr="3A33D0EC" w14:paraId="6EECD512" w14:textId="77777777">
        <w:trPr>
          <w:trHeight w:val="344" w:hRule="exact"/>
        </w:trPr>
        <w:tc>
          <w:tcPr>
            <w:tcW w:w="3381" w:type="dxa"/>
            <w:gridSpan w:val="2"/>
            <w:tcBorders>
              <w:bottom w:val="single" w:color="8FB6EA" w:sz="5" w:space="0"/>
            </w:tcBorders>
            <w:shd w:val="clear" w:color="auto" w:fill="FFFFFF" w:themeFill="background1"/>
            <w:tcMar/>
          </w:tcPr>
          <w:p w:rsidRPr="00CC0718" w:rsidR="00C71DC8" w:rsidP="00244814" w:rsidRDefault="00C71DC8" w14:paraId="78BB2A50" w14:textId="77777777">
            <w:pPr>
              <w:rPr>
                <w:color w:val="000000"/>
                <w:spacing w:val="-2"/>
                <w:sz w:val="18"/>
              </w:rPr>
            </w:pPr>
            <w:r w:rsidRPr="00CC0718">
              <w:rPr>
                <w:color w:val="000000"/>
                <w:spacing w:val="-2"/>
                <w:sz w:val="18"/>
              </w:rPr>
              <w:t>Document</w:t>
            </w:r>
          </w:p>
        </w:tc>
        <w:tc>
          <w:tcPr>
            <w:tcW w:w="1132" w:type="dxa"/>
            <w:tcBorders>
              <w:bottom w:val="single" w:color="8FB6EA" w:sz="5" w:space="0"/>
            </w:tcBorders>
            <w:shd w:val="clear" w:color="auto" w:fill="FFFFFF" w:themeFill="background1"/>
            <w:tcMar/>
          </w:tcPr>
          <w:p w:rsidRPr="00CC0718" w:rsidR="00C71DC8" w:rsidP="00244814" w:rsidRDefault="00C71DC8" w14:paraId="3F53250A" w14:textId="77777777">
            <w:pPr>
              <w:rPr>
                <w:color w:val="000000"/>
                <w:spacing w:val="-2"/>
                <w:sz w:val="18"/>
              </w:rPr>
            </w:pPr>
            <w:r w:rsidRPr="00CC0718">
              <w:rPr>
                <w:color w:val="000000"/>
                <w:spacing w:val="-2"/>
                <w:sz w:val="18"/>
              </w:rPr>
              <w:t>1</w:t>
            </w:r>
          </w:p>
        </w:tc>
        <w:tc>
          <w:tcPr>
            <w:tcW w:w="1576" w:type="dxa"/>
            <w:gridSpan w:val="2"/>
            <w:tcBorders>
              <w:bottom w:val="single" w:color="8FB6EA" w:sz="5" w:space="0"/>
            </w:tcBorders>
            <w:shd w:val="clear" w:color="auto" w:fill="FFFFFF" w:themeFill="background1"/>
            <w:tcMar/>
          </w:tcPr>
          <w:p w:rsidRPr="00CC0718" w:rsidR="00C71DC8" w:rsidP="00244814" w:rsidRDefault="00C71DC8" w14:paraId="73C0D2B6" w14:textId="77777777">
            <w:pPr>
              <w:rPr>
                <w:color w:val="000000"/>
                <w:spacing w:val="-2"/>
                <w:sz w:val="18"/>
              </w:rPr>
            </w:pPr>
            <w:r w:rsidRPr="00CC0718">
              <w:rPr>
                <w:color w:val="000000"/>
                <w:spacing w:val="-2"/>
                <w:sz w:val="18"/>
              </w:rPr>
              <w:t>3</w:t>
            </w:r>
          </w:p>
        </w:tc>
        <w:tc>
          <w:tcPr>
            <w:tcW w:w="1362" w:type="dxa"/>
            <w:tcBorders>
              <w:bottom w:val="single" w:color="8FB6EA" w:sz="5" w:space="0"/>
            </w:tcBorders>
            <w:shd w:val="clear" w:color="auto" w:fill="FFFFFF" w:themeFill="background1"/>
            <w:tcMar/>
          </w:tcPr>
          <w:p w:rsidRPr="00CC0718" w:rsidR="00C71DC8" w:rsidP="00244814" w:rsidRDefault="00C71DC8" w14:paraId="47608767" w14:textId="77777777">
            <w:pPr>
              <w:rPr>
                <w:color w:val="000000"/>
                <w:spacing w:val="-2"/>
                <w:sz w:val="18"/>
              </w:rPr>
            </w:pPr>
            <w:r w:rsidRPr="00CC0718">
              <w:rPr>
                <w:color w:val="000000"/>
                <w:spacing w:val="-2"/>
                <w:sz w:val="18"/>
              </w:rPr>
              <w:t>19</w:t>
            </w:r>
          </w:p>
        </w:tc>
        <w:tc>
          <w:tcPr>
            <w:tcW w:w="1690" w:type="dxa"/>
            <w:tcBorders>
              <w:bottom w:val="single" w:color="8FB6EA" w:sz="5" w:space="0"/>
            </w:tcBorders>
            <w:shd w:val="clear" w:color="auto" w:fill="FFFFFF" w:themeFill="background1"/>
            <w:tcMar/>
          </w:tcPr>
          <w:p w:rsidRPr="00CC0718" w:rsidR="00C71DC8" w:rsidP="00244814" w:rsidRDefault="00C71DC8" w14:paraId="5D375AD9" w14:textId="77777777">
            <w:pPr>
              <w:rPr>
                <w:color w:val="000000"/>
                <w:spacing w:val="-2"/>
                <w:sz w:val="18"/>
              </w:rPr>
            </w:pPr>
            <w:r w:rsidRPr="00CC0718">
              <w:rPr>
                <w:color w:val="000000"/>
                <w:spacing w:val="-2"/>
                <w:sz w:val="18"/>
              </w:rPr>
              <w:t>3</w:t>
            </w:r>
          </w:p>
        </w:tc>
        <w:tc>
          <w:tcPr>
            <w:tcW w:w="1576" w:type="dxa"/>
            <w:tcBorders>
              <w:bottom w:val="single" w:color="8FB6EA" w:sz="5" w:space="0"/>
            </w:tcBorders>
            <w:shd w:val="clear" w:color="auto" w:fill="FFFFFF" w:themeFill="background1"/>
            <w:tcMar/>
          </w:tcPr>
          <w:p w:rsidRPr="00CC0718" w:rsidR="00C71DC8" w:rsidP="00244814" w:rsidRDefault="00C71DC8" w14:paraId="2FA52E45" w14:textId="77777777">
            <w:pPr>
              <w:rPr>
                <w:color w:val="000000"/>
                <w:spacing w:val="-2"/>
                <w:sz w:val="18"/>
              </w:rPr>
            </w:pPr>
          </w:p>
        </w:tc>
      </w:tr>
      <w:tr w:rsidRPr="00CC0718" w:rsidR="00C71DC8" w:rsidTr="3A33D0EC" w14:paraId="1DF0AF0E" w14:textId="77777777">
        <w:trPr>
          <w:trHeight w:val="444" w:hRule="exact"/>
        </w:trPr>
        <w:tc>
          <w:tcPr>
            <w:tcW w:w="10717" w:type="dxa"/>
            <w:gridSpan w:val="8"/>
            <w:tcBorders>
              <w:top w:val="single" w:color="8FB6EA" w:sz="5" w:space="0"/>
            </w:tcBorders>
            <w:tcMar/>
          </w:tcPr>
          <w:p w:rsidRPr="00CC0718" w:rsidR="00C71DC8" w:rsidP="00244814" w:rsidRDefault="00C71DC8" w14:paraId="0EB702BC" w14:textId="77777777"/>
        </w:tc>
      </w:tr>
      <w:tr w:rsidRPr="00CC0718" w:rsidR="00C71DC8" w:rsidTr="3A33D0EC" w14:paraId="681BF048" w14:textId="77777777">
        <w:trPr>
          <w:trHeight w:val="344" w:hRule="exact"/>
        </w:trPr>
        <w:tc>
          <w:tcPr>
            <w:tcW w:w="10717" w:type="dxa"/>
            <w:gridSpan w:val="8"/>
            <w:shd w:val="clear" w:color="auto" w:fill="FFFFFF" w:themeFill="background1"/>
            <w:tcMar/>
          </w:tcPr>
          <w:p w:rsidRPr="00CC0718" w:rsidR="00C71DC8" w:rsidP="00244814" w:rsidRDefault="00C71DC8" w14:paraId="35786DE0" w14:textId="77777777">
            <w:pPr>
              <w:rPr>
                <w:b/>
                <w:color w:val="5C83B4"/>
                <w:spacing w:val="-2"/>
                <w:sz w:val="24"/>
              </w:rPr>
            </w:pPr>
          </w:p>
        </w:tc>
      </w:tr>
      <w:tr w:rsidRPr="00CC0718" w:rsidR="00C71DC8" w:rsidTr="3A33D0EC" w14:paraId="620DF2BD" w14:textId="77777777">
        <w:trPr>
          <w:trHeight w:val="444" w:hRule="exact"/>
        </w:trPr>
        <w:tc>
          <w:tcPr>
            <w:tcW w:w="1805" w:type="dxa"/>
            <w:shd w:val="clear" w:color="auto" w:fill="FFFFFF" w:themeFill="background1"/>
            <w:tcMar/>
          </w:tcPr>
          <w:p w:rsidRPr="00CC0718" w:rsidR="00C71DC8" w:rsidP="00244814" w:rsidRDefault="00C71DC8" w14:paraId="12DDE60E" w14:textId="77777777">
            <w:pPr>
              <w:rPr>
                <w:b/>
                <w:color w:val="5C83B4"/>
                <w:spacing w:val="-2"/>
                <w:sz w:val="24"/>
              </w:rPr>
            </w:pPr>
            <w:r w:rsidRPr="00CC0718">
              <w:rPr>
                <w:b/>
                <w:color w:val="5C83B4"/>
                <w:spacing w:val="-2"/>
                <w:sz w:val="24"/>
              </w:rPr>
              <w:t>Nickname:</w:t>
            </w:r>
          </w:p>
        </w:tc>
        <w:tc>
          <w:tcPr>
            <w:tcW w:w="8912" w:type="dxa"/>
            <w:gridSpan w:val="7"/>
            <w:vMerge w:val="restart"/>
            <w:shd w:val="clear" w:color="auto" w:fill="FFFFFF" w:themeFill="background1"/>
            <w:tcMar/>
          </w:tcPr>
          <w:p w:rsidRPr="00CC0718" w:rsidR="00C71DC8" w:rsidP="00244814" w:rsidRDefault="00C71DC8" w14:paraId="65CF7024" w14:textId="77777777">
            <w:pPr>
              <w:rPr>
                <w:b/>
                <w:color w:val="5C83B4"/>
                <w:spacing w:val="-2"/>
                <w:sz w:val="24"/>
              </w:rPr>
            </w:pPr>
            <w:r w:rsidRPr="00CC0718">
              <w:rPr>
                <w:b/>
                <w:color w:val="5C83B4"/>
                <w:spacing w:val="-2"/>
                <w:sz w:val="24"/>
              </w:rPr>
              <w:t>Codes\\AXIAL CODE\\Q5- Primary Goals of the club\SORORITY GOALS</w:t>
            </w:r>
          </w:p>
        </w:tc>
      </w:tr>
      <w:tr w:rsidRPr="00CC0718" w:rsidR="00C71DC8" w:rsidTr="3A33D0EC" w14:paraId="3AFF7888" w14:textId="77777777">
        <w:trPr>
          <w:trHeight w:val="458" w:hRule="exact"/>
        </w:trPr>
        <w:tc>
          <w:tcPr>
            <w:tcW w:w="1805" w:type="dxa"/>
            <w:shd w:val="clear" w:color="auto" w:fill="FFFFFF" w:themeFill="background1"/>
            <w:tcMar/>
          </w:tcPr>
          <w:p w:rsidRPr="00CC0718" w:rsidR="00C71DC8" w:rsidP="00244814" w:rsidRDefault="00C71DC8" w14:paraId="4C261872" w14:textId="77777777">
            <w:pPr>
              <w:rPr>
                <w:b/>
                <w:color w:val="5C83B4"/>
                <w:spacing w:val="-2"/>
                <w:sz w:val="24"/>
              </w:rPr>
            </w:pPr>
            <w:r w:rsidRPr="00CC0718">
              <w:rPr>
                <w:b/>
                <w:color w:val="5C83B4"/>
                <w:spacing w:val="-2"/>
                <w:sz w:val="24"/>
              </w:rPr>
              <w:t>Classification:</w:t>
            </w:r>
          </w:p>
        </w:tc>
        <w:tc>
          <w:tcPr>
            <w:tcW w:w="8912" w:type="dxa"/>
            <w:gridSpan w:val="7"/>
            <w:vMerge/>
            <w:tcMar/>
          </w:tcPr>
          <w:p w:rsidRPr="00CC0718" w:rsidR="00C71DC8" w:rsidP="00244814" w:rsidRDefault="00C71DC8" w14:paraId="6C84BACF" w14:textId="77777777"/>
        </w:tc>
      </w:tr>
      <w:tr w:rsidRPr="00CC0718" w:rsidR="00C71DC8" w:rsidTr="3A33D0EC" w14:paraId="68CDFEF6" w14:textId="77777777">
        <w:trPr>
          <w:trHeight w:val="444" w:hRule="exact"/>
        </w:trPr>
        <w:tc>
          <w:tcPr>
            <w:tcW w:w="1805" w:type="dxa"/>
            <w:shd w:val="clear" w:color="auto" w:fill="FFFFFF" w:themeFill="background1"/>
            <w:tcMar/>
          </w:tcPr>
          <w:p w:rsidRPr="00CC0718" w:rsidR="00C71DC8" w:rsidP="00244814" w:rsidRDefault="00C71DC8" w14:paraId="75BFD172" w14:textId="77777777">
            <w:pPr>
              <w:rPr>
                <w:b/>
                <w:color w:val="5C83B4"/>
                <w:spacing w:val="-2"/>
                <w:sz w:val="24"/>
              </w:rPr>
            </w:pPr>
            <w:r w:rsidRPr="00CC0718">
              <w:rPr>
                <w:b/>
                <w:color w:val="5C83B4"/>
                <w:spacing w:val="-2"/>
                <w:sz w:val="24"/>
              </w:rPr>
              <w:t>Aggregated:</w:t>
            </w:r>
          </w:p>
        </w:tc>
        <w:tc>
          <w:tcPr>
            <w:tcW w:w="8912" w:type="dxa"/>
            <w:gridSpan w:val="7"/>
            <w:shd w:val="clear" w:color="auto" w:fill="FFFFFF" w:themeFill="background1"/>
            <w:tcMar/>
          </w:tcPr>
          <w:p w:rsidRPr="00CC0718" w:rsidR="00C71DC8" w:rsidP="00244814" w:rsidRDefault="00C71DC8" w14:paraId="5AD2ECA9" w14:textId="77777777">
            <w:pPr>
              <w:rPr>
                <w:b/>
                <w:color w:val="5C83B4"/>
                <w:spacing w:val="-2"/>
                <w:sz w:val="24"/>
              </w:rPr>
            </w:pPr>
            <w:r w:rsidRPr="00CC0718">
              <w:rPr>
                <w:b/>
                <w:color w:val="5C83B4"/>
                <w:spacing w:val="-2"/>
                <w:sz w:val="24"/>
              </w:rPr>
              <w:t>Yes</w:t>
            </w:r>
          </w:p>
        </w:tc>
      </w:tr>
      <w:tr w:rsidRPr="00CC0718" w:rsidR="00C71DC8" w:rsidTr="3A33D0EC" w14:paraId="3F8FB707" w14:textId="77777777">
        <w:trPr>
          <w:trHeight w:val="344" w:hRule="exact"/>
        </w:trPr>
        <w:tc>
          <w:tcPr>
            <w:tcW w:w="3381" w:type="dxa"/>
            <w:gridSpan w:val="2"/>
            <w:tcBorders>
              <w:bottom w:val="single" w:color="8FB6EA" w:sz="5" w:space="0"/>
            </w:tcBorders>
            <w:shd w:val="clear" w:color="auto" w:fill="FFFFFF" w:themeFill="background1"/>
            <w:tcMar/>
          </w:tcPr>
          <w:p w:rsidRPr="00CC0718" w:rsidR="00C71DC8" w:rsidP="00244814" w:rsidRDefault="00C71DC8" w14:paraId="41BB0EF7" w14:textId="77777777">
            <w:pPr>
              <w:rPr>
                <w:color w:val="000000"/>
                <w:spacing w:val="-2"/>
                <w:sz w:val="18"/>
              </w:rPr>
            </w:pPr>
            <w:r w:rsidRPr="00CC0718">
              <w:rPr>
                <w:color w:val="000000"/>
                <w:spacing w:val="-2"/>
                <w:sz w:val="18"/>
              </w:rPr>
              <w:t>Document</w:t>
            </w:r>
          </w:p>
        </w:tc>
        <w:tc>
          <w:tcPr>
            <w:tcW w:w="1132" w:type="dxa"/>
            <w:tcBorders>
              <w:bottom w:val="single" w:color="8FB6EA" w:sz="5" w:space="0"/>
            </w:tcBorders>
            <w:shd w:val="clear" w:color="auto" w:fill="FFFFFF" w:themeFill="background1"/>
            <w:tcMar/>
          </w:tcPr>
          <w:p w:rsidRPr="00CC0718" w:rsidR="00C71DC8" w:rsidP="00244814" w:rsidRDefault="00C71DC8" w14:paraId="4039ED47" w14:textId="77777777">
            <w:pPr>
              <w:rPr>
                <w:color w:val="000000"/>
                <w:spacing w:val="-2"/>
                <w:sz w:val="18"/>
              </w:rPr>
            </w:pPr>
            <w:r w:rsidRPr="00CC0718">
              <w:rPr>
                <w:color w:val="000000"/>
                <w:spacing w:val="-2"/>
                <w:sz w:val="18"/>
              </w:rPr>
              <w:t>2</w:t>
            </w:r>
          </w:p>
        </w:tc>
        <w:tc>
          <w:tcPr>
            <w:tcW w:w="1576" w:type="dxa"/>
            <w:gridSpan w:val="2"/>
            <w:tcBorders>
              <w:bottom w:val="single" w:color="8FB6EA" w:sz="5" w:space="0"/>
            </w:tcBorders>
            <w:shd w:val="clear" w:color="auto" w:fill="FFFFFF" w:themeFill="background1"/>
            <w:tcMar/>
          </w:tcPr>
          <w:p w:rsidRPr="00CC0718" w:rsidR="00C71DC8" w:rsidP="00244814" w:rsidRDefault="00C71DC8" w14:paraId="09508494" w14:textId="77777777">
            <w:pPr>
              <w:rPr>
                <w:color w:val="000000"/>
                <w:spacing w:val="-2"/>
                <w:sz w:val="18"/>
              </w:rPr>
            </w:pPr>
            <w:r w:rsidRPr="00CC0718">
              <w:rPr>
                <w:color w:val="000000"/>
                <w:spacing w:val="-2"/>
                <w:sz w:val="18"/>
              </w:rPr>
              <w:t>6</w:t>
            </w:r>
          </w:p>
        </w:tc>
        <w:tc>
          <w:tcPr>
            <w:tcW w:w="1362" w:type="dxa"/>
            <w:tcBorders>
              <w:bottom w:val="single" w:color="8FB6EA" w:sz="5" w:space="0"/>
            </w:tcBorders>
            <w:shd w:val="clear" w:color="auto" w:fill="FFFFFF" w:themeFill="background1"/>
            <w:tcMar/>
          </w:tcPr>
          <w:p w:rsidRPr="00CC0718" w:rsidR="00C71DC8" w:rsidP="00244814" w:rsidRDefault="00C71DC8" w14:paraId="70FAD5B0" w14:textId="77777777">
            <w:pPr>
              <w:rPr>
                <w:color w:val="000000"/>
                <w:spacing w:val="-2"/>
                <w:sz w:val="18"/>
              </w:rPr>
            </w:pPr>
            <w:r w:rsidRPr="00CC0718">
              <w:rPr>
                <w:color w:val="000000"/>
                <w:spacing w:val="-2"/>
                <w:sz w:val="18"/>
              </w:rPr>
              <w:t>57</w:t>
            </w:r>
          </w:p>
        </w:tc>
        <w:tc>
          <w:tcPr>
            <w:tcW w:w="1690" w:type="dxa"/>
            <w:tcBorders>
              <w:bottom w:val="single" w:color="8FB6EA" w:sz="5" w:space="0"/>
            </w:tcBorders>
            <w:shd w:val="clear" w:color="auto" w:fill="FFFFFF" w:themeFill="background1"/>
            <w:tcMar/>
          </w:tcPr>
          <w:p w:rsidRPr="00CC0718" w:rsidR="00C71DC8" w:rsidP="00244814" w:rsidRDefault="00C71DC8" w14:paraId="61E4BC6B" w14:textId="77777777">
            <w:pPr>
              <w:rPr>
                <w:color w:val="000000"/>
                <w:spacing w:val="-2"/>
                <w:sz w:val="18"/>
              </w:rPr>
            </w:pPr>
            <w:r w:rsidRPr="00CC0718">
              <w:rPr>
                <w:color w:val="000000"/>
                <w:spacing w:val="-2"/>
                <w:sz w:val="18"/>
              </w:rPr>
              <w:t>6</w:t>
            </w:r>
          </w:p>
        </w:tc>
        <w:tc>
          <w:tcPr>
            <w:tcW w:w="1576" w:type="dxa"/>
            <w:tcBorders>
              <w:bottom w:val="single" w:color="8FB6EA" w:sz="5" w:space="0"/>
            </w:tcBorders>
            <w:shd w:val="clear" w:color="auto" w:fill="FFFFFF" w:themeFill="background1"/>
            <w:tcMar/>
          </w:tcPr>
          <w:p w:rsidRPr="00CC0718" w:rsidR="00C71DC8" w:rsidP="00244814" w:rsidRDefault="00C71DC8" w14:paraId="1F1D3BE6" w14:textId="77777777">
            <w:pPr>
              <w:rPr>
                <w:color w:val="000000"/>
                <w:spacing w:val="-2"/>
                <w:sz w:val="18"/>
              </w:rPr>
            </w:pPr>
          </w:p>
        </w:tc>
      </w:tr>
      <w:tr w:rsidRPr="00CC0718" w:rsidR="00C71DC8" w:rsidTr="3A33D0EC" w14:paraId="0AB678D8" w14:textId="77777777">
        <w:trPr>
          <w:trHeight w:val="444" w:hRule="exact"/>
        </w:trPr>
        <w:tc>
          <w:tcPr>
            <w:tcW w:w="10717" w:type="dxa"/>
            <w:gridSpan w:val="8"/>
            <w:tcBorders>
              <w:top w:val="single" w:color="8FB6EA" w:sz="5" w:space="0"/>
            </w:tcBorders>
            <w:tcMar/>
          </w:tcPr>
          <w:p w:rsidRPr="00CC0718" w:rsidR="00C71DC8" w:rsidP="00244814" w:rsidRDefault="00C71DC8" w14:paraId="076D6488" w14:textId="77777777"/>
        </w:tc>
      </w:tr>
      <w:tr w:rsidRPr="00CC0718" w:rsidR="00C71DC8" w:rsidTr="3A33D0EC" w14:paraId="55AFDB08" w14:textId="77777777">
        <w:trPr>
          <w:trHeight w:val="602" w:hRule="exact"/>
        </w:trPr>
        <w:tc>
          <w:tcPr>
            <w:tcW w:w="10717" w:type="dxa"/>
            <w:gridSpan w:val="8"/>
            <w:shd w:val="clear" w:color="auto" w:fill="FFFFFF" w:themeFill="background1"/>
            <w:tcMar/>
          </w:tcPr>
          <w:p w:rsidRPr="00CC0718" w:rsidR="00C71DC8" w:rsidP="00244814" w:rsidRDefault="00C71DC8" w14:paraId="1546BC3B" w14:textId="77777777">
            <w:pPr>
              <w:rPr>
                <w:b/>
                <w:color w:val="5C83B4"/>
                <w:spacing w:val="-2"/>
                <w:sz w:val="24"/>
              </w:rPr>
            </w:pPr>
          </w:p>
        </w:tc>
      </w:tr>
      <w:tr w:rsidRPr="00CC0718" w:rsidR="00C71DC8" w:rsidTr="3A33D0EC" w14:paraId="25F2B14E" w14:textId="77777777">
        <w:trPr>
          <w:trHeight w:val="459" w:hRule="exact"/>
        </w:trPr>
        <w:tc>
          <w:tcPr>
            <w:tcW w:w="1805" w:type="dxa"/>
            <w:shd w:val="clear" w:color="auto" w:fill="FFFFFF" w:themeFill="background1"/>
            <w:tcMar/>
          </w:tcPr>
          <w:p w:rsidRPr="00CC0718" w:rsidR="00C71DC8" w:rsidP="00244814" w:rsidRDefault="00C71DC8" w14:paraId="56729334" w14:textId="77777777">
            <w:pPr>
              <w:rPr>
                <w:b/>
                <w:color w:val="5C83B4"/>
                <w:spacing w:val="-2"/>
                <w:sz w:val="24"/>
              </w:rPr>
            </w:pPr>
            <w:r w:rsidRPr="00CC0718">
              <w:rPr>
                <w:b/>
                <w:color w:val="5C83B4"/>
                <w:spacing w:val="-2"/>
                <w:sz w:val="24"/>
              </w:rPr>
              <w:t>Nickname:</w:t>
            </w:r>
          </w:p>
        </w:tc>
        <w:tc>
          <w:tcPr>
            <w:tcW w:w="8912" w:type="dxa"/>
            <w:gridSpan w:val="7"/>
            <w:vMerge w:val="restart"/>
            <w:shd w:val="clear" w:color="auto" w:fill="FFFFFF" w:themeFill="background1"/>
            <w:tcMar/>
          </w:tcPr>
          <w:p w:rsidRPr="00CC0718" w:rsidR="00C71DC8" w:rsidP="3A33D0EC" w:rsidRDefault="00C71DC8" w14:paraId="04860ECE" w14:textId="77777777">
            <w:pPr>
              <w:rPr>
                <w:b w:val="1"/>
                <w:bCs w:val="1"/>
                <w:color w:val="5C83B4"/>
                <w:spacing w:val="-2"/>
                <w:sz w:val="24"/>
                <w:szCs w:val="24"/>
                <w:lang w:val="en-US"/>
              </w:rPr>
            </w:pPr>
            <w:r w:rsidRPr="3A33D0EC" w:rsidR="00C71DC8">
              <w:rPr>
                <w:b w:val="1"/>
                <w:bCs w:val="1"/>
                <w:color w:val="5C83B4"/>
                <w:spacing w:val="-2"/>
                <w:sz w:val="24"/>
                <w:szCs w:val="24"/>
                <w:lang w:val="en-US"/>
              </w:rPr>
              <w:t xml:space="preserve">Codes\\AXIAL CODE\\Q5- Primary Goals of the club\SORORITY GOALS\collectively decided that we </w:t>
            </w:r>
            <w:r w:rsidRPr="3A33D0EC" w:rsidR="00C71DC8">
              <w:rPr>
                <w:b w:val="1"/>
                <w:bCs w:val="1"/>
                <w:color w:val="5C83B4"/>
                <w:spacing w:val="-2"/>
                <w:sz w:val="24"/>
                <w:szCs w:val="24"/>
                <w:lang w:val="en-US"/>
              </w:rPr>
              <w:t>wouldn't</w:t>
            </w:r>
            <w:r w:rsidRPr="3A33D0EC" w:rsidR="00C71DC8">
              <w:rPr>
                <w:b w:val="1"/>
                <w:bCs w:val="1"/>
                <w:color w:val="5C83B4"/>
                <w:spacing w:val="-2"/>
                <w:sz w:val="24"/>
                <w:szCs w:val="24"/>
                <w:lang w:val="en-US"/>
              </w:rPr>
              <w:t xml:space="preserve"> want to charge any student for any event</w:t>
            </w:r>
          </w:p>
        </w:tc>
      </w:tr>
      <w:tr w:rsidRPr="00CC0718" w:rsidR="00C71DC8" w:rsidTr="3A33D0EC" w14:paraId="2D1E9D7F" w14:textId="77777777">
        <w:trPr>
          <w:trHeight w:val="444" w:hRule="exact"/>
        </w:trPr>
        <w:tc>
          <w:tcPr>
            <w:tcW w:w="1805" w:type="dxa"/>
            <w:shd w:val="clear" w:color="auto" w:fill="FFFFFF" w:themeFill="background1"/>
            <w:tcMar/>
          </w:tcPr>
          <w:p w:rsidRPr="00CC0718" w:rsidR="00C71DC8" w:rsidP="00244814" w:rsidRDefault="00C71DC8" w14:paraId="6A88C737" w14:textId="77777777">
            <w:pPr>
              <w:rPr>
                <w:b/>
                <w:color w:val="5C83B4"/>
                <w:spacing w:val="-2"/>
                <w:sz w:val="24"/>
              </w:rPr>
            </w:pPr>
            <w:r w:rsidRPr="00CC0718">
              <w:rPr>
                <w:b/>
                <w:color w:val="5C83B4"/>
                <w:spacing w:val="-2"/>
                <w:sz w:val="24"/>
              </w:rPr>
              <w:t>Classification:</w:t>
            </w:r>
          </w:p>
        </w:tc>
        <w:tc>
          <w:tcPr>
            <w:tcW w:w="8912" w:type="dxa"/>
            <w:gridSpan w:val="7"/>
            <w:vMerge/>
            <w:tcMar/>
          </w:tcPr>
          <w:p w:rsidRPr="00CC0718" w:rsidR="00C71DC8" w:rsidP="00244814" w:rsidRDefault="00C71DC8" w14:paraId="1C4F6692" w14:textId="77777777"/>
        </w:tc>
      </w:tr>
      <w:tr w:rsidRPr="00CC0718" w:rsidR="00C71DC8" w:rsidTr="3A33D0EC" w14:paraId="6C908A97" w14:textId="77777777">
        <w:trPr>
          <w:trHeight w:val="458" w:hRule="exact"/>
        </w:trPr>
        <w:tc>
          <w:tcPr>
            <w:tcW w:w="1805" w:type="dxa"/>
            <w:shd w:val="clear" w:color="auto" w:fill="FFFFFF" w:themeFill="background1"/>
            <w:tcMar/>
          </w:tcPr>
          <w:p w:rsidRPr="00CC0718" w:rsidR="00C71DC8" w:rsidP="00244814" w:rsidRDefault="00C71DC8" w14:paraId="0A8CDC4B" w14:textId="77777777">
            <w:pPr>
              <w:rPr>
                <w:b/>
                <w:color w:val="5C83B4"/>
                <w:spacing w:val="-2"/>
                <w:sz w:val="24"/>
              </w:rPr>
            </w:pPr>
            <w:r w:rsidRPr="00CC0718">
              <w:rPr>
                <w:b/>
                <w:color w:val="5C83B4"/>
                <w:spacing w:val="-2"/>
                <w:sz w:val="24"/>
              </w:rPr>
              <w:t>Aggregated:</w:t>
            </w:r>
          </w:p>
        </w:tc>
        <w:tc>
          <w:tcPr>
            <w:tcW w:w="8912" w:type="dxa"/>
            <w:gridSpan w:val="7"/>
            <w:shd w:val="clear" w:color="auto" w:fill="FFFFFF" w:themeFill="background1"/>
            <w:tcMar/>
          </w:tcPr>
          <w:p w:rsidRPr="00CC0718" w:rsidR="00C71DC8" w:rsidP="00244814" w:rsidRDefault="00C71DC8" w14:paraId="58EBE3D7" w14:textId="77777777">
            <w:pPr>
              <w:rPr>
                <w:b/>
                <w:color w:val="5C83B4"/>
                <w:spacing w:val="-2"/>
                <w:sz w:val="24"/>
              </w:rPr>
            </w:pPr>
            <w:r w:rsidRPr="00CC0718">
              <w:rPr>
                <w:b/>
                <w:color w:val="5C83B4"/>
                <w:spacing w:val="-2"/>
                <w:sz w:val="24"/>
              </w:rPr>
              <w:t>No</w:t>
            </w:r>
          </w:p>
        </w:tc>
      </w:tr>
      <w:tr w:rsidRPr="00CC0718" w:rsidR="00C71DC8" w:rsidTr="3A33D0EC" w14:paraId="03A31A80" w14:textId="77777777">
        <w:trPr>
          <w:trHeight w:val="344" w:hRule="exact"/>
        </w:trPr>
        <w:tc>
          <w:tcPr>
            <w:tcW w:w="3381" w:type="dxa"/>
            <w:gridSpan w:val="2"/>
            <w:tcBorders>
              <w:bottom w:val="single" w:color="8FB6EA" w:sz="5" w:space="0"/>
            </w:tcBorders>
            <w:shd w:val="clear" w:color="auto" w:fill="FFFFFF" w:themeFill="background1"/>
            <w:tcMar/>
          </w:tcPr>
          <w:p w:rsidRPr="00CC0718" w:rsidR="00C71DC8" w:rsidP="00244814" w:rsidRDefault="00C71DC8" w14:paraId="0021BABF" w14:textId="77777777">
            <w:pPr>
              <w:rPr>
                <w:color w:val="000000"/>
                <w:spacing w:val="-2"/>
                <w:sz w:val="18"/>
              </w:rPr>
            </w:pPr>
            <w:r w:rsidRPr="00CC0718">
              <w:rPr>
                <w:color w:val="000000"/>
                <w:spacing w:val="-2"/>
                <w:sz w:val="18"/>
              </w:rPr>
              <w:t>Document</w:t>
            </w:r>
          </w:p>
        </w:tc>
        <w:tc>
          <w:tcPr>
            <w:tcW w:w="1132" w:type="dxa"/>
            <w:tcBorders>
              <w:bottom w:val="single" w:color="8FB6EA" w:sz="5" w:space="0"/>
            </w:tcBorders>
            <w:shd w:val="clear" w:color="auto" w:fill="FFFFFF" w:themeFill="background1"/>
            <w:tcMar/>
          </w:tcPr>
          <w:p w:rsidRPr="00CC0718" w:rsidR="00C71DC8" w:rsidP="00244814" w:rsidRDefault="00C71DC8" w14:paraId="2905D67A" w14:textId="77777777">
            <w:pPr>
              <w:rPr>
                <w:color w:val="000000"/>
                <w:spacing w:val="-2"/>
                <w:sz w:val="18"/>
              </w:rPr>
            </w:pPr>
            <w:r w:rsidRPr="00CC0718">
              <w:rPr>
                <w:color w:val="000000"/>
                <w:spacing w:val="-2"/>
                <w:sz w:val="18"/>
              </w:rPr>
              <w:t>1</w:t>
            </w:r>
          </w:p>
        </w:tc>
        <w:tc>
          <w:tcPr>
            <w:tcW w:w="1576" w:type="dxa"/>
            <w:gridSpan w:val="2"/>
            <w:tcBorders>
              <w:bottom w:val="single" w:color="8FB6EA" w:sz="5" w:space="0"/>
            </w:tcBorders>
            <w:shd w:val="clear" w:color="auto" w:fill="FFFFFF" w:themeFill="background1"/>
            <w:tcMar/>
          </w:tcPr>
          <w:p w:rsidRPr="00CC0718" w:rsidR="00C71DC8" w:rsidP="00244814" w:rsidRDefault="00C71DC8" w14:paraId="6001DCCA" w14:textId="77777777">
            <w:pPr>
              <w:rPr>
                <w:color w:val="000000"/>
                <w:spacing w:val="-2"/>
                <w:sz w:val="18"/>
              </w:rPr>
            </w:pPr>
            <w:r w:rsidRPr="00CC0718">
              <w:rPr>
                <w:color w:val="000000"/>
                <w:spacing w:val="-2"/>
                <w:sz w:val="18"/>
              </w:rPr>
              <w:t>1</w:t>
            </w:r>
          </w:p>
        </w:tc>
        <w:tc>
          <w:tcPr>
            <w:tcW w:w="1362" w:type="dxa"/>
            <w:tcBorders>
              <w:bottom w:val="single" w:color="8FB6EA" w:sz="5" w:space="0"/>
            </w:tcBorders>
            <w:shd w:val="clear" w:color="auto" w:fill="FFFFFF" w:themeFill="background1"/>
            <w:tcMar/>
          </w:tcPr>
          <w:p w:rsidRPr="00CC0718" w:rsidR="00C71DC8" w:rsidP="00244814" w:rsidRDefault="00C71DC8" w14:paraId="42800AC6" w14:textId="77777777">
            <w:pPr>
              <w:rPr>
                <w:color w:val="000000"/>
                <w:spacing w:val="-2"/>
                <w:sz w:val="18"/>
              </w:rPr>
            </w:pPr>
            <w:r w:rsidRPr="00CC0718">
              <w:rPr>
                <w:color w:val="000000"/>
                <w:spacing w:val="-2"/>
                <w:sz w:val="18"/>
              </w:rPr>
              <w:t>13</w:t>
            </w:r>
          </w:p>
        </w:tc>
        <w:tc>
          <w:tcPr>
            <w:tcW w:w="1690" w:type="dxa"/>
            <w:tcBorders>
              <w:bottom w:val="single" w:color="8FB6EA" w:sz="5" w:space="0"/>
            </w:tcBorders>
            <w:shd w:val="clear" w:color="auto" w:fill="FFFFFF" w:themeFill="background1"/>
            <w:tcMar/>
          </w:tcPr>
          <w:p w:rsidRPr="00CC0718" w:rsidR="00C71DC8" w:rsidP="00244814" w:rsidRDefault="00C71DC8" w14:paraId="452A1C28" w14:textId="77777777">
            <w:pPr>
              <w:rPr>
                <w:color w:val="000000"/>
                <w:spacing w:val="-2"/>
                <w:sz w:val="18"/>
              </w:rPr>
            </w:pPr>
            <w:r w:rsidRPr="00CC0718">
              <w:rPr>
                <w:color w:val="000000"/>
                <w:spacing w:val="-2"/>
                <w:sz w:val="18"/>
              </w:rPr>
              <w:t>1</w:t>
            </w:r>
          </w:p>
        </w:tc>
        <w:tc>
          <w:tcPr>
            <w:tcW w:w="1576" w:type="dxa"/>
            <w:tcBorders>
              <w:bottom w:val="single" w:color="8FB6EA" w:sz="5" w:space="0"/>
            </w:tcBorders>
            <w:shd w:val="clear" w:color="auto" w:fill="FFFFFF" w:themeFill="background1"/>
            <w:tcMar/>
          </w:tcPr>
          <w:p w:rsidRPr="00CC0718" w:rsidR="00C71DC8" w:rsidP="00244814" w:rsidRDefault="00C71DC8" w14:paraId="7B86F648" w14:textId="77777777">
            <w:pPr>
              <w:rPr>
                <w:color w:val="000000"/>
                <w:spacing w:val="-2"/>
                <w:sz w:val="18"/>
              </w:rPr>
            </w:pPr>
          </w:p>
        </w:tc>
      </w:tr>
      <w:tr w:rsidRPr="00CC0718" w:rsidR="00C71DC8" w:rsidTr="3A33D0EC" w14:paraId="5D7CA356" w14:textId="77777777">
        <w:trPr>
          <w:trHeight w:val="745" w:hRule="exact"/>
        </w:trPr>
        <w:tc>
          <w:tcPr>
            <w:tcW w:w="10717" w:type="dxa"/>
            <w:gridSpan w:val="8"/>
            <w:tcBorders>
              <w:top w:val="single" w:color="8FB6EA" w:sz="5" w:space="0"/>
            </w:tcBorders>
            <w:tcMar/>
          </w:tcPr>
          <w:p w:rsidRPr="00CC0718" w:rsidR="00C71DC8" w:rsidP="00244814" w:rsidRDefault="00C71DC8" w14:paraId="233C5B05" w14:textId="77777777"/>
        </w:tc>
      </w:tr>
      <w:tr w:rsidRPr="00CC0718" w:rsidR="00C71DC8" w:rsidTr="3A33D0EC" w14:paraId="4D09A28B" w14:textId="77777777">
        <w:trPr>
          <w:trHeight w:val="760" w:hRule="exact"/>
        </w:trPr>
        <w:tc>
          <w:tcPr>
            <w:tcW w:w="10717" w:type="dxa"/>
            <w:gridSpan w:val="8"/>
            <w:tcMar/>
          </w:tcPr>
          <w:p w:rsidRPr="00CC0718" w:rsidR="00C71DC8" w:rsidP="00244814" w:rsidRDefault="00C71DC8" w14:paraId="1192EFE3" w14:textId="77777777"/>
        </w:tc>
      </w:tr>
      <w:tr w:rsidRPr="00CC0718" w:rsidR="00C71DC8" w:rsidTr="3A33D0EC" w14:paraId="2B72EA2E" w14:textId="77777777">
        <w:trPr>
          <w:trHeight w:val="458" w:hRule="exact"/>
        </w:trPr>
        <w:tc>
          <w:tcPr>
            <w:tcW w:w="5359" w:type="dxa"/>
            <w:gridSpan w:val="4"/>
            <w:shd w:val="clear" w:color="auto" w:fill="FFFFFF" w:themeFill="background1"/>
            <w:tcMar/>
          </w:tcPr>
          <w:p w:rsidRPr="00CC0718" w:rsidR="00C71DC8" w:rsidP="00244814" w:rsidRDefault="00C71DC8" w14:paraId="05AD887D" w14:textId="77777777">
            <w:pPr>
              <w:jc w:val="right"/>
              <w:rPr>
                <w:color w:val="000066"/>
                <w:spacing w:val="-2"/>
                <w:sz w:val="16"/>
              </w:rPr>
            </w:pPr>
            <w:r w:rsidRPr="00CC0718">
              <w:rPr>
                <w:color w:val="000066"/>
                <w:spacing w:val="-2"/>
                <w:sz w:val="16"/>
              </w:rPr>
              <w:t>Formatted Reports\\Code Summary Formatted Report</w:t>
            </w:r>
          </w:p>
        </w:tc>
        <w:tc>
          <w:tcPr>
            <w:tcW w:w="5358" w:type="dxa"/>
            <w:gridSpan w:val="4"/>
            <w:shd w:val="clear" w:color="auto" w:fill="FFFFFF" w:themeFill="background1"/>
            <w:tcMar/>
          </w:tcPr>
          <w:p w:rsidRPr="00CC0718" w:rsidR="00C71DC8" w:rsidP="00244814" w:rsidRDefault="00C71DC8" w14:paraId="6D59DCA7" w14:textId="77777777">
            <w:pPr>
              <w:jc w:val="right"/>
              <w:rPr>
                <w:color w:val="000066"/>
                <w:spacing w:val="-2"/>
                <w:sz w:val="16"/>
              </w:rPr>
            </w:pPr>
            <w:r w:rsidRPr="00CC0718">
              <w:rPr>
                <w:color w:val="000066"/>
                <w:spacing w:val="-2"/>
                <w:sz w:val="16"/>
              </w:rPr>
              <w:t>Page 71 of 104</w:t>
            </w:r>
          </w:p>
        </w:tc>
      </w:tr>
      <w:tr w:rsidRPr="00CC0718" w:rsidR="00C71DC8" w:rsidTr="3A33D0EC" w14:paraId="67DFC584" w14:textId="77777777">
        <w:trPr>
          <w:trHeight w:val="444" w:hRule="exact"/>
        </w:trPr>
        <w:tc>
          <w:tcPr>
            <w:tcW w:w="10717" w:type="dxa"/>
            <w:gridSpan w:val="8"/>
            <w:shd w:val="clear" w:color="auto" w:fill="FFFFFF" w:themeFill="background1"/>
            <w:tcMar/>
            <w:vAlign w:val="center"/>
          </w:tcPr>
          <w:p w:rsidRPr="00CC0718" w:rsidR="00C71DC8" w:rsidP="00244814" w:rsidRDefault="00C71DC8" w14:paraId="728EB5C2" w14:textId="77777777">
            <w:pPr>
              <w:jc w:val="right"/>
              <w:rPr>
                <w:color w:val="000066"/>
                <w:spacing w:val="-2"/>
                <w:sz w:val="16"/>
              </w:rPr>
            </w:pPr>
            <w:r w:rsidRPr="00CC0718">
              <w:rPr>
                <w:color w:val="000066"/>
                <w:spacing w:val="-2"/>
                <w:sz w:val="16"/>
              </w:rPr>
              <w:t>11/13/2024 3:39 PM</w:t>
            </w:r>
          </w:p>
        </w:tc>
      </w:tr>
      <w:tr w:rsidRPr="00CC0718" w:rsidR="00C71DC8" w:rsidTr="3A33D0EC" w14:paraId="3C0C9237" w14:textId="77777777">
        <w:trPr>
          <w:trHeight w:val="459" w:hRule="exact"/>
        </w:trPr>
        <w:tc>
          <w:tcPr>
            <w:tcW w:w="3381" w:type="dxa"/>
            <w:gridSpan w:val="2"/>
            <w:shd w:val="clear" w:color="auto" w:fill="8FB6EA"/>
            <w:tcMar/>
          </w:tcPr>
          <w:p w:rsidRPr="00CC0718" w:rsidR="00C71DC8" w:rsidP="00244814" w:rsidRDefault="00C71DC8" w14:paraId="0EA94454" w14:textId="77777777">
            <w:pPr>
              <w:rPr>
                <w:b/>
                <w:color w:val="000066"/>
                <w:spacing w:val="-2"/>
                <w:sz w:val="18"/>
              </w:rPr>
            </w:pPr>
            <w:r w:rsidRPr="00CC0718">
              <w:rPr>
                <w:b/>
                <w:color w:val="000066"/>
                <w:spacing w:val="-2"/>
                <w:sz w:val="18"/>
              </w:rPr>
              <w:t>File Type</w:t>
            </w:r>
          </w:p>
        </w:tc>
        <w:tc>
          <w:tcPr>
            <w:tcW w:w="1132" w:type="dxa"/>
            <w:shd w:val="clear" w:color="auto" w:fill="8FB6EA"/>
            <w:tcMar/>
          </w:tcPr>
          <w:p w:rsidRPr="00CC0718" w:rsidR="00C71DC8" w:rsidP="00244814" w:rsidRDefault="00C71DC8" w14:paraId="0EAF0929" w14:textId="77777777">
            <w:pPr>
              <w:rPr>
                <w:b/>
                <w:color w:val="000066"/>
                <w:spacing w:val="-2"/>
                <w:sz w:val="18"/>
              </w:rPr>
            </w:pPr>
            <w:r w:rsidRPr="00CC0718">
              <w:rPr>
                <w:b/>
                <w:color w:val="000066"/>
                <w:spacing w:val="-2"/>
                <w:sz w:val="18"/>
              </w:rPr>
              <w:t>Number of Files</w:t>
            </w:r>
          </w:p>
        </w:tc>
        <w:tc>
          <w:tcPr>
            <w:tcW w:w="1576" w:type="dxa"/>
            <w:gridSpan w:val="2"/>
            <w:shd w:val="clear" w:color="auto" w:fill="8FB6EA"/>
            <w:tcMar/>
          </w:tcPr>
          <w:p w:rsidRPr="00CC0718" w:rsidR="00C71DC8" w:rsidP="00244814" w:rsidRDefault="00C71DC8" w14:paraId="6BFF17AC" w14:textId="77777777">
            <w:pPr>
              <w:rPr>
                <w:b/>
                <w:color w:val="000066"/>
                <w:spacing w:val="-2"/>
                <w:sz w:val="18"/>
              </w:rPr>
            </w:pPr>
            <w:r w:rsidRPr="00CC0718">
              <w:rPr>
                <w:b/>
                <w:color w:val="000066"/>
                <w:spacing w:val="-2"/>
                <w:sz w:val="18"/>
              </w:rPr>
              <w:t>Number of Coding References</w:t>
            </w:r>
          </w:p>
        </w:tc>
        <w:tc>
          <w:tcPr>
            <w:tcW w:w="1362" w:type="dxa"/>
            <w:shd w:val="clear" w:color="auto" w:fill="8FB6EA"/>
            <w:tcMar/>
          </w:tcPr>
          <w:p w:rsidRPr="00CC0718" w:rsidR="00C71DC8" w:rsidP="00244814" w:rsidRDefault="00C71DC8" w14:paraId="343C2103" w14:textId="77777777">
            <w:pPr>
              <w:rPr>
                <w:b/>
                <w:color w:val="000066"/>
                <w:spacing w:val="-2"/>
                <w:sz w:val="18"/>
              </w:rPr>
            </w:pPr>
            <w:r w:rsidRPr="00CC0718">
              <w:rPr>
                <w:b/>
                <w:color w:val="000066"/>
                <w:spacing w:val="-2"/>
                <w:sz w:val="18"/>
              </w:rPr>
              <w:t>Number of Words Coded</w:t>
            </w:r>
          </w:p>
        </w:tc>
        <w:tc>
          <w:tcPr>
            <w:tcW w:w="1690" w:type="dxa"/>
            <w:shd w:val="clear" w:color="auto" w:fill="8FB6EA"/>
            <w:tcMar/>
          </w:tcPr>
          <w:p w:rsidRPr="00CC0718" w:rsidR="00C71DC8" w:rsidP="00244814" w:rsidRDefault="00C71DC8" w14:paraId="01CB4FC7" w14:textId="77777777">
            <w:pPr>
              <w:rPr>
                <w:b/>
                <w:color w:val="000066"/>
                <w:spacing w:val="-2"/>
                <w:sz w:val="18"/>
              </w:rPr>
            </w:pPr>
            <w:r w:rsidRPr="00CC0718">
              <w:rPr>
                <w:b/>
                <w:color w:val="000066"/>
                <w:spacing w:val="-2"/>
                <w:sz w:val="18"/>
              </w:rPr>
              <w:t>Number of Paragraphs Coded</w:t>
            </w:r>
          </w:p>
        </w:tc>
        <w:tc>
          <w:tcPr>
            <w:tcW w:w="1576" w:type="dxa"/>
            <w:shd w:val="clear" w:color="auto" w:fill="8FB6EA"/>
            <w:tcMar/>
          </w:tcPr>
          <w:p w:rsidRPr="00CC0718" w:rsidR="00C71DC8" w:rsidP="00244814" w:rsidRDefault="00C71DC8" w14:paraId="6FC0370B" w14:textId="77777777">
            <w:pPr>
              <w:rPr>
                <w:b/>
                <w:color w:val="000066"/>
                <w:spacing w:val="-2"/>
                <w:sz w:val="18"/>
              </w:rPr>
            </w:pPr>
            <w:r w:rsidRPr="00CC0718">
              <w:rPr>
                <w:b/>
                <w:color w:val="000066"/>
                <w:spacing w:val="-2"/>
                <w:sz w:val="18"/>
              </w:rPr>
              <w:t>Duration Coded</w:t>
            </w:r>
          </w:p>
        </w:tc>
      </w:tr>
      <w:tr w:rsidRPr="00CC0718" w:rsidR="00C71DC8" w:rsidTr="3A33D0EC" w14:paraId="6F3E8314" w14:textId="77777777">
        <w:trPr>
          <w:trHeight w:val="616" w:hRule="exact"/>
        </w:trPr>
        <w:tc>
          <w:tcPr>
            <w:tcW w:w="10717" w:type="dxa"/>
            <w:gridSpan w:val="8"/>
            <w:shd w:val="clear" w:color="auto" w:fill="FFFFFF" w:themeFill="background1"/>
            <w:tcMar/>
          </w:tcPr>
          <w:p w:rsidRPr="00CC0718" w:rsidR="00C71DC8" w:rsidP="00244814" w:rsidRDefault="00C71DC8" w14:paraId="49522411" w14:textId="77777777">
            <w:pPr>
              <w:rPr>
                <w:b/>
                <w:color w:val="5C83B4"/>
                <w:spacing w:val="-2"/>
                <w:sz w:val="24"/>
              </w:rPr>
            </w:pPr>
            <w:bookmarkStart w:name="CodesAXIALCODEQ5PrimaryGoalsoftheclubSOR" w:id="69"/>
            <w:bookmarkEnd w:id="69"/>
          </w:p>
        </w:tc>
      </w:tr>
      <w:tr w:rsidRPr="00CC0718" w:rsidR="00C71DC8" w:rsidTr="3A33D0EC" w14:paraId="22198616" w14:textId="77777777">
        <w:trPr>
          <w:trHeight w:val="444" w:hRule="exact"/>
        </w:trPr>
        <w:tc>
          <w:tcPr>
            <w:tcW w:w="1805" w:type="dxa"/>
            <w:shd w:val="clear" w:color="auto" w:fill="FFFFFF" w:themeFill="background1"/>
            <w:tcMar/>
          </w:tcPr>
          <w:p w:rsidRPr="00CC0718" w:rsidR="00C71DC8" w:rsidP="00244814" w:rsidRDefault="00C71DC8" w14:paraId="4C378D7A" w14:textId="77777777">
            <w:pPr>
              <w:rPr>
                <w:b/>
                <w:color w:val="5C83B4"/>
                <w:spacing w:val="-2"/>
                <w:sz w:val="24"/>
              </w:rPr>
            </w:pPr>
            <w:r w:rsidRPr="00CC0718">
              <w:rPr>
                <w:b/>
                <w:color w:val="5C83B4"/>
                <w:spacing w:val="-2"/>
                <w:sz w:val="24"/>
              </w:rPr>
              <w:t>Nickname:</w:t>
            </w:r>
          </w:p>
        </w:tc>
        <w:tc>
          <w:tcPr>
            <w:tcW w:w="8912" w:type="dxa"/>
            <w:gridSpan w:val="7"/>
            <w:vMerge w:val="restart"/>
            <w:shd w:val="clear" w:color="auto" w:fill="FFFFFF" w:themeFill="background1"/>
            <w:tcMar/>
          </w:tcPr>
          <w:p w:rsidRPr="00CC0718" w:rsidR="00C71DC8" w:rsidP="00244814" w:rsidRDefault="00C71DC8" w14:paraId="0A3B5ADD" w14:textId="77777777">
            <w:pPr>
              <w:rPr>
                <w:b/>
                <w:color w:val="5C83B4"/>
                <w:spacing w:val="-2"/>
                <w:sz w:val="24"/>
              </w:rPr>
            </w:pPr>
            <w:r w:rsidRPr="00CC0718">
              <w:rPr>
                <w:b/>
                <w:color w:val="5C83B4"/>
                <w:spacing w:val="-2"/>
                <w:sz w:val="24"/>
              </w:rPr>
              <w:t>Codes\\AXIAL CODE\\Q5- Primary Goals of the club\SORORITY GOALS\we want to conduct brainstorming and then go about executing them</w:t>
            </w:r>
          </w:p>
        </w:tc>
      </w:tr>
      <w:tr w:rsidRPr="00CC0718" w:rsidR="00C71DC8" w:rsidTr="3A33D0EC" w14:paraId="1393DCB3" w14:textId="77777777">
        <w:trPr>
          <w:trHeight w:val="459" w:hRule="exact"/>
        </w:trPr>
        <w:tc>
          <w:tcPr>
            <w:tcW w:w="1805" w:type="dxa"/>
            <w:shd w:val="clear" w:color="auto" w:fill="FFFFFF" w:themeFill="background1"/>
            <w:tcMar/>
          </w:tcPr>
          <w:p w:rsidRPr="00CC0718" w:rsidR="00C71DC8" w:rsidP="00244814" w:rsidRDefault="00C71DC8" w14:paraId="4839BD81" w14:textId="77777777">
            <w:pPr>
              <w:rPr>
                <w:b/>
                <w:color w:val="5C83B4"/>
                <w:spacing w:val="-2"/>
                <w:sz w:val="24"/>
              </w:rPr>
            </w:pPr>
            <w:r w:rsidRPr="00CC0718">
              <w:rPr>
                <w:b/>
                <w:color w:val="5C83B4"/>
                <w:spacing w:val="-2"/>
                <w:sz w:val="24"/>
              </w:rPr>
              <w:t>Classification:</w:t>
            </w:r>
          </w:p>
        </w:tc>
        <w:tc>
          <w:tcPr>
            <w:tcW w:w="8912" w:type="dxa"/>
            <w:gridSpan w:val="7"/>
            <w:vMerge/>
            <w:tcMar/>
          </w:tcPr>
          <w:p w:rsidRPr="00CC0718" w:rsidR="00C71DC8" w:rsidP="00244814" w:rsidRDefault="00C71DC8" w14:paraId="6A27CA96" w14:textId="77777777"/>
        </w:tc>
      </w:tr>
      <w:tr w:rsidRPr="00CC0718" w:rsidR="00C71DC8" w:rsidTr="3A33D0EC" w14:paraId="7B319B13" w14:textId="77777777">
        <w:trPr>
          <w:trHeight w:val="444" w:hRule="exact"/>
        </w:trPr>
        <w:tc>
          <w:tcPr>
            <w:tcW w:w="1805" w:type="dxa"/>
            <w:shd w:val="clear" w:color="auto" w:fill="FFFFFF" w:themeFill="background1"/>
            <w:tcMar/>
          </w:tcPr>
          <w:p w:rsidRPr="00CC0718" w:rsidR="00C71DC8" w:rsidP="00244814" w:rsidRDefault="00C71DC8" w14:paraId="2A866A56" w14:textId="77777777">
            <w:pPr>
              <w:rPr>
                <w:b/>
                <w:color w:val="5C83B4"/>
                <w:spacing w:val="-2"/>
                <w:sz w:val="24"/>
              </w:rPr>
            </w:pPr>
            <w:r w:rsidRPr="00CC0718">
              <w:rPr>
                <w:b/>
                <w:color w:val="5C83B4"/>
                <w:spacing w:val="-2"/>
                <w:sz w:val="24"/>
              </w:rPr>
              <w:t>Aggregated:</w:t>
            </w:r>
          </w:p>
        </w:tc>
        <w:tc>
          <w:tcPr>
            <w:tcW w:w="8912" w:type="dxa"/>
            <w:gridSpan w:val="7"/>
            <w:shd w:val="clear" w:color="auto" w:fill="FFFFFF" w:themeFill="background1"/>
            <w:tcMar/>
          </w:tcPr>
          <w:p w:rsidRPr="00CC0718" w:rsidR="00C71DC8" w:rsidP="00244814" w:rsidRDefault="00C71DC8" w14:paraId="01AA3EA3" w14:textId="77777777">
            <w:pPr>
              <w:rPr>
                <w:b/>
                <w:color w:val="5C83B4"/>
                <w:spacing w:val="-2"/>
                <w:sz w:val="24"/>
              </w:rPr>
            </w:pPr>
            <w:r w:rsidRPr="00CC0718">
              <w:rPr>
                <w:b/>
                <w:color w:val="5C83B4"/>
                <w:spacing w:val="-2"/>
                <w:sz w:val="24"/>
              </w:rPr>
              <w:t>No</w:t>
            </w:r>
          </w:p>
        </w:tc>
      </w:tr>
      <w:tr w:rsidRPr="00CC0718" w:rsidR="00C71DC8" w:rsidTr="3A33D0EC" w14:paraId="4B93C288" w14:textId="77777777">
        <w:trPr>
          <w:trHeight w:val="344" w:hRule="exact"/>
        </w:trPr>
        <w:tc>
          <w:tcPr>
            <w:tcW w:w="3381" w:type="dxa"/>
            <w:gridSpan w:val="2"/>
            <w:tcBorders>
              <w:bottom w:val="single" w:color="8FB6EA" w:sz="5" w:space="0"/>
            </w:tcBorders>
            <w:shd w:val="clear" w:color="auto" w:fill="FFFFFF" w:themeFill="background1"/>
            <w:tcMar/>
          </w:tcPr>
          <w:p w:rsidRPr="00CC0718" w:rsidR="00C71DC8" w:rsidP="00244814" w:rsidRDefault="00C71DC8" w14:paraId="39171A05" w14:textId="77777777">
            <w:pPr>
              <w:rPr>
                <w:color w:val="000000"/>
                <w:spacing w:val="-2"/>
                <w:sz w:val="18"/>
              </w:rPr>
            </w:pPr>
            <w:r w:rsidRPr="00CC0718">
              <w:rPr>
                <w:color w:val="000000"/>
                <w:spacing w:val="-2"/>
                <w:sz w:val="18"/>
              </w:rPr>
              <w:t>Document</w:t>
            </w:r>
          </w:p>
        </w:tc>
        <w:tc>
          <w:tcPr>
            <w:tcW w:w="1132" w:type="dxa"/>
            <w:tcBorders>
              <w:bottom w:val="single" w:color="8FB6EA" w:sz="5" w:space="0"/>
            </w:tcBorders>
            <w:shd w:val="clear" w:color="auto" w:fill="FFFFFF" w:themeFill="background1"/>
            <w:tcMar/>
          </w:tcPr>
          <w:p w:rsidRPr="00CC0718" w:rsidR="00C71DC8" w:rsidP="00244814" w:rsidRDefault="00C71DC8" w14:paraId="464E0942" w14:textId="77777777">
            <w:pPr>
              <w:rPr>
                <w:color w:val="000000"/>
                <w:spacing w:val="-2"/>
                <w:sz w:val="18"/>
              </w:rPr>
            </w:pPr>
            <w:r w:rsidRPr="00CC0718">
              <w:rPr>
                <w:color w:val="000000"/>
                <w:spacing w:val="-2"/>
                <w:sz w:val="18"/>
              </w:rPr>
              <w:t>1</w:t>
            </w:r>
          </w:p>
        </w:tc>
        <w:tc>
          <w:tcPr>
            <w:tcW w:w="1576" w:type="dxa"/>
            <w:gridSpan w:val="2"/>
            <w:tcBorders>
              <w:bottom w:val="single" w:color="8FB6EA" w:sz="5" w:space="0"/>
            </w:tcBorders>
            <w:shd w:val="clear" w:color="auto" w:fill="FFFFFF" w:themeFill="background1"/>
            <w:tcMar/>
          </w:tcPr>
          <w:p w:rsidRPr="00CC0718" w:rsidR="00C71DC8" w:rsidP="00244814" w:rsidRDefault="00C71DC8" w14:paraId="3AC601D8" w14:textId="77777777">
            <w:pPr>
              <w:rPr>
                <w:color w:val="000000"/>
                <w:spacing w:val="-2"/>
                <w:sz w:val="18"/>
              </w:rPr>
            </w:pPr>
            <w:r w:rsidRPr="00CC0718">
              <w:rPr>
                <w:color w:val="000000"/>
                <w:spacing w:val="-2"/>
                <w:sz w:val="18"/>
              </w:rPr>
              <w:t>1</w:t>
            </w:r>
          </w:p>
        </w:tc>
        <w:tc>
          <w:tcPr>
            <w:tcW w:w="1362" w:type="dxa"/>
            <w:tcBorders>
              <w:bottom w:val="single" w:color="8FB6EA" w:sz="5" w:space="0"/>
            </w:tcBorders>
            <w:shd w:val="clear" w:color="auto" w:fill="FFFFFF" w:themeFill="background1"/>
            <w:tcMar/>
          </w:tcPr>
          <w:p w:rsidRPr="00CC0718" w:rsidR="00C71DC8" w:rsidP="00244814" w:rsidRDefault="00C71DC8" w14:paraId="59417F47" w14:textId="77777777">
            <w:pPr>
              <w:rPr>
                <w:color w:val="000000"/>
                <w:spacing w:val="-2"/>
                <w:sz w:val="18"/>
              </w:rPr>
            </w:pPr>
            <w:r w:rsidRPr="00CC0718">
              <w:rPr>
                <w:color w:val="000000"/>
                <w:spacing w:val="-2"/>
                <w:sz w:val="18"/>
              </w:rPr>
              <w:t>11</w:t>
            </w:r>
          </w:p>
        </w:tc>
        <w:tc>
          <w:tcPr>
            <w:tcW w:w="1690" w:type="dxa"/>
            <w:tcBorders>
              <w:bottom w:val="single" w:color="8FB6EA" w:sz="5" w:space="0"/>
            </w:tcBorders>
            <w:shd w:val="clear" w:color="auto" w:fill="FFFFFF" w:themeFill="background1"/>
            <w:tcMar/>
          </w:tcPr>
          <w:p w:rsidRPr="00CC0718" w:rsidR="00C71DC8" w:rsidP="00244814" w:rsidRDefault="00C71DC8" w14:paraId="40BCAF65" w14:textId="77777777">
            <w:pPr>
              <w:rPr>
                <w:color w:val="000000"/>
                <w:spacing w:val="-2"/>
                <w:sz w:val="18"/>
              </w:rPr>
            </w:pPr>
            <w:r w:rsidRPr="00CC0718">
              <w:rPr>
                <w:color w:val="000000"/>
                <w:spacing w:val="-2"/>
                <w:sz w:val="18"/>
              </w:rPr>
              <w:t>1</w:t>
            </w:r>
          </w:p>
        </w:tc>
        <w:tc>
          <w:tcPr>
            <w:tcW w:w="1576" w:type="dxa"/>
            <w:tcBorders>
              <w:bottom w:val="single" w:color="8FB6EA" w:sz="5" w:space="0"/>
            </w:tcBorders>
            <w:shd w:val="clear" w:color="auto" w:fill="FFFFFF" w:themeFill="background1"/>
            <w:tcMar/>
          </w:tcPr>
          <w:p w:rsidRPr="00CC0718" w:rsidR="00C71DC8" w:rsidP="00244814" w:rsidRDefault="00C71DC8" w14:paraId="21A17F0C" w14:textId="77777777">
            <w:pPr>
              <w:rPr>
                <w:color w:val="000000"/>
                <w:spacing w:val="-2"/>
                <w:sz w:val="18"/>
              </w:rPr>
            </w:pPr>
          </w:p>
        </w:tc>
      </w:tr>
      <w:tr w:rsidRPr="00CC0718" w:rsidR="00C71DC8" w:rsidTr="3A33D0EC" w14:paraId="0DFA5CA7" w14:textId="77777777">
        <w:trPr>
          <w:trHeight w:val="444" w:hRule="exact"/>
        </w:trPr>
        <w:tc>
          <w:tcPr>
            <w:tcW w:w="10717" w:type="dxa"/>
            <w:gridSpan w:val="8"/>
            <w:tcBorders>
              <w:top w:val="single" w:color="8FB6EA" w:sz="5" w:space="0"/>
            </w:tcBorders>
            <w:tcMar/>
          </w:tcPr>
          <w:p w:rsidRPr="00CC0718" w:rsidR="00C71DC8" w:rsidP="00244814" w:rsidRDefault="00C71DC8" w14:paraId="7E9AA6B5" w14:textId="77777777"/>
        </w:tc>
      </w:tr>
      <w:tr w:rsidRPr="00CC0718" w:rsidR="00C71DC8" w:rsidTr="3A33D0EC" w14:paraId="03E4367F" w14:textId="77777777">
        <w:trPr>
          <w:trHeight w:val="344" w:hRule="exact"/>
        </w:trPr>
        <w:tc>
          <w:tcPr>
            <w:tcW w:w="10717" w:type="dxa"/>
            <w:gridSpan w:val="8"/>
            <w:shd w:val="clear" w:color="auto" w:fill="FFFFFF" w:themeFill="background1"/>
            <w:tcMar/>
          </w:tcPr>
          <w:p w:rsidRPr="00CC0718" w:rsidR="00C71DC8" w:rsidP="00244814" w:rsidRDefault="00C71DC8" w14:paraId="58C11F8D" w14:textId="77777777">
            <w:pPr>
              <w:rPr>
                <w:b/>
                <w:color w:val="5C83B4"/>
                <w:spacing w:val="-2"/>
                <w:sz w:val="24"/>
              </w:rPr>
            </w:pPr>
          </w:p>
        </w:tc>
      </w:tr>
      <w:tr w:rsidRPr="00CC0718" w:rsidR="00C71DC8" w:rsidTr="3A33D0EC" w14:paraId="54334D6F" w14:textId="77777777">
        <w:trPr>
          <w:trHeight w:val="444" w:hRule="exact"/>
        </w:trPr>
        <w:tc>
          <w:tcPr>
            <w:tcW w:w="1805" w:type="dxa"/>
            <w:shd w:val="clear" w:color="auto" w:fill="FFFFFF" w:themeFill="background1"/>
            <w:tcMar/>
          </w:tcPr>
          <w:p w:rsidRPr="00CC0718" w:rsidR="00C71DC8" w:rsidP="00244814" w:rsidRDefault="00C71DC8" w14:paraId="650B6A8B" w14:textId="77777777">
            <w:pPr>
              <w:rPr>
                <w:b/>
                <w:color w:val="5C83B4"/>
                <w:spacing w:val="-2"/>
                <w:sz w:val="24"/>
              </w:rPr>
            </w:pPr>
            <w:r w:rsidRPr="00CC0718">
              <w:rPr>
                <w:b/>
                <w:color w:val="5C83B4"/>
                <w:spacing w:val="-2"/>
                <w:sz w:val="24"/>
              </w:rPr>
              <w:t>Nickname:</w:t>
            </w:r>
          </w:p>
        </w:tc>
        <w:tc>
          <w:tcPr>
            <w:tcW w:w="8912" w:type="dxa"/>
            <w:gridSpan w:val="7"/>
            <w:vMerge w:val="restart"/>
            <w:shd w:val="clear" w:color="auto" w:fill="FFFFFF" w:themeFill="background1"/>
            <w:tcMar/>
          </w:tcPr>
          <w:p w:rsidRPr="00CC0718" w:rsidR="00C71DC8" w:rsidP="00244814" w:rsidRDefault="00C71DC8" w14:paraId="0203507C" w14:textId="77777777">
            <w:pPr>
              <w:rPr>
                <w:b/>
                <w:color w:val="5C83B4"/>
                <w:spacing w:val="-2"/>
                <w:sz w:val="24"/>
              </w:rPr>
            </w:pPr>
            <w:r w:rsidRPr="00CC0718">
              <w:rPr>
                <w:b/>
                <w:color w:val="5C83B4"/>
                <w:spacing w:val="-2"/>
                <w:sz w:val="24"/>
              </w:rPr>
              <w:t>Codes\\AXIAL CODE\\Q5- Primary Goals of the club\SUPPORTING SIPIRITUAL AND MENTAL WELL-BEING</w:t>
            </w:r>
          </w:p>
        </w:tc>
      </w:tr>
      <w:tr w:rsidRPr="00CC0718" w:rsidR="00C71DC8" w:rsidTr="3A33D0EC" w14:paraId="721CC081" w14:textId="77777777">
        <w:trPr>
          <w:trHeight w:val="458" w:hRule="exact"/>
        </w:trPr>
        <w:tc>
          <w:tcPr>
            <w:tcW w:w="1805" w:type="dxa"/>
            <w:shd w:val="clear" w:color="auto" w:fill="FFFFFF" w:themeFill="background1"/>
            <w:tcMar/>
          </w:tcPr>
          <w:p w:rsidRPr="00CC0718" w:rsidR="00C71DC8" w:rsidP="00244814" w:rsidRDefault="00C71DC8" w14:paraId="4F2E717E" w14:textId="77777777">
            <w:pPr>
              <w:rPr>
                <w:b/>
                <w:color w:val="5C83B4"/>
                <w:spacing w:val="-2"/>
                <w:sz w:val="24"/>
              </w:rPr>
            </w:pPr>
            <w:r w:rsidRPr="00CC0718">
              <w:rPr>
                <w:b/>
                <w:color w:val="5C83B4"/>
                <w:spacing w:val="-2"/>
                <w:sz w:val="24"/>
              </w:rPr>
              <w:t>Classification:</w:t>
            </w:r>
          </w:p>
        </w:tc>
        <w:tc>
          <w:tcPr>
            <w:tcW w:w="8912" w:type="dxa"/>
            <w:gridSpan w:val="7"/>
            <w:vMerge/>
            <w:tcMar/>
          </w:tcPr>
          <w:p w:rsidRPr="00CC0718" w:rsidR="00C71DC8" w:rsidP="00244814" w:rsidRDefault="00C71DC8" w14:paraId="43C4DB45" w14:textId="77777777"/>
        </w:tc>
      </w:tr>
      <w:tr w:rsidRPr="00CC0718" w:rsidR="00C71DC8" w:rsidTr="3A33D0EC" w14:paraId="2D44BCC1" w14:textId="77777777">
        <w:trPr>
          <w:trHeight w:val="445" w:hRule="exact"/>
        </w:trPr>
        <w:tc>
          <w:tcPr>
            <w:tcW w:w="1805" w:type="dxa"/>
            <w:shd w:val="clear" w:color="auto" w:fill="FFFFFF" w:themeFill="background1"/>
            <w:tcMar/>
          </w:tcPr>
          <w:p w:rsidRPr="00CC0718" w:rsidR="00C71DC8" w:rsidP="00244814" w:rsidRDefault="00C71DC8" w14:paraId="5411F7EB" w14:textId="77777777">
            <w:pPr>
              <w:rPr>
                <w:b/>
                <w:color w:val="5C83B4"/>
                <w:spacing w:val="-2"/>
                <w:sz w:val="24"/>
              </w:rPr>
            </w:pPr>
            <w:r w:rsidRPr="00CC0718">
              <w:rPr>
                <w:b/>
                <w:color w:val="5C83B4"/>
                <w:spacing w:val="-2"/>
                <w:sz w:val="24"/>
              </w:rPr>
              <w:t>Aggregated:</w:t>
            </w:r>
          </w:p>
        </w:tc>
        <w:tc>
          <w:tcPr>
            <w:tcW w:w="8912" w:type="dxa"/>
            <w:gridSpan w:val="7"/>
            <w:shd w:val="clear" w:color="auto" w:fill="FFFFFF" w:themeFill="background1"/>
            <w:tcMar/>
          </w:tcPr>
          <w:p w:rsidRPr="00CC0718" w:rsidR="00C71DC8" w:rsidP="00244814" w:rsidRDefault="00C71DC8" w14:paraId="5060D128" w14:textId="77777777">
            <w:pPr>
              <w:rPr>
                <w:b/>
                <w:color w:val="5C83B4"/>
                <w:spacing w:val="-2"/>
                <w:sz w:val="24"/>
              </w:rPr>
            </w:pPr>
            <w:r w:rsidRPr="00CC0718">
              <w:rPr>
                <w:b/>
                <w:color w:val="5C83B4"/>
                <w:spacing w:val="-2"/>
                <w:sz w:val="24"/>
              </w:rPr>
              <w:t>Yes</w:t>
            </w:r>
          </w:p>
        </w:tc>
      </w:tr>
      <w:tr w:rsidRPr="00CC0718" w:rsidR="00C71DC8" w:rsidTr="3A33D0EC" w14:paraId="77F2010A" w14:textId="77777777">
        <w:trPr>
          <w:trHeight w:val="343" w:hRule="exact"/>
        </w:trPr>
        <w:tc>
          <w:tcPr>
            <w:tcW w:w="3381" w:type="dxa"/>
            <w:gridSpan w:val="2"/>
            <w:tcBorders>
              <w:bottom w:val="single" w:color="8FB6EA" w:sz="5" w:space="0"/>
            </w:tcBorders>
            <w:shd w:val="clear" w:color="auto" w:fill="FFFFFF" w:themeFill="background1"/>
            <w:tcMar/>
          </w:tcPr>
          <w:p w:rsidRPr="00CC0718" w:rsidR="00C71DC8" w:rsidP="00244814" w:rsidRDefault="00C71DC8" w14:paraId="410A0E0E" w14:textId="77777777">
            <w:pPr>
              <w:rPr>
                <w:color w:val="000000"/>
                <w:spacing w:val="-2"/>
                <w:sz w:val="18"/>
              </w:rPr>
            </w:pPr>
            <w:r w:rsidRPr="00CC0718">
              <w:rPr>
                <w:color w:val="000000"/>
                <w:spacing w:val="-2"/>
                <w:sz w:val="18"/>
              </w:rPr>
              <w:t>Document</w:t>
            </w:r>
          </w:p>
        </w:tc>
        <w:tc>
          <w:tcPr>
            <w:tcW w:w="1132" w:type="dxa"/>
            <w:tcBorders>
              <w:bottom w:val="single" w:color="8FB6EA" w:sz="5" w:space="0"/>
            </w:tcBorders>
            <w:shd w:val="clear" w:color="auto" w:fill="FFFFFF" w:themeFill="background1"/>
            <w:tcMar/>
          </w:tcPr>
          <w:p w:rsidRPr="00CC0718" w:rsidR="00C71DC8" w:rsidP="00244814" w:rsidRDefault="00C71DC8" w14:paraId="39CA160A" w14:textId="77777777">
            <w:pPr>
              <w:rPr>
                <w:color w:val="000000"/>
                <w:spacing w:val="-2"/>
                <w:sz w:val="18"/>
              </w:rPr>
            </w:pPr>
            <w:r w:rsidRPr="00CC0718">
              <w:rPr>
                <w:color w:val="000000"/>
                <w:spacing w:val="-2"/>
                <w:sz w:val="18"/>
              </w:rPr>
              <w:t>2</w:t>
            </w:r>
          </w:p>
        </w:tc>
        <w:tc>
          <w:tcPr>
            <w:tcW w:w="1576" w:type="dxa"/>
            <w:gridSpan w:val="2"/>
            <w:tcBorders>
              <w:bottom w:val="single" w:color="8FB6EA" w:sz="5" w:space="0"/>
            </w:tcBorders>
            <w:shd w:val="clear" w:color="auto" w:fill="FFFFFF" w:themeFill="background1"/>
            <w:tcMar/>
          </w:tcPr>
          <w:p w:rsidRPr="00CC0718" w:rsidR="00C71DC8" w:rsidP="00244814" w:rsidRDefault="00C71DC8" w14:paraId="18BC4724" w14:textId="77777777">
            <w:pPr>
              <w:rPr>
                <w:color w:val="000000"/>
                <w:spacing w:val="-2"/>
                <w:sz w:val="18"/>
              </w:rPr>
            </w:pPr>
            <w:r w:rsidRPr="00CC0718">
              <w:rPr>
                <w:color w:val="000000"/>
                <w:spacing w:val="-2"/>
                <w:sz w:val="18"/>
              </w:rPr>
              <w:t>7</w:t>
            </w:r>
          </w:p>
        </w:tc>
        <w:tc>
          <w:tcPr>
            <w:tcW w:w="1362" w:type="dxa"/>
            <w:tcBorders>
              <w:bottom w:val="single" w:color="8FB6EA" w:sz="5" w:space="0"/>
            </w:tcBorders>
            <w:shd w:val="clear" w:color="auto" w:fill="FFFFFF" w:themeFill="background1"/>
            <w:tcMar/>
          </w:tcPr>
          <w:p w:rsidRPr="00CC0718" w:rsidR="00C71DC8" w:rsidP="00244814" w:rsidRDefault="00C71DC8" w14:paraId="0A01EAD3" w14:textId="77777777">
            <w:pPr>
              <w:rPr>
                <w:color w:val="000000"/>
                <w:spacing w:val="-2"/>
                <w:sz w:val="18"/>
              </w:rPr>
            </w:pPr>
            <w:r w:rsidRPr="00CC0718">
              <w:rPr>
                <w:color w:val="000000"/>
                <w:spacing w:val="-2"/>
                <w:sz w:val="18"/>
              </w:rPr>
              <w:t>71</w:t>
            </w:r>
          </w:p>
        </w:tc>
        <w:tc>
          <w:tcPr>
            <w:tcW w:w="1690" w:type="dxa"/>
            <w:tcBorders>
              <w:bottom w:val="single" w:color="8FB6EA" w:sz="5" w:space="0"/>
            </w:tcBorders>
            <w:shd w:val="clear" w:color="auto" w:fill="FFFFFF" w:themeFill="background1"/>
            <w:tcMar/>
          </w:tcPr>
          <w:p w:rsidRPr="00CC0718" w:rsidR="00C71DC8" w:rsidP="00244814" w:rsidRDefault="00C71DC8" w14:paraId="069A63B8" w14:textId="77777777">
            <w:pPr>
              <w:rPr>
                <w:color w:val="000000"/>
                <w:spacing w:val="-2"/>
                <w:sz w:val="18"/>
              </w:rPr>
            </w:pPr>
            <w:r w:rsidRPr="00CC0718">
              <w:rPr>
                <w:color w:val="000000"/>
                <w:spacing w:val="-2"/>
                <w:sz w:val="18"/>
              </w:rPr>
              <w:t>7</w:t>
            </w:r>
          </w:p>
        </w:tc>
        <w:tc>
          <w:tcPr>
            <w:tcW w:w="1576" w:type="dxa"/>
            <w:tcBorders>
              <w:bottom w:val="single" w:color="8FB6EA" w:sz="5" w:space="0"/>
            </w:tcBorders>
            <w:shd w:val="clear" w:color="auto" w:fill="FFFFFF" w:themeFill="background1"/>
            <w:tcMar/>
          </w:tcPr>
          <w:p w:rsidRPr="00CC0718" w:rsidR="00C71DC8" w:rsidP="00244814" w:rsidRDefault="00C71DC8" w14:paraId="6BF02CC2" w14:textId="77777777">
            <w:pPr>
              <w:rPr>
                <w:color w:val="000000"/>
                <w:spacing w:val="-2"/>
                <w:sz w:val="18"/>
              </w:rPr>
            </w:pPr>
          </w:p>
        </w:tc>
      </w:tr>
      <w:tr w:rsidRPr="00CC0718" w:rsidR="00C71DC8" w:rsidTr="3A33D0EC" w14:paraId="2B7E2156" w14:textId="77777777">
        <w:trPr>
          <w:trHeight w:val="445" w:hRule="exact"/>
        </w:trPr>
        <w:tc>
          <w:tcPr>
            <w:tcW w:w="10717" w:type="dxa"/>
            <w:gridSpan w:val="8"/>
            <w:tcBorders>
              <w:top w:val="single" w:color="8FB6EA" w:sz="5" w:space="0"/>
            </w:tcBorders>
            <w:tcMar/>
          </w:tcPr>
          <w:p w:rsidRPr="00CC0718" w:rsidR="00C71DC8" w:rsidP="00244814" w:rsidRDefault="00C71DC8" w14:paraId="1A1ED27F" w14:textId="77777777"/>
        </w:tc>
      </w:tr>
      <w:tr w:rsidRPr="00CC0718" w:rsidR="00C71DC8" w:rsidTr="3A33D0EC" w14:paraId="28D3E9B1" w14:textId="77777777">
        <w:trPr>
          <w:trHeight w:val="601" w:hRule="exact"/>
        </w:trPr>
        <w:tc>
          <w:tcPr>
            <w:tcW w:w="10717" w:type="dxa"/>
            <w:gridSpan w:val="8"/>
            <w:shd w:val="clear" w:color="auto" w:fill="FFFFFF" w:themeFill="background1"/>
            <w:tcMar/>
          </w:tcPr>
          <w:p w:rsidRPr="00CC0718" w:rsidR="00C71DC8" w:rsidP="00244814" w:rsidRDefault="00C71DC8" w14:paraId="20D1B9DC" w14:textId="77777777">
            <w:pPr>
              <w:rPr>
                <w:b/>
                <w:color w:val="5C83B4"/>
                <w:spacing w:val="-2"/>
                <w:sz w:val="24"/>
              </w:rPr>
            </w:pPr>
          </w:p>
        </w:tc>
      </w:tr>
      <w:tr w:rsidRPr="00CC0718" w:rsidR="00C71DC8" w:rsidTr="3A33D0EC" w14:paraId="7EA926BB" w14:textId="77777777">
        <w:trPr>
          <w:trHeight w:val="459" w:hRule="exact"/>
        </w:trPr>
        <w:tc>
          <w:tcPr>
            <w:tcW w:w="1805" w:type="dxa"/>
            <w:shd w:val="clear" w:color="auto" w:fill="FFFFFF" w:themeFill="background1"/>
            <w:tcMar/>
          </w:tcPr>
          <w:p w:rsidRPr="00CC0718" w:rsidR="00C71DC8" w:rsidP="00244814" w:rsidRDefault="00C71DC8" w14:paraId="64B8EAB0" w14:textId="77777777">
            <w:pPr>
              <w:rPr>
                <w:b/>
                <w:color w:val="5C83B4"/>
                <w:spacing w:val="-2"/>
                <w:sz w:val="24"/>
              </w:rPr>
            </w:pPr>
            <w:r w:rsidRPr="00CC0718">
              <w:rPr>
                <w:b/>
                <w:color w:val="5C83B4"/>
                <w:spacing w:val="-2"/>
                <w:sz w:val="24"/>
              </w:rPr>
              <w:t>Nickname:</w:t>
            </w:r>
          </w:p>
        </w:tc>
        <w:tc>
          <w:tcPr>
            <w:tcW w:w="8912" w:type="dxa"/>
            <w:gridSpan w:val="7"/>
            <w:vMerge w:val="restart"/>
            <w:shd w:val="clear" w:color="auto" w:fill="FFFFFF" w:themeFill="background1"/>
            <w:tcMar/>
          </w:tcPr>
          <w:p w:rsidRPr="00CC0718" w:rsidR="00C71DC8" w:rsidP="3A33D0EC" w:rsidRDefault="00C71DC8" w14:paraId="25105567" w14:textId="77777777">
            <w:pPr>
              <w:rPr>
                <w:b w:val="1"/>
                <w:bCs w:val="1"/>
                <w:color w:val="5C83B4"/>
                <w:spacing w:val="-2"/>
                <w:sz w:val="24"/>
                <w:szCs w:val="24"/>
                <w:lang w:val="en-US"/>
              </w:rPr>
            </w:pPr>
            <w:r w:rsidRPr="3A33D0EC" w:rsidR="00C71DC8">
              <w:rPr>
                <w:b w:val="1"/>
                <w:bCs w:val="1"/>
                <w:color w:val="5C83B4"/>
                <w:spacing w:val="-2"/>
                <w:sz w:val="24"/>
                <w:szCs w:val="24"/>
                <w:lang w:val="en-US"/>
              </w:rPr>
              <w:t xml:space="preserve">Codes\\AXIAL CODE\\Q5- Primary Goals of the club\SUPPORTING SIPIRITUAL AND MENTAL WELL-BEING\</w:t>
            </w:r>
            <w:r w:rsidRPr="3A33D0EC" w:rsidR="00C71DC8">
              <w:rPr>
                <w:b w:val="1"/>
                <w:bCs w:val="1"/>
                <w:color w:val="5C83B4"/>
                <w:spacing w:val="-2"/>
                <w:sz w:val="24"/>
                <w:szCs w:val="24"/>
                <w:lang w:val="en-US"/>
              </w:rPr>
              <w:t xml:space="preserve">basically for</w:t>
            </w:r>
            <w:r w:rsidRPr="3A33D0EC" w:rsidR="00C71DC8">
              <w:rPr>
                <w:b w:val="1"/>
                <w:bCs w:val="1"/>
                <w:color w:val="5C83B4"/>
                <w:spacing w:val="-2"/>
                <w:sz w:val="24"/>
                <w:szCs w:val="24"/>
                <w:lang w:val="en-US"/>
              </w:rPr>
              <w:t xml:space="preserve"> the </w:t>
            </w:r>
            <w:r w:rsidRPr="3A33D0EC" w:rsidR="00C71DC8">
              <w:rPr>
                <w:b w:val="1"/>
                <w:bCs w:val="1"/>
                <w:color w:val="5C83B4"/>
                <w:spacing w:val="-2"/>
                <w:sz w:val="24"/>
                <w:szCs w:val="24"/>
                <w:lang w:val="en-US"/>
              </w:rPr>
              <w:t>well being</w:t>
            </w:r>
            <w:r w:rsidRPr="3A33D0EC" w:rsidR="00C71DC8">
              <w:rPr>
                <w:b w:val="1"/>
                <w:bCs w:val="1"/>
                <w:color w:val="5C83B4"/>
                <w:spacing w:val="-2"/>
                <w:sz w:val="24"/>
                <w:szCs w:val="24"/>
                <w:lang w:val="en-US"/>
              </w:rPr>
              <w:t xml:space="preserve"> of mentally and physically</w:t>
            </w:r>
          </w:p>
        </w:tc>
      </w:tr>
      <w:tr w:rsidRPr="00CC0718" w:rsidR="00C71DC8" w:rsidTr="3A33D0EC" w14:paraId="49E4C53B" w14:textId="77777777">
        <w:trPr>
          <w:trHeight w:val="444" w:hRule="exact"/>
        </w:trPr>
        <w:tc>
          <w:tcPr>
            <w:tcW w:w="1805" w:type="dxa"/>
            <w:shd w:val="clear" w:color="auto" w:fill="FFFFFF" w:themeFill="background1"/>
            <w:tcMar/>
          </w:tcPr>
          <w:p w:rsidRPr="00CC0718" w:rsidR="00C71DC8" w:rsidP="00244814" w:rsidRDefault="00C71DC8" w14:paraId="3A3FDDBA" w14:textId="77777777">
            <w:pPr>
              <w:rPr>
                <w:b/>
                <w:color w:val="5C83B4"/>
                <w:spacing w:val="-2"/>
                <w:sz w:val="24"/>
              </w:rPr>
            </w:pPr>
            <w:r w:rsidRPr="00CC0718">
              <w:rPr>
                <w:b/>
                <w:color w:val="5C83B4"/>
                <w:spacing w:val="-2"/>
                <w:sz w:val="24"/>
              </w:rPr>
              <w:t>Classification:</w:t>
            </w:r>
          </w:p>
        </w:tc>
        <w:tc>
          <w:tcPr>
            <w:tcW w:w="8912" w:type="dxa"/>
            <w:gridSpan w:val="7"/>
            <w:vMerge/>
            <w:tcMar/>
          </w:tcPr>
          <w:p w:rsidRPr="00CC0718" w:rsidR="00C71DC8" w:rsidP="00244814" w:rsidRDefault="00C71DC8" w14:paraId="3F2A03E9" w14:textId="77777777"/>
        </w:tc>
      </w:tr>
      <w:tr w:rsidRPr="00CC0718" w:rsidR="00C71DC8" w:rsidTr="3A33D0EC" w14:paraId="76C958CC" w14:textId="77777777">
        <w:trPr>
          <w:trHeight w:val="459" w:hRule="exact"/>
        </w:trPr>
        <w:tc>
          <w:tcPr>
            <w:tcW w:w="1805" w:type="dxa"/>
            <w:shd w:val="clear" w:color="auto" w:fill="FFFFFF" w:themeFill="background1"/>
            <w:tcMar/>
          </w:tcPr>
          <w:p w:rsidRPr="00CC0718" w:rsidR="00C71DC8" w:rsidP="00244814" w:rsidRDefault="00C71DC8" w14:paraId="686F3C20" w14:textId="77777777">
            <w:pPr>
              <w:rPr>
                <w:b/>
                <w:color w:val="5C83B4"/>
                <w:spacing w:val="-2"/>
                <w:sz w:val="24"/>
              </w:rPr>
            </w:pPr>
            <w:r w:rsidRPr="00CC0718">
              <w:rPr>
                <w:b/>
                <w:color w:val="5C83B4"/>
                <w:spacing w:val="-2"/>
                <w:sz w:val="24"/>
              </w:rPr>
              <w:t>Aggregated:</w:t>
            </w:r>
          </w:p>
        </w:tc>
        <w:tc>
          <w:tcPr>
            <w:tcW w:w="8912" w:type="dxa"/>
            <w:gridSpan w:val="7"/>
            <w:shd w:val="clear" w:color="auto" w:fill="FFFFFF" w:themeFill="background1"/>
            <w:tcMar/>
          </w:tcPr>
          <w:p w:rsidRPr="00CC0718" w:rsidR="00C71DC8" w:rsidP="00244814" w:rsidRDefault="00C71DC8" w14:paraId="0E6293B6" w14:textId="77777777">
            <w:pPr>
              <w:rPr>
                <w:b/>
                <w:color w:val="5C83B4"/>
                <w:spacing w:val="-2"/>
                <w:sz w:val="24"/>
              </w:rPr>
            </w:pPr>
            <w:r w:rsidRPr="00CC0718">
              <w:rPr>
                <w:b/>
                <w:color w:val="5C83B4"/>
                <w:spacing w:val="-2"/>
                <w:sz w:val="24"/>
              </w:rPr>
              <w:t>No</w:t>
            </w:r>
          </w:p>
        </w:tc>
      </w:tr>
      <w:tr w:rsidRPr="00CC0718" w:rsidR="00C71DC8" w:rsidTr="3A33D0EC" w14:paraId="2156BE4F" w14:textId="77777777">
        <w:trPr>
          <w:trHeight w:val="343" w:hRule="exact"/>
        </w:trPr>
        <w:tc>
          <w:tcPr>
            <w:tcW w:w="3381" w:type="dxa"/>
            <w:gridSpan w:val="2"/>
            <w:tcBorders>
              <w:bottom w:val="single" w:color="8FB6EA" w:sz="5" w:space="0"/>
            </w:tcBorders>
            <w:shd w:val="clear" w:color="auto" w:fill="FFFFFF" w:themeFill="background1"/>
            <w:tcMar/>
          </w:tcPr>
          <w:p w:rsidRPr="00CC0718" w:rsidR="00C71DC8" w:rsidP="00244814" w:rsidRDefault="00C71DC8" w14:paraId="25608658" w14:textId="77777777">
            <w:pPr>
              <w:rPr>
                <w:color w:val="000000"/>
                <w:spacing w:val="-2"/>
                <w:sz w:val="18"/>
              </w:rPr>
            </w:pPr>
            <w:r w:rsidRPr="00CC0718">
              <w:rPr>
                <w:color w:val="000000"/>
                <w:spacing w:val="-2"/>
                <w:sz w:val="18"/>
              </w:rPr>
              <w:t>Document</w:t>
            </w:r>
          </w:p>
        </w:tc>
        <w:tc>
          <w:tcPr>
            <w:tcW w:w="1132" w:type="dxa"/>
            <w:tcBorders>
              <w:bottom w:val="single" w:color="8FB6EA" w:sz="5" w:space="0"/>
            </w:tcBorders>
            <w:shd w:val="clear" w:color="auto" w:fill="FFFFFF" w:themeFill="background1"/>
            <w:tcMar/>
          </w:tcPr>
          <w:p w:rsidRPr="00CC0718" w:rsidR="00C71DC8" w:rsidP="00244814" w:rsidRDefault="00C71DC8" w14:paraId="030E9798" w14:textId="77777777">
            <w:pPr>
              <w:rPr>
                <w:color w:val="000000"/>
                <w:spacing w:val="-2"/>
                <w:sz w:val="18"/>
              </w:rPr>
            </w:pPr>
            <w:r w:rsidRPr="00CC0718">
              <w:rPr>
                <w:color w:val="000000"/>
                <w:spacing w:val="-2"/>
                <w:sz w:val="18"/>
              </w:rPr>
              <w:t>1</w:t>
            </w:r>
          </w:p>
        </w:tc>
        <w:tc>
          <w:tcPr>
            <w:tcW w:w="1576" w:type="dxa"/>
            <w:gridSpan w:val="2"/>
            <w:tcBorders>
              <w:bottom w:val="single" w:color="8FB6EA" w:sz="5" w:space="0"/>
            </w:tcBorders>
            <w:shd w:val="clear" w:color="auto" w:fill="FFFFFF" w:themeFill="background1"/>
            <w:tcMar/>
          </w:tcPr>
          <w:p w:rsidRPr="00CC0718" w:rsidR="00C71DC8" w:rsidP="00244814" w:rsidRDefault="00C71DC8" w14:paraId="61DA497B" w14:textId="77777777">
            <w:pPr>
              <w:rPr>
                <w:color w:val="000000"/>
                <w:spacing w:val="-2"/>
                <w:sz w:val="18"/>
              </w:rPr>
            </w:pPr>
            <w:r w:rsidRPr="00CC0718">
              <w:rPr>
                <w:color w:val="000000"/>
                <w:spacing w:val="-2"/>
                <w:sz w:val="18"/>
              </w:rPr>
              <w:t>1</w:t>
            </w:r>
          </w:p>
        </w:tc>
        <w:tc>
          <w:tcPr>
            <w:tcW w:w="1362" w:type="dxa"/>
            <w:tcBorders>
              <w:bottom w:val="single" w:color="8FB6EA" w:sz="5" w:space="0"/>
            </w:tcBorders>
            <w:shd w:val="clear" w:color="auto" w:fill="FFFFFF" w:themeFill="background1"/>
            <w:tcMar/>
          </w:tcPr>
          <w:p w:rsidRPr="00CC0718" w:rsidR="00C71DC8" w:rsidP="00244814" w:rsidRDefault="00C71DC8" w14:paraId="0E41D46C" w14:textId="77777777">
            <w:pPr>
              <w:rPr>
                <w:color w:val="000000"/>
                <w:spacing w:val="-2"/>
                <w:sz w:val="18"/>
              </w:rPr>
            </w:pPr>
            <w:r w:rsidRPr="00CC0718">
              <w:rPr>
                <w:color w:val="000000"/>
                <w:spacing w:val="-2"/>
                <w:sz w:val="18"/>
              </w:rPr>
              <w:t>9</w:t>
            </w:r>
          </w:p>
        </w:tc>
        <w:tc>
          <w:tcPr>
            <w:tcW w:w="1690" w:type="dxa"/>
            <w:tcBorders>
              <w:bottom w:val="single" w:color="8FB6EA" w:sz="5" w:space="0"/>
            </w:tcBorders>
            <w:shd w:val="clear" w:color="auto" w:fill="FFFFFF" w:themeFill="background1"/>
            <w:tcMar/>
          </w:tcPr>
          <w:p w:rsidRPr="00CC0718" w:rsidR="00C71DC8" w:rsidP="00244814" w:rsidRDefault="00C71DC8" w14:paraId="0E7EEA76" w14:textId="77777777">
            <w:pPr>
              <w:rPr>
                <w:color w:val="000000"/>
                <w:spacing w:val="-2"/>
                <w:sz w:val="18"/>
              </w:rPr>
            </w:pPr>
            <w:r w:rsidRPr="00CC0718">
              <w:rPr>
                <w:color w:val="000000"/>
                <w:spacing w:val="-2"/>
                <w:sz w:val="18"/>
              </w:rPr>
              <w:t>1</w:t>
            </w:r>
          </w:p>
        </w:tc>
        <w:tc>
          <w:tcPr>
            <w:tcW w:w="1576" w:type="dxa"/>
            <w:tcBorders>
              <w:bottom w:val="single" w:color="8FB6EA" w:sz="5" w:space="0"/>
            </w:tcBorders>
            <w:shd w:val="clear" w:color="auto" w:fill="FFFFFF" w:themeFill="background1"/>
            <w:tcMar/>
          </w:tcPr>
          <w:p w:rsidRPr="00CC0718" w:rsidR="00C71DC8" w:rsidP="00244814" w:rsidRDefault="00C71DC8" w14:paraId="35F55F53" w14:textId="77777777">
            <w:pPr>
              <w:rPr>
                <w:color w:val="000000"/>
                <w:spacing w:val="-2"/>
                <w:sz w:val="18"/>
              </w:rPr>
            </w:pPr>
          </w:p>
        </w:tc>
      </w:tr>
      <w:tr w:rsidRPr="00CC0718" w:rsidR="00C71DC8" w:rsidTr="3A33D0EC" w14:paraId="11EBF3BD" w14:textId="77777777">
        <w:trPr>
          <w:trHeight w:val="445" w:hRule="exact"/>
        </w:trPr>
        <w:tc>
          <w:tcPr>
            <w:tcW w:w="10717" w:type="dxa"/>
            <w:gridSpan w:val="8"/>
            <w:tcBorders>
              <w:top w:val="single" w:color="8FB6EA" w:sz="5" w:space="0"/>
            </w:tcBorders>
            <w:tcMar/>
          </w:tcPr>
          <w:p w:rsidRPr="00CC0718" w:rsidR="00C71DC8" w:rsidP="00244814" w:rsidRDefault="00C71DC8" w14:paraId="17CF974C" w14:textId="77777777"/>
        </w:tc>
      </w:tr>
      <w:tr w:rsidRPr="00CC0718" w:rsidR="00C71DC8" w:rsidTr="3A33D0EC" w14:paraId="2046F7BE" w14:textId="77777777">
        <w:trPr>
          <w:trHeight w:val="601" w:hRule="exact"/>
        </w:trPr>
        <w:tc>
          <w:tcPr>
            <w:tcW w:w="10717" w:type="dxa"/>
            <w:gridSpan w:val="8"/>
            <w:shd w:val="clear" w:color="auto" w:fill="FFFFFF" w:themeFill="background1"/>
            <w:tcMar/>
          </w:tcPr>
          <w:p w:rsidRPr="00CC0718" w:rsidR="00C71DC8" w:rsidP="00244814" w:rsidRDefault="00C71DC8" w14:paraId="23F244D2" w14:textId="77777777">
            <w:pPr>
              <w:rPr>
                <w:b/>
                <w:color w:val="5C83B4"/>
                <w:spacing w:val="-2"/>
                <w:sz w:val="24"/>
              </w:rPr>
            </w:pPr>
          </w:p>
        </w:tc>
      </w:tr>
      <w:tr w:rsidRPr="00CC0718" w:rsidR="00C71DC8" w:rsidTr="3A33D0EC" w14:paraId="1450FB51" w14:textId="77777777">
        <w:trPr>
          <w:trHeight w:val="459" w:hRule="exact"/>
        </w:trPr>
        <w:tc>
          <w:tcPr>
            <w:tcW w:w="1805" w:type="dxa"/>
            <w:shd w:val="clear" w:color="auto" w:fill="FFFFFF" w:themeFill="background1"/>
            <w:tcMar/>
          </w:tcPr>
          <w:p w:rsidRPr="00CC0718" w:rsidR="00C71DC8" w:rsidP="00244814" w:rsidRDefault="00C71DC8" w14:paraId="5D9B0A7D" w14:textId="77777777">
            <w:pPr>
              <w:rPr>
                <w:b/>
                <w:color w:val="5C83B4"/>
                <w:spacing w:val="-2"/>
                <w:sz w:val="24"/>
              </w:rPr>
            </w:pPr>
            <w:r w:rsidRPr="00CC0718">
              <w:rPr>
                <w:b/>
                <w:color w:val="5C83B4"/>
                <w:spacing w:val="-2"/>
                <w:sz w:val="24"/>
              </w:rPr>
              <w:t>Nickname:</w:t>
            </w:r>
          </w:p>
        </w:tc>
        <w:tc>
          <w:tcPr>
            <w:tcW w:w="8912" w:type="dxa"/>
            <w:gridSpan w:val="7"/>
            <w:vMerge w:val="restart"/>
            <w:shd w:val="clear" w:color="auto" w:fill="FFFFFF" w:themeFill="background1"/>
            <w:tcMar/>
          </w:tcPr>
          <w:p w:rsidRPr="00CC0718" w:rsidR="00C71DC8" w:rsidP="00244814" w:rsidRDefault="00C71DC8" w14:paraId="1FEE4EC7" w14:textId="77777777">
            <w:pPr>
              <w:rPr>
                <w:b/>
                <w:color w:val="5C83B4"/>
                <w:spacing w:val="-2"/>
                <w:sz w:val="24"/>
              </w:rPr>
            </w:pPr>
            <w:r w:rsidRPr="00CC0718">
              <w:rPr>
                <w:b/>
                <w:color w:val="5C83B4"/>
                <w:spacing w:val="-2"/>
                <w:sz w:val="24"/>
              </w:rPr>
              <w:t>Codes\\AXIAL CODE\\Q5- Primary Goals of the club\SUPPORTING SIPIRITUAL AND MENTAL WELL-BEING\Encouraging Holistic Health</w:t>
            </w:r>
          </w:p>
        </w:tc>
      </w:tr>
      <w:tr w:rsidRPr="00CC0718" w:rsidR="00C71DC8" w:rsidTr="3A33D0EC" w14:paraId="335253D1" w14:textId="77777777">
        <w:trPr>
          <w:trHeight w:val="444" w:hRule="exact"/>
        </w:trPr>
        <w:tc>
          <w:tcPr>
            <w:tcW w:w="1805" w:type="dxa"/>
            <w:shd w:val="clear" w:color="auto" w:fill="FFFFFF" w:themeFill="background1"/>
            <w:tcMar/>
          </w:tcPr>
          <w:p w:rsidRPr="00CC0718" w:rsidR="00C71DC8" w:rsidP="00244814" w:rsidRDefault="00C71DC8" w14:paraId="01C60FCC" w14:textId="77777777">
            <w:pPr>
              <w:rPr>
                <w:b/>
                <w:color w:val="5C83B4"/>
                <w:spacing w:val="-2"/>
                <w:sz w:val="24"/>
              </w:rPr>
            </w:pPr>
            <w:r w:rsidRPr="00CC0718">
              <w:rPr>
                <w:b/>
                <w:color w:val="5C83B4"/>
                <w:spacing w:val="-2"/>
                <w:sz w:val="24"/>
              </w:rPr>
              <w:t>Classification:</w:t>
            </w:r>
          </w:p>
        </w:tc>
        <w:tc>
          <w:tcPr>
            <w:tcW w:w="8912" w:type="dxa"/>
            <w:gridSpan w:val="7"/>
            <w:vMerge/>
            <w:tcMar/>
          </w:tcPr>
          <w:p w:rsidRPr="00CC0718" w:rsidR="00C71DC8" w:rsidP="00244814" w:rsidRDefault="00C71DC8" w14:paraId="2658AF85" w14:textId="77777777"/>
        </w:tc>
      </w:tr>
      <w:tr w:rsidRPr="00CC0718" w:rsidR="00C71DC8" w:rsidTr="3A33D0EC" w14:paraId="2B328BF2" w14:textId="77777777">
        <w:trPr>
          <w:trHeight w:val="459" w:hRule="exact"/>
        </w:trPr>
        <w:tc>
          <w:tcPr>
            <w:tcW w:w="1805" w:type="dxa"/>
            <w:shd w:val="clear" w:color="auto" w:fill="FFFFFF" w:themeFill="background1"/>
            <w:tcMar/>
          </w:tcPr>
          <w:p w:rsidRPr="00CC0718" w:rsidR="00C71DC8" w:rsidP="00244814" w:rsidRDefault="00C71DC8" w14:paraId="786642E0" w14:textId="77777777">
            <w:pPr>
              <w:rPr>
                <w:b/>
                <w:color w:val="5C83B4"/>
                <w:spacing w:val="-2"/>
                <w:sz w:val="24"/>
              </w:rPr>
            </w:pPr>
            <w:r w:rsidRPr="00CC0718">
              <w:rPr>
                <w:b/>
                <w:color w:val="5C83B4"/>
                <w:spacing w:val="-2"/>
                <w:sz w:val="24"/>
              </w:rPr>
              <w:t>Aggregated:</w:t>
            </w:r>
          </w:p>
        </w:tc>
        <w:tc>
          <w:tcPr>
            <w:tcW w:w="8912" w:type="dxa"/>
            <w:gridSpan w:val="7"/>
            <w:shd w:val="clear" w:color="auto" w:fill="FFFFFF" w:themeFill="background1"/>
            <w:tcMar/>
          </w:tcPr>
          <w:p w:rsidRPr="00CC0718" w:rsidR="00C71DC8" w:rsidP="00244814" w:rsidRDefault="00C71DC8" w14:paraId="0620964C" w14:textId="77777777">
            <w:pPr>
              <w:rPr>
                <w:b/>
                <w:color w:val="5C83B4"/>
                <w:spacing w:val="-2"/>
                <w:sz w:val="24"/>
              </w:rPr>
            </w:pPr>
            <w:r w:rsidRPr="00CC0718">
              <w:rPr>
                <w:b/>
                <w:color w:val="5C83B4"/>
                <w:spacing w:val="-2"/>
                <w:sz w:val="24"/>
              </w:rPr>
              <w:t>No</w:t>
            </w:r>
          </w:p>
        </w:tc>
      </w:tr>
      <w:tr w:rsidRPr="00CC0718" w:rsidR="00C71DC8" w:rsidTr="3A33D0EC" w14:paraId="4C9FC9AB" w14:textId="77777777">
        <w:trPr>
          <w:trHeight w:val="329" w:hRule="exact"/>
        </w:trPr>
        <w:tc>
          <w:tcPr>
            <w:tcW w:w="3381" w:type="dxa"/>
            <w:gridSpan w:val="2"/>
            <w:tcBorders>
              <w:bottom w:val="single" w:color="8FB6EA" w:sz="5" w:space="0"/>
            </w:tcBorders>
            <w:shd w:val="clear" w:color="auto" w:fill="FFFFFF" w:themeFill="background1"/>
            <w:tcMar/>
          </w:tcPr>
          <w:p w:rsidRPr="00CC0718" w:rsidR="00C71DC8" w:rsidP="00244814" w:rsidRDefault="00C71DC8" w14:paraId="4D2F8E71" w14:textId="77777777">
            <w:pPr>
              <w:rPr>
                <w:color w:val="000000"/>
                <w:spacing w:val="-2"/>
                <w:sz w:val="18"/>
              </w:rPr>
            </w:pPr>
            <w:r w:rsidRPr="00CC0718">
              <w:rPr>
                <w:color w:val="000000"/>
                <w:spacing w:val="-2"/>
                <w:sz w:val="18"/>
              </w:rPr>
              <w:t>Document</w:t>
            </w:r>
          </w:p>
        </w:tc>
        <w:tc>
          <w:tcPr>
            <w:tcW w:w="1132" w:type="dxa"/>
            <w:tcBorders>
              <w:bottom w:val="single" w:color="8FB6EA" w:sz="5" w:space="0"/>
            </w:tcBorders>
            <w:shd w:val="clear" w:color="auto" w:fill="FFFFFF" w:themeFill="background1"/>
            <w:tcMar/>
          </w:tcPr>
          <w:p w:rsidRPr="00CC0718" w:rsidR="00C71DC8" w:rsidP="00244814" w:rsidRDefault="00C71DC8" w14:paraId="3478627D" w14:textId="77777777">
            <w:pPr>
              <w:rPr>
                <w:color w:val="000000"/>
                <w:spacing w:val="-2"/>
                <w:sz w:val="18"/>
              </w:rPr>
            </w:pPr>
            <w:r w:rsidRPr="00CC0718">
              <w:rPr>
                <w:color w:val="000000"/>
                <w:spacing w:val="-2"/>
                <w:sz w:val="18"/>
              </w:rPr>
              <w:t>1</w:t>
            </w:r>
          </w:p>
        </w:tc>
        <w:tc>
          <w:tcPr>
            <w:tcW w:w="1576" w:type="dxa"/>
            <w:gridSpan w:val="2"/>
            <w:tcBorders>
              <w:bottom w:val="single" w:color="8FB6EA" w:sz="5" w:space="0"/>
            </w:tcBorders>
            <w:shd w:val="clear" w:color="auto" w:fill="FFFFFF" w:themeFill="background1"/>
            <w:tcMar/>
          </w:tcPr>
          <w:p w:rsidRPr="00CC0718" w:rsidR="00C71DC8" w:rsidP="00244814" w:rsidRDefault="00C71DC8" w14:paraId="09671C4C" w14:textId="77777777">
            <w:pPr>
              <w:rPr>
                <w:color w:val="000000"/>
                <w:spacing w:val="-2"/>
                <w:sz w:val="18"/>
              </w:rPr>
            </w:pPr>
            <w:r w:rsidRPr="00CC0718">
              <w:rPr>
                <w:color w:val="000000"/>
                <w:spacing w:val="-2"/>
                <w:sz w:val="18"/>
              </w:rPr>
              <w:t>1</w:t>
            </w:r>
          </w:p>
        </w:tc>
        <w:tc>
          <w:tcPr>
            <w:tcW w:w="1362" w:type="dxa"/>
            <w:tcBorders>
              <w:bottom w:val="single" w:color="8FB6EA" w:sz="5" w:space="0"/>
            </w:tcBorders>
            <w:shd w:val="clear" w:color="auto" w:fill="FFFFFF" w:themeFill="background1"/>
            <w:tcMar/>
          </w:tcPr>
          <w:p w:rsidRPr="00CC0718" w:rsidR="00C71DC8" w:rsidP="00244814" w:rsidRDefault="00C71DC8" w14:paraId="53B53CA4" w14:textId="77777777">
            <w:pPr>
              <w:rPr>
                <w:color w:val="000000"/>
                <w:spacing w:val="-2"/>
                <w:sz w:val="18"/>
              </w:rPr>
            </w:pPr>
            <w:r w:rsidRPr="00CC0718">
              <w:rPr>
                <w:color w:val="000000"/>
                <w:spacing w:val="-2"/>
                <w:sz w:val="18"/>
              </w:rPr>
              <w:t>17</w:t>
            </w:r>
          </w:p>
        </w:tc>
        <w:tc>
          <w:tcPr>
            <w:tcW w:w="1690" w:type="dxa"/>
            <w:tcBorders>
              <w:bottom w:val="single" w:color="8FB6EA" w:sz="5" w:space="0"/>
            </w:tcBorders>
            <w:shd w:val="clear" w:color="auto" w:fill="FFFFFF" w:themeFill="background1"/>
            <w:tcMar/>
          </w:tcPr>
          <w:p w:rsidRPr="00CC0718" w:rsidR="00C71DC8" w:rsidP="00244814" w:rsidRDefault="00C71DC8" w14:paraId="6AE43FC9" w14:textId="77777777">
            <w:pPr>
              <w:rPr>
                <w:color w:val="000000"/>
                <w:spacing w:val="-2"/>
                <w:sz w:val="18"/>
              </w:rPr>
            </w:pPr>
            <w:r w:rsidRPr="00CC0718">
              <w:rPr>
                <w:color w:val="000000"/>
                <w:spacing w:val="-2"/>
                <w:sz w:val="18"/>
              </w:rPr>
              <w:t>1</w:t>
            </w:r>
          </w:p>
        </w:tc>
        <w:tc>
          <w:tcPr>
            <w:tcW w:w="1576" w:type="dxa"/>
            <w:tcBorders>
              <w:bottom w:val="single" w:color="8FB6EA" w:sz="5" w:space="0"/>
            </w:tcBorders>
            <w:shd w:val="clear" w:color="auto" w:fill="FFFFFF" w:themeFill="background1"/>
            <w:tcMar/>
          </w:tcPr>
          <w:p w:rsidRPr="00CC0718" w:rsidR="00C71DC8" w:rsidP="00244814" w:rsidRDefault="00C71DC8" w14:paraId="516FE48D" w14:textId="77777777">
            <w:pPr>
              <w:rPr>
                <w:color w:val="000000"/>
                <w:spacing w:val="-2"/>
                <w:sz w:val="18"/>
              </w:rPr>
            </w:pPr>
          </w:p>
        </w:tc>
      </w:tr>
      <w:tr w:rsidRPr="00CC0718" w:rsidR="00C71DC8" w:rsidTr="3A33D0EC" w14:paraId="444F284F" w14:textId="77777777">
        <w:trPr>
          <w:trHeight w:val="459" w:hRule="exact"/>
        </w:trPr>
        <w:tc>
          <w:tcPr>
            <w:tcW w:w="10717" w:type="dxa"/>
            <w:gridSpan w:val="8"/>
            <w:tcBorders>
              <w:top w:val="single" w:color="8FB6EA" w:sz="5" w:space="0"/>
            </w:tcBorders>
            <w:tcMar/>
          </w:tcPr>
          <w:p w:rsidRPr="00CC0718" w:rsidR="00C71DC8" w:rsidP="00244814" w:rsidRDefault="00C71DC8" w14:paraId="290873CC" w14:textId="77777777"/>
        </w:tc>
      </w:tr>
      <w:tr w:rsidRPr="00CC0718" w:rsidR="00C71DC8" w:rsidTr="3A33D0EC" w14:paraId="07DF3832" w14:textId="77777777">
        <w:trPr>
          <w:trHeight w:val="601" w:hRule="exact"/>
        </w:trPr>
        <w:tc>
          <w:tcPr>
            <w:tcW w:w="10717" w:type="dxa"/>
            <w:gridSpan w:val="8"/>
            <w:shd w:val="clear" w:color="auto" w:fill="FFFFFF" w:themeFill="background1"/>
            <w:tcMar/>
          </w:tcPr>
          <w:p w:rsidRPr="00CC0718" w:rsidR="00C71DC8" w:rsidP="00244814" w:rsidRDefault="00C71DC8" w14:paraId="2BCA3851" w14:textId="77777777">
            <w:pPr>
              <w:rPr>
                <w:b/>
                <w:color w:val="5C83B4"/>
                <w:spacing w:val="-2"/>
                <w:sz w:val="24"/>
              </w:rPr>
            </w:pPr>
          </w:p>
        </w:tc>
      </w:tr>
      <w:tr w:rsidRPr="00CC0718" w:rsidR="00C71DC8" w:rsidTr="3A33D0EC" w14:paraId="6F897741" w14:textId="77777777">
        <w:trPr>
          <w:trHeight w:val="444" w:hRule="exact"/>
        </w:trPr>
        <w:tc>
          <w:tcPr>
            <w:tcW w:w="1805" w:type="dxa"/>
            <w:shd w:val="clear" w:color="auto" w:fill="FFFFFF" w:themeFill="background1"/>
            <w:tcMar/>
          </w:tcPr>
          <w:p w:rsidRPr="00CC0718" w:rsidR="00C71DC8" w:rsidP="00244814" w:rsidRDefault="00C71DC8" w14:paraId="197B958E" w14:textId="77777777">
            <w:pPr>
              <w:rPr>
                <w:b/>
                <w:color w:val="5C83B4"/>
                <w:spacing w:val="-2"/>
                <w:sz w:val="24"/>
              </w:rPr>
            </w:pPr>
            <w:r w:rsidRPr="00CC0718">
              <w:rPr>
                <w:b/>
                <w:color w:val="5C83B4"/>
                <w:spacing w:val="-2"/>
                <w:sz w:val="24"/>
              </w:rPr>
              <w:t>Nickname:</w:t>
            </w:r>
          </w:p>
        </w:tc>
        <w:tc>
          <w:tcPr>
            <w:tcW w:w="8912" w:type="dxa"/>
            <w:gridSpan w:val="7"/>
            <w:vMerge w:val="restart"/>
            <w:shd w:val="clear" w:color="auto" w:fill="FFFFFF" w:themeFill="background1"/>
            <w:tcMar/>
          </w:tcPr>
          <w:p w:rsidRPr="00CC0718" w:rsidR="00C71DC8" w:rsidP="00244814" w:rsidRDefault="00C71DC8" w14:paraId="352535B0" w14:textId="77777777">
            <w:pPr>
              <w:rPr>
                <w:b/>
                <w:color w:val="5C83B4"/>
                <w:spacing w:val="-2"/>
                <w:sz w:val="24"/>
              </w:rPr>
            </w:pPr>
            <w:r w:rsidRPr="00CC0718">
              <w:rPr>
                <w:b/>
                <w:color w:val="5C83B4"/>
                <w:spacing w:val="-2"/>
                <w:sz w:val="24"/>
              </w:rPr>
              <w:t>Codes\\AXIAL CODE\\Q5- Primary Goals of the club\SUPPORTING SIPIRITUAL AND MENTAL WELL-BEING\the practices of yoga</w:t>
            </w:r>
          </w:p>
        </w:tc>
      </w:tr>
      <w:tr w:rsidRPr="00CC0718" w:rsidR="00C71DC8" w:rsidTr="3A33D0EC" w14:paraId="56CD3FD4" w14:textId="77777777">
        <w:trPr>
          <w:trHeight w:val="459" w:hRule="exact"/>
        </w:trPr>
        <w:tc>
          <w:tcPr>
            <w:tcW w:w="1805" w:type="dxa"/>
            <w:shd w:val="clear" w:color="auto" w:fill="FFFFFF" w:themeFill="background1"/>
            <w:tcMar/>
          </w:tcPr>
          <w:p w:rsidRPr="00CC0718" w:rsidR="00C71DC8" w:rsidP="00244814" w:rsidRDefault="00C71DC8" w14:paraId="07B0DC0C" w14:textId="77777777">
            <w:pPr>
              <w:rPr>
                <w:b/>
                <w:color w:val="5C83B4"/>
                <w:spacing w:val="-2"/>
                <w:sz w:val="24"/>
              </w:rPr>
            </w:pPr>
            <w:r w:rsidRPr="00CC0718">
              <w:rPr>
                <w:b/>
                <w:color w:val="5C83B4"/>
                <w:spacing w:val="-2"/>
                <w:sz w:val="24"/>
              </w:rPr>
              <w:t>Classification:</w:t>
            </w:r>
          </w:p>
        </w:tc>
        <w:tc>
          <w:tcPr>
            <w:tcW w:w="8912" w:type="dxa"/>
            <w:gridSpan w:val="7"/>
            <w:vMerge/>
            <w:tcMar/>
          </w:tcPr>
          <w:p w:rsidRPr="00CC0718" w:rsidR="00C71DC8" w:rsidP="00244814" w:rsidRDefault="00C71DC8" w14:paraId="26F66D56" w14:textId="77777777"/>
        </w:tc>
      </w:tr>
      <w:tr w:rsidRPr="00CC0718" w:rsidR="00C71DC8" w:rsidTr="3A33D0EC" w14:paraId="0F3645CB" w14:textId="77777777">
        <w:trPr>
          <w:trHeight w:val="444" w:hRule="exact"/>
        </w:trPr>
        <w:tc>
          <w:tcPr>
            <w:tcW w:w="1805" w:type="dxa"/>
            <w:shd w:val="clear" w:color="auto" w:fill="FFFFFF" w:themeFill="background1"/>
            <w:tcMar/>
          </w:tcPr>
          <w:p w:rsidRPr="00CC0718" w:rsidR="00C71DC8" w:rsidP="00244814" w:rsidRDefault="00C71DC8" w14:paraId="1B167BB7" w14:textId="77777777">
            <w:pPr>
              <w:rPr>
                <w:b/>
                <w:color w:val="5C83B4"/>
                <w:spacing w:val="-2"/>
                <w:sz w:val="24"/>
              </w:rPr>
            </w:pPr>
            <w:r w:rsidRPr="00CC0718">
              <w:rPr>
                <w:b/>
                <w:color w:val="5C83B4"/>
                <w:spacing w:val="-2"/>
                <w:sz w:val="24"/>
              </w:rPr>
              <w:t>Aggregated:</w:t>
            </w:r>
          </w:p>
        </w:tc>
        <w:tc>
          <w:tcPr>
            <w:tcW w:w="8912" w:type="dxa"/>
            <w:gridSpan w:val="7"/>
            <w:shd w:val="clear" w:color="auto" w:fill="FFFFFF" w:themeFill="background1"/>
            <w:tcMar/>
          </w:tcPr>
          <w:p w:rsidRPr="00CC0718" w:rsidR="00C71DC8" w:rsidP="00244814" w:rsidRDefault="00C71DC8" w14:paraId="4894CAD6" w14:textId="77777777">
            <w:pPr>
              <w:rPr>
                <w:b/>
                <w:color w:val="5C83B4"/>
                <w:spacing w:val="-2"/>
                <w:sz w:val="24"/>
              </w:rPr>
            </w:pPr>
            <w:r w:rsidRPr="00CC0718">
              <w:rPr>
                <w:b/>
                <w:color w:val="5C83B4"/>
                <w:spacing w:val="-2"/>
                <w:sz w:val="24"/>
              </w:rPr>
              <w:t>No</w:t>
            </w:r>
          </w:p>
        </w:tc>
      </w:tr>
      <w:tr w:rsidRPr="00CC0718" w:rsidR="00C71DC8" w:rsidTr="3A33D0EC" w14:paraId="047745B4" w14:textId="77777777">
        <w:trPr>
          <w:trHeight w:val="344" w:hRule="exact"/>
        </w:trPr>
        <w:tc>
          <w:tcPr>
            <w:tcW w:w="3381" w:type="dxa"/>
            <w:gridSpan w:val="2"/>
            <w:tcBorders>
              <w:bottom w:val="single" w:color="8FB6EA" w:sz="5" w:space="0"/>
            </w:tcBorders>
            <w:shd w:val="clear" w:color="auto" w:fill="FFFFFF" w:themeFill="background1"/>
            <w:tcMar/>
          </w:tcPr>
          <w:p w:rsidRPr="00CC0718" w:rsidR="00C71DC8" w:rsidP="00244814" w:rsidRDefault="00C71DC8" w14:paraId="30202C40" w14:textId="77777777">
            <w:pPr>
              <w:rPr>
                <w:color w:val="000000"/>
                <w:spacing w:val="-2"/>
                <w:sz w:val="18"/>
              </w:rPr>
            </w:pPr>
            <w:r w:rsidRPr="00CC0718">
              <w:rPr>
                <w:color w:val="000000"/>
                <w:spacing w:val="-2"/>
                <w:sz w:val="18"/>
              </w:rPr>
              <w:t>Document</w:t>
            </w:r>
          </w:p>
        </w:tc>
        <w:tc>
          <w:tcPr>
            <w:tcW w:w="1132" w:type="dxa"/>
            <w:tcBorders>
              <w:bottom w:val="single" w:color="8FB6EA" w:sz="5" w:space="0"/>
            </w:tcBorders>
            <w:shd w:val="clear" w:color="auto" w:fill="FFFFFF" w:themeFill="background1"/>
            <w:tcMar/>
          </w:tcPr>
          <w:p w:rsidRPr="00CC0718" w:rsidR="00C71DC8" w:rsidP="00244814" w:rsidRDefault="00C71DC8" w14:paraId="5D4E733B" w14:textId="77777777">
            <w:pPr>
              <w:rPr>
                <w:color w:val="000000"/>
                <w:spacing w:val="-2"/>
                <w:sz w:val="18"/>
              </w:rPr>
            </w:pPr>
            <w:r w:rsidRPr="00CC0718">
              <w:rPr>
                <w:color w:val="000000"/>
                <w:spacing w:val="-2"/>
                <w:sz w:val="18"/>
              </w:rPr>
              <w:t>1</w:t>
            </w:r>
          </w:p>
        </w:tc>
        <w:tc>
          <w:tcPr>
            <w:tcW w:w="1576" w:type="dxa"/>
            <w:gridSpan w:val="2"/>
            <w:tcBorders>
              <w:bottom w:val="single" w:color="8FB6EA" w:sz="5" w:space="0"/>
            </w:tcBorders>
            <w:shd w:val="clear" w:color="auto" w:fill="FFFFFF" w:themeFill="background1"/>
            <w:tcMar/>
          </w:tcPr>
          <w:p w:rsidRPr="00CC0718" w:rsidR="00C71DC8" w:rsidP="00244814" w:rsidRDefault="00C71DC8" w14:paraId="25A7926D" w14:textId="77777777">
            <w:pPr>
              <w:rPr>
                <w:color w:val="000000"/>
                <w:spacing w:val="-2"/>
                <w:sz w:val="18"/>
              </w:rPr>
            </w:pPr>
            <w:r w:rsidRPr="00CC0718">
              <w:rPr>
                <w:color w:val="000000"/>
                <w:spacing w:val="-2"/>
                <w:sz w:val="18"/>
              </w:rPr>
              <w:t>2</w:t>
            </w:r>
          </w:p>
        </w:tc>
        <w:tc>
          <w:tcPr>
            <w:tcW w:w="1362" w:type="dxa"/>
            <w:tcBorders>
              <w:bottom w:val="single" w:color="8FB6EA" w:sz="5" w:space="0"/>
            </w:tcBorders>
            <w:shd w:val="clear" w:color="auto" w:fill="FFFFFF" w:themeFill="background1"/>
            <w:tcMar/>
          </w:tcPr>
          <w:p w:rsidRPr="00CC0718" w:rsidR="00C71DC8" w:rsidP="00244814" w:rsidRDefault="00C71DC8" w14:paraId="28A919F8" w14:textId="77777777">
            <w:pPr>
              <w:rPr>
                <w:color w:val="000000"/>
                <w:spacing w:val="-2"/>
                <w:sz w:val="18"/>
              </w:rPr>
            </w:pPr>
            <w:r w:rsidRPr="00CC0718">
              <w:rPr>
                <w:color w:val="000000"/>
                <w:spacing w:val="-2"/>
                <w:sz w:val="18"/>
              </w:rPr>
              <w:t>8</w:t>
            </w:r>
          </w:p>
        </w:tc>
        <w:tc>
          <w:tcPr>
            <w:tcW w:w="1690" w:type="dxa"/>
            <w:tcBorders>
              <w:bottom w:val="single" w:color="8FB6EA" w:sz="5" w:space="0"/>
            </w:tcBorders>
            <w:shd w:val="clear" w:color="auto" w:fill="FFFFFF" w:themeFill="background1"/>
            <w:tcMar/>
          </w:tcPr>
          <w:p w:rsidRPr="00CC0718" w:rsidR="00C71DC8" w:rsidP="00244814" w:rsidRDefault="00C71DC8" w14:paraId="7A5605AC" w14:textId="77777777">
            <w:pPr>
              <w:rPr>
                <w:color w:val="000000"/>
                <w:spacing w:val="-2"/>
                <w:sz w:val="18"/>
              </w:rPr>
            </w:pPr>
            <w:r w:rsidRPr="00CC0718">
              <w:rPr>
                <w:color w:val="000000"/>
                <w:spacing w:val="-2"/>
                <w:sz w:val="18"/>
              </w:rPr>
              <w:t>2</w:t>
            </w:r>
          </w:p>
        </w:tc>
        <w:tc>
          <w:tcPr>
            <w:tcW w:w="1576" w:type="dxa"/>
            <w:tcBorders>
              <w:bottom w:val="single" w:color="8FB6EA" w:sz="5" w:space="0"/>
            </w:tcBorders>
            <w:shd w:val="clear" w:color="auto" w:fill="FFFFFF" w:themeFill="background1"/>
            <w:tcMar/>
          </w:tcPr>
          <w:p w:rsidRPr="00CC0718" w:rsidR="00C71DC8" w:rsidP="00244814" w:rsidRDefault="00C71DC8" w14:paraId="51249BBB" w14:textId="77777777">
            <w:pPr>
              <w:rPr>
                <w:color w:val="000000"/>
                <w:spacing w:val="-2"/>
                <w:sz w:val="18"/>
              </w:rPr>
            </w:pPr>
          </w:p>
        </w:tc>
      </w:tr>
      <w:tr w:rsidRPr="00CC0718" w:rsidR="00C71DC8" w:rsidTr="3A33D0EC" w14:paraId="68D506E0" w14:textId="77777777">
        <w:trPr>
          <w:trHeight w:val="1247" w:hRule="exact"/>
        </w:trPr>
        <w:tc>
          <w:tcPr>
            <w:tcW w:w="10717" w:type="dxa"/>
            <w:gridSpan w:val="8"/>
            <w:tcBorders>
              <w:top w:val="single" w:color="8FB6EA" w:sz="5" w:space="0"/>
            </w:tcBorders>
            <w:tcMar/>
          </w:tcPr>
          <w:p w:rsidRPr="00CC0718" w:rsidR="00C71DC8" w:rsidP="00244814" w:rsidRDefault="00C71DC8" w14:paraId="6EB9CC06" w14:textId="77777777"/>
        </w:tc>
      </w:tr>
      <w:tr w:rsidRPr="00CC0718" w:rsidR="00C71DC8" w:rsidTr="3A33D0EC" w14:paraId="0F220D93" w14:textId="77777777">
        <w:trPr>
          <w:trHeight w:val="458" w:hRule="exact"/>
        </w:trPr>
        <w:tc>
          <w:tcPr>
            <w:tcW w:w="5359" w:type="dxa"/>
            <w:gridSpan w:val="4"/>
            <w:shd w:val="clear" w:color="auto" w:fill="FFFFFF" w:themeFill="background1"/>
            <w:tcMar/>
          </w:tcPr>
          <w:p w:rsidRPr="00CC0718" w:rsidR="00C71DC8" w:rsidP="00244814" w:rsidRDefault="00C71DC8" w14:paraId="4F75B397" w14:textId="77777777">
            <w:pPr>
              <w:jc w:val="right"/>
              <w:rPr>
                <w:color w:val="000066"/>
                <w:spacing w:val="-2"/>
                <w:sz w:val="16"/>
              </w:rPr>
            </w:pPr>
            <w:r w:rsidRPr="00CC0718">
              <w:rPr>
                <w:color w:val="000066"/>
                <w:spacing w:val="-2"/>
                <w:sz w:val="16"/>
              </w:rPr>
              <w:t>Formatted Reports\\Code Summary Formatted Report</w:t>
            </w:r>
          </w:p>
        </w:tc>
        <w:tc>
          <w:tcPr>
            <w:tcW w:w="5358" w:type="dxa"/>
            <w:gridSpan w:val="4"/>
            <w:shd w:val="clear" w:color="auto" w:fill="FFFFFF" w:themeFill="background1"/>
            <w:tcMar/>
          </w:tcPr>
          <w:p w:rsidRPr="00CC0718" w:rsidR="00C71DC8" w:rsidP="00244814" w:rsidRDefault="00C71DC8" w14:paraId="71777720" w14:textId="77777777">
            <w:pPr>
              <w:jc w:val="right"/>
              <w:rPr>
                <w:color w:val="000066"/>
                <w:spacing w:val="-2"/>
                <w:sz w:val="16"/>
              </w:rPr>
            </w:pPr>
            <w:r w:rsidRPr="00CC0718">
              <w:rPr>
                <w:color w:val="000066"/>
                <w:spacing w:val="-2"/>
                <w:sz w:val="16"/>
              </w:rPr>
              <w:t>Page 72 of 104</w:t>
            </w:r>
          </w:p>
        </w:tc>
      </w:tr>
      <w:tr w:rsidRPr="00CC0718" w:rsidR="00C71DC8" w:rsidTr="3A33D0EC" w14:paraId="5786875B" w14:textId="77777777">
        <w:trPr>
          <w:trHeight w:val="444" w:hRule="exact"/>
        </w:trPr>
        <w:tc>
          <w:tcPr>
            <w:tcW w:w="10717" w:type="dxa"/>
            <w:gridSpan w:val="8"/>
            <w:shd w:val="clear" w:color="auto" w:fill="FFFFFF" w:themeFill="background1"/>
            <w:tcMar/>
            <w:vAlign w:val="center"/>
          </w:tcPr>
          <w:p w:rsidRPr="00CC0718" w:rsidR="00C71DC8" w:rsidP="00244814" w:rsidRDefault="00C71DC8" w14:paraId="286F7920" w14:textId="77777777">
            <w:pPr>
              <w:jc w:val="right"/>
              <w:rPr>
                <w:color w:val="000066"/>
                <w:spacing w:val="-2"/>
                <w:sz w:val="16"/>
              </w:rPr>
            </w:pPr>
            <w:r w:rsidRPr="00CC0718">
              <w:rPr>
                <w:color w:val="000066"/>
                <w:spacing w:val="-2"/>
                <w:sz w:val="16"/>
              </w:rPr>
              <w:lastRenderedPageBreak/>
              <w:t>11/13/2024 3:39 PM</w:t>
            </w:r>
          </w:p>
        </w:tc>
      </w:tr>
      <w:tr w:rsidRPr="00CC0718" w:rsidR="00C71DC8" w:rsidTr="3A33D0EC" w14:paraId="178852C7" w14:textId="77777777">
        <w:trPr>
          <w:trHeight w:val="459" w:hRule="exact"/>
        </w:trPr>
        <w:tc>
          <w:tcPr>
            <w:tcW w:w="3381" w:type="dxa"/>
            <w:gridSpan w:val="2"/>
            <w:shd w:val="clear" w:color="auto" w:fill="8FB6EA"/>
            <w:tcMar/>
          </w:tcPr>
          <w:p w:rsidRPr="00CC0718" w:rsidR="00C71DC8" w:rsidP="00244814" w:rsidRDefault="00C71DC8" w14:paraId="5F0399E1" w14:textId="77777777">
            <w:pPr>
              <w:rPr>
                <w:b/>
                <w:color w:val="000066"/>
                <w:spacing w:val="-2"/>
                <w:sz w:val="18"/>
              </w:rPr>
            </w:pPr>
            <w:r w:rsidRPr="00CC0718">
              <w:rPr>
                <w:b/>
                <w:color w:val="000066"/>
                <w:spacing w:val="-2"/>
                <w:sz w:val="18"/>
              </w:rPr>
              <w:t>File Type</w:t>
            </w:r>
          </w:p>
        </w:tc>
        <w:tc>
          <w:tcPr>
            <w:tcW w:w="1132" w:type="dxa"/>
            <w:shd w:val="clear" w:color="auto" w:fill="8FB6EA"/>
            <w:tcMar/>
          </w:tcPr>
          <w:p w:rsidRPr="00CC0718" w:rsidR="00C71DC8" w:rsidP="00244814" w:rsidRDefault="00C71DC8" w14:paraId="28333531" w14:textId="77777777">
            <w:pPr>
              <w:rPr>
                <w:b/>
                <w:color w:val="000066"/>
                <w:spacing w:val="-2"/>
                <w:sz w:val="18"/>
              </w:rPr>
            </w:pPr>
            <w:r w:rsidRPr="00CC0718">
              <w:rPr>
                <w:b/>
                <w:color w:val="000066"/>
                <w:spacing w:val="-2"/>
                <w:sz w:val="18"/>
              </w:rPr>
              <w:t>Number of Files</w:t>
            </w:r>
          </w:p>
        </w:tc>
        <w:tc>
          <w:tcPr>
            <w:tcW w:w="1576" w:type="dxa"/>
            <w:gridSpan w:val="2"/>
            <w:shd w:val="clear" w:color="auto" w:fill="8FB6EA"/>
            <w:tcMar/>
          </w:tcPr>
          <w:p w:rsidRPr="00CC0718" w:rsidR="00C71DC8" w:rsidP="00244814" w:rsidRDefault="00C71DC8" w14:paraId="4F8C5438" w14:textId="77777777">
            <w:pPr>
              <w:rPr>
                <w:b/>
                <w:color w:val="000066"/>
                <w:spacing w:val="-2"/>
                <w:sz w:val="18"/>
              </w:rPr>
            </w:pPr>
            <w:r w:rsidRPr="00CC0718">
              <w:rPr>
                <w:b/>
                <w:color w:val="000066"/>
                <w:spacing w:val="-2"/>
                <w:sz w:val="18"/>
              </w:rPr>
              <w:t>Number of Coding References</w:t>
            </w:r>
          </w:p>
        </w:tc>
        <w:tc>
          <w:tcPr>
            <w:tcW w:w="1362" w:type="dxa"/>
            <w:shd w:val="clear" w:color="auto" w:fill="8FB6EA"/>
            <w:tcMar/>
          </w:tcPr>
          <w:p w:rsidRPr="00CC0718" w:rsidR="00C71DC8" w:rsidP="00244814" w:rsidRDefault="00C71DC8" w14:paraId="5587C3C1" w14:textId="77777777">
            <w:pPr>
              <w:rPr>
                <w:b/>
                <w:color w:val="000066"/>
                <w:spacing w:val="-2"/>
                <w:sz w:val="18"/>
              </w:rPr>
            </w:pPr>
            <w:r w:rsidRPr="00CC0718">
              <w:rPr>
                <w:b/>
                <w:color w:val="000066"/>
                <w:spacing w:val="-2"/>
                <w:sz w:val="18"/>
              </w:rPr>
              <w:t>Number of Words Coded</w:t>
            </w:r>
          </w:p>
        </w:tc>
        <w:tc>
          <w:tcPr>
            <w:tcW w:w="1690" w:type="dxa"/>
            <w:shd w:val="clear" w:color="auto" w:fill="8FB6EA"/>
            <w:tcMar/>
          </w:tcPr>
          <w:p w:rsidRPr="00CC0718" w:rsidR="00C71DC8" w:rsidP="00244814" w:rsidRDefault="00C71DC8" w14:paraId="546DB407" w14:textId="77777777">
            <w:pPr>
              <w:rPr>
                <w:b/>
                <w:color w:val="000066"/>
                <w:spacing w:val="-2"/>
                <w:sz w:val="18"/>
              </w:rPr>
            </w:pPr>
            <w:r w:rsidRPr="00CC0718">
              <w:rPr>
                <w:b/>
                <w:color w:val="000066"/>
                <w:spacing w:val="-2"/>
                <w:sz w:val="18"/>
              </w:rPr>
              <w:t>Number of Paragraphs Coded</w:t>
            </w:r>
          </w:p>
        </w:tc>
        <w:tc>
          <w:tcPr>
            <w:tcW w:w="1576" w:type="dxa"/>
            <w:shd w:val="clear" w:color="auto" w:fill="8FB6EA"/>
            <w:tcMar/>
          </w:tcPr>
          <w:p w:rsidRPr="00CC0718" w:rsidR="00C71DC8" w:rsidP="00244814" w:rsidRDefault="00C71DC8" w14:paraId="0FA0667C" w14:textId="77777777">
            <w:pPr>
              <w:rPr>
                <w:b/>
                <w:color w:val="000066"/>
                <w:spacing w:val="-2"/>
                <w:sz w:val="18"/>
              </w:rPr>
            </w:pPr>
            <w:r w:rsidRPr="00CC0718">
              <w:rPr>
                <w:b/>
                <w:color w:val="000066"/>
                <w:spacing w:val="-2"/>
                <w:sz w:val="18"/>
              </w:rPr>
              <w:t>Duration Coded</w:t>
            </w:r>
          </w:p>
        </w:tc>
      </w:tr>
      <w:tr w:rsidRPr="00CC0718" w:rsidR="00C71DC8" w:rsidTr="3A33D0EC" w14:paraId="19FABB8E" w14:textId="77777777">
        <w:trPr>
          <w:trHeight w:val="616" w:hRule="exact"/>
        </w:trPr>
        <w:tc>
          <w:tcPr>
            <w:tcW w:w="10717" w:type="dxa"/>
            <w:gridSpan w:val="8"/>
            <w:shd w:val="clear" w:color="auto" w:fill="FFFFFF" w:themeFill="background1"/>
            <w:tcMar/>
          </w:tcPr>
          <w:p w:rsidRPr="00CC0718" w:rsidR="00C71DC8" w:rsidP="00244814" w:rsidRDefault="00C71DC8" w14:paraId="63DC6AD1" w14:textId="77777777">
            <w:pPr>
              <w:rPr>
                <w:b/>
                <w:color w:val="5C83B4"/>
                <w:spacing w:val="-2"/>
                <w:sz w:val="24"/>
              </w:rPr>
            </w:pPr>
            <w:bookmarkStart w:name="CodesAXIALCODEQ5PrimaryGoalsoftheclubSUP" w:id="70"/>
            <w:bookmarkEnd w:id="70"/>
          </w:p>
        </w:tc>
      </w:tr>
      <w:tr w:rsidRPr="00CC0718" w:rsidR="00C71DC8" w:rsidTr="3A33D0EC" w14:paraId="773965BC" w14:textId="77777777">
        <w:trPr>
          <w:trHeight w:val="444" w:hRule="exact"/>
        </w:trPr>
        <w:tc>
          <w:tcPr>
            <w:tcW w:w="1805" w:type="dxa"/>
            <w:shd w:val="clear" w:color="auto" w:fill="FFFFFF" w:themeFill="background1"/>
            <w:tcMar/>
          </w:tcPr>
          <w:p w:rsidRPr="00CC0718" w:rsidR="00C71DC8" w:rsidP="00244814" w:rsidRDefault="00C71DC8" w14:paraId="42F9F214" w14:textId="77777777">
            <w:pPr>
              <w:rPr>
                <w:b/>
                <w:color w:val="5C83B4"/>
                <w:spacing w:val="-2"/>
                <w:sz w:val="24"/>
              </w:rPr>
            </w:pPr>
            <w:r w:rsidRPr="00CC0718">
              <w:rPr>
                <w:b/>
                <w:color w:val="5C83B4"/>
                <w:spacing w:val="-2"/>
                <w:sz w:val="24"/>
              </w:rPr>
              <w:t>Nickname:</w:t>
            </w:r>
          </w:p>
        </w:tc>
        <w:tc>
          <w:tcPr>
            <w:tcW w:w="8912" w:type="dxa"/>
            <w:gridSpan w:val="7"/>
            <w:vMerge w:val="restart"/>
            <w:shd w:val="clear" w:color="auto" w:fill="FFFFFF" w:themeFill="background1"/>
            <w:tcMar/>
          </w:tcPr>
          <w:p w:rsidRPr="00CC0718" w:rsidR="00C71DC8" w:rsidP="00244814" w:rsidRDefault="00C71DC8" w14:paraId="09C8CBA6" w14:textId="77777777">
            <w:pPr>
              <w:rPr>
                <w:b/>
                <w:color w:val="5C83B4"/>
                <w:spacing w:val="-2"/>
                <w:sz w:val="24"/>
              </w:rPr>
            </w:pPr>
            <w:r w:rsidRPr="00CC0718">
              <w:rPr>
                <w:b/>
                <w:color w:val="5C83B4"/>
                <w:spacing w:val="-2"/>
                <w:sz w:val="24"/>
              </w:rPr>
              <w:t>Codes\\AXIAL CODE\\Q5- Primary Goals of the club\SUPPORTING SIPIRITUAL AND MENTAL WELL-BEING\to also inculcate the practices of Hinduism</w:t>
            </w:r>
          </w:p>
        </w:tc>
      </w:tr>
      <w:tr w:rsidRPr="00CC0718" w:rsidR="00C71DC8" w:rsidTr="3A33D0EC" w14:paraId="503E3CC0" w14:textId="77777777">
        <w:trPr>
          <w:trHeight w:val="458" w:hRule="exact"/>
        </w:trPr>
        <w:tc>
          <w:tcPr>
            <w:tcW w:w="1805" w:type="dxa"/>
            <w:shd w:val="clear" w:color="auto" w:fill="FFFFFF" w:themeFill="background1"/>
            <w:tcMar/>
          </w:tcPr>
          <w:p w:rsidRPr="00CC0718" w:rsidR="00C71DC8" w:rsidP="00244814" w:rsidRDefault="00C71DC8" w14:paraId="7000D39B" w14:textId="77777777">
            <w:pPr>
              <w:rPr>
                <w:b/>
                <w:color w:val="5C83B4"/>
                <w:spacing w:val="-2"/>
                <w:sz w:val="24"/>
              </w:rPr>
            </w:pPr>
            <w:r w:rsidRPr="00CC0718">
              <w:rPr>
                <w:b/>
                <w:color w:val="5C83B4"/>
                <w:spacing w:val="-2"/>
                <w:sz w:val="24"/>
              </w:rPr>
              <w:t>Classification:</w:t>
            </w:r>
          </w:p>
        </w:tc>
        <w:tc>
          <w:tcPr>
            <w:tcW w:w="8912" w:type="dxa"/>
            <w:gridSpan w:val="7"/>
            <w:vMerge/>
            <w:tcMar/>
          </w:tcPr>
          <w:p w:rsidRPr="00CC0718" w:rsidR="00C71DC8" w:rsidP="00244814" w:rsidRDefault="00C71DC8" w14:paraId="6AC2DA51" w14:textId="77777777"/>
        </w:tc>
      </w:tr>
      <w:tr w:rsidRPr="00CC0718" w:rsidR="00C71DC8" w:rsidTr="3A33D0EC" w14:paraId="7305AC80" w14:textId="77777777">
        <w:trPr>
          <w:trHeight w:val="445" w:hRule="exact"/>
        </w:trPr>
        <w:tc>
          <w:tcPr>
            <w:tcW w:w="1805" w:type="dxa"/>
            <w:shd w:val="clear" w:color="auto" w:fill="FFFFFF" w:themeFill="background1"/>
            <w:tcMar/>
          </w:tcPr>
          <w:p w:rsidRPr="00CC0718" w:rsidR="00C71DC8" w:rsidP="00244814" w:rsidRDefault="00C71DC8" w14:paraId="7EAD7E18" w14:textId="77777777">
            <w:pPr>
              <w:rPr>
                <w:b/>
                <w:color w:val="5C83B4"/>
                <w:spacing w:val="-2"/>
                <w:sz w:val="24"/>
              </w:rPr>
            </w:pPr>
            <w:r w:rsidRPr="00CC0718">
              <w:rPr>
                <w:b/>
                <w:color w:val="5C83B4"/>
                <w:spacing w:val="-2"/>
                <w:sz w:val="24"/>
              </w:rPr>
              <w:t>Aggregated:</w:t>
            </w:r>
          </w:p>
        </w:tc>
        <w:tc>
          <w:tcPr>
            <w:tcW w:w="8912" w:type="dxa"/>
            <w:gridSpan w:val="7"/>
            <w:shd w:val="clear" w:color="auto" w:fill="FFFFFF" w:themeFill="background1"/>
            <w:tcMar/>
          </w:tcPr>
          <w:p w:rsidRPr="00CC0718" w:rsidR="00C71DC8" w:rsidP="00244814" w:rsidRDefault="00C71DC8" w14:paraId="60CB5195" w14:textId="77777777">
            <w:pPr>
              <w:rPr>
                <w:b/>
                <w:color w:val="5C83B4"/>
                <w:spacing w:val="-2"/>
                <w:sz w:val="24"/>
              </w:rPr>
            </w:pPr>
            <w:r w:rsidRPr="00CC0718">
              <w:rPr>
                <w:b/>
                <w:color w:val="5C83B4"/>
                <w:spacing w:val="-2"/>
                <w:sz w:val="24"/>
              </w:rPr>
              <w:t>No</w:t>
            </w:r>
          </w:p>
        </w:tc>
      </w:tr>
      <w:tr w:rsidRPr="00CC0718" w:rsidR="00C71DC8" w:rsidTr="3A33D0EC" w14:paraId="548C7BD4" w14:textId="77777777">
        <w:trPr>
          <w:trHeight w:val="344" w:hRule="exact"/>
        </w:trPr>
        <w:tc>
          <w:tcPr>
            <w:tcW w:w="3381" w:type="dxa"/>
            <w:gridSpan w:val="2"/>
            <w:tcBorders>
              <w:bottom w:val="single" w:color="8FB6EA" w:sz="5" w:space="0"/>
            </w:tcBorders>
            <w:shd w:val="clear" w:color="auto" w:fill="FFFFFF" w:themeFill="background1"/>
            <w:tcMar/>
          </w:tcPr>
          <w:p w:rsidRPr="00CC0718" w:rsidR="00C71DC8" w:rsidP="00244814" w:rsidRDefault="00C71DC8" w14:paraId="3BB78F81" w14:textId="77777777">
            <w:pPr>
              <w:rPr>
                <w:color w:val="000000"/>
                <w:spacing w:val="-2"/>
                <w:sz w:val="18"/>
              </w:rPr>
            </w:pPr>
            <w:r w:rsidRPr="00CC0718">
              <w:rPr>
                <w:color w:val="000000"/>
                <w:spacing w:val="-2"/>
                <w:sz w:val="18"/>
              </w:rPr>
              <w:t>Document</w:t>
            </w:r>
          </w:p>
        </w:tc>
        <w:tc>
          <w:tcPr>
            <w:tcW w:w="1132" w:type="dxa"/>
            <w:tcBorders>
              <w:bottom w:val="single" w:color="8FB6EA" w:sz="5" w:space="0"/>
            </w:tcBorders>
            <w:shd w:val="clear" w:color="auto" w:fill="FFFFFF" w:themeFill="background1"/>
            <w:tcMar/>
          </w:tcPr>
          <w:p w:rsidRPr="00CC0718" w:rsidR="00C71DC8" w:rsidP="00244814" w:rsidRDefault="00C71DC8" w14:paraId="0C091C03" w14:textId="77777777">
            <w:pPr>
              <w:rPr>
                <w:color w:val="000000"/>
                <w:spacing w:val="-2"/>
                <w:sz w:val="18"/>
              </w:rPr>
            </w:pPr>
            <w:r w:rsidRPr="00CC0718">
              <w:rPr>
                <w:color w:val="000000"/>
                <w:spacing w:val="-2"/>
                <w:sz w:val="18"/>
              </w:rPr>
              <w:t>1</w:t>
            </w:r>
          </w:p>
        </w:tc>
        <w:tc>
          <w:tcPr>
            <w:tcW w:w="1576" w:type="dxa"/>
            <w:gridSpan w:val="2"/>
            <w:tcBorders>
              <w:bottom w:val="single" w:color="8FB6EA" w:sz="5" w:space="0"/>
            </w:tcBorders>
            <w:shd w:val="clear" w:color="auto" w:fill="FFFFFF" w:themeFill="background1"/>
            <w:tcMar/>
          </w:tcPr>
          <w:p w:rsidRPr="00CC0718" w:rsidR="00C71DC8" w:rsidP="00244814" w:rsidRDefault="00C71DC8" w14:paraId="548451E4" w14:textId="77777777">
            <w:pPr>
              <w:rPr>
                <w:color w:val="000000"/>
                <w:spacing w:val="-2"/>
                <w:sz w:val="18"/>
              </w:rPr>
            </w:pPr>
            <w:r w:rsidRPr="00CC0718">
              <w:rPr>
                <w:color w:val="000000"/>
                <w:spacing w:val="-2"/>
                <w:sz w:val="18"/>
              </w:rPr>
              <w:t>1</w:t>
            </w:r>
          </w:p>
        </w:tc>
        <w:tc>
          <w:tcPr>
            <w:tcW w:w="1362" w:type="dxa"/>
            <w:tcBorders>
              <w:bottom w:val="single" w:color="8FB6EA" w:sz="5" w:space="0"/>
            </w:tcBorders>
            <w:shd w:val="clear" w:color="auto" w:fill="FFFFFF" w:themeFill="background1"/>
            <w:tcMar/>
          </w:tcPr>
          <w:p w:rsidRPr="00CC0718" w:rsidR="00C71DC8" w:rsidP="00244814" w:rsidRDefault="00C71DC8" w14:paraId="73467782" w14:textId="77777777">
            <w:pPr>
              <w:rPr>
                <w:color w:val="000000"/>
                <w:spacing w:val="-2"/>
                <w:sz w:val="18"/>
              </w:rPr>
            </w:pPr>
            <w:r w:rsidRPr="00CC0718">
              <w:rPr>
                <w:color w:val="000000"/>
                <w:spacing w:val="-2"/>
                <w:sz w:val="18"/>
              </w:rPr>
              <w:t>7</w:t>
            </w:r>
          </w:p>
        </w:tc>
        <w:tc>
          <w:tcPr>
            <w:tcW w:w="1690" w:type="dxa"/>
            <w:tcBorders>
              <w:bottom w:val="single" w:color="8FB6EA" w:sz="5" w:space="0"/>
            </w:tcBorders>
            <w:shd w:val="clear" w:color="auto" w:fill="FFFFFF" w:themeFill="background1"/>
            <w:tcMar/>
          </w:tcPr>
          <w:p w:rsidRPr="00CC0718" w:rsidR="00C71DC8" w:rsidP="00244814" w:rsidRDefault="00C71DC8" w14:paraId="7163B4B4" w14:textId="77777777">
            <w:pPr>
              <w:rPr>
                <w:color w:val="000000"/>
                <w:spacing w:val="-2"/>
                <w:sz w:val="18"/>
              </w:rPr>
            </w:pPr>
            <w:r w:rsidRPr="00CC0718">
              <w:rPr>
                <w:color w:val="000000"/>
                <w:spacing w:val="-2"/>
                <w:sz w:val="18"/>
              </w:rPr>
              <w:t>1</w:t>
            </w:r>
          </w:p>
        </w:tc>
        <w:tc>
          <w:tcPr>
            <w:tcW w:w="1576" w:type="dxa"/>
            <w:tcBorders>
              <w:bottom w:val="single" w:color="8FB6EA" w:sz="5" w:space="0"/>
            </w:tcBorders>
            <w:shd w:val="clear" w:color="auto" w:fill="FFFFFF" w:themeFill="background1"/>
            <w:tcMar/>
          </w:tcPr>
          <w:p w:rsidRPr="00CC0718" w:rsidR="00C71DC8" w:rsidP="00244814" w:rsidRDefault="00C71DC8" w14:paraId="19184E9C" w14:textId="77777777">
            <w:pPr>
              <w:rPr>
                <w:color w:val="000000"/>
                <w:spacing w:val="-2"/>
                <w:sz w:val="18"/>
              </w:rPr>
            </w:pPr>
          </w:p>
        </w:tc>
      </w:tr>
      <w:tr w:rsidRPr="00CC0718" w:rsidR="00C71DC8" w:rsidTr="3A33D0EC" w14:paraId="7BB590E7" w14:textId="77777777">
        <w:trPr>
          <w:trHeight w:val="444" w:hRule="exact"/>
        </w:trPr>
        <w:tc>
          <w:tcPr>
            <w:tcW w:w="10717" w:type="dxa"/>
            <w:gridSpan w:val="8"/>
            <w:tcBorders>
              <w:top w:val="single" w:color="8FB6EA" w:sz="5" w:space="0"/>
            </w:tcBorders>
            <w:tcMar/>
          </w:tcPr>
          <w:p w:rsidRPr="00CC0718" w:rsidR="00C71DC8" w:rsidP="00244814" w:rsidRDefault="00C71DC8" w14:paraId="2C7766F5" w14:textId="77777777"/>
        </w:tc>
      </w:tr>
      <w:tr w:rsidRPr="00CC0718" w:rsidR="00C71DC8" w:rsidTr="3A33D0EC" w14:paraId="29B2CCCE" w14:textId="77777777">
        <w:trPr>
          <w:trHeight w:val="344" w:hRule="exact"/>
        </w:trPr>
        <w:tc>
          <w:tcPr>
            <w:tcW w:w="10717" w:type="dxa"/>
            <w:gridSpan w:val="8"/>
            <w:shd w:val="clear" w:color="auto" w:fill="FFFFFF" w:themeFill="background1"/>
            <w:tcMar/>
          </w:tcPr>
          <w:p w:rsidRPr="00CC0718" w:rsidR="00C71DC8" w:rsidP="00244814" w:rsidRDefault="00C71DC8" w14:paraId="7F84EE31" w14:textId="77777777">
            <w:pPr>
              <w:rPr>
                <w:b/>
                <w:color w:val="5C83B4"/>
                <w:spacing w:val="-2"/>
                <w:sz w:val="24"/>
              </w:rPr>
            </w:pPr>
          </w:p>
        </w:tc>
      </w:tr>
      <w:tr w:rsidRPr="00CC0718" w:rsidR="00C71DC8" w:rsidTr="3A33D0EC" w14:paraId="67F07044" w14:textId="77777777">
        <w:trPr>
          <w:trHeight w:val="444" w:hRule="exact"/>
        </w:trPr>
        <w:tc>
          <w:tcPr>
            <w:tcW w:w="1805" w:type="dxa"/>
            <w:shd w:val="clear" w:color="auto" w:fill="FFFFFF" w:themeFill="background1"/>
            <w:tcMar/>
          </w:tcPr>
          <w:p w:rsidRPr="00CC0718" w:rsidR="00C71DC8" w:rsidP="00244814" w:rsidRDefault="00C71DC8" w14:paraId="4B67D02E" w14:textId="77777777">
            <w:pPr>
              <w:rPr>
                <w:b/>
                <w:color w:val="5C83B4"/>
                <w:spacing w:val="-2"/>
                <w:sz w:val="24"/>
              </w:rPr>
            </w:pPr>
            <w:r w:rsidRPr="00CC0718">
              <w:rPr>
                <w:b/>
                <w:color w:val="5C83B4"/>
                <w:spacing w:val="-2"/>
                <w:sz w:val="24"/>
              </w:rPr>
              <w:t>Nickname:</w:t>
            </w:r>
          </w:p>
        </w:tc>
        <w:tc>
          <w:tcPr>
            <w:tcW w:w="8912" w:type="dxa"/>
            <w:gridSpan w:val="7"/>
            <w:vMerge w:val="restart"/>
            <w:shd w:val="clear" w:color="auto" w:fill="FFFFFF" w:themeFill="background1"/>
            <w:tcMar/>
          </w:tcPr>
          <w:p w:rsidRPr="00CC0718" w:rsidR="00C71DC8" w:rsidP="00244814" w:rsidRDefault="00C71DC8" w14:paraId="68AA4A47" w14:textId="77777777">
            <w:pPr>
              <w:rPr>
                <w:b/>
                <w:color w:val="5C83B4"/>
                <w:spacing w:val="-2"/>
                <w:sz w:val="24"/>
              </w:rPr>
            </w:pPr>
            <w:r w:rsidRPr="00CC0718">
              <w:rPr>
                <w:b/>
                <w:color w:val="5C83B4"/>
                <w:spacing w:val="-2"/>
                <w:sz w:val="24"/>
              </w:rPr>
              <w:t>Codes\\AXIAL CODE\\Q6- Tasks undertaken to achieve the goals</w:t>
            </w:r>
          </w:p>
        </w:tc>
      </w:tr>
      <w:tr w:rsidRPr="00CC0718" w:rsidR="00C71DC8" w:rsidTr="3A33D0EC" w14:paraId="6F4936C7" w14:textId="77777777">
        <w:trPr>
          <w:trHeight w:val="458" w:hRule="exact"/>
        </w:trPr>
        <w:tc>
          <w:tcPr>
            <w:tcW w:w="1805" w:type="dxa"/>
            <w:shd w:val="clear" w:color="auto" w:fill="FFFFFF" w:themeFill="background1"/>
            <w:tcMar/>
          </w:tcPr>
          <w:p w:rsidRPr="00CC0718" w:rsidR="00C71DC8" w:rsidP="00244814" w:rsidRDefault="00C71DC8" w14:paraId="0E0FBED1" w14:textId="77777777">
            <w:pPr>
              <w:rPr>
                <w:b/>
                <w:color w:val="5C83B4"/>
                <w:spacing w:val="-2"/>
                <w:sz w:val="24"/>
              </w:rPr>
            </w:pPr>
            <w:r w:rsidRPr="00CC0718">
              <w:rPr>
                <w:b/>
                <w:color w:val="5C83B4"/>
                <w:spacing w:val="-2"/>
                <w:sz w:val="24"/>
              </w:rPr>
              <w:t>Classification:</w:t>
            </w:r>
          </w:p>
        </w:tc>
        <w:tc>
          <w:tcPr>
            <w:tcW w:w="8912" w:type="dxa"/>
            <w:gridSpan w:val="7"/>
            <w:vMerge/>
            <w:tcMar/>
          </w:tcPr>
          <w:p w:rsidRPr="00CC0718" w:rsidR="00C71DC8" w:rsidP="00244814" w:rsidRDefault="00C71DC8" w14:paraId="0D1810CD" w14:textId="77777777"/>
        </w:tc>
      </w:tr>
      <w:tr w:rsidRPr="00CC0718" w:rsidR="00C71DC8" w:rsidTr="3A33D0EC" w14:paraId="232B813A" w14:textId="77777777">
        <w:trPr>
          <w:trHeight w:val="444" w:hRule="exact"/>
        </w:trPr>
        <w:tc>
          <w:tcPr>
            <w:tcW w:w="1805" w:type="dxa"/>
            <w:shd w:val="clear" w:color="auto" w:fill="FFFFFF" w:themeFill="background1"/>
            <w:tcMar/>
          </w:tcPr>
          <w:p w:rsidRPr="00CC0718" w:rsidR="00C71DC8" w:rsidP="00244814" w:rsidRDefault="00C71DC8" w14:paraId="66C753DF" w14:textId="77777777">
            <w:pPr>
              <w:rPr>
                <w:b/>
                <w:color w:val="5C83B4"/>
                <w:spacing w:val="-2"/>
                <w:sz w:val="24"/>
              </w:rPr>
            </w:pPr>
            <w:r w:rsidRPr="00CC0718">
              <w:rPr>
                <w:b/>
                <w:color w:val="5C83B4"/>
                <w:spacing w:val="-2"/>
                <w:sz w:val="24"/>
              </w:rPr>
              <w:t>Aggregated:</w:t>
            </w:r>
          </w:p>
        </w:tc>
        <w:tc>
          <w:tcPr>
            <w:tcW w:w="8912" w:type="dxa"/>
            <w:gridSpan w:val="7"/>
            <w:shd w:val="clear" w:color="auto" w:fill="FFFFFF" w:themeFill="background1"/>
            <w:tcMar/>
          </w:tcPr>
          <w:p w:rsidRPr="00CC0718" w:rsidR="00C71DC8" w:rsidP="00244814" w:rsidRDefault="00C71DC8" w14:paraId="07E97B4A" w14:textId="77777777">
            <w:pPr>
              <w:rPr>
                <w:b/>
                <w:color w:val="5C83B4"/>
                <w:spacing w:val="-2"/>
                <w:sz w:val="24"/>
              </w:rPr>
            </w:pPr>
            <w:r w:rsidRPr="00CC0718">
              <w:rPr>
                <w:b/>
                <w:color w:val="5C83B4"/>
                <w:spacing w:val="-2"/>
                <w:sz w:val="24"/>
              </w:rPr>
              <w:t>Yes</w:t>
            </w:r>
          </w:p>
        </w:tc>
      </w:tr>
      <w:tr w:rsidRPr="00CC0718" w:rsidR="00C71DC8" w:rsidTr="3A33D0EC" w14:paraId="5A6272E1" w14:textId="77777777">
        <w:trPr>
          <w:trHeight w:val="344" w:hRule="exact"/>
        </w:trPr>
        <w:tc>
          <w:tcPr>
            <w:tcW w:w="3381" w:type="dxa"/>
            <w:gridSpan w:val="2"/>
            <w:tcBorders>
              <w:bottom w:val="single" w:color="8FB6EA" w:sz="5" w:space="0"/>
            </w:tcBorders>
            <w:shd w:val="clear" w:color="auto" w:fill="FFFFFF" w:themeFill="background1"/>
            <w:tcMar/>
          </w:tcPr>
          <w:p w:rsidRPr="00CC0718" w:rsidR="00C71DC8" w:rsidP="00244814" w:rsidRDefault="00C71DC8" w14:paraId="57096283" w14:textId="77777777">
            <w:pPr>
              <w:rPr>
                <w:color w:val="000000"/>
                <w:spacing w:val="-2"/>
                <w:sz w:val="18"/>
              </w:rPr>
            </w:pPr>
            <w:r w:rsidRPr="00CC0718">
              <w:rPr>
                <w:color w:val="000000"/>
                <w:spacing w:val="-2"/>
                <w:sz w:val="18"/>
              </w:rPr>
              <w:t>Document</w:t>
            </w:r>
          </w:p>
        </w:tc>
        <w:tc>
          <w:tcPr>
            <w:tcW w:w="1132" w:type="dxa"/>
            <w:tcBorders>
              <w:bottom w:val="single" w:color="8FB6EA" w:sz="5" w:space="0"/>
            </w:tcBorders>
            <w:shd w:val="clear" w:color="auto" w:fill="FFFFFF" w:themeFill="background1"/>
            <w:tcMar/>
          </w:tcPr>
          <w:p w:rsidRPr="00CC0718" w:rsidR="00C71DC8" w:rsidP="00244814" w:rsidRDefault="00C71DC8" w14:paraId="1E1530A1" w14:textId="77777777">
            <w:pPr>
              <w:rPr>
                <w:color w:val="000000"/>
                <w:spacing w:val="-2"/>
                <w:sz w:val="18"/>
              </w:rPr>
            </w:pPr>
            <w:r w:rsidRPr="00CC0718">
              <w:rPr>
                <w:color w:val="000000"/>
                <w:spacing w:val="-2"/>
                <w:sz w:val="18"/>
              </w:rPr>
              <w:t>9</w:t>
            </w:r>
          </w:p>
        </w:tc>
        <w:tc>
          <w:tcPr>
            <w:tcW w:w="1576" w:type="dxa"/>
            <w:gridSpan w:val="2"/>
            <w:tcBorders>
              <w:bottom w:val="single" w:color="8FB6EA" w:sz="5" w:space="0"/>
            </w:tcBorders>
            <w:shd w:val="clear" w:color="auto" w:fill="FFFFFF" w:themeFill="background1"/>
            <w:tcMar/>
          </w:tcPr>
          <w:p w:rsidRPr="00CC0718" w:rsidR="00C71DC8" w:rsidP="00244814" w:rsidRDefault="00C71DC8" w14:paraId="2DF75FB0" w14:textId="77777777">
            <w:pPr>
              <w:rPr>
                <w:color w:val="000000"/>
                <w:spacing w:val="-2"/>
                <w:sz w:val="18"/>
              </w:rPr>
            </w:pPr>
            <w:r w:rsidRPr="00CC0718">
              <w:rPr>
                <w:color w:val="000000"/>
                <w:spacing w:val="-2"/>
                <w:sz w:val="18"/>
              </w:rPr>
              <w:t>38</w:t>
            </w:r>
          </w:p>
        </w:tc>
        <w:tc>
          <w:tcPr>
            <w:tcW w:w="1362" w:type="dxa"/>
            <w:tcBorders>
              <w:bottom w:val="single" w:color="8FB6EA" w:sz="5" w:space="0"/>
            </w:tcBorders>
            <w:shd w:val="clear" w:color="auto" w:fill="FFFFFF" w:themeFill="background1"/>
            <w:tcMar/>
          </w:tcPr>
          <w:p w:rsidRPr="00CC0718" w:rsidR="00C71DC8" w:rsidP="00244814" w:rsidRDefault="00C71DC8" w14:paraId="061EBC8E" w14:textId="77777777">
            <w:pPr>
              <w:rPr>
                <w:color w:val="000000"/>
                <w:spacing w:val="-2"/>
                <w:sz w:val="18"/>
              </w:rPr>
            </w:pPr>
            <w:r w:rsidRPr="00CC0718">
              <w:rPr>
                <w:color w:val="000000"/>
                <w:spacing w:val="-2"/>
                <w:sz w:val="18"/>
              </w:rPr>
              <w:t>406</w:t>
            </w:r>
          </w:p>
        </w:tc>
        <w:tc>
          <w:tcPr>
            <w:tcW w:w="1690" w:type="dxa"/>
            <w:tcBorders>
              <w:bottom w:val="single" w:color="8FB6EA" w:sz="5" w:space="0"/>
            </w:tcBorders>
            <w:shd w:val="clear" w:color="auto" w:fill="FFFFFF" w:themeFill="background1"/>
            <w:tcMar/>
          </w:tcPr>
          <w:p w:rsidRPr="00CC0718" w:rsidR="00C71DC8" w:rsidP="00244814" w:rsidRDefault="00C71DC8" w14:paraId="6434505A" w14:textId="77777777">
            <w:pPr>
              <w:rPr>
                <w:color w:val="000000"/>
                <w:spacing w:val="-2"/>
                <w:sz w:val="18"/>
              </w:rPr>
            </w:pPr>
            <w:r w:rsidRPr="00CC0718">
              <w:rPr>
                <w:color w:val="000000"/>
                <w:spacing w:val="-2"/>
                <w:sz w:val="18"/>
              </w:rPr>
              <w:t>38</w:t>
            </w:r>
          </w:p>
        </w:tc>
        <w:tc>
          <w:tcPr>
            <w:tcW w:w="1576" w:type="dxa"/>
            <w:tcBorders>
              <w:bottom w:val="single" w:color="8FB6EA" w:sz="5" w:space="0"/>
            </w:tcBorders>
            <w:shd w:val="clear" w:color="auto" w:fill="FFFFFF" w:themeFill="background1"/>
            <w:tcMar/>
          </w:tcPr>
          <w:p w:rsidRPr="00CC0718" w:rsidR="00C71DC8" w:rsidP="00244814" w:rsidRDefault="00C71DC8" w14:paraId="45FB7273" w14:textId="77777777">
            <w:pPr>
              <w:rPr>
                <w:color w:val="000000"/>
                <w:spacing w:val="-2"/>
                <w:sz w:val="18"/>
              </w:rPr>
            </w:pPr>
          </w:p>
        </w:tc>
      </w:tr>
      <w:tr w:rsidRPr="00CC0718" w:rsidR="00C71DC8" w:rsidTr="3A33D0EC" w14:paraId="17821485" w14:textId="77777777">
        <w:trPr>
          <w:trHeight w:val="444" w:hRule="exact"/>
        </w:trPr>
        <w:tc>
          <w:tcPr>
            <w:tcW w:w="10717" w:type="dxa"/>
            <w:gridSpan w:val="8"/>
            <w:tcBorders>
              <w:top w:val="single" w:color="8FB6EA" w:sz="5" w:space="0"/>
            </w:tcBorders>
            <w:tcMar/>
          </w:tcPr>
          <w:p w:rsidRPr="00CC0718" w:rsidR="00C71DC8" w:rsidP="00244814" w:rsidRDefault="00C71DC8" w14:paraId="0DDDF80F" w14:textId="77777777"/>
        </w:tc>
      </w:tr>
      <w:tr w:rsidRPr="00CC0718" w:rsidR="00C71DC8" w:rsidTr="3A33D0EC" w14:paraId="38080BF6" w14:textId="77777777">
        <w:trPr>
          <w:trHeight w:val="344" w:hRule="exact"/>
        </w:trPr>
        <w:tc>
          <w:tcPr>
            <w:tcW w:w="10717" w:type="dxa"/>
            <w:gridSpan w:val="8"/>
            <w:shd w:val="clear" w:color="auto" w:fill="FFFFFF" w:themeFill="background1"/>
            <w:tcMar/>
          </w:tcPr>
          <w:p w:rsidRPr="00CC0718" w:rsidR="00C71DC8" w:rsidP="00244814" w:rsidRDefault="00C71DC8" w14:paraId="7459E737" w14:textId="77777777">
            <w:pPr>
              <w:rPr>
                <w:b/>
                <w:color w:val="5C83B4"/>
                <w:spacing w:val="-2"/>
                <w:sz w:val="24"/>
              </w:rPr>
            </w:pPr>
          </w:p>
        </w:tc>
      </w:tr>
      <w:tr w:rsidRPr="00CC0718" w:rsidR="00C71DC8" w:rsidTr="3A33D0EC" w14:paraId="5C43FC54" w14:textId="77777777">
        <w:trPr>
          <w:trHeight w:val="444" w:hRule="exact"/>
        </w:trPr>
        <w:tc>
          <w:tcPr>
            <w:tcW w:w="1805" w:type="dxa"/>
            <w:shd w:val="clear" w:color="auto" w:fill="FFFFFF" w:themeFill="background1"/>
            <w:tcMar/>
          </w:tcPr>
          <w:p w:rsidRPr="00CC0718" w:rsidR="00C71DC8" w:rsidP="00244814" w:rsidRDefault="00C71DC8" w14:paraId="27BFB443" w14:textId="77777777">
            <w:pPr>
              <w:rPr>
                <w:b/>
                <w:color w:val="5C83B4"/>
                <w:spacing w:val="-2"/>
                <w:sz w:val="24"/>
              </w:rPr>
            </w:pPr>
            <w:r w:rsidRPr="00CC0718">
              <w:rPr>
                <w:b/>
                <w:color w:val="5C83B4"/>
                <w:spacing w:val="-2"/>
                <w:sz w:val="24"/>
              </w:rPr>
              <w:t>Nickname:</w:t>
            </w:r>
          </w:p>
        </w:tc>
        <w:tc>
          <w:tcPr>
            <w:tcW w:w="8912" w:type="dxa"/>
            <w:gridSpan w:val="7"/>
            <w:vMerge w:val="restart"/>
            <w:shd w:val="clear" w:color="auto" w:fill="FFFFFF" w:themeFill="background1"/>
            <w:tcMar/>
          </w:tcPr>
          <w:p w:rsidRPr="00CC0718" w:rsidR="00C71DC8" w:rsidP="00244814" w:rsidRDefault="00C71DC8" w14:paraId="0073244B" w14:textId="77777777">
            <w:pPr>
              <w:rPr>
                <w:b/>
                <w:color w:val="5C83B4"/>
                <w:spacing w:val="-2"/>
                <w:sz w:val="24"/>
              </w:rPr>
            </w:pPr>
            <w:r w:rsidRPr="00CC0718">
              <w:rPr>
                <w:b/>
                <w:color w:val="5C83B4"/>
                <w:spacing w:val="-2"/>
                <w:sz w:val="24"/>
              </w:rPr>
              <w:t>Codes\\AXIAL CODE\\Q6- Tasks undertaken to achieve the goals\EVENT MANAGEMENT AND PLANNING</w:t>
            </w:r>
          </w:p>
        </w:tc>
      </w:tr>
      <w:tr w:rsidRPr="00CC0718" w:rsidR="00C71DC8" w:rsidTr="3A33D0EC" w14:paraId="680190B7" w14:textId="77777777">
        <w:trPr>
          <w:trHeight w:val="459" w:hRule="exact"/>
        </w:trPr>
        <w:tc>
          <w:tcPr>
            <w:tcW w:w="1805" w:type="dxa"/>
            <w:shd w:val="clear" w:color="auto" w:fill="FFFFFF" w:themeFill="background1"/>
            <w:tcMar/>
          </w:tcPr>
          <w:p w:rsidRPr="00CC0718" w:rsidR="00C71DC8" w:rsidP="00244814" w:rsidRDefault="00C71DC8" w14:paraId="37340D5E" w14:textId="77777777">
            <w:pPr>
              <w:rPr>
                <w:b/>
                <w:color w:val="5C83B4"/>
                <w:spacing w:val="-2"/>
                <w:sz w:val="24"/>
              </w:rPr>
            </w:pPr>
            <w:r w:rsidRPr="00CC0718">
              <w:rPr>
                <w:b/>
                <w:color w:val="5C83B4"/>
                <w:spacing w:val="-2"/>
                <w:sz w:val="24"/>
              </w:rPr>
              <w:t>Classification:</w:t>
            </w:r>
          </w:p>
        </w:tc>
        <w:tc>
          <w:tcPr>
            <w:tcW w:w="8912" w:type="dxa"/>
            <w:gridSpan w:val="7"/>
            <w:vMerge/>
            <w:tcMar/>
          </w:tcPr>
          <w:p w:rsidRPr="00CC0718" w:rsidR="00C71DC8" w:rsidP="00244814" w:rsidRDefault="00C71DC8" w14:paraId="62F18ED6" w14:textId="77777777"/>
        </w:tc>
      </w:tr>
      <w:tr w:rsidRPr="00CC0718" w:rsidR="00C71DC8" w:rsidTr="3A33D0EC" w14:paraId="6F777477" w14:textId="77777777">
        <w:trPr>
          <w:trHeight w:val="444" w:hRule="exact"/>
        </w:trPr>
        <w:tc>
          <w:tcPr>
            <w:tcW w:w="1805" w:type="dxa"/>
            <w:shd w:val="clear" w:color="auto" w:fill="FFFFFF" w:themeFill="background1"/>
            <w:tcMar/>
          </w:tcPr>
          <w:p w:rsidRPr="00CC0718" w:rsidR="00C71DC8" w:rsidP="00244814" w:rsidRDefault="00C71DC8" w14:paraId="1F19A8AE" w14:textId="77777777">
            <w:pPr>
              <w:rPr>
                <w:b/>
                <w:color w:val="5C83B4"/>
                <w:spacing w:val="-2"/>
                <w:sz w:val="24"/>
              </w:rPr>
            </w:pPr>
            <w:r w:rsidRPr="00CC0718">
              <w:rPr>
                <w:b/>
                <w:color w:val="5C83B4"/>
                <w:spacing w:val="-2"/>
                <w:sz w:val="24"/>
              </w:rPr>
              <w:t>Aggregated:</w:t>
            </w:r>
          </w:p>
        </w:tc>
        <w:tc>
          <w:tcPr>
            <w:tcW w:w="8912" w:type="dxa"/>
            <w:gridSpan w:val="7"/>
            <w:shd w:val="clear" w:color="auto" w:fill="FFFFFF" w:themeFill="background1"/>
            <w:tcMar/>
          </w:tcPr>
          <w:p w:rsidRPr="00CC0718" w:rsidR="00C71DC8" w:rsidP="00244814" w:rsidRDefault="00C71DC8" w14:paraId="3668D9C7" w14:textId="77777777">
            <w:pPr>
              <w:rPr>
                <w:b/>
                <w:color w:val="5C83B4"/>
                <w:spacing w:val="-2"/>
                <w:sz w:val="24"/>
              </w:rPr>
            </w:pPr>
            <w:r w:rsidRPr="00CC0718">
              <w:rPr>
                <w:b/>
                <w:color w:val="5C83B4"/>
                <w:spacing w:val="-2"/>
                <w:sz w:val="24"/>
              </w:rPr>
              <w:t>Yes</w:t>
            </w:r>
          </w:p>
        </w:tc>
      </w:tr>
      <w:tr w:rsidRPr="00CC0718" w:rsidR="00C71DC8" w:rsidTr="3A33D0EC" w14:paraId="1DA45E2D" w14:textId="77777777">
        <w:trPr>
          <w:trHeight w:val="344" w:hRule="exact"/>
        </w:trPr>
        <w:tc>
          <w:tcPr>
            <w:tcW w:w="3381" w:type="dxa"/>
            <w:gridSpan w:val="2"/>
            <w:tcBorders>
              <w:bottom w:val="single" w:color="8FB6EA" w:sz="5" w:space="0"/>
            </w:tcBorders>
            <w:shd w:val="clear" w:color="auto" w:fill="FFFFFF" w:themeFill="background1"/>
            <w:tcMar/>
          </w:tcPr>
          <w:p w:rsidRPr="00CC0718" w:rsidR="00C71DC8" w:rsidP="00244814" w:rsidRDefault="00C71DC8" w14:paraId="54BBFCE1" w14:textId="77777777">
            <w:pPr>
              <w:rPr>
                <w:color w:val="000000"/>
                <w:spacing w:val="-2"/>
                <w:sz w:val="18"/>
              </w:rPr>
            </w:pPr>
            <w:r w:rsidRPr="00CC0718">
              <w:rPr>
                <w:color w:val="000000"/>
                <w:spacing w:val="-2"/>
                <w:sz w:val="18"/>
              </w:rPr>
              <w:t>Document</w:t>
            </w:r>
          </w:p>
        </w:tc>
        <w:tc>
          <w:tcPr>
            <w:tcW w:w="1132" w:type="dxa"/>
            <w:tcBorders>
              <w:bottom w:val="single" w:color="8FB6EA" w:sz="5" w:space="0"/>
            </w:tcBorders>
            <w:shd w:val="clear" w:color="auto" w:fill="FFFFFF" w:themeFill="background1"/>
            <w:tcMar/>
          </w:tcPr>
          <w:p w:rsidRPr="00CC0718" w:rsidR="00C71DC8" w:rsidP="00244814" w:rsidRDefault="00C71DC8" w14:paraId="4AE1231F" w14:textId="77777777">
            <w:pPr>
              <w:rPr>
                <w:color w:val="000000"/>
                <w:spacing w:val="-2"/>
                <w:sz w:val="18"/>
              </w:rPr>
            </w:pPr>
            <w:r w:rsidRPr="00CC0718">
              <w:rPr>
                <w:color w:val="000000"/>
                <w:spacing w:val="-2"/>
                <w:sz w:val="18"/>
              </w:rPr>
              <w:t>6</w:t>
            </w:r>
          </w:p>
        </w:tc>
        <w:tc>
          <w:tcPr>
            <w:tcW w:w="1576" w:type="dxa"/>
            <w:gridSpan w:val="2"/>
            <w:tcBorders>
              <w:bottom w:val="single" w:color="8FB6EA" w:sz="5" w:space="0"/>
            </w:tcBorders>
            <w:shd w:val="clear" w:color="auto" w:fill="FFFFFF" w:themeFill="background1"/>
            <w:tcMar/>
          </w:tcPr>
          <w:p w:rsidRPr="00CC0718" w:rsidR="00C71DC8" w:rsidP="00244814" w:rsidRDefault="00C71DC8" w14:paraId="3A0D3EDE" w14:textId="77777777">
            <w:pPr>
              <w:rPr>
                <w:color w:val="000000"/>
                <w:spacing w:val="-2"/>
                <w:sz w:val="18"/>
              </w:rPr>
            </w:pPr>
            <w:r w:rsidRPr="00CC0718">
              <w:rPr>
                <w:color w:val="000000"/>
                <w:spacing w:val="-2"/>
                <w:sz w:val="18"/>
              </w:rPr>
              <w:t>9</w:t>
            </w:r>
          </w:p>
        </w:tc>
        <w:tc>
          <w:tcPr>
            <w:tcW w:w="1362" w:type="dxa"/>
            <w:tcBorders>
              <w:bottom w:val="single" w:color="8FB6EA" w:sz="5" w:space="0"/>
            </w:tcBorders>
            <w:shd w:val="clear" w:color="auto" w:fill="FFFFFF" w:themeFill="background1"/>
            <w:tcMar/>
          </w:tcPr>
          <w:p w:rsidRPr="00CC0718" w:rsidR="00C71DC8" w:rsidP="00244814" w:rsidRDefault="00C71DC8" w14:paraId="2931A5FD" w14:textId="77777777">
            <w:pPr>
              <w:rPr>
                <w:color w:val="000000"/>
                <w:spacing w:val="-2"/>
                <w:sz w:val="18"/>
              </w:rPr>
            </w:pPr>
            <w:r w:rsidRPr="00CC0718">
              <w:rPr>
                <w:color w:val="000000"/>
                <w:spacing w:val="-2"/>
                <w:sz w:val="18"/>
              </w:rPr>
              <w:t>158</w:t>
            </w:r>
          </w:p>
        </w:tc>
        <w:tc>
          <w:tcPr>
            <w:tcW w:w="1690" w:type="dxa"/>
            <w:tcBorders>
              <w:bottom w:val="single" w:color="8FB6EA" w:sz="5" w:space="0"/>
            </w:tcBorders>
            <w:shd w:val="clear" w:color="auto" w:fill="FFFFFF" w:themeFill="background1"/>
            <w:tcMar/>
          </w:tcPr>
          <w:p w:rsidRPr="00CC0718" w:rsidR="00C71DC8" w:rsidP="00244814" w:rsidRDefault="00C71DC8" w14:paraId="70B99E7E" w14:textId="77777777">
            <w:pPr>
              <w:rPr>
                <w:color w:val="000000"/>
                <w:spacing w:val="-2"/>
                <w:sz w:val="18"/>
              </w:rPr>
            </w:pPr>
            <w:r w:rsidRPr="00CC0718">
              <w:rPr>
                <w:color w:val="000000"/>
                <w:spacing w:val="-2"/>
                <w:sz w:val="18"/>
              </w:rPr>
              <w:t>9</w:t>
            </w:r>
          </w:p>
        </w:tc>
        <w:tc>
          <w:tcPr>
            <w:tcW w:w="1576" w:type="dxa"/>
            <w:tcBorders>
              <w:bottom w:val="single" w:color="8FB6EA" w:sz="5" w:space="0"/>
            </w:tcBorders>
            <w:shd w:val="clear" w:color="auto" w:fill="FFFFFF" w:themeFill="background1"/>
            <w:tcMar/>
          </w:tcPr>
          <w:p w:rsidRPr="00CC0718" w:rsidR="00C71DC8" w:rsidP="00244814" w:rsidRDefault="00C71DC8" w14:paraId="1C0241D6" w14:textId="77777777">
            <w:pPr>
              <w:rPr>
                <w:color w:val="000000"/>
                <w:spacing w:val="-2"/>
                <w:sz w:val="18"/>
              </w:rPr>
            </w:pPr>
          </w:p>
        </w:tc>
      </w:tr>
      <w:tr w:rsidRPr="00CC0718" w:rsidR="00C71DC8" w:rsidTr="3A33D0EC" w14:paraId="1556ACC0" w14:textId="77777777">
        <w:trPr>
          <w:trHeight w:val="459" w:hRule="exact"/>
        </w:trPr>
        <w:tc>
          <w:tcPr>
            <w:tcW w:w="10717" w:type="dxa"/>
            <w:gridSpan w:val="8"/>
            <w:tcBorders>
              <w:top w:val="single" w:color="8FB6EA" w:sz="5" w:space="0"/>
            </w:tcBorders>
            <w:tcMar/>
          </w:tcPr>
          <w:p w:rsidRPr="00CC0718" w:rsidR="00C71DC8" w:rsidP="00244814" w:rsidRDefault="00C71DC8" w14:paraId="45BD9700" w14:textId="77777777"/>
        </w:tc>
      </w:tr>
      <w:tr w:rsidRPr="00CC0718" w:rsidR="00C71DC8" w:rsidTr="3A33D0EC" w14:paraId="341F987E" w14:textId="77777777">
        <w:trPr>
          <w:trHeight w:val="601" w:hRule="exact"/>
        </w:trPr>
        <w:tc>
          <w:tcPr>
            <w:tcW w:w="10717" w:type="dxa"/>
            <w:gridSpan w:val="8"/>
            <w:shd w:val="clear" w:color="auto" w:fill="FFFFFF" w:themeFill="background1"/>
            <w:tcMar/>
          </w:tcPr>
          <w:p w:rsidRPr="00CC0718" w:rsidR="00C71DC8" w:rsidP="00244814" w:rsidRDefault="00C71DC8" w14:paraId="392DFBBF" w14:textId="77777777">
            <w:pPr>
              <w:rPr>
                <w:b/>
                <w:color w:val="5C83B4"/>
                <w:spacing w:val="-2"/>
                <w:sz w:val="24"/>
              </w:rPr>
            </w:pPr>
          </w:p>
        </w:tc>
      </w:tr>
      <w:tr w:rsidRPr="00CC0718" w:rsidR="00C71DC8" w:rsidTr="3A33D0EC" w14:paraId="416D0A27" w14:textId="77777777">
        <w:trPr>
          <w:trHeight w:val="444" w:hRule="exact"/>
        </w:trPr>
        <w:tc>
          <w:tcPr>
            <w:tcW w:w="1805" w:type="dxa"/>
            <w:shd w:val="clear" w:color="auto" w:fill="FFFFFF" w:themeFill="background1"/>
            <w:tcMar/>
          </w:tcPr>
          <w:p w:rsidRPr="00CC0718" w:rsidR="00C71DC8" w:rsidP="00244814" w:rsidRDefault="00C71DC8" w14:paraId="3B29E5E7" w14:textId="77777777">
            <w:pPr>
              <w:rPr>
                <w:b/>
                <w:color w:val="5C83B4"/>
                <w:spacing w:val="-2"/>
                <w:sz w:val="24"/>
              </w:rPr>
            </w:pPr>
            <w:r w:rsidRPr="00CC0718">
              <w:rPr>
                <w:b/>
                <w:color w:val="5C83B4"/>
                <w:spacing w:val="-2"/>
                <w:sz w:val="24"/>
              </w:rPr>
              <w:t>Nickname:</w:t>
            </w:r>
          </w:p>
        </w:tc>
        <w:tc>
          <w:tcPr>
            <w:tcW w:w="8912" w:type="dxa"/>
            <w:gridSpan w:val="7"/>
            <w:vMerge w:val="restart"/>
            <w:shd w:val="clear" w:color="auto" w:fill="FFFFFF" w:themeFill="background1"/>
            <w:tcMar/>
          </w:tcPr>
          <w:p w:rsidRPr="00CC0718" w:rsidR="00C71DC8" w:rsidP="00244814" w:rsidRDefault="00C71DC8" w14:paraId="5165975F" w14:textId="77777777">
            <w:pPr>
              <w:rPr>
                <w:b/>
                <w:color w:val="5C83B4"/>
                <w:spacing w:val="-2"/>
                <w:sz w:val="24"/>
              </w:rPr>
            </w:pPr>
            <w:r w:rsidRPr="00CC0718">
              <w:rPr>
                <w:b/>
                <w:color w:val="5C83B4"/>
                <w:spacing w:val="-2"/>
                <w:sz w:val="24"/>
              </w:rPr>
              <w:t>Codes\\AXIAL CODE\\Q6- Tasks undertaken to achieve the goals\EVENT MANAGEMENT AND PLANNING\Collaborations with other clubs</w:t>
            </w:r>
          </w:p>
        </w:tc>
      </w:tr>
      <w:tr w:rsidRPr="00CC0718" w:rsidR="00C71DC8" w:rsidTr="3A33D0EC" w14:paraId="22B5F57A" w14:textId="77777777">
        <w:trPr>
          <w:trHeight w:val="459" w:hRule="exact"/>
        </w:trPr>
        <w:tc>
          <w:tcPr>
            <w:tcW w:w="1805" w:type="dxa"/>
            <w:shd w:val="clear" w:color="auto" w:fill="FFFFFF" w:themeFill="background1"/>
            <w:tcMar/>
          </w:tcPr>
          <w:p w:rsidRPr="00CC0718" w:rsidR="00C71DC8" w:rsidP="00244814" w:rsidRDefault="00C71DC8" w14:paraId="0F2B5090" w14:textId="77777777">
            <w:pPr>
              <w:rPr>
                <w:b/>
                <w:color w:val="5C83B4"/>
                <w:spacing w:val="-2"/>
                <w:sz w:val="24"/>
              </w:rPr>
            </w:pPr>
            <w:r w:rsidRPr="00CC0718">
              <w:rPr>
                <w:b/>
                <w:color w:val="5C83B4"/>
                <w:spacing w:val="-2"/>
                <w:sz w:val="24"/>
              </w:rPr>
              <w:t>Classification:</w:t>
            </w:r>
          </w:p>
        </w:tc>
        <w:tc>
          <w:tcPr>
            <w:tcW w:w="8912" w:type="dxa"/>
            <w:gridSpan w:val="7"/>
            <w:vMerge/>
            <w:tcMar/>
          </w:tcPr>
          <w:p w:rsidRPr="00CC0718" w:rsidR="00C71DC8" w:rsidP="00244814" w:rsidRDefault="00C71DC8" w14:paraId="0BBE685A" w14:textId="77777777"/>
        </w:tc>
      </w:tr>
      <w:tr w:rsidRPr="00CC0718" w:rsidR="00C71DC8" w:rsidTr="3A33D0EC" w14:paraId="53262D29" w14:textId="77777777">
        <w:trPr>
          <w:trHeight w:val="444" w:hRule="exact"/>
        </w:trPr>
        <w:tc>
          <w:tcPr>
            <w:tcW w:w="1805" w:type="dxa"/>
            <w:shd w:val="clear" w:color="auto" w:fill="FFFFFF" w:themeFill="background1"/>
            <w:tcMar/>
          </w:tcPr>
          <w:p w:rsidRPr="00CC0718" w:rsidR="00C71DC8" w:rsidP="00244814" w:rsidRDefault="00C71DC8" w14:paraId="39970650" w14:textId="77777777">
            <w:pPr>
              <w:rPr>
                <w:b/>
                <w:color w:val="5C83B4"/>
                <w:spacing w:val="-2"/>
                <w:sz w:val="24"/>
              </w:rPr>
            </w:pPr>
            <w:r w:rsidRPr="00CC0718">
              <w:rPr>
                <w:b/>
                <w:color w:val="5C83B4"/>
                <w:spacing w:val="-2"/>
                <w:sz w:val="24"/>
              </w:rPr>
              <w:t>Aggregated:</w:t>
            </w:r>
          </w:p>
        </w:tc>
        <w:tc>
          <w:tcPr>
            <w:tcW w:w="8912" w:type="dxa"/>
            <w:gridSpan w:val="7"/>
            <w:shd w:val="clear" w:color="auto" w:fill="FFFFFF" w:themeFill="background1"/>
            <w:tcMar/>
          </w:tcPr>
          <w:p w:rsidRPr="00CC0718" w:rsidR="00C71DC8" w:rsidP="00244814" w:rsidRDefault="00C71DC8" w14:paraId="71D9FF5B" w14:textId="77777777">
            <w:pPr>
              <w:rPr>
                <w:b/>
                <w:color w:val="5C83B4"/>
                <w:spacing w:val="-2"/>
                <w:sz w:val="24"/>
              </w:rPr>
            </w:pPr>
            <w:r w:rsidRPr="00CC0718">
              <w:rPr>
                <w:b/>
                <w:color w:val="5C83B4"/>
                <w:spacing w:val="-2"/>
                <w:sz w:val="24"/>
              </w:rPr>
              <w:t>No</w:t>
            </w:r>
          </w:p>
        </w:tc>
      </w:tr>
      <w:tr w:rsidRPr="00CC0718" w:rsidR="00C71DC8" w:rsidTr="3A33D0EC" w14:paraId="1EC2349C" w14:textId="77777777">
        <w:trPr>
          <w:trHeight w:val="344" w:hRule="exact"/>
        </w:trPr>
        <w:tc>
          <w:tcPr>
            <w:tcW w:w="3381" w:type="dxa"/>
            <w:gridSpan w:val="2"/>
            <w:tcBorders>
              <w:bottom w:val="single" w:color="8FB6EA" w:sz="5" w:space="0"/>
            </w:tcBorders>
            <w:shd w:val="clear" w:color="auto" w:fill="FFFFFF" w:themeFill="background1"/>
            <w:tcMar/>
          </w:tcPr>
          <w:p w:rsidRPr="00CC0718" w:rsidR="00C71DC8" w:rsidP="00244814" w:rsidRDefault="00C71DC8" w14:paraId="7A9F5555" w14:textId="77777777">
            <w:pPr>
              <w:rPr>
                <w:color w:val="000000"/>
                <w:spacing w:val="-2"/>
                <w:sz w:val="18"/>
              </w:rPr>
            </w:pPr>
            <w:r w:rsidRPr="00CC0718">
              <w:rPr>
                <w:color w:val="000000"/>
                <w:spacing w:val="-2"/>
                <w:sz w:val="18"/>
              </w:rPr>
              <w:t>Document</w:t>
            </w:r>
          </w:p>
        </w:tc>
        <w:tc>
          <w:tcPr>
            <w:tcW w:w="1132" w:type="dxa"/>
            <w:tcBorders>
              <w:bottom w:val="single" w:color="8FB6EA" w:sz="5" w:space="0"/>
            </w:tcBorders>
            <w:shd w:val="clear" w:color="auto" w:fill="FFFFFF" w:themeFill="background1"/>
            <w:tcMar/>
          </w:tcPr>
          <w:p w:rsidRPr="00CC0718" w:rsidR="00C71DC8" w:rsidP="00244814" w:rsidRDefault="00C71DC8" w14:paraId="4D999D1B" w14:textId="77777777">
            <w:pPr>
              <w:rPr>
                <w:color w:val="000000"/>
                <w:spacing w:val="-2"/>
                <w:sz w:val="18"/>
              </w:rPr>
            </w:pPr>
            <w:r w:rsidRPr="00CC0718">
              <w:rPr>
                <w:color w:val="000000"/>
                <w:spacing w:val="-2"/>
                <w:sz w:val="18"/>
              </w:rPr>
              <w:t>2</w:t>
            </w:r>
          </w:p>
        </w:tc>
        <w:tc>
          <w:tcPr>
            <w:tcW w:w="1576" w:type="dxa"/>
            <w:gridSpan w:val="2"/>
            <w:tcBorders>
              <w:bottom w:val="single" w:color="8FB6EA" w:sz="5" w:space="0"/>
            </w:tcBorders>
            <w:shd w:val="clear" w:color="auto" w:fill="FFFFFF" w:themeFill="background1"/>
            <w:tcMar/>
          </w:tcPr>
          <w:p w:rsidRPr="00CC0718" w:rsidR="00C71DC8" w:rsidP="00244814" w:rsidRDefault="00C71DC8" w14:paraId="192CFEFC" w14:textId="77777777">
            <w:pPr>
              <w:rPr>
                <w:color w:val="000000"/>
                <w:spacing w:val="-2"/>
                <w:sz w:val="18"/>
              </w:rPr>
            </w:pPr>
            <w:r w:rsidRPr="00CC0718">
              <w:rPr>
                <w:color w:val="000000"/>
                <w:spacing w:val="-2"/>
                <w:sz w:val="18"/>
              </w:rPr>
              <w:t>2</w:t>
            </w:r>
          </w:p>
        </w:tc>
        <w:tc>
          <w:tcPr>
            <w:tcW w:w="1362" w:type="dxa"/>
            <w:tcBorders>
              <w:bottom w:val="single" w:color="8FB6EA" w:sz="5" w:space="0"/>
            </w:tcBorders>
            <w:shd w:val="clear" w:color="auto" w:fill="FFFFFF" w:themeFill="background1"/>
            <w:tcMar/>
          </w:tcPr>
          <w:p w:rsidRPr="00CC0718" w:rsidR="00C71DC8" w:rsidP="00244814" w:rsidRDefault="00C71DC8" w14:paraId="6E3ECBC8" w14:textId="77777777">
            <w:pPr>
              <w:rPr>
                <w:color w:val="000000"/>
                <w:spacing w:val="-2"/>
                <w:sz w:val="18"/>
              </w:rPr>
            </w:pPr>
            <w:r w:rsidRPr="00CC0718">
              <w:rPr>
                <w:color w:val="000000"/>
                <w:spacing w:val="-2"/>
                <w:sz w:val="18"/>
              </w:rPr>
              <w:t>38</w:t>
            </w:r>
          </w:p>
        </w:tc>
        <w:tc>
          <w:tcPr>
            <w:tcW w:w="1690" w:type="dxa"/>
            <w:tcBorders>
              <w:bottom w:val="single" w:color="8FB6EA" w:sz="5" w:space="0"/>
            </w:tcBorders>
            <w:shd w:val="clear" w:color="auto" w:fill="FFFFFF" w:themeFill="background1"/>
            <w:tcMar/>
          </w:tcPr>
          <w:p w:rsidRPr="00CC0718" w:rsidR="00C71DC8" w:rsidP="00244814" w:rsidRDefault="00C71DC8" w14:paraId="7A1CA75F" w14:textId="77777777">
            <w:pPr>
              <w:rPr>
                <w:color w:val="000000"/>
                <w:spacing w:val="-2"/>
                <w:sz w:val="18"/>
              </w:rPr>
            </w:pPr>
            <w:r w:rsidRPr="00CC0718">
              <w:rPr>
                <w:color w:val="000000"/>
                <w:spacing w:val="-2"/>
                <w:sz w:val="18"/>
              </w:rPr>
              <w:t>2</w:t>
            </w:r>
          </w:p>
        </w:tc>
        <w:tc>
          <w:tcPr>
            <w:tcW w:w="1576" w:type="dxa"/>
            <w:tcBorders>
              <w:bottom w:val="single" w:color="8FB6EA" w:sz="5" w:space="0"/>
            </w:tcBorders>
            <w:shd w:val="clear" w:color="auto" w:fill="FFFFFF" w:themeFill="background1"/>
            <w:tcMar/>
          </w:tcPr>
          <w:p w:rsidRPr="00CC0718" w:rsidR="00C71DC8" w:rsidP="00244814" w:rsidRDefault="00C71DC8" w14:paraId="384DE11F" w14:textId="77777777">
            <w:pPr>
              <w:rPr>
                <w:color w:val="000000"/>
                <w:spacing w:val="-2"/>
                <w:sz w:val="18"/>
              </w:rPr>
            </w:pPr>
          </w:p>
        </w:tc>
      </w:tr>
      <w:tr w:rsidRPr="00CC0718" w:rsidR="00C71DC8" w:rsidTr="3A33D0EC" w14:paraId="28999239" w14:textId="77777777">
        <w:trPr>
          <w:trHeight w:val="444" w:hRule="exact"/>
        </w:trPr>
        <w:tc>
          <w:tcPr>
            <w:tcW w:w="10717" w:type="dxa"/>
            <w:gridSpan w:val="8"/>
            <w:tcBorders>
              <w:top w:val="single" w:color="8FB6EA" w:sz="5" w:space="0"/>
            </w:tcBorders>
            <w:tcMar/>
          </w:tcPr>
          <w:p w:rsidRPr="00CC0718" w:rsidR="00C71DC8" w:rsidP="00244814" w:rsidRDefault="00C71DC8" w14:paraId="1B69100D" w14:textId="77777777"/>
        </w:tc>
      </w:tr>
      <w:tr w:rsidRPr="00CC0718" w:rsidR="00C71DC8" w:rsidTr="3A33D0EC" w14:paraId="4C81B506" w14:textId="77777777">
        <w:trPr>
          <w:trHeight w:val="602" w:hRule="exact"/>
        </w:trPr>
        <w:tc>
          <w:tcPr>
            <w:tcW w:w="10717" w:type="dxa"/>
            <w:gridSpan w:val="8"/>
            <w:shd w:val="clear" w:color="auto" w:fill="FFFFFF" w:themeFill="background1"/>
            <w:tcMar/>
          </w:tcPr>
          <w:p w:rsidRPr="00CC0718" w:rsidR="00C71DC8" w:rsidP="00244814" w:rsidRDefault="00C71DC8" w14:paraId="268B63D5" w14:textId="77777777">
            <w:pPr>
              <w:rPr>
                <w:b/>
                <w:color w:val="5C83B4"/>
                <w:spacing w:val="-2"/>
                <w:sz w:val="24"/>
              </w:rPr>
            </w:pPr>
          </w:p>
        </w:tc>
      </w:tr>
      <w:tr w:rsidRPr="00CC0718" w:rsidR="00C71DC8" w:rsidTr="3A33D0EC" w14:paraId="354B953B" w14:textId="77777777">
        <w:trPr>
          <w:trHeight w:val="458" w:hRule="exact"/>
        </w:trPr>
        <w:tc>
          <w:tcPr>
            <w:tcW w:w="1805" w:type="dxa"/>
            <w:shd w:val="clear" w:color="auto" w:fill="FFFFFF" w:themeFill="background1"/>
            <w:tcMar/>
          </w:tcPr>
          <w:p w:rsidRPr="00CC0718" w:rsidR="00C71DC8" w:rsidP="00244814" w:rsidRDefault="00C71DC8" w14:paraId="270A8E6F" w14:textId="77777777">
            <w:pPr>
              <w:rPr>
                <w:b/>
                <w:color w:val="5C83B4"/>
                <w:spacing w:val="-2"/>
                <w:sz w:val="24"/>
              </w:rPr>
            </w:pPr>
            <w:r w:rsidRPr="00CC0718">
              <w:rPr>
                <w:b/>
                <w:color w:val="5C83B4"/>
                <w:spacing w:val="-2"/>
                <w:sz w:val="24"/>
              </w:rPr>
              <w:t>Nickname:</w:t>
            </w:r>
          </w:p>
        </w:tc>
        <w:tc>
          <w:tcPr>
            <w:tcW w:w="8912" w:type="dxa"/>
            <w:gridSpan w:val="7"/>
            <w:vMerge w:val="restart"/>
            <w:shd w:val="clear" w:color="auto" w:fill="FFFFFF" w:themeFill="background1"/>
            <w:tcMar/>
          </w:tcPr>
          <w:p w:rsidRPr="00CC0718" w:rsidR="00C71DC8" w:rsidP="00244814" w:rsidRDefault="00C71DC8" w14:paraId="5B06F756" w14:textId="77777777">
            <w:pPr>
              <w:rPr>
                <w:b/>
                <w:color w:val="5C83B4"/>
                <w:spacing w:val="-2"/>
                <w:sz w:val="24"/>
              </w:rPr>
            </w:pPr>
            <w:r w:rsidRPr="00CC0718">
              <w:rPr>
                <w:b/>
                <w:color w:val="5C83B4"/>
                <w:spacing w:val="-2"/>
                <w:sz w:val="24"/>
              </w:rPr>
              <w:t>Codes\\AXIAL CODE\\Q6- Tasks undertaken to achieve the goals\EVENT MANAGEMENT AND PLANNING\Flagship events</w:t>
            </w:r>
          </w:p>
        </w:tc>
      </w:tr>
      <w:tr w:rsidRPr="00CC0718" w:rsidR="00C71DC8" w:rsidTr="3A33D0EC" w14:paraId="4EBBDAE3" w14:textId="77777777">
        <w:trPr>
          <w:trHeight w:val="445" w:hRule="exact"/>
        </w:trPr>
        <w:tc>
          <w:tcPr>
            <w:tcW w:w="1805" w:type="dxa"/>
            <w:shd w:val="clear" w:color="auto" w:fill="FFFFFF" w:themeFill="background1"/>
            <w:tcMar/>
          </w:tcPr>
          <w:p w:rsidRPr="00CC0718" w:rsidR="00C71DC8" w:rsidP="00244814" w:rsidRDefault="00C71DC8" w14:paraId="2FA8BCFF" w14:textId="77777777">
            <w:pPr>
              <w:rPr>
                <w:b/>
                <w:color w:val="5C83B4"/>
                <w:spacing w:val="-2"/>
                <w:sz w:val="24"/>
              </w:rPr>
            </w:pPr>
            <w:r w:rsidRPr="00CC0718">
              <w:rPr>
                <w:b/>
                <w:color w:val="5C83B4"/>
                <w:spacing w:val="-2"/>
                <w:sz w:val="24"/>
              </w:rPr>
              <w:lastRenderedPageBreak/>
              <w:t>Classification:</w:t>
            </w:r>
          </w:p>
        </w:tc>
        <w:tc>
          <w:tcPr>
            <w:tcW w:w="8912" w:type="dxa"/>
            <w:gridSpan w:val="7"/>
            <w:vMerge/>
            <w:tcMar/>
          </w:tcPr>
          <w:p w:rsidRPr="00CC0718" w:rsidR="00C71DC8" w:rsidP="00244814" w:rsidRDefault="00C71DC8" w14:paraId="77673DD4" w14:textId="77777777"/>
        </w:tc>
      </w:tr>
      <w:tr w:rsidRPr="00CC0718" w:rsidR="00C71DC8" w:rsidTr="3A33D0EC" w14:paraId="457A3845" w14:textId="77777777">
        <w:trPr>
          <w:trHeight w:val="458" w:hRule="exact"/>
        </w:trPr>
        <w:tc>
          <w:tcPr>
            <w:tcW w:w="1805" w:type="dxa"/>
            <w:shd w:val="clear" w:color="auto" w:fill="FFFFFF" w:themeFill="background1"/>
            <w:tcMar/>
          </w:tcPr>
          <w:p w:rsidRPr="00CC0718" w:rsidR="00C71DC8" w:rsidP="00244814" w:rsidRDefault="00C71DC8" w14:paraId="17C90D76" w14:textId="77777777">
            <w:pPr>
              <w:rPr>
                <w:b/>
                <w:color w:val="5C83B4"/>
                <w:spacing w:val="-2"/>
                <w:sz w:val="24"/>
              </w:rPr>
            </w:pPr>
            <w:r w:rsidRPr="00CC0718">
              <w:rPr>
                <w:b/>
                <w:color w:val="5C83B4"/>
                <w:spacing w:val="-2"/>
                <w:sz w:val="24"/>
              </w:rPr>
              <w:t>Aggregated:</w:t>
            </w:r>
          </w:p>
        </w:tc>
        <w:tc>
          <w:tcPr>
            <w:tcW w:w="8912" w:type="dxa"/>
            <w:gridSpan w:val="7"/>
            <w:shd w:val="clear" w:color="auto" w:fill="FFFFFF" w:themeFill="background1"/>
            <w:tcMar/>
          </w:tcPr>
          <w:p w:rsidRPr="00CC0718" w:rsidR="00C71DC8" w:rsidP="00244814" w:rsidRDefault="00C71DC8" w14:paraId="171616ED" w14:textId="77777777">
            <w:pPr>
              <w:rPr>
                <w:b/>
                <w:color w:val="5C83B4"/>
                <w:spacing w:val="-2"/>
                <w:sz w:val="24"/>
              </w:rPr>
            </w:pPr>
            <w:r w:rsidRPr="00CC0718">
              <w:rPr>
                <w:b/>
                <w:color w:val="5C83B4"/>
                <w:spacing w:val="-2"/>
                <w:sz w:val="24"/>
              </w:rPr>
              <w:t>No</w:t>
            </w:r>
          </w:p>
        </w:tc>
      </w:tr>
      <w:tr w:rsidRPr="00CC0718" w:rsidR="00C71DC8" w:rsidTr="3A33D0EC" w14:paraId="30206845" w14:textId="77777777">
        <w:trPr>
          <w:trHeight w:val="344" w:hRule="exact"/>
        </w:trPr>
        <w:tc>
          <w:tcPr>
            <w:tcW w:w="3381" w:type="dxa"/>
            <w:gridSpan w:val="2"/>
            <w:tcBorders>
              <w:bottom w:val="single" w:color="8FB6EA" w:sz="5" w:space="0"/>
            </w:tcBorders>
            <w:shd w:val="clear" w:color="auto" w:fill="FFFFFF" w:themeFill="background1"/>
            <w:tcMar/>
          </w:tcPr>
          <w:p w:rsidRPr="00CC0718" w:rsidR="00C71DC8" w:rsidP="00244814" w:rsidRDefault="00C71DC8" w14:paraId="7CCD956A" w14:textId="77777777">
            <w:pPr>
              <w:rPr>
                <w:color w:val="000000"/>
                <w:spacing w:val="-2"/>
                <w:sz w:val="18"/>
              </w:rPr>
            </w:pPr>
            <w:r w:rsidRPr="00CC0718">
              <w:rPr>
                <w:color w:val="000000"/>
                <w:spacing w:val="-2"/>
                <w:sz w:val="18"/>
              </w:rPr>
              <w:t>Document</w:t>
            </w:r>
          </w:p>
        </w:tc>
        <w:tc>
          <w:tcPr>
            <w:tcW w:w="1132" w:type="dxa"/>
            <w:tcBorders>
              <w:bottom w:val="single" w:color="8FB6EA" w:sz="5" w:space="0"/>
            </w:tcBorders>
            <w:shd w:val="clear" w:color="auto" w:fill="FFFFFF" w:themeFill="background1"/>
            <w:tcMar/>
          </w:tcPr>
          <w:p w:rsidRPr="00CC0718" w:rsidR="00C71DC8" w:rsidP="00244814" w:rsidRDefault="00C71DC8" w14:paraId="75EA085A" w14:textId="77777777">
            <w:pPr>
              <w:rPr>
                <w:color w:val="000000"/>
                <w:spacing w:val="-2"/>
                <w:sz w:val="18"/>
              </w:rPr>
            </w:pPr>
            <w:r w:rsidRPr="00CC0718">
              <w:rPr>
                <w:color w:val="000000"/>
                <w:spacing w:val="-2"/>
                <w:sz w:val="18"/>
              </w:rPr>
              <w:t>1</w:t>
            </w:r>
          </w:p>
        </w:tc>
        <w:tc>
          <w:tcPr>
            <w:tcW w:w="1576" w:type="dxa"/>
            <w:gridSpan w:val="2"/>
            <w:tcBorders>
              <w:bottom w:val="single" w:color="8FB6EA" w:sz="5" w:space="0"/>
            </w:tcBorders>
            <w:shd w:val="clear" w:color="auto" w:fill="FFFFFF" w:themeFill="background1"/>
            <w:tcMar/>
          </w:tcPr>
          <w:p w:rsidRPr="00CC0718" w:rsidR="00C71DC8" w:rsidP="00244814" w:rsidRDefault="00C71DC8" w14:paraId="2E4F66D9" w14:textId="77777777">
            <w:pPr>
              <w:rPr>
                <w:color w:val="000000"/>
                <w:spacing w:val="-2"/>
                <w:sz w:val="18"/>
              </w:rPr>
            </w:pPr>
            <w:r w:rsidRPr="00CC0718">
              <w:rPr>
                <w:color w:val="000000"/>
                <w:spacing w:val="-2"/>
                <w:sz w:val="18"/>
              </w:rPr>
              <w:t>1</w:t>
            </w:r>
          </w:p>
        </w:tc>
        <w:tc>
          <w:tcPr>
            <w:tcW w:w="1362" w:type="dxa"/>
            <w:tcBorders>
              <w:bottom w:val="single" w:color="8FB6EA" w:sz="5" w:space="0"/>
            </w:tcBorders>
            <w:shd w:val="clear" w:color="auto" w:fill="FFFFFF" w:themeFill="background1"/>
            <w:tcMar/>
          </w:tcPr>
          <w:p w:rsidRPr="00CC0718" w:rsidR="00C71DC8" w:rsidP="00244814" w:rsidRDefault="00C71DC8" w14:paraId="372959F1" w14:textId="77777777">
            <w:pPr>
              <w:rPr>
                <w:color w:val="000000"/>
                <w:spacing w:val="-2"/>
                <w:sz w:val="18"/>
              </w:rPr>
            </w:pPr>
            <w:r w:rsidRPr="00CC0718">
              <w:rPr>
                <w:color w:val="000000"/>
                <w:spacing w:val="-2"/>
                <w:sz w:val="18"/>
              </w:rPr>
              <w:t>6</w:t>
            </w:r>
          </w:p>
        </w:tc>
        <w:tc>
          <w:tcPr>
            <w:tcW w:w="1690" w:type="dxa"/>
            <w:tcBorders>
              <w:bottom w:val="single" w:color="8FB6EA" w:sz="5" w:space="0"/>
            </w:tcBorders>
            <w:shd w:val="clear" w:color="auto" w:fill="FFFFFF" w:themeFill="background1"/>
            <w:tcMar/>
          </w:tcPr>
          <w:p w:rsidRPr="00CC0718" w:rsidR="00C71DC8" w:rsidP="00244814" w:rsidRDefault="00C71DC8" w14:paraId="486C347D" w14:textId="77777777">
            <w:pPr>
              <w:rPr>
                <w:color w:val="000000"/>
                <w:spacing w:val="-2"/>
                <w:sz w:val="18"/>
              </w:rPr>
            </w:pPr>
            <w:r w:rsidRPr="00CC0718">
              <w:rPr>
                <w:color w:val="000000"/>
                <w:spacing w:val="-2"/>
                <w:sz w:val="18"/>
              </w:rPr>
              <w:t>1</w:t>
            </w:r>
          </w:p>
        </w:tc>
        <w:tc>
          <w:tcPr>
            <w:tcW w:w="1576" w:type="dxa"/>
            <w:tcBorders>
              <w:bottom w:val="single" w:color="8FB6EA" w:sz="5" w:space="0"/>
            </w:tcBorders>
            <w:shd w:val="clear" w:color="auto" w:fill="FFFFFF" w:themeFill="background1"/>
            <w:tcMar/>
          </w:tcPr>
          <w:p w:rsidRPr="00CC0718" w:rsidR="00C71DC8" w:rsidP="00244814" w:rsidRDefault="00C71DC8" w14:paraId="7A267340" w14:textId="77777777">
            <w:pPr>
              <w:rPr>
                <w:color w:val="000000"/>
                <w:spacing w:val="-2"/>
                <w:sz w:val="18"/>
              </w:rPr>
            </w:pPr>
          </w:p>
        </w:tc>
      </w:tr>
      <w:tr w:rsidRPr="00CC0718" w:rsidR="00C71DC8" w:rsidTr="3A33D0EC" w14:paraId="2F8E89A1" w14:textId="77777777">
        <w:trPr>
          <w:trHeight w:val="745" w:hRule="exact"/>
        </w:trPr>
        <w:tc>
          <w:tcPr>
            <w:tcW w:w="10717" w:type="dxa"/>
            <w:gridSpan w:val="8"/>
            <w:tcBorders>
              <w:top w:val="single" w:color="8FB6EA" w:sz="5" w:space="0"/>
            </w:tcBorders>
            <w:tcMar/>
          </w:tcPr>
          <w:p w:rsidRPr="00CC0718" w:rsidR="00C71DC8" w:rsidP="00244814" w:rsidRDefault="00C71DC8" w14:paraId="664CE8DE" w14:textId="77777777"/>
        </w:tc>
      </w:tr>
      <w:tr w:rsidRPr="00CC0718" w:rsidR="00C71DC8" w:rsidTr="3A33D0EC" w14:paraId="3D904CBD" w14:textId="77777777">
        <w:trPr>
          <w:trHeight w:val="759" w:hRule="exact"/>
        </w:trPr>
        <w:tc>
          <w:tcPr>
            <w:tcW w:w="10717" w:type="dxa"/>
            <w:gridSpan w:val="8"/>
            <w:tcMar/>
          </w:tcPr>
          <w:p w:rsidRPr="00CC0718" w:rsidR="00C71DC8" w:rsidP="00244814" w:rsidRDefault="00C71DC8" w14:paraId="0A42BE6F" w14:textId="77777777"/>
        </w:tc>
      </w:tr>
      <w:tr w:rsidRPr="00CC0718" w:rsidR="00C71DC8" w:rsidTr="3A33D0EC" w14:paraId="00C335DA" w14:textId="77777777">
        <w:trPr>
          <w:trHeight w:val="459" w:hRule="exact"/>
        </w:trPr>
        <w:tc>
          <w:tcPr>
            <w:tcW w:w="5359" w:type="dxa"/>
            <w:gridSpan w:val="4"/>
            <w:shd w:val="clear" w:color="auto" w:fill="FFFFFF" w:themeFill="background1"/>
            <w:tcMar/>
          </w:tcPr>
          <w:p w:rsidRPr="00CC0718" w:rsidR="00C71DC8" w:rsidP="00244814" w:rsidRDefault="00C71DC8" w14:paraId="63DCD323" w14:textId="77777777">
            <w:pPr>
              <w:jc w:val="right"/>
              <w:rPr>
                <w:color w:val="000066"/>
                <w:spacing w:val="-2"/>
                <w:sz w:val="16"/>
              </w:rPr>
            </w:pPr>
            <w:r w:rsidRPr="00CC0718">
              <w:rPr>
                <w:color w:val="000066"/>
                <w:spacing w:val="-2"/>
                <w:sz w:val="16"/>
              </w:rPr>
              <w:t>Formatted Reports\\Code Summary Formatted Report</w:t>
            </w:r>
          </w:p>
        </w:tc>
        <w:tc>
          <w:tcPr>
            <w:tcW w:w="5358" w:type="dxa"/>
            <w:gridSpan w:val="4"/>
            <w:shd w:val="clear" w:color="auto" w:fill="FFFFFF" w:themeFill="background1"/>
            <w:tcMar/>
          </w:tcPr>
          <w:p w:rsidRPr="00CC0718" w:rsidR="00C71DC8" w:rsidP="00244814" w:rsidRDefault="00C71DC8" w14:paraId="299CD5CF" w14:textId="77777777">
            <w:pPr>
              <w:jc w:val="right"/>
              <w:rPr>
                <w:color w:val="000066"/>
                <w:spacing w:val="-2"/>
                <w:sz w:val="16"/>
              </w:rPr>
            </w:pPr>
            <w:r w:rsidRPr="00CC0718">
              <w:rPr>
                <w:color w:val="000066"/>
                <w:spacing w:val="-2"/>
                <w:sz w:val="16"/>
              </w:rPr>
              <w:t>Page 73 of 104</w:t>
            </w:r>
          </w:p>
        </w:tc>
      </w:tr>
      <w:tr w:rsidRPr="00CC0718" w:rsidR="00C71DC8" w:rsidTr="3A33D0EC" w14:paraId="7976F598" w14:textId="77777777">
        <w:trPr>
          <w:trHeight w:val="444" w:hRule="exact"/>
        </w:trPr>
        <w:tc>
          <w:tcPr>
            <w:tcW w:w="10717" w:type="dxa"/>
            <w:gridSpan w:val="8"/>
            <w:shd w:val="clear" w:color="auto" w:fill="FFFFFF" w:themeFill="background1"/>
            <w:tcMar/>
            <w:vAlign w:val="center"/>
          </w:tcPr>
          <w:p w:rsidRPr="00CC0718" w:rsidR="00C71DC8" w:rsidP="00244814" w:rsidRDefault="00C71DC8" w14:paraId="5BF5A2E4" w14:textId="77777777">
            <w:pPr>
              <w:jc w:val="right"/>
              <w:rPr>
                <w:color w:val="000066"/>
                <w:spacing w:val="-2"/>
                <w:sz w:val="16"/>
              </w:rPr>
            </w:pPr>
            <w:r w:rsidRPr="00CC0718">
              <w:rPr>
                <w:color w:val="000066"/>
                <w:spacing w:val="-2"/>
                <w:sz w:val="16"/>
              </w:rPr>
              <w:t>11/13/2024 3:39 PM</w:t>
            </w:r>
          </w:p>
        </w:tc>
      </w:tr>
      <w:tr w:rsidRPr="00CC0718" w:rsidR="00C71DC8" w:rsidTr="3A33D0EC" w14:paraId="36B76D55" w14:textId="77777777">
        <w:trPr>
          <w:trHeight w:val="459" w:hRule="exact"/>
        </w:trPr>
        <w:tc>
          <w:tcPr>
            <w:tcW w:w="3381" w:type="dxa"/>
            <w:gridSpan w:val="2"/>
            <w:shd w:val="clear" w:color="auto" w:fill="8FB6EA"/>
            <w:tcMar/>
          </w:tcPr>
          <w:p w:rsidRPr="00CC0718" w:rsidR="00C71DC8" w:rsidP="00244814" w:rsidRDefault="00C71DC8" w14:paraId="63B8BBAE" w14:textId="77777777">
            <w:pPr>
              <w:rPr>
                <w:b/>
                <w:color w:val="000066"/>
                <w:spacing w:val="-2"/>
                <w:sz w:val="18"/>
              </w:rPr>
            </w:pPr>
            <w:r w:rsidRPr="00CC0718">
              <w:rPr>
                <w:b/>
                <w:color w:val="000066"/>
                <w:spacing w:val="-2"/>
                <w:sz w:val="18"/>
              </w:rPr>
              <w:t>File Type</w:t>
            </w:r>
          </w:p>
        </w:tc>
        <w:tc>
          <w:tcPr>
            <w:tcW w:w="1132" w:type="dxa"/>
            <w:shd w:val="clear" w:color="auto" w:fill="8FB6EA"/>
            <w:tcMar/>
          </w:tcPr>
          <w:p w:rsidRPr="00CC0718" w:rsidR="00C71DC8" w:rsidP="00244814" w:rsidRDefault="00C71DC8" w14:paraId="4104FEF8" w14:textId="77777777">
            <w:pPr>
              <w:rPr>
                <w:b/>
                <w:color w:val="000066"/>
                <w:spacing w:val="-2"/>
                <w:sz w:val="18"/>
              </w:rPr>
            </w:pPr>
            <w:r w:rsidRPr="00CC0718">
              <w:rPr>
                <w:b/>
                <w:color w:val="000066"/>
                <w:spacing w:val="-2"/>
                <w:sz w:val="18"/>
              </w:rPr>
              <w:t>Number of Files</w:t>
            </w:r>
          </w:p>
        </w:tc>
        <w:tc>
          <w:tcPr>
            <w:tcW w:w="1576" w:type="dxa"/>
            <w:gridSpan w:val="2"/>
            <w:shd w:val="clear" w:color="auto" w:fill="8FB6EA"/>
            <w:tcMar/>
          </w:tcPr>
          <w:p w:rsidRPr="00CC0718" w:rsidR="00C71DC8" w:rsidP="00244814" w:rsidRDefault="00C71DC8" w14:paraId="77B63420" w14:textId="77777777">
            <w:pPr>
              <w:rPr>
                <w:b/>
                <w:color w:val="000066"/>
                <w:spacing w:val="-2"/>
                <w:sz w:val="18"/>
              </w:rPr>
            </w:pPr>
            <w:r w:rsidRPr="00CC0718">
              <w:rPr>
                <w:b/>
                <w:color w:val="000066"/>
                <w:spacing w:val="-2"/>
                <w:sz w:val="18"/>
              </w:rPr>
              <w:t>Number of Coding References</w:t>
            </w:r>
          </w:p>
        </w:tc>
        <w:tc>
          <w:tcPr>
            <w:tcW w:w="1362" w:type="dxa"/>
            <w:shd w:val="clear" w:color="auto" w:fill="8FB6EA"/>
            <w:tcMar/>
          </w:tcPr>
          <w:p w:rsidRPr="00CC0718" w:rsidR="00C71DC8" w:rsidP="00244814" w:rsidRDefault="00C71DC8" w14:paraId="23FAAD22" w14:textId="77777777">
            <w:pPr>
              <w:rPr>
                <w:b/>
                <w:color w:val="000066"/>
                <w:spacing w:val="-2"/>
                <w:sz w:val="18"/>
              </w:rPr>
            </w:pPr>
            <w:r w:rsidRPr="00CC0718">
              <w:rPr>
                <w:b/>
                <w:color w:val="000066"/>
                <w:spacing w:val="-2"/>
                <w:sz w:val="18"/>
              </w:rPr>
              <w:t>Number of Words Coded</w:t>
            </w:r>
          </w:p>
        </w:tc>
        <w:tc>
          <w:tcPr>
            <w:tcW w:w="1690" w:type="dxa"/>
            <w:shd w:val="clear" w:color="auto" w:fill="8FB6EA"/>
            <w:tcMar/>
          </w:tcPr>
          <w:p w:rsidRPr="00CC0718" w:rsidR="00C71DC8" w:rsidP="00244814" w:rsidRDefault="00C71DC8" w14:paraId="62D0AE6B" w14:textId="77777777">
            <w:pPr>
              <w:rPr>
                <w:b/>
                <w:color w:val="000066"/>
                <w:spacing w:val="-2"/>
                <w:sz w:val="18"/>
              </w:rPr>
            </w:pPr>
            <w:r w:rsidRPr="00CC0718">
              <w:rPr>
                <w:b/>
                <w:color w:val="000066"/>
                <w:spacing w:val="-2"/>
                <w:sz w:val="18"/>
              </w:rPr>
              <w:t>Number of Paragraphs Coded</w:t>
            </w:r>
          </w:p>
        </w:tc>
        <w:tc>
          <w:tcPr>
            <w:tcW w:w="1576" w:type="dxa"/>
            <w:shd w:val="clear" w:color="auto" w:fill="8FB6EA"/>
            <w:tcMar/>
          </w:tcPr>
          <w:p w:rsidRPr="00CC0718" w:rsidR="00C71DC8" w:rsidP="00244814" w:rsidRDefault="00C71DC8" w14:paraId="7AC01A21" w14:textId="77777777">
            <w:pPr>
              <w:rPr>
                <w:b/>
                <w:color w:val="000066"/>
                <w:spacing w:val="-2"/>
                <w:sz w:val="18"/>
              </w:rPr>
            </w:pPr>
            <w:r w:rsidRPr="00CC0718">
              <w:rPr>
                <w:b/>
                <w:color w:val="000066"/>
                <w:spacing w:val="-2"/>
                <w:sz w:val="18"/>
              </w:rPr>
              <w:t>Duration Coded</w:t>
            </w:r>
          </w:p>
        </w:tc>
      </w:tr>
      <w:tr w:rsidRPr="00CC0718" w:rsidR="00C71DC8" w:rsidTr="3A33D0EC" w14:paraId="73EABAE0" w14:textId="77777777">
        <w:trPr>
          <w:trHeight w:val="616" w:hRule="exact"/>
        </w:trPr>
        <w:tc>
          <w:tcPr>
            <w:tcW w:w="10717" w:type="dxa"/>
            <w:gridSpan w:val="8"/>
            <w:shd w:val="clear" w:color="auto" w:fill="FFFFFF" w:themeFill="background1"/>
            <w:tcMar/>
          </w:tcPr>
          <w:p w:rsidRPr="00CC0718" w:rsidR="00C71DC8" w:rsidP="00244814" w:rsidRDefault="00C71DC8" w14:paraId="35EA2DC5" w14:textId="77777777">
            <w:pPr>
              <w:rPr>
                <w:b/>
                <w:color w:val="5C83B4"/>
                <w:spacing w:val="-2"/>
                <w:sz w:val="24"/>
              </w:rPr>
            </w:pPr>
          </w:p>
        </w:tc>
      </w:tr>
      <w:tr w:rsidRPr="00CC0718" w:rsidR="00C71DC8" w:rsidTr="3A33D0EC" w14:paraId="44654C32" w14:textId="77777777">
        <w:trPr>
          <w:trHeight w:val="444" w:hRule="exact"/>
        </w:trPr>
        <w:tc>
          <w:tcPr>
            <w:tcW w:w="1805" w:type="dxa"/>
            <w:shd w:val="clear" w:color="auto" w:fill="FFFFFF" w:themeFill="background1"/>
            <w:tcMar/>
          </w:tcPr>
          <w:p w:rsidRPr="00CC0718" w:rsidR="00C71DC8" w:rsidP="00244814" w:rsidRDefault="00C71DC8" w14:paraId="0F101B30" w14:textId="77777777">
            <w:pPr>
              <w:rPr>
                <w:b/>
                <w:color w:val="5C83B4"/>
                <w:spacing w:val="-2"/>
                <w:sz w:val="24"/>
              </w:rPr>
            </w:pPr>
            <w:r w:rsidRPr="00CC0718">
              <w:rPr>
                <w:b/>
                <w:color w:val="5C83B4"/>
                <w:spacing w:val="-2"/>
                <w:sz w:val="24"/>
              </w:rPr>
              <w:t>Nickname:</w:t>
            </w:r>
          </w:p>
        </w:tc>
        <w:tc>
          <w:tcPr>
            <w:tcW w:w="8912" w:type="dxa"/>
            <w:gridSpan w:val="7"/>
            <w:vMerge w:val="restart"/>
            <w:shd w:val="clear" w:color="auto" w:fill="FFFFFF" w:themeFill="background1"/>
            <w:tcMar/>
          </w:tcPr>
          <w:p w:rsidRPr="00CC0718" w:rsidR="00C71DC8" w:rsidP="00244814" w:rsidRDefault="00C71DC8" w14:paraId="77EFC4FE" w14:textId="77777777">
            <w:pPr>
              <w:rPr>
                <w:b/>
                <w:color w:val="5C83B4"/>
                <w:spacing w:val="-2"/>
                <w:sz w:val="24"/>
              </w:rPr>
            </w:pPr>
            <w:r w:rsidRPr="00CC0718">
              <w:rPr>
                <w:b/>
                <w:color w:val="5C83B4"/>
                <w:spacing w:val="-2"/>
                <w:sz w:val="24"/>
              </w:rPr>
              <w:t>Codes\\AXIAL CODE\\Q6- Tasks undertaken to achieve the goals\EVENT MANAGEMENT AND PLANNING\Fundraisers</w:t>
            </w:r>
          </w:p>
        </w:tc>
      </w:tr>
      <w:tr w:rsidRPr="00CC0718" w:rsidR="00C71DC8" w:rsidTr="3A33D0EC" w14:paraId="45E926DE" w14:textId="77777777">
        <w:trPr>
          <w:trHeight w:val="458" w:hRule="exact"/>
        </w:trPr>
        <w:tc>
          <w:tcPr>
            <w:tcW w:w="1805" w:type="dxa"/>
            <w:shd w:val="clear" w:color="auto" w:fill="FFFFFF" w:themeFill="background1"/>
            <w:tcMar/>
          </w:tcPr>
          <w:p w:rsidRPr="00CC0718" w:rsidR="00C71DC8" w:rsidP="00244814" w:rsidRDefault="00C71DC8" w14:paraId="7D28E0AB" w14:textId="77777777">
            <w:pPr>
              <w:rPr>
                <w:b/>
                <w:color w:val="5C83B4"/>
                <w:spacing w:val="-2"/>
                <w:sz w:val="24"/>
              </w:rPr>
            </w:pPr>
            <w:r w:rsidRPr="00CC0718">
              <w:rPr>
                <w:b/>
                <w:color w:val="5C83B4"/>
                <w:spacing w:val="-2"/>
                <w:sz w:val="24"/>
              </w:rPr>
              <w:t>Classification:</w:t>
            </w:r>
          </w:p>
        </w:tc>
        <w:tc>
          <w:tcPr>
            <w:tcW w:w="8912" w:type="dxa"/>
            <w:gridSpan w:val="7"/>
            <w:vMerge/>
            <w:tcMar/>
          </w:tcPr>
          <w:p w:rsidRPr="00CC0718" w:rsidR="00C71DC8" w:rsidP="00244814" w:rsidRDefault="00C71DC8" w14:paraId="243FFD67" w14:textId="77777777"/>
        </w:tc>
      </w:tr>
      <w:tr w:rsidRPr="00CC0718" w:rsidR="00C71DC8" w:rsidTr="3A33D0EC" w14:paraId="72152811" w14:textId="77777777">
        <w:trPr>
          <w:trHeight w:val="445" w:hRule="exact"/>
        </w:trPr>
        <w:tc>
          <w:tcPr>
            <w:tcW w:w="1805" w:type="dxa"/>
            <w:shd w:val="clear" w:color="auto" w:fill="FFFFFF" w:themeFill="background1"/>
            <w:tcMar/>
          </w:tcPr>
          <w:p w:rsidRPr="00CC0718" w:rsidR="00C71DC8" w:rsidP="00244814" w:rsidRDefault="00C71DC8" w14:paraId="1C84F34F" w14:textId="77777777">
            <w:pPr>
              <w:rPr>
                <w:b/>
                <w:color w:val="5C83B4"/>
                <w:spacing w:val="-2"/>
                <w:sz w:val="24"/>
              </w:rPr>
            </w:pPr>
            <w:r w:rsidRPr="00CC0718">
              <w:rPr>
                <w:b/>
                <w:color w:val="5C83B4"/>
                <w:spacing w:val="-2"/>
                <w:sz w:val="24"/>
              </w:rPr>
              <w:t>Aggregated:</w:t>
            </w:r>
          </w:p>
        </w:tc>
        <w:tc>
          <w:tcPr>
            <w:tcW w:w="8912" w:type="dxa"/>
            <w:gridSpan w:val="7"/>
            <w:shd w:val="clear" w:color="auto" w:fill="FFFFFF" w:themeFill="background1"/>
            <w:tcMar/>
          </w:tcPr>
          <w:p w:rsidRPr="00CC0718" w:rsidR="00C71DC8" w:rsidP="00244814" w:rsidRDefault="00C71DC8" w14:paraId="3376DD50" w14:textId="77777777">
            <w:pPr>
              <w:rPr>
                <w:b/>
                <w:color w:val="5C83B4"/>
                <w:spacing w:val="-2"/>
                <w:sz w:val="24"/>
              </w:rPr>
            </w:pPr>
            <w:r w:rsidRPr="00CC0718">
              <w:rPr>
                <w:b/>
                <w:color w:val="5C83B4"/>
                <w:spacing w:val="-2"/>
                <w:sz w:val="24"/>
              </w:rPr>
              <w:t>No</w:t>
            </w:r>
          </w:p>
        </w:tc>
      </w:tr>
      <w:tr w:rsidRPr="00CC0718" w:rsidR="00C71DC8" w:rsidTr="3A33D0EC" w14:paraId="6B16F7E1" w14:textId="77777777">
        <w:trPr>
          <w:trHeight w:val="343" w:hRule="exact"/>
        </w:trPr>
        <w:tc>
          <w:tcPr>
            <w:tcW w:w="3381" w:type="dxa"/>
            <w:gridSpan w:val="2"/>
            <w:tcBorders>
              <w:bottom w:val="single" w:color="8FB6EA" w:sz="5" w:space="0"/>
            </w:tcBorders>
            <w:shd w:val="clear" w:color="auto" w:fill="FFFFFF" w:themeFill="background1"/>
            <w:tcMar/>
          </w:tcPr>
          <w:p w:rsidRPr="00CC0718" w:rsidR="00C71DC8" w:rsidP="00244814" w:rsidRDefault="00C71DC8" w14:paraId="30AF047F" w14:textId="77777777">
            <w:pPr>
              <w:rPr>
                <w:color w:val="000000"/>
                <w:spacing w:val="-2"/>
                <w:sz w:val="18"/>
              </w:rPr>
            </w:pPr>
            <w:r w:rsidRPr="00CC0718">
              <w:rPr>
                <w:color w:val="000000"/>
                <w:spacing w:val="-2"/>
                <w:sz w:val="18"/>
              </w:rPr>
              <w:t>Document</w:t>
            </w:r>
          </w:p>
        </w:tc>
        <w:tc>
          <w:tcPr>
            <w:tcW w:w="1132" w:type="dxa"/>
            <w:tcBorders>
              <w:bottom w:val="single" w:color="8FB6EA" w:sz="5" w:space="0"/>
            </w:tcBorders>
            <w:shd w:val="clear" w:color="auto" w:fill="FFFFFF" w:themeFill="background1"/>
            <w:tcMar/>
          </w:tcPr>
          <w:p w:rsidRPr="00CC0718" w:rsidR="00C71DC8" w:rsidP="00244814" w:rsidRDefault="00C71DC8" w14:paraId="454C3A67" w14:textId="77777777">
            <w:pPr>
              <w:rPr>
                <w:color w:val="000000"/>
                <w:spacing w:val="-2"/>
                <w:sz w:val="18"/>
              </w:rPr>
            </w:pPr>
            <w:r w:rsidRPr="00CC0718">
              <w:rPr>
                <w:color w:val="000000"/>
                <w:spacing w:val="-2"/>
                <w:sz w:val="18"/>
              </w:rPr>
              <w:t>1</w:t>
            </w:r>
          </w:p>
        </w:tc>
        <w:tc>
          <w:tcPr>
            <w:tcW w:w="1576" w:type="dxa"/>
            <w:gridSpan w:val="2"/>
            <w:tcBorders>
              <w:bottom w:val="single" w:color="8FB6EA" w:sz="5" w:space="0"/>
            </w:tcBorders>
            <w:shd w:val="clear" w:color="auto" w:fill="FFFFFF" w:themeFill="background1"/>
            <w:tcMar/>
          </w:tcPr>
          <w:p w:rsidRPr="00CC0718" w:rsidR="00C71DC8" w:rsidP="00244814" w:rsidRDefault="00C71DC8" w14:paraId="18695916" w14:textId="77777777">
            <w:pPr>
              <w:rPr>
                <w:color w:val="000000"/>
                <w:spacing w:val="-2"/>
                <w:sz w:val="18"/>
              </w:rPr>
            </w:pPr>
            <w:r w:rsidRPr="00CC0718">
              <w:rPr>
                <w:color w:val="000000"/>
                <w:spacing w:val="-2"/>
                <w:sz w:val="18"/>
              </w:rPr>
              <w:t>4</w:t>
            </w:r>
          </w:p>
        </w:tc>
        <w:tc>
          <w:tcPr>
            <w:tcW w:w="1362" w:type="dxa"/>
            <w:tcBorders>
              <w:bottom w:val="single" w:color="8FB6EA" w:sz="5" w:space="0"/>
            </w:tcBorders>
            <w:shd w:val="clear" w:color="auto" w:fill="FFFFFF" w:themeFill="background1"/>
            <w:tcMar/>
          </w:tcPr>
          <w:p w:rsidRPr="00CC0718" w:rsidR="00C71DC8" w:rsidP="00244814" w:rsidRDefault="00C71DC8" w14:paraId="1C8B6867" w14:textId="77777777">
            <w:pPr>
              <w:rPr>
                <w:color w:val="000000"/>
                <w:spacing w:val="-2"/>
                <w:sz w:val="18"/>
              </w:rPr>
            </w:pPr>
            <w:r w:rsidRPr="00CC0718">
              <w:rPr>
                <w:color w:val="000000"/>
                <w:spacing w:val="-2"/>
                <w:sz w:val="18"/>
              </w:rPr>
              <w:t>14</w:t>
            </w:r>
          </w:p>
        </w:tc>
        <w:tc>
          <w:tcPr>
            <w:tcW w:w="1690" w:type="dxa"/>
            <w:tcBorders>
              <w:bottom w:val="single" w:color="8FB6EA" w:sz="5" w:space="0"/>
            </w:tcBorders>
            <w:shd w:val="clear" w:color="auto" w:fill="FFFFFF" w:themeFill="background1"/>
            <w:tcMar/>
          </w:tcPr>
          <w:p w:rsidRPr="00CC0718" w:rsidR="00C71DC8" w:rsidP="00244814" w:rsidRDefault="00C71DC8" w14:paraId="2B30EEDE" w14:textId="77777777">
            <w:pPr>
              <w:rPr>
                <w:color w:val="000000"/>
                <w:spacing w:val="-2"/>
                <w:sz w:val="18"/>
              </w:rPr>
            </w:pPr>
            <w:r w:rsidRPr="00CC0718">
              <w:rPr>
                <w:color w:val="000000"/>
                <w:spacing w:val="-2"/>
                <w:sz w:val="18"/>
              </w:rPr>
              <w:t>4</w:t>
            </w:r>
          </w:p>
        </w:tc>
        <w:tc>
          <w:tcPr>
            <w:tcW w:w="1576" w:type="dxa"/>
            <w:tcBorders>
              <w:bottom w:val="single" w:color="8FB6EA" w:sz="5" w:space="0"/>
            </w:tcBorders>
            <w:shd w:val="clear" w:color="auto" w:fill="FFFFFF" w:themeFill="background1"/>
            <w:tcMar/>
          </w:tcPr>
          <w:p w:rsidRPr="00CC0718" w:rsidR="00C71DC8" w:rsidP="00244814" w:rsidRDefault="00C71DC8" w14:paraId="0F487E03" w14:textId="77777777">
            <w:pPr>
              <w:rPr>
                <w:color w:val="000000"/>
                <w:spacing w:val="-2"/>
                <w:sz w:val="18"/>
              </w:rPr>
            </w:pPr>
          </w:p>
        </w:tc>
      </w:tr>
      <w:tr w:rsidRPr="00CC0718" w:rsidR="00C71DC8" w:rsidTr="3A33D0EC" w14:paraId="3832CD4A" w14:textId="77777777">
        <w:trPr>
          <w:trHeight w:val="445" w:hRule="exact"/>
        </w:trPr>
        <w:tc>
          <w:tcPr>
            <w:tcW w:w="10717" w:type="dxa"/>
            <w:gridSpan w:val="8"/>
            <w:tcBorders>
              <w:top w:val="single" w:color="8FB6EA" w:sz="5" w:space="0"/>
            </w:tcBorders>
            <w:tcMar/>
          </w:tcPr>
          <w:p w:rsidRPr="00CC0718" w:rsidR="00C71DC8" w:rsidP="00244814" w:rsidRDefault="00C71DC8" w14:paraId="6B3054D1" w14:textId="77777777"/>
        </w:tc>
      </w:tr>
      <w:tr w:rsidRPr="00CC0718" w:rsidR="00C71DC8" w:rsidTr="3A33D0EC" w14:paraId="11021A8F" w14:textId="77777777">
        <w:trPr>
          <w:trHeight w:val="601" w:hRule="exact"/>
        </w:trPr>
        <w:tc>
          <w:tcPr>
            <w:tcW w:w="10717" w:type="dxa"/>
            <w:gridSpan w:val="8"/>
            <w:shd w:val="clear" w:color="auto" w:fill="FFFFFF" w:themeFill="background1"/>
            <w:tcMar/>
          </w:tcPr>
          <w:p w:rsidRPr="00CC0718" w:rsidR="00C71DC8" w:rsidP="00244814" w:rsidRDefault="00C71DC8" w14:paraId="0FFA5100" w14:textId="77777777">
            <w:pPr>
              <w:rPr>
                <w:b/>
                <w:color w:val="5C83B4"/>
                <w:spacing w:val="-2"/>
                <w:sz w:val="24"/>
              </w:rPr>
            </w:pPr>
          </w:p>
        </w:tc>
      </w:tr>
      <w:tr w:rsidRPr="00CC0718" w:rsidR="00C71DC8" w:rsidTr="3A33D0EC" w14:paraId="4C986DF7" w14:textId="77777777">
        <w:trPr>
          <w:trHeight w:val="459" w:hRule="exact"/>
        </w:trPr>
        <w:tc>
          <w:tcPr>
            <w:tcW w:w="1805" w:type="dxa"/>
            <w:shd w:val="clear" w:color="auto" w:fill="FFFFFF" w:themeFill="background1"/>
            <w:tcMar/>
          </w:tcPr>
          <w:p w:rsidRPr="00CC0718" w:rsidR="00C71DC8" w:rsidP="00244814" w:rsidRDefault="00C71DC8" w14:paraId="18C1A436" w14:textId="77777777">
            <w:pPr>
              <w:rPr>
                <w:b/>
                <w:color w:val="5C83B4"/>
                <w:spacing w:val="-2"/>
                <w:sz w:val="24"/>
              </w:rPr>
            </w:pPr>
            <w:r w:rsidRPr="00CC0718">
              <w:rPr>
                <w:b/>
                <w:color w:val="5C83B4"/>
                <w:spacing w:val="-2"/>
                <w:sz w:val="24"/>
              </w:rPr>
              <w:t>Nickname:</w:t>
            </w:r>
          </w:p>
        </w:tc>
        <w:tc>
          <w:tcPr>
            <w:tcW w:w="8912" w:type="dxa"/>
            <w:gridSpan w:val="7"/>
            <w:vMerge w:val="restart"/>
            <w:shd w:val="clear" w:color="auto" w:fill="FFFFFF" w:themeFill="background1"/>
            <w:tcMar/>
          </w:tcPr>
          <w:p w:rsidRPr="00CC0718" w:rsidR="00C71DC8" w:rsidP="00244814" w:rsidRDefault="00C71DC8" w14:paraId="57C5714D" w14:textId="77777777">
            <w:pPr>
              <w:rPr>
                <w:b/>
                <w:color w:val="5C83B4"/>
                <w:spacing w:val="-2"/>
                <w:sz w:val="24"/>
              </w:rPr>
            </w:pPr>
            <w:r w:rsidRPr="00CC0718">
              <w:rPr>
                <w:b/>
                <w:color w:val="5C83B4"/>
                <w:spacing w:val="-2"/>
                <w:sz w:val="24"/>
              </w:rPr>
              <w:t>Codes\\AXIAL CODE\\Q6- Tasks undertaken to achieve the goals\EVENT MANAGEMENT AND PLANNING\Organize meetings and brainstorm</w:t>
            </w:r>
          </w:p>
        </w:tc>
      </w:tr>
      <w:tr w:rsidRPr="00CC0718" w:rsidR="00C71DC8" w:rsidTr="3A33D0EC" w14:paraId="2B6607F6" w14:textId="77777777">
        <w:trPr>
          <w:trHeight w:val="444" w:hRule="exact"/>
        </w:trPr>
        <w:tc>
          <w:tcPr>
            <w:tcW w:w="1805" w:type="dxa"/>
            <w:shd w:val="clear" w:color="auto" w:fill="FFFFFF" w:themeFill="background1"/>
            <w:tcMar/>
          </w:tcPr>
          <w:p w:rsidRPr="00CC0718" w:rsidR="00C71DC8" w:rsidP="00244814" w:rsidRDefault="00C71DC8" w14:paraId="0EBF7227" w14:textId="77777777">
            <w:pPr>
              <w:rPr>
                <w:b/>
                <w:color w:val="5C83B4"/>
                <w:spacing w:val="-2"/>
                <w:sz w:val="24"/>
              </w:rPr>
            </w:pPr>
            <w:r w:rsidRPr="00CC0718">
              <w:rPr>
                <w:b/>
                <w:color w:val="5C83B4"/>
                <w:spacing w:val="-2"/>
                <w:sz w:val="24"/>
              </w:rPr>
              <w:t>Classification:</w:t>
            </w:r>
          </w:p>
        </w:tc>
        <w:tc>
          <w:tcPr>
            <w:tcW w:w="8912" w:type="dxa"/>
            <w:gridSpan w:val="7"/>
            <w:vMerge/>
            <w:tcMar/>
          </w:tcPr>
          <w:p w:rsidRPr="00CC0718" w:rsidR="00C71DC8" w:rsidP="00244814" w:rsidRDefault="00C71DC8" w14:paraId="618AF857" w14:textId="77777777"/>
        </w:tc>
      </w:tr>
      <w:tr w:rsidRPr="00CC0718" w:rsidR="00C71DC8" w:rsidTr="3A33D0EC" w14:paraId="195A86B1" w14:textId="77777777">
        <w:trPr>
          <w:trHeight w:val="458" w:hRule="exact"/>
        </w:trPr>
        <w:tc>
          <w:tcPr>
            <w:tcW w:w="1805" w:type="dxa"/>
            <w:shd w:val="clear" w:color="auto" w:fill="FFFFFF" w:themeFill="background1"/>
            <w:tcMar/>
          </w:tcPr>
          <w:p w:rsidRPr="00CC0718" w:rsidR="00C71DC8" w:rsidP="00244814" w:rsidRDefault="00C71DC8" w14:paraId="044C207E" w14:textId="77777777">
            <w:pPr>
              <w:rPr>
                <w:b/>
                <w:color w:val="5C83B4"/>
                <w:spacing w:val="-2"/>
                <w:sz w:val="24"/>
              </w:rPr>
            </w:pPr>
            <w:r w:rsidRPr="00CC0718">
              <w:rPr>
                <w:b/>
                <w:color w:val="5C83B4"/>
                <w:spacing w:val="-2"/>
                <w:sz w:val="24"/>
              </w:rPr>
              <w:t>Aggregated:</w:t>
            </w:r>
          </w:p>
        </w:tc>
        <w:tc>
          <w:tcPr>
            <w:tcW w:w="8912" w:type="dxa"/>
            <w:gridSpan w:val="7"/>
            <w:shd w:val="clear" w:color="auto" w:fill="FFFFFF" w:themeFill="background1"/>
            <w:tcMar/>
          </w:tcPr>
          <w:p w:rsidRPr="00CC0718" w:rsidR="00C71DC8" w:rsidP="00244814" w:rsidRDefault="00C71DC8" w14:paraId="7787371F" w14:textId="77777777">
            <w:pPr>
              <w:rPr>
                <w:b/>
                <w:color w:val="5C83B4"/>
                <w:spacing w:val="-2"/>
                <w:sz w:val="24"/>
              </w:rPr>
            </w:pPr>
            <w:r w:rsidRPr="00CC0718">
              <w:rPr>
                <w:b/>
                <w:color w:val="5C83B4"/>
                <w:spacing w:val="-2"/>
                <w:sz w:val="24"/>
              </w:rPr>
              <w:t>Yes</w:t>
            </w:r>
          </w:p>
        </w:tc>
      </w:tr>
      <w:tr w:rsidRPr="00CC0718" w:rsidR="00C71DC8" w:rsidTr="3A33D0EC" w14:paraId="4E6872C6" w14:textId="77777777">
        <w:trPr>
          <w:trHeight w:val="330" w:hRule="exact"/>
        </w:trPr>
        <w:tc>
          <w:tcPr>
            <w:tcW w:w="3381" w:type="dxa"/>
            <w:gridSpan w:val="2"/>
            <w:tcBorders>
              <w:bottom w:val="single" w:color="8FB6EA" w:sz="5" w:space="0"/>
            </w:tcBorders>
            <w:shd w:val="clear" w:color="auto" w:fill="FFFFFF" w:themeFill="background1"/>
            <w:tcMar/>
          </w:tcPr>
          <w:p w:rsidRPr="00CC0718" w:rsidR="00C71DC8" w:rsidP="00244814" w:rsidRDefault="00C71DC8" w14:paraId="40EDF377" w14:textId="77777777">
            <w:pPr>
              <w:rPr>
                <w:color w:val="000000"/>
                <w:spacing w:val="-2"/>
                <w:sz w:val="18"/>
              </w:rPr>
            </w:pPr>
            <w:r w:rsidRPr="00CC0718">
              <w:rPr>
                <w:color w:val="000000"/>
                <w:spacing w:val="-2"/>
                <w:sz w:val="18"/>
              </w:rPr>
              <w:t>Document</w:t>
            </w:r>
          </w:p>
        </w:tc>
        <w:tc>
          <w:tcPr>
            <w:tcW w:w="1132" w:type="dxa"/>
            <w:tcBorders>
              <w:bottom w:val="single" w:color="8FB6EA" w:sz="5" w:space="0"/>
            </w:tcBorders>
            <w:shd w:val="clear" w:color="auto" w:fill="FFFFFF" w:themeFill="background1"/>
            <w:tcMar/>
          </w:tcPr>
          <w:p w:rsidRPr="00CC0718" w:rsidR="00C71DC8" w:rsidP="00244814" w:rsidRDefault="00C71DC8" w14:paraId="03A1FACB" w14:textId="77777777">
            <w:pPr>
              <w:rPr>
                <w:color w:val="000000"/>
                <w:spacing w:val="-2"/>
                <w:sz w:val="18"/>
              </w:rPr>
            </w:pPr>
            <w:r w:rsidRPr="00CC0718">
              <w:rPr>
                <w:color w:val="000000"/>
                <w:spacing w:val="-2"/>
                <w:sz w:val="18"/>
              </w:rPr>
              <w:t>1</w:t>
            </w:r>
          </w:p>
        </w:tc>
        <w:tc>
          <w:tcPr>
            <w:tcW w:w="1576" w:type="dxa"/>
            <w:gridSpan w:val="2"/>
            <w:tcBorders>
              <w:bottom w:val="single" w:color="8FB6EA" w:sz="5" w:space="0"/>
            </w:tcBorders>
            <w:shd w:val="clear" w:color="auto" w:fill="FFFFFF" w:themeFill="background1"/>
            <w:tcMar/>
          </w:tcPr>
          <w:p w:rsidRPr="00CC0718" w:rsidR="00C71DC8" w:rsidP="00244814" w:rsidRDefault="00C71DC8" w14:paraId="781EFA0F" w14:textId="77777777">
            <w:pPr>
              <w:rPr>
                <w:color w:val="000000"/>
                <w:spacing w:val="-2"/>
                <w:sz w:val="18"/>
              </w:rPr>
            </w:pPr>
            <w:r w:rsidRPr="00CC0718">
              <w:rPr>
                <w:color w:val="000000"/>
                <w:spacing w:val="-2"/>
                <w:sz w:val="18"/>
              </w:rPr>
              <w:t>1</w:t>
            </w:r>
          </w:p>
        </w:tc>
        <w:tc>
          <w:tcPr>
            <w:tcW w:w="1362" w:type="dxa"/>
            <w:tcBorders>
              <w:bottom w:val="single" w:color="8FB6EA" w:sz="5" w:space="0"/>
            </w:tcBorders>
            <w:shd w:val="clear" w:color="auto" w:fill="FFFFFF" w:themeFill="background1"/>
            <w:tcMar/>
          </w:tcPr>
          <w:p w:rsidRPr="00CC0718" w:rsidR="00C71DC8" w:rsidP="00244814" w:rsidRDefault="00C71DC8" w14:paraId="576C1A1E" w14:textId="77777777">
            <w:pPr>
              <w:rPr>
                <w:color w:val="000000"/>
                <w:spacing w:val="-2"/>
                <w:sz w:val="18"/>
              </w:rPr>
            </w:pPr>
            <w:r w:rsidRPr="00CC0718">
              <w:rPr>
                <w:color w:val="000000"/>
                <w:spacing w:val="-2"/>
                <w:sz w:val="18"/>
              </w:rPr>
              <w:t>95</w:t>
            </w:r>
          </w:p>
        </w:tc>
        <w:tc>
          <w:tcPr>
            <w:tcW w:w="1690" w:type="dxa"/>
            <w:tcBorders>
              <w:bottom w:val="single" w:color="8FB6EA" w:sz="5" w:space="0"/>
            </w:tcBorders>
            <w:shd w:val="clear" w:color="auto" w:fill="FFFFFF" w:themeFill="background1"/>
            <w:tcMar/>
          </w:tcPr>
          <w:p w:rsidRPr="00CC0718" w:rsidR="00C71DC8" w:rsidP="00244814" w:rsidRDefault="00C71DC8" w14:paraId="6932D6B9" w14:textId="77777777">
            <w:pPr>
              <w:rPr>
                <w:color w:val="000000"/>
                <w:spacing w:val="-2"/>
                <w:sz w:val="18"/>
              </w:rPr>
            </w:pPr>
            <w:r w:rsidRPr="00CC0718">
              <w:rPr>
                <w:color w:val="000000"/>
                <w:spacing w:val="-2"/>
                <w:sz w:val="18"/>
              </w:rPr>
              <w:t>1</w:t>
            </w:r>
          </w:p>
        </w:tc>
        <w:tc>
          <w:tcPr>
            <w:tcW w:w="1576" w:type="dxa"/>
            <w:tcBorders>
              <w:bottom w:val="single" w:color="8FB6EA" w:sz="5" w:space="0"/>
            </w:tcBorders>
            <w:shd w:val="clear" w:color="auto" w:fill="FFFFFF" w:themeFill="background1"/>
            <w:tcMar/>
          </w:tcPr>
          <w:p w:rsidRPr="00CC0718" w:rsidR="00C71DC8" w:rsidP="00244814" w:rsidRDefault="00C71DC8" w14:paraId="5E6471A3" w14:textId="77777777">
            <w:pPr>
              <w:rPr>
                <w:color w:val="000000"/>
                <w:spacing w:val="-2"/>
                <w:sz w:val="18"/>
              </w:rPr>
            </w:pPr>
          </w:p>
        </w:tc>
      </w:tr>
      <w:tr w:rsidRPr="00CC0718" w:rsidR="00C71DC8" w:rsidTr="3A33D0EC" w14:paraId="0504790B" w14:textId="77777777">
        <w:trPr>
          <w:trHeight w:val="459" w:hRule="exact"/>
        </w:trPr>
        <w:tc>
          <w:tcPr>
            <w:tcW w:w="10717" w:type="dxa"/>
            <w:gridSpan w:val="8"/>
            <w:tcBorders>
              <w:top w:val="single" w:color="8FB6EA" w:sz="5" w:space="0"/>
            </w:tcBorders>
            <w:tcMar/>
          </w:tcPr>
          <w:p w:rsidRPr="00CC0718" w:rsidR="00C71DC8" w:rsidP="00244814" w:rsidRDefault="00C71DC8" w14:paraId="1807F9BD" w14:textId="77777777"/>
        </w:tc>
      </w:tr>
      <w:tr w:rsidRPr="00CC0718" w:rsidR="00C71DC8" w:rsidTr="3A33D0EC" w14:paraId="13AB7D6B" w14:textId="77777777">
        <w:trPr>
          <w:trHeight w:val="601" w:hRule="exact"/>
        </w:trPr>
        <w:tc>
          <w:tcPr>
            <w:tcW w:w="10717" w:type="dxa"/>
            <w:gridSpan w:val="8"/>
            <w:shd w:val="clear" w:color="auto" w:fill="FFFFFF" w:themeFill="background1"/>
            <w:tcMar/>
          </w:tcPr>
          <w:p w:rsidRPr="00CC0718" w:rsidR="00C71DC8" w:rsidP="00244814" w:rsidRDefault="00C71DC8" w14:paraId="17A44303" w14:textId="77777777">
            <w:pPr>
              <w:rPr>
                <w:b/>
                <w:color w:val="5C83B4"/>
                <w:spacing w:val="-2"/>
                <w:sz w:val="24"/>
              </w:rPr>
            </w:pPr>
          </w:p>
        </w:tc>
      </w:tr>
      <w:tr w:rsidRPr="00CC0718" w:rsidR="00C71DC8" w:rsidTr="3A33D0EC" w14:paraId="768A5706" w14:textId="77777777">
        <w:trPr>
          <w:trHeight w:val="444" w:hRule="exact"/>
        </w:trPr>
        <w:tc>
          <w:tcPr>
            <w:tcW w:w="1805" w:type="dxa"/>
            <w:shd w:val="clear" w:color="auto" w:fill="FFFFFF" w:themeFill="background1"/>
            <w:tcMar/>
          </w:tcPr>
          <w:p w:rsidRPr="00CC0718" w:rsidR="00C71DC8" w:rsidP="00244814" w:rsidRDefault="00C71DC8" w14:paraId="34F7359B" w14:textId="77777777">
            <w:pPr>
              <w:rPr>
                <w:b/>
                <w:color w:val="5C83B4"/>
                <w:spacing w:val="-2"/>
                <w:sz w:val="24"/>
              </w:rPr>
            </w:pPr>
            <w:r w:rsidRPr="00CC0718">
              <w:rPr>
                <w:b/>
                <w:color w:val="5C83B4"/>
                <w:spacing w:val="-2"/>
                <w:sz w:val="24"/>
              </w:rPr>
              <w:t>Nickname:</w:t>
            </w:r>
          </w:p>
        </w:tc>
        <w:tc>
          <w:tcPr>
            <w:tcW w:w="8912" w:type="dxa"/>
            <w:gridSpan w:val="7"/>
            <w:vMerge w:val="restart"/>
            <w:shd w:val="clear" w:color="auto" w:fill="FFFFFF" w:themeFill="background1"/>
            <w:tcMar/>
          </w:tcPr>
          <w:p w:rsidRPr="00CC0718" w:rsidR="00C71DC8" w:rsidP="3A33D0EC" w:rsidRDefault="00C71DC8" w14:paraId="0AD05CF2" w14:textId="77777777">
            <w:pPr>
              <w:rPr>
                <w:b w:val="1"/>
                <w:bCs w:val="1"/>
                <w:color w:val="5C83B4"/>
                <w:spacing w:val="-2"/>
                <w:sz w:val="24"/>
                <w:szCs w:val="24"/>
                <w:lang w:val="en-US"/>
              </w:rPr>
            </w:pPr>
            <w:r w:rsidRPr="3A33D0EC" w:rsidR="00C71DC8">
              <w:rPr>
                <w:b w:val="1"/>
                <w:bCs w:val="1"/>
                <w:color w:val="5C83B4"/>
                <w:spacing w:val="-2"/>
                <w:sz w:val="24"/>
                <w:szCs w:val="24"/>
                <w:lang w:val="en-US"/>
              </w:rPr>
              <w:t>Codes\\AXIAL CODE\\Q6- Tasks undertaken to achieve the goals\EVENT MANAGEMENT AND PLANNING\we don't charge anyone anything</w:t>
            </w:r>
          </w:p>
        </w:tc>
      </w:tr>
      <w:tr w:rsidRPr="00CC0718" w:rsidR="00C71DC8" w:rsidTr="3A33D0EC" w14:paraId="3FC67AF8" w14:textId="77777777">
        <w:trPr>
          <w:trHeight w:val="459" w:hRule="exact"/>
        </w:trPr>
        <w:tc>
          <w:tcPr>
            <w:tcW w:w="1805" w:type="dxa"/>
            <w:shd w:val="clear" w:color="auto" w:fill="FFFFFF" w:themeFill="background1"/>
            <w:tcMar/>
          </w:tcPr>
          <w:p w:rsidRPr="00CC0718" w:rsidR="00C71DC8" w:rsidP="00244814" w:rsidRDefault="00C71DC8" w14:paraId="34397A57" w14:textId="77777777">
            <w:pPr>
              <w:rPr>
                <w:b/>
                <w:color w:val="5C83B4"/>
                <w:spacing w:val="-2"/>
                <w:sz w:val="24"/>
              </w:rPr>
            </w:pPr>
            <w:r w:rsidRPr="00CC0718">
              <w:rPr>
                <w:b/>
                <w:color w:val="5C83B4"/>
                <w:spacing w:val="-2"/>
                <w:sz w:val="24"/>
              </w:rPr>
              <w:t>Classification:</w:t>
            </w:r>
          </w:p>
        </w:tc>
        <w:tc>
          <w:tcPr>
            <w:tcW w:w="8912" w:type="dxa"/>
            <w:gridSpan w:val="7"/>
            <w:vMerge/>
            <w:tcMar/>
          </w:tcPr>
          <w:p w:rsidRPr="00CC0718" w:rsidR="00C71DC8" w:rsidP="00244814" w:rsidRDefault="00C71DC8" w14:paraId="1C172A82" w14:textId="77777777"/>
        </w:tc>
      </w:tr>
      <w:tr w:rsidRPr="00CC0718" w:rsidR="00C71DC8" w:rsidTr="3A33D0EC" w14:paraId="354CFAE5" w14:textId="77777777">
        <w:trPr>
          <w:trHeight w:val="444" w:hRule="exact"/>
        </w:trPr>
        <w:tc>
          <w:tcPr>
            <w:tcW w:w="1805" w:type="dxa"/>
            <w:shd w:val="clear" w:color="auto" w:fill="FFFFFF" w:themeFill="background1"/>
            <w:tcMar/>
          </w:tcPr>
          <w:p w:rsidRPr="00CC0718" w:rsidR="00C71DC8" w:rsidP="00244814" w:rsidRDefault="00C71DC8" w14:paraId="3C684958" w14:textId="77777777">
            <w:pPr>
              <w:rPr>
                <w:b/>
                <w:color w:val="5C83B4"/>
                <w:spacing w:val="-2"/>
                <w:sz w:val="24"/>
              </w:rPr>
            </w:pPr>
            <w:r w:rsidRPr="00CC0718">
              <w:rPr>
                <w:b/>
                <w:color w:val="5C83B4"/>
                <w:spacing w:val="-2"/>
                <w:sz w:val="24"/>
              </w:rPr>
              <w:t>Aggregated:</w:t>
            </w:r>
          </w:p>
        </w:tc>
        <w:tc>
          <w:tcPr>
            <w:tcW w:w="8912" w:type="dxa"/>
            <w:gridSpan w:val="7"/>
            <w:shd w:val="clear" w:color="auto" w:fill="FFFFFF" w:themeFill="background1"/>
            <w:tcMar/>
          </w:tcPr>
          <w:p w:rsidRPr="00CC0718" w:rsidR="00C71DC8" w:rsidP="00244814" w:rsidRDefault="00C71DC8" w14:paraId="07D2993A" w14:textId="77777777">
            <w:pPr>
              <w:rPr>
                <w:b/>
                <w:color w:val="5C83B4"/>
                <w:spacing w:val="-2"/>
                <w:sz w:val="24"/>
              </w:rPr>
            </w:pPr>
            <w:r w:rsidRPr="00CC0718">
              <w:rPr>
                <w:b/>
                <w:color w:val="5C83B4"/>
                <w:spacing w:val="-2"/>
                <w:sz w:val="24"/>
              </w:rPr>
              <w:t>No</w:t>
            </w:r>
          </w:p>
        </w:tc>
      </w:tr>
      <w:tr w:rsidRPr="00CC0718" w:rsidR="00C71DC8" w:rsidTr="3A33D0EC" w14:paraId="61A36C65" w14:textId="77777777">
        <w:trPr>
          <w:trHeight w:val="344" w:hRule="exact"/>
        </w:trPr>
        <w:tc>
          <w:tcPr>
            <w:tcW w:w="3381" w:type="dxa"/>
            <w:gridSpan w:val="2"/>
            <w:tcBorders>
              <w:bottom w:val="single" w:color="8FB6EA" w:sz="5" w:space="0"/>
            </w:tcBorders>
            <w:shd w:val="clear" w:color="auto" w:fill="FFFFFF" w:themeFill="background1"/>
            <w:tcMar/>
          </w:tcPr>
          <w:p w:rsidRPr="00CC0718" w:rsidR="00C71DC8" w:rsidP="00244814" w:rsidRDefault="00C71DC8" w14:paraId="6541FF34" w14:textId="77777777">
            <w:pPr>
              <w:rPr>
                <w:color w:val="000000"/>
                <w:spacing w:val="-2"/>
                <w:sz w:val="18"/>
              </w:rPr>
            </w:pPr>
            <w:r w:rsidRPr="00CC0718">
              <w:rPr>
                <w:color w:val="000000"/>
                <w:spacing w:val="-2"/>
                <w:sz w:val="18"/>
              </w:rPr>
              <w:t>Document</w:t>
            </w:r>
          </w:p>
        </w:tc>
        <w:tc>
          <w:tcPr>
            <w:tcW w:w="1132" w:type="dxa"/>
            <w:tcBorders>
              <w:bottom w:val="single" w:color="8FB6EA" w:sz="5" w:space="0"/>
            </w:tcBorders>
            <w:shd w:val="clear" w:color="auto" w:fill="FFFFFF" w:themeFill="background1"/>
            <w:tcMar/>
          </w:tcPr>
          <w:p w:rsidRPr="00CC0718" w:rsidR="00C71DC8" w:rsidP="00244814" w:rsidRDefault="00C71DC8" w14:paraId="2FE849D4" w14:textId="77777777">
            <w:pPr>
              <w:rPr>
                <w:color w:val="000000"/>
                <w:spacing w:val="-2"/>
                <w:sz w:val="18"/>
              </w:rPr>
            </w:pPr>
            <w:r w:rsidRPr="00CC0718">
              <w:rPr>
                <w:color w:val="000000"/>
                <w:spacing w:val="-2"/>
                <w:sz w:val="18"/>
              </w:rPr>
              <w:t>1</w:t>
            </w:r>
          </w:p>
        </w:tc>
        <w:tc>
          <w:tcPr>
            <w:tcW w:w="1576" w:type="dxa"/>
            <w:gridSpan w:val="2"/>
            <w:tcBorders>
              <w:bottom w:val="single" w:color="8FB6EA" w:sz="5" w:space="0"/>
            </w:tcBorders>
            <w:shd w:val="clear" w:color="auto" w:fill="FFFFFF" w:themeFill="background1"/>
            <w:tcMar/>
          </w:tcPr>
          <w:p w:rsidRPr="00CC0718" w:rsidR="00C71DC8" w:rsidP="00244814" w:rsidRDefault="00C71DC8" w14:paraId="7D651EFB" w14:textId="77777777">
            <w:pPr>
              <w:rPr>
                <w:color w:val="000000"/>
                <w:spacing w:val="-2"/>
                <w:sz w:val="18"/>
              </w:rPr>
            </w:pPr>
            <w:r w:rsidRPr="00CC0718">
              <w:rPr>
                <w:color w:val="000000"/>
                <w:spacing w:val="-2"/>
                <w:sz w:val="18"/>
              </w:rPr>
              <w:t>1</w:t>
            </w:r>
          </w:p>
        </w:tc>
        <w:tc>
          <w:tcPr>
            <w:tcW w:w="1362" w:type="dxa"/>
            <w:tcBorders>
              <w:bottom w:val="single" w:color="8FB6EA" w:sz="5" w:space="0"/>
            </w:tcBorders>
            <w:shd w:val="clear" w:color="auto" w:fill="FFFFFF" w:themeFill="background1"/>
            <w:tcMar/>
          </w:tcPr>
          <w:p w:rsidRPr="00CC0718" w:rsidR="00C71DC8" w:rsidP="00244814" w:rsidRDefault="00C71DC8" w14:paraId="2B6282A3" w14:textId="77777777">
            <w:pPr>
              <w:rPr>
                <w:color w:val="000000"/>
                <w:spacing w:val="-2"/>
                <w:sz w:val="18"/>
              </w:rPr>
            </w:pPr>
            <w:r w:rsidRPr="00CC0718">
              <w:rPr>
                <w:color w:val="000000"/>
                <w:spacing w:val="-2"/>
                <w:sz w:val="18"/>
              </w:rPr>
              <w:t>5</w:t>
            </w:r>
          </w:p>
        </w:tc>
        <w:tc>
          <w:tcPr>
            <w:tcW w:w="1690" w:type="dxa"/>
            <w:tcBorders>
              <w:bottom w:val="single" w:color="8FB6EA" w:sz="5" w:space="0"/>
            </w:tcBorders>
            <w:shd w:val="clear" w:color="auto" w:fill="FFFFFF" w:themeFill="background1"/>
            <w:tcMar/>
          </w:tcPr>
          <w:p w:rsidRPr="00CC0718" w:rsidR="00C71DC8" w:rsidP="00244814" w:rsidRDefault="00C71DC8" w14:paraId="7D3A8000" w14:textId="77777777">
            <w:pPr>
              <w:rPr>
                <w:color w:val="000000"/>
                <w:spacing w:val="-2"/>
                <w:sz w:val="18"/>
              </w:rPr>
            </w:pPr>
            <w:r w:rsidRPr="00CC0718">
              <w:rPr>
                <w:color w:val="000000"/>
                <w:spacing w:val="-2"/>
                <w:sz w:val="18"/>
              </w:rPr>
              <w:t>1</w:t>
            </w:r>
          </w:p>
        </w:tc>
        <w:tc>
          <w:tcPr>
            <w:tcW w:w="1576" w:type="dxa"/>
            <w:tcBorders>
              <w:bottom w:val="single" w:color="8FB6EA" w:sz="5" w:space="0"/>
            </w:tcBorders>
            <w:shd w:val="clear" w:color="auto" w:fill="FFFFFF" w:themeFill="background1"/>
            <w:tcMar/>
          </w:tcPr>
          <w:p w:rsidRPr="00CC0718" w:rsidR="00C71DC8" w:rsidP="00244814" w:rsidRDefault="00C71DC8" w14:paraId="484D8991" w14:textId="77777777">
            <w:pPr>
              <w:rPr>
                <w:color w:val="000000"/>
                <w:spacing w:val="-2"/>
                <w:sz w:val="18"/>
              </w:rPr>
            </w:pPr>
          </w:p>
        </w:tc>
      </w:tr>
      <w:tr w:rsidRPr="00CC0718" w:rsidR="00C71DC8" w:rsidTr="3A33D0EC" w14:paraId="02F885F7" w14:textId="77777777">
        <w:trPr>
          <w:trHeight w:val="458" w:hRule="exact"/>
        </w:trPr>
        <w:tc>
          <w:tcPr>
            <w:tcW w:w="10717" w:type="dxa"/>
            <w:gridSpan w:val="8"/>
            <w:tcBorders>
              <w:top w:val="single" w:color="8FB6EA" w:sz="5" w:space="0"/>
            </w:tcBorders>
            <w:tcMar/>
          </w:tcPr>
          <w:p w:rsidRPr="00CC0718" w:rsidR="00C71DC8" w:rsidP="00244814" w:rsidRDefault="00C71DC8" w14:paraId="55824E09" w14:textId="77777777"/>
        </w:tc>
      </w:tr>
      <w:tr w:rsidRPr="00CC0718" w:rsidR="00C71DC8" w:rsidTr="3A33D0EC" w14:paraId="68888073" w14:textId="77777777">
        <w:trPr>
          <w:trHeight w:val="602" w:hRule="exact"/>
        </w:trPr>
        <w:tc>
          <w:tcPr>
            <w:tcW w:w="10717" w:type="dxa"/>
            <w:gridSpan w:val="8"/>
            <w:shd w:val="clear" w:color="auto" w:fill="FFFFFF" w:themeFill="background1"/>
            <w:tcMar/>
          </w:tcPr>
          <w:p w:rsidRPr="00CC0718" w:rsidR="00C71DC8" w:rsidP="00244814" w:rsidRDefault="00C71DC8" w14:paraId="13380E47" w14:textId="77777777">
            <w:pPr>
              <w:rPr>
                <w:b/>
                <w:color w:val="5C83B4"/>
                <w:spacing w:val="-2"/>
                <w:sz w:val="24"/>
              </w:rPr>
            </w:pPr>
          </w:p>
        </w:tc>
      </w:tr>
      <w:tr w:rsidRPr="00CC0718" w:rsidR="00C71DC8" w:rsidTr="3A33D0EC" w14:paraId="4CD5764A" w14:textId="77777777">
        <w:trPr>
          <w:trHeight w:val="444" w:hRule="exact"/>
        </w:trPr>
        <w:tc>
          <w:tcPr>
            <w:tcW w:w="1805" w:type="dxa"/>
            <w:shd w:val="clear" w:color="auto" w:fill="FFFFFF" w:themeFill="background1"/>
            <w:tcMar/>
          </w:tcPr>
          <w:p w:rsidRPr="00CC0718" w:rsidR="00C71DC8" w:rsidP="00244814" w:rsidRDefault="00C71DC8" w14:paraId="57B4B7A2" w14:textId="77777777">
            <w:pPr>
              <w:rPr>
                <w:b/>
                <w:color w:val="5C83B4"/>
                <w:spacing w:val="-2"/>
                <w:sz w:val="24"/>
              </w:rPr>
            </w:pPr>
            <w:r w:rsidRPr="00CC0718">
              <w:rPr>
                <w:b/>
                <w:color w:val="5C83B4"/>
                <w:spacing w:val="-2"/>
                <w:sz w:val="24"/>
              </w:rPr>
              <w:t>Nickname:</w:t>
            </w:r>
          </w:p>
        </w:tc>
        <w:tc>
          <w:tcPr>
            <w:tcW w:w="8912" w:type="dxa"/>
            <w:gridSpan w:val="7"/>
            <w:vMerge w:val="restart"/>
            <w:shd w:val="clear" w:color="auto" w:fill="FFFFFF" w:themeFill="background1"/>
            <w:tcMar/>
          </w:tcPr>
          <w:p w:rsidRPr="00CC0718" w:rsidR="00C71DC8" w:rsidP="00244814" w:rsidRDefault="00C71DC8" w14:paraId="4AF5A55B" w14:textId="77777777">
            <w:pPr>
              <w:rPr>
                <w:b/>
                <w:color w:val="5C83B4"/>
                <w:spacing w:val="-2"/>
                <w:sz w:val="24"/>
              </w:rPr>
            </w:pPr>
            <w:r w:rsidRPr="00CC0718">
              <w:rPr>
                <w:b/>
                <w:color w:val="5C83B4"/>
                <w:spacing w:val="-2"/>
                <w:sz w:val="24"/>
              </w:rPr>
              <w:t>Codes\\AXIAL CODE\\Q6- Tasks undertaken to achieve the goals\INFORMATION SHARING AND COMMUNICATION</w:t>
            </w:r>
          </w:p>
        </w:tc>
      </w:tr>
      <w:tr w:rsidRPr="00CC0718" w:rsidR="00C71DC8" w:rsidTr="3A33D0EC" w14:paraId="622927CD" w14:textId="77777777">
        <w:trPr>
          <w:trHeight w:val="459" w:hRule="exact"/>
        </w:trPr>
        <w:tc>
          <w:tcPr>
            <w:tcW w:w="1805" w:type="dxa"/>
            <w:shd w:val="clear" w:color="auto" w:fill="FFFFFF" w:themeFill="background1"/>
            <w:tcMar/>
          </w:tcPr>
          <w:p w:rsidRPr="00CC0718" w:rsidR="00C71DC8" w:rsidP="00244814" w:rsidRDefault="00C71DC8" w14:paraId="3427D3BE" w14:textId="77777777">
            <w:pPr>
              <w:rPr>
                <w:b/>
                <w:color w:val="5C83B4"/>
                <w:spacing w:val="-2"/>
                <w:sz w:val="24"/>
              </w:rPr>
            </w:pPr>
            <w:r w:rsidRPr="00CC0718">
              <w:rPr>
                <w:b/>
                <w:color w:val="5C83B4"/>
                <w:spacing w:val="-2"/>
                <w:sz w:val="24"/>
              </w:rPr>
              <w:t>Classification:</w:t>
            </w:r>
          </w:p>
        </w:tc>
        <w:tc>
          <w:tcPr>
            <w:tcW w:w="8912" w:type="dxa"/>
            <w:gridSpan w:val="7"/>
            <w:vMerge/>
            <w:tcMar/>
          </w:tcPr>
          <w:p w:rsidRPr="00CC0718" w:rsidR="00C71DC8" w:rsidP="00244814" w:rsidRDefault="00C71DC8" w14:paraId="76F2F836" w14:textId="77777777"/>
        </w:tc>
      </w:tr>
      <w:tr w:rsidRPr="00CC0718" w:rsidR="00C71DC8" w:rsidTr="3A33D0EC" w14:paraId="4F87B501" w14:textId="77777777">
        <w:trPr>
          <w:trHeight w:val="444" w:hRule="exact"/>
        </w:trPr>
        <w:tc>
          <w:tcPr>
            <w:tcW w:w="1805" w:type="dxa"/>
            <w:shd w:val="clear" w:color="auto" w:fill="FFFFFF" w:themeFill="background1"/>
            <w:tcMar/>
          </w:tcPr>
          <w:p w:rsidRPr="00CC0718" w:rsidR="00C71DC8" w:rsidP="00244814" w:rsidRDefault="00C71DC8" w14:paraId="5FE8CACC" w14:textId="77777777">
            <w:pPr>
              <w:rPr>
                <w:b/>
                <w:color w:val="5C83B4"/>
                <w:spacing w:val="-2"/>
                <w:sz w:val="24"/>
              </w:rPr>
            </w:pPr>
            <w:r w:rsidRPr="00CC0718">
              <w:rPr>
                <w:b/>
                <w:color w:val="5C83B4"/>
                <w:spacing w:val="-2"/>
                <w:sz w:val="24"/>
              </w:rPr>
              <w:t>Aggregated:</w:t>
            </w:r>
          </w:p>
        </w:tc>
        <w:tc>
          <w:tcPr>
            <w:tcW w:w="8912" w:type="dxa"/>
            <w:gridSpan w:val="7"/>
            <w:shd w:val="clear" w:color="auto" w:fill="FFFFFF" w:themeFill="background1"/>
            <w:tcMar/>
          </w:tcPr>
          <w:p w:rsidRPr="00CC0718" w:rsidR="00C71DC8" w:rsidP="00244814" w:rsidRDefault="00C71DC8" w14:paraId="00B8E076" w14:textId="77777777">
            <w:pPr>
              <w:rPr>
                <w:b/>
                <w:color w:val="5C83B4"/>
                <w:spacing w:val="-2"/>
                <w:sz w:val="24"/>
              </w:rPr>
            </w:pPr>
            <w:r w:rsidRPr="00CC0718">
              <w:rPr>
                <w:b/>
                <w:color w:val="5C83B4"/>
                <w:spacing w:val="-2"/>
                <w:sz w:val="24"/>
              </w:rPr>
              <w:t>Yes</w:t>
            </w:r>
          </w:p>
        </w:tc>
      </w:tr>
      <w:tr w:rsidRPr="00CC0718" w:rsidR="00C71DC8" w:rsidTr="3A33D0EC" w14:paraId="1D440700" w14:textId="77777777">
        <w:trPr>
          <w:trHeight w:val="344" w:hRule="exact"/>
        </w:trPr>
        <w:tc>
          <w:tcPr>
            <w:tcW w:w="3381" w:type="dxa"/>
            <w:gridSpan w:val="2"/>
            <w:tcBorders>
              <w:bottom w:val="single" w:color="8FB6EA" w:sz="5" w:space="0"/>
            </w:tcBorders>
            <w:shd w:val="clear" w:color="auto" w:fill="FFFFFF" w:themeFill="background1"/>
            <w:tcMar/>
          </w:tcPr>
          <w:p w:rsidRPr="00CC0718" w:rsidR="00C71DC8" w:rsidP="00244814" w:rsidRDefault="00C71DC8" w14:paraId="2437D2AA" w14:textId="77777777">
            <w:pPr>
              <w:rPr>
                <w:color w:val="000000"/>
                <w:spacing w:val="-2"/>
                <w:sz w:val="18"/>
              </w:rPr>
            </w:pPr>
            <w:r w:rsidRPr="00CC0718">
              <w:rPr>
                <w:color w:val="000000"/>
                <w:spacing w:val="-2"/>
                <w:sz w:val="18"/>
              </w:rPr>
              <w:t>Document</w:t>
            </w:r>
          </w:p>
        </w:tc>
        <w:tc>
          <w:tcPr>
            <w:tcW w:w="1132" w:type="dxa"/>
            <w:tcBorders>
              <w:bottom w:val="single" w:color="8FB6EA" w:sz="5" w:space="0"/>
            </w:tcBorders>
            <w:shd w:val="clear" w:color="auto" w:fill="FFFFFF" w:themeFill="background1"/>
            <w:tcMar/>
          </w:tcPr>
          <w:p w:rsidRPr="00CC0718" w:rsidR="00C71DC8" w:rsidP="00244814" w:rsidRDefault="00C71DC8" w14:paraId="0C9986E6" w14:textId="77777777">
            <w:pPr>
              <w:rPr>
                <w:color w:val="000000"/>
                <w:spacing w:val="-2"/>
                <w:sz w:val="18"/>
              </w:rPr>
            </w:pPr>
            <w:r w:rsidRPr="00CC0718">
              <w:rPr>
                <w:color w:val="000000"/>
                <w:spacing w:val="-2"/>
                <w:sz w:val="18"/>
              </w:rPr>
              <w:t>4</w:t>
            </w:r>
          </w:p>
        </w:tc>
        <w:tc>
          <w:tcPr>
            <w:tcW w:w="1576" w:type="dxa"/>
            <w:gridSpan w:val="2"/>
            <w:tcBorders>
              <w:bottom w:val="single" w:color="8FB6EA" w:sz="5" w:space="0"/>
            </w:tcBorders>
            <w:shd w:val="clear" w:color="auto" w:fill="FFFFFF" w:themeFill="background1"/>
            <w:tcMar/>
          </w:tcPr>
          <w:p w:rsidRPr="00CC0718" w:rsidR="00C71DC8" w:rsidP="00244814" w:rsidRDefault="00C71DC8" w14:paraId="78D8CF70" w14:textId="77777777">
            <w:pPr>
              <w:rPr>
                <w:color w:val="000000"/>
                <w:spacing w:val="-2"/>
                <w:sz w:val="18"/>
              </w:rPr>
            </w:pPr>
            <w:r w:rsidRPr="00CC0718">
              <w:rPr>
                <w:color w:val="000000"/>
                <w:spacing w:val="-2"/>
                <w:sz w:val="18"/>
              </w:rPr>
              <w:t>8</w:t>
            </w:r>
          </w:p>
        </w:tc>
        <w:tc>
          <w:tcPr>
            <w:tcW w:w="1362" w:type="dxa"/>
            <w:tcBorders>
              <w:bottom w:val="single" w:color="8FB6EA" w:sz="5" w:space="0"/>
            </w:tcBorders>
            <w:shd w:val="clear" w:color="auto" w:fill="FFFFFF" w:themeFill="background1"/>
            <w:tcMar/>
          </w:tcPr>
          <w:p w:rsidRPr="00CC0718" w:rsidR="00C71DC8" w:rsidP="00244814" w:rsidRDefault="00C71DC8" w14:paraId="309AEA22" w14:textId="77777777">
            <w:pPr>
              <w:rPr>
                <w:color w:val="000000"/>
                <w:spacing w:val="-2"/>
                <w:sz w:val="18"/>
              </w:rPr>
            </w:pPr>
            <w:r w:rsidRPr="00CC0718">
              <w:rPr>
                <w:color w:val="000000"/>
                <w:spacing w:val="-2"/>
                <w:sz w:val="18"/>
              </w:rPr>
              <w:t>74</w:t>
            </w:r>
          </w:p>
        </w:tc>
        <w:tc>
          <w:tcPr>
            <w:tcW w:w="1690" w:type="dxa"/>
            <w:tcBorders>
              <w:bottom w:val="single" w:color="8FB6EA" w:sz="5" w:space="0"/>
            </w:tcBorders>
            <w:shd w:val="clear" w:color="auto" w:fill="FFFFFF" w:themeFill="background1"/>
            <w:tcMar/>
          </w:tcPr>
          <w:p w:rsidRPr="00CC0718" w:rsidR="00C71DC8" w:rsidP="00244814" w:rsidRDefault="00C71DC8" w14:paraId="4214EA27" w14:textId="77777777">
            <w:pPr>
              <w:rPr>
                <w:color w:val="000000"/>
                <w:spacing w:val="-2"/>
                <w:sz w:val="18"/>
              </w:rPr>
            </w:pPr>
            <w:r w:rsidRPr="00CC0718">
              <w:rPr>
                <w:color w:val="000000"/>
                <w:spacing w:val="-2"/>
                <w:sz w:val="18"/>
              </w:rPr>
              <w:t>8</w:t>
            </w:r>
          </w:p>
        </w:tc>
        <w:tc>
          <w:tcPr>
            <w:tcW w:w="1576" w:type="dxa"/>
            <w:tcBorders>
              <w:bottom w:val="single" w:color="8FB6EA" w:sz="5" w:space="0"/>
            </w:tcBorders>
            <w:shd w:val="clear" w:color="auto" w:fill="FFFFFF" w:themeFill="background1"/>
            <w:tcMar/>
          </w:tcPr>
          <w:p w:rsidRPr="00CC0718" w:rsidR="00C71DC8" w:rsidP="00244814" w:rsidRDefault="00C71DC8" w14:paraId="37679ECE" w14:textId="77777777">
            <w:pPr>
              <w:rPr>
                <w:color w:val="000000"/>
                <w:spacing w:val="-2"/>
                <w:sz w:val="18"/>
              </w:rPr>
            </w:pPr>
          </w:p>
        </w:tc>
      </w:tr>
      <w:tr w:rsidRPr="00CC0718" w:rsidR="00C71DC8" w:rsidTr="3A33D0EC" w14:paraId="401EA642" w14:textId="77777777">
        <w:trPr>
          <w:trHeight w:val="444" w:hRule="exact"/>
        </w:trPr>
        <w:tc>
          <w:tcPr>
            <w:tcW w:w="10717" w:type="dxa"/>
            <w:gridSpan w:val="8"/>
            <w:tcBorders>
              <w:top w:val="single" w:color="8FB6EA" w:sz="5" w:space="0"/>
            </w:tcBorders>
            <w:tcMar/>
          </w:tcPr>
          <w:p w:rsidRPr="00CC0718" w:rsidR="00C71DC8" w:rsidP="00244814" w:rsidRDefault="00C71DC8" w14:paraId="55CD4D63" w14:textId="77777777"/>
        </w:tc>
      </w:tr>
      <w:tr w:rsidRPr="00CC0718" w:rsidR="00C71DC8" w:rsidTr="3A33D0EC" w14:paraId="22DF1C56" w14:textId="77777777">
        <w:trPr>
          <w:trHeight w:val="602" w:hRule="exact"/>
        </w:trPr>
        <w:tc>
          <w:tcPr>
            <w:tcW w:w="10717" w:type="dxa"/>
            <w:gridSpan w:val="8"/>
            <w:shd w:val="clear" w:color="auto" w:fill="FFFFFF" w:themeFill="background1"/>
            <w:tcMar/>
          </w:tcPr>
          <w:p w:rsidRPr="00CC0718" w:rsidR="00C71DC8" w:rsidP="00244814" w:rsidRDefault="00C71DC8" w14:paraId="72DCFCE7" w14:textId="77777777">
            <w:pPr>
              <w:rPr>
                <w:b/>
                <w:color w:val="5C83B4"/>
                <w:spacing w:val="-2"/>
                <w:sz w:val="24"/>
              </w:rPr>
            </w:pPr>
          </w:p>
        </w:tc>
      </w:tr>
      <w:tr w:rsidRPr="00CC0718" w:rsidR="00C71DC8" w:rsidTr="3A33D0EC" w14:paraId="186B0ACA" w14:textId="77777777">
        <w:trPr>
          <w:trHeight w:val="458" w:hRule="exact"/>
        </w:trPr>
        <w:tc>
          <w:tcPr>
            <w:tcW w:w="1805" w:type="dxa"/>
            <w:shd w:val="clear" w:color="auto" w:fill="FFFFFF" w:themeFill="background1"/>
            <w:tcMar/>
          </w:tcPr>
          <w:p w:rsidRPr="00CC0718" w:rsidR="00C71DC8" w:rsidP="00244814" w:rsidRDefault="00C71DC8" w14:paraId="644ED0CD" w14:textId="77777777">
            <w:pPr>
              <w:rPr>
                <w:b/>
                <w:color w:val="5C83B4"/>
                <w:spacing w:val="-2"/>
                <w:sz w:val="24"/>
              </w:rPr>
            </w:pPr>
            <w:r w:rsidRPr="00CC0718">
              <w:rPr>
                <w:b/>
                <w:color w:val="5C83B4"/>
                <w:spacing w:val="-2"/>
                <w:sz w:val="24"/>
              </w:rPr>
              <w:t>Nickname:</w:t>
            </w:r>
          </w:p>
        </w:tc>
        <w:tc>
          <w:tcPr>
            <w:tcW w:w="8912" w:type="dxa"/>
            <w:gridSpan w:val="7"/>
            <w:vMerge w:val="restart"/>
            <w:shd w:val="clear" w:color="auto" w:fill="FFFFFF" w:themeFill="background1"/>
            <w:tcMar/>
          </w:tcPr>
          <w:p w:rsidRPr="00CC0718" w:rsidR="00C71DC8" w:rsidP="3A33D0EC" w:rsidRDefault="00C71DC8" w14:paraId="3EAD4634" w14:textId="77777777">
            <w:pPr>
              <w:rPr>
                <w:b w:val="1"/>
                <w:bCs w:val="1"/>
                <w:color w:val="5C83B4"/>
                <w:spacing w:val="-2"/>
                <w:sz w:val="24"/>
                <w:szCs w:val="24"/>
                <w:lang w:val="en-US"/>
              </w:rPr>
            </w:pPr>
            <w:r w:rsidRPr="3A33D0EC" w:rsidR="00C71DC8">
              <w:rPr>
                <w:b w:val="1"/>
                <w:bCs w:val="1"/>
                <w:color w:val="5C83B4"/>
                <w:spacing w:val="-2"/>
                <w:sz w:val="24"/>
                <w:szCs w:val="24"/>
                <w:lang w:val="en-US"/>
              </w:rPr>
              <w:t xml:space="preserve">Codes\\AXIAL CODE\\Q6- Tasks undertaken to achieve the goals\INFORMATION SHARING AND COMMUNICATION\doing </w:t>
            </w:r>
            <w:r w:rsidRPr="3A33D0EC" w:rsidR="00C71DC8">
              <w:rPr>
                <w:b w:val="1"/>
                <w:bCs w:val="1"/>
                <w:color w:val="5C83B4"/>
                <w:spacing w:val="-2"/>
                <w:sz w:val="24"/>
                <w:szCs w:val="24"/>
                <w:lang w:val="en-US"/>
              </w:rPr>
              <w:t>a good job</w:t>
            </w:r>
            <w:r w:rsidRPr="3A33D0EC" w:rsidR="00C71DC8">
              <w:rPr>
                <w:b w:val="1"/>
                <w:bCs w:val="1"/>
                <w:color w:val="5C83B4"/>
                <w:spacing w:val="-2"/>
                <w:sz w:val="24"/>
                <w:szCs w:val="24"/>
                <w:lang w:val="en-US"/>
              </w:rPr>
              <w:t xml:space="preserve"> in posting a lot of events</w:t>
            </w:r>
          </w:p>
        </w:tc>
      </w:tr>
      <w:tr w:rsidRPr="00CC0718" w:rsidR="00C71DC8" w:rsidTr="3A33D0EC" w14:paraId="4D6E7BC2" w14:textId="77777777">
        <w:trPr>
          <w:trHeight w:val="445" w:hRule="exact"/>
        </w:trPr>
        <w:tc>
          <w:tcPr>
            <w:tcW w:w="1805" w:type="dxa"/>
            <w:shd w:val="clear" w:color="auto" w:fill="FFFFFF" w:themeFill="background1"/>
            <w:tcMar/>
          </w:tcPr>
          <w:p w:rsidRPr="00CC0718" w:rsidR="00C71DC8" w:rsidP="00244814" w:rsidRDefault="00C71DC8" w14:paraId="5D89AF50" w14:textId="77777777">
            <w:pPr>
              <w:rPr>
                <w:b/>
                <w:color w:val="5C83B4"/>
                <w:spacing w:val="-2"/>
                <w:sz w:val="24"/>
              </w:rPr>
            </w:pPr>
            <w:r w:rsidRPr="00CC0718">
              <w:rPr>
                <w:b/>
                <w:color w:val="5C83B4"/>
                <w:spacing w:val="-2"/>
                <w:sz w:val="24"/>
              </w:rPr>
              <w:t>Classification:</w:t>
            </w:r>
          </w:p>
        </w:tc>
        <w:tc>
          <w:tcPr>
            <w:tcW w:w="8912" w:type="dxa"/>
            <w:gridSpan w:val="7"/>
            <w:vMerge/>
            <w:tcMar/>
          </w:tcPr>
          <w:p w:rsidRPr="00CC0718" w:rsidR="00C71DC8" w:rsidP="00244814" w:rsidRDefault="00C71DC8" w14:paraId="0617784B" w14:textId="77777777"/>
        </w:tc>
      </w:tr>
      <w:tr w:rsidRPr="00CC0718" w:rsidR="00C71DC8" w:rsidTr="3A33D0EC" w14:paraId="560F3C22" w14:textId="77777777">
        <w:trPr>
          <w:trHeight w:val="458" w:hRule="exact"/>
        </w:trPr>
        <w:tc>
          <w:tcPr>
            <w:tcW w:w="1805" w:type="dxa"/>
            <w:shd w:val="clear" w:color="auto" w:fill="FFFFFF" w:themeFill="background1"/>
            <w:tcMar/>
          </w:tcPr>
          <w:p w:rsidRPr="00CC0718" w:rsidR="00C71DC8" w:rsidP="00244814" w:rsidRDefault="00C71DC8" w14:paraId="228EA941" w14:textId="77777777">
            <w:pPr>
              <w:rPr>
                <w:b/>
                <w:color w:val="5C83B4"/>
                <w:spacing w:val="-2"/>
                <w:sz w:val="24"/>
              </w:rPr>
            </w:pPr>
            <w:r w:rsidRPr="00CC0718">
              <w:rPr>
                <w:b/>
                <w:color w:val="5C83B4"/>
                <w:spacing w:val="-2"/>
                <w:sz w:val="24"/>
              </w:rPr>
              <w:t>Aggregated:</w:t>
            </w:r>
          </w:p>
        </w:tc>
        <w:tc>
          <w:tcPr>
            <w:tcW w:w="8912" w:type="dxa"/>
            <w:gridSpan w:val="7"/>
            <w:shd w:val="clear" w:color="auto" w:fill="FFFFFF" w:themeFill="background1"/>
            <w:tcMar/>
          </w:tcPr>
          <w:p w:rsidRPr="00CC0718" w:rsidR="00C71DC8" w:rsidP="00244814" w:rsidRDefault="00C71DC8" w14:paraId="55FFEC0B" w14:textId="77777777">
            <w:pPr>
              <w:rPr>
                <w:b/>
                <w:color w:val="5C83B4"/>
                <w:spacing w:val="-2"/>
                <w:sz w:val="24"/>
              </w:rPr>
            </w:pPr>
            <w:r w:rsidRPr="00CC0718">
              <w:rPr>
                <w:b/>
                <w:color w:val="5C83B4"/>
                <w:spacing w:val="-2"/>
                <w:sz w:val="24"/>
              </w:rPr>
              <w:t>No</w:t>
            </w:r>
          </w:p>
        </w:tc>
      </w:tr>
      <w:tr w:rsidRPr="00CC0718" w:rsidR="00C71DC8" w:rsidTr="3A33D0EC" w14:paraId="79E5D3A6" w14:textId="77777777">
        <w:trPr>
          <w:trHeight w:val="344" w:hRule="exact"/>
        </w:trPr>
        <w:tc>
          <w:tcPr>
            <w:tcW w:w="3381" w:type="dxa"/>
            <w:gridSpan w:val="2"/>
            <w:tcBorders>
              <w:bottom w:val="single" w:color="8FB6EA" w:sz="5" w:space="0"/>
            </w:tcBorders>
            <w:shd w:val="clear" w:color="auto" w:fill="FFFFFF" w:themeFill="background1"/>
            <w:tcMar/>
          </w:tcPr>
          <w:p w:rsidRPr="00CC0718" w:rsidR="00C71DC8" w:rsidP="00244814" w:rsidRDefault="00C71DC8" w14:paraId="2182D1E6" w14:textId="77777777">
            <w:pPr>
              <w:rPr>
                <w:color w:val="000000"/>
                <w:spacing w:val="-2"/>
                <w:sz w:val="18"/>
              </w:rPr>
            </w:pPr>
            <w:r w:rsidRPr="00CC0718">
              <w:rPr>
                <w:color w:val="000000"/>
                <w:spacing w:val="-2"/>
                <w:sz w:val="18"/>
              </w:rPr>
              <w:t>Document</w:t>
            </w:r>
          </w:p>
        </w:tc>
        <w:tc>
          <w:tcPr>
            <w:tcW w:w="1132" w:type="dxa"/>
            <w:tcBorders>
              <w:bottom w:val="single" w:color="8FB6EA" w:sz="5" w:space="0"/>
            </w:tcBorders>
            <w:shd w:val="clear" w:color="auto" w:fill="FFFFFF" w:themeFill="background1"/>
            <w:tcMar/>
          </w:tcPr>
          <w:p w:rsidRPr="00CC0718" w:rsidR="00C71DC8" w:rsidP="00244814" w:rsidRDefault="00C71DC8" w14:paraId="32BB2D76" w14:textId="77777777">
            <w:pPr>
              <w:rPr>
                <w:color w:val="000000"/>
                <w:spacing w:val="-2"/>
                <w:sz w:val="18"/>
              </w:rPr>
            </w:pPr>
            <w:r w:rsidRPr="00CC0718">
              <w:rPr>
                <w:color w:val="000000"/>
                <w:spacing w:val="-2"/>
                <w:sz w:val="18"/>
              </w:rPr>
              <w:t>1</w:t>
            </w:r>
          </w:p>
        </w:tc>
        <w:tc>
          <w:tcPr>
            <w:tcW w:w="1576" w:type="dxa"/>
            <w:gridSpan w:val="2"/>
            <w:tcBorders>
              <w:bottom w:val="single" w:color="8FB6EA" w:sz="5" w:space="0"/>
            </w:tcBorders>
            <w:shd w:val="clear" w:color="auto" w:fill="FFFFFF" w:themeFill="background1"/>
            <w:tcMar/>
          </w:tcPr>
          <w:p w:rsidRPr="00CC0718" w:rsidR="00C71DC8" w:rsidP="00244814" w:rsidRDefault="00C71DC8" w14:paraId="51CBD797" w14:textId="77777777">
            <w:pPr>
              <w:rPr>
                <w:color w:val="000000"/>
                <w:spacing w:val="-2"/>
                <w:sz w:val="18"/>
              </w:rPr>
            </w:pPr>
            <w:r w:rsidRPr="00CC0718">
              <w:rPr>
                <w:color w:val="000000"/>
                <w:spacing w:val="-2"/>
                <w:sz w:val="18"/>
              </w:rPr>
              <w:t>1</w:t>
            </w:r>
          </w:p>
        </w:tc>
        <w:tc>
          <w:tcPr>
            <w:tcW w:w="1362" w:type="dxa"/>
            <w:tcBorders>
              <w:bottom w:val="single" w:color="8FB6EA" w:sz="5" w:space="0"/>
            </w:tcBorders>
            <w:shd w:val="clear" w:color="auto" w:fill="FFFFFF" w:themeFill="background1"/>
            <w:tcMar/>
          </w:tcPr>
          <w:p w:rsidRPr="00CC0718" w:rsidR="00C71DC8" w:rsidP="00244814" w:rsidRDefault="00C71DC8" w14:paraId="141A9FE3" w14:textId="77777777">
            <w:pPr>
              <w:rPr>
                <w:color w:val="000000"/>
                <w:spacing w:val="-2"/>
                <w:sz w:val="18"/>
              </w:rPr>
            </w:pPr>
            <w:r w:rsidRPr="00CC0718">
              <w:rPr>
                <w:color w:val="000000"/>
                <w:spacing w:val="-2"/>
                <w:sz w:val="18"/>
              </w:rPr>
              <w:t>12</w:t>
            </w:r>
          </w:p>
        </w:tc>
        <w:tc>
          <w:tcPr>
            <w:tcW w:w="1690" w:type="dxa"/>
            <w:tcBorders>
              <w:bottom w:val="single" w:color="8FB6EA" w:sz="5" w:space="0"/>
            </w:tcBorders>
            <w:shd w:val="clear" w:color="auto" w:fill="FFFFFF" w:themeFill="background1"/>
            <w:tcMar/>
          </w:tcPr>
          <w:p w:rsidRPr="00CC0718" w:rsidR="00C71DC8" w:rsidP="00244814" w:rsidRDefault="00C71DC8" w14:paraId="5C748DBF" w14:textId="77777777">
            <w:pPr>
              <w:rPr>
                <w:color w:val="000000"/>
                <w:spacing w:val="-2"/>
                <w:sz w:val="18"/>
              </w:rPr>
            </w:pPr>
            <w:r w:rsidRPr="00CC0718">
              <w:rPr>
                <w:color w:val="000000"/>
                <w:spacing w:val="-2"/>
                <w:sz w:val="18"/>
              </w:rPr>
              <w:t>1</w:t>
            </w:r>
          </w:p>
        </w:tc>
        <w:tc>
          <w:tcPr>
            <w:tcW w:w="1576" w:type="dxa"/>
            <w:tcBorders>
              <w:bottom w:val="single" w:color="8FB6EA" w:sz="5" w:space="0"/>
            </w:tcBorders>
            <w:shd w:val="clear" w:color="auto" w:fill="FFFFFF" w:themeFill="background1"/>
            <w:tcMar/>
          </w:tcPr>
          <w:p w:rsidRPr="00CC0718" w:rsidR="00C71DC8" w:rsidP="00244814" w:rsidRDefault="00C71DC8" w14:paraId="7E6EC0C2" w14:textId="77777777">
            <w:pPr>
              <w:rPr>
                <w:color w:val="000000"/>
                <w:spacing w:val="-2"/>
                <w:sz w:val="18"/>
              </w:rPr>
            </w:pPr>
          </w:p>
        </w:tc>
      </w:tr>
      <w:tr w:rsidRPr="00CC0718" w:rsidR="00C71DC8" w:rsidTr="3A33D0EC" w14:paraId="6736CE24" w14:textId="77777777">
        <w:trPr>
          <w:trHeight w:val="974" w:hRule="exact"/>
        </w:trPr>
        <w:tc>
          <w:tcPr>
            <w:tcW w:w="10717" w:type="dxa"/>
            <w:gridSpan w:val="8"/>
            <w:tcBorders>
              <w:top w:val="single" w:color="8FB6EA" w:sz="5" w:space="0"/>
            </w:tcBorders>
            <w:tcMar/>
          </w:tcPr>
          <w:p w:rsidRPr="00CC0718" w:rsidR="00C71DC8" w:rsidP="00244814" w:rsidRDefault="00C71DC8" w14:paraId="00F58D35" w14:textId="77777777"/>
        </w:tc>
      </w:tr>
      <w:tr w:rsidRPr="00CC0718" w:rsidR="00C71DC8" w:rsidTr="3A33D0EC" w14:paraId="10514A4B" w14:textId="77777777">
        <w:trPr>
          <w:trHeight w:val="459" w:hRule="exact"/>
        </w:trPr>
        <w:tc>
          <w:tcPr>
            <w:tcW w:w="5359" w:type="dxa"/>
            <w:gridSpan w:val="4"/>
            <w:shd w:val="clear" w:color="auto" w:fill="FFFFFF" w:themeFill="background1"/>
            <w:tcMar/>
          </w:tcPr>
          <w:p w:rsidRPr="00CC0718" w:rsidR="00C71DC8" w:rsidP="00244814" w:rsidRDefault="00C71DC8" w14:paraId="3C8F3B82" w14:textId="77777777">
            <w:pPr>
              <w:jc w:val="right"/>
              <w:rPr>
                <w:color w:val="000066"/>
                <w:spacing w:val="-2"/>
                <w:sz w:val="16"/>
              </w:rPr>
            </w:pPr>
            <w:r w:rsidRPr="00CC0718">
              <w:rPr>
                <w:color w:val="000066"/>
                <w:spacing w:val="-2"/>
                <w:sz w:val="16"/>
              </w:rPr>
              <w:t>Formatted Reports\\Code Summary Formatted Report</w:t>
            </w:r>
          </w:p>
        </w:tc>
        <w:tc>
          <w:tcPr>
            <w:tcW w:w="5358" w:type="dxa"/>
            <w:gridSpan w:val="4"/>
            <w:shd w:val="clear" w:color="auto" w:fill="FFFFFF" w:themeFill="background1"/>
            <w:tcMar/>
          </w:tcPr>
          <w:p w:rsidRPr="00CC0718" w:rsidR="00C71DC8" w:rsidP="00244814" w:rsidRDefault="00C71DC8" w14:paraId="5DEAB5E7" w14:textId="77777777">
            <w:pPr>
              <w:jc w:val="right"/>
              <w:rPr>
                <w:color w:val="000066"/>
                <w:spacing w:val="-2"/>
                <w:sz w:val="16"/>
              </w:rPr>
            </w:pPr>
            <w:r w:rsidRPr="00CC0718">
              <w:rPr>
                <w:color w:val="000066"/>
                <w:spacing w:val="-2"/>
                <w:sz w:val="16"/>
              </w:rPr>
              <w:t>Page 74 of 104</w:t>
            </w:r>
          </w:p>
        </w:tc>
      </w:tr>
      <w:tr w:rsidRPr="00CC0718" w:rsidR="00C71DC8" w:rsidTr="3A33D0EC" w14:paraId="0B9C219D" w14:textId="77777777">
        <w:trPr>
          <w:trHeight w:val="444" w:hRule="exact"/>
        </w:trPr>
        <w:tc>
          <w:tcPr>
            <w:tcW w:w="10717" w:type="dxa"/>
            <w:gridSpan w:val="8"/>
            <w:shd w:val="clear" w:color="auto" w:fill="FFFFFF" w:themeFill="background1"/>
            <w:tcMar/>
            <w:vAlign w:val="center"/>
          </w:tcPr>
          <w:p w:rsidRPr="00CC0718" w:rsidR="00C71DC8" w:rsidP="00244814" w:rsidRDefault="00C71DC8" w14:paraId="199BDDE4" w14:textId="77777777">
            <w:pPr>
              <w:jc w:val="right"/>
              <w:rPr>
                <w:color w:val="000066"/>
                <w:spacing w:val="-2"/>
                <w:sz w:val="16"/>
              </w:rPr>
            </w:pPr>
            <w:r w:rsidRPr="00CC0718">
              <w:rPr>
                <w:color w:val="000066"/>
                <w:spacing w:val="-2"/>
                <w:sz w:val="16"/>
              </w:rPr>
              <w:t>11/13/2024 3:39 PM</w:t>
            </w:r>
          </w:p>
        </w:tc>
      </w:tr>
      <w:tr w:rsidRPr="00CC0718" w:rsidR="00C71DC8" w:rsidTr="3A33D0EC" w14:paraId="60D9FA04" w14:textId="77777777">
        <w:trPr>
          <w:trHeight w:val="458" w:hRule="exact"/>
        </w:trPr>
        <w:tc>
          <w:tcPr>
            <w:tcW w:w="3381" w:type="dxa"/>
            <w:gridSpan w:val="2"/>
            <w:shd w:val="clear" w:color="auto" w:fill="8FB6EA"/>
            <w:tcMar/>
          </w:tcPr>
          <w:p w:rsidRPr="00CC0718" w:rsidR="00C71DC8" w:rsidP="00244814" w:rsidRDefault="00C71DC8" w14:paraId="7FC236D5" w14:textId="77777777">
            <w:pPr>
              <w:rPr>
                <w:b/>
                <w:color w:val="000066"/>
                <w:spacing w:val="-2"/>
                <w:sz w:val="18"/>
              </w:rPr>
            </w:pPr>
            <w:r w:rsidRPr="00CC0718">
              <w:rPr>
                <w:b/>
                <w:color w:val="000066"/>
                <w:spacing w:val="-2"/>
                <w:sz w:val="18"/>
              </w:rPr>
              <w:t>File Type</w:t>
            </w:r>
          </w:p>
        </w:tc>
        <w:tc>
          <w:tcPr>
            <w:tcW w:w="1132" w:type="dxa"/>
            <w:shd w:val="clear" w:color="auto" w:fill="8FB6EA"/>
            <w:tcMar/>
          </w:tcPr>
          <w:p w:rsidRPr="00CC0718" w:rsidR="00C71DC8" w:rsidP="00244814" w:rsidRDefault="00C71DC8" w14:paraId="58BE8F6D" w14:textId="77777777">
            <w:pPr>
              <w:rPr>
                <w:b/>
                <w:color w:val="000066"/>
                <w:spacing w:val="-2"/>
                <w:sz w:val="18"/>
              </w:rPr>
            </w:pPr>
            <w:r w:rsidRPr="00CC0718">
              <w:rPr>
                <w:b/>
                <w:color w:val="000066"/>
                <w:spacing w:val="-2"/>
                <w:sz w:val="18"/>
              </w:rPr>
              <w:t>Number of Files</w:t>
            </w:r>
          </w:p>
        </w:tc>
        <w:tc>
          <w:tcPr>
            <w:tcW w:w="1576" w:type="dxa"/>
            <w:gridSpan w:val="2"/>
            <w:shd w:val="clear" w:color="auto" w:fill="8FB6EA"/>
            <w:tcMar/>
          </w:tcPr>
          <w:p w:rsidRPr="00CC0718" w:rsidR="00C71DC8" w:rsidP="00244814" w:rsidRDefault="00C71DC8" w14:paraId="219120CA" w14:textId="77777777">
            <w:pPr>
              <w:rPr>
                <w:b/>
                <w:color w:val="000066"/>
                <w:spacing w:val="-2"/>
                <w:sz w:val="18"/>
              </w:rPr>
            </w:pPr>
            <w:r w:rsidRPr="00CC0718">
              <w:rPr>
                <w:b/>
                <w:color w:val="000066"/>
                <w:spacing w:val="-2"/>
                <w:sz w:val="18"/>
              </w:rPr>
              <w:t>Number of Coding References</w:t>
            </w:r>
          </w:p>
        </w:tc>
        <w:tc>
          <w:tcPr>
            <w:tcW w:w="1362" w:type="dxa"/>
            <w:shd w:val="clear" w:color="auto" w:fill="8FB6EA"/>
            <w:tcMar/>
          </w:tcPr>
          <w:p w:rsidRPr="00CC0718" w:rsidR="00C71DC8" w:rsidP="00244814" w:rsidRDefault="00C71DC8" w14:paraId="57A3B734" w14:textId="77777777">
            <w:pPr>
              <w:rPr>
                <w:b/>
                <w:color w:val="000066"/>
                <w:spacing w:val="-2"/>
                <w:sz w:val="18"/>
              </w:rPr>
            </w:pPr>
            <w:r w:rsidRPr="00CC0718">
              <w:rPr>
                <w:b/>
                <w:color w:val="000066"/>
                <w:spacing w:val="-2"/>
                <w:sz w:val="18"/>
              </w:rPr>
              <w:t>Number of Words Coded</w:t>
            </w:r>
          </w:p>
        </w:tc>
        <w:tc>
          <w:tcPr>
            <w:tcW w:w="1690" w:type="dxa"/>
            <w:shd w:val="clear" w:color="auto" w:fill="8FB6EA"/>
            <w:tcMar/>
          </w:tcPr>
          <w:p w:rsidRPr="00CC0718" w:rsidR="00C71DC8" w:rsidP="00244814" w:rsidRDefault="00C71DC8" w14:paraId="3EB82D38" w14:textId="77777777">
            <w:pPr>
              <w:rPr>
                <w:b/>
                <w:color w:val="000066"/>
                <w:spacing w:val="-2"/>
                <w:sz w:val="18"/>
              </w:rPr>
            </w:pPr>
            <w:r w:rsidRPr="00CC0718">
              <w:rPr>
                <w:b/>
                <w:color w:val="000066"/>
                <w:spacing w:val="-2"/>
                <w:sz w:val="18"/>
              </w:rPr>
              <w:t>Number of Paragraphs Coded</w:t>
            </w:r>
          </w:p>
        </w:tc>
        <w:tc>
          <w:tcPr>
            <w:tcW w:w="1576" w:type="dxa"/>
            <w:shd w:val="clear" w:color="auto" w:fill="8FB6EA"/>
            <w:tcMar/>
          </w:tcPr>
          <w:p w:rsidRPr="00CC0718" w:rsidR="00C71DC8" w:rsidP="00244814" w:rsidRDefault="00C71DC8" w14:paraId="3AAB8354" w14:textId="77777777">
            <w:pPr>
              <w:rPr>
                <w:b/>
                <w:color w:val="000066"/>
                <w:spacing w:val="-2"/>
                <w:sz w:val="18"/>
              </w:rPr>
            </w:pPr>
            <w:r w:rsidRPr="00CC0718">
              <w:rPr>
                <w:b/>
                <w:color w:val="000066"/>
                <w:spacing w:val="-2"/>
                <w:sz w:val="18"/>
              </w:rPr>
              <w:t>Duration Coded</w:t>
            </w:r>
          </w:p>
        </w:tc>
      </w:tr>
      <w:tr w:rsidRPr="00CC0718" w:rsidR="00C71DC8" w:rsidTr="3A33D0EC" w14:paraId="6F61E1C8" w14:textId="77777777">
        <w:trPr>
          <w:trHeight w:val="617" w:hRule="exact"/>
        </w:trPr>
        <w:tc>
          <w:tcPr>
            <w:tcW w:w="10717" w:type="dxa"/>
            <w:gridSpan w:val="8"/>
            <w:shd w:val="clear" w:color="auto" w:fill="FFFFFF" w:themeFill="background1"/>
            <w:tcMar/>
          </w:tcPr>
          <w:p w:rsidRPr="00CC0718" w:rsidR="00C71DC8" w:rsidP="00244814" w:rsidRDefault="00C71DC8" w14:paraId="255956C1" w14:textId="77777777">
            <w:pPr>
              <w:rPr>
                <w:b/>
                <w:color w:val="5C83B4"/>
                <w:spacing w:val="-2"/>
                <w:sz w:val="24"/>
              </w:rPr>
            </w:pPr>
          </w:p>
        </w:tc>
      </w:tr>
      <w:tr w:rsidRPr="00CC0718" w:rsidR="00C71DC8" w:rsidTr="3A33D0EC" w14:paraId="685B12E7" w14:textId="77777777">
        <w:trPr>
          <w:trHeight w:val="444" w:hRule="exact"/>
        </w:trPr>
        <w:tc>
          <w:tcPr>
            <w:tcW w:w="1805" w:type="dxa"/>
            <w:shd w:val="clear" w:color="auto" w:fill="FFFFFF" w:themeFill="background1"/>
            <w:tcMar/>
          </w:tcPr>
          <w:p w:rsidRPr="00CC0718" w:rsidR="00C71DC8" w:rsidP="00244814" w:rsidRDefault="00C71DC8" w14:paraId="191FB44A" w14:textId="77777777">
            <w:pPr>
              <w:rPr>
                <w:b/>
                <w:color w:val="5C83B4"/>
                <w:spacing w:val="-2"/>
                <w:sz w:val="24"/>
              </w:rPr>
            </w:pPr>
            <w:r w:rsidRPr="00CC0718">
              <w:rPr>
                <w:b/>
                <w:color w:val="5C83B4"/>
                <w:spacing w:val="-2"/>
                <w:sz w:val="24"/>
              </w:rPr>
              <w:t>Nickname:</w:t>
            </w:r>
          </w:p>
        </w:tc>
        <w:tc>
          <w:tcPr>
            <w:tcW w:w="8912" w:type="dxa"/>
            <w:gridSpan w:val="7"/>
            <w:vMerge w:val="restart"/>
            <w:shd w:val="clear" w:color="auto" w:fill="FFFFFF" w:themeFill="background1"/>
            <w:tcMar/>
          </w:tcPr>
          <w:p w:rsidRPr="00CC0718" w:rsidR="00C71DC8" w:rsidP="00244814" w:rsidRDefault="00C71DC8" w14:paraId="70542D4F" w14:textId="77777777">
            <w:pPr>
              <w:rPr>
                <w:b/>
                <w:color w:val="5C83B4"/>
                <w:spacing w:val="-2"/>
                <w:sz w:val="24"/>
              </w:rPr>
            </w:pPr>
            <w:r w:rsidRPr="00CC0718">
              <w:rPr>
                <w:b/>
                <w:color w:val="5C83B4"/>
                <w:spacing w:val="-2"/>
                <w:sz w:val="24"/>
              </w:rPr>
              <w:t>Codes\\AXIAL CODE\\Q6- Tasks undertaken to achieve the goals\INFORMATION SHARING AND COMMUNICATION\Share information through social media</w:t>
            </w:r>
          </w:p>
        </w:tc>
      </w:tr>
      <w:tr w:rsidRPr="00CC0718" w:rsidR="00C71DC8" w:rsidTr="3A33D0EC" w14:paraId="706964A3" w14:textId="77777777">
        <w:trPr>
          <w:trHeight w:val="458" w:hRule="exact"/>
        </w:trPr>
        <w:tc>
          <w:tcPr>
            <w:tcW w:w="1805" w:type="dxa"/>
            <w:shd w:val="clear" w:color="auto" w:fill="FFFFFF" w:themeFill="background1"/>
            <w:tcMar/>
          </w:tcPr>
          <w:p w:rsidRPr="00CC0718" w:rsidR="00C71DC8" w:rsidP="00244814" w:rsidRDefault="00C71DC8" w14:paraId="08F114A5" w14:textId="77777777">
            <w:pPr>
              <w:rPr>
                <w:b/>
                <w:color w:val="5C83B4"/>
                <w:spacing w:val="-2"/>
                <w:sz w:val="24"/>
              </w:rPr>
            </w:pPr>
            <w:r w:rsidRPr="00CC0718">
              <w:rPr>
                <w:b/>
                <w:color w:val="5C83B4"/>
                <w:spacing w:val="-2"/>
                <w:sz w:val="24"/>
              </w:rPr>
              <w:t>Classification:</w:t>
            </w:r>
          </w:p>
        </w:tc>
        <w:tc>
          <w:tcPr>
            <w:tcW w:w="8912" w:type="dxa"/>
            <w:gridSpan w:val="7"/>
            <w:vMerge/>
            <w:tcMar/>
          </w:tcPr>
          <w:p w:rsidRPr="00CC0718" w:rsidR="00C71DC8" w:rsidP="00244814" w:rsidRDefault="00C71DC8" w14:paraId="23B1A08F" w14:textId="77777777"/>
        </w:tc>
      </w:tr>
      <w:tr w:rsidRPr="00CC0718" w:rsidR="00C71DC8" w:rsidTr="3A33D0EC" w14:paraId="5A4AEA07" w14:textId="77777777">
        <w:trPr>
          <w:trHeight w:val="444" w:hRule="exact"/>
        </w:trPr>
        <w:tc>
          <w:tcPr>
            <w:tcW w:w="1805" w:type="dxa"/>
            <w:shd w:val="clear" w:color="auto" w:fill="FFFFFF" w:themeFill="background1"/>
            <w:tcMar/>
          </w:tcPr>
          <w:p w:rsidRPr="00CC0718" w:rsidR="00C71DC8" w:rsidP="00244814" w:rsidRDefault="00C71DC8" w14:paraId="1646C77D" w14:textId="77777777">
            <w:pPr>
              <w:rPr>
                <w:b/>
                <w:color w:val="5C83B4"/>
                <w:spacing w:val="-2"/>
                <w:sz w:val="24"/>
              </w:rPr>
            </w:pPr>
            <w:r w:rsidRPr="00CC0718">
              <w:rPr>
                <w:b/>
                <w:color w:val="5C83B4"/>
                <w:spacing w:val="-2"/>
                <w:sz w:val="24"/>
              </w:rPr>
              <w:t>Aggregated:</w:t>
            </w:r>
          </w:p>
        </w:tc>
        <w:tc>
          <w:tcPr>
            <w:tcW w:w="8912" w:type="dxa"/>
            <w:gridSpan w:val="7"/>
            <w:shd w:val="clear" w:color="auto" w:fill="FFFFFF" w:themeFill="background1"/>
            <w:tcMar/>
          </w:tcPr>
          <w:p w:rsidRPr="00CC0718" w:rsidR="00C71DC8" w:rsidP="00244814" w:rsidRDefault="00C71DC8" w14:paraId="345FCD12" w14:textId="77777777">
            <w:pPr>
              <w:rPr>
                <w:b/>
                <w:color w:val="5C83B4"/>
                <w:spacing w:val="-2"/>
                <w:sz w:val="24"/>
              </w:rPr>
            </w:pPr>
            <w:r w:rsidRPr="00CC0718">
              <w:rPr>
                <w:b/>
                <w:color w:val="5C83B4"/>
                <w:spacing w:val="-2"/>
                <w:sz w:val="24"/>
              </w:rPr>
              <w:t>No</w:t>
            </w:r>
          </w:p>
        </w:tc>
      </w:tr>
      <w:tr w:rsidRPr="00CC0718" w:rsidR="00C71DC8" w:rsidTr="3A33D0EC" w14:paraId="1CE7006F" w14:textId="77777777">
        <w:trPr>
          <w:trHeight w:val="344" w:hRule="exact"/>
        </w:trPr>
        <w:tc>
          <w:tcPr>
            <w:tcW w:w="3381" w:type="dxa"/>
            <w:gridSpan w:val="2"/>
            <w:tcBorders>
              <w:bottom w:val="single" w:color="8FB6EA" w:sz="5" w:space="0"/>
            </w:tcBorders>
            <w:shd w:val="clear" w:color="auto" w:fill="FFFFFF" w:themeFill="background1"/>
            <w:tcMar/>
          </w:tcPr>
          <w:p w:rsidRPr="00CC0718" w:rsidR="00C71DC8" w:rsidP="00244814" w:rsidRDefault="00C71DC8" w14:paraId="0700FB1E" w14:textId="77777777">
            <w:pPr>
              <w:rPr>
                <w:color w:val="000000"/>
                <w:spacing w:val="-2"/>
                <w:sz w:val="18"/>
              </w:rPr>
            </w:pPr>
            <w:r w:rsidRPr="00CC0718">
              <w:rPr>
                <w:color w:val="000000"/>
                <w:spacing w:val="-2"/>
                <w:sz w:val="18"/>
              </w:rPr>
              <w:t>Document</w:t>
            </w:r>
          </w:p>
        </w:tc>
        <w:tc>
          <w:tcPr>
            <w:tcW w:w="1132" w:type="dxa"/>
            <w:tcBorders>
              <w:bottom w:val="single" w:color="8FB6EA" w:sz="5" w:space="0"/>
            </w:tcBorders>
            <w:shd w:val="clear" w:color="auto" w:fill="FFFFFF" w:themeFill="background1"/>
            <w:tcMar/>
          </w:tcPr>
          <w:p w:rsidRPr="00CC0718" w:rsidR="00C71DC8" w:rsidP="00244814" w:rsidRDefault="00C71DC8" w14:paraId="4BAE68F1" w14:textId="77777777">
            <w:pPr>
              <w:rPr>
                <w:color w:val="000000"/>
                <w:spacing w:val="-2"/>
                <w:sz w:val="18"/>
              </w:rPr>
            </w:pPr>
            <w:r w:rsidRPr="00CC0718">
              <w:rPr>
                <w:color w:val="000000"/>
                <w:spacing w:val="-2"/>
                <w:sz w:val="18"/>
              </w:rPr>
              <w:t>2</w:t>
            </w:r>
          </w:p>
        </w:tc>
        <w:tc>
          <w:tcPr>
            <w:tcW w:w="1576" w:type="dxa"/>
            <w:gridSpan w:val="2"/>
            <w:tcBorders>
              <w:bottom w:val="single" w:color="8FB6EA" w:sz="5" w:space="0"/>
            </w:tcBorders>
            <w:shd w:val="clear" w:color="auto" w:fill="FFFFFF" w:themeFill="background1"/>
            <w:tcMar/>
          </w:tcPr>
          <w:p w:rsidRPr="00CC0718" w:rsidR="00C71DC8" w:rsidP="00244814" w:rsidRDefault="00C71DC8" w14:paraId="7CFCC47B" w14:textId="77777777">
            <w:pPr>
              <w:rPr>
                <w:color w:val="000000"/>
                <w:spacing w:val="-2"/>
                <w:sz w:val="18"/>
              </w:rPr>
            </w:pPr>
            <w:r w:rsidRPr="00CC0718">
              <w:rPr>
                <w:color w:val="000000"/>
                <w:spacing w:val="-2"/>
                <w:sz w:val="18"/>
              </w:rPr>
              <w:t>3</w:t>
            </w:r>
          </w:p>
        </w:tc>
        <w:tc>
          <w:tcPr>
            <w:tcW w:w="1362" w:type="dxa"/>
            <w:tcBorders>
              <w:bottom w:val="single" w:color="8FB6EA" w:sz="5" w:space="0"/>
            </w:tcBorders>
            <w:shd w:val="clear" w:color="auto" w:fill="FFFFFF" w:themeFill="background1"/>
            <w:tcMar/>
          </w:tcPr>
          <w:p w:rsidRPr="00CC0718" w:rsidR="00C71DC8" w:rsidP="00244814" w:rsidRDefault="00C71DC8" w14:paraId="080AA836" w14:textId="77777777">
            <w:pPr>
              <w:rPr>
                <w:color w:val="000000"/>
                <w:spacing w:val="-2"/>
                <w:sz w:val="18"/>
              </w:rPr>
            </w:pPr>
            <w:r w:rsidRPr="00CC0718">
              <w:rPr>
                <w:color w:val="000000"/>
                <w:spacing w:val="-2"/>
                <w:sz w:val="18"/>
              </w:rPr>
              <w:t>17</w:t>
            </w:r>
          </w:p>
        </w:tc>
        <w:tc>
          <w:tcPr>
            <w:tcW w:w="1690" w:type="dxa"/>
            <w:tcBorders>
              <w:bottom w:val="single" w:color="8FB6EA" w:sz="5" w:space="0"/>
            </w:tcBorders>
            <w:shd w:val="clear" w:color="auto" w:fill="FFFFFF" w:themeFill="background1"/>
            <w:tcMar/>
          </w:tcPr>
          <w:p w:rsidRPr="00CC0718" w:rsidR="00C71DC8" w:rsidP="00244814" w:rsidRDefault="00C71DC8" w14:paraId="1BE3C6F5" w14:textId="77777777">
            <w:pPr>
              <w:rPr>
                <w:color w:val="000000"/>
                <w:spacing w:val="-2"/>
                <w:sz w:val="18"/>
              </w:rPr>
            </w:pPr>
            <w:r w:rsidRPr="00CC0718">
              <w:rPr>
                <w:color w:val="000000"/>
                <w:spacing w:val="-2"/>
                <w:sz w:val="18"/>
              </w:rPr>
              <w:t>3</w:t>
            </w:r>
          </w:p>
        </w:tc>
        <w:tc>
          <w:tcPr>
            <w:tcW w:w="1576" w:type="dxa"/>
            <w:tcBorders>
              <w:bottom w:val="single" w:color="8FB6EA" w:sz="5" w:space="0"/>
            </w:tcBorders>
            <w:shd w:val="clear" w:color="auto" w:fill="FFFFFF" w:themeFill="background1"/>
            <w:tcMar/>
          </w:tcPr>
          <w:p w:rsidRPr="00CC0718" w:rsidR="00C71DC8" w:rsidP="00244814" w:rsidRDefault="00C71DC8" w14:paraId="0C546658" w14:textId="77777777">
            <w:pPr>
              <w:rPr>
                <w:color w:val="000000"/>
                <w:spacing w:val="-2"/>
                <w:sz w:val="18"/>
              </w:rPr>
            </w:pPr>
          </w:p>
        </w:tc>
      </w:tr>
      <w:tr w:rsidRPr="00CC0718" w:rsidR="00C71DC8" w:rsidTr="3A33D0EC" w14:paraId="0C7A0385" w14:textId="77777777">
        <w:trPr>
          <w:trHeight w:val="444" w:hRule="exact"/>
        </w:trPr>
        <w:tc>
          <w:tcPr>
            <w:tcW w:w="10717" w:type="dxa"/>
            <w:gridSpan w:val="8"/>
            <w:tcBorders>
              <w:top w:val="single" w:color="8FB6EA" w:sz="5" w:space="0"/>
            </w:tcBorders>
            <w:tcMar/>
          </w:tcPr>
          <w:p w:rsidRPr="00CC0718" w:rsidR="00C71DC8" w:rsidP="00244814" w:rsidRDefault="00C71DC8" w14:paraId="65085A38" w14:textId="77777777"/>
        </w:tc>
      </w:tr>
      <w:tr w:rsidRPr="00CC0718" w:rsidR="00C71DC8" w:rsidTr="3A33D0EC" w14:paraId="68EC8C91" w14:textId="77777777">
        <w:trPr>
          <w:trHeight w:val="602" w:hRule="exact"/>
        </w:trPr>
        <w:tc>
          <w:tcPr>
            <w:tcW w:w="10717" w:type="dxa"/>
            <w:gridSpan w:val="8"/>
            <w:shd w:val="clear" w:color="auto" w:fill="FFFFFF" w:themeFill="background1"/>
            <w:tcMar/>
          </w:tcPr>
          <w:p w:rsidRPr="00CC0718" w:rsidR="00C71DC8" w:rsidP="00244814" w:rsidRDefault="00C71DC8" w14:paraId="3FE5AB61" w14:textId="77777777">
            <w:pPr>
              <w:rPr>
                <w:b/>
                <w:color w:val="5C83B4"/>
                <w:spacing w:val="-2"/>
                <w:sz w:val="24"/>
              </w:rPr>
            </w:pPr>
          </w:p>
        </w:tc>
      </w:tr>
      <w:tr w:rsidRPr="00CC0718" w:rsidR="00C71DC8" w:rsidTr="3A33D0EC" w14:paraId="1CA34261" w14:textId="77777777">
        <w:trPr>
          <w:trHeight w:val="459" w:hRule="exact"/>
        </w:trPr>
        <w:tc>
          <w:tcPr>
            <w:tcW w:w="1805" w:type="dxa"/>
            <w:shd w:val="clear" w:color="auto" w:fill="FFFFFF" w:themeFill="background1"/>
            <w:tcMar/>
          </w:tcPr>
          <w:p w:rsidRPr="00CC0718" w:rsidR="00C71DC8" w:rsidP="00244814" w:rsidRDefault="00C71DC8" w14:paraId="55D978D5" w14:textId="77777777">
            <w:pPr>
              <w:rPr>
                <w:b/>
                <w:color w:val="5C83B4"/>
                <w:spacing w:val="-2"/>
                <w:sz w:val="24"/>
              </w:rPr>
            </w:pPr>
            <w:r w:rsidRPr="00CC0718">
              <w:rPr>
                <w:b/>
                <w:color w:val="5C83B4"/>
                <w:spacing w:val="-2"/>
                <w:sz w:val="24"/>
              </w:rPr>
              <w:t>Nickname:</w:t>
            </w:r>
          </w:p>
        </w:tc>
        <w:tc>
          <w:tcPr>
            <w:tcW w:w="8912" w:type="dxa"/>
            <w:gridSpan w:val="7"/>
            <w:vMerge w:val="restart"/>
            <w:shd w:val="clear" w:color="auto" w:fill="FFFFFF" w:themeFill="background1"/>
            <w:tcMar/>
          </w:tcPr>
          <w:p w:rsidRPr="00CC0718" w:rsidR="00C71DC8" w:rsidP="00244814" w:rsidRDefault="00C71DC8" w14:paraId="12FD5B46" w14:textId="77777777">
            <w:pPr>
              <w:rPr>
                <w:b/>
                <w:color w:val="5C83B4"/>
                <w:spacing w:val="-2"/>
                <w:sz w:val="24"/>
              </w:rPr>
            </w:pPr>
            <w:r w:rsidRPr="00CC0718">
              <w:rPr>
                <w:b/>
                <w:color w:val="5C83B4"/>
                <w:spacing w:val="-2"/>
                <w:sz w:val="24"/>
              </w:rPr>
              <w:t>Codes\\AXIAL CODE\\Q6- Tasks undertaken to achieve the goals\INFORMATION SHARING AND COMMUNICATION\Share information via email</w:t>
            </w:r>
          </w:p>
        </w:tc>
      </w:tr>
      <w:tr w:rsidRPr="00CC0718" w:rsidR="00C71DC8" w:rsidTr="3A33D0EC" w14:paraId="685911D2" w14:textId="77777777">
        <w:trPr>
          <w:trHeight w:val="444" w:hRule="exact"/>
        </w:trPr>
        <w:tc>
          <w:tcPr>
            <w:tcW w:w="1805" w:type="dxa"/>
            <w:shd w:val="clear" w:color="auto" w:fill="FFFFFF" w:themeFill="background1"/>
            <w:tcMar/>
          </w:tcPr>
          <w:p w:rsidRPr="00CC0718" w:rsidR="00C71DC8" w:rsidP="00244814" w:rsidRDefault="00C71DC8" w14:paraId="3E3654B0" w14:textId="77777777">
            <w:pPr>
              <w:rPr>
                <w:b/>
                <w:color w:val="5C83B4"/>
                <w:spacing w:val="-2"/>
                <w:sz w:val="24"/>
              </w:rPr>
            </w:pPr>
            <w:r w:rsidRPr="00CC0718">
              <w:rPr>
                <w:b/>
                <w:color w:val="5C83B4"/>
                <w:spacing w:val="-2"/>
                <w:sz w:val="24"/>
              </w:rPr>
              <w:t>Classification:</w:t>
            </w:r>
          </w:p>
        </w:tc>
        <w:tc>
          <w:tcPr>
            <w:tcW w:w="8912" w:type="dxa"/>
            <w:gridSpan w:val="7"/>
            <w:vMerge/>
            <w:tcMar/>
          </w:tcPr>
          <w:p w:rsidRPr="00CC0718" w:rsidR="00C71DC8" w:rsidP="00244814" w:rsidRDefault="00C71DC8" w14:paraId="455BA86C" w14:textId="77777777"/>
        </w:tc>
      </w:tr>
      <w:tr w:rsidRPr="00CC0718" w:rsidR="00C71DC8" w:rsidTr="3A33D0EC" w14:paraId="0CE58B01" w14:textId="77777777">
        <w:trPr>
          <w:trHeight w:val="458" w:hRule="exact"/>
        </w:trPr>
        <w:tc>
          <w:tcPr>
            <w:tcW w:w="1805" w:type="dxa"/>
            <w:shd w:val="clear" w:color="auto" w:fill="FFFFFF" w:themeFill="background1"/>
            <w:tcMar/>
          </w:tcPr>
          <w:p w:rsidRPr="00CC0718" w:rsidR="00C71DC8" w:rsidP="00244814" w:rsidRDefault="00C71DC8" w14:paraId="3C0D9648" w14:textId="77777777">
            <w:pPr>
              <w:rPr>
                <w:b/>
                <w:color w:val="5C83B4"/>
                <w:spacing w:val="-2"/>
                <w:sz w:val="24"/>
              </w:rPr>
            </w:pPr>
            <w:r w:rsidRPr="00CC0718">
              <w:rPr>
                <w:b/>
                <w:color w:val="5C83B4"/>
                <w:spacing w:val="-2"/>
                <w:sz w:val="24"/>
              </w:rPr>
              <w:t>Aggregated:</w:t>
            </w:r>
          </w:p>
        </w:tc>
        <w:tc>
          <w:tcPr>
            <w:tcW w:w="8912" w:type="dxa"/>
            <w:gridSpan w:val="7"/>
            <w:shd w:val="clear" w:color="auto" w:fill="FFFFFF" w:themeFill="background1"/>
            <w:tcMar/>
          </w:tcPr>
          <w:p w:rsidRPr="00CC0718" w:rsidR="00C71DC8" w:rsidP="00244814" w:rsidRDefault="00C71DC8" w14:paraId="704B1EB2" w14:textId="77777777">
            <w:pPr>
              <w:rPr>
                <w:b/>
                <w:color w:val="5C83B4"/>
                <w:spacing w:val="-2"/>
                <w:sz w:val="24"/>
              </w:rPr>
            </w:pPr>
            <w:r w:rsidRPr="00CC0718">
              <w:rPr>
                <w:b/>
                <w:color w:val="5C83B4"/>
                <w:spacing w:val="-2"/>
                <w:sz w:val="24"/>
              </w:rPr>
              <w:t>No</w:t>
            </w:r>
          </w:p>
        </w:tc>
      </w:tr>
      <w:tr w:rsidRPr="00CC0718" w:rsidR="00C71DC8" w:rsidTr="3A33D0EC" w14:paraId="74A9CEB0" w14:textId="77777777">
        <w:trPr>
          <w:trHeight w:val="330" w:hRule="exact"/>
        </w:trPr>
        <w:tc>
          <w:tcPr>
            <w:tcW w:w="3381" w:type="dxa"/>
            <w:gridSpan w:val="2"/>
            <w:tcBorders>
              <w:bottom w:val="single" w:color="8FB6EA" w:sz="5" w:space="0"/>
            </w:tcBorders>
            <w:shd w:val="clear" w:color="auto" w:fill="FFFFFF" w:themeFill="background1"/>
            <w:tcMar/>
          </w:tcPr>
          <w:p w:rsidRPr="00CC0718" w:rsidR="00C71DC8" w:rsidP="00244814" w:rsidRDefault="00C71DC8" w14:paraId="5D124DE6" w14:textId="77777777">
            <w:pPr>
              <w:rPr>
                <w:color w:val="000000"/>
                <w:spacing w:val="-2"/>
                <w:sz w:val="18"/>
              </w:rPr>
            </w:pPr>
            <w:r w:rsidRPr="00CC0718">
              <w:rPr>
                <w:color w:val="000000"/>
                <w:spacing w:val="-2"/>
                <w:sz w:val="18"/>
              </w:rPr>
              <w:t>Document</w:t>
            </w:r>
          </w:p>
        </w:tc>
        <w:tc>
          <w:tcPr>
            <w:tcW w:w="1132" w:type="dxa"/>
            <w:tcBorders>
              <w:bottom w:val="single" w:color="8FB6EA" w:sz="5" w:space="0"/>
            </w:tcBorders>
            <w:shd w:val="clear" w:color="auto" w:fill="FFFFFF" w:themeFill="background1"/>
            <w:tcMar/>
          </w:tcPr>
          <w:p w:rsidRPr="00CC0718" w:rsidR="00C71DC8" w:rsidP="00244814" w:rsidRDefault="00C71DC8" w14:paraId="224354A9" w14:textId="77777777">
            <w:pPr>
              <w:rPr>
                <w:color w:val="000000"/>
                <w:spacing w:val="-2"/>
                <w:sz w:val="18"/>
              </w:rPr>
            </w:pPr>
            <w:r w:rsidRPr="00CC0718">
              <w:rPr>
                <w:color w:val="000000"/>
                <w:spacing w:val="-2"/>
                <w:sz w:val="18"/>
              </w:rPr>
              <w:t>2</w:t>
            </w:r>
          </w:p>
        </w:tc>
        <w:tc>
          <w:tcPr>
            <w:tcW w:w="1576" w:type="dxa"/>
            <w:gridSpan w:val="2"/>
            <w:tcBorders>
              <w:bottom w:val="single" w:color="8FB6EA" w:sz="5" w:space="0"/>
            </w:tcBorders>
            <w:shd w:val="clear" w:color="auto" w:fill="FFFFFF" w:themeFill="background1"/>
            <w:tcMar/>
          </w:tcPr>
          <w:p w:rsidRPr="00CC0718" w:rsidR="00C71DC8" w:rsidP="00244814" w:rsidRDefault="00C71DC8" w14:paraId="0C13A4A6" w14:textId="77777777">
            <w:pPr>
              <w:rPr>
                <w:color w:val="000000"/>
                <w:spacing w:val="-2"/>
                <w:sz w:val="18"/>
              </w:rPr>
            </w:pPr>
            <w:r w:rsidRPr="00CC0718">
              <w:rPr>
                <w:color w:val="000000"/>
                <w:spacing w:val="-2"/>
                <w:sz w:val="18"/>
              </w:rPr>
              <w:t>2</w:t>
            </w:r>
          </w:p>
        </w:tc>
        <w:tc>
          <w:tcPr>
            <w:tcW w:w="1362" w:type="dxa"/>
            <w:tcBorders>
              <w:bottom w:val="single" w:color="8FB6EA" w:sz="5" w:space="0"/>
            </w:tcBorders>
            <w:shd w:val="clear" w:color="auto" w:fill="FFFFFF" w:themeFill="background1"/>
            <w:tcMar/>
          </w:tcPr>
          <w:p w:rsidRPr="00CC0718" w:rsidR="00C71DC8" w:rsidP="00244814" w:rsidRDefault="00C71DC8" w14:paraId="68A03231" w14:textId="77777777">
            <w:pPr>
              <w:rPr>
                <w:color w:val="000000"/>
                <w:spacing w:val="-2"/>
                <w:sz w:val="18"/>
              </w:rPr>
            </w:pPr>
            <w:r w:rsidRPr="00CC0718">
              <w:rPr>
                <w:color w:val="000000"/>
                <w:spacing w:val="-2"/>
                <w:sz w:val="18"/>
              </w:rPr>
              <w:t>23</w:t>
            </w:r>
          </w:p>
        </w:tc>
        <w:tc>
          <w:tcPr>
            <w:tcW w:w="1690" w:type="dxa"/>
            <w:tcBorders>
              <w:bottom w:val="single" w:color="8FB6EA" w:sz="5" w:space="0"/>
            </w:tcBorders>
            <w:shd w:val="clear" w:color="auto" w:fill="FFFFFF" w:themeFill="background1"/>
            <w:tcMar/>
          </w:tcPr>
          <w:p w:rsidRPr="00CC0718" w:rsidR="00C71DC8" w:rsidP="00244814" w:rsidRDefault="00C71DC8" w14:paraId="64B2835A" w14:textId="77777777">
            <w:pPr>
              <w:rPr>
                <w:color w:val="000000"/>
                <w:spacing w:val="-2"/>
                <w:sz w:val="18"/>
              </w:rPr>
            </w:pPr>
            <w:r w:rsidRPr="00CC0718">
              <w:rPr>
                <w:color w:val="000000"/>
                <w:spacing w:val="-2"/>
                <w:sz w:val="18"/>
              </w:rPr>
              <w:t>2</w:t>
            </w:r>
          </w:p>
        </w:tc>
        <w:tc>
          <w:tcPr>
            <w:tcW w:w="1576" w:type="dxa"/>
            <w:tcBorders>
              <w:bottom w:val="single" w:color="8FB6EA" w:sz="5" w:space="0"/>
            </w:tcBorders>
            <w:shd w:val="clear" w:color="auto" w:fill="FFFFFF" w:themeFill="background1"/>
            <w:tcMar/>
          </w:tcPr>
          <w:p w:rsidRPr="00CC0718" w:rsidR="00C71DC8" w:rsidP="00244814" w:rsidRDefault="00C71DC8" w14:paraId="2F65EFB5" w14:textId="77777777">
            <w:pPr>
              <w:rPr>
                <w:color w:val="000000"/>
                <w:spacing w:val="-2"/>
                <w:sz w:val="18"/>
              </w:rPr>
            </w:pPr>
          </w:p>
        </w:tc>
      </w:tr>
      <w:tr w:rsidRPr="00CC0718" w:rsidR="00C71DC8" w:rsidTr="3A33D0EC" w14:paraId="784DFD27" w14:textId="77777777">
        <w:trPr>
          <w:trHeight w:val="458" w:hRule="exact"/>
        </w:trPr>
        <w:tc>
          <w:tcPr>
            <w:tcW w:w="10717" w:type="dxa"/>
            <w:gridSpan w:val="8"/>
            <w:tcBorders>
              <w:top w:val="single" w:color="8FB6EA" w:sz="5" w:space="0"/>
            </w:tcBorders>
            <w:tcMar/>
          </w:tcPr>
          <w:p w:rsidRPr="00CC0718" w:rsidR="00C71DC8" w:rsidP="00244814" w:rsidRDefault="00C71DC8" w14:paraId="316B3145" w14:textId="77777777"/>
        </w:tc>
      </w:tr>
      <w:tr w:rsidRPr="00CC0718" w:rsidR="00C71DC8" w:rsidTr="3A33D0EC" w14:paraId="08DD0D21" w14:textId="77777777">
        <w:trPr>
          <w:trHeight w:val="602" w:hRule="exact"/>
        </w:trPr>
        <w:tc>
          <w:tcPr>
            <w:tcW w:w="10717" w:type="dxa"/>
            <w:gridSpan w:val="8"/>
            <w:shd w:val="clear" w:color="auto" w:fill="FFFFFF" w:themeFill="background1"/>
            <w:tcMar/>
          </w:tcPr>
          <w:p w:rsidRPr="00CC0718" w:rsidR="00C71DC8" w:rsidP="00244814" w:rsidRDefault="00C71DC8" w14:paraId="62F5C03F" w14:textId="77777777">
            <w:pPr>
              <w:rPr>
                <w:b/>
                <w:color w:val="5C83B4"/>
                <w:spacing w:val="-2"/>
                <w:sz w:val="24"/>
              </w:rPr>
            </w:pPr>
          </w:p>
        </w:tc>
      </w:tr>
      <w:tr w:rsidRPr="00CC0718" w:rsidR="00C71DC8" w:rsidTr="3A33D0EC" w14:paraId="2BB7C7B9" w14:textId="77777777">
        <w:trPr>
          <w:trHeight w:val="444" w:hRule="exact"/>
        </w:trPr>
        <w:tc>
          <w:tcPr>
            <w:tcW w:w="1805" w:type="dxa"/>
            <w:shd w:val="clear" w:color="auto" w:fill="FFFFFF" w:themeFill="background1"/>
            <w:tcMar/>
          </w:tcPr>
          <w:p w:rsidRPr="00CC0718" w:rsidR="00C71DC8" w:rsidP="00244814" w:rsidRDefault="00C71DC8" w14:paraId="234D4F1B" w14:textId="77777777">
            <w:pPr>
              <w:rPr>
                <w:b/>
                <w:color w:val="5C83B4"/>
                <w:spacing w:val="-2"/>
                <w:sz w:val="24"/>
              </w:rPr>
            </w:pPr>
            <w:r w:rsidRPr="00CC0718">
              <w:rPr>
                <w:b/>
                <w:color w:val="5C83B4"/>
                <w:spacing w:val="-2"/>
                <w:sz w:val="24"/>
              </w:rPr>
              <w:t>Nickname:</w:t>
            </w:r>
          </w:p>
        </w:tc>
        <w:tc>
          <w:tcPr>
            <w:tcW w:w="8912" w:type="dxa"/>
            <w:gridSpan w:val="7"/>
            <w:vMerge w:val="restart"/>
            <w:shd w:val="clear" w:color="auto" w:fill="FFFFFF" w:themeFill="background1"/>
            <w:tcMar/>
          </w:tcPr>
          <w:p w:rsidRPr="00CC0718" w:rsidR="00C71DC8" w:rsidP="00244814" w:rsidRDefault="00C71DC8" w14:paraId="67E08769" w14:textId="77777777">
            <w:pPr>
              <w:rPr>
                <w:b/>
                <w:color w:val="5C83B4"/>
                <w:spacing w:val="-2"/>
                <w:sz w:val="24"/>
              </w:rPr>
            </w:pPr>
            <w:r w:rsidRPr="00CC0718">
              <w:rPr>
                <w:b/>
                <w:color w:val="5C83B4"/>
                <w:spacing w:val="-2"/>
                <w:sz w:val="24"/>
              </w:rPr>
              <w:t>Codes\\AXIAL CODE\\Q6- Tasks undertaken to achieve the goals\INFORMATION SHARING AND COMMUNICATION\Spend on marketing</w:t>
            </w:r>
          </w:p>
        </w:tc>
      </w:tr>
      <w:tr w:rsidRPr="00CC0718" w:rsidR="00C71DC8" w:rsidTr="3A33D0EC" w14:paraId="4F5A395A" w14:textId="77777777">
        <w:trPr>
          <w:trHeight w:val="459" w:hRule="exact"/>
        </w:trPr>
        <w:tc>
          <w:tcPr>
            <w:tcW w:w="1805" w:type="dxa"/>
            <w:shd w:val="clear" w:color="auto" w:fill="FFFFFF" w:themeFill="background1"/>
            <w:tcMar/>
          </w:tcPr>
          <w:p w:rsidRPr="00CC0718" w:rsidR="00C71DC8" w:rsidP="00244814" w:rsidRDefault="00C71DC8" w14:paraId="4475D25B" w14:textId="77777777">
            <w:pPr>
              <w:rPr>
                <w:b/>
                <w:color w:val="5C83B4"/>
                <w:spacing w:val="-2"/>
                <w:sz w:val="24"/>
              </w:rPr>
            </w:pPr>
            <w:r w:rsidRPr="00CC0718">
              <w:rPr>
                <w:b/>
                <w:color w:val="5C83B4"/>
                <w:spacing w:val="-2"/>
                <w:sz w:val="24"/>
              </w:rPr>
              <w:t>Classification:</w:t>
            </w:r>
          </w:p>
        </w:tc>
        <w:tc>
          <w:tcPr>
            <w:tcW w:w="8912" w:type="dxa"/>
            <w:gridSpan w:val="7"/>
            <w:vMerge/>
            <w:tcMar/>
          </w:tcPr>
          <w:p w:rsidRPr="00CC0718" w:rsidR="00C71DC8" w:rsidP="00244814" w:rsidRDefault="00C71DC8" w14:paraId="7713D834" w14:textId="77777777"/>
        </w:tc>
      </w:tr>
      <w:tr w:rsidRPr="00CC0718" w:rsidR="00C71DC8" w:rsidTr="3A33D0EC" w14:paraId="15A8FA9A" w14:textId="77777777">
        <w:trPr>
          <w:trHeight w:val="444" w:hRule="exact"/>
        </w:trPr>
        <w:tc>
          <w:tcPr>
            <w:tcW w:w="1805" w:type="dxa"/>
            <w:shd w:val="clear" w:color="auto" w:fill="FFFFFF" w:themeFill="background1"/>
            <w:tcMar/>
          </w:tcPr>
          <w:p w:rsidRPr="00CC0718" w:rsidR="00C71DC8" w:rsidP="00244814" w:rsidRDefault="00C71DC8" w14:paraId="53571247" w14:textId="77777777">
            <w:pPr>
              <w:rPr>
                <w:b/>
                <w:color w:val="5C83B4"/>
                <w:spacing w:val="-2"/>
                <w:sz w:val="24"/>
              </w:rPr>
            </w:pPr>
            <w:r w:rsidRPr="00CC0718">
              <w:rPr>
                <w:b/>
                <w:color w:val="5C83B4"/>
                <w:spacing w:val="-2"/>
                <w:sz w:val="24"/>
              </w:rPr>
              <w:t>Aggregated:</w:t>
            </w:r>
          </w:p>
        </w:tc>
        <w:tc>
          <w:tcPr>
            <w:tcW w:w="8912" w:type="dxa"/>
            <w:gridSpan w:val="7"/>
            <w:shd w:val="clear" w:color="auto" w:fill="FFFFFF" w:themeFill="background1"/>
            <w:tcMar/>
          </w:tcPr>
          <w:p w:rsidRPr="00CC0718" w:rsidR="00C71DC8" w:rsidP="00244814" w:rsidRDefault="00C71DC8" w14:paraId="4E650CCD" w14:textId="77777777">
            <w:pPr>
              <w:rPr>
                <w:b/>
                <w:color w:val="5C83B4"/>
                <w:spacing w:val="-2"/>
                <w:sz w:val="24"/>
              </w:rPr>
            </w:pPr>
            <w:r w:rsidRPr="00CC0718">
              <w:rPr>
                <w:b/>
                <w:color w:val="5C83B4"/>
                <w:spacing w:val="-2"/>
                <w:sz w:val="24"/>
              </w:rPr>
              <w:t>No</w:t>
            </w:r>
          </w:p>
        </w:tc>
      </w:tr>
      <w:tr w:rsidRPr="00CC0718" w:rsidR="00C71DC8" w:rsidTr="3A33D0EC" w14:paraId="5061315B" w14:textId="77777777">
        <w:trPr>
          <w:trHeight w:val="344" w:hRule="exact"/>
        </w:trPr>
        <w:tc>
          <w:tcPr>
            <w:tcW w:w="3381" w:type="dxa"/>
            <w:gridSpan w:val="2"/>
            <w:tcBorders>
              <w:bottom w:val="single" w:color="8FB6EA" w:sz="5" w:space="0"/>
            </w:tcBorders>
            <w:shd w:val="clear" w:color="auto" w:fill="FFFFFF" w:themeFill="background1"/>
            <w:tcMar/>
          </w:tcPr>
          <w:p w:rsidRPr="00CC0718" w:rsidR="00C71DC8" w:rsidP="00244814" w:rsidRDefault="00C71DC8" w14:paraId="0EA2AF87" w14:textId="77777777">
            <w:pPr>
              <w:rPr>
                <w:color w:val="000000"/>
                <w:spacing w:val="-2"/>
                <w:sz w:val="18"/>
              </w:rPr>
            </w:pPr>
            <w:r w:rsidRPr="00CC0718">
              <w:rPr>
                <w:color w:val="000000"/>
                <w:spacing w:val="-2"/>
                <w:sz w:val="18"/>
              </w:rPr>
              <w:t>Document</w:t>
            </w:r>
          </w:p>
        </w:tc>
        <w:tc>
          <w:tcPr>
            <w:tcW w:w="1132" w:type="dxa"/>
            <w:tcBorders>
              <w:bottom w:val="single" w:color="8FB6EA" w:sz="5" w:space="0"/>
            </w:tcBorders>
            <w:shd w:val="clear" w:color="auto" w:fill="FFFFFF" w:themeFill="background1"/>
            <w:tcMar/>
          </w:tcPr>
          <w:p w:rsidRPr="00CC0718" w:rsidR="00C71DC8" w:rsidP="00244814" w:rsidRDefault="00C71DC8" w14:paraId="12348FC2" w14:textId="77777777">
            <w:pPr>
              <w:rPr>
                <w:color w:val="000000"/>
                <w:spacing w:val="-2"/>
                <w:sz w:val="18"/>
              </w:rPr>
            </w:pPr>
            <w:r w:rsidRPr="00CC0718">
              <w:rPr>
                <w:color w:val="000000"/>
                <w:spacing w:val="-2"/>
                <w:sz w:val="18"/>
              </w:rPr>
              <w:t>1</w:t>
            </w:r>
          </w:p>
        </w:tc>
        <w:tc>
          <w:tcPr>
            <w:tcW w:w="1576" w:type="dxa"/>
            <w:gridSpan w:val="2"/>
            <w:tcBorders>
              <w:bottom w:val="single" w:color="8FB6EA" w:sz="5" w:space="0"/>
            </w:tcBorders>
            <w:shd w:val="clear" w:color="auto" w:fill="FFFFFF" w:themeFill="background1"/>
            <w:tcMar/>
          </w:tcPr>
          <w:p w:rsidRPr="00CC0718" w:rsidR="00C71DC8" w:rsidP="00244814" w:rsidRDefault="00C71DC8" w14:paraId="057BC46C" w14:textId="77777777">
            <w:pPr>
              <w:rPr>
                <w:color w:val="000000"/>
                <w:spacing w:val="-2"/>
                <w:sz w:val="18"/>
              </w:rPr>
            </w:pPr>
            <w:r w:rsidRPr="00CC0718">
              <w:rPr>
                <w:color w:val="000000"/>
                <w:spacing w:val="-2"/>
                <w:sz w:val="18"/>
              </w:rPr>
              <w:t>2</w:t>
            </w:r>
          </w:p>
        </w:tc>
        <w:tc>
          <w:tcPr>
            <w:tcW w:w="1362" w:type="dxa"/>
            <w:tcBorders>
              <w:bottom w:val="single" w:color="8FB6EA" w:sz="5" w:space="0"/>
            </w:tcBorders>
            <w:shd w:val="clear" w:color="auto" w:fill="FFFFFF" w:themeFill="background1"/>
            <w:tcMar/>
          </w:tcPr>
          <w:p w:rsidRPr="00CC0718" w:rsidR="00C71DC8" w:rsidP="00244814" w:rsidRDefault="00C71DC8" w14:paraId="782B0686" w14:textId="77777777">
            <w:pPr>
              <w:rPr>
                <w:color w:val="000000"/>
                <w:spacing w:val="-2"/>
                <w:sz w:val="18"/>
              </w:rPr>
            </w:pPr>
            <w:r w:rsidRPr="00CC0718">
              <w:rPr>
                <w:color w:val="000000"/>
                <w:spacing w:val="-2"/>
                <w:sz w:val="18"/>
              </w:rPr>
              <w:t>22</w:t>
            </w:r>
          </w:p>
        </w:tc>
        <w:tc>
          <w:tcPr>
            <w:tcW w:w="1690" w:type="dxa"/>
            <w:tcBorders>
              <w:bottom w:val="single" w:color="8FB6EA" w:sz="5" w:space="0"/>
            </w:tcBorders>
            <w:shd w:val="clear" w:color="auto" w:fill="FFFFFF" w:themeFill="background1"/>
            <w:tcMar/>
          </w:tcPr>
          <w:p w:rsidRPr="00CC0718" w:rsidR="00C71DC8" w:rsidP="00244814" w:rsidRDefault="00C71DC8" w14:paraId="25A631BA" w14:textId="77777777">
            <w:pPr>
              <w:rPr>
                <w:color w:val="000000"/>
                <w:spacing w:val="-2"/>
                <w:sz w:val="18"/>
              </w:rPr>
            </w:pPr>
            <w:r w:rsidRPr="00CC0718">
              <w:rPr>
                <w:color w:val="000000"/>
                <w:spacing w:val="-2"/>
                <w:sz w:val="18"/>
              </w:rPr>
              <w:t>2</w:t>
            </w:r>
          </w:p>
        </w:tc>
        <w:tc>
          <w:tcPr>
            <w:tcW w:w="1576" w:type="dxa"/>
            <w:tcBorders>
              <w:bottom w:val="single" w:color="8FB6EA" w:sz="5" w:space="0"/>
            </w:tcBorders>
            <w:shd w:val="clear" w:color="auto" w:fill="FFFFFF" w:themeFill="background1"/>
            <w:tcMar/>
          </w:tcPr>
          <w:p w:rsidRPr="00CC0718" w:rsidR="00C71DC8" w:rsidP="00244814" w:rsidRDefault="00C71DC8" w14:paraId="73CE6763" w14:textId="77777777">
            <w:pPr>
              <w:rPr>
                <w:color w:val="000000"/>
                <w:spacing w:val="-2"/>
                <w:sz w:val="18"/>
              </w:rPr>
            </w:pPr>
          </w:p>
        </w:tc>
      </w:tr>
      <w:tr w:rsidRPr="00CC0718" w:rsidR="00C71DC8" w:rsidTr="3A33D0EC" w14:paraId="51592FB4" w14:textId="77777777">
        <w:trPr>
          <w:trHeight w:val="458" w:hRule="exact"/>
        </w:trPr>
        <w:tc>
          <w:tcPr>
            <w:tcW w:w="10717" w:type="dxa"/>
            <w:gridSpan w:val="8"/>
            <w:tcBorders>
              <w:top w:val="single" w:color="8FB6EA" w:sz="5" w:space="0"/>
            </w:tcBorders>
            <w:tcMar/>
          </w:tcPr>
          <w:p w:rsidRPr="00CC0718" w:rsidR="00C71DC8" w:rsidP="00244814" w:rsidRDefault="00C71DC8" w14:paraId="3BAF5B95" w14:textId="77777777"/>
        </w:tc>
      </w:tr>
      <w:tr w:rsidRPr="00CC0718" w:rsidR="00C71DC8" w:rsidTr="3A33D0EC" w14:paraId="2D414CF2" w14:textId="77777777">
        <w:trPr>
          <w:trHeight w:val="330" w:hRule="exact"/>
        </w:trPr>
        <w:tc>
          <w:tcPr>
            <w:tcW w:w="10717" w:type="dxa"/>
            <w:gridSpan w:val="8"/>
            <w:shd w:val="clear" w:color="auto" w:fill="FFFFFF" w:themeFill="background1"/>
            <w:tcMar/>
          </w:tcPr>
          <w:p w:rsidRPr="00CC0718" w:rsidR="00C71DC8" w:rsidP="00244814" w:rsidRDefault="00C71DC8" w14:paraId="6587FEA8" w14:textId="77777777">
            <w:pPr>
              <w:rPr>
                <w:b/>
                <w:color w:val="5C83B4"/>
                <w:spacing w:val="-2"/>
                <w:sz w:val="24"/>
              </w:rPr>
            </w:pPr>
          </w:p>
        </w:tc>
      </w:tr>
      <w:tr w:rsidRPr="00CC0718" w:rsidR="00C71DC8" w:rsidTr="3A33D0EC" w14:paraId="0F9B4429" w14:textId="77777777">
        <w:trPr>
          <w:trHeight w:val="458" w:hRule="exact"/>
        </w:trPr>
        <w:tc>
          <w:tcPr>
            <w:tcW w:w="1805" w:type="dxa"/>
            <w:shd w:val="clear" w:color="auto" w:fill="FFFFFF" w:themeFill="background1"/>
            <w:tcMar/>
          </w:tcPr>
          <w:p w:rsidRPr="00CC0718" w:rsidR="00C71DC8" w:rsidP="00244814" w:rsidRDefault="00C71DC8" w14:paraId="3D31B88E" w14:textId="77777777">
            <w:pPr>
              <w:rPr>
                <w:b/>
                <w:color w:val="5C83B4"/>
                <w:spacing w:val="-2"/>
                <w:sz w:val="24"/>
              </w:rPr>
            </w:pPr>
            <w:r w:rsidRPr="00CC0718">
              <w:rPr>
                <w:b/>
                <w:color w:val="5C83B4"/>
                <w:spacing w:val="-2"/>
                <w:sz w:val="24"/>
              </w:rPr>
              <w:t>Nickname:</w:t>
            </w:r>
          </w:p>
        </w:tc>
        <w:tc>
          <w:tcPr>
            <w:tcW w:w="8912" w:type="dxa"/>
            <w:gridSpan w:val="7"/>
            <w:vMerge w:val="restart"/>
            <w:shd w:val="clear" w:color="auto" w:fill="FFFFFF" w:themeFill="background1"/>
            <w:tcMar/>
          </w:tcPr>
          <w:p w:rsidRPr="00CC0718" w:rsidR="00C71DC8" w:rsidP="00244814" w:rsidRDefault="00C71DC8" w14:paraId="3781F4DB" w14:textId="77777777">
            <w:pPr>
              <w:rPr>
                <w:b/>
                <w:color w:val="5C83B4"/>
                <w:spacing w:val="-2"/>
                <w:sz w:val="24"/>
              </w:rPr>
            </w:pPr>
            <w:r w:rsidRPr="00CC0718">
              <w:rPr>
                <w:b/>
                <w:color w:val="5C83B4"/>
                <w:spacing w:val="-2"/>
                <w:sz w:val="24"/>
              </w:rPr>
              <w:t>Codes\\AXIAL CODE\\Q6- Tasks undertaken to achieve the goals\RECRUITMENT EFFORTS</w:t>
            </w:r>
          </w:p>
        </w:tc>
      </w:tr>
      <w:tr w:rsidRPr="00CC0718" w:rsidR="00C71DC8" w:rsidTr="3A33D0EC" w14:paraId="44987A2D" w14:textId="77777777">
        <w:trPr>
          <w:trHeight w:val="445" w:hRule="exact"/>
        </w:trPr>
        <w:tc>
          <w:tcPr>
            <w:tcW w:w="1805" w:type="dxa"/>
            <w:shd w:val="clear" w:color="auto" w:fill="FFFFFF" w:themeFill="background1"/>
            <w:tcMar/>
          </w:tcPr>
          <w:p w:rsidRPr="00CC0718" w:rsidR="00C71DC8" w:rsidP="00244814" w:rsidRDefault="00C71DC8" w14:paraId="5292A120" w14:textId="77777777">
            <w:pPr>
              <w:rPr>
                <w:b/>
                <w:color w:val="5C83B4"/>
                <w:spacing w:val="-2"/>
                <w:sz w:val="24"/>
              </w:rPr>
            </w:pPr>
            <w:r w:rsidRPr="00CC0718">
              <w:rPr>
                <w:b/>
                <w:color w:val="5C83B4"/>
                <w:spacing w:val="-2"/>
                <w:sz w:val="24"/>
              </w:rPr>
              <w:t>Classification:</w:t>
            </w:r>
          </w:p>
        </w:tc>
        <w:tc>
          <w:tcPr>
            <w:tcW w:w="8912" w:type="dxa"/>
            <w:gridSpan w:val="7"/>
            <w:vMerge/>
            <w:tcMar/>
          </w:tcPr>
          <w:p w:rsidRPr="00CC0718" w:rsidR="00C71DC8" w:rsidP="00244814" w:rsidRDefault="00C71DC8" w14:paraId="5E3C265C" w14:textId="77777777"/>
        </w:tc>
      </w:tr>
      <w:tr w:rsidRPr="00CC0718" w:rsidR="00C71DC8" w:rsidTr="3A33D0EC" w14:paraId="4C56120A" w14:textId="77777777">
        <w:trPr>
          <w:trHeight w:val="458" w:hRule="exact"/>
        </w:trPr>
        <w:tc>
          <w:tcPr>
            <w:tcW w:w="1805" w:type="dxa"/>
            <w:shd w:val="clear" w:color="auto" w:fill="FFFFFF" w:themeFill="background1"/>
            <w:tcMar/>
          </w:tcPr>
          <w:p w:rsidRPr="00CC0718" w:rsidR="00C71DC8" w:rsidP="00244814" w:rsidRDefault="00C71DC8" w14:paraId="2893F9A0" w14:textId="77777777">
            <w:pPr>
              <w:rPr>
                <w:b/>
                <w:color w:val="5C83B4"/>
                <w:spacing w:val="-2"/>
                <w:sz w:val="24"/>
              </w:rPr>
            </w:pPr>
            <w:r w:rsidRPr="00CC0718">
              <w:rPr>
                <w:b/>
                <w:color w:val="5C83B4"/>
                <w:spacing w:val="-2"/>
                <w:sz w:val="24"/>
              </w:rPr>
              <w:t>Aggregated:</w:t>
            </w:r>
          </w:p>
        </w:tc>
        <w:tc>
          <w:tcPr>
            <w:tcW w:w="8912" w:type="dxa"/>
            <w:gridSpan w:val="7"/>
            <w:shd w:val="clear" w:color="auto" w:fill="FFFFFF" w:themeFill="background1"/>
            <w:tcMar/>
          </w:tcPr>
          <w:p w:rsidRPr="00CC0718" w:rsidR="00C71DC8" w:rsidP="00244814" w:rsidRDefault="00C71DC8" w14:paraId="4FDC2A78" w14:textId="77777777">
            <w:pPr>
              <w:rPr>
                <w:b/>
                <w:color w:val="5C83B4"/>
                <w:spacing w:val="-2"/>
                <w:sz w:val="24"/>
              </w:rPr>
            </w:pPr>
            <w:r w:rsidRPr="00CC0718">
              <w:rPr>
                <w:b/>
                <w:color w:val="5C83B4"/>
                <w:spacing w:val="-2"/>
                <w:sz w:val="24"/>
              </w:rPr>
              <w:t>Yes</w:t>
            </w:r>
          </w:p>
        </w:tc>
      </w:tr>
      <w:tr w:rsidRPr="00CC0718" w:rsidR="00C71DC8" w:rsidTr="3A33D0EC" w14:paraId="1052B80E" w14:textId="77777777">
        <w:trPr>
          <w:trHeight w:val="330" w:hRule="exact"/>
        </w:trPr>
        <w:tc>
          <w:tcPr>
            <w:tcW w:w="3381" w:type="dxa"/>
            <w:gridSpan w:val="2"/>
            <w:tcBorders>
              <w:bottom w:val="single" w:color="8FB6EA" w:sz="5" w:space="0"/>
            </w:tcBorders>
            <w:shd w:val="clear" w:color="auto" w:fill="FFFFFF" w:themeFill="background1"/>
            <w:tcMar/>
          </w:tcPr>
          <w:p w:rsidRPr="00CC0718" w:rsidR="00C71DC8" w:rsidP="00244814" w:rsidRDefault="00C71DC8" w14:paraId="1CFED84F" w14:textId="77777777">
            <w:pPr>
              <w:rPr>
                <w:color w:val="000000"/>
                <w:spacing w:val="-2"/>
                <w:sz w:val="18"/>
              </w:rPr>
            </w:pPr>
            <w:r w:rsidRPr="00CC0718">
              <w:rPr>
                <w:color w:val="000000"/>
                <w:spacing w:val="-2"/>
                <w:sz w:val="18"/>
              </w:rPr>
              <w:t>Document</w:t>
            </w:r>
          </w:p>
        </w:tc>
        <w:tc>
          <w:tcPr>
            <w:tcW w:w="1132" w:type="dxa"/>
            <w:tcBorders>
              <w:bottom w:val="single" w:color="8FB6EA" w:sz="5" w:space="0"/>
            </w:tcBorders>
            <w:shd w:val="clear" w:color="auto" w:fill="FFFFFF" w:themeFill="background1"/>
            <w:tcMar/>
          </w:tcPr>
          <w:p w:rsidRPr="00CC0718" w:rsidR="00C71DC8" w:rsidP="00244814" w:rsidRDefault="00C71DC8" w14:paraId="77BD1DE5" w14:textId="77777777">
            <w:pPr>
              <w:rPr>
                <w:color w:val="000000"/>
                <w:spacing w:val="-2"/>
                <w:sz w:val="18"/>
              </w:rPr>
            </w:pPr>
            <w:r w:rsidRPr="00CC0718">
              <w:rPr>
                <w:color w:val="000000"/>
                <w:spacing w:val="-2"/>
                <w:sz w:val="18"/>
              </w:rPr>
              <w:t>4</w:t>
            </w:r>
          </w:p>
        </w:tc>
        <w:tc>
          <w:tcPr>
            <w:tcW w:w="1576" w:type="dxa"/>
            <w:gridSpan w:val="2"/>
            <w:tcBorders>
              <w:bottom w:val="single" w:color="8FB6EA" w:sz="5" w:space="0"/>
            </w:tcBorders>
            <w:shd w:val="clear" w:color="auto" w:fill="FFFFFF" w:themeFill="background1"/>
            <w:tcMar/>
          </w:tcPr>
          <w:p w:rsidRPr="00CC0718" w:rsidR="00C71DC8" w:rsidP="00244814" w:rsidRDefault="00C71DC8" w14:paraId="2D30DA2C" w14:textId="77777777">
            <w:pPr>
              <w:rPr>
                <w:color w:val="000000"/>
                <w:spacing w:val="-2"/>
                <w:sz w:val="18"/>
              </w:rPr>
            </w:pPr>
            <w:r w:rsidRPr="00CC0718">
              <w:rPr>
                <w:color w:val="000000"/>
                <w:spacing w:val="-2"/>
                <w:sz w:val="18"/>
              </w:rPr>
              <w:t>14</w:t>
            </w:r>
          </w:p>
        </w:tc>
        <w:tc>
          <w:tcPr>
            <w:tcW w:w="1362" w:type="dxa"/>
            <w:tcBorders>
              <w:bottom w:val="single" w:color="8FB6EA" w:sz="5" w:space="0"/>
            </w:tcBorders>
            <w:shd w:val="clear" w:color="auto" w:fill="FFFFFF" w:themeFill="background1"/>
            <w:tcMar/>
          </w:tcPr>
          <w:p w:rsidRPr="00CC0718" w:rsidR="00C71DC8" w:rsidP="00244814" w:rsidRDefault="00C71DC8" w14:paraId="462E86C0" w14:textId="77777777">
            <w:pPr>
              <w:rPr>
                <w:color w:val="000000"/>
                <w:spacing w:val="-2"/>
                <w:sz w:val="18"/>
              </w:rPr>
            </w:pPr>
            <w:r w:rsidRPr="00CC0718">
              <w:rPr>
                <w:color w:val="000000"/>
                <w:spacing w:val="-2"/>
                <w:sz w:val="18"/>
              </w:rPr>
              <w:t>125</w:t>
            </w:r>
          </w:p>
        </w:tc>
        <w:tc>
          <w:tcPr>
            <w:tcW w:w="1690" w:type="dxa"/>
            <w:tcBorders>
              <w:bottom w:val="single" w:color="8FB6EA" w:sz="5" w:space="0"/>
            </w:tcBorders>
            <w:shd w:val="clear" w:color="auto" w:fill="FFFFFF" w:themeFill="background1"/>
            <w:tcMar/>
          </w:tcPr>
          <w:p w:rsidRPr="00CC0718" w:rsidR="00C71DC8" w:rsidP="00244814" w:rsidRDefault="00C71DC8" w14:paraId="01F45982" w14:textId="77777777">
            <w:pPr>
              <w:rPr>
                <w:color w:val="000000"/>
                <w:spacing w:val="-2"/>
                <w:sz w:val="18"/>
              </w:rPr>
            </w:pPr>
            <w:r w:rsidRPr="00CC0718">
              <w:rPr>
                <w:color w:val="000000"/>
                <w:spacing w:val="-2"/>
                <w:sz w:val="18"/>
              </w:rPr>
              <w:t>14</w:t>
            </w:r>
          </w:p>
        </w:tc>
        <w:tc>
          <w:tcPr>
            <w:tcW w:w="1576" w:type="dxa"/>
            <w:tcBorders>
              <w:bottom w:val="single" w:color="8FB6EA" w:sz="5" w:space="0"/>
            </w:tcBorders>
            <w:shd w:val="clear" w:color="auto" w:fill="FFFFFF" w:themeFill="background1"/>
            <w:tcMar/>
          </w:tcPr>
          <w:p w:rsidRPr="00CC0718" w:rsidR="00C71DC8" w:rsidP="00244814" w:rsidRDefault="00C71DC8" w14:paraId="161A76F8" w14:textId="77777777">
            <w:pPr>
              <w:rPr>
                <w:color w:val="000000"/>
                <w:spacing w:val="-2"/>
                <w:sz w:val="18"/>
              </w:rPr>
            </w:pPr>
          </w:p>
        </w:tc>
      </w:tr>
      <w:tr w:rsidRPr="00CC0718" w:rsidR="00C71DC8" w:rsidTr="3A33D0EC" w14:paraId="4BB7A3F1" w14:textId="77777777">
        <w:trPr>
          <w:trHeight w:val="458" w:hRule="exact"/>
        </w:trPr>
        <w:tc>
          <w:tcPr>
            <w:tcW w:w="10717" w:type="dxa"/>
            <w:gridSpan w:val="8"/>
            <w:tcBorders>
              <w:top w:val="single" w:color="8FB6EA" w:sz="5" w:space="0"/>
            </w:tcBorders>
            <w:tcMar/>
          </w:tcPr>
          <w:p w:rsidRPr="00CC0718" w:rsidR="00C71DC8" w:rsidP="00244814" w:rsidRDefault="00C71DC8" w14:paraId="506B9ECB" w14:textId="77777777"/>
        </w:tc>
      </w:tr>
      <w:tr w:rsidRPr="00CC0718" w:rsidR="00C71DC8" w:rsidTr="3A33D0EC" w14:paraId="6593D2CC" w14:textId="77777777">
        <w:trPr>
          <w:trHeight w:val="602" w:hRule="exact"/>
        </w:trPr>
        <w:tc>
          <w:tcPr>
            <w:tcW w:w="10717" w:type="dxa"/>
            <w:gridSpan w:val="8"/>
            <w:shd w:val="clear" w:color="auto" w:fill="FFFFFF" w:themeFill="background1"/>
            <w:tcMar/>
          </w:tcPr>
          <w:p w:rsidRPr="00CC0718" w:rsidR="00C71DC8" w:rsidP="00244814" w:rsidRDefault="00C71DC8" w14:paraId="5F19385B" w14:textId="77777777">
            <w:pPr>
              <w:rPr>
                <w:b/>
                <w:color w:val="5C83B4"/>
                <w:spacing w:val="-2"/>
                <w:sz w:val="24"/>
              </w:rPr>
            </w:pPr>
          </w:p>
        </w:tc>
      </w:tr>
      <w:tr w:rsidRPr="00CC0718" w:rsidR="00C71DC8" w:rsidTr="3A33D0EC" w14:paraId="359D4E7E" w14:textId="77777777">
        <w:trPr>
          <w:trHeight w:val="444" w:hRule="exact"/>
        </w:trPr>
        <w:tc>
          <w:tcPr>
            <w:tcW w:w="1805" w:type="dxa"/>
            <w:shd w:val="clear" w:color="auto" w:fill="FFFFFF" w:themeFill="background1"/>
            <w:tcMar/>
          </w:tcPr>
          <w:p w:rsidRPr="00CC0718" w:rsidR="00C71DC8" w:rsidP="00244814" w:rsidRDefault="00C71DC8" w14:paraId="730AD0D8" w14:textId="77777777">
            <w:pPr>
              <w:rPr>
                <w:b/>
                <w:color w:val="5C83B4"/>
                <w:spacing w:val="-2"/>
                <w:sz w:val="24"/>
              </w:rPr>
            </w:pPr>
            <w:r w:rsidRPr="00CC0718">
              <w:rPr>
                <w:b/>
                <w:color w:val="5C83B4"/>
                <w:spacing w:val="-2"/>
                <w:sz w:val="24"/>
              </w:rPr>
              <w:t>Nickname:</w:t>
            </w:r>
          </w:p>
        </w:tc>
        <w:tc>
          <w:tcPr>
            <w:tcW w:w="8912" w:type="dxa"/>
            <w:gridSpan w:val="7"/>
            <w:vMerge w:val="restart"/>
            <w:shd w:val="clear" w:color="auto" w:fill="FFFFFF" w:themeFill="background1"/>
            <w:tcMar/>
          </w:tcPr>
          <w:p w:rsidRPr="00CC0718" w:rsidR="00C71DC8" w:rsidP="00244814" w:rsidRDefault="00C71DC8" w14:paraId="00FAEE86" w14:textId="77777777">
            <w:pPr>
              <w:rPr>
                <w:b/>
                <w:color w:val="5C83B4"/>
                <w:spacing w:val="-2"/>
                <w:sz w:val="24"/>
              </w:rPr>
            </w:pPr>
            <w:r w:rsidRPr="00CC0718">
              <w:rPr>
                <w:b/>
                <w:color w:val="5C83B4"/>
                <w:spacing w:val="-2"/>
                <w:sz w:val="24"/>
              </w:rPr>
              <w:t>Codes\\AXIAL CODE\\Q6- Tasks undertaken to achieve the goals\RECRUITMENT EFFORTS\Dance Club Recruitment Efforts</w:t>
            </w:r>
          </w:p>
        </w:tc>
      </w:tr>
      <w:tr w:rsidRPr="00CC0718" w:rsidR="00C71DC8" w:rsidTr="3A33D0EC" w14:paraId="267ACACD" w14:textId="77777777">
        <w:trPr>
          <w:trHeight w:val="459" w:hRule="exact"/>
        </w:trPr>
        <w:tc>
          <w:tcPr>
            <w:tcW w:w="1805" w:type="dxa"/>
            <w:shd w:val="clear" w:color="auto" w:fill="FFFFFF" w:themeFill="background1"/>
            <w:tcMar/>
          </w:tcPr>
          <w:p w:rsidRPr="00CC0718" w:rsidR="00C71DC8" w:rsidP="00244814" w:rsidRDefault="00C71DC8" w14:paraId="6ED8FA02" w14:textId="77777777">
            <w:pPr>
              <w:rPr>
                <w:b/>
                <w:color w:val="5C83B4"/>
                <w:spacing w:val="-2"/>
                <w:sz w:val="24"/>
              </w:rPr>
            </w:pPr>
            <w:r w:rsidRPr="00CC0718">
              <w:rPr>
                <w:b/>
                <w:color w:val="5C83B4"/>
                <w:spacing w:val="-2"/>
                <w:sz w:val="24"/>
              </w:rPr>
              <w:t>Classification:</w:t>
            </w:r>
          </w:p>
        </w:tc>
        <w:tc>
          <w:tcPr>
            <w:tcW w:w="8912" w:type="dxa"/>
            <w:gridSpan w:val="7"/>
            <w:vMerge/>
            <w:tcMar/>
          </w:tcPr>
          <w:p w:rsidRPr="00CC0718" w:rsidR="00C71DC8" w:rsidP="00244814" w:rsidRDefault="00C71DC8" w14:paraId="14FC19E9" w14:textId="77777777"/>
        </w:tc>
      </w:tr>
      <w:tr w:rsidRPr="00CC0718" w:rsidR="00C71DC8" w:rsidTr="3A33D0EC" w14:paraId="1B42F348" w14:textId="77777777">
        <w:trPr>
          <w:trHeight w:val="444" w:hRule="exact"/>
        </w:trPr>
        <w:tc>
          <w:tcPr>
            <w:tcW w:w="1805" w:type="dxa"/>
            <w:shd w:val="clear" w:color="auto" w:fill="FFFFFF" w:themeFill="background1"/>
            <w:tcMar/>
          </w:tcPr>
          <w:p w:rsidRPr="00CC0718" w:rsidR="00C71DC8" w:rsidP="00244814" w:rsidRDefault="00C71DC8" w14:paraId="4FC2D511" w14:textId="77777777">
            <w:pPr>
              <w:rPr>
                <w:b/>
                <w:color w:val="5C83B4"/>
                <w:spacing w:val="-2"/>
                <w:sz w:val="24"/>
              </w:rPr>
            </w:pPr>
            <w:r w:rsidRPr="00CC0718">
              <w:rPr>
                <w:b/>
                <w:color w:val="5C83B4"/>
                <w:spacing w:val="-2"/>
                <w:sz w:val="24"/>
              </w:rPr>
              <w:t>Aggregated:</w:t>
            </w:r>
          </w:p>
        </w:tc>
        <w:tc>
          <w:tcPr>
            <w:tcW w:w="8912" w:type="dxa"/>
            <w:gridSpan w:val="7"/>
            <w:shd w:val="clear" w:color="auto" w:fill="FFFFFF" w:themeFill="background1"/>
            <w:tcMar/>
          </w:tcPr>
          <w:p w:rsidRPr="00CC0718" w:rsidR="00C71DC8" w:rsidP="00244814" w:rsidRDefault="00C71DC8" w14:paraId="0074C8AB" w14:textId="77777777">
            <w:pPr>
              <w:rPr>
                <w:b/>
                <w:color w:val="5C83B4"/>
                <w:spacing w:val="-2"/>
                <w:sz w:val="24"/>
              </w:rPr>
            </w:pPr>
            <w:r w:rsidRPr="00CC0718">
              <w:rPr>
                <w:b/>
                <w:color w:val="5C83B4"/>
                <w:spacing w:val="-2"/>
                <w:sz w:val="24"/>
              </w:rPr>
              <w:t>No</w:t>
            </w:r>
          </w:p>
        </w:tc>
      </w:tr>
      <w:tr w:rsidRPr="00CC0718" w:rsidR="00C71DC8" w:rsidTr="3A33D0EC" w14:paraId="70689750" w14:textId="77777777">
        <w:trPr>
          <w:trHeight w:val="344" w:hRule="exact"/>
        </w:trPr>
        <w:tc>
          <w:tcPr>
            <w:tcW w:w="3381" w:type="dxa"/>
            <w:gridSpan w:val="2"/>
            <w:tcBorders>
              <w:bottom w:val="single" w:color="8FB6EA" w:sz="5" w:space="0"/>
            </w:tcBorders>
            <w:shd w:val="clear" w:color="auto" w:fill="FFFFFF" w:themeFill="background1"/>
            <w:tcMar/>
          </w:tcPr>
          <w:p w:rsidRPr="00CC0718" w:rsidR="00C71DC8" w:rsidP="00244814" w:rsidRDefault="00C71DC8" w14:paraId="727BDC9C" w14:textId="77777777">
            <w:pPr>
              <w:rPr>
                <w:color w:val="000000"/>
                <w:spacing w:val="-2"/>
                <w:sz w:val="18"/>
              </w:rPr>
            </w:pPr>
            <w:r w:rsidRPr="00CC0718">
              <w:rPr>
                <w:color w:val="000000"/>
                <w:spacing w:val="-2"/>
                <w:sz w:val="18"/>
              </w:rPr>
              <w:t>Document</w:t>
            </w:r>
          </w:p>
        </w:tc>
        <w:tc>
          <w:tcPr>
            <w:tcW w:w="1132" w:type="dxa"/>
            <w:tcBorders>
              <w:bottom w:val="single" w:color="8FB6EA" w:sz="5" w:space="0"/>
            </w:tcBorders>
            <w:shd w:val="clear" w:color="auto" w:fill="FFFFFF" w:themeFill="background1"/>
            <w:tcMar/>
          </w:tcPr>
          <w:p w:rsidRPr="00CC0718" w:rsidR="00C71DC8" w:rsidP="00244814" w:rsidRDefault="00C71DC8" w14:paraId="14CB2EA5" w14:textId="77777777">
            <w:pPr>
              <w:rPr>
                <w:color w:val="000000"/>
                <w:spacing w:val="-2"/>
                <w:sz w:val="18"/>
              </w:rPr>
            </w:pPr>
            <w:r w:rsidRPr="00CC0718">
              <w:rPr>
                <w:color w:val="000000"/>
                <w:spacing w:val="-2"/>
                <w:sz w:val="18"/>
              </w:rPr>
              <w:t>1</w:t>
            </w:r>
          </w:p>
        </w:tc>
        <w:tc>
          <w:tcPr>
            <w:tcW w:w="1576" w:type="dxa"/>
            <w:gridSpan w:val="2"/>
            <w:tcBorders>
              <w:bottom w:val="single" w:color="8FB6EA" w:sz="5" w:space="0"/>
            </w:tcBorders>
            <w:shd w:val="clear" w:color="auto" w:fill="FFFFFF" w:themeFill="background1"/>
            <w:tcMar/>
          </w:tcPr>
          <w:p w:rsidRPr="00CC0718" w:rsidR="00C71DC8" w:rsidP="00244814" w:rsidRDefault="00C71DC8" w14:paraId="51C92344" w14:textId="77777777">
            <w:pPr>
              <w:rPr>
                <w:color w:val="000000"/>
                <w:spacing w:val="-2"/>
                <w:sz w:val="18"/>
              </w:rPr>
            </w:pPr>
            <w:r w:rsidRPr="00CC0718">
              <w:rPr>
                <w:color w:val="000000"/>
                <w:spacing w:val="-2"/>
                <w:sz w:val="18"/>
              </w:rPr>
              <w:t>4</w:t>
            </w:r>
          </w:p>
        </w:tc>
        <w:tc>
          <w:tcPr>
            <w:tcW w:w="1362" w:type="dxa"/>
            <w:tcBorders>
              <w:bottom w:val="single" w:color="8FB6EA" w:sz="5" w:space="0"/>
            </w:tcBorders>
            <w:shd w:val="clear" w:color="auto" w:fill="FFFFFF" w:themeFill="background1"/>
            <w:tcMar/>
          </w:tcPr>
          <w:p w:rsidRPr="00CC0718" w:rsidR="00C71DC8" w:rsidP="00244814" w:rsidRDefault="00C71DC8" w14:paraId="2C5AD1CE" w14:textId="77777777">
            <w:pPr>
              <w:rPr>
                <w:color w:val="000000"/>
                <w:spacing w:val="-2"/>
                <w:sz w:val="18"/>
              </w:rPr>
            </w:pPr>
            <w:r w:rsidRPr="00CC0718">
              <w:rPr>
                <w:color w:val="000000"/>
                <w:spacing w:val="-2"/>
                <w:sz w:val="18"/>
              </w:rPr>
              <w:t>45</w:t>
            </w:r>
          </w:p>
        </w:tc>
        <w:tc>
          <w:tcPr>
            <w:tcW w:w="1690" w:type="dxa"/>
            <w:tcBorders>
              <w:bottom w:val="single" w:color="8FB6EA" w:sz="5" w:space="0"/>
            </w:tcBorders>
            <w:shd w:val="clear" w:color="auto" w:fill="FFFFFF" w:themeFill="background1"/>
            <w:tcMar/>
          </w:tcPr>
          <w:p w:rsidRPr="00CC0718" w:rsidR="00C71DC8" w:rsidP="00244814" w:rsidRDefault="00C71DC8" w14:paraId="332F871B" w14:textId="77777777">
            <w:pPr>
              <w:rPr>
                <w:color w:val="000000"/>
                <w:spacing w:val="-2"/>
                <w:sz w:val="18"/>
              </w:rPr>
            </w:pPr>
            <w:r w:rsidRPr="00CC0718">
              <w:rPr>
                <w:color w:val="000000"/>
                <w:spacing w:val="-2"/>
                <w:sz w:val="18"/>
              </w:rPr>
              <w:t>4</w:t>
            </w:r>
          </w:p>
        </w:tc>
        <w:tc>
          <w:tcPr>
            <w:tcW w:w="1576" w:type="dxa"/>
            <w:tcBorders>
              <w:bottom w:val="single" w:color="8FB6EA" w:sz="5" w:space="0"/>
            </w:tcBorders>
            <w:shd w:val="clear" w:color="auto" w:fill="FFFFFF" w:themeFill="background1"/>
            <w:tcMar/>
          </w:tcPr>
          <w:p w:rsidRPr="00CC0718" w:rsidR="00C71DC8" w:rsidP="00244814" w:rsidRDefault="00C71DC8" w14:paraId="415EE449" w14:textId="77777777">
            <w:pPr>
              <w:rPr>
                <w:color w:val="000000"/>
                <w:spacing w:val="-2"/>
                <w:sz w:val="18"/>
              </w:rPr>
            </w:pPr>
          </w:p>
        </w:tc>
      </w:tr>
      <w:tr w:rsidRPr="00CC0718" w:rsidR="00C71DC8" w:rsidTr="3A33D0EC" w14:paraId="49ABED63" w14:textId="77777777">
        <w:trPr>
          <w:trHeight w:val="1246" w:hRule="exact"/>
        </w:trPr>
        <w:tc>
          <w:tcPr>
            <w:tcW w:w="10717" w:type="dxa"/>
            <w:gridSpan w:val="8"/>
            <w:tcBorders>
              <w:top w:val="single" w:color="8FB6EA" w:sz="5" w:space="0"/>
            </w:tcBorders>
            <w:tcMar/>
          </w:tcPr>
          <w:p w:rsidRPr="00CC0718" w:rsidR="00C71DC8" w:rsidP="00244814" w:rsidRDefault="00C71DC8" w14:paraId="7781CD3F" w14:textId="77777777"/>
        </w:tc>
      </w:tr>
      <w:tr w:rsidRPr="00CC0718" w:rsidR="00C71DC8" w:rsidTr="3A33D0EC" w14:paraId="19C3F8DD" w14:textId="77777777">
        <w:trPr>
          <w:trHeight w:val="459" w:hRule="exact"/>
        </w:trPr>
        <w:tc>
          <w:tcPr>
            <w:tcW w:w="5359" w:type="dxa"/>
            <w:gridSpan w:val="4"/>
            <w:shd w:val="clear" w:color="auto" w:fill="FFFFFF" w:themeFill="background1"/>
            <w:tcMar/>
          </w:tcPr>
          <w:p w:rsidRPr="00CC0718" w:rsidR="00C71DC8" w:rsidP="00244814" w:rsidRDefault="00C71DC8" w14:paraId="63BEC069" w14:textId="77777777">
            <w:pPr>
              <w:jc w:val="right"/>
              <w:rPr>
                <w:color w:val="000066"/>
                <w:spacing w:val="-2"/>
                <w:sz w:val="16"/>
              </w:rPr>
            </w:pPr>
            <w:r w:rsidRPr="00CC0718">
              <w:rPr>
                <w:color w:val="000066"/>
                <w:spacing w:val="-2"/>
                <w:sz w:val="16"/>
              </w:rPr>
              <w:t>Formatted Reports\\Code Summary Formatted Report</w:t>
            </w:r>
          </w:p>
        </w:tc>
        <w:tc>
          <w:tcPr>
            <w:tcW w:w="5358" w:type="dxa"/>
            <w:gridSpan w:val="4"/>
            <w:shd w:val="clear" w:color="auto" w:fill="FFFFFF" w:themeFill="background1"/>
            <w:tcMar/>
          </w:tcPr>
          <w:p w:rsidRPr="00CC0718" w:rsidR="00C71DC8" w:rsidP="00244814" w:rsidRDefault="00C71DC8" w14:paraId="27E866FE" w14:textId="77777777">
            <w:pPr>
              <w:jc w:val="right"/>
              <w:rPr>
                <w:color w:val="000066"/>
                <w:spacing w:val="-2"/>
                <w:sz w:val="16"/>
              </w:rPr>
            </w:pPr>
            <w:r w:rsidRPr="00CC0718">
              <w:rPr>
                <w:color w:val="000066"/>
                <w:spacing w:val="-2"/>
                <w:sz w:val="16"/>
              </w:rPr>
              <w:t>Page 75 of 104</w:t>
            </w:r>
          </w:p>
        </w:tc>
      </w:tr>
      <w:tr w:rsidRPr="00CC0718" w:rsidR="00C71DC8" w:rsidTr="3A33D0EC" w14:paraId="3C42E78D" w14:textId="77777777">
        <w:trPr>
          <w:trHeight w:val="444" w:hRule="exact"/>
        </w:trPr>
        <w:tc>
          <w:tcPr>
            <w:tcW w:w="10717" w:type="dxa"/>
            <w:gridSpan w:val="8"/>
            <w:shd w:val="clear" w:color="auto" w:fill="FFFFFF" w:themeFill="background1"/>
            <w:tcMar/>
            <w:vAlign w:val="center"/>
          </w:tcPr>
          <w:p w:rsidRPr="00CC0718" w:rsidR="00C71DC8" w:rsidP="00244814" w:rsidRDefault="00C71DC8" w14:paraId="0E2F00EB" w14:textId="77777777">
            <w:pPr>
              <w:jc w:val="right"/>
              <w:rPr>
                <w:color w:val="000066"/>
                <w:spacing w:val="-2"/>
                <w:sz w:val="16"/>
              </w:rPr>
            </w:pPr>
            <w:r w:rsidRPr="00CC0718">
              <w:rPr>
                <w:color w:val="000066"/>
                <w:spacing w:val="-2"/>
                <w:sz w:val="16"/>
              </w:rPr>
              <w:t>11/13/2024 3:39 PM</w:t>
            </w:r>
          </w:p>
        </w:tc>
      </w:tr>
      <w:tr w:rsidRPr="00CC0718" w:rsidR="00C71DC8" w:rsidTr="3A33D0EC" w14:paraId="3F5586F6" w14:textId="77777777">
        <w:trPr>
          <w:trHeight w:val="458" w:hRule="exact"/>
        </w:trPr>
        <w:tc>
          <w:tcPr>
            <w:tcW w:w="3381" w:type="dxa"/>
            <w:gridSpan w:val="2"/>
            <w:shd w:val="clear" w:color="auto" w:fill="8FB6EA"/>
            <w:tcMar/>
          </w:tcPr>
          <w:p w:rsidRPr="00CC0718" w:rsidR="00C71DC8" w:rsidP="00244814" w:rsidRDefault="00C71DC8" w14:paraId="6DB9DE31" w14:textId="77777777">
            <w:pPr>
              <w:rPr>
                <w:b/>
                <w:color w:val="000066"/>
                <w:spacing w:val="-2"/>
                <w:sz w:val="18"/>
              </w:rPr>
            </w:pPr>
            <w:r w:rsidRPr="00CC0718">
              <w:rPr>
                <w:b/>
                <w:color w:val="000066"/>
                <w:spacing w:val="-2"/>
                <w:sz w:val="18"/>
              </w:rPr>
              <w:t>File Type</w:t>
            </w:r>
          </w:p>
        </w:tc>
        <w:tc>
          <w:tcPr>
            <w:tcW w:w="1132" w:type="dxa"/>
            <w:shd w:val="clear" w:color="auto" w:fill="8FB6EA"/>
            <w:tcMar/>
          </w:tcPr>
          <w:p w:rsidRPr="00CC0718" w:rsidR="00C71DC8" w:rsidP="00244814" w:rsidRDefault="00C71DC8" w14:paraId="0E8DF311" w14:textId="77777777">
            <w:pPr>
              <w:rPr>
                <w:b/>
                <w:color w:val="000066"/>
                <w:spacing w:val="-2"/>
                <w:sz w:val="18"/>
              </w:rPr>
            </w:pPr>
            <w:r w:rsidRPr="00CC0718">
              <w:rPr>
                <w:b/>
                <w:color w:val="000066"/>
                <w:spacing w:val="-2"/>
                <w:sz w:val="18"/>
              </w:rPr>
              <w:t>Number of Files</w:t>
            </w:r>
          </w:p>
        </w:tc>
        <w:tc>
          <w:tcPr>
            <w:tcW w:w="1576" w:type="dxa"/>
            <w:gridSpan w:val="2"/>
            <w:shd w:val="clear" w:color="auto" w:fill="8FB6EA"/>
            <w:tcMar/>
          </w:tcPr>
          <w:p w:rsidRPr="00CC0718" w:rsidR="00C71DC8" w:rsidP="00244814" w:rsidRDefault="00C71DC8" w14:paraId="76B290FD" w14:textId="77777777">
            <w:pPr>
              <w:rPr>
                <w:b/>
                <w:color w:val="000066"/>
                <w:spacing w:val="-2"/>
                <w:sz w:val="18"/>
              </w:rPr>
            </w:pPr>
            <w:r w:rsidRPr="00CC0718">
              <w:rPr>
                <w:b/>
                <w:color w:val="000066"/>
                <w:spacing w:val="-2"/>
                <w:sz w:val="18"/>
              </w:rPr>
              <w:t>Number of Coding References</w:t>
            </w:r>
          </w:p>
        </w:tc>
        <w:tc>
          <w:tcPr>
            <w:tcW w:w="1362" w:type="dxa"/>
            <w:shd w:val="clear" w:color="auto" w:fill="8FB6EA"/>
            <w:tcMar/>
          </w:tcPr>
          <w:p w:rsidRPr="00CC0718" w:rsidR="00C71DC8" w:rsidP="00244814" w:rsidRDefault="00C71DC8" w14:paraId="3B71347E" w14:textId="77777777">
            <w:pPr>
              <w:rPr>
                <w:b/>
                <w:color w:val="000066"/>
                <w:spacing w:val="-2"/>
                <w:sz w:val="18"/>
              </w:rPr>
            </w:pPr>
            <w:r w:rsidRPr="00CC0718">
              <w:rPr>
                <w:b/>
                <w:color w:val="000066"/>
                <w:spacing w:val="-2"/>
                <w:sz w:val="18"/>
              </w:rPr>
              <w:t>Number of Words Coded</w:t>
            </w:r>
          </w:p>
        </w:tc>
        <w:tc>
          <w:tcPr>
            <w:tcW w:w="1690" w:type="dxa"/>
            <w:shd w:val="clear" w:color="auto" w:fill="8FB6EA"/>
            <w:tcMar/>
          </w:tcPr>
          <w:p w:rsidRPr="00CC0718" w:rsidR="00C71DC8" w:rsidP="00244814" w:rsidRDefault="00C71DC8" w14:paraId="00F7A5E9" w14:textId="77777777">
            <w:pPr>
              <w:rPr>
                <w:b/>
                <w:color w:val="000066"/>
                <w:spacing w:val="-2"/>
                <w:sz w:val="18"/>
              </w:rPr>
            </w:pPr>
            <w:r w:rsidRPr="00CC0718">
              <w:rPr>
                <w:b/>
                <w:color w:val="000066"/>
                <w:spacing w:val="-2"/>
                <w:sz w:val="18"/>
              </w:rPr>
              <w:t>Number of Paragraphs Coded</w:t>
            </w:r>
          </w:p>
        </w:tc>
        <w:tc>
          <w:tcPr>
            <w:tcW w:w="1576" w:type="dxa"/>
            <w:shd w:val="clear" w:color="auto" w:fill="8FB6EA"/>
            <w:tcMar/>
          </w:tcPr>
          <w:p w:rsidRPr="00CC0718" w:rsidR="00C71DC8" w:rsidP="00244814" w:rsidRDefault="00C71DC8" w14:paraId="37A490D8" w14:textId="77777777">
            <w:pPr>
              <w:rPr>
                <w:b/>
                <w:color w:val="000066"/>
                <w:spacing w:val="-2"/>
                <w:sz w:val="18"/>
              </w:rPr>
            </w:pPr>
            <w:r w:rsidRPr="00CC0718">
              <w:rPr>
                <w:b/>
                <w:color w:val="000066"/>
                <w:spacing w:val="-2"/>
                <w:sz w:val="18"/>
              </w:rPr>
              <w:t>Duration Coded</w:t>
            </w:r>
          </w:p>
        </w:tc>
      </w:tr>
      <w:tr w:rsidRPr="00CC0718" w:rsidR="00C71DC8" w:rsidTr="3A33D0EC" w14:paraId="34544015" w14:textId="77777777">
        <w:trPr>
          <w:trHeight w:val="616" w:hRule="exact"/>
        </w:trPr>
        <w:tc>
          <w:tcPr>
            <w:tcW w:w="10717" w:type="dxa"/>
            <w:gridSpan w:val="8"/>
            <w:shd w:val="clear" w:color="auto" w:fill="FFFFFF" w:themeFill="background1"/>
            <w:tcMar/>
          </w:tcPr>
          <w:p w:rsidRPr="00CC0718" w:rsidR="00C71DC8" w:rsidP="00244814" w:rsidRDefault="00C71DC8" w14:paraId="4F275E2A" w14:textId="77777777">
            <w:pPr>
              <w:rPr>
                <w:b/>
                <w:color w:val="5C83B4"/>
                <w:spacing w:val="-2"/>
                <w:sz w:val="24"/>
              </w:rPr>
            </w:pPr>
          </w:p>
        </w:tc>
      </w:tr>
      <w:tr w:rsidRPr="00CC0718" w:rsidR="00C71DC8" w:rsidTr="3A33D0EC" w14:paraId="63472D48" w14:textId="77777777">
        <w:trPr>
          <w:trHeight w:val="445" w:hRule="exact"/>
        </w:trPr>
        <w:tc>
          <w:tcPr>
            <w:tcW w:w="1805" w:type="dxa"/>
            <w:shd w:val="clear" w:color="auto" w:fill="FFFFFF" w:themeFill="background1"/>
            <w:tcMar/>
          </w:tcPr>
          <w:p w:rsidRPr="00CC0718" w:rsidR="00C71DC8" w:rsidP="00244814" w:rsidRDefault="00C71DC8" w14:paraId="1F2B42C4" w14:textId="77777777">
            <w:pPr>
              <w:rPr>
                <w:b/>
                <w:color w:val="5C83B4"/>
                <w:spacing w:val="-2"/>
                <w:sz w:val="24"/>
              </w:rPr>
            </w:pPr>
            <w:r w:rsidRPr="00CC0718">
              <w:rPr>
                <w:b/>
                <w:color w:val="5C83B4"/>
                <w:spacing w:val="-2"/>
                <w:sz w:val="24"/>
              </w:rPr>
              <w:t>Nickname:</w:t>
            </w:r>
          </w:p>
        </w:tc>
        <w:tc>
          <w:tcPr>
            <w:tcW w:w="8912" w:type="dxa"/>
            <w:gridSpan w:val="7"/>
            <w:vMerge w:val="restart"/>
            <w:shd w:val="clear" w:color="auto" w:fill="FFFFFF" w:themeFill="background1"/>
            <w:tcMar/>
          </w:tcPr>
          <w:p w:rsidRPr="00CC0718" w:rsidR="00C71DC8" w:rsidP="00244814" w:rsidRDefault="00C71DC8" w14:paraId="59AD2A93" w14:textId="77777777">
            <w:pPr>
              <w:rPr>
                <w:b/>
                <w:color w:val="5C83B4"/>
                <w:spacing w:val="-2"/>
                <w:sz w:val="24"/>
              </w:rPr>
            </w:pPr>
            <w:r w:rsidRPr="00CC0718">
              <w:rPr>
                <w:b/>
                <w:color w:val="5C83B4"/>
                <w:spacing w:val="-2"/>
                <w:sz w:val="24"/>
              </w:rPr>
              <w:t>Codes\\AXIAL CODE\\Q6- Tasks undertaken to achieve the goals\RECRUITMENT EFFORTS\keep everything open to everyone and anyone can join us</w:t>
            </w:r>
          </w:p>
        </w:tc>
      </w:tr>
      <w:tr w:rsidRPr="00CC0718" w:rsidR="00C71DC8" w:rsidTr="3A33D0EC" w14:paraId="082556FC" w14:textId="77777777">
        <w:trPr>
          <w:trHeight w:val="458" w:hRule="exact"/>
        </w:trPr>
        <w:tc>
          <w:tcPr>
            <w:tcW w:w="1805" w:type="dxa"/>
            <w:shd w:val="clear" w:color="auto" w:fill="FFFFFF" w:themeFill="background1"/>
            <w:tcMar/>
          </w:tcPr>
          <w:p w:rsidRPr="00CC0718" w:rsidR="00C71DC8" w:rsidP="00244814" w:rsidRDefault="00C71DC8" w14:paraId="3CA101DE" w14:textId="77777777">
            <w:pPr>
              <w:rPr>
                <w:b/>
                <w:color w:val="5C83B4"/>
                <w:spacing w:val="-2"/>
                <w:sz w:val="24"/>
              </w:rPr>
            </w:pPr>
            <w:r w:rsidRPr="00CC0718">
              <w:rPr>
                <w:b/>
                <w:color w:val="5C83B4"/>
                <w:spacing w:val="-2"/>
                <w:sz w:val="24"/>
              </w:rPr>
              <w:t>Classification:</w:t>
            </w:r>
          </w:p>
        </w:tc>
        <w:tc>
          <w:tcPr>
            <w:tcW w:w="8912" w:type="dxa"/>
            <w:gridSpan w:val="7"/>
            <w:vMerge/>
            <w:tcMar/>
          </w:tcPr>
          <w:p w:rsidRPr="00CC0718" w:rsidR="00C71DC8" w:rsidP="00244814" w:rsidRDefault="00C71DC8" w14:paraId="07D16BE8" w14:textId="77777777"/>
        </w:tc>
      </w:tr>
      <w:tr w:rsidRPr="00CC0718" w:rsidR="00C71DC8" w:rsidTr="3A33D0EC" w14:paraId="4E7A6DFF" w14:textId="77777777">
        <w:trPr>
          <w:trHeight w:val="444" w:hRule="exact"/>
        </w:trPr>
        <w:tc>
          <w:tcPr>
            <w:tcW w:w="1805" w:type="dxa"/>
            <w:shd w:val="clear" w:color="auto" w:fill="FFFFFF" w:themeFill="background1"/>
            <w:tcMar/>
          </w:tcPr>
          <w:p w:rsidRPr="00CC0718" w:rsidR="00C71DC8" w:rsidP="00244814" w:rsidRDefault="00C71DC8" w14:paraId="1B86C1C3" w14:textId="77777777">
            <w:pPr>
              <w:rPr>
                <w:b/>
                <w:color w:val="5C83B4"/>
                <w:spacing w:val="-2"/>
                <w:sz w:val="24"/>
              </w:rPr>
            </w:pPr>
            <w:r w:rsidRPr="00CC0718">
              <w:rPr>
                <w:b/>
                <w:color w:val="5C83B4"/>
                <w:spacing w:val="-2"/>
                <w:sz w:val="24"/>
              </w:rPr>
              <w:t>Aggregated:</w:t>
            </w:r>
          </w:p>
        </w:tc>
        <w:tc>
          <w:tcPr>
            <w:tcW w:w="8912" w:type="dxa"/>
            <w:gridSpan w:val="7"/>
            <w:shd w:val="clear" w:color="auto" w:fill="FFFFFF" w:themeFill="background1"/>
            <w:tcMar/>
          </w:tcPr>
          <w:p w:rsidRPr="00CC0718" w:rsidR="00C71DC8" w:rsidP="00244814" w:rsidRDefault="00C71DC8" w14:paraId="1BC422DE" w14:textId="77777777">
            <w:pPr>
              <w:rPr>
                <w:b/>
                <w:color w:val="5C83B4"/>
                <w:spacing w:val="-2"/>
                <w:sz w:val="24"/>
              </w:rPr>
            </w:pPr>
            <w:r w:rsidRPr="00CC0718">
              <w:rPr>
                <w:b/>
                <w:color w:val="5C83B4"/>
                <w:spacing w:val="-2"/>
                <w:sz w:val="24"/>
              </w:rPr>
              <w:t>No</w:t>
            </w:r>
          </w:p>
        </w:tc>
      </w:tr>
      <w:tr w:rsidRPr="00CC0718" w:rsidR="00C71DC8" w:rsidTr="3A33D0EC" w14:paraId="4C181180" w14:textId="77777777">
        <w:trPr>
          <w:trHeight w:val="344" w:hRule="exact"/>
        </w:trPr>
        <w:tc>
          <w:tcPr>
            <w:tcW w:w="3381" w:type="dxa"/>
            <w:gridSpan w:val="2"/>
            <w:tcBorders>
              <w:bottom w:val="single" w:color="8FB6EA" w:sz="5" w:space="0"/>
            </w:tcBorders>
            <w:shd w:val="clear" w:color="auto" w:fill="FFFFFF" w:themeFill="background1"/>
            <w:tcMar/>
          </w:tcPr>
          <w:p w:rsidRPr="00CC0718" w:rsidR="00C71DC8" w:rsidP="00244814" w:rsidRDefault="00C71DC8" w14:paraId="49DAB730" w14:textId="77777777">
            <w:pPr>
              <w:rPr>
                <w:color w:val="000000"/>
                <w:spacing w:val="-2"/>
                <w:sz w:val="18"/>
              </w:rPr>
            </w:pPr>
            <w:r w:rsidRPr="00CC0718">
              <w:rPr>
                <w:color w:val="000000"/>
                <w:spacing w:val="-2"/>
                <w:sz w:val="18"/>
              </w:rPr>
              <w:lastRenderedPageBreak/>
              <w:t>Document</w:t>
            </w:r>
          </w:p>
        </w:tc>
        <w:tc>
          <w:tcPr>
            <w:tcW w:w="1132" w:type="dxa"/>
            <w:tcBorders>
              <w:bottom w:val="single" w:color="8FB6EA" w:sz="5" w:space="0"/>
            </w:tcBorders>
            <w:shd w:val="clear" w:color="auto" w:fill="FFFFFF" w:themeFill="background1"/>
            <w:tcMar/>
          </w:tcPr>
          <w:p w:rsidRPr="00CC0718" w:rsidR="00C71DC8" w:rsidP="00244814" w:rsidRDefault="00C71DC8" w14:paraId="66B28753" w14:textId="77777777">
            <w:pPr>
              <w:rPr>
                <w:color w:val="000000"/>
                <w:spacing w:val="-2"/>
                <w:sz w:val="18"/>
              </w:rPr>
            </w:pPr>
            <w:r w:rsidRPr="00CC0718">
              <w:rPr>
                <w:color w:val="000000"/>
                <w:spacing w:val="-2"/>
                <w:sz w:val="18"/>
              </w:rPr>
              <w:t>1</w:t>
            </w:r>
          </w:p>
        </w:tc>
        <w:tc>
          <w:tcPr>
            <w:tcW w:w="1576" w:type="dxa"/>
            <w:gridSpan w:val="2"/>
            <w:tcBorders>
              <w:bottom w:val="single" w:color="8FB6EA" w:sz="5" w:space="0"/>
            </w:tcBorders>
            <w:shd w:val="clear" w:color="auto" w:fill="FFFFFF" w:themeFill="background1"/>
            <w:tcMar/>
          </w:tcPr>
          <w:p w:rsidRPr="00CC0718" w:rsidR="00C71DC8" w:rsidP="00244814" w:rsidRDefault="00C71DC8" w14:paraId="69FE61A7" w14:textId="77777777">
            <w:pPr>
              <w:rPr>
                <w:color w:val="000000"/>
                <w:spacing w:val="-2"/>
                <w:sz w:val="18"/>
              </w:rPr>
            </w:pPr>
            <w:r w:rsidRPr="00CC0718">
              <w:rPr>
                <w:color w:val="000000"/>
                <w:spacing w:val="-2"/>
                <w:sz w:val="18"/>
              </w:rPr>
              <w:t>1</w:t>
            </w:r>
          </w:p>
        </w:tc>
        <w:tc>
          <w:tcPr>
            <w:tcW w:w="1362" w:type="dxa"/>
            <w:tcBorders>
              <w:bottom w:val="single" w:color="8FB6EA" w:sz="5" w:space="0"/>
            </w:tcBorders>
            <w:shd w:val="clear" w:color="auto" w:fill="FFFFFF" w:themeFill="background1"/>
            <w:tcMar/>
          </w:tcPr>
          <w:p w:rsidRPr="00CC0718" w:rsidR="00C71DC8" w:rsidP="00244814" w:rsidRDefault="00C71DC8" w14:paraId="5EF53016" w14:textId="77777777">
            <w:pPr>
              <w:rPr>
                <w:color w:val="000000"/>
                <w:spacing w:val="-2"/>
                <w:sz w:val="18"/>
              </w:rPr>
            </w:pPr>
            <w:r w:rsidRPr="00CC0718">
              <w:rPr>
                <w:color w:val="000000"/>
                <w:spacing w:val="-2"/>
                <w:sz w:val="18"/>
              </w:rPr>
              <w:t>10</w:t>
            </w:r>
          </w:p>
        </w:tc>
        <w:tc>
          <w:tcPr>
            <w:tcW w:w="1690" w:type="dxa"/>
            <w:tcBorders>
              <w:bottom w:val="single" w:color="8FB6EA" w:sz="5" w:space="0"/>
            </w:tcBorders>
            <w:shd w:val="clear" w:color="auto" w:fill="FFFFFF" w:themeFill="background1"/>
            <w:tcMar/>
          </w:tcPr>
          <w:p w:rsidRPr="00CC0718" w:rsidR="00C71DC8" w:rsidP="00244814" w:rsidRDefault="00C71DC8" w14:paraId="7F42B5D2" w14:textId="77777777">
            <w:pPr>
              <w:rPr>
                <w:color w:val="000000"/>
                <w:spacing w:val="-2"/>
                <w:sz w:val="18"/>
              </w:rPr>
            </w:pPr>
            <w:r w:rsidRPr="00CC0718">
              <w:rPr>
                <w:color w:val="000000"/>
                <w:spacing w:val="-2"/>
                <w:sz w:val="18"/>
              </w:rPr>
              <w:t>1</w:t>
            </w:r>
          </w:p>
        </w:tc>
        <w:tc>
          <w:tcPr>
            <w:tcW w:w="1576" w:type="dxa"/>
            <w:tcBorders>
              <w:bottom w:val="single" w:color="8FB6EA" w:sz="5" w:space="0"/>
            </w:tcBorders>
            <w:shd w:val="clear" w:color="auto" w:fill="FFFFFF" w:themeFill="background1"/>
            <w:tcMar/>
          </w:tcPr>
          <w:p w:rsidRPr="00CC0718" w:rsidR="00C71DC8" w:rsidP="00244814" w:rsidRDefault="00C71DC8" w14:paraId="3D4646D4" w14:textId="77777777">
            <w:pPr>
              <w:rPr>
                <w:color w:val="000000"/>
                <w:spacing w:val="-2"/>
                <w:sz w:val="18"/>
              </w:rPr>
            </w:pPr>
          </w:p>
        </w:tc>
      </w:tr>
      <w:tr w:rsidRPr="00CC0718" w:rsidR="00C71DC8" w:rsidTr="3A33D0EC" w14:paraId="69A6F90B" w14:textId="77777777">
        <w:trPr>
          <w:trHeight w:val="444" w:hRule="exact"/>
        </w:trPr>
        <w:tc>
          <w:tcPr>
            <w:tcW w:w="10717" w:type="dxa"/>
            <w:gridSpan w:val="8"/>
            <w:tcBorders>
              <w:top w:val="single" w:color="8FB6EA" w:sz="5" w:space="0"/>
            </w:tcBorders>
            <w:tcMar/>
          </w:tcPr>
          <w:p w:rsidRPr="00CC0718" w:rsidR="00C71DC8" w:rsidP="00244814" w:rsidRDefault="00C71DC8" w14:paraId="52643736" w14:textId="77777777"/>
        </w:tc>
      </w:tr>
      <w:tr w:rsidRPr="00CC0718" w:rsidR="00C71DC8" w:rsidTr="3A33D0EC" w14:paraId="18F7135F" w14:textId="77777777">
        <w:trPr>
          <w:trHeight w:val="602" w:hRule="exact"/>
        </w:trPr>
        <w:tc>
          <w:tcPr>
            <w:tcW w:w="10717" w:type="dxa"/>
            <w:gridSpan w:val="8"/>
            <w:shd w:val="clear" w:color="auto" w:fill="FFFFFF" w:themeFill="background1"/>
            <w:tcMar/>
          </w:tcPr>
          <w:p w:rsidRPr="00CC0718" w:rsidR="00C71DC8" w:rsidP="00244814" w:rsidRDefault="00C71DC8" w14:paraId="45AD0073" w14:textId="77777777">
            <w:pPr>
              <w:rPr>
                <w:b/>
                <w:color w:val="5C83B4"/>
                <w:spacing w:val="-2"/>
                <w:sz w:val="24"/>
              </w:rPr>
            </w:pPr>
          </w:p>
        </w:tc>
      </w:tr>
      <w:tr w:rsidRPr="00CC0718" w:rsidR="00C71DC8" w:rsidTr="3A33D0EC" w14:paraId="322CB19B" w14:textId="77777777">
        <w:trPr>
          <w:trHeight w:val="459" w:hRule="exact"/>
        </w:trPr>
        <w:tc>
          <w:tcPr>
            <w:tcW w:w="1805" w:type="dxa"/>
            <w:shd w:val="clear" w:color="auto" w:fill="FFFFFF" w:themeFill="background1"/>
            <w:tcMar/>
          </w:tcPr>
          <w:p w:rsidRPr="00CC0718" w:rsidR="00C71DC8" w:rsidP="00244814" w:rsidRDefault="00C71DC8" w14:paraId="59AEE3F3" w14:textId="77777777">
            <w:pPr>
              <w:rPr>
                <w:b/>
                <w:color w:val="5C83B4"/>
                <w:spacing w:val="-2"/>
                <w:sz w:val="24"/>
              </w:rPr>
            </w:pPr>
            <w:r w:rsidRPr="00CC0718">
              <w:rPr>
                <w:b/>
                <w:color w:val="5C83B4"/>
                <w:spacing w:val="-2"/>
                <w:sz w:val="24"/>
              </w:rPr>
              <w:t>Nickname:</w:t>
            </w:r>
          </w:p>
        </w:tc>
        <w:tc>
          <w:tcPr>
            <w:tcW w:w="8912" w:type="dxa"/>
            <w:gridSpan w:val="7"/>
            <w:vMerge w:val="restart"/>
            <w:shd w:val="clear" w:color="auto" w:fill="FFFFFF" w:themeFill="background1"/>
            <w:tcMar/>
          </w:tcPr>
          <w:p w:rsidRPr="00CC0718" w:rsidR="00C71DC8" w:rsidP="00244814" w:rsidRDefault="00C71DC8" w14:paraId="256BC336" w14:textId="77777777">
            <w:pPr>
              <w:rPr>
                <w:b/>
                <w:color w:val="5C83B4"/>
                <w:spacing w:val="-2"/>
                <w:sz w:val="24"/>
              </w:rPr>
            </w:pPr>
            <w:r w:rsidRPr="00CC0718">
              <w:rPr>
                <w:b/>
                <w:color w:val="5C83B4"/>
                <w:spacing w:val="-2"/>
                <w:sz w:val="24"/>
              </w:rPr>
              <w:t>Codes\\AXIAL CODE\\Q6- Tasks undertaken to achieve the goals\RECRUITMENT EFFORTS\Sorority Recruitment Efforts</w:t>
            </w:r>
          </w:p>
        </w:tc>
      </w:tr>
      <w:tr w:rsidRPr="00CC0718" w:rsidR="00C71DC8" w:rsidTr="3A33D0EC" w14:paraId="142C000B" w14:textId="77777777">
        <w:trPr>
          <w:trHeight w:val="444" w:hRule="exact"/>
        </w:trPr>
        <w:tc>
          <w:tcPr>
            <w:tcW w:w="1805" w:type="dxa"/>
            <w:shd w:val="clear" w:color="auto" w:fill="FFFFFF" w:themeFill="background1"/>
            <w:tcMar/>
          </w:tcPr>
          <w:p w:rsidRPr="00CC0718" w:rsidR="00C71DC8" w:rsidP="00244814" w:rsidRDefault="00C71DC8" w14:paraId="77A6499E" w14:textId="77777777">
            <w:pPr>
              <w:rPr>
                <w:b/>
                <w:color w:val="5C83B4"/>
                <w:spacing w:val="-2"/>
                <w:sz w:val="24"/>
              </w:rPr>
            </w:pPr>
            <w:r w:rsidRPr="00CC0718">
              <w:rPr>
                <w:b/>
                <w:color w:val="5C83B4"/>
                <w:spacing w:val="-2"/>
                <w:sz w:val="24"/>
              </w:rPr>
              <w:t>Classification:</w:t>
            </w:r>
          </w:p>
        </w:tc>
        <w:tc>
          <w:tcPr>
            <w:tcW w:w="8912" w:type="dxa"/>
            <w:gridSpan w:val="7"/>
            <w:vMerge/>
            <w:tcMar/>
          </w:tcPr>
          <w:p w:rsidRPr="00CC0718" w:rsidR="00C71DC8" w:rsidP="00244814" w:rsidRDefault="00C71DC8" w14:paraId="41632916" w14:textId="77777777"/>
        </w:tc>
      </w:tr>
      <w:tr w:rsidRPr="00CC0718" w:rsidR="00C71DC8" w:rsidTr="3A33D0EC" w14:paraId="3221BCA3" w14:textId="77777777">
        <w:trPr>
          <w:trHeight w:val="458" w:hRule="exact"/>
        </w:trPr>
        <w:tc>
          <w:tcPr>
            <w:tcW w:w="1805" w:type="dxa"/>
            <w:shd w:val="clear" w:color="auto" w:fill="FFFFFF" w:themeFill="background1"/>
            <w:tcMar/>
          </w:tcPr>
          <w:p w:rsidRPr="00CC0718" w:rsidR="00C71DC8" w:rsidP="00244814" w:rsidRDefault="00C71DC8" w14:paraId="770A71AC" w14:textId="77777777">
            <w:pPr>
              <w:rPr>
                <w:b/>
                <w:color w:val="5C83B4"/>
                <w:spacing w:val="-2"/>
                <w:sz w:val="24"/>
              </w:rPr>
            </w:pPr>
            <w:r w:rsidRPr="00CC0718">
              <w:rPr>
                <w:b/>
                <w:color w:val="5C83B4"/>
                <w:spacing w:val="-2"/>
                <w:sz w:val="24"/>
              </w:rPr>
              <w:t>Aggregated:</w:t>
            </w:r>
          </w:p>
        </w:tc>
        <w:tc>
          <w:tcPr>
            <w:tcW w:w="8912" w:type="dxa"/>
            <w:gridSpan w:val="7"/>
            <w:shd w:val="clear" w:color="auto" w:fill="FFFFFF" w:themeFill="background1"/>
            <w:tcMar/>
          </w:tcPr>
          <w:p w:rsidRPr="00CC0718" w:rsidR="00C71DC8" w:rsidP="00244814" w:rsidRDefault="00C71DC8" w14:paraId="66B7BEDB" w14:textId="77777777">
            <w:pPr>
              <w:rPr>
                <w:b/>
                <w:color w:val="5C83B4"/>
                <w:spacing w:val="-2"/>
                <w:sz w:val="24"/>
              </w:rPr>
            </w:pPr>
            <w:r w:rsidRPr="00CC0718">
              <w:rPr>
                <w:b/>
                <w:color w:val="5C83B4"/>
                <w:spacing w:val="-2"/>
                <w:sz w:val="24"/>
              </w:rPr>
              <w:t>No</w:t>
            </w:r>
          </w:p>
        </w:tc>
      </w:tr>
      <w:tr w:rsidRPr="00CC0718" w:rsidR="00C71DC8" w:rsidTr="3A33D0EC" w14:paraId="60A1873D" w14:textId="77777777">
        <w:trPr>
          <w:trHeight w:val="330" w:hRule="exact"/>
        </w:trPr>
        <w:tc>
          <w:tcPr>
            <w:tcW w:w="3381" w:type="dxa"/>
            <w:gridSpan w:val="2"/>
            <w:tcBorders>
              <w:bottom w:val="single" w:color="8FB6EA" w:sz="5" w:space="0"/>
            </w:tcBorders>
            <w:shd w:val="clear" w:color="auto" w:fill="FFFFFF" w:themeFill="background1"/>
            <w:tcMar/>
          </w:tcPr>
          <w:p w:rsidRPr="00CC0718" w:rsidR="00C71DC8" w:rsidP="00244814" w:rsidRDefault="00C71DC8" w14:paraId="534E9454" w14:textId="77777777">
            <w:pPr>
              <w:rPr>
                <w:color w:val="000000"/>
                <w:spacing w:val="-2"/>
                <w:sz w:val="18"/>
              </w:rPr>
            </w:pPr>
            <w:r w:rsidRPr="00CC0718">
              <w:rPr>
                <w:color w:val="000000"/>
                <w:spacing w:val="-2"/>
                <w:sz w:val="18"/>
              </w:rPr>
              <w:t>Document</w:t>
            </w:r>
          </w:p>
        </w:tc>
        <w:tc>
          <w:tcPr>
            <w:tcW w:w="1132" w:type="dxa"/>
            <w:tcBorders>
              <w:bottom w:val="single" w:color="8FB6EA" w:sz="5" w:space="0"/>
            </w:tcBorders>
            <w:shd w:val="clear" w:color="auto" w:fill="FFFFFF" w:themeFill="background1"/>
            <w:tcMar/>
          </w:tcPr>
          <w:p w:rsidRPr="00CC0718" w:rsidR="00C71DC8" w:rsidP="00244814" w:rsidRDefault="00C71DC8" w14:paraId="089D2F90" w14:textId="77777777">
            <w:pPr>
              <w:rPr>
                <w:color w:val="000000"/>
                <w:spacing w:val="-2"/>
                <w:sz w:val="18"/>
              </w:rPr>
            </w:pPr>
            <w:r w:rsidRPr="00CC0718">
              <w:rPr>
                <w:color w:val="000000"/>
                <w:spacing w:val="-2"/>
                <w:sz w:val="18"/>
              </w:rPr>
              <w:t>1</w:t>
            </w:r>
          </w:p>
        </w:tc>
        <w:tc>
          <w:tcPr>
            <w:tcW w:w="1576" w:type="dxa"/>
            <w:gridSpan w:val="2"/>
            <w:tcBorders>
              <w:bottom w:val="single" w:color="8FB6EA" w:sz="5" w:space="0"/>
            </w:tcBorders>
            <w:shd w:val="clear" w:color="auto" w:fill="FFFFFF" w:themeFill="background1"/>
            <w:tcMar/>
          </w:tcPr>
          <w:p w:rsidRPr="00CC0718" w:rsidR="00C71DC8" w:rsidP="00244814" w:rsidRDefault="00C71DC8" w14:paraId="11366103" w14:textId="77777777">
            <w:pPr>
              <w:rPr>
                <w:color w:val="000000"/>
                <w:spacing w:val="-2"/>
                <w:sz w:val="18"/>
              </w:rPr>
            </w:pPr>
            <w:r w:rsidRPr="00CC0718">
              <w:rPr>
                <w:color w:val="000000"/>
                <w:spacing w:val="-2"/>
                <w:sz w:val="18"/>
              </w:rPr>
              <w:t>6</w:t>
            </w:r>
          </w:p>
        </w:tc>
        <w:tc>
          <w:tcPr>
            <w:tcW w:w="1362" w:type="dxa"/>
            <w:tcBorders>
              <w:bottom w:val="single" w:color="8FB6EA" w:sz="5" w:space="0"/>
            </w:tcBorders>
            <w:shd w:val="clear" w:color="auto" w:fill="FFFFFF" w:themeFill="background1"/>
            <w:tcMar/>
          </w:tcPr>
          <w:p w:rsidRPr="00CC0718" w:rsidR="00C71DC8" w:rsidP="00244814" w:rsidRDefault="00C71DC8" w14:paraId="6E345E51" w14:textId="77777777">
            <w:pPr>
              <w:rPr>
                <w:color w:val="000000"/>
                <w:spacing w:val="-2"/>
                <w:sz w:val="18"/>
              </w:rPr>
            </w:pPr>
            <w:r w:rsidRPr="00CC0718">
              <w:rPr>
                <w:color w:val="000000"/>
                <w:spacing w:val="-2"/>
                <w:sz w:val="18"/>
              </w:rPr>
              <w:t>53</w:t>
            </w:r>
          </w:p>
        </w:tc>
        <w:tc>
          <w:tcPr>
            <w:tcW w:w="1690" w:type="dxa"/>
            <w:tcBorders>
              <w:bottom w:val="single" w:color="8FB6EA" w:sz="5" w:space="0"/>
            </w:tcBorders>
            <w:shd w:val="clear" w:color="auto" w:fill="FFFFFF" w:themeFill="background1"/>
            <w:tcMar/>
          </w:tcPr>
          <w:p w:rsidRPr="00CC0718" w:rsidR="00C71DC8" w:rsidP="00244814" w:rsidRDefault="00C71DC8" w14:paraId="6A134C66" w14:textId="77777777">
            <w:pPr>
              <w:rPr>
                <w:color w:val="000000"/>
                <w:spacing w:val="-2"/>
                <w:sz w:val="18"/>
              </w:rPr>
            </w:pPr>
            <w:r w:rsidRPr="00CC0718">
              <w:rPr>
                <w:color w:val="000000"/>
                <w:spacing w:val="-2"/>
                <w:sz w:val="18"/>
              </w:rPr>
              <w:t>6</w:t>
            </w:r>
          </w:p>
        </w:tc>
        <w:tc>
          <w:tcPr>
            <w:tcW w:w="1576" w:type="dxa"/>
            <w:tcBorders>
              <w:bottom w:val="single" w:color="8FB6EA" w:sz="5" w:space="0"/>
            </w:tcBorders>
            <w:shd w:val="clear" w:color="auto" w:fill="FFFFFF" w:themeFill="background1"/>
            <w:tcMar/>
          </w:tcPr>
          <w:p w:rsidRPr="00CC0718" w:rsidR="00C71DC8" w:rsidP="00244814" w:rsidRDefault="00C71DC8" w14:paraId="0166D261" w14:textId="77777777">
            <w:pPr>
              <w:rPr>
                <w:color w:val="000000"/>
                <w:spacing w:val="-2"/>
                <w:sz w:val="18"/>
              </w:rPr>
            </w:pPr>
          </w:p>
        </w:tc>
      </w:tr>
      <w:tr w:rsidRPr="00CC0718" w:rsidR="00C71DC8" w:rsidTr="3A33D0EC" w14:paraId="0E925E42" w14:textId="77777777">
        <w:trPr>
          <w:trHeight w:val="458" w:hRule="exact"/>
        </w:trPr>
        <w:tc>
          <w:tcPr>
            <w:tcW w:w="10717" w:type="dxa"/>
            <w:gridSpan w:val="8"/>
            <w:tcBorders>
              <w:top w:val="single" w:color="8FB6EA" w:sz="5" w:space="0"/>
            </w:tcBorders>
            <w:tcMar/>
          </w:tcPr>
          <w:p w:rsidRPr="00CC0718" w:rsidR="00C71DC8" w:rsidP="00244814" w:rsidRDefault="00C71DC8" w14:paraId="2FCE0B40" w14:textId="77777777"/>
        </w:tc>
      </w:tr>
      <w:tr w:rsidRPr="00CC0718" w:rsidR="00C71DC8" w:rsidTr="3A33D0EC" w14:paraId="724217F4" w14:textId="77777777">
        <w:trPr>
          <w:trHeight w:val="602" w:hRule="exact"/>
        </w:trPr>
        <w:tc>
          <w:tcPr>
            <w:tcW w:w="10717" w:type="dxa"/>
            <w:gridSpan w:val="8"/>
            <w:shd w:val="clear" w:color="auto" w:fill="FFFFFF" w:themeFill="background1"/>
            <w:tcMar/>
          </w:tcPr>
          <w:p w:rsidRPr="00CC0718" w:rsidR="00C71DC8" w:rsidP="00244814" w:rsidRDefault="00C71DC8" w14:paraId="2036D2CF" w14:textId="77777777">
            <w:pPr>
              <w:rPr>
                <w:b/>
                <w:color w:val="5C83B4"/>
                <w:spacing w:val="-2"/>
                <w:sz w:val="24"/>
              </w:rPr>
            </w:pPr>
          </w:p>
        </w:tc>
      </w:tr>
      <w:tr w:rsidRPr="00CC0718" w:rsidR="00C71DC8" w:rsidTr="3A33D0EC" w14:paraId="1CCE6AA4" w14:textId="77777777">
        <w:trPr>
          <w:trHeight w:val="444" w:hRule="exact"/>
        </w:trPr>
        <w:tc>
          <w:tcPr>
            <w:tcW w:w="1805" w:type="dxa"/>
            <w:shd w:val="clear" w:color="auto" w:fill="FFFFFF" w:themeFill="background1"/>
            <w:tcMar/>
          </w:tcPr>
          <w:p w:rsidRPr="00CC0718" w:rsidR="00C71DC8" w:rsidP="00244814" w:rsidRDefault="00C71DC8" w14:paraId="6C9DD3CA" w14:textId="77777777">
            <w:pPr>
              <w:rPr>
                <w:b/>
                <w:color w:val="5C83B4"/>
                <w:spacing w:val="-2"/>
                <w:sz w:val="24"/>
              </w:rPr>
            </w:pPr>
            <w:r w:rsidRPr="00CC0718">
              <w:rPr>
                <w:b/>
                <w:color w:val="5C83B4"/>
                <w:spacing w:val="-2"/>
                <w:sz w:val="24"/>
              </w:rPr>
              <w:t>Nickname:</w:t>
            </w:r>
          </w:p>
        </w:tc>
        <w:tc>
          <w:tcPr>
            <w:tcW w:w="8912" w:type="dxa"/>
            <w:gridSpan w:val="7"/>
            <w:vMerge w:val="restart"/>
            <w:shd w:val="clear" w:color="auto" w:fill="FFFFFF" w:themeFill="background1"/>
            <w:tcMar/>
          </w:tcPr>
          <w:p w:rsidRPr="00CC0718" w:rsidR="00C71DC8" w:rsidP="00244814" w:rsidRDefault="00C71DC8" w14:paraId="7DD2D8A7" w14:textId="77777777">
            <w:pPr>
              <w:rPr>
                <w:b/>
                <w:color w:val="5C83B4"/>
                <w:spacing w:val="-2"/>
                <w:sz w:val="24"/>
              </w:rPr>
            </w:pPr>
            <w:r w:rsidRPr="00CC0718">
              <w:rPr>
                <w:b/>
                <w:color w:val="5C83B4"/>
                <w:spacing w:val="-2"/>
                <w:sz w:val="24"/>
              </w:rPr>
              <w:t>Codes\\AXIAL CODE\\Q6- Tasks undertaken to achieve the goals\RECRUITMENT EFFORTS\Taking Active steps</w:t>
            </w:r>
          </w:p>
        </w:tc>
      </w:tr>
      <w:tr w:rsidRPr="00CC0718" w:rsidR="00C71DC8" w:rsidTr="3A33D0EC" w14:paraId="32EAC11A" w14:textId="77777777">
        <w:trPr>
          <w:trHeight w:val="459" w:hRule="exact"/>
        </w:trPr>
        <w:tc>
          <w:tcPr>
            <w:tcW w:w="1805" w:type="dxa"/>
            <w:shd w:val="clear" w:color="auto" w:fill="FFFFFF" w:themeFill="background1"/>
            <w:tcMar/>
          </w:tcPr>
          <w:p w:rsidRPr="00CC0718" w:rsidR="00C71DC8" w:rsidP="00244814" w:rsidRDefault="00C71DC8" w14:paraId="35DDE5AD" w14:textId="77777777">
            <w:pPr>
              <w:rPr>
                <w:b/>
                <w:color w:val="5C83B4"/>
                <w:spacing w:val="-2"/>
                <w:sz w:val="24"/>
              </w:rPr>
            </w:pPr>
            <w:r w:rsidRPr="00CC0718">
              <w:rPr>
                <w:b/>
                <w:color w:val="5C83B4"/>
                <w:spacing w:val="-2"/>
                <w:sz w:val="24"/>
              </w:rPr>
              <w:t>Classification:</w:t>
            </w:r>
          </w:p>
        </w:tc>
        <w:tc>
          <w:tcPr>
            <w:tcW w:w="8912" w:type="dxa"/>
            <w:gridSpan w:val="7"/>
            <w:vMerge/>
            <w:tcMar/>
          </w:tcPr>
          <w:p w:rsidRPr="00CC0718" w:rsidR="00C71DC8" w:rsidP="00244814" w:rsidRDefault="00C71DC8" w14:paraId="1CC0FE5C" w14:textId="77777777"/>
        </w:tc>
      </w:tr>
      <w:tr w:rsidRPr="00CC0718" w:rsidR="00C71DC8" w:rsidTr="3A33D0EC" w14:paraId="5971354D" w14:textId="77777777">
        <w:trPr>
          <w:trHeight w:val="444" w:hRule="exact"/>
        </w:trPr>
        <w:tc>
          <w:tcPr>
            <w:tcW w:w="1805" w:type="dxa"/>
            <w:shd w:val="clear" w:color="auto" w:fill="FFFFFF" w:themeFill="background1"/>
            <w:tcMar/>
          </w:tcPr>
          <w:p w:rsidRPr="00CC0718" w:rsidR="00C71DC8" w:rsidP="00244814" w:rsidRDefault="00C71DC8" w14:paraId="72FEC654" w14:textId="77777777">
            <w:pPr>
              <w:rPr>
                <w:b/>
                <w:color w:val="5C83B4"/>
                <w:spacing w:val="-2"/>
                <w:sz w:val="24"/>
              </w:rPr>
            </w:pPr>
            <w:r w:rsidRPr="00CC0718">
              <w:rPr>
                <w:b/>
                <w:color w:val="5C83B4"/>
                <w:spacing w:val="-2"/>
                <w:sz w:val="24"/>
              </w:rPr>
              <w:t>Aggregated:</w:t>
            </w:r>
          </w:p>
        </w:tc>
        <w:tc>
          <w:tcPr>
            <w:tcW w:w="8912" w:type="dxa"/>
            <w:gridSpan w:val="7"/>
            <w:shd w:val="clear" w:color="auto" w:fill="FFFFFF" w:themeFill="background1"/>
            <w:tcMar/>
          </w:tcPr>
          <w:p w:rsidRPr="00CC0718" w:rsidR="00C71DC8" w:rsidP="00244814" w:rsidRDefault="00C71DC8" w14:paraId="330B7416" w14:textId="77777777">
            <w:pPr>
              <w:rPr>
                <w:b/>
                <w:color w:val="5C83B4"/>
                <w:spacing w:val="-2"/>
                <w:sz w:val="24"/>
              </w:rPr>
            </w:pPr>
            <w:r w:rsidRPr="00CC0718">
              <w:rPr>
                <w:b/>
                <w:color w:val="5C83B4"/>
                <w:spacing w:val="-2"/>
                <w:sz w:val="24"/>
              </w:rPr>
              <w:t>No</w:t>
            </w:r>
          </w:p>
        </w:tc>
      </w:tr>
      <w:tr w:rsidRPr="00CC0718" w:rsidR="00C71DC8" w:rsidTr="3A33D0EC" w14:paraId="56BCE1F2" w14:textId="77777777">
        <w:trPr>
          <w:trHeight w:val="344" w:hRule="exact"/>
        </w:trPr>
        <w:tc>
          <w:tcPr>
            <w:tcW w:w="3381" w:type="dxa"/>
            <w:gridSpan w:val="2"/>
            <w:tcBorders>
              <w:bottom w:val="single" w:color="8FB6EA" w:sz="5" w:space="0"/>
            </w:tcBorders>
            <w:shd w:val="clear" w:color="auto" w:fill="FFFFFF" w:themeFill="background1"/>
            <w:tcMar/>
          </w:tcPr>
          <w:p w:rsidRPr="00CC0718" w:rsidR="00C71DC8" w:rsidP="00244814" w:rsidRDefault="00C71DC8" w14:paraId="6716A57C" w14:textId="77777777">
            <w:pPr>
              <w:rPr>
                <w:color w:val="000000"/>
                <w:spacing w:val="-2"/>
                <w:sz w:val="18"/>
              </w:rPr>
            </w:pPr>
            <w:r w:rsidRPr="00CC0718">
              <w:rPr>
                <w:color w:val="000000"/>
                <w:spacing w:val="-2"/>
                <w:sz w:val="18"/>
              </w:rPr>
              <w:t>Document</w:t>
            </w:r>
          </w:p>
        </w:tc>
        <w:tc>
          <w:tcPr>
            <w:tcW w:w="1132" w:type="dxa"/>
            <w:tcBorders>
              <w:bottom w:val="single" w:color="8FB6EA" w:sz="5" w:space="0"/>
            </w:tcBorders>
            <w:shd w:val="clear" w:color="auto" w:fill="FFFFFF" w:themeFill="background1"/>
            <w:tcMar/>
          </w:tcPr>
          <w:p w:rsidRPr="00CC0718" w:rsidR="00C71DC8" w:rsidP="00244814" w:rsidRDefault="00C71DC8" w14:paraId="6AD77011" w14:textId="77777777">
            <w:pPr>
              <w:rPr>
                <w:color w:val="000000"/>
                <w:spacing w:val="-2"/>
                <w:sz w:val="18"/>
              </w:rPr>
            </w:pPr>
            <w:r w:rsidRPr="00CC0718">
              <w:rPr>
                <w:color w:val="000000"/>
                <w:spacing w:val="-2"/>
                <w:sz w:val="18"/>
              </w:rPr>
              <w:t>1</w:t>
            </w:r>
          </w:p>
        </w:tc>
        <w:tc>
          <w:tcPr>
            <w:tcW w:w="1576" w:type="dxa"/>
            <w:gridSpan w:val="2"/>
            <w:tcBorders>
              <w:bottom w:val="single" w:color="8FB6EA" w:sz="5" w:space="0"/>
            </w:tcBorders>
            <w:shd w:val="clear" w:color="auto" w:fill="FFFFFF" w:themeFill="background1"/>
            <w:tcMar/>
          </w:tcPr>
          <w:p w:rsidRPr="00CC0718" w:rsidR="00C71DC8" w:rsidP="00244814" w:rsidRDefault="00C71DC8" w14:paraId="65F33D33" w14:textId="77777777">
            <w:pPr>
              <w:rPr>
                <w:color w:val="000000"/>
                <w:spacing w:val="-2"/>
                <w:sz w:val="18"/>
              </w:rPr>
            </w:pPr>
            <w:r w:rsidRPr="00CC0718">
              <w:rPr>
                <w:color w:val="000000"/>
                <w:spacing w:val="-2"/>
                <w:sz w:val="18"/>
              </w:rPr>
              <w:t>1</w:t>
            </w:r>
          </w:p>
        </w:tc>
        <w:tc>
          <w:tcPr>
            <w:tcW w:w="1362" w:type="dxa"/>
            <w:tcBorders>
              <w:bottom w:val="single" w:color="8FB6EA" w:sz="5" w:space="0"/>
            </w:tcBorders>
            <w:shd w:val="clear" w:color="auto" w:fill="FFFFFF" w:themeFill="background1"/>
            <w:tcMar/>
          </w:tcPr>
          <w:p w:rsidRPr="00CC0718" w:rsidR="00C71DC8" w:rsidP="00244814" w:rsidRDefault="00C71DC8" w14:paraId="3F7FC57D" w14:textId="77777777">
            <w:pPr>
              <w:rPr>
                <w:color w:val="000000"/>
                <w:spacing w:val="-2"/>
                <w:sz w:val="18"/>
              </w:rPr>
            </w:pPr>
            <w:r w:rsidRPr="00CC0718">
              <w:rPr>
                <w:color w:val="000000"/>
                <w:spacing w:val="-2"/>
                <w:sz w:val="18"/>
              </w:rPr>
              <w:t>6</w:t>
            </w:r>
          </w:p>
        </w:tc>
        <w:tc>
          <w:tcPr>
            <w:tcW w:w="1690" w:type="dxa"/>
            <w:tcBorders>
              <w:bottom w:val="single" w:color="8FB6EA" w:sz="5" w:space="0"/>
            </w:tcBorders>
            <w:shd w:val="clear" w:color="auto" w:fill="FFFFFF" w:themeFill="background1"/>
            <w:tcMar/>
          </w:tcPr>
          <w:p w:rsidRPr="00CC0718" w:rsidR="00C71DC8" w:rsidP="00244814" w:rsidRDefault="00C71DC8" w14:paraId="23C81ED5" w14:textId="77777777">
            <w:pPr>
              <w:rPr>
                <w:color w:val="000000"/>
                <w:spacing w:val="-2"/>
                <w:sz w:val="18"/>
              </w:rPr>
            </w:pPr>
            <w:r w:rsidRPr="00CC0718">
              <w:rPr>
                <w:color w:val="000000"/>
                <w:spacing w:val="-2"/>
                <w:sz w:val="18"/>
              </w:rPr>
              <w:t>1</w:t>
            </w:r>
          </w:p>
        </w:tc>
        <w:tc>
          <w:tcPr>
            <w:tcW w:w="1576" w:type="dxa"/>
            <w:tcBorders>
              <w:bottom w:val="single" w:color="8FB6EA" w:sz="5" w:space="0"/>
            </w:tcBorders>
            <w:shd w:val="clear" w:color="auto" w:fill="FFFFFF" w:themeFill="background1"/>
            <w:tcMar/>
          </w:tcPr>
          <w:p w:rsidRPr="00CC0718" w:rsidR="00C71DC8" w:rsidP="00244814" w:rsidRDefault="00C71DC8" w14:paraId="4F53A3B9" w14:textId="77777777">
            <w:pPr>
              <w:rPr>
                <w:color w:val="000000"/>
                <w:spacing w:val="-2"/>
                <w:sz w:val="18"/>
              </w:rPr>
            </w:pPr>
          </w:p>
        </w:tc>
      </w:tr>
      <w:tr w:rsidRPr="00CC0718" w:rsidR="00C71DC8" w:rsidTr="3A33D0EC" w14:paraId="35EBFF6B" w14:textId="77777777">
        <w:trPr>
          <w:trHeight w:val="458" w:hRule="exact"/>
        </w:trPr>
        <w:tc>
          <w:tcPr>
            <w:tcW w:w="10717" w:type="dxa"/>
            <w:gridSpan w:val="8"/>
            <w:tcBorders>
              <w:top w:val="single" w:color="8FB6EA" w:sz="5" w:space="0"/>
            </w:tcBorders>
            <w:tcMar/>
          </w:tcPr>
          <w:p w:rsidRPr="00CC0718" w:rsidR="00C71DC8" w:rsidP="00244814" w:rsidRDefault="00C71DC8" w14:paraId="2734F6C7" w14:textId="77777777"/>
        </w:tc>
      </w:tr>
      <w:tr w:rsidRPr="00CC0718" w:rsidR="00C71DC8" w:rsidTr="3A33D0EC" w14:paraId="0FAC7535" w14:textId="77777777">
        <w:trPr>
          <w:trHeight w:val="602" w:hRule="exact"/>
        </w:trPr>
        <w:tc>
          <w:tcPr>
            <w:tcW w:w="10717" w:type="dxa"/>
            <w:gridSpan w:val="8"/>
            <w:shd w:val="clear" w:color="auto" w:fill="FFFFFF" w:themeFill="background1"/>
            <w:tcMar/>
          </w:tcPr>
          <w:p w:rsidRPr="00CC0718" w:rsidR="00C71DC8" w:rsidP="00244814" w:rsidRDefault="00C71DC8" w14:paraId="39B27E85" w14:textId="77777777">
            <w:pPr>
              <w:rPr>
                <w:b/>
                <w:color w:val="5C83B4"/>
                <w:spacing w:val="-2"/>
                <w:sz w:val="24"/>
              </w:rPr>
            </w:pPr>
          </w:p>
        </w:tc>
      </w:tr>
      <w:tr w:rsidRPr="00CC0718" w:rsidR="00C71DC8" w:rsidTr="3A33D0EC" w14:paraId="344EEEDC" w14:textId="77777777">
        <w:trPr>
          <w:trHeight w:val="444" w:hRule="exact"/>
        </w:trPr>
        <w:tc>
          <w:tcPr>
            <w:tcW w:w="1805" w:type="dxa"/>
            <w:shd w:val="clear" w:color="auto" w:fill="FFFFFF" w:themeFill="background1"/>
            <w:tcMar/>
          </w:tcPr>
          <w:p w:rsidRPr="00CC0718" w:rsidR="00C71DC8" w:rsidP="00244814" w:rsidRDefault="00C71DC8" w14:paraId="66193144" w14:textId="77777777">
            <w:pPr>
              <w:rPr>
                <w:b/>
                <w:color w:val="5C83B4"/>
                <w:spacing w:val="-2"/>
                <w:sz w:val="24"/>
              </w:rPr>
            </w:pPr>
            <w:r w:rsidRPr="00CC0718">
              <w:rPr>
                <w:b/>
                <w:color w:val="5C83B4"/>
                <w:spacing w:val="-2"/>
                <w:sz w:val="24"/>
              </w:rPr>
              <w:t>Nickname:</w:t>
            </w:r>
          </w:p>
        </w:tc>
        <w:tc>
          <w:tcPr>
            <w:tcW w:w="8912" w:type="dxa"/>
            <w:gridSpan w:val="7"/>
            <w:vMerge w:val="restart"/>
            <w:shd w:val="clear" w:color="auto" w:fill="FFFFFF" w:themeFill="background1"/>
            <w:tcMar/>
          </w:tcPr>
          <w:p w:rsidRPr="00CC0718" w:rsidR="00C71DC8" w:rsidP="00244814" w:rsidRDefault="00C71DC8" w14:paraId="6F83F4B0" w14:textId="77777777">
            <w:pPr>
              <w:rPr>
                <w:b/>
                <w:color w:val="5C83B4"/>
                <w:spacing w:val="-2"/>
                <w:sz w:val="24"/>
              </w:rPr>
            </w:pPr>
            <w:r w:rsidRPr="00CC0718">
              <w:rPr>
                <w:b/>
                <w:color w:val="5C83B4"/>
                <w:spacing w:val="-2"/>
                <w:sz w:val="24"/>
              </w:rPr>
              <w:t>Codes\\AXIAL CODE\\Q6- Tasks undertaken to achieve the goals\RECRUITMENT EFFORTS\We have also appointed a lot of members</w:t>
            </w:r>
          </w:p>
        </w:tc>
      </w:tr>
      <w:tr w:rsidRPr="00CC0718" w:rsidR="00C71DC8" w:rsidTr="3A33D0EC" w14:paraId="763DE09B" w14:textId="77777777">
        <w:trPr>
          <w:trHeight w:val="459" w:hRule="exact"/>
        </w:trPr>
        <w:tc>
          <w:tcPr>
            <w:tcW w:w="1805" w:type="dxa"/>
            <w:shd w:val="clear" w:color="auto" w:fill="FFFFFF" w:themeFill="background1"/>
            <w:tcMar/>
          </w:tcPr>
          <w:p w:rsidRPr="00CC0718" w:rsidR="00C71DC8" w:rsidP="00244814" w:rsidRDefault="00C71DC8" w14:paraId="532E4F8D" w14:textId="77777777">
            <w:pPr>
              <w:rPr>
                <w:b/>
                <w:color w:val="5C83B4"/>
                <w:spacing w:val="-2"/>
                <w:sz w:val="24"/>
              </w:rPr>
            </w:pPr>
            <w:r w:rsidRPr="00CC0718">
              <w:rPr>
                <w:b/>
                <w:color w:val="5C83B4"/>
                <w:spacing w:val="-2"/>
                <w:sz w:val="24"/>
              </w:rPr>
              <w:t>Classification:</w:t>
            </w:r>
          </w:p>
        </w:tc>
        <w:tc>
          <w:tcPr>
            <w:tcW w:w="8912" w:type="dxa"/>
            <w:gridSpan w:val="7"/>
            <w:vMerge/>
            <w:tcMar/>
          </w:tcPr>
          <w:p w:rsidRPr="00CC0718" w:rsidR="00C71DC8" w:rsidP="00244814" w:rsidRDefault="00C71DC8" w14:paraId="32AEC810" w14:textId="77777777"/>
        </w:tc>
      </w:tr>
      <w:tr w:rsidRPr="00CC0718" w:rsidR="00C71DC8" w:rsidTr="3A33D0EC" w14:paraId="0EFCC6CE" w14:textId="77777777">
        <w:trPr>
          <w:trHeight w:val="444" w:hRule="exact"/>
        </w:trPr>
        <w:tc>
          <w:tcPr>
            <w:tcW w:w="1805" w:type="dxa"/>
            <w:shd w:val="clear" w:color="auto" w:fill="FFFFFF" w:themeFill="background1"/>
            <w:tcMar/>
          </w:tcPr>
          <w:p w:rsidRPr="00CC0718" w:rsidR="00C71DC8" w:rsidP="00244814" w:rsidRDefault="00C71DC8" w14:paraId="3EDE8F7F" w14:textId="77777777">
            <w:pPr>
              <w:rPr>
                <w:b/>
                <w:color w:val="5C83B4"/>
                <w:spacing w:val="-2"/>
                <w:sz w:val="24"/>
              </w:rPr>
            </w:pPr>
            <w:r w:rsidRPr="00CC0718">
              <w:rPr>
                <w:b/>
                <w:color w:val="5C83B4"/>
                <w:spacing w:val="-2"/>
                <w:sz w:val="24"/>
              </w:rPr>
              <w:t>Aggregated:</w:t>
            </w:r>
          </w:p>
        </w:tc>
        <w:tc>
          <w:tcPr>
            <w:tcW w:w="8912" w:type="dxa"/>
            <w:gridSpan w:val="7"/>
            <w:shd w:val="clear" w:color="auto" w:fill="FFFFFF" w:themeFill="background1"/>
            <w:tcMar/>
          </w:tcPr>
          <w:p w:rsidRPr="00CC0718" w:rsidR="00C71DC8" w:rsidP="00244814" w:rsidRDefault="00C71DC8" w14:paraId="7B33D845" w14:textId="77777777">
            <w:pPr>
              <w:rPr>
                <w:b/>
                <w:color w:val="5C83B4"/>
                <w:spacing w:val="-2"/>
                <w:sz w:val="24"/>
              </w:rPr>
            </w:pPr>
            <w:r w:rsidRPr="00CC0718">
              <w:rPr>
                <w:b/>
                <w:color w:val="5C83B4"/>
                <w:spacing w:val="-2"/>
                <w:sz w:val="24"/>
              </w:rPr>
              <w:t>No</w:t>
            </w:r>
          </w:p>
        </w:tc>
      </w:tr>
      <w:tr w:rsidRPr="00CC0718" w:rsidR="00C71DC8" w:rsidTr="3A33D0EC" w14:paraId="263824C2" w14:textId="77777777">
        <w:trPr>
          <w:trHeight w:val="344" w:hRule="exact"/>
        </w:trPr>
        <w:tc>
          <w:tcPr>
            <w:tcW w:w="3381" w:type="dxa"/>
            <w:gridSpan w:val="2"/>
            <w:tcBorders>
              <w:bottom w:val="single" w:color="8FB6EA" w:sz="5" w:space="0"/>
            </w:tcBorders>
            <w:shd w:val="clear" w:color="auto" w:fill="FFFFFF" w:themeFill="background1"/>
            <w:tcMar/>
          </w:tcPr>
          <w:p w:rsidRPr="00CC0718" w:rsidR="00C71DC8" w:rsidP="00244814" w:rsidRDefault="00C71DC8" w14:paraId="12638A5B" w14:textId="77777777">
            <w:pPr>
              <w:rPr>
                <w:color w:val="000000"/>
                <w:spacing w:val="-2"/>
                <w:sz w:val="18"/>
              </w:rPr>
            </w:pPr>
            <w:r w:rsidRPr="00CC0718">
              <w:rPr>
                <w:color w:val="000000"/>
                <w:spacing w:val="-2"/>
                <w:sz w:val="18"/>
              </w:rPr>
              <w:t>Document</w:t>
            </w:r>
          </w:p>
        </w:tc>
        <w:tc>
          <w:tcPr>
            <w:tcW w:w="1132" w:type="dxa"/>
            <w:tcBorders>
              <w:bottom w:val="single" w:color="8FB6EA" w:sz="5" w:space="0"/>
            </w:tcBorders>
            <w:shd w:val="clear" w:color="auto" w:fill="FFFFFF" w:themeFill="background1"/>
            <w:tcMar/>
          </w:tcPr>
          <w:p w:rsidRPr="00CC0718" w:rsidR="00C71DC8" w:rsidP="00244814" w:rsidRDefault="00C71DC8" w14:paraId="0FBF7D68" w14:textId="77777777">
            <w:pPr>
              <w:rPr>
                <w:color w:val="000000"/>
                <w:spacing w:val="-2"/>
                <w:sz w:val="18"/>
              </w:rPr>
            </w:pPr>
            <w:r w:rsidRPr="00CC0718">
              <w:rPr>
                <w:color w:val="000000"/>
                <w:spacing w:val="-2"/>
                <w:sz w:val="18"/>
              </w:rPr>
              <w:t>1</w:t>
            </w:r>
          </w:p>
        </w:tc>
        <w:tc>
          <w:tcPr>
            <w:tcW w:w="1576" w:type="dxa"/>
            <w:gridSpan w:val="2"/>
            <w:tcBorders>
              <w:bottom w:val="single" w:color="8FB6EA" w:sz="5" w:space="0"/>
            </w:tcBorders>
            <w:shd w:val="clear" w:color="auto" w:fill="FFFFFF" w:themeFill="background1"/>
            <w:tcMar/>
          </w:tcPr>
          <w:p w:rsidRPr="00CC0718" w:rsidR="00C71DC8" w:rsidP="00244814" w:rsidRDefault="00C71DC8" w14:paraId="403AC909" w14:textId="77777777">
            <w:pPr>
              <w:rPr>
                <w:color w:val="000000"/>
                <w:spacing w:val="-2"/>
                <w:sz w:val="18"/>
              </w:rPr>
            </w:pPr>
            <w:r w:rsidRPr="00CC0718">
              <w:rPr>
                <w:color w:val="000000"/>
                <w:spacing w:val="-2"/>
                <w:sz w:val="18"/>
              </w:rPr>
              <w:t>1</w:t>
            </w:r>
          </w:p>
        </w:tc>
        <w:tc>
          <w:tcPr>
            <w:tcW w:w="1362" w:type="dxa"/>
            <w:tcBorders>
              <w:bottom w:val="single" w:color="8FB6EA" w:sz="5" w:space="0"/>
            </w:tcBorders>
            <w:shd w:val="clear" w:color="auto" w:fill="FFFFFF" w:themeFill="background1"/>
            <w:tcMar/>
          </w:tcPr>
          <w:p w:rsidRPr="00CC0718" w:rsidR="00C71DC8" w:rsidP="00244814" w:rsidRDefault="00C71DC8" w14:paraId="2A3F3856" w14:textId="77777777">
            <w:pPr>
              <w:rPr>
                <w:color w:val="000000"/>
                <w:spacing w:val="-2"/>
                <w:sz w:val="18"/>
              </w:rPr>
            </w:pPr>
            <w:r w:rsidRPr="00CC0718">
              <w:rPr>
                <w:color w:val="000000"/>
                <w:spacing w:val="-2"/>
                <w:sz w:val="18"/>
              </w:rPr>
              <w:t>8</w:t>
            </w:r>
          </w:p>
        </w:tc>
        <w:tc>
          <w:tcPr>
            <w:tcW w:w="1690" w:type="dxa"/>
            <w:tcBorders>
              <w:bottom w:val="single" w:color="8FB6EA" w:sz="5" w:space="0"/>
            </w:tcBorders>
            <w:shd w:val="clear" w:color="auto" w:fill="FFFFFF" w:themeFill="background1"/>
            <w:tcMar/>
          </w:tcPr>
          <w:p w:rsidRPr="00CC0718" w:rsidR="00C71DC8" w:rsidP="00244814" w:rsidRDefault="00C71DC8" w14:paraId="5660FB74" w14:textId="77777777">
            <w:pPr>
              <w:rPr>
                <w:color w:val="000000"/>
                <w:spacing w:val="-2"/>
                <w:sz w:val="18"/>
              </w:rPr>
            </w:pPr>
            <w:r w:rsidRPr="00CC0718">
              <w:rPr>
                <w:color w:val="000000"/>
                <w:spacing w:val="-2"/>
                <w:sz w:val="18"/>
              </w:rPr>
              <w:t>1</w:t>
            </w:r>
          </w:p>
        </w:tc>
        <w:tc>
          <w:tcPr>
            <w:tcW w:w="1576" w:type="dxa"/>
            <w:tcBorders>
              <w:bottom w:val="single" w:color="8FB6EA" w:sz="5" w:space="0"/>
            </w:tcBorders>
            <w:shd w:val="clear" w:color="auto" w:fill="FFFFFF" w:themeFill="background1"/>
            <w:tcMar/>
          </w:tcPr>
          <w:p w:rsidRPr="00CC0718" w:rsidR="00C71DC8" w:rsidP="00244814" w:rsidRDefault="00C71DC8" w14:paraId="619B8487" w14:textId="77777777">
            <w:pPr>
              <w:rPr>
                <w:color w:val="000000"/>
                <w:spacing w:val="-2"/>
                <w:sz w:val="18"/>
              </w:rPr>
            </w:pPr>
          </w:p>
        </w:tc>
      </w:tr>
      <w:tr w:rsidRPr="00CC0718" w:rsidR="00C71DC8" w:rsidTr="3A33D0EC" w14:paraId="7F523FA4" w14:textId="77777777">
        <w:trPr>
          <w:trHeight w:val="444" w:hRule="exact"/>
        </w:trPr>
        <w:tc>
          <w:tcPr>
            <w:tcW w:w="10717" w:type="dxa"/>
            <w:gridSpan w:val="8"/>
            <w:tcBorders>
              <w:top w:val="single" w:color="8FB6EA" w:sz="5" w:space="0"/>
            </w:tcBorders>
            <w:tcMar/>
          </w:tcPr>
          <w:p w:rsidRPr="00CC0718" w:rsidR="00C71DC8" w:rsidP="00244814" w:rsidRDefault="00C71DC8" w14:paraId="52E6E7AA" w14:textId="77777777"/>
        </w:tc>
      </w:tr>
      <w:tr w:rsidRPr="00CC0718" w:rsidR="00C71DC8" w:rsidTr="3A33D0EC" w14:paraId="3E9F7279" w14:textId="77777777">
        <w:trPr>
          <w:trHeight w:val="344" w:hRule="exact"/>
        </w:trPr>
        <w:tc>
          <w:tcPr>
            <w:tcW w:w="10717" w:type="dxa"/>
            <w:gridSpan w:val="8"/>
            <w:shd w:val="clear" w:color="auto" w:fill="FFFFFF" w:themeFill="background1"/>
            <w:tcMar/>
          </w:tcPr>
          <w:p w:rsidRPr="00CC0718" w:rsidR="00C71DC8" w:rsidP="00244814" w:rsidRDefault="00C71DC8" w14:paraId="11608372" w14:textId="77777777">
            <w:pPr>
              <w:rPr>
                <w:b/>
                <w:color w:val="5C83B4"/>
                <w:spacing w:val="-2"/>
                <w:sz w:val="24"/>
              </w:rPr>
            </w:pPr>
          </w:p>
        </w:tc>
      </w:tr>
      <w:tr w:rsidRPr="00CC0718" w:rsidR="00C71DC8" w:rsidTr="3A33D0EC" w14:paraId="7D0DED56" w14:textId="77777777">
        <w:trPr>
          <w:trHeight w:val="444" w:hRule="exact"/>
        </w:trPr>
        <w:tc>
          <w:tcPr>
            <w:tcW w:w="1805" w:type="dxa"/>
            <w:shd w:val="clear" w:color="auto" w:fill="FFFFFF" w:themeFill="background1"/>
            <w:tcMar/>
          </w:tcPr>
          <w:p w:rsidRPr="00CC0718" w:rsidR="00C71DC8" w:rsidP="00244814" w:rsidRDefault="00C71DC8" w14:paraId="05F75F6E" w14:textId="77777777">
            <w:pPr>
              <w:rPr>
                <w:b/>
                <w:color w:val="5C83B4"/>
                <w:spacing w:val="-2"/>
                <w:sz w:val="24"/>
              </w:rPr>
            </w:pPr>
            <w:r w:rsidRPr="00CC0718">
              <w:rPr>
                <w:b/>
                <w:color w:val="5C83B4"/>
                <w:spacing w:val="-2"/>
                <w:sz w:val="24"/>
              </w:rPr>
              <w:t>Nickname:</w:t>
            </w:r>
          </w:p>
        </w:tc>
        <w:tc>
          <w:tcPr>
            <w:tcW w:w="8912" w:type="dxa"/>
            <w:gridSpan w:val="7"/>
            <w:vMerge w:val="restart"/>
            <w:shd w:val="clear" w:color="auto" w:fill="FFFFFF" w:themeFill="background1"/>
            <w:tcMar/>
          </w:tcPr>
          <w:p w:rsidRPr="00CC0718" w:rsidR="00C71DC8" w:rsidP="00244814" w:rsidRDefault="00C71DC8" w14:paraId="7E14BFC5" w14:textId="77777777">
            <w:pPr>
              <w:rPr>
                <w:b/>
                <w:color w:val="5C83B4"/>
                <w:spacing w:val="-2"/>
                <w:sz w:val="24"/>
              </w:rPr>
            </w:pPr>
            <w:r w:rsidRPr="00CC0718">
              <w:rPr>
                <w:b/>
                <w:color w:val="5C83B4"/>
                <w:spacing w:val="-2"/>
                <w:sz w:val="24"/>
              </w:rPr>
              <w:t>Codes\\AXIAL CODE\\Q6- Tasks undertaken to achieve the goals\RECRUITMENT EFFORTS\Word of mouth</w:t>
            </w:r>
          </w:p>
        </w:tc>
      </w:tr>
      <w:tr w:rsidRPr="00CC0718" w:rsidR="00C71DC8" w:rsidTr="3A33D0EC" w14:paraId="04DDABB1" w14:textId="77777777">
        <w:trPr>
          <w:trHeight w:val="458" w:hRule="exact"/>
        </w:trPr>
        <w:tc>
          <w:tcPr>
            <w:tcW w:w="1805" w:type="dxa"/>
            <w:shd w:val="clear" w:color="auto" w:fill="FFFFFF" w:themeFill="background1"/>
            <w:tcMar/>
          </w:tcPr>
          <w:p w:rsidRPr="00CC0718" w:rsidR="00C71DC8" w:rsidP="00244814" w:rsidRDefault="00C71DC8" w14:paraId="1A56F75A" w14:textId="77777777">
            <w:pPr>
              <w:rPr>
                <w:b/>
                <w:color w:val="5C83B4"/>
                <w:spacing w:val="-2"/>
                <w:sz w:val="24"/>
              </w:rPr>
            </w:pPr>
            <w:r w:rsidRPr="00CC0718">
              <w:rPr>
                <w:b/>
                <w:color w:val="5C83B4"/>
                <w:spacing w:val="-2"/>
                <w:sz w:val="24"/>
              </w:rPr>
              <w:t>Classification:</w:t>
            </w:r>
          </w:p>
        </w:tc>
        <w:tc>
          <w:tcPr>
            <w:tcW w:w="8912" w:type="dxa"/>
            <w:gridSpan w:val="7"/>
            <w:vMerge/>
            <w:tcMar/>
          </w:tcPr>
          <w:p w:rsidRPr="00CC0718" w:rsidR="00C71DC8" w:rsidP="00244814" w:rsidRDefault="00C71DC8" w14:paraId="155BFBF5" w14:textId="77777777"/>
        </w:tc>
      </w:tr>
      <w:tr w:rsidRPr="00CC0718" w:rsidR="00C71DC8" w:rsidTr="3A33D0EC" w14:paraId="743A7446" w14:textId="77777777">
        <w:trPr>
          <w:trHeight w:val="445" w:hRule="exact"/>
        </w:trPr>
        <w:tc>
          <w:tcPr>
            <w:tcW w:w="1805" w:type="dxa"/>
            <w:shd w:val="clear" w:color="auto" w:fill="FFFFFF" w:themeFill="background1"/>
            <w:tcMar/>
          </w:tcPr>
          <w:p w:rsidRPr="00CC0718" w:rsidR="00C71DC8" w:rsidP="00244814" w:rsidRDefault="00C71DC8" w14:paraId="471055EE" w14:textId="77777777">
            <w:pPr>
              <w:rPr>
                <w:b/>
                <w:color w:val="5C83B4"/>
                <w:spacing w:val="-2"/>
                <w:sz w:val="24"/>
              </w:rPr>
            </w:pPr>
            <w:r w:rsidRPr="00CC0718">
              <w:rPr>
                <w:b/>
                <w:color w:val="5C83B4"/>
                <w:spacing w:val="-2"/>
                <w:sz w:val="24"/>
              </w:rPr>
              <w:t>Aggregated:</w:t>
            </w:r>
          </w:p>
        </w:tc>
        <w:tc>
          <w:tcPr>
            <w:tcW w:w="8912" w:type="dxa"/>
            <w:gridSpan w:val="7"/>
            <w:shd w:val="clear" w:color="auto" w:fill="FFFFFF" w:themeFill="background1"/>
            <w:tcMar/>
          </w:tcPr>
          <w:p w:rsidRPr="00CC0718" w:rsidR="00C71DC8" w:rsidP="00244814" w:rsidRDefault="00C71DC8" w14:paraId="58BD60E1" w14:textId="77777777">
            <w:pPr>
              <w:rPr>
                <w:b/>
                <w:color w:val="5C83B4"/>
                <w:spacing w:val="-2"/>
                <w:sz w:val="24"/>
              </w:rPr>
            </w:pPr>
            <w:r w:rsidRPr="00CC0718">
              <w:rPr>
                <w:b/>
                <w:color w:val="5C83B4"/>
                <w:spacing w:val="-2"/>
                <w:sz w:val="24"/>
              </w:rPr>
              <w:t>No</w:t>
            </w:r>
          </w:p>
        </w:tc>
      </w:tr>
      <w:tr w:rsidRPr="00CC0718" w:rsidR="00C71DC8" w:rsidTr="3A33D0EC" w14:paraId="70986ACC" w14:textId="77777777">
        <w:trPr>
          <w:trHeight w:val="343" w:hRule="exact"/>
        </w:trPr>
        <w:tc>
          <w:tcPr>
            <w:tcW w:w="3381" w:type="dxa"/>
            <w:gridSpan w:val="2"/>
            <w:tcBorders>
              <w:bottom w:val="single" w:color="8FB6EA" w:sz="5" w:space="0"/>
            </w:tcBorders>
            <w:shd w:val="clear" w:color="auto" w:fill="FFFFFF" w:themeFill="background1"/>
            <w:tcMar/>
          </w:tcPr>
          <w:p w:rsidRPr="00CC0718" w:rsidR="00C71DC8" w:rsidP="00244814" w:rsidRDefault="00C71DC8" w14:paraId="018B87C9" w14:textId="77777777">
            <w:pPr>
              <w:rPr>
                <w:color w:val="000000"/>
                <w:spacing w:val="-2"/>
                <w:sz w:val="18"/>
              </w:rPr>
            </w:pPr>
            <w:r w:rsidRPr="00CC0718">
              <w:rPr>
                <w:color w:val="000000"/>
                <w:spacing w:val="-2"/>
                <w:sz w:val="18"/>
              </w:rPr>
              <w:t>Document</w:t>
            </w:r>
          </w:p>
        </w:tc>
        <w:tc>
          <w:tcPr>
            <w:tcW w:w="1132" w:type="dxa"/>
            <w:tcBorders>
              <w:bottom w:val="single" w:color="8FB6EA" w:sz="5" w:space="0"/>
            </w:tcBorders>
            <w:shd w:val="clear" w:color="auto" w:fill="FFFFFF" w:themeFill="background1"/>
            <w:tcMar/>
          </w:tcPr>
          <w:p w:rsidRPr="00CC0718" w:rsidR="00C71DC8" w:rsidP="00244814" w:rsidRDefault="00C71DC8" w14:paraId="60E4E224" w14:textId="77777777">
            <w:pPr>
              <w:rPr>
                <w:color w:val="000000"/>
                <w:spacing w:val="-2"/>
                <w:sz w:val="18"/>
              </w:rPr>
            </w:pPr>
            <w:r w:rsidRPr="00CC0718">
              <w:rPr>
                <w:color w:val="000000"/>
                <w:spacing w:val="-2"/>
                <w:sz w:val="18"/>
              </w:rPr>
              <w:t>1</w:t>
            </w:r>
          </w:p>
        </w:tc>
        <w:tc>
          <w:tcPr>
            <w:tcW w:w="1576" w:type="dxa"/>
            <w:gridSpan w:val="2"/>
            <w:tcBorders>
              <w:bottom w:val="single" w:color="8FB6EA" w:sz="5" w:space="0"/>
            </w:tcBorders>
            <w:shd w:val="clear" w:color="auto" w:fill="FFFFFF" w:themeFill="background1"/>
            <w:tcMar/>
          </w:tcPr>
          <w:p w:rsidRPr="00CC0718" w:rsidR="00C71DC8" w:rsidP="00244814" w:rsidRDefault="00C71DC8" w14:paraId="47C45ACB" w14:textId="77777777">
            <w:pPr>
              <w:rPr>
                <w:color w:val="000000"/>
                <w:spacing w:val="-2"/>
                <w:sz w:val="18"/>
              </w:rPr>
            </w:pPr>
            <w:r w:rsidRPr="00CC0718">
              <w:rPr>
                <w:color w:val="000000"/>
                <w:spacing w:val="-2"/>
                <w:sz w:val="18"/>
              </w:rPr>
              <w:t>1</w:t>
            </w:r>
          </w:p>
        </w:tc>
        <w:tc>
          <w:tcPr>
            <w:tcW w:w="1362" w:type="dxa"/>
            <w:tcBorders>
              <w:bottom w:val="single" w:color="8FB6EA" w:sz="5" w:space="0"/>
            </w:tcBorders>
            <w:shd w:val="clear" w:color="auto" w:fill="FFFFFF" w:themeFill="background1"/>
            <w:tcMar/>
          </w:tcPr>
          <w:p w:rsidRPr="00CC0718" w:rsidR="00C71DC8" w:rsidP="00244814" w:rsidRDefault="00C71DC8" w14:paraId="52DBE946" w14:textId="77777777">
            <w:pPr>
              <w:rPr>
                <w:color w:val="000000"/>
                <w:spacing w:val="-2"/>
                <w:sz w:val="18"/>
              </w:rPr>
            </w:pPr>
            <w:r w:rsidRPr="00CC0718">
              <w:rPr>
                <w:color w:val="000000"/>
                <w:spacing w:val="-2"/>
                <w:sz w:val="18"/>
              </w:rPr>
              <w:t>3</w:t>
            </w:r>
          </w:p>
        </w:tc>
        <w:tc>
          <w:tcPr>
            <w:tcW w:w="1690" w:type="dxa"/>
            <w:tcBorders>
              <w:bottom w:val="single" w:color="8FB6EA" w:sz="5" w:space="0"/>
            </w:tcBorders>
            <w:shd w:val="clear" w:color="auto" w:fill="FFFFFF" w:themeFill="background1"/>
            <w:tcMar/>
          </w:tcPr>
          <w:p w:rsidRPr="00CC0718" w:rsidR="00C71DC8" w:rsidP="00244814" w:rsidRDefault="00C71DC8" w14:paraId="5990FFDD" w14:textId="77777777">
            <w:pPr>
              <w:rPr>
                <w:color w:val="000000"/>
                <w:spacing w:val="-2"/>
                <w:sz w:val="18"/>
              </w:rPr>
            </w:pPr>
            <w:r w:rsidRPr="00CC0718">
              <w:rPr>
                <w:color w:val="000000"/>
                <w:spacing w:val="-2"/>
                <w:sz w:val="18"/>
              </w:rPr>
              <w:t>1</w:t>
            </w:r>
          </w:p>
        </w:tc>
        <w:tc>
          <w:tcPr>
            <w:tcW w:w="1576" w:type="dxa"/>
            <w:tcBorders>
              <w:bottom w:val="single" w:color="8FB6EA" w:sz="5" w:space="0"/>
            </w:tcBorders>
            <w:shd w:val="clear" w:color="auto" w:fill="FFFFFF" w:themeFill="background1"/>
            <w:tcMar/>
          </w:tcPr>
          <w:p w:rsidRPr="00CC0718" w:rsidR="00C71DC8" w:rsidP="00244814" w:rsidRDefault="00C71DC8" w14:paraId="2AB4AE88" w14:textId="77777777">
            <w:pPr>
              <w:rPr>
                <w:color w:val="000000"/>
                <w:spacing w:val="-2"/>
                <w:sz w:val="18"/>
              </w:rPr>
            </w:pPr>
          </w:p>
        </w:tc>
      </w:tr>
      <w:tr w:rsidRPr="00CC0718" w:rsidR="00C71DC8" w:rsidTr="3A33D0EC" w14:paraId="767A67BD" w14:textId="77777777">
        <w:trPr>
          <w:trHeight w:val="1247" w:hRule="exact"/>
        </w:trPr>
        <w:tc>
          <w:tcPr>
            <w:tcW w:w="10717" w:type="dxa"/>
            <w:gridSpan w:val="8"/>
            <w:tcBorders>
              <w:top w:val="single" w:color="8FB6EA" w:sz="5" w:space="0"/>
            </w:tcBorders>
            <w:tcMar/>
          </w:tcPr>
          <w:p w:rsidRPr="00CC0718" w:rsidR="00C71DC8" w:rsidP="00244814" w:rsidRDefault="00C71DC8" w14:paraId="22461AAF" w14:textId="77777777"/>
        </w:tc>
      </w:tr>
      <w:tr w:rsidRPr="00CC0718" w:rsidR="00C71DC8" w:rsidTr="3A33D0EC" w14:paraId="331E9660" w14:textId="77777777">
        <w:trPr>
          <w:trHeight w:val="458" w:hRule="exact"/>
        </w:trPr>
        <w:tc>
          <w:tcPr>
            <w:tcW w:w="5359" w:type="dxa"/>
            <w:gridSpan w:val="4"/>
            <w:shd w:val="clear" w:color="auto" w:fill="FFFFFF" w:themeFill="background1"/>
            <w:tcMar/>
          </w:tcPr>
          <w:p w:rsidRPr="00CC0718" w:rsidR="00C71DC8" w:rsidP="00244814" w:rsidRDefault="00C71DC8" w14:paraId="50EAB864" w14:textId="77777777">
            <w:pPr>
              <w:jc w:val="right"/>
              <w:rPr>
                <w:color w:val="000066"/>
                <w:spacing w:val="-2"/>
                <w:sz w:val="16"/>
              </w:rPr>
            </w:pPr>
            <w:r w:rsidRPr="00CC0718">
              <w:rPr>
                <w:color w:val="000066"/>
                <w:spacing w:val="-2"/>
                <w:sz w:val="16"/>
              </w:rPr>
              <w:lastRenderedPageBreak/>
              <w:t>Formatted Reports\\Code Summary Formatted Report</w:t>
            </w:r>
          </w:p>
        </w:tc>
        <w:tc>
          <w:tcPr>
            <w:tcW w:w="5358" w:type="dxa"/>
            <w:gridSpan w:val="4"/>
            <w:shd w:val="clear" w:color="auto" w:fill="FFFFFF" w:themeFill="background1"/>
            <w:tcMar/>
          </w:tcPr>
          <w:p w:rsidRPr="00CC0718" w:rsidR="00C71DC8" w:rsidP="00244814" w:rsidRDefault="00C71DC8" w14:paraId="57B0C266" w14:textId="77777777">
            <w:pPr>
              <w:jc w:val="right"/>
              <w:rPr>
                <w:color w:val="000066"/>
                <w:spacing w:val="-2"/>
                <w:sz w:val="16"/>
              </w:rPr>
            </w:pPr>
            <w:r w:rsidRPr="00CC0718">
              <w:rPr>
                <w:color w:val="000066"/>
                <w:spacing w:val="-2"/>
                <w:sz w:val="16"/>
              </w:rPr>
              <w:t>Page 76 of 104</w:t>
            </w:r>
          </w:p>
        </w:tc>
      </w:tr>
      <w:tr w:rsidRPr="00CC0718" w:rsidR="00C71DC8" w:rsidTr="3A33D0EC" w14:paraId="209FD130" w14:textId="77777777">
        <w:trPr>
          <w:trHeight w:val="445" w:hRule="exact"/>
        </w:trPr>
        <w:tc>
          <w:tcPr>
            <w:tcW w:w="10717" w:type="dxa"/>
            <w:gridSpan w:val="8"/>
            <w:shd w:val="clear" w:color="auto" w:fill="FFFFFF" w:themeFill="background1"/>
            <w:tcMar/>
            <w:vAlign w:val="center"/>
          </w:tcPr>
          <w:p w:rsidRPr="00CC0718" w:rsidR="00C71DC8" w:rsidP="00244814" w:rsidRDefault="00C71DC8" w14:paraId="377BBA1E" w14:textId="77777777">
            <w:pPr>
              <w:jc w:val="right"/>
              <w:rPr>
                <w:color w:val="000066"/>
                <w:spacing w:val="-2"/>
                <w:sz w:val="16"/>
              </w:rPr>
            </w:pPr>
            <w:r w:rsidRPr="00CC0718">
              <w:rPr>
                <w:color w:val="000066"/>
                <w:spacing w:val="-2"/>
                <w:sz w:val="16"/>
              </w:rPr>
              <w:t>11/13/2024 3:39 PM</w:t>
            </w:r>
          </w:p>
        </w:tc>
      </w:tr>
      <w:tr w:rsidRPr="00CC0718" w:rsidR="00C71DC8" w:rsidTr="3A33D0EC" w14:paraId="0B69BB56" w14:textId="77777777">
        <w:trPr>
          <w:trHeight w:val="458" w:hRule="exact"/>
        </w:trPr>
        <w:tc>
          <w:tcPr>
            <w:tcW w:w="3381" w:type="dxa"/>
            <w:gridSpan w:val="2"/>
            <w:shd w:val="clear" w:color="auto" w:fill="8FB6EA"/>
            <w:tcMar/>
          </w:tcPr>
          <w:p w:rsidRPr="00CC0718" w:rsidR="00C71DC8" w:rsidP="00244814" w:rsidRDefault="00C71DC8" w14:paraId="2E28F26F" w14:textId="77777777">
            <w:pPr>
              <w:rPr>
                <w:b/>
                <w:color w:val="000066"/>
                <w:spacing w:val="-2"/>
                <w:sz w:val="18"/>
              </w:rPr>
            </w:pPr>
            <w:r w:rsidRPr="00CC0718">
              <w:rPr>
                <w:b/>
                <w:color w:val="000066"/>
                <w:spacing w:val="-2"/>
                <w:sz w:val="18"/>
              </w:rPr>
              <w:t>File Type</w:t>
            </w:r>
          </w:p>
        </w:tc>
        <w:tc>
          <w:tcPr>
            <w:tcW w:w="1132" w:type="dxa"/>
            <w:shd w:val="clear" w:color="auto" w:fill="8FB6EA"/>
            <w:tcMar/>
          </w:tcPr>
          <w:p w:rsidRPr="00CC0718" w:rsidR="00C71DC8" w:rsidP="00244814" w:rsidRDefault="00C71DC8" w14:paraId="73E9578D" w14:textId="77777777">
            <w:pPr>
              <w:rPr>
                <w:b/>
                <w:color w:val="000066"/>
                <w:spacing w:val="-2"/>
                <w:sz w:val="18"/>
              </w:rPr>
            </w:pPr>
            <w:r w:rsidRPr="00CC0718">
              <w:rPr>
                <w:b/>
                <w:color w:val="000066"/>
                <w:spacing w:val="-2"/>
                <w:sz w:val="18"/>
              </w:rPr>
              <w:t>Number of Files</w:t>
            </w:r>
          </w:p>
        </w:tc>
        <w:tc>
          <w:tcPr>
            <w:tcW w:w="1576" w:type="dxa"/>
            <w:gridSpan w:val="2"/>
            <w:shd w:val="clear" w:color="auto" w:fill="8FB6EA"/>
            <w:tcMar/>
          </w:tcPr>
          <w:p w:rsidRPr="00CC0718" w:rsidR="00C71DC8" w:rsidP="00244814" w:rsidRDefault="00C71DC8" w14:paraId="59D0A426" w14:textId="77777777">
            <w:pPr>
              <w:rPr>
                <w:b/>
                <w:color w:val="000066"/>
                <w:spacing w:val="-2"/>
                <w:sz w:val="18"/>
              </w:rPr>
            </w:pPr>
            <w:r w:rsidRPr="00CC0718">
              <w:rPr>
                <w:b/>
                <w:color w:val="000066"/>
                <w:spacing w:val="-2"/>
                <w:sz w:val="18"/>
              </w:rPr>
              <w:t>Number of Coding References</w:t>
            </w:r>
          </w:p>
        </w:tc>
        <w:tc>
          <w:tcPr>
            <w:tcW w:w="1362" w:type="dxa"/>
            <w:shd w:val="clear" w:color="auto" w:fill="8FB6EA"/>
            <w:tcMar/>
          </w:tcPr>
          <w:p w:rsidRPr="00CC0718" w:rsidR="00C71DC8" w:rsidP="00244814" w:rsidRDefault="00C71DC8" w14:paraId="34361D3F" w14:textId="77777777">
            <w:pPr>
              <w:rPr>
                <w:b/>
                <w:color w:val="000066"/>
                <w:spacing w:val="-2"/>
                <w:sz w:val="18"/>
              </w:rPr>
            </w:pPr>
            <w:r w:rsidRPr="00CC0718">
              <w:rPr>
                <w:b/>
                <w:color w:val="000066"/>
                <w:spacing w:val="-2"/>
                <w:sz w:val="18"/>
              </w:rPr>
              <w:t>Number of Words Coded</w:t>
            </w:r>
          </w:p>
        </w:tc>
        <w:tc>
          <w:tcPr>
            <w:tcW w:w="1690" w:type="dxa"/>
            <w:shd w:val="clear" w:color="auto" w:fill="8FB6EA"/>
            <w:tcMar/>
          </w:tcPr>
          <w:p w:rsidRPr="00CC0718" w:rsidR="00C71DC8" w:rsidP="00244814" w:rsidRDefault="00C71DC8" w14:paraId="1B0CD2C1" w14:textId="77777777">
            <w:pPr>
              <w:rPr>
                <w:b/>
                <w:color w:val="000066"/>
                <w:spacing w:val="-2"/>
                <w:sz w:val="18"/>
              </w:rPr>
            </w:pPr>
            <w:r w:rsidRPr="00CC0718">
              <w:rPr>
                <w:b/>
                <w:color w:val="000066"/>
                <w:spacing w:val="-2"/>
                <w:sz w:val="18"/>
              </w:rPr>
              <w:t>Number of Paragraphs Coded</w:t>
            </w:r>
          </w:p>
        </w:tc>
        <w:tc>
          <w:tcPr>
            <w:tcW w:w="1576" w:type="dxa"/>
            <w:shd w:val="clear" w:color="auto" w:fill="8FB6EA"/>
            <w:tcMar/>
          </w:tcPr>
          <w:p w:rsidRPr="00CC0718" w:rsidR="00C71DC8" w:rsidP="00244814" w:rsidRDefault="00C71DC8" w14:paraId="55FDF9EC" w14:textId="77777777">
            <w:pPr>
              <w:rPr>
                <w:b/>
                <w:color w:val="000066"/>
                <w:spacing w:val="-2"/>
                <w:sz w:val="18"/>
              </w:rPr>
            </w:pPr>
            <w:r w:rsidRPr="00CC0718">
              <w:rPr>
                <w:b/>
                <w:color w:val="000066"/>
                <w:spacing w:val="-2"/>
                <w:sz w:val="18"/>
              </w:rPr>
              <w:t>Duration Coded</w:t>
            </w:r>
          </w:p>
        </w:tc>
      </w:tr>
      <w:tr w:rsidRPr="00CC0718" w:rsidR="00C71DC8" w:rsidTr="3A33D0EC" w14:paraId="4D120FC1" w14:textId="77777777">
        <w:trPr>
          <w:trHeight w:val="344" w:hRule="exact"/>
        </w:trPr>
        <w:tc>
          <w:tcPr>
            <w:tcW w:w="10717" w:type="dxa"/>
            <w:gridSpan w:val="8"/>
            <w:shd w:val="clear" w:color="auto" w:fill="FFFFFF" w:themeFill="background1"/>
            <w:tcMar/>
          </w:tcPr>
          <w:p w:rsidRPr="00CC0718" w:rsidR="00C71DC8" w:rsidP="00244814" w:rsidRDefault="00C71DC8" w14:paraId="72449B98" w14:textId="77777777">
            <w:pPr>
              <w:rPr>
                <w:b/>
                <w:color w:val="5C83B4"/>
                <w:spacing w:val="-2"/>
                <w:sz w:val="24"/>
              </w:rPr>
            </w:pPr>
          </w:p>
        </w:tc>
      </w:tr>
      <w:tr w:rsidRPr="00CC0718" w:rsidR="00C71DC8" w:rsidTr="3A33D0EC" w14:paraId="5E8829A9" w14:textId="77777777">
        <w:trPr>
          <w:trHeight w:val="458" w:hRule="exact"/>
        </w:trPr>
        <w:tc>
          <w:tcPr>
            <w:tcW w:w="1805" w:type="dxa"/>
            <w:shd w:val="clear" w:color="auto" w:fill="FFFFFF" w:themeFill="background1"/>
            <w:tcMar/>
          </w:tcPr>
          <w:p w:rsidRPr="00CC0718" w:rsidR="00C71DC8" w:rsidP="00244814" w:rsidRDefault="00C71DC8" w14:paraId="48F32A6A" w14:textId="77777777">
            <w:pPr>
              <w:rPr>
                <w:b/>
                <w:color w:val="5C83B4"/>
                <w:spacing w:val="-2"/>
                <w:sz w:val="24"/>
              </w:rPr>
            </w:pPr>
            <w:r w:rsidRPr="00CC0718">
              <w:rPr>
                <w:b/>
                <w:color w:val="5C83B4"/>
                <w:spacing w:val="-2"/>
                <w:sz w:val="24"/>
              </w:rPr>
              <w:t>Nickname:</w:t>
            </w:r>
          </w:p>
        </w:tc>
        <w:tc>
          <w:tcPr>
            <w:tcW w:w="8912" w:type="dxa"/>
            <w:gridSpan w:val="7"/>
            <w:vMerge w:val="restart"/>
            <w:shd w:val="clear" w:color="auto" w:fill="FFFFFF" w:themeFill="background1"/>
            <w:tcMar/>
          </w:tcPr>
          <w:p w:rsidRPr="00CC0718" w:rsidR="00C71DC8" w:rsidP="00244814" w:rsidRDefault="00C71DC8" w14:paraId="33AF1367" w14:textId="77777777">
            <w:pPr>
              <w:rPr>
                <w:b/>
                <w:color w:val="5C83B4"/>
                <w:spacing w:val="-2"/>
                <w:sz w:val="24"/>
              </w:rPr>
            </w:pPr>
            <w:r w:rsidRPr="00CC0718">
              <w:rPr>
                <w:b/>
                <w:color w:val="5C83B4"/>
                <w:spacing w:val="-2"/>
                <w:sz w:val="24"/>
              </w:rPr>
              <w:t>Codes\\AXIAL CODE\\Q6- Tasks undertaken to achieve the goals\SPIRITUAL ENGAGEMENT</w:t>
            </w:r>
          </w:p>
        </w:tc>
      </w:tr>
      <w:tr w:rsidRPr="00CC0718" w:rsidR="00C71DC8" w:rsidTr="3A33D0EC" w14:paraId="50B42B0C" w14:textId="77777777">
        <w:trPr>
          <w:trHeight w:val="445" w:hRule="exact"/>
        </w:trPr>
        <w:tc>
          <w:tcPr>
            <w:tcW w:w="1805" w:type="dxa"/>
            <w:shd w:val="clear" w:color="auto" w:fill="FFFFFF" w:themeFill="background1"/>
            <w:tcMar/>
          </w:tcPr>
          <w:p w:rsidRPr="00CC0718" w:rsidR="00C71DC8" w:rsidP="00244814" w:rsidRDefault="00C71DC8" w14:paraId="28B33108" w14:textId="77777777">
            <w:pPr>
              <w:rPr>
                <w:b/>
                <w:color w:val="5C83B4"/>
                <w:spacing w:val="-2"/>
                <w:sz w:val="24"/>
              </w:rPr>
            </w:pPr>
            <w:r w:rsidRPr="00CC0718">
              <w:rPr>
                <w:b/>
                <w:color w:val="5C83B4"/>
                <w:spacing w:val="-2"/>
                <w:sz w:val="24"/>
              </w:rPr>
              <w:t>Classification:</w:t>
            </w:r>
          </w:p>
        </w:tc>
        <w:tc>
          <w:tcPr>
            <w:tcW w:w="8912" w:type="dxa"/>
            <w:gridSpan w:val="7"/>
            <w:vMerge/>
            <w:tcMar/>
          </w:tcPr>
          <w:p w:rsidRPr="00CC0718" w:rsidR="00C71DC8" w:rsidP="00244814" w:rsidRDefault="00C71DC8" w14:paraId="7D6CC450" w14:textId="77777777"/>
        </w:tc>
      </w:tr>
      <w:tr w:rsidRPr="00CC0718" w:rsidR="00C71DC8" w:rsidTr="3A33D0EC" w14:paraId="697D5119" w14:textId="77777777">
        <w:trPr>
          <w:trHeight w:val="444" w:hRule="exact"/>
        </w:trPr>
        <w:tc>
          <w:tcPr>
            <w:tcW w:w="1805" w:type="dxa"/>
            <w:shd w:val="clear" w:color="auto" w:fill="FFFFFF" w:themeFill="background1"/>
            <w:tcMar/>
          </w:tcPr>
          <w:p w:rsidRPr="00CC0718" w:rsidR="00C71DC8" w:rsidP="00244814" w:rsidRDefault="00C71DC8" w14:paraId="2AE43A1C" w14:textId="77777777">
            <w:pPr>
              <w:rPr>
                <w:b/>
                <w:color w:val="5C83B4"/>
                <w:spacing w:val="-2"/>
                <w:sz w:val="24"/>
              </w:rPr>
            </w:pPr>
            <w:r w:rsidRPr="00CC0718">
              <w:rPr>
                <w:b/>
                <w:color w:val="5C83B4"/>
                <w:spacing w:val="-2"/>
                <w:sz w:val="24"/>
              </w:rPr>
              <w:t>Aggregated:</w:t>
            </w:r>
          </w:p>
        </w:tc>
        <w:tc>
          <w:tcPr>
            <w:tcW w:w="8912" w:type="dxa"/>
            <w:gridSpan w:val="7"/>
            <w:shd w:val="clear" w:color="auto" w:fill="FFFFFF" w:themeFill="background1"/>
            <w:tcMar/>
          </w:tcPr>
          <w:p w:rsidRPr="00CC0718" w:rsidR="00C71DC8" w:rsidP="00244814" w:rsidRDefault="00C71DC8" w14:paraId="10961A58" w14:textId="77777777">
            <w:pPr>
              <w:rPr>
                <w:b/>
                <w:color w:val="5C83B4"/>
                <w:spacing w:val="-2"/>
                <w:sz w:val="24"/>
              </w:rPr>
            </w:pPr>
            <w:r w:rsidRPr="00CC0718">
              <w:rPr>
                <w:b/>
                <w:color w:val="5C83B4"/>
                <w:spacing w:val="-2"/>
                <w:sz w:val="24"/>
              </w:rPr>
              <w:t>Yes</w:t>
            </w:r>
          </w:p>
        </w:tc>
      </w:tr>
      <w:tr w:rsidRPr="00CC0718" w:rsidR="00C71DC8" w:rsidTr="3A33D0EC" w14:paraId="28093038" w14:textId="77777777">
        <w:trPr>
          <w:trHeight w:val="344" w:hRule="exact"/>
        </w:trPr>
        <w:tc>
          <w:tcPr>
            <w:tcW w:w="3381" w:type="dxa"/>
            <w:gridSpan w:val="2"/>
            <w:tcBorders>
              <w:bottom w:val="single" w:color="8FB6EA" w:sz="5" w:space="0"/>
            </w:tcBorders>
            <w:shd w:val="clear" w:color="auto" w:fill="FFFFFF" w:themeFill="background1"/>
            <w:tcMar/>
          </w:tcPr>
          <w:p w:rsidRPr="00CC0718" w:rsidR="00C71DC8" w:rsidP="00244814" w:rsidRDefault="00C71DC8" w14:paraId="079D0F97" w14:textId="77777777">
            <w:pPr>
              <w:rPr>
                <w:color w:val="000000"/>
                <w:spacing w:val="-2"/>
                <w:sz w:val="18"/>
              </w:rPr>
            </w:pPr>
            <w:r w:rsidRPr="00CC0718">
              <w:rPr>
                <w:color w:val="000000"/>
                <w:spacing w:val="-2"/>
                <w:sz w:val="18"/>
              </w:rPr>
              <w:t>Document</w:t>
            </w:r>
          </w:p>
        </w:tc>
        <w:tc>
          <w:tcPr>
            <w:tcW w:w="1132" w:type="dxa"/>
            <w:tcBorders>
              <w:bottom w:val="single" w:color="8FB6EA" w:sz="5" w:space="0"/>
            </w:tcBorders>
            <w:shd w:val="clear" w:color="auto" w:fill="FFFFFF" w:themeFill="background1"/>
            <w:tcMar/>
          </w:tcPr>
          <w:p w:rsidRPr="00CC0718" w:rsidR="00C71DC8" w:rsidP="00244814" w:rsidRDefault="00C71DC8" w14:paraId="2F6BCFB9" w14:textId="77777777">
            <w:pPr>
              <w:rPr>
                <w:color w:val="000000"/>
                <w:spacing w:val="-2"/>
                <w:sz w:val="18"/>
              </w:rPr>
            </w:pPr>
            <w:r w:rsidRPr="00CC0718">
              <w:rPr>
                <w:color w:val="000000"/>
                <w:spacing w:val="-2"/>
                <w:sz w:val="18"/>
              </w:rPr>
              <w:t>1</w:t>
            </w:r>
          </w:p>
        </w:tc>
        <w:tc>
          <w:tcPr>
            <w:tcW w:w="1576" w:type="dxa"/>
            <w:gridSpan w:val="2"/>
            <w:tcBorders>
              <w:bottom w:val="single" w:color="8FB6EA" w:sz="5" w:space="0"/>
            </w:tcBorders>
            <w:shd w:val="clear" w:color="auto" w:fill="FFFFFF" w:themeFill="background1"/>
            <w:tcMar/>
          </w:tcPr>
          <w:p w:rsidRPr="00CC0718" w:rsidR="00C71DC8" w:rsidP="00244814" w:rsidRDefault="00C71DC8" w14:paraId="560CCB11" w14:textId="77777777">
            <w:pPr>
              <w:rPr>
                <w:color w:val="000000"/>
                <w:spacing w:val="-2"/>
                <w:sz w:val="18"/>
              </w:rPr>
            </w:pPr>
            <w:r w:rsidRPr="00CC0718">
              <w:rPr>
                <w:color w:val="000000"/>
                <w:spacing w:val="-2"/>
                <w:sz w:val="18"/>
              </w:rPr>
              <w:t>3</w:t>
            </w:r>
          </w:p>
        </w:tc>
        <w:tc>
          <w:tcPr>
            <w:tcW w:w="1362" w:type="dxa"/>
            <w:tcBorders>
              <w:bottom w:val="single" w:color="8FB6EA" w:sz="5" w:space="0"/>
            </w:tcBorders>
            <w:shd w:val="clear" w:color="auto" w:fill="FFFFFF" w:themeFill="background1"/>
            <w:tcMar/>
          </w:tcPr>
          <w:p w:rsidRPr="00CC0718" w:rsidR="00C71DC8" w:rsidP="00244814" w:rsidRDefault="00C71DC8" w14:paraId="43D7235E" w14:textId="77777777">
            <w:pPr>
              <w:rPr>
                <w:color w:val="000000"/>
                <w:spacing w:val="-2"/>
                <w:sz w:val="18"/>
              </w:rPr>
            </w:pPr>
            <w:r w:rsidRPr="00CC0718">
              <w:rPr>
                <w:color w:val="000000"/>
                <w:spacing w:val="-2"/>
                <w:sz w:val="18"/>
              </w:rPr>
              <w:t>31</w:t>
            </w:r>
          </w:p>
        </w:tc>
        <w:tc>
          <w:tcPr>
            <w:tcW w:w="1690" w:type="dxa"/>
            <w:tcBorders>
              <w:bottom w:val="single" w:color="8FB6EA" w:sz="5" w:space="0"/>
            </w:tcBorders>
            <w:shd w:val="clear" w:color="auto" w:fill="FFFFFF" w:themeFill="background1"/>
            <w:tcMar/>
          </w:tcPr>
          <w:p w:rsidRPr="00CC0718" w:rsidR="00C71DC8" w:rsidP="00244814" w:rsidRDefault="00C71DC8" w14:paraId="2F749EF9" w14:textId="77777777">
            <w:pPr>
              <w:rPr>
                <w:color w:val="000000"/>
                <w:spacing w:val="-2"/>
                <w:sz w:val="18"/>
              </w:rPr>
            </w:pPr>
            <w:r w:rsidRPr="00CC0718">
              <w:rPr>
                <w:color w:val="000000"/>
                <w:spacing w:val="-2"/>
                <w:sz w:val="18"/>
              </w:rPr>
              <w:t>3</w:t>
            </w:r>
          </w:p>
        </w:tc>
        <w:tc>
          <w:tcPr>
            <w:tcW w:w="1576" w:type="dxa"/>
            <w:tcBorders>
              <w:bottom w:val="single" w:color="8FB6EA" w:sz="5" w:space="0"/>
            </w:tcBorders>
            <w:shd w:val="clear" w:color="auto" w:fill="FFFFFF" w:themeFill="background1"/>
            <w:tcMar/>
          </w:tcPr>
          <w:p w:rsidRPr="00CC0718" w:rsidR="00C71DC8" w:rsidP="00244814" w:rsidRDefault="00C71DC8" w14:paraId="2803776C" w14:textId="77777777">
            <w:pPr>
              <w:rPr>
                <w:color w:val="000000"/>
                <w:spacing w:val="-2"/>
                <w:sz w:val="18"/>
              </w:rPr>
            </w:pPr>
          </w:p>
        </w:tc>
      </w:tr>
      <w:tr w:rsidRPr="00CC0718" w:rsidR="00C71DC8" w:rsidTr="3A33D0EC" w14:paraId="1EA669C5" w14:textId="77777777">
        <w:trPr>
          <w:trHeight w:val="458" w:hRule="exact"/>
        </w:trPr>
        <w:tc>
          <w:tcPr>
            <w:tcW w:w="10717" w:type="dxa"/>
            <w:gridSpan w:val="8"/>
            <w:tcBorders>
              <w:top w:val="single" w:color="8FB6EA" w:sz="5" w:space="0"/>
            </w:tcBorders>
            <w:tcMar/>
          </w:tcPr>
          <w:p w:rsidRPr="00CC0718" w:rsidR="00C71DC8" w:rsidP="00244814" w:rsidRDefault="00C71DC8" w14:paraId="038BA0D9" w14:textId="77777777"/>
        </w:tc>
      </w:tr>
      <w:tr w:rsidRPr="00CC0718" w:rsidR="00C71DC8" w:rsidTr="3A33D0EC" w14:paraId="01A9966E" w14:textId="77777777">
        <w:trPr>
          <w:trHeight w:val="602" w:hRule="exact"/>
        </w:trPr>
        <w:tc>
          <w:tcPr>
            <w:tcW w:w="10717" w:type="dxa"/>
            <w:gridSpan w:val="8"/>
            <w:shd w:val="clear" w:color="auto" w:fill="FFFFFF" w:themeFill="background1"/>
            <w:tcMar/>
          </w:tcPr>
          <w:p w:rsidRPr="00CC0718" w:rsidR="00C71DC8" w:rsidP="00244814" w:rsidRDefault="00C71DC8" w14:paraId="7134623C" w14:textId="77777777">
            <w:pPr>
              <w:rPr>
                <w:b/>
                <w:color w:val="5C83B4"/>
                <w:spacing w:val="-2"/>
                <w:sz w:val="24"/>
              </w:rPr>
            </w:pPr>
          </w:p>
        </w:tc>
      </w:tr>
      <w:tr w:rsidRPr="00CC0718" w:rsidR="00C71DC8" w:rsidTr="3A33D0EC" w14:paraId="5FFAAACE" w14:textId="77777777">
        <w:trPr>
          <w:trHeight w:val="444" w:hRule="exact"/>
        </w:trPr>
        <w:tc>
          <w:tcPr>
            <w:tcW w:w="1805" w:type="dxa"/>
            <w:shd w:val="clear" w:color="auto" w:fill="FFFFFF" w:themeFill="background1"/>
            <w:tcMar/>
          </w:tcPr>
          <w:p w:rsidRPr="00CC0718" w:rsidR="00C71DC8" w:rsidP="00244814" w:rsidRDefault="00C71DC8" w14:paraId="61FCAC63" w14:textId="77777777">
            <w:pPr>
              <w:rPr>
                <w:b/>
                <w:color w:val="5C83B4"/>
                <w:spacing w:val="-2"/>
                <w:sz w:val="24"/>
              </w:rPr>
            </w:pPr>
            <w:r w:rsidRPr="00CC0718">
              <w:rPr>
                <w:b/>
                <w:color w:val="5C83B4"/>
                <w:spacing w:val="-2"/>
                <w:sz w:val="24"/>
              </w:rPr>
              <w:t>Nickname:</w:t>
            </w:r>
          </w:p>
        </w:tc>
        <w:tc>
          <w:tcPr>
            <w:tcW w:w="8912" w:type="dxa"/>
            <w:gridSpan w:val="7"/>
            <w:vMerge w:val="restart"/>
            <w:shd w:val="clear" w:color="auto" w:fill="FFFFFF" w:themeFill="background1"/>
            <w:tcMar/>
          </w:tcPr>
          <w:p w:rsidRPr="00CC0718" w:rsidR="00C71DC8" w:rsidP="00244814" w:rsidRDefault="00C71DC8" w14:paraId="356E352C" w14:textId="77777777">
            <w:pPr>
              <w:rPr>
                <w:b/>
                <w:color w:val="5C83B4"/>
                <w:spacing w:val="-2"/>
                <w:sz w:val="24"/>
              </w:rPr>
            </w:pPr>
            <w:r w:rsidRPr="00CC0718">
              <w:rPr>
                <w:b/>
                <w:color w:val="5C83B4"/>
                <w:spacing w:val="-2"/>
                <w:sz w:val="24"/>
              </w:rPr>
              <w:t>Codes\\AXIAL CODE\\Q6- Tasks undertaken to achieve the goals\SPIRITUAL ENGAGEMENT\Bible Study Sessions</w:t>
            </w:r>
          </w:p>
        </w:tc>
      </w:tr>
      <w:tr w:rsidRPr="00CC0718" w:rsidR="00C71DC8" w:rsidTr="3A33D0EC" w14:paraId="78CB0C06" w14:textId="77777777">
        <w:trPr>
          <w:trHeight w:val="459" w:hRule="exact"/>
        </w:trPr>
        <w:tc>
          <w:tcPr>
            <w:tcW w:w="1805" w:type="dxa"/>
            <w:shd w:val="clear" w:color="auto" w:fill="FFFFFF" w:themeFill="background1"/>
            <w:tcMar/>
          </w:tcPr>
          <w:p w:rsidRPr="00CC0718" w:rsidR="00C71DC8" w:rsidP="00244814" w:rsidRDefault="00C71DC8" w14:paraId="2E77882A" w14:textId="77777777">
            <w:pPr>
              <w:rPr>
                <w:b/>
                <w:color w:val="5C83B4"/>
                <w:spacing w:val="-2"/>
                <w:sz w:val="24"/>
              </w:rPr>
            </w:pPr>
            <w:r w:rsidRPr="00CC0718">
              <w:rPr>
                <w:b/>
                <w:color w:val="5C83B4"/>
                <w:spacing w:val="-2"/>
                <w:sz w:val="24"/>
              </w:rPr>
              <w:t>Classification:</w:t>
            </w:r>
          </w:p>
        </w:tc>
        <w:tc>
          <w:tcPr>
            <w:tcW w:w="8912" w:type="dxa"/>
            <w:gridSpan w:val="7"/>
            <w:vMerge/>
            <w:tcMar/>
          </w:tcPr>
          <w:p w:rsidRPr="00CC0718" w:rsidR="00C71DC8" w:rsidP="00244814" w:rsidRDefault="00C71DC8" w14:paraId="3AAF793E" w14:textId="77777777"/>
        </w:tc>
      </w:tr>
      <w:tr w:rsidRPr="00CC0718" w:rsidR="00C71DC8" w:rsidTr="3A33D0EC" w14:paraId="568C9E53" w14:textId="77777777">
        <w:trPr>
          <w:trHeight w:val="444" w:hRule="exact"/>
        </w:trPr>
        <w:tc>
          <w:tcPr>
            <w:tcW w:w="1805" w:type="dxa"/>
            <w:shd w:val="clear" w:color="auto" w:fill="FFFFFF" w:themeFill="background1"/>
            <w:tcMar/>
          </w:tcPr>
          <w:p w:rsidRPr="00CC0718" w:rsidR="00C71DC8" w:rsidP="00244814" w:rsidRDefault="00C71DC8" w14:paraId="20992D7B" w14:textId="77777777">
            <w:pPr>
              <w:rPr>
                <w:b/>
                <w:color w:val="5C83B4"/>
                <w:spacing w:val="-2"/>
                <w:sz w:val="24"/>
              </w:rPr>
            </w:pPr>
            <w:r w:rsidRPr="00CC0718">
              <w:rPr>
                <w:b/>
                <w:color w:val="5C83B4"/>
                <w:spacing w:val="-2"/>
                <w:sz w:val="24"/>
              </w:rPr>
              <w:t>Aggregated:</w:t>
            </w:r>
          </w:p>
        </w:tc>
        <w:tc>
          <w:tcPr>
            <w:tcW w:w="8912" w:type="dxa"/>
            <w:gridSpan w:val="7"/>
            <w:shd w:val="clear" w:color="auto" w:fill="FFFFFF" w:themeFill="background1"/>
            <w:tcMar/>
          </w:tcPr>
          <w:p w:rsidRPr="00CC0718" w:rsidR="00C71DC8" w:rsidP="00244814" w:rsidRDefault="00C71DC8" w14:paraId="2F727F5B" w14:textId="77777777">
            <w:pPr>
              <w:rPr>
                <w:b/>
                <w:color w:val="5C83B4"/>
                <w:spacing w:val="-2"/>
                <w:sz w:val="24"/>
              </w:rPr>
            </w:pPr>
            <w:r w:rsidRPr="00CC0718">
              <w:rPr>
                <w:b/>
                <w:color w:val="5C83B4"/>
                <w:spacing w:val="-2"/>
                <w:sz w:val="24"/>
              </w:rPr>
              <w:t>No</w:t>
            </w:r>
          </w:p>
        </w:tc>
      </w:tr>
      <w:tr w:rsidRPr="00CC0718" w:rsidR="00C71DC8" w:rsidTr="3A33D0EC" w14:paraId="798815E2" w14:textId="77777777">
        <w:trPr>
          <w:trHeight w:val="344" w:hRule="exact"/>
        </w:trPr>
        <w:tc>
          <w:tcPr>
            <w:tcW w:w="3381" w:type="dxa"/>
            <w:gridSpan w:val="2"/>
            <w:tcBorders>
              <w:bottom w:val="single" w:color="8FB6EA" w:sz="5" w:space="0"/>
            </w:tcBorders>
            <w:shd w:val="clear" w:color="auto" w:fill="FFFFFF" w:themeFill="background1"/>
            <w:tcMar/>
          </w:tcPr>
          <w:p w:rsidRPr="00CC0718" w:rsidR="00C71DC8" w:rsidP="00244814" w:rsidRDefault="00C71DC8" w14:paraId="6BA2AEF1" w14:textId="77777777">
            <w:pPr>
              <w:rPr>
                <w:color w:val="000000"/>
                <w:spacing w:val="-2"/>
                <w:sz w:val="18"/>
              </w:rPr>
            </w:pPr>
            <w:r w:rsidRPr="00CC0718">
              <w:rPr>
                <w:color w:val="000000"/>
                <w:spacing w:val="-2"/>
                <w:sz w:val="18"/>
              </w:rPr>
              <w:t>Document</w:t>
            </w:r>
          </w:p>
        </w:tc>
        <w:tc>
          <w:tcPr>
            <w:tcW w:w="1132" w:type="dxa"/>
            <w:tcBorders>
              <w:bottom w:val="single" w:color="8FB6EA" w:sz="5" w:space="0"/>
            </w:tcBorders>
            <w:shd w:val="clear" w:color="auto" w:fill="FFFFFF" w:themeFill="background1"/>
            <w:tcMar/>
          </w:tcPr>
          <w:p w:rsidRPr="00CC0718" w:rsidR="00C71DC8" w:rsidP="00244814" w:rsidRDefault="00C71DC8" w14:paraId="5B1E36C1" w14:textId="77777777">
            <w:pPr>
              <w:rPr>
                <w:color w:val="000000"/>
                <w:spacing w:val="-2"/>
                <w:sz w:val="18"/>
              </w:rPr>
            </w:pPr>
            <w:r w:rsidRPr="00CC0718">
              <w:rPr>
                <w:color w:val="000000"/>
                <w:spacing w:val="-2"/>
                <w:sz w:val="18"/>
              </w:rPr>
              <w:t>1</w:t>
            </w:r>
          </w:p>
        </w:tc>
        <w:tc>
          <w:tcPr>
            <w:tcW w:w="1576" w:type="dxa"/>
            <w:gridSpan w:val="2"/>
            <w:tcBorders>
              <w:bottom w:val="single" w:color="8FB6EA" w:sz="5" w:space="0"/>
            </w:tcBorders>
            <w:shd w:val="clear" w:color="auto" w:fill="FFFFFF" w:themeFill="background1"/>
            <w:tcMar/>
          </w:tcPr>
          <w:p w:rsidRPr="00CC0718" w:rsidR="00C71DC8" w:rsidP="00244814" w:rsidRDefault="00C71DC8" w14:paraId="312776D6" w14:textId="77777777">
            <w:pPr>
              <w:rPr>
                <w:color w:val="000000"/>
                <w:spacing w:val="-2"/>
                <w:sz w:val="18"/>
              </w:rPr>
            </w:pPr>
            <w:r w:rsidRPr="00CC0718">
              <w:rPr>
                <w:color w:val="000000"/>
                <w:spacing w:val="-2"/>
                <w:sz w:val="18"/>
              </w:rPr>
              <w:t>2</w:t>
            </w:r>
          </w:p>
        </w:tc>
        <w:tc>
          <w:tcPr>
            <w:tcW w:w="1362" w:type="dxa"/>
            <w:tcBorders>
              <w:bottom w:val="single" w:color="8FB6EA" w:sz="5" w:space="0"/>
            </w:tcBorders>
            <w:shd w:val="clear" w:color="auto" w:fill="FFFFFF" w:themeFill="background1"/>
            <w:tcMar/>
          </w:tcPr>
          <w:p w:rsidRPr="00CC0718" w:rsidR="00C71DC8" w:rsidP="00244814" w:rsidRDefault="00C71DC8" w14:paraId="5206B8B9" w14:textId="77777777">
            <w:pPr>
              <w:rPr>
                <w:color w:val="000000"/>
                <w:spacing w:val="-2"/>
                <w:sz w:val="18"/>
              </w:rPr>
            </w:pPr>
            <w:r w:rsidRPr="00CC0718">
              <w:rPr>
                <w:color w:val="000000"/>
                <w:spacing w:val="-2"/>
                <w:sz w:val="18"/>
              </w:rPr>
              <w:t>26</w:t>
            </w:r>
          </w:p>
        </w:tc>
        <w:tc>
          <w:tcPr>
            <w:tcW w:w="1690" w:type="dxa"/>
            <w:tcBorders>
              <w:bottom w:val="single" w:color="8FB6EA" w:sz="5" w:space="0"/>
            </w:tcBorders>
            <w:shd w:val="clear" w:color="auto" w:fill="FFFFFF" w:themeFill="background1"/>
            <w:tcMar/>
          </w:tcPr>
          <w:p w:rsidRPr="00CC0718" w:rsidR="00C71DC8" w:rsidP="00244814" w:rsidRDefault="00C71DC8" w14:paraId="66E967E6" w14:textId="77777777">
            <w:pPr>
              <w:rPr>
                <w:color w:val="000000"/>
                <w:spacing w:val="-2"/>
                <w:sz w:val="18"/>
              </w:rPr>
            </w:pPr>
            <w:r w:rsidRPr="00CC0718">
              <w:rPr>
                <w:color w:val="000000"/>
                <w:spacing w:val="-2"/>
                <w:sz w:val="18"/>
              </w:rPr>
              <w:t>2</w:t>
            </w:r>
          </w:p>
        </w:tc>
        <w:tc>
          <w:tcPr>
            <w:tcW w:w="1576" w:type="dxa"/>
            <w:tcBorders>
              <w:bottom w:val="single" w:color="8FB6EA" w:sz="5" w:space="0"/>
            </w:tcBorders>
            <w:shd w:val="clear" w:color="auto" w:fill="FFFFFF" w:themeFill="background1"/>
            <w:tcMar/>
          </w:tcPr>
          <w:p w:rsidRPr="00CC0718" w:rsidR="00C71DC8" w:rsidP="00244814" w:rsidRDefault="00C71DC8" w14:paraId="2343C277" w14:textId="77777777">
            <w:pPr>
              <w:rPr>
                <w:color w:val="000000"/>
                <w:spacing w:val="-2"/>
                <w:sz w:val="18"/>
              </w:rPr>
            </w:pPr>
          </w:p>
        </w:tc>
      </w:tr>
      <w:tr w:rsidRPr="00CC0718" w:rsidR="00C71DC8" w:rsidTr="3A33D0EC" w14:paraId="00133200" w14:textId="77777777">
        <w:trPr>
          <w:trHeight w:val="444" w:hRule="exact"/>
        </w:trPr>
        <w:tc>
          <w:tcPr>
            <w:tcW w:w="10717" w:type="dxa"/>
            <w:gridSpan w:val="8"/>
            <w:tcBorders>
              <w:top w:val="single" w:color="8FB6EA" w:sz="5" w:space="0"/>
            </w:tcBorders>
            <w:tcMar/>
          </w:tcPr>
          <w:p w:rsidRPr="00CC0718" w:rsidR="00C71DC8" w:rsidP="00244814" w:rsidRDefault="00C71DC8" w14:paraId="74BC8A51" w14:textId="77777777"/>
        </w:tc>
      </w:tr>
      <w:tr w:rsidRPr="00CC0718" w:rsidR="00C71DC8" w:rsidTr="3A33D0EC" w14:paraId="5B6F95CD" w14:textId="77777777">
        <w:trPr>
          <w:trHeight w:val="602" w:hRule="exact"/>
        </w:trPr>
        <w:tc>
          <w:tcPr>
            <w:tcW w:w="10717" w:type="dxa"/>
            <w:gridSpan w:val="8"/>
            <w:shd w:val="clear" w:color="auto" w:fill="FFFFFF" w:themeFill="background1"/>
            <w:tcMar/>
          </w:tcPr>
          <w:p w:rsidRPr="00CC0718" w:rsidR="00C71DC8" w:rsidP="00244814" w:rsidRDefault="00C71DC8" w14:paraId="7B71E51D" w14:textId="77777777">
            <w:pPr>
              <w:rPr>
                <w:b/>
                <w:color w:val="5C83B4"/>
                <w:spacing w:val="-2"/>
                <w:sz w:val="24"/>
              </w:rPr>
            </w:pPr>
          </w:p>
        </w:tc>
      </w:tr>
      <w:tr w:rsidRPr="00CC0718" w:rsidR="00C71DC8" w:rsidTr="3A33D0EC" w14:paraId="1ECB4D0A" w14:textId="77777777">
        <w:trPr>
          <w:trHeight w:val="458" w:hRule="exact"/>
        </w:trPr>
        <w:tc>
          <w:tcPr>
            <w:tcW w:w="1805" w:type="dxa"/>
            <w:shd w:val="clear" w:color="auto" w:fill="FFFFFF" w:themeFill="background1"/>
            <w:tcMar/>
          </w:tcPr>
          <w:p w:rsidRPr="00CC0718" w:rsidR="00C71DC8" w:rsidP="00244814" w:rsidRDefault="00C71DC8" w14:paraId="62D2C225" w14:textId="77777777">
            <w:pPr>
              <w:rPr>
                <w:b/>
                <w:color w:val="5C83B4"/>
                <w:spacing w:val="-2"/>
                <w:sz w:val="24"/>
              </w:rPr>
            </w:pPr>
            <w:r w:rsidRPr="00CC0718">
              <w:rPr>
                <w:b/>
                <w:color w:val="5C83B4"/>
                <w:spacing w:val="-2"/>
                <w:sz w:val="24"/>
              </w:rPr>
              <w:t>Nickname:</w:t>
            </w:r>
          </w:p>
        </w:tc>
        <w:tc>
          <w:tcPr>
            <w:tcW w:w="8912" w:type="dxa"/>
            <w:gridSpan w:val="7"/>
            <w:vMerge w:val="restart"/>
            <w:shd w:val="clear" w:color="auto" w:fill="FFFFFF" w:themeFill="background1"/>
            <w:tcMar/>
          </w:tcPr>
          <w:p w:rsidRPr="00CC0718" w:rsidR="00C71DC8" w:rsidP="00244814" w:rsidRDefault="00C71DC8" w14:paraId="4A6EFC21" w14:textId="77777777">
            <w:pPr>
              <w:rPr>
                <w:b/>
                <w:color w:val="5C83B4"/>
                <w:spacing w:val="-2"/>
                <w:sz w:val="24"/>
              </w:rPr>
            </w:pPr>
            <w:r w:rsidRPr="00CC0718">
              <w:rPr>
                <w:b/>
                <w:color w:val="5C83B4"/>
                <w:spacing w:val="-2"/>
                <w:sz w:val="24"/>
              </w:rPr>
              <w:t>Codes\\AXIAL CODE\\Q6- Tasks undertaken to achieve the goals\SPIRITUAL ENGAGEMENT\Group Prayer Activities</w:t>
            </w:r>
          </w:p>
        </w:tc>
      </w:tr>
      <w:tr w:rsidRPr="00CC0718" w:rsidR="00C71DC8" w:rsidTr="3A33D0EC" w14:paraId="4592759E" w14:textId="77777777">
        <w:trPr>
          <w:trHeight w:val="444" w:hRule="exact"/>
        </w:trPr>
        <w:tc>
          <w:tcPr>
            <w:tcW w:w="1805" w:type="dxa"/>
            <w:shd w:val="clear" w:color="auto" w:fill="FFFFFF" w:themeFill="background1"/>
            <w:tcMar/>
          </w:tcPr>
          <w:p w:rsidRPr="00CC0718" w:rsidR="00C71DC8" w:rsidP="00244814" w:rsidRDefault="00C71DC8" w14:paraId="7857444F" w14:textId="77777777">
            <w:pPr>
              <w:rPr>
                <w:b/>
                <w:color w:val="5C83B4"/>
                <w:spacing w:val="-2"/>
                <w:sz w:val="24"/>
              </w:rPr>
            </w:pPr>
            <w:r w:rsidRPr="00CC0718">
              <w:rPr>
                <w:b/>
                <w:color w:val="5C83B4"/>
                <w:spacing w:val="-2"/>
                <w:sz w:val="24"/>
              </w:rPr>
              <w:t>Classification:</w:t>
            </w:r>
          </w:p>
        </w:tc>
        <w:tc>
          <w:tcPr>
            <w:tcW w:w="8912" w:type="dxa"/>
            <w:gridSpan w:val="7"/>
            <w:vMerge/>
            <w:tcMar/>
          </w:tcPr>
          <w:p w:rsidRPr="00CC0718" w:rsidR="00C71DC8" w:rsidP="00244814" w:rsidRDefault="00C71DC8" w14:paraId="46E47612" w14:textId="77777777"/>
        </w:tc>
      </w:tr>
      <w:tr w:rsidRPr="00CC0718" w:rsidR="00C71DC8" w:rsidTr="3A33D0EC" w14:paraId="3DCF15E9" w14:textId="77777777">
        <w:trPr>
          <w:trHeight w:val="459" w:hRule="exact"/>
        </w:trPr>
        <w:tc>
          <w:tcPr>
            <w:tcW w:w="1805" w:type="dxa"/>
            <w:shd w:val="clear" w:color="auto" w:fill="FFFFFF" w:themeFill="background1"/>
            <w:tcMar/>
          </w:tcPr>
          <w:p w:rsidRPr="00CC0718" w:rsidR="00C71DC8" w:rsidP="00244814" w:rsidRDefault="00C71DC8" w14:paraId="1EB70983" w14:textId="77777777">
            <w:pPr>
              <w:rPr>
                <w:b/>
                <w:color w:val="5C83B4"/>
                <w:spacing w:val="-2"/>
                <w:sz w:val="24"/>
              </w:rPr>
            </w:pPr>
            <w:r w:rsidRPr="00CC0718">
              <w:rPr>
                <w:b/>
                <w:color w:val="5C83B4"/>
                <w:spacing w:val="-2"/>
                <w:sz w:val="24"/>
              </w:rPr>
              <w:t>Aggregated:</w:t>
            </w:r>
          </w:p>
        </w:tc>
        <w:tc>
          <w:tcPr>
            <w:tcW w:w="8912" w:type="dxa"/>
            <w:gridSpan w:val="7"/>
            <w:shd w:val="clear" w:color="auto" w:fill="FFFFFF" w:themeFill="background1"/>
            <w:tcMar/>
          </w:tcPr>
          <w:p w:rsidRPr="00CC0718" w:rsidR="00C71DC8" w:rsidP="00244814" w:rsidRDefault="00C71DC8" w14:paraId="6EF4BBA2" w14:textId="77777777">
            <w:pPr>
              <w:rPr>
                <w:b/>
                <w:color w:val="5C83B4"/>
                <w:spacing w:val="-2"/>
                <w:sz w:val="24"/>
              </w:rPr>
            </w:pPr>
            <w:r w:rsidRPr="00CC0718">
              <w:rPr>
                <w:b/>
                <w:color w:val="5C83B4"/>
                <w:spacing w:val="-2"/>
                <w:sz w:val="24"/>
              </w:rPr>
              <w:t>No</w:t>
            </w:r>
          </w:p>
        </w:tc>
      </w:tr>
      <w:tr w:rsidRPr="00CC0718" w:rsidR="00C71DC8" w:rsidTr="3A33D0EC" w14:paraId="595C066A" w14:textId="77777777">
        <w:trPr>
          <w:trHeight w:val="344" w:hRule="exact"/>
        </w:trPr>
        <w:tc>
          <w:tcPr>
            <w:tcW w:w="3381" w:type="dxa"/>
            <w:gridSpan w:val="2"/>
            <w:tcBorders>
              <w:bottom w:val="single" w:color="8FB6EA" w:sz="5" w:space="0"/>
            </w:tcBorders>
            <w:shd w:val="clear" w:color="auto" w:fill="FFFFFF" w:themeFill="background1"/>
            <w:tcMar/>
          </w:tcPr>
          <w:p w:rsidRPr="00CC0718" w:rsidR="00C71DC8" w:rsidP="00244814" w:rsidRDefault="00C71DC8" w14:paraId="4C88603D" w14:textId="77777777">
            <w:pPr>
              <w:rPr>
                <w:color w:val="000000"/>
                <w:spacing w:val="-2"/>
                <w:sz w:val="18"/>
              </w:rPr>
            </w:pPr>
            <w:r w:rsidRPr="00CC0718">
              <w:rPr>
                <w:color w:val="000000"/>
                <w:spacing w:val="-2"/>
                <w:sz w:val="18"/>
              </w:rPr>
              <w:t>Document</w:t>
            </w:r>
          </w:p>
        </w:tc>
        <w:tc>
          <w:tcPr>
            <w:tcW w:w="1132" w:type="dxa"/>
            <w:tcBorders>
              <w:bottom w:val="single" w:color="8FB6EA" w:sz="5" w:space="0"/>
            </w:tcBorders>
            <w:shd w:val="clear" w:color="auto" w:fill="FFFFFF" w:themeFill="background1"/>
            <w:tcMar/>
          </w:tcPr>
          <w:p w:rsidRPr="00CC0718" w:rsidR="00C71DC8" w:rsidP="00244814" w:rsidRDefault="00C71DC8" w14:paraId="26E0E0C6" w14:textId="77777777">
            <w:pPr>
              <w:rPr>
                <w:color w:val="000000"/>
                <w:spacing w:val="-2"/>
                <w:sz w:val="18"/>
              </w:rPr>
            </w:pPr>
            <w:r w:rsidRPr="00CC0718">
              <w:rPr>
                <w:color w:val="000000"/>
                <w:spacing w:val="-2"/>
                <w:sz w:val="18"/>
              </w:rPr>
              <w:t>1</w:t>
            </w:r>
          </w:p>
        </w:tc>
        <w:tc>
          <w:tcPr>
            <w:tcW w:w="1576" w:type="dxa"/>
            <w:gridSpan w:val="2"/>
            <w:tcBorders>
              <w:bottom w:val="single" w:color="8FB6EA" w:sz="5" w:space="0"/>
            </w:tcBorders>
            <w:shd w:val="clear" w:color="auto" w:fill="FFFFFF" w:themeFill="background1"/>
            <w:tcMar/>
          </w:tcPr>
          <w:p w:rsidRPr="00CC0718" w:rsidR="00C71DC8" w:rsidP="00244814" w:rsidRDefault="00C71DC8" w14:paraId="1C1BD2E4" w14:textId="77777777">
            <w:pPr>
              <w:rPr>
                <w:color w:val="000000"/>
                <w:spacing w:val="-2"/>
                <w:sz w:val="18"/>
              </w:rPr>
            </w:pPr>
            <w:r w:rsidRPr="00CC0718">
              <w:rPr>
                <w:color w:val="000000"/>
                <w:spacing w:val="-2"/>
                <w:sz w:val="18"/>
              </w:rPr>
              <w:t>1</w:t>
            </w:r>
          </w:p>
        </w:tc>
        <w:tc>
          <w:tcPr>
            <w:tcW w:w="1362" w:type="dxa"/>
            <w:tcBorders>
              <w:bottom w:val="single" w:color="8FB6EA" w:sz="5" w:space="0"/>
            </w:tcBorders>
            <w:shd w:val="clear" w:color="auto" w:fill="FFFFFF" w:themeFill="background1"/>
            <w:tcMar/>
          </w:tcPr>
          <w:p w:rsidRPr="00CC0718" w:rsidR="00C71DC8" w:rsidP="00244814" w:rsidRDefault="00C71DC8" w14:paraId="727628D3" w14:textId="77777777">
            <w:pPr>
              <w:rPr>
                <w:color w:val="000000"/>
                <w:spacing w:val="-2"/>
                <w:sz w:val="18"/>
              </w:rPr>
            </w:pPr>
            <w:r w:rsidRPr="00CC0718">
              <w:rPr>
                <w:color w:val="000000"/>
                <w:spacing w:val="-2"/>
                <w:sz w:val="18"/>
              </w:rPr>
              <w:t>5</w:t>
            </w:r>
          </w:p>
        </w:tc>
        <w:tc>
          <w:tcPr>
            <w:tcW w:w="1690" w:type="dxa"/>
            <w:tcBorders>
              <w:bottom w:val="single" w:color="8FB6EA" w:sz="5" w:space="0"/>
            </w:tcBorders>
            <w:shd w:val="clear" w:color="auto" w:fill="FFFFFF" w:themeFill="background1"/>
            <w:tcMar/>
          </w:tcPr>
          <w:p w:rsidRPr="00CC0718" w:rsidR="00C71DC8" w:rsidP="00244814" w:rsidRDefault="00C71DC8" w14:paraId="3A09291A" w14:textId="77777777">
            <w:pPr>
              <w:rPr>
                <w:color w:val="000000"/>
                <w:spacing w:val="-2"/>
                <w:sz w:val="18"/>
              </w:rPr>
            </w:pPr>
            <w:r w:rsidRPr="00CC0718">
              <w:rPr>
                <w:color w:val="000000"/>
                <w:spacing w:val="-2"/>
                <w:sz w:val="18"/>
              </w:rPr>
              <w:t>1</w:t>
            </w:r>
          </w:p>
        </w:tc>
        <w:tc>
          <w:tcPr>
            <w:tcW w:w="1576" w:type="dxa"/>
            <w:tcBorders>
              <w:bottom w:val="single" w:color="8FB6EA" w:sz="5" w:space="0"/>
            </w:tcBorders>
            <w:shd w:val="clear" w:color="auto" w:fill="FFFFFF" w:themeFill="background1"/>
            <w:tcMar/>
          </w:tcPr>
          <w:p w:rsidRPr="00CC0718" w:rsidR="00C71DC8" w:rsidP="00244814" w:rsidRDefault="00C71DC8" w14:paraId="0C7AAD6E" w14:textId="77777777">
            <w:pPr>
              <w:rPr>
                <w:color w:val="000000"/>
                <w:spacing w:val="-2"/>
                <w:sz w:val="18"/>
              </w:rPr>
            </w:pPr>
          </w:p>
        </w:tc>
      </w:tr>
      <w:tr w:rsidRPr="00CC0718" w:rsidR="00C71DC8" w:rsidTr="3A33D0EC" w14:paraId="4B74B1C3" w14:textId="77777777">
        <w:trPr>
          <w:trHeight w:val="444" w:hRule="exact"/>
        </w:trPr>
        <w:tc>
          <w:tcPr>
            <w:tcW w:w="10717" w:type="dxa"/>
            <w:gridSpan w:val="8"/>
            <w:tcBorders>
              <w:top w:val="single" w:color="8FB6EA" w:sz="5" w:space="0"/>
            </w:tcBorders>
            <w:tcMar/>
          </w:tcPr>
          <w:p w:rsidRPr="00CC0718" w:rsidR="00C71DC8" w:rsidP="00244814" w:rsidRDefault="00C71DC8" w14:paraId="3A6EE5DA" w14:textId="77777777"/>
        </w:tc>
      </w:tr>
      <w:tr w:rsidRPr="00CC0718" w:rsidR="00C71DC8" w:rsidTr="3A33D0EC" w14:paraId="2EE58B2C" w14:textId="77777777">
        <w:trPr>
          <w:trHeight w:val="344" w:hRule="exact"/>
        </w:trPr>
        <w:tc>
          <w:tcPr>
            <w:tcW w:w="10717" w:type="dxa"/>
            <w:gridSpan w:val="8"/>
            <w:shd w:val="clear" w:color="auto" w:fill="FFFFFF" w:themeFill="background1"/>
            <w:tcMar/>
          </w:tcPr>
          <w:p w:rsidRPr="00CC0718" w:rsidR="00C71DC8" w:rsidP="00244814" w:rsidRDefault="00C71DC8" w14:paraId="56D47050" w14:textId="77777777">
            <w:pPr>
              <w:rPr>
                <w:b/>
                <w:color w:val="5C83B4"/>
                <w:spacing w:val="-2"/>
                <w:sz w:val="24"/>
              </w:rPr>
            </w:pPr>
          </w:p>
        </w:tc>
      </w:tr>
      <w:tr w:rsidRPr="00CC0718" w:rsidR="00C71DC8" w:rsidTr="3A33D0EC" w14:paraId="527031AB" w14:textId="77777777">
        <w:trPr>
          <w:trHeight w:val="444" w:hRule="exact"/>
        </w:trPr>
        <w:tc>
          <w:tcPr>
            <w:tcW w:w="1805" w:type="dxa"/>
            <w:shd w:val="clear" w:color="auto" w:fill="FFFFFF" w:themeFill="background1"/>
            <w:tcMar/>
          </w:tcPr>
          <w:p w:rsidRPr="00CC0718" w:rsidR="00C71DC8" w:rsidP="00244814" w:rsidRDefault="00C71DC8" w14:paraId="3718F638" w14:textId="77777777">
            <w:pPr>
              <w:rPr>
                <w:b/>
                <w:color w:val="5C83B4"/>
                <w:spacing w:val="-2"/>
                <w:sz w:val="24"/>
              </w:rPr>
            </w:pPr>
            <w:r w:rsidRPr="00CC0718">
              <w:rPr>
                <w:b/>
                <w:color w:val="5C83B4"/>
                <w:spacing w:val="-2"/>
                <w:sz w:val="24"/>
              </w:rPr>
              <w:t>Nickname:</w:t>
            </w:r>
          </w:p>
        </w:tc>
        <w:tc>
          <w:tcPr>
            <w:tcW w:w="8912" w:type="dxa"/>
            <w:gridSpan w:val="7"/>
            <w:vMerge w:val="restart"/>
            <w:shd w:val="clear" w:color="auto" w:fill="FFFFFF" w:themeFill="background1"/>
            <w:tcMar/>
          </w:tcPr>
          <w:p w:rsidRPr="00CC0718" w:rsidR="00C71DC8" w:rsidP="00244814" w:rsidRDefault="00C71DC8" w14:paraId="53AA9703" w14:textId="77777777">
            <w:pPr>
              <w:rPr>
                <w:b/>
                <w:color w:val="5C83B4"/>
                <w:spacing w:val="-2"/>
                <w:sz w:val="24"/>
              </w:rPr>
            </w:pPr>
            <w:r w:rsidRPr="00CC0718">
              <w:rPr>
                <w:b/>
                <w:color w:val="5C83B4"/>
                <w:spacing w:val="-2"/>
                <w:sz w:val="24"/>
              </w:rPr>
              <w:t>Codes\\AXIAL CODE\\Q6- Tasks undertaken to achieve the goals\SUPPORT SERVICES</w:t>
            </w:r>
          </w:p>
        </w:tc>
      </w:tr>
      <w:tr w:rsidRPr="00CC0718" w:rsidR="00C71DC8" w:rsidTr="3A33D0EC" w14:paraId="4F7AAD9C" w14:textId="77777777">
        <w:trPr>
          <w:trHeight w:val="458" w:hRule="exact"/>
        </w:trPr>
        <w:tc>
          <w:tcPr>
            <w:tcW w:w="1805" w:type="dxa"/>
            <w:shd w:val="clear" w:color="auto" w:fill="FFFFFF" w:themeFill="background1"/>
            <w:tcMar/>
          </w:tcPr>
          <w:p w:rsidRPr="00CC0718" w:rsidR="00C71DC8" w:rsidP="00244814" w:rsidRDefault="00C71DC8" w14:paraId="352E5652" w14:textId="77777777">
            <w:pPr>
              <w:rPr>
                <w:b/>
                <w:color w:val="5C83B4"/>
                <w:spacing w:val="-2"/>
                <w:sz w:val="24"/>
              </w:rPr>
            </w:pPr>
            <w:r w:rsidRPr="00CC0718">
              <w:rPr>
                <w:b/>
                <w:color w:val="5C83B4"/>
                <w:spacing w:val="-2"/>
                <w:sz w:val="24"/>
              </w:rPr>
              <w:t>Classification:</w:t>
            </w:r>
          </w:p>
        </w:tc>
        <w:tc>
          <w:tcPr>
            <w:tcW w:w="8912" w:type="dxa"/>
            <w:gridSpan w:val="7"/>
            <w:vMerge/>
            <w:tcMar/>
          </w:tcPr>
          <w:p w:rsidRPr="00CC0718" w:rsidR="00C71DC8" w:rsidP="00244814" w:rsidRDefault="00C71DC8" w14:paraId="4DB26287" w14:textId="77777777"/>
        </w:tc>
      </w:tr>
      <w:tr w:rsidRPr="00CC0718" w:rsidR="00C71DC8" w:rsidTr="3A33D0EC" w14:paraId="4067E291" w14:textId="77777777">
        <w:trPr>
          <w:trHeight w:val="445" w:hRule="exact"/>
        </w:trPr>
        <w:tc>
          <w:tcPr>
            <w:tcW w:w="1805" w:type="dxa"/>
            <w:shd w:val="clear" w:color="auto" w:fill="FFFFFF" w:themeFill="background1"/>
            <w:tcMar/>
          </w:tcPr>
          <w:p w:rsidRPr="00CC0718" w:rsidR="00C71DC8" w:rsidP="00244814" w:rsidRDefault="00C71DC8" w14:paraId="306307F9" w14:textId="77777777">
            <w:pPr>
              <w:rPr>
                <w:b/>
                <w:color w:val="5C83B4"/>
                <w:spacing w:val="-2"/>
                <w:sz w:val="24"/>
              </w:rPr>
            </w:pPr>
            <w:r w:rsidRPr="00CC0718">
              <w:rPr>
                <w:b/>
                <w:color w:val="5C83B4"/>
                <w:spacing w:val="-2"/>
                <w:sz w:val="24"/>
              </w:rPr>
              <w:t>Aggregated:</w:t>
            </w:r>
          </w:p>
        </w:tc>
        <w:tc>
          <w:tcPr>
            <w:tcW w:w="8912" w:type="dxa"/>
            <w:gridSpan w:val="7"/>
            <w:shd w:val="clear" w:color="auto" w:fill="FFFFFF" w:themeFill="background1"/>
            <w:tcMar/>
          </w:tcPr>
          <w:p w:rsidRPr="00CC0718" w:rsidR="00C71DC8" w:rsidP="00244814" w:rsidRDefault="00C71DC8" w14:paraId="6235AE2D" w14:textId="77777777">
            <w:pPr>
              <w:rPr>
                <w:b/>
                <w:color w:val="5C83B4"/>
                <w:spacing w:val="-2"/>
                <w:sz w:val="24"/>
              </w:rPr>
            </w:pPr>
            <w:r w:rsidRPr="00CC0718">
              <w:rPr>
                <w:b/>
                <w:color w:val="5C83B4"/>
                <w:spacing w:val="-2"/>
                <w:sz w:val="24"/>
              </w:rPr>
              <w:t>Yes</w:t>
            </w:r>
          </w:p>
        </w:tc>
      </w:tr>
      <w:tr w:rsidRPr="00CC0718" w:rsidR="00C71DC8" w:rsidTr="3A33D0EC" w14:paraId="3DA9CA00" w14:textId="77777777">
        <w:trPr>
          <w:trHeight w:val="343" w:hRule="exact"/>
        </w:trPr>
        <w:tc>
          <w:tcPr>
            <w:tcW w:w="3381" w:type="dxa"/>
            <w:gridSpan w:val="2"/>
            <w:tcBorders>
              <w:bottom w:val="single" w:color="8FB6EA" w:sz="5" w:space="0"/>
            </w:tcBorders>
            <w:shd w:val="clear" w:color="auto" w:fill="FFFFFF" w:themeFill="background1"/>
            <w:tcMar/>
          </w:tcPr>
          <w:p w:rsidRPr="00CC0718" w:rsidR="00C71DC8" w:rsidP="00244814" w:rsidRDefault="00C71DC8" w14:paraId="6C6BB5EE" w14:textId="77777777">
            <w:pPr>
              <w:rPr>
                <w:color w:val="000000"/>
                <w:spacing w:val="-2"/>
                <w:sz w:val="18"/>
              </w:rPr>
            </w:pPr>
            <w:r w:rsidRPr="00CC0718">
              <w:rPr>
                <w:color w:val="000000"/>
                <w:spacing w:val="-2"/>
                <w:sz w:val="18"/>
              </w:rPr>
              <w:t>Document</w:t>
            </w:r>
          </w:p>
        </w:tc>
        <w:tc>
          <w:tcPr>
            <w:tcW w:w="1132" w:type="dxa"/>
            <w:tcBorders>
              <w:bottom w:val="single" w:color="8FB6EA" w:sz="5" w:space="0"/>
            </w:tcBorders>
            <w:shd w:val="clear" w:color="auto" w:fill="FFFFFF" w:themeFill="background1"/>
            <w:tcMar/>
          </w:tcPr>
          <w:p w:rsidRPr="00CC0718" w:rsidR="00C71DC8" w:rsidP="00244814" w:rsidRDefault="00C71DC8" w14:paraId="7B2F62D2" w14:textId="77777777">
            <w:pPr>
              <w:rPr>
                <w:color w:val="000000"/>
                <w:spacing w:val="-2"/>
                <w:sz w:val="18"/>
              </w:rPr>
            </w:pPr>
            <w:r w:rsidRPr="00CC0718">
              <w:rPr>
                <w:color w:val="000000"/>
                <w:spacing w:val="-2"/>
                <w:sz w:val="18"/>
              </w:rPr>
              <w:t>1</w:t>
            </w:r>
          </w:p>
        </w:tc>
        <w:tc>
          <w:tcPr>
            <w:tcW w:w="1576" w:type="dxa"/>
            <w:gridSpan w:val="2"/>
            <w:tcBorders>
              <w:bottom w:val="single" w:color="8FB6EA" w:sz="5" w:space="0"/>
            </w:tcBorders>
            <w:shd w:val="clear" w:color="auto" w:fill="FFFFFF" w:themeFill="background1"/>
            <w:tcMar/>
          </w:tcPr>
          <w:p w:rsidRPr="00CC0718" w:rsidR="00C71DC8" w:rsidP="00244814" w:rsidRDefault="00C71DC8" w14:paraId="63EEF9C3" w14:textId="77777777">
            <w:pPr>
              <w:rPr>
                <w:color w:val="000000"/>
                <w:spacing w:val="-2"/>
                <w:sz w:val="18"/>
              </w:rPr>
            </w:pPr>
            <w:r w:rsidRPr="00CC0718">
              <w:rPr>
                <w:color w:val="000000"/>
                <w:spacing w:val="-2"/>
                <w:sz w:val="18"/>
              </w:rPr>
              <w:t>4</w:t>
            </w:r>
          </w:p>
        </w:tc>
        <w:tc>
          <w:tcPr>
            <w:tcW w:w="1362" w:type="dxa"/>
            <w:tcBorders>
              <w:bottom w:val="single" w:color="8FB6EA" w:sz="5" w:space="0"/>
            </w:tcBorders>
            <w:shd w:val="clear" w:color="auto" w:fill="FFFFFF" w:themeFill="background1"/>
            <w:tcMar/>
          </w:tcPr>
          <w:p w:rsidRPr="00CC0718" w:rsidR="00C71DC8" w:rsidP="00244814" w:rsidRDefault="00C71DC8" w14:paraId="61F0A832" w14:textId="77777777">
            <w:pPr>
              <w:rPr>
                <w:color w:val="000000"/>
                <w:spacing w:val="-2"/>
                <w:sz w:val="18"/>
              </w:rPr>
            </w:pPr>
            <w:r w:rsidRPr="00CC0718">
              <w:rPr>
                <w:color w:val="000000"/>
                <w:spacing w:val="-2"/>
                <w:sz w:val="18"/>
              </w:rPr>
              <w:t>18</w:t>
            </w:r>
          </w:p>
        </w:tc>
        <w:tc>
          <w:tcPr>
            <w:tcW w:w="1690" w:type="dxa"/>
            <w:tcBorders>
              <w:bottom w:val="single" w:color="8FB6EA" w:sz="5" w:space="0"/>
            </w:tcBorders>
            <w:shd w:val="clear" w:color="auto" w:fill="FFFFFF" w:themeFill="background1"/>
            <w:tcMar/>
          </w:tcPr>
          <w:p w:rsidRPr="00CC0718" w:rsidR="00C71DC8" w:rsidP="00244814" w:rsidRDefault="00C71DC8" w14:paraId="687177C1" w14:textId="77777777">
            <w:pPr>
              <w:rPr>
                <w:color w:val="000000"/>
                <w:spacing w:val="-2"/>
                <w:sz w:val="18"/>
              </w:rPr>
            </w:pPr>
            <w:r w:rsidRPr="00CC0718">
              <w:rPr>
                <w:color w:val="000000"/>
                <w:spacing w:val="-2"/>
                <w:sz w:val="18"/>
              </w:rPr>
              <w:t>4</w:t>
            </w:r>
          </w:p>
        </w:tc>
        <w:tc>
          <w:tcPr>
            <w:tcW w:w="1576" w:type="dxa"/>
            <w:tcBorders>
              <w:bottom w:val="single" w:color="8FB6EA" w:sz="5" w:space="0"/>
            </w:tcBorders>
            <w:shd w:val="clear" w:color="auto" w:fill="FFFFFF" w:themeFill="background1"/>
            <w:tcMar/>
          </w:tcPr>
          <w:p w:rsidRPr="00CC0718" w:rsidR="00C71DC8" w:rsidP="00244814" w:rsidRDefault="00C71DC8" w14:paraId="640C0F09" w14:textId="77777777">
            <w:pPr>
              <w:rPr>
                <w:color w:val="000000"/>
                <w:spacing w:val="-2"/>
                <w:sz w:val="18"/>
              </w:rPr>
            </w:pPr>
          </w:p>
        </w:tc>
      </w:tr>
      <w:tr w:rsidRPr="00CC0718" w:rsidR="00C71DC8" w:rsidTr="3A33D0EC" w14:paraId="504EC67C" w14:textId="77777777">
        <w:trPr>
          <w:trHeight w:val="445" w:hRule="exact"/>
        </w:trPr>
        <w:tc>
          <w:tcPr>
            <w:tcW w:w="10717" w:type="dxa"/>
            <w:gridSpan w:val="8"/>
            <w:tcBorders>
              <w:top w:val="single" w:color="8FB6EA" w:sz="5" w:space="0"/>
            </w:tcBorders>
            <w:tcMar/>
          </w:tcPr>
          <w:p w:rsidRPr="00CC0718" w:rsidR="00C71DC8" w:rsidP="00244814" w:rsidRDefault="00C71DC8" w14:paraId="35B733E6" w14:textId="77777777"/>
        </w:tc>
      </w:tr>
      <w:tr w:rsidRPr="00CC0718" w:rsidR="00C71DC8" w:rsidTr="3A33D0EC" w14:paraId="121D294F" w14:textId="77777777">
        <w:trPr>
          <w:trHeight w:val="343" w:hRule="exact"/>
        </w:trPr>
        <w:tc>
          <w:tcPr>
            <w:tcW w:w="10717" w:type="dxa"/>
            <w:gridSpan w:val="8"/>
            <w:shd w:val="clear" w:color="auto" w:fill="FFFFFF" w:themeFill="background1"/>
            <w:tcMar/>
          </w:tcPr>
          <w:p w:rsidRPr="00CC0718" w:rsidR="00C71DC8" w:rsidP="00244814" w:rsidRDefault="00C71DC8" w14:paraId="79216B45" w14:textId="77777777">
            <w:pPr>
              <w:rPr>
                <w:b/>
                <w:color w:val="5C83B4"/>
                <w:spacing w:val="-2"/>
                <w:sz w:val="24"/>
              </w:rPr>
            </w:pPr>
            <w:bookmarkStart w:name="CodesAXIALCODEQ6Tasksundertakentoachieve" w:id="71"/>
            <w:bookmarkEnd w:id="71"/>
          </w:p>
        </w:tc>
      </w:tr>
      <w:tr w:rsidRPr="00CC0718" w:rsidR="00C71DC8" w:rsidTr="3A33D0EC" w14:paraId="3F71FFDF" w14:textId="77777777">
        <w:trPr>
          <w:trHeight w:val="445" w:hRule="exact"/>
        </w:trPr>
        <w:tc>
          <w:tcPr>
            <w:tcW w:w="1805" w:type="dxa"/>
            <w:shd w:val="clear" w:color="auto" w:fill="FFFFFF" w:themeFill="background1"/>
            <w:tcMar/>
          </w:tcPr>
          <w:p w:rsidRPr="00CC0718" w:rsidR="00C71DC8" w:rsidP="00244814" w:rsidRDefault="00C71DC8" w14:paraId="03C67D1E" w14:textId="77777777">
            <w:pPr>
              <w:rPr>
                <w:b/>
                <w:color w:val="5C83B4"/>
                <w:spacing w:val="-2"/>
                <w:sz w:val="24"/>
              </w:rPr>
            </w:pPr>
            <w:r w:rsidRPr="00CC0718">
              <w:rPr>
                <w:b/>
                <w:color w:val="5C83B4"/>
                <w:spacing w:val="-2"/>
                <w:sz w:val="24"/>
              </w:rPr>
              <w:t>Nickname:</w:t>
            </w:r>
          </w:p>
        </w:tc>
        <w:tc>
          <w:tcPr>
            <w:tcW w:w="8912" w:type="dxa"/>
            <w:gridSpan w:val="7"/>
            <w:vMerge w:val="restart"/>
            <w:shd w:val="clear" w:color="auto" w:fill="FFFFFF" w:themeFill="background1"/>
            <w:tcMar/>
          </w:tcPr>
          <w:p w:rsidRPr="00CC0718" w:rsidR="00C71DC8" w:rsidP="00244814" w:rsidRDefault="00C71DC8" w14:paraId="70BA8AF6" w14:textId="77777777">
            <w:pPr>
              <w:rPr>
                <w:b/>
                <w:color w:val="5C83B4"/>
                <w:spacing w:val="-2"/>
                <w:sz w:val="24"/>
              </w:rPr>
            </w:pPr>
            <w:r w:rsidRPr="00CC0718">
              <w:rPr>
                <w:b/>
                <w:color w:val="5C83B4"/>
                <w:spacing w:val="-2"/>
                <w:sz w:val="24"/>
              </w:rPr>
              <w:t>Codes\\AXIAL CODE\\Q6- Tasks undertaken to achieve the goals\SUPPORT SERVICES\Food Pantry</w:t>
            </w:r>
          </w:p>
        </w:tc>
      </w:tr>
      <w:tr w:rsidRPr="00CC0718" w:rsidR="00C71DC8" w:rsidTr="3A33D0EC" w14:paraId="1BDEF428" w14:textId="77777777">
        <w:trPr>
          <w:trHeight w:val="458" w:hRule="exact"/>
        </w:trPr>
        <w:tc>
          <w:tcPr>
            <w:tcW w:w="1805" w:type="dxa"/>
            <w:shd w:val="clear" w:color="auto" w:fill="FFFFFF" w:themeFill="background1"/>
            <w:tcMar/>
          </w:tcPr>
          <w:p w:rsidRPr="00CC0718" w:rsidR="00C71DC8" w:rsidP="00244814" w:rsidRDefault="00C71DC8" w14:paraId="1371D546" w14:textId="77777777">
            <w:pPr>
              <w:rPr>
                <w:b/>
                <w:color w:val="5C83B4"/>
                <w:spacing w:val="-2"/>
                <w:sz w:val="24"/>
              </w:rPr>
            </w:pPr>
            <w:r w:rsidRPr="00CC0718">
              <w:rPr>
                <w:b/>
                <w:color w:val="5C83B4"/>
                <w:spacing w:val="-2"/>
                <w:sz w:val="24"/>
              </w:rPr>
              <w:lastRenderedPageBreak/>
              <w:t>Classification:</w:t>
            </w:r>
          </w:p>
        </w:tc>
        <w:tc>
          <w:tcPr>
            <w:tcW w:w="8912" w:type="dxa"/>
            <w:gridSpan w:val="7"/>
            <w:vMerge/>
            <w:tcMar/>
          </w:tcPr>
          <w:p w:rsidRPr="00CC0718" w:rsidR="00C71DC8" w:rsidP="00244814" w:rsidRDefault="00C71DC8" w14:paraId="110F87F1" w14:textId="77777777"/>
        </w:tc>
      </w:tr>
      <w:tr w:rsidRPr="00CC0718" w:rsidR="00C71DC8" w:rsidTr="3A33D0EC" w14:paraId="512EE107" w14:textId="77777777">
        <w:trPr>
          <w:trHeight w:val="444" w:hRule="exact"/>
        </w:trPr>
        <w:tc>
          <w:tcPr>
            <w:tcW w:w="1805" w:type="dxa"/>
            <w:shd w:val="clear" w:color="auto" w:fill="FFFFFF" w:themeFill="background1"/>
            <w:tcMar/>
          </w:tcPr>
          <w:p w:rsidRPr="00CC0718" w:rsidR="00C71DC8" w:rsidP="00244814" w:rsidRDefault="00C71DC8" w14:paraId="53496092" w14:textId="77777777">
            <w:pPr>
              <w:rPr>
                <w:b/>
                <w:color w:val="5C83B4"/>
                <w:spacing w:val="-2"/>
                <w:sz w:val="24"/>
              </w:rPr>
            </w:pPr>
            <w:r w:rsidRPr="00CC0718">
              <w:rPr>
                <w:b/>
                <w:color w:val="5C83B4"/>
                <w:spacing w:val="-2"/>
                <w:sz w:val="24"/>
              </w:rPr>
              <w:t>Aggregated:</w:t>
            </w:r>
          </w:p>
        </w:tc>
        <w:tc>
          <w:tcPr>
            <w:tcW w:w="8912" w:type="dxa"/>
            <w:gridSpan w:val="7"/>
            <w:shd w:val="clear" w:color="auto" w:fill="FFFFFF" w:themeFill="background1"/>
            <w:tcMar/>
          </w:tcPr>
          <w:p w:rsidRPr="00CC0718" w:rsidR="00C71DC8" w:rsidP="00244814" w:rsidRDefault="00C71DC8" w14:paraId="410AAA2A" w14:textId="77777777">
            <w:pPr>
              <w:rPr>
                <w:b/>
                <w:color w:val="5C83B4"/>
                <w:spacing w:val="-2"/>
                <w:sz w:val="24"/>
              </w:rPr>
            </w:pPr>
            <w:r w:rsidRPr="00CC0718">
              <w:rPr>
                <w:b/>
                <w:color w:val="5C83B4"/>
                <w:spacing w:val="-2"/>
                <w:sz w:val="24"/>
              </w:rPr>
              <w:t>No</w:t>
            </w:r>
          </w:p>
        </w:tc>
      </w:tr>
      <w:tr w:rsidRPr="00CC0718" w:rsidR="00C71DC8" w:rsidTr="3A33D0EC" w14:paraId="49A702A1" w14:textId="77777777">
        <w:trPr>
          <w:trHeight w:val="344" w:hRule="exact"/>
        </w:trPr>
        <w:tc>
          <w:tcPr>
            <w:tcW w:w="3381" w:type="dxa"/>
            <w:gridSpan w:val="2"/>
            <w:tcBorders>
              <w:bottom w:val="single" w:color="8FB6EA" w:sz="5" w:space="0"/>
            </w:tcBorders>
            <w:shd w:val="clear" w:color="auto" w:fill="FFFFFF" w:themeFill="background1"/>
            <w:tcMar/>
          </w:tcPr>
          <w:p w:rsidRPr="00CC0718" w:rsidR="00C71DC8" w:rsidP="00244814" w:rsidRDefault="00C71DC8" w14:paraId="0E7BA63C" w14:textId="77777777">
            <w:pPr>
              <w:rPr>
                <w:color w:val="000000"/>
                <w:spacing w:val="-2"/>
                <w:sz w:val="18"/>
              </w:rPr>
            </w:pPr>
            <w:r w:rsidRPr="00CC0718">
              <w:rPr>
                <w:color w:val="000000"/>
                <w:spacing w:val="-2"/>
                <w:sz w:val="18"/>
              </w:rPr>
              <w:t>Document</w:t>
            </w:r>
          </w:p>
        </w:tc>
        <w:tc>
          <w:tcPr>
            <w:tcW w:w="1132" w:type="dxa"/>
            <w:tcBorders>
              <w:bottom w:val="single" w:color="8FB6EA" w:sz="5" w:space="0"/>
            </w:tcBorders>
            <w:shd w:val="clear" w:color="auto" w:fill="FFFFFF" w:themeFill="background1"/>
            <w:tcMar/>
          </w:tcPr>
          <w:p w:rsidRPr="00CC0718" w:rsidR="00C71DC8" w:rsidP="00244814" w:rsidRDefault="00C71DC8" w14:paraId="38A4F35C" w14:textId="77777777">
            <w:pPr>
              <w:rPr>
                <w:color w:val="000000"/>
                <w:spacing w:val="-2"/>
                <w:sz w:val="18"/>
              </w:rPr>
            </w:pPr>
            <w:r w:rsidRPr="00CC0718">
              <w:rPr>
                <w:color w:val="000000"/>
                <w:spacing w:val="-2"/>
                <w:sz w:val="18"/>
              </w:rPr>
              <w:t>1</w:t>
            </w:r>
          </w:p>
        </w:tc>
        <w:tc>
          <w:tcPr>
            <w:tcW w:w="1576" w:type="dxa"/>
            <w:gridSpan w:val="2"/>
            <w:tcBorders>
              <w:bottom w:val="single" w:color="8FB6EA" w:sz="5" w:space="0"/>
            </w:tcBorders>
            <w:shd w:val="clear" w:color="auto" w:fill="FFFFFF" w:themeFill="background1"/>
            <w:tcMar/>
          </w:tcPr>
          <w:p w:rsidRPr="00CC0718" w:rsidR="00C71DC8" w:rsidP="00244814" w:rsidRDefault="00C71DC8" w14:paraId="2B18E6AA" w14:textId="77777777">
            <w:pPr>
              <w:rPr>
                <w:color w:val="000000"/>
                <w:spacing w:val="-2"/>
                <w:sz w:val="18"/>
              </w:rPr>
            </w:pPr>
            <w:r w:rsidRPr="00CC0718">
              <w:rPr>
                <w:color w:val="000000"/>
                <w:spacing w:val="-2"/>
                <w:sz w:val="18"/>
              </w:rPr>
              <w:t>4</w:t>
            </w:r>
          </w:p>
        </w:tc>
        <w:tc>
          <w:tcPr>
            <w:tcW w:w="1362" w:type="dxa"/>
            <w:tcBorders>
              <w:bottom w:val="single" w:color="8FB6EA" w:sz="5" w:space="0"/>
            </w:tcBorders>
            <w:shd w:val="clear" w:color="auto" w:fill="FFFFFF" w:themeFill="background1"/>
            <w:tcMar/>
          </w:tcPr>
          <w:p w:rsidRPr="00CC0718" w:rsidR="00C71DC8" w:rsidP="00244814" w:rsidRDefault="00C71DC8" w14:paraId="7555E437" w14:textId="77777777">
            <w:pPr>
              <w:rPr>
                <w:color w:val="000000"/>
                <w:spacing w:val="-2"/>
                <w:sz w:val="18"/>
              </w:rPr>
            </w:pPr>
            <w:r w:rsidRPr="00CC0718">
              <w:rPr>
                <w:color w:val="000000"/>
                <w:spacing w:val="-2"/>
                <w:sz w:val="18"/>
              </w:rPr>
              <w:t>18</w:t>
            </w:r>
          </w:p>
        </w:tc>
        <w:tc>
          <w:tcPr>
            <w:tcW w:w="1690" w:type="dxa"/>
            <w:tcBorders>
              <w:bottom w:val="single" w:color="8FB6EA" w:sz="5" w:space="0"/>
            </w:tcBorders>
            <w:shd w:val="clear" w:color="auto" w:fill="FFFFFF" w:themeFill="background1"/>
            <w:tcMar/>
          </w:tcPr>
          <w:p w:rsidRPr="00CC0718" w:rsidR="00C71DC8" w:rsidP="00244814" w:rsidRDefault="00C71DC8" w14:paraId="7B2117B9" w14:textId="77777777">
            <w:pPr>
              <w:rPr>
                <w:color w:val="000000"/>
                <w:spacing w:val="-2"/>
                <w:sz w:val="18"/>
              </w:rPr>
            </w:pPr>
            <w:r w:rsidRPr="00CC0718">
              <w:rPr>
                <w:color w:val="000000"/>
                <w:spacing w:val="-2"/>
                <w:sz w:val="18"/>
              </w:rPr>
              <w:t>4</w:t>
            </w:r>
          </w:p>
        </w:tc>
        <w:tc>
          <w:tcPr>
            <w:tcW w:w="1576" w:type="dxa"/>
            <w:tcBorders>
              <w:bottom w:val="single" w:color="8FB6EA" w:sz="5" w:space="0"/>
            </w:tcBorders>
            <w:shd w:val="clear" w:color="auto" w:fill="FFFFFF" w:themeFill="background1"/>
            <w:tcMar/>
          </w:tcPr>
          <w:p w:rsidRPr="00CC0718" w:rsidR="00C71DC8" w:rsidP="00244814" w:rsidRDefault="00C71DC8" w14:paraId="3F981D40" w14:textId="77777777">
            <w:pPr>
              <w:rPr>
                <w:color w:val="000000"/>
                <w:spacing w:val="-2"/>
                <w:sz w:val="18"/>
              </w:rPr>
            </w:pPr>
          </w:p>
        </w:tc>
      </w:tr>
      <w:tr w:rsidRPr="00CC0718" w:rsidR="00C71DC8" w:rsidTr="3A33D0EC" w14:paraId="16160B79" w14:textId="77777777">
        <w:trPr>
          <w:trHeight w:val="888" w:hRule="exact"/>
        </w:trPr>
        <w:tc>
          <w:tcPr>
            <w:tcW w:w="10717" w:type="dxa"/>
            <w:gridSpan w:val="8"/>
            <w:tcBorders>
              <w:top w:val="single" w:color="8FB6EA" w:sz="5" w:space="0"/>
            </w:tcBorders>
            <w:tcMar/>
          </w:tcPr>
          <w:p w:rsidRPr="00CC0718" w:rsidR="00C71DC8" w:rsidP="00244814" w:rsidRDefault="00C71DC8" w14:paraId="271CC749" w14:textId="77777777"/>
        </w:tc>
      </w:tr>
      <w:tr w:rsidRPr="00CC0718" w:rsidR="00C71DC8" w:rsidTr="3A33D0EC" w14:paraId="5A45A48A" w14:textId="77777777">
        <w:trPr>
          <w:trHeight w:val="889" w:hRule="exact"/>
        </w:trPr>
        <w:tc>
          <w:tcPr>
            <w:tcW w:w="10717" w:type="dxa"/>
            <w:gridSpan w:val="8"/>
            <w:tcMar/>
          </w:tcPr>
          <w:p w:rsidRPr="00CC0718" w:rsidR="00C71DC8" w:rsidP="00244814" w:rsidRDefault="00C71DC8" w14:paraId="66C2CD2A" w14:textId="77777777"/>
        </w:tc>
      </w:tr>
      <w:tr w:rsidRPr="00CC0718" w:rsidR="00C71DC8" w:rsidTr="3A33D0EC" w14:paraId="134ACB88" w14:textId="77777777">
        <w:trPr>
          <w:trHeight w:val="458" w:hRule="exact"/>
        </w:trPr>
        <w:tc>
          <w:tcPr>
            <w:tcW w:w="5359" w:type="dxa"/>
            <w:gridSpan w:val="4"/>
            <w:shd w:val="clear" w:color="auto" w:fill="FFFFFF" w:themeFill="background1"/>
            <w:tcMar/>
          </w:tcPr>
          <w:p w:rsidRPr="00CC0718" w:rsidR="00C71DC8" w:rsidP="00244814" w:rsidRDefault="00C71DC8" w14:paraId="3CC62BA2" w14:textId="77777777">
            <w:pPr>
              <w:jc w:val="right"/>
              <w:rPr>
                <w:color w:val="000066"/>
                <w:spacing w:val="-2"/>
                <w:sz w:val="16"/>
              </w:rPr>
            </w:pPr>
            <w:r w:rsidRPr="00CC0718">
              <w:rPr>
                <w:color w:val="000066"/>
                <w:spacing w:val="-2"/>
                <w:sz w:val="16"/>
              </w:rPr>
              <w:t>Formatted Reports\\Code Summary Formatted Report</w:t>
            </w:r>
          </w:p>
        </w:tc>
        <w:tc>
          <w:tcPr>
            <w:tcW w:w="5358" w:type="dxa"/>
            <w:gridSpan w:val="4"/>
            <w:shd w:val="clear" w:color="auto" w:fill="FFFFFF" w:themeFill="background1"/>
            <w:tcMar/>
          </w:tcPr>
          <w:p w:rsidRPr="00CC0718" w:rsidR="00C71DC8" w:rsidP="00244814" w:rsidRDefault="00C71DC8" w14:paraId="1984B61A" w14:textId="77777777">
            <w:pPr>
              <w:jc w:val="right"/>
              <w:rPr>
                <w:color w:val="000066"/>
                <w:spacing w:val="-2"/>
                <w:sz w:val="16"/>
              </w:rPr>
            </w:pPr>
            <w:r w:rsidRPr="00CC0718">
              <w:rPr>
                <w:color w:val="000066"/>
                <w:spacing w:val="-2"/>
                <w:sz w:val="16"/>
              </w:rPr>
              <w:t>Page 77 of 104</w:t>
            </w:r>
          </w:p>
        </w:tc>
      </w:tr>
      <w:tr w:rsidRPr="00CC0718" w:rsidR="00C71DC8" w:rsidTr="3A33D0EC" w14:paraId="3042281B" w14:textId="77777777">
        <w:trPr>
          <w:trHeight w:val="444" w:hRule="exact"/>
        </w:trPr>
        <w:tc>
          <w:tcPr>
            <w:tcW w:w="10717" w:type="dxa"/>
            <w:gridSpan w:val="8"/>
            <w:shd w:val="clear" w:color="auto" w:fill="FFFFFF" w:themeFill="background1"/>
            <w:tcMar/>
            <w:vAlign w:val="center"/>
          </w:tcPr>
          <w:p w:rsidRPr="00CC0718" w:rsidR="00C71DC8" w:rsidP="00244814" w:rsidRDefault="00C71DC8" w14:paraId="376EC9D8" w14:textId="77777777">
            <w:pPr>
              <w:jc w:val="right"/>
              <w:rPr>
                <w:color w:val="000066"/>
                <w:spacing w:val="-2"/>
                <w:sz w:val="16"/>
              </w:rPr>
            </w:pPr>
            <w:r w:rsidRPr="00CC0718">
              <w:rPr>
                <w:color w:val="000066"/>
                <w:spacing w:val="-2"/>
                <w:sz w:val="16"/>
              </w:rPr>
              <w:t>11/13/2024 3:39 PM</w:t>
            </w:r>
          </w:p>
        </w:tc>
      </w:tr>
      <w:tr w:rsidRPr="00CC0718" w:rsidR="00C71DC8" w:rsidTr="3A33D0EC" w14:paraId="52E76915" w14:textId="77777777">
        <w:trPr>
          <w:trHeight w:val="459" w:hRule="exact"/>
        </w:trPr>
        <w:tc>
          <w:tcPr>
            <w:tcW w:w="3381" w:type="dxa"/>
            <w:gridSpan w:val="2"/>
            <w:shd w:val="clear" w:color="auto" w:fill="8FB6EA"/>
            <w:tcMar/>
          </w:tcPr>
          <w:p w:rsidRPr="00CC0718" w:rsidR="00C71DC8" w:rsidP="00244814" w:rsidRDefault="00C71DC8" w14:paraId="750955F8" w14:textId="77777777">
            <w:pPr>
              <w:rPr>
                <w:b/>
                <w:color w:val="000066"/>
                <w:spacing w:val="-2"/>
                <w:sz w:val="18"/>
              </w:rPr>
            </w:pPr>
            <w:r w:rsidRPr="00CC0718">
              <w:rPr>
                <w:b/>
                <w:color w:val="000066"/>
                <w:spacing w:val="-2"/>
                <w:sz w:val="18"/>
              </w:rPr>
              <w:t>File Type</w:t>
            </w:r>
          </w:p>
        </w:tc>
        <w:tc>
          <w:tcPr>
            <w:tcW w:w="1132" w:type="dxa"/>
            <w:shd w:val="clear" w:color="auto" w:fill="8FB6EA"/>
            <w:tcMar/>
          </w:tcPr>
          <w:p w:rsidRPr="00CC0718" w:rsidR="00C71DC8" w:rsidP="00244814" w:rsidRDefault="00C71DC8" w14:paraId="0233F3D9" w14:textId="77777777">
            <w:pPr>
              <w:rPr>
                <w:b/>
                <w:color w:val="000066"/>
                <w:spacing w:val="-2"/>
                <w:sz w:val="18"/>
              </w:rPr>
            </w:pPr>
            <w:r w:rsidRPr="00CC0718">
              <w:rPr>
                <w:b/>
                <w:color w:val="000066"/>
                <w:spacing w:val="-2"/>
                <w:sz w:val="18"/>
              </w:rPr>
              <w:t>Number of Files</w:t>
            </w:r>
          </w:p>
        </w:tc>
        <w:tc>
          <w:tcPr>
            <w:tcW w:w="1576" w:type="dxa"/>
            <w:gridSpan w:val="2"/>
            <w:shd w:val="clear" w:color="auto" w:fill="8FB6EA"/>
            <w:tcMar/>
          </w:tcPr>
          <w:p w:rsidRPr="00CC0718" w:rsidR="00C71DC8" w:rsidP="00244814" w:rsidRDefault="00C71DC8" w14:paraId="1E1E7CC3" w14:textId="77777777">
            <w:pPr>
              <w:rPr>
                <w:b/>
                <w:color w:val="000066"/>
                <w:spacing w:val="-2"/>
                <w:sz w:val="18"/>
              </w:rPr>
            </w:pPr>
            <w:r w:rsidRPr="00CC0718">
              <w:rPr>
                <w:b/>
                <w:color w:val="000066"/>
                <w:spacing w:val="-2"/>
                <w:sz w:val="18"/>
              </w:rPr>
              <w:t>Number of Coding References</w:t>
            </w:r>
          </w:p>
        </w:tc>
        <w:tc>
          <w:tcPr>
            <w:tcW w:w="1362" w:type="dxa"/>
            <w:shd w:val="clear" w:color="auto" w:fill="8FB6EA"/>
            <w:tcMar/>
          </w:tcPr>
          <w:p w:rsidRPr="00CC0718" w:rsidR="00C71DC8" w:rsidP="00244814" w:rsidRDefault="00C71DC8" w14:paraId="12A50FC6" w14:textId="77777777">
            <w:pPr>
              <w:rPr>
                <w:b/>
                <w:color w:val="000066"/>
                <w:spacing w:val="-2"/>
                <w:sz w:val="18"/>
              </w:rPr>
            </w:pPr>
            <w:r w:rsidRPr="00CC0718">
              <w:rPr>
                <w:b/>
                <w:color w:val="000066"/>
                <w:spacing w:val="-2"/>
                <w:sz w:val="18"/>
              </w:rPr>
              <w:t>Number of Words Coded</w:t>
            </w:r>
          </w:p>
        </w:tc>
        <w:tc>
          <w:tcPr>
            <w:tcW w:w="1690" w:type="dxa"/>
            <w:shd w:val="clear" w:color="auto" w:fill="8FB6EA"/>
            <w:tcMar/>
          </w:tcPr>
          <w:p w:rsidRPr="00CC0718" w:rsidR="00C71DC8" w:rsidP="00244814" w:rsidRDefault="00C71DC8" w14:paraId="615ADB9F" w14:textId="77777777">
            <w:pPr>
              <w:rPr>
                <w:b/>
                <w:color w:val="000066"/>
                <w:spacing w:val="-2"/>
                <w:sz w:val="18"/>
              </w:rPr>
            </w:pPr>
            <w:r w:rsidRPr="00CC0718">
              <w:rPr>
                <w:b/>
                <w:color w:val="000066"/>
                <w:spacing w:val="-2"/>
                <w:sz w:val="18"/>
              </w:rPr>
              <w:t>Number of Paragraphs Coded</w:t>
            </w:r>
          </w:p>
        </w:tc>
        <w:tc>
          <w:tcPr>
            <w:tcW w:w="1576" w:type="dxa"/>
            <w:shd w:val="clear" w:color="auto" w:fill="8FB6EA"/>
            <w:tcMar/>
          </w:tcPr>
          <w:p w:rsidRPr="00CC0718" w:rsidR="00C71DC8" w:rsidP="00244814" w:rsidRDefault="00C71DC8" w14:paraId="75A8418B" w14:textId="77777777">
            <w:pPr>
              <w:rPr>
                <w:b/>
                <w:color w:val="000066"/>
                <w:spacing w:val="-2"/>
                <w:sz w:val="18"/>
              </w:rPr>
            </w:pPr>
            <w:r w:rsidRPr="00CC0718">
              <w:rPr>
                <w:b/>
                <w:color w:val="000066"/>
                <w:spacing w:val="-2"/>
                <w:sz w:val="18"/>
              </w:rPr>
              <w:t>Duration Coded</w:t>
            </w:r>
          </w:p>
        </w:tc>
      </w:tr>
      <w:tr w:rsidRPr="00CC0718" w:rsidR="00C71DC8" w:rsidTr="3A33D0EC" w14:paraId="166967FE" w14:textId="77777777">
        <w:trPr>
          <w:trHeight w:val="344" w:hRule="exact"/>
        </w:trPr>
        <w:tc>
          <w:tcPr>
            <w:tcW w:w="10717" w:type="dxa"/>
            <w:gridSpan w:val="8"/>
            <w:shd w:val="clear" w:color="auto" w:fill="FFFFFF" w:themeFill="background1"/>
            <w:tcMar/>
          </w:tcPr>
          <w:p w:rsidRPr="00CC0718" w:rsidR="00C71DC8" w:rsidP="00244814" w:rsidRDefault="00C71DC8" w14:paraId="12B72093" w14:textId="77777777">
            <w:pPr>
              <w:rPr>
                <w:b/>
                <w:color w:val="5C83B4"/>
                <w:spacing w:val="-2"/>
                <w:sz w:val="24"/>
              </w:rPr>
            </w:pPr>
          </w:p>
        </w:tc>
      </w:tr>
      <w:tr w:rsidRPr="00CC0718" w:rsidR="00C71DC8" w:rsidTr="3A33D0EC" w14:paraId="49D99D7B" w14:textId="77777777">
        <w:trPr>
          <w:trHeight w:val="458" w:hRule="exact"/>
        </w:trPr>
        <w:tc>
          <w:tcPr>
            <w:tcW w:w="1805" w:type="dxa"/>
            <w:shd w:val="clear" w:color="auto" w:fill="FFFFFF" w:themeFill="background1"/>
            <w:tcMar/>
          </w:tcPr>
          <w:p w:rsidRPr="00CC0718" w:rsidR="00C71DC8" w:rsidP="00244814" w:rsidRDefault="00C71DC8" w14:paraId="64C744C7" w14:textId="77777777">
            <w:pPr>
              <w:rPr>
                <w:b/>
                <w:color w:val="5C83B4"/>
                <w:spacing w:val="-2"/>
                <w:sz w:val="24"/>
              </w:rPr>
            </w:pPr>
            <w:r w:rsidRPr="00CC0718">
              <w:rPr>
                <w:b/>
                <w:color w:val="5C83B4"/>
                <w:spacing w:val="-2"/>
                <w:sz w:val="24"/>
              </w:rPr>
              <w:t>Nickname:</w:t>
            </w:r>
          </w:p>
        </w:tc>
        <w:tc>
          <w:tcPr>
            <w:tcW w:w="8912" w:type="dxa"/>
            <w:gridSpan w:val="7"/>
            <w:vMerge w:val="restart"/>
            <w:shd w:val="clear" w:color="auto" w:fill="FFFFFF" w:themeFill="background1"/>
            <w:tcMar/>
          </w:tcPr>
          <w:p w:rsidRPr="00CC0718" w:rsidR="00C71DC8" w:rsidP="00244814" w:rsidRDefault="00C71DC8" w14:paraId="4BA66766" w14:textId="77777777">
            <w:pPr>
              <w:rPr>
                <w:b/>
                <w:color w:val="5C83B4"/>
                <w:spacing w:val="-2"/>
                <w:sz w:val="24"/>
              </w:rPr>
            </w:pPr>
            <w:r w:rsidRPr="00CC0718">
              <w:rPr>
                <w:b/>
                <w:color w:val="5C83B4"/>
                <w:spacing w:val="-2"/>
                <w:sz w:val="24"/>
              </w:rPr>
              <w:t>Codes\\AXIAL CODE\\Q7 a- Role of Marketing to achieve the tasks</w:t>
            </w:r>
          </w:p>
        </w:tc>
      </w:tr>
      <w:tr w:rsidRPr="00CC0718" w:rsidR="00C71DC8" w:rsidTr="3A33D0EC" w14:paraId="1C081340" w14:textId="77777777">
        <w:trPr>
          <w:trHeight w:val="444" w:hRule="exact"/>
        </w:trPr>
        <w:tc>
          <w:tcPr>
            <w:tcW w:w="1805" w:type="dxa"/>
            <w:shd w:val="clear" w:color="auto" w:fill="FFFFFF" w:themeFill="background1"/>
            <w:tcMar/>
          </w:tcPr>
          <w:p w:rsidRPr="00CC0718" w:rsidR="00C71DC8" w:rsidP="00244814" w:rsidRDefault="00C71DC8" w14:paraId="3C7B40F7" w14:textId="77777777">
            <w:pPr>
              <w:rPr>
                <w:b/>
                <w:color w:val="5C83B4"/>
                <w:spacing w:val="-2"/>
                <w:sz w:val="24"/>
              </w:rPr>
            </w:pPr>
            <w:r w:rsidRPr="00CC0718">
              <w:rPr>
                <w:b/>
                <w:color w:val="5C83B4"/>
                <w:spacing w:val="-2"/>
                <w:sz w:val="24"/>
              </w:rPr>
              <w:t>Classification:</w:t>
            </w:r>
          </w:p>
        </w:tc>
        <w:tc>
          <w:tcPr>
            <w:tcW w:w="8912" w:type="dxa"/>
            <w:gridSpan w:val="7"/>
            <w:vMerge/>
            <w:tcMar/>
          </w:tcPr>
          <w:p w:rsidRPr="00CC0718" w:rsidR="00C71DC8" w:rsidP="00244814" w:rsidRDefault="00C71DC8" w14:paraId="5F780FEE" w14:textId="77777777"/>
        </w:tc>
      </w:tr>
      <w:tr w:rsidRPr="00CC0718" w:rsidR="00C71DC8" w:rsidTr="3A33D0EC" w14:paraId="5A3113BC" w14:textId="77777777">
        <w:trPr>
          <w:trHeight w:val="445" w:hRule="exact"/>
        </w:trPr>
        <w:tc>
          <w:tcPr>
            <w:tcW w:w="1805" w:type="dxa"/>
            <w:shd w:val="clear" w:color="auto" w:fill="FFFFFF" w:themeFill="background1"/>
            <w:tcMar/>
          </w:tcPr>
          <w:p w:rsidRPr="00CC0718" w:rsidR="00C71DC8" w:rsidP="00244814" w:rsidRDefault="00C71DC8" w14:paraId="7CD74667" w14:textId="77777777">
            <w:pPr>
              <w:rPr>
                <w:b/>
                <w:color w:val="5C83B4"/>
                <w:spacing w:val="-2"/>
                <w:sz w:val="24"/>
              </w:rPr>
            </w:pPr>
            <w:r w:rsidRPr="00CC0718">
              <w:rPr>
                <w:b/>
                <w:color w:val="5C83B4"/>
                <w:spacing w:val="-2"/>
                <w:sz w:val="24"/>
              </w:rPr>
              <w:t>Aggregated:</w:t>
            </w:r>
          </w:p>
        </w:tc>
        <w:tc>
          <w:tcPr>
            <w:tcW w:w="8912" w:type="dxa"/>
            <w:gridSpan w:val="7"/>
            <w:shd w:val="clear" w:color="auto" w:fill="FFFFFF" w:themeFill="background1"/>
            <w:tcMar/>
          </w:tcPr>
          <w:p w:rsidRPr="00CC0718" w:rsidR="00C71DC8" w:rsidP="00244814" w:rsidRDefault="00C71DC8" w14:paraId="69B4DA8C" w14:textId="77777777">
            <w:pPr>
              <w:rPr>
                <w:b/>
                <w:color w:val="5C83B4"/>
                <w:spacing w:val="-2"/>
                <w:sz w:val="24"/>
              </w:rPr>
            </w:pPr>
            <w:r w:rsidRPr="00CC0718">
              <w:rPr>
                <w:b/>
                <w:color w:val="5C83B4"/>
                <w:spacing w:val="-2"/>
                <w:sz w:val="24"/>
              </w:rPr>
              <w:t>Yes</w:t>
            </w:r>
          </w:p>
        </w:tc>
      </w:tr>
      <w:tr w:rsidRPr="00CC0718" w:rsidR="00C71DC8" w:rsidTr="3A33D0EC" w14:paraId="6A2E7FB5" w14:textId="77777777">
        <w:trPr>
          <w:trHeight w:val="344" w:hRule="exact"/>
        </w:trPr>
        <w:tc>
          <w:tcPr>
            <w:tcW w:w="3381" w:type="dxa"/>
            <w:gridSpan w:val="2"/>
            <w:tcBorders>
              <w:bottom w:val="single" w:color="8FB6EA" w:sz="5" w:space="0"/>
            </w:tcBorders>
            <w:shd w:val="clear" w:color="auto" w:fill="FFFFFF" w:themeFill="background1"/>
            <w:tcMar/>
          </w:tcPr>
          <w:p w:rsidRPr="00CC0718" w:rsidR="00C71DC8" w:rsidP="00244814" w:rsidRDefault="00C71DC8" w14:paraId="27CEFC33" w14:textId="77777777">
            <w:pPr>
              <w:rPr>
                <w:color w:val="000000"/>
                <w:spacing w:val="-2"/>
                <w:sz w:val="18"/>
              </w:rPr>
            </w:pPr>
            <w:r w:rsidRPr="00CC0718">
              <w:rPr>
                <w:color w:val="000000"/>
                <w:spacing w:val="-2"/>
                <w:sz w:val="18"/>
              </w:rPr>
              <w:t>Document</w:t>
            </w:r>
          </w:p>
        </w:tc>
        <w:tc>
          <w:tcPr>
            <w:tcW w:w="1132" w:type="dxa"/>
            <w:tcBorders>
              <w:bottom w:val="single" w:color="8FB6EA" w:sz="5" w:space="0"/>
            </w:tcBorders>
            <w:shd w:val="clear" w:color="auto" w:fill="FFFFFF" w:themeFill="background1"/>
            <w:tcMar/>
          </w:tcPr>
          <w:p w:rsidRPr="00CC0718" w:rsidR="00C71DC8" w:rsidP="00244814" w:rsidRDefault="00C71DC8" w14:paraId="4AADEF64" w14:textId="77777777">
            <w:pPr>
              <w:rPr>
                <w:color w:val="000000"/>
                <w:spacing w:val="-2"/>
                <w:sz w:val="18"/>
              </w:rPr>
            </w:pPr>
            <w:r w:rsidRPr="00CC0718">
              <w:rPr>
                <w:color w:val="000000"/>
                <w:spacing w:val="-2"/>
                <w:sz w:val="18"/>
              </w:rPr>
              <w:t>8</w:t>
            </w:r>
          </w:p>
        </w:tc>
        <w:tc>
          <w:tcPr>
            <w:tcW w:w="1576" w:type="dxa"/>
            <w:gridSpan w:val="2"/>
            <w:tcBorders>
              <w:bottom w:val="single" w:color="8FB6EA" w:sz="5" w:space="0"/>
            </w:tcBorders>
            <w:shd w:val="clear" w:color="auto" w:fill="FFFFFF" w:themeFill="background1"/>
            <w:tcMar/>
          </w:tcPr>
          <w:p w:rsidRPr="00CC0718" w:rsidR="00C71DC8" w:rsidP="00244814" w:rsidRDefault="00C71DC8" w14:paraId="0DC5B862" w14:textId="77777777">
            <w:pPr>
              <w:rPr>
                <w:color w:val="000000"/>
                <w:spacing w:val="-2"/>
                <w:sz w:val="18"/>
              </w:rPr>
            </w:pPr>
            <w:r w:rsidRPr="00CC0718">
              <w:rPr>
                <w:color w:val="000000"/>
                <w:spacing w:val="-2"/>
                <w:sz w:val="18"/>
              </w:rPr>
              <w:t>31</w:t>
            </w:r>
          </w:p>
        </w:tc>
        <w:tc>
          <w:tcPr>
            <w:tcW w:w="1362" w:type="dxa"/>
            <w:tcBorders>
              <w:bottom w:val="single" w:color="8FB6EA" w:sz="5" w:space="0"/>
            </w:tcBorders>
            <w:shd w:val="clear" w:color="auto" w:fill="FFFFFF" w:themeFill="background1"/>
            <w:tcMar/>
          </w:tcPr>
          <w:p w:rsidRPr="00CC0718" w:rsidR="00C71DC8" w:rsidP="00244814" w:rsidRDefault="00C71DC8" w14:paraId="753F2E09" w14:textId="77777777">
            <w:pPr>
              <w:rPr>
                <w:color w:val="000000"/>
                <w:spacing w:val="-2"/>
                <w:sz w:val="18"/>
              </w:rPr>
            </w:pPr>
            <w:r w:rsidRPr="00CC0718">
              <w:rPr>
                <w:color w:val="000000"/>
                <w:spacing w:val="-2"/>
                <w:sz w:val="18"/>
              </w:rPr>
              <w:t>379</w:t>
            </w:r>
          </w:p>
        </w:tc>
        <w:tc>
          <w:tcPr>
            <w:tcW w:w="1690" w:type="dxa"/>
            <w:tcBorders>
              <w:bottom w:val="single" w:color="8FB6EA" w:sz="5" w:space="0"/>
            </w:tcBorders>
            <w:shd w:val="clear" w:color="auto" w:fill="FFFFFF" w:themeFill="background1"/>
            <w:tcMar/>
          </w:tcPr>
          <w:p w:rsidRPr="00CC0718" w:rsidR="00C71DC8" w:rsidP="00244814" w:rsidRDefault="00C71DC8" w14:paraId="13D61671" w14:textId="77777777">
            <w:pPr>
              <w:rPr>
                <w:color w:val="000000"/>
                <w:spacing w:val="-2"/>
                <w:sz w:val="18"/>
              </w:rPr>
            </w:pPr>
            <w:r w:rsidRPr="00CC0718">
              <w:rPr>
                <w:color w:val="000000"/>
                <w:spacing w:val="-2"/>
                <w:sz w:val="18"/>
              </w:rPr>
              <w:t>31</w:t>
            </w:r>
          </w:p>
        </w:tc>
        <w:tc>
          <w:tcPr>
            <w:tcW w:w="1576" w:type="dxa"/>
            <w:tcBorders>
              <w:bottom w:val="single" w:color="8FB6EA" w:sz="5" w:space="0"/>
            </w:tcBorders>
            <w:shd w:val="clear" w:color="auto" w:fill="FFFFFF" w:themeFill="background1"/>
            <w:tcMar/>
          </w:tcPr>
          <w:p w:rsidRPr="00CC0718" w:rsidR="00C71DC8" w:rsidP="00244814" w:rsidRDefault="00C71DC8" w14:paraId="1727BA9B" w14:textId="77777777">
            <w:pPr>
              <w:rPr>
                <w:color w:val="000000"/>
                <w:spacing w:val="-2"/>
                <w:sz w:val="18"/>
              </w:rPr>
            </w:pPr>
          </w:p>
        </w:tc>
      </w:tr>
      <w:tr w:rsidRPr="00CC0718" w:rsidR="00C71DC8" w:rsidTr="3A33D0EC" w14:paraId="5E5EDCCC" w14:textId="77777777">
        <w:trPr>
          <w:trHeight w:val="458" w:hRule="exact"/>
        </w:trPr>
        <w:tc>
          <w:tcPr>
            <w:tcW w:w="10717" w:type="dxa"/>
            <w:gridSpan w:val="8"/>
            <w:tcBorders>
              <w:top w:val="single" w:color="8FB6EA" w:sz="5" w:space="0"/>
            </w:tcBorders>
            <w:tcMar/>
          </w:tcPr>
          <w:p w:rsidRPr="00CC0718" w:rsidR="00C71DC8" w:rsidP="00244814" w:rsidRDefault="00C71DC8" w14:paraId="14E633D3" w14:textId="77777777"/>
        </w:tc>
      </w:tr>
      <w:tr w:rsidRPr="00CC0718" w:rsidR="00C71DC8" w:rsidTr="3A33D0EC" w14:paraId="34B3A96D" w14:textId="77777777">
        <w:trPr>
          <w:trHeight w:val="602" w:hRule="exact"/>
        </w:trPr>
        <w:tc>
          <w:tcPr>
            <w:tcW w:w="10717" w:type="dxa"/>
            <w:gridSpan w:val="8"/>
            <w:shd w:val="clear" w:color="auto" w:fill="FFFFFF" w:themeFill="background1"/>
            <w:tcMar/>
          </w:tcPr>
          <w:p w:rsidRPr="00CC0718" w:rsidR="00C71DC8" w:rsidP="00244814" w:rsidRDefault="00C71DC8" w14:paraId="78497252" w14:textId="77777777">
            <w:pPr>
              <w:rPr>
                <w:b/>
                <w:color w:val="5C83B4"/>
                <w:spacing w:val="-2"/>
                <w:sz w:val="24"/>
              </w:rPr>
            </w:pPr>
          </w:p>
        </w:tc>
      </w:tr>
      <w:tr w:rsidRPr="00CC0718" w:rsidR="00C71DC8" w:rsidTr="3A33D0EC" w14:paraId="33A002F9" w14:textId="77777777">
        <w:trPr>
          <w:trHeight w:val="444" w:hRule="exact"/>
        </w:trPr>
        <w:tc>
          <w:tcPr>
            <w:tcW w:w="1805" w:type="dxa"/>
            <w:shd w:val="clear" w:color="auto" w:fill="FFFFFF" w:themeFill="background1"/>
            <w:tcMar/>
          </w:tcPr>
          <w:p w:rsidRPr="00CC0718" w:rsidR="00C71DC8" w:rsidP="00244814" w:rsidRDefault="00C71DC8" w14:paraId="6B779B2E" w14:textId="77777777">
            <w:pPr>
              <w:rPr>
                <w:b/>
                <w:color w:val="5C83B4"/>
                <w:spacing w:val="-2"/>
                <w:sz w:val="24"/>
              </w:rPr>
            </w:pPr>
            <w:r w:rsidRPr="00CC0718">
              <w:rPr>
                <w:b/>
                <w:color w:val="5C83B4"/>
                <w:spacing w:val="-2"/>
                <w:sz w:val="24"/>
              </w:rPr>
              <w:t>Nickname:</w:t>
            </w:r>
          </w:p>
        </w:tc>
        <w:tc>
          <w:tcPr>
            <w:tcW w:w="8912" w:type="dxa"/>
            <w:gridSpan w:val="7"/>
            <w:vMerge w:val="restart"/>
            <w:shd w:val="clear" w:color="auto" w:fill="FFFFFF" w:themeFill="background1"/>
            <w:tcMar/>
          </w:tcPr>
          <w:p w:rsidRPr="00CC0718" w:rsidR="00C71DC8" w:rsidP="00244814" w:rsidRDefault="00C71DC8" w14:paraId="668912B8" w14:textId="77777777">
            <w:pPr>
              <w:rPr>
                <w:b/>
                <w:color w:val="5C83B4"/>
                <w:spacing w:val="-2"/>
                <w:sz w:val="24"/>
              </w:rPr>
            </w:pPr>
            <w:r w:rsidRPr="00CC0718">
              <w:rPr>
                <w:b/>
                <w:color w:val="5C83B4"/>
                <w:spacing w:val="-2"/>
                <w:sz w:val="24"/>
              </w:rPr>
              <w:t>Codes\\AXIAL CODE\\Q7 a- Role of Marketing to achieve the tasks\BRANDING, PROMOTION AND OUTREACH</w:t>
            </w:r>
          </w:p>
        </w:tc>
      </w:tr>
      <w:tr w:rsidRPr="00CC0718" w:rsidR="00C71DC8" w:rsidTr="3A33D0EC" w14:paraId="74262645" w14:textId="77777777">
        <w:trPr>
          <w:trHeight w:val="458" w:hRule="exact"/>
        </w:trPr>
        <w:tc>
          <w:tcPr>
            <w:tcW w:w="1805" w:type="dxa"/>
            <w:shd w:val="clear" w:color="auto" w:fill="FFFFFF" w:themeFill="background1"/>
            <w:tcMar/>
          </w:tcPr>
          <w:p w:rsidRPr="00CC0718" w:rsidR="00C71DC8" w:rsidP="00244814" w:rsidRDefault="00C71DC8" w14:paraId="1C9ED40A" w14:textId="77777777">
            <w:pPr>
              <w:rPr>
                <w:b/>
                <w:color w:val="5C83B4"/>
                <w:spacing w:val="-2"/>
                <w:sz w:val="24"/>
              </w:rPr>
            </w:pPr>
            <w:r w:rsidRPr="00CC0718">
              <w:rPr>
                <w:b/>
                <w:color w:val="5C83B4"/>
                <w:spacing w:val="-2"/>
                <w:sz w:val="24"/>
              </w:rPr>
              <w:t>Classification:</w:t>
            </w:r>
          </w:p>
        </w:tc>
        <w:tc>
          <w:tcPr>
            <w:tcW w:w="8912" w:type="dxa"/>
            <w:gridSpan w:val="7"/>
            <w:vMerge/>
            <w:tcMar/>
          </w:tcPr>
          <w:p w:rsidRPr="00CC0718" w:rsidR="00C71DC8" w:rsidP="00244814" w:rsidRDefault="00C71DC8" w14:paraId="14394559" w14:textId="77777777"/>
        </w:tc>
      </w:tr>
      <w:tr w:rsidRPr="00CC0718" w:rsidR="00C71DC8" w:rsidTr="3A33D0EC" w14:paraId="2519489D" w14:textId="77777777">
        <w:trPr>
          <w:trHeight w:val="445" w:hRule="exact"/>
        </w:trPr>
        <w:tc>
          <w:tcPr>
            <w:tcW w:w="1805" w:type="dxa"/>
            <w:shd w:val="clear" w:color="auto" w:fill="FFFFFF" w:themeFill="background1"/>
            <w:tcMar/>
          </w:tcPr>
          <w:p w:rsidRPr="00CC0718" w:rsidR="00C71DC8" w:rsidP="00244814" w:rsidRDefault="00C71DC8" w14:paraId="76971515" w14:textId="77777777">
            <w:pPr>
              <w:rPr>
                <w:b/>
                <w:color w:val="5C83B4"/>
                <w:spacing w:val="-2"/>
                <w:sz w:val="24"/>
              </w:rPr>
            </w:pPr>
            <w:r w:rsidRPr="00CC0718">
              <w:rPr>
                <w:b/>
                <w:color w:val="5C83B4"/>
                <w:spacing w:val="-2"/>
                <w:sz w:val="24"/>
              </w:rPr>
              <w:t>Aggregated:</w:t>
            </w:r>
          </w:p>
        </w:tc>
        <w:tc>
          <w:tcPr>
            <w:tcW w:w="8912" w:type="dxa"/>
            <w:gridSpan w:val="7"/>
            <w:shd w:val="clear" w:color="auto" w:fill="FFFFFF" w:themeFill="background1"/>
            <w:tcMar/>
          </w:tcPr>
          <w:p w:rsidRPr="00CC0718" w:rsidR="00C71DC8" w:rsidP="00244814" w:rsidRDefault="00C71DC8" w14:paraId="1D10B5C0" w14:textId="77777777">
            <w:pPr>
              <w:rPr>
                <w:b/>
                <w:color w:val="5C83B4"/>
                <w:spacing w:val="-2"/>
                <w:sz w:val="24"/>
              </w:rPr>
            </w:pPr>
            <w:r w:rsidRPr="00CC0718">
              <w:rPr>
                <w:b/>
                <w:color w:val="5C83B4"/>
                <w:spacing w:val="-2"/>
                <w:sz w:val="24"/>
              </w:rPr>
              <w:t>Yes</w:t>
            </w:r>
          </w:p>
        </w:tc>
      </w:tr>
      <w:tr w:rsidRPr="00CC0718" w:rsidR="00C71DC8" w:rsidTr="3A33D0EC" w14:paraId="4F01F54A" w14:textId="77777777">
        <w:trPr>
          <w:trHeight w:val="344" w:hRule="exact"/>
        </w:trPr>
        <w:tc>
          <w:tcPr>
            <w:tcW w:w="3381" w:type="dxa"/>
            <w:gridSpan w:val="2"/>
            <w:tcBorders>
              <w:bottom w:val="single" w:color="8FB6EA" w:sz="5" w:space="0"/>
            </w:tcBorders>
            <w:shd w:val="clear" w:color="auto" w:fill="FFFFFF" w:themeFill="background1"/>
            <w:tcMar/>
          </w:tcPr>
          <w:p w:rsidRPr="00CC0718" w:rsidR="00C71DC8" w:rsidP="00244814" w:rsidRDefault="00C71DC8" w14:paraId="56037BE9" w14:textId="77777777">
            <w:pPr>
              <w:rPr>
                <w:color w:val="000000"/>
                <w:spacing w:val="-2"/>
                <w:sz w:val="18"/>
              </w:rPr>
            </w:pPr>
            <w:r w:rsidRPr="00CC0718">
              <w:rPr>
                <w:color w:val="000000"/>
                <w:spacing w:val="-2"/>
                <w:sz w:val="18"/>
              </w:rPr>
              <w:t>Document</w:t>
            </w:r>
          </w:p>
        </w:tc>
        <w:tc>
          <w:tcPr>
            <w:tcW w:w="1132" w:type="dxa"/>
            <w:tcBorders>
              <w:bottom w:val="single" w:color="8FB6EA" w:sz="5" w:space="0"/>
            </w:tcBorders>
            <w:shd w:val="clear" w:color="auto" w:fill="FFFFFF" w:themeFill="background1"/>
            <w:tcMar/>
          </w:tcPr>
          <w:p w:rsidRPr="00CC0718" w:rsidR="00C71DC8" w:rsidP="00244814" w:rsidRDefault="00C71DC8" w14:paraId="5EB5816B" w14:textId="77777777">
            <w:pPr>
              <w:rPr>
                <w:color w:val="000000"/>
                <w:spacing w:val="-2"/>
                <w:sz w:val="18"/>
              </w:rPr>
            </w:pPr>
            <w:r w:rsidRPr="00CC0718">
              <w:rPr>
                <w:color w:val="000000"/>
                <w:spacing w:val="-2"/>
                <w:sz w:val="18"/>
              </w:rPr>
              <w:t>6</w:t>
            </w:r>
          </w:p>
        </w:tc>
        <w:tc>
          <w:tcPr>
            <w:tcW w:w="1576" w:type="dxa"/>
            <w:gridSpan w:val="2"/>
            <w:tcBorders>
              <w:bottom w:val="single" w:color="8FB6EA" w:sz="5" w:space="0"/>
            </w:tcBorders>
            <w:shd w:val="clear" w:color="auto" w:fill="FFFFFF" w:themeFill="background1"/>
            <w:tcMar/>
          </w:tcPr>
          <w:p w:rsidRPr="00CC0718" w:rsidR="00C71DC8" w:rsidP="00244814" w:rsidRDefault="00C71DC8" w14:paraId="7432D5A9" w14:textId="77777777">
            <w:pPr>
              <w:rPr>
                <w:color w:val="000000"/>
                <w:spacing w:val="-2"/>
                <w:sz w:val="18"/>
              </w:rPr>
            </w:pPr>
            <w:r w:rsidRPr="00CC0718">
              <w:rPr>
                <w:color w:val="000000"/>
                <w:spacing w:val="-2"/>
                <w:sz w:val="18"/>
              </w:rPr>
              <w:t>17</w:t>
            </w:r>
          </w:p>
        </w:tc>
        <w:tc>
          <w:tcPr>
            <w:tcW w:w="1362" w:type="dxa"/>
            <w:tcBorders>
              <w:bottom w:val="single" w:color="8FB6EA" w:sz="5" w:space="0"/>
            </w:tcBorders>
            <w:shd w:val="clear" w:color="auto" w:fill="FFFFFF" w:themeFill="background1"/>
            <w:tcMar/>
          </w:tcPr>
          <w:p w:rsidRPr="00CC0718" w:rsidR="00C71DC8" w:rsidP="00244814" w:rsidRDefault="00C71DC8" w14:paraId="5D3BB4E5" w14:textId="77777777">
            <w:pPr>
              <w:rPr>
                <w:color w:val="000000"/>
                <w:spacing w:val="-2"/>
                <w:sz w:val="18"/>
              </w:rPr>
            </w:pPr>
            <w:r w:rsidRPr="00CC0718">
              <w:rPr>
                <w:color w:val="000000"/>
                <w:spacing w:val="-2"/>
                <w:sz w:val="18"/>
              </w:rPr>
              <w:t>167</w:t>
            </w:r>
          </w:p>
        </w:tc>
        <w:tc>
          <w:tcPr>
            <w:tcW w:w="1690" w:type="dxa"/>
            <w:tcBorders>
              <w:bottom w:val="single" w:color="8FB6EA" w:sz="5" w:space="0"/>
            </w:tcBorders>
            <w:shd w:val="clear" w:color="auto" w:fill="FFFFFF" w:themeFill="background1"/>
            <w:tcMar/>
          </w:tcPr>
          <w:p w:rsidRPr="00CC0718" w:rsidR="00C71DC8" w:rsidP="00244814" w:rsidRDefault="00C71DC8" w14:paraId="5697A2CF" w14:textId="77777777">
            <w:pPr>
              <w:rPr>
                <w:color w:val="000000"/>
                <w:spacing w:val="-2"/>
                <w:sz w:val="18"/>
              </w:rPr>
            </w:pPr>
            <w:r w:rsidRPr="00CC0718">
              <w:rPr>
                <w:color w:val="000000"/>
                <w:spacing w:val="-2"/>
                <w:sz w:val="18"/>
              </w:rPr>
              <w:t>17</w:t>
            </w:r>
          </w:p>
        </w:tc>
        <w:tc>
          <w:tcPr>
            <w:tcW w:w="1576" w:type="dxa"/>
            <w:tcBorders>
              <w:bottom w:val="single" w:color="8FB6EA" w:sz="5" w:space="0"/>
            </w:tcBorders>
            <w:shd w:val="clear" w:color="auto" w:fill="FFFFFF" w:themeFill="background1"/>
            <w:tcMar/>
          </w:tcPr>
          <w:p w:rsidRPr="00CC0718" w:rsidR="00C71DC8" w:rsidP="00244814" w:rsidRDefault="00C71DC8" w14:paraId="124DD570" w14:textId="77777777">
            <w:pPr>
              <w:rPr>
                <w:color w:val="000000"/>
                <w:spacing w:val="-2"/>
                <w:sz w:val="18"/>
              </w:rPr>
            </w:pPr>
          </w:p>
        </w:tc>
      </w:tr>
      <w:tr w:rsidRPr="00CC0718" w:rsidR="00C71DC8" w:rsidTr="3A33D0EC" w14:paraId="477A65A5" w14:textId="77777777">
        <w:trPr>
          <w:trHeight w:val="444" w:hRule="exact"/>
        </w:trPr>
        <w:tc>
          <w:tcPr>
            <w:tcW w:w="10717" w:type="dxa"/>
            <w:gridSpan w:val="8"/>
            <w:tcBorders>
              <w:top w:val="single" w:color="8FB6EA" w:sz="5" w:space="0"/>
            </w:tcBorders>
            <w:tcMar/>
          </w:tcPr>
          <w:p w:rsidRPr="00CC0718" w:rsidR="00C71DC8" w:rsidP="00244814" w:rsidRDefault="00C71DC8" w14:paraId="192BFC4A" w14:textId="77777777"/>
        </w:tc>
      </w:tr>
      <w:tr w:rsidRPr="00CC0718" w:rsidR="00C71DC8" w:rsidTr="3A33D0EC" w14:paraId="6164A8CD" w14:textId="77777777">
        <w:trPr>
          <w:trHeight w:val="601" w:hRule="exact"/>
        </w:trPr>
        <w:tc>
          <w:tcPr>
            <w:tcW w:w="10717" w:type="dxa"/>
            <w:gridSpan w:val="8"/>
            <w:shd w:val="clear" w:color="auto" w:fill="FFFFFF" w:themeFill="background1"/>
            <w:tcMar/>
          </w:tcPr>
          <w:p w:rsidRPr="00CC0718" w:rsidR="00C71DC8" w:rsidP="00244814" w:rsidRDefault="00C71DC8" w14:paraId="3D9A3EB6" w14:textId="77777777">
            <w:pPr>
              <w:rPr>
                <w:b/>
                <w:color w:val="5C83B4"/>
                <w:spacing w:val="-2"/>
                <w:sz w:val="24"/>
              </w:rPr>
            </w:pPr>
          </w:p>
        </w:tc>
      </w:tr>
      <w:tr w:rsidRPr="00CC0718" w:rsidR="00C71DC8" w:rsidTr="3A33D0EC" w14:paraId="210EC92B" w14:textId="77777777">
        <w:trPr>
          <w:trHeight w:val="459" w:hRule="exact"/>
        </w:trPr>
        <w:tc>
          <w:tcPr>
            <w:tcW w:w="1805" w:type="dxa"/>
            <w:shd w:val="clear" w:color="auto" w:fill="FFFFFF" w:themeFill="background1"/>
            <w:tcMar/>
          </w:tcPr>
          <w:p w:rsidRPr="00CC0718" w:rsidR="00C71DC8" w:rsidP="00244814" w:rsidRDefault="00C71DC8" w14:paraId="6DACB4C2" w14:textId="77777777">
            <w:pPr>
              <w:rPr>
                <w:b/>
                <w:color w:val="5C83B4"/>
                <w:spacing w:val="-2"/>
                <w:sz w:val="24"/>
              </w:rPr>
            </w:pPr>
            <w:r w:rsidRPr="00CC0718">
              <w:rPr>
                <w:b/>
                <w:color w:val="5C83B4"/>
                <w:spacing w:val="-2"/>
                <w:sz w:val="24"/>
              </w:rPr>
              <w:t>Nickname:</w:t>
            </w:r>
          </w:p>
        </w:tc>
        <w:tc>
          <w:tcPr>
            <w:tcW w:w="8912" w:type="dxa"/>
            <w:gridSpan w:val="7"/>
            <w:vMerge w:val="restart"/>
            <w:shd w:val="clear" w:color="auto" w:fill="FFFFFF" w:themeFill="background1"/>
            <w:tcMar/>
          </w:tcPr>
          <w:p w:rsidRPr="00CC0718" w:rsidR="00C71DC8" w:rsidP="00244814" w:rsidRDefault="00C71DC8" w14:paraId="159F7316" w14:textId="77777777">
            <w:pPr>
              <w:rPr>
                <w:b/>
                <w:color w:val="5C83B4"/>
                <w:spacing w:val="-2"/>
                <w:sz w:val="24"/>
              </w:rPr>
            </w:pPr>
            <w:r w:rsidRPr="00CC0718">
              <w:rPr>
                <w:b/>
                <w:color w:val="5C83B4"/>
                <w:spacing w:val="-2"/>
                <w:sz w:val="24"/>
              </w:rPr>
              <w:t>Codes\\AXIAL CODE\\Q7 a- Role of Marketing to achieve the tasks\BRANDING, PROMOTION AND OUTREACH\Branding and consistency</w:t>
            </w:r>
          </w:p>
        </w:tc>
      </w:tr>
      <w:tr w:rsidRPr="00CC0718" w:rsidR="00C71DC8" w:rsidTr="3A33D0EC" w14:paraId="3228233F" w14:textId="77777777">
        <w:trPr>
          <w:trHeight w:val="444" w:hRule="exact"/>
        </w:trPr>
        <w:tc>
          <w:tcPr>
            <w:tcW w:w="1805" w:type="dxa"/>
            <w:shd w:val="clear" w:color="auto" w:fill="FFFFFF" w:themeFill="background1"/>
            <w:tcMar/>
          </w:tcPr>
          <w:p w:rsidRPr="00CC0718" w:rsidR="00C71DC8" w:rsidP="00244814" w:rsidRDefault="00C71DC8" w14:paraId="4F48369C" w14:textId="77777777">
            <w:pPr>
              <w:rPr>
                <w:b/>
                <w:color w:val="5C83B4"/>
                <w:spacing w:val="-2"/>
                <w:sz w:val="24"/>
              </w:rPr>
            </w:pPr>
            <w:r w:rsidRPr="00CC0718">
              <w:rPr>
                <w:b/>
                <w:color w:val="5C83B4"/>
                <w:spacing w:val="-2"/>
                <w:sz w:val="24"/>
              </w:rPr>
              <w:t>Classification:</w:t>
            </w:r>
          </w:p>
        </w:tc>
        <w:tc>
          <w:tcPr>
            <w:tcW w:w="8912" w:type="dxa"/>
            <w:gridSpan w:val="7"/>
            <w:vMerge/>
            <w:tcMar/>
          </w:tcPr>
          <w:p w:rsidRPr="00CC0718" w:rsidR="00C71DC8" w:rsidP="00244814" w:rsidRDefault="00C71DC8" w14:paraId="2063DD29" w14:textId="77777777"/>
        </w:tc>
      </w:tr>
      <w:tr w:rsidRPr="00CC0718" w:rsidR="00C71DC8" w:rsidTr="3A33D0EC" w14:paraId="72C8EF86" w14:textId="77777777">
        <w:trPr>
          <w:trHeight w:val="459" w:hRule="exact"/>
        </w:trPr>
        <w:tc>
          <w:tcPr>
            <w:tcW w:w="1805" w:type="dxa"/>
            <w:shd w:val="clear" w:color="auto" w:fill="FFFFFF" w:themeFill="background1"/>
            <w:tcMar/>
          </w:tcPr>
          <w:p w:rsidRPr="00CC0718" w:rsidR="00C71DC8" w:rsidP="00244814" w:rsidRDefault="00C71DC8" w14:paraId="48DCE7F3" w14:textId="77777777">
            <w:pPr>
              <w:rPr>
                <w:b/>
                <w:color w:val="5C83B4"/>
                <w:spacing w:val="-2"/>
                <w:sz w:val="24"/>
              </w:rPr>
            </w:pPr>
            <w:r w:rsidRPr="00CC0718">
              <w:rPr>
                <w:b/>
                <w:color w:val="5C83B4"/>
                <w:spacing w:val="-2"/>
                <w:sz w:val="24"/>
              </w:rPr>
              <w:t>Aggregated:</w:t>
            </w:r>
          </w:p>
        </w:tc>
        <w:tc>
          <w:tcPr>
            <w:tcW w:w="8912" w:type="dxa"/>
            <w:gridSpan w:val="7"/>
            <w:shd w:val="clear" w:color="auto" w:fill="FFFFFF" w:themeFill="background1"/>
            <w:tcMar/>
          </w:tcPr>
          <w:p w:rsidRPr="00CC0718" w:rsidR="00C71DC8" w:rsidP="00244814" w:rsidRDefault="00C71DC8" w14:paraId="5DBB3ABB" w14:textId="77777777">
            <w:pPr>
              <w:rPr>
                <w:b/>
                <w:color w:val="5C83B4"/>
                <w:spacing w:val="-2"/>
                <w:sz w:val="24"/>
              </w:rPr>
            </w:pPr>
            <w:r w:rsidRPr="00CC0718">
              <w:rPr>
                <w:b/>
                <w:color w:val="5C83B4"/>
                <w:spacing w:val="-2"/>
                <w:sz w:val="24"/>
              </w:rPr>
              <w:t>No</w:t>
            </w:r>
          </w:p>
        </w:tc>
      </w:tr>
      <w:tr w:rsidRPr="00CC0718" w:rsidR="00C71DC8" w:rsidTr="3A33D0EC" w14:paraId="1431D8F5" w14:textId="77777777">
        <w:trPr>
          <w:trHeight w:val="343" w:hRule="exact"/>
        </w:trPr>
        <w:tc>
          <w:tcPr>
            <w:tcW w:w="3381" w:type="dxa"/>
            <w:gridSpan w:val="2"/>
            <w:tcBorders>
              <w:bottom w:val="single" w:color="8FB6EA" w:sz="5" w:space="0"/>
            </w:tcBorders>
            <w:shd w:val="clear" w:color="auto" w:fill="FFFFFF" w:themeFill="background1"/>
            <w:tcMar/>
          </w:tcPr>
          <w:p w:rsidRPr="00CC0718" w:rsidR="00C71DC8" w:rsidP="00244814" w:rsidRDefault="00C71DC8" w14:paraId="2199CE7C" w14:textId="77777777">
            <w:pPr>
              <w:rPr>
                <w:color w:val="000000"/>
                <w:spacing w:val="-2"/>
                <w:sz w:val="18"/>
              </w:rPr>
            </w:pPr>
            <w:r w:rsidRPr="00CC0718">
              <w:rPr>
                <w:color w:val="000000"/>
                <w:spacing w:val="-2"/>
                <w:sz w:val="18"/>
              </w:rPr>
              <w:t>Document</w:t>
            </w:r>
          </w:p>
        </w:tc>
        <w:tc>
          <w:tcPr>
            <w:tcW w:w="1132" w:type="dxa"/>
            <w:tcBorders>
              <w:bottom w:val="single" w:color="8FB6EA" w:sz="5" w:space="0"/>
            </w:tcBorders>
            <w:shd w:val="clear" w:color="auto" w:fill="FFFFFF" w:themeFill="background1"/>
            <w:tcMar/>
          </w:tcPr>
          <w:p w:rsidRPr="00CC0718" w:rsidR="00C71DC8" w:rsidP="00244814" w:rsidRDefault="00C71DC8" w14:paraId="2493269E" w14:textId="77777777">
            <w:pPr>
              <w:rPr>
                <w:color w:val="000000"/>
                <w:spacing w:val="-2"/>
                <w:sz w:val="18"/>
              </w:rPr>
            </w:pPr>
            <w:r w:rsidRPr="00CC0718">
              <w:rPr>
                <w:color w:val="000000"/>
                <w:spacing w:val="-2"/>
                <w:sz w:val="18"/>
              </w:rPr>
              <w:t>1</w:t>
            </w:r>
          </w:p>
        </w:tc>
        <w:tc>
          <w:tcPr>
            <w:tcW w:w="1576" w:type="dxa"/>
            <w:gridSpan w:val="2"/>
            <w:tcBorders>
              <w:bottom w:val="single" w:color="8FB6EA" w:sz="5" w:space="0"/>
            </w:tcBorders>
            <w:shd w:val="clear" w:color="auto" w:fill="FFFFFF" w:themeFill="background1"/>
            <w:tcMar/>
          </w:tcPr>
          <w:p w:rsidRPr="00CC0718" w:rsidR="00C71DC8" w:rsidP="00244814" w:rsidRDefault="00C71DC8" w14:paraId="3C3D3E63" w14:textId="77777777">
            <w:pPr>
              <w:rPr>
                <w:color w:val="000000"/>
                <w:spacing w:val="-2"/>
                <w:sz w:val="18"/>
              </w:rPr>
            </w:pPr>
            <w:r w:rsidRPr="00CC0718">
              <w:rPr>
                <w:color w:val="000000"/>
                <w:spacing w:val="-2"/>
                <w:sz w:val="18"/>
              </w:rPr>
              <w:t>1</w:t>
            </w:r>
          </w:p>
        </w:tc>
        <w:tc>
          <w:tcPr>
            <w:tcW w:w="1362" w:type="dxa"/>
            <w:tcBorders>
              <w:bottom w:val="single" w:color="8FB6EA" w:sz="5" w:space="0"/>
            </w:tcBorders>
            <w:shd w:val="clear" w:color="auto" w:fill="FFFFFF" w:themeFill="background1"/>
            <w:tcMar/>
          </w:tcPr>
          <w:p w:rsidRPr="00CC0718" w:rsidR="00C71DC8" w:rsidP="00244814" w:rsidRDefault="00C71DC8" w14:paraId="148F1E48" w14:textId="77777777">
            <w:pPr>
              <w:rPr>
                <w:color w:val="000000"/>
                <w:spacing w:val="-2"/>
                <w:sz w:val="18"/>
              </w:rPr>
            </w:pPr>
            <w:r w:rsidRPr="00CC0718">
              <w:rPr>
                <w:color w:val="000000"/>
                <w:spacing w:val="-2"/>
                <w:sz w:val="18"/>
              </w:rPr>
              <w:t>55</w:t>
            </w:r>
          </w:p>
        </w:tc>
        <w:tc>
          <w:tcPr>
            <w:tcW w:w="1690" w:type="dxa"/>
            <w:tcBorders>
              <w:bottom w:val="single" w:color="8FB6EA" w:sz="5" w:space="0"/>
            </w:tcBorders>
            <w:shd w:val="clear" w:color="auto" w:fill="FFFFFF" w:themeFill="background1"/>
            <w:tcMar/>
          </w:tcPr>
          <w:p w:rsidRPr="00CC0718" w:rsidR="00C71DC8" w:rsidP="00244814" w:rsidRDefault="00C71DC8" w14:paraId="51895A1E" w14:textId="77777777">
            <w:pPr>
              <w:rPr>
                <w:color w:val="000000"/>
                <w:spacing w:val="-2"/>
                <w:sz w:val="18"/>
              </w:rPr>
            </w:pPr>
            <w:r w:rsidRPr="00CC0718">
              <w:rPr>
                <w:color w:val="000000"/>
                <w:spacing w:val="-2"/>
                <w:sz w:val="18"/>
              </w:rPr>
              <w:t>1</w:t>
            </w:r>
          </w:p>
        </w:tc>
        <w:tc>
          <w:tcPr>
            <w:tcW w:w="1576" w:type="dxa"/>
            <w:tcBorders>
              <w:bottom w:val="single" w:color="8FB6EA" w:sz="5" w:space="0"/>
            </w:tcBorders>
            <w:shd w:val="clear" w:color="auto" w:fill="FFFFFF" w:themeFill="background1"/>
            <w:tcMar/>
          </w:tcPr>
          <w:p w:rsidRPr="00CC0718" w:rsidR="00C71DC8" w:rsidP="00244814" w:rsidRDefault="00C71DC8" w14:paraId="1D52FFF3" w14:textId="77777777">
            <w:pPr>
              <w:rPr>
                <w:color w:val="000000"/>
                <w:spacing w:val="-2"/>
                <w:sz w:val="18"/>
              </w:rPr>
            </w:pPr>
          </w:p>
        </w:tc>
      </w:tr>
      <w:tr w:rsidRPr="00CC0718" w:rsidR="00C71DC8" w:rsidTr="3A33D0EC" w14:paraId="2409FC18" w14:textId="77777777">
        <w:trPr>
          <w:trHeight w:val="445" w:hRule="exact"/>
        </w:trPr>
        <w:tc>
          <w:tcPr>
            <w:tcW w:w="10717" w:type="dxa"/>
            <w:gridSpan w:val="8"/>
            <w:tcBorders>
              <w:top w:val="single" w:color="8FB6EA" w:sz="5" w:space="0"/>
            </w:tcBorders>
            <w:tcMar/>
          </w:tcPr>
          <w:p w:rsidRPr="00CC0718" w:rsidR="00C71DC8" w:rsidP="00244814" w:rsidRDefault="00C71DC8" w14:paraId="575CF403" w14:textId="77777777"/>
        </w:tc>
      </w:tr>
      <w:tr w:rsidRPr="00CC0718" w:rsidR="00C71DC8" w:rsidTr="3A33D0EC" w14:paraId="0F100F74" w14:textId="77777777">
        <w:trPr>
          <w:trHeight w:val="601" w:hRule="exact"/>
        </w:trPr>
        <w:tc>
          <w:tcPr>
            <w:tcW w:w="10717" w:type="dxa"/>
            <w:gridSpan w:val="8"/>
            <w:shd w:val="clear" w:color="auto" w:fill="FFFFFF" w:themeFill="background1"/>
            <w:tcMar/>
          </w:tcPr>
          <w:p w:rsidRPr="00CC0718" w:rsidR="00C71DC8" w:rsidP="00244814" w:rsidRDefault="00C71DC8" w14:paraId="2E18F8DD" w14:textId="77777777">
            <w:pPr>
              <w:rPr>
                <w:b/>
                <w:color w:val="5C83B4"/>
                <w:spacing w:val="-2"/>
                <w:sz w:val="24"/>
              </w:rPr>
            </w:pPr>
          </w:p>
        </w:tc>
      </w:tr>
      <w:tr w:rsidRPr="00CC0718" w:rsidR="00C71DC8" w:rsidTr="3A33D0EC" w14:paraId="5AC7BA66" w14:textId="77777777">
        <w:trPr>
          <w:trHeight w:val="459" w:hRule="exact"/>
        </w:trPr>
        <w:tc>
          <w:tcPr>
            <w:tcW w:w="1805" w:type="dxa"/>
            <w:shd w:val="clear" w:color="auto" w:fill="FFFFFF" w:themeFill="background1"/>
            <w:tcMar/>
          </w:tcPr>
          <w:p w:rsidRPr="00CC0718" w:rsidR="00C71DC8" w:rsidP="00244814" w:rsidRDefault="00C71DC8" w14:paraId="762D8E75" w14:textId="77777777">
            <w:pPr>
              <w:rPr>
                <w:b/>
                <w:color w:val="5C83B4"/>
                <w:spacing w:val="-2"/>
                <w:sz w:val="24"/>
              </w:rPr>
            </w:pPr>
            <w:r w:rsidRPr="00CC0718">
              <w:rPr>
                <w:b/>
                <w:color w:val="5C83B4"/>
                <w:spacing w:val="-2"/>
                <w:sz w:val="24"/>
              </w:rPr>
              <w:t>Nickname:</w:t>
            </w:r>
          </w:p>
        </w:tc>
        <w:tc>
          <w:tcPr>
            <w:tcW w:w="8912" w:type="dxa"/>
            <w:gridSpan w:val="7"/>
            <w:vMerge w:val="restart"/>
            <w:shd w:val="clear" w:color="auto" w:fill="FFFFFF" w:themeFill="background1"/>
            <w:tcMar/>
          </w:tcPr>
          <w:p w:rsidRPr="00CC0718" w:rsidR="00C71DC8" w:rsidP="00244814" w:rsidRDefault="00C71DC8" w14:paraId="4CBF1CFB" w14:textId="77777777">
            <w:pPr>
              <w:rPr>
                <w:b/>
                <w:color w:val="5C83B4"/>
                <w:spacing w:val="-2"/>
                <w:sz w:val="24"/>
              </w:rPr>
            </w:pPr>
            <w:r w:rsidRPr="00CC0718">
              <w:rPr>
                <w:b/>
                <w:color w:val="5C83B4"/>
                <w:spacing w:val="-2"/>
                <w:sz w:val="24"/>
              </w:rPr>
              <w:t>Codes\\AXIAL CODE\\Q7 a- Role of Marketing to achieve the tasks\BRANDING, PROMOTION AND OUTREACH\Challenges in Self-Promotion</w:t>
            </w:r>
          </w:p>
        </w:tc>
      </w:tr>
      <w:tr w:rsidRPr="00CC0718" w:rsidR="00C71DC8" w:rsidTr="3A33D0EC" w14:paraId="3E63D9FB" w14:textId="77777777">
        <w:trPr>
          <w:trHeight w:val="444" w:hRule="exact"/>
        </w:trPr>
        <w:tc>
          <w:tcPr>
            <w:tcW w:w="1805" w:type="dxa"/>
            <w:shd w:val="clear" w:color="auto" w:fill="FFFFFF" w:themeFill="background1"/>
            <w:tcMar/>
          </w:tcPr>
          <w:p w:rsidRPr="00CC0718" w:rsidR="00C71DC8" w:rsidP="00244814" w:rsidRDefault="00C71DC8" w14:paraId="3B46C681" w14:textId="77777777">
            <w:pPr>
              <w:rPr>
                <w:b/>
                <w:color w:val="5C83B4"/>
                <w:spacing w:val="-2"/>
                <w:sz w:val="24"/>
              </w:rPr>
            </w:pPr>
            <w:r w:rsidRPr="00CC0718">
              <w:rPr>
                <w:b/>
                <w:color w:val="5C83B4"/>
                <w:spacing w:val="-2"/>
                <w:sz w:val="24"/>
              </w:rPr>
              <w:t>Classification:</w:t>
            </w:r>
          </w:p>
        </w:tc>
        <w:tc>
          <w:tcPr>
            <w:tcW w:w="8912" w:type="dxa"/>
            <w:gridSpan w:val="7"/>
            <w:vMerge/>
            <w:tcMar/>
          </w:tcPr>
          <w:p w:rsidRPr="00CC0718" w:rsidR="00C71DC8" w:rsidP="00244814" w:rsidRDefault="00C71DC8" w14:paraId="253A0879" w14:textId="77777777"/>
        </w:tc>
      </w:tr>
      <w:tr w:rsidRPr="00CC0718" w:rsidR="00C71DC8" w:rsidTr="3A33D0EC" w14:paraId="392F0406" w14:textId="77777777">
        <w:trPr>
          <w:trHeight w:val="459" w:hRule="exact"/>
        </w:trPr>
        <w:tc>
          <w:tcPr>
            <w:tcW w:w="1805" w:type="dxa"/>
            <w:shd w:val="clear" w:color="auto" w:fill="FFFFFF" w:themeFill="background1"/>
            <w:tcMar/>
          </w:tcPr>
          <w:p w:rsidRPr="00CC0718" w:rsidR="00C71DC8" w:rsidP="00244814" w:rsidRDefault="00C71DC8" w14:paraId="17AE4BBA" w14:textId="77777777">
            <w:pPr>
              <w:rPr>
                <w:b/>
                <w:color w:val="5C83B4"/>
                <w:spacing w:val="-2"/>
                <w:sz w:val="24"/>
              </w:rPr>
            </w:pPr>
            <w:r w:rsidRPr="00CC0718">
              <w:rPr>
                <w:b/>
                <w:color w:val="5C83B4"/>
                <w:spacing w:val="-2"/>
                <w:sz w:val="24"/>
              </w:rPr>
              <w:t>Aggregated:</w:t>
            </w:r>
          </w:p>
        </w:tc>
        <w:tc>
          <w:tcPr>
            <w:tcW w:w="8912" w:type="dxa"/>
            <w:gridSpan w:val="7"/>
            <w:shd w:val="clear" w:color="auto" w:fill="FFFFFF" w:themeFill="background1"/>
            <w:tcMar/>
          </w:tcPr>
          <w:p w:rsidRPr="00CC0718" w:rsidR="00C71DC8" w:rsidP="00244814" w:rsidRDefault="00C71DC8" w14:paraId="149BD45F" w14:textId="77777777">
            <w:pPr>
              <w:rPr>
                <w:b/>
                <w:color w:val="5C83B4"/>
                <w:spacing w:val="-2"/>
                <w:sz w:val="24"/>
              </w:rPr>
            </w:pPr>
            <w:r w:rsidRPr="00CC0718">
              <w:rPr>
                <w:b/>
                <w:color w:val="5C83B4"/>
                <w:spacing w:val="-2"/>
                <w:sz w:val="24"/>
              </w:rPr>
              <w:t>No</w:t>
            </w:r>
          </w:p>
        </w:tc>
      </w:tr>
      <w:tr w:rsidRPr="00CC0718" w:rsidR="00C71DC8" w:rsidTr="3A33D0EC" w14:paraId="4AAFD1B4" w14:textId="77777777">
        <w:trPr>
          <w:trHeight w:val="329" w:hRule="exact"/>
        </w:trPr>
        <w:tc>
          <w:tcPr>
            <w:tcW w:w="3381" w:type="dxa"/>
            <w:gridSpan w:val="2"/>
            <w:tcBorders>
              <w:bottom w:val="single" w:color="8FB6EA" w:sz="5" w:space="0"/>
            </w:tcBorders>
            <w:shd w:val="clear" w:color="auto" w:fill="FFFFFF" w:themeFill="background1"/>
            <w:tcMar/>
          </w:tcPr>
          <w:p w:rsidRPr="00CC0718" w:rsidR="00C71DC8" w:rsidP="00244814" w:rsidRDefault="00C71DC8" w14:paraId="5BBA26E8" w14:textId="77777777">
            <w:pPr>
              <w:rPr>
                <w:color w:val="000000"/>
                <w:spacing w:val="-2"/>
                <w:sz w:val="18"/>
              </w:rPr>
            </w:pPr>
            <w:r w:rsidRPr="00CC0718">
              <w:rPr>
                <w:color w:val="000000"/>
                <w:spacing w:val="-2"/>
                <w:sz w:val="18"/>
              </w:rPr>
              <w:t>Document</w:t>
            </w:r>
          </w:p>
        </w:tc>
        <w:tc>
          <w:tcPr>
            <w:tcW w:w="1132" w:type="dxa"/>
            <w:tcBorders>
              <w:bottom w:val="single" w:color="8FB6EA" w:sz="5" w:space="0"/>
            </w:tcBorders>
            <w:shd w:val="clear" w:color="auto" w:fill="FFFFFF" w:themeFill="background1"/>
            <w:tcMar/>
          </w:tcPr>
          <w:p w:rsidRPr="00CC0718" w:rsidR="00C71DC8" w:rsidP="00244814" w:rsidRDefault="00C71DC8" w14:paraId="0F736C20" w14:textId="77777777">
            <w:pPr>
              <w:rPr>
                <w:color w:val="000000"/>
                <w:spacing w:val="-2"/>
                <w:sz w:val="18"/>
              </w:rPr>
            </w:pPr>
            <w:r w:rsidRPr="00CC0718">
              <w:rPr>
                <w:color w:val="000000"/>
                <w:spacing w:val="-2"/>
                <w:sz w:val="18"/>
              </w:rPr>
              <w:t>1</w:t>
            </w:r>
          </w:p>
        </w:tc>
        <w:tc>
          <w:tcPr>
            <w:tcW w:w="1576" w:type="dxa"/>
            <w:gridSpan w:val="2"/>
            <w:tcBorders>
              <w:bottom w:val="single" w:color="8FB6EA" w:sz="5" w:space="0"/>
            </w:tcBorders>
            <w:shd w:val="clear" w:color="auto" w:fill="FFFFFF" w:themeFill="background1"/>
            <w:tcMar/>
          </w:tcPr>
          <w:p w:rsidRPr="00CC0718" w:rsidR="00C71DC8" w:rsidP="00244814" w:rsidRDefault="00C71DC8" w14:paraId="5A07B2EF" w14:textId="77777777">
            <w:pPr>
              <w:rPr>
                <w:color w:val="000000"/>
                <w:spacing w:val="-2"/>
                <w:sz w:val="18"/>
              </w:rPr>
            </w:pPr>
            <w:r w:rsidRPr="00CC0718">
              <w:rPr>
                <w:color w:val="000000"/>
                <w:spacing w:val="-2"/>
                <w:sz w:val="18"/>
              </w:rPr>
              <w:t>2</w:t>
            </w:r>
          </w:p>
        </w:tc>
        <w:tc>
          <w:tcPr>
            <w:tcW w:w="1362" w:type="dxa"/>
            <w:tcBorders>
              <w:bottom w:val="single" w:color="8FB6EA" w:sz="5" w:space="0"/>
            </w:tcBorders>
            <w:shd w:val="clear" w:color="auto" w:fill="FFFFFF" w:themeFill="background1"/>
            <w:tcMar/>
          </w:tcPr>
          <w:p w:rsidRPr="00CC0718" w:rsidR="00C71DC8" w:rsidP="00244814" w:rsidRDefault="00C71DC8" w14:paraId="74685436" w14:textId="77777777">
            <w:pPr>
              <w:rPr>
                <w:color w:val="000000"/>
                <w:spacing w:val="-2"/>
                <w:sz w:val="18"/>
              </w:rPr>
            </w:pPr>
            <w:r w:rsidRPr="00CC0718">
              <w:rPr>
                <w:color w:val="000000"/>
                <w:spacing w:val="-2"/>
                <w:sz w:val="18"/>
              </w:rPr>
              <w:t>22</w:t>
            </w:r>
          </w:p>
        </w:tc>
        <w:tc>
          <w:tcPr>
            <w:tcW w:w="1690" w:type="dxa"/>
            <w:tcBorders>
              <w:bottom w:val="single" w:color="8FB6EA" w:sz="5" w:space="0"/>
            </w:tcBorders>
            <w:shd w:val="clear" w:color="auto" w:fill="FFFFFF" w:themeFill="background1"/>
            <w:tcMar/>
          </w:tcPr>
          <w:p w:rsidRPr="00CC0718" w:rsidR="00C71DC8" w:rsidP="00244814" w:rsidRDefault="00C71DC8" w14:paraId="61739034" w14:textId="77777777">
            <w:pPr>
              <w:rPr>
                <w:color w:val="000000"/>
                <w:spacing w:val="-2"/>
                <w:sz w:val="18"/>
              </w:rPr>
            </w:pPr>
            <w:r w:rsidRPr="00CC0718">
              <w:rPr>
                <w:color w:val="000000"/>
                <w:spacing w:val="-2"/>
                <w:sz w:val="18"/>
              </w:rPr>
              <w:t>2</w:t>
            </w:r>
          </w:p>
        </w:tc>
        <w:tc>
          <w:tcPr>
            <w:tcW w:w="1576" w:type="dxa"/>
            <w:tcBorders>
              <w:bottom w:val="single" w:color="8FB6EA" w:sz="5" w:space="0"/>
            </w:tcBorders>
            <w:shd w:val="clear" w:color="auto" w:fill="FFFFFF" w:themeFill="background1"/>
            <w:tcMar/>
          </w:tcPr>
          <w:p w:rsidRPr="00CC0718" w:rsidR="00C71DC8" w:rsidP="00244814" w:rsidRDefault="00C71DC8" w14:paraId="29700D02" w14:textId="77777777">
            <w:pPr>
              <w:rPr>
                <w:color w:val="000000"/>
                <w:spacing w:val="-2"/>
                <w:sz w:val="18"/>
              </w:rPr>
            </w:pPr>
          </w:p>
        </w:tc>
      </w:tr>
      <w:tr w:rsidRPr="00CC0718" w:rsidR="00C71DC8" w:rsidTr="3A33D0EC" w14:paraId="43459CF3" w14:textId="77777777">
        <w:trPr>
          <w:trHeight w:val="459" w:hRule="exact"/>
        </w:trPr>
        <w:tc>
          <w:tcPr>
            <w:tcW w:w="10717" w:type="dxa"/>
            <w:gridSpan w:val="8"/>
            <w:tcBorders>
              <w:top w:val="single" w:color="8FB6EA" w:sz="5" w:space="0"/>
            </w:tcBorders>
            <w:tcMar/>
          </w:tcPr>
          <w:p w:rsidRPr="00CC0718" w:rsidR="00C71DC8" w:rsidP="00244814" w:rsidRDefault="00C71DC8" w14:paraId="560CC746" w14:textId="77777777"/>
        </w:tc>
      </w:tr>
      <w:tr w:rsidRPr="00CC0718" w:rsidR="00C71DC8" w:rsidTr="3A33D0EC" w14:paraId="654187D0" w14:textId="77777777">
        <w:trPr>
          <w:trHeight w:val="601" w:hRule="exact"/>
        </w:trPr>
        <w:tc>
          <w:tcPr>
            <w:tcW w:w="10717" w:type="dxa"/>
            <w:gridSpan w:val="8"/>
            <w:shd w:val="clear" w:color="auto" w:fill="FFFFFF" w:themeFill="background1"/>
            <w:tcMar/>
          </w:tcPr>
          <w:p w:rsidRPr="00CC0718" w:rsidR="00C71DC8" w:rsidP="00244814" w:rsidRDefault="00C71DC8" w14:paraId="60A2EBEB" w14:textId="77777777">
            <w:pPr>
              <w:rPr>
                <w:b/>
                <w:color w:val="5C83B4"/>
                <w:spacing w:val="-2"/>
                <w:sz w:val="24"/>
              </w:rPr>
            </w:pPr>
          </w:p>
        </w:tc>
      </w:tr>
      <w:tr w:rsidRPr="00CC0718" w:rsidR="00C71DC8" w:rsidTr="3A33D0EC" w14:paraId="03874C88" w14:textId="77777777">
        <w:trPr>
          <w:trHeight w:val="445" w:hRule="exact"/>
        </w:trPr>
        <w:tc>
          <w:tcPr>
            <w:tcW w:w="1805" w:type="dxa"/>
            <w:shd w:val="clear" w:color="auto" w:fill="FFFFFF" w:themeFill="background1"/>
            <w:tcMar/>
          </w:tcPr>
          <w:p w:rsidRPr="00CC0718" w:rsidR="00C71DC8" w:rsidP="00244814" w:rsidRDefault="00C71DC8" w14:paraId="1E04108E" w14:textId="77777777">
            <w:pPr>
              <w:rPr>
                <w:b/>
                <w:color w:val="5C83B4"/>
                <w:spacing w:val="-2"/>
                <w:sz w:val="24"/>
              </w:rPr>
            </w:pPr>
            <w:r w:rsidRPr="00CC0718">
              <w:rPr>
                <w:b/>
                <w:color w:val="5C83B4"/>
                <w:spacing w:val="-2"/>
                <w:sz w:val="24"/>
              </w:rPr>
              <w:t>Nickname:</w:t>
            </w:r>
          </w:p>
        </w:tc>
        <w:tc>
          <w:tcPr>
            <w:tcW w:w="8912" w:type="dxa"/>
            <w:gridSpan w:val="7"/>
            <w:vMerge w:val="restart"/>
            <w:shd w:val="clear" w:color="auto" w:fill="FFFFFF" w:themeFill="background1"/>
            <w:tcMar/>
          </w:tcPr>
          <w:p w:rsidRPr="00CC0718" w:rsidR="00C71DC8" w:rsidP="00244814" w:rsidRDefault="00C71DC8" w14:paraId="1CFBD0D5" w14:textId="77777777">
            <w:pPr>
              <w:rPr>
                <w:b/>
                <w:color w:val="5C83B4"/>
                <w:spacing w:val="-2"/>
                <w:sz w:val="24"/>
              </w:rPr>
            </w:pPr>
            <w:r w:rsidRPr="00CC0718">
              <w:rPr>
                <w:b/>
                <w:color w:val="5C83B4"/>
                <w:spacing w:val="-2"/>
                <w:sz w:val="24"/>
              </w:rPr>
              <w:t>Codes\\AXIAL CODE\\Q7 a- Role of Marketing to achieve the tasks\BRANDING, PROMOTION AND OUTREACH\Enhancing Visibility on Campus</w:t>
            </w:r>
          </w:p>
        </w:tc>
      </w:tr>
      <w:tr w:rsidRPr="00CC0718" w:rsidR="00C71DC8" w:rsidTr="3A33D0EC" w14:paraId="00F94E41" w14:textId="77777777">
        <w:trPr>
          <w:trHeight w:val="458" w:hRule="exact"/>
        </w:trPr>
        <w:tc>
          <w:tcPr>
            <w:tcW w:w="1805" w:type="dxa"/>
            <w:shd w:val="clear" w:color="auto" w:fill="FFFFFF" w:themeFill="background1"/>
            <w:tcMar/>
          </w:tcPr>
          <w:p w:rsidRPr="00CC0718" w:rsidR="00C71DC8" w:rsidP="00244814" w:rsidRDefault="00C71DC8" w14:paraId="788FA604" w14:textId="77777777">
            <w:pPr>
              <w:rPr>
                <w:b/>
                <w:color w:val="5C83B4"/>
                <w:spacing w:val="-2"/>
                <w:sz w:val="24"/>
              </w:rPr>
            </w:pPr>
            <w:r w:rsidRPr="00CC0718">
              <w:rPr>
                <w:b/>
                <w:color w:val="5C83B4"/>
                <w:spacing w:val="-2"/>
                <w:sz w:val="24"/>
              </w:rPr>
              <w:t>Classification:</w:t>
            </w:r>
          </w:p>
        </w:tc>
        <w:tc>
          <w:tcPr>
            <w:tcW w:w="8912" w:type="dxa"/>
            <w:gridSpan w:val="7"/>
            <w:vMerge/>
            <w:tcMar/>
          </w:tcPr>
          <w:p w:rsidRPr="00CC0718" w:rsidR="00C71DC8" w:rsidP="00244814" w:rsidRDefault="00C71DC8" w14:paraId="39E0D287" w14:textId="77777777"/>
        </w:tc>
      </w:tr>
      <w:tr w:rsidRPr="00CC0718" w:rsidR="00C71DC8" w:rsidTr="3A33D0EC" w14:paraId="1D452477" w14:textId="77777777">
        <w:trPr>
          <w:trHeight w:val="444" w:hRule="exact"/>
        </w:trPr>
        <w:tc>
          <w:tcPr>
            <w:tcW w:w="1805" w:type="dxa"/>
            <w:shd w:val="clear" w:color="auto" w:fill="FFFFFF" w:themeFill="background1"/>
            <w:tcMar/>
          </w:tcPr>
          <w:p w:rsidRPr="00CC0718" w:rsidR="00C71DC8" w:rsidP="00244814" w:rsidRDefault="00C71DC8" w14:paraId="773BB27B" w14:textId="77777777">
            <w:pPr>
              <w:rPr>
                <w:b/>
                <w:color w:val="5C83B4"/>
                <w:spacing w:val="-2"/>
                <w:sz w:val="24"/>
              </w:rPr>
            </w:pPr>
            <w:r w:rsidRPr="00CC0718">
              <w:rPr>
                <w:b/>
                <w:color w:val="5C83B4"/>
                <w:spacing w:val="-2"/>
                <w:sz w:val="24"/>
              </w:rPr>
              <w:t>Aggregated:</w:t>
            </w:r>
          </w:p>
        </w:tc>
        <w:tc>
          <w:tcPr>
            <w:tcW w:w="8912" w:type="dxa"/>
            <w:gridSpan w:val="7"/>
            <w:shd w:val="clear" w:color="auto" w:fill="FFFFFF" w:themeFill="background1"/>
            <w:tcMar/>
          </w:tcPr>
          <w:p w:rsidRPr="00CC0718" w:rsidR="00C71DC8" w:rsidP="00244814" w:rsidRDefault="00C71DC8" w14:paraId="483B1298" w14:textId="77777777">
            <w:pPr>
              <w:rPr>
                <w:b/>
                <w:color w:val="5C83B4"/>
                <w:spacing w:val="-2"/>
                <w:sz w:val="24"/>
              </w:rPr>
            </w:pPr>
            <w:r w:rsidRPr="00CC0718">
              <w:rPr>
                <w:b/>
                <w:color w:val="5C83B4"/>
                <w:spacing w:val="-2"/>
                <w:sz w:val="24"/>
              </w:rPr>
              <w:t>No</w:t>
            </w:r>
          </w:p>
        </w:tc>
      </w:tr>
      <w:tr w:rsidRPr="00CC0718" w:rsidR="00C71DC8" w:rsidTr="3A33D0EC" w14:paraId="3456A0B7" w14:textId="77777777">
        <w:trPr>
          <w:trHeight w:val="344" w:hRule="exact"/>
        </w:trPr>
        <w:tc>
          <w:tcPr>
            <w:tcW w:w="3381" w:type="dxa"/>
            <w:gridSpan w:val="2"/>
            <w:tcBorders>
              <w:bottom w:val="single" w:color="8FB6EA" w:sz="5" w:space="0"/>
            </w:tcBorders>
            <w:shd w:val="clear" w:color="auto" w:fill="FFFFFF" w:themeFill="background1"/>
            <w:tcMar/>
          </w:tcPr>
          <w:p w:rsidRPr="00CC0718" w:rsidR="00C71DC8" w:rsidP="00244814" w:rsidRDefault="00C71DC8" w14:paraId="0094BB82" w14:textId="77777777">
            <w:pPr>
              <w:rPr>
                <w:color w:val="000000"/>
                <w:spacing w:val="-2"/>
                <w:sz w:val="18"/>
              </w:rPr>
            </w:pPr>
            <w:r w:rsidRPr="00CC0718">
              <w:rPr>
                <w:color w:val="000000"/>
                <w:spacing w:val="-2"/>
                <w:sz w:val="18"/>
              </w:rPr>
              <w:t>Document</w:t>
            </w:r>
          </w:p>
        </w:tc>
        <w:tc>
          <w:tcPr>
            <w:tcW w:w="1132" w:type="dxa"/>
            <w:tcBorders>
              <w:bottom w:val="single" w:color="8FB6EA" w:sz="5" w:space="0"/>
            </w:tcBorders>
            <w:shd w:val="clear" w:color="auto" w:fill="FFFFFF" w:themeFill="background1"/>
            <w:tcMar/>
          </w:tcPr>
          <w:p w:rsidRPr="00CC0718" w:rsidR="00C71DC8" w:rsidP="00244814" w:rsidRDefault="00C71DC8" w14:paraId="64EA0845" w14:textId="77777777">
            <w:pPr>
              <w:rPr>
                <w:color w:val="000000"/>
                <w:spacing w:val="-2"/>
                <w:sz w:val="18"/>
              </w:rPr>
            </w:pPr>
            <w:r w:rsidRPr="00CC0718">
              <w:rPr>
                <w:color w:val="000000"/>
                <w:spacing w:val="-2"/>
                <w:sz w:val="18"/>
              </w:rPr>
              <w:t>1</w:t>
            </w:r>
          </w:p>
        </w:tc>
        <w:tc>
          <w:tcPr>
            <w:tcW w:w="1576" w:type="dxa"/>
            <w:gridSpan w:val="2"/>
            <w:tcBorders>
              <w:bottom w:val="single" w:color="8FB6EA" w:sz="5" w:space="0"/>
            </w:tcBorders>
            <w:shd w:val="clear" w:color="auto" w:fill="FFFFFF" w:themeFill="background1"/>
            <w:tcMar/>
          </w:tcPr>
          <w:p w:rsidRPr="00CC0718" w:rsidR="00C71DC8" w:rsidP="00244814" w:rsidRDefault="00C71DC8" w14:paraId="014C390E" w14:textId="77777777">
            <w:pPr>
              <w:rPr>
                <w:color w:val="000000"/>
                <w:spacing w:val="-2"/>
                <w:sz w:val="18"/>
              </w:rPr>
            </w:pPr>
            <w:r w:rsidRPr="00CC0718">
              <w:rPr>
                <w:color w:val="000000"/>
                <w:spacing w:val="-2"/>
                <w:sz w:val="18"/>
              </w:rPr>
              <w:t>1</w:t>
            </w:r>
          </w:p>
        </w:tc>
        <w:tc>
          <w:tcPr>
            <w:tcW w:w="1362" w:type="dxa"/>
            <w:tcBorders>
              <w:bottom w:val="single" w:color="8FB6EA" w:sz="5" w:space="0"/>
            </w:tcBorders>
            <w:shd w:val="clear" w:color="auto" w:fill="FFFFFF" w:themeFill="background1"/>
            <w:tcMar/>
          </w:tcPr>
          <w:p w:rsidRPr="00CC0718" w:rsidR="00C71DC8" w:rsidP="00244814" w:rsidRDefault="00C71DC8" w14:paraId="643581EF" w14:textId="77777777">
            <w:pPr>
              <w:rPr>
                <w:color w:val="000000"/>
                <w:spacing w:val="-2"/>
                <w:sz w:val="18"/>
              </w:rPr>
            </w:pPr>
            <w:r w:rsidRPr="00CC0718">
              <w:rPr>
                <w:color w:val="000000"/>
                <w:spacing w:val="-2"/>
                <w:sz w:val="18"/>
              </w:rPr>
              <w:t>14</w:t>
            </w:r>
          </w:p>
        </w:tc>
        <w:tc>
          <w:tcPr>
            <w:tcW w:w="1690" w:type="dxa"/>
            <w:tcBorders>
              <w:bottom w:val="single" w:color="8FB6EA" w:sz="5" w:space="0"/>
            </w:tcBorders>
            <w:shd w:val="clear" w:color="auto" w:fill="FFFFFF" w:themeFill="background1"/>
            <w:tcMar/>
          </w:tcPr>
          <w:p w:rsidRPr="00CC0718" w:rsidR="00C71DC8" w:rsidP="00244814" w:rsidRDefault="00C71DC8" w14:paraId="73C6A256" w14:textId="77777777">
            <w:pPr>
              <w:rPr>
                <w:color w:val="000000"/>
                <w:spacing w:val="-2"/>
                <w:sz w:val="18"/>
              </w:rPr>
            </w:pPr>
            <w:r w:rsidRPr="00CC0718">
              <w:rPr>
                <w:color w:val="000000"/>
                <w:spacing w:val="-2"/>
                <w:sz w:val="18"/>
              </w:rPr>
              <w:t>1</w:t>
            </w:r>
          </w:p>
        </w:tc>
        <w:tc>
          <w:tcPr>
            <w:tcW w:w="1576" w:type="dxa"/>
            <w:tcBorders>
              <w:bottom w:val="single" w:color="8FB6EA" w:sz="5" w:space="0"/>
            </w:tcBorders>
            <w:shd w:val="clear" w:color="auto" w:fill="FFFFFF" w:themeFill="background1"/>
            <w:tcMar/>
          </w:tcPr>
          <w:p w:rsidRPr="00CC0718" w:rsidR="00C71DC8" w:rsidP="00244814" w:rsidRDefault="00C71DC8" w14:paraId="264EB3DB" w14:textId="77777777">
            <w:pPr>
              <w:rPr>
                <w:color w:val="000000"/>
                <w:spacing w:val="-2"/>
                <w:sz w:val="18"/>
              </w:rPr>
            </w:pPr>
          </w:p>
        </w:tc>
      </w:tr>
      <w:tr w:rsidRPr="00CC0718" w:rsidR="00C71DC8" w:rsidTr="3A33D0EC" w14:paraId="5ECC4EC3" w14:textId="77777777">
        <w:trPr>
          <w:trHeight w:val="1247" w:hRule="exact"/>
        </w:trPr>
        <w:tc>
          <w:tcPr>
            <w:tcW w:w="10717" w:type="dxa"/>
            <w:gridSpan w:val="8"/>
            <w:tcBorders>
              <w:top w:val="single" w:color="8FB6EA" w:sz="5" w:space="0"/>
            </w:tcBorders>
            <w:tcMar/>
          </w:tcPr>
          <w:p w:rsidRPr="00CC0718" w:rsidR="00C71DC8" w:rsidP="00244814" w:rsidRDefault="00C71DC8" w14:paraId="7A60633F" w14:textId="77777777"/>
        </w:tc>
      </w:tr>
      <w:tr w:rsidRPr="00CC0718" w:rsidR="00C71DC8" w:rsidTr="3A33D0EC" w14:paraId="53F6C167" w14:textId="77777777">
        <w:trPr>
          <w:trHeight w:val="458" w:hRule="exact"/>
        </w:trPr>
        <w:tc>
          <w:tcPr>
            <w:tcW w:w="5359" w:type="dxa"/>
            <w:gridSpan w:val="4"/>
            <w:shd w:val="clear" w:color="auto" w:fill="FFFFFF" w:themeFill="background1"/>
            <w:tcMar/>
          </w:tcPr>
          <w:p w:rsidRPr="00CC0718" w:rsidR="00C71DC8" w:rsidP="00244814" w:rsidRDefault="00C71DC8" w14:paraId="5EF677D0" w14:textId="77777777">
            <w:pPr>
              <w:jc w:val="right"/>
              <w:rPr>
                <w:color w:val="000066"/>
                <w:spacing w:val="-2"/>
                <w:sz w:val="16"/>
              </w:rPr>
            </w:pPr>
            <w:r w:rsidRPr="00CC0718">
              <w:rPr>
                <w:color w:val="000066"/>
                <w:spacing w:val="-2"/>
                <w:sz w:val="16"/>
              </w:rPr>
              <w:t>Formatted Reports\\Code Summary Formatted Report</w:t>
            </w:r>
          </w:p>
        </w:tc>
        <w:tc>
          <w:tcPr>
            <w:tcW w:w="5358" w:type="dxa"/>
            <w:gridSpan w:val="4"/>
            <w:shd w:val="clear" w:color="auto" w:fill="FFFFFF" w:themeFill="background1"/>
            <w:tcMar/>
          </w:tcPr>
          <w:p w:rsidRPr="00CC0718" w:rsidR="00C71DC8" w:rsidP="00244814" w:rsidRDefault="00C71DC8" w14:paraId="305F52C3" w14:textId="77777777">
            <w:pPr>
              <w:jc w:val="right"/>
              <w:rPr>
                <w:color w:val="000066"/>
                <w:spacing w:val="-2"/>
                <w:sz w:val="16"/>
              </w:rPr>
            </w:pPr>
            <w:r w:rsidRPr="00CC0718">
              <w:rPr>
                <w:color w:val="000066"/>
                <w:spacing w:val="-2"/>
                <w:sz w:val="16"/>
              </w:rPr>
              <w:t>Page 78 of 104</w:t>
            </w:r>
          </w:p>
        </w:tc>
      </w:tr>
      <w:tr w:rsidRPr="00CC0718" w:rsidR="00C71DC8" w:rsidTr="3A33D0EC" w14:paraId="4347B74A" w14:textId="77777777">
        <w:trPr>
          <w:trHeight w:val="444" w:hRule="exact"/>
        </w:trPr>
        <w:tc>
          <w:tcPr>
            <w:tcW w:w="10717" w:type="dxa"/>
            <w:gridSpan w:val="8"/>
            <w:shd w:val="clear" w:color="auto" w:fill="FFFFFF" w:themeFill="background1"/>
            <w:tcMar/>
            <w:vAlign w:val="center"/>
          </w:tcPr>
          <w:p w:rsidRPr="00CC0718" w:rsidR="00C71DC8" w:rsidP="00244814" w:rsidRDefault="00C71DC8" w14:paraId="3C667FF5" w14:textId="77777777">
            <w:pPr>
              <w:jc w:val="right"/>
              <w:rPr>
                <w:color w:val="000066"/>
                <w:spacing w:val="-2"/>
                <w:sz w:val="16"/>
              </w:rPr>
            </w:pPr>
            <w:r w:rsidRPr="00CC0718">
              <w:rPr>
                <w:color w:val="000066"/>
                <w:spacing w:val="-2"/>
                <w:sz w:val="16"/>
              </w:rPr>
              <w:t>11/13/2024 3:39 PM</w:t>
            </w:r>
          </w:p>
        </w:tc>
      </w:tr>
      <w:tr w:rsidRPr="00CC0718" w:rsidR="00C71DC8" w:rsidTr="3A33D0EC" w14:paraId="0022A897" w14:textId="77777777">
        <w:trPr>
          <w:trHeight w:val="459" w:hRule="exact"/>
        </w:trPr>
        <w:tc>
          <w:tcPr>
            <w:tcW w:w="3381" w:type="dxa"/>
            <w:gridSpan w:val="2"/>
            <w:shd w:val="clear" w:color="auto" w:fill="8FB6EA"/>
            <w:tcMar/>
          </w:tcPr>
          <w:p w:rsidRPr="00CC0718" w:rsidR="00C71DC8" w:rsidP="00244814" w:rsidRDefault="00C71DC8" w14:paraId="314F7131" w14:textId="77777777">
            <w:pPr>
              <w:rPr>
                <w:b/>
                <w:color w:val="000066"/>
                <w:spacing w:val="-2"/>
                <w:sz w:val="18"/>
              </w:rPr>
            </w:pPr>
            <w:r w:rsidRPr="00CC0718">
              <w:rPr>
                <w:b/>
                <w:color w:val="000066"/>
                <w:spacing w:val="-2"/>
                <w:sz w:val="18"/>
              </w:rPr>
              <w:t>File Type</w:t>
            </w:r>
          </w:p>
        </w:tc>
        <w:tc>
          <w:tcPr>
            <w:tcW w:w="1132" w:type="dxa"/>
            <w:shd w:val="clear" w:color="auto" w:fill="8FB6EA"/>
            <w:tcMar/>
          </w:tcPr>
          <w:p w:rsidRPr="00CC0718" w:rsidR="00C71DC8" w:rsidP="00244814" w:rsidRDefault="00C71DC8" w14:paraId="4FB64070" w14:textId="77777777">
            <w:pPr>
              <w:rPr>
                <w:b/>
                <w:color w:val="000066"/>
                <w:spacing w:val="-2"/>
                <w:sz w:val="18"/>
              </w:rPr>
            </w:pPr>
            <w:r w:rsidRPr="00CC0718">
              <w:rPr>
                <w:b/>
                <w:color w:val="000066"/>
                <w:spacing w:val="-2"/>
                <w:sz w:val="18"/>
              </w:rPr>
              <w:t>Number of Files</w:t>
            </w:r>
          </w:p>
        </w:tc>
        <w:tc>
          <w:tcPr>
            <w:tcW w:w="1576" w:type="dxa"/>
            <w:gridSpan w:val="2"/>
            <w:shd w:val="clear" w:color="auto" w:fill="8FB6EA"/>
            <w:tcMar/>
          </w:tcPr>
          <w:p w:rsidRPr="00CC0718" w:rsidR="00C71DC8" w:rsidP="00244814" w:rsidRDefault="00C71DC8" w14:paraId="1DD2E826" w14:textId="77777777">
            <w:pPr>
              <w:rPr>
                <w:b/>
                <w:color w:val="000066"/>
                <w:spacing w:val="-2"/>
                <w:sz w:val="18"/>
              </w:rPr>
            </w:pPr>
            <w:r w:rsidRPr="00CC0718">
              <w:rPr>
                <w:b/>
                <w:color w:val="000066"/>
                <w:spacing w:val="-2"/>
                <w:sz w:val="18"/>
              </w:rPr>
              <w:t>Number of Coding References</w:t>
            </w:r>
          </w:p>
        </w:tc>
        <w:tc>
          <w:tcPr>
            <w:tcW w:w="1362" w:type="dxa"/>
            <w:shd w:val="clear" w:color="auto" w:fill="8FB6EA"/>
            <w:tcMar/>
          </w:tcPr>
          <w:p w:rsidRPr="00CC0718" w:rsidR="00C71DC8" w:rsidP="00244814" w:rsidRDefault="00C71DC8" w14:paraId="3F20BD04" w14:textId="77777777">
            <w:pPr>
              <w:rPr>
                <w:b/>
                <w:color w:val="000066"/>
                <w:spacing w:val="-2"/>
                <w:sz w:val="18"/>
              </w:rPr>
            </w:pPr>
            <w:r w:rsidRPr="00CC0718">
              <w:rPr>
                <w:b/>
                <w:color w:val="000066"/>
                <w:spacing w:val="-2"/>
                <w:sz w:val="18"/>
              </w:rPr>
              <w:t>Number of Words Coded</w:t>
            </w:r>
          </w:p>
        </w:tc>
        <w:tc>
          <w:tcPr>
            <w:tcW w:w="1690" w:type="dxa"/>
            <w:shd w:val="clear" w:color="auto" w:fill="8FB6EA"/>
            <w:tcMar/>
          </w:tcPr>
          <w:p w:rsidRPr="00CC0718" w:rsidR="00C71DC8" w:rsidP="00244814" w:rsidRDefault="00C71DC8" w14:paraId="660019AB" w14:textId="77777777">
            <w:pPr>
              <w:rPr>
                <w:b/>
                <w:color w:val="000066"/>
                <w:spacing w:val="-2"/>
                <w:sz w:val="18"/>
              </w:rPr>
            </w:pPr>
            <w:r w:rsidRPr="00CC0718">
              <w:rPr>
                <w:b/>
                <w:color w:val="000066"/>
                <w:spacing w:val="-2"/>
                <w:sz w:val="18"/>
              </w:rPr>
              <w:t>Number of Paragraphs Coded</w:t>
            </w:r>
          </w:p>
        </w:tc>
        <w:tc>
          <w:tcPr>
            <w:tcW w:w="1576" w:type="dxa"/>
            <w:shd w:val="clear" w:color="auto" w:fill="8FB6EA"/>
            <w:tcMar/>
          </w:tcPr>
          <w:p w:rsidRPr="00CC0718" w:rsidR="00C71DC8" w:rsidP="00244814" w:rsidRDefault="00C71DC8" w14:paraId="2CE59F72" w14:textId="77777777">
            <w:pPr>
              <w:rPr>
                <w:b/>
                <w:color w:val="000066"/>
                <w:spacing w:val="-2"/>
                <w:sz w:val="18"/>
              </w:rPr>
            </w:pPr>
            <w:r w:rsidRPr="00CC0718">
              <w:rPr>
                <w:b/>
                <w:color w:val="000066"/>
                <w:spacing w:val="-2"/>
                <w:sz w:val="18"/>
              </w:rPr>
              <w:t>Duration Coded</w:t>
            </w:r>
          </w:p>
        </w:tc>
      </w:tr>
      <w:tr w:rsidRPr="00CC0718" w:rsidR="00C71DC8" w:rsidTr="3A33D0EC" w14:paraId="40B02304" w14:textId="77777777">
        <w:trPr>
          <w:trHeight w:val="616" w:hRule="exact"/>
        </w:trPr>
        <w:tc>
          <w:tcPr>
            <w:tcW w:w="10717" w:type="dxa"/>
            <w:gridSpan w:val="8"/>
            <w:shd w:val="clear" w:color="auto" w:fill="FFFFFF" w:themeFill="background1"/>
            <w:tcMar/>
          </w:tcPr>
          <w:p w:rsidRPr="00CC0718" w:rsidR="00C71DC8" w:rsidP="00244814" w:rsidRDefault="00C71DC8" w14:paraId="4CAA69F8" w14:textId="77777777">
            <w:pPr>
              <w:rPr>
                <w:b/>
                <w:color w:val="5C83B4"/>
                <w:spacing w:val="-2"/>
                <w:sz w:val="24"/>
              </w:rPr>
            </w:pPr>
          </w:p>
        </w:tc>
      </w:tr>
      <w:tr w:rsidRPr="00CC0718" w:rsidR="00C71DC8" w:rsidTr="3A33D0EC" w14:paraId="5AD86B41" w14:textId="77777777">
        <w:trPr>
          <w:trHeight w:val="444" w:hRule="exact"/>
        </w:trPr>
        <w:tc>
          <w:tcPr>
            <w:tcW w:w="1805" w:type="dxa"/>
            <w:shd w:val="clear" w:color="auto" w:fill="FFFFFF" w:themeFill="background1"/>
            <w:tcMar/>
          </w:tcPr>
          <w:p w:rsidRPr="00CC0718" w:rsidR="00C71DC8" w:rsidP="00244814" w:rsidRDefault="00C71DC8" w14:paraId="403C2319" w14:textId="77777777">
            <w:pPr>
              <w:rPr>
                <w:b/>
                <w:color w:val="5C83B4"/>
                <w:spacing w:val="-2"/>
                <w:sz w:val="24"/>
              </w:rPr>
            </w:pPr>
            <w:r w:rsidRPr="00CC0718">
              <w:rPr>
                <w:b/>
                <w:color w:val="5C83B4"/>
                <w:spacing w:val="-2"/>
                <w:sz w:val="24"/>
              </w:rPr>
              <w:t>Nickname:</w:t>
            </w:r>
          </w:p>
        </w:tc>
        <w:tc>
          <w:tcPr>
            <w:tcW w:w="8912" w:type="dxa"/>
            <w:gridSpan w:val="7"/>
            <w:vMerge w:val="restart"/>
            <w:shd w:val="clear" w:color="auto" w:fill="FFFFFF" w:themeFill="background1"/>
            <w:tcMar/>
          </w:tcPr>
          <w:p w:rsidRPr="00CC0718" w:rsidR="00C71DC8" w:rsidP="00244814" w:rsidRDefault="00C71DC8" w14:paraId="5E1B5D55" w14:textId="77777777">
            <w:pPr>
              <w:rPr>
                <w:b/>
                <w:color w:val="5C83B4"/>
                <w:spacing w:val="-2"/>
                <w:sz w:val="24"/>
              </w:rPr>
            </w:pPr>
            <w:r w:rsidRPr="00CC0718">
              <w:rPr>
                <w:b/>
                <w:color w:val="5C83B4"/>
                <w:spacing w:val="-2"/>
                <w:sz w:val="24"/>
              </w:rPr>
              <w:t>Codes\\AXIAL CODE\\Q7 a- Role of Marketing to achieve the tasks\BRANDING, PROMOTION AND OUTREACH\marketing</w:t>
            </w:r>
          </w:p>
        </w:tc>
      </w:tr>
      <w:tr w:rsidRPr="00CC0718" w:rsidR="00C71DC8" w:rsidTr="3A33D0EC" w14:paraId="27BF196C" w14:textId="77777777">
        <w:trPr>
          <w:trHeight w:val="459" w:hRule="exact"/>
        </w:trPr>
        <w:tc>
          <w:tcPr>
            <w:tcW w:w="1805" w:type="dxa"/>
            <w:shd w:val="clear" w:color="auto" w:fill="FFFFFF" w:themeFill="background1"/>
            <w:tcMar/>
          </w:tcPr>
          <w:p w:rsidRPr="00CC0718" w:rsidR="00C71DC8" w:rsidP="00244814" w:rsidRDefault="00C71DC8" w14:paraId="3B97939A" w14:textId="77777777">
            <w:pPr>
              <w:rPr>
                <w:b/>
                <w:color w:val="5C83B4"/>
                <w:spacing w:val="-2"/>
                <w:sz w:val="24"/>
              </w:rPr>
            </w:pPr>
            <w:r w:rsidRPr="00CC0718">
              <w:rPr>
                <w:b/>
                <w:color w:val="5C83B4"/>
                <w:spacing w:val="-2"/>
                <w:sz w:val="24"/>
              </w:rPr>
              <w:t>Classification:</w:t>
            </w:r>
          </w:p>
        </w:tc>
        <w:tc>
          <w:tcPr>
            <w:tcW w:w="8912" w:type="dxa"/>
            <w:gridSpan w:val="7"/>
            <w:vMerge/>
            <w:tcMar/>
          </w:tcPr>
          <w:p w:rsidRPr="00CC0718" w:rsidR="00C71DC8" w:rsidP="00244814" w:rsidRDefault="00C71DC8" w14:paraId="41063F81" w14:textId="77777777"/>
        </w:tc>
      </w:tr>
      <w:tr w:rsidRPr="00CC0718" w:rsidR="00C71DC8" w:rsidTr="3A33D0EC" w14:paraId="3DCD7900" w14:textId="77777777">
        <w:trPr>
          <w:trHeight w:val="444" w:hRule="exact"/>
        </w:trPr>
        <w:tc>
          <w:tcPr>
            <w:tcW w:w="1805" w:type="dxa"/>
            <w:shd w:val="clear" w:color="auto" w:fill="FFFFFF" w:themeFill="background1"/>
            <w:tcMar/>
          </w:tcPr>
          <w:p w:rsidRPr="00CC0718" w:rsidR="00C71DC8" w:rsidP="00244814" w:rsidRDefault="00C71DC8" w14:paraId="693F0ABD" w14:textId="77777777">
            <w:pPr>
              <w:rPr>
                <w:b/>
                <w:color w:val="5C83B4"/>
                <w:spacing w:val="-2"/>
                <w:sz w:val="24"/>
              </w:rPr>
            </w:pPr>
            <w:r w:rsidRPr="00CC0718">
              <w:rPr>
                <w:b/>
                <w:color w:val="5C83B4"/>
                <w:spacing w:val="-2"/>
                <w:sz w:val="24"/>
              </w:rPr>
              <w:t>Aggregated:</w:t>
            </w:r>
          </w:p>
        </w:tc>
        <w:tc>
          <w:tcPr>
            <w:tcW w:w="8912" w:type="dxa"/>
            <w:gridSpan w:val="7"/>
            <w:shd w:val="clear" w:color="auto" w:fill="FFFFFF" w:themeFill="background1"/>
            <w:tcMar/>
          </w:tcPr>
          <w:p w:rsidRPr="00CC0718" w:rsidR="00C71DC8" w:rsidP="00244814" w:rsidRDefault="00C71DC8" w14:paraId="328BF1F1" w14:textId="77777777">
            <w:pPr>
              <w:rPr>
                <w:b/>
                <w:color w:val="5C83B4"/>
                <w:spacing w:val="-2"/>
                <w:sz w:val="24"/>
              </w:rPr>
            </w:pPr>
            <w:r w:rsidRPr="00CC0718">
              <w:rPr>
                <w:b/>
                <w:color w:val="5C83B4"/>
                <w:spacing w:val="-2"/>
                <w:sz w:val="24"/>
              </w:rPr>
              <w:t>No</w:t>
            </w:r>
          </w:p>
        </w:tc>
      </w:tr>
      <w:tr w:rsidRPr="00CC0718" w:rsidR="00C71DC8" w:rsidTr="3A33D0EC" w14:paraId="6AA1830E" w14:textId="77777777">
        <w:trPr>
          <w:trHeight w:val="344" w:hRule="exact"/>
        </w:trPr>
        <w:tc>
          <w:tcPr>
            <w:tcW w:w="3381" w:type="dxa"/>
            <w:gridSpan w:val="2"/>
            <w:tcBorders>
              <w:bottom w:val="single" w:color="8FB6EA" w:sz="5" w:space="0"/>
            </w:tcBorders>
            <w:shd w:val="clear" w:color="auto" w:fill="FFFFFF" w:themeFill="background1"/>
            <w:tcMar/>
          </w:tcPr>
          <w:p w:rsidRPr="00CC0718" w:rsidR="00C71DC8" w:rsidP="00244814" w:rsidRDefault="00C71DC8" w14:paraId="0EA7D5A9" w14:textId="77777777">
            <w:pPr>
              <w:rPr>
                <w:color w:val="000000"/>
                <w:spacing w:val="-2"/>
                <w:sz w:val="18"/>
              </w:rPr>
            </w:pPr>
            <w:r w:rsidRPr="00CC0718">
              <w:rPr>
                <w:color w:val="000000"/>
                <w:spacing w:val="-2"/>
                <w:sz w:val="18"/>
              </w:rPr>
              <w:t>Document</w:t>
            </w:r>
          </w:p>
        </w:tc>
        <w:tc>
          <w:tcPr>
            <w:tcW w:w="1132" w:type="dxa"/>
            <w:tcBorders>
              <w:bottom w:val="single" w:color="8FB6EA" w:sz="5" w:space="0"/>
            </w:tcBorders>
            <w:shd w:val="clear" w:color="auto" w:fill="FFFFFF" w:themeFill="background1"/>
            <w:tcMar/>
          </w:tcPr>
          <w:p w:rsidRPr="00CC0718" w:rsidR="00C71DC8" w:rsidP="00244814" w:rsidRDefault="00C71DC8" w14:paraId="57BC7402" w14:textId="77777777">
            <w:pPr>
              <w:rPr>
                <w:color w:val="000000"/>
                <w:spacing w:val="-2"/>
                <w:sz w:val="18"/>
              </w:rPr>
            </w:pPr>
            <w:r w:rsidRPr="00CC0718">
              <w:rPr>
                <w:color w:val="000000"/>
                <w:spacing w:val="-2"/>
                <w:sz w:val="18"/>
              </w:rPr>
              <w:t>2</w:t>
            </w:r>
          </w:p>
        </w:tc>
        <w:tc>
          <w:tcPr>
            <w:tcW w:w="1576" w:type="dxa"/>
            <w:gridSpan w:val="2"/>
            <w:tcBorders>
              <w:bottom w:val="single" w:color="8FB6EA" w:sz="5" w:space="0"/>
            </w:tcBorders>
            <w:shd w:val="clear" w:color="auto" w:fill="FFFFFF" w:themeFill="background1"/>
            <w:tcMar/>
          </w:tcPr>
          <w:p w:rsidRPr="00CC0718" w:rsidR="00C71DC8" w:rsidP="00244814" w:rsidRDefault="00C71DC8" w14:paraId="73BB52BB" w14:textId="77777777">
            <w:pPr>
              <w:rPr>
                <w:color w:val="000000"/>
                <w:spacing w:val="-2"/>
                <w:sz w:val="18"/>
              </w:rPr>
            </w:pPr>
            <w:r w:rsidRPr="00CC0718">
              <w:rPr>
                <w:color w:val="000000"/>
                <w:spacing w:val="-2"/>
                <w:sz w:val="18"/>
              </w:rPr>
              <w:t>8</w:t>
            </w:r>
          </w:p>
        </w:tc>
        <w:tc>
          <w:tcPr>
            <w:tcW w:w="1362" w:type="dxa"/>
            <w:tcBorders>
              <w:bottom w:val="single" w:color="8FB6EA" w:sz="5" w:space="0"/>
            </w:tcBorders>
            <w:shd w:val="clear" w:color="auto" w:fill="FFFFFF" w:themeFill="background1"/>
            <w:tcMar/>
          </w:tcPr>
          <w:p w:rsidRPr="00CC0718" w:rsidR="00C71DC8" w:rsidP="00244814" w:rsidRDefault="00C71DC8" w14:paraId="7461C040" w14:textId="77777777">
            <w:pPr>
              <w:rPr>
                <w:color w:val="000000"/>
                <w:spacing w:val="-2"/>
                <w:sz w:val="18"/>
              </w:rPr>
            </w:pPr>
            <w:r w:rsidRPr="00CC0718">
              <w:rPr>
                <w:color w:val="000000"/>
                <w:spacing w:val="-2"/>
                <w:sz w:val="18"/>
              </w:rPr>
              <w:t>28</w:t>
            </w:r>
          </w:p>
        </w:tc>
        <w:tc>
          <w:tcPr>
            <w:tcW w:w="1690" w:type="dxa"/>
            <w:tcBorders>
              <w:bottom w:val="single" w:color="8FB6EA" w:sz="5" w:space="0"/>
            </w:tcBorders>
            <w:shd w:val="clear" w:color="auto" w:fill="FFFFFF" w:themeFill="background1"/>
            <w:tcMar/>
          </w:tcPr>
          <w:p w:rsidRPr="00CC0718" w:rsidR="00C71DC8" w:rsidP="00244814" w:rsidRDefault="00C71DC8" w14:paraId="65193BE0" w14:textId="77777777">
            <w:pPr>
              <w:rPr>
                <w:color w:val="000000"/>
                <w:spacing w:val="-2"/>
                <w:sz w:val="18"/>
              </w:rPr>
            </w:pPr>
            <w:r w:rsidRPr="00CC0718">
              <w:rPr>
                <w:color w:val="000000"/>
                <w:spacing w:val="-2"/>
                <w:sz w:val="18"/>
              </w:rPr>
              <w:t>8</w:t>
            </w:r>
          </w:p>
        </w:tc>
        <w:tc>
          <w:tcPr>
            <w:tcW w:w="1576" w:type="dxa"/>
            <w:tcBorders>
              <w:bottom w:val="single" w:color="8FB6EA" w:sz="5" w:space="0"/>
            </w:tcBorders>
            <w:shd w:val="clear" w:color="auto" w:fill="FFFFFF" w:themeFill="background1"/>
            <w:tcMar/>
          </w:tcPr>
          <w:p w:rsidRPr="00CC0718" w:rsidR="00C71DC8" w:rsidP="00244814" w:rsidRDefault="00C71DC8" w14:paraId="141AFE7B" w14:textId="77777777">
            <w:pPr>
              <w:rPr>
                <w:color w:val="000000"/>
                <w:spacing w:val="-2"/>
                <w:sz w:val="18"/>
              </w:rPr>
            </w:pPr>
          </w:p>
        </w:tc>
      </w:tr>
      <w:tr w:rsidRPr="00CC0718" w:rsidR="00C71DC8" w:rsidTr="3A33D0EC" w14:paraId="60CB18D0" w14:textId="77777777">
        <w:trPr>
          <w:trHeight w:val="444" w:hRule="exact"/>
        </w:trPr>
        <w:tc>
          <w:tcPr>
            <w:tcW w:w="10717" w:type="dxa"/>
            <w:gridSpan w:val="8"/>
            <w:tcBorders>
              <w:top w:val="single" w:color="8FB6EA" w:sz="5" w:space="0"/>
            </w:tcBorders>
            <w:tcMar/>
          </w:tcPr>
          <w:p w:rsidRPr="00CC0718" w:rsidR="00C71DC8" w:rsidP="00244814" w:rsidRDefault="00C71DC8" w14:paraId="512DB023" w14:textId="77777777"/>
        </w:tc>
      </w:tr>
      <w:tr w:rsidRPr="00CC0718" w:rsidR="00C71DC8" w:rsidTr="3A33D0EC" w14:paraId="5C30DCA3" w14:textId="77777777">
        <w:trPr>
          <w:trHeight w:val="602" w:hRule="exact"/>
        </w:trPr>
        <w:tc>
          <w:tcPr>
            <w:tcW w:w="10717" w:type="dxa"/>
            <w:gridSpan w:val="8"/>
            <w:shd w:val="clear" w:color="auto" w:fill="FFFFFF" w:themeFill="background1"/>
            <w:tcMar/>
          </w:tcPr>
          <w:p w:rsidRPr="00CC0718" w:rsidR="00C71DC8" w:rsidP="00244814" w:rsidRDefault="00C71DC8" w14:paraId="6A83C531" w14:textId="77777777">
            <w:pPr>
              <w:rPr>
                <w:b/>
                <w:color w:val="5C83B4"/>
                <w:spacing w:val="-2"/>
                <w:sz w:val="24"/>
              </w:rPr>
            </w:pPr>
          </w:p>
        </w:tc>
      </w:tr>
      <w:tr w:rsidRPr="00CC0718" w:rsidR="00C71DC8" w:rsidTr="3A33D0EC" w14:paraId="50CDDF2A" w14:textId="77777777">
        <w:trPr>
          <w:trHeight w:val="458" w:hRule="exact"/>
        </w:trPr>
        <w:tc>
          <w:tcPr>
            <w:tcW w:w="1805" w:type="dxa"/>
            <w:shd w:val="clear" w:color="auto" w:fill="FFFFFF" w:themeFill="background1"/>
            <w:tcMar/>
          </w:tcPr>
          <w:p w:rsidRPr="00CC0718" w:rsidR="00C71DC8" w:rsidP="00244814" w:rsidRDefault="00C71DC8" w14:paraId="598D525F" w14:textId="77777777">
            <w:pPr>
              <w:rPr>
                <w:b/>
                <w:color w:val="5C83B4"/>
                <w:spacing w:val="-2"/>
                <w:sz w:val="24"/>
              </w:rPr>
            </w:pPr>
            <w:r w:rsidRPr="00CC0718">
              <w:rPr>
                <w:b/>
                <w:color w:val="5C83B4"/>
                <w:spacing w:val="-2"/>
                <w:sz w:val="24"/>
              </w:rPr>
              <w:t>Nickname:</w:t>
            </w:r>
          </w:p>
        </w:tc>
        <w:tc>
          <w:tcPr>
            <w:tcW w:w="8912" w:type="dxa"/>
            <w:gridSpan w:val="7"/>
            <w:vMerge w:val="restart"/>
            <w:shd w:val="clear" w:color="auto" w:fill="FFFFFF" w:themeFill="background1"/>
            <w:tcMar/>
          </w:tcPr>
          <w:p w:rsidRPr="00CC0718" w:rsidR="00C71DC8" w:rsidP="00244814" w:rsidRDefault="00C71DC8" w14:paraId="1D9DFBB4" w14:textId="77777777">
            <w:pPr>
              <w:rPr>
                <w:b/>
                <w:color w:val="5C83B4"/>
                <w:spacing w:val="-2"/>
                <w:sz w:val="24"/>
              </w:rPr>
            </w:pPr>
            <w:r w:rsidRPr="00CC0718">
              <w:rPr>
                <w:b/>
                <w:color w:val="5C83B4"/>
                <w:spacing w:val="-2"/>
                <w:sz w:val="24"/>
              </w:rPr>
              <w:t>Codes\\AXIAL CODE\\Q7 a- Role of Marketing to achieve the tasks\BRANDING, PROMOTION AND OUTREACH\Marketing forms integral part of the club</w:t>
            </w:r>
          </w:p>
        </w:tc>
      </w:tr>
      <w:tr w:rsidRPr="00CC0718" w:rsidR="00C71DC8" w:rsidTr="3A33D0EC" w14:paraId="6F0FBFDB" w14:textId="77777777">
        <w:trPr>
          <w:trHeight w:val="444" w:hRule="exact"/>
        </w:trPr>
        <w:tc>
          <w:tcPr>
            <w:tcW w:w="1805" w:type="dxa"/>
            <w:shd w:val="clear" w:color="auto" w:fill="FFFFFF" w:themeFill="background1"/>
            <w:tcMar/>
          </w:tcPr>
          <w:p w:rsidRPr="00CC0718" w:rsidR="00C71DC8" w:rsidP="00244814" w:rsidRDefault="00C71DC8" w14:paraId="04F71FA2" w14:textId="77777777">
            <w:pPr>
              <w:rPr>
                <w:b/>
                <w:color w:val="5C83B4"/>
                <w:spacing w:val="-2"/>
                <w:sz w:val="24"/>
              </w:rPr>
            </w:pPr>
            <w:r w:rsidRPr="00CC0718">
              <w:rPr>
                <w:b/>
                <w:color w:val="5C83B4"/>
                <w:spacing w:val="-2"/>
                <w:sz w:val="24"/>
              </w:rPr>
              <w:t>Classification:</w:t>
            </w:r>
          </w:p>
        </w:tc>
        <w:tc>
          <w:tcPr>
            <w:tcW w:w="8912" w:type="dxa"/>
            <w:gridSpan w:val="7"/>
            <w:vMerge/>
            <w:tcMar/>
          </w:tcPr>
          <w:p w:rsidRPr="00CC0718" w:rsidR="00C71DC8" w:rsidP="00244814" w:rsidRDefault="00C71DC8" w14:paraId="1785475F" w14:textId="77777777"/>
        </w:tc>
      </w:tr>
      <w:tr w:rsidRPr="00CC0718" w:rsidR="00C71DC8" w:rsidTr="3A33D0EC" w14:paraId="1C7BC798" w14:textId="77777777">
        <w:trPr>
          <w:trHeight w:val="459" w:hRule="exact"/>
        </w:trPr>
        <w:tc>
          <w:tcPr>
            <w:tcW w:w="1805" w:type="dxa"/>
            <w:shd w:val="clear" w:color="auto" w:fill="FFFFFF" w:themeFill="background1"/>
            <w:tcMar/>
          </w:tcPr>
          <w:p w:rsidRPr="00CC0718" w:rsidR="00C71DC8" w:rsidP="00244814" w:rsidRDefault="00C71DC8" w14:paraId="4A40252D" w14:textId="77777777">
            <w:pPr>
              <w:rPr>
                <w:b/>
                <w:color w:val="5C83B4"/>
                <w:spacing w:val="-2"/>
                <w:sz w:val="24"/>
              </w:rPr>
            </w:pPr>
            <w:r w:rsidRPr="00CC0718">
              <w:rPr>
                <w:b/>
                <w:color w:val="5C83B4"/>
                <w:spacing w:val="-2"/>
                <w:sz w:val="24"/>
              </w:rPr>
              <w:t>Aggregated:</w:t>
            </w:r>
          </w:p>
        </w:tc>
        <w:tc>
          <w:tcPr>
            <w:tcW w:w="8912" w:type="dxa"/>
            <w:gridSpan w:val="7"/>
            <w:shd w:val="clear" w:color="auto" w:fill="FFFFFF" w:themeFill="background1"/>
            <w:tcMar/>
          </w:tcPr>
          <w:p w:rsidRPr="00CC0718" w:rsidR="00C71DC8" w:rsidP="00244814" w:rsidRDefault="00C71DC8" w14:paraId="19DF097D" w14:textId="77777777">
            <w:pPr>
              <w:rPr>
                <w:b/>
                <w:color w:val="5C83B4"/>
                <w:spacing w:val="-2"/>
                <w:sz w:val="24"/>
              </w:rPr>
            </w:pPr>
            <w:r w:rsidRPr="00CC0718">
              <w:rPr>
                <w:b/>
                <w:color w:val="5C83B4"/>
                <w:spacing w:val="-2"/>
                <w:sz w:val="24"/>
              </w:rPr>
              <w:t>No</w:t>
            </w:r>
          </w:p>
        </w:tc>
      </w:tr>
      <w:tr w:rsidRPr="00CC0718" w:rsidR="00C71DC8" w:rsidTr="3A33D0EC" w14:paraId="497FF301" w14:textId="77777777">
        <w:trPr>
          <w:trHeight w:val="329" w:hRule="exact"/>
        </w:trPr>
        <w:tc>
          <w:tcPr>
            <w:tcW w:w="3381" w:type="dxa"/>
            <w:gridSpan w:val="2"/>
            <w:tcBorders>
              <w:bottom w:val="single" w:color="8FB6EA" w:sz="5" w:space="0"/>
            </w:tcBorders>
            <w:shd w:val="clear" w:color="auto" w:fill="FFFFFF" w:themeFill="background1"/>
            <w:tcMar/>
          </w:tcPr>
          <w:p w:rsidRPr="00CC0718" w:rsidR="00C71DC8" w:rsidP="00244814" w:rsidRDefault="00C71DC8" w14:paraId="53A4DB20" w14:textId="77777777">
            <w:pPr>
              <w:rPr>
                <w:color w:val="000000"/>
                <w:spacing w:val="-2"/>
                <w:sz w:val="18"/>
              </w:rPr>
            </w:pPr>
          </w:p>
        </w:tc>
        <w:tc>
          <w:tcPr>
            <w:tcW w:w="1132" w:type="dxa"/>
            <w:tcBorders>
              <w:bottom w:val="single" w:color="8FB6EA" w:sz="5" w:space="0"/>
            </w:tcBorders>
            <w:shd w:val="clear" w:color="auto" w:fill="FFFFFF" w:themeFill="background1"/>
            <w:tcMar/>
          </w:tcPr>
          <w:p w:rsidRPr="00CC0718" w:rsidR="00C71DC8" w:rsidP="00244814" w:rsidRDefault="00C71DC8" w14:paraId="76772A59" w14:textId="77777777">
            <w:pPr>
              <w:rPr>
                <w:color w:val="000000"/>
                <w:spacing w:val="-2"/>
                <w:sz w:val="18"/>
              </w:rPr>
            </w:pPr>
            <w:r w:rsidRPr="00CC0718">
              <w:rPr>
                <w:color w:val="000000"/>
                <w:spacing w:val="-2"/>
                <w:sz w:val="18"/>
              </w:rPr>
              <w:t>0</w:t>
            </w:r>
          </w:p>
        </w:tc>
        <w:tc>
          <w:tcPr>
            <w:tcW w:w="1576" w:type="dxa"/>
            <w:gridSpan w:val="2"/>
            <w:tcBorders>
              <w:bottom w:val="single" w:color="8FB6EA" w:sz="5" w:space="0"/>
            </w:tcBorders>
            <w:shd w:val="clear" w:color="auto" w:fill="FFFFFF" w:themeFill="background1"/>
            <w:tcMar/>
          </w:tcPr>
          <w:p w:rsidRPr="00CC0718" w:rsidR="00C71DC8" w:rsidP="00244814" w:rsidRDefault="00C71DC8" w14:paraId="54A07C5C" w14:textId="77777777">
            <w:pPr>
              <w:rPr>
                <w:color w:val="000000"/>
                <w:spacing w:val="-2"/>
                <w:sz w:val="18"/>
              </w:rPr>
            </w:pPr>
            <w:r w:rsidRPr="00CC0718">
              <w:rPr>
                <w:color w:val="000000"/>
                <w:spacing w:val="-2"/>
                <w:sz w:val="18"/>
              </w:rPr>
              <w:t>0</w:t>
            </w:r>
          </w:p>
        </w:tc>
        <w:tc>
          <w:tcPr>
            <w:tcW w:w="1362" w:type="dxa"/>
            <w:tcBorders>
              <w:bottom w:val="single" w:color="8FB6EA" w:sz="5" w:space="0"/>
            </w:tcBorders>
            <w:shd w:val="clear" w:color="auto" w:fill="FFFFFF" w:themeFill="background1"/>
            <w:tcMar/>
          </w:tcPr>
          <w:p w:rsidRPr="00CC0718" w:rsidR="00C71DC8" w:rsidP="00244814" w:rsidRDefault="00C71DC8" w14:paraId="2BCFC225" w14:textId="77777777">
            <w:pPr>
              <w:rPr>
                <w:color w:val="000000"/>
                <w:spacing w:val="-2"/>
                <w:sz w:val="18"/>
              </w:rPr>
            </w:pPr>
          </w:p>
        </w:tc>
        <w:tc>
          <w:tcPr>
            <w:tcW w:w="1690" w:type="dxa"/>
            <w:tcBorders>
              <w:bottom w:val="single" w:color="8FB6EA" w:sz="5" w:space="0"/>
            </w:tcBorders>
            <w:shd w:val="clear" w:color="auto" w:fill="FFFFFF" w:themeFill="background1"/>
            <w:tcMar/>
          </w:tcPr>
          <w:p w:rsidRPr="00CC0718" w:rsidR="00C71DC8" w:rsidP="00244814" w:rsidRDefault="00C71DC8" w14:paraId="5C57CE6C" w14:textId="77777777">
            <w:pPr>
              <w:rPr>
                <w:color w:val="000000"/>
                <w:spacing w:val="-2"/>
                <w:sz w:val="18"/>
              </w:rPr>
            </w:pPr>
          </w:p>
        </w:tc>
        <w:tc>
          <w:tcPr>
            <w:tcW w:w="1576" w:type="dxa"/>
            <w:tcBorders>
              <w:bottom w:val="single" w:color="8FB6EA" w:sz="5" w:space="0"/>
            </w:tcBorders>
            <w:shd w:val="clear" w:color="auto" w:fill="FFFFFF" w:themeFill="background1"/>
            <w:tcMar/>
          </w:tcPr>
          <w:p w:rsidRPr="00CC0718" w:rsidR="00C71DC8" w:rsidP="00244814" w:rsidRDefault="00C71DC8" w14:paraId="2F96DBEE" w14:textId="77777777">
            <w:pPr>
              <w:rPr>
                <w:color w:val="000000"/>
                <w:spacing w:val="-2"/>
                <w:sz w:val="18"/>
              </w:rPr>
            </w:pPr>
          </w:p>
        </w:tc>
      </w:tr>
      <w:tr w:rsidRPr="00CC0718" w:rsidR="00C71DC8" w:rsidTr="3A33D0EC" w14:paraId="588A4674" w14:textId="77777777">
        <w:trPr>
          <w:trHeight w:val="459" w:hRule="exact"/>
        </w:trPr>
        <w:tc>
          <w:tcPr>
            <w:tcW w:w="10717" w:type="dxa"/>
            <w:gridSpan w:val="8"/>
            <w:tcBorders>
              <w:top w:val="single" w:color="8FB6EA" w:sz="5" w:space="0"/>
            </w:tcBorders>
            <w:tcMar/>
          </w:tcPr>
          <w:p w:rsidRPr="00CC0718" w:rsidR="00C71DC8" w:rsidP="00244814" w:rsidRDefault="00C71DC8" w14:paraId="4C9A5A62" w14:textId="77777777"/>
        </w:tc>
      </w:tr>
      <w:tr w:rsidRPr="00CC0718" w:rsidR="00C71DC8" w:rsidTr="3A33D0EC" w14:paraId="48FD7386" w14:textId="77777777">
        <w:trPr>
          <w:trHeight w:val="602" w:hRule="exact"/>
        </w:trPr>
        <w:tc>
          <w:tcPr>
            <w:tcW w:w="10717" w:type="dxa"/>
            <w:gridSpan w:val="8"/>
            <w:shd w:val="clear" w:color="auto" w:fill="FFFFFF" w:themeFill="background1"/>
            <w:tcMar/>
          </w:tcPr>
          <w:p w:rsidRPr="00CC0718" w:rsidR="00C71DC8" w:rsidP="00244814" w:rsidRDefault="00C71DC8" w14:paraId="4BBDBCB6" w14:textId="77777777">
            <w:pPr>
              <w:rPr>
                <w:b/>
                <w:color w:val="5C83B4"/>
                <w:spacing w:val="-2"/>
                <w:sz w:val="24"/>
              </w:rPr>
            </w:pPr>
          </w:p>
        </w:tc>
      </w:tr>
      <w:tr w:rsidRPr="00CC0718" w:rsidR="00C71DC8" w:rsidTr="3A33D0EC" w14:paraId="038263DE" w14:textId="77777777">
        <w:trPr>
          <w:trHeight w:val="444" w:hRule="exact"/>
        </w:trPr>
        <w:tc>
          <w:tcPr>
            <w:tcW w:w="1805" w:type="dxa"/>
            <w:shd w:val="clear" w:color="auto" w:fill="FFFFFF" w:themeFill="background1"/>
            <w:tcMar/>
          </w:tcPr>
          <w:p w:rsidRPr="00CC0718" w:rsidR="00C71DC8" w:rsidP="00244814" w:rsidRDefault="00C71DC8" w14:paraId="3E45BA9D" w14:textId="77777777">
            <w:pPr>
              <w:rPr>
                <w:b/>
                <w:color w:val="5C83B4"/>
                <w:spacing w:val="-2"/>
                <w:sz w:val="24"/>
              </w:rPr>
            </w:pPr>
            <w:r w:rsidRPr="00CC0718">
              <w:rPr>
                <w:b/>
                <w:color w:val="5C83B4"/>
                <w:spacing w:val="-2"/>
                <w:sz w:val="24"/>
              </w:rPr>
              <w:t>Nickname:</w:t>
            </w:r>
          </w:p>
        </w:tc>
        <w:tc>
          <w:tcPr>
            <w:tcW w:w="8912" w:type="dxa"/>
            <w:gridSpan w:val="7"/>
            <w:vMerge w:val="restart"/>
            <w:shd w:val="clear" w:color="auto" w:fill="FFFFFF" w:themeFill="background1"/>
            <w:tcMar/>
          </w:tcPr>
          <w:p w:rsidRPr="00CC0718" w:rsidR="00C71DC8" w:rsidP="00244814" w:rsidRDefault="00C71DC8" w14:paraId="1414F832" w14:textId="77777777">
            <w:pPr>
              <w:rPr>
                <w:b/>
                <w:color w:val="5C83B4"/>
                <w:spacing w:val="-2"/>
                <w:sz w:val="24"/>
              </w:rPr>
            </w:pPr>
            <w:r w:rsidRPr="00CC0718">
              <w:rPr>
                <w:b/>
                <w:color w:val="5C83B4"/>
                <w:spacing w:val="-2"/>
                <w:sz w:val="24"/>
              </w:rPr>
              <w:t>Codes\\AXIAL CODE\\Q7 a- Role of Marketing to achieve the tasks\BRANDING, PROMOTION AND OUTREACH\Outreach protocol</w:t>
            </w:r>
          </w:p>
        </w:tc>
      </w:tr>
      <w:tr w:rsidRPr="00CC0718" w:rsidR="00C71DC8" w:rsidTr="3A33D0EC" w14:paraId="15C272C6" w14:textId="77777777">
        <w:trPr>
          <w:trHeight w:val="458" w:hRule="exact"/>
        </w:trPr>
        <w:tc>
          <w:tcPr>
            <w:tcW w:w="1805" w:type="dxa"/>
            <w:shd w:val="clear" w:color="auto" w:fill="FFFFFF" w:themeFill="background1"/>
            <w:tcMar/>
          </w:tcPr>
          <w:p w:rsidRPr="00CC0718" w:rsidR="00C71DC8" w:rsidP="00244814" w:rsidRDefault="00C71DC8" w14:paraId="3C3DFCFD" w14:textId="77777777">
            <w:pPr>
              <w:rPr>
                <w:b/>
                <w:color w:val="5C83B4"/>
                <w:spacing w:val="-2"/>
                <w:sz w:val="24"/>
              </w:rPr>
            </w:pPr>
            <w:r w:rsidRPr="00CC0718">
              <w:rPr>
                <w:b/>
                <w:color w:val="5C83B4"/>
                <w:spacing w:val="-2"/>
                <w:sz w:val="24"/>
              </w:rPr>
              <w:t>Classification:</w:t>
            </w:r>
          </w:p>
        </w:tc>
        <w:tc>
          <w:tcPr>
            <w:tcW w:w="8912" w:type="dxa"/>
            <w:gridSpan w:val="7"/>
            <w:vMerge/>
            <w:tcMar/>
          </w:tcPr>
          <w:p w:rsidRPr="00CC0718" w:rsidR="00C71DC8" w:rsidP="00244814" w:rsidRDefault="00C71DC8" w14:paraId="311F385F" w14:textId="77777777"/>
        </w:tc>
      </w:tr>
      <w:tr w:rsidRPr="00CC0718" w:rsidR="00C71DC8" w:rsidTr="3A33D0EC" w14:paraId="17F42F53" w14:textId="77777777">
        <w:trPr>
          <w:trHeight w:val="444" w:hRule="exact"/>
        </w:trPr>
        <w:tc>
          <w:tcPr>
            <w:tcW w:w="1805" w:type="dxa"/>
            <w:shd w:val="clear" w:color="auto" w:fill="FFFFFF" w:themeFill="background1"/>
            <w:tcMar/>
          </w:tcPr>
          <w:p w:rsidRPr="00CC0718" w:rsidR="00C71DC8" w:rsidP="00244814" w:rsidRDefault="00C71DC8" w14:paraId="5FB9DCBC" w14:textId="77777777">
            <w:pPr>
              <w:rPr>
                <w:b/>
                <w:color w:val="5C83B4"/>
                <w:spacing w:val="-2"/>
                <w:sz w:val="24"/>
              </w:rPr>
            </w:pPr>
            <w:r w:rsidRPr="00CC0718">
              <w:rPr>
                <w:b/>
                <w:color w:val="5C83B4"/>
                <w:spacing w:val="-2"/>
                <w:sz w:val="24"/>
              </w:rPr>
              <w:t>Aggregated:</w:t>
            </w:r>
          </w:p>
        </w:tc>
        <w:tc>
          <w:tcPr>
            <w:tcW w:w="8912" w:type="dxa"/>
            <w:gridSpan w:val="7"/>
            <w:shd w:val="clear" w:color="auto" w:fill="FFFFFF" w:themeFill="background1"/>
            <w:tcMar/>
          </w:tcPr>
          <w:p w:rsidRPr="00CC0718" w:rsidR="00C71DC8" w:rsidP="00244814" w:rsidRDefault="00C71DC8" w14:paraId="78560B15" w14:textId="77777777">
            <w:pPr>
              <w:rPr>
                <w:b/>
                <w:color w:val="5C83B4"/>
                <w:spacing w:val="-2"/>
                <w:sz w:val="24"/>
              </w:rPr>
            </w:pPr>
            <w:r w:rsidRPr="00CC0718">
              <w:rPr>
                <w:b/>
                <w:color w:val="5C83B4"/>
                <w:spacing w:val="-2"/>
                <w:sz w:val="24"/>
              </w:rPr>
              <w:t>No</w:t>
            </w:r>
          </w:p>
        </w:tc>
      </w:tr>
      <w:tr w:rsidRPr="00CC0718" w:rsidR="00C71DC8" w:rsidTr="3A33D0EC" w14:paraId="377C3F45" w14:textId="77777777">
        <w:trPr>
          <w:trHeight w:val="344" w:hRule="exact"/>
        </w:trPr>
        <w:tc>
          <w:tcPr>
            <w:tcW w:w="3381" w:type="dxa"/>
            <w:gridSpan w:val="2"/>
            <w:tcBorders>
              <w:bottom w:val="single" w:color="8FB6EA" w:sz="5" w:space="0"/>
            </w:tcBorders>
            <w:shd w:val="clear" w:color="auto" w:fill="FFFFFF" w:themeFill="background1"/>
            <w:tcMar/>
          </w:tcPr>
          <w:p w:rsidRPr="00CC0718" w:rsidR="00C71DC8" w:rsidP="00244814" w:rsidRDefault="00C71DC8" w14:paraId="0DC83F06" w14:textId="77777777">
            <w:pPr>
              <w:rPr>
                <w:color w:val="000000"/>
                <w:spacing w:val="-2"/>
                <w:sz w:val="18"/>
              </w:rPr>
            </w:pPr>
            <w:r w:rsidRPr="00CC0718">
              <w:rPr>
                <w:color w:val="000000"/>
                <w:spacing w:val="-2"/>
                <w:sz w:val="18"/>
              </w:rPr>
              <w:t>Document</w:t>
            </w:r>
          </w:p>
        </w:tc>
        <w:tc>
          <w:tcPr>
            <w:tcW w:w="1132" w:type="dxa"/>
            <w:tcBorders>
              <w:bottom w:val="single" w:color="8FB6EA" w:sz="5" w:space="0"/>
            </w:tcBorders>
            <w:shd w:val="clear" w:color="auto" w:fill="FFFFFF" w:themeFill="background1"/>
            <w:tcMar/>
          </w:tcPr>
          <w:p w:rsidRPr="00CC0718" w:rsidR="00C71DC8" w:rsidP="00244814" w:rsidRDefault="00C71DC8" w14:paraId="562681AD" w14:textId="77777777">
            <w:pPr>
              <w:rPr>
                <w:color w:val="000000"/>
                <w:spacing w:val="-2"/>
                <w:sz w:val="18"/>
              </w:rPr>
            </w:pPr>
            <w:r w:rsidRPr="00CC0718">
              <w:rPr>
                <w:color w:val="000000"/>
                <w:spacing w:val="-2"/>
                <w:sz w:val="18"/>
              </w:rPr>
              <w:t>1</w:t>
            </w:r>
          </w:p>
        </w:tc>
        <w:tc>
          <w:tcPr>
            <w:tcW w:w="1576" w:type="dxa"/>
            <w:gridSpan w:val="2"/>
            <w:tcBorders>
              <w:bottom w:val="single" w:color="8FB6EA" w:sz="5" w:space="0"/>
            </w:tcBorders>
            <w:shd w:val="clear" w:color="auto" w:fill="FFFFFF" w:themeFill="background1"/>
            <w:tcMar/>
          </w:tcPr>
          <w:p w:rsidRPr="00CC0718" w:rsidR="00C71DC8" w:rsidP="00244814" w:rsidRDefault="00C71DC8" w14:paraId="1E49A20A" w14:textId="77777777">
            <w:pPr>
              <w:rPr>
                <w:color w:val="000000"/>
                <w:spacing w:val="-2"/>
                <w:sz w:val="18"/>
              </w:rPr>
            </w:pPr>
            <w:r w:rsidRPr="00CC0718">
              <w:rPr>
                <w:color w:val="000000"/>
                <w:spacing w:val="-2"/>
                <w:sz w:val="18"/>
              </w:rPr>
              <w:t>1</w:t>
            </w:r>
          </w:p>
        </w:tc>
        <w:tc>
          <w:tcPr>
            <w:tcW w:w="1362" w:type="dxa"/>
            <w:tcBorders>
              <w:bottom w:val="single" w:color="8FB6EA" w:sz="5" w:space="0"/>
            </w:tcBorders>
            <w:shd w:val="clear" w:color="auto" w:fill="FFFFFF" w:themeFill="background1"/>
            <w:tcMar/>
          </w:tcPr>
          <w:p w:rsidRPr="00CC0718" w:rsidR="00C71DC8" w:rsidP="00244814" w:rsidRDefault="00C71DC8" w14:paraId="09DA2B75" w14:textId="77777777">
            <w:pPr>
              <w:rPr>
                <w:color w:val="000000"/>
                <w:spacing w:val="-2"/>
                <w:sz w:val="18"/>
              </w:rPr>
            </w:pPr>
            <w:r w:rsidRPr="00CC0718">
              <w:rPr>
                <w:color w:val="000000"/>
                <w:spacing w:val="-2"/>
                <w:sz w:val="18"/>
              </w:rPr>
              <w:t>17</w:t>
            </w:r>
          </w:p>
        </w:tc>
        <w:tc>
          <w:tcPr>
            <w:tcW w:w="1690" w:type="dxa"/>
            <w:tcBorders>
              <w:bottom w:val="single" w:color="8FB6EA" w:sz="5" w:space="0"/>
            </w:tcBorders>
            <w:shd w:val="clear" w:color="auto" w:fill="FFFFFF" w:themeFill="background1"/>
            <w:tcMar/>
          </w:tcPr>
          <w:p w:rsidRPr="00CC0718" w:rsidR="00C71DC8" w:rsidP="00244814" w:rsidRDefault="00C71DC8" w14:paraId="11C1E878" w14:textId="77777777">
            <w:pPr>
              <w:rPr>
                <w:color w:val="000000"/>
                <w:spacing w:val="-2"/>
                <w:sz w:val="18"/>
              </w:rPr>
            </w:pPr>
            <w:r w:rsidRPr="00CC0718">
              <w:rPr>
                <w:color w:val="000000"/>
                <w:spacing w:val="-2"/>
                <w:sz w:val="18"/>
              </w:rPr>
              <w:t>1</w:t>
            </w:r>
          </w:p>
        </w:tc>
        <w:tc>
          <w:tcPr>
            <w:tcW w:w="1576" w:type="dxa"/>
            <w:tcBorders>
              <w:bottom w:val="single" w:color="8FB6EA" w:sz="5" w:space="0"/>
            </w:tcBorders>
            <w:shd w:val="clear" w:color="auto" w:fill="FFFFFF" w:themeFill="background1"/>
            <w:tcMar/>
          </w:tcPr>
          <w:p w:rsidRPr="00CC0718" w:rsidR="00C71DC8" w:rsidP="00244814" w:rsidRDefault="00C71DC8" w14:paraId="57000993" w14:textId="77777777">
            <w:pPr>
              <w:rPr>
                <w:color w:val="000000"/>
                <w:spacing w:val="-2"/>
                <w:sz w:val="18"/>
              </w:rPr>
            </w:pPr>
          </w:p>
        </w:tc>
      </w:tr>
      <w:tr w:rsidRPr="00CC0718" w:rsidR="00C71DC8" w:rsidTr="3A33D0EC" w14:paraId="2CAA8109" w14:textId="77777777">
        <w:trPr>
          <w:trHeight w:val="459" w:hRule="exact"/>
        </w:trPr>
        <w:tc>
          <w:tcPr>
            <w:tcW w:w="10717" w:type="dxa"/>
            <w:gridSpan w:val="8"/>
            <w:tcBorders>
              <w:top w:val="single" w:color="8FB6EA" w:sz="5" w:space="0"/>
            </w:tcBorders>
            <w:tcMar/>
          </w:tcPr>
          <w:p w:rsidRPr="00CC0718" w:rsidR="00C71DC8" w:rsidP="00244814" w:rsidRDefault="00C71DC8" w14:paraId="3493FF00" w14:textId="77777777"/>
        </w:tc>
      </w:tr>
      <w:tr w:rsidRPr="00CC0718" w:rsidR="00C71DC8" w:rsidTr="3A33D0EC" w14:paraId="3CAB768F" w14:textId="77777777">
        <w:trPr>
          <w:trHeight w:val="602" w:hRule="exact"/>
        </w:trPr>
        <w:tc>
          <w:tcPr>
            <w:tcW w:w="10717" w:type="dxa"/>
            <w:gridSpan w:val="8"/>
            <w:shd w:val="clear" w:color="auto" w:fill="FFFFFF" w:themeFill="background1"/>
            <w:tcMar/>
          </w:tcPr>
          <w:p w:rsidRPr="00CC0718" w:rsidR="00C71DC8" w:rsidP="00244814" w:rsidRDefault="00C71DC8" w14:paraId="24250E89" w14:textId="77777777">
            <w:pPr>
              <w:rPr>
                <w:b/>
                <w:color w:val="5C83B4"/>
                <w:spacing w:val="-2"/>
                <w:sz w:val="24"/>
              </w:rPr>
            </w:pPr>
          </w:p>
        </w:tc>
      </w:tr>
      <w:tr w:rsidRPr="00CC0718" w:rsidR="00C71DC8" w:rsidTr="3A33D0EC" w14:paraId="32600ECF" w14:textId="77777777">
        <w:trPr>
          <w:trHeight w:val="444" w:hRule="exact"/>
        </w:trPr>
        <w:tc>
          <w:tcPr>
            <w:tcW w:w="1805" w:type="dxa"/>
            <w:shd w:val="clear" w:color="auto" w:fill="FFFFFF" w:themeFill="background1"/>
            <w:tcMar/>
          </w:tcPr>
          <w:p w:rsidRPr="00CC0718" w:rsidR="00C71DC8" w:rsidP="00244814" w:rsidRDefault="00C71DC8" w14:paraId="18F02F28" w14:textId="77777777">
            <w:pPr>
              <w:rPr>
                <w:b/>
                <w:color w:val="5C83B4"/>
                <w:spacing w:val="-2"/>
                <w:sz w:val="24"/>
              </w:rPr>
            </w:pPr>
            <w:r w:rsidRPr="00CC0718">
              <w:rPr>
                <w:b/>
                <w:color w:val="5C83B4"/>
                <w:spacing w:val="-2"/>
                <w:sz w:val="24"/>
              </w:rPr>
              <w:t>Nickname:</w:t>
            </w:r>
          </w:p>
        </w:tc>
        <w:tc>
          <w:tcPr>
            <w:tcW w:w="8912" w:type="dxa"/>
            <w:gridSpan w:val="7"/>
            <w:vMerge w:val="restart"/>
            <w:shd w:val="clear" w:color="auto" w:fill="FFFFFF" w:themeFill="background1"/>
            <w:tcMar/>
          </w:tcPr>
          <w:p w:rsidRPr="00CC0718" w:rsidR="00C71DC8" w:rsidP="3A33D0EC" w:rsidRDefault="00C71DC8" w14:paraId="514DD7E3" w14:textId="77777777">
            <w:pPr>
              <w:rPr>
                <w:b w:val="1"/>
                <w:bCs w:val="1"/>
                <w:color w:val="5C83B4"/>
                <w:spacing w:val="-2"/>
                <w:sz w:val="24"/>
                <w:szCs w:val="24"/>
                <w:lang w:val="en-US"/>
              </w:rPr>
            </w:pPr>
            <w:r w:rsidRPr="3A33D0EC" w:rsidR="00C71DC8">
              <w:rPr>
                <w:b w:val="1"/>
                <w:bCs w:val="1"/>
                <w:color w:val="5C83B4"/>
                <w:spacing w:val="-2"/>
                <w:sz w:val="24"/>
                <w:szCs w:val="24"/>
                <w:lang w:val="en-US"/>
              </w:rPr>
              <w:t xml:space="preserve">Codes\\AXIAL CODE\\Q7 a- Role of Marketing to achieve the tasks\BRANDING, PROMOTION AND OUTREACH\Reach </w:t>
            </w:r>
            <w:r w:rsidRPr="3A33D0EC" w:rsidR="00C71DC8">
              <w:rPr>
                <w:b w:val="1"/>
                <w:bCs w:val="1"/>
                <w:color w:val="5C83B4"/>
                <w:spacing w:val="-2"/>
                <w:sz w:val="24"/>
                <w:szCs w:val="24"/>
                <w:lang w:val="en-US"/>
              </w:rPr>
              <w:t>maximum</w:t>
            </w:r>
            <w:r w:rsidRPr="3A33D0EC" w:rsidR="00C71DC8">
              <w:rPr>
                <w:b w:val="1"/>
                <w:bCs w:val="1"/>
                <w:color w:val="5C83B4"/>
                <w:spacing w:val="-2"/>
                <w:sz w:val="24"/>
                <w:szCs w:val="24"/>
                <w:lang w:val="en-US"/>
              </w:rPr>
              <w:t xml:space="preserve"> people</w:t>
            </w:r>
          </w:p>
        </w:tc>
      </w:tr>
      <w:tr w:rsidRPr="00CC0718" w:rsidR="00C71DC8" w:rsidTr="3A33D0EC" w14:paraId="22A9F452" w14:textId="77777777">
        <w:trPr>
          <w:trHeight w:val="458" w:hRule="exact"/>
        </w:trPr>
        <w:tc>
          <w:tcPr>
            <w:tcW w:w="1805" w:type="dxa"/>
            <w:shd w:val="clear" w:color="auto" w:fill="FFFFFF" w:themeFill="background1"/>
            <w:tcMar/>
          </w:tcPr>
          <w:p w:rsidRPr="00CC0718" w:rsidR="00C71DC8" w:rsidP="00244814" w:rsidRDefault="00C71DC8" w14:paraId="2A24F1E5" w14:textId="77777777">
            <w:pPr>
              <w:rPr>
                <w:b/>
                <w:color w:val="5C83B4"/>
                <w:spacing w:val="-2"/>
                <w:sz w:val="24"/>
              </w:rPr>
            </w:pPr>
            <w:r w:rsidRPr="00CC0718">
              <w:rPr>
                <w:b/>
                <w:color w:val="5C83B4"/>
                <w:spacing w:val="-2"/>
                <w:sz w:val="24"/>
              </w:rPr>
              <w:t>Classification:</w:t>
            </w:r>
          </w:p>
        </w:tc>
        <w:tc>
          <w:tcPr>
            <w:tcW w:w="8912" w:type="dxa"/>
            <w:gridSpan w:val="7"/>
            <w:vMerge/>
            <w:tcMar/>
          </w:tcPr>
          <w:p w:rsidRPr="00CC0718" w:rsidR="00C71DC8" w:rsidP="00244814" w:rsidRDefault="00C71DC8" w14:paraId="666097BC" w14:textId="77777777"/>
        </w:tc>
      </w:tr>
      <w:tr w:rsidRPr="00CC0718" w:rsidR="00C71DC8" w:rsidTr="3A33D0EC" w14:paraId="3B8B2D44" w14:textId="77777777">
        <w:trPr>
          <w:trHeight w:val="444" w:hRule="exact"/>
        </w:trPr>
        <w:tc>
          <w:tcPr>
            <w:tcW w:w="1805" w:type="dxa"/>
            <w:shd w:val="clear" w:color="auto" w:fill="FFFFFF" w:themeFill="background1"/>
            <w:tcMar/>
          </w:tcPr>
          <w:p w:rsidRPr="00CC0718" w:rsidR="00C71DC8" w:rsidP="00244814" w:rsidRDefault="00C71DC8" w14:paraId="6D0EAC47" w14:textId="77777777">
            <w:pPr>
              <w:rPr>
                <w:b/>
                <w:color w:val="5C83B4"/>
                <w:spacing w:val="-2"/>
                <w:sz w:val="24"/>
              </w:rPr>
            </w:pPr>
            <w:r w:rsidRPr="00CC0718">
              <w:rPr>
                <w:b/>
                <w:color w:val="5C83B4"/>
                <w:spacing w:val="-2"/>
                <w:sz w:val="24"/>
              </w:rPr>
              <w:t>Aggregated:</w:t>
            </w:r>
          </w:p>
        </w:tc>
        <w:tc>
          <w:tcPr>
            <w:tcW w:w="8912" w:type="dxa"/>
            <w:gridSpan w:val="7"/>
            <w:shd w:val="clear" w:color="auto" w:fill="FFFFFF" w:themeFill="background1"/>
            <w:tcMar/>
          </w:tcPr>
          <w:p w:rsidRPr="00CC0718" w:rsidR="00C71DC8" w:rsidP="00244814" w:rsidRDefault="00C71DC8" w14:paraId="66F40C5D" w14:textId="77777777">
            <w:pPr>
              <w:rPr>
                <w:b/>
                <w:color w:val="5C83B4"/>
                <w:spacing w:val="-2"/>
                <w:sz w:val="24"/>
              </w:rPr>
            </w:pPr>
            <w:r w:rsidRPr="00CC0718">
              <w:rPr>
                <w:b/>
                <w:color w:val="5C83B4"/>
                <w:spacing w:val="-2"/>
                <w:sz w:val="24"/>
              </w:rPr>
              <w:t>No</w:t>
            </w:r>
          </w:p>
        </w:tc>
      </w:tr>
      <w:tr w:rsidRPr="00CC0718" w:rsidR="00C71DC8" w:rsidTr="3A33D0EC" w14:paraId="053589B1" w14:textId="77777777">
        <w:trPr>
          <w:trHeight w:val="344" w:hRule="exact"/>
        </w:trPr>
        <w:tc>
          <w:tcPr>
            <w:tcW w:w="3381" w:type="dxa"/>
            <w:gridSpan w:val="2"/>
            <w:tcBorders>
              <w:bottom w:val="single" w:color="8FB6EA" w:sz="5" w:space="0"/>
            </w:tcBorders>
            <w:shd w:val="clear" w:color="auto" w:fill="FFFFFF" w:themeFill="background1"/>
            <w:tcMar/>
          </w:tcPr>
          <w:p w:rsidRPr="00CC0718" w:rsidR="00C71DC8" w:rsidP="00244814" w:rsidRDefault="00C71DC8" w14:paraId="65546F9B" w14:textId="77777777">
            <w:pPr>
              <w:rPr>
                <w:color w:val="000000"/>
                <w:spacing w:val="-2"/>
                <w:sz w:val="18"/>
              </w:rPr>
            </w:pPr>
            <w:r w:rsidRPr="00CC0718">
              <w:rPr>
                <w:color w:val="000000"/>
                <w:spacing w:val="-2"/>
                <w:sz w:val="18"/>
              </w:rPr>
              <w:t>Document</w:t>
            </w:r>
          </w:p>
        </w:tc>
        <w:tc>
          <w:tcPr>
            <w:tcW w:w="1132" w:type="dxa"/>
            <w:tcBorders>
              <w:bottom w:val="single" w:color="8FB6EA" w:sz="5" w:space="0"/>
            </w:tcBorders>
            <w:shd w:val="clear" w:color="auto" w:fill="FFFFFF" w:themeFill="background1"/>
            <w:tcMar/>
          </w:tcPr>
          <w:p w:rsidRPr="00CC0718" w:rsidR="00C71DC8" w:rsidP="00244814" w:rsidRDefault="00C71DC8" w14:paraId="734A6858" w14:textId="77777777">
            <w:pPr>
              <w:rPr>
                <w:color w:val="000000"/>
                <w:spacing w:val="-2"/>
                <w:sz w:val="18"/>
              </w:rPr>
            </w:pPr>
            <w:r w:rsidRPr="00CC0718">
              <w:rPr>
                <w:color w:val="000000"/>
                <w:spacing w:val="-2"/>
                <w:sz w:val="18"/>
              </w:rPr>
              <w:t>1</w:t>
            </w:r>
          </w:p>
        </w:tc>
        <w:tc>
          <w:tcPr>
            <w:tcW w:w="1576" w:type="dxa"/>
            <w:gridSpan w:val="2"/>
            <w:tcBorders>
              <w:bottom w:val="single" w:color="8FB6EA" w:sz="5" w:space="0"/>
            </w:tcBorders>
            <w:shd w:val="clear" w:color="auto" w:fill="FFFFFF" w:themeFill="background1"/>
            <w:tcMar/>
          </w:tcPr>
          <w:p w:rsidRPr="00CC0718" w:rsidR="00C71DC8" w:rsidP="00244814" w:rsidRDefault="00C71DC8" w14:paraId="0891EC69" w14:textId="77777777">
            <w:pPr>
              <w:rPr>
                <w:color w:val="000000"/>
                <w:spacing w:val="-2"/>
                <w:sz w:val="18"/>
              </w:rPr>
            </w:pPr>
            <w:r w:rsidRPr="00CC0718">
              <w:rPr>
                <w:color w:val="000000"/>
                <w:spacing w:val="-2"/>
                <w:sz w:val="18"/>
              </w:rPr>
              <w:t>2</w:t>
            </w:r>
          </w:p>
        </w:tc>
        <w:tc>
          <w:tcPr>
            <w:tcW w:w="1362" w:type="dxa"/>
            <w:tcBorders>
              <w:bottom w:val="single" w:color="8FB6EA" w:sz="5" w:space="0"/>
            </w:tcBorders>
            <w:shd w:val="clear" w:color="auto" w:fill="FFFFFF" w:themeFill="background1"/>
            <w:tcMar/>
          </w:tcPr>
          <w:p w:rsidRPr="00CC0718" w:rsidR="00C71DC8" w:rsidP="00244814" w:rsidRDefault="00C71DC8" w14:paraId="612735F5" w14:textId="77777777">
            <w:pPr>
              <w:rPr>
                <w:color w:val="000000"/>
                <w:spacing w:val="-2"/>
                <w:sz w:val="18"/>
              </w:rPr>
            </w:pPr>
            <w:r w:rsidRPr="00CC0718">
              <w:rPr>
                <w:color w:val="000000"/>
                <w:spacing w:val="-2"/>
                <w:sz w:val="18"/>
              </w:rPr>
              <w:t>8</w:t>
            </w:r>
          </w:p>
        </w:tc>
        <w:tc>
          <w:tcPr>
            <w:tcW w:w="1690" w:type="dxa"/>
            <w:tcBorders>
              <w:bottom w:val="single" w:color="8FB6EA" w:sz="5" w:space="0"/>
            </w:tcBorders>
            <w:shd w:val="clear" w:color="auto" w:fill="FFFFFF" w:themeFill="background1"/>
            <w:tcMar/>
          </w:tcPr>
          <w:p w:rsidRPr="00CC0718" w:rsidR="00C71DC8" w:rsidP="00244814" w:rsidRDefault="00C71DC8" w14:paraId="384DF296" w14:textId="77777777">
            <w:pPr>
              <w:rPr>
                <w:color w:val="000000"/>
                <w:spacing w:val="-2"/>
                <w:sz w:val="18"/>
              </w:rPr>
            </w:pPr>
            <w:r w:rsidRPr="00CC0718">
              <w:rPr>
                <w:color w:val="000000"/>
                <w:spacing w:val="-2"/>
                <w:sz w:val="18"/>
              </w:rPr>
              <w:t>2</w:t>
            </w:r>
          </w:p>
        </w:tc>
        <w:tc>
          <w:tcPr>
            <w:tcW w:w="1576" w:type="dxa"/>
            <w:tcBorders>
              <w:bottom w:val="single" w:color="8FB6EA" w:sz="5" w:space="0"/>
            </w:tcBorders>
            <w:shd w:val="clear" w:color="auto" w:fill="FFFFFF" w:themeFill="background1"/>
            <w:tcMar/>
          </w:tcPr>
          <w:p w:rsidRPr="00CC0718" w:rsidR="00C71DC8" w:rsidP="00244814" w:rsidRDefault="00C71DC8" w14:paraId="216044A1" w14:textId="77777777">
            <w:pPr>
              <w:rPr>
                <w:color w:val="000000"/>
                <w:spacing w:val="-2"/>
                <w:sz w:val="18"/>
              </w:rPr>
            </w:pPr>
          </w:p>
        </w:tc>
      </w:tr>
      <w:tr w:rsidRPr="00CC0718" w:rsidR="00C71DC8" w:rsidTr="3A33D0EC" w14:paraId="1EDA2C4C" w14:textId="77777777">
        <w:trPr>
          <w:trHeight w:val="444" w:hRule="exact"/>
        </w:trPr>
        <w:tc>
          <w:tcPr>
            <w:tcW w:w="10717" w:type="dxa"/>
            <w:gridSpan w:val="8"/>
            <w:tcBorders>
              <w:top w:val="single" w:color="8FB6EA" w:sz="5" w:space="0"/>
            </w:tcBorders>
            <w:tcMar/>
          </w:tcPr>
          <w:p w:rsidRPr="00CC0718" w:rsidR="00C71DC8" w:rsidP="00244814" w:rsidRDefault="00C71DC8" w14:paraId="71EFFD6D" w14:textId="77777777"/>
        </w:tc>
      </w:tr>
      <w:tr w:rsidRPr="00CC0718" w:rsidR="00C71DC8" w:rsidTr="3A33D0EC" w14:paraId="259009D7" w14:textId="77777777">
        <w:trPr>
          <w:trHeight w:val="602" w:hRule="exact"/>
        </w:trPr>
        <w:tc>
          <w:tcPr>
            <w:tcW w:w="10717" w:type="dxa"/>
            <w:gridSpan w:val="8"/>
            <w:shd w:val="clear" w:color="auto" w:fill="FFFFFF" w:themeFill="background1"/>
            <w:tcMar/>
          </w:tcPr>
          <w:p w:rsidRPr="00CC0718" w:rsidR="00C71DC8" w:rsidP="00244814" w:rsidRDefault="00C71DC8" w14:paraId="32E21017" w14:textId="77777777">
            <w:pPr>
              <w:rPr>
                <w:b/>
                <w:color w:val="5C83B4"/>
                <w:spacing w:val="-2"/>
                <w:sz w:val="24"/>
              </w:rPr>
            </w:pPr>
          </w:p>
        </w:tc>
      </w:tr>
      <w:tr w:rsidRPr="00CC0718" w:rsidR="00C71DC8" w:rsidTr="3A33D0EC" w14:paraId="153216E7" w14:textId="77777777">
        <w:trPr>
          <w:trHeight w:val="459" w:hRule="exact"/>
        </w:trPr>
        <w:tc>
          <w:tcPr>
            <w:tcW w:w="1805" w:type="dxa"/>
            <w:shd w:val="clear" w:color="auto" w:fill="FFFFFF" w:themeFill="background1"/>
            <w:tcMar/>
          </w:tcPr>
          <w:p w:rsidRPr="00CC0718" w:rsidR="00C71DC8" w:rsidP="00244814" w:rsidRDefault="00C71DC8" w14:paraId="21D63B86" w14:textId="77777777">
            <w:pPr>
              <w:rPr>
                <w:b/>
                <w:color w:val="5C83B4"/>
                <w:spacing w:val="-2"/>
                <w:sz w:val="24"/>
              </w:rPr>
            </w:pPr>
            <w:r w:rsidRPr="00CC0718">
              <w:rPr>
                <w:b/>
                <w:color w:val="5C83B4"/>
                <w:spacing w:val="-2"/>
                <w:sz w:val="24"/>
              </w:rPr>
              <w:t>Nickname:</w:t>
            </w:r>
          </w:p>
        </w:tc>
        <w:tc>
          <w:tcPr>
            <w:tcW w:w="8912" w:type="dxa"/>
            <w:gridSpan w:val="7"/>
            <w:vMerge w:val="restart"/>
            <w:shd w:val="clear" w:color="auto" w:fill="FFFFFF" w:themeFill="background1"/>
            <w:tcMar/>
          </w:tcPr>
          <w:p w:rsidRPr="00CC0718" w:rsidR="00C71DC8" w:rsidP="00244814" w:rsidRDefault="00C71DC8" w14:paraId="32B642EC" w14:textId="77777777">
            <w:pPr>
              <w:rPr>
                <w:b/>
                <w:color w:val="5C83B4"/>
                <w:spacing w:val="-2"/>
                <w:sz w:val="24"/>
              </w:rPr>
            </w:pPr>
            <w:r w:rsidRPr="00CC0718">
              <w:rPr>
                <w:b/>
                <w:color w:val="5C83B4"/>
                <w:spacing w:val="-2"/>
                <w:sz w:val="24"/>
              </w:rPr>
              <w:t>Codes\\AXIAL CODE\\Q7 a- Role of Marketing to achieve the tasks\BRANDING, PROMOTION AND OUTREACH\Recognition of the club</w:t>
            </w:r>
          </w:p>
        </w:tc>
      </w:tr>
      <w:tr w:rsidRPr="00CC0718" w:rsidR="00C71DC8" w:rsidTr="3A33D0EC" w14:paraId="20EC834A" w14:textId="77777777">
        <w:trPr>
          <w:trHeight w:val="444" w:hRule="exact"/>
        </w:trPr>
        <w:tc>
          <w:tcPr>
            <w:tcW w:w="1805" w:type="dxa"/>
            <w:shd w:val="clear" w:color="auto" w:fill="FFFFFF" w:themeFill="background1"/>
            <w:tcMar/>
          </w:tcPr>
          <w:p w:rsidRPr="00CC0718" w:rsidR="00C71DC8" w:rsidP="00244814" w:rsidRDefault="00C71DC8" w14:paraId="3DA5541D" w14:textId="77777777">
            <w:pPr>
              <w:rPr>
                <w:b/>
                <w:color w:val="5C83B4"/>
                <w:spacing w:val="-2"/>
                <w:sz w:val="24"/>
              </w:rPr>
            </w:pPr>
            <w:r w:rsidRPr="00CC0718">
              <w:rPr>
                <w:b/>
                <w:color w:val="5C83B4"/>
                <w:spacing w:val="-2"/>
                <w:sz w:val="24"/>
              </w:rPr>
              <w:t>Classification:</w:t>
            </w:r>
          </w:p>
        </w:tc>
        <w:tc>
          <w:tcPr>
            <w:tcW w:w="8912" w:type="dxa"/>
            <w:gridSpan w:val="7"/>
            <w:vMerge/>
            <w:tcMar/>
          </w:tcPr>
          <w:p w:rsidRPr="00CC0718" w:rsidR="00C71DC8" w:rsidP="00244814" w:rsidRDefault="00C71DC8" w14:paraId="0A98BF38" w14:textId="77777777"/>
        </w:tc>
      </w:tr>
      <w:tr w:rsidRPr="00CC0718" w:rsidR="00C71DC8" w:rsidTr="3A33D0EC" w14:paraId="4285189D" w14:textId="77777777">
        <w:trPr>
          <w:trHeight w:val="458" w:hRule="exact"/>
        </w:trPr>
        <w:tc>
          <w:tcPr>
            <w:tcW w:w="1805" w:type="dxa"/>
            <w:shd w:val="clear" w:color="auto" w:fill="FFFFFF" w:themeFill="background1"/>
            <w:tcMar/>
          </w:tcPr>
          <w:p w:rsidRPr="00CC0718" w:rsidR="00C71DC8" w:rsidP="00244814" w:rsidRDefault="00C71DC8" w14:paraId="2C756D59" w14:textId="77777777">
            <w:pPr>
              <w:rPr>
                <w:b/>
                <w:color w:val="5C83B4"/>
                <w:spacing w:val="-2"/>
                <w:sz w:val="24"/>
              </w:rPr>
            </w:pPr>
            <w:r w:rsidRPr="00CC0718">
              <w:rPr>
                <w:b/>
                <w:color w:val="5C83B4"/>
                <w:spacing w:val="-2"/>
                <w:sz w:val="24"/>
              </w:rPr>
              <w:t>Aggregated:</w:t>
            </w:r>
          </w:p>
        </w:tc>
        <w:tc>
          <w:tcPr>
            <w:tcW w:w="8912" w:type="dxa"/>
            <w:gridSpan w:val="7"/>
            <w:shd w:val="clear" w:color="auto" w:fill="FFFFFF" w:themeFill="background1"/>
            <w:tcMar/>
          </w:tcPr>
          <w:p w:rsidRPr="00CC0718" w:rsidR="00C71DC8" w:rsidP="00244814" w:rsidRDefault="00C71DC8" w14:paraId="2FF0C367" w14:textId="77777777">
            <w:pPr>
              <w:rPr>
                <w:b/>
                <w:color w:val="5C83B4"/>
                <w:spacing w:val="-2"/>
                <w:sz w:val="24"/>
              </w:rPr>
            </w:pPr>
            <w:r w:rsidRPr="00CC0718">
              <w:rPr>
                <w:b/>
                <w:color w:val="5C83B4"/>
                <w:spacing w:val="-2"/>
                <w:sz w:val="24"/>
              </w:rPr>
              <w:t>No</w:t>
            </w:r>
          </w:p>
        </w:tc>
      </w:tr>
      <w:tr w:rsidRPr="00CC0718" w:rsidR="00C71DC8" w:rsidTr="3A33D0EC" w14:paraId="3203C2F6" w14:textId="77777777">
        <w:trPr>
          <w:trHeight w:val="344" w:hRule="exact"/>
        </w:trPr>
        <w:tc>
          <w:tcPr>
            <w:tcW w:w="3381" w:type="dxa"/>
            <w:gridSpan w:val="2"/>
            <w:tcBorders>
              <w:bottom w:val="single" w:color="8FB6EA" w:sz="5" w:space="0"/>
            </w:tcBorders>
            <w:shd w:val="clear" w:color="auto" w:fill="FFFFFF" w:themeFill="background1"/>
            <w:tcMar/>
          </w:tcPr>
          <w:p w:rsidRPr="00CC0718" w:rsidR="00C71DC8" w:rsidP="00244814" w:rsidRDefault="00C71DC8" w14:paraId="070E22D8" w14:textId="77777777">
            <w:pPr>
              <w:rPr>
                <w:color w:val="000000"/>
                <w:spacing w:val="-2"/>
                <w:sz w:val="18"/>
              </w:rPr>
            </w:pPr>
            <w:r w:rsidRPr="00CC0718">
              <w:rPr>
                <w:color w:val="000000"/>
                <w:spacing w:val="-2"/>
                <w:sz w:val="18"/>
              </w:rPr>
              <w:t>Document</w:t>
            </w:r>
          </w:p>
        </w:tc>
        <w:tc>
          <w:tcPr>
            <w:tcW w:w="1132" w:type="dxa"/>
            <w:tcBorders>
              <w:bottom w:val="single" w:color="8FB6EA" w:sz="5" w:space="0"/>
            </w:tcBorders>
            <w:shd w:val="clear" w:color="auto" w:fill="FFFFFF" w:themeFill="background1"/>
            <w:tcMar/>
          </w:tcPr>
          <w:p w:rsidRPr="00CC0718" w:rsidR="00C71DC8" w:rsidP="00244814" w:rsidRDefault="00C71DC8" w14:paraId="445B69D9" w14:textId="77777777">
            <w:pPr>
              <w:rPr>
                <w:color w:val="000000"/>
                <w:spacing w:val="-2"/>
                <w:sz w:val="18"/>
              </w:rPr>
            </w:pPr>
            <w:r w:rsidRPr="00CC0718">
              <w:rPr>
                <w:color w:val="000000"/>
                <w:spacing w:val="-2"/>
                <w:sz w:val="18"/>
              </w:rPr>
              <w:t>1</w:t>
            </w:r>
          </w:p>
        </w:tc>
        <w:tc>
          <w:tcPr>
            <w:tcW w:w="1576" w:type="dxa"/>
            <w:gridSpan w:val="2"/>
            <w:tcBorders>
              <w:bottom w:val="single" w:color="8FB6EA" w:sz="5" w:space="0"/>
            </w:tcBorders>
            <w:shd w:val="clear" w:color="auto" w:fill="FFFFFF" w:themeFill="background1"/>
            <w:tcMar/>
          </w:tcPr>
          <w:p w:rsidRPr="00CC0718" w:rsidR="00C71DC8" w:rsidP="00244814" w:rsidRDefault="00C71DC8" w14:paraId="01F87836" w14:textId="77777777">
            <w:pPr>
              <w:rPr>
                <w:color w:val="000000"/>
                <w:spacing w:val="-2"/>
                <w:sz w:val="18"/>
              </w:rPr>
            </w:pPr>
            <w:r w:rsidRPr="00CC0718">
              <w:rPr>
                <w:color w:val="000000"/>
                <w:spacing w:val="-2"/>
                <w:sz w:val="18"/>
              </w:rPr>
              <w:t>1</w:t>
            </w:r>
          </w:p>
        </w:tc>
        <w:tc>
          <w:tcPr>
            <w:tcW w:w="1362" w:type="dxa"/>
            <w:tcBorders>
              <w:bottom w:val="single" w:color="8FB6EA" w:sz="5" w:space="0"/>
            </w:tcBorders>
            <w:shd w:val="clear" w:color="auto" w:fill="FFFFFF" w:themeFill="background1"/>
            <w:tcMar/>
          </w:tcPr>
          <w:p w:rsidRPr="00CC0718" w:rsidR="00C71DC8" w:rsidP="00244814" w:rsidRDefault="00C71DC8" w14:paraId="342862F2" w14:textId="77777777">
            <w:pPr>
              <w:rPr>
                <w:color w:val="000000"/>
                <w:spacing w:val="-2"/>
                <w:sz w:val="18"/>
              </w:rPr>
            </w:pPr>
            <w:r w:rsidRPr="00CC0718">
              <w:rPr>
                <w:color w:val="000000"/>
                <w:spacing w:val="-2"/>
                <w:sz w:val="18"/>
              </w:rPr>
              <w:t>9</w:t>
            </w:r>
          </w:p>
        </w:tc>
        <w:tc>
          <w:tcPr>
            <w:tcW w:w="1690" w:type="dxa"/>
            <w:tcBorders>
              <w:bottom w:val="single" w:color="8FB6EA" w:sz="5" w:space="0"/>
            </w:tcBorders>
            <w:shd w:val="clear" w:color="auto" w:fill="FFFFFF" w:themeFill="background1"/>
            <w:tcMar/>
          </w:tcPr>
          <w:p w:rsidRPr="00CC0718" w:rsidR="00C71DC8" w:rsidP="00244814" w:rsidRDefault="00C71DC8" w14:paraId="0C68A1A8" w14:textId="77777777">
            <w:pPr>
              <w:rPr>
                <w:color w:val="000000"/>
                <w:spacing w:val="-2"/>
                <w:sz w:val="18"/>
              </w:rPr>
            </w:pPr>
            <w:r w:rsidRPr="00CC0718">
              <w:rPr>
                <w:color w:val="000000"/>
                <w:spacing w:val="-2"/>
                <w:sz w:val="18"/>
              </w:rPr>
              <w:t>1</w:t>
            </w:r>
          </w:p>
        </w:tc>
        <w:tc>
          <w:tcPr>
            <w:tcW w:w="1576" w:type="dxa"/>
            <w:tcBorders>
              <w:bottom w:val="single" w:color="8FB6EA" w:sz="5" w:space="0"/>
            </w:tcBorders>
            <w:shd w:val="clear" w:color="auto" w:fill="FFFFFF" w:themeFill="background1"/>
            <w:tcMar/>
          </w:tcPr>
          <w:p w:rsidRPr="00CC0718" w:rsidR="00C71DC8" w:rsidP="00244814" w:rsidRDefault="00C71DC8" w14:paraId="250E55F1" w14:textId="77777777">
            <w:pPr>
              <w:rPr>
                <w:color w:val="000000"/>
                <w:spacing w:val="-2"/>
                <w:sz w:val="18"/>
              </w:rPr>
            </w:pPr>
          </w:p>
        </w:tc>
      </w:tr>
      <w:tr w:rsidRPr="00CC0718" w:rsidR="00C71DC8" w:rsidTr="3A33D0EC" w14:paraId="258CFAA9" w14:textId="77777777">
        <w:trPr>
          <w:trHeight w:val="974" w:hRule="exact"/>
        </w:trPr>
        <w:tc>
          <w:tcPr>
            <w:tcW w:w="10717" w:type="dxa"/>
            <w:gridSpan w:val="8"/>
            <w:tcBorders>
              <w:top w:val="single" w:color="8FB6EA" w:sz="5" w:space="0"/>
            </w:tcBorders>
            <w:tcMar/>
          </w:tcPr>
          <w:p w:rsidRPr="00CC0718" w:rsidR="00C71DC8" w:rsidP="00244814" w:rsidRDefault="00C71DC8" w14:paraId="555B2AFC" w14:textId="77777777"/>
        </w:tc>
      </w:tr>
      <w:tr w:rsidRPr="00CC0718" w:rsidR="00C71DC8" w:rsidTr="3A33D0EC" w14:paraId="138DFA58" w14:textId="77777777">
        <w:trPr>
          <w:trHeight w:val="459" w:hRule="exact"/>
        </w:trPr>
        <w:tc>
          <w:tcPr>
            <w:tcW w:w="5359" w:type="dxa"/>
            <w:gridSpan w:val="4"/>
            <w:shd w:val="clear" w:color="auto" w:fill="FFFFFF" w:themeFill="background1"/>
            <w:tcMar/>
          </w:tcPr>
          <w:p w:rsidRPr="00CC0718" w:rsidR="00C71DC8" w:rsidP="00244814" w:rsidRDefault="00C71DC8" w14:paraId="2C78FB90" w14:textId="77777777">
            <w:pPr>
              <w:jc w:val="right"/>
              <w:rPr>
                <w:color w:val="000066"/>
                <w:spacing w:val="-2"/>
                <w:sz w:val="16"/>
              </w:rPr>
            </w:pPr>
            <w:r w:rsidRPr="00CC0718">
              <w:rPr>
                <w:color w:val="000066"/>
                <w:spacing w:val="-2"/>
                <w:sz w:val="16"/>
              </w:rPr>
              <w:t>Formatted Reports\\Code Summary Formatted Report</w:t>
            </w:r>
          </w:p>
        </w:tc>
        <w:tc>
          <w:tcPr>
            <w:tcW w:w="5358" w:type="dxa"/>
            <w:gridSpan w:val="4"/>
            <w:shd w:val="clear" w:color="auto" w:fill="FFFFFF" w:themeFill="background1"/>
            <w:tcMar/>
          </w:tcPr>
          <w:p w:rsidRPr="00CC0718" w:rsidR="00C71DC8" w:rsidP="00244814" w:rsidRDefault="00C71DC8" w14:paraId="385798CE" w14:textId="77777777">
            <w:pPr>
              <w:jc w:val="right"/>
              <w:rPr>
                <w:color w:val="000066"/>
                <w:spacing w:val="-2"/>
                <w:sz w:val="16"/>
              </w:rPr>
            </w:pPr>
            <w:r w:rsidRPr="00CC0718">
              <w:rPr>
                <w:color w:val="000066"/>
                <w:spacing w:val="-2"/>
                <w:sz w:val="16"/>
              </w:rPr>
              <w:t>Page 79 of 104</w:t>
            </w:r>
          </w:p>
        </w:tc>
      </w:tr>
      <w:tr w:rsidRPr="00CC0718" w:rsidR="00C71DC8" w:rsidTr="3A33D0EC" w14:paraId="7E849999" w14:textId="77777777">
        <w:trPr>
          <w:trHeight w:val="444" w:hRule="exact"/>
        </w:trPr>
        <w:tc>
          <w:tcPr>
            <w:tcW w:w="10717" w:type="dxa"/>
            <w:gridSpan w:val="8"/>
            <w:shd w:val="clear" w:color="auto" w:fill="FFFFFF" w:themeFill="background1"/>
            <w:tcMar/>
            <w:vAlign w:val="center"/>
          </w:tcPr>
          <w:p w:rsidRPr="00CC0718" w:rsidR="00C71DC8" w:rsidP="00244814" w:rsidRDefault="00C71DC8" w14:paraId="48C9BDD6" w14:textId="77777777">
            <w:pPr>
              <w:jc w:val="right"/>
              <w:rPr>
                <w:color w:val="000066"/>
                <w:spacing w:val="-2"/>
                <w:sz w:val="16"/>
              </w:rPr>
            </w:pPr>
            <w:r w:rsidRPr="00CC0718">
              <w:rPr>
                <w:color w:val="000066"/>
                <w:spacing w:val="-2"/>
                <w:sz w:val="16"/>
              </w:rPr>
              <w:t>11/13/2024 3:39 PM</w:t>
            </w:r>
          </w:p>
        </w:tc>
      </w:tr>
      <w:tr w:rsidRPr="00CC0718" w:rsidR="00C71DC8" w:rsidTr="3A33D0EC" w14:paraId="39AADD62" w14:textId="77777777">
        <w:trPr>
          <w:trHeight w:val="459" w:hRule="exact"/>
        </w:trPr>
        <w:tc>
          <w:tcPr>
            <w:tcW w:w="3381" w:type="dxa"/>
            <w:gridSpan w:val="2"/>
            <w:shd w:val="clear" w:color="auto" w:fill="8FB6EA"/>
            <w:tcMar/>
          </w:tcPr>
          <w:p w:rsidRPr="00CC0718" w:rsidR="00C71DC8" w:rsidP="00244814" w:rsidRDefault="00C71DC8" w14:paraId="40058123" w14:textId="77777777">
            <w:pPr>
              <w:rPr>
                <w:b/>
                <w:color w:val="000066"/>
                <w:spacing w:val="-2"/>
                <w:sz w:val="18"/>
              </w:rPr>
            </w:pPr>
            <w:r w:rsidRPr="00CC0718">
              <w:rPr>
                <w:b/>
                <w:color w:val="000066"/>
                <w:spacing w:val="-2"/>
                <w:sz w:val="18"/>
              </w:rPr>
              <w:t>File Type</w:t>
            </w:r>
          </w:p>
        </w:tc>
        <w:tc>
          <w:tcPr>
            <w:tcW w:w="1132" w:type="dxa"/>
            <w:shd w:val="clear" w:color="auto" w:fill="8FB6EA"/>
            <w:tcMar/>
          </w:tcPr>
          <w:p w:rsidRPr="00CC0718" w:rsidR="00C71DC8" w:rsidP="00244814" w:rsidRDefault="00C71DC8" w14:paraId="2E37ED9D" w14:textId="77777777">
            <w:pPr>
              <w:rPr>
                <w:b/>
                <w:color w:val="000066"/>
                <w:spacing w:val="-2"/>
                <w:sz w:val="18"/>
              </w:rPr>
            </w:pPr>
            <w:r w:rsidRPr="00CC0718">
              <w:rPr>
                <w:b/>
                <w:color w:val="000066"/>
                <w:spacing w:val="-2"/>
                <w:sz w:val="18"/>
              </w:rPr>
              <w:t>Number of Files</w:t>
            </w:r>
          </w:p>
        </w:tc>
        <w:tc>
          <w:tcPr>
            <w:tcW w:w="1576" w:type="dxa"/>
            <w:gridSpan w:val="2"/>
            <w:shd w:val="clear" w:color="auto" w:fill="8FB6EA"/>
            <w:tcMar/>
          </w:tcPr>
          <w:p w:rsidRPr="00CC0718" w:rsidR="00C71DC8" w:rsidP="00244814" w:rsidRDefault="00C71DC8" w14:paraId="32A367F8" w14:textId="77777777">
            <w:pPr>
              <w:rPr>
                <w:b/>
                <w:color w:val="000066"/>
                <w:spacing w:val="-2"/>
                <w:sz w:val="18"/>
              </w:rPr>
            </w:pPr>
            <w:r w:rsidRPr="00CC0718">
              <w:rPr>
                <w:b/>
                <w:color w:val="000066"/>
                <w:spacing w:val="-2"/>
                <w:sz w:val="18"/>
              </w:rPr>
              <w:t>Number of Coding References</w:t>
            </w:r>
          </w:p>
        </w:tc>
        <w:tc>
          <w:tcPr>
            <w:tcW w:w="1362" w:type="dxa"/>
            <w:shd w:val="clear" w:color="auto" w:fill="8FB6EA"/>
            <w:tcMar/>
          </w:tcPr>
          <w:p w:rsidRPr="00CC0718" w:rsidR="00C71DC8" w:rsidP="00244814" w:rsidRDefault="00C71DC8" w14:paraId="41D856F5" w14:textId="77777777">
            <w:pPr>
              <w:rPr>
                <w:b/>
                <w:color w:val="000066"/>
                <w:spacing w:val="-2"/>
                <w:sz w:val="18"/>
              </w:rPr>
            </w:pPr>
            <w:r w:rsidRPr="00CC0718">
              <w:rPr>
                <w:b/>
                <w:color w:val="000066"/>
                <w:spacing w:val="-2"/>
                <w:sz w:val="18"/>
              </w:rPr>
              <w:t>Number of Words Coded</w:t>
            </w:r>
          </w:p>
        </w:tc>
        <w:tc>
          <w:tcPr>
            <w:tcW w:w="1690" w:type="dxa"/>
            <w:shd w:val="clear" w:color="auto" w:fill="8FB6EA"/>
            <w:tcMar/>
          </w:tcPr>
          <w:p w:rsidRPr="00CC0718" w:rsidR="00C71DC8" w:rsidP="00244814" w:rsidRDefault="00C71DC8" w14:paraId="238CC1E2" w14:textId="77777777">
            <w:pPr>
              <w:rPr>
                <w:b/>
                <w:color w:val="000066"/>
                <w:spacing w:val="-2"/>
                <w:sz w:val="18"/>
              </w:rPr>
            </w:pPr>
            <w:r w:rsidRPr="00CC0718">
              <w:rPr>
                <w:b/>
                <w:color w:val="000066"/>
                <w:spacing w:val="-2"/>
                <w:sz w:val="18"/>
              </w:rPr>
              <w:t>Number of Paragraphs Coded</w:t>
            </w:r>
          </w:p>
        </w:tc>
        <w:tc>
          <w:tcPr>
            <w:tcW w:w="1576" w:type="dxa"/>
            <w:shd w:val="clear" w:color="auto" w:fill="8FB6EA"/>
            <w:tcMar/>
          </w:tcPr>
          <w:p w:rsidRPr="00CC0718" w:rsidR="00C71DC8" w:rsidP="00244814" w:rsidRDefault="00C71DC8" w14:paraId="69F6BC83" w14:textId="77777777">
            <w:pPr>
              <w:rPr>
                <w:b/>
                <w:color w:val="000066"/>
                <w:spacing w:val="-2"/>
                <w:sz w:val="18"/>
              </w:rPr>
            </w:pPr>
            <w:r w:rsidRPr="00CC0718">
              <w:rPr>
                <w:b/>
                <w:color w:val="000066"/>
                <w:spacing w:val="-2"/>
                <w:sz w:val="18"/>
              </w:rPr>
              <w:t>Duration Coded</w:t>
            </w:r>
          </w:p>
        </w:tc>
      </w:tr>
      <w:tr w:rsidRPr="00CC0718" w:rsidR="00C71DC8" w:rsidTr="3A33D0EC" w14:paraId="59D08A34" w14:textId="77777777">
        <w:trPr>
          <w:trHeight w:val="616" w:hRule="exact"/>
        </w:trPr>
        <w:tc>
          <w:tcPr>
            <w:tcW w:w="10717" w:type="dxa"/>
            <w:gridSpan w:val="8"/>
            <w:shd w:val="clear" w:color="auto" w:fill="FFFFFF" w:themeFill="background1"/>
            <w:tcMar/>
          </w:tcPr>
          <w:p w:rsidRPr="00CC0718" w:rsidR="00C71DC8" w:rsidP="00244814" w:rsidRDefault="00C71DC8" w14:paraId="6AFBD2BD" w14:textId="77777777">
            <w:pPr>
              <w:rPr>
                <w:b/>
                <w:color w:val="5C83B4"/>
                <w:spacing w:val="-2"/>
                <w:sz w:val="24"/>
              </w:rPr>
            </w:pPr>
          </w:p>
        </w:tc>
      </w:tr>
      <w:tr w:rsidRPr="00CC0718" w:rsidR="00C71DC8" w:rsidTr="3A33D0EC" w14:paraId="02B9F16F" w14:textId="77777777">
        <w:trPr>
          <w:trHeight w:val="444" w:hRule="exact"/>
        </w:trPr>
        <w:tc>
          <w:tcPr>
            <w:tcW w:w="1805" w:type="dxa"/>
            <w:shd w:val="clear" w:color="auto" w:fill="FFFFFF" w:themeFill="background1"/>
            <w:tcMar/>
          </w:tcPr>
          <w:p w:rsidRPr="00CC0718" w:rsidR="00C71DC8" w:rsidP="00244814" w:rsidRDefault="00C71DC8" w14:paraId="3052DC29" w14:textId="77777777">
            <w:pPr>
              <w:rPr>
                <w:b/>
                <w:color w:val="5C83B4"/>
                <w:spacing w:val="-2"/>
                <w:sz w:val="24"/>
              </w:rPr>
            </w:pPr>
            <w:r w:rsidRPr="00CC0718">
              <w:rPr>
                <w:b/>
                <w:color w:val="5C83B4"/>
                <w:spacing w:val="-2"/>
                <w:sz w:val="24"/>
              </w:rPr>
              <w:t>Nickname:</w:t>
            </w:r>
          </w:p>
        </w:tc>
        <w:tc>
          <w:tcPr>
            <w:tcW w:w="8912" w:type="dxa"/>
            <w:gridSpan w:val="7"/>
            <w:vMerge w:val="restart"/>
            <w:shd w:val="clear" w:color="auto" w:fill="FFFFFF" w:themeFill="background1"/>
            <w:tcMar/>
          </w:tcPr>
          <w:p w:rsidRPr="00CC0718" w:rsidR="00C71DC8" w:rsidP="00244814" w:rsidRDefault="00C71DC8" w14:paraId="75D4E09E" w14:textId="77777777">
            <w:pPr>
              <w:rPr>
                <w:b/>
                <w:color w:val="5C83B4"/>
                <w:spacing w:val="-2"/>
                <w:sz w:val="24"/>
              </w:rPr>
            </w:pPr>
            <w:r w:rsidRPr="00CC0718">
              <w:rPr>
                <w:b/>
                <w:color w:val="5C83B4"/>
                <w:spacing w:val="-2"/>
                <w:sz w:val="24"/>
              </w:rPr>
              <w:t>Codes\\AXIAL CODE\\Q7 a- Role of Marketing to achieve the tasks\BRANDING, PROMOTION AND OUTREACH\Success of event depends on crowd pulled</w:t>
            </w:r>
          </w:p>
        </w:tc>
      </w:tr>
      <w:tr w:rsidRPr="00CC0718" w:rsidR="00C71DC8" w:rsidTr="3A33D0EC" w14:paraId="428E8443" w14:textId="77777777">
        <w:trPr>
          <w:trHeight w:val="458" w:hRule="exact"/>
        </w:trPr>
        <w:tc>
          <w:tcPr>
            <w:tcW w:w="1805" w:type="dxa"/>
            <w:shd w:val="clear" w:color="auto" w:fill="FFFFFF" w:themeFill="background1"/>
            <w:tcMar/>
          </w:tcPr>
          <w:p w:rsidRPr="00CC0718" w:rsidR="00C71DC8" w:rsidP="00244814" w:rsidRDefault="00C71DC8" w14:paraId="326FCF52" w14:textId="77777777">
            <w:pPr>
              <w:rPr>
                <w:b/>
                <w:color w:val="5C83B4"/>
                <w:spacing w:val="-2"/>
                <w:sz w:val="24"/>
              </w:rPr>
            </w:pPr>
            <w:r w:rsidRPr="00CC0718">
              <w:rPr>
                <w:b/>
                <w:color w:val="5C83B4"/>
                <w:spacing w:val="-2"/>
                <w:sz w:val="24"/>
              </w:rPr>
              <w:t>Classification:</w:t>
            </w:r>
          </w:p>
        </w:tc>
        <w:tc>
          <w:tcPr>
            <w:tcW w:w="8912" w:type="dxa"/>
            <w:gridSpan w:val="7"/>
            <w:vMerge/>
            <w:tcMar/>
          </w:tcPr>
          <w:p w:rsidRPr="00CC0718" w:rsidR="00C71DC8" w:rsidP="00244814" w:rsidRDefault="00C71DC8" w14:paraId="067145C7" w14:textId="77777777"/>
        </w:tc>
      </w:tr>
      <w:tr w:rsidRPr="00CC0718" w:rsidR="00C71DC8" w:rsidTr="3A33D0EC" w14:paraId="5A7DB35D" w14:textId="77777777">
        <w:trPr>
          <w:trHeight w:val="445" w:hRule="exact"/>
        </w:trPr>
        <w:tc>
          <w:tcPr>
            <w:tcW w:w="1805" w:type="dxa"/>
            <w:shd w:val="clear" w:color="auto" w:fill="FFFFFF" w:themeFill="background1"/>
            <w:tcMar/>
          </w:tcPr>
          <w:p w:rsidRPr="00CC0718" w:rsidR="00C71DC8" w:rsidP="00244814" w:rsidRDefault="00C71DC8" w14:paraId="7074D52E" w14:textId="77777777">
            <w:pPr>
              <w:rPr>
                <w:b/>
                <w:color w:val="5C83B4"/>
                <w:spacing w:val="-2"/>
                <w:sz w:val="24"/>
              </w:rPr>
            </w:pPr>
            <w:r w:rsidRPr="00CC0718">
              <w:rPr>
                <w:b/>
                <w:color w:val="5C83B4"/>
                <w:spacing w:val="-2"/>
                <w:sz w:val="24"/>
              </w:rPr>
              <w:lastRenderedPageBreak/>
              <w:t>Aggregated:</w:t>
            </w:r>
          </w:p>
        </w:tc>
        <w:tc>
          <w:tcPr>
            <w:tcW w:w="8912" w:type="dxa"/>
            <w:gridSpan w:val="7"/>
            <w:shd w:val="clear" w:color="auto" w:fill="FFFFFF" w:themeFill="background1"/>
            <w:tcMar/>
          </w:tcPr>
          <w:p w:rsidRPr="00CC0718" w:rsidR="00C71DC8" w:rsidP="00244814" w:rsidRDefault="00C71DC8" w14:paraId="4D23338E" w14:textId="77777777">
            <w:pPr>
              <w:rPr>
                <w:b/>
                <w:color w:val="5C83B4"/>
                <w:spacing w:val="-2"/>
                <w:sz w:val="24"/>
              </w:rPr>
            </w:pPr>
            <w:r w:rsidRPr="00CC0718">
              <w:rPr>
                <w:b/>
                <w:color w:val="5C83B4"/>
                <w:spacing w:val="-2"/>
                <w:sz w:val="24"/>
              </w:rPr>
              <w:t>No</w:t>
            </w:r>
          </w:p>
        </w:tc>
      </w:tr>
      <w:tr w:rsidRPr="00CC0718" w:rsidR="00C71DC8" w:rsidTr="3A33D0EC" w14:paraId="07A94020" w14:textId="77777777">
        <w:trPr>
          <w:trHeight w:val="343" w:hRule="exact"/>
        </w:trPr>
        <w:tc>
          <w:tcPr>
            <w:tcW w:w="3381" w:type="dxa"/>
            <w:gridSpan w:val="2"/>
            <w:tcBorders>
              <w:bottom w:val="single" w:color="8FB6EA" w:sz="5" w:space="0"/>
            </w:tcBorders>
            <w:shd w:val="clear" w:color="auto" w:fill="FFFFFF" w:themeFill="background1"/>
            <w:tcMar/>
          </w:tcPr>
          <w:p w:rsidRPr="00CC0718" w:rsidR="00C71DC8" w:rsidP="00244814" w:rsidRDefault="00C71DC8" w14:paraId="2356DC64" w14:textId="77777777">
            <w:pPr>
              <w:rPr>
                <w:color w:val="000000"/>
                <w:spacing w:val="-2"/>
                <w:sz w:val="18"/>
              </w:rPr>
            </w:pPr>
            <w:r w:rsidRPr="00CC0718">
              <w:rPr>
                <w:color w:val="000000"/>
                <w:spacing w:val="-2"/>
                <w:sz w:val="18"/>
              </w:rPr>
              <w:t>Document</w:t>
            </w:r>
          </w:p>
        </w:tc>
        <w:tc>
          <w:tcPr>
            <w:tcW w:w="1132" w:type="dxa"/>
            <w:tcBorders>
              <w:bottom w:val="single" w:color="8FB6EA" w:sz="5" w:space="0"/>
            </w:tcBorders>
            <w:shd w:val="clear" w:color="auto" w:fill="FFFFFF" w:themeFill="background1"/>
            <w:tcMar/>
          </w:tcPr>
          <w:p w:rsidRPr="00CC0718" w:rsidR="00C71DC8" w:rsidP="00244814" w:rsidRDefault="00C71DC8" w14:paraId="5651A77E" w14:textId="77777777">
            <w:pPr>
              <w:rPr>
                <w:color w:val="000000"/>
                <w:spacing w:val="-2"/>
                <w:sz w:val="18"/>
              </w:rPr>
            </w:pPr>
            <w:r w:rsidRPr="00CC0718">
              <w:rPr>
                <w:color w:val="000000"/>
                <w:spacing w:val="-2"/>
                <w:sz w:val="18"/>
              </w:rPr>
              <w:t>1</w:t>
            </w:r>
          </w:p>
        </w:tc>
        <w:tc>
          <w:tcPr>
            <w:tcW w:w="1576" w:type="dxa"/>
            <w:gridSpan w:val="2"/>
            <w:tcBorders>
              <w:bottom w:val="single" w:color="8FB6EA" w:sz="5" w:space="0"/>
            </w:tcBorders>
            <w:shd w:val="clear" w:color="auto" w:fill="FFFFFF" w:themeFill="background1"/>
            <w:tcMar/>
          </w:tcPr>
          <w:p w:rsidRPr="00CC0718" w:rsidR="00C71DC8" w:rsidP="00244814" w:rsidRDefault="00C71DC8" w14:paraId="15936B56" w14:textId="77777777">
            <w:pPr>
              <w:rPr>
                <w:color w:val="000000"/>
                <w:spacing w:val="-2"/>
                <w:sz w:val="18"/>
              </w:rPr>
            </w:pPr>
            <w:r w:rsidRPr="00CC0718">
              <w:rPr>
                <w:color w:val="000000"/>
                <w:spacing w:val="-2"/>
                <w:sz w:val="18"/>
              </w:rPr>
              <w:t>1</w:t>
            </w:r>
          </w:p>
        </w:tc>
        <w:tc>
          <w:tcPr>
            <w:tcW w:w="1362" w:type="dxa"/>
            <w:tcBorders>
              <w:bottom w:val="single" w:color="8FB6EA" w:sz="5" w:space="0"/>
            </w:tcBorders>
            <w:shd w:val="clear" w:color="auto" w:fill="FFFFFF" w:themeFill="background1"/>
            <w:tcMar/>
          </w:tcPr>
          <w:p w:rsidRPr="00CC0718" w:rsidR="00C71DC8" w:rsidP="00244814" w:rsidRDefault="00C71DC8" w14:paraId="53897E8F" w14:textId="77777777">
            <w:pPr>
              <w:rPr>
                <w:color w:val="000000"/>
                <w:spacing w:val="-2"/>
                <w:sz w:val="18"/>
              </w:rPr>
            </w:pPr>
            <w:r w:rsidRPr="00CC0718">
              <w:rPr>
                <w:color w:val="000000"/>
                <w:spacing w:val="-2"/>
                <w:sz w:val="18"/>
              </w:rPr>
              <w:t>14</w:t>
            </w:r>
          </w:p>
        </w:tc>
        <w:tc>
          <w:tcPr>
            <w:tcW w:w="1690" w:type="dxa"/>
            <w:tcBorders>
              <w:bottom w:val="single" w:color="8FB6EA" w:sz="5" w:space="0"/>
            </w:tcBorders>
            <w:shd w:val="clear" w:color="auto" w:fill="FFFFFF" w:themeFill="background1"/>
            <w:tcMar/>
          </w:tcPr>
          <w:p w:rsidRPr="00CC0718" w:rsidR="00C71DC8" w:rsidP="00244814" w:rsidRDefault="00C71DC8" w14:paraId="5CC91641" w14:textId="77777777">
            <w:pPr>
              <w:rPr>
                <w:color w:val="000000"/>
                <w:spacing w:val="-2"/>
                <w:sz w:val="18"/>
              </w:rPr>
            </w:pPr>
            <w:r w:rsidRPr="00CC0718">
              <w:rPr>
                <w:color w:val="000000"/>
                <w:spacing w:val="-2"/>
                <w:sz w:val="18"/>
              </w:rPr>
              <w:t>1</w:t>
            </w:r>
          </w:p>
        </w:tc>
        <w:tc>
          <w:tcPr>
            <w:tcW w:w="1576" w:type="dxa"/>
            <w:tcBorders>
              <w:bottom w:val="single" w:color="8FB6EA" w:sz="5" w:space="0"/>
            </w:tcBorders>
            <w:shd w:val="clear" w:color="auto" w:fill="FFFFFF" w:themeFill="background1"/>
            <w:tcMar/>
          </w:tcPr>
          <w:p w:rsidRPr="00CC0718" w:rsidR="00C71DC8" w:rsidP="00244814" w:rsidRDefault="00C71DC8" w14:paraId="2967A171" w14:textId="77777777">
            <w:pPr>
              <w:rPr>
                <w:color w:val="000000"/>
                <w:spacing w:val="-2"/>
                <w:sz w:val="18"/>
              </w:rPr>
            </w:pPr>
          </w:p>
        </w:tc>
      </w:tr>
      <w:tr w:rsidRPr="00CC0718" w:rsidR="00C71DC8" w:rsidTr="3A33D0EC" w14:paraId="4043E74F" w14:textId="77777777">
        <w:trPr>
          <w:trHeight w:val="445" w:hRule="exact"/>
        </w:trPr>
        <w:tc>
          <w:tcPr>
            <w:tcW w:w="10717" w:type="dxa"/>
            <w:gridSpan w:val="8"/>
            <w:tcBorders>
              <w:top w:val="single" w:color="8FB6EA" w:sz="5" w:space="0"/>
            </w:tcBorders>
            <w:tcMar/>
          </w:tcPr>
          <w:p w:rsidRPr="00CC0718" w:rsidR="00C71DC8" w:rsidP="00244814" w:rsidRDefault="00C71DC8" w14:paraId="030DB776" w14:textId="77777777"/>
        </w:tc>
      </w:tr>
      <w:tr w:rsidRPr="00CC0718" w:rsidR="00C71DC8" w:rsidTr="3A33D0EC" w14:paraId="0CC4696F" w14:textId="77777777">
        <w:trPr>
          <w:trHeight w:val="344" w:hRule="exact"/>
        </w:trPr>
        <w:tc>
          <w:tcPr>
            <w:tcW w:w="10717" w:type="dxa"/>
            <w:gridSpan w:val="8"/>
            <w:shd w:val="clear" w:color="auto" w:fill="FFFFFF" w:themeFill="background1"/>
            <w:tcMar/>
          </w:tcPr>
          <w:p w:rsidRPr="00CC0718" w:rsidR="00C71DC8" w:rsidP="00244814" w:rsidRDefault="00C71DC8" w14:paraId="080D9972" w14:textId="77777777">
            <w:pPr>
              <w:rPr>
                <w:b/>
                <w:color w:val="5C83B4"/>
                <w:spacing w:val="-2"/>
                <w:sz w:val="24"/>
              </w:rPr>
            </w:pPr>
          </w:p>
        </w:tc>
      </w:tr>
      <w:tr w:rsidRPr="00CC0718" w:rsidR="00C71DC8" w:rsidTr="3A33D0EC" w14:paraId="0E317048" w14:textId="77777777">
        <w:trPr>
          <w:trHeight w:val="444" w:hRule="exact"/>
        </w:trPr>
        <w:tc>
          <w:tcPr>
            <w:tcW w:w="1805" w:type="dxa"/>
            <w:shd w:val="clear" w:color="auto" w:fill="FFFFFF" w:themeFill="background1"/>
            <w:tcMar/>
          </w:tcPr>
          <w:p w:rsidRPr="00CC0718" w:rsidR="00C71DC8" w:rsidP="00244814" w:rsidRDefault="00C71DC8" w14:paraId="660D7195" w14:textId="77777777">
            <w:pPr>
              <w:rPr>
                <w:b/>
                <w:color w:val="5C83B4"/>
                <w:spacing w:val="-2"/>
                <w:sz w:val="24"/>
              </w:rPr>
            </w:pPr>
            <w:r w:rsidRPr="00CC0718">
              <w:rPr>
                <w:b/>
                <w:color w:val="5C83B4"/>
                <w:spacing w:val="-2"/>
                <w:sz w:val="24"/>
              </w:rPr>
              <w:t>Nickname:</w:t>
            </w:r>
          </w:p>
        </w:tc>
        <w:tc>
          <w:tcPr>
            <w:tcW w:w="8912" w:type="dxa"/>
            <w:gridSpan w:val="7"/>
            <w:vMerge w:val="restart"/>
            <w:shd w:val="clear" w:color="auto" w:fill="FFFFFF" w:themeFill="background1"/>
            <w:tcMar/>
          </w:tcPr>
          <w:p w:rsidRPr="00CC0718" w:rsidR="00C71DC8" w:rsidP="00244814" w:rsidRDefault="00C71DC8" w14:paraId="2CCB4C0E" w14:textId="77777777">
            <w:pPr>
              <w:rPr>
                <w:b/>
                <w:color w:val="5C83B4"/>
                <w:spacing w:val="-2"/>
                <w:sz w:val="24"/>
              </w:rPr>
            </w:pPr>
            <w:r w:rsidRPr="00CC0718">
              <w:rPr>
                <w:b/>
                <w:color w:val="5C83B4"/>
                <w:spacing w:val="-2"/>
                <w:sz w:val="24"/>
              </w:rPr>
              <w:t>Codes\\AXIAL CODE\\Q7 a- Role of Marketing to achieve the tasks\COLLABORATION</w:t>
            </w:r>
          </w:p>
        </w:tc>
      </w:tr>
      <w:tr w:rsidRPr="00CC0718" w:rsidR="00C71DC8" w:rsidTr="3A33D0EC" w14:paraId="79390B4B" w14:textId="77777777">
        <w:trPr>
          <w:trHeight w:val="458" w:hRule="exact"/>
        </w:trPr>
        <w:tc>
          <w:tcPr>
            <w:tcW w:w="1805" w:type="dxa"/>
            <w:shd w:val="clear" w:color="auto" w:fill="FFFFFF" w:themeFill="background1"/>
            <w:tcMar/>
          </w:tcPr>
          <w:p w:rsidRPr="00CC0718" w:rsidR="00C71DC8" w:rsidP="00244814" w:rsidRDefault="00C71DC8" w14:paraId="19AD40AB" w14:textId="77777777">
            <w:pPr>
              <w:rPr>
                <w:b/>
                <w:color w:val="5C83B4"/>
                <w:spacing w:val="-2"/>
                <w:sz w:val="24"/>
              </w:rPr>
            </w:pPr>
            <w:r w:rsidRPr="00CC0718">
              <w:rPr>
                <w:b/>
                <w:color w:val="5C83B4"/>
                <w:spacing w:val="-2"/>
                <w:sz w:val="24"/>
              </w:rPr>
              <w:t>Classification:</w:t>
            </w:r>
          </w:p>
        </w:tc>
        <w:tc>
          <w:tcPr>
            <w:tcW w:w="8912" w:type="dxa"/>
            <w:gridSpan w:val="7"/>
            <w:vMerge/>
            <w:tcMar/>
          </w:tcPr>
          <w:p w:rsidRPr="00CC0718" w:rsidR="00C71DC8" w:rsidP="00244814" w:rsidRDefault="00C71DC8" w14:paraId="269690AD" w14:textId="77777777"/>
        </w:tc>
      </w:tr>
      <w:tr w:rsidRPr="00CC0718" w:rsidR="00C71DC8" w:rsidTr="3A33D0EC" w14:paraId="4BC48E37" w14:textId="77777777">
        <w:trPr>
          <w:trHeight w:val="444" w:hRule="exact"/>
        </w:trPr>
        <w:tc>
          <w:tcPr>
            <w:tcW w:w="1805" w:type="dxa"/>
            <w:shd w:val="clear" w:color="auto" w:fill="FFFFFF" w:themeFill="background1"/>
            <w:tcMar/>
          </w:tcPr>
          <w:p w:rsidRPr="00CC0718" w:rsidR="00C71DC8" w:rsidP="00244814" w:rsidRDefault="00C71DC8" w14:paraId="1C734345" w14:textId="77777777">
            <w:pPr>
              <w:rPr>
                <w:b/>
                <w:color w:val="5C83B4"/>
                <w:spacing w:val="-2"/>
                <w:sz w:val="24"/>
              </w:rPr>
            </w:pPr>
            <w:r w:rsidRPr="00CC0718">
              <w:rPr>
                <w:b/>
                <w:color w:val="5C83B4"/>
                <w:spacing w:val="-2"/>
                <w:sz w:val="24"/>
              </w:rPr>
              <w:t>Aggregated:</w:t>
            </w:r>
          </w:p>
        </w:tc>
        <w:tc>
          <w:tcPr>
            <w:tcW w:w="8912" w:type="dxa"/>
            <w:gridSpan w:val="7"/>
            <w:shd w:val="clear" w:color="auto" w:fill="FFFFFF" w:themeFill="background1"/>
            <w:tcMar/>
          </w:tcPr>
          <w:p w:rsidRPr="00CC0718" w:rsidR="00C71DC8" w:rsidP="00244814" w:rsidRDefault="00C71DC8" w14:paraId="0CE86DAF" w14:textId="77777777">
            <w:pPr>
              <w:rPr>
                <w:b/>
                <w:color w:val="5C83B4"/>
                <w:spacing w:val="-2"/>
                <w:sz w:val="24"/>
              </w:rPr>
            </w:pPr>
            <w:r w:rsidRPr="00CC0718">
              <w:rPr>
                <w:b/>
                <w:color w:val="5C83B4"/>
                <w:spacing w:val="-2"/>
                <w:sz w:val="24"/>
              </w:rPr>
              <w:t>Yes</w:t>
            </w:r>
          </w:p>
        </w:tc>
      </w:tr>
      <w:tr w:rsidRPr="00CC0718" w:rsidR="00C71DC8" w:rsidTr="3A33D0EC" w14:paraId="4799D017" w14:textId="77777777">
        <w:trPr>
          <w:trHeight w:val="344" w:hRule="exact"/>
        </w:trPr>
        <w:tc>
          <w:tcPr>
            <w:tcW w:w="3381" w:type="dxa"/>
            <w:gridSpan w:val="2"/>
            <w:tcBorders>
              <w:bottom w:val="single" w:color="8FB6EA" w:sz="5" w:space="0"/>
            </w:tcBorders>
            <w:shd w:val="clear" w:color="auto" w:fill="FFFFFF" w:themeFill="background1"/>
            <w:tcMar/>
          </w:tcPr>
          <w:p w:rsidRPr="00CC0718" w:rsidR="00C71DC8" w:rsidP="00244814" w:rsidRDefault="00C71DC8" w14:paraId="4E90C44C" w14:textId="77777777">
            <w:pPr>
              <w:rPr>
                <w:color w:val="000000"/>
                <w:spacing w:val="-2"/>
                <w:sz w:val="18"/>
              </w:rPr>
            </w:pPr>
            <w:r w:rsidRPr="00CC0718">
              <w:rPr>
                <w:color w:val="000000"/>
                <w:spacing w:val="-2"/>
                <w:sz w:val="18"/>
              </w:rPr>
              <w:t>Document</w:t>
            </w:r>
          </w:p>
        </w:tc>
        <w:tc>
          <w:tcPr>
            <w:tcW w:w="1132" w:type="dxa"/>
            <w:tcBorders>
              <w:bottom w:val="single" w:color="8FB6EA" w:sz="5" w:space="0"/>
            </w:tcBorders>
            <w:shd w:val="clear" w:color="auto" w:fill="FFFFFF" w:themeFill="background1"/>
            <w:tcMar/>
          </w:tcPr>
          <w:p w:rsidRPr="00CC0718" w:rsidR="00C71DC8" w:rsidP="00244814" w:rsidRDefault="00C71DC8" w14:paraId="22C77C2A" w14:textId="77777777">
            <w:pPr>
              <w:rPr>
                <w:color w:val="000000"/>
                <w:spacing w:val="-2"/>
                <w:sz w:val="18"/>
              </w:rPr>
            </w:pPr>
            <w:r w:rsidRPr="00CC0718">
              <w:rPr>
                <w:color w:val="000000"/>
                <w:spacing w:val="-2"/>
                <w:sz w:val="18"/>
              </w:rPr>
              <w:t>2</w:t>
            </w:r>
          </w:p>
        </w:tc>
        <w:tc>
          <w:tcPr>
            <w:tcW w:w="1576" w:type="dxa"/>
            <w:gridSpan w:val="2"/>
            <w:tcBorders>
              <w:bottom w:val="single" w:color="8FB6EA" w:sz="5" w:space="0"/>
            </w:tcBorders>
            <w:shd w:val="clear" w:color="auto" w:fill="FFFFFF" w:themeFill="background1"/>
            <w:tcMar/>
          </w:tcPr>
          <w:p w:rsidRPr="00CC0718" w:rsidR="00C71DC8" w:rsidP="00244814" w:rsidRDefault="00C71DC8" w14:paraId="59F327F4" w14:textId="77777777">
            <w:pPr>
              <w:rPr>
                <w:color w:val="000000"/>
                <w:spacing w:val="-2"/>
                <w:sz w:val="18"/>
              </w:rPr>
            </w:pPr>
            <w:r w:rsidRPr="00CC0718">
              <w:rPr>
                <w:color w:val="000000"/>
                <w:spacing w:val="-2"/>
                <w:sz w:val="18"/>
              </w:rPr>
              <w:t>6</w:t>
            </w:r>
          </w:p>
        </w:tc>
        <w:tc>
          <w:tcPr>
            <w:tcW w:w="1362" w:type="dxa"/>
            <w:tcBorders>
              <w:bottom w:val="single" w:color="8FB6EA" w:sz="5" w:space="0"/>
            </w:tcBorders>
            <w:shd w:val="clear" w:color="auto" w:fill="FFFFFF" w:themeFill="background1"/>
            <w:tcMar/>
          </w:tcPr>
          <w:p w:rsidRPr="00CC0718" w:rsidR="00C71DC8" w:rsidP="00244814" w:rsidRDefault="00C71DC8" w14:paraId="6050AD88" w14:textId="77777777">
            <w:pPr>
              <w:rPr>
                <w:color w:val="000000"/>
                <w:spacing w:val="-2"/>
                <w:sz w:val="18"/>
              </w:rPr>
            </w:pPr>
            <w:r w:rsidRPr="00CC0718">
              <w:rPr>
                <w:color w:val="000000"/>
                <w:spacing w:val="-2"/>
                <w:sz w:val="18"/>
              </w:rPr>
              <w:t>100</w:t>
            </w:r>
          </w:p>
        </w:tc>
        <w:tc>
          <w:tcPr>
            <w:tcW w:w="1690" w:type="dxa"/>
            <w:tcBorders>
              <w:bottom w:val="single" w:color="8FB6EA" w:sz="5" w:space="0"/>
            </w:tcBorders>
            <w:shd w:val="clear" w:color="auto" w:fill="FFFFFF" w:themeFill="background1"/>
            <w:tcMar/>
          </w:tcPr>
          <w:p w:rsidRPr="00CC0718" w:rsidR="00C71DC8" w:rsidP="00244814" w:rsidRDefault="00C71DC8" w14:paraId="121E17D8" w14:textId="77777777">
            <w:pPr>
              <w:rPr>
                <w:color w:val="000000"/>
                <w:spacing w:val="-2"/>
                <w:sz w:val="18"/>
              </w:rPr>
            </w:pPr>
            <w:r w:rsidRPr="00CC0718">
              <w:rPr>
                <w:color w:val="000000"/>
                <w:spacing w:val="-2"/>
                <w:sz w:val="18"/>
              </w:rPr>
              <w:t>6</w:t>
            </w:r>
          </w:p>
        </w:tc>
        <w:tc>
          <w:tcPr>
            <w:tcW w:w="1576" w:type="dxa"/>
            <w:tcBorders>
              <w:bottom w:val="single" w:color="8FB6EA" w:sz="5" w:space="0"/>
            </w:tcBorders>
            <w:shd w:val="clear" w:color="auto" w:fill="FFFFFF" w:themeFill="background1"/>
            <w:tcMar/>
          </w:tcPr>
          <w:p w:rsidRPr="00CC0718" w:rsidR="00C71DC8" w:rsidP="00244814" w:rsidRDefault="00C71DC8" w14:paraId="2785805A" w14:textId="77777777">
            <w:pPr>
              <w:rPr>
                <w:color w:val="000000"/>
                <w:spacing w:val="-2"/>
                <w:sz w:val="18"/>
              </w:rPr>
            </w:pPr>
          </w:p>
        </w:tc>
      </w:tr>
      <w:tr w:rsidRPr="00CC0718" w:rsidR="00C71DC8" w:rsidTr="3A33D0EC" w14:paraId="529090D8" w14:textId="77777777">
        <w:trPr>
          <w:trHeight w:val="444" w:hRule="exact"/>
        </w:trPr>
        <w:tc>
          <w:tcPr>
            <w:tcW w:w="10717" w:type="dxa"/>
            <w:gridSpan w:val="8"/>
            <w:tcBorders>
              <w:top w:val="single" w:color="8FB6EA" w:sz="5" w:space="0"/>
            </w:tcBorders>
            <w:tcMar/>
          </w:tcPr>
          <w:p w:rsidRPr="00CC0718" w:rsidR="00C71DC8" w:rsidP="00244814" w:rsidRDefault="00C71DC8" w14:paraId="72D0E290" w14:textId="77777777"/>
        </w:tc>
      </w:tr>
      <w:tr w:rsidRPr="00CC0718" w:rsidR="00C71DC8" w:rsidTr="3A33D0EC" w14:paraId="2DD819AF" w14:textId="77777777">
        <w:trPr>
          <w:trHeight w:val="602" w:hRule="exact"/>
        </w:trPr>
        <w:tc>
          <w:tcPr>
            <w:tcW w:w="10717" w:type="dxa"/>
            <w:gridSpan w:val="8"/>
            <w:shd w:val="clear" w:color="auto" w:fill="FFFFFF" w:themeFill="background1"/>
            <w:tcMar/>
          </w:tcPr>
          <w:p w:rsidRPr="00CC0718" w:rsidR="00C71DC8" w:rsidP="00244814" w:rsidRDefault="00C71DC8" w14:paraId="0F1182EB" w14:textId="77777777">
            <w:pPr>
              <w:rPr>
                <w:b/>
                <w:color w:val="5C83B4"/>
                <w:spacing w:val="-2"/>
                <w:sz w:val="24"/>
              </w:rPr>
            </w:pPr>
          </w:p>
        </w:tc>
      </w:tr>
      <w:tr w:rsidRPr="00CC0718" w:rsidR="00C71DC8" w:rsidTr="3A33D0EC" w14:paraId="379FCDA1" w14:textId="77777777">
        <w:trPr>
          <w:trHeight w:val="459" w:hRule="exact"/>
        </w:trPr>
        <w:tc>
          <w:tcPr>
            <w:tcW w:w="1805" w:type="dxa"/>
            <w:shd w:val="clear" w:color="auto" w:fill="FFFFFF" w:themeFill="background1"/>
            <w:tcMar/>
          </w:tcPr>
          <w:p w:rsidRPr="00CC0718" w:rsidR="00C71DC8" w:rsidP="00244814" w:rsidRDefault="00C71DC8" w14:paraId="565E1DC6" w14:textId="77777777">
            <w:pPr>
              <w:rPr>
                <w:b/>
                <w:color w:val="5C83B4"/>
                <w:spacing w:val="-2"/>
                <w:sz w:val="24"/>
              </w:rPr>
            </w:pPr>
            <w:r w:rsidRPr="00CC0718">
              <w:rPr>
                <w:b/>
                <w:color w:val="5C83B4"/>
                <w:spacing w:val="-2"/>
                <w:sz w:val="24"/>
              </w:rPr>
              <w:t>Nickname:</w:t>
            </w:r>
          </w:p>
        </w:tc>
        <w:tc>
          <w:tcPr>
            <w:tcW w:w="8912" w:type="dxa"/>
            <w:gridSpan w:val="7"/>
            <w:vMerge w:val="restart"/>
            <w:shd w:val="clear" w:color="auto" w:fill="FFFFFF" w:themeFill="background1"/>
            <w:tcMar/>
          </w:tcPr>
          <w:p w:rsidRPr="00CC0718" w:rsidR="00C71DC8" w:rsidP="00244814" w:rsidRDefault="00C71DC8" w14:paraId="73A90E8B" w14:textId="77777777">
            <w:pPr>
              <w:rPr>
                <w:b/>
                <w:color w:val="5C83B4"/>
                <w:spacing w:val="-2"/>
                <w:sz w:val="24"/>
              </w:rPr>
            </w:pPr>
            <w:r w:rsidRPr="00CC0718">
              <w:rPr>
                <w:b/>
                <w:color w:val="5C83B4"/>
                <w:spacing w:val="-2"/>
                <w:sz w:val="24"/>
              </w:rPr>
              <w:t>Codes\\AXIAL CODE\\Q7 a- Role of Marketing to achieve the tasks\COLLABORATION\Collaboration with other clubs</w:t>
            </w:r>
          </w:p>
        </w:tc>
      </w:tr>
      <w:tr w:rsidRPr="00CC0718" w:rsidR="00C71DC8" w:rsidTr="3A33D0EC" w14:paraId="1FCE8451" w14:textId="77777777">
        <w:trPr>
          <w:trHeight w:val="444" w:hRule="exact"/>
        </w:trPr>
        <w:tc>
          <w:tcPr>
            <w:tcW w:w="1805" w:type="dxa"/>
            <w:shd w:val="clear" w:color="auto" w:fill="FFFFFF" w:themeFill="background1"/>
            <w:tcMar/>
          </w:tcPr>
          <w:p w:rsidRPr="00CC0718" w:rsidR="00C71DC8" w:rsidP="00244814" w:rsidRDefault="00C71DC8" w14:paraId="08A058F5" w14:textId="77777777">
            <w:pPr>
              <w:rPr>
                <w:b/>
                <w:color w:val="5C83B4"/>
                <w:spacing w:val="-2"/>
                <w:sz w:val="24"/>
              </w:rPr>
            </w:pPr>
            <w:r w:rsidRPr="00CC0718">
              <w:rPr>
                <w:b/>
                <w:color w:val="5C83B4"/>
                <w:spacing w:val="-2"/>
                <w:sz w:val="24"/>
              </w:rPr>
              <w:t>Classification:</w:t>
            </w:r>
          </w:p>
        </w:tc>
        <w:tc>
          <w:tcPr>
            <w:tcW w:w="8912" w:type="dxa"/>
            <w:gridSpan w:val="7"/>
            <w:vMerge/>
            <w:tcMar/>
          </w:tcPr>
          <w:p w:rsidRPr="00CC0718" w:rsidR="00C71DC8" w:rsidP="00244814" w:rsidRDefault="00C71DC8" w14:paraId="0A815CB7" w14:textId="77777777"/>
        </w:tc>
      </w:tr>
      <w:tr w:rsidRPr="00CC0718" w:rsidR="00C71DC8" w:rsidTr="3A33D0EC" w14:paraId="59146AB4" w14:textId="77777777">
        <w:trPr>
          <w:trHeight w:val="458" w:hRule="exact"/>
        </w:trPr>
        <w:tc>
          <w:tcPr>
            <w:tcW w:w="1805" w:type="dxa"/>
            <w:shd w:val="clear" w:color="auto" w:fill="FFFFFF" w:themeFill="background1"/>
            <w:tcMar/>
          </w:tcPr>
          <w:p w:rsidRPr="00CC0718" w:rsidR="00C71DC8" w:rsidP="00244814" w:rsidRDefault="00C71DC8" w14:paraId="50B6D4DE" w14:textId="77777777">
            <w:pPr>
              <w:rPr>
                <w:b/>
                <w:color w:val="5C83B4"/>
                <w:spacing w:val="-2"/>
                <w:sz w:val="24"/>
              </w:rPr>
            </w:pPr>
            <w:r w:rsidRPr="00CC0718">
              <w:rPr>
                <w:b/>
                <w:color w:val="5C83B4"/>
                <w:spacing w:val="-2"/>
                <w:sz w:val="24"/>
              </w:rPr>
              <w:t>Aggregated:</w:t>
            </w:r>
          </w:p>
        </w:tc>
        <w:tc>
          <w:tcPr>
            <w:tcW w:w="8912" w:type="dxa"/>
            <w:gridSpan w:val="7"/>
            <w:shd w:val="clear" w:color="auto" w:fill="FFFFFF" w:themeFill="background1"/>
            <w:tcMar/>
          </w:tcPr>
          <w:p w:rsidRPr="00CC0718" w:rsidR="00C71DC8" w:rsidP="00244814" w:rsidRDefault="00C71DC8" w14:paraId="11112065" w14:textId="77777777">
            <w:pPr>
              <w:rPr>
                <w:b/>
                <w:color w:val="5C83B4"/>
                <w:spacing w:val="-2"/>
                <w:sz w:val="24"/>
              </w:rPr>
            </w:pPr>
            <w:r w:rsidRPr="00CC0718">
              <w:rPr>
                <w:b/>
                <w:color w:val="5C83B4"/>
                <w:spacing w:val="-2"/>
                <w:sz w:val="24"/>
              </w:rPr>
              <w:t>No</w:t>
            </w:r>
          </w:p>
        </w:tc>
      </w:tr>
      <w:tr w:rsidRPr="00CC0718" w:rsidR="00C71DC8" w:rsidTr="3A33D0EC" w14:paraId="1A3C4016" w14:textId="77777777">
        <w:trPr>
          <w:trHeight w:val="344" w:hRule="exact"/>
        </w:trPr>
        <w:tc>
          <w:tcPr>
            <w:tcW w:w="3381" w:type="dxa"/>
            <w:gridSpan w:val="2"/>
            <w:tcBorders>
              <w:bottom w:val="single" w:color="8FB6EA" w:sz="5" w:space="0"/>
            </w:tcBorders>
            <w:shd w:val="clear" w:color="auto" w:fill="FFFFFF" w:themeFill="background1"/>
            <w:tcMar/>
          </w:tcPr>
          <w:p w:rsidRPr="00CC0718" w:rsidR="00C71DC8" w:rsidP="00244814" w:rsidRDefault="00C71DC8" w14:paraId="7F4E5514" w14:textId="77777777">
            <w:pPr>
              <w:rPr>
                <w:color w:val="000000"/>
                <w:spacing w:val="-2"/>
                <w:sz w:val="18"/>
              </w:rPr>
            </w:pPr>
            <w:r w:rsidRPr="00CC0718">
              <w:rPr>
                <w:color w:val="000000"/>
                <w:spacing w:val="-2"/>
                <w:sz w:val="18"/>
              </w:rPr>
              <w:t>Document</w:t>
            </w:r>
          </w:p>
        </w:tc>
        <w:tc>
          <w:tcPr>
            <w:tcW w:w="1132" w:type="dxa"/>
            <w:tcBorders>
              <w:bottom w:val="single" w:color="8FB6EA" w:sz="5" w:space="0"/>
            </w:tcBorders>
            <w:shd w:val="clear" w:color="auto" w:fill="FFFFFF" w:themeFill="background1"/>
            <w:tcMar/>
          </w:tcPr>
          <w:p w:rsidRPr="00CC0718" w:rsidR="00C71DC8" w:rsidP="00244814" w:rsidRDefault="00C71DC8" w14:paraId="7B22CA5C" w14:textId="77777777">
            <w:pPr>
              <w:rPr>
                <w:color w:val="000000"/>
                <w:spacing w:val="-2"/>
                <w:sz w:val="18"/>
              </w:rPr>
            </w:pPr>
            <w:r w:rsidRPr="00CC0718">
              <w:rPr>
                <w:color w:val="000000"/>
                <w:spacing w:val="-2"/>
                <w:sz w:val="18"/>
              </w:rPr>
              <w:t>1</w:t>
            </w:r>
          </w:p>
        </w:tc>
        <w:tc>
          <w:tcPr>
            <w:tcW w:w="1576" w:type="dxa"/>
            <w:gridSpan w:val="2"/>
            <w:tcBorders>
              <w:bottom w:val="single" w:color="8FB6EA" w:sz="5" w:space="0"/>
            </w:tcBorders>
            <w:shd w:val="clear" w:color="auto" w:fill="FFFFFF" w:themeFill="background1"/>
            <w:tcMar/>
          </w:tcPr>
          <w:p w:rsidRPr="00CC0718" w:rsidR="00C71DC8" w:rsidP="00244814" w:rsidRDefault="00C71DC8" w14:paraId="00BA336C" w14:textId="77777777">
            <w:pPr>
              <w:rPr>
                <w:color w:val="000000"/>
                <w:spacing w:val="-2"/>
                <w:sz w:val="18"/>
              </w:rPr>
            </w:pPr>
            <w:r w:rsidRPr="00CC0718">
              <w:rPr>
                <w:color w:val="000000"/>
                <w:spacing w:val="-2"/>
                <w:sz w:val="18"/>
              </w:rPr>
              <w:t>2</w:t>
            </w:r>
          </w:p>
        </w:tc>
        <w:tc>
          <w:tcPr>
            <w:tcW w:w="1362" w:type="dxa"/>
            <w:tcBorders>
              <w:bottom w:val="single" w:color="8FB6EA" w:sz="5" w:space="0"/>
            </w:tcBorders>
            <w:shd w:val="clear" w:color="auto" w:fill="FFFFFF" w:themeFill="background1"/>
            <w:tcMar/>
          </w:tcPr>
          <w:p w:rsidRPr="00CC0718" w:rsidR="00C71DC8" w:rsidP="00244814" w:rsidRDefault="00C71DC8" w14:paraId="02535D6D" w14:textId="77777777">
            <w:pPr>
              <w:rPr>
                <w:color w:val="000000"/>
                <w:spacing w:val="-2"/>
                <w:sz w:val="18"/>
              </w:rPr>
            </w:pPr>
            <w:r w:rsidRPr="00CC0718">
              <w:rPr>
                <w:color w:val="000000"/>
                <w:spacing w:val="-2"/>
                <w:sz w:val="18"/>
              </w:rPr>
              <w:t>25</w:t>
            </w:r>
          </w:p>
        </w:tc>
        <w:tc>
          <w:tcPr>
            <w:tcW w:w="1690" w:type="dxa"/>
            <w:tcBorders>
              <w:bottom w:val="single" w:color="8FB6EA" w:sz="5" w:space="0"/>
            </w:tcBorders>
            <w:shd w:val="clear" w:color="auto" w:fill="FFFFFF" w:themeFill="background1"/>
            <w:tcMar/>
          </w:tcPr>
          <w:p w:rsidRPr="00CC0718" w:rsidR="00C71DC8" w:rsidP="00244814" w:rsidRDefault="00C71DC8" w14:paraId="5333D200" w14:textId="77777777">
            <w:pPr>
              <w:rPr>
                <w:color w:val="000000"/>
                <w:spacing w:val="-2"/>
                <w:sz w:val="18"/>
              </w:rPr>
            </w:pPr>
            <w:r w:rsidRPr="00CC0718">
              <w:rPr>
                <w:color w:val="000000"/>
                <w:spacing w:val="-2"/>
                <w:sz w:val="18"/>
              </w:rPr>
              <w:t>2</w:t>
            </w:r>
          </w:p>
        </w:tc>
        <w:tc>
          <w:tcPr>
            <w:tcW w:w="1576" w:type="dxa"/>
            <w:tcBorders>
              <w:bottom w:val="single" w:color="8FB6EA" w:sz="5" w:space="0"/>
            </w:tcBorders>
            <w:shd w:val="clear" w:color="auto" w:fill="FFFFFF" w:themeFill="background1"/>
            <w:tcMar/>
          </w:tcPr>
          <w:p w:rsidRPr="00CC0718" w:rsidR="00C71DC8" w:rsidP="00244814" w:rsidRDefault="00C71DC8" w14:paraId="060C2035" w14:textId="77777777">
            <w:pPr>
              <w:rPr>
                <w:color w:val="000000"/>
                <w:spacing w:val="-2"/>
                <w:sz w:val="18"/>
              </w:rPr>
            </w:pPr>
          </w:p>
        </w:tc>
      </w:tr>
      <w:tr w:rsidRPr="00CC0718" w:rsidR="00C71DC8" w:rsidTr="3A33D0EC" w14:paraId="275BED7B" w14:textId="77777777">
        <w:trPr>
          <w:trHeight w:val="444" w:hRule="exact"/>
        </w:trPr>
        <w:tc>
          <w:tcPr>
            <w:tcW w:w="10717" w:type="dxa"/>
            <w:gridSpan w:val="8"/>
            <w:tcBorders>
              <w:top w:val="single" w:color="8FB6EA" w:sz="5" w:space="0"/>
            </w:tcBorders>
            <w:tcMar/>
          </w:tcPr>
          <w:p w:rsidRPr="00CC0718" w:rsidR="00C71DC8" w:rsidP="00244814" w:rsidRDefault="00C71DC8" w14:paraId="147353A0" w14:textId="77777777"/>
        </w:tc>
      </w:tr>
      <w:tr w:rsidRPr="00CC0718" w:rsidR="00C71DC8" w:rsidTr="3A33D0EC" w14:paraId="2D1B7F7D" w14:textId="77777777">
        <w:trPr>
          <w:trHeight w:val="602" w:hRule="exact"/>
        </w:trPr>
        <w:tc>
          <w:tcPr>
            <w:tcW w:w="10717" w:type="dxa"/>
            <w:gridSpan w:val="8"/>
            <w:shd w:val="clear" w:color="auto" w:fill="FFFFFF" w:themeFill="background1"/>
            <w:tcMar/>
          </w:tcPr>
          <w:p w:rsidRPr="00CC0718" w:rsidR="00C71DC8" w:rsidP="00244814" w:rsidRDefault="00C71DC8" w14:paraId="0CB23EAF" w14:textId="77777777">
            <w:pPr>
              <w:rPr>
                <w:b/>
                <w:color w:val="5C83B4"/>
                <w:spacing w:val="-2"/>
                <w:sz w:val="24"/>
              </w:rPr>
            </w:pPr>
          </w:p>
        </w:tc>
      </w:tr>
      <w:tr w:rsidRPr="00CC0718" w:rsidR="00C71DC8" w:rsidTr="3A33D0EC" w14:paraId="3CCBA484" w14:textId="77777777">
        <w:trPr>
          <w:trHeight w:val="459" w:hRule="exact"/>
        </w:trPr>
        <w:tc>
          <w:tcPr>
            <w:tcW w:w="1805" w:type="dxa"/>
            <w:shd w:val="clear" w:color="auto" w:fill="FFFFFF" w:themeFill="background1"/>
            <w:tcMar/>
          </w:tcPr>
          <w:p w:rsidRPr="00CC0718" w:rsidR="00C71DC8" w:rsidP="00244814" w:rsidRDefault="00C71DC8" w14:paraId="12F6B5EE" w14:textId="77777777">
            <w:pPr>
              <w:rPr>
                <w:b/>
                <w:color w:val="5C83B4"/>
                <w:spacing w:val="-2"/>
                <w:sz w:val="24"/>
              </w:rPr>
            </w:pPr>
            <w:r w:rsidRPr="00CC0718">
              <w:rPr>
                <w:b/>
                <w:color w:val="5C83B4"/>
                <w:spacing w:val="-2"/>
                <w:sz w:val="24"/>
              </w:rPr>
              <w:t>Nickname:</w:t>
            </w:r>
          </w:p>
        </w:tc>
        <w:tc>
          <w:tcPr>
            <w:tcW w:w="8912" w:type="dxa"/>
            <w:gridSpan w:val="7"/>
            <w:vMerge w:val="restart"/>
            <w:shd w:val="clear" w:color="auto" w:fill="FFFFFF" w:themeFill="background1"/>
            <w:tcMar/>
          </w:tcPr>
          <w:p w:rsidRPr="00CC0718" w:rsidR="00C71DC8" w:rsidP="3A33D0EC" w:rsidRDefault="00C71DC8" w14:paraId="1DAE24EF" w14:textId="77777777">
            <w:pPr>
              <w:rPr>
                <w:b w:val="1"/>
                <w:bCs w:val="1"/>
                <w:color w:val="5C83B4"/>
                <w:spacing w:val="-2"/>
                <w:sz w:val="24"/>
                <w:szCs w:val="24"/>
                <w:lang w:val="en-US"/>
              </w:rPr>
            </w:pPr>
            <w:r w:rsidRPr="3A33D0EC" w:rsidR="00C71DC8">
              <w:rPr>
                <w:b w:val="1"/>
                <w:bCs w:val="1"/>
                <w:color w:val="5C83B4"/>
                <w:spacing w:val="-2"/>
                <w:sz w:val="24"/>
                <w:szCs w:val="24"/>
                <w:lang w:val="en-US"/>
              </w:rPr>
              <w:t>Codes\\AXIAL CODE\\Q7 a- Role of Marketing to achieve the tasks\COLLABORATION\</w:t>
            </w:r>
            <w:r w:rsidRPr="3A33D0EC" w:rsidR="00C71DC8">
              <w:rPr>
                <w:b w:val="1"/>
                <w:bCs w:val="1"/>
                <w:color w:val="5C83B4"/>
                <w:spacing w:val="-2"/>
                <w:sz w:val="24"/>
                <w:szCs w:val="24"/>
                <w:lang w:val="en-US"/>
              </w:rPr>
              <w:t>Collabration</w:t>
            </w:r>
            <w:r w:rsidRPr="3A33D0EC" w:rsidR="00C71DC8">
              <w:rPr>
                <w:b w:val="1"/>
                <w:bCs w:val="1"/>
                <w:color w:val="5C83B4"/>
                <w:spacing w:val="-2"/>
                <w:sz w:val="24"/>
                <w:szCs w:val="24"/>
                <w:lang w:val="en-US"/>
              </w:rPr>
              <w:t xml:space="preserve"> with Marketing Club</w:t>
            </w:r>
          </w:p>
        </w:tc>
      </w:tr>
      <w:tr w:rsidRPr="00CC0718" w:rsidR="00C71DC8" w:rsidTr="3A33D0EC" w14:paraId="52316E27" w14:textId="77777777">
        <w:trPr>
          <w:trHeight w:val="444" w:hRule="exact"/>
        </w:trPr>
        <w:tc>
          <w:tcPr>
            <w:tcW w:w="1805" w:type="dxa"/>
            <w:shd w:val="clear" w:color="auto" w:fill="FFFFFF" w:themeFill="background1"/>
            <w:tcMar/>
          </w:tcPr>
          <w:p w:rsidRPr="00CC0718" w:rsidR="00C71DC8" w:rsidP="00244814" w:rsidRDefault="00C71DC8" w14:paraId="6B731E90" w14:textId="77777777">
            <w:pPr>
              <w:rPr>
                <w:b/>
                <w:color w:val="5C83B4"/>
                <w:spacing w:val="-2"/>
                <w:sz w:val="24"/>
              </w:rPr>
            </w:pPr>
            <w:r w:rsidRPr="00CC0718">
              <w:rPr>
                <w:b/>
                <w:color w:val="5C83B4"/>
                <w:spacing w:val="-2"/>
                <w:sz w:val="24"/>
              </w:rPr>
              <w:t>Classification:</w:t>
            </w:r>
          </w:p>
        </w:tc>
        <w:tc>
          <w:tcPr>
            <w:tcW w:w="8912" w:type="dxa"/>
            <w:gridSpan w:val="7"/>
            <w:vMerge/>
            <w:tcMar/>
          </w:tcPr>
          <w:p w:rsidRPr="00CC0718" w:rsidR="00C71DC8" w:rsidP="00244814" w:rsidRDefault="00C71DC8" w14:paraId="3A686682" w14:textId="77777777"/>
        </w:tc>
      </w:tr>
      <w:tr w:rsidRPr="00CC0718" w:rsidR="00C71DC8" w:rsidTr="3A33D0EC" w14:paraId="61AAD0F1" w14:textId="77777777">
        <w:trPr>
          <w:trHeight w:val="458" w:hRule="exact"/>
        </w:trPr>
        <w:tc>
          <w:tcPr>
            <w:tcW w:w="1805" w:type="dxa"/>
            <w:shd w:val="clear" w:color="auto" w:fill="FFFFFF" w:themeFill="background1"/>
            <w:tcMar/>
          </w:tcPr>
          <w:p w:rsidRPr="00CC0718" w:rsidR="00C71DC8" w:rsidP="00244814" w:rsidRDefault="00C71DC8" w14:paraId="4D5BC1B5" w14:textId="77777777">
            <w:pPr>
              <w:rPr>
                <w:b/>
                <w:color w:val="5C83B4"/>
                <w:spacing w:val="-2"/>
                <w:sz w:val="24"/>
              </w:rPr>
            </w:pPr>
            <w:r w:rsidRPr="00CC0718">
              <w:rPr>
                <w:b/>
                <w:color w:val="5C83B4"/>
                <w:spacing w:val="-2"/>
                <w:sz w:val="24"/>
              </w:rPr>
              <w:t>Aggregated:</w:t>
            </w:r>
          </w:p>
        </w:tc>
        <w:tc>
          <w:tcPr>
            <w:tcW w:w="8912" w:type="dxa"/>
            <w:gridSpan w:val="7"/>
            <w:shd w:val="clear" w:color="auto" w:fill="FFFFFF" w:themeFill="background1"/>
            <w:tcMar/>
          </w:tcPr>
          <w:p w:rsidRPr="00CC0718" w:rsidR="00C71DC8" w:rsidP="00244814" w:rsidRDefault="00C71DC8" w14:paraId="54231A0A" w14:textId="77777777">
            <w:pPr>
              <w:rPr>
                <w:b/>
                <w:color w:val="5C83B4"/>
                <w:spacing w:val="-2"/>
                <w:sz w:val="24"/>
              </w:rPr>
            </w:pPr>
            <w:r w:rsidRPr="00CC0718">
              <w:rPr>
                <w:b/>
                <w:color w:val="5C83B4"/>
                <w:spacing w:val="-2"/>
                <w:sz w:val="24"/>
              </w:rPr>
              <w:t>No</w:t>
            </w:r>
          </w:p>
        </w:tc>
      </w:tr>
      <w:tr w:rsidRPr="00CC0718" w:rsidR="00C71DC8" w:rsidTr="3A33D0EC" w14:paraId="16B86497" w14:textId="77777777">
        <w:trPr>
          <w:trHeight w:val="330" w:hRule="exact"/>
        </w:trPr>
        <w:tc>
          <w:tcPr>
            <w:tcW w:w="3381" w:type="dxa"/>
            <w:gridSpan w:val="2"/>
            <w:tcBorders>
              <w:bottom w:val="single" w:color="8FB6EA" w:sz="5" w:space="0"/>
            </w:tcBorders>
            <w:shd w:val="clear" w:color="auto" w:fill="FFFFFF" w:themeFill="background1"/>
            <w:tcMar/>
          </w:tcPr>
          <w:p w:rsidRPr="00CC0718" w:rsidR="00C71DC8" w:rsidP="00244814" w:rsidRDefault="00C71DC8" w14:paraId="711E892F" w14:textId="77777777">
            <w:pPr>
              <w:rPr>
                <w:color w:val="000000"/>
                <w:spacing w:val="-2"/>
                <w:sz w:val="18"/>
              </w:rPr>
            </w:pPr>
            <w:r w:rsidRPr="00CC0718">
              <w:rPr>
                <w:color w:val="000000"/>
                <w:spacing w:val="-2"/>
                <w:sz w:val="18"/>
              </w:rPr>
              <w:t>Document</w:t>
            </w:r>
          </w:p>
        </w:tc>
        <w:tc>
          <w:tcPr>
            <w:tcW w:w="1132" w:type="dxa"/>
            <w:tcBorders>
              <w:bottom w:val="single" w:color="8FB6EA" w:sz="5" w:space="0"/>
            </w:tcBorders>
            <w:shd w:val="clear" w:color="auto" w:fill="FFFFFF" w:themeFill="background1"/>
            <w:tcMar/>
          </w:tcPr>
          <w:p w:rsidRPr="00CC0718" w:rsidR="00C71DC8" w:rsidP="00244814" w:rsidRDefault="00C71DC8" w14:paraId="3B81D5E6" w14:textId="77777777">
            <w:pPr>
              <w:rPr>
                <w:color w:val="000000"/>
                <w:spacing w:val="-2"/>
                <w:sz w:val="18"/>
              </w:rPr>
            </w:pPr>
            <w:r w:rsidRPr="00CC0718">
              <w:rPr>
                <w:color w:val="000000"/>
                <w:spacing w:val="-2"/>
                <w:sz w:val="18"/>
              </w:rPr>
              <w:t>1</w:t>
            </w:r>
          </w:p>
        </w:tc>
        <w:tc>
          <w:tcPr>
            <w:tcW w:w="1576" w:type="dxa"/>
            <w:gridSpan w:val="2"/>
            <w:tcBorders>
              <w:bottom w:val="single" w:color="8FB6EA" w:sz="5" w:space="0"/>
            </w:tcBorders>
            <w:shd w:val="clear" w:color="auto" w:fill="FFFFFF" w:themeFill="background1"/>
            <w:tcMar/>
          </w:tcPr>
          <w:p w:rsidRPr="00CC0718" w:rsidR="00C71DC8" w:rsidP="00244814" w:rsidRDefault="00C71DC8" w14:paraId="7EF79BC3" w14:textId="77777777">
            <w:pPr>
              <w:rPr>
                <w:color w:val="000000"/>
                <w:spacing w:val="-2"/>
                <w:sz w:val="18"/>
              </w:rPr>
            </w:pPr>
            <w:r w:rsidRPr="00CC0718">
              <w:rPr>
                <w:color w:val="000000"/>
                <w:spacing w:val="-2"/>
                <w:sz w:val="18"/>
              </w:rPr>
              <w:t>4</w:t>
            </w:r>
          </w:p>
        </w:tc>
        <w:tc>
          <w:tcPr>
            <w:tcW w:w="1362" w:type="dxa"/>
            <w:tcBorders>
              <w:bottom w:val="single" w:color="8FB6EA" w:sz="5" w:space="0"/>
            </w:tcBorders>
            <w:shd w:val="clear" w:color="auto" w:fill="FFFFFF" w:themeFill="background1"/>
            <w:tcMar/>
          </w:tcPr>
          <w:p w:rsidRPr="00CC0718" w:rsidR="00C71DC8" w:rsidP="00244814" w:rsidRDefault="00C71DC8" w14:paraId="7C1F856B" w14:textId="77777777">
            <w:pPr>
              <w:rPr>
                <w:color w:val="000000"/>
                <w:spacing w:val="-2"/>
                <w:sz w:val="18"/>
              </w:rPr>
            </w:pPr>
            <w:r w:rsidRPr="00CC0718">
              <w:rPr>
                <w:color w:val="000000"/>
                <w:spacing w:val="-2"/>
                <w:sz w:val="18"/>
              </w:rPr>
              <w:t>75</w:t>
            </w:r>
          </w:p>
        </w:tc>
        <w:tc>
          <w:tcPr>
            <w:tcW w:w="1690" w:type="dxa"/>
            <w:tcBorders>
              <w:bottom w:val="single" w:color="8FB6EA" w:sz="5" w:space="0"/>
            </w:tcBorders>
            <w:shd w:val="clear" w:color="auto" w:fill="FFFFFF" w:themeFill="background1"/>
            <w:tcMar/>
          </w:tcPr>
          <w:p w:rsidRPr="00CC0718" w:rsidR="00C71DC8" w:rsidP="00244814" w:rsidRDefault="00C71DC8" w14:paraId="604E4431" w14:textId="77777777">
            <w:pPr>
              <w:rPr>
                <w:color w:val="000000"/>
                <w:spacing w:val="-2"/>
                <w:sz w:val="18"/>
              </w:rPr>
            </w:pPr>
            <w:r w:rsidRPr="00CC0718">
              <w:rPr>
                <w:color w:val="000000"/>
                <w:spacing w:val="-2"/>
                <w:sz w:val="18"/>
              </w:rPr>
              <w:t>4</w:t>
            </w:r>
          </w:p>
        </w:tc>
        <w:tc>
          <w:tcPr>
            <w:tcW w:w="1576" w:type="dxa"/>
            <w:tcBorders>
              <w:bottom w:val="single" w:color="8FB6EA" w:sz="5" w:space="0"/>
            </w:tcBorders>
            <w:shd w:val="clear" w:color="auto" w:fill="FFFFFF" w:themeFill="background1"/>
            <w:tcMar/>
          </w:tcPr>
          <w:p w:rsidRPr="00CC0718" w:rsidR="00C71DC8" w:rsidP="00244814" w:rsidRDefault="00C71DC8" w14:paraId="359B026A" w14:textId="77777777">
            <w:pPr>
              <w:rPr>
                <w:color w:val="000000"/>
                <w:spacing w:val="-2"/>
                <w:sz w:val="18"/>
              </w:rPr>
            </w:pPr>
          </w:p>
        </w:tc>
      </w:tr>
      <w:tr w:rsidRPr="00CC0718" w:rsidR="00C71DC8" w:rsidTr="3A33D0EC" w14:paraId="4E4025AA" w14:textId="77777777">
        <w:trPr>
          <w:trHeight w:val="458" w:hRule="exact"/>
        </w:trPr>
        <w:tc>
          <w:tcPr>
            <w:tcW w:w="10717" w:type="dxa"/>
            <w:gridSpan w:val="8"/>
            <w:tcBorders>
              <w:top w:val="single" w:color="8FB6EA" w:sz="5" w:space="0"/>
            </w:tcBorders>
            <w:tcMar/>
          </w:tcPr>
          <w:p w:rsidRPr="00CC0718" w:rsidR="00C71DC8" w:rsidP="00244814" w:rsidRDefault="00C71DC8" w14:paraId="3AF7C4A8" w14:textId="77777777"/>
        </w:tc>
      </w:tr>
      <w:tr w:rsidRPr="00CC0718" w:rsidR="00C71DC8" w:rsidTr="3A33D0EC" w14:paraId="114359E9" w14:textId="77777777">
        <w:trPr>
          <w:trHeight w:val="330" w:hRule="exact"/>
        </w:trPr>
        <w:tc>
          <w:tcPr>
            <w:tcW w:w="10717" w:type="dxa"/>
            <w:gridSpan w:val="8"/>
            <w:shd w:val="clear" w:color="auto" w:fill="FFFFFF" w:themeFill="background1"/>
            <w:tcMar/>
          </w:tcPr>
          <w:p w:rsidRPr="00CC0718" w:rsidR="00C71DC8" w:rsidP="00244814" w:rsidRDefault="00C71DC8" w14:paraId="0DF1D349" w14:textId="77777777">
            <w:pPr>
              <w:rPr>
                <w:b/>
                <w:color w:val="5C83B4"/>
                <w:spacing w:val="-2"/>
                <w:sz w:val="24"/>
              </w:rPr>
            </w:pPr>
          </w:p>
        </w:tc>
      </w:tr>
      <w:tr w:rsidRPr="00CC0718" w:rsidR="00C71DC8" w:rsidTr="3A33D0EC" w14:paraId="139442EF" w14:textId="77777777">
        <w:trPr>
          <w:trHeight w:val="458" w:hRule="exact"/>
        </w:trPr>
        <w:tc>
          <w:tcPr>
            <w:tcW w:w="1805" w:type="dxa"/>
            <w:shd w:val="clear" w:color="auto" w:fill="FFFFFF" w:themeFill="background1"/>
            <w:tcMar/>
          </w:tcPr>
          <w:p w:rsidRPr="00CC0718" w:rsidR="00C71DC8" w:rsidP="00244814" w:rsidRDefault="00C71DC8" w14:paraId="5FDCF092" w14:textId="77777777">
            <w:pPr>
              <w:rPr>
                <w:b/>
                <w:color w:val="5C83B4"/>
                <w:spacing w:val="-2"/>
                <w:sz w:val="24"/>
              </w:rPr>
            </w:pPr>
            <w:r w:rsidRPr="00CC0718">
              <w:rPr>
                <w:b/>
                <w:color w:val="5C83B4"/>
                <w:spacing w:val="-2"/>
                <w:sz w:val="24"/>
              </w:rPr>
              <w:t>Nickname:</w:t>
            </w:r>
          </w:p>
        </w:tc>
        <w:tc>
          <w:tcPr>
            <w:tcW w:w="8912" w:type="dxa"/>
            <w:gridSpan w:val="7"/>
            <w:vMerge w:val="restart"/>
            <w:shd w:val="clear" w:color="auto" w:fill="FFFFFF" w:themeFill="background1"/>
            <w:tcMar/>
          </w:tcPr>
          <w:p w:rsidRPr="00CC0718" w:rsidR="00C71DC8" w:rsidP="00244814" w:rsidRDefault="00C71DC8" w14:paraId="3A060255" w14:textId="77777777">
            <w:pPr>
              <w:rPr>
                <w:b/>
                <w:color w:val="5C83B4"/>
                <w:spacing w:val="-2"/>
                <w:sz w:val="24"/>
              </w:rPr>
            </w:pPr>
            <w:r w:rsidRPr="00CC0718">
              <w:rPr>
                <w:b/>
                <w:color w:val="5C83B4"/>
                <w:spacing w:val="-2"/>
                <w:sz w:val="24"/>
              </w:rPr>
              <w:t>Codes\\AXIAL CODE\\Q7 a- Role of Marketing to achieve the tasks\EVENT CENTRIC FOCUS</w:t>
            </w:r>
          </w:p>
        </w:tc>
      </w:tr>
      <w:tr w:rsidRPr="00CC0718" w:rsidR="00C71DC8" w:rsidTr="3A33D0EC" w14:paraId="5FF0E9E2" w14:textId="77777777">
        <w:trPr>
          <w:trHeight w:val="445" w:hRule="exact"/>
        </w:trPr>
        <w:tc>
          <w:tcPr>
            <w:tcW w:w="1805" w:type="dxa"/>
            <w:shd w:val="clear" w:color="auto" w:fill="FFFFFF" w:themeFill="background1"/>
            <w:tcMar/>
          </w:tcPr>
          <w:p w:rsidRPr="00CC0718" w:rsidR="00C71DC8" w:rsidP="00244814" w:rsidRDefault="00C71DC8" w14:paraId="39D88C50" w14:textId="77777777">
            <w:pPr>
              <w:rPr>
                <w:b/>
                <w:color w:val="5C83B4"/>
                <w:spacing w:val="-2"/>
                <w:sz w:val="24"/>
              </w:rPr>
            </w:pPr>
            <w:r w:rsidRPr="00CC0718">
              <w:rPr>
                <w:b/>
                <w:color w:val="5C83B4"/>
                <w:spacing w:val="-2"/>
                <w:sz w:val="24"/>
              </w:rPr>
              <w:t>Classification:</w:t>
            </w:r>
          </w:p>
        </w:tc>
        <w:tc>
          <w:tcPr>
            <w:tcW w:w="8912" w:type="dxa"/>
            <w:gridSpan w:val="7"/>
            <w:vMerge/>
            <w:tcMar/>
          </w:tcPr>
          <w:p w:rsidRPr="00CC0718" w:rsidR="00C71DC8" w:rsidP="00244814" w:rsidRDefault="00C71DC8" w14:paraId="438BA976" w14:textId="77777777"/>
        </w:tc>
      </w:tr>
      <w:tr w:rsidRPr="00CC0718" w:rsidR="00C71DC8" w:rsidTr="3A33D0EC" w14:paraId="2F924DCC" w14:textId="77777777">
        <w:trPr>
          <w:trHeight w:val="458" w:hRule="exact"/>
        </w:trPr>
        <w:tc>
          <w:tcPr>
            <w:tcW w:w="1805" w:type="dxa"/>
            <w:shd w:val="clear" w:color="auto" w:fill="FFFFFF" w:themeFill="background1"/>
            <w:tcMar/>
          </w:tcPr>
          <w:p w:rsidRPr="00CC0718" w:rsidR="00C71DC8" w:rsidP="00244814" w:rsidRDefault="00C71DC8" w14:paraId="38497106" w14:textId="77777777">
            <w:pPr>
              <w:rPr>
                <w:b/>
                <w:color w:val="5C83B4"/>
                <w:spacing w:val="-2"/>
                <w:sz w:val="24"/>
              </w:rPr>
            </w:pPr>
            <w:r w:rsidRPr="00CC0718">
              <w:rPr>
                <w:b/>
                <w:color w:val="5C83B4"/>
                <w:spacing w:val="-2"/>
                <w:sz w:val="24"/>
              </w:rPr>
              <w:t>Aggregated:</w:t>
            </w:r>
          </w:p>
        </w:tc>
        <w:tc>
          <w:tcPr>
            <w:tcW w:w="8912" w:type="dxa"/>
            <w:gridSpan w:val="7"/>
            <w:shd w:val="clear" w:color="auto" w:fill="FFFFFF" w:themeFill="background1"/>
            <w:tcMar/>
          </w:tcPr>
          <w:p w:rsidRPr="00CC0718" w:rsidR="00C71DC8" w:rsidP="00244814" w:rsidRDefault="00C71DC8" w14:paraId="7481B88F" w14:textId="77777777">
            <w:pPr>
              <w:rPr>
                <w:b/>
                <w:color w:val="5C83B4"/>
                <w:spacing w:val="-2"/>
                <w:sz w:val="24"/>
              </w:rPr>
            </w:pPr>
            <w:r w:rsidRPr="00CC0718">
              <w:rPr>
                <w:b/>
                <w:color w:val="5C83B4"/>
                <w:spacing w:val="-2"/>
                <w:sz w:val="24"/>
              </w:rPr>
              <w:t>Yes</w:t>
            </w:r>
          </w:p>
        </w:tc>
      </w:tr>
      <w:tr w:rsidRPr="00CC0718" w:rsidR="00C71DC8" w:rsidTr="3A33D0EC" w14:paraId="1A6C7DCA" w14:textId="77777777">
        <w:trPr>
          <w:trHeight w:val="344" w:hRule="exact"/>
        </w:trPr>
        <w:tc>
          <w:tcPr>
            <w:tcW w:w="3381" w:type="dxa"/>
            <w:gridSpan w:val="2"/>
            <w:tcBorders>
              <w:bottom w:val="single" w:color="8FB6EA" w:sz="5" w:space="0"/>
            </w:tcBorders>
            <w:shd w:val="clear" w:color="auto" w:fill="FFFFFF" w:themeFill="background1"/>
            <w:tcMar/>
          </w:tcPr>
          <w:p w:rsidRPr="00CC0718" w:rsidR="00C71DC8" w:rsidP="00244814" w:rsidRDefault="00C71DC8" w14:paraId="1ABF4ABA" w14:textId="77777777">
            <w:pPr>
              <w:rPr>
                <w:color w:val="000000"/>
                <w:spacing w:val="-2"/>
                <w:sz w:val="18"/>
              </w:rPr>
            </w:pPr>
            <w:r w:rsidRPr="00CC0718">
              <w:rPr>
                <w:color w:val="000000"/>
                <w:spacing w:val="-2"/>
                <w:sz w:val="18"/>
              </w:rPr>
              <w:t>Document</w:t>
            </w:r>
          </w:p>
        </w:tc>
        <w:tc>
          <w:tcPr>
            <w:tcW w:w="1132" w:type="dxa"/>
            <w:tcBorders>
              <w:bottom w:val="single" w:color="8FB6EA" w:sz="5" w:space="0"/>
            </w:tcBorders>
            <w:shd w:val="clear" w:color="auto" w:fill="FFFFFF" w:themeFill="background1"/>
            <w:tcMar/>
          </w:tcPr>
          <w:p w:rsidRPr="00CC0718" w:rsidR="00C71DC8" w:rsidP="00244814" w:rsidRDefault="00C71DC8" w14:paraId="37A27D37" w14:textId="77777777">
            <w:pPr>
              <w:rPr>
                <w:color w:val="000000"/>
                <w:spacing w:val="-2"/>
                <w:sz w:val="18"/>
              </w:rPr>
            </w:pPr>
            <w:r w:rsidRPr="00CC0718">
              <w:rPr>
                <w:color w:val="000000"/>
                <w:spacing w:val="-2"/>
                <w:sz w:val="18"/>
              </w:rPr>
              <w:t>1</w:t>
            </w:r>
          </w:p>
        </w:tc>
        <w:tc>
          <w:tcPr>
            <w:tcW w:w="1576" w:type="dxa"/>
            <w:gridSpan w:val="2"/>
            <w:tcBorders>
              <w:bottom w:val="single" w:color="8FB6EA" w:sz="5" w:space="0"/>
            </w:tcBorders>
            <w:shd w:val="clear" w:color="auto" w:fill="FFFFFF" w:themeFill="background1"/>
            <w:tcMar/>
          </w:tcPr>
          <w:p w:rsidRPr="00CC0718" w:rsidR="00C71DC8" w:rsidP="00244814" w:rsidRDefault="00C71DC8" w14:paraId="6FAA70EF" w14:textId="77777777">
            <w:pPr>
              <w:rPr>
                <w:color w:val="000000"/>
                <w:spacing w:val="-2"/>
                <w:sz w:val="18"/>
              </w:rPr>
            </w:pPr>
            <w:r w:rsidRPr="00CC0718">
              <w:rPr>
                <w:color w:val="000000"/>
                <w:spacing w:val="-2"/>
                <w:sz w:val="18"/>
              </w:rPr>
              <w:t>1</w:t>
            </w:r>
          </w:p>
        </w:tc>
        <w:tc>
          <w:tcPr>
            <w:tcW w:w="1362" w:type="dxa"/>
            <w:tcBorders>
              <w:bottom w:val="single" w:color="8FB6EA" w:sz="5" w:space="0"/>
            </w:tcBorders>
            <w:shd w:val="clear" w:color="auto" w:fill="FFFFFF" w:themeFill="background1"/>
            <w:tcMar/>
          </w:tcPr>
          <w:p w:rsidRPr="00CC0718" w:rsidR="00C71DC8" w:rsidP="00244814" w:rsidRDefault="00C71DC8" w14:paraId="78BB6560" w14:textId="77777777">
            <w:pPr>
              <w:rPr>
                <w:color w:val="000000"/>
                <w:spacing w:val="-2"/>
                <w:sz w:val="18"/>
              </w:rPr>
            </w:pPr>
            <w:r w:rsidRPr="00CC0718">
              <w:rPr>
                <w:color w:val="000000"/>
                <w:spacing w:val="-2"/>
                <w:sz w:val="18"/>
              </w:rPr>
              <w:t>9</w:t>
            </w:r>
          </w:p>
        </w:tc>
        <w:tc>
          <w:tcPr>
            <w:tcW w:w="1690" w:type="dxa"/>
            <w:tcBorders>
              <w:bottom w:val="single" w:color="8FB6EA" w:sz="5" w:space="0"/>
            </w:tcBorders>
            <w:shd w:val="clear" w:color="auto" w:fill="FFFFFF" w:themeFill="background1"/>
            <w:tcMar/>
          </w:tcPr>
          <w:p w:rsidRPr="00CC0718" w:rsidR="00C71DC8" w:rsidP="00244814" w:rsidRDefault="00C71DC8" w14:paraId="482D0AF0" w14:textId="77777777">
            <w:pPr>
              <w:rPr>
                <w:color w:val="000000"/>
                <w:spacing w:val="-2"/>
                <w:sz w:val="18"/>
              </w:rPr>
            </w:pPr>
            <w:r w:rsidRPr="00CC0718">
              <w:rPr>
                <w:color w:val="000000"/>
                <w:spacing w:val="-2"/>
                <w:sz w:val="18"/>
              </w:rPr>
              <w:t>1</w:t>
            </w:r>
          </w:p>
        </w:tc>
        <w:tc>
          <w:tcPr>
            <w:tcW w:w="1576" w:type="dxa"/>
            <w:tcBorders>
              <w:bottom w:val="single" w:color="8FB6EA" w:sz="5" w:space="0"/>
            </w:tcBorders>
            <w:shd w:val="clear" w:color="auto" w:fill="FFFFFF" w:themeFill="background1"/>
            <w:tcMar/>
          </w:tcPr>
          <w:p w:rsidRPr="00CC0718" w:rsidR="00C71DC8" w:rsidP="00244814" w:rsidRDefault="00C71DC8" w14:paraId="030964CB" w14:textId="77777777">
            <w:pPr>
              <w:rPr>
                <w:color w:val="000000"/>
                <w:spacing w:val="-2"/>
                <w:sz w:val="18"/>
              </w:rPr>
            </w:pPr>
          </w:p>
        </w:tc>
      </w:tr>
      <w:tr w:rsidRPr="00CC0718" w:rsidR="00C71DC8" w:rsidTr="3A33D0EC" w14:paraId="775B8336" w14:textId="77777777">
        <w:trPr>
          <w:trHeight w:val="745" w:hRule="exact"/>
        </w:trPr>
        <w:tc>
          <w:tcPr>
            <w:tcW w:w="10717" w:type="dxa"/>
            <w:gridSpan w:val="8"/>
            <w:tcBorders>
              <w:top w:val="single" w:color="8FB6EA" w:sz="5" w:space="0"/>
            </w:tcBorders>
            <w:tcMar/>
          </w:tcPr>
          <w:p w:rsidRPr="00CC0718" w:rsidR="00C71DC8" w:rsidP="00244814" w:rsidRDefault="00C71DC8" w14:paraId="4F227125" w14:textId="77777777"/>
        </w:tc>
      </w:tr>
      <w:tr w:rsidRPr="00CC0718" w:rsidR="00C71DC8" w:rsidTr="3A33D0EC" w14:paraId="15E1EAB3" w14:textId="77777777">
        <w:trPr>
          <w:trHeight w:val="759" w:hRule="exact"/>
        </w:trPr>
        <w:tc>
          <w:tcPr>
            <w:tcW w:w="10717" w:type="dxa"/>
            <w:gridSpan w:val="8"/>
            <w:tcMar/>
          </w:tcPr>
          <w:p w:rsidRPr="00CC0718" w:rsidR="00C71DC8" w:rsidP="00244814" w:rsidRDefault="00C71DC8" w14:paraId="0CC5A89B" w14:textId="77777777"/>
        </w:tc>
      </w:tr>
      <w:tr w:rsidRPr="00CC0718" w:rsidR="00C71DC8" w:rsidTr="3A33D0EC" w14:paraId="6428B284" w14:textId="77777777">
        <w:trPr>
          <w:trHeight w:val="459" w:hRule="exact"/>
        </w:trPr>
        <w:tc>
          <w:tcPr>
            <w:tcW w:w="5359" w:type="dxa"/>
            <w:gridSpan w:val="4"/>
            <w:shd w:val="clear" w:color="auto" w:fill="FFFFFF" w:themeFill="background1"/>
            <w:tcMar/>
          </w:tcPr>
          <w:p w:rsidRPr="00CC0718" w:rsidR="00C71DC8" w:rsidP="00244814" w:rsidRDefault="00C71DC8" w14:paraId="16F584D6" w14:textId="77777777">
            <w:pPr>
              <w:jc w:val="right"/>
              <w:rPr>
                <w:color w:val="000066"/>
                <w:spacing w:val="-2"/>
                <w:sz w:val="16"/>
              </w:rPr>
            </w:pPr>
            <w:r w:rsidRPr="00CC0718">
              <w:rPr>
                <w:color w:val="000066"/>
                <w:spacing w:val="-2"/>
                <w:sz w:val="16"/>
              </w:rPr>
              <w:t>Formatted Reports\\Code Summary Formatted Report</w:t>
            </w:r>
          </w:p>
        </w:tc>
        <w:tc>
          <w:tcPr>
            <w:tcW w:w="5358" w:type="dxa"/>
            <w:gridSpan w:val="4"/>
            <w:shd w:val="clear" w:color="auto" w:fill="FFFFFF" w:themeFill="background1"/>
            <w:tcMar/>
          </w:tcPr>
          <w:p w:rsidRPr="00CC0718" w:rsidR="00C71DC8" w:rsidP="00244814" w:rsidRDefault="00C71DC8" w14:paraId="63F5B4DF" w14:textId="77777777">
            <w:pPr>
              <w:jc w:val="right"/>
              <w:rPr>
                <w:color w:val="000066"/>
                <w:spacing w:val="-2"/>
                <w:sz w:val="16"/>
              </w:rPr>
            </w:pPr>
            <w:r w:rsidRPr="00CC0718">
              <w:rPr>
                <w:color w:val="000066"/>
                <w:spacing w:val="-2"/>
                <w:sz w:val="16"/>
              </w:rPr>
              <w:t>Page 80 of 104</w:t>
            </w:r>
          </w:p>
        </w:tc>
      </w:tr>
      <w:tr w:rsidRPr="00CC0718" w:rsidR="00C71DC8" w:rsidTr="3A33D0EC" w14:paraId="4C8B6DEF" w14:textId="77777777">
        <w:trPr>
          <w:trHeight w:val="444" w:hRule="exact"/>
        </w:trPr>
        <w:tc>
          <w:tcPr>
            <w:tcW w:w="10717" w:type="dxa"/>
            <w:gridSpan w:val="8"/>
            <w:shd w:val="clear" w:color="auto" w:fill="FFFFFF" w:themeFill="background1"/>
            <w:tcMar/>
            <w:vAlign w:val="center"/>
          </w:tcPr>
          <w:p w:rsidRPr="00CC0718" w:rsidR="00C71DC8" w:rsidP="00244814" w:rsidRDefault="00C71DC8" w14:paraId="08555430" w14:textId="77777777">
            <w:pPr>
              <w:jc w:val="right"/>
              <w:rPr>
                <w:color w:val="000066"/>
                <w:spacing w:val="-2"/>
                <w:sz w:val="16"/>
              </w:rPr>
            </w:pPr>
            <w:r w:rsidRPr="00CC0718">
              <w:rPr>
                <w:color w:val="000066"/>
                <w:spacing w:val="-2"/>
                <w:sz w:val="16"/>
              </w:rPr>
              <w:t>11/13/2024 3:39 PM</w:t>
            </w:r>
          </w:p>
        </w:tc>
      </w:tr>
      <w:tr w:rsidRPr="00CC0718" w:rsidR="00C71DC8" w:rsidTr="3A33D0EC" w14:paraId="3ADD2052" w14:textId="77777777">
        <w:trPr>
          <w:trHeight w:val="459" w:hRule="exact"/>
        </w:trPr>
        <w:tc>
          <w:tcPr>
            <w:tcW w:w="3381" w:type="dxa"/>
            <w:gridSpan w:val="2"/>
            <w:shd w:val="clear" w:color="auto" w:fill="8FB6EA"/>
            <w:tcMar/>
          </w:tcPr>
          <w:p w:rsidRPr="00CC0718" w:rsidR="00C71DC8" w:rsidP="00244814" w:rsidRDefault="00C71DC8" w14:paraId="1C054204" w14:textId="77777777">
            <w:pPr>
              <w:rPr>
                <w:b/>
                <w:color w:val="000066"/>
                <w:spacing w:val="-2"/>
                <w:sz w:val="18"/>
              </w:rPr>
            </w:pPr>
            <w:r w:rsidRPr="00CC0718">
              <w:rPr>
                <w:b/>
                <w:color w:val="000066"/>
                <w:spacing w:val="-2"/>
                <w:sz w:val="18"/>
              </w:rPr>
              <w:t>File Type</w:t>
            </w:r>
          </w:p>
        </w:tc>
        <w:tc>
          <w:tcPr>
            <w:tcW w:w="1132" w:type="dxa"/>
            <w:shd w:val="clear" w:color="auto" w:fill="8FB6EA"/>
            <w:tcMar/>
          </w:tcPr>
          <w:p w:rsidRPr="00CC0718" w:rsidR="00C71DC8" w:rsidP="00244814" w:rsidRDefault="00C71DC8" w14:paraId="10C26547" w14:textId="77777777">
            <w:pPr>
              <w:rPr>
                <w:b/>
                <w:color w:val="000066"/>
                <w:spacing w:val="-2"/>
                <w:sz w:val="18"/>
              </w:rPr>
            </w:pPr>
            <w:r w:rsidRPr="00CC0718">
              <w:rPr>
                <w:b/>
                <w:color w:val="000066"/>
                <w:spacing w:val="-2"/>
                <w:sz w:val="18"/>
              </w:rPr>
              <w:t>Number of Files</w:t>
            </w:r>
          </w:p>
        </w:tc>
        <w:tc>
          <w:tcPr>
            <w:tcW w:w="1576" w:type="dxa"/>
            <w:gridSpan w:val="2"/>
            <w:shd w:val="clear" w:color="auto" w:fill="8FB6EA"/>
            <w:tcMar/>
          </w:tcPr>
          <w:p w:rsidRPr="00CC0718" w:rsidR="00C71DC8" w:rsidP="00244814" w:rsidRDefault="00C71DC8" w14:paraId="0CB415C2" w14:textId="77777777">
            <w:pPr>
              <w:rPr>
                <w:b/>
                <w:color w:val="000066"/>
                <w:spacing w:val="-2"/>
                <w:sz w:val="18"/>
              </w:rPr>
            </w:pPr>
            <w:r w:rsidRPr="00CC0718">
              <w:rPr>
                <w:b/>
                <w:color w:val="000066"/>
                <w:spacing w:val="-2"/>
                <w:sz w:val="18"/>
              </w:rPr>
              <w:t>Number of Coding References</w:t>
            </w:r>
          </w:p>
        </w:tc>
        <w:tc>
          <w:tcPr>
            <w:tcW w:w="1362" w:type="dxa"/>
            <w:shd w:val="clear" w:color="auto" w:fill="8FB6EA"/>
            <w:tcMar/>
          </w:tcPr>
          <w:p w:rsidRPr="00CC0718" w:rsidR="00C71DC8" w:rsidP="00244814" w:rsidRDefault="00C71DC8" w14:paraId="73B37975" w14:textId="77777777">
            <w:pPr>
              <w:rPr>
                <w:b/>
                <w:color w:val="000066"/>
                <w:spacing w:val="-2"/>
                <w:sz w:val="18"/>
              </w:rPr>
            </w:pPr>
            <w:r w:rsidRPr="00CC0718">
              <w:rPr>
                <w:b/>
                <w:color w:val="000066"/>
                <w:spacing w:val="-2"/>
                <w:sz w:val="18"/>
              </w:rPr>
              <w:t>Number of Words Coded</w:t>
            </w:r>
          </w:p>
        </w:tc>
        <w:tc>
          <w:tcPr>
            <w:tcW w:w="1690" w:type="dxa"/>
            <w:shd w:val="clear" w:color="auto" w:fill="8FB6EA"/>
            <w:tcMar/>
          </w:tcPr>
          <w:p w:rsidRPr="00CC0718" w:rsidR="00C71DC8" w:rsidP="00244814" w:rsidRDefault="00C71DC8" w14:paraId="4747705E" w14:textId="77777777">
            <w:pPr>
              <w:rPr>
                <w:b/>
                <w:color w:val="000066"/>
                <w:spacing w:val="-2"/>
                <w:sz w:val="18"/>
              </w:rPr>
            </w:pPr>
            <w:r w:rsidRPr="00CC0718">
              <w:rPr>
                <w:b/>
                <w:color w:val="000066"/>
                <w:spacing w:val="-2"/>
                <w:sz w:val="18"/>
              </w:rPr>
              <w:t>Number of Paragraphs Coded</w:t>
            </w:r>
          </w:p>
        </w:tc>
        <w:tc>
          <w:tcPr>
            <w:tcW w:w="1576" w:type="dxa"/>
            <w:shd w:val="clear" w:color="auto" w:fill="8FB6EA"/>
            <w:tcMar/>
          </w:tcPr>
          <w:p w:rsidRPr="00CC0718" w:rsidR="00C71DC8" w:rsidP="00244814" w:rsidRDefault="00C71DC8" w14:paraId="1AAEB186" w14:textId="77777777">
            <w:pPr>
              <w:rPr>
                <w:b/>
                <w:color w:val="000066"/>
                <w:spacing w:val="-2"/>
                <w:sz w:val="18"/>
              </w:rPr>
            </w:pPr>
            <w:r w:rsidRPr="00CC0718">
              <w:rPr>
                <w:b/>
                <w:color w:val="000066"/>
                <w:spacing w:val="-2"/>
                <w:sz w:val="18"/>
              </w:rPr>
              <w:t>Duration Coded</w:t>
            </w:r>
          </w:p>
        </w:tc>
      </w:tr>
      <w:tr w:rsidRPr="00CC0718" w:rsidR="00C71DC8" w:rsidTr="3A33D0EC" w14:paraId="05DC52FE" w14:textId="77777777">
        <w:trPr>
          <w:trHeight w:val="616" w:hRule="exact"/>
        </w:trPr>
        <w:tc>
          <w:tcPr>
            <w:tcW w:w="10717" w:type="dxa"/>
            <w:gridSpan w:val="8"/>
            <w:shd w:val="clear" w:color="auto" w:fill="FFFFFF" w:themeFill="background1"/>
            <w:tcMar/>
          </w:tcPr>
          <w:p w:rsidRPr="00CC0718" w:rsidR="00C71DC8" w:rsidP="00244814" w:rsidRDefault="00C71DC8" w14:paraId="502DBDEF" w14:textId="77777777">
            <w:pPr>
              <w:rPr>
                <w:b/>
                <w:color w:val="5C83B4"/>
                <w:spacing w:val="-2"/>
                <w:sz w:val="24"/>
              </w:rPr>
            </w:pPr>
          </w:p>
        </w:tc>
      </w:tr>
      <w:tr w:rsidRPr="00CC0718" w:rsidR="00C71DC8" w:rsidTr="3A33D0EC" w14:paraId="6446DC18" w14:textId="77777777">
        <w:trPr>
          <w:trHeight w:val="444" w:hRule="exact"/>
        </w:trPr>
        <w:tc>
          <w:tcPr>
            <w:tcW w:w="1805" w:type="dxa"/>
            <w:shd w:val="clear" w:color="auto" w:fill="FFFFFF" w:themeFill="background1"/>
            <w:tcMar/>
          </w:tcPr>
          <w:p w:rsidRPr="00CC0718" w:rsidR="00C71DC8" w:rsidP="00244814" w:rsidRDefault="00C71DC8" w14:paraId="70689397" w14:textId="77777777">
            <w:pPr>
              <w:rPr>
                <w:b/>
                <w:color w:val="5C83B4"/>
                <w:spacing w:val="-2"/>
                <w:sz w:val="24"/>
              </w:rPr>
            </w:pPr>
            <w:r w:rsidRPr="00CC0718">
              <w:rPr>
                <w:b/>
                <w:color w:val="5C83B4"/>
                <w:spacing w:val="-2"/>
                <w:sz w:val="24"/>
              </w:rPr>
              <w:t>Nickname:</w:t>
            </w:r>
          </w:p>
        </w:tc>
        <w:tc>
          <w:tcPr>
            <w:tcW w:w="8912" w:type="dxa"/>
            <w:gridSpan w:val="7"/>
            <w:vMerge w:val="restart"/>
            <w:shd w:val="clear" w:color="auto" w:fill="FFFFFF" w:themeFill="background1"/>
            <w:tcMar/>
          </w:tcPr>
          <w:p w:rsidRPr="00CC0718" w:rsidR="00C71DC8" w:rsidP="00244814" w:rsidRDefault="00C71DC8" w14:paraId="76F30655" w14:textId="77777777">
            <w:pPr>
              <w:rPr>
                <w:b/>
                <w:color w:val="5C83B4"/>
                <w:spacing w:val="-2"/>
                <w:sz w:val="24"/>
              </w:rPr>
            </w:pPr>
            <w:r w:rsidRPr="00CC0718">
              <w:rPr>
                <w:b/>
                <w:color w:val="5C83B4"/>
                <w:spacing w:val="-2"/>
                <w:sz w:val="24"/>
              </w:rPr>
              <w:t>Codes\\AXIAL CODE\\Q7 a- Role of Marketing to achieve the tasks\EVENT CENTRIC FOCUS\we are a very event-oriented organization and club</w:t>
            </w:r>
          </w:p>
        </w:tc>
      </w:tr>
      <w:tr w:rsidRPr="00CC0718" w:rsidR="00C71DC8" w:rsidTr="3A33D0EC" w14:paraId="4C2EFC59" w14:textId="77777777">
        <w:trPr>
          <w:trHeight w:val="458" w:hRule="exact"/>
        </w:trPr>
        <w:tc>
          <w:tcPr>
            <w:tcW w:w="1805" w:type="dxa"/>
            <w:shd w:val="clear" w:color="auto" w:fill="FFFFFF" w:themeFill="background1"/>
            <w:tcMar/>
          </w:tcPr>
          <w:p w:rsidRPr="00CC0718" w:rsidR="00C71DC8" w:rsidP="00244814" w:rsidRDefault="00C71DC8" w14:paraId="0D76703F" w14:textId="77777777">
            <w:pPr>
              <w:rPr>
                <w:b/>
                <w:color w:val="5C83B4"/>
                <w:spacing w:val="-2"/>
                <w:sz w:val="24"/>
              </w:rPr>
            </w:pPr>
            <w:r w:rsidRPr="00CC0718">
              <w:rPr>
                <w:b/>
                <w:color w:val="5C83B4"/>
                <w:spacing w:val="-2"/>
                <w:sz w:val="24"/>
              </w:rPr>
              <w:t>Classification:</w:t>
            </w:r>
          </w:p>
        </w:tc>
        <w:tc>
          <w:tcPr>
            <w:tcW w:w="8912" w:type="dxa"/>
            <w:gridSpan w:val="7"/>
            <w:vMerge/>
            <w:tcMar/>
          </w:tcPr>
          <w:p w:rsidRPr="00CC0718" w:rsidR="00C71DC8" w:rsidP="00244814" w:rsidRDefault="00C71DC8" w14:paraId="13BCC71A" w14:textId="77777777"/>
        </w:tc>
      </w:tr>
      <w:tr w:rsidRPr="00CC0718" w:rsidR="00C71DC8" w:rsidTr="3A33D0EC" w14:paraId="13DA3150" w14:textId="77777777">
        <w:trPr>
          <w:trHeight w:val="444" w:hRule="exact"/>
        </w:trPr>
        <w:tc>
          <w:tcPr>
            <w:tcW w:w="1805" w:type="dxa"/>
            <w:shd w:val="clear" w:color="auto" w:fill="FFFFFF" w:themeFill="background1"/>
            <w:tcMar/>
          </w:tcPr>
          <w:p w:rsidRPr="00CC0718" w:rsidR="00C71DC8" w:rsidP="00244814" w:rsidRDefault="00C71DC8" w14:paraId="4193BC3F" w14:textId="77777777">
            <w:pPr>
              <w:rPr>
                <w:b/>
                <w:color w:val="5C83B4"/>
                <w:spacing w:val="-2"/>
                <w:sz w:val="24"/>
              </w:rPr>
            </w:pPr>
            <w:r w:rsidRPr="00CC0718">
              <w:rPr>
                <w:b/>
                <w:color w:val="5C83B4"/>
                <w:spacing w:val="-2"/>
                <w:sz w:val="24"/>
              </w:rPr>
              <w:t>Aggregated:</w:t>
            </w:r>
          </w:p>
        </w:tc>
        <w:tc>
          <w:tcPr>
            <w:tcW w:w="8912" w:type="dxa"/>
            <w:gridSpan w:val="7"/>
            <w:shd w:val="clear" w:color="auto" w:fill="FFFFFF" w:themeFill="background1"/>
            <w:tcMar/>
          </w:tcPr>
          <w:p w:rsidRPr="00CC0718" w:rsidR="00C71DC8" w:rsidP="00244814" w:rsidRDefault="00C71DC8" w14:paraId="5BA99587" w14:textId="77777777">
            <w:pPr>
              <w:rPr>
                <w:b/>
                <w:color w:val="5C83B4"/>
                <w:spacing w:val="-2"/>
                <w:sz w:val="24"/>
              </w:rPr>
            </w:pPr>
            <w:r w:rsidRPr="00CC0718">
              <w:rPr>
                <w:b/>
                <w:color w:val="5C83B4"/>
                <w:spacing w:val="-2"/>
                <w:sz w:val="24"/>
              </w:rPr>
              <w:t>No</w:t>
            </w:r>
          </w:p>
        </w:tc>
      </w:tr>
      <w:tr w:rsidRPr="00CC0718" w:rsidR="00C71DC8" w:rsidTr="3A33D0EC" w14:paraId="11BB22A4" w14:textId="77777777">
        <w:trPr>
          <w:trHeight w:val="344" w:hRule="exact"/>
        </w:trPr>
        <w:tc>
          <w:tcPr>
            <w:tcW w:w="3381" w:type="dxa"/>
            <w:gridSpan w:val="2"/>
            <w:tcBorders>
              <w:bottom w:val="single" w:color="8FB6EA" w:sz="5" w:space="0"/>
            </w:tcBorders>
            <w:shd w:val="clear" w:color="auto" w:fill="FFFFFF" w:themeFill="background1"/>
            <w:tcMar/>
          </w:tcPr>
          <w:p w:rsidRPr="00CC0718" w:rsidR="00C71DC8" w:rsidP="00244814" w:rsidRDefault="00C71DC8" w14:paraId="34A298AA" w14:textId="77777777">
            <w:pPr>
              <w:rPr>
                <w:color w:val="000000"/>
                <w:spacing w:val="-2"/>
                <w:sz w:val="18"/>
              </w:rPr>
            </w:pPr>
            <w:r w:rsidRPr="00CC0718">
              <w:rPr>
                <w:color w:val="000000"/>
                <w:spacing w:val="-2"/>
                <w:sz w:val="18"/>
              </w:rPr>
              <w:t>Document</w:t>
            </w:r>
          </w:p>
        </w:tc>
        <w:tc>
          <w:tcPr>
            <w:tcW w:w="1132" w:type="dxa"/>
            <w:tcBorders>
              <w:bottom w:val="single" w:color="8FB6EA" w:sz="5" w:space="0"/>
            </w:tcBorders>
            <w:shd w:val="clear" w:color="auto" w:fill="FFFFFF" w:themeFill="background1"/>
            <w:tcMar/>
          </w:tcPr>
          <w:p w:rsidRPr="00CC0718" w:rsidR="00C71DC8" w:rsidP="00244814" w:rsidRDefault="00C71DC8" w14:paraId="5CC779FD" w14:textId="77777777">
            <w:pPr>
              <w:rPr>
                <w:color w:val="000000"/>
                <w:spacing w:val="-2"/>
                <w:sz w:val="18"/>
              </w:rPr>
            </w:pPr>
            <w:r w:rsidRPr="00CC0718">
              <w:rPr>
                <w:color w:val="000000"/>
                <w:spacing w:val="-2"/>
                <w:sz w:val="18"/>
              </w:rPr>
              <w:t>1</w:t>
            </w:r>
          </w:p>
        </w:tc>
        <w:tc>
          <w:tcPr>
            <w:tcW w:w="1576" w:type="dxa"/>
            <w:gridSpan w:val="2"/>
            <w:tcBorders>
              <w:bottom w:val="single" w:color="8FB6EA" w:sz="5" w:space="0"/>
            </w:tcBorders>
            <w:shd w:val="clear" w:color="auto" w:fill="FFFFFF" w:themeFill="background1"/>
            <w:tcMar/>
          </w:tcPr>
          <w:p w:rsidRPr="00CC0718" w:rsidR="00C71DC8" w:rsidP="00244814" w:rsidRDefault="00C71DC8" w14:paraId="6B9FBCA5" w14:textId="77777777">
            <w:pPr>
              <w:rPr>
                <w:color w:val="000000"/>
                <w:spacing w:val="-2"/>
                <w:sz w:val="18"/>
              </w:rPr>
            </w:pPr>
            <w:r w:rsidRPr="00CC0718">
              <w:rPr>
                <w:color w:val="000000"/>
                <w:spacing w:val="-2"/>
                <w:sz w:val="18"/>
              </w:rPr>
              <w:t>1</w:t>
            </w:r>
          </w:p>
        </w:tc>
        <w:tc>
          <w:tcPr>
            <w:tcW w:w="1362" w:type="dxa"/>
            <w:tcBorders>
              <w:bottom w:val="single" w:color="8FB6EA" w:sz="5" w:space="0"/>
            </w:tcBorders>
            <w:shd w:val="clear" w:color="auto" w:fill="FFFFFF" w:themeFill="background1"/>
            <w:tcMar/>
          </w:tcPr>
          <w:p w:rsidRPr="00CC0718" w:rsidR="00C71DC8" w:rsidP="00244814" w:rsidRDefault="00C71DC8" w14:paraId="6A14E8B2" w14:textId="77777777">
            <w:pPr>
              <w:rPr>
                <w:color w:val="000000"/>
                <w:spacing w:val="-2"/>
                <w:sz w:val="18"/>
              </w:rPr>
            </w:pPr>
            <w:r w:rsidRPr="00CC0718">
              <w:rPr>
                <w:color w:val="000000"/>
                <w:spacing w:val="-2"/>
                <w:sz w:val="18"/>
              </w:rPr>
              <w:t>9</w:t>
            </w:r>
          </w:p>
        </w:tc>
        <w:tc>
          <w:tcPr>
            <w:tcW w:w="1690" w:type="dxa"/>
            <w:tcBorders>
              <w:bottom w:val="single" w:color="8FB6EA" w:sz="5" w:space="0"/>
            </w:tcBorders>
            <w:shd w:val="clear" w:color="auto" w:fill="FFFFFF" w:themeFill="background1"/>
            <w:tcMar/>
          </w:tcPr>
          <w:p w:rsidRPr="00CC0718" w:rsidR="00C71DC8" w:rsidP="00244814" w:rsidRDefault="00C71DC8" w14:paraId="3F2FDDF0" w14:textId="77777777">
            <w:pPr>
              <w:rPr>
                <w:color w:val="000000"/>
                <w:spacing w:val="-2"/>
                <w:sz w:val="18"/>
              </w:rPr>
            </w:pPr>
            <w:r w:rsidRPr="00CC0718">
              <w:rPr>
                <w:color w:val="000000"/>
                <w:spacing w:val="-2"/>
                <w:sz w:val="18"/>
              </w:rPr>
              <w:t>1</w:t>
            </w:r>
          </w:p>
        </w:tc>
        <w:tc>
          <w:tcPr>
            <w:tcW w:w="1576" w:type="dxa"/>
            <w:tcBorders>
              <w:bottom w:val="single" w:color="8FB6EA" w:sz="5" w:space="0"/>
            </w:tcBorders>
            <w:shd w:val="clear" w:color="auto" w:fill="FFFFFF" w:themeFill="background1"/>
            <w:tcMar/>
          </w:tcPr>
          <w:p w:rsidRPr="00CC0718" w:rsidR="00C71DC8" w:rsidP="00244814" w:rsidRDefault="00C71DC8" w14:paraId="2A6221E5" w14:textId="77777777">
            <w:pPr>
              <w:rPr>
                <w:color w:val="000000"/>
                <w:spacing w:val="-2"/>
                <w:sz w:val="18"/>
              </w:rPr>
            </w:pPr>
          </w:p>
        </w:tc>
      </w:tr>
      <w:tr w:rsidRPr="00CC0718" w:rsidR="00C71DC8" w:rsidTr="3A33D0EC" w14:paraId="707F1B06" w14:textId="77777777">
        <w:trPr>
          <w:trHeight w:val="444" w:hRule="exact"/>
        </w:trPr>
        <w:tc>
          <w:tcPr>
            <w:tcW w:w="10717" w:type="dxa"/>
            <w:gridSpan w:val="8"/>
            <w:tcBorders>
              <w:top w:val="single" w:color="8FB6EA" w:sz="5" w:space="0"/>
            </w:tcBorders>
            <w:tcMar/>
          </w:tcPr>
          <w:p w:rsidRPr="00CC0718" w:rsidR="00C71DC8" w:rsidP="00244814" w:rsidRDefault="00C71DC8" w14:paraId="532C95E4" w14:textId="77777777"/>
        </w:tc>
      </w:tr>
      <w:tr w:rsidRPr="00CC0718" w:rsidR="00C71DC8" w:rsidTr="3A33D0EC" w14:paraId="4EFEA2A9" w14:textId="77777777">
        <w:trPr>
          <w:trHeight w:val="344" w:hRule="exact"/>
        </w:trPr>
        <w:tc>
          <w:tcPr>
            <w:tcW w:w="10717" w:type="dxa"/>
            <w:gridSpan w:val="8"/>
            <w:shd w:val="clear" w:color="auto" w:fill="FFFFFF" w:themeFill="background1"/>
            <w:tcMar/>
          </w:tcPr>
          <w:p w:rsidRPr="00CC0718" w:rsidR="00C71DC8" w:rsidP="00244814" w:rsidRDefault="00C71DC8" w14:paraId="573CB528" w14:textId="77777777">
            <w:pPr>
              <w:rPr>
                <w:b/>
                <w:color w:val="5C83B4"/>
                <w:spacing w:val="-2"/>
                <w:sz w:val="24"/>
              </w:rPr>
            </w:pPr>
          </w:p>
        </w:tc>
      </w:tr>
      <w:tr w:rsidRPr="00CC0718" w:rsidR="00C71DC8" w:rsidTr="3A33D0EC" w14:paraId="3F3C4B99" w14:textId="77777777">
        <w:trPr>
          <w:trHeight w:val="445" w:hRule="exact"/>
        </w:trPr>
        <w:tc>
          <w:tcPr>
            <w:tcW w:w="1805" w:type="dxa"/>
            <w:shd w:val="clear" w:color="auto" w:fill="FFFFFF" w:themeFill="background1"/>
            <w:tcMar/>
          </w:tcPr>
          <w:p w:rsidRPr="00CC0718" w:rsidR="00C71DC8" w:rsidP="00244814" w:rsidRDefault="00C71DC8" w14:paraId="19B31326" w14:textId="77777777">
            <w:pPr>
              <w:rPr>
                <w:b/>
                <w:color w:val="5C83B4"/>
                <w:spacing w:val="-2"/>
                <w:sz w:val="24"/>
              </w:rPr>
            </w:pPr>
            <w:r w:rsidRPr="00CC0718">
              <w:rPr>
                <w:b/>
                <w:color w:val="5C83B4"/>
                <w:spacing w:val="-2"/>
                <w:sz w:val="24"/>
              </w:rPr>
              <w:t>Nickname:</w:t>
            </w:r>
          </w:p>
        </w:tc>
        <w:tc>
          <w:tcPr>
            <w:tcW w:w="8912" w:type="dxa"/>
            <w:gridSpan w:val="7"/>
            <w:vMerge w:val="restart"/>
            <w:shd w:val="clear" w:color="auto" w:fill="FFFFFF" w:themeFill="background1"/>
            <w:tcMar/>
          </w:tcPr>
          <w:p w:rsidRPr="00CC0718" w:rsidR="00C71DC8" w:rsidP="00244814" w:rsidRDefault="00C71DC8" w14:paraId="05F265E9" w14:textId="77777777">
            <w:pPr>
              <w:rPr>
                <w:b/>
                <w:color w:val="5C83B4"/>
                <w:spacing w:val="-2"/>
                <w:sz w:val="24"/>
              </w:rPr>
            </w:pPr>
            <w:r w:rsidRPr="00CC0718">
              <w:rPr>
                <w:b/>
                <w:color w:val="5C83B4"/>
                <w:spacing w:val="-2"/>
                <w:sz w:val="24"/>
              </w:rPr>
              <w:t>Codes\\AXIAL CODE\\Q7 a- Role of Marketing to achieve the tasks\SKILLED TEAM</w:t>
            </w:r>
          </w:p>
        </w:tc>
      </w:tr>
      <w:tr w:rsidRPr="00CC0718" w:rsidR="00C71DC8" w:rsidTr="3A33D0EC" w14:paraId="3FB545AD" w14:textId="77777777">
        <w:trPr>
          <w:trHeight w:val="458" w:hRule="exact"/>
        </w:trPr>
        <w:tc>
          <w:tcPr>
            <w:tcW w:w="1805" w:type="dxa"/>
            <w:shd w:val="clear" w:color="auto" w:fill="FFFFFF" w:themeFill="background1"/>
            <w:tcMar/>
          </w:tcPr>
          <w:p w:rsidRPr="00CC0718" w:rsidR="00C71DC8" w:rsidP="00244814" w:rsidRDefault="00C71DC8" w14:paraId="072D1004" w14:textId="77777777">
            <w:pPr>
              <w:rPr>
                <w:b/>
                <w:color w:val="5C83B4"/>
                <w:spacing w:val="-2"/>
                <w:sz w:val="24"/>
              </w:rPr>
            </w:pPr>
            <w:r w:rsidRPr="00CC0718">
              <w:rPr>
                <w:b/>
                <w:color w:val="5C83B4"/>
                <w:spacing w:val="-2"/>
                <w:sz w:val="24"/>
              </w:rPr>
              <w:t>Classification:</w:t>
            </w:r>
          </w:p>
        </w:tc>
        <w:tc>
          <w:tcPr>
            <w:tcW w:w="8912" w:type="dxa"/>
            <w:gridSpan w:val="7"/>
            <w:vMerge/>
            <w:tcMar/>
          </w:tcPr>
          <w:p w:rsidRPr="00CC0718" w:rsidR="00C71DC8" w:rsidP="00244814" w:rsidRDefault="00C71DC8" w14:paraId="66CC1E5A" w14:textId="77777777"/>
        </w:tc>
      </w:tr>
      <w:tr w:rsidRPr="00CC0718" w:rsidR="00C71DC8" w:rsidTr="3A33D0EC" w14:paraId="0F4BAB04" w14:textId="77777777">
        <w:trPr>
          <w:trHeight w:val="444" w:hRule="exact"/>
        </w:trPr>
        <w:tc>
          <w:tcPr>
            <w:tcW w:w="1805" w:type="dxa"/>
            <w:shd w:val="clear" w:color="auto" w:fill="FFFFFF" w:themeFill="background1"/>
            <w:tcMar/>
          </w:tcPr>
          <w:p w:rsidRPr="00CC0718" w:rsidR="00C71DC8" w:rsidP="00244814" w:rsidRDefault="00C71DC8" w14:paraId="283ED5AA" w14:textId="77777777">
            <w:pPr>
              <w:rPr>
                <w:b/>
                <w:color w:val="5C83B4"/>
                <w:spacing w:val="-2"/>
                <w:sz w:val="24"/>
              </w:rPr>
            </w:pPr>
            <w:r w:rsidRPr="00CC0718">
              <w:rPr>
                <w:b/>
                <w:color w:val="5C83B4"/>
                <w:spacing w:val="-2"/>
                <w:sz w:val="24"/>
              </w:rPr>
              <w:t>Aggregated:</w:t>
            </w:r>
          </w:p>
        </w:tc>
        <w:tc>
          <w:tcPr>
            <w:tcW w:w="8912" w:type="dxa"/>
            <w:gridSpan w:val="7"/>
            <w:shd w:val="clear" w:color="auto" w:fill="FFFFFF" w:themeFill="background1"/>
            <w:tcMar/>
          </w:tcPr>
          <w:p w:rsidRPr="00CC0718" w:rsidR="00C71DC8" w:rsidP="00244814" w:rsidRDefault="00C71DC8" w14:paraId="0D97B01B" w14:textId="77777777">
            <w:pPr>
              <w:rPr>
                <w:b/>
                <w:color w:val="5C83B4"/>
                <w:spacing w:val="-2"/>
                <w:sz w:val="24"/>
              </w:rPr>
            </w:pPr>
            <w:r w:rsidRPr="00CC0718">
              <w:rPr>
                <w:b/>
                <w:color w:val="5C83B4"/>
                <w:spacing w:val="-2"/>
                <w:sz w:val="24"/>
              </w:rPr>
              <w:t>Yes</w:t>
            </w:r>
          </w:p>
        </w:tc>
      </w:tr>
      <w:tr w:rsidRPr="00CC0718" w:rsidR="00C71DC8" w:rsidTr="3A33D0EC" w14:paraId="154274A7" w14:textId="77777777">
        <w:trPr>
          <w:trHeight w:val="344" w:hRule="exact"/>
        </w:trPr>
        <w:tc>
          <w:tcPr>
            <w:tcW w:w="3381" w:type="dxa"/>
            <w:gridSpan w:val="2"/>
            <w:tcBorders>
              <w:bottom w:val="single" w:color="8FB6EA" w:sz="5" w:space="0"/>
            </w:tcBorders>
            <w:shd w:val="clear" w:color="auto" w:fill="FFFFFF" w:themeFill="background1"/>
            <w:tcMar/>
          </w:tcPr>
          <w:p w:rsidRPr="00CC0718" w:rsidR="00C71DC8" w:rsidP="00244814" w:rsidRDefault="00C71DC8" w14:paraId="64EC7C90" w14:textId="77777777">
            <w:pPr>
              <w:rPr>
                <w:color w:val="000000"/>
                <w:spacing w:val="-2"/>
                <w:sz w:val="18"/>
              </w:rPr>
            </w:pPr>
            <w:r w:rsidRPr="00CC0718">
              <w:rPr>
                <w:color w:val="000000"/>
                <w:spacing w:val="-2"/>
                <w:sz w:val="18"/>
              </w:rPr>
              <w:t>Document</w:t>
            </w:r>
          </w:p>
        </w:tc>
        <w:tc>
          <w:tcPr>
            <w:tcW w:w="1132" w:type="dxa"/>
            <w:tcBorders>
              <w:bottom w:val="single" w:color="8FB6EA" w:sz="5" w:space="0"/>
            </w:tcBorders>
            <w:shd w:val="clear" w:color="auto" w:fill="FFFFFF" w:themeFill="background1"/>
            <w:tcMar/>
          </w:tcPr>
          <w:p w:rsidRPr="00CC0718" w:rsidR="00C71DC8" w:rsidP="00244814" w:rsidRDefault="00C71DC8" w14:paraId="5F737E6C" w14:textId="77777777">
            <w:pPr>
              <w:rPr>
                <w:color w:val="000000"/>
                <w:spacing w:val="-2"/>
                <w:sz w:val="18"/>
              </w:rPr>
            </w:pPr>
            <w:r w:rsidRPr="00CC0718">
              <w:rPr>
                <w:color w:val="000000"/>
                <w:spacing w:val="-2"/>
                <w:sz w:val="18"/>
              </w:rPr>
              <w:t>3</w:t>
            </w:r>
          </w:p>
        </w:tc>
        <w:tc>
          <w:tcPr>
            <w:tcW w:w="1576" w:type="dxa"/>
            <w:gridSpan w:val="2"/>
            <w:tcBorders>
              <w:bottom w:val="single" w:color="8FB6EA" w:sz="5" w:space="0"/>
            </w:tcBorders>
            <w:shd w:val="clear" w:color="auto" w:fill="FFFFFF" w:themeFill="background1"/>
            <w:tcMar/>
          </w:tcPr>
          <w:p w:rsidRPr="00CC0718" w:rsidR="00C71DC8" w:rsidP="00244814" w:rsidRDefault="00C71DC8" w14:paraId="6CC5D477" w14:textId="77777777">
            <w:pPr>
              <w:rPr>
                <w:color w:val="000000"/>
                <w:spacing w:val="-2"/>
                <w:sz w:val="18"/>
              </w:rPr>
            </w:pPr>
            <w:r w:rsidRPr="00CC0718">
              <w:rPr>
                <w:color w:val="000000"/>
                <w:spacing w:val="-2"/>
                <w:sz w:val="18"/>
              </w:rPr>
              <w:t>4</w:t>
            </w:r>
          </w:p>
        </w:tc>
        <w:tc>
          <w:tcPr>
            <w:tcW w:w="1362" w:type="dxa"/>
            <w:tcBorders>
              <w:bottom w:val="single" w:color="8FB6EA" w:sz="5" w:space="0"/>
            </w:tcBorders>
            <w:shd w:val="clear" w:color="auto" w:fill="FFFFFF" w:themeFill="background1"/>
            <w:tcMar/>
          </w:tcPr>
          <w:p w:rsidRPr="00CC0718" w:rsidR="00C71DC8" w:rsidP="00244814" w:rsidRDefault="00C71DC8" w14:paraId="7C74D442" w14:textId="77777777">
            <w:pPr>
              <w:rPr>
                <w:color w:val="000000"/>
                <w:spacing w:val="-2"/>
                <w:sz w:val="18"/>
              </w:rPr>
            </w:pPr>
            <w:r w:rsidRPr="00CC0718">
              <w:rPr>
                <w:color w:val="000000"/>
                <w:spacing w:val="-2"/>
                <w:sz w:val="18"/>
              </w:rPr>
              <w:t>71</w:t>
            </w:r>
          </w:p>
        </w:tc>
        <w:tc>
          <w:tcPr>
            <w:tcW w:w="1690" w:type="dxa"/>
            <w:tcBorders>
              <w:bottom w:val="single" w:color="8FB6EA" w:sz="5" w:space="0"/>
            </w:tcBorders>
            <w:shd w:val="clear" w:color="auto" w:fill="FFFFFF" w:themeFill="background1"/>
            <w:tcMar/>
          </w:tcPr>
          <w:p w:rsidRPr="00CC0718" w:rsidR="00C71DC8" w:rsidP="00244814" w:rsidRDefault="00C71DC8" w14:paraId="28FFF1EC" w14:textId="77777777">
            <w:pPr>
              <w:rPr>
                <w:color w:val="000000"/>
                <w:spacing w:val="-2"/>
                <w:sz w:val="18"/>
              </w:rPr>
            </w:pPr>
            <w:r w:rsidRPr="00CC0718">
              <w:rPr>
                <w:color w:val="000000"/>
                <w:spacing w:val="-2"/>
                <w:sz w:val="18"/>
              </w:rPr>
              <w:t>4</w:t>
            </w:r>
          </w:p>
        </w:tc>
        <w:tc>
          <w:tcPr>
            <w:tcW w:w="1576" w:type="dxa"/>
            <w:tcBorders>
              <w:bottom w:val="single" w:color="8FB6EA" w:sz="5" w:space="0"/>
            </w:tcBorders>
            <w:shd w:val="clear" w:color="auto" w:fill="FFFFFF" w:themeFill="background1"/>
            <w:tcMar/>
          </w:tcPr>
          <w:p w:rsidRPr="00CC0718" w:rsidR="00C71DC8" w:rsidP="00244814" w:rsidRDefault="00C71DC8" w14:paraId="7DF0ADA4" w14:textId="77777777">
            <w:pPr>
              <w:rPr>
                <w:color w:val="000000"/>
                <w:spacing w:val="-2"/>
                <w:sz w:val="18"/>
              </w:rPr>
            </w:pPr>
          </w:p>
        </w:tc>
      </w:tr>
      <w:tr w:rsidRPr="00CC0718" w:rsidR="00C71DC8" w:rsidTr="3A33D0EC" w14:paraId="5D650C6C" w14:textId="77777777">
        <w:trPr>
          <w:trHeight w:val="444" w:hRule="exact"/>
        </w:trPr>
        <w:tc>
          <w:tcPr>
            <w:tcW w:w="10717" w:type="dxa"/>
            <w:gridSpan w:val="8"/>
            <w:tcBorders>
              <w:top w:val="single" w:color="8FB6EA" w:sz="5" w:space="0"/>
            </w:tcBorders>
            <w:tcMar/>
          </w:tcPr>
          <w:p w:rsidRPr="00CC0718" w:rsidR="00C71DC8" w:rsidP="00244814" w:rsidRDefault="00C71DC8" w14:paraId="3181D8C0" w14:textId="77777777"/>
        </w:tc>
      </w:tr>
      <w:tr w:rsidRPr="00CC0718" w:rsidR="00C71DC8" w:rsidTr="3A33D0EC" w14:paraId="2A4BEBBA" w14:textId="77777777">
        <w:trPr>
          <w:trHeight w:val="344" w:hRule="exact"/>
        </w:trPr>
        <w:tc>
          <w:tcPr>
            <w:tcW w:w="10717" w:type="dxa"/>
            <w:gridSpan w:val="8"/>
            <w:shd w:val="clear" w:color="auto" w:fill="FFFFFF" w:themeFill="background1"/>
            <w:tcMar/>
          </w:tcPr>
          <w:p w:rsidRPr="00CC0718" w:rsidR="00C71DC8" w:rsidP="00244814" w:rsidRDefault="00C71DC8" w14:paraId="089A80CD" w14:textId="77777777">
            <w:pPr>
              <w:rPr>
                <w:b/>
                <w:color w:val="5C83B4"/>
                <w:spacing w:val="-2"/>
                <w:sz w:val="24"/>
              </w:rPr>
            </w:pPr>
          </w:p>
        </w:tc>
      </w:tr>
      <w:tr w:rsidRPr="00CC0718" w:rsidR="00C71DC8" w:rsidTr="3A33D0EC" w14:paraId="4D62BEBD" w14:textId="77777777">
        <w:trPr>
          <w:trHeight w:val="444" w:hRule="exact"/>
        </w:trPr>
        <w:tc>
          <w:tcPr>
            <w:tcW w:w="1805" w:type="dxa"/>
            <w:shd w:val="clear" w:color="auto" w:fill="FFFFFF" w:themeFill="background1"/>
            <w:tcMar/>
          </w:tcPr>
          <w:p w:rsidRPr="00CC0718" w:rsidR="00C71DC8" w:rsidP="00244814" w:rsidRDefault="00C71DC8" w14:paraId="3D9EFB56" w14:textId="77777777">
            <w:pPr>
              <w:rPr>
                <w:b/>
                <w:color w:val="5C83B4"/>
                <w:spacing w:val="-2"/>
                <w:sz w:val="24"/>
              </w:rPr>
            </w:pPr>
            <w:r w:rsidRPr="00CC0718">
              <w:rPr>
                <w:b/>
                <w:color w:val="5C83B4"/>
                <w:spacing w:val="-2"/>
                <w:sz w:val="24"/>
              </w:rPr>
              <w:t>Nickname:</w:t>
            </w:r>
          </w:p>
        </w:tc>
        <w:tc>
          <w:tcPr>
            <w:tcW w:w="8912" w:type="dxa"/>
            <w:gridSpan w:val="7"/>
            <w:vMerge w:val="restart"/>
            <w:shd w:val="clear" w:color="auto" w:fill="FFFFFF" w:themeFill="background1"/>
            <w:tcMar/>
          </w:tcPr>
          <w:p w:rsidRPr="00CC0718" w:rsidR="00C71DC8" w:rsidP="00244814" w:rsidRDefault="00C71DC8" w14:paraId="171CF7FF" w14:textId="77777777">
            <w:pPr>
              <w:rPr>
                <w:b/>
                <w:color w:val="5C83B4"/>
                <w:spacing w:val="-2"/>
                <w:sz w:val="24"/>
              </w:rPr>
            </w:pPr>
            <w:r w:rsidRPr="00CC0718">
              <w:rPr>
                <w:b/>
                <w:color w:val="5C83B4"/>
                <w:spacing w:val="-2"/>
                <w:sz w:val="24"/>
              </w:rPr>
              <w:t>Codes\\AXIAL CODE\\Q7 a- Role of Marketing to achieve the tasks\SKILLED TEAM\Attracting New Members</w:t>
            </w:r>
          </w:p>
        </w:tc>
      </w:tr>
      <w:tr w:rsidRPr="00CC0718" w:rsidR="00C71DC8" w:rsidTr="3A33D0EC" w14:paraId="44F34283" w14:textId="77777777">
        <w:trPr>
          <w:trHeight w:val="459" w:hRule="exact"/>
        </w:trPr>
        <w:tc>
          <w:tcPr>
            <w:tcW w:w="1805" w:type="dxa"/>
            <w:shd w:val="clear" w:color="auto" w:fill="FFFFFF" w:themeFill="background1"/>
            <w:tcMar/>
          </w:tcPr>
          <w:p w:rsidRPr="00CC0718" w:rsidR="00C71DC8" w:rsidP="00244814" w:rsidRDefault="00C71DC8" w14:paraId="603C2EFA" w14:textId="77777777">
            <w:pPr>
              <w:rPr>
                <w:b/>
                <w:color w:val="5C83B4"/>
                <w:spacing w:val="-2"/>
                <w:sz w:val="24"/>
              </w:rPr>
            </w:pPr>
            <w:r w:rsidRPr="00CC0718">
              <w:rPr>
                <w:b/>
                <w:color w:val="5C83B4"/>
                <w:spacing w:val="-2"/>
                <w:sz w:val="24"/>
              </w:rPr>
              <w:t>Classification:</w:t>
            </w:r>
          </w:p>
        </w:tc>
        <w:tc>
          <w:tcPr>
            <w:tcW w:w="8912" w:type="dxa"/>
            <w:gridSpan w:val="7"/>
            <w:vMerge/>
            <w:tcMar/>
          </w:tcPr>
          <w:p w:rsidRPr="00CC0718" w:rsidR="00C71DC8" w:rsidP="00244814" w:rsidRDefault="00C71DC8" w14:paraId="7FE3103F" w14:textId="77777777"/>
        </w:tc>
      </w:tr>
      <w:tr w:rsidRPr="00CC0718" w:rsidR="00C71DC8" w:rsidTr="3A33D0EC" w14:paraId="32666CE7" w14:textId="77777777">
        <w:trPr>
          <w:trHeight w:val="444" w:hRule="exact"/>
        </w:trPr>
        <w:tc>
          <w:tcPr>
            <w:tcW w:w="1805" w:type="dxa"/>
            <w:shd w:val="clear" w:color="auto" w:fill="FFFFFF" w:themeFill="background1"/>
            <w:tcMar/>
          </w:tcPr>
          <w:p w:rsidRPr="00CC0718" w:rsidR="00C71DC8" w:rsidP="00244814" w:rsidRDefault="00C71DC8" w14:paraId="434B7E92" w14:textId="77777777">
            <w:pPr>
              <w:rPr>
                <w:b/>
                <w:color w:val="5C83B4"/>
                <w:spacing w:val="-2"/>
                <w:sz w:val="24"/>
              </w:rPr>
            </w:pPr>
            <w:r w:rsidRPr="00CC0718">
              <w:rPr>
                <w:b/>
                <w:color w:val="5C83B4"/>
                <w:spacing w:val="-2"/>
                <w:sz w:val="24"/>
              </w:rPr>
              <w:t>Aggregated:</w:t>
            </w:r>
          </w:p>
        </w:tc>
        <w:tc>
          <w:tcPr>
            <w:tcW w:w="8912" w:type="dxa"/>
            <w:gridSpan w:val="7"/>
            <w:shd w:val="clear" w:color="auto" w:fill="FFFFFF" w:themeFill="background1"/>
            <w:tcMar/>
          </w:tcPr>
          <w:p w:rsidRPr="00CC0718" w:rsidR="00C71DC8" w:rsidP="00244814" w:rsidRDefault="00C71DC8" w14:paraId="42437EDB" w14:textId="77777777">
            <w:pPr>
              <w:rPr>
                <w:b/>
                <w:color w:val="5C83B4"/>
                <w:spacing w:val="-2"/>
                <w:sz w:val="24"/>
              </w:rPr>
            </w:pPr>
            <w:r w:rsidRPr="00CC0718">
              <w:rPr>
                <w:b/>
                <w:color w:val="5C83B4"/>
                <w:spacing w:val="-2"/>
                <w:sz w:val="24"/>
              </w:rPr>
              <w:t>No</w:t>
            </w:r>
          </w:p>
        </w:tc>
      </w:tr>
      <w:tr w:rsidRPr="00CC0718" w:rsidR="00C71DC8" w:rsidTr="3A33D0EC" w14:paraId="0AA96D64" w14:textId="77777777">
        <w:trPr>
          <w:trHeight w:val="344" w:hRule="exact"/>
        </w:trPr>
        <w:tc>
          <w:tcPr>
            <w:tcW w:w="3381" w:type="dxa"/>
            <w:gridSpan w:val="2"/>
            <w:tcBorders>
              <w:bottom w:val="single" w:color="8FB6EA" w:sz="5" w:space="0"/>
            </w:tcBorders>
            <w:shd w:val="clear" w:color="auto" w:fill="FFFFFF" w:themeFill="background1"/>
            <w:tcMar/>
          </w:tcPr>
          <w:p w:rsidRPr="00CC0718" w:rsidR="00C71DC8" w:rsidP="00244814" w:rsidRDefault="00C71DC8" w14:paraId="1E6CAF7D" w14:textId="77777777">
            <w:pPr>
              <w:rPr>
                <w:color w:val="000000"/>
                <w:spacing w:val="-2"/>
                <w:sz w:val="18"/>
              </w:rPr>
            </w:pPr>
            <w:r w:rsidRPr="00CC0718">
              <w:rPr>
                <w:color w:val="000000"/>
                <w:spacing w:val="-2"/>
                <w:sz w:val="18"/>
              </w:rPr>
              <w:t>Document</w:t>
            </w:r>
          </w:p>
        </w:tc>
        <w:tc>
          <w:tcPr>
            <w:tcW w:w="1132" w:type="dxa"/>
            <w:tcBorders>
              <w:bottom w:val="single" w:color="8FB6EA" w:sz="5" w:space="0"/>
            </w:tcBorders>
            <w:shd w:val="clear" w:color="auto" w:fill="FFFFFF" w:themeFill="background1"/>
            <w:tcMar/>
          </w:tcPr>
          <w:p w:rsidRPr="00CC0718" w:rsidR="00C71DC8" w:rsidP="00244814" w:rsidRDefault="00C71DC8" w14:paraId="4A951285" w14:textId="77777777">
            <w:pPr>
              <w:rPr>
                <w:color w:val="000000"/>
                <w:spacing w:val="-2"/>
                <w:sz w:val="18"/>
              </w:rPr>
            </w:pPr>
            <w:r w:rsidRPr="00CC0718">
              <w:rPr>
                <w:color w:val="000000"/>
                <w:spacing w:val="-2"/>
                <w:sz w:val="18"/>
              </w:rPr>
              <w:t>1</w:t>
            </w:r>
          </w:p>
        </w:tc>
        <w:tc>
          <w:tcPr>
            <w:tcW w:w="1576" w:type="dxa"/>
            <w:gridSpan w:val="2"/>
            <w:tcBorders>
              <w:bottom w:val="single" w:color="8FB6EA" w:sz="5" w:space="0"/>
            </w:tcBorders>
            <w:shd w:val="clear" w:color="auto" w:fill="FFFFFF" w:themeFill="background1"/>
            <w:tcMar/>
          </w:tcPr>
          <w:p w:rsidRPr="00CC0718" w:rsidR="00C71DC8" w:rsidP="00244814" w:rsidRDefault="00C71DC8" w14:paraId="53F4566D" w14:textId="77777777">
            <w:pPr>
              <w:rPr>
                <w:color w:val="000000"/>
                <w:spacing w:val="-2"/>
                <w:sz w:val="18"/>
              </w:rPr>
            </w:pPr>
            <w:r w:rsidRPr="00CC0718">
              <w:rPr>
                <w:color w:val="000000"/>
                <w:spacing w:val="-2"/>
                <w:sz w:val="18"/>
              </w:rPr>
              <w:t>1</w:t>
            </w:r>
          </w:p>
        </w:tc>
        <w:tc>
          <w:tcPr>
            <w:tcW w:w="1362" w:type="dxa"/>
            <w:tcBorders>
              <w:bottom w:val="single" w:color="8FB6EA" w:sz="5" w:space="0"/>
            </w:tcBorders>
            <w:shd w:val="clear" w:color="auto" w:fill="FFFFFF" w:themeFill="background1"/>
            <w:tcMar/>
          </w:tcPr>
          <w:p w:rsidRPr="00CC0718" w:rsidR="00C71DC8" w:rsidP="00244814" w:rsidRDefault="00C71DC8" w14:paraId="5FA472D4" w14:textId="77777777">
            <w:pPr>
              <w:rPr>
                <w:color w:val="000000"/>
                <w:spacing w:val="-2"/>
                <w:sz w:val="18"/>
              </w:rPr>
            </w:pPr>
            <w:r w:rsidRPr="00CC0718">
              <w:rPr>
                <w:color w:val="000000"/>
                <w:spacing w:val="-2"/>
                <w:sz w:val="18"/>
              </w:rPr>
              <w:t>16</w:t>
            </w:r>
          </w:p>
        </w:tc>
        <w:tc>
          <w:tcPr>
            <w:tcW w:w="1690" w:type="dxa"/>
            <w:tcBorders>
              <w:bottom w:val="single" w:color="8FB6EA" w:sz="5" w:space="0"/>
            </w:tcBorders>
            <w:shd w:val="clear" w:color="auto" w:fill="FFFFFF" w:themeFill="background1"/>
            <w:tcMar/>
          </w:tcPr>
          <w:p w:rsidRPr="00CC0718" w:rsidR="00C71DC8" w:rsidP="00244814" w:rsidRDefault="00C71DC8" w14:paraId="42D62A0C" w14:textId="77777777">
            <w:pPr>
              <w:rPr>
                <w:color w:val="000000"/>
                <w:spacing w:val="-2"/>
                <w:sz w:val="18"/>
              </w:rPr>
            </w:pPr>
            <w:r w:rsidRPr="00CC0718">
              <w:rPr>
                <w:color w:val="000000"/>
                <w:spacing w:val="-2"/>
                <w:sz w:val="18"/>
              </w:rPr>
              <w:t>1</w:t>
            </w:r>
          </w:p>
        </w:tc>
        <w:tc>
          <w:tcPr>
            <w:tcW w:w="1576" w:type="dxa"/>
            <w:tcBorders>
              <w:bottom w:val="single" w:color="8FB6EA" w:sz="5" w:space="0"/>
            </w:tcBorders>
            <w:shd w:val="clear" w:color="auto" w:fill="FFFFFF" w:themeFill="background1"/>
            <w:tcMar/>
          </w:tcPr>
          <w:p w:rsidRPr="00CC0718" w:rsidR="00C71DC8" w:rsidP="00244814" w:rsidRDefault="00C71DC8" w14:paraId="2D17F1F1" w14:textId="77777777">
            <w:pPr>
              <w:rPr>
                <w:color w:val="000000"/>
                <w:spacing w:val="-2"/>
                <w:sz w:val="18"/>
              </w:rPr>
            </w:pPr>
          </w:p>
        </w:tc>
      </w:tr>
      <w:tr w:rsidRPr="00CC0718" w:rsidR="00C71DC8" w:rsidTr="3A33D0EC" w14:paraId="57D656F4" w14:textId="77777777">
        <w:trPr>
          <w:trHeight w:val="458" w:hRule="exact"/>
        </w:trPr>
        <w:tc>
          <w:tcPr>
            <w:tcW w:w="10717" w:type="dxa"/>
            <w:gridSpan w:val="8"/>
            <w:tcBorders>
              <w:top w:val="single" w:color="8FB6EA" w:sz="5" w:space="0"/>
            </w:tcBorders>
            <w:tcMar/>
          </w:tcPr>
          <w:p w:rsidRPr="00CC0718" w:rsidR="00C71DC8" w:rsidP="00244814" w:rsidRDefault="00C71DC8" w14:paraId="20D649B5" w14:textId="77777777"/>
        </w:tc>
      </w:tr>
      <w:tr w:rsidRPr="00CC0718" w:rsidR="00C71DC8" w:rsidTr="3A33D0EC" w14:paraId="349B5A0F" w14:textId="77777777">
        <w:trPr>
          <w:trHeight w:val="602" w:hRule="exact"/>
        </w:trPr>
        <w:tc>
          <w:tcPr>
            <w:tcW w:w="10717" w:type="dxa"/>
            <w:gridSpan w:val="8"/>
            <w:shd w:val="clear" w:color="auto" w:fill="FFFFFF" w:themeFill="background1"/>
            <w:tcMar/>
          </w:tcPr>
          <w:p w:rsidRPr="00CC0718" w:rsidR="00C71DC8" w:rsidP="00244814" w:rsidRDefault="00C71DC8" w14:paraId="54D2C34E" w14:textId="77777777">
            <w:pPr>
              <w:rPr>
                <w:b/>
                <w:color w:val="5C83B4"/>
                <w:spacing w:val="-2"/>
                <w:sz w:val="24"/>
              </w:rPr>
            </w:pPr>
          </w:p>
        </w:tc>
      </w:tr>
      <w:tr w:rsidRPr="00CC0718" w:rsidR="00C71DC8" w:rsidTr="3A33D0EC" w14:paraId="3BE68638" w14:textId="77777777">
        <w:trPr>
          <w:trHeight w:val="444" w:hRule="exact"/>
        </w:trPr>
        <w:tc>
          <w:tcPr>
            <w:tcW w:w="1805" w:type="dxa"/>
            <w:shd w:val="clear" w:color="auto" w:fill="FFFFFF" w:themeFill="background1"/>
            <w:tcMar/>
          </w:tcPr>
          <w:p w:rsidRPr="00CC0718" w:rsidR="00C71DC8" w:rsidP="00244814" w:rsidRDefault="00C71DC8" w14:paraId="46DAB94E" w14:textId="77777777">
            <w:pPr>
              <w:rPr>
                <w:b/>
                <w:color w:val="5C83B4"/>
                <w:spacing w:val="-2"/>
                <w:sz w:val="24"/>
              </w:rPr>
            </w:pPr>
            <w:r w:rsidRPr="00CC0718">
              <w:rPr>
                <w:b/>
                <w:color w:val="5C83B4"/>
                <w:spacing w:val="-2"/>
                <w:sz w:val="24"/>
              </w:rPr>
              <w:t>Nickname:</w:t>
            </w:r>
          </w:p>
        </w:tc>
        <w:tc>
          <w:tcPr>
            <w:tcW w:w="8912" w:type="dxa"/>
            <w:gridSpan w:val="7"/>
            <w:vMerge w:val="restart"/>
            <w:shd w:val="clear" w:color="auto" w:fill="FFFFFF" w:themeFill="background1"/>
            <w:tcMar/>
          </w:tcPr>
          <w:p w:rsidRPr="00CC0718" w:rsidR="00C71DC8" w:rsidP="00244814" w:rsidRDefault="00C71DC8" w14:paraId="5003C698" w14:textId="77777777">
            <w:pPr>
              <w:rPr>
                <w:b/>
                <w:color w:val="5C83B4"/>
                <w:spacing w:val="-2"/>
                <w:sz w:val="24"/>
              </w:rPr>
            </w:pPr>
            <w:r w:rsidRPr="00CC0718">
              <w:rPr>
                <w:b/>
                <w:color w:val="5C83B4"/>
                <w:spacing w:val="-2"/>
                <w:sz w:val="24"/>
              </w:rPr>
              <w:t>Codes\\AXIAL CODE\\Q7 a- Role of Marketing to achieve the tasks\SKILLED TEAM\Building a Supportive Community</w:t>
            </w:r>
          </w:p>
        </w:tc>
      </w:tr>
      <w:tr w:rsidRPr="00CC0718" w:rsidR="00C71DC8" w:rsidTr="3A33D0EC" w14:paraId="39A1C6F8" w14:textId="77777777">
        <w:trPr>
          <w:trHeight w:val="459" w:hRule="exact"/>
        </w:trPr>
        <w:tc>
          <w:tcPr>
            <w:tcW w:w="1805" w:type="dxa"/>
            <w:shd w:val="clear" w:color="auto" w:fill="FFFFFF" w:themeFill="background1"/>
            <w:tcMar/>
          </w:tcPr>
          <w:p w:rsidRPr="00CC0718" w:rsidR="00C71DC8" w:rsidP="00244814" w:rsidRDefault="00C71DC8" w14:paraId="15B7D362" w14:textId="77777777">
            <w:pPr>
              <w:rPr>
                <w:b/>
                <w:color w:val="5C83B4"/>
                <w:spacing w:val="-2"/>
                <w:sz w:val="24"/>
              </w:rPr>
            </w:pPr>
            <w:r w:rsidRPr="00CC0718">
              <w:rPr>
                <w:b/>
                <w:color w:val="5C83B4"/>
                <w:spacing w:val="-2"/>
                <w:sz w:val="24"/>
              </w:rPr>
              <w:t>Classification:</w:t>
            </w:r>
          </w:p>
        </w:tc>
        <w:tc>
          <w:tcPr>
            <w:tcW w:w="8912" w:type="dxa"/>
            <w:gridSpan w:val="7"/>
            <w:vMerge/>
            <w:tcMar/>
          </w:tcPr>
          <w:p w:rsidRPr="00CC0718" w:rsidR="00C71DC8" w:rsidP="00244814" w:rsidRDefault="00C71DC8" w14:paraId="4835238E" w14:textId="77777777"/>
        </w:tc>
      </w:tr>
      <w:tr w:rsidRPr="00CC0718" w:rsidR="00C71DC8" w:rsidTr="3A33D0EC" w14:paraId="64CD9E7C" w14:textId="77777777">
        <w:trPr>
          <w:trHeight w:val="444" w:hRule="exact"/>
        </w:trPr>
        <w:tc>
          <w:tcPr>
            <w:tcW w:w="1805" w:type="dxa"/>
            <w:shd w:val="clear" w:color="auto" w:fill="FFFFFF" w:themeFill="background1"/>
            <w:tcMar/>
          </w:tcPr>
          <w:p w:rsidRPr="00CC0718" w:rsidR="00C71DC8" w:rsidP="00244814" w:rsidRDefault="00C71DC8" w14:paraId="0E5ADD68" w14:textId="77777777">
            <w:pPr>
              <w:rPr>
                <w:b/>
                <w:color w:val="5C83B4"/>
                <w:spacing w:val="-2"/>
                <w:sz w:val="24"/>
              </w:rPr>
            </w:pPr>
            <w:r w:rsidRPr="00CC0718">
              <w:rPr>
                <w:b/>
                <w:color w:val="5C83B4"/>
                <w:spacing w:val="-2"/>
                <w:sz w:val="24"/>
              </w:rPr>
              <w:t>Aggregated:</w:t>
            </w:r>
          </w:p>
        </w:tc>
        <w:tc>
          <w:tcPr>
            <w:tcW w:w="8912" w:type="dxa"/>
            <w:gridSpan w:val="7"/>
            <w:shd w:val="clear" w:color="auto" w:fill="FFFFFF" w:themeFill="background1"/>
            <w:tcMar/>
          </w:tcPr>
          <w:p w:rsidRPr="00CC0718" w:rsidR="00C71DC8" w:rsidP="00244814" w:rsidRDefault="00C71DC8" w14:paraId="4EEC92EE" w14:textId="77777777">
            <w:pPr>
              <w:rPr>
                <w:b/>
                <w:color w:val="5C83B4"/>
                <w:spacing w:val="-2"/>
                <w:sz w:val="24"/>
              </w:rPr>
            </w:pPr>
            <w:r w:rsidRPr="00CC0718">
              <w:rPr>
                <w:b/>
                <w:color w:val="5C83B4"/>
                <w:spacing w:val="-2"/>
                <w:sz w:val="24"/>
              </w:rPr>
              <w:t>No</w:t>
            </w:r>
          </w:p>
        </w:tc>
      </w:tr>
      <w:tr w:rsidRPr="00CC0718" w:rsidR="00C71DC8" w:rsidTr="3A33D0EC" w14:paraId="5E708430" w14:textId="77777777">
        <w:trPr>
          <w:trHeight w:val="344" w:hRule="exact"/>
        </w:trPr>
        <w:tc>
          <w:tcPr>
            <w:tcW w:w="3381" w:type="dxa"/>
            <w:gridSpan w:val="2"/>
            <w:tcBorders>
              <w:bottom w:val="single" w:color="8FB6EA" w:sz="5" w:space="0"/>
            </w:tcBorders>
            <w:shd w:val="clear" w:color="auto" w:fill="FFFFFF" w:themeFill="background1"/>
            <w:tcMar/>
          </w:tcPr>
          <w:p w:rsidRPr="00CC0718" w:rsidR="00C71DC8" w:rsidP="00244814" w:rsidRDefault="00C71DC8" w14:paraId="3F45D5B6" w14:textId="77777777">
            <w:pPr>
              <w:rPr>
                <w:color w:val="000000"/>
                <w:spacing w:val="-2"/>
                <w:sz w:val="18"/>
              </w:rPr>
            </w:pPr>
            <w:r w:rsidRPr="00CC0718">
              <w:rPr>
                <w:color w:val="000000"/>
                <w:spacing w:val="-2"/>
                <w:sz w:val="18"/>
              </w:rPr>
              <w:t>Document</w:t>
            </w:r>
          </w:p>
        </w:tc>
        <w:tc>
          <w:tcPr>
            <w:tcW w:w="1132" w:type="dxa"/>
            <w:tcBorders>
              <w:bottom w:val="single" w:color="8FB6EA" w:sz="5" w:space="0"/>
            </w:tcBorders>
            <w:shd w:val="clear" w:color="auto" w:fill="FFFFFF" w:themeFill="background1"/>
            <w:tcMar/>
          </w:tcPr>
          <w:p w:rsidRPr="00CC0718" w:rsidR="00C71DC8" w:rsidP="00244814" w:rsidRDefault="00C71DC8" w14:paraId="752478B6" w14:textId="77777777">
            <w:pPr>
              <w:rPr>
                <w:color w:val="000000"/>
                <w:spacing w:val="-2"/>
                <w:sz w:val="18"/>
              </w:rPr>
            </w:pPr>
            <w:r w:rsidRPr="00CC0718">
              <w:rPr>
                <w:color w:val="000000"/>
                <w:spacing w:val="-2"/>
                <w:sz w:val="18"/>
              </w:rPr>
              <w:t>1</w:t>
            </w:r>
          </w:p>
        </w:tc>
        <w:tc>
          <w:tcPr>
            <w:tcW w:w="1576" w:type="dxa"/>
            <w:gridSpan w:val="2"/>
            <w:tcBorders>
              <w:bottom w:val="single" w:color="8FB6EA" w:sz="5" w:space="0"/>
            </w:tcBorders>
            <w:shd w:val="clear" w:color="auto" w:fill="FFFFFF" w:themeFill="background1"/>
            <w:tcMar/>
          </w:tcPr>
          <w:p w:rsidRPr="00CC0718" w:rsidR="00C71DC8" w:rsidP="00244814" w:rsidRDefault="00C71DC8" w14:paraId="1337D6E8" w14:textId="77777777">
            <w:pPr>
              <w:rPr>
                <w:color w:val="000000"/>
                <w:spacing w:val="-2"/>
                <w:sz w:val="18"/>
              </w:rPr>
            </w:pPr>
            <w:r w:rsidRPr="00CC0718">
              <w:rPr>
                <w:color w:val="000000"/>
                <w:spacing w:val="-2"/>
                <w:sz w:val="18"/>
              </w:rPr>
              <w:t>1</w:t>
            </w:r>
          </w:p>
        </w:tc>
        <w:tc>
          <w:tcPr>
            <w:tcW w:w="1362" w:type="dxa"/>
            <w:tcBorders>
              <w:bottom w:val="single" w:color="8FB6EA" w:sz="5" w:space="0"/>
            </w:tcBorders>
            <w:shd w:val="clear" w:color="auto" w:fill="FFFFFF" w:themeFill="background1"/>
            <w:tcMar/>
          </w:tcPr>
          <w:p w:rsidRPr="00CC0718" w:rsidR="00C71DC8" w:rsidP="00244814" w:rsidRDefault="00C71DC8" w14:paraId="603C2E43" w14:textId="77777777">
            <w:pPr>
              <w:rPr>
                <w:color w:val="000000"/>
                <w:spacing w:val="-2"/>
                <w:sz w:val="18"/>
              </w:rPr>
            </w:pPr>
            <w:r w:rsidRPr="00CC0718">
              <w:rPr>
                <w:color w:val="000000"/>
                <w:spacing w:val="-2"/>
                <w:sz w:val="18"/>
              </w:rPr>
              <w:t>10</w:t>
            </w:r>
          </w:p>
        </w:tc>
        <w:tc>
          <w:tcPr>
            <w:tcW w:w="1690" w:type="dxa"/>
            <w:tcBorders>
              <w:bottom w:val="single" w:color="8FB6EA" w:sz="5" w:space="0"/>
            </w:tcBorders>
            <w:shd w:val="clear" w:color="auto" w:fill="FFFFFF" w:themeFill="background1"/>
            <w:tcMar/>
          </w:tcPr>
          <w:p w:rsidRPr="00CC0718" w:rsidR="00C71DC8" w:rsidP="00244814" w:rsidRDefault="00C71DC8" w14:paraId="7FC7B214" w14:textId="77777777">
            <w:pPr>
              <w:rPr>
                <w:color w:val="000000"/>
                <w:spacing w:val="-2"/>
                <w:sz w:val="18"/>
              </w:rPr>
            </w:pPr>
            <w:r w:rsidRPr="00CC0718">
              <w:rPr>
                <w:color w:val="000000"/>
                <w:spacing w:val="-2"/>
                <w:sz w:val="18"/>
              </w:rPr>
              <w:t>1</w:t>
            </w:r>
          </w:p>
        </w:tc>
        <w:tc>
          <w:tcPr>
            <w:tcW w:w="1576" w:type="dxa"/>
            <w:tcBorders>
              <w:bottom w:val="single" w:color="8FB6EA" w:sz="5" w:space="0"/>
            </w:tcBorders>
            <w:shd w:val="clear" w:color="auto" w:fill="FFFFFF" w:themeFill="background1"/>
            <w:tcMar/>
          </w:tcPr>
          <w:p w:rsidRPr="00CC0718" w:rsidR="00C71DC8" w:rsidP="00244814" w:rsidRDefault="00C71DC8" w14:paraId="2B079F21" w14:textId="77777777">
            <w:pPr>
              <w:rPr>
                <w:color w:val="000000"/>
                <w:spacing w:val="-2"/>
                <w:sz w:val="18"/>
              </w:rPr>
            </w:pPr>
          </w:p>
        </w:tc>
      </w:tr>
      <w:tr w:rsidRPr="00CC0718" w:rsidR="00C71DC8" w:rsidTr="3A33D0EC" w14:paraId="1EC478DB" w14:textId="77777777">
        <w:trPr>
          <w:trHeight w:val="444" w:hRule="exact"/>
        </w:trPr>
        <w:tc>
          <w:tcPr>
            <w:tcW w:w="10717" w:type="dxa"/>
            <w:gridSpan w:val="8"/>
            <w:tcBorders>
              <w:top w:val="single" w:color="8FB6EA" w:sz="5" w:space="0"/>
            </w:tcBorders>
            <w:tcMar/>
          </w:tcPr>
          <w:p w:rsidRPr="00CC0718" w:rsidR="00C71DC8" w:rsidP="00244814" w:rsidRDefault="00C71DC8" w14:paraId="1D8BFF0E" w14:textId="77777777"/>
        </w:tc>
      </w:tr>
      <w:tr w:rsidRPr="00CC0718" w:rsidR="00C71DC8" w:rsidTr="3A33D0EC" w14:paraId="7AF8BF60" w14:textId="77777777">
        <w:trPr>
          <w:trHeight w:val="602" w:hRule="exact"/>
        </w:trPr>
        <w:tc>
          <w:tcPr>
            <w:tcW w:w="10717" w:type="dxa"/>
            <w:gridSpan w:val="8"/>
            <w:shd w:val="clear" w:color="auto" w:fill="FFFFFF" w:themeFill="background1"/>
            <w:tcMar/>
          </w:tcPr>
          <w:p w:rsidRPr="00CC0718" w:rsidR="00C71DC8" w:rsidP="00244814" w:rsidRDefault="00C71DC8" w14:paraId="725D28F2" w14:textId="77777777">
            <w:pPr>
              <w:rPr>
                <w:b/>
                <w:color w:val="5C83B4"/>
                <w:spacing w:val="-2"/>
                <w:sz w:val="24"/>
              </w:rPr>
            </w:pPr>
          </w:p>
        </w:tc>
      </w:tr>
      <w:tr w:rsidRPr="00CC0718" w:rsidR="00C71DC8" w:rsidTr="3A33D0EC" w14:paraId="7ED6AF79" w14:textId="77777777">
        <w:trPr>
          <w:trHeight w:val="458" w:hRule="exact"/>
        </w:trPr>
        <w:tc>
          <w:tcPr>
            <w:tcW w:w="1805" w:type="dxa"/>
            <w:shd w:val="clear" w:color="auto" w:fill="FFFFFF" w:themeFill="background1"/>
            <w:tcMar/>
          </w:tcPr>
          <w:p w:rsidRPr="00CC0718" w:rsidR="00C71DC8" w:rsidP="00244814" w:rsidRDefault="00C71DC8" w14:paraId="33D2C2A2" w14:textId="77777777">
            <w:pPr>
              <w:rPr>
                <w:b/>
                <w:color w:val="5C83B4"/>
                <w:spacing w:val="-2"/>
                <w:sz w:val="24"/>
              </w:rPr>
            </w:pPr>
            <w:r w:rsidRPr="00CC0718">
              <w:rPr>
                <w:b/>
                <w:color w:val="5C83B4"/>
                <w:spacing w:val="-2"/>
                <w:sz w:val="24"/>
              </w:rPr>
              <w:t>Nickname:</w:t>
            </w:r>
          </w:p>
        </w:tc>
        <w:tc>
          <w:tcPr>
            <w:tcW w:w="8912" w:type="dxa"/>
            <w:gridSpan w:val="7"/>
            <w:vMerge w:val="restart"/>
            <w:shd w:val="clear" w:color="auto" w:fill="FFFFFF" w:themeFill="background1"/>
            <w:tcMar/>
          </w:tcPr>
          <w:p w:rsidRPr="00CC0718" w:rsidR="00C71DC8" w:rsidP="00244814" w:rsidRDefault="00C71DC8" w14:paraId="378184F6" w14:textId="77777777">
            <w:pPr>
              <w:rPr>
                <w:b/>
                <w:color w:val="5C83B4"/>
                <w:spacing w:val="-2"/>
                <w:sz w:val="24"/>
              </w:rPr>
            </w:pPr>
            <w:r w:rsidRPr="00CC0718">
              <w:rPr>
                <w:b/>
                <w:color w:val="5C83B4"/>
                <w:spacing w:val="-2"/>
                <w:sz w:val="24"/>
              </w:rPr>
              <w:t>Codes\\AXIAL CODE\\Q7 a- Role of Marketing to achieve the tasks\SKILLED TEAM\Club is known if Marketing team is super strong</w:t>
            </w:r>
          </w:p>
        </w:tc>
      </w:tr>
      <w:tr w:rsidRPr="00CC0718" w:rsidR="00C71DC8" w:rsidTr="3A33D0EC" w14:paraId="5ACFB710" w14:textId="77777777">
        <w:trPr>
          <w:trHeight w:val="444" w:hRule="exact"/>
        </w:trPr>
        <w:tc>
          <w:tcPr>
            <w:tcW w:w="1805" w:type="dxa"/>
            <w:shd w:val="clear" w:color="auto" w:fill="FFFFFF" w:themeFill="background1"/>
            <w:tcMar/>
          </w:tcPr>
          <w:p w:rsidRPr="00CC0718" w:rsidR="00C71DC8" w:rsidP="00244814" w:rsidRDefault="00C71DC8" w14:paraId="0D16BA8F" w14:textId="77777777">
            <w:pPr>
              <w:rPr>
                <w:b/>
                <w:color w:val="5C83B4"/>
                <w:spacing w:val="-2"/>
                <w:sz w:val="24"/>
              </w:rPr>
            </w:pPr>
            <w:r w:rsidRPr="00CC0718">
              <w:rPr>
                <w:b/>
                <w:color w:val="5C83B4"/>
                <w:spacing w:val="-2"/>
                <w:sz w:val="24"/>
              </w:rPr>
              <w:t>Classification:</w:t>
            </w:r>
          </w:p>
        </w:tc>
        <w:tc>
          <w:tcPr>
            <w:tcW w:w="8912" w:type="dxa"/>
            <w:gridSpan w:val="7"/>
            <w:vMerge/>
            <w:tcMar/>
          </w:tcPr>
          <w:p w:rsidRPr="00CC0718" w:rsidR="00C71DC8" w:rsidP="00244814" w:rsidRDefault="00C71DC8" w14:paraId="3BFFAE55" w14:textId="77777777"/>
        </w:tc>
      </w:tr>
      <w:tr w:rsidRPr="00CC0718" w:rsidR="00C71DC8" w:rsidTr="3A33D0EC" w14:paraId="16AD7099" w14:textId="77777777">
        <w:trPr>
          <w:trHeight w:val="459" w:hRule="exact"/>
        </w:trPr>
        <w:tc>
          <w:tcPr>
            <w:tcW w:w="1805" w:type="dxa"/>
            <w:shd w:val="clear" w:color="auto" w:fill="FFFFFF" w:themeFill="background1"/>
            <w:tcMar/>
          </w:tcPr>
          <w:p w:rsidRPr="00CC0718" w:rsidR="00C71DC8" w:rsidP="00244814" w:rsidRDefault="00C71DC8" w14:paraId="6DAEC5E3" w14:textId="77777777">
            <w:pPr>
              <w:rPr>
                <w:b/>
                <w:color w:val="5C83B4"/>
                <w:spacing w:val="-2"/>
                <w:sz w:val="24"/>
              </w:rPr>
            </w:pPr>
            <w:r w:rsidRPr="00CC0718">
              <w:rPr>
                <w:b/>
                <w:color w:val="5C83B4"/>
                <w:spacing w:val="-2"/>
                <w:sz w:val="24"/>
              </w:rPr>
              <w:t>Aggregated:</w:t>
            </w:r>
          </w:p>
        </w:tc>
        <w:tc>
          <w:tcPr>
            <w:tcW w:w="8912" w:type="dxa"/>
            <w:gridSpan w:val="7"/>
            <w:shd w:val="clear" w:color="auto" w:fill="FFFFFF" w:themeFill="background1"/>
            <w:tcMar/>
          </w:tcPr>
          <w:p w:rsidRPr="00CC0718" w:rsidR="00C71DC8" w:rsidP="00244814" w:rsidRDefault="00C71DC8" w14:paraId="64EA96F0" w14:textId="77777777">
            <w:pPr>
              <w:rPr>
                <w:b/>
                <w:color w:val="5C83B4"/>
                <w:spacing w:val="-2"/>
                <w:sz w:val="24"/>
              </w:rPr>
            </w:pPr>
            <w:r w:rsidRPr="00CC0718">
              <w:rPr>
                <w:b/>
                <w:color w:val="5C83B4"/>
                <w:spacing w:val="-2"/>
                <w:sz w:val="24"/>
              </w:rPr>
              <w:t>No</w:t>
            </w:r>
          </w:p>
        </w:tc>
      </w:tr>
      <w:tr w:rsidRPr="00CC0718" w:rsidR="00C71DC8" w:rsidTr="3A33D0EC" w14:paraId="2F796F88" w14:textId="77777777">
        <w:trPr>
          <w:trHeight w:val="344" w:hRule="exact"/>
        </w:trPr>
        <w:tc>
          <w:tcPr>
            <w:tcW w:w="3381" w:type="dxa"/>
            <w:gridSpan w:val="2"/>
            <w:tcBorders>
              <w:bottom w:val="single" w:color="8FB6EA" w:sz="5" w:space="0"/>
            </w:tcBorders>
            <w:shd w:val="clear" w:color="auto" w:fill="FFFFFF" w:themeFill="background1"/>
            <w:tcMar/>
          </w:tcPr>
          <w:p w:rsidRPr="00CC0718" w:rsidR="00C71DC8" w:rsidP="00244814" w:rsidRDefault="00C71DC8" w14:paraId="16C55748" w14:textId="77777777">
            <w:pPr>
              <w:rPr>
                <w:color w:val="000000"/>
                <w:spacing w:val="-2"/>
                <w:sz w:val="18"/>
              </w:rPr>
            </w:pPr>
            <w:r w:rsidRPr="00CC0718">
              <w:rPr>
                <w:color w:val="000000"/>
                <w:spacing w:val="-2"/>
                <w:sz w:val="18"/>
              </w:rPr>
              <w:t>Document</w:t>
            </w:r>
          </w:p>
        </w:tc>
        <w:tc>
          <w:tcPr>
            <w:tcW w:w="1132" w:type="dxa"/>
            <w:tcBorders>
              <w:bottom w:val="single" w:color="8FB6EA" w:sz="5" w:space="0"/>
            </w:tcBorders>
            <w:shd w:val="clear" w:color="auto" w:fill="FFFFFF" w:themeFill="background1"/>
            <w:tcMar/>
          </w:tcPr>
          <w:p w:rsidRPr="00CC0718" w:rsidR="00C71DC8" w:rsidP="00244814" w:rsidRDefault="00C71DC8" w14:paraId="2BB21363" w14:textId="77777777">
            <w:pPr>
              <w:rPr>
                <w:color w:val="000000"/>
                <w:spacing w:val="-2"/>
                <w:sz w:val="18"/>
              </w:rPr>
            </w:pPr>
            <w:r w:rsidRPr="00CC0718">
              <w:rPr>
                <w:color w:val="000000"/>
                <w:spacing w:val="-2"/>
                <w:sz w:val="18"/>
              </w:rPr>
              <w:t>1</w:t>
            </w:r>
          </w:p>
        </w:tc>
        <w:tc>
          <w:tcPr>
            <w:tcW w:w="1576" w:type="dxa"/>
            <w:gridSpan w:val="2"/>
            <w:tcBorders>
              <w:bottom w:val="single" w:color="8FB6EA" w:sz="5" w:space="0"/>
            </w:tcBorders>
            <w:shd w:val="clear" w:color="auto" w:fill="FFFFFF" w:themeFill="background1"/>
            <w:tcMar/>
          </w:tcPr>
          <w:p w:rsidRPr="00CC0718" w:rsidR="00C71DC8" w:rsidP="00244814" w:rsidRDefault="00C71DC8" w14:paraId="699E9993" w14:textId="77777777">
            <w:pPr>
              <w:rPr>
                <w:color w:val="000000"/>
                <w:spacing w:val="-2"/>
                <w:sz w:val="18"/>
              </w:rPr>
            </w:pPr>
            <w:r w:rsidRPr="00CC0718">
              <w:rPr>
                <w:color w:val="000000"/>
                <w:spacing w:val="-2"/>
                <w:sz w:val="18"/>
              </w:rPr>
              <w:t>1</w:t>
            </w:r>
          </w:p>
        </w:tc>
        <w:tc>
          <w:tcPr>
            <w:tcW w:w="1362" w:type="dxa"/>
            <w:tcBorders>
              <w:bottom w:val="single" w:color="8FB6EA" w:sz="5" w:space="0"/>
            </w:tcBorders>
            <w:shd w:val="clear" w:color="auto" w:fill="FFFFFF" w:themeFill="background1"/>
            <w:tcMar/>
          </w:tcPr>
          <w:p w:rsidRPr="00CC0718" w:rsidR="00C71DC8" w:rsidP="00244814" w:rsidRDefault="00C71DC8" w14:paraId="047689BA" w14:textId="77777777">
            <w:pPr>
              <w:rPr>
                <w:color w:val="000000"/>
                <w:spacing w:val="-2"/>
                <w:sz w:val="18"/>
              </w:rPr>
            </w:pPr>
            <w:r w:rsidRPr="00CC0718">
              <w:rPr>
                <w:color w:val="000000"/>
                <w:spacing w:val="-2"/>
                <w:sz w:val="18"/>
              </w:rPr>
              <w:t>14</w:t>
            </w:r>
          </w:p>
        </w:tc>
        <w:tc>
          <w:tcPr>
            <w:tcW w:w="1690" w:type="dxa"/>
            <w:tcBorders>
              <w:bottom w:val="single" w:color="8FB6EA" w:sz="5" w:space="0"/>
            </w:tcBorders>
            <w:shd w:val="clear" w:color="auto" w:fill="FFFFFF" w:themeFill="background1"/>
            <w:tcMar/>
          </w:tcPr>
          <w:p w:rsidRPr="00CC0718" w:rsidR="00C71DC8" w:rsidP="00244814" w:rsidRDefault="00C71DC8" w14:paraId="528E5892" w14:textId="77777777">
            <w:pPr>
              <w:rPr>
                <w:color w:val="000000"/>
                <w:spacing w:val="-2"/>
                <w:sz w:val="18"/>
              </w:rPr>
            </w:pPr>
            <w:r w:rsidRPr="00CC0718">
              <w:rPr>
                <w:color w:val="000000"/>
                <w:spacing w:val="-2"/>
                <w:sz w:val="18"/>
              </w:rPr>
              <w:t>1</w:t>
            </w:r>
          </w:p>
        </w:tc>
        <w:tc>
          <w:tcPr>
            <w:tcW w:w="1576" w:type="dxa"/>
            <w:tcBorders>
              <w:bottom w:val="single" w:color="8FB6EA" w:sz="5" w:space="0"/>
            </w:tcBorders>
            <w:shd w:val="clear" w:color="auto" w:fill="FFFFFF" w:themeFill="background1"/>
            <w:tcMar/>
          </w:tcPr>
          <w:p w:rsidRPr="00CC0718" w:rsidR="00C71DC8" w:rsidP="00244814" w:rsidRDefault="00C71DC8" w14:paraId="39E8B520" w14:textId="77777777">
            <w:pPr>
              <w:rPr>
                <w:color w:val="000000"/>
                <w:spacing w:val="-2"/>
                <w:sz w:val="18"/>
              </w:rPr>
            </w:pPr>
          </w:p>
        </w:tc>
      </w:tr>
      <w:tr w:rsidRPr="00CC0718" w:rsidR="00C71DC8" w:rsidTr="3A33D0EC" w14:paraId="21DCE814" w14:textId="77777777">
        <w:trPr>
          <w:trHeight w:val="745" w:hRule="exact"/>
        </w:trPr>
        <w:tc>
          <w:tcPr>
            <w:tcW w:w="10717" w:type="dxa"/>
            <w:gridSpan w:val="8"/>
            <w:tcBorders>
              <w:top w:val="single" w:color="8FB6EA" w:sz="5" w:space="0"/>
            </w:tcBorders>
            <w:tcMar/>
          </w:tcPr>
          <w:p w:rsidRPr="00CC0718" w:rsidR="00C71DC8" w:rsidP="00244814" w:rsidRDefault="00C71DC8" w14:paraId="60B88541" w14:textId="77777777"/>
        </w:tc>
      </w:tr>
      <w:tr w:rsidRPr="00CC0718" w:rsidR="00C71DC8" w:rsidTr="3A33D0EC" w14:paraId="0F10A280" w14:textId="77777777">
        <w:trPr>
          <w:trHeight w:val="759" w:hRule="exact"/>
        </w:trPr>
        <w:tc>
          <w:tcPr>
            <w:tcW w:w="10717" w:type="dxa"/>
            <w:gridSpan w:val="8"/>
            <w:tcMar/>
          </w:tcPr>
          <w:p w:rsidRPr="00CC0718" w:rsidR="00C71DC8" w:rsidP="00244814" w:rsidRDefault="00C71DC8" w14:paraId="32C01C76" w14:textId="77777777"/>
        </w:tc>
      </w:tr>
      <w:tr w:rsidRPr="00CC0718" w:rsidR="00C71DC8" w:rsidTr="3A33D0EC" w14:paraId="7A6D09DC" w14:textId="77777777">
        <w:trPr>
          <w:trHeight w:val="459" w:hRule="exact"/>
        </w:trPr>
        <w:tc>
          <w:tcPr>
            <w:tcW w:w="5359" w:type="dxa"/>
            <w:gridSpan w:val="4"/>
            <w:shd w:val="clear" w:color="auto" w:fill="FFFFFF" w:themeFill="background1"/>
            <w:tcMar/>
          </w:tcPr>
          <w:p w:rsidRPr="00CC0718" w:rsidR="00C71DC8" w:rsidP="00244814" w:rsidRDefault="00C71DC8" w14:paraId="0C36D4DB" w14:textId="77777777">
            <w:pPr>
              <w:jc w:val="right"/>
              <w:rPr>
                <w:color w:val="000066"/>
                <w:spacing w:val="-2"/>
                <w:sz w:val="16"/>
              </w:rPr>
            </w:pPr>
            <w:r w:rsidRPr="00CC0718">
              <w:rPr>
                <w:color w:val="000066"/>
                <w:spacing w:val="-2"/>
                <w:sz w:val="16"/>
              </w:rPr>
              <w:t>Formatted Reports\\Code Summary Formatted Report</w:t>
            </w:r>
          </w:p>
        </w:tc>
        <w:tc>
          <w:tcPr>
            <w:tcW w:w="5358" w:type="dxa"/>
            <w:gridSpan w:val="4"/>
            <w:shd w:val="clear" w:color="auto" w:fill="FFFFFF" w:themeFill="background1"/>
            <w:tcMar/>
          </w:tcPr>
          <w:p w:rsidRPr="00CC0718" w:rsidR="00C71DC8" w:rsidP="00244814" w:rsidRDefault="00C71DC8" w14:paraId="2E908C8F" w14:textId="77777777">
            <w:pPr>
              <w:jc w:val="right"/>
              <w:rPr>
                <w:color w:val="000066"/>
                <w:spacing w:val="-2"/>
                <w:sz w:val="16"/>
              </w:rPr>
            </w:pPr>
            <w:r w:rsidRPr="00CC0718">
              <w:rPr>
                <w:color w:val="000066"/>
                <w:spacing w:val="-2"/>
                <w:sz w:val="16"/>
              </w:rPr>
              <w:t>Page 81 of 104</w:t>
            </w:r>
          </w:p>
        </w:tc>
      </w:tr>
      <w:tr w:rsidRPr="00CC0718" w:rsidR="00C71DC8" w:rsidTr="3A33D0EC" w14:paraId="237CAA4F" w14:textId="77777777">
        <w:trPr>
          <w:trHeight w:val="444" w:hRule="exact"/>
        </w:trPr>
        <w:tc>
          <w:tcPr>
            <w:tcW w:w="10717" w:type="dxa"/>
            <w:gridSpan w:val="8"/>
            <w:shd w:val="clear" w:color="auto" w:fill="FFFFFF" w:themeFill="background1"/>
            <w:tcMar/>
            <w:vAlign w:val="center"/>
          </w:tcPr>
          <w:p w:rsidRPr="00CC0718" w:rsidR="00C71DC8" w:rsidP="00244814" w:rsidRDefault="00C71DC8" w14:paraId="44203ACD" w14:textId="77777777">
            <w:pPr>
              <w:jc w:val="right"/>
              <w:rPr>
                <w:color w:val="000066"/>
                <w:spacing w:val="-2"/>
                <w:sz w:val="16"/>
              </w:rPr>
            </w:pPr>
            <w:r w:rsidRPr="00CC0718">
              <w:rPr>
                <w:color w:val="000066"/>
                <w:spacing w:val="-2"/>
                <w:sz w:val="16"/>
              </w:rPr>
              <w:t>11/13/2024 3:39 PM</w:t>
            </w:r>
          </w:p>
        </w:tc>
      </w:tr>
      <w:tr w:rsidRPr="00CC0718" w:rsidR="00C71DC8" w:rsidTr="3A33D0EC" w14:paraId="1F6050D8" w14:textId="77777777">
        <w:trPr>
          <w:trHeight w:val="458" w:hRule="exact"/>
        </w:trPr>
        <w:tc>
          <w:tcPr>
            <w:tcW w:w="3381" w:type="dxa"/>
            <w:gridSpan w:val="2"/>
            <w:shd w:val="clear" w:color="auto" w:fill="8FB6EA"/>
            <w:tcMar/>
          </w:tcPr>
          <w:p w:rsidRPr="00CC0718" w:rsidR="00C71DC8" w:rsidP="00244814" w:rsidRDefault="00C71DC8" w14:paraId="009E5864" w14:textId="77777777">
            <w:pPr>
              <w:rPr>
                <w:b/>
                <w:color w:val="000066"/>
                <w:spacing w:val="-2"/>
                <w:sz w:val="18"/>
              </w:rPr>
            </w:pPr>
            <w:r w:rsidRPr="00CC0718">
              <w:rPr>
                <w:b/>
                <w:color w:val="000066"/>
                <w:spacing w:val="-2"/>
                <w:sz w:val="18"/>
              </w:rPr>
              <w:t>File Type</w:t>
            </w:r>
          </w:p>
        </w:tc>
        <w:tc>
          <w:tcPr>
            <w:tcW w:w="1132" w:type="dxa"/>
            <w:shd w:val="clear" w:color="auto" w:fill="8FB6EA"/>
            <w:tcMar/>
          </w:tcPr>
          <w:p w:rsidRPr="00CC0718" w:rsidR="00C71DC8" w:rsidP="00244814" w:rsidRDefault="00C71DC8" w14:paraId="55B1B6F0" w14:textId="77777777">
            <w:pPr>
              <w:rPr>
                <w:b/>
                <w:color w:val="000066"/>
                <w:spacing w:val="-2"/>
                <w:sz w:val="18"/>
              </w:rPr>
            </w:pPr>
            <w:r w:rsidRPr="00CC0718">
              <w:rPr>
                <w:b/>
                <w:color w:val="000066"/>
                <w:spacing w:val="-2"/>
                <w:sz w:val="18"/>
              </w:rPr>
              <w:t>Number of Files</w:t>
            </w:r>
          </w:p>
        </w:tc>
        <w:tc>
          <w:tcPr>
            <w:tcW w:w="1576" w:type="dxa"/>
            <w:gridSpan w:val="2"/>
            <w:shd w:val="clear" w:color="auto" w:fill="8FB6EA"/>
            <w:tcMar/>
          </w:tcPr>
          <w:p w:rsidRPr="00CC0718" w:rsidR="00C71DC8" w:rsidP="00244814" w:rsidRDefault="00C71DC8" w14:paraId="1DC40163" w14:textId="77777777">
            <w:pPr>
              <w:rPr>
                <w:b/>
                <w:color w:val="000066"/>
                <w:spacing w:val="-2"/>
                <w:sz w:val="18"/>
              </w:rPr>
            </w:pPr>
            <w:r w:rsidRPr="00CC0718">
              <w:rPr>
                <w:b/>
                <w:color w:val="000066"/>
                <w:spacing w:val="-2"/>
                <w:sz w:val="18"/>
              </w:rPr>
              <w:t>Number of Coding References</w:t>
            </w:r>
          </w:p>
        </w:tc>
        <w:tc>
          <w:tcPr>
            <w:tcW w:w="1362" w:type="dxa"/>
            <w:shd w:val="clear" w:color="auto" w:fill="8FB6EA"/>
            <w:tcMar/>
          </w:tcPr>
          <w:p w:rsidRPr="00CC0718" w:rsidR="00C71DC8" w:rsidP="00244814" w:rsidRDefault="00C71DC8" w14:paraId="0375FCFF" w14:textId="77777777">
            <w:pPr>
              <w:rPr>
                <w:b/>
                <w:color w:val="000066"/>
                <w:spacing w:val="-2"/>
                <w:sz w:val="18"/>
              </w:rPr>
            </w:pPr>
            <w:r w:rsidRPr="00CC0718">
              <w:rPr>
                <w:b/>
                <w:color w:val="000066"/>
                <w:spacing w:val="-2"/>
                <w:sz w:val="18"/>
              </w:rPr>
              <w:t>Number of Words Coded</w:t>
            </w:r>
          </w:p>
        </w:tc>
        <w:tc>
          <w:tcPr>
            <w:tcW w:w="1690" w:type="dxa"/>
            <w:shd w:val="clear" w:color="auto" w:fill="8FB6EA"/>
            <w:tcMar/>
          </w:tcPr>
          <w:p w:rsidRPr="00CC0718" w:rsidR="00C71DC8" w:rsidP="00244814" w:rsidRDefault="00C71DC8" w14:paraId="607787CB" w14:textId="77777777">
            <w:pPr>
              <w:rPr>
                <w:b/>
                <w:color w:val="000066"/>
                <w:spacing w:val="-2"/>
                <w:sz w:val="18"/>
              </w:rPr>
            </w:pPr>
            <w:r w:rsidRPr="00CC0718">
              <w:rPr>
                <w:b/>
                <w:color w:val="000066"/>
                <w:spacing w:val="-2"/>
                <w:sz w:val="18"/>
              </w:rPr>
              <w:t>Number of Paragraphs Coded</w:t>
            </w:r>
          </w:p>
        </w:tc>
        <w:tc>
          <w:tcPr>
            <w:tcW w:w="1576" w:type="dxa"/>
            <w:shd w:val="clear" w:color="auto" w:fill="8FB6EA"/>
            <w:tcMar/>
          </w:tcPr>
          <w:p w:rsidRPr="00CC0718" w:rsidR="00C71DC8" w:rsidP="00244814" w:rsidRDefault="00C71DC8" w14:paraId="64A169AF" w14:textId="77777777">
            <w:pPr>
              <w:rPr>
                <w:b/>
                <w:color w:val="000066"/>
                <w:spacing w:val="-2"/>
                <w:sz w:val="18"/>
              </w:rPr>
            </w:pPr>
            <w:r w:rsidRPr="00CC0718">
              <w:rPr>
                <w:b/>
                <w:color w:val="000066"/>
                <w:spacing w:val="-2"/>
                <w:sz w:val="18"/>
              </w:rPr>
              <w:t>Duration Coded</w:t>
            </w:r>
          </w:p>
        </w:tc>
      </w:tr>
      <w:tr w:rsidRPr="00CC0718" w:rsidR="00C71DC8" w:rsidTr="3A33D0EC" w14:paraId="18C7F276" w14:textId="77777777">
        <w:trPr>
          <w:trHeight w:val="344" w:hRule="exact"/>
        </w:trPr>
        <w:tc>
          <w:tcPr>
            <w:tcW w:w="10717" w:type="dxa"/>
            <w:gridSpan w:val="8"/>
            <w:shd w:val="clear" w:color="auto" w:fill="FFFFFF" w:themeFill="background1"/>
            <w:tcMar/>
          </w:tcPr>
          <w:p w:rsidRPr="00CC0718" w:rsidR="00C71DC8" w:rsidP="00244814" w:rsidRDefault="00C71DC8" w14:paraId="4D0A2205" w14:textId="77777777">
            <w:pPr>
              <w:rPr>
                <w:b/>
                <w:color w:val="5C83B4"/>
                <w:spacing w:val="-2"/>
                <w:sz w:val="24"/>
              </w:rPr>
            </w:pPr>
          </w:p>
        </w:tc>
      </w:tr>
      <w:tr w:rsidRPr="00CC0718" w:rsidR="00C71DC8" w:rsidTr="3A33D0EC" w14:paraId="07233AA4" w14:textId="77777777">
        <w:trPr>
          <w:trHeight w:val="459" w:hRule="exact"/>
        </w:trPr>
        <w:tc>
          <w:tcPr>
            <w:tcW w:w="1805" w:type="dxa"/>
            <w:shd w:val="clear" w:color="auto" w:fill="FFFFFF" w:themeFill="background1"/>
            <w:tcMar/>
          </w:tcPr>
          <w:p w:rsidRPr="00CC0718" w:rsidR="00C71DC8" w:rsidP="00244814" w:rsidRDefault="00C71DC8" w14:paraId="49AD47C6" w14:textId="77777777">
            <w:pPr>
              <w:rPr>
                <w:b/>
                <w:color w:val="5C83B4"/>
                <w:spacing w:val="-2"/>
                <w:sz w:val="24"/>
              </w:rPr>
            </w:pPr>
            <w:r w:rsidRPr="00CC0718">
              <w:rPr>
                <w:b/>
                <w:color w:val="5C83B4"/>
                <w:spacing w:val="-2"/>
                <w:sz w:val="24"/>
              </w:rPr>
              <w:t>Nickname:</w:t>
            </w:r>
          </w:p>
        </w:tc>
        <w:tc>
          <w:tcPr>
            <w:tcW w:w="8912" w:type="dxa"/>
            <w:gridSpan w:val="7"/>
            <w:vMerge w:val="restart"/>
            <w:shd w:val="clear" w:color="auto" w:fill="FFFFFF" w:themeFill="background1"/>
            <w:tcMar/>
          </w:tcPr>
          <w:p w:rsidRPr="00CC0718" w:rsidR="00C71DC8" w:rsidP="00244814" w:rsidRDefault="00C71DC8" w14:paraId="17A74588" w14:textId="77777777">
            <w:pPr>
              <w:rPr>
                <w:b/>
                <w:color w:val="5C83B4"/>
                <w:spacing w:val="-2"/>
                <w:sz w:val="24"/>
              </w:rPr>
            </w:pPr>
            <w:r w:rsidRPr="00CC0718">
              <w:rPr>
                <w:b/>
                <w:color w:val="5C83B4"/>
                <w:spacing w:val="-2"/>
                <w:sz w:val="24"/>
              </w:rPr>
              <w:t>Codes\\AXIAL CODE\\Q7 a- Role of Marketing to achieve the tasks\SKILLED TEAM\Marketing Team</w:t>
            </w:r>
          </w:p>
        </w:tc>
      </w:tr>
      <w:tr w:rsidRPr="00CC0718" w:rsidR="00C71DC8" w:rsidTr="3A33D0EC" w14:paraId="524E512E" w14:textId="77777777">
        <w:trPr>
          <w:trHeight w:val="444" w:hRule="exact"/>
        </w:trPr>
        <w:tc>
          <w:tcPr>
            <w:tcW w:w="1805" w:type="dxa"/>
            <w:shd w:val="clear" w:color="auto" w:fill="FFFFFF" w:themeFill="background1"/>
            <w:tcMar/>
          </w:tcPr>
          <w:p w:rsidRPr="00CC0718" w:rsidR="00C71DC8" w:rsidP="00244814" w:rsidRDefault="00C71DC8" w14:paraId="6D8D5CF3" w14:textId="77777777">
            <w:pPr>
              <w:rPr>
                <w:b/>
                <w:color w:val="5C83B4"/>
                <w:spacing w:val="-2"/>
                <w:sz w:val="24"/>
              </w:rPr>
            </w:pPr>
            <w:r w:rsidRPr="00CC0718">
              <w:rPr>
                <w:b/>
                <w:color w:val="5C83B4"/>
                <w:spacing w:val="-2"/>
                <w:sz w:val="24"/>
              </w:rPr>
              <w:t>Classification:</w:t>
            </w:r>
          </w:p>
        </w:tc>
        <w:tc>
          <w:tcPr>
            <w:tcW w:w="8912" w:type="dxa"/>
            <w:gridSpan w:val="7"/>
            <w:vMerge/>
            <w:tcMar/>
          </w:tcPr>
          <w:p w:rsidRPr="00CC0718" w:rsidR="00C71DC8" w:rsidP="00244814" w:rsidRDefault="00C71DC8" w14:paraId="6333B908" w14:textId="77777777"/>
        </w:tc>
      </w:tr>
      <w:tr w:rsidRPr="00CC0718" w:rsidR="00C71DC8" w:rsidTr="3A33D0EC" w14:paraId="60E74619" w14:textId="77777777">
        <w:trPr>
          <w:trHeight w:val="444" w:hRule="exact"/>
        </w:trPr>
        <w:tc>
          <w:tcPr>
            <w:tcW w:w="1805" w:type="dxa"/>
            <w:shd w:val="clear" w:color="auto" w:fill="FFFFFF" w:themeFill="background1"/>
            <w:tcMar/>
          </w:tcPr>
          <w:p w:rsidRPr="00CC0718" w:rsidR="00C71DC8" w:rsidP="00244814" w:rsidRDefault="00C71DC8" w14:paraId="218D336B" w14:textId="77777777">
            <w:pPr>
              <w:rPr>
                <w:b/>
                <w:color w:val="5C83B4"/>
                <w:spacing w:val="-2"/>
                <w:sz w:val="24"/>
              </w:rPr>
            </w:pPr>
            <w:r w:rsidRPr="00CC0718">
              <w:rPr>
                <w:b/>
                <w:color w:val="5C83B4"/>
                <w:spacing w:val="-2"/>
                <w:sz w:val="24"/>
              </w:rPr>
              <w:t>Aggregated:</w:t>
            </w:r>
          </w:p>
        </w:tc>
        <w:tc>
          <w:tcPr>
            <w:tcW w:w="8912" w:type="dxa"/>
            <w:gridSpan w:val="7"/>
            <w:shd w:val="clear" w:color="auto" w:fill="FFFFFF" w:themeFill="background1"/>
            <w:tcMar/>
          </w:tcPr>
          <w:p w:rsidRPr="00CC0718" w:rsidR="00C71DC8" w:rsidP="00244814" w:rsidRDefault="00C71DC8" w14:paraId="40FA6451" w14:textId="77777777">
            <w:pPr>
              <w:rPr>
                <w:b/>
                <w:color w:val="5C83B4"/>
                <w:spacing w:val="-2"/>
                <w:sz w:val="24"/>
              </w:rPr>
            </w:pPr>
            <w:r w:rsidRPr="00CC0718">
              <w:rPr>
                <w:b/>
                <w:color w:val="5C83B4"/>
                <w:spacing w:val="-2"/>
                <w:sz w:val="24"/>
              </w:rPr>
              <w:t>Yes</w:t>
            </w:r>
          </w:p>
        </w:tc>
      </w:tr>
      <w:tr w:rsidRPr="00CC0718" w:rsidR="00C71DC8" w:rsidTr="3A33D0EC" w14:paraId="082A7EA6" w14:textId="77777777">
        <w:trPr>
          <w:trHeight w:val="344" w:hRule="exact"/>
        </w:trPr>
        <w:tc>
          <w:tcPr>
            <w:tcW w:w="3381" w:type="dxa"/>
            <w:gridSpan w:val="2"/>
            <w:tcBorders>
              <w:bottom w:val="single" w:color="8FB6EA" w:sz="5" w:space="0"/>
            </w:tcBorders>
            <w:shd w:val="clear" w:color="auto" w:fill="FFFFFF" w:themeFill="background1"/>
            <w:tcMar/>
          </w:tcPr>
          <w:p w:rsidRPr="00CC0718" w:rsidR="00C71DC8" w:rsidP="00244814" w:rsidRDefault="00C71DC8" w14:paraId="237922A6" w14:textId="77777777">
            <w:pPr>
              <w:rPr>
                <w:color w:val="000000"/>
                <w:spacing w:val="-2"/>
                <w:sz w:val="18"/>
              </w:rPr>
            </w:pPr>
            <w:r w:rsidRPr="00CC0718">
              <w:rPr>
                <w:color w:val="000000"/>
                <w:spacing w:val="-2"/>
                <w:sz w:val="18"/>
              </w:rPr>
              <w:t>Document</w:t>
            </w:r>
          </w:p>
        </w:tc>
        <w:tc>
          <w:tcPr>
            <w:tcW w:w="1132" w:type="dxa"/>
            <w:tcBorders>
              <w:bottom w:val="single" w:color="8FB6EA" w:sz="5" w:space="0"/>
            </w:tcBorders>
            <w:shd w:val="clear" w:color="auto" w:fill="FFFFFF" w:themeFill="background1"/>
            <w:tcMar/>
          </w:tcPr>
          <w:p w:rsidRPr="00CC0718" w:rsidR="00C71DC8" w:rsidP="00244814" w:rsidRDefault="00C71DC8" w14:paraId="7932ED8D" w14:textId="77777777">
            <w:pPr>
              <w:rPr>
                <w:color w:val="000000"/>
                <w:spacing w:val="-2"/>
                <w:sz w:val="18"/>
              </w:rPr>
            </w:pPr>
            <w:r w:rsidRPr="00CC0718">
              <w:rPr>
                <w:color w:val="000000"/>
                <w:spacing w:val="-2"/>
                <w:sz w:val="18"/>
              </w:rPr>
              <w:t>1</w:t>
            </w:r>
          </w:p>
        </w:tc>
        <w:tc>
          <w:tcPr>
            <w:tcW w:w="1576" w:type="dxa"/>
            <w:gridSpan w:val="2"/>
            <w:tcBorders>
              <w:bottom w:val="single" w:color="8FB6EA" w:sz="5" w:space="0"/>
            </w:tcBorders>
            <w:shd w:val="clear" w:color="auto" w:fill="FFFFFF" w:themeFill="background1"/>
            <w:tcMar/>
          </w:tcPr>
          <w:p w:rsidRPr="00CC0718" w:rsidR="00C71DC8" w:rsidP="00244814" w:rsidRDefault="00C71DC8" w14:paraId="31D043B8" w14:textId="77777777">
            <w:pPr>
              <w:rPr>
                <w:color w:val="000000"/>
                <w:spacing w:val="-2"/>
                <w:sz w:val="18"/>
              </w:rPr>
            </w:pPr>
            <w:r w:rsidRPr="00CC0718">
              <w:rPr>
                <w:color w:val="000000"/>
                <w:spacing w:val="-2"/>
                <w:sz w:val="18"/>
              </w:rPr>
              <w:t>1</w:t>
            </w:r>
          </w:p>
        </w:tc>
        <w:tc>
          <w:tcPr>
            <w:tcW w:w="1362" w:type="dxa"/>
            <w:tcBorders>
              <w:bottom w:val="single" w:color="8FB6EA" w:sz="5" w:space="0"/>
            </w:tcBorders>
            <w:shd w:val="clear" w:color="auto" w:fill="FFFFFF" w:themeFill="background1"/>
            <w:tcMar/>
          </w:tcPr>
          <w:p w:rsidRPr="00CC0718" w:rsidR="00C71DC8" w:rsidP="00244814" w:rsidRDefault="00C71DC8" w14:paraId="1DC2A94F" w14:textId="77777777">
            <w:pPr>
              <w:rPr>
                <w:color w:val="000000"/>
                <w:spacing w:val="-2"/>
                <w:sz w:val="18"/>
              </w:rPr>
            </w:pPr>
            <w:r w:rsidRPr="00CC0718">
              <w:rPr>
                <w:color w:val="000000"/>
                <w:spacing w:val="-2"/>
                <w:sz w:val="18"/>
              </w:rPr>
              <w:t>31</w:t>
            </w:r>
          </w:p>
        </w:tc>
        <w:tc>
          <w:tcPr>
            <w:tcW w:w="1690" w:type="dxa"/>
            <w:tcBorders>
              <w:bottom w:val="single" w:color="8FB6EA" w:sz="5" w:space="0"/>
            </w:tcBorders>
            <w:shd w:val="clear" w:color="auto" w:fill="FFFFFF" w:themeFill="background1"/>
            <w:tcMar/>
          </w:tcPr>
          <w:p w:rsidRPr="00CC0718" w:rsidR="00C71DC8" w:rsidP="00244814" w:rsidRDefault="00C71DC8" w14:paraId="4FE60FC5" w14:textId="77777777">
            <w:pPr>
              <w:rPr>
                <w:color w:val="000000"/>
                <w:spacing w:val="-2"/>
                <w:sz w:val="18"/>
              </w:rPr>
            </w:pPr>
            <w:r w:rsidRPr="00CC0718">
              <w:rPr>
                <w:color w:val="000000"/>
                <w:spacing w:val="-2"/>
                <w:sz w:val="18"/>
              </w:rPr>
              <w:t>1</w:t>
            </w:r>
          </w:p>
        </w:tc>
        <w:tc>
          <w:tcPr>
            <w:tcW w:w="1576" w:type="dxa"/>
            <w:tcBorders>
              <w:bottom w:val="single" w:color="8FB6EA" w:sz="5" w:space="0"/>
            </w:tcBorders>
            <w:shd w:val="clear" w:color="auto" w:fill="FFFFFF" w:themeFill="background1"/>
            <w:tcMar/>
          </w:tcPr>
          <w:p w:rsidRPr="00CC0718" w:rsidR="00C71DC8" w:rsidP="00244814" w:rsidRDefault="00C71DC8" w14:paraId="47F7CAC3" w14:textId="77777777">
            <w:pPr>
              <w:rPr>
                <w:color w:val="000000"/>
                <w:spacing w:val="-2"/>
                <w:sz w:val="18"/>
              </w:rPr>
            </w:pPr>
          </w:p>
        </w:tc>
      </w:tr>
      <w:tr w:rsidRPr="00CC0718" w:rsidR="00C71DC8" w:rsidTr="3A33D0EC" w14:paraId="55B5A2F3" w14:textId="77777777">
        <w:trPr>
          <w:trHeight w:val="458" w:hRule="exact"/>
        </w:trPr>
        <w:tc>
          <w:tcPr>
            <w:tcW w:w="10717" w:type="dxa"/>
            <w:gridSpan w:val="8"/>
            <w:tcBorders>
              <w:top w:val="single" w:color="8FB6EA" w:sz="5" w:space="0"/>
            </w:tcBorders>
            <w:tcMar/>
          </w:tcPr>
          <w:p w:rsidRPr="00CC0718" w:rsidR="00C71DC8" w:rsidP="00244814" w:rsidRDefault="00C71DC8" w14:paraId="614957AE" w14:textId="77777777"/>
        </w:tc>
      </w:tr>
      <w:tr w:rsidRPr="00CC0718" w:rsidR="00C71DC8" w:rsidTr="3A33D0EC" w14:paraId="0E3F76D5" w14:textId="77777777">
        <w:trPr>
          <w:trHeight w:val="330" w:hRule="exact"/>
        </w:trPr>
        <w:tc>
          <w:tcPr>
            <w:tcW w:w="10717" w:type="dxa"/>
            <w:gridSpan w:val="8"/>
            <w:shd w:val="clear" w:color="auto" w:fill="FFFFFF" w:themeFill="background1"/>
            <w:tcMar/>
          </w:tcPr>
          <w:p w:rsidRPr="00CC0718" w:rsidR="00C71DC8" w:rsidP="00244814" w:rsidRDefault="00C71DC8" w14:paraId="34391DF8" w14:textId="77777777">
            <w:pPr>
              <w:rPr>
                <w:b/>
                <w:color w:val="5C83B4"/>
                <w:spacing w:val="-2"/>
                <w:sz w:val="24"/>
              </w:rPr>
            </w:pPr>
            <w:bookmarkStart w:name="CodesAXIALCODEQ7aRoleofMarketingtoachiev" w:id="72"/>
            <w:bookmarkEnd w:id="72"/>
          </w:p>
        </w:tc>
      </w:tr>
      <w:tr w:rsidRPr="00CC0718" w:rsidR="00C71DC8" w:rsidTr="3A33D0EC" w14:paraId="53924873" w14:textId="77777777">
        <w:trPr>
          <w:trHeight w:val="458" w:hRule="exact"/>
        </w:trPr>
        <w:tc>
          <w:tcPr>
            <w:tcW w:w="1805" w:type="dxa"/>
            <w:shd w:val="clear" w:color="auto" w:fill="FFFFFF" w:themeFill="background1"/>
            <w:tcMar/>
          </w:tcPr>
          <w:p w:rsidRPr="00CC0718" w:rsidR="00C71DC8" w:rsidP="00244814" w:rsidRDefault="00C71DC8" w14:paraId="33BE84A6" w14:textId="77777777">
            <w:pPr>
              <w:rPr>
                <w:b/>
                <w:color w:val="5C83B4"/>
                <w:spacing w:val="-2"/>
                <w:sz w:val="24"/>
              </w:rPr>
            </w:pPr>
            <w:r w:rsidRPr="00CC0718">
              <w:rPr>
                <w:b/>
                <w:color w:val="5C83B4"/>
                <w:spacing w:val="-2"/>
                <w:sz w:val="24"/>
              </w:rPr>
              <w:t>Nickname:</w:t>
            </w:r>
          </w:p>
        </w:tc>
        <w:tc>
          <w:tcPr>
            <w:tcW w:w="8912" w:type="dxa"/>
            <w:gridSpan w:val="7"/>
            <w:vMerge w:val="restart"/>
            <w:shd w:val="clear" w:color="auto" w:fill="FFFFFF" w:themeFill="background1"/>
            <w:tcMar/>
          </w:tcPr>
          <w:p w:rsidRPr="00CC0718" w:rsidR="00C71DC8" w:rsidP="00244814" w:rsidRDefault="00C71DC8" w14:paraId="2EF3A1C8" w14:textId="77777777">
            <w:pPr>
              <w:rPr>
                <w:b/>
                <w:color w:val="5C83B4"/>
                <w:spacing w:val="-2"/>
                <w:sz w:val="24"/>
              </w:rPr>
            </w:pPr>
            <w:r w:rsidRPr="00CC0718">
              <w:rPr>
                <w:b/>
                <w:color w:val="5C83B4"/>
                <w:spacing w:val="-2"/>
                <w:sz w:val="24"/>
              </w:rPr>
              <w:t>Codes\\AXIAL CODE\\Q7 a- Role of Marketing to achieve the tasks\SOCIAL MEDIA ENGAGEMENT</w:t>
            </w:r>
          </w:p>
        </w:tc>
      </w:tr>
      <w:tr w:rsidRPr="00CC0718" w:rsidR="00C71DC8" w:rsidTr="3A33D0EC" w14:paraId="09CB8E06" w14:textId="77777777">
        <w:trPr>
          <w:trHeight w:val="445" w:hRule="exact"/>
        </w:trPr>
        <w:tc>
          <w:tcPr>
            <w:tcW w:w="1805" w:type="dxa"/>
            <w:shd w:val="clear" w:color="auto" w:fill="FFFFFF" w:themeFill="background1"/>
            <w:tcMar/>
          </w:tcPr>
          <w:p w:rsidRPr="00CC0718" w:rsidR="00C71DC8" w:rsidP="00244814" w:rsidRDefault="00C71DC8" w14:paraId="2DF258F7" w14:textId="77777777">
            <w:pPr>
              <w:rPr>
                <w:b/>
                <w:color w:val="5C83B4"/>
                <w:spacing w:val="-2"/>
                <w:sz w:val="24"/>
              </w:rPr>
            </w:pPr>
            <w:r w:rsidRPr="00CC0718">
              <w:rPr>
                <w:b/>
                <w:color w:val="5C83B4"/>
                <w:spacing w:val="-2"/>
                <w:sz w:val="24"/>
              </w:rPr>
              <w:t>Classification:</w:t>
            </w:r>
          </w:p>
        </w:tc>
        <w:tc>
          <w:tcPr>
            <w:tcW w:w="8912" w:type="dxa"/>
            <w:gridSpan w:val="7"/>
            <w:vMerge/>
            <w:tcMar/>
          </w:tcPr>
          <w:p w:rsidRPr="00CC0718" w:rsidR="00C71DC8" w:rsidP="00244814" w:rsidRDefault="00C71DC8" w14:paraId="454BD8DE" w14:textId="77777777"/>
        </w:tc>
      </w:tr>
      <w:tr w:rsidRPr="00CC0718" w:rsidR="00C71DC8" w:rsidTr="3A33D0EC" w14:paraId="05106D22" w14:textId="77777777">
        <w:trPr>
          <w:trHeight w:val="458" w:hRule="exact"/>
        </w:trPr>
        <w:tc>
          <w:tcPr>
            <w:tcW w:w="1805" w:type="dxa"/>
            <w:shd w:val="clear" w:color="auto" w:fill="FFFFFF" w:themeFill="background1"/>
            <w:tcMar/>
          </w:tcPr>
          <w:p w:rsidRPr="00CC0718" w:rsidR="00C71DC8" w:rsidP="00244814" w:rsidRDefault="00C71DC8" w14:paraId="611439B2" w14:textId="77777777">
            <w:pPr>
              <w:rPr>
                <w:b/>
                <w:color w:val="5C83B4"/>
                <w:spacing w:val="-2"/>
                <w:sz w:val="24"/>
              </w:rPr>
            </w:pPr>
            <w:r w:rsidRPr="00CC0718">
              <w:rPr>
                <w:b/>
                <w:color w:val="5C83B4"/>
                <w:spacing w:val="-2"/>
                <w:sz w:val="24"/>
              </w:rPr>
              <w:t>Aggregated:</w:t>
            </w:r>
          </w:p>
        </w:tc>
        <w:tc>
          <w:tcPr>
            <w:tcW w:w="8912" w:type="dxa"/>
            <w:gridSpan w:val="7"/>
            <w:shd w:val="clear" w:color="auto" w:fill="FFFFFF" w:themeFill="background1"/>
            <w:tcMar/>
          </w:tcPr>
          <w:p w:rsidRPr="00CC0718" w:rsidR="00C71DC8" w:rsidP="00244814" w:rsidRDefault="00C71DC8" w14:paraId="5FF6405F" w14:textId="77777777">
            <w:pPr>
              <w:rPr>
                <w:b/>
                <w:color w:val="5C83B4"/>
                <w:spacing w:val="-2"/>
                <w:sz w:val="24"/>
              </w:rPr>
            </w:pPr>
            <w:r w:rsidRPr="00CC0718">
              <w:rPr>
                <w:b/>
                <w:color w:val="5C83B4"/>
                <w:spacing w:val="-2"/>
                <w:sz w:val="24"/>
              </w:rPr>
              <w:t>No</w:t>
            </w:r>
          </w:p>
        </w:tc>
      </w:tr>
      <w:tr w:rsidRPr="00CC0718" w:rsidR="00C71DC8" w:rsidTr="3A33D0EC" w14:paraId="40166D41" w14:textId="77777777">
        <w:trPr>
          <w:trHeight w:val="330" w:hRule="exact"/>
        </w:trPr>
        <w:tc>
          <w:tcPr>
            <w:tcW w:w="3381" w:type="dxa"/>
            <w:gridSpan w:val="2"/>
            <w:tcBorders>
              <w:bottom w:val="single" w:color="8FB6EA" w:sz="5" w:space="0"/>
            </w:tcBorders>
            <w:shd w:val="clear" w:color="auto" w:fill="FFFFFF" w:themeFill="background1"/>
            <w:tcMar/>
          </w:tcPr>
          <w:p w:rsidRPr="00CC0718" w:rsidR="00C71DC8" w:rsidP="00244814" w:rsidRDefault="00C71DC8" w14:paraId="6237650D" w14:textId="77777777">
            <w:pPr>
              <w:rPr>
                <w:color w:val="000000"/>
                <w:spacing w:val="-2"/>
                <w:sz w:val="18"/>
              </w:rPr>
            </w:pPr>
            <w:r w:rsidRPr="00CC0718">
              <w:rPr>
                <w:color w:val="000000"/>
                <w:spacing w:val="-2"/>
                <w:sz w:val="18"/>
              </w:rPr>
              <w:t>Document</w:t>
            </w:r>
          </w:p>
        </w:tc>
        <w:tc>
          <w:tcPr>
            <w:tcW w:w="1132" w:type="dxa"/>
            <w:tcBorders>
              <w:bottom w:val="single" w:color="8FB6EA" w:sz="5" w:space="0"/>
            </w:tcBorders>
            <w:shd w:val="clear" w:color="auto" w:fill="FFFFFF" w:themeFill="background1"/>
            <w:tcMar/>
          </w:tcPr>
          <w:p w:rsidRPr="00CC0718" w:rsidR="00C71DC8" w:rsidP="00244814" w:rsidRDefault="00C71DC8" w14:paraId="022C8A4E" w14:textId="77777777">
            <w:pPr>
              <w:rPr>
                <w:color w:val="000000"/>
                <w:spacing w:val="-2"/>
                <w:sz w:val="18"/>
              </w:rPr>
            </w:pPr>
            <w:r w:rsidRPr="00CC0718">
              <w:rPr>
                <w:color w:val="000000"/>
                <w:spacing w:val="-2"/>
                <w:sz w:val="18"/>
              </w:rPr>
              <w:t>1</w:t>
            </w:r>
          </w:p>
        </w:tc>
        <w:tc>
          <w:tcPr>
            <w:tcW w:w="1576" w:type="dxa"/>
            <w:gridSpan w:val="2"/>
            <w:tcBorders>
              <w:bottom w:val="single" w:color="8FB6EA" w:sz="5" w:space="0"/>
            </w:tcBorders>
            <w:shd w:val="clear" w:color="auto" w:fill="FFFFFF" w:themeFill="background1"/>
            <w:tcMar/>
          </w:tcPr>
          <w:p w:rsidRPr="00CC0718" w:rsidR="00C71DC8" w:rsidP="00244814" w:rsidRDefault="00C71DC8" w14:paraId="01C27901" w14:textId="77777777">
            <w:pPr>
              <w:rPr>
                <w:color w:val="000000"/>
                <w:spacing w:val="-2"/>
                <w:sz w:val="18"/>
              </w:rPr>
            </w:pPr>
            <w:r w:rsidRPr="00CC0718">
              <w:rPr>
                <w:color w:val="000000"/>
                <w:spacing w:val="-2"/>
                <w:sz w:val="18"/>
              </w:rPr>
              <w:t>3</w:t>
            </w:r>
          </w:p>
        </w:tc>
        <w:tc>
          <w:tcPr>
            <w:tcW w:w="1362" w:type="dxa"/>
            <w:tcBorders>
              <w:bottom w:val="single" w:color="8FB6EA" w:sz="5" w:space="0"/>
            </w:tcBorders>
            <w:shd w:val="clear" w:color="auto" w:fill="FFFFFF" w:themeFill="background1"/>
            <w:tcMar/>
          </w:tcPr>
          <w:p w:rsidRPr="00CC0718" w:rsidR="00C71DC8" w:rsidP="00244814" w:rsidRDefault="00C71DC8" w14:paraId="1CA8C45B" w14:textId="77777777">
            <w:pPr>
              <w:rPr>
                <w:color w:val="000000"/>
                <w:spacing w:val="-2"/>
                <w:sz w:val="18"/>
              </w:rPr>
            </w:pPr>
            <w:r w:rsidRPr="00CC0718">
              <w:rPr>
                <w:color w:val="000000"/>
                <w:spacing w:val="-2"/>
                <w:sz w:val="18"/>
              </w:rPr>
              <w:t>32</w:t>
            </w:r>
          </w:p>
        </w:tc>
        <w:tc>
          <w:tcPr>
            <w:tcW w:w="1690" w:type="dxa"/>
            <w:tcBorders>
              <w:bottom w:val="single" w:color="8FB6EA" w:sz="5" w:space="0"/>
            </w:tcBorders>
            <w:shd w:val="clear" w:color="auto" w:fill="FFFFFF" w:themeFill="background1"/>
            <w:tcMar/>
          </w:tcPr>
          <w:p w:rsidRPr="00CC0718" w:rsidR="00C71DC8" w:rsidP="00244814" w:rsidRDefault="00C71DC8" w14:paraId="118188E2" w14:textId="77777777">
            <w:pPr>
              <w:rPr>
                <w:color w:val="000000"/>
                <w:spacing w:val="-2"/>
                <w:sz w:val="18"/>
              </w:rPr>
            </w:pPr>
            <w:r w:rsidRPr="00CC0718">
              <w:rPr>
                <w:color w:val="000000"/>
                <w:spacing w:val="-2"/>
                <w:sz w:val="18"/>
              </w:rPr>
              <w:t>3</w:t>
            </w:r>
          </w:p>
        </w:tc>
        <w:tc>
          <w:tcPr>
            <w:tcW w:w="1576" w:type="dxa"/>
            <w:tcBorders>
              <w:bottom w:val="single" w:color="8FB6EA" w:sz="5" w:space="0"/>
            </w:tcBorders>
            <w:shd w:val="clear" w:color="auto" w:fill="FFFFFF" w:themeFill="background1"/>
            <w:tcMar/>
          </w:tcPr>
          <w:p w:rsidRPr="00CC0718" w:rsidR="00C71DC8" w:rsidP="00244814" w:rsidRDefault="00C71DC8" w14:paraId="316D1048" w14:textId="77777777">
            <w:pPr>
              <w:rPr>
                <w:color w:val="000000"/>
                <w:spacing w:val="-2"/>
                <w:sz w:val="18"/>
              </w:rPr>
            </w:pPr>
          </w:p>
        </w:tc>
      </w:tr>
      <w:tr w:rsidRPr="00CC0718" w:rsidR="00C71DC8" w:rsidTr="3A33D0EC" w14:paraId="7C98A8ED" w14:textId="77777777">
        <w:trPr>
          <w:trHeight w:val="458" w:hRule="exact"/>
        </w:trPr>
        <w:tc>
          <w:tcPr>
            <w:tcW w:w="10717" w:type="dxa"/>
            <w:gridSpan w:val="8"/>
            <w:tcBorders>
              <w:top w:val="single" w:color="8FB6EA" w:sz="5" w:space="0"/>
            </w:tcBorders>
            <w:tcMar/>
          </w:tcPr>
          <w:p w:rsidRPr="00CC0718" w:rsidR="00C71DC8" w:rsidP="00244814" w:rsidRDefault="00C71DC8" w14:paraId="376A1AF3" w14:textId="77777777"/>
        </w:tc>
      </w:tr>
      <w:tr w:rsidRPr="00CC0718" w:rsidR="00C71DC8" w:rsidTr="3A33D0EC" w14:paraId="0E28E3AD" w14:textId="77777777">
        <w:trPr>
          <w:trHeight w:val="330" w:hRule="exact"/>
        </w:trPr>
        <w:tc>
          <w:tcPr>
            <w:tcW w:w="10717" w:type="dxa"/>
            <w:gridSpan w:val="8"/>
            <w:shd w:val="clear" w:color="auto" w:fill="FFFFFF" w:themeFill="background1"/>
            <w:tcMar/>
          </w:tcPr>
          <w:p w:rsidRPr="00CC0718" w:rsidR="00C71DC8" w:rsidP="00244814" w:rsidRDefault="00C71DC8" w14:paraId="07958556" w14:textId="77777777">
            <w:pPr>
              <w:rPr>
                <w:b/>
                <w:color w:val="5C83B4"/>
                <w:spacing w:val="-2"/>
                <w:sz w:val="24"/>
              </w:rPr>
            </w:pPr>
          </w:p>
        </w:tc>
      </w:tr>
      <w:tr w:rsidRPr="00CC0718" w:rsidR="00C71DC8" w:rsidTr="3A33D0EC" w14:paraId="7C90973E" w14:textId="77777777">
        <w:trPr>
          <w:trHeight w:val="458" w:hRule="exact"/>
        </w:trPr>
        <w:tc>
          <w:tcPr>
            <w:tcW w:w="1805" w:type="dxa"/>
            <w:shd w:val="clear" w:color="auto" w:fill="FFFFFF" w:themeFill="background1"/>
            <w:tcMar/>
          </w:tcPr>
          <w:p w:rsidRPr="00CC0718" w:rsidR="00C71DC8" w:rsidP="00244814" w:rsidRDefault="00C71DC8" w14:paraId="51B31680" w14:textId="77777777">
            <w:pPr>
              <w:rPr>
                <w:b/>
                <w:color w:val="5C83B4"/>
                <w:spacing w:val="-2"/>
                <w:sz w:val="24"/>
              </w:rPr>
            </w:pPr>
            <w:r w:rsidRPr="00CC0718">
              <w:rPr>
                <w:b/>
                <w:color w:val="5C83B4"/>
                <w:spacing w:val="-2"/>
                <w:sz w:val="24"/>
              </w:rPr>
              <w:t>Nickname:</w:t>
            </w:r>
          </w:p>
        </w:tc>
        <w:tc>
          <w:tcPr>
            <w:tcW w:w="8912" w:type="dxa"/>
            <w:gridSpan w:val="7"/>
            <w:vMerge w:val="restart"/>
            <w:shd w:val="clear" w:color="auto" w:fill="FFFFFF" w:themeFill="background1"/>
            <w:tcMar/>
          </w:tcPr>
          <w:p w:rsidRPr="00CC0718" w:rsidR="00C71DC8" w:rsidP="00244814" w:rsidRDefault="00C71DC8" w14:paraId="5E72FE3F" w14:textId="77777777">
            <w:pPr>
              <w:rPr>
                <w:b/>
                <w:color w:val="5C83B4"/>
                <w:spacing w:val="-2"/>
                <w:sz w:val="24"/>
              </w:rPr>
            </w:pPr>
            <w:r w:rsidRPr="00CC0718">
              <w:rPr>
                <w:b/>
                <w:color w:val="5C83B4"/>
                <w:spacing w:val="-2"/>
                <w:sz w:val="24"/>
              </w:rPr>
              <w:t>Codes\\AXIAL CODE\\Q7 b- Examples of marketing activities</w:t>
            </w:r>
          </w:p>
        </w:tc>
      </w:tr>
      <w:tr w:rsidRPr="00CC0718" w:rsidR="00C71DC8" w:rsidTr="3A33D0EC" w14:paraId="565180BE" w14:textId="77777777">
        <w:trPr>
          <w:trHeight w:val="444" w:hRule="exact"/>
        </w:trPr>
        <w:tc>
          <w:tcPr>
            <w:tcW w:w="1805" w:type="dxa"/>
            <w:shd w:val="clear" w:color="auto" w:fill="FFFFFF" w:themeFill="background1"/>
            <w:tcMar/>
          </w:tcPr>
          <w:p w:rsidRPr="00CC0718" w:rsidR="00C71DC8" w:rsidP="00244814" w:rsidRDefault="00C71DC8" w14:paraId="520715FD" w14:textId="77777777">
            <w:pPr>
              <w:rPr>
                <w:b/>
                <w:color w:val="5C83B4"/>
                <w:spacing w:val="-2"/>
                <w:sz w:val="24"/>
              </w:rPr>
            </w:pPr>
            <w:r w:rsidRPr="00CC0718">
              <w:rPr>
                <w:b/>
                <w:color w:val="5C83B4"/>
                <w:spacing w:val="-2"/>
                <w:sz w:val="24"/>
              </w:rPr>
              <w:t>Classification:</w:t>
            </w:r>
          </w:p>
        </w:tc>
        <w:tc>
          <w:tcPr>
            <w:tcW w:w="8912" w:type="dxa"/>
            <w:gridSpan w:val="7"/>
            <w:vMerge/>
            <w:tcMar/>
          </w:tcPr>
          <w:p w:rsidRPr="00CC0718" w:rsidR="00C71DC8" w:rsidP="00244814" w:rsidRDefault="00C71DC8" w14:paraId="74E37D79" w14:textId="77777777"/>
        </w:tc>
      </w:tr>
      <w:tr w:rsidRPr="00CC0718" w:rsidR="00C71DC8" w:rsidTr="3A33D0EC" w14:paraId="0ED86F38" w14:textId="77777777">
        <w:trPr>
          <w:trHeight w:val="459" w:hRule="exact"/>
        </w:trPr>
        <w:tc>
          <w:tcPr>
            <w:tcW w:w="1805" w:type="dxa"/>
            <w:shd w:val="clear" w:color="auto" w:fill="FFFFFF" w:themeFill="background1"/>
            <w:tcMar/>
          </w:tcPr>
          <w:p w:rsidRPr="00CC0718" w:rsidR="00C71DC8" w:rsidP="00244814" w:rsidRDefault="00C71DC8" w14:paraId="0FC4E78C" w14:textId="77777777">
            <w:pPr>
              <w:rPr>
                <w:b/>
                <w:color w:val="5C83B4"/>
                <w:spacing w:val="-2"/>
                <w:sz w:val="24"/>
              </w:rPr>
            </w:pPr>
            <w:r w:rsidRPr="00CC0718">
              <w:rPr>
                <w:b/>
                <w:color w:val="5C83B4"/>
                <w:spacing w:val="-2"/>
                <w:sz w:val="24"/>
              </w:rPr>
              <w:t>Aggregated:</w:t>
            </w:r>
          </w:p>
        </w:tc>
        <w:tc>
          <w:tcPr>
            <w:tcW w:w="8912" w:type="dxa"/>
            <w:gridSpan w:val="7"/>
            <w:shd w:val="clear" w:color="auto" w:fill="FFFFFF" w:themeFill="background1"/>
            <w:tcMar/>
          </w:tcPr>
          <w:p w:rsidRPr="00CC0718" w:rsidR="00C71DC8" w:rsidP="00244814" w:rsidRDefault="00C71DC8" w14:paraId="0FF39644" w14:textId="77777777">
            <w:pPr>
              <w:rPr>
                <w:b/>
                <w:color w:val="5C83B4"/>
                <w:spacing w:val="-2"/>
                <w:sz w:val="24"/>
              </w:rPr>
            </w:pPr>
            <w:r w:rsidRPr="00CC0718">
              <w:rPr>
                <w:b/>
                <w:color w:val="5C83B4"/>
                <w:spacing w:val="-2"/>
                <w:sz w:val="24"/>
              </w:rPr>
              <w:t>Yes</w:t>
            </w:r>
          </w:p>
        </w:tc>
      </w:tr>
      <w:tr w:rsidRPr="00CC0718" w:rsidR="00C71DC8" w:rsidTr="3A33D0EC" w14:paraId="3FED3F90" w14:textId="77777777">
        <w:trPr>
          <w:trHeight w:val="344" w:hRule="exact"/>
        </w:trPr>
        <w:tc>
          <w:tcPr>
            <w:tcW w:w="3381" w:type="dxa"/>
            <w:gridSpan w:val="2"/>
            <w:tcBorders>
              <w:bottom w:val="single" w:color="8FB6EA" w:sz="5" w:space="0"/>
            </w:tcBorders>
            <w:shd w:val="clear" w:color="auto" w:fill="FFFFFF" w:themeFill="background1"/>
            <w:tcMar/>
          </w:tcPr>
          <w:p w:rsidRPr="00CC0718" w:rsidR="00C71DC8" w:rsidP="00244814" w:rsidRDefault="00C71DC8" w14:paraId="202F79E2" w14:textId="77777777">
            <w:pPr>
              <w:rPr>
                <w:color w:val="000000"/>
                <w:spacing w:val="-2"/>
                <w:sz w:val="18"/>
              </w:rPr>
            </w:pPr>
            <w:r w:rsidRPr="00CC0718">
              <w:rPr>
                <w:color w:val="000000"/>
                <w:spacing w:val="-2"/>
                <w:sz w:val="18"/>
              </w:rPr>
              <w:t>Document</w:t>
            </w:r>
          </w:p>
        </w:tc>
        <w:tc>
          <w:tcPr>
            <w:tcW w:w="1132" w:type="dxa"/>
            <w:tcBorders>
              <w:bottom w:val="single" w:color="8FB6EA" w:sz="5" w:space="0"/>
            </w:tcBorders>
            <w:shd w:val="clear" w:color="auto" w:fill="FFFFFF" w:themeFill="background1"/>
            <w:tcMar/>
          </w:tcPr>
          <w:p w:rsidRPr="00CC0718" w:rsidR="00C71DC8" w:rsidP="00244814" w:rsidRDefault="00C71DC8" w14:paraId="586391F7" w14:textId="77777777">
            <w:pPr>
              <w:rPr>
                <w:color w:val="000000"/>
                <w:spacing w:val="-2"/>
                <w:sz w:val="18"/>
              </w:rPr>
            </w:pPr>
            <w:r w:rsidRPr="00CC0718">
              <w:rPr>
                <w:color w:val="000000"/>
                <w:spacing w:val="-2"/>
                <w:sz w:val="18"/>
              </w:rPr>
              <w:t>8</w:t>
            </w:r>
          </w:p>
        </w:tc>
        <w:tc>
          <w:tcPr>
            <w:tcW w:w="1576" w:type="dxa"/>
            <w:gridSpan w:val="2"/>
            <w:tcBorders>
              <w:bottom w:val="single" w:color="8FB6EA" w:sz="5" w:space="0"/>
            </w:tcBorders>
            <w:shd w:val="clear" w:color="auto" w:fill="FFFFFF" w:themeFill="background1"/>
            <w:tcMar/>
          </w:tcPr>
          <w:p w:rsidRPr="00CC0718" w:rsidR="00C71DC8" w:rsidP="00244814" w:rsidRDefault="00C71DC8" w14:paraId="7EE399C7" w14:textId="77777777">
            <w:pPr>
              <w:rPr>
                <w:color w:val="000000"/>
                <w:spacing w:val="-2"/>
                <w:sz w:val="18"/>
              </w:rPr>
            </w:pPr>
            <w:r w:rsidRPr="00CC0718">
              <w:rPr>
                <w:color w:val="000000"/>
                <w:spacing w:val="-2"/>
                <w:sz w:val="18"/>
              </w:rPr>
              <w:t>44</w:t>
            </w:r>
          </w:p>
        </w:tc>
        <w:tc>
          <w:tcPr>
            <w:tcW w:w="1362" w:type="dxa"/>
            <w:tcBorders>
              <w:bottom w:val="single" w:color="8FB6EA" w:sz="5" w:space="0"/>
            </w:tcBorders>
            <w:shd w:val="clear" w:color="auto" w:fill="FFFFFF" w:themeFill="background1"/>
            <w:tcMar/>
          </w:tcPr>
          <w:p w:rsidRPr="00CC0718" w:rsidR="00C71DC8" w:rsidP="00244814" w:rsidRDefault="00C71DC8" w14:paraId="7C8F5A74" w14:textId="77777777">
            <w:pPr>
              <w:rPr>
                <w:color w:val="000000"/>
                <w:spacing w:val="-2"/>
                <w:sz w:val="18"/>
              </w:rPr>
            </w:pPr>
            <w:r w:rsidRPr="00CC0718">
              <w:rPr>
                <w:color w:val="000000"/>
                <w:spacing w:val="-2"/>
                <w:sz w:val="18"/>
              </w:rPr>
              <w:t>540</w:t>
            </w:r>
          </w:p>
        </w:tc>
        <w:tc>
          <w:tcPr>
            <w:tcW w:w="1690" w:type="dxa"/>
            <w:tcBorders>
              <w:bottom w:val="single" w:color="8FB6EA" w:sz="5" w:space="0"/>
            </w:tcBorders>
            <w:shd w:val="clear" w:color="auto" w:fill="FFFFFF" w:themeFill="background1"/>
            <w:tcMar/>
          </w:tcPr>
          <w:p w:rsidRPr="00CC0718" w:rsidR="00C71DC8" w:rsidP="00244814" w:rsidRDefault="00C71DC8" w14:paraId="228E1B63" w14:textId="77777777">
            <w:pPr>
              <w:rPr>
                <w:color w:val="000000"/>
                <w:spacing w:val="-2"/>
                <w:sz w:val="18"/>
              </w:rPr>
            </w:pPr>
            <w:r w:rsidRPr="00CC0718">
              <w:rPr>
                <w:color w:val="000000"/>
                <w:spacing w:val="-2"/>
                <w:sz w:val="18"/>
              </w:rPr>
              <w:t>47</w:t>
            </w:r>
          </w:p>
        </w:tc>
        <w:tc>
          <w:tcPr>
            <w:tcW w:w="1576" w:type="dxa"/>
            <w:tcBorders>
              <w:bottom w:val="single" w:color="8FB6EA" w:sz="5" w:space="0"/>
            </w:tcBorders>
            <w:shd w:val="clear" w:color="auto" w:fill="FFFFFF" w:themeFill="background1"/>
            <w:tcMar/>
          </w:tcPr>
          <w:p w:rsidRPr="00CC0718" w:rsidR="00C71DC8" w:rsidP="00244814" w:rsidRDefault="00C71DC8" w14:paraId="40BD798F" w14:textId="77777777">
            <w:pPr>
              <w:rPr>
                <w:color w:val="000000"/>
                <w:spacing w:val="-2"/>
                <w:sz w:val="18"/>
              </w:rPr>
            </w:pPr>
          </w:p>
        </w:tc>
      </w:tr>
      <w:tr w:rsidRPr="00CC0718" w:rsidR="00C71DC8" w:rsidTr="3A33D0EC" w14:paraId="69DDB76D" w14:textId="77777777">
        <w:trPr>
          <w:trHeight w:val="444" w:hRule="exact"/>
        </w:trPr>
        <w:tc>
          <w:tcPr>
            <w:tcW w:w="10717" w:type="dxa"/>
            <w:gridSpan w:val="8"/>
            <w:tcBorders>
              <w:top w:val="single" w:color="8FB6EA" w:sz="5" w:space="0"/>
            </w:tcBorders>
            <w:tcMar/>
          </w:tcPr>
          <w:p w:rsidRPr="00CC0718" w:rsidR="00C71DC8" w:rsidP="00244814" w:rsidRDefault="00C71DC8" w14:paraId="0BAC3E46" w14:textId="77777777"/>
        </w:tc>
      </w:tr>
      <w:tr w:rsidRPr="00CC0718" w:rsidR="00C71DC8" w:rsidTr="3A33D0EC" w14:paraId="27F75644" w14:textId="77777777">
        <w:trPr>
          <w:trHeight w:val="344" w:hRule="exact"/>
        </w:trPr>
        <w:tc>
          <w:tcPr>
            <w:tcW w:w="10717" w:type="dxa"/>
            <w:gridSpan w:val="8"/>
            <w:shd w:val="clear" w:color="auto" w:fill="FFFFFF" w:themeFill="background1"/>
            <w:tcMar/>
          </w:tcPr>
          <w:p w:rsidRPr="00CC0718" w:rsidR="00C71DC8" w:rsidP="00244814" w:rsidRDefault="00C71DC8" w14:paraId="79D2D30B" w14:textId="77777777">
            <w:pPr>
              <w:rPr>
                <w:b/>
                <w:color w:val="5C83B4"/>
                <w:spacing w:val="-2"/>
                <w:sz w:val="24"/>
              </w:rPr>
            </w:pPr>
          </w:p>
        </w:tc>
      </w:tr>
      <w:tr w:rsidRPr="00CC0718" w:rsidR="00C71DC8" w:rsidTr="3A33D0EC" w14:paraId="666C7E21" w14:textId="77777777">
        <w:trPr>
          <w:trHeight w:val="444" w:hRule="exact"/>
        </w:trPr>
        <w:tc>
          <w:tcPr>
            <w:tcW w:w="1805" w:type="dxa"/>
            <w:shd w:val="clear" w:color="auto" w:fill="FFFFFF" w:themeFill="background1"/>
            <w:tcMar/>
          </w:tcPr>
          <w:p w:rsidRPr="00CC0718" w:rsidR="00C71DC8" w:rsidP="00244814" w:rsidRDefault="00C71DC8" w14:paraId="56B53F8D" w14:textId="77777777">
            <w:pPr>
              <w:rPr>
                <w:b/>
                <w:color w:val="5C83B4"/>
                <w:spacing w:val="-2"/>
                <w:sz w:val="24"/>
              </w:rPr>
            </w:pPr>
            <w:r w:rsidRPr="00CC0718">
              <w:rPr>
                <w:b/>
                <w:color w:val="5C83B4"/>
                <w:spacing w:val="-2"/>
                <w:sz w:val="24"/>
              </w:rPr>
              <w:t>Nickname:</w:t>
            </w:r>
          </w:p>
        </w:tc>
        <w:tc>
          <w:tcPr>
            <w:tcW w:w="8912" w:type="dxa"/>
            <w:gridSpan w:val="7"/>
            <w:vMerge w:val="restart"/>
            <w:shd w:val="clear" w:color="auto" w:fill="FFFFFF" w:themeFill="background1"/>
            <w:tcMar/>
          </w:tcPr>
          <w:p w:rsidRPr="00CC0718" w:rsidR="00C71DC8" w:rsidP="00244814" w:rsidRDefault="00C71DC8" w14:paraId="0253DDB1" w14:textId="77777777">
            <w:pPr>
              <w:rPr>
                <w:b/>
                <w:color w:val="5C83B4"/>
                <w:spacing w:val="-2"/>
                <w:sz w:val="24"/>
              </w:rPr>
            </w:pPr>
            <w:r w:rsidRPr="00CC0718">
              <w:rPr>
                <w:b/>
                <w:color w:val="5C83B4"/>
                <w:spacing w:val="-2"/>
                <w:sz w:val="24"/>
              </w:rPr>
              <w:t>Codes\\AXIAL CODE\\Q7 b- Examples of marketing activities\CAMPUS PRESENCE AND PHYSICAL OUTREACH</w:t>
            </w:r>
          </w:p>
        </w:tc>
      </w:tr>
      <w:tr w:rsidRPr="00CC0718" w:rsidR="00C71DC8" w:rsidTr="3A33D0EC" w14:paraId="71734D36" w14:textId="77777777">
        <w:trPr>
          <w:trHeight w:val="458" w:hRule="exact"/>
        </w:trPr>
        <w:tc>
          <w:tcPr>
            <w:tcW w:w="1805" w:type="dxa"/>
            <w:shd w:val="clear" w:color="auto" w:fill="FFFFFF" w:themeFill="background1"/>
            <w:tcMar/>
          </w:tcPr>
          <w:p w:rsidRPr="00CC0718" w:rsidR="00C71DC8" w:rsidP="00244814" w:rsidRDefault="00C71DC8" w14:paraId="6B2FA5FC" w14:textId="77777777">
            <w:pPr>
              <w:rPr>
                <w:b/>
                <w:color w:val="5C83B4"/>
                <w:spacing w:val="-2"/>
                <w:sz w:val="24"/>
              </w:rPr>
            </w:pPr>
            <w:r w:rsidRPr="00CC0718">
              <w:rPr>
                <w:b/>
                <w:color w:val="5C83B4"/>
                <w:spacing w:val="-2"/>
                <w:sz w:val="24"/>
              </w:rPr>
              <w:t>Classification:</w:t>
            </w:r>
          </w:p>
        </w:tc>
        <w:tc>
          <w:tcPr>
            <w:tcW w:w="8912" w:type="dxa"/>
            <w:gridSpan w:val="7"/>
            <w:vMerge/>
            <w:tcMar/>
          </w:tcPr>
          <w:p w:rsidRPr="00CC0718" w:rsidR="00C71DC8" w:rsidP="00244814" w:rsidRDefault="00C71DC8" w14:paraId="1DFF97E7" w14:textId="77777777"/>
        </w:tc>
      </w:tr>
      <w:tr w:rsidRPr="00CC0718" w:rsidR="00C71DC8" w:rsidTr="3A33D0EC" w14:paraId="7FEC3A75" w14:textId="77777777">
        <w:trPr>
          <w:trHeight w:val="445" w:hRule="exact"/>
        </w:trPr>
        <w:tc>
          <w:tcPr>
            <w:tcW w:w="1805" w:type="dxa"/>
            <w:shd w:val="clear" w:color="auto" w:fill="FFFFFF" w:themeFill="background1"/>
            <w:tcMar/>
          </w:tcPr>
          <w:p w:rsidRPr="00CC0718" w:rsidR="00C71DC8" w:rsidP="00244814" w:rsidRDefault="00C71DC8" w14:paraId="6F65F7B7" w14:textId="77777777">
            <w:pPr>
              <w:rPr>
                <w:b/>
                <w:color w:val="5C83B4"/>
                <w:spacing w:val="-2"/>
                <w:sz w:val="24"/>
              </w:rPr>
            </w:pPr>
            <w:r w:rsidRPr="00CC0718">
              <w:rPr>
                <w:b/>
                <w:color w:val="5C83B4"/>
                <w:spacing w:val="-2"/>
                <w:sz w:val="24"/>
              </w:rPr>
              <w:t>Aggregated:</w:t>
            </w:r>
          </w:p>
        </w:tc>
        <w:tc>
          <w:tcPr>
            <w:tcW w:w="8912" w:type="dxa"/>
            <w:gridSpan w:val="7"/>
            <w:shd w:val="clear" w:color="auto" w:fill="FFFFFF" w:themeFill="background1"/>
            <w:tcMar/>
          </w:tcPr>
          <w:p w:rsidRPr="00CC0718" w:rsidR="00C71DC8" w:rsidP="00244814" w:rsidRDefault="00C71DC8" w14:paraId="35DD2549" w14:textId="77777777">
            <w:pPr>
              <w:rPr>
                <w:b/>
                <w:color w:val="5C83B4"/>
                <w:spacing w:val="-2"/>
                <w:sz w:val="24"/>
              </w:rPr>
            </w:pPr>
            <w:r w:rsidRPr="00CC0718">
              <w:rPr>
                <w:b/>
                <w:color w:val="5C83B4"/>
                <w:spacing w:val="-2"/>
                <w:sz w:val="24"/>
              </w:rPr>
              <w:t>Yes</w:t>
            </w:r>
          </w:p>
        </w:tc>
      </w:tr>
      <w:tr w:rsidRPr="00CC0718" w:rsidR="00C71DC8" w:rsidTr="3A33D0EC" w14:paraId="122CBEC5" w14:textId="77777777">
        <w:trPr>
          <w:trHeight w:val="343" w:hRule="exact"/>
        </w:trPr>
        <w:tc>
          <w:tcPr>
            <w:tcW w:w="3381" w:type="dxa"/>
            <w:gridSpan w:val="2"/>
            <w:tcBorders>
              <w:bottom w:val="single" w:color="8FB6EA" w:sz="5" w:space="0"/>
            </w:tcBorders>
            <w:shd w:val="clear" w:color="auto" w:fill="FFFFFF" w:themeFill="background1"/>
            <w:tcMar/>
          </w:tcPr>
          <w:p w:rsidRPr="00CC0718" w:rsidR="00C71DC8" w:rsidP="00244814" w:rsidRDefault="00C71DC8" w14:paraId="248B8BA6" w14:textId="77777777">
            <w:pPr>
              <w:rPr>
                <w:color w:val="000000"/>
                <w:spacing w:val="-2"/>
                <w:sz w:val="18"/>
              </w:rPr>
            </w:pPr>
            <w:r w:rsidRPr="00CC0718">
              <w:rPr>
                <w:color w:val="000000"/>
                <w:spacing w:val="-2"/>
                <w:sz w:val="18"/>
              </w:rPr>
              <w:t>Document</w:t>
            </w:r>
          </w:p>
        </w:tc>
        <w:tc>
          <w:tcPr>
            <w:tcW w:w="1132" w:type="dxa"/>
            <w:tcBorders>
              <w:bottom w:val="single" w:color="8FB6EA" w:sz="5" w:space="0"/>
            </w:tcBorders>
            <w:shd w:val="clear" w:color="auto" w:fill="FFFFFF" w:themeFill="background1"/>
            <w:tcMar/>
          </w:tcPr>
          <w:p w:rsidRPr="00CC0718" w:rsidR="00C71DC8" w:rsidP="00244814" w:rsidRDefault="00C71DC8" w14:paraId="18791D6C" w14:textId="77777777">
            <w:pPr>
              <w:rPr>
                <w:color w:val="000000"/>
                <w:spacing w:val="-2"/>
                <w:sz w:val="18"/>
              </w:rPr>
            </w:pPr>
            <w:r w:rsidRPr="00CC0718">
              <w:rPr>
                <w:color w:val="000000"/>
                <w:spacing w:val="-2"/>
                <w:sz w:val="18"/>
              </w:rPr>
              <w:t>3</w:t>
            </w:r>
          </w:p>
        </w:tc>
        <w:tc>
          <w:tcPr>
            <w:tcW w:w="1576" w:type="dxa"/>
            <w:gridSpan w:val="2"/>
            <w:tcBorders>
              <w:bottom w:val="single" w:color="8FB6EA" w:sz="5" w:space="0"/>
            </w:tcBorders>
            <w:shd w:val="clear" w:color="auto" w:fill="FFFFFF" w:themeFill="background1"/>
            <w:tcMar/>
          </w:tcPr>
          <w:p w:rsidRPr="00CC0718" w:rsidR="00C71DC8" w:rsidP="00244814" w:rsidRDefault="00C71DC8" w14:paraId="796A81F6" w14:textId="77777777">
            <w:pPr>
              <w:rPr>
                <w:color w:val="000000"/>
                <w:spacing w:val="-2"/>
                <w:sz w:val="18"/>
              </w:rPr>
            </w:pPr>
            <w:r w:rsidRPr="00CC0718">
              <w:rPr>
                <w:color w:val="000000"/>
                <w:spacing w:val="-2"/>
                <w:sz w:val="18"/>
              </w:rPr>
              <w:t>8</w:t>
            </w:r>
          </w:p>
        </w:tc>
        <w:tc>
          <w:tcPr>
            <w:tcW w:w="1362" w:type="dxa"/>
            <w:tcBorders>
              <w:bottom w:val="single" w:color="8FB6EA" w:sz="5" w:space="0"/>
            </w:tcBorders>
            <w:shd w:val="clear" w:color="auto" w:fill="FFFFFF" w:themeFill="background1"/>
            <w:tcMar/>
          </w:tcPr>
          <w:p w:rsidRPr="00CC0718" w:rsidR="00C71DC8" w:rsidP="00244814" w:rsidRDefault="00C71DC8" w14:paraId="0608B062" w14:textId="77777777">
            <w:pPr>
              <w:rPr>
                <w:color w:val="000000"/>
                <w:spacing w:val="-2"/>
                <w:sz w:val="18"/>
              </w:rPr>
            </w:pPr>
            <w:r w:rsidRPr="00CC0718">
              <w:rPr>
                <w:color w:val="000000"/>
                <w:spacing w:val="-2"/>
                <w:sz w:val="18"/>
              </w:rPr>
              <w:t>87</w:t>
            </w:r>
          </w:p>
        </w:tc>
        <w:tc>
          <w:tcPr>
            <w:tcW w:w="1690" w:type="dxa"/>
            <w:tcBorders>
              <w:bottom w:val="single" w:color="8FB6EA" w:sz="5" w:space="0"/>
            </w:tcBorders>
            <w:shd w:val="clear" w:color="auto" w:fill="FFFFFF" w:themeFill="background1"/>
            <w:tcMar/>
          </w:tcPr>
          <w:p w:rsidRPr="00CC0718" w:rsidR="00C71DC8" w:rsidP="00244814" w:rsidRDefault="00C71DC8" w14:paraId="16635661" w14:textId="77777777">
            <w:pPr>
              <w:rPr>
                <w:color w:val="000000"/>
                <w:spacing w:val="-2"/>
                <w:sz w:val="18"/>
              </w:rPr>
            </w:pPr>
            <w:r w:rsidRPr="00CC0718">
              <w:rPr>
                <w:color w:val="000000"/>
                <w:spacing w:val="-2"/>
                <w:sz w:val="18"/>
              </w:rPr>
              <w:t>8</w:t>
            </w:r>
          </w:p>
        </w:tc>
        <w:tc>
          <w:tcPr>
            <w:tcW w:w="1576" w:type="dxa"/>
            <w:tcBorders>
              <w:bottom w:val="single" w:color="8FB6EA" w:sz="5" w:space="0"/>
            </w:tcBorders>
            <w:shd w:val="clear" w:color="auto" w:fill="FFFFFF" w:themeFill="background1"/>
            <w:tcMar/>
          </w:tcPr>
          <w:p w:rsidRPr="00CC0718" w:rsidR="00C71DC8" w:rsidP="00244814" w:rsidRDefault="00C71DC8" w14:paraId="7BF5723E" w14:textId="77777777">
            <w:pPr>
              <w:rPr>
                <w:color w:val="000000"/>
                <w:spacing w:val="-2"/>
                <w:sz w:val="18"/>
              </w:rPr>
            </w:pPr>
          </w:p>
        </w:tc>
      </w:tr>
      <w:tr w:rsidRPr="00CC0718" w:rsidR="00C71DC8" w:rsidTr="3A33D0EC" w14:paraId="4E001222" w14:textId="77777777">
        <w:trPr>
          <w:trHeight w:val="445" w:hRule="exact"/>
        </w:trPr>
        <w:tc>
          <w:tcPr>
            <w:tcW w:w="10717" w:type="dxa"/>
            <w:gridSpan w:val="8"/>
            <w:tcBorders>
              <w:top w:val="single" w:color="8FB6EA" w:sz="5" w:space="0"/>
            </w:tcBorders>
            <w:tcMar/>
          </w:tcPr>
          <w:p w:rsidRPr="00CC0718" w:rsidR="00C71DC8" w:rsidP="00244814" w:rsidRDefault="00C71DC8" w14:paraId="599F43FC" w14:textId="77777777"/>
        </w:tc>
      </w:tr>
      <w:tr w:rsidRPr="00CC0718" w:rsidR="00C71DC8" w:rsidTr="3A33D0EC" w14:paraId="5347BC32" w14:textId="77777777">
        <w:trPr>
          <w:trHeight w:val="601" w:hRule="exact"/>
        </w:trPr>
        <w:tc>
          <w:tcPr>
            <w:tcW w:w="10717" w:type="dxa"/>
            <w:gridSpan w:val="8"/>
            <w:shd w:val="clear" w:color="auto" w:fill="FFFFFF" w:themeFill="background1"/>
            <w:tcMar/>
          </w:tcPr>
          <w:p w:rsidRPr="00CC0718" w:rsidR="00C71DC8" w:rsidP="00244814" w:rsidRDefault="00C71DC8" w14:paraId="73C4784B" w14:textId="77777777">
            <w:pPr>
              <w:rPr>
                <w:b/>
                <w:color w:val="5C83B4"/>
                <w:spacing w:val="-2"/>
                <w:sz w:val="24"/>
              </w:rPr>
            </w:pPr>
          </w:p>
        </w:tc>
      </w:tr>
      <w:tr w:rsidRPr="00CC0718" w:rsidR="00C71DC8" w:rsidTr="3A33D0EC" w14:paraId="0FA9AA85" w14:textId="77777777">
        <w:trPr>
          <w:trHeight w:val="459" w:hRule="exact"/>
        </w:trPr>
        <w:tc>
          <w:tcPr>
            <w:tcW w:w="1805" w:type="dxa"/>
            <w:shd w:val="clear" w:color="auto" w:fill="FFFFFF" w:themeFill="background1"/>
            <w:tcMar/>
          </w:tcPr>
          <w:p w:rsidRPr="00CC0718" w:rsidR="00C71DC8" w:rsidP="00244814" w:rsidRDefault="00C71DC8" w14:paraId="020BBA09" w14:textId="77777777">
            <w:pPr>
              <w:rPr>
                <w:b/>
                <w:color w:val="5C83B4"/>
                <w:spacing w:val="-2"/>
                <w:sz w:val="24"/>
              </w:rPr>
            </w:pPr>
            <w:r w:rsidRPr="00CC0718">
              <w:rPr>
                <w:b/>
                <w:color w:val="5C83B4"/>
                <w:spacing w:val="-2"/>
                <w:sz w:val="24"/>
              </w:rPr>
              <w:t>Nickname:</w:t>
            </w:r>
          </w:p>
        </w:tc>
        <w:tc>
          <w:tcPr>
            <w:tcW w:w="8912" w:type="dxa"/>
            <w:gridSpan w:val="7"/>
            <w:vMerge w:val="restart"/>
            <w:shd w:val="clear" w:color="auto" w:fill="FFFFFF" w:themeFill="background1"/>
            <w:tcMar/>
          </w:tcPr>
          <w:p w:rsidRPr="00CC0718" w:rsidR="00C71DC8" w:rsidP="00244814" w:rsidRDefault="00C71DC8" w14:paraId="16ECA604" w14:textId="77777777">
            <w:pPr>
              <w:rPr>
                <w:b/>
                <w:color w:val="5C83B4"/>
                <w:spacing w:val="-2"/>
                <w:sz w:val="24"/>
              </w:rPr>
            </w:pPr>
            <w:r w:rsidRPr="00CC0718">
              <w:rPr>
                <w:b/>
                <w:color w:val="5C83B4"/>
                <w:spacing w:val="-2"/>
                <w:sz w:val="24"/>
              </w:rPr>
              <w:t>Codes\\AXIAL CODE\\Q7 b- Examples of marketing activities\CAMPUS PRESENCE AND PHYSICAL OUTREACH\a lot of like we do table sitting for marketing</w:t>
            </w:r>
          </w:p>
        </w:tc>
      </w:tr>
      <w:tr w:rsidRPr="00CC0718" w:rsidR="00C71DC8" w:rsidTr="3A33D0EC" w14:paraId="6C2358DB" w14:textId="77777777">
        <w:trPr>
          <w:trHeight w:val="444" w:hRule="exact"/>
        </w:trPr>
        <w:tc>
          <w:tcPr>
            <w:tcW w:w="1805" w:type="dxa"/>
            <w:shd w:val="clear" w:color="auto" w:fill="FFFFFF" w:themeFill="background1"/>
            <w:tcMar/>
          </w:tcPr>
          <w:p w:rsidRPr="00CC0718" w:rsidR="00C71DC8" w:rsidP="00244814" w:rsidRDefault="00C71DC8" w14:paraId="7AFF6A3C" w14:textId="77777777">
            <w:pPr>
              <w:rPr>
                <w:b/>
                <w:color w:val="5C83B4"/>
                <w:spacing w:val="-2"/>
                <w:sz w:val="24"/>
              </w:rPr>
            </w:pPr>
            <w:r w:rsidRPr="00CC0718">
              <w:rPr>
                <w:b/>
                <w:color w:val="5C83B4"/>
                <w:spacing w:val="-2"/>
                <w:sz w:val="24"/>
              </w:rPr>
              <w:t>Classification:</w:t>
            </w:r>
          </w:p>
        </w:tc>
        <w:tc>
          <w:tcPr>
            <w:tcW w:w="8912" w:type="dxa"/>
            <w:gridSpan w:val="7"/>
            <w:vMerge/>
            <w:tcMar/>
          </w:tcPr>
          <w:p w:rsidRPr="00CC0718" w:rsidR="00C71DC8" w:rsidP="00244814" w:rsidRDefault="00C71DC8" w14:paraId="339B694C" w14:textId="77777777"/>
        </w:tc>
      </w:tr>
      <w:tr w:rsidRPr="00CC0718" w:rsidR="00C71DC8" w:rsidTr="3A33D0EC" w14:paraId="7A68E5E4" w14:textId="77777777">
        <w:trPr>
          <w:trHeight w:val="459" w:hRule="exact"/>
        </w:trPr>
        <w:tc>
          <w:tcPr>
            <w:tcW w:w="1805" w:type="dxa"/>
            <w:shd w:val="clear" w:color="auto" w:fill="FFFFFF" w:themeFill="background1"/>
            <w:tcMar/>
          </w:tcPr>
          <w:p w:rsidRPr="00CC0718" w:rsidR="00C71DC8" w:rsidP="00244814" w:rsidRDefault="00C71DC8" w14:paraId="2314B801" w14:textId="77777777">
            <w:pPr>
              <w:rPr>
                <w:b/>
                <w:color w:val="5C83B4"/>
                <w:spacing w:val="-2"/>
                <w:sz w:val="24"/>
              </w:rPr>
            </w:pPr>
            <w:r w:rsidRPr="00CC0718">
              <w:rPr>
                <w:b/>
                <w:color w:val="5C83B4"/>
                <w:spacing w:val="-2"/>
                <w:sz w:val="24"/>
              </w:rPr>
              <w:t>Aggregated:</w:t>
            </w:r>
          </w:p>
        </w:tc>
        <w:tc>
          <w:tcPr>
            <w:tcW w:w="8912" w:type="dxa"/>
            <w:gridSpan w:val="7"/>
            <w:shd w:val="clear" w:color="auto" w:fill="FFFFFF" w:themeFill="background1"/>
            <w:tcMar/>
          </w:tcPr>
          <w:p w:rsidRPr="00CC0718" w:rsidR="00C71DC8" w:rsidP="00244814" w:rsidRDefault="00C71DC8" w14:paraId="6CE3CE29" w14:textId="77777777">
            <w:pPr>
              <w:rPr>
                <w:b/>
                <w:color w:val="5C83B4"/>
                <w:spacing w:val="-2"/>
                <w:sz w:val="24"/>
              </w:rPr>
            </w:pPr>
            <w:r w:rsidRPr="00CC0718">
              <w:rPr>
                <w:b/>
                <w:color w:val="5C83B4"/>
                <w:spacing w:val="-2"/>
                <w:sz w:val="24"/>
              </w:rPr>
              <w:t>No</w:t>
            </w:r>
          </w:p>
        </w:tc>
      </w:tr>
      <w:tr w:rsidRPr="00CC0718" w:rsidR="00C71DC8" w:rsidTr="3A33D0EC" w14:paraId="259B9720" w14:textId="77777777">
        <w:trPr>
          <w:trHeight w:val="343" w:hRule="exact"/>
        </w:trPr>
        <w:tc>
          <w:tcPr>
            <w:tcW w:w="3381" w:type="dxa"/>
            <w:gridSpan w:val="2"/>
            <w:tcBorders>
              <w:bottom w:val="single" w:color="8FB6EA" w:sz="5" w:space="0"/>
            </w:tcBorders>
            <w:shd w:val="clear" w:color="auto" w:fill="FFFFFF" w:themeFill="background1"/>
            <w:tcMar/>
          </w:tcPr>
          <w:p w:rsidRPr="00CC0718" w:rsidR="00C71DC8" w:rsidP="00244814" w:rsidRDefault="00C71DC8" w14:paraId="2548445B" w14:textId="77777777">
            <w:pPr>
              <w:rPr>
                <w:color w:val="000000"/>
                <w:spacing w:val="-2"/>
                <w:sz w:val="18"/>
              </w:rPr>
            </w:pPr>
            <w:r w:rsidRPr="00CC0718">
              <w:rPr>
                <w:color w:val="000000"/>
                <w:spacing w:val="-2"/>
                <w:sz w:val="18"/>
              </w:rPr>
              <w:t>Document</w:t>
            </w:r>
          </w:p>
        </w:tc>
        <w:tc>
          <w:tcPr>
            <w:tcW w:w="1132" w:type="dxa"/>
            <w:tcBorders>
              <w:bottom w:val="single" w:color="8FB6EA" w:sz="5" w:space="0"/>
            </w:tcBorders>
            <w:shd w:val="clear" w:color="auto" w:fill="FFFFFF" w:themeFill="background1"/>
            <w:tcMar/>
          </w:tcPr>
          <w:p w:rsidRPr="00CC0718" w:rsidR="00C71DC8" w:rsidP="00244814" w:rsidRDefault="00C71DC8" w14:paraId="60731985" w14:textId="77777777">
            <w:pPr>
              <w:rPr>
                <w:color w:val="000000"/>
                <w:spacing w:val="-2"/>
                <w:sz w:val="18"/>
              </w:rPr>
            </w:pPr>
            <w:r w:rsidRPr="00CC0718">
              <w:rPr>
                <w:color w:val="000000"/>
                <w:spacing w:val="-2"/>
                <w:sz w:val="18"/>
              </w:rPr>
              <w:t>1</w:t>
            </w:r>
          </w:p>
        </w:tc>
        <w:tc>
          <w:tcPr>
            <w:tcW w:w="1576" w:type="dxa"/>
            <w:gridSpan w:val="2"/>
            <w:tcBorders>
              <w:bottom w:val="single" w:color="8FB6EA" w:sz="5" w:space="0"/>
            </w:tcBorders>
            <w:shd w:val="clear" w:color="auto" w:fill="FFFFFF" w:themeFill="background1"/>
            <w:tcMar/>
          </w:tcPr>
          <w:p w:rsidRPr="00CC0718" w:rsidR="00C71DC8" w:rsidP="00244814" w:rsidRDefault="00C71DC8" w14:paraId="3AA6E194" w14:textId="77777777">
            <w:pPr>
              <w:rPr>
                <w:color w:val="000000"/>
                <w:spacing w:val="-2"/>
                <w:sz w:val="18"/>
              </w:rPr>
            </w:pPr>
            <w:r w:rsidRPr="00CC0718">
              <w:rPr>
                <w:color w:val="000000"/>
                <w:spacing w:val="-2"/>
                <w:sz w:val="18"/>
              </w:rPr>
              <w:t>1</w:t>
            </w:r>
          </w:p>
        </w:tc>
        <w:tc>
          <w:tcPr>
            <w:tcW w:w="1362" w:type="dxa"/>
            <w:tcBorders>
              <w:bottom w:val="single" w:color="8FB6EA" w:sz="5" w:space="0"/>
            </w:tcBorders>
            <w:shd w:val="clear" w:color="auto" w:fill="FFFFFF" w:themeFill="background1"/>
            <w:tcMar/>
          </w:tcPr>
          <w:p w:rsidRPr="00CC0718" w:rsidR="00C71DC8" w:rsidP="00244814" w:rsidRDefault="00C71DC8" w14:paraId="2F28B193" w14:textId="77777777">
            <w:pPr>
              <w:rPr>
                <w:color w:val="000000"/>
                <w:spacing w:val="-2"/>
                <w:sz w:val="18"/>
              </w:rPr>
            </w:pPr>
            <w:r w:rsidRPr="00CC0718">
              <w:rPr>
                <w:color w:val="000000"/>
                <w:spacing w:val="-2"/>
                <w:sz w:val="18"/>
              </w:rPr>
              <w:t>10</w:t>
            </w:r>
          </w:p>
        </w:tc>
        <w:tc>
          <w:tcPr>
            <w:tcW w:w="1690" w:type="dxa"/>
            <w:tcBorders>
              <w:bottom w:val="single" w:color="8FB6EA" w:sz="5" w:space="0"/>
            </w:tcBorders>
            <w:shd w:val="clear" w:color="auto" w:fill="FFFFFF" w:themeFill="background1"/>
            <w:tcMar/>
          </w:tcPr>
          <w:p w:rsidRPr="00CC0718" w:rsidR="00C71DC8" w:rsidP="00244814" w:rsidRDefault="00C71DC8" w14:paraId="473120D4" w14:textId="77777777">
            <w:pPr>
              <w:rPr>
                <w:color w:val="000000"/>
                <w:spacing w:val="-2"/>
                <w:sz w:val="18"/>
              </w:rPr>
            </w:pPr>
            <w:r w:rsidRPr="00CC0718">
              <w:rPr>
                <w:color w:val="000000"/>
                <w:spacing w:val="-2"/>
                <w:sz w:val="18"/>
              </w:rPr>
              <w:t>1</w:t>
            </w:r>
          </w:p>
        </w:tc>
        <w:tc>
          <w:tcPr>
            <w:tcW w:w="1576" w:type="dxa"/>
            <w:tcBorders>
              <w:bottom w:val="single" w:color="8FB6EA" w:sz="5" w:space="0"/>
            </w:tcBorders>
            <w:shd w:val="clear" w:color="auto" w:fill="FFFFFF" w:themeFill="background1"/>
            <w:tcMar/>
          </w:tcPr>
          <w:p w:rsidRPr="00CC0718" w:rsidR="00C71DC8" w:rsidP="00244814" w:rsidRDefault="00C71DC8" w14:paraId="42C54958" w14:textId="77777777">
            <w:pPr>
              <w:rPr>
                <w:color w:val="000000"/>
                <w:spacing w:val="-2"/>
                <w:sz w:val="18"/>
              </w:rPr>
            </w:pPr>
          </w:p>
        </w:tc>
      </w:tr>
      <w:tr w:rsidRPr="00CC0718" w:rsidR="00C71DC8" w:rsidTr="3A33D0EC" w14:paraId="1D5F6A44" w14:textId="77777777">
        <w:trPr>
          <w:trHeight w:val="1018" w:hRule="exact"/>
        </w:trPr>
        <w:tc>
          <w:tcPr>
            <w:tcW w:w="10717" w:type="dxa"/>
            <w:gridSpan w:val="8"/>
            <w:tcBorders>
              <w:top w:val="single" w:color="8FB6EA" w:sz="5" w:space="0"/>
            </w:tcBorders>
            <w:tcMar/>
          </w:tcPr>
          <w:p w:rsidRPr="00CC0718" w:rsidR="00C71DC8" w:rsidP="00244814" w:rsidRDefault="00C71DC8" w14:paraId="5D017E84" w14:textId="77777777"/>
        </w:tc>
      </w:tr>
      <w:tr w:rsidRPr="00CC0718" w:rsidR="00C71DC8" w:rsidTr="3A33D0EC" w14:paraId="73E690A6" w14:textId="77777777">
        <w:trPr>
          <w:trHeight w:val="1017" w:hRule="exact"/>
        </w:trPr>
        <w:tc>
          <w:tcPr>
            <w:tcW w:w="10717" w:type="dxa"/>
            <w:gridSpan w:val="8"/>
            <w:tcMar/>
          </w:tcPr>
          <w:p w:rsidRPr="00CC0718" w:rsidR="00C71DC8" w:rsidP="00244814" w:rsidRDefault="00C71DC8" w14:paraId="707C8426" w14:textId="77777777"/>
        </w:tc>
      </w:tr>
      <w:tr w:rsidRPr="00CC0718" w:rsidR="00C71DC8" w:rsidTr="3A33D0EC" w14:paraId="0B139FCD" w14:textId="77777777">
        <w:trPr>
          <w:trHeight w:val="459" w:hRule="exact"/>
        </w:trPr>
        <w:tc>
          <w:tcPr>
            <w:tcW w:w="5359" w:type="dxa"/>
            <w:gridSpan w:val="4"/>
            <w:shd w:val="clear" w:color="auto" w:fill="FFFFFF" w:themeFill="background1"/>
            <w:tcMar/>
          </w:tcPr>
          <w:p w:rsidRPr="00CC0718" w:rsidR="00C71DC8" w:rsidP="00244814" w:rsidRDefault="00C71DC8" w14:paraId="6F483141" w14:textId="77777777">
            <w:pPr>
              <w:jc w:val="right"/>
              <w:rPr>
                <w:color w:val="000066"/>
                <w:spacing w:val="-2"/>
                <w:sz w:val="16"/>
              </w:rPr>
            </w:pPr>
            <w:r w:rsidRPr="00CC0718">
              <w:rPr>
                <w:color w:val="000066"/>
                <w:spacing w:val="-2"/>
                <w:sz w:val="16"/>
              </w:rPr>
              <w:t>Formatted Reports\\Code Summary Formatted Report</w:t>
            </w:r>
          </w:p>
        </w:tc>
        <w:tc>
          <w:tcPr>
            <w:tcW w:w="5358" w:type="dxa"/>
            <w:gridSpan w:val="4"/>
            <w:shd w:val="clear" w:color="auto" w:fill="FFFFFF" w:themeFill="background1"/>
            <w:tcMar/>
          </w:tcPr>
          <w:p w:rsidRPr="00CC0718" w:rsidR="00C71DC8" w:rsidP="00244814" w:rsidRDefault="00C71DC8" w14:paraId="3F967BAE" w14:textId="77777777">
            <w:pPr>
              <w:jc w:val="right"/>
              <w:rPr>
                <w:color w:val="000066"/>
                <w:spacing w:val="-2"/>
                <w:sz w:val="16"/>
              </w:rPr>
            </w:pPr>
            <w:r w:rsidRPr="00CC0718">
              <w:rPr>
                <w:color w:val="000066"/>
                <w:spacing w:val="-2"/>
                <w:sz w:val="16"/>
              </w:rPr>
              <w:t>Page 82 of 104</w:t>
            </w:r>
          </w:p>
        </w:tc>
      </w:tr>
      <w:tr w:rsidRPr="00CC0718" w:rsidR="00C71DC8" w:rsidTr="3A33D0EC" w14:paraId="3AE35A9D" w14:textId="77777777">
        <w:trPr>
          <w:trHeight w:val="444" w:hRule="exact"/>
        </w:trPr>
        <w:tc>
          <w:tcPr>
            <w:tcW w:w="10717" w:type="dxa"/>
            <w:gridSpan w:val="8"/>
            <w:shd w:val="clear" w:color="auto" w:fill="FFFFFF" w:themeFill="background1"/>
            <w:tcMar/>
            <w:vAlign w:val="center"/>
          </w:tcPr>
          <w:p w:rsidRPr="00CC0718" w:rsidR="00C71DC8" w:rsidP="00244814" w:rsidRDefault="00C71DC8" w14:paraId="0AE629EF" w14:textId="77777777">
            <w:pPr>
              <w:jc w:val="right"/>
              <w:rPr>
                <w:color w:val="000066"/>
                <w:spacing w:val="-2"/>
                <w:sz w:val="16"/>
              </w:rPr>
            </w:pPr>
            <w:r w:rsidRPr="00CC0718">
              <w:rPr>
                <w:color w:val="000066"/>
                <w:spacing w:val="-2"/>
                <w:sz w:val="16"/>
              </w:rPr>
              <w:t>11/13/2024 3:39 PM</w:t>
            </w:r>
          </w:p>
        </w:tc>
      </w:tr>
      <w:tr w:rsidRPr="00CC0718" w:rsidR="00C71DC8" w:rsidTr="3A33D0EC" w14:paraId="5F962ECB" w14:textId="77777777">
        <w:trPr>
          <w:trHeight w:val="458" w:hRule="exact"/>
        </w:trPr>
        <w:tc>
          <w:tcPr>
            <w:tcW w:w="3381" w:type="dxa"/>
            <w:gridSpan w:val="2"/>
            <w:shd w:val="clear" w:color="auto" w:fill="8FB6EA"/>
            <w:tcMar/>
          </w:tcPr>
          <w:p w:rsidRPr="00CC0718" w:rsidR="00C71DC8" w:rsidP="00244814" w:rsidRDefault="00C71DC8" w14:paraId="3F1819FE" w14:textId="77777777">
            <w:pPr>
              <w:rPr>
                <w:b/>
                <w:color w:val="000066"/>
                <w:spacing w:val="-2"/>
                <w:sz w:val="18"/>
              </w:rPr>
            </w:pPr>
            <w:r w:rsidRPr="00CC0718">
              <w:rPr>
                <w:b/>
                <w:color w:val="000066"/>
                <w:spacing w:val="-2"/>
                <w:sz w:val="18"/>
              </w:rPr>
              <w:t>File Type</w:t>
            </w:r>
          </w:p>
        </w:tc>
        <w:tc>
          <w:tcPr>
            <w:tcW w:w="1132" w:type="dxa"/>
            <w:shd w:val="clear" w:color="auto" w:fill="8FB6EA"/>
            <w:tcMar/>
          </w:tcPr>
          <w:p w:rsidRPr="00CC0718" w:rsidR="00C71DC8" w:rsidP="00244814" w:rsidRDefault="00C71DC8" w14:paraId="1AAA00C3" w14:textId="77777777">
            <w:pPr>
              <w:rPr>
                <w:b/>
                <w:color w:val="000066"/>
                <w:spacing w:val="-2"/>
                <w:sz w:val="18"/>
              </w:rPr>
            </w:pPr>
            <w:r w:rsidRPr="00CC0718">
              <w:rPr>
                <w:b/>
                <w:color w:val="000066"/>
                <w:spacing w:val="-2"/>
                <w:sz w:val="18"/>
              </w:rPr>
              <w:t>Number of Files</w:t>
            </w:r>
          </w:p>
        </w:tc>
        <w:tc>
          <w:tcPr>
            <w:tcW w:w="1576" w:type="dxa"/>
            <w:gridSpan w:val="2"/>
            <w:shd w:val="clear" w:color="auto" w:fill="8FB6EA"/>
            <w:tcMar/>
          </w:tcPr>
          <w:p w:rsidRPr="00CC0718" w:rsidR="00C71DC8" w:rsidP="00244814" w:rsidRDefault="00C71DC8" w14:paraId="06EC0A5E" w14:textId="77777777">
            <w:pPr>
              <w:rPr>
                <w:b/>
                <w:color w:val="000066"/>
                <w:spacing w:val="-2"/>
                <w:sz w:val="18"/>
              </w:rPr>
            </w:pPr>
            <w:r w:rsidRPr="00CC0718">
              <w:rPr>
                <w:b/>
                <w:color w:val="000066"/>
                <w:spacing w:val="-2"/>
                <w:sz w:val="18"/>
              </w:rPr>
              <w:t>Number of Coding References</w:t>
            </w:r>
          </w:p>
        </w:tc>
        <w:tc>
          <w:tcPr>
            <w:tcW w:w="1362" w:type="dxa"/>
            <w:shd w:val="clear" w:color="auto" w:fill="8FB6EA"/>
            <w:tcMar/>
          </w:tcPr>
          <w:p w:rsidRPr="00CC0718" w:rsidR="00C71DC8" w:rsidP="00244814" w:rsidRDefault="00C71DC8" w14:paraId="28565D3D" w14:textId="77777777">
            <w:pPr>
              <w:rPr>
                <w:b/>
                <w:color w:val="000066"/>
                <w:spacing w:val="-2"/>
                <w:sz w:val="18"/>
              </w:rPr>
            </w:pPr>
            <w:r w:rsidRPr="00CC0718">
              <w:rPr>
                <w:b/>
                <w:color w:val="000066"/>
                <w:spacing w:val="-2"/>
                <w:sz w:val="18"/>
              </w:rPr>
              <w:t>Number of Words Coded</w:t>
            </w:r>
          </w:p>
        </w:tc>
        <w:tc>
          <w:tcPr>
            <w:tcW w:w="1690" w:type="dxa"/>
            <w:shd w:val="clear" w:color="auto" w:fill="8FB6EA"/>
            <w:tcMar/>
          </w:tcPr>
          <w:p w:rsidRPr="00CC0718" w:rsidR="00C71DC8" w:rsidP="00244814" w:rsidRDefault="00C71DC8" w14:paraId="1443C3A1" w14:textId="77777777">
            <w:pPr>
              <w:rPr>
                <w:b/>
                <w:color w:val="000066"/>
                <w:spacing w:val="-2"/>
                <w:sz w:val="18"/>
              </w:rPr>
            </w:pPr>
            <w:r w:rsidRPr="00CC0718">
              <w:rPr>
                <w:b/>
                <w:color w:val="000066"/>
                <w:spacing w:val="-2"/>
                <w:sz w:val="18"/>
              </w:rPr>
              <w:t>Number of Paragraphs Coded</w:t>
            </w:r>
          </w:p>
        </w:tc>
        <w:tc>
          <w:tcPr>
            <w:tcW w:w="1576" w:type="dxa"/>
            <w:shd w:val="clear" w:color="auto" w:fill="8FB6EA"/>
            <w:tcMar/>
          </w:tcPr>
          <w:p w:rsidRPr="00CC0718" w:rsidR="00C71DC8" w:rsidP="00244814" w:rsidRDefault="00C71DC8" w14:paraId="06B4C27F" w14:textId="77777777">
            <w:pPr>
              <w:rPr>
                <w:b/>
                <w:color w:val="000066"/>
                <w:spacing w:val="-2"/>
                <w:sz w:val="18"/>
              </w:rPr>
            </w:pPr>
            <w:r w:rsidRPr="00CC0718">
              <w:rPr>
                <w:b/>
                <w:color w:val="000066"/>
                <w:spacing w:val="-2"/>
                <w:sz w:val="18"/>
              </w:rPr>
              <w:t>Duration Coded</w:t>
            </w:r>
          </w:p>
        </w:tc>
      </w:tr>
      <w:tr w:rsidRPr="00CC0718" w:rsidR="00C71DC8" w:rsidTr="3A33D0EC" w14:paraId="2674EA18" w14:textId="77777777">
        <w:trPr>
          <w:trHeight w:val="616" w:hRule="exact"/>
        </w:trPr>
        <w:tc>
          <w:tcPr>
            <w:tcW w:w="10717" w:type="dxa"/>
            <w:gridSpan w:val="8"/>
            <w:shd w:val="clear" w:color="auto" w:fill="FFFFFF" w:themeFill="background1"/>
            <w:tcMar/>
          </w:tcPr>
          <w:p w:rsidRPr="00CC0718" w:rsidR="00C71DC8" w:rsidP="00244814" w:rsidRDefault="00C71DC8" w14:paraId="1F8E057A" w14:textId="77777777">
            <w:pPr>
              <w:rPr>
                <w:b/>
                <w:color w:val="5C83B4"/>
                <w:spacing w:val="-2"/>
                <w:sz w:val="24"/>
              </w:rPr>
            </w:pPr>
          </w:p>
        </w:tc>
      </w:tr>
      <w:tr w:rsidRPr="00CC0718" w:rsidR="00C71DC8" w:rsidTr="3A33D0EC" w14:paraId="3C271ADE" w14:textId="77777777">
        <w:trPr>
          <w:trHeight w:val="444" w:hRule="exact"/>
        </w:trPr>
        <w:tc>
          <w:tcPr>
            <w:tcW w:w="1805" w:type="dxa"/>
            <w:shd w:val="clear" w:color="auto" w:fill="FFFFFF" w:themeFill="background1"/>
            <w:tcMar/>
          </w:tcPr>
          <w:p w:rsidRPr="00CC0718" w:rsidR="00C71DC8" w:rsidP="00244814" w:rsidRDefault="00C71DC8" w14:paraId="6E456D36" w14:textId="77777777">
            <w:pPr>
              <w:rPr>
                <w:b/>
                <w:color w:val="5C83B4"/>
                <w:spacing w:val="-2"/>
                <w:sz w:val="24"/>
              </w:rPr>
            </w:pPr>
            <w:r w:rsidRPr="00CC0718">
              <w:rPr>
                <w:b/>
                <w:color w:val="5C83B4"/>
                <w:spacing w:val="-2"/>
                <w:sz w:val="24"/>
              </w:rPr>
              <w:t>Nickname:</w:t>
            </w:r>
          </w:p>
        </w:tc>
        <w:tc>
          <w:tcPr>
            <w:tcW w:w="8912" w:type="dxa"/>
            <w:gridSpan w:val="7"/>
            <w:vMerge w:val="restart"/>
            <w:shd w:val="clear" w:color="auto" w:fill="FFFFFF" w:themeFill="background1"/>
            <w:tcMar/>
          </w:tcPr>
          <w:p w:rsidRPr="00CC0718" w:rsidR="00C71DC8" w:rsidP="00244814" w:rsidRDefault="00C71DC8" w14:paraId="787BB04B" w14:textId="77777777">
            <w:pPr>
              <w:rPr>
                <w:b/>
                <w:color w:val="5C83B4"/>
                <w:spacing w:val="-2"/>
                <w:sz w:val="24"/>
              </w:rPr>
            </w:pPr>
            <w:r w:rsidRPr="00CC0718">
              <w:rPr>
                <w:b/>
                <w:color w:val="5C83B4"/>
                <w:spacing w:val="-2"/>
                <w:sz w:val="24"/>
              </w:rPr>
              <w:t>Codes\\AXIAL CODE\\Q7 b- Examples of marketing activities\CAMPUS PRESENCE AND PHYSICAL OUTREACH\also like tables to propagate them to spread the word</w:t>
            </w:r>
          </w:p>
        </w:tc>
      </w:tr>
      <w:tr w:rsidRPr="00CC0718" w:rsidR="00C71DC8" w:rsidTr="3A33D0EC" w14:paraId="3494AE74" w14:textId="77777777">
        <w:trPr>
          <w:trHeight w:val="459" w:hRule="exact"/>
        </w:trPr>
        <w:tc>
          <w:tcPr>
            <w:tcW w:w="1805" w:type="dxa"/>
            <w:shd w:val="clear" w:color="auto" w:fill="FFFFFF" w:themeFill="background1"/>
            <w:tcMar/>
          </w:tcPr>
          <w:p w:rsidRPr="00CC0718" w:rsidR="00C71DC8" w:rsidP="00244814" w:rsidRDefault="00C71DC8" w14:paraId="433E8699" w14:textId="77777777">
            <w:pPr>
              <w:rPr>
                <w:b/>
                <w:color w:val="5C83B4"/>
                <w:spacing w:val="-2"/>
                <w:sz w:val="24"/>
              </w:rPr>
            </w:pPr>
            <w:r w:rsidRPr="00CC0718">
              <w:rPr>
                <w:b/>
                <w:color w:val="5C83B4"/>
                <w:spacing w:val="-2"/>
                <w:sz w:val="24"/>
              </w:rPr>
              <w:t>Classification:</w:t>
            </w:r>
          </w:p>
        </w:tc>
        <w:tc>
          <w:tcPr>
            <w:tcW w:w="8912" w:type="dxa"/>
            <w:gridSpan w:val="7"/>
            <w:vMerge/>
            <w:tcMar/>
          </w:tcPr>
          <w:p w:rsidRPr="00CC0718" w:rsidR="00C71DC8" w:rsidP="00244814" w:rsidRDefault="00C71DC8" w14:paraId="50BE6E27" w14:textId="77777777"/>
        </w:tc>
      </w:tr>
      <w:tr w:rsidRPr="00CC0718" w:rsidR="00C71DC8" w:rsidTr="3A33D0EC" w14:paraId="2D9F0514" w14:textId="77777777">
        <w:trPr>
          <w:trHeight w:val="444" w:hRule="exact"/>
        </w:trPr>
        <w:tc>
          <w:tcPr>
            <w:tcW w:w="1805" w:type="dxa"/>
            <w:shd w:val="clear" w:color="auto" w:fill="FFFFFF" w:themeFill="background1"/>
            <w:tcMar/>
          </w:tcPr>
          <w:p w:rsidRPr="00CC0718" w:rsidR="00C71DC8" w:rsidP="00244814" w:rsidRDefault="00C71DC8" w14:paraId="46F55B47" w14:textId="77777777">
            <w:pPr>
              <w:rPr>
                <w:b/>
                <w:color w:val="5C83B4"/>
                <w:spacing w:val="-2"/>
                <w:sz w:val="24"/>
              </w:rPr>
            </w:pPr>
            <w:r w:rsidRPr="00CC0718">
              <w:rPr>
                <w:b/>
                <w:color w:val="5C83B4"/>
                <w:spacing w:val="-2"/>
                <w:sz w:val="24"/>
              </w:rPr>
              <w:t>Aggregated:</w:t>
            </w:r>
          </w:p>
        </w:tc>
        <w:tc>
          <w:tcPr>
            <w:tcW w:w="8912" w:type="dxa"/>
            <w:gridSpan w:val="7"/>
            <w:shd w:val="clear" w:color="auto" w:fill="FFFFFF" w:themeFill="background1"/>
            <w:tcMar/>
          </w:tcPr>
          <w:p w:rsidRPr="00CC0718" w:rsidR="00C71DC8" w:rsidP="00244814" w:rsidRDefault="00C71DC8" w14:paraId="4DBB830A" w14:textId="77777777">
            <w:pPr>
              <w:rPr>
                <w:b/>
                <w:color w:val="5C83B4"/>
                <w:spacing w:val="-2"/>
                <w:sz w:val="24"/>
              </w:rPr>
            </w:pPr>
            <w:r w:rsidRPr="00CC0718">
              <w:rPr>
                <w:b/>
                <w:color w:val="5C83B4"/>
                <w:spacing w:val="-2"/>
                <w:sz w:val="24"/>
              </w:rPr>
              <w:t>No</w:t>
            </w:r>
          </w:p>
        </w:tc>
      </w:tr>
      <w:tr w:rsidRPr="00CC0718" w:rsidR="00C71DC8" w:rsidTr="3A33D0EC" w14:paraId="6386002F" w14:textId="77777777">
        <w:trPr>
          <w:trHeight w:val="344" w:hRule="exact"/>
        </w:trPr>
        <w:tc>
          <w:tcPr>
            <w:tcW w:w="3381" w:type="dxa"/>
            <w:gridSpan w:val="2"/>
            <w:tcBorders>
              <w:bottom w:val="single" w:color="8FB6EA" w:sz="5" w:space="0"/>
            </w:tcBorders>
            <w:shd w:val="clear" w:color="auto" w:fill="FFFFFF" w:themeFill="background1"/>
            <w:tcMar/>
          </w:tcPr>
          <w:p w:rsidRPr="00CC0718" w:rsidR="00C71DC8" w:rsidP="00244814" w:rsidRDefault="00C71DC8" w14:paraId="4892A010" w14:textId="77777777">
            <w:pPr>
              <w:rPr>
                <w:color w:val="000000"/>
                <w:spacing w:val="-2"/>
                <w:sz w:val="18"/>
              </w:rPr>
            </w:pPr>
            <w:r w:rsidRPr="00CC0718">
              <w:rPr>
                <w:color w:val="000000"/>
                <w:spacing w:val="-2"/>
                <w:sz w:val="18"/>
              </w:rPr>
              <w:t>Document</w:t>
            </w:r>
          </w:p>
        </w:tc>
        <w:tc>
          <w:tcPr>
            <w:tcW w:w="1132" w:type="dxa"/>
            <w:tcBorders>
              <w:bottom w:val="single" w:color="8FB6EA" w:sz="5" w:space="0"/>
            </w:tcBorders>
            <w:shd w:val="clear" w:color="auto" w:fill="FFFFFF" w:themeFill="background1"/>
            <w:tcMar/>
          </w:tcPr>
          <w:p w:rsidRPr="00CC0718" w:rsidR="00C71DC8" w:rsidP="00244814" w:rsidRDefault="00C71DC8" w14:paraId="3C1370D0" w14:textId="77777777">
            <w:pPr>
              <w:rPr>
                <w:color w:val="000000"/>
                <w:spacing w:val="-2"/>
                <w:sz w:val="18"/>
              </w:rPr>
            </w:pPr>
            <w:r w:rsidRPr="00CC0718">
              <w:rPr>
                <w:color w:val="000000"/>
                <w:spacing w:val="-2"/>
                <w:sz w:val="18"/>
              </w:rPr>
              <w:t>1</w:t>
            </w:r>
          </w:p>
        </w:tc>
        <w:tc>
          <w:tcPr>
            <w:tcW w:w="1576" w:type="dxa"/>
            <w:gridSpan w:val="2"/>
            <w:tcBorders>
              <w:bottom w:val="single" w:color="8FB6EA" w:sz="5" w:space="0"/>
            </w:tcBorders>
            <w:shd w:val="clear" w:color="auto" w:fill="FFFFFF" w:themeFill="background1"/>
            <w:tcMar/>
          </w:tcPr>
          <w:p w:rsidRPr="00CC0718" w:rsidR="00C71DC8" w:rsidP="00244814" w:rsidRDefault="00C71DC8" w14:paraId="50DB9DB9" w14:textId="77777777">
            <w:pPr>
              <w:rPr>
                <w:color w:val="000000"/>
                <w:spacing w:val="-2"/>
                <w:sz w:val="18"/>
              </w:rPr>
            </w:pPr>
            <w:r w:rsidRPr="00CC0718">
              <w:rPr>
                <w:color w:val="000000"/>
                <w:spacing w:val="-2"/>
                <w:sz w:val="18"/>
              </w:rPr>
              <w:t>1</w:t>
            </w:r>
          </w:p>
        </w:tc>
        <w:tc>
          <w:tcPr>
            <w:tcW w:w="1362" w:type="dxa"/>
            <w:tcBorders>
              <w:bottom w:val="single" w:color="8FB6EA" w:sz="5" w:space="0"/>
            </w:tcBorders>
            <w:shd w:val="clear" w:color="auto" w:fill="FFFFFF" w:themeFill="background1"/>
            <w:tcMar/>
          </w:tcPr>
          <w:p w:rsidRPr="00CC0718" w:rsidR="00C71DC8" w:rsidP="00244814" w:rsidRDefault="00C71DC8" w14:paraId="143EAAF6" w14:textId="77777777">
            <w:pPr>
              <w:rPr>
                <w:color w:val="000000"/>
                <w:spacing w:val="-2"/>
                <w:sz w:val="18"/>
              </w:rPr>
            </w:pPr>
            <w:r w:rsidRPr="00CC0718">
              <w:rPr>
                <w:color w:val="000000"/>
                <w:spacing w:val="-2"/>
                <w:sz w:val="18"/>
              </w:rPr>
              <w:t>10</w:t>
            </w:r>
          </w:p>
        </w:tc>
        <w:tc>
          <w:tcPr>
            <w:tcW w:w="1690" w:type="dxa"/>
            <w:tcBorders>
              <w:bottom w:val="single" w:color="8FB6EA" w:sz="5" w:space="0"/>
            </w:tcBorders>
            <w:shd w:val="clear" w:color="auto" w:fill="FFFFFF" w:themeFill="background1"/>
            <w:tcMar/>
          </w:tcPr>
          <w:p w:rsidRPr="00CC0718" w:rsidR="00C71DC8" w:rsidP="00244814" w:rsidRDefault="00C71DC8" w14:paraId="4331504C" w14:textId="77777777">
            <w:pPr>
              <w:rPr>
                <w:color w:val="000000"/>
                <w:spacing w:val="-2"/>
                <w:sz w:val="18"/>
              </w:rPr>
            </w:pPr>
            <w:r w:rsidRPr="00CC0718">
              <w:rPr>
                <w:color w:val="000000"/>
                <w:spacing w:val="-2"/>
                <w:sz w:val="18"/>
              </w:rPr>
              <w:t>1</w:t>
            </w:r>
          </w:p>
        </w:tc>
        <w:tc>
          <w:tcPr>
            <w:tcW w:w="1576" w:type="dxa"/>
            <w:tcBorders>
              <w:bottom w:val="single" w:color="8FB6EA" w:sz="5" w:space="0"/>
            </w:tcBorders>
            <w:shd w:val="clear" w:color="auto" w:fill="FFFFFF" w:themeFill="background1"/>
            <w:tcMar/>
          </w:tcPr>
          <w:p w:rsidRPr="00CC0718" w:rsidR="00C71DC8" w:rsidP="00244814" w:rsidRDefault="00C71DC8" w14:paraId="55E23E89" w14:textId="77777777">
            <w:pPr>
              <w:rPr>
                <w:color w:val="000000"/>
                <w:spacing w:val="-2"/>
                <w:sz w:val="18"/>
              </w:rPr>
            </w:pPr>
          </w:p>
        </w:tc>
      </w:tr>
      <w:tr w:rsidRPr="00CC0718" w:rsidR="00C71DC8" w:rsidTr="3A33D0EC" w14:paraId="79913E7E" w14:textId="77777777">
        <w:trPr>
          <w:trHeight w:val="444" w:hRule="exact"/>
        </w:trPr>
        <w:tc>
          <w:tcPr>
            <w:tcW w:w="10717" w:type="dxa"/>
            <w:gridSpan w:val="8"/>
            <w:tcBorders>
              <w:top w:val="single" w:color="8FB6EA" w:sz="5" w:space="0"/>
            </w:tcBorders>
            <w:tcMar/>
          </w:tcPr>
          <w:p w:rsidRPr="00CC0718" w:rsidR="00C71DC8" w:rsidP="00244814" w:rsidRDefault="00C71DC8" w14:paraId="26C1F2ED" w14:textId="77777777"/>
        </w:tc>
      </w:tr>
      <w:tr w:rsidRPr="00CC0718" w:rsidR="00C71DC8" w:rsidTr="3A33D0EC" w14:paraId="206A1A17" w14:textId="77777777">
        <w:trPr>
          <w:trHeight w:val="602" w:hRule="exact"/>
        </w:trPr>
        <w:tc>
          <w:tcPr>
            <w:tcW w:w="10717" w:type="dxa"/>
            <w:gridSpan w:val="8"/>
            <w:shd w:val="clear" w:color="auto" w:fill="FFFFFF" w:themeFill="background1"/>
            <w:tcMar/>
          </w:tcPr>
          <w:p w:rsidRPr="00CC0718" w:rsidR="00C71DC8" w:rsidP="00244814" w:rsidRDefault="00C71DC8" w14:paraId="54176427" w14:textId="77777777">
            <w:pPr>
              <w:rPr>
                <w:b/>
                <w:color w:val="5C83B4"/>
                <w:spacing w:val="-2"/>
                <w:sz w:val="24"/>
              </w:rPr>
            </w:pPr>
          </w:p>
        </w:tc>
      </w:tr>
      <w:tr w:rsidRPr="00CC0718" w:rsidR="00C71DC8" w:rsidTr="3A33D0EC" w14:paraId="4C7ADFFB" w14:textId="77777777">
        <w:trPr>
          <w:trHeight w:val="458" w:hRule="exact"/>
        </w:trPr>
        <w:tc>
          <w:tcPr>
            <w:tcW w:w="1805" w:type="dxa"/>
            <w:shd w:val="clear" w:color="auto" w:fill="FFFFFF" w:themeFill="background1"/>
            <w:tcMar/>
          </w:tcPr>
          <w:p w:rsidRPr="00CC0718" w:rsidR="00C71DC8" w:rsidP="00244814" w:rsidRDefault="00C71DC8" w14:paraId="2177A9BE" w14:textId="77777777">
            <w:pPr>
              <w:rPr>
                <w:b/>
                <w:color w:val="5C83B4"/>
                <w:spacing w:val="-2"/>
                <w:sz w:val="24"/>
              </w:rPr>
            </w:pPr>
            <w:r w:rsidRPr="00CC0718">
              <w:rPr>
                <w:b/>
                <w:color w:val="5C83B4"/>
                <w:spacing w:val="-2"/>
                <w:sz w:val="24"/>
              </w:rPr>
              <w:t>Nickname:</w:t>
            </w:r>
          </w:p>
        </w:tc>
        <w:tc>
          <w:tcPr>
            <w:tcW w:w="8912" w:type="dxa"/>
            <w:gridSpan w:val="7"/>
            <w:vMerge w:val="restart"/>
            <w:shd w:val="clear" w:color="auto" w:fill="FFFFFF" w:themeFill="background1"/>
            <w:tcMar/>
          </w:tcPr>
          <w:p w:rsidRPr="00CC0718" w:rsidR="00C71DC8" w:rsidP="00244814" w:rsidRDefault="00C71DC8" w14:paraId="06B79925" w14:textId="77777777">
            <w:pPr>
              <w:rPr>
                <w:b/>
                <w:color w:val="5C83B4"/>
                <w:spacing w:val="-2"/>
                <w:sz w:val="24"/>
              </w:rPr>
            </w:pPr>
            <w:r w:rsidRPr="00CC0718">
              <w:rPr>
                <w:b/>
                <w:color w:val="5C83B4"/>
                <w:spacing w:val="-2"/>
                <w:sz w:val="24"/>
              </w:rPr>
              <w:t>Codes\\AXIAL CODE\\Q7 b- Examples of marketing activities\CAMPUS PRESENCE AND PHYSICAL OUTREACH\And we got a reach of 250. To 300, although being a new club</w:t>
            </w:r>
          </w:p>
        </w:tc>
      </w:tr>
      <w:tr w:rsidRPr="00CC0718" w:rsidR="00C71DC8" w:rsidTr="3A33D0EC" w14:paraId="0BD267D7" w14:textId="77777777">
        <w:trPr>
          <w:trHeight w:val="445" w:hRule="exact"/>
        </w:trPr>
        <w:tc>
          <w:tcPr>
            <w:tcW w:w="1805" w:type="dxa"/>
            <w:shd w:val="clear" w:color="auto" w:fill="FFFFFF" w:themeFill="background1"/>
            <w:tcMar/>
          </w:tcPr>
          <w:p w:rsidRPr="00CC0718" w:rsidR="00C71DC8" w:rsidP="00244814" w:rsidRDefault="00C71DC8" w14:paraId="20EF7B39" w14:textId="77777777">
            <w:pPr>
              <w:rPr>
                <w:b/>
                <w:color w:val="5C83B4"/>
                <w:spacing w:val="-2"/>
                <w:sz w:val="24"/>
              </w:rPr>
            </w:pPr>
            <w:r w:rsidRPr="00CC0718">
              <w:rPr>
                <w:b/>
                <w:color w:val="5C83B4"/>
                <w:spacing w:val="-2"/>
                <w:sz w:val="24"/>
              </w:rPr>
              <w:t>Classification:</w:t>
            </w:r>
          </w:p>
        </w:tc>
        <w:tc>
          <w:tcPr>
            <w:tcW w:w="8912" w:type="dxa"/>
            <w:gridSpan w:val="7"/>
            <w:vMerge/>
            <w:tcMar/>
          </w:tcPr>
          <w:p w:rsidRPr="00CC0718" w:rsidR="00C71DC8" w:rsidP="00244814" w:rsidRDefault="00C71DC8" w14:paraId="1E5707C9" w14:textId="77777777"/>
        </w:tc>
      </w:tr>
      <w:tr w:rsidRPr="00CC0718" w:rsidR="00C71DC8" w:rsidTr="3A33D0EC" w14:paraId="35248310" w14:textId="77777777">
        <w:trPr>
          <w:trHeight w:val="458" w:hRule="exact"/>
        </w:trPr>
        <w:tc>
          <w:tcPr>
            <w:tcW w:w="1805" w:type="dxa"/>
            <w:shd w:val="clear" w:color="auto" w:fill="FFFFFF" w:themeFill="background1"/>
            <w:tcMar/>
          </w:tcPr>
          <w:p w:rsidRPr="00CC0718" w:rsidR="00C71DC8" w:rsidP="00244814" w:rsidRDefault="00C71DC8" w14:paraId="21E650F7" w14:textId="77777777">
            <w:pPr>
              <w:rPr>
                <w:b/>
                <w:color w:val="5C83B4"/>
                <w:spacing w:val="-2"/>
                <w:sz w:val="24"/>
              </w:rPr>
            </w:pPr>
            <w:r w:rsidRPr="00CC0718">
              <w:rPr>
                <w:b/>
                <w:color w:val="5C83B4"/>
                <w:spacing w:val="-2"/>
                <w:sz w:val="24"/>
              </w:rPr>
              <w:lastRenderedPageBreak/>
              <w:t>Aggregated:</w:t>
            </w:r>
          </w:p>
        </w:tc>
        <w:tc>
          <w:tcPr>
            <w:tcW w:w="8912" w:type="dxa"/>
            <w:gridSpan w:val="7"/>
            <w:shd w:val="clear" w:color="auto" w:fill="FFFFFF" w:themeFill="background1"/>
            <w:tcMar/>
          </w:tcPr>
          <w:p w:rsidRPr="00CC0718" w:rsidR="00C71DC8" w:rsidP="00244814" w:rsidRDefault="00C71DC8" w14:paraId="1BBCCD81" w14:textId="77777777">
            <w:pPr>
              <w:rPr>
                <w:b/>
                <w:color w:val="5C83B4"/>
                <w:spacing w:val="-2"/>
                <w:sz w:val="24"/>
              </w:rPr>
            </w:pPr>
            <w:r w:rsidRPr="00CC0718">
              <w:rPr>
                <w:b/>
                <w:color w:val="5C83B4"/>
                <w:spacing w:val="-2"/>
                <w:sz w:val="24"/>
              </w:rPr>
              <w:t>No</w:t>
            </w:r>
          </w:p>
        </w:tc>
      </w:tr>
      <w:tr w:rsidRPr="00CC0718" w:rsidR="00C71DC8" w:rsidTr="3A33D0EC" w14:paraId="52C12BC6" w14:textId="77777777">
        <w:trPr>
          <w:trHeight w:val="330" w:hRule="exact"/>
        </w:trPr>
        <w:tc>
          <w:tcPr>
            <w:tcW w:w="3381" w:type="dxa"/>
            <w:gridSpan w:val="2"/>
            <w:tcBorders>
              <w:bottom w:val="single" w:color="8FB6EA" w:sz="5" w:space="0"/>
            </w:tcBorders>
            <w:shd w:val="clear" w:color="auto" w:fill="FFFFFF" w:themeFill="background1"/>
            <w:tcMar/>
          </w:tcPr>
          <w:p w:rsidRPr="00CC0718" w:rsidR="00C71DC8" w:rsidP="00244814" w:rsidRDefault="00C71DC8" w14:paraId="54C4D54D" w14:textId="77777777">
            <w:pPr>
              <w:rPr>
                <w:color w:val="000000"/>
                <w:spacing w:val="-2"/>
                <w:sz w:val="18"/>
              </w:rPr>
            </w:pPr>
            <w:r w:rsidRPr="00CC0718">
              <w:rPr>
                <w:color w:val="000000"/>
                <w:spacing w:val="-2"/>
                <w:sz w:val="18"/>
              </w:rPr>
              <w:t>Document</w:t>
            </w:r>
          </w:p>
        </w:tc>
        <w:tc>
          <w:tcPr>
            <w:tcW w:w="1132" w:type="dxa"/>
            <w:tcBorders>
              <w:bottom w:val="single" w:color="8FB6EA" w:sz="5" w:space="0"/>
            </w:tcBorders>
            <w:shd w:val="clear" w:color="auto" w:fill="FFFFFF" w:themeFill="background1"/>
            <w:tcMar/>
          </w:tcPr>
          <w:p w:rsidRPr="00CC0718" w:rsidR="00C71DC8" w:rsidP="00244814" w:rsidRDefault="00C71DC8" w14:paraId="1E37D8AC" w14:textId="77777777">
            <w:pPr>
              <w:rPr>
                <w:color w:val="000000"/>
                <w:spacing w:val="-2"/>
                <w:sz w:val="18"/>
              </w:rPr>
            </w:pPr>
            <w:r w:rsidRPr="00CC0718">
              <w:rPr>
                <w:color w:val="000000"/>
                <w:spacing w:val="-2"/>
                <w:sz w:val="18"/>
              </w:rPr>
              <w:t>1</w:t>
            </w:r>
          </w:p>
        </w:tc>
        <w:tc>
          <w:tcPr>
            <w:tcW w:w="1576" w:type="dxa"/>
            <w:gridSpan w:val="2"/>
            <w:tcBorders>
              <w:bottom w:val="single" w:color="8FB6EA" w:sz="5" w:space="0"/>
            </w:tcBorders>
            <w:shd w:val="clear" w:color="auto" w:fill="FFFFFF" w:themeFill="background1"/>
            <w:tcMar/>
          </w:tcPr>
          <w:p w:rsidRPr="00CC0718" w:rsidR="00C71DC8" w:rsidP="00244814" w:rsidRDefault="00C71DC8" w14:paraId="5F7FEEF6" w14:textId="77777777">
            <w:pPr>
              <w:rPr>
                <w:color w:val="000000"/>
                <w:spacing w:val="-2"/>
                <w:sz w:val="18"/>
              </w:rPr>
            </w:pPr>
            <w:r w:rsidRPr="00CC0718">
              <w:rPr>
                <w:color w:val="000000"/>
                <w:spacing w:val="-2"/>
                <w:sz w:val="18"/>
              </w:rPr>
              <w:t>1</w:t>
            </w:r>
          </w:p>
        </w:tc>
        <w:tc>
          <w:tcPr>
            <w:tcW w:w="1362" w:type="dxa"/>
            <w:tcBorders>
              <w:bottom w:val="single" w:color="8FB6EA" w:sz="5" w:space="0"/>
            </w:tcBorders>
            <w:shd w:val="clear" w:color="auto" w:fill="FFFFFF" w:themeFill="background1"/>
            <w:tcMar/>
          </w:tcPr>
          <w:p w:rsidRPr="00CC0718" w:rsidR="00C71DC8" w:rsidP="00244814" w:rsidRDefault="00C71DC8" w14:paraId="49FF4136" w14:textId="77777777">
            <w:pPr>
              <w:rPr>
                <w:color w:val="000000"/>
                <w:spacing w:val="-2"/>
                <w:sz w:val="18"/>
              </w:rPr>
            </w:pPr>
            <w:r w:rsidRPr="00CC0718">
              <w:rPr>
                <w:color w:val="000000"/>
                <w:spacing w:val="-2"/>
                <w:sz w:val="18"/>
              </w:rPr>
              <w:t>14</w:t>
            </w:r>
          </w:p>
        </w:tc>
        <w:tc>
          <w:tcPr>
            <w:tcW w:w="1690" w:type="dxa"/>
            <w:tcBorders>
              <w:bottom w:val="single" w:color="8FB6EA" w:sz="5" w:space="0"/>
            </w:tcBorders>
            <w:shd w:val="clear" w:color="auto" w:fill="FFFFFF" w:themeFill="background1"/>
            <w:tcMar/>
          </w:tcPr>
          <w:p w:rsidRPr="00CC0718" w:rsidR="00C71DC8" w:rsidP="00244814" w:rsidRDefault="00C71DC8" w14:paraId="60759965" w14:textId="77777777">
            <w:pPr>
              <w:rPr>
                <w:color w:val="000000"/>
                <w:spacing w:val="-2"/>
                <w:sz w:val="18"/>
              </w:rPr>
            </w:pPr>
            <w:r w:rsidRPr="00CC0718">
              <w:rPr>
                <w:color w:val="000000"/>
                <w:spacing w:val="-2"/>
                <w:sz w:val="18"/>
              </w:rPr>
              <w:t>1</w:t>
            </w:r>
          </w:p>
        </w:tc>
        <w:tc>
          <w:tcPr>
            <w:tcW w:w="1576" w:type="dxa"/>
            <w:tcBorders>
              <w:bottom w:val="single" w:color="8FB6EA" w:sz="5" w:space="0"/>
            </w:tcBorders>
            <w:shd w:val="clear" w:color="auto" w:fill="FFFFFF" w:themeFill="background1"/>
            <w:tcMar/>
          </w:tcPr>
          <w:p w:rsidRPr="00CC0718" w:rsidR="00C71DC8" w:rsidP="00244814" w:rsidRDefault="00C71DC8" w14:paraId="1A8A9D4C" w14:textId="77777777">
            <w:pPr>
              <w:rPr>
                <w:color w:val="000000"/>
                <w:spacing w:val="-2"/>
                <w:sz w:val="18"/>
              </w:rPr>
            </w:pPr>
          </w:p>
        </w:tc>
      </w:tr>
      <w:tr w:rsidRPr="00CC0718" w:rsidR="00C71DC8" w:rsidTr="3A33D0EC" w14:paraId="75798316" w14:textId="77777777">
        <w:trPr>
          <w:trHeight w:val="458" w:hRule="exact"/>
        </w:trPr>
        <w:tc>
          <w:tcPr>
            <w:tcW w:w="10717" w:type="dxa"/>
            <w:gridSpan w:val="8"/>
            <w:tcBorders>
              <w:top w:val="single" w:color="8FB6EA" w:sz="5" w:space="0"/>
            </w:tcBorders>
            <w:tcMar/>
          </w:tcPr>
          <w:p w:rsidRPr="00CC0718" w:rsidR="00C71DC8" w:rsidP="00244814" w:rsidRDefault="00C71DC8" w14:paraId="57B9297D" w14:textId="77777777"/>
        </w:tc>
      </w:tr>
      <w:tr w:rsidRPr="00CC0718" w:rsidR="00C71DC8" w:rsidTr="3A33D0EC" w14:paraId="0BAB983A" w14:textId="77777777">
        <w:trPr>
          <w:trHeight w:val="602" w:hRule="exact"/>
        </w:trPr>
        <w:tc>
          <w:tcPr>
            <w:tcW w:w="10717" w:type="dxa"/>
            <w:gridSpan w:val="8"/>
            <w:shd w:val="clear" w:color="auto" w:fill="FFFFFF" w:themeFill="background1"/>
            <w:tcMar/>
          </w:tcPr>
          <w:p w:rsidRPr="00CC0718" w:rsidR="00C71DC8" w:rsidP="00244814" w:rsidRDefault="00C71DC8" w14:paraId="51A6EBA9" w14:textId="77777777">
            <w:pPr>
              <w:rPr>
                <w:b/>
                <w:color w:val="5C83B4"/>
                <w:spacing w:val="-2"/>
                <w:sz w:val="24"/>
              </w:rPr>
            </w:pPr>
          </w:p>
        </w:tc>
      </w:tr>
      <w:tr w:rsidRPr="00CC0718" w:rsidR="00C71DC8" w:rsidTr="3A33D0EC" w14:paraId="0B3BF938" w14:textId="77777777">
        <w:trPr>
          <w:trHeight w:val="444" w:hRule="exact"/>
        </w:trPr>
        <w:tc>
          <w:tcPr>
            <w:tcW w:w="1805" w:type="dxa"/>
            <w:shd w:val="clear" w:color="auto" w:fill="FFFFFF" w:themeFill="background1"/>
            <w:tcMar/>
          </w:tcPr>
          <w:p w:rsidRPr="00CC0718" w:rsidR="00C71DC8" w:rsidP="00244814" w:rsidRDefault="00C71DC8" w14:paraId="50FB96C7" w14:textId="77777777">
            <w:pPr>
              <w:rPr>
                <w:b/>
                <w:color w:val="5C83B4"/>
                <w:spacing w:val="-2"/>
                <w:sz w:val="24"/>
              </w:rPr>
            </w:pPr>
            <w:r w:rsidRPr="00CC0718">
              <w:rPr>
                <w:b/>
                <w:color w:val="5C83B4"/>
                <w:spacing w:val="-2"/>
                <w:sz w:val="24"/>
              </w:rPr>
              <w:t>Nickname:</w:t>
            </w:r>
          </w:p>
        </w:tc>
        <w:tc>
          <w:tcPr>
            <w:tcW w:w="8912" w:type="dxa"/>
            <w:gridSpan w:val="7"/>
            <w:vMerge w:val="restart"/>
            <w:shd w:val="clear" w:color="auto" w:fill="FFFFFF" w:themeFill="background1"/>
            <w:tcMar/>
          </w:tcPr>
          <w:p w:rsidRPr="00CC0718" w:rsidR="00C71DC8" w:rsidP="00244814" w:rsidRDefault="00C71DC8" w14:paraId="5ED4227D" w14:textId="77777777">
            <w:pPr>
              <w:rPr>
                <w:b/>
                <w:color w:val="5C83B4"/>
                <w:spacing w:val="-2"/>
                <w:sz w:val="24"/>
              </w:rPr>
            </w:pPr>
            <w:r w:rsidRPr="00CC0718">
              <w:rPr>
                <w:b/>
                <w:color w:val="5C83B4"/>
                <w:spacing w:val="-2"/>
                <w:sz w:val="24"/>
              </w:rPr>
              <w:t>Codes\\AXIAL CODE\\Q7 b- Examples of marketing activities\CAMPUS PRESENCE AND PHYSICAL OUTREACH\Engaging Students through Word-of-Mouth</w:t>
            </w:r>
          </w:p>
        </w:tc>
      </w:tr>
      <w:tr w:rsidRPr="00CC0718" w:rsidR="00C71DC8" w:rsidTr="3A33D0EC" w14:paraId="49A892D1" w14:textId="77777777">
        <w:trPr>
          <w:trHeight w:val="459" w:hRule="exact"/>
        </w:trPr>
        <w:tc>
          <w:tcPr>
            <w:tcW w:w="1805" w:type="dxa"/>
            <w:shd w:val="clear" w:color="auto" w:fill="FFFFFF" w:themeFill="background1"/>
            <w:tcMar/>
          </w:tcPr>
          <w:p w:rsidRPr="00CC0718" w:rsidR="00C71DC8" w:rsidP="00244814" w:rsidRDefault="00C71DC8" w14:paraId="16D48AB9" w14:textId="77777777">
            <w:pPr>
              <w:rPr>
                <w:b/>
                <w:color w:val="5C83B4"/>
                <w:spacing w:val="-2"/>
                <w:sz w:val="24"/>
              </w:rPr>
            </w:pPr>
            <w:r w:rsidRPr="00CC0718">
              <w:rPr>
                <w:b/>
                <w:color w:val="5C83B4"/>
                <w:spacing w:val="-2"/>
                <w:sz w:val="24"/>
              </w:rPr>
              <w:t>Classification:</w:t>
            </w:r>
          </w:p>
        </w:tc>
        <w:tc>
          <w:tcPr>
            <w:tcW w:w="8912" w:type="dxa"/>
            <w:gridSpan w:val="7"/>
            <w:vMerge/>
            <w:tcMar/>
          </w:tcPr>
          <w:p w:rsidRPr="00CC0718" w:rsidR="00C71DC8" w:rsidP="00244814" w:rsidRDefault="00C71DC8" w14:paraId="72DAA994" w14:textId="77777777"/>
        </w:tc>
      </w:tr>
      <w:tr w:rsidRPr="00CC0718" w:rsidR="00C71DC8" w:rsidTr="3A33D0EC" w14:paraId="235FA3EE" w14:textId="77777777">
        <w:trPr>
          <w:trHeight w:val="444" w:hRule="exact"/>
        </w:trPr>
        <w:tc>
          <w:tcPr>
            <w:tcW w:w="1805" w:type="dxa"/>
            <w:shd w:val="clear" w:color="auto" w:fill="FFFFFF" w:themeFill="background1"/>
            <w:tcMar/>
          </w:tcPr>
          <w:p w:rsidRPr="00CC0718" w:rsidR="00C71DC8" w:rsidP="00244814" w:rsidRDefault="00C71DC8" w14:paraId="63154619" w14:textId="77777777">
            <w:pPr>
              <w:rPr>
                <w:b/>
                <w:color w:val="5C83B4"/>
                <w:spacing w:val="-2"/>
                <w:sz w:val="24"/>
              </w:rPr>
            </w:pPr>
            <w:r w:rsidRPr="00CC0718">
              <w:rPr>
                <w:b/>
                <w:color w:val="5C83B4"/>
                <w:spacing w:val="-2"/>
                <w:sz w:val="24"/>
              </w:rPr>
              <w:t>Aggregated:</w:t>
            </w:r>
          </w:p>
        </w:tc>
        <w:tc>
          <w:tcPr>
            <w:tcW w:w="8912" w:type="dxa"/>
            <w:gridSpan w:val="7"/>
            <w:shd w:val="clear" w:color="auto" w:fill="FFFFFF" w:themeFill="background1"/>
            <w:tcMar/>
          </w:tcPr>
          <w:p w:rsidRPr="00CC0718" w:rsidR="00C71DC8" w:rsidP="00244814" w:rsidRDefault="00C71DC8" w14:paraId="422F15AF" w14:textId="77777777">
            <w:pPr>
              <w:rPr>
                <w:b/>
                <w:color w:val="5C83B4"/>
                <w:spacing w:val="-2"/>
                <w:sz w:val="24"/>
              </w:rPr>
            </w:pPr>
            <w:r w:rsidRPr="00CC0718">
              <w:rPr>
                <w:b/>
                <w:color w:val="5C83B4"/>
                <w:spacing w:val="-2"/>
                <w:sz w:val="24"/>
              </w:rPr>
              <w:t>No</w:t>
            </w:r>
          </w:p>
        </w:tc>
      </w:tr>
      <w:tr w:rsidRPr="00CC0718" w:rsidR="00C71DC8" w:rsidTr="3A33D0EC" w14:paraId="76FE2C05" w14:textId="77777777">
        <w:trPr>
          <w:trHeight w:val="344" w:hRule="exact"/>
        </w:trPr>
        <w:tc>
          <w:tcPr>
            <w:tcW w:w="3381" w:type="dxa"/>
            <w:gridSpan w:val="2"/>
            <w:tcBorders>
              <w:bottom w:val="single" w:color="8FB6EA" w:sz="5" w:space="0"/>
            </w:tcBorders>
            <w:shd w:val="clear" w:color="auto" w:fill="FFFFFF" w:themeFill="background1"/>
            <w:tcMar/>
          </w:tcPr>
          <w:p w:rsidRPr="00CC0718" w:rsidR="00C71DC8" w:rsidP="00244814" w:rsidRDefault="00C71DC8" w14:paraId="2720B4A2" w14:textId="77777777">
            <w:pPr>
              <w:rPr>
                <w:color w:val="000000"/>
                <w:spacing w:val="-2"/>
                <w:sz w:val="18"/>
              </w:rPr>
            </w:pPr>
            <w:r w:rsidRPr="00CC0718">
              <w:rPr>
                <w:color w:val="000000"/>
                <w:spacing w:val="-2"/>
                <w:sz w:val="18"/>
              </w:rPr>
              <w:t>Document</w:t>
            </w:r>
          </w:p>
        </w:tc>
        <w:tc>
          <w:tcPr>
            <w:tcW w:w="1132" w:type="dxa"/>
            <w:tcBorders>
              <w:bottom w:val="single" w:color="8FB6EA" w:sz="5" w:space="0"/>
            </w:tcBorders>
            <w:shd w:val="clear" w:color="auto" w:fill="FFFFFF" w:themeFill="background1"/>
            <w:tcMar/>
          </w:tcPr>
          <w:p w:rsidRPr="00CC0718" w:rsidR="00C71DC8" w:rsidP="00244814" w:rsidRDefault="00C71DC8" w14:paraId="2CBE7628" w14:textId="77777777">
            <w:pPr>
              <w:rPr>
                <w:color w:val="000000"/>
                <w:spacing w:val="-2"/>
                <w:sz w:val="18"/>
              </w:rPr>
            </w:pPr>
            <w:r w:rsidRPr="00CC0718">
              <w:rPr>
                <w:color w:val="000000"/>
                <w:spacing w:val="-2"/>
                <w:sz w:val="18"/>
              </w:rPr>
              <w:t>1</w:t>
            </w:r>
          </w:p>
        </w:tc>
        <w:tc>
          <w:tcPr>
            <w:tcW w:w="1576" w:type="dxa"/>
            <w:gridSpan w:val="2"/>
            <w:tcBorders>
              <w:bottom w:val="single" w:color="8FB6EA" w:sz="5" w:space="0"/>
            </w:tcBorders>
            <w:shd w:val="clear" w:color="auto" w:fill="FFFFFF" w:themeFill="background1"/>
            <w:tcMar/>
          </w:tcPr>
          <w:p w:rsidRPr="00CC0718" w:rsidR="00C71DC8" w:rsidP="00244814" w:rsidRDefault="00C71DC8" w14:paraId="21C7A510" w14:textId="77777777">
            <w:pPr>
              <w:rPr>
                <w:color w:val="000000"/>
                <w:spacing w:val="-2"/>
                <w:sz w:val="18"/>
              </w:rPr>
            </w:pPr>
            <w:r w:rsidRPr="00CC0718">
              <w:rPr>
                <w:color w:val="000000"/>
                <w:spacing w:val="-2"/>
                <w:sz w:val="18"/>
              </w:rPr>
              <w:t>3</w:t>
            </w:r>
          </w:p>
        </w:tc>
        <w:tc>
          <w:tcPr>
            <w:tcW w:w="1362" w:type="dxa"/>
            <w:tcBorders>
              <w:bottom w:val="single" w:color="8FB6EA" w:sz="5" w:space="0"/>
            </w:tcBorders>
            <w:shd w:val="clear" w:color="auto" w:fill="FFFFFF" w:themeFill="background1"/>
            <w:tcMar/>
          </w:tcPr>
          <w:p w:rsidRPr="00CC0718" w:rsidR="00C71DC8" w:rsidP="00244814" w:rsidRDefault="00C71DC8" w14:paraId="03142A10" w14:textId="77777777">
            <w:pPr>
              <w:rPr>
                <w:color w:val="000000"/>
                <w:spacing w:val="-2"/>
                <w:sz w:val="18"/>
              </w:rPr>
            </w:pPr>
            <w:r w:rsidRPr="00CC0718">
              <w:rPr>
                <w:color w:val="000000"/>
                <w:spacing w:val="-2"/>
                <w:sz w:val="18"/>
              </w:rPr>
              <w:t>23</w:t>
            </w:r>
          </w:p>
        </w:tc>
        <w:tc>
          <w:tcPr>
            <w:tcW w:w="1690" w:type="dxa"/>
            <w:tcBorders>
              <w:bottom w:val="single" w:color="8FB6EA" w:sz="5" w:space="0"/>
            </w:tcBorders>
            <w:shd w:val="clear" w:color="auto" w:fill="FFFFFF" w:themeFill="background1"/>
            <w:tcMar/>
          </w:tcPr>
          <w:p w:rsidRPr="00CC0718" w:rsidR="00C71DC8" w:rsidP="00244814" w:rsidRDefault="00C71DC8" w14:paraId="379E53B9" w14:textId="77777777">
            <w:pPr>
              <w:rPr>
                <w:color w:val="000000"/>
                <w:spacing w:val="-2"/>
                <w:sz w:val="18"/>
              </w:rPr>
            </w:pPr>
            <w:r w:rsidRPr="00CC0718">
              <w:rPr>
                <w:color w:val="000000"/>
                <w:spacing w:val="-2"/>
                <w:sz w:val="18"/>
              </w:rPr>
              <w:t>3</w:t>
            </w:r>
          </w:p>
        </w:tc>
        <w:tc>
          <w:tcPr>
            <w:tcW w:w="1576" w:type="dxa"/>
            <w:tcBorders>
              <w:bottom w:val="single" w:color="8FB6EA" w:sz="5" w:space="0"/>
            </w:tcBorders>
            <w:shd w:val="clear" w:color="auto" w:fill="FFFFFF" w:themeFill="background1"/>
            <w:tcMar/>
          </w:tcPr>
          <w:p w:rsidRPr="00CC0718" w:rsidR="00C71DC8" w:rsidP="00244814" w:rsidRDefault="00C71DC8" w14:paraId="4FFEA49E" w14:textId="77777777">
            <w:pPr>
              <w:rPr>
                <w:color w:val="000000"/>
                <w:spacing w:val="-2"/>
                <w:sz w:val="18"/>
              </w:rPr>
            </w:pPr>
          </w:p>
        </w:tc>
      </w:tr>
      <w:tr w:rsidRPr="00CC0718" w:rsidR="00C71DC8" w:rsidTr="3A33D0EC" w14:paraId="5E93A046" w14:textId="77777777">
        <w:trPr>
          <w:trHeight w:val="458" w:hRule="exact"/>
        </w:trPr>
        <w:tc>
          <w:tcPr>
            <w:tcW w:w="10717" w:type="dxa"/>
            <w:gridSpan w:val="8"/>
            <w:tcBorders>
              <w:top w:val="single" w:color="8FB6EA" w:sz="5" w:space="0"/>
            </w:tcBorders>
            <w:tcMar/>
          </w:tcPr>
          <w:p w:rsidRPr="00CC0718" w:rsidR="00C71DC8" w:rsidP="00244814" w:rsidRDefault="00C71DC8" w14:paraId="0FEBA7DE" w14:textId="77777777"/>
        </w:tc>
      </w:tr>
      <w:tr w:rsidRPr="00CC0718" w:rsidR="00C71DC8" w:rsidTr="3A33D0EC" w14:paraId="0D9A8928" w14:textId="77777777">
        <w:trPr>
          <w:trHeight w:val="602" w:hRule="exact"/>
        </w:trPr>
        <w:tc>
          <w:tcPr>
            <w:tcW w:w="10717" w:type="dxa"/>
            <w:gridSpan w:val="8"/>
            <w:shd w:val="clear" w:color="auto" w:fill="FFFFFF" w:themeFill="background1"/>
            <w:tcMar/>
          </w:tcPr>
          <w:p w:rsidRPr="00CC0718" w:rsidR="00C71DC8" w:rsidP="00244814" w:rsidRDefault="00C71DC8" w14:paraId="60789936" w14:textId="77777777">
            <w:pPr>
              <w:rPr>
                <w:b/>
                <w:color w:val="5C83B4"/>
                <w:spacing w:val="-2"/>
                <w:sz w:val="24"/>
              </w:rPr>
            </w:pPr>
          </w:p>
        </w:tc>
      </w:tr>
      <w:tr w:rsidRPr="00CC0718" w:rsidR="00C71DC8" w:rsidTr="3A33D0EC" w14:paraId="18678B43" w14:textId="77777777">
        <w:trPr>
          <w:trHeight w:val="444" w:hRule="exact"/>
        </w:trPr>
        <w:tc>
          <w:tcPr>
            <w:tcW w:w="1805" w:type="dxa"/>
            <w:shd w:val="clear" w:color="auto" w:fill="FFFFFF" w:themeFill="background1"/>
            <w:tcMar/>
          </w:tcPr>
          <w:p w:rsidRPr="00CC0718" w:rsidR="00C71DC8" w:rsidP="00244814" w:rsidRDefault="00C71DC8" w14:paraId="7C8C8384" w14:textId="77777777">
            <w:pPr>
              <w:rPr>
                <w:b/>
                <w:color w:val="5C83B4"/>
                <w:spacing w:val="-2"/>
                <w:sz w:val="24"/>
              </w:rPr>
            </w:pPr>
            <w:r w:rsidRPr="00CC0718">
              <w:rPr>
                <w:b/>
                <w:color w:val="5C83B4"/>
                <w:spacing w:val="-2"/>
                <w:sz w:val="24"/>
              </w:rPr>
              <w:t>Nickname:</w:t>
            </w:r>
          </w:p>
        </w:tc>
        <w:tc>
          <w:tcPr>
            <w:tcW w:w="8912" w:type="dxa"/>
            <w:gridSpan w:val="7"/>
            <w:vMerge w:val="restart"/>
            <w:shd w:val="clear" w:color="auto" w:fill="FFFFFF" w:themeFill="background1"/>
            <w:tcMar/>
          </w:tcPr>
          <w:p w:rsidRPr="00CC0718" w:rsidR="00C71DC8" w:rsidP="00244814" w:rsidRDefault="00C71DC8" w14:paraId="359E63CD" w14:textId="77777777">
            <w:pPr>
              <w:rPr>
                <w:b/>
                <w:color w:val="5C83B4"/>
                <w:spacing w:val="-2"/>
                <w:sz w:val="24"/>
              </w:rPr>
            </w:pPr>
            <w:r w:rsidRPr="00CC0718">
              <w:rPr>
                <w:b/>
                <w:color w:val="5C83B4"/>
                <w:spacing w:val="-2"/>
                <w:sz w:val="24"/>
              </w:rPr>
              <w:t>Codes\\AXIAL CODE\\Q7 b- Examples of marketing activities\CAMPUS PRESENCE AND PHYSICAL OUTREACH\Table Sitting with Flyers at Campus Center</w:t>
            </w:r>
          </w:p>
        </w:tc>
      </w:tr>
      <w:tr w:rsidRPr="00CC0718" w:rsidR="00C71DC8" w:rsidTr="3A33D0EC" w14:paraId="76298F6E" w14:textId="77777777">
        <w:trPr>
          <w:trHeight w:val="459" w:hRule="exact"/>
        </w:trPr>
        <w:tc>
          <w:tcPr>
            <w:tcW w:w="1805" w:type="dxa"/>
            <w:shd w:val="clear" w:color="auto" w:fill="FFFFFF" w:themeFill="background1"/>
            <w:tcMar/>
          </w:tcPr>
          <w:p w:rsidRPr="00CC0718" w:rsidR="00C71DC8" w:rsidP="00244814" w:rsidRDefault="00C71DC8" w14:paraId="5756505F" w14:textId="77777777">
            <w:pPr>
              <w:rPr>
                <w:b/>
                <w:color w:val="5C83B4"/>
                <w:spacing w:val="-2"/>
                <w:sz w:val="24"/>
              </w:rPr>
            </w:pPr>
            <w:r w:rsidRPr="00CC0718">
              <w:rPr>
                <w:b/>
                <w:color w:val="5C83B4"/>
                <w:spacing w:val="-2"/>
                <w:sz w:val="24"/>
              </w:rPr>
              <w:t>Classification:</w:t>
            </w:r>
          </w:p>
        </w:tc>
        <w:tc>
          <w:tcPr>
            <w:tcW w:w="8912" w:type="dxa"/>
            <w:gridSpan w:val="7"/>
            <w:vMerge/>
            <w:tcMar/>
          </w:tcPr>
          <w:p w:rsidRPr="00CC0718" w:rsidR="00C71DC8" w:rsidP="00244814" w:rsidRDefault="00C71DC8" w14:paraId="25562DD8" w14:textId="77777777"/>
        </w:tc>
      </w:tr>
      <w:tr w:rsidRPr="00CC0718" w:rsidR="00C71DC8" w:rsidTr="3A33D0EC" w14:paraId="442ED4F2" w14:textId="77777777">
        <w:trPr>
          <w:trHeight w:val="444" w:hRule="exact"/>
        </w:trPr>
        <w:tc>
          <w:tcPr>
            <w:tcW w:w="1805" w:type="dxa"/>
            <w:shd w:val="clear" w:color="auto" w:fill="FFFFFF" w:themeFill="background1"/>
            <w:tcMar/>
          </w:tcPr>
          <w:p w:rsidRPr="00CC0718" w:rsidR="00C71DC8" w:rsidP="00244814" w:rsidRDefault="00C71DC8" w14:paraId="3370789B" w14:textId="77777777">
            <w:pPr>
              <w:rPr>
                <w:b/>
                <w:color w:val="5C83B4"/>
                <w:spacing w:val="-2"/>
                <w:sz w:val="24"/>
              </w:rPr>
            </w:pPr>
            <w:r w:rsidRPr="00CC0718">
              <w:rPr>
                <w:b/>
                <w:color w:val="5C83B4"/>
                <w:spacing w:val="-2"/>
                <w:sz w:val="24"/>
              </w:rPr>
              <w:t>Aggregated:</w:t>
            </w:r>
          </w:p>
        </w:tc>
        <w:tc>
          <w:tcPr>
            <w:tcW w:w="8912" w:type="dxa"/>
            <w:gridSpan w:val="7"/>
            <w:shd w:val="clear" w:color="auto" w:fill="FFFFFF" w:themeFill="background1"/>
            <w:tcMar/>
          </w:tcPr>
          <w:p w:rsidRPr="00CC0718" w:rsidR="00C71DC8" w:rsidP="00244814" w:rsidRDefault="00C71DC8" w14:paraId="7CCF9FB5" w14:textId="77777777">
            <w:pPr>
              <w:rPr>
                <w:b/>
                <w:color w:val="5C83B4"/>
                <w:spacing w:val="-2"/>
                <w:sz w:val="24"/>
              </w:rPr>
            </w:pPr>
            <w:r w:rsidRPr="00CC0718">
              <w:rPr>
                <w:b/>
                <w:color w:val="5C83B4"/>
                <w:spacing w:val="-2"/>
                <w:sz w:val="24"/>
              </w:rPr>
              <w:t>No</w:t>
            </w:r>
          </w:p>
        </w:tc>
      </w:tr>
      <w:tr w:rsidRPr="00CC0718" w:rsidR="00C71DC8" w:rsidTr="3A33D0EC" w14:paraId="4CDF15E2" w14:textId="77777777">
        <w:trPr>
          <w:trHeight w:val="344" w:hRule="exact"/>
        </w:trPr>
        <w:tc>
          <w:tcPr>
            <w:tcW w:w="3381" w:type="dxa"/>
            <w:gridSpan w:val="2"/>
            <w:tcBorders>
              <w:bottom w:val="single" w:color="8FB6EA" w:sz="5" w:space="0"/>
            </w:tcBorders>
            <w:shd w:val="clear" w:color="auto" w:fill="FFFFFF" w:themeFill="background1"/>
            <w:tcMar/>
          </w:tcPr>
          <w:p w:rsidRPr="00CC0718" w:rsidR="00C71DC8" w:rsidP="00244814" w:rsidRDefault="00C71DC8" w14:paraId="53AC1ADC" w14:textId="77777777">
            <w:pPr>
              <w:rPr>
                <w:color w:val="000000"/>
                <w:spacing w:val="-2"/>
                <w:sz w:val="18"/>
              </w:rPr>
            </w:pPr>
            <w:r w:rsidRPr="00CC0718">
              <w:rPr>
                <w:color w:val="000000"/>
                <w:spacing w:val="-2"/>
                <w:sz w:val="18"/>
              </w:rPr>
              <w:t>Document</w:t>
            </w:r>
          </w:p>
        </w:tc>
        <w:tc>
          <w:tcPr>
            <w:tcW w:w="1132" w:type="dxa"/>
            <w:tcBorders>
              <w:bottom w:val="single" w:color="8FB6EA" w:sz="5" w:space="0"/>
            </w:tcBorders>
            <w:shd w:val="clear" w:color="auto" w:fill="FFFFFF" w:themeFill="background1"/>
            <w:tcMar/>
          </w:tcPr>
          <w:p w:rsidRPr="00CC0718" w:rsidR="00C71DC8" w:rsidP="00244814" w:rsidRDefault="00C71DC8" w14:paraId="0C8F46B0" w14:textId="77777777">
            <w:pPr>
              <w:rPr>
                <w:color w:val="000000"/>
                <w:spacing w:val="-2"/>
                <w:sz w:val="18"/>
              </w:rPr>
            </w:pPr>
            <w:r w:rsidRPr="00CC0718">
              <w:rPr>
                <w:color w:val="000000"/>
                <w:spacing w:val="-2"/>
                <w:sz w:val="18"/>
              </w:rPr>
              <w:t>1</w:t>
            </w:r>
          </w:p>
        </w:tc>
        <w:tc>
          <w:tcPr>
            <w:tcW w:w="1576" w:type="dxa"/>
            <w:gridSpan w:val="2"/>
            <w:tcBorders>
              <w:bottom w:val="single" w:color="8FB6EA" w:sz="5" w:space="0"/>
            </w:tcBorders>
            <w:shd w:val="clear" w:color="auto" w:fill="FFFFFF" w:themeFill="background1"/>
            <w:tcMar/>
          </w:tcPr>
          <w:p w:rsidRPr="00CC0718" w:rsidR="00C71DC8" w:rsidP="00244814" w:rsidRDefault="00C71DC8" w14:paraId="6F977C77" w14:textId="77777777">
            <w:pPr>
              <w:rPr>
                <w:color w:val="000000"/>
                <w:spacing w:val="-2"/>
                <w:sz w:val="18"/>
              </w:rPr>
            </w:pPr>
            <w:r w:rsidRPr="00CC0718">
              <w:rPr>
                <w:color w:val="000000"/>
                <w:spacing w:val="-2"/>
                <w:sz w:val="18"/>
              </w:rPr>
              <w:t>2</w:t>
            </w:r>
          </w:p>
        </w:tc>
        <w:tc>
          <w:tcPr>
            <w:tcW w:w="1362" w:type="dxa"/>
            <w:tcBorders>
              <w:bottom w:val="single" w:color="8FB6EA" w:sz="5" w:space="0"/>
            </w:tcBorders>
            <w:shd w:val="clear" w:color="auto" w:fill="FFFFFF" w:themeFill="background1"/>
            <w:tcMar/>
          </w:tcPr>
          <w:p w:rsidRPr="00CC0718" w:rsidR="00C71DC8" w:rsidP="00244814" w:rsidRDefault="00C71DC8" w14:paraId="218ED9B8" w14:textId="77777777">
            <w:pPr>
              <w:rPr>
                <w:color w:val="000000"/>
                <w:spacing w:val="-2"/>
                <w:sz w:val="18"/>
              </w:rPr>
            </w:pPr>
            <w:r w:rsidRPr="00CC0718">
              <w:rPr>
                <w:color w:val="000000"/>
                <w:spacing w:val="-2"/>
                <w:sz w:val="18"/>
              </w:rPr>
              <w:t>30</w:t>
            </w:r>
          </w:p>
        </w:tc>
        <w:tc>
          <w:tcPr>
            <w:tcW w:w="1690" w:type="dxa"/>
            <w:tcBorders>
              <w:bottom w:val="single" w:color="8FB6EA" w:sz="5" w:space="0"/>
            </w:tcBorders>
            <w:shd w:val="clear" w:color="auto" w:fill="FFFFFF" w:themeFill="background1"/>
            <w:tcMar/>
          </w:tcPr>
          <w:p w:rsidRPr="00CC0718" w:rsidR="00C71DC8" w:rsidP="00244814" w:rsidRDefault="00C71DC8" w14:paraId="00431E52" w14:textId="77777777">
            <w:pPr>
              <w:rPr>
                <w:color w:val="000000"/>
                <w:spacing w:val="-2"/>
                <w:sz w:val="18"/>
              </w:rPr>
            </w:pPr>
            <w:r w:rsidRPr="00CC0718">
              <w:rPr>
                <w:color w:val="000000"/>
                <w:spacing w:val="-2"/>
                <w:sz w:val="18"/>
              </w:rPr>
              <w:t>2</w:t>
            </w:r>
          </w:p>
        </w:tc>
        <w:tc>
          <w:tcPr>
            <w:tcW w:w="1576" w:type="dxa"/>
            <w:tcBorders>
              <w:bottom w:val="single" w:color="8FB6EA" w:sz="5" w:space="0"/>
            </w:tcBorders>
            <w:shd w:val="clear" w:color="auto" w:fill="FFFFFF" w:themeFill="background1"/>
            <w:tcMar/>
          </w:tcPr>
          <w:p w:rsidRPr="00CC0718" w:rsidR="00C71DC8" w:rsidP="00244814" w:rsidRDefault="00C71DC8" w14:paraId="29EEE54A" w14:textId="77777777">
            <w:pPr>
              <w:rPr>
                <w:color w:val="000000"/>
                <w:spacing w:val="-2"/>
                <w:sz w:val="18"/>
              </w:rPr>
            </w:pPr>
          </w:p>
        </w:tc>
      </w:tr>
      <w:tr w:rsidRPr="00CC0718" w:rsidR="00C71DC8" w:rsidTr="3A33D0EC" w14:paraId="25A52893" w14:textId="77777777">
        <w:trPr>
          <w:trHeight w:val="444" w:hRule="exact"/>
        </w:trPr>
        <w:tc>
          <w:tcPr>
            <w:tcW w:w="10717" w:type="dxa"/>
            <w:gridSpan w:val="8"/>
            <w:tcBorders>
              <w:top w:val="single" w:color="8FB6EA" w:sz="5" w:space="0"/>
            </w:tcBorders>
            <w:tcMar/>
          </w:tcPr>
          <w:p w:rsidRPr="00CC0718" w:rsidR="00C71DC8" w:rsidP="00244814" w:rsidRDefault="00C71DC8" w14:paraId="25576AB3" w14:textId="77777777"/>
        </w:tc>
      </w:tr>
      <w:tr w:rsidRPr="00CC0718" w:rsidR="00C71DC8" w:rsidTr="3A33D0EC" w14:paraId="76A7805C" w14:textId="77777777">
        <w:trPr>
          <w:trHeight w:val="344" w:hRule="exact"/>
        </w:trPr>
        <w:tc>
          <w:tcPr>
            <w:tcW w:w="10717" w:type="dxa"/>
            <w:gridSpan w:val="8"/>
            <w:shd w:val="clear" w:color="auto" w:fill="FFFFFF" w:themeFill="background1"/>
            <w:tcMar/>
          </w:tcPr>
          <w:p w:rsidRPr="00CC0718" w:rsidR="00C71DC8" w:rsidP="00244814" w:rsidRDefault="00C71DC8" w14:paraId="4C12572F" w14:textId="77777777">
            <w:pPr>
              <w:rPr>
                <w:b/>
                <w:color w:val="5C83B4"/>
                <w:spacing w:val="-2"/>
                <w:sz w:val="24"/>
              </w:rPr>
            </w:pPr>
          </w:p>
        </w:tc>
      </w:tr>
      <w:tr w:rsidRPr="00CC0718" w:rsidR="00C71DC8" w:rsidTr="3A33D0EC" w14:paraId="7D096C62" w14:textId="77777777">
        <w:trPr>
          <w:trHeight w:val="444" w:hRule="exact"/>
        </w:trPr>
        <w:tc>
          <w:tcPr>
            <w:tcW w:w="1805" w:type="dxa"/>
            <w:shd w:val="clear" w:color="auto" w:fill="FFFFFF" w:themeFill="background1"/>
            <w:tcMar/>
          </w:tcPr>
          <w:p w:rsidRPr="00CC0718" w:rsidR="00C71DC8" w:rsidP="00244814" w:rsidRDefault="00C71DC8" w14:paraId="12F444E8" w14:textId="77777777">
            <w:pPr>
              <w:rPr>
                <w:b/>
                <w:color w:val="5C83B4"/>
                <w:spacing w:val="-2"/>
                <w:sz w:val="24"/>
              </w:rPr>
            </w:pPr>
            <w:r w:rsidRPr="00CC0718">
              <w:rPr>
                <w:b/>
                <w:color w:val="5C83B4"/>
                <w:spacing w:val="-2"/>
                <w:sz w:val="24"/>
              </w:rPr>
              <w:t>Nickname:</w:t>
            </w:r>
          </w:p>
        </w:tc>
        <w:tc>
          <w:tcPr>
            <w:tcW w:w="8912" w:type="dxa"/>
            <w:gridSpan w:val="7"/>
            <w:vMerge w:val="restart"/>
            <w:shd w:val="clear" w:color="auto" w:fill="FFFFFF" w:themeFill="background1"/>
            <w:tcMar/>
          </w:tcPr>
          <w:p w:rsidRPr="00CC0718" w:rsidR="00C71DC8" w:rsidP="00244814" w:rsidRDefault="00C71DC8" w14:paraId="400438F2" w14:textId="77777777">
            <w:pPr>
              <w:rPr>
                <w:b/>
                <w:color w:val="5C83B4"/>
                <w:spacing w:val="-2"/>
                <w:sz w:val="24"/>
              </w:rPr>
            </w:pPr>
            <w:r w:rsidRPr="00CC0718">
              <w:rPr>
                <w:b/>
                <w:color w:val="5C83B4"/>
                <w:spacing w:val="-2"/>
                <w:sz w:val="24"/>
              </w:rPr>
              <w:t>Codes\\AXIAL CODE\\Q7 b- Examples of marketing activities\CLUB COLLABORATION</w:t>
            </w:r>
          </w:p>
        </w:tc>
      </w:tr>
      <w:tr w:rsidRPr="00CC0718" w:rsidR="00C71DC8" w:rsidTr="3A33D0EC" w14:paraId="292E06F9" w14:textId="77777777">
        <w:trPr>
          <w:trHeight w:val="458" w:hRule="exact"/>
        </w:trPr>
        <w:tc>
          <w:tcPr>
            <w:tcW w:w="1805" w:type="dxa"/>
            <w:shd w:val="clear" w:color="auto" w:fill="FFFFFF" w:themeFill="background1"/>
            <w:tcMar/>
          </w:tcPr>
          <w:p w:rsidRPr="00CC0718" w:rsidR="00C71DC8" w:rsidP="00244814" w:rsidRDefault="00C71DC8" w14:paraId="6D8FEEF3" w14:textId="77777777">
            <w:pPr>
              <w:rPr>
                <w:b/>
                <w:color w:val="5C83B4"/>
                <w:spacing w:val="-2"/>
                <w:sz w:val="24"/>
              </w:rPr>
            </w:pPr>
            <w:r w:rsidRPr="00CC0718">
              <w:rPr>
                <w:b/>
                <w:color w:val="5C83B4"/>
                <w:spacing w:val="-2"/>
                <w:sz w:val="24"/>
              </w:rPr>
              <w:t>Classification:</w:t>
            </w:r>
          </w:p>
        </w:tc>
        <w:tc>
          <w:tcPr>
            <w:tcW w:w="8912" w:type="dxa"/>
            <w:gridSpan w:val="7"/>
            <w:vMerge/>
            <w:tcMar/>
          </w:tcPr>
          <w:p w:rsidRPr="00CC0718" w:rsidR="00C71DC8" w:rsidP="00244814" w:rsidRDefault="00C71DC8" w14:paraId="45CECA27" w14:textId="77777777"/>
        </w:tc>
      </w:tr>
      <w:tr w:rsidRPr="00CC0718" w:rsidR="00C71DC8" w:rsidTr="3A33D0EC" w14:paraId="7B7CAC5B" w14:textId="77777777">
        <w:trPr>
          <w:trHeight w:val="444" w:hRule="exact"/>
        </w:trPr>
        <w:tc>
          <w:tcPr>
            <w:tcW w:w="1805" w:type="dxa"/>
            <w:shd w:val="clear" w:color="auto" w:fill="FFFFFF" w:themeFill="background1"/>
            <w:tcMar/>
          </w:tcPr>
          <w:p w:rsidRPr="00CC0718" w:rsidR="00C71DC8" w:rsidP="00244814" w:rsidRDefault="00C71DC8" w14:paraId="65CE38E6" w14:textId="77777777">
            <w:pPr>
              <w:rPr>
                <w:b/>
                <w:color w:val="5C83B4"/>
                <w:spacing w:val="-2"/>
                <w:sz w:val="24"/>
              </w:rPr>
            </w:pPr>
            <w:r w:rsidRPr="00CC0718">
              <w:rPr>
                <w:b/>
                <w:color w:val="5C83B4"/>
                <w:spacing w:val="-2"/>
                <w:sz w:val="24"/>
              </w:rPr>
              <w:t>Aggregated:</w:t>
            </w:r>
          </w:p>
        </w:tc>
        <w:tc>
          <w:tcPr>
            <w:tcW w:w="8912" w:type="dxa"/>
            <w:gridSpan w:val="7"/>
            <w:shd w:val="clear" w:color="auto" w:fill="FFFFFF" w:themeFill="background1"/>
            <w:tcMar/>
          </w:tcPr>
          <w:p w:rsidRPr="00CC0718" w:rsidR="00C71DC8" w:rsidP="00244814" w:rsidRDefault="00C71DC8" w14:paraId="3369C378" w14:textId="77777777">
            <w:pPr>
              <w:rPr>
                <w:b/>
                <w:color w:val="5C83B4"/>
                <w:spacing w:val="-2"/>
                <w:sz w:val="24"/>
              </w:rPr>
            </w:pPr>
            <w:r w:rsidRPr="00CC0718">
              <w:rPr>
                <w:b/>
                <w:color w:val="5C83B4"/>
                <w:spacing w:val="-2"/>
                <w:sz w:val="24"/>
              </w:rPr>
              <w:t>Yes</w:t>
            </w:r>
          </w:p>
        </w:tc>
      </w:tr>
      <w:tr w:rsidRPr="00CC0718" w:rsidR="00C71DC8" w:rsidTr="3A33D0EC" w14:paraId="76D800DC" w14:textId="77777777">
        <w:trPr>
          <w:trHeight w:val="344" w:hRule="exact"/>
        </w:trPr>
        <w:tc>
          <w:tcPr>
            <w:tcW w:w="3381" w:type="dxa"/>
            <w:gridSpan w:val="2"/>
            <w:tcBorders>
              <w:bottom w:val="single" w:color="8FB6EA" w:sz="5" w:space="0"/>
            </w:tcBorders>
            <w:shd w:val="clear" w:color="auto" w:fill="FFFFFF" w:themeFill="background1"/>
            <w:tcMar/>
          </w:tcPr>
          <w:p w:rsidRPr="00CC0718" w:rsidR="00C71DC8" w:rsidP="00244814" w:rsidRDefault="00C71DC8" w14:paraId="78ED101F" w14:textId="77777777">
            <w:pPr>
              <w:rPr>
                <w:color w:val="000000"/>
                <w:spacing w:val="-2"/>
                <w:sz w:val="18"/>
              </w:rPr>
            </w:pPr>
            <w:r w:rsidRPr="00CC0718">
              <w:rPr>
                <w:color w:val="000000"/>
                <w:spacing w:val="-2"/>
                <w:sz w:val="18"/>
              </w:rPr>
              <w:t>Document</w:t>
            </w:r>
          </w:p>
        </w:tc>
        <w:tc>
          <w:tcPr>
            <w:tcW w:w="1132" w:type="dxa"/>
            <w:tcBorders>
              <w:bottom w:val="single" w:color="8FB6EA" w:sz="5" w:space="0"/>
            </w:tcBorders>
            <w:shd w:val="clear" w:color="auto" w:fill="FFFFFF" w:themeFill="background1"/>
            <w:tcMar/>
          </w:tcPr>
          <w:p w:rsidRPr="00CC0718" w:rsidR="00C71DC8" w:rsidP="00244814" w:rsidRDefault="00C71DC8" w14:paraId="39907936" w14:textId="77777777">
            <w:pPr>
              <w:rPr>
                <w:color w:val="000000"/>
                <w:spacing w:val="-2"/>
                <w:sz w:val="18"/>
              </w:rPr>
            </w:pPr>
            <w:r w:rsidRPr="00CC0718">
              <w:rPr>
                <w:color w:val="000000"/>
                <w:spacing w:val="-2"/>
                <w:sz w:val="18"/>
              </w:rPr>
              <w:t>1</w:t>
            </w:r>
          </w:p>
        </w:tc>
        <w:tc>
          <w:tcPr>
            <w:tcW w:w="1576" w:type="dxa"/>
            <w:gridSpan w:val="2"/>
            <w:tcBorders>
              <w:bottom w:val="single" w:color="8FB6EA" w:sz="5" w:space="0"/>
            </w:tcBorders>
            <w:shd w:val="clear" w:color="auto" w:fill="FFFFFF" w:themeFill="background1"/>
            <w:tcMar/>
          </w:tcPr>
          <w:p w:rsidRPr="00CC0718" w:rsidR="00C71DC8" w:rsidP="00244814" w:rsidRDefault="00C71DC8" w14:paraId="7686E182" w14:textId="77777777">
            <w:pPr>
              <w:rPr>
                <w:color w:val="000000"/>
                <w:spacing w:val="-2"/>
                <w:sz w:val="18"/>
              </w:rPr>
            </w:pPr>
            <w:r w:rsidRPr="00CC0718">
              <w:rPr>
                <w:color w:val="000000"/>
                <w:spacing w:val="-2"/>
                <w:sz w:val="18"/>
              </w:rPr>
              <w:t>4</w:t>
            </w:r>
          </w:p>
        </w:tc>
        <w:tc>
          <w:tcPr>
            <w:tcW w:w="1362" w:type="dxa"/>
            <w:tcBorders>
              <w:bottom w:val="single" w:color="8FB6EA" w:sz="5" w:space="0"/>
            </w:tcBorders>
            <w:shd w:val="clear" w:color="auto" w:fill="FFFFFF" w:themeFill="background1"/>
            <w:tcMar/>
          </w:tcPr>
          <w:p w:rsidRPr="00CC0718" w:rsidR="00C71DC8" w:rsidP="00244814" w:rsidRDefault="00C71DC8" w14:paraId="2F8630B6" w14:textId="77777777">
            <w:pPr>
              <w:rPr>
                <w:color w:val="000000"/>
                <w:spacing w:val="-2"/>
                <w:sz w:val="18"/>
              </w:rPr>
            </w:pPr>
            <w:r w:rsidRPr="00CC0718">
              <w:rPr>
                <w:color w:val="000000"/>
                <w:spacing w:val="-2"/>
                <w:sz w:val="18"/>
              </w:rPr>
              <w:t>60</w:t>
            </w:r>
          </w:p>
        </w:tc>
        <w:tc>
          <w:tcPr>
            <w:tcW w:w="1690" w:type="dxa"/>
            <w:tcBorders>
              <w:bottom w:val="single" w:color="8FB6EA" w:sz="5" w:space="0"/>
            </w:tcBorders>
            <w:shd w:val="clear" w:color="auto" w:fill="FFFFFF" w:themeFill="background1"/>
            <w:tcMar/>
          </w:tcPr>
          <w:p w:rsidRPr="00CC0718" w:rsidR="00C71DC8" w:rsidP="00244814" w:rsidRDefault="00C71DC8" w14:paraId="4A0792F4" w14:textId="77777777">
            <w:pPr>
              <w:rPr>
                <w:color w:val="000000"/>
                <w:spacing w:val="-2"/>
                <w:sz w:val="18"/>
              </w:rPr>
            </w:pPr>
            <w:r w:rsidRPr="00CC0718">
              <w:rPr>
                <w:color w:val="000000"/>
                <w:spacing w:val="-2"/>
                <w:sz w:val="18"/>
              </w:rPr>
              <w:t>5</w:t>
            </w:r>
          </w:p>
        </w:tc>
        <w:tc>
          <w:tcPr>
            <w:tcW w:w="1576" w:type="dxa"/>
            <w:tcBorders>
              <w:bottom w:val="single" w:color="8FB6EA" w:sz="5" w:space="0"/>
            </w:tcBorders>
            <w:shd w:val="clear" w:color="auto" w:fill="FFFFFF" w:themeFill="background1"/>
            <w:tcMar/>
          </w:tcPr>
          <w:p w:rsidRPr="00CC0718" w:rsidR="00C71DC8" w:rsidP="00244814" w:rsidRDefault="00C71DC8" w14:paraId="1F9D7681" w14:textId="77777777">
            <w:pPr>
              <w:rPr>
                <w:color w:val="000000"/>
                <w:spacing w:val="-2"/>
                <w:sz w:val="18"/>
              </w:rPr>
            </w:pPr>
          </w:p>
        </w:tc>
      </w:tr>
      <w:tr w:rsidRPr="00CC0718" w:rsidR="00C71DC8" w:rsidTr="3A33D0EC" w14:paraId="15AE0F7B" w14:textId="77777777">
        <w:trPr>
          <w:trHeight w:val="1247" w:hRule="exact"/>
        </w:trPr>
        <w:tc>
          <w:tcPr>
            <w:tcW w:w="10717" w:type="dxa"/>
            <w:gridSpan w:val="8"/>
            <w:tcBorders>
              <w:top w:val="single" w:color="8FB6EA" w:sz="5" w:space="0"/>
            </w:tcBorders>
            <w:tcMar/>
          </w:tcPr>
          <w:p w:rsidRPr="00CC0718" w:rsidR="00C71DC8" w:rsidP="00244814" w:rsidRDefault="00C71DC8" w14:paraId="57A5FB7F" w14:textId="77777777"/>
        </w:tc>
      </w:tr>
      <w:tr w:rsidRPr="00CC0718" w:rsidR="00C71DC8" w:rsidTr="3A33D0EC" w14:paraId="33EE9C6E" w14:textId="77777777">
        <w:trPr>
          <w:trHeight w:val="458" w:hRule="exact"/>
        </w:trPr>
        <w:tc>
          <w:tcPr>
            <w:tcW w:w="5359" w:type="dxa"/>
            <w:gridSpan w:val="4"/>
            <w:shd w:val="clear" w:color="auto" w:fill="FFFFFF" w:themeFill="background1"/>
            <w:tcMar/>
          </w:tcPr>
          <w:p w:rsidRPr="00CC0718" w:rsidR="00C71DC8" w:rsidP="00244814" w:rsidRDefault="00C71DC8" w14:paraId="51949B14" w14:textId="77777777">
            <w:pPr>
              <w:jc w:val="right"/>
              <w:rPr>
                <w:color w:val="000066"/>
                <w:spacing w:val="-2"/>
                <w:sz w:val="16"/>
              </w:rPr>
            </w:pPr>
            <w:r w:rsidRPr="00CC0718">
              <w:rPr>
                <w:color w:val="000066"/>
                <w:spacing w:val="-2"/>
                <w:sz w:val="16"/>
              </w:rPr>
              <w:t>Formatted Reports\\Code Summary Formatted Report</w:t>
            </w:r>
          </w:p>
        </w:tc>
        <w:tc>
          <w:tcPr>
            <w:tcW w:w="5358" w:type="dxa"/>
            <w:gridSpan w:val="4"/>
            <w:shd w:val="clear" w:color="auto" w:fill="FFFFFF" w:themeFill="background1"/>
            <w:tcMar/>
          </w:tcPr>
          <w:p w:rsidRPr="00CC0718" w:rsidR="00C71DC8" w:rsidP="00244814" w:rsidRDefault="00C71DC8" w14:paraId="4D0E2D59" w14:textId="77777777">
            <w:pPr>
              <w:jc w:val="right"/>
              <w:rPr>
                <w:color w:val="000066"/>
                <w:spacing w:val="-2"/>
                <w:sz w:val="16"/>
              </w:rPr>
            </w:pPr>
            <w:r w:rsidRPr="00CC0718">
              <w:rPr>
                <w:color w:val="000066"/>
                <w:spacing w:val="-2"/>
                <w:sz w:val="16"/>
              </w:rPr>
              <w:t>Page 83 of 104</w:t>
            </w:r>
          </w:p>
        </w:tc>
      </w:tr>
      <w:tr w:rsidRPr="00CC0718" w:rsidR="00C71DC8" w:rsidTr="3A33D0EC" w14:paraId="1FE80A53" w14:textId="77777777">
        <w:trPr>
          <w:trHeight w:val="445" w:hRule="exact"/>
        </w:trPr>
        <w:tc>
          <w:tcPr>
            <w:tcW w:w="10717" w:type="dxa"/>
            <w:gridSpan w:val="8"/>
            <w:shd w:val="clear" w:color="auto" w:fill="FFFFFF" w:themeFill="background1"/>
            <w:tcMar/>
            <w:vAlign w:val="center"/>
          </w:tcPr>
          <w:p w:rsidRPr="00CC0718" w:rsidR="00C71DC8" w:rsidP="00244814" w:rsidRDefault="00C71DC8" w14:paraId="63F3ED6B" w14:textId="77777777">
            <w:pPr>
              <w:jc w:val="right"/>
              <w:rPr>
                <w:color w:val="000066"/>
                <w:spacing w:val="-2"/>
                <w:sz w:val="16"/>
              </w:rPr>
            </w:pPr>
            <w:r w:rsidRPr="00CC0718">
              <w:rPr>
                <w:color w:val="000066"/>
                <w:spacing w:val="-2"/>
                <w:sz w:val="16"/>
              </w:rPr>
              <w:t>11/13/2024 3:39 PM</w:t>
            </w:r>
          </w:p>
        </w:tc>
      </w:tr>
      <w:tr w:rsidRPr="00CC0718" w:rsidR="00C71DC8" w:rsidTr="3A33D0EC" w14:paraId="7B06B1C5" w14:textId="77777777">
        <w:trPr>
          <w:trHeight w:val="458" w:hRule="exact"/>
        </w:trPr>
        <w:tc>
          <w:tcPr>
            <w:tcW w:w="3381" w:type="dxa"/>
            <w:gridSpan w:val="2"/>
            <w:shd w:val="clear" w:color="auto" w:fill="8FB6EA"/>
            <w:tcMar/>
          </w:tcPr>
          <w:p w:rsidRPr="00CC0718" w:rsidR="00C71DC8" w:rsidP="00244814" w:rsidRDefault="00C71DC8" w14:paraId="23E0CD93" w14:textId="77777777">
            <w:pPr>
              <w:rPr>
                <w:b/>
                <w:color w:val="000066"/>
                <w:spacing w:val="-2"/>
                <w:sz w:val="18"/>
              </w:rPr>
            </w:pPr>
            <w:r w:rsidRPr="00CC0718">
              <w:rPr>
                <w:b/>
                <w:color w:val="000066"/>
                <w:spacing w:val="-2"/>
                <w:sz w:val="18"/>
              </w:rPr>
              <w:t>File Type</w:t>
            </w:r>
          </w:p>
        </w:tc>
        <w:tc>
          <w:tcPr>
            <w:tcW w:w="1132" w:type="dxa"/>
            <w:shd w:val="clear" w:color="auto" w:fill="8FB6EA"/>
            <w:tcMar/>
          </w:tcPr>
          <w:p w:rsidRPr="00CC0718" w:rsidR="00C71DC8" w:rsidP="00244814" w:rsidRDefault="00C71DC8" w14:paraId="023B3575" w14:textId="77777777">
            <w:pPr>
              <w:rPr>
                <w:b/>
                <w:color w:val="000066"/>
                <w:spacing w:val="-2"/>
                <w:sz w:val="18"/>
              </w:rPr>
            </w:pPr>
            <w:r w:rsidRPr="00CC0718">
              <w:rPr>
                <w:b/>
                <w:color w:val="000066"/>
                <w:spacing w:val="-2"/>
                <w:sz w:val="18"/>
              </w:rPr>
              <w:t>Number of Files</w:t>
            </w:r>
          </w:p>
        </w:tc>
        <w:tc>
          <w:tcPr>
            <w:tcW w:w="1576" w:type="dxa"/>
            <w:gridSpan w:val="2"/>
            <w:shd w:val="clear" w:color="auto" w:fill="8FB6EA"/>
            <w:tcMar/>
          </w:tcPr>
          <w:p w:rsidRPr="00CC0718" w:rsidR="00C71DC8" w:rsidP="00244814" w:rsidRDefault="00C71DC8" w14:paraId="347E6DB2" w14:textId="77777777">
            <w:pPr>
              <w:rPr>
                <w:b/>
                <w:color w:val="000066"/>
                <w:spacing w:val="-2"/>
                <w:sz w:val="18"/>
              </w:rPr>
            </w:pPr>
            <w:r w:rsidRPr="00CC0718">
              <w:rPr>
                <w:b/>
                <w:color w:val="000066"/>
                <w:spacing w:val="-2"/>
                <w:sz w:val="18"/>
              </w:rPr>
              <w:t>Number of Coding References</w:t>
            </w:r>
          </w:p>
        </w:tc>
        <w:tc>
          <w:tcPr>
            <w:tcW w:w="1362" w:type="dxa"/>
            <w:shd w:val="clear" w:color="auto" w:fill="8FB6EA"/>
            <w:tcMar/>
          </w:tcPr>
          <w:p w:rsidRPr="00CC0718" w:rsidR="00C71DC8" w:rsidP="00244814" w:rsidRDefault="00C71DC8" w14:paraId="7143153D" w14:textId="77777777">
            <w:pPr>
              <w:rPr>
                <w:b/>
                <w:color w:val="000066"/>
                <w:spacing w:val="-2"/>
                <w:sz w:val="18"/>
              </w:rPr>
            </w:pPr>
            <w:r w:rsidRPr="00CC0718">
              <w:rPr>
                <w:b/>
                <w:color w:val="000066"/>
                <w:spacing w:val="-2"/>
                <w:sz w:val="18"/>
              </w:rPr>
              <w:t>Number of Words Coded</w:t>
            </w:r>
          </w:p>
        </w:tc>
        <w:tc>
          <w:tcPr>
            <w:tcW w:w="1690" w:type="dxa"/>
            <w:shd w:val="clear" w:color="auto" w:fill="8FB6EA"/>
            <w:tcMar/>
          </w:tcPr>
          <w:p w:rsidRPr="00CC0718" w:rsidR="00C71DC8" w:rsidP="00244814" w:rsidRDefault="00C71DC8" w14:paraId="3592B242" w14:textId="77777777">
            <w:pPr>
              <w:rPr>
                <w:b/>
                <w:color w:val="000066"/>
                <w:spacing w:val="-2"/>
                <w:sz w:val="18"/>
              </w:rPr>
            </w:pPr>
            <w:r w:rsidRPr="00CC0718">
              <w:rPr>
                <w:b/>
                <w:color w:val="000066"/>
                <w:spacing w:val="-2"/>
                <w:sz w:val="18"/>
              </w:rPr>
              <w:t>Number of Paragraphs Coded</w:t>
            </w:r>
          </w:p>
        </w:tc>
        <w:tc>
          <w:tcPr>
            <w:tcW w:w="1576" w:type="dxa"/>
            <w:shd w:val="clear" w:color="auto" w:fill="8FB6EA"/>
            <w:tcMar/>
          </w:tcPr>
          <w:p w:rsidRPr="00CC0718" w:rsidR="00C71DC8" w:rsidP="00244814" w:rsidRDefault="00C71DC8" w14:paraId="57CD536F" w14:textId="77777777">
            <w:pPr>
              <w:rPr>
                <w:b/>
                <w:color w:val="000066"/>
                <w:spacing w:val="-2"/>
                <w:sz w:val="18"/>
              </w:rPr>
            </w:pPr>
            <w:r w:rsidRPr="00CC0718">
              <w:rPr>
                <w:b/>
                <w:color w:val="000066"/>
                <w:spacing w:val="-2"/>
                <w:sz w:val="18"/>
              </w:rPr>
              <w:t>Duration Coded</w:t>
            </w:r>
          </w:p>
        </w:tc>
      </w:tr>
      <w:tr w:rsidRPr="00CC0718" w:rsidR="00C71DC8" w:rsidTr="3A33D0EC" w14:paraId="6279539A" w14:textId="77777777">
        <w:trPr>
          <w:trHeight w:val="616" w:hRule="exact"/>
        </w:trPr>
        <w:tc>
          <w:tcPr>
            <w:tcW w:w="10717" w:type="dxa"/>
            <w:gridSpan w:val="8"/>
            <w:shd w:val="clear" w:color="auto" w:fill="FFFFFF" w:themeFill="background1"/>
            <w:tcMar/>
          </w:tcPr>
          <w:p w:rsidRPr="00CC0718" w:rsidR="00C71DC8" w:rsidP="00244814" w:rsidRDefault="00C71DC8" w14:paraId="4ADEDAB6" w14:textId="77777777">
            <w:pPr>
              <w:rPr>
                <w:b/>
                <w:color w:val="5C83B4"/>
                <w:spacing w:val="-2"/>
                <w:sz w:val="24"/>
              </w:rPr>
            </w:pPr>
          </w:p>
        </w:tc>
      </w:tr>
      <w:tr w:rsidRPr="00CC0718" w:rsidR="00C71DC8" w:rsidTr="3A33D0EC" w14:paraId="5C1121D8" w14:textId="77777777">
        <w:trPr>
          <w:trHeight w:val="444" w:hRule="exact"/>
        </w:trPr>
        <w:tc>
          <w:tcPr>
            <w:tcW w:w="1805" w:type="dxa"/>
            <w:shd w:val="clear" w:color="auto" w:fill="FFFFFF" w:themeFill="background1"/>
            <w:tcMar/>
          </w:tcPr>
          <w:p w:rsidRPr="00CC0718" w:rsidR="00C71DC8" w:rsidP="00244814" w:rsidRDefault="00C71DC8" w14:paraId="638932D4" w14:textId="77777777">
            <w:pPr>
              <w:rPr>
                <w:b/>
                <w:color w:val="5C83B4"/>
                <w:spacing w:val="-2"/>
                <w:sz w:val="24"/>
              </w:rPr>
            </w:pPr>
            <w:r w:rsidRPr="00CC0718">
              <w:rPr>
                <w:b/>
                <w:color w:val="5C83B4"/>
                <w:spacing w:val="-2"/>
                <w:sz w:val="24"/>
              </w:rPr>
              <w:t>Nickname:</w:t>
            </w:r>
          </w:p>
        </w:tc>
        <w:tc>
          <w:tcPr>
            <w:tcW w:w="8912" w:type="dxa"/>
            <w:gridSpan w:val="7"/>
            <w:vMerge w:val="restart"/>
            <w:shd w:val="clear" w:color="auto" w:fill="FFFFFF" w:themeFill="background1"/>
            <w:tcMar/>
          </w:tcPr>
          <w:p w:rsidRPr="00CC0718" w:rsidR="00C71DC8" w:rsidP="00244814" w:rsidRDefault="00C71DC8" w14:paraId="216FE0D5" w14:textId="77777777">
            <w:pPr>
              <w:rPr>
                <w:b/>
                <w:color w:val="5C83B4"/>
                <w:spacing w:val="-2"/>
                <w:sz w:val="24"/>
              </w:rPr>
            </w:pPr>
            <w:r w:rsidRPr="00CC0718">
              <w:rPr>
                <w:b/>
                <w:color w:val="5C83B4"/>
                <w:spacing w:val="-2"/>
                <w:sz w:val="24"/>
              </w:rPr>
              <w:t>Codes\\AXIAL CODE\\Q7 b- Examples of marketing activities\CLUB COLLABORATION\Collaboration for Marketing Expertise</w:t>
            </w:r>
          </w:p>
        </w:tc>
      </w:tr>
      <w:tr w:rsidRPr="00CC0718" w:rsidR="00C71DC8" w:rsidTr="3A33D0EC" w14:paraId="40549C92" w14:textId="77777777">
        <w:trPr>
          <w:trHeight w:val="459" w:hRule="exact"/>
        </w:trPr>
        <w:tc>
          <w:tcPr>
            <w:tcW w:w="1805" w:type="dxa"/>
            <w:shd w:val="clear" w:color="auto" w:fill="FFFFFF" w:themeFill="background1"/>
            <w:tcMar/>
          </w:tcPr>
          <w:p w:rsidRPr="00CC0718" w:rsidR="00C71DC8" w:rsidP="00244814" w:rsidRDefault="00C71DC8" w14:paraId="184C4CD7" w14:textId="77777777">
            <w:pPr>
              <w:rPr>
                <w:b/>
                <w:color w:val="5C83B4"/>
                <w:spacing w:val="-2"/>
                <w:sz w:val="24"/>
              </w:rPr>
            </w:pPr>
            <w:r w:rsidRPr="00CC0718">
              <w:rPr>
                <w:b/>
                <w:color w:val="5C83B4"/>
                <w:spacing w:val="-2"/>
                <w:sz w:val="24"/>
              </w:rPr>
              <w:lastRenderedPageBreak/>
              <w:t>Classification:</w:t>
            </w:r>
          </w:p>
        </w:tc>
        <w:tc>
          <w:tcPr>
            <w:tcW w:w="8912" w:type="dxa"/>
            <w:gridSpan w:val="7"/>
            <w:vMerge/>
            <w:tcMar/>
          </w:tcPr>
          <w:p w:rsidRPr="00CC0718" w:rsidR="00C71DC8" w:rsidP="00244814" w:rsidRDefault="00C71DC8" w14:paraId="422C80C3" w14:textId="77777777"/>
        </w:tc>
      </w:tr>
      <w:tr w:rsidRPr="00CC0718" w:rsidR="00C71DC8" w:rsidTr="3A33D0EC" w14:paraId="6B2F63C3" w14:textId="77777777">
        <w:trPr>
          <w:trHeight w:val="444" w:hRule="exact"/>
        </w:trPr>
        <w:tc>
          <w:tcPr>
            <w:tcW w:w="1805" w:type="dxa"/>
            <w:shd w:val="clear" w:color="auto" w:fill="FFFFFF" w:themeFill="background1"/>
            <w:tcMar/>
          </w:tcPr>
          <w:p w:rsidRPr="00CC0718" w:rsidR="00C71DC8" w:rsidP="00244814" w:rsidRDefault="00C71DC8" w14:paraId="09075DD1" w14:textId="77777777">
            <w:pPr>
              <w:rPr>
                <w:b/>
                <w:color w:val="5C83B4"/>
                <w:spacing w:val="-2"/>
                <w:sz w:val="24"/>
              </w:rPr>
            </w:pPr>
            <w:r w:rsidRPr="00CC0718">
              <w:rPr>
                <w:b/>
                <w:color w:val="5C83B4"/>
                <w:spacing w:val="-2"/>
                <w:sz w:val="24"/>
              </w:rPr>
              <w:t>Aggregated:</w:t>
            </w:r>
          </w:p>
        </w:tc>
        <w:tc>
          <w:tcPr>
            <w:tcW w:w="8912" w:type="dxa"/>
            <w:gridSpan w:val="7"/>
            <w:shd w:val="clear" w:color="auto" w:fill="FFFFFF" w:themeFill="background1"/>
            <w:tcMar/>
          </w:tcPr>
          <w:p w:rsidRPr="00CC0718" w:rsidR="00C71DC8" w:rsidP="00244814" w:rsidRDefault="00C71DC8" w14:paraId="7AA6C70E" w14:textId="77777777">
            <w:pPr>
              <w:rPr>
                <w:b/>
                <w:color w:val="5C83B4"/>
                <w:spacing w:val="-2"/>
                <w:sz w:val="24"/>
              </w:rPr>
            </w:pPr>
            <w:r w:rsidRPr="00CC0718">
              <w:rPr>
                <w:b/>
                <w:color w:val="5C83B4"/>
                <w:spacing w:val="-2"/>
                <w:sz w:val="24"/>
              </w:rPr>
              <w:t>No</w:t>
            </w:r>
          </w:p>
        </w:tc>
      </w:tr>
      <w:tr w:rsidRPr="00CC0718" w:rsidR="00C71DC8" w:rsidTr="3A33D0EC" w14:paraId="6D052FCF" w14:textId="77777777">
        <w:trPr>
          <w:trHeight w:val="344" w:hRule="exact"/>
        </w:trPr>
        <w:tc>
          <w:tcPr>
            <w:tcW w:w="3381" w:type="dxa"/>
            <w:gridSpan w:val="2"/>
            <w:tcBorders>
              <w:bottom w:val="single" w:color="8FB6EA" w:sz="5" w:space="0"/>
            </w:tcBorders>
            <w:shd w:val="clear" w:color="auto" w:fill="FFFFFF" w:themeFill="background1"/>
            <w:tcMar/>
          </w:tcPr>
          <w:p w:rsidRPr="00CC0718" w:rsidR="00C71DC8" w:rsidP="00244814" w:rsidRDefault="00C71DC8" w14:paraId="14131D77" w14:textId="77777777">
            <w:pPr>
              <w:rPr>
                <w:color w:val="000000"/>
                <w:spacing w:val="-2"/>
                <w:sz w:val="18"/>
              </w:rPr>
            </w:pPr>
            <w:r w:rsidRPr="00CC0718">
              <w:rPr>
                <w:color w:val="000000"/>
                <w:spacing w:val="-2"/>
                <w:sz w:val="18"/>
              </w:rPr>
              <w:t>Document</w:t>
            </w:r>
          </w:p>
        </w:tc>
        <w:tc>
          <w:tcPr>
            <w:tcW w:w="1132" w:type="dxa"/>
            <w:tcBorders>
              <w:bottom w:val="single" w:color="8FB6EA" w:sz="5" w:space="0"/>
            </w:tcBorders>
            <w:shd w:val="clear" w:color="auto" w:fill="FFFFFF" w:themeFill="background1"/>
            <w:tcMar/>
          </w:tcPr>
          <w:p w:rsidRPr="00CC0718" w:rsidR="00C71DC8" w:rsidP="00244814" w:rsidRDefault="00C71DC8" w14:paraId="3C5E07D1" w14:textId="77777777">
            <w:pPr>
              <w:rPr>
                <w:color w:val="000000"/>
                <w:spacing w:val="-2"/>
                <w:sz w:val="18"/>
              </w:rPr>
            </w:pPr>
            <w:r w:rsidRPr="00CC0718">
              <w:rPr>
                <w:color w:val="000000"/>
                <w:spacing w:val="-2"/>
                <w:sz w:val="18"/>
              </w:rPr>
              <w:t>1</w:t>
            </w:r>
          </w:p>
        </w:tc>
        <w:tc>
          <w:tcPr>
            <w:tcW w:w="1576" w:type="dxa"/>
            <w:gridSpan w:val="2"/>
            <w:tcBorders>
              <w:bottom w:val="single" w:color="8FB6EA" w:sz="5" w:space="0"/>
            </w:tcBorders>
            <w:shd w:val="clear" w:color="auto" w:fill="FFFFFF" w:themeFill="background1"/>
            <w:tcMar/>
          </w:tcPr>
          <w:p w:rsidRPr="00CC0718" w:rsidR="00C71DC8" w:rsidP="00244814" w:rsidRDefault="00C71DC8" w14:paraId="7E5EAF7E" w14:textId="77777777">
            <w:pPr>
              <w:rPr>
                <w:color w:val="000000"/>
                <w:spacing w:val="-2"/>
                <w:sz w:val="18"/>
              </w:rPr>
            </w:pPr>
            <w:r w:rsidRPr="00CC0718">
              <w:rPr>
                <w:color w:val="000000"/>
                <w:spacing w:val="-2"/>
                <w:sz w:val="18"/>
              </w:rPr>
              <w:t>4</w:t>
            </w:r>
          </w:p>
        </w:tc>
        <w:tc>
          <w:tcPr>
            <w:tcW w:w="1362" w:type="dxa"/>
            <w:tcBorders>
              <w:bottom w:val="single" w:color="8FB6EA" w:sz="5" w:space="0"/>
            </w:tcBorders>
            <w:shd w:val="clear" w:color="auto" w:fill="FFFFFF" w:themeFill="background1"/>
            <w:tcMar/>
          </w:tcPr>
          <w:p w:rsidRPr="00CC0718" w:rsidR="00C71DC8" w:rsidP="00244814" w:rsidRDefault="00C71DC8" w14:paraId="117F7B6C" w14:textId="77777777">
            <w:pPr>
              <w:rPr>
                <w:color w:val="000000"/>
                <w:spacing w:val="-2"/>
                <w:sz w:val="18"/>
              </w:rPr>
            </w:pPr>
            <w:r w:rsidRPr="00CC0718">
              <w:rPr>
                <w:color w:val="000000"/>
                <w:spacing w:val="-2"/>
                <w:sz w:val="18"/>
              </w:rPr>
              <w:t>60</w:t>
            </w:r>
          </w:p>
        </w:tc>
        <w:tc>
          <w:tcPr>
            <w:tcW w:w="1690" w:type="dxa"/>
            <w:tcBorders>
              <w:bottom w:val="single" w:color="8FB6EA" w:sz="5" w:space="0"/>
            </w:tcBorders>
            <w:shd w:val="clear" w:color="auto" w:fill="FFFFFF" w:themeFill="background1"/>
            <w:tcMar/>
          </w:tcPr>
          <w:p w:rsidRPr="00CC0718" w:rsidR="00C71DC8" w:rsidP="00244814" w:rsidRDefault="00C71DC8" w14:paraId="62AEA171" w14:textId="77777777">
            <w:pPr>
              <w:rPr>
                <w:color w:val="000000"/>
                <w:spacing w:val="-2"/>
                <w:sz w:val="18"/>
              </w:rPr>
            </w:pPr>
            <w:r w:rsidRPr="00CC0718">
              <w:rPr>
                <w:color w:val="000000"/>
                <w:spacing w:val="-2"/>
                <w:sz w:val="18"/>
              </w:rPr>
              <w:t>5</w:t>
            </w:r>
          </w:p>
        </w:tc>
        <w:tc>
          <w:tcPr>
            <w:tcW w:w="1576" w:type="dxa"/>
            <w:tcBorders>
              <w:bottom w:val="single" w:color="8FB6EA" w:sz="5" w:space="0"/>
            </w:tcBorders>
            <w:shd w:val="clear" w:color="auto" w:fill="FFFFFF" w:themeFill="background1"/>
            <w:tcMar/>
          </w:tcPr>
          <w:p w:rsidRPr="00CC0718" w:rsidR="00C71DC8" w:rsidP="00244814" w:rsidRDefault="00C71DC8" w14:paraId="607469A1" w14:textId="77777777">
            <w:pPr>
              <w:rPr>
                <w:color w:val="000000"/>
                <w:spacing w:val="-2"/>
                <w:sz w:val="18"/>
              </w:rPr>
            </w:pPr>
          </w:p>
        </w:tc>
      </w:tr>
      <w:tr w:rsidRPr="00CC0718" w:rsidR="00C71DC8" w:rsidTr="3A33D0EC" w14:paraId="7F2A29C5" w14:textId="77777777">
        <w:trPr>
          <w:trHeight w:val="444" w:hRule="exact"/>
        </w:trPr>
        <w:tc>
          <w:tcPr>
            <w:tcW w:w="10717" w:type="dxa"/>
            <w:gridSpan w:val="8"/>
            <w:tcBorders>
              <w:top w:val="single" w:color="8FB6EA" w:sz="5" w:space="0"/>
            </w:tcBorders>
            <w:tcMar/>
          </w:tcPr>
          <w:p w:rsidRPr="00CC0718" w:rsidR="00C71DC8" w:rsidP="00244814" w:rsidRDefault="00C71DC8" w14:paraId="7B080EBC" w14:textId="77777777"/>
        </w:tc>
      </w:tr>
      <w:tr w:rsidRPr="00CC0718" w:rsidR="00C71DC8" w:rsidTr="3A33D0EC" w14:paraId="57D9A366" w14:textId="77777777">
        <w:trPr>
          <w:trHeight w:val="344" w:hRule="exact"/>
        </w:trPr>
        <w:tc>
          <w:tcPr>
            <w:tcW w:w="10717" w:type="dxa"/>
            <w:gridSpan w:val="8"/>
            <w:shd w:val="clear" w:color="auto" w:fill="FFFFFF" w:themeFill="background1"/>
            <w:tcMar/>
          </w:tcPr>
          <w:p w:rsidRPr="00CC0718" w:rsidR="00C71DC8" w:rsidP="00244814" w:rsidRDefault="00C71DC8" w14:paraId="0F9164ED" w14:textId="77777777">
            <w:pPr>
              <w:rPr>
                <w:b/>
                <w:color w:val="5C83B4"/>
                <w:spacing w:val="-2"/>
                <w:sz w:val="24"/>
              </w:rPr>
            </w:pPr>
          </w:p>
        </w:tc>
      </w:tr>
      <w:tr w:rsidRPr="00CC0718" w:rsidR="00C71DC8" w:rsidTr="3A33D0EC" w14:paraId="096C6DF4" w14:textId="77777777">
        <w:trPr>
          <w:trHeight w:val="444" w:hRule="exact"/>
        </w:trPr>
        <w:tc>
          <w:tcPr>
            <w:tcW w:w="1805" w:type="dxa"/>
            <w:shd w:val="clear" w:color="auto" w:fill="FFFFFF" w:themeFill="background1"/>
            <w:tcMar/>
          </w:tcPr>
          <w:p w:rsidRPr="00CC0718" w:rsidR="00C71DC8" w:rsidP="00244814" w:rsidRDefault="00C71DC8" w14:paraId="535E6EF3" w14:textId="77777777">
            <w:pPr>
              <w:rPr>
                <w:b/>
                <w:color w:val="5C83B4"/>
                <w:spacing w:val="-2"/>
                <w:sz w:val="24"/>
              </w:rPr>
            </w:pPr>
            <w:r w:rsidRPr="00CC0718">
              <w:rPr>
                <w:b/>
                <w:color w:val="5C83B4"/>
                <w:spacing w:val="-2"/>
                <w:sz w:val="24"/>
              </w:rPr>
              <w:t>Nickname:</w:t>
            </w:r>
          </w:p>
        </w:tc>
        <w:tc>
          <w:tcPr>
            <w:tcW w:w="8912" w:type="dxa"/>
            <w:gridSpan w:val="7"/>
            <w:vMerge w:val="restart"/>
            <w:shd w:val="clear" w:color="auto" w:fill="FFFFFF" w:themeFill="background1"/>
            <w:tcMar/>
          </w:tcPr>
          <w:p w:rsidRPr="00CC0718" w:rsidR="00C71DC8" w:rsidP="00244814" w:rsidRDefault="00C71DC8" w14:paraId="68D33385" w14:textId="77777777">
            <w:pPr>
              <w:rPr>
                <w:b/>
                <w:color w:val="5C83B4"/>
                <w:spacing w:val="-2"/>
                <w:sz w:val="24"/>
              </w:rPr>
            </w:pPr>
            <w:r w:rsidRPr="00CC0718">
              <w:rPr>
                <w:b/>
                <w:color w:val="5C83B4"/>
                <w:spacing w:val="-2"/>
                <w:sz w:val="24"/>
              </w:rPr>
              <w:t>Codes\\AXIAL CODE\\Q7 b- Examples of marketing activities\DIRECT COMMUNICATION CHANNEL</w:t>
            </w:r>
          </w:p>
        </w:tc>
      </w:tr>
      <w:tr w:rsidRPr="00CC0718" w:rsidR="00C71DC8" w:rsidTr="3A33D0EC" w14:paraId="0C9ECAB9" w14:textId="77777777">
        <w:trPr>
          <w:trHeight w:val="459" w:hRule="exact"/>
        </w:trPr>
        <w:tc>
          <w:tcPr>
            <w:tcW w:w="1805" w:type="dxa"/>
            <w:shd w:val="clear" w:color="auto" w:fill="FFFFFF" w:themeFill="background1"/>
            <w:tcMar/>
          </w:tcPr>
          <w:p w:rsidRPr="00CC0718" w:rsidR="00C71DC8" w:rsidP="00244814" w:rsidRDefault="00C71DC8" w14:paraId="1FC2EE0D" w14:textId="77777777">
            <w:pPr>
              <w:rPr>
                <w:b/>
                <w:color w:val="5C83B4"/>
                <w:spacing w:val="-2"/>
                <w:sz w:val="24"/>
              </w:rPr>
            </w:pPr>
            <w:r w:rsidRPr="00CC0718">
              <w:rPr>
                <w:b/>
                <w:color w:val="5C83B4"/>
                <w:spacing w:val="-2"/>
                <w:sz w:val="24"/>
              </w:rPr>
              <w:t>Classification:</w:t>
            </w:r>
          </w:p>
        </w:tc>
        <w:tc>
          <w:tcPr>
            <w:tcW w:w="8912" w:type="dxa"/>
            <w:gridSpan w:val="7"/>
            <w:vMerge/>
            <w:tcMar/>
          </w:tcPr>
          <w:p w:rsidRPr="00CC0718" w:rsidR="00C71DC8" w:rsidP="00244814" w:rsidRDefault="00C71DC8" w14:paraId="14333C58" w14:textId="77777777"/>
        </w:tc>
      </w:tr>
      <w:tr w:rsidRPr="00CC0718" w:rsidR="00C71DC8" w:rsidTr="3A33D0EC" w14:paraId="31CFC2A3" w14:textId="77777777">
        <w:trPr>
          <w:trHeight w:val="444" w:hRule="exact"/>
        </w:trPr>
        <w:tc>
          <w:tcPr>
            <w:tcW w:w="1805" w:type="dxa"/>
            <w:shd w:val="clear" w:color="auto" w:fill="FFFFFF" w:themeFill="background1"/>
            <w:tcMar/>
          </w:tcPr>
          <w:p w:rsidRPr="00CC0718" w:rsidR="00C71DC8" w:rsidP="00244814" w:rsidRDefault="00C71DC8" w14:paraId="42D3CB03" w14:textId="77777777">
            <w:pPr>
              <w:rPr>
                <w:b/>
                <w:color w:val="5C83B4"/>
                <w:spacing w:val="-2"/>
                <w:sz w:val="24"/>
              </w:rPr>
            </w:pPr>
            <w:r w:rsidRPr="00CC0718">
              <w:rPr>
                <w:b/>
                <w:color w:val="5C83B4"/>
                <w:spacing w:val="-2"/>
                <w:sz w:val="24"/>
              </w:rPr>
              <w:t>Aggregated:</w:t>
            </w:r>
          </w:p>
        </w:tc>
        <w:tc>
          <w:tcPr>
            <w:tcW w:w="8912" w:type="dxa"/>
            <w:gridSpan w:val="7"/>
            <w:shd w:val="clear" w:color="auto" w:fill="FFFFFF" w:themeFill="background1"/>
            <w:tcMar/>
          </w:tcPr>
          <w:p w:rsidRPr="00CC0718" w:rsidR="00C71DC8" w:rsidP="00244814" w:rsidRDefault="00C71DC8" w14:paraId="52200795" w14:textId="77777777">
            <w:pPr>
              <w:rPr>
                <w:b/>
                <w:color w:val="5C83B4"/>
                <w:spacing w:val="-2"/>
                <w:sz w:val="24"/>
              </w:rPr>
            </w:pPr>
            <w:r w:rsidRPr="00CC0718">
              <w:rPr>
                <w:b/>
                <w:color w:val="5C83B4"/>
                <w:spacing w:val="-2"/>
                <w:sz w:val="24"/>
              </w:rPr>
              <w:t>Yes</w:t>
            </w:r>
          </w:p>
        </w:tc>
      </w:tr>
      <w:tr w:rsidRPr="00CC0718" w:rsidR="00C71DC8" w:rsidTr="3A33D0EC" w14:paraId="10F504D5" w14:textId="77777777">
        <w:trPr>
          <w:trHeight w:val="344" w:hRule="exact"/>
        </w:trPr>
        <w:tc>
          <w:tcPr>
            <w:tcW w:w="3381" w:type="dxa"/>
            <w:gridSpan w:val="2"/>
            <w:tcBorders>
              <w:bottom w:val="single" w:color="8FB6EA" w:sz="5" w:space="0"/>
            </w:tcBorders>
            <w:shd w:val="clear" w:color="auto" w:fill="FFFFFF" w:themeFill="background1"/>
            <w:tcMar/>
          </w:tcPr>
          <w:p w:rsidRPr="00CC0718" w:rsidR="00C71DC8" w:rsidP="00244814" w:rsidRDefault="00C71DC8" w14:paraId="0A6AA316" w14:textId="77777777">
            <w:pPr>
              <w:rPr>
                <w:color w:val="000000"/>
                <w:spacing w:val="-2"/>
                <w:sz w:val="18"/>
              </w:rPr>
            </w:pPr>
            <w:r w:rsidRPr="00CC0718">
              <w:rPr>
                <w:color w:val="000000"/>
                <w:spacing w:val="-2"/>
                <w:sz w:val="18"/>
              </w:rPr>
              <w:t>Document</w:t>
            </w:r>
          </w:p>
        </w:tc>
        <w:tc>
          <w:tcPr>
            <w:tcW w:w="1132" w:type="dxa"/>
            <w:tcBorders>
              <w:bottom w:val="single" w:color="8FB6EA" w:sz="5" w:space="0"/>
            </w:tcBorders>
            <w:shd w:val="clear" w:color="auto" w:fill="FFFFFF" w:themeFill="background1"/>
            <w:tcMar/>
          </w:tcPr>
          <w:p w:rsidRPr="00CC0718" w:rsidR="00C71DC8" w:rsidP="00244814" w:rsidRDefault="00C71DC8" w14:paraId="37FF3B7D" w14:textId="77777777">
            <w:pPr>
              <w:rPr>
                <w:color w:val="000000"/>
                <w:spacing w:val="-2"/>
                <w:sz w:val="18"/>
              </w:rPr>
            </w:pPr>
            <w:r w:rsidRPr="00CC0718">
              <w:rPr>
                <w:color w:val="000000"/>
                <w:spacing w:val="-2"/>
                <w:sz w:val="18"/>
              </w:rPr>
              <w:t>5</w:t>
            </w:r>
          </w:p>
        </w:tc>
        <w:tc>
          <w:tcPr>
            <w:tcW w:w="1576" w:type="dxa"/>
            <w:gridSpan w:val="2"/>
            <w:tcBorders>
              <w:bottom w:val="single" w:color="8FB6EA" w:sz="5" w:space="0"/>
            </w:tcBorders>
            <w:shd w:val="clear" w:color="auto" w:fill="FFFFFF" w:themeFill="background1"/>
            <w:tcMar/>
          </w:tcPr>
          <w:p w:rsidRPr="00CC0718" w:rsidR="00C71DC8" w:rsidP="00244814" w:rsidRDefault="00C71DC8" w14:paraId="559A029A" w14:textId="77777777">
            <w:pPr>
              <w:rPr>
                <w:color w:val="000000"/>
                <w:spacing w:val="-2"/>
                <w:sz w:val="18"/>
              </w:rPr>
            </w:pPr>
            <w:r w:rsidRPr="00CC0718">
              <w:rPr>
                <w:color w:val="000000"/>
                <w:spacing w:val="-2"/>
                <w:sz w:val="18"/>
              </w:rPr>
              <w:t>9</w:t>
            </w:r>
          </w:p>
        </w:tc>
        <w:tc>
          <w:tcPr>
            <w:tcW w:w="1362" w:type="dxa"/>
            <w:tcBorders>
              <w:bottom w:val="single" w:color="8FB6EA" w:sz="5" w:space="0"/>
            </w:tcBorders>
            <w:shd w:val="clear" w:color="auto" w:fill="FFFFFF" w:themeFill="background1"/>
            <w:tcMar/>
          </w:tcPr>
          <w:p w:rsidRPr="00CC0718" w:rsidR="00C71DC8" w:rsidP="00244814" w:rsidRDefault="00C71DC8" w14:paraId="10629FC5" w14:textId="77777777">
            <w:pPr>
              <w:rPr>
                <w:color w:val="000000"/>
                <w:spacing w:val="-2"/>
                <w:sz w:val="18"/>
              </w:rPr>
            </w:pPr>
            <w:r w:rsidRPr="00CC0718">
              <w:rPr>
                <w:color w:val="000000"/>
                <w:spacing w:val="-2"/>
                <w:sz w:val="18"/>
              </w:rPr>
              <w:t>149</w:t>
            </w:r>
          </w:p>
        </w:tc>
        <w:tc>
          <w:tcPr>
            <w:tcW w:w="1690" w:type="dxa"/>
            <w:tcBorders>
              <w:bottom w:val="single" w:color="8FB6EA" w:sz="5" w:space="0"/>
            </w:tcBorders>
            <w:shd w:val="clear" w:color="auto" w:fill="FFFFFF" w:themeFill="background1"/>
            <w:tcMar/>
          </w:tcPr>
          <w:p w:rsidRPr="00CC0718" w:rsidR="00C71DC8" w:rsidP="00244814" w:rsidRDefault="00C71DC8" w14:paraId="32980988" w14:textId="77777777">
            <w:pPr>
              <w:rPr>
                <w:color w:val="000000"/>
                <w:spacing w:val="-2"/>
                <w:sz w:val="18"/>
              </w:rPr>
            </w:pPr>
            <w:r w:rsidRPr="00CC0718">
              <w:rPr>
                <w:color w:val="000000"/>
                <w:spacing w:val="-2"/>
                <w:sz w:val="18"/>
              </w:rPr>
              <w:t>10</w:t>
            </w:r>
          </w:p>
        </w:tc>
        <w:tc>
          <w:tcPr>
            <w:tcW w:w="1576" w:type="dxa"/>
            <w:tcBorders>
              <w:bottom w:val="single" w:color="8FB6EA" w:sz="5" w:space="0"/>
            </w:tcBorders>
            <w:shd w:val="clear" w:color="auto" w:fill="FFFFFF" w:themeFill="background1"/>
            <w:tcMar/>
          </w:tcPr>
          <w:p w:rsidRPr="00CC0718" w:rsidR="00C71DC8" w:rsidP="00244814" w:rsidRDefault="00C71DC8" w14:paraId="0DB26C65" w14:textId="77777777">
            <w:pPr>
              <w:rPr>
                <w:color w:val="000000"/>
                <w:spacing w:val="-2"/>
                <w:sz w:val="18"/>
              </w:rPr>
            </w:pPr>
          </w:p>
        </w:tc>
      </w:tr>
      <w:tr w:rsidRPr="00CC0718" w:rsidR="00C71DC8" w:rsidTr="3A33D0EC" w14:paraId="4CC8EF19" w14:textId="77777777">
        <w:trPr>
          <w:trHeight w:val="444" w:hRule="exact"/>
        </w:trPr>
        <w:tc>
          <w:tcPr>
            <w:tcW w:w="10717" w:type="dxa"/>
            <w:gridSpan w:val="8"/>
            <w:tcBorders>
              <w:top w:val="single" w:color="8FB6EA" w:sz="5" w:space="0"/>
            </w:tcBorders>
            <w:tcMar/>
          </w:tcPr>
          <w:p w:rsidRPr="00CC0718" w:rsidR="00C71DC8" w:rsidP="00244814" w:rsidRDefault="00C71DC8" w14:paraId="22C72451" w14:textId="77777777"/>
        </w:tc>
      </w:tr>
      <w:tr w:rsidRPr="00CC0718" w:rsidR="00C71DC8" w:rsidTr="3A33D0EC" w14:paraId="59C1B11F" w14:textId="77777777">
        <w:trPr>
          <w:trHeight w:val="344" w:hRule="exact"/>
        </w:trPr>
        <w:tc>
          <w:tcPr>
            <w:tcW w:w="10717" w:type="dxa"/>
            <w:gridSpan w:val="8"/>
            <w:shd w:val="clear" w:color="auto" w:fill="FFFFFF" w:themeFill="background1"/>
            <w:tcMar/>
          </w:tcPr>
          <w:p w:rsidRPr="00CC0718" w:rsidR="00C71DC8" w:rsidP="00244814" w:rsidRDefault="00C71DC8" w14:paraId="53896A59" w14:textId="77777777">
            <w:pPr>
              <w:rPr>
                <w:b/>
                <w:color w:val="5C83B4"/>
                <w:spacing w:val="-2"/>
                <w:sz w:val="24"/>
              </w:rPr>
            </w:pPr>
          </w:p>
        </w:tc>
      </w:tr>
      <w:tr w:rsidRPr="00CC0718" w:rsidR="00C71DC8" w:rsidTr="3A33D0EC" w14:paraId="263FB3B3" w14:textId="77777777">
        <w:trPr>
          <w:trHeight w:val="444" w:hRule="exact"/>
        </w:trPr>
        <w:tc>
          <w:tcPr>
            <w:tcW w:w="1805" w:type="dxa"/>
            <w:shd w:val="clear" w:color="auto" w:fill="FFFFFF" w:themeFill="background1"/>
            <w:tcMar/>
          </w:tcPr>
          <w:p w:rsidRPr="00CC0718" w:rsidR="00C71DC8" w:rsidP="00244814" w:rsidRDefault="00C71DC8" w14:paraId="76B4D577" w14:textId="77777777">
            <w:pPr>
              <w:rPr>
                <w:b/>
                <w:color w:val="5C83B4"/>
                <w:spacing w:val="-2"/>
                <w:sz w:val="24"/>
              </w:rPr>
            </w:pPr>
            <w:r w:rsidRPr="00CC0718">
              <w:rPr>
                <w:b/>
                <w:color w:val="5C83B4"/>
                <w:spacing w:val="-2"/>
                <w:sz w:val="24"/>
              </w:rPr>
              <w:t>Nickname:</w:t>
            </w:r>
          </w:p>
        </w:tc>
        <w:tc>
          <w:tcPr>
            <w:tcW w:w="8912" w:type="dxa"/>
            <w:gridSpan w:val="7"/>
            <w:vMerge w:val="restart"/>
            <w:shd w:val="clear" w:color="auto" w:fill="FFFFFF" w:themeFill="background1"/>
            <w:tcMar/>
          </w:tcPr>
          <w:p w:rsidRPr="00CC0718" w:rsidR="00C71DC8" w:rsidP="00244814" w:rsidRDefault="00C71DC8" w14:paraId="126E22F4" w14:textId="77777777">
            <w:pPr>
              <w:rPr>
                <w:b/>
                <w:color w:val="5C83B4"/>
                <w:spacing w:val="-2"/>
                <w:sz w:val="24"/>
              </w:rPr>
            </w:pPr>
            <w:r w:rsidRPr="00CC0718">
              <w:rPr>
                <w:b/>
                <w:color w:val="5C83B4"/>
                <w:spacing w:val="-2"/>
                <w:sz w:val="24"/>
              </w:rPr>
              <w:t>Codes\\AXIAL CODE\\Q7 b- Examples of marketing activities\DIRECT COMMUNICATION CHANNEL\Email</w:t>
            </w:r>
          </w:p>
        </w:tc>
      </w:tr>
      <w:tr w:rsidRPr="00CC0718" w:rsidR="00C71DC8" w:rsidTr="3A33D0EC" w14:paraId="3986FCA9" w14:textId="77777777">
        <w:trPr>
          <w:trHeight w:val="458" w:hRule="exact"/>
        </w:trPr>
        <w:tc>
          <w:tcPr>
            <w:tcW w:w="1805" w:type="dxa"/>
            <w:shd w:val="clear" w:color="auto" w:fill="FFFFFF" w:themeFill="background1"/>
            <w:tcMar/>
          </w:tcPr>
          <w:p w:rsidRPr="00CC0718" w:rsidR="00C71DC8" w:rsidP="00244814" w:rsidRDefault="00C71DC8" w14:paraId="74DD9152" w14:textId="77777777">
            <w:pPr>
              <w:rPr>
                <w:b/>
                <w:color w:val="5C83B4"/>
                <w:spacing w:val="-2"/>
                <w:sz w:val="24"/>
              </w:rPr>
            </w:pPr>
            <w:r w:rsidRPr="00CC0718">
              <w:rPr>
                <w:b/>
                <w:color w:val="5C83B4"/>
                <w:spacing w:val="-2"/>
                <w:sz w:val="24"/>
              </w:rPr>
              <w:t>Classification:</w:t>
            </w:r>
          </w:p>
        </w:tc>
        <w:tc>
          <w:tcPr>
            <w:tcW w:w="8912" w:type="dxa"/>
            <w:gridSpan w:val="7"/>
            <w:vMerge/>
            <w:tcMar/>
          </w:tcPr>
          <w:p w:rsidRPr="00CC0718" w:rsidR="00C71DC8" w:rsidP="00244814" w:rsidRDefault="00C71DC8" w14:paraId="731CF8F0" w14:textId="77777777"/>
        </w:tc>
      </w:tr>
      <w:tr w:rsidRPr="00CC0718" w:rsidR="00C71DC8" w:rsidTr="3A33D0EC" w14:paraId="0F02BFC1" w14:textId="77777777">
        <w:trPr>
          <w:trHeight w:val="444" w:hRule="exact"/>
        </w:trPr>
        <w:tc>
          <w:tcPr>
            <w:tcW w:w="1805" w:type="dxa"/>
            <w:shd w:val="clear" w:color="auto" w:fill="FFFFFF" w:themeFill="background1"/>
            <w:tcMar/>
          </w:tcPr>
          <w:p w:rsidRPr="00CC0718" w:rsidR="00C71DC8" w:rsidP="00244814" w:rsidRDefault="00C71DC8" w14:paraId="0A97A169" w14:textId="77777777">
            <w:pPr>
              <w:rPr>
                <w:b/>
                <w:color w:val="5C83B4"/>
                <w:spacing w:val="-2"/>
                <w:sz w:val="24"/>
              </w:rPr>
            </w:pPr>
            <w:r w:rsidRPr="00CC0718">
              <w:rPr>
                <w:b/>
                <w:color w:val="5C83B4"/>
                <w:spacing w:val="-2"/>
                <w:sz w:val="24"/>
              </w:rPr>
              <w:t>Aggregated:</w:t>
            </w:r>
          </w:p>
        </w:tc>
        <w:tc>
          <w:tcPr>
            <w:tcW w:w="8912" w:type="dxa"/>
            <w:gridSpan w:val="7"/>
            <w:shd w:val="clear" w:color="auto" w:fill="FFFFFF" w:themeFill="background1"/>
            <w:tcMar/>
          </w:tcPr>
          <w:p w:rsidRPr="00CC0718" w:rsidR="00C71DC8" w:rsidP="00244814" w:rsidRDefault="00C71DC8" w14:paraId="7617ED97" w14:textId="77777777">
            <w:pPr>
              <w:rPr>
                <w:b/>
                <w:color w:val="5C83B4"/>
                <w:spacing w:val="-2"/>
                <w:sz w:val="24"/>
              </w:rPr>
            </w:pPr>
            <w:r w:rsidRPr="00CC0718">
              <w:rPr>
                <w:b/>
                <w:color w:val="5C83B4"/>
                <w:spacing w:val="-2"/>
                <w:sz w:val="24"/>
              </w:rPr>
              <w:t>No</w:t>
            </w:r>
          </w:p>
        </w:tc>
      </w:tr>
      <w:tr w:rsidRPr="00CC0718" w:rsidR="00C71DC8" w:rsidTr="3A33D0EC" w14:paraId="221C7827" w14:textId="77777777">
        <w:trPr>
          <w:trHeight w:val="344" w:hRule="exact"/>
        </w:trPr>
        <w:tc>
          <w:tcPr>
            <w:tcW w:w="3381" w:type="dxa"/>
            <w:gridSpan w:val="2"/>
            <w:tcBorders>
              <w:bottom w:val="single" w:color="8FB6EA" w:sz="5" w:space="0"/>
            </w:tcBorders>
            <w:shd w:val="clear" w:color="auto" w:fill="FFFFFF" w:themeFill="background1"/>
            <w:tcMar/>
          </w:tcPr>
          <w:p w:rsidRPr="00CC0718" w:rsidR="00C71DC8" w:rsidP="00244814" w:rsidRDefault="00C71DC8" w14:paraId="7783195D" w14:textId="77777777">
            <w:pPr>
              <w:rPr>
                <w:color w:val="000000"/>
                <w:spacing w:val="-2"/>
                <w:sz w:val="18"/>
              </w:rPr>
            </w:pPr>
            <w:r w:rsidRPr="00CC0718">
              <w:rPr>
                <w:color w:val="000000"/>
                <w:spacing w:val="-2"/>
                <w:sz w:val="18"/>
              </w:rPr>
              <w:t>Document</w:t>
            </w:r>
          </w:p>
        </w:tc>
        <w:tc>
          <w:tcPr>
            <w:tcW w:w="1132" w:type="dxa"/>
            <w:tcBorders>
              <w:bottom w:val="single" w:color="8FB6EA" w:sz="5" w:space="0"/>
            </w:tcBorders>
            <w:shd w:val="clear" w:color="auto" w:fill="FFFFFF" w:themeFill="background1"/>
            <w:tcMar/>
          </w:tcPr>
          <w:p w:rsidRPr="00CC0718" w:rsidR="00C71DC8" w:rsidP="00244814" w:rsidRDefault="00C71DC8" w14:paraId="7B710535" w14:textId="77777777">
            <w:pPr>
              <w:rPr>
                <w:color w:val="000000"/>
                <w:spacing w:val="-2"/>
                <w:sz w:val="18"/>
              </w:rPr>
            </w:pPr>
            <w:r w:rsidRPr="00CC0718">
              <w:rPr>
                <w:color w:val="000000"/>
                <w:spacing w:val="-2"/>
                <w:sz w:val="18"/>
              </w:rPr>
              <w:t>2</w:t>
            </w:r>
          </w:p>
        </w:tc>
        <w:tc>
          <w:tcPr>
            <w:tcW w:w="1576" w:type="dxa"/>
            <w:gridSpan w:val="2"/>
            <w:tcBorders>
              <w:bottom w:val="single" w:color="8FB6EA" w:sz="5" w:space="0"/>
            </w:tcBorders>
            <w:shd w:val="clear" w:color="auto" w:fill="FFFFFF" w:themeFill="background1"/>
            <w:tcMar/>
          </w:tcPr>
          <w:p w:rsidRPr="00CC0718" w:rsidR="00C71DC8" w:rsidP="00244814" w:rsidRDefault="00C71DC8" w14:paraId="39E1CF32" w14:textId="77777777">
            <w:pPr>
              <w:rPr>
                <w:color w:val="000000"/>
                <w:spacing w:val="-2"/>
                <w:sz w:val="18"/>
              </w:rPr>
            </w:pPr>
            <w:r w:rsidRPr="00CC0718">
              <w:rPr>
                <w:color w:val="000000"/>
                <w:spacing w:val="-2"/>
                <w:sz w:val="18"/>
              </w:rPr>
              <w:t>2</w:t>
            </w:r>
          </w:p>
        </w:tc>
        <w:tc>
          <w:tcPr>
            <w:tcW w:w="1362" w:type="dxa"/>
            <w:tcBorders>
              <w:bottom w:val="single" w:color="8FB6EA" w:sz="5" w:space="0"/>
            </w:tcBorders>
            <w:shd w:val="clear" w:color="auto" w:fill="FFFFFF" w:themeFill="background1"/>
            <w:tcMar/>
          </w:tcPr>
          <w:p w:rsidRPr="00CC0718" w:rsidR="00C71DC8" w:rsidP="00244814" w:rsidRDefault="00C71DC8" w14:paraId="26D67E44" w14:textId="77777777">
            <w:pPr>
              <w:rPr>
                <w:color w:val="000000"/>
                <w:spacing w:val="-2"/>
                <w:sz w:val="18"/>
              </w:rPr>
            </w:pPr>
            <w:r w:rsidRPr="00CC0718">
              <w:rPr>
                <w:color w:val="000000"/>
                <w:spacing w:val="-2"/>
                <w:sz w:val="18"/>
              </w:rPr>
              <w:t>9</w:t>
            </w:r>
          </w:p>
        </w:tc>
        <w:tc>
          <w:tcPr>
            <w:tcW w:w="1690" w:type="dxa"/>
            <w:tcBorders>
              <w:bottom w:val="single" w:color="8FB6EA" w:sz="5" w:space="0"/>
            </w:tcBorders>
            <w:shd w:val="clear" w:color="auto" w:fill="FFFFFF" w:themeFill="background1"/>
            <w:tcMar/>
          </w:tcPr>
          <w:p w:rsidRPr="00CC0718" w:rsidR="00C71DC8" w:rsidP="00244814" w:rsidRDefault="00C71DC8" w14:paraId="0DB6CD06" w14:textId="77777777">
            <w:pPr>
              <w:rPr>
                <w:color w:val="000000"/>
                <w:spacing w:val="-2"/>
                <w:sz w:val="18"/>
              </w:rPr>
            </w:pPr>
            <w:r w:rsidRPr="00CC0718">
              <w:rPr>
                <w:color w:val="000000"/>
                <w:spacing w:val="-2"/>
                <w:sz w:val="18"/>
              </w:rPr>
              <w:t>2</w:t>
            </w:r>
          </w:p>
        </w:tc>
        <w:tc>
          <w:tcPr>
            <w:tcW w:w="1576" w:type="dxa"/>
            <w:tcBorders>
              <w:bottom w:val="single" w:color="8FB6EA" w:sz="5" w:space="0"/>
            </w:tcBorders>
            <w:shd w:val="clear" w:color="auto" w:fill="FFFFFF" w:themeFill="background1"/>
            <w:tcMar/>
          </w:tcPr>
          <w:p w:rsidRPr="00CC0718" w:rsidR="00C71DC8" w:rsidP="00244814" w:rsidRDefault="00C71DC8" w14:paraId="38E41C3F" w14:textId="77777777">
            <w:pPr>
              <w:rPr>
                <w:color w:val="000000"/>
                <w:spacing w:val="-2"/>
                <w:sz w:val="18"/>
              </w:rPr>
            </w:pPr>
          </w:p>
        </w:tc>
      </w:tr>
      <w:tr w:rsidRPr="00CC0718" w:rsidR="00C71DC8" w:rsidTr="3A33D0EC" w14:paraId="07D4F2D7" w14:textId="77777777">
        <w:trPr>
          <w:trHeight w:val="459" w:hRule="exact"/>
        </w:trPr>
        <w:tc>
          <w:tcPr>
            <w:tcW w:w="10717" w:type="dxa"/>
            <w:gridSpan w:val="8"/>
            <w:tcBorders>
              <w:top w:val="single" w:color="8FB6EA" w:sz="5" w:space="0"/>
            </w:tcBorders>
            <w:tcMar/>
          </w:tcPr>
          <w:p w:rsidRPr="00CC0718" w:rsidR="00C71DC8" w:rsidP="00244814" w:rsidRDefault="00C71DC8" w14:paraId="393A2CC9" w14:textId="77777777"/>
        </w:tc>
      </w:tr>
      <w:tr w:rsidRPr="00CC0718" w:rsidR="00C71DC8" w:rsidTr="3A33D0EC" w14:paraId="0F860E90" w14:textId="77777777">
        <w:trPr>
          <w:trHeight w:val="602" w:hRule="exact"/>
        </w:trPr>
        <w:tc>
          <w:tcPr>
            <w:tcW w:w="10717" w:type="dxa"/>
            <w:gridSpan w:val="8"/>
            <w:shd w:val="clear" w:color="auto" w:fill="FFFFFF" w:themeFill="background1"/>
            <w:tcMar/>
          </w:tcPr>
          <w:p w:rsidRPr="00CC0718" w:rsidR="00C71DC8" w:rsidP="00244814" w:rsidRDefault="00C71DC8" w14:paraId="0F74D117" w14:textId="77777777">
            <w:pPr>
              <w:rPr>
                <w:b/>
                <w:color w:val="5C83B4"/>
                <w:spacing w:val="-2"/>
                <w:sz w:val="24"/>
              </w:rPr>
            </w:pPr>
          </w:p>
        </w:tc>
      </w:tr>
      <w:tr w:rsidRPr="00CC0718" w:rsidR="00C71DC8" w:rsidTr="3A33D0EC" w14:paraId="28132634" w14:textId="77777777">
        <w:trPr>
          <w:trHeight w:val="444" w:hRule="exact"/>
        </w:trPr>
        <w:tc>
          <w:tcPr>
            <w:tcW w:w="1805" w:type="dxa"/>
            <w:shd w:val="clear" w:color="auto" w:fill="FFFFFF" w:themeFill="background1"/>
            <w:tcMar/>
          </w:tcPr>
          <w:p w:rsidRPr="00CC0718" w:rsidR="00C71DC8" w:rsidP="00244814" w:rsidRDefault="00C71DC8" w14:paraId="24E96E6D" w14:textId="77777777">
            <w:pPr>
              <w:rPr>
                <w:b/>
                <w:color w:val="5C83B4"/>
                <w:spacing w:val="-2"/>
                <w:sz w:val="24"/>
              </w:rPr>
            </w:pPr>
            <w:r w:rsidRPr="00CC0718">
              <w:rPr>
                <w:b/>
                <w:color w:val="5C83B4"/>
                <w:spacing w:val="-2"/>
                <w:sz w:val="24"/>
              </w:rPr>
              <w:t>Nickname:</w:t>
            </w:r>
          </w:p>
        </w:tc>
        <w:tc>
          <w:tcPr>
            <w:tcW w:w="8912" w:type="dxa"/>
            <w:gridSpan w:val="7"/>
            <w:vMerge w:val="restart"/>
            <w:shd w:val="clear" w:color="auto" w:fill="FFFFFF" w:themeFill="background1"/>
            <w:tcMar/>
          </w:tcPr>
          <w:p w:rsidRPr="00CC0718" w:rsidR="00C71DC8" w:rsidP="3A33D0EC" w:rsidRDefault="00C71DC8" w14:paraId="2A3E0359" w14:textId="77777777">
            <w:pPr>
              <w:rPr>
                <w:b w:val="1"/>
                <w:bCs w:val="1"/>
                <w:color w:val="5C83B4"/>
                <w:spacing w:val="-2"/>
                <w:sz w:val="24"/>
                <w:szCs w:val="24"/>
                <w:lang w:val="en-US"/>
              </w:rPr>
            </w:pPr>
            <w:r w:rsidRPr="3A33D0EC" w:rsidR="00C71DC8">
              <w:rPr>
                <w:b w:val="1"/>
                <w:bCs w:val="1"/>
                <w:color w:val="5C83B4"/>
                <w:spacing w:val="-2"/>
                <w:sz w:val="24"/>
                <w:szCs w:val="24"/>
                <w:lang w:val="en-US"/>
              </w:rPr>
              <w:t xml:space="preserve">Codes\\AXIAL CODE\\Q7 b- Examples of marketing activities\DIRECT COMMUNICATION CHANNEL\like we </w:t>
            </w:r>
            <w:r w:rsidRPr="3A33D0EC" w:rsidR="00C71DC8">
              <w:rPr>
                <w:b w:val="1"/>
                <w:bCs w:val="1"/>
                <w:color w:val="5C83B4"/>
                <w:spacing w:val="-2"/>
                <w:sz w:val="24"/>
                <w:szCs w:val="24"/>
                <w:lang w:val="en-US"/>
              </w:rPr>
              <w:t>kind of make</w:t>
            </w:r>
            <w:r w:rsidRPr="3A33D0EC" w:rsidR="00C71DC8">
              <w:rPr>
                <w:b w:val="1"/>
                <w:bCs w:val="1"/>
                <w:color w:val="5C83B4"/>
                <w:spacing w:val="-2"/>
                <w:sz w:val="24"/>
                <w:szCs w:val="24"/>
                <w:lang w:val="en-US"/>
              </w:rPr>
              <w:t xml:space="preserve"> digitally and send it out through like WhatsApp groups</w:t>
            </w:r>
          </w:p>
        </w:tc>
      </w:tr>
      <w:tr w:rsidRPr="00CC0718" w:rsidR="00C71DC8" w:rsidTr="3A33D0EC" w14:paraId="3C42263F" w14:textId="77777777">
        <w:trPr>
          <w:trHeight w:val="458" w:hRule="exact"/>
        </w:trPr>
        <w:tc>
          <w:tcPr>
            <w:tcW w:w="1805" w:type="dxa"/>
            <w:shd w:val="clear" w:color="auto" w:fill="FFFFFF" w:themeFill="background1"/>
            <w:tcMar/>
          </w:tcPr>
          <w:p w:rsidRPr="00CC0718" w:rsidR="00C71DC8" w:rsidP="00244814" w:rsidRDefault="00C71DC8" w14:paraId="01AD6D90" w14:textId="77777777">
            <w:pPr>
              <w:rPr>
                <w:b/>
                <w:color w:val="5C83B4"/>
                <w:spacing w:val="-2"/>
                <w:sz w:val="24"/>
              </w:rPr>
            </w:pPr>
            <w:r w:rsidRPr="00CC0718">
              <w:rPr>
                <w:b/>
                <w:color w:val="5C83B4"/>
                <w:spacing w:val="-2"/>
                <w:sz w:val="24"/>
              </w:rPr>
              <w:t>Classification:</w:t>
            </w:r>
          </w:p>
        </w:tc>
        <w:tc>
          <w:tcPr>
            <w:tcW w:w="8912" w:type="dxa"/>
            <w:gridSpan w:val="7"/>
            <w:vMerge/>
            <w:tcMar/>
          </w:tcPr>
          <w:p w:rsidRPr="00CC0718" w:rsidR="00C71DC8" w:rsidP="00244814" w:rsidRDefault="00C71DC8" w14:paraId="7550EA87" w14:textId="77777777"/>
        </w:tc>
      </w:tr>
      <w:tr w:rsidRPr="00CC0718" w:rsidR="00C71DC8" w:rsidTr="3A33D0EC" w14:paraId="0DE50A21" w14:textId="77777777">
        <w:trPr>
          <w:trHeight w:val="444" w:hRule="exact"/>
        </w:trPr>
        <w:tc>
          <w:tcPr>
            <w:tcW w:w="1805" w:type="dxa"/>
            <w:shd w:val="clear" w:color="auto" w:fill="FFFFFF" w:themeFill="background1"/>
            <w:tcMar/>
          </w:tcPr>
          <w:p w:rsidRPr="00CC0718" w:rsidR="00C71DC8" w:rsidP="00244814" w:rsidRDefault="00C71DC8" w14:paraId="50C20A30" w14:textId="77777777">
            <w:pPr>
              <w:rPr>
                <w:b/>
                <w:color w:val="5C83B4"/>
                <w:spacing w:val="-2"/>
                <w:sz w:val="24"/>
              </w:rPr>
            </w:pPr>
            <w:r w:rsidRPr="00CC0718">
              <w:rPr>
                <w:b/>
                <w:color w:val="5C83B4"/>
                <w:spacing w:val="-2"/>
                <w:sz w:val="24"/>
              </w:rPr>
              <w:t>Aggregated:</w:t>
            </w:r>
          </w:p>
        </w:tc>
        <w:tc>
          <w:tcPr>
            <w:tcW w:w="8912" w:type="dxa"/>
            <w:gridSpan w:val="7"/>
            <w:shd w:val="clear" w:color="auto" w:fill="FFFFFF" w:themeFill="background1"/>
            <w:tcMar/>
          </w:tcPr>
          <w:p w:rsidRPr="00CC0718" w:rsidR="00C71DC8" w:rsidP="00244814" w:rsidRDefault="00C71DC8" w14:paraId="3F0DC255" w14:textId="77777777">
            <w:pPr>
              <w:rPr>
                <w:b/>
                <w:color w:val="5C83B4"/>
                <w:spacing w:val="-2"/>
                <w:sz w:val="24"/>
              </w:rPr>
            </w:pPr>
            <w:r w:rsidRPr="00CC0718">
              <w:rPr>
                <w:b/>
                <w:color w:val="5C83B4"/>
                <w:spacing w:val="-2"/>
                <w:sz w:val="24"/>
              </w:rPr>
              <w:t>No</w:t>
            </w:r>
          </w:p>
        </w:tc>
      </w:tr>
      <w:tr w:rsidRPr="00CC0718" w:rsidR="00C71DC8" w:rsidTr="3A33D0EC" w14:paraId="347FE344" w14:textId="77777777">
        <w:trPr>
          <w:trHeight w:val="344" w:hRule="exact"/>
        </w:trPr>
        <w:tc>
          <w:tcPr>
            <w:tcW w:w="3381" w:type="dxa"/>
            <w:gridSpan w:val="2"/>
            <w:tcBorders>
              <w:bottom w:val="single" w:color="8FB6EA" w:sz="5" w:space="0"/>
            </w:tcBorders>
            <w:shd w:val="clear" w:color="auto" w:fill="FFFFFF" w:themeFill="background1"/>
            <w:tcMar/>
          </w:tcPr>
          <w:p w:rsidRPr="00CC0718" w:rsidR="00C71DC8" w:rsidP="00244814" w:rsidRDefault="00C71DC8" w14:paraId="26C23FE6" w14:textId="77777777">
            <w:pPr>
              <w:rPr>
                <w:color w:val="000000"/>
                <w:spacing w:val="-2"/>
                <w:sz w:val="18"/>
              </w:rPr>
            </w:pPr>
            <w:r w:rsidRPr="00CC0718">
              <w:rPr>
                <w:color w:val="000000"/>
                <w:spacing w:val="-2"/>
                <w:sz w:val="18"/>
              </w:rPr>
              <w:t>Document</w:t>
            </w:r>
          </w:p>
        </w:tc>
        <w:tc>
          <w:tcPr>
            <w:tcW w:w="1132" w:type="dxa"/>
            <w:tcBorders>
              <w:bottom w:val="single" w:color="8FB6EA" w:sz="5" w:space="0"/>
            </w:tcBorders>
            <w:shd w:val="clear" w:color="auto" w:fill="FFFFFF" w:themeFill="background1"/>
            <w:tcMar/>
          </w:tcPr>
          <w:p w:rsidRPr="00CC0718" w:rsidR="00C71DC8" w:rsidP="00244814" w:rsidRDefault="00C71DC8" w14:paraId="051A1EF8" w14:textId="77777777">
            <w:pPr>
              <w:rPr>
                <w:color w:val="000000"/>
                <w:spacing w:val="-2"/>
                <w:sz w:val="18"/>
              </w:rPr>
            </w:pPr>
            <w:r w:rsidRPr="00CC0718">
              <w:rPr>
                <w:color w:val="000000"/>
                <w:spacing w:val="-2"/>
                <w:sz w:val="18"/>
              </w:rPr>
              <w:t>1</w:t>
            </w:r>
          </w:p>
        </w:tc>
        <w:tc>
          <w:tcPr>
            <w:tcW w:w="1576" w:type="dxa"/>
            <w:gridSpan w:val="2"/>
            <w:tcBorders>
              <w:bottom w:val="single" w:color="8FB6EA" w:sz="5" w:space="0"/>
            </w:tcBorders>
            <w:shd w:val="clear" w:color="auto" w:fill="FFFFFF" w:themeFill="background1"/>
            <w:tcMar/>
          </w:tcPr>
          <w:p w:rsidRPr="00CC0718" w:rsidR="00C71DC8" w:rsidP="00244814" w:rsidRDefault="00C71DC8" w14:paraId="5622BD59" w14:textId="77777777">
            <w:pPr>
              <w:rPr>
                <w:color w:val="000000"/>
                <w:spacing w:val="-2"/>
                <w:sz w:val="18"/>
              </w:rPr>
            </w:pPr>
            <w:r w:rsidRPr="00CC0718">
              <w:rPr>
                <w:color w:val="000000"/>
                <w:spacing w:val="-2"/>
                <w:sz w:val="18"/>
              </w:rPr>
              <w:t>1</w:t>
            </w:r>
          </w:p>
        </w:tc>
        <w:tc>
          <w:tcPr>
            <w:tcW w:w="1362" w:type="dxa"/>
            <w:tcBorders>
              <w:bottom w:val="single" w:color="8FB6EA" w:sz="5" w:space="0"/>
            </w:tcBorders>
            <w:shd w:val="clear" w:color="auto" w:fill="FFFFFF" w:themeFill="background1"/>
            <w:tcMar/>
          </w:tcPr>
          <w:p w:rsidRPr="00CC0718" w:rsidR="00C71DC8" w:rsidP="00244814" w:rsidRDefault="00C71DC8" w14:paraId="0DC6F473" w14:textId="77777777">
            <w:pPr>
              <w:rPr>
                <w:color w:val="000000"/>
                <w:spacing w:val="-2"/>
                <w:sz w:val="18"/>
              </w:rPr>
            </w:pPr>
            <w:r w:rsidRPr="00CC0718">
              <w:rPr>
                <w:color w:val="000000"/>
                <w:spacing w:val="-2"/>
                <w:sz w:val="18"/>
              </w:rPr>
              <w:t>14</w:t>
            </w:r>
          </w:p>
        </w:tc>
        <w:tc>
          <w:tcPr>
            <w:tcW w:w="1690" w:type="dxa"/>
            <w:tcBorders>
              <w:bottom w:val="single" w:color="8FB6EA" w:sz="5" w:space="0"/>
            </w:tcBorders>
            <w:shd w:val="clear" w:color="auto" w:fill="FFFFFF" w:themeFill="background1"/>
            <w:tcMar/>
          </w:tcPr>
          <w:p w:rsidRPr="00CC0718" w:rsidR="00C71DC8" w:rsidP="00244814" w:rsidRDefault="00C71DC8" w14:paraId="249C8F95" w14:textId="77777777">
            <w:pPr>
              <w:rPr>
                <w:color w:val="000000"/>
                <w:spacing w:val="-2"/>
                <w:sz w:val="18"/>
              </w:rPr>
            </w:pPr>
            <w:r w:rsidRPr="00CC0718">
              <w:rPr>
                <w:color w:val="000000"/>
                <w:spacing w:val="-2"/>
                <w:sz w:val="18"/>
              </w:rPr>
              <w:t>1</w:t>
            </w:r>
          </w:p>
        </w:tc>
        <w:tc>
          <w:tcPr>
            <w:tcW w:w="1576" w:type="dxa"/>
            <w:tcBorders>
              <w:bottom w:val="single" w:color="8FB6EA" w:sz="5" w:space="0"/>
            </w:tcBorders>
            <w:shd w:val="clear" w:color="auto" w:fill="FFFFFF" w:themeFill="background1"/>
            <w:tcMar/>
          </w:tcPr>
          <w:p w:rsidRPr="00CC0718" w:rsidR="00C71DC8" w:rsidP="00244814" w:rsidRDefault="00C71DC8" w14:paraId="253D1CA0" w14:textId="77777777">
            <w:pPr>
              <w:rPr>
                <w:color w:val="000000"/>
                <w:spacing w:val="-2"/>
                <w:sz w:val="18"/>
              </w:rPr>
            </w:pPr>
          </w:p>
        </w:tc>
      </w:tr>
      <w:tr w:rsidRPr="00CC0718" w:rsidR="00C71DC8" w:rsidTr="3A33D0EC" w14:paraId="5F3E74AF" w14:textId="77777777">
        <w:trPr>
          <w:trHeight w:val="444" w:hRule="exact"/>
        </w:trPr>
        <w:tc>
          <w:tcPr>
            <w:tcW w:w="10717" w:type="dxa"/>
            <w:gridSpan w:val="8"/>
            <w:tcBorders>
              <w:top w:val="single" w:color="8FB6EA" w:sz="5" w:space="0"/>
            </w:tcBorders>
            <w:tcMar/>
          </w:tcPr>
          <w:p w:rsidRPr="00CC0718" w:rsidR="00C71DC8" w:rsidP="00244814" w:rsidRDefault="00C71DC8" w14:paraId="293E89F0" w14:textId="77777777"/>
        </w:tc>
      </w:tr>
      <w:tr w:rsidRPr="00CC0718" w:rsidR="00C71DC8" w:rsidTr="3A33D0EC" w14:paraId="348E7207" w14:textId="77777777">
        <w:trPr>
          <w:trHeight w:val="889" w:hRule="exact"/>
        </w:trPr>
        <w:tc>
          <w:tcPr>
            <w:tcW w:w="10717" w:type="dxa"/>
            <w:gridSpan w:val="8"/>
            <w:shd w:val="clear" w:color="auto" w:fill="FFFFFF" w:themeFill="background1"/>
            <w:tcMar/>
          </w:tcPr>
          <w:p w:rsidRPr="00CC0718" w:rsidR="00C71DC8" w:rsidP="3A33D0EC" w:rsidRDefault="00C71DC8" w14:paraId="7A0F35C3" w14:textId="77777777">
            <w:pPr>
              <w:rPr>
                <w:b w:val="1"/>
                <w:bCs w:val="1"/>
                <w:color w:val="5C83B4"/>
                <w:spacing w:val="-2"/>
                <w:sz w:val="24"/>
                <w:szCs w:val="24"/>
                <w:lang w:val="en-US"/>
              </w:rPr>
            </w:pPr>
            <w:r w:rsidRPr="3A33D0EC" w:rsidR="00C71DC8">
              <w:rPr>
                <w:b w:val="1"/>
                <w:bCs w:val="1"/>
                <w:color w:val="5C83B4"/>
                <w:spacing w:val="-2"/>
                <w:sz w:val="24"/>
                <w:szCs w:val="24"/>
                <w:lang w:val="en-US"/>
              </w:rPr>
              <w:t xml:space="preserve">Codes\\AXIAL CODE\\Q7 b- Examples of marketing activities\DIRECT COMMUNICATION CHANNEL\posted like a lot of posts on WhatsApp and like Instagram in different communities so that they know that </w:t>
            </w:r>
            <w:r w:rsidRPr="3A33D0EC" w:rsidR="00C71DC8">
              <w:rPr>
                <w:b w:val="1"/>
                <w:bCs w:val="1"/>
                <w:color w:val="5C83B4"/>
                <w:spacing w:val="-2"/>
                <w:sz w:val="24"/>
                <w:szCs w:val="24"/>
                <w:lang w:val="en-US"/>
              </w:rPr>
              <w:t>we're</w:t>
            </w:r>
            <w:r w:rsidRPr="3A33D0EC" w:rsidR="00C71DC8">
              <w:rPr>
                <w:b w:val="1"/>
                <w:bCs w:val="1"/>
                <w:color w:val="5C83B4"/>
                <w:spacing w:val="-2"/>
                <w:sz w:val="24"/>
                <w:szCs w:val="24"/>
                <w:lang w:val="en-US"/>
              </w:rPr>
              <w:t xml:space="preserve"> selling the product</w:t>
            </w:r>
          </w:p>
        </w:tc>
      </w:tr>
      <w:tr w:rsidRPr="00CC0718" w:rsidR="00C71DC8" w:rsidTr="3A33D0EC" w14:paraId="6679B01E" w14:textId="77777777">
        <w:trPr>
          <w:trHeight w:val="444" w:hRule="exact"/>
        </w:trPr>
        <w:tc>
          <w:tcPr>
            <w:tcW w:w="1805" w:type="dxa"/>
            <w:shd w:val="clear" w:color="auto" w:fill="FFFFFF" w:themeFill="background1"/>
            <w:tcMar/>
          </w:tcPr>
          <w:p w:rsidRPr="00CC0718" w:rsidR="00C71DC8" w:rsidP="00244814" w:rsidRDefault="00C71DC8" w14:paraId="57B93781" w14:textId="77777777">
            <w:pPr>
              <w:rPr>
                <w:b/>
                <w:color w:val="5C83B4"/>
                <w:spacing w:val="-2"/>
                <w:sz w:val="24"/>
              </w:rPr>
            </w:pPr>
            <w:r w:rsidRPr="00CC0718">
              <w:rPr>
                <w:b/>
                <w:color w:val="5C83B4"/>
                <w:spacing w:val="-2"/>
                <w:sz w:val="24"/>
              </w:rPr>
              <w:t>Nickname:</w:t>
            </w:r>
          </w:p>
        </w:tc>
        <w:tc>
          <w:tcPr>
            <w:tcW w:w="8912" w:type="dxa"/>
            <w:gridSpan w:val="7"/>
            <w:vMerge w:val="restart"/>
            <w:shd w:val="clear" w:color="auto" w:fill="FFFFFF" w:themeFill="background1"/>
            <w:tcMar/>
          </w:tcPr>
          <w:p w:rsidRPr="00CC0718" w:rsidR="00C71DC8" w:rsidP="00244814" w:rsidRDefault="00C71DC8" w14:paraId="77933C35" w14:textId="77777777">
            <w:pPr>
              <w:rPr>
                <w:b/>
                <w:color w:val="5C83B4"/>
                <w:spacing w:val="-2"/>
                <w:sz w:val="24"/>
              </w:rPr>
            </w:pPr>
          </w:p>
        </w:tc>
      </w:tr>
      <w:tr w:rsidRPr="00CC0718" w:rsidR="00C71DC8" w:rsidTr="3A33D0EC" w14:paraId="3936FCAF" w14:textId="77777777">
        <w:trPr>
          <w:trHeight w:val="458" w:hRule="exact"/>
        </w:trPr>
        <w:tc>
          <w:tcPr>
            <w:tcW w:w="1805" w:type="dxa"/>
            <w:shd w:val="clear" w:color="auto" w:fill="FFFFFF" w:themeFill="background1"/>
            <w:tcMar/>
          </w:tcPr>
          <w:p w:rsidRPr="00CC0718" w:rsidR="00C71DC8" w:rsidP="00244814" w:rsidRDefault="00C71DC8" w14:paraId="65665A45" w14:textId="77777777">
            <w:pPr>
              <w:rPr>
                <w:b/>
                <w:color w:val="5C83B4"/>
                <w:spacing w:val="-2"/>
                <w:sz w:val="24"/>
              </w:rPr>
            </w:pPr>
            <w:r w:rsidRPr="00CC0718">
              <w:rPr>
                <w:b/>
                <w:color w:val="5C83B4"/>
                <w:spacing w:val="-2"/>
                <w:sz w:val="24"/>
              </w:rPr>
              <w:t>Classification:</w:t>
            </w:r>
          </w:p>
        </w:tc>
        <w:tc>
          <w:tcPr>
            <w:tcW w:w="8912" w:type="dxa"/>
            <w:gridSpan w:val="7"/>
            <w:vMerge/>
            <w:tcMar/>
          </w:tcPr>
          <w:p w:rsidRPr="00CC0718" w:rsidR="00C71DC8" w:rsidP="00244814" w:rsidRDefault="00C71DC8" w14:paraId="22A1EE12" w14:textId="77777777"/>
        </w:tc>
      </w:tr>
      <w:tr w:rsidRPr="00CC0718" w:rsidR="00C71DC8" w:rsidTr="3A33D0EC" w14:paraId="75674015" w14:textId="77777777">
        <w:trPr>
          <w:trHeight w:val="445" w:hRule="exact"/>
        </w:trPr>
        <w:tc>
          <w:tcPr>
            <w:tcW w:w="1805" w:type="dxa"/>
            <w:shd w:val="clear" w:color="auto" w:fill="FFFFFF" w:themeFill="background1"/>
            <w:tcMar/>
          </w:tcPr>
          <w:p w:rsidRPr="00CC0718" w:rsidR="00C71DC8" w:rsidP="00244814" w:rsidRDefault="00C71DC8" w14:paraId="0D889EBE" w14:textId="77777777">
            <w:pPr>
              <w:rPr>
                <w:b/>
                <w:color w:val="5C83B4"/>
                <w:spacing w:val="-2"/>
                <w:sz w:val="24"/>
              </w:rPr>
            </w:pPr>
            <w:r w:rsidRPr="00CC0718">
              <w:rPr>
                <w:b/>
                <w:color w:val="5C83B4"/>
                <w:spacing w:val="-2"/>
                <w:sz w:val="24"/>
              </w:rPr>
              <w:t>Aggregated:</w:t>
            </w:r>
          </w:p>
        </w:tc>
        <w:tc>
          <w:tcPr>
            <w:tcW w:w="8912" w:type="dxa"/>
            <w:gridSpan w:val="7"/>
            <w:shd w:val="clear" w:color="auto" w:fill="FFFFFF" w:themeFill="background1"/>
            <w:tcMar/>
          </w:tcPr>
          <w:p w:rsidRPr="00CC0718" w:rsidR="00C71DC8" w:rsidP="00244814" w:rsidRDefault="00C71DC8" w14:paraId="4D3E9858" w14:textId="77777777">
            <w:pPr>
              <w:rPr>
                <w:b/>
                <w:color w:val="5C83B4"/>
                <w:spacing w:val="-2"/>
                <w:sz w:val="24"/>
              </w:rPr>
            </w:pPr>
            <w:r w:rsidRPr="00CC0718">
              <w:rPr>
                <w:b/>
                <w:color w:val="5C83B4"/>
                <w:spacing w:val="-2"/>
                <w:sz w:val="24"/>
              </w:rPr>
              <w:t>No</w:t>
            </w:r>
          </w:p>
        </w:tc>
      </w:tr>
      <w:tr w:rsidRPr="00CC0718" w:rsidR="00C71DC8" w:rsidTr="3A33D0EC" w14:paraId="5F7B97F3" w14:textId="77777777">
        <w:trPr>
          <w:trHeight w:val="344" w:hRule="exact"/>
        </w:trPr>
        <w:tc>
          <w:tcPr>
            <w:tcW w:w="3381" w:type="dxa"/>
            <w:gridSpan w:val="2"/>
            <w:tcBorders>
              <w:bottom w:val="single" w:color="8FB6EA" w:sz="5" w:space="0"/>
            </w:tcBorders>
            <w:shd w:val="clear" w:color="auto" w:fill="FFFFFF" w:themeFill="background1"/>
            <w:tcMar/>
          </w:tcPr>
          <w:p w:rsidRPr="00CC0718" w:rsidR="00C71DC8" w:rsidP="00244814" w:rsidRDefault="00C71DC8" w14:paraId="151256D9" w14:textId="77777777">
            <w:pPr>
              <w:rPr>
                <w:color w:val="000000"/>
                <w:spacing w:val="-2"/>
                <w:sz w:val="18"/>
              </w:rPr>
            </w:pPr>
            <w:r w:rsidRPr="00CC0718">
              <w:rPr>
                <w:color w:val="000000"/>
                <w:spacing w:val="-2"/>
                <w:sz w:val="18"/>
              </w:rPr>
              <w:t>Document</w:t>
            </w:r>
          </w:p>
        </w:tc>
        <w:tc>
          <w:tcPr>
            <w:tcW w:w="1132" w:type="dxa"/>
            <w:tcBorders>
              <w:bottom w:val="single" w:color="8FB6EA" w:sz="5" w:space="0"/>
            </w:tcBorders>
            <w:shd w:val="clear" w:color="auto" w:fill="FFFFFF" w:themeFill="background1"/>
            <w:tcMar/>
          </w:tcPr>
          <w:p w:rsidRPr="00CC0718" w:rsidR="00C71DC8" w:rsidP="00244814" w:rsidRDefault="00C71DC8" w14:paraId="7B9A87FD" w14:textId="77777777">
            <w:pPr>
              <w:rPr>
                <w:color w:val="000000"/>
                <w:spacing w:val="-2"/>
                <w:sz w:val="18"/>
              </w:rPr>
            </w:pPr>
            <w:r w:rsidRPr="00CC0718">
              <w:rPr>
                <w:color w:val="000000"/>
                <w:spacing w:val="-2"/>
                <w:sz w:val="18"/>
              </w:rPr>
              <w:t>1</w:t>
            </w:r>
          </w:p>
        </w:tc>
        <w:tc>
          <w:tcPr>
            <w:tcW w:w="1576" w:type="dxa"/>
            <w:gridSpan w:val="2"/>
            <w:tcBorders>
              <w:bottom w:val="single" w:color="8FB6EA" w:sz="5" w:space="0"/>
            </w:tcBorders>
            <w:shd w:val="clear" w:color="auto" w:fill="FFFFFF" w:themeFill="background1"/>
            <w:tcMar/>
          </w:tcPr>
          <w:p w:rsidRPr="00CC0718" w:rsidR="00C71DC8" w:rsidP="00244814" w:rsidRDefault="00C71DC8" w14:paraId="725FE7D9" w14:textId="77777777">
            <w:pPr>
              <w:rPr>
                <w:color w:val="000000"/>
                <w:spacing w:val="-2"/>
                <w:sz w:val="18"/>
              </w:rPr>
            </w:pPr>
            <w:r w:rsidRPr="00CC0718">
              <w:rPr>
                <w:color w:val="000000"/>
                <w:spacing w:val="-2"/>
                <w:sz w:val="18"/>
              </w:rPr>
              <w:t>1</w:t>
            </w:r>
          </w:p>
        </w:tc>
        <w:tc>
          <w:tcPr>
            <w:tcW w:w="1362" w:type="dxa"/>
            <w:tcBorders>
              <w:bottom w:val="single" w:color="8FB6EA" w:sz="5" w:space="0"/>
            </w:tcBorders>
            <w:shd w:val="clear" w:color="auto" w:fill="FFFFFF" w:themeFill="background1"/>
            <w:tcMar/>
          </w:tcPr>
          <w:p w:rsidRPr="00CC0718" w:rsidR="00C71DC8" w:rsidP="00244814" w:rsidRDefault="00C71DC8" w14:paraId="644E6219" w14:textId="77777777">
            <w:pPr>
              <w:rPr>
                <w:color w:val="000000"/>
                <w:spacing w:val="-2"/>
                <w:sz w:val="18"/>
              </w:rPr>
            </w:pPr>
            <w:r w:rsidRPr="00CC0718">
              <w:rPr>
                <w:color w:val="000000"/>
                <w:spacing w:val="-2"/>
                <w:sz w:val="18"/>
              </w:rPr>
              <w:t>23</w:t>
            </w:r>
          </w:p>
        </w:tc>
        <w:tc>
          <w:tcPr>
            <w:tcW w:w="1690" w:type="dxa"/>
            <w:tcBorders>
              <w:bottom w:val="single" w:color="8FB6EA" w:sz="5" w:space="0"/>
            </w:tcBorders>
            <w:shd w:val="clear" w:color="auto" w:fill="FFFFFF" w:themeFill="background1"/>
            <w:tcMar/>
          </w:tcPr>
          <w:p w:rsidRPr="00CC0718" w:rsidR="00C71DC8" w:rsidP="00244814" w:rsidRDefault="00C71DC8" w14:paraId="2E163313" w14:textId="77777777">
            <w:pPr>
              <w:rPr>
                <w:color w:val="000000"/>
                <w:spacing w:val="-2"/>
                <w:sz w:val="18"/>
              </w:rPr>
            </w:pPr>
            <w:r w:rsidRPr="00CC0718">
              <w:rPr>
                <w:color w:val="000000"/>
                <w:spacing w:val="-2"/>
                <w:sz w:val="18"/>
              </w:rPr>
              <w:t>1</w:t>
            </w:r>
          </w:p>
        </w:tc>
        <w:tc>
          <w:tcPr>
            <w:tcW w:w="1576" w:type="dxa"/>
            <w:tcBorders>
              <w:bottom w:val="single" w:color="8FB6EA" w:sz="5" w:space="0"/>
            </w:tcBorders>
            <w:shd w:val="clear" w:color="auto" w:fill="FFFFFF" w:themeFill="background1"/>
            <w:tcMar/>
          </w:tcPr>
          <w:p w:rsidRPr="00CC0718" w:rsidR="00C71DC8" w:rsidP="00244814" w:rsidRDefault="00C71DC8" w14:paraId="24B21926" w14:textId="77777777">
            <w:pPr>
              <w:rPr>
                <w:color w:val="000000"/>
                <w:spacing w:val="-2"/>
                <w:sz w:val="18"/>
              </w:rPr>
            </w:pPr>
          </w:p>
        </w:tc>
      </w:tr>
      <w:tr w:rsidRPr="00CC0718" w:rsidR="00C71DC8" w:rsidTr="3A33D0EC" w14:paraId="2FB2841C" w14:textId="77777777">
        <w:trPr>
          <w:trHeight w:val="1232" w:hRule="exact"/>
        </w:trPr>
        <w:tc>
          <w:tcPr>
            <w:tcW w:w="10717" w:type="dxa"/>
            <w:gridSpan w:val="8"/>
            <w:tcBorders>
              <w:top w:val="single" w:color="8FB6EA" w:sz="5" w:space="0"/>
            </w:tcBorders>
            <w:tcMar/>
          </w:tcPr>
          <w:p w:rsidRPr="00CC0718" w:rsidR="00C71DC8" w:rsidP="00244814" w:rsidRDefault="00C71DC8" w14:paraId="23813A9E" w14:textId="77777777"/>
        </w:tc>
      </w:tr>
      <w:tr w:rsidRPr="00CC0718" w:rsidR="00C71DC8" w:rsidTr="3A33D0EC" w14:paraId="539888AF" w14:textId="77777777">
        <w:trPr>
          <w:trHeight w:val="458" w:hRule="exact"/>
        </w:trPr>
        <w:tc>
          <w:tcPr>
            <w:tcW w:w="5359" w:type="dxa"/>
            <w:gridSpan w:val="4"/>
            <w:shd w:val="clear" w:color="auto" w:fill="FFFFFF" w:themeFill="background1"/>
            <w:tcMar/>
          </w:tcPr>
          <w:p w:rsidRPr="00CC0718" w:rsidR="00C71DC8" w:rsidP="00244814" w:rsidRDefault="00C71DC8" w14:paraId="6E82EF4D" w14:textId="77777777">
            <w:pPr>
              <w:jc w:val="right"/>
              <w:rPr>
                <w:color w:val="000066"/>
                <w:spacing w:val="-2"/>
                <w:sz w:val="16"/>
              </w:rPr>
            </w:pPr>
            <w:r w:rsidRPr="00CC0718">
              <w:rPr>
                <w:color w:val="000066"/>
                <w:spacing w:val="-2"/>
                <w:sz w:val="16"/>
              </w:rPr>
              <w:t>Formatted Reports\\Code Summary Formatted Report</w:t>
            </w:r>
          </w:p>
        </w:tc>
        <w:tc>
          <w:tcPr>
            <w:tcW w:w="5358" w:type="dxa"/>
            <w:gridSpan w:val="4"/>
            <w:shd w:val="clear" w:color="auto" w:fill="FFFFFF" w:themeFill="background1"/>
            <w:tcMar/>
          </w:tcPr>
          <w:p w:rsidRPr="00CC0718" w:rsidR="00C71DC8" w:rsidP="00244814" w:rsidRDefault="00C71DC8" w14:paraId="3023419A" w14:textId="77777777">
            <w:pPr>
              <w:jc w:val="right"/>
              <w:rPr>
                <w:color w:val="000066"/>
                <w:spacing w:val="-2"/>
                <w:sz w:val="16"/>
              </w:rPr>
            </w:pPr>
            <w:r w:rsidRPr="00CC0718">
              <w:rPr>
                <w:color w:val="000066"/>
                <w:spacing w:val="-2"/>
                <w:sz w:val="16"/>
              </w:rPr>
              <w:t>Page 84 of 104</w:t>
            </w:r>
          </w:p>
        </w:tc>
      </w:tr>
      <w:tr w:rsidRPr="00CC0718" w:rsidR="00C71DC8" w:rsidTr="3A33D0EC" w14:paraId="005354C2" w14:textId="77777777">
        <w:trPr>
          <w:trHeight w:val="444" w:hRule="exact"/>
        </w:trPr>
        <w:tc>
          <w:tcPr>
            <w:tcW w:w="10717" w:type="dxa"/>
            <w:gridSpan w:val="8"/>
            <w:shd w:val="clear" w:color="auto" w:fill="FFFFFF" w:themeFill="background1"/>
            <w:tcMar/>
            <w:vAlign w:val="center"/>
          </w:tcPr>
          <w:p w:rsidRPr="00CC0718" w:rsidR="00C71DC8" w:rsidP="00244814" w:rsidRDefault="00C71DC8" w14:paraId="1DC09651" w14:textId="77777777">
            <w:pPr>
              <w:jc w:val="right"/>
              <w:rPr>
                <w:color w:val="000066"/>
                <w:spacing w:val="-2"/>
                <w:sz w:val="16"/>
              </w:rPr>
            </w:pPr>
            <w:r w:rsidRPr="00CC0718">
              <w:rPr>
                <w:color w:val="000066"/>
                <w:spacing w:val="-2"/>
                <w:sz w:val="16"/>
              </w:rPr>
              <w:t>11/13/2024 3:39 PM</w:t>
            </w:r>
          </w:p>
        </w:tc>
      </w:tr>
      <w:tr w:rsidRPr="00CC0718" w:rsidR="00C71DC8" w:rsidTr="3A33D0EC" w14:paraId="4C267890" w14:textId="77777777">
        <w:trPr>
          <w:trHeight w:val="459" w:hRule="exact"/>
        </w:trPr>
        <w:tc>
          <w:tcPr>
            <w:tcW w:w="3381" w:type="dxa"/>
            <w:gridSpan w:val="2"/>
            <w:shd w:val="clear" w:color="auto" w:fill="8FB6EA"/>
            <w:tcMar/>
          </w:tcPr>
          <w:p w:rsidRPr="00CC0718" w:rsidR="00C71DC8" w:rsidP="00244814" w:rsidRDefault="00C71DC8" w14:paraId="17E733DA" w14:textId="77777777">
            <w:pPr>
              <w:rPr>
                <w:b/>
                <w:color w:val="000066"/>
                <w:spacing w:val="-2"/>
                <w:sz w:val="18"/>
              </w:rPr>
            </w:pPr>
            <w:r w:rsidRPr="00CC0718">
              <w:rPr>
                <w:b/>
                <w:color w:val="000066"/>
                <w:spacing w:val="-2"/>
                <w:sz w:val="18"/>
              </w:rPr>
              <w:t>File Type</w:t>
            </w:r>
          </w:p>
        </w:tc>
        <w:tc>
          <w:tcPr>
            <w:tcW w:w="1132" w:type="dxa"/>
            <w:shd w:val="clear" w:color="auto" w:fill="8FB6EA"/>
            <w:tcMar/>
          </w:tcPr>
          <w:p w:rsidRPr="00CC0718" w:rsidR="00C71DC8" w:rsidP="00244814" w:rsidRDefault="00C71DC8" w14:paraId="1BBCED78" w14:textId="77777777">
            <w:pPr>
              <w:rPr>
                <w:b/>
                <w:color w:val="000066"/>
                <w:spacing w:val="-2"/>
                <w:sz w:val="18"/>
              </w:rPr>
            </w:pPr>
            <w:r w:rsidRPr="00CC0718">
              <w:rPr>
                <w:b/>
                <w:color w:val="000066"/>
                <w:spacing w:val="-2"/>
                <w:sz w:val="18"/>
              </w:rPr>
              <w:t>Number of Files</w:t>
            </w:r>
          </w:p>
        </w:tc>
        <w:tc>
          <w:tcPr>
            <w:tcW w:w="1576" w:type="dxa"/>
            <w:gridSpan w:val="2"/>
            <w:shd w:val="clear" w:color="auto" w:fill="8FB6EA"/>
            <w:tcMar/>
          </w:tcPr>
          <w:p w:rsidRPr="00CC0718" w:rsidR="00C71DC8" w:rsidP="00244814" w:rsidRDefault="00C71DC8" w14:paraId="39EECA13" w14:textId="77777777">
            <w:pPr>
              <w:rPr>
                <w:b/>
                <w:color w:val="000066"/>
                <w:spacing w:val="-2"/>
                <w:sz w:val="18"/>
              </w:rPr>
            </w:pPr>
            <w:r w:rsidRPr="00CC0718">
              <w:rPr>
                <w:b/>
                <w:color w:val="000066"/>
                <w:spacing w:val="-2"/>
                <w:sz w:val="18"/>
              </w:rPr>
              <w:t>Number of Coding References</w:t>
            </w:r>
          </w:p>
        </w:tc>
        <w:tc>
          <w:tcPr>
            <w:tcW w:w="1362" w:type="dxa"/>
            <w:shd w:val="clear" w:color="auto" w:fill="8FB6EA"/>
            <w:tcMar/>
          </w:tcPr>
          <w:p w:rsidRPr="00CC0718" w:rsidR="00C71DC8" w:rsidP="00244814" w:rsidRDefault="00C71DC8" w14:paraId="18CB10C6" w14:textId="77777777">
            <w:pPr>
              <w:rPr>
                <w:b/>
                <w:color w:val="000066"/>
                <w:spacing w:val="-2"/>
                <w:sz w:val="18"/>
              </w:rPr>
            </w:pPr>
            <w:r w:rsidRPr="00CC0718">
              <w:rPr>
                <w:b/>
                <w:color w:val="000066"/>
                <w:spacing w:val="-2"/>
                <w:sz w:val="18"/>
              </w:rPr>
              <w:t>Number of Words Coded</w:t>
            </w:r>
          </w:p>
        </w:tc>
        <w:tc>
          <w:tcPr>
            <w:tcW w:w="1690" w:type="dxa"/>
            <w:shd w:val="clear" w:color="auto" w:fill="8FB6EA"/>
            <w:tcMar/>
          </w:tcPr>
          <w:p w:rsidRPr="00CC0718" w:rsidR="00C71DC8" w:rsidP="00244814" w:rsidRDefault="00C71DC8" w14:paraId="414F358D" w14:textId="77777777">
            <w:pPr>
              <w:rPr>
                <w:b/>
                <w:color w:val="000066"/>
                <w:spacing w:val="-2"/>
                <w:sz w:val="18"/>
              </w:rPr>
            </w:pPr>
            <w:r w:rsidRPr="00CC0718">
              <w:rPr>
                <w:b/>
                <w:color w:val="000066"/>
                <w:spacing w:val="-2"/>
                <w:sz w:val="18"/>
              </w:rPr>
              <w:t>Number of Paragraphs Coded</w:t>
            </w:r>
          </w:p>
        </w:tc>
        <w:tc>
          <w:tcPr>
            <w:tcW w:w="1576" w:type="dxa"/>
            <w:shd w:val="clear" w:color="auto" w:fill="8FB6EA"/>
            <w:tcMar/>
          </w:tcPr>
          <w:p w:rsidRPr="00CC0718" w:rsidR="00C71DC8" w:rsidP="00244814" w:rsidRDefault="00C71DC8" w14:paraId="16C62FDA" w14:textId="77777777">
            <w:pPr>
              <w:rPr>
                <w:b/>
                <w:color w:val="000066"/>
                <w:spacing w:val="-2"/>
                <w:sz w:val="18"/>
              </w:rPr>
            </w:pPr>
            <w:r w:rsidRPr="00CC0718">
              <w:rPr>
                <w:b/>
                <w:color w:val="000066"/>
                <w:spacing w:val="-2"/>
                <w:sz w:val="18"/>
              </w:rPr>
              <w:t>Duration Coded</w:t>
            </w:r>
          </w:p>
        </w:tc>
      </w:tr>
      <w:tr w:rsidRPr="00CC0718" w:rsidR="00C71DC8" w:rsidTr="3A33D0EC" w14:paraId="4E91D6DC" w14:textId="77777777">
        <w:trPr>
          <w:trHeight w:val="616" w:hRule="exact"/>
        </w:trPr>
        <w:tc>
          <w:tcPr>
            <w:tcW w:w="10717" w:type="dxa"/>
            <w:gridSpan w:val="8"/>
            <w:shd w:val="clear" w:color="auto" w:fill="FFFFFF" w:themeFill="background1"/>
            <w:tcMar/>
          </w:tcPr>
          <w:p w:rsidRPr="00CC0718" w:rsidR="00C71DC8" w:rsidP="00244814" w:rsidRDefault="00C71DC8" w14:paraId="7AEC1941" w14:textId="77777777">
            <w:pPr>
              <w:rPr>
                <w:b/>
                <w:color w:val="5C83B4"/>
                <w:spacing w:val="-2"/>
                <w:sz w:val="24"/>
              </w:rPr>
            </w:pPr>
          </w:p>
        </w:tc>
      </w:tr>
      <w:tr w:rsidRPr="00CC0718" w:rsidR="00C71DC8" w:rsidTr="3A33D0EC" w14:paraId="7A5BF685" w14:textId="77777777">
        <w:trPr>
          <w:trHeight w:val="444" w:hRule="exact"/>
        </w:trPr>
        <w:tc>
          <w:tcPr>
            <w:tcW w:w="1805" w:type="dxa"/>
            <w:shd w:val="clear" w:color="auto" w:fill="FFFFFF" w:themeFill="background1"/>
            <w:tcMar/>
          </w:tcPr>
          <w:p w:rsidRPr="00CC0718" w:rsidR="00C71DC8" w:rsidP="00244814" w:rsidRDefault="00C71DC8" w14:paraId="4BECA6B0" w14:textId="77777777">
            <w:pPr>
              <w:rPr>
                <w:b/>
                <w:color w:val="5C83B4"/>
                <w:spacing w:val="-2"/>
                <w:sz w:val="24"/>
              </w:rPr>
            </w:pPr>
            <w:r w:rsidRPr="00CC0718">
              <w:rPr>
                <w:b/>
                <w:color w:val="5C83B4"/>
                <w:spacing w:val="-2"/>
                <w:sz w:val="24"/>
              </w:rPr>
              <w:t>Nickname:</w:t>
            </w:r>
          </w:p>
        </w:tc>
        <w:tc>
          <w:tcPr>
            <w:tcW w:w="8912" w:type="dxa"/>
            <w:gridSpan w:val="7"/>
            <w:vMerge w:val="restart"/>
            <w:shd w:val="clear" w:color="auto" w:fill="FFFFFF" w:themeFill="background1"/>
            <w:tcMar/>
          </w:tcPr>
          <w:p w:rsidRPr="00CC0718" w:rsidR="00C71DC8" w:rsidP="00244814" w:rsidRDefault="00C71DC8" w14:paraId="50C395F0" w14:textId="77777777">
            <w:pPr>
              <w:rPr>
                <w:b/>
                <w:color w:val="5C83B4"/>
                <w:spacing w:val="-2"/>
                <w:sz w:val="24"/>
              </w:rPr>
            </w:pPr>
            <w:r w:rsidRPr="00CC0718">
              <w:rPr>
                <w:b/>
                <w:color w:val="5C83B4"/>
                <w:spacing w:val="-2"/>
                <w:sz w:val="24"/>
              </w:rPr>
              <w:t>Codes\\AXIAL CODE\\Q7 b- Examples of marketing activities\DIRECT COMMUNICATION CHANNEL\putting up like the events in my WPI app</w:t>
            </w:r>
          </w:p>
        </w:tc>
      </w:tr>
      <w:tr w:rsidRPr="00CC0718" w:rsidR="00C71DC8" w:rsidTr="3A33D0EC" w14:paraId="24B639E8" w14:textId="77777777">
        <w:trPr>
          <w:trHeight w:val="459" w:hRule="exact"/>
        </w:trPr>
        <w:tc>
          <w:tcPr>
            <w:tcW w:w="1805" w:type="dxa"/>
            <w:shd w:val="clear" w:color="auto" w:fill="FFFFFF" w:themeFill="background1"/>
            <w:tcMar/>
          </w:tcPr>
          <w:p w:rsidRPr="00CC0718" w:rsidR="00C71DC8" w:rsidP="00244814" w:rsidRDefault="00C71DC8" w14:paraId="350D4075" w14:textId="77777777">
            <w:pPr>
              <w:rPr>
                <w:b/>
                <w:color w:val="5C83B4"/>
                <w:spacing w:val="-2"/>
                <w:sz w:val="24"/>
              </w:rPr>
            </w:pPr>
            <w:r w:rsidRPr="00CC0718">
              <w:rPr>
                <w:b/>
                <w:color w:val="5C83B4"/>
                <w:spacing w:val="-2"/>
                <w:sz w:val="24"/>
              </w:rPr>
              <w:t>Classification:</w:t>
            </w:r>
          </w:p>
        </w:tc>
        <w:tc>
          <w:tcPr>
            <w:tcW w:w="8912" w:type="dxa"/>
            <w:gridSpan w:val="7"/>
            <w:vMerge/>
            <w:tcMar/>
          </w:tcPr>
          <w:p w:rsidRPr="00CC0718" w:rsidR="00C71DC8" w:rsidP="00244814" w:rsidRDefault="00C71DC8" w14:paraId="586E90CF" w14:textId="77777777"/>
        </w:tc>
      </w:tr>
      <w:tr w:rsidRPr="00CC0718" w:rsidR="00C71DC8" w:rsidTr="3A33D0EC" w14:paraId="7DF36431" w14:textId="77777777">
        <w:trPr>
          <w:trHeight w:val="444" w:hRule="exact"/>
        </w:trPr>
        <w:tc>
          <w:tcPr>
            <w:tcW w:w="1805" w:type="dxa"/>
            <w:shd w:val="clear" w:color="auto" w:fill="FFFFFF" w:themeFill="background1"/>
            <w:tcMar/>
          </w:tcPr>
          <w:p w:rsidRPr="00CC0718" w:rsidR="00C71DC8" w:rsidP="00244814" w:rsidRDefault="00C71DC8" w14:paraId="7DD8318D" w14:textId="77777777">
            <w:pPr>
              <w:rPr>
                <w:b/>
                <w:color w:val="5C83B4"/>
                <w:spacing w:val="-2"/>
                <w:sz w:val="24"/>
              </w:rPr>
            </w:pPr>
            <w:r w:rsidRPr="00CC0718">
              <w:rPr>
                <w:b/>
                <w:color w:val="5C83B4"/>
                <w:spacing w:val="-2"/>
                <w:sz w:val="24"/>
              </w:rPr>
              <w:t>Aggregated:</w:t>
            </w:r>
          </w:p>
        </w:tc>
        <w:tc>
          <w:tcPr>
            <w:tcW w:w="8912" w:type="dxa"/>
            <w:gridSpan w:val="7"/>
            <w:shd w:val="clear" w:color="auto" w:fill="FFFFFF" w:themeFill="background1"/>
            <w:tcMar/>
          </w:tcPr>
          <w:p w:rsidRPr="00CC0718" w:rsidR="00C71DC8" w:rsidP="00244814" w:rsidRDefault="00C71DC8" w14:paraId="69F1D7DF" w14:textId="77777777">
            <w:pPr>
              <w:rPr>
                <w:b/>
                <w:color w:val="5C83B4"/>
                <w:spacing w:val="-2"/>
                <w:sz w:val="24"/>
              </w:rPr>
            </w:pPr>
            <w:r w:rsidRPr="00CC0718">
              <w:rPr>
                <w:b/>
                <w:color w:val="5C83B4"/>
                <w:spacing w:val="-2"/>
                <w:sz w:val="24"/>
              </w:rPr>
              <w:t>No</w:t>
            </w:r>
          </w:p>
        </w:tc>
      </w:tr>
      <w:tr w:rsidRPr="00CC0718" w:rsidR="00C71DC8" w:rsidTr="3A33D0EC" w14:paraId="28A95533" w14:textId="77777777">
        <w:trPr>
          <w:trHeight w:val="344" w:hRule="exact"/>
        </w:trPr>
        <w:tc>
          <w:tcPr>
            <w:tcW w:w="3381" w:type="dxa"/>
            <w:gridSpan w:val="2"/>
            <w:tcBorders>
              <w:bottom w:val="single" w:color="8FB6EA" w:sz="5" w:space="0"/>
            </w:tcBorders>
            <w:shd w:val="clear" w:color="auto" w:fill="FFFFFF" w:themeFill="background1"/>
            <w:tcMar/>
          </w:tcPr>
          <w:p w:rsidRPr="00CC0718" w:rsidR="00C71DC8" w:rsidP="00244814" w:rsidRDefault="00C71DC8" w14:paraId="7D57B85D" w14:textId="77777777">
            <w:pPr>
              <w:rPr>
                <w:color w:val="000000"/>
                <w:spacing w:val="-2"/>
                <w:sz w:val="18"/>
              </w:rPr>
            </w:pPr>
            <w:r w:rsidRPr="00CC0718">
              <w:rPr>
                <w:color w:val="000000"/>
                <w:spacing w:val="-2"/>
                <w:sz w:val="18"/>
              </w:rPr>
              <w:t>Document</w:t>
            </w:r>
          </w:p>
        </w:tc>
        <w:tc>
          <w:tcPr>
            <w:tcW w:w="1132" w:type="dxa"/>
            <w:tcBorders>
              <w:bottom w:val="single" w:color="8FB6EA" w:sz="5" w:space="0"/>
            </w:tcBorders>
            <w:shd w:val="clear" w:color="auto" w:fill="FFFFFF" w:themeFill="background1"/>
            <w:tcMar/>
          </w:tcPr>
          <w:p w:rsidRPr="00CC0718" w:rsidR="00C71DC8" w:rsidP="00244814" w:rsidRDefault="00C71DC8" w14:paraId="2948BEB3" w14:textId="77777777">
            <w:pPr>
              <w:rPr>
                <w:color w:val="000000"/>
                <w:spacing w:val="-2"/>
                <w:sz w:val="18"/>
              </w:rPr>
            </w:pPr>
            <w:r w:rsidRPr="00CC0718">
              <w:rPr>
                <w:color w:val="000000"/>
                <w:spacing w:val="-2"/>
                <w:sz w:val="18"/>
              </w:rPr>
              <w:t>1</w:t>
            </w:r>
          </w:p>
        </w:tc>
        <w:tc>
          <w:tcPr>
            <w:tcW w:w="1576" w:type="dxa"/>
            <w:gridSpan w:val="2"/>
            <w:tcBorders>
              <w:bottom w:val="single" w:color="8FB6EA" w:sz="5" w:space="0"/>
            </w:tcBorders>
            <w:shd w:val="clear" w:color="auto" w:fill="FFFFFF" w:themeFill="background1"/>
            <w:tcMar/>
          </w:tcPr>
          <w:p w:rsidRPr="00CC0718" w:rsidR="00C71DC8" w:rsidP="00244814" w:rsidRDefault="00C71DC8" w14:paraId="66C896B1" w14:textId="77777777">
            <w:pPr>
              <w:rPr>
                <w:color w:val="000000"/>
                <w:spacing w:val="-2"/>
                <w:sz w:val="18"/>
              </w:rPr>
            </w:pPr>
            <w:r w:rsidRPr="00CC0718">
              <w:rPr>
                <w:color w:val="000000"/>
                <w:spacing w:val="-2"/>
                <w:sz w:val="18"/>
              </w:rPr>
              <w:t>1</w:t>
            </w:r>
          </w:p>
        </w:tc>
        <w:tc>
          <w:tcPr>
            <w:tcW w:w="1362" w:type="dxa"/>
            <w:tcBorders>
              <w:bottom w:val="single" w:color="8FB6EA" w:sz="5" w:space="0"/>
            </w:tcBorders>
            <w:shd w:val="clear" w:color="auto" w:fill="FFFFFF" w:themeFill="background1"/>
            <w:tcMar/>
          </w:tcPr>
          <w:p w:rsidRPr="00CC0718" w:rsidR="00C71DC8" w:rsidP="00244814" w:rsidRDefault="00C71DC8" w14:paraId="3849F0F3" w14:textId="77777777">
            <w:pPr>
              <w:rPr>
                <w:color w:val="000000"/>
                <w:spacing w:val="-2"/>
                <w:sz w:val="18"/>
              </w:rPr>
            </w:pPr>
            <w:r w:rsidRPr="00CC0718">
              <w:rPr>
                <w:color w:val="000000"/>
                <w:spacing w:val="-2"/>
                <w:sz w:val="18"/>
              </w:rPr>
              <w:t>9</w:t>
            </w:r>
          </w:p>
        </w:tc>
        <w:tc>
          <w:tcPr>
            <w:tcW w:w="1690" w:type="dxa"/>
            <w:tcBorders>
              <w:bottom w:val="single" w:color="8FB6EA" w:sz="5" w:space="0"/>
            </w:tcBorders>
            <w:shd w:val="clear" w:color="auto" w:fill="FFFFFF" w:themeFill="background1"/>
            <w:tcMar/>
          </w:tcPr>
          <w:p w:rsidRPr="00CC0718" w:rsidR="00C71DC8" w:rsidP="00244814" w:rsidRDefault="00C71DC8" w14:paraId="07AD5C4B" w14:textId="77777777">
            <w:pPr>
              <w:rPr>
                <w:color w:val="000000"/>
                <w:spacing w:val="-2"/>
                <w:sz w:val="18"/>
              </w:rPr>
            </w:pPr>
            <w:r w:rsidRPr="00CC0718">
              <w:rPr>
                <w:color w:val="000000"/>
                <w:spacing w:val="-2"/>
                <w:sz w:val="18"/>
              </w:rPr>
              <w:t>1</w:t>
            </w:r>
          </w:p>
        </w:tc>
        <w:tc>
          <w:tcPr>
            <w:tcW w:w="1576" w:type="dxa"/>
            <w:tcBorders>
              <w:bottom w:val="single" w:color="8FB6EA" w:sz="5" w:space="0"/>
            </w:tcBorders>
            <w:shd w:val="clear" w:color="auto" w:fill="FFFFFF" w:themeFill="background1"/>
            <w:tcMar/>
          </w:tcPr>
          <w:p w:rsidRPr="00CC0718" w:rsidR="00C71DC8" w:rsidP="00244814" w:rsidRDefault="00C71DC8" w14:paraId="20BA5DB3" w14:textId="77777777">
            <w:pPr>
              <w:rPr>
                <w:color w:val="000000"/>
                <w:spacing w:val="-2"/>
                <w:sz w:val="18"/>
              </w:rPr>
            </w:pPr>
          </w:p>
        </w:tc>
      </w:tr>
      <w:tr w:rsidRPr="00CC0718" w:rsidR="00C71DC8" w:rsidTr="3A33D0EC" w14:paraId="559CA5D9" w14:textId="77777777">
        <w:trPr>
          <w:trHeight w:val="444" w:hRule="exact"/>
        </w:trPr>
        <w:tc>
          <w:tcPr>
            <w:tcW w:w="10717" w:type="dxa"/>
            <w:gridSpan w:val="8"/>
            <w:tcBorders>
              <w:top w:val="single" w:color="8FB6EA" w:sz="5" w:space="0"/>
            </w:tcBorders>
            <w:tcMar/>
          </w:tcPr>
          <w:p w:rsidRPr="00CC0718" w:rsidR="00C71DC8" w:rsidP="00244814" w:rsidRDefault="00C71DC8" w14:paraId="03364FB6" w14:textId="77777777"/>
        </w:tc>
      </w:tr>
      <w:tr w:rsidRPr="00CC0718" w:rsidR="00C71DC8" w:rsidTr="3A33D0EC" w14:paraId="31EB2510" w14:textId="77777777">
        <w:trPr>
          <w:trHeight w:val="602" w:hRule="exact"/>
        </w:trPr>
        <w:tc>
          <w:tcPr>
            <w:tcW w:w="10717" w:type="dxa"/>
            <w:gridSpan w:val="8"/>
            <w:shd w:val="clear" w:color="auto" w:fill="FFFFFF" w:themeFill="background1"/>
            <w:tcMar/>
          </w:tcPr>
          <w:p w:rsidRPr="00CC0718" w:rsidR="00C71DC8" w:rsidP="00244814" w:rsidRDefault="00C71DC8" w14:paraId="75936088" w14:textId="77777777">
            <w:pPr>
              <w:rPr>
                <w:b/>
                <w:color w:val="5C83B4"/>
                <w:spacing w:val="-2"/>
                <w:sz w:val="24"/>
              </w:rPr>
            </w:pPr>
          </w:p>
        </w:tc>
      </w:tr>
      <w:tr w:rsidRPr="00CC0718" w:rsidR="00C71DC8" w:rsidTr="3A33D0EC" w14:paraId="16080665" w14:textId="77777777">
        <w:trPr>
          <w:trHeight w:val="458" w:hRule="exact"/>
        </w:trPr>
        <w:tc>
          <w:tcPr>
            <w:tcW w:w="1805" w:type="dxa"/>
            <w:shd w:val="clear" w:color="auto" w:fill="FFFFFF" w:themeFill="background1"/>
            <w:tcMar/>
          </w:tcPr>
          <w:p w:rsidRPr="00CC0718" w:rsidR="00C71DC8" w:rsidP="00244814" w:rsidRDefault="00C71DC8" w14:paraId="24F9A09E" w14:textId="77777777">
            <w:pPr>
              <w:rPr>
                <w:b/>
                <w:color w:val="5C83B4"/>
                <w:spacing w:val="-2"/>
                <w:sz w:val="24"/>
              </w:rPr>
            </w:pPr>
            <w:r w:rsidRPr="00CC0718">
              <w:rPr>
                <w:b/>
                <w:color w:val="5C83B4"/>
                <w:spacing w:val="-2"/>
                <w:sz w:val="24"/>
              </w:rPr>
              <w:t>Nickname:</w:t>
            </w:r>
          </w:p>
        </w:tc>
        <w:tc>
          <w:tcPr>
            <w:tcW w:w="8912" w:type="dxa"/>
            <w:gridSpan w:val="7"/>
            <w:vMerge w:val="restart"/>
            <w:shd w:val="clear" w:color="auto" w:fill="FFFFFF" w:themeFill="background1"/>
            <w:tcMar/>
          </w:tcPr>
          <w:p w:rsidRPr="00CC0718" w:rsidR="00C71DC8" w:rsidP="00244814" w:rsidRDefault="00C71DC8" w14:paraId="1793A405" w14:textId="77777777">
            <w:pPr>
              <w:rPr>
                <w:b/>
                <w:color w:val="5C83B4"/>
                <w:spacing w:val="-2"/>
                <w:sz w:val="24"/>
              </w:rPr>
            </w:pPr>
            <w:r w:rsidRPr="00CC0718">
              <w:rPr>
                <w:b/>
                <w:color w:val="5C83B4"/>
                <w:spacing w:val="-2"/>
                <w:sz w:val="24"/>
              </w:rPr>
              <w:t>Codes\\AXIAL CODE\\Q7 b- Examples of marketing activities\DIRECT COMMUNICATION CHANNEL\Sending Emails</w:t>
            </w:r>
          </w:p>
        </w:tc>
      </w:tr>
      <w:tr w:rsidRPr="00CC0718" w:rsidR="00C71DC8" w:rsidTr="3A33D0EC" w14:paraId="694535A1" w14:textId="77777777">
        <w:trPr>
          <w:trHeight w:val="444" w:hRule="exact"/>
        </w:trPr>
        <w:tc>
          <w:tcPr>
            <w:tcW w:w="1805" w:type="dxa"/>
            <w:shd w:val="clear" w:color="auto" w:fill="FFFFFF" w:themeFill="background1"/>
            <w:tcMar/>
          </w:tcPr>
          <w:p w:rsidRPr="00CC0718" w:rsidR="00C71DC8" w:rsidP="00244814" w:rsidRDefault="00C71DC8" w14:paraId="4CEA1B78" w14:textId="77777777">
            <w:pPr>
              <w:rPr>
                <w:b/>
                <w:color w:val="5C83B4"/>
                <w:spacing w:val="-2"/>
                <w:sz w:val="24"/>
              </w:rPr>
            </w:pPr>
            <w:r w:rsidRPr="00CC0718">
              <w:rPr>
                <w:b/>
                <w:color w:val="5C83B4"/>
                <w:spacing w:val="-2"/>
                <w:sz w:val="24"/>
              </w:rPr>
              <w:t>Classification:</w:t>
            </w:r>
          </w:p>
        </w:tc>
        <w:tc>
          <w:tcPr>
            <w:tcW w:w="8912" w:type="dxa"/>
            <w:gridSpan w:val="7"/>
            <w:vMerge/>
            <w:tcMar/>
          </w:tcPr>
          <w:p w:rsidRPr="00CC0718" w:rsidR="00C71DC8" w:rsidP="00244814" w:rsidRDefault="00C71DC8" w14:paraId="4C2CAF12" w14:textId="77777777"/>
        </w:tc>
      </w:tr>
      <w:tr w:rsidRPr="00CC0718" w:rsidR="00C71DC8" w:rsidTr="3A33D0EC" w14:paraId="2186ACB8" w14:textId="77777777">
        <w:trPr>
          <w:trHeight w:val="459" w:hRule="exact"/>
        </w:trPr>
        <w:tc>
          <w:tcPr>
            <w:tcW w:w="1805" w:type="dxa"/>
            <w:shd w:val="clear" w:color="auto" w:fill="FFFFFF" w:themeFill="background1"/>
            <w:tcMar/>
          </w:tcPr>
          <w:p w:rsidRPr="00CC0718" w:rsidR="00C71DC8" w:rsidP="00244814" w:rsidRDefault="00C71DC8" w14:paraId="1F275781" w14:textId="77777777">
            <w:pPr>
              <w:rPr>
                <w:b/>
                <w:color w:val="5C83B4"/>
                <w:spacing w:val="-2"/>
                <w:sz w:val="24"/>
              </w:rPr>
            </w:pPr>
            <w:r w:rsidRPr="00CC0718">
              <w:rPr>
                <w:b/>
                <w:color w:val="5C83B4"/>
                <w:spacing w:val="-2"/>
                <w:sz w:val="24"/>
              </w:rPr>
              <w:t>Aggregated:</w:t>
            </w:r>
          </w:p>
        </w:tc>
        <w:tc>
          <w:tcPr>
            <w:tcW w:w="8912" w:type="dxa"/>
            <w:gridSpan w:val="7"/>
            <w:shd w:val="clear" w:color="auto" w:fill="FFFFFF" w:themeFill="background1"/>
            <w:tcMar/>
          </w:tcPr>
          <w:p w:rsidRPr="00CC0718" w:rsidR="00C71DC8" w:rsidP="00244814" w:rsidRDefault="00C71DC8" w14:paraId="4354A690" w14:textId="77777777">
            <w:pPr>
              <w:rPr>
                <w:b/>
                <w:color w:val="5C83B4"/>
                <w:spacing w:val="-2"/>
                <w:sz w:val="24"/>
              </w:rPr>
            </w:pPr>
            <w:r w:rsidRPr="00CC0718">
              <w:rPr>
                <w:b/>
                <w:color w:val="5C83B4"/>
                <w:spacing w:val="-2"/>
                <w:sz w:val="24"/>
              </w:rPr>
              <w:t>Yes</w:t>
            </w:r>
          </w:p>
        </w:tc>
      </w:tr>
      <w:tr w:rsidRPr="00CC0718" w:rsidR="00C71DC8" w:rsidTr="3A33D0EC" w14:paraId="1BA9BBA2" w14:textId="77777777">
        <w:trPr>
          <w:trHeight w:val="329" w:hRule="exact"/>
        </w:trPr>
        <w:tc>
          <w:tcPr>
            <w:tcW w:w="3381" w:type="dxa"/>
            <w:gridSpan w:val="2"/>
            <w:tcBorders>
              <w:bottom w:val="single" w:color="8FB6EA" w:sz="5" w:space="0"/>
            </w:tcBorders>
            <w:shd w:val="clear" w:color="auto" w:fill="FFFFFF" w:themeFill="background1"/>
            <w:tcMar/>
          </w:tcPr>
          <w:p w:rsidRPr="00CC0718" w:rsidR="00C71DC8" w:rsidP="00244814" w:rsidRDefault="00C71DC8" w14:paraId="469CD07B" w14:textId="77777777">
            <w:pPr>
              <w:rPr>
                <w:color w:val="000000"/>
                <w:spacing w:val="-2"/>
                <w:sz w:val="18"/>
              </w:rPr>
            </w:pPr>
            <w:r w:rsidRPr="00CC0718">
              <w:rPr>
                <w:color w:val="000000"/>
                <w:spacing w:val="-2"/>
                <w:sz w:val="18"/>
              </w:rPr>
              <w:t>Document</w:t>
            </w:r>
          </w:p>
        </w:tc>
        <w:tc>
          <w:tcPr>
            <w:tcW w:w="1132" w:type="dxa"/>
            <w:tcBorders>
              <w:bottom w:val="single" w:color="8FB6EA" w:sz="5" w:space="0"/>
            </w:tcBorders>
            <w:shd w:val="clear" w:color="auto" w:fill="FFFFFF" w:themeFill="background1"/>
            <w:tcMar/>
          </w:tcPr>
          <w:p w:rsidRPr="00CC0718" w:rsidR="00C71DC8" w:rsidP="00244814" w:rsidRDefault="00C71DC8" w14:paraId="08F6DD06" w14:textId="77777777">
            <w:pPr>
              <w:rPr>
                <w:color w:val="000000"/>
                <w:spacing w:val="-2"/>
                <w:sz w:val="18"/>
              </w:rPr>
            </w:pPr>
            <w:r w:rsidRPr="00CC0718">
              <w:rPr>
                <w:color w:val="000000"/>
                <w:spacing w:val="-2"/>
                <w:sz w:val="18"/>
              </w:rPr>
              <w:t>2</w:t>
            </w:r>
          </w:p>
        </w:tc>
        <w:tc>
          <w:tcPr>
            <w:tcW w:w="1576" w:type="dxa"/>
            <w:gridSpan w:val="2"/>
            <w:tcBorders>
              <w:bottom w:val="single" w:color="8FB6EA" w:sz="5" w:space="0"/>
            </w:tcBorders>
            <w:shd w:val="clear" w:color="auto" w:fill="FFFFFF" w:themeFill="background1"/>
            <w:tcMar/>
          </w:tcPr>
          <w:p w:rsidRPr="00CC0718" w:rsidR="00C71DC8" w:rsidP="00244814" w:rsidRDefault="00C71DC8" w14:paraId="0189D699" w14:textId="77777777">
            <w:pPr>
              <w:rPr>
                <w:color w:val="000000"/>
                <w:spacing w:val="-2"/>
                <w:sz w:val="18"/>
              </w:rPr>
            </w:pPr>
            <w:r w:rsidRPr="00CC0718">
              <w:rPr>
                <w:color w:val="000000"/>
                <w:spacing w:val="-2"/>
                <w:sz w:val="18"/>
              </w:rPr>
              <w:t>3</w:t>
            </w:r>
          </w:p>
        </w:tc>
        <w:tc>
          <w:tcPr>
            <w:tcW w:w="1362" w:type="dxa"/>
            <w:tcBorders>
              <w:bottom w:val="single" w:color="8FB6EA" w:sz="5" w:space="0"/>
            </w:tcBorders>
            <w:shd w:val="clear" w:color="auto" w:fill="FFFFFF" w:themeFill="background1"/>
            <w:tcMar/>
          </w:tcPr>
          <w:p w:rsidRPr="00CC0718" w:rsidR="00C71DC8" w:rsidP="00244814" w:rsidRDefault="00C71DC8" w14:paraId="1FFA4D87" w14:textId="77777777">
            <w:pPr>
              <w:rPr>
                <w:color w:val="000000"/>
                <w:spacing w:val="-2"/>
                <w:sz w:val="18"/>
              </w:rPr>
            </w:pPr>
            <w:r w:rsidRPr="00CC0718">
              <w:rPr>
                <w:color w:val="000000"/>
                <w:spacing w:val="-2"/>
                <w:sz w:val="18"/>
              </w:rPr>
              <w:t>91</w:t>
            </w:r>
          </w:p>
        </w:tc>
        <w:tc>
          <w:tcPr>
            <w:tcW w:w="1690" w:type="dxa"/>
            <w:tcBorders>
              <w:bottom w:val="single" w:color="8FB6EA" w:sz="5" w:space="0"/>
            </w:tcBorders>
            <w:shd w:val="clear" w:color="auto" w:fill="FFFFFF" w:themeFill="background1"/>
            <w:tcMar/>
          </w:tcPr>
          <w:p w:rsidRPr="00CC0718" w:rsidR="00C71DC8" w:rsidP="00244814" w:rsidRDefault="00C71DC8" w14:paraId="607CF262" w14:textId="77777777">
            <w:pPr>
              <w:rPr>
                <w:color w:val="000000"/>
                <w:spacing w:val="-2"/>
                <w:sz w:val="18"/>
              </w:rPr>
            </w:pPr>
            <w:r w:rsidRPr="00CC0718">
              <w:rPr>
                <w:color w:val="000000"/>
                <w:spacing w:val="-2"/>
                <w:sz w:val="18"/>
              </w:rPr>
              <w:t>4</w:t>
            </w:r>
          </w:p>
        </w:tc>
        <w:tc>
          <w:tcPr>
            <w:tcW w:w="1576" w:type="dxa"/>
            <w:tcBorders>
              <w:bottom w:val="single" w:color="8FB6EA" w:sz="5" w:space="0"/>
            </w:tcBorders>
            <w:shd w:val="clear" w:color="auto" w:fill="FFFFFF" w:themeFill="background1"/>
            <w:tcMar/>
          </w:tcPr>
          <w:p w:rsidRPr="00CC0718" w:rsidR="00C71DC8" w:rsidP="00244814" w:rsidRDefault="00C71DC8" w14:paraId="346B83BD" w14:textId="77777777">
            <w:pPr>
              <w:rPr>
                <w:color w:val="000000"/>
                <w:spacing w:val="-2"/>
                <w:sz w:val="18"/>
              </w:rPr>
            </w:pPr>
          </w:p>
        </w:tc>
      </w:tr>
      <w:tr w:rsidRPr="00CC0718" w:rsidR="00C71DC8" w:rsidTr="3A33D0EC" w14:paraId="05131DDC" w14:textId="77777777">
        <w:trPr>
          <w:trHeight w:val="459" w:hRule="exact"/>
        </w:trPr>
        <w:tc>
          <w:tcPr>
            <w:tcW w:w="10717" w:type="dxa"/>
            <w:gridSpan w:val="8"/>
            <w:tcBorders>
              <w:top w:val="single" w:color="8FB6EA" w:sz="5" w:space="0"/>
            </w:tcBorders>
            <w:tcMar/>
          </w:tcPr>
          <w:p w:rsidRPr="00CC0718" w:rsidR="00C71DC8" w:rsidP="00244814" w:rsidRDefault="00C71DC8" w14:paraId="599004C0" w14:textId="77777777"/>
        </w:tc>
      </w:tr>
      <w:tr w:rsidRPr="00CC0718" w:rsidR="00C71DC8" w:rsidTr="3A33D0EC" w14:paraId="7B9D1473" w14:textId="77777777">
        <w:trPr>
          <w:trHeight w:val="602" w:hRule="exact"/>
        </w:trPr>
        <w:tc>
          <w:tcPr>
            <w:tcW w:w="10717" w:type="dxa"/>
            <w:gridSpan w:val="8"/>
            <w:shd w:val="clear" w:color="auto" w:fill="FFFFFF" w:themeFill="background1"/>
            <w:tcMar/>
          </w:tcPr>
          <w:p w:rsidRPr="00CC0718" w:rsidR="00C71DC8" w:rsidP="00244814" w:rsidRDefault="00C71DC8" w14:paraId="496D27CF" w14:textId="77777777">
            <w:pPr>
              <w:rPr>
                <w:b/>
                <w:color w:val="5C83B4"/>
                <w:spacing w:val="-2"/>
                <w:sz w:val="24"/>
              </w:rPr>
            </w:pPr>
          </w:p>
        </w:tc>
      </w:tr>
      <w:tr w:rsidRPr="00CC0718" w:rsidR="00C71DC8" w:rsidTr="3A33D0EC" w14:paraId="78C6A9D9" w14:textId="77777777">
        <w:trPr>
          <w:trHeight w:val="444" w:hRule="exact"/>
        </w:trPr>
        <w:tc>
          <w:tcPr>
            <w:tcW w:w="1805" w:type="dxa"/>
            <w:shd w:val="clear" w:color="auto" w:fill="FFFFFF" w:themeFill="background1"/>
            <w:tcMar/>
          </w:tcPr>
          <w:p w:rsidRPr="00CC0718" w:rsidR="00C71DC8" w:rsidP="00244814" w:rsidRDefault="00C71DC8" w14:paraId="54268154" w14:textId="77777777">
            <w:pPr>
              <w:rPr>
                <w:b/>
                <w:color w:val="5C83B4"/>
                <w:spacing w:val="-2"/>
                <w:sz w:val="24"/>
              </w:rPr>
            </w:pPr>
            <w:r w:rsidRPr="00CC0718">
              <w:rPr>
                <w:b/>
                <w:color w:val="5C83B4"/>
                <w:spacing w:val="-2"/>
                <w:sz w:val="24"/>
              </w:rPr>
              <w:t>Nickname:</w:t>
            </w:r>
          </w:p>
        </w:tc>
        <w:tc>
          <w:tcPr>
            <w:tcW w:w="8912" w:type="dxa"/>
            <w:gridSpan w:val="7"/>
            <w:vMerge w:val="restart"/>
            <w:shd w:val="clear" w:color="auto" w:fill="FFFFFF" w:themeFill="background1"/>
            <w:tcMar/>
          </w:tcPr>
          <w:p w:rsidRPr="00CC0718" w:rsidR="00C71DC8" w:rsidP="00244814" w:rsidRDefault="00C71DC8" w14:paraId="643C4F9A" w14:textId="77777777">
            <w:pPr>
              <w:rPr>
                <w:b/>
                <w:color w:val="5C83B4"/>
                <w:spacing w:val="-2"/>
                <w:sz w:val="24"/>
              </w:rPr>
            </w:pPr>
            <w:r w:rsidRPr="00CC0718">
              <w:rPr>
                <w:b/>
                <w:color w:val="5C83B4"/>
                <w:spacing w:val="-2"/>
                <w:sz w:val="24"/>
              </w:rPr>
              <w:t>Codes\\AXIAL CODE\\Q7 b- Examples of marketing activities\DIRECT COMMUNICATION CHANNEL\Sending out emails</w:t>
            </w:r>
          </w:p>
        </w:tc>
      </w:tr>
      <w:tr w:rsidRPr="00CC0718" w:rsidR="00C71DC8" w:rsidTr="3A33D0EC" w14:paraId="606B3001" w14:textId="77777777">
        <w:trPr>
          <w:trHeight w:val="458" w:hRule="exact"/>
        </w:trPr>
        <w:tc>
          <w:tcPr>
            <w:tcW w:w="1805" w:type="dxa"/>
            <w:shd w:val="clear" w:color="auto" w:fill="FFFFFF" w:themeFill="background1"/>
            <w:tcMar/>
          </w:tcPr>
          <w:p w:rsidRPr="00CC0718" w:rsidR="00C71DC8" w:rsidP="00244814" w:rsidRDefault="00C71DC8" w14:paraId="786EE10A" w14:textId="77777777">
            <w:pPr>
              <w:rPr>
                <w:b/>
                <w:color w:val="5C83B4"/>
                <w:spacing w:val="-2"/>
                <w:sz w:val="24"/>
              </w:rPr>
            </w:pPr>
            <w:r w:rsidRPr="00CC0718">
              <w:rPr>
                <w:b/>
                <w:color w:val="5C83B4"/>
                <w:spacing w:val="-2"/>
                <w:sz w:val="24"/>
              </w:rPr>
              <w:t>Classification:</w:t>
            </w:r>
          </w:p>
        </w:tc>
        <w:tc>
          <w:tcPr>
            <w:tcW w:w="8912" w:type="dxa"/>
            <w:gridSpan w:val="7"/>
            <w:vMerge/>
            <w:tcMar/>
          </w:tcPr>
          <w:p w:rsidRPr="00CC0718" w:rsidR="00C71DC8" w:rsidP="00244814" w:rsidRDefault="00C71DC8" w14:paraId="50BC3C89" w14:textId="77777777"/>
        </w:tc>
      </w:tr>
      <w:tr w:rsidRPr="00CC0718" w:rsidR="00C71DC8" w:rsidTr="3A33D0EC" w14:paraId="45050623" w14:textId="77777777">
        <w:trPr>
          <w:trHeight w:val="444" w:hRule="exact"/>
        </w:trPr>
        <w:tc>
          <w:tcPr>
            <w:tcW w:w="1805" w:type="dxa"/>
            <w:shd w:val="clear" w:color="auto" w:fill="FFFFFF" w:themeFill="background1"/>
            <w:tcMar/>
          </w:tcPr>
          <w:p w:rsidRPr="00CC0718" w:rsidR="00C71DC8" w:rsidP="00244814" w:rsidRDefault="00C71DC8" w14:paraId="0B1D8735" w14:textId="77777777">
            <w:pPr>
              <w:rPr>
                <w:b/>
                <w:color w:val="5C83B4"/>
                <w:spacing w:val="-2"/>
                <w:sz w:val="24"/>
              </w:rPr>
            </w:pPr>
            <w:r w:rsidRPr="00CC0718">
              <w:rPr>
                <w:b/>
                <w:color w:val="5C83B4"/>
                <w:spacing w:val="-2"/>
                <w:sz w:val="24"/>
              </w:rPr>
              <w:t>Aggregated:</w:t>
            </w:r>
          </w:p>
        </w:tc>
        <w:tc>
          <w:tcPr>
            <w:tcW w:w="8912" w:type="dxa"/>
            <w:gridSpan w:val="7"/>
            <w:shd w:val="clear" w:color="auto" w:fill="FFFFFF" w:themeFill="background1"/>
            <w:tcMar/>
          </w:tcPr>
          <w:p w:rsidRPr="00CC0718" w:rsidR="00C71DC8" w:rsidP="00244814" w:rsidRDefault="00C71DC8" w14:paraId="06D8C4DD" w14:textId="77777777">
            <w:pPr>
              <w:rPr>
                <w:b/>
                <w:color w:val="5C83B4"/>
                <w:spacing w:val="-2"/>
                <w:sz w:val="24"/>
              </w:rPr>
            </w:pPr>
            <w:r w:rsidRPr="00CC0718">
              <w:rPr>
                <w:b/>
                <w:color w:val="5C83B4"/>
                <w:spacing w:val="-2"/>
                <w:sz w:val="24"/>
              </w:rPr>
              <w:t>No</w:t>
            </w:r>
          </w:p>
        </w:tc>
      </w:tr>
      <w:tr w:rsidRPr="00CC0718" w:rsidR="00C71DC8" w:rsidTr="3A33D0EC" w14:paraId="273B9B3A" w14:textId="77777777">
        <w:trPr>
          <w:trHeight w:val="344" w:hRule="exact"/>
        </w:trPr>
        <w:tc>
          <w:tcPr>
            <w:tcW w:w="3381" w:type="dxa"/>
            <w:gridSpan w:val="2"/>
            <w:tcBorders>
              <w:bottom w:val="single" w:color="8FB6EA" w:sz="5" w:space="0"/>
            </w:tcBorders>
            <w:shd w:val="clear" w:color="auto" w:fill="FFFFFF" w:themeFill="background1"/>
            <w:tcMar/>
          </w:tcPr>
          <w:p w:rsidRPr="00CC0718" w:rsidR="00C71DC8" w:rsidP="00244814" w:rsidRDefault="00C71DC8" w14:paraId="6CC93ADD" w14:textId="77777777">
            <w:pPr>
              <w:rPr>
                <w:color w:val="000000"/>
                <w:spacing w:val="-2"/>
                <w:sz w:val="18"/>
              </w:rPr>
            </w:pPr>
            <w:r w:rsidRPr="00CC0718">
              <w:rPr>
                <w:color w:val="000000"/>
                <w:spacing w:val="-2"/>
                <w:sz w:val="18"/>
              </w:rPr>
              <w:t>Document</w:t>
            </w:r>
          </w:p>
        </w:tc>
        <w:tc>
          <w:tcPr>
            <w:tcW w:w="1132" w:type="dxa"/>
            <w:tcBorders>
              <w:bottom w:val="single" w:color="8FB6EA" w:sz="5" w:space="0"/>
            </w:tcBorders>
            <w:shd w:val="clear" w:color="auto" w:fill="FFFFFF" w:themeFill="background1"/>
            <w:tcMar/>
          </w:tcPr>
          <w:p w:rsidRPr="00CC0718" w:rsidR="00C71DC8" w:rsidP="00244814" w:rsidRDefault="00C71DC8" w14:paraId="7EE41B6E" w14:textId="77777777">
            <w:pPr>
              <w:rPr>
                <w:color w:val="000000"/>
                <w:spacing w:val="-2"/>
                <w:sz w:val="18"/>
              </w:rPr>
            </w:pPr>
            <w:r w:rsidRPr="00CC0718">
              <w:rPr>
                <w:color w:val="000000"/>
                <w:spacing w:val="-2"/>
                <w:sz w:val="18"/>
              </w:rPr>
              <w:t>1</w:t>
            </w:r>
          </w:p>
        </w:tc>
        <w:tc>
          <w:tcPr>
            <w:tcW w:w="1576" w:type="dxa"/>
            <w:gridSpan w:val="2"/>
            <w:tcBorders>
              <w:bottom w:val="single" w:color="8FB6EA" w:sz="5" w:space="0"/>
            </w:tcBorders>
            <w:shd w:val="clear" w:color="auto" w:fill="FFFFFF" w:themeFill="background1"/>
            <w:tcMar/>
          </w:tcPr>
          <w:p w:rsidRPr="00CC0718" w:rsidR="00C71DC8" w:rsidP="00244814" w:rsidRDefault="00C71DC8" w14:paraId="0FFD416D" w14:textId="77777777">
            <w:pPr>
              <w:rPr>
                <w:color w:val="000000"/>
                <w:spacing w:val="-2"/>
                <w:sz w:val="18"/>
              </w:rPr>
            </w:pPr>
            <w:r w:rsidRPr="00CC0718">
              <w:rPr>
                <w:color w:val="000000"/>
                <w:spacing w:val="-2"/>
                <w:sz w:val="18"/>
              </w:rPr>
              <w:t>1</w:t>
            </w:r>
          </w:p>
        </w:tc>
        <w:tc>
          <w:tcPr>
            <w:tcW w:w="1362" w:type="dxa"/>
            <w:tcBorders>
              <w:bottom w:val="single" w:color="8FB6EA" w:sz="5" w:space="0"/>
            </w:tcBorders>
            <w:shd w:val="clear" w:color="auto" w:fill="FFFFFF" w:themeFill="background1"/>
            <w:tcMar/>
          </w:tcPr>
          <w:p w:rsidRPr="00CC0718" w:rsidR="00C71DC8" w:rsidP="00244814" w:rsidRDefault="00C71DC8" w14:paraId="01C3ACD2" w14:textId="77777777">
            <w:pPr>
              <w:rPr>
                <w:color w:val="000000"/>
                <w:spacing w:val="-2"/>
                <w:sz w:val="18"/>
              </w:rPr>
            </w:pPr>
            <w:r w:rsidRPr="00CC0718">
              <w:rPr>
                <w:color w:val="000000"/>
                <w:spacing w:val="-2"/>
                <w:sz w:val="18"/>
              </w:rPr>
              <w:t>3</w:t>
            </w:r>
          </w:p>
        </w:tc>
        <w:tc>
          <w:tcPr>
            <w:tcW w:w="1690" w:type="dxa"/>
            <w:tcBorders>
              <w:bottom w:val="single" w:color="8FB6EA" w:sz="5" w:space="0"/>
            </w:tcBorders>
            <w:shd w:val="clear" w:color="auto" w:fill="FFFFFF" w:themeFill="background1"/>
            <w:tcMar/>
          </w:tcPr>
          <w:p w:rsidRPr="00CC0718" w:rsidR="00C71DC8" w:rsidP="00244814" w:rsidRDefault="00C71DC8" w14:paraId="4AC9ACEF" w14:textId="77777777">
            <w:pPr>
              <w:rPr>
                <w:color w:val="000000"/>
                <w:spacing w:val="-2"/>
                <w:sz w:val="18"/>
              </w:rPr>
            </w:pPr>
            <w:r w:rsidRPr="00CC0718">
              <w:rPr>
                <w:color w:val="000000"/>
                <w:spacing w:val="-2"/>
                <w:sz w:val="18"/>
              </w:rPr>
              <w:t>1</w:t>
            </w:r>
          </w:p>
        </w:tc>
        <w:tc>
          <w:tcPr>
            <w:tcW w:w="1576" w:type="dxa"/>
            <w:tcBorders>
              <w:bottom w:val="single" w:color="8FB6EA" w:sz="5" w:space="0"/>
            </w:tcBorders>
            <w:shd w:val="clear" w:color="auto" w:fill="FFFFFF" w:themeFill="background1"/>
            <w:tcMar/>
          </w:tcPr>
          <w:p w:rsidRPr="00CC0718" w:rsidR="00C71DC8" w:rsidP="00244814" w:rsidRDefault="00C71DC8" w14:paraId="35FC32F4" w14:textId="77777777">
            <w:pPr>
              <w:rPr>
                <w:color w:val="000000"/>
                <w:spacing w:val="-2"/>
                <w:sz w:val="18"/>
              </w:rPr>
            </w:pPr>
          </w:p>
        </w:tc>
      </w:tr>
      <w:tr w:rsidRPr="00CC0718" w:rsidR="00C71DC8" w:rsidTr="3A33D0EC" w14:paraId="13C12A9C" w14:textId="77777777">
        <w:trPr>
          <w:trHeight w:val="459" w:hRule="exact"/>
        </w:trPr>
        <w:tc>
          <w:tcPr>
            <w:tcW w:w="10717" w:type="dxa"/>
            <w:gridSpan w:val="8"/>
            <w:tcBorders>
              <w:top w:val="single" w:color="8FB6EA" w:sz="5" w:space="0"/>
            </w:tcBorders>
            <w:tcMar/>
          </w:tcPr>
          <w:p w:rsidRPr="00CC0718" w:rsidR="00C71DC8" w:rsidP="00244814" w:rsidRDefault="00C71DC8" w14:paraId="34BEB8B8" w14:textId="77777777"/>
        </w:tc>
      </w:tr>
      <w:tr w:rsidRPr="00CC0718" w:rsidR="00C71DC8" w:rsidTr="3A33D0EC" w14:paraId="4A21BB53" w14:textId="77777777">
        <w:trPr>
          <w:trHeight w:val="329" w:hRule="exact"/>
        </w:trPr>
        <w:tc>
          <w:tcPr>
            <w:tcW w:w="10717" w:type="dxa"/>
            <w:gridSpan w:val="8"/>
            <w:shd w:val="clear" w:color="auto" w:fill="FFFFFF" w:themeFill="background1"/>
            <w:tcMar/>
          </w:tcPr>
          <w:p w:rsidRPr="00CC0718" w:rsidR="00C71DC8" w:rsidP="00244814" w:rsidRDefault="00C71DC8" w14:paraId="748C6C40" w14:textId="77777777">
            <w:pPr>
              <w:rPr>
                <w:b/>
                <w:color w:val="5C83B4"/>
                <w:spacing w:val="-2"/>
                <w:sz w:val="24"/>
              </w:rPr>
            </w:pPr>
          </w:p>
        </w:tc>
      </w:tr>
      <w:tr w:rsidRPr="00CC0718" w:rsidR="00C71DC8" w:rsidTr="3A33D0EC" w14:paraId="36EE8577" w14:textId="77777777">
        <w:trPr>
          <w:trHeight w:val="459" w:hRule="exact"/>
        </w:trPr>
        <w:tc>
          <w:tcPr>
            <w:tcW w:w="1805" w:type="dxa"/>
            <w:shd w:val="clear" w:color="auto" w:fill="FFFFFF" w:themeFill="background1"/>
            <w:tcMar/>
          </w:tcPr>
          <w:p w:rsidRPr="00CC0718" w:rsidR="00C71DC8" w:rsidP="00244814" w:rsidRDefault="00C71DC8" w14:paraId="0B1C4489" w14:textId="77777777">
            <w:pPr>
              <w:rPr>
                <w:b/>
                <w:color w:val="5C83B4"/>
                <w:spacing w:val="-2"/>
                <w:sz w:val="24"/>
              </w:rPr>
            </w:pPr>
            <w:r w:rsidRPr="00CC0718">
              <w:rPr>
                <w:b/>
                <w:color w:val="5C83B4"/>
                <w:spacing w:val="-2"/>
                <w:sz w:val="24"/>
              </w:rPr>
              <w:t>Nickname:</w:t>
            </w:r>
          </w:p>
        </w:tc>
        <w:tc>
          <w:tcPr>
            <w:tcW w:w="8912" w:type="dxa"/>
            <w:gridSpan w:val="7"/>
            <w:vMerge w:val="restart"/>
            <w:shd w:val="clear" w:color="auto" w:fill="FFFFFF" w:themeFill="background1"/>
            <w:tcMar/>
          </w:tcPr>
          <w:p w:rsidRPr="00CC0718" w:rsidR="00C71DC8" w:rsidP="00244814" w:rsidRDefault="00C71DC8" w14:paraId="567DE607" w14:textId="77777777">
            <w:pPr>
              <w:rPr>
                <w:b/>
                <w:color w:val="5C83B4"/>
                <w:spacing w:val="-2"/>
                <w:sz w:val="24"/>
              </w:rPr>
            </w:pPr>
            <w:r w:rsidRPr="00CC0718">
              <w:rPr>
                <w:b/>
                <w:color w:val="5C83B4"/>
                <w:spacing w:val="-2"/>
                <w:sz w:val="24"/>
              </w:rPr>
              <w:t>Codes\\AXIAL CODE\\Q7 b- Examples of marketing activities\POSTERS AND FLYERS</w:t>
            </w:r>
          </w:p>
        </w:tc>
      </w:tr>
      <w:tr w:rsidRPr="00CC0718" w:rsidR="00C71DC8" w:rsidTr="3A33D0EC" w14:paraId="287F7FD2" w14:textId="77777777">
        <w:trPr>
          <w:trHeight w:val="444" w:hRule="exact"/>
        </w:trPr>
        <w:tc>
          <w:tcPr>
            <w:tcW w:w="1805" w:type="dxa"/>
            <w:shd w:val="clear" w:color="auto" w:fill="FFFFFF" w:themeFill="background1"/>
            <w:tcMar/>
          </w:tcPr>
          <w:p w:rsidRPr="00CC0718" w:rsidR="00C71DC8" w:rsidP="00244814" w:rsidRDefault="00C71DC8" w14:paraId="778307C9" w14:textId="77777777">
            <w:pPr>
              <w:rPr>
                <w:b/>
                <w:color w:val="5C83B4"/>
                <w:spacing w:val="-2"/>
                <w:sz w:val="24"/>
              </w:rPr>
            </w:pPr>
            <w:r w:rsidRPr="00CC0718">
              <w:rPr>
                <w:b/>
                <w:color w:val="5C83B4"/>
                <w:spacing w:val="-2"/>
                <w:sz w:val="24"/>
              </w:rPr>
              <w:t>Classification:</w:t>
            </w:r>
          </w:p>
        </w:tc>
        <w:tc>
          <w:tcPr>
            <w:tcW w:w="8912" w:type="dxa"/>
            <w:gridSpan w:val="7"/>
            <w:vMerge/>
            <w:tcMar/>
          </w:tcPr>
          <w:p w:rsidRPr="00CC0718" w:rsidR="00C71DC8" w:rsidP="00244814" w:rsidRDefault="00C71DC8" w14:paraId="78CE96E3" w14:textId="77777777"/>
        </w:tc>
      </w:tr>
      <w:tr w:rsidRPr="00CC0718" w:rsidR="00C71DC8" w:rsidTr="3A33D0EC" w14:paraId="66A3E320" w14:textId="77777777">
        <w:trPr>
          <w:trHeight w:val="459" w:hRule="exact"/>
        </w:trPr>
        <w:tc>
          <w:tcPr>
            <w:tcW w:w="1805" w:type="dxa"/>
            <w:shd w:val="clear" w:color="auto" w:fill="FFFFFF" w:themeFill="background1"/>
            <w:tcMar/>
          </w:tcPr>
          <w:p w:rsidRPr="00CC0718" w:rsidR="00C71DC8" w:rsidP="00244814" w:rsidRDefault="00C71DC8" w14:paraId="3E5770C8" w14:textId="77777777">
            <w:pPr>
              <w:rPr>
                <w:b/>
                <w:color w:val="5C83B4"/>
                <w:spacing w:val="-2"/>
                <w:sz w:val="24"/>
              </w:rPr>
            </w:pPr>
            <w:r w:rsidRPr="00CC0718">
              <w:rPr>
                <w:b/>
                <w:color w:val="5C83B4"/>
                <w:spacing w:val="-2"/>
                <w:sz w:val="24"/>
              </w:rPr>
              <w:t>Aggregated:</w:t>
            </w:r>
          </w:p>
        </w:tc>
        <w:tc>
          <w:tcPr>
            <w:tcW w:w="8912" w:type="dxa"/>
            <w:gridSpan w:val="7"/>
            <w:shd w:val="clear" w:color="auto" w:fill="FFFFFF" w:themeFill="background1"/>
            <w:tcMar/>
          </w:tcPr>
          <w:p w:rsidRPr="00CC0718" w:rsidR="00C71DC8" w:rsidP="00244814" w:rsidRDefault="00C71DC8" w14:paraId="3B8E8C29" w14:textId="77777777">
            <w:pPr>
              <w:rPr>
                <w:b/>
                <w:color w:val="5C83B4"/>
                <w:spacing w:val="-2"/>
                <w:sz w:val="24"/>
              </w:rPr>
            </w:pPr>
            <w:r w:rsidRPr="00CC0718">
              <w:rPr>
                <w:b/>
                <w:color w:val="5C83B4"/>
                <w:spacing w:val="-2"/>
                <w:sz w:val="24"/>
              </w:rPr>
              <w:t>Yes</w:t>
            </w:r>
          </w:p>
        </w:tc>
      </w:tr>
      <w:tr w:rsidRPr="00CC0718" w:rsidR="00C71DC8" w:rsidTr="3A33D0EC" w14:paraId="652DC6A6" w14:textId="77777777">
        <w:trPr>
          <w:trHeight w:val="329" w:hRule="exact"/>
        </w:trPr>
        <w:tc>
          <w:tcPr>
            <w:tcW w:w="3381" w:type="dxa"/>
            <w:gridSpan w:val="2"/>
            <w:tcBorders>
              <w:bottom w:val="single" w:color="8FB6EA" w:sz="5" w:space="0"/>
            </w:tcBorders>
            <w:shd w:val="clear" w:color="auto" w:fill="FFFFFF" w:themeFill="background1"/>
            <w:tcMar/>
          </w:tcPr>
          <w:p w:rsidRPr="00CC0718" w:rsidR="00C71DC8" w:rsidP="00244814" w:rsidRDefault="00C71DC8" w14:paraId="384D217C" w14:textId="77777777">
            <w:pPr>
              <w:rPr>
                <w:color w:val="000000"/>
                <w:spacing w:val="-2"/>
                <w:sz w:val="18"/>
              </w:rPr>
            </w:pPr>
            <w:r w:rsidRPr="00CC0718">
              <w:rPr>
                <w:color w:val="000000"/>
                <w:spacing w:val="-2"/>
                <w:sz w:val="18"/>
              </w:rPr>
              <w:lastRenderedPageBreak/>
              <w:t>Document</w:t>
            </w:r>
          </w:p>
        </w:tc>
        <w:tc>
          <w:tcPr>
            <w:tcW w:w="1132" w:type="dxa"/>
            <w:tcBorders>
              <w:bottom w:val="single" w:color="8FB6EA" w:sz="5" w:space="0"/>
            </w:tcBorders>
            <w:shd w:val="clear" w:color="auto" w:fill="FFFFFF" w:themeFill="background1"/>
            <w:tcMar/>
          </w:tcPr>
          <w:p w:rsidRPr="00CC0718" w:rsidR="00C71DC8" w:rsidP="00244814" w:rsidRDefault="00C71DC8" w14:paraId="020A6A3E" w14:textId="77777777">
            <w:pPr>
              <w:rPr>
                <w:color w:val="000000"/>
                <w:spacing w:val="-2"/>
                <w:sz w:val="18"/>
              </w:rPr>
            </w:pPr>
            <w:r w:rsidRPr="00CC0718">
              <w:rPr>
                <w:color w:val="000000"/>
                <w:spacing w:val="-2"/>
                <w:sz w:val="18"/>
              </w:rPr>
              <w:t>5</w:t>
            </w:r>
          </w:p>
        </w:tc>
        <w:tc>
          <w:tcPr>
            <w:tcW w:w="1576" w:type="dxa"/>
            <w:gridSpan w:val="2"/>
            <w:tcBorders>
              <w:bottom w:val="single" w:color="8FB6EA" w:sz="5" w:space="0"/>
            </w:tcBorders>
            <w:shd w:val="clear" w:color="auto" w:fill="FFFFFF" w:themeFill="background1"/>
            <w:tcMar/>
          </w:tcPr>
          <w:p w:rsidRPr="00CC0718" w:rsidR="00C71DC8" w:rsidP="00244814" w:rsidRDefault="00C71DC8" w14:paraId="649A77FB" w14:textId="77777777">
            <w:pPr>
              <w:rPr>
                <w:color w:val="000000"/>
                <w:spacing w:val="-2"/>
                <w:sz w:val="18"/>
              </w:rPr>
            </w:pPr>
            <w:r w:rsidRPr="00CC0718">
              <w:rPr>
                <w:color w:val="000000"/>
                <w:spacing w:val="-2"/>
                <w:sz w:val="18"/>
              </w:rPr>
              <w:t>13</w:t>
            </w:r>
          </w:p>
        </w:tc>
        <w:tc>
          <w:tcPr>
            <w:tcW w:w="1362" w:type="dxa"/>
            <w:tcBorders>
              <w:bottom w:val="single" w:color="8FB6EA" w:sz="5" w:space="0"/>
            </w:tcBorders>
            <w:shd w:val="clear" w:color="auto" w:fill="FFFFFF" w:themeFill="background1"/>
            <w:tcMar/>
          </w:tcPr>
          <w:p w:rsidRPr="00CC0718" w:rsidR="00C71DC8" w:rsidP="00244814" w:rsidRDefault="00C71DC8" w14:paraId="14F9BF84" w14:textId="77777777">
            <w:pPr>
              <w:rPr>
                <w:color w:val="000000"/>
                <w:spacing w:val="-2"/>
                <w:sz w:val="18"/>
              </w:rPr>
            </w:pPr>
            <w:r w:rsidRPr="00CC0718">
              <w:rPr>
                <w:color w:val="000000"/>
                <w:spacing w:val="-2"/>
                <w:sz w:val="18"/>
              </w:rPr>
              <w:t>145</w:t>
            </w:r>
          </w:p>
        </w:tc>
        <w:tc>
          <w:tcPr>
            <w:tcW w:w="1690" w:type="dxa"/>
            <w:tcBorders>
              <w:bottom w:val="single" w:color="8FB6EA" w:sz="5" w:space="0"/>
            </w:tcBorders>
            <w:shd w:val="clear" w:color="auto" w:fill="FFFFFF" w:themeFill="background1"/>
            <w:tcMar/>
          </w:tcPr>
          <w:p w:rsidRPr="00CC0718" w:rsidR="00C71DC8" w:rsidP="00244814" w:rsidRDefault="00C71DC8" w14:paraId="4C34E193" w14:textId="77777777">
            <w:pPr>
              <w:rPr>
                <w:color w:val="000000"/>
                <w:spacing w:val="-2"/>
                <w:sz w:val="18"/>
              </w:rPr>
            </w:pPr>
            <w:r w:rsidRPr="00CC0718">
              <w:rPr>
                <w:color w:val="000000"/>
                <w:spacing w:val="-2"/>
                <w:sz w:val="18"/>
              </w:rPr>
              <w:t>14</w:t>
            </w:r>
          </w:p>
        </w:tc>
        <w:tc>
          <w:tcPr>
            <w:tcW w:w="1576" w:type="dxa"/>
            <w:tcBorders>
              <w:bottom w:val="single" w:color="8FB6EA" w:sz="5" w:space="0"/>
            </w:tcBorders>
            <w:shd w:val="clear" w:color="auto" w:fill="FFFFFF" w:themeFill="background1"/>
            <w:tcMar/>
          </w:tcPr>
          <w:p w:rsidRPr="00CC0718" w:rsidR="00C71DC8" w:rsidP="00244814" w:rsidRDefault="00C71DC8" w14:paraId="23BEAE34" w14:textId="77777777">
            <w:pPr>
              <w:rPr>
                <w:color w:val="000000"/>
                <w:spacing w:val="-2"/>
                <w:sz w:val="18"/>
              </w:rPr>
            </w:pPr>
          </w:p>
        </w:tc>
      </w:tr>
      <w:tr w:rsidRPr="00CC0718" w:rsidR="00C71DC8" w:rsidTr="3A33D0EC" w14:paraId="081F7E01" w14:textId="77777777">
        <w:trPr>
          <w:trHeight w:val="459" w:hRule="exact"/>
        </w:trPr>
        <w:tc>
          <w:tcPr>
            <w:tcW w:w="10717" w:type="dxa"/>
            <w:gridSpan w:val="8"/>
            <w:tcBorders>
              <w:top w:val="single" w:color="8FB6EA" w:sz="5" w:space="0"/>
            </w:tcBorders>
            <w:tcMar/>
          </w:tcPr>
          <w:p w:rsidRPr="00CC0718" w:rsidR="00C71DC8" w:rsidP="00244814" w:rsidRDefault="00C71DC8" w14:paraId="282AAC44" w14:textId="77777777"/>
        </w:tc>
      </w:tr>
      <w:tr w:rsidRPr="00CC0718" w:rsidR="00C71DC8" w:rsidTr="3A33D0EC" w14:paraId="7A43A779" w14:textId="77777777">
        <w:trPr>
          <w:trHeight w:val="601" w:hRule="exact"/>
        </w:trPr>
        <w:tc>
          <w:tcPr>
            <w:tcW w:w="10717" w:type="dxa"/>
            <w:gridSpan w:val="8"/>
            <w:shd w:val="clear" w:color="auto" w:fill="FFFFFF" w:themeFill="background1"/>
            <w:tcMar/>
          </w:tcPr>
          <w:p w:rsidRPr="00CC0718" w:rsidR="00C71DC8" w:rsidP="00244814" w:rsidRDefault="00C71DC8" w14:paraId="3B31A2E9" w14:textId="77777777">
            <w:pPr>
              <w:rPr>
                <w:b/>
                <w:color w:val="5C83B4"/>
                <w:spacing w:val="-2"/>
                <w:sz w:val="24"/>
              </w:rPr>
            </w:pPr>
          </w:p>
        </w:tc>
      </w:tr>
      <w:tr w:rsidRPr="00CC0718" w:rsidR="00C71DC8" w:rsidTr="3A33D0EC" w14:paraId="0949CC5C" w14:textId="77777777">
        <w:trPr>
          <w:trHeight w:val="445" w:hRule="exact"/>
        </w:trPr>
        <w:tc>
          <w:tcPr>
            <w:tcW w:w="1805" w:type="dxa"/>
            <w:shd w:val="clear" w:color="auto" w:fill="FFFFFF" w:themeFill="background1"/>
            <w:tcMar/>
          </w:tcPr>
          <w:p w:rsidRPr="00CC0718" w:rsidR="00C71DC8" w:rsidP="00244814" w:rsidRDefault="00C71DC8" w14:paraId="107CBD34" w14:textId="77777777">
            <w:pPr>
              <w:rPr>
                <w:b/>
                <w:color w:val="5C83B4"/>
                <w:spacing w:val="-2"/>
                <w:sz w:val="24"/>
              </w:rPr>
            </w:pPr>
            <w:r w:rsidRPr="00CC0718">
              <w:rPr>
                <w:b/>
                <w:color w:val="5C83B4"/>
                <w:spacing w:val="-2"/>
                <w:sz w:val="24"/>
              </w:rPr>
              <w:t>Nickname:</w:t>
            </w:r>
          </w:p>
        </w:tc>
        <w:tc>
          <w:tcPr>
            <w:tcW w:w="8912" w:type="dxa"/>
            <w:gridSpan w:val="7"/>
            <w:vMerge w:val="restart"/>
            <w:shd w:val="clear" w:color="auto" w:fill="FFFFFF" w:themeFill="background1"/>
            <w:tcMar/>
          </w:tcPr>
          <w:p w:rsidRPr="00CC0718" w:rsidR="00C71DC8" w:rsidP="3A33D0EC" w:rsidRDefault="00C71DC8" w14:paraId="1C732B1E" w14:textId="77777777">
            <w:pPr>
              <w:rPr>
                <w:b w:val="1"/>
                <w:bCs w:val="1"/>
                <w:color w:val="5C83B4"/>
                <w:spacing w:val="-2"/>
                <w:sz w:val="24"/>
                <w:szCs w:val="24"/>
                <w:lang w:val="en-US"/>
              </w:rPr>
            </w:pPr>
            <w:r w:rsidRPr="3A33D0EC" w:rsidR="00C71DC8">
              <w:rPr>
                <w:b w:val="1"/>
                <w:bCs w:val="1"/>
                <w:color w:val="5C83B4"/>
                <w:spacing w:val="-2"/>
                <w:sz w:val="24"/>
                <w:szCs w:val="24"/>
                <w:lang w:val="en-US"/>
              </w:rPr>
              <w:t xml:space="preserve">Codes\\AXIAL CODE\\Q7 b- Examples of marketing activities\POSTERS AND FLYERS\I mean, posters are outdated is what I feel, but </w:t>
            </w:r>
            <w:r w:rsidRPr="3A33D0EC" w:rsidR="00C71DC8">
              <w:rPr>
                <w:b w:val="1"/>
                <w:bCs w:val="1"/>
                <w:color w:val="5C83B4"/>
                <w:spacing w:val="-2"/>
                <w:sz w:val="24"/>
                <w:szCs w:val="24"/>
                <w:lang w:val="en-US"/>
              </w:rPr>
              <w:t>they're</w:t>
            </w:r>
            <w:r w:rsidRPr="3A33D0EC" w:rsidR="00C71DC8">
              <w:rPr>
                <w:b w:val="1"/>
                <w:bCs w:val="1"/>
                <w:color w:val="5C83B4"/>
                <w:spacing w:val="-2"/>
                <w:sz w:val="24"/>
                <w:szCs w:val="24"/>
                <w:lang w:val="en-US"/>
              </w:rPr>
              <w:t xml:space="preserve"> also a means of communication</w:t>
            </w:r>
          </w:p>
        </w:tc>
      </w:tr>
      <w:tr w:rsidRPr="00CC0718" w:rsidR="00C71DC8" w:rsidTr="3A33D0EC" w14:paraId="655854E3" w14:textId="77777777">
        <w:trPr>
          <w:trHeight w:val="458" w:hRule="exact"/>
        </w:trPr>
        <w:tc>
          <w:tcPr>
            <w:tcW w:w="1805" w:type="dxa"/>
            <w:shd w:val="clear" w:color="auto" w:fill="FFFFFF" w:themeFill="background1"/>
            <w:tcMar/>
          </w:tcPr>
          <w:p w:rsidRPr="00CC0718" w:rsidR="00C71DC8" w:rsidP="00244814" w:rsidRDefault="00C71DC8" w14:paraId="6F318A36" w14:textId="77777777">
            <w:pPr>
              <w:rPr>
                <w:b/>
                <w:color w:val="5C83B4"/>
                <w:spacing w:val="-2"/>
                <w:sz w:val="24"/>
              </w:rPr>
            </w:pPr>
            <w:r w:rsidRPr="00CC0718">
              <w:rPr>
                <w:b/>
                <w:color w:val="5C83B4"/>
                <w:spacing w:val="-2"/>
                <w:sz w:val="24"/>
              </w:rPr>
              <w:t>Classification:</w:t>
            </w:r>
          </w:p>
        </w:tc>
        <w:tc>
          <w:tcPr>
            <w:tcW w:w="8912" w:type="dxa"/>
            <w:gridSpan w:val="7"/>
            <w:vMerge/>
            <w:tcMar/>
          </w:tcPr>
          <w:p w:rsidRPr="00CC0718" w:rsidR="00C71DC8" w:rsidP="00244814" w:rsidRDefault="00C71DC8" w14:paraId="5A901A93" w14:textId="77777777"/>
        </w:tc>
      </w:tr>
      <w:tr w:rsidRPr="00CC0718" w:rsidR="00C71DC8" w:rsidTr="3A33D0EC" w14:paraId="1E983046" w14:textId="77777777">
        <w:trPr>
          <w:trHeight w:val="444" w:hRule="exact"/>
        </w:trPr>
        <w:tc>
          <w:tcPr>
            <w:tcW w:w="1805" w:type="dxa"/>
            <w:shd w:val="clear" w:color="auto" w:fill="FFFFFF" w:themeFill="background1"/>
            <w:tcMar/>
          </w:tcPr>
          <w:p w:rsidRPr="00CC0718" w:rsidR="00C71DC8" w:rsidP="00244814" w:rsidRDefault="00C71DC8" w14:paraId="08BD805B" w14:textId="77777777">
            <w:pPr>
              <w:rPr>
                <w:b/>
                <w:color w:val="5C83B4"/>
                <w:spacing w:val="-2"/>
                <w:sz w:val="24"/>
              </w:rPr>
            </w:pPr>
            <w:r w:rsidRPr="00CC0718">
              <w:rPr>
                <w:b/>
                <w:color w:val="5C83B4"/>
                <w:spacing w:val="-2"/>
                <w:sz w:val="24"/>
              </w:rPr>
              <w:t>Aggregated:</w:t>
            </w:r>
          </w:p>
        </w:tc>
        <w:tc>
          <w:tcPr>
            <w:tcW w:w="8912" w:type="dxa"/>
            <w:gridSpan w:val="7"/>
            <w:shd w:val="clear" w:color="auto" w:fill="FFFFFF" w:themeFill="background1"/>
            <w:tcMar/>
          </w:tcPr>
          <w:p w:rsidRPr="00CC0718" w:rsidR="00C71DC8" w:rsidP="00244814" w:rsidRDefault="00C71DC8" w14:paraId="68F1C825" w14:textId="77777777">
            <w:pPr>
              <w:rPr>
                <w:b/>
                <w:color w:val="5C83B4"/>
                <w:spacing w:val="-2"/>
                <w:sz w:val="24"/>
              </w:rPr>
            </w:pPr>
            <w:r w:rsidRPr="00CC0718">
              <w:rPr>
                <w:b/>
                <w:color w:val="5C83B4"/>
                <w:spacing w:val="-2"/>
                <w:sz w:val="24"/>
              </w:rPr>
              <w:t>No</w:t>
            </w:r>
          </w:p>
        </w:tc>
      </w:tr>
      <w:tr w:rsidRPr="00CC0718" w:rsidR="00C71DC8" w:rsidTr="3A33D0EC" w14:paraId="621DCF45" w14:textId="77777777">
        <w:trPr>
          <w:trHeight w:val="344" w:hRule="exact"/>
        </w:trPr>
        <w:tc>
          <w:tcPr>
            <w:tcW w:w="3381" w:type="dxa"/>
            <w:gridSpan w:val="2"/>
            <w:tcBorders>
              <w:bottom w:val="single" w:color="8FB6EA" w:sz="5" w:space="0"/>
            </w:tcBorders>
            <w:shd w:val="clear" w:color="auto" w:fill="FFFFFF" w:themeFill="background1"/>
            <w:tcMar/>
          </w:tcPr>
          <w:p w:rsidRPr="00CC0718" w:rsidR="00C71DC8" w:rsidP="00244814" w:rsidRDefault="00C71DC8" w14:paraId="4F80B86F" w14:textId="77777777">
            <w:pPr>
              <w:rPr>
                <w:color w:val="000000"/>
                <w:spacing w:val="-2"/>
                <w:sz w:val="18"/>
              </w:rPr>
            </w:pPr>
            <w:r w:rsidRPr="00CC0718">
              <w:rPr>
                <w:color w:val="000000"/>
                <w:spacing w:val="-2"/>
                <w:sz w:val="18"/>
              </w:rPr>
              <w:t>Document</w:t>
            </w:r>
          </w:p>
        </w:tc>
        <w:tc>
          <w:tcPr>
            <w:tcW w:w="1132" w:type="dxa"/>
            <w:tcBorders>
              <w:bottom w:val="single" w:color="8FB6EA" w:sz="5" w:space="0"/>
            </w:tcBorders>
            <w:shd w:val="clear" w:color="auto" w:fill="FFFFFF" w:themeFill="background1"/>
            <w:tcMar/>
          </w:tcPr>
          <w:p w:rsidRPr="00CC0718" w:rsidR="00C71DC8" w:rsidP="00244814" w:rsidRDefault="00C71DC8" w14:paraId="18304D59" w14:textId="77777777">
            <w:pPr>
              <w:rPr>
                <w:color w:val="000000"/>
                <w:spacing w:val="-2"/>
                <w:sz w:val="18"/>
              </w:rPr>
            </w:pPr>
            <w:r w:rsidRPr="00CC0718">
              <w:rPr>
                <w:color w:val="000000"/>
                <w:spacing w:val="-2"/>
                <w:sz w:val="18"/>
              </w:rPr>
              <w:t>1</w:t>
            </w:r>
          </w:p>
        </w:tc>
        <w:tc>
          <w:tcPr>
            <w:tcW w:w="1576" w:type="dxa"/>
            <w:gridSpan w:val="2"/>
            <w:tcBorders>
              <w:bottom w:val="single" w:color="8FB6EA" w:sz="5" w:space="0"/>
            </w:tcBorders>
            <w:shd w:val="clear" w:color="auto" w:fill="FFFFFF" w:themeFill="background1"/>
            <w:tcMar/>
          </w:tcPr>
          <w:p w:rsidRPr="00CC0718" w:rsidR="00C71DC8" w:rsidP="00244814" w:rsidRDefault="00C71DC8" w14:paraId="10140CB4" w14:textId="77777777">
            <w:pPr>
              <w:rPr>
                <w:color w:val="000000"/>
                <w:spacing w:val="-2"/>
                <w:sz w:val="18"/>
              </w:rPr>
            </w:pPr>
            <w:r w:rsidRPr="00CC0718">
              <w:rPr>
                <w:color w:val="000000"/>
                <w:spacing w:val="-2"/>
                <w:sz w:val="18"/>
              </w:rPr>
              <w:t>1</w:t>
            </w:r>
          </w:p>
        </w:tc>
        <w:tc>
          <w:tcPr>
            <w:tcW w:w="1362" w:type="dxa"/>
            <w:tcBorders>
              <w:bottom w:val="single" w:color="8FB6EA" w:sz="5" w:space="0"/>
            </w:tcBorders>
            <w:shd w:val="clear" w:color="auto" w:fill="FFFFFF" w:themeFill="background1"/>
            <w:tcMar/>
          </w:tcPr>
          <w:p w:rsidRPr="00CC0718" w:rsidR="00C71DC8" w:rsidP="00244814" w:rsidRDefault="00C71DC8" w14:paraId="6C37FFCC" w14:textId="77777777">
            <w:pPr>
              <w:rPr>
                <w:color w:val="000000"/>
                <w:spacing w:val="-2"/>
                <w:sz w:val="18"/>
              </w:rPr>
            </w:pPr>
            <w:r w:rsidRPr="00CC0718">
              <w:rPr>
                <w:color w:val="000000"/>
                <w:spacing w:val="-2"/>
                <w:sz w:val="18"/>
              </w:rPr>
              <w:t>16</w:t>
            </w:r>
          </w:p>
        </w:tc>
        <w:tc>
          <w:tcPr>
            <w:tcW w:w="1690" w:type="dxa"/>
            <w:tcBorders>
              <w:bottom w:val="single" w:color="8FB6EA" w:sz="5" w:space="0"/>
            </w:tcBorders>
            <w:shd w:val="clear" w:color="auto" w:fill="FFFFFF" w:themeFill="background1"/>
            <w:tcMar/>
          </w:tcPr>
          <w:p w:rsidRPr="00CC0718" w:rsidR="00C71DC8" w:rsidP="00244814" w:rsidRDefault="00C71DC8" w14:paraId="3B5D2DF8" w14:textId="77777777">
            <w:pPr>
              <w:rPr>
                <w:color w:val="000000"/>
                <w:spacing w:val="-2"/>
                <w:sz w:val="18"/>
              </w:rPr>
            </w:pPr>
            <w:r w:rsidRPr="00CC0718">
              <w:rPr>
                <w:color w:val="000000"/>
                <w:spacing w:val="-2"/>
                <w:sz w:val="18"/>
              </w:rPr>
              <w:t>1</w:t>
            </w:r>
          </w:p>
        </w:tc>
        <w:tc>
          <w:tcPr>
            <w:tcW w:w="1576" w:type="dxa"/>
            <w:tcBorders>
              <w:bottom w:val="single" w:color="8FB6EA" w:sz="5" w:space="0"/>
            </w:tcBorders>
            <w:shd w:val="clear" w:color="auto" w:fill="FFFFFF" w:themeFill="background1"/>
            <w:tcMar/>
          </w:tcPr>
          <w:p w:rsidRPr="00CC0718" w:rsidR="00C71DC8" w:rsidP="00244814" w:rsidRDefault="00C71DC8" w14:paraId="00B95C7D" w14:textId="77777777">
            <w:pPr>
              <w:rPr>
                <w:color w:val="000000"/>
                <w:spacing w:val="-2"/>
                <w:sz w:val="18"/>
              </w:rPr>
            </w:pPr>
          </w:p>
        </w:tc>
      </w:tr>
      <w:tr w:rsidRPr="00CC0718" w:rsidR="00C71DC8" w:rsidTr="3A33D0EC" w14:paraId="6399EE84" w14:textId="77777777">
        <w:trPr>
          <w:trHeight w:val="1247" w:hRule="exact"/>
        </w:trPr>
        <w:tc>
          <w:tcPr>
            <w:tcW w:w="10717" w:type="dxa"/>
            <w:gridSpan w:val="8"/>
            <w:tcBorders>
              <w:top w:val="single" w:color="8FB6EA" w:sz="5" w:space="0"/>
            </w:tcBorders>
            <w:tcMar/>
          </w:tcPr>
          <w:p w:rsidRPr="00CC0718" w:rsidR="00C71DC8" w:rsidP="00244814" w:rsidRDefault="00C71DC8" w14:paraId="2CA57C2F" w14:textId="77777777"/>
        </w:tc>
      </w:tr>
      <w:tr w:rsidRPr="00CC0718" w:rsidR="00C71DC8" w:rsidTr="3A33D0EC" w14:paraId="2BB9B9AF" w14:textId="77777777">
        <w:trPr>
          <w:trHeight w:val="458" w:hRule="exact"/>
        </w:trPr>
        <w:tc>
          <w:tcPr>
            <w:tcW w:w="5359" w:type="dxa"/>
            <w:gridSpan w:val="4"/>
            <w:shd w:val="clear" w:color="auto" w:fill="FFFFFF" w:themeFill="background1"/>
            <w:tcMar/>
          </w:tcPr>
          <w:p w:rsidRPr="00CC0718" w:rsidR="00C71DC8" w:rsidP="00244814" w:rsidRDefault="00C71DC8" w14:paraId="236016D2" w14:textId="77777777">
            <w:pPr>
              <w:jc w:val="right"/>
              <w:rPr>
                <w:color w:val="000066"/>
                <w:spacing w:val="-2"/>
                <w:sz w:val="16"/>
              </w:rPr>
            </w:pPr>
            <w:r w:rsidRPr="00CC0718">
              <w:rPr>
                <w:color w:val="000066"/>
                <w:spacing w:val="-2"/>
                <w:sz w:val="16"/>
              </w:rPr>
              <w:t>Formatted Reports\\Code Summary Formatted Report</w:t>
            </w:r>
          </w:p>
        </w:tc>
        <w:tc>
          <w:tcPr>
            <w:tcW w:w="5358" w:type="dxa"/>
            <w:gridSpan w:val="4"/>
            <w:shd w:val="clear" w:color="auto" w:fill="FFFFFF" w:themeFill="background1"/>
            <w:tcMar/>
          </w:tcPr>
          <w:p w:rsidRPr="00CC0718" w:rsidR="00C71DC8" w:rsidP="00244814" w:rsidRDefault="00C71DC8" w14:paraId="38583A1A" w14:textId="77777777">
            <w:pPr>
              <w:jc w:val="right"/>
              <w:rPr>
                <w:color w:val="000066"/>
                <w:spacing w:val="-2"/>
                <w:sz w:val="16"/>
              </w:rPr>
            </w:pPr>
            <w:r w:rsidRPr="00CC0718">
              <w:rPr>
                <w:color w:val="000066"/>
                <w:spacing w:val="-2"/>
                <w:sz w:val="16"/>
              </w:rPr>
              <w:t>Page 85 of 104</w:t>
            </w:r>
          </w:p>
        </w:tc>
      </w:tr>
      <w:tr w:rsidRPr="00CC0718" w:rsidR="00C71DC8" w:rsidTr="3A33D0EC" w14:paraId="3C0F78A2" w14:textId="77777777">
        <w:trPr>
          <w:trHeight w:val="444" w:hRule="exact"/>
        </w:trPr>
        <w:tc>
          <w:tcPr>
            <w:tcW w:w="10717" w:type="dxa"/>
            <w:gridSpan w:val="8"/>
            <w:shd w:val="clear" w:color="auto" w:fill="FFFFFF" w:themeFill="background1"/>
            <w:tcMar/>
            <w:vAlign w:val="center"/>
          </w:tcPr>
          <w:p w:rsidRPr="00CC0718" w:rsidR="00C71DC8" w:rsidP="00244814" w:rsidRDefault="00C71DC8" w14:paraId="0F1537EF" w14:textId="77777777">
            <w:pPr>
              <w:jc w:val="right"/>
              <w:rPr>
                <w:color w:val="000066"/>
                <w:spacing w:val="-2"/>
                <w:sz w:val="16"/>
              </w:rPr>
            </w:pPr>
            <w:r w:rsidRPr="00CC0718">
              <w:rPr>
                <w:color w:val="000066"/>
                <w:spacing w:val="-2"/>
                <w:sz w:val="16"/>
              </w:rPr>
              <w:t>11/13/2024 3:39 PM</w:t>
            </w:r>
          </w:p>
        </w:tc>
      </w:tr>
      <w:tr w:rsidRPr="00CC0718" w:rsidR="00C71DC8" w:rsidTr="3A33D0EC" w14:paraId="74430FC7" w14:textId="77777777">
        <w:trPr>
          <w:trHeight w:val="459" w:hRule="exact"/>
        </w:trPr>
        <w:tc>
          <w:tcPr>
            <w:tcW w:w="3381" w:type="dxa"/>
            <w:gridSpan w:val="2"/>
            <w:shd w:val="clear" w:color="auto" w:fill="8FB6EA"/>
            <w:tcMar/>
          </w:tcPr>
          <w:p w:rsidRPr="00CC0718" w:rsidR="00C71DC8" w:rsidP="00244814" w:rsidRDefault="00C71DC8" w14:paraId="3893AA28" w14:textId="77777777">
            <w:pPr>
              <w:rPr>
                <w:b/>
                <w:color w:val="000066"/>
                <w:spacing w:val="-2"/>
                <w:sz w:val="18"/>
              </w:rPr>
            </w:pPr>
            <w:r w:rsidRPr="00CC0718">
              <w:rPr>
                <w:b/>
                <w:color w:val="000066"/>
                <w:spacing w:val="-2"/>
                <w:sz w:val="18"/>
              </w:rPr>
              <w:t>File Type</w:t>
            </w:r>
          </w:p>
        </w:tc>
        <w:tc>
          <w:tcPr>
            <w:tcW w:w="1132" w:type="dxa"/>
            <w:shd w:val="clear" w:color="auto" w:fill="8FB6EA"/>
            <w:tcMar/>
          </w:tcPr>
          <w:p w:rsidRPr="00CC0718" w:rsidR="00C71DC8" w:rsidP="00244814" w:rsidRDefault="00C71DC8" w14:paraId="13F38911" w14:textId="77777777">
            <w:pPr>
              <w:rPr>
                <w:b/>
                <w:color w:val="000066"/>
                <w:spacing w:val="-2"/>
                <w:sz w:val="18"/>
              </w:rPr>
            </w:pPr>
            <w:r w:rsidRPr="00CC0718">
              <w:rPr>
                <w:b/>
                <w:color w:val="000066"/>
                <w:spacing w:val="-2"/>
                <w:sz w:val="18"/>
              </w:rPr>
              <w:t>Number of Files</w:t>
            </w:r>
          </w:p>
        </w:tc>
        <w:tc>
          <w:tcPr>
            <w:tcW w:w="1576" w:type="dxa"/>
            <w:gridSpan w:val="2"/>
            <w:shd w:val="clear" w:color="auto" w:fill="8FB6EA"/>
            <w:tcMar/>
          </w:tcPr>
          <w:p w:rsidRPr="00CC0718" w:rsidR="00C71DC8" w:rsidP="00244814" w:rsidRDefault="00C71DC8" w14:paraId="00DDFE10" w14:textId="77777777">
            <w:pPr>
              <w:rPr>
                <w:b/>
                <w:color w:val="000066"/>
                <w:spacing w:val="-2"/>
                <w:sz w:val="18"/>
              </w:rPr>
            </w:pPr>
            <w:r w:rsidRPr="00CC0718">
              <w:rPr>
                <w:b/>
                <w:color w:val="000066"/>
                <w:spacing w:val="-2"/>
                <w:sz w:val="18"/>
              </w:rPr>
              <w:t>Number of Coding References</w:t>
            </w:r>
          </w:p>
        </w:tc>
        <w:tc>
          <w:tcPr>
            <w:tcW w:w="1362" w:type="dxa"/>
            <w:shd w:val="clear" w:color="auto" w:fill="8FB6EA"/>
            <w:tcMar/>
          </w:tcPr>
          <w:p w:rsidRPr="00CC0718" w:rsidR="00C71DC8" w:rsidP="00244814" w:rsidRDefault="00C71DC8" w14:paraId="5F6857B8" w14:textId="77777777">
            <w:pPr>
              <w:rPr>
                <w:b/>
                <w:color w:val="000066"/>
                <w:spacing w:val="-2"/>
                <w:sz w:val="18"/>
              </w:rPr>
            </w:pPr>
            <w:r w:rsidRPr="00CC0718">
              <w:rPr>
                <w:b/>
                <w:color w:val="000066"/>
                <w:spacing w:val="-2"/>
                <w:sz w:val="18"/>
              </w:rPr>
              <w:t>Number of Words Coded</w:t>
            </w:r>
          </w:p>
        </w:tc>
        <w:tc>
          <w:tcPr>
            <w:tcW w:w="1690" w:type="dxa"/>
            <w:shd w:val="clear" w:color="auto" w:fill="8FB6EA"/>
            <w:tcMar/>
          </w:tcPr>
          <w:p w:rsidRPr="00CC0718" w:rsidR="00C71DC8" w:rsidP="00244814" w:rsidRDefault="00C71DC8" w14:paraId="40FA189E" w14:textId="77777777">
            <w:pPr>
              <w:rPr>
                <w:b/>
                <w:color w:val="000066"/>
                <w:spacing w:val="-2"/>
                <w:sz w:val="18"/>
              </w:rPr>
            </w:pPr>
            <w:r w:rsidRPr="00CC0718">
              <w:rPr>
                <w:b/>
                <w:color w:val="000066"/>
                <w:spacing w:val="-2"/>
                <w:sz w:val="18"/>
              </w:rPr>
              <w:t>Number of Paragraphs Coded</w:t>
            </w:r>
          </w:p>
        </w:tc>
        <w:tc>
          <w:tcPr>
            <w:tcW w:w="1576" w:type="dxa"/>
            <w:shd w:val="clear" w:color="auto" w:fill="8FB6EA"/>
            <w:tcMar/>
          </w:tcPr>
          <w:p w:rsidRPr="00CC0718" w:rsidR="00C71DC8" w:rsidP="00244814" w:rsidRDefault="00C71DC8" w14:paraId="558F447B" w14:textId="77777777">
            <w:pPr>
              <w:rPr>
                <w:b/>
                <w:color w:val="000066"/>
                <w:spacing w:val="-2"/>
                <w:sz w:val="18"/>
              </w:rPr>
            </w:pPr>
            <w:r w:rsidRPr="00CC0718">
              <w:rPr>
                <w:b/>
                <w:color w:val="000066"/>
                <w:spacing w:val="-2"/>
                <w:sz w:val="18"/>
              </w:rPr>
              <w:t>Duration Coded</w:t>
            </w:r>
          </w:p>
        </w:tc>
      </w:tr>
      <w:tr w:rsidRPr="00CC0718" w:rsidR="00C71DC8" w:rsidTr="3A33D0EC" w14:paraId="4D860E0F" w14:textId="77777777">
        <w:trPr>
          <w:trHeight w:val="616" w:hRule="exact"/>
        </w:trPr>
        <w:tc>
          <w:tcPr>
            <w:tcW w:w="10717" w:type="dxa"/>
            <w:gridSpan w:val="8"/>
            <w:shd w:val="clear" w:color="auto" w:fill="FFFFFF" w:themeFill="background1"/>
            <w:tcMar/>
          </w:tcPr>
          <w:p w:rsidRPr="00CC0718" w:rsidR="00C71DC8" w:rsidP="00244814" w:rsidRDefault="00C71DC8" w14:paraId="4BC1311D" w14:textId="77777777">
            <w:pPr>
              <w:rPr>
                <w:b/>
                <w:color w:val="5C83B4"/>
                <w:spacing w:val="-2"/>
                <w:sz w:val="24"/>
              </w:rPr>
            </w:pPr>
          </w:p>
        </w:tc>
      </w:tr>
      <w:tr w:rsidRPr="00CC0718" w:rsidR="00C71DC8" w:rsidTr="3A33D0EC" w14:paraId="0BDBA039" w14:textId="77777777">
        <w:trPr>
          <w:trHeight w:val="444" w:hRule="exact"/>
        </w:trPr>
        <w:tc>
          <w:tcPr>
            <w:tcW w:w="1805" w:type="dxa"/>
            <w:shd w:val="clear" w:color="auto" w:fill="FFFFFF" w:themeFill="background1"/>
            <w:tcMar/>
          </w:tcPr>
          <w:p w:rsidRPr="00CC0718" w:rsidR="00C71DC8" w:rsidP="00244814" w:rsidRDefault="00C71DC8" w14:paraId="2AD63E33" w14:textId="77777777">
            <w:pPr>
              <w:rPr>
                <w:b/>
                <w:color w:val="5C83B4"/>
                <w:spacing w:val="-2"/>
                <w:sz w:val="24"/>
              </w:rPr>
            </w:pPr>
            <w:r w:rsidRPr="00CC0718">
              <w:rPr>
                <w:b/>
                <w:color w:val="5C83B4"/>
                <w:spacing w:val="-2"/>
                <w:sz w:val="24"/>
              </w:rPr>
              <w:t>Nickname:</w:t>
            </w:r>
          </w:p>
        </w:tc>
        <w:tc>
          <w:tcPr>
            <w:tcW w:w="8912" w:type="dxa"/>
            <w:gridSpan w:val="7"/>
            <w:vMerge w:val="restart"/>
            <w:shd w:val="clear" w:color="auto" w:fill="FFFFFF" w:themeFill="background1"/>
            <w:tcMar/>
          </w:tcPr>
          <w:p w:rsidRPr="00CC0718" w:rsidR="00C71DC8" w:rsidP="00244814" w:rsidRDefault="00C71DC8" w14:paraId="781D01D1" w14:textId="77777777">
            <w:pPr>
              <w:rPr>
                <w:b/>
                <w:color w:val="5C83B4"/>
                <w:spacing w:val="-2"/>
                <w:sz w:val="24"/>
              </w:rPr>
            </w:pPr>
            <w:r w:rsidRPr="00CC0718">
              <w:rPr>
                <w:b/>
                <w:color w:val="5C83B4"/>
                <w:spacing w:val="-2"/>
                <w:sz w:val="24"/>
              </w:rPr>
              <w:t>Codes\\AXIAL CODE\\Q7 b- Examples of marketing activities\POSTERS AND FLYERS\Other Promotional Activities</w:t>
            </w:r>
          </w:p>
        </w:tc>
      </w:tr>
      <w:tr w:rsidRPr="00CC0718" w:rsidR="00C71DC8" w:rsidTr="3A33D0EC" w14:paraId="062A16E6" w14:textId="77777777">
        <w:trPr>
          <w:trHeight w:val="459" w:hRule="exact"/>
        </w:trPr>
        <w:tc>
          <w:tcPr>
            <w:tcW w:w="1805" w:type="dxa"/>
            <w:shd w:val="clear" w:color="auto" w:fill="FFFFFF" w:themeFill="background1"/>
            <w:tcMar/>
          </w:tcPr>
          <w:p w:rsidRPr="00CC0718" w:rsidR="00C71DC8" w:rsidP="00244814" w:rsidRDefault="00C71DC8" w14:paraId="039E5066" w14:textId="77777777">
            <w:pPr>
              <w:rPr>
                <w:b/>
                <w:color w:val="5C83B4"/>
                <w:spacing w:val="-2"/>
                <w:sz w:val="24"/>
              </w:rPr>
            </w:pPr>
            <w:r w:rsidRPr="00CC0718">
              <w:rPr>
                <w:b/>
                <w:color w:val="5C83B4"/>
                <w:spacing w:val="-2"/>
                <w:sz w:val="24"/>
              </w:rPr>
              <w:t>Classification:</w:t>
            </w:r>
          </w:p>
        </w:tc>
        <w:tc>
          <w:tcPr>
            <w:tcW w:w="8912" w:type="dxa"/>
            <w:gridSpan w:val="7"/>
            <w:vMerge/>
            <w:tcMar/>
          </w:tcPr>
          <w:p w:rsidRPr="00CC0718" w:rsidR="00C71DC8" w:rsidP="00244814" w:rsidRDefault="00C71DC8" w14:paraId="6B7F1A8A" w14:textId="77777777"/>
        </w:tc>
      </w:tr>
      <w:tr w:rsidRPr="00CC0718" w:rsidR="00C71DC8" w:rsidTr="3A33D0EC" w14:paraId="5BDBFD9F" w14:textId="77777777">
        <w:trPr>
          <w:trHeight w:val="444" w:hRule="exact"/>
        </w:trPr>
        <w:tc>
          <w:tcPr>
            <w:tcW w:w="1805" w:type="dxa"/>
            <w:shd w:val="clear" w:color="auto" w:fill="FFFFFF" w:themeFill="background1"/>
            <w:tcMar/>
          </w:tcPr>
          <w:p w:rsidRPr="00CC0718" w:rsidR="00C71DC8" w:rsidP="00244814" w:rsidRDefault="00C71DC8" w14:paraId="17BD2549" w14:textId="77777777">
            <w:pPr>
              <w:rPr>
                <w:b/>
                <w:color w:val="5C83B4"/>
                <w:spacing w:val="-2"/>
                <w:sz w:val="24"/>
              </w:rPr>
            </w:pPr>
            <w:r w:rsidRPr="00CC0718">
              <w:rPr>
                <w:b/>
                <w:color w:val="5C83B4"/>
                <w:spacing w:val="-2"/>
                <w:sz w:val="24"/>
              </w:rPr>
              <w:t>Aggregated:</w:t>
            </w:r>
          </w:p>
        </w:tc>
        <w:tc>
          <w:tcPr>
            <w:tcW w:w="8912" w:type="dxa"/>
            <w:gridSpan w:val="7"/>
            <w:shd w:val="clear" w:color="auto" w:fill="FFFFFF" w:themeFill="background1"/>
            <w:tcMar/>
          </w:tcPr>
          <w:p w:rsidRPr="00CC0718" w:rsidR="00C71DC8" w:rsidP="00244814" w:rsidRDefault="00C71DC8" w14:paraId="4E4C300B" w14:textId="77777777">
            <w:pPr>
              <w:rPr>
                <w:b/>
                <w:color w:val="5C83B4"/>
                <w:spacing w:val="-2"/>
                <w:sz w:val="24"/>
              </w:rPr>
            </w:pPr>
            <w:r w:rsidRPr="00CC0718">
              <w:rPr>
                <w:b/>
                <w:color w:val="5C83B4"/>
                <w:spacing w:val="-2"/>
                <w:sz w:val="24"/>
              </w:rPr>
              <w:t>Yes</w:t>
            </w:r>
          </w:p>
        </w:tc>
      </w:tr>
      <w:tr w:rsidRPr="00CC0718" w:rsidR="00C71DC8" w:rsidTr="3A33D0EC" w14:paraId="66422DCF" w14:textId="77777777">
        <w:trPr>
          <w:trHeight w:val="344" w:hRule="exact"/>
        </w:trPr>
        <w:tc>
          <w:tcPr>
            <w:tcW w:w="3381" w:type="dxa"/>
            <w:gridSpan w:val="2"/>
            <w:tcBorders>
              <w:bottom w:val="single" w:color="8FB6EA" w:sz="5" w:space="0"/>
            </w:tcBorders>
            <w:shd w:val="clear" w:color="auto" w:fill="FFFFFF" w:themeFill="background1"/>
            <w:tcMar/>
          </w:tcPr>
          <w:p w:rsidRPr="00CC0718" w:rsidR="00C71DC8" w:rsidP="00244814" w:rsidRDefault="00C71DC8" w14:paraId="219D9E9F" w14:textId="77777777">
            <w:pPr>
              <w:rPr>
                <w:color w:val="000000"/>
                <w:spacing w:val="-2"/>
                <w:sz w:val="18"/>
              </w:rPr>
            </w:pPr>
            <w:r w:rsidRPr="00CC0718">
              <w:rPr>
                <w:color w:val="000000"/>
                <w:spacing w:val="-2"/>
                <w:sz w:val="18"/>
              </w:rPr>
              <w:t>Document</w:t>
            </w:r>
          </w:p>
        </w:tc>
        <w:tc>
          <w:tcPr>
            <w:tcW w:w="1132" w:type="dxa"/>
            <w:tcBorders>
              <w:bottom w:val="single" w:color="8FB6EA" w:sz="5" w:space="0"/>
            </w:tcBorders>
            <w:shd w:val="clear" w:color="auto" w:fill="FFFFFF" w:themeFill="background1"/>
            <w:tcMar/>
          </w:tcPr>
          <w:p w:rsidRPr="00CC0718" w:rsidR="00C71DC8" w:rsidP="00244814" w:rsidRDefault="00C71DC8" w14:paraId="36DAF5C8" w14:textId="77777777">
            <w:pPr>
              <w:rPr>
                <w:color w:val="000000"/>
                <w:spacing w:val="-2"/>
                <w:sz w:val="18"/>
              </w:rPr>
            </w:pPr>
            <w:r w:rsidRPr="00CC0718">
              <w:rPr>
                <w:color w:val="000000"/>
                <w:spacing w:val="-2"/>
                <w:sz w:val="18"/>
              </w:rPr>
              <w:t>1</w:t>
            </w:r>
          </w:p>
        </w:tc>
        <w:tc>
          <w:tcPr>
            <w:tcW w:w="1576" w:type="dxa"/>
            <w:gridSpan w:val="2"/>
            <w:tcBorders>
              <w:bottom w:val="single" w:color="8FB6EA" w:sz="5" w:space="0"/>
            </w:tcBorders>
            <w:shd w:val="clear" w:color="auto" w:fill="FFFFFF" w:themeFill="background1"/>
            <w:tcMar/>
          </w:tcPr>
          <w:p w:rsidRPr="00CC0718" w:rsidR="00C71DC8" w:rsidP="00244814" w:rsidRDefault="00C71DC8" w14:paraId="0913C018" w14:textId="77777777">
            <w:pPr>
              <w:rPr>
                <w:color w:val="000000"/>
                <w:spacing w:val="-2"/>
                <w:sz w:val="18"/>
              </w:rPr>
            </w:pPr>
            <w:r w:rsidRPr="00CC0718">
              <w:rPr>
                <w:color w:val="000000"/>
                <w:spacing w:val="-2"/>
                <w:sz w:val="18"/>
              </w:rPr>
              <w:t>2</w:t>
            </w:r>
          </w:p>
        </w:tc>
        <w:tc>
          <w:tcPr>
            <w:tcW w:w="1362" w:type="dxa"/>
            <w:tcBorders>
              <w:bottom w:val="single" w:color="8FB6EA" w:sz="5" w:space="0"/>
            </w:tcBorders>
            <w:shd w:val="clear" w:color="auto" w:fill="FFFFFF" w:themeFill="background1"/>
            <w:tcMar/>
          </w:tcPr>
          <w:p w:rsidRPr="00CC0718" w:rsidR="00C71DC8" w:rsidP="00244814" w:rsidRDefault="00C71DC8" w14:paraId="55BD024E" w14:textId="77777777">
            <w:pPr>
              <w:rPr>
                <w:color w:val="000000"/>
                <w:spacing w:val="-2"/>
                <w:sz w:val="18"/>
              </w:rPr>
            </w:pPr>
            <w:r w:rsidRPr="00CC0718">
              <w:rPr>
                <w:color w:val="000000"/>
                <w:spacing w:val="-2"/>
                <w:sz w:val="18"/>
              </w:rPr>
              <w:t>70</w:t>
            </w:r>
          </w:p>
        </w:tc>
        <w:tc>
          <w:tcPr>
            <w:tcW w:w="1690" w:type="dxa"/>
            <w:tcBorders>
              <w:bottom w:val="single" w:color="8FB6EA" w:sz="5" w:space="0"/>
            </w:tcBorders>
            <w:shd w:val="clear" w:color="auto" w:fill="FFFFFF" w:themeFill="background1"/>
            <w:tcMar/>
          </w:tcPr>
          <w:p w:rsidRPr="00CC0718" w:rsidR="00C71DC8" w:rsidP="00244814" w:rsidRDefault="00C71DC8" w14:paraId="4F0E3CE8" w14:textId="77777777">
            <w:pPr>
              <w:rPr>
                <w:color w:val="000000"/>
                <w:spacing w:val="-2"/>
                <w:sz w:val="18"/>
              </w:rPr>
            </w:pPr>
            <w:r w:rsidRPr="00CC0718">
              <w:rPr>
                <w:color w:val="000000"/>
                <w:spacing w:val="-2"/>
                <w:sz w:val="18"/>
              </w:rPr>
              <w:t>3</w:t>
            </w:r>
          </w:p>
        </w:tc>
        <w:tc>
          <w:tcPr>
            <w:tcW w:w="1576" w:type="dxa"/>
            <w:tcBorders>
              <w:bottom w:val="single" w:color="8FB6EA" w:sz="5" w:space="0"/>
            </w:tcBorders>
            <w:shd w:val="clear" w:color="auto" w:fill="FFFFFF" w:themeFill="background1"/>
            <w:tcMar/>
          </w:tcPr>
          <w:p w:rsidRPr="00CC0718" w:rsidR="00C71DC8" w:rsidP="00244814" w:rsidRDefault="00C71DC8" w14:paraId="70437090" w14:textId="77777777">
            <w:pPr>
              <w:rPr>
                <w:color w:val="000000"/>
                <w:spacing w:val="-2"/>
                <w:sz w:val="18"/>
              </w:rPr>
            </w:pPr>
          </w:p>
        </w:tc>
      </w:tr>
      <w:tr w:rsidRPr="00CC0718" w:rsidR="00C71DC8" w:rsidTr="3A33D0EC" w14:paraId="399677A5" w14:textId="77777777">
        <w:trPr>
          <w:trHeight w:val="444" w:hRule="exact"/>
        </w:trPr>
        <w:tc>
          <w:tcPr>
            <w:tcW w:w="10717" w:type="dxa"/>
            <w:gridSpan w:val="8"/>
            <w:tcBorders>
              <w:top w:val="single" w:color="8FB6EA" w:sz="5" w:space="0"/>
            </w:tcBorders>
            <w:tcMar/>
          </w:tcPr>
          <w:p w:rsidRPr="00CC0718" w:rsidR="00C71DC8" w:rsidP="00244814" w:rsidRDefault="00C71DC8" w14:paraId="13E454D0" w14:textId="77777777"/>
        </w:tc>
      </w:tr>
      <w:tr w:rsidRPr="00CC0718" w:rsidR="00C71DC8" w:rsidTr="3A33D0EC" w14:paraId="202071A9" w14:textId="77777777">
        <w:trPr>
          <w:trHeight w:val="344" w:hRule="exact"/>
        </w:trPr>
        <w:tc>
          <w:tcPr>
            <w:tcW w:w="10717" w:type="dxa"/>
            <w:gridSpan w:val="8"/>
            <w:shd w:val="clear" w:color="auto" w:fill="FFFFFF" w:themeFill="background1"/>
            <w:tcMar/>
          </w:tcPr>
          <w:p w:rsidRPr="00CC0718" w:rsidR="00C71DC8" w:rsidP="00244814" w:rsidRDefault="00C71DC8" w14:paraId="5C78C4BD" w14:textId="77777777">
            <w:pPr>
              <w:rPr>
                <w:b/>
                <w:color w:val="5C83B4"/>
                <w:spacing w:val="-2"/>
                <w:sz w:val="24"/>
              </w:rPr>
            </w:pPr>
          </w:p>
        </w:tc>
      </w:tr>
      <w:tr w:rsidRPr="00CC0718" w:rsidR="00C71DC8" w:rsidTr="3A33D0EC" w14:paraId="3EF6DC89" w14:textId="77777777">
        <w:trPr>
          <w:trHeight w:val="444" w:hRule="exact"/>
        </w:trPr>
        <w:tc>
          <w:tcPr>
            <w:tcW w:w="1805" w:type="dxa"/>
            <w:shd w:val="clear" w:color="auto" w:fill="FFFFFF" w:themeFill="background1"/>
            <w:tcMar/>
          </w:tcPr>
          <w:p w:rsidRPr="00CC0718" w:rsidR="00C71DC8" w:rsidP="00244814" w:rsidRDefault="00C71DC8" w14:paraId="17B5228F" w14:textId="77777777">
            <w:pPr>
              <w:rPr>
                <w:b/>
                <w:color w:val="5C83B4"/>
                <w:spacing w:val="-2"/>
                <w:sz w:val="24"/>
              </w:rPr>
            </w:pPr>
            <w:r w:rsidRPr="00CC0718">
              <w:rPr>
                <w:b/>
                <w:color w:val="5C83B4"/>
                <w:spacing w:val="-2"/>
                <w:sz w:val="24"/>
              </w:rPr>
              <w:t>Nickname:</w:t>
            </w:r>
          </w:p>
        </w:tc>
        <w:tc>
          <w:tcPr>
            <w:tcW w:w="8912" w:type="dxa"/>
            <w:gridSpan w:val="7"/>
            <w:vMerge w:val="restart"/>
            <w:shd w:val="clear" w:color="auto" w:fill="FFFFFF" w:themeFill="background1"/>
            <w:tcMar/>
          </w:tcPr>
          <w:p w:rsidRPr="00CC0718" w:rsidR="00C71DC8" w:rsidP="00244814" w:rsidRDefault="00C71DC8" w14:paraId="1AFB8A57" w14:textId="77777777">
            <w:pPr>
              <w:rPr>
                <w:b/>
                <w:color w:val="5C83B4"/>
                <w:spacing w:val="-2"/>
                <w:sz w:val="24"/>
              </w:rPr>
            </w:pPr>
            <w:r w:rsidRPr="00CC0718">
              <w:rPr>
                <w:b/>
                <w:color w:val="5C83B4"/>
                <w:spacing w:val="-2"/>
                <w:sz w:val="24"/>
              </w:rPr>
              <w:t>Codes\\AXIAL CODE\\Q7 b- Examples of marketing activities\POSTERS AND FLYERS\posters</w:t>
            </w:r>
          </w:p>
        </w:tc>
      </w:tr>
      <w:tr w:rsidRPr="00CC0718" w:rsidR="00C71DC8" w:rsidTr="3A33D0EC" w14:paraId="5974581D" w14:textId="77777777">
        <w:trPr>
          <w:trHeight w:val="458" w:hRule="exact"/>
        </w:trPr>
        <w:tc>
          <w:tcPr>
            <w:tcW w:w="1805" w:type="dxa"/>
            <w:shd w:val="clear" w:color="auto" w:fill="FFFFFF" w:themeFill="background1"/>
            <w:tcMar/>
          </w:tcPr>
          <w:p w:rsidRPr="00CC0718" w:rsidR="00C71DC8" w:rsidP="00244814" w:rsidRDefault="00C71DC8" w14:paraId="1F773EB3" w14:textId="77777777">
            <w:pPr>
              <w:rPr>
                <w:b/>
                <w:color w:val="5C83B4"/>
                <w:spacing w:val="-2"/>
                <w:sz w:val="24"/>
              </w:rPr>
            </w:pPr>
            <w:r w:rsidRPr="00CC0718">
              <w:rPr>
                <w:b/>
                <w:color w:val="5C83B4"/>
                <w:spacing w:val="-2"/>
                <w:sz w:val="24"/>
              </w:rPr>
              <w:t>Classification:</w:t>
            </w:r>
          </w:p>
        </w:tc>
        <w:tc>
          <w:tcPr>
            <w:tcW w:w="8912" w:type="dxa"/>
            <w:gridSpan w:val="7"/>
            <w:vMerge/>
            <w:tcMar/>
          </w:tcPr>
          <w:p w:rsidRPr="00CC0718" w:rsidR="00C71DC8" w:rsidP="00244814" w:rsidRDefault="00C71DC8" w14:paraId="3CAD2515" w14:textId="77777777"/>
        </w:tc>
      </w:tr>
      <w:tr w:rsidRPr="00CC0718" w:rsidR="00C71DC8" w:rsidTr="3A33D0EC" w14:paraId="30575C0C" w14:textId="77777777">
        <w:trPr>
          <w:trHeight w:val="444" w:hRule="exact"/>
        </w:trPr>
        <w:tc>
          <w:tcPr>
            <w:tcW w:w="1805" w:type="dxa"/>
            <w:shd w:val="clear" w:color="auto" w:fill="FFFFFF" w:themeFill="background1"/>
            <w:tcMar/>
          </w:tcPr>
          <w:p w:rsidRPr="00CC0718" w:rsidR="00C71DC8" w:rsidP="00244814" w:rsidRDefault="00C71DC8" w14:paraId="5F65474B" w14:textId="77777777">
            <w:pPr>
              <w:rPr>
                <w:b/>
                <w:color w:val="5C83B4"/>
                <w:spacing w:val="-2"/>
                <w:sz w:val="24"/>
              </w:rPr>
            </w:pPr>
            <w:r w:rsidRPr="00CC0718">
              <w:rPr>
                <w:b/>
                <w:color w:val="5C83B4"/>
                <w:spacing w:val="-2"/>
                <w:sz w:val="24"/>
              </w:rPr>
              <w:t>Aggregated:</w:t>
            </w:r>
          </w:p>
        </w:tc>
        <w:tc>
          <w:tcPr>
            <w:tcW w:w="8912" w:type="dxa"/>
            <w:gridSpan w:val="7"/>
            <w:shd w:val="clear" w:color="auto" w:fill="FFFFFF" w:themeFill="background1"/>
            <w:tcMar/>
          </w:tcPr>
          <w:p w:rsidRPr="00CC0718" w:rsidR="00C71DC8" w:rsidP="00244814" w:rsidRDefault="00C71DC8" w14:paraId="4B6D04A0" w14:textId="77777777">
            <w:pPr>
              <w:rPr>
                <w:b/>
                <w:color w:val="5C83B4"/>
                <w:spacing w:val="-2"/>
                <w:sz w:val="24"/>
              </w:rPr>
            </w:pPr>
            <w:r w:rsidRPr="00CC0718">
              <w:rPr>
                <w:b/>
                <w:color w:val="5C83B4"/>
                <w:spacing w:val="-2"/>
                <w:sz w:val="24"/>
              </w:rPr>
              <w:t>No</w:t>
            </w:r>
          </w:p>
        </w:tc>
      </w:tr>
      <w:tr w:rsidRPr="00CC0718" w:rsidR="00C71DC8" w:rsidTr="3A33D0EC" w14:paraId="5F37550F" w14:textId="77777777">
        <w:trPr>
          <w:trHeight w:val="344" w:hRule="exact"/>
        </w:trPr>
        <w:tc>
          <w:tcPr>
            <w:tcW w:w="3381" w:type="dxa"/>
            <w:gridSpan w:val="2"/>
            <w:tcBorders>
              <w:bottom w:val="single" w:color="8FB6EA" w:sz="5" w:space="0"/>
            </w:tcBorders>
            <w:shd w:val="clear" w:color="auto" w:fill="FFFFFF" w:themeFill="background1"/>
            <w:tcMar/>
          </w:tcPr>
          <w:p w:rsidRPr="00CC0718" w:rsidR="00C71DC8" w:rsidP="00244814" w:rsidRDefault="00C71DC8" w14:paraId="2272FDBF" w14:textId="77777777">
            <w:pPr>
              <w:rPr>
                <w:color w:val="000000"/>
                <w:spacing w:val="-2"/>
                <w:sz w:val="18"/>
              </w:rPr>
            </w:pPr>
            <w:r w:rsidRPr="00CC0718">
              <w:rPr>
                <w:color w:val="000000"/>
                <w:spacing w:val="-2"/>
                <w:sz w:val="18"/>
              </w:rPr>
              <w:t>Document</w:t>
            </w:r>
          </w:p>
        </w:tc>
        <w:tc>
          <w:tcPr>
            <w:tcW w:w="1132" w:type="dxa"/>
            <w:tcBorders>
              <w:bottom w:val="single" w:color="8FB6EA" w:sz="5" w:space="0"/>
            </w:tcBorders>
            <w:shd w:val="clear" w:color="auto" w:fill="FFFFFF" w:themeFill="background1"/>
            <w:tcMar/>
          </w:tcPr>
          <w:p w:rsidRPr="00CC0718" w:rsidR="00C71DC8" w:rsidP="00244814" w:rsidRDefault="00C71DC8" w14:paraId="307D4382" w14:textId="77777777">
            <w:pPr>
              <w:rPr>
                <w:color w:val="000000"/>
                <w:spacing w:val="-2"/>
                <w:sz w:val="18"/>
              </w:rPr>
            </w:pPr>
            <w:r w:rsidRPr="00CC0718">
              <w:rPr>
                <w:color w:val="000000"/>
                <w:spacing w:val="-2"/>
                <w:sz w:val="18"/>
              </w:rPr>
              <w:t>2</w:t>
            </w:r>
          </w:p>
        </w:tc>
        <w:tc>
          <w:tcPr>
            <w:tcW w:w="1576" w:type="dxa"/>
            <w:gridSpan w:val="2"/>
            <w:tcBorders>
              <w:bottom w:val="single" w:color="8FB6EA" w:sz="5" w:space="0"/>
            </w:tcBorders>
            <w:shd w:val="clear" w:color="auto" w:fill="FFFFFF" w:themeFill="background1"/>
            <w:tcMar/>
          </w:tcPr>
          <w:p w:rsidRPr="00CC0718" w:rsidR="00C71DC8" w:rsidP="00244814" w:rsidRDefault="00C71DC8" w14:paraId="509391C4" w14:textId="77777777">
            <w:pPr>
              <w:rPr>
                <w:color w:val="000000"/>
                <w:spacing w:val="-2"/>
                <w:sz w:val="18"/>
              </w:rPr>
            </w:pPr>
            <w:r w:rsidRPr="00CC0718">
              <w:rPr>
                <w:color w:val="000000"/>
                <w:spacing w:val="-2"/>
                <w:sz w:val="18"/>
              </w:rPr>
              <w:t>3</w:t>
            </w:r>
          </w:p>
        </w:tc>
        <w:tc>
          <w:tcPr>
            <w:tcW w:w="1362" w:type="dxa"/>
            <w:tcBorders>
              <w:bottom w:val="single" w:color="8FB6EA" w:sz="5" w:space="0"/>
            </w:tcBorders>
            <w:shd w:val="clear" w:color="auto" w:fill="FFFFFF" w:themeFill="background1"/>
            <w:tcMar/>
          </w:tcPr>
          <w:p w:rsidRPr="00CC0718" w:rsidR="00C71DC8" w:rsidP="00244814" w:rsidRDefault="00C71DC8" w14:paraId="484BE73E" w14:textId="77777777">
            <w:pPr>
              <w:rPr>
                <w:color w:val="000000"/>
                <w:spacing w:val="-2"/>
                <w:sz w:val="18"/>
              </w:rPr>
            </w:pPr>
            <w:r w:rsidRPr="00CC0718">
              <w:rPr>
                <w:color w:val="000000"/>
                <w:spacing w:val="-2"/>
                <w:sz w:val="18"/>
              </w:rPr>
              <w:t>14</w:t>
            </w:r>
          </w:p>
        </w:tc>
        <w:tc>
          <w:tcPr>
            <w:tcW w:w="1690" w:type="dxa"/>
            <w:tcBorders>
              <w:bottom w:val="single" w:color="8FB6EA" w:sz="5" w:space="0"/>
            </w:tcBorders>
            <w:shd w:val="clear" w:color="auto" w:fill="FFFFFF" w:themeFill="background1"/>
            <w:tcMar/>
          </w:tcPr>
          <w:p w:rsidRPr="00CC0718" w:rsidR="00C71DC8" w:rsidP="00244814" w:rsidRDefault="00C71DC8" w14:paraId="22F3039A" w14:textId="77777777">
            <w:pPr>
              <w:rPr>
                <w:color w:val="000000"/>
                <w:spacing w:val="-2"/>
                <w:sz w:val="18"/>
              </w:rPr>
            </w:pPr>
            <w:r w:rsidRPr="00CC0718">
              <w:rPr>
                <w:color w:val="000000"/>
                <w:spacing w:val="-2"/>
                <w:sz w:val="18"/>
              </w:rPr>
              <w:t>3</w:t>
            </w:r>
          </w:p>
        </w:tc>
        <w:tc>
          <w:tcPr>
            <w:tcW w:w="1576" w:type="dxa"/>
            <w:tcBorders>
              <w:bottom w:val="single" w:color="8FB6EA" w:sz="5" w:space="0"/>
            </w:tcBorders>
            <w:shd w:val="clear" w:color="auto" w:fill="FFFFFF" w:themeFill="background1"/>
            <w:tcMar/>
          </w:tcPr>
          <w:p w:rsidRPr="00CC0718" w:rsidR="00C71DC8" w:rsidP="00244814" w:rsidRDefault="00C71DC8" w14:paraId="5FDDE8C2" w14:textId="77777777">
            <w:pPr>
              <w:rPr>
                <w:color w:val="000000"/>
                <w:spacing w:val="-2"/>
                <w:sz w:val="18"/>
              </w:rPr>
            </w:pPr>
          </w:p>
        </w:tc>
      </w:tr>
      <w:tr w:rsidRPr="00CC0718" w:rsidR="00C71DC8" w:rsidTr="3A33D0EC" w14:paraId="356E2FB1" w14:textId="77777777">
        <w:trPr>
          <w:trHeight w:val="444" w:hRule="exact"/>
        </w:trPr>
        <w:tc>
          <w:tcPr>
            <w:tcW w:w="10717" w:type="dxa"/>
            <w:gridSpan w:val="8"/>
            <w:tcBorders>
              <w:top w:val="single" w:color="8FB6EA" w:sz="5" w:space="0"/>
            </w:tcBorders>
            <w:tcMar/>
          </w:tcPr>
          <w:p w:rsidRPr="00CC0718" w:rsidR="00C71DC8" w:rsidP="00244814" w:rsidRDefault="00C71DC8" w14:paraId="68C70094" w14:textId="77777777"/>
        </w:tc>
      </w:tr>
      <w:tr w:rsidRPr="00CC0718" w:rsidR="00C71DC8" w:rsidTr="3A33D0EC" w14:paraId="2DA24014" w14:textId="77777777">
        <w:trPr>
          <w:trHeight w:val="344" w:hRule="exact"/>
        </w:trPr>
        <w:tc>
          <w:tcPr>
            <w:tcW w:w="10717" w:type="dxa"/>
            <w:gridSpan w:val="8"/>
            <w:shd w:val="clear" w:color="auto" w:fill="FFFFFF" w:themeFill="background1"/>
            <w:tcMar/>
          </w:tcPr>
          <w:p w:rsidRPr="00CC0718" w:rsidR="00C71DC8" w:rsidP="00244814" w:rsidRDefault="00C71DC8" w14:paraId="5F2871CA" w14:textId="77777777">
            <w:pPr>
              <w:rPr>
                <w:b/>
                <w:color w:val="5C83B4"/>
                <w:spacing w:val="-2"/>
                <w:sz w:val="24"/>
              </w:rPr>
            </w:pPr>
          </w:p>
        </w:tc>
      </w:tr>
      <w:tr w:rsidRPr="00CC0718" w:rsidR="00C71DC8" w:rsidTr="3A33D0EC" w14:paraId="75DEA672" w14:textId="77777777">
        <w:trPr>
          <w:trHeight w:val="445" w:hRule="exact"/>
        </w:trPr>
        <w:tc>
          <w:tcPr>
            <w:tcW w:w="1805" w:type="dxa"/>
            <w:shd w:val="clear" w:color="auto" w:fill="FFFFFF" w:themeFill="background1"/>
            <w:tcMar/>
          </w:tcPr>
          <w:p w:rsidRPr="00CC0718" w:rsidR="00C71DC8" w:rsidP="00244814" w:rsidRDefault="00C71DC8" w14:paraId="4481161C" w14:textId="77777777">
            <w:pPr>
              <w:rPr>
                <w:b/>
                <w:color w:val="5C83B4"/>
                <w:spacing w:val="-2"/>
                <w:sz w:val="24"/>
              </w:rPr>
            </w:pPr>
            <w:r w:rsidRPr="00CC0718">
              <w:rPr>
                <w:b/>
                <w:color w:val="5C83B4"/>
                <w:spacing w:val="-2"/>
                <w:sz w:val="24"/>
              </w:rPr>
              <w:t>Nickname:</w:t>
            </w:r>
          </w:p>
        </w:tc>
        <w:tc>
          <w:tcPr>
            <w:tcW w:w="8912" w:type="dxa"/>
            <w:gridSpan w:val="7"/>
            <w:vMerge w:val="restart"/>
            <w:shd w:val="clear" w:color="auto" w:fill="FFFFFF" w:themeFill="background1"/>
            <w:tcMar/>
          </w:tcPr>
          <w:p w:rsidRPr="00CC0718" w:rsidR="00C71DC8" w:rsidP="00244814" w:rsidRDefault="00C71DC8" w14:paraId="2739F7A8" w14:textId="77777777">
            <w:pPr>
              <w:rPr>
                <w:b/>
                <w:color w:val="5C83B4"/>
                <w:spacing w:val="-2"/>
                <w:sz w:val="24"/>
              </w:rPr>
            </w:pPr>
            <w:r w:rsidRPr="00CC0718">
              <w:rPr>
                <w:b/>
                <w:color w:val="5C83B4"/>
                <w:spacing w:val="-2"/>
                <w:sz w:val="24"/>
              </w:rPr>
              <w:t>Codes\\AXIAL CODE\\Q7 b- Examples of marketing activities\POSTERS AND FLYERS\Print flyers and posters</w:t>
            </w:r>
          </w:p>
        </w:tc>
      </w:tr>
      <w:tr w:rsidRPr="00CC0718" w:rsidR="00C71DC8" w:rsidTr="3A33D0EC" w14:paraId="32AF92D2" w14:textId="77777777">
        <w:trPr>
          <w:trHeight w:val="458" w:hRule="exact"/>
        </w:trPr>
        <w:tc>
          <w:tcPr>
            <w:tcW w:w="1805" w:type="dxa"/>
            <w:shd w:val="clear" w:color="auto" w:fill="FFFFFF" w:themeFill="background1"/>
            <w:tcMar/>
          </w:tcPr>
          <w:p w:rsidRPr="00CC0718" w:rsidR="00C71DC8" w:rsidP="00244814" w:rsidRDefault="00C71DC8" w14:paraId="79A44903" w14:textId="77777777">
            <w:pPr>
              <w:rPr>
                <w:b/>
                <w:color w:val="5C83B4"/>
                <w:spacing w:val="-2"/>
                <w:sz w:val="24"/>
              </w:rPr>
            </w:pPr>
            <w:r w:rsidRPr="00CC0718">
              <w:rPr>
                <w:b/>
                <w:color w:val="5C83B4"/>
                <w:spacing w:val="-2"/>
                <w:sz w:val="24"/>
              </w:rPr>
              <w:t>Classification:</w:t>
            </w:r>
          </w:p>
        </w:tc>
        <w:tc>
          <w:tcPr>
            <w:tcW w:w="8912" w:type="dxa"/>
            <w:gridSpan w:val="7"/>
            <w:vMerge/>
            <w:tcMar/>
          </w:tcPr>
          <w:p w:rsidRPr="00CC0718" w:rsidR="00C71DC8" w:rsidP="00244814" w:rsidRDefault="00C71DC8" w14:paraId="2E9203FB" w14:textId="77777777"/>
        </w:tc>
      </w:tr>
      <w:tr w:rsidRPr="00CC0718" w:rsidR="00C71DC8" w:rsidTr="3A33D0EC" w14:paraId="2495BEB2" w14:textId="77777777">
        <w:trPr>
          <w:trHeight w:val="444" w:hRule="exact"/>
        </w:trPr>
        <w:tc>
          <w:tcPr>
            <w:tcW w:w="1805" w:type="dxa"/>
            <w:shd w:val="clear" w:color="auto" w:fill="FFFFFF" w:themeFill="background1"/>
            <w:tcMar/>
          </w:tcPr>
          <w:p w:rsidRPr="00CC0718" w:rsidR="00C71DC8" w:rsidP="00244814" w:rsidRDefault="00C71DC8" w14:paraId="14A04594" w14:textId="77777777">
            <w:pPr>
              <w:rPr>
                <w:b/>
                <w:color w:val="5C83B4"/>
                <w:spacing w:val="-2"/>
                <w:sz w:val="24"/>
              </w:rPr>
            </w:pPr>
            <w:r w:rsidRPr="00CC0718">
              <w:rPr>
                <w:b/>
                <w:color w:val="5C83B4"/>
                <w:spacing w:val="-2"/>
                <w:sz w:val="24"/>
              </w:rPr>
              <w:t>Aggregated:</w:t>
            </w:r>
          </w:p>
        </w:tc>
        <w:tc>
          <w:tcPr>
            <w:tcW w:w="8912" w:type="dxa"/>
            <w:gridSpan w:val="7"/>
            <w:shd w:val="clear" w:color="auto" w:fill="FFFFFF" w:themeFill="background1"/>
            <w:tcMar/>
          </w:tcPr>
          <w:p w:rsidRPr="00CC0718" w:rsidR="00C71DC8" w:rsidP="00244814" w:rsidRDefault="00C71DC8" w14:paraId="6399F696" w14:textId="77777777">
            <w:pPr>
              <w:rPr>
                <w:b/>
                <w:color w:val="5C83B4"/>
                <w:spacing w:val="-2"/>
                <w:sz w:val="24"/>
              </w:rPr>
            </w:pPr>
            <w:r w:rsidRPr="00CC0718">
              <w:rPr>
                <w:b/>
                <w:color w:val="5C83B4"/>
                <w:spacing w:val="-2"/>
                <w:sz w:val="24"/>
              </w:rPr>
              <w:t>No</w:t>
            </w:r>
          </w:p>
        </w:tc>
      </w:tr>
      <w:tr w:rsidRPr="00CC0718" w:rsidR="00C71DC8" w:rsidTr="3A33D0EC" w14:paraId="34DD5D90" w14:textId="77777777">
        <w:trPr>
          <w:trHeight w:val="344" w:hRule="exact"/>
        </w:trPr>
        <w:tc>
          <w:tcPr>
            <w:tcW w:w="3381" w:type="dxa"/>
            <w:gridSpan w:val="2"/>
            <w:tcBorders>
              <w:bottom w:val="single" w:color="8FB6EA" w:sz="5" w:space="0"/>
            </w:tcBorders>
            <w:shd w:val="clear" w:color="auto" w:fill="FFFFFF" w:themeFill="background1"/>
            <w:tcMar/>
          </w:tcPr>
          <w:p w:rsidRPr="00CC0718" w:rsidR="00C71DC8" w:rsidP="00244814" w:rsidRDefault="00C71DC8" w14:paraId="1FC18337" w14:textId="77777777">
            <w:pPr>
              <w:rPr>
                <w:color w:val="000000"/>
                <w:spacing w:val="-2"/>
                <w:sz w:val="18"/>
              </w:rPr>
            </w:pPr>
            <w:r w:rsidRPr="00CC0718">
              <w:rPr>
                <w:color w:val="000000"/>
                <w:spacing w:val="-2"/>
                <w:sz w:val="18"/>
              </w:rPr>
              <w:lastRenderedPageBreak/>
              <w:t>Document</w:t>
            </w:r>
          </w:p>
        </w:tc>
        <w:tc>
          <w:tcPr>
            <w:tcW w:w="1132" w:type="dxa"/>
            <w:tcBorders>
              <w:bottom w:val="single" w:color="8FB6EA" w:sz="5" w:space="0"/>
            </w:tcBorders>
            <w:shd w:val="clear" w:color="auto" w:fill="FFFFFF" w:themeFill="background1"/>
            <w:tcMar/>
          </w:tcPr>
          <w:p w:rsidRPr="00CC0718" w:rsidR="00C71DC8" w:rsidP="00244814" w:rsidRDefault="00C71DC8" w14:paraId="5DD39292" w14:textId="77777777">
            <w:pPr>
              <w:rPr>
                <w:color w:val="000000"/>
                <w:spacing w:val="-2"/>
                <w:sz w:val="18"/>
              </w:rPr>
            </w:pPr>
            <w:r w:rsidRPr="00CC0718">
              <w:rPr>
                <w:color w:val="000000"/>
                <w:spacing w:val="-2"/>
                <w:sz w:val="18"/>
              </w:rPr>
              <w:t>2</w:t>
            </w:r>
          </w:p>
        </w:tc>
        <w:tc>
          <w:tcPr>
            <w:tcW w:w="1576" w:type="dxa"/>
            <w:gridSpan w:val="2"/>
            <w:tcBorders>
              <w:bottom w:val="single" w:color="8FB6EA" w:sz="5" w:space="0"/>
            </w:tcBorders>
            <w:shd w:val="clear" w:color="auto" w:fill="FFFFFF" w:themeFill="background1"/>
            <w:tcMar/>
          </w:tcPr>
          <w:p w:rsidRPr="00CC0718" w:rsidR="00C71DC8" w:rsidP="00244814" w:rsidRDefault="00C71DC8" w14:paraId="18AAD0B8" w14:textId="77777777">
            <w:pPr>
              <w:rPr>
                <w:color w:val="000000"/>
                <w:spacing w:val="-2"/>
                <w:sz w:val="18"/>
              </w:rPr>
            </w:pPr>
            <w:r w:rsidRPr="00CC0718">
              <w:rPr>
                <w:color w:val="000000"/>
                <w:spacing w:val="-2"/>
                <w:sz w:val="18"/>
              </w:rPr>
              <w:t>7</w:t>
            </w:r>
          </w:p>
        </w:tc>
        <w:tc>
          <w:tcPr>
            <w:tcW w:w="1362" w:type="dxa"/>
            <w:tcBorders>
              <w:bottom w:val="single" w:color="8FB6EA" w:sz="5" w:space="0"/>
            </w:tcBorders>
            <w:shd w:val="clear" w:color="auto" w:fill="FFFFFF" w:themeFill="background1"/>
            <w:tcMar/>
          </w:tcPr>
          <w:p w:rsidRPr="00CC0718" w:rsidR="00C71DC8" w:rsidP="00244814" w:rsidRDefault="00C71DC8" w14:paraId="6C15E8F9" w14:textId="77777777">
            <w:pPr>
              <w:rPr>
                <w:color w:val="000000"/>
                <w:spacing w:val="-2"/>
                <w:sz w:val="18"/>
              </w:rPr>
            </w:pPr>
            <w:r w:rsidRPr="00CC0718">
              <w:rPr>
                <w:color w:val="000000"/>
                <w:spacing w:val="-2"/>
                <w:sz w:val="18"/>
              </w:rPr>
              <w:t>45</w:t>
            </w:r>
          </w:p>
        </w:tc>
        <w:tc>
          <w:tcPr>
            <w:tcW w:w="1690" w:type="dxa"/>
            <w:tcBorders>
              <w:bottom w:val="single" w:color="8FB6EA" w:sz="5" w:space="0"/>
            </w:tcBorders>
            <w:shd w:val="clear" w:color="auto" w:fill="FFFFFF" w:themeFill="background1"/>
            <w:tcMar/>
          </w:tcPr>
          <w:p w:rsidRPr="00CC0718" w:rsidR="00C71DC8" w:rsidP="00244814" w:rsidRDefault="00C71DC8" w14:paraId="1F979943" w14:textId="77777777">
            <w:pPr>
              <w:rPr>
                <w:color w:val="000000"/>
                <w:spacing w:val="-2"/>
                <w:sz w:val="18"/>
              </w:rPr>
            </w:pPr>
            <w:r w:rsidRPr="00CC0718">
              <w:rPr>
                <w:color w:val="000000"/>
                <w:spacing w:val="-2"/>
                <w:sz w:val="18"/>
              </w:rPr>
              <w:t>7</w:t>
            </w:r>
          </w:p>
        </w:tc>
        <w:tc>
          <w:tcPr>
            <w:tcW w:w="1576" w:type="dxa"/>
            <w:tcBorders>
              <w:bottom w:val="single" w:color="8FB6EA" w:sz="5" w:space="0"/>
            </w:tcBorders>
            <w:shd w:val="clear" w:color="auto" w:fill="FFFFFF" w:themeFill="background1"/>
            <w:tcMar/>
          </w:tcPr>
          <w:p w:rsidRPr="00CC0718" w:rsidR="00C71DC8" w:rsidP="00244814" w:rsidRDefault="00C71DC8" w14:paraId="15DF5C1C" w14:textId="77777777">
            <w:pPr>
              <w:rPr>
                <w:color w:val="000000"/>
                <w:spacing w:val="-2"/>
                <w:sz w:val="18"/>
              </w:rPr>
            </w:pPr>
          </w:p>
        </w:tc>
      </w:tr>
      <w:tr w:rsidRPr="00CC0718" w:rsidR="00C71DC8" w:rsidTr="3A33D0EC" w14:paraId="6376FAD3" w14:textId="77777777">
        <w:trPr>
          <w:trHeight w:val="459" w:hRule="exact"/>
        </w:trPr>
        <w:tc>
          <w:tcPr>
            <w:tcW w:w="10717" w:type="dxa"/>
            <w:gridSpan w:val="8"/>
            <w:tcBorders>
              <w:top w:val="single" w:color="8FB6EA" w:sz="5" w:space="0"/>
            </w:tcBorders>
            <w:tcMar/>
          </w:tcPr>
          <w:p w:rsidRPr="00CC0718" w:rsidR="00C71DC8" w:rsidP="00244814" w:rsidRDefault="00C71DC8" w14:paraId="2B5B2A6A" w14:textId="77777777"/>
        </w:tc>
      </w:tr>
      <w:tr w:rsidRPr="00CC0718" w:rsidR="00C71DC8" w:rsidTr="3A33D0EC" w14:paraId="0A8384E5" w14:textId="77777777">
        <w:trPr>
          <w:trHeight w:val="329" w:hRule="exact"/>
        </w:trPr>
        <w:tc>
          <w:tcPr>
            <w:tcW w:w="10717" w:type="dxa"/>
            <w:gridSpan w:val="8"/>
            <w:shd w:val="clear" w:color="auto" w:fill="FFFFFF" w:themeFill="background1"/>
            <w:tcMar/>
          </w:tcPr>
          <w:p w:rsidRPr="00CC0718" w:rsidR="00C71DC8" w:rsidP="00244814" w:rsidRDefault="00C71DC8" w14:paraId="66815415" w14:textId="77777777">
            <w:pPr>
              <w:rPr>
                <w:b/>
                <w:color w:val="5C83B4"/>
                <w:spacing w:val="-2"/>
                <w:sz w:val="24"/>
              </w:rPr>
            </w:pPr>
          </w:p>
        </w:tc>
      </w:tr>
      <w:tr w:rsidRPr="00CC0718" w:rsidR="00C71DC8" w:rsidTr="3A33D0EC" w14:paraId="040680CD" w14:textId="77777777">
        <w:trPr>
          <w:trHeight w:val="459" w:hRule="exact"/>
        </w:trPr>
        <w:tc>
          <w:tcPr>
            <w:tcW w:w="1805" w:type="dxa"/>
            <w:shd w:val="clear" w:color="auto" w:fill="FFFFFF" w:themeFill="background1"/>
            <w:tcMar/>
          </w:tcPr>
          <w:p w:rsidRPr="00CC0718" w:rsidR="00C71DC8" w:rsidP="00244814" w:rsidRDefault="00C71DC8" w14:paraId="728E01CE" w14:textId="77777777">
            <w:pPr>
              <w:rPr>
                <w:b/>
                <w:color w:val="5C83B4"/>
                <w:spacing w:val="-2"/>
                <w:sz w:val="24"/>
              </w:rPr>
            </w:pPr>
            <w:r w:rsidRPr="00CC0718">
              <w:rPr>
                <w:b/>
                <w:color w:val="5C83B4"/>
                <w:spacing w:val="-2"/>
                <w:sz w:val="24"/>
              </w:rPr>
              <w:t>Nickname:</w:t>
            </w:r>
          </w:p>
        </w:tc>
        <w:tc>
          <w:tcPr>
            <w:tcW w:w="8912" w:type="dxa"/>
            <w:gridSpan w:val="7"/>
            <w:vMerge w:val="restart"/>
            <w:shd w:val="clear" w:color="auto" w:fill="FFFFFF" w:themeFill="background1"/>
            <w:tcMar/>
          </w:tcPr>
          <w:p w:rsidRPr="00CC0718" w:rsidR="00C71DC8" w:rsidP="00244814" w:rsidRDefault="00C71DC8" w14:paraId="4CE83A04" w14:textId="77777777">
            <w:pPr>
              <w:rPr>
                <w:b/>
                <w:color w:val="5C83B4"/>
                <w:spacing w:val="-2"/>
                <w:sz w:val="24"/>
              </w:rPr>
            </w:pPr>
            <w:r w:rsidRPr="00CC0718">
              <w:rPr>
                <w:b/>
                <w:color w:val="5C83B4"/>
                <w:spacing w:val="-2"/>
                <w:sz w:val="24"/>
              </w:rPr>
              <w:t>Codes\\AXIAL CODE\\Q7 b- Examples of marketing activities\SOCIAL MEDIA</w:t>
            </w:r>
          </w:p>
        </w:tc>
      </w:tr>
      <w:tr w:rsidRPr="00CC0718" w:rsidR="00C71DC8" w:rsidTr="3A33D0EC" w14:paraId="1D5EA1E7" w14:textId="77777777">
        <w:trPr>
          <w:trHeight w:val="444" w:hRule="exact"/>
        </w:trPr>
        <w:tc>
          <w:tcPr>
            <w:tcW w:w="1805" w:type="dxa"/>
            <w:shd w:val="clear" w:color="auto" w:fill="FFFFFF" w:themeFill="background1"/>
            <w:tcMar/>
          </w:tcPr>
          <w:p w:rsidRPr="00CC0718" w:rsidR="00C71DC8" w:rsidP="00244814" w:rsidRDefault="00C71DC8" w14:paraId="0887E7AE" w14:textId="77777777">
            <w:pPr>
              <w:rPr>
                <w:b/>
                <w:color w:val="5C83B4"/>
                <w:spacing w:val="-2"/>
                <w:sz w:val="24"/>
              </w:rPr>
            </w:pPr>
            <w:r w:rsidRPr="00CC0718">
              <w:rPr>
                <w:b/>
                <w:color w:val="5C83B4"/>
                <w:spacing w:val="-2"/>
                <w:sz w:val="24"/>
              </w:rPr>
              <w:t>Classification:</w:t>
            </w:r>
          </w:p>
        </w:tc>
        <w:tc>
          <w:tcPr>
            <w:tcW w:w="8912" w:type="dxa"/>
            <w:gridSpan w:val="7"/>
            <w:vMerge/>
            <w:tcMar/>
          </w:tcPr>
          <w:p w:rsidRPr="00CC0718" w:rsidR="00C71DC8" w:rsidP="00244814" w:rsidRDefault="00C71DC8" w14:paraId="60CFC252" w14:textId="77777777"/>
        </w:tc>
      </w:tr>
      <w:tr w:rsidRPr="00CC0718" w:rsidR="00C71DC8" w:rsidTr="3A33D0EC" w14:paraId="07DCF34E" w14:textId="77777777">
        <w:trPr>
          <w:trHeight w:val="458" w:hRule="exact"/>
        </w:trPr>
        <w:tc>
          <w:tcPr>
            <w:tcW w:w="1805" w:type="dxa"/>
            <w:shd w:val="clear" w:color="auto" w:fill="FFFFFF" w:themeFill="background1"/>
            <w:tcMar/>
          </w:tcPr>
          <w:p w:rsidRPr="00CC0718" w:rsidR="00C71DC8" w:rsidP="00244814" w:rsidRDefault="00C71DC8" w14:paraId="5275D3CA" w14:textId="77777777">
            <w:pPr>
              <w:rPr>
                <w:b/>
                <w:color w:val="5C83B4"/>
                <w:spacing w:val="-2"/>
                <w:sz w:val="24"/>
              </w:rPr>
            </w:pPr>
            <w:r w:rsidRPr="00CC0718">
              <w:rPr>
                <w:b/>
                <w:color w:val="5C83B4"/>
                <w:spacing w:val="-2"/>
                <w:sz w:val="24"/>
              </w:rPr>
              <w:t>Aggregated:</w:t>
            </w:r>
          </w:p>
        </w:tc>
        <w:tc>
          <w:tcPr>
            <w:tcW w:w="8912" w:type="dxa"/>
            <w:gridSpan w:val="7"/>
            <w:shd w:val="clear" w:color="auto" w:fill="FFFFFF" w:themeFill="background1"/>
            <w:tcMar/>
          </w:tcPr>
          <w:p w:rsidRPr="00CC0718" w:rsidR="00C71DC8" w:rsidP="00244814" w:rsidRDefault="00C71DC8" w14:paraId="0D4AC10E" w14:textId="77777777">
            <w:pPr>
              <w:rPr>
                <w:b/>
                <w:color w:val="5C83B4"/>
                <w:spacing w:val="-2"/>
                <w:sz w:val="24"/>
              </w:rPr>
            </w:pPr>
            <w:r w:rsidRPr="00CC0718">
              <w:rPr>
                <w:b/>
                <w:color w:val="5C83B4"/>
                <w:spacing w:val="-2"/>
                <w:sz w:val="24"/>
              </w:rPr>
              <w:t>Yes</w:t>
            </w:r>
          </w:p>
        </w:tc>
      </w:tr>
      <w:tr w:rsidRPr="00CC0718" w:rsidR="00C71DC8" w:rsidTr="3A33D0EC" w14:paraId="248B0E85" w14:textId="77777777">
        <w:trPr>
          <w:trHeight w:val="330" w:hRule="exact"/>
        </w:trPr>
        <w:tc>
          <w:tcPr>
            <w:tcW w:w="3381" w:type="dxa"/>
            <w:gridSpan w:val="2"/>
            <w:tcBorders>
              <w:bottom w:val="single" w:color="8FB6EA" w:sz="5" w:space="0"/>
            </w:tcBorders>
            <w:shd w:val="clear" w:color="auto" w:fill="FFFFFF" w:themeFill="background1"/>
            <w:tcMar/>
          </w:tcPr>
          <w:p w:rsidRPr="00CC0718" w:rsidR="00C71DC8" w:rsidP="00244814" w:rsidRDefault="00C71DC8" w14:paraId="426EBA2C" w14:textId="77777777">
            <w:pPr>
              <w:rPr>
                <w:color w:val="000000"/>
                <w:spacing w:val="-2"/>
                <w:sz w:val="18"/>
              </w:rPr>
            </w:pPr>
            <w:r w:rsidRPr="00CC0718">
              <w:rPr>
                <w:color w:val="000000"/>
                <w:spacing w:val="-2"/>
                <w:sz w:val="18"/>
              </w:rPr>
              <w:t>Document</w:t>
            </w:r>
          </w:p>
        </w:tc>
        <w:tc>
          <w:tcPr>
            <w:tcW w:w="1132" w:type="dxa"/>
            <w:tcBorders>
              <w:bottom w:val="single" w:color="8FB6EA" w:sz="5" w:space="0"/>
            </w:tcBorders>
            <w:shd w:val="clear" w:color="auto" w:fill="FFFFFF" w:themeFill="background1"/>
            <w:tcMar/>
          </w:tcPr>
          <w:p w:rsidRPr="00CC0718" w:rsidR="00C71DC8" w:rsidP="00244814" w:rsidRDefault="00C71DC8" w14:paraId="2CE904B9" w14:textId="77777777">
            <w:pPr>
              <w:rPr>
                <w:color w:val="000000"/>
                <w:spacing w:val="-2"/>
                <w:sz w:val="18"/>
              </w:rPr>
            </w:pPr>
            <w:r w:rsidRPr="00CC0718">
              <w:rPr>
                <w:color w:val="000000"/>
                <w:spacing w:val="-2"/>
                <w:sz w:val="18"/>
              </w:rPr>
              <w:t>3</w:t>
            </w:r>
          </w:p>
        </w:tc>
        <w:tc>
          <w:tcPr>
            <w:tcW w:w="1576" w:type="dxa"/>
            <w:gridSpan w:val="2"/>
            <w:tcBorders>
              <w:bottom w:val="single" w:color="8FB6EA" w:sz="5" w:space="0"/>
            </w:tcBorders>
            <w:shd w:val="clear" w:color="auto" w:fill="FFFFFF" w:themeFill="background1"/>
            <w:tcMar/>
          </w:tcPr>
          <w:p w:rsidRPr="00CC0718" w:rsidR="00C71DC8" w:rsidP="00244814" w:rsidRDefault="00C71DC8" w14:paraId="026705C7" w14:textId="77777777">
            <w:pPr>
              <w:rPr>
                <w:color w:val="000000"/>
                <w:spacing w:val="-2"/>
                <w:sz w:val="18"/>
              </w:rPr>
            </w:pPr>
            <w:r w:rsidRPr="00CC0718">
              <w:rPr>
                <w:color w:val="000000"/>
                <w:spacing w:val="-2"/>
                <w:sz w:val="18"/>
              </w:rPr>
              <w:t>6</w:t>
            </w:r>
          </w:p>
        </w:tc>
        <w:tc>
          <w:tcPr>
            <w:tcW w:w="1362" w:type="dxa"/>
            <w:tcBorders>
              <w:bottom w:val="single" w:color="8FB6EA" w:sz="5" w:space="0"/>
            </w:tcBorders>
            <w:shd w:val="clear" w:color="auto" w:fill="FFFFFF" w:themeFill="background1"/>
            <w:tcMar/>
          </w:tcPr>
          <w:p w:rsidRPr="00CC0718" w:rsidR="00C71DC8" w:rsidP="00244814" w:rsidRDefault="00C71DC8" w14:paraId="45554B3B" w14:textId="77777777">
            <w:pPr>
              <w:rPr>
                <w:color w:val="000000"/>
                <w:spacing w:val="-2"/>
                <w:sz w:val="18"/>
              </w:rPr>
            </w:pPr>
            <w:r w:rsidRPr="00CC0718">
              <w:rPr>
                <w:color w:val="000000"/>
                <w:spacing w:val="-2"/>
                <w:sz w:val="18"/>
              </w:rPr>
              <w:t>87</w:t>
            </w:r>
          </w:p>
        </w:tc>
        <w:tc>
          <w:tcPr>
            <w:tcW w:w="1690" w:type="dxa"/>
            <w:tcBorders>
              <w:bottom w:val="single" w:color="8FB6EA" w:sz="5" w:space="0"/>
            </w:tcBorders>
            <w:shd w:val="clear" w:color="auto" w:fill="FFFFFF" w:themeFill="background1"/>
            <w:tcMar/>
          </w:tcPr>
          <w:p w:rsidRPr="00CC0718" w:rsidR="00C71DC8" w:rsidP="00244814" w:rsidRDefault="00C71DC8" w14:paraId="7433E927" w14:textId="77777777">
            <w:pPr>
              <w:rPr>
                <w:color w:val="000000"/>
                <w:spacing w:val="-2"/>
                <w:sz w:val="18"/>
              </w:rPr>
            </w:pPr>
            <w:r w:rsidRPr="00CC0718">
              <w:rPr>
                <w:color w:val="000000"/>
                <w:spacing w:val="-2"/>
                <w:sz w:val="18"/>
              </w:rPr>
              <w:t>6</w:t>
            </w:r>
          </w:p>
        </w:tc>
        <w:tc>
          <w:tcPr>
            <w:tcW w:w="1576" w:type="dxa"/>
            <w:tcBorders>
              <w:bottom w:val="single" w:color="8FB6EA" w:sz="5" w:space="0"/>
            </w:tcBorders>
            <w:shd w:val="clear" w:color="auto" w:fill="FFFFFF" w:themeFill="background1"/>
            <w:tcMar/>
          </w:tcPr>
          <w:p w:rsidRPr="00CC0718" w:rsidR="00C71DC8" w:rsidP="00244814" w:rsidRDefault="00C71DC8" w14:paraId="06848265" w14:textId="77777777">
            <w:pPr>
              <w:rPr>
                <w:color w:val="000000"/>
                <w:spacing w:val="-2"/>
                <w:sz w:val="18"/>
              </w:rPr>
            </w:pPr>
          </w:p>
        </w:tc>
      </w:tr>
      <w:tr w:rsidRPr="00CC0718" w:rsidR="00C71DC8" w:rsidTr="3A33D0EC" w14:paraId="1EFBE40B" w14:textId="77777777">
        <w:trPr>
          <w:trHeight w:val="458" w:hRule="exact"/>
        </w:trPr>
        <w:tc>
          <w:tcPr>
            <w:tcW w:w="10717" w:type="dxa"/>
            <w:gridSpan w:val="8"/>
            <w:tcBorders>
              <w:top w:val="single" w:color="8FB6EA" w:sz="5" w:space="0"/>
            </w:tcBorders>
            <w:tcMar/>
          </w:tcPr>
          <w:p w:rsidRPr="00CC0718" w:rsidR="00C71DC8" w:rsidP="00244814" w:rsidRDefault="00C71DC8" w14:paraId="05B8D624" w14:textId="77777777"/>
        </w:tc>
      </w:tr>
      <w:tr w:rsidRPr="00CC0718" w:rsidR="00C71DC8" w:rsidTr="3A33D0EC" w14:paraId="7A6B4CAF" w14:textId="77777777">
        <w:trPr>
          <w:trHeight w:val="602" w:hRule="exact"/>
        </w:trPr>
        <w:tc>
          <w:tcPr>
            <w:tcW w:w="10717" w:type="dxa"/>
            <w:gridSpan w:val="8"/>
            <w:shd w:val="clear" w:color="auto" w:fill="FFFFFF" w:themeFill="background1"/>
            <w:tcMar/>
          </w:tcPr>
          <w:p w:rsidRPr="00CC0718" w:rsidR="00C71DC8" w:rsidP="00244814" w:rsidRDefault="00C71DC8" w14:paraId="40683FFB" w14:textId="77777777">
            <w:pPr>
              <w:rPr>
                <w:b/>
                <w:color w:val="5C83B4"/>
                <w:spacing w:val="-2"/>
                <w:sz w:val="24"/>
              </w:rPr>
            </w:pPr>
          </w:p>
        </w:tc>
      </w:tr>
      <w:tr w:rsidRPr="00CC0718" w:rsidR="00C71DC8" w:rsidTr="3A33D0EC" w14:paraId="487CE9A0" w14:textId="77777777">
        <w:trPr>
          <w:trHeight w:val="444" w:hRule="exact"/>
        </w:trPr>
        <w:tc>
          <w:tcPr>
            <w:tcW w:w="1805" w:type="dxa"/>
            <w:shd w:val="clear" w:color="auto" w:fill="FFFFFF" w:themeFill="background1"/>
            <w:tcMar/>
          </w:tcPr>
          <w:p w:rsidRPr="00CC0718" w:rsidR="00C71DC8" w:rsidP="00244814" w:rsidRDefault="00C71DC8" w14:paraId="0169C0E0" w14:textId="77777777">
            <w:pPr>
              <w:rPr>
                <w:b/>
                <w:color w:val="5C83B4"/>
                <w:spacing w:val="-2"/>
                <w:sz w:val="24"/>
              </w:rPr>
            </w:pPr>
            <w:r w:rsidRPr="00CC0718">
              <w:rPr>
                <w:b/>
                <w:color w:val="5C83B4"/>
                <w:spacing w:val="-2"/>
                <w:sz w:val="24"/>
              </w:rPr>
              <w:t>Nickname:</w:t>
            </w:r>
          </w:p>
        </w:tc>
        <w:tc>
          <w:tcPr>
            <w:tcW w:w="8912" w:type="dxa"/>
            <w:gridSpan w:val="7"/>
            <w:vMerge w:val="restart"/>
            <w:shd w:val="clear" w:color="auto" w:fill="FFFFFF" w:themeFill="background1"/>
            <w:tcMar/>
          </w:tcPr>
          <w:p w:rsidRPr="00CC0718" w:rsidR="00C71DC8" w:rsidP="00244814" w:rsidRDefault="00C71DC8" w14:paraId="5119090C" w14:textId="77777777">
            <w:pPr>
              <w:rPr>
                <w:b/>
                <w:color w:val="5C83B4"/>
                <w:spacing w:val="-2"/>
                <w:sz w:val="24"/>
              </w:rPr>
            </w:pPr>
            <w:r w:rsidRPr="00CC0718">
              <w:rPr>
                <w:b/>
                <w:color w:val="5C83B4"/>
                <w:spacing w:val="-2"/>
                <w:sz w:val="24"/>
              </w:rPr>
              <w:t>Codes\\AXIAL CODE\\Q7 b- Examples of marketing activities\SOCIAL MEDIA\And we got impressions in terms of likes and comments, which is equivalent to 200</w:t>
            </w:r>
          </w:p>
        </w:tc>
      </w:tr>
      <w:tr w:rsidRPr="00CC0718" w:rsidR="00C71DC8" w:rsidTr="3A33D0EC" w14:paraId="3A3960AF" w14:textId="77777777">
        <w:trPr>
          <w:trHeight w:val="459" w:hRule="exact"/>
        </w:trPr>
        <w:tc>
          <w:tcPr>
            <w:tcW w:w="1805" w:type="dxa"/>
            <w:shd w:val="clear" w:color="auto" w:fill="FFFFFF" w:themeFill="background1"/>
            <w:tcMar/>
          </w:tcPr>
          <w:p w:rsidRPr="00CC0718" w:rsidR="00C71DC8" w:rsidP="00244814" w:rsidRDefault="00C71DC8" w14:paraId="7B1B8360" w14:textId="77777777">
            <w:pPr>
              <w:rPr>
                <w:b/>
                <w:color w:val="5C83B4"/>
                <w:spacing w:val="-2"/>
                <w:sz w:val="24"/>
              </w:rPr>
            </w:pPr>
            <w:r w:rsidRPr="00CC0718">
              <w:rPr>
                <w:b/>
                <w:color w:val="5C83B4"/>
                <w:spacing w:val="-2"/>
                <w:sz w:val="24"/>
              </w:rPr>
              <w:t>Classification:</w:t>
            </w:r>
          </w:p>
        </w:tc>
        <w:tc>
          <w:tcPr>
            <w:tcW w:w="8912" w:type="dxa"/>
            <w:gridSpan w:val="7"/>
            <w:vMerge/>
            <w:tcMar/>
          </w:tcPr>
          <w:p w:rsidRPr="00CC0718" w:rsidR="00C71DC8" w:rsidP="00244814" w:rsidRDefault="00C71DC8" w14:paraId="698BFB6C" w14:textId="77777777"/>
        </w:tc>
      </w:tr>
      <w:tr w:rsidRPr="00CC0718" w:rsidR="00C71DC8" w:rsidTr="3A33D0EC" w14:paraId="4454F9DF" w14:textId="77777777">
        <w:trPr>
          <w:trHeight w:val="444" w:hRule="exact"/>
        </w:trPr>
        <w:tc>
          <w:tcPr>
            <w:tcW w:w="1805" w:type="dxa"/>
            <w:shd w:val="clear" w:color="auto" w:fill="FFFFFF" w:themeFill="background1"/>
            <w:tcMar/>
          </w:tcPr>
          <w:p w:rsidRPr="00CC0718" w:rsidR="00C71DC8" w:rsidP="00244814" w:rsidRDefault="00C71DC8" w14:paraId="463EFC7B" w14:textId="77777777">
            <w:pPr>
              <w:rPr>
                <w:b/>
                <w:color w:val="5C83B4"/>
                <w:spacing w:val="-2"/>
                <w:sz w:val="24"/>
              </w:rPr>
            </w:pPr>
            <w:r w:rsidRPr="00CC0718">
              <w:rPr>
                <w:b/>
                <w:color w:val="5C83B4"/>
                <w:spacing w:val="-2"/>
                <w:sz w:val="24"/>
              </w:rPr>
              <w:t>Aggregated:</w:t>
            </w:r>
          </w:p>
        </w:tc>
        <w:tc>
          <w:tcPr>
            <w:tcW w:w="8912" w:type="dxa"/>
            <w:gridSpan w:val="7"/>
            <w:shd w:val="clear" w:color="auto" w:fill="FFFFFF" w:themeFill="background1"/>
            <w:tcMar/>
          </w:tcPr>
          <w:p w:rsidRPr="00CC0718" w:rsidR="00C71DC8" w:rsidP="00244814" w:rsidRDefault="00C71DC8" w14:paraId="7968CB87" w14:textId="77777777">
            <w:pPr>
              <w:rPr>
                <w:b/>
                <w:color w:val="5C83B4"/>
                <w:spacing w:val="-2"/>
                <w:sz w:val="24"/>
              </w:rPr>
            </w:pPr>
            <w:r w:rsidRPr="00CC0718">
              <w:rPr>
                <w:b/>
                <w:color w:val="5C83B4"/>
                <w:spacing w:val="-2"/>
                <w:sz w:val="24"/>
              </w:rPr>
              <w:t>No</w:t>
            </w:r>
          </w:p>
        </w:tc>
      </w:tr>
      <w:tr w:rsidRPr="00CC0718" w:rsidR="00C71DC8" w:rsidTr="3A33D0EC" w14:paraId="2BC4C165" w14:textId="77777777">
        <w:trPr>
          <w:trHeight w:val="344" w:hRule="exact"/>
        </w:trPr>
        <w:tc>
          <w:tcPr>
            <w:tcW w:w="3381" w:type="dxa"/>
            <w:gridSpan w:val="2"/>
            <w:tcBorders>
              <w:bottom w:val="single" w:color="8FB6EA" w:sz="5" w:space="0"/>
            </w:tcBorders>
            <w:shd w:val="clear" w:color="auto" w:fill="FFFFFF" w:themeFill="background1"/>
            <w:tcMar/>
          </w:tcPr>
          <w:p w:rsidRPr="00CC0718" w:rsidR="00C71DC8" w:rsidP="00244814" w:rsidRDefault="00C71DC8" w14:paraId="0B02B535" w14:textId="77777777">
            <w:pPr>
              <w:rPr>
                <w:color w:val="000000"/>
                <w:spacing w:val="-2"/>
                <w:sz w:val="18"/>
              </w:rPr>
            </w:pPr>
            <w:r w:rsidRPr="00CC0718">
              <w:rPr>
                <w:color w:val="000000"/>
                <w:spacing w:val="-2"/>
                <w:sz w:val="18"/>
              </w:rPr>
              <w:t>Document</w:t>
            </w:r>
          </w:p>
        </w:tc>
        <w:tc>
          <w:tcPr>
            <w:tcW w:w="1132" w:type="dxa"/>
            <w:tcBorders>
              <w:bottom w:val="single" w:color="8FB6EA" w:sz="5" w:space="0"/>
            </w:tcBorders>
            <w:shd w:val="clear" w:color="auto" w:fill="FFFFFF" w:themeFill="background1"/>
            <w:tcMar/>
          </w:tcPr>
          <w:p w:rsidRPr="00CC0718" w:rsidR="00C71DC8" w:rsidP="00244814" w:rsidRDefault="00C71DC8" w14:paraId="01EE79E4" w14:textId="77777777">
            <w:pPr>
              <w:rPr>
                <w:color w:val="000000"/>
                <w:spacing w:val="-2"/>
                <w:sz w:val="18"/>
              </w:rPr>
            </w:pPr>
            <w:r w:rsidRPr="00CC0718">
              <w:rPr>
                <w:color w:val="000000"/>
                <w:spacing w:val="-2"/>
                <w:sz w:val="18"/>
              </w:rPr>
              <w:t>1</w:t>
            </w:r>
          </w:p>
        </w:tc>
        <w:tc>
          <w:tcPr>
            <w:tcW w:w="1576" w:type="dxa"/>
            <w:gridSpan w:val="2"/>
            <w:tcBorders>
              <w:bottom w:val="single" w:color="8FB6EA" w:sz="5" w:space="0"/>
            </w:tcBorders>
            <w:shd w:val="clear" w:color="auto" w:fill="FFFFFF" w:themeFill="background1"/>
            <w:tcMar/>
          </w:tcPr>
          <w:p w:rsidRPr="00CC0718" w:rsidR="00C71DC8" w:rsidP="00244814" w:rsidRDefault="00C71DC8" w14:paraId="34C6C5D1" w14:textId="77777777">
            <w:pPr>
              <w:rPr>
                <w:color w:val="000000"/>
                <w:spacing w:val="-2"/>
                <w:sz w:val="18"/>
              </w:rPr>
            </w:pPr>
            <w:r w:rsidRPr="00CC0718">
              <w:rPr>
                <w:color w:val="000000"/>
                <w:spacing w:val="-2"/>
                <w:sz w:val="18"/>
              </w:rPr>
              <w:t>1</w:t>
            </w:r>
          </w:p>
        </w:tc>
        <w:tc>
          <w:tcPr>
            <w:tcW w:w="1362" w:type="dxa"/>
            <w:tcBorders>
              <w:bottom w:val="single" w:color="8FB6EA" w:sz="5" w:space="0"/>
            </w:tcBorders>
            <w:shd w:val="clear" w:color="auto" w:fill="FFFFFF" w:themeFill="background1"/>
            <w:tcMar/>
          </w:tcPr>
          <w:p w:rsidRPr="00CC0718" w:rsidR="00C71DC8" w:rsidP="00244814" w:rsidRDefault="00C71DC8" w14:paraId="489FC04A" w14:textId="77777777">
            <w:pPr>
              <w:rPr>
                <w:color w:val="000000"/>
                <w:spacing w:val="-2"/>
                <w:sz w:val="18"/>
              </w:rPr>
            </w:pPr>
            <w:r w:rsidRPr="00CC0718">
              <w:rPr>
                <w:color w:val="000000"/>
                <w:spacing w:val="-2"/>
                <w:sz w:val="18"/>
              </w:rPr>
              <w:t>15</w:t>
            </w:r>
          </w:p>
        </w:tc>
        <w:tc>
          <w:tcPr>
            <w:tcW w:w="1690" w:type="dxa"/>
            <w:tcBorders>
              <w:bottom w:val="single" w:color="8FB6EA" w:sz="5" w:space="0"/>
            </w:tcBorders>
            <w:shd w:val="clear" w:color="auto" w:fill="FFFFFF" w:themeFill="background1"/>
            <w:tcMar/>
          </w:tcPr>
          <w:p w:rsidRPr="00CC0718" w:rsidR="00C71DC8" w:rsidP="00244814" w:rsidRDefault="00C71DC8" w14:paraId="33A0ADCD" w14:textId="77777777">
            <w:pPr>
              <w:rPr>
                <w:color w:val="000000"/>
                <w:spacing w:val="-2"/>
                <w:sz w:val="18"/>
              </w:rPr>
            </w:pPr>
            <w:r w:rsidRPr="00CC0718">
              <w:rPr>
                <w:color w:val="000000"/>
                <w:spacing w:val="-2"/>
                <w:sz w:val="18"/>
              </w:rPr>
              <w:t>1</w:t>
            </w:r>
          </w:p>
        </w:tc>
        <w:tc>
          <w:tcPr>
            <w:tcW w:w="1576" w:type="dxa"/>
            <w:tcBorders>
              <w:bottom w:val="single" w:color="8FB6EA" w:sz="5" w:space="0"/>
            </w:tcBorders>
            <w:shd w:val="clear" w:color="auto" w:fill="FFFFFF" w:themeFill="background1"/>
            <w:tcMar/>
          </w:tcPr>
          <w:p w:rsidRPr="00CC0718" w:rsidR="00C71DC8" w:rsidP="00244814" w:rsidRDefault="00C71DC8" w14:paraId="36385FEC" w14:textId="77777777">
            <w:pPr>
              <w:rPr>
                <w:color w:val="000000"/>
                <w:spacing w:val="-2"/>
                <w:sz w:val="18"/>
              </w:rPr>
            </w:pPr>
          </w:p>
        </w:tc>
      </w:tr>
      <w:tr w:rsidRPr="00CC0718" w:rsidR="00C71DC8" w:rsidTr="3A33D0EC" w14:paraId="36BE3558" w14:textId="77777777">
        <w:trPr>
          <w:trHeight w:val="888" w:hRule="exact"/>
        </w:trPr>
        <w:tc>
          <w:tcPr>
            <w:tcW w:w="10717" w:type="dxa"/>
            <w:gridSpan w:val="8"/>
            <w:tcBorders>
              <w:top w:val="single" w:color="8FB6EA" w:sz="5" w:space="0"/>
            </w:tcBorders>
            <w:tcMar/>
          </w:tcPr>
          <w:p w:rsidRPr="00CC0718" w:rsidR="00C71DC8" w:rsidP="00244814" w:rsidRDefault="00C71DC8" w14:paraId="363BFF4E" w14:textId="77777777"/>
        </w:tc>
      </w:tr>
      <w:tr w:rsidRPr="00CC0718" w:rsidR="00C71DC8" w:rsidTr="3A33D0EC" w14:paraId="420E544A" w14:textId="77777777">
        <w:trPr>
          <w:trHeight w:val="888" w:hRule="exact"/>
        </w:trPr>
        <w:tc>
          <w:tcPr>
            <w:tcW w:w="10717" w:type="dxa"/>
            <w:gridSpan w:val="8"/>
            <w:tcMar/>
          </w:tcPr>
          <w:p w:rsidRPr="00CC0718" w:rsidR="00C71DC8" w:rsidP="00244814" w:rsidRDefault="00C71DC8" w14:paraId="3A113AEC" w14:textId="77777777"/>
        </w:tc>
      </w:tr>
      <w:tr w:rsidRPr="00CC0718" w:rsidR="00C71DC8" w:rsidTr="3A33D0EC" w14:paraId="29B95078" w14:textId="77777777">
        <w:trPr>
          <w:trHeight w:val="459" w:hRule="exact"/>
        </w:trPr>
        <w:tc>
          <w:tcPr>
            <w:tcW w:w="5359" w:type="dxa"/>
            <w:gridSpan w:val="4"/>
            <w:shd w:val="clear" w:color="auto" w:fill="FFFFFF" w:themeFill="background1"/>
            <w:tcMar/>
          </w:tcPr>
          <w:p w:rsidRPr="00CC0718" w:rsidR="00C71DC8" w:rsidP="00244814" w:rsidRDefault="00C71DC8" w14:paraId="3AC46B95" w14:textId="77777777">
            <w:pPr>
              <w:jc w:val="right"/>
              <w:rPr>
                <w:color w:val="000066"/>
                <w:spacing w:val="-2"/>
                <w:sz w:val="16"/>
              </w:rPr>
            </w:pPr>
            <w:r w:rsidRPr="00CC0718">
              <w:rPr>
                <w:color w:val="000066"/>
                <w:spacing w:val="-2"/>
                <w:sz w:val="16"/>
              </w:rPr>
              <w:t>Formatted Reports\\Code Summary Formatted Report</w:t>
            </w:r>
          </w:p>
        </w:tc>
        <w:tc>
          <w:tcPr>
            <w:tcW w:w="5358" w:type="dxa"/>
            <w:gridSpan w:val="4"/>
            <w:shd w:val="clear" w:color="auto" w:fill="FFFFFF" w:themeFill="background1"/>
            <w:tcMar/>
          </w:tcPr>
          <w:p w:rsidRPr="00CC0718" w:rsidR="00C71DC8" w:rsidP="00244814" w:rsidRDefault="00C71DC8" w14:paraId="1C5FFEA9" w14:textId="77777777">
            <w:pPr>
              <w:jc w:val="right"/>
              <w:rPr>
                <w:color w:val="000066"/>
                <w:spacing w:val="-2"/>
                <w:sz w:val="16"/>
              </w:rPr>
            </w:pPr>
            <w:r w:rsidRPr="00CC0718">
              <w:rPr>
                <w:color w:val="000066"/>
                <w:spacing w:val="-2"/>
                <w:sz w:val="16"/>
              </w:rPr>
              <w:t>Page 86 of 104</w:t>
            </w:r>
          </w:p>
        </w:tc>
      </w:tr>
      <w:tr w:rsidRPr="00CC0718" w:rsidR="00C71DC8" w:rsidTr="3A33D0EC" w14:paraId="48A765B7" w14:textId="77777777">
        <w:trPr>
          <w:trHeight w:val="444" w:hRule="exact"/>
        </w:trPr>
        <w:tc>
          <w:tcPr>
            <w:tcW w:w="10717" w:type="dxa"/>
            <w:gridSpan w:val="8"/>
            <w:shd w:val="clear" w:color="auto" w:fill="FFFFFF" w:themeFill="background1"/>
            <w:tcMar/>
            <w:vAlign w:val="center"/>
          </w:tcPr>
          <w:p w:rsidRPr="00CC0718" w:rsidR="00C71DC8" w:rsidP="00244814" w:rsidRDefault="00C71DC8" w14:paraId="4550D27A" w14:textId="77777777">
            <w:pPr>
              <w:jc w:val="right"/>
              <w:rPr>
                <w:color w:val="000066"/>
                <w:spacing w:val="-2"/>
                <w:sz w:val="16"/>
              </w:rPr>
            </w:pPr>
            <w:r w:rsidRPr="00CC0718">
              <w:rPr>
                <w:color w:val="000066"/>
                <w:spacing w:val="-2"/>
                <w:sz w:val="16"/>
              </w:rPr>
              <w:t>11/13/2024 3:39 PM</w:t>
            </w:r>
          </w:p>
        </w:tc>
      </w:tr>
      <w:tr w:rsidRPr="00CC0718" w:rsidR="00C71DC8" w:rsidTr="3A33D0EC" w14:paraId="68489C61" w14:textId="77777777">
        <w:trPr>
          <w:trHeight w:val="459" w:hRule="exact"/>
        </w:trPr>
        <w:tc>
          <w:tcPr>
            <w:tcW w:w="3381" w:type="dxa"/>
            <w:gridSpan w:val="2"/>
            <w:shd w:val="clear" w:color="auto" w:fill="8FB6EA"/>
            <w:tcMar/>
          </w:tcPr>
          <w:p w:rsidRPr="00CC0718" w:rsidR="00C71DC8" w:rsidP="00244814" w:rsidRDefault="00C71DC8" w14:paraId="58F5FDB0" w14:textId="77777777">
            <w:pPr>
              <w:rPr>
                <w:b/>
                <w:color w:val="000066"/>
                <w:spacing w:val="-2"/>
                <w:sz w:val="18"/>
              </w:rPr>
            </w:pPr>
            <w:r w:rsidRPr="00CC0718">
              <w:rPr>
                <w:b/>
                <w:color w:val="000066"/>
                <w:spacing w:val="-2"/>
                <w:sz w:val="18"/>
              </w:rPr>
              <w:t>File Type</w:t>
            </w:r>
          </w:p>
        </w:tc>
        <w:tc>
          <w:tcPr>
            <w:tcW w:w="1132" w:type="dxa"/>
            <w:shd w:val="clear" w:color="auto" w:fill="8FB6EA"/>
            <w:tcMar/>
          </w:tcPr>
          <w:p w:rsidRPr="00CC0718" w:rsidR="00C71DC8" w:rsidP="00244814" w:rsidRDefault="00C71DC8" w14:paraId="70122B77" w14:textId="77777777">
            <w:pPr>
              <w:rPr>
                <w:b/>
                <w:color w:val="000066"/>
                <w:spacing w:val="-2"/>
                <w:sz w:val="18"/>
              </w:rPr>
            </w:pPr>
            <w:r w:rsidRPr="00CC0718">
              <w:rPr>
                <w:b/>
                <w:color w:val="000066"/>
                <w:spacing w:val="-2"/>
                <w:sz w:val="18"/>
              </w:rPr>
              <w:t>Number of Files</w:t>
            </w:r>
          </w:p>
        </w:tc>
        <w:tc>
          <w:tcPr>
            <w:tcW w:w="1576" w:type="dxa"/>
            <w:gridSpan w:val="2"/>
            <w:shd w:val="clear" w:color="auto" w:fill="8FB6EA"/>
            <w:tcMar/>
          </w:tcPr>
          <w:p w:rsidRPr="00CC0718" w:rsidR="00C71DC8" w:rsidP="00244814" w:rsidRDefault="00C71DC8" w14:paraId="041A6EF8" w14:textId="77777777">
            <w:pPr>
              <w:rPr>
                <w:b/>
                <w:color w:val="000066"/>
                <w:spacing w:val="-2"/>
                <w:sz w:val="18"/>
              </w:rPr>
            </w:pPr>
            <w:r w:rsidRPr="00CC0718">
              <w:rPr>
                <w:b/>
                <w:color w:val="000066"/>
                <w:spacing w:val="-2"/>
                <w:sz w:val="18"/>
              </w:rPr>
              <w:t>Number of Coding References</w:t>
            </w:r>
          </w:p>
        </w:tc>
        <w:tc>
          <w:tcPr>
            <w:tcW w:w="1362" w:type="dxa"/>
            <w:shd w:val="clear" w:color="auto" w:fill="8FB6EA"/>
            <w:tcMar/>
          </w:tcPr>
          <w:p w:rsidRPr="00CC0718" w:rsidR="00C71DC8" w:rsidP="00244814" w:rsidRDefault="00C71DC8" w14:paraId="051FC171" w14:textId="77777777">
            <w:pPr>
              <w:rPr>
                <w:b/>
                <w:color w:val="000066"/>
                <w:spacing w:val="-2"/>
                <w:sz w:val="18"/>
              </w:rPr>
            </w:pPr>
            <w:r w:rsidRPr="00CC0718">
              <w:rPr>
                <w:b/>
                <w:color w:val="000066"/>
                <w:spacing w:val="-2"/>
                <w:sz w:val="18"/>
              </w:rPr>
              <w:t>Number of Words Coded</w:t>
            </w:r>
          </w:p>
        </w:tc>
        <w:tc>
          <w:tcPr>
            <w:tcW w:w="1690" w:type="dxa"/>
            <w:shd w:val="clear" w:color="auto" w:fill="8FB6EA"/>
            <w:tcMar/>
          </w:tcPr>
          <w:p w:rsidRPr="00CC0718" w:rsidR="00C71DC8" w:rsidP="00244814" w:rsidRDefault="00C71DC8" w14:paraId="2E4CB902" w14:textId="77777777">
            <w:pPr>
              <w:rPr>
                <w:b/>
                <w:color w:val="000066"/>
                <w:spacing w:val="-2"/>
                <w:sz w:val="18"/>
              </w:rPr>
            </w:pPr>
            <w:r w:rsidRPr="00CC0718">
              <w:rPr>
                <w:b/>
                <w:color w:val="000066"/>
                <w:spacing w:val="-2"/>
                <w:sz w:val="18"/>
              </w:rPr>
              <w:t>Number of Paragraphs Coded</w:t>
            </w:r>
          </w:p>
        </w:tc>
        <w:tc>
          <w:tcPr>
            <w:tcW w:w="1576" w:type="dxa"/>
            <w:shd w:val="clear" w:color="auto" w:fill="8FB6EA"/>
            <w:tcMar/>
          </w:tcPr>
          <w:p w:rsidRPr="00CC0718" w:rsidR="00C71DC8" w:rsidP="00244814" w:rsidRDefault="00C71DC8" w14:paraId="50625AF7" w14:textId="77777777">
            <w:pPr>
              <w:rPr>
                <w:b/>
                <w:color w:val="000066"/>
                <w:spacing w:val="-2"/>
                <w:sz w:val="18"/>
              </w:rPr>
            </w:pPr>
            <w:r w:rsidRPr="00CC0718">
              <w:rPr>
                <w:b/>
                <w:color w:val="000066"/>
                <w:spacing w:val="-2"/>
                <w:sz w:val="18"/>
              </w:rPr>
              <w:t>Duration Coded</w:t>
            </w:r>
          </w:p>
        </w:tc>
      </w:tr>
      <w:tr w:rsidRPr="00CC0718" w:rsidR="00C71DC8" w:rsidTr="3A33D0EC" w14:paraId="69C2CBCF" w14:textId="77777777">
        <w:trPr>
          <w:trHeight w:val="343" w:hRule="exact"/>
        </w:trPr>
        <w:tc>
          <w:tcPr>
            <w:tcW w:w="10717" w:type="dxa"/>
            <w:gridSpan w:val="8"/>
            <w:shd w:val="clear" w:color="auto" w:fill="FFFFFF" w:themeFill="background1"/>
            <w:tcMar/>
          </w:tcPr>
          <w:p w:rsidRPr="00CC0718" w:rsidR="00C71DC8" w:rsidP="00244814" w:rsidRDefault="00C71DC8" w14:paraId="44A42F99" w14:textId="77777777">
            <w:pPr>
              <w:rPr>
                <w:b/>
                <w:color w:val="5C83B4"/>
                <w:spacing w:val="-2"/>
                <w:sz w:val="24"/>
              </w:rPr>
            </w:pPr>
          </w:p>
        </w:tc>
      </w:tr>
      <w:tr w:rsidRPr="00CC0718" w:rsidR="00C71DC8" w:rsidTr="3A33D0EC" w14:paraId="3582C82C" w14:textId="77777777">
        <w:trPr>
          <w:trHeight w:val="459" w:hRule="exact"/>
        </w:trPr>
        <w:tc>
          <w:tcPr>
            <w:tcW w:w="1805" w:type="dxa"/>
            <w:shd w:val="clear" w:color="auto" w:fill="FFFFFF" w:themeFill="background1"/>
            <w:tcMar/>
          </w:tcPr>
          <w:p w:rsidRPr="00CC0718" w:rsidR="00C71DC8" w:rsidP="00244814" w:rsidRDefault="00C71DC8" w14:paraId="7111AC1F" w14:textId="77777777">
            <w:pPr>
              <w:rPr>
                <w:b/>
                <w:color w:val="5C83B4"/>
                <w:spacing w:val="-2"/>
                <w:sz w:val="24"/>
              </w:rPr>
            </w:pPr>
            <w:r w:rsidRPr="00CC0718">
              <w:rPr>
                <w:b/>
                <w:color w:val="5C83B4"/>
                <w:spacing w:val="-2"/>
                <w:sz w:val="24"/>
              </w:rPr>
              <w:t>Nickname:</w:t>
            </w:r>
          </w:p>
        </w:tc>
        <w:tc>
          <w:tcPr>
            <w:tcW w:w="8912" w:type="dxa"/>
            <w:gridSpan w:val="7"/>
            <w:vMerge w:val="restart"/>
            <w:shd w:val="clear" w:color="auto" w:fill="FFFFFF" w:themeFill="background1"/>
            <w:tcMar/>
          </w:tcPr>
          <w:p w:rsidRPr="00CC0718" w:rsidR="00C71DC8" w:rsidP="00244814" w:rsidRDefault="00C71DC8" w14:paraId="4E051EFE" w14:textId="77777777">
            <w:pPr>
              <w:rPr>
                <w:b/>
                <w:color w:val="5C83B4"/>
                <w:spacing w:val="-2"/>
                <w:sz w:val="24"/>
              </w:rPr>
            </w:pPr>
            <w:r w:rsidRPr="00CC0718">
              <w:rPr>
                <w:b/>
                <w:color w:val="5C83B4"/>
                <w:spacing w:val="-2"/>
                <w:sz w:val="24"/>
              </w:rPr>
              <w:t>Codes\\AXIAL CODE\\Q7 b- Examples of marketing activities\SOCIAL MEDIA\Instagram</w:t>
            </w:r>
          </w:p>
        </w:tc>
      </w:tr>
      <w:tr w:rsidRPr="00CC0718" w:rsidR="00C71DC8" w:rsidTr="3A33D0EC" w14:paraId="1A9FBEC0" w14:textId="77777777">
        <w:trPr>
          <w:trHeight w:val="444" w:hRule="exact"/>
        </w:trPr>
        <w:tc>
          <w:tcPr>
            <w:tcW w:w="1805" w:type="dxa"/>
            <w:shd w:val="clear" w:color="auto" w:fill="FFFFFF" w:themeFill="background1"/>
            <w:tcMar/>
          </w:tcPr>
          <w:p w:rsidRPr="00CC0718" w:rsidR="00C71DC8" w:rsidP="00244814" w:rsidRDefault="00C71DC8" w14:paraId="754607EA" w14:textId="77777777">
            <w:pPr>
              <w:rPr>
                <w:b/>
                <w:color w:val="5C83B4"/>
                <w:spacing w:val="-2"/>
                <w:sz w:val="24"/>
              </w:rPr>
            </w:pPr>
            <w:r w:rsidRPr="00CC0718">
              <w:rPr>
                <w:b/>
                <w:color w:val="5C83B4"/>
                <w:spacing w:val="-2"/>
                <w:sz w:val="24"/>
              </w:rPr>
              <w:t>Classification:</w:t>
            </w:r>
          </w:p>
        </w:tc>
        <w:tc>
          <w:tcPr>
            <w:tcW w:w="8912" w:type="dxa"/>
            <w:gridSpan w:val="7"/>
            <w:vMerge/>
            <w:tcMar/>
          </w:tcPr>
          <w:p w:rsidRPr="00CC0718" w:rsidR="00C71DC8" w:rsidP="00244814" w:rsidRDefault="00C71DC8" w14:paraId="1AAA843C" w14:textId="77777777"/>
        </w:tc>
      </w:tr>
      <w:tr w:rsidRPr="00CC0718" w:rsidR="00C71DC8" w:rsidTr="3A33D0EC" w14:paraId="7676AAFB" w14:textId="77777777">
        <w:trPr>
          <w:trHeight w:val="444" w:hRule="exact"/>
        </w:trPr>
        <w:tc>
          <w:tcPr>
            <w:tcW w:w="1805" w:type="dxa"/>
            <w:shd w:val="clear" w:color="auto" w:fill="FFFFFF" w:themeFill="background1"/>
            <w:tcMar/>
          </w:tcPr>
          <w:p w:rsidRPr="00CC0718" w:rsidR="00C71DC8" w:rsidP="00244814" w:rsidRDefault="00C71DC8" w14:paraId="7D659421" w14:textId="77777777">
            <w:pPr>
              <w:rPr>
                <w:b/>
                <w:color w:val="5C83B4"/>
                <w:spacing w:val="-2"/>
                <w:sz w:val="24"/>
              </w:rPr>
            </w:pPr>
            <w:r w:rsidRPr="00CC0718">
              <w:rPr>
                <w:b/>
                <w:color w:val="5C83B4"/>
                <w:spacing w:val="-2"/>
                <w:sz w:val="24"/>
              </w:rPr>
              <w:t>Aggregated:</w:t>
            </w:r>
          </w:p>
        </w:tc>
        <w:tc>
          <w:tcPr>
            <w:tcW w:w="8912" w:type="dxa"/>
            <w:gridSpan w:val="7"/>
            <w:shd w:val="clear" w:color="auto" w:fill="FFFFFF" w:themeFill="background1"/>
            <w:tcMar/>
          </w:tcPr>
          <w:p w:rsidRPr="00CC0718" w:rsidR="00C71DC8" w:rsidP="00244814" w:rsidRDefault="00C71DC8" w14:paraId="3CF0A1A9" w14:textId="77777777">
            <w:pPr>
              <w:rPr>
                <w:b/>
                <w:color w:val="5C83B4"/>
                <w:spacing w:val="-2"/>
                <w:sz w:val="24"/>
              </w:rPr>
            </w:pPr>
            <w:r w:rsidRPr="00CC0718">
              <w:rPr>
                <w:b/>
                <w:color w:val="5C83B4"/>
                <w:spacing w:val="-2"/>
                <w:sz w:val="24"/>
              </w:rPr>
              <w:t>No</w:t>
            </w:r>
          </w:p>
        </w:tc>
      </w:tr>
      <w:tr w:rsidRPr="00CC0718" w:rsidR="00C71DC8" w:rsidTr="3A33D0EC" w14:paraId="58D169A2" w14:textId="77777777">
        <w:trPr>
          <w:trHeight w:val="344" w:hRule="exact"/>
        </w:trPr>
        <w:tc>
          <w:tcPr>
            <w:tcW w:w="3381" w:type="dxa"/>
            <w:gridSpan w:val="2"/>
            <w:tcBorders>
              <w:bottom w:val="single" w:color="8FB6EA" w:sz="5" w:space="0"/>
            </w:tcBorders>
            <w:shd w:val="clear" w:color="auto" w:fill="FFFFFF" w:themeFill="background1"/>
            <w:tcMar/>
          </w:tcPr>
          <w:p w:rsidRPr="00CC0718" w:rsidR="00C71DC8" w:rsidP="00244814" w:rsidRDefault="00C71DC8" w14:paraId="418A502D" w14:textId="77777777">
            <w:pPr>
              <w:rPr>
                <w:color w:val="000000"/>
                <w:spacing w:val="-2"/>
                <w:sz w:val="18"/>
              </w:rPr>
            </w:pPr>
            <w:r w:rsidRPr="00CC0718">
              <w:rPr>
                <w:color w:val="000000"/>
                <w:spacing w:val="-2"/>
                <w:sz w:val="18"/>
              </w:rPr>
              <w:t>Document</w:t>
            </w:r>
          </w:p>
        </w:tc>
        <w:tc>
          <w:tcPr>
            <w:tcW w:w="1132" w:type="dxa"/>
            <w:tcBorders>
              <w:bottom w:val="single" w:color="8FB6EA" w:sz="5" w:space="0"/>
            </w:tcBorders>
            <w:shd w:val="clear" w:color="auto" w:fill="FFFFFF" w:themeFill="background1"/>
            <w:tcMar/>
          </w:tcPr>
          <w:p w:rsidRPr="00CC0718" w:rsidR="00C71DC8" w:rsidP="00244814" w:rsidRDefault="00C71DC8" w14:paraId="7232A4E3" w14:textId="77777777">
            <w:pPr>
              <w:rPr>
                <w:color w:val="000000"/>
                <w:spacing w:val="-2"/>
                <w:sz w:val="18"/>
              </w:rPr>
            </w:pPr>
            <w:r w:rsidRPr="00CC0718">
              <w:rPr>
                <w:color w:val="000000"/>
                <w:spacing w:val="-2"/>
                <w:sz w:val="18"/>
              </w:rPr>
              <w:t>1</w:t>
            </w:r>
          </w:p>
        </w:tc>
        <w:tc>
          <w:tcPr>
            <w:tcW w:w="1576" w:type="dxa"/>
            <w:gridSpan w:val="2"/>
            <w:tcBorders>
              <w:bottom w:val="single" w:color="8FB6EA" w:sz="5" w:space="0"/>
            </w:tcBorders>
            <w:shd w:val="clear" w:color="auto" w:fill="FFFFFF" w:themeFill="background1"/>
            <w:tcMar/>
          </w:tcPr>
          <w:p w:rsidRPr="00CC0718" w:rsidR="00C71DC8" w:rsidP="00244814" w:rsidRDefault="00C71DC8" w14:paraId="1BEC90CD" w14:textId="77777777">
            <w:pPr>
              <w:rPr>
                <w:color w:val="000000"/>
                <w:spacing w:val="-2"/>
                <w:sz w:val="18"/>
              </w:rPr>
            </w:pPr>
            <w:r w:rsidRPr="00CC0718">
              <w:rPr>
                <w:color w:val="000000"/>
                <w:spacing w:val="-2"/>
                <w:sz w:val="18"/>
              </w:rPr>
              <w:t>2</w:t>
            </w:r>
          </w:p>
        </w:tc>
        <w:tc>
          <w:tcPr>
            <w:tcW w:w="1362" w:type="dxa"/>
            <w:tcBorders>
              <w:bottom w:val="single" w:color="8FB6EA" w:sz="5" w:space="0"/>
            </w:tcBorders>
            <w:shd w:val="clear" w:color="auto" w:fill="FFFFFF" w:themeFill="background1"/>
            <w:tcMar/>
          </w:tcPr>
          <w:p w:rsidRPr="00CC0718" w:rsidR="00C71DC8" w:rsidP="00244814" w:rsidRDefault="00C71DC8" w14:paraId="5D7BD75F" w14:textId="77777777">
            <w:pPr>
              <w:rPr>
                <w:color w:val="000000"/>
                <w:spacing w:val="-2"/>
                <w:sz w:val="18"/>
              </w:rPr>
            </w:pPr>
            <w:r w:rsidRPr="00CC0718">
              <w:rPr>
                <w:color w:val="000000"/>
                <w:spacing w:val="-2"/>
                <w:sz w:val="18"/>
              </w:rPr>
              <w:t>9</w:t>
            </w:r>
          </w:p>
        </w:tc>
        <w:tc>
          <w:tcPr>
            <w:tcW w:w="1690" w:type="dxa"/>
            <w:tcBorders>
              <w:bottom w:val="single" w:color="8FB6EA" w:sz="5" w:space="0"/>
            </w:tcBorders>
            <w:shd w:val="clear" w:color="auto" w:fill="FFFFFF" w:themeFill="background1"/>
            <w:tcMar/>
          </w:tcPr>
          <w:p w:rsidRPr="00CC0718" w:rsidR="00C71DC8" w:rsidP="00244814" w:rsidRDefault="00C71DC8" w14:paraId="73023B9D" w14:textId="77777777">
            <w:pPr>
              <w:rPr>
                <w:color w:val="000000"/>
                <w:spacing w:val="-2"/>
                <w:sz w:val="18"/>
              </w:rPr>
            </w:pPr>
            <w:r w:rsidRPr="00CC0718">
              <w:rPr>
                <w:color w:val="000000"/>
                <w:spacing w:val="-2"/>
                <w:sz w:val="18"/>
              </w:rPr>
              <w:t>2</w:t>
            </w:r>
          </w:p>
        </w:tc>
        <w:tc>
          <w:tcPr>
            <w:tcW w:w="1576" w:type="dxa"/>
            <w:tcBorders>
              <w:bottom w:val="single" w:color="8FB6EA" w:sz="5" w:space="0"/>
            </w:tcBorders>
            <w:shd w:val="clear" w:color="auto" w:fill="FFFFFF" w:themeFill="background1"/>
            <w:tcMar/>
          </w:tcPr>
          <w:p w:rsidRPr="00CC0718" w:rsidR="00C71DC8" w:rsidP="00244814" w:rsidRDefault="00C71DC8" w14:paraId="37B5E9A6" w14:textId="77777777">
            <w:pPr>
              <w:rPr>
                <w:color w:val="000000"/>
                <w:spacing w:val="-2"/>
                <w:sz w:val="18"/>
              </w:rPr>
            </w:pPr>
          </w:p>
        </w:tc>
      </w:tr>
      <w:tr w:rsidRPr="00CC0718" w:rsidR="00C71DC8" w:rsidTr="3A33D0EC" w14:paraId="29937A9F" w14:textId="77777777">
        <w:trPr>
          <w:trHeight w:val="459" w:hRule="exact"/>
        </w:trPr>
        <w:tc>
          <w:tcPr>
            <w:tcW w:w="10717" w:type="dxa"/>
            <w:gridSpan w:val="8"/>
            <w:tcBorders>
              <w:top w:val="single" w:color="8FB6EA" w:sz="5" w:space="0"/>
            </w:tcBorders>
            <w:tcMar/>
          </w:tcPr>
          <w:p w:rsidRPr="00CC0718" w:rsidR="00C71DC8" w:rsidP="00244814" w:rsidRDefault="00C71DC8" w14:paraId="74CE4E01" w14:textId="77777777"/>
        </w:tc>
      </w:tr>
      <w:tr w:rsidRPr="00CC0718" w:rsidR="00C71DC8" w:rsidTr="3A33D0EC" w14:paraId="6FA3866F" w14:textId="77777777">
        <w:trPr>
          <w:trHeight w:val="329" w:hRule="exact"/>
        </w:trPr>
        <w:tc>
          <w:tcPr>
            <w:tcW w:w="10717" w:type="dxa"/>
            <w:gridSpan w:val="8"/>
            <w:shd w:val="clear" w:color="auto" w:fill="FFFFFF" w:themeFill="background1"/>
            <w:tcMar/>
          </w:tcPr>
          <w:p w:rsidRPr="00CC0718" w:rsidR="00C71DC8" w:rsidP="00244814" w:rsidRDefault="00C71DC8" w14:paraId="19D3DBCA" w14:textId="77777777">
            <w:pPr>
              <w:rPr>
                <w:b/>
                <w:color w:val="5C83B4"/>
                <w:spacing w:val="-2"/>
                <w:sz w:val="24"/>
              </w:rPr>
            </w:pPr>
          </w:p>
        </w:tc>
      </w:tr>
      <w:tr w:rsidRPr="00CC0718" w:rsidR="00C71DC8" w:rsidTr="3A33D0EC" w14:paraId="522FAEFD" w14:textId="77777777">
        <w:trPr>
          <w:trHeight w:val="459" w:hRule="exact"/>
        </w:trPr>
        <w:tc>
          <w:tcPr>
            <w:tcW w:w="1805" w:type="dxa"/>
            <w:shd w:val="clear" w:color="auto" w:fill="FFFFFF" w:themeFill="background1"/>
            <w:tcMar/>
          </w:tcPr>
          <w:p w:rsidRPr="00CC0718" w:rsidR="00C71DC8" w:rsidP="00244814" w:rsidRDefault="00C71DC8" w14:paraId="6F69370C" w14:textId="77777777">
            <w:pPr>
              <w:rPr>
                <w:b/>
                <w:color w:val="5C83B4"/>
                <w:spacing w:val="-2"/>
                <w:sz w:val="24"/>
              </w:rPr>
            </w:pPr>
            <w:r w:rsidRPr="00CC0718">
              <w:rPr>
                <w:b/>
                <w:color w:val="5C83B4"/>
                <w:spacing w:val="-2"/>
                <w:sz w:val="24"/>
              </w:rPr>
              <w:t>Nickname:</w:t>
            </w:r>
          </w:p>
        </w:tc>
        <w:tc>
          <w:tcPr>
            <w:tcW w:w="8912" w:type="dxa"/>
            <w:gridSpan w:val="7"/>
            <w:vMerge w:val="restart"/>
            <w:shd w:val="clear" w:color="auto" w:fill="FFFFFF" w:themeFill="background1"/>
            <w:tcMar/>
          </w:tcPr>
          <w:p w:rsidRPr="00CC0718" w:rsidR="00C71DC8" w:rsidP="00244814" w:rsidRDefault="00C71DC8" w14:paraId="3271C8C3" w14:textId="77777777">
            <w:pPr>
              <w:rPr>
                <w:b/>
                <w:color w:val="5C83B4"/>
                <w:spacing w:val="-2"/>
                <w:sz w:val="24"/>
              </w:rPr>
            </w:pPr>
            <w:r w:rsidRPr="00CC0718">
              <w:rPr>
                <w:b/>
                <w:color w:val="5C83B4"/>
                <w:spacing w:val="-2"/>
                <w:sz w:val="24"/>
              </w:rPr>
              <w:t>Codes\\AXIAL CODE\\Q7 b- Examples of marketing activities\SOCIAL MEDIA\Social media marketing</w:t>
            </w:r>
          </w:p>
        </w:tc>
      </w:tr>
      <w:tr w:rsidRPr="00CC0718" w:rsidR="00C71DC8" w:rsidTr="3A33D0EC" w14:paraId="3DDCF15E" w14:textId="77777777">
        <w:trPr>
          <w:trHeight w:val="444" w:hRule="exact"/>
        </w:trPr>
        <w:tc>
          <w:tcPr>
            <w:tcW w:w="1805" w:type="dxa"/>
            <w:shd w:val="clear" w:color="auto" w:fill="FFFFFF" w:themeFill="background1"/>
            <w:tcMar/>
          </w:tcPr>
          <w:p w:rsidRPr="00CC0718" w:rsidR="00C71DC8" w:rsidP="00244814" w:rsidRDefault="00C71DC8" w14:paraId="0A590B10" w14:textId="77777777">
            <w:pPr>
              <w:rPr>
                <w:b/>
                <w:color w:val="5C83B4"/>
                <w:spacing w:val="-2"/>
                <w:sz w:val="24"/>
              </w:rPr>
            </w:pPr>
            <w:r w:rsidRPr="00CC0718">
              <w:rPr>
                <w:b/>
                <w:color w:val="5C83B4"/>
                <w:spacing w:val="-2"/>
                <w:sz w:val="24"/>
              </w:rPr>
              <w:t>Classification:</w:t>
            </w:r>
          </w:p>
        </w:tc>
        <w:tc>
          <w:tcPr>
            <w:tcW w:w="8912" w:type="dxa"/>
            <w:gridSpan w:val="7"/>
            <w:vMerge/>
            <w:tcMar/>
          </w:tcPr>
          <w:p w:rsidRPr="00CC0718" w:rsidR="00C71DC8" w:rsidP="00244814" w:rsidRDefault="00C71DC8" w14:paraId="150A0E8D" w14:textId="77777777"/>
        </w:tc>
      </w:tr>
      <w:tr w:rsidRPr="00CC0718" w:rsidR="00C71DC8" w:rsidTr="3A33D0EC" w14:paraId="1DEA8B25" w14:textId="77777777">
        <w:trPr>
          <w:trHeight w:val="458" w:hRule="exact"/>
        </w:trPr>
        <w:tc>
          <w:tcPr>
            <w:tcW w:w="1805" w:type="dxa"/>
            <w:shd w:val="clear" w:color="auto" w:fill="FFFFFF" w:themeFill="background1"/>
            <w:tcMar/>
          </w:tcPr>
          <w:p w:rsidRPr="00CC0718" w:rsidR="00C71DC8" w:rsidP="00244814" w:rsidRDefault="00C71DC8" w14:paraId="60247B30" w14:textId="77777777">
            <w:pPr>
              <w:rPr>
                <w:b/>
                <w:color w:val="5C83B4"/>
                <w:spacing w:val="-2"/>
                <w:sz w:val="24"/>
              </w:rPr>
            </w:pPr>
            <w:r w:rsidRPr="00CC0718">
              <w:rPr>
                <w:b/>
                <w:color w:val="5C83B4"/>
                <w:spacing w:val="-2"/>
                <w:sz w:val="24"/>
              </w:rPr>
              <w:lastRenderedPageBreak/>
              <w:t>Aggregated:</w:t>
            </w:r>
          </w:p>
        </w:tc>
        <w:tc>
          <w:tcPr>
            <w:tcW w:w="8912" w:type="dxa"/>
            <w:gridSpan w:val="7"/>
            <w:shd w:val="clear" w:color="auto" w:fill="FFFFFF" w:themeFill="background1"/>
            <w:tcMar/>
          </w:tcPr>
          <w:p w:rsidRPr="00CC0718" w:rsidR="00C71DC8" w:rsidP="00244814" w:rsidRDefault="00C71DC8" w14:paraId="7296CAAF" w14:textId="77777777">
            <w:pPr>
              <w:rPr>
                <w:b/>
                <w:color w:val="5C83B4"/>
                <w:spacing w:val="-2"/>
                <w:sz w:val="24"/>
              </w:rPr>
            </w:pPr>
            <w:r w:rsidRPr="00CC0718">
              <w:rPr>
                <w:b/>
                <w:color w:val="5C83B4"/>
                <w:spacing w:val="-2"/>
                <w:sz w:val="24"/>
              </w:rPr>
              <w:t>No</w:t>
            </w:r>
          </w:p>
        </w:tc>
      </w:tr>
      <w:tr w:rsidRPr="00CC0718" w:rsidR="00C71DC8" w:rsidTr="3A33D0EC" w14:paraId="5BF5F52B" w14:textId="77777777">
        <w:trPr>
          <w:trHeight w:val="330" w:hRule="exact"/>
        </w:trPr>
        <w:tc>
          <w:tcPr>
            <w:tcW w:w="3381" w:type="dxa"/>
            <w:gridSpan w:val="2"/>
            <w:tcBorders>
              <w:bottom w:val="single" w:color="8FB6EA" w:sz="5" w:space="0"/>
            </w:tcBorders>
            <w:shd w:val="clear" w:color="auto" w:fill="FFFFFF" w:themeFill="background1"/>
            <w:tcMar/>
          </w:tcPr>
          <w:p w:rsidRPr="00CC0718" w:rsidR="00C71DC8" w:rsidP="00244814" w:rsidRDefault="00C71DC8" w14:paraId="49E8CFC0" w14:textId="77777777">
            <w:pPr>
              <w:rPr>
                <w:color w:val="000000"/>
                <w:spacing w:val="-2"/>
                <w:sz w:val="18"/>
              </w:rPr>
            </w:pPr>
            <w:r w:rsidRPr="00CC0718">
              <w:rPr>
                <w:color w:val="000000"/>
                <w:spacing w:val="-2"/>
                <w:sz w:val="18"/>
              </w:rPr>
              <w:t>Document</w:t>
            </w:r>
          </w:p>
        </w:tc>
        <w:tc>
          <w:tcPr>
            <w:tcW w:w="1132" w:type="dxa"/>
            <w:tcBorders>
              <w:bottom w:val="single" w:color="8FB6EA" w:sz="5" w:space="0"/>
            </w:tcBorders>
            <w:shd w:val="clear" w:color="auto" w:fill="FFFFFF" w:themeFill="background1"/>
            <w:tcMar/>
          </w:tcPr>
          <w:p w:rsidRPr="00CC0718" w:rsidR="00C71DC8" w:rsidP="00244814" w:rsidRDefault="00C71DC8" w14:paraId="0376D344" w14:textId="77777777">
            <w:pPr>
              <w:rPr>
                <w:color w:val="000000"/>
                <w:spacing w:val="-2"/>
                <w:sz w:val="18"/>
              </w:rPr>
            </w:pPr>
            <w:r w:rsidRPr="00CC0718">
              <w:rPr>
                <w:color w:val="000000"/>
                <w:spacing w:val="-2"/>
                <w:sz w:val="18"/>
              </w:rPr>
              <w:t>1</w:t>
            </w:r>
          </w:p>
        </w:tc>
        <w:tc>
          <w:tcPr>
            <w:tcW w:w="1576" w:type="dxa"/>
            <w:gridSpan w:val="2"/>
            <w:tcBorders>
              <w:bottom w:val="single" w:color="8FB6EA" w:sz="5" w:space="0"/>
            </w:tcBorders>
            <w:shd w:val="clear" w:color="auto" w:fill="FFFFFF" w:themeFill="background1"/>
            <w:tcMar/>
          </w:tcPr>
          <w:p w:rsidRPr="00CC0718" w:rsidR="00C71DC8" w:rsidP="00244814" w:rsidRDefault="00C71DC8" w14:paraId="00939B5E" w14:textId="77777777">
            <w:pPr>
              <w:rPr>
                <w:color w:val="000000"/>
                <w:spacing w:val="-2"/>
                <w:sz w:val="18"/>
              </w:rPr>
            </w:pPr>
            <w:r w:rsidRPr="00CC0718">
              <w:rPr>
                <w:color w:val="000000"/>
                <w:spacing w:val="-2"/>
                <w:sz w:val="18"/>
              </w:rPr>
              <w:t>2</w:t>
            </w:r>
          </w:p>
        </w:tc>
        <w:tc>
          <w:tcPr>
            <w:tcW w:w="1362" w:type="dxa"/>
            <w:tcBorders>
              <w:bottom w:val="single" w:color="8FB6EA" w:sz="5" w:space="0"/>
            </w:tcBorders>
            <w:shd w:val="clear" w:color="auto" w:fill="FFFFFF" w:themeFill="background1"/>
            <w:tcMar/>
          </w:tcPr>
          <w:p w:rsidRPr="00CC0718" w:rsidR="00C71DC8" w:rsidP="00244814" w:rsidRDefault="00C71DC8" w14:paraId="39BC1973" w14:textId="77777777">
            <w:pPr>
              <w:rPr>
                <w:color w:val="000000"/>
                <w:spacing w:val="-2"/>
                <w:sz w:val="18"/>
              </w:rPr>
            </w:pPr>
            <w:r w:rsidRPr="00CC0718">
              <w:rPr>
                <w:color w:val="000000"/>
                <w:spacing w:val="-2"/>
                <w:sz w:val="18"/>
              </w:rPr>
              <w:t>13</w:t>
            </w:r>
          </w:p>
        </w:tc>
        <w:tc>
          <w:tcPr>
            <w:tcW w:w="1690" w:type="dxa"/>
            <w:tcBorders>
              <w:bottom w:val="single" w:color="8FB6EA" w:sz="5" w:space="0"/>
            </w:tcBorders>
            <w:shd w:val="clear" w:color="auto" w:fill="FFFFFF" w:themeFill="background1"/>
            <w:tcMar/>
          </w:tcPr>
          <w:p w:rsidRPr="00CC0718" w:rsidR="00C71DC8" w:rsidP="00244814" w:rsidRDefault="00C71DC8" w14:paraId="00292261" w14:textId="77777777">
            <w:pPr>
              <w:rPr>
                <w:color w:val="000000"/>
                <w:spacing w:val="-2"/>
                <w:sz w:val="18"/>
              </w:rPr>
            </w:pPr>
            <w:r w:rsidRPr="00CC0718">
              <w:rPr>
                <w:color w:val="000000"/>
                <w:spacing w:val="-2"/>
                <w:sz w:val="18"/>
              </w:rPr>
              <w:t>2</w:t>
            </w:r>
          </w:p>
        </w:tc>
        <w:tc>
          <w:tcPr>
            <w:tcW w:w="1576" w:type="dxa"/>
            <w:tcBorders>
              <w:bottom w:val="single" w:color="8FB6EA" w:sz="5" w:space="0"/>
            </w:tcBorders>
            <w:shd w:val="clear" w:color="auto" w:fill="FFFFFF" w:themeFill="background1"/>
            <w:tcMar/>
          </w:tcPr>
          <w:p w:rsidRPr="00CC0718" w:rsidR="00C71DC8" w:rsidP="00244814" w:rsidRDefault="00C71DC8" w14:paraId="45189AC3" w14:textId="77777777">
            <w:pPr>
              <w:rPr>
                <w:color w:val="000000"/>
                <w:spacing w:val="-2"/>
                <w:sz w:val="18"/>
              </w:rPr>
            </w:pPr>
          </w:p>
        </w:tc>
      </w:tr>
      <w:tr w:rsidRPr="00CC0718" w:rsidR="00C71DC8" w:rsidTr="3A33D0EC" w14:paraId="667CF74B" w14:textId="77777777">
        <w:trPr>
          <w:trHeight w:val="458" w:hRule="exact"/>
        </w:trPr>
        <w:tc>
          <w:tcPr>
            <w:tcW w:w="10717" w:type="dxa"/>
            <w:gridSpan w:val="8"/>
            <w:tcBorders>
              <w:top w:val="single" w:color="8FB6EA" w:sz="5" w:space="0"/>
            </w:tcBorders>
            <w:tcMar/>
          </w:tcPr>
          <w:p w:rsidRPr="00CC0718" w:rsidR="00C71DC8" w:rsidP="00244814" w:rsidRDefault="00C71DC8" w14:paraId="05CB620B" w14:textId="77777777"/>
        </w:tc>
      </w:tr>
      <w:tr w:rsidRPr="00CC0718" w:rsidR="00C71DC8" w:rsidTr="3A33D0EC" w14:paraId="09FE244E" w14:textId="77777777">
        <w:trPr>
          <w:trHeight w:val="330" w:hRule="exact"/>
        </w:trPr>
        <w:tc>
          <w:tcPr>
            <w:tcW w:w="10717" w:type="dxa"/>
            <w:gridSpan w:val="8"/>
            <w:shd w:val="clear" w:color="auto" w:fill="FFFFFF" w:themeFill="background1"/>
            <w:tcMar/>
          </w:tcPr>
          <w:p w:rsidRPr="00CC0718" w:rsidR="00C71DC8" w:rsidP="00244814" w:rsidRDefault="00C71DC8" w14:paraId="6327D408" w14:textId="77777777">
            <w:pPr>
              <w:rPr>
                <w:b/>
                <w:color w:val="5C83B4"/>
                <w:spacing w:val="-2"/>
                <w:sz w:val="24"/>
              </w:rPr>
            </w:pPr>
          </w:p>
        </w:tc>
      </w:tr>
      <w:tr w:rsidRPr="00CC0718" w:rsidR="00C71DC8" w:rsidTr="3A33D0EC" w14:paraId="23738C41" w14:textId="77777777">
        <w:trPr>
          <w:trHeight w:val="458" w:hRule="exact"/>
        </w:trPr>
        <w:tc>
          <w:tcPr>
            <w:tcW w:w="1805" w:type="dxa"/>
            <w:shd w:val="clear" w:color="auto" w:fill="FFFFFF" w:themeFill="background1"/>
            <w:tcMar/>
          </w:tcPr>
          <w:p w:rsidRPr="00CC0718" w:rsidR="00C71DC8" w:rsidP="00244814" w:rsidRDefault="00C71DC8" w14:paraId="75C37F4D" w14:textId="77777777">
            <w:pPr>
              <w:rPr>
                <w:b/>
                <w:color w:val="5C83B4"/>
                <w:spacing w:val="-2"/>
                <w:sz w:val="24"/>
              </w:rPr>
            </w:pPr>
            <w:r w:rsidRPr="00CC0718">
              <w:rPr>
                <w:b/>
                <w:color w:val="5C83B4"/>
                <w:spacing w:val="-2"/>
                <w:sz w:val="24"/>
              </w:rPr>
              <w:t>Nickname:</w:t>
            </w:r>
          </w:p>
        </w:tc>
        <w:tc>
          <w:tcPr>
            <w:tcW w:w="8912" w:type="dxa"/>
            <w:gridSpan w:val="7"/>
            <w:vMerge w:val="restart"/>
            <w:shd w:val="clear" w:color="auto" w:fill="FFFFFF" w:themeFill="background1"/>
            <w:tcMar/>
          </w:tcPr>
          <w:p w:rsidRPr="00CC0718" w:rsidR="00C71DC8" w:rsidP="00244814" w:rsidRDefault="00C71DC8" w14:paraId="67F7AB4D" w14:textId="77777777">
            <w:pPr>
              <w:rPr>
                <w:b/>
                <w:color w:val="5C83B4"/>
                <w:spacing w:val="-2"/>
                <w:sz w:val="24"/>
              </w:rPr>
            </w:pPr>
            <w:r w:rsidRPr="00CC0718">
              <w:rPr>
                <w:b/>
                <w:color w:val="5C83B4"/>
                <w:spacing w:val="-2"/>
                <w:sz w:val="24"/>
              </w:rPr>
              <w:t>Codes\\AXIAL CODE\\Q7 b- Examples of marketing activities\SOCIAL MEDIA\Social Media Promotions</w:t>
            </w:r>
          </w:p>
        </w:tc>
      </w:tr>
      <w:tr w:rsidRPr="00CC0718" w:rsidR="00C71DC8" w:rsidTr="3A33D0EC" w14:paraId="76A0C335" w14:textId="77777777">
        <w:trPr>
          <w:trHeight w:val="445" w:hRule="exact"/>
        </w:trPr>
        <w:tc>
          <w:tcPr>
            <w:tcW w:w="1805" w:type="dxa"/>
            <w:shd w:val="clear" w:color="auto" w:fill="FFFFFF" w:themeFill="background1"/>
            <w:tcMar/>
          </w:tcPr>
          <w:p w:rsidRPr="00CC0718" w:rsidR="00C71DC8" w:rsidP="00244814" w:rsidRDefault="00C71DC8" w14:paraId="22D866F1" w14:textId="77777777">
            <w:pPr>
              <w:rPr>
                <w:b/>
                <w:color w:val="5C83B4"/>
                <w:spacing w:val="-2"/>
                <w:sz w:val="24"/>
              </w:rPr>
            </w:pPr>
            <w:r w:rsidRPr="00CC0718">
              <w:rPr>
                <w:b/>
                <w:color w:val="5C83B4"/>
                <w:spacing w:val="-2"/>
                <w:sz w:val="24"/>
              </w:rPr>
              <w:t>Classification:</w:t>
            </w:r>
          </w:p>
        </w:tc>
        <w:tc>
          <w:tcPr>
            <w:tcW w:w="8912" w:type="dxa"/>
            <w:gridSpan w:val="7"/>
            <w:vMerge/>
            <w:tcMar/>
          </w:tcPr>
          <w:p w:rsidRPr="00CC0718" w:rsidR="00C71DC8" w:rsidP="00244814" w:rsidRDefault="00C71DC8" w14:paraId="62F1F068" w14:textId="77777777"/>
        </w:tc>
      </w:tr>
      <w:tr w:rsidRPr="00CC0718" w:rsidR="00C71DC8" w:rsidTr="3A33D0EC" w14:paraId="46AD41E4" w14:textId="77777777">
        <w:trPr>
          <w:trHeight w:val="458" w:hRule="exact"/>
        </w:trPr>
        <w:tc>
          <w:tcPr>
            <w:tcW w:w="1805" w:type="dxa"/>
            <w:shd w:val="clear" w:color="auto" w:fill="FFFFFF" w:themeFill="background1"/>
            <w:tcMar/>
          </w:tcPr>
          <w:p w:rsidRPr="00CC0718" w:rsidR="00C71DC8" w:rsidP="00244814" w:rsidRDefault="00C71DC8" w14:paraId="106DCB02" w14:textId="77777777">
            <w:pPr>
              <w:rPr>
                <w:b/>
                <w:color w:val="5C83B4"/>
                <w:spacing w:val="-2"/>
                <w:sz w:val="24"/>
              </w:rPr>
            </w:pPr>
            <w:r w:rsidRPr="00CC0718">
              <w:rPr>
                <w:b/>
                <w:color w:val="5C83B4"/>
                <w:spacing w:val="-2"/>
                <w:sz w:val="24"/>
              </w:rPr>
              <w:t>Aggregated:</w:t>
            </w:r>
          </w:p>
        </w:tc>
        <w:tc>
          <w:tcPr>
            <w:tcW w:w="8912" w:type="dxa"/>
            <w:gridSpan w:val="7"/>
            <w:shd w:val="clear" w:color="auto" w:fill="FFFFFF" w:themeFill="background1"/>
            <w:tcMar/>
          </w:tcPr>
          <w:p w:rsidRPr="00CC0718" w:rsidR="00C71DC8" w:rsidP="00244814" w:rsidRDefault="00C71DC8" w14:paraId="5F11BDDA" w14:textId="77777777">
            <w:pPr>
              <w:rPr>
                <w:b/>
                <w:color w:val="5C83B4"/>
                <w:spacing w:val="-2"/>
                <w:sz w:val="24"/>
              </w:rPr>
            </w:pPr>
            <w:r w:rsidRPr="00CC0718">
              <w:rPr>
                <w:b/>
                <w:color w:val="5C83B4"/>
                <w:spacing w:val="-2"/>
                <w:sz w:val="24"/>
              </w:rPr>
              <w:t>Yes</w:t>
            </w:r>
          </w:p>
        </w:tc>
      </w:tr>
      <w:tr w:rsidRPr="00CC0718" w:rsidR="00C71DC8" w:rsidTr="3A33D0EC" w14:paraId="40169BB6" w14:textId="77777777">
        <w:trPr>
          <w:trHeight w:val="344" w:hRule="exact"/>
        </w:trPr>
        <w:tc>
          <w:tcPr>
            <w:tcW w:w="3381" w:type="dxa"/>
            <w:gridSpan w:val="2"/>
            <w:tcBorders>
              <w:bottom w:val="single" w:color="8FB6EA" w:sz="5" w:space="0"/>
            </w:tcBorders>
            <w:shd w:val="clear" w:color="auto" w:fill="FFFFFF" w:themeFill="background1"/>
            <w:tcMar/>
          </w:tcPr>
          <w:p w:rsidRPr="00CC0718" w:rsidR="00C71DC8" w:rsidP="00244814" w:rsidRDefault="00C71DC8" w14:paraId="7FC59EAB" w14:textId="77777777">
            <w:pPr>
              <w:rPr>
                <w:color w:val="000000"/>
                <w:spacing w:val="-2"/>
                <w:sz w:val="18"/>
              </w:rPr>
            </w:pPr>
            <w:r w:rsidRPr="00CC0718">
              <w:rPr>
                <w:color w:val="000000"/>
                <w:spacing w:val="-2"/>
                <w:sz w:val="18"/>
              </w:rPr>
              <w:t>Document</w:t>
            </w:r>
          </w:p>
        </w:tc>
        <w:tc>
          <w:tcPr>
            <w:tcW w:w="1132" w:type="dxa"/>
            <w:tcBorders>
              <w:bottom w:val="single" w:color="8FB6EA" w:sz="5" w:space="0"/>
            </w:tcBorders>
            <w:shd w:val="clear" w:color="auto" w:fill="FFFFFF" w:themeFill="background1"/>
            <w:tcMar/>
          </w:tcPr>
          <w:p w:rsidRPr="00CC0718" w:rsidR="00C71DC8" w:rsidP="00244814" w:rsidRDefault="00C71DC8" w14:paraId="5B64F3F7" w14:textId="77777777">
            <w:pPr>
              <w:rPr>
                <w:color w:val="000000"/>
                <w:spacing w:val="-2"/>
                <w:sz w:val="18"/>
              </w:rPr>
            </w:pPr>
            <w:r w:rsidRPr="00CC0718">
              <w:rPr>
                <w:color w:val="000000"/>
                <w:spacing w:val="-2"/>
                <w:sz w:val="18"/>
              </w:rPr>
              <w:t>1</w:t>
            </w:r>
          </w:p>
        </w:tc>
        <w:tc>
          <w:tcPr>
            <w:tcW w:w="1576" w:type="dxa"/>
            <w:gridSpan w:val="2"/>
            <w:tcBorders>
              <w:bottom w:val="single" w:color="8FB6EA" w:sz="5" w:space="0"/>
            </w:tcBorders>
            <w:shd w:val="clear" w:color="auto" w:fill="FFFFFF" w:themeFill="background1"/>
            <w:tcMar/>
          </w:tcPr>
          <w:p w:rsidRPr="00CC0718" w:rsidR="00C71DC8" w:rsidP="00244814" w:rsidRDefault="00C71DC8" w14:paraId="4AF02F82" w14:textId="77777777">
            <w:pPr>
              <w:rPr>
                <w:color w:val="000000"/>
                <w:spacing w:val="-2"/>
                <w:sz w:val="18"/>
              </w:rPr>
            </w:pPr>
            <w:r w:rsidRPr="00CC0718">
              <w:rPr>
                <w:color w:val="000000"/>
                <w:spacing w:val="-2"/>
                <w:sz w:val="18"/>
              </w:rPr>
              <w:t>1</w:t>
            </w:r>
          </w:p>
        </w:tc>
        <w:tc>
          <w:tcPr>
            <w:tcW w:w="1362" w:type="dxa"/>
            <w:tcBorders>
              <w:bottom w:val="single" w:color="8FB6EA" w:sz="5" w:space="0"/>
            </w:tcBorders>
            <w:shd w:val="clear" w:color="auto" w:fill="FFFFFF" w:themeFill="background1"/>
            <w:tcMar/>
          </w:tcPr>
          <w:p w:rsidRPr="00CC0718" w:rsidR="00C71DC8" w:rsidP="00244814" w:rsidRDefault="00C71DC8" w14:paraId="7B5B73D3" w14:textId="77777777">
            <w:pPr>
              <w:rPr>
                <w:color w:val="000000"/>
                <w:spacing w:val="-2"/>
                <w:sz w:val="18"/>
              </w:rPr>
            </w:pPr>
            <w:r w:rsidRPr="00CC0718">
              <w:rPr>
                <w:color w:val="000000"/>
                <w:spacing w:val="-2"/>
                <w:sz w:val="18"/>
              </w:rPr>
              <w:t>50</w:t>
            </w:r>
          </w:p>
        </w:tc>
        <w:tc>
          <w:tcPr>
            <w:tcW w:w="1690" w:type="dxa"/>
            <w:tcBorders>
              <w:bottom w:val="single" w:color="8FB6EA" w:sz="5" w:space="0"/>
            </w:tcBorders>
            <w:shd w:val="clear" w:color="auto" w:fill="FFFFFF" w:themeFill="background1"/>
            <w:tcMar/>
          </w:tcPr>
          <w:p w:rsidRPr="00CC0718" w:rsidR="00C71DC8" w:rsidP="00244814" w:rsidRDefault="00C71DC8" w14:paraId="7E77718A" w14:textId="77777777">
            <w:pPr>
              <w:rPr>
                <w:color w:val="000000"/>
                <w:spacing w:val="-2"/>
                <w:sz w:val="18"/>
              </w:rPr>
            </w:pPr>
            <w:r w:rsidRPr="00CC0718">
              <w:rPr>
                <w:color w:val="000000"/>
                <w:spacing w:val="-2"/>
                <w:sz w:val="18"/>
              </w:rPr>
              <w:t>1</w:t>
            </w:r>
          </w:p>
        </w:tc>
        <w:tc>
          <w:tcPr>
            <w:tcW w:w="1576" w:type="dxa"/>
            <w:tcBorders>
              <w:bottom w:val="single" w:color="8FB6EA" w:sz="5" w:space="0"/>
            </w:tcBorders>
            <w:shd w:val="clear" w:color="auto" w:fill="FFFFFF" w:themeFill="background1"/>
            <w:tcMar/>
          </w:tcPr>
          <w:p w:rsidRPr="00CC0718" w:rsidR="00C71DC8" w:rsidP="00244814" w:rsidRDefault="00C71DC8" w14:paraId="474BC021" w14:textId="77777777">
            <w:pPr>
              <w:rPr>
                <w:color w:val="000000"/>
                <w:spacing w:val="-2"/>
                <w:sz w:val="18"/>
              </w:rPr>
            </w:pPr>
          </w:p>
        </w:tc>
      </w:tr>
      <w:tr w:rsidRPr="00CC0718" w:rsidR="00C71DC8" w:rsidTr="3A33D0EC" w14:paraId="163F8B27" w14:textId="77777777">
        <w:trPr>
          <w:trHeight w:val="444" w:hRule="exact"/>
        </w:trPr>
        <w:tc>
          <w:tcPr>
            <w:tcW w:w="10717" w:type="dxa"/>
            <w:gridSpan w:val="8"/>
            <w:tcBorders>
              <w:top w:val="single" w:color="8FB6EA" w:sz="5" w:space="0"/>
            </w:tcBorders>
            <w:tcMar/>
          </w:tcPr>
          <w:p w:rsidRPr="00CC0718" w:rsidR="00C71DC8" w:rsidP="00244814" w:rsidRDefault="00C71DC8" w14:paraId="3E607A45" w14:textId="77777777"/>
        </w:tc>
      </w:tr>
      <w:tr w:rsidRPr="00CC0718" w:rsidR="00C71DC8" w:rsidTr="3A33D0EC" w14:paraId="46B11D01" w14:textId="77777777">
        <w:trPr>
          <w:trHeight w:val="602" w:hRule="exact"/>
        </w:trPr>
        <w:tc>
          <w:tcPr>
            <w:tcW w:w="10717" w:type="dxa"/>
            <w:gridSpan w:val="8"/>
            <w:shd w:val="clear" w:color="auto" w:fill="FFFFFF" w:themeFill="background1"/>
            <w:tcMar/>
          </w:tcPr>
          <w:p w:rsidRPr="00CC0718" w:rsidR="00C71DC8" w:rsidP="00244814" w:rsidRDefault="00C71DC8" w14:paraId="1ECA01BB" w14:textId="77777777">
            <w:pPr>
              <w:rPr>
                <w:b/>
                <w:color w:val="5C83B4"/>
                <w:spacing w:val="-2"/>
                <w:sz w:val="24"/>
              </w:rPr>
            </w:pPr>
          </w:p>
        </w:tc>
      </w:tr>
      <w:tr w:rsidRPr="00CC0718" w:rsidR="00C71DC8" w:rsidTr="3A33D0EC" w14:paraId="17EB457F" w14:textId="77777777">
        <w:trPr>
          <w:trHeight w:val="458" w:hRule="exact"/>
        </w:trPr>
        <w:tc>
          <w:tcPr>
            <w:tcW w:w="1805" w:type="dxa"/>
            <w:shd w:val="clear" w:color="auto" w:fill="FFFFFF" w:themeFill="background1"/>
            <w:tcMar/>
          </w:tcPr>
          <w:p w:rsidRPr="00CC0718" w:rsidR="00C71DC8" w:rsidP="00244814" w:rsidRDefault="00C71DC8" w14:paraId="13B28070" w14:textId="77777777">
            <w:pPr>
              <w:rPr>
                <w:b/>
                <w:color w:val="5C83B4"/>
                <w:spacing w:val="-2"/>
                <w:sz w:val="24"/>
              </w:rPr>
            </w:pPr>
            <w:r w:rsidRPr="00CC0718">
              <w:rPr>
                <w:b/>
                <w:color w:val="5C83B4"/>
                <w:spacing w:val="-2"/>
                <w:sz w:val="24"/>
              </w:rPr>
              <w:t>Nickname:</w:t>
            </w:r>
          </w:p>
        </w:tc>
        <w:tc>
          <w:tcPr>
            <w:tcW w:w="8912" w:type="dxa"/>
            <w:gridSpan w:val="7"/>
            <w:vMerge w:val="restart"/>
            <w:shd w:val="clear" w:color="auto" w:fill="FFFFFF" w:themeFill="background1"/>
            <w:tcMar/>
          </w:tcPr>
          <w:p w:rsidRPr="00CC0718" w:rsidR="00C71DC8" w:rsidP="00244814" w:rsidRDefault="00C71DC8" w14:paraId="41F610B2" w14:textId="77777777">
            <w:pPr>
              <w:rPr>
                <w:b/>
                <w:color w:val="5C83B4"/>
                <w:spacing w:val="-2"/>
                <w:sz w:val="24"/>
              </w:rPr>
            </w:pPr>
            <w:r w:rsidRPr="00CC0718">
              <w:rPr>
                <w:b/>
                <w:color w:val="5C83B4"/>
                <w:spacing w:val="-2"/>
                <w:sz w:val="24"/>
              </w:rPr>
              <w:t>Codes\\AXIAL CODE\\Q7 b- Examples of marketing activities\STRATEGIC MATERIAL PROMOTION AND OFFERINGS</w:t>
            </w:r>
          </w:p>
        </w:tc>
      </w:tr>
      <w:tr w:rsidRPr="00CC0718" w:rsidR="00C71DC8" w:rsidTr="3A33D0EC" w14:paraId="15029618" w14:textId="77777777">
        <w:trPr>
          <w:trHeight w:val="445" w:hRule="exact"/>
        </w:trPr>
        <w:tc>
          <w:tcPr>
            <w:tcW w:w="1805" w:type="dxa"/>
            <w:shd w:val="clear" w:color="auto" w:fill="FFFFFF" w:themeFill="background1"/>
            <w:tcMar/>
          </w:tcPr>
          <w:p w:rsidRPr="00CC0718" w:rsidR="00C71DC8" w:rsidP="00244814" w:rsidRDefault="00C71DC8" w14:paraId="37D5E1E5" w14:textId="77777777">
            <w:pPr>
              <w:rPr>
                <w:b/>
                <w:color w:val="5C83B4"/>
                <w:spacing w:val="-2"/>
                <w:sz w:val="24"/>
              </w:rPr>
            </w:pPr>
            <w:r w:rsidRPr="00CC0718">
              <w:rPr>
                <w:b/>
                <w:color w:val="5C83B4"/>
                <w:spacing w:val="-2"/>
                <w:sz w:val="24"/>
              </w:rPr>
              <w:t>Classification:</w:t>
            </w:r>
          </w:p>
        </w:tc>
        <w:tc>
          <w:tcPr>
            <w:tcW w:w="8912" w:type="dxa"/>
            <w:gridSpan w:val="7"/>
            <w:vMerge/>
            <w:tcMar/>
          </w:tcPr>
          <w:p w:rsidRPr="00CC0718" w:rsidR="00C71DC8" w:rsidP="00244814" w:rsidRDefault="00C71DC8" w14:paraId="2347CFFB" w14:textId="77777777"/>
        </w:tc>
      </w:tr>
      <w:tr w:rsidRPr="00CC0718" w:rsidR="00C71DC8" w:rsidTr="3A33D0EC" w14:paraId="51B5E7C8" w14:textId="77777777">
        <w:trPr>
          <w:trHeight w:val="458" w:hRule="exact"/>
        </w:trPr>
        <w:tc>
          <w:tcPr>
            <w:tcW w:w="1805" w:type="dxa"/>
            <w:shd w:val="clear" w:color="auto" w:fill="FFFFFF" w:themeFill="background1"/>
            <w:tcMar/>
          </w:tcPr>
          <w:p w:rsidRPr="00CC0718" w:rsidR="00C71DC8" w:rsidP="00244814" w:rsidRDefault="00C71DC8" w14:paraId="1F44DC41" w14:textId="77777777">
            <w:pPr>
              <w:rPr>
                <w:b/>
                <w:color w:val="5C83B4"/>
                <w:spacing w:val="-2"/>
                <w:sz w:val="24"/>
              </w:rPr>
            </w:pPr>
            <w:r w:rsidRPr="00CC0718">
              <w:rPr>
                <w:b/>
                <w:color w:val="5C83B4"/>
                <w:spacing w:val="-2"/>
                <w:sz w:val="24"/>
              </w:rPr>
              <w:t>Aggregated:</w:t>
            </w:r>
          </w:p>
        </w:tc>
        <w:tc>
          <w:tcPr>
            <w:tcW w:w="8912" w:type="dxa"/>
            <w:gridSpan w:val="7"/>
            <w:shd w:val="clear" w:color="auto" w:fill="FFFFFF" w:themeFill="background1"/>
            <w:tcMar/>
          </w:tcPr>
          <w:p w:rsidRPr="00CC0718" w:rsidR="00C71DC8" w:rsidP="00244814" w:rsidRDefault="00C71DC8" w14:paraId="2FC272AB" w14:textId="77777777">
            <w:pPr>
              <w:rPr>
                <w:b/>
                <w:color w:val="5C83B4"/>
                <w:spacing w:val="-2"/>
                <w:sz w:val="24"/>
              </w:rPr>
            </w:pPr>
            <w:r w:rsidRPr="00CC0718">
              <w:rPr>
                <w:b/>
                <w:color w:val="5C83B4"/>
                <w:spacing w:val="-2"/>
                <w:sz w:val="24"/>
              </w:rPr>
              <w:t>Yes</w:t>
            </w:r>
          </w:p>
        </w:tc>
      </w:tr>
      <w:tr w:rsidRPr="00CC0718" w:rsidR="00C71DC8" w:rsidTr="3A33D0EC" w14:paraId="04543DAB" w14:textId="77777777">
        <w:trPr>
          <w:trHeight w:val="330" w:hRule="exact"/>
        </w:trPr>
        <w:tc>
          <w:tcPr>
            <w:tcW w:w="3381" w:type="dxa"/>
            <w:gridSpan w:val="2"/>
            <w:tcBorders>
              <w:bottom w:val="single" w:color="8FB6EA" w:sz="5" w:space="0"/>
            </w:tcBorders>
            <w:shd w:val="clear" w:color="auto" w:fill="FFFFFF" w:themeFill="background1"/>
            <w:tcMar/>
          </w:tcPr>
          <w:p w:rsidRPr="00CC0718" w:rsidR="00C71DC8" w:rsidP="00244814" w:rsidRDefault="00C71DC8" w14:paraId="4A89BF71" w14:textId="77777777">
            <w:pPr>
              <w:rPr>
                <w:color w:val="000000"/>
                <w:spacing w:val="-2"/>
                <w:sz w:val="18"/>
              </w:rPr>
            </w:pPr>
            <w:r w:rsidRPr="00CC0718">
              <w:rPr>
                <w:color w:val="000000"/>
                <w:spacing w:val="-2"/>
                <w:sz w:val="18"/>
              </w:rPr>
              <w:t>Document</w:t>
            </w:r>
          </w:p>
        </w:tc>
        <w:tc>
          <w:tcPr>
            <w:tcW w:w="1132" w:type="dxa"/>
            <w:tcBorders>
              <w:bottom w:val="single" w:color="8FB6EA" w:sz="5" w:space="0"/>
            </w:tcBorders>
            <w:shd w:val="clear" w:color="auto" w:fill="FFFFFF" w:themeFill="background1"/>
            <w:tcMar/>
          </w:tcPr>
          <w:p w:rsidRPr="00CC0718" w:rsidR="00C71DC8" w:rsidP="00244814" w:rsidRDefault="00C71DC8" w14:paraId="21823F73" w14:textId="77777777">
            <w:pPr>
              <w:rPr>
                <w:color w:val="000000"/>
                <w:spacing w:val="-2"/>
                <w:sz w:val="18"/>
              </w:rPr>
            </w:pPr>
            <w:r w:rsidRPr="00CC0718">
              <w:rPr>
                <w:color w:val="000000"/>
                <w:spacing w:val="-2"/>
                <w:sz w:val="18"/>
              </w:rPr>
              <w:t>2</w:t>
            </w:r>
          </w:p>
        </w:tc>
        <w:tc>
          <w:tcPr>
            <w:tcW w:w="1576" w:type="dxa"/>
            <w:gridSpan w:val="2"/>
            <w:tcBorders>
              <w:bottom w:val="single" w:color="8FB6EA" w:sz="5" w:space="0"/>
            </w:tcBorders>
            <w:shd w:val="clear" w:color="auto" w:fill="FFFFFF" w:themeFill="background1"/>
            <w:tcMar/>
          </w:tcPr>
          <w:p w:rsidRPr="00CC0718" w:rsidR="00C71DC8" w:rsidP="00244814" w:rsidRDefault="00C71DC8" w14:paraId="1CC8D9C0" w14:textId="77777777">
            <w:pPr>
              <w:rPr>
                <w:color w:val="000000"/>
                <w:spacing w:val="-2"/>
                <w:sz w:val="18"/>
              </w:rPr>
            </w:pPr>
            <w:r w:rsidRPr="00CC0718">
              <w:rPr>
                <w:color w:val="000000"/>
                <w:spacing w:val="-2"/>
                <w:sz w:val="18"/>
              </w:rPr>
              <w:t>4</w:t>
            </w:r>
          </w:p>
        </w:tc>
        <w:tc>
          <w:tcPr>
            <w:tcW w:w="1362" w:type="dxa"/>
            <w:tcBorders>
              <w:bottom w:val="single" w:color="8FB6EA" w:sz="5" w:space="0"/>
            </w:tcBorders>
            <w:shd w:val="clear" w:color="auto" w:fill="FFFFFF" w:themeFill="background1"/>
            <w:tcMar/>
          </w:tcPr>
          <w:p w:rsidRPr="00CC0718" w:rsidR="00C71DC8" w:rsidP="00244814" w:rsidRDefault="00C71DC8" w14:paraId="60564C5A" w14:textId="77777777">
            <w:pPr>
              <w:rPr>
                <w:color w:val="000000"/>
                <w:spacing w:val="-2"/>
                <w:sz w:val="18"/>
              </w:rPr>
            </w:pPr>
            <w:r w:rsidRPr="00CC0718">
              <w:rPr>
                <w:color w:val="000000"/>
                <w:spacing w:val="-2"/>
                <w:sz w:val="18"/>
              </w:rPr>
              <w:t>12</w:t>
            </w:r>
          </w:p>
        </w:tc>
        <w:tc>
          <w:tcPr>
            <w:tcW w:w="1690" w:type="dxa"/>
            <w:tcBorders>
              <w:bottom w:val="single" w:color="8FB6EA" w:sz="5" w:space="0"/>
            </w:tcBorders>
            <w:shd w:val="clear" w:color="auto" w:fill="FFFFFF" w:themeFill="background1"/>
            <w:tcMar/>
          </w:tcPr>
          <w:p w:rsidRPr="00CC0718" w:rsidR="00C71DC8" w:rsidP="00244814" w:rsidRDefault="00C71DC8" w14:paraId="69BBFBF9" w14:textId="77777777">
            <w:pPr>
              <w:rPr>
                <w:color w:val="000000"/>
                <w:spacing w:val="-2"/>
                <w:sz w:val="18"/>
              </w:rPr>
            </w:pPr>
            <w:r w:rsidRPr="00CC0718">
              <w:rPr>
                <w:color w:val="000000"/>
                <w:spacing w:val="-2"/>
                <w:sz w:val="18"/>
              </w:rPr>
              <w:t>4</w:t>
            </w:r>
          </w:p>
        </w:tc>
        <w:tc>
          <w:tcPr>
            <w:tcW w:w="1576" w:type="dxa"/>
            <w:tcBorders>
              <w:bottom w:val="single" w:color="8FB6EA" w:sz="5" w:space="0"/>
            </w:tcBorders>
            <w:shd w:val="clear" w:color="auto" w:fill="FFFFFF" w:themeFill="background1"/>
            <w:tcMar/>
          </w:tcPr>
          <w:p w:rsidRPr="00CC0718" w:rsidR="00C71DC8" w:rsidP="00244814" w:rsidRDefault="00C71DC8" w14:paraId="6BBE7325" w14:textId="77777777">
            <w:pPr>
              <w:rPr>
                <w:color w:val="000000"/>
                <w:spacing w:val="-2"/>
                <w:sz w:val="18"/>
              </w:rPr>
            </w:pPr>
          </w:p>
        </w:tc>
      </w:tr>
      <w:tr w:rsidRPr="00CC0718" w:rsidR="00C71DC8" w:rsidTr="3A33D0EC" w14:paraId="42274FE9" w14:textId="77777777">
        <w:trPr>
          <w:trHeight w:val="458" w:hRule="exact"/>
        </w:trPr>
        <w:tc>
          <w:tcPr>
            <w:tcW w:w="10717" w:type="dxa"/>
            <w:gridSpan w:val="8"/>
            <w:tcBorders>
              <w:top w:val="single" w:color="8FB6EA" w:sz="5" w:space="0"/>
            </w:tcBorders>
            <w:tcMar/>
          </w:tcPr>
          <w:p w:rsidRPr="00CC0718" w:rsidR="00C71DC8" w:rsidP="00244814" w:rsidRDefault="00C71DC8" w14:paraId="2ECE79E7" w14:textId="77777777"/>
        </w:tc>
      </w:tr>
      <w:tr w:rsidRPr="00CC0718" w:rsidR="00C71DC8" w:rsidTr="3A33D0EC" w14:paraId="78ECEB49" w14:textId="77777777">
        <w:trPr>
          <w:trHeight w:val="602" w:hRule="exact"/>
        </w:trPr>
        <w:tc>
          <w:tcPr>
            <w:tcW w:w="10717" w:type="dxa"/>
            <w:gridSpan w:val="8"/>
            <w:shd w:val="clear" w:color="auto" w:fill="FFFFFF" w:themeFill="background1"/>
            <w:tcMar/>
          </w:tcPr>
          <w:p w:rsidRPr="00CC0718" w:rsidR="00C71DC8" w:rsidP="00244814" w:rsidRDefault="00C71DC8" w14:paraId="793171F0" w14:textId="77777777">
            <w:pPr>
              <w:rPr>
                <w:b/>
                <w:color w:val="5C83B4"/>
                <w:spacing w:val="-2"/>
                <w:sz w:val="24"/>
              </w:rPr>
            </w:pPr>
          </w:p>
        </w:tc>
      </w:tr>
      <w:tr w:rsidRPr="00CC0718" w:rsidR="00C71DC8" w:rsidTr="3A33D0EC" w14:paraId="5BCE5D7F" w14:textId="77777777">
        <w:trPr>
          <w:trHeight w:val="444" w:hRule="exact"/>
        </w:trPr>
        <w:tc>
          <w:tcPr>
            <w:tcW w:w="1805" w:type="dxa"/>
            <w:shd w:val="clear" w:color="auto" w:fill="FFFFFF" w:themeFill="background1"/>
            <w:tcMar/>
          </w:tcPr>
          <w:p w:rsidRPr="00CC0718" w:rsidR="00C71DC8" w:rsidP="00244814" w:rsidRDefault="00C71DC8" w14:paraId="340B4D53" w14:textId="77777777">
            <w:pPr>
              <w:rPr>
                <w:b/>
                <w:color w:val="5C83B4"/>
                <w:spacing w:val="-2"/>
                <w:sz w:val="24"/>
              </w:rPr>
            </w:pPr>
            <w:r w:rsidRPr="00CC0718">
              <w:rPr>
                <w:b/>
                <w:color w:val="5C83B4"/>
                <w:spacing w:val="-2"/>
                <w:sz w:val="24"/>
              </w:rPr>
              <w:t>Nickname:</w:t>
            </w:r>
          </w:p>
        </w:tc>
        <w:tc>
          <w:tcPr>
            <w:tcW w:w="8912" w:type="dxa"/>
            <w:gridSpan w:val="7"/>
            <w:vMerge w:val="restart"/>
            <w:shd w:val="clear" w:color="auto" w:fill="FFFFFF" w:themeFill="background1"/>
            <w:tcMar/>
          </w:tcPr>
          <w:p w:rsidRPr="00CC0718" w:rsidR="00C71DC8" w:rsidP="00244814" w:rsidRDefault="00C71DC8" w14:paraId="30A24218" w14:textId="77777777">
            <w:pPr>
              <w:rPr>
                <w:b/>
                <w:color w:val="5C83B4"/>
                <w:spacing w:val="-2"/>
                <w:sz w:val="24"/>
              </w:rPr>
            </w:pPr>
            <w:r w:rsidRPr="00CC0718">
              <w:rPr>
                <w:b/>
                <w:color w:val="5C83B4"/>
                <w:spacing w:val="-2"/>
                <w:sz w:val="24"/>
              </w:rPr>
              <w:t>Codes\\AXIAL CODE\\Q7 b- Examples of marketing activities\STRATEGIC MATERIAL PROMOTION AND OFFERINGS\Freebies</w:t>
            </w:r>
          </w:p>
        </w:tc>
      </w:tr>
      <w:tr w:rsidRPr="00CC0718" w:rsidR="00C71DC8" w:rsidTr="3A33D0EC" w14:paraId="7CF719A2" w14:textId="77777777">
        <w:trPr>
          <w:trHeight w:val="459" w:hRule="exact"/>
        </w:trPr>
        <w:tc>
          <w:tcPr>
            <w:tcW w:w="1805" w:type="dxa"/>
            <w:shd w:val="clear" w:color="auto" w:fill="FFFFFF" w:themeFill="background1"/>
            <w:tcMar/>
          </w:tcPr>
          <w:p w:rsidRPr="00CC0718" w:rsidR="00C71DC8" w:rsidP="00244814" w:rsidRDefault="00C71DC8" w14:paraId="16E5B59E" w14:textId="77777777">
            <w:pPr>
              <w:rPr>
                <w:b/>
                <w:color w:val="5C83B4"/>
                <w:spacing w:val="-2"/>
                <w:sz w:val="24"/>
              </w:rPr>
            </w:pPr>
            <w:r w:rsidRPr="00CC0718">
              <w:rPr>
                <w:b/>
                <w:color w:val="5C83B4"/>
                <w:spacing w:val="-2"/>
                <w:sz w:val="24"/>
              </w:rPr>
              <w:t>Classification:</w:t>
            </w:r>
          </w:p>
        </w:tc>
        <w:tc>
          <w:tcPr>
            <w:tcW w:w="8912" w:type="dxa"/>
            <w:gridSpan w:val="7"/>
            <w:vMerge/>
            <w:tcMar/>
          </w:tcPr>
          <w:p w:rsidRPr="00CC0718" w:rsidR="00C71DC8" w:rsidP="00244814" w:rsidRDefault="00C71DC8" w14:paraId="05753822" w14:textId="77777777"/>
        </w:tc>
      </w:tr>
      <w:tr w:rsidRPr="00CC0718" w:rsidR="00C71DC8" w:rsidTr="3A33D0EC" w14:paraId="122FF32B" w14:textId="77777777">
        <w:trPr>
          <w:trHeight w:val="444" w:hRule="exact"/>
        </w:trPr>
        <w:tc>
          <w:tcPr>
            <w:tcW w:w="1805" w:type="dxa"/>
            <w:shd w:val="clear" w:color="auto" w:fill="FFFFFF" w:themeFill="background1"/>
            <w:tcMar/>
          </w:tcPr>
          <w:p w:rsidRPr="00CC0718" w:rsidR="00C71DC8" w:rsidP="00244814" w:rsidRDefault="00C71DC8" w14:paraId="2E9F5F47" w14:textId="77777777">
            <w:pPr>
              <w:rPr>
                <w:b/>
                <w:color w:val="5C83B4"/>
                <w:spacing w:val="-2"/>
                <w:sz w:val="24"/>
              </w:rPr>
            </w:pPr>
            <w:r w:rsidRPr="00CC0718">
              <w:rPr>
                <w:b/>
                <w:color w:val="5C83B4"/>
                <w:spacing w:val="-2"/>
                <w:sz w:val="24"/>
              </w:rPr>
              <w:t>Aggregated:</w:t>
            </w:r>
          </w:p>
        </w:tc>
        <w:tc>
          <w:tcPr>
            <w:tcW w:w="8912" w:type="dxa"/>
            <w:gridSpan w:val="7"/>
            <w:shd w:val="clear" w:color="auto" w:fill="FFFFFF" w:themeFill="background1"/>
            <w:tcMar/>
          </w:tcPr>
          <w:p w:rsidRPr="00CC0718" w:rsidR="00C71DC8" w:rsidP="00244814" w:rsidRDefault="00C71DC8" w14:paraId="3316F133" w14:textId="77777777">
            <w:pPr>
              <w:rPr>
                <w:b/>
                <w:color w:val="5C83B4"/>
                <w:spacing w:val="-2"/>
                <w:sz w:val="24"/>
              </w:rPr>
            </w:pPr>
            <w:r w:rsidRPr="00CC0718">
              <w:rPr>
                <w:b/>
                <w:color w:val="5C83B4"/>
                <w:spacing w:val="-2"/>
                <w:sz w:val="24"/>
              </w:rPr>
              <w:t>No</w:t>
            </w:r>
          </w:p>
        </w:tc>
      </w:tr>
      <w:tr w:rsidRPr="00CC0718" w:rsidR="00C71DC8" w:rsidTr="3A33D0EC" w14:paraId="339BEFF5" w14:textId="77777777">
        <w:trPr>
          <w:trHeight w:val="344" w:hRule="exact"/>
        </w:trPr>
        <w:tc>
          <w:tcPr>
            <w:tcW w:w="3381" w:type="dxa"/>
            <w:gridSpan w:val="2"/>
            <w:tcBorders>
              <w:bottom w:val="single" w:color="8FB6EA" w:sz="5" w:space="0"/>
            </w:tcBorders>
            <w:shd w:val="clear" w:color="auto" w:fill="FFFFFF" w:themeFill="background1"/>
            <w:tcMar/>
          </w:tcPr>
          <w:p w:rsidRPr="00CC0718" w:rsidR="00C71DC8" w:rsidP="00244814" w:rsidRDefault="00C71DC8" w14:paraId="54907097" w14:textId="77777777">
            <w:pPr>
              <w:rPr>
                <w:color w:val="000000"/>
                <w:spacing w:val="-2"/>
                <w:sz w:val="18"/>
              </w:rPr>
            </w:pPr>
            <w:r w:rsidRPr="00CC0718">
              <w:rPr>
                <w:color w:val="000000"/>
                <w:spacing w:val="-2"/>
                <w:sz w:val="18"/>
              </w:rPr>
              <w:t>Document</w:t>
            </w:r>
          </w:p>
        </w:tc>
        <w:tc>
          <w:tcPr>
            <w:tcW w:w="1132" w:type="dxa"/>
            <w:tcBorders>
              <w:bottom w:val="single" w:color="8FB6EA" w:sz="5" w:space="0"/>
            </w:tcBorders>
            <w:shd w:val="clear" w:color="auto" w:fill="FFFFFF" w:themeFill="background1"/>
            <w:tcMar/>
          </w:tcPr>
          <w:p w:rsidRPr="00CC0718" w:rsidR="00C71DC8" w:rsidP="00244814" w:rsidRDefault="00C71DC8" w14:paraId="443C44FF" w14:textId="77777777">
            <w:pPr>
              <w:rPr>
                <w:color w:val="000000"/>
                <w:spacing w:val="-2"/>
                <w:sz w:val="18"/>
              </w:rPr>
            </w:pPr>
            <w:r w:rsidRPr="00CC0718">
              <w:rPr>
                <w:color w:val="000000"/>
                <w:spacing w:val="-2"/>
                <w:sz w:val="18"/>
              </w:rPr>
              <w:t>2</w:t>
            </w:r>
          </w:p>
        </w:tc>
        <w:tc>
          <w:tcPr>
            <w:tcW w:w="1576" w:type="dxa"/>
            <w:gridSpan w:val="2"/>
            <w:tcBorders>
              <w:bottom w:val="single" w:color="8FB6EA" w:sz="5" w:space="0"/>
            </w:tcBorders>
            <w:shd w:val="clear" w:color="auto" w:fill="FFFFFF" w:themeFill="background1"/>
            <w:tcMar/>
          </w:tcPr>
          <w:p w:rsidRPr="00CC0718" w:rsidR="00C71DC8" w:rsidP="00244814" w:rsidRDefault="00C71DC8" w14:paraId="572FB2F1" w14:textId="77777777">
            <w:pPr>
              <w:rPr>
                <w:color w:val="000000"/>
                <w:spacing w:val="-2"/>
                <w:sz w:val="18"/>
              </w:rPr>
            </w:pPr>
            <w:r w:rsidRPr="00CC0718">
              <w:rPr>
                <w:color w:val="000000"/>
                <w:spacing w:val="-2"/>
                <w:sz w:val="18"/>
              </w:rPr>
              <w:t>2</w:t>
            </w:r>
          </w:p>
        </w:tc>
        <w:tc>
          <w:tcPr>
            <w:tcW w:w="1362" w:type="dxa"/>
            <w:tcBorders>
              <w:bottom w:val="single" w:color="8FB6EA" w:sz="5" w:space="0"/>
            </w:tcBorders>
            <w:shd w:val="clear" w:color="auto" w:fill="FFFFFF" w:themeFill="background1"/>
            <w:tcMar/>
          </w:tcPr>
          <w:p w:rsidRPr="00CC0718" w:rsidR="00C71DC8" w:rsidP="00244814" w:rsidRDefault="00C71DC8" w14:paraId="5BF0AC41" w14:textId="77777777">
            <w:pPr>
              <w:rPr>
                <w:color w:val="000000"/>
                <w:spacing w:val="-2"/>
                <w:sz w:val="18"/>
              </w:rPr>
            </w:pPr>
            <w:r w:rsidRPr="00CC0718">
              <w:rPr>
                <w:color w:val="000000"/>
                <w:spacing w:val="-2"/>
                <w:sz w:val="18"/>
              </w:rPr>
              <w:t>4</w:t>
            </w:r>
          </w:p>
        </w:tc>
        <w:tc>
          <w:tcPr>
            <w:tcW w:w="1690" w:type="dxa"/>
            <w:tcBorders>
              <w:bottom w:val="single" w:color="8FB6EA" w:sz="5" w:space="0"/>
            </w:tcBorders>
            <w:shd w:val="clear" w:color="auto" w:fill="FFFFFF" w:themeFill="background1"/>
            <w:tcMar/>
          </w:tcPr>
          <w:p w:rsidRPr="00CC0718" w:rsidR="00C71DC8" w:rsidP="00244814" w:rsidRDefault="00C71DC8" w14:paraId="3B0D1840" w14:textId="77777777">
            <w:pPr>
              <w:rPr>
                <w:color w:val="000000"/>
                <w:spacing w:val="-2"/>
                <w:sz w:val="18"/>
              </w:rPr>
            </w:pPr>
            <w:r w:rsidRPr="00CC0718">
              <w:rPr>
                <w:color w:val="000000"/>
                <w:spacing w:val="-2"/>
                <w:sz w:val="18"/>
              </w:rPr>
              <w:t>2</w:t>
            </w:r>
          </w:p>
        </w:tc>
        <w:tc>
          <w:tcPr>
            <w:tcW w:w="1576" w:type="dxa"/>
            <w:tcBorders>
              <w:bottom w:val="single" w:color="8FB6EA" w:sz="5" w:space="0"/>
            </w:tcBorders>
            <w:shd w:val="clear" w:color="auto" w:fill="FFFFFF" w:themeFill="background1"/>
            <w:tcMar/>
          </w:tcPr>
          <w:p w:rsidRPr="00CC0718" w:rsidR="00C71DC8" w:rsidP="00244814" w:rsidRDefault="00C71DC8" w14:paraId="0068128A" w14:textId="77777777">
            <w:pPr>
              <w:rPr>
                <w:color w:val="000000"/>
                <w:spacing w:val="-2"/>
                <w:sz w:val="18"/>
              </w:rPr>
            </w:pPr>
          </w:p>
        </w:tc>
      </w:tr>
      <w:tr w:rsidRPr="00CC0718" w:rsidR="00C71DC8" w:rsidTr="3A33D0EC" w14:paraId="498AC267" w14:textId="77777777">
        <w:trPr>
          <w:trHeight w:val="888" w:hRule="exact"/>
        </w:trPr>
        <w:tc>
          <w:tcPr>
            <w:tcW w:w="10717" w:type="dxa"/>
            <w:gridSpan w:val="8"/>
            <w:tcBorders>
              <w:top w:val="single" w:color="8FB6EA" w:sz="5" w:space="0"/>
            </w:tcBorders>
            <w:tcMar/>
          </w:tcPr>
          <w:p w:rsidRPr="00CC0718" w:rsidR="00C71DC8" w:rsidP="00244814" w:rsidRDefault="00C71DC8" w14:paraId="005149D9" w14:textId="77777777"/>
        </w:tc>
      </w:tr>
      <w:tr w:rsidRPr="00CC0718" w:rsidR="00C71DC8" w:rsidTr="3A33D0EC" w14:paraId="152BB1DB" w14:textId="77777777">
        <w:trPr>
          <w:trHeight w:val="888" w:hRule="exact"/>
        </w:trPr>
        <w:tc>
          <w:tcPr>
            <w:tcW w:w="10717" w:type="dxa"/>
            <w:gridSpan w:val="8"/>
            <w:tcMar/>
          </w:tcPr>
          <w:p w:rsidRPr="00CC0718" w:rsidR="00C71DC8" w:rsidP="00244814" w:rsidRDefault="00C71DC8" w14:paraId="6B50C893" w14:textId="77777777"/>
        </w:tc>
      </w:tr>
      <w:tr w:rsidRPr="00CC0718" w:rsidR="00C71DC8" w:rsidTr="3A33D0EC" w14:paraId="3331919A" w14:textId="77777777">
        <w:trPr>
          <w:trHeight w:val="459" w:hRule="exact"/>
        </w:trPr>
        <w:tc>
          <w:tcPr>
            <w:tcW w:w="5359" w:type="dxa"/>
            <w:gridSpan w:val="4"/>
            <w:shd w:val="clear" w:color="auto" w:fill="FFFFFF" w:themeFill="background1"/>
            <w:tcMar/>
          </w:tcPr>
          <w:p w:rsidRPr="00CC0718" w:rsidR="00C71DC8" w:rsidP="00244814" w:rsidRDefault="00C71DC8" w14:paraId="4852DB2D" w14:textId="77777777">
            <w:pPr>
              <w:jc w:val="right"/>
              <w:rPr>
                <w:color w:val="000066"/>
                <w:spacing w:val="-2"/>
                <w:sz w:val="16"/>
              </w:rPr>
            </w:pPr>
            <w:r w:rsidRPr="00CC0718">
              <w:rPr>
                <w:color w:val="000066"/>
                <w:spacing w:val="-2"/>
                <w:sz w:val="16"/>
              </w:rPr>
              <w:t>Formatted Reports\\Code Summary Formatted Report</w:t>
            </w:r>
          </w:p>
        </w:tc>
        <w:tc>
          <w:tcPr>
            <w:tcW w:w="5358" w:type="dxa"/>
            <w:gridSpan w:val="4"/>
            <w:shd w:val="clear" w:color="auto" w:fill="FFFFFF" w:themeFill="background1"/>
            <w:tcMar/>
          </w:tcPr>
          <w:p w:rsidRPr="00CC0718" w:rsidR="00C71DC8" w:rsidP="00244814" w:rsidRDefault="00C71DC8" w14:paraId="2DAF252A" w14:textId="77777777">
            <w:pPr>
              <w:jc w:val="right"/>
              <w:rPr>
                <w:color w:val="000066"/>
                <w:spacing w:val="-2"/>
                <w:sz w:val="16"/>
              </w:rPr>
            </w:pPr>
            <w:r w:rsidRPr="00CC0718">
              <w:rPr>
                <w:color w:val="000066"/>
                <w:spacing w:val="-2"/>
                <w:sz w:val="16"/>
              </w:rPr>
              <w:t>Page 87 of 104</w:t>
            </w:r>
          </w:p>
        </w:tc>
      </w:tr>
      <w:tr w:rsidRPr="00CC0718" w:rsidR="00C71DC8" w:rsidTr="3A33D0EC" w14:paraId="44BA0A10" w14:textId="77777777">
        <w:trPr>
          <w:trHeight w:val="444" w:hRule="exact"/>
        </w:trPr>
        <w:tc>
          <w:tcPr>
            <w:tcW w:w="10717" w:type="dxa"/>
            <w:gridSpan w:val="8"/>
            <w:shd w:val="clear" w:color="auto" w:fill="FFFFFF" w:themeFill="background1"/>
            <w:tcMar/>
            <w:vAlign w:val="center"/>
          </w:tcPr>
          <w:p w:rsidRPr="00CC0718" w:rsidR="00C71DC8" w:rsidP="00244814" w:rsidRDefault="00C71DC8" w14:paraId="0FAB9684" w14:textId="77777777">
            <w:pPr>
              <w:jc w:val="right"/>
              <w:rPr>
                <w:color w:val="000066"/>
                <w:spacing w:val="-2"/>
                <w:sz w:val="16"/>
              </w:rPr>
            </w:pPr>
            <w:r w:rsidRPr="00CC0718">
              <w:rPr>
                <w:color w:val="000066"/>
                <w:spacing w:val="-2"/>
                <w:sz w:val="16"/>
              </w:rPr>
              <w:t>11/13/2024 3:39 PM</w:t>
            </w:r>
          </w:p>
        </w:tc>
      </w:tr>
      <w:tr w:rsidRPr="00CC0718" w:rsidR="00C71DC8" w:rsidTr="3A33D0EC" w14:paraId="4DC28A5C" w14:textId="77777777">
        <w:trPr>
          <w:trHeight w:val="458" w:hRule="exact"/>
        </w:trPr>
        <w:tc>
          <w:tcPr>
            <w:tcW w:w="3381" w:type="dxa"/>
            <w:gridSpan w:val="2"/>
            <w:shd w:val="clear" w:color="auto" w:fill="8FB6EA"/>
            <w:tcMar/>
          </w:tcPr>
          <w:p w:rsidRPr="00CC0718" w:rsidR="00C71DC8" w:rsidP="00244814" w:rsidRDefault="00C71DC8" w14:paraId="3020E5EC" w14:textId="77777777">
            <w:pPr>
              <w:rPr>
                <w:b/>
                <w:color w:val="000066"/>
                <w:spacing w:val="-2"/>
                <w:sz w:val="18"/>
              </w:rPr>
            </w:pPr>
            <w:r w:rsidRPr="00CC0718">
              <w:rPr>
                <w:b/>
                <w:color w:val="000066"/>
                <w:spacing w:val="-2"/>
                <w:sz w:val="18"/>
              </w:rPr>
              <w:t>File Type</w:t>
            </w:r>
          </w:p>
        </w:tc>
        <w:tc>
          <w:tcPr>
            <w:tcW w:w="1132" w:type="dxa"/>
            <w:shd w:val="clear" w:color="auto" w:fill="8FB6EA"/>
            <w:tcMar/>
          </w:tcPr>
          <w:p w:rsidRPr="00CC0718" w:rsidR="00C71DC8" w:rsidP="00244814" w:rsidRDefault="00C71DC8" w14:paraId="79216DF7" w14:textId="77777777">
            <w:pPr>
              <w:rPr>
                <w:b/>
                <w:color w:val="000066"/>
                <w:spacing w:val="-2"/>
                <w:sz w:val="18"/>
              </w:rPr>
            </w:pPr>
            <w:r w:rsidRPr="00CC0718">
              <w:rPr>
                <w:b/>
                <w:color w:val="000066"/>
                <w:spacing w:val="-2"/>
                <w:sz w:val="18"/>
              </w:rPr>
              <w:t>Number of Files</w:t>
            </w:r>
          </w:p>
        </w:tc>
        <w:tc>
          <w:tcPr>
            <w:tcW w:w="1576" w:type="dxa"/>
            <w:gridSpan w:val="2"/>
            <w:shd w:val="clear" w:color="auto" w:fill="8FB6EA"/>
            <w:tcMar/>
          </w:tcPr>
          <w:p w:rsidRPr="00CC0718" w:rsidR="00C71DC8" w:rsidP="00244814" w:rsidRDefault="00C71DC8" w14:paraId="128497C4" w14:textId="77777777">
            <w:pPr>
              <w:rPr>
                <w:b/>
                <w:color w:val="000066"/>
                <w:spacing w:val="-2"/>
                <w:sz w:val="18"/>
              </w:rPr>
            </w:pPr>
            <w:r w:rsidRPr="00CC0718">
              <w:rPr>
                <w:b/>
                <w:color w:val="000066"/>
                <w:spacing w:val="-2"/>
                <w:sz w:val="18"/>
              </w:rPr>
              <w:t>Number of Coding References</w:t>
            </w:r>
          </w:p>
        </w:tc>
        <w:tc>
          <w:tcPr>
            <w:tcW w:w="1362" w:type="dxa"/>
            <w:shd w:val="clear" w:color="auto" w:fill="8FB6EA"/>
            <w:tcMar/>
          </w:tcPr>
          <w:p w:rsidRPr="00CC0718" w:rsidR="00C71DC8" w:rsidP="00244814" w:rsidRDefault="00C71DC8" w14:paraId="03BEF76C" w14:textId="77777777">
            <w:pPr>
              <w:rPr>
                <w:b/>
                <w:color w:val="000066"/>
                <w:spacing w:val="-2"/>
                <w:sz w:val="18"/>
              </w:rPr>
            </w:pPr>
            <w:r w:rsidRPr="00CC0718">
              <w:rPr>
                <w:b/>
                <w:color w:val="000066"/>
                <w:spacing w:val="-2"/>
                <w:sz w:val="18"/>
              </w:rPr>
              <w:t>Number of Words Coded</w:t>
            </w:r>
          </w:p>
        </w:tc>
        <w:tc>
          <w:tcPr>
            <w:tcW w:w="1690" w:type="dxa"/>
            <w:shd w:val="clear" w:color="auto" w:fill="8FB6EA"/>
            <w:tcMar/>
          </w:tcPr>
          <w:p w:rsidRPr="00CC0718" w:rsidR="00C71DC8" w:rsidP="00244814" w:rsidRDefault="00C71DC8" w14:paraId="5026AD12" w14:textId="77777777">
            <w:pPr>
              <w:rPr>
                <w:b/>
                <w:color w:val="000066"/>
                <w:spacing w:val="-2"/>
                <w:sz w:val="18"/>
              </w:rPr>
            </w:pPr>
            <w:r w:rsidRPr="00CC0718">
              <w:rPr>
                <w:b/>
                <w:color w:val="000066"/>
                <w:spacing w:val="-2"/>
                <w:sz w:val="18"/>
              </w:rPr>
              <w:t>Number of Paragraphs Coded</w:t>
            </w:r>
          </w:p>
        </w:tc>
        <w:tc>
          <w:tcPr>
            <w:tcW w:w="1576" w:type="dxa"/>
            <w:shd w:val="clear" w:color="auto" w:fill="8FB6EA"/>
            <w:tcMar/>
          </w:tcPr>
          <w:p w:rsidRPr="00CC0718" w:rsidR="00C71DC8" w:rsidP="00244814" w:rsidRDefault="00C71DC8" w14:paraId="76CA6646" w14:textId="77777777">
            <w:pPr>
              <w:rPr>
                <w:b/>
                <w:color w:val="000066"/>
                <w:spacing w:val="-2"/>
                <w:sz w:val="18"/>
              </w:rPr>
            </w:pPr>
            <w:r w:rsidRPr="00CC0718">
              <w:rPr>
                <w:b/>
                <w:color w:val="000066"/>
                <w:spacing w:val="-2"/>
                <w:sz w:val="18"/>
              </w:rPr>
              <w:t>Duration Coded</w:t>
            </w:r>
          </w:p>
        </w:tc>
      </w:tr>
      <w:tr w:rsidRPr="00CC0718" w:rsidR="00C71DC8" w:rsidTr="3A33D0EC" w14:paraId="09DBC0EE" w14:textId="77777777">
        <w:trPr>
          <w:trHeight w:val="617" w:hRule="exact"/>
        </w:trPr>
        <w:tc>
          <w:tcPr>
            <w:tcW w:w="10717" w:type="dxa"/>
            <w:gridSpan w:val="8"/>
            <w:shd w:val="clear" w:color="auto" w:fill="FFFFFF" w:themeFill="background1"/>
            <w:tcMar/>
          </w:tcPr>
          <w:p w:rsidRPr="00CC0718" w:rsidR="00C71DC8" w:rsidP="00244814" w:rsidRDefault="00C71DC8" w14:paraId="3B42B9B9" w14:textId="77777777">
            <w:pPr>
              <w:rPr>
                <w:b/>
                <w:color w:val="5C83B4"/>
                <w:spacing w:val="-2"/>
                <w:sz w:val="24"/>
              </w:rPr>
            </w:pPr>
          </w:p>
        </w:tc>
      </w:tr>
      <w:tr w:rsidRPr="00CC0718" w:rsidR="00C71DC8" w:rsidTr="3A33D0EC" w14:paraId="7453C092" w14:textId="77777777">
        <w:trPr>
          <w:trHeight w:val="444" w:hRule="exact"/>
        </w:trPr>
        <w:tc>
          <w:tcPr>
            <w:tcW w:w="1805" w:type="dxa"/>
            <w:shd w:val="clear" w:color="auto" w:fill="FFFFFF" w:themeFill="background1"/>
            <w:tcMar/>
          </w:tcPr>
          <w:p w:rsidRPr="00CC0718" w:rsidR="00C71DC8" w:rsidP="00244814" w:rsidRDefault="00C71DC8" w14:paraId="4E853251" w14:textId="77777777">
            <w:pPr>
              <w:rPr>
                <w:b/>
                <w:color w:val="5C83B4"/>
                <w:spacing w:val="-2"/>
                <w:sz w:val="24"/>
              </w:rPr>
            </w:pPr>
            <w:r w:rsidRPr="00CC0718">
              <w:rPr>
                <w:b/>
                <w:color w:val="5C83B4"/>
                <w:spacing w:val="-2"/>
                <w:sz w:val="24"/>
              </w:rPr>
              <w:lastRenderedPageBreak/>
              <w:t>Nickname:</w:t>
            </w:r>
          </w:p>
        </w:tc>
        <w:tc>
          <w:tcPr>
            <w:tcW w:w="8912" w:type="dxa"/>
            <w:gridSpan w:val="7"/>
            <w:vMerge w:val="restart"/>
            <w:shd w:val="clear" w:color="auto" w:fill="FFFFFF" w:themeFill="background1"/>
            <w:tcMar/>
          </w:tcPr>
          <w:p w:rsidRPr="00CC0718" w:rsidR="00C71DC8" w:rsidP="00244814" w:rsidRDefault="00C71DC8" w14:paraId="66E82EAE" w14:textId="77777777">
            <w:pPr>
              <w:rPr>
                <w:b/>
                <w:color w:val="5C83B4"/>
                <w:spacing w:val="-2"/>
                <w:sz w:val="24"/>
              </w:rPr>
            </w:pPr>
            <w:r w:rsidRPr="00CC0718">
              <w:rPr>
                <w:b/>
                <w:color w:val="5C83B4"/>
                <w:spacing w:val="-2"/>
                <w:sz w:val="24"/>
              </w:rPr>
              <w:t>Codes\\AXIAL CODE\\Q7 b- Examples of marketing activities\STRATEGIC MATERIAL PROMOTION AND OFFERINGS\we have food</w:t>
            </w:r>
          </w:p>
        </w:tc>
      </w:tr>
      <w:tr w:rsidRPr="00CC0718" w:rsidR="00C71DC8" w:rsidTr="3A33D0EC" w14:paraId="065C02BF" w14:textId="77777777">
        <w:trPr>
          <w:trHeight w:val="458" w:hRule="exact"/>
        </w:trPr>
        <w:tc>
          <w:tcPr>
            <w:tcW w:w="1805" w:type="dxa"/>
            <w:shd w:val="clear" w:color="auto" w:fill="FFFFFF" w:themeFill="background1"/>
            <w:tcMar/>
          </w:tcPr>
          <w:p w:rsidRPr="00CC0718" w:rsidR="00C71DC8" w:rsidP="00244814" w:rsidRDefault="00C71DC8" w14:paraId="4C0F8871" w14:textId="77777777">
            <w:pPr>
              <w:rPr>
                <w:b/>
                <w:color w:val="5C83B4"/>
                <w:spacing w:val="-2"/>
                <w:sz w:val="24"/>
              </w:rPr>
            </w:pPr>
            <w:r w:rsidRPr="00CC0718">
              <w:rPr>
                <w:b/>
                <w:color w:val="5C83B4"/>
                <w:spacing w:val="-2"/>
                <w:sz w:val="24"/>
              </w:rPr>
              <w:t>Classification:</w:t>
            </w:r>
          </w:p>
        </w:tc>
        <w:tc>
          <w:tcPr>
            <w:tcW w:w="8912" w:type="dxa"/>
            <w:gridSpan w:val="7"/>
            <w:vMerge/>
            <w:tcMar/>
          </w:tcPr>
          <w:p w:rsidRPr="00CC0718" w:rsidR="00C71DC8" w:rsidP="00244814" w:rsidRDefault="00C71DC8" w14:paraId="0AF22401" w14:textId="77777777"/>
        </w:tc>
      </w:tr>
      <w:tr w:rsidRPr="00CC0718" w:rsidR="00C71DC8" w:rsidTr="3A33D0EC" w14:paraId="7C29415E" w14:textId="77777777">
        <w:trPr>
          <w:trHeight w:val="444" w:hRule="exact"/>
        </w:trPr>
        <w:tc>
          <w:tcPr>
            <w:tcW w:w="1805" w:type="dxa"/>
            <w:shd w:val="clear" w:color="auto" w:fill="FFFFFF" w:themeFill="background1"/>
            <w:tcMar/>
          </w:tcPr>
          <w:p w:rsidRPr="00CC0718" w:rsidR="00C71DC8" w:rsidP="00244814" w:rsidRDefault="00C71DC8" w14:paraId="12E21EB3" w14:textId="77777777">
            <w:pPr>
              <w:rPr>
                <w:b/>
                <w:color w:val="5C83B4"/>
                <w:spacing w:val="-2"/>
                <w:sz w:val="24"/>
              </w:rPr>
            </w:pPr>
            <w:r w:rsidRPr="00CC0718">
              <w:rPr>
                <w:b/>
                <w:color w:val="5C83B4"/>
                <w:spacing w:val="-2"/>
                <w:sz w:val="24"/>
              </w:rPr>
              <w:t>Aggregated:</w:t>
            </w:r>
          </w:p>
        </w:tc>
        <w:tc>
          <w:tcPr>
            <w:tcW w:w="8912" w:type="dxa"/>
            <w:gridSpan w:val="7"/>
            <w:shd w:val="clear" w:color="auto" w:fill="FFFFFF" w:themeFill="background1"/>
            <w:tcMar/>
          </w:tcPr>
          <w:p w:rsidRPr="00CC0718" w:rsidR="00C71DC8" w:rsidP="00244814" w:rsidRDefault="00C71DC8" w14:paraId="07C06D2E" w14:textId="77777777">
            <w:pPr>
              <w:rPr>
                <w:b/>
                <w:color w:val="5C83B4"/>
                <w:spacing w:val="-2"/>
                <w:sz w:val="24"/>
              </w:rPr>
            </w:pPr>
            <w:r w:rsidRPr="00CC0718">
              <w:rPr>
                <w:b/>
                <w:color w:val="5C83B4"/>
                <w:spacing w:val="-2"/>
                <w:sz w:val="24"/>
              </w:rPr>
              <w:t>No</w:t>
            </w:r>
          </w:p>
        </w:tc>
      </w:tr>
      <w:tr w:rsidRPr="00CC0718" w:rsidR="00C71DC8" w:rsidTr="3A33D0EC" w14:paraId="5CB8EDBB" w14:textId="77777777">
        <w:trPr>
          <w:trHeight w:val="344" w:hRule="exact"/>
        </w:trPr>
        <w:tc>
          <w:tcPr>
            <w:tcW w:w="3381" w:type="dxa"/>
            <w:gridSpan w:val="2"/>
            <w:tcBorders>
              <w:bottom w:val="single" w:color="8FB6EA" w:sz="5" w:space="0"/>
            </w:tcBorders>
            <w:shd w:val="clear" w:color="auto" w:fill="FFFFFF" w:themeFill="background1"/>
            <w:tcMar/>
          </w:tcPr>
          <w:p w:rsidRPr="00CC0718" w:rsidR="00C71DC8" w:rsidP="00244814" w:rsidRDefault="00C71DC8" w14:paraId="55BDB42D" w14:textId="77777777">
            <w:pPr>
              <w:rPr>
                <w:color w:val="000000"/>
                <w:spacing w:val="-2"/>
                <w:sz w:val="18"/>
              </w:rPr>
            </w:pPr>
            <w:r w:rsidRPr="00CC0718">
              <w:rPr>
                <w:color w:val="000000"/>
                <w:spacing w:val="-2"/>
                <w:sz w:val="18"/>
              </w:rPr>
              <w:t>Document</w:t>
            </w:r>
          </w:p>
        </w:tc>
        <w:tc>
          <w:tcPr>
            <w:tcW w:w="1132" w:type="dxa"/>
            <w:tcBorders>
              <w:bottom w:val="single" w:color="8FB6EA" w:sz="5" w:space="0"/>
            </w:tcBorders>
            <w:shd w:val="clear" w:color="auto" w:fill="FFFFFF" w:themeFill="background1"/>
            <w:tcMar/>
          </w:tcPr>
          <w:p w:rsidRPr="00CC0718" w:rsidR="00C71DC8" w:rsidP="00244814" w:rsidRDefault="00C71DC8" w14:paraId="69B5F3F1" w14:textId="77777777">
            <w:pPr>
              <w:rPr>
                <w:color w:val="000000"/>
                <w:spacing w:val="-2"/>
                <w:sz w:val="18"/>
              </w:rPr>
            </w:pPr>
            <w:r w:rsidRPr="00CC0718">
              <w:rPr>
                <w:color w:val="000000"/>
                <w:spacing w:val="-2"/>
                <w:sz w:val="18"/>
              </w:rPr>
              <w:t>1</w:t>
            </w:r>
          </w:p>
        </w:tc>
        <w:tc>
          <w:tcPr>
            <w:tcW w:w="1576" w:type="dxa"/>
            <w:gridSpan w:val="2"/>
            <w:tcBorders>
              <w:bottom w:val="single" w:color="8FB6EA" w:sz="5" w:space="0"/>
            </w:tcBorders>
            <w:shd w:val="clear" w:color="auto" w:fill="FFFFFF" w:themeFill="background1"/>
            <w:tcMar/>
          </w:tcPr>
          <w:p w:rsidRPr="00CC0718" w:rsidR="00C71DC8" w:rsidP="00244814" w:rsidRDefault="00C71DC8" w14:paraId="045C5D57" w14:textId="77777777">
            <w:pPr>
              <w:rPr>
                <w:color w:val="000000"/>
                <w:spacing w:val="-2"/>
                <w:sz w:val="18"/>
              </w:rPr>
            </w:pPr>
            <w:r w:rsidRPr="00CC0718">
              <w:rPr>
                <w:color w:val="000000"/>
                <w:spacing w:val="-2"/>
                <w:sz w:val="18"/>
              </w:rPr>
              <w:t>1</w:t>
            </w:r>
          </w:p>
        </w:tc>
        <w:tc>
          <w:tcPr>
            <w:tcW w:w="1362" w:type="dxa"/>
            <w:tcBorders>
              <w:bottom w:val="single" w:color="8FB6EA" w:sz="5" w:space="0"/>
            </w:tcBorders>
            <w:shd w:val="clear" w:color="auto" w:fill="FFFFFF" w:themeFill="background1"/>
            <w:tcMar/>
          </w:tcPr>
          <w:p w:rsidRPr="00CC0718" w:rsidR="00C71DC8" w:rsidP="00244814" w:rsidRDefault="00C71DC8" w14:paraId="66757E96" w14:textId="77777777">
            <w:pPr>
              <w:rPr>
                <w:color w:val="000000"/>
                <w:spacing w:val="-2"/>
                <w:sz w:val="18"/>
              </w:rPr>
            </w:pPr>
            <w:r w:rsidRPr="00CC0718">
              <w:rPr>
                <w:color w:val="000000"/>
                <w:spacing w:val="-2"/>
                <w:sz w:val="18"/>
              </w:rPr>
              <w:t>3</w:t>
            </w:r>
          </w:p>
        </w:tc>
        <w:tc>
          <w:tcPr>
            <w:tcW w:w="1690" w:type="dxa"/>
            <w:tcBorders>
              <w:bottom w:val="single" w:color="8FB6EA" w:sz="5" w:space="0"/>
            </w:tcBorders>
            <w:shd w:val="clear" w:color="auto" w:fill="FFFFFF" w:themeFill="background1"/>
            <w:tcMar/>
          </w:tcPr>
          <w:p w:rsidRPr="00CC0718" w:rsidR="00C71DC8" w:rsidP="00244814" w:rsidRDefault="00C71DC8" w14:paraId="4486323C" w14:textId="77777777">
            <w:pPr>
              <w:rPr>
                <w:color w:val="000000"/>
                <w:spacing w:val="-2"/>
                <w:sz w:val="18"/>
              </w:rPr>
            </w:pPr>
            <w:r w:rsidRPr="00CC0718">
              <w:rPr>
                <w:color w:val="000000"/>
                <w:spacing w:val="-2"/>
                <w:sz w:val="18"/>
              </w:rPr>
              <w:t>1</w:t>
            </w:r>
          </w:p>
        </w:tc>
        <w:tc>
          <w:tcPr>
            <w:tcW w:w="1576" w:type="dxa"/>
            <w:tcBorders>
              <w:bottom w:val="single" w:color="8FB6EA" w:sz="5" w:space="0"/>
            </w:tcBorders>
            <w:shd w:val="clear" w:color="auto" w:fill="FFFFFF" w:themeFill="background1"/>
            <w:tcMar/>
          </w:tcPr>
          <w:p w:rsidRPr="00CC0718" w:rsidR="00C71DC8" w:rsidP="00244814" w:rsidRDefault="00C71DC8" w14:paraId="6B41F74B" w14:textId="77777777">
            <w:pPr>
              <w:rPr>
                <w:color w:val="000000"/>
                <w:spacing w:val="-2"/>
                <w:sz w:val="18"/>
              </w:rPr>
            </w:pPr>
          </w:p>
        </w:tc>
      </w:tr>
      <w:tr w:rsidRPr="00CC0718" w:rsidR="00C71DC8" w:rsidTr="3A33D0EC" w14:paraId="35F45FCE" w14:textId="77777777">
        <w:trPr>
          <w:trHeight w:val="444" w:hRule="exact"/>
        </w:trPr>
        <w:tc>
          <w:tcPr>
            <w:tcW w:w="10717" w:type="dxa"/>
            <w:gridSpan w:val="8"/>
            <w:tcBorders>
              <w:top w:val="single" w:color="8FB6EA" w:sz="5" w:space="0"/>
            </w:tcBorders>
            <w:tcMar/>
          </w:tcPr>
          <w:p w:rsidRPr="00CC0718" w:rsidR="00C71DC8" w:rsidP="00244814" w:rsidRDefault="00C71DC8" w14:paraId="3D8517F1" w14:textId="77777777"/>
        </w:tc>
      </w:tr>
      <w:tr w:rsidRPr="00CC0718" w:rsidR="00C71DC8" w:rsidTr="3A33D0EC" w14:paraId="1B551BD2" w14:textId="77777777">
        <w:trPr>
          <w:trHeight w:val="602" w:hRule="exact"/>
        </w:trPr>
        <w:tc>
          <w:tcPr>
            <w:tcW w:w="10717" w:type="dxa"/>
            <w:gridSpan w:val="8"/>
            <w:shd w:val="clear" w:color="auto" w:fill="FFFFFF" w:themeFill="background1"/>
            <w:tcMar/>
          </w:tcPr>
          <w:p w:rsidRPr="00CC0718" w:rsidR="00C71DC8" w:rsidP="00244814" w:rsidRDefault="00C71DC8" w14:paraId="7B0C20D9" w14:textId="77777777">
            <w:pPr>
              <w:rPr>
                <w:b/>
                <w:color w:val="5C83B4"/>
                <w:spacing w:val="-2"/>
                <w:sz w:val="24"/>
              </w:rPr>
            </w:pPr>
            <w:bookmarkStart w:name="CodesAXIALCODEQ7bExamplesofmarketingacti" w:id="73"/>
            <w:bookmarkEnd w:id="73"/>
          </w:p>
        </w:tc>
      </w:tr>
      <w:tr w:rsidRPr="00CC0718" w:rsidR="00C71DC8" w:rsidTr="3A33D0EC" w14:paraId="408673D6" w14:textId="77777777">
        <w:trPr>
          <w:trHeight w:val="459" w:hRule="exact"/>
        </w:trPr>
        <w:tc>
          <w:tcPr>
            <w:tcW w:w="1805" w:type="dxa"/>
            <w:shd w:val="clear" w:color="auto" w:fill="FFFFFF" w:themeFill="background1"/>
            <w:tcMar/>
          </w:tcPr>
          <w:p w:rsidRPr="00CC0718" w:rsidR="00C71DC8" w:rsidP="00244814" w:rsidRDefault="00C71DC8" w14:paraId="2B190BDA" w14:textId="77777777">
            <w:pPr>
              <w:rPr>
                <w:b/>
                <w:color w:val="5C83B4"/>
                <w:spacing w:val="-2"/>
                <w:sz w:val="24"/>
              </w:rPr>
            </w:pPr>
            <w:r w:rsidRPr="00CC0718">
              <w:rPr>
                <w:b/>
                <w:color w:val="5C83B4"/>
                <w:spacing w:val="-2"/>
                <w:sz w:val="24"/>
              </w:rPr>
              <w:t>Nickname:</w:t>
            </w:r>
          </w:p>
        </w:tc>
        <w:tc>
          <w:tcPr>
            <w:tcW w:w="8912" w:type="dxa"/>
            <w:gridSpan w:val="7"/>
            <w:vMerge w:val="restart"/>
            <w:shd w:val="clear" w:color="auto" w:fill="FFFFFF" w:themeFill="background1"/>
            <w:tcMar/>
          </w:tcPr>
          <w:p w:rsidRPr="00CC0718" w:rsidR="00C71DC8" w:rsidP="00244814" w:rsidRDefault="00C71DC8" w14:paraId="7AE86563" w14:textId="77777777">
            <w:pPr>
              <w:rPr>
                <w:b/>
                <w:color w:val="5C83B4"/>
                <w:spacing w:val="-2"/>
                <w:sz w:val="24"/>
              </w:rPr>
            </w:pPr>
            <w:r w:rsidRPr="00CC0718">
              <w:rPr>
                <w:b/>
                <w:color w:val="5C83B4"/>
                <w:spacing w:val="-2"/>
                <w:sz w:val="24"/>
              </w:rPr>
              <w:t>Codes\\AXIAL CODE\\Q7 b- Examples of marketing activities\STRATEGIC MATERIAL PROMOTION AND OFFERINGS\we have tried selling kurtas</w:t>
            </w:r>
          </w:p>
        </w:tc>
      </w:tr>
      <w:tr w:rsidRPr="00CC0718" w:rsidR="00C71DC8" w:rsidTr="3A33D0EC" w14:paraId="3A360D05" w14:textId="77777777">
        <w:trPr>
          <w:trHeight w:val="444" w:hRule="exact"/>
        </w:trPr>
        <w:tc>
          <w:tcPr>
            <w:tcW w:w="1805" w:type="dxa"/>
            <w:shd w:val="clear" w:color="auto" w:fill="FFFFFF" w:themeFill="background1"/>
            <w:tcMar/>
          </w:tcPr>
          <w:p w:rsidRPr="00CC0718" w:rsidR="00C71DC8" w:rsidP="00244814" w:rsidRDefault="00C71DC8" w14:paraId="0116AFBD" w14:textId="77777777">
            <w:pPr>
              <w:rPr>
                <w:b/>
                <w:color w:val="5C83B4"/>
                <w:spacing w:val="-2"/>
                <w:sz w:val="24"/>
              </w:rPr>
            </w:pPr>
            <w:r w:rsidRPr="00CC0718">
              <w:rPr>
                <w:b/>
                <w:color w:val="5C83B4"/>
                <w:spacing w:val="-2"/>
                <w:sz w:val="24"/>
              </w:rPr>
              <w:t>Classification:</w:t>
            </w:r>
          </w:p>
        </w:tc>
        <w:tc>
          <w:tcPr>
            <w:tcW w:w="8912" w:type="dxa"/>
            <w:gridSpan w:val="7"/>
            <w:vMerge/>
            <w:tcMar/>
          </w:tcPr>
          <w:p w:rsidRPr="00CC0718" w:rsidR="00C71DC8" w:rsidP="00244814" w:rsidRDefault="00C71DC8" w14:paraId="5E6094B7" w14:textId="77777777"/>
        </w:tc>
      </w:tr>
      <w:tr w:rsidRPr="00CC0718" w:rsidR="00C71DC8" w:rsidTr="3A33D0EC" w14:paraId="69B20FC5" w14:textId="77777777">
        <w:trPr>
          <w:trHeight w:val="458" w:hRule="exact"/>
        </w:trPr>
        <w:tc>
          <w:tcPr>
            <w:tcW w:w="1805" w:type="dxa"/>
            <w:shd w:val="clear" w:color="auto" w:fill="FFFFFF" w:themeFill="background1"/>
            <w:tcMar/>
          </w:tcPr>
          <w:p w:rsidRPr="00CC0718" w:rsidR="00C71DC8" w:rsidP="00244814" w:rsidRDefault="00C71DC8" w14:paraId="469E4445" w14:textId="77777777">
            <w:pPr>
              <w:rPr>
                <w:b/>
                <w:color w:val="5C83B4"/>
                <w:spacing w:val="-2"/>
                <w:sz w:val="24"/>
              </w:rPr>
            </w:pPr>
            <w:r w:rsidRPr="00CC0718">
              <w:rPr>
                <w:b/>
                <w:color w:val="5C83B4"/>
                <w:spacing w:val="-2"/>
                <w:sz w:val="24"/>
              </w:rPr>
              <w:t>Aggregated:</w:t>
            </w:r>
          </w:p>
        </w:tc>
        <w:tc>
          <w:tcPr>
            <w:tcW w:w="8912" w:type="dxa"/>
            <w:gridSpan w:val="7"/>
            <w:shd w:val="clear" w:color="auto" w:fill="FFFFFF" w:themeFill="background1"/>
            <w:tcMar/>
          </w:tcPr>
          <w:p w:rsidRPr="00CC0718" w:rsidR="00C71DC8" w:rsidP="00244814" w:rsidRDefault="00C71DC8" w14:paraId="40ADE189" w14:textId="77777777">
            <w:pPr>
              <w:rPr>
                <w:b/>
                <w:color w:val="5C83B4"/>
                <w:spacing w:val="-2"/>
                <w:sz w:val="24"/>
              </w:rPr>
            </w:pPr>
            <w:r w:rsidRPr="00CC0718">
              <w:rPr>
                <w:b/>
                <w:color w:val="5C83B4"/>
                <w:spacing w:val="-2"/>
                <w:sz w:val="24"/>
              </w:rPr>
              <w:t>No</w:t>
            </w:r>
          </w:p>
        </w:tc>
      </w:tr>
      <w:tr w:rsidRPr="00CC0718" w:rsidR="00C71DC8" w:rsidTr="3A33D0EC" w14:paraId="42CC3D00" w14:textId="77777777">
        <w:trPr>
          <w:trHeight w:val="330" w:hRule="exact"/>
        </w:trPr>
        <w:tc>
          <w:tcPr>
            <w:tcW w:w="3381" w:type="dxa"/>
            <w:gridSpan w:val="2"/>
            <w:tcBorders>
              <w:bottom w:val="single" w:color="8FB6EA" w:sz="5" w:space="0"/>
            </w:tcBorders>
            <w:shd w:val="clear" w:color="auto" w:fill="FFFFFF" w:themeFill="background1"/>
            <w:tcMar/>
          </w:tcPr>
          <w:p w:rsidRPr="00CC0718" w:rsidR="00C71DC8" w:rsidP="00244814" w:rsidRDefault="00C71DC8" w14:paraId="6F13F1F3" w14:textId="77777777">
            <w:pPr>
              <w:rPr>
                <w:color w:val="000000"/>
                <w:spacing w:val="-2"/>
                <w:sz w:val="18"/>
              </w:rPr>
            </w:pPr>
            <w:r w:rsidRPr="00CC0718">
              <w:rPr>
                <w:color w:val="000000"/>
                <w:spacing w:val="-2"/>
                <w:sz w:val="18"/>
              </w:rPr>
              <w:t>Document</w:t>
            </w:r>
          </w:p>
        </w:tc>
        <w:tc>
          <w:tcPr>
            <w:tcW w:w="1132" w:type="dxa"/>
            <w:tcBorders>
              <w:bottom w:val="single" w:color="8FB6EA" w:sz="5" w:space="0"/>
            </w:tcBorders>
            <w:shd w:val="clear" w:color="auto" w:fill="FFFFFF" w:themeFill="background1"/>
            <w:tcMar/>
          </w:tcPr>
          <w:p w:rsidRPr="00CC0718" w:rsidR="00C71DC8" w:rsidP="00244814" w:rsidRDefault="00C71DC8" w14:paraId="6B35DB01" w14:textId="77777777">
            <w:pPr>
              <w:rPr>
                <w:color w:val="000000"/>
                <w:spacing w:val="-2"/>
                <w:sz w:val="18"/>
              </w:rPr>
            </w:pPr>
            <w:r w:rsidRPr="00CC0718">
              <w:rPr>
                <w:color w:val="000000"/>
                <w:spacing w:val="-2"/>
                <w:sz w:val="18"/>
              </w:rPr>
              <w:t>1</w:t>
            </w:r>
          </w:p>
        </w:tc>
        <w:tc>
          <w:tcPr>
            <w:tcW w:w="1576" w:type="dxa"/>
            <w:gridSpan w:val="2"/>
            <w:tcBorders>
              <w:bottom w:val="single" w:color="8FB6EA" w:sz="5" w:space="0"/>
            </w:tcBorders>
            <w:shd w:val="clear" w:color="auto" w:fill="FFFFFF" w:themeFill="background1"/>
            <w:tcMar/>
          </w:tcPr>
          <w:p w:rsidRPr="00CC0718" w:rsidR="00C71DC8" w:rsidP="00244814" w:rsidRDefault="00C71DC8" w14:paraId="0C1FAC94" w14:textId="77777777">
            <w:pPr>
              <w:rPr>
                <w:color w:val="000000"/>
                <w:spacing w:val="-2"/>
                <w:sz w:val="18"/>
              </w:rPr>
            </w:pPr>
            <w:r w:rsidRPr="00CC0718">
              <w:rPr>
                <w:color w:val="000000"/>
                <w:spacing w:val="-2"/>
                <w:sz w:val="18"/>
              </w:rPr>
              <w:t>1</w:t>
            </w:r>
          </w:p>
        </w:tc>
        <w:tc>
          <w:tcPr>
            <w:tcW w:w="1362" w:type="dxa"/>
            <w:tcBorders>
              <w:bottom w:val="single" w:color="8FB6EA" w:sz="5" w:space="0"/>
            </w:tcBorders>
            <w:shd w:val="clear" w:color="auto" w:fill="FFFFFF" w:themeFill="background1"/>
            <w:tcMar/>
          </w:tcPr>
          <w:p w:rsidRPr="00CC0718" w:rsidR="00C71DC8" w:rsidP="00244814" w:rsidRDefault="00C71DC8" w14:paraId="362C5CF1" w14:textId="77777777">
            <w:pPr>
              <w:rPr>
                <w:color w:val="000000"/>
                <w:spacing w:val="-2"/>
                <w:sz w:val="18"/>
              </w:rPr>
            </w:pPr>
            <w:r w:rsidRPr="00CC0718">
              <w:rPr>
                <w:color w:val="000000"/>
                <w:spacing w:val="-2"/>
                <w:sz w:val="18"/>
              </w:rPr>
              <w:t>5</w:t>
            </w:r>
          </w:p>
        </w:tc>
        <w:tc>
          <w:tcPr>
            <w:tcW w:w="1690" w:type="dxa"/>
            <w:tcBorders>
              <w:bottom w:val="single" w:color="8FB6EA" w:sz="5" w:space="0"/>
            </w:tcBorders>
            <w:shd w:val="clear" w:color="auto" w:fill="FFFFFF" w:themeFill="background1"/>
            <w:tcMar/>
          </w:tcPr>
          <w:p w:rsidRPr="00CC0718" w:rsidR="00C71DC8" w:rsidP="00244814" w:rsidRDefault="00C71DC8" w14:paraId="5EF665B6" w14:textId="77777777">
            <w:pPr>
              <w:rPr>
                <w:color w:val="000000"/>
                <w:spacing w:val="-2"/>
                <w:sz w:val="18"/>
              </w:rPr>
            </w:pPr>
            <w:r w:rsidRPr="00CC0718">
              <w:rPr>
                <w:color w:val="000000"/>
                <w:spacing w:val="-2"/>
                <w:sz w:val="18"/>
              </w:rPr>
              <w:t>1</w:t>
            </w:r>
          </w:p>
        </w:tc>
        <w:tc>
          <w:tcPr>
            <w:tcW w:w="1576" w:type="dxa"/>
            <w:tcBorders>
              <w:bottom w:val="single" w:color="8FB6EA" w:sz="5" w:space="0"/>
            </w:tcBorders>
            <w:shd w:val="clear" w:color="auto" w:fill="FFFFFF" w:themeFill="background1"/>
            <w:tcMar/>
          </w:tcPr>
          <w:p w:rsidRPr="00CC0718" w:rsidR="00C71DC8" w:rsidP="00244814" w:rsidRDefault="00C71DC8" w14:paraId="2DA8E0FE" w14:textId="77777777">
            <w:pPr>
              <w:rPr>
                <w:color w:val="000000"/>
                <w:spacing w:val="-2"/>
                <w:sz w:val="18"/>
              </w:rPr>
            </w:pPr>
          </w:p>
        </w:tc>
      </w:tr>
      <w:tr w:rsidRPr="00CC0718" w:rsidR="00C71DC8" w:rsidTr="3A33D0EC" w14:paraId="1572C3C8" w14:textId="77777777">
        <w:trPr>
          <w:trHeight w:val="458" w:hRule="exact"/>
        </w:trPr>
        <w:tc>
          <w:tcPr>
            <w:tcW w:w="10717" w:type="dxa"/>
            <w:gridSpan w:val="8"/>
            <w:tcBorders>
              <w:top w:val="single" w:color="8FB6EA" w:sz="5" w:space="0"/>
            </w:tcBorders>
            <w:tcMar/>
          </w:tcPr>
          <w:p w:rsidRPr="00CC0718" w:rsidR="00C71DC8" w:rsidP="00244814" w:rsidRDefault="00C71DC8" w14:paraId="304D02D7" w14:textId="77777777"/>
        </w:tc>
      </w:tr>
      <w:tr w:rsidRPr="00CC0718" w:rsidR="00C71DC8" w:rsidTr="3A33D0EC" w14:paraId="5D1B41CC" w14:textId="77777777">
        <w:trPr>
          <w:trHeight w:val="330" w:hRule="exact"/>
        </w:trPr>
        <w:tc>
          <w:tcPr>
            <w:tcW w:w="10717" w:type="dxa"/>
            <w:gridSpan w:val="8"/>
            <w:shd w:val="clear" w:color="auto" w:fill="FFFFFF" w:themeFill="background1"/>
            <w:tcMar/>
          </w:tcPr>
          <w:p w:rsidRPr="00CC0718" w:rsidR="00C71DC8" w:rsidP="00244814" w:rsidRDefault="00C71DC8" w14:paraId="6ECD82AE" w14:textId="77777777">
            <w:pPr>
              <w:rPr>
                <w:b/>
                <w:color w:val="5C83B4"/>
                <w:spacing w:val="-2"/>
                <w:sz w:val="24"/>
              </w:rPr>
            </w:pPr>
          </w:p>
        </w:tc>
      </w:tr>
      <w:tr w:rsidRPr="00CC0718" w:rsidR="00C71DC8" w:rsidTr="3A33D0EC" w14:paraId="4359FF3E" w14:textId="77777777">
        <w:trPr>
          <w:trHeight w:val="458" w:hRule="exact"/>
        </w:trPr>
        <w:tc>
          <w:tcPr>
            <w:tcW w:w="1805" w:type="dxa"/>
            <w:shd w:val="clear" w:color="auto" w:fill="FFFFFF" w:themeFill="background1"/>
            <w:tcMar/>
          </w:tcPr>
          <w:p w:rsidRPr="00CC0718" w:rsidR="00C71DC8" w:rsidP="00244814" w:rsidRDefault="00C71DC8" w14:paraId="79B82139" w14:textId="77777777">
            <w:pPr>
              <w:rPr>
                <w:b/>
                <w:color w:val="5C83B4"/>
                <w:spacing w:val="-2"/>
                <w:sz w:val="24"/>
              </w:rPr>
            </w:pPr>
            <w:r w:rsidRPr="00CC0718">
              <w:rPr>
                <w:b/>
                <w:color w:val="5C83B4"/>
                <w:spacing w:val="-2"/>
                <w:sz w:val="24"/>
              </w:rPr>
              <w:t>Nickname:</w:t>
            </w:r>
          </w:p>
        </w:tc>
        <w:tc>
          <w:tcPr>
            <w:tcW w:w="8912" w:type="dxa"/>
            <w:gridSpan w:val="7"/>
            <w:vMerge w:val="restart"/>
            <w:shd w:val="clear" w:color="auto" w:fill="FFFFFF" w:themeFill="background1"/>
            <w:tcMar/>
          </w:tcPr>
          <w:p w:rsidRPr="00CC0718" w:rsidR="00C71DC8" w:rsidP="00244814" w:rsidRDefault="00C71DC8" w14:paraId="27DF7A0D" w14:textId="77777777">
            <w:pPr>
              <w:rPr>
                <w:b/>
                <w:color w:val="5C83B4"/>
                <w:spacing w:val="-2"/>
                <w:sz w:val="24"/>
              </w:rPr>
            </w:pPr>
            <w:r w:rsidRPr="00CC0718">
              <w:rPr>
                <w:b/>
                <w:color w:val="5C83B4"/>
                <w:spacing w:val="-2"/>
                <w:sz w:val="24"/>
              </w:rPr>
              <w:t>Codes\\AXIAL CODE\\Q8–Member marketing skills and knowledge</w:t>
            </w:r>
          </w:p>
        </w:tc>
      </w:tr>
      <w:tr w:rsidRPr="00CC0718" w:rsidR="00C71DC8" w:rsidTr="3A33D0EC" w14:paraId="1CE55FBC" w14:textId="77777777">
        <w:trPr>
          <w:trHeight w:val="445" w:hRule="exact"/>
        </w:trPr>
        <w:tc>
          <w:tcPr>
            <w:tcW w:w="1805" w:type="dxa"/>
            <w:shd w:val="clear" w:color="auto" w:fill="FFFFFF" w:themeFill="background1"/>
            <w:tcMar/>
          </w:tcPr>
          <w:p w:rsidRPr="00CC0718" w:rsidR="00C71DC8" w:rsidP="00244814" w:rsidRDefault="00C71DC8" w14:paraId="6EA1C20A" w14:textId="77777777">
            <w:pPr>
              <w:rPr>
                <w:b/>
                <w:color w:val="5C83B4"/>
                <w:spacing w:val="-2"/>
                <w:sz w:val="24"/>
              </w:rPr>
            </w:pPr>
            <w:r w:rsidRPr="00CC0718">
              <w:rPr>
                <w:b/>
                <w:color w:val="5C83B4"/>
                <w:spacing w:val="-2"/>
                <w:sz w:val="24"/>
              </w:rPr>
              <w:t>Classification:</w:t>
            </w:r>
          </w:p>
        </w:tc>
        <w:tc>
          <w:tcPr>
            <w:tcW w:w="8912" w:type="dxa"/>
            <w:gridSpan w:val="7"/>
            <w:vMerge/>
            <w:tcMar/>
          </w:tcPr>
          <w:p w:rsidRPr="00CC0718" w:rsidR="00C71DC8" w:rsidP="00244814" w:rsidRDefault="00C71DC8" w14:paraId="4E9DF5A3" w14:textId="77777777"/>
        </w:tc>
      </w:tr>
      <w:tr w:rsidRPr="00CC0718" w:rsidR="00C71DC8" w:rsidTr="3A33D0EC" w14:paraId="24AF93F3" w14:textId="77777777">
        <w:trPr>
          <w:trHeight w:val="458" w:hRule="exact"/>
        </w:trPr>
        <w:tc>
          <w:tcPr>
            <w:tcW w:w="1805" w:type="dxa"/>
            <w:shd w:val="clear" w:color="auto" w:fill="FFFFFF" w:themeFill="background1"/>
            <w:tcMar/>
          </w:tcPr>
          <w:p w:rsidRPr="00CC0718" w:rsidR="00C71DC8" w:rsidP="00244814" w:rsidRDefault="00C71DC8" w14:paraId="269669E5" w14:textId="77777777">
            <w:pPr>
              <w:rPr>
                <w:b/>
                <w:color w:val="5C83B4"/>
                <w:spacing w:val="-2"/>
                <w:sz w:val="24"/>
              </w:rPr>
            </w:pPr>
            <w:r w:rsidRPr="00CC0718">
              <w:rPr>
                <w:b/>
                <w:color w:val="5C83B4"/>
                <w:spacing w:val="-2"/>
                <w:sz w:val="24"/>
              </w:rPr>
              <w:t>Aggregated:</w:t>
            </w:r>
          </w:p>
        </w:tc>
        <w:tc>
          <w:tcPr>
            <w:tcW w:w="8912" w:type="dxa"/>
            <w:gridSpan w:val="7"/>
            <w:shd w:val="clear" w:color="auto" w:fill="FFFFFF" w:themeFill="background1"/>
            <w:tcMar/>
          </w:tcPr>
          <w:p w:rsidRPr="00CC0718" w:rsidR="00C71DC8" w:rsidP="00244814" w:rsidRDefault="00C71DC8" w14:paraId="73692B50" w14:textId="77777777">
            <w:pPr>
              <w:rPr>
                <w:b/>
                <w:color w:val="5C83B4"/>
                <w:spacing w:val="-2"/>
                <w:sz w:val="24"/>
              </w:rPr>
            </w:pPr>
            <w:r w:rsidRPr="00CC0718">
              <w:rPr>
                <w:b/>
                <w:color w:val="5C83B4"/>
                <w:spacing w:val="-2"/>
                <w:sz w:val="24"/>
              </w:rPr>
              <w:t>Yes</w:t>
            </w:r>
          </w:p>
        </w:tc>
      </w:tr>
      <w:tr w:rsidRPr="00CC0718" w:rsidR="00C71DC8" w:rsidTr="3A33D0EC" w14:paraId="07C50086" w14:textId="77777777">
        <w:trPr>
          <w:trHeight w:val="344" w:hRule="exact"/>
        </w:trPr>
        <w:tc>
          <w:tcPr>
            <w:tcW w:w="3381" w:type="dxa"/>
            <w:gridSpan w:val="2"/>
            <w:tcBorders>
              <w:bottom w:val="single" w:color="8FB6EA" w:sz="5" w:space="0"/>
            </w:tcBorders>
            <w:shd w:val="clear" w:color="auto" w:fill="FFFFFF" w:themeFill="background1"/>
            <w:tcMar/>
          </w:tcPr>
          <w:p w:rsidRPr="00CC0718" w:rsidR="00C71DC8" w:rsidP="00244814" w:rsidRDefault="00C71DC8" w14:paraId="7ECB9CBA" w14:textId="77777777">
            <w:pPr>
              <w:rPr>
                <w:color w:val="000000"/>
                <w:spacing w:val="-2"/>
                <w:sz w:val="18"/>
              </w:rPr>
            </w:pPr>
            <w:r w:rsidRPr="00CC0718">
              <w:rPr>
                <w:color w:val="000000"/>
                <w:spacing w:val="-2"/>
                <w:sz w:val="18"/>
              </w:rPr>
              <w:t>Document</w:t>
            </w:r>
          </w:p>
        </w:tc>
        <w:tc>
          <w:tcPr>
            <w:tcW w:w="1132" w:type="dxa"/>
            <w:tcBorders>
              <w:bottom w:val="single" w:color="8FB6EA" w:sz="5" w:space="0"/>
            </w:tcBorders>
            <w:shd w:val="clear" w:color="auto" w:fill="FFFFFF" w:themeFill="background1"/>
            <w:tcMar/>
          </w:tcPr>
          <w:p w:rsidRPr="00CC0718" w:rsidR="00C71DC8" w:rsidP="00244814" w:rsidRDefault="00C71DC8" w14:paraId="64488866" w14:textId="77777777">
            <w:pPr>
              <w:rPr>
                <w:color w:val="000000"/>
                <w:spacing w:val="-2"/>
                <w:sz w:val="18"/>
              </w:rPr>
            </w:pPr>
            <w:r w:rsidRPr="00CC0718">
              <w:rPr>
                <w:color w:val="000000"/>
                <w:spacing w:val="-2"/>
                <w:sz w:val="18"/>
              </w:rPr>
              <w:t>10</w:t>
            </w:r>
          </w:p>
        </w:tc>
        <w:tc>
          <w:tcPr>
            <w:tcW w:w="1576" w:type="dxa"/>
            <w:gridSpan w:val="2"/>
            <w:tcBorders>
              <w:bottom w:val="single" w:color="8FB6EA" w:sz="5" w:space="0"/>
            </w:tcBorders>
            <w:shd w:val="clear" w:color="auto" w:fill="FFFFFF" w:themeFill="background1"/>
            <w:tcMar/>
          </w:tcPr>
          <w:p w:rsidRPr="00CC0718" w:rsidR="00C71DC8" w:rsidP="00244814" w:rsidRDefault="00C71DC8" w14:paraId="4DA5A26C" w14:textId="77777777">
            <w:pPr>
              <w:rPr>
                <w:color w:val="000000"/>
                <w:spacing w:val="-2"/>
                <w:sz w:val="18"/>
              </w:rPr>
            </w:pPr>
            <w:r w:rsidRPr="00CC0718">
              <w:rPr>
                <w:color w:val="000000"/>
                <w:spacing w:val="-2"/>
                <w:sz w:val="18"/>
              </w:rPr>
              <w:t>36</w:t>
            </w:r>
          </w:p>
        </w:tc>
        <w:tc>
          <w:tcPr>
            <w:tcW w:w="1362" w:type="dxa"/>
            <w:tcBorders>
              <w:bottom w:val="single" w:color="8FB6EA" w:sz="5" w:space="0"/>
            </w:tcBorders>
            <w:shd w:val="clear" w:color="auto" w:fill="FFFFFF" w:themeFill="background1"/>
            <w:tcMar/>
          </w:tcPr>
          <w:p w:rsidRPr="00CC0718" w:rsidR="00C71DC8" w:rsidP="00244814" w:rsidRDefault="00C71DC8" w14:paraId="6654DC41" w14:textId="77777777">
            <w:pPr>
              <w:rPr>
                <w:color w:val="000000"/>
                <w:spacing w:val="-2"/>
                <w:sz w:val="18"/>
              </w:rPr>
            </w:pPr>
            <w:r w:rsidRPr="00CC0718">
              <w:rPr>
                <w:color w:val="000000"/>
                <w:spacing w:val="-2"/>
                <w:sz w:val="18"/>
              </w:rPr>
              <w:t>468</w:t>
            </w:r>
          </w:p>
        </w:tc>
        <w:tc>
          <w:tcPr>
            <w:tcW w:w="1690" w:type="dxa"/>
            <w:tcBorders>
              <w:bottom w:val="single" w:color="8FB6EA" w:sz="5" w:space="0"/>
            </w:tcBorders>
            <w:shd w:val="clear" w:color="auto" w:fill="FFFFFF" w:themeFill="background1"/>
            <w:tcMar/>
          </w:tcPr>
          <w:p w:rsidRPr="00CC0718" w:rsidR="00C71DC8" w:rsidP="00244814" w:rsidRDefault="00C71DC8" w14:paraId="60928D57" w14:textId="77777777">
            <w:pPr>
              <w:rPr>
                <w:color w:val="000000"/>
                <w:spacing w:val="-2"/>
                <w:sz w:val="18"/>
              </w:rPr>
            </w:pPr>
            <w:r w:rsidRPr="00CC0718">
              <w:rPr>
                <w:color w:val="000000"/>
                <w:spacing w:val="-2"/>
                <w:sz w:val="18"/>
              </w:rPr>
              <w:t>37</w:t>
            </w:r>
          </w:p>
        </w:tc>
        <w:tc>
          <w:tcPr>
            <w:tcW w:w="1576" w:type="dxa"/>
            <w:tcBorders>
              <w:bottom w:val="single" w:color="8FB6EA" w:sz="5" w:space="0"/>
            </w:tcBorders>
            <w:shd w:val="clear" w:color="auto" w:fill="FFFFFF" w:themeFill="background1"/>
            <w:tcMar/>
          </w:tcPr>
          <w:p w:rsidRPr="00CC0718" w:rsidR="00C71DC8" w:rsidP="00244814" w:rsidRDefault="00C71DC8" w14:paraId="714539BD" w14:textId="77777777">
            <w:pPr>
              <w:rPr>
                <w:color w:val="000000"/>
                <w:spacing w:val="-2"/>
                <w:sz w:val="18"/>
              </w:rPr>
            </w:pPr>
          </w:p>
        </w:tc>
      </w:tr>
      <w:tr w:rsidRPr="00CC0718" w:rsidR="00C71DC8" w:rsidTr="3A33D0EC" w14:paraId="5E4738FA" w14:textId="77777777">
        <w:trPr>
          <w:trHeight w:val="444" w:hRule="exact"/>
        </w:trPr>
        <w:tc>
          <w:tcPr>
            <w:tcW w:w="10717" w:type="dxa"/>
            <w:gridSpan w:val="8"/>
            <w:tcBorders>
              <w:top w:val="single" w:color="8FB6EA" w:sz="5" w:space="0"/>
            </w:tcBorders>
            <w:tcMar/>
          </w:tcPr>
          <w:p w:rsidRPr="00CC0718" w:rsidR="00C71DC8" w:rsidP="00244814" w:rsidRDefault="00C71DC8" w14:paraId="2BB1C7B5" w14:textId="77777777"/>
        </w:tc>
      </w:tr>
      <w:tr w:rsidRPr="00CC0718" w:rsidR="00C71DC8" w:rsidTr="3A33D0EC" w14:paraId="5A33832A" w14:textId="77777777">
        <w:trPr>
          <w:trHeight w:val="344" w:hRule="exact"/>
        </w:trPr>
        <w:tc>
          <w:tcPr>
            <w:tcW w:w="10717" w:type="dxa"/>
            <w:gridSpan w:val="8"/>
            <w:shd w:val="clear" w:color="auto" w:fill="FFFFFF" w:themeFill="background1"/>
            <w:tcMar/>
          </w:tcPr>
          <w:p w:rsidRPr="00CC0718" w:rsidR="00C71DC8" w:rsidP="00244814" w:rsidRDefault="00C71DC8" w14:paraId="6D61C0EF" w14:textId="77777777">
            <w:pPr>
              <w:rPr>
                <w:b/>
                <w:color w:val="5C83B4"/>
                <w:spacing w:val="-2"/>
                <w:sz w:val="24"/>
              </w:rPr>
            </w:pPr>
          </w:p>
        </w:tc>
      </w:tr>
      <w:tr w:rsidRPr="00CC0718" w:rsidR="00C71DC8" w:rsidTr="3A33D0EC" w14:paraId="5D1B9339" w14:textId="77777777">
        <w:trPr>
          <w:trHeight w:val="444" w:hRule="exact"/>
        </w:trPr>
        <w:tc>
          <w:tcPr>
            <w:tcW w:w="1805" w:type="dxa"/>
            <w:shd w:val="clear" w:color="auto" w:fill="FFFFFF" w:themeFill="background1"/>
            <w:tcMar/>
          </w:tcPr>
          <w:p w:rsidRPr="00CC0718" w:rsidR="00C71DC8" w:rsidP="00244814" w:rsidRDefault="00C71DC8" w14:paraId="053BC325" w14:textId="77777777">
            <w:pPr>
              <w:rPr>
                <w:b/>
                <w:color w:val="5C83B4"/>
                <w:spacing w:val="-2"/>
                <w:sz w:val="24"/>
              </w:rPr>
            </w:pPr>
            <w:r w:rsidRPr="00CC0718">
              <w:rPr>
                <w:b/>
                <w:color w:val="5C83B4"/>
                <w:spacing w:val="-2"/>
                <w:sz w:val="24"/>
              </w:rPr>
              <w:t>Nickname:</w:t>
            </w:r>
          </w:p>
        </w:tc>
        <w:tc>
          <w:tcPr>
            <w:tcW w:w="8912" w:type="dxa"/>
            <w:gridSpan w:val="7"/>
            <w:vMerge w:val="restart"/>
            <w:shd w:val="clear" w:color="auto" w:fill="FFFFFF" w:themeFill="background1"/>
            <w:tcMar/>
          </w:tcPr>
          <w:p w:rsidRPr="00CC0718" w:rsidR="00C71DC8" w:rsidP="00244814" w:rsidRDefault="00C71DC8" w14:paraId="60BA1098" w14:textId="77777777">
            <w:pPr>
              <w:rPr>
                <w:b/>
                <w:color w:val="5C83B4"/>
                <w:spacing w:val="-2"/>
                <w:sz w:val="24"/>
              </w:rPr>
            </w:pPr>
            <w:r w:rsidRPr="00CC0718">
              <w:rPr>
                <w:b/>
                <w:color w:val="5C83B4"/>
                <w:spacing w:val="-2"/>
                <w:sz w:val="24"/>
              </w:rPr>
              <w:t>Codes\\AXIAL CODE\\Q8–Member marketing skills and knowledge\ASSESSMENT AND IMPROVEMENT</w:t>
            </w:r>
          </w:p>
        </w:tc>
      </w:tr>
      <w:tr w:rsidRPr="00CC0718" w:rsidR="00C71DC8" w:rsidTr="3A33D0EC" w14:paraId="5B56055A" w14:textId="77777777">
        <w:trPr>
          <w:trHeight w:val="459" w:hRule="exact"/>
        </w:trPr>
        <w:tc>
          <w:tcPr>
            <w:tcW w:w="1805" w:type="dxa"/>
            <w:shd w:val="clear" w:color="auto" w:fill="FFFFFF" w:themeFill="background1"/>
            <w:tcMar/>
          </w:tcPr>
          <w:p w:rsidRPr="00CC0718" w:rsidR="00C71DC8" w:rsidP="00244814" w:rsidRDefault="00C71DC8" w14:paraId="05EBE327" w14:textId="77777777">
            <w:pPr>
              <w:rPr>
                <w:b/>
                <w:color w:val="5C83B4"/>
                <w:spacing w:val="-2"/>
                <w:sz w:val="24"/>
              </w:rPr>
            </w:pPr>
            <w:r w:rsidRPr="00CC0718">
              <w:rPr>
                <w:b/>
                <w:color w:val="5C83B4"/>
                <w:spacing w:val="-2"/>
                <w:sz w:val="24"/>
              </w:rPr>
              <w:t>Classification:</w:t>
            </w:r>
          </w:p>
        </w:tc>
        <w:tc>
          <w:tcPr>
            <w:tcW w:w="8912" w:type="dxa"/>
            <w:gridSpan w:val="7"/>
            <w:vMerge/>
            <w:tcMar/>
          </w:tcPr>
          <w:p w:rsidRPr="00CC0718" w:rsidR="00C71DC8" w:rsidP="00244814" w:rsidRDefault="00C71DC8" w14:paraId="457602CB" w14:textId="77777777"/>
        </w:tc>
      </w:tr>
      <w:tr w:rsidRPr="00CC0718" w:rsidR="00C71DC8" w:rsidTr="3A33D0EC" w14:paraId="7D1E8924" w14:textId="77777777">
        <w:trPr>
          <w:trHeight w:val="444" w:hRule="exact"/>
        </w:trPr>
        <w:tc>
          <w:tcPr>
            <w:tcW w:w="1805" w:type="dxa"/>
            <w:shd w:val="clear" w:color="auto" w:fill="FFFFFF" w:themeFill="background1"/>
            <w:tcMar/>
          </w:tcPr>
          <w:p w:rsidRPr="00CC0718" w:rsidR="00C71DC8" w:rsidP="00244814" w:rsidRDefault="00C71DC8" w14:paraId="0E184536" w14:textId="77777777">
            <w:pPr>
              <w:rPr>
                <w:b/>
                <w:color w:val="5C83B4"/>
                <w:spacing w:val="-2"/>
                <w:sz w:val="24"/>
              </w:rPr>
            </w:pPr>
            <w:r w:rsidRPr="00CC0718">
              <w:rPr>
                <w:b/>
                <w:color w:val="5C83B4"/>
                <w:spacing w:val="-2"/>
                <w:sz w:val="24"/>
              </w:rPr>
              <w:t>Aggregated:</w:t>
            </w:r>
          </w:p>
        </w:tc>
        <w:tc>
          <w:tcPr>
            <w:tcW w:w="8912" w:type="dxa"/>
            <w:gridSpan w:val="7"/>
            <w:shd w:val="clear" w:color="auto" w:fill="FFFFFF" w:themeFill="background1"/>
            <w:tcMar/>
          </w:tcPr>
          <w:p w:rsidRPr="00CC0718" w:rsidR="00C71DC8" w:rsidP="00244814" w:rsidRDefault="00C71DC8" w14:paraId="5423D13A" w14:textId="77777777">
            <w:pPr>
              <w:rPr>
                <w:b/>
                <w:color w:val="5C83B4"/>
                <w:spacing w:val="-2"/>
                <w:sz w:val="24"/>
              </w:rPr>
            </w:pPr>
            <w:r w:rsidRPr="00CC0718">
              <w:rPr>
                <w:b/>
                <w:color w:val="5C83B4"/>
                <w:spacing w:val="-2"/>
                <w:sz w:val="24"/>
              </w:rPr>
              <w:t>Yes</w:t>
            </w:r>
          </w:p>
        </w:tc>
      </w:tr>
      <w:tr w:rsidRPr="00CC0718" w:rsidR="00C71DC8" w:rsidTr="3A33D0EC" w14:paraId="3A0646D5" w14:textId="77777777">
        <w:trPr>
          <w:trHeight w:val="344" w:hRule="exact"/>
        </w:trPr>
        <w:tc>
          <w:tcPr>
            <w:tcW w:w="3381" w:type="dxa"/>
            <w:gridSpan w:val="2"/>
            <w:tcBorders>
              <w:bottom w:val="single" w:color="8FB6EA" w:sz="5" w:space="0"/>
            </w:tcBorders>
            <w:shd w:val="clear" w:color="auto" w:fill="FFFFFF" w:themeFill="background1"/>
            <w:tcMar/>
          </w:tcPr>
          <w:p w:rsidRPr="00CC0718" w:rsidR="00C71DC8" w:rsidP="00244814" w:rsidRDefault="00C71DC8" w14:paraId="17801993" w14:textId="77777777">
            <w:pPr>
              <w:rPr>
                <w:color w:val="000000"/>
                <w:spacing w:val="-2"/>
                <w:sz w:val="18"/>
              </w:rPr>
            </w:pPr>
            <w:r w:rsidRPr="00CC0718">
              <w:rPr>
                <w:color w:val="000000"/>
                <w:spacing w:val="-2"/>
                <w:sz w:val="18"/>
              </w:rPr>
              <w:t>Document</w:t>
            </w:r>
          </w:p>
        </w:tc>
        <w:tc>
          <w:tcPr>
            <w:tcW w:w="1132" w:type="dxa"/>
            <w:tcBorders>
              <w:bottom w:val="single" w:color="8FB6EA" w:sz="5" w:space="0"/>
            </w:tcBorders>
            <w:shd w:val="clear" w:color="auto" w:fill="FFFFFF" w:themeFill="background1"/>
            <w:tcMar/>
          </w:tcPr>
          <w:p w:rsidRPr="00CC0718" w:rsidR="00C71DC8" w:rsidP="00244814" w:rsidRDefault="00C71DC8" w14:paraId="2861DAAB" w14:textId="77777777">
            <w:pPr>
              <w:rPr>
                <w:color w:val="000000"/>
                <w:spacing w:val="-2"/>
                <w:sz w:val="18"/>
              </w:rPr>
            </w:pPr>
            <w:r w:rsidRPr="00CC0718">
              <w:rPr>
                <w:color w:val="000000"/>
                <w:spacing w:val="-2"/>
                <w:sz w:val="18"/>
              </w:rPr>
              <w:t>2</w:t>
            </w:r>
          </w:p>
        </w:tc>
        <w:tc>
          <w:tcPr>
            <w:tcW w:w="1576" w:type="dxa"/>
            <w:gridSpan w:val="2"/>
            <w:tcBorders>
              <w:bottom w:val="single" w:color="8FB6EA" w:sz="5" w:space="0"/>
            </w:tcBorders>
            <w:shd w:val="clear" w:color="auto" w:fill="FFFFFF" w:themeFill="background1"/>
            <w:tcMar/>
          </w:tcPr>
          <w:p w:rsidRPr="00CC0718" w:rsidR="00C71DC8" w:rsidP="00244814" w:rsidRDefault="00C71DC8" w14:paraId="4D0EA9C9" w14:textId="77777777">
            <w:pPr>
              <w:rPr>
                <w:color w:val="000000"/>
                <w:spacing w:val="-2"/>
                <w:sz w:val="18"/>
              </w:rPr>
            </w:pPr>
            <w:r w:rsidRPr="00CC0718">
              <w:rPr>
                <w:color w:val="000000"/>
                <w:spacing w:val="-2"/>
                <w:sz w:val="18"/>
              </w:rPr>
              <w:t>2</w:t>
            </w:r>
          </w:p>
        </w:tc>
        <w:tc>
          <w:tcPr>
            <w:tcW w:w="1362" w:type="dxa"/>
            <w:tcBorders>
              <w:bottom w:val="single" w:color="8FB6EA" w:sz="5" w:space="0"/>
            </w:tcBorders>
            <w:shd w:val="clear" w:color="auto" w:fill="FFFFFF" w:themeFill="background1"/>
            <w:tcMar/>
          </w:tcPr>
          <w:p w:rsidRPr="00CC0718" w:rsidR="00C71DC8" w:rsidP="00244814" w:rsidRDefault="00C71DC8" w14:paraId="469471CA" w14:textId="77777777">
            <w:pPr>
              <w:rPr>
                <w:color w:val="000000"/>
                <w:spacing w:val="-2"/>
                <w:sz w:val="18"/>
              </w:rPr>
            </w:pPr>
            <w:r w:rsidRPr="00CC0718">
              <w:rPr>
                <w:color w:val="000000"/>
                <w:spacing w:val="-2"/>
                <w:sz w:val="18"/>
              </w:rPr>
              <w:t>40</w:t>
            </w:r>
          </w:p>
        </w:tc>
        <w:tc>
          <w:tcPr>
            <w:tcW w:w="1690" w:type="dxa"/>
            <w:tcBorders>
              <w:bottom w:val="single" w:color="8FB6EA" w:sz="5" w:space="0"/>
            </w:tcBorders>
            <w:shd w:val="clear" w:color="auto" w:fill="FFFFFF" w:themeFill="background1"/>
            <w:tcMar/>
          </w:tcPr>
          <w:p w:rsidRPr="00CC0718" w:rsidR="00C71DC8" w:rsidP="00244814" w:rsidRDefault="00C71DC8" w14:paraId="47DE3031" w14:textId="77777777">
            <w:pPr>
              <w:rPr>
                <w:color w:val="000000"/>
                <w:spacing w:val="-2"/>
                <w:sz w:val="18"/>
              </w:rPr>
            </w:pPr>
            <w:r w:rsidRPr="00CC0718">
              <w:rPr>
                <w:color w:val="000000"/>
                <w:spacing w:val="-2"/>
                <w:sz w:val="18"/>
              </w:rPr>
              <w:t>2</w:t>
            </w:r>
          </w:p>
        </w:tc>
        <w:tc>
          <w:tcPr>
            <w:tcW w:w="1576" w:type="dxa"/>
            <w:tcBorders>
              <w:bottom w:val="single" w:color="8FB6EA" w:sz="5" w:space="0"/>
            </w:tcBorders>
            <w:shd w:val="clear" w:color="auto" w:fill="FFFFFF" w:themeFill="background1"/>
            <w:tcMar/>
          </w:tcPr>
          <w:p w:rsidRPr="00CC0718" w:rsidR="00C71DC8" w:rsidP="00244814" w:rsidRDefault="00C71DC8" w14:paraId="31EBB187" w14:textId="77777777">
            <w:pPr>
              <w:rPr>
                <w:color w:val="000000"/>
                <w:spacing w:val="-2"/>
                <w:sz w:val="18"/>
              </w:rPr>
            </w:pPr>
          </w:p>
        </w:tc>
      </w:tr>
      <w:tr w:rsidRPr="00CC0718" w:rsidR="00C71DC8" w:rsidTr="3A33D0EC" w14:paraId="0B6DEECB" w14:textId="77777777">
        <w:trPr>
          <w:trHeight w:val="444" w:hRule="exact"/>
        </w:trPr>
        <w:tc>
          <w:tcPr>
            <w:tcW w:w="10717" w:type="dxa"/>
            <w:gridSpan w:val="8"/>
            <w:tcBorders>
              <w:top w:val="single" w:color="8FB6EA" w:sz="5" w:space="0"/>
            </w:tcBorders>
            <w:tcMar/>
          </w:tcPr>
          <w:p w:rsidRPr="00CC0718" w:rsidR="00C71DC8" w:rsidP="00244814" w:rsidRDefault="00C71DC8" w14:paraId="1DD83B76" w14:textId="77777777"/>
        </w:tc>
      </w:tr>
      <w:tr w:rsidRPr="00CC0718" w:rsidR="00C71DC8" w:rsidTr="3A33D0EC" w14:paraId="155C7200" w14:textId="77777777">
        <w:trPr>
          <w:trHeight w:val="602" w:hRule="exact"/>
        </w:trPr>
        <w:tc>
          <w:tcPr>
            <w:tcW w:w="10717" w:type="dxa"/>
            <w:gridSpan w:val="8"/>
            <w:shd w:val="clear" w:color="auto" w:fill="FFFFFF" w:themeFill="background1"/>
            <w:tcMar/>
          </w:tcPr>
          <w:p w:rsidRPr="00CC0718" w:rsidR="00C71DC8" w:rsidP="00244814" w:rsidRDefault="00C71DC8" w14:paraId="136E9BD2" w14:textId="77777777">
            <w:pPr>
              <w:rPr>
                <w:b/>
                <w:color w:val="5C83B4"/>
                <w:spacing w:val="-2"/>
                <w:sz w:val="24"/>
              </w:rPr>
            </w:pPr>
          </w:p>
        </w:tc>
      </w:tr>
      <w:tr w:rsidRPr="00CC0718" w:rsidR="00C71DC8" w:rsidTr="3A33D0EC" w14:paraId="5E9019B4" w14:textId="77777777">
        <w:trPr>
          <w:trHeight w:val="458" w:hRule="exact"/>
        </w:trPr>
        <w:tc>
          <w:tcPr>
            <w:tcW w:w="1805" w:type="dxa"/>
            <w:shd w:val="clear" w:color="auto" w:fill="FFFFFF" w:themeFill="background1"/>
            <w:tcMar/>
          </w:tcPr>
          <w:p w:rsidRPr="00CC0718" w:rsidR="00C71DC8" w:rsidP="00244814" w:rsidRDefault="00C71DC8" w14:paraId="168E3202" w14:textId="77777777">
            <w:pPr>
              <w:rPr>
                <w:b/>
                <w:color w:val="5C83B4"/>
                <w:spacing w:val="-2"/>
                <w:sz w:val="24"/>
              </w:rPr>
            </w:pPr>
            <w:r w:rsidRPr="00CC0718">
              <w:rPr>
                <w:b/>
                <w:color w:val="5C83B4"/>
                <w:spacing w:val="-2"/>
                <w:sz w:val="24"/>
              </w:rPr>
              <w:t>Nickname:</w:t>
            </w:r>
          </w:p>
        </w:tc>
        <w:tc>
          <w:tcPr>
            <w:tcW w:w="8912" w:type="dxa"/>
            <w:gridSpan w:val="7"/>
            <w:vMerge w:val="restart"/>
            <w:shd w:val="clear" w:color="auto" w:fill="FFFFFF" w:themeFill="background1"/>
            <w:tcMar/>
          </w:tcPr>
          <w:p w:rsidRPr="00CC0718" w:rsidR="00C71DC8" w:rsidP="00244814" w:rsidRDefault="00C71DC8" w14:paraId="68213F8E" w14:textId="77777777">
            <w:pPr>
              <w:rPr>
                <w:b/>
                <w:color w:val="5C83B4"/>
                <w:spacing w:val="-2"/>
                <w:sz w:val="24"/>
              </w:rPr>
            </w:pPr>
            <w:r w:rsidRPr="00CC0718">
              <w:rPr>
                <w:b/>
                <w:color w:val="5C83B4"/>
                <w:spacing w:val="-2"/>
                <w:sz w:val="24"/>
              </w:rPr>
              <w:t>Codes\\AXIAL CODE\\Q8–Member marketing skills and knowledge\ASSESSMENT AND IMPROVEMENT\Don't have the specific skill set</w:t>
            </w:r>
          </w:p>
        </w:tc>
      </w:tr>
      <w:tr w:rsidRPr="00CC0718" w:rsidR="00C71DC8" w:rsidTr="3A33D0EC" w14:paraId="1CF27351" w14:textId="77777777">
        <w:trPr>
          <w:trHeight w:val="444" w:hRule="exact"/>
        </w:trPr>
        <w:tc>
          <w:tcPr>
            <w:tcW w:w="1805" w:type="dxa"/>
            <w:shd w:val="clear" w:color="auto" w:fill="FFFFFF" w:themeFill="background1"/>
            <w:tcMar/>
          </w:tcPr>
          <w:p w:rsidRPr="00CC0718" w:rsidR="00C71DC8" w:rsidP="00244814" w:rsidRDefault="00C71DC8" w14:paraId="5936F68A" w14:textId="77777777">
            <w:pPr>
              <w:rPr>
                <w:b/>
                <w:color w:val="5C83B4"/>
                <w:spacing w:val="-2"/>
                <w:sz w:val="24"/>
              </w:rPr>
            </w:pPr>
            <w:r w:rsidRPr="00CC0718">
              <w:rPr>
                <w:b/>
                <w:color w:val="5C83B4"/>
                <w:spacing w:val="-2"/>
                <w:sz w:val="24"/>
              </w:rPr>
              <w:t>Classification:</w:t>
            </w:r>
          </w:p>
        </w:tc>
        <w:tc>
          <w:tcPr>
            <w:tcW w:w="8912" w:type="dxa"/>
            <w:gridSpan w:val="7"/>
            <w:vMerge/>
            <w:tcMar/>
          </w:tcPr>
          <w:p w:rsidRPr="00CC0718" w:rsidR="00C71DC8" w:rsidP="00244814" w:rsidRDefault="00C71DC8" w14:paraId="2C9CF868" w14:textId="77777777"/>
        </w:tc>
      </w:tr>
      <w:tr w:rsidRPr="00CC0718" w:rsidR="00C71DC8" w:rsidTr="3A33D0EC" w14:paraId="1F2232C2" w14:textId="77777777">
        <w:trPr>
          <w:trHeight w:val="459" w:hRule="exact"/>
        </w:trPr>
        <w:tc>
          <w:tcPr>
            <w:tcW w:w="1805" w:type="dxa"/>
            <w:shd w:val="clear" w:color="auto" w:fill="FFFFFF" w:themeFill="background1"/>
            <w:tcMar/>
          </w:tcPr>
          <w:p w:rsidRPr="00CC0718" w:rsidR="00C71DC8" w:rsidP="00244814" w:rsidRDefault="00C71DC8" w14:paraId="1C3EB37C" w14:textId="77777777">
            <w:pPr>
              <w:rPr>
                <w:b/>
                <w:color w:val="5C83B4"/>
                <w:spacing w:val="-2"/>
                <w:sz w:val="24"/>
              </w:rPr>
            </w:pPr>
            <w:r w:rsidRPr="00CC0718">
              <w:rPr>
                <w:b/>
                <w:color w:val="5C83B4"/>
                <w:spacing w:val="-2"/>
                <w:sz w:val="24"/>
              </w:rPr>
              <w:t>Aggregated:</w:t>
            </w:r>
          </w:p>
        </w:tc>
        <w:tc>
          <w:tcPr>
            <w:tcW w:w="8912" w:type="dxa"/>
            <w:gridSpan w:val="7"/>
            <w:shd w:val="clear" w:color="auto" w:fill="FFFFFF" w:themeFill="background1"/>
            <w:tcMar/>
          </w:tcPr>
          <w:p w:rsidRPr="00CC0718" w:rsidR="00C71DC8" w:rsidP="00244814" w:rsidRDefault="00C71DC8" w14:paraId="2C785358" w14:textId="77777777">
            <w:pPr>
              <w:rPr>
                <w:b/>
                <w:color w:val="5C83B4"/>
                <w:spacing w:val="-2"/>
                <w:sz w:val="24"/>
              </w:rPr>
            </w:pPr>
            <w:r w:rsidRPr="00CC0718">
              <w:rPr>
                <w:b/>
                <w:color w:val="5C83B4"/>
                <w:spacing w:val="-2"/>
                <w:sz w:val="24"/>
              </w:rPr>
              <w:t>No</w:t>
            </w:r>
          </w:p>
        </w:tc>
      </w:tr>
      <w:tr w:rsidRPr="00CC0718" w:rsidR="00C71DC8" w:rsidTr="3A33D0EC" w14:paraId="298676C2" w14:textId="77777777">
        <w:trPr>
          <w:trHeight w:val="344" w:hRule="exact"/>
        </w:trPr>
        <w:tc>
          <w:tcPr>
            <w:tcW w:w="3381" w:type="dxa"/>
            <w:gridSpan w:val="2"/>
            <w:tcBorders>
              <w:bottom w:val="single" w:color="8FB6EA" w:sz="5" w:space="0"/>
            </w:tcBorders>
            <w:shd w:val="clear" w:color="auto" w:fill="FFFFFF" w:themeFill="background1"/>
            <w:tcMar/>
          </w:tcPr>
          <w:p w:rsidRPr="00CC0718" w:rsidR="00C71DC8" w:rsidP="00244814" w:rsidRDefault="00C71DC8" w14:paraId="7E020381" w14:textId="77777777">
            <w:pPr>
              <w:rPr>
                <w:color w:val="000000"/>
                <w:spacing w:val="-2"/>
                <w:sz w:val="18"/>
              </w:rPr>
            </w:pPr>
            <w:r w:rsidRPr="00CC0718">
              <w:rPr>
                <w:color w:val="000000"/>
                <w:spacing w:val="-2"/>
                <w:sz w:val="18"/>
              </w:rPr>
              <w:t>Document</w:t>
            </w:r>
          </w:p>
        </w:tc>
        <w:tc>
          <w:tcPr>
            <w:tcW w:w="1132" w:type="dxa"/>
            <w:tcBorders>
              <w:bottom w:val="single" w:color="8FB6EA" w:sz="5" w:space="0"/>
            </w:tcBorders>
            <w:shd w:val="clear" w:color="auto" w:fill="FFFFFF" w:themeFill="background1"/>
            <w:tcMar/>
          </w:tcPr>
          <w:p w:rsidRPr="00CC0718" w:rsidR="00C71DC8" w:rsidP="00244814" w:rsidRDefault="00C71DC8" w14:paraId="2E4D738F" w14:textId="77777777">
            <w:pPr>
              <w:rPr>
                <w:color w:val="000000"/>
                <w:spacing w:val="-2"/>
                <w:sz w:val="18"/>
              </w:rPr>
            </w:pPr>
            <w:r w:rsidRPr="00CC0718">
              <w:rPr>
                <w:color w:val="000000"/>
                <w:spacing w:val="-2"/>
                <w:sz w:val="18"/>
              </w:rPr>
              <w:t>1</w:t>
            </w:r>
          </w:p>
        </w:tc>
        <w:tc>
          <w:tcPr>
            <w:tcW w:w="1576" w:type="dxa"/>
            <w:gridSpan w:val="2"/>
            <w:tcBorders>
              <w:bottom w:val="single" w:color="8FB6EA" w:sz="5" w:space="0"/>
            </w:tcBorders>
            <w:shd w:val="clear" w:color="auto" w:fill="FFFFFF" w:themeFill="background1"/>
            <w:tcMar/>
          </w:tcPr>
          <w:p w:rsidRPr="00CC0718" w:rsidR="00C71DC8" w:rsidP="00244814" w:rsidRDefault="00C71DC8" w14:paraId="6C570CFD" w14:textId="77777777">
            <w:pPr>
              <w:rPr>
                <w:color w:val="000000"/>
                <w:spacing w:val="-2"/>
                <w:sz w:val="18"/>
              </w:rPr>
            </w:pPr>
            <w:r w:rsidRPr="00CC0718">
              <w:rPr>
                <w:color w:val="000000"/>
                <w:spacing w:val="-2"/>
                <w:sz w:val="18"/>
              </w:rPr>
              <w:t>1</w:t>
            </w:r>
          </w:p>
        </w:tc>
        <w:tc>
          <w:tcPr>
            <w:tcW w:w="1362" w:type="dxa"/>
            <w:tcBorders>
              <w:bottom w:val="single" w:color="8FB6EA" w:sz="5" w:space="0"/>
            </w:tcBorders>
            <w:shd w:val="clear" w:color="auto" w:fill="FFFFFF" w:themeFill="background1"/>
            <w:tcMar/>
          </w:tcPr>
          <w:p w:rsidRPr="00CC0718" w:rsidR="00C71DC8" w:rsidP="00244814" w:rsidRDefault="00C71DC8" w14:paraId="629A3028" w14:textId="77777777">
            <w:pPr>
              <w:rPr>
                <w:color w:val="000000"/>
                <w:spacing w:val="-2"/>
                <w:sz w:val="18"/>
              </w:rPr>
            </w:pPr>
            <w:r w:rsidRPr="00CC0718">
              <w:rPr>
                <w:color w:val="000000"/>
                <w:spacing w:val="-2"/>
                <w:sz w:val="18"/>
              </w:rPr>
              <w:t>13</w:t>
            </w:r>
          </w:p>
        </w:tc>
        <w:tc>
          <w:tcPr>
            <w:tcW w:w="1690" w:type="dxa"/>
            <w:tcBorders>
              <w:bottom w:val="single" w:color="8FB6EA" w:sz="5" w:space="0"/>
            </w:tcBorders>
            <w:shd w:val="clear" w:color="auto" w:fill="FFFFFF" w:themeFill="background1"/>
            <w:tcMar/>
          </w:tcPr>
          <w:p w:rsidRPr="00CC0718" w:rsidR="00C71DC8" w:rsidP="00244814" w:rsidRDefault="00C71DC8" w14:paraId="50365E19" w14:textId="77777777">
            <w:pPr>
              <w:rPr>
                <w:color w:val="000000"/>
                <w:spacing w:val="-2"/>
                <w:sz w:val="18"/>
              </w:rPr>
            </w:pPr>
            <w:r w:rsidRPr="00CC0718">
              <w:rPr>
                <w:color w:val="000000"/>
                <w:spacing w:val="-2"/>
                <w:sz w:val="18"/>
              </w:rPr>
              <w:t>1</w:t>
            </w:r>
          </w:p>
        </w:tc>
        <w:tc>
          <w:tcPr>
            <w:tcW w:w="1576" w:type="dxa"/>
            <w:tcBorders>
              <w:bottom w:val="single" w:color="8FB6EA" w:sz="5" w:space="0"/>
            </w:tcBorders>
            <w:shd w:val="clear" w:color="auto" w:fill="FFFFFF" w:themeFill="background1"/>
            <w:tcMar/>
          </w:tcPr>
          <w:p w:rsidRPr="00CC0718" w:rsidR="00C71DC8" w:rsidP="00244814" w:rsidRDefault="00C71DC8" w14:paraId="50C4D0AE" w14:textId="77777777">
            <w:pPr>
              <w:rPr>
                <w:color w:val="000000"/>
                <w:spacing w:val="-2"/>
                <w:sz w:val="18"/>
              </w:rPr>
            </w:pPr>
          </w:p>
        </w:tc>
      </w:tr>
      <w:tr w:rsidRPr="00CC0718" w:rsidR="00C71DC8" w:rsidTr="3A33D0EC" w14:paraId="19579645" w14:textId="77777777">
        <w:trPr>
          <w:trHeight w:val="745" w:hRule="exact"/>
        </w:trPr>
        <w:tc>
          <w:tcPr>
            <w:tcW w:w="10717" w:type="dxa"/>
            <w:gridSpan w:val="8"/>
            <w:tcBorders>
              <w:top w:val="single" w:color="8FB6EA" w:sz="5" w:space="0"/>
            </w:tcBorders>
            <w:tcMar/>
          </w:tcPr>
          <w:p w:rsidRPr="00CC0718" w:rsidR="00C71DC8" w:rsidP="00244814" w:rsidRDefault="00C71DC8" w14:paraId="2686B842" w14:textId="77777777"/>
        </w:tc>
      </w:tr>
      <w:tr w:rsidRPr="00CC0718" w:rsidR="00C71DC8" w:rsidTr="3A33D0EC" w14:paraId="56C9F650" w14:textId="77777777">
        <w:trPr>
          <w:trHeight w:val="759" w:hRule="exact"/>
        </w:trPr>
        <w:tc>
          <w:tcPr>
            <w:tcW w:w="10717" w:type="dxa"/>
            <w:gridSpan w:val="8"/>
            <w:tcMar/>
          </w:tcPr>
          <w:p w:rsidRPr="00CC0718" w:rsidR="00C71DC8" w:rsidP="00244814" w:rsidRDefault="00C71DC8" w14:paraId="502C83D2" w14:textId="77777777"/>
        </w:tc>
      </w:tr>
      <w:tr w:rsidRPr="00CC0718" w:rsidR="00C71DC8" w:rsidTr="3A33D0EC" w14:paraId="3CEAB4EF" w14:textId="77777777">
        <w:trPr>
          <w:trHeight w:val="459" w:hRule="exact"/>
        </w:trPr>
        <w:tc>
          <w:tcPr>
            <w:tcW w:w="5359" w:type="dxa"/>
            <w:gridSpan w:val="4"/>
            <w:shd w:val="clear" w:color="auto" w:fill="FFFFFF" w:themeFill="background1"/>
            <w:tcMar/>
          </w:tcPr>
          <w:p w:rsidRPr="00CC0718" w:rsidR="00C71DC8" w:rsidP="00244814" w:rsidRDefault="00C71DC8" w14:paraId="1CFB51E7" w14:textId="77777777">
            <w:pPr>
              <w:jc w:val="right"/>
              <w:rPr>
                <w:color w:val="000066"/>
                <w:spacing w:val="-2"/>
                <w:sz w:val="16"/>
              </w:rPr>
            </w:pPr>
            <w:r w:rsidRPr="00CC0718">
              <w:rPr>
                <w:color w:val="000066"/>
                <w:spacing w:val="-2"/>
                <w:sz w:val="16"/>
              </w:rPr>
              <w:t>Formatted Reports\\Code Summary Formatted Report</w:t>
            </w:r>
          </w:p>
        </w:tc>
        <w:tc>
          <w:tcPr>
            <w:tcW w:w="5358" w:type="dxa"/>
            <w:gridSpan w:val="4"/>
            <w:shd w:val="clear" w:color="auto" w:fill="FFFFFF" w:themeFill="background1"/>
            <w:tcMar/>
          </w:tcPr>
          <w:p w:rsidRPr="00CC0718" w:rsidR="00C71DC8" w:rsidP="00244814" w:rsidRDefault="00C71DC8" w14:paraId="7081C18A" w14:textId="77777777">
            <w:pPr>
              <w:jc w:val="right"/>
              <w:rPr>
                <w:color w:val="000066"/>
                <w:spacing w:val="-2"/>
                <w:sz w:val="16"/>
              </w:rPr>
            </w:pPr>
            <w:r w:rsidRPr="00CC0718">
              <w:rPr>
                <w:color w:val="000066"/>
                <w:spacing w:val="-2"/>
                <w:sz w:val="16"/>
              </w:rPr>
              <w:t>Page 88 of 104</w:t>
            </w:r>
          </w:p>
        </w:tc>
      </w:tr>
      <w:tr w:rsidRPr="00CC0718" w:rsidR="00C71DC8" w:rsidTr="3A33D0EC" w14:paraId="19390417" w14:textId="77777777">
        <w:trPr>
          <w:trHeight w:val="444" w:hRule="exact"/>
        </w:trPr>
        <w:tc>
          <w:tcPr>
            <w:tcW w:w="10717" w:type="dxa"/>
            <w:gridSpan w:val="8"/>
            <w:shd w:val="clear" w:color="auto" w:fill="FFFFFF" w:themeFill="background1"/>
            <w:tcMar/>
            <w:vAlign w:val="center"/>
          </w:tcPr>
          <w:p w:rsidRPr="00CC0718" w:rsidR="00C71DC8" w:rsidP="00244814" w:rsidRDefault="00C71DC8" w14:paraId="132BFA96" w14:textId="77777777">
            <w:pPr>
              <w:jc w:val="right"/>
              <w:rPr>
                <w:color w:val="000066"/>
                <w:spacing w:val="-2"/>
                <w:sz w:val="16"/>
              </w:rPr>
            </w:pPr>
            <w:r w:rsidRPr="00CC0718">
              <w:rPr>
                <w:color w:val="000066"/>
                <w:spacing w:val="-2"/>
                <w:sz w:val="16"/>
              </w:rPr>
              <w:t>11/13/2024 3:39 PM</w:t>
            </w:r>
          </w:p>
        </w:tc>
      </w:tr>
      <w:tr w:rsidRPr="00CC0718" w:rsidR="00C71DC8" w:rsidTr="3A33D0EC" w14:paraId="56F8DB85" w14:textId="77777777">
        <w:trPr>
          <w:trHeight w:val="458" w:hRule="exact"/>
        </w:trPr>
        <w:tc>
          <w:tcPr>
            <w:tcW w:w="3381" w:type="dxa"/>
            <w:gridSpan w:val="2"/>
            <w:shd w:val="clear" w:color="auto" w:fill="8FB6EA"/>
            <w:tcMar/>
          </w:tcPr>
          <w:p w:rsidRPr="00CC0718" w:rsidR="00C71DC8" w:rsidP="00244814" w:rsidRDefault="00C71DC8" w14:paraId="3B5EB7A7" w14:textId="77777777">
            <w:pPr>
              <w:rPr>
                <w:b/>
                <w:color w:val="000066"/>
                <w:spacing w:val="-2"/>
                <w:sz w:val="18"/>
              </w:rPr>
            </w:pPr>
            <w:r w:rsidRPr="00CC0718">
              <w:rPr>
                <w:b/>
                <w:color w:val="000066"/>
                <w:spacing w:val="-2"/>
                <w:sz w:val="18"/>
              </w:rPr>
              <w:t>File Type</w:t>
            </w:r>
          </w:p>
        </w:tc>
        <w:tc>
          <w:tcPr>
            <w:tcW w:w="1132" w:type="dxa"/>
            <w:shd w:val="clear" w:color="auto" w:fill="8FB6EA"/>
            <w:tcMar/>
          </w:tcPr>
          <w:p w:rsidRPr="00CC0718" w:rsidR="00C71DC8" w:rsidP="00244814" w:rsidRDefault="00C71DC8" w14:paraId="3BB85E94" w14:textId="77777777">
            <w:pPr>
              <w:rPr>
                <w:b/>
                <w:color w:val="000066"/>
                <w:spacing w:val="-2"/>
                <w:sz w:val="18"/>
              </w:rPr>
            </w:pPr>
            <w:r w:rsidRPr="00CC0718">
              <w:rPr>
                <w:b/>
                <w:color w:val="000066"/>
                <w:spacing w:val="-2"/>
                <w:sz w:val="18"/>
              </w:rPr>
              <w:t>Number of Files</w:t>
            </w:r>
          </w:p>
        </w:tc>
        <w:tc>
          <w:tcPr>
            <w:tcW w:w="1576" w:type="dxa"/>
            <w:gridSpan w:val="2"/>
            <w:shd w:val="clear" w:color="auto" w:fill="8FB6EA"/>
            <w:tcMar/>
          </w:tcPr>
          <w:p w:rsidRPr="00CC0718" w:rsidR="00C71DC8" w:rsidP="00244814" w:rsidRDefault="00C71DC8" w14:paraId="2B113699" w14:textId="77777777">
            <w:pPr>
              <w:rPr>
                <w:b/>
                <w:color w:val="000066"/>
                <w:spacing w:val="-2"/>
                <w:sz w:val="18"/>
              </w:rPr>
            </w:pPr>
            <w:r w:rsidRPr="00CC0718">
              <w:rPr>
                <w:b/>
                <w:color w:val="000066"/>
                <w:spacing w:val="-2"/>
                <w:sz w:val="18"/>
              </w:rPr>
              <w:t>Number of Coding References</w:t>
            </w:r>
          </w:p>
        </w:tc>
        <w:tc>
          <w:tcPr>
            <w:tcW w:w="1362" w:type="dxa"/>
            <w:shd w:val="clear" w:color="auto" w:fill="8FB6EA"/>
            <w:tcMar/>
          </w:tcPr>
          <w:p w:rsidRPr="00CC0718" w:rsidR="00C71DC8" w:rsidP="00244814" w:rsidRDefault="00C71DC8" w14:paraId="4E685576" w14:textId="77777777">
            <w:pPr>
              <w:rPr>
                <w:b/>
                <w:color w:val="000066"/>
                <w:spacing w:val="-2"/>
                <w:sz w:val="18"/>
              </w:rPr>
            </w:pPr>
            <w:r w:rsidRPr="00CC0718">
              <w:rPr>
                <w:b/>
                <w:color w:val="000066"/>
                <w:spacing w:val="-2"/>
                <w:sz w:val="18"/>
              </w:rPr>
              <w:t>Number of Words Coded</w:t>
            </w:r>
          </w:p>
        </w:tc>
        <w:tc>
          <w:tcPr>
            <w:tcW w:w="1690" w:type="dxa"/>
            <w:shd w:val="clear" w:color="auto" w:fill="8FB6EA"/>
            <w:tcMar/>
          </w:tcPr>
          <w:p w:rsidRPr="00CC0718" w:rsidR="00C71DC8" w:rsidP="00244814" w:rsidRDefault="00C71DC8" w14:paraId="13A36D75" w14:textId="77777777">
            <w:pPr>
              <w:rPr>
                <w:b/>
                <w:color w:val="000066"/>
                <w:spacing w:val="-2"/>
                <w:sz w:val="18"/>
              </w:rPr>
            </w:pPr>
            <w:r w:rsidRPr="00CC0718">
              <w:rPr>
                <w:b/>
                <w:color w:val="000066"/>
                <w:spacing w:val="-2"/>
                <w:sz w:val="18"/>
              </w:rPr>
              <w:t>Number of Paragraphs Coded</w:t>
            </w:r>
          </w:p>
        </w:tc>
        <w:tc>
          <w:tcPr>
            <w:tcW w:w="1576" w:type="dxa"/>
            <w:shd w:val="clear" w:color="auto" w:fill="8FB6EA"/>
            <w:tcMar/>
          </w:tcPr>
          <w:p w:rsidRPr="00CC0718" w:rsidR="00C71DC8" w:rsidP="00244814" w:rsidRDefault="00C71DC8" w14:paraId="7FAACFF5" w14:textId="77777777">
            <w:pPr>
              <w:rPr>
                <w:b/>
                <w:color w:val="000066"/>
                <w:spacing w:val="-2"/>
                <w:sz w:val="18"/>
              </w:rPr>
            </w:pPr>
            <w:r w:rsidRPr="00CC0718">
              <w:rPr>
                <w:b/>
                <w:color w:val="000066"/>
                <w:spacing w:val="-2"/>
                <w:sz w:val="18"/>
              </w:rPr>
              <w:t>Duration Coded</w:t>
            </w:r>
          </w:p>
        </w:tc>
      </w:tr>
      <w:tr w:rsidRPr="00CC0718" w:rsidR="00C71DC8" w:rsidTr="3A33D0EC" w14:paraId="3CD25ECA" w14:textId="77777777">
        <w:trPr>
          <w:trHeight w:val="889" w:hRule="exact"/>
        </w:trPr>
        <w:tc>
          <w:tcPr>
            <w:tcW w:w="10717" w:type="dxa"/>
            <w:gridSpan w:val="8"/>
            <w:shd w:val="clear" w:color="auto" w:fill="FFFFFF" w:themeFill="background1"/>
            <w:tcMar/>
          </w:tcPr>
          <w:p w:rsidRPr="00CC0718" w:rsidR="00C71DC8" w:rsidP="3A33D0EC" w:rsidRDefault="00C71DC8" w14:paraId="240A5E5A" w14:textId="77777777">
            <w:pPr>
              <w:rPr>
                <w:b w:val="1"/>
                <w:bCs w:val="1"/>
                <w:color w:val="5C83B4"/>
                <w:spacing w:val="-2"/>
                <w:sz w:val="24"/>
                <w:szCs w:val="24"/>
                <w:lang w:val="en-US"/>
              </w:rPr>
            </w:pPr>
            <w:r w:rsidRPr="3A33D0EC" w:rsidR="00C71DC8">
              <w:rPr>
                <w:b w:val="1"/>
                <w:bCs w:val="1"/>
                <w:color w:val="5C83B4"/>
                <w:spacing w:val="-2"/>
                <w:sz w:val="24"/>
                <w:szCs w:val="24"/>
                <w:lang w:val="en-US"/>
              </w:rPr>
              <w:t>Codes\\AXIAL CODE\\Q8–Member marketing skills and knowledge\ASSESSMENT AND IMPROVEMENT\I feel like we still need like, you know, an improvement on marketing and marketing skills, but I feel we're good enough as a club doing it.</w:t>
            </w:r>
          </w:p>
        </w:tc>
      </w:tr>
      <w:tr w:rsidRPr="00CC0718" w:rsidR="00C71DC8" w:rsidTr="3A33D0EC" w14:paraId="6B2751C6" w14:textId="77777777">
        <w:trPr>
          <w:trHeight w:val="444" w:hRule="exact"/>
        </w:trPr>
        <w:tc>
          <w:tcPr>
            <w:tcW w:w="1805" w:type="dxa"/>
            <w:shd w:val="clear" w:color="auto" w:fill="FFFFFF" w:themeFill="background1"/>
            <w:tcMar/>
          </w:tcPr>
          <w:p w:rsidRPr="00CC0718" w:rsidR="00C71DC8" w:rsidP="00244814" w:rsidRDefault="00C71DC8" w14:paraId="6D8B38C8" w14:textId="77777777">
            <w:pPr>
              <w:rPr>
                <w:b/>
                <w:color w:val="5C83B4"/>
                <w:spacing w:val="-2"/>
                <w:sz w:val="24"/>
              </w:rPr>
            </w:pPr>
            <w:r w:rsidRPr="00CC0718">
              <w:rPr>
                <w:b/>
                <w:color w:val="5C83B4"/>
                <w:spacing w:val="-2"/>
                <w:sz w:val="24"/>
              </w:rPr>
              <w:t>Nickname:</w:t>
            </w:r>
          </w:p>
        </w:tc>
        <w:tc>
          <w:tcPr>
            <w:tcW w:w="8912" w:type="dxa"/>
            <w:gridSpan w:val="7"/>
            <w:vMerge w:val="restart"/>
            <w:shd w:val="clear" w:color="auto" w:fill="FFFFFF" w:themeFill="background1"/>
            <w:tcMar/>
          </w:tcPr>
          <w:p w:rsidRPr="00CC0718" w:rsidR="00C71DC8" w:rsidP="00244814" w:rsidRDefault="00C71DC8" w14:paraId="110E42DA" w14:textId="77777777">
            <w:pPr>
              <w:rPr>
                <w:b/>
                <w:color w:val="5C83B4"/>
                <w:spacing w:val="-2"/>
                <w:sz w:val="24"/>
              </w:rPr>
            </w:pPr>
          </w:p>
        </w:tc>
      </w:tr>
      <w:tr w:rsidRPr="00CC0718" w:rsidR="00C71DC8" w:rsidTr="3A33D0EC" w14:paraId="218F844F" w14:textId="77777777">
        <w:trPr>
          <w:trHeight w:val="458" w:hRule="exact"/>
        </w:trPr>
        <w:tc>
          <w:tcPr>
            <w:tcW w:w="1805" w:type="dxa"/>
            <w:shd w:val="clear" w:color="auto" w:fill="FFFFFF" w:themeFill="background1"/>
            <w:tcMar/>
          </w:tcPr>
          <w:p w:rsidRPr="00CC0718" w:rsidR="00C71DC8" w:rsidP="00244814" w:rsidRDefault="00C71DC8" w14:paraId="5E791C0D" w14:textId="77777777">
            <w:pPr>
              <w:rPr>
                <w:b/>
                <w:color w:val="5C83B4"/>
                <w:spacing w:val="-2"/>
                <w:sz w:val="24"/>
              </w:rPr>
            </w:pPr>
            <w:r w:rsidRPr="00CC0718">
              <w:rPr>
                <w:b/>
                <w:color w:val="5C83B4"/>
                <w:spacing w:val="-2"/>
                <w:sz w:val="24"/>
              </w:rPr>
              <w:t>Classification:</w:t>
            </w:r>
          </w:p>
        </w:tc>
        <w:tc>
          <w:tcPr>
            <w:tcW w:w="8912" w:type="dxa"/>
            <w:gridSpan w:val="7"/>
            <w:vMerge/>
            <w:tcMar/>
          </w:tcPr>
          <w:p w:rsidRPr="00CC0718" w:rsidR="00C71DC8" w:rsidP="00244814" w:rsidRDefault="00C71DC8" w14:paraId="673619FA" w14:textId="77777777"/>
        </w:tc>
      </w:tr>
      <w:tr w:rsidRPr="00CC0718" w:rsidR="00C71DC8" w:rsidTr="3A33D0EC" w14:paraId="009D62D6" w14:textId="77777777">
        <w:trPr>
          <w:trHeight w:val="444" w:hRule="exact"/>
        </w:trPr>
        <w:tc>
          <w:tcPr>
            <w:tcW w:w="1805" w:type="dxa"/>
            <w:shd w:val="clear" w:color="auto" w:fill="FFFFFF" w:themeFill="background1"/>
            <w:tcMar/>
          </w:tcPr>
          <w:p w:rsidRPr="00CC0718" w:rsidR="00C71DC8" w:rsidP="00244814" w:rsidRDefault="00C71DC8" w14:paraId="19D3812D" w14:textId="77777777">
            <w:pPr>
              <w:rPr>
                <w:b/>
                <w:color w:val="5C83B4"/>
                <w:spacing w:val="-2"/>
                <w:sz w:val="24"/>
              </w:rPr>
            </w:pPr>
            <w:r w:rsidRPr="00CC0718">
              <w:rPr>
                <w:b/>
                <w:color w:val="5C83B4"/>
                <w:spacing w:val="-2"/>
                <w:sz w:val="24"/>
              </w:rPr>
              <w:t>Aggregated:</w:t>
            </w:r>
          </w:p>
        </w:tc>
        <w:tc>
          <w:tcPr>
            <w:tcW w:w="8912" w:type="dxa"/>
            <w:gridSpan w:val="7"/>
            <w:shd w:val="clear" w:color="auto" w:fill="FFFFFF" w:themeFill="background1"/>
            <w:tcMar/>
          </w:tcPr>
          <w:p w:rsidRPr="00CC0718" w:rsidR="00C71DC8" w:rsidP="00244814" w:rsidRDefault="00C71DC8" w14:paraId="620F50D8" w14:textId="77777777">
            <w:pPr>
              <w:rPr>
                <w:b/>
                <w:color w:val="5C83B4"/>
                <w:spacing w:val="-2"/>
                <w:sz w:val="24"/>
              </w:rPr>
            </w:pPr>
            <w:r w:rsidRPr="00CC0718">
              <w:rPr>
                <w:b/>
                <w:color w:val="5C83B4"/>
                <w:spacing w:val="-2"/>
                <w:sz w:val="24"/>
              </w:rPr>
              <w:t>No</w:t>
            </w:r>
          </w:p>
        </w:tc>
      </w:tr>
      <w:tr w:rsidRPr="00CC0718" w:rsidR="00C71DC8" w:rsidTr="3A33D0EC" w14:paraId="456BE6E8" w14:textId="77777777">
        <w:trPr>
          <w:trHeight w:val="344" w:hRule="exact"/>
        </w:trPr>
        <w:tc>
          <w:tcPr>
            <w:tcW w:w="3381" w:type="dxa"/>
            <w:gridSpan w:val="2"/>
            <w:tcBorders>
              <w:bottom w:val="single" w:color="8FB6EA" w:sz="5" w:space="0"/>
            </w:tcBorders>
            <w:shd w:val="clear" w:color="auto" w:fill="FFFFFF" w:themeFill="background1"/>
            <w:tcMar/>
          </w:tcPr>
          <w:p w:rsidRPr="00CC0718" w:rsidR="00C71DC8" w:rsidP="00244814" w:rsidRDefault="00C71DC8" w14:paraId="30E56297" w14:textId="77777777">
            <w:pPr>
              <w:rPr>
                <w:color w:val="000000"/>
                <w:spacing w:val="-2"/>
                <w:sz w:val="18"/>
              </w:rPr>
            </w:pPr>
            <w:r w:rsidRPr="00CC0718">
              <w:rPr>
                <w:color w:val="000000"/>
                <w:spacing w:val="-2"/>
                <w:sz w:val="18"/>
              </w:rPr>
              <w:t>Document</w:t>
            </w:r>
          </w:p>
        </w:tc>
        <w:tc>
          <w:tcPr>
            <w:tcW w:w="1132" w:type="dxa"/>
            <w:tcBorders>
              <w:bottom w:val="single" w:color="8FB6EA" w:sz="5" w:space="0"/>
            </w:tcBorders>
            <w:shd w:val="clear" w:color="auto" w:fill="FFFFFF" w:themeFill="background1"/>
            <w:tcMar/>
          </w:tcPr>
          <w:p w:rsidRPr="00CC0718" w:rsidR="00C71DC8" w:rsidP="00244814" w:rsidRDefault="00C71DC8" w14:paraId="6B041332" w14:textId="77777777">
            <w:pPr>
              <w:rPr>
                <w:color w:val="000000"/>
                <w:spacing w:val="-2"/>
                <w:sz w:val="18"/>
              </w:rPr>
            </w:pPr>
            <w:r w:rsidRPr="00CC0718">
              <w:rPr>
                <w:color w:val="000000"/>
                <w:spacing w:val="-2"/>
                <w:sz w:val="18"/>
              </w:rPr>
              <w:t>1</w:t>
            </w:r>
          </w:p>
        </w:tc>
        <w:tc>
          <w:tcPr>
            <w:tcW w:w="1576" w:type="dxa"/>
            <w:gridSpan w:val="2"/>
            <w:tcBorders>
              <w:bottom w:val="single" w:color="8FB6EA" w:sz="5" w:space="0"/>
            </w:tcBorders>
            <w:shd w:val="clear" w:color="auto" w:fill="FFFFFF" w:themeFill="background1"/>
            <w:tcMar/>
          </w:tcPr>
          <w:p w:rsidRPr="00CC0718" w:rsidR="00C71DC8" w:rsidP="00244814" w:rsidRDefault="00C71DC8" w14:paraId="1661506D" w14:textId="77777777">
            <w:pPr>
              <w:rPr>
                <w:color w:val="000000"/>
                <w:spacing w:val="-2"/>
                <w:sz w:val="18"/>
              </w:rPr>
            </w:pPr>
            <w:r w:rsidRPr="00CC0718">
              <w:rPr>
                <w:color w:val="000000"/>
                <w:spacing w:val="-2"/>
                <w:sz w:val="18"/>
              </w:rPr>
              <w:t>1</w:t>
            </w:r>
          </w:p>
        </w:tc>
        <w:tc>
          <w:tcPr>
            <w:tcW w:w="1362" w:type="dxa"/>
            <w:tcBorders>
              <w:bottom w:val="single" w:color="8FB6EA" w:sz="5" w:space="0"/>
            </w:tcBorders>
            <w:shd w:val="clear" w:color="auto" w:fill="FFFFFF" w:themeFill="background1"/>
            <w:tcMar/>
          </w:tcPr>
          <w:p w:rsidRPr="00CC0718" w:rsidR="00C71DC8" w:rsidP="00244814" w:rsidRDefault="00C71DC8" w14:paraId="2E572D01" w14:textId="77777777">
            <w:pPr>
              <w:rPr>
                <w:color w:val="000000"/>
                <w:spacing w:val="-2"/>
                <w:sz w:val="18"/>
              </w:rPr>
            </w:pPr>
            <w:r w:rsidRPr="00CC0718">
              <w:rPr>
                <w:color w:val="000000"/>
                <w:spacing w:val="-2"/>
                <w:sz w:val="18"/>
              </w:rPr>
              <w:t>27</w:t>
            </w:r>
          </w:p>
        </w:tc>
        <w:tc>
          <w:tcPr>
            <w:tcW w:w="1690" w:type="dxa"/>
            <w:tcBorders>
              <w:bottom w:val="single" w:color="8FB6EA" w:sz="5" w:space="0"/>
            </w:tcBorders>
            <w:shd w:val="clear" w:color="auto" w:fill="FFFFFF" w:themeFill="background1"/>
            <w:tcMar/>
          </w:tcPr>
          <w:p w:rsidRPr="00CC0718" w:rsidR="00C71DC8" w:rsidP="00244814" w:rsidRDefault="00C71DC8" w14:paraId="61665D2C" w14:textId="77777777">
            <w:pPr>
              <w:rPr>
                <w:color w:val="000000"/>
                <w:spacing w:val="-2"/>
                <w:sz w:val="18"/>
              </w:rPr>
            </w:pPr>
            <w:r w:rsidRPr="00CC0718">
              <w:rPr>
                <w:color w:val="000000"/>
                <w:spacing w:val="-2"/>
                <w:sz w:val="18"/>
              </w:rPr>
              <w:t>1</w:t>
            </w:r>
          </w:p>
        </w:tc>
        <w:tc>
          <w:tcPr>
            <w:tcW w:w="1576" w:type="dxa"/>
            <w:tcBorders>
              <w:bottom w:val="single" w:color="8FB6EA" w:sz="5" w:space="0"/>
            </w:tcBorders>
            <w:shd w:val="clear" w:color="auto" w:fill="FFFFFF" w:themeFill="background1"/>
            <w:tcMar/>
          </w:tcPr>
          <w:p w:rsidRPr="00CC0718" w:rsidR="00C71DC8" w:rsidP="00244814" w:rsidRDefault="00C71DC8" w14:paraId="2F114AB6" w14:textId="77777777">
            <w:pPr>
              <w:rPr>
                <w:color w:val="000000"/>
                <w:spacing w:val="-2"/>
                <w:sz w:val="18"/>
              </w:rPr>
            </w:pPr>
          </w:p>
        </w:tc>
      </w:tr>
      <w:tr w:rsidRPr="00CC0718" w:rsidR="00C71DC8" w:rsidTr="3A33D0EC" w14:paraId="5293A4B5" w14:textId="77777777">
        <w:trPr>
          <w:trHeight w:val="444" w:hRule="exact"/>
        </w:trPr>
        <w:tc>
          <w:tcPr>
            <w:tcW w:w="10717" w:type="dxa"/>
            <w:gridSpan w:val="8"/>
            <w:tcBorders>
              <w:top w:val="single" w:color="8FB6EA" w:sz="5" w:space="0"/>
            </w:tcBorders>
            <w:tcMar/>
          </w:tcPr>
          <w:p w:rsidRPr="00CC0718" w:rsidR="00C71DC8" w:rsidP="00244814" w:rsidRDefault="00C71DC8" w14:paraId="5786345C" w14:textId="77777777"/>
        </w:tc>
      </w:tr>
      <w:tr w:rsidRPr="00CC0718" w:rsidR="00C71DC8" w:rsidTr="3A33D0EC" w14:paraId="1A9BC683" w14:textId="77777777">
        <w:trPr>
          <w:trHeight w:val="344" w:hRule="exact"/>
        </w:trPr>
        <w:tc>
          <w:tcPr>
            <w:tcW w:w="10717" w:type="dxa"/>
            <w:gridSpan w:val="8"/>
            <w:shd w:val="clear" w:color="auto" w:fill="FFFFFF" w:themeFill="background1"/>
            <w:tcMar/>
          </w:tcPr>
          <w:p w:rsidRPr="00CC0718" w:rsidR="00C71DC8" w:rsidP="00244814" w:rsidRDefault="00C71DC8" w14:paraId="05229431" w14:textId="77777777">
            <w:pPr>
              <w:rPr>
                <w:b/>
                <w:color w:val="5C83B4"/>
                <w:spacing w:val="-2"/>
                <w:sz w:val="24"/>
              </w:rPr>
            </w:pPr>
          </w:p>
        </w:tc>
      </w:tr>
      <w:tr w:rsidRPr="00CC0718" w:rsidR="00C71DC8" w:rsidTr="3A33D0EC" w14:paraId="3ECC1843" w14:textId="77777777">
        <w:trPr>
          <w:trHeight w:val="459" w:hRule="exact"/>
        </w:trPr>
        <w:tc>
          <w:tcPr>
            <w:tcW w:w="1805" w:type="dxa"/>
            <w:shd w:val="clear" w:color="auto" w:fill="FFFFFF" w:themeFill="background1"/>
            <w:tcMar/>
          </w:tcPr>
          <w:p w:rsidRPr="00CC0718" w:rsidR="00C71DC8" w:rsidP="00244814" w:rsidRDefault="00C71DC8" w14:paraId="651B5798" w14:textId="77777777">
            <w:pPr>
              <w:rPr>
                <w:b/>
                <w:color w:val="5C83B4"/>
                <w:spacing w:val="-2"/>
                <w:sz w:val="24"/>
              </w:rPr>
            </w:pPr>
            <w:r w:rsidRPr="00CC0718">
              <w:rPr>
                <w:b/>
                <w:color w:val="5C83B4"/>
                <w:spacing w:val="-2"/>
                <w:sz w:val="24"/>
              </w:rPr>
              <w:t>Nickname:</w:t>
            </w:r>
          </w:p>
        </w:tc>
        <w:tc>
          <w:tcPr>
            <w:tcW w:w="8912" w:type="dxa"/>
            <w:gridSpan w:val="7"/>
            <w:vMerge w:val="restart"/>
            <w:shd w:val="clear" w:color="auto" w:fill="FFFFFF" w:themeFill="background1"/>
            <w:tcMar/>
          </w:tcPr>
          <w:p w:rsidRPr="00CC0718" w:rsidR="00C71DC8" w:rsidP="00244814" w:rsidRDefault="00C71DC8" w14:paraId="64FC5169" w14:textId="77777777">
            <w:pPr>
              <w:rPr>
                <w:b/>
                <w:color w:val="5C83B4"/>
                <w:spacing w:val="-2"/>
                <w:sz w:val="24"/>
              </w:rPr>
            </w:pPr>
            <w:r w:rsidRPr="00CC0718">
              <w:rPr>
                <w:b/>
                <w:color w:val="5C83B4"/>
                <w:spacing w:val="-2"/>
                <w:sz w:val="24"/>
              </w:rPr>
              <w:t>Codes\\AXIAL CODE\\Q8–Member marketing skills and knowledge\CREATIVIY AND INNOVATION</w:t>
            </w:r>
          </w:p>
        </w:tc>
      </w:tr>
      <w:tr w:rsidRPr="00CC0718" w:rsidR="00C71DC8" w:rsidTr="3A33D0EC" w14:paraId="60DB241B" w14:textId="77777777">
        <w:trPr>
          <w:trHeight w:val="444" w:hRule="exact"/>
        </w:trPr>
        <w:tc>
          <w:tcPr>
            <w:tcW w:w="1805" w:type="dxa"/>
            <w:shd w:val="clear" w:color="auto" w:fill="FFFFFF" w:themeFill="background1"/>
            <w:tcMar/>
          </w:tcPr>
          <w:p w:rsidRPr="00CC0718" w:rsidR="00C71DC8" w:rsidP="00244814" w:rsidRDefault="00C71DC8" w14:paraId="36CBAA7E" w14:textId="77777777">
            <w:pPr>
              <w:rPr>
                <w:b/>
                <w:color w:val="5C83B4"/>
                <w:spacing w:val="-2"/>
                <w:sz w:val="24"/>
              </w:rPr>
            </w:pPr>
            <w:r w:rsidRPr="00CC0718">
              <w:rPr>
                <w:b/>
                <w:color w:val="5C83B4"/>
                <w:spacing w:val="-2"/>
                <w:sz w:val="24"/>
              </w:rPr>
              <w:t>Classification:</w:t>
            </w:r>
          </w:p>
        </w:tc>
        <w:tc>
          <w:tcPr>
            <w:tcW w:w="8912" w:type="dxa"/>
            <w:gridSpan w:val="7"/>
            <w:vMerge/>
            <w:tcMar/>
          </w:tcPr>
          <w:p w:rsidRPr="00CC0718" w:rsidR="00C71DC8" w:rsidP="00244814" w:rsidRDefault="00C71DC8" w14:paraId="3E5869AF" w14:textId="77777777"/>
        </w:tc>
      </w:tr>
      <w:tr w:rsidRPr="00CC0718" w:rsidR="00C71DC8" w:rsidTr="3A33D0EC" w14:paraId="781D3EB8" w14:textId="77777777">
        <w:trPr>
          <w:trHeight w:val="459" w:hRule="exact"/>
        </w:trPr>
        <w:tc>
          <w:tcPr>
            <w:tcW w:w="1805" w:type="dxa"/>
            <w:shd w:val="clear" w:color="auto" w:fill="FFFFFF" w:themeFill="background1"/>
            <w:tcMar/>
          </w:tcPr>
          <w:p w:rsidRPr="00CC0718" w:rsidR="00C71DC8" w:rsidP="00244814" w:rsidRDefault="00C71DC8" w14:paraId="52050F3A" w14:textId="77777777">
            <w:pPr>
              <w:rPr>
                <w:b/>
                <w:color w:val="5C83B4"/>
                <w:spacing w:val="-2"/>
                <w:sz w:val="24"/>
              </w:rPr>
            </w:pPr>
            <w:r w:rsidRPr="00CC0718">
              <w:rPr>
                <w:b/>
                <w:color w:val="5C83B4"/>
                <w:spacing w:val="-2"/>
                <w:sz w:val="24"/>
              </w:rPr>
              <w:t>Aggregated:</w:t>
            </w:r>
          </w:p>
        </w:tc>
        <w:tc>
          <w:tcPr>
            <w:tcW w:w="8912" w:type="dxa"/>
            <w:gridSpan w:val="7"/>
            <w:shd w:val="clear" w:color="auto" w:fill="FFFFFF" w:themeFill="background1"/>
            <w:tcMar/>
          </w:tcPr>
          <w:p w:rsidRPr="00CC0718" w:rsidR="00C71DC8" w:rsidP="00244814" w:rsidRDefault="00C71DC8" w14:paraId="272601BC" w14:textId="77777777">
            <w:pPr>
              <w:rPr>
                <w:b/>
                <w:color w:val="5C83B4"/>
                <w:spacing w:val="-2"/>
                <w:sz w:val="24"/>
              </w:rPr>
            </w:pPr>
            <w:r w:rsidRPr="00CC0718">
              <w:rPr>
                <w:b/>
                <w:color w:val="5C83B4"/>
                <w:spacing w:val="-2"/>
                <w:sz w:val="24"/>
              </w:rPr>
              <w:t>Yes</w:t>
            </w:r>
          </w:p>
        </w:tc>
      </w:tr>
      <w:tr w:rsidRPr="00CC0718" w:rsidR="00C71DC8" w:rsidTr="3A33D0EC" w14:paraId="72AED3B9" w14:textId="77777777">
        <w:trPr>
          <w:trHeight w:val="329" w:hRule="exact"/>
        </w:trPr>
        <w:tc>
          <w:tcPr>
            <w:tcW w:w="3381" w:type="dxa"/>
            <w:gridSpan w:val="2"/>
            <w:tcBorders>
              <w:bottom w:val="single" w:color="8FB6EA" w:sz="5" w:space="0"/>
            </w:tcBorders>
            <w:shd w:val="clear" w:color="auto" w:fill="FFFFFF" w:themeFill="background1"/>
            <w:tcMar/>
          </w:tcPr>
          <w:p w:rsidRPr="00CC0718" w:rsidR="00C71DC8" w:rsidP="00244814" w:rsidRDefault="00C71DC8" w14:paraId="14FC063E" w14:textId="77777777">
            <w:pPr>
              <w:rPr>
                <w:color w:val="000000"/>
                <w:spacing w:val="-2"/>
                <w:sz w:val="18"/>
              </w:rPr>
            </w:pPr>
            <w:r w:rsidRPr="00CC0718">
              <w:rPr>
                <w:color w:val="000000"/>
                <w:spacing w:val="-2"/>
                <w:sz w:val="18"/>
              </w:rPr>
              <w:t>Document</w:t>
            </w:r>
          </w:p>
        </w:tc>
        <w:tc>
          <w:tcPr>
            <w:tcW w:w="1132" w:type="dxa"/>
            <w:tcBorders>
              <w:bottom w:val="single" w:color="8FB6EA" w:sz="5" w:space="0"/>
            </w:tcBorders>
            <w:shd w:val="clear" w:color="auto" w:fill="FFFFFF" w:themeFill="background1"/>
            <w:tcMar/>
          </w:tcPr>
          <w:p w:rsidRPr="00CC0718" w:rsidR="00C71DC8" w:rsidP="00244814" w:rsidRDefault="00C71DC8" w14:paraId="2388337E" w14:textId="77777777">
            <w:pPr>
              <w:rPr>
                <w:color w:val="000000"/>
                <w:spacing w:val="-2"/>
                <w:sz w:val="18"/>
              </w:rPr>
            </w:pPr>
            <w:r w:rsidRPr="00CC0718">
              <w:rPr>
                <w:color w:val="000000"/>
                <w:spacing w:val="-2"/>
                <w:sz w:val="18"/>
              </w:rPr>
              <w:t>2</w:t>
            </w:r>
          </w:p>
        </w:tc>
        <w:tc>
          <w:tcPr>
            <w:tcW w:w="1576" w:type="dxa"/>
            <w:gridSpan w:val="2"/>
            <w:tcBorders>
              <w:bottom w:val="single" w:color="8FB6EA" w:sz="5" w:space="0"/>
            </w:tcBorders>
            <w:shd w:val="clear" w:color="auto" w:fill="FFFFFF" w:themeFill="background1"/>
            <w:tcMar/>
          </w:tcPr>
          <w:p w:rsidRPr="00CC0718" w:rsidR="00C71DC8" w:rsidP="00244814" w:rsidRDefault="00C71DC8" w14:paraId="3B2C40BD" w14:textId="77777777">
            <w:pPr>
              <w:rPr>
                <w:color w:val="000000"/>
                <w:spacing w:val="-2"/>
                <w:sz w:val="18"/>
              </w:rPr>
            </w:pPr>
            <w:r w:rsidRPr="00CC0718">
              <w:rPr>
                <w:color w:val="000000"/>
                <w:spacing w:val="-2"/>
                <w:sz w:val="18"/>
              </w:rPr>
              <w:t>3</w:t>
            </w:r>
          </w:p>
        </w:tc>
        <w:tc>
          <w:tcPr>
            <w:tcW w:w="1362" w:type="dxa"/>
            <w:tcBorders>
              <w:bottom w:val="single" w:color="8FB6EA" w:sz="5" w:space="0"/>
            </w:tcBorders>
            <w:shd w:val="clear" w:color="auto" w:fill="FFFFFF" w:themeFill="background1"/>
            <w:tcMar/>
          </w:tcPr>
          <w:p w:rsidRPr="00CC0718" w:rsidR="00C71DC8" w:rsidP="00244814" w:rsidRDefault="00C71DC8" w14:paraId="2BBC75F1" w14:textId="77777777">
            <w:pPr>
              <w:rPr>
                <w:color w:val="000000"/>
                <w:spacing w:val="-2"/>
                <w:sz w:val="18"/>
              </w:rPr>
            </w:pPr>
            <w:r w:rsidRPr="00CC0718">
              <w:rPr>
                <w:color w:val="000000"/>
                <w:spacing w:val="-2"/>
                <w:sz w:val="18"/>
              </w:rPr>
              <w:t>22</w:t>
            </w:r>
          </w:p>
        </w:tc>
        <w:tc>
          <w:tcPr>
            <w:tcW w:w="1690" w:type="dxa"/>
            <w:tcBorders>
              <w:bottom w:val="single" w:color="8FB6EA" w:sz="5" w:space="0"/>
            </w:tcBorders>
            <w:shd w:val="clear" w:color="auto" w:fill="FFFFFF" w:themeFill="background1"/>
            <w:tcMar/>
          </w:tcPr>
          <w:p w:rsidRPr="00CC0718" w:rsidR="00C71DC8" w:rsidP="00244814" w:rsidRDefault="00C71DC8" w14:paraId="78056BE0" w14:textId="77777777">
            <w:pPr>
              <w:rPr>
                <w:color w:val="000000"/>
                <w:spacing w:val="-2"/>
                <w:sz w:val="18"/>
              </w:rPr>
            </w:pPr>
            <w:r w:rsidRPr="00CC0718">
              <w:rPr>
                <w:color w:val="000000"/>
                <w:spacing w:val="-2"/>
                <w:sz w:val="18"/>
              </w:rPr>
              <w:t>3</w:t>
            </w:r>
          </w:p>
        </w:tc>
        <w:tc>
          <w:tcPr>
            <w:tcW w:w="1576" w:type="dxa"/>
            <w:tcBorders>
              <w:bottom w:val="single" w:color="8FB6EA" w:sz="5" w:space="0"/>
            </w:tcBorders>
            <w:shd w:val="clear" w:color="auto" w:fill="FFFFFF" w:themeFill="background1"/>
            <w:tcMar/>
          </w:tcPr>
          <w:p w:rsidRPr="00CC0718" w:rsidR="00C71DC8" w:rsidP="00244814" w:rsidRDefault="00C71DC8" w14:paraId="03085B9A" w14:textId="77777777">
            <w:pPr>
              <w:rPr>
                <w:color w:val="000000"/>
                <w:spacing w:val="-2"/>
                <w:sz w:val="18"/>
              </w:rPr>
            </w:pPr>
          </w:p>
        </w:tc>
      </w:tr>
      <w:tr w:rsidRPr="00CC0718" w:rsidR="00C71DC8" w:rsidTr="3A33D0EC" w14:paraId="0A15D68A" w14:textId="77777777">
        <w:trPr>
          <w:trHeight w:val="459" w:hRule="exact"/>
        </w:trPr>
        <w:tc>
          <w:tcPr>
            <w:tcW w:w="10717" w:type="dxa"/>
            <w:gridSpan w:val="8"/>
            <w:tcBorders>
              <w:top w:val="single" w:color="8FB6EA" w:sz="5" w:space="0"/>
            </w:tcBorders>
            <w:tcMar/>
          </w:tcPr>
          <w:p w:rsidRPr="00CC0718" w:rsidR="00C71DC8" w:rsidP="00244814" w:rsidRDefault="00C71DC8" w14:paraId="37FD4391" w14:textId="77777777"/>
        </w:tc>
      </w:tr>
      <w:tr w:rsidRPr="00CC0718" w:rsidR="00C71DC8" w:rsidTr="3A33D0EC" w14:paraId="1E631A22" w14:textId="77777777">
        <w:trPr>
          <w:trHeight w:val="329" w:hRule="exact"/>
        </w:trPr>
        <w:tc>
          <w:tcPr>
            <w:tcW w:w="10717" w:type="dxa"/>
            <w:gridSpan w:val="8"/>
            <w:shd w:val="clear" w:color="auto" w:fill="FFFFFF" w:themeFill="background1"/>
            <w:tcMar/>
          </w:tcPr>
          <w:p w:rsidRPr="00CC0718" w:rsidR="00C71DC8" w:rsidP="00244814" w:rsidRDefault="00C71DC8" w14:paraId="02D41CD7" w14:textId="77777777">
            <w:pPr>
              <w:rPr>
                <w:b/>
                <w:color w:val="5C83B4"/>
                <w:spacing w:val="-2"/>
                <w:sz w:val="24"/>
              </w:rPr>
            </w:pPr>
          </w:p>
        </w:tc>
      </w:tr>
      <w:tr w:rsidRPr="00CC0718" w:rsidR="00C71DC8" w:rsidTr="3A33D0EC" w14:paraId="37ED38B4" w14:textId="77777777">
        <w:trPr>
          <w:trHeight w:val="459" w:hRule="exact"/>
        </w:trPr>
        <w:tc>
          <w:tcPr>
            <w:tcW w:w="1805" w:type="dxa"/>
            <w:shd w:val="clear" w:color="auto" w:fill="FFFFFF" w:themeFill="background1"/>
            <w:tcMar/>
          </w:tcPr>
          <w:p w:rsidRPr="00CC0718" w:rsidR="00C71DC8" w:rsidP="00244814" w:rsidRDefault="00C71DC8" w14:paraId="5AEE3C68" w14:textId="77777777">
            <w:pPr>
              <w:rPr>
                <w:b/>
                <w:color w:val="5C83B4"/>
                <w:spacing w:val="-2"/>
                <w:sz w:val="24"/>
              </w:rPr>
            </w:pPr>
            <w:r w:rsidRPr="00CC0718">
              <w:rPr>
                <w:b/>
                <w:color w:val="5C83B4"/>
                <w:spacing w:val="-2"/>
                <w:sz w:val="24"/>
              </w:rPr>
              <w:t>Nickname:</w:t>
            </w:r>
          </w:p>
        </w:tc>
        <w:tc>
          <w:tcPr>
            <w:tcW w:w="8912" w:type="dxa"/>
            <w:gridSpan w:val="7"/>
            <w:vMerge w:val="restart"/>
            <w:shd w:val="clear" w:color="auto" w:fill="FFFFFF" w:themeFill="background1"/>
            <w:tcMar/>
          </w:tcPr>
          <w:p w:rsidRPr="00CC0718" w:rsidR="00C71DC8" w:rsidP="00244814" w:rsidRDefault="00C71DC8" w14:paraId="00903927" w14:textId="77777777">
            <w:pPr>
              <w:rPr>
                <w:b/>
                <w:color w:val="5C83B4"/>
                <w:spacing w:val="-2"/>
                <w:sz w:val="24"/>
              </w:rPr>
            </w:pPr>
            <w:r w:rsidRPr="00CC0718">
              <w:rPr>
                <w:b/>
                <w:color w:val="5C83B4"/>
                <w:spacing w:val="-2"/>
                <w:sz w:val="24"/>
              </w:rPr>
              <w:t>Codes\\AXIAL CODE\\Q8–Member marketing skills and knowledge\CREATIVIY AND INNOVATION\Creativity</w:t>
            </w:r>
          </w:p>
        </w:tc>
      </w:tr>
      <w:tr w:rsidRPr="00CC0718" w:rsidR="00C71DC8" w:rsidTr="3A33D0EC" w14:paraId="706DFD8A" w14:textId="77777777">
        <w:trPr>
          <w:trHeight w:val="444" w:hRule="exact"/>
        </w:trPr>
        <w:tc>
          <w:tcPr>
            <w:tcW w:w="1805" w:type="dxa"/>
            <w:shd w:val="clear" w:color="auto" w:fill="FFFFFF" w:themeFill="background1"/>
            <w:tcMar/>
          </w:tcPr>
          <w:p w:rsidRPr="00CC0718" w:rsidR="00C71DC8" w:rsidP="00244814" w:rsidRDefault="00C71DC8" w14:paraId="22A51953" w14:textId="77777777">
            <w:pPr>
              <w:rPr>
                <w:b/>
                <w:color w:val="5C83B4"/>
                <w:spacing w:val="-2"/>
                <w:sz w:val="24"/>
              </w:rPr>
            </w:pPr>
            <w:r w:rsidRPr="00CC0718">
              <w:rPr>
                <w:b/>
                <w:color w:val="5C83B4"/>
                <w:spacing w:val="-2"/>
                <w:sz w:val="24"/>
              </w:rPr>
              <w:t>Classification:</w:t>
            </w:r>
          </w:p>
        </w:tc>
        <w:tc>
          <w:tcPr>
            <w:tcW w:w="8912" w:type="dxa"/>
            <w:gridSpan w:val="7"/>
            <w:vMerge/>
            <w:tcMar/>
          </w:tcPr>
          <w:p w:rsidRPr="00CC0718" w:rsidR="00C71DC8" w:rsidP="00244814" w:rsidRDefault="00C71DC8" w14:paraId="32C9527B" w14:textId="77777777"/>
        </w:tc>
      </w:tr>
      <w:tr w:rsidRPr="00CC0718" w:rsidR="00C71DC8" w:rsidTr="3A33D0EC" w14:paraId="77C68F71" w14:textId="77777777">
        <w:trPr>
          <w:trHeight w:val="458" w:hRule="exact"/>
        </w:trPr>
        <w:tc>
          <w:tcPr>
            <w:tcW w:w="1805" w:type="dxa"/>
            <w:shd w:val="clear" w:color="auto" w:fill="FFFFFF" w:themeFill="background1"/>
            <w:tcMar/>
          </w:tcPr>
          <w:p w:rsidRPr="00CC0718" w:rsidR="00C71DC8" w:rsidP="00244814" w:rsidRDefault="00C71DC8" w14:paraId="46A49490" w14:textId="77777777">
            <w:pPr>
              <w:rPr>
                <w:b/>
                <w:color w:val="5C83B4"/>
                <w:spacing w:val="-2"/>
                <w:sz w:val="24"/>
              </w:rPr>
            </w:pPr>
            <w:r w:rsidRPr="00CC0718">
              <w:rPr>
                <w:b/>
                <w:color w:val="5C83B4"/>
                <w:spacing w:val="-2"/>
                <w:sz w:val="24"/>
              </w:rPr>
              <w:t>Aggregated:</w:t>
            </w:r>
          </w:p>
        </w:tc>
        <w:tc>
          <w:tcPr>
            <w:tcW w:w="8912" w:type="dxa"/>
            <w:gridSpan w:val="7"/>
            <w:shd w:val="clear" w:color="auto" w:fill="FFFFFF" w:themeFill="background1"/>
            <w:tcMar/>
          </w:tcPr>
          <w:p w:rsidRPr="00CC0718" w:rsidR="00C71DC8" w:rsidP="00244814" w:rsidRDefault="00C71DC8" w14:paraId="32E434B3" w14:textId="77777777">
            <w:pPr>
              <w:rPr>
                <w:b/>
                <w:color w:val="5C83B4"/>
                <w:spacing w:val="-2"/>
                <w:sz w:val="24"/>
              </w:rPr>
            </w:pPr>
            <w:r w:rsidRPr="00CC0718">
              <w:rPr>
                <w:b/>
                <w:color w:val="5C83B4"/>
                <w:spacing w:val="-2"/>
                <w:sz w:val="24"/>
              </w:rPr>
              <w:t>No</w:t>
            </w:r>
          </w:p>
        </w:tc>
      </w:tr>
      <w:tr w:rsidRPr="00CC0718" w:rsidR="00C71DC8" w:rsidTr="3A33D0EC" w14:paraId="272AFEFC" w14:textId="77777777">
        <w:trPr>
          <w:trHeight w:val="330" w:hRule="exact"/>
        </w:trPr>
        <w:tc>
          <w:tcPr>
            <w:tcW w:w="3381" w:type="dxa"/>
            <w:gridSpan w:val="2"/>
            <w:tcBorders>
              <w:bottom w:val="single" w:color="8FB6EA" w:sz="5" w:space="0"/>
            </w:tcBorders>
            <w:shd w:val="clear" w:color="auto" w:fill="FFFFFF" w:themeFill="background1"/>
            <w:tcMar/>
          </w:tcPr>
          <w:p w:rsidRPr="00CC0718" w:rsidR="00C71DC8" w:rsidP="00244814" w:rsidRDefault="00C71DC8" w14:paraId="1779C8C8" w14:textId="77777777">
            <w:pPr>
              <w:rPr>
                <w:color w:val="000000"/>
                <w:spacing w:val="-2"/>
                <w:sz w:val="18"/>
              </w:rPr>
            </w:pPr>
            <w:r w:rsidRPr="00CC0718">
              <w:rPr>
                <w:color w:val="000000"/>
                <w:spacing w:val="-2"/>
                <w:sz w:val="18"/>
              </w:rPr>
              <w:t>Document</w:t>
            </w:r>
          </w:p>
        </w:tc>
        <w:tc>
          <w:tcPr>
            <w:tcW w:w="1132" w:type="dxa"/>
            <w:tcBorders>
              <w:bottom w:val="single" w:color="8FB6EA" w:sz="5" w:space="0"/>
            </w:tcBorders>
            <w:shd w:val="clear" w:color="auto" w:fill="FFFFFF" w:themeFill="background1"/>
            <w:tcMar/>
          </w:tcPr>
          <w:p w:rsidRPr="00CC0718" w:rsidR="00C71DC8" w:rsidP="00244814" w:rsidRDefault="00C71DC8" w14:paraId="36185555" w14:textId="77777777">
            <w:pPr>
              <w:rPr>
                <w:color w:val="000000"/>
                <w:spacing w:val="-2"/>
                <w:sz w:val="18"/>
              </w:rPr>
            </w:pPr>
            <w:r w:rsidRPr="00CC0718">
              <w:rPr>
                <w:color w:val="000000"/>
                <w:spacing w:val="-2"/>
                <w:sz w:val="18"/>
              </w:rPr>
              <w:t>1</w:t>
            </w:r>
          </w:p>
        </w:tc>
        <w:tc>
          <w:tcPr>
            <w:tcW w:w="1576" w:type="dxa"/>
            <w:gridSpan w:val="2"/>
            <w:tcBorders>
              <w:bottom w:val="single" w:color="8FB6EA" w:sz="5" w:space="0"/>
            </w:tcBorders>
            <w:shd w:val="clear" w:color="auto" w:fill="FFFFFF" w:themeFill="background1"/>
            <w:tcMar/>
          </w:tcPr>
          <w:p w:rsidRPr="00CC0718" w:rsidR="00C71DC8" w:rsidP="00244814" w:rsidRDefault="00C71DC8" w14:paraId="5E8E6BF4" w14:textId="77777777">
            <w:pPr>
              <w:rPr>
                <w:color w:val="000000"/>
                <w:spacing w:val="-2"/>
                <w:sz w:val="18"/>
              </w:rPr>
            </w:pPr>
            <w:r w:rsidRPr="00CC0718">
              <w:rPr>
                <w:color w:val="000000"/>
                <w:spacing w:val="-2"/>
                <w:sz w:val="18"/>
              </w:rPr>
              <w:t>1</w:t>
            </w:r>
          </w:p>
        </w:tc>
        <w:tc>
          <w:tcPr>
            <w:tcW w:w="1362" w:type="dxa"/>
            <w:tcBorders>
              <w:bottom w:val="single" w:color="8FB6EA" w:sz="5" w:space="0"/>
            </w:tcBorders>
            <w:shd w:val="clear" w:color="auto" w:fill="FFFFFF" w:themeFill="background1"/>
            <w:tcMar/>
          </w:tcPr>
          <w:p w:rsidRPr="00CC0718" w:rsidR="00C71DC8" w:rsidP="00244814" w:rsidRDefault="00C71DC8" w14:paraId="18D053D3" w14:textId="77777777">
            <w:pPr>
              <w:rPr>
                <w:color w:val="000000"/>
                <w:spacing w:val="-2"/>
                <w:sz w:val="18"/>
              </w:rPr>
            </w:pPr>
            <w:r w:rsidRPr="00CC0718">
              <w:rPr>
                <w:color w:val="000000"/>
                <w:spacing w:val="-2"/>
                <w:sz w:val="18"/>
              </w:rPr>
              <w:t>5</w:t>
            </w:r>
          </w:p>
        </w:tc>
        <w:tc>
          <w:tcPr>
            <w:tcW w:w="1690" w:type="dxa"/>
            <w:tcBorders>
              <w:bottom w:val="single" w:color="8FB6EA" w:sz="5" w:space="0"/>
            </w:tcBorders>
            <w:shd w:val="clear" w:color="auto" w:fill="FFFFFF" w:themeFill="background1"/>
            <w:tcMar/>
          </w:tcPr>
          <w:p w:rsidRPr="00CC0718" w:rsidR="00C71DC8" w:rsidP="00244814" w:rsidRDefault="00C71DC8" w14:paraId="0B2C7383" w14:textId="77777777">
            <w:pPr>
              <w:rPr>
                <w:color w:val="000000"/>
                <w:spacing w:val="-2"/>
                <w:sz w:val="18"/>
              </w:rPr>
            </w:pPr>
            <w:r w:rsidRPr="00CC0718">
              <w:rPr>
                <w:color w:val="000000"/>
                <w:spacing w:val="-2"/>
                <w:sz w:val="18"/>
              </w:rPr>
              <w:t>1</w:t>
            </w:r>
          </w:p>
        </w:tc>
        <w:tc>
          <w:tcPr>
            <w:tcW w:w="1576" w:type="dxa"/>
            <w:tcBorders>
              <w:bottom w:val="single" w:color="8FB6EA" w:sz="5" w:space="0"/>
            </w:tcBorders>
            <w:shd w:val="clear" w:color="auto" w:fill="FFFFFF" w:themeFill="background1"/>
            <w:tcMar/>
          </w:tcPr>
          <w:p w:rsidRPr="00CC0718" w:rsidR="00C71DC8" w:rsidP="00244814" w:rsidRDefault="00C71DC8" w14:paraId="4358225C" w14:textId="77777777">
            <w:pPr>
              <w:rPr>
                <w:color w:val="000000"/>
                <w:spacing w:val="-2"/>
                <w:sz w:val="18"/>
              </w:rPr>
            </w:pPr>
          </w:p>
        </w:tc>
      </w:tr>
      <w:tr w:rsidRPr="00CC0718" w:rsidR="00C71DC8" w:rsidTr="3A33D0EC" w14:paraId="7FE060F6" w14:textId="77777777">
        <w:trPr>
          <w:trHeight w:val="458" w:hRule="exact"/>
        </w:trPr>
        <w:tc>
          <w:tcPr>
            <w:tcW w:w="10717" w:type="dxa"/>
            <w:gridSpan w:val="8"/>
            <w:tcBorders>
              <w:top w:val="single" w:color="8FB6EA" w:sz="5" w:space="0"/>
            </w:tcBorders>
            <w:tcMar/>
          </w:tcPr>
          <w:p w:rsidRPr="00CC0718" w:rsidR="00C71DC8" w:rsidP="00244814" w:rsidRDefault="00C71DC8" w14:paraId="3784E20A" w14:textId="77777777"/>
        </w:tc>
      </w:tr>
      <w:tr w:rsidRPr="00CC0718" w:rsidR="00C71DC8" w:rsidTr="3A33D0EC" w14:paraId="10A660F6" w14:textId="77777777">
        <w:trPr>
          <w:trHeight w:val="602" w:hRule="exact"/>
        </w:trPr>
        <w:tc>
          <w:tcPr>
            <w:tcW w:w="10717" w:type="dxa"/>
            <w:gridSpan w:val="8"/>
            <w:shd w:val="clear" w:color="auto" w:fill="FFFFFF" w:themeFill="background1"/>
            <w:tcMar/>
          </w:tcPr>
          <w:p w:rsidRPr="00CC0718" w:rsidR="00C71DC8" w:rsidP="00244814" w:rsidRDefault="00C71DC8" w14:paraId="5DF4BA92" w14:textId="77777777">
            <w:pPr>
              <w:rPr>
                <w:b/>
                <w:color w:val="5C83B4"/>
                <w:spacing w:val="-2"/>
                <w:sz w:val="24"/>
              </w:rPr>
            </w:pPr>
          </w:p>
        </w:tc>
      </w:tr>
      <w:tr w:rsidRPr="00CC0718" w:rsidR="00C71DC8" w:rsidTr="3A33D0EC" w14:paraId="72D37A55" w14:textId="77777777">
        <w:trPr>
          <w:trHeight w:val="444" w:hRule="exact"/>
        </w:trPr>
        <w:tc>
          <w:tcPr>
            <w:tcW w:w="1805" w:type="dxa"/>
            <w:shd w:val="clear" w:color="auto" w:fill="FFFFFF" w:themeFill="background1"/>
            <w:tcMar/>
          </w:tcPr>
          <w:p w:rsidRPr="00CC0718" w:rsidR="00C71DC8" w:rsidP="00244814" w:rsidRDefault="00C71DC8" w14:paraId="59E282C0" w14:textId="77777777">
            <w:pPr>
              <w:rPr>
                <w:b/>
                <w:color w:val="5C83B4"/>
                <w:spacing w:val="-2"/>
                <w:sz w:val="24"/>
              </w:rPr>
            </w:pPr>
            <w:r w:rsidRPr="00CC0718">
              <w:rPr>
                <w:b/>
                <w:color w:val="5C83B4"/>
                <w:spacing w:val="-2"/>
                <w:sz w:val="24"/>
              </w:rPr>
              <w:t>Nickname:</w:t>
            </w:r>
          </w:p>
        </w:tc>
        <w:tc>
          <w:tcPr>
            <w:tcW w:w="8912" w:type="dxa"/>
            <w:gridSpan w:val="7"/>
            <w:vMerge w:val="restart"/>
            <w:shd w:val="clear" w:color="auto" w:fill="FFFFFF" w:themeFill="background1"/>
            <w:tcMar/>
          </w:tcPr>
          <w:p w:rsidRPr="00CC0718" w:rsidR="00C71DC8" w:rsidP="3A33D0EC" w:rsidRDefault="00C71DC8" w14:paraId="61BEE13B" w14:textId="77777777">
            <w:pPr>
              <w:rPr>
                <w:b w:val="1"/>
                <w:bCs w:val="1"/>
                <w:color w:val="5C83B4"/>
                <w:spacing w:val="-2"/>
                <w:sz w:val="24"/>
                <w:szCs w:val="24"/>
                <w:lang w:val="en-US"/>
              </w:rPr>
            </w:pPr>
            <w:r w:rsidRPr="3A33D0EC" w:rsidR="00C71DC8">
              <w:rPr>
                <w:b w:val="1"/>
                <w:bCs w:val="1"/>
                <w:color w:val="5C83B4"/>
                <w:spacing w:val="-2"/>
                <w:sz w:val="24"/>
                <w:szCs w:val="24"/>
                <w:lang w:val="en-US"/>
              </w:rPr>
              <w:t>Codes\\AXIAL CODE\\Q8–Member marketing skills and knowledge\CREATIVIY AND INNOVATION\Creativity and new ideas</w:t>
            </w:r>
          </w:p>
        </w:tc>
      </w:tr>
      <w:tr w:rsidRPr="00CC0718" w:rsidR="00C71DC8" w:rsidTr="3A33D0EC" w14:paraId="0128637D" w14:textId="77777777">
        <w:trPr>
          <w:trHeight w:val="459" w:hRule="exact"/>
        </w:trPr>
        <w:tc>
          <w:tcPr>
            <w:tcW w:w="1805" w:type="dxa"/>
            <w:shd w:val="clear" w:color="auto" w:fill="FFFFFF" w:themeFill="background1"/>
            <w:tcMar/>
          </w:tcPr>
          <w:p w:rsidRPr="00CC0718" w:rsidR="00C71DC8" w:rsidP="00244814" w:rsidRDefault="00C71DC8" w14:paraId="36091048" w14:textId="77777777">
            <w:pPr>
              <w:rPr>
                <w:b/>
                <w:color w:val="5C83B4"/>
                <w:spacing w:val="-2"/>
                <w:sz w:val="24"/>
              </w:rPr>
            </w:pPr>
            <w:r w:rsidRPr="00CC0718">
              <w:rPr>
                <w:b/>
                <w:color w:val="5C83B4"/>
                <w:spacing w:val="-2"/>
                <w:sz w:val="24"/>
              </w:rPr>
              <w:t>Classification:</w:t>
            </w:r>
          </w:p>
        </w:tc>
        <w:tc>
          <w:tcPr>
            <w:tcW w:w="8912" w:type="dxa"/>
            <w:gridSpan w:val="7"/>
            <w:vMerge/>
            <w:tcMar/>
          </w:tcPr>
          <w:p w:rsidRPr="00CC0718" w:rsidR="00C71DC8" w:rsidP="00244814" w:rsidRDefault="00C71DC8" w14:paraId="14C2684F" w14:textId="77777777"/>
        </w:tc>
      </w:tr>
      <w:tr w:rsidRPr="00CC0718" w:rsidR="00C71DC8" w:rsidTr="3A33D0EC" w14:paraId="2D1D68D2" w14:textId="77777777">
        <w:trPr>
          <w:trHeight w:val="444" w:hRule="exact"/>
        </w:trPr>
        <w:tc>
          <w:tcPr>
            <w:tcW w:w="1805" w:type="dxa"/>
            <w:shd w:val="clear" w:color="auto" w:fill="FFFFFF" w:themeFill="background1"/>
            <w:tcMar/>
          </w:tcPr>
          <w:p w:rsidRPr="00CC0718" w:rsidR="00C71DC8" w:rsidP="00244814" w:rsidRDefault="00C71DC8" w14:paraId="057D5C26" w14:textId="77777777">
            <w:pPr>
              <w:rPr>
                <w:b/>
                <w:color w:val="5C83B4"/>
                <w:spacing w:val="-2"/>
                <w:sz w:val="24"/>
              </w:rPr>
            </w:pPr>
            <w:r w:rsidRPr="00CC0718">
              <w:rPr>
                <w:b/>
                <w:color w:val="5C83B4"/>
                <w:spacing w:val="-2"/>
                <w:sz w:val="24"/>
              </w:rPr>
              <w:lastRenderedPageBreak/>
              <w:t>Aggregated:</w:t>
            </w:r>
          </w:p>
        </w:tc>
        <w:tc>
          <w:tcPr>
            <w:tcW w:w="8912" w:type="dxa"/>
            <w:gridSpan w:val="7"/>
            <w:shd w:val="clear" w:color="auto" w:fill="FFFFFF" w:themeFill="background1"/>
            <w:tcMar/>
          </w:tcPr>
          <w:p w:rsidRPr="00CC0718" w:rsidR="00C71DC8" w:rsidP="00244814" w:rsidRDefault="00C71DC8" w14:paraId="3544D7F4" w14:textId="77777777">
            <w:pPr>
              <w:rPr>
                <w:b/>
                <w:color w:val="5C83B4"/>
                <w:spacing w:val="-2"/>
                <w:sz w:val="24"/>
              </w:rPr>
            </w:pPr>
            <w:r w:rsidRPr="00CC0718">
              <w:rPr>
                <w:b/>
                <w:color w:val="5C83B4"/>
                <w:spacing w:val="-2"/>
                <w:sz w:val="24"/>
              </w:rPr>
              <w:t>No</w:t>
            </w:r>
          </w:p>
        </w:tc>
      </w:tr>
      <w:tr w:rsidRPr="00CC0718" w:rsidR="00C71DC8" w:rsidTr="3A33D0EC" w14:paraId="3671A218" w14:textId="77777777">
        <w:trPr>
          <w:trHeight w:val="344" w:hRule="exact"/>
        </w:trPr>
        <w:tc>
          <w:tcPr>
            <w:tcW w:w="3381" w:type="dxa"/>
            <w:gridSpan w:val="2"/>
            <w:tcBorders>
              <w:bottom w:val="single" w:color="8FB6EA" w:sz="5" w:space="0"/>
            </w:tcBorders>
            <w:shd w:val="clear" w:color="auto" w:fill="FFFFFF" w:themeFill="background1"/>
            <w:tcMar/>
          </w:tcPr>
          <w:p w:rsidRPr="00CC0718" w:rsidR="00C71DC8" w:rsidP="00244814" w:rsidRDefault="00C71DC8" w14:paraId="5C4B12D2" w14:textId="77777777">
            <w:pPr>
              <w:rPr>
                <w:color w:val="000000"/>
                <w:spacing w:val="-2"/>
                <w:sz w:val="18"/>
              </w:rPr>
            </w:pPr>
            <w:r w:rsidRPr="00CC0718">
              <w:rPr>
                <w:color w:val="000000"/>
                <w:spacing w:val="-2"/>
                <w:sz w:val="18"/>
              </w:rPr>
              <w:t>Document</w:t>
            </w:r>
          </w:p>
        </w:tc>
        <w:tc>
          <w:tcPr>
            <w:tcW w:w="1132" w:type="dxa"/>
            <w:tcBorders>
              <w:bottom w:val="single" w:color="8FB6EA" w:sz="5" w:space="0"/>
            </w:tcBorders>
            <w:shd w:val="clear" w:color="auto" w:fill="FFFFFF" w:themeFill="background1"/>
            <w:tcMar/>
          </w:tcPr>
          <w:p w:rsidRPr="00CC0718" w:rsidR="00C71DC8" w:rsidP="00244814" w:rsidRDefault="00C71DC8" w14:paraId="471DF245" w14:textId="77777777">
            <w:pPr>
              <w:rPr>
                <w:color w:val="000000"/>
                <w:spacing w:val="-2"/>
                <w:sz w:val="18"/>
              </w:rPr>
            </w:pPr>
            <w:r w:rsidRPr="00CC0718">
              <w:rPr>
                <w:color w:val="000000"/>
                <w:spacing w:val="-2"/>
                <w:sz w:val="18"/>
              </w:rPr>
              <w:t>1</w:t>
            </w:r>
          </w:p>
        </w:tc>
        <w:tc>
          <w:tcPr>
            <w:tcW w:w="1576" w:type="dxa"/>
            <w:gridSpan w:val="2"/>
            <w:tcBorders>
              <w:bottom w:val="single" w:color="8FB6EA" w:sz="5" w:space="0"/>
            </w:tcBorders>
            <w:shd w:val="clear" w:color="auto" w:fill="FFFFFF" w:themeFill="background1"/>
            <w:tcMar/>
          </w:tcPr>
          <w:p w:rsidRPr="00CC0718" w:rsidR="00C71DC8" w:rsidP="00244814" w:rsidRDefault="00C71DC8" w14:paraId="62E4197B" w14:textId="77777777">
            <w:pPr>
              <w:rPr>
                <w:color w:val="000000"/>
                <w:spacing w:val="-2"/>
                <w:sz w:val="18"/>
              </w:rPr>
            </w:pPr>
            <w:r w:rsidRPr="00CC0718">
              <w:rPr>
                <w:color w:val="000000"/>
                <w:spacing w:val="-2"/>
                <w:sz w:val="18"/>
              </w:rPr>
              <w:t>1</w:t>
            </w:r>
          </w:p>
        </w:tc>
        <w:tc>
          <w:tcPr>
            <w:tcW w:w="1362" w:type="dxa"/>
            <w:tcBorders>
              <w:bottom w:val="single" w:color="8FB6EA" w:sz="5" w:space="0"/>
            </w:tcBorders>
            <w:shd w:val="clear" w:color="auto" w:fill="FFFFFF" w:themeFill="background1"/>
            <w:tcMar/>
          </w:tcPr>
          <w:p w:rsidRPr="00CC0718" w:rsidR="00C71DC8" w:rsidP="00244814" w:rsidRDefault="00C71DC8" w14:paraId="63B26A69" w14:textId="77777777">
            <w:pPr>
              <w:rPr>
                <w:color w:val="000000"/>
                <w:spacing w:val="-2"/>
                <w:sz w:val="18"/>
              </w:rPr>
            </w:pPr>
            <w:r w:rsidRPr="00CC0718">
              <w:rPr>
                <w:color w:val="000000"/>
                <w:spacing w:val="-2"/>
                <w:sz w:val="18"/>
              </w:rPr>
              <w:t>14</w:t>
            </w:r>
          </w:p>
        </w:tc>
        <w:tc>
          <w:tcPr>
            <w:tcW w:w="1690" w:type="dxa"/>
            <w:tcBorders>
              <w:bottom w:val="single" w:color="8FB6EA" w:sz="5" w:space="0"/>
            </w:tcBorders>
            <w:shd w:val="clear" w:color="auto" w:fill="FFFFFF" w:themeFill="background1"/>
            <w:tcMar/>
          </w:tcPr>
          <w:p w:rsidRPr="00CC0718" w:rsidR="00C71DC8" w:rsidP="00244814" w:rsidRDefault="00C71DC8" w14:paraId="4EA9191B" w14:textId="77777777">
            <w:pPr>
              <w:rPr>
                <w:color w:val="000000"/>
                <w:spacing w:val="-2"/>
                <w:sz w:val="18"/>
              </w:rPr>
            </w:pPr>
            <w:r w:rsidRPr="00CC0718">
              <w:rPr>
                <w:color w:val="000000"/>
                <w:spacing w:val="-2"/>
                <w:sz w:val="18"/>
              </w:rPr>
              <w:t>1</w:t>
            </w:r>
          </w:p>
        </w:tc>
        <w:tc>
          <w:tcPr>
            <w:tcW w:w="1576" w:type="dxa"/>
            <w:tcBorders>
              <w:bottom w:val="single" w:color="8FB6EA" w:sz="5" w:space="0"/>
            </w:tcBorders>
            <w:shd w:val="clear" w:color="auto" w:fill="FFFFFF" w:themeFill="background1"/>
            <w:tcMar/>
          </w:tcPr>
          <w:p w:rsidRPr="00CC0718" w:rsidR="00C71DC8" w:rsidP="00244814" w:rsidRDefault="00C71DC8" w14:paraId="48350E47" w14:textId="77777777">
            <w:pPr>
              <w:rPr>
                <w:color w:val="000000"/>
                <w:spacing w:val="-2"/>
                <w:sz w:val="18"/>
              </w:rPr>
            </w:pPr>
          </w:p>
        </w:tc>
      </w:tr>
      <w:tr w:rsidRPr="00CC0718" w:rsidR="00C71DC8" w:rsidTr="3A33D0EC" w14:paraId="61F3E5F7" w14:textId="77777777">
        <w:trPr>
          <w:trHeight w:val="458" w:hRule="exact"/>
        </w:trPr>
        <w:tc>
          <w:tcPr>
            <w:tcW w:w="10717" w:type="dxa"/>
            <w:gridSpan w:val="8"/>
            <w:tcBorders>
              <w:top w:val="single" w:color="8FB6EA" w:sz="5" w:space="0"/>
            </w:tcBorders>
            <w:tcMar/>
          </w:tcPr>
          <w:p w:rsidRPr="00CC0718" w:rsidR="00C71DC8" w:rsidP="00244814" w:rsidRDefault="00C71DC8" w14:paraId="40644690" w14:textId="77777777"/>
        </w:tc>
      </w:tr>
      <w:tr w:rsidRPr="00CC0718" w:rsidR="00C71DC8" w:rsidTr="3A33D0EC" w14:paraId="39F6622C" w14:textId="77777777">
        <w:trPr>
          <w:trHeight w:val="602" w:hRule="exact"/>
        </w:trPr>
        <w:tc>
          <w:tcPr>
            <w:tcW w:w="10717" w:type="dxa"/>
            <w:gridSpan w:val="8"/>
            <w:shd w:val="clear" w:color="auto" w:fill="FFFFFF" w:themeFill="background1"/>
            <w:tcMar/>
          </w:tcPr>
          <w:p w:rsidRPr="00CC0718" w:rsidR="00C71DC8" w:rsidP="00244814" w:rsidRDefault="00C71DC8" w14:paraId="64CA24E5" w14:textId="77777777">
            <w:pPr>
              <w:rPr>
                <w:b/>
                <w:color w:val="5C83B4"/>
                <w:spacing w:val="-2"/>
                <w:sz w:val="24"/>
              </w:rPr>
            </w:pPr>
          </w:p>
        </w:tc>
      </w:tr>
      <w:tr w:rsidRPr="00CC0718" w:rsidR="00C71DC8" w:rsidTr="3A33D0EC" w14:paraId="37A1A5DB" w14:textId="77777777">
        <w:trPr>
          <w:trHeight w:val="444" w:hRule="exact"/>
        </w:trPr>
        <w:tc>
          <w:tcPr>
            <w:tcW w:w="1805" w:type="dxa"/>
            <w:shd w:val="clear" w:color="auto" w:fill="FFFFFF" w:themeFill="background1"/>
            <w:tcMar/>
          </w:tcPr>
          <w:p w:rsidRPr="00CC0718" w:rsidR="00C71DC8" w:rsidP="00244814" w:rsidRDefault="00C71DC8" w14:paraId="3C210AED" w14:textId="77777777">
            <w:pPr>
              <w:rPr>
                <w:b/>
                <w:color w:val="5C83B4"/>
                <w:spacing w:val="-2"/>
                <w:sz w:val="24"/>
              </w:rPr>
            </w:pPr>
            <w:r w:rsidRPr="00CC0718">
              <w:rPr>
                <w:b/>
                <w:color w:val="5C83B4"/>
                <w:spacing w:val="-2"/>
                <w:sz w:val="24"/>
              </w:rPr>
              <w:t>Nickname:</w:t>
            </w:r>
          </w:p>
        </w:tc>
        <w:tc>
          <w:tcPr>
            <w:tcW w:w="8912" w:type="dxa"/>
            <w:gridSpan w:val="7"/>
            <w:vMerge w:val="restart"/>
            <w:shd w:val="clear" w:color="auto" w:fill="FFFFFF" w:themeFill="background1"/>
            <w:tcMar/>
          </w:tcPr>
          <w:p w:rsidRPr="00CC0718" w:rsidR="00C71DC8" w:rsidP="00244814" w:rsidRDefault="00C71DC8" w14:paraId="5AACF0E0" w14:textId="77777777">
            <w:pPr>
              <w:rPr>
                <w:b/>
                <w:color w:val="5C83B4"/>
                <w:spacing w:val="-2"/>
                <w:sz w:val="24"/>
              </w:rPr>
            </w:pPr>
            <w:r w:rsidRPr="00CC0718">
              <w:rPr>
                <w:b/>
                <w:color w:val="5C83B4"/>
                <w:spacing w:val="-2"/>
                <w:sz w:val="24"/>
              </w:rPr>
              <w:t>Codes\\AXIAL CODE\\Q8–Member marketing skills and knowledge\CREATIVIY AND INNOVATION\Encouraging new talent</w:t>
            </w:r>
          </w:p>
        </w:tc>
      </w:tr>
      <w:tr w:rsidRPr="00CC0718" w:rsidR="00C71DC8" w:rsidTr="3A33D0EC" w14:paraId="0441B879" w14:textId="77777777">
        <w:trPr>
          <w:trHeight w:val="459" w:hRule="exact"/>
        </w:trPr>
        <w:tc>
          <w:tcPr>
            <w:tcW w:w="1805" w:type="dxa"/>
            <w:shd w:val="clear" w:color="auto" w:fill="FFFFFF" w:themeFill="background1"/>
            <w:tcMar/>
          </w:tcPr>
          <w:p w:rsidRPr="00CC0718" w:rsidR="00C71DC8" w:rsidP="00244814" w:rsidRDefault="00C71DC8" w14:paraId="4F648C4A" w14:textId="77777777">
            <w:pPr>
              <w:rPr>
                <w:b/>
                <w:color w:val="5C83B4"/>
                <w:spacing w:val="-2"/>
                <w:sz w:val="24"/>
              </w:rPr>
            </w:pPr>
            <w:r w:rsidRPr="00CC0718">
              <w:rPr>
                <w:b/>
                <w:color w:val="5C83B4"/>
                <w:spacing w:val="-2"/>
                <w:sz w:val="24"/>
              </w:rPr>
              <w:t>Classification:</w:t>
            </w:r>
          </w:p>
        </w:tc>
        <w:tc>
          <w:tcPr>
            <w:tcW w:w="8912" w:type="dxa"/>
            <w:gridSpan w:val="7"/>
            <w:vMerge/>
            <w:tcMar/>
          </w:tcPr>
          <w:p w:rsidRPr="00CC0718" w:rsidR="00C71DC8" w:rsidP="00244814" w:rsidRDefault="00C71DC8" w14:paraId="5F66C288" w14:textId="77777777"/>
        </w:tc>
      </w:tr>
      <w:tr w:rsidRPr="00CC0718" w:rsidR="00C71DC8" w:rsidTr="3A33D0EC" w14:paraId="25CD768D" w14:textId="77777777">
        <w:trPr>
          <w:trHeight w:val="444" w:hRule="exact"/>
        </w:trPr>
        <w:tc>
          <w:tcPr>
            <w:tcW w:w="1805" w:type="dxa"/>
            <w:shd w:val="clear" w:color="auto" w:fill="FFFFFF" w:themeFill="background1"/>
            <w:tcMar/>
          </w:tcPr>
          <w:p w:rsidRPr="00CC0718" w:rsidR="00C71DC8" w:rsidP="00244814" w:rsidRDefault="00C71DC8" w14:paraId="684E9DFF" w14:textId="77777777">
            <w:pPr>
              <w:rPr>
                <w:b/>
                <w:color w:val="5C83B4"/>
                <w:spacing w:val="-2"/>
                <w:sz w:val="24"/>
              </w:rPr>
            </w:pPr>
            <w:r w:rsidRPr="00CC0718">
              <w:rPr>
                <w:b/>
                <w:color w:val="5C83B4"/>
                <w:spacing w:val="-2"/>
                <w:sz w:val="24"/>
              </w:rPr>
              <w:t>Aggregated:</w:t>
            </w:r>
          </w:p>
        </w:tc>
        <w:tc>
          <w:tcPr>
            <w:tcW w:w="8912" w:type="dxa"/>
            <w:gridSpan w:val="7"/>
            <w:shd w:val="clear" w:color="auto" w:fill="FFFFFF" w:themeFill="background1"/>
            <w:tcMar/>
          </w:tcPr>
          <w:p w:rsidRPr="00CC0718" w:rsidR="00C71DC8" w:rsidP="00244814" w:rsidRDefault="00C71DC8" w14:paraId="2B1027A4" w14:textId="77777777">
            <w:pPr>
              <w:rPr>
                <w:b/>
                <w:color w:val="5C83B4"/>
                <w:spacing w:val="-2"/>
                <w:sz w:val="24"/>
              </w:rPr>
            </w:pPr>
            <w:r w:rsidRPr="00CC0718">
              <w:rPr>
                <w:b/>
                <w:color w:val="5C83B4"/>
                <w:spacing w:val="-2"/>
                <w:sz w:val="24"/>
              </w:rPr>
              <w:t>No</w:t>
            </w:r>
          </w:p>
        </w:tc>
      </w:tr>
      <w:tr w:rsidRPr="00CC0718" w:rsidR="00C71DC8" w:rsidTr="3A33D0EC" w14:paraId="36A961F1" w14:textId="77777777">
        <w:trPr>
          <w:trHeight w:val="344" w:hRule="exact"/>
        </w:trPr>
        <w:tc>
          <w:tcPr>
            <w:tcW w:w="3381" w:type="dxa"/>
            <w:gridSpan w:val="2"/>
            <w:tcBorders>
              <w:bottom w:val="single" w:color="8FB6EA" w:sz="5" w:space="0"/>
            </w:tcBorders>
            <w:shd w:val="clear" w:color="auto" w:fill="FFFFFF" w:themeFill="background1"/>
            <w:tcMar/>
          </w:tcPr>
          <w:p w:rsidRPr="00CC0718" w:rsidR="00C71DC8" w:rsidP="00244814" w:rsidRDefault="00C71DC8" w14:paraId="5649CCFF" w14:textId="77777777">
            <w:pPr>
              <w:rPr>
                <w:color w:val="000000"/>
                <w:spacing w:val="-2"/>
                <w:sz w:val="18"/>
              </w:rPr>
            </w:pPr>
            <w:r w:rsidRPr="00CC0718">
              <w:rPr>
                <w:color w:val="000000"/>
                <w:spacing w:val="-2"/>
                <w:sz w:val="18"/>
              </w:rPr>
              <w:t>Document</w:t>
            </w:r>
          </w:p>
        </w:tc>
        <w:tc>
          <w:tcPr>
            <w:tcW w:w="1132" w:type="dxa"/>
            <w:tcBorders>
              <w:bottom w:val="single" w:color="8FB6EA" w:sz="5" w:space="0"/>
            </w:tcBorders>
            <w:shd w:val="clear" w:color="auto" w:fill="FFFFFF" w:themeFill="background1"/>
            <w:tcMar/>
          </w:tcPr>
          <w:p w:rsidRPr="00CC0718" w:rsidR="00C71DC8" w:rsidP="00244814" w:rsidRDefault="00C71DC8" w14:paraId="684A414E" w14:textId="77777777">
            <w:pPr>
              <w:rPr>
                <w:color w:val="000000"/>
                <w:spacing w:val="-2"/>
                <w:sz w:val="18"/>
              </w:rPr>
            </w:pPr>
            <w:r w:rsidRPr="00CC0718">
              <w:rPr>
                <w:color w:val="000000"/>
                <w:spacing w:val="-2"/>
                <w:sz w:val="18"/>
              </w:rPr>
              <w:t>1</w:t>
            </w:r>
          </w:p>
        </w:tc>
        <w:tc>
          <w:tcPr>
            <w:tcW w:w="1576" w:type="dxa"/>
            <w:gridSpan w:val="2"/>
            <w:tcBorders>
              <w:bottom w:val="single" w:color="8FB6EA" w:sz="5" w:space="0"/>
            </w:tcBorders>
            <w:shd w:val="clear" w:color="auto" w:fill="FFFFFF" w:themeFill="background1"/>
            <w:tcMar/>
          </w:tcPr>
          <w:p w:rsidRPr="00CC0718" w:rsidR="00C71DC8" w:rsidP="00244814" w:rsidRDefault="00C71DC8" w14:paraId="03B8320B" w14:textId="77777777">
            <w:pPr>
              <w:rPr>
                <w:color w:val="000000"/>
                <w:spacing w:val="-2"/>
                <w:sz w:val="18"/>
              </w:rPr>
            </w:pPr>
            <w:r w:rsidRPr="00CC0718">
              <w:rPr>
                <w:color w:val="000000"/>
                <w:spacing w:val="-2"/>
                <w:sz w:val="18"/>
              </w:rPr>
              <w:t>1</w:t>
            </w:r>
          </w:p>
        </w:tc>
        <w:tc>
          <w:tcPr>
            <w:tcW w:w="1362" w:type="dxa"/>
            <w:tcBorders>
              <w:bottom w:val="single" w:color="8FB6EA" w:sz="5" w:space="0"/>
            </w:tcBorders>
            <w:shd w:val="clear" w:color="auto" w:fill="FFFFFF" w:themeFill="background1"/>
            <w:tcMar/>
          </w:tcPr>
          <w:p w:rsidRPr="00CC0718" w:rsidR="00C71DC8" w:rsidP="00244814" w:rsidRDefault="00C71DC8" w14:paraId="4C648844" w14:textId="77777777">
            <w:pPr>
              <w:rPr>
                <w:color w:val="000000"/>
                <w:spacing w:val="-2"/>
                <w:sz w:val="18"/>
              </w:rPr>
            </w:pPr>
            <w:r w:rsidRPr="00CC0718">
              <w:rPr>
                <w:color w:val="000000"/>
                <w:spacing w:val="-2"/>
                <w:sz w:val="18"/>
              </w:rPr>
              <w:t>3</w:t>
            </w:r>
          </w:p>
        </w:tc>
        <w:tc>
          <w:tcPr>
            <w:tcW w:w="1690" w:type="dxa"/>
            <w:tcBorders>
              <w:bottom w:val="single" w:color="8FB6EA" w:sz="5" w:space="0"/>
            </w:tcBorders>
            <w:shd w:val="clear" w:color="auto" w:fill="FFFFFF" w:themeFill="background1"/>
            <w:tcMar/>
          </w:tcPr>
          <w:p w:rsidRPr="00CC0718" w:rsidR="00C71DC8" w:rsidP="00244814" w:rsidRDefault="00C71DC8" w14:paraId="47CC825A" w14:textId="77777777">
            <w:pPr>
              <w:rPr>
                <w:color w:val="000000"/>
                <w:spacing w:val="-2"/>
                <w:sz w:val="18"/>
              </w:rPr>
            </w:pPr>
            <w:r w:rsidRPr="00CC0718">
              <w:rPr>
                <w:color w:val="000000"/>
                <w:spacing w:val="-2"/>
                <w:sz w:val="18"/>
              </w:rPr>
              <w:t>1</w:t>
            </w:r>
          </w:p>
        </w:tc>
        <w:tc>
          <w:tcPr>
            <w:tcW w:w="1576" w:type="dxa"/>
            <w:tcBorders>
              <w:bottom w:val="single" w:color="8FB6EA" w:sz="5" w:space="0"/>
            </w:tcBorders>
            <w:shd w:val="clear" w:color="auto" w:fill="FFFFFF" w:themeFill="background1"/>
            <w:tcMar/>
          </w:tcPr>
          <w:p w:rsidRPr="00CC0718" w:rsidR="00C71DC8" w:rsidP="00244814" w:rsidRDefault="00C71DC8" w14:paraId="0BB194E2" w14:textId="77777777">
            <w:pPr>
              <w:rPr>
                <w:color w:val="000000"/>
                <w:spacing w:val="-2"/>
                <w:sz w:val="18"/>
              </w:rPr>
            </w:pPr>
          </w:p>
        </w:tc>
      </w:tr>
      <w:tr w:rsidRPr="00CC0718" w:rsidR="00C71DC8" w:rsidTr="3A33D0EC" w14:paraId="15C5420A" w14:textId="77777777">
        <w:trPr>
          <w:trHeight w:val="1232" w:hRule="exact"/>
        </w:trPr>
        <w:tc>
          <w:tcPr>
            <w:tcW w:w="10717" w:type="dxa"/>
            <w:gridSpan w:val="8"/>
            <w:tcBorders>
              <w:top w:val="single" w:color="8FB6EA" w:sz="5" w:space="0"/>
            </w:tcBorders>
            <w:tcMar/>
          </w:tcPr>
          <w:p w:rsidRPr="00CC0718" w:rsidR="00C71DC8" w:rsidP="00244814" w:rsidRDefault="00C71DC8" w14:paraId="1B1F2B1A" w14:textId="77777777"/>
        </w:tc>
      </w:tr>
      <w:tr w:rsidRPr="00CC0718" w:rsidR="00C71DC8" w:rsidTr="3A33D0EC" w14:paraId="3B79FE95" w14:textId="77777777">
        <w:trPr>
          <w:trHeight w:val="458" w:hRule="exact"/>
        </w:trPr>
        <w:tc>
          <w:tcPr>
            <w:tcW w:w="5359" w:type="dxa"/>
            <w:gridSpan w:val="4"/>
            <w:shd w:val="clear" w:color="auto" w:fill="FFFFFF" w:themeFill="background1"/>
            <w:tcMar/>
          </w:tcPr>
          <w:p w:rsidRPr="00CC0718" w:rsidR="00C71DC8" w:rsidP="00244814" w:rsidRDefault="00C71DC8" w14:paraId="4B8338F2" w14:textId="77777777">
            <w:pPr>
              <w:jc w:val="right"/>
              <w:rPr>
                <w:color w:val="000066"/>
                <w:spacing w:val="-2"/>
                <w:sz w:val="16"/>
              </w:rPr>
            </w:pPr>
            <w:r w:rsidRPr="00CC0718">
              <w:rPr>
                <w:color w:val="000066"/>
                <w:spacing w:val="-2"/>
                <w:sz w:val="16"/>
              </w:rPr>
              <w:t>Formatted Reports\\Code Summary Formatted Report</w:t>
            </w:r>
          </w:p>
        </w:tc>
        <w:tc>
          <w:tcPr>
            <w:tcW w:w="5358" w:type="dxa"/>
            <w:gridSpan w:val="4"/>
            <w:shd w:val="clear" w:color="auto" w:fill="FFFFFF" w:themeFill="background1"/>
            <w:tcMar/>
          </w:tcPr>
          <w:p w:rsidRPr="00CC0718" w:rsidR="00C71DC8" w:rsidP="00244814" w:rsidRDefault="00C71DC8" w14:paraId="042C886A" w14:textId="77777777">
            <w:pPr>
              <w:jc w:val="right"/>
              <w:rPr>
                <w:color w:val="000066"/>
                <w:spacing w:val="-2"/>
                <w:sz w:val="16"/>
              </w:rPr>
            </w:pPr>
            <w:r w:rsidRPr="00CC0718">
              <w:rPr>
                <w:color w:val="000066"/>
                <w:spacing w:val="-2"/>
                <w:sz w:val="16"/>
              </w:rPr>
              <w:t>Page 89 of 104</w:t>
            </w:r>
          </w:p>
        </w:tc>
      </w:tr>
      <w:tr w:rsidRPr="00CC0718" w:rsidR="00C71DC8" w:rsidTr="3A33D0EC" w14:paraId="765752DB" w14:textId="77777777">
        <w:trPr>
          <w:trHeight w:val="445" w:hRule="exact"/>
        </w:trPr>
        <w:tc>
          <w:tcPr>
            <w:tcW w:w="10717" w:type="dxa"/>
            <w:gridSpan w:val="8"/>
            <w:shd w:val="clear" w:color="auto" w:fill="FFFFFF" w:themeFill="background1"/>
            <w:tcMar/>
            <w:vAlign w:val="center"/>
          </w:tcPr>
          <w:p w:rsidRPr="00CC0718" w:rsidR="00C71DC8" w:rsidP="00244814" w:rsidRDefault="00C71DC8" w14:paraId="52287D2F" w14:textId="77777777">
            <w:pPr>
              <w:jc w:val="right"/>
              <w:rPr>
                <w:color w:val="000066"/>
                <w:spacing w:val="-2"/>
                <w:sz w:val="16"/>
              </w:rPr>
            </w:pPr>
            <w:r w:rsidRPr="00CC0718">
              <w:rPr>
                <w:color w:val="000066"/>
                <w:spacing w:val="-2"/>
                <w:sz w:val="16"/>
              </w:rPr>
              <w:t>11/13/2024 3:39 PM</w:t>
            </w:r>
          </w:p>
        </w:tc>
      </w:tr>
      <w:tr w:rsidRPr="00CC0718" w:rsidR="00C71DC8" w:rsidTr="3A33D0EC" w14:paraId="492F5C87" w14:textId="77777777">
        <w:trPr>
          <w:trHeight w:val="458" w:hRule="exact"/>
        </w:trPr>
        <w:tc>
          <w:tcPr>
            <w:tcW w:w="3381" w:type="dxa"/>
            <w:gridSpan w:val="2"/>
            <w:shd w:val="clear" w:color="auto" w:fill="8FB6EA"/>
            <w:tcMar/>
          </w:tcPr>
          <w:p w:rsidRPr="00CC0718" w:rsidR="00C71DC8" w:rsidP="00244814" w:rsidRDefault="00C71DC8" w14:paraId="0F129326" w14:textId="77777777">
            <w:pPr>
              <w:rPr>
                <w:b/>
                <w:color w:val="000066"/>
                <w:spacing w:val="-2"/>
                <w:sz w:val="18"/>
              </w:rPr>
            </w:pPr>
            <w:r w:rsidRPr="00CC0718">
              <w:rPr>
                <w:b/>
                <w:color w:val="000066"/>
                <w:spacing w:val="-2"/>
                <w:sz w:val="18"/>
              </w:rPr>
              <w:t>File Type</w:t>
            </w:r>
          </w:p>
        </w:tc>
        <w:tc>
          <w:tcPr>
            <w:tcW w:w="1132" w:type="dxa"/>
            <w:shd w:val="clear" w:color="auto" w:fill="8FB6EA"/>
            <w:tcMar/>
          </w:tcPr>
          <w:p w:rsidRPr="00CC0718" w:rsidR="00C71DC8" w:rsidP="00244814" w:rsidRDefault="00C71DC8" w14:paraId="56A3C862" w14:textId="77777777">
            <w:pPr>
              <w:rPr>
                <w:b/>
                <w:color w:val="000066"/>
                <w:spacing w:val="-2"/>
                <w:sz w:val="18"/>
              </w:rPr>
            </w:pPr>
            <w:r w:rsidRPr="00CC0718">
              <w:rPr>
                <w:b/>
                <w:color w:val="000066"/>
                <w:spacing w:val="-2"/>
                <w:sz w:val="18"/>
              </w:rPr>
              <w:t>Number of Files</w:t>
            </w:r>
          </w:p>
        </w:tc>
        <w:tc>
          <w:tcPr>
            <w:tcW w:w="1576" w:type="dxa"/>
            <w:gridSpan w:val="2"/>
            <w:shd w:val="clear" w:color="auto" w:fill="8FB6EA"/>
            <w:tcMar/>
          </w:tcPr>
          <w:p w:rsidRPr="00CC0718" w:rsidR="00C71DC8" w:rsidP="00244814" w:rsidRDefault="00C71DC8" w14:paraId="644B3E8D" w14:textId="77777777">
            <w:pPr>
              <w:rPr>
                <w:b/>
                <w:color w:val="000066"/>
                <w:spacing w:val="-2"/>
                <w:sz w:val="18"/>
              </w:rPr>
            </w:pPr>
            <w:r w:rsidRPr="00CC0718">
              <w:rPr>
                <w:b/>
                <w:color w:val="000066"/>
                <w:spacing w:val="-2"/>
                <w:sz w:val="18"/>
              </w:rPr>
              <w:t>Number of Coding References</w:t>
            </w:r>
          </w:p>
        </w:tc>
        <w:tc>
          <w:tcPr>
            <w:tcW w:w="1362" w:type="dxa"/>
            <w:shd w:val="clear" w:color="auto" w:fill="8FB6EA"/>
            <w:tcMar/>
          </w:tcPr>
          <w:p w:rsidRPr="00CC0718" w:rsidR="00C71DC8" w:rsidP="00244814" w:rsidRDefault="00C71DC8" w14:paraId="35AB9717" w14:textId="77777777">
            <w:pPr>
              <w:rPr>
                <w:b/>
                <w:color w:val="000066"/>
                <w:spacing w:val="-2"/>
                <w:sz w:val="18"/>
              </w:rPr>
            </w:pPr>
            <w:r w:rsidRPr="00CC0718">
              <w:rPr>
                <w:b/>
                <w:color w:val="000066"/>
                <w:spacing w:val="-2"/>
                <w:sz w:val="18"/>
              </w:rPr>
              <w:t>Number of Words Coded</w:t>
            </w:r>
          </w:p>
        </w:tc>
        <w:tc>
          <w:tcPr>
            <w:tcW w:w="1690" w:type="dxa"/>
            <w:shd w:val="clear" w:color="auto" w:fill="8FB6EA"/>
            <w:tcMar/>
          </w:tcPr>
          <w:p w:rsidRPr="00CC0718" w:rsidR="00C71DC8" w:rsidP="00244814" w:rsidRDefault="00C71DC8" w14:paraId="12D02E77" w14:textId="77777777">
            <w:pPr>
              <w:rPr>
                <w:b/>
                <w:color w:val="000066"/>
                <w:spacing w:val="-2"/>
                <w:sz w:val="18"/>
              </w:rPr>
            </w:pPr>
            <w:r w:rsidRPr="00CC0718">
              <w:rPr>
                <w:b/>
                <w:color w:val="000066"/>
                <w:spacing w:val="-2"/>
                <w:sz w:val="18"/>
              </w:rPr>
              <w:t>Number of Paragraphs Coded</w:t>
            </w:r>
          </w:p>
        </w:tc>
        <w:tc>
          <w:tcPr>
            <w:tcW w:w="1576" w:type="dxa"/>
            <w:shd w:val="clear" w:color="auto" w:fill="8FB6EA"/>
            <w:tcMar/>
          </w:tcPr>
          <w:p w:rsidRPr="00CC0718" w:rsidR="00C71DC8" w:rsidP="00244814" w:rsidRDefault="00C71DC8" w14:paraId="57934E4A" w14:textId="77777777">
            <w:pPr>
              <w:rPr>
                <w:b/>
                <w:color w:val="000066"/>
                <w:spacing w:val="-2"/>
                <w:sz w:val="18"/>
              </w:rPr>
            </w:pPr>
            <w:r w:rsidRPr="00CC0718">
              <w:rPr>
                <w:b/>
                <w:color w:val="000066"/>
                <w:spacing w:val="-2"/>
                <w:sz w:val="18"/>
              </w:rPr>
              <w:t>Duration Coded</w:t>
            </w:r>
          </w:p>
        </w:tc>
      </w:tr>
      <w:tr w:rsidRPr="00CC0718" w:rsidR="00C71DC8" w:rsidTr="3A33D0EC" w14:paraId="6E3B074F" w14:textId="77777777">
        <w:trPr>
          <w:trHeight w:val="344" w:hRule="exact"/>
        </w:trPr>
        <w:tc>
          <w:tcPr>
            <w:tcW w:w="10717" w:type="dxa"/>
            <w:gridSpan w:val="8"/>
            <w:shd w:val="clear" w:color="auto" w:fill="FFFFFF" w:themeFill="background1"/>
            <w:tcMar/>
          </w:tcPr>
          <w:p w:rsidRPr="00CC0718" w:rsidR="00C71DC8" w:rsidP="00244814" w:rsidRDefault="00C71DC8" w14:paraId="38FD733F" w14:textId="77777777">
            <w:pPr>
              <w:rPr>
                <w:b/>
                <w:color w:val="5C83B4"/>
                <w:spacing w:val="-2"/>
                <w:sz w:val="24"/>
              </w:rPr>
            </w:pPr>
          </w:p>
        </w:tc>
      </w:tr>
      <w:tr w:rsidRPr="00CC0718" w:rsidR="00C71DC8" w:rsidTr="3A33D0EC" w14:paraId="2D0F37EC" w14:textId="77777777">
        <w:trPr>
          <w:trHeight w:val="459" w:hRule="exact"/>
        </w:trPr>
        <w:tc>
          <w:tcPr>
            <w:tcW w:w="1805" w:type="dxa"/>
            <w:shd w:val="clear" w:color="auto" w:fill="FFFFFF" w:themeFill="background1"/>
            <w:tcMar/>
          </w:tcPr>
          <w:p w:rsidRPr="00CC0718" w:rsidR="00C71DC8" w:rsidP="00244814" w:rsidRDefault="00C71DC8" w14:paraId="69945037" w14:textId="77777777">
            <w:pPr>
              <w:rPr>
                <w:b/>
                <w:color w:val="5C83B4"/>
                <w:spacing w:val="-2"/>
                <w:sz w:val="24"/>
              </w:rPr>
            </w:pPr>
            <w:r w:rsidRPr="00CC0718">
              <w:rPr>
                <w:b/>
                <w:color w:val="5C83B4"/>
                <w:spacing w:val="-2"/>
                <w:sz w:val="24"/>
              </w:rPr>
              <w:t>Nickname:</w:t>
            </w:r>
          </w:p>
        </w:tc>
        <w:tc>
          <w:tcPr>
            <w:tcW w:w="8912" w:type="dxa"/>
            <w:gridSpan w:val="7"/>
            <w:vMerge w:val="restart"/>
            <w:shd w:val="clear" w:color="auto" w:fill="FFFFFF" w:themeFill="background1"/>
            <w:tcMar/>
          </w:tcPr>
          <w:p w:rsidRPr="00CC0718" w:rsidR="00C71DC8" w:rsidP="00244814" w:rsidRDefault="00C71DC8" w14:paraId="79D64B2F" w14:textId="77777777">
            <w:pPr>
              <w:rPr>
                <w:b/>
                <w:color w:val="5C83B4"/>
                <w:spacing w:val="-2"/>
                <w:sz w:val="24"/>
              </w:rPr>
            </w:pPr>
            <w:r w:rsidRPr="00CC0718">
              <w:rPr>
                <w:b/>
                <w:color w:val="5C83B4"/>
                <w:spacing w:val="-2"/>
                <w:sz w:val="24"/>
              </w:rPr>
              <w:t>Codes\\AXIAL CODE\\Q8–Member marketing skills and knowledge\INITIAL OUTREACH</w:t>
            </w:r>
          </w:p>
        </w:tc>
      </w:tr>
      <w:tr w:rsidRPr="00CC0718" w:rsidR="00C71DC8" w:rsidTr="3A33D0EC" w14:paraId="0DFD6550" w14:textId="77777777">
        <w:trPr>
          <w:trHeight w:val="444" w:hRule="exact"/>
        </w:trPr>
        <w:tc>
          <w:tcPr>
            <w:tcW w:w="1805" w:type="dxa"/>
            <w:shd w:val="clear" w:color="auto" w:fill="FFFFFF" w:themeFill="background1"/>
            <w:tcMar/>
          </w:tcPr>
          <w:p w:rsidRPr="00CC0718" w:rsidR="00C71DC8" w:rsidP="00244814" w:rsidRDefault="00C71DC8" w14:paraId="3BE11726" w14:textId="77777777">
            <w:pPr>
              <w:rPr>
                <w:b/>
                <w:color w:val="5C83B4"/>
                <w:spacing w:val="-2"/>
                <w:sz w:val="24"/>
              </w:rPr>
            </w:pPr>
            <w:r w:rsidRPr="00CC0718">
              <w:rPr>
                <w:b/>
                <w:color w:val="5C83B4"/>
                <w:spacing w:val="-2"/>
                <w:sz w:val="24"/>
              </w:rPr>
              <w:t>Classification:</w:t>
            </w:r>
          </w:p>
        </w:tc>
        <w:tc>
          <w:tcPr>
            <w:tcW w:w="8912" w:type="dxa"/>
            <w:gridSpan w:val="7"/>
            <w:vMerge/>
            <w:tcMar/>
          </w:tcPr>
          <w:p w:rsidRPr="00CC0718" w:rsidR="00C71DC8" w:rsidP="00244814" w:rsidRDefault="00C71DC8" w14:paraId="4541F268" w14:textId="77777777"/>
        </w:tc>
      </w:tr>
      <w:tr w:rsidRPr="00CC0718" w:rsidR="00C71DC8" w:rsidTr="3A33D0EC" w14:paraId="5EB21356" w14:textId="77777777">
        <w:trPr>
          <w:trHeight w:val="444" w:hRule="exact"/>
        </w:trPr>
        <w:tc>
          <w:tcPr>
            <w:tcW w:w="1805" w:type="dxa"/>
            <w:shd w:val="clear" w:color="auto" w:fill="FFFFFF" w:themeFill="background1"/>
            <w:tcMar/>
          </w:tcPr>
          <w:p w:rsidRPr="00CC0718" w:rsidR="00C71DC8" w:rsidP="00244814" w:rsidRDefault="00C71DC8" w14:paraId="4D246642" w14:textId="77777777">
            <w:pPr>
              <w:rPr>
                <w:b/>
                <w:color w:val="5C83B4"/>
                <w:spacing w:val="-2"/>
                <w:sz w:val="24"/>
              </w:rPr>
            </w:pPr>
            <w:r w:rsidRPr="00CC0718">
              <w:rPr>
                <w:b/>
                <w:color w:val="5C83B4"/>
                <w:spacing w:val="-2"/>
                <w:sz w:val="24"/>
              </w:rPr>
              <w:t>Aggregated:</w:t>
            </w:r>
          </w:p>
        </w:tc>
        <w:tc>
          <w:tcPr>
            <w:tcW w:w="8912" w:type="dxa"/>
            <w:gridSpan w:val="7"/>
            <w:shd w:val="clear" w:color="auto" w:fill="FFFFFF" w:themeFill="background1"/>
            <w:tcMar/>
          </w:tcPr>
          <w:p w:rsidRPr="00CC0718" w:rsidR="00C71DC8" w:rsidP="00244814" w:rsidRDefault="00C71DC8" w14:paraId="0873D4A9" w14:textId="77777777">
            <w:pPr>
              <w:rPr>
                <w:b/>
                <w:color w:val="5C83B4"/>
                <w:spacing w:val="-2"/>
                <w:sz w:val="24"/>
              </w:rPr>
            </w:pPr>
            <w:r w:rsidRPr="00CC0718">
              <w:rPr>
                <w:b/>
                <w:color w:val="5C83B4"/>
                <w:spacing w:val="-2"/>
                <w:sz w:val="24"/>
              </w:rPr>
              <w:t>Yes</w:t>
            </w:r>
          </w:p>
        </w:tc>
      </w:tr>
      <w:tr w:rsidRPr="00CC0718" w:rsidR="00C71DC8" w:rsidTr="3A33D0EC" w14:paraId="58513702" w14:textId="77777777">
        <w:trPr>
          <w:trHeight w:val="344" w:hRule="exact"/>
        </w:trPr>
        <w:tc>
          <w:tcPr>
            <w:tcW w:w="3381" w:type="dxa"/>
            <w:gridSpan w:val="2"/>
            <w:tcBorders>
              <w:bottom w:val="single" w:color="8FB6EA" w:sz="5" w:space="0"/>
            </w:tcBorders>
            <w:shd w:val="clear" w:color="auto" w:fill="FFFFFF" w:themeFill="background1"/>
            <w:tcMar/>
          </w:tcPr>
          <w:p w:rsidRPr="00CC0718" w:rsidR="00C71DC8" w:rsidP="00244814" w:rsidRDefault="00C71DC8" w14:paraId="709CB011" w14:textId="77777777">
            <w:pPr>
              <w:rPr>
                <w:color w:val="000000"/>
                <w:spacing w:val="-2"/>
                <w:sz w:val="18"/>
              </w:rPr>
            </w:pPr>
            <w:r w:rsidRPr="00CC0718">
              <w:rPr>
                <w:color w:val="000000"/>
                <w:spacing w:val="-2"/>
                <w:sz w:val="18"/>
              </w:rPr>
              <w:t>Document</w:t>
            </w:r>
          </w:p>
        </w:tc>
        <w:tc>
          <w:tcPr>
            <w:tcW w:w="1132" w:type="dxa"/>
            <w:tcBorders>
              <w:bottom w:val="single" w:color="8FB6EA" w:sz="5" w:space="0"/>
            </w:tcBorders>
            <w:shd w:val="clear" w:color="auto" w:fill="FFFFFF" w:themeFill="background1"/>
            <w:tcMar/>
          </w:tcPr>
          <w:p w:rsidRPr="00CC0718" w:rsidR="00C71DC8" w:rsidP="00244814" w:rsidRDefault="00C71DC8" w14:paraId="461B769C" w14:textId="77777777">
            <w:pPr>
              <w:rPr>
                <w:color w:val="000000"/>
                <w:spacing w:val="-2"/>
                <w:sz w:val="18"/>
              </w:rPr>
            </w:pPr>
            <w:r w:rsidRPr="00CC0718">
              <w:rPr>
                <w:color w:val="000000"/>
                <w:spacing w:val="-2"/>
                <w:sz w:val="18"/>
              </w:rPr>
              <w:t>2</w:t>
            </w:r>
          </w:p>
        </w:tc>
        <w:tc>
          <w:tcPr>
            <w:tcW w:w="1576" w:type="dxa"/>
            <w:gridSpan w:val="2"/>
            <w:tcBorders>
              <w:bottom w:val="single" w:color="8FB6EA" w:sz="5" w:space="0"/>
            </w:tcBorders>
            <w:shd w:val="clear" w:color="auto" w:fill="FFFFFF" w:themeFill="background1"/>
            <w:tcMar/>
          </w:tcPr>
          <w:p w:rsidRPr="00CC0718" w:rsidR="00C71DC8" w:rsidP="00244814" w:rsidRDefault="00C71DC8" w14:paraId="26A210DF" w14:textId="77777777">
            <w:pPr>
              <w:rPr>
                <w:color w:val="000000"/>
                <w:spacing w:val="-2"/>
                <w:sz w:val="18"/>
              </w:rPr>
            </w:pPr>
            <w:r w:rsidRPr="00CC0718">
              <w:rPr>
                <w:color w:val="000000"/>
                <w:spacing w:val="-2"/>
                <w:sz w:val="18"/>
              </w:rPr>
              <w:t>2</w:t>
            </w:r>
          </w:p>
        </w:tc>
        <w:tc>
          <w:tcPr>
            <w:tcW w:w="1362" w:type="dxa"/>
            <w:tcBorders>
              <w:bottom w:val="single" w:color="8FB6EA" w:sz="5" w:space="0"/>
            </w:tcBorders>
            <w:shd w:val="clear" w:color="auto" w:fill="FFFFFF" w:themeFill="background1"/>
            <w:tcMar/>
          </w:tcPr>
          <w:p w:rsidRPr="00CC0718" w:rsidR="00C71DC8" w:rsidP="00244814" w:rsidRDefault="00C71DC8" w14:paraId="326DF874" w14:textId="77777777">
            <w:pPr>
              <w:rPr>
                <w:color w:val="000000"/>
                <w:spacing w:val="-2"/>
                <w:sz w:val="18"/>
              </w:rPr>
            </w:pPr>
            <w:r w:rsidRPr="00CC0718">
              <w:rPr>
                <w:color w:val="000000"/>
                <w:spacing w:val="-2"/>
                <w:sz w:val="18"/>
              </w:rPr>
              <w:t>34</w:t>
            </w:r>
          </w:p>
        </w:tc>
        <w:tc>
          <w:tcPr>
            <w:tcW w:w="1690" w:type="dxa"/>
            <w:tcBorders>
              <w:bottom w:val="single" w:color="8FB6EA" w:sz="5" w:space="0"/>
            </w:tcBorders>
            <w:shd w:val="clear" w:color="auto" w:fill="FFFFFF" w:themeFill="background1"/>
            <w:tcMar/>
          </w:tcPr>
          <w:p w:rsidRPr="00CC0718" w:rsidR="00C71DC8" w:rsidP="00244814" w:rsidRDefault="00C71DC8" w14:paraId="3FE151E2" w14:textId="77777777">
            <w:pPr>
              <w:rPr>
                <w:color w:val="000000"/>
                <w:spacing w:val="-2"/>
                <w:sz w:val="18"/>
              </w:rPr>
            </w:pPr>
            <w:r w:rsidRPr="00CC0718">
              <w:rPr>
                <w:color w:val="000000"/>
                <w:spacing w:val="-2"/>
                <w:sz w:val="18"/>
              </w:rPr>
              <w:t>2</w:t>
            </w:r>
          </w:p>
        </w:tc>
        <w:tc>
          <w:tcPr>
            <w:tcW w:w="1576" w:type="dxa"/>
            <w:tcBorders>
              <w:bottom w:val="single" w:color="8FB6EA" w:sz="5" w:space="0"/>
            </w:tcBorders>
            <w:shd w:val="clear" w:color="auto" w:fill="FFFFFF" w:themeFill="background1"/>
            <w:tcMar/>
          </w:tcPr>
          <w:p w:rsidRPr="00CC0718" w:rsidR="00C71DC8" w:rsidP="00244814" w:rsidRDefault="00C71DC8" w14:paraId="420F197A" w14:textId="77777777">
            <w:pPr>
              <w:rPr>
                <w:color w:val="000000"/>
                <w:spacing w:val="-2"/>
                <w:sz w:val="18"/>
              </w:rPr>
            </w:pPr>
          </w:p>
        </w:tc>
      </w:tr>
      <w:tr w:rsidRPr="00CC0718" w:rsidR="00C71DC8" w:rsidTr="3A33D0EC" w14:paraId="3B5C4D49" w14:textId="77777777">
        <w:trPr>
          <w:trHeight w:val="458" w:hRule="exact"/>
        </w:trPr>
        <w:tc>
          <w:tcPr>
            <w:tcW w:w="10717" w:type="dxa"/>
            <w:gridSpan w:val="8"/>
            <w:tcBorders>
              <w:top w:val="single" w:color="8FB6EA" w:sz="5" w:space="0"/>
            </w:tcBorders>
            <w:tcMar/>
          </w:tcPr>
          <w:p w:rsidRPr="00CC0718" w:rsidR="00C71DC8" w:rsidP="00244814" w:rsidRDefault="00C71DC8" w14:paraId="3EB831D3" w14:textId="77777777"/>
        </w:tc>
      </w:tr>
      <w:tr w:rsidRPr="00CC0718" w:rsidR="00C71DC8" w:rsidTr="3A33D0EC" w14:paraId="2C32276F" w14:textId="77777777">
        <w:trPr>
          <w:trHeight w:val="602" w:hRule="exact"/>
        </w:trPr>
        <w:tc>
          <w:tcPr>
            <w:tcW w:w="10717" w:type="dxa"/>
            <w:gridSpan w:val="8"/>
            <w:shd w:val="clear" w:color="auto" w:fill="FFFFFF" w:themeFill="background1"/>
            <w:tcMar/>
          </w:tcPr>
          <w:p w:rsidRPr="00CC0718" w:rsidR="00C71DC8" w:rsidP="00244814" w:rsidRDefault="00C71DC8" w14:paraId="5F0DB6FE" w14:textId="77777777">
            <w:pPr>
              <w:rPr>
                <w:b/>
                <w:color w:val="5C83B4"/>
                <w:spacing w:val="-2"/>
                <w:sz w:val="24"/>
              </w:rPr>
            </w:pPr>
          </w:p>
        </w:tc>
      </w:tr>
      <w:tr w:rsidRPr="00CC0718" w:rsidR="00C71DC8" w:rsidTr="3A33D0EC" w14:paraId="380000EC" w14:textId="77777777">
        <w:trPr>
          <w:trHeight w:val="444" w:hRule="exact"/>
        </w:trPr>
        <w:tc>
          <w:tcPr>
            <w:tcW w:w="1805" w:type="dxa"/>
            <w:shd w:val="clear" w:color="auto" w:fill="FFFFFF" w:themeFill="background1"/>
            <w:tcMar/>
          </w:tcPr>
          <w:p w:rsidRPr="00CC0718" w:rsidR="00C71DC8" w:rsidP="00244814" w:rsidRDefault="00C71DC8" w14:paraId="1B1F9C27" w14:textId="77777777">
            <w:pPr>
              <w:rPr>
                <w:b/>
                <w:color w:val="5C83B4"/>
                <w:spacing w:val="-2"/>
                <w:sz w:val="24"/>
              </w:rPr>
            </w:pPr>
            <w:r w:rsidRPr="00CC0718">
              <w:rPr>
                <w:b/>
                <w:color w:val="5C83B4"/>
                <w:spacing w:val="-2"/>
                <w:sz w:val="24"/>
              </w:rPr>
              <w:t>Nickname:</w:t>
            </w:r>
          </w:p>
        </w:tc>
        <w:tc>
          <w:tcPr>
            <w:tcW w:w="8912" w:type="dxa"/>
            <w:gridSpan w:val="7"/>
            <w:vMerge w:val="restart"/>
            <w:shd w:val="clear" w:color="auto" w:fill="FFFFFF" w:themeFill="background1"/>
            <w:tcMar/>
          </w:tcPr>
          <w:p w:rsidRPr="00CC0718" w:rsidR="00C71DC8" w:rsidP="00244814" w:rsidRDefault="00C71DC8" w14:paraId="26B63AF1" w14:textId="77777777">
            <w:pPr>
              <w:rPr>
                <w:b/>
                <w:color w:val="5C83B4"/>
                <w:spacing w:val="-2"/>
                <w:sz w:val="24"/>
              </w:rPr>
            </w:pPr>
            <w:r w:rsidRPr="00CC0718">
              <w:rPr>
                <w:b/>
                <w:color w:val="5C83B4"/>
                <w:spacing w:val="-2"/>
                <w:sz w:val="24"/>
              </w:rPr>
              <w:t>Codes\\AXIAL CODE\\Q8–Member marketing skills and knowledge\INITIAL OUTREACH\So we are initially reaching out to people with interest with similar interests and similar backdrops</w:t>
            </w:r>
          </w:p>
        </w:tc>
      </w:tr>
      <w:tr w:rsidRPr="00CC0718" w:rsidR="00C71DC8" w:rsidTr="3A33D0EC" w14:paraId="6E4023A3" w14:textId="77777777">
        <w:trPr>
          <w:trHeight w:val="459" w:hRule="exact"/>
        </w:trPr>
        <w:tc>
          <w:tcPr>
            <w:tcW w:w="1805" w:type="dxa"/>
            <w:shd w:val="clear" w:color="auto" w:fill="FFFFFF" w:themeFill="background1"/>
            <w:tcMar/>
          </w:tcPr>
          <w:p w:rsidRPr="00CC0718" w:rsidR="00C71DC8" w:rsidP="00244814" w:rsidRDefault="00C71DC8" w14:paraId="7330419C" w14:textId="77777777">
            <w:pPr>
              <w:rPr>
                <w:b/>
                <w:color w:val="5C83B4"/>
                <w:spacing w:val="-2"/>
                <w:sz w:val="24"/>
              </w:rPr>
            </w:pPr>
            <w:r w:rsidRPr="00CC0718">
              <w:rPr>
                <w:b/>
                <w:color w:val="5C83B4"/>
                <w:spacing w:val="-2"/>
                <w:sz w:val="24"/>
              </w:rPr>
              <w:t>Classification:</w:t>
            </w:r>
          </w:p>
        </w:tc>
        <w:tc>
          <w:tcPr>
            <w:tcW w:w="8912" w:type="dxa"/>
            <w:gridSpan w:val="7"/>
            <w:vMerge/>
            <w:tcMar/>
          </w:tcPr>
          <w:p w:rsidRPr="00CC0718" w:rsidR="00C71DC8" w:rsidP="00244814" w:rsidRDefault="00C71DC8" w14:paraId="1D5202BF" w14:textId="77777777"/>
        </w:tc>
      </w:tr>
      <w:tr w:rsidRPr="00CC0718" w:rsidR="00C71DC8" w:rsidTr="3A33D0EC" w14:paraId="6840618E" w14:textId="77777777">
        <w:trPr>
          <w:trHeight w:val="444" w:hRule="exact"/>
        </w:trPr>
        <w:tc>
          <w:tcPr>
            <w:tcW w:w="1805" w:type="dxa"/>
            <w:shd w:val="clear" w:color="auto" w:fill="FFFFFF" w:themeFill="background1"/>
            <w:tcMar/>
          </w:tcPr>
          <w:p w:rsidRPr="00CC0718" w:rsidR="00C71DC8" w:rsidP="00244814" w:rsidRDefault="00C71DC8" w14:paraId="2DA424A5" w14:textId="77777777">
            <w:pPr>
              <w:rPr>
                <w:b/>
                <w:color w:val="5C83B4"/>
                <w:spacing w:val="-2"/>
                <w:sz w:val="24"/>
              </w:rPr>
            </w:pPr>
            <w:r w:rsidRPr="00CC0718">
              <w:rPr>
                <w:b/>
                <w:color w:val="5C83B4"/>
                <w:spacing w:val="-2"/>
                <w:sz w:val="24"/>
              </w:rPr>
              <w:t>Aggregated:</w:t>
            </w:r>
          </w:p>
        </w:tc>
        <w:tc>
          <w:tcPr>
            <w:tcW w:w="8912" w:type="dxa"/>
            <w:gridSpan w:val="7"/>
            <w:shd w:val="clear" w:color="auto" w:fill="FFFFFF" w:themeFill="background1"/>
            <w:tcMar/>
          </w:tcPr>
          <w:p w:rsidRPr="00CC0718" w:rsidR="00C71DC8" w:rsidP="00244814" w:rsidRDefault="00C71DC8" w14:paraId="0D1E8E29" w14:textId="77777777">
            <w:pPr>
              <w:rPr>
                <w:b/>
                <w:color w:val="5C83B4"/>
                <w:spacing w:val="-2"/>
                <w:sz w:val="24"/>
              </w:rPr>
            </w:pPr>
            <w:r w:rsidRPr="00CC0718">
              <w:rPr>
                <w:b/>
                <w:color w:val="5C83B4"/>
                <w:spacing w:val="-2"/>
                <w:sz w:val="24"/>
              </w:rPr>
              <w:t>No</w:t>
            </w:r>
          </w:p>
        </w:tc>
      </w:tr>
      <w:tr w:rsidRPr="00CC0718" w:rsidR="00C71DC8" w:rsidTr="3A33D0EC" w14:paraId="0C500A5A" w14:textId="77777777">
        <w:trPr>
          <w:trHeight w:val="344" w:hRule="exact"/>
        </w:trPr>
        <w:tc>
          <w:tcPr>
            <w:tcW w:w="3381" w:type="dxa"/>
            <w:gridSpan w:val="2"/>
            <w:tcBorders>
              <w:bottom w:val="single" w:color="8FB6EA" w:sz="5" w:space="0"/>
            </w:tcBorders>
            <w:shd w:val="clear" w:color="auto" w:fill="FFFFFF" w:themeFill="background1"/>
            <w:tcMar/>
          </w:tcPr>
          <w:p w:rsidRPr="00CC0718" w:rsidR="00C71DC8" w:rsidP="00244814" w:rsidRDefault="00C71DC8" w14:paraId="08EB7A4D" w14:textId="77777777">
            <w:pPr>
              <w:rPr>
                <w:color w:val="000000"/>
                <w:spacing w:val="-2"/>
                <w:sz w:val="18"/>
              </w:rPr>
            </w:pPr>
            <w:r w:rsidRPr="00CC0718">
              <w:rPr>
                <w:color w:val="000000"/>
                <w:spacing w:val="-2"/>
                <w:sz w:val="18"/>
              </w:rPr>
              <w:t>Document</w:t>
            </w:r>
          </w:p>
        </w:tc>
        <w:tc>
          <w:tcPr>
            <w:tcW w:w="1132" w:type="dxa"/>
            <w:tcBorders>
              <w:bottom w:val="single" w:color="8FB6EA" w:sz="5" w:space="0"/>
            </w:tcBorders>
            <w:shd w:val="clear" w:color="auto" w:fill="FFFFFF" w:themeFill="background1"/>
            <w:tcMar/>
          </w:tcPr>
          <w:p w:rsidRPr="00CC0718" w:rsidR="00C71DC8" w:rsidP="00244814" w:rsidRDefault="00C71DC8" w14:paraId="4CBF9D29" w14:textId="77777777">
            <w:pPr>
              <w:rPr>
                <w:color w:val="000000"/>
                <w:spacing w:val="-2"/>
                <w:sz w:val="18"/>
              </w:rPr>
            </w:pPr>
            <w:r w:rsidRPr="00CC0718">
              <w:rPr>
                <w:color w:val="000000"/>
                <w:spacing w:val="-2"/>
                <w:sz w:val="18"/>
              </w:rPr>
              <w:t>1</w:t>
            </w:r>
          </w:p>
        </w:tc>
        <w:tc>
          <w:tcPr>
            <w:tcW w:w="1576" w:type="dxa"/>
            <w:gridSpan w:val="2"/>
            <w:tcBorders>
              <w:bottom w:val="single" w:color="8FB6EA" w:sz="5" w:space="0"/>
            </w:tcBorders>
            <w:shd w:val="clear" w:color="auto" w:fill="FFFFFF" w:themeFill="background1"/>
            <w:tcMar/>
          </w:tcPr>
          <w:p w:rsidRPr="00CC0718" w:rsidR="00C71DC8" w:rsidP="00244814" w:rsidRDefault="00C71DC8" w14:paraId="6DFD08C8" w14:textId="77777777">
            <w:pPr>
              <w:rPr>
                <w:color w:val="000000"/>
                <w:spacing w:val="-2"/>
                <w:sz w:val="18"/>
              </w:rPr>
            </w:pPr>
            <w:r w:rsidRPr="00CC0718">
              <w:rPr>
                <w:color w:val="000000"/>
                <w:spacing w:val="-2"/>
                <w:sz w:val="18"/>
              </w:rPr>
              <w:t>1</w:t>
            </w:r>
          </w:p>
        </w:tc>
        <w:tc>
          <w:tcPr>
            <w:tcW w:w="1362" w:type="dxa"/>
            <w:tcBorders>
              <w:bottom w:val="single" w:color="8FB6EA" w:sz="5" w:space="0"/>
            </w:tcBorders>
            <w:shd w:val="clear" w:color="auto" w:fill="FFFFFF" w:themeFill="background1"/>
            <w:tcMar/>
          </w:tcPr>
          <w:p w:rsidRPr="00CC0718" w:rsidR="00C71DC8" w:rsidP="00244814" w:rsidRDefault="00C71DC8" w14:paraId="1F46C729" w14:textId="77777777">
            <w:pPr>
              <w:rPr>
                <w:color w:val="000000"/>
                <w:spacing w:val="-2"/>
                <w:sz w:val="18"/>
              </w:rPr>
            </w:pPr>
            <w:r w:rsidRPr="00CC0718">
              <w:rPr>
                <w:color w:val="000000"/>
                <w:spacing w:val="-2"/>
                <w:sz w:val="18"/>
              </w:rPr>
              <w:t>16</w:t>
            </w:r>
          </w:p>
        </w:tc>
        <w:tc>
          <w:tcPr>
            <w:tcW w:w="1690" w:type="dxa"/>
            <w:tcBorders>
              <w:bottom w:val="single" w:color="8FB6EA" w:sz="5" w:space="0"/>
            </w:tcBorders>
            <w:shd w:val="clear" w:color="auto" w:fill="FFFFFF" w:themeFill="background1"/>
            <w:tcMar/>
          </w:tcPr>
          <w:p w:rsidRPr="00CC0718" w:rsidR="00C71DC8" w:rsidP="00244814" w:rsidRDefault="00C71DC8" w14:paraId="795335F3" w14:textId="77777777">
            <w:pPr>
              <w:rPr>
                <w:color w:val="000000"/>
                <w:spacing w:val="-2"/>
                <w:sz w:val="18"/>
              </w:rPr>
            </w:pPr>
            <w:r w:rsidRPr="00CC0718">
              <w:rPr>
                <w:color w:val="000000"/>
                <w:spacing w:val="-2"/>
                <w:sz w:val="18"/>
              </w:rPr>
              <w:t>1</w:t>
            </w:r>
          </w:p>
        </w:tc>
        <w:tc>
          <w:tcPr>
            <w:tcW w:w="1576" w:type="dxa"/>
            <w:tcBorders>
              <w:bottom w:val="single" w:color="8FB6EA" w:sz="5" w:space="0"/>
            </w:tcBorders>
            <w:shd w:val="clear" w:color="auto" w:fill="FFFFFF" w:themeFill="background1"/>
            <w:tcMar/>
          </w:tcPr>
          <w:p w:rsidRPr="00CC0718" w:rsidR="00C71DC8" w:rsidP="00244814" w:rsidRDefault="00C71DC8" w14:paraId="0849A51D" w14:textId="77777777">
            <w:pPr>
              <w:rPr>
                <w:color w:val="000000"/>
                <w:spacing w:val="-2"/>
                <w:sz w:val="18"/>
              </w:rPr>
            </w:pPr>
          </w:p>
        </w:tc>
      </w:tr>
      <w:tr w:rsidRPr="00CC0718" w:rsidR="00C71DC8" w:rsidTr="3A33D0EC" w14:paraId="0FA00BC5" w14:textId="77777777">
        <w:trPr>
          <w:trHeight w:val="444" w:hRule="exact"/>
        </w:trPr>
        <w:tc>
          <w:tcPr>
            <w:tcW w:w="10717" w:type="dxa"/>
            <w:gridSpan w:val="8"/>
            <w:tcBorders>
              <w:top w:val="single" w:color="8FB6EA" w:sz="5" w:space="0"/>
            </w:tcBorders>
            <w:tcMar/>
          </w:tcPr>
          <w:p w:rsidRPr="00CC0718" w:rsidR="00C71DC8" w:rsidP="00244814" w:rsidRDefault="00C71DC8" w14:paraId="75A9D6BD" w14:textId="77777777"/>
        </w:tc>
      </w:tr>
      <w:tr w:rsidRPr="00CC0718" w:rsidR="00C71DC8" w:rsidTr="3A33D0EC" w14:paraId="6226B2B2" w14:textId="77777777">
        <w:trPr>
          <w:trHeight w:val="602" w:hRule="exact"/>
        </w:trPr>
        <w:tc>
          <w:tcPr>
            <w:tcW w:w="10717" w:type="dxa"/>
            <w:gridSpan w:val="8"/>
            <w:shd w:val="clear" w:color="auto" w:fill="FFFFFF" w:themeFill="background1"/>
            <w:tcMar/>
          </w:tcPr>
          <w:p w:rsidRPr="00CC0718" w:rsidR="00C71DC8" w:rsidP="00244814" w:rsidRDefault="00C71DC8" w14:paraId="09F048D4" w14:textId="77777777">
            <w:pPr>
              <w:rPr>
                <w:b/>
                <w:color w:val="5C83B4"/>
                <w:spacing w:val="-2"/>
                <w:sz w:val="24"/>
              </w:rPr>
            </w:pPr>
          </w:p>
        </w:tc>
      </w:tr>
      <w:tr w:rsidRPr="00CC0718" w:rsidR="00C71DC8" w:rsidTr="3A33D0EC" w14:paraId="3F9AEF56" w14:textId="77777777">
        <w:trPr>
          <w:trHeight w:val="458" w:hRule="exact"/>
        </w:trPr>
        <w:tc>
          <w:tcPr>
            <w:tcW w:w="1805" w:type="dxa"/>
            <w:shd w:val="clear" w:color="auto" w:fill="FFFFFF" w:themeFill="background1"/>
            <w:tcMar/>
          </w:tcPr>
          <w:p w:rsidRPr="00CC0718" w:rsidR="00C71DC8" w:rsidP="00244814" w:rsidRDefault="00C71DC8" w14:paraId="01A25406" w14:textId="77777777">
            <w:pPr>
              <w:rPr>
                <w:b/>
                <w:color w:val="5C83B4"/>
                <w:spacing w:val="-2"/>
                <w:sz w:val="24"/>
              </w:rPr>
            </w:pPr>
            <w:r w:rsidRPr="00CC0718">
              <w:rPr>
                <w:b/>
                <w:color w:val="5C83B4"/>
                <w:spacing w:val="-2"/>
                <w:sz w:val="24"/>
              </w:rPr>
              <w:t>Nickname:</w:t>
            </w:r>
          </w:p>
        </w:tc>
        <w:tc>
          <w:tcPr>
            <w:tcW w:w="8912" w:type="dxa"/>
            <w:gridSpan w:val="7"/>
            <w:vMerge w:val="restart"/>
            <w:shd w:val="clear" w:color="auto" w:fill="FFFFFF" w:themeFill="background1"/>
            <w:tcMar/>
          </w:tcPr>
          <w:p w:rsidRPr="00CC0718" w:rsidR="00C71DC8" w:rsidP="3A33D0EC" w:rsidRDefault="00C71DC8" w14:paraId="4B7E193C" w14:textId="77777777">
            <w:pPr>
              <w:rPr>
                <w:b w:val="1"/>
                <w:bCs w:val="1"/>
                <w:color w:val="5C83B4"/>
                <w:spacing w:val="-2"/>
                <w:sz w:val="24"/>
                <w:szCs w:val="24"/>
                <w:lang w:val="en-US"/>
              </w:rPr>
            </w:pPr>
            <w:r w:rsidRPr="3A33D0EC" w:rsidR="00C71DC8">
              <w:rPr>
                <w:b w:val="1"/>
                <w:bCs w:val="1"/>
                <w:color w:val="5C83B4"/>
                <w:spacing w:val="-2"/>
                <w:sz w:val="24"/>
                <w:szCs w:val="24"/>
                <w:lang w:val="en-US"/>
              </w:rPr>
              <w:t>Codes\\AXIAL CODE\\Q8–Member marketing skills and knowledge\INITIAL OUTREACH\We have started marketing as a very, very little. I mean, we have studied that as a subject</w:t>
            </w:r>
          </w:p>
        </w:tc>
      </w:tr>
      <w:tr w:rsidRPr="00CC0718" w:rsidR="00C71DC8" w:rsidTr="3A33D0EC" w14:paraId="2A3CC35B" w14:textId="77777777">
        <w:trPr>
          <w:trHeight w:val="444" w:hRule="exact"/>
        </w:trPr>
        <w:tc>
          <w:tcPr>
            <w:tcW w:w="1805" w:type="dxa"/>
            <w:shd w:val="clear" w:color="auto" w:fill="FFFFFF" w:themeFill="background1"/>
            <w:tcMar/>
          </w:tcPr>
          <w:p w:rsidRPr="00CC0718" w:rsidR="00C71DC8" w:rsidP="00244814" w:rsidRDefault="00C71DC8" w14:paraId="35DC81B2" w14:textId="77777777">
            <w:pPr>
              <w:rPr>
                <w:b/>
                <w:color w:val="5C83B4"/>
                <w:spacing w:val="-2"/>
                <w:sz w:val="24"/>
              </w:rPr>
            </w:pPr>
            <w:r w:rsidRPr="00CC0718">
              <w:rPr>
                <w:b/>
                <w:color w:val="5C83B4"/>
                <w:spacing w:val="-2"/>
                <w:sz w:val="24"/>
              </w:rPr>
              <w:lastRenderedPageBreak/>
              <w:t>Classification:</w:t>
            </w:r>
          </w:p>
        </w:tc>
        <w:tc>
          <w:tcPr>
            <w:tcW w:w="8912" w:type="dxa"/>
            <w:gridSpan w:val="7"/>
            <w:vMerge/>
            <w:tcMar/>
          </w:tcPr>
          <w:p w:rsidRPr="00CC0718" w:rsidR="00C71DC8" w:rsidP="00244814" w:rsidRDefault="00C71DC8" w14:paraId="67686021" w14:textId="77777777"/>
        </w:tc>
      </w:tr>
      <w:tr w:rsidRPr="00CC0718" w:rsidR="00C71DC8" w:rsidTr="3A33D0EC" w14:paraId="2AF0967C" w14:textId="77777777">
        <w:trPr>
          <w:trHeight w:val="459" w:hRule="exact"/>
        </w:trPr>
        <w:tc>
          <w:tcPr>
            <w:tcW w:w="1805" w:type="dxa"/>
            <w:shd w:val="clear" w:color="auto" w:fill="FFFFFF" w:themeFill="background1"/>
            <w:tcMar/>
          </w:tcPr>
          <w:p w:rsidRPr="00CC0718" w:rsidR="00C71DC8" w:rsidP="00244814" w:rsidRDefault="00C71DC8" w14:paraId="781F4D13" w14:textId="77777777">
            <w:pPr>
              <w:rPr>
                <w:b/>
                <w:color w:val="5C83B4"/>
                <w:spacing w:val="-2"/>
                <w:sz w:val="24"/>
              </w:rPr>
            </w:pPr>
            <w:r w:rsidRPr="00CC0718">
              <w:rPr>
                <w:b/>
                <w:color w:val="5C83B4"/>
                <w:spacing w:val="-2"/>
                <w:sz w:val="24"/>
              </w:rPr>
              <w:t>Aggregated:</w:t>
            </w:r>
          </w:p>
        </w:tc>
        <w:tc>
          <w:tcPr>
            <w:tcW w:w="8912" w:type="dxa"/>
            <w:gridSpan w:val="7"/>
            <w:shd w:val="clear" w:color="auto" w:fill="FFFFFF" w:themeFill="background1"/>
            <w:tcMar/>
          </w:tcPr>
          <w:p w:rsidRPr="00CC0718" w:rsidR="00C71DC8" w:rsidP="00244814" w:rsidRDefault="00C71DC8" w14:paraId="63DCDBFE" w14:textId="77777777">
            <w:pPr>
              <w:rPr>
                <w:b/>
                <w:color w:val="5C83B4"/>
                <w:spacing w:val="-2"/>
                <w:sz w:val="24"/>
              </w:rPr>
            </w:pPr>
            <w:r w:rsidRPr="00CC0718">
              <w:rPr>
                <w:b/>
                <w:color w:val="5C83B4"/>
                <w:spacing w:val="-2"/>
                <w:sz w:val="24"/>
              </w:rPr>
              <w:t>No</w:t>
            </w:r>
          </w:p>
        </w:tc>
      </w:tr>
      <w:tr w:rsidRPr="00CC0718" w:rsidR="00C71DC8" w:rsidTr="3A33D0EC" w14:paraId="3F2E90E2" w14:textId="77777777">
        <w:trPr>
          <w:trHeight w:val="344" w:hRule="exact"/>
        </w:trPr>
        <w:tc>
          <w:tcPr>
            <w:tcW w:w="3381" w:type="dxa"/>
            <w:gridSpan w:val="2"/>
            <w:tcBorders>
              <w:bottom w:val="single" w:color="8FB6EA" w:sz="5" w:space="0"/>
            </w:tcBorders>
            <w:shd w:val="clear" w:color="auto" w:fill="FFFFFF" w:themeFill="background1"/>
            <w:tcMar/>
          </w:tcPr>
          <w:p w:rsidRPr="00CC0718" w:rsidR="00C71DC8" w:rsidP="00244814" w:rsidRDefault="00C71DC8" w14:paraId="6AC9EC82" w14:textId="77777777">
            <w:pPr>
              <w:rPr>
                <w:color w:val="000000"/>
                <w:spacing w:val="-2"/>
                <w:sz w:val="18"/>
              </w:rPr>
            </w:pPr>
            <w:r w:rsidRPr="00CC0718">
              <w:rPr>
                <w:color w:val="000000"/>
                <w:spacing w:val="-2"/>
                <w:sz w:val="18"/>
              </w:rPr>
              <w:t>Document</w:t>
            </w:r>
          </w:p>
        </w:tc>
        <w:tc>
          <w:tcPr>
            <w:tcW w:w="1132" w:type="dxa"/>
            <w:tcBorders>
              <w:bottom w:val="single" w:color="8FB6EA" w:sz="5" w:space="0"/>
            </w:tcBorders>
            <w:shd w:val="clear" w:color="auto" w:fill="FFFFFF" w:themeFill="background1"/>
            <w:tcMar/>
          </w:tcPr>
          <w:p w:rsidRPr="00CC0718" w:rsidR="00C71DC8" w:rsidP="00244814" w:rsidRDefault="00C71DC8" w14:paraId="5F8332C8" w14:textId="77777777">
            <w:pPr>
              <w:rPr>
                <w:color w:val="000000"/>
                <w:spacing w:val="-2"/>
                <w:sz w:val="18"/>
              </w:rPr>
            </w:pPr>
            <w:r w:rsidRPr="00CC0718">
              <w:rPr>
                <w:color w:val="000000"/>
                <w:spacing w:val="-2"/>
                <w:sz w:val="18"/>
              </w:rPr>
              <w:t>1</w:t>
            </w:r>
          </w:p>
        </w:tc>
        <w:tc>
          <w:tcPr>
            <w:tcW w:w="1576" w:type="dxa"/>
            <w:gridSpan w:val="2"/>
            <w:tcBorders>
              <w:bottom w:val="single" w:color="8FB6EA" w:sz="5" w:space="0"/>
            </w:tcBorders>
            <w:shd w:val="clear" w:color="auto" w:fill="FFFFFF" w:themeFill="background1"/>
            <w:tcMar/>
          </w:tcPr>
          <w:p w:rsidRPr="00CC0718" w:rsidR="00C71DC8" w:rsidP="00244814" w:rsidRDefault="00C71DC8" w14:paraId="474010BA" w14:textId="77777777">
            <w:pPr>
              <w:rPr>
                <w:color w:val="000000"/>
                <w:spacing w:val="-2"/>
                <w:sz w:val="18"/>
              </w:rPr>
            </w:pPr>
            <w:r w:rsidRPr="00CC0718">
              <w:rPr>
                <w:color w:val="000000"/>
                <w:spacing w:val="-2"/>
                <w:sz w:val="18"/>
              </w:rPr>
              <w:t>1</w:t>
            </w:r>
          </w:p>
        </w:tc>
        <w:tc>
          <w:tcPr>
            <w:tcW w:w="1362" w:type="dxa"/>
            <w:tcBorders>
              <w:bottom w:val="single" w:color="8FB6EA" w:sz="5" w:space="0"/>
            </w:tcBorders>
            <w:shd w:val="clear" w:color="auto" w:fill="FFFFFF" w:themeFill="background1"/>
            <w:tcMar/>
          </w:tcPr>
          <w:p w:rsidRPr="00CC0718" w:rsidR="00C71DC8" w:rsidP="00244814" w:rsidRDefault="00C71DC8" w14:paraId="7FCE82E3" w14:textId="77777777">
            <w:pPr>
              <w:rPr>
                <w:color w:val="000000"/>
                <w:spacing w:val="-2"/>
                <w:sz w:val="18"/>
              </w:rPr>
            </w:pPr>
            <w:r w:rsidRPr="00CC0718">
              <w:rPr>
                <w:color w:val="000000"/>
                <w:spacing w:val="-2"/>
                <w:sz w:val="18"/>
              </w:rPr>
              <w:t>18</w:t>
            </w:r>
          </w:p>
        </w:tc>
        <w:tc>
          <w:tcPr>
            <w:tcW w:w="1690" w:type="dxa"/>
            <w:tcBorders>
              <w:bottom w:val="single" w:color="8FB6EA" w:sz="5" w:space="0"/>
            </w:tcBorders>
            <w:shd w:val="clear" w:color="auto" w:fill="FFFFFF" w:themeFill="background1"/>
            <w:tcMar/>
          </w:tcPr>
          <w:p w:rsidRPr="00CC0718" w:rsidR="00C71DC8" w:rsidP="00244814" w:rsidRDefault="00C71DC8" w14:paraId="30803E12" w14:textId="77777777">
            <w:pPr>
              <w:rPr>
                <w:color w:val="000000"/>
                <w:spacing w:val="-2"/>
                <w:sz w:val="18"/>
              </w:rPr>
            </w:pPr>
            <w:r w:rsidRPr="00CC0718">
              <w:rPr>
                <w:color w:val="000000"/>
                <w:spacing w:val="-2"/>
                <w:sz w:val="18"/>
              </w:rPr>
              <w:t>1</w:t>
            </w:r>
          </w:p>
        </w:tc>
        <w:tc>
          <w:tcPr>
            <w:tcW w:w="1576" w:type="dxa"/>
            <w:tcBorders>
              <w:bottom w:val="single" w:color="8FB6EA" w:sz="5" w:space="0"/>
            </w:tcBorders>
            <w:shd w:val="clear" w:color="auto" w:fill="FFFFFF" w:themeFill="background1"/>
            <w:tcMar/>
          </w:tcPr>
          <w:p w:rsidRPr="00CC0718" w:rsidR="00C71DC8" w:rsidP="00244814" w:rsidRDefault="00C71DC8" w14:paraId="42D9F8E7" w14:textId="77777777">
            <w:pPr>
              <w:rPr>
                <w:color w:val="000000"/>
                <w:spacing w:val="-2"/>
                <w:sz w:val="18"/>
              </w:rPr>
            </w:pPr>
          </w:p>
        </w:tc>
      </w:tr>
      <w:tr w:rsidRPr="00CC0718" w:rsidR="00C71DC8" w:rsidTr="3A33D0EC" w14:paraId="5363DA8E" w14:textId="77777777">
        <w:trPr>
          <w:trHeight w:val="444" w:hRule="exact"/>
        </w:trPr>
        <w:tc>
          <w:tcPr>
            <w:tcW w:w="10717" w:type="dxa"/>
            <w:gridSpan w:val="8"/>
            <w:tcBorders>
              <w:top w:val="single" w:color="8FB6EA" w:sz="5" w:space="0"/>
            </w:tcBorders>
            <w:tcMar/>
          </w:tcPr>
          <w:p w:rsidRPr="00CC0718" w:rsidR="00C71DC8" w:rsidP="00244814" w:rsidRDefault="00C71DC8" w14:paraId="7878F535" w14:textId="77777777"/>
        </w:tc>
      </w:tr>
      <w:tr w:rsidRPr="00CC0718" w:rsidR="00C71DC8" w:rsidTr="3A33D0EC" w14:paraId="5DDB589D" w14:textId="77777777">
        <w:trPr>
          <w:trHeight w:val="602" w:hRule="exact"/>
        </w:trPr>
        <w:tc>
          <w:tcPr>
            <w:tcW w:w="10717" w:type="dxa"/>
            <w:gridSpan w:val="8"/>
            <w:shd w:val="clear" w:color="auto" w:fill="FFFFFF" w:themeFill="background1"/>
            <w:tcMar/>
          </w:tcPr>
          <w:p w:rsidRPr="00CC0718" w:rsidR="00C71DC8" w:rsidP="00244814" w:rsidRDefault="00C71DC8" w14:paraId="38C44D6E" w14:textId="77777777">
            <w:pPr>
              <w:rPr>
                <w:b/>
                <w:color w:val="5C83B4"/>
                <w:spacing w:val="-2"/>
                <w:sz w:val="24"/>
              </w:rPr>
            </w:pPr>
          </w:p>
        </w:tc>
      </w:tr>
      <w:tr w:rsidRPr="00CC0718" w:rsidR="00C71DC8" w:rsidTr="3A33D0EC" w14:paraId="4009F82B" w14:textId="77777777">
        <w:trPr>
          <w:trHeight w:val="458" w:hRule="exact"/>
        </w:trPr>
        <w:tc>
          <w:tcPr>
            <w:tcW w:w="1805" w:type="dxa"/>
            <w:shd w:val="clear" w:color="auto" w:fill="FFFFFF" w:themeFill="background1"/>
            <w:tcMar/>
          </w:tcPr>
          <w:p w:rsidRPr="00CC0718" w:rsidR="00C71DC8" w:rsidP="00244814" w:rsidRDefault="00C71DC8" w14:paraId="42E36F34" w14:textId="77777777">
            <w:pPr>
              <w:rPr>
                <w:b/>
                <w:color w:val="5C83B4"/>
                <w:spacing w:val="-2"/>
                <w:sz w:val="24"/>
              </w:rPr>
            </w:pPr>
            <w:r w:rsidRPr="00CC0718">
              <w:rPr>
                <w:b/>
                <w:color w:val="5C83B4"/>
                <w:spacing w:val="-2"/>
                <w:sz w:val="24"/>
              </w:rPr>
              <w:t>Nickname:</w:t>
            </w:r>
          </w:p>
        </w:tc>
        <w:tc>
          <w:tcPr>
            <w:tcW w:w="8912" w:type="dxa"/>
            <w:gridSpan w:val="7"/>
            <w:vMerge w:val="restart"/>
            <w:shd w:val="clear" w:color="auto" w:fill="FFFFFF" w:themeFill="background1"/>
            <w:tcMar/>
          </w:tcPr>
          <w:p w:rsidRPr="00CC0718" w:rsidR="00C71DC8" w:rsidP="00244814" w:rsidRDefault="00C71DC8" w14:paraId="2A2DF482" w14:textId="77777777">
            <w:pPr>
              <w:rPr>
                <w:b/>
                <w:color w:val="5C83B4"/>
                <w:spacing w:val="-2"/>
                <w:sz w:val="24"/>
              </w:rPr>
            </w:pPr>
            <w:r w:rsidRPr="00CC0718">
              <w:rPr>
                <w:b/>
                <w:color w:val="5C83B4"/>
                <w:spacing w:val="-2"/>
                <w:sz w:val="24"/>
              </w:rPr>
              <w:t>Codes\\AXIAL CODE\\Q8–Member marketing skills and knowledge\MARKETING AND PROMOTION STRATEGIES</w:t>
            </w:r>
          </w:p>
        </w:tc>
      </w:tr>
      <w:tr w:rsidRPr="00CC0718" w:rsidR="00C71DC8" w:rsidTr="3A33D0EC" w14:paraId="4E639E80" w14:textId="77777777">
        <w:trPr>
          <w:trHeight w:val="444" w:hRule="exact"/>
        </w:trPr>
        <w:tc>
          <w:tcPr>
            <w:tcW w:w="1805" w:type="dxa"/>
            <w:shd w:val="clear" w:color="auto" w:fill="FFFFFF" w:themeFill="background1"/>
            <w:tcMar/>
          </w:tcPr>
          <w:p w:rsidRPr="00CC0718" w:rsidR="00C71DC8" w:rsidP="00244814" w:rsidRDefault="00C71DC8" w14:paraId="59825466" w14:textId="77777777">
            <w:pPr>
              <w:rPr>
                <w:b/>
                <w:color w:val="5C83B4"/>
                <w:spacing w:val="-2"/>
                <w:sz w:val="24"/>
              </w:rPr>
            </w:pPr>
            <w:r w:rsidRPr="00CC0718">
              <w:rPr>
                <w:b/>
                <w:color w:val="5C83B4"/>
                <w:spacing w:val="-2"/>
                <w:sz w:val="24"/>
              </w:rPr>
              <w:t>Classification:</w:t>
            </w:r>
          </w:p>
        </w:tc>
        <w:tc>
          <w:tcPr>
            <w:tcW w:w="8912" w:type="dxa"/>
            <w:gridSpan w:val="7"/>
            <w:vMerge/>
            <w:tcMar/>
          </w:tcPr>
          <w:p w:rsidRPr="00CC0718" w:rsidR="00C71DC8" w:rsidP="00244814" w:rsidRDefault="00C71DC8" w14:paraId="77ECB188" w14:textId="77777777"/>
        </w:tc>
      </w:tr>
      <w:tr w:rsidRPr="00CC0718" w:rsidR="00C71DC8" w:rsidTr="3A33D0EC" w14:paraId="3406290E" w14:textId="77777777">
        <w:trPr>
          <w:trHeight w:val="459" w:hRule="exact"/>
        </w:trPr>
        <w:tc>
          <w:tcPr>
            <w:tcW w:w="1805" w:type="dxa"/>
            <w:shd w:val="clear" w:color="auto" w:fill="FFFFFF" w:themeFill="background1"/>
            <w:tcMar/>
          </w:tcPr>
          <w:p w:rsidRPr="00CC0718" w:rsidR="00C71DC8" w:rsidP="00244814" w:rsidRDefault="00C71DC8" w14:paraId="5EC46426" w14:textId="77777777">
            <w:pPr>
              <w:rPr>
                <w:b/>
                <w:color w:val="5C83B4"/>
                <w:spacing w:val="-2"/>
                <w:sz w:val="24"/>
              </w:rPr>
            </w:pPr>
            <w:r w:rsidRPr="00CC0718">
              <w:rPr>
                <w:b/>
                <w:color w:val="5C83B4"/>
                <w:spacing w:val="-2"/>
                <w:sz w:val="24"/>
              </w:rPr>
              <w:t>Aggregated:</w:t>
            </w:r>
          </w:p>
        </w:tc>
        <w:tc>
          <w:tcPr>
            <w:tcW w:w="8912" w:type="dxa"/>
            <w:gridSpan w:val="7"/>
            <w:shd w:val="clear" w:color="auto" w:fill="FFFFFF" w:themeFill="background1"/>
            <w:tcMar/>
          </w:tcPr>
          <w:p w:rsidRPr="00CC0718" w:rsidR="00C71DC8" w:rsidP="00244814" w:rsidRDefault="00C71DC8" w14:paraId="2F42E2DE" w14:textId="77777777">
            <w:pPr>
              <w:rPr>
                <w:b/>
                <w:color w:val="5C83B4"/>
                <w:spacing w:val="-2"/>
                <w:sz w:val="24"/>
              </w:rPr>
            </w:pPr>
            <w:r w:rsidRPr="00CC0718">
              <w:rPr>
                <w:b/>
                <w:color w:val="5C83B4"/>
                <w:spacing w:val="-2"/>
                <w:sz w:val="24"/>
              </w:rPr>
              <w:t>Yes</w:t>
            </w:r>
          </w:p>
        </w:tc>
      </w:tr>
      <w:tr w:rsidRPr="00CC0718" w:rsidR="00C71DC8" w:rsidTr="3A33D0EC" w14:paraId="6D6513DE" w14:textId="77777777">
        <w:trPr>
          <w:trHeight w:val="329" w:hRule="exact"/>
        </w:trPr>
        <w:tc>
          <w:tcPr>
            <w:tcW w:w="3381" w:type="dxa"/>
            <w:gridSpan w:val="2"/>
            <w:tcBorders>
              <w:bottom w:val="single" w:color="8FB6EA" w:sz="5" w:space="0"/>
            </w:tcBorders>
            <w:shd w:val="clear" w:color="auto" w:fill="FFFFFF" w:themeFill="background1"/>
            <w:tcMar/>
          </w:tcPr>
          <w:p w:rsidRPr="00CC0718" w:rsidR="00C71DC8" w:rsidP="00244814" w:rsidRDefault="00C71DC8" w14:paraId="6B61BFB9" w14:textId="77777777">
            <w:pPr>
              <w:rPr>
                <w:color w:val="000000"/>
                <w:spacing w:val="-2"/>
                <w:sz w:val="18"/>
              </w:rPr>
            </w:pPr>
            <w:r w:rsidRPr="00CC0718">
              <w:rPr>
                <w:color w:val="000000"/>
                <w:spacing w:val="-2"/>
                <w:sz w:val="18"/>
              </w:rPr>
              <w:t>Document</w:t>
            </w:r>
          </w:p>
        </w:tc>
        <w:tc>
          <w:tcPr>
            <w:tcW w:w="1132" w:type="dxa"/>
            <w:tcBorders>
              <w:bottom w:val="single" w:color="8FB6EA" w:sz="5" w:space="0"/>
            </w:tcBorders>
            <w:shd w:val="clear" w:color="auto" w:fill="FFFFFF" w:themeFill="background1"/>
            <w:tcMar/>
          </w:tcPr>
          <w:p w:rsidRPr="00CC0718" w:rsidR="00C71DC8" w:rsidP="00244814" w:rsidRDefault="00C71DC8" w14:paraId="2004FA8B" w14:textId="77777777">
            <w:pPr>
              <w:rPr>
                <w:color w:val="000000"/>
                <w:spacing w:val="-2"/>
                <w:sz w:val="18"/>
              </w:rPr>
            </w:pPr>
            <w:r w:rsidRPr="00CC0718">
              <w:rPr>
                <w:color w:val="000000"/>
                <w:spacing w:val="-2"/>
                <w:sz w:val="18"/>
              </w:rPr>
              <w:t>4</w:t>
            </w:r>
          </w:p>
        </w:tc>
        <w:tc>
          <w:tcPr>
            <w:tcW w:w="1576" w:type="dxa"/>
            <w:gridSpan w:val="2"/>
            <w:tcBorders>
              <w:bottom w:val="single" w:color="8FB6EA" w:sz="5" w:space="0"/>
            </w:tcBorders>
            <w:shd w:val="clear" w:color="auto" w:fill="FFFFFF" w:themeFill="background1"/>
            <w:tcMar/>
          </w:tcPr>
          <w:p w:rsidRPr="00CC0718" w:rsidR="00C71DC8" w:rsidP="00244814" w:rsidRDefault="00C71DC8" w14:paraId="7A0C7458" w14:textId="77777777">
            <w:pPr>
              <w:rPr>
                <w:color w:val="000000"/>
                <w:spacing w:val="-2"/>
                <w:sz w:val="18"/>
              </w:rPr>
            </w:pPr>
            <w:r w:rsidRPr="00CC0718">
              <w:rPr>
                <w:color w:val="000000"/>
                <w:spacing w:val="-2"/>
                <w:sz w:val="18"/>
              </w:rPr>
              <w:t>7</w:t>
            </w:r>
          </w:p>
        </w:tc>
        <w:tc>
          <w:tcPr>
            <w:tcW w:w="1362" w:type="dxa"/>
            <w:tcBorders>
              <w:bottom w:val="single" w:color="8FB6EA" w:sz="5" w:space="0"/>
            </w:tcBorders>
            <w:shd w:val="clear" w:color="auto" w:fill="FFFFFF" w:themeFill="background1"/>
            <w:tcMar/>
          </w:tcPr>
          <w:p w:rsidRPr="00CC0718" w:rsidR="00C71DC8" w:rsidP="00244814" w:rsidRDefault="00C71DC8" w14:paraId="4AD8499B" w14:textId="77777777">
            <w:pPr>
              <w:rPr>
                <w:color w:val="000000"/>
                <w:spacing w:val="-2"/>
                <w:sz w:val="18"/>
              </w:rPr>
            </w:pPr>
            <w:r w:rsidRPr="00CC0718">
              <w:rPr>
                <w:color w:val="000000"/>
                <w:spacing w:val="-2"/>
                <w:sz w:val="18"/>
              </w:rPr>
              <w:t>89</w:t>
            </w:r>
          </w:p>
        </w:tc>
        <w:tc>
          <w:tcPr>
            <w:tcW w:w="1690" w:type="dxa"/>
            <w:tcBorders>
              <w:bottom w:val="single" w:color="8FB6EA" w:sz="5" w:space="0"/>
            </w:tcBorders>
            <w:shd w:val="clear" w:color="auto" w:fill="FFFFFF" w:themeFill="background1"/>
            <w:tcMar/>
          </w:tcPr>
          <w:p w:rsidRPr="00CC0718" w:rsidR="00C71DC8" w:rsidP="00244814" w:rsidRDefault="00C71DC8" w14:paraId="668C9FE4" w14:textId="77777777">
            <w:pPr>
              <w:rPr>
                <w:color w:val="000000"/>
                <w:spacing w:val="-2"/>
                <w:sz w:val="18"/>
              </w:rPr>
            </w:pPr>
            <w:r w:rsidRPr="00CC0718">
              <w:rPr>
                <w:color w:val="000000"/>
                <w:spacing w:val="-2"/>
                <w:sz w:val="18"/>
              </w:rPr>
              <w:t>7</w:t>
            </w:r>
          </w:p>
        </w:tc>
        <w:tc>
          <w:tcPr>
            <w:tcW w:w="1576" w:type="dxa"/>
            <w:tcBorders>
              <w:bottom w:val="single" w:color="8FB6EA" w:sz="5" w:space="0"/>
            </w:tcBorders>
            <w:shd w:val="clear" w:color="auto" w:fill="FFFFFF" w:themeFill="background1"/>
            <w:tcMar/>
          </w:tcPr>
          <w:p w:rsidRPr="00CC0718" w:rsidR="00C71DC8" w:rsidP="00244814" w:rsidRDefault="00C71DC8" w14:paraId="3BDECCD6" w14:textId="77777777">
            <w:pPr>
              <w:rPr>
                <w:color w:val="000000"/>
                <w:spacing w:val="-2"/>
                <w:sz w:val="18"/>
              </w:rPr>
            </w:pPr>
          </w:p>
        </w:tc>
      </w:tr>
      <w:tr w:rsidRPr="00CC0718" w:rsidR="00C71DC8" w:rsidTr="3A33D0EC" w14:paraId="070757EF" w14:textId="77777777">
        <w:trPr>
          <w:trHeight w:val="459" w:hRule="exact"/>
        </w:trPr>
        <w:tc>
          <w:tcPr>
            <w:tcW w:w="10717" w:type="dxa"/>
            <w:gridSpan w:val="8"/>
            <w:tcBorders>
              <w:top w:val="single" w:color="8FB6EA" w:sz="5" w:space="0"/>
            </w:tcBorders>
            <w:tcMar/>
          </w:tcPr>
          <w:p w:rsidRPr="00CC0718" w:rsidR="00C71DC8" w:rsidP="00244814" w:rsidRDefault="00C71DC8" w14:paraId="59B81B97" w14:textId="77777777"/>
        </w:tc>
      </w:tr>
      <w:tr w:rsidRPr="00CC0718" w:rsidR="00C71DC8" w:rsidTr="3A33D0EC" w14:paraId="0A066ADC" w14:textId="77777777">
        <w:trPr>
          <w:trHeight w:val="602" w:hRule="exact"/>
        </w:trPr>
        <w:tc>
          <w:tcPr>
            <w:tcW w:w="10717" w:type="dxa"/>
            <w:gridSpan w:val="8"/>
            <w:shd w:val="clear" w:color="auto" w:fill="FFFFFF" w:themeFill="background1"/>
            <w:tcMar/>
          </w:tcPr>
          <w:p w:rsidRPr="00CC0718" w:rsidR="00C71DC8" w:rsidP="00244814" w:rsidRDefault="00C71DC8" w14:paraId="3FC52AC4" w14:textId="77777777">
            <w:pPr>
              <w:rPr>
                <w:b/>
                <w:color w:val="5C83B4"/>
                <w:spacing w:val="-2"/>
                <w:sz w:val="24"/>
              </w:rPr>
            </w:pPr>
          </w:p>
        </w:tc>
      </w:tr>
      <w:tr w:rsidRPr="00CC0718" w:rsidR="00C71DC8" w:rsidTr="3A33D0EC" w14:paraId="3E1B8F05" w14:textId="77777777">
        <w:trPr>
          <w:trHeight w:val="444" w:hRule="exact"/>
        </w:trPr>
        <w:tc>
          <w:tcPr>
            <w:tcW w:w="1805" w:type="dxa"/>
            <w:shd w:val="clear" w:color="auto" w:fill="FFFFFF" w:themeFill="background1"/>
            <w:tcMar/>
          </w:tcPr>
          <w:p w:rsidRPr="00CC0718" w:rsidR="00C71DC8" w:rsidP="00244814" w:rsidRDefault="00C71DC8" w14:paraId="333E429A" w14:textId="77777777">
            <w:pPr>
              <w:rPr>
                <w:b/>
                <w:color w:val="5C83B4"/>
                <w:spacing w:val="-2"/>
                <w:sz w:val="24"/>
              </w:rPr>
            </w:pPr>
            <w:r w:rsidRPr="00CC0718">
              <w:rPr>
                <w:b/>
                <w:color w:val="5C83B4"/>
                <w:spacing w:val="-2"/>
                <w:sz w:val="24"/>
              </w:rPr>
              <w:t>Nickname:</w:t>
            </w:r>
          </w:p>
        </w:tc>
        <w:tc>
          <w:tcPr>
            <w:tcW w:w="8912" w:type="dxa"/>
            <w:gridSpan w:val="7"/>
            <w:vMerge w:val="restart"/>
            <w:shd w:val="clear" w:color="auto" w:fill="FFFFFF" w:themeFill="background1"/>
            <w:tcMar/>
          </w:tcPr>
          <w:p w:rsidRPr="00CC0718" w:rsidR="00C71DC8" w:rsidP="00244814" w:rsidRDefault="00C71DC8" w14:paraId="768DEF20" w14:textId="77777777">
            <w:pPr>
              <w:rPr>
                <w:b/>
                <w:color w:val="5C83B4"/>
                <w:spacing w:val="-2"/>
                <w:sz w:val="24"/>
              </w:rPr>
            </w:pPr>
            <w:r w:rsidRPr="00CC0718">
              <w:rPr>
                <w:b/>
                <w:color w:val="5C83B4"/>
                <w:spacing w:val="-2"/>
                <w:sz w:val="24"/>
              </w:rPr>
              <w:t>Codes\\AXIAL CODE\\Q8–Member marketing skills and knowledge\MARKETING AND PROMOTION STRATEGIES\Event Promotion and Analysis</w:t>
            </w:r>
          </w:p>
        </w:tc>
      </w:tr>
      <w:tr w:rsidRPr="00CC0718" w:rsidR="00C71DC8" w:rsidTr="3A33D0EC" w14:paraId="41A2DAF5" w14:textId="77777777">
        <w:trPr>
          <w:trHeight w:val="458" w:hRule="exact"/>
        </w:trPr>
        <w:tc>
          <w:tcPr>
            <w:tcW w:w="1805" w:type="dxa"/>
            <w:shd w:val="clear" w:color="auto" w:fill="FFFFFF" w:themeFill="background1"/>
            <w:tcMar/>
          </w:tcPr>
          <w:p w:rsidRPr="00CC0718" w:rsidR="00C71DC8" w:rsidP="00244814" w:rsidRDefault="00C71DC8" w14:paraId="424A77FA" w14:textId="77777777">
            <w:pPr>
              <w:rPr>
                <w:b/>
                <w:color w:val="5C83B4"/>
                <w:spacing w:val="-2"/>
                <w:sz w:val="24"/>
              </w:rPr>
            </w:pPr>
            <w:r w:rsidRPr="00CC0718">
              <w:rPr>
                <w:b/>
                <w:color w:val="5C83B4"/>
                <w:spacing w:val="-2"/>
                <w:sz w:val="24"/>
              </w:rPr>
              <w:t>Classification:</w:t>
            </w:r>
          </w:p>
        </w:tc>
        <w:tc>
          <w:tcPr>
            <w:tcW w:w="8912" w:type="dxa"/>
            <w:gridSpan w:val="7"/>
            <w:vMerge/>
            <w:tcMar/>
          </w:tcPr>
          <w:p w:rsidRPr="00CC0718" w:rsidR="00C71DC8" w:rsidP="00244814" w:rsidRDefault="00C71DC8" w14:paraId="3DE97E66" w14:textId="77777777"/>
        </w:tc>
      </w:tr>
      <w:tr w:rsidRPr="00CC0718" w:rsidR="00C71DC8" w:rsidTr="3A33D0EC" w14:paraId="2F9B6A5C" w14:textId="77777777">
        <w:trPr>
          <w:trHeight w:val="444" w:hRule="exact"/>
        </w:trPr>
        <w:tc>
          <w:tcPr>
            <w:tcW w:w="1805" w:type="dxa"/>
            <w:shd w:val="clear" w:color="auto" w:fill="FFFFFF" w:themeFill="background1"/>
            <w:tcMar/>
          </w:tcPr>
          <w:p w:rsidRPr="00CC0718" w:rsidR="00C71DC8" w:rsidP="00244814" w:rsidRDefault="00C71DC8" w14:paraId="1FB6C2EC" w14:textId="77777777">
            <w:pPr>
              <w:rPr>
                <w:b/>
                <w:color w:val="5C83B4"/>
                <w:spacing w:val="-2"/>
                <w:sz w:val="24"/>
              </w:rPr>
            </w:pPr>
            <w:r w:rsidRPr="00CC0718">
              <w:rPr>
                <w:b/>
                <w:color w:val="5C83B4"/>
                <w:spacing w:val="-2"/>
                <w:sz w:val="24"/>
              </w:rPr>
              <w:t>Aggregated:</w:t>
            </w:r>
          </w:p>
        </w:tc>
        <w:tc>
          <w:tcPr>
            <w:tcW w:w="8912" w:type="dxa"/>
            <w:gridSpan w:val="7"/>
            <w:shd w:val="clear" w:color="auto" w:fill="FFFFFF" w:themeFill="background1"/>
            <w:tcMar/>
          </w:tcPr>
          <w:p w:rsidRPr="00CC0718" w:rsidR="00C71DC8" w:rsidP="00244814" w:rsidRDefault="00C71DC8" w14:paraId="41608A03" w14:textId="77777777">
            <w:pPr>
              <w:rPr>
                <w:b/>
                <w:color w:val="5C83B4"/>
                <w:spacing w:val="-2"/>
                <w:sz w:val="24"/>
              </w:rPr>
            </w:pPr>
            <w:r w:rsidRPr="00CC0718">
              <w:rPr>
                <w:b/>
                <w:color w:val="5C83B4"/>
                <w:spacing w:val="-2"/>
                <w:sz w:val="24"/>
              </w:rPr>
              <w:t>No</w:t>
            </w:r>
          </w:p>
        </w:tc>
      </w:tr>
      <w:tr w:rsidRPr="00CC0718" w:rsidR="00C71DC8" w:rsidTr="3A33D0EC" w14:paraId="6B2F849E" w14:textId="77777777">
        <w:trPr>
          <w:trHeight w:val="344" w:hRule="exact"/>
        </w:trPr>
        <w:tc>
          <w:tcPr>
            <w:tcW w:w="3381" w:type="dxa"/>
            <w:gridSpan w:val="2"/>
            <w:tcBorders>
              <w:bottom w:val="single" w:color="8FB6EA" w:sz="5" w:space="0"/>
            </w:tcBorders>
            <w:shd w:val="clear" w:color="auto" w:fill="FFFFFF" w:themeFill="background1"/>
            <w:tcMar/>
          </w:tcPr>
          <w:p w:rsidRPr="00CC0718" w:rsidR="00C71DC8" w:rsidP="00244814" w:rsidRDefault="00C71DC8" w14:paraId="784C1A05" w14:textId="77777777">
            <w:pPr>
              <w:rPr>
                <w:color w:val="000000"/>
                <w:spacing w:val="-2"/>
                <w:sz w:val="18"/>
              </w:rPr>
            </w:pPr>
            <w:r w:rsidRPr="00CC0718">
              <w:rPr>
                <w:color w:val="000000"/>
                <w:spacing w:val="-2"/>
                <w:sz w:val="18"/>
              </w:rPr>
              <w:t>Document</w:t>
            </w:r>
          </w:p>
        </w:tc>
        <w:tc>
          <w:tcPr>
            <w:tcW w:w="1132" w:type="dxa"/>
            <w:tcBorders>
              <w:bottom w:val="single" w:color="8FB6EA" w:sz="5" w:space="0"/>
            </w:tcBorders>
            <w:shd w:val="clear" w:color="auto" w:fill="FFFFFF" w:themeFill="background1"/>
            <w:tcMar/>
          </w:tcPr>
          <w:p w:rsidRPr="00CC0718" w:rsidR="00C71DC8" w:rsidP="00244814" w:rsidRDefault="00C71DC8" w14:paraId="1A8F206A" w14:textId="77777777">
            <w:pPr>
              <w:rPr>
                <w:color w:val="000000"/>
                <w:spacing w:val="-2"/>
                <w:sz w:val="18"/>
              </w:rPr>
            </w:pPr>
            <w:r w:rsidRPr="00CC0718">
              <w:rPr>
                <w:color w:val="000000"/>
                <w:spacing w:val="-2"/>
                <w:sz w:val="18"/>
              </w:rPr>
              <w:t>1</w:t>
            </w:r>
          </w:p>
        </w:tc>
        <w:tc>
          <w:tcPr>
            <w:tcW w:w="1576" w:type="dxa"/>
            <w:gridSpan w:val="2"/>
            <w:tcBorders>
              <w:bottom w:val="single" w:color="8FB6EA" w:sz="5" w:space="0"/>
            </w:tcBorders>
            <w:shd w:val="clear" w:color="auto" w:fill="FFFFFF" w:themeFill="background1"/>
            <w:tcMar/>
          </w:tcPr>
          <w:p w:rsidRPr="00CC0718" w:rsidR="00C71DC8" w:rsidP="00244814" w:rsidRDefault="00C71DC8" w14:paraId="7FDB39E0" w14:textId="77777777">
            <w:pPr>
              <w:rPr>
                <w:color w:val="000000"/>
                <w:spacing w:val="-2"/>
                <w:sz w:val="18"/>
              </w:rPr>
            </w:pPr>
            <w:r w:rsidRPr="00CC0718">
              <w:rPr>
                <w:color w:val="000000"/>
                <w:spacing w:val="-2"/>
                <w:sz w:val="18"/>
              </w:rPr>
              <w:t>1</w:t>
            </w:r>
          </w:p>
        </w:tc>
        <w:tc>
          <w:tcPr>
            <w:tcW w:w="1362" w:type="dxa"/>
            <w:tcBorders>
              <w:bottom w:val="single" w:color="8FB6EA" w:sz="5" w:space="0"/>
            </w:tcBorders>
            <w:shd w:val="clear" w:color="auto" w:fill="FFFFFF" w:themeFill="background1"/>
            <w:tcMar/>
          </w:tcPr>
          <w:p w:rsidRPr="00CC0718" w:rsidR="00C71DC8" w:rsidP="00244814" w:rsidRDefault="00C71DC8" w14:paraId="18484F7F" w14:textId="77777777">
            <w:pPr>
              <w:rPr>
                <w:color w:val="000000"/>
                <w:spacing w:val="-2"/>
                <w:sz w:val="18"/>
              </w:rPr>
            </w:pPr>
            <w:r w:rsidRPr="00CC0718">
              <w:rPr>
                <w:color w:val="000000"/>
                <w:spacing w:val="-2"/>
                <w:sz w:val="18"/>
              </w:rPr>
              <w:t>17</w:t>
            </w:r>
          </w:p>
        </w:tc>
        <w:tc>
          <w:tcPr>
            <w:tcW w:w="1690" w:type="dxa"/>
            <w:tcBorders>
              <w:bottom w:val="single" w:color="8FB6EA" w:sz="5" w:space="0"/>
            </w:tcBorders>
            <w:shd w:val="clear" w:color="auto" w:fill="FFFFFF" w:themeFill="background1"/>
            <w:tcMar/>
          </w:tcPr>
          <w:p w:rsidRPr="00CC0718" w:rsidR="00C71DC8" w:rsidP="00244814" w:rsidRDefault="00C71DC8" w14:paraId="291E7E0D" w14:textId="77777777">
            <w:pPr>
              <w:rPr>
                <w:color w:val="000000"/>
                <w:spacing w:val="-2"/>
                <w:sz w:val="18"/>
              </w:rPr>
            </w:pPr>
            <w:r w:rsidRPr="00CC0718">
              <w:rPr>
                <w:color w:val="000000"/>
                <w:spacing w:val="-2"/>
                <w:sz w:val="18"/>
              </w:rPr>
              <w:t>1</w:t>
            </w:r>
          </w:p>
        </w:tc>
        <w:tc>
          <w:tcPr>
            <w:tcW w:w="1576" w:type="dxa"/>
            <w:tcBorders>
              <w:bottom w:val="single" w:color="8FB6EA" w:sz="5" w:space="0"/>
            </w:tcBorders>
            <w:shd w:val="clear" w:color="auto" w:fill="FFFFFF" w:themeFill="background1"/>
            <w:tcMar/>
          </w:tcPr>
          <w:p w:rsidRPr="00CC0718" w:rsidR="00C71DC8" w:rsidP="00244814" w:rsidRDefault="00C71DC8" w14:paraId="11D67412" w14:textId="77777777">
            <w:pPr>
              <w:rPr>
                <w:color w:val="000000"/>
                <w:spacing w:val="-2"/>
                <w:sz w:val="18"/>
              </w:rPr>
            </w:pPr>
          </w:p>
        </w:tc>
      </w:tr>
      <w:tr w:rsidRPr="00CC0718" w:rsidR="00C71DC8" w:rsidTr="3A33D0EC" w14:paraId="203B15E4" w14:textId="77777777">
        <w:trPr>
          <w:trHeight w:val="1247" w:hRule="exact"/>
        </w:trPr>
        <w:tc>
          <w:tcPr>
            <w:tcW w:w="10717" w:type="dxa"/>
            <w:gridSpan w:val="8"/>
            <w:tcBorders>
              <w:top w:val="single" w:color="8FB6EA" w:sz="5" w:space="0"/>
            </w:tcBorders>
            <w:tcMar/>
          </w:tcPr>
          <w:p w:rsidRPr="00CC0718" w:rsidR="00C71DC8" w:rsidP="00244814" w:rsidRDefault="00C71DC8" w14:paraId="18FF9670" w14:textId="77777777"/>
        </w:tc>
      </w:tr>
      <w:tr w:rsidRPr="00CC0718" w:rsidR="00C71DC8" w:rsidTr="3A33D0EC" w14:paraId="77AED971" w14:textId="77777777">
        <w:trPr>
          <w:trHeight w:val="458" w:hRule="exact"/>
        </w:trPr>
        <w:tc>
          <w:tcPr>
            <w:tcW w:w="5359" w:type="dxa"/>
            <w:gridSpan w:val="4"/>
            <w:shd w:val="clear" w:color="auto" w:fill="FFFFFF" w:themeFill="background1"/>
            <w:tcMar/>
          </w:tcPr>
          <w:p w:rsidRPr="00CC0718" w:rsidR="00C71DC8" w:rsidP="00244814" w:rsidRDefault="00C71DC8" w14:paraId="15C37F15" w14:textId="77777777">
            <w:pPr>
              <w:jc w:val="right"/>
              <w:rPr>
                <w:color w:val="000066"/>
                <w:spacing w:val="-2"/>
                <w:sz w:val="16"/>
              </w:rPr>
            </w:pPr>
            <w:r w:rsidRPr="00CC0718">
              <w:rPr>
                <w:color w:val="000066"/>
                <w:spacing w:val="-2"/>
                <w:sz w:val="16"/>
              </w:rPr>
              <w:t>Formatted Reports\\Code Summary Formatted Report</w:t>
            </w:r>
          </w:p>
        </w:tc>
        <w:tc>
          <w:tcPr>
            <w:tcW w:w="5358" w:type="dxa"/>
            <w:gridSpan w:val="4"/>
            <w:shd w:val="clear" w:color="auto" w:fill="FFFFFF" w:themeFill="background1"/>
            <w:tcMar/>
          </w:tcPr>
          <w:p w:rsidRPr="00CC0718" w:rsidR="00C71DC8" w:rsidP="00244814" w:rsidRDefault="00C71DC8" w14:paraId="07EF0566" w14:textId="77777777">
            <w:pPr>
              <w:jc w:val="right"/>
              <w:rPr>
                <w:color w:val="000066"/>
                <w:spacing w:val="-2"/>
                <w:sz w:val="16"/>
              </w:rPr>
            </w:pPr>
            <w:r w:rsidRPr="00CC0718">
              <w:rPr>
                <w:color w:val="000066"/>
                <w:spacing w:val="-2"/>
                <w:sz w:val="16"/>
              </w:rPr>
              <w:t>Page 90 of 104</w:t>
            </w:r>
          </w:p>
        </w:tc>
      </w:tr>
      <w:tr w:rsidRPr="00CC0718" w:rsidR="00C71DC8" w:rsidTr="3A33D0EC" w14:paraId="5A051958" w14:textId="77777777">
        <w:trPr>
          <w:trHeight w:val="444" w:hRule="exact"/>
        </w:trPr>
        <w:tc>
          <w:tcPr>
            <w:tcW w:w="10717" w:type="dxa"/>
            <w:gridSpan w:val="8"/>
            <w:shd w:val="clear" w:color="auto" w:fill="FFFFFF" w:themeFill="background1"/>
            <w:tcMar/>
            <w:vAlign w:val="center"/>
          </w:tcPr>
          <w:p w:rsidRPr="00CC0718" w:rsidR="00C71DC8" w:rsidP="00244814" w:rsidRDefault="00C71DC8" w14:paraId="09D8B785" w14:textId="77777777">
            <w:pPr>
              <w:jc w:val="right"/>
              <w:rPr>
                <w:color w:val="000066"/>
                <w:spacing w:val="-2"/>
                <w:sz w:val="16"/>
              </w:rPr>
            </w:pPr>
            <w:r w:rsidRPr="00CC0718">
              <w:rPr>
                <w:color w:val="000066"/>
                <w:spacing w:val="-2"/>
                <w:sz w:val="16"/>
              </w:rPr>
              <w:t>11/13/2024 3:39 PM</w:t>
            </w:r>
          </w:p>
        </w:tc>
      </w:tr>
      <w:tr w:rsidRPr="00CC0718" w:rsidR="00C71DC8" w:rsidTr="3A33D0EC" w14:paraId="3BED3399" w14:textId="77777777">
        <w:trPr>
          <w:trHeight w:val="459" w:hRule="exact"/>
        </w:trPr>
        <w:tc>
          <w:tcPr>
            <w:tcW w:w="3381" w:type="dxa"/>
            <w:gridSpan w:val="2"/>
            <w:shd w:val="clear" w:color="auto" w:fill="8FB6EA"/>
            <w:tcMar/>
          </w:tcPr>
          <w:p w:rsidRPr="00CC0718" w:rsidR="00C71DC8" w:rsidP="00244814" w:rsidRDefault="00C71DC8" w14:paraId="10AA2F5F" w14:textId="77777777">
            <w:pPr>
              <w:rPr>
                <w:b/>
                <w:color w:val="000066"/>
                <w:spacing w:val="-2"/>
                <w:sz w:val="18"/>
              </w:rPr>
            </w:pPr>
            <w:r w:rsidRPr="00CC0718">
              <w:rPr>
                <w:b/>
                <w:color w:val="000066"/>
                <w:spacing w:val="-2"/>
                <w:sz w:val="18"/>
              </w:rPr>
              <w:t>File Type</w:t>
            </w:r>
          </w:p>
        </w:tc>
        <w:tc>
          <w:tcPr>
            <w:tcW w:w="1132" w:type="dxa"/>
            <w:shd w:val="clear" w:color="auto" w:fill="8FB6EA"/>
            <w:tcMar/>
          </w:tcPr>
          <w:p w:rsidRPr="00CC0718" w:rsidR="00C71DC8" w:rsidP="00244814" w:rsidRDefault="00C71DC8" w14:paraId="6BE8004A" w14:textId="77777777">
            <w:pPr>
              <w:rPr>
                <w:b/>
                <w:color w:val="000066"/>
                <w:spacing w:val="-2"/>
                <w:sz w:val="18"/>
              </w:rPr>
            </w:pPr>
            <w:r w:rsidRPr="00CC0718">
              <w:rPr>
                <w:b/>
                <w:color w:val="000066"/>
                <w:spacing w:val="-2"/>
                <w:sz w:val="18"/>
              </w:rPr>
              <w:t>Number of Files</w:t>
            </w:r>
          </w:p>
        </w:tc>
        <w:tc>
          <w:tcPr>
            <w:tcW w:w="1576" w:type="dxa"/>
            <w:gridSpan w:val="2"/>
            <w:shd w:val="clear" w:color="auto" w:fill="8FB6EA"/>
            <w:tcMar/>
          </w:tcPr>
          <w:p w:rsidRPr="00CC0718" w:rsidR="00C71DC8" w:rsidP="00244814" w:rsidRDefault="00C71DC8" w14:paraId="3E5FFA3D" w14:textId="77777777">
            <w:pPr>
              <w:rPr>
                <w:b/>
                <w:color w:val="000066"/>
                <w:spacing w:val="-2"/>
                <w:sz w:val="18"/>
              </w:rPr>
            </w:pPr>
            <w:r w:rsidRPr="00CC0718">
              <w:rPr>
                <w:b/>
                <w:color w:val="000066"/>
                <w:spacing w:val="-2"/>
                <w:sz w:val="18"/>
              </w:rPr>
              <w:t>Number of Coding References</w:t>
            </w:r>
          </w:p>
        </w:tc>
        <w:tc>
          <w:tcPr>
            <w:tcW w:w="1362" w:type="dxa"/>
            <w:shd w:val="clear" w:color="auto" w:fill="8FB6EA"/>
            <w:tcMar/>
          </w:tcPr>
          <w:p w:rsidRPr="00CC0718" w:rsidR="00C71DC8" w:rsidP="00244814" w:rsidRDefault="00C71DC8" w14:paraId="030FCA75" w14:textId="77777777">
            <w:pPr>
              <w:rPr>
                <w:b/>
                <w:color w:val="000066"/>
                <w:spacing w:val="-2"/>
                <w:sz w:val="18"/>
              </w:rPr>
            </w:pPr>
            <w:r w:rsidRPr="00CC0718">
              <w:rPr>
                <w:b/>
                <w:color w:val="000066"/>
                <w:spacing w:val="-2"/>
                <w:sz w:val="18"/>
              </w:rPr>
              <w:t>Number of Words Coded</w:t>
            </w:r>
          </w:p>
        </w:tc>
        <w:tc>
          <w:tcPr>
            <w:tcW w:w="1690" w:type="dxa"/>
            <w:shd w:val="clear" w:color="auto" w:fill="8FB6EA"/>
            <w:tcMar/>
          </w:tcPr>
          <w:p w:rsidRPr="00CC0718" w:rsidR="00C71DC8" w:rsidP="00244814" w:rsidRDefault="00C71DC8" w14:paraId="0FD6AB3F" w14:textId="77777777">
            <w:pPr>
              <w:rPr>
                <w:b/>
                <w:color w:val="000066"/>
                <w:spacing w:val="-2"/>
                <w:sz w:val="18"/>
              </w:rPr>
            </w:pPr>
            <w:r w:rsidRPr="00CC0718">
              <w:rPr>
                <w:b/>
                <w:color w:val="000066"/>
                <w:spacing w:val="-2"/>
                <w:sz w:val="18"/>
              </w:rPr>
              <w:t>Number of Paragraphs Coded</w:t>
            </w:r>
          </w:p>
        </w:tc>
        <w:tc>
          <w:tcPr>
            <w:tcW w:w="1576" w:type="dxa"/>
            <w:shd w:val="clear" w:color="auto" w:fill="8FB6EA"/>
            <w:tcMar/>
          </w:tcPr>
          <w:p w:rsidRPr="00CC0718" w:rsidR="00C71DC8" w:rsidP="00244814" w:rsidRDefault="00C71DC8" w14:paraId="397440F8" w14:textId="77777777">
            <w:pPr>
              <w:rPr>
                <w:b/>
                <w:color w:val="000066"/>
                <w:spacing w:val="-2"/>
                <w:sz w:val="18"/>
              </w:rPr>
            </w:pPr>
            <w:r w:rsidRPr="00CC0718">
              <w:rPr>
                <w:b/>
                <w:color w:val="000066"/>
                <w:spacing w:val="-2"/>
                <w:sz w:val="18"/>
              </w:rPr>
              <w:t>Duration Coded</w:t>
            </w:r>
          </w:p>
        </w:tc>
      </w:tr>
      <w:tr w:rsidRPr="00CC0718" w:rsidR="00C71DC8" w:rsidTr="3A33D0EC" w14:paraId="00A12A5E" w14:textId="77777777">
        <w:trPr>
          <w:trHeight w:val="616" w:hRule="exact"/>
        </w:trPr>
        <w:tc>
          <w:tcPr>
            <w:tcW w:w="10717" w:type="dxa"/>
            <w:gridSpan w:val="8"/>
            <w:shd w:val="clear" w:color="auto" w:fill="FFFFFF" w:themeFill="background1"/>
            <w:tcMar/>
          </w:tcPr>
          <w:p w:rsidRPr="00CC0718" w:rsidR="00C71DC8" w:rsidP="00244814" w:rsidRDefault="00C71DC8" w14:paraId="15E155B1" w14:textId="77777777">
            <w:pPr>
              <w:rPr>
                <w:b/>
                <w:color w:val="5C83B4"/>
                <w:spacing w:val="-2"/>
                <w:sz w:val="24"/>
              </w:rPr>
            </w:pPr>
          </w:p>
        </w:tc>
      </w:tr>
      <w:tr w:rsidRPr="00CC0718" w:rsidR="00C71DC8" w:rsidTr="3A33D0EC" w14:paraId="4A446F20" w14:textId="77777777">
        <w:trPr>
          <w:trHeight w:val="444" w:hRule="exact"/>
        </w:trPr>
        <w:tc>
          <w:tcPr>
            <w:tcW w:w="1805" w:type="dxa"/>
            <w:shd w:val="clear" w:color="auto" w:fill="FFFFFF" w:themeFill="background1"/>
            <w:tcMar/>
          </w:tcPr>
          <w:p w:rsidRPr="00CC0718" w:rsidR="00C71DC8" w:rsidP="00244814" w:rsidRDefault="00C71DC8" w14:paraId="41E2FB11" w14:textId="77777777">
            <w:pPr>
              <w:rPr>
                <w:b/>
                <w:color w:val="5C83B4"/>
                <w:spacing w:val="-2"/>
                <w:sz w:val="24"/>
              </w:rPr>
            </w:pPr>
            <w:r w:rsidRPr="00CC0718">
              <w:rPr>
                <w:b/>
                <w:color w:val="5C83B4"/>
                <w:spacing w:val="-2"/>
                <w:sz w:val="24"/>
              </w:rPr>
              <w:t>Nickname:</w:t>
            </w:r>
          </w:p>
        </w:tc>
        <w:tc>
          <w:tcPr>
            <w:tcW w:w="8912" w:type="dxa"/>
            <w:gridSpan w:val="7"/>
            <w:vMerge w:val="restart"/>
            <w:shd w:val="clear" w:color="auto" w:fill="FFFFFF" w:themeFill="background1"/>
            <w:tcMar/>
          </w:tcPr>
          <w:p w:rsidRPr="00CC0718" w:rsidR="00C71DC8" w:rsidP="00244814" w:rsidRDefault="00C71DC8" w14:paraId="3BC68761" w14:textId="77777777">
            <w:pPr>
              <w:rPr>
                <w:b/>
                <w:color w:val="5C83B4"/>
                <w:spacing w:val="-2"/>
                <w:sz w:val="24"/>
              </w:rPr>
            </w:pPr>
            <w:r w:rsidRPr="00CC0718">
              <w:rPr>
                <w:b/>
                <w:color w:val="5C83B4"/>
                <w:spacing w:val="-2"/>
                <w:sz w:val="24"/>
              </w:rPr>
              <w:t>Codes\\AXIAL CODE\\Q8–Member marketing skills and knowledge\MARKETING AND PROMOTION STRATEGIES\Informal Word-of-Mouth</w:t>
            </w:r>
          </w:p>
        </w:tc>
      </w:tr>
      <w:tr w:rsidRPr="00CC0718" w:rsidR="00C71DC8" w:rsidTr="3A33D0EC" w14:paraId="182B64D5" w14:textId="77777777">
        <w:trPr>
          <w:trHeight w:val="459" w:hRule="exact"/>
        </w:trPr>
        <w:tc>
          <w:tcPr>
            <w:tcW w:w="1805" w:type="dxa"/>
            <w:shd w:val="clear" w:color="auto" w:fill="FFFFFF" w:themeFill="background1"/>
            <w:tcMar/>
          </w:tcPr>
          <w:p w:rsidRPr="00CC0718" w:rsidR="00C71DC8" w:rsidP="00244814" w:rsidRDefault="00C71DC8" w14:paraId="3E680521" w14:textId="77777777">
            <w:pPr>
              <w:rPr>
                <w:b/>
                <w:color w:val="5C83B4"/>
                <w:spacing w:val="-2"/>
                <w:sz w:val="24"/>
              </w:rPr>
            </w:pPr>
            <w:r w:rsidRPr="00CC0718">
              <w:rPr>
                <w:b/>
                <w:color w:val="5C83B4"/>
                <w:spacing w:val="-2"/>
                <w:sz w:val="24"/>
              </w:rPr>
              <w:t>Classification:</w:t>
            </w:r>
          </w:p>
        </w:tc>
        <w:tc>
          <w:tcPr>
            <w:tcW w:w="8912" w:type="dxa"/>
            <w:gridSpan w:val="7"/>
            <w:vMerge/>
            <w:tcMar/>
          </w:tcPr>
          <w:p w:rsidRPr="00CC0718" w:rsidR="00C71DC8" w:rsidP="00244814" w:rsidRDefault="00C71DC8" w14:paraId="3799890C" w14:textId="77777777"/>
        </w:tc>
      </w:tr>
      <w:tr w:rsidRPr="00CC0718" w:rsidR="00C71DC8" w:rsidTr="3A33D0EC" w14:paraId="61788A5C" w14:textId="77777777">
        <w:trPr>
          <w:trHeight w:val="444" w:hRule="exact"/>
        </w:trPr>
        <w:tc>
          <w:tcPr>
            <w:tcW w:w="1805" w:type="dxa"/>
            <w:shd w:val="clear" w:color="auto" w:fill="FFFFFF" w:themeFill="background1"/>
            <w:tcMar/>
          </w:tcPr>
          <w:p w:rsidRPr="00CC0718" w:rsidR="00C71DC8" w:rsidP="00244814" w:rsidRDefault="00C71DC8" w14:paraId="53C80031" w14:textId="77777777">
            <w:pPr>
              <w:rPr>
                <w:b/>
                <w:color w:val="5C83B4"/>
                <w:spacing w:val="-2"/>
                <w:sz w:val="24"/>
              </w:rPr>
            </w:pPr>
            <w:r w:rsidRPr="00CC0718">
              <w:rPr>
                <w:b/>
                <w:color w:val="5C83B4"/>
                <w:spacing w:val="-2"/>
                <w:sz w:val="24"/>
              </w:rPr>
              <w:t>Aggregated:</w:t>
            </w:r>
          </w:p>
        </w:tc>
        <w:tc>
          <w:tcPr>
            <w:tcW w:w="8912" w:type="dxa"/>
            <w:gridSpan w:val="7"/>
            <w:shd w:val="clear" w:color="auto" w:fill="FFFFFF" w:themeFill="background1"/>
            <w:tcMar/>
          </w:tcPr>
          <w:p w:rsidRPr="00CC0718" w:rsidR="00C71DC8" w:rsidP="00244814" w:rsidRDefault="00C71DC8" w14:paraId="3ABC3636" w14:textId="77777777">
            <w:pPr>
              <w:rPr>
                <w:b/>
                <w:color w:val="5C83B4"/>
                <w:spacing w:val="-2"/>
                <w:sz w:val="24"/>
              </w:rPr>
            </w:pPr>
            <w:r w:rsidRPr="00CC0718">
              <w:rPr>
                <w:b/>
                <w:color w:val="5C83B4"/>
                <w:spacing w:val="-2"/>
                <w:sz w:val="24"/>
              </w:rPr>
              <w:t>No</w:t>
            </w:r>
          </w:p>
        </w:tc>
      </w:tr>
      <w:tr w:rsidRPr="00CC0718" w:rsidR="00C71DC8" w:rsidTr="3A33D0EC" w14:paraId="146F1E3C" w14:textId="77777777">
        <w:trPr>
          <w:trHeight w:val="344" w:hRule="exact"/>
        </w:trPr>
        <w:tc>
          <w:tcPr>
            <w:tcW w:w="3381" w:type="dxa"/>
            <w:gridSpan w:val="2"/>
            <w:tcBorders>
              <w:bottom w:val="single" w:color="8FB6EA" w:sz="5" w:space="0"/>
            </w:tcBorders>
            <w:shd w:val="clear" w:color="auto" w:fill="FFFFFF" w:themeFill="background1"/>
            <w:tcMar/>
          </w:tcPr>
          <w:p w:rsidRPr="00CC0718" w:rsidR="00C71DC8" w:rsidP="00244814" w:rsidRDefault="00C71DC8" w14:paraId="6860D5F8" w14:textId="77777777">
            <w:pPr>
              <w:rPr>
                <w:color w:val="000000"/>
                <w:spacing w:val="-2"/>
                <w:sz w:val="18"/>
              </w:rPr>
            </w:pPr>
            <w:r w:rsidRPr="00CC0718">
              <w:rPr>
                <w:color w:val="000000"/>
                <w:spacing w:val="-2"/>
                <w:sz w:val="18"/>
              </w:rPr>
              <w:t>Document</w:t>
            </w:r>
          </w:p>
        </w:tc>
        <w:tc>
          <w:tcPr>
            <w:tcW w:w="1132" w:type="dxa"/>
            <w:tcBorders>
              <w:bottom w:val="single" w:color="8FB6EA" w:sz="5" w:space="0"/>
            </w:tcBorders>
            <w:shd w:val="clear" w:color="auto" w:fill="FFFFFF" w:themeFill="background1"/>
            <w:tcMar/>
          </w:tcPr>
          <w:p w:rsidRPr="00CC0718" w:rsidR="00C71DC8" w:rsidP="00244814" w:rsidRDefault="00C71DC8" w14:paraId="65FD702C" w14:textId="77777777">
            <w:pPr>
              <w:rPr>
                <w:color w:val="000000"/>
                <w:spacing w:val="-2"/>
                <w:sz w:val="18"/>
              </w:rPr>
            </w:pPr>
            <w:r w:rsidRPr="00CC0718">
              <w:rPr>
                <w:color w:val="000000"/>
                <w:spacing w:val="-2"/>
                <w:sz w:val="18"/>
              </w:rPr>
              <w:t>1</w:t>
            </w:r>
          </w:p>
        </w:tc>
        <w:tc>
          <w:tcPr>
            <w:tcW w:w="1576" w:type="dxa"/>
            <w:gridSpan w:val="2"/>
            <w:tcBorders>
              <w:bottom w:val="single" w:color="8FB6EA" w:sz="5" w:space="0"/>
            </w:tcBorders>
            <w:shd w:val="clear" w:color="auto" w:fill="FFFFFF" w:themeFill="background1"/>
            <w:tcMar/>
          </w:tcPr>
          <w:p w:rsidRPr="00CC0718" w:rsidR="00C71DC8" w:rsidP="00244814" w:rsidRDefault="00C71DC8" w14:paraId="46C52319" w14:textId="77777777">
            <w:pPr>
              <w:rPr>
                <w:color w:val="000000"/>
                <w:spacing w:val="-2"/>
                <w:sz w:val="18"/>
              </w:rPr>
            </w:pPr>
            <w:r w:rsidRPr="00CC0718">
              <w:rPr>
                <w:color w:val="000000"/>
                <w:spacing w:val="-2"/>
                <w:sz w:val="18"/>
              </w:rPr>
              <w:t>2</w:t>
            </w:r>
          </w:p>
        </w:tc>
        <w:tc>
          <w:tcPr>
            <w:tcW w:w="1362" w:type="dxa"/>
            <w:tcBorders>
              <w:bottom w:val="single" w:color="8FB6EA" w:sz="5" w:space="0"/>
            </w:tcBorders>
            <w:shd w:val="clear" w:color="auto" w:fill="FFFFFF" w:themeFill="background1"/>
            <w:tcMar/>
          </w:tcPr>
          <w:p w:rsidRPr="00CC0718" w:rsidR="00C71DC8" w:rsidP="00244814" w:rsidRDefault="00C71DC8" w14:paraId="13E04B21" w14:textId="77777777">
            <w:pPr>
              <w:rPr>
                <w:color w:val="000000"/>
                <w:spacing w:val="-2"/>
                <w:sz w:val="18"/>
              </w:rPr>
            </w:pPr>
            <w:r w:rsidRPr="00CC0718">
              <w:rPr>
                <w:color w:val="000000"/>
                <w:spacing w:val="-2"/>
                <w:sz w:val="18"/>
              </w:rPr>
              <w:t>17</w:t>
            </w:r>
          </w:p>
        </w:tc>
        <w:tc>
          <w:tcPr>
            <w:tcW w:w="1690" w:type="dxa"/>
            <w:tcBorders>
              <w:bottom w:val="single" w:color="8FB6EA" w:sz="5" w:space="0"/>
            </w:tcBorders>
            <w:shd w:val="clear" w:color="auto" w:fill="FFFFFF" w:themeFill="background1"/>
            <w:tcMar/>
          </w:tcPr>
          <w:p w:rsidRPr="00CC0718" w:rsidR="00C71DC8" w:rsidP="00244814" w:rsidRDefault="00C71DC8" w14:paraId="1EAEEAAF" w14:textId="77777777">
            <w:pPr>
              <w:rPr>
                <w:color w:val="000000"/>
                <w:spacing w:val="-2"/>
                <w:sz w:val="18"/>
              </w:rPr>
            </w:pPr>
            <w:r w:rsidRPr="00CC0718">
              <w:rPr>
                <w:color w:val="000000"/>
                <w:spacing w:val="-2"/>
                <w:sz w:val="18"/>
              </w:rPr>
              <w:t>2</w:t>
            </w:r>
          </w:p>
        </w:tc>
        <w:tc>
          <w:tcPr>
            <w:tcW w:w="1576" w:type="dxa"/>
            <w:tcBorders>
              <w:bottom w:val="single" w:color="8FB6EA" w:sz="5" w:space="0"/>
            </w:tcBorders>
            <w:shd w:val="clear" w:color="auto" w:fill="FFFFFF" w:themeFill="background1"/>
            <w:tcMar/>
          </w:tcPr>
          <w:p w:rsidRPr="00CC0718" w:rsidR="00C71DC8" w:rsidP="00244814" w:rsidRDefault="00C71DC8" w14:paraId="376E102B" w14:textId="77777777">
            <w:pPr>
              <w:rPr>
                <w:color w:val="000000"/>
                <w:spacing w:val="-2"/>
                <w:sz w:val="18"/>
              </w:rPr>
            </w:pPr>
          </w:p>
        </w:tc>
      </w:tr>
      <w:tr w:rsidRPr="00CC0718" w:rsidR="00C71DC8" w:rsidTr="3A33D0EC" w14:paraId="238E887B" w14:textId="77777777">
        <w:trPr>
          <w:trHeight w:val="444" w:hRule="exact"/>
        </w:trPr>
        <w:tc>
          <w:tcPr>
            <w:tcW w:w="10717" w:type="dxa"/>
            <w:gridSpan w:val="8"/>
            <w:tcBorders>
              <w:top w:val="single" w:color="8FB6EA" w:sz="5" w:space="0"/>
            </w:tcBorders>
            <w:tcMar/>
          </w:tcPr>
          <w:p w:rsidRPr="00CC0718" w:rsidR="00C71DC8" w:rsidP="00244814" w:rsidRDefault="00C71DC8" w14:paraId="05E7AAC2" w14:textId="77777777"/>
        </w:tc>
      </w:tr>
      <w:tr w:rsidRPr="00CC0718" w:rsidR="00C71DC8" w:rsidTr="3A33D0EC" w14:paraId="321554B0" w14:textId="77777777">
        <w:trPr>
          <w:trHeight w:val="602" w:hRule="exact"/>
        </w:trPr>
        <w:tc>
          <w:tcPr>
            <w:tcW w:w="10717" w:type="dxa"/>
            <w:gridSpan w:val="8"/>
            <w:shd w:val="clear" w:color="auto" w:fill="FFFFFF" w:themeFill="background1"/>
            <w:tcMar/>
          </w:tcPr>
          <w:p w:rsidRPr="00CC0718" w:rsidR="00C71DC8" w:rsidP="00244814" w:rsidRDefault="00C71DC8" w14:paraId="2E168C69" w14:textId="77777777">
            <w:pPr>
              <w:rPr>
                <w:b/>
                <w:color w:val="5C83B4"/>
                <w:spacing w:val="-2"/>
                <w:sz w:val="24"/>
              </w:rPr>
            </w:pPr>
          </w:p>
        </w:tc>
      </w:tr>
      <w:tr w:rsidRPr="00CC0718" w:rsidR="00C71DC8" w:rsidTr="3A33D0EC" w14:paraId="4ACAD63D" w14:textId="77777777">
        <w:trPr>
          <w:trHeight w:val="458" w:hRule="exact"/>
        </w:trPr>
        <w:tc>
          <w:tcPr>
            <w:tcW w:w="1805" w:type="dxa"/>
            <w:shd w:val="clear" w:color="auto" w:fill="FFFFFF" w:themeFill="background1"/>
            <w:tcMar/>
          </w:tcPr>
          <w:p w:rsidRPr="00CC0718" w:rsidR="00C71DC8" w:rsidP="00244814" w:rsidRDefault="00C71DC8" w14:paraId="775EB4C8" w14:textId="77777777">
            <w:pPr>
              <w:rPr>
                <w:b/>
                <w:color w:val="5C83B4"/>
                <w:spacing w:val="-2"/>
                <w:sz w:val="24"/>
              </w:rPr>
            </w:pPr>
            <w:r w:rsidRPr="00CC0718">
              <w:rPr>
                <w:b/>
                <w:color w:val="5C83B4"/>
                <w:spacing w:val="-2"/>
                <w:sz w:val="24"/>
              </w:rPr>
              <w:t>Nickname:</w:t>
            </w:r>
          </w:p>
        </w:tc>
        <w:tc>
          <w:tcPr>
            <w:tcW w:w="8912" w:type="dxa"/>
            <w:gridSpan w:val="7"/>
            <w:vMerge w:val="restart"/>
            <w:shd w:val="clear" w:color="auto" w:fill="FFFFFF" w:themeFill="background1"/>
            <w:tcMar/>
          </w:tcPr>
          <w:p w:rsidRPr="00CC0718" w:rsidR="00C71DC8" w:rsidP="00244814" w:rsidRDefault="00C71DC8" w14:paraId="074A5C7D" w14:textId="77777777">
            <w:pPr>
              <w:rPr>
                <w:b/>
                <w:color w:val="5C83B4"/>
                <w:spacing w:val="-2"/>
                <w:sz w:val="24"/>
              </w:rPr>
            </w:pPr>
            <w:r w:rsidRPr="00CC0718">
              <w:rPr>
                <w:b/>
                <w:color w:val="5C83B4"/>
                <w:spacing w:val="-2"/>
                <w:sz w:val="24"/>
              </w:rPr>
              <w:t>Codes\\AXIAL CODE\\Q8–Member marketing skills and knowledge\MARKETING AND PROMOTION STRATEGIES\other</w:t>
            </w:r>
          </w:p>
        </w:tc>
      </w:tr>
      <w:tr w:rsidRPr="00CC0718" w:rsidR="00C71DC8" w:rsidTr="3A33D0EC" w14:paraId="07C26D77" w14:textId="77777777">
        <w:trPr>
          <w:trHeight w:val="444" w:hRule="exact"/>
        </w:trPr>
        <w:tc>
          <w:tcPr>
            <w:tcW w:w="1805" w:type="dxa"/>
            <w:shd w:val="clear" w:color="auto" w:fill="FFFFFF" w:themeFill="background1"/>
            <w:tcMar/>
          </w:tcPr>
          <w:p w:rsidRPr="00CC0718" w:rsidR="00C71DC8" w:rsidP="00244814" w:rsidRDefault="00C71DC8" w14:paraId="6289D027" w14:textId="77777777">
            <w:pPr>
              <w:rPr>
                <w:b/>
                <w:color w:val="5C83B4"/>
                <w:spacing w:val="-2"/>
                <w:sz w:val="24"/>
              </w:rPr>
            </w:pPr>
            <w:r w:rsidRPr="00CC0718">
              <w:rPr>
                <w:b/>
                <w:color w:val="5C83B4"/>
                <w:spacing w:val="-2"/>
                <w:sz w:val="24"/>
              </w:rPr>
              <w:t>Classification:</w:t>
            </w:r>
          </w:p>
        </w:tc>
        <w:tc>
          <w:tcPr>
            <w:tcW w:w="8912" w:type="dxa"/>
            <w:gridSpan w:val="7"/>
            <w:vMerge/>
            <w:tcMar/>
          </w:tcPr>
          <w:p w:rsidRPr="00CC0718" w:rsidR="00C71DC8" w:rsidP="00244814" w:rsidRDefault="00C71DC8" w14:paraId="5C035AE2" w14:textId="77777777"/>
        </w:tc>
      </w:tr>
      <w:tr w:rsidRPr="00CC0718" w:rsidR="00C71DC8" w:rsidTr="3A33D0EC" w14:paraId="18634ED7" w14:textId="77777777">
        <w:trPr>
          <w:trHeight w:val="459" w:hRule="exact"/>
        </w:trPr>
        <w:tc>
          <w:tcPr>
            <w:tcW w:w="1805" w:type="dxa"/>
            <w:shd w:val="clear" w:color="auto" w:fill="FFFFFF" w:themeFill="background1"/>
            <w:tcMar/>
          </w:tcPr>
          <w:p w:rsidRPr="00CC0718" w:rsidR="00C71DC8" w:rsidP="00244814" w:rsidRDefault="00C71DC8" w14:paraId="48EE2E25" w14:textId="77777777">
            <w:pPr>
              <w:rPr>
                <w:b/>
                <w:color w:val="5C83B4"/>
                <w:spacing w:val="-2"/>
                <w:sz w:val="24"/>
              </w:rPr>
            </w:pPr>
            <w:r w:rsidRPr="00CC0718">
              <w:rPr>
                <w:b/>
                <w:color w:val="5C83B4"/>
                <w:spacing w:val="-2"/>
                <w:sz w:val="24"/>
              </w:rPr>
              <w:t>Aggregated:</w:t>
            </w:r>
          </w:p>
        </w:tc>
        <w:tc>
          <w:tcPr>
            <w:tcW w:w="8912" w:type="dxa"/>
            <w:gridSpan w:val="7"/>
            <w:shd w:val="clear" w:color="auto" w:fill="FFFFFF" w:themeFill="background1"/>
            <w:tcMar/>
          </w:tcPr>
          <w:p w:rsidRPr="00CC0718" w:rsidR="00C71DC8" w:rsidP="00244814" w:rsidRDefault="00C71DC8" w14:paraId="746D18F4" w14:textId="77777777">
            <w:pPr>
              <w:rPr>
                <w:b/>
                <w:color w:val="5C83B4"/>
                <w:spacing w:val="-2"/>
                <w:sz w:val="24"/>
              </w:rPr>
            </w:pPr>
            <w:r w:rsidRPr="00CC0718">
              <w:rPr>
                <w:b/>
                <w:color w:val="5C83B4"/>
                <w:spacing w:val="-2"/>
                <w:sz w:val="24"/>
              </w:rPr>
              <w:t>No</w:t>
            </w:r>
          </w:p>
        </w:tc>
      </w:tr>
      <w:tr w:rsidRPr="00CC0718" w:rsidR="00C71DC8" w:rsidTr="3A33D0EC" w14:paraId="73426556" w14:textId="77777777">
        <w:trPr>
          <w:trHeight w:val="329" w:hRule="exact"/>
        </w:trPr>
        <w:tc>
          <w:tcPr>
            <w:tcW w:w="3381" w:type="dxa"/>
            <w:gridSpan w:val="2"/>
            <w:tcBorders>
              <w:bottom w:val="single" w:color="8FB6EA" w:sz="5" w:space="0"/>
            </w:tcBorders>
            <w:shd w:val="clear" w:color="auto" w:fill="FFFFFF" w:themeFill="background1"/>
            <w:tcMar/>
          </w:tcPr>
          <w:p w:rsidRPr="00CC0718" w:rsidR="00C71DC8" w:rsidP="00244814" w:rsidRDefault="00C71DC8" w14:paraId="34D44DDF" w14:textId="77777777">
            <w:pPr>
              <w:rPr>
                <w:color w:val="000000"/>
                <w:spacing w:val="-2"/>
                <w:sz w:val="18"/>
              </w:rPr>
            </w:pPr>
            <w:r w:rsidRPr="00CC0718">
              <w:rPr>
                <w:color w:val="000000"/>
                <w:spacing w:val="-2"/>
                <w:sz w:val="18"/>
              </w:rPr>
              <w:t>Document</w:t>
            </w:r>
          </w:p>
        </w:tc>
        <w:tc>
          <w:tcPr>
            <w:tcW w:w="1132" w:type="dxa"/>
            <w:tcBorders>
              <w:bottom w:val="single" w:color="8FB6EA" w:sz="5" w:space="0"/>
            </w:tcBorders>
            <w:shd w:val="clear" w:color="auto" w:fill="FFFFFF" w:themeFill="background1"/>
            <w:tcMar/>
          </w:tcPr>
          <w:p w:rsidRPr="00CC0718" w:rsidR="00C71DC8" w:rsidP="00244814" w:rsidRDefault="00C71DC8" w14:paraId="4FBC2D97" w14:textId="77777777">
            <w:pPr>
              <w:rPr>
                <w:color w:val="000000"/>
                <w:spacing w:val="-2"/>
                <w:sz w:val="18"/>
              </w:rPr>
            </w:pPr>
            <w:r w:rsidRPr="00CC0718">
              <w:rPr>
                <w:color w:val="000000"/>
                <w:spacing w:val="-2"/>
                <w:sz w:val="18"/>
              </w:rPr>
              <w:t>1</w:t>
            </w:r>
          </w:p>
        </w:tc>
        <w:tc>
          <w:tcPr>
            <w:tcW w:w="1576" w:type="dxa"/>
            <w:gridSpan w:val="2"/>
            <w:tcBorders>
              <w:bottom w:val="single" w:color="8FB6EA" w:sz="5" w:space="0"/>
            </w:tcBorders>
            <w:shd w:val="clear" w:color="auto" w:fill="FFFFFF" w:themeFill="background1"/>
            <w:tcMar/>
          </w:tcPr>
          <w:p w:rsidRPr="00CC0718" w:rsidR="00C71DC8" w:rsidP="00244814" w:rsidRDefault="00C71DC8" w14:paraId="012DE1EF" w14:textId="77777777">
            <w:pPr>
              <w:rPr>
                <w:color w:val="000000"/>
                <w:spacing w:val="-2"/>
                <w:sz w:val="18"/>
              </w:rPr>
            </w:pPr>
            <w:r w:rsidRPr="00CC0718">
              <w:rPr>
                <w:color w:val="000000"/>
                <w:spacing w:val="-2"/>
                <w:sz w:val="18"/>
              </w:rPr>
              <w:t>3</w:t>
            </w:r>
          </w:p>
        </w:tc>
        <w:tc>
          <w:tcPr>
            <w:tcW w:w="1362" w:type="dxa"/>
            <w:tcBorders>
              <w:bottom w:val="single" w:color="8FB6EA" w:sz="5" w:space="0"/>
            </w:tcBorders>
            <w:shd w:val="clear" w:color="auto" w:fill="FFFFFF" w:themeFill="background1"/>
            <w:tcMar/>
          </w:tcPr>
          <w:p w:rsidRPr="00CC0718" w:rsidR="00C71DC8" w:rsidP="00244814" w:rsidRDefault="00C71DC8" w14:paraId="58414CC3" w14:textId="77777777">
            <w:pPr>
              <w:rPr>
                <w:color w:val="000000"/>
                <w:spacing w:val="-2"/>
                <w:sz w:val="18"/>
              </w:rPr>
            </w:pPr>
            <w:r w:rsidRPr="00CC0718">
              <w:rPr>
                <w:color w:val="000000"/>
                <w:spacing w:val="-2"/>
                <w:sz w:val="18"/>
              </w:rPr>
              <w:t>14</w:t>
            </w:r>
          </w:p>
        </w:tc>
        <w:tc>
          <w:tcPr>
            <w:tcW w:w="1690" w:type="dxa"/>
            <w:tcBorders>
              <w:bottom w:val="single" w:color="8FB6EA" w:sz="5" w:space="0"/>
            </w:tcBorders>
            <w:shd w:val="clear" w:color="auto" w:fill="FFFFFF" w:themeFill="background1"/>
            <w:tcMar/>
          </w:tcPr>
          <w:p w:rsidRPr="00CC0718" w:rsidR="00C71DC8" w:rsidP="00244814" w:rsidRDefault="00C71DC8" w14:paraId="5C2AC4DB" w14:textId="77777777">
            <w:pPr>
              <w:rPr>
                <w:color w:val="000000"/>
                <w:spacing w:val="-2"/>
                <w:sz w:val="18"/>
              </w:rPr>
            </w:pPr>
            <w:r w:rsidRPr="00CC0718">
              <w:rPr>
                <w:color w:val="000000"/>
                <w:spacing w:val="-2"/>
                <w:sz w:val="18"/>
              </w:rPr>
              <w:t>3</w:t>
            </w:r>
          </w:p>
        </w:tc>
        <w:tc>
          <w:tcPr>
            <w:tcW w:w="1576" w:type="dxa"/>
            <w:tcBorders>
              <w:bottom w:val="single" w:color="8FB6EA" w:sz="5" w:space="0"/>
            </w:tcBorders>
            <w:shd w:val="clear" w:color="auto" w:fill="FFFFFF" w:themeFill="background1"/>
            <w:tcMar/>
          </w:tcPr>
          <w:p w:rsidRPr="00CC0718" w:rsidR="00C71DC8" w:rsidP="00244814" w:rsidRDefault="00C71DC8" w14:paraId="6FCF0010" w14:textId="77777777">
            <w:pPr>
              <w:rPr>
                <w:color w:val="000000"/>
                <w:spacing w:val="-2"/>
                <w:sz w:val="18"/>
              </w:rPr>
            </w:pPr>
          </w:p>
        </w:tc>
      </w:tr>
      <w:tr w:rsidRPr="00CC0718" w:rsidR="00C71DC8" w:rsidTr="3A33D0EC" w14:paraId="2AC9E113" w14:textId="77777777">
        <w:trPr>
          <w:trHeight w:val="459" w:hRule="exact"/>
        </w:trPr>
        <w:tc>
          <w:tcPr>
            <w:tcW w:w="10717" w:type="dxa"/>
            <w:gridSpan w:val="8"/>
            <w:tcBorders>
              <w:top w:val="single" w:color="8FB6EA" w:sz="5" w:space="0"/>
            </w:tcBorders>
            <w:tcMar/>
          </w:tcPr>
          <w:p w:rsidRPr="00CC0718" w:rsidR="00C71DC8" w:rsidP="00244814" w:rsidRDefault="00C71DC8" w14:paraId="55369A4A" w14:textId="77777777"/>
        </w:tc>
      </w:tr>
      <w:tr w:rsidRPr="00CC0718" w:rsidR="00C71DC8" w:rsidTr="3A33D0EC" w14:paraId="45B40B88" w14:textId="77777777">
        <w:trPr>
          <w:trHeight w:val="602" w:hRule="exact"/>
        </w:trPr>
        <w:tc>
          <w:tcPr>
            <w:tcW w:w="10717" w:type="dxa"/>
            <w:gridSpan w:val="8"/>
            <w:shd w:val="clear" w:color="auto" w:fill="FFFFFF" w:themeFill="background1"/>
            <w:tcMar/>
          </w:tcPr>
          <w:p w:rsidRPr="00CC0718" w:rsidR="00C71DC8" w:rsidP="00244814" w:rsidRDefault="00C71DC8" w14:paraId="1DCC67BA" w14:textId="77777777">
            <w:pPr>
              <w:rPr>
                <w:b/>
                <w:color w:val="5C83B4"/>
                <w:spacing w:val="-2"/>
                <w:sz w:val="24"/>
              </w:rPr>
            </w:pPr>
          </w:p>
        </w:tc>
      </w:tr>
      <w:tr w:rsidRPr="00CC0718" w:rsidR="00C71DC8" w:rsidTr="3A33D0EC" w14:paraId="16B6F656" w14:textId="77777777">
        <w:trPr>
          <w:trHeight w:val="444" w:hRule="exact"/>
        </w:trPr>
        <w:tc>
          <w:tcPr>
            <w:tcW w:w="1805" w:type="dxa"/>
            <w:shd w:val="clear" w:color="auto" w:fill="FFFFFF" w:themeFill="background1"/>
            <w:tcMar/>
          </w:tcPr>
          <w:p w:rsidRPr="00CC0718" w:rsidR="00C71DC8" w:rsidP="00244814" w:rsidRDefault="00C71DC8" w14:paraId="272B4CC1" w14:textId="77777777">
            <w:pPr>
              <w:rPr>
                <w:b/>
                <w:color w:val="5C83B4"/>
                <w:spacing w:val="-2"/>
                <w:sz w:val="24"/>
              </w:rPr>
            </w:pPr>
            <w:r w:rsidRPr="00CC0718">
              <w:rPr>
                <w:b/>
                <w:color w:val="5C83B4"/>
                <w:spacing w:val="-2"/>
                <w:sz w:val="24"/>
              </w:rPr>
              <w:t>Nickname:</w:t>
            </w:r>
          </w:p>
        </w:tc>
        <w:tc>
          <w:tcPr>
            <w:tcW w:w="8912" w:type="dxa"/>
            <w:gridSpan w:val="7"/>
            <w:vMerge w:val="restart"/>
            <w:shd w:val="clear" w:color="auto" w:fill="FFFFFF" w:themeFill="background1"/>
            <w:tcMar/>
          </w:tcPr>
          <w:p w:rsidRPr="00CC0718" w:rsidR="00C71DC8" w:rsidP="00244814" w:rsidRDefault="00C71DC8" w14:paraId="432C549D" w14:textId="77777777">
            <w:pPr>
              <w:rPr>
                <w:b/>
                <w:color w:val="5C83B4"/>
                <w:spacing w:val="-2"/>
                <w:sz w:val="24"/>
              </w:rPr>
            </w:pPr>
            <w:r w:rsidRPr="00CC0718">
              <w:rPr>
                <w:b/>
                <w:color w:val="5C83B4"/>
                <w:spacing w:val="-2"/>
                <w:sz w:val="24"/>
              </w:rPr>
              <w:t>Codes\\AXIAL CODE\\Q8–Member marketing skills and knowledge\MARKETING AND PROMOTION STRATEGIES\Post and calendar schedule</w:t>
            </w:r>
          </w:p>
        </w:tc>
      </w:tr>
      <w:tr w:rsidRPr="00CC0718" w:rsidR="00C71DC8" w:rsidTr="3A33D0EC" w14:paraId="4FA3B338" w14:textId="77777777">
        <w:trPr>
          <w:trHeight w:val="458" w:hRule="exact"/>
        </w:trPr>
        <w:tc>
          <w:tcPr>
            <w:tcW w:w="1805" w:type="dxa"/>
            <w:shd w:val="clear" w:color="auto" w:fill="FFFFFF" w:themeFill="background1"/>
            <w:tcMar/>
          </w:tcPr>
          <w:p w:rsidRPr="00CC0718" w:rsidR="00C71DC8" w:rsidP="00244814" w:rsidRDefault="00C71DC8" w14:paraId="0414F8EB" w14:textId="77777777">
            <w:pPr>
              <w:rPr>
                <w:b/>
                <w:color w:val="5C83B4"/>
                <w:spacing w:val="-2"/>
                <w:sz w:val="24"/>
              </w:rPr>
            </w:pPr>
            <w:r w:rsidRPr="00CC0718">
              <w:rPr>
                <w:b/>
                <w:color w:val="5C83B4"/>
                <w:spacing w:val="-2"/>
                <w:sz w:val="24"/>
              </w:rPr>
              <w:t>Classification:</w:t>
            </w:r>
          </w:p>
        </w:tc>
        <w:tc>
          <w:tcPr>
            <w:tcW w:w="8912" w:type="dxa"/>
            <w:gridSpan w:val="7"/>
            <w:vMerge/>
            <w:tcMar/>
          </w:tcPr>
          <w:p w:rsidRPr="00CC0718" w:rsidR="00C71DC8" w:rsidP="00244814" w:rsidRDefault="00C71DC8" w14:paraId="339E0146" w14:textId="77777777"/>
        </w:tc>
      </w:tr>
      <w:tr w:rsidRPr="00CC0718" w:rsidR="00C71DC8" w:rsidTr="3A33D0EC" w14:paraId="6BE8461B" w14:textId="77777777">
        <w:trPr>
          <w:trHeight w:val="445" w:hRule="exact"/>
        </w:trPr>
        <w:tc>
          <w:tcPr>
            <w:tcW w:w="1805" w:type="dxa"/>
            <w:shd w:val="clear" w:color="auto" w:fill="FFFFFF" w:themeFill="background1"/>
            <w:tcMar/>
          </w:tcPr>
          <w:p w:rsidRPr="00CC0718" w:rsidR="00C71DC8" w:rsidP="00244814" w:rsidRDefault="00C71DC8" w14:paraId="561F4E8C" w14:textId="77777777">
            <w:pPr>
              <w:rPr>
                <w:b/>
                <w:color w:val="5C83B4"/>
                <w:spacing w:val="-2"/>
                <w:sz w:val="24"/>
              </w:rPr>
            </w:pPr>
            <w:r w:rsidRPr="00CC0718">
              <w:rPr>
                <w:b/>
                <w:color w:val="5C83B4"/>
                <w:spacing w:val="-2"/>
                <w:sz w:val="24"/>
              </w:rPr>
              <w:t>Aggregated:</w:t>
            </w:r>
          </w:p>
        </w:tc>
        <w:tc>
          <w:tcPr>
            <w:tcW w:w="8912" w:type="dxa"/>
            <w:gridSpan w:val="7"/>
            <w:shd w:val="clear" w:color="auto" w:fill="FFFFFF" w:themeFill="background1"/>
            <w:tcMar/>
          </w:tcPr>
          <w:p w:rsidRPr="00CC0718" w:rsidR="00C71DC8" w:rsidP="00244814" w:rsidRDefault="00C71DC8" w14:paraId="0A153D95" w14:textId="77777777">
            <w:pPr>
              <w:rPr>
                <w:b/>
                <w:color w:val="5C83B4"/>
                <w:spacing w:val="-2"/>
                <w:sz w:val="24"/>
              </w:rPr>
            </w:pPr>
            <w:r w:rsidRPr="00CC0718">
              <w:rPr>
                <w:b/>
                <w:color w:val="5C83B4"/>
                <w:spacing w:val="-2"/>
                <w:sz w:val="24"/>
              </w:rPr>
              <w:t>No</w:t>
            </w:r>
          </w:p>
        </w:tc>
      </w:tr>
      <w:tr w:rsidRPr="00CC0718" w:rsidR="00C71DC8" w:rsidTr="3A33D0EC" w14:paraId="6A751EF5" w14:textId="77777777">
        <w:trPr>
          <w:trHeight w:val="343" w:hRule="exact"/>
        </w:trPr>
        <w:tc>
          <w:tcPr>
            <w:tcW w:w="3381" w:type="dxa"/>
            <w:gridSpan w:val="2"/>
            <w:tcBorders>
              <w:bottom w:val="single" w:color="8FB6EA" w:sz="5" w:space="0"/>
            </w:tcBorders>
            <w:shd w:val="clear" w:color="auto" w:fill="FFFFFF" w:themeFill="background1"/>
            <w:tcMar/>
          </w:tcPr>
          <w:p w:rsidRPr="00CC0718" w:rsidR="00C71DC8" w:rsidP="00244814" w:rsidRDefault="00C71DC8" w14:paraId="48D676DD" w14:textId="77777777">
            <w:pPr>
              <w:rPr>
                <w:color w:val="000000"/>
                <w:spacing w:val="-2"/>
                <w:sz w:val="18"/>
              </w:rPr>
            </w:pPr>
            <w:r w:rsidRPr="00CC0718">
              <w:rPr>
                <w:color w:val="000000"/>
                <w:spacing w:val="-2"/>
                <w:sz w:val="18"/>
              </w:rPr>
              <w:t>Document</w:t>
            </w:r>
          </w:p>
        </w:tc>
        <w:tc>
          <w:tcPr>
            <w:tcW w:w="1132" w:type="dxa"/>
            <w:tcBorders>
              <w:bottom w:val="single" w:color="8FB6EA" w:sz="5" w:space="0"/>
            </w:tcBorders>
            <w:shd w:val="clear" w:color="auto" w:fill="FFFFFF" w:themeFill="background1"/>
            <w:tcMar/>
          </w:tcPr>
          <w:p w:rsidRPr="00CC0718" w:rsidR="00C71DC8" w:rsidP="00244814" w:rsidRDefault="00C71DC8" w14:paraId="669ADC44" w14:textId="77777777">
            <w:pPr>
              <w:rPr>
                <w:color w:val="000000"/>
                <w:spacing w:val="-2"/>
                <w:sz w:val="18"/>
              </w:rPr>
            </w:pPr>
            <w:r w:rsidRPr="00CC0718">
              <w:rPr>
                <w:color w:val="000000"/>
                <w:spacing w:val="-2"/>
                <w:sz w:val="18"/>
              </w:rPr>
              <w:t>1</w:t>
            </w:r>
          </w:p>
        </w:tc>
        <w:tc>
          <w:tcPr>
            <w:tcW w:w="1576" w:type="dxa"/>
            <w:gridSpan w:val="2"/>
            <w:tcBorders>
              <w:bottom w:val="single" w:color="8FB6EA" w:sz="5" w:space="0"/>
            </w:tcBorders>
            <w:shd w:val="clear" w:color="auto" w:fill="FFFFFF" w:themeFill="background1"/>
            <w:tcMar/>
          </w:tcPr>
          <w:p w:rsidRPr="00CC0718" w:rsidR="00C71DC8" w:rsidP="00244814" w:rsidRDefault="00C71DC8" w14:paraId="5E0110B1" w14:textId="77777777">
            <w:pPr>
              <w:rPr>
                <w:color w:val="000000"/>
                <w:spacing w:val="-2"/>
                <w:sz w:val="18"/>
              </w:rPr>
            </w:pPr>
            <w:r w:rsidRPr="00CC0718">
              <w:rPr>
                <w:color w:val="000000"/>
                <w:spacing w:val="-2"/>
                <w:sz w:val="18"/>
              </w:rPr>
              <w:t>1</w:t>
            </w:r>
          </w:p>
        </w:tc>
        <w:tc>
          <w:tcPr>
            <w:tcW w:w="1362" w:type="dxa"/>
            <w:tcBorders>
              <w:bottom w:val="single" w:color="8FB6EA" w:sz="5" w:space="0"/>
            </w:tcBorders>
            <w:shd w:val="clear" w:color="auto" w:fill="FFFFFF" w:themeFill="background1"/>
            <w:tcMar/>
          </w:tcPr>
          <w:p w:rsidRPr="00CC0718" w:rsidR="00C71DC8" w:rsidP="00244814" w:rsidRDefault="00C71DC8" w14:paraId="69EA3708" w14:textId="77777777">
            <w:pPr>
              <w:rPr>
                <w:color w:val="000000"/>
                <w:spacing w:val="-2"/>
                <w:sz w:val="18"/>
              </w:rPr>
            </w:pPr>
            <w:r w:rsidRPr="00CC0718">
              <w:rPr>
                <w:color w:val="000000"/>
                <w:spacing w:val="-2"/>
                <w:sz w:val="18"/>
              </w:rPr>
              <w:t>41</w:t>
            </w:r>
          </w:p>
        </w:tc>
        <w:tc>
          <w:tcPr>
            <w:tcW w:w="1690" w:type="dxa"/>
            <w:tcBorders>
              <w:bottom w:val="single" w:color="8FB6EA" w:sz="5" w:space="0"/>
            </w:tcBorders>
            <w:shd w:val="clear" w:color="auto" w:fill="FFFFFF" w:themeFill="background1"/>
            <w:tcMar/>
          </w:tcPr>
          <w:p w:rsidRPr="00CC0718" w:rsidR="00C71DC8" w:rsidP="00244814" w:rsidRDefault="00C71DC8" w14:paraId="594E1ADA" w14:textId="77777777">
            <w:pPr>
              <w:rPr>
                <w:color w:val="000000"/>
                <w:spacing w:val="-2"/>
                <w:sz w:val="18"/>
              </w:rPr>
            </w:pPr>
            <w:r w:rsidRPr="00CC0718">
              <w:rPr>
                <w:color w:val="000000"/>
                <w:spacing w:val="-2"/>
                <w:sz w:val="18"/>
              </w:rPr>
              <w:t>1</w:t>
            </w:r>
          </w:p>
        </w:tc>
        <w:tc>
          <w:tcPr>
            <w:tcW w:w="1576" w:type="dxa"/>
            <w:tcBorders>
              <w:bottom w:val="single" w:color="8FB6EA" w:sz="5" w:space="0"/>
            </w:tcBorders>
            <w:shd w:val="clear" w:color="auto" w:fill="FFFFFF" w:themeFill="background1"/>
            <w:tcMar/>
          </w:tcPr>
          <w:p w:rsidRPr="00CC0718" w:rsidR="00C71DC8" w:rsidP="00244814" w:rsidRDefault="00C71DC8" w14:paraId="2468FB15" w14:textId="77777777">
            <w:pPr>
              <w:rPr>
                <w:color w:val="000000"/>
                <w:spacing w:val="-2"/>
                <w:sz w:val="18"/>
              </w:rPr>
            </w:pPr>
          </w:p>
        </w:tc>
      </w:tr>
      <w:tr w:rsidRPr="00CC0718" w:rsidR="00C71DC8" w:rsidTr="3A33D0EC" w14:paraId="47BD01BA" w14:textId="77777777">
        <w:trPr>
          <w:trHeight w:val="459" w:hRule="exact"/>
        </w:trPr>
        <w:tc>
          <w:tcPr>
            <w:tcW w:w="10717" w:type="dxa"/>
            <w:gridSpan w:val="8"/>
            <w:tcBorders>
              <w:top w:val="single" w:color="8FB6EA" w:sz="5" w:space="0"/>
            </w:tcBorders>
            <w:tcMar/>
          </w:tcPr>
          <w:p w:rsidRPr="00CC0718" w:rsidR="00C71DC8" w:rsidP="00244814" w:rsidRDefault="00C71DC8" w14:paraId="2A317E0A" w14:textId="77777777"/>
        </w:tc>
      </w:tr>
      <w:tr w:rsidRPr="00CC0718" w:rsidR="00C71DC8" w:rsidTr="3A33D0EC" w14:paraId="1EA36149" w14:textId="77777777">
        <w:trPr>
          <w:trHeight w:val="329" w:hRule="exact"/>
        </w:trPr>
        <w:tc>
          <w:tcPr>
            <w:tcW w:w="10717" w:type="dxa"/>
            <w:gridSpan w:val="8"/>
            <w:shd w:val="clear" w:color="auto" w:fill="FFFFFF" w:themeFill="background1"/>
            <w:tcMar/>
          </w:tcPr>
          <w:p w:rsidRPr="00CC0718" w:rsidR="00C71DC8" w:rsidP="00244814" w:rsidRDefault="00C71DC8" w14:paraId="38F809F9" w14:textId="77777777">
            <w:pPr>
              <w:rPr>
                <w:b/>
                <w:color w:val="5C83B4"/>
                <w:spacing w:val="-2"/>
                <w:sz w:val="24"/>
              </w:rPr>
            </w:pPr>
          </w:p>
        </w:tc>
      </w:tr>
      <w:tr w:rsidRPr="00CC0718" w:rsidR="00C71DC8" w:rsidTr="3A33D0EC" w14:paraId="0137322C" w14:textId="77777777">
        <w:trPr>
          <w:trHeight w:val="459" w:hRule="exact"/>
        </w:trPr>
        <w:tc>
          <w:tcPr>
            <w:tcW w:w="1805" w:type="dxa"/>
            <w:shd w:val="clear" w:color="auto" w:fill="FFFFFF" w:themeFill="background1"/>
            <w:tcMar/>
          </w:tcPr>
          <w:p w:rsidRPr="00CC0718" w:rsidR="00C71DC8" w:rsidP="00244814" w:rsidRDefault="00C71DC8" w14:paraId="7CD80076" w14:textId="77777777">
            <w:pPr>
              <w:rPr>
                <w:b/>
                <w:color w:val="5C83B4"/>
                <w:spacing w:val="-2"/>
                <w:sz w:val="24"/>
              </w:rPr>
            </w:pPr>
            <w:r w:rsidRPr="00CC0718">
              <w:rPr>
                <w:b/>
                <w:color w:val="5C83B4"/>
                <w:spacing w:val="-2"/>
                <w:sz w:val="24"/>
              </w:rPr>
              <w:t>Nickname:</w:t>
            </w:r>
          </w:p>
        </w:tc>
        <w:tc>
          <w:tcPr>
            <w:tcW w:w="8912" w:type="dxa"/>
            <w:gridSpan w:val="7"/>
            <w:vMerge w:val="restart"/>
            <w:shd w:val="clear" w:color="auto" w:fill="FFFFFF" w:themeFill="background1"/>
            <w:tcMar/>
          </w:tcPr>
          <w:p w:rsidRPr="00CC0718" w:rsidR="00C71DC8" w:rsidP="00244814" w:rsidRDefault="00C71DC8" w14:paraId="0596B1FF" w14:textId="77777777">
            <w:pPr>
              <w:rPr>
                <w:b/>
                <w:color w:val="5C83B4"/>
                <w:spacing w:val="-2"/>
                <w:sz w:val="24"/>
              </w:rPr>
            </w:pPr>
            <w:r w:rsidRPr="00CC0718">
              <w:rPr>
                <w:b/>
                <w:color w:val="5C83B4"/>
                <w:spacing w:val="-2"/>
                <w:sz w:val="24"/>
              </w:rPr>
              <w:t>Codes\\AXIAL CODE\\Q8–Member marketing skills and knowledge\RECRUITMENT AND SELECTION PROCESS</w:t>
            </w:r>
          </w:p>
        </w:tc>
      </w:tr>
      <w:tr w:rsidRPr="00CC0718" w:rsidR="00C71DC8" w:rsidTr="3A33D0EC" w14:paraId="6E8A553F" w14:textId="77777777">
        <w:trPr>
          <w:trHeight w:val="444" w:hRule="exact"/>
        </w:trPr>
        <w:tc>
          <w:tcPr>
            <w:tcW w:w="1805" w:type="dxa"/>
            <w:shd w:val="clear" w:color="auto" w:fill="FFFFFF" w:themeFill="background1"/>
            <w:tcMar/>
          </w:tcPr>
          <w:p w:rsidRPr="00CC0718" w:rsidR="00C71DC8" w:rsidP="00244814" w:rsidRDefault="00C71DC8" w14:paraId="3D8C6DBE" w14:textId="77777777">
            <w:pPr>
              <w:rPr>
                <w:b/>
                <w:color w:val="5C83B4"/>
                <w:spacing w:val="-2"/>
                <w:sz w:val="24"/>
              </w:rPr>
            </w:pPr>
            <w:r w:rsidRPr="00CC0718">
              <w:rPr>
                <w:b/>
                <w:color w:val="5C83B4"/>
                <w:spacing w:val="-2"/>
                <w:sz w:val="24"/>
              </w:rPr>
              <w:t>Classification:</w:t>
            </w:r>
          </w:p>
        </w:tc>
        <w:tc>
          <w:tcPr>
            <w:tcW w:w="8912" w:type="dxa"/>
            <w:gridSpan w:val="7"/>
            <w:vMerge/>
            <w:tcMar/>
          </w:tcPr>
          <w:p w:rsidRPr="00CC0718" w:rsidR="00C71DC8" w:rsidP="00244814" w:rsidRDefault="00C71DC8" w14:paraId="4F5AEEDC" w14:textId="77777777"/>
        </w:tc>
      </w:tr>
      <w:tr w:rsidRPr="00CC0718" w:rsidR="00C71DC8" w:rsidTr="3A33D0EC" w14:paraId="22525EE9" w14:textId="77777777">
        <w:trPr>
          <w:trHeight w:val="459" w:hRule="exact"/>
        </w:trPr>
        <w:tc>
          <w:tcPr>
            <w:tcW w:w="1805" w:type="dxa"/>
            <w:shd w:val="clear" w:color="auto" w:fill="FFFFFF" w:themeFill="background1"/>
            <w:tcMar/>
          </w:tcPr>
          <w:p w:rsidRPr="00CC0718" w:rsidR="00C71DC8" w:rsidP="00244814" w:rsidRDefault="00C71DC8" w14:paraId="4BF53E3C" w14:textId="77777777">
            <w:pPr>
              <w:rPr>
                <w:b/>
                <w:color w:val="5C83B4"/>
                <w:spacing w:val="-2"/>
                <w:sz w:val="24"/>
              </w:rPr>
            </w:pPr>
            <w:r w:rsidRPr="00CC0718">
              <w:rPr>
                <w:b/>
                <w:color w:val="5C83B4"/>
                <w:spacing w:val="-2"/>
                <w:sz w:val="24"/>
              </w:rPr>
              <w:t>Aggregated:</w:t>
            </w:r>
          </w:p>
        </w:tc>
        <w:tc>
          <w:tcPr>
            <w:tcW w:w="8912" w:type="dxa"/>
            <w:gridSpan w:val="7"/>
            <w:shd w:val="clear" w:color="auto" w:fill="FFFFFF" w:themeFill="background1"/>
            <w:tcMar/>
          </w:tcPr>
          <w:p w:rsidRPr="00CC0718" w:rsidR="00C71DC8" w:rsidP="00244814" w:rsidRDefault="00C71DC8" w14:paraId="1A61504D" w14:textId="77777777">
            <w:pPr>
              <w:rPr>
                <w:b/>
                <w:color w:val="5C83B4"/>
                <w:spacing w:val="-2"/>
                <w:sz w:val="24"/>
              </w:rPr>
            </w:pPr>
            <w:r w:rsidRPr="00CC0718">
              <w:rPr>
                <w:b/>
                <w:color w:val="5C83B4"/>
                <w:spacing w:val="-2"/>
                <w:sz w:val="24"/>
              </w:rPr>
              <w:t>Yes</w:t>
            </w:r>
          </w:p>
        </w:tc>
      </w:tr>
      <w:tr w:rsidRPr="00CC0718" w:rsidR="00C71DC8" w:rsidTr="3A33D0EC" w14:paraId="09A7B821" w14:textId="77777777">
        <w:trPr>
          <w:trHeight w:val="329" w:hRule="exact"/>
        </w:trPr>
        <w:tc>
          <w:tcPr>
            <w:tcW w:w="3381" w:type="dxa"/>
            <w:gridSpan w:val="2"/>
            <w:tcBorders>
              <w:bottom w:val="single" w:color="8FB6EA" w:sz="5" w:space="0"/>
            </w:tcBorders>
            <w:shd w:val="clear" w:color="auto" w:fill="FFFFFF" w:themeFill="background1"/>
            <w:tcMar/>
          </w:tcPr>
          <w:p w:rsidRPr="00CC0718" w:rsidR="00C71DC8" w:rsidP="00244814" w:rsidRDefault="00C71DC8" w14:paraId="4D0FC851" w14:textId="77777777">
            <w:pPr>
              <w:rPr>
                <w:color w:val="000000"/>
                <w:spacing w:val="-2"/>
                <w:sz w:val="18"/>
              </w:rPr>
            </w:pPr>
            <w:r w:rsidRPr="00CC0718">
              <w:rPr>
                <w:color w:val="000000"/>
                <w:spacing w:val="-2"/>
                <w:sz w:val="18"/>
              </w:rPr>
              <w:t>Document</w:t>
            </w:r>
          </w:p>
        </w:tc>
        <w:tc>
          <w:tcPr>
            <w:tcW w:w="1132" w:type="dxa"/>
            <w:tcBorders>
              <w:bottom w:val="single" w:color="8FB6EA" w:sz="5" w:space="0"/>
            </w:tcBorders>
            <w:shd w:val="clear" w:color="auto" w:fill="FFFFFF" w:themeFill="background1"/>
            <w:tcMar/>
          </w:tcPr>
          <w:p w:rsidRPr="00CC0718" w:rsidR="00C71DC8" w:rsidP="00244814" w:rsidRDefault="00C71DC8" w14:paraId="7184A3B0" w14:textId="77777777">
            <w:pPr>
              <w:rPr>
                <w:color w:val="000000"/>
                <w:spacing w:val="-2"/>
                <w:sz w:val="18"/>
              </w:rPr>
            </w:pPr>
            <w:r w:rsidRPr="00CC0718">
              <w:rPr>
                <w:color w:val="000000"/>
                <w:spacing w:val="-2"/>
                <w:sz w:val="18"/>
              </w:rPr>
              <w:t>3</w:t>
            </w:r>
          </w:p>
        </w:tc>
        <w:tc>
          <w:tcPr>
            <w:tcW w:w="1576" w:type="dxa"/>
            <w:gridSpan w:val="2"/>
            <w:tcBorders>
              <w:bottom w:val="single" w:color="8FB6EA" w:sz="5" w:space="0"/>
            </w:tcBorders>
            <w:shd w:val="clear" w:color="auto" w:fill="FFFFFF" w:themeFill="background1"/>
            <w:tcMar/>
          </w:tcPr>
          <w:p w:rsidRPr="00CC0718" w:rsidR="00C71DC8" w:rsidP="00244814" w:rsidRDefault="00C71DC8" w14:paraId="08889618" w14:textId="77777777">
            <w:pPr>
              <w:rPr>
                <w:color w:val="000000"/>
                <w:spacing w:val="-2"/>
                <w:sz w:val="18"/>
              </w:rPr>
            </w:pPr>
            <w:r w:rsidRPr="00CC0718">
              <w:rPr>
                <w:color w:val="000000"/>
                <w:spacing w:val="-2"/>
                <w:sz w:val="18"/>
              </w:rPr>
              <w:t>7</w:t>
            </w:r>
          </w:p>
        </w:tc>
        <w:tc>
          <w:tcPr>
            <w:tcW w:w="1362" w:type="dxa"/>
            <w:tcBorders>
              <w:bottom w:val="single" w:color="8FB6EA" w:sz="5" w:space="0"/>
            </w:tcBorders>
            <w:shd w:val="clear" w:color="auto" w:fill="FFFFFF" w:themeFill="background1"/>
            <w:tcMar/>
          </w:tcPr>
          <w:p w:rsidRPr="00CC0718" w:rsidR="00C71DC8" w:rsidP="00244814" w:rsidRDefault="00C71DC8" w14:paraId="7AF2D3A2" w14:textId="77777777">
            <w:pPr>
              <w:rPr>
                <w:color w:val="000000"/>
                <w:spacing w:val="-2"/>
                <w:sz w:val="18"/>
              </w:rPr>
            </w:pPr>
            <w:r w:rsidRPr="00CC0718">
              <w:rPr>
                <w:color w:val="000000"/>
                <w:spacing w:val="-2"/>
                <w:sz w:val="18"/>
              </w:rPr>
              <w:t>114</w:t>
            </w:r>
          </w:p>
        </w:tc>
        <w:tc>
          <w:tcPr>
            <w:tcW w:w="1690" w:type="dxa"/>
            <w:tcBorders>
              <w:bottom w:val="single" w:color="8FB6EA" w:sz="5" w:space="0"/>
            </w:tcBorders>
            <w:shd w:val="clear" w:color="auto" w:fill="FFFFFF" w:themeFill="background1"/>
            <w:tcMar/>
          </w:tcPr>
          <w:p w:rsidRPr="00CC0718" w:rsidR="00C71DC8" w:rsidP="00244814" w:rsidRDefault="00C71DC8" w14:paraId="50ADE18A" w14:textId="77777777">
            <w:pPr>
              <w:rPr>
                <w:color w:val="000000"/>
                <w:spacing w:val="-2"/>
                <w:sz w:val="18"/>
              </w:rPr>
            </w:pPr>
            <w:r w:rsidRPr="00CC0718">
              <w:rPr>
                <w:color w:val="000000"/>
                <w:spacing w:val="-2"/>
                <w:sz w:val="18"/>
              </w:rPr>
              <w:t>7</w:t>
            </w:r>
          </w:p>
        </w:tc>
        <w:tc>
          <w:tcPr>
            <w:tcW w:w="1576" w:type="dxa"/>
            <w:tcBorders>
              <w:bottom w:val="single" w:color="8FB6EA" w:sz="5" w:space="0"/>
            </w:tcBorders>
            <w:shd w:val="clear" w:color="auto" w:fill="FFFFFF" w:themeFill="background1"/>
            <w:tcMar/>
          </w:tcPr>
          <w:p w:rsidRPr="00CC0718" w:rsidR="00C71DC8" w:rsidP="00244814" w:rsidRDefault="00C71DC8" w14:paraId="39B2565B" w14:textId="77777777">
            <w:pPr>
              <w:rPr>
                <w:color w:val="000000"/>
                <w:spacing w:val="-2"/>
                <w:sz w:val="18"/>
              </w:rPr>
            </w:pPr>
          </w:p>
        </w:tc>
      </w:tr>
      <w:tr w:rsidRPr="00CC0718" w:rsidR="00C71DC8" w:rsidTr="3A33D0EC" w14:paraId="3EEECB81" w14:textId="77777777">
        <w:trPr>
          <w:trHeight w:val="459" w:hRule="exact"/>
        </w:trPr>
        <w:tc>
          <w:tcPr>
            <w:tcW w:w="10717" w:type="dxa"/>
            <w:gridSpan w:val="8"/>
            <w:tcBorders>
              <w:top w:val="single" w:color="8FB6EA" w:sz="5" w:space="0"/>
            </w:tcBorders>
            <w:tcMar/>
          </w:tcPr>
          <w:p w:rsidRPr="00CC0718" w:rsidR="00C71DC8" w:rsidP="00244814" w:rsidRDefault="00C71DC8" w14:paraId="024F8004" w14:textId="77777777"/>
        </w:tc>
      </w:tr>
      <w:tr w:rsidRPr="00CC0718" w:rsidR="00C71DC8" w:rsidTr="3A33D0EC" w14:paraId="68F764D2" w14:textId="77777777">
        <w:trPr>
          <w:trHeight w:val="601" w:hRule="exact"/>
        </w:trPr>
        <w:tc>
          <w:tcPr>
            <w:tcW w:w="10717" w:type="dxa"/>
            <w:gridSpan w:val="8"/>
            <w:shd w:val="clear" w:color="auto" w:fill="FFFFFF" w:themeFill="background1"/>
            <w:tcMar/>
          </w:tcPr>
          <w:p w:rsidRPr="00CC0718" w:rsidR="00C71DC8" w:rsidP="00244814" w:rsidRDefault="00C71DC8" w14:paraId="6A01FA97" w14:textId="77777777">
            <w:pPr>
              <w:rPr>
                <w:b/>
                <w:color w:val="5C83B4"/>
                <w:spacing w:val="-2"/>
                <w:sz w:val="24"/>
              </w:rPr>
            </w:pPr>
          </w:p>
        </w:tc>
      </w:tr>
      <w:tr w:rsidRPr="00CC0718" w:rsidR="00C71DC8" w:rsidTr="3A33D0EC" w14:paraId="4B9FAC71" w14:textId="77777777">
        <w:trPr>
          <w:trHeight w:val="445" w:hRule="exact"/>
        </w:trPr>
        <w:tc>
          <w:tcPr>
            <w:tcW w:w="1805" w:type="dxa"/>
            <w:shd w:val="clear" w:color="auto" w:fill="FFFFFF" w:themeFill="background1"/>
            <w:tcMar/>
          </w:tcPr>
          <w:p w:rsidRPr="00CC0718" w:rsidR="00C71DC8" w:rsidP="00244814" w:rsidRDefault="00C71DC8" w14:paraId="75E3B0B1" w14:textId="77777777">
            <w:pPr>
              <w:rPr>
                <w:b/>
                <w:color w:val="5C83B4"/>
                <w:spacing w:val="-2"/>
                <w:sz w:val="24"/>
              </w:rPr>
            </w:pPr>
            <w:r w:rsidRPr="00CC0718">
              <w:rPr>
                <w:b/>
                <w:color w:val="5C83B4"/>
                <w:spacing w:val="-2"/>
                <w:sz w:val="24"/>
              </w:rPr>
              <w:t>Nickname:</w:t>
            </w:r>
          </w:p>
        </w:tc>
        <w:tc>
          <w:tcPr>
            <w:tcW w:w="8912" w:type="dxa"/>
            <w:gridSpan w:val="7"/>
            <w:vMerge w:val="restart"/>
            <w:shd w:val="clear" w:color="auto" w:fill="FFFFFF" w:themeFill="background1"/>
            <w:tcMar/>
          </w:tcPr>
          <w:p w:rsidRPr="00CC0718" w:rsidR="00C71DC8" w:rsidP="00244814" w:rsidRDefault="00C71DC8" w14:paraId="3AFE5F6D" w14:textId="77777777">
            <w:pPr>
              <w:rPr>
                <w:b/>
                <w:color w:val="5C83B4"/>
                <w:spacing w:val="-2"/>
                <w:sz w:val="24"/>
              </w:rPr>
            </w:pPr>
            <w:r w:rsidRPr="00CC0718">
              <w:rPr>
                <w:b/>
                <w:color w:val="5C83B4"/>
                <w:spacing w:val="-2"/>
                <w:sz w:val="24"/>
              </w:rPr>
              <w:t>Codes\\AXIAL CODE\\Q8–Member marketing skills and knowledge\RECRUITMENT AND SELECTION PROCESS\And we will go through their interest form</w:t>
            </w:r>
          </w:p>
        </w:tc>
      </w:tr>
      <w:tr w:rsidRPr="00CC0718" w:rsidR="00C71DC8" w:rsidTr="3A33D0EC" w14:paraId="5E2A2791" w14:textId="77777777">
        <w:trPr>
          <w:trHeight w:val="458" w:hRule="exact"/>
        </w:trPr>
        <w:tc>
          <w:tcPr>
            <w:tcW w:w="1805" w:type="dxa"/>
            <w:shd w:val="clear" w:color="auto" w:fill="FFFFFF" w:themeFill="background1"/>
            <w:tcMar/>
          </w:tcPr>
          <w:p w:rsidRPr="00CC0718" w:rsidR="00C71DC8" w:rsidP="00244814" w:rsidRDefault="00C71DC8" w14:paraId="47A74EB5" w14:textId="77777777">
            <w:pPr>
              <w:rPr>
                <w:b/>
                <w:color w:val="5C83B4"/>
                <w:spacing w:val="-2"/>
                <w:sz w:val="24"/>
              </w:rPr>
            </w:pPr>
            <w:r w:rsidRPr="00CC0718">
              <w:rPr>
                <w:b/>
                <w:color w:val="5C83B4"/>
                <w:spacing w:val="-2"/>
                <w:sz w:val="24"/>
              </w:rPr>
              <w:t>Classification:</w:t>
            </w:r>
          </w:p>
        </w:tc>
        <w:tc>
          <w:tcPr>
            <w:tcW w:w="8912" w:type="dxa"/>
            <w:gridSpan w:val="7"/>
            <w:vMerge/>
            <w:tcMar/>
          </w:tcPr>
          <w:p w:rsidRPr="00CC0718" w:rsidR="00C71DC8" w:rsidP="00244814" w:rsidRDefault="00C71DC8" w14:paraId="78833F8E" w14:textId="77777777"/>
        </w:tc>
      </w:tr>
      <w:tr w:rsidRPr="00CC0718" w:rsidR="00C71DC8" w:rsidTr="3A33D0EC" w14:paraId="4D1A68D3" w14:textId="77777777">
        <w:trPr>
          <w:trHeight w:val="444" w:hRule="exact"/>
        </w:trPr>
        <w:tc>
          <w:tcPr>
            <w:tcW w:w="1805" w:type="dxa"/>
            <w:shd w:val="clear" w:color="auto" w:fill="FFFFFF" w:themeFill="background1"/>
            <w:tcMar/>
          </w:tcPr>
          <w:p w:rsidRPr="00CC0718" w:rsidR="00C71DC8" w:rsidP="00244814" w:rsidRDefault="00C71DC8" w14:paraId="123CBE9E" w14:textId="77777777">
            <w:pPr>
              <w:rPr>
                <w:b/>
                <w:color w:val="5C83B4"/>
                <w:spacing w:val="-2"/>
                <w:sz w:val="24"/>
              </w:rPr>
            </w:pPr>
            <w:r w:rsidRPr="00CC0718">
              <w:rPr>
                <w:b/>
                <w:color w:val="5C83B4"/>
                <w:spacing w:val="-2"/>
                <w:sz w:val="24"/>
              </w:rPr>
              <w:t>Aggregated:</w:t>
            </w:r>
          </w:p>
        </w:tc>
        <w:tc>
          <w:tcPr>
            <w:tcW w:w="8912" w:type="dxa"/>
            <w:gridSpan w:val="7"/>
            <w:shd w:val="clear" w:color="auto" w:fill="FFFFFF" w:themeFill="background1"/>
            <w:tcMar/>
          </w:tcPr>
          <w:p w:rsidRPr="00CC0718" w:rsidR="00C71DC8" w:rsidP="00244814" w:rsidRDefault="00C71DC8" w14:paraId="3F697E2D" w14:textId="77777777">
            <w:pPr>
              <w:rPr>
                <w:b/>
                <w:color w:val="5C83B4"/>
                <w:spacing w:val="-2"/>
                <w:sz w:val="24"/>
              </w:rPr>
            </w:pPr>
            <w:r w:rsidRPr="00CC0718">
              <w:rPr>
                <w:b/>
                <w:color w:val="5C83B4"/>
                <w:spacing w:val="-2"/>
                <w:sz w:val="24"/>
              </w:rPr>
              <w:t>No</w:t>
            </w:r>
          </w:p>
        </w:tc>
      </w:tr>
      <w:tr w:rsidRPr="00CC0718" w:rsidR="00C71DC8" w:rsidTr="3A33D0EC" w14:paraId="3ADCA280" w14:textId="77777777">
        <w:trPr>
          <w:trHeight w:val="344" w:hRule="exact"/>
        </w:trPr>
        <w:tc>
          <w:tcPr>
            <w:tcW w:w="3381" w:type="dxa"/>
            <w:gridSpan w:val="2"/>
            <w:tcBorders>
              <w:bottom w:val="single" w:color="8FB6EA" w:sz="5" w:space="0"/>
            </w:tcBorders>
            <w:shd w:val="clear" w:color="auto" w:fill="FFFFFF" w:themeFill="background1"/>
            <w:tcMar/>
          </w:tcPr>
          <w:p w:rsidRPr="00CC0718" w:rsidR="00C71DC8" w:rsidP="00244814" w:rsidRDefault="00C71DC8" w14:paraId="093456C0" w14:textId="77777777">
            <w:pPr>
              <w:rPr>
                <w:color w:val="000000"/>
                <w:spacing w:val="-2"/>
                <w:sz w:val="18"/>
              </w:rPr>
            </w:pPr>
            <w:r w:rsidRPr="00CC0718">
              <w:rPr>
                <w:color w:val="000000"/>
                <w:spacing w:val="-2"/>
                <w:sz w:val="18"/>
              </w:rPr>
              <w:t>Document</w:t>
            </w:r>
          </w:p>
        </w:tc>
        <w:tc>
          <w:tcPr>
            <w:tcW w:w="1132" w:type="dxa"/>
            <w:tcBorders>
              <w:bottom w:val="single" w:color="8FB6EA" w:sz="5" w:space="0"/>
            </w:tcBorders>
            <w:shd w:val="clear" w:color="auto" w:fill="FFFFFF" w:themeFill="background1"/>
            <w:tcMar/>
          </w:tcPr>
          <w:p w:rsidRPr="00CC0718" w:rsidR="00C71DC8" w:rsidP="00244814" w:rsidRDefault="00C71DC8" w14:paraId="37F0AD09" w14:textId="77777777">
            <w:pPr>
              <w:rPr>
                <w:color w:val="000000"/>
                <w:spacing w:val="-2"/>
                <w:sz w:val="18"/>
              </w:rPr>
            </w:pPr>
            <w:r w:rsidRPr="00CC0718">
              <w:rPr>
                <w:color w:val="000000"/>
                <w:spacing w:val="-2"/>
                <w:sz w:val="18"/>
              </w:rPr>
              <w:t>1</w:t>
            </w:r>
          </w:p>
        </w:tc>
        <w:tc>
          <w:tcPr>
            <w:tcW w:w="1576" w:type="dxa"/>
            <w:gridSpan w:val="2"/>
            <w:tcBorders>
              <w:bottom w:val="single" w:color="8FB6EA" w:sz="5" w:space="0"/>
            </w:tcBorders>
            <w:shd w:val="clear" w:color="auto" w:fill="FFFFFF" w:themeFill="background1"/>
            <w:tcMar/>
          </w:tcPr>
          <w:p w:rsidRPr="00CC0718" w:rsidR="00C71DC8" w:rsidP="00244814" w:rsidRDefault="00C71DC8" w14:paraId="272B0F55" w14:textId="77777777">
            <w:pPr>
              <w:rPr>
                <w:color w:val="000000"/>
                <w:spacing w:val="-2"/>
                <w:sz w:val="18"/>
              </w:rPr>
            </w:pPr>
            <w:r w:rsidRPr="00CC0718">
              <w:rPr>
                <w:color w:val="000000"/>
                <w:spacing w:val="-2"/>
                <w:sz w:val="18"/>
              </w:rPr>
              <w:t>1</w:t>
            </w:r>
          </w:p>
        </w:tc>
        <w:tc>
          <w:tcPr>
            <w:tcW w:w="1362" w:type="dxa"/>
            <w:tcBorders>
              <w:bottom w:val="single" w:color="8FB6EA" w:sz="5" w:space="0"/>
            </w:tcBorders>
            <w:shd w:val="clear" w:color="auto" w:fill="FFFFFF" w:themeFill="background1"/>
            <w:tcMar/>
          </w:tcPr>
          <w:p w:rsidRPr="00CC0718" w:rsidR="00C71DC8" w:rsidP="00244814" w:rsidRDefault="00C71DC8" w14:paraId="39F7FA49" w14:textId="77777777">
            <w:pPr>
              <w:rPr>
                <w:color w:val="000000"/>
                <w:spacing w:val="-2"/>
                <w:sz w:val="18"/>
              </w:rPr>
            </w:pPr>
            <w:r w:rsidRPr="00CC0718">
              <w:rPr>
                <w:color w:val="000000"/>
                <w:spacing w:val="-2"/>
                <w:sz w:val="18"/>
              </w:rPr>
              <w:t>8</w:t>
            </w:r>
          </w:p>
        </w:tc>
        <w:tc>
          <w:tcPr>
            <w:tcW w:w="1690" w:type="dxa"/>
            <w:tcBorders>
              <w:bottom w:val="single" w:color="8FB6EA" w:sz="5" w:space="0"/>
            </w:tcBorders>
            <w:shd w:val="clear" w:color="auto" w:fill="FFFFFF" w:themeFill="background1"/>
            <w:tcMar/>
          </w:tcPr>
          <w:p w:rsidRPr="00CC0718" w:rsidR="00C71DC8" w:rsidP="00244814" w:rsidRDefault="00C71DC8" w14:paraId="79498427" w14:textId="77777777">
            <w:pPr>
              <w:rPr>
                <w:color w:val="000000"/>
                <w:spacing w:val="-2"/>
                <w:sz w:val="18"/>
              </w:rPr>
            </w:pPr>
            <w:r w:rsidRPr="00CC0718">
              <w:rPr>
                <w:color w:val="000000"/>
                <w:spacing w:val="-2"/>
                <w:sz w:val="18"/>
              </w:rPr>
              <w:t>1</w:t>
            </w:r>
          </w:p>
        </w:tc>
        <w:tc>
          <w:tcPr>
            <w:tcW w:w="1576" w:type="dxa"/>
            <w:tcBorders>
              <w:bottom w:val="single" w:color="8FB6EA" w:sz="5" w:space="0"/>
            </w:tcBorders>
            <w:shd w:val="clear" w:color="auto" w:fill="FFFFFF" w:themeFill="background1"/>
            <w:tcMar/>
          </w:tcPr>
          <w:p w:rsidRPr="00CC0718" w:rsidR="00C71DC8" w:rsidP="00244814" w:rsidRDefault="00C71DC8" w14:paraId="145FD0DE" w14:textId="77777777">
            <w:pPr>
              <w:rPr>
                <w:color w:val="000000"/>
                <w:spacing w:val="-2"/>
                <w:sz w:val="18"/>
              </w:rPr>
            </w:pPr>
          </w:p>
        </w:tc>
      </w:tr>
      <w:tr w:rsidRPr="00CC0718" w:rsidR="00C71DC8" w:rsidTr="3A33D0EC" w14:paraId="2E2CA783" w14:textId="77777777">
        <w:trPr>
          <w:trHeight w:val="1247" w:hRule="exact"/>
        </w:trPr>
        <w:tc>
          <w:tcPr>
            <w:tcW w:w="10717" w:type="dxa"/>
            <w:gridSpan w:val="8"/>
            <w:tcBorders>
              <w:top w:val="single" w:color="8FB6EA" w:sz="5" w:space="0"/>
            </w:tcBorders>
            <w:tcMar/>
          </w:tcPr>
          <w:p w:rsidRPr="00CC0718" w:rsidR="00C71DC8" w:rsidP="00244814" w:rsidRDefault="00C71DC8" w14:paraId="3D52D7C6" w14:textId="77777777"/>
        </w:tc>
      </w:tr>
      <w:tr w:rsidRPr="00CC0718" w:rsidR="00C71DC8" w:rsidTr="3A33D0EC" w14:paraId="01D979B4" w14:textId="77777777">
        <w:trPr>
          <w:trHeight w:val="458" w:hRule="exact"/>
        </w:trPr>
        <w:tc>
          <w:tcPr>
            <w:tcW w:w="5359" w:type="dxa"/>
            <w:gridSpan w:val="4"/>
            <w:shd w:val="clear" w:color="auto" w:fill="FFFFFF" w:themeFill="background1"/>
            <w:tcMar/>
          </w:tcPr>
          <w:p w:rsidRPr="00CC0718" w:rsidR="00C71DC8" w:rsidP="00244814" w:rsidRDefault="00C71DC8" w14:paraId="02232B9A" w14:textId="77777777">
            <w:pPr>
              <w:jc w:val="right"/>
              <w:rPr>
                <w:color w:val="000066"/>
                <w:spacing w:val="-2"/>
                <w:sz w:val="16"/>
              </w:rPr>
            </w:pPr>
            <w:r w:rsidRPr="00CC0718">
              <w:rPr>
                <w:color w:val="000066"/>
                <w:spacing w:val="-2"/>
                <w:sz w:val="16"/>
              </w:rPr>
              <w:t>Formatted Reports\\Code Summary Formatted Report</w:t>
            </w:r>
          </w:p>
        </w:tc>
        <w:tc>
          <w:tcPr>
            <w:tcW w:w="5358" w:type="dxa"/>
            <w:gridSpan w:val="4"/>
            <w:shd w:val="clear" w:color="auto" w:fill="FFFFFF" w:themeFill="background1"/>
            <w:tcMar/>
          </w:tcPr>
          <w:p w:rsidRPr="00CC0718" w:rsidR="00C71DC8" w:rsidP="00244814" w:rsidRDefault="00C71DC8" w14:paraId="1A4C72B6" w14:textId="77777777">
            <w:pPr>
              <w:jc w:val="right"/>
              <w:rPr>
                <w:color w:val="000066"/>
                <w:spacing w:val="-2"/>
                <w:sz w:val="16"/>
              </w:rPr>
            </w:pPr>
            <w:r w:rsidRPr="00CC0718">
              <w:rPr>
                <w:color w:val="000066"/>
                <w:spacing w:val="-2"/>
                <w:sz w:val="16"/>
              </w:rPr>
              <w:t>Page 91 of 104</w:t>
            </w:r>
          </w:p>
        </w:tc>
      </w:tr>
      <w:tr w:rsidRPr="00CC0718" w:rsidR="00C71DC8" w:rsidTr="3A33D0EC" w14:paraId="25097544" w14:textId="77777777">
        <w:trPr>
          <w:trHeight w:val="444" w:hRule="exact"/>
        </w:trPr>
        <w:tc>
          <w:tcPr>
            <w:tcW w:w="10717" w:type="dxa"/>
            <w:gridSpan w:val="8"/>
            <w:shd w:val="clear" w:color="auto" w:fill="FFFFFF" w:themeFill="background1"/>
            <w:tcMar/>
            <w:vAlign w:val="center"/>
          </w:tcPr>
          <w:p w:rsidRPr="00CC0718" w:rsidR="00C71DC8" w:rsidP="00244814" w:rsidRDefault="00C71DC8" w14:paraId="0F1EA0BF" w14:textId="77777777">
            <w:pPr>
              <w:jc w:val="right"/>
              <w:rPr>
                <w:color w:val="000066"/>
                <w:spacing w:val="-2"/>
                <w:sz w:val="16"/>
              </w:rPr>
            </w:pPr>
            <w:r w:rsidRPr="00CC0718">
              <w:rPr>
                <w:color w:val="000066"/>
                <w:spacing w:val="-2"/>
                <w:sz w:val="16"/>
              </w:rPr>
              <w:t>11/13/2024 3:39 PM</w:t>
            </w:r>
          </w:p>
        </w:tc>
      </w:tr>
      <w:tr w:rsidRPr="00CC0718" w:rsidR="00C71DC8" w:rsidTr="3A33D0EC" w14:paraId="1D83B95E" w14:textId="77777777">
        <w:trPr>
          <w:trHeight w:val="459" w:hRule="exact"/>
        </w:trPr>
        <w:tc>
          <w:tcPr>
            <w:tcW w:w="3381" w:type="dxa"/>
            <w:gridSpan w:val="2"/>
            <w:shd w:val="clear" w:color="auto" w:fill="8FB6EA"/>
            <w:tcMar/>
          </w:tcPr>
          <w:p w:rsidRPr="00CC0718" w:rsidR="00C71DC8" w:rsidP="00244814" w:rsidRDefault="00C71DC8" w14:paraId="76E46CD2" w14:textId="77777777">
            <w:pPr>
              <w:rPr>
                <w:b/>
                <w:color w:val="000066"/>
                <w:spacing w:val="-2"/>
                <w:sz w:val="18"/>
              </w:rPr>
            </w:pPr>
            <w:r w:rsidRPr="00CC0718">
              <w:rPr>
                <w:b/>
                <w:color w:val="000066"/>
                <w:spacing w:val="-2"/>
                <w:sz w:val="18"/>
              </w:rPr>
              <w:lastRenderedPageBreak/>
              <w:t>File Type</w:t>
            </w:r>
          </w:p>
        </w:tc>
        <w:tc>
          <w:tcPr>
            <w:tcW w:w="1132" w:type="dxa"/>
            <w:shd w:val="clear" w:color="auto" w:fill="8FB6EA"/>
            <w:tcMar/>
          </w:tcPr>
          <w:p w:rsidRPr="00CC0718" w:rsidR="00C71DC8" w:rsidP="00244814" w:rsidRDefault="00C71DC8" w14:paraId="342F9A31" w14:textId="77777777">
            <w:pPr>
              <w:rPr>
                <w:b/>
                <w:color w:val="000066"/>
                <w:spacing w:val="-2"/>
                <w:sz w:val="18"/>
              </w:rPr>
            </w:pPr>
            <w:r w:rsidRPr="00CC0718">
              <w:rPr>
                <w:b/>
                <w:color w:val="000066"/>
                <w:spacing w:val="-2"/>
                <w:sz w:val="18"/>
              </w:rPr>
              <w:t>Number of Files</w:t>
            </w:r>
          </w:p>
        </w:tc>
        <w:tc>
          <w:tcPr>
            <w:tcW w:w="1576" w:type="dxa"/>
            <w:gridSpan w:val="2"/>
            <w:shd w:val="clear" w:color="auto" w:fill="8FB6EA"/>
            <w:tcMar/>
          </w:tcPr>
          <w:p w:rsidRPr="00CC0718" w:rsidR="00C71DC8" w:rsidP="00244814" w:rsidRDefault="00C71DC8" w14:paraId="213B24D7" w14:textId="77777777">
            <w:pPr>
              <w:rPr>
                <w:b/>
                <w:color w:val="000066"/>
                <w:spacing w:val="-2"/>
                <w:sz w:val="18"/>
              </w:rPr>
            </w:pPr>
            <w:r w:rsidRPr="00CC0718">
              <w:rPr>
                <w:b/>
                <w:color w:val="000066"/>
                <w:spacing w:val="-2"/>
                <w:sz w:val="18"/>
              </w:rPr>
              <w:t>Number of Coding References</w:t>
            </w:r>
          </w:p>
        </w:tc>
        <w:tc>
          <w:tcPr>
            <w:tcW w:w="1362" w:type="dxa"/>
            <w:shd w:val="clear" w:color="auto" w:fill="8FB6EA"/>
            <w:tcMar/>
          </w:tcPr>
          <w:p w:rsidRPr="00CC0718" w:rsidR="00C71DC8" w:rsidP="00244814" w:rsidRDefault="00C71DC8" w14:paraId="75011A2E" w14:textId="77777777">
            <w:pPr>
              <w:rPr>
                <w:b/>
                <w:color w:val="000066"/>
                <w:spacing w:val="-2"/>
                <w:sz w:val="18"/>
              </w:rPr>
            </w:pPr>
            <w:r w:rsidRPr="00CC0718">
              <w:rPr>
                <w:b/>
                <w:color w:val="000066"/>
                <w:spacing w:val="-2"/>
                <w:sz w:val="18"/>
              </w:rPr>
              <w:t>Number of Words Coded</w:t>
            </w:r>
          </w:p>
        </w:tc>
        <w:tc>
          <w:tcPr>
            <w:tcW w:w="1690" w:type="dxa"/>
            <w:shd w:val="clear" w:color="auto" w:fill="8FB6EA"/>
            <w:tcMar/>
          </w:tcPr>
          <w:p w:rsidRPr="00CC0718" w:rsidR="00C71DC8" w:rsidP="00244814" w:rsidRDefault="00C71DC8" w14:paraId="46563AE4" w14:textId="77777777">
            <w:pPr>
              <w:rPr>
                <w:b/>
                <w:color w:val="000066"/>
                <w:spacing w:val="-2"/>
                <w:sz w:val="18"/>
              </w:rPr>
            </w:pPr>
            <w:r w:rsidRPr="00CC0718">
              <w:rPr>
                <w:b/>
                <w:color w:val="000066"/>
                <w:spacing w:val="-2"/>
                <w:sz w:val="18"/>
              </w:rPr>
              <w:t>Number of Paragraphs Coded</w:t>
            </w:r>
          </w:p>
        </w:tc>
        <w:tc>
          <w:tcPr>
            <w:tcW w:w="1576" w:type="dxa"/>
            <w:shd w:val="clear" w:color="auto" w:fill="8FB6EA"/>
            <w:tcMar/>
          </w:tcPr>
          <w:p w:rsidRPr="00CC0718" w:rsidR="00C71DC8" w:rsidP="00244814" w:rsidRDefault="00C71DC8" w14:paraId="751E111F" w14:textId="77777777">
            <w:pPr>
              <w:rPr>
                <w:b/>
                <w:color w:val="000066"/>
                <w:spacing w:val="-2"/>
                <w:sz w:val="18"/>
              </w:rPr>
            </w:pPr>
            <w:r w:rsidRPr="00CC0718">
              <w:rPr>
                <w:b/>
                <w:color w:val="000066"/>
                <w:spacing w:val="-2"/>
                <w:sz w:val="18"/>
              </w:rPr>
              <w:t>Duration Coded</w:t>
            </w:r>
          </w:p>
        </w:tc>
      </w:tr>
      <w:tr w:rsidRPr="00CC0718" w:rsidR="00C71DC8" w:rsidTr="3A33D0EC" w14:paraId="605B15EF" w14:textId="77777777">
        <w:trPr>
          <w:trHeight w:val="616" w:hRule="exact"/>
        </w:trPr>
        <w:tc>
          <w:tcPr>
            <w:tcW w:w="10717" w:type="dxa"/>
            <w:gridSpan w:val="8"/>
            <w:shd w:val="clear" w:color="auto" w:fill="FFFFFF" w:themeFill="background1"/>
            <w:tcMar/>
          </w:tcPr>
          <w:p w:rsidRPr="00CC0718" w:rsidR="00C71DC8" w:rsidP="00244814" w:rsidRDefault="00C71DC8" w14:paraId="616AFC3A" w14:textId="77777777">
            <w:pPr>
              <w:rPr>
                <w:b/>
                <w:color w:val="5C83B4"/>
                <w:spacing w:val="-2"/>
                <w:sz w:val="24"/>
              </w:rPr>
            </w:pPr>
          </w:p>
        </w:tc>
      </w:tr>
      <w:tr w:rsidRPr="00CC0718" w:rsidR="00C71DC8" w:rsidTr="3A33D0EC" w14:paraId="0505A385" w14:textId="77777777">
        <w:trPr>
          <w:trHeight w:val="444" w:hRule="exact"/>
        </w:trPr>
        <w:tc>
          <w:tcPr>
            <w:tcW w:w="1805" w:type="dxa"/>
            <w:shd w:val="clear" w:color="auto" w:fill="FFFFFF" w:themeFill="background1"/>
            <w:tcMar/>
          </w:tcPr>
          <w:p w:rsidRPr="00CC0718" w:rsidR="00C71DC8" w:rsidP="00244814" w:rsidRDefault="00C71DC8" w14:paraId="21655C00" w14:textId="77777777">
            <w:pPr>
              <w:rPr>
                <w:b/>
                <w:color w:val="5C83B4"/>
                <w:spacing w:val="-2"/>
                <w:sz w:val="24"/>
              </w:rPr>
            </w:pPr>
            <w:r w:rsidRPr="00CC0718">
              <w:rPr>
                <w:b/>
                <w:color w:val="5C83B4"/>
                <w:spacing w:val="-2"/>
                <w:sz w:val="24"/>
              </w:rPr>
              <w:t>Nickname:</w:t>
            </w:r>
          </w:p>
        </w:tc>
        <w:tc>
          <w:tcPr>
            <w:tcW w:w="8912" w:type="dxa"/>
            <w:gridSpan w:val="7"/>
            <w:vMerge w:val="restart"/>
            <w:shd w:val="clear" w:color="auto" w:fill="FFFFFF" w:themeFill="background1"/>
            <w:tcMar/>
          </w:tcPr>
          <w:p w:rsidRPr="00CC0718" w:rsidR="00C71DC8" w:rsidP="00244814" w:rsidRDefault="00C71DC8" w14:paraId="48872E3D" w14:textId="77777777">
            <w:pPr>
              <w:rPr>
                <w:b/>
                <w:color w:val="5C83B4"/>
                <w:spacing w:val="-2"/>
                <w:sz w:val="24"/>
              </w:rPr>
            </w:pPr>
            <w:r w:rsidRPr="00CC0718">
              <w:rPr>
                <w:b/>
                <w:color w:val="5C83B4"/>
                <w:spacing w:val="-2"/>
                <w:sz w:val="24"/>
              </w:rPr>
              <w:t>Codes\\AXIAL CODE\\Q8–Member marketing skills and knowledge\RECRUITMENT AND SELECTION PROCESS\Fill registration form</w:t>
            </w:r>
          </w:p>
        </w:tc>
      </w:tr>
      <w:tr w:rsidRPr="00CC0718" w:rsidR="00C71DC8" w:rsidTr="3A33D0EC" w14:paraId="6A54D2FD" w14:textId="77777777">
        <w:trPr>
          <w:trHeight w:val="459" w:hRule="exact"/>
        </w:trPr>
        <w:tc>
          <w:tcPr>
            <w:tcW w:w="1805" w:type="dxa"/>
            <w:shd w:val="clear" w:color="auto" w:fill="FFFFFF" w:themeFill="background1"/>
            <w:tcMar/>
          </w:tcPr>
          <w:p w:rsidRPr="00CC0718" w:rsidR="00C71DC8" w:rsidP="00244814" w:rsidRDefault="00C71DC8" w14:paraId="445ED220" w14:textId="77777777">
            <w:pPr>
              <w:rPr>
                <w:b/>
                <w:color w:val="5C83B4"/>
                <w:spacing w:val="-2"/>
                <w:sz w:val="24"/>
              </w:rPr>
            </w:pPr>
            <w:r w:rsidRPr="00CC0718">
              <w:rPr>
                <w:b/>
                <w:color w:val="5C83B4"/>
                <w:spacing w:val="-2"/>
                <w:sz w:val="24"/>
              </w:rPr>
              <w:t>Classification:</w:t>
            </w:r>
          </w:p>
        </w:tc>
        <w:tc>
          <w:tcPr>
            <w:tcW w:w="8912" w:type="dxa"/>
            <w:gridSpan w:val="7"/>
            <w:vMerge/>
            <w:tcMar/>
          </w:tcPr>
          <w:p w:rsidRPr="00CC0718" w:rsidR="00C71DC8" w:rsidP="00244814" w:rsidRDefault="00C71DC8" w14:paraId="04AFE0EF" w14:textId="77777777"/>
        </w:tc>
      </w:tr>
      <w:tr w:rsidRPr="00CC0718" w:rsidR="00C71DC8" w:rsidTr="3A33D0EC" w14:paraId="09CC7A45" w14:textId="77777777">
        <w:trPr>
          <w:trHeight w:val="444" w:hRule="exact"/>
        </w:trPr>
        <w:tc>
          <w:tcPr>
            <w:tcW w:w="1805" w:type="dxa"/>
            <w:shd w:val="clear" w:color="auto" w:fill="FFFFFF" w:themeFill="background1"/>
            <w:tcMar/>
          </w:tcPr>
          <w:p w:rsidRPr="00CC0718" w:rsidR="00C71DC8" w:rsidP="00244814" w:rsidRDefault="00C71DC8" w14:paraId="532F2D85" w14:textId="77777777">
            <w:pPr>
              <w:rPr>
                <w:b/>
                <w:color w:val="5C83B4"/>
                <w:spacing w:val="-2"/>
                <w:sz w:val="24"/>
              </w:rPr>
            </w:pPr>
            <w:r w:rsidRPr="00CC0718">
              <w:rPr>
                <w:b/>
                <w:color w:val="5C83B4"/>
                <w:spacing w:val="-2"/>
                <w:sz w:val="24"/>
              </w:rPr>
              <w:t>Aggregated:</w:t>
            </w:r>
          </w:p>
        </w:tc>
        <w:tc>
          <w:tcPr>
            <w:tcW w:w="8912" w:type="dxa"/>
            <w:gridSpan w:val="7"/>
            <w:shd w:val="clear" w:color="auto" w:fill="FFFFFF" w:themeFill="background1"/>
            <w:tcMar/>
          </w:tcPr>
          <w:p w:rsidRPr="00CC0718" w:rsidR="00C71DC8" w:rsidP="00244814" w:rsidRDefault="00C71DC8" w14:paraId="53F21996" w14:textId="77777777">
            <w:pPr>
              <w:rPr>
                <w:b/>
                <w:color w:val="5C83B4"/>
                <w:spacing w:val="-2"/>
                <w:sz w:val="24"/>
              </w:rPr>
            </w:pPr>
            <w:r w:rsidRPr="00CC0718">
              <w:rPr>
                <w:b/>
                <w:color w:val="5C83B4"/>
                <w:spacing w:val="-2"/>
                <w:sz w:val="24"/>
              </w:rPr>
              <w:t>No</w:t>
            </w:r>
          </w:p>
        </w:tc>
      </w:tr>
      <w:tr w:rsidRPr="00CC0718" w:rsidR="00C71DC8" w:rsidTr="3A33D0EC" w14:paraId="35D31EE4" w14:textId="77777777">
        <w:trPr>
          <w:trHeight w:val="344" w:hRule="exact"/>
        </w:trPr>
        <w:tc>
          <w:tcPr>
            <w:tcW w:w="3381" w:type="dxa"/>
            <w:gridSpan w:val="2"/>
            <w:tcBorders>
              <w:bottom w:val="single" w:color="8FB6EA" w:sz="5" w:space="0"/>
            </w:tcBorders>
            <w:shd w:val="clear" w:color="auto" w:fill="FFFFFF" w:themeFill="background1"/>
            <w:tcMar/>
          </w:tcPr>
          <w:p w:rsidRPr="00CC0718" w:rsidR="00C71DC8" w:rsidP="00244814" w:rsidRDefault="00C71DC8" w14:paraId="047B5654" w14:textId="77777777">
            <w:pPr>
              <w:rPr>
                <w:color w:val="000000"/>
                <w:spacing w:val="-2"/>
                <w:sz w:val="18"/>
              </w:rPr>
            </w:pPr>
            <w:r w:rsidRPr="00CC0718">
              <w:rPr>
                <w:color w:val="000000"/>
                <w:spacing w:val="-2"/>
                <w:sz w:val="18"/>
              </w:rPr>
              <w:t>Document</w:t>
            </w:r>
          </w:p>
        </w:tc>
        <w:tc>
          <w:tcPr>
            <w:tcW w:w="1132" w:type="dxa"/>
            <w:tcBorders>
              <w:bottom w:val="single" w:color="8FB6EA" w:sz="5" w:space="0"/>
            </w:tcBorders>
            <w:shd w:val="clear" w:color="auto" w:fill="FFFFFF" w:themeFill="background1"/>
            <w:tcMar/>
          </w:tcPr>
          <w:p w:rsidRPr="00CC0718" w:rsidR="00C71DC8" w:rsidP="00244814" w:rsidRDefault="00C71DC8" w14:paraId="0AAB7CE8" w14:textId="77777777">
            <w:pPr>
              <w:rPr>
                <w:color w:val="000000"/>
                <w:spacing w:val="-2"/>
                <w:sz w:val="18"/>
              </w:rPr>
            </w:pPr>
            <w:r w:rsidRPr="00CC0718">
              <w:rPr>
                <w:color w:val="000000"/>
                <w:spacing w:val="-2"/>
                <w:sz w:val="18"/>
              </w:rPr>
              <w:t>1</w:t>
            </w:r>
          </w:p>
        </w:tc>
        <w:tc>
          <w:tcPr>
            <w:tcW w:w="1576" w:type="dxa"/>
            <w:gridSpan w:val="2"/>
            <w:tcBorders>
              <w:bottom w:val="single" w:color="8FB6EA" w:sz="5" w:space="0"/>
            </w:tcBorders>
            <w:shd w:val="clear" w:color="auto" w:fill="FFFFFF" w:themeFill="background1"/>
            <w:tcMar/>
          </w:tcPr>
          <w:p w:rsidRPr="00CC0718" w:rsidR="00C71DC8" w:rsidP="00244814" w:rsidRDefault="00C71DC8" w14:paraId="6FE38015" w14:textId="77777777">
            <w:pPr>
              <w:rPr>
                <w:color w:val="000000"/>
                <w:spacing w:val="-2"/>
                <w:sz w:val="18"/>
              </w:rPr>
            </w:pPr>
            <w:r w:rsidRPr="00CC0718">
              <w:rPr>
                <w:color w:val="000000"/>
                <w:spacing w:val="-2"/>
                <w:sz w:val="18"/>
              </w:rPr>
              <w:t>1</w:t>
            </w:r>
          </w:p>
        </w:tc>
        <w:tc>
          <w:tcPr>
            <w:tcW w:w="1362" w:type="dxa"/>
            <w:tcBorders>
              <w:bottom w:val="single" w:color="8FB6EA" w:sz="5" w:space="0"/>
            </w:tcBorders>
            <w:shd w:val="clear" w:color="auto" w:fill="FFFFFF" w:themeFill="background1"/>
            <w:tcMar/>
          </w:tcPr>
          <w:p w:rsidRPr="00CC0718" w:rsidR="00C71DC8" w:rsidP="00244814" w:rsidRDefault="00C71DC8" w14:paraId="05B5A17D" w14:textId="77777777">
            <w:pPr>
              <w:rPr>
                <w:color w:val="000000"/>
                <w:spacing w:val="-2"/>
                <w:sz w:val="18"/>
              </w:rPr>
            </w:pPr>
            <w:r w:rsidRPr="00CC0718">
              <w:rPr>
                <w:color w:val="000000"/>
                <w:spacing w:val="-2"/>
                <w:sz w:val="18"/>
              </w:rPr>
              <w:t>5</w:t>
            </w:r>
          </w:p>
        </w:tc>
        <w:tc>
          <w:tcPr>
            <w:tcW w:w="1690" w:type="dxa"/>
            <w:tcBorders>
              <w:bottom w:val="single" w:color="8FB6EA" w:sz="5" w:space="0"/>
            </w:tcBorders>
            <w:shd w:val="clear" w:color="auto" w:fill="FFFFFF" w:themeFill="background1"/>
            <w:tcMar/>
          </w:tcPr>
          <w:p w:rsidRPr="00CC0718" w:rsidR="00C71DC8" w:rsidP="00244814" w:rsidRDefault="00C71DC8" w14:paraId="2400F5A1" w14:textId="77777777">
            <w:pPr>
              <w:rPr>
                <w:color w:val="000000"/>
                <w:spacing w:val="-2"/>
                <w:sz w:val="18"/>
              </w:rPr>
            </w:pPr>
            <w:r w:rsidRPr="00CC0718">
              <w:rPr>
                <w:color w:val="000000"/>
                <w:spacing w:val="-2"/>
                <w:sz w:val="18"/>
              </w:rPr>
              <w:t>1</w:t>
            </w:r>
          </w:p>
        </w:tc>
        <w:tc>
          <w:tcPr>
            <w:tcW w:w="1576" w:type="dxa"/>
            <w:tcBorders>
              <w:bottom w:val="single" w:color="8FB6EA" w:sz="5" w:space="0"/>
            </w:tcBorders>
            <w:shd w:val="clear" w:color="auto" w:fill="FFFFFF" w:themeFill="background1"/>
            <w:tcMar/>
          </w:tcPr>
          <w:p w:rsidRPr="00CC0718" w:rsidR="00C71DC8" w:rsidP="00244814" w:rsidRDefault="00C71DC8" w14:paraId="53DBE453" w14:textId="77777777">
            <w:pPr>
              <w:rPr>
                <w:color w:val="000000"/>
                <w:spacing w:val="-2"/>
                <w:sz w:val="18"/>
              </w:rPr>
            </w:pPr>
          </w:p>
        </w:tc>
      </w:tr>
      <w:tr w:rsidRPr="00CC0718" w:rsidR="00C71DC8" w:rsidTr="3A33D0EC" w14:paraId="778A95FD" w14:textId="77777777">
        <w:trPr>
          <w:trHeight w:val="444" w:hRule="exact"/>
        </w:trPr>
        <w:tc>
          <w:tcPr>
            <w:tcW w:w="10717" w:type="dxa"/>
            <w:gridSpan w:val="8"/>
            <w:tcBorders>
              <w:top w:val="single" w:color="8FB6EA" w:sz="5" w:space="0"/>
            </w:tcBorders>
            <w:tcMar/>
          </w:tcPr>
          <w:p w:rsidRPr="00CC0718" w:rsidR="00C71DC8" w:rsidP="00244814" w:rsidRDefault="00C71DC8" w14:paraId="7F54E964" w14:textId="77777777"/>
        </w:tc>
      </w:tr>
      <w:tr w:rsidRPr="00CC0718" w:rsidR="00C71DC8" w:rsidTr="3A33D0EC" w14:paraId="610DF570" w14:textId="77777777">
        <w:trPr>
          <w:trHeight w:val="602" w:hRule="exact"/>
        </w:trPr>
        <w:tc>
          <w:tcPr>
            <w:tcW w:w="10717" w:type="dxa"/>
            <w:gridSpan w:val="8"/>
            <w:shd w:val="clear" w:color="auto" w:fill="FFFFFF" w:themeFill="background1"/>
            <w:tcMar/>
          </w:tcPr>
          <w:p w:rsidRPr="00CC0718" w:rsidR="00C71DC8" w:rsidP="00244814" w:rsidRDefault="00C71DC8" w14:paraId="1AA90412" w14:textId="77777777">
            <w:pPr>
              <w:rPr>
                <w:b/>
                <w:color w:val="5C83B4"/>
                <w:spacing w:val="-2"/>
                <w:sz w:val="24"/>
              </w:rPr>
            </w:pPr>
          </w:p>
        </w:tc>
      </w:tr>
      <w:tr w:rsidRPr="00CC0718" w:rsidR="00C71DC8" w:rsidTr="3A33D0EC" w14:paraId="262C47F8" w14:textId="77777777">
        <w:trPr>
          <w:trHeight w:val="458" w:hRule="exact"/>
        </w:trPr>
        <w:tc>
          <w:tcPr>
            <w:tcW w:w="1805" w:type="dxa"/>
            <w:shd w:val="clear" w:color="auto" w:fill="FFFFFF" w:themeFill="background1"/>
            <w:tcMar/>
          </w:tcPr>
          <w:p w:rsidRPr="00CC0718" w:rsidR="00C71DC8" w:rsidP="00244814" w:rsidRDefault="00C71DC8" w14:paraId="6F8DADCA" w14:textId="77777777">
            <w:pPr>
              <w:rPr>
                <w:b/>
                <w:color w:val="5C83B4"/>
                <w:spacing w:val="-2"/>
                <w:sz w:val="24"/>
              </w:rPr>
            </w:pPr>
            <w:r w:rsidRPr="00CC0718">
              <w:rPr>
                <w:b/>
                <w:color w:val="5C83B4"/>
                <w:spacing w:val="-2"/>
                <w:sz w:val="24"/>
              </w:rPr>
              <w:t>Nickname:</w:t>
            </w:r>
          </w:p>
        </w:tc>
        <w:tc>
          <w:tcPr>
            <w:tcW w:w="8912" w:type="dxa"/>
            <w:gridSpan w:val="7"/>
            <w:vMerge w:val="restart"/>
            <w:shd w:val="clear" w:color="auto" w:fill="FFFFFF" w:themeFill="background1"/>
            <w:tcMar/>
          </w:tcPr>
          <w:p w:rsidRPr="00CC0718" w:rsidR="00C71DC8" w:rsidP="00244814" w:rsidRDefault="00C71DC8" w14:paraId="29511200" w14:textId="77777777">
            <w:pPr>
              <w:rPr>
                <w:b/>
                <w:color w:val="5C83B4"/>
                <w:spacing w:val="-2"/>
                <w:sz w:val="24"/>
              </w:rPr>
            </w:pPr>
            <w:r w:rsidRPr="00CC0718">
              <w:rPr>
                <w:b/>
                <w:color w:val="5C83B4"/>
                <w:spacing w:val="-2"/>
                <w:sz w:val="24"/>
              </w:rPr>
              <w:t>Codes\\AXIAL CODE\\Q8–Member marketing skills and knowledge\RECRUITMENT AND SELECTION PROCESS\Giving an opportunity</w:t>
            </w:r>
          </w:p>
        </w:tc>
      </w:tr>
      <w:tr w:rsidRPr="00CC0718" w:rsidR="00C71DC8" w:rsidTr="3A33D0EC" w14:paraId="565B9B5F" w14:textId="77777777">
        <w:trPr>
          <w:trHeight w:val="444" w:hRule="exact"/>
        </w:trPr>
        <w:tc>
          <w:tcPr>
            <w:tcW w:w="1805" w:type="dxa"/>
            <w:shd w:val="clear" w:color="auto" w:fill="FFFFFF" w:themeFill="background1"/>
            <w:tcMar/>
          </w:tcPr>
          <w:p w:rsidRPr="00CC0718" w:rsidR="00C71DC8" w:rsidP="00244814" w:rsidRDefault="00C71DC8" w14:paraId="0BD1B0E4" w14:textId="77777777">
            <w:pPr>
              <w:rPr>
                <w:b/>
                <w:color w:val="5C83B4"/>
                <w:spacing w:val="-2"/>
                <w:sz w:val="24"/>
              </w:rPr>
            </w:pPr>
            <w:r w:rsidRPr="00CC0718">
              <w:rPr>
                <w:b/>
                <w:color w:val="5C83B4"/>
                <w:spacing w:val="-2"/>
                <w:sz w:val="24"/>
              </w:rPr>
              <w:t>Classification:</w:t>
            </w:r>
          </w:p>
        </w:tc>
        <w:tc>
          <w:tcPr>
            <w:tcW w:w="8912" w:type="dxa"/>
            <w:gridSpan w:val="7"/>
            <w:vMerge/>
            <w:tcMar/>
          </w:tcPr>
          <w:p w:rsidRPr="00CC0718" w:rsidR="00C71DC8" w:rsidP="00244814" w:rsidRDefault="00C71DC8" w14:paraId="067BCC5C" w14:textId="77777777"/>
        </w:tc>
      </w:tr>
      <w:tr w:rsidRPr="00CC0718" w:rsidR="00C71DC8" w:rsidTr="3A33D0EC" w14:paraId="4FD33EC8" w14:textId="77777777">
        <w:trPr>
          <w:trHeight w:val="459" w:hRule="exact"/>
        </w:trPr>
        <w:tc>
          <w:tcPr>
            <w:tcW w:w="1805" w:type="dxa"/>
            <w:shd w:val="clear" w:color="auto" w:fill="FFFFFF" w:themeFill="background1"/>
            <w:tcMar/>
          </w:tcPr>
          <w:p w:rsidRPr="00CC0718" w:rsidR="00C71DC8" w:rsidP="00244814" w:rsidRDefault="00C71DC8" w14:paraId="13645CF6" w14:textId="77777777">
            <w:pPr>
              <w:rPr>
                <w:b/>
                <w:color w:val="5C83B4"/>
                <w:spacing w:val="-2"/>
                <w:sz w:val="24"/>
              </w:rPr>
            </w:pPr>
            <w:r w:rsidRPr="00CC0718">
              <w:rPr>
                <w:b/>
                <w:color w:val="5C83B4"/>
                <w:spacing w:val="-2"/>
                <w:sz w:val="24"/>
              </w:rPr>
              <w:t>Aggregated:</w:t>
            </w:r>
          </w:p>
        </w:tc>
        <w:tc>
          <w:tcPr>
            <w:tcW w:w="8912" w:type="dxa"/>
            <w:gridSpan w:val="7"/>
            <w:shd w:val="clear" w:color="auto" w:fill="FFFFFF" w:themeFill="background1"/>
            <w:tcMar/>
          </w:tcPr>
          <w:p w:rsidRPr="00CC0718" w:rsidR="00C71DC8" w:rsidP="00244814" w:rsidRDefault="00C71DC8" w14:paraId="0C4F0DDB" w14:textId="77777777">
            <w:pPr>
              <w:rPr>
                <w:b/>
                <w:color w:val="5C83B4"/>
                <w:spacing w:val="-2"/>
                <w:sz w:val="24"/>
              </w:rPr>
            </w:pPr>
            <w:r w:rsidRPr="00CC0718">
              <w:rPr>
                <w:b/>
                <w:color w:val="5C83B4"/>
                <w:spacing w:val="-2"/>
                <w:sz w:val="24"/>
              </w:rPr>
              <w:t>No</w:t>
            </w:r>
          </w:p>
        </w:tc>
      </w:tr>
      <w:tr w:rsidRPr="00CC0718" w:rsidR="00C71DC8" w:rsidTr="3A33D0EC" w14:paraId="0126A3C0" w14:textId="77777777">
        <w:trPr>
          <w:trHeight w:val="329" w:hRule="exact"/>
        </w:trPr>
        <w:tc>
          <w:tcPr>
            <w:tcW w:w="3381" w:type="dxa"/>
            <w:gridSpan w:val="2"/>
            <w:tcBorders>
              <w:bottom w:val="single" w:color="8FB6EA" w:sz="5" w:space="0"/>
            </w:tcBorders>
            <w:shd w:val="clear" w:color="auto" w:fill="FFFFFF" w:themeFill="background1"/>
            <w:tcMar/>
          </w:tcPr>
          <w:p w:rsidRPr="00CC0718" w:rsidR="00C71DC8" w:rsidP="00244814" w:rsidRDefault="00C71DC8" w14:paraId="761C6FA5" w14:textId="77777777">
            <w:pPr>
              <w:rPr>
                <w:color w:val="000000"/>
                <w:spacing w:val="-2"/>
                <w:sz w:val="18"/>
              </w:rPr>
            </w:pPr>
            <w:r w:rsidRPr="00CC0718">
              <w:rPr>
                <w:color w:val="000000"/>
                <w:spacing w:val="-2"/>
                <w:sz w:val="18"/>
              </w:rPr>
              <w:t>Document</w:t>
            </w:r>
          </w:p>
        </w:tc>
        <w:tc>
          <w:tcPr>
            <w:tcW w:w="1132" w:type="dxa"/>
            <w:tcBorders>
              <w:bottom w:val="single" w:color="8FB6EA" w:sz="5" w:space="0"/>
            </w:tcBorders>
            <w:shd w:val="clear" w:color="auto" w:fill="FFFFFF" w:themeFill="background1"/>
            <w:tcMar/>
          </w:tcPr>
          <w:p w:rsidRPr="00CC0718" w:rsidR="00C71DC8" w:rsidP="00244814" w:rsidRDefault="00C71DC8" w14:paraId="3BF409D9" w14:textId="77777777">
            <w:pPr>
              <w:rPr>
                <w:color w:val="000000"/>
                <w:spacing w:val="-2"/>
                <w:sz w:val="18"/>
              </w:rPr>
            </w:pPr>
            <w:r w:rsidRPr="00CC0718">
              <w:rPr>
                <w:color w:val="000000"/>
                <w:spacing w:val="-2"/>
                <w:sz w:val="18"/>
              </w:rPr>
              <w:t>1</w:t>
            </w:r>
          </w:p>
        </w:tc>
        <w:tc>
          <w:tcPr>
            <w:tcW w:w="1576" w:type="dxa"/>
            <w:gridSpan w:val="2"/>
            <w:tcBorders>
              <w:bottom w:val="single" w:color="8FB6EA" w:sz="5" w:space="0"/>
            </w:tcBorders>
            <w:shd w:val="clear" w:color="auto" w:fill="FFFFFF" w:themeFill="background1"/>
            <w:tcMar/>
          </w:tcPr>
          <w:p w:rsidRPr="00CC0718" w:rsidR="00C71DC8" w:rsidP="00244814" w:rsidRDefault="00C71DC8" w14:paraId="1C2A9BE2" w14:textId="77777777">
            <w:pPr>
              <w:rPr>
                <w:color w:val="000000"/>
                <w:spacing w:val="-2"/>
                <w:sz w:val="18"/>
              </w:rPr>
            </w:pPr>
            <w:r w:rsidRPr="00CC0718">
              <w:rPr>
                <w:color w:val="000000"/>
                <w:spacing w:val="-2"/>
                <w:sz w:val="18"/>
              </w:rPr>
              <w:t>1</w:t>
            </w:r>
          </w:p>
        </w:tc>
        <w:tc>
          <w:tcPr>
            <w:tcW w:w="1362" w:type="dxa"/>
            <w:tcBorders>
              <w:bottom w:val="single" w:color="8FB6EA" w:sz="5" w:space="0"/>
            </w:tcBorders>
            <w:shd w:val="clear" w:color="auto" w:fill="FFFFFF" w:themeFill="background1"/>
            <w:tcMar/>
          </w:tcPr>
          <w:p w:rsidRPr="00CC0718" w:rsidR="00C71DC8" w:rsidP="00244814" w:rsidRDefault="00C71DC8" w14:paraId="29AADC9C" w14:textId="77777777">
            <w:pPr>
              <w:rPr>
                <w:color w:val="000000"/>
                <w:spacing w:val="-2"/>
                <w:sz w:val="18"/>
              </w:rPr>
            </w:pPr>
            <w:r w:rsidRPr="00CC0718">
              <w:rPr>
                <w:color w:val="000000"/>
                <w:spacing w:val="-2"/>
                <w:sz w:val="18"/>
              </w:rPr>
              <w:t>6</w:t>
            </w:r>
          </w:p>
        </w:tc>
        <w:tc>
          <w:tcPr>
            <w:tcW w:w="1690" w:type="dxa"/>
            <w:tcBorders>
              <w:bottom w:val="single" w:color="8FB6EA" w:sz="5" w:space="0"/>
            </w:tcBorders>
            <w:shd w:val="clear" w:color="auto" w:fill="FFFFFF" w:themeFill="background1"/>
            <w:tcMar/>
          </w:tcPr>
          <w:p w:rsidRPr="00CC0718" w:rsidR="00C71DC8" w:rsidP="00244814" w:rsidRDefault="00C71DC8" w14:paraId="1ADE064B" w14:textId="77777777">
            <w:pPr>
              <w:rPr>
                <w:color w:val="000000"/>
                <w:spacing w:val="-2"/>
                <w:sz w:val="18"/>
              </w:rPr>
            </w:pPr>
            <w:r w:rsidRPr="00CC0718">
              <w:rPr>
                <w:color w:val="000000"/>
                <w:spacing w:val="-2"/>
                <w:sz w:val="18"/>
              </w:rPr>
              <w:t>1</w:t>
            </w:r>
          </w:p>
        </w:tc>
        <w:tc>
          <w:tcPr>
            <w:tcW w:w="1576" w:type="dxa"/>
            <w:tcBorders>
              <w:bottom w:val="single" w:color="8FB6EA" w:sz="5" w:space="0"/>
            </w:tcBorders>
            <w:shd w:val="clear" w:color="auto" w:fill="FFFFFF" w:themeFill="background1"/>
            <w:tcMar/>
          </w:tcPr>
          <w:p w:rsidRPr="00CC0718" w:rsidR="00C71DC8" w:rsidP="00244814" w:rsidRDefault="00C71DC8" w14:paraId="52A438DF" w14:textId="77777777">
            <w:pPr>
              <w:rPr>
                <w:color w:val="000000"/>
                <w:spacing w:val="-2"/>
                <w:sz w:val="18"/>
              </w:rPr>
            </w:pPr>
          </w:p>
        </w:tc>
      </w:tr>
      <w:tr w:rsidRPr="00CC0718" w:rsidR="00C71DC8" w:rsidTr="3A33D0EC" w14:paraId="28E6B3FB" w14:textId="77777777">
        <w:trPr>
          <w:trHeight w:val="459" w:hRule="exact"/>
        </w:trPr>
        <w:tc>
          <w:tcPr>
            <w:tcW w:w="10717" w:type="dxa"/>
            <w:gridSpan w:val="8"/>
            <w:tcBorders>
              <w:top w:val="single" w:color="8FB6EA" w:sz="5" w:space="0"/>
            </w:tcBorders>
            <w:tcMar/>
          </w:tcPr>
          <w:p w:rsidRPr="00CC0718" w:rsidR="00C71DC8" w:rsidP="00244814" w:rsidRDefault="00C71DC8" w14:paraId="42649CF8" w14:textId="77777777"/>
        </w:tc>
      </w:tr>
      <w:tr w:rsidRPr="00CC0718" w:rsidR="00C71DC8" w:rsidTr="3A33D0EC" w14:paraId="75BB44D5" w14:textId="77777777">
        <w:trPr>
          <w:trHeight w:val="602" w:hRule="exact"/>
        </w:trPr>
        <w:tc>
          <w:tcPr>
            <w:tcW w:w="10717" w:type="dxa"/>
            <w:gridSpan w:val="8"/>
            <w:shd w:val="clear" w:color="auto" w:fill="FFFFFF" w:themeFill="background1"/>
            <w:tcMar/>
          </w:tcPr>
          <w:p w:rsidRPr="00CC0718" w:rsidR="00C71DC8" w:rsidP="00244814" w:rsidRDefault="00C71DC8" w14:paraId="359379FA" w14:textId="77777777">
            <w:pPr>
              <w:rPr>
                <w:b/>
                <w:color w:val="5C83B4"/>
                <w:spacing w:val="-2"/>
                <w:sz w:val="24"/>
              </w:rPr>
            </w:pPr>
          </w:p>
        </w:tc>
      </w:tr>
      <w:tr w:rsidRPr="00CC0718" w:rsidR="00C71DC8" w:rsidTr="3A33D0EC" w14:paraId="23480D8B" w14:textId="77777777">
        <w:trPr>
          <w:trHeight w:val="444" w:hRule="exact"/>
        </w:trPr>
        <w:tc>
          <w:tcPr>
            <w:tcW w:w="1805" w:type="dxa"/>
            <w:shd w:val="clear" w:color="auto" w:fill="FFFFFF" w:themeFill="background1"/>
            <w:tcMar/>
          </w:tcPr>
          <w:p w:rsidRPr="00CC0718" w:rsidR="00C71DC8" w:rsidP="00244814" w:rsidRDefault="00C71DC8" w14:paraId="2C4C977E" w14:textId="77777777">
            <w:pPr>
              <w:rPr>
                <w:b/>
                <w:color w:val="5C83B4"/>
                <w:spacing w:val="-2"/>
                <w:sz w:val="24"/>
              </w:rPr>
            </w:pPr>
            <w:r w:rsidRPr="00CC0718">
              <w:rPr>
                <w:b/>
                <w:color w:val="5C83B4"/>
                <w:spacing w:val="-2"/>
                <w:sz w:val="24"/>
              </w:rPr>
              <w:t>Nickname:</w:t>
            </w:r>
          </w:p>
        </w:tc>
        <w:tc>
          <w:tcPr>
            <w:tcW w:w="8912" w:type="dxa"/>
            <w:gridSpan w:val="7"/>
            <w:vMerge w:val="restart"/>
            <w:shd w:val="clear" w:color="auto" w:fill="FFFFFF" w:themeFill="background1"/>
            <w:tcMar/>
          </w:tcPr>
          <w:p w:rsidRPr="00CC0718" w:rsidR="00C71DC8" w:rsidP="00244814" w:rsidRDefault="00C71DC8" w14:paraId="115C76D9" w14:textId="77777777">
            <w:pPr>
              <w:rPr>
                <w:b/>
                <w:color w:val="5C83B4"/>
                <w:spacing w:val="-2"/>
                <w:sz w:val="24"/>
              </w:rPr>
            </w:pPr>
            <w:r w:rsidRPr="00CC0718">
              <w:rPr>
                <w:b/>
                <w:color w:val="5C83B4"/>
                <w:spacing w:val="-2"/>
                <w:sz w:val="24"/>
              </w:rPr>
              <w:t>Codes\\AXIAL CODE\\Q8–Member marketing skills and knowledge\RECRUITMENT AND SELECTION PROCESS\Potential for Pro Marketing</w:t>
            </w:r>
          </w:p>
        </w:tc>
      </w:tr>
      <w:tr w:rsidRPr="00CC0718" w:rsidR="00C71DC8" w:rsidTr="3A33D0EC" w14:paraId="6D3FBB6B" w14:textId="77777777">
        <w:trPr>
          <w:trHeight w:val="458" w:hRule="exact"/>
        </w:trPr>
        <w:tc>
          <w:tcPr>
            <w:tcW w:w="1805" w:type="dxa"/>
            <w:shd w:val="clear" w:color="auto" w:fill="FFFFFF" w:themeFill="background1"/>
            <w:tcMar/>
          </w:tcPr>
          <w:p w:rsidRPr="00CC0718" w:rsidR="00C71DC8" w:rsidP="00244814" w:rsidRDefault="00C71DC8" w14:paraId="1E3C5581" w14:textId="77777777">
            <w:pPr>
              <w:rPr>
                <w:b/>
                <w:color w:val="5C83B4"/>
                <w:spacing w:val="-2"/>
                <w:sz w:val="24"/>
              </w:rPr>
            </w:pPr>
            <w:r w:rsidRPr="00CC0718">
              <w:rPr>
                <w:b/>
                <w:color w:val="5C83B4"/>
                <w:spacing w:val="-2"/>
                <w:sz w:val="24"/>
              </w:rPr>
              <w:t>Classification:</w:t>
            </w:r>
          </w:p>
        </w:tc>
        <w:tc>
          <w:tcPr>
            <w:tcW w:w="8912" w:type="dxa"/>
            <w:gridSpan w:val="7"/>
            <w:vMerge/>
            <w:tcMar/>
          </w:tcPr>
          <w:p w:rsidRPr="00CC0718" w:rsidR="00C71DC8" w:rsidP="00244814" w:rsidRDefault="00C71DC8" w14:paraId="0BA8FEB2" w14:textId="77777777"/>
        </w:tc>
      </w:tr>
      <w:tr w:rsidRPr="00CC0718" w:rsidR="00C71DC8" w:rsidTr="3A33D0EC" w14:paraId="7A8C93E3" w14:textId="77777777">
        <w:trPr>
          <w:trHeight w:val="444" w:hRule="exact"/>
        </w:trPr>
        <w:tc>
          <w:tcPr>
            <w:tcW w:w="1805" w:type="dxa"/>
            <w:shd w:val="clear" w:color="auto" w:fill="FFFFFF" w:themeFill="background1"/>
            <w:tcMar/>
          </w:tcPr>
          <w:p w:rsidRPr="00CC0718" w:rsidR="00C71DC8" w:rsidP="00244814" w:rsidRDefault="00C71DC8" w14:paraId="4105E006" w14:textId="77777777">
            <w:pPr>
              <w:rPr>
                <w:b/>
                <w:color w:val="5C83B4"/>
                <w:spacing w:val="-2"/>
                <w:sz w:val="24"/>
              </w:rPr>
            </w:pPr>
            <w:r w:rsidRPr="00CC0718">
              <w:rPr>
                <w:b/>
                <w:color w:val="5C83B4"/>
                <w:spacing w:val="-2"/>
                <w:sz w:val="24"/>
              </w:rPr>
              <w:t>Aggregated:</w:t>
            </w:r>
          </w:p>
        </w:tc>
        <w:tc>
          <w:tcPr>
            <w:tcW w:w="8912" w:type="dxa"/>
            <w:gridSpan w:val="7"/>
            <w:shd w:val="clear" w:color="auto" w:fill="FFFFFF" w:themeFill="background1"/>
            <w:tcMar/>
          </w:tcPr>
          <w:p w:rsidRPr="00CC0718" w:rsidR="00C71DC8" w:rsidP="00244814" w:rsidRDefault="00C71DC8" w14:paraId="19700C17" w14:textId="77777777">
            <w:pPr>
              <w:rPr>
                <w:b/>
                <w:color w:val="5C83B4"/>
                <w:spacing w:val="-2"/>
                <w:sz w:val="24"/>
              </w:rPr>
            </w:pPr>
            <w:r w:rsidRPr="00CC0718">
              <w:rPr>
                <w:b/>
                <w:color w:val="5C83B4"/>
                <w:spacing w:val="-2"/>
                <w:sz w:val="24"/>
              </w:rPr>
              <w:t>No</w:t>
            </w:r>
          </w:p>
        </w:tc>
      </w:tr>
      <w:tr w:rsidRPr="00CC0718" w:rsidR="00C71DC8" w:rsidTr="3A33D0EC" w14:paraId="43D35391" w14:textId="77777777">
        <w:trPr>
          <w:trHeight w:val="344" w:hRule="exact"/>
        </w:trPr>
        <w:tc>
          <w:tcPr>
            <w:tcW w:w="3381" w:type="dxa"/>
            <w:gridSpan w:val="2"/>
            <w:tcBorders>
              <w:bottom w:val="single" w:color="8FB6EA" w:sz="5" w:space="0"/>
            </w:tcBorders>
            <w:shd w:val="clear" w:color="auto" w:fill="FFFFFF" w:themeFill="background1"/>
            <w:tcMar/>
          </w:tcPr>
          <w:p w:rsidRPr="00CC0718" w:rsidR="00C71DC8" w:rsidP="00244814" w:rsidRDefault="00C71DC8" w14:paraId="7E125AE1" w14:textId="77777777">
            <w:pPr>
              <w:rPr>
                <w:color w:val="000000"/>
                <w:spacing w:val="-2"/>
                <w:sz w:val="18"/>
              </w:rPr>
            </w:pPr>
            <w:r w:rsidRPr="00CC0718">
              <w:rPr>
                <w:color w:val="000000"/>
                <w:spacing w:val="-2"/>
                <w:sz w:val="18"/>
              </w:rPr>
              <w:t>Document</w:t>
            </w:r>
          </w:p>
        </w:tc>
        <w:tc>
          <w:tcPr>
            <w:tcW w:w="1132" w:type="dxa"/>
            <w:tcBorders>
              <w:bottom w:val="single" w:color="8FB6EA" w:sz="5" w:space="0"/>
            </w:tcBorders>
            <w:shd w:val="clear" w:color="auto" w:fill="FFFFFF" w:themeFill="background1"/>
            <w:tcMar/>
          </w:tcPr>
          <w:p w:rsidRPr="00CC0718" w:rsidR="00C71DC8" w:rsidP="00244814" w:rsidRDefault="00C71DC8" w14:paraId="21356DD7" w14:textId="77777777">
            <w:pPr>
              <w:rPr>
                <w:color w:val="000000"/>
                <w:spacing w:val="-2"/>
                <w:sz w:val="18"/>
              </w:rPr>
            </w:pPr>
            <w:r w:rsidRPr="00CC0718">
              <w:rPr>
                <w:color w:val="000000"/>
                <w:spacing w:val="-2"/>
                <w:sz w:val="18"/>
              </w:rPr>
              <w:t>1</w:t>
            </w:r>
          </w:p>
        </w:tc>
        <w:tc>
          <w:tcPr>
            <w:tcW w:w="1576" w:type="dxa"/>
            <w:gridSpan w:val="2"/>
            <w:tcBorders>
              <w:bottom w:val="single" w:color="8FB6EA" w:sz="5" w:space="0"/>
            </w:tcBorders>
            <w:shd w:val="clear" w:color="auto" w:fill="FFFFFF" w:themeFill="background1"/>
            <w:tcMar/>
          </w:tcPr>
          <w:p w:rsidRPr="00CC0718" w:rsidR="00C71DC8" w:rsidP="00244814" w:rsidRDefault="00C71DC8" w14:paraId="19C38D93" w14:textId="77777777">
            <w:pPr>
              <w:rPr>
                <w:color w:val="000000"/>
                <w:spacing w:val="-2"/>
                <w:sz w:val="18"/>
              </w:rPr>
            </w:pPr>
            <w:r w:rsidRPr="00CC0718">
              <w:rPr>
                <w:color w:val="000000"/>
                <w:spacing w:val="-2"/>
                <w:sz w:val="18"/>
              </w:rPr>
              <w:t>2</w:t>
            </w:r>
          </w:p>
        </w:tc>
        <w:tc>
          <w:tcPr>
            <w:tcW w:w="1362" w:type="dxa"/>
            <w:tcBorders>
              <w:bottom w:val="single" w:color="8FB6EA" w:sz="5" w:space="0"/>
            </w:tcBorders>
            <w:shd w:val="clear" w:color="auto" w:fill="FFFFFF" w:themeFill="background1"/>
            <w:tcMar/>
          </w:tcPr>
          <w:p w:rsidRPr="00CC0718" w:rsidR="00C71DC8" w:rsidP="00244814" w:rsidRDefault="00C71DC8" w14:paraId="7E1B0A47" w14:textId="77777777">
            <w:pPr>
              <w:rPr>
                <w:color w:val="000000"/>
                <w:spacing w:val="-2"/>
                <w:sz w:val="18"/>
              </w:rPr>
            </w:pPr>
            <w:r w:rsidRPr="00CC0718">
              <w:rPr>
                <w:color w:val="000000"/>
                <w:spacing w:val="-2"/>
                <w:sz w:val="18"/>
              </w:rPr>
              <w:t>18</w:t>
            </w:r>
          </w:p>
        </w:tc>
        <w:tc>
          <w:tcPr>
            <w:tcW w:w="1690" w:type="dxa"/>
            <w:tcBorders>
              <w:bottom w:val="single" w:color="8FB6EA" w:sz="5" w:space="0"/>
            </w:tcBorders>
            <w:shd w:val="clear" w:color="auto" w:fill="FFFFFF" w:themeFill="background1"/>
            <w:tcMar/>
          </w:tcPr>
          <w:p w:rsidRPr="00CC0718" w:rsidR="00C71DC8" w:rsidP="00244814" w:rsidRDefault="00C71DC8" w14:paraId="6E6649BD" w14:textId="77777777">
            <w:pPr>
              <w:rPr>
                <w:color w:val="000000"/>
                <w:spacing w:val="-2"/>
                <w:sz w:val="18"/>
              </w:rPr>
            </w:pPr>
            <w:r w:rsidRPr="00CC0718">
              <w:rPr>
                <w:color w:val="000000"/>
                <w:spacing w:val="-2"/>
                <w:sz w:val="18"/>
              </w:rPr>
              <w:t>2</w:t>
            </w:r>
          </w:p>
        </w:tc>
        <w:tc>
          <w:tcPr>
            <w:tcW w:w="1576" w:type="dxa"/>
            <w:tcBorders>
              <w:bottom w:val="single" w:color="8FB6EA" w:sz="5" w:space="0"/>
            </w:tcBorders>
            <w:shd w:val="clear" w:color="auto" w:fill="FFFFFF" w:themeFill="background1"/>
            <w:tcMar/>
          </w:tcPr>
          <w:p w:rsidRPr="00CC0718" w:rsidR="00C71DC8" w:rsidP="00244814" w:rsidRDefault="00C71DC8" w14:paraId="6527D2EA" w14:textId="77777777">
            <w:pPr>
              <w:rPr>
                <w:color w:val="000000"/>
                <w:spacing w:val="-2"/>
                <w:sz w:val="18"/>
              </w:rPr>
            </w:pPr>
          </w:p>
        </w:tc>
      </w:tr>
      <w:tr w:rsidRPr="00CC0718" w:rsidR="00C71DC8" w:rsidTr="3A33D0EC" w14:paraId="4C59D76D" w14:textId="77777777">
        <w:trPr>
          <w:trHeight w:val="459" w:hRule="exact"/>
        </w:trPr>
        <w:tc>
          <w:tcPr>
            <w:tcW w:w="10717" w:type="dxa"/>
            <w:gridSpan w:val="8"/>
            <w:tcBorders>
              <w:top w:val="single" w:color="8FB6EA" w:sz="5" w:space="0"/>
            </w:tcBorders>
            <w:tcMar/>
          </w:tcPr>
          <w:p w:rsidRPr="00CC0718" w:rsidR="00C71DC8" w:rsidP="00244814" w:rsidRDefault="00C71DC8" w14:paraId="1D39C57C" w14:textId="77777777"/>
        </w:tc>
      </w:tr>
      <w:tr w:rsidRPr="00CC0718" w:rsidR="00C71DC8" w:rsidTr="3A33D0EC" w14:paraId="773EB025" w14:textId="77777777">
        <w:trPr>
          <w:trHeight w:val="602" w:hRule="exact"/>
        </w:trPr>
        <w:tc>
          <w:tcPr>
            <w:tcW w:w="10717" w:type="dxa"/>
            <w:gridSpan w:val="8"/>
            <w:shd w:val="clear" w:color="auto" w:fill="FFFFFF" w:themeFill="background1"/>
            <w:tcMar/>
          </w:tcPr>
          <w:p w:rsidRPr="00CC0718" w:rsidR="00C71DC8" w:rsidP="00244814" w:rsidRDefault="00C71DC8" w14:paraId="2DAA3EF9" w14:textId="77777777">
            <w:pPr>
              <w:rPr>
                <w:b/>
                <w:color w:val="5C83B4"/>
                <w:spacing w:val="-2"/>
                <w:sz w:val="24"/>
              </w:rPr>
            </w:pPr>
          </w:p>
        </w:tc>
      </w:tr>
      <w:tr w:rsidRPr="00CC0718" w:rsidR="00C71DC8" w:rsidTr="3A33D0EC" w14:paraId="7C2D6CAD" w14:textId="77777777">
        <w:trPr>
          <w:trHeight w:val="444" w:hRule="exact"/>
        </w:trPr>
        <w:tc>
          <w:tcPr>
            <w:tcW w:w="1805" w:type="dxa"/>
            <w:shd w:val="clear" w:color="auto" w:fill="FFFFFF" w:themeFill="background1"/>
            <w:tcMar/>
          </w:tcPr>
          <w:p w:rsidRPr="00CC0718" w:rsidR="00C71DC8" w:rsidP="00244814" w:rsidRDefault="00C71DC8" w14:paraId="3AF8658A" w14:textId="77777777">
            <w:pPr>
              <w:rPr>
                <w:b/>
                <w:color w:val="5C83B4"/>
                <w:spacing w:val="-2"/>
                <w:sz w:val="24"/>
              </w:rPr>
            </w:pPr>
            <w:r w:rsidRPr="00CC0718">
              <w:rPr>
                <w:b/>
                <w:color w:val="5C83B4"/>
                <w:spacing w:val="-2"/>
                <w:sz w:val="24"/>
              </w:rPr>
              <w:t>Nickname:</w:t>
            </w:r>
          </w:p>
        </w:tc>
        <w:tc>
          <w:tcPr>
            <w:tcW w:w="8912" w:type="dxa"/>
            <w:gridSpan w:val="7"/>
            <w:vMerge w:val="restart"/>
            <w:shd w:val="clear" w:color="auto" w:fill="FFFFFF" w:themeFill="background1"/>
            <w:tcMar/>
          </w:tcPr>
          <w:p w:rsidRPr="00CC0718" w:rsidR="00C71DC8" w:rsidP="00244814" w:rsidRDefault="00C71DC8" w14:paraId="665C40C3" w14:textId="77777777">
            <w:pPr>
              <w:rPr>
                <w:b/>
                <w:color w:val="5C83B4"/>
                <w:spacing w:val="-2"/>
                <w:sz w:val="24"/>
              </w:rPr>
            </w:pPr>
            <w:r w:rsidRPr="00CC0718">
              <w:rPr>
                <w:b/>
                <w:color w:val="5C83B4"/>
                <w:spacing w:val="-2"/>
                <w:sz w:val="24"/>
              </w:rPr>
              <w:t>Codes\\AXIAL CODE\\Q8–Member marketing skills and knowledge\RECRUITMENT AND SELECTION PROCESS\Recruit based on skills</w:t>
            </w:r>
          </w:p>
        </w:tc>
      </w:tr>
      <w:tr w:rsidRPr="00CC0718" w:rsidR="00C71DC8" w:rsidTr="3A33D0EC" w14:paraId="71855F4D" w14:textId="77777777">
        <w:trPr>
          <w:trHeight w:val="458" w:hRule="exact"/>
        </w:trPr>
        <w:tc>
          <w:tcPr>
            <w:tcW w:w="1805" w:type="dxa"/>
            <w:shd w:val="clear" w:color="auto" w:fill="FFFFFF" w:themeFill="background1"/>
            <w:tcMar/>
          </w:tcPr>
          <w:p w:rsidRPr="00CC0718" w:rsidR="00C71DC8" w:rsidP="00244814" w:rsidRDefault="00C71DC8" w14:paraId="75AF2201" w14:textId="77777777">
            <w:pPr>
              <w:rPr>
                <w:b/>
                <w:color w:val="5C83B4"/>
                <w:spacing w:val="-2"/>
                <w:sz w:val="24"/>
              </w:rPr>
            </w:pPr>
            <w:r w:rsidRPr="00CC0718">
              <w:rPr>
                <w:b/>
                <w:color w:val="5C83B4"/>
                <w:spacing w:val="-2"/>
                <w:sz w:val="24"/>
              </w:rPr>
              <w:t>Classification:</w:t>
            </w:r>
          </w:p>
        </w:tc>
        <w:tc>
          <w:tcPr>
            <w:tcW w:w="8912" w:type="dxa"/>
            <w:gridSpan w:val="7"/>
            <w:vMerge/>
            <w:tcMar/>
          </w:tcPr>
          <w:p w:rsidRPr="00CC0718" w:rsidR="00C71DC8" w:rsidP="00244814" w:rsidRDefault="00C71DC8" w14:paraId="5AB875A0" w14:textId="77777777"/>
        </w:tc>
      </w:tr>
      <w:tr w:rsidRPr="00CC0718" w:rsidR="00C71DC8" w:rsidTr="3A33D0EC" w14:paraId="1AE11869" w14:textId="77777777">
        <w:trPr>
          <w:trHeight w:val="444" w:hRule="exact"/>
        </w:trPr>
        <w:tc>
          <w:tcPr>
            <w:tcW w:w="1805" w:type="dxa"/>
            <w:shd w:val="clear" w:color="auto" w:fill="FFFFFF" w:themeFill="background1"/>
            <w:tcMar/>
          </w:tcPr>
          <w:p w:rsidRPr="00CC0718" w:rsidR="00C71DC8" w:rsidP="00244814" w:rsidRDefault="00C71DC8" w14:paraId="24A6078F" w14:textId="77777777">
            <w:pPr>
              <w:rPr>
                <w:b/>
                <w:color w:val="5C83B4"/>
                <w:spacing w:val="-2"/>
                <w:sz w:val="24"/>
              </w:rPr>
            </w:pPr>
            <w:r w:rsidRPr="00CC0718">
              <w:rPr>
                <w:b/>
                <w:color w:val="5C83B4"/>
                <w:spacing w:val="-2"/>
                <w:sz w:val="24"/>
              </w:rPr>
              <w:t>Aggregated:</w:t>
            </w:r>
          </w:p>
        </w:tc>
        <w:tc>
          <w:tcPr>
            <w:tcW w:w="8912" w:type="dxa"/>
            <w:gridSpan w:val="7"/>
            <w:shd w:val="clear" w:color="auto" w:fill="FFFFFF" w:themeFill="background1"/>
            <w:tcMar/>
          </w:tcPr>
          <w:p w:rsidRPr="00CC0718" w:rsidR="00C71DC8" w:rsidP="00244814" w:rsidRDefault="00C71DC8" w14:paraId="107CB2B9" w14:textId="77777777">
            <w:pPr>
              <w:rPr>
                <w:b/>
                <w:color w:val="5C83B4"/>
                <w:spacing w:val="-2"/>
                <w:sz w:val="24"/>
              </w:rPr>
            </w:pPr>
            <w:r w:rsidRPr="00CC0718">
              <w:rPr>
                <w:b/>
                <w:color w:val="5C83B4"/>
                <w:spacing w:val="-2"/>
                <w:sz w:val="24"/>
              </w:rPr>
              <w:t>Yes</w:t>
            </w:r>
          </w:p>
        </w:tc>
      </w:tr>
      <w:tr w:rsidRPr="00CC0718" w:rsidR="00C71DC8" w:rsidTr="3A33D0EC" w14:paraId="214F93FF" w14:textId="77777777">
        <w:trPr>
          <w:trHeight w:val="344" w:hRule="exact"/>
        </w:trPr>
        <w:tc>
          <w:tcPr>
            <w:tcW w:w="3381" w:type="dxa"/>
            <w:gridSpan w:val="2"/>
            <w:tcBorders>
              <w:bottom w:val="single" w:color="8FB6EA" w:sz="5" w:space="0"/>
            </w:tcBorders>
            <w:shd w:val="clear" w:color="auto" w:fill="FFFFFF" w:themeFill="background1"/>
            <w:tcMar/>
          </w:tcPr>
          <w:p w:rsidRPr="00CC0718" w:rsidR="00C71DC8" w:rsidP="00244814" w:rsidRDefault="00C71DC8" w14:paraId="48722645" w14:textId="77777777">
            <w:pPr>
              <w:rPr>
                <w:color w:val="000000"/>
                <w:spacing w:val="-2"/>
                <w:sz w:val="18"/>
              </w:rPr>
            </w:pPr>
            <w:r w:rsidRPr="00CC0718">
              <w:rPr>
                <w:color w:val="000000"/>
                <w:spacing w:val="-2"/>
                <w:sz w:val="18"/>
              </w:rPr>
              <w:t>Document</w:t>
            </w:r>
          </w:p>
        </w:tc>
        <w:tc>
          <w:tcPr>
            <w:tcW w:w="1132" w:type="dxa"/>
            <w:tcBorders>
              <w:bottom w:val="single" w:color="8FB6EA" w:sz="5" w:space="0"/>
            </w:tcBorders>
            <w:shd w:val="clear" w:color="auto" w:fill="FFFFFF" w:themeFill="background1"/>
            <w:tcMar/>
          </w:tcPr>
          <w:p w:rsidRPr="00CC0718" w:rsidR="00C71DC8" w:rsidP="00244814" w:rsidRDefault="00C71DC8" w14:paraId="5E3312C3" w14:textId="77777777">
            <w:pPr>
              <w:rPr>
                <w:color w:val="000000"/>
                <w:spacing w:val="-2"/>
                <w:sz w:val="18"/>
              </w:rPr>
            </w:pPr>
            <w:r w:rsidRPr="00CC0718">
              <w:rPr>
                <w:color w:val="000000"/>
                <w:spacing w:val="-2"/>
                <w:sz w:val="18"/>
              </w:rPr>
              <w:t>1</w:t>
            </w:r>
          </w:p>
        </w:tc>
        <w:tc>
          <w:tcPr>
            <w:tcW w:w="1576" w:type="dxa"/>
            <w:gridSpan w:val="2"/>
            <w:tcBorders>
              <w:bottom w:val="single" w:color="8FB6EA" w:sz="5" w:space="0"/>
            </w:tcBorders>
            <w:shd w:val="clear" w:color="auto" w:fill="FFFFFF" w:themeFill="background1"/>
            <w:tcMar/>
          </w:tcPr>
          <w:p w:rsidRPr="00CC0718" w:rsidR="00C71DC8" w:rsidP="00244814" w:rsidRDefault="00C71DC8" w14:paraId="686399AE" w14:textId="77777777">
            <w:pPr>
              <w:rPr>
                <w:color w:val="000000"/>
                <w:spacing w:val="-2"/>
                <w:sz w:val="18"/>
              </w:rPr>
            </w:pPr>
            <w:r w:rsidRPr="00CC0718">
              <w:rPr>
                <w:color w:val="000000"/>
                <w:spacing w:val="-2"/>
                <w:sz w:val="18"/>
              </w:rPr>
              <w:t>2</w:t>
            </w:r>
          </w:p>
        </w:tc>
        <w:tc>
          <w:tcPr>
            <w:tcW w:w="1362" w:type="dxa"/>
            <w:tcBorders>
              <w:bottom w:val="single" w:color="8FB6EA" w:sz="5" w:space="0"/>
            </w:tcBorders>
            <w:shd w:val="clear" w:color="auto" w:fill="FFFFFF" w:themeFill="background1"/>
            <w:tcMar/>
          </w:tcPr>
          <w:p w:rsidRPr="00CC0718" w:rsidR="00C71DC8" w:rsidP="00244814" w:rsidRDefault="00C71DC8" w14:paraId="500B960E" w14:textId="77777777">
            <w:pPr>
              <w:rPr>
                <w:color w:val="000000"/>
                <w:spacing w:val="-2"/>
                <w:sz w:val="18"/>
              </w:rPr>
            </w:pPr>
            <w:r w:rsidRPr="00CC0718">
              <w:rPr>
                <w:color w:val="000000"/>
                <w:spacing w:val="-2"/>
                <w:sz w:val="18"/>
              </w:rPr>
              <w:t>77</w:t>
            </w:r>
          </w:p>
        </w:tc>
        <w:tc>
          <w:tcPr>
            <w:tcW w:w="1690" w:type="dxa"/>
            <w:tcBorders>
              <w:bottom w:val="single" w:color="8FB6EA" w:sz="5" w:space="0"/>
            </w:tcBorders>
            <w:shd w:val="clear" w:color="auto" w:fill="FFFFFF" w:themeFill="background1"/>
            <w:tcMar/>
          </w:tcPr>
          <w:p w:rsidRPr="00CC0718" w:rsidR="00C71DC8" w:rsidP="00244814" w:rsidRDefault="00C71DC8" w14:paraId="67887BDD" w14:textId="77777777">
            <w:pPr>
              <w:rPr>
                <w:color w:val="000000"/>
                <w:spacing w:val="-2"/>
                <w:sz w:val="18"/>
              </w:rPr>
            </w:pPr>
            <w:r w:rsidRPr="00CC0718">
              <w:rPr>
                <w:color w:val="000000"/>
                <w:spacing w:val="-2"/>
                <w:sz w:val="18"/>
              </w:rPr>
              <w:t>2</w:t>
            </w:r>
          </w:p>
        </w:tc>
        <w:tc>
          <w:tcPr>
            <w:tcW w:w="1576" w:type="dxa"/>
            <w:tcBorders>
              <w:bottom w:val="single" w:color="8FB6EA" w:sz="5" w:space="0"/>
            </w:tcBorders>
            <w:shd w:val="clear" w:color="auto" w:fill="FFFFFF" w:themeFill="background1"/>
            <w:tcMar/>
          </w:tcPr>
          <w:p w:rsidRPr="00CC0718" w:rsidR="00C71DC8" w:rsidP="00244814" w:rsidRDefault="00C71DC8" w14:paraId="7A04B2E2" w14:textId="77777777">
            <w:pPr>
              <w:rPr>
                <w:color w:val="000000"/>
                <w:spacing w:val="-2"/>
                <w:sz w:val="18"/>
              </w:rPr>
            </w:pPr>
          </w:p>
        </w:tc>
      </w:tr>
      <w:tr w:rsidRPr="00CC0718" w:rsidR="00C71DC8" w:rsidTr="3A33D0EC" w14:paraId="20058EEF" w14:textId="77777777">
        <w:trPr>
          <w:trHeight w:val="444" w:hRule="exact"/>
        </w:trPr>
        <w:tc>
          <w:tcPr>
            <w:tcW w:w="10717" w:type="dxa"/>
            <w:gridSpan w:val="8"/>
            <w:tcBorders>
              <w:top w:val="single" w:color="8FB6EA" w:sz="5" w:space="0"/>
            </w:tcBorders>
            <w:tcMar/>
          </w:tcPr>
          <w:p w:rsidRPr="00CC0718" w:rsidR="00C71DC8" w:rsidP="00244814" w:rsidRDefault="00C71DC8" w14:paraId="04ED55E9" w14:textId="77777777"/>
        </w:tc>
      </w:tr>
      <w:tr w:rsidRPr="00CC0718" w:rsidR="00C71DC8" w:rsidTr="3A33D0EC" w14:paraId="60298624" w14:textId="77777777">
        <w:trPr>
          <w:trHeight w:val="344" w:hRule="exact"/>
        </w:trPr>
        <w:tc>
          <w:tcPr>
            <w:tcW w:w="10717" w:type="dxa"/>
            <w:gridSpan w:val="8"/>
            <w:shd w:val="clear" w:color="auto" w:fill="FFFFFF" w:themeFill="background1"/>
            <w:tcMar/>
          </w:tcPr>
          <w:p w:rsidRPr="00CC0718" w:rsidR="00C71DC8" w:rsidP="00244814" w:rsidRDefault="00C71DC8" w14:paraId="10491EA6" w14:textId="77777777">
            <w:pPr>
              <w:rPr>
                <w:b/>
                <w:color w:val="5C83B4"/>
                <w:spacing w:val="-2"/>
                <w:sz w:val="24"/>
              </w:rPr>
            </w:pPr>
          </w:p>
        </w:tc>
      </w:tr>
      <w:tr w:rsidRPr="00CC0718" w:rsidR="00C71DC8" w:rsidTr="3A33D0EC" w14:paraId="7E288DF6" w14:textId="77777777">
        <w:trPr>
          <w:trHeight w:val="444" w:hRule="exact"/>
        </w:trPr>
        <w:tc>
          <w:tcPr>
            <w:tcW w:w="1805" w:type="dxa"/>
            <w:shd w:val="clear" w:color="auto" w:fill="FFFFFF" w:themeFill="background1"/>
            <w:tcMar/>
          </w:tcPr>
          <w:p w:rsidRPr="00CC0718" w:rsidR="00C71DC8" w:rsidP="00244814" w:rsidRDefault="00C71DC8" w14:paraId="340C09FE" w14:textId="77777777">
            <w:pPr>
              <w:rPr>
                <w:b/>
                <w:color w:val="5C83B4"/>
                <w:spacing w:val="-2"/>
                <w:sz w:val="24"/>
              </w:rPr>
            </w:pPr>
            <w:r w:rsidRPr="00CC0718">
              <w:rPr>
                <w:b/>
                <w:color w:val="5C83B4"/>
                <w:spacing w:val="-2"/>
                <w:sz w:val="24"/>
              </w:rPr>
              <w:t>Nickname:</w:t>
            </w:r>
          </w:p>
        </w:tc>
        <w:tc>
          <w:tcPr>
            <w:tcW w:w="8912" w:type="dxa"/>
            <w:gridSpan w:val="7"/>
            <w:vMerge w:val="restart"/>
            <w:shd w:val="clear" w:color="auto" w:fill="FFFFFF" w:themeFill="background1"/>
            <w:tcMar/>
          </w:tcPr>
          <w:p w:rsidRPr="00CC0718" w:rsidR="00C71DC8" w:rsidP="00244814" w:rsidRDefault="00C71DC8" w14:paraId="4CE812DD" w14:textId="77777777">
            <w:pPr>
              <w:rPr>
                <w:b/>
                <w:color w:val="5C83B4"/>
                <w:spacing w:val="-2"/>
                <w:sz w:val="24"/>
              </w:rPr>
            </w:pPr>
            <w:r w:rsidRPr="00CC0718">
              <w:rPr>
                <w:b/>
                <w:color w:val="5C83B4"/>
                <w:spacing w:val="-2"/>
                <w:sz w:val="24"/>
              </w:rPr>
              <w:t>Codes\\AXIAL CODE\\Q8–Member marketing skills and knowledge\SKILLS AND EXPERTISE</w:t>
            </w:r>
          </w:p>
        </w:tc>
      </w:tr>
      <w:tr w:rsidRPr="00CC0718" w:rsidR="00C71DC8" w:rsidTr="3A33D0EC" w14:paraId="3C1A4656" w14:textId="77777777">
        <w:trPr>
          <w:trHeight w:val="459" w:hRule="exact"/>
        </w:trPr>
        <w:tc>
          <w:tcPr>
            <w:tcW w:w="1805" w:type="dxa"/>
            <w:shd w:val="clear" w:color="auto" w:fill="FFFFFF" w:themeFill="background1"/>
            <w:tcMar/>
          </w:tcPr>
          <w:p w:rsidRPr="00CC0718" w:rsidR="00C71DC8" w:rsidP="00244814" w:rsidRDefault="00C71DC8" w14:paraId="74DB02DC" w14:textId="77777777">
            <w:pPr>
              <w:rPr>
                <w:b/>
                <w:color w:val="5C83B4"/>
                <w:spacing w:val="-2"/>
                <w:sz w:val="24"/>
              </w:rPr>
            </w:pPr>
            <w:r w:rsidRPr="00CC0718">
              <w:rPr>
                <w:b/>
                <w:color w:val="5C83B4"/>
                <w:spacing w:val="-2"/>
                <w:sz w:val="24"/>
              </w:rPr>
              <w:lastRenderedPageBreak/>
              <w:t>Classification:</w:t>
            </w:r>
          </w:p>
        </w:tc>
        <w:tc>
          <w:tcPr>
            <w:tcW w:w="8912" w:type="dxa"/>
            <w:gridSpan w:val="7"/>
            <w:vMerge/>
            <w:tcMar/>
          </w:tcPr>
          <w:p w:rsidRPr="00CC0718" w:rsidR="00C71DC8" w:rsidP="00244814" w:rsidRDefault="00C71DC8" w14:paraId="1109B2BA" w14:textId="77777777"/>
        </w:tc>
      </w:tr>
      <w:tr w:rsidRPr="00CC0718" w:rsidR="00C71DC8" w:rsidTr="3A33D0EC" w14:paraId="7C3CA5F9" w14:textId="77777777">
        <w:trPr>
          <w:trHeight w:val="444" w:hRule="exact"/>
        </w:trPr>
        <w:tc>
          <w:tcPr>
            <w:tcW w:w="1805" w:type="dxa"/>
            <w:shd w:val="clear" w:color="auto" w:fill="FFFFFF" w:themeFill="background1"/>
            <w:tcMar/>
          </w:tcPr>
          <w:p w:rsidRPr="00CC0718" w:rsidR="00C71DC8" w:rsidP="00244814" w:rsidRDefault="00C71DC8" w14:paraId="570936FE" w14:textId="77777777">
            <w:pPr>
              <w:rPr>
                <w:b/>
                <w:color w:val="5C83B4"/>
                <w:spacing w:val="-2"/>
                <w:sz w:val="24"/>
              </w:rPr>
            </w:pPr>
            <w:r w:rsidRPr="00CC0718">
              <w:rPr>
                <w:b/>
                <w:color w:val="5C83B4"/>
                <w:spacing w:val="-2"/>
                <w:sz w:val="24"/>
              </w:rPr>
              <w:t>Aggregated:</w:t>
            </w:r>
          </w:p>
        </w:tc>
        <w:tc>
          <w:tcPr>
            <w:tcW w:w="8912" w:type="dxa"/>
            <w:gridSpan w:val="7"/>
            <w:shd w:val="clear" w:color="auto" w:fill="FFFFFF" w:themeFill="background1"/>
            <w:tcMar/>
          </w:tcPr>
          <w:p w:rsidRPr="00CC0718" w:rsidR="00C71DC8" w:rsidP="00244814" w:rsidRDefault="00C71DC8" w14:paraId="178FA1BE" w14:textId="77777777">
            <w:pPr>
              <w:rPr>
                <w:b/>
                <w:color w:val="5C83B4"/>
                <w:spacing w:val="-2"/>
                <w:sz w:val="24"/>
              </w:rPr>
            </w:pPr>
            <w:r w:rsidRPr="00CC0718">
              <w:rPr>
                <w:b/>
                <w:color w:val="5C83B4"/>
                <w:spacing w:val="-2"/>
                <w:sz w:val="24"/>
              </w:rPr>
              <w:t>Yes</w:t>
            </w:r>
          </w:p>
        </w:tc>
      </w:tr>
      <w:tr w:rsidRPr="00CC0718" w:rsidR="00C71DC8" w:rsidTr="3A33D0EC" w14:paraId="03BE186E" w14:textId="77777777">
        <w:trPr>
          <w:trHeight w:val="344" w:hRule="exact"/>
        </w:trPr>
        <w:tc>
          <w:tcPr>
            <w:tcW w:w="3381" w:type="dxa"/>
            <w:gridSpan w:val="2"/>
            <w:tcBorders>
              <w:bottom w:val="single" w:color="8FB6EA" w:sz="5" w:space="0"/>
            </w:tcBorders>
            <w:shd w:val="clear" w:color="auto" w:fill="FFFFFF" w:themeFill="background1"/>
            <w:tcMar/>
          </w:tcPr>
          <w:p w:rsidRPr="00CC0718" w:rsidR="00C71DC8" w:rsidP="00244814" w:rsidRDefault="00C71DC8" w14:paraId="3DB84B40" w14:textId="77777777">
            <w:pPr>
              <w:rPr>
                <w:color w:val="000000"/>
                <w:spacing w:val="-2"/>
                <w:sz w:val="18"/>
              </w:rPr>
            </w:pPr>
            <w:r w:rsidRPr="00CC0718">
              <w:rPr>
                <w:color w:val="000000"/>
                <w:spacing w:val="-2"/>
                <w:sz w:val="18"/>
              </w:rPr>
              <w:t>Document</w:t>
            </w:r>
          </w:p>
        </w:tc>
        <w:tc>
          <w:tcPr>
            <w:tcW w:w="1132" w:type="dxa"/>
            <w:tcBorders>
              <w:bottom w:val="single" w:color="8FB6EA" w:sz="5" w:space="0"/>
            </w:tcBorders>
            <w:shd w:val="clear" w:color="auto" w:fill="FFFFFF" w:themeFill="background1"/>
            <w:tcMar/>
          </w:tcPr>
          <w:p w:rsidRPr="00CC0718" w:rsidR="00C71DC8" w:rsidP="00244814" w:rsidRDefault="00C71DC8" w14:paraId="622BB196" w14:textId="77777777">
            <w:pPr>
              <w:rPr>
                <w:color w:val="000000"/>
                <w:spacing w:val="-2"/>
                <w:sz w:val="18"/>
              </w:rPr>
            </w:pPr>
            <w:r w:rsidRPr="00CC0718">
              <w:rPr>
                <w:color w:val="000000"/>
                <w:spacing w:val="-2"/>
                <w:sz w:val="18"/>
              </w:rPr>
              <w:t>8</w:t>
            </w:r>
          </w:p>
        </w:tc>
        <w:tc>
          <w:tcPr>
            <w:tcW w:w="1576" w:type="dxa"/>
            <w:gridSpan w:val="2"/>
            <w:tcBorders>
              <w:bottom w:val="single" w:color="8FB6EA" w:sz="5" w:space="0"/>
            </w:tcBorders>
            <w:shd w:val="clear" w:color="auto" w:fill="FFFFFF" w:themeFill="background1"/>
            <w:tcMar/>
          </w:tcPr>
          <w:p w:rsidRPr="00CC0718" w:rsidR="00C71DC8" w:rsidP="00244814" w:rsidRDefault="00C71DC8" w14:paraId="4148B171" w14:textId="77777777">
            <w:pPr>
              <w:rPr>
                <w:color w:val="000000"/>
                <w:spacing w:val="-2"/>
                <w:sz w:val="18"/>
              </w:rPr>
            </w:pPr>
            <w:r w:rsidRPr="00CC0718">
              <w:rPr>
                <w:color w:val="000000"/>
                <w:spacing w:val="-2"/>
                <w:sz w:val="18"/>
              </w:rPr>
              <w:t>15</w:t>
            </w:r>
          </w:p>
        </w:tc>
        <w:tc>
          <w:tcPr>
            <w:tcW w:w="1362" w:type="dxa"/>
            <w:tcBorders>
              <w:bottom w:val="single" w:color="8FB6EA" w:sz="5" w:space="0"/>
            </w:tcBorders>
            <w:shd w:val="clear" w:color="auto" w:fill="FFFFFF" w:themeFill="background1"/>
            <w:tcMar/>
          </w:tcPr>
          <w:p w:rsidRPr="00CC0718" w:rsidR="00C71DC8" w:rsidP="00244814" w:rsidRDefault="00C71DC8" w14:paraId="1CCC0FC0" w14:textId="77777777">
            <w:pPr>
              <w:rPr>
                <w:color w:val="000000"/>
                <w:spacing w:val="-2"/>
                <w:sz w:val="18"/>
              </w:rPr>
            </w:pPr>
            <w:r w:rsidRPr="00CC0718">
              <w:rPr>
                <w:color w:val="000000"/>
                <w:spacing w:val="-2"/>
                <w:sz w:val="18"/>
              </w:rPr>
              <w:t>169</w:t>
            </w:r>
          </w:p>
        </w:tc>
        <w:tc>
          <w:tcPr>
            <w:tcW w:w="1690" w:type="dxa"/>
            <w:tcBorders>
              <w:bottom w:val="single" w:color="8FB6EA" w:sz="5" w:space="0"/>
            </w:tcBorders>
            <w:shd w:val="clear" w:color="auto" w:fill="FFFFFF" w:themeFill="background1"/>
            <w:tcMar/>
          </w:tcPr>
          <w:p w:rsidRPr="00CC0718" w:rsidR="00C71DC8" w:rsidP="00244814" w:rsidRDefault="00C71DC8" w14:paraId="5B84E81A" w14:textId="77777777">
            <w:pPr>
              <w:rPr>
                <w:color w:val="000000"/>
                <w:spacing w:val="-2"/>
                <w:sz w:val="18"/>
              </w:rPr>
            </w:pPr>
            <w:r w:rsidRPr="00CC0718">
              <w:rPr>
                <w:color w:val="000000"/>
                <w:spacing w:val="-2"/>
                <w:sz w:val="18"/>
              </w:rPr>
              <w:t>16</w:t>
            </w:r>
          </w:p>
        </w:tc>
        <w:tc>
          <w:tcPr>
            <w:tcW w:w="1576" w:type="dxa"/>
            <w:tcBorders>
              <w:bottom w:val="single" w:color="8FB6EA" w:sz="5" w:space="0"/>
            </w:tcBorders>
            <w:shd w:val="clear" w:color="auto" w:fill="FFFFFF" w:themeFill="background1"/>
            <w:tcMar/>
          </w:tcPr>
          <w:p w:rsidRPr="00CC0718" w:rsidR="00C71DC8" w:rsidP="00244814" w:rsidRDefault="00C71DC8" w14:paraId="14C925DC" w14:textId="77777777">
            <w:pPr>
              <w:rPr>
                <w:color w:val="000000"/>
                <w:spacing w:val="-2"/>
                <w:sz w:val="18"/>
              </w:rPr>
            </w:pPr>
          </w:p>
        </w:tc>
      </w:tr>
      <w:tr w:rsidRPr="00CC0718" w:rsidR="00C71DC8" w:rsidTr="3A33D0EC" w14:paraId="7A963AC0" w14:textId="77777777">
        <w:trPr>
          <w:trHeight w:val="1247" w:hRule="exact"/>
        </w:trPr>
        <w:tc>
          <w:tcPr>
            <w:tcW w:w="10717" w:type="dxa"/>
            <w:gridSpan w:val="8"/>
            <w:tcBorders>
              <w:top w:val="single" w:color="8FB6EA" w:sz="5" w:space="0"/>
            </w:tcBorders>
            <w:tcMar/>
          </w:tcPr>
          <w:p w:rsidRPr="00CC0718" w:rsidR="00C71DC8" w:rsidP="00244814" w:rsidRDefault="00C71DC8" w14:paraId="2EBBED95" w14:textId="77777777"/>
        </w:tc>
      </w:tr>
      <w:tr w:rsidRPr="00CC0718" w:rsidR="00C71DC8" w:rsidTr="3A33D0EC" w14:paraId="27622D57" w14:textId="77777777">
        <w:trPr>
          <w:trHeight w:val="458" w:hRule="exact"/>
        </w:trPr>
        <w:tc>
          <w:tcPr>
            <w:tcW w:w="5359" w:type="dxa"/>
            <w:gridSpan w:val="4"/>
            <w:shd w:val="clear" w:color="auto" w:fill="FFFFFF" w:themeFill="background1"/>
            <w:tcMar/>
          </w:tcPr>
          <w:p w:rsidRPr="00CC0718" w:rsidR="00C71DC8" w:rsidP="00244814" w:rsidRDefault="00C71DC8" w14:paraId="7058DED8" w14:textId="77777777">
            <w:pPr>
              <w:jc w:val="right"/>
              <w:rPr>
                <w:color w:val="000066"/>
                <w:spacing w:val="-2"/>
                <w:sz w:val="16"/>
              </w:rPr>
            </w:pPr>
            <w:r w:rsidRPr="00CC0718">
              <w:rPr>
                <w:color w:val="000066"/>
                <w:spacing w:val="-2"/>
                <w:sz w:val="16"/>
              </w:rPr>
              <w:t>Formatted Reports\\Code Summary Formatted Report</w:t>
            </w:r>
          </w:p>
        </w:tc>
        <w:tc>
          <w:tcPr>
            <w:tcW w:w="5358" w:type="dxa"/>
            <w:gridSpan w:val="4"/>
            <w:shd w:val="clear" w:color="auto" w:fill="FFFFFF" w:themeFill="background1"/>
            <w:tcMar/>
          </w:tcPr>
          <w:p w:rsidRPr="00CC0718" w:rsidR="00C71DC8" w:rsidP="00244814" w:rsidRDefault="00C71DC8" w14:paraId="1C69F17E" w14:textId="77777777">
            <w:pPr>
              <w:jc w:val="right"/>
              <w:rPr>
                <w:color w:val="000066"/>
                <w:spacing w:val="-2"/>
                <w:sz w:val="16"/>
              </w:rPr>
            </w:pPr>
            <w:r w:rsidRPr="00CC0718">
              <w:rPr>
                <w:color w:val="000066"/>
                <w:spacing w:val="-2"/>
                <w:sz w:val="16"/>
              </w:rPr>
              <w:t>Page 92 of 104</w:t>
            </w:r>
          </w:p>
        </w:tc>
      </w:tr>
      <w:tr w:rsidRPr="00CC0718" w:rsidR="00C71DC8" w:rsidTr="3A33D0EC" w14:paraId="439FE8F1" w14:textId="77777777">
        <w:trPr>
          <w:trHeight w:val="444" w:hRule="exact"/>
        </w:trPr>
        <w:tc>
          <w:tcPr>
            <w:tcW w:w="10717" w:type="dxa"/>
            <w:gridSpan w:val="8"/>
            <w:shd w:val="clear" w:color="auto" w:fill="FFFFFF" w:themeFill="background1"/>
            <w:tcMar/>
            <w:vAlign w:val="center"/>
          </w:tcPr>
          <w:p w:rsidRPr="00CC0718" w:rsidR="00C71DC8" w:rsidP="00244814" w:rsidRDefault="00C71DC8" w14:paraId="7C722FC7" w14:textId="77777777">
            <w:pPr>
              <w:jc w:val="right"/>
              <w:rPr>
                <w:color w:val="000066"/>
                <w:spacing w:val="-2"/>
                <w:sz w:val="16"/>
              </w:rPr>
            </w:pPr>
            <w:r w:rsidRPr="00CC0718">
              <w:rPr>
                <w:color w:val="000066"/>
                <w:spacing w:val="-2"/>
                <w:sz w:val="16"/>
              </w:rPr>
              <w:t>11/13/2024 3:39 PM</w:t>
            </w:r>
          </w:p>
        </w:tc>
      </w:tr>
      <w:tr w:rsidRPr="00CC0718" w:rsidR="00C71DC8" w:rsidTr="3A33D0EC" w14:paraId="01156F74" w14:textId="77777777">
        <w:trPr>
          <w:trHeight w:val="459" w:hRule="exact"/>
        </w:trPr>
        <w:tc>
          <w:tcPr>
            <w:tcW w:w="3381" w:type="dxa"/>
            <w:gridSpan w:val="2"/>
            <w:shd w:val="clear" w:color="auto" w:fill="8FB6EA"/>
            <w:tcMar/>
          </w:tcPr>
          <w:p w:rsidRPr="00CC0718" w:rsidR="00C71DC8" w:rsidP="00244814" w:rsidRDefault="00C71DC8" w14:paraId="68B844EF" w14:textId="77777777">
            <w:pPr>
              <w:rPr>
                <w:b/>
                <w:color w:val="000066"/>
                <w:spacing w:val="-2"/>
                <w:sz w:val="18"/>
              </w:rPr>
            </w:pPr>
            <w:r w:rsidRPr="00CC0718">
              <w:rPr>
                <w:b/>
                <w:color w:val="000066"/>
                <w:spacing w:val="-2"/>
                <w:sz w:val="18"/>
              </w:rPr>
              <w:t>File Type</w:t>
            </w:r>
          </w:p>
        </w:tc>
        <w:tc>
          <w:tcPr>
            <w:tcW w:w="1132" w:type="dxa"/>
            <w:shd w:val="clear" w:color="auto" w:fill="8FB6EA"/>
            <w:tcMar/>
          </w:tcPr>
          <w:p w:rsidRPr="00CC0718" w:rsidR="00C71DC8" w:rsidP="00244814" w:rsidRDefault="00C71DC8" w14:paraId="0039676F" w14:textId="77777777">
            <w:pPr>
              <w:rPr>
                <w:b/>
                <w:color w:val="000066"/>
                <w:spacing w:val="-2"/>
                <w:sz w:val="18"/>
              </w:rPr>
            </w:pPr>
            <w:r w:rsidRPr="00CC0718">
              <w:rPr>
                <w:b/>
                <w:color w:val="000066"/>
                <w:spacing w:val="-2"/>
                <w:sz w:val="18"/>
              </w:rPr>
              <w:t>Number of Files</w:t>
            </w:r>
          </w:p>
        </w:tc>
        <w:tc>
          <w:tcPr>
            <w:tcW w:w="1576" w:type="dxa"/>
            <w:gridSpan w:val="2"/>
            <w:shd w:val="clear" w:color="auto" w:fill="8FB6EA"/>
            <w:tcMar/>
          </w:tcPr>
          <w:p w:rsidRPr="00CC0718" w:rsidR="00C71DC8" w:rsidP="00244814" w:rsidRDefault="00C71DC8" w14:paraId="3541C24D" w14:textId="77777777">
            <w:pPr>
              <w:rPr>
                <w:b/>
                <w:color w:val="000066"/>
                <w:spacing w:val="-2"/>
                <w:sz w:val="18"/>
              </w:rPr>
            </w:pPr>
            <w:r w:rsidRPr="00CC0718">
              <w:rPr>
                <w:b/>
                <w:color w:val="000066"/>
                <w:spacing w:val="-2"/>
                <w:sz w:val="18"/>
              </w:rPr>
              <w:t>Number of Coding References</w:t>
            </w:r>
          </w:p>
        </w:tc>
        <w:tc>
          <w:tcPr>
            <w:tcW w:w="1362" w:type="dxa"/>
            <w:shd w:val="clear" w:color="auto" w:fill="8FB6EA"/>
            <w:tcMar/>
          </w:tcPr>
          <w:p w:rsidRPr="00CC0718" w:rsidR="00C71DC8" w:rsidP="00244814" w:rsidRDefault="00C71DC8" w14:paraId="36C7C78F" w14:textId="77777777">
            <w:pPr>
              <w:rPr>
                <w:b/>
                <w:color w:val="000066"/>
                <w:spacing w:val="-2"/>
                <w:sz w:val="18"/>
              </w:rPr>
            </w:pPr>
            <w:r w:rsidRPr="00CC0718">
              <w:rPr>
                <w:b/>
                <w:color w:val="000066"/>
                <w:spacing w:val="-2"/>
                <w:sz w:val="18"/>
              </w:rPr>
              <w:t>Number of Words Coded</w:t>
            </w:r>
          </w:p>
        </w:tc>
        <w:tc>
          <w:tcPr>
            <w:tcW w:w="1690" w:type="dxa"/>
            <w:shd w:val="clear" w:color="auto" w:fill="8FB6EA"/>
            <w:tcMar/>
          </w:tcPr>
          <w:p w:rsidRPr="00CC0718" w:rsidR="00C71DC8" w:rsidP="00244814" w:rsidRDefault="00C71DC8" w14:paraId="293F9B08" w14:textId="77777777">
            <w:pPr>
              <w:rPr>
                <w:b/>
                <w:color w:val="000066"/>
                <w:spacing w:val="-2"/>
                <w:sz w:val="18"/>
              </w:rPr>
            </w:pPr>
            <w:r w:rsidRPr="00CC0718">
              <w:rPr>
                <w:b/>
                <w:color w:val="000066"/>
                <w:spacing w:val="-2"/>
                <w:sz w:val="18"/>
              </w:rPr>
              <w:t>Number of Paragraphs Coded</w:t>
            </w:r>
          </w:p>
        </w:tc>
        <w:tc>
          <w:tcPr>
            <w:tcW w:w="1576" w:type="dxa"/>
            <w:shd w:val="clear" w:color="auto" w:fill="8FB6EA"/>
            <w:tcMar/>
          </w:tcPr>
          <w:p w:rsidRPr="00CC0718" w:rsidR="00C71DC8" w:rsidP="00244814" w:rsidRDefault="00C71DC8" w14:paraId="082B52D5" w14:textId="77777777">
            <w:pPr>
              <w:rPr>
                <w:b/>
                <w:color w:val="000066"/>
                <w:spacing w:val="-2"/>
                <w:sz w:val="18"/>
              </w:rPr>
            </w:pPr>
            <w:r w:rsidRPr="00CC0718">
              <w:rPr>
                <w:b/>
                <w:color w:val="000066"/>
                <w:spacing w:val="-2"/>
                <w:sz w:val="18"/>
              </w:rPr>
              <w:t>Duration Coded</w:t>
            </w:r>
          </w:p>
        </w:tc>
      </w:tr>
      <w:tr w:rsidRPr="00CC0718" w:rsidR="00C71DC8" w:rsidTr="3A33D0EC" w14:paraId="68A6F633" w14:textId="77777777">
        <w:trPr>
          <w:trHeight w:val="344" w:hRule="exact"/>
        </w:trPr>
        <w:tc>
          <w:tcPr>
            <w:tcW w:w="10717" w:type="dxa"/>
            <w:gridSpan w:val="8"/>
            <w:shd w:val="clear" w:color="auto" w:fill="FFFFFF" w:themeFill="background1"/>
            <w:tcMar/>
          </w:tcPr>
          <w:p w:rsidRPr="00CC0718" w:rsidR="00C71DC8" w:rsidP="00244814" w:rsidRDefault="00C71DC8" w14:paraId="2E615FDA" w14:textId="77777777">
            <w:pPr>
              <w:rPr>
                <w:b/>
                <w:color w:val="5C83B4"/>
                <w:spacing w:val="-2"/>
                <w:sz w:val="24"/>
              </w:rPr>
            </w:pPr>
          </w:p>
        </w:tc>
      </w:tr>
      <w:tr w:rsidRPr="00CC0718" w:rsidR="00C71DC8" w:rsidTr="3A33D0EC" w14:paraId="7969C9AB" w14:textId="77777777">
        <w:trPr>
          <w:trHeight w:val="458" w:hRule="exact"/>
        </w:trPr>
        <w:tc>
          <w:tcPr>
            <w:tcW w:w="1805" w:type="dxa"/>
            <w:shd w:val="clear" w:color="auto" w:fill="FFFFFF" w:themeFill="background1"/>
            <w:tcMar/>
          </w:tcPr>
          <w:p w:rsidRPr="00CC0718" w:rsidR="00C71DC8" w:rsidP="00244814" w:rsidRDefault="00C71DC8" w14:paraId="683FFD38" w14:textId="77777777">
            <w:pPr>
              <w:rPr>
                <w:b/>
                <w:color w:val="5C83B4"/>
                <w:spacing w:val="-2"/>
                <w:sz w:val="24"/>
              </w:rPr>
            </w:pPr>
            <w:r w:rsidRPr="00CC0718">
              <w:rPr>
                <w:b/>
                <w:color w:val="5C83B4"/>
                <w:spacing w:val="-2"/>
                <w:sz w:val="24"/>
              </w:rPr>
              <w:t>Nickname:</w:t>
            </w:r>
          </w:p>
        </w:tc>
        <w:tc>
          <w:tcPr>
            <w:tcW w:w="8912" w:type="dxa"/>
            <w:gridSpan w:val="7"/>
            <w:vMerge w:val="restart"/>
            <w:shd w:val="clear" w:color="auto" w:fill="FFFFFF" w:themeFill="background1"/>
            <w:tcMar/>
          </w:tcPr>
          <w:p w:rsidRPr="00CC0718" w:rsidR="00C71DC8" w:rsidP="00244814" w:rsidRDefault="00C71DC8" w14:paraId="79E24B25" w14:textId="77777777">
            <w:pPr>
              <w:rPr>
                <w:b/>
                <w:color w:val="5C83B4"/>
                <w:spacing w:val="-2"/>
                <w:sz w:val="24"/>
              </w:rPr>
            </w:pPr>
            <w:r w:rsidRPr="00CC0718">
              <w:rPr>
                <w:b/>
                <w:color w:val="5C83B4"/>
                <w:spacing w:val="-2"/>
                <w:sz w:val="24"/>
              </w:rPr>
              <w:t>Codes\\AXIAL CODE\\Q8–Member marketing skills and knowledge\SKILLS AND EXPERTISE\Design Skills</w:t>
            </w:r>
          </w:p>
        </w:tc>
      </w:tr>
      <w:tr w:rsidRPr="00CC0718" w:rsidR="00C71DC8" w:rsidTr="3A33D0EC" w14:paraId="72B0E60E" w14:textId="77777777">
        <w:trPr>
          <w:trHeight w:val="444" w:hRule="exact"/>
        </w:trPr>
        <w:tc>
          <w:tcPr>
            <w:tcW w:w="1805" w:type="dxa"/>
            <w:shd w:val="clear" w:color="auto" w:fill="FFFFFF" w:themeFill="background1"/>
            <w:tcMar/>
          </w:tcPr>
          <w:p w:rsidRPr="00CC0718" w:rsidR="00C71DC8" w:rsidP="00244814" w:rsidRDefault="00C71DC8" w14:paraId="6A6A8F4B" w14:textId="77777777">
            <w:pPr>
              <w:rPr>
                <w:b/>
                <w:color w:val="5C83B4"/>
                <w:spacing w:val="-2"/>
                <w:sz w:val="24"/>
              </w:rPr>
            </w:pPr>
            <w:r w:rsidRPr="00CC0718">
              <w:rPr>
                <w:b/>
                <w:color w:val="5C83B4"/>
                <w:spacing w:val="-2"/>
                <w:sz w:val="24"/>
              </w:rPr>
              <w:t>Classification:</w:t>
            </w:r>
          </w:p>
        </w:tc>
        <w:tc>
          <w:tcPr>
            <w:tcW w:w="8912" w:type="dxa"/>
            <w:gridSpan w:val="7"/>
            <w:vMerge/>
            <w:tcMar/>
          </w:tcPr>
          <w:p w:rsidRPr="00CC0718" w:rsidR="00C71DC8" w:rsidP="00244814" w:rsidRDefault="00C71DC8" w14:paraId="150818ED" w14:textId="77777777"/>
        </w:tc>
      </w:tr>
      <w:tr w:rsidRPr="00CC0718" w:rsidR="00C71DC8" w:rsidTr="3A33D0EC" w14:paraId="061CD798" w14:textId="77777777">
        <w:trPr>
          <w:trHeight w:val="444" w:hRule="exact"/>
        </w:trPr>
        <w:tc>
          <w:tcPr>
            <w:tcW w:w="1805" w:type="dxa"/>
            <w:shd w:val="clear" w:color="auto" w:fill="FFFFFF" w:themeFill="background1"/>
            <w:tcMar/>
          </w:tcPr>
          <w:p w:rsidRPr="00CC0718" w:rsidR="00C71DC8" w:rsidP="00244814" w:rsidRDefault="00C71DC8" w14:paraId="07769C81" w14:textId="77777777">
            <w:pPr>
              <w:rPr>
                <w:b/>
                <w:color w:val="5C83B4"/>
                <w:spacing w:val="-2"/>
                <w:sz w:val="24"/>
              </w:rPr>
            </w:pPr>
            <w:r w:rsidRPr="00CC0718">
              <w:rPr>
                <w:b/>
                <w:color w:val="5C83B4"/>
                <w:spacing w:val="-2"/>
                <w:sz w:val="24"/>
              </w:rPr>
              <w:t>Aggregated:</w:t>
            </w:r>
          </w:p>
        </w:tc>
        <w:tc>
          <w:tcPr>
            <w:tcW w:w="8912" w:type="dxa"/>
            <w:gridSpan w:val="7"/>
            <w:shd w:val="clear" w:color="auto" w:fill="FFFFFF" w:themeFill="background1"/>
            <w:tcMar/>
          </w:tcPr>
          <w:p w:rsidRPr="00CC0718" w:rsidR="00C71DC8" w:rsidP="00244814" w:rsidRDefault="00C71DC8" w14:paraId="6C5EA640" w14:textId="77777777">
            <w:pPr>
              <w:rPr>
                <w:b/>
                <w:color w:val="5C83B4"/>
                <w:spacing w:val="-2"/>
                <w:sz w:val="24"/>
              </w:rPr>
            </w:pPr>
            <w:r w:rsidRPr="00CC0718">
              <w:rPr>
                <w:b/>
                <w:color w:val="5C83B4"/>
                <w:spacing w:val="-2"/>
                <w:sz w:val="24"/>
              </w:rPr>
              <w:t>Yes</w:t>
            </w:r>
          </w:p>
        </w:tc>
      </w:tr>
      <w:tr w:rsidRPr="00CC0718" w:rsidR="00C71DC8" w:rsidTr="3A33D0EC" w14:paraId="54C9D525" w14:textId="77777777">
        <w:trPr>
          <w:trHeight w:val="344" w:hRule="exact"/>
        </w:trPr>
        <w:tc>
          <w:tcPr>
            <w:tcW w:w="3381" w:type="dxa"/>
            <w:gridSpan w:val="2"/>
            <w:tcBorders>
              <w:bottom w:val="single" w:color="8FB6EA" w:sz="5" w:space="0"/>
            </w:tcBorders>
            <w:shd w:val="clear" w:color="auto" w:fill="FFFFFF" w:themeFill="background1"/>
            <w:tcMar/>
          </w:tcPr>
          <w:p w:rsidRPr="00CC0718" w:rsidR="00C71DC8" w:rsidP="00244814" w:rsidRDefault="00C71DC8" w14:paraId="1B879CBE" w14:textId="77777777">
            <w:pPr>
              <w:rPr>
                <w:color w:val="000000"/>
                <w:spacing w:val="-2"/>
                <w:sz w:val="18"/>
              </w:rPr>
            </w:pPr>
            <w:r w:rsidRPr="00CC0718">
              <w:rPr>
                <w:color w:val="000000"/>
                <w:spacing w:val="-2"/>
                <w:sz w:val="18"/>
              </w:rPr>
              <w:t>Document</w:t>
            </w:r>
          </w:p>
        </w:tc>
        <w:tc>
          <w:tcPr>
            <w:tcW w:w="1132" w:type="dxa"/>
            <w:tcBorders>
              <w:bottom w:val="single" w:color="8FB6EA" w:sz="5" w:space="0"/>
            </w:tcBorders>
            <w:shd w:val="clear" w:color="auto" w:fill="FFFFFF" w:themeFill="background1"/>
            <w:tcMar/>
          </w:tcPr>
          <w:p w:rsidRPr="00CC0718" w:rsidR="00C71DC8" w:rsidP="00244814" w:rsidRDefault="00C71DC8" w14:paraId="3C94D32E" w14:textId="77777777">
            <w:pPr>
              <w:rPr>
                <w:color w:val="000000"/>
                <w:spacing w:val="-2"/>
                <w:sz w:val="18"/>
              </w:rPr>
            </w:pPr>
            <w:r w:rsidRPr="00CC0718">
              <w:rPr>
                <w:color w:val="000000"/>
                <w:spacing w:val="-2"/>
                <w:sz w:val="18"/>
              </w:rPr>
              <w:t>2</w:t>
            </w:r>
          </w:p>
        </w:tc>
        <w:tc>
          <w:tcPr>
            <w:tcW w:w="1576" w:type="dxa"/>
            <w:gridSpan w:val="2"/>
            <w:tcBorders>
              <w:bottom w:val="single" w:color="8FB6EA" w:sz="5" w:space="0"/>
            </w:tcBorders>
            <w:shd w:val="clear" w:color="auto" w:fill="FFFFFF" w:themeFill="background1"/>
            <w:tcMar/>
          </w:tcPr>
          <w:p w:rsidRPr="00CC0718" w:rsidR="00C71DC8" w:rsidP="00244814" w:rsidRDefault="00C71DC8" w14:paraId="3476615B" w14:textId="77777777">
            <w:pPr>
              <w:rPr>
                <w:color w:val="000000"/>
                <w:spacing w:val="-2"/>
                <w:sz w:val="18"/>
              </w:rPr>
            </w:pPr>
            <w:r w:rsidRPr="00CC0718">
              <w:rPr>
                <w:color w:val="000000"/>
                <w:spacing w:val="-2"/>
                <w:sz w:val="18"/>
              </w:rPr>
              <w:t>2</w:t>
            </w:r>
          </w:p>
        </w:tc>
        <w:tc>
          <w:tcPr>
            <w:tcW w:w="1362" w:type="dxa"/>
            <w:tcBorders>
              <w:bottom w:val="single" w:color="8FB6EA" w:sz="5" w:space="0"/>
            </w:tcBorders>
            <w:shd w:val="clear" w:color="auto" w:fill="FFFFFF" w:themeFill="background1"/>
            <w:tcMar/>
          </w:tcPr>
          <w:p w:rsidRPr="00CC0718" w:rsidR="00C71DC8" w:rsidP="00244814" w:rsidRDefault="00C71DC8" w14:paraId="3C81AB23" w14:textId="77777777">
            <w:pPr>
              <w:rPr>
                <w:color w:val="000000"/>
                <w:spacing w:val="-2"/>
                <w:sz w:val="18"/>
              </w:rPr>
            </w:pPr>
            <w:r w:rsidRPr="00CC0718">
              <w:rPr>
                <w:color w:val="000000"/>
                <w:spacing w:val="-2"/>
                <w:sz w:val="18"/>
              </w:rPr>
              <w:t>57</w:t>
            </w:r>
          </w:p>
        </w:tc>
        <w:tc>
          <w:tcPr>
            <w:tcW w:w="1690" w:type="dxa"/>
            <w:tcBorders>
              <w:bottom w:val="single" w:color="8FB6EA" w:sz="5" w:space="0"/>
            </w:tcBorders>
            <w:shd w:val="clear" w:color="auto" w:fill="FFFFFF" w:themeFill="background1"/>
            <w:tcMar/>
          </w:tcPr>
          <w:p w:rsidRPr="00CC0718" w:rsidR="00C71DC8" w:rsidP="00244814" w:rsidRDefault="00C71DC8" w14:paraId="558F37B4" w14:textId="77777777">
            <w:pPr>
              <w:rPr>
                <w:color w:val="000000"/>
                <w:spacing w:val="-2"/>
                <w:sz w:val="18"/>
              </w:rPr>
            </w:pPr>
            <w:r w:rsidRPr="00CC0718">
              <w:rPr>
                <w:color w:val="000000"/>
                <w:spacing w:val="-2"/>
                <w:sz w:val="18"/>
              </w:rPr>
              <w:t>2</w:t>
            </w:r>
          </w:p>
        </w:tc>
        <w:tc>
          <w:tcPr>
            <w:tcW w:w="1576" w:type="dxa"/>
            <w:tcBorders>
              <w:bottom w:val="single" w:color="8FB6EA" w:sz="5" w:space="0"/>
            </w:tcBorders>
            <w:shd w:val="clear" w:color="auto" w:fill="FFFFFF" w:themeFill="background1"/>
            <w:tcMar/>
          </w:tcPr>
          <w:p w:rsidRPr="00CC0718" w:rsidR="00C71DC8" w:rsidP="00244814" w:rsidRDefault="00C71DC8" w14:paraId="7258D3FF" w14:textId="77777777">
            <w:pPr>
              <w:rPr>
                <w:color w:val="000000"/>
                <w:spacing w:val="-2"/>
                <w:sz w:val="18"/>
              </w:rPr>
            </w:pPr>
          </w:p>
        </w:tc>
      </w:tr>
      <w:tr w:rsidRPr="00CC0718" w:rsidR="00C71DC8" w:rsidTr="3A33D0EC" w14:paraId="2F9F5A3D" w14:textId="77777777">
        <w:trPr>
          <w:trHeight w:val="459" w:hRule="exact"/>
        </w:trPr>
        <w:tc>
          <w:tcPr>
            <w:tcW w:w="10717" w:type="dxa"/>
            <w:gridSpan w:val="8"/>
            <w:tcBorders>
              <w:top w:val="single" w:color="8FB6EA" w:sz="5" w:space="0"/>
            </w:tcBorders>
            <w:tcMar/>
          </w:tcPr>
          <w:p w:rsidRPr="00CC0718" w:rsidR="00C71DC8" w:rsidP="00244814" w:rsidRDefault="00C71DC8" w14:paraId="5E02E1DA" w14:textId="77777777"/>
        </w:tc>
      </w:tr>
      <w:tr w:rsidRPr="00CC0718" w:rsidR="00C71DC8" w:rsidTr="3A33D0EC" w14:paraId="622EA59F" w14:textId="77777777">
        <w:trPr>
          <w:trHeight w:val="602" w:hRule="exact"/>
        </w:trPr>
        <w:tc>
          <w:tcPr>
            <w:tcW w:w="10717" w:type="dxa"/>
            <w:gridSpan w:val="8"/>
            <w:shd w:val="clear" w:color="auto" w:fill="FFFFFF" w:themeFill="background1"/>
            <w:tcMar/>
          </w:tcPr>
          <w:p w:rsidRPr="00CC0718" w:rsidR="00C71DC8" w:rsidP="00244814" w:rsidRDefault="00C71DC8" w14:paraId="0F559B2C" w14:textId="77777777">
            <w:pPr>
              <w:rPr>
                <w:b/>
                <w:color w:val="5C83B4"/>
                <w:spacing w:val="-2"/>
                <w:sz w:val="24"/>
              </w:rPr>
            </w:pPr>
          </w:p>
        </w:tc>
      </w:tr>
      <w:tr w:rsidRPr="00CC0718" w:rsidR="00C71DC8" w:rsidTr="3A33D0EC" w14:paraId="6C6F1E1D" w14:textId="77777777">
        <w:trPr>
          <w:trHeight w:val="444" w:hRule="exact"/>
        </w:trPr>
        <w:tc>
          <w:tcPr>
            <w:tcW w:w="1805" w:type="dxa"/>
            <w:shd w:val="clear" w:color="auto" w:fill="FFFFFF" w:themeFill="background1"/>
            <w:tcMar/>
          </w:tcPr>
          <w:p w:rsidRPr="00CC0718" w:rsidR="00C71DC8" w:rsidP="00244814" w:rsidRDefault="00C71DC8" w14:paraId="3294BF45" w14:textId="77777777">
            <w:pPr>
              <w:rPr>
                <w:b/>
                <w:color w:val="5C83B4"/>
                <w:spacing w:val="-2"/>
                <w:sz w:val="24"/>
              </w:rPr>
            </w:pPr>
            <w:r w:rsidRPr="00CC0718">
              <w:rPr>
                <w:b/>
                <w:color w:val="5C83B4"/>
                <w:spacing w:val="-2"/>
                <w:sz w:val="24"/>
              </w:rPr>
              <w:t>Nickname:</w:t>
            </w:r>
          </w:p>
        </w:tc>
        <w:tc>
          <w:tcPr>
            <w:tcW w:w="8912" w:type="dxa"/>
            <w:gridSpan w:val="7"/>
            <w:vMerge w:val="restart"/>
            <w:shd w:val="clear" w:color="auto" w:fill="FFFFFF" w:themeFill="background1"/>
            <w:tcMar/>
          </w:tcPr>
          <w:p w:rsidRPr="00CC0718" w:rsidR="00C71DC8" w:rsidP="00244814" w:rsidRDefault="00C71DC8" w14:paraId="0F7A933C" w14:textId="77777777">
            <w:pPr>
              <w:rPr>
                <w:b/>
                <w:color w:val="5C83B4"/>
                <w:spacing w:val="-2"/>
                <w:sz w:val="24"/>
              </w:rPr>
            </w:pPr>
            <w:r w:rsidRPr="00CC0718">
              <w:rPr>
                <w:b/>
                <w:color w:val="5C83B4"/>
                <w:spacing w:val="-2"/>
                <w:sz w:val="24"/>
              </w:rPr>
              <w:t>Codes\\AXIAL CODE\\Q8–Member marketing skills and knowledge\SKILLS AND EXPERTISE\Digital Marketing Proficiency</w:t>
            </w:r>
          </w:p>
        </w:tc>
      </w:tr>
      <w:tr w:rsidRPr="00CC0718" w:rsidR="00C71DC8" w:rsidTr="3A33D0EC" w14:paraId="0A41D4DD" w14:textId="77777777">
        <w:trPr>
          <w:trHeight w:val="458" w:hRule="exact"/>
        </w:trPr>
        <w:tc>
          <w:tcPr>
            <w:tcW w:w="1805" w:type="dxa"/>
            <w:shd w:val="clear" w:color="auto" w:fill="FFFFFF" w:themeFill="background1"/>
            <w:tcMar/>
          </w:tcPr>
          <w:p w:rsidRPr="00CC0718" w:rsidR="00C71DC8" w:rsidP="00244814" w:rsidRDefault="00C71DC8" w14:paraId="7DE33D03" w14:textId="77777777">
            <w:pPr>
              <w:rPr>
                <w:b/>
                <w:color w:val="5C83B4"/>
                <w:spacing w:val="-2"/>
                <w:sz w:val="24"/>
              </w:rPr>
            </w:pPr>
            <w:r w:rsidRPr="00CC0718">
              <w:rPr>
                <w:b/>
                <w:color w:val="5C83B4"/>
                <w:spacing w:val="-2"/>
                <w:sz w:val="24"/>
              </w:rPr>
              <w:t>Classification:</w:t>
            </w:r>
          </w:p>
        </w:tc>
        <w:tc>
          <w:tcPr>
            <w:tcW w:w="8912" w:type="dxa"/>
            <w:gridSpan w:val="7"/>
            <w:vMerge/>
            <w:tcMar/>
          </w:tcPr>
          <w:p w:rsidRPr="00CC0718" w:rsidR="00C71DC8" w:rsidP="00244814" w:rsidRDefault="00C71DC8" w14:paraId="11A88D4F" w14:textId="77777777"/>
        </w:tc>
      </w:tr>
      <w:tr w:rsidRPr="00CC0718" w:rsidR="00C71DC8" w:rsidTr="3A33D0EC" w14:paraId="6E622354" w14:textId="77777777">
        <w:trPr>
          <w:trHeight w:val="444" w:hRule="exact"/>
        </w:trPr>
        <w:tc>
          <w:tcPr>
            <w:tcW w:w="1805" w:type="dxa"/>
            <w:shd w:val="clear" w:color="auto" w:fill="FFFFFF" w:themeFill="background1"/>
            <w:tcMar/>
          </w:tcPr>
          <w:p w:rsidRPr="00CC0718" w:rsidR="00C71DC8" w:rsidP="00244814" w:rsidRDefault="00C71DC8" w14:paraId="1A8FC880" w14:textId="77777777">
            <w:pPr>
              <w:rPr>
                <w:b/>
                <w:color w:val="5C83B4"/>
                <w:spacing w:val="-2"/>
                <w:sz w:val="24"/>
              </w:rPr>
            </w:pPr>
            <w:r w:rsidRPr="00CC0718">
              <w:rPr>
                <w:b/>
                <w:color w:val="5C83B4"/>
                <w:spacing w:val="-2"/>
                <w:sz w:val="24"/>
              </w:rPr>
              <w:t>Aggregated:</w:t>
            </w:r>
          </w:p>
        </w:tc>
        <w:tc>
          <w:tcPr>
            <w:tcW w:w="8912" w:type="dxa"/>
            <w:gridSpan w:val="7"/>
            <w:shd w:val="clear" w:color="auto" w:fill="FFFFFF" w:themeFill="background1"/>
            <w:tcMar/>
          </w:tcPr>
          <w:p w:rsidRPr="00CC0718" w:rsidR="00C71DC8" w:rsidP="00244814" w:rsidRDefault="00C71DC8" w14:paraId="190BA268" w14:textId="77777777">
            <w:pPr>
              <w:rPr>
                <w:b/>
                <w:color w:val="5C83B4"/>
                <w:spacing w:val="-2"/>
                <w:sz w:val="24"/>
              </w:rPr>
            </w:pPr>
            <w:r w:rsidRPr="00CC0718">
              <w:rPr>
                <w:b/>
                <w:color w:val="5C83B4"/>
                <w:spacing w:val="-2"/>
                <w:sz w:val="24"/>
              </w:rPr>
              <w:t>No</w:t>
            </w:r>
          </w:p>
        </w:tc>
      </w:tr>
      <w:tr w:rsidRPr="00CC0718" w:rsidR="00C71DC8" w:rsidTr="3A33D0EC" w14:paraId="77545FA5" w14:textId="77777777">
        <w:trPr>
          <w:trHeight w:val="344" w:hRule="exact"/>
        </w:trPr>
        <w:tc>
          <w:tcPr>
            <w:tcW w:w="3381" w:type="dxa"/>
            <w:gridSpan w:val="2"/>
            <w:tcBorders>
              <w:bottom w:val="single" w:color="8FB6EA" w:sz="5" w:space="0"/>
            </w:tcBorders>
            <w:shd w:val="clear" w:color="auto" w:fill="FFFFFF" w:themeFill="background1"/>
            <w:tcMar/>
          </w:tcPr>
          <w:p w:rsidRPr="00CC0718" w:rsidR="00C71DC8" w:rsidP="00244814" w:rsidRDefault="00C71DC8" w14:paraId="45F24C85" w14:textId="77777777">
            <w:pPr>
              <w:rPr>
                <w:color w:val="000000"/>
                <w:spacing w:val="-2"/>
                <w:sz w:val="18"/>
              </w:rPr>
            </w:pPr>
            <w:r w:rsidRPr="00CC0718">
              <w:rPr>
                <w:color w:val="000000"/>
                <w:spacing w:val="-2"/>
                <w:sz w:val="18"/>
              </w:rPr>
              <w:t>Document</w:t>
            </w:r>
          </w:p>
        </w:tc>
        <w:tc>
          <w:tcPr>
            <w:tcW w:w="1132" w:type="dxa"/>
            <w:tcBorders>
              <w:bottom w:val="single" w:color="8FB6EA" w:sz="5" w:space="0"/>
            </w:tcBorders>
            <w:shd w:val="clear" w:color="auto" w:fill="FFFFFF" w:themeFill="background1"/>
            <w:tcMar/>
          </w:tcPr>
          <w:p w:rsidRPr="00CC0718" w:rsidR="00C71DC8" w:rsidP="00244814" w:rsidRDefault="00C71DC8" w14:paraId="7B6E5FA8" w14:textId="77777777">
            <w:pPr>
              <w:rPr>
                <w:color w:val="000000"/>
                <w:spacing w:val="-2"/>
                <w:sz w:val="18"/>
              </w:rPr>
            </w:pPr>
            <w:r w:rsidRPr="00CC0718">
              <w:rPr>
                <w:color w:val="000000"/>
                <w:spacing w:val="-2"/>
                <w:sz w:val="18"/>
              </w:rPr>
              <w:t>1</w:t>
            </w:r>
          </w:p>
        </w:tc>
        <w:tc>
          <w:tcPr>
            <w:tcW w:w="1576" w:type="dxa"/>
            <w:gridSpan w:val="2"/>
            <w:tcBorders>
              <w:bottom w:val="single" w:color="8FB6EA" w:sz="5" w:space="0"/>
            </w:tcBorders>
            <w:shd w:val="clear" w:color="auto" w:fill="FFFFFF" w:themeFill="background1"/>
            <w:tcMar/>
          </w:tcPr>
          <w:p w:rsidRPr="00CC0718" w:rsidR="00C71DC8" w:rsidP="00244814" w:rsidRDefault="00C71DC8" w14:paraId="5458ABF6" w14:textId="77777777">
            <w:pPr>
              <w:rPr>
                <w:color w:val="000000"/>
                <w:spacing w:val="-2"/>
                <w:sz w:val="18"/>
              </w:rPr>
            </w:pPr>
            <w:r w:rsidRPr="00CC0718">
              <w:rPr>
                <w:color w:val="000000"/>
                <w:spacing w:val="-2"/>
                <w:sz w:val="18"/>
              </w:rPr>
              <w:t>2</w:t>
            </w:r>
          </w:p>
        </w:tc>
        <w:tc>
          <w:tcPr>
            <w:tcW w:w="1362" w:type="dxa"/>
            <w:tcBorders>
              <w:bottom w:val="single" w:color="8FB6EA" w:sz="5" w:space="0"/>
            </w:tcBorders>
            <w:shd w:val="clear" w:color="auto" w:fill="FFFFFF" w:themeFill="background1"/>
            <w:tcMar/>
          </w:tcPr>
          <w:p w:rsidRPr="00CC0718" w:rsidR="00C71DC8" w:rsidP="00244814" w:rsidRDefault="00C71DC8" w14:paraId="68C9E6D7" w14:textId="77777777">
            <w:pPr>
              <w:rPr>
                <w:color w:val="000000"/>
                <w:spacing w:val="-2"/>
                <w:sz w:val="18"/>
              </w:rPr>
            </w:pPr>
            <w:r w:rsidRPr="00CC0718">
              <w:rPr>
                <w:color w:val="000000"/>
                <w:spacing w:val="-2"/>
                <w:sz w:val="18"/>
              </w:rPr>
              <w:t>26</w:t>
            </w:r>
          </w:p>
        </w:tc>
        <w:tc>
          <w:tcPr>
            <w:tcW w:w="1690" w:type="dxa"/>
            <w:tcBorders>
              <w:bottom w:val="single" w:color="8FB6EA" w:sz="5" w:space="0"/>
            </w:tcBorders>
            <w:shd w:val="clear" w:color="auto" w:fill="FFFFFF" w:themeFill="background1"/>
            <w:tcMar/>
          </w:tcPr>
          <w:p w:rsidRPr="00CC0718" w:rsidR="00C71DC8" w:rsidP="00244814" w:rsidRDefault="00C71DC8" w14:paraId="24A9A438" w14:textId="77777777">
            <w:pPr>
              <w:rPr>
                <w:color w:val="000000"/>
                <w:spacing w:val="-2"/>
                <w:sz w:val="18"/>
              </w:rPr>
            </w:pPr>
            <w:r w:rsidRPr="00CC0718">
              <w:rPr>
                <w:color w:val="000000"/>
                <w:spacing w:val="-2"/>
                <w:sz w:val="18"/>
              </w:rPr>
              <w:t>3</w:t>
            </w:r>
          </w:p>
        </w:tc>
        <w:tc>
          <w:tcPr>
            <w:tcW w:w="1576" w:type="dxa"/>
            <w:tcBorders>
              <w:bottom w:val="single" w:color="8FB6EA" w:sz="5" w:space="0"/>
            </w:tcBorders>
            <w:shd w:val="clear" w:color="auto" w:fill="FFFFFF" w:themeFill="background1"/>
            <w:tcMar/>
          </w:tcPr>
          <w:p w:rsidRPr="00CC0718" w:rsidR="00C71DC8" w:rsidP="00244814" w:rsidRDefault="00C71DC8" w14:paraId="1B0DB138" w14:textId="77777777">
            <w:pPr>
              <w:rPr>
                <w:color w:val="000000"/>
                <w:spacing w:val="-2"/>
                <w:sz w:val="18"/>
              </w:rPr>
            </w:pPr>
          </w:p>
        </w:tc>
      </w:tr>
      <w:tr w:rsidRPr="00CC0718" w:rsidR="00C71DC8" w:rsidTr="3A33D0EC" w14:paraId="6F3A3560" w14:textId="77777777">
        <w:trPr>
          <w:trHeight w:val="444" w:hRule="exact"/>
        </w:trPr>
        <w:tc>
          <w:tcPr>
            <w:tcW w:w="10717" w:type="dxa"/>
            <w:gridSpan w:val="8"/>
            <w:tcBorders>
              <w:top w:val="single" w:color="8FB6EA" w:sz="5" w:space="0"/>
            </w:tcBorders>
            <w:tcMar/>
          </w:tcPr>
          <w:p w:rsidRPr="00CC0718" w:rsidR="00C71DC8" w:rsidP="00244814" w:rsidRDefault="00C71DC8" w14:paraId="7AE646E2" w14:textId="77777777"/>
        </w:tc>
      </w:tr>
      <w:tr w:rsidRPr="00CC0718" w:rsidR="00C71DC8" w:rsidTr="3A33D0EC" w14:paraId="58FA5984" w14:textId="77777777">
        <w:trPr>
          <w:trHeight w:val="602" w:hRule="exact"/>
        </w:trPr>
        <w:tc>
          <w:tcPr>
            <w:tcW w:w="10717" w:type="dxa"/>
            <w:gridSpan w:val="8"/>
            <w:shd w:val="clear" w:color="auto" w:fill="FFFFFF" w:themeFill="background1"/>
            <w:tcMar/>
          </w:tcPr>
          <w:p w:rsidRPr="00CC0718" w:rsidR="00C71DC8" w:rsidP="00244814" w:rsidRDefault="00C71DC8" w14:paraId="271E85A9" w14:textId="77777777">
            <w:pPr>
              <w:rPr>
                <w:b/>
                <w:color w:val="5C83B4"/>
                <w:spacing w:val="-2"/>
                <w:sz w:val="24"/>
              </w:rPr>
            </w:pPr>
          </w:p>
        </w:tc>
      </w:tr>
      <w:tr w:rsidRPr="00CC0718" w:rsidR="00C71DC8" w:rsidTr="3A33D0EC" w14:paraId="51130F6A" w14:textId="77777777">
        <w:trPr>
          <w:trHeight w:val="459" w:hRule="exact"/>
        </w:trPr>
        <w:tc>
          <w:tcPr>
            <w:tcW w:w="1805" w:type="dxa"/>
            <w:shd w:val="clear" w:color="auto" w:fill="FFFFFF" w:themeFill="background1"/>
            <w:tcMar/>
          </w:tcPr>
          <w:p w:rsidRPr="00CC0718" w:rsidR="00C71DC8" w:rsidP="00244814" w:rsidRDefault="00C71DC8" w14:paraId="174914D7" w14:textId="77777777">
            <w:pPr>
              <w:rPr>
                <w:b/>
                <w:color w:val="5C83B4"/>
                <w:spacing w:val="-2"/>
                <w:sz w:val="24"/>
              </w:rPr>
            </w:pPr>
            <w:r w:rsidRPr="00CC0718">
              <w:rPr>
                <w:b/>
                <w:color w:val="5C83B4"/>
                <w:spacing w:val="-2"/>
                <w:sz w:val="24"/>
              </w:rPr>
              <w:t>Nickname:</w:t>
            </w:r>
          </w:p>
        </w:tc>
        <w:tc>
          <w:tcPr>
            <w:tcW w:w="8912" w:type="dxa"/>
            <w:gridSpan w:val="7"/>
            <w:vMerge w:val="restart"/>
            <w:shd w:val="clear" w:color="auto" w:fill="FFFFFF" w:themeFill="background1"/>
            <w:tcMar/>
          </w:tcPr>
          <w:p w:rsidRPr="00CC0718" w:rsidR="00C71DC8" w:rsidP="00244814" w:rsidRDefault="00C71DC8" w14:paraId="69B1478E" w14:textId="77777777">
            <w:pPr>
              <w:rPr>
                <w:b/>
                <w:color w:val="5C83B4"/>
                <w:spacing w:val="-2"/>
                <w:sz w:val="24"/>
              </w:rPr>
            </w:pPr>
            <w:r w:rsidRPr="00CC0718">
              <w:rPr>
                <w:b/>
                <w:color w:val="5C83B4"/>
                <w:spacing w:val="-2"/>
                <w:sz w:val="24"/>
              </w:rPr>
              <w:t>Codes\\AXIAL CODE\\Q8–Member marketing skills and knowledge\SKILLS AND EXPERTISE\Experience of marketing</w:t>
            </w:r>
          </w:p>
        </w:tc>
      </w:tr>
      <w:tr w:rsidRPr="00CC0718" w:rsidR="00C71DC8" w:rsidTr="3A33D0EC" w14:paraId="324E506C" w14:textId="77777777">
        <w:trPr>
          <w:trHeight w:val="444" w:hRule="exact"/>
        </w:trPr>
        <w:tc>
          <w:tcPr>
            <w:tcW w:w="1805" w:type="dxa"/>
            <w:shd w:val="clear" w:color="auto" w:fill="FFFFFF" w:themeFill="background1"/>
            <w:tcMar/>
          </w:tcPr>
          <w:p w:rsidRPr="00CC0718" w:rsidR="00C71DC8" w:rsidP="00244814" w:rsidRDefault="00C71DC8" w14:paraId="634346DF" w14:textId="77777777">
            <w:pPr>
              <w:rPr>
                <w:b/>
                <w:color w:val="5C83B4"/>
                <w:spacing w:val="-2"/>
                <w:sz w:val="24"/>
              </w:rPr>
            </w:pPr>
            <w:r w:rsidRPr="00CC0718">
              <w:rPr>
                <w:b/>
                <w:color w:val="5C83B4"/>
                <w:spacing w:val="-2"/>
                <w:sz w:val="24"/>
              </w:rPr>
              <w:t>Classification:</w:t>
            </w:r>
          </w:p>
        </w:tc>
        <w:tc>
          <w:tcPr>
            <w:tcW w:w="8912" w:type="dxa"/>
            <w:gridSpan w:val="7"/>
            <w:vMerge/>
            <w:tcMar/>
          </w:tcPr>
          <w:p w:rsidRPr="00CC0718" w:rsidR="00C71DC8" w:rsidP="00244814" w:rsidRDefault="00C71DC8" w14:paraId="2702D266" w14:textId="77777777"/>
        </w:tc>
      </w:tr>
      <w:tr w:rsidRPr="00CC0718" w:rsidR="00C71DC8" w:rsidTr="3A33D0EC" w14:paraId="2E403706" w14:textId="77777777">
        <w:trPr>
          <w:trHeight w:val="458" w:hRule="exact"/>
        </w:trPr>
        <w:tc>
          <w:tcPr>
            <w:tcW w:w="1805" w:type="dxa"/>
            <w:shd w:val="clear" w:color="auto" w:fill="FFFFFF" w:themeFill="background1"/>
            <w:tcMar/>
          </w:tcPr>
          <w:p w:rsidRPr="00CC0718" w:rsidR="00C71DC8" w:rsidP="00244814" w:rsidRDefault="00C71DC8" w14:paraId="01701003" w14:textId="77777777">
            <w:pPr>
              <w:rPr>
                <w:b/>
                <w:color w:val="5C83B4"/>
                <w:spacing w:val="-2"/>
                <w:sz w:val="24"/>
              </w:rPr>
            </w:pPr>
            <w:r w:rsidRPr="00CC0718">
              <w:rPr>
                <w:b/>
                <w:color w:val="5C83B4"/>
                <w:spacing w:val="-2"/>
                <w:sz w:val="24"/>
              </w:rPr>
              <w:t>Aggregated:</w:t>
            </w:r>
          </w:p>
        </w:tc>
        <w:tc>
          <w:tcPr>
            <w:tcW w:w="8912" w:type="dxa"/>
            <w:gridSpan w:val="7"/>
            <w:shd w:val="clear" w:color="auto" w:fill="FFFFFF" w:themeFill="background1"/>
            <w:tcMar/>
          </w:tcPr>
          <w:p w:rsidRPr="00CC0718" w:rsidR="00C71DC8" w:rsidP="00244814" w:rsidRDefault="00C71DC8" w14:paraId="4322EF39" w14:textId="77777777">
            <w:pPr>
              <w:rPr>
                <w:b/>
                <w:color w:val="5C83B4"/>
                <w:spacing w:val="-2"/>
                <w:sz w:val="24"/>
              </w:rPr>
            </w:pPr>
            <w:r w:rsidRPr="00CC0718">
              <w:rPr>
                <w:b/>
                <w:color w:val="5C83B4"/>
                <w:spacing w:val="-2"/>
                <w:sz w:val="24"/>
              </w:rPr>
              <w:t>No</w:t>
            </w:r>
          </w:p>
        </w:tc>
      </w:tr>
      <w:tr w:rsidRPr="00CC0718" w:rsidR="00C71DC8" w:rsidTr="3A33D0EC" w14:paraId="30F2E46E" w14:textId="77777777">
        <w:trPr>
          <w:trHeight w:val="344" w:hRule="exact"/>
        </w:trPr>
        <w:tc>
          <w:tcPr>
            <w:tcW w:w="3381" w:type="dxa"/>
            <w:gridSpan w:val="2"/>
            <w:tcBorders>
              <w:bottom w:val="single" w:color="8FB6EA" w:sz="5" w:space="0"/>
            </w:tcBorders>
            <w:shd w:val="clear" w:color="auto" w:fill="FFFFFF" w:themeFill="background1"/>
            <w:tcMar/>
          </w:tcPr>
          <w:p w:rsidRPr="00CC0718" w:rsidR="00C71DC8" w:rsidP="00244814" w:rsidRDefault="00C71DC8" w14:paraId="708BB3E6" w14:textId="77777777">
            <w:pPr>
              <w:rPr>
                <w:color w:val="000000"/>
                <w:spacing w:val="-2"/>
                <w:sz w:val="18"/>
              </w:rPr>
            </w:pPr>
            <w:r w:rsidRPr="00CC0718">
              <w:rPr>
                <w:color w:val="000000"/>
                <w:spacing w:val="-2"/>
                <w:sz w:val="18"/>
              </w:rPr>
              <w:t>Document</w:t>
            </w:r>
          </w:p>
        </w:tc>
        <w:tc>
          <w:tcPr>
            <w:tcW w:w="1132" w:type="dxa"/>
            <w:tcBorders>
              <w:bottom w:val="single" w:color="8FB6EA" w:sz="5" w:space="0"/>
            </w:tcBorders>
            <w:shd w:val="clear" w:color="auto" w:fill="FFFFFF" w:themeFill="background1"/>
            <w:tcMar/>
          </w:tcPr>
          <w:p w:rsidRPr="00CC0718" w:rsidR="00C71DC8" w:rsidP="00244814" w:rsidRDefault="00C71DC8" w14:paraId="3A816CC6" w14:textId="77777777">
            <w:pPr>
              <w:rPr>
                <w:color w:val="000000"/>
                <w:spacing w:val="-2"/>
                <w:sz w:val="18"/>
              </w:rPr>
            </w:pPr>
            <w:r w:rsidRPr="00CC0718">
              <w:rPr>
                <w:color w:val="000000"/>
                <w:spacing w:val="-2"/>
                <w:sz w:val="18"/>
              </w:rPr>
              <w:t>1</w:t>
            </w:r>
          </w:p>
        </w:tc>
        <w:tc>
          <w:tcPr>
            <w:tcW w:w="1576" w:type="dxa"/>
            <w:gridSpan w:val="2"/>
            <w:tcBorders>
              <w:bottom w:val="single" w:color="8FB6EA" w:sz="5" w:space="0"/>
            </w:tcBorders>
            <w:shd w:val="clear" w:color="auto" w:fill="FFFFFF" w:themeFill="background1"/>
            <w:tcMar/>
          </w:tcPr>
          <w:p w:rsidRPr="00CC0718" w:rsidR="00C71DC8" w:rsidP="00244814" w:rsidRDefault="00C71DC8" w14:paraId="1236C944" w14:textId="77777777">
            <w:pPr>
              <w:rPr>
                <w:color w:val="000000"/>
                <w:spacing w:val="-2"/>
                <w:sz w:val="18"/>
              </w:rPr>
            </w:pPr>
            <w:r w:rsidRPr="00CC0718">
              <w:rPr>
                <w:color w:val="000000"/>
                <w:spacing w:val="-2"/>
                <w:sz w:val="18"/>
              </w:rPr>
              <w:t>2</w:t>
            </w:r>
          </w:p>
        </w:tc>
        <w:tc>
          <w:tcPr>
            <w:tcW w:w="1362" w:type="dxa"/>
            <w:tcBorders>
              <w:bottom w:val="single" w:color="8FB6EA" w:sz="5" w:space="0"/>
            </w:tcBorders>
            <w:shd w:val="clear" w:color="auto" w:fill="FFFFFF" w:themeFill="background1"/>
            <w:tcMar/>
          </w:tcPr>
          <w:p w:rsidRPr="00CC0718" w:rsidR="00C71DC8" w:rsidP="00244814" w:rsidRDefault="00C71DC8" w14:paraId="5AD3E74E" w14:textId="77777777">
            <w:pPr>
              <w:rPr>
                <w:color w:val="000000"/>
                <w:spacing w:val="-2"/>
                <w:sz w:val="18"/>
              </w:rPr>
            </w:pPr>
            <w:r w:rsidRPr="00CC0718">
              <w:rPr>
                <w:color w:val="000000"/>
                <w:spacing w:val="-2"/>
                <w:sz w:val="18"/>
              </w:rPr>
              <w:t>23</w:t>
            </w:r>
          </w:p>
        </w:tc>
        <w:tc>
          <w:tcPr>
            <w:tcW w:w="1690" w:type="dxa"/>
            <w:tcBorders>
              <w:bottom w:val="single" w:color="8FB6EA" w:sz="5" w:space="0"/>
            </w:tcBorders>
            <w:shd w:val="clear" w:color="auto" w:fill="FFFFFF" w:themeFill="background1"/>
            <w:tcMar/>
          </w:tcPr>
          <w:p w:rsidRPr="00CC0718" w:rsidR="00C71DC8" w:rsidP="00244814" w:rsidRDefault="00C71DC8" w14:paraId="0E5D7E9F" w14:textId="77777777">
            <w:pPr>
              <w:rPr>
                <w:color w:val="000000"/>
                <w:spacing w:val="-2"/>
                <w:sz w:val="18"/>
              </w:rPr>
            </w:pPr>
            <w:r w:rsidRPr="00CC0718">
              <w:rPr>
                <w:color w:val="000000"/>
                <w:spacing w:val="-2"/>
                <w:sz w:val="18"/>
              </w:rPr>
              <w:t>2</w:t>
            </w:r>
          </w:p>
        </w:tc>
        <w:tc>
          <w:tcPr>
            <w:tcW w:w="1576" w:type="dxa"/>
            <w:tcBorders>
              <w:bottom w:val="single" w:color="8FB6EA" w:sz="5" w:space="0"/>
            </w:tcBorders>
            <w:shd w:val="clear" w:color="auto" w:fill="FFFFFF" w:themeFill="background1"/>
            <w:tcMar/>
          </w:tcPr>
          <w:p w:rsidRPr="00CC0718" w:rsidR="00C71DC8" w:rsidP="00244814" w:rsidRDefault="00C71DC8" w14:paraId="33CF40BA" w14:textId="77777777">
            <w:pPr>
              <w:rPr>
                <w:color w:val="000000"/>
                <w:spacing w:val="-2"/>
                <w:sz w:val="18"/>
              </w:rPr>
            </w:pPr>
          </w:p>
        </w:tc>
      </w:tr>
      <w:tr w:rsidRPr="00CC0718" w:rsidR="00C71DC8" w:rsidTr="3A33D0EC" w14:paraId="2C1013EE" w14:textId="77777777">
        <w:trPr>
          <w:trHeight w:val="444" w:hRule="exact"/>
        </w:trPr>
        <w:tc>
          <w:tcPr>
            <w:tcW w:w="10717" w:type="dxa"/>
            <w:gridSpan w:val="8"/>
            <w:tcBorders>
              <w:top w:val="single" w:color="8FB6EA" w:sz="5" w:space="0"/>
            </w:tcBorders>
            <w:tcMar/>
          </w:tcPr>
          <w:p w:rsidRPr="00CC0718" w:rsidR="00C71DC8" w:rsidP="00244814" w:rsidRDefault="00C71DC8" w14:paraId="71322706" w14:textId="77777777"/>
        </w:tc>
      </w:tr>
      <w:tr w:rsidRPr="00CC0718" w:rsidR="00C71DC8" w:rsidTr="3A33D0EC" w14:paraId="52C27CF9" w14:textId="77777777">
        <w:trPr>
          <w:trHeight w:val="602" w:hRule="exact"/>
        </w:trPr>
        <w:tc>
          <w:tcPr>
            <w:tcW w:w="10717" w:type="dxa"/>
            <w:gridSpan w:val="8"/>
            <w:shd w:val="clear" w:color="auto" w:fill="FFFFFF" w:themeFill="background1"/>
            <w:tcMar/>
          </w:tcPr>
          <w:p w:rsidRPr="00CC0718" w:rsidR="00C71DC8" w:rsidP="00244814" w:rsidRDefault="00C71DC8" w14:paraId="7FD969F3" w14:textId="77777777">
            <w:pPr>
              <w:rPr>
                <w:b/>
                <w:color w:val="5C83B4"/>
                <w:spacing w:val="-2"/>
                <w:sz w:val="24"/>
              </w:rPr>
            </w:pPr>
          </w:p>
        </w:tc>
      </w:tr>
      <w:tr w:rsidRPr="00CC0718" w:rsidR="00C71DC8" w:rsidTr="3A33D0EC" w14:paraId="4BD1BEEB" w14:textId="77777777">
        <w:trPr>
          <w:trHeight w:val="459" w:hRule="exact"/>
        </w:trPr>
        <w:tc>
          <w:tcPr>
            <w:tcW w:w="1805" w:type="dxa"/>
            <w:shd w:val="clear" w:color="auto" w:fill="FFFFFF" w:themeFill="background1"/>
            <w:tcMar/>
          </w:tcPr>
          <w:p w:rsidRPr="00CC0718" w:rsidR="00C71DC8" w:rsidP="00244814" w:rsidRDefault="00C71DC8" w14:paraId="0A41334D" w14:textId="77777777">
            <w:pPr>
              <w:rPr>
                <w:b/>
                <w:color w:val="5C83B4"/>
                <w:spacing w:val="-2"/>
                <w:sz w:val="24"/>
              </w:rPr>
            </w:pPr>
            <w:r w:rsidRPr="00CC0718">
              <w:rPr>
                <w:b/>
                <w:color w:val="5C83B4"/>
                <w:spacing w:val="-2"/>
                <w:sz w:val="24"/>
              </w:rPr>
              <w:lastRenderedPageBreak/>
              <w:t>Nickname:</w:t>
            </w:r>
          </w:p>
        </w:tc>
        <w:tc>
          <w:tcPr>
            <w:tcW w:w="8912" w:type="dxa"/>
            <w:gridSpan w:val="7"/>
            <w:vMerge w:val="restart"/>
            <w:shd w:val="clear" w:color="auto" w:fill="FFFFFF" w:themeFill="background1"/>
            <w:tcMar/>
          </w:tcPr>
          <w:p w:rsidRPr="00CC0718" w:rsidR="00C71DC8" w:rsidP="00244814" w:rsidRDefault="00C71DC8" w14:paraId="0259D875" w14:textId="77777777">
            <w:pPr>
              <w:rPr>
                <w:b/>
                <w:color w:val="5C83B4"/>
                <w:spacing w:val="-2"/>
                <w:sz w:val="24"/>
              </w:rPr>
            </w:pPr>
            <w:r w:rsidRPr="00CC0718">
              <w:rPr>
                <w:b/>
                <w:color w:val="5C83B4"/>
                <w:spacing w:val="-2"/>
                <w:sz w:val="24"/>
              </w:rPr>
              <w:t>Codes\\AXIAL CODE\\Q8–Member marketing skills and knowledge\SKILLS AND EXPERTISE\Marketing Skills on Exec Board</w:t>
            </w:r>
          </w:p>
        </w:tc>
      </w:tr>
      <w:tr w:rsidRPr="00CC0718" w:rsidR="00C71DC8" w:rsidTr="3A33D0EC" w14:paraId="26BB0D68" w14:textId="77777777">
        <w:trPr>
          <w:trHeight w:val="444" w:hRule="exact"/>
        </w:trPr>
        <w:tc>
          <w:tcPr>
            <w:tcW w:w="1805" w:type="dxa"/>
            <w:shd w:val="clear" w:color="auto" w:fill="FFFFFF" w:themeFill="background1"/>
            <w:tcMar/>
          </w:tcPr>
          <w:p w:rsidRPr="00CC0718" w:rsidR="00C71DC8" w:rsidP="00244814" w:rsidRDefault="00C71DC8" w14:paraId="489622FA" w14:textId="77777777">
            <w:pPr>
              <w:rPr>
                <w:b/>
                <w:color w:val="5C83B4"/>
                <w:spacing w:val="-2"/>
                <w:sz w:val="24"/>
              </w:rPr>
            </w:pPr>
            <w:r w:rsidRPr="00CC0718">
              <w:rPr>
                <w:b/>
                <w:color w:val="5C83B4"/>
                <w:spacing w:val="-2"/>
                <w:sz w:val="24"/>
              </w:rPr>
              <w:t>Classification:</w:t>
            </w:r>
          </w:p>
        </w:tc>
        <w:tc>
          <w:tcPr>
            <w:tcW w:w="8912" w:type="dxa"/>
            <w:gridSpan w:val="7"/>
            <w:vMerge/>
            <w:tcMar/>
          </w:tcPr>
          <w:p w:rsidRPr="00CC0718" w:rsidR="00C71DC8" w:rsidP="00244814" w:rsidRDefault="00C71DC8" w14:paraId="42C8A6FD" w14:textId="77777777"/>
        </w:tc>
      </w:tr>
      <w:tr w:rsidRPr="00CC0718" w:rsidR="00C71DC8" w:rsidTr="3A33D0EC" w14:paraId="1FA868AB" w14:textId="77777777">
        <w:trPr>
          <w:trHeight w:val="458" w:hRule="exact"/>
        </w:trPr>
        <w:tc>
          <w:tcPr>
            <w:tcW w:w="1805" w:type="dxa"/>
            <w:shd w:val="clear" w:color="auto" w:fill="FFFFFF" w:themeFill="background1"/>
            <w:tcMar/>
          </w:tcPr>
          <w:p w:rsidRPr="00CC0718" w:rsidR="00C71DC8" w:rsidP="00244814" w:rsidRDefault="00C71DC8" w14:paraId="70FE0BEC" w14:textId="77777777">
            <w:pPr>
              <w:rPr>
                <w:b/>
                <w:color w:val="5C83B4"/>
                <w:spacing w:val="-2"/>
                <w:sz w:val="24"/>
              </w:rPr>
            </w:pPr>
            <w:r w:rsidRPr="00CC0718">
              <w:rPr>
                <w:b/>
                <w:color w:val="5C83B4"/>
                <w:spacing w:val="-2"/>
                <w:sz w:val="24"/>
              </w:rPr>
              <w:t>Aggregated:</w:t>
            </w:r>
          </w:p>
        </w:tc>
        <w:tc>
          <w:tcPr>
            <w:tcW w:w="8912" w:type="dxa"/>
            <w:gridSpan w:val="7"/>
            <w:shd w:val="clear" w:color="auto" w:fill="FFFFFF" w:themeFill="background1"/>
            <w:tcMar/>
          </w:tcPr>
          <w:p w:rsidRPr="00CC0718" w:rsidR="00C71DC8" w:rsidP="00244814" w:rsidRDefault="00C71DC8" w14:paraId="5D1C3EF7" w14:textId="77777777">
            <w:pPr>
              <w:rPr>
                <w:b/>
                <w:color w:val="5C83B4"/>
                <w:spacing w:val="-2"/>
                <w:sz w:val="24"/>
              </w:rPr>
            </w:pPr>
            <w:r w:rsidRPr="00CC0718">
              <w:rPr>
                <w:b/>
                <w:color w:val="5C83B4"/>
                <w:spacing w:val="-2"/>
                <w:sz w:val="24"/>
              </w:rPr>
              <w:t>No</w:t>
            </w:r>
          </w:p>
        </w:tc>
      </w:tr>
      <w:tr w:rsidRPr="00CC0718" w:rsidR="00C71DC8" w:rsidTr="3A33D0EC" w14:paraId="04A45528" w14:textId="77777777">
        <w:trPr>
          <w:trHeight w:val="330" w:hRule="exact"/>
        </w:trPr>
        <w:tc>
          <w:tcPr>
            <w:tcW w:w="3381" w:type="dxa"/>
            <w:gridSpan w:val="2"/>
            <w:tcBorders>
              <w:bottom w:val="single" w:color="8FB6EA" w:sz="5" w:space="0"/>
            </w:tcBorders>
            <w:shd w:val="clear" w:color="auto" w:fill="FFFFFF" w:themeFill="background1"/>
            <w:tcMar/>
          </w:tcPr>
          <w:p w:rsidRPr="00CC0718" w:rsidR="00C71DC8" w:rsidP="00244814" w:rsidRDefault="00C71DC8" w14:paraId="1AC420EB" w14:textId="77777777">
            <w:pPr>
              <w:rPr>
                <w:color w:val="000000"/>
                <w:spacing w:val="-2"/>
                <w:sz w:val="18"/>
              </w:rPr>
            </w:pPr>
            <w:r w:rsidRPr="00CC0718">
              <w:rPr>
                <w:color w:val="000000"/>
                <w:spacing w:val="-2"/>
                <w:sz w:val="18"/>
              </w:rPr>
              <w:t>Document</w:t>
            </w:r>
          </w:p>
        </w:tc>
        <w:tc>
          <w:tcPr>
            <w:tcW w:w="1132" w:type="dxa"/>
            <w:tcBorders>
              <w:bottom w:val="single" w:color="8FB6EA" w:sz="5" w:space="0"/>
            </w:tcBorders>
            <w:shd w:val="clear" w:color="auto" w:fill="FFFFFF" w:themeFill="background1"/>
            <w:tcMar/>
          </w:tcPr>
          <w:p w:rsidRPr="00CC0718" w:rsidR="00C71DC8" w:rsidP="00244814" w:rsidRDefault="00C71DC8" w14:paraId="712FA512" w14:textId="77777777">
            <w:pPr>
              <w:rPr>
                <w:color w:val="000000"/>
                <w:spacing w:val="-2"/>
                <w:sz w:val="18"/>
              </w:rPr>
            </w:pPr>
            <w:r w:rsidRPr="00CC0718">
              <w:rPr>
                <w:color w:val="000000"/>
                <w:spacing w:val="-2"/>
                <w:sz w:val="18"/>
              </w:rPr>
              <w:t>1</w:t>
            </w:r>
          </w:p>
        </w:tc>
        <w:tc>
          <w:tcPr>
            <w:tcW w:w="1576" w:type="dxa"/>
            <w:gridSpan w:val="2"/>
            <w:tcBorders>
              <w:bottom w:val="single" w:color="8FB6EA" w:sz="5" w:space="0"/>
            </w:tcBorders>
            <w:shd w:val="clear" w:color="auto" w:fill="FFFFFF" w:themeFill="background1"/>
            <w:tcMar/>
          </w:tcPr>
          <w:p w:rsidRPr="00CC0718" w:rsidR="00C71DC8" w:rsidP="00244814" w:rsidRDefault="00C71DC8" w14:paraId="4BDC8B3D" w14:textId="77777777">
            <w:pPr>
              <w:rPr>
                <w:color w:val="000000"/>
                <w:spacing w:val="-2"/>
                <w:sz w:val="18"/>
              </w:rPr>
            </w:pPr>
            <w:r w:rsidRPr="00CC0718">
              <w:rPr>
                <w:color w:val="000000"/>
                <w:spacing w:val="-2"/>
                <w:sz w:val="18"/>
              </w:rPr>
              <w:t>3</w:t>
            </w:r>
          </w:p>
        </w:tc>
        <w:tc>
          <w:tcPr>
            <w:tcW w:w="1362" w:type="dxa"/>
            <w:tcBorders>
              <w:bottom w:val="single" w:color="8FB6EA" w:sz="5" w:space="0"/>
            </w:tcBorders>
            <w:shd w:val="clear" w:color="auto" w:fill="FFFFFF" w:themeFill="background1"/>
            <w:tcMar/>
          </w:tcPr>
          <w:p w:rsidRPr="00CC0718" w:rsidR="00C71DC8" w:rsidP="00244814" w:rsidRDefault="00C71DC8" w14:paraId="66D68BFC" w14:textId="77777777">
            <w:pPr>
              <w:rPr>
                <w:color w:val="000000"/>
                <w:spacing w:val="-2"/>
                <w:sz w:val="18"/>
              </w:rPr>
            </w:pPr>
            <w:r w:rsidRPr="00CC0718">
              <w:rPr>
                <w:color w:val="000000"/>
                <w:spacing w:val="-2"/>
                <w:sz w:val="18"/>
              </w:rPr>
              <w:t>28</w:t>
            </w:r>
          </w:p>
        </w:tc>
        <w:tc>
          <w:tcPr>
            <w:tcW w:w="1690" w:type="dxa"/>
            <w:tcBorders>
              <w:bottom w:val="single" w:color="8FB6EA" w:sz="5" w:space="0"/>
            </w:tcBorders>
            <w:shd w:val="clear" w:color="auto" w:fill="FFFFFF" w:themeFill="background1"/>
            <w:tcMar/>
          </w:tcPr>
          <w:p w:rsidRPr="00CC0718" w:rsidR="00C71DC8" w:rsidP="00244814" w:rsidRDefault="00C71DC8" w14:paraId="4FC520CE" w14:textId="77777777">
            <w:pPr>
              <w:rPr>
                <w:color w:val="000000"/>
                <w:spacing w:val="-2"/>
                <w:sz w:val="18"/>
              </w:rPr>
            </w:pPr>
            <w:r w:rsidRPr="00CC0718">
              <w:rPr>
                <w:color w:val="000000"/>
                <w:spacing w:val="-2"/>
                <w:sz w:val="18"/>
              </w:rPr>
              <w:t>3</w:t>
            </w:r>
          </w:p>
        </w:tc>
        <w:tc>
          <w:tcPr>
            <w:tcW w:w="1576" w:type="dxa"/>
            <w:tcBorders>
              <w:bottom w:val="single" w:color="8FB6EA" w:sz="5" w:space="0"/>
            </w:tcBorders>
            <w:shd w:val="clear" w:color="auto" w:fill="FFFFFF" w:themeFill="background1"/>
            <w:tcMar/>
          </w:tcPr>
          <w:p w:rsidRPr="00CC0718" w:rsidR="00C71DC8" w:rsidP="00244814" w:rsidRDefault="00C71DC8" w14:paraId="58886C01" w14:textId="77777777">
            <w:pPr>
              <w:rPr>
                <w:color w:val="000000"/>
                <w:spacing w:val="-2"/>
                <w:sz w:val="18"/>
              </w:rPr>
            </w:pPr>
          </w:p>
        </w:tc>
      </w:tr>
      <w:tr w:rsidRPr="00CC0718" w:rsidR="00C71DC8" w:rsidTr="3A33D0EC" w14:paraId="1B9DF34C" w14:textId="77777777">
        <w:trPr>
          <w:trHeight w:val="458" w:hRule="exact"/>
        </w:trPr>
        <w:tc>
          <w:tcPr>
            <w:tcW w:w="10717" w:type="dxa"/>
            <w:gridSpan w:val="8"/>
            <w:tcBorders>
              <w:top w:val="single" w:color="8FB6EA" w:sz="5" w:space="0"/>
            </w:tcBorders>
            <w:tcMar/>
          </w:tcPr>
          <w:p w:rsidRPr="00CC0718" w:rsidR="00C71DC8" w:rsidP="00244814" w:rsidRDefault="00C71DC8" w14:paraId="2F639D80" w14:textId="77777777"/>
        </w:tc>
      </w:tr>
      <w:tr w:rsidRPr="00CC0718" w:rsidR="00C71DC8" w:rsidTr="3A33D0EC" w14:paraId="1E5A8707" w14:textId="77777777">
        <w:trPr>
          <w:trHeight w:val="330" w:hRule="exact"/>
        </w:trPr>
        <w:tc>
          <w:tcPr>
            <w:tcW w:w="10717" w:type="dxa"/>
            <w:gridSpan w:val="8"/>
            <w:shd w:val="clear" w:color="auto" w:fill="FFFFFF" w:themeFill="background1"/>
            <w:tcMar/>
          </w:tcPr>
          <w:p w:rsidRPr="00CC0718" w:rsidR="00C71DC8" w:rsidP="00244814" w:rsidRDefault="00C71DC8" w14:paraId="158B5C24" w14:textId="77777777">
            <w:pPr>
              <w:rPr>
                <w:b/>
                <w:color w:val="5C83B4"/>
                <w:spacing w:val="-2"/>
                <w:sz w:val="24"/>
              </w:rPr>
            </w:pPr>
          </w:p>
        </w:tc>
      </w:tr>
      <w:tr w:rsidRPr="00CC0718" w:rsidR="00C71DC8" w:rsidTr="3A33D0EC" w14:paraId="7B611910" w14:textId="77777777">
        <w:trPr>
          <w:trHeight w:val="458" w:hRule="exact"/>
        </w:trPr>
        <w:tc>
          <w:tcPr>
            <w:tcW w:w="1805" w:type="dxa"/>
            <w:shd w:val="clear" w:color="auto" w:fill="FFFFFF" w:themeFill="background1"/>
            <w:tcMar/>
          </w:tcPr>
          <w:p w:rsidRPr="00CC0718" w:rsidR="00C71DC8" w:rsidP="00244814" w:rsidRDefault="00C71DC8" w14:paraId="11FAE8FE" w14:textId="77777777">
            <w:pPr>
              <w:rPr>
                <w:b/>
                <w:color w:val="5C83B4"/>
                <w:spacing w:val="-2"/>
                <w:sz w:val="24"/>
              </w:rPr>
            </w:pPr>
            <w:r w:rsidRPr="00CC0718">
              <w:rPr>
                <w:b/>
                <w:color w:val="5C83B4"/>
                <w:spacing w:val="-2"/>
                <w:sz w:val="24"/>
              </w:rPr>
              <w:t>Nickname:</w:t>
            </w:r>
          </w:p>
        </w:tc>
        <w:tc>
          <w:tcPr>
            <w:tcW w:w="8912" w:type="dxa"/>
            <w:gridSpan w:val="7"/>
            <w:vMerge w:val="restart"/>
            <w:shd w:val="clear" w:color="auto" w:fill="FFFFFF" w:themeFill="background1"/>
            <w:tcMar/>
          </w:tcPr>
          <w:p w:rsidRPr="00CC0718" w:rsidR="00C71DC8" w:rsidP="00244814" w:rsidRDefault="00C71DC8" w14:paraId="61C91CC2" w14:textId="77777777">
            <w:pPr>
              <w:rPr>
                <w:b/>
                <w:color w:val="5C83B4"/>
                <w:spacing w:val="-2"/>
                <w:sz w:val="24"/>
              </w:rPr>
            </w:pPr>
            <w:r w:rsidRPr="00CC0718">
              <w:rPr>
                <w:b/>
                <w:color w:val="5C83B4"/>
                <w:spacing w:val="-2"/>
                <w:sz w:val="24"/>
              </w:rPr>
              <w:t>Codes\\AXIAL CODE\\Q8–Member marketing skills and knowledge\SKILLS AND EXPERTISE\Photography</w:t>
            </w:r>
          </w:p>
        </w:tc>
      </w:tr>
      <w:tr w:rsidRPr="00CC0718" w:rsidR="00C71DC8" w:rsidTr="3A33D0EC" w14:paraId="11D01F37" w14:textId="77777777">
        <w:trPr>
          <w:trHeight w:val="445" w:hRule="exact"/>
        </w:trPr>
        <w:tc>
          <w:tcPr>
            <w:tcW w:w="1805" w:type="dxa"/>
            <w:shd w:val="clear" w:color="auto" w:fill="FFFFFF" w:themeFill="background1"/>
            <w:tcMar/>
          </w:tcPr>
          <w:p w:rsidRPr="00CC0718" w:rsidR="00C71DC8" w:rsidP="00244814" w:rsidRDefault="00C71DC8" w14:paraId="570B6BCE" w14:textId="77777777">
            <w:pPr>
              <w:rPr>
                <w:b/>
                <w:color w:val="5C83B4"/>
                <w:spacing w:val="-2"/>
                <w:sz w:val="24"/>
              </w:rPr>
            </w:pPr>
            <w:r w:rsidRPr="00CC0718">
              <w:rPr>
                <w:b/>
                <w:color w:val="5C83B4"/>
                <w:spacing w:val="-2"/>
                <w:sz w:val="24"/>
              </w:rPr>
              <w:t>Classification:</w:t>
            </w:r>
          </w:p>
        </w:tc>
        <w:tc>
          <w:tcPr>
            <w:tcW w:w="8912" w:type="dxa"/>
            <w:gridSpan w:val="7"/>
            <w:vMerge/>
            <w:tcMar/>
          </w:tcPr>
          <w:p w:rsidRPr="00CC0718" w:rsidR="00C71DC8" w:rsidP="00244814" w:rsidRDefault="00C71DC8" w14:paraId="6C339460" w14:textId="77777777"/>
        </w:tc>
      </w:tr>
      <w:tr w:rsidRPr="00CC0718" w:rsidR="00C71DC8" w:rsidTr="3A33D0EC" w14:paraId="18F4B9B4" w14:textId="77777777">
        <w:trPr>
          <w:trHeight w:val="458" w:hRule="exact"/>
        </w:trPr>
        <w:tc>
          <w:tcPr>
            <w:tcW w:w="1805" w:type="dxa"/>
            <w:shd w:val="clear" w:color="auto" w:fill="FFFFFF" w:themeFill="background1"/>
            <w:tcMar/>
          </w:tcPr>
          <w:p w:rsidRPr="00CC0718" w:rsidR="00C71DC8" w:rsidP="00244814" w:rsidRDefault="00C71DC8" w14:paraId="784A2983" w14:textId="77777777">
            <w:pPr>
              <w:rPr>
                <w:b/>
                <w:color w:val="5C83B4"/>
                <w:spacing w:val="-2"/>
                <w:sz w:val="24"/>
              </w:rPr>
            </w:pPr>
            <w:r w:rsidRPr="00CC0718">
              <w:rPr>
                <w:b/>
                <w:color w:val="5C83B4"/>
                <w:spacing w:val="-2"/>
                <w:sz w:val="24"/>
              </w:rPr>
              <w:t>Aggregated:</w:t>
            </w:r>
          </w:p>
        </w:tc>
        <w:tc>
          <w:tcPr>
            <w:tcW w:w="8912" w:type="dxa"/>
            <w:gridSpan w:val="7"/>
            <w:shd w:val="clear" w:color="auto" w:fill="FFFFFF" w:themeFill="background1"/>
            <w:tcMar/>
          </w:tcPr>
          <w:p w:rsidRPr="00CC0718" w:rsidR="00C71DC8" w:rsidP="00244814" w:rsidRDefault="00C71DC8" w14:paraId="5027910F" w14:textId="77777777">
            <w:pPr>
              <w:rPr>
                <w:b/>
                <w:color w:val="5C83B4"/>
                <w:spacing w:val="-2"/>
                <w:sz w:val="24"/>
              </w:rPr>
            </w:pPr>
            <w:r w:rsidRPr="00CC0718">
              <w:rPr>
                <w:b/>
                <w:color w:val="5C83B4"/>
                <w:spacing w:val="-2"/>
                <w:sz w:val="24"/>
              </w:rPr>
              <w:t>No</w:t>
            </w:r>
          </w:p>
        </w:tc>
      </w:tr>
      <w:tr w:rsidRPr="00CC0718" w:rsidR="00C71DC8" w:rsidTr="3A33D0EC" w14:paraId="328CAF44" w14:textId="77777777">
        <w:trPr>
          <w:trHeight w:val="344" w:hRule="exact"/>
        </w:trPr>
        <w:tc>
          <w:tcPr>
            <w:tcW w:w="3381" w:type="dxa"/>
            <w:gridSpan w:val="2"/>
            <w:tcBorders>
              <w:bottom w:val="single" w:color="8FB6EA" w:sz="5" w:space="0"/>
            </w:tcBorders>
            <w:shd w:val="clear" w:color="auto" w:fill="FFFFFF" w:themeFill="background1"/>
            <w:tcMar/>
          </w:tcPr>
          <w:p w:rsidRPr="00CC0718" w:rsidR="00C71DC8" w:rsidP="00244814" w:rsidRDefault="00C71DC8" w14:paraId="7F84EC47" w14:textId="77777777">
            <w:pPr>
              <w:rPr>
                <w:color w:val="000000"/>
                <w:spacing w:val="-2"/>
                <w:sz w:val="18"/>
              </w:rPr>
            </w:pPr>
            <w:r w:rsidRPr="00CC0718">
              <w:rPr>
                <w:color w:val="000000"/>
                <w:spacing w:val="-2"/>
                <w:sz w:val="18"/>
              </w:rPr>
              <w:t>Document</w:t>
            </w:r>
          </w:p>
        </w:tc>
        <w:tc>
          <w:tcPr>
            <w:tcW w:w="1132" w:type="dxa"/>
            <w:tcBorders>
              <w:bottom w:val="single" w:color="8FB6EA" w:sz="5" w:space="0"/>
            </w:tcBorders>
            <w:shd w:val="clear" w:color="auto" w:fill="FFFFFF" w:themeFill="background1"/>
            <w:tcMar/>
          </w:tcPr>
          <w:p w:rsidRPr="00CC0718" w:rsidR="00C71DC8" w:rsidP="00244814" w:rsidRDefault="00C71DC8" w14:paraId="29696158" w14:textId="77777777">
            <w:pPr>
              <w:rPr>
                <w:color w:val="000000"/>
                <w:spacing w:val="-2"/>
                <w:sz w:val="18"/>
              </w:rPr>
            </w:pPr>
            <w:r w:rsidRPr="00CC0718">
              <w:rPr>
                <w:color w:val="000000"/>
                <w:spacing w:val="-2"/>
                <w:sz w:val="18"/>
              </w:rPr>
              <w:t>1</w:t>
            </w:r>
          </w:p>
        </w:tc>
        <w:tc>
          <w:tcPr>
            <w:tcW w:w="1576" w:type="dxa"/>
            <w:gridSpan w:val="2"/>
            <w:tcBorders>
              <w:bottom w:val="single" w:color="8FB6EA" w:sz="5" w:space="0"/>
            </w:tcBorders>
            <w:shd w:val="clear" w:color="auto" w:fill="FFFFFF" w:themeFill="background1"/>
            <w:tcMar/>
          </w:tcPr>
          <w:p w:rsidRPr="00CC0718" w:rsidR="00C71DC8" w:rsidP="00244814" w:rsidRDefault="00C71DC8" w14:paraId="4AC8490E" w14:textId="77777777">
            <w:pPr>
              <w:rPr>
                <w:color w:val="000000"/>
                <w:spacing w:val="-2"/>
                <w:sz w:val="18"/>
              </w:rPr>
            </w:pPr>
            <w:r w:rsidRPr="00CC0718">
              <w:rPr>
                <w:color w:val="000000"/>
                <w:spacing w:val="-2"/>
                <w:sz w:val="18"/>
              </w:rPr>
              <w:t>1</w:t>
            </w:r>
          </w:p>
        </w:tc>
        <w:tc>
          <w:tcPr>
            <w:tcW w:w="1362" w:type="dxa"/>
            <w:tcBorders>
              <w:bottom w:val="single" w:color="8FB6EA" w:sz="5" w:space="0"/>
            </w:tcBorders>
            <w:shd w:val="clear" w:color="auto" w:fill="FFFFFF" w:themeFill="background1"/>
            <w:tcMar/>
          </w:tcPr>
          <w:p w:rsidRPr="00CC0718" w:rsidR="00C71DC8" w:rsidP="00244814" w:rsidRDefault="00C71DC8" w14:paraId="00A780FF" w14:textId="77777777">
            <w:pPr>
              <w:rPr>
                <w:color w:val="000000"/>
                <w:spacing w:val="-2"/>
                <w:sz w:val="18"/>
              </w:rPr>
            </w:pPr>
            <w:r w:rsidRPr="00CC0718">
              <w:rPr>
                <w:color w:val="000000"/>
                <w:spacing w:val="-2"/>
                <w:sz w:val="18"/>
              </w:rPr>
              <w:t>13</w:t>
            </w:r>
          </w:p>
        </w:tc>
        <w:tc>
          <w:tcPr>
            <w:tcW w:w="1690" w:type="dxa"/>
            <w:tcBorders>
              <w:bottom w:val="single" w:color="8FB6EA" w:sz="5" w:space="0"/>
            </w:tcBorders>
            <w:shd w:val="clear" w:color="auto" w:fill="FFFFFF" w:themeFill="background1"/>
            <w:tcMar/>
          </w:tcPr>
          <w:p w:rsidRPr="00CC0718" w:rsidR="00C71DC8" w:rsidP="00244814" w:rsidRDefault="00C71DC8" w14:paraId="350C611F" w14:textId="77777777">
            <w:pPr>
              <w:rPr>
                <w:color w:val="000000"/>
                <w:spacing w:val="-2"/>
                <w:sz w:val="18"/>
              </w:rPr>
            </w:pPr>
            <w:r w:rsidRPr="00CC0718">
              <w:rPr>
                <w:color w:val="000000"/>
                <w:spacing w:val="-2"/>
                <w:sz w:val="18"/>
              </w:rPr>
              <w:t>1</w:t>
            </w:r>
          </w:p>
        </w:tc>
        <w:tc>
          <w:tcPr>
            <w:tcW w:w="1576" w:type="dxa"/>
            <w:tcBorders>
              <w:bottom w:val="single" w:color="8FB6EA" w:sz="5" w:space="0"/>
            </w:tcBorders>
            <w:shd w:val="clear" w:color="auto" w:fill="FFFFFF" w:themeFill="background1"/>
            <w:tcMar/>
          </w:tcPr>
          <w:p w:rsidRPr="00CC0718" w:rsidR="00C71DC8" w:rsidP="00244814" w:rsidRDefault="00C71DC8" w14:paraId="36F6BBBA" w14:textId="77777777">
            <w:pPr>
              <w:rPr>
                <w:color w:val="000000"/>
                <w:spacing w:val="-2"/>
                <w:sz w:val="18"/>
              </w:rPr>
            </w:pPr>
          </w:p>
        </w:tc>
      </w:tr>
      <w:tr w:rsidRPr="00CC0718" w:rsidR="00C71DC8" w:rsidTr="3A33D0EC" w14:paraId="7C1D953E" w14:textId="77777777">
        <w:trPr>
          <w:trHeight w:val="745" w:hRule="exact"/>
        </w:trPr>
        <w:tc>
          <w:tcPr>
            <w:tcW w:w="10717" w:type="dxa"/>
            <w:gridSpan w:val="8"/>
            <w:tcBorders>
              <w:top w:val="single" w:color="8FB6EA" w:sz="5" w:space="0"/>
            </w:tcBorders>
            <w:tcMar/>
          </w:tcPr>
          <w:p w:rsidRPr="00CC0718" w:rsidR="00C71DC8" w:rsidP="00244814" w:rsidRDefault="00C71DC8" w14:paraId="5A2C9A05" w14:textId="77777777"/>
        </w:tc>
      </w:tr>
      <w:tr w:rsidRPr="00CC0718" w:rsidR="00C71DC8" w:rsidTr="3A33D0EC" w14:paraId="36AF2DC9" w14:textId="77777777">
        <w:trPr>
          <w:trHeight w:val="759" w:hRule="exact"/>
        </w:trPr>
        <w:tc>
          <w:tcPr>
            <w:tcW w:w="10717" w:type="dxa"/>
            <w:gridSpan w:val="8"/>
            <w:tcMar/>
          </w:tcPr>
          <w:p w:rsidRPr="00CC0718" w:rsidR="00C71DC8" w:rsidP="00244814" w:rsidRDefault="00C71DC8" w14:paraId="15F36D27" w14:textId="77777777"/>
        </w:tc>
      </w:tr>
      <w:tr w:rsidRPr="00CC0718" w:rsidR="00C71DC8" w:rsidTr="3A33D0EC" w14:paraId="3E9713A3" w14:textId="77777777">
        <w:trPr>
          <w:trHeight w:val="459" w:hRule="exact"/>
        </w:trPr>
        <w:tc>
          <w:tcPr>
            <w:tcW w:w="5359" w:type="dxa"/>
            <w:gridSpan w:val="4"/>
            <w:shd w:val="clear" w:color="auto" w:fill="FFFFFF" w:themeFill="background1"/>
            <w:tcMar/>
          </w:tcPr>
          <w:p w:rsidRPr="00CC0718" w:rsidR="00C71DC8" w:rsidP="00244814" w:rsidRDefault="00C71DC8" w14:paraId="797C4FD5" w14:textId="77777777">
            <w:pPr>
              <w:jc w:val="right"/>
              <w:rPr>
                <w:color w:val="000066"/>
                <w:spacing w:val="-2"/>
                <w:sz w:val="16"/>
              </w:rPr>
            </w:pPr>
            <w:r w:rsidRPr="00CC0718">
              <w:rPr>
                <w:color w:val="000066"/>
                <w:spacing w:val="-2"/>
                <w:sz w:val="16"/>
              </w:rPr>
              <w:t>Formatted Reports\\Code Summary Formatted Report</w:t>
            </w:r>
          </w:p>
        </w:tc>
        <w:tc>
          <w:tcPr>
            <w:tcW w:w="5358" w:type="dxa"/>
            <w:gridSpan w:val="4"/>
            <w:shd w:val="clear" w:color="auto" w:fill="FFFFFF" w:themeFill="background1"/>
            <w:tcMar/>
          </w:tcPr>
          <w:p w:rsidRPr="00CC0718" w:rsidR="00C71DC8" w:rsidP="00244814" w:rsidRDefault="00C71DC8" w14:paraId="310F9A16" w14:textId="77777777">
            <w:pPr>
              <w:jc w:val="right"/>
              <w:rPr>
                <w:color w:val="000066"/>
                <w:spacing w:val="-2"/>
                <w:sz w:val="16"/>
              </w:rPr>
            </w:pPr>
            <w:r w:rsidRPr="00CC0718">
              <w:rPr>
                <w:color w:val="000066"/>
                <w:spacing w:val="-2"/>
                <w:sz w:val="16"/>
              </w:rPr>
              <w:t>Page 93 of 104</w:t>
            </w:r>
          </w:p>
        </w:tc>
      </w:tr>
      <w:tr w:rsidRPr="00CC0718" w:rsidR="00C71DC8" w:rsidTr="3A33D0EC" w14:paraId="58925A3C" w14:textId="77777777">
        <w:trPr>
          <w:trHeight w:val="444" w:hRule="exact"/>
        </w:trPr>
        <w:tc>
          <w:tcPr>
            <w:tcW w:w="10717" w:type="dxa"/>
            <w:gridSpan w:val="8"/>
            <w:shd w:val="clear" w:color="auto" w:fill="FFFFFF" w:themeFill="background1"/>
            <w:tcMar/>
            <w:vAlign w:val="center"/>
          </w:tcPr>
          <w:p w:rsidRPr="00CC0718" w:rsidR="00C71DC8" w:rsidP="00244814" w:rsidRDefault="00C71DC8" w14:paraId="44D91F4B" w14:textId="77777777">
            <w:pPr>
              <w:jc w:val="right"/>
              <w:rPr>
                <w:color w:val="000066"/>
                <w:spacing w:val="-2"/>
                <w:sz w:val="16"/>
              </w:rPr>
            </w:pPr>
            <w:r w:rsidRPr="00CC0718">
              <w:rPr>
                <w:color w:val="000066"/>
                <w:spacing w:val="-2"/>
                <w:sz w:val="16"/>
              </w:rPr>
              <w:t>11/13/2024 3:39 PM</w:t>
            </w:r>
          </w:p>
        </w:tc>
      </w:tr>
      <w:tr w:rsidRPr="00CC0718" w:rsidR="00C71DC8" w:rsidTr="3A33D0EC" w14:paraId="6AC5F448" w14:textId="77777777">
        <w:trPr>
          <w:trHeight w:val="459" w:hRule="exact"/>
        </w:trPr>
        <w:tc>
          <w:tcPr>
            <w:tcW w:w="3381" w:type="dxa"/>
            <w:gridSpan w:val="2"/>
            <w:shd w:val="clear" w:color="auto" w:fill="8FB6EA"/>
            <w:tcMar/>
          </w:tcPr>
          <w:p w:rsidRPr="00CC0718" w:rsidR="00C71DC8" w:rsidP="00244814" w:rsidRDefault="00C71DC8" w14:paraId="019C8F69" w14:textId="77777777">
            <w:pPr>
              <w:rPr>
                <w:b/>
                <w:color w:val="000066"/>
                <w:spacing w:val="-2"/>
                <w:sz w:val="18"/>
              </w:rPr>
            </w:pPr>
            <w:r w:rsidRPr="00CC0718">
              <w:rPr>
                <w:b/>
                <w:color w:val="000066"/>
                <w:spacing w:val="-2"/>
                <w:sz w:val="18"/>
              </w:rPr>
              <w:t>File Type</w:t>
            </w:r>
          </w:p>
        </w:tc>
        <w:tc>
          <w:tcPr>
            <w:tcW w:w="1132" w:type="dxa"/>
            <w:shd w:val="clear" w:color="auto" w:fill="8FB6EA"/>
            <w:tcMar/>
          </w:tcPr>
          <w:p w:rsidRPr="00CC0718" w:rsidR="00C71DC8" w:rsidP="00244814" w:rsidRDefault="00C71DC8" w14:paraId="6E3659ED" w14:textId="77777777">
            <w:pPr>
              <w:rPr>
                <w:b/>
                <w:color w:val="000066"/>
                <w:spacing w:val="-2"/>
                <w:sz w:val="18"/>
              </w:rPr>
            </w:pPr>
            <w:r w:rsidRPr="00CC0718">
              <w:rPr>
                <w:b/>
                <w:color w:val="000066"/>
                <w:spacing w:val="-2"/>
                <w:sz w:val="18"/>
              </w:rPr>
              <w:t>Number of Files</w:t>
            </w:r>
          </w:p>
        </w:tc>
        <w:tc>
          <w:tcPr>
            <w:tcW w:w="1576" w:type="dxa"/>
            <w:gridSpan w:val="2"/>
            <w:shd w:val="clear" w:color="auto" w:fill="8FB6EA"/>
            <w:tcMar/>
          </w:tcPr>
          <w:p w:rsidRPr="00CC0718" w:rsidR="00C71DC8" w:rsidP="00244814" w:rsidRDefault="00C71DC8" w14:paraId="3624CE70" w14:textId="77777777">
            <w:pPr>
              <w:rPr>
                <w:b/>
                <w:color w:val="000066"/>
                <w:spacing w:val="-2"/>
                <w:sz w:val="18"/>
              </w:rPr>
            </w:pPr>
            <w:r w:rsidRPr="00CC0718">
              <w:rPr>
                <w:b/>
                <w:color w:val="000066"/>
                <w:spacing w:val="-2"/>
                <w:sz w:val="18"/>
              </w:rPr>
              <w:t>Number of Coding References</w:t>
            </w:r>
          </w:p>
        </w:tc>
        <w:tc>
          <w:tcPr>
            <w:tcW w:w="1362" w:type="dxa"/>
            <w:shd w:val="clear" w:color="auto" w:fill="8FB6EA"/>
            <w:tcMar/>
          </w:tcPr>
          <w:p w:rsidRPr="00CC0718" w:rsidR="00C71DC8" w:rsidP="00244814" w:rsidRDefault="00C71DC8" w14:paraId="3D106EF0" w14:textId="77777777">
            <w:pPr>
              <w:rPr>
                <w:b/>
                <w:color w:val="000066"/>
                <w:spacing w:val="-2"/>
                <w:sz w:val="18"/>
              </w:rPr>
            </w:pPr>
            <w:r w:rsidRPr="00CC0718">
              <w:rPr>
                <w:b/>
                <w:color w:val="000066"/>
                <w:spacing w:val="-2"/>
                <w:sz w:val="18"/>
              </w:rPr>
              <w:t>Number of Words Coded</w:t>
            </w:r>
          </w:p>
        </w:tc>
        <w:tc>
          <w:tcPr>
            <w:tcW w:w="1690" w:type="dxa"/>
            <w:shd w:val="clear" w:color="auto" w:fill="8FB6EA"/>
            <w:tcMar/>
          </w:tcPr>
          <w:p w:rsidRPr="00CC0718" w:rsidR="00C71DC8" w:rsidP="00244814" w:rsidRDefault="00C71DC8" w14:paraId="3A7CB545" w14:textId="77777777">
            <w:pPr>
              <w:rPr>
                <w:b/>
                <w:color w:val="000066"/>
                <w:spacing w:val="-2"/>
                <w:sz w:val="18"/>
              </w:rPr>
            </w:pPr>
            <w:r w:rsidRPr="00CC0718">
              <w:rPr>
                <w:b/>
                <w:color w:val="000066"/>
                <w:spacing w:val="-2"/>
                <w:sz w:val="18"/>
              </w:rPr>
              <w:t>Number of Paragraphs Coded</w:t>
            </w:r>
          </w:p>
        </w:tc>
        <w:tc>
          <w:tcPr>
            <w:tcW w:w="1576" w:type="dxa"/>
            <w:shd w:val="clear" w:color="auto" w:fill="8FB6EA"/>
            <w:tcMar/>
          </w:tcPr>
          <w:p w:rsidRPr="00CC0718" w:rsidR="00C71DC8" w:rsidP="00244814" w:rsidRDefault="00C71DC8" w14:paraId="5D42E7DD" w14:textId="77777777">
            <w:pPr>
              <w:rPr>
                <w:b/>
                <w:color w:val="000066"/>
                <w:spacing w:val="-2"/>
                <w:sz w:val="18"/>
              </w:rPr>
            </w:pPr>
            <w:r w:rsidRPr="00CC0718">
              <w:rPr>
                <w:b/>
                <w:color w:val="000066"/>
                <w:spacing w:val="-2"/>
                <w:sz w:val="18"/>
              </w:rPr>
              <w:t>Duration Coded</w:t>
            </w:r>
          </w:p>
        </w:tc>
      </w:tr>
      <w:tr w:rsidRPr="00CC0718" w:rsidR="00C71DC8" w:rsidTr="3A33D0EC" w14:paraId="7DBF3A08" w14:textId="77777777">
        <w:trPr>
          <w:trHeight w:val="616" w:hRule="exact"/>
        </w:trPr>
        <w:tc>
          <w:tcPr>
            <w:tcW w:w="10717" w:type="dxa"/>
            <w:gridSpan w:val="8"/>
            <w:shd w:val="clear" w:color="auto" w:fill="FFFFFF" w:themeFill="background1"/>
            <w:tcMar/>
          </w:tcPr>
          <w:p w:rsidRPr="00CC0718" w:rsidR="00C71DC8" w:rsidP="00244814" w:rsidRDefault="00C71DC8" w14:paraId="473956AE" w14:textId="77777777">
            <w:pPr>
              <w:rPr>
                <w:b/>
                <w:color w:val="5C83B4"/>
                <w:spacing w:val="-2"/>
                <w:sz w:val="24"/>
              </w:rPr>
            </w:pPr>
            <w:bookmarkStart w:name="CodesAXIALCODEQ8Membermarketingskillsand" w:id="74"/>
            <w:bookmarkEnd w:id="74"/>
          </w:p>
        </w:tc>
      </w:tr>
      <w:tr w:rsidRPr="00CC0718" w:rsidR="00C71DC8" w:rsidTr="3A33D0EC" w14:paraId="4FE0E368" w14:textId="77777777">
        <w:trPr>
          <w:trHeight w:val="444" w:hRule="exact"/>
        </w:trPr>
        <w:tc>
          <w:tcPr>
            <w:tcW w:w="1805" w:type="dxa"/>
            <w:shd w:val="clear" w:color="auto" w:fill="FFFFFF" w:themeFill="background1"/>
            <w:tcMar/>
          </w:tcPr>
          <w:p w:rsidRPr="00CC0718" w:rsidR="00C71DC8" w:rsidP="00244814" w:rsidRDefault="00C71DC8" w14:paraId="2C224988" w14:textId="77777777">
            <w:pPr>
              <w:rPr>
                <w:b/>
                <w:color w:val="5C83B4"/>
                <w:spacing w:val="-2"/>
                <w:sz w:val="24"/>
              </w:rPr>
            </w:pPr>
            <w:r w:rsidRPr="00CC0718">
              <w:rPr>
                <w:b/>
                <w:color w:val="5C83B4"/>
                <w:spacing w:val="-2"/>
                <w:sz w:val="24"/>
              </w:rPr>
              <w:t>Nickname:</w:t>
            </w:r>
          </w:p>
        </w:tc>
        <w:tc>
          <w:tcPr>
            <w:tcW w:w="8912" w:type="dxa"/>
            <w:gridSpan w:val="7"/>
            <w:vMerge w:val="restart"/>
            <w:shd w:val="clear" w:color="auto" w:fill="FFFFFF" w:themeFill="background1"/>
            <w:tcMar/>
          </w:tcPr>
          <w:p w:rsidRPr="00CC0718" w:rsidR="00C71DC8" w:rsidP="00244814" w:rsidRDefault="00C71DC8" w14:paraId="3A6BAD37" w14:textId="77777777">
            <w:pPr>
              <w:rPr>
                <w:b/>
                <w:color w:val="5C83B4"/>
                <w:spacing w:val="-2"/>
                <w:sz w:val="24"/>
              </w:rPr>
            </w:pPr>
            <w:r w:rsidRPr="00CC0718">
              <w:rPr>
                <w:b/>
                <w:color w:val="5C83B4"/>
                <w:spacing w:val="-2"/>
                <w:sz w:val="24"/>
              </w:rPr>
              <w:t>Codes\\AXIAL CODE\\Q8–Member marketing skills and knowledge\SKILLS AND EXPERTISE\Specialized Knowledge</w:t>
            </w:r>
          </w:p>
        </w:tc>
      </w:tr>
      <w:tr w:rsidRPr="00CC0718" w:rsidR="00C71DC8" w:rsidTr="3A33D0EC" w14:paraId="286FEB69" w14:textId="77777777">
        <w:trPr>
          <w:trHeight w:val="458" w:hRule="exact"/>
        </w:trPr>
        <w:tc>
          <w:tcPr>
            <w:tcW w:w="1805" w:type="dxa"/>
            <w:shd w:val="clear" w:color="auto" w:fill="FFFFFF" w:themeFill="background1"/>
            <w:tcMar/>
          </w:tcPr>
          <w:p w:rsidRPr="00CC0718" w:rsidR="00C71DC8" w:rsidP="00244814" w:rsidRDefault="00C71DC8" w14:paraId="0180F11D" w14:textId="77777777">
            <w:pPr>
              <w:rPr>
                <w:b/>
                <w:color w:val="5C83B4"/>
                <w:spacing w:val="-2"/>
                <w:sz w:val="24"/>
              </w:rPr>
            </w:pPr>
            <w:r w:rsidRPr="00CC0718">
              <w:rPr>
                <w:b/>
                <w:color w:val="5C83B4"/>
                <w:spacing w:val="-2"/>
                <w:sz w:val="24"/>
              </w:rPr>
              <w:t>Classification:</w:t>
            </w:r>
          </w:p>
        </w:tc>
        <w:tc>
          <w:tcPr>
            <w:tcW w:w="8912" w:type="dxa"/>
            <w:gridSpan w:val="7"/>
            <w:vMerge/>
            <w:tcMar/>
          </w:tcPr>
          <w:p w:rsidRPr="00CC0718" w:rsidR="00C71DC8" w:rsidP="00244814" w:rsidRDefault="00C71DC8" w14:paraId="4AAEA154" w14:textId="77777777"/>
        </w:tc>
      </w:tr>
      <w:tr w:rsidRPr="00CC0718" w:rsidR="00C71DC8" w:rsidTr="3A33D0EC" w14:paraId="0A221A61" w14:textId="77777777">
        <w:trPr>
          <w:trHeight w:val="444" w:hRule="exact"/>
        </w:trPr>
        <w:tc>
          <w:tcPr>
            <w:tcW w:w="1805" w:type="dxa"/>
            <w:shd w:val="clear" w:color="auto" w:fill="FFFFFF" w:themeFill="background1"/>
            <w:tcMar/>
          </w:tcPr>
          <w:p w:rsidRPr="00CC0718" w:rsidR="00C71DC8" w:rsidP="00244814" w:rsidRDefault="00C71DC8" w14:paraId="68A6DC8E" w14:textId="77777777">
            <w:pPr>
              <w:rPr>
                <w:b/>
                <w:color w:val="5C83B4"/>
                <w:spacing w:val="-2"/>
                <w:sz w:val="24"/>
              </w:rPr>
            </w:pPr>
            <w:r w:rsidRPr="00CC0718">
              <w:rPr>
                <w:b/>
                <w:color w:val="5C83B4"/>
                <w:spacing w:val="-2"/>
                <w:sz w:val="24"/>
              </w:rPr>
              <w:t>Aggregated:</w:t>
            </w:r>
          </w:p>
        </w:tc>
        <w:tc>
          <w:tcPr>
            <w:tcW w:w="8912" w:type="dxa"/>
            <w:gridSpan w:val="7"/>
            <w:shd w:val="clear" w:color="auto" w:fill="FFFFFF" w:themeFill="background1"/>
            <w:tcMar/>
          </w:tcPr>
          <w:p w:rsidRPr="00CC0718" w:rsidR="00C71DC8" w:rsidP="00244814" w:rsidRDefault="00C71DC8" w14:paraId="64682361" w14:textId="77777777">
            <w:pPr>
              <w:rPr>
                <w:b/>
                <w:color w:val="5C83B4"/>
                <w:spacing w:val="-2"/>
                <w:sz w:val="24"/>
              </w:rPr>
            </w:pPr>
            <w:r w:rsidRPr="00CC0718">
              <w:rPr>
                <w:b/>
                <w:color w:val="5C83B4"/>
                <w:spacing w:val="-2"/>
                <w:sz w:val="24"/>
              </w:rPr>
              <w:t>No</w:t>
            </w:r>
          </w:p>
        </w:tc>
      </w:tr>
      <w:tr w:rsidRPr="00CC0718" w:rsidR="00C71DC8" w:rsidTr="3A33D0EC" w14:paraId="1F0730BE" w14:textId="77777777">
        <w:trPr>
          <w:trHeight w:val="344" w:hRule="exact"/>
        </w:trPr>
        <w:tc>
          <w:tcPr>
            <w:tcW w:w="3381" w:type="dxa"/>
            <w:gridSpan w:val="2"/>
            <w:tcBorders>
              <w:bottom w:val="single" w:color="8FB6EA" w:sz="5" w:space="0"/>
            </w:tcBorders>
            <w:shd w:val="clear" w:color="auto" w:fill="FFFFFF" w:themeFill="background1"/>
            <w:tcMar/>
          </w:tcPr>
          <w:p w:rsidRPr="00CC0718" w:rsidR="00C71DC8" w:rsidP="00244814" w:rsidRDefault="00C71DC8" w14:paraId="595AC26B" w14:textId="77777777">
            <w:pPr>
              <w:rPr>
                <w:color w:val="000000"/>
                <w:spacing w:val="-2"/>
                <w:sz w:val="18"/>
              </w:rPr>
            </w:pPr>
            <w:r w:rsidRPr="00CC0718">
              <w:rPr>
                <w:color w:val="000000"/>
                <w:spacing w:val="-2"/>
                <w:sz w:val="18"/>
              </w:rPr>
              <w:t>Document</w:t>
            </w:r>
          </w:p>
        </w:tc>
        <w:tc>
          <w:tcPr>
            <w:tcW w:w="1132" w:type="dxa"/>
            <w:tcBorders>
              <w:bottom w:val="single" w:color="8FB6EA" w:sz="5" w:space="0"/>
            </w:tcBorders>
            <w:shd w:val="clear" w:color="auto" w:fill="FFFFFF" w:themeFill="background1"/>
            <w:tcMar/>
          </w:tcPr>
          <w:p w:rsidRPr="00CC0718" w:rsidR="00C71DC8" w:rsidP="00244814" w:rsidRDefault="00C71DC8" w14:paraId="09E17225" w14:textId="77777777">
            <w:pPr>
              <w:rPr>
                <w:color w:val="000000"/>
                <w:spacing w:val="-2"/>
                <w:sz w:val="18"/>
              </w:rPr>
            </w:pPr>
            <w:r w:rsidRPr="00CC0718">
              <w:rPr>
                <w:color w:val="000000"/>
                <w:spacing w:val="-2"/>
                <w:sz w:val="18"/>
              </w:rPr>
              <w:t>2</w:t>
            </w:r>
          </w:p>
        </w:tc>
        <w:tc>
          <w:tcPr>
            <w:tcW w:w="1576" w:type="dxa"/>
            <w:gridSpan w:val="2"/>
            <w:tcBorders>
              <w:bottom w:val="single" w:color="8FB6EA" w:sz="5" w:space="0"/>
            </w:tcBorders>
            <w:shd w:val="clear" w:color="auto" w:fill="FFFFFF" w:themeFill="background1"/>
            <w:tcMar/>
          </w:tcPr>
          <w:p w:rsidRPr="00CC0718" w:rsidR="00C71DC8" w:rsidP="00244814" w:rsidRDefault="00C71DC8" w14:paraId="28E49ECE" w14:textId="77777777">
            <w:pPr>
              <w:rPr>
                <w:color w:val="000000"/>
                <w:spacing w:val="-2"/>
                <w:sz w:val="18"/>
              </w:rPr>
            </w:pPr>
            <w:r w:rsidRPr="00CC0718">
              <w:rPr>
                <w:color w:val="000000"/>
                <w:spacing w:val="-2"/>
                <w:sz w:val="18"/>
              </w:rPr>
              <w:t>5</w:t>
            </w:r>
          </w:p>
        </w:tc>
        <w:tc>
          <w:tcPr>
            <w:tcW w:w="1362" w:type="dxa"/>
            <w:tcBorders>
              <w:bottom w:val="single" w:color="8FB6EA" w:sz="5" w:space="0"/>
            </w:tcBorders>
            <w:shd w:val="clear" w:color="auto" w:fill="FFFFFF" w:themeFill="background1"/>
            <w:tcMar/>
          </w:tcPr>
          <w:p w:rsidRPr="00CC0718" w:rsidR="00C71DC8" w:rsidP="00244814" w:rsidRDefault="00C71DC8" w14:paraId="65AD0280" w14:textId="77777777">
            <w:pPr>
              <w:rPr>
                <w:color w:val="000000"/>
                <w:spacing w:val="-2"/>
                <w:sz w:val="18"/>
              </w:rPr>
            </w:pPr>
            <w:r w:rsidRPr="00CC0718">
              <w:rPr>
                <w:color w:val="000000"/>
                <w:spacing w:val="-2"/>
                <w:sz w:val="18"/>
              </w:rPr>
              <w:t>22</w:t>
            </w:r>
          </w:p>
        </w:tc>
        <w:tc>
          <w:tcPr>
            <w:tcW w:w="1690" w:type="dxa"/>
            <w:tcBorders>
              <w:bottom w:val="single" w:color="8FB6EA" w:sz="5" w:space="0"/>
            </w:tcBorders>
            <w:shd w:val="clear" w:color="auto" w:fill="FFFFFF" w:themeFill="background1"/>
            <w:tcMar/>
          </w:tcPr>
          <w:p w:rsidRPr="00CC0718" w:rsidR="00C71DC8" w:rsidP="00244814" w:rsidRDefault="00C71DC8" w14:paraId="3945D526" w14:textId="77777777">
            <w:pPr>
              <w:rPr>
                <w:color w:val="000000"/>
                <w:spacing w:val="-2"/>
                <w:sz w:val="18"/>
              </w:rPr>
            </w:pPr>
            <w:r w:rsidRPr="00CC0718">
              <w:rPr>
                <w:color w:val="000000"/>
                <w:spacing w:val="-2"/>
                <w:sz w:val="18"/>
              </w:rPr>
              <w:t>5</w:t>
            </w:r>
          </w:p>
        </w:tc>
        <w:tc>
          <w:tcPr>
            <w:tcW w:w="1576" w:type="dxa"/>
            <w:tcBorders>
              <w:bottom w:val="single" w:color="8FB6EA" w:sz="5" w:space="0"/>
            </w:tcBorders>
            <w:shd w:val="clear" w:color="auto" w:fill="FFFFFF" w:themeFill="background1"/>
            <w:tcMar/>
          </w:tcPr>
          <w:p w:rsidRPr="00CC0718" w:rsidR="00C71DC8" w:rsidP="00244814" w:rsidRDefault="00C71DC8" w14:paraId="470ED4D1" w14:textId="77777777">
            <w:pPr>
              <w:rPr>
                <w:color w:val="000000"/>
                <w:spacing w:val="-2"/>
                <w:sz w:val="18"/>
              </w:rPr>
            </w:pPr>
          </w:p>
        </w:tc>
      </w:tr>
      <w:tr w:rsidRPr="00CC0718" w:rsidR="00C71DC8" w:rsidTr="3A33D0EC" w14:paraId="118C2259" w14:textId="77777777">
        <w:trPr>
          <w:trHeight w:val="445" w:hRule="exact"/>
        </w:trPr>
        <w:tc>
          <w:tcPr>
            <w:tcW w:w="10717" w:type="dxa"/>
            <w:gridSpan w:val="8"/>
            <w:tcBorders>
              <w:top w:val="single" w:color="8FB6EA" w:sz="5" w:space="0"/>
            </w:tcBorders>
            <w:tcMar/>
          </w:tcPr>
          <w:p w:rsidRPr="00CC0718" w:rsidR="00C71DC8" w:rsidP="00244814" w:rsidRDefault="00C71DC8" w14:paraId="71E5A231" w14:textId="77777777"/>
        </w:tc>
      </w:tr>
      <w:tr w:rsidRPr="00CC0718" w:rsidR="00C71DC8" w:rsidTr="3A33D0EC" w14:paraId="6A151982" w14:textId="77777777">
        <w:trPr>
          <w:trHeight w:val="343" w:hRule="exact"/>
        </w:trPr>
        <w:tc>
          <w:tcPr>
            <w:tcW w:w="10717" w:type="dxa"/>
            <w:gridSpan w:val="8"/>
            <w:shd w:val="clear" w:color="auto" w:fill="FFFFFF" w:themeFill="background1"/>
            <w:tcMar/>
          </w:tcPr>
          <w:p w:rsidRPr="00CC0718" w:rsidR="00C71DC8" w:rsidP="00244814" w:rsidRDefault="00C71DC8" w14:paraId="480E5D10" w14:textId="77777777">
            <w:pPr>
              <w:rPr>
                <w:b/>
                <w:color w:val="5C83B4"/>
                <w:spacing w:val="-2"/>
                <w:sz w:val="24"/>
              </w:rPr>
            </w:pPr>
          </w:p>
        </w:tc>
      </w:tr>
      <w:tr w:rsidRPr="00CC0718" w:rsidR="00C71DC8" w:rsidTr="3A33D0EC" w14:paraId="33105C7C" w14:textId="77777777">
        <w:trPr>
          <w:trHeight w:val="445" w:hRule="exact"/>
        </w:trPr>
        <w:tc>
          <w:tcPr>
            <w:tcW w:w="1805" w:type="dxa"/>
            <w:shd w:val="clear" w:color="auto" w:fill="FFFFFF" w:themeFill="background1"/>
            <w:tcMar/>
          </w:tcPr>
          <w:p w:rsidRPr="00CC0718" w:rsidR="00C71DC8" w:rsidP="00244814" w:rsidRDefault="00C71DC8" w14:paraId="4680833E" w14:textId="77777777">
            <w:pPr>
              <w:rPr>
                <w:b/>
                <w:color w:val="5C83B4"/>
                <w:spacing w:val="-2"/>
                <w:sz w:val="24"/>
              </w:rPr>
            </w:pPr>
            <w:r w:rsidRPr="00CC0718">
              <w:rPr>
                <w:b/>
                <w:color w:val="5C83B4"/>
                <w:spacing w:val="-2"/>
                <w:sz w:val="24"/>
              </w:rPr>
              <w:t>Nickname:</w:t>
            </w:r>
          </w:p>
        </w:tc>
        <w:tc>
          <w:tcPr>
            <w:tcW w:w="8912" w:type="dxa"/>
            <w:gridSpan w:val="7"/>
            <w:vMerge w:val="restart"/>
            <w:shd w:val="clear" w:color="auto" w:fill="FFFFFF" w:themeFill="background1"/>
            <w:tcMar/>
          </w:tcPr>
          <w:p w:rsidRPr="00CC0718" w:rsidR="00C71DC8" w:rsidP="00244814" w:rsidRDefault="00C71DC8" w14:paraId="4B37B465" w14:textId="77777777">
            <w:pPr>
              <w:rPr>
                <w:b/>
                <w:color w:val="5C83B4"/>
                <w:spacing w:val="-2"/>
                <w:sz w:val="24"/>
              </w:rPr>
            </w:pPr>
            <w:r w:rsidRPr="00CC0718">
              <w:rPr>
                <w:b/>
                <w:color w:val="5C83B4"/>
                <w:spacing w:val="-2"/>
                <w:sz w:val="24"/>
              </w:rPr>
              <w:t>Codes\\AXIAL CODE\\Q9- Needs of marketing support and services</w:t>
            </w:r>
          </w:p>
        </w:tc>
      </w:tr>
      <w:tr w:rsidRPr="00CC0718" w:rsidR="00C71DC8" w:rsidTr="3A33D0EC" w14:paraId="5EE8734E" w14:textId="77777777">
        <w:trPr>
          <w:trHeight w:val="458" w:hRule="exact"/>
        </w:trPr>
        <w:tc>
          <w:tcPr>
            <w:tcW w:w="1805" w:type="dxa"/>
            <w:shd w:val="clear" w:color="auto" w:fill="FFFFFF" w:themeFill="background1"/>
            <w:tcMar/>
          </w:tcPr>
          <w:p w:rsidRPr="00CC0718" w:rsidR="00C71DC8" w:rsidP="00244814" w:rsidRDefault="00C71DC8" w14:paraId="15B8DA11" w14:textId="77777777">
            <w:pPr>
              <w:rPr>
                <w:b/>
                <w:color w:val="5C83B4"/>
                <w:spacing w:val="-2"/>
                <w:sz w:val="24"/>
              </w:rPr>
            </w:pPr>
            <w:r w:rsidRPr="00CC0718">
              <w:rPr>
                <w:b/>
                <w:color w:val="5C83B4"/>
                <w:spacing w:val="-2"/>
                <w:sz w:val="24"/>
              </w:rPr>
              <w:t>Classification:</w:t>
            </w:r>
          </w:p>
        </w:tc>
        <w:tc>
          <w:tcPr>
            <w:tcW w:w="8912" w:type="dxa"/>
            <w:gridSpan w:val="7"/>
            <w:vMerge/>
            <w:tcMar/>
          </w:tcPr>
          <w:p w:rsidRPr="00CC0718" w:rsidR="00C71DC8" w:rsidP="00244814" w:rsidRDefault="00C71DC8" w14:paraId="6F92698F" w14:textId="77777777"/>
        </w:tc>
      </w:tr>
      <w:tr w:rsidRPr="00CC0718" w:rsidR="00C71DC8" w:rsidTr="3A33D0EC" w14:paraId="07226D31" w14:textId="77777777">
        <w:trPr>
          <w:trHeight w:val="444" w:hRule="exact"/>
        </w:trPr>
        <w:tc>
          <w:tcPr>
            <w:tcW w:w="1805" w:type="dxa"/>
            <w:shd w:val="clear" w:color="auto" w:fill="FFFFFF" w:themeFill="background1"/>
            <w:tcMar/>
          </w:tcPr>
          <w:p w:rsidRPr="00CC0718" w:rsidR="00C71DC8" w:rsidP="00244814" w:rsidRDefault="00C71DC8" w14:paraId="169C67CE" w14:textId="77777777">
            <w:pPr>
              <w:rPr>
                <w:b/>
                <w:color w:val="5C83B4"/>
                <w:spacing w:val="-2"/>
                <w:sz w:val="24"/>
              </w:rPr>
            </w:pPr>
            <w:r w:rsidRPr="00CC0718">
              <w:rPr>
                <w:b/>
                <w:color w:val="5C83B4"/>
                <w:spacing w:val="-2"/>
                <w:sz w:val="24"/>
              </w:rPr>
              <w:t>Aggregated:</w:t>
            </w:r>
          </w:p>
        </w:tc>
        <w:tc>
          <w:tcPr>
            <w:tcW w:w="8912" w:type="dxa"/>
            <w:gridSpan w:val="7"/>
            <w:shd w:val="clear" w:color="auto" w:fill="FFFFFF" w:themeFill="background1"/>
            <w:tcMar/>
          </w:tcPr>
          <w:p w:rsidRPr="00CC0718" w:rsidR="00C71DC8" w:rsidP="00244814" w:rsidRDefault="00C71DC8" w14:paraId="094715F7" w14:textId="77777777">
            <w:pPr>
              <w:rPr>
                <w:b/>
                <w:color w:val="5C83B4"/>
                <w:spacing w:val="-2"/>
                <w:sz w:val="24"/>
              </w:rPr>
            </w:pPr>
            <w:r w:rsidRPr="00CC0718">
              <w:rPr>
                <w:b/>
                <w:color w:val="5C83B4"/>
                <w:spacing w:val="-2"/>
                <w:sz w:val="24"/>
              </w:rPr>
              <w:t>Yes</w:t>
            </w:r>
          </w:p>
        </w:tc>
      </w:tr>
      <w:tr w:rsidRPr="00CC0718" w:rsidR="00C71DC8" w:rsidTr="3A33D0EC" w14:paraId="399EE739" w14:textId="77777777">
        <w:trPr>
          <w:trHeight w:val="344" w:hRule="exact"/>
        </w:trPr>
        <w:tc>
          <w:tcPr>
            <w:tcW w:w="3381" w:type="dxa"/>
            <w:gridSpan w:val="2"/>
            <w:tcBorders>
              <w:bottom w:val="single" w:color="8FB6EA" w:sz="5" w:space="0"/>
            </w:tcBorders>
            <w:shd w:val="clear" w:color="auto" w:fill="FFFFFF" w:themeFill="background1"/>
            <w:tcMar/>
          </w:tcPr>
          <w:p w:rsidRPr="00CC0718" w:rsidR="00C71DC8" w:rsidP="00244814" w:rsidRDefault="00C71DC8" w14:paraId="4EC396B7" w14:textId="77777777">
            <w:pPr>
              <w:rPr>
                <w:color w:val="000000"/>
                <w:spacing w:val="-2"/>
                <w:sz w:val="18"/>
              </w:rPr>
            </w:pPr>
            <w:r w:rsidRPr="00CC0718">
              <w:rPr>
                <w:color w:val="000000"/>
                <w:spacing w:val="-2"/>
                <w:sz w:val="18"/>
              </w:rPr>
              <w:t>Document</w:t>
            </w:r>
          </w:p>
        </w:tc>
        <w:tc>
          <w:tcPr>
            <w:tcW w:w="1132" w:type="dxa"/>
            <w:tcBorders>
              <w:bottom w:val="single" w:color="8FB6EA" w:sz="5" w:space="0"/>
            </w:tcBorders>
            <w:shd w:val="clear" w:color="auto" w:fill="FFFFFF" w:themeFill="background1"/>
            <w:tcMar/>
          </w:tcPr>
          <w:p w:rsidRPr="00CC0718" w:rsidR="00C71DC8" w:rsidP="00244814" w:rsidRDefault="00C71DC8" w14:paraId="4079C0E0" w14:textId="77777777">
            <w:pPr>
              <w:rPr>
                <w:color w:val="000000"/>
                <w:spacing w:val="-2"/>
                <w:sz w:val="18"/>
              </w:rPr>
            </w:pPr>
            <w:r w:rsidRPr="00CC0718">
              <w:rPr>
                <w:color w:val="000000"/>
                <w:spacing w:val="-2"/>
                <w:sz w:val="18"/>
              </w:rPr>
              <w:t>9</w:t>
            </w:r>
          </w:p>
        </w:tc>
        <w:tc>
          <w:tcPr>
            <w:tcW w:w="1576" w:type="dxa"/>
            <w:gridSpan w:val="2"/>
            <w:tcBorders>
              <w:bottom w:val="single" w:color="8FB6EA" w:sz="5" w:space="0"/>
            </w:tcBorders>
            <w:shd w:val="clear" w:color="auto" w:fill="FFFFFF" w:themeFill="background1"/>
            <w:tcMar/>
          </w:tcPr>
          <w:p w:rsidRPr="00CC0718" w:rsidR="00C71DC8" w:rsidP="00244814" w:rsidRDefault="00C71DC8" w14:paraId="19E9156A" w14:textId="77777777">
            <w:pPr>
              <w:rPr>
                <w:color w:val="000000"/>
                <w:spacing w:val="-2"/>
                <w:sz w:val="18"/>
              </w:rPr>
            </w:pPr>
            <w:r w:rsidRPr="00CC0718">
              <w:rPr>
                <w:color w:val="000000"/>
                <w:spacing w:val="-2"/>
                <w:sz w:val="18"/>
              </w:rPr>
              <w:t>24</w:t>
            </w:r>
          </w:p>
        </w:tc>
        <w:tc>
          <w:tcPr>
            <w:tcW w:w="1362" w:type="dxa"/>
            <w:tcBorders>
              <w:bottom w:val="single" w:color="8FB6EA" w:sz="5" w:space="0"/>
            </w:tcBorders>
            <w:shd w:val="clear" w:color="auto" w:fill="FFFFFF" w:themeFill="background1"/>
            <w:tcMar/>
          </w:tcPr>
          <w:p w:rsidRPr="00CC0718" w:rsidR="00C71DC8" w:rsidP="00244814" w:rsidRDefault="00C71DC8" w14:paraId="1DE7344A" w14:textId="77777777">
            <w:pPr>
              <w:rPr>
                <w:color w:val="000000"/>
                <w:spacing w:val="-2"/>
                <w:sz w:val="18"/>
              </w:rPr>
            </w:pPr>
            <w:r w:rsidRPr="00CC0718">
              <w:rPr>
                <w:color w:val="000000"/>
                <w:spacing w:val="-2"/>
                <w:sz w:val="18"/>
              </w:rPr>
              <w:t>366</w:t>
            </w:r>
          </w:p>
        </w:tc>
        <w:tc>
          <w:tcPr>
            <w:tcW w:w="1690" w:type="dxa"/>
            <w:tcBorders>
              <w:bottom w:val="single" w:color="8FB6EA" w:sz="5" w:space="0"/>
            </w:tcBorders>
            <w:shd w:val="clear" w:color="auto" w:fill="FFFFFF" w:themeFill="background1"/>
            <w:tcMar/>
          </w:tcPr>
          <w:p w:rsidRPr="00CC0718" w:rsidR="00C71DC8" w:rsidP="00244814" w:rsidRDefault="00C71DC8" w14:paraId="49CDB7E0" w14:textId="77777777">
            <w:pPr>
              <w:rPr>
                <w:color w:val="000000"/>
                <w:spacing w:val="-2"/>
                <w:sz w:val="18"/>
              </w:rPr>
            </w:pPr>
            <w:r w:rsidRPr="00CC0718">
              <w:rPr>
                <w:color w:val="000000"/>
                <w:spacing w:val="-2"/>
                <w:sz w:val="18"/>
              </w:rPr>
              <w:t>24</w:t>
            </w:r>
          </w:p>
        </w:tc>
        <w:tc>
          <w:tcPr>
            <w:tcW w:w="1576" w:type="dxa"/>
            <w:tcBorders>
              <w:bottom w:val="single" w:color="8FB6EA" w:sz="5" w:space="0"/>
            </w:tcBorders>
            <w:shd w:val="clear" w:color="auto" w:fill="FFFFFF" w:themeFill="background1"/>
            <w:tcMar/>
          </w:tcPr>
          <w:p w:rsidRPr="00CC0718" w:rsidR="00C71DC8" w:rsidP="00244814" w:rsidRDefault="00C71DC8" w14:paraId="7413E0AB" w14:textId="77777777">
            <w:pPr>
              <w:rPr>
                <w:color w:val="000000"/>
                <w:spacing w:val="-2"/>
                <w:sz w:val="18"/>
              </w:rPr>
            </w:pPr>
          </w:p>
        </w:tc>
      </w:tr>
      <w:tr w:rsidRPr="00CC0718" w:rsidR="00C71DC8" w:rsidTr="3A33D0EC" w14:paraId="05B183AC" w14:textId="77777777">
        <w:trPr>
          <w:trHeight w:val="444" w:hRule="exact"/>
        </w:trPr>
        <w:tc>
          <w:tcPr>
            <w:tcW w:w="10717" w:type="dxa"/>
            <w:gridSpan w:val="8"/>
            <w:tcBorders>
              <w:top w:val="single" w:color="8FB6EA" w:sz="5" w:space="0"/>
            </w:tcBorders>
            <w:tcMar/>
          </w:tcPr>
          <w:p w:rsidRPr="00CC0718" w:rsidR="00C71DC8" w:rsidP="00244814" w:rsidRDefault="00C71DC8" w14:paraId="20194D27" w14:textId="77777777"/>
        </w:tc>
      </w:tr>
      <w:tr w:rsidRPr="00CC0718" w:rsidR="00C71DC8" w:rsidTr="3A33D0EC" w14:paraId="73AB22D8" w14:textId="77777777">
        <w:trPr>
          <w:trHeight w:val="344" w:hRule="exact"/>
        </w:trPr>
        <w:tc>
          <w:tcPr>
            <w:tcW w:w="10717" w:type="dxa"/>
            <w:gridSpan w:val="8"/>
            <w:shd w:val="clear" w:color="auto" w:fill="FFFFFF" w:themeFill="background1"/>
            <w:tcMar/>
          </w:tcPr>
          <w:p w:rsidRPr="00CC0718" w:rsidR="00C71DC8" w:rsidP="00244814" w:rsidRDefault="00C71DC8" w14:paraId="0615214C" w14:textId="77777777">
            <w:pPr>
              <w:rPr>
                <w:b/>
                <w:color w:val="5C83B4"/>
                <w:spacing w:val="-2"/>
                <w:sz w:val="24"/>
              </w:rPr>
            </w:pPr>
          </w:p>
        </w:tc>
      </w:tr>
      <w:tr w:rsidRPr="00CC0718" w:rsidR="00C71DC8" w:rsidTr="3A33D0EC" w14:paraId="601467D8" w14:textId="77777777">
        <w:trPr>
          <w:trHeight w:val="444" w:hRule="exact"/>
        </w:trPr>
        <w:tc>
          <w:tcPr>
            <w:tcW w:w="1805" w:type="dxa"/>
            <w:shd w:val="clear" w:color="auto" w:fill="FFFFFF" w:themeFill="background1"/>
            <w:tcMar/>
          </w:tcPr>
          <w:p w:rsidRPr="00CC0718" w:rsidR="00C71DC8" w:rsidP="00244814" w:rsidRDefault="00C71DC8" w14:paraId="0764A831" w14:textId="77777777">
            <w:pPr>
              <w:rPr>
                <w:b/>
                <w:color w:val="5C83B4"/>
                <w:spacing w:val="-2"/>
                <w:sz w:val="24"/>
              </w:rPr>
            </w:pPr>
            <w:r w:rsidRPr="00CC0718">
              <w:rPr>
                <w:b/>
                <w:color w:val="5C83B4"/>
                <w:spacing w:val="-2"/>
                <w:sz w:val="24"/>
              </w:rPr>
              <w:lastRenderedPageBreak/>
              <w:t>Nickname:</w:t>
            </w:r>
          </w:p>
        </w:tc>
        <w:tc>
          <w:tcPr>
            <w:tcW w:w="8912" w:type="dxa"/>
            <w:gridSpan w:val="7"/>
            <w:vMerge w:val="restart"/>
            <w:shd w:val="clear" w:color="auto" w:fill="FFFFFF" w:themeFill="background1"/>
            <w:tcMar/>
          </w:tcPr>
          <w:p w:rsidRPr="00CC0718" w:rsidR="00C71DC8" w:rsidP="00244814" w:rsidRDefault="00C71DC8" w14:paraId="3B950CAF" w14:textId="77777777">
            <w:pPr>
              <w:rPr>
                <w:b/>
                <w:color w:val="5C83B4"/>
                <w:spacing w:val="-2"/>
                <w:sz w:val="24"/>
              </w:rPr>
            </w:pPr>
            <w:r w:rsidRPr="00CC0718">
              <w:rPr>
                <w:b/>
                <w:color w:val="5C83B4"/>
                <w:spacing w:val="-2"/>
                <w:sz w:val="24"/>
              </w:rPr>
              <w:t>Codes\\AXIAL CODE\\Q9- Needs of marketing support and services\ADD MORE SKILL MEMBERS</w:t>
            </w:r>
          </w:p>
        </w:tc>
      </w:tr>
      <w:tr w:rsidRPr="00CC0718" w:rsidR="00C71DC8" w:rsidTr="3A33D0EC" w14:paraId="2CE09431" w14:textId="77777777">
        <w:trPr>
          <w:trHeight w:val="459" w:hRule="exact"/>
        </w:trPr>
        <w:tc>
          <w:tcPr>
            <w:tcW w:w="1805" w:type="dxa"/>
            <w:shd w:val="clear" w:color="auto" w:fill="FFFFFF" w:themeFill="background1"/>
            <w:tcMar/>
          </w:tcPr>
          <w:p w:rsidRPr="00CC0718" w:rsidR="00C71DC8" w:rsidP="00244814" w:rsidRDefault="00C71DC8" w14:paraId="09E0B43F" w14:textId="77777777">
            <w:pPr>
              <w:rPr>
                <w:b/>
                <w:color w:val="5C83B4"/>
                <w:spacing w:val="-2"/>
                <w:sz w:val="24"/>
              </w:rPr>
            </w:pPr>
            <w:r w:rsidRPr="00CC0718">
              <w:rPr>
                <w:b/>
                <w:color w:val="5C83B4"/>
                <w:spacing w:val="-2"/>
                <w:sz w:val="24"/>
              </w:rPr>
              <w:t>Classification:</w:t>
            </w:r>
          </w:p>
        </w:tc>
        <w:tc>
          <w:tcPr>
            <w:tcW w:w="8912" w:type="dxa"/>
            <w:gridSpan w:val="7"/>
            <w:vMerge/>
            <w:tcMar/>
          </w:tcPr>
          <w:p w:rsidRPr="00CC0718" w:rsidR="00C71DC8" w:rsidP="00244814" w:rsidRDefault="00C71DC8" w14:paraId="0C6F8226" w14:textId="77777777"/>
        </w:tc>
      </w:tr>
      <w:tr w:rsidRPr="00CC0718" w:rsidR="00C71DC8" w:rsidTr="3A33D0EC" w14:paraId="733A39FF" w14:textId="77777777">
        <w:trPr>
          <w:trHeight w:val="444" w:hRule="exact"/>
        </w:trPr>
        <w:tc>
          <w:tcPr>
            <w:tcW w:w="1805" w:type="dxa"/>
            <w:shd w:val="clear" w:color="auto" w:fill="FFFFFF" w:themeFill="background1"/>
            <w:tcMar/>
          </w:tcPr>
          <w:p w:rsidRPr="00CC0718" w:rsidR="00C71DC8" w:rsidP="00244814" w:rsidRDefault="00C71DC8" w14:paraId="3EA1F1F8" w14:textId="77777777">
            <w:pPr>
              <w:rPr>
                <w:b/>
                <w:color w:val="5C83B4"/>
                <w:spacing w:val="-2"/>
                <w:sz w:val="24"/>
              </w:rPr>
            </w:pPr>
            <w:r w:rsidRPr="00CC0718">
              <w:rPr>
                <w:b/>
                <w:color w:val="5C83B4"/>
                <w:spacing w:val="-2"/>
                <w:sz w:val="24"/>
              </w:rPr>
              <w:t>Aggregated:</w:t>
            </w:r>
          </w:p>
        </w:tc>
        <w:tc>
          <w:tcPr>
            <w:tcW w:w="8912" w:type="dxa"/>
            <w:gridSpan w:val="7"/>
            <w:shd w:val="clear" w:color="auto" w:fill="FFFFFF" w:themeFill="background1"/>
            <w:tcMar/>
          </w:tcPr>
          <w:p w:rsidRPr="00CC0718" w:rsidR="00C71DC8" w:rsidP="00244814" w:rsidRDefault="00C71DC8" w14:paraId="65CC8C96" w14:textId="77777777">
            <w:pPr>
              <w:rPr>
                <w:b/>
                <w:color w:val="5C83B4"/>
                <w:spacing w:val="-2"/>
                <w:sz w:val="24"/>
              </w:rPr>
            </w:pPr>
            <w:r w:rsidRPr="00CC0718">
              <w:rPr>
                <w:b/>
                <w:color w:val="5C83B4"/>
                <w:spacing w:val="-2"/>
                <w:sz w:val="24"/>
              </w:rPr>
              <w:t>Yes</w:t>
            </w:r>
          </w:p>
        </w:tc>
      </w:tr>
      <w:tr w:rsidRPr="00CC0718" w:rsidR="00C71DC8" w:rsidTr="3A33D0EC" w14:paraId="256CC55E" w14:textId="77777777">
        <w:trPr>
          <w:trHeight w:val="344" w:hRule="exact"/>
        </w:trPr>
        <w:tc>
          <w:tcPr>
            <w:tcW w:w="3381" w:type="dxa"/>
            <w:gridSpan w:val="2"/>
            <w:tcBorders>
              <w:bottom w:val="single" w:color="8FB6EA" w:sz="5" w:space="0"/>
            </w:tcBorders>
            <w:shd w:val="clear" w:color="auto" w:fill="FFFFFF" w:themeFill="background1"/>
            <w:tcMar/>
          </w:tcPr>
          <w:p w:rsidRPr="00CC0718" w:rsidR="00C71DC8" w:rsidP="00244814" w:rsidRDefault="00C71DC8" w14:paraId="1BCFCDDF" w14:textId="77777777">
            <w:pPr>
              <w:rPr>
                <w:color w:val="000000"/>
                <w:spacing w:val="-2"/>
                <w:sz w:val="18"/>
              </w:rPr>
            </w:pPr>
            <w:r w:rsidRPr="00CC0718">
              <w:rPr>
                <w:color w:val="000000"/>
                <w:spacing w:val="-2"/>
                <w:sz w:val="18"/>
              </w:rPr>
              <w:t>Document</w:t>
            </w:r>
          </w:p>
        </w:tc>
        <w:tc>
          <w:tcPr>
            <w:tcW w:w="1132" w:type="dxa"/>
            <w:tcBorders>
              <w:bottom w:val="single" w:color="8FB6EA" w:sz="5" w:space="0"/>
            </w:tcBorders>
            <w:shd w:val="clear" w:color="auto" w:fill="FFFFFF" w:themeFill="background1"/>
            <w:tcMar/>
          </w:tcPr>
          <w:p w:rsidRPr="00CC0718" w:rsidR="00C71DC8" w:rsidP="00244814" w:rsidRDefault="00C71DC8" w14:paraId="0E199C96" w14:textId="77777777">
            <w:pPr>
              <w:rPr>
                <w:color w:val="000000"/>
                <w:spacing w:val="-2"/>
                <w:sz w:val="18"/>
              </w:rPr>
            </w:pPr>
            <w:r w:rsidRPr="00CC0718">
              <w:rPr>
                <w:color w:val="000000"/>
                <w:spacing w:val="-2"/>
                <w:sz w:val="18"/>
              </w:rPr>
              <w:t>2</w:t>
            </w:r>
          </w:p>
        </w:tc>
        <w:tc>
          <w:tcPr>
            <w:tcW w:w="1576" w:type="dxa"/>
            <w:gridSpan w:val="2"/>
            <w:tcBorders>
              <w:bottom w:val="single" w:color="8FB6EA" w:sz="5" w:space="0"/>
            </w:tcBorders>
            <w:shd w:val="clear" w:color="auto" w:fill="FFFFFF" w:themeFill="background1"/>
            <w:tcMar/>
          </w:tcPr>
          <w:p w:rsidRPr="00CC0718" w:rsidR="00C71DC8" w:rsidP="00244814" w:rsidRDefault="00C71DC8" w14:paraId="0798DF4B" w14:textId="77777777">
            <w:pPr>
              <w:rPr>
                <w:color w:val="000000"/>
                <w:spacing w:val="-2"/>
                <w:sz w:val="18"/>
              </w:rPr>
            </w:pPr>
            <w:r w:rsidRPr="00CC0718">
              <w:rPr>
                <w:color w:val="000000"/>
                <w:spacing w:val="-2"/>
                <w:sz w:val="18"/>
              </w:rPr>
              <w:t>5</w:t>
            </w:r>
          </w:p>
        </w:tc>
        <w:tc>
          <w:tcPr>
            <w:tcW w:w="1362" w:type="dxa"/>
            <w:tcBorders>
              <w:bottom w:val="single" w:color="8FB6EA" w:sz="5" w:space="0"/>
            </w:tcBorders>
            <w:shd w:val="clear" w:color="auto" w:fill="FFFFFF" w:themeFill="background1"/>
            <w:tcMar/>
          </w:tcPr>
          <w:p w:rsidRPr="00CC0718" w:rsidR="00C71DC8" w:rsidP="00244814" w:rsidRDefault="00C71DC8" w14:paraId="0EBAE796" w14:textId="77777777">
            <w:pPr>
              <w:rPr>
                <w:color w:val="000000"/>
                <w:spacing w:val="-2"/>
                <w:sz w:val="18"/>
              </w:rPr>
            </w:pPr>
            <w:r w:rsidRPr="00CC0718">
              <w:rPr>
                <w:color w:val="000000"/>
                <w:spacing w:val="-2"/>
                <w:sz w:val="18"/>
              </w:rPr>
              <w:t>130</w:t>
            </w:r>
          </w:p>
        </w:tc>
        <w:tc>
          <w:tcPr>
            <w:tcW w:w="1690" w:type="dxa"/>
            <w:tcBorders>
              <w:bottom w:val="single" w:color="8FB6EA" w:sz="5" w:space="0"/>
            </w:tcBorders>
            <w:shd w:val="clear" w:color="auto" w:fill="FFFFFF" w:themeFill="background1"/>
            <w:tcMar/>
          </w:tcPr>
          <w:p w:rsidRPr="00CC0718" w:rsidR="00C71DC8" w:rsidP="00244814" w:rsidRDefault="00C71DC8" w14:paraId="335326D5" w14:textId="77777777">
            <w:pPr>
              <w:rPr>
                <w:color w:val="000000"/>
                <w:spacing w:val="-2"/>
                <w:sz w:val="18"/>
              </w:rPr>
            </w:pPr>
            <w:r w:rsidRPr="00CC0718">
              <w:rPr>
                <w:color w:val="000000"/>
                <w:spacing w:val="-2"/>
                <w:sz w:val="18"/>
              </w:rPr>
              <w:t>5</w:t>
            </w:r>
          </w:p>
        </w:tc>
        <w:tc>
          <w:tcPr>
            <w:tcW w:w="1576" w:type="dxa"/>
            <w:tcBorders>
              <w:bottom w:val="single" w:color="8FB6EA" w:sz="5" w:space="0"/>
            </w:tcBorders>
            <w:shd w:val="clear" w:color="auto" w:fill="FFFFFF" w:themeFill="background1"/>
            <w:tcMar/>
          </w:tcPr>
          <w:p w:rsidRPr="00CC0718" w:rsidR="00C71DC8" w:rsidP="00244814" w:rsidRDefault="00C71DC8" w14:paraId="18057BD8" w14:textId="77777777">
            <w:pPr>
              <w:rPr>
                <w:color w:val="000000"/>
                <w:spacing w:val="-2"/>
                <w:sz w:val="18"/>
              </w:rPr>
            </w:pPr>
          </w:p>
        </w:tc>
      </w:tr>
      <w:tr w:rsidRPr="00CC0718" w:rsidR="00C71DC8" w:rsidTr="3A33D0EC" w14:paraId="1B731C6F" w14:textId="77777777">
        <w:trPr>
          <w:trHeight w:val="458" w:hRule="exact"/>
        </w:trPr>
        <w:tc>
          <w:tcPr>
            <w:tcW w:w="10717" w:type="dxa"/>
            <w:gridSpan w:val="8"/>
            <w:tcBorders>
              <w:top w:val="single" w:color="8FB6EA" w:sz="5" w:space="0"/>
            </w:tcBorders>
            <w:tcMar/>
          </w:tcPr>
          <w:p w:rsidRPr="00CC0718" w:rsidR="00C71DC8" w:rsidP="00244814" w:rsidRDefault="00C71DC8" w14:paraId="58DC6DF4" w14:textId="77777777"/>
        </w:tc>
      </w:tr>
      <w:tr w:rsidRPr="00CC0718" w:rsidR="00C71DC8" w:rsidTr="3A33D0EC" w14:paraId="3E10D50A" w14:textId="77777777">
        <w:trPr>
          <w:trHeight w:val="602" w:hRule="exact"/>
        </w:trPr>
        <w:tc>
          <w:tcPr>
            <w:tcW w:w="10717" w:type="dxa"/>
            <w:gridSpan w:val="8"/>
            <w:shd w:val="clear" w:color="auto" w:fill="FFFFFF" w:themeFill="background1"/>
            <w:tcMar/>
          </w:tcPr>
          <w:p w:rsidRPr="00CC0718" w:rsidR="00C71DC8" w:rsidP="00244814" w:rsidRDefault="00C71DC8" w14:paraId="2A168C4B" w14:textId="77777777">
            <w:pPr>
              <w:rPr>
                <w:b/>
                <w:color w:val="5C83B4"/>
                <w:spacing w:val="-2"/>
                <w:sz w:val="24"/>
              </w:rPr>
            </w:pPr>
          </w:p>
        </w:tc>
      </w:tr>
      <w:tr w:rsidRPr="00CC0718" w:rsidR="00C71DC8" w:rsidTr="3A33D0EC" w14:paraId="030389B9" w14:textId="77777777">
        <w:trPr>
          <w:trHeight w:val="444" w:hRule="exact"/>
        </w:trPr>
        <w:tc>
          <w:tcPr>
            <w:tcW w:w="1805" w:type="dxa"/>
            <w:shd w:val="clear" w:color="auto" w:fill="FFFFFF" w:themeFill="background1"/>
            <w:tcMar/>
          </w:tcPr>
          <w:p w:rsidRPr="00CC0718" w:rsidR="00C71DC8" w:rsidP="00244814" w:rsidRDefault="00C71DC8" w14:paraId="26C9B887" w14:textId="77777777">
            <w:pPr>
              <w:rPr>
                <w:b/>
                <w:color w:val="5C83B4"/>
                <w:spacing w:val="-2"/>
                <w:sz w:val="24"/>
              </w:rPr>
            </w:pPr>
            <w:r w:rsidRPr="00CC0718">
              <w:rPr>
                <w:b/>
                <w:color w:val="5C83B4"/>
                <w:spacing w:val="-2"/>
                <w:sz w:val="24"/>
              </w:rPr>
              <w:t>Nickname:</w:t>
            </w:r>
          </w:p>
        </w:tc>
        <w:tc>
          <w:tcPr>
            <w:tcW w:w="8912" w:type="dxa"/>
            <w:gridSpan w:val="7"/>
            <w:vMerge w:val="restart"/>
            <w:shd w:val="clear" w:color="auto" w:fill="FFFFFF" w:themeFill="background1"/>
            <w:tcMar/>
          </w:tcPr>
          <w:p w:rsidRPr="00CC0718" w:rsidR="00C71DC8" w:rsidP="3A33D0EC" w:rsidRDefault="00C71DC8" w14:paraId="23B8C8FE" w14:textId="77777777">
            <w:pPr>
              <w:rPr>
                <w:b w:val="1"/>
                <w:bCs w:val="1"/>
                <w:color w:val="5C83B4"/>
                <w:spacing w:val="-2"/>
                <w:sz w:val="24"/>
                <w:szCs w:val="24"/>
                <w:lang w:val="en-US"/>
              </w:rPr>
            </w:pPr>
            <w:r w:rsidRPr="3A33D0EC" w:rsidR="00C71DC8">
              <w:rPr>
                <w:b w:val="1"/>
                <w:bCs w:val="1"/>
                <w:color w:val="5C83B4"/>
                <w:spacing w:val="-2"/>
                <w:sz w:val="24"/>
                <w:szCs w:val="24"/>
                <w:lang w:val="en-US"/>
              </w:rPr>
              <w:t xml:space="preserve">Codes\\AXIAL CODE\\Q9- Needs of marketing support and services\ADD MORE SKILL MEMBERS\More Marketing </w:t>
            </w:r>
            <w:r w:rsidRPr="3A33D0EC" w:rsidR="00C71DC8">
              <w:rPr>
                <w:b w:val="1"/>
                <w:bCs w:val="1"/>
                <w:color w:val="5C83B4"/>
                <w:spacing w:val="-2"/>
                <w:sz w:val="24"/>
                <w:szCs w:val="24"/>
                <w:lang w:val="en-US"/>
              </w:rPr>
              <w:t>Memebers</w:t>
            </w:r>
          </w:p>
        </w:tc>
      </w:tr>
      <w:tr w:rsidRPr="00CC0718" w:rsidR="00C71DC8" w:rsidTr="3A33D0EC" w14:paraId="07E9BE77" w14:textId="77777777">
        <w:trPr>
          <w:trHeight w:val="459" w:hRule="exact"/>
        </w:trPr>
        <w:tc>
          <w:tcPr>
            <w:tcW w:w="1805" w:type="dxa"/>
            <w:shd w:val="clear" w:color="auto" w:fill="FFFFFF" w:themeFill="background1"/>
            <w:tcMar/>
          </w:tcPr>
          <w:p w:rsidRPr="00CC0718" w:rsidR="00C71DC8" w:rsidP="00244814" w:rsidRDefault="00C71DC8" w14:paraId="39C742B1" w14:textId="77777777">
            <w:pPr>
              <w:rPr>
                <w:b/>
                <w:color w:val="5C83B4"/>
                <w:spacing w:val="-2"/>
                <w:sz w:val="24"/>
              </w:rPr>
            </w:pPr>
            <w:r w:rsidRPr="00CC0718">
              <w:rPr>
                <w:b/>
                <w:color w:val="5C83B4"/>
                <w:spacing w:val="-2"/>
                <w:sz w:val="24"/>
              </w:rPr>
              <w:t>Classification:</w:t>
            </w:r>
          </w:p>
        </w:tc>
        <w:tc>
          <w:tcPr>
            <w:tcW w:w="8912" w:type="dxa"/>
            <w:gridSpan w:val="7"/>
            <w:vMerge/>
            <w:tcMar/>
          </w:tcPr>
          <w:p w:rsidRPr="00CC0718" w:rsidR="00C71DC8" w:rsidP="00244814" w:rsidRDefault="00C71DC8" w14:paraId="2C565AE5" w14:textId="77777777"/>
        </w:tc>
      </w:tr>
      <w:tr w:rsidRPr="00CC0718" w:rsidR="00C71DC8" w:rsidTr="3A33D0EC" w14:paraId="7E64FA06" w14:textId="77777777">
        <w:trPr>
          <w:trHeight w:val="444" w:hRule="exact"/>
        </w:trPr>
        <w:tc>
          <w:tcPr>
            <w:tcW w:w="1805" w:type="dxa"/>
            <w:shd w:val="clear" w:color="auto" w:fill="FFFFFF" w:themeFill="background1"/>
            <w:tcMar/>
          </w:tcPr>
          <w:p w:rsidRPr="00CC0718" w:rsidR="00C71DC8" w:rsidP="00244814" w:rsidRDefault="00C71DC8" w14:paraId="2D3C8258" w14:textId="77777777">
            <w:pPr>
              <w:rPr>
                <w:b/>
                <w:color w:val="5C83B4"/>
                <w:spacing w:val="-2"/>
                <w:sz w:val="24"/>
              </w:rPr>
            </w:pPr>
            <w:r w:rsidRPr="00CC0718">
              <w:rPr>
                <w:b/>
                <w:color w:val="5C83B4"/>
                <w:spacing w:val="-2"/>
                <w:sz w:val="24"/>
              </w:rPr>
              <w:t>Aggregated:</w:t>
            </w:r>
          </w:p>
        </w:tc>
        <w:tc>
          <w:tcPr>
            <w:tcW w:w="8912" w:type="dxa"/>
            <w:gridSpan w:val="7"/>
            <w:shd w:val="clear" w:color="auto" w:fill="FFFFFF" w:themeFill="background1"/>
            <w:tcMar/>
          </w:tcPr>
          <w:p w:rsidRPr="00CC0718" w:rsidR="00C71DC8" w:rsidP="00244814" w:rsidRDefault="00C71DC8" w14:paraId="05613CC5" w14:textId="77777777">
            <w:pPr>
              <w:rPr>
                <w:b/>
                <w:color w:val="5C83B4"/>
                <w:spacing w:val="-2"/>
                <w:sz w:val="24"/>
              </w:rPr>
            </w:pPr>
            <w:r w:rsidRPr="00CC0718">
              <w:rPr>
                <w:b/>
                <w:color w:val="5C83B4"/>
                <w:spacing w:val="-2"/>
                <w:sz w:val="24"/>
              </w:rPr>
              <w:t>Yes</w:t>
            </w:r>
          </w:p>
        </w:tc>
      </w:tr>
      <w:tr w:rsidRPr="00CC0718" w:rsidR="00C71DC8" w:rsidTr="3A33D0EC" w14:paraId="51E9EDFB" w14:textId="77777777">
        <w:trPr>
          <w:trHeight w:val="344" w:hRule="exact"/>
        </w:trPr>
        <w:tc>
          <w:tcPr>
            <w:tcW w:w="3381" w:type="dxa"/>
            <w:gridSpan w:val="2"/>
            <w:tcBorders>
              <w:bottom w:val="single" w:color="8FB6EA" w:sz="5" w:space="0"/>
            </w:tcBorders>
            <w:shd w:val="clear" w:color="auto" w:fill="FFFFFF" w:themeFill="background1"/>
            <w:tcMar/>
          </w:tcPr>
          <w:p w:rsidRPr="00CC0718" w:rsidR="00C71DC8" w:rsidP="00244814" w:rsidRDefault="00C71DC8" w14:paraId="02D8BBAF" w14:textId="77777777">
            <w:pPr>
              <w:rPr>
                <w:color w:val="000000"/>
                <w:spacing w:val="-2"/>
                <w:sz w:val="18"/>
              </w:rPr>
            </w:pPr>
            <w:r w:rsidRPr="00CC0718">
              <w:rPr>
                <w:color w:val="000000"/>
                <w:spacing w:val="-2"/>
                <w:sz w:val="18"/>
              </w:rPr>
              <w:t>Document</w:t>
            </w:r>
          </w:p>
        </w:tc>
        <w:tc>
          <w:tcPr>
            <w:tcW w:w="1132" w:type="dxa"/>
            <w:tcBorders>
              <w:bottom w:val="single" w:color="8FB6EA" w:sz="5" w:space="0"/>
            </w:tcBorders>
            <w:shd w:val="clear" w:color="auto" w:fill="FFFFFF" w:themeFill="background1"/>
            <w:tcMar/>
          </w:tcPr>
          <w:p w:rsidRPr="00CC0718" w:rsidR="00C71DC8" w:rsidP="00244814" w:rsidRDefault="00C71DC8" w14:paraId="4FA4D3A8" w14:textId="77777777">
            <w:pPr>
              <w:rPr>
                <w:color w:val="000000"/>
                <w:spacing w:val="-2"/>
                <w:sz w:val="18"/>
              </w:rPr>
            </w:pPr>
            <w:r w:rsidRPr="00CC0718">
              <w:rPr>
                <w:color w:val="000000"/>
                <w:spacing w:val="-2"/>
                <w:sz w:val="18"/>
              </w:rPr>
              <w:t>1</w:t>
            </w:r>
          </w:p>
        </w:tc>
        <w:tc>
          <w:tcPr>
            <w:tcW w:w="1576" w:type="dxa"/>
            <w:gridSpan w:val="2"/>
            <w:tcBorders>
              <w:bottom w:val="single" w:color="8FB6EA" w:sz="5" w:space="0"/>
            </w:tcBorders>
            <w:shd w:val="clear" w:color="auto" w:fill="FFFFFF" w:themeFill="background1"/>
            <w:tcMar/>
          </w:tcPr>
          <w:p w:rsidRPr="00CC0718" w:rsidR="00C71DC8" w:rsidP="00244814" w:rsidRDefault="00C71DC8" w14:paraId="0158BEE3" w14:textId="77777777">
            <w:pPr>
              <w:rPr>
                <w:color w:val="000000"/>
                <w:spacing w:val="-2"/>
                <w:sz w:val="18"/>
              </w:rPr>
            </w:pPr>
            <w:r w:rsidRPr="00CC0718">
              <w:rPr>
                <w:color w:val="000000"/>
                <w:spacing w:val="-2"/>
                <w:sz w:val="18"/>
              </w:rPr>
              <w:t>1</w:t>
            </w:r>
          </w:p>
        </w:tc>
        <w:tc>
          <w:tcPr>
            <w:tcW w:w="1362" w:type="dxa"/>
            <w:tcBorders>
              <w:bottom w:val="single" w:color="8FB6EA" w:sz="5" w:space="0"/>
            </w:tcBorders>
            <w:shd w:val="clear" w:color="auto" w:fill="FFFFFF" w:themeFill="background1"/>
            <w:tcMar/>
          </w:tcPr>
          <w:p w:rsidRPr="00CC0718" w:rsidR="00C71DC8" w:rsidP="00244814" w:rsidRDefault="00C71DC8" w14:paraId="449FAF54" w14:textId="77777777">
            <w:pPr>
              <w:rPr>
                <w:color w:val="000000"/>
                <w:spacing w:val="-2"/>
                <w:sz w:val="18"/>
              </w:rPr>
            </w:pPr>
            <w:r w:rsidRPr="00CC0718">
              <w:rPr>
                <w:color w:val="000000"/>
                <w:spacing w:val="-2"/>
                <w:sz w:val="18"/>
              </w:rPr>
              <w:t>19</w:t>
            </w:r>
          </w:p>
        </w:tc>
        <w:tc>
          <w:tcPr>
            <w:tcW w:w="1690" w:type="dxa"/>
            <w:tcBorders>
              <w:bottom w:val="single" w:color="8FB6EA" w:sz="5" w:space="0"/>
            </w:tcBorders>
            <w:shd w:val="clear" w:color="auto" w:fill="FFFFFF" w:themeFill="background1"/>
            <w:tcMar/>
          </w:tcPr>
          <w:p w:rsidRPr="00CC0718" w:rsidR="00C71DC8" w:rsidP="00244814" w:rsidRDefault="00C71DC8" w14:paraId="3D161171" w14:textId="77777777">
            <w:pPr>
              <w:rPr>
                <w:color w:val="000000"/>
                <w:spacing w:val="-2"/>
                <w:sz w:val="18"/>
              </w:rPr>
            </w:pPr>
            <w:r w:rsidRPr="00CC0718">
              <w:rPr>
                <w:color w:val="000000"/>
                <w:spacing w:val="-2"/>
                <w:sz w:val="18"/>
              </w:rPr>
              <w:t>1</w:t>
            </w:r>
          </w:p>
        </w:tc>
        <w:tc>
          <w:tcPr>
            <w:tcW w:w="1576" w:type="dxa"/>
            <w:tcBorders>
              <w:bottom w:val="single" w:color="8FB6EA" w:sz="5" w:space="0"/>
            </w:tcBorders>
            <w:shd w:val="clear" w:color="auto" w:fill="FFFFFF" w:themeFill="background1"/>
            <w:tcMar/>
          </w:tcPr>
          <w:p w:rsidRPr="00CC0718" w:rsidR="00C71DC8" w:rsidP="00244814" w:rsidRDefault="00C71DC8" w14:paraId="12A7FEE2" w14:textId="77777777">
            <w:pPr>
              <w:rPr>
                <w:color w:val="000000"/>
                <w:spacing w:val="-2"/>
                <w:sz w:val="18"/>
              </w:rPr>
            </w:pPr>
          </w:p>
        </w:tc>
      </w:tr>
      <w:tr w:rsidRPr="00CC0718" w:rsidR="00C71DC8" w:rsidTr="3A33D0EC" w14:paraId="5240C162" w14:textId="77777777">
        <w:trPr>
          <w:trHeight w:val="444" w:hRule="exact"/>
        </w:trPr>
        <w:tc>
          <w:tcPr>
            <w:tcW w:w="10717" w:type="dxa"/>
            <w:gridSpan w:val="8"/>
            <w:tcBorders>
              <w:top w:val="single" w:color="8FB6EA" w:sz="5" w:space="0"/>
            </w:tcBorders>
            <w:tcMar/>
          </w:tcPr>
          <w:p w:rsidRPr="00CC0718" w:rsidR="00C71DC8" w:rsidP="00244814" w:rsidRDefault="00C71DC8" w14:paraId="165B93C6" w14:textId="77777777"/>
        </w:tc>
      </w:tr>
      <w:tr w:rsidRPr="00CC0718" w:rsidR="00C71DC8" w:rsidTr="3A33D0EC" w14:paraId="705565DA" w14:textId="77777777">
        <w:trPr>
          <w:trHeight w:val="602" w:hRule="exact"/>
        </w:trPr>
        <w:tc>
          <w:tcPr>
            <w:tcW w:w="10717" w:type="dxa"/>
            <w:gridSpan w:val="8"/>
            <w:shd w:val="clear" w:color="auto" w:fill="FFFFFF" w:themeFill="background1"/>
            <w:tcMar/>
          </w:tcPr>
          <w:p w:rsidRPr="00CC0718" w:rsidR="00C71DC8" w:rsidP="00244814" w:rsidRDefault="00C71DC8" w14:paraId="1947BE1F" w14:textId="77777777">
            <w:pPr>
              <w:rPr>
                <w:b/>
                <w:color w:val="5C83B4"/>
                <w:spacing w:val="-2"/>
                <w:sz w:val="24"/>
              </w:rPr>
            </w:pPr>
          </w:p>
        </w:tc>
      </w:tr>
      <w:tr w:rsidRPr="00CC0718" w:rsidR="00C71DC8" w:rsidTr="3A33D0EC" w14:paraId="64F7606C" w14:textId="77777777">
        <w:trPr>
          <w:trHeight w:val="458" w:hRule="exact"/>
        </w:trPr>
        <w:tc>
          <w:tcPr>
            <w:tcW w:w="1805" w:type="dxa"/>
            <w:shd w:val="clear" w:color="auto" w:fill="FFFFFF" w:themeFill="background1"/>
            <w:tcMar/>
          </w:tcPr>
          <w:p w:rsidRPr="00CC0718" w:rsidR="00C71DC8" w:rsidP="00244814" w:rsidRDefault="00C71DC8" w14:paraId="17315E0D" w14:textId="77777777">
            <w:pPr>
              <w:rPr>
                <w:b/>
                <w:color w:val="5C83B4"/>
                <w:spacing w:val="-2"/>
                <w:sz w:val="24"/>
              </w:rPr>
            </w:pPr>
            <w:r w:rsidRPr="00CC0718">
              <w:rPr>
                <w:b/>
                <w:color w:val="5C83B4"/>
                <w:spacing w:val="-2"/>
                <w:sz w:val="24"/>
              </w:rPr>
              <w:t>Nickname:</w:t>
            </w:r>
          </w:p>
        </w:tc>
        <w:tc>
          <w:tcPr>
            <w:tcW w:w="8912" w:type="dxa"/>
            <w:gridSpan w:val="7"/>
            <w:vMerge w:val="restart"/>
            <w:shd w:val="clear" w:color="auto" w:fill="FFFFFF" w:themeFill="background1"/>
            <w:tcMar/>
          </w:tcPr>
          <w:p w:rsidRPr="00CC0718" w:rsidR="00C71DC8" w:rsidP="3A33D0EC" w:rsidRDefault="00C71DC8" w14:paraId="5BF1C3F4" w14:textId="77777777">
            <w:pPr>
              <w:rPr>
                <w:b w:val="1"/>
                <w:bCs w:val="1"/>
                <w:color w:val="5C83B4"/>
                <w:spacing w:val="-2"/>
                <w:sz w:val="24"/>
                <w:szCs w:val="24"/>
                <w:lang w:val="en-US"/>
              </w:rPr>
            </w:pPr>
            <w:r w:rsidRPr="3A33D0EC" w:rsidR="00C71DC8">
              <w:rPr>
                <w:b w:val="1"/>
                <w:bCs w:val="1"/>
                <w:color w:val="5C83B4"/>
                <w:spacing w:val="-2"/>
                <w:sz w:val="24"/>
                <w:szCs w:val="24"/>
                <w:lang w:val="en-US"/>
              </w:rPr>
              <w:t>Codes\\AXIAL CODE\\Q9- Needs of marketing support and services\ADD MORE SKILL MEMBERS\So we need people with a lot of search engine optimization methods and methodology</w:t>
            </w:r>
          </w:p>
        </w:tc>
      </w:tr>
      <w:tr w:rsidRPr="00CC0718" w:rsidR="00C71DC8" w:rsidTr="3A33D0EC" w14:paraId="08A7FEC0" w14:textId="77777777">
        <w:trPr>
          <w:trHeight w:val="444" w:hRule="exact"/>
        </w:trPr>
        <w:tc>
          <w:tcPr>
            <w:tcW w:w="1805" w:type="dxa"/>
            <w:shd w:val="clear" w:color="auto" w:fill="FFFFFF" w:themeFill="background1"/>
            <w:tcMar/>
          </w:tcPr>
          <w:p w:rsidRPr="00CC0718" w:rsidR="00C71DC8" w:rsidP="00244814" w:rsidRDefault="00C71DC8" w14:paraId="013B07F3" w14:textId="77777777">
            <w:pPr>
              <w:rPr>
                <w:b/>
                <w:color w:val="5C83B4"/>
                <w:spacing w:val="-2"/>
                <w:sz w:val="24"/>
              </w:rPr>
            </w:pPr>
            <w:r w:rsidRPr="00CC0718">
              <w:rPr>
                <w:b/>
                <w:color w:val="5C83B4"/>
                <w:spacing w:val="-2"/>
                <w:sz w:val="24"/>
              </w:rPr>
              <w:t>Classification:</w:t>
            </w:r>
          </w:p>
        </w:tc>
        <w:tc>
          <w:tcPr>
            <w:tcW w:w="8912" w:type="dxa"/>
            <w:gridSpan w:val="7"/>
            <w:vMerge/>
            <w:tcMar/>
          </w:tcPr>
          <w:p w:rsidRPr="00CC0718" w:rsidR="00C71DC8" w:rsidP="00244814" w:rsidRDefault="00C71DC8" w14:paraId="50AC9A4B" w14:textId="77777777"/>
        </w:tc>
      </w:tr>
      <w:tr w:rsidRPr="00CC0718" w:rsidR="00C71DC8" w:rsidTr="3A33D0EC" w14:paraId="6EA2A651" w14:textId="77777777">
        <w:trPr>
          <w:trHeight w:val="459" w:hRule="exact"/>
        </w:trPr>
        <w:tc>
          <w:tcPr>
            <w:tcW w:w="1805" w:type="dxa"/>
            <w:shd w:val="clear" w:color="auto" w:fill="FFFFFF" w:themeFill="background1"/>
            <w:tcMar/>
          </w:tcPr>
          <w:p w:rsidRPr="00CC0718" w:rsidR="00C71DC8" w:rsidP="00244814" w:rsidRDefault="00C71DC8" w14:paraId="2FE4BFFA" w14:textId="77777777">
            <w:pPr>
              <w:rPr>
                <w:b/>
                <w:color w:val="5C83B4"/>
                <w:spacing w:val="-2"/>
                <w:sz w:val="24"/>
              </w:rPr>
            </w:pPr>
            <w:r w:rsidRPr="00CC0718">
              <w:rPr>
                <w:b/>
                <w:color w:val="5C83B4"/>
                <w:spacing w:val="-2"/>
                <w:sz w:val="24"/>
              </w:rPr>
              <w:t>Aggregated:</w:t>
            </w:r>
          </w:p>
        </w:tc>
        <w:tc>
          <w:tcPr>
            <w:tcW w:w="8912" w:type="dxa"/>
            <w:gridSpan w:val="7"/>
            <w:shd w:val="clear" w:color="auto" w:fill="FFFFFF" w:themeFill="background1"/>
            <w:tcMar/>
          </w:tcPr>
          <w:p w:rsidRPr="00CC0718" w:rsidR="00C71DC8" w:rsidP="00244814" w:rsidRDefault="00C71DC8" w14:paraId="75A5A472" w14:textId="77777777">
            <w:pPr>
              <w:rPr>
                <w:b/>
                <w:color w:val="5C83B4"/>
                <w:spacing w:val="-2"/>
                <w:sz w:val="24"/>
              </w:rPr>
            </w:pPr>
            <w:r w:rsidRPr="00CC0718">
              <w:rPr>
                <w:b/>
                <w:color w:val="5C83B4"/>
                <w:spacing w:val="-2"/>
                <w:sz w:val="24"/>
              </w:rPr>
              <w:t>No</w:t>
            </w:r>
          </w:p>
        </w:tc>
      </w:tr>
      <w:tr w:rsidRPr="00CC0718" w:rsidR="00C71DC8" w:rsidTr="3A33D0EC" w14:paraId="23564B63" w14:textId="77777777">
        <w:trPr>
          <w:trHeight w:val="344" w:hRule="exact"/>
        </w:trPr>
        <w:tc>
          <w:tcPr>
            <w:tcW w:w="3381" w:type="dxa"/>
            <w:gridSpan w:val="2"/>
            <w:tcBorders>
              <w:bottom w:val="single" w:color="8FB6EA" w:sz="5" w:space="0"/>
            </w:tcBorders>
            <w:shd w:val="clear" w:color="auto" w:fill="FFFFFF" w:themeFill="background1"/>
            <w:tcMar/>
          </w:tcPr>
          <w:p w:rsidRPr="00CC0718" w:rsidR="00C71DC8" w:rsidP="00244814" w:rsidRDefault="00C71DC8" w14:paraId="70D369D5" w14:textId="77777777">
            <w:pPr>
              <w:rPr>
                <w:color w:val="000000"/>
                <w:spacing w:val="-2"/>
                <w:sz w:val="18"/>
              </w:rPr>
            </w:pPr>
            <w:r w:rsidRPr="00CC0718">
              <w:rPr>
                <w:color w:val="000000"/>
                <w:spacing w:val="-2"/>
                <w:sz w:val="18"/>
              </w:rPr>
              <w:t>Document</w:t>
            </w:r>
          </w:p>
        </w:tc>
        <w:tc>
          <w:tcPr>
            <w:tcW w:w="1132" w:type="dxa"/>
            <w:tcBorders>
              <w:bottom w:val="single" w:color="8FB6EA" w:sz="5" w:space="0"/>
            </w:tcBorders>
            <w:shd w:val="clear" w:color="auto" w:fill="FFFFFF" w:themeFill="background1"/>
            <w:tcMar/>
          </w:tcPr>
          <w:p w:rsidRPr="00CC0718" w:rsidR="00C71DC8" w:rsidP="00244814" w:rsidRDefault="00C71DC8" w14:paraId="79900CAF" w14:textId="77777777">
            <w:pPr>
              <w:rPr>
                <w:color w:val="000000"/>
                <w:spacing w:val="-2"/>
                <w:sz w:val="18"/>
              </w:rPr>
            </w:pPr>
            <w:r w:rsidRPr="00CC0718">
              <w:rPr>
                <w:color w:val="000000"/>
                <w:spacing w:val="-2"/>
                <w:sz w:val="18"/>
              </w:rPr>
              <w:t>1</w:t>
            </w:r>
          </w:p>
        </w:tc>
        <w:tc>
          <w:tcPr>
            <w:tcW w:w="1576" w:type="dxa"/>
            <w:gridSpan w:val="2"/>
            <w:tcBorders>
              <w:bottom w:val="single" w:color="8FB6EA" w:sz="5" w:space="0"/>
            </w:tcBorders>
            <w:shd w:val="clear" w:color="auto" w:fill="FFFFFF" w:themeFill="background1"/>
            <w:tcMar/>
          </w:tcPr>
          <w:p w:rsidRPr="00CC0718" w:rsidR="00C71DC8" w:rsidP="00244814" w:rsidRDefault="00C71DC8" w14:paraId="26437C9A" w14:textId="77777777">
            <w:pPr>
              <w:rPr>
                <w:color w:val="000000"/>
                <w:spacing w:val="-2"/>
                <w:sz w:val="18"/>
              </w:rPr>
            </w:pPr>
            <w:r w:rsidRPr="00CC0718">
              <w:rPr>
                <w:color w:val="000000"/>
                <w:spacing w:val="-2"/>
                <w:sz w:val="18"/>
              </w:rPr>
              <w:t>1</w:t>
            </w:r>
          </w:p>
        </w:tc>
        <w:tc>
          <w:tcPr>
            <w:tcW w:w="1362" w:type="dxa"/>
            <w:tcBorders>
              <w:bottom w:val="single" w:color="8FB6EA" w:sz="5" w:space="0"/>
            </w:tcBorders>
            <w:shd w:val="clear" w:color="auto" w:fill="FFFFFF" w:themeFill="background1"/>
            <w:tcMar/>
          </w:tcPr>
          <w:p w:rsidRPr="00CC0718" w:rsidR="00C71DC8" w:rsidP="00244814" w:rsidRDefault="00C71DC8" w14:paraId="060FF07F" w14:textId="77777777">
            <w:pPr>
              <w:rPr>
                <w:color w:val="000000"/>
                <w:spacing w:val="-2"/>
                <w:sz w:val="18"/>
              </w:rPr>
            </w:pPr>
            <w:r w:rsidRPr="00CC0718">
              <w:rPr>
                <w:color w:val="000000"/>
                <w:spacing w:val="-2"/>
                <w:sz w:val="18"/>
              </w:rPr>
              <w:t>14</w:t>
            </w:r>
          </w:p>
        </w:tc>
        <w:tc>
          <w:tcPr>
            <w:tcW w:w="1690" w:type="dxa"/>
            <w:tcBorders>
              <w:bottom w:val="single" w:color="8FB6EA" w:sz="5" w:space="0"/>
            </w:tcBorders>
            <w:shd w:val="clear" w:color="auto" w:fill="FFFFFF" w:themeFill="background1"/>
            <w:tcMar/>
          </w:tcPr>
          <w:p w:rsidRPr="00CC0718" w:rsidR="00C71DC8" w:rsidP="00244814" w:rsidRDefault="00C71DC8" w14:paraId="2C89F5BB" w14:textId="77777777">
            <w:pPr>
              <w:rPr>
                <w:color w:val="000000"/>
                <w:spacing w:val="-2"/>
                <w:sz w:val="18"/>
              </w:rPr>
            </w:pPr>
            <w:r w:rsidRPr="00CC0718">
              <w:rPr>
                <w:color w:val="000000"/>
                <w:spacing w:val="-2"/>
                <w:sz w:val="18"/>
              </w:rPr>
              <w:t>1</w:t>
            </w:r>
          </w:p>
        </w:tc>
        <w:tc>
          <w:tcPr>
            <w:tcW w:w="1576" w:type="dxa"/>
            <w:tcBorders>
              <w:bottom w:val="single" w:color="8FB6EA" w:sz="5" w:space="0"/>
            </w:tcBorders>
            <w:shd w:val="clear" w:color="auto" w:fill="FFFFFF" w:themeFill="background1"/>
            <w:tcMar/>
          </w:tcPr>
          <w:p w:rsidRPr="00CC0718" w:rsidR="00C71DC8" w:rsidP="00244814" w:rsidRDefault="00C71DC8" w14:paraId="43A4C640" w14:textId="77777777">
            <w:pPr>
              <w:rPr>
                <w:color w:val="000000"/>
                <w:spacing w:val="-2"/>
                <w:sz w:val="18"/>
              </w:rPr>
            </w:pPr>
          </w:p>
        </w:tc>
      </w:tr>
      <w:tr w:rsidRPr="00CC0718" w:rsidR="00C71DC8" w:rsidTr="3A33D0EC" w14:paraId="73AB67AF" w14:textId="77777777">
        <w:trPr>
          <w:trHeight w:val="745" w:hRule="exact"/>
        </w:trPr>
        <w:tc>
          <w:tcPr>
            <w:tcW w:w="10717" w:type="dxa"/>
            <w:gridSpan w:val="8"/>
            <w:tcBorders>
              <w:top w:val="single" w:color="8FB6EA" w:sz="5" w:space="0"/>
            </w:tcBorders>
            <w:tcMar/>
          </w:tcPr>
          <w:p w:rsidRPr="00CC0718" w:rsidR="00C71DC8" w:rsidP="00244814" w:rsidRDefault="00C71DC8" w14:paraId="4096C90A" w14:textId="77777777"/>
        </w:tc>
      </w:tr>
      <w:tr w:rsidRPr="00CC0718" w:rsidR="00C71DC8" w:rsidTr="3A33D0EC" w14:paraId="013CEF82" w14:textId="77777777">
        <w:trPr>
          <w:trHeight w:val="759" w:hRule="exact"/>
        </w:trPr>
        <w:tc>
          <w:tcPr>
            <w:tcW w:w="10717" w:type="dxa"/>
            <w:gridSpan w:val="8"/>
            <w:tcMar/>
          </w:tcPr>
          <w:p w:rsidRPr="00CC0718" w:rsidR="00C71DC8" w:rsidP="00244814" w:rsidRDefault="00C71DC8" w14:paraId="11B5A9BA" w14:textId="77777777"/>
        </w:tc>
      </w:tr>
      <w:tr w:rsidRPr="00CC0718" w:rsidR="00C71DC8" w:rsidTr="3A33D0EC" w14:paraId="080FC839" w14:textId="77777777">
        <w:trPr>
          <w:trHeight w:val="459" w:hRule="exact"/>
        </w:trPr>
        <w:tc>
          <w:tcPr>
            <w:tcW w:w="5359" w:type="dxa"/>
            <w:gridSpan w:val="4"/>
            <w:shd w:val="clear" w:color="auto" w:fill="FFFFFF" w:themeFill="background1"/>
            <w:tcMar/>
          </w:tcPr>
          <w:p w:rsidRPr="00CC0718" w:rsidR="00C71DC8" w:rsidP="00244814" w:rsidRDefault="00C71DC8" w14:paraId="19BD04C7" w14:textId="77777777">
            <w:pPr>
              <w:jc w:val="right"/>
              <w:rPr>
                <w:color w:val="000066"/>
                <w:spacing w:val="-2"/>
                <w:sz w:val="16"/>
              </w:rPr>
            </w:pPr>
            <w:r w:rsidRPr="00CC0718">
              <w:rPr>
                <w:color w:val="000066"/>
                <w:spacing w:val="-2"/>
                <w:sz w:val="16"/>
              </w:rPr>
              <w:t>Formatted Reports\\Code Summary Formatted Report</w:t>
            </w:r>
          </w:p>
        </w:tc>
        <w:tc>
          <w:tcPr>
            <w:tcW w:w="5358" w:type="dxa"/>
            <w:gridSpan w:val="4"/>
            <w:shd w:val="clear" w:color="auto" w:fill="FFFFFF" w:themeFill="background1"/>
            <w:tcMar/>
          </w:tcPr>
          <w:p w:rsidRPr="00CC0718" w:rsidR="00C71DC8" w:rsidP="00244814" w:rsidRDefault="00C71DC8" w14:paraId="036D02C4" w14:textId="77777777">
            <w:pPr>
              <w:jc w:val="right"/>
              <w:rPr>
                <w:color w:val="000066"/>
                <w:spacing w:val="-2"/>
                <w:sz w:val="16"/>
              </w:rPr>
            </w:pPr>
            <w:r w:rsidRPr="00CC0718">
              <w:rPr>
                <w:color w:val="000066"/>
                <w:spacing w:val="-2"/>
                <w:sz w:val="16"/>
              </w:rPr>
              <w:t>Page 94 of 104</w:t>
            </w:r>
          </w:p>
        </w:tc>
      </w:tr>
      <w:tr w:rsidRPr="00CC0718" w:rsidR="00C71DC8" w:rsidTr="3A33D0EC" w14:paraId="4ECD1AFF" w14:textId="77777777">
        <w:trPr>
          <w:trHeight w:val="444" w:hRule="exact"/>
        </w:trPr>
        <w:tc>
          <w:tcPr>
            <w:tcW w:w="10717" w:type="dxa"/>
            <w:gridSpan w:val="8"/>
            <w:shd w:val="clear" w:color="auto" w:fill="FFFFFF" w:themeFill="background1"/>
            <w:tcMar/>
            <w:vAlign w:val="center"/>
          </w:tcPr>
          <w:p w:rsidRPr="00CC0718" w:rsidR="00C71DC8" w:rsidP="00244814" w:rsidRDefault="00C71DC8" w14:paraId="6080F893" w14:textId="77777777">
            <w:pPr>
              <w:jc w:val="right"/>
              <w:rPr>
                <w:color w:val="000066"/>
                <w:spacing w:val="-2"/>
                <w:sz w:val="16"/>
              </w:rPr>
            </w:pPr>
            <w:r w:rsidRPr="00CC0718">
              <w:rPr>
                <w:color w:val="000066"/>
                <w:spacing w:val="-2"/>
                <w:sz w:val="16"/>
              </w:rPr>
              <w:t>11/13/2024 3:39 PM</w:t>
            </w:r>
          </w:p>
        </w:tc>
      </w:tr>
      <w:tr w:rsidRPr="00CC0718" w:rsidR="00C71DC8" w:rsidTr="3A33D0EC" w14:paraId="334DCF4C" w14:textId="77777777">
        <w:trPr>
          <w:trHeight w:val="458" w:hRule="exact"/>
        </w:trPr>
        <w:tc>
          <w:tcPr>
            <w:tcW w:w="3381" w:type="dxa"/>
            <w:gridSpan w:val="2"/>
            <w:shd w:val="clear" w:color="auto" w:fill="8FB6EA"/>
            <w:tcMar/>
          </w:tcPr>
          <w:p w:rsidRPr="00CC0718" w:rsidR="00C71DC8" w:rsidP="00244814" w:rsidRDefault="00C71DC8" w14:paraId="2D9186F9" w14:textId="77777777">
            <w:pPr>
              <w:rPr>
                <w:b/>
                <w:color w:val="000066"/>
                <w:spacing w:val="-2"/>
                <w:sz w:val="18"/>
              </w:rPr>
            </w:pPr>
            <w:r w:rsidRPr="00CC0718">
              <w:rPr>
                <w:b/>
                <w:color w:val="000066"/>
                <w:spacing w:val="-2"/>
                <w:sz w:val="18"/>
              </w:rPr>
              <w:t>File Type</w:t>
            </w:r>
          </w:p>
        </w:tc>
        <w:tc>
          <w:tcPr>
            <w:tcW w:w="1132" w:type="dxa"/>
            <w:shd w:val="clear" w:color="auto" w:fill="8FB6EA"/>
            <w:tcMar/>
          </w:tcPr>
          <w:p w:rsidRPr="00CC0718" w:rsidR="00C71DC8" w:rsidP="00244814" w:rsidRDefault="00C71DC8" w14:paraId="42F3CC3C" w14:textId="77777777">
            <w:pPr>
              <w:rPr>
                <w:b/>
                <w:color w:val="000066"/>
                <w:spacing w:val="-2"/>
                <w:sz w:val="18"/>
              </w:rPr>
            </w:pPr>
            <w:r w:rsidRPr="00CC0718">
              <w:rPr>
                <w:b/>
                <w:color w:val="000066"/>
                <w:spacing w:val="-2"/>
                <w:sz w:val="18"/>
              </w:rPr>
              <w:t>Number of Files</w:t>
            </w:r>
          </w:p>
        </w:tc>
        <w:tc>
          <w:tcPr>
            <w:tcW w:w="1576" w:type="dxa"/>
            <w:gridSpan w:val="2"/>
            <w:shd w:val="clear" w:color="auto" w:fill="8FB6EA"/>
            <w:tcMar/>
          </w:tcPr>
          <w:p w:rsidRPr="00CC0718" w:rsidR="00C71DC8" w:rsidP="00244814" w:rsidRDefault="00C71DC8" w14:paraId="1DEEE21B" w14:textId="77777777">
            <w:pPr>
              <w:rPr>
                <w:b/>
                <w:color w:val="000066"/>
                <w:spacing w:val="-2"/>
                <w:sz w:val="18"/>
              </w:rPr>
            </w:pPr>
            <w:r w:rsidRPr="00CC0718">
              <w:rPr>
                <w:b/>
                <w:color w:val="000066"/>
                <w:spacing w:val="-2"/>
                <w:sz w:val="18"/>
              </w:rPr>
              <w:t>Number of Coding References</w:t>
            </w:r>
          </w:p>
        </w:tc>
        <w:tc>
          <w:tcPr>
            <w:tcW w:w="1362" w:type="dxa"/>
            <w:shd w:val="clear" w:color="auto" w:fill="8FB6EA"/>
            <w:tcMar/>
          </w:tcPr>
          <w:p w:rsidRPr="00CC0718" w:rsidR="00C71DC8" w:rsidP="00244814" w:rsidRDefault="00C71DC8" w14:paraId="7064E425" w14:textId="77777777">
            <w:pPr>
              <w:rPr>
                <w:b/>
                <w:color w:val="000066"/>
                <w:spacing w:val="-2"/>
                <w:sz w:val="18"/>
              </w:rPr>
            </w:pPr>
            <w:r w:rsidRPr="00CC0718">
              <w:rPr>
                <w:b/>
                <w:color w:val="000066"/>
                <w:spacing w:val="-2"/>
                <w:sz w:val="18"/>
              </w:rPr>
              <w:t>Number of Words Coded</w:t>
            </w:r>
          </w:p>
        </w:tc>
        <w:tc>
          <w:tcPr>
            <w:tcW w:w="1690" w:type="dxa"/>
            <w:shd w:val="clear" w:color="auto" w:fill="8FB6EA"/>
            <w:tcMar/>
          </w:tcPr>
          <w:p w:rsidRPr="00CC0718" w:rsidR="00C71DC8" w:rsidP="00244814" w:rsidRDefault="00C71DC8" w14:paraId="69916470" w14:textId="77777777">
            <w:pPr>
              <w:rPr>
                <w:b/>
                <w:color w:val="000066"/>
                <w:spacing w:val="-2"/>
                <w:sz w:val="18"/>
              </w:rPr>
            </w:pPr>
            <w:r w:rsidRPr="00CC0718">
              <w:rPr>
                <w:b/>
                <w:color w:val="000066"/>
                <w:spacing w:val="-2"/>
                <w:sz w:val="18"/>
              </w:rPr>
              <w:t>Number of Paragraphs Coded</w:t>
            </w:r>
          </w:p>
        </w:tc>
        <w:tc>
          <w:tcPr>
            <w:tcW w:w="1576" w:type="dxa"/>
            <w:shd w:val="clear" w:color="auto" w:fill="8FB6EA"/>
            <w:tcMar/>
          </w:tcPr>
          <w:p w:rsidRPr="00CC0718" w:rsidR="00C71DC8" w:rsidP="00244814" w:rsidRDefault="00C71DC8" w14:paraId="09C7066A" w14:textId="77777777">
            <w:pPr>
              <w:rPr>
                <w:b/>
                <w:color w:val="000066"/>
                <w:spacing w:val="-2"/>
                <w:sz w:val="18"/>
              </w:rPr>
            </w:pPr>
            <w:r w:rsidRPr="00CC0718">
              <w:rPr>
                <w:b/>
                <w:color w:val="000066"/>
                <w:spacing w:val="-2"/>
                <w:sz w:val="18"/>
              </w:rPr>
              <w:t>Duration Coded</w:t>
            </w:r>
          </w:p>
        </w:tc>
      </w:tr>
      <w:tr w:rsidRPr="00CC0718" w:rsidR="00C71DC8" w:rsidTr="3A33D0EC" w14:paraId="3820EF39" w14:textId="77777777">
        <w:trPr>
          <w:trHeight w:val="616" w:hRule="exact"/>
        </w:trPr>
        <w:tc>
          <w:tcPr>
            <w:tcW w:w="10717" w:type="dxa"/>
            <w:gridSpan w:val="8"/>
            <w:shd w:val="clear" w:color="auto" w:fill="FFFFFF" w:themeFill="background1"/>
            <w:tcMar/>
          </w:tcPr>
          <w:p w:rsidRPr="00CC0718" w:rsidR="00C71DC8" w:rsidP="00244814" w:rsidRDefault="00C71DC8" w14:paraId="4B1678B1" w14:textId="77777777">
            <w:pPr>
              <w:rPr>
                <w:b/>
                <w:color w:val="5C83B4"/>
                <w:spacing w:val="-2"/>
                <w:sz w:val="24"/>
              </w:rPr>
            </w:pPr>
          </w:p>
        </w:tc>
      </w:tr>
      <w:tr w:rsidRPr="00CC0718" w:rsidR="00C71DC8" w:rsidTr="3A33D0EC" w14:paraId="5DE0EC2C" w14:textId="77777777">
        <w:trPr>
          <w:trHeight w:val="445" w:hRule="exact"/>
        </w:trPr>
        <w:tc>
          <w:tcPr>
            <w:tcW w:w="1805" w:type="dxa"/>
            <w:shd w:val="clear" w:color="auto" w:fill="FFFFFF" w:themeFill="background1"/>
            <w:tcMar/>
          </w:tcPr>
          <w:p w:rsidRPr="00CC0718" w:rsidR="00C71DC8" w:rsidP="00244814" w:rsidRDefault="00C71DC8" w14:paraId="62863E23" w14:textId="77777777">
            <w:pPr>
              <w:rPr>
                <w:b/>
                <w:color w:val="5C83B4"/>
                <w:spacing w:val="-2"/>
                <w:sz w:val="24"/>
              </w:rPr>
            </w:pPr>
            <w:r w:rsidRPr="00CC0718">
              <w:rPr>
                <w:b/>
                <w:color w:val="5C83B4"/>
                <w:spacing w:val="-2"/>
                <w:sz w:val="24"/>
              </w:rPr>
              <w:t>Nickname:</w:t>
            </w:r>
          </w:p>
        </w:tc>
        <w:tc>
          <w:tcPr>
            <w:tcW w:w="8912" w:type="dxa"/>
            <w:gridSpan w:val="7"/>
            <w:vMerge w:val="restart"/>
            <w:shd w:val="clear" w:color="auto" w:fill="FFFFFF" w:themeFill="background1"/>
            <w:tcMar/>
          </w:tcPr>
          <w:p w:rsidRPr="00CC0718" w:rsidR="00C71DC8" w:rsidP="00244814" w:rsidRDefault="00C71DC8" w14:paraId="530ABC26" w14:textId="77777777">
            <w:pPr>
              <w:rPr>
                <w:b/>
                <w:color w:val="5C83B4"/>
                <w:spacing w:val="-2"/>
                <w:sz w:val="24"/>
              </w:rPr>
            </w:pPr>
            <w:r w:rsidRPr="00CC0718">
              <w:rPr>
                <w:b/>
                <w:color w:val="5C83B4"/>
                <w:spacing w:val="-2"/>
                <w:sz w:val="24"/>
              </w:rPr>
              <w:t>Codes\\AXIAL CODE\\Q9- Needs of marketing support and services\ADD MORE SKILL MEMBERS\Sufficient Members</w:t>
            </w:r>
          </w:p>
        </w:tc>
      </w:tr>
      <w:tr w:rsidRPr="00CC0718" w:rsidR="00C71DC8" w:rsidTr="3A33D0EC" w14:paraId="54B73161" w14:textId="77777777">
        <w:trPr>
          <w:trHeight w:val="458" w:hRule="exact"/>
        </w:trPr>
        <w:tc>
          <w:tcPr>
            <w:tcW w:w="1805" w:type="dxa"/>
            <w:shd w:val="clear" w:color="auto" w:fill="FFFFFF" w:themeFill="background1"/>
            <w:tcMar/>
          </w:tcPr>
          <w:p w:rsidRPr="00CC0718" w:rsidR="00C71DC8" w:rsidP="00244814" w:rsidRDefault="00C71DC8" w14:paraId="18D1432E" w14:textId="77777777">
            <w:pPr>
              <w:rPr>
                <w:b/>
                <w:color w:val="5C83B4"/>
                <w:spacing w:val="-2"/>
                <w:sz w:val="24"/>
              </w:rPr>
            </w:pPr>
            <w:r w:rsidRPr="00CC0718">
              <w:rPr>
                <w:b/>
                <w:color w:val="5C83B4"/>
                <w:spacing w:val="-2"/>
                <w:sz w:val="24"/>
              </w:rPr>
              <w:t>Classification:</w:t>
            </w:r>
          </w:p>
        </w:tc>
        <w:tc>
          <w:tcPr>
            <w:tcW w:w="8912" w:type="dxa"/>
            <w:gridSpan w:val="7"/>
            <w:vMerge/>
            <w:tcMar/>
          </w:tcPr>
          <w:p w:rsidRPr="00CC0718" w:rsidR="00C71DC8" w:rsidP="00244814" w:rsidRDefault="00C71DC8" w14:paraId="2F0B0478" w14:textId="77777777"/>
        </w:tc>
      </w:tr>
      <w:tr w:rsidRPr="00CC0718" w:rsidR="00C71DC8" w:rsidTr="3A33D0EC" w14:paraId="46ECD1AE" w14:textId="77777777">
        <w:trPr>
          <w:trHeight w:val="444" w:hRule="exact"/>
        </w:trPr>
        <w:tc>
          <w:tcPr>
            <w:tcW w:w="1805" w:type="dxa"/>
            <w:shd w:val="clear" w:color="auto" w:fill="FFFFFF" w:themeFill="background1"/>
            <w:tcMar/>
          </w:tcPr>
          <w:p w:rsidRPr="00CC0718" w:rsidR="00C71DC8" w:rsidP="00244814" w:rsidRDefault="00C71DC8" w14:paraId="12EE4283" w14:textId="77777777">
            <w:pPr>
              <w:rPr>
                <w:b/>
                <w:color w:val="5C83B4"/>
                <w:spacing w:val="-2"/>
                <w:sz w:val="24"/>
              </w:rPr>
            </w:pPr>
            <w:r w:rsidRPr="00CC0718">
              <w:rPr>
                <w:b/>
                <w:color w:val="5C83B4"/>
                <w:spacing w:val="-2"/>
                <w:sz w:val="24"/>
              </w:rPr>
              <w:t>Aggregated:</w:t>
            </w:r>
          </w:p>
        </w:tc>
        <w:tc>
          <w:tcPr>
            <w:tcW w:w="8912" w:type="dxa"/>
            <w:gridSpan w:val="7"/>
            <w:shd w:val="clear" w:color="auto" w:fill="FFFFFF" w:themeFill="background1"/>
            <w:tcMar/>
          </w:tcPr>
          <w:p w:rsidRPr="00CC0718" w:rsidR="00C71DC8" w:rsidP="00244814" w:rsidRDefault="00C71DC8" w14:paraId="597A611F" w14:textId="77777777">
            <w:pPr>
              <w:rPr>
                <w:b/>
                <w:color w:val="5C83B4"/>
                <w:spacing w:val="-2"/>
                <w:sz w:val="24"/>
              </w:rPr>
            </w:pPr>
            <w:r w:rsidRPr="00CC0718">
              <w:rPr>
                <w:b/>
                <w:color w:val="5C83B4"/>
                <w:spacing w:val="-2"/>
                <w:sz w:val="24"/>
              </w:rPr>
              <w:t>Yes</w:t>
            </w:r>
          </w:p>
        </w:tc>
      </w:tr>
      <w:tr w:rsidRPr="00CC0718" w:rsidR="00C71DC8" w:rsidTr="3A33D0EC" w14:paraId="620A2B64" w14:textId="77777777">
        <w:trPr>
          <w:trHeight w:val="344" w:hRule="exact"/>
        </w:trPr>
        <w:tc>
          <w:tcPr>
            <w:tcW w:w="3381" w:type="dxa"/>
            <w:gridSpan w:val="2"/>
            <w:tcBorders>
              <w:bottom w:val="single" w:color="8FB6EA" w:sz="5" w:space="0"/>
            </w:tcBorders>
            <w:shd w:val="clear" w:color="auto" w:fill="FFFFFF" w:themeFill="background1"/>
            <w:tcMar/>
          </w:tcPr>
          <w:p w:rsidRPr="00CC0718" w:rsidR="00C71DC8" w:rsidP="00244814" w:rsidRDefault="00C71DC8" w14:paraId="0634DDE0" w14:textId="77777777">
            <w:pPr>
              <w:rPr>
                <w:color w:val="000000"/>
                <w:spacing w:val="-2"/>
                <w:sz w:val="18"/>
              </w:rPr>
            </w:pPr>
            <w:r w:rsidRPr="00CC0718">
              <w:rPr>
                <w:color w:val="000000"/>
                <w:spacing w:val="-2"/>
                <w:sz w:val="18"/>
              </w:rPr>
              <w:t>Document</w:t>
            </w:r>
          </w:p>
        </w:tc>
        <w:tc>
          <w:tcPr>
            <w:tcW w:w="1132" w:type="dxa"/>
            <w:tcBorders>
              <w:bottom w:val="single" w:color="8FB6EA" w:sz="5" w:space="0"/>
            </w:tcBorders>
            <w:shd w:val="clear" w:color="auto" w:fill="FFFFFF" w:themeFill="background1"/>
            <w:tcMar/>
          </w:tcPr>
          <w:p w:rsidRPr="00CC0718" w:rsidR="00C71DC8" w:rsidP="00244814" w:rsidRDefault="00C71DC8" w14:paraId="35308FCD" w14:textId="77777777">
            <w:pPr>
              <w:rPr>
                <w:color w:val="000000"/>
                <w:spacing w:val="-2"/>
                <w:sz w:val="18"/>
              </w:rPr>
            </w:pPr>
            <w:r w:rsidRPr="00CC0718">
              <w:rPr>
                <w:color w:val="000000"/>
                <w:spacing w:val="-2"/>
                <w:sz w:val="18"/>
              </w:rPr>
              <w:t>1</w:t>
            </w:r>
          </w:p>
        </w:tc>
        <w:tc>
          <w:tcPr>
            <w:tcW w:w="1576" w:type="dxa"/>
            <w:gridSpan w:val="2"/>
            <w:tcBorders>
              <w:bottom w:val="single" w:color="8FB6EA" w:sz="5" w:space="0"/>
            </w:tcBorders>
            <w:shd w:val="clear" w:color="auto" w:fill="FFFFFF" w:themeFill="background1"/>
            <w:tcMar/>
          </w:tcPr>
          <w:p w:rsidRPr="00CC0718" w:rsidR="00C71DC8" w:rsidP="00244814" w:rsidRDefault="00C71DC8" w14:paraId="23097282" w14:textId="77777777">
            <w:pPr>
              <w:rPr>
                <w:color w:val="000000"/>
                <w:spacing w:val="-2"/>
                <w:sz w:val="18"/>
              </w:rPr>
            </w:pPr>
            <w:r w:rsidRPr="00CC0718">
              <w:rPr>
                <w:color w:val="000000"/>
                <w:spacing w:val="-2"/>
                <w:sz w:val="18"/>
              </w:rPr>
              <w:t>2</w:t>
            </w:r>
          </w:p>
        </w:tc>
        <w:tc>
          <w:tcPr>
            <w:tcW w:w="1362" w:type="dxa"/>
            <w:tcBorders>
              <w:bottom w:val="single" w:color="8FB6EA" w:sz="5" w:space="0"/>
            </w:tcBorders>
            <w:shd w:val="clear" w:color="auto" w:fill="FFFFFF" w:themeFill="background1"/>
            <w:tcMar/>
          </w:tcPr>
          <w:p w:rsidRPr="00CC0718" w:rsidR="00C71DC8" w:rsidP="00244814" w:rsidRDefault="00C71DC8" w14:paraId="3C7AA032" w14:textId="77777777">
            <w:pPr>
              <w:rPr>
                <w:color w:val="000000"/>
                <w:spacing w:val="-2"/>
                <w:sz w:val="18"/>
              </w:rPr>
            </w:pPr>
            <w:r w:rsidRPr="00CC0718">
              <w:rPr>
                <w:color w:val="000000"/>
                <w:spacing w:val="-2"/>
                <w:sz w:val="18"/>
              </w:rPr>
              <w:t>50</w:t>
            </w:r>
          </w:p>
        </w:tc>
        <w:tc>
          <w:tcPr>
            <w:tcW w:w="1690" w:type="dxa"/>
            <w:tcBorders>
              <w:bottom w:val="single" w:color="8FB6EA" w:sz="5" w:space="0"/>
            </w:tcBorders>
            <w:shd w:val="clear" w:color="auto" w:fill="FFFFFF" w:themeFill="background1"/>
            <w:tcMar/>
          </w:tcPr>
          <w:p w:rsidRPr="00CC0718" w:rsidR="00C71DC8" w:rsidP="00244814" w:rsidRDefault="00C71DC8" w14:paraId="47607621" w14:textId="77777777">
            <w:pPr>
              <w:rPr>
                <w:color w:val="000000"/>
                <w:spacing w:val="-2"/>
                <w:sz w:val="18"/>
              </w:rPr>
            </w:pPr>
            <w:r w:rsidRPr="00CC0718">
              <w:rPr>
                <w:color w:val="000000"/>
                <w:spacing w:val="-2"/>
                <w:sz w:val="18"/>
              </w:rPr>
              <w:t>2</w:t>
            </w:r>
          </w:p>
        </w:tc>
        <w:tc>
          <w:tcPr>
            <w:tcW w:w="1576" w:type="dxa"/>
            <w:tcBorders>
              <w:bottom w:val="single" w:color="8FB6EA" w:sz="5" w:space="0"/>
            </w:tcBorders>
            <w:shd w:val="clear" w:color="auto" w:fill="FFFFFF" w:themeFill="background1"/>
            <w:tcMar/>
          </w:tcPr>
          <w:p w:rsidRPr="00CC0718" w:rsidR="00C71DC8" w:rsidP="00244814" w:rsidRDefault="00C71DC8" w14:paraId="5AA0B344" w14:textId="77777777">
            <w:pPr>
              <w:rPr>
                <w:color w:val="000000"/>
                <w:spacing w:val="-2"/>
                <w:sz w:val="18"/>
              </w:rPr>
            </w:pPr>
          </w:p>
        </w:tc>
      </w:tr>
      <w:tr w:rsidRPr="00CC0718" w:rsidR="00C71DC8" w:rsidTr="3A33D0EC" w14:paraId="2949A64B" w14:textId="77777777">
        <w:trPr>
          <w:trHeight w:val="444" w:hRule="exact"/>
        </w:trPr>
        <w:tc>
          <w:tcPr>
            <w:tcW w:w="10717" w:type="dxa"/>
            <w:gridSpan w:val="8"/>
            <w:tcBorders>
              <w:top w:val="single" w:color="8FB6EA" w:sz="5" w:space="0"/>
            </w:tcBorders>
            <w:tcMar/>
          </w:tcPr>
          <w:p w:rsidRPr="00CC0718" w:rsidR="00C71DC8" w:rsidP="00244814" w:rsidRDefault="00C71DC8" w14:paraId="3B2F868D" w14:textId="77777777"/>
        </w:tc>
      </w:tr>
      <w:tr w:rsidRPr="00CC0718" w:rsidR="00C71DC8" w:rsidTr="3A33D0EC" w14:paraId="253DCC7C" w14:textId="77777777">
        <w:trPr>
          <w:trHeight w:val="1161" w:hRule="exact"/>
        </w:trPr>
        <w:tc>
          <w:tcPr>
            <w:tcW w:w="10717" w:type="dxa"/>
            <w:gridSpan w:val="8"/>
            <w:shd w:val="clear" w:color="auto" w:fill="FFFFFF" w:themeFill="background1"/>
            <w:tcMar/>
          </w:tcPr>
          <w:p w:rsidRPr="00CC0718" w:rsidR="00C71DC8" w:rsidP="3A33D0EC" w:rsidRDefault="00C71DC8" w14:paraId="097D4146" w14:textId="77777777">
            <w:pPr>
              <w:rPr>
                <w:b w:val="1"/>
                <w:bCs w:val="1"/>
                <w:color w:val="5C83B4"/>
                <w:spacing w:val="-2"/>
                <w:sz w:val="24"/>
                <w:szCs w:val="24"/>
                <w:lang w:val="en-US"/>
              </w:rPr>
            </w:pPr>
            <w:r w:rsidRPr="3A33D0EC" w:rsidR="00C71DC8">
              <w:rPr>
                <w:b w:val="1"/>
                <w:bCs w:val="1"/>
                <w:color w:val="5C83B4"/>
                <w:spacing w:val="-2"/>
                <w:sz w:val="24"/>
                <w:szCs w:val="24"/>
                <w:lang w:val="en-US"/>
              </w:rPr>
              <w:t xml:space="preserve">Codes\\AXIAL CODE\\Q9- Needs of marketing support and services\ADD MORE SKILL MEMBERS\We are expecting people with SEOs and SMOs, social media marketing, social media optimizing, search engine optimization, people with search engine optimization for our website to, you know, whenever people tend to search us out, we </w:t>
            </w:r>
            <w:r w:rsidRPr="3A33D0EC" w:rsidR="00C71DC8">
              <w:rPr>
                <w:b w:val="1"/>
                <w:bCs w:val="1"/>
                <w:color w:val="5C83B4"/>
                <w:spacing w:val="-2"/>
                <w:sz w:val="24"/>
                <w:szCs w:val="24"/>
                <w:lang w:val="en-US"/>
              </w:rPr>
              <w:t>have to</w:t>
            </w:r>
            <w:r w:rsidRPr="3A33D0EC" w:rsidR="00C71DC8">
              <w:rPr>
                <w:b w:val="1"/>
                <w:bCs w:val="1"/>
                <w:color w:val="5C83B4"/>
                <w:spacing w:val="-2"/>
                <w:sz w:val="24"/>
                <w:szCs w:val="24"/>
                <w:lang w:val="en-US"/>
              </w:rPr>
              <w:t xml:space="preserve">, the crawler </w:t>
            </w:r>
            <w:r w:rsidRPr="3A33D0EC" w:rsidR="00C71DC8">
              <w:rPr>
                <w:b w:val="1"/>
                <w:bCs w:val="1"/>
                <w:color w:val="5C83B4"/>
                <w:spacing w:val="-2"/>
                <w:sz w:val="24"/>
                <w:szCs w:val="24"/>
                <w:lang w:val="en-US"/>
              </w:rPr>
              <w:t>sho</w:t>
            </w:r>
          </w:p>
        </w:tc>
      </w:tr>
      <w:tr w:rsidRPr="00CC0718" w:rsidR="00C71DC8" w:rsidTr="3A33D0EC" w14:paraId="30CD8D48" w14:textId="77777777">
        <w:trPr>
          <w:trHeight w:val="458" w:hRule="exact"/>
        </w:trPr>
        <w:tc>
          <w:tcPr>
            <w:tcW w:w="1805" w:type="dxa"/>
            <w:shd w:val="clear" w:color="auto" w:fill="FFFFFF" w:themeFill="background1"/>
            <w:tcMar/>
          </w:tcPr>
          <w:p w:rsidRPr="00CC0718" w:rsidR="00C71DC8" w:rsidP="00244814" w:rsidRDefault="00C71DC8" w14:paraId="4EDA7169" w14:textId="77777777">
            <w:pPr>
              <w:rPr>
                <w:b/>
                <w:color w:val="5C83B4"/>
                <w:spacing w:val="-2"/>
                <w:sz w:val="24"/>
              </w:rPr>
            </w:pPr>
            <w:r w:rsidRPr="00CC0718">
              <w:rPr>
                <w:b/>
                <w:color w:val="5C83B4"/>
                <w:spacing w:val="-2"/>
                <w:sz w:val="24"/>
              </w:rPr>
              <w:t>Nickname:</w:t>
            </w:r>
          </w:p>
        </w:tc>
        <w:tc>
          <w:tcPr>
            <w:tcW w:w="8912" w:type="dxa"/>
            <w:gridSpan w:val="7"/>
            <w:vMerge w:val="restart"/>
            <w:shd w:val="clear" w:color="auto" w:fill="FFFFFF" w:themeFill="background1"/>
            <w:tcMar/>
          </w:tcPr>
          <w:p w:rsidRPr="00CC0718" w:rsidR="00C71DC8" w:rsidP="00244814" w:rsidRDefault="00C71DC8" w14:paraId="2D3DA41C" w14:textId="77777777">
            <w:pPr>
              <w:rPr>
                <w:b/>
                <w:color w:val="5C83B4"/>
                <w:spacing w:val="-2"/>
                <w:sz w:val="24"/>
              </w:rPr>
            </w:pPr>
          </w:p>
        </w:tc>
      </w:tr>
      <w:tr w:rsidRPr="00CC0718" w:rsidR="00C71DC8" w:rsidTr="3A33D0EC" w14:paraId="3D2660F8" w14:textId="77777777">
        <w:trPr>
          <w:trHeight w:val="445" w:hRule="exact"/>
        </w:trPr>
        <w:tc>
          <w:tcPr>
            <w:tcW w:w="1805" w:type="dxa"/>
            <w:shd w:val="clear" w:color="auto" w:fill="FFFFFF" w:themeFill="background1"/>
            <w:tcMar/>
          </w:tcPr>
          <w:p w:rsidRPr="00CC0718" w:rsidR="00C71DC8" w:rsidP="00244814" w:rsidRDefault="00C71DC8" w14:paraId="58B1C518" w14:textId="77777777">
            <w:pPr>
              <w:rPr>
                <w:b/>
                <w:color w:val="5C83B4"/>
                <w:spacing w:val="-2"/>
                <w:sz w:val="24"/>
              </w:rPr>
            </w:pPr>
            <w:r w:rsidRPr="00CC0718">
              <w:rPr>
                <w:b/>
                <w:color w:val="5C83B4"/>
                <w:spacing w:val="-2"/>
                <w:sz w:val="24"/>
              </w:rPr>
              <w:t>Classification:</w:t>
            </w:r>
          </w:p>
        </w:tc>
        <w:tc>
          <w:tcPr>
            <w:tcW w:w="8912" w:type="dxa"/>
            <w:gridSpan w:val="7"/>
            <w:vMerge/>
            <w:tcMar/>
          </w:tcPr>
          <w:p w:rsidRPr="00CC0718" w:rsidR="00C71DC8" w:rsidP="00244814" w:rsidRDefault="00C71DC8" w14:paraId="36E2FD90" w14:textId="77777777"/>
        </w:tc>
      </w:tr>
      <w:tr w:rsidRPr="00CC0718" w:rsidR="00C71DC8" w:rsidTr="3A33D0EC" w14:paraId="553571EC" w14:textId="77777777">
        <w:trPr>
          <w:trHeight w:val="458" w:hRule="exact"/>
        </w:trPr>
        <w:tc>
          <w:tcPr>
            <w:tcW w:w="1805" w:type="dxa"/>
            <w:shd w:val="clear" w:color="auto" w:fill="FFFFFF" w:themeFill="background1"/>
            <w:tcMar/>
          </w:tcPr>
          <w:p w:rsidRPr="00CC0718" w:rsidR="00C71DC8" w:rsidP="00244814" w:rsidRDefault="00C71DC8" w14:paraId="0462D3E7" w14:textId="77777777">
            <w:pPr>
              <w:rPr>
                <w:b/>
                <w:color w:val="5C83B4"/>
                <w:spacing w:val="-2"/>
                <w:sz w:val="24"/>
              </w:rPr>
            </w:pPr>
            <w:r w:rsidRPr="00CC0718">
              <w:rPr>
                <w:b/>
                <w:color w:val="5C83B4"/>
                <w:spacing w:val="-2"/>
                <w:sz w:val="24"/>
              </w:rPr>
              <w:t>Aggregated:</w:t>
            </w:r>
          </w:p>
        </w:tc>
        <w:tc>
          <w:tcPr>
            <w:tcW w:w="8912" w:type="dxa"/>
            <w:gridSpan w:val="7"/>
            <w:shd w:val="clear" w:color="auto" w:fill="FFFFFF" w:themeFill="background1"/>
            <w:tcMar/>
          </w:tcPr>
          <w:p w:rsidRPr="00CC0718" w:rsidR="00C71DC8" w:rsidP="00244814" w:rsidRDefault="00C71DC8" w14:paraId="5E67F52C" w14:textId="77777777">
            <w:pPr>
              <w:rPr>
                <w:b/>
                <w:color w:val="5C83B4"/>
                <w:spacing w:val="-2"/>
                <w:sz w:val="24"/>
              </w:rPr>
            </w:pPr>
            <w:r w:rsidRPr="00CC0718">
              <w:rPr>
                <w:b/>
                <w:color w:val="5C83B4"/>
                <w:spacing w:val="-2"/>
                <w:sz w:val="24"/>
              </w:rPr>
              <w:t>No</w:t>
            </w:r>
          </w:p>
        </w:tc>
      </w:tr>
      <w:tr w:rsidRPr="00CC0718" w:rsidR="00C71DC8" w:rsidTr="3A33D0EC" w14:paraId="0C2951E1" w14:textId="77777777">
        <w:trPr>
          <w:trHeight w:val="330" w:hRule="exact"/>
        </w:trPr>
        <w:tc>
          <w:tcPr>
            <w:tcW w:w="3381" w:type="dxa"/>
            <w:gridSpan w:val="2"/>
            <w:tcBorders>
              <w:bottom w:val="single" w:color="8FB6EA" w:sz="5" w:space="0"/>
            </w:tcBorders>
            <w:shd w:val="clear" w:color="auto" w:fill="FFFFFF" w:themeFill="background1"/>
            <w:tcMar/>
          </w:tcPr>
          <w:p w:rsidRPr="00CC0718" w:rsidR="00C71DC8" w:rsidP="00244814" w:rsidRDefault="00C71DC8" w14:paraId="7E605BDF" w14:textId="77777777">
            <w:pPr>
              <w:rPr>
                <w:color w:val="000000"/>
                <w:spacing w:val="-2"/>
                <w:sz w:val="18"/>
              </w:rPr>
            </w:pPr>
            <w:r w:rsidRPr="00CC0718">
              <w:rPr>
                <w:color w:val="000000"/>
                <w:spacing w:val="-2"/>
                <w:sz w:val="18"/>
              </w:rPr>
              <w:t>Document</w:t>
            </w:r>
          </w:p>
        </w:tc>
        <w:tc>
          <w:tcPr>
            <w:tcW w:w="1132" w:type="dxa"/>
            <w:tcBorders>
              <w:bottom w:val="single" w:color="8FB6EA" w:sz="5" w:space="0"/>
            </w:tcBorders>
            <w:shd w:val="clear" w:color="auto" w:fill="FFFFFF" w:themeFill="background1"/>
            <w:tcMar/>
          </w:tcPr>
          <w:p w:rsidRPr="00CC0718" w:rsidR="00C71DC8" w:rsidP="00244814" w:rsidRDefault="00C71DC8" w14:paraId="51B184DA" w14:textId="77777777">
            <w:pPr>
              <w:rPr>
                <w:color w:val="000000"/>
                <w:spacing w:val="-2"/>
                <w:sz w:val="18"/>
              </w:rPr>
            </w:pPr>
            <w:r w:rsidRPr="00CC0718">
              <w:rPr>
                <w:color w:val="000000"/>
                <w:spacing w:val="-2"/>
                <w:sz w:val="18"/>
              </w:rPr>
              <w:t>1</w:t>
            </w:r>
          </w:p>
        </w:tc>
        <w:tc>
          <w:tcPr>
            <w:tcW w:w="1576" w:type="dxa"/>
            <w:gridSpan w:val="2"/>
            <w:tcBorders>
              <w:bottom w:val="single" w:color="8FB6EA" w:sz="5" w:space="0"/>
            </w:tcBorders>
            <w:shd w:val="clear" w:color="auto" w:fill="FFFFFF" w:themeFill="background1"/>
            <w:tcMar/>
          </w:tcPr>
          <w:p w:rsidRPr="00CC0718" w:rsidR="00C71DC8" w:rsidP="00244814" w:rsidRDefault="00C71DC8" w14:paraId="22428F5D" w14:textId="77777777">
            <w:pPr>
              <w:rPr>
                <w:color w:val="000000"/>
                <w:spacing w:val="-2"/>
                <w:sz w:val="18"/>
              </w:rPr>
            </w:pPr>
            <w:r w:rsidRPr="00CC0718">
              <w:rPr>
                <w:color w:val="000000"/>
                <w:spacing w:val="-2"/>
                <w:sz w:val="18"/>
              </w:rPr>
              <w:t>1</w:t>
            </w:r>
          </w:p>
        </w:tc>
        <w:tc>
          <w:tcPr>
            <w:tcW w:w="1362" w:type="dxa"/>
            <w:tcBorders>
              <w:bottom w:val="single" w:color="8FB6EA" w:sz="5" w:space="0"/>
            </w:tcBorders>
            <w:shd w:val="clear" w:color="auto" w:fill="FFFFFF" w:themeFill="background1"/>
            <w:tcMar/>
          </w:tcPr>
          <w:p w:rsidRPr="00CC0718" w:rsidR="00C71DC8" w:rsidP="00244814" w:rsidRDefault="00C71DC8" w14:paraId="6E82B966" w14:textId="77777777">
            <w:pPr>
              <w:rPr>
                <w:color w:val="000000"/>
                <w:spacing w:val="-2"/>
                <w:sz w:val="18"/>
              </w:rPr>
            </w:pPr>
            <w:r w:rsidRPr="00CC0718">
              <w:rPr>
                <w:color w:val="000000"/>
                <w:spacing w:val="-2"/>
                <w:sz w:val="18"/>
              </w:rPr>
              <w:t>47</w:t>
            </w:r>
          </w:p>
        </w:tc>
        <w:tc>
          <w:tcPr>
            <w:tcW w:w="1690" w:type="dxa"/>
            <w:tcBorders>
              <w:bottom w:val="single" w:color="8FB6EA" w:sz="5" w:space="0"/>
            </w:tcBorders>
            <w:shd w:val="clear" w:color="auto" w:fill="FFFFFF" w:themeFill="background1"/>
            <w:tcMar/>
          </w:tcPr>
          <w:p w:rsidRPr="00CC0718" w:rsidR="00C71DC8" w:rsidP="00244814" w:rsidRDefault="00C71DC8" w14:paraId="280F7D5C" w14:textId="77777777">
            <w:pPr>
              <w:rPr>
                <w:color w:val="000000"/>
                <w:spacing w:val="-2"/>
                <w:sz w:val="18"/>
              </w:rPr>
            </w:pPr>
            <w:r w:rsidRPr="00CC0718">
              <w:rPr>
                <w:color w:val="000000"/>
                <w:spacing w:val="-2"/>
                <w:sz w:val="18"/>
              </w:rPr>
              <w:t>1</w:t>
            </w:r>
          </w:p>
        </w:tc>
        <w:tc>
          <w:tcPr>
            <w:tcW w:w="1576" w:type="dxa"/>
            <w:tcBorders>
              <w:bottom w:val="single" w:color="8FB6EA" w:sz="5" w:space="0"/>
            </w:tcBorders>
            <w:shd w:val="clear" w:color="auto" w:fill="FFFFFF" w:themeFill="background1"/>
            <w:tcMar/>
          </w:tcPr>
          <w:p w:rsidRPr="00CC0718" w:rsidR="00C71DC8" w:rsidP="00244814" w:rsidRDefault="00C71DC8" w14:paraId="7548FD46" w14:textId="77777777">
            <w:pPr>
              <w:rPr>
                <w:color w:val="000000"/>
                <w:spacing w:val="-2"/>
                <w:sz w:val="18"/>
              </w:rPr>
            </w:pPr>
          </w:p>
        </w:tc>
      </w:tr>
      <w:tr w:rsidRPr="00CC0718" w:rsidR="00C71DC8" w:rsidTr="3A33D0EC" w14:paraId="5DC9285B" w14:textId="77777777">
        <w:trPr>
          <w:trHeight w:val="458" w:hRule="exact"/>
        </w:trPr>
        <w:tc>
          <w:tcPr>
            <w:tcW w:w="10717" w:type="dxa"/>
            <w:gridSpan w:val="8"/>
            <w:tcBorders>
              <w:top w:val="single" w:color="8FB6EA" w:sz="5" w:space="0"/>
            </w:tcBorders>
            <w:tcMar/>
          </w:tcPr>
          <w:p w:rsidRPr="00CC0718" w:rsidR="00C71DC8" w:rsidP="00244814" w:rsidRDefault="00C71DC8" w14:paraId="2836EA59" w14:textId="77777777"/>
        </w:tc>
      </w:tr>
      <w:tr w:rsidRPr="00CC0718" w:rsidR="00C71DC8" w:rsidTr="3A33D0EC" w14:paraId="5FA33DBE" w14:textId="77777777">
        <w:trPr>
          <w:trHeight w:val="602" w:hRule="exact"/>
        </w:trPr>
        <w:tc>
          <w:tcPr>
            <w:tcW w:w="10717" w:type="dxa"/>
            <w:gridSpan w:val="8"/>
            <w:shd w:val="clear" w:color="auto" w:fill="FFFFFF" w:themeFill="background1"/>
            <w:tcMar/>
          </w:tcPr>
          <w:p w:rsidRPr="00CC0718" w:rsidR="00C71DC8" w:rsidP="00244814" w:rsidRDefault="00C71DC8" w14:paraId="091E049A" w14:textId="77777777">
            <w:pPr>
              <w:rPr>
                <w:b/>
                <w:color w:val="5C83B4"/>
                <w:spacing w:val="-2"/>
                <w:sz w:val="24"/>
              </w:rPr>
            </w:pPr>
          </w:p>
        </w:tc>
      </w:tr>
      <w:tr w:rsidRPr="00CC0718" w:rsidR="00C71DC8" w:rsidTr="3A33D0EC" w14:paraId="2B0B7AFF" w14:textId="77777777">
        <w:trPr>
          <w:trHeight w:val="444" w:hRule="exact"/>
        </w:trPr>
        <w:tc>
          <w:tcPr>
            <w:tcW w:w="1805" w:type="dxa"/>
            <w:shd w:val="clear" w:color="auto" w:fill="FFFFFF" w:themeFill="background1"/>
            <w:tcMar/>
          </w:tcPr>
          <w:p w:rsidRPr="00CC0718" w:rsidR="00C71DC8" w:rsidP="00244814" w:rsidRDefault="00C71DC8" w14:paraId="14848BE6" w14:textId="77777777">
            <w:pPr>
              <w:rPr>
                <w:b/>
                <w:color w:val="5C83B4"/>
                <w:spacing w:val="-2"/>
                <w:sz w:val="24"/>
              </w:rPr>
            </w:pPr>
            <w:r w:rsidRPr="00CC0718">
              <w:rPr>
                <w:b/>
                <w:color w:val="5C83B4"/>
                <w:spacing w:val="-2"/>
                <w:sz w:val="24"/>
              </w:rPr>
              <w:t>Nickname:</w:t>
            </w:r>
          </w:p>
        </w:tc>
        <w:tc>
          <w:tcPr>
            <w:tcW w:w="8912" w:type="dxa"/>
            <w:gridSpan w:val="7"/>
            <w:vMerge w:val="restart"/>
            <w:shd w:val="clear" w:color="auto" w:fill="FFFFFF" w:themeFill="background1"/>
            <w:tcMar/>
          </w:tcPr>
          <w:p w:rsidRPr="00CC0718" w:rsidR="00C71DC8" w:rsidP="00244814" w:rsidRDefault="00C71DC8" w14:paraId="3BF7C348" w14:textId="77777777">
            <w:pPr>
              <w:rPr>
                <w:b/>
                <w:color w:val="5C83B4"/>
                <w:spacing w:val="-2"/>
                <w:sz w:val="24"/>
              </w:rPr>
            </w:pPr>
            <w:r w:rsidRPr="00CC0718">
              <w:rPr>
                <w:b/>
                <w:color w:val="5C83B4"/>
                <w:spacing w:val="-2"/>
                <w:sz w:val="24"/>
              </w:rPr>
              <w:t>Codes\\AXIAL CODE\\Q9- Needs of marketing support and services\CONTENT CREATION AND ENGAGEMENT</w:t>
            </w:r>
          </w:p>
        </w:tc>
      </w:tr>
      <w:tr w:rsidRPr="00CC0718" w:rsidR="00C71DC8" w:rsidTr="3A33D0EC" w14:paraId="79AADAA7" w14:textId="77777777">
        <w:trPr>
          <w:trHeight w:val="459" w:hRule="exact"/>
        </w:trPr>
        <w:tc>
          <w:tcPr>
            <w:tcW w:w="1805" w:type="dxa"/>
            <w:shd w:val="clear" w:color="auto" w:fill="FFFFFF" w:themeFill="background1"/>
            <w:tcMar/>
          </w:tcPr>
          <w:p w:rsidRPr="00CC0718" w:rsidR="00C71DC8" w:rsidP="00244814" w:rsidRDefault="00C71DC8" w14:paraId="727A5A4E" w14:textId="77777777">
            <w:pPr>
              <w:rPr>
                <w:b/>
                <w:color w:val="5C83B4"/>
                <w:spacing w:val="-2"/>
                <w:sz w:val="24"/>
              </w:rPr>
            </w:pPr>
            <w:r w:rsidRPr="00CC0718">
              <w:rPr>
                <w:b/>
                <w:color w:val="5C83B4"/>
                <w:spacing w:val="-2"/>
                <w:sz w:val="24"/>
              </w:rPr>
              <w:t>Classification:</w:t>
            </w:r>
          </w:p>
        </w:tc>
        <w:tc>
          <w:tcPr>
            <w:tcW w:w="8912" w:type="dxa"/>
            <w:gridSpan w:val="7"/>
            <w:vMerge/>
            <w:tcMar/>
          </w:tcPr>
          <w:p w:rsidRPr="00CC0718" w:rsidR="00C71DC8" w:rsidP="00244814" w:rsidRDefault="00C71DC8" w14:paraId="5AE76216" w14:textId="77777777"/>
        </w:tc>
      </w:tr>
      <w:tr w:rsidRPr="00CC0718" w:rsidR="00C71DC8" w:rsidTr="3A33D0EC" w14:paraId="51A88B5A" w14:textId="77777777">
        <w:trPr>
          <w:trHeight w:val="444" w:hRule="exact"/>
        </w:trPr>
        <w:tc>
          <w:tcPr>
            <w:tcW w:w="1805" w:type="dxa"/>
            <w:shd w:val="clear" w:color="auto" w:fill="FFFFFF" w:themeFill="background1"/>
            <w:tcMar/>
          </w:tcPr>
          <w:p w:rsidRPr="00CC0718" w:rsidR="00C71DC8" w:rsidP="00244814" w:rsidRDefault="00C71DC8" w14:paraId="2A9331C1" w14:textId="77777777">
            <w:pPr>
              <w:rPr>
                <w:b/>
                <w:color w:val="5C83B4"/>
                <w:spacing w:val="-2"/>
                <w:sz w:val="24"/>
              </w:rPr>
            </w:pPr>
            <w:r w:rsidRPr="00CC0718">
              <w:rPr>
                <w:b/>
                <w:color w:val="5C83B4"/>
                <w:spacing w:val="-2"/>
                <w:sz w:val="24"/>
              </w:rPr>
              <w:t>Aggregated:</w:t>
            </w:r>
          </w:p>
        </w:tc>
        <w:tc>
          <w:tcPr>
            <w:tcW w:w="8912" w:type="dxa"/>
            <w:gridSpan w:val="7"/>
            <w:shd w:val="clear" w:color="auto" w:fill="FFFFFF" w:themeFill="background1"/>
            <w:tcMar/>
          </w:tcPr>
          <w:p w:rsidRPr="00CC0718" w:rsidR="00C71DC8" w:rsidP="00244814" w:rsidRDefault="00C71DC8" w14:paraId="6BE880F8" w14:textId="77777777">
            <w:pPr>
              <w:rPr>
                <w:b/>
                <w:color w:val="5C83B4"/>
                <w:spacing w:val="-2"/>
                <w:sz w:val="24"/>
              </w:rPr>
            </w:pPr>
            <w:r w:rsidRPr="00CC0718">
              <w:rPr>
                <w:b/>
                <w:color w:val="5C83B4"/>
                <w:spacing w:val="-2"/>
                <w:sz w:val="24"/>
              </w:rPr>
              <w:t>Yes</w:t>
            </w:r>
          </w:p>
        </w:tc>
      </w:tr>
      <w:tr w:rsidRPr="00CC0718" w:rsidR="00C71DC8" w:rsidTr="3A33D0EC" w14:paraId="5309A066" w14:textId="77777777">
        <w:trPr>
          <w:trHeight w:val="344" w:hRule="exact"/>
        </w:trPr>
        <w:tc>
          <w:tcPr>
            <w:tcW w:w="3381" w:type="dxa"/>
            <w:gridSpan w:val="2"/>
            <w:tcBorders>
              <w:bottom w:val="single" w:color="8FB6EA" w:sz="5" w:space="0"/>
            </w:tcBorders>
            <w:shd w:val="clear" w:color="auto" w:fill="FFFFFF" w:themeFill="background1"/>
            <w:tcMar/>
          </w:tcPr>
          <w:p w:rsidRPr="00CC0718" w:rsidR="00C71DC8" w:rsidP="00244814" w:rsidRDefault="00C71DC8" w14:paraId="49F6CCB1" w14:textId="77777777">
            <w:pPr>
              <w:rPr>
                <w:color w:val="000000"/>
                <w:spacing w:val="-2"/>
                <w:sz w:val="18"/>
              </w:rPr>
            </w:pPr>
            <w:r w:rsidRPr="00CC0718">
              <w:rPr>
                <w:color w:val="000000"/>
                <w:spacing w:val="-2"/>
                <w:sz w:val="18"/>
              </w:rPr>
              <w:t>Document</w:t>
            </w:r>
          </w:p>
        </w:tc>
        <w:tc>
          <w:tcPr>
            <w:tcW w:w="1132" w:type="dxa"/>
            <w:tcBorders>
              <w:bottom w:val="single" w:color="8FB6EA" w:sz="5" w:space="0"/>
            </w:tcBorders>
            <w:shd w:val="clear" w:color="auto" w:fill="FFFFFF" w:themeFill="background1"/>
            <w:tcMar/>
          </w:tcPr>
          <w:p w:rsidRPr="00CC0718" w:rsidR="00C71DC8" w:rsidP="00244814" w:rsidRDefault="00C71DC8" w14:paraId="1C1789B4" w14:textId="77777777">
            <w:pPr>
              <w:rPr>
                <w:color w:val="000000"/>
                <w:spacing w:val="-2"/>
                <w:sz w:val="18"/>
              </w:rPr>
            </w:pPr>
            <w:r w:rsidRPr="00CC0718">
              <w:rPr>
                <w:color w:val="000000"/>
                <w:spacing w:val="-2"/>
                <w:sz w:val="18"/>
              </w:rPr>
              <w:t>1</w:t>
            </w:r>
          </w:p>
        </w:tc>
        <w:tc>
          <w:tcPr>
            <w:tcW w:w="1576" w:type="dxa"/>
            <w:gridSpan w:val="2"/>
            <w:tcBorders>
              <w:bottom w:val="single" w:color="8FB6EA" w:sz="5" w:space="0"/>
            </w:tcBorders>
            <w:shd w:val="clear" w:color="auto" w:fill="FFFFFF" w:themeFill="background1"/>
            <w:tcMar/>
          </w:tcPr>
          <w:p w:rsidRPr="00CC0718" w:rsidR="00C71DC8" w:rsidP="00244814" w:rsidRDefault="00C71DC8" w14:paraId="4E0A8B57" w14:textId="77777777">
            <w:pPr>
              <w:rPr>
                <w:color w:val="000000"/>
                <w:spacing w:val="-2"/>
                <w:sz w:val="18"/>
              </w:rPr>
            </w:pPr>
            <w:r w:rsidRPr="00CC0718">
              <w:rPr>
                <w:color w:val="000000"/>
                <w:spacing w:val="-2"/>
                <w:sz w:val="18"/>
              </w:rPr>
              <w:t>2</w:t>
            </w:r>
          </w:p>
        </w:tc>
        <w:tc>
          <w:tcPr>
            <w:tcW w:w="1362" w:type="dxa"/>
            <w:tcBorders>
              <w:bottom w:val="single" w:color="8FB6EA" w:sz="5" w:space="0"/>
            </w:tcBorders>
            <w:shd w:val="clear" w:color="auto" w:fill="FFFFFF" w:themeFill="background1"/>
            <w:tcMar/>
          </w:tcPr>
          <w:p w:rsidRPr="00CC0718" w:rsidR="00C71DC8" w:rsidP="00244814" w:rsidRDefault="00C71DC8" w14:paraId="0590775A" w14:textId="77777777">
            <w:pPr>
              <w:rPr>
                <w:color w:val="000000"/>
                <w:spacing w:val="-2"/>
                <w:sz w:val="18"/>
              </w:rPr>
            </w:pPr>
            <w:r w:rsidRPr="00CC0718">
              <w:rPr>
                <w:color w:val="000000"/>
                <w:spacing w:val="-2"/>
                <w:sz w:val="18"/>
              </w:rPr>
              <w:t>46</w:t>
            </w:r>
          </w:p>
        </w:tc>
        <w:tc>
          <w:tcPr>
            <w:tcW w:w="1690" w:type="dxa"/>
            <w:tcBorders>
              <w:bottom w:val="single" w:color="8FB6EA" w:sz="5" w:space="0"/>
            </w:tcBorders>
            <w:shd w:val="clear" w:color="auto" w:fill="FFFFFF" w:themeFill="background1"/>
            <w:tcMar/>
          </w:tcPr>
          <w:p w:rsidRPr="00CC0718" w:rsidR="00C71DC8" w:rsidP="00244814" w:rsidRDefault="00C71DC8" w14:paraId="123F7D02" w14:textId="77777777">
            <w:pPr>
              <w:rPr>
                <w:color w:val="000000"/>
                <w:spacing w:val="-2"/>
                <w:sz w:val="18"/>
              </w:rPr>
            </w:pPr>
            <w:r w:rsidRPr="00CC0718">
              <w:rPr>
                <w:color w:val="000000"/>
                <w:spacing w:val="-2"/>
                <w:sz w:val="18"/>
              </w:rPr>
              <w:t>2</w:t>
            </w:r>
          </w:p>
        </w:tc>
        <w:tc>
          <w:tcPr>
            <w:tcW w:w="1576" w:type="dxa"/>
            <w:tcBorders>
              <w:bottom w:val="single" w:color="8FB6EA" w:sz="5" w:space="0"/>
            </w:tcBorders>
            <w:shd w:val="clear" w:color="auto" w:fill="FFFFFF" w:themeFill="background1"/>
            <w:tcMar/>
          </w:tcPr>
          <w:p w:rsidRPr="00CC0718" w:rsidR="00C71DC8" w:rsidP="00244814" w:rsidRDefault="00C71DC8" w14:paraId="28AB69E1" w14:textId="77777777">
            <w:pPr>
              <w:rPr>
                <w:color w:val="000000"/>
                <w:spacing w:val="-2"/>
                <w:sz w:val="18"/>
              </w:rPr>
            </w:pPr>
          </w:p>
        </w:tc>
      </w:tr>
      <w:tr w:rsidRPr="00CC0718" w:rsidR="00C71DC8" w:rsidTr="3A33D0EC" w14:paraId="4F41BB71" w14:textId="77777777">
        <w:trPr>
          <w:trHeight w:val="458" w:hRule="exact"/>
        </w:trPr>
        <w:tc>
          <w:tcPr>
            <w:tcW w:w="10717" w:type="dxa"/>
            <w:gridSpan w:val="8"/>
            <w:tcBorders>
              <w:top w:val="single" w:color="8FB6EA" w:sz="5" w:space="0"/>
            </w:tcBorders>
            <w:tcMar/>
          </w:tcPr>
          <w:p w:rsidRPr="00CC0718" w:rsidR="00C71DC8" w:rsidP="00244814" w:rsidRDefault="00C71DC8" w14:paraId="335B43B8" w14:textId="77777777"/>
        </w:tc>
      </w:tr>
      <w:tr w:rsidRPr="00CC0718" w:rsidR="00C71DC8" w:rsidTr="3A33D0EC" w14:paraId="263EE44E" w14:textId="77777777">
        <w:trPr>
          <w:trHeight w:val="874" w:hRule="exact"/>
        </w:trPr>
        <w:tc>
          <w:tcPr>
            <w:tcW w:w="10717" w:type="dxa"/>
            <w:gridSpan w:val="8"/>
            <w:shd w:val="clear" w:color="auto" w:fill="FFFFFF" w:themeFill="background1"/>
            <w:tcMar/>
          </w:tcPr>
          <w:p w:rsidRPr="00CC0718" w:rsidR="00C71DC8" w:rsidP="00244814" w:rsidRDefault="00C71DC8" w14:paraId="27C0B079" w14:textId="77777777">
            <w:pPr>
              <w:rPr>
                <w:b/>
                <w:color w:val="5C83B4"/>
                <w:spacing w:val="-2"/>
                <w:sz w:val="24"/>
              </w:rPr>
            </w:pPr>
            <w:r w:rsidRPr="00CC0718">
              <w:rPr>
                <w:b/>
                <w:color w:val="5C83B4"/>
                <w:spacing w:val="-2"/>
                <w:sz w:val="24"/>
              </w:rPr>
              <w:t>Codes\\AXIAL CODE\\Q9- Needs of marketing support and services\CONTENT CREATION AND ENGAGEMENT\a person who knows how to like post stuff and make reels and you know, knows about like social media</w:t>
            </w:r>
          </w:p>
        </w:tc>
      </w:tr>
      <w:tr w:rsidRPr="00CC0718" w:rsidR="00C71DC8" w:rsidTr="3A33D0EC" w14:paraId="5CF3E24E" w14:textId="77777777">
        <w:trPr>
          <w:trHeight w:val="444" w:hRule="exact"/>
        </w:trPr>
        <w:tc>
          <w:tcPr>
            <w:tcW w:w="1805" w:type="dxa"/>
            <w:shd w:val="clear" w:color="auto" w:fill="FFFFFF" w:themeFill="background1"/>
            <w:tcMar/>
          </w:tcPr>
          <w:p w:rsidRPr="00CC0718" w:rsidR="00C71DC8" w:rsidP="00244814" w:rsidRDefault="00C71DC8" w14:paraId="55C94FB6" w14:textId="77777777">
            <w:pPr>
              <w:rPr>
                <w:b/>
                <w:color w:val="5C83B4"/>
                <w:spacing w:val="-2"/>
                <w:sz w:val="24"/>
              </w:rPr>
            </w:pPr>
            <w:r w:rsidRPr="00CC0718">
              <w:rPr>
                <w:b/>
                <w:color w:val="5C83B4"/>
                <w:spacing w:val="-2"/>
                <w:sz w:val="24"/>
              </w:rPr>
              <w:t>Nickname:</w:t>
            </w:r>
          </w:p>
        </w:tc>
        <w:tc>
          <w:tcPr>
            <w:tcW w:w="8912" w:type="dxa"/>
            <w:gridSpan w:val="7"/>
            <w:vMerge w:val="restart"/>
            <w:shd w:val="clear" w:color="auto" w:fill="FFFFFF" w:themeFill="background1"/>
            <w:tcMar/>
          </w:tcPr>
          <w:p w:rsidRPr="00CC0718" w:rsidR="00C71DC8" w:rsidP="00244814" w:rsidRDefault="00C71DC8" w14:paraId="2703EEFB" w14:textId="77777777">
            <w:pPr>
              <w:rPr>
                <w:b/>
                <w:color w:val="5C83B4"/>
                <w:spacing w:val="-2"/>
                <w:sz w:val="24"/>
              </w:rPr>
            </w:pPr>
          </w:p>
        </w:tc>
      </w:tr>
      <w:tr w:rsidRPr="00CC0718" w:rsidR="00C71DC8" w:rsidTr="3A33D0EC" w14:paraId="046EBFBA" w14:textId="77777777">
        <w:trPr>
          <w:trHeight w:val="459" w:hRule="exact"/>
        </w:trPr>
        <w:tc>
          <w:tcPr>
            <w:tcW w:w="1805" w:type="dxa"/>
            <w:shd w:val="clear" w:color="auto" w:fill="FFFFFF" w:themeFill="background1"/>
            <w:tcMar/>
          </w:tcPr>
          <w:p w:rsidRPr="00CC0718" w:rsidR="00C71DC8" w:rsidP="00244814" w:rsidRDefault="00C71DC8" w14:paraId="133DC359" w14:textId="77777777">
            <w:pPr>
              <w:rPr>
                <w:b/>
                <w:color w:val="5C83B4"/>
                <w:spacing w:val="-2"/>
                <w:sz w:val="24"/>
              </w:rPr>
            </w:pPr>
            <w:r w:rsidRPr="00CC0718">
              <w:rPr>
                <w:b/>
                <w:color w:val="5C83B4"/>
                <w:spacing w:val="-2"/>
                <w:sz w:val="24"/>
              </w:rPr>
              <w:t>Classification:</w:t>
            </w:r>
          </w:p>
        </w:tc>
        <w:tc>
          <w:tcPr>
            <w:tcW w:w="8912" w:type="dxa"/>
            <w:gridSpan w:val="7"/>
            <w:vMerge/>
            <w:tcMar/>
          </w:tcPr>
          <w:p w:rsidRPr="00CC0718" w:rsidR="00C71DC8" w:rsidP="00244814" w:rsidRDefault="00C71DC8" w14:paraId="437BEE38" w14:textId="77777777"/>
        </w:tc>
      </w:tr>
      <w:tr w:rsidRPr="00CC0718" w:rsidR="00C71DC8" w:rsidTr="3A33D0EC" w14:paraId="1BC0B7BF" w14:textId="77777777">
        <w:trPr>
          <w:trHeight w:val="444" w:hRule="exact"/>
        </w:trPr>
        <w:tc>
          <w:tcPr>
            <w:tcW w:w="1805" w:type="dxa"/>
            <w:shd w:val="clear" w:color="auto" w:fill="FFFFFF" w:themeFill="background1"/>
            <w:tcMar/>
          </w:tcPr>
          <w:p w:rsidRPr="00CC0718" w:rsidR="00C71DC8" w:rsidP="00244814" w:rsidRDefault="00C71DC8" w14:paraId="27BDECD5" w14:textId="77777777">
            <w:pPr>
              <w:rPr>
                <w:b/>
                <w:color w:val="5C83B4"/>
                <w:spacing w:val="-2"/>
                <w:sz w:val="24"/>
              </w:rPr>
            </w:pPr>
            <w:r w:rsidRPr="00CC0718">
              <w:rPr>
                <w:b/>
                <w:color w:val="5C83B4"/>
                <w:spacing w:val="-2"/>
                <w:sz w:val="24"/>
              </w:rPr>
              <w:t>Aggregated:</w:t>
            </w:r>
          </w:p>
        </w:tc>
        <w:tc>
          <w:tcPr>
            <w:tcW w:w="8912" w:type="dxa"/>
            <w:gridSpan w:val="7"/>
            <w:shd w:val="clear" w:color="auto" w:fill="FFFFFF" w:themeFill="background1"/>
            <w:tcMar/>
          </w:tcPr>
          <w:p w:rsidRPr="00CC0718" w:rsidR="00C71DC8" w:rsidP="00244814" w:rsidRDefault="00C71DC8" w14:paraId="3C336BF0" w14:textId="77777777">
            <w:pPr>
              <w:rPr>
                <w:b/>
                <w:color w:val="5C83B4"/>
                <w:spacing w:val="-2"/>
                <w:sz w:val="24"/>
              </w:rPr>
            </w:pPr>
            <w:r w:rsidRPr="00CC0718">
              <w:rPr>
                <w:b/>
                <w:color w:val="5C83B4"/>
                <w:spacing w:val="-2"/>
                <w:sz w:val="24"/>
              </w:rPr>
              <w:t>No</w:t>
            </w:r>
          </w:p>
        </w:tc>
      </w:tr>
      <w:tr w:rsidRPr="00CC0718" w:rsidR="00C71DC8" w:rsidTr="3A33D0EC" w14:paraId="6CDF5A0F" w14:textId="77777777">
        <w:trPr>
          <w:trHeight w:val="344" w:hRule="exact"/>
        </w:trPr>
        <w:tc>
          <w:tcPr>
            <w:tcW w:w="3381" w:type="dxa"/>
            <w:gridSpan w:val="2"/>
            <w:tcBorders>
              <w:bottom w:val="single" w:color="8FB6EA" w:sz="5" w:space="0"/>
            </w:tcBorders>
            <w:shd w:val="clear" w:color="auto" w:fill="FFFFFF" w:themeFill="background1"/>
            <w:tcMar/>
          </w:tcPr>
          <w:p w:rsidRPr="00CC0718" w:rsidR="00C71DC8" w:rsidP="00244814" w:rsidRDefault="00C71DC8" w14:paraId="4B55E0E5" w14:textId="77777777">
            <w:pPr>
              <w:rPr>
                <w:color w:val="000000"/>
                <w:spacing w:val="-2"/>
                <w:sz w:val="18"/>
              </w:rPr>
            </w:pPr>
            <w:r w:rsidRPr="00CC0718">
              <w:rPr>
                <w:color w:val="000000"/>
                <w:spacing w:val="-2"/>
                <w:sz w:val="18"/>
              </w:rPr>
              <w:t>Document</w:t>
            </w:r>
          </w:p>
        </w:tc>
        <w:tc>
          <w:tcPr>
            <w:tcW w:w="1132" w:type="dxa"/>
            <w:tcBorders>
              <w:bottom w:val="single" w:color="8FB6EA" w:sz="5" w:space="0"/>
            </w:tcBorders>
            <w:shd w:val="clear" w:color="auto" w:fill="FFFFFF" w:themeFill="background1"/>
            <w:tcMar/>
          </w:tcPr>
          <w:p w:rsidRPr="00CC0718" w:rsidR="00C71DC8" w:rsidP="00244814" w:rsidRDefault="00C71DC8" w14:paraId="38A1881C" w14:textId="77777777">
            <w:pPr>
              <w:rPr>
                <w:color w:val="000000"/>
                <w:spacing w:val="-2"/>
                <w:sz w:val="18"/>
              </w:rPr>
            </w:pPr>
            <w:r w:rsidRPr="00CC0718">
              <w:rPr>
                <w:color w:val="000000"/>
                <w:spacing w:val="-2"/>
                <w:sz w:val="18"/>
              </w:rPr>
              <w:t>1</w:t>
            </w:r>
          </w:p>
        </w:tc>
        <w:tc>
          <w:tcPr>
            <w:tcW w:w="1576" w:type="dxa"/>
            <w:gridSpan w:val="2"/>
            <w:tcBorders>
              <w:bottom w:val="single" w:color="8FB6EA" w:sz="5" w:space="0"/>
            </w:tcBorders>
            <w:shd w:val="clear" w:color="auto" w:fill="FFFFFF" w:themeFill="background1"/>
            <w:tcMar/>
          </w:tcPr>
          <w:p w:rsidRPr="00CC0718" w:rsidR="00C71DC8" w:rsidP="00244814" w:rsidRDefault="00C71DC8" w14:paraId="27EF68A0" w14:textId="77777777">
            <w:pPr>
              <w:rPr>
                <w:color w:val="000000"/>
                <w:spacing w:val="-2"/>
                <w:sz w:val="18"/>
              </w:rPr>
            </w:pPr>
            <w:r w:rsidRPr="00CC0718">
              <w:rPr>
                <w:color w:val="000000"/>
                <w:spacing w:val="-2"/>
                <w:sz w:val="18"/>
              </w:rPr>
              <w:t>1</w:t>
            </w:r>
          </w:p>
        </w:tc>
        <w:tc>
          <w:tcPr>
            <w:tcW w:w="1362" w:type="dxa"/>
            <w:tcBorders>
              <w:bottom w:val="single" w:color="8FB6EA" w:sz="5" w:space="0"/>
            </w:tcBorders>
            <w:shd w:val="clear" w:color="auto" w:fill="FFFFFF" w:themeFill="background1"/>
            <w:tcMar/>
          </w:tcPr>
          <w:p w:rsidRPr="00CC0718" w:rsidR="00C71DC8" w:rsidP="00244814" w:rsidRDefault="00C71DC8" w14:paraId="268D7C6C" w14:textId="77777777">
            <w:pPr>
              <w:rPr>
                <w:color w:val="000000"/>
                <w:spacing w:val="-2"/>
                <w:sz w:val="18"/>
              </w:rPr>
            </w:pPr>
            <w:r w:rsidRPr="00CC0718">
              <w:rPr>
                <w:color w:val="000000"/>
                <w:spacing w:val="-2"/>
                <w:sz w:val="18"/>
              </w:rPr>
              <w:t>20</w:t>
            </w:r>
          </w:p>
        </w:tc>
        <w:tc>
          <w:tcPr>
            <w:tcW w:w="1690" w:type="dxa"/>
            <w:tcBorders>
              <w:bottom w:val="single" w:color="8FB6EA" w:sz="5" w:space="0"/>
            </w:tcBorders>
            <w:shd w:val="clear" w:color="auto" w:fill="FFFFFF" w:themeFill="background1"/>
            <w:tcMar/>
          </w:tcPr>
          <w:p w:rsidRPr="00CC0718" w:rsidR="00C71DC8" w:rsidP="00244814" w:rsidRDefault="00C71DC8" w14:paraId="1CEAFADA" w14:textId="77777777">
            <w:pPr>
              <w:rPr>
                <w:color w:val="000000"/>
                <w:spacing w:val="-2"/>
                <w:sz w:val="18"/>
              </w:rPr>
            </w:pPr>
            <w:r w:rsidRPr="00CC0718">
              <w:rPr>
                <w:color w:val="000000"/>
                <w:spacing w:val="-2"/>
                <w:sz w:val="18"/>
              </w:rPr>
              <w:t>1</w:t>
            </w:r>
          </w:p>
        </w:tc>
        <w:tc>
          <w:tcPr>
            <w:tcW w:w="1576" w:type="dxa"/>
            <w:tcBorders>
              <w:bottom w:val="single" w:color="8FB6EA" w:sz="5" w:space="0"/>
            </w:tcBorders>
            <w:shd w:val="clear" w:color="auto" w:fill="FFFFFF" w:themeFill="background1"/>
            <w:tcMar/>
          </w:tcPr>
          <w:p w:rsidRPr="00CC0718" w:rsidR="00C71DC8" w:rsidP="00244814" w:rsidRDefault="00C71DC8" w14:paraId="7DA638D6" w14:textId="77777777">
            <w:pPr>
              <w:rPr>
                <w:color w:val="000000"/>
                <w:spacing w:val="-2"/>
                <w:sz w:val="18"/>
              </w:rPr>
            </w:pPr>
          </w:p>
        </w:tc>
      </w:tr>
      <w:tr w:rsidRPr="00CC0718" w:rsidR="00C71DC8" w:rsidTr="3A33D0EC" w14:paraId="35B79502" w14:textId="77777777">
        <w:trPr>
          <w:trHeight w:val="1433" w:hRule="exact"/>
        </w:trPr>
        <w:tc>
          <w:tcPr>
            <w:tcW w:w="10717" w:type="dxa"/>
            <w:gridSpan w:val="8"/>
            <w:tcBorders>
              <w:top w:val="single" w:color="8FB6EA" w:sz="5" w:space="0"/>
            </w:tcBorders>
            <w:tcMar/>
          </w:tcPr>
          <w:p w:rsidRPr="00CC0718" w:rsidR="00C71DC8" w:rsidP="00244814" w:rsidRDefault="00C71DC8" w14:paraId="4F8ED614" w14:textId="77777777"/>
        </w:tc>
      </w:tr>
      <w:tr w:rsidRPr="00CC0718" w:rsidR="00C71DC8" w:rsidTr="3A33D0EC" w14:paraId="41FA8B22" w14:textId="77777777">
        <w:trPr>
          <w:trHeight w:val="730" w:hRule="exact"/>
        </w:trPr>
        <w:tc>
          <w:tcPr>
            <w:tcW w:w="10717" w:type="dxa"/>
            <w:gridSpan w:val="8"/>
            <w:tcMar/>
          </w:tcPr>
          <w:p w:rsidRPr="00CC0718" w:rsidR="00C71DC8" w:rsidP="00244814" w:rsidRDefault="00C71DC8" w14:paraId="5EDC3C1A" w14:textId="77777777"/>
        </w:tc>
      </w:tr>
      <w:tr w:rsidRPr="00CC0718" w:rsidR="00C71DC8" w:rsidTr="3A33D0EC" w14:paraId="184AFA69" w14:textId="77777777">
        <w:trPr>
          <w:trHeight w:val="731" w:hRule="exact"/>
        </w:trPr>
        <w:tc>
          <w:tcPr>
            <w:tcW w:w="10717" w:type="dxa"/>
            <w:gridSpan w:val="8"/>
            <w:tcMar/>
          </w:tcPr>
          <w:p w:rsidRPr="00CC0718" w:rsidR="00C71DC8" w:rsidP="00244814" w:rsidRDefault="00C71DC8" w14:paraId="43B88173" w14:textId="77777777"/>
        </w:tc>
      </w:tr>
      <w:tr w:rsidRPr="00CC0718" w:rsidR="00C71DC8" w:rsidTr="3A33D0EC" w14:paraId="1469FDC7" w14:textId="77777777">
        <w:trPr>
          <w:trHeight w:val="459" w:hRule="exact"/>
        </w:trPr>
        <w:tc>
          <w:tcPr>
            <w:tcW w:w="5359" w:type="dxa"/>
            <w:gridSpan w:val="4"/>
            <w:shd w:val="clear" w:color="auto" w:fill="FFFFFF" w:themeFill="background1"/>
            <w:tcMar/>
          </w:tcPr>
          <w:p w:rsidRPr="00CC0718" w:rsidR="00C71DC8" w:rsidP="00244814" w:rsidRDefault="00C71DC8" w14:paraId="0F755BA0" w14:textId="77777777">
            <w:pPr>
              <w:jc w:val="right"/>
              <w:rPr>
                <w:color w:val="000066"/>
                <w:spacing w:val="-2"/>
                <w:sz w:val="16"/>
              </w:rPr>
            </w:pPr>
            <w:r w:rsidRPr="00CC0718">
              <w:rPr>
                <w:color w:val="000066"/>
                <w:spacing w:val="-2"/>
                <w:sz w:val="16"/>
              </w:rPr>
              <w:t>Formatted Reports\\Code Summary Formatted Report</w:t>
            </w:r>
          </w:p>
        </w:tc>
        <w:tc>
          <w:tcPr>
            <w:tcW w:w="5358" w:type="dxa"/>
            <w:gridSpan w:val="4"/>
            <w:shd w:val="clear" w:color="auto" w:fill="FFFFFF" w:themeFill="background1"/>
            <w:tcMar/>
          </w:tcPr>
          <w:p w:rsidRPr="00CC0718" w:rsidR="00C71DC8" w:rsidP="00244814" w:rsidRDefault="00C71DC8" w14:paraId="2448B58F" w14:textId="77777777">
            <w:pPr>
              <w:jc w:val="right"/>
              <w:rPr>
                <w:color w:val="000066"/>
                <w:spacing w:val="-2"/>
                <w:sz w:val="16"/>
              </w:rPr>
            </w:pPr>
            <w:r w:rsidRPr="00CC0718">
              <w:rPr>
                <w:color w:val="000066"/>
                <w:spacing w:val="-2"/>
                <w:sz w:val="16"/>
              </w:rPr>
              <w:t>Page 95 of 104</w:t>
            </w:r>
          </w:p>
        </w:tc>
      </w:tr>
      <w:tr w:rsidRPr="00CC0718" w:rsidR="00C71DC8" w:rsidTr="3A33D0EC" w14:paraId="53D9C78C" w14:textId="77777777">
        <w:trPr>
          <w:trHeight w:val="444" w:hRule="exact"/>
        </w:trPr>
        <w:tc>
          <w:tcPr>
            <w:tcW w:w="10717" w:type="dxa"/>
            <w:gridSpan w:val="8"/>
            <w:shd w:val="clear" w:color="auto" w:fill="FFFFFF" w:themeFill="background1"/>
            <w:tcMar/>
            <w:vAlign w:val="center"/>
          </w:tcPr>
          <w:p w:rsidRPr="00CC0718" w:rsidR="00C71DC8" w:rsidP="00244814" w:rsidRDefault="00C71DC8" w14:paraId="41397211" w14:textId="77777777">
            <w:pPr>
              <w:jc w:val="right"/>
              <w:rPr>
                <w:color w:val="000066"/>
                <w:spacing w:val="-2"/>
                <w:sz w:val="16"/>
              </w:rPr>
            </w:pPr>
            <w:r w:rsidRPr="00CC0718">
              <w:rPr>
                <w:color w:val="000066"/>
                <w:spacing w:val="-2"/>
                <w:sz w:val="16"/>
              </w:rPr>
              <w:lastRenderedPageBreak/>
              <w:t>11/13/2024 3:39 PM</w:t>
            </w:r>
          </w:p>
        </w:tc>
      </w:tr>
      <w:tr w:rsidRPr="00CC0718" w:rsidR="00C71DC8" w:rsidTr="3A33D0EC" w14:paraId="7614256C" w14:textId="77777777">
        <w:trPr>
          <w:trHeight w:val="458" w:hRule="exact"/>
        </w:trPr>
        <w:tc>
          <w:tcPr>
            <w:tcW w:w="3381" w:type="dxa"/>
            <w:gridSpan w:val="2"/>
            <w:shd w:val="clear" w:color="auto" w:fill="8FB6EA"/>
            <w:tcMar/>
          </w:tcPr>
          <w:p w:rsidRPr="00CC0718" w:rsidR="00C71DC8" w:rsidP="00244814" w:rsidRDefault="00C71DC8" w14:paraId="64C929BD" w14:textId="77777777">
            <w:pPr>
              <w:rPr>
                <w:b/>
                <w:color w:val="000066"/>
                <w:spacing w:val="-2"/>
                <w:sz w:val="18"/>
              </w:rPr>
            </w:pPr>
            <w:r w:rsidRPr="00CC0718">
              <w:rPr>
                <w:b/>
                <w:color w:val="000066"/>
                <w:spacing w:val="-2"/>
                <w:sz w:val="18"/>
              </w:rPr>
              <w:t>File Type</w:t>
            </w:r>
          </w:p>
        </w:tc>
        <w:tc>
          <w:tcPr>
            <w:tcW w:w="1132" w:type="dxa"/>
            <w:shd w:val="clear" w:color="auto" w:fill="8FB6EA"/>
            <w:tcMar/>
          </w:tcPr>
          <w:p w:rsidRPr="00CC0718" w:rsidR="00C71DC8" w:rsidP="00244814" w:rsidRDefault="00C71DC8" w14:paraId="1453165F" w14:textId="77777777">
            <w:pPr>
              <w:rPr>
                <w:b/>
                <w:color w:val="000066"/>
                <w:spacing w:val="-2"/>
                <w:sz w:val="18"/>
              </w:rPr>
            </w:pPr>
            <w:r w:rsidRPr="00CC0718">
              <w:rPr>
                <w:b/>
                <w:color w:val="000066"/>
                <w:spacing w:val="-2"/>
                <w:sz w:val="18"/>
              </w:rPr>
              <w:t>Number of Files</w:t>
            </w:r>
          </w:p>
        </w:tc>
        <w:tc>
          <w:tcPr>
            <w:tcW w:w="1576" w:type="dxa"/>
            <w:gridSpan w:val="2"/>
            <w:shd w:val="clear" w:color="auto" w:fill="8FB6EA"/>
            <w:tcMar/>
          </w:tcPr>
          <w:p w:rsidRPr="00CC0718" w:rsidR="00C71DC8" w:rsidP="00244814" w:rsidRDefault="00C71DC8" w14:paraId="528E04C4" w14:textId="77777777">
            <w:pPr>
              <w:rPr>
                <w:b/>
                <w:color w:val="000066"/>
                <w:spacing w:val="-2"/>
                <w:sz w:val="18"/>
              </w:rPr>
            </w:pPr>
            <w:r w:rsidRPr="00CC0718">
              <w:rPr>
                <w:b/>
                <w:color w:val="000066"/>
                <w:spacing w:val="-2"/>
                <w:sz w:val="18"/>
              </w:rPr>
              <w:t>Number of Coding References</w:t>
            </w:r>
          </w:p>
        </w:tc>
        <w:tc>
          <w:tcPr>
            <w:tcW w:w="1362" w:type="dxa"/>
            <w:shd w:val="clear" w:color="auto" w:fill="8FB6EA"/>
            <w:tcMar/>
          </w:tcPr>
          <w:p w:rsidRPr="00CC0718" w:rsidR="00C71DC8" w:rsidP="00244814" w:rsidRDefault="00C71DC8" w14:paraId="2D59AD45" w14:textId="77777777">
            <w:pPr>
              <w:rPr>
                <w:b/>
                <w:color w:val="000066"/>
                <w:spacing w:val="-2"/>
                <w:sz w:val="18"/>
              </w:rPr>
            </w:pPr>
            <w:r w:rsidRPr="00CC0718">
              <w:rPr>
                <w:b/>
                <w:color w:val="000066"/>
                <w:spacing w:val="-2"/>
                <w:sz w:val="18"/>
              </w:rPr>
              <w:t>Number of Words Coded</w:t>
            </w:r>
          </w:p>
        </w:tc>
        <w:tc>
          <w:tcPr>
            <w:tcW w:w="1690" w:type="dxa"/>
            <w:shd w:val="clear" w:color="auto" w:fill="8FB6EA"/>
            <w:tcMar/>
          </w:tcPr>
          <w:p w:rsidRPr="00CC0718" w:rsidR="00C71DC8" w:rsidP="00244814" w:rsidRDefault="00C71DC8" w14:paraId="6458F047" w14:textId="77777777">
            <w:pPr>
              <w:rPr>
                <w:b/>
                <w:color w:val="000066"/>
                <w:spacing w:val="-2"/>
                <w:sz w:val="18"/>
              </w:rPr>
            </w:pPr>
            <w:r w:rsidRPr="00CC0718">
              <w:rPr>
                <w:b/>
                <w:color w:val="000066"/>
                <w:spacing w:val="-2"/>
                <w:sz w:val="18"/>
              </w:rPr>
              <w:t>Number of Paragraphs Coded</w:t>
            </w:r>
          </w:p>
        </w:tc>
        <w:tc>
          <w:tcPr>
            <w:tcW w:w="1576" w:type="dxa"/>
            <w:shd w:val="clear" w:color="auto" w:fill="8FB6EA"/>
            <w:tcMar/>
          </w:tcPr>
          <w:p w:rsidRPr="00CC0718" w:rsidR="00C71DC8" w:rsidP="00244814" w:rsidRDefault="00C71DC8" w14:paraId="4306C72F" w14:textId="77777777">
            <w:pPr>
              <w:rPr>
                <w:b/>
                <w:color w:val="000066"/>
                <w:spacing w:val="-2"/>
                <w:sz w:val="18"/>
              </w:rPr>
            </w:pPr>
            <w:r w:rsidRPr="00CC0718">
              <w:rPr>
                <w:b/>
                <w:color w:val="000066"/>
                <w:spacing w:val="-2"/>
                <w:sz w:val="18"/>
              </w:rPr>
              <w:t>Duration Coded</w:t>
            </w:r>
          </w:p>
        </w:tc>
      </w:tr>
      <w:tr w:rsidRPr="00CC0718" w:rsidR="00C71DC8" w:rsidTr="3A33D0EC" w14:paraId="762204E8" w14:textId="77777777">
        <w:trPr>
          <w:trHeight w:val="889" w:hRule="exact"/>
        </w:trPr>
        <w:tc>
          <w:tcPr>
            <w:tcW w:w="10717" w:type="dxa"/>
            <w:gridSpan w:val="8"/>
            <w:shd w:val="clear" w:color="auto" w:fill="FFFFFF" w:themeFill="background1"/>
            <w:tcMar/>
          </w:tcPr>
          <w:p w:rsidRPr="00CC0718" w:rsidR="00C71DC8" w:rsidP="3A33D0EC" w:rsidRDefault="00C71DC8" w14:paraId="7DEC87C8" w14:textId="77777777">
            <w:pPr>
              <w:rPr>
                <w:b w:val="1"/>
                <w:bCs w:val="1"/>
                <w:color w:val="5C83B4"/>
                <w:spacing w:val="-2"/>
                <w:sz w:val="24"/>
                <w:szCs w:val="24"/>
                <w:lang w:val="en-US"/>
              </w:rPr>
            </w:pPr>
            <w:r w:rsidRPr="3A33D0EC" w:rsidR="00C71DC8">
              <w:rPr>
                <w:b w:val="1"/>
                <w:bCs w:val="1"/>
                <w:color w:val="5C83B4"/>
                <w:spacing w:val="-2"/>
                <w:sz w:val="24"/>
                <w:szCs w:val="24"/>
                <w:lang w:val="en-US"/>
              </w:rPr>
              <w:t xml:space="preserve">Codes\\AXIAL CODE\\Q9- Needs of marketing support and services\CONTENT CREATION AND ENGAGEMENT\many of our team members have great ideas and have </w:t>
            </w:r>
            <w:r w:rsidRPr="3A33D0EC" w:rsidR="00C71DC8">
              <w:rPr>
                <w:b w:val="1"/>
                <w:bCs w:val="1"/>
                <w:color w:val="5C83B4"/>
                <w:spacing w:val="-2"/>
                <w:sz w:val="24"/>
                <w:szCs w:val="24"/>
                <w:lang w:val="en-US"/>
              </w:rPr>
              <w:t>come up with</w:t>
            </w:r>
            <w:r w:rsidRPr="3A33D0EC" w:rsidR="00C71DC8">
              <w:rPr>
                <w:b w:val="1"/>
                <w:bCs w:val="1"/>
                <w:color w:val="5C83B4"/>
                <w:spacing w:val="-2"/>
                <w:sz w:val="24"/>
                <w:szCs w:val="24"/>
                <w:lang w:val="en-US"/>
              </w:rPr>
              <w:t xml:space="preserve"> great ideas of how to market it and put them on social media</w:t>
            </w:r>
          </w:p>
        </w:tc>
      </w:tr>
      <w:tr w:rsidRPr="00CC0718" w:rsidR="00C71DC8" w:rsidTr="3A33D0EC" w14:paraId="52A4DB7F" w14:textId="77777777">
        <w:trPr>
          <w:trHeight w:val="444" w:hRule="exact"/>
        </w:trPr>
        <w:tc>
          <w:tcPr>
            <w:tcW w:w="1805" w:type="dxa"/>
            <w:shd w:val="clear" w:color="auto" w:fill="FFFFFF" w:themeFill="background1"/>
            <w:tcMar/>
          </w:tcPr>
          <w:p w:rsidRPr="00CC0718" w:rsidR="00C71DC8" w:rsidP="00244814" w:rsidRDefault="00C71DC8" w14:paraId="12231EDC" w14:textId="77777777">
            <w:pPr>
              <w:rPr>
                <w:b/>
                <w:color w:val="5C83B4"/>
                <w:spacing w:val="-2"/>
                <w:sz w:val="24"/>
              </w:rPr>
            </w:pPr>
            <w:r w:rsidRPr="00CC0718">
              <w:rPr>
                <w:b/>
                <w:color w:val="5C83B4"/>
                <w:spacing w:val="-2"/>
                <w:sz w:val="24"/>
              </w:rPr>
              <w:t>Nickname:</w:t>
            </w:r>
          </w:p>
        </w:tc>
        <w:tc>
          <w:tcPr>
            <w:tcW w:w="8912" w:type="dxa"/>
            <w:gridSpan w:val="7"/>
            <w:vMerge w:val="restart"/>
            <w:shd w:val="clear" w:color="auto" w:fill="FFFFFF" w:themeFill="background1"/>
            <w:tcMar/>
          </w:tcPr>
          <w:p w:rsidRPr="00CC0718" w:rsidR="00C71DC8" w:rsidP="00244814" w:rsidRDefault="00C71DC8" w14:paraId="6863AB05" w14:textId="77777777">
            <w:pPr>
              <w:rPr>
                <w:b/>
                <w:color w:val="5C83B4"/>
                <w:spacing w:val="-2"/>
                <w:sz w:val="24"/>
              </w:rPr>
            </w:pPr>
          </w:p>
        </w:tc>
      </w:tr>
      <w:tr w:rsidRPr="00CC0718" w:rsidR="00C71DC8" w:rsidTr="3A33D0EC" w14:paraId="33BDC52B" w14:textId="77777777">
        <w:trPr>
          <w:trHeight w:val="458" w:hRule="exact"/>
        </w:trPr>
        <w:tc>
          <w:tcPr>
            <w:tcW w:w="1805" w:type="dxa"/>
            <w:shd w:val="clear" w:color="auto" w:fill="FFFFFF" w:themeFill="background1"/>
            <w:tcMar/>
          </w:tcPr>
          <w:p w:rsidRPr="00CC0718" w:rsidR="00C71DC8" w:rsidP="00244814" w:rsidRDefault="00C71DC8" w14:paraId="19857A92" w14:textId="77777777">
            <w:pPr>
              <w:rPr>
                <w:b/>
                <w:color w:val="5C83B4"/>
                <w:spacing w:val="-2"/>
                <w:sz w:val="24"/>
              </w:rPr>
            </w:pPr>
            <w:r w:rsidRPr="00CC0718">
              <w:rPr>
                <w:b/>
                <w:color w:val="5C83B4"/>
                <w:spacing w:val="-2"/>
                <w:sz w:val="24"/>
              </w:rPr>
              <w:t>Classification:</w:t>
            </w:r>
          </w:p>
        </w:tc>
        <w:tc>
          <w:tcPr>
            <w:tcW w:w="8912" w:type="dxa"/>
            <w:gridSpan w:val="7"/>
            <w:vMerge/>
            <w:tcMar/>
          </w:tcPr>
          <w:p w:rsidRPr="00CC0718" w:rsidR="00C71DC8" w:rsidP="00244814" w:rsidRDefault="00C71DC8" w14:paraId="30BBE7F1" w14:textId="77777777"/>
        </w:tc>
      </w:tr>
      <w:tr w:rsidRPr="00CC0718" w:rsidR="00C71DC8" w:rsidTr="3A33D0EC" w14:paraId="73EA9879" w14:textId="77777777">
        <w:trPr>
          <w:trHeight w:val="444" w:hRule="exact"/>
        </w:trPr>
        <w:tc>
          <w:tcPr>
            <w:tcW w:w="1805" w:type="dxa"/>
            <w:shd w:val="clear" w:color="auto" w:fill="FFFFFF" w:themeFill="background1"/>
            <w:tcMar/>
          </w:tcPr>
          <w:p w:rsidRPr="00CC0718" w:rsidR="00C71DC8" w:rsidP="00244814" w:rsidRDefault="00C71DC8" w14:paraId="1241DA71" w14:textId="77777777">
            <w:pPr>
              <w:rPr>
                <w:b/>
                <w:color w:val="5C83B4"/>
                <w:spacing w:val="-2"/>
                <w:sz w:val="24"/>
              </w:rPr>
            </w:pPr>
            <w:r w:rsidRPr="00CC0718">
              <w:rPr>
                <w:b/>
                <w:color w:val="5C83B4"/>
                <w:spacing w:val="-2"/>
                <w:sz w:val="24"/>
              </w:rPr>
              <w:t>Aggregated:</w:t>
            </w:r>
          </w:p>
        </w:tc>
        <w:tc>
          <w:tcPr>
            <w:tcW w:w="8912" w:type="dxa"/>
            <w:gridSpan w:val="7"/>
            <w:shd w:val="clear" w:color="auto" w:fill="FFFFFF" w:themeFill="background1"/>
            <w:tcMar/>
          </w:tcPr>
          <w:p w:rsidRPr="00CC0718" w:rsidR="00C71DC8" w:rsidP="00244814" w:rsidRDefault="00C71DC8" w14:paraId="0365D009" w14:textId="77777777">
            <w:pPr>
              <w:rPr>
                <w:b/>
                <w:color w:val="5C83B4"/>
                <w:spacing w:val="-2"/>
                <w:sz w:val="24"/>
              </w:rPr>
            </w:pPr>
            <w:r w:rsidRPr="00CC0718">
              <w:rPr>
                <w:b/>
                <w:color w:val="5C83B4"/>
                <w:spacing w:val="-2"/>
                <w:sz w:val="24"/>
              </w:rPr>
              <w:t>No</w:t>
            </w:r>
          </w:p>
        </w:tc>
      </w:tr>
      <w:tr w:rsidRPr="00CC0718" w:rsidR="00C71DC8" w:rsidTr="3A33D0EC" w14:paraId="4AF6BC5D" w14:textId="77777777">
        <w:trPr>
          <w:trHeight w:val="344" w:hRule="exact"/>
        </w:trPr>
        <w:tc>
          <w:tcPr>
            <w:tcW w:w="3381" w:type="dxa"/>
            <w:gridSpan w:val="2"/>
            <w:tcBorders>
              <w:bottom w:val="single" w:color="8FB6EA" w:sz="5" w:space="0"/>
            </w:tcBorders>
            <w:shd w:val="clear" w:color="auto" w:fill="FFFFFF" w:themeFill="background1"/>
            <w:tcMar/>
          </w:tcPr>
          <w:p w:rsidRPr="00CC0718" w:rsidR="00C71DC8" w:rsidP="00244814" w:rsidRDefault="00C71DC8" w14:paraId="09E8446F" w14:textId="77777777">
            <w:pPr>
              <w:rPr>
                <w:color w:val="000000"/>
                <w:spacing w:val="-2"/>
                <w:sz w:val="18"/>
              </w:rPr>
            </w:pPr>
            <w:r w:rsidRPr="00CC0718">
              <w:rPr>
                <w:color w:val="000000"/>
                <w:spacing w:val="-2"/>
                <w:sz w:val="18"/>
              </w:rPr>
              <w:t>Document</w:t>
            </w:r>
          </w:p>
        </w:tc>
        <w:tc>
          <w:tcPr>
            <w:tcW w:w="1132" w:type="dxa"/>
            <w:tcBorders>
              <w:bottom w:val="single" w:color="8FB6EA" w:sz="5" w:space="0"/>
            </w:tcBorders>
            <w:shd w:val="clear" w:color="auto" w:fill="FFFFFF" w:themeFill="background1"/>
            <w:tcMar/>
          </w:tcPr>
          <w:p w:rsidRPr="00CC0718" w:rsidR="00C71DC8" w:rsidP="00244814" w:rsidRDefault="00C71DC8" w14:paraId="2E960E26" w14:textId="77777777">
            <w:pPr>
              <w:rPr>
                <w:color w:val="000000"/>
                <w:spacing w:val="-2"/>
                <w:sz w:val="18"/>
              </w:rPr>
            </w:pPr>
            <w:r w:rsidRPr="00CC0718">
              <w:rPr>
                <w:color w:val="000000"/>
                <w:spacing w:val="-2"/>
                <w:sz w:val="18"/>
              </w:rPr>
              <w:t>1</w:t>
            </w:r>
          </w:p>
        </w:tc>
        <w:tc>
          <w:tcPr>
            <w:tcW w:w="1576" w:type="dxa"/>
            <w:gridSpan w:val="2"/>
            <w:tcBorders>
              <w:bottom w:val="single" w:color="8FB6EA" w:sz="5" w:space="0"/>
            </w:tcBorders>
            <w:shd w:val="clear" w:color="auto" w:fill="FFFFFF" w:themeFill="background1"/>
            <w:tcMar/>
          </w:tcPr>
          <w:p w:rsidRPr="00CC0718" w:rsidR="00C71DC8" w:rsidP="00244814" w:rsidRDefault="00C71DC8" w14:paraId="4DA987A5" w14:textId="77777777">
            <w:pPr>
              <w:rPr>
                <w:color w:val="000000"/>
                <w:spacing w:val="-2"/>
                <w:sz w:val="18"/>
              </w:rPr>
            </w:pPr>
            <w:r w:rsidRPr="00CC0718">
              <w:rPr>
                <w:color w:val="000000"/>
                <w:spacing w:val="-2"/>
                <w:sz w:val="18"/>
              </w:rPr>
              <w:t>1</w:t>
            </w:r>
          </w:p>
        </w:tc>
        <w:tc>
          <w:tcPr>
            <w:tcW w:w="1362" w:type="dxa"/>
            <w:tcBorders>
              <w:bottom w:val="single" w:color="8FB6EA" w:sz="5" w:space="0"/>
            </w:tcBorders>
            <w:shd w:val="clear" w:color="auto" w:fill="FFFFFF" w:themeFill="background1"/>
            <w:tcMar/>
          </w:tcPr>
          <w:p w:rsidRPr="00CC0718" w:rsidR="00C71DC8" w:rsidP="00244814" w:rsidRDefault="00C71DC8" w14:paraId="7BC5957C" w14:textId="77777777">
            <w:pPr>
              <w:rPr>
                <w:color w:val="000000"/>
                <w:spacing w:val="-2"/>
                <w:sz w:val="18"/>
              </w:rPr>
            </w:pPr>
            <w:r w:rsidRPr="00CC0718">
              <w:rPr>
                <w:color w:val="000000"/>
                <w:spacing w:val="-2"/>
                <w:sz w:val="18"/>
              </w:rPr>
              <w:t>26</w:t>
            </w:r>
          </w:p>
        </w:tc>
        <w:tc>
          <w:tcPr>
            <w:tcW w:w="1690" w:type="dxa"/>
            <w:tcBorders>
              <w:bottom w:val="single" w:color="8FB6EA" w:sz="5" w:space="0"/>
            </w:tcBorders>
            <w:shd w:val="clear" w:color="auto" w:fill="FFFFFF" w:themeFill="background1"/>
            <w:tcMar/>
          </w:tcPr>
          <w:p w:rsidRPr="00CC0718" w:rsidR="00C71DC8" w:rsidP="00244814" w:rsidRDefault="00C71DC8" w14:paraId="6604C05D" w14:textId="77777777">
            <w:pPr>
              <w:rPr>
                <w:color w:val="000000"/>
                <w:spacing w:val="-2"/>
                <w:sz w:val="18"/>
              </w:rPr>
            </w:pPr>
            <w:r w:rsidRPr="00CC0718">
              <w:rPr>
                <w:color w:val="000000"/>
                <w:spacing w:val="-2"/>
                <w:sz w:val="18"/>
              </w:rPr>
              <w:t>1</w:t>
            </w:r>
          </w:p>
        </w:tc>
        <w:tc>
          <w:tcPr>
            <w:tcW w:w="1576" w:type="dxa"/>
            <w:tcBorders>
              <w:bottom w:val="single" w:color="8FB6EA" w:sz="5" w:space="0"/>
            </w:tcBorders>
            <w:shd w:val="clear" w:color="auto" w:fill="FFFFFF" w:themeFill="background1"/>
            <w:tcMar/>
          </w:tcPr>
          <w:p w:rsidRPr="00CC0718" w:rsidR="00C71DC8" w:rsidP="00244814" w:rsidRDefault="00C71DC8" w14:paraId="5F549576" w14:textId="77777777">
            <w:pPr>
              <w:rPr>
                <w:color w:val="000000"/>
                <w:spacing w:val="-2"/>
                <w:sz w:val="18"/>
              </w:rPr>
            </w:pPr>
          </w:p>
        </w:tc>
      </w:tr>
      <w:tr w:rsidRPr="00CC0718" w:rsidR="00C71DC8" w:rsidTr="3A33D0EC" w14:paraId="36526BC3" w14:textId="77777777">
        <w:trPr>
          <w:trHeight w:val="444" w:hRule="exact"/>
        </w:trPr>
        <w:tc>
          <w:tcPr>
            <w:tcW w:w="10717" w:type="dxa"/>
            <w:gridSpan w:val="8"/>
            <w:tcBorders>
              <w:top w:val="single" w:color="8FB6EA" w:sz="5" w:space="0"/>
            </w:tcBorders>
            <w:tcMar/>
          </w:tcPr>
          <w:p w:rsidRPr="00CC0718" w:rsidR="00C71DC8" w:rsidP="00244814" w:rsidRDefault="00C71DC8" w14:paraId="76A51638" w14:textId="77777777"/>
        </w:tc>
      </w:tr>
      <w:tr w:rsidRPr="00CC0718" w:rsidR="00C71DC8" w:rsidTr="3A33D0EC" w14:paraId="0D8E295A" w14:textId="77777777">
        <w:trPr>
          <w:trHeight w:val="344" w:hRule="exact"/>
        </w:trPr>
        <w:tc>
          <w:tcPr>
            <w:tcW w:w="10717" w:type="dxa"/>
            <w:gridSpan w:val="8"/>
            <w:shd w:val="clear" w:color="auto" w:fill="FFFFFF" w:themeFill="background1"/>
            <w:tcMar/>
          </w:tcPr>
          <w:p w:rsidRPr="00CC0718" w:rsidR="00C71DC8" w:rsidP="00244814" w:rsidRDefault="00C71DC8" w14:paraId="12FCF6A1" w14:textId="77777777">
            <w:pPr>
              <w:rPr>
                <w:b/>
                <w:color w:val="5C83B4"/>
                <w:spacing w:val="-2"/>
                <w:sz w:val="24"/>
              </w:rPr>
            </w:pPr>
          </w:p>
        </w:tc>
      </w:tr>
      <w:tr w:rsidRPr="00CC0718" w:rsidR="00C71DC8" w:rsidTr="3A33D0EC" w14:paraId="784A261A" w14:textId="77777777">
        <w:trPr>
          <w:trHeight w:val="459" w:hRule="exact"/>
        </w:trPr>
        <w:tc>
          <w:tcPr>
            <w:tcW w:w="1805" w:type="dxa"/>
            <w:shd w:val="clear" w:color="auto" w:fill="FFFFFF" w:themeFill="background1"/>
            <w:tcMar/>
          </w:tcPr>
          <w:p w:rsidRPr="00CC0718" w:rsidR="00C71DC8" w:rsidP="00244814" w:rsidRDefault="00C71DC8" w14:paraId="21D51147" w14:textId="77777777">
            <w:pPr>
              <w:rPr>
                <w:b/>
                <w:color w:val="5C83B4"/>
                <w:spacing w:val="-2"/>
                <w:sz w:val="24"/>
              </w:rPr>
            </w:pPr>
            <w:r w:rsidRPr="00CC0718">
              <w:rPr>
                <w:b/>
                <w:color w:val="5C83B4"/>
                <w:spacing w:val="-2"/>
                <w:sz w:val="24"/>
              </w:rPr>
              <w:t>Nickname:</w:t>
            </w:r>
          </w:p>
        </w:tc>
        <w:tc>
          <w:tcPr>
            <w:tcW w:w="8912" w:type="dxa"/>
            <w:gridSpan w:val="7"/>
            <w:vMerge w:val="restart"/>
            <w:shd w:val="clear" w:color="auto" w:fill="FFFFFF" w:themeFill="background1"/>
            <w:tcMar/>
          </w:tcPr>
          <w:p w:rsidRPr="00CC0718" w:rsidR="00C71DC8" w:rsidP="00244814" w:rsidRDefault="00C71DC8" w14:paraId="06049163" w14:textId="77777777">
            <w:pPr>
              <w:rPr>
                <w:b/>
                <w:color w:val="5C83B4"/>
                <w:spacing w:val="-2"/>
                <w:sz w:val="24"/>
              </w:rPr>
            </w:pPr>
            <w:r w:rsidRPr="00CC0718">
              <w:rPr>
                <w:b/>
                <w:color w:val="5C83B4"/>
                <w:spacing w:val="-2"/>
                <w:sz w:val="24"/>
              </w:rPr>
              <w:t>Codes\\AXIAL CODE\\Q9- Needs of marketing support and services\HANDLE SOCIAL MEDIA</w:t>
            </w:r>
          </w:p>
        </w:tc>
      </w:tr>
      <w:tr w:rsidRPr="00CC0718" w:rsidR="00C71DC8" w:rsidTr="3A33D0EC" w14:paraId="064F479C" w14:textId="77777777">
        <w:trPr>
          <w:trHeight w:val="444" w:hRule="exact"/>
        </w:trPr>
        <w:tc>
          <w:tcPr>
            <w:tcW w:w="1805" w:type="dxa"/>
            <w:shd w:val="clear" w:color="auto" w:fill="FFFFFF" w:themeFill="background1"/>
            <w:tcMar/>
          </w:tcPr>
          <w:p w:rsidRPr="00CC0718" w:rsidR="00C71DC8" w:rsidP="00244814" w:rsidRDefault="00C71DC8" w14:paraId="4FA4BAEA" w14:textId="77777777">
            <w:pPr>
              <w:rPr>
                <w:b/>
                <w:color w:val="5C83B4"/>
                <w:spacing w:val="-2"/>
                <w:sz w:val="24"/>
              </w:rPr>
            </w:pPr>
            <w:r w:rsidRPr="00CC0718">
              <w:rPr>
                <w:b/>
                <w:color w:val="5C83B4"/>
                <w:spacing w:val="-2"/>
                <w:sz w:val="24"/>
              </w:rPr>
              <w:t>Classification:</w:t>
            </w:r>
          </w:p>
        </w:tc>
        <w:tc>
          <w:tcPr>
            <w:tcW w:w="8912" w:type="dxa"/>
            <w:gridSpan w:val="7"/>
            <w:vMerge/>
            <w:tcMar/>
          </w:tcPr>
          <w:p w:rsidRPr="00CC0718" w:rsidR="00C71DC8" w:rsidP="00244814" w:rsidRDefault="00C71DC8" w14:paraId="7DA38C6E" w14:textId="77777777"/>
        </w:tc>
      </w:tr>
      <w:tr w:rsidRPr="00CC0718" w:rsidR="00C71DC8" w:rsidTr="3A33D0EC" w14:paraId="3C57879C" w14:textId="77777777">
        <w:trPr>
          <w:trHeight w:val="458" w:hRule="exact"/>
        </w:trPr>
        <w:tc>
          <w:tcPr>
            <w:tcW w:w="1805" w:type="dxa"/>
            <w:shd w:val="clear" w:color="auto" w:fill="FFFFFF" w:themeFill="background1"/>
            <w:tcMar/>
          </w:tcPr>
          <w:p w:rsidRPr="00CC0718" w:rsidR="00C71DC8" w:rsidP="00244814" w:rsidRDefault="00C71DC8" w14:paraId="2A7AD183" w14:textId="77777777">
            <w:pPr>
              <w:rPr>
                <w:b/>
                <w:color w:val="5C83B4"/>
                <w:spacing w:val="-2"/>
                <w:sz w:val="24"/>
              </w:rPr>
            </w:pPr>
            <w:r w:rsidRPr="00CC0718">
              <w:rPr>
                <w:b/>
                <w:color w:val="5C83B4"/>
                <w:spacing w:val="-2"/>
                <w:sz w:val="24"/>
              </w:rPr>
              <w:t>Aggregated:</w:t>
            </w:r>
          </w:p>
        </w:tc>
        <w:tc>
          <w:tcPr>
            <w:tcW w:w="8912" w:type="dxa"/>
            <w:gridSpan w:val="7"/>
            <w:shd w:val="clear" w:color="auto" w:fill="FFFFFF" w:themeFill="background1"/>
            <w:tcMar/>
          </w:tcPr>
          <w:p w:rsidRPr="00CC0718" w:rsidR="00C71DC8" w:rsidP="00244814" w:rsidRDefault="00C71DC8" w14:paraId="44C45E04" w14:textId="77777777">
            <w:pPr>
              <w:rPr>
                <w:b/>
                <w:color w:val="5C83B4"/>
                <w:spacing w:val="-2"/>
                <w:sz w:val="24"/>
              </w:rPr>
            </w:pPr>
            <w:r w:rsidRPr="00CC0718">
              <w:rPr>
                <w:b/>
                <w:color w:val="5C83B4"/>
                <w:spacing w:val="-2"/>
                <w:sz w:val="24"/>
              </w:rPr>
              <w:t>Yes</w:t>
            </w:r>
          </w:p>
        </w:tc>
      </w:tr>
      <w:tr w:rsidRPr="00CC0718" w:rsidR="00C71DC8" w:rsidTr="3A33D0EC" w14:paraId="4B7A7BB5" w14:textId="77777777">
        <w:trPr>
          <w:trHeight w:val="330" w:hRule="exact"/>
        </w:trPr>
        <w:tc>
          <w:tcPr>
            <w:tcW w:w="3381" w:type="dxa"/>
            <w:gridSpan w:val="2"/>
            <w:tcBorders>
              <w:bottom w:val="single" w:color="8FB6EA" w:sz="5" w:space="0"/>
            </w:tcBorders>
            <w:shd w:val="clear" w:color="auto" w:fill="FFFFFF" w:themeFill="background1"/>
            <w:tcMar/>
          </w:tcPr>
          <w:p w:rsidRPr="00CC0718" w:rsidR="00C71DC8" w:rsidP="00244814" w:rsidRDefault="00C71DC8" w14:paraId="04FA4271" w14:textId="77777777">
            <w:pPr>
              <w:rPr>
                <w:color w:val="000000"/>
                <w:spacing w:val="-2"/>
                <w:sz w:val="18"/>
              </w:rPr>
            </w:pPr>
            <w:r w:rsidRPr="00CC0718">
              <w:rPr>
                <w:color w:val="000000"/>
                <w:spacing w:val="-2"/>
                <w:sz w:val="18"/>
              </w:rPr>
              <w:t>Document</w:t>
            </w:r>
          </w:p>
        </w:tc>
        <w:tc>
          <w:tcPr>
            <w:tcW w:w="1132" w:type="dxa"/>
            <w:tcBorders>
              <w:bottom w:val="single" w:color="8FB6EA" w:sz="5" w:space="0"/>
            </w:tcBorders>
            <w:shd w:val="clear" w:color="auto" w:fill="FFFFFF" w:themeFill="background1"/>
            <w:tcMar/>
          </w:tcPr>
          <w:p w:rsidRPr="00CC0718" w:rsidR="00C71DC8" w:rsidP="00244814" w:rsidRDefault="00C71DC8" w14:paraId="0FD3A991" w14:textId="77777777">
            <w:pPr>
              <w:rPr>
                <w:color w:val="000000"/>
                <w:spacing w:val="-2"/>
                <w:sz w:val="18"/>
              </w:rPr>
            </w:pPr>
            <w:r w:rsidRPr="00CC0718">
              <w:rPr>
                <w:color w:val="000000"/>
                <w:spacing w:val="-2"/>
                <w:sz w:val="18"/>
              </w:rPr>
              <w:t>1</w:t>
            </w:r>
          </w:p>
        </w:tc>
        <w:tc>
          <w:tcPr>
            <w:tcW w:w="1576" w:type="dxa"/>
            <w:gridSpan w:val="2"/>
            <w:tcBorders>
              <w:bottom w:val="single" w:color="8FB6EA" w:sz="5" w:space="0"/>
            </w:tcBorders>
            <w:shd w:val="clear" w:color="auto" w:fill="FFFFFF" w:themeFill="background1"/>
            <w:tcMar/>
          </w:tcPr>
          <w:p w:rsidRPr="00CC0718" w:rsidR="00C71DC8" w:rsidP="00244814" w:rsidRDefault="00C71DC8" w14:paraId="461CE236" w14:textId="77777777">
            <w:pPr>
              <w:rPr>
                <w:color w:val="000000"/>
                <w:spacing w:val="-2"/>
                <w:sz w:val="18"/>
              </w:rPr>
            </w:pPr>
            <w:r w:rsidRPr="00CC0718">
              <w:rPr>
                <w:color w:val="000000"/>
                <w:spacing w:val="-2"/>
                <w:sz w:val="18"/>
              </w:rPr>
              <w:t>1</w:t>
            </w:r>
          </w:p>
        </w:tc>
        <w:tc>
          <w:tcPr>
            <w:tcW w:w="1362" w:type="dxa"/>
            <w:tcBorders>
              <w:bottom w:val="single" w:color="8FB6EA" w:sz="5" w:space="0"/>
            </w:tcBorders>
            <w:shd w:val="clear" w:color="auto" w:fill="FFFFFF" w:themeFill="background1"/>
            <w:tcMar/>
          </w:tcPr>
          <w:p w:rsidRPr="00CC0718" w:rsidR="00C71DC8" w:rsidP="00244814" w:rsidRDefault="00C71DC8" w14:paraId="5D1F16D8" w14:textId="77777777">
            <w:pPr>
              <w:rPr>
                <w:color w:val="000000"/>
                <w:spacing w:val="-2"/>
                <w:sz w:val="18"/>
              </w:rPr>
            </w:pPr>
            <w:r w:rsidRPr="00CC0718">
              <w:rPr>
                <w:color w:val="000000"/>
                <w:spacing w:val="-2"/>
                <w:sz w:val="18"/>
              </w:rPr>
              <w:t>10</w:t>
            </w:r>
          </w:p>
        </w:tc>
        <w:tc>
          <w:tcPr>
            <w:tcW w:w="1690" w:type="dxa"/>
            <w:tcBorders>
              <w:bottom w:val="single" w:color="8FB6EA" w:sz="5" w:space="0"/>
            </w:tcBorders>
            <w:shd w:val="clear" w:color="auto" w:fill="FFFFFF" w:themeFill="background1"/>
            <w:tcMar/>
          </w:tcPr>
          <w:p w:rsidRPr="00CC0718" w:rsidR="00C71DC8" w:rsidP="00244814" w:rsidRDefault="00C71DC8" w14:paraId="0CBC4586" w14:textId="77777777">
            <w:pPr>
              <w:rPr>
                <w:color w:val="000000"/>
                <w:spacing w:val="-2"/>
                <w:sz w:val="18"/>
              </w:rPr>
            </w:pPr>
            <w:r w:rsidRPr="00CC0718">
              <w:rPr>
                <w:color w:val="000000"/>
                <w:spacing w:val="-2"/>
                <w:sz w:val="18"/>
              </w:rPr>
              <w:t>1</w:t>
            </w:r>
          </w:p>
        </w:tc>
        <w:tc>
          <w:tcPr>
            <w:tcW w:w="1576" w:type="dxa"/>
            <w:tcBorders>
              <w:bottom w:val="single" w:color="8FB6EA" w:sz="5" w:space="0"/>
            </w:tcBorders>
            <w:shd w:val="clear" w:color="auto" w:fill="FFFFFF" w:themeFill="background1"/>
            <w:tcMar/>
          </w:tcPr>
          <w:p w:rsidRPr="00CC0718" w:rsidR="00C71DC8" w:rsidP="00244814" w:rsidRDefault="00C71DC8" w14:paraId="2DC3CC1F" w14:textId="77777777">
            <w:pPr>
              <w:rPr>
                <w:color w:val="000000"/>
                <w:spacing w:val="-2"/>
                <w:sz w:val="18"/>
              </w:rPr>
            </w:pPr>
          </w:p>
        </w:tc>
      </w:tr>
      <w:tr w:rsidRPr="00CC0718" w:rsidR="00C71DC8" w:rsidTr="3A33D0EC" w14:paraId="5AC13619" w14:textId="77777777">
        <w:trPr>
          <w:trHeight w:val="459" w:hRule="exact"/>
        </w:trPr>
        <w:tc>
          <w:tcPr>
            <w:tcW w:w="10717" w:type="dxa"/>
            <w:gridSpan w:val="8"/>
            <w:tcBorders>
              <w:top w:val="single" w:color="8FB6EA" w:sz="5" w:space="0"/>
            </w:tcBorders>
            <w:tcMar/>
          </w:tcPr>
          <w:p w:rsidRPr="00CC0718" w:rsidR="00C71DC8" w:rsidP="00244814" w:rsidRDefault="00C71DC8" w14:paraId="34E89C4E" w14:textId="77777777"/>
        </w:tc>
      </w:tr>
      <w:tr w:rsidRPr="00CC0718" w:rsidR="00C71DC8" w:rsidTr="3A33D0EC" w14:paraId="1AD3E551" w14:textId="77777777">
        <w:trPr>
          <w:trHeight w:val="601" w:hRule="exact"/>
        </w:trPr>
        <w:tc>
          <w:tcPr>
            <w:tcW w:w="10717" w:type="dxa"/>
            <w:gridSpan w:val="8"/>
            <w:shd w:val="clear" w:color="auto" w:fill="FFFFFF" w:themeFill="background1"/>
            <w:tcMar/>
          </w:tcPr>
          <w:p w:rsidRPr="00CC0718" w:rsidR="00C71DC8" w:rsidP="00244814" w:rsidRDefault="00C71DC8" w14:paraId="41454E26" w14:textId="77777777">
            <w:pPr>
              <w:rPr>
                <w:b/>
                <w:color w:val="5C83B4"/>
                <w:spacing w:val="-2"/>
                <w:sz w:val="24"/>
              </w:rPr>
            </w:pPr>
          </w:p>
        </w:tc>
      </w:tr>
      <w:tr w:rsidRPr="00CC0718" w:rsidR="00C71DC8" w:rsidTr="3A33D0EC" w14:paraId="3D33E5C2" w14:textId="77777777">
        <w:trPr>
          <w:trHeight w:val="444" w:hRule="exact"/>
        </w:trPr>
        <w:tc>
          <w:tcPr>
            <w:tcW w:w="1805" w:type="dxa"/>
            <w:shd w:val="clear" w:color="auto" w:fill="FFFFFF" w:themeFill="background1"/>
            <w:tcMar/>
          </w:tcPr>
          <w:p w:rsidRPr="00CC0718" w:rsidR="00C71DC8" w:rsidP="00244814" w:rsidRDefault="00C71DC8" w14:paraId="4E112247" w14:textId="77777777">
            <w:pPr>
              <w:rPr>
                <w:b/>
                <w:color w:val="5C83B4"/>
                <w:spacing w:val="-2"/>
                <w:sz w:val="24"/>
              </w:rPr>
            </w:pPr>
            <w:r w:rsidRPr="00CC0718">
              <w:rPr>
                <w:b/>
                <w:color w:val="5C83B4"/>
                <w:spacing w:val="-2"/>
                <w:sz w:val="24"/>
              </w:rPr>
              <w:t>Nickname:</w:t>
            </w:r>
          </w:p>
        </w:tc>
        <w:tc>
          <w:tcPr>
            <w:tcW w:w="8912" w:type="dxa"/>
            <w:gridSpan w:val="7"/>
            <w:vMerge w:val="restart"/>
            <w:shd w:val="clear" w:color="auto" w:fill="FFFFFF" w:themeFill="background1"/>
            <w:tcMar/>
          </w:tcPr>
          <w:p w:rsidRPr="00CC0718" w:rsidR="00C71DC8" w:rsidP="00244814" w:rsidRDefault="00C71DC8" w14:paraId="025CCD12" w14:textId="77777777">
            <w:pPr>
              <w:rPr>
                <w:b/>
                <w:color w:val="5C83B4"/>
                <w:spacing w:val="-2"/>
                <w:sz w:val="24"/>
              </w:rPr>
            </w:pPr>
            <w:r w:rsidRPr="00CC0718">
              <w:rPr>
                <w:b/>
                <w:color w:val="5C83B4"/>
                <w:spacing w:val="-2"/>
                <w:sz w:val="24"/>
              </w:rPr>
              <w:t>Codes\\AXIAL CODE\\Q9- Needs of marketing support and services\HANDLE SOCIAL MEDIA\We need people who can handle social media like pros</w:t>
            </w:r>
          </w:p>
        </w:tc>
      </w:tr>
      <w:tr w:rsidRPr="00CC0718" w:rsidR="00C71DC8" w:rsidTr="3A33D0EC" w14:paraId="3AFE613A" w14:textId="77777777">
        <w:trPr>
          <w:trHeight w:val="459" w:hRule="exact"/>
        </w:trPr>
        <w:tc>
          <w:tcPr>
            <w:tcW w:w="1805" w:type="dxa"/>
            <w:shd w:val="clear" w:color="auto" w:fill="FFFFFF" w:themeFill="background1"/>
            <w:tcMar/>
          </w:tcPr>
          <w:p w:rsidRPr="00CC0718" w:rsidR="00C71DC8" w:rsidP="00244814" w:rsidRDefault="00C71DC8" w14:paraId="0B02227E" w14:textId="77777777">
            <w:pPr>
              <w:rPr>
                <w:b/>
                <w:color w:val="5C83B4"/>
                <w:spacing w:val="-2"/>
                <w:sz w:val="24"/>
              </w:rPr>
            </w:pPr>
            <w:r w:rsidRPr="00CC0718">
              <w:rPr>
                <w:b/>
                <w:color w:val="5C83B4"/>
                <w:spacing w:val="-2"/>
                <w:sz w:val="24"/>
              </w:rPr>
              <w:t>Classification:</w:t>
            </w:r>
          </w:p>
        </w:tc>
        <w:tc>
          <w:tcPr>
            <w:tcW w:w="8912" w:type="dxa"/>
            <w:gridSpan w:val="7"/>
            <w:vMerge/>
            <w:tcMar/>
          </w:tcPr>
          <w:p w:rsidRPr="00CC0718" w:rsidR="00C71DC8" w:rsidP="00244814" w:rsidRDefault="00C71DC8" w14:paraId="6BF1EC2D" w14:textId="77777777"/>
        </w:tc>
      </w:tr>
      <w:tr w:rsidRPr="00CC0718" w:rsidR="00C71DC8" w:rsidTr="3A33D0EC" w14:paraId="7E9F4DB5" w14:textId="77777777">
        <w:trPr>
          <w:trHeight w:val="444" w:hRule="exact"/>
        </w:trPr>
        <w:tc>
          <w:tcPr>
            <w:tcW w:w="1805" w:type="dxa"/>
            <w:shd w:val="clear" w:color="auto" w:fill="FFFFFF" w:themeFill="background1"/>
            <w:tcMar/>
          </w:tcPr>
          <w:p w:rsidRPr="00CC0718" w:rsidR="00C71DC8" w:rsidP="00244814" w:rsidRDefault="00C71DC8" w14:paraId="4BE4B0AE" w14:textId="77777777">
            <w:pPr>
              <w:rPr>
                <w:b/>
                <w:color w:val="5C83B4"/>
                <w:spacing w:val="-2"/>
                <w:sz w:val="24"/>
              </w:rPr>
            </w:pPr>
            <w:r w:rsidRPr="00CC0718">
              <w:rPr>
                <w:b/>
                <w:color w:val="5C83B4"/>
                <w:spacing w:val="-2"/>
                <w:sz w:val="24"/>
              </w:rPr>
              <w:t>Aggregated:</w:t>
            </w:r>
          </w:p>
        </w:tc>
        <w:tc>
          <w:tcPr>
            <w:tcW w:w="8912" w:type="dxa"/>
            <w:gridSpan w:val="7"/>
            <w:shd w:val="clear" w:color="auto" w:fill="FFFFFF" w:themeFill="background1"/>
            <w:tcMar/>
          </w:tcPr>
          <w:p w:rsidRPr="00CC0718" w:rsidR="00C71DC8" w:rsidP="00244814" w:rsidRDefault="00C71DC8" w14:paraId="1F5AEF69" w14:textId="77777777">
            <w:pPr>
              <w:rPr>
                <w:b/>
                <w:color w:val="5C83B4"/>
                <w:spacing w:val="-2"/>
                <w:sz w:val="24"/>
              </w:rPr>
            </w:pPr>
            <w:r w:rsidRPr="00CC0718">
              <w:rPr>
                <w:b/>
                <w:color w:val="5C83B4"/>
                <w:spacing w:val="-2"/>
                <w:sz w:val="24"/>
              </w:rPr>
              <w:t>No</w:t>
            </w:r>
          </w:p>
        </w:tc>
      </w:tr>
      <w:tr w:rsidRPr="00CC0718" w:rsidR="00C71DC8" w:rsidTr="3A33D0EC" w14:paraId="0FDA5A28" w14:textId="77777777">
        <w:trPr>
          <w:trHeight w:val="344" w:hRule="exact"/>
        </w:trPr>
        <w:tc>
          <w:tcPr>
            <w:tcW w:w="3381" w:type="dxa"/>
            <w:gridSpan w:val="2"/>
            <w:tcBorders>
              <w:bottom w:val="single" w:color="8FB6EA" w:sz="5" w:space="0"/>
            </w:tcBorders>
            <w:shd w:val="clear" w:color="auto" w:fill="FFFFFF" w:themeFill="background1"/>
            <w:tcMar/>
          </w:tcPr>
          <w:p w:rsidRPr="00CC0718" w:rsidR="00C71DC8" w:rsidP="00244814" w:rsidRDefault="00C71DC8" w14:paraId="40750C4B" w14:textId="77777777">
            <w:pPr>
              <w:rPr>
                <w:color w:val="000000"/>
                <w:spacing w:val="-2"/>
                <w:sz w:val="18"/>
              </w:rPr>
            </w:pPr>
            <w:r w:rsidRPr="00CC0718">
              <w:rPr>
                <w:color w:val="000000"/>
                <w:spacing w:val="-2"/>
                <w:sz w:val="18"/>
              </w:rPr>
              <w:t>Document</w:t>
            </w:r>
          </w:p>
        </w:tc>
        <w:tc>
          <w:tcPr>
            <w:tcW w:w="1132" w:type="dxa"/>
            <w:tcBorders>
              <w:bottom w:val="single" w:color="8FB6EA" w:sz="5" w:space="0"/>
            </w:tcBorders>
            <w:shd w:val="clear" w:color="auto" w:fill="FFFFFF" w:themeFill="background1"/>
            <w:tcMar/>
          </w:tcPr>
          <w:p w:rsidRPr="00CC0718" w:rsidR="00C71DC8" w:rsidP="00244814" w:rsidRDefault="00C71DC8" w14:paraId="65657688" w14:textId="77777777">
            <w:pPr>
              <w:rPr>
                <w:color w:val="000000"/>
                <w:spacing w:val="-2"/>
                <w:sz w:val="18"/>
              </w:rPr>
            </w:pPr>
            <w:r w:rsidRPr="00CC0718">
              <w:rPr>
                <w:color w:val="000000"/>
                <w:spacing w:val="-2"/>
                <w:sz w:val="18"/>
              </w:rPr>
              <w:t>1</w:t>
            </w:r>
          </w:p>
        </w:tc>
        <w:tc>
          <w:tcPr>
            <w:tcW w:w="1576" w:type="dxa"/>
            <w:gridSpan w:val="2"/>
            <w:tcBorders>
              <w:bottom w:val="single" w:color="8FB6EA" w:sz="5" w:space="0"/>
            </w:tcBorders>
            <w:shd w:val="clear" w:color="auto" w:fill="FFFFFF" w:themeFill="background1"/>
            <w:tcMar/>
          </w:tcPr>
          <w:p w:rsidRPr="00CC0718" w:rsidR="00C71DC8" w:rsidP="00244814" w:rsidRDefault="00C71DC8" w14:paraId="00811EB8" w14:textId="77777777">
            <w:pPr>
              <w:rPr>
                <w:color w:val="000000"/>
                <w:spacing w:val="-2"/>
                <w:sz w:val="18"/>
              </w:rPr>
            </w:pPr>
            <w:r w:rsidRPr="00CC0718">
              <w:rPr>
                <w:color w:val="000000"/>
                <w:spacing w:val="-2"/>
                <w:sz w:val="18"/>
              </w:rPr>
              <w:t>1</w:t>
            </w:r>
          </w:p>
        </w:tc>
        <w:tc>
          <w:tcPr>
            <w:tcW w:w="1362" w:type="dxa"/>
            <w:tcBorders>
              <w:bottom w:val="single" w:color="8FB6EA" w:sz="5" w:space="0"/>
            </w:tcBorders>
            <w:shd w:val="clear" w:color="auto" w:fill="FFFFFF" w:themeFill="background1"/>
            <w:tcMar/>
          </w:tcPr>
          <w:p w:rsidRPr="00CC0718" w:rsidR="00C71DC8" w:rsidP="00244814" w:rsidRDefault="00C71DC8" w14:paraId="74842E1D" w14:textId="77777777">
            <w:pPr>
              <w:rPr>
                <w:color w:val="000000"/>
                <w:spacing w:val="-2"/>
                <w:sz w:val="18"/>
              </w:rPr>
            </w:pPr>
            <w:r w:rsidRPr="00CC0718">
              <w:rPr>
                <w:color w:val="000000"/>
                <w:spacing w:val="-2"/>
                <w:sz w:val="18"/>
              </w:rPr>
              <w:t>10</w:t>
            </w:r>
          </w:p>
        </w:tc>
        <w:tc>
          <w:tcPr>
            <w:tcW w:w="1690" w:type="dxa"/>
            <w:tcBorders>
              <w:bottom w:val="single" w:color="8FB6EA" w:sz="5" w:space="0"/>
            </w:tcBorders>
            <w:shd w:val="clear" w:color="auto" w:fill="FFFFFF" w:themeFill="background1"/>
            <w:tcMar/>
          </w:tcPr>
          <w:p w:rsidRPr="00CC0718" w:rsidR="00C71DC8" w:rsidP="00244814" w:rsidRDefault="00C71DC8" w14:paraId="0DEA145D" w14:textId="77777777">
            <w:pPr>
              <w:rPr>
                <w:color w:val="000000"/>
                <w:spacing w:val="-2"/>
                <w:sz w:val="18"/>
              </w:rPr>
            </w:pPr>
            <w:r w:rsidRPr="00CC0718">
              <w:rPr>
                <w:color w:val="000000"/>
                <w:spacing w:val="-2"/>
                <w:sz w:val="18"/>
              </w:rPr>
              <w:t>1</w:t>
            </w:r>
          </w:p>
        </w:tc>
        <w:tc>
          <w:tcPr>
            <w:tcW w:w="1576" w:type="dxa"/>
            <w:tcBorders>
              <w:bottom w:val="single" w:color="8FB6EA" w:sz="5" w:space="0"/>
            </w:tcBorders>
            <w:shd w:val="clear" w:color="auto" w:fill="FFFFFF" w:themeFill="background1"/>
            <w:tcMar/>
          </w:tcPr>
          <w:p w:rsidRPr="00CC0718" w:rsidR="00C71DC8" w:rsidP="00244814" w:rsidRDefault="00C71DC8" w14:paraId="681BDC2B" w14:textId="77777777">
            <w:pPr>
              <w:rPr>
                <w:color w:val="000000"/>
                <w:spacing w:val="-2"/>
                <w:sz w:val="18"/>
              </w:rPr>
            </w:pPr>
          </w:p>
        </w:tc>
      </w:tr>
      <w:tr w:rsidRPr="00CC0718" w:rsidR="00C71DC8" w:rsidTr="3A33D0EC" w14:paraId="037FB9E7" w14:textId="77777777">
        <w:trPr>
          <w:trHeight w:val="444" w:hRule="exact"/>
        </w:trPr>
        <w:tc>
          <w:tcPr>
            <w:tcW w:w="10717" w:type="dxa"/>
            <w:gridSpan w:val="8"/>
            <w:tcBorders>
              <w:top w:val="single" w:color="8FB6EA" w:sz="5" w:space="0"/>
            </w:tcBorders>
            <w:tcMar/>
          </w:tcPr>
          <w:p w:rsidRPr="00CC0718" w:rsidR="00C71DC8" w:rsidP="00244814" w:rsidRDefault="00C71DC8" w14:paraId="46C15FA9" w14:textId="77777777"/>
        </w:tc>
      </w:tr>
      <w:tr w:rsidRPr="00CC0718" w:rsidR="00C71DC8" w:rsidTr="3A33D0EC" w14:paraId="147193E2" w14:textId="77777777">
        <w:trPr>
          <w:trHeight w:val="344" w:hRule="exact"/>
        </w:trPr>
        <w:tc>
          <w:tcPr>
            <w:tcW w:w="10717" w:type="dxa"/>
            <w:gridSpan w:val="8"/>
            <w:shd w:val="clear" w:color="auto" w:fill="FFFFFF" w:themeFill="background1"/>
            <w:tcMar/>
          </w:tcPr>
          <w:p w:rsidRPr="00CC0718" w:rsidR="00C71DC8" w:rsidP="00244814" w:rsidRDefault="00C71DC8" w14:paraId="560B8EC9" w14:textId="77777777">
            <w:pPr>
              <w:rPr>
                <w:b/>
                <w:color w:val="5C83B4"/>
                <w:spacing w:val="-2"/>
                <w:sz w:val="24"/>
              </w:rPr>
            </w:pPr>
          </w:p>
        </w:tc>
      </w:tr>
      <w:tr w:rsidRPr="00CC0718" w:rsidR="00C71DC8" w:rsidTr="3A33D0EC" w14:paraId="604DE37B" w14:textId="77777777">
        <w:trPr>
          <w:trHeight w:val="444" w:hRule="exact"/>
        </w:trPr>
        <w:tc>
          <w:tcPr>
            <w:tcW w:w="1805" w:type="dxa"/>
            <w:shd w:val="clear" w:color="auto" w:fill="FFFFFF" w:themeFill="background1"/>
            <w:tcMar/>
          </w:tcPr>
          <w:p w:rsidRPr="00CC0718" w:rsidR="00C71DC8" w:rsidP="00244814" w:rsidRDefault="00C71DC8" w14:paraId="6442F6ED" w14:textId="77777777">
            <w:pPr>
              <w:rPr>
                <w:b/>
                <w:color w:val="5C83B4"/>
                <w:spacing w:val="-2"/>
                <w:sz w:val="24"/>
              </w:rPr>
            </w:pPr>
            <w:r w:rsidRPr="00CC0718">
              <w:rPr>
                <w:b/>
                <w:color w:val="5C83B4"/>
                <w:spacing w:val="-2"/>
                <w:sz w:val="24"/>
              </w:rPr>
              <w:t>Nickname:</w:t>
            </w:r>
          </w:p>
        </w:tc>
        <w:tc>
          <w:tcPr>
            <w:tcW w:w="8912" w:type="dxa"/>
            <w:gridSpan w:val="7"/>
            <w:vMerge w:val="restart"/>
            <w:shd w:val="clear" w:color="auto" w:fill="FFFFFF" w:themeFill="background1"/>
            <w:tcMar/>
          </w:tcPr>
          <w:p w:rsidRPr="00CC0718" w:rsidR="00C71DC8" w:rsidP="00244814" w:rsidRDefault="00C71DC8" w14:paraId="7807DA48" w14:textId="77777777">
            <w:pPr>
              <w:rPr>
                <w:b/>
                <w:color w:val="5C83B4"/>
                <w:spacing w:val="-2"/>
                <w:sz w:val="24"/>
              </w:rPr>
            </w:pPr>
            <w:r w:rsidRPr="00CC0718">
              <w:rPr>
                <w:b/>
                <w:color w:val="5C83B4"/>
                <w:spacing w:val="-2"/>
                <w:sz w:val="24"/>
              </w:rPr>
              <w:t>Codes\\AXIAL CODE\\Q9- Needs of marketing support and services\MARKETING SUPPORT</w:t>
            </w:r>
          </w:p>
        </w:tc>
      </w:tr>
      <w:tr w:rsidRPr="00CC0718" w:rsidR="00C71DC8" w:rsidTr="3A33D0EC" w14:paraId="1BFD6FF9" w14:textId="77777777">
        <w:trPr>
          <w:trHeight w:val="459" w:hRule="exact"/>
        </w:trPr>
        <w:tc>
          <w:tcPr>
            <w:tcW w:w="1805" w:type="dxa"/>
            <w:shd w:val="clear" w:color="auto" w:fill="FFFFFF" w:themeFill="background1"/>
            <w:tcMar/>
          </w:tcPr>
          <w:p w:rsidRPr="00CC0718" w:rsidR="00C71DC8" w:rsidP="00244814" w:rsidRDefault="00C71DC8" w14:paraId="271CD21B" w14:textId="77777777">
            <w:pPr>
              <w:rPr>
                <w:b/>
                <w:color w:val="5C83B4"/>
                <w:spacing w:val="-2"/>
                <w:sz w:val="24"/>
              </w:rPr>
            </w:pPr>
            <w:r w:rsidRPr="00CC0718">
              <w:rPr>
                <w:b/>
                <w:color w:val="5C83B4"/>
                <w:spacing w:val="-2"/>
                <w:sz w:val="24"/>
              </w:rPr>
              <w:t>Classification:</w:t>
            </w:r>
          </w:p>
        </w:tc>
        <w:tc>
          <w:tcPr>
            <w:tcW w:w="8912" w:type="dxa"/>
            <w:gridSpan w:val="7"/>
            <w:vMerge/>
            <w:tcMar/>
          </w:tcPr>
          <w:p w:rsidRPr="00CC0718" w:rsidR="00C71DC8" w:rsidP="00244814" w:rsidRDefault="00C71DC8" w14:paraId="17B52948" w14:textId="77777777"/>
        </w:tc>
      </w:tr>
      <w:tr w:rsidRPr="00CC0718" w:rsidR="00C71DC8" w:rsidTr="3A33D0EC" w14:paraId="05C47CDC" w14:textId="77777777">
        <w:trPr>
          <w:trHeight w:val="444" w:hRule="exact"/>
        </w:trPr>
        <w:tc>
          <w:tcPr>
            <w:tcW w:w="1805" w:type="dxa"/>
            <w:shd w:val="clear" w:color="auto" w:fill="FFFFFF" w:themeFill="background1"/>
            <w:tcMar/>
          </w:tcPr>
          <w:p w:rsidRPr="00CC0718" w:rsidR="00C71DC8" w:rsidP="00244814" w:rsidRDefault="00C71DC8" w14:paraId="64BD5B80" w14:textId="77777777">
            <w:pPr>
              <w:rPr>
                <w:b/>
                <w:color w:val="5C83B4"/>
                <w:spacing w:val="-2"/>
                <w:sz w:val="24"/>
              </w:rPr>
            </w:pPr>
            <w:r w:rsidRPr="00CC0718">
              <w:rPr>
                <w:b/>
                <w:color w:val="5C83B4"/>
                <w:spacing w:val="-2"/>
                <w:sz w:val="24"/>
              </w:rPr>
              <w:t>Aggregated:</w:t>
            </w:r>
          </w:p>
        </w:tc>
        <w:tc>
          <w:tcPr>
            <w:tcW w:w="8912" w:type="dxa"/>
            <w:gridSpan w:val="7"/>
            <w:shd w:val="clear" w:color="auto" w:fill="FFFFFF" w:themeFill="background1"/>
            <w:tcMar/>
          </w:tcPr>
          <w:p w:rsidRPr="00CC0718" w:rsidR="00C71DC8" w:rsidP="00244814" w:rsidRDefault="00C71DC8" w14:paraId="4F6C389B" w14:textId="77777777">
            <w:pPr>
              <w:rPr>
                <w:b/>
                <w:color w:val="5C83B4"/>
                <w:spacing w:val="-2"/>
                <w:sz w:val="24"/>
              </w:rPr>
            </w:pPr>
            <w:r w:rsidRPr="00CC0718">
              <w:rPr>
                <w:b/>
                <w:color w:val="5C83B4"/>
                <w:spacing w:val="-2"/>
                <w:sz w:val="24"/>
              </w:rPr>
              <w:t>Yes</w:t>
            </w:r>
          </w:p>
        </w:tc>
      </w:tr>
      <w:tr w:rsidRPr="00CC0718" w:rsidR="00C71DC8" w:rsidTr="3A33D0EC" w14:paraId="7C14685F" w14:textId="77777777">
        <w:trPr>
          <w:trHeight w:val="344" w:hRule="exact"/>
        </w:trPr>
        <w:tc>
          <w:tcPr>
            <w:tcW w:w="3381" w:type="dxa"/>
            <w:gridSpan w:val="2"/>
            <w:tcBorders>
              <w:bottom w:val="single" w:color="8FB6EA" w:sz="5" w:space="0"/>
            </w:tcBorders>
            <w:shd w:val="clear" w:color="auto" w:fill="FFFFFF" w:themeFill="background1"/>
            <w:tcMar/>
          </w:tcPr>
          <w:p w:rsidRPr="00CC0718" w:rsidR="00C71DC8" w:rsidP="00244814" w:rsidRDefault="00C71DC8" w14:paraId="5DF6C2A3" w14:textId="77777777">
            <w:pPr>
              <w:rPr>
                <w:color w:val="000000"/>
                <w:spacing w:val="-2"/>
                <w:sz w:val="18"/>
              </w:rPr>
            </w:pPr>
            <w:r w:rsidRPr="00CC0718">
              <w:rPr>
                <w:color w:val="000000"/>
                <w:spacing w:val="-2"/>
                <w:sz w:val="18"/>
              </w:rPr>
              <w:t>Document</w:t>
            </w:r>
          </w:p>
        </w:tc>
        <w:tc>
          <w:tcPr>
            <w:tcW w:w="1132" w:type="dxa"/>
            <w:tcBorders>
              <w:bottom w:val="single" w:color="8FB6EA" w:sz="5" w:space="0"/>
            </w:tcBorders>
            <w:shd w:val="clear" w:color="auto" w:fill="FFFFFF" w:themeFill="background1"/>
            <w:tcMar/>
          </w:tcPr>
          <w:p w:rsidRPr="00CC0718" w:rsidR="00C71DC8" w:rsidP="00244814" w:rsidRDefault="00C71DC8" w14:paraId="5E95C253" w14:textId="77777777">
            <w:pPr>
              <w:rPr>
                <w:color w:val="000000"/>
                <w:spacing w:val="-2"/>
                <w:sz w:val="18"/>
              </w:rPr>
            </w:pPr>
            <w:r w:rsidRPr="00CC0718">
              <w:rPr>
                <w:color w:val="000000"/>
                <w:spacing w:val="-2"/>
                <w:sz w:val="18"/>
              </w:rPr>
              <w:t>3</w:t>
            </w:r>
          </w:p>
        </w:tc>
        <w:tc>
          <w:tcPr>
            <w:tcW w:w="1576" w:type="dxa"/>
            <w:gridSpan w:val="2"/>
            <w:tcBorders>
              <w:bottom w:val="single" w:color="8FB6EA" w:sz="5" w:space="0"/>
            </w:tcBorders>
            <w:shd w:val="clear" w:color="auto" w:fill="FFFFFF" w:themeFill="background1"/>
            <w:tcMar/>
          </w:tcPr>
          <w:p w:rsidRPr="00CC0718" w:rsidR="00C71DC8" w:rsidP="00244814" w:rsidRDefault="00C71DC8" w14:paraId="324CE58F" w14:textId="77777777">
            <w:pPr>
              <w:rPr>
                <w:color w:val="000000"/>
                <w:spacing w:val="-2"/>
                <w:sz w:val="18"/>
              </w:rPr>
            </w:pPr>
            <w:r w:rsidRPr="00CC0718">
              <w:rPr>
                <w:color w:val="000000"/>
                <w:spacing w:val="-2"/>
                <w:sz w:val="18"/>
              </w:rPr>
              <w:t>4</w:t>
            </w:r>
          </w:p>
        </w:tc>
        <w:tc>
          <w:tcPr>
            <w:tcW w:w="1362" w:type="dxa"/>
            <w:tcBorders>
              <w:bottom w:val="single" w:color="8FB6EA" w:sz="5" w:space="0"/>
            </w:tcBorders>
            <w:shd w:val="clear" w:color="auto" w:fill="FFFFFF" w:themeFill="background1"/>
            <w:tcMar/>
          </w:tcPr>
          <w:p w:rsidRPr="00CC0718" w:rsidR="00C71DC8" w:rsidP="00244814" w:rsidRDefault="00C71DC8" w14:paraId="4B0F7F02" w14:textId="77777777">
            <w:pPr>
              <w:rPr>
                <w:color w:val="000000"/>
                <w:spacing w:val="-2"/>
                <w:sz w:val="18"/>
              </w:rPr>
            </w:pPr>
            <w:r w:rsidRPr="00CC0718">
              <w:rPr>
                <w:color w:val="000000"/>
                <w:spacing w:val="-2"/>
                <w:sz w:val="18"/>
              </w:rPr>
              <w:t>61</w:t>
            </w:r>
          </w:p>
        </w:tc>
        <w:tc>
          <w:tcPr>
            <w:tcW w:w="1690" w:type="dxa"/>
            <w:tcBorders>
              <w:bottom w:val="single" w:color="8FB6EA" w:sz="5" w:space="0"/>
            </w:tcBorders>
            <w:shd w:val="clear" w:color="auto" w:fill="FFFFFF" w:themeFill="background1"/>
            <w:tcMar/>
          </w:tcPr>
          <w:p w:rsidRPr="00CC0718" w:rsidR="00C71DC8" w:rsidP="00244814" w:rsidRDefault="00C71DC8" w14:paraId="2C884452" w14:textId="77777777">
            <w:pPr>
              <w:rPr>
                <w:color w:val="000000"/>
                <w:spacing w:val="-2"/>
                <w:sz w:val="18"/>
              </w:rPr>
            </w:pPr>
            <w:r w:rsidRPr="00CC0718">
              <w:rPr>
                <w:color w:val="000000"/>
                <w:spacing w:val="-2"/>
                <w:sz w:val="18"/>
              </w:rPr>
              <w:t>4</w:t>
            </w:r>
          </w:p>
        </w:tc>
        <w:tc>
          <w:tcPr>
            <w:tcW w:w="1576" w:type="dxa"/>
            <w:tcBorders>
              <w:bottom w:val="single" w:color="8FB6EA" w:sz="5" w:space="0"/>
            </w:tcBorders>
            <w:shd w:val="clear" w:color="auto" w:fill="FFFFFF" w:themeFill="background1"/>
            <w:tcMar/>
          </w:tcPr>
          <w:p w:rsidRPr="00CC0718" w:rsidR="00C71DC8" w:rsidP="00244814" w:rsidRDefault="00C71DC8" w14:paraId="02B1DA68" w14:textId="77777777">
            <w:pPr>
              <w:rPr>
                <w:color w:val="000000"/>
                <w:spacing w:val="-2"/>
                <w:sz w:val="18"/>
              </w:rPr>
            </w:pPr>
          </w:p>
        </w:tc>
      </w:tr>
      <w:tr w:rsidRPr="00CC0718" w:rsidR="00C71DC8" w:rsidTr="3A33D0EC" w14:paraId="13D6E82E" w14:textId="77777777">
        <w:trPr>
          <w:trHeight w:val="458" w:hRule="exact"/>
        </w:trPr>
        <w:tc>
          <w:tcPr>
            <w:tcW w:w="10717" w:type="dxa"/>
            <w:gridSpan w:val="8"/>
            <w:tcBorders>
              <w:top w:val="single" w:color="8FB6EA" w:sz="5" w:space="0"/>
            </w:tcBorders>
            <w:tcMar/>
          </w:tcPr>
          <w:p w:rsidRPr="00CC0718" w:rsidR="00C71DC8" w:rsidP="00244814" w:rsidRDefault="00C71DC8" w14:paraId="35F5053E" w14:textId="77777777"/>
        </w:tc>
      </w:tr>
      <w:tr w:rsidRPr="00CC0718" w:rsidR="00C71DC8" w:rsidTr="3A33D0EC" w14:paraId="2DBB0F23" w14:textId="77777777">
        <w:trPr>
          <w:trHeight w:val="602" w:hRule="exact"/>
        </w:trPr>
        <w:tc>
          <w:tcPr>
            <w:tcW w:w="10717" w:type="dxa"/>
            <w:gridSpan w:val="8"/>
            <w:shd w:val="clear" w:color="auto" w:fill="FFFFFF" w:themeFill="background1"/>
            <w:tcMar/>
          </w:tcPr>
          <w:p w:rsidRPr="00CC0718" w:rsidR="00C71DC8" w:rsidP="00244814" w:rsidRDefault="00C71DC8" w14:paraId="3695D938" w14:textId="77777777">
            <w:pPr>
              <w:rPr>
                <w:b/>
                <w:color w:val="5C83B4"/>
                <w:spacing w:val="-2"/>
                <w:sz w:val="24"/>
              </w:rPr>
            </w:pPr>
          </w:p>
        </w:tc>
      </w:tr>
      <w:tr w:rsidRPr="00CC0718" w:rsidR="00C71DC8" w:rsidTr="3A33D0EC" w14:paraId="337568A5" w14:textId="77777777">
        <w:trPr>
          <w:trHeight w:val="444" w:hRule="exact"/>
        </w:trPr>
        <w:tc>
          <w:tcPr>
            <w:tcW w:w="1805" w:type="dxa"/>
            <w:shd w:val="clear" w:color="auto" w:fill="FFFFFF" w:themeFill="background1"/>
            <w:tcMar/>
          </w:tcPr>
          <w:p w:rsidRPr="00CC0718" w:rsidR="00C71DC8" w:rsidP="00244814" w:rsidRDefault="00C71DC8" w14:paraId="7C408ABA" w14:textId="77777777">
            <w:pPr>
              <w:rPr>
                <w:b/>
                <w:color w:val="5C83B4"/>
                <w:spacing w:val="-2"/>
                <w:sz w:val="24"/>
              </w:rPr>
            </w:pPr>
            <w:r w:rsidRPr="00CC0718">
              <w:rPr>
                <w:b/>
                <w:color w:val="5C83B4"/>
                <w:spacing w:val="-2"/>
                <w:sz w:val="24"/>
              </w:rPr>
              <w:lastRenderedPageBreak/>
              <w:t>Nickname:</w:t>
            </w:r>
          </w:p>
        </w:tc>
        <w:tc>
          <w:tcPr>
            <w:tcW w:w="8912" w:type="dxa"/>
            <w:gridSpan w:val="7"/>
            <w:vMerge w:val="restart"/>
            <w:shd w:val="clear" w:color="auto" w:fill="FFFFFF" w:themeFill="background1"/>
            <w:tcMar/>
          </w:tcPr>
          <w:p w:rsidRPr="00CC0718" w:rsidR="00C71DC8" w:rsidP="00244814" w:rsidRDefault="00C71DC8" w14:paraId="5316F9AE" w14:textId="77777777">
            <w:pPr>
              <w:rPr>
                <w:b/>
                <w:color w:val="5C83B4"/>
                <w:spacing w:val="-2"/>
                <w:sz w:val="24"/>
              </w:rPr>
            </w:pPr>
            <w:r w:rsidRPr="00CC0718">
              <w:rPr>
                <w:b/>
                <w:color w:val="5C83B4"/>
                <w:spacing w:val="-2"/>
                <w:sz w:val="24"/>
              </w:rPr>
              <w:t>Codes\\AXIAL CODE\\Q9- Needs of marketing support and services\MARKETING SUPPORT\Other form of Assistance</w:t>
            </w:r>
          </w:p>
        </w:tc>
      </w:tr>
      <w:tr w:rsidRPr="00CC0718" w:rsidR="00C71DC8" w:rsidTr="3A33D0EC" w14:paraId="1B04DFB3" w14:textId="77777777">
        <w:trPr>
          <w:trHeight w:val="459" w:hRule="exact"/>
        </w:trPr>
        <w:tc>
          <w:tcPr>
            <w:tcW w:w="1805" w:type="dxa"/>
            <w:shd w:val="clear" w:color="auto" w:fill="FFFFFF" w:themeFill="background1"/>
            <w:tcMar/>
          </w:tcPr>
          <w:p w:rsidRPr="00CC0718" w:rsidR="00C71DC8" w:rsidP="00244814" w:rsidRDefault="00C71DC8" w14:paraId="3A3C5304" w14:textId="77777777">
            <w:pPr>
              <w:rPr>
                <w:b/>
                <w:color w:val="5C83B4"/>
                <w:spacing w:val="-2"/>
                <w:sz w:val="24"/>
              </w:rPr>
            </w:pPr>
            <w:r w:rsidRPr="00CC0718">
              <w:rPr>
                <w:b/>
                <w:color w:val="5C83B4"/>
                <w:spacing w:val="-2"/>
                <w:sz w:val="24"/>
              </w:rPr>
              <w:t>Classification:</w:t>
            </w:r>
          </w:p>
        </w:tc>
        <w:tc>
          <w:tcPr>
            <w:tcW w:w="8912" w:type="dxa"/>
            <w:gridSpan w:val="7"/>
            <w:vMerge/>
            <w:tcMar/>
          </w:tcPr>
          <w:p w:rsidRPr="00CC0718" w:rsidR="00C71DC8" w:rsidP="00244814" w:rsidRDefault="00C71DC8" w14:paraId="37498876" w14:textId="77777777"/>
        </w:tc>
      </w:tr>
      <w:tr w:rsidRPr="00CC0718" w:rsidR="00C71DC8" w:rsidTr="3A33D0EC" w14:paraId="2DD7391C" w14:textId="77777777">
        <w:trPr>
          <w:trHeight w:val="444" w:hRule="exact"/>
        </w:trPr>
        <w:tc>
          <w:tcPr>
            <w:tcW w:w="1805" w:type="dxa"/>
            <w:shd w:val="clear" w:color="auto" w:fill="FFFFFF" w:themeFill="background1"/>
            <w:tcMar/>
          </w:tcPr>
          <w:p w:rsidRPr="00CC0718" w:rsidR="00C71DC8" w:rsidP="00244814" w:rsidRDefault="00C71DC8" w14:paraId="25069EC9" w14:textId="77777777">
            <w:pPr>
              <w:rPr>
                <w:b/>
                <w:color w:val="5C83B4"/>
                <w:spacing w:val="-2"/>
                <w:sz w:val="24"/>
              </w:rPr>
            </w:pPr>
            <w:r w:rsidRPr="00CC0718">
              <w:rPr>
                <w:b/>
                <w:color w:val="5C83B4"/>
                <w:spacing w:val="-2"/>
                <w:sz w:val="24"/>
              </w:rPr>
              <w:t>Aggregated:</w:t>
            </w:r>
          </w:p>
        </w:tc>
        <w:tc>
          <w:tcPr>
            <w:tcW w:w="8912" w:type="dxa"/>
            <w:gridSpan w:val="7"/>
            <w:shd w:val="clear" w:color="auto" w:fill="FFFFFF" w:themeFill="background1"/>
            <w:tcMar/>
          </w:tcPr>
          <w:p w:rsidRPr="00CC0718" w:rsidR="00C71DC8" w:rsidP="00244814" w:rsidRDefault="00C71DC8" w14:paraId="0A0646CF" w14:textId="77777777">
            <w:pPr>
              <w:rPr>
                <w:b/>
                <w:color w:val="5C83B4"/>
                <w:spacing w:val="-2"/>
                <w:sz w:val="24"/>
              </w:rPr>
            </w:pPr>
            <w:r w:rsidRPr="00CC0718">
              <w:rPr>
                <w:b/>
                <w:color w:val="5C83B4"/>
                <w:spacing w:val="-2"/>
                <w:sz w:val="24"/>
              </w:rPr>
              <w:t>Yes</w:t>
            </w:r>
          </w:p>
        </w:tc>
      </w:tr>
      <w:tr w:rsidRPr="00CC0718" w:rsidR="00C71DC8" w:rsidTr="3A33D0EC" w14:paraId="1C5C5193" w14:textId="77777777">
        <w:trPr>
          <w:trHeight w:val="344" w:hRule="exact"/>
        </w:trPr>
        <w:tc>
          <w:tcPr>
            <w:tcW w:w="3381" w:type="dxa"/>
            <w:gridSpan w:val="2"/>
            <w:tcBorders>
              <w:bottom w:val="single" w:color="8FB6EA" w:sz="5" w:space="0"/>
            </w:tcBorders>
            <w:shd w:val="clear" w:color="auto" w:fill="FFFFFF" w:themeFill="background1"/>
            <w:tcMar/>
          </w:tcPr>
          <w:p w:rsidRPr="00CC0718" w:rsidR="00C71DC8" w:rsidP="00244814" w:rsidRDefault="00C71DC8" w14:paraId="34B6ACB5" w14:textId="77777777">
            <w:pPr>
              <w:rPr>
                <w:color w:val="000000"/>
                <w:spacing w:val="-2"/>
                <w:sz w:val="18"/>
              </w:rPr>
            </w:pPr>
            <w:r w:rsidRPr="00CC0718">
              <w:rPr>
                <w:color w:val="000000"/>
                <w:spacing w:val="-2"/>
                <w:sz w:val="18"/>
              </w:rPr>
              <w:t>Document</w:t>
            </w:r>
          </w:p>
        </w:tc>
        <w:tc>
          <w:tcPr>
            <w:tcW w:w="1132" w:type="dxa"/>
            <w:tcBorders>
              <w:bottom w:val="single" w:color="8FB6EA" w:sz="5" w:space="0"/>
            </w:tcBorders>
            <w:shd w:val="clear" w:color="auto" w:fill="FFFFFF" w:themeFill="background1"/>
            <w:tcMar/>
          </w:tcPr>
          <w:p w:rsidRPr="00CC0718" w:rsidR="00C71DC8" w:rsidP="00244814" w:rsidRDefault="00C71DC8" w14:paraId="5F0C64CF" w14:textId="77777777">
            <w:pPr>
              <w:rPr>
                <w:color w:val="000000"/>
                <w:spacing w:val="-2"/>
                <w:sz w:val="18"/>
              </w:rPr>
            </w:pPr>
            <w:r w:rsidRPr="00CC0718">
              <w:rPr>
                <w:color w:val="000000"/>
                <w:spacing w:val="-2"/>
                <w:sz w:val="18"/>
              </w:rPr>
              <w:t>1</w:t>
            </w:r>
          </w:p>
        </w:tc>
        <w:tc>
          <w:tcPr>
            <w:tcW w:w="1576" w:type="dxa"/>
            <w:gridSpan w:val="2"/>
            <w:tcBorders>
              <w:bottom w:val="single" w:color="8FB6EA" w:sz="5" w:space="0"/>
            </w:tcBorders>
            <w:shd w:val="clear" w:color="auto" w:fill="FFFFFF" w:themeFill="background1"/>
            <w:tcMar/>
          </w:tcPr>
          <w:p w:rsidRPr="00CC0718" w:rsidR="00C71DC8" w:rsidP="00244814" w:rsidRDefault="00C71DC8" w14:paraId="798436DB" w14:textId="77777777">
            <w:pPr>
              <w:rPr>
                <w:color w:val="000000"/>
                <w:spacing w:val="-2"/>
                <w:sz w:val="18"/>
              </w:rPr>
            </w:pPr>
            <w:r w:rsidRPr="00CC0718">
              <w:rPr>
                <w:color w:val="000000"/>
                <w:spacing w:val="-2"/>
                <w:sz w:val="18"/>
              </w:rPr>
              <w:t>2</w:t>
            </w:r>
          </w:p>
        </w:tc>
        <w:tc>
          <w:tcPr>
            <w:tcW w:w="1362" w:type="dxa"/>
            <w:tcBorders>
              <w:bottom w:val="single" w:color="8FB6EA" w:sz="5" w:space="0"/>
            </w:tcBorders>
            <w:shd w:val="clear" w:color="auto" w:fill="FFFFFF" w:themeFill="background1"/>
            <w:tcMar/>
          </w:tcPr>
          <w:p w:rsidRPr="00CC0718" w:rsidR="00C71DC8" w:rsidP="00244814" w:rsidRDefault="00C71DC8" w14:paraId="603971B5" w14:textId="77777777">
            <w:pPr>
              <w:rPr>
                <w:color w:val="000000"/>
                <w:spacing w:val="-2"/>
                <w:sz w:val="18"/>
              </w:rPr>
            </w:pPr>
            <w:r w:rsidRPr="00CC0718">
              <w:rPr>
                <w:color w:val="000000"/>
                <w:spacing w:val="-2"/>
                <w:sz w:val="18"/>
              </w:rPr>
              <w:t>53</w:t>
            </w:r>
          </w:p>
        </w:tc>
        <w:tc>
          <w:tcPr>
            <w:tcW w:w="1690" w:type="dxa"/>
            <w:tcBorders>
              <w:bottom w:val="single" w:color="8FB6EA" w:sz="5" w:space="0"/>
            </w:tcBorders>
            <w:shd w:val="clear" w:color="auto" w:fill="FFFFFF" w:themeFill="background1"/>
            <w:tcMar/>
          </w:tcPr>
          <w:p w:rsidRPr="00CC0718" w:rsidR="00C71DC8" w:rsidP="00244814" w:rsidRDefault="00C71DC8" w14:paraId="16CC1A3A" w14:textId="77777777">
            <w:pPr>
              <w:rPr>
                <w:color w:val="000000"/>
                <w:spacing w:val="-2"/>
                <w:sz w:val="18"/>
              </w:rPr>
            </w:pPr>
            <w:r w:rsidRPr="00CC0718">
              <w:rPr>
                <w:color w:val="000000"/>
                <w:spacing w:val="-2"/>
                <w:sz w:val="18"/>
              </w:rPr>
              <w:t>2</w:t>
            </w:r>
          </w:p>
        </w:tc>
        <w:tc>
          <w:tcPr>
            <w:tcW w:w="1576" w:type="dxa"/>
            <w:tcBorders>
              <w:bottom w:val="single" w:color="8FB6EA" w:sz="5" w:space="0"/>
            </w:tcBorders>
            <w:shd w:val="clear" w:color="auto" w:fill="FFFFFF" w:themeFill="background1"/>
            <w:tcMar/>
          </w:tcPr>
          <w:p w:rsidRPr="00CC0718" w:rsidR="00C71DC8" w:rsidP="00244814" w:rsidRDefault="00C71DC8" w14:paraId="2F16E502" w14:textId="77777777">
            <w:pPr>
              <w:rPr>
                <w:color w:val="000000"/>
                <w:spacing w:val="-2"/>
                <w:sz w:val="18"/>
              </w:rPr>
            </w:pPr>
          </w:p>
        </w:tc>
      </w:tr>
      <w:tr w:rsidRPr="00CC0718" w:rsidR="00C71DC8" w:rsidTr="3A33D0EC" w14:paraId="7B294377" w14:textId="77777777">
        <w:trPr>
          <w:trHeight w:val="1232" w:hRule="exact"/>
        </w:trPr>
        <w:tc>
          <w:tcPr>
            <w:tcW w:w="10717" w:type="dxa"/>
            <w:gridSpan w:val="8"/>
            <w:tcBorders>
              <w:top w:val="single" w:color="8FB6EA" w:sz="5" w:space="0"/>
            </w:tcBorders>
            <w:tcMar/>
          </w:tcPr>
          <w:p w:rsidRPr="00CC0718" w:rsidR="00C71DC8" w:rsidP="00244814" w:rsidRDefault="00C71DC8" w14:paraId="1CB231B2" w14:textId="77777777"/>
        </w:tc>
      </w:tr>
      <w:tr w:rsidRPr="00CC0718" w:rsidR="00C71DC8" w:rsidTr="3A33D0EC" w14:paraId="24C099CE" w14:textId="77777777">
        <w:trPr>
          <w:trHeight w:val="458" w:hRule="exact"/>
        </w:trPr>
        <w:tc>
          <w:tcPr>
            <w:tcW w:w="5359" w:type="dxa"/>
            <w:gridSpan w:val="4"/>
            <w:shd w:val="clear" w:color="auto" w:fill="FFFFFF" w:themeFill="background1"/>
            <w:tcMar/>
          </w:tcPr>
          <w:p w:rsidRPr="00CC0718" w:rsidR="00C71DC8" w:rsidP="00244814" w:rsidRDefault="00C71DC8" w14:paraId="790E2935" w14:textId="77777777">
            <w:pPr>
              <w:jc w:val="right"/>
              <w:rPr>
                <w:color w:val="000066"/>
                <w:spacing w:val="-2"/>
                <w:sz w:val="16"/>
              </w:rPr>
            </w:pPr>
            <w:r w:rsidRPr="00CC0718">
              <w:rPr>
                <w:color w:val="000066"/>
                <w:spacing w:val="-2"/>
                <w:sz w:val="16"/>
              </w:rPr>
              <w:t>Formatted Reports\\Code Summary Formatted Report</w:t>
            </w:r>
          </w:p>
        </w:tc>
        <w:tc>
          <w:tcPr>
            <w:tcW w:w="5358" w:type="dxa"/>
            <w:gridSpan w:val="4"/>
            <w:shd w:val="clear" w:color="auto" w:fill="FFFFFF" w:themeFill="background1"/>
            <w:tcMar/>
          </w:tcPr>
          <w:p w:rsidRPr="00CC0718" w:rsidR="00C71DC8" w:rsidP="00244814" w:rsidRDefault="00C71DC8" w14:paraId="2F4FD58F" w14:textId="77777777">
            <w:pPr>
              <w:jc w:val="right"/>
              <w:rPr>
                <w:color w:val="000066"/>
                <w:spacing w:val="-2"/>
                <w:sz w:val="16"/>
              </w:rPr>
            </w:pPr>
            <w:r w:rsidRPr="00CC0718">
              <w:rPr>
                <w:color w:val="000066"/>
                <w:spacing w:val="-2"/>
                <w:sz w:val="16"/>
              </w:rPr>
              <w:t>Page 96 of 104</w:t>
            </w:r>
          </w:p>
        </w:tc>
      </w:tr>
      <w:tr w:rsidRPr="00CC0718" w:rsidR="00C71DC8" w:rsidTr="3A33D0EC" w14:paraId="27697B58" w14:textId="77777777">
        <w:trPr>
          <w:trHeight w:val="445" w:hRule="exact"/>
        </w:trPr>
        <w:tc>
          <w:tcPr>
            <w:tcW w:w="10717" w:type="dxa"/>
            <w:gridSpan w:val="8"/>
            <w:shd w:val="clear" w:color="auto" w:fill="FFFFFF" w:themeFill="background1"/>
            <w:tcMar/>
            <w:vAlign w:val="center"/>
          </w:tcPr>
          <w:p w:rsidRPr="00CC0718" w:rsidR="00C71DC8" w:rsidP="00244814" w:rsidRDefault="00C71DC8" w14:paraId="0BD938EC" w14:textId="77777777">
            <w:pPr>
              <w:jc w:val="right"/>
              <w:rPr>
                <w:color w:val="000066"/>
                <w:spacing w:val="-2"/>
                <w:sz w:val="16"/>
              </w:rPr>
            </w:pPr>
            <w:r w:rsidRPr="00CC0718">
              <w:rPr>
                <w:color w:val="000066"/>
                <w:spacing w:val="-2"/>
                <w:sz w:val="16"/>
              </w:rPr>
              <w:t>11/13/2024 3:39 PM</w:t>
            </w:r>
          </w:p>
        </w:tc>
      </w:tr>
      <w:tr w:rsidRPr="00CC0718" w:rsidR="00C71DC8" w:rsidTr="3A33D0EC" w14:paraId="52DEF04D" w14:textId="77777777">
        <w:trPr>
          <w:trHeight w:val="458" w:hRule="exact"/>
        </w:trPr>
        <w:tc>
          <w:tcPr>
            <w:tcW w:w="3381" w:type="dxa"/>
            <w:gridSpan w:val="2"/>
            <w:shd w:val="clear" w:color="auto" w:fill="8FB6EA"/>
            <w:tcMar/>
          </w:tcPr>
          <w:p w:rsidRPr="00CC0718" w:rsidR="00C71DC8" w:rsidP="00244814" w:rsidRDefault="00C71DC8" w14:paraId="14ADAEFF" w14:textId="77777777">
            <w:pPr>
              <w:rPr>
                <w:b/>
                <w:color w:val="000066"/>
                <w:spacing w:val="-2"/>
                <w:sz w:val="18"/>
              </w:rPr>
            </w:pPr>
            <w:r w:rsidRPr="00CC0718">
              <w:rPr>
                <w:b/>
                <w:color w:val="000066"/>
                <w:spacing w:val="-2"/>
                <w:sz w:val="18"/>
              </w:rPr>
              <w:t>File Type</w:t>
            </w:r>
          </w:p>
        </w:tc>
        <w:tc>
          <w:tcPr>
            <w:tcW w:w="1132" w:type="dxa"/>
            <w:shd w:val="clear" w:color="auto" w:fill="8FB6EA"/>
            <w:tcMar/>
          </w:tcPr>
          <w:p w:rsidRPr="00CC0718" w:rsidR="00C71DC8" w:rsidP="00244814" w:rsidRDefault="00C71DC8" w14:paraId="661F1FD0" w14:textId="77777777">
            <w:pPr>
              <w:rPr>
                <w:b/>
                <w:color w:val="000066"/>
                <w:spacing w:val="-2"/>
                <w:sz w:val="18"/>
              </w:rPr>
            </w:pPr>
            <w:r w:rsidRPr="00CC0718">
              <w:rPr>
                <w:b/>
                <w:color w:val="000066"/>
                <w:spacing w:val="-2"/>
                <w:sz w:val="18"/>
              </w:rPr>
              <w:t>Number of Files</w:t>
            </w:r>
          </w:p>
        </w:tc>
        <w:tc>
          <w:tcPr>
            <w:tcW w:w="1576" w:type="dxa"/>
            <w:gridSpan w:val="2"/>
            <w:shd w:val="clear" w:color="auto" w:fill="8FB6EA"/>
            <w:tcMar/>
          </w:tcPr>
          <w:p w:rsidRPr="00CC0718" w:rsidR="00C71DC8" w:rsidP="00244814" w:rsidRDefault="00C71DC8" w14:paraId="53144AB9" w14:textId="77777777">
            <w:pPr>
              <w:rPr>
                <w:b/>
                <w:color w:val="000066"/>
                <w:spacing w:val="-2"/>
                <w:sz w:val="18"/>
              </w:rPr>
            </w:pPr>
            <w:r w:rsidRPr="00CC0718">
              <w:rPr>
                <w:b/>
                <w:color w:val="000066"/>
                <w:spacing w:val="-2"/>
                <w:sz w:val="18"/>
              </w:rPr>
              <w:t>Number of Coding References</w:t>
            </w:r>
          </w:p>
        </w:tc>
        <w:tc>
          <w:tcPr>
            <w:tcW w:w="1362" w:type="dxa"/>
            <w:shd w:val="clear" w:color="auto" w:fill="8FB6EA"/>
            <w:tcMar/>
          </w:tcPr>
          <w:p w:rsidRPr="00CC0718" w:rsidR="00C71DC8" w:rsidP="00244814" w:rsidRDefault="00C71DC8" w14:paraId="4C838515" w14:textId="77777777">
            <w:pPr>
              <w:rPr>
                <w:b/>
                <w:color w:val="000066"/>
                <w:spacing w:val="-2"/>
                <w:sz w:val="18"/>
              </w:rPr>
            </w:pPr>
            <w:r w:rsidRPr="00CC0718">
              <w:rPr>
                <w:b/>
                <w:color w:val="000066"/>
                <w:spacing w:val="-2"/>
                <w:sz w:val="18"/>
              </w:rPr>
              <w:t>Number of Words Coded</w:t>
            </w:r>
          </w:p>
        </w:tc>
        <w:tc>
          <w:tcPr>
            <w:tcW w:w="1690" w:type="dxa"/>
            <w:shd w:val="clear" w:color="auto" w:fill="8FB6EA"/>
            <w:tcMar/>
          </w:tcPr>
          <w:p w:rsidRPr="00CC0718" w:rsidR="00C71DC8" w:rsidP="00244814" w:rsidRDefault="00C71DC8" w14:paraId="6C95435A" w14:textId="77777777">
            <w:pPr>
              <w:rPr>
                <w:b/>
                <w:color w:val="000066"/>
                <w:spacing w:val="-2"/>
                <w:sz w:val="18"/>
              </w:rPr>
            </w:pPr>
            <w:r w:rsidRPr="00CC0718">
              <w:rPr>
                <w:b/>
                <w:color w:val="000066"/>
                <w:spacing w:val="-2"/>
                <w:sz w:val="18"/>
              </w:rPr>
              <w:t>Number of Paragraphs Coded</w:t>
            </w:r>
          </w:p>
        </w:tc>
        <w:tc>
          <w:tcPr>
            <w:tcW w:w="1576" w:type="dxa"/>
            <w:shd w:val="clear" w:color="auto" w:fill="8FB6EA"/>
            <w:tcMar/>
          </w:tcPr>
          <w:p w:rsidRPr="00CC0718" w:rsidR="00C71DC8" w:rsidP="00244814" w:rsidRDefault="00C71DC8" w14:paraId="3545D3E6" w14:textId="77777777">
            <w:pPr>
              <w:rPr>
                <w:b/>
                <w:color w:val="000066"/>
                <w:spacing w:val="-2"/>
                <w:sz w:val="18"/>
              </w:rPr>
            </w:pPr>
            <w:r w:rsidRPr="00CC0718">
              <w:rPr>
                <w:b/>
                <w:color w:val="000066"/>
                <w:spacing w:val="-2"/>
                <w:sz w:val="18"/>
              </w:rPr>
              <w:t>Duration Coded</w:t>
            </w:r>
          </w:p>
        </w:tc>
      </w:tr>
      <w:tr w:rsidRPr="00CC0718" w:rsidR="00C71DC8" w:rsidTr="3A33D0EC" w14:paraId="4AEE78FC" w14:textId="77777777">
        <w:trPr>
          <w:trHeight w:val="344" w:hRule="exact"/>
        </w:trPr>
        <w:tc>
          <w:tcPr>
            <w:tcW w:w="10717" w:type="dxa"/>
            <w:gridSpan w:val="8"/>
            <w:shd w:val="clear" w:color="auto" w:fill="FFFFFF" w:themeFill="background1"/>
            <w:tcMar/>
          </w:tcPr>
          <w:p w:rsidRPr="00CC0718" w:rsidR="00C71DC8" w:rsidP="00244814" w:rsidRDefault="00C71DC8" w14:paraId="4DB59A54" w14:textId="77777777">
            <w:pPr>
              <w:rPr>
                <w:b/>
                <w:color w:val="5C83B4"/>
                <w:spacing w:val="-2"/>
                <w:sz w:val="24"/>
              </w:rPr>
            </w:pPr>
          </w:p>
        </w:tc>
      </w:tr>
      <w:tr w:rsidRPr="00CC0718" w:rsidR="00C71DC8" w:rsidTr="3A33D0EC" w14:paraId="42B3DC9D" w14:textId="77777777">
        <w:trPr>
          <w:trHeight w:val="458" w:hRule="exact"/>
        </w:trPr>
        <w:tc>
          <w:tcPr>
            <w:tcW w:w="1805" w:type="dxa"/>
            <w:shd w:val="clear" w:color="auto" w:fill="FFFFFF" w:themeFill="background1"/>
            <w:tcMar/>
          </w:tcPr>
          <w:p w:rsidRPr="00CC0718" w:rsidR="00C71DC8" w:rsidP="00244814" w:rsidRDefault="00C71DC8" w14:paraId="39A427AD" w14:textId="77777777">
            <w:pPr>
              <w:rPr>
                <w:b/>
                <w:color w:val="5C83B4"/>
                <w:spacing w:val="-2"/>
                <w:sz w:val="24"/>
              </w:rPr>
            </w:pPr>
            <w:r w:rsidRPr="00CC0718">
              <w:rPr>
                <w:b/>
                <w:color w:val="5C83B4"/>
                <w:spacing w:val="-2"/>
                <w:sz w:val="24"/>
              </w:rPr>
              <w:t>Nickname:</w:t>
            </w:r>
          </w:p>
        </w:tc>
        <w:tc>
          <w:tcPr>
            <w:tcW w:w="8912" w:type="dxa"/>
            <w:gridSpan w:val="7"/>
            <w:vMerge w:val="restart"/>
            <w:shd w:val="clear" w:color="auto" w:fill="FFFFFF" w:themeFill="background1"/>
            <w:tcMar/>
          </w:tcPr>
          <w:p w:rsidRPr="00CC0718" w:rsidR="00C71DC8" w:rsidP="00244814" w:rsidRDefault="00C71DC8" w14:paraId="6992E04D" w14:textId="77777777">
            <w:pPr>
              <w:rPr>
                <w:b/>
                <w:color w:val="5C83B4"/>
                <w:spacing w:val="-2"/>
                <w:sz w:val="24"/>
              </w:rPr>
            </w:pPr>
            <w:r w:rsidRPr="00CC0718">
              <w:rPr>
                <w:b/>
                <w:color w:val="5C83B4"/>
                <w:spacing w:val="-2"/>
                <w:sz w:val="24"/>
              </w:rPr>
              <w:t>Codes\\AXIAL CODE\\Q9- Needs of marketing support and services\OPTIMIZE THE PROCESS</w:t>
            </w:r>
          </w:p>
        </w:tc>
      </w:tr>
      <w:tr w:rsidRPr="00CC0718" w:rsidR="00C71DC8" w:rsidTr="3A33D0EC" w14:paraId="7CC641C6" w14:textId="77777777">
        <w:trPr>
          <w:trHeight w:val="445" w:hRule="exact"/>
        </w:trPr>
        <w:tc>
          <w:tcPr>
            <w:tcW w:w="1805" w:type="dxa"/>
            <w:shd w:val="clear" w:color="auto" w:fill="FFFFFF" w:themeFill="background1"/>
            <w:tcMar/>
          </w:tcPr>
          <w:p w:rsidRPr="00CC0718" w:rsidR="00C71DC8" w:rsidP="00244814" w:rsidRDefault="00C71DC8" w14:paraId="0923496E" w14:textId="77777777">
            <w:pPr>
              <w:rPr>
                <w:b/>
                <w:color w:val="5C83B4"/>
                <w:spacing w:val="-2"/>
                <w:sz w:val="24"/>
              </w:rPr>
            </w:pPr>
            <w:r w:rsidRPr="00CC0718">
              <w:rPr>
                <w:b/>
                <w:color w:val="5C83B4"/>
                <w:spacing w:val="-2"/>
                <w:sz w:val="24"/>
              </w:rPr>
              <w:t>Classification:</w:t>
            </w:r>
          </w:p>
        </w:tc>
        <w:tc>
          <w:tcPr>
            <w:tcW w:w="8912" w:type="dxa"/>
            <w:gridSpan w:val="7"/>
            <w:vMerge/>
            <w:tcMar/>
          </w:tcPr>
          <w:p w:rsidRPr="00CC0718" w:rsidR="00C71DC8" w:rsidP="00244814" w:rsidRDefault="00C71DC8" w14:paraId="29C4C4FF" w14:textId="77777777"/>
        </w:tc>
      </w:tr>
      <w:tr w:rsidRPr="00CC0718" w:rsidR="00C71DC8" w:rsidTr="3A33D0EC" w14:paraId="5D5E9AAF" w14:textId="77777777">
        <w:trPr>
          <w:trHeight w:val="444" w:hRule="exact"/>
        </w:trPr>
        <w:tc>
          <w:tcPr>
            <w:tcW w:w="1805" w:type="dxa"/>
            <w:shd w:val="clear" w:color="auto" w:fill="FFFFFF" w:themeFill="background1"/>
            <w:tcMar/>
          </w:tcPr>
          <w:p w:rsidRPr="00CC0718" w:rsidR="00C71DC8" w:rsidP="00244814" w:rsidRDefault="00C71DC8" w14:paraId="5CD652A5" w14:textId="77777777">
            <w:pPr>
              <w:rPr>
                <w:b/>
                <w:color w:val="5C83B4"/>
                <w:spacing w:val="-2"/>
                <w:sz w:val="24"/>
              </w:rPr>
            </w:pPr>
            <w:r w:rsidRPr="00CC0718">
              <w:rPr>
                <w:b/>
                <w:color w:val="5C83B4"/>
                <w:spacing w:val="-2"/>
                <w:sz w:val="24"/>
              </w:rPr>
              <w:t>Aggregated:</w:t>
            </w:r>
          </w:p>
        </w:tc>
        <w:tc>
          <w:tcPr>
            <w:tcW w:w="8912" w:type="dxa"/>
            <w:gridSpan w:val="7"/>
            <w:shd w:val="clear" w:color="auto" w:fill="FFFFFF" w:themeFill="background1"/>
            <w:tcMar/>
          </w:tcPr>
          <w:p w:rsidRPr="00CC0718" w:rsidR="00C71DC8" w:rsidP="00244814" w:rsidRDefault="00C71DC8" w14:paraId="252D7E9A" w14:textId="77777777">
            <w:pPr>
              <w:rPr>
                <w:b/>
                <w:color w:val="5C83B4"/>
                <w:spacing w:val="-2"/>
                <w:sz w:val="24"/>
              </w:rPr>
            </w:pPr>
            <w:r w:rsidRPr="00CC0718">
              <w:rPr>
                <w:b/>
                <w:color w:val="5C83B4"/>
                <w:spacing w:val="-2"/>
                <w:sz w:val="24"/>
              </w:rPr>
              <w:t>Yes</w:t>
            </w:r>
          </w:p>
        </w:tc>
      </w:tr>
      <w:tr w:rsidRPr="00CC0718" w:rsidR="00C71DC8" w:rsidTr="3A33D0EC" w14:paraId="182F8A87" w14:textId="77777777">
        <w:trPr>
          <w:trHeight w:val="344" w:hRule="exact"/>
        </w:trPr>
        <w:tc>
          <w:tcPr>
            <w:tcW w:w="3381" w:type="dxa"/>
            <w:gridSpan w:val="2"/>
            <w:tcBorders>
              <w:bottom w:val="single" w:color="8FB6EA" w:sz="5" w:space="0"/>
            </w:tcBorders>
            <w:shd w:val="clear" w:color="auto" w:fill="FFFFFF" w:themeFill="background1"/>
            <w:tcMar/>
          </w:tcPr>
          <w:p w:rsidRPr="00CC0718" w:rsidR="00C71DC8" w:rsidP="00244814" w:rsidRDefault="00C71DC8" w14:paraId="11610305" w14:textId="77777777">
            <w:pPr>
              <w:rPr>
                <w:color w:val="000000"/>
                <w:spacing w:val="-2"/>
                <w:sz w:val="18"/>
              </w:rPr>
            </w:pPr>
            <w:r w:rsidRPr="00CC0718">
              <w:rPr>
                <w:color w:val="000000"/>
                <w:spacing w:val="-2"/>
                <w:sz w:val="18"/>
              </w:rPr>
              <w:t>Document</w:t>
            </w:r>
          </w:p>
        </w:tc>
        <w:tc>
          <w:tcPr>
            <w:tcW w:w="1132" w:type="dxa"/>
            <w:tcBorders>
              <w:bottom w:val="single" w:color="8FB6EA" w:sz="5" w:space="0"/>
            </w:tcBorders>
            <w:shd w:val="clear" w:color="auto" w:fill="FFFFFF" w:themeFill="background1"/>
            <w:tcMar/>
          </w:tcPr>
          <w:p w:rsidRPr="00CC0718" w:rsidR="00C71DC8" w:rsidP="00244814" w:rsidRDefault="00C71DC8" w14:paraId="51BD8951" w14:textId="77777777">
            <w:pPr>
              <w:rPr>
                <w:color w:val="000000"/>
                <w:spacing w:val="-2"/>
                <w:sz w:val="18"/>
              </w:rPr>
            </w:pPr>
            <w:r w:rsidRPr="00CC0718">
              <w:rPr>
                <w:color w:val="000000"/>
                <w:spacing w:val="-2"/>
                <w:sz w:val="18"/>
              </w:rPr>
              <w:t>2</w:t>
            </w:r>
          </w:p>
        </w:tc>
        <w:tc>
          <w:tcPr>
            <w:tcW w:w="1576" w:type="dxa"/>
            <w:gridSpan w:val="2"/>
            <w:tcBorders>
              <w:bottom w:val="single" w:color="8FB6EA" w:sz="5" w:space="0"/>
            </w:tcBorders>
            <w:shd w:val="clear" w:color="auto" w:fill="FFFFFF" w:themeFill="background1"/>
            <w:tcMar/>
          </w:tcPr>
          <w:p w:rsidRPr="00CC0718" w:rsidR="00C71DC8" w:rsidP="00244814" w:rsidRDefault="00C71DC8" w14:paraId="6F49D299" w14:textId="77777777">
            <w:pPr>
              <w:rPr>
                <w:color w:val="000000"/>
                <w:spacing w:val="-2"/>
                <w:sz w:val="18"/>
              </w:rPr>
            </w:pPr>
            <w:r w:rsidRPr="00CC0718">
              <w:rPr>
                <w:color w:val="000000"/>
                <w:spacing w:val="-2"/>
                <w:sz w:val="18"/>
              </w:rPr>
              <w:t>2</w:t>
            </w:r>
          </w:p>
        </w:tc>
        <w:tc>
          <w:tcPr>
            <w:tcW w:w="1362" w:type="dxa"/>
            <w:tcBorders>
              <w:bottom w:val="single" w:color="8FB6EA" w:sz="5" w:space="0"/>
            </w:tcBorders>
            <w:shd w:val="clear" w:color="auto" w:fill="FFFFFF" w:themeFill="background1"/>
            <w:tcMar/>
          </w:tcPr>
          <w:p w:rsidRPr="00CC0718" w:rsidR="00C71DC8" w:rsidP="00244814" w:rsidRDefault="00C71DC8" w14:paraId="7E21202E" w14:textId="77777777">
            <w:pPr>
              <w:rPr>
                <w:color w:val="000000"/>
                <w:spacing w:val="-2"/>
                <w:sz w:val="18"/>
              </w:rPr>
            </w:pPr>
            <w:r w:rsidRPr="00CC0718">
              <w:rPr>
                <w:color w:val="000000"/>
                <w:spacing w:val="-2"/>
                <w:sz w:val="18"/>
              </w:rPr>
              <w:t>12</w:t>
            </w:r>
          </w:p>
        </w:tc>
        <w:tc>
          <w:tcPr>
            <w:tcW w:w="1690" w:type="dxa"/>
            <w:tcBorders>
              <w:bottom w:val="single" w:color="8FB6EA" w:sz="5" w:space="0"/>
            </w:tcBorders>
            <w:shd w:val="clear" w:color="auto" w:fill="FFFFFF" w:themeFill="background1"/>
            <w:tcMar/>
          </w:tcPr>
          <w:p w:rsidRPr="00CC0718" w:rsidR="00C71DC8" w:rsidP="00244814" w:rsidRDefault="00C71DC8" w14:paraId="57DC746E" w14:textId="77777777">
            <w:pPr>
              <w:rPr>
                <w:color w:val="000000"/>
                <w:spacing w:val="-2"/>
                <w:sz w:val="18"/>
              </w:rPr>
            </w:pPr>
            <w:r w:rsidRPr="00CC0718">
              <w:rPr>
                <w:color w:val="000000"/>
                <w:spacing w:val="-2"/>
                <w:sz w:val="18"/>
              </w:rPr>
              <w:t>2</w:t>
            </w:r>
          </w:p>
        </w:tc>
        <w:tc>
          <w:tcPr>
            <w:tcW w:w="1576" w:type="dxa"/>
            <w:tcBorders>
              <w:bottom w:val="single" w:color="8FB6EA" w:sz="5" w:space="0"/>
            </w:tcBorders>
            <w:shd w:val="clear" w:color="auto" w:fill="FFFFFF" w:themeFill="background1"/>
            <w:tcMar/>
          </w:tcPr>
          <w:p w:rsidRPr="00CC0718" w:rsidR="00C71DC8" w:rsidP="00244814" w:rsidRDefault="00C71DC8" w14:paraId="3F6B7335" w14:textId="77777777">
            <w:pPr>
              <w:rPr>
                <w:color w:val="000000"/>
                <w:spacing w:val="-2"/>
                <w:sz w:val="18"/>
              </w:rPr>
            </w:pPr>
          </w:p>
        </w:tc>
      </w:tr>
      <w:tr w:rsidRPr="00CC0718" w:rsidR="00C71DC8" w:rsidTr="3A33D0EC" w14:paraId="682A32C2" w14:textId="77777777">
        <w:trPr>
          <w:trHeight w:val="458" w:hRule="exact"/>
        </w:trPr>
        <w:tc>
          <w:tcPr>
            <w:tcW w:w="10717" w:type="dxa"/>
            <w:gridSpan w:val="8"/>
            <w:tcBorders>
              <w:top w:val="single" w:color="8FB6EA" w:sz="5" w:space="0"/>
            </w:tcBorders>
            <w:tcMar/>
          </w:tcPr>
          <w:p w:rsidRPr="00CC0718" w:rsidR="00C71DC8" w:rsidP="00244814" w:rsidRDefault="00C71DC8" w14:paraId="72E22173" w14:textId="77777777"/>
        </w:tc>
      </w:tr>
      <w:tr w:rsidRPr="00CC0718" w:rsidR="00C71DC8" w:rsidTr="3A33D0EC" w14:paraId="747D4405" w14:textId="77777777">
        <w:trPr>
          <w:trHeight w:val="602" w:hRule="exact"/>
        </w:trPr>
        <w:tc>
          <w:tcPr>
            <w:tcW w:w="10717" w:type="dxa"/>
            <w:gridSpan w:val="8"/>
            <w:shd w:val="clear" w:color="auto" w:fill="FFFFFF" w:themeFill="background1"/>
            <w:tcMar/>
          </w:tcPr>
          <w:p w:rsidRPr="00CC0718" w:rsidR="00C71DC8" w:rsidP="00244814" w:rsidRDefault="00C71DC8" w14:paraId="35EA3197" w14:textId="77777777">
            <w:pPr>
              <w:rPr>
                <w:b/>
                <w:color w:val="5C83B4"/>
                <w:spacing w:val="-2"/>
                <w:sz w:val="24"/>
              </w:rPr>
            </w:pPr>
          </w:p>
        </w:tc>
      </w:tr>
      <w:tr w:rsidRPr="00CC0718" w:rsidR="00C71DC8" w:rsidTr="3A33D0EC" w14:paraId="4AC03803" w14:textId="77777777">
        <w:trPr>
          <w:trHeight w:val="444" w:hRule="exact"/>
        </w:trPr>
        <w:tc>
          <w:tcPr>
            <w:tcW w:w="1805" w:type="dxa"/>
            <w:shd w:val="clear" w:color="auto" w:fill="FFFFFF" w:themeFill="background1"/>
            <w:tcMar/>
          </w:tcPr>
          <w:p w:rsidRPr="00CC0718" w:rsidR="00C71DC8" w:rsidP="00244814" w:rsidRDefault="00C71DC8" w14:paraId="04A76FAD" w14:textId="77777777">
            <w:pPr>
              <w:rPr>
                <w:b/>
                <w:color w:val="5C83B4"/>
                <w:spacing w:val="-2"/>
                <w:sz w:val="24"/>
              </w:rPr>
            </w:pPr>
            <w:r w:rsidRPr="00CC0718">
              <w:rPr>
                <w:b/>
                <w:color w:val="5C83B4"/>
                <w:spacing w:val="-2"/>
                <w:sz w:val="24"/>
              </w:rPr>
              <w:t>Nickname:</w:t>
            </w:r>
          </w:p>
        </w:tc>
        <w:tc>
          <w:tcPr>
            <w:tcW w:w="8912" w:type="dxa"/>
            <w:gridSpan w:val="7"/>
            <w:vMerge w:val="restart"/>
            <w:shd w:val="clear" w:color="auto" w:fill="FFFFFF" w:themeFill="background1"/>
            <w:tcMar/>
          </w:tcPr>
          <w:p w:rsidRPr="00CC0718" w:rsidR="00C71DC8" w:rsidP="00244814" w:rsidRDefault="00C71DC8" w14:paraId="2673FD11" w14:textId="77777777">
            <w:pPr>
              <w:rPr>
                <w:b/>
                <w:color w:val="5C83B4"/>
                <w:spacing w:val="-2"/>
                <w:sz w:val="24"/>
              </w:rPr>
            </w:pPr>
            <w:r w:rsidRPr="00CC0718">
              <w:rPr>
                <w:b/>
                <w:color w:val="5C83B4"/>
                <w:spacing w:val="-2"/>
                <w:sz w:val="24"/>
              </w:rPr>
              <w:t>Codes\\AXIAL CODE\\Q9- Needs of marketing support and services\OPTIMIZE THE PROCESS\Don't know how effective that will be</w:t>
            </w:r>
          </w:p>
        </w:tc>
      </w:tr>
      <w:tr w:rsidRPr="00CC0718" w:rsidR="00C71DC8" w:rsidTr="3A33D0EC" w14:paraId="6571B86D" w14:textId="77777777">
        <w:trPr>
          <w:trHeight w:val="459" w:hRule="exact"/>
        </w:trPr>
        <w:tc>
          <w:tcPr>
            <w:tcW w:w="1805" w:type="dxa"/>
            <w:shd w:val="clear" w:color="auto" w:fill="FFFFFF" w:themeFill="background1"/>
            <w:tcMar/>
          </w:tcPr>
          <w:p w:rsidRPr="00CC0718" w:rsidR="00C71DC8" w:rsidP="00244814" w:rsidRDefault="00C71DC8" w14:paraId="4B31A5D4" w14:textId="77777777">
            <w:pPr>
              <w:rPr>
                <w:b/>
                <w:color w:val="5C83B4"/>
                <w:spacing w:val="-2"/>
                <w:sz w:val="24"/>
              </w:rPr>
            </w:pPr>
            <w:r w:rsidRPr="00CC0718">
              <w:rPr>
                <w:b/>
                <w:color w:val="5C83B4"/>
                <w:spacing w:val="-2"/>
                <w:sz w:val="24"/>
              </w:rPr>
              <w:t>Classification:</w:t>
            </w:r>
          </w:p>
        </w:tc>
        <w:tc>
          <w:tcPr>
            <w:tcW w:w="8912" w:type="dxa"/>
            <w:gridSpan w:val="7"/>
            <w:vMerge/>
            <w:tcMar/>
          </w:tcPr>
          <w:p w:rsidRPr="00CC0718" w:rsidR="00C71DC8" w:rsidP="00244814" w:rsidRDefault="00C71DC8" w14:paraId="4AB38E95" w14:textId="77777777"/>
        </w:tc>
      </w:tr>
      <w:tr w:rsidRPr="00CC0718" w:rsidR="00C71DC8" w:rsidTr="3A33D0EC" w14:paraId="5BFF9037" w14:textId="77777777">
        <w:trPr>
          <w:trHeight w:val="444" w:hRule="exact"/>
        </w:trPr>
        <w:tc>
          <w:tcPr>
            <w:tcW w:w="1805" w:type="dxa"/>
            <w:shd w:val="clear" w:color="auto" w:fill="FFFFFF" w:themeFill="background1"/>
            <w:tcMar/>
          </w:tcPr>
          <w:p w:rsidRPr="00CC0718" w:rsidR="00C71DC8" w:rsidP="00244814" w:rsidRDefault="00C71DC8" w14:paraId="56BD26AE" w14:textId="77777777">
            <w:pPr>
              <w:rPr>
                <w:b/>
                <w:color w:val="5C83B4"/>
                <w:spacing w:val="-2"/>
                <w:sz w:val="24"/>
              </w:rPr>
            </w:pPr>
            <w:r w:rsidRPr="00CC0718">
              <w:rPr>
                <w:b/>
                <w:color w:val="5C83B4"/>
                <w:spacing w:val="-2"/>
                <w:sz w:val="24"/>
              </w:rPr>
              <w:t>Aggregated:</w:t>
            </w:r>
          </w:p>
        </w:tc>
        <w:tc>
          <w:tcPr>
            <w:tcW w:w="8912" w:type="dxa"/>
            <w:gridSpan w:val="7"/>
            <w:shd w:val="clear" w:color="auto" w:fill="FFFFFF" w:themeFill="background1"/>
            <w:tcMar/>
          </w:tcPr>
          <w:p w:rsidRPr="00CC0718" w:rsidR="00C71DC8" w:rsidP="00244814" w:rsidRDefault="00C71DC8" w14:paraId="3181CF6F" w14:textId="77777777">
            <w:pPr>
              <w:rPr>
                <w:b/>
                <w:color w:val="5C83B4"/>
                <w:spacing w:val="-2"/>
                <w:sz w:val="24"/>
              </w:rPr>
            </w:pPr>
            <w:r w:rsidRPr="00CC0718">
              <w:rPr>
                <w:b/>
                <w:color w:val="5C83B4"/>
                <w:spacing w:val="-2"/>
                <w:sz w:val="24"/>
              </w:rPr>
              <w:t>No</w:t>
            </w:r>
          </w:p>
        </w:tc>
      </w:tr>
      <w:tr w:rsidRPr="00CC0718" w:rsidR="00C71DC8" w:rsidTr="3A33D0EC" w14:paraId="06F9D8D1" w14:textId="77777777">
        <w:trPr>
          <w:trHeight w:val="344" w:hRule="exact"/>
        </w:trPr>
        <w:tc>
          <w:tcPr>
            <w:tcW w:w="3381" w:type="dxa"/>
            <w:gridSpan w:val="2"/>
            <w:tcBorders>
              <w:bottom w:val="single" w:color="8FB6EA" w:sz="5" w:space="0"/>
            </w:tcBorders>
            <w:shd w:val="clear" w:color="auto" w:fill="FFFFFF" w:themeFill="background1"/>
            <w:tcMar/>
          </w:tcPr>
          <w:p w:rsidRPr="00CC0718" w:rsidR="00C71DC8" w:rsidP="00244814" w:rsidRDefault="00C71DC8" w14:paraId="764C8557" w14:textId="77777777">
            <w:pPr>
              <w:rPr>
                <w:color w:val="000000"/>
                <w:spacing w:val="-2"/>
                <w:sz w:val="18"/>
              </w:rPr>
            </w:pPr>
            <w:r w:rsidRPr="00CC0718">
              <w:rPr>
                <w:color w:val="000000"/>
                <w:spacing w:val="-2"/>
                <w:sz w:val="18"/>
              </w:rPr>
              <w:t>Document</w:t>
            </w:r>
          </w:p>
        </w:tc>
        <w:tc>
          <w:tcPr>
            <w:tcW w:w="1132" w:type="dxa"/>
            <w:tcBorders>
              <w:bottom w:val="single" w:color="8FB6EA" w:sz="5" w:space="0"/>
            </w:tcBorders>
            <w:shd w:val="clear" w:color="auto" w:fill="FFFFFF" w:themeFill="background1"/>
            <w:tcMar/>
          </w:tcPr>
          <w:p w:rsidRPr="00CC0718" w:rsidR="00C71DC8" w:rsidP="00244814" w:rsidRDefault="00C71DC8" w14:paraId="70A44201" w14:textId="77777777">
            <w:pPr>
              <w:rPr>
                <w:color w:val="000000"/>
                <w:spacing w:val="-2"/>
                <w:sz w:val="18"/>
              </w:rPr>
            </w:pPr>
            <w:r w:rsidRPr="00CC0718">
              <w:rPr>
                <w:color w:val="000000"/>
                <w:spacing w:val="-2"/>
                <w:sz w:val="18"/>
              </w:rPr>
              <w:t>1</w:t>
            </w:r>
          </w:p>
        </w:tc>
        <w:tc>
          <w:tcPr>
            <w:tcW w:w="1576" w:type="dxa"/>
            <w:gridSpan w:val="2"/>
            <w:tcBorders>
              <w:bottom w:val="single" w:color="8FB6EA" w:sz="5" w:space="0"/>
            </w:tcBorders>
            <w:shd w:val="clear" w:color="auto" w:fill="FFFFFF" w:themeFill="background1"/>
            <w:tcMar/>
          </w:tcPr>
          <w:p w:rsidRPr="00CC0718" w:rsidR="00C71DC8" w:rsidP="00244814" w:rsidRDefault="00C71DC8" w14:paraId="688513AD" w14:textId="77777777">
            <w:pPr>
              <w:rPr>
                <w:color w:val="000000"/>
                <w:spacing w:val="-2"/>
                <w:sz w:val="18"/>
              </w:rPr>
            </w:pPr>
            <w:r w:rsidRPr="00CC0718">
              <w:rPr>
                <w:color w:val="000000"/>
                <w:spacing w:val="-2"/>
                <w:sz w:val="18"/>
              </w:rPr>
              <w:t>1</w:t>
            </w:r>
          </w:p>
        </w:tc>
        <w:tc>
          <w:tcPr>
            <w:tcW w:w="1362" w:type="dxa"/>
            <w:tcBorders>
              <w:bottom w:val="single" w:color="8FB6EA" w:sz="5" w:space="0"/>
            </w:tcBorders>
            <w:shd w:val="clear" w:color="auto" w:fill="FFFFFF" w:themeFill="background1"/>
            <w:tcMar/>
          </w:tcPr>
          <w:p w:rsidRPr="00CC0718" w:rsidR="00C71DC8" w:rsidP="00244814" w:rsidRDefault="00C71DC8" w14:paraId="5450C2AA" w14:textId="77777777">
            <w:pPr>
              <w:rPr>
                <w:color w:val="000000"/>
                <w:spacing w:val="-2"/>
                <w:sz w:val="18"/>
              </w:rPr>
            </w:pPr>
            <w:r w:rsidRPr="00CC0718">
              <w:rPr>
                <w:color w:val="000000"/>
                <w:spacing w:val="-2"/>
                <w:sz w:val="18"/>
              </w:rPr>
              <w:t>7</w:t>
            </w:r>
          </w:p>
        </w:tc>
        <w:tc>
          <w:tcPr>
            <w:tcW w:w="1690" w:type="dxa"/>
            <w:tcBorders>
              <w:bottom w:val="single" w:color="8FB6EA" w:sz="5" w:space="0"/>
            </w:tcBorders>
            <w:shd w:val="clear" w:color="auto" w:fill="FFFFFF" w:themeFill="background1"/>
            <w:tcMar/>
          </w:tcPr>
          <w:p w:rsidRPr="00CC0718" w:rsidR="00C71DC8" w:rsidP="00244814" w:rsidRDefault="00C71DC8" w14:paraId="3948E666" w14:textId="77777777">
            <w:pPr>
              <w:rPr>
                <w:color w:val="000000"/>
                <w:spacing w:val="-2"/>
                <w:sz w:val="18"/>
              </w:rPr>
            </w:pPr>
            <w:r w:rsidRPr="00CC0718">
              <w:rPr>
                <w:color w:val="000000"/>
                <w:spacing w:val="-2"/>
                <w:sz w:val="18"/>
              </w:rPr>
              <w:t>1</w:t>
            </w:r>
          </w:p>
        </w:tc>
        <w:tc>
          <w:tcPr>
            <w:tcW w:w="1576" w:type="dxa"/>
            <w:tcBorders>
              <w:bottom w:val="single" w:color="8FB6EA" w:sz="5" w:space="0"/>
            </w:tcBorders>
            <w:shd w:val="clear" w:color="auto" w:fill="FFFFFF" w:themeFill="background1"/>
            <w:tcMar/>
          </w:tcPr>
          <w:p w:rsidRPr="00CC0718" w:rsidR="00C71DC8" w:rsidP="00244814" w:rsidRDefault="00C71DC8" w14:paraId="3CBBAD73" w14:textId="77777777">
            <w:pPr>
              <w:rPr>
                <w:color w:val="000000"/>
                <w:spacing w:val="-2"/>
                <w:sz w:val="18"/>
              </w:rPr>
            </w:pPr>
          </w:p>
        </w:tc>
      </w:tr>
      <w:tr w:rsidRPr="00CC0718" w:rsidR="00C71DC8" w:rsidTr="3A33D0EC" w14:paraId="19132EC0" w14:textId="77777777">
        <w:trPr>
          <w:trHeight w:val="444" w:hRule="exact"/>
        </w:trPr>
        <w:tc>
          <w:tcPr>
            <w:tcW w:w="10717" w:type="dxa"/>
            <w:gridSpan w:val="8"/>
            <w:tcBorders>
              <w:top w:val="single" w:color="8FB6EA" w:sz="5" w:space="0"/>
            </w:tcBorders>
            <w:tcMar/>
          </w:tcPr>
          <w:p w:rsidRPr="00CC0718" w:rsidR="00C71DC8" w:rsidP="00244814" w:rsidRDefault="00C71DC8" w14:paraId="39FF7AB4" w14:textId="77777777"/>
        </w:tc>
      </w:tr>
      <w:tr w:rsidRPr="00CC0718" w:rsidR="00C71DC8" w:rsidTr="3A33D0EC" w14:paraId="4B4CDF50" w14:textId="77777777">
        <w:trPr>
          <w:trHeight w:val="344" w:hRule="exact"/>
        </w:trPr>
        <w:tc>
          <w:tcPr>
            <w:tcW w:w="10717" w:type="dxa"/>
            <w:gridSpan w:val="8"/>
            <w:shd w:val="clear" w:color="auto" w:fill="FFFFFF" w:themeFill="background1"/>
            <w:tcMar/>
          </w:tcPr>
          <w:p w:rsidRPr="00CC0718" w:rsidR="00C71DC8" w:rsidP="00244814" w:rsidRDefault="00C71DC8" w14:paraId="0FF529AF" w14:textId="77777777">
            <w:pPr>
              <w:rPr>
                <w:b/>
                <w:color w:val="5C83B4"/>
                <w:spacing w:val="-2"/>
                <w:sz w:val="24"/>
              </w:rPr>
            </w:pPr>
          </w:p>
        </w:tc>
      </w:tr>
      <w:tr w:rsidRPr="00CC0718" w:rsidR="00C71DC8" w:rsidTr="3A33D0EC" w14:paraId="5741F1BE" w14:textId="77777777">
        <w:trPr>
          <w:trHeight w:val="444" w:hRule="exact"/>
        </w:trPr>
        <w:tc>
          <w:tcPr>
            <w:tcW w:w="1805" w:type="dxa"/>
            <w:shd w:val="clear" w:color="auto" w:fill="FFFFFF" w:themeFill="background1"/>
            <w:tcMar/>
          </w:tcPr>
          <w:p w:rsidRPr="00CC0718" w:rsidR="00C71DC8" w:rsidP="00244814" w:rsidRDefault="00C71DC8" w14:paraId="5F1FD781" w14:textId="77777777">
            <w:pPr>
              <w:rPr>
                <w:b/>
                <w:color w:val="5C83B4"/>
                <w:spacing w:val="-2"/>
                <w:sz w:val="24"/>
              </w:rPr>
            </w:pPr>
            <w:r w:rsidRPr="00CC0718">
              <w:rPr>
                <w:b/>
                <w:color w:val="5C83B4"/>
                <w:spacing w:val="-2"/>
                <w:sz w:val="24"/>
              </w:rPr>
              <w:t>Nickname:</w:t>
            </w:r>
          </w:p>
        </w:tc>
        <w:tc>
          <w:tcPr>
            <w:tcW w:w="8912" w:type="dxa"/>
            <w:gridSpan w:val="7"/>
            <w:vMerge w:val="restart"/>
            <w:shd w:val="clear" w:color="auto" w:fill="FFFFFF" w:themeFill="background1"/>
            <w:tcMar/>
          </w:tcPr>
          <w:p w:rsidRPr="00CC0718" w:rsidR="00C71DC8" w:rsidP="00244814" w:rsidRDefault="00C71DC8" w14:paraId="639B48BA" w14:textId="77777777">
            <w:pPr>
              <w:rPr>
                <w:b/>
                <w:color w:val="5C83B4"/>
                <w:spacing w:val="-2"/>
                <w:sz w:val="24"/>
              </w:rPr>
            </w:pPr>
            <w:r w:rsidRPr="00CC0718">
              <w:rPr>
                <w:b/>
                <w:color w:val="5C83B4"/>
                <w:spacing w:val="-2"/>
                <w:sz w:val="24"/>
              </w:rPr>
              <w:t>Codes\\AXIAL CODE\\Q9- Needs of marketing support and services\RESOURCE MANAGEMENT</w:t>
            </w:r>
          </w:p>
        </w:tc>
      </w:tr>
      <w:tr w:rsidRPr="00CC0718" w:rsidR="00C71DC8" w:rsidTr="3A33D0EC" w14:paraId="0717F6DC" w14:textId="77777777">
        <w:trPr>
          <w:trHeight w:val="458" w:hRule="exact"/>
        </w:trPr>
        <w:tc>
          <w:tcPr>
            <w:tcW w:w="1805" w:type="dxa"/>
            <w:shd w:val="clear" w:color="auto" w:fill="FFFFFF" w:themeFill="background1"/>
            <w:tcMar/>
          </w:tcPr>
          <w:p w:rsidRPr="00CC0718" w:rsidR="00C71DC8" w:rsidP="00244814" w:rsidRDefault="00C71DC8" w14:paraId="17E3EEA0" w14:textId="77777777">
            <w:pPr>
              <w:rPr>
                <w:b/>
                <w:color w:val="5C83B4"/>
                <w:spacing w:val="-2"/>
                <w:sz w:val="24"/>
              </w:rPr>
            </w:pPr>
            <w:r w:rsidRPr="00CC0718">
              <w:rPr>
                <w:b/>
                <w:color w:val="5C83B4"/>
                <w:spacing w:val="-2"/>
                <w:sz w:val="24"/>
              </w:rPr>
              <w:t>Classification:</w:t>
            </w:r>
          </w:p>
        </w:tc>
        <w:tc>
          <w:tcPr>
            <w:tcW w:w="8912" w:type="dxa"/>
            <w:gridSpan w:val="7"/>
            <w:vMerge/>
            <w:tcMar/>
          </w:tcPr>
          <w:p w:rsidRPr="00CC0718" w:rsidR="00C71DC8" w:rsidP="00244814" w:rsidRDefault="00C71DC8" w14:paraId="1E46397B" w14:textId="77777777"/>
        </w:tc>
      </w:tr>
      <w:tr w:rsidRPr="00CC0718" w:rsidR="00C71DC8" w:rsidTr="3A33D0EC" w14:paraId="4F9FFD2C" w14:textId="77777777">
        <w:trPr>
          <w:trHeight w:val="444" w:hRule="exact"/>
        </w:trPr>
        <w:tc>
          <w:tcPr>
            <w:tcW w:w="1805" w:type="dxa"/>
            <w:shd w:val="clear" w:color="auto" w:fill="FFFFFF" w:themeFill="background1"/>
            <w:tcMar/>
          </w:tcPr>
          <w:p w:rsidRPr="00CC0718" w:rsidR="00C71DC8" w:rsidP="00244814" w:rsidRDefault="00C71DC8" w14:paraId="3D65FADD" w14:textId="77777777">
            <w:pPr>
              <w:rPr>
                <w:b/>
                <w:color w:val="5C83B4"/>
                <w:spacing w:val="-2"/>
                <w:sz w:val="24"/>
              </w:rPr>
            </w:pPr>
            <w:r w:rsidRPr="00CC0718">
              <w:rPr>
                <w:b/>
                <w:color w:val="5C83B4"/>
                <w:spacing w:val="-2"/>
                <w:sz w:val="24"/>
              </w:rPr>
              <w:t>Aggregated:</w:t>
            </w:r>
          </w:p>
        </w:tc>
        <w:tc>
          <w:tcPr>
            <w:tcW w:w="8912" w:type="dxa"/>
            <w:gridSpan w:val="7"/>
            <w:shd w:val="clear" w:color="auto" w:fill="FFFFFF" w:themeFill="background1"/>
            <w:tcMar/>
          </w:tcPr>
          <w:p w:rsidRPr="00CC0718" w:rsidR="00C71DC8" w:rsidP="00244814" w:rsidRDefault="00C71DC8" w14:paraId="0C55B8D2" w14:textId="77777777">
            <w:pPr>
              <w:rPr>
                <w:b/>
                <w:color w:val="5C83B4"/>
                <w:spacing w:val="-2"/>
                <w:sz w:val="24"/>
              </w:rPr>
            </w:pPr>
            <w:r w:rsidRPr="00CC0718">
              <w:rPr>
                <w:b/>
                <w:color w:val="5C83B4"/>
                <w:spacing w:val="-2"/>
                <w:sz w:val="24"/>
              </w:rPr>
              <w:t>Yes</w:t>
            </w:r>
          </w:p>
        </w:tc>
      </w:tr>
      <w:tr w:rsidRPr="00CC0718" w:rsidR="00C71DC8" w:rsidTr="3A33D0EC" w14:paraId="3BD68740" w14:textId="77777777">
        <w:trPr>
          <w:trHeight w:val="344" w:hRule="exact"/>
        </w:trPr>
        <w:tc>
          <w:tcPr>
            <w:tcW w:w="3381" w:type="dxa"/>
            <w:gridSpan w:val="2"/>
            <w:tcBorders>
              <w:bottom w:val="single" w:color="8FB6EA" w:sz="5" w:space="0"/>
            </w:tcBorders>
            <w:shd w:val="clear" w:color="auto" w:fill="FFFFFF" w:themeFill="background1"/>
            <w:tcMar/>
          </w:tcPr>
          <w:p w:rsidRPr="00CC0718" w:rsidR="00C71DC8" w:rsidP="00244814" w:rsidRDefault="00C71DC8" w14:paraId="47C05341" w14:textId="77777777">
            <w:pPr>
              <w:rPr>
                <w:color w:val="000000"/>
                <w:spacing w:val="-2"/>
                <w:sz w:val="18"/>
              </w:rPr>
            </w:pPr>
            <w:r w:rsidRPr="00CC0718">
              <w:rPr>
                <w:color w:val="000000"/>
                <w:spacing w:val="-2"/>
                <w:sz w:val="18"/>
              </w:rPr>
              <w:t>Document</w:t>
            </w:r>
          </w:p>
        </w:tc>
        <w:tc>
          <w:tcPr>
            <w:tcW w:w="1132" w:type="dxa"/>
            <w:tcBorders>
              <w:bottom w:val="single" w:color="8FB6EA" w:sz="5" w:space="0"/>
            </w:tcBorders>
            <w:shd w:val="clear" w:color="auto" w:fill="FFFFFF" w:themeFill="background1"/>
            <w:tcMar/>
          </w:tcPr>
          <w:p w:rsidRPr="00CC0718" w:rsidR="00C71DC8" w:rsidP="00244814" w:rsidRDefault="00C71DC8" w14:paraId="3846CF63" w14:textId="77777777">
            <w:pPr>
              <w:rPr>
                <w:color w:val="000000"/>
                <w:spacing w:val="-2"/>
                <w:sz w:val="18"/>
              </w:rPr>
            </w:pPr>
            <w:r w:rsidRPr="00CC0718">
              <w:rPr>
                <w:color w:val="000000"/>
                <w:spacing w:val="-2"/>
                <w:sz w:val="18"/>
              </w:rPr>
              <w:t>1</w:t>
            </w:r>
          </w:p>
        </w:tc>
        <w:tc>
          <w:tcPr>
            <w:tcW w:w="1576" w:type="dxa"/>
            <w:gridSpan w:val="2"/>
            <w:tcBorders>
              <w:bottom w:val="single" w:color="8FB6EA" w:sz="5" w:space="0"/>
            </w:tcBorders>
            <w:shd w:val="clear" w:color="auto" w:fill="FFFFFF" w:themeFill="background1"/>
            <w:tcMar/>
          </w:tcPr>
          <w:p w:rsidRPr="00CC0718" w:rsidR="00C71DC8" w:rsidP="00244814" w:rsidRDefault="00C71DC8" w14:paraId="0F8EDC97" w14:textId="77777777">
            <w:pPr>
              <w:rPr>
                <w:color w:val="000000"/>
                <w:spacing w:val="-2"/>
                <w:sz w:val="18"/>
              </w:rPr>
            </w:pPr>
            <w:r w:rsidRPr="00CC0718">
              <w:rPr>
                <w:color w:val="000000"/>
                <w:spacing w:val="-2"/>
                <w:sz w:val="18"/>
              </w:rPr>
              <w:t>2</w:t>
            </w:r>
          </w:p>
        </w:tc>
        <w:tc>
          <w:tcPr>
            <w:tcW w:w="1362" w:type="dxa"/>
            <w:tcBorders>
              <w:bottom w:val="single" w:color="8FB6EA" w:sz="5" w:space="0"/>
            </w:tcBorders>
            <w:shd w:val="clear" w:color="auto" w:fill="FFFFFF" w:themeFill="background1"/>
            <w:tcMar/>
          </w:tcPr>
          <w:p w:rsidRPr="00CC0718" w:rsidR="00C71DC8" w:rsidP="00244814" w:rsidRDefault="00C71DC8" w14:paraId="76B1353D" w14:textId="77777777">
            <w:pPr>
              <w:rPr>
                <w:color w:val="000000"/>
                <w:spacing w:val="-2"/>
                <w:sz w:val="18"/>
              </w:rPr>
            </w:pPr>
            <w:r w:rsidRPr="00CC0718">
              <w:rPr>
                <w:color w:val="000000"/>
                <w:spacing w:val="-2"/>
                <w:sz w:val="18"/>
              </w:rPr>
              <w:t>17</w:t>
            </w:r>
          </w:p>
        </w:tc>
        <w:tc>
          <w:tcPr>
            <w:tcW w:w="1690" w:type="dxa"/>
            <w:tcBorders>
              <w:bottom w:val="single" w:color="8FB6EA" w:sz="5" w:space="0"/>
            </w:tcBorders>
            <w:shd w:val="clear" w:color="auto" w:fill="FFFFFF" w:themeFill="background1"/>
            <w:tcMar/>
          </w:tcPr>
          <w:p w:rsidRPr="00CC0718" w:rsidR="00C71DC8" w:rsidP="00244814" w:rsidRDefault="00C71DC8" w14:paraId="075461B2" w14:textId="77777777">
            <w:pPr>
              <w:rPr>
                <w:color w:val="000000"/>
                <w:spacing w:val="-2"/>
                <w:sz w:val="18"/>
              </w:rPr>
            </w:pPr>
            <w:r w:rsidRPr="00CC0718">
              <w:rPr>
                <w:color w:val="000000"/>
                <w:spacing w:val="-2"/>
                <w:sz w:val="18"/>
              </w:rPr>
              <w:t>2</w:t>
            </w:r>
          </w:p>
        </w:tc>
        <w:tc>
          <w:tcPr>
            <w:tcW w:w="1576" w:type="dxa"/>
            <w:tcBorders>
              <w:bottom w:val="single" w:color="8FB6EA" w:sz="5" w:space="0"/>
            </w:tcBorders>
            <w:shd w:val="clear" w:color="auto" w:fill="FFFFFF" w:themeFill="background1"/>
            <w:tcMar/>
          </w:tcPr>
          <w:p w:rsidRPr="00CC0718" w:rsidR="00C71DC8" w:rsidP="00244814" w:rsidRDefault="00C71DC8" w14:paraId="4B3498CB" w14:textId="77777777">
            <w:pPr>
              <w:rPr>
                <w:color w:val="000000"/>
                <w:spacing w:val="-2"/>
                <w:sz w:val="18"/>
              </w:rPr>
            </w:pPr>
          </w:p>
        </w:tc>
      </w:tr>
      <w:tr w:rsidRPr="00CC0718" w:rsidR="00C71DC8" w:rsidTr="3A33D0EC" w14:paraId="5E5A418B" w14:textId="77777777">
        <w:trPr>
          <w:trHeight w:val="459" w:hRule="exact"/>
        </w:trPr>
        <w:tc>
          <w:tcPr>
            <w:tcW w:w="10717" w:type="dxa"/>
            <w:gridSpan w:val="8"/>
            <w:tcBorders>
              <w:top w:val="single" w:color="8FB6EA" w:sz="5" w:space="0"/>
            </w:tcBorders>
            <w:tcMar/>
          </w:tcPr>
          <w:p w:rsidRPr="00CC0718" w:rsidR="00C71DC8" w:rsidP="00244814" w:rsidRDefault="00C71DC8" w14:paraId="300F847B" w14:textId="77777777"/>
        </w:tc>
      </w:tr>
      <w:tr w:rsidRPr="00CC0718" w:rsidR="00C71DC8" w:rsidTr="3A33D0EC" w14:paraId="2BC4B6C3" w14:textId="77777777">
        <w:trPr>
          <w:trHeight w:val="602" w:hRule="exact"/>
        </w:trPr>
        <w:tc>
          <w:tcPr>
            <w:tcW w:w="10717" w:type="dxa"/>
            <w:gridSpan w:val="8"/>
            <w:shd w:val="clear" w:color="auto" w:fill="FFFFFF" w:themeFill="background1"/>
            <w:tcMar/>
          </w:tcPr>
          <w:p w:rsidRPr="00CC0718" w:rsidR="00C71DC8" w:rsidP="00244814" w:rsidRDefault="00C71DC8" w14:paraId="479149B0" w14:textId="77777777">
            <w:pPr>
              <w:rPr>
                <w:b/>
                <w:color w:val="5C83B4"/>
                <w:spacing w:val="-2"/>
                <w:sz w:val="24"/>
              </w:rPr>
            </w:pPr>
          </w:p>
        </w:tc>
      </w:tr>
      <w:tr w:rsidRPr="00CC0718" w:rsidR="00C71DC8" w:rsidTr="3A33D0EC" w14:paraId="172FE7CB" w14:textId="77777777">
        <w:trPr>
          <w:trHeight w:val="444" w:hRule="exact"/>
        </w:trPr>
        <w:tc>
          <w:tcPr>
            <w:tcW w:w="1805" w:type="dxa"/>
            <w:shd w:val="clear" w:color="auto" w:fill="FFFFFF" w:themeFill="background1"/>
            <w:tcMar/>
          </w:tcPr>
          <w:p w:rsidRPr="00CC0718" w:rsidR="00C71DC8" w:rsidP="00244814" w:rsidRDefault="00C71DC8" w14:paraId="34A417CE" w14:textId="77777777">
            <w:pPr>
              <w:rPr>
                <w:b/>
                <w:color w:val="5C83B4"/>
                <w:spacing w:val="-2"/>
                <w:sz w:val="24"/>
              </w:rPr>
            </w:pPr>
            <w:r w:rsidRPr="00CC0718">
              <w:rPr>
                <w:b/>
                <w:color w:val="5C83B4"/>
                <w:spacing w:val="-2"/>
                <w:sz w:val="24"/>
              </w:rPr>
              <w:lastRenderedPageBreak/>
              <w:t>Nickname:</w:t>
            </w:r>
          </w:p>
        </w:tc>
        <w:tc>
          <w:tcPr>
            <w:tcW w:w="8912" w:type="dxa"/>
            <w:gridSpan w:val="7"/>
            <w:vMerge w:val="restart"/>
            <w:shd w:val="clear" w:color="auto" w:fill="FFFFFF" w:themeFill="background1"/>
            <w:tcMar/>
          </w:tcPr>
          <w:p w:rsidRPr="00CC0718" w:rsidR="00C71DC8" w:rsidP="00244814" w:rsidRDefault="00C71DC8" w14:paraId="1631FFD2" w14:textId="77777777">
            <w:pPr>
              <w:rPr>
                <w:b/>
                <w:color w:val="5C83B4"/>
                <w:spacing w:val="-2"/>
                <w:sz w:val="24"/>
              </w:rPr>
            </w:pPr>
            <w:r w:rsidRPr="00CC0718">
              <w:rPr>
                <w:b/>
                <w:color w:val="5C83B4"/>
                <w:spacing w:val="-2"/>
                <w:sz w:val="24"/>
              </w:rPr>
              <w:t>Codes\\AXIAL CODE\\Q9- Needs of marketing support and services\RESOURCE MANAGEMENT\Impact of Resources on Recruitment Effectiveness</w:t>
            </w:r>
          </w:p>
        </w:tc>
      </w:tr>
      <w:tr w:rsidRPr="00CC0718" w:rsidR="00C71DC8" w:rsidTr="3A33D0EC" w14:paraId="0CC20928" w14:textId="77777777">
        <w:trPr>
          <w:trHeight w:val="458" w:hRule="exact"/>
        </w:trPr>
        <w:tc>
          <w:tcPr>
            <w:tcW w:w="1805" w:type="dxa"/>
            <w:shd w:val="clear" w:color="auto" w:fill="FFFFFF" w:themeFill="background1"/>
            <w:tcMar/>
          </w:tcPr>
          <w:p w:rsidRPr="00CC0718" w:rsidR="00C71DC8" w:rsidP="00244814" w:rsidRDefault="00C71DC8" w14:paraId="23DC1BAF" w14:textId="77777777">
            <w:pPr>
              <w:rPr>
                <w:b/>
                <w:color w:val="5C83B4"/>
                <w:spacing w:val="-2"/>
                <w:sz w:val="24"/>
              </w:rPr>
            </w:pPr>
            <w:r w:rsidRPr="00CC0718">
              <w:rPr>
                <w:b/>
                <w:color w:val="5C83B4"/>
                <w:spacing w:val="-2"/>
                <w:sz w:val="24"/>
              </w:rPr>
              <w:t>Classification:</w:t>
            </w:r>
          </w:p>
        </w:tc>
        <w:tc>
          <w:tcPr>
            <w:tcW w:w="8912" w:type="dxa"/>
            <w:gridSpan w:val="7"/>
            <w:vMerge/>
            <w:tcMar/>
          </w:tcPr>
          <w:p w:rsidRPr="00CC0718" w:rsidR="00C71DC8" w:rsidP="00244814" w:rsidRDefault="00C71DC8" w14:paraId="4E1EC03F" w14:textId="77777777"/>
        </w:tc>
      </w:tr>
      <w:tr w:rsidRPr="00CC0718" w:rsidR="00C71DC8" w:rsidTr="3A33D0EC" w14:paraId="78642CF9" w14:textId="77777777">
        <w:trPr>
          <w:trHeight w:val="444" w:hRule="exact"/>
        </w:trPr>
        <w:tc>
          <w:tcPr>
            <w:tcW w:w="1805" w:type="dxa"/>
            <w:shd w:val="clear" w:color="auto" w:fill="FFFFFF" w:themeFill="background1"/>
            <w:tcMar/>
          </w:tcPr>
          <w:p w:rsidRPr="00CC0718" w:rsidR="00C71DC8" w:rsidP="00244814" w:rsidRDefault="00C71DC8" w14:paraId="0AE5F5F6" w14:textId="77777777">
            <w:pPr>
              <w:rPr>
                <w:b/>
                <w:color w:val="5C83B4"/>
                <w:spacing w:val="-2"/>
                <w:sz w:val="24"/>
              </w:rPr>
            </w:pPr>
            <w:r w:rsidRPr="00CC0718">
              <w:rPr>
                <w:b/>
                <w:color w:val="5C83B4"/>
                <w:spacing w:val="-2"/>
                <w:sz w:val="24"/>
              </w:rPr>
              <w:t>Aggregated:</w:t>
            </w:r>
          </w:p>
        </w:tc>
        <w:tc>
          <w:tcPr>
            <w:tcW w:w="8912" w:type="dxa"/>
            <w:gridSpan w:val="7"/>
            <w:shd w:val="clear" w:color="auto" w:fill="FFFFFF" w:themeFill="background1"/>
            <w:tcMar/>
          </w:tcPr>
          <w:p w:rsidRPr="00CC0718" w:rsidR="00C71DC8" w:rsidP="00244814" w:rsidRDefault="00C71DC8" w14:paraId="33199B36" w14:textId="77777777">
            <w:pPr>
              <w:rPr>
                <w:b/>
                <w:color w:val="5C83B4"/>
                <w:spacing w:val="-2"/>
                <w:sz w:val="24"/>
              </w:rPr>
            </w:pPr>
            <w:r w:rsidRPr="00CC0718">
              <w:rPr>
                <w:b/>
                <w:color w:val="5C83B4"/>
                <w:spacing w:val="-2"/>
                <w:sz w:val="24"/>
              </w:rPr>
              <w:t>No</w:t>
            </w:r>
          </w:p>
        </w:tc>
      </w:tr>
      <w:tr w:rsidRPr="00CC0718" w:rsidR="00C71DC8" w:rsidTr="3A33D0EC" w14:paraId="65A1F212" w14:textId="77777777">
        <w:trPr>
          <w:trHeight w:val="344" w:hRule="exact"/>
        </w:trPr>
        <w:tc>
          <w:tcPr>
            <w:tcW w:w="3381" w:type="dxa"/>
            <w:gridSpan w:val="2"/>
            <w:tcBorders>
              <w:bottom w:val="single" w:color="8FB6EA" w:sz="5" w:space="0"/>
            </w:tcBorders>
            <w:shd w:val="clear" w:color="auto" w:fill="FFFFFF" w:themeFill="background1"/>
            <w:tcMar/>
          </w:tcPr>
          <w:p w:rsidRPr="00CC0718" w:rsidR="00C71DC8" w:rsidP="00244814" w:rsidRDefault="00C71DC8" w14:paraId="361E3BCD" w14:textId="77777777">
            <w:pPr>
              <w:rPr>
                <w:color w:val="000000"/>
                <w:spacing w:val="-2"/>
                <w:sz w:val="18"/>
              </w:rPr>
            </w:pPr>
            <w:r w:rsidRPr="00CC0718">
              <w:rPr>
                <w:color w:val="000000"/>
                <w:spacing w:val="-2"/>
                <w:sz w:val="18"/>
              </w:rPr>
              <w:t>Document</w:t>
            </w:r>
          </w:p>
        </w:tc>
        <w:tc>
          <w:tcPr>
            <w:tcW w:w="1132" w:type="dxa"/>
            <w:tcBorders>
              <w:bottom w:val="single" w:color="8FB6EA" w:sz="5" w:space="0"/>
            </w:tcBorders>
            <w:shd w:val="clear" w:color="auto" w:fill="FFFFFF" w:themeFill="background1"/>
            <w:tcMar/>
          </w:tcPr>
          <w:p w:rsidRPr="00CC0718" w:rsidR="00C71DC8" w:rsidP="00244814" w:rsidRDefault="00C71DC8" w14:paraId="40E8FE2A" w14:textId="77777777">
            <w:pPr>
              <w:rPr>
                <w:color w:val="000000"/>
                <w:spacing w:val="-2"/>
                <w:sz w:val="18"/>
              </w:rPr>
            </w:pPr>
            <w:r w:rsidRPr="00CC0718">
              <w:rPr>
                <w:color w:val="000000"/>
                <w:spacing w:val="-2"/>
                <w:sz w:val="18"/>
              </w:rPr>
              <w:t>1</w:t>
            </w:r>
          </w:p>
        </w:tc>
        <w:tc>
          <w:tcPr>
            <w:tcW w:w="1576" w:type="dxa"/>
            <w:gridSpan w:val="2"/>
            <w:tcBorders>
              <w:bottom w:val="single" w:color="8FB6EA" w:sz="5" w:space="0"/>
            </w:tcBorders>
            <w:shd w:val="clear" w:color="auto" w:fill="FFFFFF" w:themeFill="background1"/>
            <w:tcMar/>
          </w:tcPr>
          <w:p w:rsidRPr="00CC0718" w:rsidR="00C71DC8" w:rsidP="00244814" w:rsidRDefault="00C71DC8" w14:paraId="456B712B" w14:textId="77777777">
            <w:pPr>
              <w:rPr>
                <w:color w:val="000000"/>
                <w:spacing w:val="-2"/>
                <w:sz w:val="18"/>
              </w:rPr>
            </w:pPr>
            <w:r w:rsidRPr="00CC0718">
              <w:rPr>
                <w:color w:val="000000"/>
                <w:spacing w:val="-2"/>
                <w:sz w:val="18"/>
              </w:rPr>
              <w:t>1</w:t>
            </w:r>
          </w:p>
        </w:tc>
        <w:tc>
          <w:tcPr>
            <w:tcW w:w="1362" w:type="dxa"/>
            <w:tcBorders>
              <w:bottom w:val="single" w:color="8FB6EA" w:sz="5" w:space="0"/>
            </w:tcBorders>
            <w:shd w:val="clear" w:color="auto" w:fill="FFFFFF" w:themeFill="background1"/>
            <w:tcMar/>
          </w:tcPr>
          <w:p w:rsidRPr="00CC0718" w:rsidR="00C71DC8" w:rsidP="00244814" w:rsidRDefault="00C71DC8" w14:paraId="45E14547" w14:textId="77777777">
            <w:pPr>
              <w:rPr>
                <w:color w:val="000000"/>
                <w:spacing w:val="-2"/>
                <w:sz w:val="18"/>
              </w:rPr>
            </w:pPr>
            <w:r w:rsidRPr="00CC0718">
              <w:rPr>
                <w:color w:val="000000"/>
                <w:spacing w:val="-2"/>
                <w:sz w:val="18"/>
              </w:rPr>
              <w:t>8</w:t>
            </w:r>
          </w:p>
        </w:tc>
        <w:tc>
          <w:tcPr>
            <w:tcW w:w="1690" w:type="dxa"/>
            <w:tcBorders>
              <w:bottom w:val="single" w:color="8FB6EA" w:sz="5" w:space="0"/>
            </w:tcBorders>
            <w:shd w:val="clear" w:color="auto" w:fill="FFFFFF" w:themeFill="background1"/>
            <w:tcMar/>
          </w:tcPr>
          <w:p w:rsidRPr="00CC0718" w:rsidR="00C71DC8" w:rsidP="00244814" w:rsidRDefault="00C71DC8" w14:paraId="6E2B99A5" w14:textId="77777777">
            <w:pPr>
              <w:rPr>
                <w:color w:val="000000"/>
                <w:spacing w:val="-2"/>
                <w:sz w:val="18"/>
              </w:rPr>
            </w:pPr>
            <w:r w:rsidRPr="00CC0718">
              <w:rPr>
                <w:color w:val="000000"/>
                <w:spacing w:val="-2"/>
                <w:sz w:val="18"/>
              </w:rPr>
              <w:t>1</w:t>
            </w:r>
          </w:p>
        </w:tc>
        <w:tc>
          <w:tcPr>
            <w:tcW w:w="1576" w:type="dxa"/>
            <w:tcBorders>
              <w:bottom w:val="single" w:color="8FB6EA" w:sz="5" w:space="0"/>
            </w:tcBorders>
            <w:shd w:val="clear" w:color="auto" w:fill="FFFFFF" w:themeFill="background1"/>
            <w:tcMar/>
          </w:tcPr>
          <w:p w:rsidRPr="00CC0718" w:rsidR="00C71DC8" w:rsidP="00244814" w:rsidRDefault="00C71DC8" w14:paraId="19B23B84" w14:textId="77777777">
            <w:pPr>
              <w:rPr>
                <w:color w:val="000000"/>
                <w:spacing w:val="-2"/>
                <w:sz w:val="18"/>
              </w:rPr>
            </w:pPr>
          </w:p>
        </w:tc>
      </w:tr>
      <w:tr w:rsidRPr="00CC0718" w:rsidR="00C71DC8" w:rsidTr="3A33D0EC" w14:paraId="2A290417" w14:textId="77777777">
        <w:trPr>
          <w:trHeight w:val="445" w:hRule="exact"/>
        </w:trPr>
        <w:tc>
          <w:tcPr>
            <w:tcW w:w="10717" w:type="dxa"/>
            <w:gridSpan w:val="8"/>
            <w:tcBorders>
              <w:top w:val="single" w:color="8FB6EA" w:sz="5" w:space="0"/>
            </w:tcBorders>
            <w:tcMar/>
          </w:tcPr>
          <w:p w:rsidRPr="00CC0718" w:rsidR="00C71DC8" w:rsidP="00244814" w:rsidRDefault="00C71DC8" w14:paraId="10D08272" w14:textId="77777777"/>
        </w:tc>
      </w:tr>
      <w:tr w:rsidRPr="00CC0718" w:rsidR="00C71DC8" w:rsidTr="3A33D0EC" w14:paraId="37ACC424" w14:textId="77777777">
        <w:trPr>
          <w:trHeight w:val="601" w:hRule="exact"/>
        </w:trPr>
        <w:tc>
          <w:tcPr>
            <w:tcW w:w="10717" w:type="dxa"/>
            <w:gridSpan w:val="8"/>
            <w:shd w:val="clear" w:color="auto" w:fill="FFFFFF" w:themeFill="background1"/>
            <w:tcMar/>
          </w:tcPr>
          <w:p w:rsidRPr="00CC0718" w:rsidR="00C71DC8" w:rsidP="00244814" w:rsidRDefault="00C71DC8" w14:paraId="028EB46F" w14:textId="77777777">
            <w:pPr>
              <w:rPr>
                <w:b/>
                <w:color w:val="5C83B4"/>
                <w:spacing w:val="-2"/>
                <w:sz w:val="24"/>
              </w:rPr>
            </w:pPr>
          </w:p>
        </w:tc>
      </w:tr>
      <w:tr w:rsidRPr="00CC0718" w:rsidR="00C71DC8" w:rsidTr="3A33D0EC" w14:paraId="6841B8E1" w14:textId="77777777">
        <w:trPr>
          <w:trHeight w:val="459" w:hRule="exact"/>
        </w:trPr>
        <w:tc>
          <w:tcPr>
            <w:tcW w:w="1805" w:type="dxa"/>
            <w:shd w:val="clear" w:color="auto" w:fill="FFFFFF" w:themeFill="background1"/>
            <w:tcMar/>
          </w:tcPr>
          <w:p w:rsidRPr="00CC0718" w:rsidR="00C71DC8" w:rsidP="00244814" w:rsidRDefault="00C71DC8" w14:paraId="79ED6D4C" w14:textId="77777777">
            <w:pPr>
              <w:rPr>
                <w:b/>
                <w:color w:val="5C83B4"/>
                <w:spacing w:val="-2"/>
                <w:sz w:val="24"/>
              </w:rPr>
            </w:pPr>
            <w:r w:rsidRPr="00CC0718">
              <w:rPr>
                <w:b/>
                <w:color w:val="5C83B4"/>
                <w:spacing w:val="-2"/>
                <w:sz w:val="24"/>
              </w:rPr>
              <w:t>Nickname:</w:t>
            </w:r>
          </w:p>
        </w:tc>
        <w:tc>
          <w:tcPr>
            <w:tcW w:w="8912" w:type="dxa"/>
            <w:gridSpan w:val="7"/>
            <w:vMerge w:val="restart"/>
            <w:shd w:val="clear" w:color="auto" w:fill="FFFFFF" w:themeFill="background1"/>
            <w:tcMar/>
          </w:tcPr>
          <w:p w:rsidRPr="00CC0718" w:rsidR="00C71DC8" w:rsidP="00244814" w:rsidRDefault="00C71DC8" w14:paraId="2486F3BF" w14:textId="77777777">
            <w:pPr>
              <w:rPr>
                <w:b/>
                <w:color w:val="5C83B4"/>
                <w:spacing w:val="-2"/>
                <w:sz w:val="24"/>
              </w:rPr>
            </w:pPr>
            <w:r w:rsidRPr="00CC0718">
              <w:rPr>
                <w:b/>
                <w:color w:val="5C83B4"/>
                <w:spacing w:val="-2"/>
                <w:sz w:val="24"/>
              </w:rPr>
              <w:t>Codes\\AXIAL CODE\\Q9- Needs of marketing support and services\RESOURCE MANAGEMENT\Value of Educational Resources</w:t>
            </w:r>
          </w:p>
        </w:tc>
      </w:tr>
      <w:tr w:rsidRPr="00CC0718" w:rsidR="00C71DC8" w:rsidTr="3A33D0EC" w14:paraId="223A98DD" w14:textId="77777777">
        <w:trPr>
          <w:trHeight w:val="444" w:hRule="exact"/>
        </w:trPr>
        <w:tc>
          <w:tcPr>
            <w:tcW w:w="1805" w:type="dxa"/>
            <w:shd w:val="clear" w:color="auto" w:fill="FFFFFF" w:themeFill="background1"/>
            <w:tcMar/>
          </w:tcPr>
          <w:p w:rsidRPr="00CC0718" w:rsidR="00C71DC8" w:rsidP="00244814" w:rsidRDefault="00C71DC8" w14:paraId="3C5E8F6B" w14:textId="77777777">
            <w:pPr>
              <w:rPr>
                <w:b/>
                <w:color w:val="5C83B4"/>
                <w:spacing w:val="-2"/>
                <w:sz w:val="24"/>
              </w:rPr>
            </w:pPr>
            <w:r w:rsidRPr="00CC0718">
              <w:rPr>
                <w:b/>
                <w:color w:val="5C83B4"/>
                <w:spacing w:val="-2"/>
                <w:sz w:val="24"/>
              </w:rPr>
              <w:t>Classification:</w:t>
            </w:r>
          </w:p>
        </w:tc>
        <w:tc>
          <w:tcPr>
            <w:tcW w:w="8912" w:type="dxa"/>
            <w:gridSpan w:val="7"/>
            <w:vMerge/>
            <w:tcMar/>
          </w:tcPr>
          <w:p w:rsidRPr="00CC0718" w:rsidR="00C71DC8" w:rsidP="00244814" w:rsidRDefault="00C71DC8" w14:paraId="12B0C322" w14:textId="77777777"/>
        </w:tc>
      </w:tr>
      <w:tr w:rsidRPr="00CC0718" w:rsidR="00C71DC8" w:rsidTr="3A33D0EC" w14:paraId="3E9E5EC6" w14:textId="77777777">
        <w:trPr>
          <w:trHeight w:val="458" w:hRule="exact"/>
        </w:trPr>
        <w:tc>
          <w:tcPr>
            <w:tcW w:w="1805" w:type="dxa"/>
            <w:shd w:val="clear" w:color="auto" w:fill="FFFFFF" w:themeFill="background1"/>
            <w:tcMar/>
          </w:tcPr>
          <w:p w:rsidRPr="00CC0718" w:rsidR="00C71DC8" w:rsidP="00244814" w:rsidRDefault="00C71DC8" w14:paraId="3D0721E3" w14:textId="77777777">
            <w:pPr>
              <w:rPr>
                <w:b/>
                <w:color w:val="5C83B4"/>
                <w:spacing w:val="-2"/>
                <w:sz w:val="24"/>
              </w:rPr>
            </w:pPr>
            <w:r w:rsidRPr="00CC0718">
              <w:rPr>
                <w:b/>
                <w:color w:val="5C83B4"/>
                <w:spacing w:val="-2"/>
                <w:sz w:val="24"/>
              </w:rPr>
              <w:t>Aggregated:</w:t>
            </w:r>
          </w:p>
        </w:tc>
        <w:tc>
          <w:tcPr>
            <w:tcW w:w="8912" w:type="dxa"/>
            <w:gridSpan w:val="7"/>
            <w:shd w:val="clear" w:color="auto" w:fill="FFFFFF" w:themeFill="background1"/>
            <w:tcMar/>
          </w:tcPr>
          <w:p w:rsidRPr="00CC0718" w:rsidR="00C71DC8" w:rsidP="00244814" w:rsidRDefault="00C71DC8" w14:paraId="55ABE5DE" w14:textId="77777777">
            <w:pPr>
              <w:rPr>
                <w:b/>
                <w:color w:val="5C83B4"/>
                <w:spacing w:val="-2"/>
                <w:sz w:val="24"/>
              </w:rPr>
            </w:pPr>
            <w:r w:rsidRPr="00CC0718">
              <w:rPr>
                <w:b/>
                <w:color w:val="5C83B4"/>
                <w:spacing w:val="-2"/>
                <w:sz w:val="24"/>
              </w:rPr>
              <w:t>No</w:t>
            </w:r>
          </w:p>
        </w:tc>
      </w:tr>
      <w:tr w:rsidRPr="00CC0718" w:rsidR="00C71DC8" w:rsidTr="3A33D0EC" w14:paraId="20417CFB" w14:textId="77777777">
        <w:trPr>
          <w:trHeight w:val="344" w:hRule="exact"/>
        </w:trPr>
        <w:tc>
          <w:tcPr>
            <w:tcW w:w="3381" w:type="dxa"/>
            <w:gridSpan w:val="2"/>
            <w:tcBorders>
              <w:bottom w:val="single" w:color="8FB6EA" w:sz="5" w:space="0"/>
            </w:tcBorders>
            <w:shd w:val="clear" w:color="auto" w:fill="FFFFFF" w:themeFill="background1"/>
            <w:tcMar/>
          </w:tcPr>
          <w:p w:rsidRPr="00CC0718" w:rsidR="00C71DC8" w:rsidP="00244814" w:rsidRDefault="00C71DC8" w14:paraId="5CA6A5B3" w14:textId="77777777">
            <w:pPr>
              <w:rPr>
                <w:color w:val="000000"/>
                <w:spacing w:val="-2"/>
                <w:sz w:val="18"/>
              </w:rPr>
            </w:pPr>
            <w:r w:rsidRPr="00CC0718">
              <w:rPr>
                <w:color w:val="000000"/>
                <w:spacing w:val="-2"/>
                <w:sz w:val="18"/>
              </w:rPr>
              <w:t>Document</w:t>
            </w:r>
          </w:p>
        </w:tc>
        <w:tc>
          <w:tcPr>
            <w:tcW w:w="1132" w:type="dxa"/>
            <w:tcBorders>
              <w:bottom w:val="single" w:color="8FB6EA" w:sz="5" w:space="0"/>
            </w:tcBorders>
            <w:shd w:val="clear" w:color="auto" w:fill="FFFFFF" w:themeFill="background1"/>
            <w:tcMar/>
          </w:tcPr>
          <w:p w:rsidRPr="00CC0718" w:rsidR="00C71DC8" w:rsidP="00244814" w:rsidRDefault="00C71DC8" w14:paraId="002FA0B8" w14:textId="77777777">
            <w:pPr>
              <w:rPr>
                <w:color w:val="000000"/>
                <w:spacing w:val="-2"/>
                <w:sz w:val="18"/>
              </w:rPr>
            </w:pPr>
            <w:r w:rsidRPr="00CC0718">
              <w:rPr>
                <w:color w:val="000000"/>
                <w:spacing w:val="-2"/>
                <w:sz w:val="18"/>
              </w:rPr>
              <w:t>1</w:t>
            </w:r>
          </w:p>
        </w:tc>
        <w:tc>
          <w:tcPr>
            <w:tcW w:w="1576" w:type="dxa"/>
            <w:gridSpan w:val="2"/>
            <w:tcBorders>
              <w:bottom w:val="single" w:color="8FB6EA" w:sz="5" w:space="0"/>
            </w:tcBorders>
            <w:shd w:val="clear" w:color="auto" w:fill="FFFFFF" w:themeFill="background1"/>
            <w:tcMar/>
          </w:tcPr>
          <w:p w:rsidRPr="00CC0718" w:rsidR="00C71DC8" w:rsidP="00244814" w:rsidRDefault="00C71DC8" w14:paraId="3E355A68" w14:textId="77777777">
            <w:pPr>
              <w:rPr>
                <w:color w:val="000000"/>
                <w:spacing w:val="-2"/>
                <w:sz w:val="18"/>
              </w:rPr>
            </w:pPr>
            <w:r w:rsidRPr="00CC0718">
              <w:rPr>
                <w:color w:val="000000"/>
                <w:spacing w:val="-2"/>
                <w:sz w:val="18"/>
              </w:rPr>
              <w:t>1</w:t>
            </w:r>
          </w:p>
        </w:tc>
        <w:tc>
          <w:tcPr>
            <w:tcW w:w="1362" w:type="dxa"/>
            <w:tcBorders>
              <w:bottom w:val="single" w:color="8FB6EA" w:sz="5" w:space="0"/>
            </w:tcBorders>
            <w:shd w:val="clear" w:color="auto" w:fill="FFFFFF" w:themeFill="background1"/>
            <w:tcMar/>
          </w:tcPr>
          <w:p w:rsidRPr="00CC0718" w:rsidR="00C71DC8" w:rsidP="00244814" w:rsidRDefault="00C71DC8" w14:paraId="1FDA1E07" w14:textId="77777777">
            <w:pPr>
              <w:rPr>
                <w:color w:val="000000"/>
                <w:spacing w:val="-2"/>
                <w:sz w:val="18"/>
              </w:rPr>
            </w:pPr>
            <w:r w:rsidRPr="00CC0718">
              <w:rPr>
                <w:color w:val="000000"/>
                <w:spacing w:val="-2"/>
                <w:sz w:val="18"/>
              </w:rPr>
              <w:t>9</w:t>
            </w:r>
          </w:p>
        </w:tc>
        <w:tc>
          <w:tcPr>
            <w:tcW w:w="1690" w:type="dxa"/>
            <w:tcBorders>
              <w:bottom w:val="single" w:color="8FB6EA" w:sz="5" w:space="0"/>
            </w:tcBorders>
            <w:shd w:val="clear" w:color="auto" w:fill="FFFFFF" w:themeFill="background1"/>
            <w:tcMar/>
          </w:tcPr>
          <w:p w:rsidRPr="00CC0718" w:rsidR="00C71DC8" w:rsidP="00244814" w:rsidRDefault="00C71DC8" w14:paraId="0DBEB708" w14:textId="77777777">
            <w:pPr>
              <w:rPr>
                <w:color w:val="000000"/>
                <w:spacing w:val="-2"/>
                <w:sz w:val="18"/>
              </w:rPr>
            </w:pPr>
            <w:r w:rsidRPr="00CC0718">
              <w:rPr>
                <w:color w:val="000000"/>
                <w:spacing w:val="-2"/>
                <w:sz w:val="18"/>
              </w:rPr>
              <w:t>1</w:t>
            </w:r>
          </w:p>
        </w:tc>
        <w:tc>
          <w:tcPr>
            <w:tcW w:w="1576" w:type="dxa"/>
            <w:tcBorders>
              <w:bottom w:val="single" w:color="8FB6EA" w:sz="5" w:space="0"/>
            </w:tcBorders>
            <w:shd w:val="clear" w:color="auto" w:fill="FFFFFF" w:themeFill="background1"/>
            <w:tcMar/>
          </w:tcPr>
          <w:p w:rsidRPr="00CC0718" w:rsidR="00C71DC8" w:rsidP="00244814" w:rsidRDefault="00C71DC8" w14:paraId="68806221" w14:textId="77777777">
            <w:pPr>
              <w:rPr>
                <w:color w:val="000000"/>
                <w:spacing w:val="-2"/>
                <w:sz w:val="18"/>
              </w:rPr>
            </w:pPr>
          </w:p>
        </w:tc>
      </w:tr>
      <w:tr w:rsidRPr="00CC0718" w:rsidR="00C71DC8" w:rsidTr="3A33D0EC" w14:paraId="2984D48B" w14:textId="77777777">
        <w:trPr>
          <w:trHeight w:val="745" w:hRule="exact"/>
        </w:trPr>
        <w:tc>
          <w:tcPr>
            <w:tcW w:w="10717" w:type="dxa"/>
            <w:gridSpan w:val="8"/>
            <w:tcBorders>
              <w:top w:val="single" w:color="8FB6EA" w:sz="5" w:space="0"/>
            </w:tcBorders>
            <w:tcMar/>
          </w:tcPr>
          <w:p w:rsidRPr="00CC0718" w:rsidR="00C71DC8" w:rsidP="00244814" w:rsidRDefault="00C71DC8" w14:paraId="0B647FBB" w14:textId="77777777"/>
        </w:tc>
      </w:tr>
      <w:tr w:rsidRPr="00CC0718" w:rsidR="00C71DC8" w:rsidTr="3A33D0EC" w14:paraId="4A54B1CC" w14:textId="77777777">
        <w:trPr>
          <w:trHeight w:val="760" w:hRule="exact"/>
        </w:trPr>
        <w:tc>
          <w:tcPr>
            <w:tcW w:w="10717" w:type="dxa"/>
            <w:gridSpan w:val="8"/>
            <w:tcMar/>
          </w:tcPr>
          <w:p w:rsidRPr="00CC0718" w:rsidR="00C71DC8" w:rsidP="00244814" w:rsidRDefault="00C71DC8" w14:paraId="67DAA765" w14:textId="77777777"/>
        </w:tc>
      </w:tr>
      <w:tr w:rsidRPr="00CC0718" w:rsidR="00C71DC8" w:rsidTr="3A33D0EC" w14:paraId="25A5AD0A" w14:textId="77777777">
        <w:trPr>
          <w:trHeight w:val="458" w:hRule="exact"/>
        </w:trPr>
        <w:tc>
          <w:tcPr>
            <w:tcW w:w="5359" w:type="dxa"/>
            <w:gridSpan w:val="4"/>
            <w:shd w:val="clear" w:color="auto" w:fill="FFFFFF" w:themeFill="background1"/>
            <w:tcMar/>
          </w:tcPr>
          <w:p w:rsidRPr="00CC0718" w:rsidR="00C71DC8" w:rsidP="00244814" w:rsidRDefault="00C71DC8" w14:paraId="2E35AC5D" w14:textId="77777777">
            <w:pPr>
              <w:jc w:val="right"/>
              <w:rPr>
                <w:color w:val="000066"/>
                <w:spacing w:val="-2"/>
                <w:sz w:val="16"/>
              </w:rPr>
            </w:pPr>
            <w:r w:rsidRPr="00CC0718">
              <w:rPr>
                <w:color w:val="000066"/>
                <w:spacing w:val="-2"/>
                <w:sz w:val="16"/>
              </w:rPr>
              <w:t>Formatted Reports\\Code Summary Formatted Report</w:t>
            </w:r>
          </w:p>
        </w:tc>
        <w:tc>
          <w:tcPr>
            <w:tcW w:w="5358" w:type="dxa"/>
            <w:gridSpan w:val="4"/>
            <w:shd w:val="clear" w:color="auto" w:fill="FFFFFF" w:themeFill="background1"/>
            <w:tcMar/>
          </w:tcPr>
          <w:p w:rsidRPr="00CC0718" w:rsidR="00C71DC8" w:rsidP="00244814" w:rsidRDefault="00C71DC8" w14:paraId="5C2229AD" w14:textId="77777777">
            <w:pPr>
              <w:jc w:val="right"/>
              <w:rPr>
                <w:color w:val="000066"/>
                <w:spacing w:val="-2"/>
                <w:sz w:val="16"/>
              </w:rPr>
            </w:pPr>
            <w:r w:rsidRPr="00CC0718">
              <w:rPr>
                <w:color w:val="000066"/>
                <w:spacing w:val="-2"/>
                <w:sz w:val="16"/>
              </w:rPr>
              <w:t>Page 97 of 104</w:t>
            </w:r>
          </w:p>
        </w:tc>
      </w:tr>
      <w:tr w:rsidRPr="00CC0718" w:rsidR="00C71DC8" w:rsidTr="3A33D0EC" w14:paraId="7DECBC17" w14:textId="77777777">
        <w:trPr>
          <w:trHeight w:val="444" w:hRule="exact"/>
        </w:trPr>
        <w:tc>
          <w:tcPr>
            <w:tcW w:w="10717" w:type="dxa"/>
            <w:gridSpan w:val="8"/>
            <w:shd w:val="clear" w:color="auto" w:fill="FFFFFF" w:themeFill="background1"/>
            <w:tcMar/>
            <w:vAlign w:val="center"/>
          </w:tcPr>
          <w:p w:rsidRPr="00CC0718" w:rsidR="00C71DC8" w:rsidP="00244814" w:rsidRDefault="00C71DC8" w14:paraId="5FEC0E48" w14:textId="77777777">
            <w:pPr>
              <w:jc w:val="right"/>
              <w:rPr>
                <w:color w:val="000066"/>
                <w:spacing w:val="-2"/>
                <w:sz w:val="16"/>
              </w:rPr>
            </w:pPr>
            <w:r w:rsidRPr="00CC0718">
              <w:rPr>
                <w:color w:val="000066"/>
                <w:spacing w:val="-2"/>
                <w:sz w:val="16"/>
              </w:rPr>
              <w:t>11/13/2024 3:39 PM</w:t>
            </w:r>
          </w:p>
        </w:tc>
      </w:tr>
      <w:tr w:rsidRPr="00CC0718" w:rsidR="00C71DC8" w:rsidTr="3A33D0EC" w14:paraId="4E98E18A" w14:textId="77777777">
        <w:trPr>
          <w:trHeight w:val="459" w:hRule="exact"/>
        </w:trPr>
        <w:tc>
          <w:tcPr>
            <w:tcW w:w="3381" w:type="dxa"/>
            <w:gridSpan w:val="2"/>
            <w:shd w:val="clear" w:color="auto" w:fill="8FB6EA"/>
            <w:tcMar/>
          </w:tcPr>
          <w:p w:rsidRPr="00CC0718" w:rsidR="00C71DC8" w:rsidP="00244814" w:rsidRDefault="00C71DC8" w14:paraId="7DF8B9AF" w14:textId="77777777">
            <w:pPr>
              <w:rPr>
                <w:b/>
                <w:color w:val="000066"/>
                <w:spacing w:val="-2"/>
                <w:sz w:val="18"/>
              </w:rPr>
            </w:pPr>
            <w:r w:rsidRPr="00CC0718">
              <w:rPr>
                <w:b/>
                <w:color w:val="000066"/>
                <w:spacing w:val="-2"/>
                <w:sz w:val="18"/>
              </w:rPr>
              <w:t>File Type</w:t>
            </w:r>
          </w:p>
        </w:tc>
        <w:tc>
          <w:tcPr>
            <w:tcW w:w="1132" w:type="dxa"/>
            <w:shd w:val="clear" w:color="auto" w:fill="8FB6EA"/>
            <w:tcMar/>
          </w:tcPr>
          <w:p w:rsidRPr="00CC0718" w:rsidR="00C71DC8" w:rsidP="00244814" w:rsidRDefault="00C71DC8" w14:paraId="49F86E07" w14:textId="77777777">
            <w:pPr>
              <w:rPr>
                <w:b/>
                <w:color w:val="000066"/>
                <w:spacing w:val="-2"/>
                <w:sz w:val="18"/>
              </w:rPr>
            </w:pPr>
            <w:r w:rsidRPr="00CC0718">
              <w:rPr>
                <w:b/>
                <w:color w:val="000066"/>
                <w:spacing w:val="-2"/>
                <w:sz w:val="18"/>
              </w:rPr>
              <w:t>Number of Files</w:t>
            </w:r>
          </w:p>
        </w:tc>
        <w:tc>
          <w:tcPr>
            <w:tcW w:w="1576" w:type="dxa"/>
            <w:gridSpan w:val="2"/>
            <w:shd w:val="clear" w:color="auto" w:fill="8FB6EA"/>
            <w:tcMar/>
          </w:tcPr>
          <w:p w:rsidRPr="00CC0718" w:rsidR="00C71DC8" w:rsidP="00244814" w:rsidRDefault="00C71DC8" w14:paraId="5AA1DB55" w14:textId="77777777">
            <w:pPr>
              <w:rPr>
                <w:b/>
                <w:color w:val="000066"/>
                <w:spacing w:val="-2"/>
                <w:sz w:val="18"/>
              </w:rPr>
            </w:pPr>
            <w:r w:rsidRPr="00CC0718">
              <w:rPr>
                <w:b/>
                <w:color w:val="000066"/>
                <w:spacing w:val="-2"/>
                <w:sz w:val="18"/>
              </w:rPr>
              <w:t>Number of Coding References</w:t>
            </w:r>
          </w:p>
        </w:tc>
        <w:tc>
          <w:tcPr>
            <w:tcW w:w="1362" w:type="dxa"/>
            <w:shd w:val="clear" w:color="auto" w:fill="8FB6EA"/>
            <w:tcMar/>
          </w:tcPr>
          <w:p w:rsidRPr="00CC0718" w:rsidR="00C71DC8" w:rsidP="00244814" w:rsidRDefault="00C71DC8" w14:paraId="0E682F16" w14:textId="77777777">
            <w:pPr>
              <w:rPr>
                <w:b/>
                <w:color w:val="000066"/>
                <w:spacing w:val="-2"/>
                <w:sz w:val="18"/>
              </w:rPr>
            </w:pPr>
            <w:r w:rsidRPr="00CC0718">
              <w:rPr>
                <w:b/>
                <w:color w:val="000066"/>
                <w:spacing w:val="-2"/>
                <w:sz w:val="18"/>
              </w:rPr>
              <w:t>Number of Words Coded</w:t>
            </w:r>
          </w:p>
        </w:tc>
        <w:tc>
          <w:tcPr>
            <w:tcW w:w="1690" w:type="dxa"/>
            <w:shd w:val="clear" w:color="auto" w:fill="8FB6EA"/>
            <w:tcMar/>
          </w:tcPr>
          <w:p w:rsidRPr="00CC0718" w:rsidR="00C71DC8" w:rsidP="00244814" w:rsidRDefault="00C71DC8" w14:paraId="4DE32559" w14:textId="77777777">
            <w:pPr>
              <w:rPr>
                <w:b/>
                <w:color w:val="000066"/>
                <w:spacing w:val="-2"/>
                <w:sz w:val="18"/>
              </w:rPr>
            </w:pPr>
            <w:r w:rsidRPr="00CC0718">
              <w:rPr>
                <w:b/>
                <w:color w:val="000066"/>
                <w:spacing w:val="-2"/>
                <w:sz w:val="18"/>
              </w:rPr>
              <w:t>Number of Paragraphs Coded</w:t>
            </w:r>
          </w:p>
        </w:tc>
        <w:tc>
          <w:tcPr>
            <w:tcW w:w="1576" w:type="dxa"/>
            <w:shd w:val="clear" w:color="auto" w:fill="8FB6EA"/>
            <w:tcMar/>
          </w:tcPr>
          <w:p w:rsidRPr="00CC0718" w:rsidR="00C71DC8" w:rsidP="00244814" w:rsidRDefault="00C71DC8" w14:paraId="1E1CB6AE" w14:textId="77777777">
            <w:pPr>
              <w:rPr>
                <w:b/>
                <w:color w:val="000066"/>
                <w:spacing w:val="-2"/>
                <w:sz w:val="18"/>
              </w:rPr>
            </w:pPr>
            <w:r w:rsidRPr="00CC0718">
              <w:rPr>
                <w:b/>
                <w:color w:val="000066"/>
                <w:spacing w:val="-2"/>
                <w:sz w:val="18"/>
              </w:rPr>
              <w:t>Duration Coded</w:t>
            </w:r>
          </w:p>
        </w:tc>
      </w:tr>
      <w:tr w:rsidRPr="00CC0718" w:rsidR="00C71DC8" w:rsidTr="3A33D0EC" w14:paraId="6478ABA7" w14:textId="77777777">
        <w:trPr>
          <w:trHeight w:val="344" w:hRule="exact"/>
        </w:trPr>
        <w:tc>
          <w:tcPr>
            <w:tcW w:w="10717" w:type="dxa"/>
            <w:gridSpan w:val="8"/>
            <w:shd w:val="clear" w:color="auto" w:fill="FFFFFF" w:themeFill="background1"/>
            <w:tcMar/>
          </w:tcPr>
          <w:p w:rsidRPr="00CC0718" w:rsidR="00C71DC8" w:rsidP="00244814" w:rsidRDefault="00C71DC8" w14:paraId="5A114B0A" w14:textId="77777777">
            <w:pPr>
              <w:rPr>
                <w:b/>
                <w:color w:val="5C83B4"/>
                <w:spacing w:val="-2"/>
                <w:sz w:val="24"/>
              </w:rPr>
            </w:pPr>
          </w:p>
        </w:tc>
      </w:tr>
      <w:tr w:rsidRPr="00CC0718" w:rsidR="00C71DC8" w:rsidTr="3A33D0EC" w14:paraId="27B1F1E0" w14:textId="77777777">
        <w:trPr>
          <w:trHeight w:val="458" w:hRule="exact"/>
        </w:trPr>
        <w:tc>
          <w:tcPr>
            <w:tcW w:w="1805" w:type="dxa"/>
            <w:shd w:val="clear" w:color="auto" w:fill="FFFFFF" w:themeFill="background1"/>
            <w:tcMar/>
          </w:tcPr>
          <w:p w:rsidRPr="00CC0718" w:rsidR="00C71DC8" w:rsidP="00244814" w:rsidRDefault="00C71DC8" w14:paraId="045E0A87" w14:textId="77777777">
            <w:pPr>
              <w:rPr>
                <w:b/>
                <w:color w:val="5C83B4"/>
                <w:spacing w:val="-2"/>
                <w:sz w:val="24"/>
              </w:rPr>
            </w:pPr>
            <w:r w:rsidRPr="00CC0718">
              <w:rPr>
                <w:b/>
                <w:color w:val="5C83B4"/>
                <w:spacing w:val="-2"/>
                <w:sz w:val="24"/>
              </w:rPr>
              <w:t>Nickname:</w:t>
            </w:r>
          </w:p>
        </w:tc>
        <w:tc>
          <w:tcPr>
            <w:tcW w:w="8912" w:type="dxa"/>
            <w:gridSpan w:val="7"/>
            <w:vMerge w:val="restart"/>
            <w:shd w:val="clear" w:color="auto" w:fill="FFFFFF" w:themeFill="background1"/>
            <w:tcMar/>
          </w:tcPr>
          <w:p w:rsidRPr="00CC0718" w:rsidR="00C71DC8" w:rsidP="00244814" w:rsidRDefault="00C71DC8" w14:paraId="26C67CE4" w14:textId="77777777">
            <w:pPr>
              <w:rPr>
                <w:b/>
                <w:color w:val="5C83B4"/>
                <w:spacing w:val="-2"/>
                <w:sz w:val="24"/>
              </w:rPr>
            </w:pPr>
            <w:r w:rsidRPr="00CC0718">
              <w:rPr>
                <w:b/>
                <w:color w:val="5C83B4"/>
                <w:spacing w:val="-2"/>
                <w:sz w:val="24"/>
              </w:rPr>
              <w:t>Codes\\AXIAL CODE\\Q9- Needs of marketing support and services\STRATEGIC MARKETING APPROCH</w:t>
            </w:r>
          </w:p>
        </w:tc>
      </w:tr>
      <w:tr w:rsidRPr="00CC0718" w:rsidR="00C71DC8" w:rsidTr="3A33D0EC" w14:paraId="2F19639B" w14:textId="77777777">
        <w:trPr>
          <w:trHeight w:val="444" w:hRule="exact"/>
        </w:trPr>
        <w:tc>
          <w:tcPr>
            <w:tcW w:w="1805" w:type="dxa"/>
            <w:shd w:val="clear" w:color="auto" w:fill="FFFFFF" w:themeFill="background1"/>
            <w:tcMar/>
          </w:tcPr>
          <w:p w:rsidRPr="00CC0718" w:rsidR="00C71DC8" w:rsidP="00244814" w:rsidRDefault="00C71DC8" w14:paraId="7098D6F1" w14:textId="77777777">
            <w:pPr>
              <w:rPr>
                <w:b/>
                <w:color w:val="5C83B4"/>
                <w:spacing w:val="-2"/>
                <w:sz w:val="24"/>
              </w:rPr>
            </w:pPr>
            <w:r w:rsidRPr="00CC0718">
              <w:rPr>
                <w:b/>
                <w:color w:val="5C83B4"/>
                <w:spacing w:val="-2"/>
                <w:sz w:val="24"/>
              </w:rPr>
              <w:t>Classification:</w:t>
            </w:r>
          </w:p>
        </w:tc>
        <w:tc>
          <w:tcPr>
            <w:tcW w:w="8912" w:type="dxa"/>
            <w:gridSpan w:val="7"/>
            <w:vMerge/>
            <w:tcMar/>
          </w:tcPr>
          <w:p w:rsidRPr="00CC0718" w:rsidR="00C71DC8" w:rsidP="00244814" w:rsidRDefault="00C71DC8" w14:paraId="327AE113" w14:textId="77777777"/>
        </w:tc>
      </w:tr>
      <w:tr w:rsidRPr="00CC0718" w:rsidR="00C71DC8" w:rsidTr="3A33D0EC" w14:paraId="0C48198B" w14:textId="77777777">
        <w:trPr>
          <w:trHeight w:val="445" w:hRule="exact"/>
        </w:trPr>
        <w:tc>
          <w:tcPr>
            <w:tcW w:w="1805" w:type="dxa"/>
            <w:shd w:val="clear" w:color="auto" w:fill="FFFFFF" w:themeFill="background1"/>
            <w:tcMar/>
          </w:tcPr>
          <w:p w:rsidRPr="00CC0718" w:rsidR="00C71DC8" w:rsidP="00244814" w:rsidRDefault="00C71DC8" w14:paraId="7C0EF2A5" w14:textId="77777777">
            <w:pPr>
              <w:rPr>
                <w:b/>
                <w:color w:val="5C83B4"/>
                <w:spacing w:val="-2"/>
                <w:sz w:val="24"/>
              </w:rPr>
            </w:pPr>
            <w:r w:rsidRPr="00CC0718">
              <w:rPr>
                <w:b/>
                <w:color w:val="5C83B4"/>
                <w:spacing w:val="-2"/>
                <w:sz w:val="24"/>
              </w:rPr>
              <w:t>Aggregated:</w:t>
            </w:r>
          </w:p>
        </w:tc>
        <w:tc>
          <w:tcPr>
            <w:tcW w:w="8912" w:type="dxa"/>
            <w:gridSpan w:val="7"/>
            <w:shd w:val="clear" w:color="auto" w:fill="FFFFFF" w:themeFill="background1"/>
            <w:tcMar/>
          </w:tcPr>
          <w:p w:rsidRPr="00CC0718" w:rsidR="00C71DC8" w:rsidP="00244814" w:rsidRDefault="00C71DC8" w14:paraId="647F8CC4" w14:textId="77777777">
            <w:pPr>
              <w:rPr>
                <w:b/>
                <w:color w:val="5C83B4"/>
                <w:spacing w:val="-2"/>
                <w:sz w:val="24"/>
              </w:rPr>
            </w:pPr>
            <w:r w:rsidRPr="00CC0718">
              <w:rPr>
                <w:b/>
                <w:color w:val="5C83B4"/>
                <w:spacing w:val="-2"/>
                <w:sz w:val="24"/>
              </w:rPr>
              <w:t>Yes</w:t>
            </w:r>
          </w:p>
        </w:tc>
      </w:tr>
      <w:tr w:rsidRPr="00CC0718" w:rsidR="00C71DC8" w:rsidTr="3A33D0EC" w14:paraId="7A84D3B1" w14:textId="77777777">
        <w:trPr>
          <w:trHeight w:val="343" w:hRule="exact"/>
        </w:trPr>
        <w:tc>
          <w:tcPr>
            <w:tcW w:w="3381" w:type="dxa"/>
            <w:gridSpan w:val="2"/>
            <w:tcBorders>
              <w:bottom w:val="single" w:color="8FB6EA" w:sz="5" w:space="0"/>
            </w:tcBorders>
            <w:shd w:val="clear" w:color="auto" w:fill="FFFFFF" w:themeFill="background1"/>
            <w:tcMar/>
          </w:tcPr>
          <w:p w:rsidRPr="00CC0718" w:rsidR="00C71DC8" w:rsidP="00244814" w:rsidRDefault="00C71DC8" w14:paraId="450890E9" w14:textId="77777777">
            <w:pPr>
              <w:rPr>
                <w:color w:val="000000"/>
                <w:spacing w:val="-2"/>
                <w:sz w:val="18"/>
              </w:rPr>
            </w:pPr>
            <w:r w:rsidRPr="00CC0718">
              <w:rPr>
                <w:color w:val="000000"/>
                <w:spacing w:val="-2"/>
                <w:sz w:val="18"/>
              </w:rPr>
              <w:t>Document</w:t>
            </w:r>
          </w:p>
        </w:tc>
        <w:tc>
          <w:tcPr>
            <w:tcW w:w="1132" w:type="dxa"/>
            <w:tcBorders>
              <w:bottom w:val="single" w:color="8FB6EA" w:sz="5" w:space="0"/>
            </w:tcBorders>
            <w:shd w:val="clear" w:color="auto" w:fill="FFFFFF" w:themeFill="background1"/>
            <w:tcMar/>
          </w:tcPr>
          <w:p w:rsidRPr="00CC0718" w:rsidR="00C71DC8" w:rsidP="00244814" w:rsidRDefault="00C71DC8" w14:paraId="74AC02F3" w14:textId="77777777">
            <w:pPr>
              <w:rPr>
                <w:color w:val="000000"/>
                <w:spacing w:val="-2"/>
                <w:sz w:val="18"/>
              </w:rPr>
            </w:pPr>
            <w:r w:rsidRPr="00CC0718">
              <w:rPr>
                <w:color w:val="000000"/>
                <w:spacing w:val="-2"/>
                <w:sz w:val="18"/>
              </w:rPr>
              <w:t>5</w:t>
            </w:r>
          </w:p>
        </w:tc>
        <w:tc>
          <w:tcPr>
            <w:tcW w:w="1576" w:type="dxa"/>
            <w:gridSpan w:val="2"/>
            <w:tcBorders>
              <w:bottom w:val="single" w:color="8FB6EA" w:sz="5" w:space="0"/>
            </w:tcBorders>
            <w:shd w:val="clear" w:color="auto" w:fill="FFFFFF" w:themeFill="background1"/>
            <w:tcMar/>
          </w:tcPr>
          <w:p w:rsidRPr="00CC0718" w:rsidR="00C71DC8" w:rsidP="00244814" w:rsidRDefault="00C71DC8" w14:paraId="05FA08FC" w14:textId="77777777">
            <w:pPr>
              <w:rPr>
                <w:color w:val="000000"/>
                <w:spacing w:val="-2"/>
                <w:sz w:val="18"/>
              </w:rPr>
            </w:pPr>
            <w:r w:rsidRPr="00CC0718">
              <w:rPr>
                <w:color w:val="000000"/>
                <w:spacing w:val="-2"/>
                <w:sz w:val="18"/>
              </w:rPr>
              <w:t>8</w:t>
            </w:r>
          </w:p>
        </w:tc>
        <w:tc>
          <w:tcPr>
            <w:tcW w:w="1362" w:type="dxa"/>
            <w:tcBorders>
              <w:bottom w:val="single" w:color="8FB6EA" w:sz="5" w:space="0"/>
            </w:tcBorders>
            <w:shd w:val="clear" w:color="auto" w:fill="FFFFFF" w:themeFill="background1"/>
            <w:tcMar/>
          </w:tcPr>
          <w:p w:rsidRPr="00CC0718" w:rsidR="00C71DC8" w:rsidP="00244814" w:rsidRDefault="00C71DC8" w14:paraId="643763D1" w14:textId="77777777">
            <w:pPr>
              <w:rPr>
                <w:color w:val="000000"/>
                <w:spacing w:val="-2"/>
                <w:sz w:val="18"/>
              </w:rPr>
            </w:pPr>
            <w:r w:rsidRPr="00CC0718">
              <w:rPr>
                <w:color w:val="000000"/>
                <w:spacing w:val="-2"/>
                <w:sz w:val="18"/>
              </w:rPr>
              <w:t>90</w:t>
            </w:r>
          </w:p>
        </w:tc>
        <w:tc>
          <w:tcPr>
            <w:tcW w:w="1690" w:type="dxa"/>
            <w:tcBorders>
              <w:bottom w:val="single" w:color="8FB6EA" w:sz="5" w:space="0"/>
            </w:tcBorders>
            <w:shd w:val="clear" w:color="auto" w:fill="FFFFFF" w:themeFill="background1"/>
            <w:tcMar/>
          </w:tcPr>
          <w:p w:rsidRPr="00CC0718" w:rsidR="00C71DC8" w:rsidP="00244814" w:rsidRDefault="00C71DC8" w14:paraId="3BFD3293" w14:textId="77777777">
            <w:pPr>
              <w:rPr>
                <w:color w:val="000000"/>
                <w:spacing w:val="-2"/>
                <w:sz w:val="18"/>
              </w:rPr>
            </w:pPr>
            <w:r w:rsidRPr="00CC0718">
              <w:rPr>
                <w:color w:val="000000"/>
                <w:spacing w:val="-2"/>
                <w:sz w:val="18"/>
              </w:rPr>
              <w:t>8</w:t>
            </w:r>
          </w:p>
        </w:tc>
        <w:tc>
          <w:tcPr>
            <w:tcW w:w="1576" w:type="dxa"/>
            <w:tcBorders>
              <w:bottom w:val="single" w:color="8FB6EA" w:sz="5" w:space="0"/>
            </w:tcBorders>
            <w:shd w:val="clear" w:color="auto" w:fill="FFFFFF" w:themeFill="background1"/>
            <w:tcMar/>
          </w:tcPr>
          <w:p w:rsidRPr="00CC0718" w:rsidR="00C71DC8" w:rsidP="00244814" w:rsidRDefault="00C71DC8" w14:paraId="7B8A0F95" w14:textId="77777777">
            <w:pPr>
              <w:rPr>
                <w:color w:val="000000"/>
                <w:spacing w:val="-2"/>
                <w:sz w:val="18"/>
              </w:rPr>
            </w:pPr>
          </w:p>
        </w:tc>
      </w:tr>
      <w:tr w:rsidRPr="00CC0718" w:rsidR="00C71DC8" w:rsidTr="3A33D0EC" w14:paraId="040C0FA7" w14:textId="77777777">
        <w:trPr>
          <w:trHeight w:val="459" w:hRule="exact"/>
        </w:trPr>
        <w:tc>
          <w:tcPr>
            <w:tcW w:w="10717" w:type="dxa"/>
            <w:gridSpan w:val="8"/>
            <w:tcBorders>
              <w:top w:val="single" w:color="8FB6EA" w:sz="5" w:space="0"/>
            </w:tcBorders>
            <w:tcMar/>
          </w:tcPr>
          <w:p w:rsidRPr="00CC0718" w:rsidR="00C71DC8" w:rsidP="00244814" w:rsidRDefault="00C71DC8" w14:paraId="54BA2436" w14:textId="77777777"/>
        </w:tc>
      </w:tr>
      <w:tr w:rsidRPr="00CC0718" w:rsidR="00C71DC8" w:rsidTr="3A33D0EC" w14:paraId="53FF77DE" w14:textId="77777777">
        <w:trPr>
          <w:trHeight w:val="602" w:hRule="exact"/>
        </w:trPr>
        <w:tc>
          <w:tcPr>
            <w:tcW w:w="10717" w:type="dxa"/>
            <w:gridSpan w:val="8"/>
            <w:shd w:val="clear" w:color="auto" w:fill="FFFFFF" w:themeFill="background1"/>
            <w:tcMar/>
          </w:tcPr>
          <w:p w:rsidRPr="00CC0718" w:rsidR="00C71DC8" w:rsidP="00244814" w:rsidRDefault="00C71DC8" w14:paraId="5DC11996" w14:textId="77777777">
            <w:pPr>
              <w:rPr>
                <w:b/>
                <w:color w:val="5C83B4"/>
                <w:spacing w:val="-2"/>
                <w:sz w:val="24"/>
              </w:rPr>
            </w:pPr>
          </w:p>
        </w:tc>
      </w:tr>
      <w:tr w:rsidRPr="00CC0718" w:rsidR="00C71DC8" w:rsidTr="3A33D0EC" w14:paraId="51587999" w14:textId="77777777">
        <w:trPr>
          <w:trHeight w:val="444" w:hRule="exact"/>
        </w:trPr>
        <w:tc>
          <w:tcPr>
            <w:tcW w:w="1805" w:type="dxa"/>
            <w:shd w:val="clear" w:color="auto" w:fill="FFFFFF" w:themeFill="background1"/>
            <w:tcMar/>
          </w:tcPr>
          <w:p w:rsidRPr="00CC0718" w:rsidR="00C71DC8" w:rsidP="00244814" w:rsidRDefault="00C71DC8" w14:paraId="0AA65A77" w14:textId="77777777">
            <w:pPr>
              <w:rPr>
                <w:b/>
                <w:color w:val="5C83B4"/>
                <w:spacing w:val="-2"/>
                <w:sz w:val="24"/>
              </w:rPr>
            </w:pPr>
            <w:r w:rsidRPr="00CC0718">
              <w:rPr>
                <w:b/>
                <w:color w:val="5C83B4"/>
                <w:spacing w:val="-2"/>
                <w:sz w:val="24"/>
              </w:rPr>
              <w:t>Nickname:</w:t>
            </w:r>
          </w:p>
        </w:tc>
        <w:tc>
          <w:tcPr>
            <w:tcW w:w="8912" w:type="dxa"/>
            <w:gridSpan w:val="7"/>
            <w:vMerge w:val="restart"/>
            <w:shd w:val="clear" w:color="auto" w:fill="FFFFFF" w:themeFill="background1"/>
            <w:tcMar/>
          </w:tcPr>
          <w:p w:rsidRPr="00CC0718" w:rsidR="00C71DC8" w:rsidP="00244814" w:rsidRDefault="00C71DC8" w14:paraId="2AE94067" w14:textId="77777777">
            <w:pPr>
              <w:rPr>
                <w:b/>
                <w:color w:val="5C83B4"/>
                <w:spacing w:val="-2"/>
                <w:sz w:val="24"/>
              </w:rPr>
            </w:pPr>
            <w:r w:rsidRPr="00CC0718">
              <w:rPr>
                <w:b/>
                <w:color w:val="5C83B4"/>
                <w:spacing w:val="-2"/>
                <w:sz w:val="24"/>
              </w:rPr>
              <w:t>Codes\\AXIAL CODE\\Q9- Needs of marketing support and services\STRATEGIC MARKETING APPROCH\how to like to attract people</w:t>
            </w:r>
          </w:p>
        </w:tc>
      </w:tr>
      <w:tr w:rsidRPr="00CC0718" w:rsidR="00C71DC8" w:rsidTr="3A33D0EC" w14:paraId="203BFF83" w14:textId="77777777">
        <w:trPr>
          <w:trHeight w:val="458" w:hRule="exact"/>
        </w:trPr>
        <w:tc>
          <w:tcPr>
            <w:tcW w:w="1805" w:type="dxa"/>
            <w:shd w:val="clear" w:color="auto" w:fill="FFFFFF" w:themeFill="background1"/>
            <w:tcMar/>
          </w:tcPr>
          <w:p w:rsidRPr="00CC0718" w:rsidR="00C71DC8" w:rsidP="00244814" w:rsidRDefault="00C71DC8" w14:paraId="4A3DB5AD" w14:textId="77777777">
            <w:pPr>
              <w:rPr>
                <w:b/>
                <w:color w:val="5C83B4"/>
                <w:spacing w:val="-2"/>
                <w:sz w:val="24"/>
              </w:rPr>
            </w:pPr>
            <w:r w:rsidRPr="00CC0718">
              <w:rPr>
                <w:b/>
                <w:color w:val="5C83B4"/>
                <w:spacing w:val="-2"/>
                <w:sz w:val="24"/>
              </w:rPr>
              <w:t>Classification:</w:t>
            </w:r>
          </w:p>
        </w:tc>
        <w:tc>
          <w:tcPr>
            <w:tcW w:w="8912" w:type="dxa"/>
            <w:gridSpan w:val="7"/>
            <w:vMerge/>
            <w:tcMar/>
          </w:tcPr>
          <w:p w:rsidRPr="00CC0718" w:rsidR="00C71DC8" w:rsidP="00244814" w:rsidRDefault="00C71DC8" w14:paraId="3C6F988C" w14:textId="77777777"/>
        </w:tc>
      </w:tr>
      <w:tr w:rsidRPr="00CC0718" w:rsidR="00C71DC8" w:rsidTr="3A33D0EC" w14:paraId="78572F68" w14:textId="77777777">
        <w:trPr>
          <w:trHeight w:val="445" w:hRule="exact"/>
        </w:trPr>
        <w:tc>
          <w:tcPr>
            <w:tcW w:w="1805" w:type="dxa"/>
            <w:shd w:val="clear" w:color="auto" w:fill="FFFFFF" w:themeFill="background1"/>
            <w:tcMar/>
          </w:tcPr>
          <w:p w:rsidRPr="00CC0718" w:rsidR="00C71DC8" w:rsidP="00244814" w:rsidRDefault="00C71DC8" w14:paraId="38C61776" w14:textId="77777777">
            <w:pPr>
              <w:rPr>
                <w:b/>
                <w:color w:val="5C83B4"/>
                <w:spacing w:val="-2"/>
                <w:sz w:val="24"/>
              </w:rPr>
            </w:pPr>
            <w:r w:rsidRPr="00CC0718">
              <w:rPr>
                <w:b/>
                <w:color w:val="5C83B4"/>
                <w:spacing w:val="-2"/>
                <w:sz w:val="24"/>
              </w:rPr>
              <w:t>Aggregated:</w:t>
            </w:r>
          </w:p>
        </w:tc>
        <w:tc>
          <w:tcPr>
            <w:tcW w:w="8912" w:type="dxa"/>
            <w:gridSpan w:val="7"/>
            <w:shd w:val="clear" w:color="auto" w:fill="FFFFFF" w:themeFill="background1"/>
            <w:tcMar/>
          </w:tcPr>
          <w:p w:rsidRPr="00CC0718" w:rsidR="00C71DC8" w:rsidP="00244814" w:rsidRDefault="00C71DC8" w14:paraId="227EDFAA" w14:textId="77777777">
            <w:pPr>
              <w:rPr>
                <w:b/>
                <w:color w:val="5C83B4"/>
                <w:spacing w:val="-2"/>
                <w:sz w:val="24"/>
              </w:rPr>
            </w:pPr>
            <w:r w:rsidRPr="00CC0718">
              <w:rPr>
                <w:b/>
                <w:color w:val="5C83B4"/>
                <w:spacing w:val="-2"/>
                <w:sz w:val="24"/>
              </w:rPr>
              <w:t>No</w:t>
            </w:r>
          </w:p>
        </w:tc>
      </w:tr>
      <w:tr w:rsidRPr="00CC0718" w:rsidR="00C71DC8" w:rsidTr="3A33D0EC" w14:paraId="69B37B14" w14:textId="77777777">
        <w:trPr>
          <w:trHeight w:val="343" w:hRule="exact"/>
        </w:trPr>
        <w:tc>
          <w:tcPr>
            <w:tcW w:w="3381" w:type="dxa"/>
            <w:gridSpan w:val="2"/>
            <w:tcBorders>
              <w:bottom w:val="single" w:color="8FB6EA" w:sz="5" w:space="0"/>
            </w:tcBorders>
            <w:shd w:val="clear" w:color="auto" w:fill="FFFFFF" w:themeFill="background1"/>
            <w:tcMar/>
          </w:tcPr>
          <w:p w:rsidRPr="00CC0718" w:rsidR="00C71DC8" w:rsidP="00244814" w:rsidRDefault="00C71DC8" w14:paraId="43C2A0E4" w14:textId="77777777">
            <w:pPr>
              <w:rPr>
                <w:color w:val="000000"/>
                <w:spacing w:val="-2"/>
                <w:sz w:val="18"/>
              </w:rPr>
            </w:pPr>
            <w:r w:rsidRPr="00CC0718">
              <w:rPr>
                <w:color w:val="000000"/>
                <w:spacing w:val="-2"/>
                <w:sz w:val="18"/>
              </w:rPr>
              <w:t>Document</w:t>
            </w:r>
          </w:p>
        </w:tc>
        <w:tc>
          <w:tcPr>
            <w:tcW w:w="1132" w:type="dxa"/>
            <w:tcBorders>
              <w:bottom w:val="single" w:color="8FB6EA" w:sz="5" w:space="0"/>
            </w:tcBorders>
            <w:shd w:val="clear" w:color="auto" w:fill="FFFFFF" w:themeFill="background1"/>
            <w:tcMar/>
          </w:tcPr>
          <w:p w:rsidRPr="00CC0718" w:rsidR="00C71DC8" w:rsidP="00244814" w:rsidRDefault="00C71DC8" w14:paraId="1CA32B43" w14:textId="77777777">
            <w:pPr>
              <w:rPr>
                <w:color w:val="000000"/>
                <w:spacing w:val="-2"/>
                <w:sz w:val="18"/>
              </w:rPr>
            </w:pPr>
            <w:r w:rsidRPr="00CC0718">
              <w:rPr>
                <w:color w:val="000000"/>
                <w:spacing w:val="-2"/>
                <w:sz w:val="18"/>
              </w:rPr>
              <w:t>1</w:t>
            </w:r>
          </w:p>
        </w:tc>
        <w:tc>
          <w:tcPr>
            <w:tcW w:w="1576" w:type="dxa"/>
            <w:gridSpan w:val="2"/>
            <w:tcBorders>
              <w:bottom w:val="single" w:color="8FB6EA" w:sz="5" w:space="0"/>
            </w:tcBorders>
            <w:shd w:val="clear" w:color="auto" w:fill="FFFFFF" w:themeFill="background1"/>
            <w:tcMar/>
          </w:tcPr>
          <w:p w:rsidRPr="00CC0718" w:rsidR="00C71DC8" w:rsidP="00244814" w:rsidRDefault="00C71DC8" w14:paraId="3ABF7A6A" w14:textId="77777777">
            <w:pPr>
              <w:rPr>
                <w:color w:val="000000"/>
                <w:spacing w:val="-2"/>
                <w:sz w:val="18"/>
              </w:rPr>
            </w:pPr>
            <w:r w:rsidRPr="00CC0718">
              <w:rPr>
                <w:color w:val="000000"/>
                <w:spacing w:val="-2"/>
                <w:sz w:val="18"/>
              </w:rPr>
              <w:t>1</w:t>
            </w:r>
          </w:p>
        </w:tc>
        <w:tc>
          <w:tcPr>
            <w:tcW w:w="1362" w:type="dxa"/>
            <w:tcBorders>
              <w:bottom w:val="single" w:color="8FB6EA" w:sz="5" w:space="0"/>
            </w:tcBorders>
            <w:shd w:val="clear" w:color="auto" w:fill="FFFFFF" w:themeFill="background1"/>
            <w:tcMar/>
          </w:tcPr>
          <w:p w:rsidRPr="00CC0718" w:rsidR="00C71DC8" w:rsidP="00244814" w:rsidRDefault="00C71DC8" w14:paraId="5EC7FC83" w14:textId="77777777">
            <w:pPr>
              <w:rPr>
                <w:color w:val="000000"/>
                <w:spacing w:val="-2"/>
                <w:sz w:val="18"/>
              </w:rPr>
            </w:pPr>
            <w:r w:rsidRPr="00CC0718">
              <w:rPr>
                <w:color w:val="000000"/>
                <w:spacing w:val="-2"/>
                <w:sz w:val="18"/>
              </w:rPr>
              <w:t>6</w:t>
            </w:r>
          </w:p>
        </w:tc>
        <w:tc>
          <w:tcPr>
            <w:tcW w:w="1690" w:type="dxa"/>
            <w:tcBorders>
              <w:bottom w:val="single" w:color="8FB6EA" w:sz="5" w:space="0"/>
            </w:tcBorders>
            <w:shd w:val="clear" w:color="auto" w:fill="FFFFFF" w:themeFill="background1"/>
            <w:tcMar/>
          </w:tcPr>
          <w:p w:rsidRPr="00CC0718" w:rsidR="00C71DC8" w:rsidP="00244814" w:rsidRDefault="00C71DC8" w14:paraId="392F1CC9" w14:textId="77777777">
            <w:pPr>
              <w:rPr>
                <w:color w:val="000000"/>
                <w:spacing w:val="-2"/>
                <w:sz w:val="18"/>
              </w:rPr>
            </w:pPr>
            <w:r w:rsidRPr="00CC0718">
              <w:rPr>
                <w:color w:val="000000"/>
                <w:spacing w:val="-2"/>
                <w:sz w:val="18"/>
              </w:rPr>
              <w:t>1</w:t>
            </w:r>
          </w:p>
        </w:tc>
        <w:tc>
          <w:tcPr>
            <w:tcW w:w="1576" w:type="dxa"/>
            <w:tcBorders>
              <w:bottom w:val="single" w:color="8FB6EA" w:sz="5" w:space="0"/>
            </w:tcBorders>
            <w:shd w:val="clear" w:color="auto" w:fill="FFFFFF" w:themeFill="background1"/>
            <w:tcMar/>
          </w:tcPr>
          <w:p w:rsidRPr="00CC0718" w:rsidR="00C71DC8" w:rsidP="00244814" w:rsidRDefault="00C71DC8" w14:paraId="5F7013C6" w14:textId="77777777">
            <w:pPr>
              <w:rPr>
                <w:color w:val="000000"/>
                <w:spacing w:val="-2"/>
                <w:sz w:val="18"/>
              </w:rPr>
            </w:pPr>
          </w:p>
        </w:tc>
      </w:tr>
      <w:tr w:rsidRPr="00CC0718" w:rsidR="00C71DC8" w:rsidTr="3A33D0EC" w14:paraId="118665AB" w14:textId="77777777">
        <w:trPr>
          <w:trHeight w:val="445" w:hRule="exact"/>
        </w:trPr>
        <w:tc>
          <w:tcPr>
            <w:tcW w:w="10717" w:type="dxa"/>
            <w:gridSpan w:val="8"/>
            <w:tcBorders>
              <w:top w:val="single" w:color="8FB6EA" w:sz="5" w:space="0"/>
            </w:tcBorders>
            <w:tcMar/>
          </w:tcPr>
          <w:p w:rsidRPr="00CC0718" w:rsidR="00C71DC8" w:rsidP="00244814" w:rsidRDefault="00C71DC8" w14:paraId="25859A8A" w14:textId="77777777"/>
        </w:tc>
      </w:tr>
      <w:tr w:rsidRPr="00CC0718" w:rsidR="00C71DC8" w:rsidTr="3A33D0EC" w14:paraId="01B40E03" w14:textId="77777777">
        <w:trPr>
          <w:trHeight w:val="888" w:hRule="exact"/>
        </w:trPr>
        <w:tc>
          <w:tcPr>
            <w:tcW w:w="10717" w:type="dxa"/>
            <w:gridSpan w:val="8"/>
            <w:shd w:val="clear" w:color="auto" w:fill="FFFFFF" w:themeFill="background1"/>
            <w:tcMar/>
          </w:tcPr>
          <w:p w:rsidRPr="00CC0718" w:rsidR="00C71DC8" w:rsidP="3A33D0EC" w:rsidRDefault="00C71DC8" w14:paraId="6BF71A2C" w14:textId="77777777">
            <w:pPr>
              <w:rPr>
                <w:b w:val="1"/>
                <w:bCs w:val="1"/>
                <w:color w:val="5C83B4"/>
                <w:spacing w:val="-2"/>
                <w:sz w:val="24"/>
                <w:szCs w:val="24"/>
                <w:lang w:val="en-US"/>
              </w:rPr>
            </w:pPr>
            <w:r w:rsidRPr="3A33D0EC" w:rsidR="00C71DC8">
              <w:rPr>
                <w:b w:val="1"/>
                <w:bCs w:val="1"/>
                <w:color w:val="5C83B4"/>
                <w:spacing w:val="-2"/>
                <w:sz w:val="24"/>
                <w:szCs w:val="24"/>
                <w:lang w:val="en-US"/>
              </w:rPr>
              <w:t xml:space="preserve">Codes\\AXIAL CODE\\Q9- Needs of marketing support and services\STRATEGIC MARKETING APPROCH\in place people will absolutely understand that oh my god </w:t>
            </w:r>
            <w:r w:rsidRPr="3A33D0EC" w:rsidR="00C71DC8">
              <w:rPr>
                <w:b w:val="1"/>
                <w:bCs w:val="1"/>
                <w:color w:val="5C83B4"/>
                <w:spacing w:val="-2"/>
                <w:sz w:val="24"/>
                <w:szCs w:val="24"/>
                <w:lang w:val="en-US"/>
              </w:rPr>
              <w:t xml:space="preserve">that's</w:t>
            </w:r>
            <w:r w:rsidRPr="3A33D0EC" w:rsidR="00C71DC8">
              <w:rPr>
                <w:b w:val="1"/>
                <w:bCs w:val="1"/>
                <w:color w:val="5C83B4"/>
                <w:spacing w:val="-2"/>
                <w:sz w:val="24"/>
                <w:szCs w:val="24"/>
                <w:lang w:val="en-US"/>
              </w:rPr>
              <w:lastRenderedPageBreak/>
              <w:t xml:space="preserve"> an interesting club we can </w:t>
            </w:r>
            <w:r w:rsidRPr="3A33D0EC" w:rsidR="00C71DC8">
              <w:rPr>
                <w:b w:val="1"/>
                <w:bCs w:val="1"/>
                <w:color w:val="5C83B4"/>
                <w:spacing w:val="-2"/>
                <w:sz w:val="24"/>
                <w:szCs w:val="24"/>
                <w:lang w:val="en-US"/>
              </w:rPr>
              <w:t>actually do</w:t>
            </w:r>
            <w:r w:rsidRPr="3A33D0EC" w:rsidR="00C71DC8">
              <w:rPr>
                <w:b w:val="1"/>
                <w:bCs w:val="1"/>
                <w:color w:val="5C83B4"/>
                <w:spacing w:val="-2"/>
                <w:sz w:val="24"/>
                <w:szCs w:val="24"/>
                <w:lang w:val="en-US"/>
              </w:rPr>
              <w:t xml:space="preserve"> something</w:t>
            </w:r>
          </w:p>
        </w:tc>
      </w:tr>
      <w:tr w:rsidRPr="00CC0718" w:rsidR="00C71DC8" w:rsidTr="3A33D0EC" w14:paraId="546AFFCE" w14:textId="77777777">
        <w:trPr>
          <w:trHeight w:val="444" w:hRule="exact"/>
        </w:trPr>
        <w:tc>
          <w:tcPr>
            <w:tcW w:w="1805" w:type="dxa"/>
            <w:shd w:val="clear" w:color="auto" w:fill="FFFFFF" w:themeFill="background1"/>
            <w:tcMar/>
          </w:tcPr>
          <w:p w:rsidRPr="00CC0718" w:rsidR="00C71DC8" w:rsidP="00244814" w:rsidRDefault="00C71DC8" w14:paraId="738A3E83" w14:textId="77777777">
            <w:pPr>
              <w:rPr>
                <w:b/>
                <w:color w:val="5C83B4"/>
                <w:spacing w:val="-2"/>
                <w:sz w:val="24"/>
              </w:rPr>
            </w:pPr>
            <w:r w:rsidRPr="00CC0718">
              <w:rPr>
                <w:b/>
                <w:color w:val="5C83B4"/>
                <w:spacing w:val="-2"/>
                <w:sz w:val="24"/>
              </w:rPr>
              <w:t>Nickname:</w:t>
            </w:r>
          </w:p>
        </w:tc>
        <w:tc>
          <w:tcPr>
            <w:tcW w:w="8912" w:type="dxa"/>
            <w:gridSpan w:val="7"/>
            <w:vMerge w:val="restart"/>
            <w:shd w:val="clear" w:color="auto" w:fill="FFFFFF" w:themeFill="background1"/>
            <w:tcMar/>
          </w:tcPr>
          <w:p w:rsidRPr="00CC0718" w:rsidR="00C71DC8" w:rsidP="00244814" w:rsidRDefault="00C71DC8" w14:paraId="198D14FD" w14:textId="77777777">
            <w:pPr>
              <w:rPr>
                <w:b/>
                <w:color w:val="5C83B4"/>
                <w:spacing w:val="-2"/>
                <w:sz w:val="24"/>
              </w:rPr>
            </w:pPr>
          </w:p>
        </w:tc>
      </w:tr>
      <w:tr w:rsidRPr="00CC0718" w:rsidR="00C71DC8" w:rsidTr="3A33D0EC" w14:paraId="1FF92CDC" w14:textId="77777777">
        <w:trPr>
          <w:trHeight w:val="459" w:hRule="exact"/>
        </w:trPr>
        <w:tc>
          <w:tcPr>
            <w:tcW w:w="1805" w:type="dxa"/>
            <w:shd w:val="clear" w:color="auto" w:fill="FFFFFF" w:themeFill="background1"/>
            <w:tcMar/>
          </w:tcPr>
          <w:p w:rsidRPr="00CC0718" w:rsidR="00C71DC8" w:rsidP="00244814" w:rsidRDefault="00C71DC8" w14:paraId="27E47022" w14:textId="77777777">
            <w:pPr>
              <w:rPr>
                <w:b/>
                <w:color w:val="5C83B4"/>
                <w:spacing w:val="-2"/>
                <w:sz w:val="24"/>
              </w:rPr>
            </w:pPr>
            <w:r w:rsidRPr="00CC0718">
              <w:rPr>
                <w:b/>
                <w:color w:val="5C83B4"/>
                <w:spacing w:val="-2"/>
                <w:sz w:val="24"/>
              </w:rPr>
              <w:t>Classification:</w:t>
            </w:r>
          </w:p>
        </w:tc>
        <w:tc>
          <w:tcPr>
            <w:tcW w:w="8912" w:type="dxa"/>
            <w:gridSpan w:val="7"/>
            <w:vMerge/>
            <w:tcMar/>
          </w:tcPr>
          <w:p w:rsidRPr="00CC0718" w:rsidR="00C71DC8" w:rsidP="00244814" w:rsidRDefault="00C71DC8" w14:paraId="01AE8A38" w14:textId="77777777"/>
        </w:tc>
      </w:tr>
      <w:tr w:rsidRPr="00CC0718" w:rsidR="00C71DC8" w:rsidTr="3A33D0EC" w14:paraId="742DB1EB" w14:textId="77777777">
        <w:trPr>
          <w:trHeight w:val="444" w:hRule="exact"/>
        </w:trPr>
        <w:tc>
          <w:tcPr>
            <w:tcW w:w="1805" w:type="dxa"/>
            <w:shd w:val="clear" w:color="auto" w:fill="FFFFFF" w:themeFill="background1"/>
            <w:tcMar/>
          </w:tcPr>
          <w:p w:rsidRPr="00CC0718" w:rsidR="00C71DC8" w:rsidP="00244814" w:rsidRDefault="00C71DC8" w14:paraId="353AB556" w14:textId="77777777">
            <w:pPr>
              <w:rPr>
                <w:b/>
                <w:color w:val="5C83B4"/>
                <w:spacing w:val="-2"/>
                <w:sz w:val="24"/>
              </w:rPr>
            </w:pPr>
            <w:r w:rsidRPr="00CC0718">
              <w:rPr>
                <w:b/>
                <w:color w:val="5C83B4"/>
                <w:spacing w:val="-2"/>
                <w:sz w:val="24"/>
              </w:rPr>
              <w:t>Aggregated:</w:t>
            </w:r>
          </w:p>
        </w:tc>
        <w:tc>
          <w:tcPr>
            <w:tcW w:w="8912" w:type="dxa"/>
            <w:gridSpan w:val="7"/>
            <w:shd w:val="clear" w:color="auto" w:fill="FFFFFF" w:themeFill="background1"/>
            <w:tcMar/>
          </w:tcPr>
          <w:p w:rsidRPr="00CC0718" w:rsidR="00C71DC8" w:rsidP="00244814" w:rsidRDefault="00C71DC8" w14:paraId="284B84AD" w14:textId="77777777">
            <w:pPr>
              <w:rPr>
                <w:b/>
                <w:color w:val="5C83B4"/>
                <w:spacing w:val="-2"/>
                <w:sz w:val="24"/>
              </w:rPr>
            </w:pPr>
            <w:r w:rsidRPr="00CC0718">
              <w:rPr>
                <w:b/>
                <w:color w:val="5C83B4"/>
                <w:spacing w:val="-2"/>
                <w:sz w:val="24"/>
              </w:rPr>
              <w:t>No</w:t>
            </w:r>
          </w:p>
        </w:tc>
      </w:tr>
      <w:tr w:rsidRPr="00CC0718" w:rsidR="00C71DC8" w:rsidTr="3A33D0EC" w14:paraId="6ED25282" w14:textId="77777777">
        <w:trPr>
          <w:trHeight w:val="344" w:hRule="exact"/>
        </w:trPr>
        <w:tc>
          <w:tcPr>
            <w:tcW w:w="3381" w:type="dxa"/>
            <w:gridSpan w:val="2"/>
            <w:tcBorders>
              <w:bottom w:val="single" w:color="8FB6EA" w:sz="5" w:space="0"/>
            </w:tcBorders>
            <w:shd w:val="clear" w:color="auto" w:fill="FFFFFF" w:themeFill="background1"/>
            <w:tcMar/>
          </w:tcPr>
          <w:p w:rsidRPr="00CC0718" w:rsidR="00C71DC8" w:rsidP="00244814" w:rsidRDefault="00C71DC8" w14:paraId="180F72BE" w14:textId="77777777">
            <w:pPr>
              <w:rPr>
                <w:color w:val="000000"/>
                <w:spacing w:val="-2"/>
                <w:sz w:val="18"/>
              </w:rPr>
            </w:pPr>
            <w:r w:rsidRPr="00CC0718">
              <w:rPr>
                <w:color w:val="000000"/>
                <w:spacing w:val="-2"/>
                <w:sz w:val="18"/>
              </w:rPr>
              <w:t>Document</w:t>
            </w:r>
          </w:p>
        </w:tc>
        <w:tc>
          <w:tcPr>
            <w:tcW w:w="1132" w:type="dxa"/>
            <w:tcBorders>
              <w:bottom w:val="single" w:color="8FB6EA" w:sz="5" w:space="0"/>
            </w:tcBorders>
            <w:shd w:val="clear" w:color="auto" w:fill="FFFFFF" w:themeFill="background1"/>
            <w:tcMar/>
          </w:tcPr>
          <w:p w:rsidRPr="00CC0718" w:rsidR="00C71DC8" w:rsidP="00244814" w:rsidRDefault="00C71DC8" w14:paraId="23B1ABEE" w14:textId="77777777">
            <w:pPr>
              <w:rPr>
                <w:color w:val="000000"/>
                <w:spacing w:val="-2"/>
                <w:sz w:val="18"/>
              </w:rPr>
            </w:pPr>
            <w:r w:rsidRPr="00CC0718">
              <w:rPr>
                <w:color w:val="000000"/>
                <w:spacing w:val="-2"/>
                <w:sz w:val="18"/>
              </w:rPr>
              <w:t>1</w:t>
            </w:r>
          </w:p>
        </w:tc>
        <w:tc>
          <w:tcPr>
            <w:tcW w:w="1576" w:type="dxa"/>
            <w:gridSpan w:val="2"/>
            <w:tcBorders>
              <w:bottom w:val="single" w:color="8FB6EA" w:sz="5" w:space="0"/>
            </w:tcBorders>
            <w:shd w:val="clear" w:color="auto" w:fill="FFFFFF" w:themeFill="background1"/>
            <w:tcMar/>
          </w:tcPr>
          <w:p w:rsidRPr="00CC0718" w:rsidR="00C71DC8" w:rsidP="00244814" w:rsidRDefault="00C71DC8" w14:paraId="721D992F" w14:textId="77777777">
            <w:pPr>
              <w:rPr>
                <w:color w:val="000000"/>
                <w:spacing w:val="-2"/>
                <w:sz w:val="18"/>
              </w:rPr>
            </w:pPr>
            <w:r w:rsidRPr="00CC0718">
              <w:rPr>
                <w:color w:val="000000"/>
                <w:spacing w:val="-2"/>
                <w:sz w:val="18"/>
              </w:rPr>
              <w:t>1</w:t>
            </w:r>
          </w:p>
        </w:tc>
        <w:tc>
          <w:tcPr>
            <w:tcW w:w="1362" w:type="dxa"/>
            <w:tcBorders>
              <w:bottom w:val="single" w:color="8FB6EA" w:sz="5" w:space="0"/>
            </w:tcBorders>
            <w:shd w:val="clear" w:color="auto" w:fill="FFFFFF" w:themeFill="background1"/>
            <w:tcMar/>
          </w:tcPr>
          <w:p w:rsidRPr="00CC0718" w:rsidR="00C71DC8" w:rsidP="00244814" w:rsidRDefault="00C71DC8" w14:paraId="748A841A" w14:textId="77777777">
            <w:pPr>
              <w:rPr>
                <w:color w:val="000000"/>
                <w:spacing w:val="-2"/>
                <w:sz w:val="18"/>
              </w:rPr>
            </w:pPr>
            <w:r w:rsidRPr="00CC0718">
              <w:rPr>
                <w:color w:val="000000"/>
                <w:spacing w:val="-2"/>
                <w:sz w:val="18"/>
              </w:rPr>
              <w:t>19</w:t>
            </w:r>
          </w:p>
        </w:tc>
        <w:tc>
          <w:tcPr>
            <w:tcW w:w="1690" w:type="dxa"/>
            <w:tcBorders>
              <w:bottom w:val="single" w:color="8FB6EA" w:sz="5" w:space="0"/>
            </w:tcBorders>
            <w:shd w:val="clear" w:color="auto" w:fill="FFFFFF" w:themeFill="background1"/>
            <w:tcMar/>
          </w:tcPr>
          <w:p w:rsidRPr="00CC0718" w:rsidR="00C71DC8" w:rsidP="00244814" w:rsidRDefault="00C71DC8" w14:paraId="00FAC62C" w14:textId="77777777">
            <w:pPr>
              <w:rPr>
                <w:color w:val="000000"/>
                <w:spacing w:val="-2"/>
                <w:sz w:val="18"/>
              </w:rPr>
            </w:pPr>
            <w:r w:rsidRPr="00CC0718">
              <w:rPr>
                <w:color w:val="000000"/>
                <w:spacing w:val="-2"/>
                <w:sz w:val="18"/>
              </w:rPr>
              <w:t>1</w:t>
            </w:r>
          </w:p>
        </w:tc>
        <w:tc>
          <w:tcPr>
            <w:tcW w:w="1576" w:type="dxa"/>
            <w:tcBorders>
              <w:bottom w:val="single" w:color="8FB6EA" w:sz="5" w:space="0"/>
            </w:tcBorders>
            <w:shd w:val="clear" w:color="auto" w:fill="FFFFFF" w:themeFill="background1"/>
            <w:tcMar/>
          </w:tcPr>
          <w:p w:rsidRPr="00CC0718" w:rsidR="00C71DC8" w:rsidP="00244814" w:rsidRDefault="00C71DC8" w14:paraId="2F9128AD" w14:textId="77777777">
            <w:pPr>
              <w:rPr>
                <w:color w:val="000000"/>
                <w:spacing w:val="-2"/>
                <w:sz w:val="18"/>
              </w:rPr>
            </w:pPr>
          </w:p>
        </w:tc>
      </w:tr>
      <w:tr w:rsidRPr="00CC0718" w:rsidR="00C71DC8" w:rsidTr="3A33D0EC" w14:paraId="3C1C9999" w14:textId="77777777">
        <w:trPr>
          <w:trHeight w:val="444" w:hRule="exact"/>
        </w:trPr>
        <w:tc>
          <w:tcPr>
            <w:tcW w:w="10717" w:type="dxa"/>
            <w:gridSpan w:val="8"/>
            <w:tcBorders>
              <w:top w:val="single" w:color="8FB6EA" w:sz="5" w:space="0"/>
            </w:tcBorders>
            <w:tcMar/>
          </w:tcPr>
          <w:p w:rsidRPr="00CC0718" w:rsidR="00C71DC8" w:rsidP="00244814" w:rsidRDefault="00C71DC8" w14:paraId="15B42C85" w14:textId="77777777"/>
        </w:tc>
      </w:tr>
      <w:tr w:rsidRPr="00CC0718" w:rsidR="00C71DC8" w:rsidTr="3A33D0EC" w14:paraId="3AD92662" w14:textId="77777777">
        <w:trPr>
          <w:trHeight w:val="602" w:hRule="exact"/>
        </w:trPr>
        <w:tc>
          <w:tcPr>
            <w:tcW w:w="10717" w:type="dxa"/>
            <w:gridSpan w:val="8"/>
            <w:shd w:val="clear" w:color="auto" w:fill="FFFFFF" w:themeFill="background1"/>
            <w:tcMar/>
          </w:tcPr>
          <w:p w:rsidRPr="00CC0718" w:rsidR="00C71DC8" w:rsidP="00244814" w:rsidRDefault="00C71DC8" w14:paraId="303D4DA9" w14:textId="77777777">
            <w:pPr>
              <w:rPr>
                <w:b/>
                <w:color w:val="5C83B4"/>
                <w:spacing w:val="-2"/>
                <w:sz w:val="24"/>
              </w:rPr>
            </w:pPr>
          </w:p>
        </w:tc>
      </w:tr>
      <w:tr w:rsidRPr="00CC0718" w:rsidR="00C71DC8" w:rsidTr="3A33D0EC" w14:paraId="7C567B2D" w14:textId="77777777">
        <w:trPr>
          <w:trHeight w:val="458" w:hRule="exact"/>
        </w:trPr>
        <w:tc>
          <w:tcPr>
            <w:tcW w:w="1805" w:type="dxa"/>
            <w:shd w:val="clear" w:color="auto" w:fill="FFFFFF" w:themeFill="background1"/>
            <w:tcMar/>
          </w:tcPr>
          <w:p w:rsidRPr="00CC0718" w:rsidR="00C71DC8" w:rsidP="00244814" w:rsidRDefault="00C71DC8" w14:paraId="37A25D36" w14:textId="77777777">
            <w:pPr>
              <w:rPr>
                <w:b/>
                <w:color w:val="5C83B4"/>
                <w:spacing w:val="-2"/>
                <w:sz w:val="24"/>
              </w:rPr>
            </w:pPr>
            <w:r w:rsidRPr="00CC0718">
              <w:rPr>
                <w:b/>
                <w:color w:val="5C83B4"/>
                <w:spacing w:val="-2"/>
                <w:sz w:val="24"/>
              </w:rPr>
              <w:t>Nickname:</w:t>
            </w:r>
          </w:p>
        </w:tc>
        <w:tc>
          <w:tcPr>
            <w:tcW w:w="8912" w:type="dxa"/>
            <w:gridSpan w:val="7"/>
            <w:vMerge w:val="restart"/>
            <w:shd w:val="clear" w:color="auto" w:fill="FFFFFF" w:themeFill="background1"/>
            <w:tcMar/>
          </w:tcPr>
          <w:p w:rsidRPr="00CC0718" w:rsidR="00C71DC8" w:rsidP="00244814" w:rsidRDefault="00C71DC8" w14:paraId="6ADEB1C3" w14:textId="77777777">
            <w:pPr>
              <w:rPr>
                <w:b/>
                <w:color w:val="5C83B4"/>
                <w:spacing w:val="-2"/>
                <w:sz w:val="24"/>
              </w:rPr>
            </w:pPr>
            <w:r w:rsidRPr="00CC0718">
              <w:rPr>
                <w:b/>
                <w:color w:val="5C83B4"/>
                <w:spacing w:val="-2"/>
                <w:sz w:val="24"/>
              </w:rPr>
              <w:t>Codes\\AXIAL CODE\\Q9- Needs of marketing support and services\STRATEGIC MARKETING APPROCH\Marketing not strong will not attract people</w:t>
            </w:r>
          </w:p>
        </w:tc>
      </w:tr>
      <w:tr w:rsidRPr="00CC0718" w:rsidR="00C71DC8" w:rsidTr="3A33D0EC" w14:paraId="7D70E448" w14:textId="77777777">
        <w:trPr>
          <w:trHeight w:val="444" w:hRule="exact"/>
        </w:trPr>
        <w:tc>
          <w:tcPr>
            <w:tcW w:w="1805" w:type="dxa"/>
            <w:shd w:val="clear" w:color="auto" w:fill="FFFFFF" w:themeFill="background1"/>
            <w:tcMar/>
          </w:tcPr>
          <w:p w:rsidRPr="00CC0718" w:rsidR="00C71DC8" w:rsidP="00244814" w:rsidRDefault="00C71DC8" w14:paraId="1CC0586C" w14:textId="77777777">
            <w:pPr>
              <w:rPr>
                <w:b/>
                <w:color w:val="5C83B4"/>
                <w:spacing w:val="-2"/>
                <w:sz w:val="24"/>
              </w:rPr>
            </w:pPr>
            <w:r w:rsidRPr="00CC0718">
              <w:rPr>
                <w:b/>
                <w:color w:val="5C83B4"/>
                <w:spacing w:val="-2"/>
                <w:sz w:val="24"/>
              </w:rPr>
              <w:t>Classification:</w:t>
            </w:r>
          </w:p>
        </w:tc>
        <w:tc>
          <w:tcPr>
            <w:tcW w:w="8912" w:type="dxa"/>
            <w:gridSpan w:val="7"/>
            <w:vMerge/>
            <w:tcMar/>
          </w:tcPr>
          <w:p w:rsidRPr="00CC0718" w:rsidR="00C71DC8" w:rsidP="00244814" w:rsidRDefault="00C71DC8" w14:paraId="1A0CF071" w14:textId="77777777"/>
        </w:tc>
      </w:tr>
      <w:tr w:rsidRPr="00CC0718" w:rsidR="00C71DC8" w:rsidTr="3A33D0EC" w14:paraId="54C8F03D" w14:textId="77777777">
        <w:trPr>
          <w:trHeight w:val="459" w:hRule="exact"/>
        </w:trPr>
        <w:tc>
          <w:tcPr>
            <w:tcW w:w="1805" w:type="dxa"/>
            <w:shd w:val="clear" w:color="auto" w:fill="FFFFFF" w:themeFill="background1"/>
            <w:tcMar/>
          </w:tcPr>
          <w:p w:rsidRPr="00CC0718" w:rsidR="00C71DC8" w:rsidP="00244814" w:rsidRDefault="00C71DC8" w14:paraId="6EF29810" w14:textId="77777777">
            <w:pPr>
              <w:rPr>
                <w:b/>
                <w:color w:val="5C83B4"/>
                <w:spacing w:val="-2"/>
                <w:sz w:val="24"/>
              </w:rPr>
            </w:pPr>
            <w:r w:rsidRPr="00CC0718">
              <w:rPr>
                <w:b/>
                <w:color w:val="5C83B4"/>
                <w:spacing w:val="-2"/>
                <w:sz w:val="24"/>
              </w:rPr>
              <w:t>Aggregated:</w:t>
            </w:r>
          </w:p>
        </w:tc>
        <w:tc>
          <w:tcPr>
            <w:tcW w:w="8912" w:type="dxa"/>
            <w:gridSpan w:val="7"/>
            <w:shd w:val="clear" w:color="auto" w:fill="FFFFFF" w:themeFill="background1"/>
            <w:tcMar/>
          </w:tcPr>
          <w:p w:rsidRPr="00CC0718" w:rsidR="00C71DC8" w:rsidP="00244814" w:rsidRDefault="00C71DC8" w14:paraId="6BC08C08" w14:textId="77777777">
            <w:pPr>
              <w:rPr>
                <w:b/>
                <w:color w:val="5C83B4"/>
                <w:spacing w:val="-2"/>
                <w:sz w:val="24"/>
              </w:rPr>
            </w:pPr>
            <w:r w:rsidRPr="00CC0718">
              <w:rPr>
                <w:b/>
                <w:color w:val="5C83B4"/>
                <w:spacing w:val="-2"/>
                <w:sz w:val="24"/>
              </w:rPr>
              <w:t>No</w:t>
            </w:r>
          </w:p>
        </w:tc>
      </w:tr>
      <w:tr w:rsidRPr="00CC0718" w:rsidR="00C71DC8" w:rsidTr="3A33D0EC" w14:paraId="11F2828B" w14:textId="77777777">
        <w:trPr>
          <w:trHeight w:val="344" w:hRule="exact"/>
        </w:trPr>
        <w:tc>
          <w:tcPr>
            <w:tcW w:w="3381" w:type="dxa"/>
            <w:gridSpan w:val="2"/>
            <w:tcBorders>
              <w:bottom w:val="single" w:color="8FB6EA" w:sz="5" w:space="0"/>
            </w:tcBorders>
            <w:shd w:val="clear" w:color="auto" w:fill="FFFFFF" w:themeFill="background1"/>
            <w:tcMar/>
          </w:tcPr>
          <w:p w:rsidRPr="00CC0718" w:rsidR="00C71DC8" w:rsidP="00244814" w:rsidRDefault="00C71DC8" w14:paraId="3BB52C34" w14:textId="77777777">
            <w:pPr>
              <w:rPr>
                <w:color w:val="000000"/>
                <w:spacing w:val="-2"/>
                <w:sz w:val="18"/>
              </w:rPr>
            </w:pPr>
            <w:r w:rsidRPr="00CC0718">
              <w:rPr>
                <w:color w:val="000000"/>
                <w:spacing w:val="-2"/>
                <w:sz w:val="18"/>
              </w:rPr>
              <w:t>Document</w:t>
            </w:r>
          </w:p>
        </w:tc>
        <w:tc>
          <w:tcPr>
            <w:tcW w:w="1132" w:type="dxa"/>
            <w:tcBorders>
              <w:bottom w:val="single" w:color="8FB6EA" w:sz="5" w:space="0"/>
            </w:tcBorders>
            <w:shd w:val="clear" w:color="auto" w:fill="FFFFFF" w:themeFill="background1"/>
            <w:tcMar/>
          </w:tcPr>
          <w:p w:rsidRPr="00CC0718" w:rsidR="00C71DC8" w:rsidP="00244814" w:rsidRDefault="00C71DC8" w14:paraId="306D8AC7" w14:textId="77777777">
            <w:pPr>
              <w:rPr>
                <w:color w:val="000000"/>
                <w:spacing w:val="-2"/>
                <w:sz w:val="18"/>
              </w:rPr>
            </w:pPr>
            <w:r w:rsidRPr="00CC0718">
              <w:rPr>
                <w:color w:val="000000"/>
                <w:spacing w:val="-2"/>
                <w:sz w:val="18"/>
              </w:rPr>
              <w:t>1</w:t>
            </w:r>
          </w:p>
        </w:tc>
        <w:tc>
          <w:tcPr>
            <w:tcW w:w="1576" w:type="dxa"/>
            <w:gridSpan w:val="2"/>
            <w:tcBorders>
              <w:bottom w:val="single" w:color="8FB6EA" w:sz="5" w:space="0"/>
            </w:tcBorders>
            <w:shd w:val="clear" w:color="auto" w:fill="FFFFFF" w:themeFill="background1"/>
            <w:tcMar/>
          </w:tcPr>
          <w:p w:rsidRPr="00CC0718" w:rsidR="00C71DC8" w:rsidP="00244814" w:rsidRDefault="00C71DC8" w14:paraId="7571BD7F" w14:textId="77777777">
            <w:pPr>
              <w:rPr>
                <w:color w:val="000000"/>
                <w:spacing w:val="-2"/>
                <w:sz w:val="18"/>
              </w:rPr>
            </w:pPr>
            <w:r w:rsidRPr="00CC0718">
              <w:rPr>
                <w:color w:val="000000"/>
                <w:spacing w:val="-2"/>
                <w:sz w:val="18"/>
              </w:rPr>
              <w:t>1</w:t>
            </w:r>
          </w:p>
        </w:tc>
        <w:tc>
          <w:tcPr>
            <w:tcW w:w="1362" w:type="dxa"/>
            <w:tcBorders>
              <w:bottom w:val="single" w:color="8FB6EA" w:sz="5" w:space="0"/>
            </w:tcBorders>
            <w:shd w:val="clear" w:color="auto" w:fill="FFFFFF" w:themeFill="background1"/>
            <w:tcMar/>
          </w:tcPr>
          <w:p w:rsidRPr="00CC0718" w:rsidR="00C71DC8" w:rsidP="00244814" w:rsidRDefault="00C71DC8" w14:paraId="277F9CBC" w14:textId="77777777">
            <w:pPr>
              <w:rPr>
                <w:color w:val="000000"/>
                <w:spacing w:val="-2"/>
                <w:sz w:val="18"/>
              </w:rPr>
            </w:pPr>
            <w:r w:rsidRPr="00CC0718">
              <w:rPr>
                <w:color w:val="000000"/>
                <w:spacing w:val="-2"/>
                <w:sz w:val="18"/>
              </w:rPr>
              <w:t>16</w:t>
            </w:r>
          </w:p>
        </w:tc>
        <w:tc>
          <w:tcPr>
            <w:tcW w:w="1690" w:type="dxa"/>
            <w:tcBorders>
              <w:bottom w:val="single" w:color="8FB6EA" w:sz="5" w:space="0"/>
            </w:tcBorders>
            <w:shd w:val="clear" w:color="auto" w:fill="FFFFFF" w:themeFill="background1"/>
            <w:tcMar/>
          </w:tcPr>
          <w:p w:rsidRPr="00CC0718" w:rsidR="00C71DC8" w:rsidP="00244814" w:rsidRDefault="00C71DC8" w14:paraId="65ACABD7" w14:textId="77777777">
            <w:pPr>
              <w:rPr>
                <w:color w:val="000000"/>
                <w:spacing w:val="-2"/>
                <w:sz w:val="18"/>
              </w:rPr>
            </w:pPr>
            <w:r w:rsidRPr="00CC0718">
              <w:rPr>
                <w:color w:val="000000"/>
                <w:spacing w:val="-2"/>
                <w:sz w:val="18"/>
              </w:rPr>
              <w:t>1</w:t>
            </w:r>
          </w:p>
        </w:tc>
        <w:tc>
          <w:tcPr>
            <w:tcW w:w="1576" w:type="dxa"/>
            <w:tcBorders>
              <w:bottom w:val="single" w:color="8FB6EA" w:sz="5" w:space="0"/>
            </w:tcBorders>
            <w:shd w:val="clear" w:color="auto" w:fill="FFFFFF" w:themeFill="background1"/>
            <w:tcMar/>
          </w:tcPr>
          <w:p w:rsidRPr="00CC0718" w:rsidR="00C71DC8" w:rsidP="00244814" w:rsidRDefault="00C71DC8" w14:paraId="2C494540" w14:textId="77777777">
            <w:pPr>
              <w:rPr>
                <w:color w:val="000000"/>
                <w:spacing w:val="-2"/>
                <w:sz w:val="18"/>
              </w:rPr>
            </w:pPr>
          </w:p>
        </w:tc>
      </w:tr>
      <w:tr w:rsidRPr="00CC0718" w:rsidR="00C71DC8" w:rsidTr="3A33D0EC" w14:paraId="0F172748" w14:textId="77777777">
        <w:trPr>
          <w:trHeight w:val="444" w:hRule="exact"/>
        </w:trPr>
        <w:tc>
          <w:tcPr>
            <w:tcW w:w="10717" w:type="dxa"/>
            <w:gridSpan w:val="8"/>
            <w:tcBorders>
              <w:top w:val="single" w:color="8FB6EA" w:sz="5" w:space="0"/>
            </w:tcBorders>
            <w:tcMar/>
          </w:tcPr>
          <w:p w:rsidRPr="00CC0718" w:rsidR="00C71DC8" w:rsidP="00244814" w:rsidRDefault="00C71DC8" w14:paraId="1F86BD41" w14:textId="77777777"/>
        </w:tc>
      </w:tr>
      <w:tr w:rsidRPr="00CC0718" w:rsidR="00C71DC8" w:rsidTr="3A33D0EC" w14:paraId="77CCD0B0" w14:textId="77777777">
        <w:trPr>
          <w:trHeight w:val="602" w:hRule="exact"/>
        </w:trPr>
        <w:tc>
          <w:tcPr>
            <w:tcW w:w="10717" w:type="dxa"/>
            <w:gridSpan w:val="8"/>
            <w:shd w:val="clear" w:color="auto" w:fill="FFFFFF" w:themeFill="background1"/>
            <w:tcMar/>
          </w:tcPr>
          <w:p w:rsidRPr="00CC0718" w:rsidR="00C71DC8" w:rsidP="00244814" w:rsidRDefault="00C71DC8" w14:paraId="064A9F45" w14:textId="77777777">
            <w:pPr>
              <w:rPr>
                <w:b/>
                <w:color w:val="5C83B4"/>
                <w:spacing w:val="-2"/>
                <w:sz w:val="24"/>
              </w:rPr>
            </w:pPr>
          </w:p>
        </w:tc>
      </w:tr>
      <w:tr w:rsidRPr="00CC0718" w:rsidR="00C71DC8" w:rsidTr="3A33D0EC" w14:paraId="25D7FFD5" w14:textId="77777777">
        <w:trPr>
          <w:trHeight w:val="458" w:hRule="exact"/>
        </w:trPr>
        <w:tc>
          <w:tcPr>
            <w:tcW w:w="1805" w:type="dxa"/>
            <w:shd w:val="clear" w:color="auto" w:fill="FFFFFF" w:themeFill="background1"/>
            <w:tcMar/>
          </w:tcPr>
          <w:p w:rsidRPr="00CC0718" w:rsidR="00C71DC8" w:rsidP="00244814" w:rsidRDefault="00C71DC8" w14:paraId="076ED9BD" w14:textId="77777777">
            <w:pPr>
              <w:rPr>
                <w:b/>
                <w:color w:val="5C83B4"/>
                <w:spacing w:val="-2"/>
                <w:sz w:val="24"/>
              </w:rPr>
            </w:pPr>
            <w:r w:rsidRPr="00CC0718">
              <w:rPr>
                <w:b/>
                <w:color w:val="5C83B4"/>
                <w:spacing w:val="-2"/>
                <w:sz w:val="24"/>
              </w:rPr>
              <w:t>Nickname:</w:t>
            </w:r>
          </w:p>
        </w:tc>
        <w:tc>
          <w:tcPr>
            <w:tcW w:w="8912" w:type="dxa"/>
            <w:gridSpan w:val="7"/>
            <w:vMerge w:val="restart"/>
            <w:shd w:val="clear" w:color="auto" w:fill="FFFFFF" w:themeFill="background1"/>
            <w:tcMar/>
          </w:tcPr>
          <w:p w:rsidRPr="00CC0718" w:rsidR="00C71DC8" w:rsidP="00244814" w:rsidRDefault="00C71DC8" w14:paraId="42A3ED6B" w14:textId="77777777">
            <w:pPr>
              <w:rPr>
                <w:b/>
                <w:color w:val="5C83B4"/>
                <w:spacing w:val="-2"/>
                <w:sz w:val="24"/>
              </w:rPr>
            </w:pPr>
            <w:r w:rsidRPr="00CC0718">
              <w:rPr>
                <w:b/>
                <w:color w:val="5C83B4"/>
                <w:spacing w:val="-2"/>
                <w:sz w:val="24"/>
              </w:rPr>
              <w:t>Codes\\AXIAL CODE\\Q9- Needs of marketing support and services\STRATEGIC MARKETING APPROCH\Need for Professional Marketing Strategies</w:t>
            </w:r>
          </w:p>
        </w:tc>
      </w:tr>
      <w:tr w:rsidRPr="00CC0718" w:rsidR="00C71DC8" w:rsidTr="3A33D0EC" w14:paraId="04729150" w14:textId="77777777">
        <w:trPr>
          <w:trHeight w:val="444" w:hRule="exact"/>
        </w:trPr>
        <w:tc>
          <w:tcPr>
            <w:tcW w:w="1805" w:type="dxa"/>
            <w:shd w:val="clear" w:color="auto" w:fill="FFFFFF" w:themeFill="background1"/>
            <w:tcMar/>
          </w:tcPr>
          <w:p w:rsidRPr="00CC0718" w:rsidR="00C71DC8" w:rsidP="00244814" w:rsidRDefault="00C71DC8" w14:paraId="6A7E5FAD" w14:textId="77777777">
            <w:pPr>
              <w:rPr>
                <w:b/>
                <w:color w:val="5C83B4"/>
                <w:spacing w:val="-2"/>
                <w:sz w:val="24"/>
              </w:rPr>
            </w:pPr>
            <w:r w:rsidRPr="00CC0718">
              <w:rPr>
                <w:b/>
                <w:color w:val="5C83B4"/>
                <w:spacing w:val="-2"/>
                <w:sz w:val="24"/>
              </w:rPr>
              <w:t>Classification:</w:t>
            </w:r>
          </w:p>
        </w:tc>
        <w:tc>
          <w:tcPr>
            <w:tcW w:w="8912" w:type="dxa"/>
            <w:gridSpan w:val="7"/>
            <w:vMerge/>
            <w:tcMar/>
          </w:tcPr>
          <w:p w:rsidRPr="00CC0718" w:rsidR="00C71DC8" w:rsidP="00244814" w:rsidRDefault="00C71DC8" w14:paraId="0D294CC3" w14:textId="77777777"/>
        </w:tc>
      </w:tr>
      <w:tr w:rsidRPr="00CC0718" w:rsidR="00C71DC8" w:rsidTr="3A33D0EC" w14:paraId="1971C584" w14:textId="77777777">
        <w:trPr>
          <w:trHeight w:val="459" w:hRule="exact"/>
        </w:trPr>
        <w:tc>
          <w:tcPr>
            <w:tcW w:w="1805" w:type="dxa"/>
            <w:shd w:val="clear" w:color="auto" w:fill="FFFFFF" w:themeFill="background1"/>
            <w:tcMar/>
          </w:tcPr>
          <w:p w:rsidRPr="00CC0718" w:rsidR="00C71DC8" w:rsidP="00244814" w:rsidRDefault="00C71DC8" w14:paraId="3A3D4D94" w14:textId="77777777">
            <w:pPr>
              <w:rPr>
                <w:b/>
                <w:color w:val="5C83B4"/>
                <w:spacing w:val="-2"/>
                <w:sz w:val="24"/>
              </w:rPr>
            </w:pPr>
            <w:r w:rsidRPr="00CC0718">
              <w:rPr>
                <w:b/>
                <w:color w:val="5C83B4"/>
                <w:spacing w:val="-2"/>
                <w:sz w:val="24"/>
              </w:rPr>
              <w:t>Aggregated:</w:t>
            </w:r>
          </w:p>
        </w:tc>
        <w:tc>
          <w:tcPr>
            <w:tcW w:w="8912" w:type="dxa"/>
            <w:gridSpan w:val="7"/>
            <w:shd w:val="clear" w:color="auto" w:fill="FFFFFF" w:themeFill="background1"/>
            <w:tcMar/>
          </w:tcPr>
          <w:p w:rsidRPr="00CC0718" w:rsidR="00C71DC8" w:rsidP="00244814" w:rsidRDefault="00C71DC8" w14:paraId="5CD6045A" w14:textId="77777777">
            <w:pPr>
              <w:rPr>
                <w:b/>
                <w:color w:val="5C83B4"/>
                <w:spacing w:val="-2"/>
                <w:sz w:val="24"/>
              </w:rPr>
            </w:pPr>
            <w:r w:rsidRPr="00CC0718">
              <w:rPr>
                <w:b/>
                <w:color w:val="5C83B4"/>
                <w:spacing w:val="-2"/>
                <w:sz w:val="24"/>
              </w:rPr>
              <w:t>No</w:t>
            </w:r>
          </w:p>
        </w:tc>
      </w:tr>
      <w:tr w:rsidRPr="00CC0718" w:rsidR="00C71DC8" w:rsidTr="3A33D0EC" w14:paraId="1E2BCFCC" w14:textId="77777777">
        <w:trPr>
          <w:trHeight w:val="329" w:hRule="exact"/>
        </w:trPr>
        <w:tc>
          <w:tcPr>
            <w:tcW w:w="3381" w:type="dxa"/>
            <w:gridSpan w:val="2"/>
            <w:tcBorders>
              <w:bottom w:val="single" w:color="8FB6EA" w:sz="5" w:space="0"/>
            </w:tcBorders>
            <w:shd w:val="clear" w:color="auto" w:fill="FFFFFF" w:themeFill="background1"/>
            <w:tcMar/>
          </w:tcPr>
          <w:p w:rsidRPr="00CC0718" w:rsidR="00C71DC8" w:rsidP="00244814" w:rsidRDefault="00C71DC8" w14:paraId="3CB3241B" w14:textId="77777777">
            <w:pPr>
              <w:rPr>
                <w:color w:val="000000"/>
                <w:spacing w:val="-2"/>
                <w:sz w:val="18"/>
              </w:rPr>
            </w:pPr>
            <w:r w:rsidRPr="00CC0718">
              <w:rPr>
                <w:color w:val="000000"/>
                <w:spacing w:val="-2"/>
                <w:sz w:val="18"/>
              </w:rPr>
              <w:t>Document</w:t>
            </w:r>
          </w:p>
        </w:tc>
        <w:tc>
          <w:tcPr>
            <w:tcW w:w="1132" w:type="dxa"/>
            <w:tcBorders>
              <w:bottom w:val="single" w:color="8FB6EA" w:sz="5" w:space="0"/>
            </w:tcBorders>
            <w:shd w:val="clear" w:color="auto" w:fill="FFFFFF" w:themeFill="background1"/>
            <w:tcMar/>
          </w:tcPr>
          <w:p w:rsidRPr="00CC0718" w:rsidR="00C71DC8" w:rsidP="00244814" w:rsidRDefault="00C71DC8" w14:paraId="3F7D00C4" w14:textId="77777777">
            <w:pPr>
              <w:rPr>
                <w:color w:val="000000"/>
                <w:spacing w:val="-2"/>
                <w:sz w:val="18"/>
              </w:rPr>
            </w:pPr>
            <w:r w:rsidRPr="00CC0718">
              <w:rPr>
                <w:color w:val="000000"/>
                <w:spacing w:val="-2"/>
                <w:sz w:val="18"/>
              </w:rPr>
              <w:t>1</w:t>
            </w:r>
          </w:p>
        </w:tc>
        <w:tc>
          <w:tcPr>
            <w:tcW w:w="1576" w:type="dxa"/>
            <w:gridSpan w:val="2"/>
            <w:tcBorders>
              <w:bottom w:val="single" w:color="8FB6EA" w:sz="5" w:space="0"/>
            </w:tcBorders>
            <w:shd w:val="clear" w:color="auto" w:fill="FFFFFF" w:themeFill="background1"/>
            <w:tcMar/>
          </w:tcPr>
          <w:p w:rsidRPr="00CC0718" w:rsidR="00C71DC8" w:rsidP="00244814" w:rsidRDefault="00C71DC8" w14:paraId="39933AB1" w14:textId="77777777">
            <w:pPr>
              <w:rPr>
                <w:color w:val="000000"/>
                <w:spacing w:val="-2"/>
                <w:sz w:val="18"/>
              </w:rPr>
            </w:pPr>
            <w:r w:rsidRPr="00CC0718">
              <w:rPr>
                <w:color w:val="000000"/>
                <w:spacing w:val="-2"/>
                <w:sz w:val="18"/>
              </w:rPr>
              <w:t>3</w:t>
            </w:r>
          </w:p>
        </w:tc>
        <w:tc>
          <w:tcPr>
            <w:tcW w:w="1362" w:type="dxa"/>
            <w:tcBorders>
              <w:bottom w:val="single" w:color="8FB6EA" w:sz="5" w:space="0"/>
            </w:tcBorders>
            <w:shd w:val="clear" w:color="auto" w:fill="FFFFFF" w:themeFill="background1"/>
            <w:tcMar/>
          </w:tcPr>
          <w:p w:rsidRPr="00CC0718" w:rsidR="00C71DC8" w:rsidP="00244814" w:rsidRDefault="00C71DC8" w14:paraId="603F69D2" w14:textId="77777777">
            <w:pPr>
              <w:rPr>
                <w:color w:val="000000"/>
                <w:spacing w:val="-2"/>
                <w:sz w:val="18"/>
              </w:rPr>
            </w:pPr>
            <w:r w:rsidRPr="00CC0718">
              <w:rPr>
                <w:color w:val="000000"/>
                <w:spacing w:val="-2"/>
                <w:sz w:val="18"/>
              </w:rPr>
              <w:t>24</w:t>
            </w:r>
          </w:p>
        </w:tc>
        <w:tc>
          <w:tcPr>
            <w:tcW w:w="1690" w:type="dxa"/>
            <w:tcBorders>
              <w:bottom w:val="single" w:color="8FB6EA" w:sz="5" w:space="0"/>
            </w:tcBorders>
            <w:shd w:val="clear" w:color="auto" w:fill="FFFFFF" w:themeFill="background1"/>
            <w:tcMar/>
          </w:tcPr>
          <w:p w:rsidRPr="00CC0718" w:rsidR="00C71DC8" w:rsidP="00244814" w:rsidRDefault="00C71DC8" w14:paraId="7BCB8F1A" w14:textId="77777777">
            <w:pPr>
              <w:rPr>
                <w:color w:val="000000"/>
                <w:spacing w:val="-2"/>
                <w:sz w:val="18"/>
              </w:rPr>
            </w:pPr>
            <w:r w:rsidRPr="00CC0718">
              <w:rPr>
                <w:color w:val="000000"/>
                <w:spacing w:val="-2"/>
                <w:sz w:val="18"/>
              </w:rPr>
              <w:t>3</w:t>
            </w:r>
          </w:p>
        </w:tc>
        <w:tc>
          <w:tcPr>
            <w:tcW w:w="1576" w:type="dxa"/>
            <w:tcBorders>
              <w:bottom w:val="single" w:color="8FB6EA" w:sz="5" w:space="0"/>
            </w:tcBorders>
            <w:shd w:val="clear" w:color="auto" w:fill="FFFFFF" w:themeFill="background1"/>
            <w:tcMar/>
          </w:tcPr>
          <w:p w:rsidRPr="00CC0718" w:rsidR="00C71DC8" w:rsidP="00244814" w:rsidRDefault="00C71DC8" w14:paraId="4B3DD547" w14:textId="77777777">
            <w:pPr>
              <w:rPr>
                <w:color w:val="000000"/>
                <w:spacing w:val="-2"/>
                <w:sz w:val="18"/>
              </w:rPr>
            </w:pPr>
          </w:p>
        </w:tc>
      </w:tr>
      <w:tr w:rsidRPr="00CC0718" w:rsidR="00C71DC8" w:rsidTr="3A33D0EC" w14:paraId="640C0DB7" w14:textId="77777777">
        <w:trPr>
          <w:trHeight w:val="975" w:hRule="exact"/>
        </w:trPr>
        <w:tc>
          <w:tcPr>
            <w:tcW w:w="10717" w:type="dxa"/>
            <w:gridSpan w:val="8"/>
            <w:tcBorders>
              <w:top w:val="single" w:color="8FB6EA" w:sz="5" w:space="0"/>
            </w:tcBorders>
            <w:tcMar/>
          </w:tcPr>
          <w:p w:rsidRPr="00CC0718" w:rsidR="00C71DC8" w:rsidP="00244814" w:rsidRDefault="00C71DC8" w14:paraId="11CF9822" w14:textId="77777777"/>
        </w:tc>
      </w:tr>
      <w:tr w:rsidRPr="00CC0718" w:rsidR="00C71DC8" w:rsidTr="3A33D0EC" w14:paraId="787C4981" w14:textId="77777777">
        <w:trPr>
          <w:trHeight w:val="458" w:hRule="exact"/>
        </w:trPr>
        <w:tc>
          <w:tcPr>
            <w:tcW w:w="5359" w:type="dxa"/>
            <w:gridSpan w:val="4"/>
            <w:shd w:val="clear" w:color="auto" w:fill="FFFFFF" w:themeFill="background1"/>
            <w:tcMar/>
          </w:tcPr>
          <w:p w:rsidRPr="00CC0718" w:rsidR="00C71DC8" w:rsidP="00244814" w:rsidRDefault="00C71DC8" w14:paraId="3D771C9E" w14:textId="77777777">
            <w:pPr>
              <w:jc w:val="right"/>
              <w:rPr>
                <w:color w:val="000066"/>
                <w:spacing w:val="-2"/>
                <w:sz w:val="16"/>
              </w:rPr>
            </w:pPr>
            <w:r w:rsidRPr="00CC0718">
              <w:rPr>
                <w:color w:val="000066"/>
                <w:spacing w:val="-2"/>
                <w:sz w:val="16"/>
              </w:rPr>
              <w:t>Formatted Reports\\Code Summary Formatted Report</w:t>
            </w:r>
          </w:p>
        </w:tc>
        <w:tc>
          <w:tcPr>
            <w:tcW w:w="5358" w:type="dxa"/>
            <w:gridSpan w:val="4"/>
            <w:shd w:val="clear" w:color="auto" w:fill="FFFFFF" w:themeFill="background1"/>
            <w:tcMar/>
          </w:tcPr>
          <w:p w:rsidRPr="00CC0718" w:rsidR="00C71DC8" w:rsidP="00244814" w:rsidRDefault="00C71DC8" w14:paraId="1D91ABE6" w14:textId="77777777">
            <w:pPr>
              <w:jc w:val="right"/>
              <w:rPr>
                <w:color w:val="000066"/>
                <w:spacing w:val="-2"/>
                <w:sz w:val="16"/>
              </w:rPr>
            </w:pPr>
            <w:r w:rsidRPr="00CC0718">
              <w:rPr>
                <w:color w:val="000066"/>
                <w:spacing w:val="-2"/>
                <w:sz w:val="16"/>
              </w:rPr>
              <w:t>Page 98 of 104</w:t>
            </w:r>
          </w:p>
        </w:tc>
      </w:tr>
      <w:tr w:rsidRPr="00CC0718" w:rsidR="00C71DC8" w:rsidTr="3A33D0EC" w14:paraId="121DB000" w14:textId="77777777">
        <w:trPr>
          <w:trHeight w:val="444" w:hRule="exact"/>
        </w:trPr>
        <w:tc>
          <w:tcPr>
            <w:tcW w:w="10717" w:type="dxa"/>
            <w:gridSpan w:val="8"/>
            <w:shd w:val="clear" w:color="auto" w:fill="FFFFFF" w:themeFill="background1"/>
            <w:tcMar/>
            <w:vAlign w:val="center"/>
          </w:tcPr>
          <w:p w:rsidRPr="00CC0718" w:rsidR="00C71DC8" w:rsidP="00244814" w:rsidRDefault="00C71DC8" w14:paraId="531CC77C" w14:textId="77777777">
            <w:pPr>
              <w:jc w:val="right"/>
              <w:rPr>
                <w:color w:val="000066"/>
                <w:spacing w:val="-2"/>
                <w:sz w:val="16"/>
              </w:rPr>
            </w:pPr>
            <w:r w:rsidRPr="00CC0718">
              <w:rPr>
                <w:color w:val="000066"/>
                <w:spacing w:val="-2"/>
                <w:sz w:val="16"/>
              </w:rPr>
              <w:t>11/13/2024 3:39 PM</w:t>
            </w:r>
          </w:p>
        </w:tc>
      </w:tr>
      <w:tr w:rsidRPr="00CC0718" w:rsidR="00C71DC8" w:rsidTr="3A33D0EC" w14:paraId="1B28502E" w14:textId="77777777">
        <w:trPr>
          <w:trHeight w:val="459" w:hRule="exact"/>
        </w:trPr>
        <w:tc>
          <w:tcPr>
            <w:tcW w:w="3381" w:type="dxa"/>
            <w:gridSpan w:val="2"/>
            <w:shd w:val="clear" w:color="auto" w:fill="8FB6EA"/>
            <w:tcMar/>
          </w:tcPr>
          <w:p w:rsidRPr="00CC0718" w:rsidR="00C71DC8" w:rsidP="00244814" w:rsidRDefault="00C71DC8" w14:paraId="17F59C36" w14:textId="77777777">
            <w:pPr>
              <w:rPr>
                <w:b/>
                <w:color w:val="000066"/>
                <w:spacing w:val="-2"/>
                <w:sz w:val="18"/>
              </w:rPr>
            </w:pPr>
            <w:r w:rsidRPr="00CC0718">
              <w:rPr>
                <w:b/>
                <w:color w:val="000066"/>
                <w:spacing w:val="-2"/>
                <w:sz w:val="18"/>
              </w:rPr>
              <w:t>File Type</w:t>
            </w:r>
          </w:p>
        </w:tc>
        <w:tc>
          <w:tcPr>
            <w:tcW w:w="1132" w:type="dxa"/>
            <w:shd w:val="clear" w:color="auto" w:fill="8FB6EA"/>
            <w:tcMar/>
          </w:tcPr>
          <w:p w:rsidRPr="00CC0718" w:rsidR="00C71DC8" w:rsidP="00244814" w:rsidRDefault="00C71DC8" w14:paraId="44767D89" w14:textId="77777777">
            <w:pPr>
              <w:rPr>
                <w:b/>
                <w:color w:val="000066"/>
                <w:spacing w:val="-2"/>
                <w:sz w:val="18"/>
              </w:rPr>
            </w:pPr>
            <w:r w:rsidRPr="00CC0718">
              <w:rPr>
                <w:b/>
                <w:color w:val="000066"/>
                <w:spacing w:val="-2"/>
                <w:sz w:val="18"/>
              </w:rPr>
              <w:t>Number of Files</w:t>
            </w:r>
          </w:p>
        </w:tc>
        <w:tc>
          <w:tcPr>
            <w:tcW w:w="1576" w:type="dxa"/>
            <w:gridSpan w:val="2"/>
            <w:shd w:val="clear" w:color="auto" w:fill="8FB6EA"/>
            <w:tcMar/>
          </w:tcPr>
          <w:p w:rsidRPr="00CC0718" w:rsidR="00C71DC8" w:rsidP="00244814" w:rsidRDefault="00C71DC8" w14:paraId="10BADA46" w14:textId="77777777">
            <w:pPr>
              <w:rPr>
                <w:b/>
                <w:color w:val="000066"/>
                <w:spacing w:val="-2"/>
                <w:sz w:val="18"/>
              </w:rPr>
            </w:pPr>
            <w:r w:rsidRPr="00CC0718">
              <w:rPr>
                <w:b/>
                <w:color w:val="000066"/>
                <w:spacing w:val="-2"/>
                <w:sz w:val="18"/>
              </w:rPr>
              <w:t>Number of Coding References</w:t>
            </w:r>
          </w:p>
        </w:tc>
        <w:tc>
          <w:tcPr>
            <w:tcW w:w="1362" w:type="dxa"/>
            <w:shd w:val="clear" w:color="auto" w:fill="8FB6EA"/>
            <w:tcMar/>
          </w:tcPr>
          <w:p w:rsidRPr="00CC0718" w:rsidR="00C71DC8" w:rsidP="00244814" w:rsidRDefault="00C71DC8" w14:paraId="6B545950" w14:textId="77777777">
            <w:pPr>
              <w:rPr>
                <w:b/>
                <w:color w:val="000066"/>
                <w:spacing w:val="-2"/>
                <w:sz w:val="18"/>
              </w:rPr>
            </w:pPr>
            <w:r w:rsidRPr="00CC0718">
              <w:rPr>
                <w:b/>
                <w:color w:val="000066"/>
                <w:spacing w:val="-2"/>
                <w:sz w:val="18"/>
              </w:rPr>
              <w:t>Number of Words Coded</w:t>
            </w:r>
          </w:p>
        </w:tc>
        <w:tc>
          <w:tcPr>
            <w:tcW w:w="1690" w:type="dxa"/>
            <w:shd w:val="clear" w:color="auto" w:fill="8FB6EA"/>
            <w:tcMar/>
          </w:tcPr>
          <w:p w:rsidRPr="00CC0718" w:rsidR="00C71DC8" w:rsidP="00244814" w:rsidRDefault="00C71DC8" w14:paraId="1DF34082" w14:textId="77777777">
            <w:pPr>
              <w:rPr>
                <w:b/>
                <w:color w:val="000066"/>
                <w:spacing w:val="-2"/>
                <w:sz w:val="18"/>
              </w:rPr>
            </w:pPr>
            <w:r w:rsidRPr="00CC0718">
              <w:rPr>
                <w:b/>
                <w:color w:val="000066"/>
                <w:spacing w:val="-2"/>
                <w:sz w:val="18"/>
              </w:rPr>
              <w:t>Number of Paragraphs Coded</w:t>
            </w:r>
          </w:p>
        </w:tc>
        <w:tc>
          <w:tcPr>
            <w:tcW w:w="1576" w:type="dxa"/>
            <w:shd w:val="clear" w:color="auto" w:fill="8FB6EA"/>
            <w:tcMar/>
          </w:tcPr>
          <w:p w:rsidRPr="00CC0718" w:rsidR="00C71DC8" w:rsidP="00244814" w:rsidRDefault="00C71DC8" w14:paraId="17FE8B07" w14:textId="77777777">
            <w:pPr>
              <w:rPr>
                <w:b/>
                <w:color w:val="000066"/>
                <w:spacing w:val="-2"/>
                <w:sz w:val="18"/>
              </w:rPr>
            </w:pPr>
            <w:r w:rsidRPr="00CC0718">
              <w:rPr>
                <w:b/>
                <w:color w:val="000066"/>
                <w:spacing w:val="-2"/>
                <w:sz w:val="18"/>
              </w:rPr>
              <w:t>Duration Coded</w:t>
            </w:r>
          </w:p>
        </w:tc>
      </w:tr>
      <w:tr w:rsidRPr="00CC0718" w:rsidR="00C71DC8" w:rsidTr="3A33D0EC" w14:paraId="21AC71C3" w14:textId="77777777">
        <w:trPr>
          <w:trHeight w:val="616" w:hRule="exact"/>
        </w:trPr>
        <w:tc>
          <w:tcPr>
            <w:tcW w:w="10717" w:type="dxa"/>
            <w:gridSpan w:val="8"/>
            <w:shd w:val="clear" w:color="auto" w:fill="FFFFFF" w:themeFill="background1"/>
            <w:tcMar/>
          </w:tcPr>
          <w:p w:rsidRPr="00CC0718" w:rsidR="00C71DC8" w:rsidP="00244814" w:rsidRDefault="00C71DC8" w14:paraId="7498B6DF" w14:textId="77777777">
            <w:pPr>
              <w:rPr>
                <w:b/>
                <w:color w:val="5C83B4"/>
                <w:spacing w:val="-2"/>
                <w:sz w:val="24"/>
              </w:rPr>
            </w:pPr>
          </w:p>
        </w:tc>
      </w:tr>
      <w:tr w:rsidRPr="00CC0718" w:rsidR="00C71DC8" w:rsidTr="3A33D0EC" w14:paraId="6DC5D235" w14:textId="77777777">
        <w:trPr>
          <w:trHeight w:val="444" w:hRule="exact"/>
        </w:trPr>
        <w:tc>
          <w:tcPr>
            <w:tcW w:w="1805" w:type="dxa"/>
            <w:shd w:val="clear" w:color="auto" w:fill="FFFFFF" w:themeFill="background1"/>
            <w:tcMar/>
          </w:tcPr>
          <w:p w:rsidRPr="00CC0718" w:rsidR="00C71DC8" w:rsidP="00244814" w:rsidRDefault="00C71DC8" w14:paraId="6F951D21" w14:textId="77777777">
            <w:pPr>
              <w:rPr>
                <w:b/>
                <w:color w:val="5C83B4"/>
                <w:spacing w:val="-2"/>
                <w:sz w:val="24"/>
              </w:rPr>
            </w:pPr>
            <w:r w:rsidRPr="00CC0718">
              <w:rPr>
                <w:b/>
                <w:color w:val="5C83B4"/>
                <w:spacing w:val="-2"/>
                <w:sz w:val="24"/>
              </w:rPr>
              <w:t>Nickname:</w:t>
            </w:r>
          </w:p>
        </w:tc>
        <w:tc>
          <w:tcPr>
            <w:tcW w:w="8912" w:type="dxa"/>
            <w:gridSpan w:val="7"/>
            <w:vMerge w:val="restart"/>
            <w:shd w:val="clear" w:color="auto" w:fill="FFFFFF" w:themeFill="background1"/>
            <w:tcMar/>
          </w:tcPr>
          <w:p w:rsidRPr="00CC0718" w:rsidR="00C71DC8" w:rsidP="00244814" w:rsidRDefault="00C71DC8" w14:paraId="468B6C48" w14:textId="77777777">
            <w:pPr>
              <w:rPr>
                <w:b/>
                <w:color w:val="5C83B4"/>
                <w:spacing w:val="-2"/>
                <w:sz w:val="24"/>
              </w:rPr>
            </w:pPr>
            <w:r w:rsidRPr="00CC0718">
              <w:rPr>
                <w:b/>
                <w:color w:val="5C83B4"/>
                <w:spacing w:val="-2"/>
                <w:sz w:val="24"/>
              </w:rPr>
              <w:t>Codes\\AXIAL CODE\\Q9- Needs of marketing support and services\STRATEGIC MARKETING APPROCH\Support for Digital Marketing Initiatives</w:t>
            </w:r>
          </w:p>
        </w:tc>
      </w:tr>
      <w:tr w:rsidRPr="00CC0718" w:rsidR="00C71DC8" w:rsidTr="3A33D0EC" w14:paraId="465D2E46" w14:textId="77777777">
        <w:trPr>
          <w:trHeight w:val="459" w:hRule="exact"/>
        </w:trPr>
        <w:tc>
          <w:tcPr>
            <w:tcW w:w="1805" w:type="dxa"/>
            <w:shd w:val="clear" w:color="auto" w:fill="FFFFFF" w:themeFill="background1"/>
            <w:tcMar/>
          </w:tcPr>
          <w:p w:rsidRPr="00CC0718" w:rsidR="00C71DC8" w:rsidP="00244814" w:rsidRDefault="00C71DC8" w14:paraId="591E231A" w14:textId="77777777">
            <w:pPr>
              <w:rPr>
                <w:b/>
                <w:color w:val="5C83B4"/>
                <w:spacing w:val="-2"/>
                <w:sz w:val="24"/>
              </w:rPr>
            </w:pPr>
            <w:r w:rsidRPr="00CC0718">
              <w:rPr>
                <w:b/>
                <w:color w:val="5C83B4"/>
                <w:spacing w:val="-2"/>
                <w:sz w:val="24"/>
              </w:rPr>
              <w:t>Classification:</w:t>
            </w:r>
          </w:p>
        </w:tc>
        <w:tc>
          <w:tcPr>
            <w:tcW w:w="8912" w:type="dxa"/>
            <w:gridSpan w:val="7"/>
            <w:vMerge/>
            <w:tcMar/>
          </w:tcPr>
          <w:p w:rsidRPr="00CC0718" w:rsidR="00C71DC8" w:rsidP="00244814" w:rsidRDefault="00C71DC8" w14:paraId="74359334" w14:textId="77777777"/>
        </w:tc>
      </w:tr>
      <w:tr w:rsidRPr="00CC0718" w:rsidR="00C71DC8" w:rsidTr="3A33D0EC" w14:paraId="46B5FBBA" w14:textId="77777777">
        <w:trPr>
          <w:trHeight w:val="444" w:hRule="exact"/>
        </w:trPr>
        <w:tc>
          <w:tcPr>
            <w:tcW w:w="1805" w:type="dxa"/>
            <w:shd w:val="clear" w:color="auto" w:fill="FFFFFF" w:themeFill="background1"/>
            <w:tcMar/>
          </w:tcPr>
          <w:p w:rsidRPr="00CC0718" w:rsidR="00C71DC8" w:rsidP="00244814" w:rsidRDefault="00C71DC8" w14:paraId="7FC4FAFC" w14:textId="77777777">
            <w:pPr>
              <w:rPr>
                <w:b/>
                <w:color w:val="5C83B4"/>
                <w:spacing w:val="-2"/>
                <w:sz w:val="24"/>
              </w:rPr>
            </w:pPr>
            <w:r w:rsidRPr="00CC0718">
              <w:rPr>
                <w:b/>
                <w:color w:val="5C83B4"/>
                <w:spacing w:val="-2"/>
                <w:sz w:val="24"/>
              </w:rPr>
              <w:t>Aggregated:</w:t>
            </w:r>
          </w:p>
        </w:tc>
        <w:tc>
          <w:tcPr>
            <w:tcW w:w="8912" w:type="dxa"/>
            <w:gridSpan w:val="7"/>
            <w:shd w:val="clear" w:color="auto" w:fill="FFFFFF" w:themeFill="background1"/>
            <w:tcMar/>
          </w:tcPr>
          <w:p w:rsidRPr="00CC0718" w:rsidR="00C71DC8" w:rsidP="00244814" w:rsidRDefault="00C71DC8" w14:paraId="42DD814B" w14:textId="77777777">
            <w:pPr>
              <w:rPr>
                <w:b/>
                <w:color w:val="5C83B4"/>
                <w:spacing w:val="-2"/>
                <w:sz w:val="24"/>
              </w:rPr>
            </w:pPr>
            <w:r w:rsidRPr="00CC0718">
              <w:rPr>
                <w:b/>
                <w:color w:val="5C83B4"/>
                <w:spacing w:val="-2"/>
                <w:sz w:val="24"/>
              </w:rPr>
              <w:t>No</w:t>
            </w:r>
          </w:p>
        </w:tc>
      </w:tr>
      <w:tr w:rsidRPr="00CC0718" w:rsidR="00C71DC8" w:rsidTr="3A33D0EC" w14:paraId="466EE35E" w14:textId="77777777">
        <w:trPr>
          <w:trHeight w:val="344" w:hRule="exact"/>
        </w:trPr>
        <w:tc>
          <w:tcPr>
            <w:tcW w:w="3381" w:type="dxa"/>
            <w:gridSpan w:val="2"/>
            <w:tcBorders>
              <w:bottom w:val="single" w:color="8FB6EA" w:sz="5" w:space="0"/>
            </w:tcBorders>
            <w:shd w:val="clear" w:color="auto" w:fill="FFFFFF" w:themeFill="background1"/>
            <w:tcMar/>
          </w:tcPr>
          <w:p w:rsidRPr="00CC0718" w:rsidR="00C71DC8" w:rsidP="00244814" w:rsidRDefault="00C71DC8" w14:paraId="4E86F479" w14:textId="77777777">
            <w:pPr>
              <w:rPr>
                <w:color w:val="000000"/>
                <w:spacing w:val="-2"/>
                <w:sz w:val="18"/>
              </w:rPr>
            </w:pPr>
            <w:r w:rsidRPr="00CC0718">
              <w:rPr>
                <w:color w:val="000000"/>
                <w:spacing w:val="-2"/>
                <w:sz w:val="18"/>
              </w:rPr>
              <w:lastRenderedPageBreak/>
              <w:t>Document</w:t>
            </w:r>
          </w:p>
        </w:tc>
        <w:tc>
          <w:tcPr>
            <w:tcW w:w="1132" w:type="dxa"/>
            <w:tcBorders>
              <w:bottom w:val="single" w:color="8FB6EA" w:sz="5" w:space="0"/>
            </w:tcBorders>
            <w:shd w:val="clear" w:color="auto" w:fill="FFFFFF" w:themeFill="background1"/>
            <w:tcMar/>
          </w:tcPr>
          <w:p w:rsidRPr="00CC0718" w:rsidR="00C71DC8" w:rsidP="00244814" w:rsidRDefault="00C71DC8" w14:paraId="2A5DA0FF" w14:textId="77777777">
            <w:pPr>
              <w:rPr>
                <w:color w:val="000000"/>
                <w:spacing w:val="-2"/>
                <w:sz w:val="18"/>
              </w:rPr>
            </w:pPr>
            <w:r w:rsidRPr="00CC0718">
              <w:rPr>
                <w:color w:val="000000"/>
                <w:spacing w:val="-2"/>
                <w:sz w:val="18"/>
              </w:rPr>
              <w:t>1</w:t>
            </w:r>
          </w:p>
        </w:tc>
        <w:tc>
          <w:tcPr>
            <w:tcW w:w="1576" w:type="dxa"/>
            <w:gridSpan w:val="2"/>
            <w:tcBorders>
              <w:bottom w:val="single" w:color="8FB6EA" w:sz="5" w:space="0"/>
            </w:tcBorders>
            <w:shd w:val="clear" w:color="auto" w:fill="FFFFFF" w:themeFill="background1"/>
            <w:tcMar/>
          </w:tcPr>
          <w:p w:rsidRPr="00CC0718" w:rsidR="00C71DC8" w:rsidP="00244814" w:rsidRDefault="00C71DC8" w14:paraId="64F624B6" w14:textId="77777777">
            <w:pPr>
              <w:rPr>
                <w:color w:val="000000"/>
                <w:spacing w:val="-2"/>
                <w:sz w:val="18"/>
              </w:rPr>
            </w:pPr>
            <w:r w:rsidRPr="00CC0718">
              <w:rPr>
                <w:color w:val="000000"/>
                <w:spacing w:val="-2"/>
                <w:sz w:val="18"/>
              </w:rPr>
              <w:t>1</w:t>
            </w:r>
          </w:p>
        </w:tc>
        <w:tc>
          <w:tcPr>
            <w:tcW w:w="1362" w:type="dxa"/>
            <w:tcBorders>
              <w:bottom w:val="single" w:color="8FB6EA" w:sz="5" w:space="0"/>
            </w:tcBorders>
            <w:shd w:val="clear" w:color="auto" w:fill="FFFFFF" w:themeFill="background1"/>
            <w:tcMar/>
          </w:tcPr>
          <w:p w:rsidRPr="00CC0718" w:rsidR="00C71DC8" w:rsidP="00244814" w:rsidRDefault="00C71DC8" w14:paraId="51EB3E4C" w14:textId="77777777">
            <w:pPr>
              <w:rPr>
                <w:color w:val="000000"/>
                <w:spacing w:val="-2"/>
                <w:sz w:val="18"/>
              </w:rPr>
            </w:pPr>
            <w:r w:rsidRPr="00CC0718">
              <w:rPr>
                <w:color w:val="000000"/>
                <w:spacing w:val="-2"/>
                <w:sz w:val="18"/>
              </w:rPr>
              <w:t>18</w:t>
            </w:r>
          </w:p>
        </w:tc>
        <w:tc>
          <w:tcPr>
            <w:tcW w:w="1690" w:type="dxa"/>
            <w:tcBorders>
              <w:bottom w:val="single" w:color="8FB6EA" w:sz="5" w:space="0"/>
            </w:tcBorders>
            <w:shd w:val="clear" w:color="auto" w:fill="FFFFFF" w:themeFill="background1"/>
            <w:tcMar/>
          </w:tcPr>
          <w:p w:rsidRPr="00CC0718" w:rsidR="00C71DC8" w:rsidP="00244814" w:rsidRDefault="00C71DC8" w14:paraId="48C1BDD4" w14:textId="77777777">
            <w:pPr>
              <w:rPr>
                <w:color w:val="000000"/>
                <w:spacing w:val="-2"/>
                <w:sz w:val="18"/>
              </w:rPr>
            </w:pPr>
            <w:r w:rsidRPr="00CC0718">
              <w:rPr>
                <w:color w:val="000000"/>
                <w:spacing w:val="-2"/>
                <w:sz w:val="18"/>
              </w:rPr>
              <w:t>1</w:t>
            </w:r>
          </w:p>
        </w:tc>
        <w:tc>
          <w:tcPr>
            <w:tcW w:w="1576" w:type="dxa"/>
            <w:tcBorders>
              <w:bottom w:val="single" w:color="8FB6EA" w:sz="5" w:space="0"/>
            </w:tcBorders>
            <w:shd w:val="clear" w:color="auto" w:fill="FFFFFF" w:themeFill="background1"/>
            <w:tcMar/>
          </w:tcPr>
          <w:p w:rsidRPr="00CC0718" w:rsidR="00C71DC8" w:rsidP="00244814" w:rsidRDefault="00C71DC8" w14:paraId="4B9C4E26" w14:textId="77777777">
            <w:pPr>
              <w:rPr>
                <w:color w:val="000000"/>
                <w:spacing w:val="-2"/>
                <w:sz w:val="18"/>
              </w:rPr>
            </w:pPr>
          </w:p>
        </w:tc>
      </w:tr>
      <w:tr w:rsidRPr="00CC0718" w:rsidR="00C71DC8" w:rsidTr="3A33D0EC" w14:paraId="7AE90BE8" w14:textId="77777777">
        <w:trPr>
          <w:trHeight w:val="444" w:hRule="exact"/>
        </w:trPr>
        <w:tc>
          <w:tcPr>
            <w:tcW w:w="10717" w:type="dxa"/>
            <w:gridSpan w:val="8"/>
            <w:tcBorders>
              <w:top w:val="single" w:color="8FB6EA" w:sz="5" w:space="0"/>
            </w:tcBorders>
            <w:tcMar/>
          </w:tcPr>
          <w:p w:rsidRPr="00CC0718" w:rsidR="00C71DC8" w:rsidP="00244814" w:rsidRDefault="00C71DC8" w14:paraId="271565A4" w14:textId="77777777"/>
        </w:tc>
      </w:tr>
      <w:tr w:rsidRPr="00CC0718" w:rsidR="00C71DC8" w:rsidTr="3A33D0EC" w14:paraId="553742F7" w14:textId="77777777">
        <w:trPr>
          <w:trHeight w:val="602" w:hRule="exact"/>
        </w:trPr>
        <w:tc>
          <w:tcPr>
            <w:tcW w:w="10717" w:type="dxa"/>
            <w:gridSpan w:val="8"/>
            <w:shd w:val="clear" w:color="auto" w:fill="FFFFFF" w:themeFill="background1"/>
            <w:tcMar/>
          </w:tcPr>
          <w:p w:rsidRPr="00CC0718" w:rsidR="00C71DC8" w:rsidP="00244814" w:rsidRDefault="00C71DC8" w14:paraId="597AC07C" w14:textId="77777777">
            <w:pPr>
              <w:rPr>
                <w:b/>
                <w:color w:val="5C83B4"/>
                <w:spacing w:val="-2"/>
                <w:sz w:val="24"/>
              </w:rPr>
            </w:pPr>
            <w:bookmarkStart w:name="CodesAXIALCODEQ9Needsofmarketingsupporta" w:id="75"/>
            <w:bookmarkEnd w:id="75"/>
          </w:p>
        </w:tc>
      </w:tr>
      <w:tr w:rsidRPr="00CC0718" w:rsidR="00C71DC8" w:rsidTr="3A33D0EC" w14:paraId="59DF7460" w14:textId="77777777">
        <w:trPr>
          <w:trHeight w:val="458" w:hRule="exact"/>
        </w:trPr>
        <w:tc>
          <w:tcPr>
            <w:tcW w:w="1805" w:type="dxa"/>
            <w:shd w:val="clear" w:color="auto" w:fill="FFFFFF" w:themeFill="background1"/>
            <w:tcMar/>
          </w:tcPr>
          <w:p w:rsidRPr="00CC0718" w:rsidR="00C71DC8" w:rsidP="00244814" w:rsidRDefault="00C71DC8" w14:paraId="4410E97A" w14:textId="77777777">
            <w:pPr>
              <w:rPr>
                <w:b/>
                <w:color w:val="5C83B4"/>
                <w:spacing w:val="-2"/>
                <w:sz w:val="24"/>
              </w:rPr>
            </w:pPr>
            <w:r w:rsidRPr="00CC0718">
              <w:rPr>
                <w:b/>
                <w:color w:val="5C83B4"/>
                <w:spacing w:val="-2"/>
                <w:sz w:val="24"/>
              </w:rPr>
              <w:t>Nickname:</w:t>
            </w:r>
          </w:p>
        </w:tc>
        <w:tc>
          <w:tcPr>
            <w:tcW w:w="8912" w:type="dxa"/>
            <w:gridSpan w:val="7"/>
            <w:vMerge w:val="restart"/>
            <w:shd w:val="clear" w:color="auto" w:fill="FFFFFF" w:themeFill="background1"/>
            <w:tcMar/>
          </w:tcPr>
          <w:p w:rsidRPr="00CC0718" w:rsidR="00C71DC8" w:rsidP="3A33D0EC" w:rsidRDefault="00C71DC8" w14:paraId="57D9CECD" w14:textId="77777777">
            <w:pPr>
              <w:rPr>
                <w:b w:val="1"/>
                <w:bCs w:val="1"/>
                <w:color w:val="5C83B4"/>
                <w:spacing w:val="-2"/>
                <w:sz w:val="24"/>
                <w:szCs w:val="24"/>
                <w:lang w:val="en-US"/>
              </w:rPr>
            </w:pPr>
            <w:r w:rsidRPr="3A33D0EC" w:rsidR="00C71DC8">
              <w:rPr>
                <w:b w:val="1"/>
                <w:bCs w:val="1"/>
                <w:color w:val="5C83B4"/>
                <w:spacing w:val="-2"/>
                <w:sz w:val="24"/>
                <w:szCs w:val="24"/>
                <w:lang w:val="en-US"/>
              </w:rPr>
              <w:t>Codes\\AXIAL CODE\\Q9- Needs of marketing support and services\STRATEGIC MARKETING APPROCH\</w:t>
            </w:r>
            <w:r w:rsidRPr="3A33D0EC" w:rsidR="00C71DC8">
              <w:rPr>
                <w:b w:val="1"/>
                <w:bCs w:val="1"/>
                <w:color w:val="5C83B4"/>
                <w:spacing w:val="-2"/>
                <w:sz w:val="24"/>
                <w:szCs w:val="24"/>
                <w:lang w:val="en-US"/>
              </w:rPr>
              <w:t>Very specific</w:t>
            </w:r>
            <w:r w:rsidRPr="3A33D0EC" w:rsidR="00C71DC8">
              <w:rPr>
                <w:b w:val="1"/>
                <w:bCs w:val="1"/>
                <w:color w:val="5C83B4"/>
                <w:spacing w:val="-2"/>
                <w:sz w:val="24"/>
                <w:szCs w:val="24"/>
                <w:lang w:val="en-US"/>
              </w:rPr>
              <w:t xml:space="preserve"> demographic</w:t>
            </w:r>
          </w:p>
        </w:tc>
      </w:tr>
      <w:tr w:rsidRPr="00CC0718" w:rsidR="00C71DC8" w:rsidTr="3A33D0EC" w14:paraId="6DF735CE" w14:textId="77777777">
        <w:trPr>
          <w:trHeight w:val="444" w:hRule="exact"/>
        </w:trPr>
        <w:tc>
          <w:tcPr>
            <w:tcW w:w="1805" w:type="dxa"/>
            <w:shd w:val="clear" w:color="auto" w:fill="FFFFFF" w:themeFill="background1"/>
            <w:tcMar/>
          </w:tcPr>
          <w:p w:rsidRPr="00CC0718" w:rsidR="00C71DC8" w:rsidP="00244814" w:rsidRDefault="00C71DC8" w14:paraId="6C8061E9" w14:textId="77777777">
            <w:pPr>
              <w:rPr>
                <w:b/>
                <w:color w:val="5C83B4"/>
                <w:spacing w:val="-2"/>
                <w:sz w:val="24"/>
              </w:rPr>
            </w:pPr>
            <w:r w:rsidRPr="00CC0718">
              <w:rPr>
                <w:b/>
                <w:color w:val="5C83B4"/>
                <w:spacing w:val="-2"/>
                <w:sz w:val="24"/>
              </w:rPr>
              <w:t>Classification:</w:t>
            </w:r>
          </w:p>
        </w:tc>
        <w:tc>
          <w:tcPr>
            <w:tcW w:w="8912" w:type="dxa"/>
            <w:gridSpan w:val="7"/>
            <w:vMerge/>
            <w:tcMar/>
          </w:tcPr>
          <w:p w:rsidRPr="00CC0718" w:rsidR="00C71DC8" w:rsidP="00244814" w:rsidRDefault="00C71DC8" w14:paraId="14391C16" w14:textId="77777777"/>
        </w:tc>
      </w:tr>
      <w:tr w:rsidRPr="00CC0718" w:rsidR="00C71DC8" w:rsidTr="3A33D0EC" w14:paraId="510210ED" w14:textId="77777777">
        <w:trPr>
          <w:trHeight w:val="459" w:hRule="exact"/>
        </w:trPr>
        <w:tc>
          <w:tcPr>
            <w:tcW w:w="1805" w:type="dxa"/>
            <w:shd w:val="clear" w:color="auto" w:fill="FFFFFF" w:themeFill="background1"/>
            <w:tcMar/>
          </w:tcPr>
          <w:p w:rsidRPr="00CC0718" w:rsidR="00C71DC8" w:rsidP="00244814" w:rsidRDefault="00C71DC8" w14:paraId="3FD81A6B" w14:textId="77777777">
            <w:pPr>
              <w:rPr>
                <w:b/>
                <w:color w:val="5C83B4"/>
                <w:spacing w:val="-2"/>
                <w:sz w:val="24"/>
              </w:rPr>
            </w:pPr>
            <w:r w:rsidRPr="00CC0718">
              <w:rPr>
                <w:b/>
                <w:color w:val="5C83B4"/>
                <w:spacing w:val="-2"/>
                <w:sz w:val="24"/>
              </w:rPr>
              <w:t>Aggregated:</w:t>
            </w:r>
          </w:p>
        </w:tc>
        <w:tc>
          <w:tcPr>
            <w:tcW w:w="8912" w:type="dxa"/>
            <w:gridSpan w:val="7"/>
            <w:shd w:val="clear" w:color="auto" w:fill="FFFFFF" w:themeFill="background1"/>
            <w:tcMar/>
          </w:tcPr>
          <w:p w:rsidRPr="00CC0718" w:rsidR="00C71DC8" w:rsidP="00244814" w:rsidRDefault="00C71DC8" w14:paraId="607A5B01" w14:textId="77777777">
            <w:pPr>
              <w:rPr>
                <w:b/>
                <w:color w:val="5C83B4"/>
                <w:spacing w:val="-2"/>
                <w:sz w:val="24"/>
              </w:rPr>
            </w:pPr>
            <w:r w:rsidRPr="00CC0718">
              <w:rPr>
                <w:b/>
                <w:color w:val="5C83B4"/>
                <w:spacing w:val="-2"/>
                <w:sz w:val="24"/>
              </w:rPr>
              <w:t>No</w:t>
            </w:r>
          </w:p>
        </w:tc>
      </w:tr>
      <w:tr w:rsidRPr="00CC0718" w:rsidR="00C71DC8" w:rsidTr="3A33D0EC" w14:paraId="4E3501E7" w14:textId="77777777">
        <w:trPr>
          <w:trHeight w:val="329" w:hRule="exact"/>
        </w:trPr>
        <w:tc>
          <w:tcPr>
            <w:tcW w:w="3381" w:type="dxa"/>
            <w:gridSpan w:val="2"/>
            <w:tcBorders>
              <w:bottom w:val="single" w:color="8FB6EA" w:sz="5" w:space="0"/>
            </w:tcBorders>
            <w:shd w:val="clear" w:color="auto" w:fill="FFFFFF" w:themeFill="background1"/>
            <w:tcMar/>
          </w:tcPr>
          <w:p w:rsidRPr="00CC0718" w:rsidR="00C71DC8" w:rsidP="00244814" w:rsidRDefault="00C71DC8" w14:paraId="57502C96" w14:textId="77777777">
            <w:pPr>
              <w:rPr>
                <w:color w:val="000000"/>
                <w:spacing w:val="-2"/>
                <w:sz w:val="18"/>
              </w:rPr>
            </w:pPr>
            <w:r w:rsidRPr="00CC0718">
              <w:rPr>
                <w:color w:val="000000"/>
                <w:spacing w:val="-2"/>
                <w:sz w:val="18"/>
              </w:rPr>
              <w:t>Document</w:t>
            </w:r>
          </w:p>
        </w:tc>
        <w:tc>
          <w:tcPr>
            <w:tcW w:w="1132" w:type="dxa"/>
            <w:tcBorders>
              <w:bottom w:val="single" w:color="8FB6EA" w:sz="5" w:space="0"/>
            </w:tcBorders>
            <w:shd w:val="clear" w:color="auto" w:fill="FFFFFF" w:themeFill="background1"/>
            <w:tcMar/>
          </w:tcPr>
          <w:p w:rsidRPr="00CC0718" w:rsidR="00C71DC8" w:rsidP="00244814" w:rsidRDefault="00C71DC8" w14:paraId="39CB6430" w14:textId="77777777">
            <w:pPr>
              <w:rPr>
                <w:color w:val="000000"/>
                <w:spacing w:val="-2"/>
                <w:sz w:val="18"/>
              </w:rPr>
            </w:pPr>
            <w:r w:rsidRPr="00CC0718">
              <w:rPr>
                <w:color w:val="000000"/>
                <w:spacing w:val="-2"/>
                <w:sz w:val="18"/>
              </w:rPr>
              <w:t>1</w:t>
            </w:r>
          </w:p>
        </w:tc>
        <w:tc>
          <w:tcPr>
            <w:tcW w:w="1576" w:type="dxa"/>
            <w:gridSpan w:val="2"/>
            <w:tcBorders>
              <w:bottom w:val="single" w:color="8FB6EA" w:sz="5" w:space="0"/>
            </w:tcBorders>
            <w:shd w:val="clear" w:color="auto" w:fill="FFFFFF" w:themeFill="background1"/>
            <w:tcMar/>
          </w:tcPr>
          <w:p w:rsidRPr="00CC0718" w:rsidR="00C71DC8" w:rsidP="00244814" w:rsidRDefault="00C71DC8" w14:paraId="4ACF5C47" w14:textId="77777777">
            <w:pPr>
              <w:rPr>
                <w:color w:val="000000"/>
                <w:spacing w:val="-2"/>
                <w:sz w:val="18"/>
              </w:rPr>
            </w:pPr>
            <w:r w:rsidRPr="00CC0718">
              <w:rPr>
                <w:color w:val="000000"/>
                <w:spacing w:val="-2"/>
                <w:sz w:val="18"/>
              </w:rPr>
              <w:t>1</w:t>
            </w:r>
          </w:p>
        </w:tc>
        <w:tc>
          <w:tcPr>
            <w:tcW w:w="1362" w:type="dxa"/>
            <w:tcBorders>
              <w:bottom w:val="single" w:color="8FB6EA" w:sz="5" w:space="0"/>
            </w:tcBorders>
            <w:shd w:val="clear" w:color="auto" w:fill="FFFFFF" w:themeFill="background1"/>
            <w:tcMar/>
          </w:tcPr>
          <w:p w:rsidRPr="00CC0718" w:rsidR="00C71DC8" w:rsidP="00244814" w:rsidRDefault="00C71DC8" w14:paraId="1013FDA4" w14:textId="77777777">
            <w:pPr>
              <w:rPr>
                <w:color w:val="000000"/>
                <w:spacing w:val="-2"/>
                <w:sz w:val="18"/>
              </w:rPr>
            </w:pPr>
            <w:r w:rsidRPr="00CC0718">
              <w:rPr>
                <w:color w:val="000000"/>
                <w:spacing w:val="-2"/>
                <w:sz w:val="18"/>
              </w:rPr>
              <w:t>7</w:t>
            </w:r>
          </w:p>
        </w:tc>
        <w:tc>
          <w:tcPr>
            <w:tcW w:w="1690" w:type="dxa"/>
            <w:tcBorders>
              <w:bottom w:val="single" w:color="8FB6EA" w:sz="5" w:space="0"/>
            </w:tcBorders>
            <w:shd w:val="clear" w:color="auto" w:fill="FFFFFF" w:themeFill="background1"/>
            <w:tcMar/>
          </w:tcPr>
          <w:p w:rsidRPr="00CC0718" w:rsidR="00C71DC8" w:rsidP="00244814" w:rsidRDefault="00C71DC8" w14:paraId="69F63AFE" w14:textId="77777777">
            <w:pPr>
              <w:rPr>
                <w:color w:val="000000"/>
                <w:spacing w:val="-2"/>
                <w:sz w:val="18"/>
              </w:rPr>
            </w:pPr>
            <w:r w:rsidRPr="00CC0718">
              <w:rPr>
                <w:color w:val="000000"/>
                <w:spacing w:val="-2"/>
                <w:sz w:val="18"/>
              </w:rPr>
              <w:t>1</w:t>
            </w:r>
          </w:p>
        </w:tc>
        <w:tc>
          <w:tcPr>
            <w:tcW w:w="1576" w:type="dxa"/>
            <w:tcBorders>
              <w:bottom w:val="single" w:color="8FB6EA" w:sz="5" w:space="0"/>
            </w:tcBorders>
            <w:shd w:val="clear" w:color="auto" w:fill="FFFFFF" w:themeFill="background1"/>
            <w:tcMar/>
          </w:tcPr>
          <w:p w:rsidRPr="00CC0718" w:rsidR="00C71DC8" w:rsidP="00244814" w:rsidRDefault="00C71DC8" w14:paraId="264207E1" w14:textId="77777777">
            <w:pPr>
              <w:rPr>
                <w:color w:val="000000"/>
                <w:spacing w:val="-2"/>
                <w:sz w:val="18"/>
              </w:rPr>
            </w:pPr>
          </w:p>
        </w:tc>
      </w:tr>
      <w:tr w:rsidRPr="00CC0718" w:rsidR="00C71DC8" w:rsidTr="3A33D0EC" w14:paraId="50220000" w14:textId="77777777">
        <w:trPr>
          <w:trHeight w:val="459" w:hRule="exact"/>
        </w:trPr>
        <w:tc>
          <w:tcPr>
            <w:tcW w:w="10717" w:type="dxa"/>
            <w:gridSpan w:val="8"/>
            <w:tcBorders>
              <w:top w:val="single" w:color="8FB6EA" w:sz="5" w:space="0"/>
            </w:tcBorders>
            <w:tcMar/>
          </w:tcPr>
          <w:p w:rsidRPr="00CC0718" w:rsidR="00C71DC8" w:rsidP="00244814" w:rsidRDefault="00C71DC8" w14:paraId="6296D97A" w14:textId="77777777"/>
        </w:tc>
      </w:tr>
      <w:tr w:rsidRPr="00CC0718" w:rsidR="00C71DC8" w:rsidTr="3A33D0EC" w14:paraId="5D04B029" w14:textId="77777777">
        <w:trPr>
          <w:trHeight w:val="329" w:hRule="exact"/>
        </w:trPr>
        <w:tc>
          <w:tcPr>
            <w:tcW w:w="10717" w:type="dxa"/>
            <w:gridSpan w:val="8"/>
            <w:shd w:val="clear" w:color="auto" w:fill="FFFFFF" w:themeFill="background1"/>
            <w:tcMar/>
          </w:tcPr>
          <w:p w:rsidRPr="00CC0718" w:rsidR="00C71DC8" w:rsidP="00244814" w:rsidRDefault="00C71DC8" w14:paraId="4366E24E" w14:textId="77777777">
            <w:pPr>
              <w:rPr>
                <w:b/>
                <w:color w:val="5C83B4"/>
                <w:spacing w:val="-2"/>
                <w:sz w:val="24"/>
              </w:rPr>
            </w:pPr>
            <w:bookmarkStart w:name="CodesAXIALCODEZAdditionalInformation" w:id="76"/>
            <w:bookmarkEnd w:id="76"/>
          </w:p>
        </w:tc>
      </w:tr>
      <w:tr w:rsidRPr="00CC0718" w:rsidR="00C71DC8" w:rsidTr="3A33D0EC" w14:paraId="4450B8EC" w14:textId="77777777">
        <w:trPr>
          <w:trHeight w:val="459" w:hRule="exact"/>
        </w:trPr>
        <w:tc>
          <w:tcPr>
            <w:tcW w:w="1805" w:type="dxa"/>
            <w:shd w:val="clear" w:color="auto" w:fill="FFFFFF" w:themeFill="background1"/>
            <w:tcMar/>
          </w:tcPr>
          <w:p w:rsidRPr="00CC0718" w:rsidR="00C71DC8" w:rsidP="00244814" w:rsidRDefault="00C71DC8" w14:paraId="17E70F55" w14:textId="77777777">
            <w:pPr>
              <w:rPr>
                <w:b/>
                <w:color w:val="5C83B4"/>
                <w:spacing w:val="-2"/>
                <w:sz w:val="24"/>
              </w:rPr>
            </w:pPr>
            <w:r w:rsidRPr="00CC0718">
              <w:rPr>
                <w:b/>
                <w:color w:val="5C83B4"/>
                <w:spacing w:val="-2"/>
                <w:sz w:val="24"/>
              </w:rPr>
              <w:t>Nickname:</w:t>
            </w:r>
          </w:p>
        </w:tc>
        <w:tc>
          <w:tcPr>
            <w:tcW w:w="8912" w:type="dxa"/>
            <w:gridSpan w:val="7"/>
            <w:vMerge w:val="restart"/>
            <w:shd w:val="clear" w:color="auto" w:fill="FFFFFF" w:themeFill="background1"/>
            <w:tcMar/>
          </w:tcPr>
          <w:p w:rsidRPr="00CC0718" w:rsidR="00C71DC8" w:rsidP="00244814" w:rsidRDefault="00C71DC8" w14:paraId="1643DBB7" w14:textId="77777777">
            <w:pPr>
              <w:rPr>
                <w:b/>
                <w:color w:val="5C83B4"/>
                <w:spacing w:val="-2"/>
                <w:sz w:val="24"/>
              </w:rPr>
            </w:pPr>
            <w:r w:rsidRPr="00CC0718">
              <w:rPr>
                <w:b/>
                <w:color w:val="5C83B4"/>
                <w:spacing w:val="-2"/>
                <w:sz w:val="24"/>
              </w:rPr>
              <w:t>Codes\\AXIAL CODE\\Z - Additional Information</w:t>
            </w:r>
          </w:p>
        </w:tc>
      </w:tr>
      <w:tr w:rsidRPr="00CC0718" w:rsidR="00C71DC8" w:rsidTr="3A33D0EC" w14:paraId="1B04B95B" w14:textId="77777777">
        <w:trPr>
          <w:trHeight w:val="444" w:hRule="exact"/>
        </w:trPr>
        <w:tc>
          <w:tcPr>
            <w:tcW w:w="1805" w:type="dxa"/>
            <w:shd w:val="clear" w:color="auto" w:fill="FFFFFF" w:themeFill="background1"/>
            <w:tcMar/>
          </w:tcPr>
          <w:p w:rsidRPr="00CC0718" w:rsidR="00C71DC8" w:rsidP="00244814" w:rsidRDefault="00C71DC8" w14:paraId="67D30D79" w14:textId="77777777">
            <w:pPr>
              <w:rPr>
                <w:b/>
                <w:color w:val="5C83B4"/>
                <w:spacing w:val="-2"/>
                <w:sz w:val="24"/>
              </w:rPr>
            </w:pPr>
            <w:r w:rsidRPr="00CC0718">
              <w:rPr>
                <w:b/>
                <w:color w:val="5C83B4"/>
                <w:spacing w:val="-2"/>
                <w:sz w:val="24"/>
              </w:rPr>
              <w:t>Classification:</w:t>
            </w:r>
          </w:p>
        </w:tc>
        <w:tc>
          <w:tcPr>
            <w:tcW w:w="8912" w:type="dxa"/>
            <w:gridSpan w:val="7"/>
            <w:vMerge/>
            <w:tcMar/>
          </w:tcPr>
          <w:p w:rsidRPr="00CC0718" w:rsidR="00C71DC8" w:rsidP="00244814" w:rsidRDefault="00C71DC8" w14:paraId="26B8CFB2" w14:textId="77777777"/>
        </w:tc>
      </w:tr>
      <w:tr w:rsidRPr="00CC0718" w:rsidR="00C71DC8" w:rsidTr="3A33D0EC" w14:paraId="78EC02B6" w14:textId="77777777">
        <w:trPr>
          <w:trHeight w:val="458" w:hRule="exact"/>
        </w:trPr>
        <w:tc>
          <w:tcPr>
            <w:tcW w:w="1805" w:type="dxa"/>
            <w:shd w:val="clear" w:color="auto" w:fill="FFFFFF" w:themeFill="background1"/>
            <w:tcMar/>
          </w:tcPr>
          <w:p w:rsidRPr="00CC0718" w:rsidR="00C71DC8" w:rsidP="00244814" w:rsidRDefault="00C71DC8" w14:paraId="1F479BCC" w14:textId="77777777">
            <w:pPr>
              <w:rPr>
                <w:b/>
                <w:color w:val="5C83B4"/>
                <w:spacing w:val="-2"/>
                <w:sz w:val="24"/>
              </w:rPr>
            </w:pPr>
            <w:r w:rsidRPr="00CC0718">
              <w:rPr>
                <w:b/>
                <w:color w:val="5C83B4"/>
                <w:spacing w:val="-2"/>
                <w:sz w:val="24"/>
              </w:rPr>
              <w:t>Aggregated:</w:t>
            </w:r>
          </w:p>
        </w:tc>
        <w:tc>
          <w:tcPr>
            <w:tcW w:w="8912" w:type="dxa"/>
            <w:gridSpan w:val="7"/>
            <w:shd w:val="clear" w:color="auto" w:fill="FFFFFF" w:themeFill="background1"/>
            <w:tcMar/>
          </w:tcPr>
          <w:p w:rsidRPr="00CC0718" w:rsidR="00C71DC8" w:rsidP="00244814" w:rsidRDefault="00C71DC8" w14:paraId="19309C61" w14:textId="77777777">
            <w:pPr>
              <w:rPr>
                <w:b/>
                <w:color w:val="5C83B4"/>
                <w:spacing w:val="-2"/>
                <w:sz w:val="24"/>
              </w:rPr>
            </w:pPr>
            <w:r w:rsidRPr="00CC0718">
              <w:rPr>
                <w:b/>
                <w:color w:val="5C83B4"/>
                <w:spacing w:val="-2"/>
                <w:sz w:val="24"/>
              </w:rPr>
              <w:t>Yes</w:t>
            </w:r>
          </w:p>
        </w:tc>
      </w:tr>
      <w:tr w:rsidRPr="00CC0718" w:rsidR="00C71DC8" w:rsidTr="3A33D0EC" w14:paraId="434064A4" w14:textId="77777777">
        <w:trPr>
          <w:trHeight w:val="344" w:hRule="exact"/>
        </w:trPr>
        <w:tc>
          <w:tcPr>
            <w:tcW w:w="3381" w:type="dxa"/>
            <w:gridSpan w:val="2"/>
            <w:tcBorders>
              <w:bottom w:val="single" w:color="8FB6EA" w:sz="5" w:space="0"/>
            </w:tcBorders>
            <w:shd w:val="clear" w:color="auto" w:fill="FFFFFF" w:themeFill="background1"/>
            <w:tcMar/>
          </w:tcPr>
          <w:p w:rsidRPr="00CC0718" w:rsidR="00C71DC8" w:rsidP="00244814" w:rsidRDefault="00C71DC8" w14:paraId="1130F948" w14:textId="77777777">
            <w:pPr>
              <w:rPr>
                <w:color w:val="000000"/>
                <w:spacing w:val="-2"/>
                <w:sz w:val="18"/>
              </w:rPr>
            </w:pPr>
            <w:r w:rsidRPr="00CC0718">
              <w:rPr>
                <w:color w:val="000000"/>
                <w:spacing w:val="-2"/>
                <w:sz w:val="18"/>
              </w:rPr>
              <w:t>Document</w:t>
            </w:r>
          </w:p>
        </w:tc>
        <w:tc>
          <w:tcPr>
            <w:tcW w:w="1132" w:type="dxa"/>
            <w:tcBorders>
              <w:bottom w:val="single" w:color="8FB6EA" w:sz="5" w:space="0"/>
            </w:tcBorders>
            <w:shd w:val="clear" w:color="auto" w:fill="FFFFFF" w:themeFill="background1"/>
            <w:tcMar/>
          </w:tcPr>
          <w:p w:rsidRPr="00CC0718" w:rsidR="00C71DC8" w:rsidP="00244814" w:rsidRDefault="00C71DC8" w14:paraId="1ED7E7B2" w14:textId="77777777">
            <w:pPr>
              <w:rPr>
                <w:color w:val="000000"/>
                <w:spacing w:val="-2"/>
                <w:sz w:val="18"/>
              </w:rPr>
            </w:pPr>
            <w:r w:rsidRPr="00CC0718">
              <w:rPr>
                <w:color w:val="000000"/>
                <w:spacing w:val="-2"/>
                <w:sz w:val="18"/>
              </w:rPr>
              <w:t>2</w:t>
            </w:r>
          </w:p>
        </w:tc>
        <w:tc>
          <w:tcPr>
            <w:tcW w:w="1576" w:type="dxa"/>
            <w:gridSpan w:val="2"/>
            <w:tcBorders>
              <w:bottom w:val="single" w:color="8FB6EA" w:sz="5" w:space="0"/>
            </w:tcBorders>
            <w:shd w:val="clear" w:color="auto" w:fill="FFFFFF" w:themeFill="background1"/>
            <w:tcMar/>
          </w:tcPr>
          <w:p w:rsidRPr="00CC0718" w:rsidR="00C71DC8" w:rsidP="00244814" w:rsidRDefault="00C71DC8" w14:paraId="5BE05567" w14:textId="77777777">
            <w:pPr>
              <w:rPr>
                <w:color w:val="000000"/>
                <w:spacing w:val="-2"/>
                <w:sz w:val="18"/>
              </w:rPr>
            </w:pPr>
            <w:r w:rsidRPr="00CC0718">
              <w:rPr>
                <w:color w:val="000000"/>
                <w:spacing w:val="-2"/>
                <w:sz w:val="18"/>
              </w:rPr>
              <w:t>19</w:t>
            </w:r>
          </w:p>
        </w:tc>
        <w:tc>
          <w:tcPr>
            <w:tcW w:w="1362" w:type="dxa"/>
            <w:tcBorders>
              <w:bottom w:val="single" w:color="8FB6EA" w:sz="5" w:space="0"/>
            </w:tcBorders>
            <w:shd w:val="clear" w:color="auto" w:fill="FFFFFF" w:themeFill="background1"/>
            <w:tcMar/>
          </w:tcPr>
          <w:p w:rsidRPr="00CC0718" w:rsidR="00C71DC8" w:rsidP="00244814" w:rsidRDefault="00C71DC8" w14:paraId="48394408" w14:textId="77777777">
            <w:pPr>
              <w:rPr>
                <w:color w:val="000000"/>
                <w:spacing w:val="-2"/>
                <w:sz w:val="18"/>
              </w:rPr>
            </w:pPr>
            <w:r w:rsidRPr="00CC0718">
              <w:rPr>
                <w:color w:val="000000"/>
                <w:spacing w:val="-2"/>
                <w:sz w:val="18"/>
              </w:rPr>
              <w:t>319</w:t>
            </w:r>
          </w:p>
        </w:tc>
        <w:tc>
          <w:tcPr>
            <w:tcW w:w="1690" w:type="dxa"/>
            <w:tcBorders>
              <w:bottom w:val="single" w:color="8FB6EA" w:sz="5" w:space="0"/>
            </w:tcBorders>
            <w:shd w:val="clear" w:color="auto" w:fill="FFFFFF" w:themeFill="background1"/>
            <w:tcMar/>
          </w:tcPr>
          <w:p w:rsidRPr="00CC0718" w:rsidR="00C71DC8" w:rsidP="00244814" w:rsidRDefault="00C71DC8" w14:paraId="57F3CB29" w14:textId="77777777">
            <w:pPr>
              <w:rPr>
                <w:color w:val="000000"/>
                <w:spacing w:val="-2"/>
                <w:sz w:val="18"/>
              </w:rPr>
            </w:pPr>
            <w:r w:rsidRPr="00CC0718">
              <w:rPr>
                <w:color w:val="000000"/>
                <w:spacing w:val="-2"/>
                <w:sz w:val="18"/>
              </w:rPr>
              <w:t>19</w:t>
            </w:r>
          </w:p>
        </w:tc>
        <w:tc>
          <w:tcPr>
            <w:tcW w:w="1576" w:type="dxa"/>
            <w:tcBorders>
              <w:bottom w:val="single" w:color="8FB6EA" w:sz="5" w:space="0"/>
            </w:tcBorders>
            <w:shd w:val="clear" w:color="auto" w:fill="FFFFFF" w:themeFill="background1"/>
            <w:tcMar/>
          </w:tcPr>
          <w:p w:rsidRPr="00CC0718" w:rsidR="00C71DC8" w:rsidP="00244814" w:rsidRDefault="00C71DC8" w14:paraId="3EC5BF15" w14:textId="77777777">
            <w:pPr>
              <w:rPr>
                <w:color w:val="000000"/>
                <w:spacing w:val="-2"/>
                <w:sz w:val="18"/>
              </w:rPr>
            </w:pPr>
          </w:p>
        </w:tc>
      </w:tr>
      <w:tr w:rsidRPr="00CC0718" w:rsidR="00C71DC8" w:rsidTr="3A33D0EC" w14:paraId="799673EB" w14:textId="77777777">
        <w:trPr>
          <w:trHeight w:val="444" w:hRule="exact"/>
        </w:trPr>
        <w:tc>
          <w:tcPr>
            <w:tcW w:w="10717" w:type="dxa"/>
            <w:gridSpan w:val="8"/>
            <w:tcBorders>
              <w:top w:val="single" w:color="8FB6EA" w:sz="5" w:space="0"/>
            </w:tcBorders>
            <w:tcMar/>
          </w:tcPr>
          <w:p w:rsidRPr="00CC0718" w:rsidR="00C71DC8" w:rsidP="00244814" w:rsidRDefault="00C71DC8" w14:paraId="1861C385" w14:textId="77777777"/>
        </w:tc>
      </w:tr>
      <w:tr w:rsidRPr="00CC0718" w:rsidR="00C71DC8" w:rsidTr="3A33D0EC" w14:paraId="7ABB6070" w14:textId="77777777">
        <w:trPr>
          <w:trHeight w:val="344" w:hRule="exact"/>
        </w:trPr>
        <w:tc>
          <w:tcPr>
            <w:tcW w:w="10717" w:type="dxa"/>
            <w:gridSpan w:val="8"/>
            <w:shd w:val="clear" w:color="auto" w:fill="FFFFFF" w:themeFill="background1"/>
            <w:tcMar/>
          </w:tcPr>
          <w:p w:rsidRPr="00CC0718" w:rsidR="00C71DC8" w:rsidP="00244814" w:rsidRDefault="00C71DC8" w14:paraId="1BE9FDD4" w14:textId="77777777">
            <w:pPr>
              <w:rPr>
                <w:b/>
                <w:color w:val="5C83B4"/>
                <w:spacing w:val="-2"/>
                <w:sz w:val="24"/>
              </w:rPr>
            </w:pPr>
          </w:p>
        </w:tc>
      </w:tr>
      <w:tr w:rsidRPr="00CC0718" w:rsidR="00C71DC8" w:rsidTr="3A33D0EC" w14:paraId="34AE3039" w14:textId="77777777">
        <w:trPr>
          <w:trHeight w:val="445" w:hRule="exact"/>
        </w:trPr>
        <w:tc>
          <w:tcPr>
            <w:tcW w:w="1805" w:type="dxa"/>
            <w:shd w:val="clear" w:color="auto" w:fill="FFFFFF" w:themeFill="background1"/>
            <w:tcMar/>
          </w:tcPr>
          <w:p w:rsidRPr="00CC0718" w:rsidR="00C71DC8" w:rsidP="00244814" w:rsidRDefault="00C71DC8" w14:paraId="016FB243" w14:textId="77777777">
            <w:pPr>
              <w:rPr>
                <w:b/>
                <w:color w:val="5C83B4"/>
                <w:spacing w:val="-2"/>
                <w:sz w:val="24"/>
              </w:rPr>
            </w:pPr>
            <w:r w:rsidRPr="00CC0718">
              <w:rPr>
                <w:b/>
                <w:color w:val="5C83B4"/>
                <w:spacing w:val="-2"/>
                <w:sz w:val="24"/>
              </w:rPr>
              <w:t>Nickname:</w:t>
            </w:r>
          </w:p>
        </w:tc>
        <w:tc>
          <w:tcPr>
            <w:tcW w:w="8912" w:type="dxa"/>
            <w:gridSpan w:val="7"/>
            <w:vMerge w:val="restart"/>
            <w:shd w:val="clear" w:color="auto" w:fill="FFFFFF" w:themeFill="background1"/>
            <w:tcMar/>
          </w:tcPr>
          <w:p w:rsidRPr="00CC0718" w:rsidR="00C71DC8" w:rsidP="00244814" w:rsidRDefault="00C71DC8" w14:paraId="35165456" w14:textId="77777777">
            <w:pPr>
              <w:rPr>
                <w:b/>
                <w:color w:val="5C83B4"/>
                <w:spacing w:val="-2"/>
                <w:sz w:val="24"/>
              </w:rPr>
            </w:pPr>
            <w:r w:rsidRPr="00CC0718">
              <w:rPr>
                <w:b/>
                <w:color w:val="5C83B4"/>
                <w:spacing w:val="-2"/>
                <w:sz w:val="24"/>
              </w:rPr>
              <w:t>Codes\\AXIAL CODE\\Z - Additional Information\CLUB MANAGEMENT AND STRUCTURE</w:t>
            </w:r>
          </w:p>
        </w:tc>
      </w:tr>
      <w:tr w:rsidRPr="00CC0718" w:rsidR="00C71DC8" w:rsidTr="3A33D0EC" w14:paraId="59E1E99A" w14:textId="77777777">
        <w:trPr>
          <w:trHeight w:val="458" w:hRule="exact"/>
        </w:trPr>
        <w:tc>
          <w:tcPr>
            <w:tcW w:w="1805" w:type="dxa"/>
            <w:shd w:val="clear" w:color="auto" w:fill="FFFFFF" w:themeFill="background1"/>
            <w:tcMar/>
          </w:tcPr>
          <w:p w:rsidRPr="00CC0718" w:rsidR="00C71DC8" w:rsidP="00244814" w:rsidRDefault="00C71DC8" w14:paraId="197CDCE7" w14:textId="77777777">
            <w:pPr>
              <w:rPr>
                <w:b/>
                <w:color w:val="5C83B4"/>
                <w:spacing w:val="-2"/>
                <w:sz w:val="24"/>
              </w:rPr>
            </w:pPr>
            <w:r w:rsidRPr="00CC0718">
              <w:rPr>
                <w:b/>
                <w:color w:val="5C83B4"/>
                <w:spacing w:val="-2"/>
                <w:sz w:val="24"/>
              </w:rPr>
              <w:t>Classification:</w:t>
            </w:r>
          </w:p>
        </w:tc>
        <w:tc>
          <w:tcPr>
            <w:tcW w:w="8912" w:type="dxa"/>
            <w:gridSpan w:val="7"/>
            <w:vMerge/>
            <w:tcMar/>
          </w:tcPr>
          <w:p w:rsidRPr="00CC0718" w:rsidR="00C71DC8" w:rsidP="00244814" w:rsidRDefault="00C71DC8" w14:paraId="6633521C" w14:textId="77777777"/>
        </w:tc>
      </w:tr>
      <w:tr w:rsidRPr="00CC0718" w:rsidR="00C71DC8" w:rsidTr="3A33D0EC" w14:paraId="64D8E3A0" w14:textId="77777777">
        <w:trPr>
          <w:trHeight w:val="444" w:hRule="exact"/>
        </w:trPr>
        <w:tc>
          <w:tcPr>
            <w:tcW w:w="1805" w:type="dxa"/>
            <w:shd w:val="clear" w:color="auto" w:fill="FFFFFF" w:themeFill="background1"/>
            <w:tcMar/>
          </w:tcPr>
          <w:p w:rsidRPr="00CC0718" w:rsidR="00C71DC8" w:rsidP="00244814" w:rsidRDefault="00C71DC8" w14:paraId="4ACBB0FB" w14:textId="77777777">
            <w:pPr>
              <w:rPr>
                <w:b/>
                <w:color w:val="5C83B4"/>
                <w:spacing w:val="-2"/>
                <w:sz w:val="24"/>
              </w:rPr>
            </w:pPr>
            <w:r w:rsidRPr="00CC0718">
              <w:rPr>
                <w:b/>
                <w:color w:val="5C83B4"/>
                <w:spacing w:val="-2"/>
                <w:sz w:val="24"/>
              </w:rPr>
              <w:t>Aggregated:</w:t>
            </w:r>
          </w:p>
        </w:tc>
        <w:tc>
          <w:tcPr>
            <w:tcW w:w="8912" w:type="dxa"/>
            <w:gridSpan w:val="7"/>
            <w:shd w:val="clear" w:color="auto" w:fill="FFFFFF" w:themeFill="background1"/>
            <w:tcMar/>
          </w:tcPr>
          <w:p w:rsidRPr="00CC0718" w:rsidR="00C71DC8" w:rsidP="00244814" w:rsidRDefault="00C71DC8" w14:paraId="03516694" w14:textId="77777777">
            <w:pPr>
              <w:rPr>
                <w:b/>
                <w:color w:val="5C83B4"/>
                <w:spacing w:val="-2"/>
                <w:sz w:val="24"/>
              </w:rPr>
            </w:pPr>
            <w:r w:rsidRPr="00CC0718">
              <w:rPr>
                <w:b/>
                <w:color w:val="5C83B4"/>
                <w:spacing w:val="-2"/>
                <w:sz w:val="24"/>
              </w:rPr>
              <w:t>Yes</w:t>
            </w:r>
          </w:p>
        </w:tc>
      </w:tr>
      <w:tr w:rsidRPr="00CC0718" w:rsidR="00C71DC8" w:rsidTr="3A33D0EC" w14:paraId="05555010" w14:textId="77777777">
        <w:trPr>
          <w:trHeight w:val="344" w:hRule="exact"/>
        </w:trPr>
        <w:tc>
          <w:tcPr>
            <w:tcW w:w="3381" w:type="dxa"/>
            <w:gridSpan w:val="2"/>
            <w:tcBorders>
              <w:bottom w:val="single" w:color="8FB6EA" w:sz="5" w:space="0"/>
            </w:tcBorders>
            <w:shd w:val="clear" w:color="auto" w:fill="FFFFFF" w:themeFill="background1"/>
            <w:tcMar/>
          </w:tcPr>
          <w:p w:rsidRPr="00CC0718" w:rsidR="00C71DC8" w:rsidP="00244814" w:rsidRDefault="00C71DC8" w14:paraId="6FA1633E" w14:textId="77777777">
            <w:pPr>
              <w:rPr>
                <w:color w:val="000000"/>
                <w:spacing w:val="-2"/>
                <w:sz w:val="18"/>
              </w:rPr>
            </w:pPr>
            <w:r w:rsidRPr="00CC0718">
              <w:rPr>
                <w:color w:val="000000"/>
                <w:spacing w:val="-2"/>
                <w:sz w:val="18"/>
              </w:rPr>
              <w:t>Document</w:t>
            </w:r>
          </w:p>
        </w:tc>
        <w:tc>
          <w:tcPr>
            <w:tcW w:w="1132" w:type="dxa"/>
            <w:tcBorders>
              <w:bottom w:val="single" w:color="8FB6EA" w:sz="5" w:space="0"/>
            </w:tcBorders>
            <w:shd w:val="clear" w:color="auto" w:fill="FFFFFF" w:themeFill="background1"/>
            <w:tcMar/>
          </w:tcPr>
          <w:p w:rsidRPr="00CC0718" w:rsidR="00C71DC8" w:rsidP="00244814" w:rsidRDefault="00C71DC8" w14:paraId="1D692482" w14:textId="77777777">
            <w:pPr>
              <w:rPr>
                <w:color w:val="000000"/>
                <w:spacing w:val="-2"/>
                <w:sz w:val="18"/>
              </w:rPr>
            </w:pPr>
            <w:r w:rsidRPr="00CC0718">
              <w:rPr>
                <w:color w:val="000000"/>
                <w:spacing w:val="-2"/>
                <w:sz w:val="18"/>
              </w:rPr>
              <w:t>2</w:t>
            </w:r>
          </w:p>
        </w:tc>
        <w:tc>
          <w:tcPr>
            <w:tcW w:w="1576" w:type="dxa"/>
            <w:gridSpan w:val="2"/>
            <w:tcBorders>
              <w:bottom w:val="single" w:color="8FB6EA" w:sz="5" w:space="0"/>
            </w:tcBorders>
            <w:shd w:val="clear" w:color="auto" w:fill="FFFFFF" w:themeFill="background1"/>
            <w:tcMar/>
          </w:tcPr>
          <w:p w:rsidRPr="00CC0718" w:rsidR="00C71DC8" w:rsidP="00244814" w:rsidRDefault="00C71DC8" w14:paraId="65AA40C1" w14:textId="77777777">
            <w:pPr>
              <w:rPr>
                <w:color w:val="000000"/>
                <w:spacing w:val="-2"/>
                <w:sz w:val="18"/>
              </w:rPr>
            </w:pPr>
            <w:r w:rsidRPr="00CC0718">
              <w:rPr>
                <w:color w:val="000000"/>
                <w:spacing w:val="-2"/>
                <w:sz w:val="18"/>
              </w:rPr>
              <w:t>4</w:t>
            </w:r>
          </w:p>
        </w:tc>
        <w:tc>
          <w:tcPr>
            <w:tcW w:w="1362" w:type="dxa"/>
            <w:tcBorders>
              <w:bottom w:val="single" w:color="8FB6EA" w:sz="5" w:space="0"/>
            </w:tcBorders>
            <w:shd w:val="clear" w:color="auto" w:fill="FFFFFF" w:themeFill="background1"/>
            <w:tcMar/>
          </w:tcPr>
          <w:p w:rsidRPr="00CC0718" w:rsidR="00C71DC8" w:rsidP="00244814" w:rsidRDefault="00C71DC8" w14:paraId="4F83086D" w14:textId="77777777">
            <w:pPr>
              <w:rPr>
                <w:color w:val="000000"/>
                <w:spacing w:val="-2"/>
                <w:sz w:val="18"/>
              </w:rPr>
            </w:pPr>
            <w:r w:rsidRPr="00CC0718">
              <w:rPr>
                <w:color w:val="000000"/>
                <w:spacing w:val="-2"/>
                <w:sz w:val="18"/>
              </w:rPr>
              <w:t>76</w:t>
            </w:r>
          </w:p>
        </w:tc>
        <w:tc>
          <w:tcPr>
            <w:tcW w:w="1690" w:type="dxa"/>
            <w:tcBorders>
              <w:bottom w:val="single" w:color="8FB6EA" w:sz="5" w:space="0"/>
            </w:tcBorders>
            <w:shd w:val="clear" w:color="auto" w:fill="FFFFFF" w:themeFill="background1"/>
            <w:tcMar/>
          </w:tcPr>
          <w:p w:rsidRPr="00CC0718" w:rsidR="00C71DC8" w:rsidP="00244814" w:rsidRDefault="00C71DC8" w14:paraId="70E70F0B" w14:textId="77777777">
            <w:pPr>
              <w:rPr>
                <w:color w:val="000000"/>
                <w:spacing w:val="-2"/>
                <w:sz w:val="18"/>
              </w:rPr>
            </w:pPr>
            <w:r w:rsidRPr="00CC0718">
              <w:rPr>
                <w:color w:val="000000"/>
                <w:spacing w:val="-2"/>
                <w:sz w:val="18"/>
              </w:rPr>
              <w:t>4</w:t>
            </w:r>
          </w:p>
        </w:tc>
        <w:tc>
          <w:tcPr>
            <w:tcW w:w="1576" w:type="dxa"/>
            <w:tcBorders>
              <w:bottom w:val="single" w:color="8FB6EA" w:sz="5" w:space="0"/>
            </w:tcBorders>
            <w:shd w:val="clear" w:color="auto" w:fill="FFFFFF" w:themeFill="background1"/>
            <w:tcMar/>
          </w:tcPr>
          <w:p w:rsidRPr="00CC0718" w:rsidR="00C71DC8" w:rsidP="00244814" w:rsidRDefault="00C71DC8" w14:paraId="6B3903D7" w14:textId="77777777">
            <w:pPr>
              <w:rPr>
                <w:color w:val="000000"/>
                <w:spacing w:val="-2"/>
                <w:sz w:val="18"/>
              </w:rPr>
            </w:pPr>
          </w:p>
        </w:tc>
      </w:tr>
      <w:tr w:rsidRPr="00CC0718" w:rsidR="00C71DC8" w:rsidTr="3A33D0EC" w14:paraId="071127AF" w14:textId="77777777">
        <w:trPr>
          <w:trHeight w:val="444" w:hRule="exact"/>
        </w:trPr>
        <w:tc>
          <w:tcPr>
            <w:tcW w:w="10717" w:type="dxa"/>
            <w:gridSpan w:val="8"/>
            <w:tcBorders>
              <w:top w:val="single" w:color="8FB6EA" w:sz="5" w:space="0"/>
            </w:tcBorders>
            <w:tcMar/>
          </w:tcPr>
          <w:p w:rsidRPr="00CC0718" w:rsidR="00C71DC8" w:rsidP="00244814" w:rsidRDefault="00C71DC8" w14:paraId="34ED1A27" w14:textId="77777777"/>
        </w:tc>
      </w:tr>
      <w:tr w:rsidRPr="00CC0718" w:rsidR="00C71DC8" w:rsidTr="3A33D0EC" w14:paraId="0CD79117" w14:textId="77777777">
        <w:trPr>
          <w:trHeight w:val="889" w:hRule="exact"/>
        </w:trPr>
        <w:tc>
          <w:tcPr>
            <w:tcW w:w="10717" w:type="dxa"/>
            <w:gridSpan w:val="8"/>
            <w:shd w:val="clear" w:color="auto" w:fill="FFFFFF" w:themeFill="background1"/>
            <w:tcMar/>
          </w:tcPr>
          <w:p w:rsidRPr="00CC0718" w:rsidR="00C71DC8" w:rsidP="00244814" w:rsidRDefault="00C71DC8" w14:paraId="382C0C10" w14:textId="77777777">
            <w:pPr>
              <w:rPr>
                <w:b/>
                <w:color w:val="5C83B4"/>
                <w:spacing w:val="-2"/>
                <w:sz w:val="24"/>
              </w:rPr>
            </w:pPr>
            <w:r w:rsidRPr="00CC0718">
              <w:rPr>
                <w:b/>
                <w:color w:val="5C83B4"/>
                <w:spacing w:val="-2"/>
                <w:sz w:val="24"/>
              </w:rPr>
              <w:t>Codes\\AXIAL CODE\\Z - Additional Information\CLUB MANAGEMENT AND STRUCTURE\as senior members, we are going to hand out the positions and hand out the responsibilities to the younger team, the cabinet team, so that they can take over</w:t>
            </w:r>
          </w:p>
        </w:tc>
      </w:tr>
      <w:tr w:rsidRPr="00CC0718" w:rsidR="00C71DC8" w:rsidTr="3A33D0EC" w14:paraId="559A9145" w14:textId="77777777">
        <w:trPr>
          <w:trHeight w:val="444" w:hRule="exact"/>
        </w:trPr>
        <w:tc>
          <w:tcPr>
            <w:tcW w:w="1805" w:type="dxa"/>
            <w:shd w:val="clear" w:color="auto" w:fill="FFFFFF" w:themeFill="background1"/>
            <w:tcMar/>
          </w:tcPr>
          <w:p w:rsidRPr="00CC0718" w:rsidR="00C71DC8" w:rsidP="00244814" w:rsidRDefault="00C71DC8" w14:paraId="44E5D993" w14:textId="77777777">
            <w:pPr>
              <w:rPr>
                <w:b/>
                <w:color w:val="5C83B4"/>
                <w:spacing w:val="-2"/>
                <w:sz w:val="24"/>
              </w:rPr>
            </w:pPr>
            <w:r w:rsidRPr="00CC0718">
              <w:rPr>
                <w:b/>
                <w:color w:val="5C83B4"/>
                <w:spacing w:val="-2"/>
                <w:sz w:val="24"/>
              </w:rPr>
              <w:t>Nickname:</w:t>
            </w:r>
          </w:p>
        </w:tc>
        <w:tc>
          <w:tcPr>
            <w:tcW w:w="8912" w:type="dxa"/>
            <w:gridSpan w:val="7"/>
            <w:vMerge w:val="restart"/>
            <w:shd w:val="clear" w:color="auto" w:fill="FFFFFF" w:themeFill="background1"/>
            <w:tcMar/>
          </w:tcPr>
          <w:p w:rsidRPr="00CC0718" w:rsidR="00C71DC8" w:rsidP="00244814" w:rsidRDefault="00C71DC8" w14:paraId="40D8BB69" w14:textId="77777777">
            <w:pPr>
              <w:rPr>
                <w:b/>
                <w:color w:val="5C83B4"/>
                <w:spacing w:val="-2"/>
                <w:sz w:val="24"/>
              </w:rPr>
            </w:pPr>
          </w:p>
        </w:tc>
      </w:tr>
      <w:tr w:rsidRPr="00CC0718" w:rsidR="00C71DC8" w:rsidTr="3A33D0EC" w14:paraId="42AE15C7" w14:textId="77777777">
        <w:trPr>
          <w:trHeight w:val="458" w:hRule="exact"/>
        </w:trPr>
        <w:tc>
          <w:tcPr>
            <w:tcW w:w="1805" w:type="dxa"/>
            <w:shd w:val="clear" w:color="auto" w:fill="FFFFFF" w:themeFill="background1"/>
            <w:tcMar/>
          </w:tcPr>
          <w:p w:rsidRPr="00CC0718" w:rsidR="00C71DC8" w:rsidP="00244814" w:rsidRDefault="00C71DC8" w14:paraId="25C3F403" w14:textId="77777777">
            <w:pPr>
              <w:rPr>
                <w:b/>
                <w:color w:val="5C83B4"/>
                <w:spacing w:val="-2"/>
                <w:sz w:val="24"/>
              </w:rPr>
            </w:pPr>
            <w:r w:rsidRPr="00CC0718">
              <w:rPr>
                <w:b/>
                <w:color w:val="5C83B4"/>
                <w:spacing w:val="-2"/>
                <w:sz w:val="24"/>
              </w:rPr>
              <w:t>Classification:</w:t>
            </w:r>
          </w:p>
        </w:tc>
        <w:tc>
          <w:tcPr>
            <w:tcW w:w="8912" w:type="dxa"/>
            <w:gridSpan w:val="7"/>
            <w:vMerge/>
            <w:tcMar/>
          </w:tcPr>
          <w:p w:rsidRPr="00CC0718" w:rsidR="00C71DC8" w:rsidP="00244814" w:rsidRDefault="00C71DC8" w14:paraId="6974D8CD" w14:textId="77777777"/>
        </w:tc>
      </w:tr>
      <w:tr w:rsidRPr="00CC0718" w:rsidR="00C71DC8" w:rsidTr="3A33D0EC" w14:paraId="542DDE2F" w14:textId="77777777">
        <w:trPr>
          <w:trHeight w:val="444" w:hRule="exact"/>
        </w:trPr>
        <w:tc>
          <w:tcPr>
            <w:tcW w:w="1805" w:type="dxa"/>
            <w:shd w:val="clear" w:color="auto" w:fill="FFFFFF" w:themeFill="background1"/>
            <w:tcMar/>
          </w:tcPr>
          <w:p w:rsidRPr="00CC0718" w:rsidR="00C71DC8" w:rsidP="00244814" w:rsidRDefault="00C71DC8" w14:paraId="2B863CF3" w14:textId="77777777">
            <w:pPr>
              <w:rPr>
                <w:b/>
                <w:color w:val="5C83B4"/>
                <w:spacing w:val="-2"/>
                <w:sz w:val="24"/>
              </w:rPr>
            </w:pPr>
            <w:r w:rsidRPr="00CC0718">
              <w:rPr>
                <w:b/>
                <w:color w:val="5C83B4"/>
                <w:spacing w:val="-2"/>
                <w:sz w:val="24"/>
              </w:rPr>
              <w:t>Aggregated:</w:t>
            </w:r>
          </w:p>
        </w:tc>
        <w:tc>
          <w:tcPr>
            <w:tcW w:w="8912" w:type="dxa"/>
            <w:gridSpan w:val="7"/>
            <w:shd w:val="clear" w:color="auto" w:fill="FFFFFF" w:themeFill="background1"/>
            <w:tcMar/>
          </w:tcPr>
          <w:p w:rsidRPr="00CC0718" w:rsidR="00C71DC8" w:rsidP="00244814" w:rsidRDefault="00C71DC8" w14:paraId="57DCFEF5" w14:textId="77777777">
            <w:pPr>
              <w:rPr>
                <w:b/>
                <w:color w:val="5C83B4"/>
                <w:spacing w:val="-2"/>
                <w:sz w:val="24"/>
              </w:rPr>
            </w:pPr>
            <w:r w:rsidRPr="00CC0718">
              <w:rPr>
                <w:b/>
                <w:color w:val="5C83B4"/>
                <w:spacing w:val="-2"/>
                <w:sz w:val="24"/>
              </w:rPr>
              <w:t>No</w:t>
            </w:r>
          </w:p>
        </w:tc>
      </w:tr>
      <w:tr w:rsidRPr="00CC0718" w:rsidR="00C71DC8" w:rsidTr="3A33D0EC" w14:paraId="30ECCF3D" w14:textId="77777777">
        <w:trPr>
          <w:trHeight w:val="344" w:hRule="exact"/>
        </w:trPr>
        <w:tc>
          <w:tcPr>
            <w:tcW w:w="3381" w:type="dxa"/>
            <w:gridSpan w:val="2"/>
            <w:tcBorders>
              <w:bottom w:val="single" w:color="8FB6EA" w:sz="5" w:space="0"/>
            </w:tcBorders>
            <w:shd w:val="clear" w:color="auto" w:fill="FFFFFF" w:themeFill="background1"/>
            <w:tcMar/>
          </w:tcPr>
          <w:p w:rsidRPr="00CC0718" w:rsidR="00C71DC8" w:rsidP="00244814" w:rsidRDefault="00C71DC8" w14:paraId="7EB1A177" w14:textId="77777777">
            <w:pPr>
              <w:rPr>
                <w:color w:val="000000"/>
                <w:spacing w:val="-2"/>
                <w:sz w:val="18"/>
              </w:rPr>
            </w:pPr>
            <w:r w:rsidRPr="00CC0718">
              <w:rPr>
                <w:color w:val="000000"/>
                <w:spacing w:val="-2"/>
                <w:sz w:val="18"/>
              </w:rPr>
              <w:t>Document</w:t>
            </w:r>
          </w:p>
        </w:tc>
        <w:tc>
          <w:tcPr>
            <w:tcW w:w="1132" w:type="dxa"/>
            <w:tcBorders>
              <w:bottom w:val="single" w:color="8FB6EA" w:sz="5" w:space="0"/>
            </w:tcBorders>
            <w:shd w:val="clear" w:color="auto" w:fill="FFFFFF" w:themeFill="background1"/>
            <w:tcMar/>
          </w:tcPr>
          <w:p w:rsidRPr="00CC0718" w:rsidR="00C71DC8" w:rsidP="00244814" w:rsidRDefault="00C71DC8" w14:paraId="7F8C3DC0" w14:textId="77777777">
            <w:pPr>
              <w:rPr>
                <w:color w:val="000000"/>
                <w:spacing w:val="-2"/>
                <w:sz w:val="18"/>
              </w:rPr>
            </w:pPr>
            <w:r w:rsidRPr="00CC0718">
              <w:rPr>
                <w:color w:val="000000"/>
                <w:spacing w:val="-2"/>
                <w:sz w:val="18"/>
              </w:rPr>
              <w:t>1</w:t>
            </w:r>
          </w:p>
        </w:tc>
        <w:tc>
          <w:tcPr>
            <w:tcW w:w="1576" w:type="dxa"/>
            <w:gridSpan w:val="2"/>
            <w:tcBorders>
              <w:bottom w:val="single" w:color="8FB6EA" w:sz="5" w:space="0"/>
            </w:tcBorders>
            <w:shd w:val="clear" w:color="auto" w:fill="FFFFFF" w:themeFill="background1"/>
            <w:tcMar/>
          </w:tcPr>
          <w:p w:rsidRPr="00CC0718" w:rsidR="00C71DC8" w:rsidP="00244814" w:rsidRDefault="00C71DC8" w14:paraId="4229E1C4" w14:textId="77777777">
            <w:pPr>
              <w:rPr>
                <w:color w:val="000000"/>
                <w:spacing w:val="-2"/>
                <w:sz w:val="18"/>
              </w:rPr>
            </w:pPr>
            <w:r w:rsidRPr="00CC0718">
              <w:rPr>
                <w:color w:val="000000"/>
                <w:spacing w:val="-2"/>
                <w:sz w:val="18"/>
              </w:rPr>
              <w:t>1</w:t>
            </w:r>
          </w:p>
        </w:tc>
        <w:tc>
          <w:tcPr>
            <w:tcW w:w="1362" w:type="dxa"/>
            <w:tcBorders>
              <w:bottom w:val="single" w:color="8FB6EA" w:sz="5" w:space="0"/>
            </w:tcBorders>
            <w:shd w:val="clear" w:color="auto" w:fill="FFFFFF" w:themeFill="background1"/>
            <w:tcMar/>
          </w:tcPr>
          <w:p w:rsidRPr="00CC0718" w:rsidR="00C71DC8" w:rsidP="00244814" w:rsidRDefault="00C71DC8" w14:paraId="5BC6EF26" w14:textId="77777777">
            <w:pPr>
              <w:rPr>
                <w:color w:val="000000"/>
                <w:spacing w:val="-2"/>
                <w:sz w:val="18"/>
              </w:rPr>
            </w:pPr>
            <w:r w:rsidRPr="00CC0718">
              <w:rPr>
                <w:color w:val="000000"/>
                <w:spacing w:val="-2"/>
                <w:sz w:val="18"/>
              </w:rPr>
              <w:t>29</w:t>
            </w:r>
          </w:p>
        </w:tc>
        <w:tc>
          <w:tcPr>
            <w:tcW w:w="1690" w:type="dxa"/>
            <w:tcBorders>
              <w:bottom w:val="single" w:color="8FB6EA" w:sz="5" w:space="0"/>
            </w:tcBorders>
            <w:shd w:val="clear" w:color="auto" w:fill="FFFFFF" w:themeFill="background1"/>
            <w:tcMar/>
          </w:tcPr>
          <w:p w:rsidRPr="00CC0718" w:rsidR="00C71DC8" w:rsidP="00244814" w:rsidRDefault="00C71DC8" w14:paraId="79D16190" w14:textId="77777777">
            <w:pPr>
              <w:rPr>
                <w:color w:val="000000"/>
                <w:spacing w:val="-2"/>
                <w:sz w:val="18"/>
              </w:rPr>
            </w:pPr>
            <w:r w:rsidRPr="00CC0718">
              <w:rPr>
                <w:color w:val="000000"/>
                <w:spacing w:val="-2"/>
                <w:sz w:val="18"/>
              </w:rPr>
              <w:t>1</w:t>
            </w:r>
          </w:p>
        </w:tc>
        <w:tc>
          <w:tcPr>
            <w:tcW w:w="1576" w:type="dxa"/>
            <w:tcBorders>
              <w:bottom w:val="single" w:color="8FB6EA" w:sz="5" w:space="0"/>
            </w:tcBorders>
            <w:shd w:val="clear" w:color="auto" w:fill="FFFFFF" w:themeFill="background1"/>
            <w:tcMar/>
          </w:tcPr>
          <w:p w:rsidRPr="00CC0718" w:rsidR="00C71DC8" w:rsidP="00244814" w:rsidRDefault="00C71DC8" w14:paraId="7098CC91" w14:textId="77777777">
            <w:pPr>
              <w:rPr>
                <w:color w:val="000000"/>
                <w:spacing w:val="-2"/>
                <w:sz w:val="18"/>
              </w:rPr>
            </w:pPr>
          </w:p>
        </w:tc>
      </w:tr>
      <w:tr w:rsidRPr="00CC0718" w:rsidR="00C71DC8" w:rsidTr="3A33D0EC" w14:paraId="61410F8E" w14:textId="77777777">
        <w:trPr>
          <w:trHeight w:val="1232" w:hRule="exact"/>
        </w:trPr>
        <w:tc>
          <w:tcPr>
            <w:tcW w:w="10717" w:type="dxa"/>
            <w:gridSpan w:val="8"/>
            <w:tcBorders>
              <w:top w:val="single" w:color="8FB6EA" w:sz="5" w:space="0"/>
            </w:tcBorders>
            <w:tcMar/>
          </w:tcPr>
          <w:p w:rsidRPr="00CC0718" w:rsidR="00C71DC8" w:rsidP="00244814" w:rsidRDefault="00C71DC8" w14:paraId="07D714AE" w14:textId="77777777"/>
        </w:tc>
      </w:tr>
      <w:tr w:rsidRPr="00CC0718" w:rsidR="00C71DC8" w:rsidTr="3A33D0EC" w14:paraId="723C4E37" w14:textId="77777777">
        <w:trPr>
          <w:trHeight w:val="459" w:hRule="exact"/>
        </w:trPr>
        <w:tc>
          <w:tcPr>
            <w:tcW w:w="5359" w:type="dxa"/>
            <w:gridSpan w:val="4"/>
            <w:shd w:val="clear" w:color="auto" w:fill="FFFFFF" w:themeFill="background1"/>
            <w:tcMar/>
          </w:tcPr>
          <w:p w:rsidRPr="00CC0718" w:rsidR="00C71DC8" w:rsidP="00244814" w:rsidRDefault="00C71DC8" w14:paraId="17FEAB35" w14:textId="77777777">
            <w:pPr>
              <w:jc w:val="right"/>
              <w:rPr>
                <w:color w:val="000066"/>
                <w:spacing w:val="-2"/>
                <w:sz w:val="16"/>
              </w:rPr>
            </w:pPr>
            <w:r w:rsidRPr="00CC0718">
              <w:rPr>
                <w:color w:val="000066"/>
                <w:spacing w:val="-2"/>
                <w:sz w:val="16"/>
              </w:rPr>
              <w:lastRenderedPageBreak/>
              <w:t>Formatted Reports\\Code Summary Formatted Report</w:t>
            </w:r>
          </w:p>
        </w:tc>
        <w:tc>
          <w:tcPr>
            <w:tcW w:w="5358" w:type="dxa"/>
            <w:gridSpan w:val="4"/>
            <w:shd w:val="clear" w:color="auto" w:fill="FFFFFF" w:themeFill="background1"/>
            <w:tcMar/>
          </w:tcPr>
          <w:p w:rsidRPr="00CC0718" w:rsidR="00C71DC8" w:rsidP="00244814" w:rsidRDefault="00C71DC8" w14:paraId="1FFAC3F5" w14:textId="77777777">
            <w:pPr>
              <w:jc w:val="right"/>
              <w:rPr>
                <w:color w:val="000066"/>
                <w:spacing w:val="-2"/>
                <w:sz w:val="16"/>
              </w:rPr>
            </w:pPr>
            <w:r w:rsidRPr="00CC0718">
              <w:rPr>
                <w:color w:val="000066"/>
                <w:spacing w:val="-2"/>
                <w:sz w:val="16"/>
              </w:rPr>
              <w:t>Page 99 of 104</w:t>
            </w:r>
          </w:p>
        </w:tc>
      </w:tr>
      <w:tr w:rsidRPr="00CC0718" w:rsidR="00C71DC8" w:rsidTr="3A33D0EC" w14:paraId="000316DD" w14:textId="77777777">
        <w:trPr>
          <w:trHeight w:val="444" w:hRule="exact"/>
        </w:trPr>
        <w:tc>
          <w:tcPr>
            <w:tcW w:w="10717" w:type="dxa"/>
            <w:gridSpan w:val="8"/>
            <w:shd w:val="clear" w:color="auto" w:fill="FFFFFF" w:themeFill="background1"/>
            <w:tcMar/>
            <w:vAlign w:val="center"/>
          </w:tcPr>
          <w:p w:rsidRPr="00CC0718" w:rsidR="00C71DC8" w:rsidP="00244814" w:rsidRDefault="00C71DC8" w14:paraId="0E918760" w14:textId="77777777">
            <w:pPr>
              <w:jc w:val="right"/>
              <w:rPr>
                <w:color w:val="000066"/>
                <w:spacing w:val="-2"/>
                <w:sz w:val="16"/>
              </w:rPr>
            </w:pPr>
            <w:r w:rsidRPr="00CC0718">
              <w:rPr>
                <w:color w:val="000066"/>
                <w:spacing w:val="-2"/>
                <w:sz w:val="16"/>
              </w:rPr>
              <w:t>11/13/2024 3:39 PM</w:t>
            </w:r>
          </w:p>
        </w:tc>
      </w:tr>
      <w:tr w:rsidRPr="00CC0718" w:rsidR="00C71DC8" w:rsidTr="3A33D0EC" w14:paraId="0550A008" w14:textId="77777777">
        <w:trPr>
          <w:trHeight w:val="459" w:hRule="exact"/>
        </w:trPr>
        <w:tc>
          <w:tcPr>
            <w:tcW w:w="3381" w:type="dxa"/>
            <w:gridSpan w:val="2"/>
            <w:shd w:val="clear" w:color="auto" w:fill="8FB6EA"/>
            <w:tcMar/>
          </w:tcPr>
          <w:p w:rsidRPr="00CC0718" w:rsidR="00C71DC8" w:rsidP="00244814" w:rsidRDefault="00C71DC8" w14:paraId="1190DD7A" w14:textId="77777777">
            <w:pPr>
              <w:rPr>
                <w:b/>
                <w:color w:val="000066"/>
                <w:spacing w:val="-2"/>
                <w:sz w:val="18"/>
              </w:rPr>
            </w:pPr>
            <w:r w:rsidRPr="00CC0718">
              <w:rPr>
                <w:b/>
                <w:color w:val="000066"/>
                <w:spacing w:val="-2"/>
                <w:sz w:val="18"/>
              </w:rPr>
              <w:t>File Type</w:t>
            </w:r>
          </w:p>
        </w:tc>
        <w:tc>
          <w:tcPr>
            <w:tcW w:w="1132" w:type="dxa"/>
            <w:shd w:val="clear" w:color="auto" w:fill="8FB6EA"/>
            <w:tcMar/>
          </w:tcPr>
          <w:p w:rsidRPr="00CC0718" w:rsidR="00C71DC8" w:rsidP="00244814" w:rsidRDefault="00C71DC8" w14:paraId="7D8D45D8" w14:textId="77777777">
            <w:pPr>
              <w:rPr>
                <w:b/>
                <w:color w:val="000066"/>
                <w:spacing w:val="-2"/>
                <w:sz w:val="18"/>
              </w:rPr>
            </w:pPr>
            <w:r w:rsidRPr="00CC0718">
              <w:rPr>
                <w:b/>
                <w:color w:val="000066"/>
                <w:spacing w:val="-2"/>
                <w:sz w:val="18"/>
              </w:rPr>
              <w:t>Number of Files</w:t>
            </w:r>
          </w:p>
        </w:tc>
        <w:tc>
          <w:tcPr>
            <w:tcW w:w="1576" w:type="dxa"/>
            <w:gridSpan w:val="2"/>
            <w:shd w:val="clear" w:color="auto" w:fill="8FB6EA"/>
            <w:tcMar/>
          </w:tcPr>
          <w:p w:rsidRPr="00CC0718" w:rsidR="00C71DC8" w:rsidP="00244814" w:rsidRDefault="00C71DC8" w14:paraId="2FBD63D1" w14:textId="77777777">
            <w:pPr>
              <w:rPr>
                <w:b/>
                <w:color w:val="000066"/>
                <w:spacing w:val="-2"/>
                <w:sz w:val="18"/>
              </w:rPr>
            </w:pPr>
            <w:r w:rsidRPr="00CC0718">
              <w:rPr>
                <w:b/>
                <w:color w:val="000066"/>
                <w:spacing w:val="-2"/>
                <w:sz w:val="18"/>
              </w:rPr>
              <w:t>Number of Coding References</w:t>
            </w:r>
          </w:p>
        </w:tc>
        <w:tc>
          <w:tcPr>
            <w:tcW w:w="1362" w:type="dxa"/>
            <w:shd w:val="clear" w:color="auto" w:fill="8FB6EA"/>
            <w:tcMar/>
          </w:tcPr>
          <w:p w:rsidRPr="00CC0718" w:rsidR="00C71DC8" w:rsidP="00244814" w:rsidRDefault="00C71DC8" w14:paraId="0FAB07A5" w14:textId="77777777">
            <w:pPr>
              <w:rPr>
                <w:b/>
                <w:color w:val="000066"/>
                <w:spacing w:val="-2"/>
                <w:sz w:val="18"/>
              </w:rPr>
            </w:pPr>
            <w:r w:rsidRPr="00CC0718">
              <w:rPr>
                <w:b/>
                <w:color w:val="000066"/>
                <w:spacing w:val="-2"/>
                <w:sz w:val="18"/>
              </w:rPr>
              <w:t>Number of Words Coded</w:t>
            </w:r>
          </w:p>
        </w:tc>
        <w:tc>
          <w:tcPr>
            <w:tcW w:w="1690" w:type="dxa"/>
            <w:shd w:val="clear" w:color="auto" w:fill="8FB6EA"/>
            <w:tcMar/>
          </w:tcPr>
          <w:p w:rsidRPr="00CC0718" w:rsidR="00C71DC8" w:rsidP="00244814" w:rsidRDefault="00C71DC8" w14:paraId="2F50F9B1" w14:textId="77777777">
            <w:pPr>
              <w:rPr>
                <w:b/>
                <w:color w:val="000066"/>
                <w:spacing w:val="-2"/>
                <w:sz w:val="18"/>
              </w:rPr>
            </w:pPr>
            <w:r w:rsidRPr="00CC0718">
              <w:rPr>
                <w:b/>
                <w:color w:val="000066"/>
                <w:spacing w:val="-2"/>
                <w:sz w:val="18"/>
              </w:rPr>
              <w:t>Number of Paragraphs Coded</w:t>
            </w:r>
          </w:p>
        </w:tc>
        <w:tc>
          <w:tcPr>
            <w:tcW w:w="1576" w:type="dxa"/>
            <w:shd w:val="clear" w:color="auto" w:fill="8FB6EA"/>
            <w:tcMar/>
          </w:tcPr>
          <w:p w:rsidRPr="00CC0718" w:rsidR="00C71DC8" w:rsidP="00244814" w:rsidRDefault="00C71DC8" w14:paraId="5087D058" w14:textId="77777777">
            <w:pPr>
              <w:rPr>
                <w:b/>
                <w:color w:val="000066"/>
                <w:spacing w:val="-2"/>
                <w:sz w:val="18"/>
              </w:rPr>
            </w:pPr>
            <w:r w:rsidRPr="00CC0718">
              <w:rPr>
                <w:b/>
                <w:color w:val="000066"/>
                <w:spacing w:val="-2"/>
                <w:sz w:val="18"/>
              </w:rPr>
              <w:t>Duration Coded</w:t>
            </w:r>
          </w:p>
        </w:tc>
      </w:tr>
      <w:tr w:rsidRPr="00CC0718" w:rsidR="00C71DC8" w:rsidTr="3A33D0EC" w14:paraId="10F07854" w14:textId="77777777">
        <w:trPr>
          <w:trHeight w:val="616" w:hRule="exact"/>
        </w:trPr>
        <w:tc>
          <w:tcPr>
            <w:tcW w:w="10717" w:type="dxa"/>
            <w:gridSpan w:val="8"/>
            <w:shd w:val="clear" w:color="auto" w:fill="FFFFFF" w:themeFill="background1"/>
            <w:tcMar/>
          </w:tcPr>
          <w:p w:rsidRPr="00CC0718" w:rsidR="00C71DC8" w:rsidP="00244814" w:rsidRDefault="00C71DC8" w14:paraId="01180124" w14:textId="77777777">
            <w:pPr>
              <w:rPr>
                <w:b/>
                <w:color w:val="5C83B4"/>
                <w:spacing w:val="-2"/>
                <w:sz w:val="24"/>
              </w:rPr>
            </w:pPr>
          </w:p>
        </w:tc>
      </w:tr>
      <w:tr w:rsidRPr="00CC0718" w:rsidR="00C71DC8" w:rsidTr="3A33D0EC" w14:paraId="0E814B11" w14:textId="77777777">
        <w:trPr>
          <w:trHeight w:val="444" w:hRule="exact"/>
        </w:trPr>
        <w:tc>
          <w:tcPr>
            <w:tcW w:w="1805" w:type="dxa"/>
            <w:shd w:val="clear" w:color="auto" w:fill="FFFFFF" w:themeFill="background1"/>
            <w:tcMar/>
          </w:tcPr>
          <w:p w:rsidRPr="00CC0718" w:rsidR="00C71DC8" w:rsidP="00244814" w:rsidRDefault="00C71DC8" w14:paraId="7444F579" w14:textId="77777777">
            <w:pPr>
              <w:rPr>
                <w:b/>
                <w:color w:val="5C83B4"/>
                <w:spacing w:val="-2"/>
                <w:sz w:val="24"/>
              </w:rPr>
            </w:pPr>
            <w:r w:rsidRPr="00CC0718">
              <w:rPr>
                <w:b/>
                <w:color w:val="5C83B4"/>
                <w:spacing w:val="-2"/>
                <w:sz w:val="24"/>
              </w:rPr>
              <w:t>Nickname:</w:t>
            </w:r>
          </w:p>
        </w:tc>
        <w:tc>
          <w:tcPr>
            <w:tcW w:w="8912" w:type="dxa"/>
            <w:gridSpan w:val="7"/>
            <w:vMerge w:val="restart"/>
            <w:shd w:val="clear" w:color="auto" w:fill="FFFFFF" w:themeFill="background1"/>
            <w:tcMar/>
          </w:tcPr>
          <w:p w:rsidRPr="00CC0718" w:rsidR="00C71DC8" w:rsidP="3A33D0EC" w:rsidRDefault="00C71DC8" w14:paraId="148A08D3" w14:textId="77777777">
            <w:pPr>
              <w:rPr>
                <w:b w:val="1"/>
                <w:bCs w:val="1"/>
                <w:color w:val="5C83B4"/>
                <w:spacing w:val="-2"/>
                <w:sz w:val="24"/>
                <w:szCs w:val="24"/>
                <w:lang w:val="en-US"/>
              </w:rPr>
            </w:pPr>
            <w:r w:rsidRPr="3A33D0EC" w:rsidR="00C71DC8">
              <w:rPr>
                <w:b w:val="1"/>
                <w:bCs w:val="1"/>
                <w:color w:val="5C83B4"/>
                <w:spacing w:val="-2"/>
                <w:sz w:val="24"/>
                <w:szCs w:val="24"/>
                <w:lang w:val="en-US"/>
              </w:rPr>
              <w:t xml:space="preserve">Codes\\AXIAL CODE\\Z - Additional Information\CLUB MANAGEMENT AND STRUCTURE\But whatever </w:t>
            </w:r>
            <w:r w:rsidRPr="3A33D0EC" w:rsidR="00C71DC8">
              <w:rPr>
                <w:b w:val="1"/>
                <w:bCs w:val="1"/>
                <w:color w:val="5C83B4"/>
                <w:spacing w:val="-2"/>
                <w:sz w:val="24"/>
                <w:szCs w:val="24"/>
                <w:lang w:val="en-US"/>
              </w:rPr>
              <w:t xml:space="preserve">we've</w:t>
            </w:r>
            <w:r w:rsidRPr="3A33D0EC" w:rsidR="00C71DC8">
              <w:rPr>
                <w:b w:val="1"/>
                <w:bCs w:val="1"/>
                <w:color w:val="5C83B4"/>
                <w:spacing w:val="-2"/>
                <w:sz w:val="24"/>
                <w:szCs w:val="24"/>
                <w:lang w:val="en-US"/>
              </w:rPr>
              <w:t xml:space="preserve"> done for </w:t>
            </w:r>
            <w:r w:rsidRPr="3A33D0EC" w:rsidR="00C71DC8">
              <w:rPr>
                <w:b w:val="1"/>
                <w:bCs w:val="1"/>
                <w:color w:val="5C83B4"/>
                <w:spacing w:val="-2"/>
                <w:sz w:val="24"/>
                <w:szCs w:val="24"/>
                <w:lang w:val="en-US"/>
              </w:rPr>
              <w:t>iCube</w:t>
            </w:r>
            <w:r w:rsidRPr="3A33D0EC" w:rsidR="00C71DC8">
              <w:rPr>
                <w:b w:val="1"/>
                <w:bCs w:val="1"/>
                <w:color w:val="5C83B4"/>
                <w:spacing w:val="-2"/>
                <w:sz w:val="24"/>
                <w:szCs w:val="24"/>
                <w:lang w:val="en-US"/>
              </w:rPr>
              <w:t xml:space="preserve"> lab, </w:t>
            </w:r>
            <w:r w:rsidRPr="3A33D0EC" w:rsidR="00C71DC8">
              <w:rPr>
                <w:b w:val="1"/>
                <w:bCs w:val="1"/>
                <w:color w:val="5C83B4"/>
                <w:spacing w:val="-2"/>
                <w:sz w:val="24"/>
                <w:szCs w:val="24"/>
                <w:lang w:val="en-US"/>
              </w:rPr>
              <w:t xml:space="preserve">it's</w:t>
            </w:r>
            <w:r w:rsidRPr="3A33D0EC" w:rsidR="00C71DC8">
              <w:rPr>
                <w:b w:val="1"/>
                <w:bCs w:val="1"/>
                <w:color w:val="5C83B4"/>
                <w:spacing w:val="-2"/>
                <w:sz w:val="24"/>
                <w:szCs w:val="24"/>
                <w:lang w:val="en-US"/>
              </w:rPr>
              <w:t xml:space="preserve"> been super successful</w:t>
            </w:r>
          </w:p>
        </w:tc>
      </w:tr>
      <w:tr w:rsidRPr="00CC0718" w:rsidR="00C71DC8" w:rsidTr="3A33D0EC" w14:paraId="72AEF411" w14:textId="77777777">
        <w:trPr>
          <w:trHeight w:val="458" w:hRule="exact"/>
        </w:trPr>
        <w:tc>
          <w:tcPr>
            <w:tcW w:w="1805" w:type="dxa"/>
            <w:shd w:val="clear" w:color="auto" w:fill="FFFFFF" w:themeFill="background1"/>
            <w:tcMar/>
          </w:tcPr>
          <w:p w:rsidRPr="00CC0718" w:rsidR="00C71DC8" w:rsidP="00244814" w:rsidRDefault="00C71DC8" w14:paraId="11297870" w14:textId="77777777">
            <w:pPr>
              <w:rPr>
                <w:b/>
                <w:color w:val="5C83B4"/>
                <w:spacing w:val="-2"/>
                <w:sz w:val="24"/>
              </w:rPr>
            </w:pPr>
            <w:r w:rsidRPr="00CC0718">
              <w:rPr>
                <w:b/>
                <w:color w:val="5C83B4"/>
                <w:spacing w:val="-2"/>
                <w:sz w:val="24"/>
              </w:rPr>
              <w:t>Classification:</w:t>
            </w:r>
          </w:p>
        </w:tc>
        <w:tc>
          <w:tcPr>
            <w:tcW w:w="8912" w:type="dxa"/>
            <w:gridSpan w:val="7"/>
            <w:vMerge/>
            <w:tcMar/>
          </w:tcPr>
          <w:p w:rsidRPr="00CC0718" w:rsidR="00C71DC8" w:rsidP="00244814" w:rsidRDefault="00C71DC8" w14:paraId="7EFE0912" w14:textId="77777777"/>
        </w:tc>
      </w:tr>
      <w:tr w:rsidRPr="00CC0718" w:rsidR="00C71DC8" w:rsidTr="3A33D0EC" w14:paraId="3D26083F" w14:textId="77777777">
        <w:trPr>
          <w:trHeight w:val="445" w:hRule="exact"/>
        </w:trPr>
        <w:tc>
          <w:tcPr>
            <w:tcW w:w="1805" w:type="dxa"/>
            <w:shd w:val="clear" w:color="auto" w:fill="FFFFFF" w:themeFill="background1"/>
            <w:tcMar/>
          </w:tcPr>
          <w:p w:rsidRPr="00CC0718" w:rsidR="00C71DC8" w:rsidP="00244814" w:rsidRDefault="00C71DC8" w14:paraId="3CD62C08" w14:textId="77777777">
            <w:pPr>
              <w:rPr>
                <w:b/>
                <w:color w:val="5C83B4"/>
                <w:spacing w:val="-2"/>
                <w:sz w:val="24"/>
              </w:rPr>
            </w:pPr>
            <w:r w:rsidRPr="00CC0718">
              <w:rPr>
                <w:b/>
                <w:color w:val="5C83B4"/>
                <w:spacing w:val="-2"/>
                <w:sz w:val="24"/>
              </w:rPr>
              <w:t>Aggregated:</w:t>
            </w:r>
          </w:p>
        </w:tc>
        <w:tc>
          <w:tcPr>
            <w:tcW w:w="8912" w:type="dxa"/>
            <w:gridSpan w:val="7"/>
            <w:shd w:val="clear" w:color="auto" w:fill="FFFFFF" w:themeFill="background1"/>
            <w:tcMar/>
          </w:tcPr>
          <w:p w:rsidRPr="00CC0718" w:rsidR="00C71DC8" w:rsidP="00244814" w:rsidRDefault="00C71DC8" w14:paraId="7F64127B" w14:textId="77777777">
            <w:pPr>
              <w:rPr>
                <w:b/>
                <w:color w:val="5C83B4"/>
                <w:spacing w:val="-2"/>
                <w:sz w:val="24"/>
              </w:rPr>
            </w:pPr>
            <w:r w:rsidRPr="00CC0718">
              <w:rPr>
                <w:b/>
                <w:color w:val="5C83B4"/>
                <w:spacing w:val="-2"/>
                <w:sz w:val="24"/>
              </w:rPr>
              <w:t>No</w:t>
            </w:r>
          </w:p>
        </w:tc>
      </w:tr>
      <w:tr w:rsidRPr="00CC0718" w:rsidR="00C71DC8" w:rsidTr="3A33D0EC" w14:paraId="7DEBFE21" w14:textId="77777777">
        <w:trPr>
          <w:trHeight w:val="343" w:hRule="exact"/>
        </w:trPr>
        <w:tc>
          <w:tcPr>
            <w:tcW w:w="3381" w:type="dxa"/>
            <w:gridSpan w:val="2"/>
            <w:tcBorders>
              <w:bottom w:val="single" w:color="8FB6EA" w:sz="5" w:space="0"/>
            </w:tcBorders>
            <w:shd w:val="clear" w:color="auto" w:fill="FFFFFF" w:themeFill="background1"/>
            <w:tcMar/>
          </w:tcPr>
          <w:p w:rsidRPr="00CC0718" w:rsidR="00C71DC8" w:rsidP="00244814" w:rsidRDefault="00C71DC8" w14:paraId="7717339F" w14:textId="77777777">
            <w:pPr>
              <w:rPr>
                <w:color w:val="000000"/>
                <w:spacing w:val="-2"/>
                <w:sz w:val="18"/>
              </w:rPr>
            </w:pPr>
            <w:r w:rsidRPr="00CC0718">
              <w:rPr>
                <w:color w:val="000000"/>
                <w:spacing w:val="-2"/>
                <w:sz w:val="18"/>
              </w:rPr>
              <w:t>Document</w:t>
            </w:r>
          </w:p>
        </w:tc>
        <w:tc>
          <w:tcPr>
            <w:tcW w:w="1132" w:type="dxa"/>
            <w:tcBorders>
              <w:bottom w:val="single" w:color="8FB6EA" w:sz="5" w:space="0"/>
            </w:tcBorders>
            <w:shd w:val="clear" w:color="auto" w:fill="FFFFFF" w:themeFill="background1"/>
            <w:tcMar/>
          </w:tcPr>
          <w:p w:rsidRPr="00CC0718" w:rsidR="00C71DC8" w:rsidP="00244814" w:rsidRDefault="00C71DC8" w14:paraId="502459B1" w14:textId="77777777">
            <w:pPr>
              <w:rPr>
                <w:color w:val="000000"/>
                <w:spacing w:val="-2"/>
                <w:sz w:val="18"/>
              </w:rPr>
            </w:pPr>
            <w:r w:rsidRPr="00CC0718">
              <w:rPr>
                <w:color w:val="000000"/>
                <w:spacing w:val="-2"/>
                <w:sz w:val="18"/>
              </w:rPr>
              <w:t>1</w:t>
            </w:r>
          </w:p>
        </w:tc>
        <w:tc>
          <w:tcPr>
            <w:tcW w:w="1576" w:type="dxa"/>
            <w:gridSpan w:val="2"/>
            <w:tcBorders>
              <w:bottom w:val="single" w:color="8FB6EA" w:sz="5" w:space="0"/>
            </w:tcBorders>
            <w:shd w:val="clear" w:color="auto" w:fill="FFFFFF" w:themeFill="background1"/>
            <w:tcMar/>
          </w:tcPr>
          <w:p w:rsidRPr="00CC0718" w:rsidR="00C71DC8" w:rsidP="00244814" w:rsidRDefault="00C71DC8" w14:paraId="1D91A99A" w14:textId="77777777">
            <w:pPr>
              <w:rPr>
                <w:color w:val="000000"/>
                <w:spacing w:val="-2"/>
                <w:sz w:val="18"/>
              </w:rPr>
            </w:pPr>
            <w:r w:rsidRPr="00CC0718">
              <w:rPr>
                <w:color w:val="000000"/>
                <w:spacing w:val="-2"/>
                <w:sz w:val="18"/>
              </w:rPr>
              <w:t>1</w:t>
            </w:r>
          </w:p>
        </w:tc>
        <w:tc>
          <w:tcPr>
            <w:tcW w:w="1362" w:type="dxa"/>
            <w:tcBorders>
              <w:bottom w:val="single" w:color="8FB6EA" w:sz="5" w:space="0"/>
            </w:tcBorders>
            <w:shd w:val="clear" w:color="auto" w:fill="FFFFFF" w:themeFill="background1"/>
            <w:tcMar/>
          </w:tcPr>
          <w:p w:rsidRPr="00CC0718" w:rsidR="00C71DC8" w:rsidP="00244814" w:rsidRDefault="00C71DC8" w14:paraId="78244BAA" w14:textId="77777777">
            <w:pPr>
              <w:rPr>
                <w:color w:val="000000"/>
                <w:spacing w:val="-2"/>
                <w:sz w:val="18"/>
              </w:rPr>
            </w:pPr>
            <w:r w:rsidRPr="00CC0718">
              <w:rPr>
                <w:color w:val="000000"/>
                <w:spacing w:val="-2"/>
                <w:sz w:val="18"/>
              </w:rPr>
              <w:t>11</w:t>
            </w:r>
          </w:p>
        </w:tc>
        <w:tc>
          <w:tcPr>
            <w:tcW w:w="1690" w:type="dxa"/>
            <w:tcBorders>
              <w:bottom w:val="single" w:color="8FB6EA" w:sz="5" w:space="0"/>
            </w:tcBorders>
            <w:shd w:val="clear" w:color="auto" w:fill="FFFFFF" w:themeFill="background1"/>
            <w:tcMar/>
          </w:tcPr>
          <w:p w:rsidRPr="00CC0718" w:rsidR="00C71DC8" w:rsidP="00244814" w:rsidRDefault="00C71DC8" w14:paraId="2377A6FB" w14:textId="77777777">
            <w:pPr>
              <w:rPr>
                <w:color w:val="000000"/>
                <w:spacing w:val="-2"/>
                <w:sz w:val="18"/>
              </w:rPr>
            </w:pPr>
            <w:r w:rsidRPr="00CC0718">
              <w:rPr>
                <w:color w:val="000000"/>
                <w:spacing w:val="-2"/>
                <w:sz w:val="18"/>
              </w:rPr>
              <w:t>1</w:t>
            </w:r>
          </w:p>
        </w:tc>
        <w:tc>
          <w:tcPr>
            <w:tcW w:w="1576" w:type="dxa"/>
            <w:tcBorders>
              <w:bottom w:val="single" w:color="8FB6EA" w:sz="5" w:space="0"/>
            </w:tcBorders>
            <w:shd w:val="clear" w:color="auto" w:fill="FFFFFF" w:themeFill="background1"/>
            <w:tcMar/>
          </w:tcPr>
          <w:p w:rsidRPr="00CC0718" w:rsidR="00C71DC8" w:rsidP="00244814" w:rsidRDefault="00C71DC8" w14:paraId="404DA627" w14:textId="77777777">
            <w:pPr>
              <w:rPr>
                <w:color w:val="000000"/>
                <w:spacing w:val="-2"/>
                <w:sz w:val="18"/>
              </w:rPr>
            </w:pPr>
          </w:p>
        </w:tc>
      </w:tr>
      <w:tr w:rsidRPr="00CC0718" w:rsidR="00C71DC8" w:rsidTr="3A33D0EC" w14:paraId="36BFB141" w14:textId="77777777">
        <w:trPr>
          <w:trHeight w:val="445" w:hRule="exact"/>
        </w:trPr>
        <w:tc>
          <w:tcPr>
            <w:tcW w:w="10717" w:type="dxa"/>
            <w:gridSpan w:val="8"/>
            <w:tcBorders>
              <w:top w:val="single" w:color="8FB6EA" w:sz="5" w:space="0"/>
            </w:tcBorders>
            <w:tcMar/>
          </w:tcPr>
          <w:p w:rsidRPr="00CC0718" w:rsidR="00C71DC8" w:rsidP="00244814" w:rsidRDefault="00C71DC8" w14:paraId="618141A1" w14:textId="77777777"/>
        </w:tc>
      </w:tr>
      <w:tr w:rsidRPr="00CC0718" w:rsidR="00C71DC8" w:rsidTr="3A33D0EC" w14:paraId="5BD27FFF" w14:textId="77777777">
        <w:trPr>
          <w:trHeight w:val="888" w:hRule="exact"/>
        </w:trPr>
        <w:tc>
          <w:tcPr>
            <w:tcW w:w="10717" w:type="dxa"/>
            <w:gridSpan w:val="8"/>
            <w:shd w:val="clear" w:color="auto" w:fill="FFFFFF" w:themeFill="background1"/>
            <w:tcMar/>
          </w:tcPr>
          <w:p w:rsidRPr="00CC0718" w:rsidR="00C71DC8" w:rsidP="3A33D0EC" w:rsidRDefault="00C71DC8" w14:paraId="72FFD670" w14:textId="77777777">
            <w:pPr>
              <w:rPr>
                <w:b w:val="1"/>
                <w:bCs w:val="1"/>
                <w:color w:val="5C83B4"/>
                <w:spacing w:val="-2"/>
                <w:sz w:val="24"/>
                <w:szCs w:val="24"/>
                <w:lang w:val="en-US"/>
              </w:rPr>
            </w:pPr>
            <w:r w:rsidRPr="3A33D0EC" w:rsidR="00C71DC8">
              <w:rPr>
                <w:b w:val="1"/>
                <w:bCs w:val="1"/>
                <w:color w:val="5C83B4"/>
                <w:spacing w:val="-2"/>
                <w:sz w:val="24"/>
                <w:szCs w:val="24"/>
                <w:lang w:val="en-US"/>
              </w:rPr>
              <w:t xml:space="preserve">Codes\\AXIAL CODE\\Z - Additional Information\CLUB MANAGEMENT AND STRUCTURE\first comes the executive members which </w:t>
            </w:r>
            <w:r w:rsidRPr="3A33D0EC" w:rsidR="00C71DC8">
              <w:rPr>
                <w:b w:val="1"/>
                <w:bCs w:val="1"/>
                <w:color w:val="5C83B4"/>
                <w:spacing w:val="-2"/>
                <w:sz w:val="24"/>
                <w:szCs w:val="24"/>
                <w:lang w:val="en-US"/>
              </w:rPr>
              <w:t>comprises</w:t>
            </w:r>
            <w:r w:rsidRPr="3A33D0EC" w:rsidR="00C71DC8">
              <w:rPr>
                <w:b w:val="1"/>
                <w:bCs w:val="1"/>
                <w:color w:val="5C83B4"/>
                <w:spacing w:val="-2"/>
                <w:sz w:val="24"/>
                <w:szCs w:val="24"/>
                <w:lang w:val="en-US"/>
              </w:rPr>
              <w:t xml:space="preserve"> of the president, the vice president and the secretary and then comes the cabinet and then the volunteers</w:t>
            </w:r>
          </w:p>
        </w:tc>
      </w:tr>
      <w:tr w:rsidRPr="00CC0718" w:rsidR="00C71DC8" w:rsidTr="3A33D0EC" w14:paraId="3771954A" w14:textId="77777777">
        <w:trPr>
          <w:trHeight w:val="444" w:hRule="exact"/>
        </w:trPr>
        <w:tc>
          <w:tcPr>
            <w:tcW w:w="1805" w:type="dxa"/>
            <w:shd w:val="clear" w:color="auto" w:fill="FFFFFF" w:themeFill="background1"/>
            <w:tcMar/>
          </w:tcPr>
          <w:p w:rsidRPr="00CC0718" w:rsidR="00C71DC8" w:rsidP="00244814" w:rsidRDefault="00C71DC8" w14:paraId="35853679" w14:textId="77777777">
            <w:pPr>
              <w:rPr>
                <w:b/>
                <w:color w:val="5C83B4"/>
                <w:spacing w:val="-2"/>
                <w:sz w:val="24"/>
              </w:rPr>
            </w:pPr>
            <w:r w:rsidRPr="00CC0718">
              <w:rPr>
                <w:b/>
                <w:color w:val="5C83B4"/>
                <w:spacing w:val="-2"/>
                <w:sz w:val="24"/>
              </w:rPr>
              <w:t>Nickname:</w:t>
            </w:r>
          </w:p>
        </w:tc>
        <w:tc>
          <w:tcPr>
            <w:tcW w:w="8912" w:type="dxa"/>
            <w:gridSpan w:val="7"/>
            <w:vMerge w:val="restart"/>
            <w:shd w:val="clear" w:color="auto" w:fill="FFFFFF" w:themeFill="background1"/>
            <w:tcMar/>
          </w:tcPr>
          <w:p w:rsidRPr="00CC0718" w:rsidR="00C71DC8" w:rsidP="00244814" w:rsidRDefault="00C71DC8" w14:paraId="52879BD1" w14:textId="77777777">
            <w:pPr>
              <w:rPr>
                <w:b/>
                <w:color w:val="5C83B4"/>
                <w:spacing w:val="-2"/>
                <w:sz w:val="24"/>
              </w:rPr>
            </w:pPr>
          </w:p>
        </w:tc>
      </w:tr>
      <w:tr w:rsidRPr="00CC0718" w:rsidR="00C71DC8" w:rsidTr="3A33D0EC" w14:paraId="0260A936" w14:textId="77777777">
        <w:trPr>
          <w:trHeight w:val="459" w:hRule="exact"/>
        </w:trPr>
        <w:tc>
          <w:tcPr>
            <w:tcW w:w="1805" w:type="dxa"/>
            <w:shd w:val="clear" w:color="auto" w:fill="FFFFFF" w:themeFill="background1"/>
            <w:tcMar/>
          </w:tcPr>
          <w:p w:rsidRPr="00CC0718" w:rsidR="00C71DC8" w:rsidP="00244814" w:rsidRDefault="00C71DC8" w14:paraId="1B791519" w14:textId="77777777">
            <w:pPr>
              <w:rPr>
                <w:b/>
                <w:color w:val="5C83B4"/>
                <w:spacing w:val="-2"/>
                <w:sz w:val="24"/>
              </w:rPr>
            </w:pPr>
            <w:r w:rsidRPr="00CC0718">
              <w:rPr>
                <w:b/>
                <w:color w:val="5C83B4"/>
                <w:spacing w:val="-2"/>
                <w:sz w:val="24"/>
              </w:rPr>
              <w:t>Classification:</w:t>
            </w:r>
          </w:p>
        </w:tc>
        <w:tc>
          <w:tcPr>
            <w:tcW w:w="8912" w:type="dxa"/>
            <w:gridSpan w:val="7"/>
            <w:vMerge/>
            <w:tcMar/>
          </w:tcPr>
          <w:p w:rsidRPr="00CC0718" w:rsidR="00C71DC8" w:rsidP="00244814" w:rsidRDefault="00C71DC8" w14:paraId="0F2B1210" w14:textId="77777777"/>
        </w:tc>
      </w:tr>
      <w:tr w:rsidRPr="00CC0718" w:rsidR="00C71DC8" w:rsidTr="3A33D0EC" w14:paraId="742D1310" w14:textId="77777777">
        <w:trPr>
          <w:trHeight w:val="444" w:hRule="exact"/>
        </w:trPr>
        <w:tc>
          <w:tcPr>
            <w:tcW w:w="1805" w:type="dxa"/>
            <w:shd w:val="clear" w:color="auto" w:fill="FFFFFF" w:themeFill="background1"/>
            <w:tcMar/>
          </w:tcPr>
          <w:p w:rsidRPr="00CC0718" w:rsidR="00C71DC8" w:rsidP="00244814" w:rsidRDefault="00C71DC8" w14:paraId="51483556" w14:textId="77777777">
            <w:pPr>
              <w:rPr>
                <w:b/>
                <w:color w:val="5C83B4"/>
                <w:spacing w:val="-2"/>
                <w:sz w:val="24"/>
              </w:rPr>
            </w:pPr>
            <w:r w:rsidRPr="00CC0718">
              <w:rPr>
                <w:b/>
                <w:color w:val="5C83B4"/>
                <w:spacing w:val="-2"/>
                <w:sz w:val="24"/>
              </w:rPr>
              <w:t>Aggregated:</w:t>
            </w:r>
          </w:p>
        </w:tc>
        <w:tc>
          <w:tcPr>
            <w:tcW w:w="8912" w:type="dxa"/>
            <w:gridSpan w:val="7"/>
            <w:shd w:val="clear" w:color="auto" w:fill="FFFFFF" w:themeFill="background1"/>
            <w:tcMar/>
          </w:tcPr>
          <w:p w:rsidRPr="00CC0718" w:rsidR="00C71DC8" w:rsidP="00244814" w:rsidRDefault="00C71DC8" w14:paraId="5A331157" w14:textId="77777777">
            <w:pPr>
              <w:rPr>
                <w:b/>
                <w:color w:val="5C83B4"/>
                <w:spacing w:val="-2"/>
                <w:sz w:val="24"/>
              </w:rPr>
            </w:pPr>
            <w:r w:rsidRPr="00CC0718">
              <w:rPr>
                <w:b/>
                <w:color w:val="5C83B4"/>
                <w:spacing w:val="-2"/>
                <w:sz w:val="24"/>
              </w:rPr>
              <w:t>No</w:t>
            </w:r>
          </w:p>
        </w:tc>
      </w:tr>
      <w:tr w:rsidRPr="00CC0718" w:rsidR="00C71DC8" w:rsidTr="3A33D0EC" w14:paraId="497CC2E7" w14:textId="77777777">
        <w:trPr>
          <w:trHeight w:val="344" w:hRule="exact"/>
        </w:trPr>
        <w:tc>
          <w:tcPr>
            <w:tcW w:w="3381" w:type="dxa"/>
            <w:gridSpan w:val="2"/>
            <w:tcBorders>
              <w:bottom w:val="single" w:color="8FB6EA" w:sz="5" w:space="0"/>
            </w:tcBorders>
            <w:shd w:val="clear" w:color="auto" w:fill="FFFFFF" w:themeFill="background1"/>
            <w:tcMar/>
          </w:tcPr>
          <w:p w:rsidRPr="00CC0718" w:rsidR="00C71DC8" w:rsidP="00244814" w:rsidRDefault="00C71DC8" w14:paraId="00415290" w14:textId="77777777">
            <w:pPr>
              <w:rPr>
                <w:color w:val="000000"/>
                <w:spacing w:val="-2"/>
                <w:sz w:val="18"/>
              </w:rPr>
            </w:pPr>
            <w:r w:rsidRPr="00CC0718">
              <w:rPr>
                <w:color w:val="000000"/>
                <w:spacing w:val="-2"/>
                <w:sz w:val="18"/>
              </w:rPr>
              <w:t>Document</w:t>
            </w:r>
          </w:p>
        </w:tc>
        <w:tc>
          <w:tcPr>
            <w:tcW w:w="1132" w:type="dxa"/>
            <w:tcBorders>
              <w:bottom w:val="single" w:color="8FB6EA" w:sz="5" w:space="0"/>
            </w:tcBorders>
            <w:shd w:val="clear" w:color="auto" w:fill="FFFFFF" w:themeFill="background1"/>
            <w:tcMar/>
          </w:tcPr>
          <w:p w:rsidRPr="00CC0718" w:rsidR="00C71DC8" w:rsidP="00244814" w:rsidRDefault="00C71DC8" w14:paraId="65091AA1" w14:textId="77777777">
            <w:pPr>
              <w:rPr>
                <w:color w:val="000000"/>
                <w:spacing w:val="-2"/>
                <w:sz w:val="18"/>
              </w:rPr>
            </w:pPr>
            <w:r w:rsidRPr="00CC0718">
              <w:rPr>
                <w:color w:val="000000"/>
                <w:spacing w:val="-2"/>
                <w:sz w:val="18"/>
              </w:rPr>
              <w:t>1</w:t>
            </w:r>
          </w:p>
        </w:tc>
        <w:tc>
          <w:tcPr>
            <w:tcW w:w="1576" w:type="dxa"/>
            <w:gridSpan w:val="2"/>
            <w:tcBorders>
              <w:bottom w:val="single" w:color="8FB6EA" w:sz="5" w:space="0"/>
            </w:tcBorders>
            <w:shd w:val="clear" w:color="auto" w:fill="FFFFFF" w:themeFill="background1"/>
            <w:tcMar/>
          </w:tcPr>
          <w:p w:rsidRPr="00CC0718" w:rsidR="00C71DC8" w:rsidP="00244814" w:rsidRDefault="00C71DC8" w14:paraId="294F74CC" w14:textId="77777777">
            <w:pPr>
              <w:rPr>
                <w:color w:val="000000"/>
                <w:spacing w:val="-2"/>
                <w:sz w:val="18"/>
              </w:rPr>
            </w:pPr>
            <w:r w:rsidRPr="00CC0718">
              <w:rPr>
                <w:color w:val="000000"/>
                <w:spacing w:val="-2"/>
                <w:sz w:val="18"/>
              </w:rPr>
              <w:t>1</w:t>
            </w:r>
          </w:p>
        </w:tc>
        <w:tc>
          <w:tcPr>
            <w:tcW w:w="1362" w:type="dxa"/>
            <w:tcBorders>
              <w:bottom w:val="single" w:color="8FB6EA" w:sz="5" w:space="0"/>
            </w:tcBorders>
            <w:shd w:val="clear" w:color="auto" w:fill="FFFFFF" w:themeFill="background1"/>
            <w:tcMar/>
          </w:tcPr>
          <w:p w:rsidRPr="00CC0718" w:rsidR="00C71DC8" w:rsidP="00244814" w:rsidRDefault="00C71DC8" w14:paraId="684083F5" w14:textId="77777777">
            <w:pPr>
              <w:rPr>
                <w:color w:val="000000"/>
                <w:spacing w:val="-2"/>
                <w:sz w:val="18"/>
              </w:rPr>
            </w:pPr>
            <w:r w:rsidRPr="00CC0718">
              <w:rPr>
                <w:color w:val="000000"/>
                <w:spacing w:val="-2"/>
                <w:sz w:val="18"/>
              </w:rPr>
              <w:t>25</w:t>
            </w:r>
          </w:p>
        </w:tc>
        <w:tc>
          <w:tcPr>
            <w:tcW w:w="1690" w:type="dxa"/>
            <w:tcBorders>
              <w:bottom w:val="single" w:color="8FB6EA" w:sz="5" w:space="0"/>
            </w:tcBorders>
            <w:shd w:val="clear" w:color="auto" w:fill="FFFFFF" w:themeFill="background1"/>
            <w:tcMar/>
          </w:tcPr>
          <w:p w:rsidRPr="00CC0718" w:rsidR="00C71DC8" w:rsidP="00244814" w:rsidRDefault="00C71DC8" w14:paraId="0E1343A5" w14:textId="77777777">
            <w:pPr>
              <w:rPr>
                <w:color w:val="000000"/>
                <w:spacing w:val="-2"/>
                <w:sz w:val="18"/>
              </w:rPr>
            </w:pPr>
            <w:r w:rsidRPr="00CC0718">
              <w:rPr>
                <w:color w:val="000000"/>
                <w:spacing w:val="-2"/>
                <w:sz w:val="18"/>
              </w:rPr>
              <w:t>1</w:t>
            </w:r>
          </w:p>
        </w:tc>
        <w:tc>
          <w:tcPr>
            <w:tcW w:w="1576" w:type="dxa"/>
            <w:tcBorders>
              <w:bottom w:val="single" w:color="8FB6EA" w:sz="5" w:space="0"/>
            </w:tcBorders>
            <w:shd w:val="clear" w:color="auto" w:fill="FFFFFF" w:themeFill="background1"/>
            <w:tcMar/>
          </w:tcPr>
          <w:p w:rsidRPr="00CC0718" w:rsidR="00C71DC8" w:rsidP="00244814" w:rsidRDefault="00C71DC8" w14:paraId="1416CB2A" w14:textId="77777777">
            <w:pPr>
              <w:rPr>
                <w:color w:val="000000"/>
                <w:spacing w:val="-2"/>
                <w:sz w:val="18"/>
              </w:rPr>
            </w:pPr>
          </w:p>
        </w:tc>
      </w:tr>
      <w:tr w:rsidRPr="00CC0718" w:rsidR="00C71DC8" w:rsidTr="3A33D0EC" w14:paraId="1517DBF1" w14:textId="77777777">
        <w:trPr>
          <w:trHeight w:val="444" w:hRule="exact"/>
        </w:trPr>
        <w:tc>
          <w:tcPr>
            <w:tcW w:w="10717" w:type="dxa"/>
            <w:gridSpan w:val="8"/>
            <w:tcBorders>
              <w:top w:val="single" w:color="8FB6EA" w:sz="5" w:space="0"/>
            </w:tcBorders>
            <w:tcMar/>
          </w:tcPr>
          <w:p w:rsidRPr="00CC0718" w:rsidR="00C71DC8" w:rsidP="00244814" w:rsidRDefault="00C71DC8" w14:paraId="524DFE0B" w14:textId="77777777"/>
        </w:tc>
      </w:tr>
      <w:tr w:rsidRPr="00CC0718" w:rsidR="00C71DC8" w:rsidTr="3A33D0EC" w14:paraId="4E5BE5A4" w14:textId="77777777">
        <w:trPr>
          <w:trHeight w:val="602" w:hRule="exact"/>
        </w:trPr>
        <w:tc>
          <w:tcPr>
            <w:tcW w:w="10717" w:type="dxa"/>
            <w:gridSpan w:val="8"/>
            <w:shd w:val="clear" w:color="auto" w:fill="FFFFFF" w:themeFill="background1"/>
            <w:tcMar/>
          </w:tcPr>
          <w:p w:rsidRPr="00CC0718" w:rsidR="00C71DC8" w:rsidP="00244814" w:rsidRDefault="00C71DC8" w14:paraId="4F5D6E43" w14:textId="77777777">
            <w:pPr>
              <w:rPr>
                <w:b/>
                <w:color w:val="5C83B4"/>
                <w:spacing w:val="-2"/>
                <w:sz w:val="24"/>
              </w:rPr>
            </w:pPr>
            <w:bookmarkStart w:name="CodesAXIALCODEZAdditionalInformationCLUB" w:id="77"/>
            <w:bookmarkEnd w:id="77"/>
          </w:p>
        </w:tc>
      </w:tr>
      <w:tr w:rsidRPr="00CC0718" w:rsidR="00C71DC8" w:rsidTr="3A33D0EC" w14:paraId="14F25D86" w14:textId="77777777">
        <w:trPr>
          <w:trHeight w:val="458" w:hRule="exact"/>
        </w:trPr>
        <w:tc>
          <w:tcPr>
            <w:tcW w:w="1805" w:type="dxa"/>
            <w:shd w:val="clear" w:color="auto" w:fill="FFFFFF" w:themeFill="background1"/>
            <w:tcMar/>
          </w:tcPr>
          <w:p w:rsidRPr="00CC0718" w:rsidR="00C71DC8" w:rsidP="00244814" w:rsidRDefault="00C71DC8" w14:paraId="3685B499" w14:textId="77777777">
            <w:pPr>
              <w:rPr>
                <w:b/>
                <w:color w:val="5C83B4"/>
                <w:spacing w:val="-2"/>
                <w:sz w:val="24"/>
              </w:rPr>
            </w:pPr>
            <w:r w:rsidRPr="00CC0718">
              <w:rPr>
                <w:b/>
                <w:color w:val="5C83B4"/>
                <w:spacing w:val="-2"/>
                <w:sz w:val="24"/>
              </w:rPr>
              <w:t>Nickname:</w:t>
            </w:r>
          </w:p>
        </w:tc>
        <w:tc>
          <w:tcPr>
            <w:tcW w:w="8912" w:type="dxa"/>
            <w:gridSpan w:val="7"/>
            <w:vMerge w:val="restart"/>
            <w:shd w:val="clear" w:color="auto" w:fill="FFFFFF" w:themeFill="background1"/>
            <w:tcMar/>
          </w:tcPr>
          <w:p w:rsidRPr="00CC0718" w:rsidR="00C71DC8" w:rsidP="3A33D0EC" w:rsidRDefault="00C71DC8" w14:paraId="426E1A43" w14:textId="77777777">
            <w:pPr>
              <w:rPr>
                <w:b w:val="1"/>
                <w:bCs w:val="1"/>
                <w:color w:val="5C83B4"/>
                <w:spacing w:val="-2"/>
                <w:sz w:val="24"/>
                <w:szCs w:val="24"/>
                <w:lang w:val="en-US"/>
              </w:rPr>
            </w:pPr>
            <w:r w:rsidRPr="3A33D0EC" w:rsidR="00C71DC8">
              <w:rPr>
                <w:b w:val="1"/>
                <w:bCs w:val="1"/>
                <w:color w:val="5C83B4"/>
                <w:spacing w:val="-2"/>
                <w:sz w:val="24"/>
                <w:szCs w:val="24"/>
                <w:lang w:val="en-US"/>
              </w:rPr>
              <w:t>Codes\\AXIAL CODE\\Z - Additional Information\CLUB MANAGEMENT AND STRUCTURE\</w:t>
            </w:r>
            <w:r w:rsidRPr="3A33D0EC" w:rsidR="00C71DC8">
              <w:rPr>
                <w:b w:val="1"/>
                <w:bCs w:val="1"/>
                <w:color w:val="5C83B4"/>
                <w:spacing w:val="-2"/>
                <w:sz w:val="24"/>
                <w:szCs w:val="24"/>
                <w:lang w:val="en-US"/>
              </w:rPr>
              <w:t>Yeah</w:t>
            </w:r>
            <w:r w:rsidRPr="3A33D0EC" w:rsidR="00C71DC8">
              <w:rPr>
                <w:b w:val="1"/>
                <w:bCs w:val="1"/>
                <w:color w:val="5C83B4"/>
                <w:spacing w:val="-2"/>
                <w:sz w:val="24"/>
                <w:szCs w:val="24"/>
                <w:lang w:val="en-US"/>
              </w:rPr>
              <w:t>, like we have already started appointing many of the members</w:t>
            </w:r>
          </w:p>
        </w:tc>
      </w:tr>
      <w:tr w:rsidRPr="00CC0718" w:rsidR="00C71DC8" w:rsidTr="3A33D0EC" w14:paraId="055D8E60" w14:textId="77777777">
        <w:trPr>
          <w:trHeight w:val="444" w:hRule="exact"/>
        </w:trPr>
        <w:tc>
          <w:tcPr>
            <w:tcW w:w="1805" w:type="dxa"/>
            <w:shd w:val="clear" w:color="auto" w:fill="FFFFFF" w:themeFill="background1"/>
            <w:tcMar/>
          </w:tcPr>
          <w:p w:rsidRPr="00CC0718" w:rsidR="00C71DC8" w:rsidP="00244814" w:rsidRDefault="00C71DC8" w14:paraId="30FAA7B6" w14:textId="77777777">
            <w:pPr>
              <w:rPr>
                <w:b/>
                <w:color w:val="5C83B4"/>
                <w:spacing w:val="-2"/>
                <w:sz w:val="24"/>
              </w:rPr>
            </w:pPr>
            <w:r w:rsidRPr="00CC0718">
              <w:rPr>
                <w:b/>
                <w:color w:val="5C83B4"/>
                <w:spacing w:val="-2"/>
                <w:sz w:val="24"/>
              </w:rPr>
              <w:t>Classification:</w:t>
            </w:r>
          </w:p>
        </w:tc>
        <w:tc>
          <w:tcPr>
            <w:tcW w:w="8912" w:type="dxa"/>
            <w:gridSpan w:val="7"/>
            <w:vMerge/>
            <w:tcMar/>
          </w:tcPr>
          <w:p w:rsidRPr="00CC0718" w:rsidR="00C71DC8" w:rsidP="00244814" w:rsidRDefault="00C71DC8" w14:paraId="1B00B647" w14:textId="77777777"/>
        </w:tc>
      </w:tr>
      <w:tr w:rsidRPr="00CC0718" w:rsidR="00C71DC8" w:rsidTr="3A33D0EC" w14:paraId="295A61E0" w14:textId="77777777">
        <w:trPr>
          <w:trHeight w:val="459" w:hRule="exact"/>
        </w:trPr>
        <w:tc>
          <w:tcPr>
            <w:tcW w:w="1805" w:type="dxa"/>
            <w:shd w:val="clear" w:color="auto" w:fill="FFFFFF" w:themeFill="background1"/>
            <w:tcMar/>
          </w:tcPr>
          <w:p w:rsidRPr="00CC0718" w:rsidR="00C71DC8" w:rsidP="00244814" w:rsidRDefault="00C71DC8" w14:paraId="712B9E69" w14:textId="77777777">
            <w:pPr>
              <w:rPr>
                <w:b/>
                <w:color w:val="5C83B4"/>
                <w:spacing w:val="-2"/>
                <w:sz w:val="24"/>
              </w:rPr>
            </w:pPr>
            <w:r w:rsidRPr="00CC0718">
              <w:rPr>
                <w:b/>
                <w:color w:val="5C83B4"/>
                <w:spacing w:val="-2"/>
                <w:sz w:val="24"/>
              </w:rPr>
              <w:t>Aggregated:</w:t>
            </w:r>
          </w:p>
        </w:tc>
        <w:tc>
          <w:tcPr>
            <w:tcW w:w="8912" w:type="dxa"/>
            <w:gridSpan w:val="7"/>
            <w:shd w:val="clear" w:color="auto" w:fill="FFFFFF" w:themeFill="background1"/>
            <w:tcMar/>
          </w:tcPr>
          <w:p w:rsidRPr="00CC0718" w:rsidR="00C71DC8" w:rsidP="00244814" w:rsidRDefault="00C71DC8" w14:paraId="3169226C" w14:textId="77777777">
            <w:pPr>
              <w:rPr>
                <w:b/>
                <w:color w:val="5C83B4"/>
                <w:spacing w:val="-2"/>
                <w:sz w:val="24"/>
              </w:rPr>
            </w:pPr>
            <w:r w:rsidRPr="00CC0718">
              <w:rPr>
                <w:b/>
                <w:color w:val="5C83B4"/>
                <w:spacing w:val="-2"/>
                <w:sz w:val="24"/>
              </w:rPr>
              <w:t>No</w:t>
            </w:r>
          </w:p>
        </w:tc>
      </w:tr>
      <w:tr w:rsidRPr="00CC0718" w:rsidR="00C71DC8" w:rsidTr="3A33D0EC" w14:paraId="06725C33" w14:textId="77777777">
        <w:trPr>
          <w:trHeight w:val="329" w:hRule="exact"/>
        </w:trPr>
        <w:tc>
          <w:tcPr>
            <w:tcW w:w="3381" w:type="dxa"/>
            <w:gridSpan w:val="2"/>
            <w:tcBorders>
              <w:bottom w:val="single" w:color="8FB6EA" w:sz="5" w:space="0"/>
            </w:tcBorders>
            <w:shd w:val="clear" w:color="auto" w:fill="FFFFFF" w:themeFill="background1"/>
            <w:tcMar/>
          </w:tcPr>
          <w:p w:rsidRPr="00CC0718" w:rsidR="00C71DC8" w:rsidP="00244814" w:rsidRDefault="00C71DC8" w14:paraId="0B69A3A6" w14:textId="77777777">
            <w:pPr>
              <w:rPr>
                <w:color w:val="000000"/>
                <w:spacing w:val="-2"/>
                <w:sz w:val="18"/>
              </w:rPr>
            </w:pPr>
            <w:r w:rsidRPr="00CC0718">
              <w:rPr>
                <w:color w:val="000000"/>
                <w:spacing w:val="-2"/>
                <w:sz w:val="18"/>
              </w:rPr>
              <w:t>Document</w:t>
            </w:r>
          </w:p>
        </w:tc>
        <w:tc>
          <w:tcPr>
            <w:tcW w:w="1132" w:type="dxa"/>
            <w:tcBorders>
              <w:bottom w:val="single" w:color="8FB6EA" w:sz="5" w:space="0"/>
            </w:tcBorders>
            <w:shd w:val="clear" w:color="auto" w:fill="FFFFFF" w:themeFill="background1"/>
            <w:tcMar/>
          </w:tcPr>
          <w:p w:rsidRPr="00CC0718" w:rsidR="00C71DC8" w:rsidP="00244814" w:rsidRDefault="00C71DC8" w14:paraId="6EB7BF8A" w14:textId="77777777">
            <w:pPr>
              <w:rPr>
                <w:color w:val="000000"/>
                <w:spacing w:val="-2"/>
                <w:sz w:val="18"/>
              </w:rPr>
            </w:pPr>
            <w:r w:rsidRPr="00CC0718">
              <w:rPr>
                <w:color w:val="000000"/>
                <w:spacing w:val="-2"/>
                <w:sz w:val="18"/>
              </w:rPr>
              <w:t>1</w:t>
            </w:r>
          </w:p>
        </w:tc>
        <w:tc>
          <w:tcPr>
            <w:tcW w:w="1576" w:type="dxa"/>
            <w:gridSpan w:val="2"/>
            <w:tcBorders>
              <w:bottom w:val="single" w:color="8FB6EA" w:sz="5" w:space="0"/>
            </w:tcBorders>
            <w:shd w:val="clear" w:color="auto" w:fill="FFFFFF" w:themeFill="background1"/>
            <w:tcMar/>
          </w:tcPr>
          <w:p w:rsidRPr="00CC0718" w:rsidR="00C71DC8" w:rsidP="00244814" w:rsidRDefault="00C71DC8" w14:paraId="1A3BFFBB" w14:textId="77777777">
            <w:pPr>
              <w:rPr>
                <w:color w:val="000000"/>
                <w:spacing w:val="-2"/>
                <w:sz w:val="18"/>
              </w:rPr>
            </w:pPr>
            <w:r w:rsidRPr="00CC0718">
              <w:rPr>
                <w:color w:val="000000"/>
                <w:spacing w:val="-2"/>
                <w:sz w:val="18"/>
              </w:rPr>
              <w:t>1</w:t>
            </w:r>
          </w:p>
        </w:tc>
        <w:tc>
          <w:tcPr>
            <w:tcW w:w="1362" w:type="dxa"/>
            <w:tcBorders>
              <w:bottom w:val="single" w:color="8FB6EA" w:sz="5" w:space="0"/>
            </w:tcBorders>
            <w:shd w:val="clear" w:color="auto" w:fill="FFFFFF" w:themeFill="background1"/>
            <w:tcMar/>
          </w:tcPr>
          <w:p w:rsidRPr="00CC0718" w:rsidR="00C71DC8" w:rsidP="00244814" w:rsidRDefault="00C71DC8" w14:paraId="0ACE604F" w14:textId="77777777">
            <w:pPr>
              <w:rPr>
                <w:color w:val="000000"/>
                <w:spacing w:val="-2"/>
                <w:sz w:val="18"/>
              </w:rPr>
            </w:pPr>
            <w:r w:rsidRPr="00CC0718">
              <w:rPr>
                <w:color w:val="000000"/>
                <w:spacing w:val="-2"/>
                <w:sz w:val="18"/>
              </w:rPr>
              <w:t>11</w:t>
            </w:r>
          </w:p>
        </w:tc>
        <w:tc>
          <w:tcPr>
            <w:tcW w:w="1690" w:type="dxa"/>
            <w:tcBorders>
              <w:bottom w:val="single" w:color="8FB6EA" w:sz="5" w:space="0"/>
            </w:tcBorders>
            <w:shd w:val="clear" w:color="auto" w:fill="FFFFFF" w:themeFill="background1"/>
            <w:tcMar/>
          </w:tcPr>
          <w:p w:rsidRPr="00CC0718" w:rsidR="00C71DC8" w:rsidP="00244814" w:rsidRDefault="00C71DC8" w14:paraId="2A517318" w14:textId="77777777">
            <w:pPr>
              <w:rPr>
                <w:color w:val="000000"/>
                <w:spacing w:val="-2"/>
                <w:sz w:val="18"/>
              </w:rPr>
            </w:pPr>
            <w:r w:rsidRPr="00CC0718">
              <w:rPr>
                <w:color w:val="000000"/>
                <w:spacing w:val="-2"/>
                <w:sz w:val="18"/>
              </w:rPr>
              <w:t>1</w:t>
            </w:r>
          </w:p>
        </w:tc>
        <w:tc>
          <w:tcPr>
            <w:tcW w:w="1576" w:type="dxa"/>
            <w:tcBorders>
              <w:bottom w:val="single" w:color="8FB6EA" w:sz="5" w:space="0"/>
            </w:tcBorders>
            <w:shd w:val="clear" w:color="auto" w:fill="FFFFFF" w:themeFill="background1"/>
            <w:tcMar/>
          </w:tcPr>
          <w:p w:rsidRPr="00CC0718" w:rsidR="00C71DC8" w:rsidP="00244814" w:rsidRDefault="00C71DC8" w14:paraId="11B922A2" w14:textId="77777777">
            <w:pPr>
              <w:rPr>
                <w:color w:val="000000"/>
                <w:spacing w:val="-2"/>
                <w:sz w:val="18"/>
              </w:rPr>
            </w:pPr>
          </w:p>
        </w:tc>
      </w:tr>
      <w:tr w:rsidRPr="00CC0718" w:rsidR="00C71DC8" w:rsidTr="3A33D0EC" w14:paraId="17683559" w14:textId="77777777">
        <w:trPr>
          <w:trHeight w:val="459" w:hRule="exact"/>
        </w:trPr>
        <w:tc>
          <w:tcPr>
            <w:tcW w:w="10717" w:type="dxa"/>
            <w:gridSpan w:val="8"/>
            <w:tcBorders>
              <w:top w:val="single" w:color="8FB6EA" w:sz="5" w:space="0"/>
            </w:tcBorders>
            <w:tcMar/>
          </w:tcPr>
          <w:p w:rsidRPr="00CC0718" w:rsidR="00C71DC8" w:rsidP="00244814" w:rsidRDefault="00C71DC8" w14:paraId="6C47BE9B" w14:textId="77777777"/>
        </w:tc>
      </w:tr>
      <w:tr w:rsidRPr="00CC0718" w:rsidR="00C71DC8" w:rsidTr="3A33D0EC" w14:paraId="30114906" w14:textId="77777777">
        <w:trPr>
          <w:trHeight w:val="329" w:hRule="exact"/>
        </w:trPr>
        <w:tc>
          <w:tcPr>
            <w:tcW w:w="10717" w:type="dxa"/>
            <w:gridSpan w:val="8"/>
            <w:shd w:val="clear" w:color="auto" w:fill="FFFFFF" w:themeFill="background1"/>
            <w:tcMar/>
          </w:tcPr>
          <w:p w:rsidRPr="00CC0718" w:rsidR="00C71DC8" w:rsidP="00244814" w:rsidRDefault="00C71DC8" w14:paraId="13D36689" w14:textId="77777777">
            <w:pPr>
              <w:rPr>
                <w:b/>
                <w:color w:val="5C83B4"/>
                <w:spacing w:val="-2"/>
                <w:sz w:val="24"/>
              </w:rPr>
            </w:pPr>
            <w:bookmarkStart w:name="CodesAXIALCODEZAdditionalInformationCODE" w:id="78"/>
            <w:bookmarkEnd w:id="78"/>
          </w:p>
        </w:tc>
      </w:tr>
      <w:tr w:rsidRPr="00CC0718" w:rsidR="00C71DC8" w:rsidTr="3A33D0EC" w14:paraId="10C4F13A" w14:textId="77777777">
        <w:trPr>
          <w:trHeight w:val="459" w:hRule="exact"/>
        </w:trPr>
        <w:tc>
          <w:tcPr>
            <w:tcW w:w="1805" w:type="dxa"/>
            <w:shd w:val="clear" w:color="auto" w:fill="FFFFFF" w:themeFill="background1"/>
            <w:tcMar/>
          </w:tcPr>
          <w:p w:rsidRPr="00CC0718" w:rsidR="00C71DC8" w:rsidP="00244814" w:rsidRDefault="00C71DC8" w14:paraId="222B27F3" w14:textId="77777777">
            <w:pPr>
              <w:rPr>
                <w:b/>
                <w:color w:val="5C83B4"/>
                <w:spacing w:val="-2"/>
                <w:sz w:val="24"/>
              </w:rPr>
            </w:pPr>
            <w:r w:rsidRPr="00CC0718">
              <w:rPr>
                <w:b/>
                <w:color w:val="5C83B4"/>
                <w:spacing w:val="-2"/>
                <w:sz w:val="24"/>
              </w:rPr>
              <w:t>Nickname:</w:t>
            </w:r>
          </w:p>
        </w:tc>
        <w:tc>
          <w:tcPr>
            <w:tcW w:w="8912" w:type="dxa"/>
            <w:gridSpan w:val="7"/>
            <w:vMerge w:val="restart"/>
            <w:shd w:val="clear" w:color="auto" w:fill="FFFFFF" w:themeFill="background1"/>
            <w:tcMar/>
          </w:tcPr>
          <w:p w:rsidRPr="00CC0718" w:rsidR="00C71DC8" w:rsidP="00244814" w:rsidRDefault="00C71DC8" w14:paraId="6CA854AA" w14:textId="77777777">
            <w:pPr>
              <w:rPr>
                <w:b/>
                <w:color w:val="5C83B4"/>
                <w:spacing w:val="-2"/>
                <w:sz w:val="24"/>
              </w:rPr>
            </w:pPr>
            <w:r w:rsidRPr="00CC0718">
              <w:rPr>
                <w:b/>
                <w:color w:val="5C83B4"/>
                <w:spacing w:val="-2"/>
                <w:sz w:val="24"/>
              </w:rPr>
              <w:t>Codes\\AXIAL CODE\\Z - Additional Information\CODE OF CONDUCT</w:t>
            </w:r>
          </w:p>
        </w:tc>
      </w:tr>
      <w:tr w:rsidRPr="00CC0718" w:rsidR="00C71DC8" w:rsidTr="3A33D0EC" w14:paraId="27C988D4" w14:textId="77777777">
        <w:trPr>
          <w:trHeight w:val="444" w:hRule="exact"/>
        </w:trPr>
        <w:tc>
          <w:tcPr>
            <w:tcW w:w="1805" w:type="dxa"/>
            <w:shd w:val="clear" w:color="auto" w:fill="FFFFFF" w:themeFill="background1"/>
            <w:tcMar/>
          </w:tcPr>
          <w:p w:rsidRPr="00CC0718" w:rsidR="00C71DC8" w:rsidP="00244814" w:rsidRDefault="00C71DC8" w14:paraId="6E66EE19" w14:textId="77777777">
            <w:pPr>
              <w:rPr>
                <w:b/>
                <w:color w:val="5C83B4"/>
                <w:spacing w:val="-2"/>
                <w:sz w:val="24"/>
              </w:rPr>
            </w:pPr>
            <w:r w:rsidRPr="00CC0718">
              <w:rPr>
                <w:b/>
                <w:color w:val="5C83B4"/>
                <w:spacing w:val="-2"/>
                <w:sz w:val="24"/>
              </w:rPr>
              <w:t>Classification:</w:t>
            </w:r>
          </w:p>
        </w:tc>
        <w:tc>
          <w:tcPr>
            <w:tcW w:w="8912" w:type="dxa"/>
            <w:gridSpan w:val="7"/>
            <w:vMerge/>
            <w:tcMar/>
          </w:tcPr>
          <w:p w:rsidRPr="00CC0718" w:rsidR="00C71DC8" w:rsidP="00244814" w:rsidRDefault="00C71DC8" w14:paraId="7DC91F7A" w14:textId="77777777"/>
        </w:tc>
      </w:tr>
      <w:tr w:rsidRPr="00CC0718" w:rsidR="00C71DC8" w:rsidTr="3A33D0EC" w14:paraId="511AC7CF" w14:textId="77777777">
        <w:trPr>
          <w:trHeight w:val="458" w:hRule="exact"/>
        </w:trPr>
        <w:tc>
          <w:tcPr>
            <w:tcW w:w="1805" w:type="dxa"/>
            <w:shd w:val="clear" w:color="auto" w:fill="FFFFFF" w:themeFill="background1"/>
            <w:tcMar/>
          </w:tcPr>
          <w:p w:rsidRPr="00CC0718" w:rsidR="00C71DC8" w:rsidP="00244814" w:rsidRDefault="00C71DC8" w14:paraId="7992EA14" w14:textId="77777777">
            <w:pPr>
              <w:rPr>
                <w:b/>
                <w:color w:val="5C83B4"/>
                <w:spacing w:val="-2"/>
                <w:sz w:val="24"/>
              </w:rPr>
            </w:pPr>
            <w:r w:rsidRPr="00CC0718">
              <w:rPr>
                <w:b/>
                <w:color w:val="5C83B4"/>
                <w:spacing w:val="-2"/>
                <w:sz w:val="24"/>
              </w:rPr>
              <w:t>Aggregated:</w:t>
            </w:r>
          </w:p>
        </w:tc>
        <w:tc>
          <w:tcPr>
            <w:tcW w:w="8912" w:type="dxa"/>
            <w:gridSpan w:val="7"/>
            <w:shd w:val="clear" w:color="auto" w:fill="FFFFFF" w:themeFill="background1"/>
            <w:tcMar/>
          </w:tcPr>
          <w:p w:rsidRPr="00CC0718" w:rsidR="00C71DC8" w:rsidP="00244814" w:rsidRDefault="00C71DC8" w14:paraId="142B02E5" w14:textId="77777777">
            <w:pPr>
              <w:rPr>
                <w:b/>
                <w:color w:val="5C83B4"/>
                <w:spacing w:val="-2"/>
                <w:sz w:val="24"/>
              </w:rPr>
            </w:pPr>
            <w:r w:rsidRPr="00CC0718">
              <w:rPr>
                <w:b/>
                <w:color w:val="5C83B4"/>
                <w:spacing w:val="-2"/>
                <w:sz w:val="24"/>
              </w:rPr>
              <w:t>Yes</w:t>
            </w:r>
          </w:p>
        </w:tc>
      </w:tr>
      <w:tr w:rsidRPr="00CC0718" w:rsidR="00C71DC8" w:rsidTr="3A33D0EC" w14:paraId="3FF0FF0D" w14:textId="77777777">
        <w:trPr>
          <w:trHeight w:val="344" w:hRule="exact"/>
        </w:trPr>
        <w:tc>
          <w:tcPr>
            <w:tcW w:w="3381" w:type="dxa"/>
            <w:gridSpan w:val="2"/>
            <w:tcBorders>
              <w:bottom w:val="single" w:color="8FB6EA" w:sz="5" w:space="0"/>
            </w:tcBorders>
            <w:shd w:val="clear" w:color="auto" w:fill="FFFFFF" w:themeFill="background1"/>
            <w:tcMar/>
          </w:tcPr>
          <w:p w:rsidRPr="00CC0718" w:rsidR="00C71DC8" w:rsidP="00244814" w:rsidRDefault="00C71DC8" w14:paraId="0B702805" w14:textId="77777777">
            <w:pPr>
              <w:rPr>
                <w:color w:val="000000"/>
                <w:spacing w:val="-2"/>
                <w:sz w:val="18"/>
              </w:rPr>
            </w:pPr>
            <w:r w:rsidRPr="00CC0718">
              <w:rPr>
                <w:color w:val="000000"/>
                <w:spacing w:val="-2"/>
                <w:sz w:val="18"/>
              </w:rPr>
              <w:t>Document</w:t>
            </w:r>
          </w:p>
        </w:tc>
        <w:tc>
          <w:tcPr>
            <w:tcW w:w="1132" w:type="dxa"/>
            <w:tcBorders>
              <w:bottom w:val="single" w:color="8FB6EA" w:sz="5" w:space="0"/>
            </w:tcBorders>
            <w:shd w:val="clear" w:color="auto" w:fill="FFFFFF" w:themeFill="background1"/>
            <w:tcMar/>
          </w:tcPr>
          <w:p w:rsidRPr="00CC0718" w:rsidR="00C71DC8" w:rsidP="00244814" w:rsidRDefault="00C71DC8" w14:paraId="68BBF6CB" w14:textId="77777777">
            <w:pPr>
              <w:rPr>
                <w:color w:val="000000"/>
                <w:spacing w:val="-2"/>
                <w:sz w:val="18"/>
              </w:rPr>
            </w:pPr>
            <w:r w:rsidRPr="00CC0718">
              <w:rPr>
                <w:color w:val="000000"/>
                <w:spacing w:val="-2"/>
                <w:sz w:val="18"/>
              </w:rPr>
              <w:t>1</w:t>
            </w:r>
          </w:p>
        </w:tc>
        <w:tc>
          <w:tcPr>
            <w:tcW w:w="1576" w:type="dxa"/>
            <w:gridSpan w:val="2"/>
            <w:tcBorders>
              <w:bottom w:val="single" w:color="8FB6EA" w:sz="5" w:space="0"/>
            </w:tcBorders>
            <w:shd w:val="clear" w:color="auto" w:fill="FFFFFF" w:themeFill="background1"/>
            <w:tcMar/>
          </w:tcPr>
          <w:p w:rsidRPr="00CC0718" w:rsidR="00C71DC8" w:rsidP="00244814" w:rsidRDefault="00C71DC8" w14:paraId="0DF7C5AE" w14:textId="77777777">
            <w:pPr>
              <w:rPr>
                <w:color w:val="000000"/>
                <w:spacing w:val="-2"/>
                <w:sz w:val="18"/>
              </w:rPr>
            </w:pPr>
            <w:r w:rsidRPr="00CC0718">
              <w:rPr>
                <w:color w:val="000000"/>
                <w:spacing w:val="-2"/>
                <w:sz w:val="18"/>
              </w:rPr>
              <w:t>1</w:t>
            </w:r>
          </w:p>
        </w:tc>
        <w:tc>
          <w:tcPr>
            <w:tcW w:w="1362" w:type="dxa"/>
            <w:tcBorders>
              <w:bottom w:val="single" w:color="8FB6EA" w:sz="5" w:space="0"/>
            </w:tcBorders>
            <w:shd w:val="clear" w:color="auto" w:fill="FFFFFF" w:themeFill="background1"/>
            <w:tcMar/>
          </w:tcPr>
          <w:p w:rsidRPr="00CC0718" w:rsidR="00C71DC8" w:rsidP="00244814" w:rsidRDefault="00C71DC8" w14:paraId="75676851" w14:textId="77777777">
            <w:pPr>
              <w:rPr>
                <w:color w:val="000000"/>
                <w:spacing w:val="-2"/>
                <w:sz w:val="18"/>
              </w:rPr>
            </w:pPr>
            <w:r w:rsidRPr="00CC0718">
              <w:rPr>
                <w:color w:val="000000"/>
                <w:spacing w:val="-2"/>
                <w:sz w:val="18"/>
              </w:rPr>
              <w:t>5</w:t>
            </w:r>
          </w:p>
        </w:tc>
        <w:tc>
          <w:tcPr>
            <w:tcW w:w="1690" w:type="dxa"/>
            <w:tcBorders>
              <w:bottom w:val="single" w:color="8FB6EA" w:sz="5" w:space="0"/>
            </w:tcBorders>
            <w:shd w:val="clear" w:color="auto" w:fill="FFFFFF" w:themeFill="background1"/>
            <w:tcMar/>
          </w:tcPr>
          <w:p w:rsidRPr="00CC0718" w:rsidR="00C71DC8" w:rsidP="00244814" w:rsidRDefault="00C71DC8" w14:paraId="1B19EFE7" w14:textId="77777777">
            <w:pPr>
              <w:rPr>
                <w:color w:val="000000"/>
                <w:spacing w:val="-2"/>
                <w:sz w:val="18"/>
              </w:rPr>
            </w:pPr>
            <w:r w:rsidRPr="00CC0718">
              <w:rPr>
                <w:color w:val="000000"/>
                <w:spacing w:val="-2"/>
                <w:sz w:val="18"/>
              </w:rPr>
              <w:t>1</w:t>
            </w:r>
          </w:p>
        </w:tc>
        <w:tc>
          <w:tcPr>
            <w:tcW w:w="1576" w:type="dxa"/>
            <w:tcBorders>
              <w:bottom w:val="single" w:color="8FB6EA" w:sz="5" w:space="0"/>
            </w:tcBorders>
            <w:shd w:val="clear" w:color="auto" w:fill="FFFFFF" w:themeFill="background1"/>
            <w:tcMar/>
          </w:tcPr>
          <w:p w:rsidRPr="00CC0718" w:rsidR="00C71DC8" w:rsidP="00244814" w:rsidRDefault="00C71DC8" w14:paraId="4D1529CA" w14:textId="77777777">
            <w:pPr>
              <w:rPr>
                <w:color w:val="000000"/>
                <w:spacing w:val="-2"/>
                <w:sz w:val="18"/>
              </w:rPr>
            </w:pPr>
          </w:p>
        </w:tc>
      </w:tr>
      <w:tr w:rsidRPr="00CC0718" w:rsidR="00C71DC8" w:rsidTr="3A33D0EC" w14:paraId="04BB682D" w14:textId="77777777">
        <w:trPr>
          <w:trHeight w:val="445" w:hRule="exact"/>
        </w:trPr>
        <w:tc>
          <w:tcPr>
            <w:tcW w:w="10717" w:type="dxa"/>
            <w:gridSpan w:val="8"/>
            <w:tcBorders>
              <w:top w:val="single" w:color="8FB6EA" w:sz="5" w:space="0"/>
            </w:tcBorders>
            <w:tcMar/>
          </w:tcPr>
          <w:p w:rsidRPr="00CC0718" w:rsidR="00C71DC8" w:rsidP="00244814" w:rsidRDefault="00C71DC8" w14:paraId="1B75794E" w14:textId="77777777"/>
        </w:tc>
      </w:tr>
      <w:tr w:rsidRPr="00CC0718" w:rsidR="00C71DC8" w:rsidTr="3A33D0EC" w14:paraId="7F11A3C5" w14:textId="77777777">
        <w:trPr>
          <w:trHeight w:val="343" w:hRule="exact"/>
        </w:trPr>
        <w:tc>
          <w:tcPr>
            <w:tcW w:w="10717" w:type="dxa"/>
            <w:gridSpan w:val="8"/>
            <w:shd w:val="clear" w:color="auto" w:fill="FFFFFF" w:themeFill="background1"/>
            <w:tcMar/>
          </w:tcPr>
          <w:p w:rsidRPr="00CC0718" w:rsidR="00C71DC8" w:rsidP="00244814" w:rsidRDefault="00C71DC8" w14:paraId="24983AB9" w14:textId="77777777">
            <w:pPr>
              <w:rPr>
                <w:b/>
                <w:color w:val="5C83B4"/>
                <w:spacing w:val="-2"/>
                <w:sz w:val="24"/>
              </w:rPr>
            </w:pPr>
          </w:p>
        </w:tc>
      </w:tr>
      <w:tr w:rsidRPr="00CC0718" w:rsidR="00C71DC8" w:rsidTr="3A33D0EC" w14:paraId="7B4C6141" w14:textId="77777777">
        <w:trPr>
          <w:trHeight w:val="445" w:hRule="exact"/>
        </w:trPr>
        <w:tc>
          <w:tcPr>
            <w:tcW w:w="1805" w:type="dxa"/>
            <w:shd w:val="clear" w:color="auto" w:fill="FFFFFF" w:themeFill="background1"/>
            <w:tcMar/>
          </w:tcPr>
          <w:p w:rsidRPr="00CC0718" w:rsidR="00C71DC8" w:rsidP="00244814" w:rsidRDefault="00C71DC8" w14:paraId="62C4B13A" w14:textId="77777777">
            <w:pPr>
              <w:rPr>
                <w:b/>
                <w:color w:val="5C83B4"/>
                <w:spacing w:val="-2"/>
                <w:sz w:val="24"/>
              </w:rPr>
            </w:pPr>
            <w:r w:rsidRPr="00CC0718">
              <w:rPr>
                <w:b/>
                <w:color w:val="5C83B4"/>
                <w:spacing w:val="-2"/>
                <w:sz w:val="24"/>
              </w:rPr>
              <w:t>Nickname:</w:t>
            </w:r>
          </w:p>
        </w:tc>
        <w:tc>
          <w:tcPr>
            <w:tcW w:w="8912" w:type="dxa"/>
            <w:gridSpan w:val="7"/>
            <w:vMerge w:val="restart"/>
            <w:shd w:val="clear" w:color="auto" w:fill="FFFFFF" w:themeFill="background1"/>
            <w:tcMar/>
          </w:tcPr>
          <w:p w:rsidRPr="00CC0718" w:rsidR="00C71DC8" w:rsidP="00244814" w:rsidRDefault="00C71DC8" w14:paraId="2ECFF73B" w14:textId="77777777">
            <w:pPr>
              <w:rPr>
                <w:b/>
                <w:color w:val="5C83B4"/>
                <w:spacing w:val="-2"/>
                <w:sz w:val="24"/>
              </w:rPr>
            </w:pPr>
            <w:r w:rsidRPr="00CC0718">
              <w:rPr>
                <w:b/>
                <w:color w:val="5C83B4"/>
                <w:spacing w:val="-2"/>
                <w:sz w:val="24"/>
              </w:rPr>
              <w:t>Codes\\AXIAL CODE\\Z - Additional Information\COLLABORATION AND NETWORKING</w:t>
            </w:r>
          </w:p>
        </w:tc>
      </w:tr>
      <w:tr w:rsidRPr="00CC0718" w:rsidR="00C71DC8" w:rsidTr="3A33D0EC" w14:paraId="1424DB09" w14:textId="77777777">
        <w:trPr>
          <w:trHeight w:val="458" w:hRule="exact"/>
        </w:trPr>
        <w:tc>
          <w:tcPr>
            <w:tcW w:w="1805" w:type="dxa"/>
            <w:shd w:val="clear" w:color="auto" w:fill="FFFFFF" w:themeFill="background1"/>
            <w:tcMar/>
          </w:tcPr>
          <w:p w:rsidRPr="00CC0718" w:rsidR="00C71DC8" w:rsidP="00244814" w:rsidRDefault="00C71DC8" w14:paraId="3C3BFE1D" w14:textId="77777777">
            <w:pPr>
              <w:rPr>
                <w:b/>
                <w:color w:val="5C83B4"/>
                <w:spacing w:val="-2"/>
                <w:sz w:val="24"/>
              </w:rPr>
            </w:pPr>
            <w:r w:rsidRPr="00CC0718">
              <w:rPr>
                <w:b/>
                <w:color w:val="5C83B4"/>
                <w:spacing w:val="-2"/>
                <w:sz w:val="24"/>
              </w:rPr>
              <w:t>Classification:</w:t>
            </w:r>
          </w:p>
        </w:tc>
        <w:tc>
          <w:tcPr>
            <w:tcW w:w="8912" w:type="dxa"/>
            <w:gridSpan w:val="7"/>
            <w:vMerge/>
            <w:tcMar/>
          </w:tcPr>
          <w:p w:rsidRPr="00CC0718" w:rsidR="00C71DC8" w:rsidP="00244814" w:rsidRDefault="00C71DC8" w14:paraId="64906FFB" w14:textId="77777777"/>
        </w:tc>
      </w:tr>
      <w:tr w:rsidRPr="00CC0718" w:rsidR="00C71DC8" w:rsidTr="3A33D0EC" w14:paraId="3056FBBF" w14:textId="77777777">
        <w:trPr>
          <w:trHeight w:val="444" w:hRule="exact"/>
        </w:trPr>
        <w:tc>
          <w:tcPr>
            <w:tcW w:w="1805" w:type="dxa"/>
            <w:shd w:val="clear" w:color="auto" w:fill="FFFFFF" w:themeFill="background1"/>
            <w:tcMar/>
          </w:tcPr>
          <w:p w:rsidRPr="00CC0718" w:rsidR="00C71DC8" w:rsidP="00244814" w:rsidRDefault="00C71DC8" w14:paraId="64F39C7E" w14:textId="77777777">
            <w:pPr>
              <w:rPr>
                <w:b/>
                <w:color w:val="5C83B4"/>
                <w:spacing w:val="-2"/>
                <w:sz w:val="24"/>
              </w:rPr>
            </w:pPr>
            <w:r w:rsidRPr="00CC0718">
              <w:rPr>
                <w:b/>
                <w:color w:val="5C83B4"/>
                <w:spacing w:val="-2"/>
                <w:sz w:val="24"/>
              </w:rPr>
              <w:t>Aggregated:</w:t>
            </w:r>
          </w:p>
        </w:tc>
        <w:tc>
          <w:tcPr>
            <w:tcW w:w="8912" w:type="dxa"/>
            <w:gridSpan w:val="7"/>
            <w:shd w:val="clear" w:color="auto" w:fill="FFFFFF" w:themeFill="background1"/>
            <w:tcMar/>
          </w:tcPr>
          <w:p w:rsidRPr="00CC0718" w:rsidR="00C71DC8" w:rsidP="00244814" w:rsidRDefault="00C71DC8" w14:paraId="70C77EC3" w14:textId="77777777">
            <w:pPr>
              <w:rPr>
                <w:b/>
                <w:color w:val="5C83B4"/>
                <w:spacing w:val="-2"/>
                <w:sz w:val="24"/>
              </w:rPr>
            </w:pPr>
            <w:r w:rsidRPr="00CC0718">
              <w:rPr>
                <w:b/>
                <w:color w:val="5C83B4"/>
                <w:spacing w:val="-2"/>
                <w:sz w:val="24"/>
              </w:rPr>
              <w:t>Yes</w:t>
            </w:r>
          </w:p>
        </w:tc>
      </w:tr>
      <w:tr w:rsidRPr="00CC0718" w:rsidR="00C71DC8" w:rsidTr="3A33D0EC" w14:paraId="06AA85DA" w14:textId="77777777">
        <w:trPr>
          <w:trHeight w:val="344" w:hRule="exact"/>
        </w:trPr>
        <w:tc>
          <w:tcPr>
            <w:tcW w:w="3381" w:type="dxa"/>
            <w:gridSpan w:val="2"/>
            <w:tcBorders>
              <w:bottom w:val="single" w:color="8FB6EA" w:sz="5" w:space="0"/>
            </w:tcBorders>
            <w:shd w:val="clear" w:color="auto" w:fill="FFFFFF" w:themeFill="background1"/>
            <w:tcMar/>
          </w:tcPr>
          <w:p w:rsidRPr="00CC0718" w:rsidR="00C71DC8" w:rsidP="00244814" w:rsidRDefault="00C71DC8" w14:paraId="1404A070" w14:textId="77777777">
            <w:pPr>
              <w:rPr>
                <w:color w:val="000000"/>
                <w:spacing w:val="-2"/>
                <w:sz w:val="18"/>
              </w:rPr>
            </w:pPr>
            <w:r w:rsidRPr="00CC0718">
              <w:rPr>
                <w:color w:val="000000"/>
                <w:spacing w:val="-2"/>
                <w:sz w:val="18"/>
              </w:rPr>
              <w:t>Document</w:t>
            </w:r>
          </w:p>
        </w:tc>
        <w:tc>
          <w:tcPr>
            <w:tcW w:w="1132" w:type="dxa"/>
            <w:tcBorders>
              <w:bottom w:val="single" w:color="8FB6EA" w:sz="5" w:space="0"/>
            </w:tcBorders>
            <w:shd w:val="clear" w:color="auto" w:fill="FFFFFF" w:themeFill="background1"/>
            <w:tcMar/>
          </w:tcPr>
          <w:p w:rsidRPr="00CC0718" w:rsidR="00C71DC8" w:rsidP="00244814" w:rsidRDefault="00C71DC8" w14:paraId="108B9832" w14:textId="77777777">
            <w:pPr>
              <w:rPr>
                <w:color w:val="000000"/>
                <w:spacing w:val="-2"/>
                <w:sz w:val="18"/>
              </w:rPr>
            </w:pPr>
            <w:r w:rsidRPr="00CC0718">
              <w:rPr>
                <w:color w:val="000000"/>
                <w:spacing w:val="-2"/>
                <w:sz w:val="18"/>
              </w:rPr>
              <w:t>2</w:t>
            </w:r>
          </w:p>
        </w:tc>
        <w:tc>
          <w:tcPr>
            <w:tcW w:w="1576" w:type="dxa"/>
            <w:gridSpan w:val="2"/>
            <w:tcBorders>
              <w:bottom w:val="single" w:color="8FB6EA" w:sz="5" w:space="0"/>
            </w:tcBorders>
            <w:shd w:val="clear" w:color="auto" w:fill="FFFFFF" w:themeFill="background1"/>
            <w:tcMar/>
          </w:tcPr>
          <w:p w:rsidRPr="00CC0718" w:rsidR="00C71DC8" w:rsidP="00244814" w:rsidRDefault="00C71DC8" w14:paraId="565A6FC8" w14:textId="77777777">
            <w:pPr>
              <w:rPr>
                <w:color w:val="000000"/>
                <w:spacing w:val="-2"/>
                <w:sz w:val="18"/>
              </w:rPr>
            </w:pPr>
            <w:r w:rsidRPr="00CC0718">
              <w:rPr>
                <w:color w:val="000000"/>
                <w:spacing w:val="-2"/>
                <w:sz w:val="18"/>
              </w:rPr>
              <w:t>3</w:t>
            </w:r>
          </w:p>
        </w:tc>
        <w:tc>
          <w:tcPr>
            <w:tcW w:w="1362" w:type="dxa"/>
            <w:tcBorders>
              <w:bottom w:val="single" w:color="8FB6EA" w:sz="5" w:space="0"/>
            </w:tcBorders>
            <w:shd w:val="clear" w:color="auto" w:fill="FFFFFF" w:themeFill="background1"/>
            <w:tcMar/>
          </w:tcPr>
          <w:p w:rsidRPr="00CC0718" w:rsidR="00C71DC8" w:rsidP="00244814" w:rsidRDefault="00C71DC8" w14:paraId="667F3FA5" w14:textId="77777777">
            <w:pPr>
              <w:rPr>
                <w:color w:val="000000"/>
                <w:spacing w:val="-2"/>
                <w:sz w:val="18"/>
              </w:rPr>
            </w:pPr>
            <w:r w:rsidRPr="00CC0718">
              <w:rPr>
                <w:color w:val="000000"/>
                <w:spacing w:val="-2"/>
                <w:sz w:val="18"/>
              </w:rPr>
              <w:t>49</w:t>
            </w:r>
          </w:p>
        </w:tc>
        <w:tc>
          <w:tcPr>
            <w:tcW w:w="1690" w:type="dxa"/>
            <w:tcBorders>
              <w:bottom w:val="single" w:color="8FB6EA" w:sz="5" w:space="0"/>
            </w:tcBorders>
            <w:shd w:val="clear" w:color="auto" w:fill="FFFFFF" w:themeFill="background1"/>
            <w:tcMar/>
          </w:tcPr>
          <w:p w:rsidRPr="00CC0718" w:rsidR="00C71DC8" w:rsidP="00244814" w:rsidRDefault="00C71DC8" w14:paraId="3AB97DAD" w14:textId="77777777">
            <w:pPr>
              <w:rPr>
                <w:color w:val="000000"/>
                <w:spacing w:val="-2"/>
                <w:sz w:val="18"/>
              </w:rPr>
            </w:pPr>
            <w:r w:rsidRPr="00CC0718">
              <w:rPr>
                <w:color w:val="000000"/>
                <w:spacing w:val="-2"/>
                <w:sz w:val="18"/>
              </w:rPr>
              <w:t>3</w:t>
            </w:r>
          </w:p>
        </w:tc>
        <w:tc>
          <w:tcPr>
            <w:tcW w:w="1576" w:type="dxa"/>
            <w:tcBorders>
              <w:bottom w:val="single" w:color="8FB6EA" w:sz="5" w:space="0"/>
            </w:tcBorders>
            <w:shd w:val="clear" w:color="auto" w:fill="FFFFFF" w:themeFill="background1"/>
            <w:tcMar/>
          </w:tcPr>
          <w:p w:rsidRPr="00CC0718" w:rsidR="00C71DC8" w:rsidP="00244814" w:rsidRDefault="00C71DC8" w14:paraId="79171C6D" w14:textId="77777777">
            <w:pPr>
              <w:rPr>
                <w:color w:val="000000"/>
                <w:spacing w:val="-2"/>
                <w:sz w:val="18"/>
              </w:rPr>
            </w:pPr>
          </w:p>
        </w:tc>
      </w:tr>
      <w:tr w:rsidRPr="00CC0718" w:rsidR="00C71DC8" w:rsidTr="3A33D0EC" w14:paraId="0F5905CD" w14:textId="77777777">
        <w:trPr>
          <w:trHeight w:val="1232" w:hRule="exact"/>
        </w:trPr>
        <w:tc>
          <w:tcPr>
            <w:tcW w:w="10717" w:type="dxa"/>
            <w:gridSpan w:val="8"/>
            <w:tcBorders>
              <w:top w:val="single" w:color="8FB6EA" w:sz="5" w:space="0"/>
            </w:tcBorders>
            <w:tcMar/>
          </w:tcPr>
          <w:p w:rsidRPr="00CC0718" w:rsidR="00C71DC8" w:rsidP="00244814" w:rsidRDefault="00C71DC8" w14:paraId="56DDA03C" w14:textId="77777777"/>
        </w:tc>
      </w:tr>
      <w:tr w:rsidRPr="00CC0718" w:rsidR="00C71DC8" w:rsidTr="3A33D0EC" w14:paraId="5311A01B" w14:textId="77777777">
        <w:trPr>
          <w:trHeight w:val="459" w:hRule="exact"/>
        </w:trPr>
        <w:tc>
          <w:tcPr>
            <w:tcW w:w="5359" w:type="dxa"/>
            <w:gridSpan w:val="4"/>
            <w:shd w:val="clear" w:color="auto" w:fill="FFFFFF" w:themeFill="background1"/>
            <w:tcMar/>
          </w:tcPr>
          <w:p w:rsidRPr="00CC0718" w:rsidR="00C71DC8" w:rsidP="00244814" w:rsidRDefault="00C71DC8" w14:paraId="65404171" w14:textId="77777777">
            <w:pPr>
              <w:jc w:val="right"/>
              <w:rPr>
                <w:color w:val="000066"/>
                <w:spacing w:val="-2"/>
                <w:sz w:val="16"/>
              </w:rPr>
            </w:pPr>
            <w:r w:rsidRPr="00CC0718">
              <w:rPr>
                <w:color w:val="000066"/>
                <w:spacing w:val="-2"/>
                <w:sz w:val="16"/>
              </w:rPr>
              <w:t>Formatted Reports\\Code Summary Formatted Report</w:t>
            </w:r>
          </w:p>
        </w:tc>
        <w:tc>
          <w:tcPr>
            <w:tcW w:w="5358" w:type="dxa"/>
            <w:gridSpan w:val="4"/>
            <w:shd w:val="clear" w:color="auto" w:fill="FFFFFF" w:themeFill="background1"/>
            <w:tcMar/>
          </w:tcPr>
          <w:p w:rsidRPr="00CC0718" w:rsidR="00C71DC8" w:rsidP="00244814" w:rsidRDefault="00C71DC8" w14:paraId="6D1B8030" w14:textId="77777777">
            <w:pPr>
              <w:jc w:val="right"/>
              <w:rPr>
                <w:color w:val="000066"/>
                <w:spacing w:val="-2"/>
                <w:sz w:val="16"/>
              </w:rPr>
            </w:pPr>
            <w:r w:rsidRPr="00CC0718">
              <w:rPr>
                <w:color w:val="000066"/>
                <w:spacing w:val="-2"/>
                <w:sz w:val="16"/>
              </w:rPr>
              <w:t>Page 100 of 104</w:t>
            </w:r>
          </w:p>
        </w:tc>
      </w:tr>
      <w:tr w:rsidRPr="00CC0718" w:rsidR="00C71DC8" w:rsidTr="3A33D0EC" w14:paraId="0FE13019" w14:textId="77777777">
        <w:trPr>
          <w:trHeight w:val="444" w:hRule="exact"/>
        </w:trPr>
        <w:tc>
          <w:tcPr>
            <w:tcW w:w="10717" w:type="dxa"/>
            <w:gridSpan w:val="8"/>
            <w:shd w:val="clear" w:color="auto" w:fill="FFFFFF" w:themeFill="background1"/>
            <w:tcMar/>
            <w:vAlign w:val="center"/>
          </w:tcPr>
          <w:p w:rsidRPr="00CC0718" w:rsidR="00C71DC8" w:rsidP="00244814" w:rsidRDefault="00C71DC8" w14:paraId="66381096" w14:textId="77777777">
            <w:pPr>
              <w:jc w:val="right"/>
              <w:rPr>
                <w:color w:val="000066"/>
                <w:spacing w:val="-2"/>
                <w:sz w:val="16"/>
              </w:rPr>
            </w:pPr>
            <w:r w:rsidRPr="00CC0718">
              <w:rPr>
                <w:color w:val="000066"/>
                <w:spacing w:val="-2"/>
                <w:sz w:val="16"/>
              </w:rPr>
              <w:t>11/13/2024 3:39 PM</w:t>
            </w:r>
          </w:p>
        </w:tc>
      </w:tr>
      <w:tr w:rsidRPr="00CC0718" w:rsidR="00C71DC8" w:rsidTr="3A33D0EC" w14:paraId="634E2A66" w14:textId="77777777">
        <w:trPr>
          <w:trHeight w:val="458" w:hRule="exact"/>
        </w:trPr>
        <w:tc>
          <w:tcPr>
            <w:tcW w:w="3381" w:type="dxa"/>
            <w:gridSpan w:val="2"/>
            <w:shd w:val="clear" w:color="auto" w:fill="8FB6EA"/>
            <w:tcMar/>
          </w:tcPr>
          <w:p w:rsidRPr="00CC0718" w:rsidR="00C71DC8" w:rsidP="00244814" w:rsidRDefault="00C71DC8" w14:paraId="4CFEEE3F" w14:textId="77777777">
            <w:pPr>
              <w:rPr>
                <w:b/>
                <w:color w:val="000066"/>
                <w:spacing w:val="-2"/>
                <w:sz w:val="18"/>
              </w:rPr>
            </w:pPr>
            <w:r w:rsidRPr="00CC0718">
              <w:rPr>
                <w:b/>
                <w:color w:val="000066"/>
                <w:spacing w:val="-2"/>
                <w:sz w:val="18"/>
              </w:rPr>
              <w:t>File Type</w:t>
            </w:r>
          </w:p>
        </w:tc>
        <w:tc>
          <w:tcPr>
            <w:tcW w:w="1132" w:type="dxa"/>
            <w:shd w:val="clear" w:color="auto" w:fill="8FB6EA"/>
            <w:tcMar/>
          </w:tcPr>
          <w:p w:rsidRPr="00CC0718" w:rsidR="00C71DC8" w:rsidP="00244814" w:rsidRDefault="00C71DC8" w14:paraId="6B06C572" w14:textId="77777777">
            <w:pPr>
              <w:rPr>
                <w:b/>
                <w:color w:val="000066"/>
                <w:spacing w:val="-2"/>
                <w:sz w:val="18"/>
              </w:rPr>
            </w:pPr>
            <w:r w:rsidRPr="00CC0718">
              <w:rPr>
                <w:b/>
                <w:color w:val="000066"/>
                <w:spacing w:val="-2"/>
                <w:sz w:val="18"/>
              </w:rPr>
              <w:t>Number of Files</w:t>
            </w:r>
          </w:p>
        </w:tc>
        <w:tc>
          <w:tcPr>
            <w:tcW w:w="1576" w:type="dxa"/>
            <w:gridSpan w:val="2"/>
            <w:shd w:val="clear" w:color="auto" w:fill="8FB6EA"/>
            <w:tcMar/>
          </w:tcPr>
          <w:p w:rsidRPr="00CC0718" w:rsidR="00C71DC8" w:rsidP="00244814" w:rsidRDefault="00C71DC8" w14:paraId="7DD18917" w14:textId="77777777">
            <w:pPr>
              <w:rPr>
                <w:b/>
                <w:color w:val="000066"/>
                <w:spacing w:val="-2"/>
                <w:sz w:val="18"/>
              </w:rPr>
            </w:pPr>
            <w:r w:rsidRPr="00CC0718">
              <w:rPr>
                <w:b/>
                <w:color w:val="000066"/>
                <w:spacing w:val="-2"/>
                <w:sz w:val="18"/>
              </w:rPr>
              <w:t>Number of Coding References</w:t>
            </w:r>
          </w:p>
        </w:tc>
        <w:tc>
          <w:tcPr>
            <w:tcW w:w="1362" w:type="dxa"/>
            <w:shd w:val="clear" w:color="auto" w:fill="8FB6EA"/>
            <w:tcMar/>
          </w:tcPr>
          <w:p w:rsidRPr="00CC0718" w:rsidR="00C71DC8" w:rsidP="00244814" w:rsidRDefault="00C71DC8" w14:paraId="6A854019" w14:textId="77777777">
            <w:pPr>
              <w:rPr>
                <w:b/>
                <w:color w:val="000066"/>
                <w:spacing w:val="-2"/>
                <w:sz w:val="18"/>
              </w:rPr>
            </w:pPr>
            <w:r w:rsidRPr="00CC0718">
              <w:rPr>
                <w:b/>
                <w:color w:val="000066"/>
                <w:spacing w:val="-2"/>
                <w:sz w:val="18"/>
              </w:rPr>
              <w:t>Number of Words Coded</w:t>
            </w:r>
          </w:p>
        </w:tc>
        <w:tc>
          <w:tcPr>
            <w:tcW w:w="1690" w:type="dxa"/>
            <w:shd w:val="clear" w:color="auto" w:fill="8FB6EA"/>
            <w:tcMar/>
          </w:tcPr>
          <w:p w:rsidRPr="00CC0718" w:rsidR="00C71DC8" w:rsidP="00244814" w:rsidRDefault="00C71DC8" w14:paraId="14F8EBF5" w14:textId="77777777">
            <w:pPr>
              <w:rPr>
                <w:b/>
                <w:color w:val="000066"/>
                <w:spacing w:val="-2"/>
                <w:sz w:val="18"/>
              </w:rPr>
            </w:pPr>
            <w:r w:rsidRPr="00CC0718">
              <w:rPr>
                <w:b/>
                <w:color w:val="000066"/>
                <w:spacing w:val="-2"/>
                <w:sz w:val="18"/>
              </w:rPr>
              <w:t>Number of Paragraphs Coded</w:t>
            </w:r>
          </w:p>
        </w:tc>
        <w:tc>
          <w:tcPr>
            <w:tcW w:w="1576" w:type="dxa"/>
            <w:shd w:val="clear" w:color="auto" w:fill="8FB6EA"/>
            <w:tcMar/>
          </w:tcPr>
          <w:p w:rsidRPr="00CC0718" w:rsidR="00C71DC8" w:rsidP="00244814" w:rsidRDefault="00C71DC8" w14:paraId="2C80C68F" w14:textId="77777777">
            <w:pPr>
              <w:rPr>
                <w:b/>
                <w:color w:val="000066"/>
                <w:spacing w:val="-2"/>
                <w:sz w:val="18"/>
              </w:rPr>
            </w:pPr>
            <w:r w:rsidRPr="00CC0718">
              <w:rPr>
                <w:b/>
                <w:color w:val="000066"/>
                <w:spacing w:val="-2"/>
                <w:sz w:val="18"/>
              </w:rPr>
              <w:t>Duration Coded</w:t>
            </w:r>
          </w:p>
        </w:tc>
      </w:tr>
      <w:tr w:rsidRPr="00CC0718" w:rsidR="00C71DC8" w:rsidTr="3A33D0EC" w14:paraId="25DA0B19" w14:textId="77777777">
        <w:trPr>
          <w:trHeight w:val="617" w:hRule="exact"/>
        </w:trPr>
        <w:tc>
          <w:tcPr>
            <w:tcW w:w="10717" w:type="dxa"/>
            <w:gridSpan w:val="8"/>
            <w:shd w:val="clear" w:color="auto" w:fill="FFFFFF" w:themeFill="background1"/>
            <w:tcMar/>
          </w:tcPr>
          <w:p w:rsidRPr="00CC0718" w:rsidR="00C71DC8" w:rsidP="00244814" w:rsidRDefault="00C71DC8" w14:paraId="48BD6BB6" w14:textId="77777777">
            <w:pPr>
              <w:rPr>
                <w:b/>
                <w:color w:val="5C83B4"/>
                <w:spacing w:val="-2"/>
                <w:sz w:val="24"/>
              </w:rPr>
            </w:pPr>
          </w:p>
        </w:tc>
      </w:tr>
      <w:tr w:rsidRPr="00CC0718" w:rsidR="00C71DC8" w:rsidTr="3A33D0EC" w14:paraId="18D85F3C" w14:textId="77777777">
        <w:trPr>
          <w:trHeight w:val="444" w:hRule="exact"/>
        </w:trPr>
        <w:tc>
          <w:tcPr>
            <w:tcW w:w="1805" w:type="dxa"/>
            <w:shd w:val="clear" w:color="auto" w:fill="FFFFFF" w:themeFill="background1"/>
            <w:tcMar/>
          </w:tcPr>
          <w:p w:rsidRPr="00CC0718" w:rsidR="00C71DC8" w:rsidP="00244814" w:rsidRDefault="00C71DC8" w14:paraId="38E879BA" w14:textId="77777777">
            <w:pPr>
              <w:rPr>
                <w:b/>
                <w:color w:val="5C83B4"/>
                <w:spacing w:val="-2"/>
                <w:sz w:val="24"/>
              </w:rPr>
            </w:pPr>
            <w:r w:rsidRPr="00CC0718">
              <w:rPr>
                <w:b/>
                <w:color w:val="5C83B4"/>
                <w:spacing w:val="-2"/>
                <w:sz w:val="24"/>
              </w:rPr>
              <w:t>Nickname:</w:t>
            </w:r>
          </w:p>
        </w:tc>
        <w:tc>
          <w:tcPr>
            <w:tcW w:w="8912" w:type="dxa"/>
            <w:gridSpan w:val="7"/>
            <w:vMerge w:val="restart"/>
            <w:shd w:val="clear" w:color="auto" w:fill="FFFFFF" w:themeFill="background1"/>
            <w:tcMar/>
          </w:tcPr>
          <w:p w:rsidRPr="00CC0718" w:rsidR="00C71DC8" w:rsidP="3A33D0EC" w:rsidRDefault="00C71DC8" w14:paraId="49929E86" w14:textId="77777777">
            <w:pPr>
              <w:rPr>
                <w:b w:val="1"/>
                <w:bCs w:val="1"/>
                <w:color w:val="5C83B4"/>
                <w:spacing w:val="-2"/>
                <w:sz w:val="24"/>
                <w:szCs w:val="24"/>
                <w:lang w:val="en-US"/>
              </w:rPr>
            </w:pPr>
            <w:r w:rsidRPr="3A33D0EC" w:rsidR="00C71DC8">
              <w:rPr>
                <w:b w:val="1"/>
                <w:bCs w:val="1"/>
                <w:color w:val="5C83B4"/>
                <w:spacing w:val="-2"/>
                <w:sz w:val="24"/>
                <w:szCs w:val="24"/>
                <w:lang w:val="en-US"/>
              </w:rPr>
              <w:t>Codes\\AXIAL CODE\\Z - Additional Information\COLLABORATION AND NETWORKING\</w:t>
            </w:r>
            <w:r w:rsidRPr="3A33D0EC" w:rsidR="00C71DC8">
              <w:rPr>
                <w:b w:val="1"/>
                <w:bCs w:val="1"/>
                <w:color w:val="5C83B4"/>
                <w:spacing w:val="-2"/>
                <w:sz w:val="24"/>
                <w:szCs w:val="24"/>
                <w:lang w:val="en-US"/>
              </w:rPr>
              <w:t>I'm</w:t>
            </w:r>
            <w:r w:rsidRPr="3A33D0EC" w:rsidR="00C71DC8">
              <w:rPr>
                <w:b w:val="1"/>
                <w:bCs w:val="1"/>
                <w:color w:val="5C83B4"/>
                <w:spacing w:val="-2"/>
                <w:sz w:val="24"/>
                <w:szCs w:val="24"/>
                <w:lang w:val="en-US"/>
              </w:rPr>
              <w:t xml:space="preserve"> also part of the Green Teams</w:t>
            </w:r>
          </w:p>
        </w:tc>
      </w:tr>
      <w:tr w:rsidRPr="00CC0718" w:rsidR="00C71DC8" w:rsidTr="3A33D0EC" w14:paraId="11AE9732" w14:textId="77777777">
        <w:trPr>
          <w:trHeight w:val="458" w:hRule="exact"/>
        </w:trPr>
        <w:tc>
          <w:tcPr>
            <w:tcW w:w="1805" w:type="dxa"/>
            <w:shd w:val="clear" w:color="auto" w:fill="FFFFFF" w:themeFill="background1"/>
            <w:tcMar/>
          </w:tcPr>
          <w:p w:rsidRPr="00CC0718" w:rsidR="00C71DC8" w:rsidP="00244814" w:rsidRDefault="00C71DC8" w14:paraId="3FCA517F" w14:textId="77777777">
            <w:pPr>
              <w:rPr>
                <w:b/>
                <w:color w:val="5C83B4"/>
                <w:spacing w:val="-2"/>
                <w:sz w:val="24"/>
              </w:rPr>
            </w:pPr>
            <w:r w:rsidRPr="00CC0718">
              <w:rPr>
                <w:b/>
                <w:color w:val="5C83B4"/>
                <w:spacing w:val="-2"/>
                <w:sz w:val="24"/>
              </w:rPr>
              <w:t>Classification:</w:t>
            </w:r>
          </w:p>
        </w:tc>
        <w:tc>
          <w:tcPr>
            <w:tcW w:w="8912" w:type="dxa"/>
            <w:gridSpan w:val="7"/>
            <w:vMerge/>
            <w:tcMar/>
          </w:tcPr>
          <w:p w:rsidRPr="00CC0718" w:rsidR="00C71DC8" w:rsidP="00244814" w:rsidRDefault="00C71DC8" w14:paraId="4FA540AA" w14:textId="77777777"/>
        </w:tc>
      </w:tr>
      <w:tr w:rsidRPr="00CC0718" w:rsidR="00C71DC8" w:rsidTr="3A33D0EC" w14:paraId="034FAF66" w14:textId="77777777">
        <w:trPr>
          <w:trHeight w:val="444" w:hRule="exact"/>
        </w:trPr>
        <w:tc>
          <w:tcPr>
            <w:tcW w:w="1805" w:type="dxa"/>
            <w:shd w:val="clear" w:color="auto" w:fill="FFFFFF" w:themeFill="background1"/>
            <w:tcMar/>
          </w:tcPr>
          <w:p w:rsidRPr="00CC0718" w:rsidR="00C71DC8" w:rsidP="00244814" w:rsidRDefault="00C71DC8" w14:paraId="71EB200B" w14:textId="77777777">
            <w:pPr>
              <w:rPr>
                <w:b/>
                <w:color w:val="5C83B4"/>
                <w:spacing w:val="-2"/>
                <w:sz w:val="24"/>
              </w:rPr>
            </w:pPr>
            <w:r w:rsidRPr="00CC0718">
              <w:rPr>
                <w:b/>
                <w:color w:val="5C83B4"/>
                <w:spacing w:val="-2"/>
                <w:sz w:val="24"/>
              </w:rPr>
              <w:t>Aggregated:</w:t>
            </w:r>
          </w:p>
        </w:tc>
        <w:tc>
          <w:tcPr>
            <w:tcW w:w="8912" w:type="dxa"/>
            <w:gridSpan w:val="7"/>
            <w:shd w:val="clear" w:color="auto" w:fill="FFFFFF" w:themeFill="background1"/>
            <w:tcMar/>
          </w:tcPr>
          <w:p w:rsidRPr="00CC0718" w:rsidR="00C71DC8" w:rsidP="00244814" w:rsidRDefault="00C71DC8" w14:paraId="64393FC1" w14:textId="77777777">
            <w:pPr>
              <w:rPr>
                <w:b/>
                <w:color w:val="5C83B4"/>
                <w:spacing w:val="-2"/>
                <w:sz w:val="24"/>
              </w:rPr>
            </w:pPr>
            <w:r w:rsidRPr="00CC0718">
              <w:rPr>
                <w:b/>
                <w:color w:val="5C83B4"/>
                <w:spacing w:val="-2"/>
                <w:sz w:val="24"/>
              </w:rPr>
              <w:t>No</w:t>
            </w:r>
          </w:p>
        </w:tc>
      </w:tr>
      <w:tr w:rsidRPr="00CC0718" w:rsidR="00C71DC8" w:rsidTr="3A33D0EC" w14:paraId="6CC2B316" w14:textId="77777777">
        <w:trPr>
          <w:trHeight w:val="344" w:hRule="exact"/>
        </w:trPr>
        <w:tc>
          <w:tcPr>
            <w:tcW w:w="3381" w:type="dxa"/>
            <w:gridSpan w:val="2"/>
            <w:tcBorders>
              <w:bottom w:val="single" w:color="8FB6EA" w:sz="5" w:space="0"/>
            </w:tcBorders>
            <w:shd w:val="clear" w:color="auto" w:fill="FFFFFF" w:themeFill="background1"/>
            <w:tcMar/>
          </w:tcPr>
          <w:p w:rsidRPr="00CC0718" w:rsidR="00C71DC8" w:rsidP="00244814" w:rsidRDefault="00C71DC8" w14:paraId="23089F31" w14:textId="77777777">
            <w:pPr>
              <w:rPr>
                <w:color w:val="000000"/>
                <w:spacing w:val="-2"/>
                <w:sz w:val="18"/>
              </w:rPr>
            </w:pPr>
            <w:r w:rsidRPr="00CC0718">
              <w:rPr>
                <w:color w:val="000000"/>
                <w:spacing w:val="-2"/>
                <w:sz w:val="18"/>
              </w:rPr>
              <w:t>Document</w:t>
            </w:r>
          </w:p>
        </w:tc>
        <w:tc>
          <w:tcPr>
            <w:tcW w:w="1132" w:type="dxa"/>
            <w:tcBorders>
              <w:bottom w:val="single" w:color="8FB6EA" w:sz="5" w:space="0"/>
            </w:tcBorders>
            <w:shd w:val="clear" w:color="auto" w:fill="FFFFFF" w:themeFill="background1"/>
            <w:tcMar/>
          </w:tcPr>
          <w:p w:rsidRPr="00CC0718" w:rsidR="00C71DC8" w:rsidP="00244814" w:rsidRDefault="00C71DC8" w14:paraId="1CCFEB0E" w14:textId="77777777">
            <w:pPr>
              <w:rPr>
                <w:color w:val="000000"/>
                <w:spacing w:val="-2"/>
                <w:sz w:val="18"/>
              </w:rPr>
            </w:pPr>
            <w:r w:rsidRPr="00CC0718">
              <w:rPr>
                <w:color w:val="000000"/>
                <w:spacing w:val="-2"/>
                <w:sz w:val="18"/>
              </w:rPr>
              <w:t>1</w:t>
            </w:r>
          </w:p>
        </w:tc>
        <w:tc>
          <w:tcPr>
            <w:tcW w:w="1576" w:type="dxa"/>
            <w:gridSpan w:val="2"/>
            <w:tcBorders>
              <w:bottom w:val="single" w:color="8FB6EA" w:sz="5" w:space="0"/>
            </w:tcBorders>
            <w:shd w:val="clear" w:color="auto" w:fill="FFFFFF" w:themeFill="background1"/>
            <w:tcMar/>
          </w:tcPr>
          <w:p w:rsidRPr="00CC0718" w:rsidR="00C71DC8" w:rsidP="00244814" w:rsidRDefault="00C71DC8" w14:paraId="6F7930CE" w14:textId="77777777">
            <w:pPr>
              <w:rPr>
                <w:color w:val="000000"/>
                <w:spacing w:val="-2"/>
                <w:sz w:val="18"/>
              </w:rPr>
            </w:pPr>
            <w:r w:rsidRPr="00CC0718">
              <w:rPr>
                <w:color w:val="000000"/>
                <w:spacing w:val="-2"/>
                <w:sz w:val="18"/>
              </w:rPr>
              <w:t>1</w:t>
            </w:r>
          </w:p>
        </w:tc>
        <w:tc>
          <w:tcPr>
            <w:tcW w:w="1362" w:type="dxa"/>
            <w:tcBorders>
              <w:bottom w:val="single" w:color="8FB6EA" w:sz="5" w:space="0"/>
            </w:tcBorders>
            <w:shd w:val="clear" w:color="auto" w:fill="FFFFFF" w:themeFill="background1"/>
            <w:tcMar/>
          </w:tcPr>
          <w:p w:rsidRPr="00CC0718" w:rsidR="00C71DC8" w:rsidP="00244814" w:rsidRDefault="00C71DC8" w14:paraId="17523BEF" w14:textId="77777777">
            <w:pPr>
              <w:rPr>
                <w:color w:val="000000"/>
                <w:spacing w:val="-2"/>
                <w:sz w:val="18"/>
              </w:rPr>
            </w:pPr>
            <w:r w:rsidRPr="00CC0718">
              <w:rPr>
                <w:color w:val="000000"/>
                <w:spacing w:val="-2"/>
                <w:sz w:val="18"/>
              </w:rPr>
              <w:t>7</w:t>
            </w:r>
          </w:p>
        </w:tc>
        <w:tc>
          <w:tcPr>
            <w:tcW w:w="1690" w:type="dxa"/>
            <w:tcBorders>
              <w:bottom w:val="single" w:color="8FB6EA" w:sz="5" w:space="0"/>
            </w:tcBorders>
            <w:shd w:val="clear" w:color="auto" w:fill="FFFFFF" w:themeFill="background1"/>
            <w:tcMar/>
          </w:tcPr>
          <w:p w:rsidRPr="00CC0718" w:rsidR="00C71DC8" w:rsidP="00244814" w:rsidRDefault="00C71DC8" w14:paraId="48D20548" w14:textId="77777777">
            <w:pPr>
              <w:rPr>
                <w:color w:val="000000"/>
                <w:spacing w:val="-2"/>
                <w:sz w:val="18"/>
              </w:rPr>
            </w:pPr>
            <w:r w:rsidRPr="00CC0718">
              <w:rPr>
                <w:color w:val="000000"/>
                <w:spacing w:val="-2"/>
                <w:sz w:val="18"/>
              </w:rPr>
              <w:t>1</w:t>
            </w:r>
          </w:p>
        </w:tc>
        <w:tc>
          <w:tcPr>
            <w:tcW w:w="1576" w:type="dxa"/>
            <w:tcBorders>
              <w:bottom w:val="single" w:color="8FB6EA" w:sz="5" w:space="0"/>
            </w:tcBorders>
            <w:shd w:val="clear" w:color="auto" w:fill="FFFFFF" w:themeFill="background1"/>
            <w:tcMar/>
          </w:tcPr>
          <w:p w:rsidRPr="00CC0718" w:rsidR="00C71DC8" w:rsidP="00244814" w:rsidRDefault="00C71DC8" w14:paraId="3C21839B" w14:textId="77777777">
            <w:pPr>
              <w:rPr>
                <w:color w:val="000000"/>
                <w:spacing w:val="-2"/>
                <w:sz w:val="18"/>
              </w:rPr>
            </w:pPr>
          </w:p>
        </w:tc>
      </w:tr>
      <w:tr w:rsidRPr="00CC0718" w:rsidR="00C71DC8" w:rsidTr="3A33D0EC" w14:paraId="0B89D420" w14:textId="77777777">
        <w:trPr>
          <w:trHeight w:val="444" w:hRule="exact"/>
        </w:trPr>
        <w:tc>
          <w:tcPr>
            <w:tcW w:w="10717" w:type="dxa"/>
            <w:gridSpan w:val="8"/>
            <w:tcBorders>
              <w:top w:val="single" w:color="8FB6EA" w:sz="5" w:space="0"/>
            </w:tcBorders>
            <w:tcMar/>
          </w:tcPr>
          <w:p w:rsidRPr="00CC0718" w:rsidR="00C71DC8" w:rsidP="00244814" w:rsidRDefault="00C71DC8" w14:paraId="045D54C6" w14:textId="77777777"/>
        </w:tc>
      </w:tr>
      <w:tr w:rsidRPr="00CC0718" w:rsidR="00C71DC8" w:rsidTr="3A33D0EC" w14:paraId="04777FD7" w14:textId="77777777">
        <w:trPr>
          <w:trHeight w:val="344" w:hRule="exact"/>
        </w:trPr>
        <w:tc>
          <w:tcPr>
            <w:tcW w:w="10717" w:type="dxa"/>
            <w:gridSpan w:val="8"/>
            <w:shd w:val="clear" w:color="auto" w:fill="FFFFFF" w:themeFill="background1"/>
            <w:tcMar/>
          </w:tcPr>
          <w:p w:rsidRPr="00CC0718" w:rsidR="00C71DC8" w:rsidP="00244814" w:rsidRDefault="00C71DC8" w14:paraId="419B78D6" w14:textId="77777777">
            <w:pPr>
              <w:rPr>
                <w:b/>
                <w:color w:val="5C83B4"/>
                <w:spacing w:val="-2"/>
                <w:sz w:val="24"/>
              </w:rPr>
            </w:pPr>
          </w:p>
        </w:tc>
      </w:tr>
      <w:tr w:rsidRPr="00CC0718" w:rsidR="00C71DC8" w:rsidTr="3A33D0EC" w14:paraId="16368B73" w14:textId="77777777">
        <w:trPr>
          <w:trHeight w:val="444" w:hRule="exact"/>
        </w:trPr>
        <w:tc>
          <w:tcPr>
            <w:tcW w:w="1805" w:type="dxa"/>
            <w:shd w:val="clear" w:color="auto" w:fill="FFFFFF" w:themeFill="background1"/>
            <w:tcMar/>
          </w:tcPr>
          <w:p w:rsidRPr="00CC0718" w:rsidR="00C71DC8" w:rsidP="00244814" w:rsidRDefault="00C71DC8" w14:paraId="77700344" w14:textId="77777777">
            <w:pPr>
              <w:rPr>
                <w:b/>
                <w:color w:val="5C83B4"/>
                <w:spacing w:val="-2"/>
                <w:sz w:val="24"/>
              </w:rPr>
            </w:pPr>
            <w:r w:rsidRPr="00CC0718">
              <w:rPr>
                <w:b/>
                <w:color w:val="5C83B4"/>
                <w:spacing w:val="-2"/>
                <w:sz w:val="24"/>
              </w:rPr>
              <w:t>Nickname:</w:t>
            </w:r>
          </w:p>
        </w:tc>
        <w:tc>
          <w:tcPr>
            <w:tcW w:w="8912" w:type="dxa"/>
            <w:gridSpan w:val="7"/>
            <w:vMerge w:val="restart"/>
            <w:shd w:val="clear" w:color="auto" w:fill="FFFFFF" w:themeFill="background1"/>
            <w:tcMar/>
          </w:tcPr>
          <w:p w:rsidRPr="00CC0718" w:rsidR="00C71DC8" w:rsidP="00244814" w:rsidRDefault="00C71DC8" w14:paraId="1F3A2F55" w14:textId="77777777">
            <w:pPr>
              <w:rPr>
                <w:b/>
                <w:color w:val="5C83B4"/>
                <w:spacing w:val="-2"/>
                <w:sz w:val="24"/>
              </w:rPr>
            </w:pPr>
            <w:r w:rsidRPr="00CC0718">
              <w:rPr>
                <w:b/>
                <w:color w:val="5C83B4"/>
                <w:spacing w:val="-2"/>
                <w:sz w:val="24"/>
              </w:rPr>
              <w:t>Codes\\AXIAL CODE\\Z - Additional Information\COLLABORATION AND NETWORKING\SASA Member</w:t>
            </w:r>
          </w:p>
        </w:tc>
      </w:tr>
      <w:tr w:rsidRPr="00CC0718" w:rsidR="00C71DC8" w:rsidTr="3A33D0EC" w14:paraId="480FBA47" w14:textId="77777777">
        <w:trPr>
          <w:trHeight w:val="459" w:hRule="exact"/>
        </w:trPr>
        <w:tc>
          <w:tcPr>
            <w:tcW w:w="1805" w:type="dxa"/>
            <w:shd w:val="clear" w:color="auto" w:fill="FFFFFF" w:themeFill="background1"/>
            <w:tcMar/>
          </w:tcPr>
          <w:p w:rsidRPr="00CC0718" w:rsidR="00C71DC8" w:rsidP="00244814" w:rsidRDefault="00C71DC8" w14:paraId="45907DC3" w14:textId="77777777">
            <w:pPr>
              <w:rPr>
                <w:b/>
                <w:color w:val="5C83B4"/>
                <w:spacing w:val="-2"/>
                <w:sz w:val="24"/>
              </w:rPr>
            </w:pPr>
            <w:r w:rsidRPr="00CC0718">
              <w:rPr>
                <w:b/>
                <w:color w:val="5C83B4"/>
                <w:spacing w:val="-2"/>
                <w:sz w:val="24"/>
              </w:rPr>
              <w:t>Classification:</w:t>
            </w:r>
          </w:p>
        </w:tc>
        <w:tc>
          <w:tcPr>
            <w:tcW w:w="8912" w:type="dxa"/>
            <w:gridSpan w:val="7"/>
            <w:vMerge/>
            <w:tcMar/>
          </w:tcPr>
          <w:p w:rsidRPr="00CC0718" w:rsidR="00C71DC8" w:rsidP="00244814" w:rsidRDefault="00C71DC8" w14:paraId="53358A84" w14:textId="77777777"/>
        </w:tc>
      </w:tr>
      <w:tr w:rsidRPr="00CC0718" w:rsidR="00C71DC8" w:rsidTr="3A33D0EC" w14:paraId="50E7DCD0" w14:textId="77777777">
        <w:trPr>
          <w:trHeight w:val="444" w:hRule="exact"/>
        </w:trPr>
        <w:tc>
          <w:tcPr>
            <w:tcW w:w="1805" w:type="dxa"/>
            <w:shd w:val="clear" w:color="auto" w:fill="FFFFFF" w:themeFill="background1"/>
            <w:tcMar/>
          </w:tcPr>
          <w:p w:rsidRPr="00CC0718" w:rsidR="00C71DC8" w:rsidP="00244814" w:rsidRDefault="00C71DC8" w14:paraId="1E6A04D8" w14:textId="77777777">
            <w:pPr>
              <w:rPr>
                <w:b/>
                <w:color w:val="5C83B4"/>
                <w:spacing w:val="-2"/>
                <w:sz w:val="24"/>
              </w:rPr>
            </w:pPr>
            <w:r w:rsidRPr="00CC0718">
              <w:rPr>
                <w:b/>
                <w:color w:val="5C83B4"/>
                <w:spacing w:val="-2"/>
                <w:sz w:val="24"/>
              </w:rPr>
              <w:t>Aggregated:</w:t>
            </w:r>
          </w:p>
        </w:tc>
        <w:tc>
          <w:tcPr>
            <w:tcW w:w="8912" w:type="dxa"/>
            <w:gridSpan w:val="7"/>
            <w:shd w:val="clear" w:color="auto" w:fill="FFFFFF" w:themeFill="background1"/>
            <w:tcMar/>
          </w:tcPr>
          <w:p w:rsidRPr="00CC0718" w:rsidR="00C71DC8" w:rsidP="00244814" w:rsidRDefault="00C71DC8" w14:paraId="64489E25" w14:textId="77777777">
            <w:pPr>
              <w:rPr>
                <w:b/>
                <w:color w:val="5C83B4"/>
                <w:spacing w:val="-2"/>
                <w:sz w:val="24"/>
              </w:rPr>
            </w:pPr>
            <w:r w:rsidRPr="00CC0718">
              <w:rPr>
                <w:b/>
                <w:color w:val="5C83B4"/>
                <w:spacing w:val="-2"/>
                <w:sz w:val="24"/>
              </w:rPr>
              <w:t>No</w:t>
            </w:r>
          </w:p>
        </w:tc>
      </w:tr>
      <w:tr w:rsidRPr="00CC0718" w:rsidR="00C71DC8" w:rsidTr="3A33D0EC" w14:paraId="3B498C36" w14:textId="77777777">
        <w:trPr>
          <w:trHeight w:val="344" w:hRule="exact"/>
        </w:trPr>
        <w:tc>
          <w:tcPr>
            <w:tcW w:w="3381" w:type="dxa"/>
            <w:gridSpan w:val="2"/>
            <w:tcBorders>
              <w:bottom w:val="single" w:color="8FB6EA" w:sz="5" w:space="0"/>
            </w:tcBorders>
            <w:shd w:val="clear" w:color="auto" w:fill="FFFFFF" w:themeFill="background1"/>
            <w:tcMar/>
          </w:tcPr>
          <w:p w:rsidRPr="00CC0718" w:rsidR="00C71DC8" w:rsidP="00244814" w:rsidRDefault="00C71DC8" w14:paraId="6A0EFC90" w14:textId="77777777">
            <w:pPr>
              <w:rPr>
                <w:color w:val="000000"/>
                <w:spacing w:val="-2"/>
                <w:sz w:val="18"/>
              </w:rPr>
            </w:pPr>
            <w:r w:rsidRPr="00CC0718">
              <w:rPr>
                <w:color w:val="000000"/>
                <w:spacing w:val="-2"/>
                <w:sz w:val="18"/>
              </w:rPr>
              <w:t>Document</w:t>
            </w:r>
          </w:p>
        </w:tc>
        <w:tc>
          <w:tcPr>
            <w:tcW w:w="1132" w:type="dxa"/>
            <w:tcBorders>
              <w:bottom w:val="single" w:color="8FB6EA" w:sz="5" w:space="0"/>
            </w:tcBorders>
            <w:shd w:val="clear" w:color="auto" w:fill="FFFFFF" w:themeFill="background1"/>
            <w:tcMar/>
          </w:tcPr>
          <w:p w:rsidRPr="00CC0718" w:rsidR="00C71DC8" w:rsidP="00244814" w:rsidRDefault="00C71DC8" w14:paraId="5BFC1AD2" w14:textId="77777777">
            <w:pPr>
              <w:rPr>
                <w:color w:val="000000"/>
                <w:spacing w:val="-2"/>
                <w:sz w:val="18"/>
              </w:rPr>
            </w:pPr>
            <w:r w:rsidRPr="00CC0718">
              <w:rPr>
                <w:color w:val="000000"/>
                <w:spacing w:val="-2"/>
                <w:sz w:val="18"/>
              </w:rPr>
              <w:t>1</w:t>
            </w:r>
          </w:p>
        </w:tc>
        <w:tc>
          <w:tcPr>
            <w:tcW w:w="1576" w:type="dxa"/>
            <w:gridSpan w:val="2"/>
            <w:tcBorders>
              <w:bottom w:val="single" w:color="8FB6EA" w:sz="5" w:space="0"/>
            </w:tcBorders>
            <w:shd w:val="clear" w:color="auto" w:fill="FFFFFF" w:themeFill="background1"/>
            <w:tcMar/>
          </w:tcPr>
          <w:p w:rsidRPr="00CC0718" w:rsidR="00C71DC8" w:rsidP="00244814" w:rsidRDefault="00C71DC8" w14:paraId="719DC373" w14:textId="77777777">
            <w:pPr>
              <w:rPr>
                <w:color w:val="000000"/>
                <w:spacing w:val="-2"/>
                <w:sz w:val="18"/>
              </w:rPr>
            </w:pPr>
            <w:r w:rsidRPr="00CC0718">
              <w:rPr>
                <w:color w:val="000000"/>
                <w:spacing w:val="-2"/>
                <w:sz w:val="18"/>
              </w:rPr>
              <w:t>1</w:t>
            </w:r>
          </w:p>
        </w:tc>
        <w:tc>
          <w:tcPr>
            <w:tcW w:w="1362" w:type="dxa"/>
            <w:tcBorders>
              <w:bottom w:val="single" w:color="8FB6EA" w:sz="5" w:space="0"/>
            </w:tcBorders>
            <w:shd w:val="clear" w:color="auto" w:fill="FFFFFF" w:themeFill="background1"/>
            <w:tcMar/>
          </w:tcPr>
          <w:p w:rsidRPr="00CC0718" w:rsidR="00C71DC8" w:rsidP="00244814" w:rsidRDefault="00C71DC8" w14:paraId="4C6018D3" w14:textId="77777777">
            <w:pPr>
              <w:rPr>
                <w:color w:val="000000"/>
                <w:spacing w:val="-2"/>
                <w:sz w:val="18"/>
              </w:rPr>
            </w:pPr>
            <w:r w:rsidRPr="00CC0718">
              <w:rPr>
                <w:color w:val="000000"/>
                <w:spacing w:val="-2"/>
                <w:sz w:val="18"/>
              </w:rPr>
              <w:t>17</w:t>
            </w:r>
          </w:p>
        </w:tc>
        <w:tc>
          <w:tcPr>
            <w:tcW w:w="1690" w:type="dxa"/>
            <w:tcBorders>
              <w:bottom w:val="single" w:color="8FB6EA" w:sz="5" w:space="0"/>
            </w:tcBorders>
            <w:shd w:val="clear" w:color="auto" w:fill="FFFFFF" w:themeFill="background1"/>
            <w:tcMar/>
          </w:tcPr>
          <w:p w:rsidRPr="00CC0718" w:rsidR="00C71DC8" w:rsidP="00244814" w:rsidRDefault="00C71DC8" w14:paraId="1DA52ED8" w14:textId="77777777">
            <w:pPr>
              <w:rPr>
                <w:color w:val="000000"/>
                <w:spacing w:val="-2"/>
                <w:sz w:val="18"/>
              </w:rPr>
            </w:pPr>
            <w:r w:rsidRPr="00CC0718">
              <w:rPr>
                <w:color w:val="000000"/>
                <w:spacing w:val="-2"/>
                <w:sz w:val="18"/>
              </w:rPr>
              <w:t>1</w:t>
            </w:r>
          </w:p>
        </w:tc>
        <w:tc>
          <w:tcPr>
            <w:tcW w:w="1576" w:type="dxa"/>
            <w:tcBorders>
              <w:bottom w:val="single" w:color="8FB6EA" w:sz="5" w:space="0"/>
            </w:tcBorders>
            <w:shd w:val="clear" w:color="auto" w:fill="FFFFFF" w:themeFill="background1"/>
            <w:tcMar/>
          </w:tcPr>
          <w:p w:rsidRPr="00CC0718" w:rsidR="00C71DC8" w:rsidP="00244814" w:rsidRDefault="00C71DC8" w14:paraId="6502E64A" w14:textId="77777777">
            <w:pPr>
              <w:rPr>
                <w:color w:val="000000"/>
                <w:spacing w:val="-2"/>
                <w:sz w:val="18"/>
              </w:rPr>
            </w:pPr>
          </w:p>
        </w:tc>
      </w:tr>
      <w:tr w:rsidRPr="00CC0718" w:rsidR="00C71DC8" w:rsidTr="3A33D0EC" w14:paraId="57A11572" w14:textId="77777777">
        <w:trPr>
          <w:trHeight w:val="444" w:hRule="exact"/>
        </w:trPr>
        <w:tc>
          <w:tcPr>
            <w:tcW w:w="10717" w:type="dxa"/>
            <w:gridSpan w:val="8"/>
            <w:tcBorders>
              <w:top w:val="single" w:color="8FB6EA" w:sz="5" w:space="0"/>
            </w:tcBorders>
            <w:tcMar/>
          </w:tcPr>
          <w:p w:rsidRPr="00CC0718" w:rsidR="00C71DC8" w:rsidP="00244814" w:rsidRDefault="00C71DC8" w14:paraId="0F94B99A" w14:textId="77777777"/>
        </w:tc>
      </w:tr>
      <w:tr w:rsidRPr="00CC0718" w:rsidR="00C71DC8" w:rsidTr="3A33D0EC" w14:paraId="4E08A127" w14:textId="77777777">
        <w:trPr>
          <w:trHeight w:val="602" w:hRule="exact"/>
        </w:trPr>
        <w:tc>
          <w:tcPr>
            <w:tcW w:w="10717" w:type="dxa"/>
            <w:gridSpan w:val="8"/>
            <w:shd w:val="clear" w:color="auto" w:fill="FFFFFF" w:themeFill="background1"/>
            <w:tcMar/>
          </w:tcPr>
          <w:p w:rsidRPr="00CC0718" w:rsidR="00C71DC8" w:rsidP="00244814" w:rsidRDefault="00C71DC8" w14:paraId="59C0A1B6" w14:textId="77777777">
            <w:pPr>
              <w:rPr>
                <w:b/>
                <w:color w:val="5C83B4"/>
                <w:spacing w:val="-2"/>
                <w:sz w:val="24"/>
              </w:rPr>
            </w:pPr>
          </w:p>
        </w:tc>
      </w:tr>
      <w:tr w:rsidRPr="00CC0718" w:rsidR="00C71DC8" w:rsidTr="3A33D0EC" w14:paraId="29983FBE" w14:textId="77777777">
        <w:trPr>
          <w:trHeight w:val="458" w:hRule="exact"/>
        </w:trPr>
        <w:tc>
          <w:tcPr>
            <w:tcW w:w="1805" w:type="dxa"/>
            <w:shd w:val="clear" w:color="auto" w:fill="FFFFFF" w:themeFill="background1"/>
            <w:tcMar/>
          </w:tcPr>
          <w:p w:rsidRPr="00CC0718" w:rsidR="00C71DC8" w:rsidP="00244814" w:rsidRDefault="00C71DC8" w14:paraId="3C1B2D6F" w14:textId="77777777">
            <w:pPr>
              <w:rPr>
                <w:b/>
                <w:color w:val="5C83B4"/>
                <w:spacing w:val="-2"/>
                <w:sz w:val="24"/>
              </w:rPr>
            </w:pPr>
            <w:r w:rsidRPr="00CC0718">
              <w:rPr>
                <w:b/>
                <w:color w:val="5C83B4"/>
                <w:spacing w:val="-2"/>
                <w:sz w:val="24"/>
              </w:rPr>
              <w:t>Nickname:</w:t>
            </w:r>
          </w:p>
        </w:tc>
        <w:tc>
          <w:tcPr>
            <w:tcW w:w="8912" w:type="dxa"/>
            <w:gridSpan w:val="7"/>
            <w:vMerge w:val="restart"/>
            <w:shd w:val="clear" w:color="auto" w:fill="FFFFFF" w:themeFill="background1"/>
            <w:tcMar/>
          </w:tcPr>
          <w:p w:rsidRPr="00CC0718" w:rsidR="00C71DC8" w:rsidP="00244814" w:rsidRDefault="00C71DC8" w14:paraId="79AAD41C" w14:textId="77777777">
            <w:pPr>
              <w:rPr>
                <w:b/>
                <w:color w:val="5C83B4"/>
                <w:spacing w:val="-2"/>
                <w:sz w:val="24"/>
              </w:rPr>
            </w:pPr>
            <w:r w:rsidRPr="00CC0718">
              <w:rPr>
                <w:b/>
                <w:color w:val="5C83B4"/>
                <w:spacing w:val="-2"/>
                <w:sz w:val="24"/>
              </w:rPr>
              <w:t>Codes\\AXIAL CODE\\Z - Additional Information\COLLABORATION AND NETWORKING\SASA Member\Senate member of Student Government Association</w:t>
            </w:r>
          </w:p>
        </w:tc>
      </w:tr>
      <w:tr w:rsidRPr="00CC0718" w:rsidR="00C71DC8" w:rsidTr="3A33D0EC" w14:paraId="7E0474D1" w14:textId="77777777">
        <w:trPr>
          <w:trHeight w:val="445" w:hRule="exact"/>
        </w:trPr>
        <w:tc>
          <w:tcPr>
            <w:tcW w:w="1805" w:type="dxa"/>
            <w:shd w:val="clear" w:color="auto" w:fill="FFFFFF" w:themeFill="background1"/>
            <w:tcMar/>
          </w:tcPr>
          <w:p w:rsidRPr="00CC0718" w:rsidR="00C71DC8" w:rsidP="00244814" w:rsidRDefault="00C71DC8" w14:paraId="50D22261" w14:textId="77777777">
            <w:pPr>
              <w:rPr>
                <w:b/>
                <w:color w:val="5C83B4"/>
                <w:spacing w:val="-2"/>
                <w:sz w:val="24"/>
              </w:rPr>
            </w:pPr>
            <w:r w:rsidRPr="00CC0718">
              <w:rPr>
                <w:b/>
                <w:color w:val="5C83B4"/>
                <w:spacing w:val="-2"/>
                <w:sz w:val="24"/>
              </w:rPr>
              <w:t>Classification:</w:t>
            </w:r>
          </w:p>
        </w:tc>
        <w:tc>
          <w:tcPr>
            <w:tcW w:w="8912" w:type="dxa"/>
            <w:gridSpan w:val="7"/>
            <w:vMerge/>
            <w:tcMar/>
          </w:tcPr>
          <w:p w:rsidRPr="00CC0718" w:rsidR="00C71DC8" w:rsidP="00244814" w:rsidRDefault="00C71DC8" w14:paraId="287DD295" w14:textId="77777777"/>
        </w:tc>
      </w:tr>
      <w:tr w:rsidRPr="00CC0718" w:rsidR="00C71DC8" w:rsidTr="3A33D0EC" w14:paraId="40E02AEE" w14:textId="77777777">
        <w:trPr>
          <w:trHeight w:val="458" w:hRule="exact"/>
        </w:trPr>
        <w:tc>
          <w:tcPr>
            <w:tcW w:w="1805" w:type="dxa"/>
            <w:shd w:val="clear" w:color="auto" w:fill="FFFFFF" w:themeFill="background1"/>
            <w:tcMar/>
          </w:tcPr>
          <w:p w:rsidRPr="00CC0718" w:rsidR="00C71DC8" w:rsidP="00244814" w:rsidRDefault="00C71DC8" w14:paraId="0C027C33" w14:textId="77777777">
            <w:pPr>
              <w:rPr>
                <w:b/>
                <w:color w:val="5C83B4"/>
                <w:spacing w:val="-2"/>
                <w:sz w:val="24"/>
              </w:rPr>
            </w:pPr>
            <w:r w:rsidRPr="00CC0718">
              <w:rPr>
                <w:b/>
                <w:color w:val="5C83B4"/>
                <w:spacing w:val="-2"/>
                <w:sz w:val="24"/>
              </w:rPr>
              <w:t>Aggregated:</w:t>
            </w:r>
          </w:p>
        </w:tc>
        <w:tc>
          <w:tcPr>
            <w:tcW w:w="8912" w:type="dxa"/>
            <w:gridSpan w:val="7"/>
            <w:shd w:val="clear" w:color="auto" w:fill="FFFFFF" w:themeFill="background1"/>
            <w:tcMar/>
          </w:tcPr>
          <w:p w:rsidRPr="00CC0718" w:rsidR="00C71DC8" w:rsidP="00244814" w:rsidRDefault="00C71DC8" w14:paraId="5663772F" w14:textId="77777777">
            <w:pPr>
              <w:rPr>
                <w:b/>
                <w:color w:val="5C83B4"/>
                <w:spacing w:val="-2"/>
                <w:sz w:val="24"/>
              </w:rPr>
            </w:pPr>
            <w:r w:rsidRPr="00CC0718">
              <w:rPr>
                <w:b/>
                <w:color w:val="5C83B4"/>
                <w:spacing w:val="-2"/>
                <w:sz w:val="24"/>
              </w:rPr>
              <w:t>No</w:t>
            </w:r>
          </w:p>
        </w:tc>
      </w:tr>
      <w:tr w:rsidRPr="00CC0718" w:rsidR="00C71DC8" w:rsidTr="3A33D0EC" w14:paraId="62789D80" w14:textId="77777777">
        <w:trPr>
          <w:trHeight w:val="344" w:hRule="exact"/>
        </w:trPr>
        <w:tc>
          <w:tcPr>
            <w:tcW w:w="3381" w:type="dxa"/>
            <w:gridSpan w:val="2"/>
            <w:tcBorders>
              <w:bottom w:val="single" w:color="8FB6EA" w:sz="5" w:space="0"/>
            </w:tcBorders>
            <w:shd w:val="clear" w:color="auto" w:fill="FFFFFF" w:themeFill="background1"/>
            <w:tcMar/>
          </w:tcPr>
          <w:p w:rsidRPr="00CC0718" w:rsidR="00C71DC8" w:rsidP="00244814" w:rsidRDefault="00C71DC8" w14:paraId="72DBB2AA" w14:textId="77777777">
            <w:pPr>
              <w:rPr>
                <w:color w:val="000000"/>
                <w:spacing w:val="-2"/>
                <w:sz w:val="18"/>
              </w:rPr>
            </w:pPr>
            <w:r w:rsidRPr="00CC0718">
              <w:rPr>
                <w:color w:val="000000"/>
                <w:spacing w:val="-2"/>
                <w:sz w:val="18"/>
              </w:rPr>
              <w:t>Document</w:t>
            </w:r>
          </w:p>
        </w:tc>
        <w:tc>
          <w:tcPr>
            <w:tcW w:w="1132" w:type="dxa"/>
            <w:tcBorders>
              <w:bottom w:val="single" w:color="8FB6EA" w:sz="5" w:space="0"/>
            </w:tcBorders>
            <w:shd w:val="clear" w:color="auto" w:fill="FFFFFF" w:themeFill="background1"/>
            <w:tcMar/>
          </w:tcPr>
          <w:p w:rsidRPr="00CC0718" w:rsidR="00C71DC8" w:rsidP="00244814" w:rsidRDefault="00C71DC8" w14:paraId="71622B86" w14:textId="77777777">
            <w:pPr>
              <w:rPr>
                <w:color w:val="000000"/>
                <w:spacing w:val="-2"/>
                <w:sz w:val="18"/>
              </w:rPr>
            </w:pPr>
            <w:r w:rsidRPr="00CC0718">
              <w:rPr>
                <w:color w:val="000000"/>
                <w:spacing w:val="-2"/>
                <w:sz w:val="18"/>
              </w:rPr>
              <w:t>1</w:t>
            </w:r>
          </w:p>
        </w:tc>
        <w:tc>
          <w:tcPr>
            <w:tcW w:w="1576" w:type="dxa"/>
            <w:gridSpan w:val="2"/>
            <w:tcBorders>
              <w:bottom w:val="single" w:color="8FB6EA" w:sz="5" w:space="0"/>
            </w:tcBorders>
            <w:shd w:val="clear" w:color="auto" w:fill="FFFFFF" w:themeFill="background1"/>
            <w:tcMar/>
          </w:tcPr>
          <w:p w:rsidRPr="00CC0718" w:rsidR="00C71DC8" w:rsidP="00244814" w:rsidRDefault="00C71DC8" w14:paraId="5E2CB8FA" w14:textId="77777777">
            <w:pPr>
              <w:rPr>
                <w:color w:val="000000"/>
                <w:spacing w:val="-2"/>
                <w:sz w:val="18"/>
              </w:rPr>
            </w:pPr>
            <w:r w:rsidRPr="00CC0718">
              <w:rPr>
                <w:color w:val="000000"/>
                <w:spacing w:val="-2"/>
                <w:sz w:val="18"/>
              </w:rPr>
              <w:t>1</w:t>
            </w:r>
          </w:p>
        </w:tc>
        <w:tc>
          <w:tcPr>
            <w:tcW w:w="1362" w:type="dxa"/>
            <w:tcBorders>
              <w:bottom w:val="single" w:color="8FB6EA" w:sz="5" w:space="0"/>
            </w:tcBorders>
            <w:shd w:val="clear" w:color="auto" w:fill="FFFFFF" w:themeFill="background1"/>
            <w:tcMar/>
          </w:tcPr>
          <w:p w:rsidRPr="00CC0718" w:rsidR="00C71DC8" w:rsidP="00244814" w:rsidRDefault="00C71DC8" w14:paraId="74C12E0D" w14:textId="77777777">
            <w:pPr>
              <w:rPr>
                <w:color w:val="000000"/>
                <w:spacing w:val="-2"/>
                <w:sz w:val="18"/>
              </w:rPr>
            </w:pPr>
            <w:r w:rsidRPr="00CC0718">
              <w:rPr>
                <w:color w:val="000000"/>
                <w:spacing w:val="-2"/>
                <w:sz w:val="18"/>
              </w:rPr>
              <w:t>9</w:t>
            </w:r>
          </w:p>
        </w:tc>
        <w:tc>
          <w:tcPr>
            <w:tcW w:w="1690" w:type="dxa"/>
            <w:tcBorders>
              <w:bottom w:val="single" w:color="8FB6EA" w:sz="5" w:space="0"/>
            </w:tcBorders>
            <w:shd w:val="clear" w:color="auto" w:fill="FFFFFF" w:themeFill="background1"/>
            <w:tcMar/>
          </w:tcPr>
          <w:p w:rsidRPr="00CC0718" w:rsidR="00C71DC8" w:rsidP="00244814" w:rsidRDefault="00C71DC8" w14:paraId="3210A3C2" w14:textId="77777777">
            <w:pPr>
              <w:rPr>
                <w:color w:val="000000"/>
                <w:spacing w:val="-2"/>
                <w:sz w:val="18"/>
              </w:rPr>
            </w:pPr>
            <w:r w:rsidRPr="00CC0718">
              <w:rPr>
                <w:color w:val="000000"/>
                <w:spacing w:val="-2"/>
                <w:sz w:val="18"/>
              </w:rPr>
              <w:t>1</w:t>
            </w:r>
          </w:p>
        </w:tc>
        <w:tc>
          <w:tcPr>
            <w:tcW w:w="1576" w:type="dxa"/>
            <w:tcBorders>
              <w:bottom w:val="single" w:color="8FB6EA" w:sz="5" w:space="0"/>
            </w:tcBorders>
            <w:shd w:val="clear" w:color="auto" w:fill="FFFFFF" w:themeFill="background1"/>
            <w:tcMar/>
          </w:tcPr>
          <w:p w:rsidRPr="00CC0718" w:rsidR="00C71DC8" w:rsidP="00244814" w:rsidRDefault="00C71DC8" w14:paraId="436706B1" w14:textId="77777777">
            <w:pPr>
              <w:rPr>
                <w:color w:val="000000"/>
                <w:spacing w:val="-2"/>
                <w:sz w:val="18"/>
              </w:rPr>
            </w:pPr>
          </w:p>
        </w:tc>
      </w:tr>
      <w:tr w:rsidRPr="00CC0718" w:rsidR="00C71DC8" w:rsidTr="3A33D0EC" w14:paraId="36AB86BA" w14:textId="77777777">
        <w:trPr>
          <w:trHeight w:val="444" w:hRule="exact"/>
        </w:trPr>
        <w:tc>
          <w:tcPr>
            <w:tcW w:w="10717" w:type="dxa"/>
            <w:gridSpan w:val="8"/>
            <w:tcBorders>
              <w:top w:val="single" w:color="8FB6EA" w:sz="5" w:space="0"/>
            </w:tcBorders>
            <w:tcMar/>
          </w:tcPr>
          <w:p w:rsidRPr="00CC0718" w:rsidR="00C71DC8" w:rsidP="00244814" w:rsidRDefault="00C71DC8" w14:paraId="483F123D" w14:textId="77777777"/>
        </w:tc>
      </w:tr>
      <w:tr w:rsidRPr="00CC0718" w:rsidR="00C71DC8" w:rsidTr="3A33D0EC" w14:paraId="0B3D4CBC" w14:textId="77777777">
        <w:trPr>
          <w:trHeight w:val="874" w:hRule="exact"/>
        </w:trPr>
        <w:tc>
          <w:tcPr>
            <w:tcW w:w="10717" w:type="dxa"/>
            <w:gridSpan w:val="8"/>
            <w:shd w:val="clear" w:color="auto" w:fill="FFFFFF" w:themeFill="background1"/>
            <w:tcMar/>
          </w:tcPr>
          <w:p w:rsidRPr="00CC0718" w:rsidR="00C71DC8" w:rsidP="00244814" w:rsidRDefault="00C71DC8" w14:paraId="6D5C5BDE" w14:textId="77777777">
            <w:pPr>
              <w:rPr>
                <w:b/>
                <w:color w:val="5C83B4"/>
                <w:spacing w:val="-2"/>
                <w:sz w:val="24"/>
              </w:rPr>
            </w:pPr>
            <w:bookmarkStart w:name="CodesAXIALCODEZAdditionalInformationCOLL" w:id="79"/>
            <w:r w:rsidRPr="00CC0718">
              <w:rPr>
                <w:b/>
                <w:color w:val="5C83B4"/>
                <w:spacing w:val="-2"/>
                <w:sz w:val="24"/>
              </w:rPr>
              <w:lastRenderedPageBreak/>
              <w:t>Codes\\AXIAL CODE\\Z - Additional Information\COLLABORATION AND NETWORKING\We've collaborated with three other clubs for the demo day, for the resume review, for the mentor link, and we are expecting more to come.</w:t>
            </w:r>
            <w:bookmarkEnd w:id="79"/>
          </w:p>
        </w:tc>
      </w:tr>
      <w:tr w:rsidRPr="00CC0718" w:rsidR="00C71DC8" w:rsidTr="3A33D0EC" w14:paraId="133E6B99" w14:textId="77777777">
        <w:trPr>
          <w:trHeight w:val="459" w:hRule="exact"/>
        </w:trPr>
        <w:tc>
          <w:tcPr>
            <w:tcW w:w="1805" w:type="dxa"/>
            <w:shd w:val="clear" w:color="auto" w:fill="FFFFFF" w:themeFill="background1"/>
            <w:tcMar/>
          </w:tcPr>
          <w:p w:rsidRPr="00CC0718" w:rsidR="00C71DC8" w:rsidP="00244814" w:rsidRDefault="00C71DC8" w14:paraId="49B59027" w14:textId="77777777">
            <w:pPr>
              <w:rPr>
                <w:b/>
                <w:color w:val="5C83B4"/>
                <w:spacing w:val="-2"/>
                <w:sz w:val="24"/>
              </w:rPr>
            </w:pPr>
            <w:r w:rsidRPr="00CC0718">
              <w:rPr>
                <w:b/>
                <w:color w:val="5C83B4"/>
                <w:spacing w:val="-2"/>
                <w:sz w:val="24"/>
              </w:rPr>
              <w:t>Nickname:</w:t>
            </w:r>
          </w:p>
        </w:tc>
        <w:tc>
          <w:tcPr>
            <w:tcW w:w="8912" w:type="dxa"/>
            <w:gridSpan w:val="7"/>
            <w:vMerge w:val="restart"/>
            <w:shd w:val="clear" w:color="auto" w:fill="FFFFFF" w:themeFill="background1"/>
            <w:tcMar/>
          </w:tcPr>
          <w:p w:rsidRPr="00CC0718" w:rsidR="00C71DC8" w:rsidP="00244814" w:rsidRDefault="00C71DC8" w14:paraId="5568096D" w14:textId="77777777">
            <w:pPr>
              <w:rPr>
                <w:b/>
                <w:color w:val="5C83B4"/>
                <w:spacing w:val="-2"/>
                <w:sz w:val="24"/>
              </w:rPr>
            </w:pPr>
          </w:p>
        </w:tc>
      </w:tr>
      <w:tr w:rsidRPr="00CC0718" w:rsidR="00C71DC8" w:rsidTr="3A33D0EC" w14:paraId="348009DD" w14:textId="77777777">
        <w:trPr>
          <w:trHeight w:val="444" w:hRule="exact"/>
        </w:trPr>
        <w:tc>
          <w:tcPr>
            <w:tcW w:w="1805" w:type="dxa"/>
            <w:shd w:val="clear" w:color="auto" w:fill="FFFFFF" w:themeFill="background1"/>
            <w:tcMar/>
          </w:tcPr>
          <w:p w:rsidRPr="00CC0718" w:rsidR="00C71DC8" w:rsidP="00244814" w:rsidRDefault="00C71DC8" w14:paraId="5CB28D9E" w14:textId="77777777">
            <w:pPr>
              <w:rPr>
                <w:b/>
                <w:color w:val="5C83B4"/>
                <w:spacing w:val="-2"/>
                <w:sz w:val="24"/>
              </w:rPr>
            </w:pPr>
            <w:r w:rsidRPr="00CC0718">
              <w:rPr>
                <w:b/>
                <w:color w:val="5C83B4"/>
                <w:spacing w:val="-2"/>
                <w:sz w:val="24"/>
              </w:rPr>
              <w:t>Classification:</w:t>
            </w:r>
          </w:p>
        </w:tc>
        <w:tc>
          <w:tcPr>
            <w:tcW w:w="8912" w:type="dxa"/>
            <w:gridSpan w:val="7"/>
            <w:vMerge/>
            <w:tcMar/>
          </w:tcPr>
          <w:p w:rsidRPr="00CC0718" w:rsidR="00C71DC8" w:rsidP="00244814" w:rsidRDefault="00C71DC8" w14:paraId="48EFD9B6" w14:textId="77777777"/>
        </w:tc>
      </w:tr>
      <w:tr w:rsidRPr="00CC0718" w:rsidR="00C71DC8" w:rsidTr="3A33D0EC" w14:paraId="4E26D4F5" w14:textId="77777777">
        <w:trPr>
          <w:trHeight w:val="458" w:hRule="exact"/>
        </w:trPr>
        <w:tc>
          <w:tcPr>
            <w:tcW w:w="1805" w:type="dxa"/>
            <w:shd w:val="clear" w:color="auto" w:fill="FFFFFF" w:themeFill="background1"/>
            <w:tcMar/>
          </w:tcPr>
          <w:p w:rsidRPr="00CC0718" w:rsidR="00C71DC8" w:rsidP="00244814" w:rsidRDefault="00C71DC8" w14:paraId="2F072898" w14:textId="77777777">
            <w:pPr>
              <w:rPr>
                <w:b/>
                <w:color w:val="5C83B4"/>
                <w:spacing w:val="-2"/>
                <w:sz w:val="24"/>
              </w:rPr>
            </w:pPr>
            <w:r w:rsidRPr="00CC0718">
              <w:rPr>
                <w:b/>
                <w:color w:val="5C83B4"/>
                <w:spacing w:val="-2"/>
                <w:sz w:val="24"/>
              </w:rPr>
              <w:t>Aggregated:</w:t>
            </w:r>
          </w:p>
        </w:tc>
        <w:tc>
          <w:tcPr>
            <w:tcW w:w="8912" w:type="dxa"/>
            <w:gridSpan w:val="7"/>
            <w:shd w:val="clear" w:color="auto" w:fill="FFFFFF" w:themeFill="background1"/>
            <w:tcMar/>
          </w:tcPr>
          <w:p w:rsidRPr="00CC0718" w:rsidR="00C71DC8" w:rsidP="00244814" w:rsidRDefault="00C71DC8" w14:paraId="40AD29BB" w14:textId="77777777">
            <w:pPr>
              <w:rPr>
                <w:b/>
                <w:color w:val="5C83B4"/>
                <w:spacing w:val="-2"/>
                <w:sz w:val="24"/>
              </w:rPr>
            </w:pPr>
            <w:r w:rsidRPr="00CC0718">
              <w:rPr>
                <w:b/>
                <w:color w:val="5C83B4"/>
                <w:spacing w:val="-2"/>
                <w:sz w:val="24"/>
              </w:rPr>
              <w:t>No</w:t>
            </w:r>
          </w:p>
        </w:tc>
      </w:tr>
      <w:tr w:rsidRPr="00CC0718" w:rsidR="00C71DC8" w:rsidTr="3A33D0EC" w14:paraId="2811530A" w14:textId="77777777">
        <w:trPr>
          <w:trHeight w:val="344" w:hRule="exact"/>
        </w:trPr>
        <w:tc>
          <w:tcPr>
            <w:tcW w:w="3381" w:type="dxa"/>
            <w:gridSpan w:val="2"/>
            <w:tcBorders>
              <w:bottom w:val="single" w:color="8FB6EA" w:sz="5" w:space="0"/>
            </w:tcBorders>
            <w:shd w:val="clear" w:color="auto" w:fill="FFFFFF" w:themeFill="background1"/>
            <w:tcMar/>
          </w:tcPr>
          <w:p w:rsidRPr="00CC0718" w:rsidR="00C71DC8" w:rsidP="00244814" w:rsidRDefault="00C71DC8" w14:paraId="42C495AB" w14:textId="77777777">
            <w:pPr>
              <w:rPr>
                <w:color w:val="000000"/>
                <w:spacing w:val="-2"/>
                <w:sz w:val="18"/>
              </w:rPr>
            </w:pPr>
            <w:r w:rsidRPr="00CC0718">
              <w:rPr>
                <w:color w:val="000000"/>
                <w:spacing w:val="-2"/>
                <w:sz w:val="18"/>
              </w:rPr>
              <w:t>Document</w:t>
            </w:r>
          </w:p>
        </w:tc>
        <w:tc>
          <w:tcPr>
            <w:tcW w:w="1132" w:type="dxa"/>
            <w:tcBorders>
              <w:bottom w:val="single" w:color="8FB6EA" w:sz="5" w:space="0"/>
            </w:tcBorders>
            <w:shd w:val="clear" w:color="auto" w:fill="FFFFFF" w:themeFill="background1"/>
            <w:tcMar/>
          </w:tcPr>
          <w:p w:rsidRPr="00CC0718" w:rsidR="00C71DC8" w:rsidP="00244814" w:rsidRDefault="00C71DC8" w14:paraId="0AAE92B9" w14:textId="77777777">
            <w:pPr>
              <w:rPr>
                <w:color w:val="000000"/>
                <w:spacing w:val="-2"/>
                <w:sz w:val="18"/>
              </w:rPr>
            </w:pPr>
            <w:r w:rsidRPr="00CC0718">
              <w:rPr>
                <w:color w:val="000000"/>
                <w:spacing w:val="-2"/>
                <w:sz w:val="18"/>
              </w:rPr>
              <w:t>1</w:t>
            </w:r>
          </w:p>
        </w:tc>
        <w:tc>
          <w:tcPr>
            <w:tcW w:w="1576" w:type="dxa"/>
            <w:gridSpan w:val="2"/>
            <w:tcBorders>
              <w:bottom w:val="single" w:color="8FB6EA" w:sz="5" w:space="0"/>
            </w:tcBorders>
            <w:shd w:val="clear" w:color="auto" w:fill="FFFFFF" w:themeFill="background1"/>
            <w:tcMar/>
          </w:tcPr>
          <w:p w:rsidRPr="00CC0718" w:rsidR="00C71DC8" w:rsidP="00244814" w:rsidRDefault="00C71DC8" w14:paraId="663F6F43" w14:textId="77777777">
            <w:pPr>
              <w:rPr>
                <w:color w:val="000000"/>
                <w:spacing w:val="-2"/>
                <w:sz w:val="18"/>
              </w:rPr>
            </w:pPr>
            <w:r w:rsidRPr="00CC0718">
              <w:rPr>
                <w:color w:val="000000"/>
                <w:spacing w:val="-2"/>
                <w:sz w:val="18"/>
              </w:rPr>
              <w:t>1</w:t>
            </w:r>
          </w:p>
        </w:tc>
        <w:tc>
          <w:tcPr>
            <w:tcW w:w="1362" w:type="dxa"/>
            <w:tcBorders>
              <w:bottom w:val="single" w:color="8FB6EA" w:sz="5" w:space="0"/>
            </w:tcBorders>
            <w:shd w:val="clear" w:color="auto" w:fill="FFFFFF" w:themeFill="background1"/>
            <w:tcMar/>
          </w:tcPr>
          <w:p w:rsidRPr="00CC0718" w:rsidR="00C71DC8" w:rsidP="00244814" w:rsidRDefault="00C71DC8" w14:paraId="2A9C560D" w14:textId="77777777">
            <w:pPr>
              <w:rPr>
                <w:color w:val="000000"/>
                <w:spacing w:val="-2"/>
                <w:sz w:val="18"/>
              </w:rPr>
            </w:pPr>
            <w:r w:rsidRPr="00CC0718">
              <w:rPr>
                <w:color w:val="000000"/>
                <w:spacing w:val="-2"/>
                <w:sz w:val="18"/>
              </w:rPr>
              <w:t>25</w:t>
            </w:r>
          </w:p>
        </w:tc>
        <w:tc>
          <w:tcPr>
            <w:tcW w:w="1690" w:type="dxa"/>
            <w:tcBorders>
              <w:bottom w:val="single" w:color="8FB6EA" w:sz="5" w:space="0"/>
            </w:tcBorders>
            <w:shd w:val="clear" w:color="auto" w:fill="FFFFFF" w:themeFill="background1"/>
            <w:tcMar/>
          </w:tcPr>
          <w:p w:rsidRPr="00CC0718" w:rsidR="00C71DC8" w:rsidP="00244814" w:rsidRDefault="00C71DC8" w14:paraId="4A9DFC1A" w14:textId="77777777">
            <w:pPr>
              <w:rPr>
                <w:color w:val="000000"/>
                <w:spacing w:val="-2"/>
                <w:sz w:val="18"/>
              </w:rPr>
            </w:pPr>
            <w:r w:rsidRPr="00CC0718">
              <w:rPr>
                <w:color w:val="000000"/>
                <w:spacing w:val="-2"/>
                <w:sz w:val="18"/>
              </w:rPr>
              <w:t>1</w:t>
            </w:r>
          </w:p>
        </w:tc>
        <w:tc>
          <w:tcPr>
            <w:tcW w:w="1576" w:type="dxa"/>
            <w:tcBorders>
              <w:bottom w:val="single" w:color="8FB6EA" w:sz="5" w:space="0"/>
            </w:tcBorders>
            <w:shd w:val="clear" w:color="auto" w:fill="FFFFFF" w:themeFill="background1"/>
            <w:tcMar/>
          </w:tcPr>
          <w:p w:rsidRPr="00CC0718" w:rsidR="00C71DC8" w:rsidP="00244814" w:rsidRDefault="00C71DC8" w14:paraId="29DD40F2" w14:textId="77777777">
            <w:pPr>
              <w:rPr>
                <w:color w:val="000000"/>
                <w:spacing w:val="-2"/>
                <w:sz w:val="18"/>
              </w:rPr>
            </w:pPr>
          </w:p>
        </w:tc>
      </w:tr>
      <w:tr w:rsidRPr="00CC0718" w:rsidR="00C71DC8" w:rsidTr="3A33D0EC" w14:paraId="3C58800B" w14:textId="77777777">
        <w:trPr>
          <w:trHeight w:val="444" w:hRule="exact"/>
        </w:trPr>
        <w:tc>
          <w:tcPr>
            <w:tcW w:w="10717" w:type="dxa"/>
            <w:gridSpan w:val="8"/>
            <w:tcBorders>
              <w:top w:val="single" w:color="8FB6EA" w:sz="5" w:space="0"/>
            </w:tcBorders>
            <w:tcMar/>
          </w:tcPr>
          <w:p w:rsidRPr="00CC0718" w:rsidR="00C71DC8" w:rsidP="00244814" w:rsidRDefault="00C71DC8" w14:paraId="3BAB7948" w14:textId="77777777"/>
        </w:tc>
      </w:tr>
      <w:tr w:rsidRPr="00CC0718" w:rsidR="00C71DC8" w:rsidTr="3A33D0EC" w14:paraId="5002327F" w14:textId="77777777">
        <w:trPr>
          <w:trHeight w:val="344" w:hRule="exact"/>
        </w:trPr>
        <w:tc>
          <w:tcPr>
            <w:tcW w:w="10717" w:type="dxa"/>
            <w:gridSpan w:val="8"/>
            <w:shd w:val="clear" w:color="auto" w:fill="FFFFFF" w:themeFill="background1"/>
            <w:tcMar/>
          </w:tcPr>
          <w:p w:rsidRPr="00CC0718" w:rsidR="00C71DC8" w:rsidP="00244814" w:rsidRDefault="00C71DC8" w14:paraId="2A350B60" w14:textId="77777777">
            <w:pPr>
              <w:rPr>
                <w:b/>
                <w:color w:val="5C83B4"/>
                <w:spacing w:val="-2"/>
                <w:sz w:val="24"/>
              </w:rPr>
            </w:pPr>
          </w:p>
        </w:tc>
      </w:tr>
      <w:tr w:rsidRPr="00CC0718" w:rsidR="00C71DC8" w:rsidTr="3A33D0EC" w14:paraId="5B09D53C" w14:textId="77777777">
        <w:trPr>
          <w:trHeight w:val="444" w:hRule="exact"/>
        </w:trPr>
        <w:tc>
          <w:tcPr>
            <w:tcW w:w="1805" w:type="dxa"/>
            <w:shd w:val="clear" w:color="auto" w:fill="FFFFFF" w:themeFill="background1"/>
            <w:tcMar/>
          </w:tcPr>
          <w:p w:rsidRPr="00CC0718" w:rsidR="00C71DC8" w:rsidP="00244814" w:rsidRDefault="00C71DC8" w14:paraId="7F581D0E" w14:textId="77777777">
            <w:pPr>
              <w:rPr>
                <w:b/>
                <w:color w:val="5C83B4"/>
                <w:spacing w:val="-2"/>
                <w:sz w:val="24"/>
              </w:rPr>
            </w:pPr>
            <w:r w:rsidRPr="00CC0718">
              <w:rPr>
                <w:b/>
                <w:color w:val="5C83B4"/>
                <w:spacing w:val="-2"/>
                <w:sz w:val="24"/>
              </w:rPr>
              <w:t>Nickname:</w:t>
            </w:r>
          </w:p>
        </w:tc>
        <w:tc>
          <w:tcPr>
            <w:tcW w:w="8912" w:type="dxa"/>
            <w:gridSpan w:val="7"/>
            <w:vMerge w:val="restart"/>
            <w:shd w:val="clear" w:color="auto" w:fill="FFFFFF" w:themeFill="background1"/>
            <w:tcMar/>
          </w:tcPr>
          <w:p w:rsidRPr="00CC0718" w:rsidR="00C71DC8" w:rsidP="00244814" w:rsidRDefault="00C71DC8" w14:paraId="725FAA01" w14:textId="77777777">
            <w:pPr>
              <w:rPr>
                <w:b/>
                <w:color w:val="5C83B4"/>
                <w:spacing w:val="-2"/>
                <w:sz w:val="24"/>
              </w:rPr>
            </w:pPr>
            <w:r w:rsidRPr="00CC0718">
              <w:rPr>
                <w:b/>
                <w:color w:val="5C83B4"/>
                <w:spacing w:val="-2"/>
                <w:sz w:val="24"/>
              </w:rPr>
              <w:t>Codes\\AXIAL CODE\\Z - Additional Information\FINANCES AND ACCESSIBILITY</w:t>
            </w:r>
          </w:p>
        </w:tc>
      </w:tr>
      <w:tr w:rsidRPr="00CC0718" w:rsidR="00C71DC8" w:rsidTr="3A33D0EC" w14:paraId="71F0A402" w14:textId="77777777">
        <w:trPr>
          <w:trHeight w:val="459" w:hRule="exact"/>
        </w:trPr>
        <w:tc>
          <w:tcPr>
            <w:tcW w:w="1805" w:type="dxa"/>
            <w:shd w:val="clear" w:color="auto" w:fill="FFFFFF" w:themeFill="background1"/>
            <w:tcMar/>
          </w:tcPr>
          <w:p w:rsidRPr="00CC0718" w:rsidR="00C71DC8" w:rsidP="00244814" w:rsidRDefault="00C71DC8" w14:paraId="234635CA" w14:textId="77777777">
            <w:pPr>
              <w:rPr>
                <w:b/>
                <w:color w:val="5C83B4"/>
                <w:spacing w:val="-2"/>
                <w:sz w:val="24"/>
              </w:rPr>
            </w:pPr>
            <w:r w:rsidRPr="00CC0718">
              <w:rPr>
                <w:b/>
                <w:color w:val="5C83B4"/>
                <w:spacing w:val="-2"/>
                <w:sz w:val="24"/>
              </w:rPr>
              <w:t>Classification:</w:t>
            </w:r>
          </w:p>
        </w:tc>
        <w:tc>
          <w:tcPr>
            <w:tcW w:w="8912" w:type="dxa"/>
            <w:gridSpan w:val="7"/>
            <w:vMerge/>
            <w:tcMar/>
          </w:tcPr>
          <w:p w:rsidRPr="00CC0718" w:rsidR="00C71DC8" w:rsidP="00244814" w:rsidRDefault="00C71DC8" w14:paraId="578A5BCD" w14:textId="77777777"/>
        </w:tc>
      </w:tr>
      <w:tr w:rsidRPr="00CC0718" w:rsidR="00C71DC8" w:rsidTr="3A33D0EC" w14:paraId="39922977" w14:textId="77777777">
        <w:trPr>
          <w:trHeight w:val="444" w:hRule="exact"/>
        </w:trPr>
        <w:tc>
          <w:tcPr>
            <w:tcW w:w="1805" w:type="dxa"/>
            <w:shd w:val="clear" w:color="auto" w:fill="FFFFFF" w:themeFill="background1"/>
            <w:tcMar/>
          </w:tcPr>
          <w:p w:rsidRPr="00CC0718" w:rsidR="00C71DC8" w:rsidP="00244814" w:rsidRDefault="00C71DC8" w14:paraId="37D0C714" w14:textId="77777777">
            <w:pPr>
              <w:rPr>
                <w:b/>
                <w:color w:val="5C83B4"/>
                <w:spacing w:val="-2"/>
                <w:sz w:val="24"/>
              </w:rPr>
            </w:pPr>
            <w:r w:rsidRPr="00CC0718">
              <w:rPr>
                <w:b/>
                <w:color w:val="5C83B4"/>
                <w:spacing w:val="-2"/>
                <w:sz w:val="24"/>
              </w:rPr>
              <w:t>Aggregated:</w:t>
            </w:r>
          </w:p>
        </w:tc>
        <w:tc>
          <w:tcPr>
            <w:tcW w:w="8912" w:type="dxa"/>
            <w:gridSpan w:val="7"/>
            <w:shd w:val="clear" w:color="auto" w:fill="FFFFFF" w:themeFill="background1"/>
            <w:tcMar/>
          </w:tcPr>
          <w:p w:rsidRPr="00CC0718" w:rsidR="00C71DC8" w:rsidP="00244814" w:rsidRDefault="00C71DC8" w14:paraId="5F7228C0" w14:textId="77777777">
            <w:pPr>
              <w:rPr>
                <w:b/>
                <w:color w:val="5C83B4"/>
                <w:spacing w:val="-2"/>
                <w:sz w:val="24"/>
              </w:rPr>
            </w:pPr>
            <w:r w:rsidRPr="00CC0718">
              <w:rPr>
                <w:b/>
                <w:color w:val="5C83B4"/>
                <w:spacing w:val="-2"/>
                <w:sz w:val="24"/>
              </w:rPr>
              <w:t>Yes</w:t>
            </w:r>
          </w:p>
        </w:tc>
      </w:tr>
      <w:tr w:rsidRPr="00CC0718" w:rsidR="00C71DC8" w:rsidTr="3A33D0EC" w14:paraId="7C2FC8BD" w14:textId="77777777">
        <w:trPr>
          <w:trHeight w:val="344" w:hRule="exact"/>
        </w:trPr>
        <w:tc>
          <w:tcPr>
            <w:tcW w:w="3381" w:type="dxa"/>
            <w:gridSpan w:val="2"/>
            <w:tcBorders>
              <w:bottom w:val="single" w:color="8FB6EA" w:sz="5" w:space="0"/>
            </w:tcBorders>
            <w:shd w:val="clear" w:color="auto" w:fill="FFFFFF" w:themeFill="background1"/>
            <w:tcMar/>
          </w:tcPr>
          <w:p w:rsidRPr="00CC0718" w:rsidR="00C71DC8" w:rsidP="00244814" w:rsidRDefault="00C71DC8" w14:paraId="374D7A4C" w14:textId="77777777">
            <w:pPr>
              <w:rPr>
                <w:color w:val="000000"/>
                <w:spacing w:val="-2"/>
                <w:sz w:val="18"/>
              </w:rPr>
            </w:pPr>
            <w:r w:rsidRPr="00CC0718">
              <w:rPr>
                <w:color w:val="000000"/>
                <w:spacing w:val="-2"/>
                <w:sz w:val="18"/>
              </w:rPr>
              <w:t>Document</w:t>
            </w:r>
          </w:p>
        </w:tc>
        <w:tc>
          <w:tcPr>
            <w:tcW w:w="1132" w:type="dxa"/>
            <w:tcBorders>
              <w:bottom w:val="single" w:color="8FB6EA" w:sz="5" w:space="0"/>
            </w:tcBorders>
            <w:shd w:val="clear" w:color="auto" w:fill="FFFFFF" w:themeFill="background1"/>
            <w:tcMar/>
          </w:tcPr>
          <w:p w:rsidRPr="00CC0718" w:rsidR="00C71DC8" w:rsidP="00244814" w:rsidRDefault="00C71DC8" w14:paraId="325974B3" w14:textId="77777777">
            <w:pPr>
              <w:rPr>
                <w:color w:val="000000"/>
                <w:spacing w:val="-2"/>
                <w:sz w:val="18"/>
              </w:rPr>
            </w:pPr>
            <w:r w:rsidRPr="00CC0718">
              <w:rPr>
                <w:color w:val="000000"/>
                <w:spacing w:val="-2"/>
                <w:sz w:val="18"/>
              </w:rPr>
              <w:t>2</w:t>
            </w:r>
          </w:p>
        </w:tc>
        <w:tc>
          <w:tcPr>
            <w:tcW w:w="1576" w:type="dxa"/>
            <w:gridSpan w:val="2"/>
            <w:tcBorders>
              <w:bottom w:val="single" w:color="8FB6EA" w:sz="5" w:space="0"/>
            </w:tcBorders>
            <w:shd w:val="clear" w:color="auto" w:fill="FFFFFF" w:themeFill="background1"/>
            <w:tcMar/>
          </w:tcPr>
          <w:p w:rsidRPr="00CC0718" w:rsidR="00C71DC8" w:rsidP="00244814" w:rsidRDefault="00C71DC8" w14:paraId="2CDECE9F" w14:textId="77777777">
            <w:pPr>
              <w:rPr>
                <w:color w:val="000000"/>
                <w:spacing w:val="-2"/>
                <w:sz w:val="18"/>
              </w:rPr>
            </w:pPr>
            <w:r w:rsidRPr="00CC0718">
              <w:rPr>
                <w:color w:val="000000"/>
                <w:spacing w:val="-2"/>
                <w:sz w:val="18"/>
              </w:rPr>
              <w:t>5</w:t>
            </w:r>
          </w:p>
        </w:tc>
        <w:tc>
          <w:tcPr>
            <w:tcW w:w="1362" w:type="dxa"/>
            <w:tcBorders>
              <w:bottom w:val="single" w:color="8FB6EA" w:sz="5" w:space="0"/>
            </w:tcBorders>
            <w:shd w:val="clear" w:color="auto" w:fill="FFFFFF" w:themeFill="background1"/>
            <w:tcMar/>
          </w:tcPr>
          <w:p w:rsidRPr="00CC0718" w:rsidR="00C71DC8" w:rsidP="00244814" w:rsidRDefault="00C71DC8" w14:paraId="7AA96A32" w14:textId="77777777">
            <w:pPr>
              <w:rPr>
                <w:color w:val="000000"/>
                <w:spacing w:val="-2"/>
                <w:sz w:val="18"/>
              </w:rPr>
            </w:pPr>
            <w:r w:rsidRPr="00CC0718">
              <w:rPr>
                <w:color w:val="000000"/>
                <w:spacing w:val="-2"/>
                <w:sz w:val="18"/>
              </w:rPr>
              <w:t>109</w:t>
            </w:r>
          </w:p>
        </w:tc>
        <w:tc>
          <w:tcPr>
            <w:tcW w:w="1690" w:type="dxa"/>
            <w:tcBorders>
              <w:bottom w:val="single" w:color="8FB6EA" w:sz="5" w:space="0"/>
            </w:tcBorders>
            <w:shd w:val="clear" w:color="auto" w:fill="FFFFFF" w:themeFill="background1"/>
            <w:tcMar/>
          </w:tcPr>
          <w:p w:rsidRPr="00CC0718" w:rsidR="00C71DC8" w:rsidP="00244814" w:rsidRDefault="00C71DC8" w14:paraId="505C0875" w14:textId="77777777">
            <w:pPr>
              <w:rPr>
                <w:color w:val="000000"/>
                <w:spacing w:val="-2"/>
                <w:sz w:val="18"/>
              </w:rPr>
            </w:pPr>
            <w:r w:rsidRPr="00CC0718">
              <w:rPr>
                <w:color w:val="000000"/>
                <w:spacing w:val="-2"/>
                <w:sz w:val="18"/>
              </w:rPr>
              <w:t>5</w:t>
            </w:r>
          </w:p>
        </w:tc>
        <w:tc>
          <w:tcPr>
            <w:tcW w:w="1576" w:type="dxa"/>
            <w:tcBorders>
              <w:bottom w:val="single" w:color="8FB6EA" w:sz="5" w:space="0"/>
            </w:tcBorders>
            <w:shd w:val="clear" w:color="auto" w:fill="FFFFFF" w:themeFill="background1"/>
            <w:tcMar/>
          </w:tcPr>
          <w:p w:rsidRPr="00CC0718" w:rsidR="00C71DC8" w:rsidP="00244814" w:rsidRDefault="00C71DC8" w14:paraId="75BD59ED" w14:textId="77777777">
            <w:pPr>
              <w:rPr>
                <w:color w:val="000000"/>
                <w:spacing w:val="-2"/>
                <w:sz w:val="18"/>
              </w:rPr>
            </w:pPr>
          </w:p>
        </w:tc>
      </w:tr>
      <w:tr w:rsidRPr="00CC0718" w:rsidR="00C71DC8" w:rsidTr="3A33D0EC" w14:paraId="197D9992" w14:textId="77777777">
        <w:trPr>
          <w:trHeight w:val="1232" w:hRule="exact"/>
        </w:trPr>
        <w:tc>
          <w:tcPr>
            <w:tcW w:w="10717" w:type="dxa"/>
            <w:gridSpan w:val="8"/>
            <w:tcBorders>
              <w:top w:val="single" w:color="8FB6EA" w:sz="5" w:space="0"/>
            </w:tcBorders>
            <w:tcMar/>
          </w:tcPr>
          <w:p w:rsidRPr="00CC0718" w:rsidR="00C71DC8" w:rsidP="00244814" w:rsidRDefault="00C71DC8" w14:paraId="5034ED3A" w14:textId="77777777"/>
        </w:tc>
      </w:tr>
      <w:tr w:rsidRPr="00CC0718" w:rsidR="00C71DC8" w:rsidTr="3A33D0EC" w14:paraId="3B973B2C" w14:textId="77777777">
        <w:trPr>
          <w:trHeight w:val="459" w:hRule="exact"/>
        </w:trPr>
        <w:tc>
          <w:tcPr>
            <w:tcW w:w="5359" w:type="dxa"/>
            <w:gridSpan w:val="4"/>
            <w:shd w:val="clear" w:color="auto" w:fill="FFFFFF" w:themeFill="background1"/>
            <w:tcMar/>
          </w:tcPr>
          <w:p w:rsidRPr="00CC0718" w:rsidR="00C71DC8" w:rsidP="00244814" w:rsidRDefault="00C71DC8" w14:paraId="0279452B" w14:textId="77777777">
            <w:pPr>
              <w:jc w:val="right"/>
              <w:rPr>
                <w:color w:val="000066"/>
                <w:spacing w:val="-2"/>
                <w:sz w:val="16"/>
              </w:rPr>
            </w:pPr>
            <w:r w:rsidRPr="00CC0718">
              <w:rPr>
                <w:color w:val="000066"/>
                <w:spacing w:val="-2"/>
                <w:sz w:val="16"/>
              </w:rPr>
              <w:t>Formatted Reports\\Code Summary Formatted Report</w:t>
            </w:r>
          </w:p>
        </w:tc>
        <w:tc>
          <w:tcPr>
            <w:tcW w:w="5358" w:type="dxa"/>
            <w:gridSpan w:val="4"/>
            <w:shd w:val="clear" w:color="auto" w:fill="FFFFFF" w:themeFill="background1"/>
            <w:tcMar/>
          </w:tcPr>
          <w:p w:rsidRPr="00CC0718" w:rsidR="00C71DC8" w:rsidP="00244814" w:rsidRDefault="00C71DC8" w14:paraId="015F2EE8" w14:textId="77777777">
            <w:pPr>
              <w:jc w:val="right"/>
              <w:rPr>
                <w:color w:val="000066"/>
                <w:spacing w:val="-2"/>
                <w:sz w:val="16"/>
              </w:rPr>
            </w:pPr>
            <w:r w:rsidRPr="00CC0718">
              <w:rPr>
                <w:color w:val="000066"/>
                <w:spacing w:val="-2"/>
                <w:sz w:val="16"/>
              </w:rPr>
              <w:t>Page 101 of 104</w:t>
            </w:r>
          </w:p>
        </w:tc>
      </w:tr>
      <w:tr w:rsidRPr="00CC0718" w:rsidR="00C71DC8" w:rsidTr="3A33D0EC" w14:paraId="48BBFD73" w14:textId="77777777">
        <w:trPr>
          <w:trHeight w:val="444" w:hRule="exact"/>
        </w:trPr>
        <w:tc>
          <w:tcPr>
            <w:tcW w:w="10717" w:type="dxa"/>
            <w:gridSpan w:val="8"/>
            <w:shd w:val="clear" w:color="auto" w:fill="FFFFFF" w:themeFill="background1"/>
            <w:tcMar/>
            <w:vAlign w:val="center"/>
          </w:tcPr>
          <w:p w:rsidRPr="00CC0718" w:rsidR="00C71DC8" w:rsidP="00244814" w:rsidRDefault="00C71DC8" w14:paraId="33C5DCFF" w14:textId="77777777">
            <w:pPr>
              <w:jc w:val="right"/>
              <w:rPr>
                <w:color w:val="000066"/>
                <w:spacing w:val="-2"/>
                <w:sz w:val="16"/>
              </w:rPr>
            </w:pPr>
            <w:r w:rsidRPr="00CC0718">
              <w:rPr>
                <w:color w:val="000066"/>
                <w:spacing w:val="-2"/>
                <w:sz w:val="16"/>
              </w:rPr>
              <w:t>11/13/2024 3:39 PM</w:t>
            </w:r>
          </w:p>
        </w:tc>
      </w:tr>
      <w:tr w:rsidRPr="00CC0718" w:rsidR="00C71DC8" w:rsidTr="3A33D0EC" w14:paraId="6B11516A" w14:textId="77777777">
        <w:trPr>
          <w:trHeight w:val="458" w:hRule="exact"/>
        </w:trPr>
        <w:tc>
          <w:tcPr>
            <w:tcW w:w="3381" w:type="dxa"/>
            <w:gridSpan w:val="2"/>
            <w:shd w:val="clear" w:color="auto" w:fill="8FB6EA"/>
            <w:tcMar/>
          </w:tcPr>
          <w:p w:rsidRPr="00CC0718" w:rsidR="00C71DC8" w:rsidP="00244814" w:rsidRDefault="00C71DC8" w14:paraId="6EF7044F" w14:textId="77777777">
            <w:pPr>
              <w:rPr>
                <w:b/>
                <w:color w:val="000066"/>
                <w:spacing w:val="-2"/>
                <w:sz w:val="18"/>
              </w:rPr>
            </w:pPr>
            <w:r w:rsidRPr="00CC0718">
              <w:rPr>
                <w:b/>
                <w:color w:val="000066"/>
                <w:spacing w:val="-2"/>
                <w:sz w:val="18"/>
              </w:rPr>
              <w:t>File Type</w:t>
            </w:r>
          </w:p>
        </w:tc>
        <w:tc>
          <w:tcPr>
            <w:tcW w:w="1132" w:type="dxa"/>
            <w:shd w:val="clear" w:color="auto" w:fill="8FB6EA"/>
            <w:tcMar/>
          </w:tcPr>
          <w:p w:rsidRPr="00CC0718" w:rsidR="00C71DC8" w:rsidP="00244814" w:rsidRDefault="00C71DC8" w14:paraId="156D3B3F" w14:textId="77777777">
            <w:pPr>
              <w:rPr>
                <w:b/>
                <w:color w:val="000066"/>
                <w:spacing w:val="-2"/>
                <w:sz w:val="18"/>
              </w:rPr>
            </w:pPr>
            <w:r w:rsidRPr="00CC0718">
              <w:rPr>
                <w:b/>
                <w:color w:val="000066"/>
                <w:spacing w:val="-2"/>
                <w:sz w:val="18"/>
              </w:rPr>
              <w:t>Number of Files</w:t>
            </w:r>
          </w:p>
        </w:tc>
        <w:tc>
          <w:tcPr>
            <w:tcW w:w="1576" w:type="dxa"/>
            <w:gridSpan w:val="2"/>
            <w:shd w:val="clear" w:color="auto" w:fill="8FB6EA"/>
            <w:tcMar/>
          </w:tcPr>
          <w:p w:rsidRPr="00CC0718" w:rsidR="00C71DC8" w:rsidP="00244814" w:rsidRDefault="00C71DC8" w14:paraId="1A868C9F" w14:textId="77777777">
            <w:pPr>
              <w:rPr>
                <w:b/>
                <w:color w:val="000066"/>
                <w:spacing w:val="-2"/>
                <w:sz w:val="18"/>
              </w:rPr>
            </w:pPr>
            <w:r w:rsidRPr="00CC0718">
              <w:rPr>
                <w:b/>
                <w:color w:val="000066"/>
                <w:spacing w:val="-2"/>
                <w:sz w:val="18"/>
              </w:rPr>
              <w:t>Number of Coding References</w:t>
            </w:r>
          </w:p>
        </w:tc>
        <w:tc>
          <w:tcPr>
            <w:tcW w:w="1362" w:type="dxa"/>
            <w:shd w:val="clear" w:color="auto" w:fill="8FB6EA"/>
            <w:tcMar/>
          </w:tcPr>
          <w:p w:rsidRPr="00CC0718" w:rsidR="00C71DC8" w:rsidP="00244814" w:rsidRDefault="00C71DC8" w14:paraId="36CD7419" w14:textId="77777777">
            <w:pPr>
              <w:rPr>
                <w:b/>
                <w:color w:val="000066"/>
                <w:spacing w:val="-2"/>
                <w:sz w:val="18"/>
              </w:rPr>
            </w:pPr>
            <w:r w:rsidRPr="00CC0718">
              <w:rPr>
                <w:b/>
                <w:color w:val="000066"/>
                <w:spacing w:val="-2"/>
                <w:sz w:val="18"/>
              </w:rPr>
              <w:t>Number of Words Coded</w:t>
            </w:r>
          </w:p>
        </w:tc>
        <w:tc>
          <w:tcPr>
            <w:tcW w:w="1690" w:type="dxa"/>
            <w:shd w:val="clear" w:color="auto" w:fill="8FB6EA"/>
            <w:tcMar/>
          </w:tcPr>
          <w:p w:rsidRPr="00CC0718" w:rsidR="00C71DC8" w:rsidP="00244814" w:rsidRDefault="00C71DC8" w14:paraId="02EBAFBD" w14:textId="77777777">
            <w:pPr>
              <w:rPr>
                <w:b/>
                <w:color w:val="000066"/>
                <w:spacing w:val="-2"/>
                <w:sz w:val="18"/>
              </w:rPr>
            </w:pPr>
            <w:r w:rsidRPr="00CC0718">
              <w:rPr>
                <w:b/>
                <w:color w:val="000066"/>
                <w:spacing w:val="-2"/>
                <w:sz w:val="18"/>
              </w:rPr>
              <w:t>Number of Paragraphs Coded</w:t>
            </w:r>
          </w:p>
        </w:tc>
        <w:tc>
          <w:tcPr>
            <w:tcW w:w="1576" w:type="dxa"/>
            <w:shd w:val="clear" w:color="auto" w:fill="8FB6EA"/>
            <w:tcMar/>
          </w:tcPr>
          <w:p w:rsidRPr="00CC0718" w:rsidR="00C71DC8" w:rsidP="00244814" w:rsidRDefault="00C71DC8" w14:paraId="26C1922B" w14:textId="77777777">
            <w:pPr>
              <w:rPr>
                <w:b/>
                <w:color w:val="000066"/>
                <w:spacing w:val="-2"/>
                <w:sz w:val="18"/>
              </w:rPr>
            </w:pPr>
            <w:r w:rsidRPr="00CC0718">
              <w:rPr>
                <w:b/>
                <w:color w:val="000066"/>
                <w:spacing w:val="-2"/>
                <w:sz w:val="18"/>
              </w:rPr>
              <w:t>Duration Coded</w:t>
            </w:r>
          </w:p>
        </w:tc>
      </w:tr>
      <w:tr w:rsidRPr="00CC0718" w:rsidR="00C71DC8" w:rsidTr="3A33D0EC" w14:paraId="042AE6CD" w14:textId="77777777">
        <w:trPr>
          <w:trHeight w:val="616" w:hRule="exact"/>
        </w:trPr>
        <w:tc>
          <w:tcPr>
            <w:tcW w:w="10717" w:type="dxa"/>
            <w:gridSpan w:val="8"/>
            <w:shd w:val="clear" w:color="auto" w:fill="FFFFFF" w:themeFill="background1"/>
            <w:tcMar/>
          </w:tcPr>
          <w:p w:rsidRPr="00CC0718" w:rsidR="00C71DC8" w:rsidP="00244814" w:rsidRDefault="00C71DC8" w14:paraId="126D3F87" w14:textId="77777777">
            <w:pPr>
              <w:rPr>
                <w:b/>
                <w:color w:val="5C83B4"/>
                <w:spacing w:val="-2"/>
                <w:sz w:val="24"/>
              </w:rPr>
            </w:pPr>
          </w:p>
        </w:tc>
      </w:tr>
      <w:tr w:rsidRPr="00CC0718" w:rsidR="00C71DC8" w:rsidTr="3A33D0EC" w14:paraId="73FB34DB" w14:textId="77777777">
        <w:trPr>
          <w:trHeight w:val="445" w:hRule="exact"/>
        </w:trPr>
        <w:tc>
          <w:tcPr>
            <w:tcW w:w="1805" w:type="dxa"/>
            <w:shd w:val="clear" w:color="auto" w:fill="FFFFFF" w:themeFill="background1"/>
            <w:tcMar/>
          </w:tcPr>
          <w:p w:rsidRPr="00CC0718" w:rsidR="00C71DC8" w:rsidP="00244814" w:rsidRDefault="00C71DC8" w14:paraId="7CE50842" w14:textId="77777777">
            <w:pPr>
              <w:rPr>
                <w:b/>
                <w:color w:val="5C83B4"/>
                <w:spacing w:val="-2"/>
                <w:sz w:val="24"/>
              </w:rPr>
            </w:pPr>
            <w:r w:rsidRPr="00CC0718">
              <w:rPr>
                <w:b/>
                <w:color w:val="5C83B4"/>
                <w:spacing w:val="-2"/>
                <w:sz w:val="24"/>
              </w:rPr>
              <w:t>Nickname:</w:t>
            </w:r>
          </w:p>
        </w:tc>
        <w:tc>
          <w:tcPr>
            <w:tcW w:w="8912" w:type="dxa"/>
            <w:gridSpan w:val="7"/>
            <w:vMerge w:val="restart"/>
            <w:shd w:val="clear" w:color="auto" w:fill="FFFFFF" w:themeFill="background1"/>
            <w:tcMar/>
          </w:tcPr>
          <w:p w:rsidRPr="00CC0718" w:rsidR="00C71DC8" w:rsidP="00244814" w:rsidRDefault="00C71DC8" w14:paraId="797AB83F" w14:textId="77777777">
            <w:pPr>
              <w:rPr>
                <w:b/>
                <w:color w:val="5C83B4"/>
                <w:spacing w:val="-2"/>
                <w:sz w:val="24"/>
              </w:rPr>
            </w:pPr>
            <w:r w:rsidRPr="00CC0718">
              <w:rPr>
                <w:b/>
                <w:color w:val="5C83B4"/>
                <w:spacing w:val="-2"/>
                <w:sz w:val="24"/>
              </w:rPr>
              <w:t>Codes\\AXIAL CODE\\Z - Additional Information\FINANCES AND ACCESSIBILITY\but $50 per month is kind of too much is what I feel for a student club. But we could do 20</w:t>
            </w:r>
          </w:p>
        </w:tc>
      </w:tr>
      <w:tr w:rsidRPr="00CC0718" w:rsidR="00C71DC8" w:rsidTr="3A33D0EC" w14:paraId="30F15411" w14:textId="77777777">
        <w:trPr>
          <w:trHeight w:val="458" w:hRule="exact"/>
        </w:trPr>
        <w:tc>
          <w:tcPr>
            <w:tcW w:w="1805" w:type="dxa"/>
            <w:shd w:val="clear" w:color="auto" w:fill="FFFFFF" w:themeFill="background1"/>
            <w:tcMar/>
          </w:tcPr>
          <w:p w:rsidRPr="00CC0718" w:rsidR="00C71DC8" w:rsidP="00244814" w:rsidRDefault="00C71DC8" w14:paraId="0727AC06" w14:textId="77777777">
            <w:pPr>
              <w:rPr>
                <w:b/>
                <w:color w:val="5C83B4"/>
                <w:spacing w:val="-2"/>
                <w:sz w:val="24"/>
              </w:rPr>
            </w:pPr>
            <w:r w:rsidRPr="00CC0718">
              <w:rPr>
                <w:b/>
                <w:color w:val="5C83B4"/>
                <w:spacing w:val="-2"/>
                <w:sz w:val="24"/>
              </w:rPr>
              <w:t>Classification:</w:t>
            </w:r>
          </w:p>
        </w:tc>
        <w:tc>
          <w:tcPr>
            <w:tcW w:w="8912" w:type="dxa"/>
            <w:gridSpan w:val="7"/>
            <w:vMerge/>
            <w:tcMar/>
          </w:tcPr>
          <w:p w:rsidRPr="00CC0718" w:rsidR="00C71DC8" w:rsidP="00244814" w:rsidRDefault="00C71DC8" w14:paraId="17FF1C67" w14:textId="77777777"/>
        </w:tc>
      </w:tr>
      <w:tr w:rsidRPr="00CC0718" w:rsidR="00C71DC8" w:rsidTr="3A33D0EC" w14:paraId="76D74C10" w14:textId="77777777">
        <w:trPr>
          <w:trHeight w:val="444" w:hRule="exact"/>
        </w:trPr>
        <w:tc>
          <w:tcPr>
            <w:tcW w:w="1805" w:type="dxa"/>
            <w:shd w:val="clear" w:color="auto" w:fill="FFFFFF" w:themeFill="background1"/>
            <w:tcMar/>
          </w:tcPr>
          <w:p w:rsidRPr="00CC0718" w:rsidR="00C71DC8" w:rsidP="00244814" w:rsidRDefault="00C71DC8" w14:paraId="3532CFF1" w14:textId="77777777">
            <w:pPr>
              <w:rPr>
                <w:b/>
                <w:color w:val="5C83B4"/>
                <w:spacing w:val="-2"/>
                <w:sz w:val="24"/>
              </w:rPr>
            </w:pPr>
            <w:r w:rsidRPr="00CC0718">
              <w:rPr>
                <w:b/>
                <w:color w:val="5C83B4"/>
                <w:spacing w:val="-2"/>
                <w:sz w:val="24"/>
              </w:rPr>
              <w:t>Aggregated:</w:t>
            </w:r>
          </w:p>
        </w:tc>
        <w:tc>
          <w:tcPr>
            <w:tcW w:w="8912" w:type="dxa"/>
            <w:gridSpan w:val="7"/>
            <w:shd w:val="clear" w:color="auto" w:fill="FFFFFF" w:themeFill="background1"/>
            <w:tcMar/>
          </w:tcPr>
          <w:p w:rsidRPr="00CC0718" w:rsidR="00C71DC8" w:rsidP="00244814" w:rsidRDefault="00C71DC8" w14:paraId="79601A21" w14:textId="77777777">
            <w:pPr>
              <w:rPr>
                <w:b/>
                <w:color w:val="5C83B4"/>
                <w:spacing w:val="-2"/>
                <w:sz w:val="24"/>
              </w:rPr>
            </w:pPr>
            <w:r w:rsidRPr="00CC0718">
              <w:rPr>
                <w:b/>
                <w:color w:val="5C83B4"/>
                <w:spacing w:val="-2"/>
                <w:sz w:val="24"/>
              </w:rPr>
              <w:t>No</w:t>
            </w:r>
          </w:p>
        </w:tc>
      </w:tr>
      <w:tr w:rsidRPr="00CC0718" w:rsidR="00C71DC8" w:rsidTr="3A33D0EC" w14:paraId="5CCA063F" w14:textId="77777777">
        <w:trPr>
          <w:trHeight w:val="344" w:hRule="exact"/>
        </w:trPr>
        <w:tc>
          <w:tcPr>
            <w:tcW w:w="3381" w:type="dxa"/>
            <w:gridSpan w:val="2"/>
            <w:tcBorders>
              <w:bottom w:val="single" w:color="8FB6EA" w:sz="5" w:space="0"/>
            </w:tcBorders>
            <w:shd w:val="clear" w:color="auto" w:fill="FFFFFF" w:themeFill="background1"/>
            <w:tcMar/>
          </w:tcPr>
          <w:p w:rsidRPr="00CC0718" w:rsidR="00C71DC8" w:rsidP="00244814" w:rsidRDefault="00C71DC8" w14:paraId="3C8DE731" w14:textId="77777777">
            <w:pPr>
              <w:rPr>
                <w:color w:val="000000"/>
                <w:spacing w:val="-2"/>
                <w:sz w:val="18"/>
              </w:rPr>
            </w:pPr>
            <w:r w:rsidRPr="00CC0718">
              <w:rPr>
                <w:color w:val="000000"/>
                <w:spacing w:val="-2"/>
                <w:sz w:val="18"/>
              </w:rPr>
              <w:t>Document</w:t>
            </w:r>
          </w:p>
        </w:tc>
        <w:tc>
          <w:tcPr>
            <w:tcW w:w="1132" w:type="dxa"/>
            <w:tcBorders>
              <w:bottom w:val="single" w:color="8FB6EA" w:sz="5" w:space="0"/>
            </w:tcBorders>
            <w:shd w:val="clear" w:color="auto" w:fill="FFFFFF" w:themeFill="background1"/>
            <w:tcMar/>
          </w:tcPr>
          <w:p w:rsidRPr="00CC0718" w:rsidR="00C71DC8" w:rsidP="00244814" w:rsidRDefault="00C71DC8" w14:paraId="2AEB1380" w14:textId="77777777">
            <w:pPr>
              <w:rPr>
                <w:color w:val="000000"/>
                <w:spacing w:val="-2"/>
                <w:sz w:val="18"/>
              </w:rPr>
            </w:pPr>
            <w:r w:rsidRPr="00CC0718">
              <w:rPr>
                <w:color w:val="000000"/>
                <w:spacing w:val="-2"/>
                <w:sz w:val="18"/>
              </w:rPr>
              <w:t>1</w:t>
            </w:r>
          </w:p>
        </w:tc>
        <w:tc>
          <w:tcPr>
            <w:tcW w:w="1576" w:type="dxa"/>
            <w:gridSpan w:val="2"/>
            <w:tcBorders>
              <w:bottom w:val="single" w:color="8FB6EA" w:sz="5" w:space="0"/>
            </w:tcBorders>
            <w:shd w:val="clear" w:color="auto" w:fill="FFFFFF" w:themeFill="background1"/>
            <w:tcMar/>
          </w:tcPr>
          <w:p w:rsidRPr="00CC0718" w:rsidR="00C71DC8" w:rsidP="00244814" w:rsidRDefault="00C71DC8" w14:paraId="1757E108" w14:textId="77777777">
            <w:pPr>
              <w:rPr>
                <w:color w:val="000000"/>
                <w:spacing w:val="-2"/>
                <w:sz w:val="18"/>
              </w:rPr>
            </w:pPr>
            <w:r w:rsidRPr="00CC0718">
              <w:rPr>
                <w:color w:val="000000"/>
                <w:spacing w:val="-2"/>
                <w:sz w:val="18"/>
              </w:rPr>
              <w:t>1</w:t>
            </w:r>
          </w:p>
        </w:tc>
        <w:tc>
          <w:tcPr>
            <w:tcW w:w="1362" w:type="dxa"/>
            <w:tcBorders>
              <w:bottom w:val="single" w:color="8FB6EA" w:sz="5" w:space="0"/>
            </w:tcBorders>
            <w:shd w:val="clear" w:color="auto" w:fill="FFFFFF" w:themeFill="background1"/>
            <w:tcMar/>
          </w:tcPr>
          <w:p w:rsidRPr="00CC0718" w:rsidR="00C71DC8" w:rsidP="00244814" w:rsidRDefault="00C71DC8" w14:paraId="2160A6FB" w14:textId="77777777">
            <w:pPr>
              <w:rPr>
                <w:color w:val="000000"/>
                <w:spacing w:val="-2"/>
                <w:sz w:val="18"/>
              </w:rPr>
            </w:pPr>
            <w:r w:rsidRPr="00CC0718">
              <w:rPr>
                <w:color w:val="000000"/>
                <w:spacing w:val="-2"/>
                <w:sz w:val="18"/>
              </w:rPr>
              <w:t>22</w:t>
            </w:r>
          </w:p>
        </w:tc>
        <w:tc>
          <w:tcPr>
            <w:tcW w:w="1690" w:type="dxa"/>
            <w:tcBorders>
              <w:bottom w:val="single" w:color="8FB6EA" w:sz="5" w:space="0"/>
            </w:tcBorders>
            <w:shd w:val="clear" w:color="auto" w:fill="FFFFFF" w:themeFill="background1"/>
            <w:tcMar/>
          </w:tcPr>
          <w:p w:rsidRPr="00CC0718" w:rsidR="00C71DC8" w:rsidP="00244814" w:rsidRDefault="00C71DC8" w14:paraId="13F2B212" w14:textId="77777777">
            <w:pPr>
              <w:rPr>
                <w:color w:val="000000"/>
                <w:spacing w:val="-2"/>
                <w:sz w:val="18"/>
              </w:rPr>
            </w:pPr>
            <w:r w:rsidRPr="00CC0718">
              <w:rPr>
                <w:color w:val="000000"/>
                <w:spacing w:val="-2"/>
                <w:sz w:val="18"/>
              </w:rPr>
              <w:t>1</w:t>
            </w:r>
          </w:p>
        </w:tc>
        <w:tc>
          <w:tcPr>
            <w:tcW w:w="1576" w:type="dxa"/>
            <w:tcBorders>
              <w:bottom w:val="single" w:color="8FB6EA" w:sz="5" w:space="0"/>
            </w:tcBorders>
            <w:shd w:val="clear" w:color="auto" w:fill="FFFFFF" w:themeFill="background1"/>
            <w:tcMar/>
          </w:tcPr>
          <w:p w:rsidRPr="00CC0718" w:rsidR="00C71DC8" w:rsidP="00244814" w:rsidRDefault="00C71DC8" w14:paraId="60A60992" w14:textId="77777777">
            <w:pPr>
              <w:rPr>
                <w:color w:val="000000"/>
                <w:spacing w:val="-2"/>
                <w:sz w:val="18"/>
              </w:rPr>
            </w:pPr>
          </w:p>
        </w:tc>
      </w:tr>
      <w:tr w:rsidRPr="00CC0718" w:rsidR="00C71DC8" w:rsidTr="3A33D0EC" w14:paraId="3D97BA3E" w14:textId="77777777">
        <w:trPr>
          <w:trHeight w:val="444" w:hRule="exact"/>
        </w:trPr>
        <w:tc>
          <w:tcPr>
            <w:tcW w:w="10717" w:type="dxa"/>
            <w:gridSpan w:val="8"/>
            <w:tcBorders>
              <w:top w:val="single" w:color="8FB6EA" w:sz="5" w:space="0"/>
            </w:tcBorders>
            <w:tcMar/>
          </w:tcPr>
          <w:p w:rsidRPr="00CC0718" w:rsidR="00C71DC8" w:rsidP="00244814" w:rsidRDefault="00C71DC8" w14:paraId="4D5E816B" w14:textId="77777777"/>
        </w:tc>
      </w:tr>
      <w:tr w:rsidRPr="00CC0718" w:rsidR="00C71DC8" w:rsidTr="3A33D0EC" w14:paraId="5F393EC1" w14:textId="77777777">
        <w:trPr>
          <w:trHeight w:val="602" w:hRule="exact"/>
        </w:trPr>
        <w:tc>
          <w:tcPr>
            <w:tcW w:w="10717" w:type="dxa"/>
            <w:gridSpan w:val="8"/>
            <w:shd w:val="clear" w:color="auto" w:fill="FFFFFF" w:themeFill="background1"/>
            <w:tcMar/>
          </w:tcPr>
          <w:p w:rsidRPr="00CC0718" w:rsidR="00C71DC8" w:rsidP="00244814" w:rsidRDefault="00C71DC8" w14:paraId="00D0A43C" w14:textId="77777777">
            <w:pPr>
              <w:rPr>
                <w:b/>
                <w:color w:val="5C83B4"/>
                <w:spacing w:val="-2"/>
                <w:sz w:val="24"/>
              </w:rPr>
            </w:pPr>
          </w:p>
        </w:tc>
      </w:tr>
      <w:tr w:rsidRPr="00CC0718" w:rsidR="00C71DC8" w:rsidTr="3A33D0EC" w14:paraId="33E4D08A" w14:textId="77777777">
        <w:trPr>
          <w:trHeight w:val="459" w:hRule="exact"/>
        </w:trPr>
        <w:tc>
          <w:tcPr>
            <w:tcW w:w="1805" w:type="dxa"/>
            <w:shd w:val="clear" w:color="auto" w:fill="FFFFFF" w:themeFill="background1"/>
            <w:tcMar/>
          </w:tcPr>
          <w:p w:rsidRPr="00CC0718" w:rsidR="00C71DC8" w:rsidP="00244814" w:rsidRDefault="00C71DC8" w14:paraId="32294B5B" w14:textId="77777777">
            <w:pPr>
              <w:rPr>
                <w:b/>
                <w:color w:val="5C83B4"/>
                <w:spacing w:val="-2"/>
                <w:sz w:val="24"/>
              </w:rPr>
            </w:pPr>
            <w:r w:rsidRPr="00CC0718">
              <w:rPr>
                <w:b/>
                <w:color w:val="5C83B4"/>
                <w:spacing w:val="-2"/>
                <w:sz w:val="24"/>
              </w:rPr>
              <w:t>Nickname:</w:t>
            </w:r>
          </w:p>
        </w:tc>
        <w:tc>
          <w:tcPr>
            <w:tcW w:w="8912" w:type="dxa"/>
            <w:gridSpan w:val="7"/>
            <w:vMerge w:val="restart"/>
            <w:shd w:val="clear" w:color="auto" w:fill="FFFFFF" w:themeFill="background1"/>
            <w:tcMar/>
          </w:tcPr>
          <w:p w:rsidRPr="00CC0718" w:rsidR="00C71DC8" w:rsidP="3A33D0EC" w:rsidRDefault="00C71DC8" w14:paraId="753CADCF" w14:textId="77777777">
            <w:pPr>
              <w:rPr>
                <w:b w:val="1"/>
                <w:bCs w:val="1"/>
                <w:color w:val="5C83B4"/>
                <w:spacing w:val="-2"/>
                <w:sz w:val="24"/>
                <w:szCs w:val="24"/>
                <w:lang w:val="en-US"/>
              </w:rPr>
            </w:pPr>
            <w:r w:rsidRPr="3A33D0EC" w:rsidR="00C71DC8">
              <w:rPr>
                <w:b w:val="1"/>
                <w:bCs w:val="1"/>
                <w:color w:val="5C83B4"/>
                <w:spacing w:val="-2"/>
                <w:sz w:val="24"/>
                <w:szCs w:val="24"/>
                <w:lang w:val="en-US"/>
              </w:rPr>
              <w:t xml:space="preserve">Codes\\AXIAL CODE\\Z - Additional Information\FINANCES AND ACCESSIBILITY\I </w:t>
            </w:r>
            <w:r w:rsidRPr="3A33D0EC" w:rsidR="00C71DC8">
              <w:rPr>
                <w:b w:val="1"/>
                <w:bCs w:val="1"/>
                <w:color w:val="5C83B4"/>
                <w:spacing w:val="-2"/>
                <w:sz w:val="24"/>
                <w:szCs w:val="24"/>
                <w:lang w:val="en-US"/>
              </w:rPr>
              <w:t>don't</w:t>
            </w:r>
            <w:r w:rsidRPr="3A33D0EC" w:rsidR="00C71DC8">
              <w:rPr>
                <w:b w:val="1"/>
                <w:bCs w:val="1"/>
                <w:color w:val="5C83B4"/>
                <w:spacing w:val="-2"/>
                <w:sz w:val="24"/>
                <w:szCs w:val="24"/>
                <w:lang w:val="en-US"/>
              </w:rPr>
              <w:t xml:space="preserve"> have any answer to that</w:t>
            </w:r>
          </w:p>
        </w:tc>
      </w:tr>
      <w:tr w:rsidRPr="00CC0718" w:rsidR="00C71DC8" w:rsidTr="3A33D0EC" w14:paraId="68251619" w14:textId="77777777">
        <w:trPr>
          <w:trHeight w:val="444" w:hRule="exact"/>
        </w:trPr>
        <w:tc>
          <w:tcPr>
            <w:tcW w:w="1805" w:type="dxa"/>
            <w:shd w:val="clear" w:color="auto" w:fill="FFFFFF" w:themeFill="background1"/>
            <w:tcMar/>
          </w:tcPr>
          <w:p w:rsidRPr="00CC0718" w:rsidR="00C71DC8" w:rsidP="00244814" w:rsidRDefault="00C71DC8" w14:paraId="6C211F03" w14:textId="77777777">
            <w:pPr>
              <w:rPr>
                <w:b/>
                <w:color w:val="5C83B4"/>
                <w:spacing w:val="-2"/>
                <w:sz w:val="24"/>
              </w:rPr>
            </w:pPr>
            <w:r w:rsidRPr="00CC0718">
              <w:rPr>
                <w:b/>
                <w:color w:val="5C83B4"/>
                <w:spacing w:val="-2"/>
                <w:sz w:val="24"/>
              </w:rPr>
              <w:t>Classification:</w:t>
            </w:r>
          </w:p>
        </w:tc>
        <w:tc>
          <w:tcPr>
            <w:tcW w:w="8912" w:type="dxa"/>
            <w:gridSpan w:val="7"/>
            <w:vMerge/>
            <w:tcMar/>
          </w:tcPr>
          <w:p w:rsidRPr="00CC0718" w:rsidR="00C71DC8" w:rsidP="00244814" w:rsidRDefault="00C71DC8" w14:paraId="4DAFB0F9" w14:textId="77777777"/>
        </w:tc>
      </w:tr>
      <w:tr w:rsidRPr="00CC0718" w:rsidR="00C71DC8" w:rsidTr="3A33D0EC" w14:paraId="5F6493CE" w14:textId="77777777">
        <w:trPr>
          <w:trHeight w:val="458" w:hRule="exact"/>
        </w:trPr>
        <w:tc>
          <w:tcPr>
            <w:tcW w:w="1805" w:type="dxa"/>
            <w:shd w:val="clear" w:color="auto" w:fill="FFFFFF" w:themeFill="background1"/>
            <w:tcMar/>
          </w:tcPr>
          <w:p w:rsidRPr="00CC0718" w:rsidR="00C71DC8" w:rsidP="00244814" w:rsidRDefault="00C71DC8" w14:paraId="71CDAE85" w14:textId="77777777">
            <w:pPr>
              <w:rPr>
                <w:b/>
                <w:color w:val="5C83B4"/>
                <w:spacing w:val="-2"/>
                <w:sz w:val="24"/>
              </w:rPr>
            </w:pPr>
            <w:r w:rsidRPr="00CC0718">
              <w:rPr>
                <w:b/>
                <w:color w:val="5C83B4"/>
                <w:spacing w:val="-2"/>
                <w:sz w:val="24"/>
              </w:rPr>
              <w:t>Aggregated:</w:t>
            </w:r>
          </w:p>
        </w:tc>
        <w:tc>
          <w:tcPr>
            <w:tcW w:w="8912" w:type="dxa"/>
            <w:gridSpan w:val="7"/>
            <w:shd w:val="clear" w:color="auto" w:fill="FFFFFF" w:themeFill="background1"/>
            <w:tcMar/>
          </w:tcPr>
          <w:p w:rsidRPr="00CC0718" w:rsidR="00C71DC8" w:rsidP="00244814" w:rsidRDefault="00C71DC8" w14:paraId="7AAD24AA" w14:textId="77777777">
            <w:pPr>
              <w:rPr>
                <w:b/>
                <w:color w:val="5C83B4"/>
                <w:spacing w:val="-2"/>
                <w:sz w:val="24"/>
              </w:rPr>
            </w:pPr>
            <w:r w:rsidRPr="00CC0718">
              <w:rPr>
                <w:b/>
                <w:color w:val="5C83B4"/>
                <w:spacing w:val="-2"/>
                <w:sz w:val="24"/>
              </w:rPr>
              <w:t>No</w:t>
            </w:r>
          </w:p>
        </w:tc>
      </w:tr>
      <w:tr w:rsidRPr="00CC0718" w:rsidR="00C71DC8" w:rsidTr="3A33D0EC" w14:paraId="6FDA2CBD" w14:textId="77777777">
        <w:trPr>
          <w:trHeight w:val="330" w:hRule="exact"/>
        </w:trPr>
        <w:tc>
          <w:tcPr>
            <w:tcW w:w="3381" w:type="dxa"/>
            <w:gridSpan w:val="2"/>
            <w:tcBorders>
              <w:bottom w:val="single" w:color="8FB6EA" w:sz="5" w:space="0"/>
            </w:tcBorders>
            <w:shd w:val="clear" w:color="auto" w:fill="FFFFFF" w:themeFill="background1"/>
            <w:tcMar/>
          </w:tcPr>
          <w:p w:rsidRPr="00CC0718" w:rsidR="00C71DC8" w:rsidP="00244814" w:rsidRDefault="00C71DC8" w14:paraId="30871E07" w14:textId="77777777">
            <w:pPr>
              <w:rPr>
                <w:color w:val="000000"/>
                <w:spacing w:val="-2"/>
                <w:sz w:val="18"/>
              </w:rPr>
            </w:pPr>
            <w:r w:rsidRPr="00CC0718">
              <w:rPr>
                <w:color w:val="000000"/>
                <w:spacing w:val="-2"/>
                <w:sz w:val="18"/>
              </w:rPr>
              <w:lastRenderedPageBreak/>
              <w:t>Document</w:t>
            </w:r>
          </w:p>
        </w:tc>
        <w:tc>
          <w:tcPr>
            <w:tcW w:w="1132" w:type="dxa"/>
            <w:tcBorders>
              <w:bottom w:val="single" w:color="8FB6EA" w:sz="5" w:space="0"/>
            </w:tcBorders>
            <w:shd w:val="clear" w:color="auto" w:fill="FFFFFF" w:themeFill="background1"/>
            <w:tcMar/>
          </w:tcPr>
          <w:p w:rsidRPr="00CC0718" w:rsidR="00C71DC8" w:rsidP="00244814" w:rsidRDefault="00C71DC8" w14:paraId="4A97C45D" w14:textId="77777777">
            <w:pPr>
              <w:rPr>
                <w:color w:val="000000"/>
                <w:spacing w:val="-2"/>
                <w:sz w:val="18"/>
              </w:rPr>
            </w:pPr>
            <w:r w:rsidRPr="00CC0718">
              <w:rPr>
                <w:color w:val="000000"/>
                <w:spacing w:val="-2"/>
                <w:sz w:val="18"/>
              </w:rPr>
              <w:t>1</w:t>
            </w:r>
          </w:p>
        </w:tc>
        <w:tc>
          <w:tcPr>
            <w:tcW w:w="1576" w:type="dxa"/>
            <w:gridSpan w:val="2"/>
            <w:tcBorders>
              <w:bottom w:val="single" w:color="8FB6EA" w:sz="5" w:space="0"/>
            </w:tcBorders>
            <w:shd w:val="clear" w:color="auto" w:fill="FFFFFF" w:themeFill="background1"/>
            <w:tcMar/>
          </w:tcPr>
          <w:p w:rsidRPr="00CC0718" w:rsidR="00C71DC8" w:rsidP="00244814" w:rsidRDefault="00C71DC8" w14:paraId="3B550B1D" w14:textId="77777777">
            <w:pPr>
              <w:rPr>
                <w:color w:val="000000"/>
                <w:spacing w:val="-2"/>
                <w:sz w:val="18"/>
              </w:rPr>
            </w:pPr>
            <w:r w:rsidRPr="00CC0718">
              <w:rPr>
                <w:color w:val="000000"/>
                <w:spacing w:val="-2"/>
                <w:sz w:val="18"/>
              </w:rPr>
              <w:t>1</w:t>
            </w:r>
          </w:p>
        </w:tc>
        <w:tc>
          <w:tcPr>
            <w:tcW w:w="1362" w:type="dxa"/>
            <w:tcBorders>
              <w:bottom w:val="single" w:color="8FB6EA" w:sz="5" w:space="0"/>
            </w:tcBorders>
            <w:shd w:val="clear" w:color="auto" w:fill="FFFFFF" w:themeFill="background1"/>
            <w:tcMar/>
          </w:tcPr>
          <w:p w:rsidRPr="00CC0718" w:rsidR="00C71DC8" w:rsidP="00244814" w:rsidRDefault="00C71DC8" w14:paraId="48981D85" w14:textId="77777777">
            <w:pPr>
              <w:rPr>
                <w:color w:val="000000"/>
                <w:spacing w:val="-2"/>
                <w:sz w:val="18"/>
              </w:rPr>
            </w:pPr>
            <w:r w:rsidRPr="00CC0718">
              <w:rPr>
                <w:color w:val="000000"/>
                <w:spacing w:val="-2"/>
                <w:sz w:val="18"/>
              </w:rPr>
              <w:t>7</w:t>
            </w:r>
          </w:p>
        </w:tc>
        <w:tc>
          <w:tcPr>
            <w:tcW w:w="1690" w:type="dxa"/>
            <w:tcBorders>
              <w:bottom w:val="single" w:color="8FB6EA" w:sz="5" w:space="0"/>
            </w:tcBorders>
            <w:shd w:val="clear" w:color="auto" w:fill="FFFFFF" w:themeFill="background1"/>
            <w:tcMar/>
          </w:tcPr>
          <w:p w:rsidRPr="00CC0718" w:rsidR="00C71DC8" w:rsidP="00244814" w:rsidRDefault="00C71DC8" w14:paraId="0EB143D2" w14:textId="77777777">
            <w:pPr>
              <w:rPr>
                <w:color w:val="000000"/>
                <w:spacing w:val="-2"/>
                <w:sz w:val="18"/>
              </w:rPr>
            </w:pPr>
            <w:r w:rsidRPr="00CC0718">
              <w:rPr>
                <w:color w:val="000000"/>
                <w:spacing w:val="-2"/>
                <w:sz w:val="18"/>
              </w:rPr>
              <w:t>1</w:t>
            </w:r>
          </w:p>
        </w:tc>
        <w:tc>
          <w:tcPr>
            <w:tcW w:w="1576" w:type="dxa"/>
            <w:tcBorders>
              <w:bottom w:val="single" w:color="8FB6EA" w:sz="5" w:space="0"/>
            </w:tcBorders>
            <w:shd w:val="clear" w:color="auto" w:fill="FFFFFF" w:themeFill="background1"/>
            <w:tcMar/>
          </w:tcPr>
          <w:p w:rsidRPr="00CC0718" w:rsidR="00C71DC8" w:rsidP="00244814" w:rsidRDefault="00C71DC8" w14:paraId="41839439" w14:textId="77777777">
            <w:pPr>
              <w:rPr>
                <w:color w:val="000000"/>
                <w:spacing w:val="-2"/>
                <w:sz w:val="18"/>
              </w:rPr>
            </w:pPr>
          </w:p>
        </w:tc>
      </w:tr>
      <w:tr w:rsidRPr="00CC0718" w:rsidR="00C71DC8" w:rsidTr="3A33D0EC" w14:paraId="53E8E8AC" w14:textId="77777777">
        <w:trPr>
          <w:trHeight w:val="458" w:hRule="exact"/>
        </w:trPr>
        <w:tc>
          <w:tcPr>
            <w:tcW w:w="10717" w:type="dxa"/>
            <w:gridSpan w:val="8"/>
            <w:tcBorders>
              <w:top w:val="single" w:color="8FB6EA" w:sz="5" w:space="0"/>
            </w:tcBorders>
            <w:tcMar/>
          </w:tcPr>
          <w:p w:rsidRPr="00CC0718" w:rsidR="00C71DC8" w:rsidP="00244814" w:rsidRDefault="00C71DC8" w14:paraId="1FF34D4B" w14:textId="77777777"/>
        </w:tc>
      </w:tr>
      <w:tr w:rsidRPr="00CC0718" w:rsidR="00C71DC8" w:rsidTr="3A33D0EC" w14:paraId="226ED9A9" w14:textId="77777777">
        <w:trPr>
          <w:trHeight w:val="874" w:hRule="exact"/>
        </w:trPr>
        <w:tc>
          <w:tcPr>
            <w:tcW w:w="10717" w:type="dxa"/>
            <w:gridSpan w:val="8"/>
            <w:shd w:val="clear" w:color="auto" w:fill="FFFFFF" w:themeFill="background1"/>
            <w:tcMar/>
          </w:tcPr>
          <w:p w:rsidRPr="00CC0718" w:rsidR="00C71DC8" w:rsidP="3A33D0EC" w:rsidRDefault="00C71DC8" w14:paraId="2932F1B1" w14:textId="77777777">
            <w:pPr>
              <w:rPr>
                <w:b w:val="1"/>
                <w:bCs w:val="1"/>
                <w:color w:val="5C83B4"/>
                <w:spacing w:val="-2"/>
                <w:sz w:val="24"/>
                <w:szCs w:val="24"/>
                <w:lang w:val="en-US"/>
              </w:rPr>
            </w:pPr>
            <w:r w:rsidRPr="3A33D0EC" w:rsidR="00C71DC8">
              <w:rPr>
                <w:b w:val="1"/>
                <w:bCs w:val="1"/>
                <w:color w:val="5C83B4"/>
                <w:spacing w:val="-2"/>
                <w:sz w:val="24"/>
                <w:szCs w:val="24"/>
                <w:lang w:val="en-US"/>
              </w:rPr>
              <w:t xml:space="preserve">Codes\\AXIAL CODE\\Z - Additional Information\FINANCES AND ACCESSIBILITY\If you </w:t>
            </w:r>
            <w:r w:rsidRPr="3A33D0EC" w:rsidR="00C71DC8">
              <w:rPr>
                <w:b w:val="1"/>
                <w:bCs w:val="1"/>
                <w:color w:val="5C83B4"/>
                <w:spacing w:val="-2"/>
                <w:sz w:val="24"/>
                <w:szCs w:val="24"/>
                <w:lang w:val="en-US"/>
              </w:rPr>
              <w:t>don't</w:t>
            </w:r>
            <w:r w:rsidRPr="3A33D0EC" w:rsidR="00C71DC8">
              <w:rPr>
                <w:b w:val="1"/>
                <w:bCs w:val="1"/>
                <w:color w:val="5C83B4"/>
                <w:spacing w:val="-2"/>
                <w:sz w:val="24"/>
                <w:szCs w:val="24"/>
                <w:lang w:val="en-US"/>
              </w:rPr>
              <w:t xml:space="preserve"> know how much audiences or how much content are we able to extract from the club, </w:t>
            </w:r>
            <w:r w:rsidRPr="3A33D0EC" w:rsidR="00C71DC8">
              <w:rPr>
                <w:b w:val="1"/>
                <w:bCs w:val="1"/>
                <w:color w:val="5C83B4"/>
                <w:spacing w:val="-2"/>
                <w:sz w:val="24"/>
                <w:szCs w:val="24"/>
                <w:lang w:val="en-US"/>
              </w:rPr>
              <w:t>I feel it</w:t>
            </w:r>
            <w:r w:rsidRPr="3A33D0EC" w:rsidR="00C71DC8">
              <w:rPr>
                <w:b w:val="1"/>
                <w:bCs w:val="1"/>
                <w:color w:val="5C83B4"/>
                <w:spacing w:val="-2"/>
                <w:sz w:val="24"/>
                <w:szCs w:val="24"/>
                <w:lang w:val="en-US"/>
              </w:rPr>
              <w:t xml:space="preserve"> is dependent on those factors</w:t>
            </w:r>
          </w:p>
        </w:tc>
      </w:tr>
      <w:tr w:rsidRPr="00CC0718" w:rsidR="00C71DC8" w:rsidTr="3A33D0EC" w14:paraId="76C68895" w14:textId="77777777">
        <w:trPr>
          <w:trHeight w:val="459" w:hRule="exact"/>
        </w:trPr>
        <w:tc>
          <w:tcPr>
            <w:tcW w:w="1805" w:type="dxa"/>
            <w:shd w:val="clear" w:color="auto" w:fill="FFFFFF" w:themeFill="background1"/>
            <w:tcMar/>
          </w:tcPr>
          <w:p w:rsidRPr="00CC0718" w:rsidR="00C71DC8" w:rsidP="00244814" w:rsidRDefault="00C71DC8" w14:paraId="11A0F161" w14:textId="77777777">
            <w:pPr>
              <w:rPr>
                <w:b/>
                <w:color w:val="5C83B4"/>
                <w:spacing w:val="-2"/>
                <w:sz w:val="24"/>
              </w:rPr>
            </w:pPr>
            <w:r w:rsidRPr="00CC0718">
              <w:rPr>
                <w:b/>
                <w:color w:val="5C83B4"/>
                <w:spacing w:val="-2"/>
                <w:sz w:val="24"/>
              </w:rPr>
              <w:t>Nickname:</w:t>
            </w:r>
          </w:p>
        </w:tc>
        <w:tc>
          <w:tcPr>
            <w:tcW w:w="8912" w:type="dxa"/>
            <w:gridSpan w:val="7"/>
            <w:vMerge w:val="restart"/>
            <w:shd w:val="clear" w:color="auto" w:fill="FFFFFF" w:themeFill="background1"/>
            <w:tcMar/>
          </w:tcPr>
          <w:p w:rsidRPr="00CC0718" w:rsidR="00C71DC8" w:rsidP="00244814" w:rsidRDefault="00C71DC8" w14:paraId="6658C691" w14:textId="77777777">
            <w:pPr>
              <w:rPr>
                <w:b/>
                <w:color w:val="5C83B4"/>
                <w:spacing w:val="-2"/>
                <w:sz w:val="24"/>
              </w:rPr>
            </w:pPr>
          </w:p>
        </w:tc>
      </w:tr>
      <w:tr w:rsidRPr="00CC0718" w:rsidR="00C71DC8" w:rsidTr="3A33D0EC" w14:paraId="0BF9287A" w14:textId="77777777">
        <w:trPr>
          <w:trHeight w:val="444" w:hRule="exact"/>
        </w:trPr>
        <w:tc>
          <w:tcPr>
            <w:tcW w:w="1805" w:type="dxa"/>
            <w:shd w:val="clear" w:color="auto" w:fill="FFFFFF" w:themeFill="background1"/>
            <w:tcMar/>
          </w:tcPr>
          <w:p w:rsidRPr="00CC0718" w:rsidR="00C71DC8" w:rsidP="00244814" w:rsidRDefault="00C71DC8" w14:paraId="3972A926" w14:textId="77777777">
            <w:pPr>
              <w:rPr>
                <w:b/>
                <w:color w:val="5C83B4"/>
                <w:spacing w:val="-2"/>
                <w:sz w:val="24"/>
              </w:rPr>
            </w:pPr>
            <w:r w:rsidRPr="00CC0718">
              <w:rPr>
                <w:b/>
                <w:color w:val="5C83B4"/>
                <w:spacing w:val="-2"/>
                <w:sz w:val="24"/>
              </w:rPr>
              <w:t>Classification:</w:t>
            </w:r>
          </w:p>
        </w:tc>
        <w:tc>
          <w:tcPr>
            <w:tcW w:w="8912" w:type="dxa"/>
            <w:gridSpan w:val="7"/>
            <w:vMerge/>
            <w:tcMar/>
          </w:tcPr>
          <w:p w:rsidRPr="00CC0718" w:rsidR="00C71DC8" w:rsidP="00244814" w:rsidRDefault="00C71DC8" w14:paraId="7ECFFBBB" w14:textId="77777777"/>
        </w:tc>
      </w:tr>
      <w:tr w:rsidRPr="00CC0718" w:rsidR="00C71DC8" w:rsidTr="3A33D0EC" w14:paraId="0606AB05" w14:textId="77777777">
        <w:trPr>
          <w:trHeight w:val="458" w:hRule="exact"/>
        </w:trPr>
        <w:tc>
          <w:tcPr>
            <w:tcW w:w="1805" w:type="dxa"/>
            <w:shd w:val="clear" w:color="auto" w:fill="FFFFFF" w:themeFill="background1"/>
            <w:tcMar/>
          </w:tcPr>
          <w:p w:rsidRPr="00CC0718" w:rsidR="00C71DC8" w:rsidP="00244814" w:rsidRDefault="00C71DC8" w14:paraId="7092873D" w14:textId="77777777">
            <w:pPr>
              <w:rPr>
                <w:b/>
                <w:color w:val="5C83B4"/>
                <w:spacing w:val="-2"/>
                <w:sz w:val="24"/>
              </w:rPr>
            </w:pPr>
            <w:r w:rsidRPr="00CC0718">
              <w:rPr>
                <w:b/>
                <w:color w:val="5C83B4"/>
                <w:spacing w:val="-2"/>
                <w:sz w:val="24"/>
              </w:rPr>
              <w:t>Aggregated:</w:t>
            </w:r>
          </w:p>
        </w:tc>
        <w:tc>
          <w:tcPr>
            <w:tcW w:w="8912" w:type="dxa"/>
            <w:gridSpan w:val="7"/>
            <w:shd w:val="clear" w:color="auto" w:fill="FFFFFF" w:themeFill="background1"/>
            <w:tcMar/>
          </w:tcPr>
          <w:p w:rsidRPr="00CC0718" w:rsidR="00C71DC8" w:rsidP="00244814" w:rsidRDefault="00C71DC8" w14:paraId="405B34D5" w14:textId="77777777">
            <w:pPr>
              <w:rPr>
                <w:b/>
                <w:color w:val="5C83B4"/>
                <w:spacing w:val="-2"/>
                <w:sz w:val="24"/>
              </w:rPr>
            </w:pPr>
            <w:r w:rsidRPr="00CC0718">
              <w:rPr>
                <w:b/>
                <w:color w:val="5C83B4"/>
                <w:spacing w:val="-2"/>
                <w:sz w:val="24"/>
              </w:rPr>
              <w:t>No</w:t>
            </w:r>
          </w:p>
        </w:tc>
      </w:tr>
      <w:tr w:rsidRPr="00CC0718" w:rsidR="00C71DC8" w:rsidTr="3A33D0EC" w14:paraId="042C8D28" w14:textId="77777777">
        <w:trPr>
          <w:trHeight w:val="330" w:hRule="exact"/>
        </w:trPr>
        <w:tc>
          <w:tcPr>
            <w:tcW w:w="3381" w:type="dxa"/>
            <w:gridSpan w:val="2"/>
            <w:tcBorders>
              <w:bottom w:val="single" w:color="8FB6EA" w:sz="5" w:space="0"/>
            </w:tcBorders>
            <w:shd w:val="clear" w:color="auto" w:fill="FFFFFF" w:themeFill="background1"/>
            <w:tcMar/>
          </w:tcPr>
          <w:p w:rsidRPr="00CC0718" w:rsidR="00C71DC8" w:rsidP="00244814" w:rsidRDefault="00C71DC8" w14:paraId="48DB97E9" w14:textId="77777777">
            <w:pPr>
              <w:rPr>
                <w:color w:val="000000"/>
                <w:spacing w:val="-2"/>
                <w:sz w:val="18"/>
              </w:rPr>
            </w:pPr>
            <w:r w:rsidRPr="00CC0718">
              <w:rPr>
                <w:color w:val="000000"/>
                <w:spacing w:val="-2"/>
                <w:sz w:val="18"/>
              </w:rPr>
              <w:t>Document</w:t>
            </w:r>
          </w:p>
        </w:tc>
        <w:tc>
          <w:tcPr>
            <w:tcW w:w="1132" w:type="dxa"/>
            <w:tcBorders>
              <w:bottom w:val="single" w:color="8FB6EA" w:sz="5" w:space="0"/>
            </w:tcBorders>
            <w:shd w:val="clear" w:color="auto" w:fill="FFFFFF" w:themeFill="background1"/>
            <w:tcMar/>
          </w:tcPr>
          <w:p w:rsidRPr="00CC0718" w:rsidR="00C71DC8" w:rsidP="00244814" w:rsidRDefault="00C71DC8" w14:paraId="2B5FAF38" w14:textId="77777777">
            <w:pPr>
              <w:rPr>
                <w:color w:val="000000"/>
                <w:spacing w:val="-2"/>
                <w:sz w:val="18"/>
              </w:rPr>
            </w:pPr>
            <w:r w:rsidRPr="00CC0718">
              <w:rPr>
                <w:color w:val="000000"/>
                <w:spacing w:val="-2"/>
                <w:sz w:val="18"/>
              </w:rPr>
              <w:t>1</w:t>
            </w:r>
          </w:p>
        </w:tc>
        <w:tc>
          <w:tcPr>
            <w:tcW w:w="1576" w:type="dxa"/>
            <w:gridSpan w:val="2"/>
            <w:tcBorders>
              <w:bottom w:val="single" w:color="8FB6EA" w:sz="5" w:space="0"/>
            </w:tcBorders>
            <w:shd w:val="clear" w:color="auto" w:fill="FFFFFF" w:themeFill="background1"/>
            <w:tcMar/>
          </w:tcPr>
          <w:p w:rsidRPr="00CC0718" w:rsidR="00C71DC8" w:rsidP="00244814" w:rsidRDefault="00C71DC8" w14:paraId="10D1CE90" w14:textId="77777777">
            <w:pPr>
              <w:rPr>
                <w:color w:val="000000"/>
                <w:spacing w:val="-2"/>
                <w:sz w:val="18"/>
              </w:rPr>
            </w:pPr>
            <w:r w:rsidRPr="00CC0718">
              <w:rPr>
                <w:color w:val="000000"/>
                <w:spacing w:val="-2"/>
                <w:sz w:val="18"/>
              </w:rPr>
              <w:t>1</w:t>
            </w:r>
          </w:p>
        </w:tc>
        <w:tc>
          <w:tcPr>
            <w:tcW w:w="1362" w:type="dxa"/>
            <w:tcBorders>
              <w:bottom w:val="single" w:color="8FB6EA" w:sz="5" w:space="0"/>
            </w:tcBorders>
            <w:shd w:val="clear" w:color="auto" w:fill="FFFFFF" w:themeFill="background1"/>
            <w:tcMar/>
          </w:tcPr>
          <w:p w:rsidRPr="00CC0718" w:rsidR="00C71DC8" w:rsidP="00244814" w:rsidRDefault="00C71DC8" w14:paraId="5BEE2E45" w14:textId="77777777">
            <w:pPr>
              <w:rPr>
                <w:color w:val="000000"/>
                <w:spacing w:val="-2"/>
                <w:sz w:val="18"/>
              </w:rPr>
            </w:pPr>
            <w:r w:rsidRPr="00CC0718">
              <w:rPr>
                <w:color w:val="000000"/>
                <w:spacing w:val="-2"/>
                <w:sz w:val="18"/>
              </w:rPr>
              <w:t>27</w:t>
            </w:r>
          </w:p>
        </w:tc>
        <w:tc>
          <w:tcPr>
            <w:tcW w:w="1690" w:type="dxa"/>
            <w:tcBorders>
              <w:bottom w:val="single" w:color="8FB6EA" w:sz="5" w:space="0"/>
            </w:tcBorders>
            <w:shd w:val="clear" w:color="auto" w:fill="FFFFFF" w:themeFill="background1"/>
            <w:tcMar/>
          </w:tcPr>
          <w:p w:rsidRPr="00CC0718" w:rsidR="00C71DC8" w:rsidP="00244814" w:rsidRDefault="00C71DC8" w14:paraId="5B72039A" w14:textId="77777777">
            <w:pPr>
              <w:rPr>
                <w:color w:val="000000"/>
                <w:spacing w:val="-2"/>
                <w:sz w:val="18"/>
              </w:rPr>
            </w:pPr>
            <w:r w:rsidRPr="00CC0718">
              <w:rPr>
                <w:color w:val="000000"/>
                <w:spacing w:val="-2"/>
                <w:sz w:val="18"/>
              </w:rPr>
              <w:t>1</w:t>
            </w:r>
          </w:p>
        </w:tc>
        <w:tc>
          <w:tcPr>
            <w:tcW w:w="1576" w:type="dxa"/>
            <w:tcBorders>
              <w:bottom w:val="single" w:color="8FB6EA" w:sz="5" w:space="0"/>
            </w:tcBorders>
            <w:shd w:val="clear" w:color="auto" w:fill="FFFFFF" w:themeFill="background1"/>
            <w:tcMar/>
          </w:tcPr>
          <w:p w:rsidRPr="00CC0718" w:rsidR="00C71DC8" w:rsidP="00244814" w:rsidRDefault="00C71DC8" w14:paraId="4001126C" w14:textId="77777777">
            <w:pPr>
              <w:rPr>
                <w:color w:val="000000"/>
                <w:spacing w:val="-2"/>
                <w:sz w:val="18"/>
              </w:rPr>
            </w:pPr>
          </w:p>
        </w:tc>
      </w:tr>
      <w:tr w:rsidRPr="00CC0718" w:rsidR="00C71DC8" w:rsidTr="3A33D0EC" w14:paraId="17DB606F" w14:textId="77777777">
        <w:trPr>
          <w:trHeight w:val="458" w:hRule="exact"/>
        </w:trPr>
        <w:tc>
          <w:tcPr>
            <w:tcW w:w="10717" w:type="dxa"/>
            <w:gridSpan w:val="8"/>
            <w:tcBorders>
              <w:top w:val="single" w:color="8FB6EA" w:sz="5" w:space="0"/>
            </w:tcBorders>
            <w:tcMar/>
          </w:tcPr>
          <w:p w:rsidRPr="00CC0718" w:rsidR="00C71DC8" w:rsidP="00244814" w:rsidRDefault="00C71DC8" w14:paraId="3C2FFBCB" w14:textId="77777777"/>
        </w:tc>
      </w:tr>
      <w:tr w:rsidRPr="00CC0718" w:rsidR="00C71DC8" w:rsidTr="3A33D0EC" w14:paraId="20229010" w14:textId="77777777">
        <w:trPr>
          <w:trHeight w:val="602" w:hRule="exact"/>
        </w:trPr>
        <w:tc>
          <w:tcPr>
            <w:tcW w:w="10717" w:type="dxa"/>
            <w:gridSpan w:val="8"/>
            <w:shd w:val="clear" w:color="auto" w:fill="FFFFFF" w:themeFill="background1"/>
            <w:tcMar/>
          </w:tcPr>
          <w:p w:rsidRPr="00CC0718" w:rsidR="00C71DC8" w:rsidP="00244814" w:rsidRDefault="00C71DC8" w14:paraId="560F32F4" w14:textId="77777777">
            <w:pPr>
              <w:rPr>
                <w:b/>
                <w:color w:val="5C83B4"/>
                <w:spacing w:val="-2"/>
                <w:sz w:val="24"/>
              </w:rPr>
            </w:pPr>
          </w:p>
        </w:tc>
      </w:tr>
      <w:tr w:rsidRPr="00CC0718" w:rsidR="00C71DC8" w:rsidTr="3A33D0EC" w14:paraId="5DA4BE0A" w14:textId="77777777">
        <w:trPr>
          <w:trHeight w:val="444" w:hRule="exact"/>
        </w:trPr>
        <w:tc>
          <w:tcPr>
            <w:tcW w:w="1805" w:type="dxa"/>
            <w:shd w:val="clear" w:color="auto" w:fill="FFFFFF" w:themeFill="background1"/>
            <w:tcMar/>
          </w:tcPr>
          <w:p w:rsidRPr="00CC0718" w:rsidR="00C71DC8" w:rsidP="00244814" w:rsidRDefault="00C71DC8" w14:paraId="68FD6BFC" w14:textId="77777777">
            <w:pPr>
              <w:rPr>
                <w:b/>
                <w:color w:val="5C83B4"/>
                <w:spacing w:val="-2"/>
                <w:sz w:val="24"/>
              </w:rPr>
            </w:pPr>
            <w:r w:rsidRPr="00CC0718">
              <w:rPr>
                <w:b/>
                <w:color w:val="5C83B4"/>
                <w:spacing w:val="-2"/>
                <w:sz w:val="24"/>
              </w:rPr>
              <w:t>Nickname:</w:t>
            </w:r>
          </w:p>
        </w:tc>
        <w:tc>
          <w:tcPr>
            <w:tcW w:w="8912" w:type="dxa"/>
            <w:gridSpan w:val="7"/>
            <w:vMerge w:val="restart"/>
            <w:shd w:val="clear" w:color="auto" w:fill="FFFFFF" w:themeFill="background1"/>
            <w:tcMar/>
          </w:tcPr>
          <w:p w:rsidRPr="00CC0718" w:rsidR="00C71DC8" w:rsidP="3A33D0EC" w:rsidRDefault="00C71DC8" w14:paraId="5D2488E6" w14:textId="77777777">
            <w:pPr>
              <w:rPr>
                <w:b w:val="1"/>
                <w:bCs w:val="1"/>
                <w:color w:val="5C83B4"/>
                <w:spacing w:val="-2"/>
                <w:sz w:val="24"/>
                <w:szCs w:val="24"/>
                <w:lang w:val="en-US"/>
              </w:rPr>
            </w:pPr>
            <w:r w:rsidRPr="3A33D0EC" w:rsidR="00C71DC8">
              <w:rPr>
                <w:b w:val="1"/>
                <w:bCs w:val="1"/>
                <w:color w:val="5C83B4"/>
                <w:spacing w:val="-2"/>
                <w:sz w:val="24"/>
                <w:szCs w:val="24"/>
                <w:lang w:val="en-US"/>
              </w:rPr>
              <w:t xml:space="preserve">Codes\\AXIAL CODE\\Z - Additional Information\FINANCES AND ACCESSIBILITY\we </w:t>
            </w:r>
            <w:r w:rsidRPr="3A33D0EC" w:rsidR="00C71DC8">
              <w:rPr>
                <w:b w:val="1"/>
                <w:bCs w:val="1"/>
                <w:color w:val="5C83B4"/>
                <w:spacing w:val="-2"/>
                <w:sz w:val="24"/>
                <w:szCs w:val="24"/>
                <w:lang w:val="en-US"/>
              </w:rPr>
              <w:t>don't</w:t>
            </w:r>
            <w:r w:rsidRPr="3A33D0EC" w:rsidR="00C71DC8">
              <w:rPr>
                <w:b w:val="1"/>
                <w:bCs w:val="1"/>
                <w:color w:val="5C83B4"/>
                <w:spacing w:val="-2"/>
                <w:sz w:val="24"/>
                <w:szCs w:val="24"/>
                <w:lang w:val="en-US"/>
              </w:rPr>
              <w:t xml:space="preserve"> charge anyone anything</w:t>
            </w:r>
          </w:p>
        </w:tc>
      </w:tr>
      <w:tr w:rsidRPr="00CC0718" w:rsidR="00C71DC8" w:rsidTr="3A33D0EC" w14:paraId="31F62F25" w14:textId="77777777">
        <w:trPr>
          <w:trHeight w:val="459" w:hRule="exact"/>
        </w:trPr>
        <w:tc>
          <w:tcPr>
            <w:tcW w:w="1805" w:type="dxa"/>
            <w:shd w:val="clear" w:color="auto" w:fill="FFFFFF" w:themeFill="background1"/>
            <w:tcMar/>
          </w:tcPr>
          <w:p w:rsidRPr="00CC0718" w:rsidR="00C71DC8" w:rsidP="00244814" w:rsidRDefault="00C71DC8" w14:paraId="141B6159" w14:textId="77777777">
            <w:pPr>
              <w:rPr>
                <w:b/>
                <w:color w:val="5C83B4"/>
                <w:spacing w:val="-2"/>
                <w:sz w:val="24"/>
              </w:rPr>
            </w:pPr>
            <w:r w:rsidRPr="00CC0718">
              <w:rPr>
                <w:b/>
                <w:color w:val="5C83B4"/>
                <w:spacing w:val="-2"/>
                <w:sz w:val="24"/>
              </w:rPr>
              <w:t>Classification:</w:t>
            </w:r>
          </w:p>
        </w:tc>
        <w:tc>
          <w:tcPr>
            <w:tcW w:w="8912" w:type="dxa"/>
            <w:gridSpan w:val="7"/>
            <w:vMerge/>
            <w:tcMar/>
          </w:tcPr>
          <w:p w:rsidRPr="00CC0718" w:rsidR="00C71DC8" w:rsidP="00244814" w:rsidRDefault="00C71DC8" w14:paraId="79725364" w14:textId="77777777"/>
        </w:tc>
      </w:tr>
      <w:tr w:rsidRPr="00CC0718" w:rsidR="00C71DC8" w:rsidTr="3A33D0EC" w14:paraId="440ABCAF" w14:textId="77777777">
        <w:trPr>
          <w:trHeight w:val="444" w:hRule="exact"/>
        </w:trPr>
        <w:tc>
          <w:tcPr>
            <w:tcW w:w="1805" w:type="dxa"/>
            <w:shd w:val="clear" w:color="auto" w:fill="FFFFFF" w:themeFill="background1"/>
            <w:tcMar/>
          </w:tcPr>
          <w:p w:rsidRPr="00CC0718" w:rsidR="00C71DC8" w:rsidP="00244814" w:rsidRDefault="00C71DC8" w14:paraId="4C7B7608" w14:textId="77777777">
            <w:pPr>
              <w:rPr>
                <w:b/>
                <w:color w:val="5C83B4"/>
                <w:spacing w:val="-2"/>
                <w:sz w:val="24"/>
              </w:rPr>
            </w:pPr>
            <w:r w:rsidRPr="00CC0718">
              <w:rPr>
                <w:b/>
                <w:color w:val="5C83B4"/>
                <w:spacing w:val="-2"/>
                <w:sz w:val="24"/>
              </w:rPr>
              <w:t>Aggregated:</w:t>
            </w:r>
          </w:p>
        </w:tc>
        <w:tc>
          <w:tcPr>
            <w:tcW w:w="8912" w:type="dxa"/>
            <w:gridSpan w:val="7"/>
            <w:shd w:val="clear" w:color="auto" w:fill="FFFFFF" w:themeFill="background1"/>
            <w:tcMar/>
          </w:tcPr>
          <w:p w:rsidRPr="00CC0718" w:rsidR="00C71DC8" w:rsidP="00244814" w:rsidRDefault="00C71DC8" w14:paraId="376BF7B5" w14:textId="77777777">
            <w:pPr>
              <w:rPr>
                <w:b/>
                <w:color w:val="5C83B4"/>
                <w:spacing w:val="-2"/>
                <w:sz w:val="24"/>
              </w:rPr>
            </w:pPr>
            <w:r w:rsidRPr="00CC0718">
              <w:rPr>
                <w:b/>
                <w:color w:val="5C83B4"/>
                <w:spacing w:val="-2"/>
                <w:sz w:val="24"/>
              </w:rPr>
              <w:t>No</w:t>
            </w:r>
          </w:p>
        </w:tc>
      </w:tr>
      <w:tr w:rsidRPr="00CC0718" w:rsidR="00C71DC8" w:rsidTr="3A33D0EC" w14:paraId="11C9B0F1" w14:textId="77777777">
        <w:trPr>
          <w:trHeight w:val="344" w:hRule="exact"/>
        </w:trPr>
        <w:tc>
          <w:tcPr>
            <w:tcW w:w="3381" w:type="dxa"/>
            <w:gridSpan w:val="2"/>
            <w:tcBorders>
              <w:bottom w:val="single" w:color="8FB6EA" w:sz="5" w:space="0"/>
            </w:tcBorders>
            <w:shd w:val="clear" w:color="auto" w:fill="FFFFFF" w:themeFill="background1"/>
            <w:tcMar/>
          </w:tcPr>
          <w:p w:rsidRPr="00CC0718" w:rsidR="00C71DC8" w:rsidP="00244814" w:rsidRDefault="00C71DC8" w14:paraId="6AF56EEC" w14:textId="77777777">
            <w:pPr>
              <w:rPr>
                <w:color w:val="000000"/>
                <w:spacing w:val="-2"/>
                <w:sz w:val="18"/>
              </w:rPr>
            </w:pPr>
            <w:r w:rsidRPr="00CC0718">
              <w:rPr>
                <w:color w:val="000000"/>
                <w:spacing w:val="-2"/>
                <w:sz w:val="18"/>
              </w:rPr>
              <w:t>Document</w:t>
            </w:r>
          </w:p>
        </w:tc>
        <w:tc>
          <w:tcPr>
            <w:tcW w:w="1132" w:type="dxa"/>
            <w:tcBorders>
              <w:bottom w:val="single" w:color="8FB6EA" w:sz="5" w:space="0"/>
            </w:tcBorders>
            <w:shd w:val="clear" w:color="auto" w:fill="FFFFFF" w:themeFill="background1"/>
            <w:tcMar/>
          </w:tcPr>
          <w:p w:rsidRPr="00CC0718" w:rsidR="00C71DC8" w:rsidP="00244814" w:rsidRDefault="00C71DC8" w14:paraId="64AD3C68" w14:textId="77777777">
            <w:pPr>
              <w:rPr>
                <w:color w:val="000000"/>
                <w:spacing w:val="-2"/>
                <w:sz w:val="18"/>
              </w:rPr>
            </w:pPr>
            <w:r w:rsidRPr="00CC0718">
              <w:rPr>
                <w:color w:val="000000"/>
                <w:spacing w:val="-2"/>
                <w:sz w:val="18"/>
              </w:rPr>
              <w:t>1</w:t>
            </w:r>
          </w:p>
        </w:tc>
        <w:tc>
          <w:tcPr>
            <w:tcW w:w="1576" w:type="dxa"/>
            <w:gridSpan w:val="2"/>
            <w:tcBorders>
              <w:bottom w:val="single" w:color="8FB6EA" w:sz="5" w:space="0"/>
            </w:tcBorders>
            <w:shd w:val="clear" w:color="auto" w:fill="FFFFFF" w:themeFill="background1"/>
            <w:tcMar/>
          </w:tcPr>
          <w:p w:rsidRPr="00CC0718" w:rsidR="00C71DC8" w:rsidP="00244814" w:rsidRDefault="00C71DC8" w14:paraId="64F3588A" w14:textId="77777777">
            <w:pPr>
              <w:rPr>
                <w:color w:val="000000"/>
                <w:spacing w:val="-2"/>
                <w:sz w:val="18"/>
              </w:rPr>
            </w:pPr>
            <w:r w:rsidRPr="00CC0718">
              <w:rPr>
                <w:color w:val="000000"/>
                <w:spacing w:val="-2"/>
                <w:sz w:val="18"/>
              </w:rPr>
              <w:t>1</w:t>
            </w:r>
          </w:p>
        </w:tc>
        <w:tc>
          <w:tcPr>
            <w:tcW w:w="1362" w:type="dxa"/>
            <w:tcBorders>
              <w:bottom w:val="single" w:color="8FB6EA" w:sz="5" w:space="0"/>
            </w:tcBorders>
            <w:shd w:val="clear" w:color="auto" w:fill="FFFFFF" w:themeFill="background1"/>
            <w:tcMar/>
          </w:tcPr>
          <w:p w:rsidRPr="00CC0718" w:rsidR="00C71DC8" w:rsidP="00244814" w:rsidRDefault="00C71DC8" w14:paraId="6698A283" w14:textId="77777777">
            <w:pPr>
              <w:rPr>
                <w:color w:val="000000"/>
                <w:spacing w:val="-2"/>
                <w:sz w:val="18"/>
              </w:rPr>
            </w:pPr>
            <w:r w:rsidRPr="00CC0718">
              <w:rPr>
                <w:color w:val="000000"/>
                <w:spacing w:val="-2"/>
                <w:sz w:val="18"/>
              </w:rPr>
              <w:t>5</w:t>
            </w:r>
          </w:p>
        </w:tc>
        <w:tc>
          <w:tcPr>
            <w:tcW w:w="1690" w:type="dxa"/>
            <w:tcBorders>
              <w:bottom w:val="single" w:color="8FB6EA" w:sz="5" w:space="0"/>
            </w:tcBorders>
            <w:shd w:val="clear" w:color="auto" w:fill="FFFFFF" w:themeFill="background1"/>
            <w:tcMar/>
          </w:tcPr>
          <w:p w:rsidRPr="00CC0718" w:rsidR="00C71DC8" w:rsidP="00244814" w:rsidRDefault="00C71DC8" w14:paraId="089F6983" w14:textId="77777777">
            <w:pPr>
              <w:rPr>
                <w:color w:val="000000"/>
                <w:spacing w:val="-2"/>
                <w:sz w:val="18"/>
              </w:rPr>
            </w:pPr>
            <w:r w:rsidRPr="00CC0718">
              <w:rPr>
                <w:color w:val="000000"/>
                <w:spacing w:val="-2"/>
                <w:sz w:val="18"/>
              </w:rPr>
              <w:t>1</w:t>
            </w:r>
          </w:p>
        </w:tc>
        <w:tc>
          <w:tcPr>
            <w:tcW w:w="1576" w:type="dxa"/>
            <w:tcBorders>
              <w:bottom w:val="single" w:color="8FB6EA" w:sz="5" w:space="0"/>
            </w:tcBorders>
            <w:shd w:val="clear" w:color="auto" w:fill="FFFFFF" w:themeFill="background1"/>
            <w:tcMar/>
          </w:tcPr>
          <w:p w:rsidRPr="00CC0718" w:rsidR="00C71DC8" w:rsidP="00244814" w:rsidRDefault="00C71DC8" w14:paraId="669F8BF9" w14:textId="77777777">
            <w:pPr>
              <w:rPr>
                <w:color w:val="000000"/>
                <w:spacing w:val="-2"/>
                <w:sz w:val="18"/>
              </w:rPr>
            </w:pPr>
          </w:p>
        </w:tc>
      </w:tr>
      <w:tr w:rsidRPr="00CC0718" w:rsidR="00C71DC8" w:rsidTr="3A33D0EC" w14:paraId="6AE9C664" w14:textId="77777777">
        <w:trPr>
          <w:trHeight w:val="1433" w:hRule="exact"/>
        </w:trPr>
        <w:tc>
          <w:tcPr>
            <w:tcW w:w="10717" w:type="dxa"/>
            <w:gridSpan w:val="8"/>
            <w:tcBorders>
              <w:top w:val="single" w:color="8FB6EA" w:sz="5" w:space="0"/>
            </w:tcBorders>
            <w:tcMar/>
          </w:tcPr>
          <w:p w:rsidRPr="00CC0718" w:rsidR="00C71DC8" w:rsidP="00244814" w:rsidRDefault="00C71DC8" w14:paraId="0195CD18" w14:textId="77777777"/>
        </w:tc>
      </w:tr>
      <w:tr w:rsidRPr="00CC0718" w:rsidR="00C71DC8" w:rsidTr="3A33D0EC" w14:paraId="5CAAF4EB" w14:textId="77777777">
        <w:trPr>
          <w:trHeight w:val="1003" w:hRule="exact"/>
        </w:trPr>
        <w:tc>
          <w:tcPr>
            <w:tcW w:w="10717" w:type="dxa"/>
            <w:gridSpan w:val="8"/>
            <w:tcMar/>
          </w:tcPr>
          <w:p w:rsidRPr="00CC0718" w:rsidR="00C71DC8" w:rsidP="00244814" w:rsidRDefault="00C71DC8" w14:paraId="256CDEC5" w14:textId="77777777"/>
        </w:tc>
      </w:tr>
      <w:tr w:rsidRPr="00CC0718" w:rsidR="00C71DC8" w:rsidTr="3A33D0EC" w14:paraId="272E9396" w14:textId="77777777">
        <w:trPr>
          <w:trHeight w:val="1017" w:hRule="exact"/>
        </w:trPr>
        <w:tc>
          <w:tcPr>
            <w:tcW w:w="10717" w:type="dxa"/>
            <w:gridSpan w:val="8"/>
            <w:tcMar/>
          </w:tcPr>
          <w:p w:rsidRPr="00CC0718" w:rsidR="00C71DC8" w:rsidP="00244814" w:rsidRDefault="00C71DC8" w14:paraId="2582D4E8" w14:textId="77777777"/>
        </w:tc>
      </w:tr>
      <w:tr w:rsidRPr="00CC0718" w:rsidR="00C71DC8" w:rsidTr="3A33D0EC" w14:paraId="1C76D6DF" w14:textId="77777777">
        <w:trPr>
          <w:trHeight w:val="458" w:hRule="exact"/>
        </w:trPr>
        <w:tc>
          <w:tcPr>
            <w:tcW w:w="5359" w:type="dxa"/>
            <w:gridSpan w:val="4"/>
            <w:shd w:val="clear" w:color="auto" w:fill="FFFFFF" w:themeFill="background1"/>
            <w:tcMar/>
          </w:tcPr>
          <w:p w:rsidRPr="00CC0718" w:rsidR="00C71DC8" w:rsidP="00244814" w:rsidRDefault="00C71DC8" w14:paraId="40E0AA06" w14:textId="77777777">
            <w:pPr>
              <w:jc w:val="right"/>
              <w:rPr>
                <w:color w:val="000066"/>
                <w:spacing w:val="-2"/>
                <w:sz w:val="16"/>
              </w:rPr>
            </w:pPr>
            <w:r w:rsidRPr="00CC0718">
              <w:rPr>
                <w:color w:val="000066"/>
                <w:spacing w:val="-2"/>
                <w:sz w:val="16"/>
              </w:rPr>
              <w:t>Formatted Reports\\Code Summary Formatted Report</w:t>
            </w:r>
          </w:p>
        </w:tc>
        <w:tc>
          <w:tcPr>
            <w:tcW w:w="5358" w:type="dxa"/>
            <w:gridSpan w:val="4"/>
            <w:shd w:val="clear" w:color="auto" w:fill="FFFFFF" w:themeFill="background1"/>
            <w:tcMar/>
          </w:tcPr>
          <w:p w:rsidRPr="00CC0718" w:rsidR="00C71DC8" w:rsidP="00244814" w:rsidRDefault="00C71DC8" w14:paraId="05E77B6E" w14:textId="77777777">
            <w:pPr>
              <w:jc w:val="right"/>
              <w:rPr>
                <w:color w:val="000066"/>
                <w:spacing w:val="-2"/>
                <w:sz w:val="16"/>
              </w:rPr>
            </w:pPr>
            <w:r w:rsidRPr="00CC0718">
              <w:rPr>
                <w:color w:val="000066"/>
                <w:spacing w:val="-2"/>
                <w:sz w:val="16"/>
              </w:rPr>
              <w:t>Page 102 of 104</w:t>
            </w:r>
          </w:p>
        </w:tc>
      </w:tr>
      <w:tr w:rsidRPr="00CC0718" w:rsidR="00C71DC8" w:rsidTr="3A33D0EC" w14:paraId="152A1BDB" w14:textId="77777777">
        <w:trPr>
          <w:trHeight w:val="445" w:hRule="exact"/>
        </w:trPr>
        <w:tc>
          <w:tcPr>
            <w:tcW w:w="10717" w:type="dxa"/>
            <w:gridSpan w:val="8"/>
            <w:shd w:val="clear" w:color="auto" w:fill="FFFFFF" w:themeFill="background1"/>
            <w:tcMar/>
            <w:vAlign w:val="center"/>
          </w:tcPr>
          <w:p w:rsidRPr="00CC0718" w:rsidR="00C71DC8" w:rsidP="00244814" w:rsidRDefault="00C71DC8" w14:paraId="161DED6D" w14:textId="77777777">
            <w:pPr>
              <w:jc w:val="right"/>
              <w:rPr>
                <w:color w:val="000066"/>
                <w:spacing w:val="-2"/>
                <w:sz w:val="16"/>
              </w:rPr>
            </w:pPr>
            <w:r w:rsidRPr="00CC0718">
              <w:rPr>
                <w:color w:val="000066"/>
                <w:spacing w:val="-2"/>
                <w:sz w:val="16"/>
              </w:rPr>
              <w:t>11/13/2024 3:39 PM</w:t>
            </w:r>
          </w:p>
        </w:tc>
      </w:tr>
      <w:tr w:rsidRPr="00CC0718" w:rsidR="00C71DC8" w:rsidTr="3A33D0EC" w14:paraId="5553C559" w14:textId="77777777">
        <w:trPr>
          <w:trHeight w:val="458" w:hRule="exact"/>
        </w:trPr>
        <w:tc>
          <w:tcPr>
            <w:tcW w:w="3381" w:type="dxa"/>
            <w:gridSpan w:val="2"/>
            <w:shd w:val="clear" w:color="auto" w:fill="8FB6EA"/>
            <w:tcMar/>
          </w:tcPr>
          <w:p w:rsidRPr="00CC0718" w:rsidR="00C71DC8" w:rsidP="00244814" w:rsidRDefault="00C71DC8" w14:paraId="0B7B6F50" w14:textId="77777777">
            <w:pPr>
              <w:rPr>
                <w:b/>
                <w:color w:val="000066"/>
                <w:spacing w:val="-2"/>
                <w:sz w:val="18"/>
              </w:rPr>
            </w:pPr>
            <w:r w:rsidRPr="00CC0718">
              <w:rPr>
                <w:b/>
                <w:color w:val="000066"/>
                <w:spacing w:val="-2"/>
                <w:sz w:val="18"/>
              </w:rPr>
              <w:t>File Type</w:t>
            </w:r>
          </w:p>
        </w:tc>
        <w:tc>
          <w:tcPr>
            <w:tcW w:w="1132" w:type="dxa"/>
            <w:shd w:val="clear" w:color="auto" w:fill="8FB6EA"/>
            <w:tcMar/>
          </w:tcPr>
          <w:p w:rsidRPr="00CC0718" w:rsidR="00C71DC8" w:rsidP="00244814" w:rsidRDefault="00C71DC8" w14:paraId="1969FFDF" w14:textId="77777777">
            <w:pPr>
              <w:rPr>
                <w:b/>
                <w:color w:val="000066"/>
                <w:spacing w:val="-2"/>
                <w:sz w:val="18"/>
              </w:rPr>
            </w:pPr>
            <w:r w:rsidRPr="00CC0718">
              <w:rPr>
                <w:b/>
                <w:color w:val="000066"/>
                <w:spacing w:val="-2"/>
                <w:sz w:val="18"/>
              </w:rPr>
              <w:t>Number of Files</w:t>
            </w:r>
          </w:p>
        </w:tc>
        <w:tc>
          <w:tcPr>
            <w:tcW w:w="1576" w:type="dxa"/>
            <w:gridSpan w:val="2"/>
            <w:shd w:val="clear" w:color="auto" w:fill="8FB6EA"/>
            <w:tcMar/>
          </w:tcPr>
          <w:p w:rsidRPr="00CC0718" w:rsidR="00C71DC8" w:rsidP="00244814" w:rsidRDefault="00C71DC8" w14:paraId="1289BD25" w14:textId="77777777">
            <w:pPr>
              <w:rPr>
                <w:b/>
                <w:color w:val="000066"/>
                <w:spacing w:val="-2"/>
                <w:sz w:val="18"/>
              </w:rPr>
            </w:pPr>
            <w:r w:rsidRPr="00CC0718">
              <w:rPr>
                <w:b/>
                <w:color w:val="000066"/>
                <w:spacing w:val="-2"/>
                <w:sz w:val="18"/>
              </w:rPr>
              <w:t>Number of Coding References</w:t>
            </w:r>
          </w:p>
        </w:tc>
        <w:tc>
          <w:tcPr>
            <w:tcW w:w="1362" w:type="dxa"/>
            <w:shd w:val="clear" w:color="auto" w:fill="8FB6EA"/>
            <w:tcMar/>
          </w:tcPr>
          <w:p w:rsidRPr="00CC0718" w:rsidR="00C71DC8" w:rsidP="00244814" w:rsidRDefault="00C71DC8" w14:paraId="4929F195" w14:textId="77777777">
            <w:pPr>
              <w:rPr>
                <w:b/>
                <w:color w:val="000066"/>
                <w:spacing w:val="-2"/>
                <w:sz w:val="18"/>
              </w:rPr>
            </w:pPr>
            <w:r w:rsidRPr="00CC0718">
              <w:rPr>
                <w:b/>
                <w:color w:val="000066"/>
                <w:spacing w:val="-2"/>
                <w:sz w:val="18"/>
              </w:rPr>
              <w:t>Number of Words Coded</w:t>
            </w:r>
          </w:p>
        </w:tc>
        <w:tc>
          <w:tcPr>
            <w:tcW w:w="1690" w:type="dxa"/>
            <w:shd w:val="clear" w:color="auto" w:fill="8FB6EA"/>
            <w:tcMar/>
          </w:tcPr>
          <w:p w:rsidRPr="00CC0718" w:rsidR="00C71DC8" w:rsidP="00244814" w:rsidRDefault="00C71DC8" w14:paraId="6925C35C" w14:textId="77777777">
            <w:pPr>
              <w:rPr>
                <w:b/>
                <w:color w:val="000066"/>
                <w:spacing w:val="-2"/>
                <w:sz w:val="18"/>
              </w:rPr>
            </w:pPr>
            <w:r w:rsidRPr="00CC0718">
              <w:rPr>
                <w:b/>
                <w:color w:val="000066"/>
                <w:spacing w:val="-2"/>
                <w:sz w:val="18"/>
              </w:rPr>
              <w:t>Number of Paragraphs Coded</w:t>
            </w:r>
          </w:p>
        </w:tc>
        <w:tc>
          <w:tcPr>
            <w:tcW w:w="1576" w:type="dxa"/>
            <w:shd w:val="clear" w:color="auto" w:fill="8FB6EA"/>
            <w:tcMar/>
          </w:tcPr>
          <w:p w:rsidRPr="00CC0718" w:rsidR="00C71DC8" w:rsidP="00244814" w:rsidRDefault="00C71DC8" w14:paraId="68C47F47" w14:textId="77777777">
            <w:pPr>
              <w:rPr>
                <w:b/>
                <w:color w:val="000066"/>
                <w:spacing w:val="-2"/>
                <w:sz w:val="18"/>
              </w:rPr>
            </w:pPr>
            <w:r w:rsidRPr="00CC0718">
              <w:rPr>
                <w:b/>
                <w:color w:val="000066"/>
                <w:spacing w:val="-2"/>
                <w:sz w:val="18"/>
              </w:rPr>
              <w:t>Duration Coded</w:t>
            </w:r>
          </w:p>
        </w:tc>
      </w:tr>
      <w:tr w:rsidRPr="00CC0718" w:rsidR="00C71DC8" w:rsidTr="3A33D0EC" w14:paraId="27B9F47F" w14:textId="77777777">
        <w:trPr>
          <w:trHeight w:val="888" w:hRule="exact"/>
        </w:trPr>
        <w:tc>
          <w:tcPr>
            <w:tcW w:w="10717" w:type="dxa"/>
            <w:gridSpan w:val="8"/>
            <w:shd w:val="clear" w:color="auto" w:fill="FFFFFF" w:themeFill="background1"/>
            <w:tcMar/>
          </w:tcPr>
          <w:p w:rsidRPr="00CC0718" w:rsidR="00C71DC8" w:rsidP="3A33D0EC" w:rsidRDefault="00C71DC8" w14:paraId="09C6B928" w14:textId="77777777">
            <w:pPr>
              <w:rPr>
                <w:b w:val="1"/>
                <w:bCs w:val="1"/>
                <w:color w:val="5C83B4"/>
                <w:spacing w:val="-2"/>
                <w:sz w:val="24"/>
                <w:szCs w:val="24"/>
                <w:lang w:val="en-US"/>
              </w:rPr>
            </w:pPr>
            <w:bookmarkStart w:name="CodesAXIALCODEZAdditionalInformationFINA" w:id="80"/>
            <w:r w:rsidRPr="3A33D0EC" w:rsidR="00C71DC8">
              <w:rPr>
                <w:b w:val="1"/>
                <w:bCs w:val="1"/>
                <w:color w:val="5C83B4"/>
                <w:spacing w:val="-2"/>
                <w:sz w:val="24"/>
                <w:szCs w:val="24"/>
                <w:lang w:val="en-US"/>
              </w:rPr>
              <w:t xml:space="preserve">Codes\\AXIAL CODE\\Z - Additional Information\FINANCES AND ACCESSIBILITY\we just want to like have people not, you know, have the burden to pay and then think of, you know, coming or not, because it's as I feel like as international students, it's quite a burden to, you know, you know, pay extra for </w:t>
            </w:r>
            <w:r w:rsidRPr="3A33D0EC" w:rsidR="00C71DC8">
              <w:rPr>
                <w:b w:val="1"/>
                <w:bCs w:val="1"/>
                <w:color w:val="5C83B4"/>
                <w:spacing w:val="-2"/>
                <w:sz w:val="24"/>
                <w:szCs w:val="24"/>
                <w:lang w:val="en-US"/>
              </w:rPr>
              <w:t>for</w:t>
            </w:r>
            <w:r w:rsidRPr="3A33D0EC" w:rsidR="00C71DC8">
              <w:rPr>
                <w:b w:val="1"/>
                <w:bCs w:val="1"/>
                <w:color w:val="5C83B4"/>
                <w:spacing w:val="-2"/>
                <w:sz w:val="24"/>
                <w:szCs w:val="24"/>
                <w:lang w:val="en-US"/>
              </w:rPr>
              <w:t xml:space="preserve"> the events</w:t>
            </w:r>
            <w:bookmarkEnd w:id="80"/>
          </w:p>
        </w:tc>
      </w:tr>
      <w:tr w:rsidRPr="00CC0718" w:rsidR="00C71DC8" w:rsidTr="3A33D0EC" w14:paraId="2996B324" w14:textId="77777777">
        <w:trPr>
          <w:trHeight w:val="445" w:hRule="exact"/>
        </w:trPr>
        <w:tc>
          <w:tcPr>
            <w:tcW w:w="1805" w:type="dxa"/>
            <w:shd w:val="clear" w:color="auto" w:fill="FFFFFF" w:themeFill="background1"/>
            <w:tcMar/>
          </w:tcPr>
          <w:p w:rsidRPr="00CC0718" w:rsidR="00C71DC8" w:rsidP="00244814" w:rsidRDefault="00C71DC8" w14:paraId="23E5721F" w14:textId="77777777">
            <w:pPr>
              <w:rPr>
                <w:b/>
                <w:color w:val="5C83B4"/>
                <w:spacing w:val="-2"/>
                <w:sz w:val="24"/>
              </w:rPr>
            </w:pPr>
            <w:r w:rsidRPr="00CC0718">
              <w:rPr>
                <w:b/>
                <w:color w:val="5C83B4"/>
                <w:spacing w:val="-2"/>
                <w:sz w:val="24"/>
              </w:rPr>
              <w:t>Nickname:</w:t>
            </w:r>
          </w:p>
        </w:tc>
        <w:tc>
          <w:tcPr>
            <w:tcW w:w="8912" w:type="dxa"/>
            <w:gridSpan w:val="7"/>
            <w:vMerge w:val="restart"/>
            <w:shd w:val="clear" w:color="auto" w:fill="FFFFFF" w:themeFill="background1"/>
            <w:tcMar/>
          </w:tcPr>
          <w:p w:rsidRPr="00CC0718" w:rsidR="00C71DC8" w:rsidP="00244814" w:rsidRDefault="00C71DC8" w14:paraId="3457DBC4" w14:textId="77777777">
            <w:pPr>
              <w:rPr>
                <w:b/>
                <w:color w:val="5C83B4"/>
                <w:spacing w:val="-2"/>
                <w:sz w:val="24"/>
              </w:rPr>
            </w:pPr>
          </w:p>
        </w:tc>
      </w:tr>
      <w:tr w:rsidRPr="00CC0718" w:rsidR="00C71DC8" w:rsidTr="3A33D0EC" w14:paraId="3F4D533E" w14:textId="77777777">
        <w:trPr>
          <w:trHeight w:val="458" w:hRule="exact"/>
        </w:trPr>
        <w:tc>
          <w:tcPr>
            <w:tcW w:w="1805" w:type="dxa"/>
            <w:shd w:val="clear" w:color="auto" w:fill="FFFFFF" w:themeFill="background1"/>
            <w:tcMar/>
          </w:tcPr>
          <w:p w:rsidRPr="00CC0718" w:rsidR="00C71DC8" w:rsidP="00244814" w:rsidRDefault="00C71DC8" w14:paraId="156323C1" w14:textId="77777777">
            <w:pPr>
              <w:rPr>
                <w:b/>
                <w:color w:val="5C83B4"/>
                <w:spacing w:val="-2"/>
                <w:sz w:val="24"/>
              </w:rPr>
            </w:pPr>
            <w:r w:rsidRPr="00CC0718">
              <w:rPr>
                <w:b/>
                <w:color w:val="5C83B4"/>
                <w:spacing w:val="-2"/>
                <w:sz w:val="24"/>
              </w:rPr>
              <w:lastRenderedPageBreak/>
              <w:t>Classification:</w:t>
            </w:r>
          </w:p>
        </w:tc>
        <w:tc>
          <w:tcPr>
            <w:tcW w:w="8912" w:type="dxa"/>
            <w:gridSpan w:val="7"/>
            <w:vMerge/>
            <w:tcMar/>
          </w:tcPr>
          <w:p w:rsidRPr="00CC0718" w:rsidR="00C71DC8" w:rsidP="00244814" w:rsidRDefault="00C71DC8" w14:paraId="175F5505" w14:textId="77777777"/>
        </w:tc>
      </w:tr>
      <w:tr w:rsidRPr="00CC0718" w:rsidR="00C71DC8" w:rsidTr="3A33D0EC" w14:paraId="4C2F163A" w14:textId="77777777">
        <w:trPr>
          <w:trHeight w:val="444" w:hRule="exact"/>
        </w:trPr>
        <w:tc>
          <w:tcPr>
            <w:tcW w:w="1805" w:type="dxa"/>
            <w:shd w:val="clear" w:color="auto" w:fill="FFFFFF" w:themeFill="background1"/>
            <w:tcMar/>
          </w:tcPr>
          <w:p w:rsidRPr="00CC0718" w:rsidR="00C71DC8" w:rsidP="00244814" w:rsidRDefault="00C71DC8" w14:paraId="147F54BB" w14:textId="77777777">
            <w:pPr>
              <w:rPr>
                <w:b/>
                <w:color w:val="5C83B4"/>
                <w:spacing w:val="-2"/>
                <w:sz w:val="24"/>
              </w:rPr>
            </w:pPr>
            <w:r w:rsidRPr="00CC0718">
              <w:rPr>
                <w:b/>
                <w:color w:val="5C83B4"/>
                <w:spacing w:val="-2"/>
                <w:sz w:val="24"/>
              </w:rPr>
              <w:t>Aggregated:</w:t>
            </w:r>
          </w:p>
        </w:tc>
        <w:tc>
          <w:tcPr>
            <w:tcW w:w="8912" w:type="dxa"/>
            <w:gridSpan w:val="7"/>
            <w:shd w:val="clear" w:color="auto" w:fill="FFFFFF" w:themeFill="background1"/>
            <w:tcMar/>
          </w:tcPr>
          <w:p w:rsidRPr="00CC0718" w:rsidR="00C71DC8" w:rsidP="00244814" w:rsidRDefault="00C71DC8" w14:paraId="73E2504A" w14:textId="77777777">
            <w:pPr>
              <w:rPr>
                <w:b/>
                <w:color w:val="5C83B4"/>
                <w:spacing w:val="-2"/>
                <w:sz w:val="24"/>
              </w:rPr>
            </w:pPr>
            <w:r w:rsidRPr="00CC0718">
              <w:rPr>
                <w:b/>
                <w:color w:val="5C83B4"/>
                <w:spacing w:val="-2"/>
                <w:sz w:val="24"/>
              </w:rPr>
              <w:t>No</w:t>
            </w:r>
          </w:p>
        </w:tc>
      </w:tr>
      <w:tr w:rsidRPr="00CC0718" w:rsidR="00C71DC8" w:rsidTr="3A33D0EC" w14:paraId="4289A8CF" w14:textId="77777777">
        <w:trPr>
          <w:trHeight w:val="344" w:hRule="exact"/>
        </w:trPr>
        <w:tc>
          <w:tcPr>
            <w:tcW w:w="3381" w:type="dxa"/>
            <w:gridSpan w:val="2"/>
            <w:tcBorders>
              <w:bottom w:val="single" w:color="8FB6EA" w:sz="5" w:space="0"/>
            </w:tcBorders>
            <w:shd w:val="clear" w:color="auto" w:fill="FFFFFF" w:themeFill="background1"/>
            <w:tcMar/>
          </w:tcPr>
          <w:p w:rsidRPr="00CC0718" w:rsidR="00C71DC8" w:rsidP="00244814" w:rsidRDefault="00C71DC8" w14:paraId="457485C3" w14:textId="77777777">
            <w:pPr>
              <w:rPr>
                <w:color w:val="000000"/>
                <w:spacing w:val="-2"/>
                <w:sz w:val="18"/>
              </w:rPr>
            </w:pPr>
            <w:r w:rsidRPr="00CC0718">
              <w:rPr>
                <w:color w:val="000000"/>
                <w:spacing w:val="-2"/>
                <w:sz w:val="18"/>
              </w:rPr>
              <w:t>Document</w:t>
            </w:r>
          </w:p>
        </w:tc>
        <w:tc>
          <w:tcPr>
            <w:tcW w:w="1132" w:type="dxa"/>
            <w:tcBorders>
              <w:bottom w:val="single" w:color="8FB6EA" w:sz="5" w:space="0"/>
            </w:tcBorders>
            <w:shd w:val="clear" w:color="auto" w:fill="FFFFFF" w:themeFill="background1"/>
            <w:tcMar/>
          </w:tcPr>
          <w:p w:rsidRPr="00CC0718" w:rsidR="00C71DC8" w:rsidP="00244814" w:rsidRDefault="00C71DC8" w14:paraId="223C69C0" w14:textId="77777777">
            <w:pPr>
              <w:rPr>
                <w:color w:val="000000"/>
                <w:spacing w:val="-2"/>
                <w:sz w:val="18"/>
              </w:rPr>
            </w:pPr>
            <w:r w:rsidRPr="00CC0718">
              <w:rPr>
                <w:color w:val="000000"/>
                <w:spacing w:val="-2"/>
                <w:sz w:val="18"/>
              </w:rPr>
              <w:t>1</w:t>
            </w:r>
          </w:p>
        </w:tc>
        <w:tc>
          <w:tcPr>
            <w:tcW w:w="1576" w:type="dxa"/>
            <w:gridSpan w:val="2"/>
            <w:tcBorders>
              <w:bottom w:val="single" w:color="8FB6EA" w:sz="5" w:space="0"/>
            </w:tcBorders>
            <w:shd w:val="clear" w:color="auto" w:fill="FFFFFF" w:themeFill="background1"/>
            <w:tcMar/>
          </w:tcPr>
          <w:p w:rsidRPr="00CC0718" w:rsidR="00C71DC8" w:rsidP="00244814" w:rsidRDefault="00C71DC8" w14:paraId="02B1B169" w14:textId="77777777">
            <w:pPr>
              <w:rPr>
                <w:color w:val="000000"/>
                <w:spacing w:val="-2"/>
                <w:sz w:val="18"/>
              </w:rPr>
            </w:pPr>
            <w:r w:rsidRPr="00CC0718">
              <w:rPr>
                <w:color w:val="000000"/>
                <w:spacing w:val="-2"/>
                <w:sz w:val="18"/>
              </w:rPr>
              <w:t>1</w:t>
            </w:r>
          </w:p>
        </w:tc>
        <w:tc>
          <w:tcPr>
            <w:tcW w:w="1362" w:type="dxa"/>
            <w:tcBorders>
              <w:bottom w:val="single" w:color="8FB6EA" w:sz="5" w:space="0"/>
            </w:tcBorders>
            <w:shd w:val="clear" w:color="auto" w:fill="FFFFFF" w:themeFill="background1"/>
            <w:tcMar/>
          </w:tcPr>
          <w:p w:rsidRPr="00CC0718" w:rsidR="00C71DC8" w:rsidP="00244814" w:rsidRDefault="00C71DC8" w14:paraId="75EFC7A2" w14:textId="77777777">
            <w:pPr>
              <w:rPr>
                <w:color w:val="000000"/>
                <w:spacing w:val="-2"/>
                <w:sz w:val="18"/>
              </w:rPr>
            </w:pPr>
            <w:r w:rsidRPr="00CC0718">
              <w:rPr>
                <w:color w:val="000000"/>
                <w:spacing w:val="-2"/>
                <w:sz w:val="18"/>
              </w:rPr>
              <w:t>48</w:t>
            </w:r>
          </w:p>
        </w:tc>
        <w:tc>
          <w:tcPr>
            <w:tcW w:w="1690" w:type="dxa"/>
            <w:tcBorders>
              <w:bottom w:val="single" w:color="8FB6EA" w:sz="5" w:space="0"/>
            </w:tcBorders>
            <w:shd w:val="clear" w:color="auto" w:fill="FFFFFF" w:themeFill="background1"/>
            <w:tcMar/>
          </w:tcPr>
          <w:p w:rsidRPr="00CC0718" w:rsidR="00C71DC8" w:rsidP="00244814" w:rsidRDefault="00C71DC8" w14:paraId="0ACA7E6E" w14:textId="77777777">
            <w:pPr>
              <w:rPr>
                <w:color w:val="000000"/>
                <w:spacing w:val="-2"/>
                <w:sz w:val="18"/>
              </w:rPr>
            </w:pPr>
            <w:r w:rsidRPr="00CC0718">
              <w:rPr>
                <w:color w:val="000000"/>
                <w:spacing w:val="-2"/>
                <w:sz w:val="18"/>
              </w:rPr>
              <w:t>1</w:t>
            </w:r>
          </w:p>
        </w:tc>
        <w:tc>
          <w:tcPr>
            <w:tcW w:w="1576" w:type="dxa"/>
            <w:tcBorders>
              <w:bottom w:val="single" w:color="8FB6EA" w:sz="5" w:space="0"/>
            </w:tcBorders>
            <w:shd w:val="clear" w:color="auto" w:fill="FFFFFF" w:themeFill="background1"/>
            <w:tcMar/>
          </w:tcPr>
          <w:p w:rsidRPr="00CC0718" w:rsidR="00C71DC8" w:rsidP="00244814" w:rsidRDefault="00C71DC8" w14:paraId="1560EDA6" w14:textId="77777777">
            <w:pPr>
              <w:rPr>
                <w:color w:val="000000"/>
                <w:spacing w:val="-2"/>
                <w:sz w:val="18"/>
              </w:rPr>
            </w:pPr>
          </w:p>
        </w:tc>
      </w:tr>
      <w:tr w:rsidRPr="00CC0718" w:rsidR="00C71DC8" w:rsidTr="3A33D0EC" w14:paraId="3520F1B3" w14:textId="77777777">
        <w:trPr>
          <w:trHeight w:val="444" w:hRule="exact"/>
        </w:trPr>
        <w:tc>
          <w:tcPr>
            <w:tcW w:w="10717" w:type="dxa"/>
            <w:gridSpan w:val="8"/>
            <w:tcBorders>
              <w:top w:val="single" w:color="8FB6EA" w:sz="5" w:space="0"/>
            </w:tcBorders>
            <w:tcMar/>
          </w:tcPr>
          <w:p w:rsidRPr="00CC0718" w:rsidR="00C71DC8" w:rsidP="00244814" w:rsidRDefault="00C71DC8" w14:paraId="361DED2F" w14:textId="77777777"/>
        </w:tc>
      </w:tr>
      <w:tr w:rsidRPr="00CC0718" w:rsidR="00C71DC8" w:rsidTr="3A33D0EC" w14:paraId="34F23F6C" w14:textId="77777777">
        <w:trPr>
          <w:trHeight w:val="344" w:hRule="exact"/>
        </w:trPr>
        <w:tc>
          <w:tcPr>
            <w:tcW w:w="10717" w:type="dxa"/>
            <w:gridSpan w:val="8"/>
            <w:shd w:val="clear" w:color="auto" w:fill="FFFFFF" w:themeFill="background1"/>
            <w:tcMar/>
          </w:tcPr>
          <w:p w:rsidRPr="00CC0718" w:rsidR="00C71DC8" w:rsidP="00244814" w:rsidRDefault="00C71DC8" w14:paraId="4BE540C2" w14:textId="77777777">
            <w:pPr>
              <w:rPr>
                <w:b/>
                <w:color w:val="5C83B4"/>
                <w:spacing w:val="-2"/>
                <w:sz w:val="24"/>
              </w:rPr>
            </w:pPr>
          </w:p>
        </w:tc>
      </w:tr>
      <w:tr w:rsidRPr="00CC0718" w:rsidR="00C71DC8" w:rsidTr="3A33D0EC" w14:paraId="2D4E44E4" w14:textId="77777777">
        <w:trPr>
          <w:trHeight w:val="459" w:hRule="exact"/>
        </w:trPr>
        <w:tc>
          <w:tcPr>
            <w:tcW w:w="1805" w:type="dxa"/>
            <w:shd w:val="clear" w:color="auto" w:fill="FFFFFF" w:themeFill="background1"/>
            <w:tcMar/>
          </w:tcPr>
          <w:p w:rsidRPr="00CC0718" w:rsidR="00C71DC8" w:rsidP="00244814" w:rsidRDefault="00C71DC8" w14:paraId="4C77F01E" w14:textId="77777777">
            <w:pPr>
              <w:rPr>
                <w:b/>
                <w:color w:val="5C83B4"/>
                <w:spacing w:val="-2"/>
                <w:sz w:val="24"/>
              </w:rPr>
            </w:pPr>
            <w:r w:rsidRPr="00CC0718">
              <w:rPr>
                <w:b/>
                <w:color w:val="5C83B4"/>
                <w:spacing w:val="-2"/>
                <w:sz w:val="24"/>
              </w:rPr>
              <w:t>Nickname:</w:t>
            </w:r>
          </w:p>
        </w:tc>
        <w:tc>
          <w:tcPr>
            <w:tcW w:w="8912" w:type="dxa"/>
            <w:gridSpan w:val="7"/>
            <w:vMerge w:val="restart"/>
            <w:shd w:val="clear" w:color="auto" w:fill="FFFFFF" w:themeFill="background1"/>
            <w:tcMar/>
          </w:tcPr>
          <w:p w:rsidRPr="00CC0718" w:rsidR="00C71DC8" w:rsidP="00244814" w:rsidRDefault="00C71DC8" w14:paraId="30439F98" w14:textId="77777777">
            <w:pPr>
              <w:rPr>
                <w:b/>
                <w:color w:val="5C83B4"/>
                <w:spacing w:val="-2"/>
                <w:sz w:val="24"/>
              </w:rPr>
            </w:pPr>
            <w:r w:rsidRPr="00CC0718">
              <w:rPr>
                <w:b/>
                <w:color w:val="5C83B4"/>
                <w:spacing w:val="-2"/>
                <w:sz w:val="24"/>
              </w:rPr>
              <w:t>Codes\\AXIAL CODE\\Z - Additional Information\STUDENT ENGAGEMENT AND PARTICIPATION</w:t>
            </w:r>
          </w:p>
        </w:tc>
      </w:tr>
      <w:tr w:rsidRPr="00CC0718" w:rsidR="00C71DC8" w:rsidTr="3A33D0EC" w14:paraId="473B938B" w14:textId="77777777">
        <w:trPr>
          <w:trHeight w:val="444" w:hRule="exact"/>
        </w:trPr>
        <w:tc>
          <w:tcPr>
            <w:tcW w:w="1805" w:type="dxa"/>
            <w:shd w:val="clear" w:color="auto" w:fill="FFFFFF" w:themeFill="background1"/>
            <w:tcMar/>
          </w:tcPr>
          <w:p w:rsidRPr="00CC0718" w:rsidR="00C71DC8" w:rsidP="00244814" w:rsidRDefault="00C71DC8" w14:paraId="2EB59AEC" w14:textId="77777777">
            <w:pPr>
              <w:rPr>
                <w:b/>
                <w:color w:val="5C83B4"/>
                <w:spacing w:val="-2"/>
                <w:sz w:val="24"/>
              </w:rPr>
            </w:pPr>
            <w:r w:rsidRPr="00CC0718">
              <w:rPr>
                <w:b/>
                <w:color w:val="5C83B4"/>
                <w:spacing w:val="-2"/>
                <w:sz w:val="24"/>
              </w:rPr>
              <w:t>Classification:</w:t>
            </w:r>
          </w:p>
        </w:tc>
        <w:tc>
          <w:tcPr>
            <w:tcW w:w="8912" w:type="dxa"/>
            <w:gridSpan w:val="7"/>
            <w:vMerge/>
            <w:tcMar/>
          </w:tcPr>
          <w:p w:rsidRPr="00CC0718" w:rsidR="00C71DC8" w:rsidP="00244814" w:rsidRDefault="00C71DC8" w14:paraId="08051D24" w14:textId="77777777"/>
        </w:tc>
      </w:tr>
      <w:tr w:rsidRPr="00CC0718" w:rsidR="00C71DC8" w:rsidTr="3A33D0EC" w14:paraId="37D9BD75" w14:textId="77777777">
        <w:trPr>
          <w:trHeight w:val="458" w:hRule="exact"/>
        </w:trPr>
        <w:tc>
          <w:tcPr>
            <w:tcW w:w="1805" w:type="dxa"/>
            <w:shd w:val="clear" w:color="auto" w:fill="FFFFFF" w:themeFill="background1"/>
            <w:tcMar/>
          </w:tcPr>
          <w:p w:rsidRPr="00CC0718" w:rsidR="00C71DC8" w:rsidP="00244814" w:rsidRDefault="00C71DC8" w14:paraId="53980E71" w14:textId="77777777">
            <w:pPr>
              <w:rPr>
                <w:b/>
                <w:color w:val="5C83B4"/>
                <w:spacing w:val="-2"/>
                <w:sz w:val="24"/>
              </w:rPr>
            </w:pPr>
            <w:r w:rsidRPr="00CC0718">
              <w:rPr>
                <w:b/>
                <w:color w:val="5C83B4"/>
                <w:spacing w:val="-2"/>
                <w:sz w:val="24"/>
              </w:rPr>
              <w:t>Aggregated:</w:t>
            </w:r>
          </w:p>
        </w:tc>
        <w:tc>
          <w:tcPr>
            <w:tcW w:w="8912" w:type="dxa"/>
            <w:gridSpan w:val="7"/>
            <w:shd w:val="clear" w:color="auto" w:fill="FFFFFF" w:themeFill="background1"/>
            <w:tcMar/>
          </w:tcPr>
          <w:p w:rsidRPr="00CC0718" w:rsidR="00C71DC8" w:rsidP="00244814" w:rsidRDefault="00C71DC8" w14:paraId="0B6EE1D1" w14:textId="77777777">
            <w:pPr>
              <w:rPr>
                <w:b/>
                <w:color w:val="5C83B4"/>
                <w:spacing w:val="-2"/>
                <w:sz w:val="24"/>
              </w:rPr>
            </w:pPr>
            <w:r w:rsidRPr="00CC0718">
              <w:rPr>
                <w:b/>
                <w:color w:val="5C83B4"/>
                <w:spacing w:val="-2"/>
                <w:sz w:val="24"/>
              </w:rPr>
              <w:t>Yes</w:t>
            </w:r>
          </w:p>
        </w:tc>
      </w:tr>
      <w:tr w:rsidRPr="00CC0718" w:rsidR="00C71DC8" w:rsidTr="3A33D0EC" w14:paraId="7A4053ED" w14:textId="77777777">
        <w:trPr>
          <w:trHeight w:val="330" w:hRule="exact"/>
        </w:trPr>
        <w:tc>
          <w:tcPr>
            <w:tcW w:w="3381" w:type="dxa"/>
            <w:gridSpan w:val="2"/>
            <w:tcBorders>
              <w:bottom w:val="single" w:color="8FB6EA" w:sz="5" w:space="0"/>
            </w:tcBorders>
            <w:shd w:val="clear" w:color="auto" w:fill="FFFFFF" w:themeFill="background1"/>
            <w:tcMar/>
          </w:tcPr>
          <w:p w:rsidRPr="00CC0718" w:rsidR="00C71DC8" w:rsidP="00244814" w:rsidRDefault="00C71DC8" w14:paraId="374603A0" w14:textId="77777777">
            <w:pPr>
              <w:rPr>
                <w:color w:val="000000"/>
                <w:spacing w:val="-2"/>
                <w:sz w:val="18"/>
              </w:rPr>
            </w:pPr>
            <w:r w:rsidRPr="00CC0718">
              <w:rPr>
                <w:color w:val="000000"/>
                <w:spacing w:val="-2"/>
                <w:sz w:val="18"/>
              </w:rPr>
              <w:t>Document</w:t>
            </w:r>
          </w:p>
        </w:tc>
        <w:tc>
          <w:tcPr>
            <w:tcW w:w="1132" w:type="dxa"/>
            <w:tcBorders>
              <w:bottom w:val="single" w:color="8FB6EA" w:sz="5" w:space="0"/>
            </w:tcBorders>
            <w:shd w:val="clear" w:color="auto" w:fill="FFFFFF" w:themeFill="background1"/>
            <w:tcMar/>
          </w:tcPr>
          <w:p w:rsidRPr="00CC0718" w:rsidR="00C71DC8" w:rsidP="00244814" w:rsidRDefault="00C71DC8" w14:paraId="1405EDF7" w14:textId="77777777">
            <w:pPr>
              <w:rPr>
                <w:color w:val="000000"/>
                <w:spacing w:val="-2"/>
                <w:sz w:val="18"/>
              </w:rPr>
            </w:pPr>
            <w:r w:rsidRPr="00CC0718">
              <w:rPr>
                <w:color w:val="000000"/>
                <w:spacing w:val="-2"/>
                <w:sz w:val="18"/>
              </w:rPr>
              <w:t>2</w:t>
            </w:r>
          </w:p>
        </w:tc>
        <w:tc>
          <w:tcPr>
            <w:tcW w:w="1576" w:type="dxa"/>
            <w:gridSpan w:val="2"/>
            <w:tcBorders>
              <w:bottom w:val="single" w:color="8FB6EA" w:sz="5" w:space="0"/>
            </w:tcBorders>
            <w:shd w:val="clear" w:color="auto" w:fill="FFFFFF" w:themeFill="background1"/>
            <w:tcMar/>
          </w:tcPr>
          <w:p w:rsidRPr="00CC0718" w:rsidR="00C71DC8" w:rsidP="00244814" w:rsidRDefault="00C71DC8" w14:paraId="4286D23B" w14:textId="77777777">
            <w:pPr>
              <w:rPr>
                <w:color w:val="000000"/>
                <w:spacing w:val="-2"/>
                <w:sz w:val="18"/>
              </w:rPr>
            </w:pPr>
            <w:r w:rsidRPr="00CC0718">
              <w:rPr>
                <w:color w:val="000000"/>
                <w:spacing w:val="-2"/>
                <w:sz w:val="18"/>
              </w:rPr>
              <w:t>6</w:t>
            </w:r>
          </w:p>
        </w:tc>
        <w:tc>
          <w:tcPr>
            <w:tcW w:w="1362" w:type="dxa"/>
            <w:tcBorders>
              <w:bottom w:val="single" w:color="8FB6EA" w:sz="5" w:space="0"/>
            </w:tcBorders>
            <w:shd w:val="clear" w:color="auto" w:fill="FFFFFF" w:themeFill="background1"/>
            <w:tcMar/>
          </w:tcPr>
          <w:p w:rsidRPr="00CC0718" w:rsidR="00C71DC8" w:rsidP="00244814" w:rsidRDefault="00C71DC8" w14:paraId="493BEF6F" w14:textId="77777777">
            <w:pPr>
              <w:rPr>
                <w:color w:val="000000"/>
                <w:spacing w:val="-2"/>
                <w:sz w:val="18"/>
              </w:rPr>
            </w:pPr>
            <w:r w:rsidRPr="00CC0718">
              <w:rPr>
                <w:color w:val="000000"/>
                <w:spacing w:val="-2"/>
                <w:sz w:val="18"/>
              </w:rPr>
              <w:t>80</w:t>
            </w:r>
          </w:p>
        </w:tc>
        <w:tc>
          <w:tcPr>
            <w:tcW w:w="1690" w:type="dxa"/>
            <w:tcBorders>
              <w:bottom w:val="single" w:color="8FB6EA" w:sz="5" w:space="0"/>
            </w:tcBorders>
            <w:shd w:val="clear" w:color="auto" w:fill="FFFFFF" w:themeFill="background1"/>
            <w:tcMar/>
          </w:tcPr>
          <w:p w:rsidRPr="00CC0718" w:rsidR="00C71DC8" w:rsidP="00244814" w:rsidRDefault="00C71DC8" w14:paraId="1B5D528A" w14:textId="77777777">
            <w:pPr>
              <w:rPr>
                <w:color w:val="000000"/>
                <w:spacing w:val="-2"/>
                <w:sz w:val="18"/>
              </w:rPr>
            </w:pPr>
            <w:r w:rsidRPr="00CC0718">
              <w:rPr>
                <w:color w:val="000000"/>
                <w:spacing w:val="-2"/>
                <w:sz w:val="18"/>
              </w:rPr>
              <w:t>6</w:t>
            </w:r>
          </w:p>
        </w:tc>
        <w:tc>
          <w:tcPr>
            <w:tcW w:w="1576" w:type="dxa"/>
            <w:tcBorders>
              <w:bottom w:val="single" w:color="8FB6EA" w:sz="5" w:space="0"/>
            </w:tcBorders>
            <w:shd w:val="clear" w:color="auto" w:fill="FFFFFF" w:themeFill="background1"/>
            <w:tcMar/>
          </w:tcPr>
          <w:p w:rsidRPr="00CC0718" w:rsidR="00C71DC8" w:rsidP="00244814" w:rsidRDefault="00C71DC8" w14:paraId="66342A1C" w14:textId="77777777">
            <w:pPr>
              <w:rPr>
                <w:color w:val="000000"/>
                <w:spacing w:val="-2"/>
                <w:sz w:val="18"/>
              </w:rPr>
            </w:pPr>
          </w:p>
        </w:tc>
      </w:tr>
      <w:tr w:rsidRPr="00CC0718" w:rsidR="00C71DC8" w:rsidTr="3A33D0EC" w14:paraId="16E1B1AB" w14:textId="77777777">
        <w:trPr>
          <w:trHeight w:val="458" w:hRule="exact"/>
        </w:trPr>
        <w:tc>
          <w:tcPr>
            <w:tcW w:w="10717" w:type="dxa"/>
            <w:gridSpan w:val="8"/>
            <w:tcBorders>
              <w:top w:val="single" w:color="8FB6EA" w:sz="5" w:space="0"/>
            </w:tcBorders>
            <w:tcMar/>
          </w:tcPr>
          <w:p w:rsidRPr="00CC0718" w:rsidR="00C71DC8" w:rsidP="00244814" w:rsidRDefault="00C71DC8" w14:paraId="10E0B08C" w14:textId="77777777"/>
        </w:tc>
      </w:tr>
      <w:tr w:rsidRPr="00CC0718" w:rsidR="00C71DC8" w:rsidTr="3A33D0EC" w14:paraId="52001430" w14:textId="77777777">
        <w:trPr>
          <w:trHeight w:val="602" w:hRule="exact"/>
        </w:trPr>
        <w:tc>
          <w:tcPr>
            <w:tcW w:w="10717" w:type="dxa"/>
            <w:gridSpan w:val="8"/>
            <w:shd w:val="clear" w:color="auto" w:fill="FFFFFF" w:themeFill="background1"/>
            <w:tcMar/>
          </w:tcPr>
          <w:p w:rsidRPr="00CC0718" w:rsidR="00C71DC8" w:rsidP="00244814" w:rsidRDefault="00C71DC8" w14:paraId="6B69B98C" w14:textId="77777777">
            <w:pPr>
              <w:rPr>
                <w:b/>
                <w:color w:val="5C83B4"/>
                <w:spacing w:val="-2"/>
                <w:sz w:val="24"/>
              </w:rPr>
            </w:pPr>
          </w:p>
        </w:tc>
      </w:tr>
      <w:tr w:rsidRPr="00CC0718" w:rsidR="00C71DC8" w:rsidTr="3A33D0EC" w14:paraId="164C8A61" w14:textId="77777777">
        <w:trPr>
          <w:trHeight w:val="444" w:hRule="exact"/>
        </w:trPr>
        <w:tc>
          <w:tcPr>
            <w:tcW w:w="1805" w:type="dxa"/>
            <w:shd w:val="clear" w:color="auto" w:fill="FFFFFF" w:themeFill="background1"/>
            <w:tcMar/>
          </w:tcPr>
          <w:p w:rsidRPr="00CC0718" w:rsidR="00C71DC8" w:rsidP="00244814" w:rsidRDefault="00C71DC8" w14:paraId="681357AB" w14:textId="77777777">
            <w:pPr>
              <w:rPr>
                <w:b/>
                <w:color w:val="5C83B4"/>
                <w:spacing w:val="-2"/>
                <w:sz w:val="24"/>
              </w:rPr>
            </w:pPr>
            <w:r w:rsidRPr="00CC0718">
              <w:rPr>
                <w:b/>
                <w:color w:val="5C83B4"/>
                <w:spacing w:val="-2"/>
                <w:sz w:val="24"/>
              </w:rPr>
              <w:t>Nickname:</w:t>
            </w:r>
          </w:p>
        </w:tc>
        <w:tc>
          <w:tcPr>
            <w:tcW w:w="8912" w:type="dxa"/>
            <w:gridSpan w:val="7"/>
            <w:vMerge w:val="restart"/>
            <w:shd w:val="clear" w:color="auto" w:fill="FFFFFF" w:themeFill="background1"/>
            <w:tcMar/>
          </w:tcPr>
          <w:p w:rsidRPr="00CC0718" w:rsidR="00C71DC8" w:rsidP="00244814" w:rsidRDefault="00C71DC8" w14:paraId="491719FB" w14:textId="77777777">
            <w:pPr>
              <w:rPr>
                <w:b/>
                <w:color w:val="5C83B4"/>
                <w:spacing w:val="-2"/>
                <w:sz w:val="24"/>
              </w:rPr>
            </w:pPr>
            <w:r w:rsidRPr="00CC0718">
              <w:rPr>
                <w:b/>
                <w:color w:val="5C83B4"/>
                <w:spacing w:val="-2"/>
                <w:sz w:val="24"/>
              </w:rPr>
              <w:t>Codes\\AXIAL CODE\\Z - Additional Information\STUDENT ENGAGEMENT AND PARTICIPATION\many of the students come to our events because we have most of the time food and freebies</w:t>
            </w:r>
          </w:p>
        </w:tc>
      </w:tr>
      <w:tr w:rsidRPr="00CC0718" w:rsidR="00C71DC8" w:rsidTr="3A33D0EC" w14:paraId="7B73C341" w14:textId="77777777">
        <w:trPr>
          <w:trHeight w:val="459" w:hRule="exact"/>
        </w:trPr>
        <w:tc>
          <w:tcPr>
            <w:tcW w:w="1805" w:type="dxa"/>
            <w:shd w:val="clear" w:color="auto" w:fill="FFFFFF" w:themeFill="background1"/>
            <w:tcMar/>
          </w:tcPr>
          <w:p w:rsidRPr="00CC0718" w:rsidR="00C71DC8" w:rsidP="00244814" w:rsidRDefault="00C71DC8" w14:paraId="116556B3" w14:textId="77777777">
            <w:pPr>
              <w:rPr>
                <w:b/>
                <w:color w:val="5C83B4"/>
                <w:spacing w:val="-2"/>
                <w:sz w:val="24"/>
              </w:rPr>
            </w:pPr>
            <w:r w:rsidRPr="00CC0718">
              <w:rPr>
                <w:b/>
                <w:color w:val="5C83B4"/>
                <w:spacing w:val="-2"/>
                <w:sz w:val="24"/>
              </w:rPr>
              <w:t>Classification:</w:t>
            </w:r>
          </w:p>
        </w:tc>
        <w:tc>
          <w:tcPr>
            <w:tcW w:w="8912" w:type="dxa"/>
            <w:gridSpan w:val="7"/>
            <w:vMerge/>
            <w:tcMar/>
          </w:tcPr>
          <w:p w:rsidRPr="00CC0718" w:rsidR="00C71DC8" w:rsidP="00244814" w:rsidRDefault="00C71DC8" w14:paraId="77BBD1FD" w14:textId="77777777"/>
        </w:tc>
      </w:tr>
      <w:tr w:rsidRPr="00CC0718" w:rsidR="00C71DC8" w:rsidTr="3A33D0EC" w14:paraId="7E69F14D" w14:textId="77777777">
        <w:trPr>
          <w:trHeight w:val="444" w:hRule="exact"/>
        </w:trPr>
        <w:tc>
          <w:tcPr>
            <w:tcW w:w="1805" w:type="dxa"/>
            <w:shd w:val="clear" w:color="auto" w:fill="FFFFFF" w:themeFill="background1"/>
            <w:tcMar/>
          </w:tcPr>
          <w:p w:rsidRPr="00CC0718" w:rsidR="00C71DC8" w:rsidP="00244814" w:rsidRDefault="00C71DC8" w14:paraId="2316877B" w14:textId="77777777">
            <w:pPr>
              <w:rPr>
                <w:b/>
                <w:color w:val="5C83B4"/>
                <w:spacing w:val="-2"/>
                <w:sz w:val="24"/>
              </w:rPr>
            </w:pPr>
            <w:r w:rsidRPr="00CC0718">
              <w:rPr>
                <w:b/>
                <w:color w:val="5C83B4"/>
                <w:spacing w:val="-2"/>
                <w:sz w:val="24"/>
              </w:rPr>
              <w:t>Aggregated:</w:t>
            </w:r>
          </w:p>
        </w:tc>
        <w:tc>
          <w:tcPr>
            <w:tcW w:w="8912" w:type="dxa"/>
            <w:gridSpan w:val="7"/>
            <w:shd w:val="clear" w:color="auto" w:fill="FFFFFF" w:themeFill="background1"/>
            <w:tcMar/>
          </w:tcPr>
          <w:p w:rsidRPr="00CC0718" w:rsidR="00C71DC8" w:rsidP="00244814" w:rsidRDefault="00C71DC8" w14:paraId="32583EB2" w14:textId="77777777">
            <w:pPr>
              <w:rPr>
                <w:b/>
                <w:color w:val="5C83B4"/>
                <w:spacing w:val="-2"/>
                <w:sz w:val="24"/>
              </w:rPr>
            </w:pPr>
            <w:r w:rsidRPr="00CC0718">
              <w:rPr>
                <w:b/>
                <w:color w:val="5C83B4"/>
                <w:spacing w:val="-2"/>
                <w:sz w:val="24"/>
              </w:rPr>
              <w:t>No</w:t>
            </w:r>
          </w:p>
        </w:tc>
      </w:tr>
      <w:tr w:rsidRPr="00CC0718" w:rsidR="00C71DC8" w:rsidTr="3A33D0EC" w14:paraId="352B12CF" w14:textId="77777777">
        <w:trPr>
          <w:trHeight w:val="344" w:hRule="exact"/>
        </w:trPr>
        <w:tc>
          <w:tcPr>
            <w:tcW w:w="3381" w:type="dxa"/>
            <w:gridSpan w:val="2"/>
            <w:tcBorders>
              <w:bottom w:val="single" w:color="8FB6EA" w:sz="5" w:space="0"/>
            </w:tcBorders>
            <w:shd w:val="clear" w:color="auto" w:fill="FFFFFF" w:themeFill="background1"/>
            <w:tcMar/>
          </w:tcPr>
          <w:p w:rsidRPr="00CC0718" w:rsidR="00C71DC8" w:rsidP="00244814" w:rsidRDefault="00C71DC8" w14:paraId="415B117B" w14:textId="77777777">
            <w:pPr>
              <w:rPr>
                <w:color w:val="000000"/>
                <w:spacing w:val="-2"/>
                <w:sz w:val="18"/>
              </w:rPr>
            </w:pPr>
            <w:r w:rsidRPr="00CC0718">
              <w:rPr>
                <w:color w:val="000000"/>
                <w:spacing w:val="-2"/>
                <w:sz w:val="18"/>
              </w:rPr>
              <w:t>Document</w:t>
            </w:r>
          </w:p>
        </w:tc>
        <w:tc>
          <w:tcPr>
            <w:tcW w:w="1132" w:type="dxa"/>
            <w:tcBorders>
              <w:bottom w:val="single" w:color="8FB6EA" w:sz="5" w:space="0"/>
            </w:tcBorders>
            <w:shd w:val="clear" w:color="auto" w:fill="FFFFFF" w:themeFill="background1"/>
            <w:tcMar/>
          </w:tcPr>
          <w:p w:rsidRPr="00CC0718" w:rsidR="00C71DC8" w:rsidP="00244814" w:rsidRDefault="00C71DC8" w14:paraId="5DBA74EC" w14:textId="77777777">
            <w:pPr>
              <w:rPr>
                <w:color w:val="000000"/>
                <w:spacing w:val="-2"/>
                <w:sz w:val="18"/>
              </w:rPr>
            </w:pPr>
            <w:r w:rsidRPr="00CC0718">
              <w:rPr>
                <w:color w:val="000000"/>
                <w:spacing w:val="-2"/>
                <w:sz w:val="18"/>
              </w:rPr>
              <w:t>1</w:t>
            </w:r>
          </w:p>
        </w:tc>
        <w:tc>
          <w:tcPr>
            <w:tcW w:w="1576" w:type="dxa"/>
            <w:gridSpan w:val="2"/>
            <w:tcBorders>
              <w:bottom w:val="single" w:color="8FB6EA" w:sz="5" w:space="0"/>
            </w:tcBorders>
            <w:shd w:val="clear" w:color="auto" w:fill="FFFFFF" w:themeFill="background1"/>
            <w:tcMar/>
          </w:tcPr>
          <w:p w:rsidRPr="00CC0718" w:rsidR="00C71DC8" w:rsidP="00244814" w:rsidRDefault="00C71DC8" w14:paraId="55246863" w14:textId="77777777">
            <w:pPr>
              <w:rPr>
                <w:color w:val="000000"/>
                <w:spacing w:val="-2"/>
                <w:sz w:val="18"/>
              </w:rPr>
            </w:pPr>
            <w:r w:rsidRPr="00CC0718">
              <w:rPr>
                <w:color w:val="000000"/>
                <w:spacing w:val="-2"/>
                <w:sz w:val="18"/>
              </w:rPr>
              <w:t>1</w:t>
            </w:r>
          </w:p>
        </w:tc>
        <w:tc>
          <w:tcPr>
            <w:tcW w:w="1362" w:type="dxa"/>
            <w:tcBorders>
              <w:bottom w:val="single" w:color="8FB6EA" w:sz="5" w:space="0"/>
            </w:tcBorders>
            <w:shd w:val="clear" w:color="auto" w:fill="FFFFFF" w:themeFill="background1"/>
            <w:tcMar/>
          </w:tcPr>
          <w:p w:rsidRPr="00CC0718" w:rsidR="00C71DC8" w:rsidP="00244814" w:rsidRDefault="00C71DC8" w14:paraId="70C571F5" w14:textId="77777777">
            <w:pPr>
              <w:rPr>
                <w:color w:val="000000"/>
                <w:spacing w:val="-2"/>
                <w:sz w:val="18"/>
              </w:rPr>
            </w:pPr>
            <w:r w:rsidRPr="00CC0718">
              <w:rPr>
                <w:color w:val="000000"/>
                <w:spacing w:val="-2"/>
                <w:sz w:val="18"/>
              </w:rPr>
              <w:t>18</w:t>
            </w:r>
          </w:p>
        </w:tc>
        <w:tc>
          <w:tcPr>
            <w:tcW w:w="1690" w:type="dxa"/>
            <w:tcBorders>
              <w:bottom w:val="single" w:color="8FB6EA" w:sz="5" w:space="0"/>
            </w:tcBorders>
            <w:shd w:val="clear" w:color="auto" w:fill="FFFFFF" w:themeFill="background1"/>
            <w:tcMar/>
          </w:tcPr>
          <w:p w:rsidRPr="00CC0718" w:rsidR="00C71DC8" w:rsidP="00244814" w:rsidRDefault="00C71DC8" w14:paraId="61B1B598" w14:textId="77777777">
            <w:pPr>
              <w:rPr>
                <w:color w:val="000000"/>
                <w:spacing w:val="-2"/>
                <w:sz w:val="18"/>
              </w:rPr>
            </w:pPr>
            <w:r w:rsidRPr="00CC0718">
              <w:rPr>
                <w:color w:val="000000"/>
                <w:spacing w:val="-2"/>
                <w:sz w:val="18"/>
              </w:rPr>
              <w:t>1</w:t>
            </w:r>
          </w:p>
        </w:tc>
        <w:tc>
          <w:tcPr>
            <w:tcW w:w="1576" w:type="dxa"/>
            <w:tcBorders>
              <w:bottom w:val="single" w:color="8FB6EA" w:sz="5" w:space="0"/>
            </w:tcBorders>
            <w:shd w:val="clear" w:color="auto" w:fill="FFFFFF" w:themeFill="background1"/>
            <w:tcMar/>
          </w:tcPr>
          <w:p w:rsidRPr="00CC0718" w:rsidR="00C71DC8" w:rsidP="00244814" w:rsidRDefault="00C71DC8" w14:paraId="79907024" w14:textId="77777777">
            <w:pPr>
              <w:rPr>
                <w:color w:val="000000"/>
                <w:spacing w:val="-2"/>
                <w:sz w:val="18"/>
              </w:rPr>
            </w:pPr>
          </w:p>
        </w:tc>
      </w:tr>
      <w:tr w:rsidRPr="00CC0718" w:rsidR="00C71DC8" w:rsidTr="3A33D0EC" w14:paraId="7502C403" w14:textId="77777777">
        <w:trPr>
          <w:trHeight w:val="444" w:hRule="exact"/>
        </w:trPr>
        <w:tc>
          <w:tcPr>
            <w:tcW w:w="10717" w:type="dxa"/>
            <w:gridSpan w:val="8"/>
            <w:tcBorders>
              <w:top w:val="single" w:color="8FB6EA" w:sz="5" w:space="0"/>
            </w:tcBorders>
            <w:tcMar/>
          </w:tcPr>
          <w:p w:rsidRPr="00CC0718" w:rsidR="00C71DC8" w:rsidP="00244814" w:rsidRDefault="00C71DC8" w14:paraId="507D6118" w14:textId="77777777"/>
        </w:tc>
      </w:tr>
      <w:tr w:rsidRPr="00CC0718" w:rsidR="00C71DC8" w:rsidTr="3A33D0EC" w14:paraId="1054E361" w14:textId="77777777">
        <w:trPr>
          <w:trHeight w:val="602" w:hRule="exact"/>
        </w:trPr>
        <w:tc>
          <w:tcPr>
            <w:tcW w:w="10717" w:type="dxa"/>
            <w:gridSpan w:val="8"/>
            <w:shd w:val="clear" w:color="auto" w:fill="FFFFFF" w:themeFill="background1"/>
            <w:tcMar/>
          </w:tcPr>
          <w:p w:rsidRPr="00CC0718" w:rsidR="00C71DC8" w:rsidP="00244814" w:rsidRDefault="00C71DC8" w14:paraId="06268F52" w14:textId="77777777">
            <w:pPr>
              <w:rPr>
                <w:b/>
                <w:color w:val="5C83B4"/>
                <w:spacing w:val="-2"/>
                <w:sz w:val="24"/>
              </w:rPr>
            </w:pPr>
          </w:p>
        </w:tc>
      </w:tr>
      <w:tr w:rsidRPr="00CC0718" w:rsidR="00C71DC8" w:rsidTr="3A33D0EC" w14:paraId="04512A0E" w14:textId="77777777">
        <w:trPr>
          <w:trHeight w:val="458" w:hRule="exact"/>
        </w:trPr>
        <w:tc>
          <w:tcPr>
            <w:tcW w:w="1805" w:type="dxa"/>
            <w:shd w:val="clear" w:color="auto" w:fill="FFFFFF" w:themeFill="background1"/>
            <w:tcMar/>
          </w:tcPr>
          <w:p w:rsidRPr="00CC0718" w:rsidR="00C71DC8" w:rsidP="00244814" w:rsidRDefault="00C71DC8" w14:paraId="23A3C89F" w14:textId="77777777">
            <w:pPr>
              <w:rPr>
                <w:b/>
                <w:color w:val="5C83B4"/>
                <w:spacing w:val="-2"/>
                <w:sz w:val="24"/>
              </w:rPr>
            </w:pPr>
            <w:r w:rsidRPr="00CC0718">
              <w:rPr>
                <w:b/>
                <w:color w:val="5C83B4"/>
                <w:spacing w:val="-2"/>
                <w:sz w:val="24"/>
              </w:rPr>
              <w:t>Nickname:</w:t>
            </w:r>
          </w:p>
        </w:tc>
        <w:tc>
          <w:tcPr>
            <w:tcW w:w="8912" w:type="dxa"/>
            <w:gridSpan w:val="7"/>
            <w:vMerge w:val="restart"/>
            <w:shd w:val="clear" w:color="auto" w:fill="FFFFFF" w:themeFill="background1"/>
            <w:tcMar/>
          </w:tcPr>
          <w:p w:rsidRPr="00CC0718" w:rsidR="00C71DC8" w:rsidP="3A33D0EC" w:rsidRDefault="00C71DC8" w14:paraId="5D544112" w14:textId="77777777">
            <w:pPr>
              <w:rPr>
                <w:b w:val="1"/>
                <w:bCs w:val="1"/>
                <w:color w:val="5C83B4"/>
                <w:spacing w:val="-2"/>
                <w:sz w:val="24"/>
                <w:szCs w:val="24"/>
                <w:lang w:val="en-US"/>
              </w:rPr>
            </w:pPr>
            <w:r w:rsidRPr="3A33D0EC" w:rsidR="00C71DC8">
              <w:rPr>
                <w:b w:val="1"/>
                <w:bCs w:val="1"/>
                <w:color w:val="5C83B4"/>
                <w:spacing w:val="-2"/>
                <w:sz w:val="24"/>
                <w:szCs w:val="24"/>
                <w:lang w:val="en-US"/>
              </w:rPr>
              <w:t xml:space="preserve">Codes\\AXIAL CODE\\Z - Additional Information\STUDENT ENGAGEMENT AND PARTICIPATION\So I feel </w:t>
            </w:r>
            <w:r w:rsidRPr="3A33D0EC" w:rsidR="00C71DC8">
              <w:rPr>
                <w:b w:val="1"/>
                <w:bCs w:val="1"/>
                <w:color w:val="5C83B4"/>
                <w:spacing w:val="-2"/>
                <w:sz w:val="24"/>
                <w:szCs w:val="24"/>
                <w:lang w:val="en-US"/>
              </w:rPr>
              <w:t>we've</w:t>
            </w:r>
            <w:r w:rsidRPr="3A33D0EC" w:rsidR="00C71DC8">
              <w:rPr>
                <w:b w:val="1"/>
                <w:bCs w:val="1"/>
                <w:color w:val="5C83B4"/>
                <w:spacing w:val="-2"/>
                <w:sz w:val="24"/>
                <w:szCs w:val="24"/>
                <w:lang w:val="en-US"/>
              </w:rPr>
              <w:t xml:space="preserve"> done </w:t>
            </w:r>
            <w:r w:rsidRPr="3A33D0EC" w:rsidR="00C71DC8">
              <w:rPr>
                <w:b w:val="1"/>
                <w:bCs w:val="1"/>
                <w:color w:val="5C83B4"/>
                <w:spacing w:val="-2"/>
                <w:sz w:val="24"/>
                <w:szCs w:val="24"/>
                <w:lang w:val="en-US"/>
              </w:rPr>
              <w:t>a great job</w:t>
            </w:r>
            <w:r w:rsidRPr="3A33D0EC" w:rsidR="00C71DC8">
              <w:rPr>
                <w:b w:val="1"/>
                <w:bCs w:val="1"/>
                <w:color w:val="5C83B4"/>
                <w:spacing w:val="-2"/>
                <w:sz w:val="24"/>
                <w:szCs w:val="24"/>
                <w:lang w:val="en-US"/>
              </w:rPr>
              <w:t xml:space="preserve"> in reaching out</w:t>
            </w:r>
          </w:p>
        </w:tc>
      </w:tr>
      <w:tr w:rsidRPr="00CC0718" w:rsidR="00C71DC8" w:rsidTr="3A33D0EC" w14:paraId="18B8A453" w14:textId="77777777">
        <w:trPr>
          <w:trHeight w:val="445" w:hRule="exact"/>
        </w:trPr>
        <w:tc>
          <w:tcPr>
            <w:tcW w:w="1805" w:type="dxa"/>
            <w:shd w:val="clear" w:color="auto" w:fill="FFFFFF" w:themeFill="background1"/>
            <w:tcMar/>
          </w:tcPr>
          <w:p w:rsidRPr="00CC0718" w:rsidR="00C71DC8" w:rsidP="00244814" w:rsidRDefault="00C71DC8" w14:paraId="38C71EBF" w14:textId="77777777">
            <w:pPr>
              <w:rPr>
                <w:b/>
                <w:color w:val="5C83B4"/>
                <w:spacing w:val="-2"/>
                <w:sz w:val="24"/>
              </w:rPr>
            </w:pPr>
            <w:r w:rsidRPr="00CC0718">
              <w:rPr>
                <w:b/>
                <w:color w:val="5C83B4"/>
                <w:spacing w:val="-2"/>
                <w:sz w:val="24"/>
              </w:rPr>
              <w:t>Classification:</w:t>
            </w:r>
          </w:p>
        </w:tc>
        <w:tc>
          <w:tcPr>
            <w:tcW w:w="8912" w:type="dxa"/>
            <w:gridSpan w:val="7"/>
            <w:vMerge/>
            <w:tcMar/>
          </w:tcPr>
          <w:p w:rsidRPr="00CC0718" w:rsidR="00C71DC8" w:rsidP="00244814" w:rsidRDefault="00C71DC8" w14:paraId="49F3600D" w14:textId="77777777"/>
        </w:tc>
      </w:tr>
      <w:tr w:rsidRPr="00CC0718" w:rsidR="00C71DC8" w:rsidTr="3A33D0EC" w14:paraId="287EA42F" w14:textId="77777777">
        <w:trPr>
          <w:trHeight w:val="458" w:hRule="exact"/>
        </w:trPr>
        <w:tc>
          <w:tcPr>
            <w:tcW w:w="1805" w:type="dxa"/>
            <w:shd w:val="clear" w:color="auto" w:fill="FFFFFF" w:themeFill="background1"/>
            <w:tcMar/>
          </w:tcPr>
          <w:p w:rsidRPr="00CC0718" w:rsidR="00C71DC8" w:rsidP="00244814" w:rsidRDefault="00C71DC8" w14:paraId="7E84B035" w14:textId="77777777">
            <w:pPr>
              <w:rPr>
                <w:b/>
                <w:color w:val="5C83B4"/>
                <w:spacing w:val="-2"/>
                <w:sz w:val="24"/>
              </w:rPr>
            </w:pPr>
            <w:r w:rsidRPr="00CC0718">
              <w:rPr>
                <w:b/>
                <w:color w:val="5C83B4"/>
                <w:spacing w:val="-2"/>
                <w:sz w:val="24"/>
              </w:rPr>
              <w:t>Aggregated:</w:t>
            </w:r>
          </w:p>
        </w:tc>
        <w:tc>
          <w:tcPr>
            <w:tcW w:w="8912" w:type="dxa"/>
            <w:gridSpan w:val="7"/>
            <w:shd w:val="clear" w:color="auto" w:fill="FFFFFF" w:themeFill="background1"/>
            <w:tcMar/>
          </w:tcPr>
          <w:p w:rsidRPr="00CC0718" w:rsidR="00C71DC8" w:rsidP="00244814" w:rsidRDefault="00C71DC8" w14:paraId="4368D9F7" w14:textId="77777777">
            <w:pPr>
              <w:rPr>
                <w:b/>
                <w:color w:val="5C83B4"/>
                <w:spacing w:val="-2"/>
                <w:sz w:val="24"/>
              </w:rPr>
            </w:pPr>
            <w:r w:rsidRPr="00CC0718">
              <w:rPr>
                <w:b/>
                <w:color w:val="5C83B4"/>
                <w:spacing w:val="-2"/>
                <w:sz w:val="24"/>
              </w:rPr>
              <w:t>No</w:t>
            </w:r>
          </w:p>
        </w:tc>
      </w:tr>
      <w:tr w:rsidRPr="00CC0718" w:rsidR="00C71DC8" w:rsidTr="3A33D0EC" w14:paraId="24AE3026" w14:textId="77777777">
        <w:trPr>
          <w:trHeight w:val="344" w:hRule="exact"/>
        </w:trPr>
        <w:tc>
          <w:tcPr>
            <w:tcW w:w="3381" w:type="dxa"/>
            <w:gridSpan w:val="2"/>
            <w:tcBorders>
              <w:bottom w:val="single" w:color="8FB6EA" w:sz="5" w:space="0"/>
            </w:tcBorders>
            <w:shd w:val="clear" w:color="auto" w:fill="FFFFFF" w:themeFill="background1"/>
            <w:tcMar/>
          </w:tcPr>
          <w:p w:rsidRPr="00CC0718" w:rsidR="00C71DC8" w:rsidP="00244814" w:rsidRDefault="00C71DC8" w14:paraId="1D6D758B" w14:textId="77777777">
            <w:pPr>
              <w:rPr>
                <w:color w:val="000000"/>
                <w:spacing w:val="-2"/>
                <w:sz w:val="18"/>
              </w:rPr>
            </w:pPr>
            <w:r w:rsidRPr="00CC0718">
              <w:rPr>
                <w:color w:val="000000"/>
                <w:spacing w:val="-2"/>
                <w:sz w:val="18"/>
              </w:rPr>
              <w:t>Document</w:t>
            </w:r>
          </w:p>
        </w:tc>
        <w:tc>
          <w:tcPr>
            <w:tcW w:w="1132" w:type="dxa"/>
            <w:tcBorders>
              <w:bottom w:val="single" w:color="8FB6EA" w:sz="5" w:space="0"/>
            </w:tcBorders>
            <w:shd w:val="clear" w:color="auto" w:fill="FFFFFF" w:themeFill="background1"/>
            <w:tcMar/>
          </w:tcPr>
          <w:p w:rsidRPr="00CC0718" w:rsidR="00C71DC8" w:rsidP="00244814" w:rsidRDefault="00C71DC8" w14:paraId="0B432081" w14:textId="77777777">
            <w:pPr>
              <w:rPr>
                <w:color w:val="000000"/>
                <w:spacing w:val="-2"/>
                <w:sz w:val="18"/>
              </w:rPr>
            </w:pPr>
            <w:r w:rsidRPr="00CC0718">
              <w:rPr>
                <w:color w:val="000000"/>
                <w:spacing w:val="-2"/>
                <w:sz w:val="18"/>
              </w:rPr>
              <w:t>1</w:t>
            </w:r>
          </w:p>
        </w:tc>
        <w:tc>
          <w:tcPr>
            <w:tcW w:w="1576" w:type="dxa"/>
            <w:gridSpan w:val="2"/>
            <w:tcBorders>
              <w:bottom w:val="single" w:color="8FB6EA" w:sz="5" w:space="0"/>
            </w:tcBorders>
            <w:shd w:val="clear" w:color="auto" w:fill="FFFFFF" w:themeFill="background1"/>
            <w:tcMar/>
          </w:tcPr>
          <w:p w:rsidRPr="00CC0718" w:rsidR="00C71DC8" w:rsidP="00244814" w:rsidRDefault="00C71DC8" w14:paraId="2942A186" w14:textId="77777777">
            <w:pPr>
              <w:rPr>
                <w:color w:val="000000"/>
                <w:spacing w:val="-2"/>
                <w:sz w:val="18"/>
              </w:rPr>
            </w:pPr>
            <w:r w:rsidRPr="00CC0718">
              <w:rPr>
                <w:color w:val="000000"/>
                <w:spacing w:val="-2"/>
                <w:sz w:val="18"/>
              </w:rPr>
              <w:t>1</w:t>
            </w:r>
          </w:p>
        </w:tc>
        <w:tc>
          <w:tcPr>
            <w:tcW w:w="1362" w:type="dxa"/>
            <w:tcBorders>
              <w:bottom w:val="single" w:color="8FB6EA" w:sz="5" w:space="0"/>
            </w:tcBorders>
            <w:shd w:val="clear" w:color="auto" w:fill="FFFFFF" w:themeFill="background1"/>
            <w:tcMar/>
          </w:tcPr>
          <w:p w:rsidRPr="00CC0718" w:rsidR="00C71DC8" w:rsidP="00244814" w:rsidRDefault="00C71DC8" w14:paraId="7C3B4F0B" w14:textId="77777777">
            <w:pPr>
              <w:rPr>
                <w:color w:val="000000"/>
                <w:spacing w:val="-2"/>
                <w:sz w:val="18"/>
              </w:rPr>
            </w:pPr>
            <w:r w:rsidRPr="00CC0718">
              <w:rPr>
                <w:color w:val="000000"/>
                <w:spacing w:val="-2"/>
                <w:sz w:val="18"/>
              </w:rPr>
              <w:t>11</w:t>
            </w:r>
          </w:p>
        </w:tc>
        <w:tc>
          <w:tcPr>
            <w:tcW w:w="1690" w:type="dxa"/>
            <w:tcBorders>
              <w:bottom w:val="single" w:color="8FB6EA" w:sz="5" w:space="0"/>
            </w:tcBorders>
            <w:shd w:val="clear" w:color="auto" w:fill="FFFFFF" w:themeFill="background1"/>
            <w:tcMar/>
          </w:tcPr>
          <w:p w:rsidRPr="00CC0718" w:rsidR="00C71DC8" w:rsidP="00244814" w:rsidRDefault="00C71DC8" w14:paraId="0A545023" w14:textId="77777777">
            <w:pPr>
              <w:rPr>
                <w:color w:val="000000"/>
                <w:spacing w:val="-2"/>
                <w:sz w:val="18"/>
              </w:rPr>
            </w:pPr>
            <w:r w:rsidRPr="00CC0718">
              <w:rPr>
                <w:color w:val="000000"/>
                <w:spacing w:val="-2"/>
                <w:sz w:val="18"/>
              </w:rPr>
              <w:t>1</w:t>
            </w:r>
          </w:p>
        </w:tc>
        <w:tc>
          <w:tcPr>
            <w:tcW w:w="1576" w:type="dxa"/>
            <w:tcBorders>
              <w:bottom w:val="single" w:color="8FB6EA" w:sz="5" w:space="0"/>
            </w:tcBorders>
            <w:shd w:val="clear" w:color="auto" w:fill="FFFFFF" w:themeFill="background1"/>
            <w:tcMar/>
          </w:tcPr>
          <w:p w:rsidRPr="00CC0718" w:rsidR="00C71DC8" w:rsidP="00244814" w:rsidRDefault="00C71DC8" w14:paraId="5F92FAD9" w14:textId="77777777">
            <w:pPr>
              <w:rPr>
                <w:color w:val="000000"/>
                <w:spacing w:val="-2"/>
                <w:sz w:val="18"/>
              </w:rPr>
            </w:pPr>
          </w:p>
        </w:tc>
      </w:tr>
      <w:tr w:rsidRPr="00CC0718" w:rsidR="00C71DC8" w:rsidTr="3A33D0EC" w14:paraId="64EEDAAF" w14:textId="77777777">
        <w:trPr>
          <w:trHeight w:val="444" w:hRule="exact"/>
        </w:trPr>
        <w:tc>
          <w:tcPr>
            <w:tcW w:w="10717" w:type="dxa"/>
            <w:gridSpan w:val="8"/>
            <w:tcBorders>
              <w:top w:val="single" w:color="8FB6EA" w:sz="5" w:space="0"/>
            </w:tcBorders>
            <w:tcMar/>
          </w:tcPr>
          <w:p w:rsidRPr="00CC0718" w:rsidR="00C71DC8" w:rsidP="00244814" w:rsidRDefault="00C71DC8" w14:paraId="4979E910" w14:textId="77777777"/>
        </w:tc>
      </w:tr>
      <w:tr w:rsidRPr="00CC0718" w:rsidR="00C71DC8" w:rsidTr="3A33D0EC" w14:paraId="05395B8A" w14:textId="77777777">
        <w:trPr>
          <w:trHeight w:val="602" w:hRule="exact"/>
        </w:trPr>
        <w:tc>
          <w:tcPr>
            <w:tcW w:w="10717" w:type="dxa"/>
            <w:gridSpan w:val="8"/>
            <w:shd w:val="clear" w:color="auto" w:fill="FFFFFF" w:themeFill="background1"/>
            <w:tcMar/>
          </w:tcPr>
          <w:p w:rsidRPr="00CC0718" w:rsidR="00C71DC8" w:rsidP="00244814" w:rsidRDefault="00C71DC8" w14:paraId="3A485D8A" w14:textId="77777777">
            <w:pPr>
              <w:rPr>
                <w:b/>
                <w:color w:val="5C83B4"/>
                <w:spacing w:val="-2"/>
                <w:sz w:val="24"/>
              </w:rPr>
            </w:pPr>
          </w:p>
        </w:tc>
      </w:tr>
      <w:tr w:rsidRPr="00CC0718" w:rsidR="00C71DC8" w:rsidTr="3A33D0EC" w14:paraId="71D1850D" w14:textId="77777777">
        <w:trPr>
          <w:trHeight w:val="458" w:hRule="exact"/>
        </w:trPr>
        <w:tc>
          <w:tcPr>
            <w:tcW w:w="1805" w:type="dxa"/>
            <w:shd w:val="clear" w:color="auto" w:fill="FFFFFF" w:themeFill="background1"/>
            <w:tcMar/>
          </w:tcPr>
          <w:p w:rsidRPr="00CC0718" w:rsidR="00C71DC8" w:rsidP="00244814" w:rsidRDefault="00C71DC8" w14:paraId="04797FE6" w14:textId="77777777">
            <w:pPr>
              <w:rPr>
                <w:b/>
                <w:color w:val="5C83B4"/>
                <w:spacing w:val="-2"/>
                <w:sz w:val="24"/>
              </w:rPr>
            </w:pPr>
            <w:r w:rsidRPr="00CC0718">
              <w:rPr>
                <w:b/>
                <w:color w:val="5C83B4"/>
                <w:spacing w:val="-2"/>
                <w:sz w:val="24"/>
              </w:rPr>
              <w:t>Nickname:</w:t>
            </w:r>
          </w:p>
        </w:tc>
        <w:tc>
          <w:tcPr>
            <w:tcW w:w="8912" w:type="dxa"/>
            <w:gridSpan w:val="7"/>
            <w:vMerge w:val="restart"/>
            <w:shd w:val="clear" w:color="auto" w:fill="FFFFFF" w:themeFill="background1"/>
            <w:tcMar/>
          </w:tcPr>
          <w:p w:rsidRPr="00CC0718" w:rsidR="00C71DC8" w:rsidP="3A33D0EC" w:rsidRDefault="00C71DC8" w14:paraId="442C47F6" w14:textId="77777777">
            <w:pPr>
              <w:rPr>
                <w:b w:val="1"/>
                <w:bCs w:val="1"/>
                <w:color w:val="5C83B4"/>
                <w:spacing w:val="-2"/>
                <w:sz w:val="24"/>
                <w:szCs w:val="24"/>
                <w:lang w:val="en-US"/>
              </w:rPr>
            </w:pPr>
            <w:r w:rsidRPr="3A33D0EC" w:rsidR="00C71DC8">
              <w:rPr>
                <w:b w:val="1"/>
                <w:bCs w:val="1"/>
                <w:color w:val="5C83B4"/>
                <w:spacing w:val="-2"/>
                <w:sz w:val="24"/>
                <w:szCs w:val="24"/>
                <w:lang w:val="en-US"/>
              </w:rPr>
              <w:t xml:space="preserve">Codes\\AXIAL CODE\\Z - Additional Information\STUDENT ENGAGEMENT AND PARTICIPATION\So </w:t>
            </w:r>
            <w:r w:rsidRPr="3A33D0EC" w:rsidR="00C71DC8">
              <w:rPr>
                <w:b w:val="1"/>
                <w:bCs w:val="1"/>
                <w:color w:val="5C83B4"/>
                <w:spacing w:val="-2"/>
                <w:sz w:val="24"/>
                <w:szCs w:val="24"/>
                <w:lang w:val="en-US"/>
              </w:rPr>
              <w:t>there's</w:t>
            </w:r>
            <w:r w:rsidRPr="3A33D0EC" w:rsidR="00C71DC8">
              <w:rPr>
                <w:b w:val="1"/>
                <w:bCs w:val="1"/>
                <w:color w:val="5C83B4"/>
                <w:spacing w:val="-2"/>
                <w:sz w:val="24"/>
                <w:szCs w:val="24"/>
                <w:lang w:val="en-US"/>
              </w:rPr>
              <w:t xml:space="preserve"> no issue with student engagement</w:t>
            </w:r>
          </w:p>
        </w:tc>
      </w:tr>
      <w:tr w:rsidRPr="00CC0718" w:rsidR="00C71DC8" w:rsidTr="3A33D0EC" w14:paraId="08011658" w14:textId="77777777">
        <w:trPr>
          <w:trHeight w:val="445" w:hRule="exact"/>
        </w:trPr>
        <w:tc>
          <w:tcPr>
            <w:tcW w:w="1805" w:type="dxa"/>
            <w:shd w:val="clear" w:color="auto" w:fill="FFFFFF" w:themeFill="background1"/>
            <w:tcMar/>
          </w:tcPr>
          <w:p w:rsidRPr="00CC0718" w:rsidR="00C71DC8" w:rsidP="00244814" w:rsidRDefault="00C71DC8" w14:paraId="0DEA3804" w14:textId="77777777">
            <w:pPr>
              <w:rPr>
                <w:b/>
                <w:color w:val="5C83B4"/>
                <w:spacing w:val="-2"/>
                <w:sz w:val="24"/>
              </w:rPr>
            </w:pPr>
            <w:r w:rsidRPr="00CC0718">
              <w:rPr>
                <w:b/>
                <w:color w:val="5C83B4"/>
                <w:spacing w:val="-2"/>
                <w:sz w:val="24"/>
              </w:rPr>
              <w:t>Classification:</w:t>
            </w:r>
          </w:p>
        </w:tc>
        <w:tc>
          <w:tcPr>
            <w:tcW w:w="8912" w:type="dxa"/>
            <w:gridSpan w:val="7"/>
            <w:vMerge/>
            <w:tcMar/>
          </w:tcPr>
          <w:p w:rsidRPr="00CC0718" w:rsidR="00C71DC8" w:rsidP="00244814" w:rsidRDefault="00C71DC8" w14:paraId="6D73A154" w14:textId="77777777"/>
        </w:tc>
      </w:tr>
      <w:tr w:rsidRPr="00CC0718" w:rsidR="00C71DC8" w:rsidTr="3A33D0EC" w14:paraId="29B1554B" w14:textId="77777777">
        <w:trPr>
          <w:trHeight w:val="458" w:hRule="exact"/>
        </w:trPr>
        <w:tc>
          <w:tcPr>
            <w:tcW w:w="1805" w:type="dxa"/>
            <w:shd w:val="clear" w:color="auto" w:fill="FFFFFF" w:themeFill="background1"/>
            <w:tcMar/>
          </w:tcPr>
          <w:p w:rsidRPr="00CC0718" w:rsidR="00C71DC8" w:rsidP="00244814" w:rsidRDefault="00C71DC8" w14:paraId="2CC2E6FE" w14:textId="77777777">
            <w:pPr>
              <w:rPr>
                <w:b/>
                <w:color w:val="5C83B4"/>
                <w:spacing w:val="-2"/>
                <w:sz w:val="24"/>
              </w:rPr>
            </w:pPr>
            <w:r w:rsidRPr="00CC0718">
              <w:rPr>
                <w:b/>
                <w:color w:val="5C83B4"/>
                <w:spacing w:val="-2"/>
                <w:sz w:val="24"/>
              </w:rPr>
              <w:t>Aggregated:</w:t>
            </w:r>
          </w:p>
        </w:tc>
        <w:tc>
          <w:tcPr>
            <w:tcW w:w="8912" w:type="dxa"/>
            <w:gridSpan w:val="7"/>
            <w:shd w:val="clear" w:color="auto" w:fill="FFFFFF" w:themeFill="background1"/>
            <w:tcMar/>
          </w:tcPr>
          <w:p w:rsidRPr="00CC0718" w:rsidR="00C71DC8" w:rsidP="00244814" w:rsidRDefault="00C71DC8" w14:paraId="4C245A84" w14:textId="77777777">
            <w:pPr>
              <w:rPr>
                <w:b/>
                <w:color w:val="5C83B4"/>
                <w:spacing w:val="-2"/>
                <w:sz w:val="24"/>
              </w:rPr>
            </w:pPr>
            <w:r w:rsidRPr="00CC0718">
              <w:rPr>
                <w:b/>
                <w:color w:val="5C83B4"/>
                <w:spacing w:val="-2"/>
                <w:sz w:val="24"/>
              </w:rPr>
              <w:t>No</w:t>
            </w:r>
          </w:p>
        </w:tc>
      </w:tr>
      <w:tr w:rsidRPr="00CC0718" w:rsidR="00C71DC8" w:rsidTr="3A33D0EC" w14:paraId="44113485" w14:textId="77777777">
        <w:trPr>
          <w:trHeight w:val="330" w:hRule="exact"/>
        </w:trPr>
        <w:tc>
          <w:tcPr>
            <w:tcW w:w="3381" w:type="dxa"/>
            <w:gridSpan w:val="2"/>
            <w:tcBorders>
              <w:bottom w:val="single" w:color="8FB6EA" w:sz="5" w:space="0"/>
            </w:tcBorders>
            <w:shd w:val="clear" w:color="auto" w:fill="FFFFFF" w:themeFill="background1"/>
            <w:tcMar/>
          </w:tcPr>
          <w:p w:rsidRPr="00CC0718" w:rsidR="00C71DC8" w:rsidP="00244814" w:rsidRDefault="00C71DC8" w14:paraId="1321E1D6" w14:textId="77777777">
            <w:pPr>
              <w:rPr>
                <w:color w:val="000000"/>
                <w:spacing w:val="-2"/>
                <w:sz w:val="18"/>
              </w:rPr>
            </w:pPr>
            <w:r w:rsidRPr="00CC0718">
              <w:rPr>
                <w:color w:val="000000"/>
                <w:spacing w:val="-2"/>
                <w:sz w:val="18"/>
              </w:rPr>
              <w:t>Document</w:t>
            </w:r>
          </w:p>
        </w:tc>
        <w:tc>
          <w:tcPr>
            <w:tcW w:w="1132" w:type="dxa"/>
            <w:tcBorders>
              <w:bottom w:val="single" w:color="8FB6EA" w:sz="5" w:space="0"/>
            </w:tcBorders>
            <w:shd w:val="clear" w:color="auto" w:fill="FFFFFF" w:themeFill="background1"/>
            <w:tcMar/>
          </w:tcPr>
          <w:p w:rsidRPr="00CC0718" w:rsidR="00C71DC8" w:rsidP="00244814" w:rsidRDefault="00C71DC8" w14:paraId="15E17C14" w14:textId="77777777">
            <w:pPr>
              <w:rPr>
                <w:color w:val="000000"/>
                <w:spacing w:val="-2"/>
                <w:sz w:val="18"/>
              </w:rPr>
            </w:pPr>
            <w:r w:rsidRPr="00CC0718">
              <w:rPr>
                <w:color w:val="000000"/>
                <w:spacing w:val="-2"/>
                <w:sz w:val="18"/>
              </w:rPr>
              <w:t>1</w:t>
            </w:r>
          </w:p>
        </w:tc>
        <w:tc>
          <w:tcPr>
            <w:tcW w:w="1576" w:type="dxa"/>
            <w:gridSpan w:val="2"/>
            <w:tcBorders>
              <w:bottom w:val="single" w:color="8FB6EA" w:sz="5" w:space="0"/>
            </w:tcBorders>
            <w:shd w:val="clear" w:color="auto" w:fill="FFFFFF" w:themeFill="background1"/>
            <w:tcMar/>
          </w:tcPr>
          <w:p w:rsidRPr="00CC0718" w:rsidR="00C71DC8" w:rsidP="00244814" w:rsidRDefault="00C71DC8" w14:paraId="0661BAA0" w14:textId="77777777">
            <w:pPr>
              <w:rPr>
                <w:color w:val="000000"/>
                <w:spacing w:val="-2"/>
                <w:sz w:val="18"/>
              </w:rPr>
            </w:pPr>
            <w:r w:rsidRPr="00CC0718">
              <w:rPr>
                <w:color w:val="000000"/>
                <w:spacing w:val="-2"/>
                <w:sz w:val="18"/>
              </w:rPr>
              <w:t>1</w:t>
            </w:r>
          </w:p>
        </w:tc>
        <w:tc>
          <w:tcPr>
            <w:tcW w:w="1362" w:type="dxa"/>
            <w:tcBorders>
              <w:bottom w:val="single" w:color="8FB6EA" w:sz="5" w:space="0"/>
            </w:tcBorders>
            <w:shd w:val="clear" w:color="auto" w:fill="FFFFFF" w:themeFill="background1"/>
            <w:tcMar/>
          </w:tcPr>
          <w:p w:rsidRPr="00CC0718" w:rsidR="00C71DC8" w:rsidP="00244814" w:rsidRDefault="00C71DC8" w14:paraId="6E4137CE" w14:textId="77777777">
            <w:pPr>
              <w:rPr>
                <w:color w:val="000000"/>
                <w:spacing w:val="-2"/>
                <w:sz w:val="18"/>
              </w:rPr>
            </w:pPr>
            <w:r w:rsidRPr="00CC0718">
              <w:rPr>
                <w:color w:val="000000"/>
                <w:spacing w:val="-2"/>
                <w:sz w:val="18"/>
              </w:rPr>
              <w:t>7</w:t>
            </w:r>
          </w:p>
        </w:tc>
        <w:tc>
          <w:tcPr>
            <w:tcW w:w="1690" w:type="dxa"/>
            <w:tcBorders>
              <w:bottom w:val="single" w:color="8FB6EA" w:sz="5" w:space="0"/>
            </w:tcBorders>
            <w:shd w:val="clear" w:color="auto" w:fill="FFFFFF" w:themeFill="background1"/>
            <w:tcMar/>
          </w:tcPr>
          <w:p w:rsidRPr="00CC0718" w:rsidR="00C71DC8" w:rsidP="00244814" w:rsidRDefault="00C71DC8" w14:paraId="5706D611" w14:textId="77777777">
            <w:pPr>
              <w:rPr>
                <w:color w:val="000000"/>
                <w:spacing w:val="-2"/>
                <w:sz w:val="18"/>
              </w:rPr>
            </w:pPr>
            <w:r w:rsidRPr="00CC0718">
              <w:rPr>
                <w:color w:val="000000"/>
                <w:spacing w:val="-2"/>
                <w:sz w:val="18"/>
              </w:rPr>
              <w:t>1</w:t>
            </w:r>
          </w:p>
        </w:tc>
        <w:tc>
          <w:tcPr>
            <w:tcW w:w="1576" w:type="dxa"/>
            <w:tcBorders>
              <w:bottom w:val="single" w:color="8FB6EA" w:sz="5" w:space="0"/>
            </w:tcBorders>
            <w:shd w:val="clear" w:color="auto" w:fill="FFFFFF" w:themeFill="background1"/>
            <w:tcMar/>
          </w:tcPr>
          <w:p w:rsidRPr="00CC0718" w:rsidR="00C71DC8" w:rsidP="00244814" w:rsidRDefault="00C71DC8" w14:paraId="3C4F2A29" w14:textId="77777777">
            <w:pPr>
              <w:rPr>
                <w:color w:val="000000"/>
                <w:spacing w:val="-2"/>
                <w:sz w:val="18"/>
              </w:rPr>
            </w:pPr>
          </w:p>
        </w:tc>
      </w:tr>
      <w:tr w:rsidRPr="00CC0718" w:rsidR="00C71DC8" w:rsidTr="3A33D0EC" w14:paraId="4599C04E" w14:textId="77777777">
        <w:trPr>
          <w:trHeight w:val="974" w:hRule="exact"/>
        </w:trPr>
        <w:tc>
          <w:tcPr>
            <w:tcW w:w="10717" w:type="dxa"/>
            <w:gridSpan w:val="8"/>
            <w:tcBorders>
              <w:top w:val="single" w:color="8FB6EA" w:sz="5" w:space="0"/>
            </w:tcBorders>
            <w:tcMar/>
          </w:tcPr>
          <w:p w:rsidRPr="00CC0718" w:rsidR="00C71DC8" w:rsidP="00244814" w:rsidRDefault="00C71DC8" w14:paraId="6318B30C" w14:textId="77777777"/>
        </w:tc>
      </w:tr>
      <w:tr w:rsidRPr="00CC0718" w:rsidR="00C71DC8" w:rsidTr="3A33D0EC" w14:paraId="2F8A594E" w14:textId="77777777">
        <w:trPr>
          <w:trHeight w:val="458" w:hRule="exact"/>
        </w:trPr>
        <w:tc>
          <w:tcPr>
            <w:tcW w:w="5359" w:type="dxa"/>
            <w:gridSpan w:val="4"/>
            <w:shd w:val="clear" w:color="auto" w:fill="FFFFFF" w:themeFill="background1"/>
            <w:tcMar/>
          </w:tcPr>
          <w:p w:rsidRPr="00CC0718" w:rsidR="00C71DC8" w:rsidP="00244814" w:rsidRDefault="00C71DC8" w14:paraId="36734E39" w14:textId="77777777">
            <w:pPr>
              <w:jc w:val="right"/>
              <w:rPr>
                <w:color w:val="000066"/>
                <w:spacing w:val="-2"/>
                <w:sz w:val="16"/>
              </w:rPr>
            </w:pPr>
            <w:r w:rsidRPr="00CC0718">
              <w:rPr>
                <w:color w:val="000066"/>
                <w:spacing w:val="-2"/>
                <w:sz w:val="16"/>
              </w:rPr>
              <w:t>Formatted Reports\\Code Summary Formatted Report</w:t>
            </w:r>
          </w:p>
        </w:tc>
        <w:tc>
          <w:tcPr>
            <w:tcW w:w="5358" w:type="dxa"/>
            <w:gridSpan w:val="4"/>
            <w:shd w:val="clear" w:color="auto" w:fill="FFFFFF" w:themeFill="background1"/>
            <w:tcMar/>
          </w:tcPr>
          <w:p w:rsidRPr="00CC0718" w:rsidR="00C71DC8" w:rsidP="00244814" w:rsidRDefault="00C71DC8" w14:paraId="008CAB0A" w14:textId="77777777">
            <w:pPr>
              <w:jc w:val="right"/>
              <w:rPr>
                <w:color w:val="000066"/>
                <w:spacing w:val="-2"/>
                <w:sz w:val="16"/>
              </w:rPr>
            </w:pPr>
            <w:r w:rsidRPr="00CC0718">
              <w:rPr>
                <w:color w:val="000066"/>
                <w:spacing w:val="-2"/>
                <w:sz w:val="16"/>
              </w:rPr>
              <w:t>Page 103 of 104</w:t>
            </w:r>
          </w:p>
        </w:tc>
      </w:tr>
      <w:tr w:rsidRPr="00CC0718" w:rsidR="00C71DC8" w:rsidTr="3A33D0EC" w14:paraId="715971DC" w14:textId="77777777">
        <w:trPr>
          <w:trHeight w:val="445" w:hRule="exact"/>
        </w:trPr>
        <w:tc>
          <w:tcPr>
            <w:tcW w:w="10717" w:type="dxa"/>
            <w:gridSpan w:val="8"/>
            <w:shd w:val="clear" w:color="auto" w:fill="FFFFFF" w:themeFill="background1"/>
            <w:tcMar/>
            <w:vAlign w:val="center"/>
          </w:tcPr>
          <w:p w:rsidRPr="00CC0718" w:rsidR="00C71DC8" w:rsidP="00244814" w:rsidRDefault="00C71DC8" w14:paraId="6990C16D" w14:textId="77777777">
            <w:pPr>
              <w:jc w:val="right"/>
              <w:rPr>
                <w:color w:val="000066"/>
                <w:spacing w:val="-2"/>
                <w:sz w:val="16"/>
              </w:rPr>
            </w:pPr>
            <w:r w:rsidRPr="00CC0718">
              <w:rPr>
                <w:color w:val="000066"/>
                <w:spacing w:val="-2"/>
                <w:sz w:val="16"/>
              </w:rPr>
              <w:t>11/13/2024 3:39 PM</w:t>
            </w:r>
          </w:p>
        </w:tc>
      </w:tr>
      <w:tr w:rsidRPr="00CC0718" w:rsidR="00C71DC8" w:rsidTr="3A33D0EC" w14:paraId="3DC0B3A7" w14:textId="77777777">
        <w:trPr>
          <w:trHeight w:val="458" w:hRule="exact"/>
        </w:trPr>
        <w:tc>
          <w:tcPr>
            <w:tcW w:w="3381" w:type="dxa"/>
            <w:gridSpan w:val="2"/>
            <w:shd w:val="clear" w:color="auto" w:fill="8FB6EA"/>
            <w:tcMar/>
          </w:tcPr>
          <w:p w:rsidRPr="00CC0718" w:rsidR="00C71DC8" w:rsidP="00244814" w:rsidRDefault="00C71DC8" w14:paraId="0F7205CD" w14:textId="77777777">
            <w:pPr>
              <w:rPr>
                <w:b/>
                <w:color w:val="000066"/>
                <w:spacing w:val="-2"/>
                <w:sz w:val="18"/>
              </w:rPr>
            </w:pPr>
            <w:r w:rsidRPr="00CC0718">
              <w:rPr>
                <w:b/>
                <w:color w:val="000066"/>
                <w:spacing w:val="-2"/>
                <w:sz w:val="18"/>
              </w:rPr>
              <w:t>File Type</w:t>
            </w:r>
          </w:p>
        </w:tc>
        <w:tc>
          <w:tcPr>
            <w:tcW w:w="1132" w:type="dxa"/>
            <w:shd w:val="clear" w:color="auto" w:fill="8FB6EA"/>
            <w:tcMar/>
          </w:tcPr>
          <w:p w:rsidRPr="00CC0718" w:rsidR="00C71DC8" w:rsidP="00244814" w:rsidRDefault="00C71DC8" w14:paraId="24554D23" w14:textId="77777777">
            <w:pPr>
              <w:rPr>
                <w:b/>
                <w:color w:val="000066"/>
                <w:spacing w:val="-2"/>
                <w:sz w:val="18"/>
              </w:rPr>
            </w:pPr>
            <w:r w:rsidRPr="00CC0718">
              <w:rPr>
                <w:b/>
                <w:color w:val="000066"/>
                <w:spacing w:val="-2"/>
                <w:sz w:val="18"/>
              </w:rPr>
              <w:t>Number of Files</w:t>
            </w:r>
          </w:p>
        </w:tc>
        <w:tc>
          <w:tcPr>
            <w:tcW w:w="1576" w:type="dxa"/>
            <w:gridSpan w:val="2"/>
            <w:shd w:val="clear" w:color="auto" w:fill="8FB6EA"/>
            <w:tcMar/>
          </w:tcPr>
          <w:p w:rsidRPr="00CC0718" w:rsidR="00C71DC8" w:rsidP="00244814" w:rsidRDefault="00C71DC8" w14:paraId="777CEC03" w14:textId="77777777">
            <w:pPr>
              <w:rPr>
                <w:b/>
                <w:color w:val="000066"/>
                <w:spacing w:val="-2"/>
                <w:sz w:val="18"/>
              </w:rPr>
            </w:pPr>
            <w:r w:rsidRPr="00CC0718">
              <w:rPr>
                <w:b/>
                <w:color w:val="000066"/>
                <w:spacing w:val="-2"/>
                <w:sz w:val="18"/>
              </w:rPr>
              <w:t>Number of Coding References</w:t>
            </w:r>
          </w:p>
        </w:tc>
        <w:tc>
          <w:tcPr>
            <w:tcW w:w="1362" w:type="dxa"/>
            <w:shd w:val="clear" w:color="auto" w:fill="8FB6EA"/>
            <w:tcMar/>
          </w:tcPr>
          <w:p w:rsidRPr="00CC0718" w:rsidR="00C71DC8" w:rsidP="00244814" w:rsidRDefault="00C71DC8" w14:paraId="0E77270E" w14:textId="77777777">
            <w:pPr>
              <w:rPr>
                <w:b/>
                <w:color w:val="000066"/>
                <w:spacing w:val="-2"/>
                <w:sz w:val="18"/>
              </w:rPr>
            </w:pPr>
            <w:r w:rsidRPr="00CC0718">
              <w:rPr>
                <w:b/>
                <w:color w:val="000066"/>
                <w:spacing w:val="-2"/>
                <w:sz w:val="18"/>
              </w:rPr>
              <w:t>Number of Words Coded</w:t>
            </w:r>
          </w:p>
        </w:tc>
        <w:tc>
          <w:tcPr>
            <w:tcW w:w="1690" w:type="dxa"/>
            <w:shd w:val="clear" w:color="auto" w:fill="8FB6EA"/>
            <w:tcMar/>
          </w:tcPr>
          <w:p w:rsidRPr="00CC0718" w:rsidR="00C71DC8" w:rsidP="00244814" w:rsidRDefault="00C71DC8" w14:paraId="0C21F039" w14:textId="77777777">
            <w:pPr>
              <w:rPr>
                <w:b/>
                <w:color w:val="000066"/>
                <w:spacing w:val="-2"/>
                <w:sz w:val="18"/>
              </w:rPr>
            </w:pPr>
            <w:r w:rsidRPr="00CC0718">
              <w:rPr>
                <w:b/>
                <w:color w:val="000066"/>
                <w:spacing w:val="-2"/>
                <w:sz w:val="18"/>
              </w:rPr>
              <w:t>Number of Paragraphs Coded</w:t>
            </w:r>
          </w:p>
        </w:tc>
        <w:tc>
          <w:tcPr>
            <w:tcW w:w="1576" w:type="dxa"/>
            <w:shd w:val="clear" w:color="auto" w:fill="8FB6EA"/>
            <w:tcMar/>
          </w:tcPr>
          <w:p w:rsidRPr="00CC0718" w:rsidR="00C71DC8" w:rsidP="00244814" w:rsidRDefault="00C71DC8" w14:paraId="0D096DA9" w14:textId="77777777">
            <w:pPr>
              <w:rPr>
                <w:b/>
                <w:color w:val="000066"/>
                <w:spacing w:val="-2"/>
                <w:sz w:val="18"/>
              </w:rPr>
            </w:pPr>
            <w:r w:rsidRPr="00CC0718">
              <w:rPr>
                <w:b/>
                <w:color w:val="000066"/>
                <w:spacing w:val="-2"/>
                <w:sz w:val="18"/>
              </w:rPr>
              <w:t>Duration Coded</w:t>
            </w:r>
          </w:p>
        </w:tc>
      </w:tr>
      <w:tr w:rsidRPr="00CC0718" w:rsidR="00C71DC8" w:rsidTr="3A33D0EC" w14:paraId="6317E919" w14:textId="77777777">
        <w:trPr>
          <w:trHeight w:val="616" w:hRule="exact"/>
        </w:trPr>
        <w:tc>
          <w:tcPr>
            <w:tcW w:w="10717" w:type="dxa"/>
            <w:gridSpan w:val="8"/>
            <w:shd w:val="clear" w:color="auto" w:fill="FFFFFF" w:themeFill="background1"/>
            <w:tcMar/>
          </w:tcPr>
          <w:p w:rsidRPr="00CC0718" w:rsidR="00C71DC8" w:rsidP="00244814" w:rsidRDefault="00C71DC8" w14:paraId="24B8DD8B" w14:textId="77777777">
            <w:pPr>
              <w:rPr>
                <w:b/>
                <w:color w:val="5C83B4"/>
                <w:spacing w:val="-2"/>
                <w:sz w:val="24"/>
              </w:rPr>
            </w:pPr>
          </w:p>
        </w:tc>
      </w:tr>
      <w:tr w:rsidRPr="00CC0718" w:rsidR="00C71DC8" w:rsidTr="3A33D0EC" w14:paraId="701EB9C0" w14:textId="77777777">
        <w:trPr>
          <w:trHeight w:val="444" w:hRule="exact"/>
        </w:trPr>
        <w:tc>
          <w:tcPr>
            <w:tcW w:w="1805" w:type="dxa"/>
            <w:shd w:val="clear" w:color="auto" w:fill="FFFFFF" w:themeFill="background1"/>
            <w:tcMar/>
          </w:tcPr>
          <w:p w:rsidRPr="00CC0718" w:rsidR="00C71DC8" w:rsidP="00244814" w:rsidRDefault="00C71DC8" w14:paraId="2756487D" w14:textId="77777777">
            <w:pPr>
              <w:rPr>
                <w:b/>
                <w:color w:val="5C83B4"/>
                <w:spacing w:val="-2"/>
                <w:sz w:val="24"/>
              </w:rPr>
            </w:pPr>
            <w:r w:rsidRPr="00CC0718">
              <w:rPr>
                <w:b/>
                <w:color w:val="5C83B4"/>
                <w:spacing w:val="-2"/>
                <w:sz w:val="24"/>
              </w:rPr>
              <w:t>Nickname:</w:t>
            </w:r>
          </w:p>
        </w:tc>
        <w:tc>
          <w:tcPr>
            <w:tcW w:w="8912" w:type="dxa"/>
            <w:gridSpan w:val="7"/>
            <w:vMerge w:val="restart"/>
            <w:shd w:val="clear" w:color="auto" w:fill="FFFFFF" w:themeFill="background1"/>
            <w:tcMar/>
          </w:tcPr>
          <w:p w:rsidRPr="00CC0718" w:rsidR="00C71DC8" w:rsidP="00244814" w:rsidRDefault="00C71DC8" w14:paraId="3427A62C" w14:textId="77777777">
            <w:pPr>
              <w:rPr>
                <w:b/>
                <w:color w:val="5C83B4"/>
                <w:spacing w:val="-2"/>
                <w:sz w:val="24"/>
              </w:rPr>
            </w:pPr>
            <w:r w:rsidRPr="00CC0718">
              <w:rPr>
                <w:b/>
                <w:color w:val="5C83B4"/>
                <w:spacing w:val="-2"/>
                <w:sz w:val="24"/>
              </w:rPr>
              <w:t>Codes\\AXIAL CODE\\Z - Additional Information\STUDENT ENGAGEMENT AND PARTICIPATION\student engagement by far has been quite good</w:t>
            </w:r>
          </w:p>
        </w:tc>
      </w:tr>
      <w:tr w:rsidRPr="00CC0718" w:rsidR="00C71DC8" w:rsidTr="3A33D0EC" w14:paraId="006A522C" w14:textId="77777777">
        <w:trPr>
          <w:trHeight w:val="459" w:hRule="exact"/>
        </w:trPr>
        <w:tc>
          <w:tcPr>
            <w:tcW w:w="1805" w:type="dxa"/>
            <w:shd w:val="clear" w:color="auto" w:fill="FFFFFF" w:themeFill="background1"/>
            <w:tcMar/>
          </w:tcPr>
          <w:p w:rsidRPr="00CC0718" w:rsidR="00C71DC8" w:rsidP="00244814" w:rsidRDefault="00C71DC8" w14:paraId="65C8FDCC" w14:textId="77777777">
            <w:pPr>
              <w:rPr>
                <w:b/>
                <w:color w:val="5C83B4"/>
                <w:spacing w:val="-2"/>
                <w:sz w:val="24"/>
              </w:rPr>
            </w:pPr>
            <w:r w:rsidRPr="00CC0718">
              <w:rPr>
                <w:b/>
                <w:color w:val="5C83B4"/>
                <w:spacing w:val="-2"/>
                <w:sz w:val="24"/>
              </w:rPr>
              <w:t>Classification:</w:t>
            </w:r>
          </w:p>
        </w:tc>
        <w:tc>
          <w:tcPr>
            <w:tcW w:w="8912" w:type="dxa"/>
            <w:gridSpan w:val="7"/>
            <w:vMerge/>
            <w:tcMar/>
          </w:tcPr>
          <w:p w:rsidRPr="00CC0718" w:rsidR="00C71DC8" w:rsidP="00244814" w:rsidRDefault="00C71DC8" w14:paraId="6ABD6F79" w14:textId="77777777"/>
        </w:tc>
      </w:tr>
      <w:tr w:rsidRPr="00CC0718" w:rsidR="00C71DC8" w:rsidTr="3A33D0EC" w14:paraId="7C5E4A35" w14:textId="77777777">
        <w:trPr>
          <w:trHeight w:val="444" w:hRule="exact"/>
        </w:trPr>
        <w:tc>
          <w:tcPr>
            <w:tcW w:w="1805" w:type="dxa"/>
            <w:shd w:val="clear" w:color="auto" w:fill="FFFFFF" w:themeFill="background1"/>
            <w:tcMar/>
          </w:tcPr>
          <w:p w:rsidRPr="00CC0718" w:rsidR="00C71DC8" w:rsidP="00244814" w:rsidRDefault="00C71DC8" w14:paraId="09DF13F7" w14:textId="77777777">
            <w:pPr>
              <w:rPr>
                <w:b/>
                <w:color w:val="5C83B4"/>
                <w:spacing w:val="-2"/>
                <w:sz w:val="24"/>
              </w:rPr>
            </w:pPr>
            <w:r w:rsidRPr="00CC0718">
              <w:rPr>
                <w:b/>
                <w:color w:val="5C83B4"/>
                <w:spacing w:val="-2"/>
                <w:sz w:val="24"/>
              </w:rPr>
              <w:t>Aggregated:</w:t>
            </w:r>
          </w:p>
        </w:tc>
        <w:tc>
          <w:tcPr>
            <w:tcW w:w="8912" w:type="dxa"/>
            <w:gridSpan w:val="7"/>
            <w:shd w:val="clear" w:color="auto" w:fill="FFFFFF" w:themeFill="background1"/>
            <w:tcMar/>
          </w:tcPr>
          <w:p w:rsidRPr="00CC0718" w:rsidR="00C71DC8" w:rsidP="00244814" w:rsidRDefault="00C71DC8" w14:paraId="4E0DA420" w14:textId="77777777">
            <w:pPr>
              <w:rPr>
                <w:b/>
                <w:color w:val="5C83B4"/>
                <w:spacing w:val="-2"/>
                <w:sz w:val="24"/>
              </w:rPr>
            </w:pPr>
            <w:r w:rsidRPr="00CC0718">
              <w:rPr>
                <w:b/>
                <w:color w:val="5C83B4"/>
                <w:spacing w:val="-2"/>
                <w:sz w:val="24"/>
              </w:rPr>
              <w:t>No</w:t>
            </w:r>
          </w:p>
        </w:tc>
      </w:tr>
      <w:tr w:rsidRPr="00CC0718" w:rsidR="00C71DC8" w:rsidTr="3A33D0EC" w14:paraId="71A0758E" w14:textId="77777777">
        <w:trPr>
          <w:trHeight w:val="344" w:hRule="exact"/>
        </w:trPr>
        <w:tc>
          <w:tcPr>
            <w:tcW w:w="3381" w:type="dxa"/>
            <w:gridSpan w:val="2"/>
            <w:tcBorders>
              <w:bottom w:val="single" w:color="8FB6EA" w:sz="5" w:space="0"/>
            </w:tcBorders>
            <w:shd w:val="clear" w:color="auto" w:fill="FFFFFF" w:themeFill="background1"/>
            <w:tcMar/>
          </w:tcPr>
          <w:p w:rsidRPr="00CC0718" w:rsidR="00C71DC8" w:rsidP="00244814" w:rsidRDefault="00C71DC8" w14:paraId="4851CF09" w14:textId="77777777">
            <w:pPr>
              <w:rPr>
                <w:color w:val="000000"/>
                <w:spacing w:val="-2"/>
                <w:sz w:val="18"/>
              </w:rPr>
            </w:pPr>
            <w:r w:rsidRPr="00CC0718">
              <w:rPr>
                <w:color w:val="000000"/>
                <w:spacing w:val="-2"/>
                <w:sz w:val="18"/>
              </w:rPr>
              <w:t>Document</w:t>
            </w:r>
          </w:p>
        </w:tc>
        <w:tc>
          <w:tcPr>
            <w:tcW w:w="1132" w:type="dxa"/>
            <w:tcBorders>
              <w:bottom w:val="single" w:color="8FB6EA" w:sz="5" w:space="0"/>
            </w:tcBorders>
            <w:shd w:val="clear" w:color="auto" w:fill="FFFFFF" w:themeFill="background1"/>
            <w:tcMar/>
          </w:tcPr>
          <w:p w:rsidRPr="00CC0718" w:rsidR="00C71DC8" w:rsidP="00244814" w:rsidRDefault="00C71DC8" w14:paraId="058068CF" w14:textId="77777777">
            <w:pPr>
              <w:rPr>
                <w:color w:val="000000"/>
                <w:spacing w:val="-2"/>
                <w:sz w:val="18"/>
              </w:rPr>
            </w:pPr>
            <w:r w:rsidRPr="00CC0718">
              <w:rPr>
                <w:color w:val="000000"/>
                <w:spacing w:val="-2"/>
                <w:sz w:val="18"/>
              </w:rPr>
              <w:t>1</w:t>
            </w:r>
          </w:p>
        </w:tc>
        <w:tc>
          <w:tcPr>
            <w:tcW w:w="1576" w:type="dxa"/>
            <w:gridSpan w:val="2"/>
            <w:tcBorders>
              <w:bottom w:val="single" w:color="8FB6EA" w:sz="5" w:space="0"/>
            </w:tcBorders>
            <w:shd w:val="clear" w:color="auto" w:fill="FFFFFF" w:themeFill="background1"/>
            <w:tcMar/>
          </w:tcPr>
          <w:p w:rsidRPr="00CC0718" w:rsidR="00C71DC8" w:rsidP="00244814" w:rsidRDefault="00C71DC8" w14:paraId="2A418D31" w14:textId="77777777">
            <w:pPr>
              <w:rPr>
                <w:color w:val="000000"/>
                <w:spacing w:val="-2"/>
                <w:sz w:val="18"/>
              </w:rPr>
            </w:pPr>
            <w:r w:rsidRPr="00CC0718">
              <w:rPr>
                <w:color w:val="000000"/>
                <w:spacing w:val="-2"/>
                <w:sz w:val="18"/>
              </w:rPr>
              <w:t>1</w:t>
            </w:r>
          </w:p>
        </w:tc>
        <w:tc>
          <w:tcPr>
            <w:tcW w:w="1362" w:type="dxa"/>
            <w:tcBorders>
              <w:bottom w:val="single" w:color="8FB6EA" w:sz="5" w:space="0"/>
            </w:tcBorders>
            <w:shd w:val="clear" w:color="auto" w:fill="FFFFFF" w:themeFill="background1"/>
            <w:tcMar/>
          </w:tcPr>
          <w:p w:rsidRPr="00CC0718" w:rsidR="00C71DC8" w:rsidP="00244814" w:rsidRDefault="00C71DC8" w14:paraId="2FD248EC" w14:textId="77777777">
            <w:pPr>
              <w:rPr>
                <w:color w:val="000000"/>
                <w:spacing w:val="-2"/>
                <w:sz w:val="18"/>
              </w:rPr>
            </w:pPr>
            <w:r w:rsidRPr="00CC0718">
              <w:rPr>
                <w:color w:val="000000"/>
                <w:spacing w:val="-2"/>
                <w:sz w:val="18"/>
              </w:rPr>
              <w:t>8</w:t>
            </w:r>
          </w:p>
        </w:tc>
        <w:tc>
          <w:tcPr>
            <w:tcW w:w="1690" w:type="dxa"/>
            <w:tcBorders>
              <w:bottom w:val="single" w:color="8FB6EA" w:sz="5" w:space="0"/>
            </w:tcBorders>
            <w:shd w:val="clear" w:color="auto" w:fill="FFFFFF" w:themeFill="background1"/>
            <w:tcMar/>
          </w:tcPr>
          <w:p w:rsidRPr="00CC0718" w:rsidR="00C71DC8" w:rsidP="00244814" w:rsidRDefault="00C71DC8" w14:paraId="31446173" w14:textId="77777777">
            <w:pPr>
              <w:rPr>
                <w:color w:val="000000"/>
                <w:spacing w:val="-2"/>
                <w:sz w:val="18"/>
              </w:rPr>
            </w:pPr>
            <w:r w:rsidRPr="00CC0718">
              <w:rPr>
                <w:color w:val="000000"/>
                <w:spacing w:val="-2"/>
                <w:sz w:val="18"/>
              </w:rPr>
              <w:t>1</w:t>
            </w:r>
          </w:p>
        </w:tc>
        <w:tc>
          <w:tcPr>
            <w:tcW w:w="1576" w:type="dxa"/>
            <w:tcBorders>
              <w:bottom w:val="single" w:color="8FB6EA" w:sz="5" w:space="0"/>
            </w:tcBorders>
            <w:shd w:val="clear" w:color="auto" w:fill="FFFFFF" w:themeFill="background1"/>
            <w:tcMar/>
          </w:tcPr>
          <w:p w:rsidRPr="00CC0718" w:rsidR="00C71DC8" w:rsidP="00244814" w:rsidRDefault="00C71DC8" w14:paraId="275B38D8" w14:textId="77777777">
            <w:pPr>
              <w:rPr>
                <w:color w:val="000000"/>
                <w:spacing w:val="-2"/>
                <w:sz w:val="18"/>
              </w:rPr>
            </w:pPr>
          </w:p>
        </w:tc>
      </w:tr>
      <w:tr w:rsidRPr="00CC0718" w:rsidR="00C71DC8" w:rsidTr="3A33D0EC" w14:paraId="052F8303" w14:textId="77777777">
        <w:trPr>
          <w:trHeight w:val="444" w:hRule="exact"/>
        </w:trPr>
        <w:tc>
          <w:tcPr>
            <w:tcW w:w="10717" w:type="dxa"/>
            <w:gridSpan w:val="8"/>
            <w:tcBorders>
              <w:top w:val="single" w:color="8FB6EA" w:sz="5" w:space="0"/>
            </w:tcBorders>
            <w:tcMar/>
          </w:tcPr>
          <w:p w:rsidRPr="00CC0718" w:rsidR="00C71DC8" w:rsidP="00244814" w:rsidRDefault="00C71DC8" w14:paraId="33CAC68B" w14:textId="77777777"/>
        </w:tc>
      </w:tr>
      <w:tr w:rsidRPr="00CC0718" w:rsidR="00C71DC8" w:rsidTr="3A33D0EC" w14:paraId="47D3FB5A" w14:textId="77777777">
        <w:trPr>
          <w:trHeight w:val="602" w:hRule="exact"/>
        </w:trPr>
        <w:tc>
          <w:tcPr>
            <w:tcW w:w="10717" w:type="dxa"/>
            <w:gridSpan w:val="8"/>
            <w:shd w:val="clear" w:color="auto" w:fill="FFFFFF" w:themeFill="background1"/>
            <w:tcMar/>
          </w:tcPr>
          <w:p w:rsidRPr="00CC0718" w:rsidR="00C71DC8" w:rsidP="00244814" w:rsidRDefault="00C71DC8" w14:paraId="0AC1CCA1" w14:textId="77777777">
            <w:pPr>
              <w:rPr>
                <w:b/>
                <w:color w:val="5C83B4"/>
                <w:spacing w:val="-2"/>
                <w:sz w:val="24"/>
              </w:rPr>
            </w:pPr>
          </w:p>
        </w:tc>
      </w:tr>
      <w:tr w:rsidRPr="00CC0718" w:rsidR="00C71DC8" w:rsidTr="3A33D0EC" w14:paraId="22AE823F" w14:textId="77777777">
        <w:trPr>
          <w:trHeight w:val="458" w:hRule="exact"/>
        </w:trPr>
        <w:tc>
          <w:tcPr>
            <w:tcW w:w="1805" w:type="dxa"/>
            <w:shd w:val="clear" w:color="auto" w:fill="FFFFFF" w:themeFill="background1"/>
            <w:tcMar/>
          </w:tcPr>
          <w:p w:rsidRPr="00CC0718" w:rsidR="00C71DC8" w:rsidP="00244814" w:rsidRDefault="00C71DC8" w14:paraId="2A5E94BF" w14:textId="77777777">
            <w:pPr>
              <w:rPr>
                <w:b/>
                <w:color w:val="5C83B4"/>
                <w:spacing w:val="-2"/>
                <w:sz w:val="24"/>
              </w:rPr>
            </w:pPr>
            <w:r w:rsidRPr="00CC0718">
              <w:rPr>
                <w:b/>
                <w:color w:val="5C83B4"/>
                <w:spacing w:val="-2"/>
                <w:sz w:val="24"/>
              </w:rPr>
              <w:t>Nickname:</w:t>
            </w:r>
          </w:p>
        </w:tc>
        <w:tc>
          <w:tcPr>
            <w:tcW w:w="8912" w:type="dxa"/>
            <w:gridSpan w:val="7"/>
            <w:vMerge w:val="restart"/>
            <w:shd w:val="clear" w:color="auto" w:fill="FFFFFF" w:themeFill="background1"/>
            <w:tcMar/>
          </w:tcPr>
          <w:p w:rsidRPr="00CC0718" w:rsidR="00C71DC8" w:rsidP="3A33D0EC" w:rsidRDefault="00C71DC8" w14:paraId="097D3031" w14:textId="77777777">
            <w:pPr>
              <w:rPr>
                <w:b w:val="1"/>
                <w:bCs w:val="1"/>
                <w:color w:val="5C83B4"/>
                <w:spacing w:val="-2"/>
                <w:sz w:val="24"/>
                <w:szCs w:val="24"/>
                <w:lang w:val="en-US"/>
              </w:rPr>
            </w:pPr>
            <w:r w:rsidRPr="3A33D0EC" w:rsidR="00C71DC8">
              <w:rPr>
                <w:b w:val="1"/>
                <w:bCs w:val="1"/>
                <w:color w:val="5C83B4"/>
                <w:spacing w:val="-2"/>
                <w:sz w:val="24"/>
                <w:szCs w:val="24"/>
                <w:lang w:val="en-US"/>
              </w:rPr>
              <w:t xml:space="preserve">Codes\\AXIAL CODE\\Z - Additional Information\STUDENT ENGAGEMENT AND PARTICIPATION\there is quite </w:t>
            </w:r>
            <w:r w:rsidRPr="3A33D0EC" w:rsidR="00C71DC8">
              <w:rPr>
                <w:b w:val="1"/>
                <w:bCs w:val="1"/>
                <w:color w:val="5C83B4"/>
                <w:spacing w:val="-2"/>
                <w:sz w:val="24"/>
                <w:szCs w:val="24"/>
                <w:lang w:val="en-US"/>
              </w:rPr>
              <w:t>a large number of</w:t>
            </w:r>
            <w:r w:rsidRPr="3A33D0EC" w:rsidR="00C71DC8">
              <w:rPr>
                <w:b w:val="1"/>
                <w:bCs w:val="1"/>
                <w:color w:val="5C83B4"/>
                <w:spacing w:val="-2"/>
                <w:sz w:val="24"/>
                <w:szCs w:val="24"/>
                <w:lang w:val="en-US"/>
              </w:rPr>
              <w:t xml:space="preserve"> people who are attending the event</w:t>
            </w:r>
          </w:p>
        </w:tc>
      </w:tr>
      <w:tr w:rsidRPr="00CC0718" w:rsidR="00C71DC8" w:rsidTr="3A33D0EC" w14:paraId="76233ED7" w14:textId="77777777">
        <w:trPr>
          <w:trHeight w:val="444" w:hRule="exact"/>
        </w:trPr>
        <w:tc>
          <w:tcPr>
            <w:tcW w:w="1805" w:type="dxa"/>
            <w:shd w:val="clear" w:color="auto" w:fill="FFFFFF" w:themeFill="background1"/>
            <w:tcMar/>
          </w:tcPr>
          <w:p w:rsidRPr="00CC0718" w:rsidR="00C71DC8" w:rsidP="00244814" w:rsidRDefault="00C71DC8" w14:paraId="1BC77871" w14:textId="77777777">
            <w:pPr>
              <w:rPr>
                <w:b/>
                <w:color w:val="5C83B4"/>
                <w:spacing w:val="-2"/>
                <w:sz w:val="24"/>
              </w:rPr>
            </w:pPr>
            <w:r w:rsidRPr="00CC0718">
              <w:rPr>
                <w:b/>
                <w:color w:val="5C83B4"/>
                <w:spacing w:val="-2"/>
                <w:sz w:val="24"/>
              </w:rPr>
              <w:t>Classification:</w:t>
            </w:r>
          </w:p>
        </w:tc>
        <w:tc>
          <w:tcPr>
            <w:tcW w:w="8912" w:type="dxa"/>
            <w:gridSpan w:val="7"/>
            <w:vMerge/>
            <w:tcMar/>
          </w:tcPr>
          <w:p w:rsidRPr="00CC0718" w:rsidR="00C71DC8" w:rsidP="00244814" w:rsidRDefault="00C71DC8" w14:paraId="4E643A73" w14:textId="77777777"/>
        </w:tc>
      </w:tr>
      <w:tr w:rsidRPr="00CC0718" w:rsidR="00C71DC8" w:rsidTr="3A33D0EC" w14:paraId="2973908C" w14:textId="77777777">
        <w:trPr>
          <w:trHeight w:val="459" w:hRule="exact"/>
        </w:trPr>
        <w:tc>
          <w:tcPr>
            <w:tcW w:w="1805" w:type="dxa"/>
            <w:shd w:val="clear" w:color="auto" w:fill="FFFFFF" w:themeFill="background1"/>
            <w:tcMar/>
          </w:tcPr>
          <w:p w:rsidRPr="00CC0718" w:rsidR="00C71DC8" w:rsidP="00244814" w:rsidRDefault="00C71DC8" w14:paraId="412EC1FB" w14:textId="77777777">
            <w:pPr>
              <w:rPr>
                <w:b/>
                <w:color w:val="5C83B4"/>
                <w:spacing w:val="-2"/>
                <w:sz w:val="24"/>
              </w:rPr>
            </w:pPr>
            <w:r w:rsidRPr="00CC0718">
              <w:rPr>
                <w:b/>
                <w:color w:val="5C83B4"/>
                <w:spacing w:val="-2"/>
                <w:sz w:val="24"/>
              </w:rPr>
              <w:t>Aggregated:</w:t>
            </w:r>
          </w:p>
        </w:tc>
        <w:tc>
          <w:tcPr>
            <w:tcW w:w="8912" w:type="dxa"/>
            <w:gridSpan w:val="7"/>
            <w:shd w:val="clear" w:color="auto" w:fill="FFFFFF" w:themeFill="background1"/>
            <w:tcMar/>
          </w:tcPr>
          <w:p w:rsidRPr="00CC0718" w:rsidR="00C71DC8" w:rsidP="00244814" w:rsidRDefault="00C71DC8" w14:paraId="39D48809" w14:textId="77777777">
            <w:pPr>
              <w:rPr>
                <w:b/>
                <w:color w:val="5C83B4"/>
                <w:spacing w:val="-2"/>
                <w:sz w:val="24"/>
              </w:rPr>
            </w:pPr>
            <w:r w:rsidRPr="00CC0718">
              <w:rPr>
                <w:b/>
                <w:color w:val="5C83B4"/>
                <w:spacing w:val="-2"/>
                <w:sz w:val="24"/>
              </w:rPr>
              <w:t>No</w:t>
            </w:r>
          </w:p>
        </w:tc>
      </w:tr>
      <w:tr w:rsidRPr="00CC0718" w:rsidR="00C71DC8" w:rsidTr="3A33D0EC" w14:paraId="1FA74C8C" w14:textId="77777777">
        <w:trPr>
          <w:trHeight w:val="329" w:hRule="exact"/>
        </w:trPr>
        <w:tc>
          <w:tcPr>
            <w:tcW w:w="3381" w:type="dxa"/>
            <w:gridSpan w:val="2"/>
            <w:tcBorders>
              <w:bottom w:val="single" w:color="8FB6EA" w:sz="5" w:space="0"/>
            </w:tcBorders>
            <w:shd w:val="clear" w:color="auto" w:fill="FFFFFF" w:themeFill="background1"/>
            <w:tcMar/>
          </w:tcPr>
          <w:p w:rsidRPr="00CC0718" w:rsidR="00C71DC8" w:rsidP="00244814" w:rsidRDefault="00C71DC8" w14:paraId="517D0514" w14:textId="77777777">
            <w:pPr>
              <w:rPr>
                <w:color w:val="000000"/>
                <w:spacing w:val="-2"/>
                <w:sz w:val="18"/>
              </w:rPr>
            </w:pPr>
            <w:r w:rsidRPr="00CC0718">
              <w:rPr>
                <w:color w:val="000000"/>
                <w:spacing w:val="-2"/>
                <w:sz w:val="18"/>
              </w:rPr>
              <w:t>Document</w:t>
            </w:r>
          </w:p>
        </w:tc>
        <w:tc>
          <w:tcPr>
            <w:tcW w:w="1132" w:type="dxa"/>
            <w:tcBorders>
              <w:bottom w:val="single" w:color="8FB6EA" w:sz="5" w:space="0"/>
            </w:tcBorders>
            <w:shd w:val="clear" w:color="auto" w:fill="FFFFFF" w:themeFill="background1"/>
            <w:tcMar/>
          </w:tcPr>
          <w:p w:rsidRPr="00CC0718" w:rsidR="00C71DC8" w:rsidP="00244814" w:rsidRDefault="00C71DC8" w14:paraId="4438AF46" w14:textId="77777777">
            <w:pPr>
              <w:rPr>
                <w:color w:val="000000"/>
                <w:spacing w:val="-2"/>
                <w:sz w:val="18"/>
              </w:rPr>
            </w:pPr>
            <w:r w:rsidRPr="00CC0718">
              <w:rPr>
                <w:color w:val="000000"/>
                <w:spacing w:val="-2"/>
                <w:sz w:val="18"/>
              </w:rPr>
              <w:t>1</w:t>
            </w:r>
          </w:p>
        </w:tc>
        <w:tc>
          <w:tcPr>
            <w:tcW w:w="1576" w:type="dxa"/>
            <w:gridSpan w:val="2"/>
            <w:tcBorders>
              <w:bottom w:val="single" w:color="8FB6EA" w:sz="5" w:space="0"/>
            </w:tcBorders>
            <w:shd w:val="clear" w:color="auto" w:fill="FFFFFF" w:themeFill="background1"/>
            <w:tcMar/>
          </w:tcPr>
          <w:p w:rsidRPr="00CC0718" w:rsidR="00C71DC8" w:rsidP="00244814" w:rsidRDefault="00C71DC8" w14:paraId="4DA8F68E" w14:textId="77777777">
            <w:pPr>
              <w:rPr>
                <w:color w:val="000000"/>
                <w:spacing w:val="-2"/>
                <w:sz w:val="18"/>
              </w:rPr>
            </w:pPr>
            <w:r w:rsidRPr="00CC0718">
              <w:rPr>
                <w:color w:val="000000"/>
                <w:spacing w:val="-2"/>
                <w:sz w:val="18"/>
              </w:rPr>
              <w:t>1</w:t>
            </w:r>
          </w:p>
        </w:tc>
        <w:tc>
          <w:tcPr>
            <w:tcW w:w="1362" w:type="dxa"/>
            <w:tcBorders>
              <w:bottom w:val="single" w:color="8FB6EA" w:sz="5" w:space="0"/>
            </w:tcBorders>
            <w:shd w:val="clear" w:color="auto" w:fill="FFFFFF" w:themeFill="background1"/>
            <w:tcMar/>
          </w:tcPr>
          <w:p w:rsidRPr="00CC0718" w:rsidR="00C71DC8" w:rsidP="00244814" w:rsidRDefault="00C71DC8" w14:paraId="66079587" w14:textId="77777777">
            <w:pPr>
              <w:rPr>
                <w:color w:val="000000"/>
                <w:spacing w:val="-2"/>
                <w:sz w:val="18"/>
              </w:rPr>
            </w:pPr>
            <w:r w:rsidRPr="00CC0718">
              <w:rPr>
                <w:color w:val="000000"/>
                <w:spacing w:val="-2"/>
                <w:sz w:val="18"/>
              </w:rPr>
              <w:t>13</w:t>
            </w:r>
          </w:p>
        </w:tc>
        <w:tc>
          <w:tcPr>
            <w:tcW w:w="1690" w:type="dxa"/>
            <w:tcBorders>
              <w:bottom w:val="single" w:color="8FB6EA" w:sz="5" w:space="0"/>
            </w:tcBorders>
            <w:shd w:val="clear" w:color="auto" w:fill="FFFFFF" w:themeFill="background1"/>
            <w:tcMar/>
          </w:tcPr>
          <w:p w:rsidRPr="00CC0718" w:rsidR="00C71DC8" w:rsidP="00244814" w:rsidRDefault="00C71DC8" w14:paraId="4C00441E" w14:textId="77777777">
            <w:pPr>
              <w:rPr>
                <w:color w:val="000000"/>
                <w:spacing w:val="-2"/>
                <w:sz w:val="18"/>
              </w:rPr>
            </w:pPr>
            <w:r w:rsidRPr="00CC0718">
              <w:rPr>
                <w:color w:val="000000"/>
                <w:spacing w:val="-2"/>
                <w:sz w:val="18"/>
              </w:rPr>
              <w:t>1</w:t>
            </w:r>
          </w:p>
        </w:tc>
        <w:tc>
          <w:tcPr>
            <w:tcW w:w="1576" w:type="dxa"/>
            <w:tcBorders>
              <w:bottom w:val="single" w:color="8FB6EA" w:sz="5" w:space="0"/>
            </w:tcBorders>
            <w:shd w:val="clear" w:color="auto" w:fill="FFFFFF" w:themeFill="background1"/>
            <w:tcMar/>
          </w:tcPr>
          <w:p w:rsidRPr="00CC0718" w:rsidR="00C71DC8" w:rsidP="00244814" w:rsidRDefault="00C71DC8" w14:paraId="41421834" w14:textId="77777777">
            <w:pPr>
              <w:rPr>
                <w:color w:val="000000"/>
                <w:spacing w:val="-2"/>
                <w:sz w:val="18"/>
              </w:rPr>
            </w:pPr>
          </w:p>
        </w:tc>
      </w:tr>
      <w:tr w:rsidRPr="00CC0718" w:rsidR="00C71DC8" w:rsidTr="3A33D0EC" w14:paraId="0ACE1252" w14:textId="77777777">
        <w:trPr>
          <w:trHeight w:val="459" w:hRule="exact"/>
        </w:trPr>
        <w:tc>
          <w:tcPr>
            <w:tcW w:w="10717" w:type="dxa"/>
            <w:gridSpan w:val="8"/>
            <w:tcBorders>
              <w:top w:val="single" w:color="8FB6EA" w:sz="5" w:space="0"/>
            </w:tcBorders>
            <w:tcMar/>
          </w:tcPr>
          <w:p w:rsidRPr="00CC0718" w:rsidR="00C71DC8" w:rsidP="00244814" w:rsidRDefault="00C71DC8" w14:paraId="70305F8A" w14:textId="77777777"/>
        </w:tc>
      </w:tr>
      <w:tr w:rsidRPr="00CC0718" w:rsidR="00C71DC8" w:rsidTr="3A33D0EC" w14:paraId="33736889" w14:textId="77777777">
        <w:trPr>
          <w:trHeight w:val="874" w:hRule="exact"/>
        </w:trPr>
        <w:tc>
          <w:tcPr>
            <w:tcW w:w="10717" w:type="dxa"/>
            <w:gridSpan w:val="8"/>
            <w:shd w:val="clear" w:color="auto" w:fill="FFFFFF" w:themeFill="background1"/>
            <w:tcMar/>
          </w:tcPr>
          <w:p w:rsidRPr="00CC0718" w:rsidR="00C71DC8" w:rsidP="3A33D0EC" w:rsidRDefault="00C71DC8" w14:paraId="1EA17788" w14:textId="77777777">
            <w:pPr>
              <w:rPr>
                <w:b w:val="1"/>
                <w:bCs w:val="1"/>
                <w:color w:val="5C83B4"/>
                <w:spacing w:val="-2"/>
                <w:sz w:val="24"/>
                <w:szCs w:val="24"/>
                <w:lang w:val="en-US"/>
              </w:rPr>
            </w:pPr>
            <w:bookmarkStart w:name="CodesAXIALCODEZAdditionalInformationSTUD" w:id="81"/>
            <w:r w:rsidRPr="3A33D0EC" w:rsidR="00C71DC8">
              <w:rPr>
                <w:b w:val="1"/>
                <w:bCs w:val="1"/>
                <w:color w:val="5C83B4"/>
                <w:spacing w:val="-2"/>
                <w:sz w:val="24"/>
                <w:szCs w:val="24"/>
                <w:lang w:val="en-US"/>
              </w:rPr>
              <w:t xml:space="preserve">Codes\\AXIAL CODE\\Z - Additional Information\STUDENT ENGAGEMENT AND PARTICIPATION\we are doing good because we are getting all the </w:t>
            </w:r>
            <w:r w:rsidRPr="3A33D0EC" w:rsidR="00C71DC8">
              <w:rPr>
                <w:b w:val="1"/>
                <w:bCs w:val="1"/>
                <w:color w:val="5C83B4"/>
                <w:spacing w:val="-2"/>
                <w:sz w:val="24"/>
                <w:szCs w:val="24"/>
                <w:lang w:val="en-US"/>
              </w:rPr>
              <w:t>impressions</w:t>
            </w:r>
            <w:r w:rsidRPr="3A33D0EC" w:rsidR="00C71DC8">
              <w:rPr>
                <w:b w:val="1"/>
                <w:bCs w:val="1"/>
                <w:color w:val="5C83B4"/>
                <w:spacing w:val="-2"/>
                <w:sz w:val="24"/>
                <w:szCs w:val="24"/>
                <w:lang w:val="en-US"/>
              </w:rPr>
              <w:t xml:space="preserve"> we are getting all </w:t>
            </w:r>
            <w:r w:rsidRPr="3A33D0EC" w:rsidR="00C71DC8">
              <w:rPr>
                <w:b w:val="1"/>
                <w:bCs w:val="1"/>
                <w:color w:val="5C83B4"/>
                <w:spacing w:val="-2"/>
                <w:sz w:val="24"/>
                <w:szCs w:val="24"/>
                <w:lang w:val="en-US"/>
              </w:rPr>
              <w:t xml:space="preserve">the you</w:t>
            </w:r>
            <w:r w:rsidRPr="3A33D0EC" w:rsidR="00C71DC8">
              <w:rPr>
                <w:b w:val="1"/>
                <w:bCs w:val="1"/>
                <w:color w:val="5C83B4"/>
                <w:spacing w:val="-2"/>
                <w:sz w:val="24"/>
                <w:szCs w:val="24"/>
                <w:lang w:val="en-US"/>
              </w:rPr>
              <w:t xml:space="preserve"> know engagement we are getting pulse</w:t>
            </w:r>
            <w:bookmarkEnd w:id="81"/>
          </w:p>
        </w:tc>
      </w:tr>
      <w:tr w:rsidRPr="00CC0718" w:rsidR="00C71DC8" w:rsidTr="3A33D0EC" w14:paraId="1A2F6DBA" w14:textId="77777777">
        <w:trPr>
          <w:trHeight w:val="458" w:hRule="exact"/>
        </w:trPr>
        <w:tc>
          <w:tcPr>
            <w:tcW w:w="1805" w:type="dxa"/>
            <w:shd w:val="clear" w:color="auto" w:fill="FFFFFF" w:themeFill="background1"/>
            <w:tcMar/>
          </w:tcPr>
          <w:p w:rsidRPr="00CC0718" w:rsidR="00C71DC8" w:rsidP="00244814" w:rsidRDefault="00C71DC8" w14:paraId="6D7E1839" w14:textId="77777777">
            <w:pPr>
              <w:rPr>
                <w:b/>
                <w:color w:val="5C83B4"/>
                <w:spacing w:val="-2"/>
                <w:sz w:val="24"/>
              </w:rPr>
            </w:pPr>
            <w:r w:rsidRPr="00CC0718">
              <w:rPr>
                <w:b/>
                <w:color w:val="5C83B4"/>
                <w:spacing w:val="-2"/>
                <w:sz w:val="24"/>
              </w:rPr>
              <w:t>Nickname:</w:t>
            </w:r>
          </w:p>
        </w:tc>
        <w:tc>
          <w:tcPr>
            <w:tcW w:w="8912" w:type="dxa"/>
            <w:gridSpan w:val="7"/>
            <w:vMerge w:val="restart"/>
            <w:shd w:val="clear" w:color="auto" w:fill="FFFFFF" w:themeFill="background1"/>
            <w:tcMar/>
          </w:tcPr>
          <w:p w:rsidRPr="00CC0718" w:rsidR="00C71DC8" w:rsidP="00244814" w:rsidRDefault="00C71DC8" w14:paraId="1974355A" w14:textId="77777777">
            <w:pPr>
              <w:rPr>
                <w:b/>
                <w:color w:val="5C83B4"/>
                <w:spacing w:val="-2"/>
                <w:sz w:val="24"/>
              </w:rPr>
            </w:pPr>
          </w:p>
        </w:tc>
      </w:tr>
      <w:tr w:rsidRPr="00CC0718" w:rsidR="00C71DC8" w:rsidTr="3A33D0EC" w14:paraId="29126822" w14:textId="77777777">
        <w:trPr>
          <w:trHeight w:val="445" w:hRule="exact"/>
        </w:trPr>
        <w:tc>
          <w:tcPr>
            <w:tcW w:w="1805" w:type="dxa"/>
            <w:shd w:val="clear" w:color="auto" w:fill="FFFFFF" w:themeFill="background1"/>
            <w:tcMar/>
          </w:tcPr>
          <w:p w:rsidRPr="00CC0718" w:rsidR="00C71DC8" w:rsidP="00244814" w:rsidRDefault="00C71DC8" w14:paraId="28913C9B" w14:textId="77777777">
            <w:pPr>
              <w:rPr>
                <w:b/>
                <w:color w:val="5C83B4"/>
                <w:spacing w:val="-2"/>
                <w:sz w:val="24"/>
              </w:rPr>
            </w:pPr>
            <w:r w:rsidRPr="00CC0718">
              <w:rPr>
                <w:b/>
                <w:color w:val="5C83B4"/>
                <w:spacing w:val="-2"/>
                <w:sz w:val="24"/>
              </w:rPr>
              <w:t>Classification:</w:t>
            </w:r>
          </w:p>
        </w:tc>
        <w:tc>
          <w:tcPr>
            <w:tcW w:w="8912" w:type="dxa"/>
            <w:gridSpan w:val="7"/>
            <w:vMerge/>
            <w:tcMar/>
          </w:tcPr>
          <w:p w:rsidRPr="00CC0718" w:rsidR="00C71DC8" w:rsidP="00244814" w:rsidRDefault="00C71DC8" w14:paraId="66CEDD73" w14:textId="77777777"/>
        </w:tc>
      </w:tr>
      <w:tr w:rsidRPr="00CC0718" w:rsidR="00C71DC8" w:rsidTr="3A33D0EC" w14:paraId="048A4E71" w14:textId="77777777">
        <w:trPr>
          <w:trHeight w:val="458" w:hRule="exact"/>
        </w:trPr>
        <w:tc>
          <w:tcPr>
            <w:tcW w:w="1805" w:type="dxa"/>
            <w:shd w:val="clear" w:color="auto" w:fill="FFFFFF" w:themeFill="background1"/>
            <w:tcMar/>
          </w:tcPr>
          <w:p w:rsidRPr="00CC0718" w:rsidR="00C71DC8" w:rsidP="00244814" w:rsidRDefault="00C71DC8" w14:paraId="4231B4A5" w14:textId="77777777">
            <w:pPr>
              <w:rPr>
                <w:b/>
                <w:color w:val="5C83B4"/>
                <w:spacing w:val="-2"/>
                <w:sz w:val="24"/>
              </w:rPr>
            </w:pPr>
            <w:r w:rsidRPr="00CC0718">
              <w:rPr>
                <w:b/>
                <w:color w:val="5C83B4"/>
                <w:spacing w:val="-2"/>
                <w:sz w:val="24"/>
              </w:rPr>
              <w:t>Aggregated:</w:t>
            </w:r>
          </w:p>
        </w:tc>
        <w:tc>
          <w:tcPr>
            <w:tcW w:w="8912" w:type="dxa"/>
            <w:gridSpan w:val="7"/>
            <w:shd w:val="clear" w:color="auto" w:fill="FFFFFF" w:themeFill="background1"/>
            <w:tcMar/>
          </w:tcPr>
          <w:p w:rsidRPr="00CC0718" w:rsidR="00C71DC8" w:rsidP="00244814" w:rsidRDefault="00C71DC8" w14:paraId="07EC050C" w14:textId="77777777">
            <w:pPr>
              <w:rPr>
                <w:b/>
                <w:color w:val="5C83B4"/>
                <w:spacing w:val="-2"/>
                <w:sz w:val="24"/>
              </w:rPr>
            </w:pPr>
            <w:r w:rsidRPr="00CC0718">
              <w:rPr>
                <w:b/>
                <w:color w:val="5C83B4"/>
                <w:spacing w:val="-2"/>
                <w:sz w:val="24"/>
              </w:rPr>
              <w:t>No</w:t>
            </w:r>
          </w:p>
        </w:tc>
      </w:tr>
      <w:tr w:rsidRPr="00CC0718" w:rsidR="00C71DC8" w:rsidTr="3A33D0EC" w14:paraId="37453B6C" w14:textId="77777777">
        <w:trPr>
          <w:trHeight w:val="330" w:hRule="exact"/>
        </w:trPr>
        <w:tc>
          <w:tcPr>
            <w:tcW w:w="3381" w:type="dxa"/>
            <w:gridSpan w:val="2"/>
            <w:tcBorders>
              <w:bottom w:val="single" w:color="8FB6EA" w:sz="5" w:space="0"/>
            </w:tcBorders>
            <w:shd w:val="clear" w:color="auto" w:fill="FFFFFF" w:themeFill="background1"/>
            <w:tcMar/>
          </w:tcPr>
          <w:p w:rsidRPr="00CC0718" w:rsidR="00C71DC8" w:rsidP="00244814" w:rsidRDefault="00C71DC8" w14:paraId="48EFF78D" w14:textId="77777777">
            <w:pPr>
              <w:rPr>
                <w:color w:val="000000"/>
                <w:spacing w:val="-2"/>
                <w:sz w:val="18"/>
              </w:rPr>
            </w:pPr>
            <w:r w:rsidRPr="00CC0718">
              <w:rPr>
                <w:color w:val="000000"/>
                <w:spacing w:val="-2"/>
                <w:sz w:val="18"/>
              </w:rPr>
              <w:t>Document</w:t>
            </w:r>
          </w:p>
        </w:tc>
        <w:tc>
          <w:tcPr>
            <w:tcW w:w="1132" w:type="dxa"/>
            <w:tcBorders>
              <w:bottom w:val="single" w:color="8FB6EA" w:sz="5" w:space="0"/>
            </w:tcBorders>
            <w:shd w:val="clear" w:color="auto" w:fill="FFFFFF" w:themeFill="background1"/>
            <w:tcMar/>
          </w:tcPr>
          <w:p w:rsidRPr="00CC0718" w:rsidR="00C71DC8" w:rsidP="00244814" w:rsidRDefault="00C71DC8" w14:paraId="38F8C666" w14:textId="77777777">
            <w:pPr>
              <w:rPr>
                <w:color w:val="000000"/>
                <w:spacing w:val="-2"/>
                <w:sz w:val="18"/>
              </w:rPr>
            </w:pPr>
            <w:r w:rsidRPr="00CC0718">
              <w:rPr>
                <w:color w:val="000000"/>
                <w:spacing w:val="-2"/>
                <w:sz w:val="18"/>
              </w:rPr>
              <w:t>1</w:t>
            </w:r>
          </w:p>
        </w:tc>
        <w:tc>
          <w:tcPr>
            <w:tcW w:w="1576" w:type="dxa"/>
            <w:gridSpan w:val="2"/>
            <w:tcBorders>
              <w:bottom w:val="single" w:color="8FB6EA" w:sz="5" w:space="0"/>
            </w:tcBorders>
            <w:shd w:val="clear" w:color="auto" w:fill="FFFFFF" w:themeFill="background1"/>
            <w:tcMar/>
          </w:tcPr>
          <w:p w:rsidRPr="00CC0718" w:rsidR="00C71DC8" w:rsidP="00244814" w:rsidRDefault="00C71DC8" w14:paraId="3ADFF94B" w14:textId="77777777">
            <w:pPr>
              <w:rPr>
                <w:color w:val="000000"/>
                <w:spacing w:val="-2"/>
                <w:sz w:val="18"/>
              </w:rPr>
            </w:pPr>
            <w:r w:rsidRPr="00CC0718">
              <w:rPr>
                <w:color w:val="000000"/>
                <w:spacing w:val="-2"/>
                <w:sz w:val="18"/>
              </w:rPr>
              <w:t>1</w:t>
            </w:r>
          </w:p>
        </w:tc>
        <w:tc>
          <w:tcPr>
            <w:tcW w:w="1362" w:type="dxa"/>
            <w:tcBorders>
              <w:bottom w:val="single" w:color="8FB6EA" w:sz="5" w:space="0"/>
            </w:tcBorders>
            <w:shd w:val="clear" w:color="auto" w:fill="FFFFFF" w:themeFill="background1"/>
            <w:tcMar/>
          </w:tcPr>
          <w:p w:rsidRPr="00CC0718" w:rsidR="00C71DC8" w:rsidP="00244814" w:rsidRDefault="00C71DC8" w14:paraId="3D6B7B9A" w14:textId="77777777">
            <w:pPr>
              <w:rPr>
                <w:color w:val="000000"/>
                <w:spacing w:val="-2"/>
                <w:sz w:val="18"/>
              </w:rPr>
            </w:pPr>
            <w:r w:rsidRPr="00CC0718">
              <w:rPr>
                <w:color w:val="000000"/>
                <w:spacing w:val="-2"/>
                <w:sz w:val="18"/>
              </w:rPr>
              <w:t>23</w:t>
            </w:r>
          </w:p>
        </w:tc>
        <w:tc>
          <w:tcPr>
            <w:tcW w:w="1690" w:type="dxa"/>
            <w:tcBorders>
              <w:bottom w:val="single" w:color="8FB6EA" w:sz="5" w:space="0"/>
            </w:tcBorders>
            <w:shd w:val="clear" w:color="auto" w:fill="FFFFFF" w:themeFill="background1"/>
            <w:tcMar/>
          </w:tcPr>
          <w:p w:rsidRPr="00CC0718" w:rsidR="00C71DC8" w:rsidP="00244814" w:rsidRDefault="00C71DC8" w14:paraId="5F71961D" w14:textId="77777777">
            <w:pPr>
              <w:rPr>
                <w:color w:val="000000"/>
                <w:spacing w:val="-2"/>
                <w:sz w:val="18"/>
              </w:rPr>
            </w:pPr>
            <w:r w:rsidRPr="00CC0718">
              <w:rPr>
                <w:color w:val="000000"/>
                <w:spacing w:val="-2"/>
                <w:sz w:val="18"/>
              </w:rPr>
              <w:t>1</w:t>
            </w:r>
          </w:p>
        </w:tc>
        <w:tc>
          <w:tcPr>
            <w:tcW w:w="1576" w:type="dxa"/>
            <w:tcBorders>
              <w:bottom w:val="single" w:color="8FB6EA" w:sz="5" w:space="0"/>
            </w:tcBorders>
            <w:shd w:val="clear" w:color="auto" w:fill="FFFFFF" w:themeFill="background1"/>
            <w:tcMar/>
          </w:tcPr>
          <w:p w:rsidRPr="00CC0718" w:rsidR="00C71DC8" w:rsidP="00244814" w:rsidRDefault="00C71DC8" w14:paraId="2398C834" w14:textId="77777777">
            <w:pPr>
              <w:rPr>
                <w:color w:val="000000"/>
                <w:spacing w:val="-2"/>
                <w:sz w:val="18"/>
              </w:rPr>
            </w:pPr>
          </w:p>
        </w:tc>
      </w:tr>
      <w:tr w:rsidRPr="00CC0718" w:rsidR="00C71DC8" w:rsidTr="3A33D0EC" w14:paraId="49DF4DF4" w14:textId="77777777">
        <w:trPr>
          <w:trHeight w:val="1432" w:hRule="exact"/>
        </w:trPr>
        <w:tc>
          <w:tcPr>
            <w:tcW w:w="10717" w:type="dxa"/>
            <w:gridSpan w:val="8"/>
            <w:tcBorders>
              <w:top w:val="single" w:color="8FB6EA" w:sz="5" w:space="0"/>
            </w:tcBorders>
            <w:tcMar/>
          </w:tcPr>
          <w:p w:rsidRPr="00CC0718" w:rsidR="00C71DC8" w:rsidP="00244814" w:rsidRDefault="00C71DC8" w14:paraId="7605717A" w14:textId="77777777"/>
        </w:tc>
      </w:tr>
    </w:tbl>
    <w:p w:rsidR="00C71DC8" w:rsidP="3ACD2CDB" w:rsidRDefault="00C71DC8" w14:paraId="3BD423C8" w14:textId="77777777"/>
    <w:p w:rsidRPr="00CC0718" w:rsidR="00CC0718" w:rsidP="3ACD2CDB" w:rsidRDefault="00CC0718" w14:paraId="53A47A5A" w14:textId="77777777"/>
    <w:p w:rsidRPr="00CC0718" w:rsidR="09C3C1FF" w:rsidP="3ACD2CDB" w:rsidRDefault="22D69D65" w14:paraId="12951F1A" w14:textId="39367147">
      <w:pPr>
        <w:pStyle w:val="ListParagraph"/>
        <w:numPr>
          <w:ilvl w:val="0"/>
          <w:numId w:val="5"/>
        </w:numPr>
      </w:pPr>
      <w:r w:rsidRPr="00CC0718">
        <w:rPr>
          <w:rFonts w:eastAsia="TW Cen MT"/>
        </w:rPr>
        <w:lastRenderedPageBreak/>
        <w:t>Cod</w:t>
      </w:r>
      <w:r w:rsidR="00CC0718">
        <w:rPr>
          <w:rFonts w:eastAsia="TW Cen MT"/>
        </w:rPr>
        <w:t>e</w:t>
      </w:r>
      <w:r w:rsidRPr="00CC0718">
        <w:rPr>
          <w:rFonts w:eastAsia="TW Cen MT"/>
        </w:rPr>
        <w:t xml:space="preserve"> Structure Report from NVivo</w:t>
      </w:r>
    </w:p>
    <w:tbl>
      <w:tblPr>
        <w:tblW w:w="10717" w:type="dxa"/>
        <w:tblLayout w:type="fixed"/>
        <w:tblCellMar>
          <w:left w:w="0" w:type="dxa"/>
          <w:right w:w="0" w:type="dxa"/>
        </w:tblCellMar>
        <w:tblLook w:val="04A0" w:firstRow="1" w:lastRow="0" w:firstColumn="1" w:lastColumn="0" w:noHBand="0" w:noVBand="1"/>
      </w:tblPr>
      <w:tblGrid>
        <w:gridCol w:w="5359"/>
        <w:gridCol w:w="1404"/>
        <w:gridCol w:w="2034"/>
        <w:gridCol w:w="903"/>
        <w:gridCol w:w="1017"/>
      </w:tblGrid>
      <w:tr w:rsidRPr="00CC0718" w:rsidR="00C71DC8" w:rsidTr="3A33D0EC" w14:paraId="3718447E" w14:textId="77777777">
        <w:trPr>
          <w:trHeight w:val="444" w:hRule="exact"/>
        </w:trPr>
        <w:tc>
          <w:tcPr>
            <w:tcW w:w="10717" w:type="dxa"/>
            <w:gridSpan w:val="5"/>
            <w:shd w:val="clear" w:color="auto" w:fill="FFFFFF" w:themeFill="background1"/>
            <w:tcMar/>
            <w:vAlign w:val="center"/>
          </w:tcPr>
          <w:p w:rsidRPr="00CC0718" w:rsidR="00C71DC8" w:rsidP="00C71DC8" w:rsidRDefault="00C71DC8" w14:paraId="74C4A5C4" w14:textId="77777777">
            <w:pPr>
              <w:pStyle w:val="ListParagraph"/>
              <w:numPr>
                <w:ilvl w:val="0"/>
                <w:numId w:val="5"/>
              </w:numPr>
              <w:jc w:val="right"/>
              <w:rPr>
                <w:color w:val="000066"/>
                <w:spacing w:val="-2"/>
                <w:sz w:val="16"/>
              </w:rPr>
            </w:pPr>
            <w:r w:rsidRPr="00CC0718">
              <w:rPr>
                <w:color w:val="000066"/>
                <w:spacing w:val="-2"/>
                <w:sz w:val="16"/>
              </w:rPr>
              <w:t>11/13/2024 3:45 PM</w:t>
            </w:r>
          </w:p>
        </w:tc>
      </w:tr>
      <w:tr w:rsidRPr="00CC0718" w:rsidR="00C71DC8" w:rsidTr="3A33D0EC" w14:paraId="1324B1EB" w14:textId="77777777">
        <w:trPr>
          <w:trHeight w:val="688" w:hRule="exact"/>
        </w:trPr>
        <w:tc>
          <w:tcPr>
            <w:tcW w:w="10717" w:type="dxa"/>
            <w:gridSpan w:val="5"/>
            <w:shd w:val="clear" w:color="auto" w:fill="FFFFFF" w:themeFill="background1"/>
            <w:tcMar/>
            <w:vAlign w:val="center"/>
          </w:tcPr>
          <w:p w:rsidRPr="00CC0718" w:rsidR="00C71DC8" w:rsidP="00244814" w:rsidRDefault="00C71DC8" w14:paraId="39086C04" w14:textId="77777777">
            <w:pPr>
              <w:jc w:val="center"/>
              <w:rPr>
                <w:color w:val="000066"/>
                <w:spacing w:val="-2"/>
                <w:sz w:val="40"/>
              </w:rPr>
            </w:pPr>
            <w:r w:rsidRPr="00CC0718">
              <w:rPr>
                <w:color w:val="000066"/>
                <w:spacing w:val="-2"/>
                <w:sz w:val="40"/>
              </w:rPr>
              <w:t>Code Structure</w:t>
            </w:r>
          </w:p>
        </w:tc>
      </w:tr>
      <w:tr w:rsidRPr="00CC0718" w:rsidR="00C71DC8" w:rsidTr="3A33D0EC" w14:paraId="46A207EF" w14:textId="77777777">
        <w:trPr>
          <w:trHeight w:val="788" w:hRule="exact"/>
        </w:trPr>
        <w:tc>
          <w:tcPr>
            <w:tcW w:w="10717" w:type="dxa"/>
            <w:gridSpan w:val="5"/>
            <w:shd w:val="clear" w:color="auto" w:fill="FFFFFF" w:themeFill="background1"/>
            <w:tcMar/>
            <w:vAlign w:val="center"/>
          </w:tcPr>
          <w:p w:rsidRPr="00CC0718" w:rsidR="00C71DC8" w:rsidP="00244814" w:rsidRDefault="00C71DC8" w14:paraId="01CA3D65" w14:textId="77777777">
            <w:pPr>
              <w:jc w:val="center"/>
              <w:rPr>
                <w:color w:val="000066"/>
                <w:spacing w:val="-2"/>
                <w:sz w:val="40"/>
              </w:rPr>
            </w:pPr>
            <w:r w:rsidRPr="00CC0718">
              <w:rPr>
                <w:color w:val="000066"/>
                <w:spacing w:val="-2"/>
                <w:sz w:val="40"/>
              </w:rPr>
              <w:t>MKT562Team5</w:t>
            </w:r>
          </w:p>
        </w:tc>
      </w:tr>
      <w:tr w:rsidRPr="00CC0718" w:rsidR="00C71DC8" w:rsidTr="3A33D0EC" w14:paraId="02AC20DA" w14:textId="77777777">
        <w:trPr>
          <w:trHeight w:val="788" w:hRule="exact"/>
        </w:trPr>
        <w:tc>
          <w:tcPr>
            <w:tcW w:w="10717" w:type="dxa"/>
            <w:gridSpan w:val="5"/>
            <w:shd w:val="clear" w:color="auto" w:fill="FFFFFF" w:themeFill="background1"/>
            <w:tcMar/>
            <w:vAlign w:val="center"/>
          </w:tcPr>
          <w:p w:rsidRPr="00CC0718" w:rsidR="00C71DC8" w:rsidP="00244814" w:rsidRDefault="00C71DC8" w14:paraId="5117372A" w14:textId="77777777">
            <w:pPr>
              <w:jc w:val="center"/>
              <w:rPr>
                <w:color w:val="000066"/>
                <w:spacing w:val="-2"/>
                <w:sz w:val="40"/>
              </w:rPr>
            </w:pPr>
            <w:r w:rsidRPr="00CC0718">
              <w:rPr>
                <w:color w:val="000066"/>
                <w:spacing w:val="-2"/>
                <w:sz w:val="40"/>
              </w:rPr>
              <w:t>11/13/2024 3:45 PM</w:t>
            </w:r>
          </w:p>
        </w:tc>
      </w:tr>
      <w:tr w:rsidRPr="00CC0718" w:rsidR="00C71DC8" w:rsidTr="3A33D0EC" w14:paraId="7AB5A1A5" w14:textId="77777777">
        <w:trPr>
          <w:trHeight w:val="659" w:hRule="exact"/>
        </w:trPr>
        <w:tc>
          <w:tcPr>
            <w:tcW w:w="6763" w:type="dxa"/>
            <w:gridSpan w:val="2"/>
            <w:shd w:val="clear" w:color="auto" w:fill="8FB6EA"/>
            <w:tcMar/>
          </w:tcPr>
          <w:p w:rsidRPr="00CC0718" w:rsidR="00C71DC8" w:rsidP="00244814" w:rsidRDefault="00C71DC8" w14:paraId="2074EF76" w14:textId="77777777">
            <w:pPr>
              <w:rPr>
                <w:b/>
                <w:color w:val="000066"/>
                <w:spacing w:val="-2"/>
                <w:sz w:val="18"/>
              </w:rPr>
            </w:pPr>
            <w:r w:rsidRPr="00CC0718">
              <w:rPr>
                <w:b/>
                <w:color w:val="000066"/>
                <w:spacing w:val="-2"/>
                <w:sz w:val="18"/>
              </w:rPr>
              <w:t>Hierarchical Name</w:t>
            </w:r>
          </w:p>
        </w:tc>
        <w:tc>
          <w:tcPr>
            <w:tcW w:w="2034" w:type="dxa"/>
            <w:shd w:val="clear" w:color="auto" w:fill="8FB6EA"/>
            <w:tcMar/>
          </w:tcPr>
          <w:p w:rsidRPr="00CC0718" w:rsidR="00C71DC8" w:rsidP="00244814" w:rsidRDefault="00C71DC8" w14:paraId="41135869" w14:textId="77777777">
            <w:pPr>
              <w:rPr>
                <w:b/>
                <w:color w:val="000066"/>
                <w:spacing w:val="-2"/>
                <w:sz w:val="18"/>
              </w:rPr>
            </w:pPr>
            <w:r w:rsidRPr="00CC0718">
              <w:rPr>
                <w:b/>
                <w:color w:val="000066"/>
                <w:spacing w:val="-2"/>
                <w:sz w:val="18"/>
              </w:rPr>
              <w:t>Nickname</w:t>
            </w:r>
          </w:p>
        </w:tc>
        <w:tc>
          <w:tcPr>
            <w:tcW w:w="903" w:type="dxa"/>
            <w:shd w:val="clear" w:color="auto" w:fill="8FB6EA"/>
            <w:tcMar/>
          </w:tcPr>
          <w:p w:rsidRPr="00CC0718" w:rsidR="00C71DC8" w:rsidP="00244814" w:rsidRDefault="00C71DC8" w14:paraId="1E339D1F" w14:textId="77777777">
            <w:pPr>
              <w:rPr>
                <w:b/>
                <w:color w:val="000066"/>
                <w:spacing w:val="-2"/>
                <w:sz w:val="18"/>
              </w:rPr>
            </w:pPr>
            <w:r w:rsidRPr="00CC0718">
              <w:rPr>
                <w:b/>
                <w:color w:val="000066"/>
                <w:spacing w:val="-2"/>
                <w:sz w:val="18"/>
              </w:rPr>
              <w:t>Aggregate</w:t>
            </w:r>
          </w:p>
        </w:tc>
        <w:tc>
          <w:tcPr>
            <w:tcW w:w="1017" w:type="dxa"/>
            <w:shd w:val="clear" w:color="auto" w:fill="8FB6EA"/>
            <w:tcMar/>
          </w:tcPr>
          <w:p w:rsidRPr="00CC0718" w:rsidR="00C71DC8" w:rsidP="00244814" w:rsidRDefault="00C71DC8" w14:paraId="3D1F7418" w14:textId="77777777">
            <w:pPr>
              <w:rPr>
                <w:b/>
                <w:color w:val="000066"/>
                <w:spacing w:val="-2"/>
                <w:sz w:val="18"/>
              </w:rPr>
            </w:pPr>
            <w:r w:rsidRPr="00CC0718">
              <w:rPr>
                <w:b/>
                <w:color w:val="000066"/>
                <w:spacing w:val="-2"/>
                <w:sz w:val="18"/>
              </w:rPr>
              <w:t>User Assigned Color</w:t>
            </w:r>
          </w:p>
        </w:tc>
      </w:tr>
      <w:tr w:rsidRPr="00CC0718" w:rsidR="00C71DC8" w:rsidTr="3A33D0EC" w14:paraId="1EF58DF9" w14:textId="77777777">
        <w:trPr>
          <w:trHeight w:val="459" w:hRule="exact"/>
        </w:trPr>
        <w:tc>
          <w:tcPr>
            <w:tcW w:w="10717" w:type="dxa"/>
            <w:gridSpan w:val="5"/>
            <w:shd w:val="clear" w:color="auto" w:fill="FFFFFF" w:themeFill="background1"/>
            <w:tcMar/>
          </w:tcPr>
          <w:p w:rsidRPr="00CC0718" w:rsidR="00C71DC8" w:rsidP="00244814" w:rsidRDefault="00C71DC8" w14:paraId="25072A7C" w14:textId="77777777">
            <w:pPr>
              <w:rPr>
                <w:b/>
                <w:color w:val="000066"/>
                <w:spacing w:val="-2"/>
                <w:sz w:val="32"/>
              </w:rPr>
            </w:pPr>
            <w:r w:rsidRPr="00CC0718">
              <w:rPr>
                <w:b/>
                <w:color w:val="000066"/>
                <w:spacing w:val="-2"/>
                <w:sz w:val="32"/>
              </w:rPr>
              <w:t>Code</w:t>
            </w:r>
          </w:p>
        </w:tc>
      </w:tr>
      <w:tr w:rsidRPr="00CC0718" w:rsidR="00C71DC8" w:rsidTr="3A33D0EC" w14:paraId="3484450E" w14:textId="77777777">
        <w:trPr>
          <w:trHeight w:val="444" w:hRule="exact"/>
        </w:trPr>
        <w:tc>
          <w:tcPr>
            <w:tcW w:w="10717" w:type="dxa"/>
            <w:gridSpan w:val="5"/>
            <w:shd w:val="clear" w:color="auto" w:fill="FFFFFF" w:themeFill="background1"/>
            <w:tcMar/>
          </w:tcPr>
          <w:p w:rsidRPr="00CC0718" w:rsidR="00C71DC8" w:rsidP="00244814" w:rsidRDefault="00C71DC8" w14:paraId="4D544267" w14:textId="77777777">
            <w:pPr>
              <w:rPr>
                <w:b/>
                <w:color w:val="5C83B4"/>
                <w:spacing w:val="-2"/>
                <w:sz w:val="24"/>
              </w:rPr>
            </w:pPr>
            <w:bookmarkStart w:name="CodesAXIALCODE" w:id="82"/>
            <w:r w:rsidRPr="00CC0718">
              <w:rPr>
                <w:b/>
                <w:color w:val="5C83B4"/>
                <w:spacing w:val="-2"/>
                <w:sz w:val="24"/>
              </w:rPr>
              <w:t>Codes\\AXIAL CODE</w:t>
            </w:r>
            <w:bookmarkEnd w:id="82"/>
          </w:p>
        </w:tc>
      </w:tr>
      <w:tr w:rsidRPr="00CC0718" w:rsidR="00C71DC8" w:rsidTr="3A33D0EC" w14:paraId="5FA4F6DC" w14:textId="77777777">
        <w:trPr>
          <w:trHeight w:val="344" w:hRule="exact"/>
        </w:trPr>
        <w:tc>
          <w:tcPr>
            <w:tcW w:w="6763" w:type="dxa"/>
            <w:gridSpan w:val="2"/>
            <w:tcBorders>
              <w:bottom w:val="single" w:color="8FB6EA" w:sz="5" w:space="0"/>
            </w:tcBorders>
            <w:shd w:val="clear" w:color="auto" w:fill="FFFFFF" w:themeFill="background1"/>
            <w:tcMar/>
          </w:tcPr>
          <w:p w:rsidRPr="00CC0718" w:rsidR="00C71DC8" w:rsidP="00244814" w:rsidRDefault="00C71DC8" w14:paraId="515A098B" w14:textId="77777777">
            <w:pPr>
              <w:rPr>
                <w:color w:val="000000"/>
                <w:spacing w:val="-2"/>
                <w:sz w:val="18"/>
              </w:rPr>
            </w:pPr>
            <w:r w:rsidRPr="00CC0718">
              <w:rPr>
                <w:color w:val="000000"/>
                <w:spacing w:val="-2"/>
                <w:sz w:val="18"/>
              </w:rPr>
              <w:t>Codes\\AXIAL CODE\\Q10- Marketing Challenges</w:t>
            </w:r>
          </w:p>
        </w:tc>
        <w:tc>
          <w:tcPr>
            <w:tcW w:w="2034" w:type="dxa"/>
            <w:tcBorders>
              <w:bottom w:val="single" w:color="8FB6EA" w:sz="5" w:space="0"/>
            </w:tcBorders>
            <w:shd w:val="clear" w:color="auto" w:fill="FFFFFF" w:themeFill="background1"/>
            <w:tcMar/>
          </w:tcPr>
          <w:p w:rsidRPr="00CC0718" w:rsidR="00C71DC8" w:rsidP="00244814" w:rsidRDefault="00C71DC8" w14:paraId="062D0313" w14:textId="77777777">
            <w:pPr>
              <w:rPr>
                <w:color w:val="000000"/>
                <w:spacing w:val="-2"/>
                <w:sz w:val="18"/>
              </w:rPr>
            </w:pPr>
          </w:p>
        </w:tc>
        <w:tc>
          <w:tcPr>
            <w:tcW w:w="903" w:type="dxa"/>
            <w:tcBorders>
              <w:bottom w:val="single" w:color="8FB6EA" w:sz="5" w:space="0"/>
            </w:tcBorders>
            <w:shd w:val="clear" w:color="auto" w:fill="FFFFFF" w:themeFill="background1"/>
            <w:tcMar/>
          </w:tcPr>
          <w:p w:rsidRPr="00CC0718" w:rsidR="00C71DC8" w:rsidP="00244814" w:rsidRDefault="00C71DC8" w14:paraId="07DBA0C2" w14:textId="77777777">
            <w:pPr>
              <w:rPr>
                <w:color w:val="000000"/>
                <w:spacing w:val="-2"/>
                <w:sz w:val="18"/>
              </w:rPr>
            </w:pPr>
            <w:r w:rsidRPr="00CC0718">
              <w:rPr>
                <w:color w:val="000000"/>
                <w:spacing w:val="-2"/>
                <w:sz w:val="18"/>
              </w:rPr>
              <w:t>Yes</w:t>
            </w:r>
          </w:p>
        </w:tc>
        <w:tc>
          <w:tcPr>
            <w:tcW w:w="1017" w:type="dxa"/>
            <w:tcBorders>
              <w:bottom w:val="single" w:color="8FB6EA" w:sz="5" w:space="0"/>
            </w:tcBorders>
            <w:shd w:val="clear" w:color="auto" w:fill="FFFFFF" w:themeFill="background1"/>
            <w:tcMar/>
          </w:tcPr>
          <w:p w:rsidRPr="00CC0718" w:rsidR="00C71DC8" w:rsidP="00244814" w:rsidRDefault="00C71DC8" w14:paraId="0FB2F671" w14:textId="77777777">
            <w:pPr>
              <w:rPr>
                <w:color w:val="000000"/>
                <w:spacing w:val="-2"/>
                <w:sz w:val="18"/>
              </w:rPr>
            </w:pPr>
            <w:r w:rsidRPr="00CC0718">
              <w:rPr>
                <w:color w:val="000000"/>
                <w:spacing w:val="-2"/>
                <w:sz w:val="18"/>
              </w:rPr>
              <w:t>None</w:t>
            </w:r>
          </w:p>
        </w:tc>
      </w:tr>
      <w:tr w:rsidRPr="00CC0718" w:rsidR="00C71DC8" w:rsidTr="3A33D0EC" w14:paraId="3CBADF0E" w14:textId="77777777">
        <w:trPr>
          <w:trHeight w:val="343" w:hRule="exact"/>
        </w:trPr>
        <w:tc>
          <w:tcPr>
            <w:tcW w:w="6763" w:type="dxa"/>
            <w:gridSpan w:val="2"/>
            <w:tcBorders>
              <w:top w:val="single" w:color="8FB6EA" w:sz="5" w:space="0"/>
              <w:bottom w:val="single" w:color="8FB6EA" w:sz="5" w:space="0"/>
            </w:tcBorders>
            <w:shd w:val="clear" w:color="auto" w:fill="FFFFFF" w:themeFill="background1"/>
            <w:tcMar/>
          </w:tcPr>
          <w:p w:rsidRPr="00CC0718" w:rsidR="00C71DC8" w:rsidP="00244814" w:rsidRDefault="00C71DC8" w14:paraId="569F3D66" w14:textId="77777777">
            <w:pPr>
              <w:rPr>
                <w:color w:val="000000"/>
                <w:spacing w:val="-2"/>
                <w:sz w:val="18"/>
              </w:rPr>
            </w:pPr>
            <w:r w:rsidRPr="00CC0718">
              <w:rPr>
                <w:color w:val="000000"/>
                <w:spacing w:val="-2"/>
                <w:sz w:val="18"/>
              </w:rPr>
              <w:t>Codes\\AXIAL CODE\\Q10- Marketing Challenges\BRAND IDENTITY DEVELOPMENT</w:t>
            </w:r>
          </w:p>
        </w:tc>
        <w:tc>
          <w:tcPr>
            <w:tcW w:w="2034" w:type="dxa"/>
            <w:tcBorders>
              <w:top w:val="single" w:color="8FB6EA" w:sz="5" w:space="0"/>
              <w:bottom w:val="single" w:color="8FB6EA" w:sz="5" w:space="0"/>
            </w:tcBorders>
            <w:shd w:val="clear" w:color="auto" w:fill="FFFFFF" w:themeFill="background1"/>
            <w:tcMar/>
          </w:tcPr>
          <w:p w:rsidRPr="00CC0718" w:rsidR="00C71DC8" w:rsidP="00244814" w:rsidRDefault="00C71DC8" w14:paraId="360345FA" w14:textId="77777777">
            <w:pPr>
              <w:rPr>
                <w:color w:val="000000"/>
                <w:spacing w:val="-2"/>
                <w:sz w:val="18"/>
              </w:rPr>
            </w:pPr>
          </w:p>
        </w:tc>
        <w:tc>
          <w:tcPr>
            <w:tcW w:w="903" w:type="dxa"/>
            <w:tcBorders>
              <w:top w:val="single" w:color="8FB6EA" w:sz="5" w:space="0"/>
              <w:bottom w:val="single" w:color="8FB6EA" w:sz="5" w:space="0"/>
            </w:tcBorders>
            <w:shd w:val="clear" w:color="auto" w:fill="FFFFFF" w:themeFill="background1"/>
            <w:tcMar/>
          </w:tcPr>
          <w:p w:rsidRPr="00CC0718" w:rsidR="00C71DC8" w:rsidP="00244814" w:rsidRDefault="00C71DC8" w14:paraId="36A04C15" w14:textId="77777777">
            <w:pPr>
              <w:rPr>
                <w:color w:val="000000"/>
                <w:spacing w:val="-2"/>
                <w:sz w:val="18"/>
              </w:rPr>
            </w:pPr>
            <w:r w:rsidRPr="00CC0718">
              <w:rPr>
                <w:color w:val="000000"/>
                <w:spacing w:val="-2"/>
                <w:sz w:val="18"/>
              </w:rPr>
              <w:t>Yes</w:t>
            </w:r>
          </w:p>
        </w:tc>
        <w:tc>
          <w:tcPr>
            <w:tcW w:w="1017" w:type="dxa"/>
            <w:tcBorders>
              <w:top w:val="single" w:color="8FB6EA" w:sz="5" w:space="0"/>
              <w:bottom w:val="single" w:color="8FB6EA" w:sz="5" w:space="0"/>
            </w:tcBorders>
            <w:shd w:val="clear" w:color="auto" w:fill="FFFFFF" w:themeFill="background1"/>
            <w:tcMar/>
          </w:tcPr>
          <w:p w:rsidRPr="00CC0718" w:rsidR="00C71DC8" w:rsidP="00244814" w:rsidRDefault="00C71DC8" w14:paraId="3E938750" w14:textId="77777777">
            <w:pPr>
              <w:rPr>
                <w:color w:val="000000"/>
                <w:spacing w:val="-2"/>
                <w:sz w:val="18"/>
              </w:rPr>
            </w:pPr>
            <w:r w:rsidRPr="00CC0718">
              <w:rPr>
                <w:color w:val="000000"/>
                <w:spacing w:val="-2"/>
                <w:sz w:val="18"/>
              </w:rPr>
              <w:t>None</w:t>
            </w:r>
          </w:p>
        </w:tc>
      </w:tr>
      <w:tr w:rsidRPr="00CC0718" w:rsidR="00C71DC8" w:rsidTr="3A33D0EC" w14:paraId="4718CD6A" w14:textId="77777777">
        <w:trPr>
          <w:trHeight w:val="459" w:hRule="exact"/>
        </w:trPr>
        <w:tc>
          <w:tcPr>
            <w:tcW w:w="6763" w:type="dxa"/>
            <w:gridSpan w:val="2"/>
            <w:tcBorders>
              <w:top w:val="single" w:color="8FB6EA" w:sz="5" w:space="0"/>
              <w:bottom w:val="single" w:color="8FB6EA" w:sz="5" w:space="0"/>
            </w:tcBorders>
            <w:shd w:val="clear" w:color="auto" w:fill="FFFFFF" w:themeFill="background1"/>
            <w:tcMar/>
          </w:tcPr>
          <w:p w:rsidRPr="00CC0718" w:rsidR="00C71DC8" w:rsidP="00244814" w:rsidRDefault="00C71DC8" w14:paraId="680BF181" w14:textId="77777777">
            <w:pPr>
              <w:rPr>
                <w:color w:val="000000"/>
                <w:spacing w:val="-2"/>
                <w:sz w:val="18"/>
              </w:rPr>
            </w:pPr>
            <w:r w:rsidRPr="00CC0718">
              <w:rPr>
                <w:color w:val="000000"/>
                <w:spacing w:val="-2"/>
                <w:sz w:val="18"/>
              </w:rPr>
              <w:t>Codes\\AXIAL CODE\\Q10- Marketing Challenges\BRAND IDENTITY DEVELOPMENT\Strategies for Increasing Awareness of PENSA</w:t>
            </w:r>
          </w:p>
        </w:tc>
        <w:tc>
          <w:tcPr>
            <w:tcW w:w="2034" w:type="dxa"/>
            <w:tcBorders>
              <w:top w:val="single" w:color="8FB6EA" w:sz="5" w:space="0"/>
              <w:bottom w:val="single" w:color="8FB6EA" w:sz="5" w:space="0"/>
            </w:tcBorders>
            <w:shd w:val="clear" w:color="auto" w:fill="FFFFFF" w:themeFill="background1"/>
            <w:tcMar/>
          </w:tcPr>
          <w:p w:rsidRPr="00CC0718" w:rsidR="00C71DC8" w:rsidP="00244814" w:rsidRDefault="00C71DC8" w14:paraId="2D3CBE67" w14:textId="77777777">
            <w:pPr>
              <w:rPr>
                <w:color w:val="000000"/>
                <w:spacing w:val="-2"/>
                <w:sz w:val="18"/>
              </w:rPr>
            </w:pPr>
          </w:p>
        </w:tc>
        <w:tc>
          <w:tcPr>
            <w:tcW w:w="903" w:type="dxa"/>
            <w:tcBorders>
              <w:top w:val="single" w:color="8FB6EA" w:sz="5" w:space="0"/>
              <w:bottom w:val="single" w:color="8FB6EA" w:sz="5" w:space="0"/>
            </w:tcBorders>
            <w:shd w:val="clear" w:color="auto" w:fill="FFFFFF" w:themeFill="background1"/>
            <w:tcMar/>
          </w:tcPr>
          <w:p w:rsidRPr="00CC0718" w:rsidR="00C71DC8" w:rsidP="00244814" w:rsidRDefault="00C71DC8" w14:paraId="0E613569" w14:textId="77777777">
            <w:pPr>
              <w:rPr>
                <w:color w:val="000000"/>
                <w:spacing w:val="-2"/>
                <w:sz w:val="18"/>
              </w:rPr>
            </w:pPr>
            <w:r w:rsidRPr="00CC0718">
              <w:rPr>
                <w:color w:val="000000"/>
                <w:spacing w:val="-2"/>
                <w:sz w:val="18"/>
              </w:rPr>
              <w:t>No</w:t>
            </w:r>
          </w:p>
        </w:tc>
        <w:tc>
          <w:tcPr>
            <w:tcW w:w="1017" w:type="dxa"/>
            <w:tcBorders>
              <w:top w:val="single" w:color="8FB6EA" w:sz="5" w:space="0"/>
              <w:bottom w:val="single" w:color="8FB6EA" w:sz="5" w:space="0"/>
            </w:tcBorders>
            <w:shd w:val="clear" w:color="auto" w:fill="FFFFFF" w:themeFill="background1"/>
            <w:tcMar/>
          </w:tcPr>
          <w:p w:rsidRPr="00CC0718" w:rsidR="00C71DC8" w:rsidP="00244814" w:rsidRDefault="00C71DC8" w14:paraId="424AB544" w14:textId="77777777">
            <w:pPr>
              <w:rPr>
                <w:color w:val="000000"/>
                <w:spacing w:val="-2"/>
                <w:sz w:val="18"/>
              </w:rPr>
            </w:pPr>
            <w:r w:rsidRPr="00CC0718">
              <w:rPr>
                <w:color w:val="000000"/>
                <w:spacing w:val="-2"/>
                <w:sz w:val="18"/>
              </w:rPr>
              <w:t>None</w:t>
            </w:r>
          </w:p>
        </w:tc>
      </w:tr>
      <w:tr w:rsidRPr="00CC0718" w:rsidR="00C71DC8" w:rsidTr="3A33D0EC" w14:paraId="1A41015A" w14:textId="77777777">
        <w:trPr>
          <w:trHeight w:val="330" w:hRule="exact"/>
        </w:trPr>
        <w:tc>
          <w:tcPr>
            <w:tcW w:w="6763" w:type="dxa"/>
            <w:gridSpan w:val="2"/>
            <w:tcBorders>
              <w:top w:val="single" w:color="8FB6EA" w:sz="5" w:space="0"/>
              <w:bottom w:val="single" w:color="8FB6EA" w:sz="5" w:space="0"/>
            </w:tcBorders>
            <w:shd w:val="clear" w:color="auto" w:fill="FFFFFF" w:themeFill="background1"/>
            <w:tcMar/>
          </w:tcPr>
          <w:p w:rsidRPr="00CC0718" w:rsidR="00C71DC8" w:rsidP="00244814" w:rsidRDefault="00C71DC8" w14:paraId="1D8D41F0" w14:textId="77777777">
            <w:pPr>
              <w:rPr>
                <w:color w:val="000000"/>
                <w:spacing w:val="-2"/>
                <w:sz w:val="18"/>
              </w:rPr>
            </w:pPr>
            <w:r w:rsidRPr="00CC0718">
              <w:rPr>
                <w:color w:val="000000"/>
                <w:spacing w:val="-2"/>
                <w:sz w:val="18"/>
              </w:rPr>
              <w:t>Codes\\AXIAL CODE\\Q10- Marketing Challenges\COLLABRATION</w:t>
            </w:r>
          </w:p>
        </w:tc>
        <w:tc>
          <w:tcPr>
            <w:tcW w:w="2034" w:type="dxa"/>
            <w:tcBorders>
              <w:top w:val="single" w:color="8FB6EA" w:sz="5" w:space="0"/>
              <w:bottom w:val="single" w:color="8FB6EA" w:sz="5" w:space="0"/>
            </w:tcBorders>
            <w:shd w:val="clear" w:color="auto" w:fill="FFFFFF" w:themeFill="background1"/>
            <w:tcMar/>
          </w:tcPr>
          <w:p w:rsidRPr="00CC0718" w:rsidR="00C71DC8" w:rsidP="00244814" w:rsidRDefault="00C71DC8" w14:paraId="4F275347" w14:textId="77777777">
            <w:pPr>
              <w:rPr>
                <w:color w:val="000000"/>
                <w:spacing w:val="-2"/>
                <w:sz w:val="18"/>
              </w:rPr>
            </w:pPr>
          </w:p>
        </w:tc>
        <w:tc>
          <w:tcPr>
            <w:tcW w:w="903" w:type="dxa"/>
            <w:tcBorders>
              <w:top w:val="single" w:color="8FB6EA" w:sz="5" w:space="0"/>
              <w:bottom w:val="single" w:color="8FB6EA" w:sz="5" w:space="0"/>
            </w:tcBorders>
            <w:shd w:val="clear" w:color="auto" w:fill="FFFFFF" w:themeFill="background1"/>
            <w:tcMar/>
          </w:tcPr>
          <w:p w:rsidRPr="00CC0718" w:rsidR="00C71DC8" w:rsidP="00244814" w:rsidRDefault="00C71DC8" w14:paraId="32B2A263" w14:textId="77777777">
            <w:pPr>
              <w:rPr>
                <w:color w:val="000000"/>
                <w:spacing w:val="-2"/>
                <w:sz w:val="18"/>
              </w:rPr>
            </w:pPr>
            <w:r w:rsidRPr="00CC0718">
              <w:rPr>
                <w:color w:val="000000"/>
                <w:spacing w:val="-2"/>
                <w:sz w:val="18"/>
              </w:rPr>
              <w:t>Yes</w:t>
            </w:r>
          </w:p>
        </w:tc>
        <w:tc>
          <w:tcPr>
            <w:tcW w:w="1017" w:type="dxa"/>
            <w:tcBorders>
              <w:top w:val="single" w:color="8FB6EA" w:sz="5" w:space="0"/>
              <w:bottom w:val="single" w:color="8FB6EA" w:sz="5" w:space="0"/>
            </w:tcBorders>
            <w:shd w:val="clear" w:color="auto" w:fill="FFFFFF" w:themeFill="background1"/>
            <w:tcMar/>
          </w:tcPr>
          <w:p w:rsidRPr="00CC0718" w:rsidR="00C71DC8" w:rsidP="00244814" w:rsidRDefault="00C71DC8" w14:paraId="0A0C7068" w14:textId="77777777">
            <w:pPr>
              <w:rPr>
                <w:color w:val="000000"/>
                <w:spacing w:val="-2"/>
                <w:sz w:val="18"/>
              </w:rPr>
            </w:pPr>
            <w:r w:rsidRPr="00CC0718">
              <w:rPr>
                <w:color w:val="000000"/>
                <w:spacing w:val="-2"/>
                <w:sz w:val="18"/>
              </w:rPr>
              <w:t>None</w:t>
            </w:r>
          </w:p>
        </w:tc>
      </w:tr>
      <w:tr w:rsidRPr="00CC0718" w:rsidR="00C71DC8" w:rsidTr="3A33D0EC" w14:paraId="1A8F6901" w14:textId="77777777">
        <w:trPr>
          <w:trHeight w:val="458" w:hRule="exact"/>
        </w:trPr>
        <w:tc>
          <w:tcPr>
            <w:tcW w:w="6763" w:type="dxa"/>
            <w:gridSpan w:val="2"/>
            <w:tcBorders>
              <w:top w:val="single" w:color="8FB6EA" w:sz="5" w:space="0"/>
              <w:bottom w:val="single" w:color="8FB6EA" w:sz="5" w:space="0"/>
            </w:tcBorders>
            <w:shd w:val="clear" w:color="auto" w:fill="FFFFFF" w:themeFill="background1"/>
            <w:tcMar/>
          </w:tcPr>
          <w:p w:rsidRPr="00CC0718" w:rsidR="00C71DC8" w:rsidP="3A33D0EC" w:rsidRDefault="00C71DC8" w14:paraId="4ADD9CAE" w14:textId="77777777">
            <w:pPr>
              <w:rPr>
                <w:color w:val="000000"/>
                <w:spacing w:val="-2"/>
                <w:sz w:val="18"/>
                <w:szCs w:val="18"/>
                <w:lang w:val="en-US"/>
              </w:rPr>
            </w:pPr>
            <w:r w:rsidRPr="3A33D0EC" w:rsidR="00C71DC8">
              <w:rPr>
                <w:color w:val="000000"/>
                <w:spacing w:val="-2"/>
                <w:sz w:val="18"/>
                <w:szCs w:val="18"/>
                <w:lang w:val="en-US"/>
              </w:rPr>
              <w:t>Codes\\AXIAL CODE\\Q10- Marketing Challenges\COLLABRATION\</w:t>
            </w:r>
            <w:r w:rsidRPr="3A33D0EC" w:rsidR="00C71DC8">
              <w:rPr>
                <w:color w:val="000000"/>
                <w:spacing w:val="-2"/>
                <w:sz w:val="18"/>
                <w:szCs w:val="18"/>
                <w:lang w:val="en-US"/>
              </w:rPr>
              <w:t>Standarize</w:t>
            </w:r>
            <w:r w:rsidRPr="3A33D0EC" w:rsidR="00C71DC8">
              <w:rPr>
                <w:color w:val="000000"/>
                <w:spacing w:val="-2"/>
                <w:sz w:val="18"/>
                <w:szCs w:val="18"/>
                <w:lang w:val="en-US"/>
              </w:rPr>
              <w:t xml:space="preserve"> branding with other </w:t>
            </w:r>
            <w:r w:rsidRPr="3A33D0EC" w:rsidR="00C71DC8">
              <w:rPr>
                <w:color w:val="000000"/>
                <w:spacing w:val="-2"/>
                <w:sz w:val="18"/>
                <w:szCs w:val="18"/>
                <w:lang w:val="en-US"/>
              </w:rPr>
              <w:t>clubs</w:t>
            </w:r>
            <w:r w:rsidRPr="3A33D0EC" w:rsidR="00C71DC8">
              <w:rPr>
                <w:color w:val="000000"/>
                <w:spacing w:val="-2"/>
                <w:sz w:val="18"/>
                <w:szCs w:val="18"/>
                <w:lang w:val="en-US"/>
              </w:rPr>
              <w:t xml:space="preserve"> collaboration</w:t>
            </w:r>
          </w:p>
        </w:tc>
        <w:tc>
          <w:tcPr>
            <w:tcW w:w="2034" w:type="dxa"/>
            <w:tcBorders>
              <w:top w:val="single" w:color="8FB6EA" w:sz="5" w:space="0"/>
              <w:bottom w:val="single" w:color="8FB6EA" w:sz="5" w:space="0"/>
            </w:tcBorders>
            <w:shd w:val="clear" w:color="auto" w:fill="FFFFFF" w:themeFill="background1"/>
            <w:tcMar/>
          </w:tcPr>
          <w:p w:rsidRPr="00CC0718" w:rsidR="00C71DC8" w:rsidP="00244814" w:rsidRDefault="00C71DC8" w14:paraId="32D0A7E3" w14:textId="77777777">
            <w:pPr>
              <w:rPr>
                <w:color w:val="000000"/>
                <w:spacing w:val="-2"/>
                <w:sz w:val="18"/>
              </w:rPr>
            </w:pPr>
          </w:p>
        </w:tc>
        <w:tc>
          <w:tcPr>
            <w:tcW w:w="903" w:type="dxa"/>
            <w:tcBorders>
              <w:top w:val="single" w:color="8FB6EA" w:sz="5" w:space="0"/>
              <w:bottom w:val="single" w:color="8FB6EA" w:sz="5" w:space="0"/>
            </w:tcBorders>
            <w:shd w:val="clear" w:color="auto" w:fill="FFFFFF" w:themeFill="background1"/>
            <w:tcMar/>
          </w:tcPr>
          <w:p w:rsidRPr="00CC0718" w:rsidR="00C71DC8" w:rsidP="00244814" w:rsidRDefault="00C71DC8" w14:paraId="09C57FCB" w14:textId="77777777">
            <w:pPr>
              <w:rPr>
                <w:color w:val="000000"/>
                <w:spacing w:val="-2"/>
                <w:sz w:val="18"/>
              </w:rPr>
            </w:pPr>
            <w:r w:rsidRPr="00CC0718">
              <w:rPr>
                <w:color w:val="000000"/>
                <w:spacing w:val="-2"/>
                <w:sz w:val="18"/>
              </w:rPr>
              <w:t>No</w:t>
            </w:r>
          </w:p>
        </w:tc>
        <w:tc>
          <w:tcPr>
            <w:tcW w:w="1017" w:type="dxa"/>
            <w:tcBorders>
              <w:top w:val="single" w:color="8FB6EA" w:sz="5" w:space="0"/>
              <w:bottom w:val="single" w:color="8FB6EA" w:sz="5" w:space="0"/>
            </w:tcBorders>
            <w:shd w:val="clear" w:color="auto" w:fill="FFFFFF" w:themeFill="background1"/>
            <w:tcMar/>
          </w:tcPr>
          <w:p w:rsidRPr="00CC0718" w:rsidR="00C71DC8" w:rsidP="00244814" w:rsidRDefault="00C71DC8" w14:paraId="78C4376E" w14:textId="77777777">
            <w:pPr>
              <w:rPr>
                <w:color w:val="000000"/>
                <w:spacing w:val="-2"/>
                <w:sz w:val="18"/>
              </w:rPr>
            </w:pPr>
            <w:r w:rsidRPr="00CC0718">
              <w:rPr>
                <w:color w:val="000000"/>
                <w:spacing w:val="-2"/>
                <w:sz w:val="18"/>
              </w:rPr>
              <w:t>None</w:t>
            </w:r>
          </w:p>
        </w:tc>
      </w:tr>
      <w:tr w:rsidRPr="00CC0718" w:rsidR="00C71DC8" w:rsidTr="3A33D0EC" w14:paraId="04BF9972" w14:textId="77777777">
        <w:trPr>
          <w:trHeight w:val="459" w:hRule="exact"/>
        </w:trPr>
        <w:tc>
          <w:tcPr>
            <w:tcW w:w="6763" w:type="dxa"/>
            <w:gridSpan w:val="2"/>
            <w:tcBorders>
              <w:top w:val="single" w:color="8FB6EA" w:sz="5" w:space="0"/>
              <w:bottom w:val="single" w:color="8FB6EA" w:sz="5" w:space="0"/>
            </w:tcBorders>
            <w:shd w:val="clear" w:color="auto" w:fill="FFFFFF" w:themeFill="background1"/>
            <w:tcMar/>
          </w:tcPr>
          <w:p w:rsidRPr="00CC0718" w:rsidR="00C71DC8" w:rsidP="00244814" w:rsidRDefault="00C71DC8" w14:paraId="0ABC1060" w14:textId="77777777">
            <w:pPr>
              <w:rPr>
                <w:color w:val="000000"/>
                <w:spacing w:val="-2"/>
                <w:sz w:val="18"/>
              </w:rPr>
            </w:pPr>
            <w:r w:rsidRPr="00CC0718">
              <w:rPr>
                <w:color w:val="000000"/>
                <w:spacing w:val="-2"/>
                <w:sz w:val="18"/>
              </w:rPr>
              <w:t>Codes\\AXIAL CODE\\Q10- Marketing Challenges\COMMUNITY ENGAGEMENT AND OUTREACH CHALLENGES</w:t>
            </w:r>
          </w:p>
        </w:tc>
        <w:tc>
          <w:tcPr>
            <w:tcW w:w="2034" w:type="dxa"/>
            <w:tcBorders>
              <w:top w:val="single" w:color="8FB6EA" w:sz="5" w:space="0"/>
              <w:bottom w:val="single" w:color="8FB6EA" w:sz="5" w:space="0"/>
            </w:tcBorders>
            <w:shd w:val="clear" w:color="auto" w:fill="FFFFFF" w:themeFill="background1"/>
            <w:tcMar/>
          </w:tcPr>
          <w:p w:rsidRPr="00CC0718" w:rsidR="00C71DC8" w:rsidP="00244814" w:rsidRDefault="00C71DC8" w14:paraId="6BCCF183" w14:textId="77777777">
            <w:pPr>
              <w:rPr>
                <w:color w:val="000000"/>
                <w:spacing w:val="-2"/>
                <w:sz w:val="18"/>
              </w:rPr>
            </w:pPr>
          </w:p>
        </w:tc>
        <w:tc>
          <w:tcPr>
            <w:tcW w:w="903" w:type="dxa"/>
            <w:tcBorders>
              <w:top w:val="single" w:color="8FB6EA" w:sz="5" w:space="0"/>
              <w:bottom w:val="single" w:color="8FB6EA" w:sz="5" w:space="0"/>
            </w:tcBorders>
            <w:shd w:val="clear" w:color="auto" w:fill="FFFFFF" w:themeFill="background1"/>
            <w:tcMar/>
          </w:tcPr>
          <w:p w:rsidRPr="00CC0718" w:rsidR="00C71DC8" w:rsidP="00244814" w:rsidRDefault="00C71DC8" w14:paraId="305A2919" w14:textId="77777777">
            <w:pPr>
              <w:rPr>
                <w:color w:val="000000"/>
                <w:spacing w:val="-2"/>
                <w:sz w:val="18"/>
              </w:rPr>
            </w:pPr>
            <w:r w:rsidRPr="00CC0718">
              <w:rPr>
                <w:color w:val="000000"/>
                <w:spacing w:val="-2"/>
                <w:sz w:val="18"/>
              </w:rPr>
              <w:t>Yes</w:t>
            </w:r>
          </w:p>
        </w:tc>
        <w:tc>
          <w:tcPr>
            <w:tcW w:w="1017" w:type="dxa"/>
            <w:tcBorders>
              <w:top w:val="single" w:color="8FB6EA" w:sz="5" w:space="0"/>
              <w:bottom w:val="single" w:color="8FB6EA" w:sz="5" w:space="0"/>
            </w:tcBorders>
            <w:shd w:val="clear" w:color="auto" w:fill="FFFFFF" w:themeFill="background1"/>
            <w:tcMar/>
          </w:tcPr>
          <w:p w:rsidRPr="00CC0718" w:rsidR="00C71DC8" w:rsidP="00244814" w:rsidRDefault="00C71DC8" w14:paraId="0DE77D53" w14:textId="77777777">
            <w:pPr>
              <w:rPr>
                <w:color w:val="000000"/>
                <w:spacing w:val="-2"/>
                <w:sz w:val="18"/>
              </w:rPr>
            </w:pPr>
            <w:r w:rsidRPr="00CC0718">
              <w:rPr>
                <w:color w:val="000000"/>
                <w:spacing w:val="-2"/>
                <w:sz w:val="18"/>
              </w:rPr>
              <w:t>None</w:t>
            </w:r>
          </w:p>
        </w:tc>
      </w:tr>
      <w:tr w:rsidRPr="00CC0718" w:rsidR="00C71DC8" w:rsidTr="3A33D0EC" w14:paraId="40B4130F" w14:textId="77777777">
        <w:trPr>
          <w:trHeight w:val="458" w:hRule="exact"/>
        </w:trPr>
        <w:tc>
          <w:tcPr>
            <w:tcW w:w="6763" w:type="dxa"/>
            <w:gridSpan w:val="2"/>
            <w:tcBorders>
              <w:top w:val="single" w:color="8FB6EA" w:sz="5" w:space="0"/>
              <w:bottom w:val="single" w:color="8FB6EA" w:sz="5" w:space="0"/>
            </w:tcBorders>
            <w:shd w:val="clear" w:color="auto" w:fill="FFFFFF" w:themeFill="background1"/>
            <w:tcMar/>
          </w:tcPr>
          <w:p w:rsidRPr="00CC0718" w:rsidR="00C71DC8" w:rsidP="00244814" w:rsidRDefault="00C71DC8" w14:paraId="456E580C" w14:textId="77777777">
            <w:pPr>
              <w:rPr>
                <w:color w:val="000000"/>
                <w:spacing w:val="-2"/>
                <w:sz w:val="18"/>
              </w:rPr>
            </w:pPr>
            <w:r w:rsidRPr="00CC0718">
              <w:rPr>
                <w:color w:val="000000"/>
                <w:spacing w:val="-2"/>
                <w:sz w:val="18"/>
              </w:rPr>
              <w:t>Codes\\AXIAL CODE\\Q10- Marketing Challenges\COMMUNITY ENGAGEMENT AND OUTREACH CHALLENGES\Build connection with people</w:t>
            </w:r>
          </w:p>
        </w:tc>
        <w:tc>
          <w:tcPr>
            <w:tcW w:w="2034" w:type="dxa"/>
            <w:tcBorders>
              <w:top w:val="single" w:color="8FB6EA" w:sz="5" w:space="0"/>
              <w:bottom w:val="single" w:color="8FB6EA" w:sz="5" w:space="0"/>
            </w:tcBorders>
            <w:shd w:val="clear" w:color="auto" w:fill="FFFFFF" w:themeFill="background1"/>
            <w:tcMar/>
          </w:tcPr>
          <w:p w:rsidRPr="00CC0718" w:rsidR="00C71DC8" w:rsidP="00244814" w:rsidRDefault="00C71DC8" w14:paraId="35348F97" w14:textId="77777777">
            <w:pPr>
              <w:rPr>
                <w:color w:val="000000"/>
                <w:spacing w:val="-2"/>
                <w:sz w:val="18"/>
              </w:rPr>
            </w:pPr>
          </w:p>
        </w:tc>
        <w:tc>
          <w:tcPr>
            <w:tcW w:w="903" w:type="dxa"/>
            <w:tcBorders>
              <w:top w:val="single" w:color="8FB6EA" w:sz="5" w:space="0"/>
              <w:bottom w:val="single" w:color="8FB6EA" w:sz="5" w:space="0"/>
            </w:tcBorders>
            <w:shd w:val="clear" w:color="auto" w:fill="FFFFFF" w:themeFill="background1"/>
            <w:tcMar/>
          </w:tcPr>
          <w:p w:rsidRPr="00CC0718" w:rsidR="00C71DC8" w:rsidP="00244814" w:rsidRDefault="00C71DC8" w14:paraId="3C75556B" w14:textId="77777777">
            <w:pPr>
              <w:rPr>
                <w:color w:val="000000"/>
                <w:spacing w:val="-2"/>
                <w:sz w:val="18"/>
              </w:rPr>
            </w:pPr>
            <w:r w:rsidRPr="00CC0718">
              <w:rPr>
                <w:color w:val="000000"/>
                <w:spacing w:val="-2"/>
                <w:sz w:val="18"/>
              </w:rPr>
              <w:t>No</w:t>
            </w:r>
          </w:p>
        </w:tc>
        <w:tc>
          <w:tcPr>
            <w:tcW w:w="1017" w:type="dxa"/>
            <w:tcBorders>
              <w:top w:val="single" w:color="8FB6EA" w:sz="5" w:space="0"/>
              <w:bottom w:val="single" w:color="8FB6EA" w:sz="5" w:space="0"/>
            </w:tcBorders>
            <w:shd w:val="clear" w:color="auto" w:fill="FFFFFF" w:themeFill="background1"/>
            <w:tcMar/>
          </w:tcPr>
          <w:p w:rsidRPr="00CC0718" w:rsidR="00C71DC8" w:rsidP="00244814" w:rsidRDefault="00C71DC8" w14:paraId="7C5AC13C" w14:textId="77777777">
            <w:pPr>
              <w:rPr>
                <w:color w:val="000000"/>
                <w:spacing w:val="-2"/>
                <w:sz w:val="18"/>
              </w:rPr>
            </w:pPr>
            <w:r w:rsidRPr="00CC0718">
              <w:rPr>
                <w:color w:val="000000"/>
                <w:spacing w:val="-2"/>
                <w:sz w:val="18"/>
              </w:rPr>
              <w:t>None</w:t>
            </w:r>
          </w:p>
        </w:tc>
      </w:tr>
      <w:tr w:rsidRPr="00CC0718" w:rsidR="00C71DC8" w:rsidTr="3A33D0EC" w14:paraId="6E36174A" w14:textId="77777777">
        <w:trPr>
          <w:trHeight w:val="459" w:hRule="exact"/>
        </w:trPr>
        <w:tc>
          <w:tcPr>
            <w:tcW w:w="6763" w:type="dxa"/>
            <w:gridSpan w:val="2"/>
            <w:tcBorders>
              <w:top w:val="single" w:color="8FB6EA" w:sz="5" w:space="0"/>
              <w:bottom w:val="single" w:color="8FB6EA" w:sz="5" w:space="0"/>
            </w:tcBorders>
            <w:shd w:val="clear" w:color="auto" w:fill="FFFFFF" w:themeFill="background1"/>
            <w:tcMar/>
          </w:tcPr>
          <w:p w:rsidRPr="00CC0718" w:rsidR="00C71DC8" w:rsidP="00244814" w:rsidRDefault="00C71DC8" w14:paraId="574BEE74" w14:textId="77777777">
            <w:pPr>
              <w:rPr>
                <w:color w:val="000000"/>
                <w:spacing w:val="-2"/>
                <w:sz w:val="18"/>
              </w:rPr>
            </w:pPr>
            <w:r w:rsidRPr="00CC0718">
              <w:rPr>
                <w:color w:val="000000"/>
                <w:spacing w:val="-2"/>
                <w:sz w:val="18"/>
              </w:rPr>
              <w:t>Codes\\AXIAL CODE\\Q10- Marketing Challenges\COMMUNITY ENGAGEMENT AND OUTREACH CHALLENGES\Challenges in Reaching Undergraduates</w:t>
            </w:r>
          </w:p>
        </w:tc>
        <w:tc>
          <w:tcPr>
            <w:tcW w:w="2034" w:type="dxa"/>
            <w:tcBorders>
              <w:top w:val="single" w:color="8FB6EA" w:sz="5" w:space="0"/>
              <w:bottom w:val="single" w:color="8FB6EA" w:sz="5" w:space="0"/>
            </w:tcBorders>
            <w:shd w:val="clear" w:color="auto" w:fill="FFFFFF" w:themeFill="background1"/>
            <w:tcMar/>
          </w:tcPr>
          <w:p w:rsidRPr="00CC0718" w:rsidR="00C71DC8" w:rsidP="00244814" w:rsidRDefault="00C71DC8" w14:paraId="1707C756" w14:textId="77777777">
            <w:pPr>
              <w:rPr>
                <w:color w:val="000000"/>
                <w:spacing w:val="-2"/>
                <w:sz w:val="18"/>
              </w:rPr>
            </w:pPr>
          </w:p>
        </w:tc>
        <w:tc>
          <w:tcPr>
            <w:tcW w:w="903" w:type="dxa"/>
            <w:tcBorders>
              <w:top w:val="single" w:color="8FB6EA" w:sz="5" w:space="0"/>
              <w:bottom w:val="single" w:color="8FB6EA" w:sz="5" w:space="0"/>
            </w:tcBorders>
            <w:shd w:val="clear" w:color="auto" w:fill="FFFFFF" w:themeFill="background1"/>
            <w:tcMar/>
          </w:tcPr>
          <w:p w:rsidRPr="00CC0718" w:rsidR="00C71DC8" w:rsidP="00244814" w:rsidRDefault="00C71DC8" w14:paraId="2076F700" w14:textId="77777777">
            <w:pPr>
              <w:rPr>
                <w:color w:val="000000"/>
                <w:spacing w:val="-2"/>
                <w:sz w:val="18"/>
              </w:rPr>
            </w:pPr>
            <w:r w:rsidRPr="00CC0718">
              <w:rPr>
                <w:color w:val="000000"/>
                <w:spacing w:val="-2"/>
                <w:sz w:val="18"/>
              </w:rPr>
              <w:t>No</w:t>
            </w:r>
          </w:p>
        </w:tc>
        <w:tc>
          <w:tcPr>
            <w:tcW w:w="1017" w:type="dxa"/>
            <w:tcBorders>
              <w:top w:val="single" w:color="8FB6EA" w:sz="5" w:space="0"/>
              <w:bottom w:val="single" w:color="8FB6EA" w:sz="5" w:space="0"/>
            </w:tcBorders>
            <w:shd w:val="clear" w:color="auto" w:fill="FFFFFF" w:themeFill="background1"/>
            <w:tcMar/>
          </w:tcPr>
          <w:p w:rsidRPr="00CC0718" w:rsidR="00C71DC8" w:rsidP="00244814" w:rsidRDefault="00C71DC8" w14:paraId="0EEE7CCA" w14:textId="77777777">
            <w:pPr>
              <w:rPr>
                <w:color w:val="000000"/>
                <w:spacing w:val="-2"/>
                <w:sz w:val="18"/>
              </w:rPr>
            </w:pPr>
            <w:r w:rsidRPr="00CC0718">
              <w:rPr>
                <w:color w:val="000000"/>
                <w:spacing w:val="-2"/>
                <w:sz w:val="18"/>
              </w:rPr>
              <w:t>None</w:t>
            </w:r>
          </w:p>
        </w:tc>
      </w:tr>
      <w:tr w:rsidRPr="00CC0718" w:rsidR="00C71DC8" w:rsidTr="3A33D0EC" w14:paraId="4CBC4FA9" w14:textId="77777777">
        <w:trPr>
          <w:trHeight w:val="458" w:hRule="exact"/>
        </w:trPr>
        <w:tc>
          <w:tcPr>
            <w:tcW w:w="6763" w:type="dxa"/>
            <w:gridSpan w:val="2"/>
            <w:tcBorders>
              <w:top w:val="single" w:color="8FB6EA" w:sz="5" w:space="0"/>
              <w:bottom w:val="single" w:color="8FB6EA" w:sz="5" w:space="0"/>
            </w:tcBorders>
            <w:shd w:val="clear" w:color="auto" w:fill="FFFFFF" w:themeFill="background1"/>
            <w:tcMar/>
          </w:tcPr>
          <w:p w:rsidRPr="00CC0718" w:rsidR="00C71DC8" w:rsidP="00244814" w:rsidRDefault="00C71DC8" w14:paraId="2C285DC8" w14:textId="77777777">
            <w:pPr>
              <w:rPr>
                <w:color w:val="000000"/>
                <w:spacing w:val="-2"/>
                <w:sz w:val="18"/>
              </w:rPr>
            </w:pPr>
            <w:r w:rsidRPr="00CC0718">
              <w:rPr>
                <w:color w:val="000000"/>
                <w:spacing w:val="-2"/>
                <w:sz w:val="18"/>
              </w:rPr>
              <w:t>Codes\\AXIAL CODE\\Q10- Marketing Challenges\COMMUNITY ENGAGEMENT AND OUTREACH CHALLENGES\Early awareness of the club</w:t>
            </w:r>
          </w:p>
        </w:tc>
        <w:tc>
          <w:tcPr>
            <w:tcW w:w="2034" w:type="dxa"/>
            <w:tcBorders>
              <w:top w:val="single" w:color="8FB6EA" w:sz="5" w:space="0"/>
              <w:bottom w:val="single" w:color="8FB6EA" w:sz="5" w:space="0"/>
            </w:tcBorders>
            <w:shd w:val="clear" w:color="auto" w:fill="FFFFFF" w:themeFill="background1"/>
            <w:tcMar/>
          </w:tcPr>
          <w:p w:rsidRPr="00CC0718" w:rsidR="00C71DC8" w:rsidP="00244814" w:rsidRDefault="00C71DC8" w14:paraId="23A28AB7" w14:textId="77777777">
            <w:pPr>
              <w:rPr>
                <w:color w:val="000000"/>
                <w:spacing w:val="-2"/>
                <w:sz w:val="18"/>
              </w:rPr>
            </w:pPr>
          </w:p>
        </w:tc>
        <w:tc>
          <w:tcPr>
            <w:tcW w:w="903" w:type="dxa"/>
            <w:tcBorders>
              <w:top w:val="single" w:color="8FB6EA" w:sz="5" w:space="0"/>
              <w:bottom w:val="single" w:color="8FB6EA" w:sz="5" w:space="0"/>
            </w:tcBorders>
            <w:shd w:val="clear" w:color="auto" w:fill="FFFFFF" w:themeFill="background1"/>
            <w:tcMar/>
          </w:tcPr>
          <w:p w:rsidRPr="00CC0718" w:rsidR="00C71DC8" w:rsidP="00244814" w:rsidRDefault="00C71DC8" w14:paraId="2DB045C7" w14:textId="77777777">
            <w:pPr>
              <w:rPr>
                <w:color w:val="000000"/>
                <w:spacing w:val="-2"/>
                <w:sz w:val="18"/>
              </w:rPr>
            </w:pPr>
            <w:r w:rsidRPr="00CC0718">
              <w:rPr>
                <w:color w:val="000000"/>
                <w:spacing w:val="-2"/>
                <w:sz w:val="18"/>
              </w:rPr>
              <w:t>No</w:t>
            </w:r>
          </w:p>
        </w:tc>
        <w:tc>
          <w:tcPr>
            <w:tcW w:w="1017" w:type="dxa"/>
            <w:tcBorders>
              <w:top w:val="single" w:color="8FB6EA" w:sz="5" w:space="0"/>
              <w:bottom w:val="single" w:color="8FB6EA" w:sz="5" w:space="0"/>
            </w:tcBorders>
            <w:shd w:val="clear" w:color="auto" w:fill="FFFFFF" w:themeFill="background1"/>
            <w:tcMar/>
          </w:tcPr>
          <w:p w:rsidRPr="00CC0718" w:rsidR="00C71DC8" w:rsidP="00244814" w:rsidRDefault="00C71DC8" w14:paraId="5E71BF14" w14:textId="77777777">
            <w:pPr>
              <w:rPr>
                <w:color w:val="000000"/>
                <w:spacing w:val="-2"/>
                <w:sz w:val="18"/>
              </w:rPr>
            </w:pPr>
            <w:r w:rsidRPr="00CC0718">
              <w:rPr>
                <w:color w:val="000000"/>
                <w:spacing w:val="-2"/>
                <w:sz w:val="18"/>
              </w:rPr>
              <w:t>None</w:t>
            </w:r>
          </w:p>
        </w:tc>
      </w:tr>
      <w:tr w:rsidRPr="00CC0718" w:rsidR="00C71DC8" w:rsidTr="3A33D0EC" w14:paraId="295FA495" w14:textId="77777777">
        <w:trPr>
          <w:trHeight w:val="459" w:hRule="exact"/>
        </w:trPr>
        <w:tc>
          <w:tcPr>
            <w:tcW w:w="6763" w:type="dxa"/>
            <w:gridSpan w:val="2"/>
            <w:tcBorders>
              <w:top w:val="single" w:color="8FB6EA" w:sz="5" w:space="0"/>
              <w:bottom w:val="single" w:color="8FB6EA" w:sz="5" w:space="0"/>
            </w:tcBorders>
            <w:shd w:val="clear" w:color="auto" w:fill="FFFFFF" w:themeFill="background1"/>
            <w:tcMar/>
          </w:tcPr>
          <w:p w:rsidRPr="00CC0718" w:rsidR="00C71DC8" w:rsidP="00244814" w:rsidRDefault="00C71DC8" w14:paraId="6F48E7B9" w14:textId="77777777">
            <w:pPr>
              <w:rPr>
                <w:color w:val="000000"/>
                <w:spacing w:val="-2"/>
                <w:sz w:val="18"/>
              </w:rPr>
            </w:pPr>
            <w:r w:rsidRPr="00CC0718">
              <w:rPr>
                <w:color w:val="000000"/>
                <w:spacing w:val="-2"/>
                <w:sz w:val="18"/>
              </w:rPr>
              <w:t>Codes\\AXIAL CODE\\Q10- Marketing Challenges\COMMUNITY ENGAGEMENT AND OUTREACH CHALLENGES\Focus on Undergraduate Engagement</w:t>
            </w:r>
          </w:p>
        </w:tc>
        <w:tc>
          <w:tcPr>
            <w:tcW w:w="2034" w:type="dxa"/>
            <w:tcBorders>
              <w:top w:val="single" w:color="8FB6EA" w:sz="5" w:space="0"/>
              <w:bottom w:val="single" w:color="8FB6EA" w:sz="5" w:space="0"/>
            </w:tcBorders>
            <w:shd w:val="clear" w:color="auto" w:fill="FFFFFF" w:themeFill="background1"/>
            <w:tcMar/>
          </w:tcPr>
          <w:p w:rsidRPr="00CC0718" w:rsidR="00C71DC8" w:rsidP="00244814" w:rsidRDefault="00C71DC8" w14:paraId="5AEEA289" w14:textId="77777777">
            <w:pPr>
              <w:rPr>
                <w:color w:val="000000"/>
                <w:spacing w:val="-2"/>
                <w:sz w:val="18"/>
              </w:rPr>
            </w:pPr>
          </w:p>
        </w:tc>
        <w:tc>
          <w:tcPr>
            <w:tcW w:w="903" w:type="dxa"/>
            <w:tcBorders>
              <w:top w:val="single" w:color="8FB6EA" w:sz="5" w:space="0"/>
              <w:bottom w:val="single" w:color="8FB6EA" w:sz="5" w:space="0"/>
            </w:tcBorders>
            <w:shd w:val="clear" w:color="auto" w:fill="FFFFFF" w:themeFill="background1"/>
            <w:tcMar/>
          </w:tcPr>
          <w:p w:rsidRPr="00CC0718" w:rsidR="00C71DC8" w:rsidP="00244814" w:rsidRDefault="00C71DC8" w14:paraId="0FDE450E" w14:textId="77777777">
            <w:pPr>
              <w:rPr>
                <w:color w:val="000000"/>
                <w:spacing w:val="-2"/>
                <w:sz w:val="18"/>
              </w:rPr>
            </w:pPr>
            <w:r w:rsidRPr="00CC0718">
              <w:rPr>
                <w:color w:val="000000"/>
                <w:spacing w:val="-2"/>
                <w:sz w:val="18"/>
              </w:rPr>
              <w:t>No</w:t>
            </w:r>
          </w:p>
        </w:tc>
        <w:tc>
          <w:tcPr>
            <w:tcW w:w="1017" w:type="dxa"/>
            <w:tcBorders>
              <w:top w:val="single" w:color="8FB6EA" w:sz="5" w:space="0"/>
              <w:bottom w:val="single" w:color="8FB6EA" w:sz="5" w:space="0"/>
            </w:tcBorders>
            <w:shd w:val="clear" w:color="auto" w:fill="FFFFFF" w:themeFill="background1"/>
            <w:tcMar/>
          </w:tcPr>
          <w:p w:rsidRPr="00CC0718" w:rsidR="00C71DC8" w:rsidP="00244814" w:rsidRDefault="00C71DC8" w14:paraId="5D0BD10C" w14:textId="77777777">
            <w:pPr>
              <w:rPr>
                <w:color w:val="000000"/>
                <w:spacing w:val="-2"/>
                <w:sz w:val="18"/>
              </w:rPr>
            </w:pPr>
            <w:r w:rsidRPr="00CC0718">
              <w:rPr>
                <w:color w:val="000000"/>
                <w:spacing w:val="-2"/>
                <w:sz w:val="18"/>
              </w:rPr>
              <w:t>None</w:t>
            </w:r>
          </w:p>
        </w:tc>
      </w:tr>
      <w:tr w:rsidRPr="00CC0718" w:rsidR="00C71DC8" w:rsidTr="3A33D0EC" w14:paraId="77475183" w14:textId="77777777">
        <w:trPr>
          <w:trHeight w:val="659" w:hRule="exact"/>
        </w:trPr>
        <w:tc>
          <w:tcPr>
            <w:tcW w:w="6763" w:type="dxa"/>
            <w:gridSpan w:val="2"/>
            <w:tcBorders>
              <w:top w:val="single" w:color="8FB6EA" w:sz="5" w:space="0"/>
              <w:bottom w:val="single" w:color="8FB6EA" w:sz="5" w:space="0"/>
            </w:tcBorders>
            <w:shd w:val="clear" w:color="auto" w:fill="FFFFFF" w:themeFill="background1"/>
            <w:tcMar/>
          </w:tcPr>
          <w:p w:rsidRPr="00CC0718" w:rsidR="00C71DC8" w:rsidP="00244814" w:rsidRDefault="00C71DC8" w14:paraId="5539BF32" w14:textId="77777777">
            <w:pPr>
              <w:rPr>
                <w:color w:val="000000"/>
                <w:spacing w:val="-2"/>
                <w:sz w:val="18"/>
              </w:rPr>
            </w:pPr>
            <w:r w:rsidRPr="00CC0718">
              <w:rPr>
                <w:color w:val="000000"/>
                <w:spacing w:val="-2"/>
                <w:sz w:val="18"/>
              </w:rPr>
              <w:t>Codes\\AXIAL CODE\\Q10- Marketing Challenges\COMMUNITY ENGAGEMENT AND OUTREACH CHALLENGES\influence a community such as WPI, it needs its voice need to be like super, super hard</w:t>
            </w:r>
          </w:p>
        </w:tc>
        <w:tc>
          <w:tcPr>
            <w:tcW w:w="2034" w:type="dxa"/>
            <w:tcBorders>
              <w:top w:val="single" w:color="8FB6EA" w:sz="5" w:space="0"/>
              <w:bottom w:val="single" w:color="8FB6EA" w:sz="5" w:space="0"/>
            </w:tcBorders>
            <w:shd w:val="clear" w:color="auto" w:fill="FFFFFF" w:themeFill="background1"/>
            <w:tcMar/>
          </w:tcPr>
          <w:p w:rsidRPr="00CC0718" w:rsidR="00C71DC8" w:rsidP="00244814" w:rsidRDefault="00C71DC8" w14:paraId="2368BD8D" w14:textId="77777777">
            <w:pPr>
              <w:rPr>
                <w:color w:val="000000"/>
                <w:spacing w:val="-2"/>
                <w:sz w:val="18"/>
              </w:rPr>
            </w:pPr>
          </w:p>
        </w:tc>
        <w:tc>
          <w:tcPr>
            <w:tcW w:w="903" w:type="dxa"/>
            <w:tcBorders>
              <w:top w:val="single" w:color="8FB6EA" w:sz="5" w:space="0"/>
              <w:bottom w:val="single" w:color="8FB6EA" w:sz="5" w:space="0"/>
            </w:tcBorders>
            <w:shd w:val="clear" w:color="auto" w:fill="FFFFFF" w:themeFill="background1"/>
            <w:tcMar/>
          </w:tcPr>
          <w:p w:rsidRPr="00CC0718" w:rsidR="00C71DC8" w:rsidP="00244814" w:rsidRDefault="00C71DC8" w14:paraId="043CA2A4" w14:textId="77777777">
            <w:pPr>
              <w:rPr>
                <w:color w:val="000000"/>
                <w:spacing w:val="-2"/>
                <w:sz w:val="18"/>
              </w:rPr>
            </w:pPr>
            <w:r w:rsidRPr="00CC0718">
              <w:rPr>
                <w:color w:val="000000"/>
                <w:spacing w:val="-2"/>
                <w:sz w:val="18"/>
              </w:rPr>
              <w:t>No</w:t>
            </w:r>
          </w:p>
        </w:tc>
        <w:tc>
          <w:tcPr>
            <w:tcW w:w="1017" w:type="dxa"/>
            <w:tcBorders>
              <w:top w:val="single" w:color="8FB6EA" w:sz="5" w:space="0"/>
              <w:bottom w:val="single" w:color="8FB6EA" w:sz="5" w:space="0"/>
            </w:tcBorders>
            <w:shd w:val="clear" w:color="auto" w:fill="FFFFFF" w:themeFill="background1"/>
            <w:tcMar/>
          </w:tcPr>
          <w:p w:rsidRPr="00CC0718" w:rsidR="00C71DC8" w:rsidP="00244814" w:rsidRDefault="00C71DC8" w14:paraId="25382DF2" w14:textId="77777777">
            <w:pPr>
              <w:rPr>
                <w:color w:val="000000"/>
                <w:spacing w:val="-2"/>
                <w:sz w:val="18"/>
              </w:rPr>
            </w:pPr>
            <w:r w:rsidRPr="00CC0718">
              <w:rPr>
                <w:color w:val="000000"/>
                <w:spacing w:val="-2"/>
                <w:sz w:val="18"/>
              </w:rPr>
              <w:t>None</w:t>
            </w:r>
          </w:p>
        </w:tc>
      </w:tr>
      <w:tr w:rsidRPr="00CC0718" w:rsidR="00C71DC8" w:rsidTr="3A33D0EC" w14:paraId="72AD0D61" w14:textId="77777777">
        <w:trPr>
          <w:trHeight w:val="458" w:hRule="exact"/>
        </w:trPr>
        <w:tc>
          <w:tcPr>
            <w:tcW w:w="6763" w:type="dxa"/>
            <w:gridSpan w:val="2"/>
            <w:tcBorders>
              <w:top w:val="single" w:color="8FB6EA" w:sz="5" w:space="0"/>
              <w:bottom w:val="single" w:color="8FB6EA" w:sz="5" w:space="0"/>
            </w:tcBorders>
            <w:shd w:val="clear" w:color="auto" w:fill="FFFFFF" w:themeFill="background1"/>
            <w:tcMar/>
          </w:tcPr>
          <w:p w:rsidRPr="00CC0718" w:rsidR="00C71DC8" w:rsidP="00244814" w:rsidRDefault="00C71DC8" w14:paraId="060EFC10" w14:textId="77777777">
            <w:pPr>
              <w:rPr>
                <w:color w:val="000000"/>
                <w:spacing w:val="-2"/>
                <w:sz w:val="18"/>
              </w:rPr>
            </w:pPr>
            <w:r w:rsidRPr="00CC0718">
              <w:rPr>
                <w:color w:val="000000"/>
                <w:spacing w:val="-2"/>
                <w:sz w:val="18"/>
              </w:rPr>
              <w:t>Codes\\AXIAL CODE\\Q10- Marketing Challenges\COMMUNITY ENGAGEMENT AND OUTREACH CHALLENGES\number of people who are coming to our events should increase</w:t>
            </w:r>
          </w:p>
        </w:tc>
        <w:tc>
          <w:tcPr>
            <w:tcW w:w="2034" w:type="dxa"/>
            <w:tcBorders>
              <w:top w:val="single" w:color="8FB6EA" w:sz="5" w:space="0"/>
              <w:bottom w:val="single" w:color="8FB6EA" w:sz="5" w:space="0"/>
            </w:tcBorders>
            <w:shd w:val="clear" w:color="auto" w:fill="FFFFFF" w:themeFill="background1"/>
            <w:tcMar/>
          </w:tcPr>
          <w:p w:rsidRPr="00CC0718" w:rsidR="00C71DC8" w:rsidP="00244814" w:rsidRDefault="00C71DC8" w14:paraId="07E8B3D4" w14:textId="77777777">
            <w:pPr>
              <w:rPr>
                <w:color w:val="000000"/>
                <w:spacing w:val="-2"/>
                <w:sz w:val="18"/>
              </w:rPr>
            </w:pPr>
          </w:p>
        </w:tc>
        <w:tc>
          <w:tcPr>
            <w:tcW w:w="903" w:type="dxa"/>
            <w:tcBorders>
              <w:top w:val="single" w:color="8FB6EA" w:sz="5" w:space="0"/>
              <w:bottom w:val="single" w:color="8FB6EA" w:sz="5" w:space="0"/>
            </w:tcBorders>
            <w:shd w:val="clear" w:color="auto" w:fill="FFFFFF" w:themeFill="background1"/>
            <w:tcMar/>
          </w:tcPr>
          <w:p w:rsidRPr="00CC0718" w:rsidR="00C71DC8" w:rsidP="00244814" w:rsidRDefault="00C71DC8" w14:paraId="05478078" w14:textId="77777777">
            <w:pPr>
              <w:rPr>
                <w:color w:val="000000"/>
                <w:spacing w:val="-2"/>
                <w:sz w:val="18"/>
              </w:rPr>
            </w:pPr>
            <w:r w:rsidRPr="00CC0718">
              <w:rPr>
                <w:color w:val="000000"/>
                <w:spacing w:val="-2"/>
                <w:sz w:val="18"/>
              </w:rPr>
              <w:t>No</w:t>
            </w:r>
          </w:p>
        </w:tc>
        <w:tc>
          <w:tcPr>
            <w:tcW w:w="1017" w:type="dxa"/>
            <w:tcBorders>
              <w:top w:val="single" w:color="8FB6EA" w:sz="5" w:space="0"/>
              <w:bottom w:val="single" w:color="8FB6EA" w:sz="5" w:space="0"/>
            </w:tcBorders>
            <w:shd w:val="clear" w:color="auto" w:fill="FFFFFF" w:themeFill="background1"/>
            <w:tcMar/>
          </w:tcPr>
          <w:p w:rsidRPr="00CC0718" w:rsidR="00C71DC8" w:rsidP="00244814" w:rsidRDefault="00C71DC8" w14:paraId="231834C4" w14:textId="77777777">
            <w:pPr>
              <w:rPr>
                <w:color w:val="000000"/>
                <w:spacing w:val="-2"/>
                <w:sz w:val="18"/>
              </w:rPr>
            </w:pPr>
            <w:r w:rsidRPr="00CC0718">
              <w:rPr>
                <w:color w:val="000000"/>
                <w:spacing w:val="-2"/>
                <w:sz w:val="18"/>
              </w:rPr>
              <w:t>None</w:t>
            </w:r>
          </w:p>
        </w:tc>
      </w:tr>
      <w:tr w:rsidRPr="00CC0718" w:rsidR="00C71DC8" w:rsidTr="3A33D0EC" w14:paraId="078406D7" w14:textId="77777777">
        <w:trPr>
          <w:trHeight w:val="459" w:hRule="exact"/>
        </w:trPr>
        <w:tc>
          <w:tcPr>
            <w:tcW w:w="6763" w:type="dxa"/>
            <w:gridSpan w:val="2"/>
            <w:tcBorders>
              <w:top w:val="single" w:color="8FB6EA" w:sz="5" w:space="0"/>
              <w:bottom w:val="single" w:color="8FB6EA" w:sz="5" w:space="0"/>
            </w:tcBorders>
            <w:shd w:val="clear" w:color="auto" w:fill="FFFFFF" w:themeFill="background1"/>
            <w:tcMar/>
          </w:tcPr>
          <w:p w:rsidRPr="00CC0718" w:rsidR="00C71DC8" w:rsidP="00244814" w:rsidRDefault="00C71DC8" w14:paraId="73E73BB2" w14:textId="77777777">
            <w:pPr>
              <w:rPr>
                <w:color w:val="000000"/>
                <w:spacing w:val="-2"/>
                <w:sz w:val="18"/>
              </w:rPr>
            </w:pPr>
            <w:r w:rsidRPr="00CC0718">
              <w:rPr>
                <w:color w:val="000000"/>
                <w:spacing w:val="-2"/>
                <w:sz w:val="18"/>
              </w:rPr>
              <w:t>Codes\\AXIAL CODE\\Q10- Marketing Challenges\COMMUNITY ENGAGEMENT AND OUTREACH CHALLENGES\To outreach</w:t>
            </w:r>
          </w:p>
        </w:tc>
        <w:tc>
          <w:tcPr>
            <w:tcW w:w="2034" w:type="dxa"/>
            <w:tcBorders>
              <w:top w:val="single" w:color="8FB6EA" w:sz="5" w:space="0"/>
              <w:bottom w:val="single" w:color="8FB6EA" w:sz="5" w:space="0"/>
            </w:tcBorders>
            <w:shd w:val="clear" w:color="auto" w:fill="FFFFFF" w:themeFill="background1"/>
            <w:tcMar/>
          </w:tcPr>
          <w:p w:rsidRPr="00CC0718" w:rsidR="00C71DC8" w:rsidP="00244814" w:rsidRDefault="00C71DC8" w14:paraId="08EA0671" w14:textId="77777777">
            <w:pPr>
              <w:rPr>
                <w:color w:val="000000"/>
                <w:spacing w:val="-2"/>
                <w:sz w:val="18"/>
              </w:rPr>
            </w:pPr>
          </w:p>
        </w:tc>
        <w:tc>
          <w:tcPr>
            <w:tcW w:w="903" w:type="dxa"/>
            <w:tcBorders>
              <w:top w:val="single" w:color="8FB6EA" w:sz="5" w:space="0"/>
              <w:bottom w:val="single" w:color="8FB6EA" w:sz="5" w:space="0"/>
            </w:tcBorders>
            <w:shd w:val="clear" w:color="auto" w:fill="FFFFFF" w:themeFill="background1"/>
            <w:tcMar/>
          </w:tcPr>
          <w:p w:rsidRPr="00CC0718" w:rsidR="00C71DC8" w:rsidP="00244814" w:rsidRDefault="00C71DC8" w14:paraId="1505CA63" w14:textId="77777777">
            <w:pPr>
              <w:rPr>
                <w:color w:val="000000"/>
                <w:spacing w:val="-2"/>
                <w:sz w:val="18"/>
              </w:rPr>
            </w:pPr>
            <w:r w:rsidRPr="00CC0718">
              <w:rPr>
                <w:color w:val="000000"/>
                <w:spacing w:val="-2"/>
                <w:sz w:val="18"/>
              </w:rPr>
              <w:t>No</w:t>
            </w:r>
          </w:p>
        </w:tc>
        <w:tc>
          <w:tcPr>
            <w:tcW w:w="1017" w:type="dxa"/>
            <w:tcBorders>
              <w:top w:val="single" w:color="8FB6EA" w:sz="5" w:space="0"/>
              <w:bottom w:val="single" w:color="8FB6EA" w:sz="5" w:space="0"/>
            </w:tcBorders>
            <w:shd w:val="clear" w:color="auto" w:fill="FFFFFF" w:themeFill="background1"/>
            <w:tcMar/>
          </w:tcPr>
          <w:p w:rsidRPr="00CC0718" w:rsidR="00C71DC8" w:rsidP="00244814" w:rsidRDefault="00C71DC8" w14:paraId="1A31E752" w14:textId="77777777">
            <w:pPr>
              <w:rPr>
                <w:color w:val="000000"/>
                <w:spacing w:val="-2"/>
                <w:sz w:val="18"/>
              </w:rPr>
            </w:pPr>
            <w:r w:rsidRPr="00CC0718">
              <w:rPr>
                <w:color w:val="000000"/>
                <w:spacing w:val="-2"/>
                <w:sz w:val="18"/>
              </w:rPr>
              <w:t>None</w:t>
            </w:r>
          </w:p>
        </w:tc>
      </w:tr>
      <w:tr w:rsidRPr="00CC0718" w:rsidR="00C71DC8" w:rsidTr="3A33D0EC" w14:paraId="2487D7A0" w14:textId="77777777">
        <w:trPr>
          <w:trHeight w:val="329" w:hRule="exact"/>
        </w:trPr>
        <w:tc>
          <w:tcPr>
            <w:tcW w:w="6763" w:type="dxa"/>
            <w:gridSpan w:val="2"/>
            <w:tcBorders>
              <w:top w:val="single" w:color="8FB6EA" w:sz="5" w:space="0"/>
              <w:bottom w:val="single" w:color="8FB6EA" w:sz="5" w:space="0"/>
            </w:tcBorders>
            <w:shd w:val="clear" w:color="auto" w:fill="FFFFFF" w:themeFill="background1"/>
            <w:tcMar/>
          </w:tcPr>
          <w:p w:rsidRPr="00CC0718" w:rsidR="00C71DC8" w:rsidP="00244814" w:rsidRDefault="00C71DC8" w14:paraId="6F07159C" w14:textId="77777777">
            <w:pPr>
              <w:rPr>
                <w:color w:val="000000"/>
                <w:spacing w:val="-2"/>
                <w:sz w:val="18"/>
              </w:rPr>
            </w:pPr>
            <w:r w:rsidRPr="00CC0718">
              <w:rPr>
                <w:color w:val="000000"/>
                <w:spacing w:val="-2"/>
                <w:sz w:val="18"/>
              </w:rPr>
              <w:t>Codes\\AXIAL CODE\\Q10- Marketing Challenges\FUNDING</w:t>
            </w:r>
          </w:p>
        </w:tc>
        <w:tc>
          <w:tcPr>
            <w:tcW w:w="2034" w:type="dxa"/>
            <w:tcBorders>
              <w:top w:val="single" w:color="8FB6EA" w:sz="5" w:space="0"/>
              <w:bottom w:val="single" w:color="8FB6EA" w:sz="5" w:space="0"/>
            </w:tcBorders>
            <w:shd w:val="clear" w:color="auto" w:fill="FFFFFF" w:themeFill="background1"/>
            <w:tcMar/>
          </w:tcPr>
          <w:p w:rsidRPr="00CC0718" w:rsidR="00C71DC8" w:rsidP="00244814" w:rsidRDefault="00C71DC8" w14:paraId="7DD4E1A7" w14:textId="77777777">
            <w:pPr>
              <w:rPr>
                <w:color w:val="000000"/>
                <w:spacing w:val="-2"/>
                <w:sz w:val="18"/>
              </w:rPr>
            </w:pPr>
          </w:p>
        </w:tc>
        <w:tc>
          <w:tcPr>
            <w:tcW w:w="903" w:type="dxa"/>
            <w:tcBorders>
              <w:top w:val="single" w:color="8FB6EA" w:sz="5" w:space="0"/>
              <w:bottom w:val="single" w:color="8FB6EA" w:sz="5" w:space="0"/>
            </w:tcBorders>
            <w:shd w:val="clear" w:color="auto" w:fill="FFFFFF" w:themeFill="background1"/>
            <w:tcMar/>
          </w:tcPr>
          <w:p w:rsidRPr="00CC0718" w:rsidR="00C71DC8" w:rsidP="00244814" w:rsidRDefault="00C71DC8" w14:paraId="6AE1B7BB" w14:textId="77777777">
            <w:pPr>
              <w:rPr>
                <w:color w:val="000000"/>
                <w:spacing w:val="-2"/>
                <w:sz w:val="18"/>
              </w:rPr>
            </w:pPr>
            <w:r w:rsidRPr="00CC0718">
              <w:rPr>
                <w:color w:val="000000"/>
                <w:spacing w:val="-2"/>
                <w:sz w:val="18"/>
              </w:rPr>
              <w:t>Yes</w:t>
            </w:r>
          </w:p>
        </w:tc>
        <w:tc>
          <w:tcPr>
            <w:tcW w:w="1017" w:type="dxa"/>
            <w:tcBorders>
              <w:top w:val="single" w:color="8FB6EA" w:sz="5" w:space="0"/>
              <w:bottom w:val="single" w:color="8FB6EA" w:sz="5" w:space="0"/>
            </w:tcBorders>
            <w:shd w:val="clear" w:color="auto" w:fill="FFFFFF" w:themeFill="background1"/>
            <w:tcMar/>
          </w:tcPr>
          <w:p w:rsidRPr="00CC0718" w:rsidR="00C71DC8" w:rsidP="00244814" w:rsidRDefault="00C71DC8" w14:paraId="705268B5" w14:textId="77777777">
            <w:pPr>
              <w:rPr>
                <w:color w:val="000000"/>
                <w:spacing w:val="-2"/>
                <w:sz w:val="18"/>
              </w:rPr>
            </w:pPr>
            <w:r w:rsidRPr="00CC0718">
              <w:rPr>
                <w:color w:val="000000"/>
                <w:spacing w:val="-2"/>
                <w:sz w:val="18"/>
              </w:rPr>
              <w:t>None</w:t>
            </w:r>
          </w:p>
        </w:tc>
      </w:tr>
      <w:tr w:rsidRPr="00CC0718" w:rsidR="00C71DC8" w:rsidTr="3A33D0EC" w14:paraId="3A977C96" w14:textId="77777777">
        <w:trPr>
          <w:trHeight w:val="344" w:hRule="exact"/>
        </w:trPr>
        <w:tc>
          <w:tcPr>
            <w:tcW w:w="6763" w:type="dxa"/>
            <w:gridSpan w:val="2"/>
            <w:tcBorders>
              <w:top w:val="single" w:color="8FB6EA" w:sz="5" w:space="0"/>
              <w:bottom w:val="single" w:color="8FB6EA" w:sz="5" w:space="0"/>
            </w:tcBorders>
            <w:shd w:val="clear" w:color="auto" w:fill="FFFFFF" w:themeFill="background1"/>
            <w:tcMar/>
          </w:tcPr>
          <w:p w:rsidRPr="00CC0718" w:rsidR="00C71DC8" w:rsidP="00244814" w:rsidRDefault="00C71DC8" w14:paraId="0A67CFF3" w14:textId="77777777">
            <w:pPr>
              <w:rPr>
                <w:color w:val="000000"/>
                <w:spacing w:val="-2"/>
                <w:sz w:val="18"/>
              </w:rPr>
            </w:pPr>
            <w:r w:rsidRPr="00CC0718">
              <w:rPr>
                <w:color w:val="000000"/>
                <w:spacing w:val="-2"/>
                <w:sz w:val="18"/>
              </w:rPr>
              <w:t>Codes\\AXIAL CODE\\Q10- Marketing Challenges\FUNDING\Funding club</w:t>
            </w:r>
          </w:p>
        </w:tc>
        <w:tc>
          <w:tcPr>
            <w:tcW w:w="2034" w:type="dxa"/>
            <w:tcBorders>
              <w:top w:val="single" w:color="8FB6EA" w:sz="5" w:space="0"/>
              <w:bottom w:val="single" w:color="8FB6EA" w:sz="5" w:space="0"/>
            </w:tcBorders>
            <w:shd w:val="clear" w:color="auto" w:fill="FFFFFF" w:themeFill="background1"/>
            <w:tcMar/>
          </w:tcPr>
          <w:p w:rsidRPr="00CC0718" w:rsidR="00C71DC8" w:rsidP="00244814" w:rsidRDefault="00C71DC8" w14:paraId="4BA140F1" w14:textId="77777777">
            <w:pPr>
              <w:rPr>
                <w:color w:val="000000"/>
                <w:spacing w:val="-2"/>
                <w:sz w:val="18"/>
              </w:rPr>
            </w:pPr>
          </w:p>
        </w:tc>
        <w:tc>
          <w:tcPr>
            <w:tcW w:w="903" w:type="dxa"/>
            <w:tcBorders>
              <w:top w:val="single" w:color="8FB6EA" w:sz="5" w:space="0"/>
              <w:bottom w:val="single" w:color="8FB6EA" w:sz="5" w:space="0"/>
            </w:tcBorders>
            <w:shd w:val="clear" w:color="auto" w:fill="FFFFFF" w:themeFill="background1"/>
            <w:tcMar/>
          </w:tcPr>
          <w:p w:rsidRPr="00CC0718" w:rsidR="00C71DC8" w:rsidP="00244814" w:rsidRDefault="00C71DC8" w14:paraId="04454914" w14:textId="77777777">
            <w:pPr>
              <w:rPr>
                <w:color w:val="000000"/>
                <w:spacing w:val="-2"/>
                <w:sz w:val="18"/>
              </w:rPr>
            </w:pPr>
            <w:r w:rsidRPr="00CC0718">
              <w:rPr>
                <w:color w:val="000000"/>
                <w:spacing w:val="-2"/>
                <w:sz w:val="18"/>
              </w:rPr>
              <w:t>No</w:t>
            </w:r>
          </w:p>
        </w:tc>
        <w:tc>
          <w:tcPr>
            <w:tcW w:w="1017" w:type="dxa"/>
            <w:tcBorders>
              <w:top w:val="single" w:color="8FB6EA" w:sz="5" w:space="0"/>
              <w:bottom w:val="single" w:color="8FB6EA" w:sz="5" w:space="0"/>
            </w:tcBorders>
            <w:shd w:val="clear" w:color="auto" w:fill="FFFFFF" w:themeFill="background1"/>
            <w:tcMar/>
          </w:tcPr>
          <w:p w:rsidRPr="00CC0718" w:rsidR="00C71DC8" w:rsidP="00244814" w:rsidRDefault="00C71DC8" w14:paraId="71112A7A" w14:textId="77777777">
            <w:pPr>
              <w:rPr>
                <w:color w:val="000000"/>
                <w:spacing w:val="-2"/>
                <w:sz w:val="18"/>
              </w:rPr>
            </w:pPr>
            <w:r w:rsidRPr="00CC0718">
              <w:rPr>
                <w:color w:val="000000"/>
                <w:spacing w:val="-2"/>
                <w:sz w:val="18"/>
              </w:rPr>
              <w:t>None</w:t>
            </w:r>
          </w:p>
        </w:tc>
      </w:tr>
      <w:tr w:rsidRPr="00CC0718" w:rsidR="00C71DC8" w:rsidTr="3A33D0EC" w14:paraId="7EC9D5D4" w14:textId="77777777">
        <w:trPr>
          <w:trHeight w:val="458" w:hRule="exact"/>
        </w:trPr>
        <w:tc>
          <w:tcPr>
            <w:tcW w:w="6763" w:type="dxa"/>
            <w:gridSpan w:val="2"/>
            <w:tcBorders>
              <w:top w:val="single" w:color="8FB6EA" w:sz="5" w:space="0"/>
              <w:bottom w:val="single" w:color="8FB6EA" w:sz="5" w:space="0"/>
            </w:tcBorders>
            <w:shd w:val="clear" w:color="auto" w:fill="FFFFFF" w:themeFill="background1"/>
            <w:tcMar/>
          </w:tcPr>
          <w:p w:rsidRPr="00CC0718" w:rsidR="00C71DC8" w:rsidP="00244814" w:rsidRDefault="00C71DC8" w14:paraId="6093607B" w14:textId="77777777">
            <w:pPr>
              <w:rPr>
                <w:color w:val="000000"/>
                <w:spacing w:val="-2"/>
                <w:sz w:val="18"/>
              </w:rPr>
            </w:pPr>
            <w:r w:rsidRPr="00CC0718">
              <w:rPr>
                <w:color w:val="000000"/>
                <w:spacing w:val="-2"/>
                <w:sz w:val="18"/>
              </w:rPr>
              <w:t>Codes\\AXIAL CODE\\Q10- Marketing Challenges\FUNDING\Funding club\Collision format with sharing funds</w:t>
            </w:r>
          </w:p>
        </w:tc>
        <w:tc>
          <w:tcPr>
            <w:tcW w:w="2034" w:type="dxa"/>
            <w:tcBorders>
              <w:top w:val="single" w:color="8FB6EA" w:sz="5" w:space="0"/>
              <w:bottom w:val="single" w:color="8FB6EA" w:sz="5" w:space="0"/>
            </w:tcBorders>
            <w:shd w:val="clear" w:color="auto" w:fill="FFFFFF" w:themeFill="background1"/>
            <w:tcMar/>
          </w:tcPr>
          <w:p w:rsidRPr="00CC0718" w:rsidR="00C71DC8" w:rsidP="00244814" w:rsidRDefault="00C71DC8" w14:paraId="10E92E4C" w14:textId="77777777">
            <w:pPr>
              <w:rPr>
                <w:color w:val="000000"/>
                <w:spacing w:val="-2"/>
                <w:sz w:val="18"/>
              </w:rPr>
            </w:pPr>
          </w:p>
        </w:tc>
        <w:tc>
          <w:tcPr>
            <w:tcW w:w="903" w:type="dxa"/>
            <w:tcBorders>
              <w:top w:val="single" w:color="8FB6EA" w:sz="5" w:space="0"/>
              <w:bottom w:val="single" w:color="8FB6EA" w:sz="5" w:space="0"/>
            </w:tcBorders>
            <w:shd w:val="clear" w:color="auto" w:fill="FFFFFF" w:themeFill="background1"/>
            <w:tcMar/>
          </w:tcPr>
          <w:p w:rsidRPr="00CC0718" w:rsidR="00C71DC8" w:rsidP="00244814" w:rsidRDefault="00C71DC8" w14:paraId="5CA1C464" w14:textId="77777777">
            <w:pPr>
              <w:rPr>
                <w:color w:val="000000"/>
                <w:spacing w:val="-2"/>
                <w:sz w:val="18"/>
              </w:rPr>
            </w:pPr>
            <w:r w:rsidRPr="00CC0718">
              <w:rPr>
                <w:color w:val="000000"/>
                <w:spacing w:val="-2"/>
                <w:sz w:val="18"/>
              </w:rPr>
              <w:t>No</w:t>
            </w:r>
          </w:p>
        </w:tc>
        <w:tc>
          <w:tcPr>
            <w:tcW w:w="1017" w:type="dxa"/>
            <w:tcBorders>
              <w:top w:val="single" w:color="8FB6EA" w:sz="5" w:space="0"/>
              <w:bottom w:val="single" w:color="8FB6EA" w:sz="5" w:space="0"/>
            </w:tcBorders>
            <w:shd w:val="clear" w:color="auto" w:fill="FFFFFF" w:themeFill="background1"/>
            <w:tcMar/>
          </w:tcPr>
          <w:p w:rsidRPr="00CC0718" w:rsidR="00C71DC8" w:rsidP="00244814" w:rsidRDefault="00C71DC8" w14:paraId="44F825AA" w14:textId="77777777">
            <w:pPr>
              <w:rPr>
                <w:color w:val="000000"/>
                <w:spacing w:val="-2"/>
                <w:sz w:val="18"/>
              </w:rPr>
            </w:pPr>
            <w:r w:rsidRPr="00CC0718">
              <w:rPr>
                <w:color w:val="000000"/>
                <w:spacing w:val="-2"/>
                <w:sz w:val="18"/>
              </w:rPr>
              <w:t>None</w:t>
            </w:r>
          </w:p>
        </w:tc>
      </w:tr>
      <w:tr w:rsidRPr="00CC0718" w:rsidR="00C71DC8" w:rsidTr="3A33D0EC" w14:paraId="6F656F21" w14:textId="77777777">
        <w:trPr>
          <w:trHeight w:val="459" w:hRule="exact"/>
        </w:trPr>
        <w:tc>
          <w:tcPr>
            <w:tcW w:w="6763" w:type="dxa"/>
            <w:gridSpan w:val="2"/>
            <w:tcBorders>
              <w:top w:val="single" w:color="8FB6EA" w:sz="5" w:space="0"/>
              <w:bottom w:val="single" w:color="8FB6EA" w:sz="5" w:space="0"/>
            </w:tcBorders>
            <w:shd w:val="clear" w:color="auto" w:fill="FFFFFF" w:themeFill="background1"/>
            <w:tcMar/>
          </w:tcPr>
          <w:p w:rsidRPr="00CC0718" w:rsidR="00C71DC8" w:rsidP="00244814" w:rsidRDefault="00C71DC8" w14:paraId="201D1583" w14:textId="77777777">
            <w:pPr>
              <w:rPr>
                <w:color w:val="000000"/>
                <w:spacing w:val="-2"/>
                <w:sz w:val="18"/>
              </w:rPr>
            </w:pPr>
            <w:r w:rsidRPr="00CC0718">
              <w:rPr>
                <w:color w:val="000000"/>
                <w:spacing w:val="-2"/>
                <w:sz w:val="18"/>
              </w:rPr>
              <w:t>Codes\\AXIAL CODE\\Q10- Marketing Challenges\FUNDING\Funding club\Credit shared equally</w:t>
            </w:r>
          </w:p>
        </w:tc>
        <w:tc>
          <w:tcPr>
            <w:tcW w:w="2034" w:type="dxa"/>
            <w:tcBorders>
              <w:top w:val="single" w:color="8FB6EA" w:sz="5" w:space="0"/>
              <w:bottom w:val="single" w:color="8FB6EA" w:sz="5" w:space="0"/>
            </w:tcBorders>
            <w:shd w:val="clear" w:color="auto" w:fill="FFFFFF" w:themeFill="background1"/>
            <w:tcMar/>
          </w:tcPr>
          <w:p w:rsidRPr="00CC0718" w:rsidR="00C71DC8" w:rsidP="00244814" w:rsidRDefault="00C71DC8" w14:paraId="16CF00DC" w14:textId="77777777">
            <w:pPr>
              <w:rPr>
                <w:color w:val="000000"/>
                <w:spacing w:val="-2"/>
                <w:sz w:val="18"/>
              </w:rPr>
            </w:pPr>
          </w:p>
        </w:tc>
        <w:tc>
          <w:tcPr>
            <w:tcW w:w="903" w:type="dxa"/>
            <w:tcBorders>
              <w:top w:val="single" w:color="8FB6EA" w:sz="5" w:space="0"/>
              <w:bottom w:val="single" w:color="8FB6EA" w:sz="5" w:space="0"/>
            </w:tcBorders>
            <w:shd w:val="clear" w:color="auto" w:fill="FFFFFF" w:themeFill="background1"/>
            <w:tcMar/>
          </w:tcPr>
          <w:p w:rsidRPr="00CC0718" w:rsidR="00C71DC8" w:rsidP="00244814" w:rsidRDefault="00C71DC8" w14:paraId="1E60A93A" w14:textId="77777777">
            <w:pPr>
              <w:rPr>
                <w:color w:val="000000"/>
                <w:spacing w:val="-2"/>
                <w:sz w:val="18"/>
              </w:rPr>
            </w:pPr>
            <w:r w:rsidRPr="00CC0718">
              <w:rPr>
                <w:color w:val="000000"/>
                <w:spacing w:val="-2"/>
                <w:sz w:val="18"/>
              </w:rPr>
              <w:t>No</w:t>
            </w:r>
          </w:p>
        </w:tc>
        <w:tc>
          <w:tcPr>
            <w:tcW w:w="1017" w:type="dxa"/>
            <w:tcBorders>
              <w:top w:val="single" w:color="8FB6EA" w:sz="5" w:space="0"/>
              <w:bottom w:val="single" w:color="8FB6EA" w:sz="5" w:space="0"/>
            </w:tcBorders>
            <w:shd w:val="clear" w:color="auto" w:fill="FFFFFF" w:themeFill="background1"/>
            <w:tcMar/>
          </w:tcPr>
          <w:p w:rsidRPr="00CC0718" w:rsidR="00C71DC8" w:rsidP="00244814" w:rsidRDefault="00C71DC8" w14:paraId="7D48DD79" w14:textId="77777777">
            <w:pPr>
              <w:rPr>
                <w:color w:val="000000"/>
                <w:spacing w:val="-2"/>
                <w:sz w:val="18"/>
              </w:rPr>
            </w:pPr>
            <w:r w:rsidRPr="00CC0718">
              <w:rPr>
                <w:color w:val="000000"/>
                <w:spacing w:val="-2"/>
                <w:sz w:val="18"/>
              </w:rPr>
              <w:t>None</w:t>
            </w:r>
          </w:p>
        </w:tc>
      </w:tr>
      <w:tr w:rsidRPr="00CC0718" w:rsidR="00C71DC8" w:rsidTr="3A33D0EC" w14:paraId="38487035" w14:textId="77777777">
        <w:trPr>
          <w:trHeight w:val="458" w:hRule="exact"/>
        </w:trPr>
        <w:tc>
          <w:tcPr>
            <w:tcW w:w="6763" w:type="dxa"/>
            <w:gridSpan w:val="2"/>
            <w:tcBorders>
              <w:top w:val="single" w:color="8FB6EA" w:sz="5" w:space="0"/>
              <w:bottom w:val="single" w:color="8FB6EA" w:sz="5" w:space="0"/>
            </w:tcBorders>
            <w:shd w:val="clear" w:color="auto" w:fill="FFFFFF" w:themeFill="background1"/>
            <w:tcMar/>
          </w:tcPr>
          <w:p w:rsidRPr="00CC0718" w:rsidR="00C71DC8" w:rsidP="00244814" w:rsidRDefault="00C71DC8" w14:paraId="21652EB7" w14:textId="77777777">
            <w:pPr>
              <w:rPr>
                <w:color w:val="000000"/>
                <w:spacing w:val="-2"/>
                <w:sz w:val="18"/>
              </w:rPr>
            </w:pPr>
            <w:r w:rsidRPr="00CC0718">
              <w:rPr>
                <w:color w:val="000000"/>
                <w:spacing w:val="-2"/>
                <w:sz w:val="18"/>
              </w:rPr>
              <w:t>Codes\\AXIAL CODE\\Q10- Marketing Challenges\FUNDING\Funding club\Does not be super burden on one</w:t>
            </w:r>
          </w:p>
        </w:tc>
        <w:tc>
          <w:tcPr>
            <w:tcW w:w="2034" w:type="dxa"/>
            <w:tcBorders>
              <w:top w:val="single" w:color="8FB6EA" w:sz="5" w:space="0"/>
              <w:bottom w:val="single" w:color="8FB6EA" w:sz="5" w:space="0"/>
            </w:tcBorders>
            <w:shd w:val="clear" w:color="auto" w:fill="FFFFFF" w:themeFill="background1"/>
            <w:tcMar/>
          </w:tcPr>
          <w:p w:rsidRPr="00CC0718" w:rsidR="00C71DC8" w:rsidP="00244814" w:rsidRDefault="00C71DC8" w14:paraId="41BDE158" w14:textId="77777777">
            <w:pPr>
              <w:rPr>
                <w:color w:val="000000"/>
                <w:spacing w:val="-2"/>
                <w:sz w:val="18"/>
              </w:rPr>
            </w:pPr>
          </w:p>
        </w:tc>
        <w:tc>
          <w:tcPr>
            <w:tcW w:w="903" w:type="dxa"/>
            <w:tcBorders>
              <w:top w:val="single" w:color="8FB6EA" w:sz="5" w:space="0"/>
              <w:bottom w:val="single" w:color="8FB6EA" w:sz="5" w:space="0"/>
            </w:tcBorders>
            <w:shd w:val="clear" w:color="auto" w:fill="FFFFFF" w:themeFill="background1"/>
            <w:tcMar/>
          </w:tcPr>
          <w:p w:rsidRPr="00CC0718" w:rsidR="00C71DC8" w:rsidP="00244814" w:rsidRDefault="00C71DC8" w14:paraId="2C7AD605" w14:textId="77777777">
            <w:pPr>
              <w:rPr>
                <w:color w:val="000000"/>
                <w:spacing w:val="-2"/>
                <w:sz w:val="18"/>
              </w:rPr>
            </w:pPr>
            <w:r w:rsidRPr="00CC0718">
              <w:rPr>
                <w:color w:val="000000"/>
                <w:spacing w:val="-2"/>
                <w:sz w:val="18"/>
              </w:rPr>
              <w:t>No</w:t>
            </w:r>
          </w:p>
        </w:tc>
        <w:tc>
          <w:tcPr>
            <w:tcW w:w="1017" w:type="dxa"/>
            <w:tcBorders>
              <w:top w:val="single" w:color="8FB6EA" w:sz="5" w:space="0"/>
              <w:bottom w:val="single" w:color="8FB6EA" w:sz="5" w:space="0"/>
            </w:tcBorders>
            <w:shd w:val="clear" w:color="auto" w:fill="FFFFFF" w:themeFill="background1"/>
            <w:tcMar/>
          </w:tcPr>
          <w:p w:rsidRPr="00CC0718" w:rsidR="00C71DC8" w:rsidP="00244814" w:rsidRDefault="00C71DC8" w14:paraId="7F714A9D" w14:textId="77777777">
            <w:pPr>
              <w:rPr>
                <w:color w:val="000000"/>
                <w:spacing w:val="-2"/>
                <w:sz w:val="18"/>
              </w:rPr>
            </w:pPr>
            <w:r w:rsidRPr="00CC0718">
              <w:rPr>
                <w:color w:val="000000"/>
                <w:spacing w:val="-2"/>
                <w:sz w:val="18"/>
              </w:rPr>
              <w:t>None</w:t>
            </w:r>
          </w:p>
        </w:tc>
      </w:tr>
      <w:tr w:rsidRPr="00CC0718" w:rsidR="00C71DC8" w:rsidTr="3A33D0EC" w14:paraId="774A7CC6" w14:textId="77777777">
        <w:trPr>
          <w:trHeight w:val="459" w:hRule="exact"/>
        </w:trPr>
        <w:tc>
          <w:tcPr>
            <w:tcW w:w="6763" w:type="dxa"/>
            <w:gridSpan w:val="2"/>
            <w:tcBorders>
              <w:top w:val="single" w:color="8FB6EA" w:sz="5" w:space="0"/>
              <w:bottom w:val="single" w:color="8FB6EA" w:sz="5" w:space="0"/>
            </w:tcBorders>
            <w:shd w:val="clear" w:color="auto" w:fill="FFFFFF" w:themeFill="background1"/>
            <w:tcMar/>
          </w:tcPr>
          <w:p w:rsidRPr="00CC0718" w:rsidR="00C71DC8" w:rsidP="3A33D0EC" w:rsidRDefault="00C71DC8" w14:paraId="4E056ECE" w14:textId="77777777">
            <w:pPr>
              <w:rPr>
                <w:color w:val="000000"/>
                <w:spacing w:val="-2"/>
                <w:sz w:val="18"/>
                <w:szCs w:val="18"/>
                <w:lang w:val="en-US"/>
              </w:rPr>
            </w:pPr>
            <w:r w:rsidRPr="3A33D0EC" w:rsidR="00C71DC8">
              <w:rPr>
                <w:color w:val="000000"/>
                <w:spacing w:val="-2"/>
                <w:sz w:val="18"/>
                <w:szCs w:val="18"/>
                <w:lang w:val="en-US"/>
              </w:rPr>
              <w:lastRenderedPageBreak/>
              <w:t>Codes\\AXIAL CODE\\Q10- Marketing Challenges\FUNDING\Funding club\</w:t>
            </w:r>
            <w:r w:rsidRPr="3A33D0EC" w:rsidR="00C71DC8">
              <w:rPr>
                <w:color w:val="000000"/>
                <w:spacing w:val="-2"/>
                <w:sz w:val="18"/>
                <w:szCs w:val="18"/>
                <w:lang w:val="en-US"/>
              </w:rPr>
              <w:t>Dont</w:t>
            </w:r>
            <w:r w:rsidRPr="3A33D0EC" w:rsidR="00C71DC8">
              <w:rPr>
                <w:color w:val="000000"/>
                <w:spacing w:val="-2"/>
                <w:sz w:val="18"/>
                <w:szCs w:val="18"/>
                <w:lang w:val="en-US"/>
              </w:rPr>
              <w:t xml:space="preserve"> have monthly funding</w:t>
            </w:r>
          </w:p>
        </w:tc>
        <w:tc>
          <w:tcPr>
            <w:tcW w:w="2034" w:type="dxa"/>
            <w:tcBorders>
              <w:top w:val="single" w:color="8FB6EA" w:sz="5" w:space="0"/>
              <w:bottom w:val="single" w:color="8FB6EA" w:sz="5" w:space="0"/>
            </w:tcBorders>
            <w:shd w:val="clear" w:color="auto" w:fill="FFFFFF" w:themeFill="background1"/>
            <w:tcMar/>
          </w:tcPr>
          <w:p w:rsidRPr="00CC0718" w:rsidR="00C71DC8" w:rsidP="00244814" w:rsidRDefault="00C71DC8" w14:paraId="4178AE9A" w14:textId="77777777">
            <w:pPr>
              <w:rPr>
                <w:color w:val="000000"/>
                <w:spacing w:val="-2"/>
                <w:sz w:val="18"/>
              </w:rPr>
            </w:pPr>
          </w:p>
        </w:tc>
        <w:tc>
          <w:tcPr>
            <w:tcW w:w="903" w:type="dxa"/>
            <w:tcBorders>
              <w:top w:val="single" w:color="8FB6EA" w:sz="5" w:space="0"/>
              <w:bottom w:val="single" w:color="8FB6EA" w:sz="5" w:space="0"/>
            </w:tcBorders>
            <w:shd w:val="clear" w:color="auto" w:fill="FFFFFF" w:themeFill="background1"/>
            <w:tcMar/>
          </w:tcPr>
          <w:p w:rsidRPr="00CC0718" w:rsidR="00C71DC8" w:rsidP="00244814" w:rsidRDefault="00C71DC8" w14:paraId="4DCF14A6" w14:textId="77777777">
            <w:pPr>
              <w:rPr>
                <w:color w:val="000000"/>
                <w:spacing w:val="-2"/>
                <w:sz w:val="18"/>
              </w:rPr>
            </w:pPr>
            <w:r w:rsidRPr="00CC0718">
              <w:rPr>
                <w:color w:val="000000"/>
                <w:spacing w:val="-2"/>
                <w:sz w:val="18"/>
              </w:rPr>
              <w:t>No</w:t>
            </w:r>
          </w:p>
        </w:tc>
        <w:tc>
          <w:tcPr>
            <w:tcW w:w="1017" w:type="dxa"/>
            <w:tcBorders>
              <w:top w:val="single" w:color="8FB6EA" w:sz="5" w:space="0"/>
              <w:bottom w:val="single" w:color="8FB6EA" w:sz="5" w:space="0"/>
            </w:tcBorders>
            <w:shd w:val="clear" w:color="auto" w:fill="FFFFFF" w:themeFill="background1"/>
            <w:tcMar/>
          </w:tcPr>
          <w:p w:rsidRPr="00CC0718" w:rsidR="00C71DC8" w:rsidP="00244814" w:rsidRDefault="00C71DC8" w14:paraId="1C5801D1" w14:textId="77777777">
            <w:pPr>
              <w:rPr>
                <w:color w:val="000000"/>
                <w:spacing w:val="-2"/>
                <w:sz w:val="18"/>
              </w:rPr>
            </w:pPr>
            <w:r w:rsidRPr="00CC0718">
              <w:rPr>
                <w:color w:val="000000"/>
                <w:spacing w:val="-2"/>
                <w:sz w:val="18"/>
              </w:rPr>
              <w:t>None</w:t>
            </w:r>
          </w:p>
        </w:tc>
      </w:tr>
      <w:tr w:rsidRPr="00CC0718" w:rsidR="00C71DC8" w:rsidTr="3A33D0EC" w14:paraId="7163FB30" w14:textId="77777777">
        <w:trPr>
          <w:trHeight w:val="330" w:hRule="exact"/>
        </w:trPr>
        <w:tc>
          <w:tcPr>
            <w:tcW w:w="6763" w:type="dxa"/>
            <w:gridSpan w:val="2"/>
            <w:tcBorders>
              <w:top w:val="single" w:color="8FB6EA" w:sz="5" w:space="0"/>
              <w:bottom w:val="single" w:color="8FB6EA" w:sz="5" w:space="0"/>
            </w:tcBorders>
            <w:shd w:val="clear" w:color="auto" w:fill="FFFFFF" w:themeFill="background1"/>
            <w:tcMar/>
          </w:tcPr>
          <w:p w:rsidRPr="00CC0718" w:rsidR="00C71DC8" w:rsidP="00244814" w:rsidRDefault="00C71DC8" w14:paraId="7FA1AD90" w14:textId="77777777">
            <w:pPr>
              <w:rPr>
                <w:color w:val="000000"/>
                <w:spacing w:val="-2"/>
                <w:sz w:val="18"/>
              </w:rPr>
            </w:pPr>
            <w:r w:rsidRPr="00CC0718">
              <w:rPr>
                <w:color w:val="000000"/>
                <w:spacing w:val="-2"/>
                <w:sz w:val="18"/>
              </w:rPr>
              <w:t>Codes\\AXIAL CODE\\Q10- Marketing Challenges\FUNDING\Funding club\ISC funding</w:t>
            </w:r>
          </w:p>
        </w:tc>
        <w:tc>
          <w:tcPr>
            <w:tcW w:w="2034" w:type="dxa"/>
            <w:tcBorders>
              <w:top w:val="single" w:color="8FB6EA" w:sz="5" w:space="0"/>
              <w:bottom w:val="single" w:color="8FB6EA" w:sz="5" w:space="0"/>
            </w:tcBorders>
            <w:shd w:val="clear" w:color="auto" w:fill="FFFFFF" w:themeFill="background1"/>
            <w:tcMar/>
          </w:tcPr>
          <w:p w:rsidRPr="00CC0718" w:rsidR="00C71DC8" w:rsidP="00244814" w:rsidRDefault="00C71DC8" w14:paraId="788C7441" w14:textId="77777777">
            <w:pPr>
              <w:rPr>
                <w:color w:val="000000"/>
                <w:spacing w:val="-2"/>
                <w:sz w:val="18"/>
              </w:rPr>
            </w:pPr>
          </w:p>
        </w:tc>
        <w:tc>
          <w:tcPr>
            <w:tcW w:w="903" w:type="dxa"/>
            <w:tcBorders>
              <w:top w:val="single" w:color="8FB6EA" w:sz="5" w:space="0"/>
              <w:bottom w:val="single" w:color="8FB6EA" w:sz="5" w:space="0"/>
            </w:tcBorders>
            <w:shd w:val="clear" w:color="auto" w:fill="FFFFFF" w:themeFill="background1"/>
            <w:tcMar/>
          </w:tcPr>
          <w:p w:rsidRPr="00CC0718" w:rsidR="00C71DC8" w:rsidP="00244814" w:rsidRDefault="00C71DC8" w14:paraId="3F54E710" w14:textId="77777777">
            <w:pPr>
              <w:rPr>
                <w:color w:val="000000"/>
                <w:spacing w:val="-2"/>
                <w:sz w:val="18"/>
              </w:rPr>
            </w:pPr>
            <w:r w:rsidRPr="00CC0718">
              <w:rPr>
                <w:color w:val="000000"/>
                <w:spacing w:val="-2"/>
                <w:sz w:val="18"/>
              </w:rPr>
              <w:t>No</w:t>
            </w:r>
          </w:p>
        </w:tc>
        <w:tc>
          <w:tcPr>
            <w:tcW w:w="1017" w:type="dxa"/>
            <w:tcBorders>
              <w:top w:val="single" w:color="8FB6EA" w:sz="5" w:space="0"/>
              <w:bottom w:val="single" w:color="8FB6EA" w:sz="5" w:space="0"/>
            </w:tcBorders>
            <w:shd w:val="clear" w:color="auto" w:fill="FFFFFF" w:themeFill="background1"/>
            <w:tcMar/>
          </w:tcPr>
          <w:p w:rsidRPr="00CC0718" w:rsidR="00C71DC8" w:rsidP="00244814" w:rsidRDefault="00C71DC8" w14:paraId="3731179F" w14:textId="77777777">
            <w:pPr>
              <w:rPr>
                <w:color w:val="000000"/>
                <w:spacing w:val="-2"/>
                <w:sz w:val="18"/>
              </w:rPr>
            </w:pPr>
            <w:r w:rsidRPr="00CC0718">
              <w:rPr>
                <w:color w:val="000000"/>
                <w:spacing w:val="-2"/>
                <w:sz w:val="18"/>
              </w:rPr>
              <w:t>None</w:t>
            </w:r>
          </w:p>
        </w:tc>
      </w:tr>
      <w:tr w:rsidRPr="00CC0718" w:rsidR="00C71DC8" w:rsidTr="3A33D0EC" w14:paraId="23C08B87" w14:textId="77777777">
        <w:trPr>
          <w:trHeight w:val="343" w:hRule="exact"/>
        </w:trPr>
        <w:tc>
          <w:tcPr>
            <w:tcW w:w="6763" w:type="dxa"/>
            <w:gridSpan w:val="2"/>
            <w:tcBorders>
              <w:top w:val="single" w:color="8FB6EA" w:sz="5" w:space="0"/>
              <w:bottom w:val="single" w:color="8FB6EA" w:sz="5" w:space="0"/>
            </w:tcBorders>
            <w:shd w:val="clear" w:color="auto" w:fill="FFFFFF" w:themeFill="background1"/>
            <w:tcMar/>
          </w:tcPr>
          <w:p w:rsidRPr="00CC0718" w:rsidR="00C71DC8" w:rsidP="00244814" w:rsidRDefault="00C71DC8" w14:paraId="23A844C5" w14:textId="77777777">
            <w:pPr>
              <w:rPr>
                <w:color w:val="000000"/>
                <w:spacing w:val="-2"/>
                <w:sz w:val="18"/>
              </w:rPr>
            </w:pPr>
            <w:r w:rsidRPr="00CC0718">
              <w:rPr>
                <w:color w:val="000000"/>
                <w:spacing w:val="-2"/>
                <w:sz w:val="18"/>
              </w:rPr>
              <w:t>Codes\\AXIAL CODE\\Q10- Marketing Challenges\FUNDING\Funding is a major problem</w:t>
            </w:r>
          </w:p>
        </w:tc>
        <w:tc>
          <w:tcPr>
            <w:tcW w:w="2034" w:type="dxa"/>
            <w:tcBorders>
              <w:top w:val="single" w:color="8FB6EA" w:sz="5" w:space="0"/>
              <w:bottom w:val="single" w:color="8FB6EA" w:sz="5" w:space="0"/>
            </w:tcBorders>
            <w:shd w:val="clear" w:color="auto" w:fill="FFFFFF" w:themeFill="background1"/>
            <w:tcMar/>
          </w:tcPr>
          <w:p w:rsidRPr="00CC0718" w:rsidR="00C71DC8" w:rsidP="00244814" w:rsidRDefault="00C71DC8" w14:paraId="0962F570" w14:textId="77777777">
            <w:pPr>
              <w:rPr>
                <w:color w:val="000000"/>
                <w:spacing w:val="-2"/>
                <w:sz w:val="18"/>
              </w:rPr>
            </w:pPr>
          </w:p>
        </w:tc>
        <w:tc>
          <w:tcPr>
            <w:tcW w:w="903" w:type="dxa"/>
            <w:tcBorders>
              <w:top w:val="single" w:color="8FB6EA" w:sz="5" w:space="0"/>
              <w:bottom w:val="single" w:color="8FB6EA" w:sz="5" w:space="0"/>
            </w:tcBorders>
            <w:shd w:val="clear" w:color="auto" w:fill="FFFFFF" w:themeFill="background1"/>
            <w:tcMar/>
          </w:tcPr>
          <w:p w:rsidRPr="00CC0718" w:rsidR="00C71DC8" w:rsidP="00244814" w:rsidRDefault="00C71DC8" w14:paraId="346E822F" w14:textId="77777777">
            <w:pPr>
              <w:rPr>
                <w:color w:val="000000"/>
                <w:spacing w:val="-2"/>
                <w:sz w:val="18"/>
              </w:rPr>
            </w:pPr>
            <w:r w:rsidRPr="00CC0718">
              <w:rPr>
                <w:color w:val="000000"/>
                <w:spacing w:val="-2"/>
                <w:sz w:val="18"/>
              </w:rPr>
              <w:t>No</w:t>
            </w:r>
          </w:p>
        </w:tc>
        <w:tc>
          <w:tcPr>
            <w:tcW w:w="1017" w:type="dxa"/>
            <w:tcBorders>
              <w:top w:val="single" w:color="8FB6EA" w:sz="5" w:space="0"/>
              <w:bottom w:val="single" w:color="8FB6EA" w:sz="5" w:space="0"/>
            </w:tcBorders>
            <w:shd w:val="clear" w:color="auto" w:fill="FFFFFF" w:themeFill="background1"/>
            <w:tcMar/>
          </w:tcPr>
          <w:p w:rsidRPr="00CC0718" w:rsidR="00C71DC8" w:rsidP="00244814" w:rsidRDefault="00C71DC8" w14:paraId="0E851D45" w14:textId="77777777">
            <w:pPr>
              <w:rPr>
                <w:color w:val="000000"/>
                <w:spacing w:val="-2"/>
                <w:sz w:val="18"/>
              </w:rPr>
            </w:pPr>
            <w:r w:rsidRPr="00CC0718">
              <w:rPr>
                <w:color w:val="000000"/>
                <w:spacing w:val="-2"/>
                <w:sz w:val="18"/>
              </w:rPr>
              <w:t>None</w:t>
            </w:r>
          </w:p>
        </w:tc>
      </w:tr>
      <w:tr w:rsidRPr="00CC0718" w:rsidR="00C71DC8" w:rsidTr="3A33D0EC" w14:paraId="33BAA9B3" w14:textId="77777777">
        <w:trPr>
          <w:trHeight w:val="459" w:hRule="exact"/>
        </w:trPr>
        <w:tc>
          <w:tcPr>
            <w:tcW w:w="6763" w:type="dxa"/>
            <w:gridSpan w:val="2"/>
            <w:tcBorders>
              <w:top w:val="single" w:color="8FB6EA" w:sz="5" w:space="0"/>
              <w:bottom w:val="single" w:color="8FB6EA" w:sz="5" w:space="0"/>
            </w:tcBorders>
            <w:shd w:val="clear" w:color="auto" w:fill="FFFFFF" w:themeFill="background1"/>
            <w:tcMar/>
          </w:tcPr>
          <w:p w:rsidRPr="00CC0718" w:rsidR="00C71DC8" w:rsidP="3A33D0EC" w:rsidRDefault="00C71DC8" w14:paraId="2CB57B02" w14:textId="77777777">
            <w:pPr>
              <w:rPr>
                <w:color w:val="000000"/>
                <w:spacing w:val="-2"/>
                <w:sz w:val="18"/>
                <w:szCs w:val="18"/>
                <w:lang w:val="en-US"/>
              </w:rPr>
            </w:pPr>
            <w:r w:rsidRPr="3A33D0EC" w:rsidR="00C71DC8">
              <w:rPr>
                <w:color w:val="000000"/>
                <w:spacing w:val="-2"/>
                <w:sz w:val="18"/>
                <w:szCs w:val="18"/>
                <w:lang w:val="en-US"/>
              </w:rPr>
              <w:t xml:space="preserve">Codes\\AXIAL CODE\\Q10- Marketing Challenges\FUNDING\It's </w:t>
            </w:r>
            <w:r w:rsidRPr="3A33D0EC" w:rsidR="00C71DC8">
              <w:rPr>
                <w:color w:val="000000"/>
                <w:spacing w:val="-2"/>
                <w:sz w:val="18"/>
                <w:szCs w:val="18"/>
                <w:lang w:val="en-US"/>
              </w:rPr>
              <w:t>just about the</w:t>
            </w:r>
            <w:r w:rsidRPr="3A33D0EC" w:rsidR="00C71DC8">
              <w:rPr>
                <w:color w:val="000000"/>
                <w:spacing w:val="-2"/>
                <w:sz w:val="18"/>
                <w:szCs w:val="18"/>
                <w:lang w:val="en-US"/>
              </w:rPr>
              <w:t xml:space="preserve"> funding and because </w:t>
            </w:r>
            <w:r w:rsidRPr="3A33D0EC" w:rsidR="00C71DC8">
              <w:rPr>
                <w:color w:val="000000"/>
                <w:spacing w:val="-2"/>
                <w:sz w:val="18"/>
                <w:szCs w:val="18"/>
                <w:lang w:val="en-US"/>
              </w:rPr>
              <w:t>we're</w:t>
            </w:r>
            <w:r w:rsidRPr="3A33D0EC" w:rsidR="00C71DC8">
              <w:rPr>
                <w:color w:val="000000"/>
                <w:spacing w:val="-2"/>
                <w:sz w:val="18"/>
                <w:szCs w:val="18"/>
                <w:lang w:val="en-US"/>
              </w:rPr>
              <w:t xml:space="preserve"> not getting the funds from WPI, </w:t>
            </w:r>
            <w:r w:rsidRPr="3A33D0EC" w:rsidR="00C71DC8">
              <w:rPr>
                <w:color w:val="000000"/>
                <w:spacing w:val="-2"/>
                <w:sz w:val="18"/>
                <w:szCs w:val="18"/>
                <w:lang w:val="en-US"/>
              </w:rPr>
              <w:t>that's</w:t>
            </w:r>
            <w:r w:rsidRPr="3A33D0EC" w:rsidR="00C71DC8">
              <w:rPr>
                <w:color w:val="000000"/>
                <w:spacing w:val="-2"/>
                <w:sz w:val="18"/>
                <w:szCs w:val="18"/>
                <w:lang w:val="en-US"/>
              </w:rPr>
              <w:t xml:space="preserve"> the major thing.</w:t>
            </w:r>
          </w:p>
        </w:tc>
        <w:tc>
          <w:tcPr>
            <w:tcW w:w="2034" w:type="dxa"/>
            <w:tcBorders>
              <w:top w:val="single" w:color="8FB6EA" w:sz="5" w:space="0"/>
              <w:bottom w:val="single" w:color="8FB6EA" w:sz="5" w:space="0"/>
            </w:tcBorders>
            <w:shd w:val="clear" w:color="auto" w:fill="FFFFFF" w:themeFill="background1"/>
            <w:tcMar/>
          </w:tcPr>
          <w:p w:rsidRPr="00CC0718" w:rsidR="00C71DC8" w:rsidP="00244814" w:rsidRDefault="00C71DC8" w14:paraId="493CC1B6" w14:textId="77777777">
            <w:pPr>
              <w:rPr>
                <w:color w:val="000000"/>
                <w:spacing w:val="-2"/>
                <w:sz w:val="18"/>
              </w:rPr>
            </w:pPr>
          </w:p>
        </w:tc>
        <w:tc>
          <w:tcPr>
            <w:tcW w:w="903" w:type="dxa"/>
            <w:tcBorders>
              <w:top w:val="single" w:color="8FB6EA" w:sz="5" w:space="0"/>
              <w:bottom w:val="single" w:color="8FB6EA" w:sz="5" w:space="0"/>
            </w:tcBorders>
            <w:shd w:val="clear" w:color="auto" w:fill="FFFFFF" w:themeFill="background1"/>
            <w:tcMar/>
          </w:tcPr>
          <w:p w:rsidRPr="00CC0718" w:rsidR="00C71DC8" w:rsidP="00244814" w:rsidRDefault="00C71DC8" w14:paraId="3AE02F9F" w14:textId="77777777">
            <w:pPr>
              <w:rPr>
                <w:color w:val="000000"/>
                <w:spacing w:val="-2"/>
                <w:sz w:val="18"/>
              </w:rPr>
            </w:pPr>
            <w:r w:rsidRPr="00CC0718">
              <w:rPr>
                <w:color w:val="000000"/>
                <w:spacing w:val="-2"/>
                <w:sz w:val="18"/>
              </w:rPr>
              <w:t>No</w:t>
            </w:r>
          </w:p>
        </w:tc>
        <w:tc>
          <w:tcPr>
            <w:tcW w:w="1017" w:type="dxa"/>
            <w:tcBorders>
              <w:top w:val="single" w:color="8FB6EA" w:sz="5" w:space="0"/>
              <w:bottom w:val="single" w:color="8FB6EA" w:sz="5" w:space="0"/>
            </w:tcBorders>
            <w:shd w:val="clear" w:color="auto" w:fill="FFFFFF" w:themeFill="background1"/>
            <w:tcMar/>
          </w:tcPr>
          <w:p w:rsidRPr="00CC0718" w:rsidR="00C71DC8" w:rsidP="00244814" w:rsidRDefault="00C71DC8" w14:paraId="458FABB2" w14:textId="77777777">
            <w:pPr>
              <w:rPr>
                <w:color w:val="000000"/>
                <w:spacing w:val="-2"/>
                <w:sz w:val="18"/>
              </w:rPr>
            </w:pPr>
            <w:r w:rsidRPr="00CC0718">
              <w:rPr>
                <w:color w:val="000000"/>
                <w:spacing w:val="-2"/>
                <w:sz w:val="18"/>
              </w:rPr>
              <w:t>None</w:t>
            </w:r>
          </w:p>
        </w:tc>
      </w:tr>
      <w:tr w:rsidRPr="00CC0718" w:rsidR="00C71DC8" w:rsidTr="3A33D0EC" w14:paraId="67BE8C30" w14:textId="77777777">
        <w:trPr>
          <w:trHeight w:val="329" w:hRule="exact"/>
        </w:trPr>
        <w:tc>
          <w:tcPr>
            <w:tcW w:w="6763" w:type="dxa"/>
            <w:gridSpan w:val="2"/>
            <w:tcBorders>
              <w:top w:val="single" w:color="8FB6EA" w:sz="5" w:space="0"/>
              <w:bottom w:val="single" w:color="8FB6EA" w:sz="5" w:space="0"/>
            </w:tcBorders>
            <w:shd w:val="clear" w:color="auto" w:fill="FFFFFF" w:themeFill="background1"/>
            <w:tcMar/>
          </w:tcPr>
          <w:p w:rsidRPr="00CC0718" w:rsidR="00C71DC8" w:rsidP="00244814" w:rsidRDefault="00C71DC8" w14:paraId="1B0D104C" w14:textId="77777777">
            <w:pPr>
              <w:rPr>
                <w:color w:val="000000"/>
                <w:spacing w:val="-2"/>
                <w:sz w:val="18"/>
              </w:rPr>
            </w:pPr>
            <w:r w:rsidRPr="00CC0718">
              <w:rPr>
                <w:color w:val="000000"/>
                <w:spacing w:val="-2"/>
                <w:sz w:val="18"/>
              </w:rPr>
              <w:t>Codes\\AXIAL CODE\\Q10- Marketing Challenges\NO MARKETING CHALLENGE</w:t>
            </w:r>
          </w:p>
        </w:tc>
        <w:tc>
          <w:tcPr>
            <w:tcW w:w="2034" w:type="dxa"/>
            <w:tcBorders>
              <w:top w:val="single" w:color="8FB6EA" w:sz="5" w:space="0"/>
              <w:bottom w:val="single" w:color="8FB6EA" w:sz="5" w:space="0"/>
            </w:tcBorders>
            <w:shd w:val="clear" w:color="auto" w:fill="FFFFFF" w:themeFill="background1"/>
            <w:tcMar/>
          </w:tcPr>
          <w:p w:rsidRPr="00CC0718" w:rsidR="00C71DC8" w:rsidP="00244814" w:rsidRDefault="00C71DC8" w14:paraId="5F36E609" w14:textId="77777777">
            <w:pPr>
              <w:rPr>
                <w:color w:val="000000"/>
                <w:spacing w:val="-2"/>
                <w:sz w:val="18"/>
              </w:rPr>
            </w:pPr>
          </w:p>
        </w:tc>
        <w:tc>
          <w:tcPr>
            <w:tcW w:w="903" w:type="dxa"/>
            <w:tcBorders>
              <w:top w:val="single" w:color="8FB6EA" w:sz="5" w:space="0"/>
              <w:bottom w:val="single" w:color="8FB6EA" w:sz="5" w:space="0"/>
            </w:tcBorders>
            <w:shd w:val="clear" w:color="auto" w:fill="FFFFFF" w:themeFill="background1"/>
            <w:tcMar/>
          </w:tcPr>
          <w:p w:rsidRPr="00CC0718" w:rsidR="00C71DC8" w:rsidP="00244814" w:rsidRDefault="00C71DC8" w14:paraId="5823CA79" w14:textId="77777777">
            <w:pPr>
              <w:rPr>
                <w:color w:val="000000"/>
                <w:spacing w:val="-2"/>
                <w:sz w:val="18"/>
              </w:rPr>
            </w:pPr>
            <w:r w:rsidRPr="00CC0718">
              <w:rPr>
                <w:color w:val="000000"/>
                <w:spacing w:val="-2"/>
                <w:sz w:val="18"/>
              </w:rPr>
              <w:t>Yes</w:t>
            </w:r>
          </w:p>
        </w:tc>
        <w:tc>
          <w:tcPr>
            <w:tcW w:w="1017" w:type="dxa"/>
            <w:tcBorders>
              <w:top w:val="single" w:color="8FB6EA" w:sz="5" w:space="0"/>
              <w:bottom w:val="single" w:color="8FB6EA" w:sz="5" w:space="0"/>
            </w:tcBorders>
            <w:shd w:val="clear" w:color="auto" w:fill="FFFFFF" w:themeFill="background1"/>
            <w:tcMar/>
          </w:tcPr>
          <w:p w:rsidRPr="00CC0718" w:rsidR="00C71DC8" w:rsidP="00244814" w:rsidRDefault="00C71DC8" w14:paraId="701B70AD" w14:textId="77777777">
            <w:pPr>
              <w:rPr>
                <w:color w:val="000000"/>
                <w:spacing w:val="-2"/>
                <w:sz w:val="18"/>
              </w:rPr>
            </w:pPr>
            <w:r w:rsidRPr="00CC0718">
              <w:rPr>
                <w:color w:val="000000"/>
                <w:spacing w:val="-2"/>
                <w:sz w:val="18"/>
              </w:rPr>
              <w:t>None</w:t>
            </w:r>
          </w:p>
        </w:tc>
      </w:tr>
      <w:tr w:rsidRPr="00CC0718" w:rsidR="00C71DC8" w:rsidTr="3A33D0EC" w14:paraId="4E1E1817" w14:textId="77777777">
        <w:trPr>
          <w:trHeight w:val="459" w:hRule="exact"/>
        </w:trPr>
        <w:tc>
          <w:tcPr>
            <w:tcW w:w="6763" w:type="dxa"/>
            <w:gridSpan w:val="2"/>
            <w:tcBorders>
              <w:top w:val="single" w:color="8FB6EA" w:sz="5" w:space="0"/>
              <w:bottom w:val="single" w:color="8FB6EA" w:sz="5" w:space="0"/>
            </w:tcBorders>
            <w:shd w:val="clear" w:color="auto" w:fill="FFFFFF" w:themeFill="background1"/>
            <w:tcMar/>
          </w:tcPr>
          <w:p w:rsidRPr="00CC0718" w:rsidR="00C71DC8" w:rsidP="00244814" w:rsidRDefault="00C71DC8" w14:paraId="14150A7F" w14:textId="77777777">
            <w:pPr>
              <w:rPr>
                <w:color w:val="000000"/>
                <w:spacing w:val="-2"/>
                <w:sz w:val="18"/>
              </w:rPr>
            </w:pPr>
            <w:r w:rsidRPr="00CC0718">
              <w:rPr>
                <w:color w:val="000000"/>
                <w:spacing w:val="-2"/>
                <w:sz w:val="18"/>
              </w:rPr>
              <w:t>Codes\\AXIAL CODE\\Q10- Marketing Challenges\NO MARKETING CHALLENGE\No issue with awareness</w:t>
            </w:r>
          </w:p>
        </w:tc>
        <w:tc>
          <w:tcPr>
            <w:tcW w:w="2034" w:type="dxa"/>
            <w:tcBorders>
              <w:top w:val="single" w:color="8FB6EA" w:sz="5" w:space="0"/>
              <w:bottom w:val="single" w:color="8FB6EA" w:sz="5" w:space="0"/>
            </w:tcBorders>
            <w:shd w:val="clear" w:color="auto" w:fill="FFFFFF" w:themeFill="background1"/>
            <w:tcMar/>
          </w:tcPr>
          <w:p w:rsidRPr="00CC0718" w:rsidR="00C71DC8" w:rsidP="00244814" w:rsidRDefault="00C71DC8" w14:paraId="064063AF" w14:textId="77777777">
            <w:pPr>
              <w:rPr>
                <w:color w:val="000000"/>
                <w:spacing w:val="-2"/>
                <w:sz w:val="18"/>
              </w:rPr>
            </w:pPr>
          </w:p>
        </w:tc>
        <w:tc>
          <w:tcPr>
            <w:tcW w:w="903" w:type="dxa"/>
            <w:tcBorders>
              <w:top w:val="single" w:color="8FB6EA" w:sz="5" w:space="0"/>
              <w:bottom w:val="single" w:color="8FB6EA" w:sz="5" w:space="0"/>
            </w:tcBorders>
            <w:shd w:val="clear" w:color="auto" w:fill="FFFFFF" w:themeFill="background1"/>
            <w:tcMar/>
          </w:tcPr>
          <w:p w:rsidRPr="00CC0718" w:rsidR="00C71DC8" w:rsidP="00244814" w:rsidRDefault="00C71DC8" w14:paraId="6F3CF73B" w14:textId="77777777">
            <w:pPr>
              <w:rPr>
                <w:color w:val="000000"/>
                <w:spacing w:val="-2"/>
                <w:sz w:val="18"/>
              </w:rPr>
            </w:pPr>
            <w:r w:rsidRPr="00CC0718">
              <w:rPr>
                <w:color w:val="000000"/>
                <w:spacing w:val="-2"/>
                <w:sz w:val="18"/>
              </w:rPr>
              <w:t>No</w:t>
            </w:r>
          </w:p>
        </w:tc>
        <w:tc>
          <w:tcPr>
            <w:tcW w:w="1017" w:type="dxa"/>
            <w:tcBorders>
              <w:top w:val="single" w:color="8FB6EA" w:sz="5" w:space="0"/>
              <w:bottom w:val="single" w:color="8FB6EA" w:sz="5" w:space="0"/>
            </w:tcBorders>
            <w:shd w:val="clear" w:color="auto" w:fill="FFFFFF" w:themeFill="background1"/>
            <w:tcMar/>
          </w:tcPr>
          <w:p w:rsidRPr="00CC0718" w:rsidR="00C71DC8" w:rsidP="00244814" w:rsidRDefault="00C71DC8" w14:paraId="10E5774A" w14:textId="77777777">
            <w:pPr>
              <w:rPr>
                <w:color w:val="000000"/>
                <w:spacing w:val="-2"/>
                <w:sz w:val="18"/>
              </w:rPr>
            </w:pPr>
            <w:r w:rsidRPr="00CC0718">
              <w:rPr>
                <w:color w:val="000000"/>
                <w:spacing w:val="-2"/>
                <w:sz w:val="18"/>
              </w:rPr>
              <w:t>None</w:t>
            </w:r>
          </w:p>
        </w:tc>
      </w:tr>
      <w:tr w:rsidRPr="00CC0718" w:rsidR="00C71DC8" w:rsidTr="3A33D0EC" w14:paraId="5DC23BAD" w14:textId="77777777">
        <w:trPr>
          <w:trHeight w:val="458" w:hRule="exact"/>
        </w:trPr>
        <w:tc>
          <w:tcPr>
            <w:tcW w:w="6763" w:type="dxa"/>
            <w:gridSpan w:val="2"/>
            <w:tcBorders>
              <w:top w:val="single" w:color="8FB6EA" w:sz="5" w:space="0"/>
              <w:bottom w:val="single" w:color="8FB6EA" w:sz="5" w:space="0"/>
            </w:tcBorders>
            <w:shd w:val="clear" w:color="auto" w:fill="FFFFFF" w:themeFill="background1"/>
            <w:tcMar/>
          </w:tcPr>
          <w:p w:rsidRPr="00CC0718" w:rsidR="00C71DC8" w:rsidP="3A33D0EC" w:rsidRDefault="00C71DC8" w14:paraId="738F0BC2" w14:textId="77777777">
            <w:pPr>
              <w:rPr>
                <w:color w:val="000000"/>
                <w:spacing w:val="-2"/>
                <w:sz w:val="18"/>
                <w:szCs w:val="18"/>
                <w:lang w:val="en-US"/>
              </w:rPr>
            </w:pPr>
            <w:r w:rsidRPr="3A33D0EC" w:rsidR="00C71DC8">
              <w:rPr>
                <w:color w:val="000000"/>
                <w:spacing w:val="-2"/>
                <w:sz w:val="18"/>
                <w:szCs w:val="18"/>
                <w:lang w:val="en-US"/>
              </w:rPr>
              <w:t xml:space="preserve">Codes\\AXIAL CODE\\Q10- Marketing Challenges\NO MARKETING CHALLENGE\there are no marketing challenges that </w:t>
            </w:r>
            <w:r w:rsidRPr="3A33D0EC" w:rsidR="00C71DC8">
              <w:rPr>
                <w:color w:val="000000"/>
                <w:spacing w:val="-2"/>
                <w:sz w:val="18"/>
                <w:szCs w:val="18"/>
                <w:lang w:val="en-US"/>
              </w:rPr>
              <w:t>we're</w:t>
            </w:r>
            <w:r w:rsidRPr="3A33D0EC" w:rsidR="00C71DC8">
              <w:rPr>
                <w:color w:val="000000"/>
                <w:spacing w:val="-2"/>
                <w:sz w:val="18"/>
                <w:szCs w:val="18"/>
                <w:lang w:val="en-US"/>
              </w:rPr>
              <w:t xml:space="preserve"> facing.</w:t>
            </w:r>
          </w:p>
        </w:tc>
        <w:tc>
          <w:tcPr>
            <w:tcW w:w="2034" w:type="dxa"/>
            <w:tcBorders>
              <w:top w:val="single" w:color="8FB6EA" w:sz="5" w:space="0"/>
              <w:bottom w:val="single" w:color="8FB6EA" w:sz="5" w:space="0"/>
            </w:tcBorders>
            <w:shd w:val="clear" w:color="auto" w:fill="FFFFFF" w:themeFill="background1"/>
            <w:tcMar/>
          </w:tcPr>
          <w:p w:rsidRPr="00CC0718" w:rsidR="00C71DC8" w:rsidP="00244814" w:rsidRDefault="00C71DC8" w14:paraId="51C316C6" w14:textId="77777777">
            <w:pPr>
              <w:rPr>
                <w:color w:val="000000"/>
                <w:spacing w:val="-2"/>
                <w:sz w:val="18"/>
              </w:rPr>
            </w:pPr>
          </w:p>
        </w:tc>
        <w:tc>
          <w:tcPr>
            <w:tcW w:w="903" w:type="dxa"/>
            <w:tcBorders>
              <w:top w:val="single" w:color="8FB6EA" w:sz="5" w:space="0"/>
              <w:bottom w:val="single" w:color="8FB6EA" w:sz="5" w:space="0"/>
            </w:tcBorders>
            <w:shd w:val="clear" w:color="auto" w:fill="FFFFFF" w:themeFill="background1"/>
            <w:tcMar/>
          </w:tcPr>
          <w:p w:rsidRPr="00CC0718" w:rsidR="00C71DC8" w:rsidP="00244814" w:rsidRDefault="00C71DC8" w14:paraId="444D892A" w14:textId="77777777">
            <w:pPr>
              <w:rPr>
                <w:color w:val="000000"/>
                <w:spacing w:val="-2"/>
                <w:sz w:val="18"/>
              </w:rPr>
            </w:pPr>
            <w:r w:rsidRPr="00CC0718">
              <w:rPr>
                <w:color w:val="000000"/>
                <w:spacing w:val="-2"/>
                <w:sz w:val="18"/>
              </w:rPr>
              <w:t>No</w:t>
            </w:r>
          </w:p>
        </w:tc>
        <w:tc>
          <w:tcPr>
            <w:tcW w:w="1017" w:type="dxa"/>
            <w:tcBorders>
              <w:top w:val="single" w:color="8FB6EA" w:sz="5" w:space="0"/>
              <w:bottom w:val="single" w:color="8FB6EA" w:sz="5" w:space="0"/>
            </w:tcBorders>
            <w:shd w:val="clear" w:color="auto" w:fill="FFFFFF" w:themeFill="background1"/>
            <w:tcMar/>
          </w:tcPr>
          <w:p w:rsidRPr="00CC0718" w:rsidR="00C71DC8" w:rsidP="00244814" w:rsidRDefault="00C71DC8" w14:paraId="6D93E4ED" w14:textId="77777777">
            <w:pPr>
              <w:rPr>
                <w:color w:val="000000"/>
                <w:spacing w:val="-2"/>
                <w:sz w:val="18"/>
              </w:rPr>
            </w:pPr>
            <w:r w:rsidRPr="00CC0718">
              <w:rPr>
                <w:color w:val="000000"/>
                <w:spacing w:val="-2"/>
                <w:sz w:val="18"/>
              </w:rPr>
              <w:t>None</w:t>
            </w:r>
          </w:p>
        </w:tc>
      </w:tr>
      <w:tr w:rsidRPr="00CC0718" w:rsidR="00C71DC8" w:rsidTr="3A33D0EC" w14:paraId="440097F8" w14:textId="77777777">
        <w:trPr>
          <w:trHeight w:val="215" w:hRule="exact"/>
        </w:trPr>
        <w:tc>
          <w:tcPr>
            <w:tcW w:w="10717" w:type="dxa"/>
            <w:gridSpan w:val="5"/>
            <w:tcBorders>
              <w:top w:val="single" w:color="8FB6EA" w:sz="5" w:space="0"/>
            </w:tcBorders>
            <w:tcMar/>
          </w:tcPr>
          <w:p w:rsidRPr="00CC0718" w:rsidR="00C71DC8" w:rsidP="00244814" w:rsidRDefault="00C71DC8" w14:paraId="7F78451E" w14:textId="77777777"/>
        </w:tc>
      </w:tr>
      <w:tr w:rsidRPr="00CC0718" w:rsidR="00C71DC8" w:rsidTr="3A33D0EC" w14:paraId="727F4165" w14:textId="77777777">
        <w:trPr>
          <w:trHeight w:val="459" w:hRule="exact"/>
        </w:trPr>
        <w:tc>
          <w:tcPr>
            <w:tcW w:w="5359" w:type="dxa"/>
            <w:shd w:val="clear" w:color="auto" w:fill="FFFFFF" w:themeFill="background1"/>
            <w:tcMar/>
          </w:tcPr>
          <w:p w:rsidRPr="00CC0718" w:rsidR="00C71DC8" w:rsidP="00244814" w:rsidRDefault="00C71DC8" w14:paraId="65D2D989" w14:textId="77777777">
            <w:pPr>
              <w:jc w:val="right"/>
              <w:rPr>
                <w:color w:val="000066"/>
                <w:spacing w:val="-2"/>
                <w:sz w:val="16"/>
              </w:rPr>
            </w:pPr>
            <w:r w:rsidRPr="00CC0718">
              <w:rPr>
                <w:color w:val="000066"/>
                <w:spacing w:val="-2"/>
                <w:sz w:val="16"/>
              </w:rPr>
              <w:t>Formatted Reports\\Coding Structure Formatted Report</w:t>
            </w:r>
          </w:p>
        </w:tc>
        <w:tc>
          <w:tcPr>
            <w:tcW w:w="5358" w:type="dxa"/>
            <w:gridSpan w:val="4"/>
            <w:shd w:val="clear" w:color="auto" w:fill="FFFFFF" w:themeFill="background1"/>
            <w:tcMar/>
          </w:tcPr>
          <w:p w:rsidRPr="00CC0718" w:rsidR="00C71DC8" w:rsidP="00244814" w:rsidRDefault="00C71DC8" w14:paraId="64F051CE" w14:textId="77777777">
            <w:pPr>
              <w:jc w:val="right"/>
              <w:rPr>
                <w:color w:val="000066"/>
                <w:spacing w:val="-2"/>
                <w:sz w:val="16"/>
              </w:rPr>
            </w:pPr>
            <w:r w:rsidRPr="00CC0718">
              <w:rPr>
                <w:color w:val="000066"/>
                <w:spacing w:val="-2"/>
                <w:sz w:val="16"/>
              </w:rPr>
              <w:t>Page 1 of 17</w:t>
            </w:r>
          </w:p>
        </w:tc>
      </w:tr>
      <w:tr w:rsidRPr="00CC0718" w:rsidR="00C71DC8" w:rsidTr="3A33D0EC" w14:paraId="7951E640" w14:textId="77777777">
        <w:trPr>
          <w:trHeight w:val="444" w:hRule="exact"/>
        </w:trPr>
        <w:tc>
          <w:tcPr>
            <w:tcW w:w="10717" w:type="dxa"/>
            <w:gridSpan w:val="5"/>
            <w:shd w:val="clear" w:color="auto" w:fill="FFFFFF" w:themeFill="background1"/>
            <w:tcMar/>
            <w:vAlign w:val="center"/>
          </w:tcPr>
          <w:p w:rsidRPr="00CC0718" w:rsidR="00C71DC8" w:rsidP="00244814" w:rsidRDefault="00C71DC8" w14:paraId="16FCBFAC" w14:textId="77777777">
            <w:pPr>
              <w:jc w:val="right"/>
              <w:rPr>
                <w:color w:val="000066"/>
                <w:spacing w:val="-2"/>
                <w:sz w:val="16"/>
              </w:rPr>
            </w:pPr>
            <w:r w:rsidRPr="00CC0718">
              <w:rPr>
                <w:color w:val="000066"/>
                <w:spacing w:val="-2"/>
                <w:sz w:val="16"/>
              </w:rPr>
              <w:t>11/13/2024 3:45 PM</w:t>
            </w:r>
          </w:p>
        </w:tc>
      </w:tr>
      <w:tr w:rsidRPr="00CC0718" w:rsidR="00C71DC8" w:rsidTr="3A33D0EC" w14:paraId="03269526" w14:textId="77777777">
        <w:trPr>
          <w:trHeight w:val="673" w:hRule="exact"/>
        </w:trPr>
        <w:tc>
          <w:tcPr>
            <w:tcW w:w="6763" w:type="dxa"/>
            <w:gridSpan w:val="2"/>
            <w:shd w:val="clear" w:color="auto" w:fill="8FB6EA"/>
            <w:tcMar/>
          </w:tcPr>
          <w:p w:rsidRPr="00CC0718" w:rsidR="00C71DC8" w:rsidP="00244814" w:rsidRDefault="00C71DC8" w14:paraId="55FB0B00" w14:textId="77777777">
            <w:pPr>
              <w:rPr>
                <w:b/>
                <w:color w:val="000066"/>
                <w:spacing w:val="-2"/>
                <w:sz w:val="18"/>
              </w:rPr>
            </w:pPr>
            <w:r w:rsidRPr="00CC0718">
              <w:rPr>
                <w:b/>
                <w:color w:val="000066"/>
                <w:spacing w:val="-2"/>
                <w:sz w:val="18"/>
              </w:rPr>
              <w:t>Hierarchical Name</w:t>
            </w:r>
          </w:p>
        </w:tc>
        <w:tc>
          <w:tcPr>
            <w:tcW w:w="2034" w:type="dxa"/>
            <w:shd w:val="clear" w:color="auto" w:fill="8FB6EA"/>
            <w:tcMar/>
          </w:tcPr>
          <w:p w:rsidRPr="00CC0718" w:rsidR="00C71DC8" w:rsidP="00244814" w:rsidRDefault="00C71DC8" w14:paraId="1AE1F278" w14:textId="77777777">
            <w:pPr>
              <w:rPr>
                <w:b/>
                <w:color w:val="000066"/>
                <w:spacing w:val="-2"/>
                <w:sz w:val="18"/>
              </w:rPr>
            </w:pPr>
            <w:r w:rsidRPr="00CC0718">
              <w:rPr>
                <w:b/>
                <w:color w:val="000066"/>
                <w:spacing w:val="-2"/>
                <w:sz w:val="18"/>
              </w:rPr>
              <w:t>Nickname</w:t>
            </w:r>
          </w:p>
        </w:tc>
        <w:tc>
          <w:tcPr>
            <w:tcW w:w="903" w:type="dxa"/>
            <w:shd w:val="clear" w:color="auto" w:fill="8FB6EA"/>
            <w:tcMar/>
          </w:tcPr>
          <w:p w:rsidRPr="00CC0718" w:rsidR="00C71DC8" w:rsidP="00244814" w:rsidRDefault="00C71DC8" w14:paraId="691F958C" w14:textId="77777777">
            <w:pPr>
              <w:rPr>
                <w:b/>
                <w:color w:val="000066"/>
                <w:spacing w:val="-2"/>
                <w:sz w:val="18"/>
              </w:rPr>
            </w:pPr>
            <w:r w:rsidRPr="00CC0718">
              <w:rPr>
                <w:b/>
                <w:color w:val="000066"/>
                <w:spacing w:val="-2"/>
                <w:sz w:val="18"/>
              </w:rPr>
              <w:t>Aggregate</w:t>
            </w:r>
          </w:p>
        </w:tc>
        <w:tc>
          <w:tcPr>
            <w:tcW w:w="1017" w:type="dxa"/>
            <w:shd w:val="clear" w:color="auto" w:fill="8FB6EA"/>
            <w:tcMar/>
          </w:tcPr>
          <w:p w:rsidRPr="00CC0718" w:rsidR="00C71DC8" w:rsidP="00244814" w:rsidRDefault="00C71DC8" w14:paraId="7BB8FF49" w14:textId="77777777">
            <w:pPr>
              <w:rPr>
                <w:b/>
                <w:color w:val="000066"/>
                <w:spacing w:val="-2"/>
                <w:sz w:val="18"/>
              </w:rPr>
            </w:pPr>
            <w:r w:rsidRPr="00CC0718">
              <w:rPr>
                <w:b/>
                <w:color w:val="000066"/>
                <w:spacing w:val="-2"/>
                <w:sz w:val="18"/>
              </w:rPr>
              <w:t>User Assigned Color</w:t>
            </w:r>
          </w:p>
        </w:tc>
      </w:tr>
      <w:tr w:rsidRPr="00CC0718" w:rsidR="00C71DC8" w:rsidTr="3A33D0EC" w14:paraId="2D0E1D0A" w14:textId="77777777">
        <w:trPr>
          <w:trHeight w:val="459" w:hRule="exact"/>
        </w:trPr>
        <w:tc>
          <w:tcPr>
            <w:tcW w:w="6763" w:type="dxa"/>
            <w:gridSpan w:val="2"/>
            <w:tcBorders>
              <w:bottom w:val="single" w:color="8FB6EA" w:sz="5" w:space="0"/>
            </w:tcBorders>
            <w:shd w:val="clear" w:color="auto" w:fill="FFFFFF" w:themeFill="background1"/>
            <w:tcMar/>
          </w:tcPr>
          <w:p w:rsidRPr="00CC0718" w:rsidR="00C71DC8" w:rsidP="00244814" w:rsidRDefault="00C71DC8" w14:paraId="7A348F6B" w14:textId="77777777">
            <w:pPr>
              <w:rPr>
                <w:color w:val="000000"/>
                <w:spacing w:val="-2"/>
                <w:sz w:val="18"/>
              </w:rPr>
            </w:pPr>
            <w:r w:rsidRPr="00CC0718">
              <w:rPr>
                <w:color w:val="000000"/>
                <w:spacing w:val="-2"/>
                <w:sz w:val="18"/>
              </w:rPr>
              <w:t>Codes\\AXIAL CODE\\Q10- Marketing Challenges\RESOURCE LIMITATIONS AND CONSTRAINTS</w:t>
            </w:r>
          </w:p>
        </w:tc>
        <w:tc>
          <w:tcPr>
            <w:tcW w:w="2034" w:type="dxa"/>
            <w:tcBorders>
              <w:bottom w:val="single" w:color="8FB6EA" w:sz="5" w:space="0"/>
            </w:tcBorders>
            <w:shd w:val="clear" w:color="auto" w:fill="FFFFFF" w:themeFill="background1"/>
            <w:tcMar/>
          </w:tcPr>
          <w:p w:rsidRPr="00CC0718" w:rsidR="00C71DC8" w:rsidP="00244814" w:rsidRDefault="00C71DC8" w14:paraId="4D6EFA0D" w14:textId="77777777">
            <w:pPr>
              <w:rPr>
                <w:color w:val="000000"/>
                <w:spacing w:val="-2"/>
                <w:sz w:val="18"/>
              </w:rPr>
            </w:pPr>
          </w:p>
        </w:tc>
        <w:tc>
          <w:tcPr>
            <w:tcW w:w="903" w:type="dxa"/>
            <w:tcBorders>
              <w:bottom w:val="single" w:color="8FB6EA" w:sz="5" w:space="0"/>
            </w:tcBorders>
            <w:shd w:val="clear" w:color="auto" w:fill="FFFFFF" w:themeFill="background1"/>
            <w:tcMar/>
          </w:tcPr>
          <w:p w:rsidRPr="00CC0718" w:rsidR="00C71DC8" w:rsidP="00244814" w:rsidRDefault="00C71DC8" w14:paraId="357BB0FF" w14:textId="77777777">
            <w:pPr>
              <w:rPr>
                <w:color w:val="000000"/>
                <w:spacing w:val="-2"/>
                <w:sz w:val="18"/>
              </w:rPr>
            </w:pPr>
            <w:r w:rsidRPr="00CC0718">
              <w:rPr>
                <w:color w:val="000000"/>
                <w:spacing w:val="-2"/>
                <w:sz w:val="18"/>
              </w:rPr>
              <w:t>Yes</w:t>
            </w:r>
          </w:p>
        </w:tc>
        <w:tc>
          <w:tcPr>
            <w:tcW w:w="1017" w:type="dxa"/>
            <w:tcBorders>
              <w:bottom w:val="single" w:color="8FB6EA" w:sz="5" w:space="0"/>
            </w:tcBorders>
            <w:shd w:val="clear" w:color="auto" w:fill="FFFFFF" w:themeFill="background1"/>
            <w:tcMar/>
          </w:tcPr>
          <w:p w:rsidRPr="00CC0718" w:rsidR="00C71DC8" w:rsidP="00244814" w:rsidRDefault="00C71DC8" w14:paraId="6541EC2B" w14:textId="77777777">
            <w:pPr>
              <w:rPr>
                <w:color w:val="000000"/>
                <w:spacing w:val="-2"/>
                <w:sz w:val="18"/>
              </w:rPr>
            </w:pPr>
            <w:r w:rsidRPr="00CC0718">
              <w:rPr>
                <w:color w:val="000000"/>
                <w:spacing w:val="-2"/>
                <w:sz w:val="18"/>
              </w:rPr>
              <w:t>None</w:t>
            </w:r>
          </w:p>
        </w:tc>
      </w:tr>
      <w:tr w:rsidRPr="00CC0718" w:rsidR="00C71DC8" w:rsidTr="3A33D0EC" w14:paraId="5C12CA4D" w14:textId="77777777">
        <w:trPr>
          <w:trHeight w:val="458" w:hRule="exact"/>
        </w:trPr>
        <w:tc>
          <w:tcPr>
            <w:tcW w:w="6763" w:type="dxa"/>
            <w:gridSpan w:val="2"/>
            <w:tcBorders>
              <w:top w:val="single" w:color="8FB6EA" w:sz="5" w:space="0"/>
              <w:bottom w:val="single" w:color="8FB6EA" w:sz="5" w:space="0"/>
            </w:tcBorders>
            <w:shd w:val="clear" w:color="auto" w:fill="FFFFFF" w:themeFill="background1"/>
            <w:tcMar/>
          </w:tcPr>
          <w:p w:rsidRPr="00CC0718" w:rsidR="00C71DC8" w:rsidP="00244814" w:rsidRDefault="00C71DC8" w14:paraId="117CE64C" w14:textId="77777777">
            <w:pPr>
              <w:rPr>
                <w:color w:val="000000"/>
                <w:spacing w:val="-2"/>
                <w:sz w:val="18"/>
              </w:rPr>
            </w:pPr>
            <w:r w:rsidRPr="00CC0718">
              <w:rPr>
                <w:color w:val="000000"/>
                <w:spacing w:val="-2"/>
                <w:sz w:val="18"/>
              </w:rPr>
              <w:t>Codes\\AXIAL CODE\\Q10- Marketing Challenges\RESOURCE LIMITATIONS AND CONSTRAINTS\Get the promotional material early</w:t>
            </w:r>
          </w:p>
        </w:tc>
        <w:tc>
          <w:tcPr>
            <w:tcW w:w="2034" w:type="dxa"/>
            <w:tcBorders>
              <w:top w:val="single" w:color="8FB6EA" w:sz="5" w:space="0"/>
              <w:bottom w:val="single" w:color="8FB6EA" w:sz="5" w:space="0"/>
            </w:tcBorders>
            <w:shd w:val="clear" w:color="auto" w:fill="FFFFFF" w:themeFill="background1"/>
            <w:tcMar/>
          </w:tcPr>
          <w:p w:rsidRPr="00CC0718" w:rsidR="00C71DC8" w:rsidP="00244814" w:rsidRDefault="00C71DC8" w14:paraId="7F9BA708" w14:textId="77777777">
            <w:pPr>
              <w:rPr>
                <w:color w:val="000000"/>
                <w:spacing w:val="-2"/>
                <w:sz w:val="18"/>
              </w:rPr>
            </w:pPr>
          </w:p>
        </w:tc>
        <w:tc>
          <w:tcPr>
            <w:tcW w:w="903" w:type="dxa"/>
            <w:tcBorders>
              <w:top w:val="single" w:color="8FB6EA" w:sz="5" w:space="0"/>
              <w:bottom w:val="single" w:color="8FB6EA" w:sz="5" w:space="0"/>
            </w:tcBorders>
            <w:shd w:val="clear" w:color="auto" w:fill="FFFFFF" w:themeFill="background1"/>
            <w:tcMar/>
          </w:tcPr>
          <w:p w:rsidRPr="00CC0718" w:rsidR="00C71DC8" w:rsidP="00244814" w:rsidRDefault="00C71DC8" w14:paraId="1163CB4E" w14:textId="77777777">
            <w:pPr>
              <w:rPr>
                <w:color w:val="000000"/>
                <w:spacing w:val="-2"/>
                <w:sz w:val="18"/>
              </w:rPr>
            </w:pPr>
            <w:r w:rsidRPr="00CC0718">
              <w:rPr>
                <w:color w:val="000000"/>
                <w:spacing w:val="-2"/>
                <w:sz w:val="18"/>
              </w:rPr>
              <w:t>No</w:t>
            </w:r>
          </w:p>
        </w:tc>
        <w:tc>
          <w:tcPr>
            <w:tcW w:w="1017" w:type="dxa"/>
            <w:tcBorders>
              <w:top w:val="single" w:color="8FB6EA" w:sz="5" w:space="0"/>
              <w:bottom w:val="single" w:color="8FB6EA" w:sz="5" w:space="0"/>
            </w:tcBorders>
            <w:shd w:val="clear" w:color="auto" w:fill="FFFFFF" w:themeFill="background1"/>
            <w:tcMar/>
          </w:tcPr>
          <w:p w:rsidRPr="00CC0718" w:rsidR="00C71DC8" w:rsidP="00244814" w:rsidRDefault="00C71DC8" w14:paraId="3C7B2A4E" w14:textId="77777777">
            <w:pPr>
              <w:rPr>
                <w:color w:val="000000"/>
                <w:spacing w:val="-2"/>
                <w:sz w:val="18"/>
              </w:rPr>
            </w:pPr>
            <w:r w:rsidRPr="00CC0718">
              <w:rPr>
                <w:color w:val="000000"/>
                <w:spacing w:val="-2"/>
                <w:sz w:val="18"/>
              </w:rPr>
              <w:t>None</w:t>
            </w:r>
          </w:p>
        </w:tc>
      </w:tr>
      <w:tr w:rsidRPr="00CC0718" w:rsidR="00C71DC8" w:rsidTr="3A33D0EC" w14:paraId="0A505DE1" w14:textId="77777777">
        <w:trPr>
          <w:trHeight w:val="459" w:hRule="exact"/>
        </w:trPr>
        <w:tc>
          <w:tcPr>
            <w:tcW w:w="6763" w:type="dxa"/>
            <w:gridSpan w:val="2"/>
            <w:tcBorders>
              <w:top w:val="single" w:color="8FB6EA" w:sz="5" w:space="0"/>
              <w:bottom w:val="single" w:color="8FB6EA" w:sz="5" w:space="0"/>
            </w:tcBorders>
            <w:shd w:val="clear" w:color="auto" w:fill="FFFFFF" w:themeFill="background1"/>
            <w:tcMar/>
          </w:tcPr>
          <w:p w:rsidRPr="00CC0718" w:rsidR="00C71DC8" w:rsidP="00244814" w:rsidRDefault="00C71DC8" w14:paraId="57E7CF40" w14:textId="77777777">
            <w:pPr>
              <w:rPr>
                <w:color w:val="000000"/>
                <w:spacing w:val="-2"/>
                <w:sz w:val="18"/>
              </w:rPr>
            </w:pPr>
            <w:r w:rsidRPr="00CC0718">
              <w:rPr>
                <w:color w:val="000000"/>
                <w:spacing w:val="-2"/>
                <w:sz w:val="18"/>
              </w:rPr>
              <w:t>Codes\\AXIAL CODE\\Q10- Marketing Challenges\RESOURCE LIMITATIONS AND CONSTRAINTS\In Need of Members</w:t>
            </w:r>
          </w:p>
        </w:tc>
        <w:tc>
          <w:tcPr>
            <w:tcW w:w="2034" w:type="dxa"/>
            <w:tcBorders>
              <w:top w:val="single" w:color="8FB6EA" w:sz="5" w:space="0"/>
              <w:bottom w:val="single" w:color="8FB6EA" w:sz="5" w:space="0"/>
            </w:tcBorders>
            <w:shd w:val="clear" w:color="auto" w:fill="FFFFFF" w:themeFill="background1"/>
            <w:tcMar/>
          </w:tcPr>
          <w:p w:rsidRPr="00CC0718" w:rsidR="00C71DC8" w:rsidP="00244814" w:rsidRDefault="00C71DC8" w14:paraId="7306BDF0" w14:textId="77777777">
            <w:pPr>
              <w:rPr>
                <w:color w:val="000000"/>
                <w:spacing w:val="-2"/>
                <w:sz w:val="18"/>
              </w:rPr>
            </w:pPr>
          </w:p>
        </w:tc>
        <w:tc>
          <w:tcPr>
            <w:tcW w:w="903" w:type="dxa"/>
            <w:tcBorders>
              <w:top w:val="single" w:color="8FB6EA" w:sz="5" w:space="0"/>
              <w:bottom w:val="single" w:color="8FB6EA" w:sz="5" w:space="0"/>
            </w:tcBorders>
            <w:shd w:val="clear" w:color="auto" w:fill="FFFFFF" w:themeFill="background1"/>
            <w:tcMar/>
          </w:tcPr>
          <w:p w:rsidRPr="00CC0718" w:rsidR="00C71DC8" w:rsidP="00244814" w:rsidRDefault="00C71DC8" w14:paraId="64B18B68" w14:textId="77777777">
            <w:pPr>
              <w:rPr>
                <w:color w:val="000000"/>
                <w:spacing w:val="-2"/>
                <w:sz w:val="18"/>
              </w:rPr>
            </w:pPr>
            <w:r w:rsidRPr="00CC0718">
              <w:rPr>
                <w:color w:val="000000"/>
                <w:spacing w:val="-2"/>
                <w:sz w:val="18"/>
              </w:rPr>
              <w:t>Yes</w:t>
            </w:r>
          </w:p>
        </w:tc>
        <w:tc>
          <w:tcPr>
            <w:tcW w:w="1017" w:type="dxa"/>
            <w:tcBorders>
              <w:top w:val="single" w:color="8FB6EA" w:sz="5" w:space="0"/>
              <w:bottom w:val="single" w:color="8FB6EA" w:sz="5" w:space="0"/>
            </w:tcBorders>
            <w:shd w:val="clear" w:color="auto" w:fill="FFFFFF" w:themeFill="background1"/>
            <w:tcMar/>
          </w:tcPr>
          <w:p w:rsidRPr="00CC0718" w:rsidR="00C71DC8" w:rsidP="00244814" w:rsidRDefault="00C71DC8" w14:paraId="0A3E124A" w14:textId="77777777">
            <w:pPr>
              <w:rPr>
                <w:color w:val="000000"/>
                <w:spacing w:val="-2"/>
                <w:sz w:val="18"/>
              </w:rPr>
            </w:pPr>
            <w:r w:rsidRPr="00CC0718">
              <w:rPr>
                <w:color w:val="000000"/>
                <w:spacing w:val="-2"/>
                <w:sz w:val="18"/>
              </w:rPr>
              <w:t>None</w:t>
            </w:r>
          </w:p>
        </w:tc>
      </w:tr>
      <w:tr w:rsidRPr="00CC0718" w:rsidR="00C71DC8" w:rsidTr="3A33D0EC" w14:paraId="04F0CF4C" w14:textId="77777777">
        <w:trPr>
          <w:trHeight w:val="659" w:hRule="exact"/>
        </w:trPr>
        <w:tc>
          <w:tcPr>
            <w:tcW w:w="6763" w:type="dxa"/>
            <w:gridSpan w:val="2"/>
            <w:tcBorders>
              <w:top w:val="single" w:color="8FB6EA" w:sz="5" w:space="0"/>
              <w:bottom w:val="single" w:color="8FB6EA" w:sz="5" w:space="0"/>
            </w:tcBorders>
            <w:shd w:val="clear" w:color="auto" w:fill="FFFFFF" w:themeFill="background1"/>
            <w:tcMar/>
          </w:tcPr>
          <w:p w:rsidRPr="00CC0718" w:rsidR="00C71DC8" w:rsidP="3A33D0EC" w:rsidRDefault="00C71DC8" w14:paraId="482E2EAB" w14:textId="77777777">
            <w:pPr>
              <w:rPr>
                <w:color w:val="000000"/>
                <w:spacing w:val="-2"/>
                <w:sz w:val="18"/>
                <w:szCs w:val="18"/>
                <w:lang w:val="en-US"/>
              </w:rPr>
            </w:pPr>
            <w:r w:rsidRPr="3A33D0EC" w:rsidR="00C71DC8">
              <w:rPr>
                <w:color w:val="000000"/>
                <w:spacing w:val="-2"/>
                <w:sz w:val="18"/>
                <w:szCs w:val="18"/>
                <w:lang w:val="en-US"/>
              </w:rPr>
              <w:t xml:space="preserve">Codes\\AXIAL CODE\\Q10- Marketing Challenges\RESOURCE LIMITATIONS AND CONSTRAINTS\marketing could be done in many ways and marketing, you know, I </w:t>
            </w:r>
            <w:r w:rsidRPr="3A33D0EC" w:rsidR="00C71DC8">
              <w:rPr>
                <w:color w:val="000000"/>
                <w:spacing w:val="-2"/>
                <w:sz w:val="18"/>
                <w:szCs w:val="18"/>
                <w:lang w:val="en-US"/>
              </w:rPr>
              <w:t xml:space="preserve">believe personally</w:t>
            </w:r>
            <w:r w:rsidRPr="3A33D0EC" w:rsidR="00C71DC8">
              <w:rPr>
                <w:color w:val="000000"/>
                <w:spacing w:val="-2"/>
                <w:sz w:val="18"/>
                <w:szCs w:val="18"/>
                <w:lang w:val="en-US"/>
              </w:rPr>
              <w:t xml:space="preserve"> that, you know, marketing cannot be learnt, you know, it </w:t>
            </w:r>
            <w:r w:rsidRPr="3A33D0EC" w:rsidR="00C71DC8">
              <w:rPr>
                <w:color w:val="000000"/>
                <w:spacing w:val="-2"/>
                <w:sz w:val="18"/>
                <w:szCs w:val="18"/>
                <w:lang w:val="en-US"/>
              </w:rPr>
              <w:t>has to</w:t>
            </w:r>
            <w:r w:rsidRPr="3A33D0EC" w:rsidR="00C71DC8">
              <w:rPr>
                <w:color w:val="000000"/>
                <w:spacing w:val="-2"/>
                <w:sz w:val="18"/>
                <w:szCs w:val="18"/>
                <w:lang w:val="en-US"/>
              </w:rPr>
              <w:t xml:space="preserve"> be experienced.</w:t>
            </w:r>
          </w:p>
        </w:tc>
        <w:tc>
          <w:tcPr>
            <w:tcW w:w="2034" w:type="dxa"/>
            <w:tcBorders>
              <w:top w:val="single" w:color="8FB6EA" w:sz="5" w:space="0"/>
              <w:bottom w:val="single" w:color="8FB6EA" w:sz="5" w:space="0"/>
            </w:tcBorders>
            <w:shd w:val="clear" w:color="auto" w:fill="FFFFFF" w:themeFill="background1"/>
            <w:tcMar/>
          </w:tcPr>
          <w:p w:rsidRPr="00CC0718" w:rsidR="00C71DC8" w:rsidP="00244814" w:rsidRDefault="00C71DC8" w14:paraId="2EC13D39" w14:textId="77777777">
            <w:pPr>
              <w:rPr>
                <w:color w:val="000000"/>
                <w:spacing w:val="-2"/>
                <w:sz w:val="18"/>
              </w:rPr>
            </w:pPr>
          </w:p>
        </w:tc>
        <w:tc>
          <w:tcPr>
            <w:tcW w:w="903" w:type="dxa"/>
            <w:tcBorders>
              <w:top w:val="single" w:color="8FB6EA" w:sz="5" w:space="0"/>
              <w:bottom w:val="single" w:color="8FB6EA" w:sz="5" w:space="0"/>
            </w:tcBorders>
            <w:shd w:val="clear" w:color="auto" w:fill="FFFFFF" w:themeFill="background1"/>
            <w:tcMar/>
          </w:tcPr>
          <w:p w:rsidRPr="00CC0718" w:rsidR="00C71DC8" w:rsidP="00244814" w:rsidRDefault="00C71DC8" w14:paraId="46568B26" w14:textId="77777777">
            <w:pPr>
              <w:rPr>
                <w:color w:val="000000"/>
                <w:spacing w:val="-2"/>
                <w:sz w:val="18"/>
              </w:rPr>
            </w:pPr>
            <w:r w:rsidRPr="00CC0718">
              <w:rPr>
                <w:color w:val="000000"/>
                <w:spacing w:val="-2"/>
                <w:sz w:val="18"/>
              </w:rPr>
              <w:t>No</w:t>
            </w:r>
          </w:p>
        </w:tc>
        <w:tc>
          <w:tcPr>
            <w:tcW w:w="1017" w:type="dxa"/>
            <w:tcBorders>
              <w:top w:val="single" w:color="8FB6EA" w:sz="5" w:space="0"/>
              <w:bottom w:val="single" w:color="8FB6EA" w:sz="5" w:space="0"/>
            </w:tcBorders>
            <w:shd w:val="clear" w:color="auto" w:fill="FFFFFF" w:themeFill="background1"/>
            <w:tcMar/>
          </w:tcPr>
          <w:p w:rsidRPr="00CC0718" w:rsidR="00C71DC8" w:rsidP="00244814" w:rsidRDefault="00C71DC8" w14:paraId="012509AC" w14:textId="77777777">
            <w:pPr>
              <w:rPr>
                <w:color w:val="000000"/>
                <w:spacing w:val="-2"/>
                <w:sz w:val="18"/>
              </w:rPr>
            </w:pPr>
            <w:r w:rsidRPr="00CC0718">
              <w:rPr>
                <w:color w:val="000000"/>
                <w:spacing w:val="-2"/>
                <w:sz w:val="18"/>
              </w:rPr>
              <w:t>None</w:t>
            </w:r>
          </w:p>
        </w:tc>
      </w:tr>
      <w:tr w:rsidRPr="00CC0718" w:rsidR="00C71DC8" w:rsidTr="3A33D0EC" w14:paraId="5F047783" w14:textId="77777777">
        <w:trPr>
          <w:trHeight w:val="459" w:hRule="exact"/>
        </w:trPr>
        <w:tc>
          <w:tcPr>
            <w:tcW w:w="6763" w:type="dxa"/>
            <w:gridSpan w:val="2"/>
            <w:tcBorders>
              <w:top w:val="single" w:color="8FB6EA" w:sz="5" w:space="0"/>
              <w:bottom w:val="single" w:color="8FB6EA" w:sz="5" w:space="0"/>
            </w:tcBorders>
            <w:shd w:val="clear" w:color="auto" w:fill="FFFFFF" w:themeFill="background1"/>
            <w:tcMar/>
          </w:tcPr>
          <w:p w:rsidRPr="00CC0718" w:rsidR="00C71DC8" w:rsidP="3A33D0EC" w:rsidRDefault="00C71DC8" w14:paraId="254D58D9" w14:textId="77777777">
            <w:pPr>
              <w:rPr>
                <w:color w:val="000000"/>
                <w:spacing w:val="-2"/>
                <w:sz w:val="18"/>
                <w:szCs w:val="18"/>
                <w:lang w:val="en-US"/>
              </w:rPr>
            </w:pPr>
            <w:r w:rsidRPr="3A33D0EC" w:rsidR="00C71DC8">
              <w:rPr>
                <w:color w:val="000000"/>
                <w:spacing w:val="-2"/>
                <w:sz w:val="18"/>
                <w:szCs w:val="18"/>
                <w:lang w:val="en-US"/>
              </w:rPr>
              <w:t xml:space="preserve">Codes\\AXIAL CODE\\Q10- Marketing Challenges\RESOURCE LIMITATIONS AND CONSTRAINTS\me being </w:t>
            </w:r>
            <w:r w:rsidRPr="3A33D0EC" w:rsidR="00C71DC8">
              <w:rPr>
                <w:color w:val="000000"/>
                <w:spacing w:val="-2"/>
                <w:sz w:val="18"/>
                <w:szCs w:val="18"/>
                <w:lang w:val="en-US"/>
              </w:rPr>
              <w:t>a very small</w:t>
            </w:r>
            <w:r w:rsidRPr="3A33D0EC" w:rsidR="00C71DC8">
              <w:rPr>
                <w:color w:val="000000"/>
                <w:spacing w:val="-2"/>
                <w:sz w:val="18"/>
                <w:szCs w:val="18"/>
                <w:lang w:val="en-US"/>
              </w:rPr>
              <w:t xml:space="preserve"> group of people also</w:t>
            </w:r>
          </w:p>
        </w:tc>
        <w:tc>
          <w:tcPr>
            <w:tcW w:w="2034" w:type="dxa"/>
            <w:tcBorders>
              <w:top w:val="single" w:color="8FB6EA" w:sz="5" w:space="0"/>
              <w:bottom w:val="single" w:color="8FB6EA" w:sz="5" w:space="0"/>
            </w:tcBorders>
            <w:shd w:val="clear" w:color="auto" w:fill="FFFFFF" w:themeFill="background1"/>
            <w:tcMar/>
          </w:tcPr>
          <w:p w:rsidRPr="00CC0718" w:rsidR="00C71DC8" w:rsidP="00244814" w:rsidRDefault="00C71DC8" w14:paraId="235651B1" w14:textId="77777777">
            <w:pPr>
              <w:rPr>
                <w:color w:val="000000"/>
                <w:spacing w:val="-2"/>
                <w:sz w:val="18"/>
              </w:rPr>
            </w:pPr>
          </w:p>
        </w:tc>
        <w:tc>
          <w:tcPr>
            <w:tcW w:w="903" w:type="dxa"/>
            <w:tcBorders>
              <w:top w:val="single" w:color="8FB6EA" w:sz="5" w:space="0"/>
              <w:bottom w:val="single" w:color="8FB6EA" w:sz="5" w:space="0"/>
            </w:tcBorders>
            <w:shd w:val="clear" w:color="auto" w:fill="FFFFFF" w:themeFill="background1"/>
            <w:tcMar/>
          </w:tcPr>
          <w:p w:rsidRPr="00CC0718" w:rsidR="00C71DC8" w:rsidP="00244814" w:rsidRDefault="00C71DC8" w14:paraId="4188AEC2" w14:textId="77777777">
            <w:pPr>
              <w:rPr>
                <w:color w:val="000000"/>
                <w:spacing w:val="-2"/>
                <w:sz w:val="18"/>
              </w:rPr>
            </w:pPr>
            <w:r w:rsidRPr="00CC0718">
              <w:rPr>
                <w:color w:val="000000"/>
                <w:spacing w:val="-2"/>
                <w:sz w:val="18"/>
              </w:rPr>
              <w:t>No</w:t>
            </w:r>
          </w:p>
        </w:tc>
        <w:tc>
          <w:tcPr>
            <w:tcW w:w="1017" w:type="dxa"/>
            <w:tcBorders>
              <w:top w:val="single" w:color="8FB6EA" w:sz="5" w:space="0"/>
              <w:bottom w:val="single" w:color="8FB6EA" w:sz="5" w:space="0"/>
            </w:tcBorders>
            <w:shd w:val="clear" w:color="auto" w:fill="FFFFFF" w:themeFill="background1"/>
            <w:tcMar/>
          </w:tcPr>
          <w:p w:rsidRPr="00CC0718" w:rsidR="00C71DC8" w:rsidP="00244814" w:rsidRDefault="00C71DC8" w14:paraId="33A51431" w14:textId="77777777">
            <w:pPr>
              <w:rPr>
                <w:color w:val="000000"/>
                <w:spacing w:val="-2"/>
                <w:sz w:val="18"/>
              </w:rPr>
            </w:pPr>
            <w:r w:rsidRPr="00CC0718">
              <w:rPr>
                <w:color w:val="000000"/>
                <w:spacing w:val="-2"/>
                <w:sz w:val="18"/>
              </w:rPr>
              <w:t>None</w:t>
            </w:r>
          </w:p>
        </w:tc>
      </w:tr>
      <w:tr w:rsidRPr="00CC0718" w:rsidR="00C71DC8" w:rsidTr="3A33D0EC" w14:paraId="4658B65D" w14:textId="77777777">
        <w:trPr>
          <w:trHeight w:val="458" w:hRule="exact"/>
        </w:trPr>
        <w:tc>
          <w:tcPr>
            <w:tcW w:w="6763" w:type="dxa"/>
            <w:gridSpan w:val="2"/>
            <w:tcBorders>
              <w:top w:val="single" w:color="8FB6EA" w:sz="5" w:space="0"/>
              <w:bottom w:val="single" w:color="8FB6EA" w:sz="5" w:space="0"/>
            </w:tcBorders>
            <w:shd w:val="clear" w:color="auto" w:fill="FFFFFF" w:themeFill="background1"/>
            <w:tcMar/>
          </w:tcPr>
          <w:p w:rsidRPr="00CC0718" w:rsidR="00C71DC8" w:rsidP="00244814" w:rsidRDefault="00C71DC8" w14:paraId="4969C304" w14:textId="77777777">
            <w:pPr>
              <w:rPr>
                <w:color w:val="000000"/>
                <w:spacing w:val="-2"/>
                <w:sz w:val="18"/>
              </w:rPr>
            </w:pPr>
            <w:r w:rsidRPr="00CC0718">
              <w:rPr>
                <w:color w:val="000000"/>
                <w:spacing w:val="-2"/>
                <w:sz w:val="18"/>
              </w:rPr>
              <w:t>Codes\\AXIAL CODE\\Q10- Marketing Challenges\RESOURCE LIMITATIONS AND CONSTRAINTS\Merchandise for Club Visibility</w:t>
            </w:r>
          </w:p>
        </w:tc>
        <w:tc>
          <w:tcPr>
            <w:tcW w:w="2034" w:type="dxa"/>
            <w:tcBorders>
              <w:top w:val="single" w:color="8FB6EA" w:sz="5" w:space="0"/>
              <w:bottom w:val="single" w:color="8FB6EA" w:sz="5" w:space="0"/>
            </w:tcBorders>
            <w:shd w:val="clear" w:color="auto" w:fill="FFFFFF" w:themeFill="background1"/>
            <w:tcMar/>
          </w:tcPr>
          <w:p w:rsidRPr="00CC0718" w:rsidR="00C71DC8" w:rsidP="00244814" w:rsidRDefault="00C71DC8" w14:paraId="796B55E7" w14:textId="77777777">
            <w:pPr>
              <w:rPr>
                <w:color w:val="000000"/>
                <w:spacing w:val="-2"/>
                <w:sz w:val="18"/>
              </w:rPr>
            </w:pPr>
          </w:p>
        </w:tc>
        <w:tc>
          <w:tcPr>
            <w:tcW w:w="903" w:type="dxa"/>
            <w:tcBorders>
              <w:top w:val="single" w:color="8FB6EA" w:sz="5" w:space="0"/>
              <w:bottom w:val="single" w:color="8FB6EA" w:sz="5" w:space="0"/>
            </w:tcBorders>
            <w:shd w:val="clear" w:color="auto" w:fill="FFFFFF" w:themeFill="background1"/>
            <w:tcMar/>
          </w:tcPr>
          <w:p w:rsidRPr="00CC0718" w:rsidR="00C71DC8" w:rsidP="00244814" w:rsidRDefault="00C71DC8" w14:paraId="25CB7CE0" w14:textId="77777777">
            <w:pPr>
              <w:rPr>
                <w:color w:val="000000"/>
                <w:spacing w:val="-2"/>
                <w:sz w:val="18"/>
              </w:rPr>
            </w:pPr>
            <w:r w:rsidRPr="00CC0718">
              <w:rPr>
                <w:color w:val="000000"/>
                <w:spacing w:val="-2"/>
                <w:sz w:val="18"/>
              </w:rPr>
              <w:t>No</w:t>
            </w:r>
          </w:p>
        </w:tc>
        <w:tc>
          <w:tcPr>
            <w:tcW w:w="1017" w:type="dxa"/>
            <w:tcBorders>
              <w:top w:val="single" w:color="8FB6EA" w:sz="5" w:space="0"/>
              <w:bottom w:val="single" w:color="8FB6EA" w:sz="5" w:space="0"/>
            </w:tcBorders>
            <w:shd w:val="clear" w:color="auto" w:fill="FFFFFF" w:themeFill="background1"/>
            <w:tcMar/>
          </w:tcPr>
          <w:p w:rsidRPr="00CC0718" w:rsidR="00C71DC8" w:rsidP="00244814" w:rsidRDefault="00C71DC8" w14:paraId="0A825DE4" w14:textId="77777777">
            <w:pPr>
              <w:rPr>
                <w:color w:val="000000"/>
                <w:spacing w:val="-2"/>
                <w:sz w:val="18"/>
              </w:rPr>
            </w:pPr>
            <w:r w:rsidRPr="00CC0718">
              <w:rPr>
                <w:color w:val="000000"/>
                <w:spacing w:val="-2"/>
                <w:sz w:val="18"/>
              </w:rPr>
              <w:t>None</w:t>
            </w:r>
          </w:p>
        </w:tc>
      </w:tr>
      <w:tr w:rsidRPr="00CC0718" w:rsidR="00C71DC8" w:rsidTr="3A33D0EC" w14:paraId="759D8847" w14:textId="77777777">
        <w:trPr>
          <w:trHeight w:val="330" w:hRule="exact"/>
        </w:trPr>
        <w:tc>
          <w:tcPr>
            <w:tcW w:w="6763" w:type="dxa"/>
            <w:gridSpan w:val="2"/>
            <w:tcBorders>
              <w:top w:val="single" w:color="8FB6EA" w:sz="5" w:space="0"/>
              <w:bottom w:val="single" w:color="8FB6EA" w:sz="5" w:space="0"/>
            </w:tcBorders>
            <w:shd w:val="clear" w:color="auto" w:fill="FFFFFF" w:themeFill="background1"/>
            <w:tcMar/>
          </w:tcPr>
          <w:p w:rsidRPr="00CC0718" w:rsidR="00C71DC8" w:rsidP="00244814" w:rsidRDefault="00C71DC8" w14:paraId="5458F303" w14:textId="77777777">
            <w:pPr>
              <w:rPr>
                <w:color w:val="000000"/>
                <w:spacing w:val="-2"/>
                <w:sz w:val="18"/>
              </w:rPr>
            </w:pPr>
            <w:r w:rsidRPr="00CC0718">
              <w:rPr>
                <w:color w:val="000000"/>
                <w:spacing w:val="-2"/>
                <w:sz w:val="18"/>
              </w:rPr>
              <w:t>Codes\\AXIAL CODE\\Q10- Marketing Challenges\SCHEDULING AND REMINDER OF EVENTS</w:t>
            </w:r>
          </w:p>
        </w:tc>
        <w:tc>
          <w:tcPr>
            <w:tcW w:w="2034" w:type="dxa"/>
            <w:tcBorders>
              <w:top w:val="single" w:color="8FB6EA" w:sz="5" w:space="0"/>
              <w:bottom w:val="single" w:color="8FB6EA" w:sz="5" w:space="0"/>
            </w:tcBorders>
            <w:shd w:val="clear" w:color="auto" w:fill="FFFFFF" w:themeFill="background1"/>
            <w:tcMar/>
          </w:tcPr>
          <w:p w:rsidRPr="00CC0718" w:rsidR="00C71DC8" w:rsidP="00244814" w:rsidRDefault="00C71DC8" w14:paraId="736FA323" w14:textId="77777777">
            <w:pPr>
              <w:rPr>
                <w:color w:val="000000"/>
                <w:spacing w:val="-2"/>
                <w:sz w:val="18"/>
              </w:rPr>
            </w:pPr>
          </w:p>
        </w:tc>
        <w:tc>
          <w:tcPr>
            <w:tcW w:w="903" w:type="dxa"/>
            <w:tcBorders>
              <w:top w:val="single" w:color="8FB6EA" w:sz="5" w:space="0"/>
              <w:bottom w:val="single" w:color="8FB6EA" w:sz="5" w:space="0"/>
            </w:tcBorders>
            <w:shd w:val="clear" w:color="auto" w:fill="FFFFFF" w:themeFill="background1"/>
            <w:tcMar/>
          </w:tcPr>
          <w:p w:rsidRPr="00CC0718" w:rsidR="00C71DC8" w:rsidP="00244814" w:rsidRDefault="00C71DC8" w14:paraId="1CD268E2" w14:textId="77777777">
            <w:pPr>
              <w:rPr>
                <w:color w:val="000000"/>
                <w:spacing w:val="-2"/>
                <w:sz w:val="18"/>
              </w:rPr>
            </w:pPr>
            <w:r w:rsidRPr="00CC0718">
              <w:rPr>
                <w:color w:val="000000"/>
                <w:spacing w:val="-2"/>
                <w:sz w:val="18"/>
              </w:rPr>
              <w:t>Yes</w:t>
            </w:r>
          </w:p>
        </w:tc>
        <w:tc>
          <w:tcPr>
            <w:tcW w:w="1017" w:type="dxa"/>
            <w:tcBorders>
              <w:top w:val="single" w:color="8FB6EA" w:sz="5" w:space="0"/>
              <w:bottom w:val="single" w:color="8FB6EA" w:sz="5" w:space="0"/>
            </w:tcBorders>
            <w:shd w:val="clear" w:color="auto" w:fill="FFFFFF" w:themeFill="background1"/>
            <w:tcMar/>
          </w:tcPr>
          <w:p w:rsidRPr="00CC0718" w:rsidR="00C71DC8" w:rsidP="00244814" w:rsidRDefault="00C71DC8" w14:paraId="4F0E609F" w14:textId="77777777">
            <w:pPr>
              <w:rPr>
                <w:color w:val="000000"/>
                <w:spacing w:val="-2"/>
                <w:sz w:val="18"/>
              </w:rPr>
            </w:pPr>
            <w:r w:rsidRPr="00CC0718">
              <w:rPr>
                <w:color w:val="000000"/>
                <w:spacing w:val="-2"/>
                <w:sz w:val="18"/>
              </w:rPr>
              <w:t>None</w:t>
            </w:r>
          </w:p>
        </w:tc>
      </w:tr>
      <w:tr w:rsidRPr="00CC0718" w:rsidR="00C71DC8" w:rsidTr="3A33D0EC" w14:paraId="3BD0E66C" w14:textId="77777777">
        <w:trPr>
          <w:trHeight w:val="458" w:hRule="exact"/>
        </w:trPr>
        <w:tc>
          <w:tcPr>
            <w:tcW w:w="6763" w:type="dxa"/>
            <w:gridSpan w:val="2"/>
            <w:tcBorders>
              <w:top w:val="single" w:color="8FB6EA" w:sz="5" w:space="0"/>
              <w:bottom w:val="single" w:color="8FB6EA" w:sz="5" w:space="0"/>
            </w:tcBorders>
            <w:shd w:val="clear" w:color="auto" w:fill="FFFFFF" w:themeFill="background1"/>
            <w:tcMar/>
          </w:tcPr>
          <w:p w:rsidRPr="00CC0718" w:rsidR="00C71DC8" w:rsidP="00244814" w:rsidRDefault="00C71DC8" w14:paraId="378207CD" w14:textId="77777777">
            <w:pPr>
              <w:rPr>
                <w:color w:val="000000"/>
                <w:spacing w:val="-2"/>
                <w:sz w:val="18"/>
              </w:rPr>
            </w:pPr>
            <w:r w:rsidRPr="00CC0718">
              <w:rPr>
                <w:color w:val="000000"/>
                <w:spacing w:val="-2"/>
                <w:sz w:val="18"/>
              </w:rPr>
              <w:t>Codes\\AXIAL CODE\\Q10- Marketing Challenges\SCHEDULING AND REMINDER OF EVENTS\Calendar invite or reminder for the events</w:t>
            </w:r>
          </w:p>
        </w:tc>
        <w:tc>
          <w:tcPr>
            <w:tcW w:w="2034" w:type="dxa"/>
            <w:tcBorders>
              <w:top w:val="single" w:color="8FB6EA" w:sz="5" w:space="0"/>
              <w:bottom w:val="single" w:color="8FB6EA" w:sz="5" w:space="0"/>
            </w:tcBorders>
            <w:shd w:val="clear" w:color="auto" w:fill="FFFFFF" w:themeFill="background1"/>
            <w:tcMar/>
          </w:tcPr>
          <w:p w:rsidRPr="00CC0718" w:rsidR="00C71DC8" w:rsidP="00244814" w:rsidRDefault="00C71DC8" w14:paraId="12720EA1" w14:textId="77777777">
            <w:pPr>
              <w:rPr>
                <w:color w:val="000000"/>
                <w:spacing w:val="-2"/>
                <w:sz w:val="18"/>
              </w:rPr>
            </w:pPr>
          </w:p>
        </w:tc>
        <w:tc>
          <w:tcPr>
            <w:tcW w:w="903" w:type="dxa"/>
            <w:tcBorders>
              <w:top w:val="single" w:color="8FB6EA" w:sz="5" w:space="0"/>
              <w:bottom w:val="single" w:color="8FB6EA" w:sz="5" w:space="0"/>
            </w:tcBorders>
            <w:shd w:val="clear" w:color="auto" w:fill="FFFFFF" w:themeFill="background1"/>
            <w:tcMar/>
          </w:tcPr>
          <w:p w:rsidRPr="00CC0718" w:rsidR="00C71DC8" w:rsidP="00244814" w:rsidRDefault="00C71DC8" w14:paraId="3CA7F115" w14:textId="77777777">
            <w:pPr>
              <w:rPr>
                <w:color w:val="000000"/>
                <w:spacing w:val="-2"/>
                <w:sz w:val="18"/>
              </w:rPr>
            </w:pPr>
            <w:r w:rsidRPr="00CC0718">
              <w:rPr>
                <w:color w:val="000000"/>
                <w:spacing w:val="-2"/>
                <w:sz w:val="18"/>
              </w:rPr>
              <w:t>No</w:t>
            </w:r>
          </w:p>
        </w:tc>
        <w:tc>
          <w:tcPr>
            <w:tcW w:w="1017" w:type="dxa"/>
            <w:tcBorders>
              <w:top w:val="single" w:color="8FB6EA" w:sz="5" w:space="0"/>
              <w:bottom w:val="single" w:color="8FB6EA" w:sz="5" w:space="0"/>
            </w:tcBorders>
            <w:shd w:val="clear" w:color="auto" w:fill="FFFFFF" w:themeFill="background1"/>
            <w:tcMar/>
          </w:tcPr>
          <w:p w:rsidRPr="00CC0718" w:rsidR="00C71DC8" w:rsidP="00244814" w:rsidRDefault="00C71DC8" w14:paraId="11D88E1F" w14:textId="77777777">
            <w:pPr>
              <w:rPr>
                <w:color w:val="000000"/>
                <w:spacing w:val="-2"/>
                <w:sz w:val="18"/>
              </w:rPr>
            </w:pPr>
            <w:r w:rsidRPr="00CC0718">
              <w:rPr>
                <w:color w:val="000000"/>
                <w:spacing w:val="-2"/>
                <w:sz w:val="18"/>
              </w:rPr>
              <w:t>None</w:t>
            </w:r>
          </w:p>
        </w:tc>
      </w:tr>
      <w:tr w:rsidRPr="00CC0718" w:rsidR="00C71DC8" w:rsidTr="3A33D0EC" w14:paraId="0A3AC35E" w14:textId="77777777">
        <w:trPr>
          <w:trHeight w:val="673" w:hRule="exact"/>
        </w:trPr>
        <w:tc>
          <w:tcPr>
            <w:tcW w:w="6763" w:type="dxa"/>
            <w:gridSpan w:val="2"/>
            <w:tcBorders>
              <w:top w:val="single" w:color="8FB6EA" w:sz="5" w:space="0"/>
              <w:bottom w:val="single" w:color="8FB6EA" w:sz="5" w:space="0"/>
            </w:tcBorders>
            <w:shd w:val="clear" w:color="auto" w:fill="FFFFFF" w:themeFill="background1"/>
            <w:tcMar/>
          </w:tcPr>
          <w:p w:rsidRPr="00CC0718" w:rsidR="00C71DC8" w:rsidP="3A33D0EC" w:rsidRDefault="00C71DC8" w14:paraId="582488B0" w14:textId="77777777">
            <w:pPr>
              <w:rPr>
                <w:color w:val="000000"/>
                <w:spacing w:val="-2"/>
                <w:sz w:val="18"/>
                <w:szCs w:val="18"/>
                <w:lang w:val="en-US"/>
              </w:rPr>
            </w:pPr>
            <w:r w:rsidRPr="3A33D0EC" w:rsidR="00C71DC8">
              <w:rPr>
                <w:color w:val="000000"/>
                <w:spacing w:val="-2"/>
                <w:sz w:val="18"/>
                <w:szCs w:val="18"/>
                <w:lang w:val="en-US"/>
              </w:rPr>
              <w:t xml:space="preserve">Codes\\AXIAL CODE\\Q10- Marketing Challenges\SCHEDULING AND REMINDER OF EVENTS\Students are not able to attend as some of the events take place when, when </w:t>
            </w:r>
            <w:r w:rsidRPr="3A33D0EC" w:rsidR="00C71DC8">
              <w:rPr>
                <w:color w:val="000000"/>
                <w:spacing w:val="-2"/>
                <w:sz w:val="18"/>
                <w:szCs w:val="18"/>
                <w:lang w:val="en-US"/>
              </w:rPr>
              <w:t>it's</w:t>
            </w:r>
            <w:r w:rsidRPr="3A33D0EC" w:rsidR="00C71DC8">
              <w:rPr>
                <w:color w:val="000000"/>
                <w:spacing w:val="-2"/>
                <w:sz w:val="18"/>
                <w:szCs w:val="18"/>
                <w:lang w:val="en-US"/>
              </w:rPr>
              <w:t>, you know, the students have classes</w:t>
            </w:r>
          </w:p>
        </w:tc>
        <w:tc>
          <w:tcPr>
            <w:tcW w:w="2034" w:type="dxa"/>
            <w:tcBorders>
              <w:top w:val="single" w:color="8FB6EA" w:sz="5" w:space="0"/>
              <w:bottom w:val="single" w:color="8FB6EA" w:sz="5" w:space="0"/>
            </w:tcBorders>
            <w:shd w:val="clear" w:color="auto" w:fill="FFFFFF" w:themeFill="background1"/>
            <w:tcMar/>
          </w:tcPr>
          <w:p w:rsidRPr="00CC0718" w:rsidR="00C71DC8" w:rsidP="00244814" w:rsidRDefault="00C71DC8" w14:paraId="0C9C9E69" w14:textId="77777777">
            <w:pPr>
              <w:rPr>
                <w:color w:val="000000"/>
                <w:spacing w:val="-2"/>
                <w:sz w:val="18"/>
              </w:rPr>
            </w:pPr>
          </w:p>
        </w:tc>
        <w:tc>
          <w:tcPr>
            <w:tcW w:w="903" w:type="dxa"/>
            <w:tcBorders>
              <w:top w:val="single" w:color="8FB6EA" w:sz="5" w:space="0"/>
              <w:bottom w:val="single" w:color="8FB6EA" w:sz="5" w:space="0"/>
            </w:tcBorders>
            <w:shd w:val="clear" w:color="auto" w:fill="FFFFFF" w:themeFill="background1"/>
            <w:tcMar/>
          </w:tcPr>
          <w:p w:rsidRPr="00CC0718" w:rsidR="00C71DC8" w:rsidP="00244814" w:rsidRDefault="00C71DC8" w14:paraId="6F75C6C8" w14:textId="77777777">
            <w:pPr>
              <w:rPr>
                <w:color w:val="000000"/>
                <w:spacing w:val="-2"/>
                <w:sz w:val="18"/>
              </w:rPr>
            </w:pPr>
            <w:r w:rsidRPr="00CC0718">
              <w:rPr>
                <w:color w:val="000000"/>
                <w:spacing w:val="-2"/>
                <w:sz w:val="18"/>
              </w:rPr>
              <w:t>No</w:t>
            </w:r>
          </w:p>
        </w:tc>
        <w:tc>
          <w:tcPr>
            <w:tcW w:w="1017" w:type="dxa"/>
            <w:tcBorders>
              <w:top w:val="single" w:color="8FB6EA" w:sz="5" w:space="0"/>
              <w:bottom w:val="single" w:color="8FB6EA" w:sz="5" w:space="0"/>
            </w:tcBorders>
            <w:shd w:val="clear" w:color="auto" w:fill="FFFFFF" w:themeFill="background1"/>
            <w:tcMar/>
          </w:tcPr>
          <w:p w:rsidRPr="00CC0718" w:rsidR="00C71DC8" w:rsidP="00244814" w:rsidRDefault="00C71DC8" w14:paraId="1457E00B" w14:textId="77777777">
            <w:pPr>
              <w:rPr>
                <w:color w:val="000000"/>
                <w:spacing w:val="-2"/>
                <w:sz w:val="18"/>
              </w:rPr>
            </w:pPr>
            <w:r w:rsidRPr="00CC0718">
              <w:rPr>
                <w:color w:val="000000"/>
                <w:spacing w:val="-2"/>
                <w:sz w:val="18"/>
              </w:rPr>
              <w:t>None</w:t>
            </w:r>
          </w:p>
        </w:tc>
      </w:tr>
      <w:tr w:rsidRPr="00CC0718" w:rsidR="00C71DC8" w:rsidTr="3A33D0EC" w14:paraId="13E705AD" w14:textId="77777777">
        <w:trPr>
          <w:trHeight w:val="459" w:hRule="exact"/>
        </w:trPr>
        <w:tc>
          <w:tcPr>
            <w:tcW w:w="6763" w:type="dxa"/>
            <w:gridSpan w:val="2"/>
            <w:tcBorders>
              <w:top w:val="single" w:color="8FB6EA" w:sz="5" w:space="0"/>
              <w:bottom w:val="single" w:color="8FB6EA" w:sz="5" w:space="0"/>
            </w:tcBorders>
            <w:shd w:val="clear" w:color="auto" w:fill="FFFFFF" w:themeFill="background1"/>
            <w:tcMar/>
          </w:tcPr>
          <w:p w:rsidRPr="00CC0718" w:rsidR="00C71DC8" w:rsidP="00244814" w:rsidRDefault="00C71DC8" w14:paraId="0B659790" w14:textId="77777777">
            <w:pPr>
              <w:rPr>
                <w:color w:val="000000"/>
                <w:spacing w:val="-2"/>
                <w:sz w:val="18"/>
              </w:rPr>
            </w:pPr>
            <w:r w:rsidRPr="00CC0718">
              <w:rPr>
                <w:color w:val="000000"/>
                <w:spacing w:val="-2"/>
                <w:sz w:val="18"/>
              </w:rPr>
              <w:t>Codes\\AXIAL CODE\\Q10- Marketing Challenges\SCHEDULING AND REMINDER OF EVENTS\Time management</w:t>
            </w:r>
          </w:p>
        </w:tc>
        <w:tc>
          <w:tcPr>
            <w:tcW w:w="2034" w:type="dxa"/>
            <w:tcBorders>
              <w:top w:val="single" w:color="8FB6EA" w:sz="5" w:space="0"/>
              <w:bottom w:val="single" w:color="8FB6EA" w:sz="5" w:space="0"/>
            </w:tcBorders>
            <w:shd w:val="clear" w:color="auto" w:fill="FFFFFF" w:themeFill="background1"/>
            <w:tcMar/>
          </w:tcPr>
          <w:p w:rsidRPr="00CC0718" w:rsidR="00C71DC8" w:rsidP="00244814" w:rsidRDefault="00C71DC8" w14:paraId="53741B72" w14:textId="77777777">
            <w:pPr>
              <w:rPr>
                <w:color w:val="000000"/>
                <w:spacing w:val="-2"/>
                <w:sz w:val="18"/>
              </w:rPr>
            </w:pPr>
          </w:p>
        </w:tc>
        <w:tc>
          <w:tcPr>
            <w:tcW w:w="903" w:type="dxa"/>
            <w:tcBorders>
              <w:top w:val="single" w:color="8FB6EA" w:sz="5" w:space="0"/>
              <w:bottom w:val="single" w:color="8FB6EA" w:sz="5" w:space="0"/>
            </w:tcBorders>
            <w:shd w:val="clear" w:color="auto" w:fill="FFFFFF" w:themeFill="background1"/>
            <w:tcMar/>
          </w:tcPr>
          <w:p w:rsidRPr="00CC0718" w:rsidR="00C71DC8" w:rsidP="00244814" w:rsidRDefault="00C71DC8" w14:paraId="284DBDBB" w14:textId="77777777">
            <w:pPr>
              <w:rPr>
                <w:color w:val="000000"/>
                <w:spacing w:val="-2"/>
                <w:sz w:val="18"/>
              </w:rPr>
            </w:pPr>
            <w:r w:rsidRPr="00CC0718">
              <w:rPr>
                <w:color w:val="000000"/>
                <w:spacing w:val="-2"/>
                <w:sz w:val="18"/>
              </w:rPr>
              <w:t>No</w:t>
            </w:r>
          </w:p>
        </w:tc>
        <w:tc>
          <w:tcPr>
            <w:tcW w:w="1017" w:type="dxa"/>
            <w:tcBorders>
              <w:top w:val="single" w:color="8FB6EA" w:sz="5" w:space="0"/>
              <w:bottom w:val="single" w:color="8FB6EA" w:sz="5" w:space="0"/>
            </w:tcBorders>
            <w:shd w:val="clear" w:color="auto" w:fill="FFFFFF" w:themeFill="background1"/>
            <w:tcMar/>
          </w:tcPr>
          <w:p w:rsidRPr="00CC0718" w:rsidR="00C71DC8" w:rsidP="00244814" w:rsidRDefault="00C71DC8" w14:paraId="49747631" w14:textId="77777777">
            <w:pPr>
              <w:rPr>
                <w:color w:val="000000"/>
                <w:spacing w:val="-2"/>
                <w:sz w:val="18"/>
              </w:rPr>
            </w:pPr>
            <w:r w:rsidRPr="00CC0718">
              <w:rPr>
                <w:color w:val="000000"/>
                <w:spacing w:val="-2"/>
                <w:sz w:val="18"/>
              </w:rPr>
              <w:t>None</w:t>
            </w:r>
          </w:p>
        </w:tc>
      </w:tr>
      <w:tr w:rsidRPr="00CC0718" w:rsidR="00C71DC8" w:rsidTr="3A33D0EC" w14:paraId="22191D47" w14:textId="77777777">
        <w:trPr>
          <w:trHeight w:val="329" w:hRule="exact"/>
        </w:trPr>
        <w:tc>
          <w:tcPr>
            <w:tcW w:w="6763" w:type="dxa"/>
            <w:gridSpan w:val="2"/>
            <w:tcBorders>
              <w:top w:val="single" w:color="8FB6EA" w:sz="5" w:space="0"/>
              <w:bottom w:val="single" w:color="8FB6EA" w:sz="5" w:space="0"/>
            </w:tcBorders>
            <w:shd w:val="clear" w:color="auto" w:fill="FFFFFF" w:themeFill="background1"/>
            <w:tcMar/>
          </w:tcPr>
          <w:p w:rsidRPr="00CC0718" w:rsidR="00C71DC8" w:rsidP="00244814" w:rsidRDefault="00C71DC8" w14:paraId="20D18974" w14:textId="77777777">
            <w:pPr>
              <w:rPr>
                <w:color w:val="000000"/>
                <w:spacing w:val="-2"/>
                <w:sz w:val="18"/>
              </w:rPr>
            </w:pPr>
            <w:r w:rsidRPr="00CC0718">
              <w:rPr>
                <w:color w:val="000000"/>
                <w:spacing w:val="-2"/>
                <w:sz w:val="18"/>
              </w:rPr>
              <w:t>Codes\\AXIAL CODE\\Q10- Marketing Challenges\SENSE OF BELONGING</w:t>
            </w:r>
          </w:p>
        </w:tc>
        <w:tc>
          <w:tcPr>
            <w:tcW w:w="2034" w:type="dxa"/>
            <w:tcBorders>
              <w:top w:val="single" w:color="8FB6EA" w:sz="5" w:space="0"/>
              <w:bottom w:val="single" w:color="8FB6EA" w:sz="5" w:space="0"/>
            </w:tcBorders>
            <w:shd w:val="clear" w:color="auto" w:fill="FFFFFF" w:themeFill="background1"/>
            <w:tcMar/>
          </w:tcPr>
          <w:p w:rsidRPr="00CC0718" w:rsidR="00C71DC8" w:rsidP="00244814" w:rsidRDefault="00C71DC8" w14:paraId="2192E52F" w14:textId="77777777">
            <w:pPr>
              <w:rPr>
                <w:color w:val="000000"/>
                <w:spacing w:val="-2"/>
                <w:sz w:val="18"/>
              </w:rPr>
            </w:pPr>
          </w:p>
        </w:tc>
        <w:tc>
          <w:tcPr>
            <w:tcW w:w="903" w:type="dxa"/>
            <w:tcBorders>
              <w:top w:val="single" w:color="8FB6EA" w:sz="5" w:space="0"/>
              <w:bottom w:val="single" w:color="8FB6EA" w:sz="5" w:space="0"/>
            </w:tcBorders>
            <w:shd w:val="clear" w:color="auto" w:fill="FFFFFF" w:themeFill="background1"/>
            <w:tcMar/>
          </w:tcPr>
          <w:p w:rsidRPr="00CC0718" w:rsidR="00C71DC8" w:rsidP="00244814" w:rsidRDefault="00C71DC8" w14:paraId="1B6EFED6" w14:textId="77777777">
            <w:pPr>
              <w:rPr>
                <w:color w:val="000000"/>
                <w:spacing w:val="-2"/>
                <w:sz w:val="18"/>
              </w:rPr>
            </w:pPr>
            <w:r w:rsidRPr="00CC0718">
              <w:rPr>
                <w:color w:val="000000"/>
                <w:spacing w:val="-2"/>
                <w:sz w:val="18"/>
              </w:rPr>
              <w:t>Yes</w:t>
            </w:r>
          </w:p>
        </w:tc>
        <w:tc>
          <w:tcPr>
            <w:tcW w:w="1017" w:type="dxa"/>
            <w:tcBorders>
              <w:top w:val="single" w:color="8FB6EA" w:sz="5" w:space="0"/>
              <w:bottom w:val="single" w:color="8FB6EA" w:sz="5" w:space="0"/>
            </w:tcBorders>
            <w:shd w:val="clear" w:color="auto" w:fill="FFFFFF" w:themeFill="background1"/>
            <w:tcMar/>
          </w:tcPr>
          <w:p w:rsidRPr="00CC0718" w:rsidR="00C71DC8" w:rsidP="00244814" w:rsidRDefault="00C71DC8" w14:paraId="0C332B84" w14:textId="77777777">
            <w:pPr>
              <w:rPr>
                <w:color w:val="000000"/>
                <w:spacing w:val="-2"/>
                <w:sz w:val="18"/>
              </w:rPr>
            </w:pPr>
            <w:r w:rsidRPr="00CC0718">
              <w:rPr>
                <w:color w:val="000000"/>
                <w:spacing w:val="-2"/>
                <w:sz w:val="18"/>
              </w:rPr>
              <w:t>None</w:t>
            </w:r>
          </w:p>
        </w:tc>
      </w:tr>
      <w:tr w:rsidRPr="00CC0718" w:rsidR="00C71DC8" w:rsidTr="3A33D0EC" w14:paraId="01F4234A" w14:textId="77777777">
        <w:trPr>
          <w:trHeight w:val="459" w:hRule="exact"/>
        </w:trPr>
        <w:tc>
          <w:tcPr>
            <w:tcW w:w="6763" w:type="dxa"/>
            <w:gridSpan w:val="2"/>
            <w:tcBorders>
              <w:top w:val="single" w:color="8FB6EA" w:sz="5" w:space="0"/>
              <w:bottom w:val="single" w:color="8FB6EA" w:sz="5" w:space="0"/>
            </w:tcBorders>
            <w:shd w:val="clear" w:color="auto" w:fill="FFFFFF" w:themeFill="background1"/>
            <w:tcMar/>
          </w:tcPr>
          <w:p w:rsidRPr="00CC0718" w:rsidR="00C71DC8" w:rsidP="3A33D0EC" w:rsidRDefault="00C71DC8" w14:paraId="3884FAB8" w14:textId="77777777">
            <w:pPr>
              <w:rPr>
                <w:color w:val="000000"/>
                <w:spacing w:val="-2"/>
                <w:sz w:val="18"/>
                <w:szCs w:val="18"/>
                <w:lang w:val="en-US"/>
              </w:rPr>
            </w:pPr>
            <w:r w:rsidRPr="3A33D0EC" w:rsidR="00C71DC8">
              <w:rPr>
                <w:color w:val="000000"/>
                <w:spacing w:val="-2"/>
                <w:sz w:val="18"/>
                <w:szCs w:val="18"/>
                <w:lang w:val="en-US"/>
              </w:rPr>
              <w:t xml:space="preserve">Codes\\AXIAL CODE\\Q10- Marketing Challenges\SENSE OF BELONGING\you hear the word Hindu </w:t>
            </w:r>
            <w:r w:rsidRPr="3A33D0EC" w:rsidR="00C71DC8">
              <w:rPr>
                <w:color w:val="000000"/>
                <w:spacing w:val="-2"/>
                <w:sz w:val="18"/>
                <w:szCs w:val="18"/>
                <w:lang w:val="en-US"/>
              </w:rPr>
              <w:t>Yuva</w:t>
            </w:r>
            <w:r w:rsidRPr="3A33D0EC" w:rsidR="00C71DC8">
              <w:rPr>
                <w:color w:val="000000"/>
                <w:spacing w:val="-2"/>
                <w:sz w:val="18"/>
                <w:szCs w:val="18"/>
                <w:lang w:val="en-US"/>
              </w:rPr>
              <w:t xml:space="preserve">, </w:t>
            </w:r>
            <w:r w:rsidRPr="3A33D0EC" w:rsidR="00C71DC8">
              <w:rPr>
                <w:color w:val="000000"/>
                <w:spacing w:val="-2"/>
                <w:sz w:val="18"/>
                <w:szCs w:val="18"/>
                <w:lang w:val="en-US"/>
              </w:rPr>
              <w:t>there's</w:t>
            </w:r>
            <w:r w:rsidRPr="3A33D0EC" w:rsidR="00C71DC8">
              <w:rPr>
                <w:color w:val="000000"/>
                <w:spacing w:val="-2"/>
                <w:sz w:val="18"/>
                <w:szCs w:val="18"/>
                <w:lang w:val="en-US"/>
              </w:rPr>
              <w:t xml:space="preserve"> always the phobia against Hindus in the US.</w:t>
            </w:r>
          </w:p>
        </w:tc>
        <w:tc>
          <w:tcPr>
            <w:tcW w:w="2034" w:type="dxa"/>
            <w:tcBorders>
              <w:top w:val="single" w:color="8FB6EA" w:sz="5" w:space="0"/>
              <w:bottom w:val="single" w:color="8FB6EA" w:sz="5" w:space="0"/>
            </w:tcBorders>
            <w:shd w:val="clear" w:color="auto" w:fill="FFFFFF" w:themeFill="background1"/>
            <w:tcMar/>
          </w:tcPr>
          <w:p w:rsidRPr="00CC0718" w:rsidR="00C71DC8" w:rsidP="00244814" w:rsidRDefault="00C71DC8" w14:paraId="60933B16" w14:textId="77777777">
            <w:pPr>
              <w:rPr>
                <w:color w:val="000000"/>
                <w:spacing w:val="-2"/>
                <w:sz w:val="18"/>
              </w:rPr>
            </w:pPr>
          </w:p>
        </w:tc>
        <w:tc>
          <w:tcPr>
            <w:tcW w:w="903" w:type="dxa"/>
            <w:tcBorders>
              <w:top w:val="single" w:color="8FB6EA" w:sz="5" w:space="0"/>
              <w:bottom w:val="single" w:color="8FB6EA" w:sz="5" w:space="0"/>
            </w:tcBorders>
            <w:shd w:val="clear" w:color="auto" w:fill="FFFFFF" w:themeFill="background1"/>
            <w:tcMar/>
          </w:tcPr>
          <w:p w:rsidRPr="00CC0718" w:rsidR="00C71DC8" w:rsidP="00244814" w:rsidRDefault="00C71DC8" w14:paraId="0B4E9775" w14:textId="77777777">
            <w:pPr>
              <w:rPr>
                <w:color w:val="000000"/>
                <w:spacing w:val="-2"/>
                <w:sz w:val="18"/>
              </w:rPr>
            </w:pPr>
            <w:r w:rsidRPr="00CC0718">
              <w:rPr>
                <w:color w:val="000000"/>
                <w:spacing w:val="-2"/>
                <w:sz w:val="18"/>
              </w:rPr>
              <w:t>No</w:t>
            </w:r>
          </w:p>
        </w:tc>
        <w:tc>
          <w:tcPr>
            <w:tcW w:w="1017" w:type="dxa"/>
            <w:tcBorders>
              <w:top w:val="single" w:color="8FB6EA" w:sz="5" w:space="0"/>
              <w:bottom w:val="single" w:color="8FB6EA" w:sz="5" w:space="0"/>
            </w:tcBorders>
            <w:shd w:val="clear" w:color="auto" w:fill="FFFFFF" w:themeFill="background1"/>
            <w:tcMar/>
          </w:tcPr>
          <w:p w:rsidRPr="00CC0718" w:rsidR="00C71DC8" w:rsidP="00244814" w:rsidRDefault="00C71DC8" w14:paraId="61151C86" w14:textId="77777777">
            <w:pPr>
              <w:rPr>
                <w:color w:val="000000"/>
                <w:spacing w:val="-2"/>
                <w:sz w:val="18"/>
              </w:rPr>
            </w:pPr>
            <w:r w:rsidRPr="00CC0718">
              <w:rPr>
                <w:color w:val="000000"/>
                <w:spacing w:val="-2"/>
                <w:sz w:val="18"/>
              </w:rPr>
              <w:t>None</w:t>
            </w:r>
          </w:p>
        </w:tc>
      </w:tr>
      <w:tr w:rsidRPr="00CC0718" w:rsidR="00C71DC8" w:rsidTr="3A33D0EC" w14:paraId="1065BEA0" w14:textId="77777777">
        <w:trPr>
          <w:trHeight w:val="344" w:hRule="exact"/>
        </w:trPr>
        <w:tc>
          <w:tcPr>
            <w:tcW w:w="6763" w:type="dxa"/>
            <w:gridSpan w:val="2"/>
            <w:tcBorders>
              <w:top w:val="single" w:color="8FB6EA" w:sz="5" w:space="0"/>
              <w:bottom w:val="single" w:color="8FB6EA" w:sz="5" w:space="0"/>
            </w:tcBorders>
            <w:shd w:val="clear" w:color="auto" w:fill="FFFFFF" w:themeFill="background1"/>
            <w:tcMar/>
          </w:tcPr>
          <w:p w:rsidRPr="00CC0718" w:rsidR="00C71DC8" w:rsidP="00244814" w:rsidRDefault="00C71DC8" w14:paraId="0DFA82DC" w14:textId="77777777">
            <w:pPr>
              <w:rPr>
                <w:color w:val="000000"/>
                <w:spacing w:val="-2"/>
                <w:sz w:val="18"/>
              </w:rPr>
            </w:pPr>
            <w:r w:rsidRPr="00CC0718">
              <w:rPr>
                <w:color w:val="000000"/>
                <w:spacing w:val="-2"/>
                <w:sz w:val="18"/>
              </w:rPr>
              <w:t>Codes\\AXIAL CODE\\Q10- Marketing Challenges\SOCIAL MEDIA ASSISTANCE</w:t>
            </w:r>
          </w:p>
        </w:tc>
        <w:tc>
          <w:tcPr>
            <w:tcW w:w="2034" w:type="dxa"/>
            <w:tcBorders>
              <w:top w:val="single" w:color="8FB6EA" w:sz="5" w:space="0"/>
              <w:bottom w:val="single" w:color="8FB6EA" w:sz="5" w:space="0"/>
            </w:tcBorders>
            <w:shd w:val="clear" w:color="auto" w:fill="FFFFFF" w:themeFill="background1"/>
            <w:tcMar/>
          </w:tcPr>
          <w:p w:rsidRPr="00CC0718" w:rsidR="00C71DC8" w:rsidP="00244814" w:rsidRDefault="00C71DC8" w14:paraId="5E7AF582" w14:textId="77777777">
            <w:pPr>
              <w:rPr>
                <w:color w:val="000000"/>
                <w:spacing w:val="-2"/>
                <w:sz w:val="18"/>
              </w:rPr>
            </w:pPr>
          </w:p>
        </w:tc>
        <w:tc>
          <w:tcPr>
            <w:tcW w:w="903" w:type="dxa"/>
            <w:tcBorders>
              <w:top w:val="single" w:color="8FB6EA" w:sz="5" w:space="0"/>
              <w:bottom w:val="single" w:color="8FB6EA" w:sz="5" w:space="0"/>
            </w:tcBorders>
            <w:shd w:val="clear" w:color="auto" w:fill="FFFFFF" w:themeFill="background1"/>
            <w:tcMar/>
          </w:tcPr>
          <w:p w:rsidRPr="00CC0718" w:rsidR="00C71DC8" w:rsidP="00244814" w:rsidRDefault="00C71DC8" w14:paraId="2E2966ED" w14:textId="77777777">
            <w:pPr>
              <w:rPr>
                <w:color w:val="000000"/>
                <w:spacing w:val="-2"/>
                <w:sz w:val="18"/>
              </w:rPr>
            </w:pPr>
            <w:r w:rsidRPr="00CC0718">
              <w:rPr>
                <w:color w:val="000000"/>
                <w:spacing w:val="-2"/>
                <w:sz w:val="18"/>
              </w:rPr>
              <w:t>Yes</w:t>
            </w:r>
          </w:p>
        </w:tc>
        <w:tc>
          <w:tcPr>
            <w:tcW w:w="1017" w:type="dxa"/>
            <w:tcBorders>
              <w:top w:val="single" w:color="8FB6EA" w:sz="5" w:space="0"/>
              <w:bottom w:val="single" w:color="8FB6EA" w:sz="5" w:space="0"/>
            </w:tcBorders>
            <w:shd w:val="clear" w:color="auto" w:fill="FFFFFF" w:themeFill="background1"/>
            <w:tcMar/>
          </w:tcPr>
          <w:p w:rsidRPr="00CC0718" w:rsidR="00C71DC8" w:rsidP="00244814" w:rsidRDefault="00C71DC8" w14:paraId="055E5EC1" w14:textId="77777777">
            <w:pPr>
              <w:rPr>
                <w:color w:val="000000"/>
                <w:spacing w:val="-2"/>
                <w:sz w:val="18"/>
              </w:rPr>
            </w:pPr>
            <w:r w:rsidRPr="00CC0718">
              <w:rPr>
                <w:color w:val="000000"/>
                <w:spacing w:val="-2"/>
                <w:sz w:val="18"/>
              </w:rPr>
              <w:t>None</w:t>
            </w:r>
          </w:p>
        </w:tc>
      </w:tr>
      <w:tr w:rsidRPr="00CC0718" w:rsidR="00C71DC8" w:rsidTr="3A33D0EC" w14:paraId="1F2A7780" w14:textId="77777777">
        <w:trPr>
          <w:trHeight w:val="329" w:hRule="exact"/>
        </w:trPr>
        <w:tc>
          <w:tcPr>
            <w:tcW w:w="6763" w:type="dxa"/>
            <w:gridSpan w:val="2"/>
            <w:tcBorders>
              <w:top w:val="single" w:color="8FB6EA" w:sz="5" w:space="0"/>
              <w:bottom w:val="single" w:color="8FB6EA" w:sz="5" w:space="0"/>
            </w:tcBorders>
            <w:shd w:val="clear" w:color="auto" w:fill="FFFFFF" w:themeFill="background1"/>
            <w:tcMar/>
          </w:tcPr>
          <w:p w:rsidRPr="00CC0718" w:rsidR="00C71DC8" w:rsidP="00244814" w:rsidRDefault="00C71DC8" w14:paraId="2A4EAF8E" w14:textId="77777777">
            <w:pPr>
              <w:rPr>
                <w:color w:val="000000"/>
                <w:spacing w:val="-2"/>
                <w:sz w:val="18"/>
              </w:rPr>
            </w:pPr>
            <w:r w:rsidRPr="00CC0718">
              <w:rPr>
                <w:color w:val="000000"/>
                <w:spacing w:val="-2"/>
                <w:sz w:val="18"/>
              </w:rPr>
              <w:t>Codes\\AXIAL CODE\\Q11- Perception of having a marketing club</w:t>
            </w:r>
          </w:p>
        </w:tc>
        <w:tc>
          <w:tcPr>
            <w:tcW w:w="2034" w:type="dxa"/>
            <w:tcBorders>
              <w:top w:val="single" w:color="8FB6EA" w:sz="5" w:space="0"/>
              <w:bottom w:val="single" w:color="8FB6EA" w:sz="5" w:space="0"/>
            </w:tcBorders>
            <w:shd w:val="clear" w:color="auto" w:fill="FFFFFF" w:themeFill="background1"/>
            <w:tcMar/>
          </w:tcPr>
          <w:p w:rsidRPr="00CC0718" w:rsidR="00C71DC8" w:rsidP="00244814" w:rsidRDefault="00C71DC8" w14:paraId="27B1B39A" w14:textId="77777777">
            <w:pPr>
              <w:rPr>
                <w:color w:val="000000"/>
                <w:spacing w:val="-2"/>
                <w:sz w:val="18"/>
              </w:rPr>
            </w:pPr>
          </w:p>
        </w:tc>
        <w:tc>
          <w:tcPr>
            <w:tcW w:w="903" w:type="dxa"/>
            <w:tcBorders>
              <w:top w:val="single" w:color="8FB6EA" w:sz="5" w:space="0"/>
              <w:bottom w:val="single" w:color="8FB6EA" w:sz="5" w:space="0"/>
            </w:tcBorders>
            <w:shd w:val="clear" w:color="auto" w:fill="FFFFFF" w:themeFill="background1"/>
            <w:tcMar/>
          </w:tcPr>
          <w:p w:rsidRPr="00CC0718" w:rsidR="00C71DC8" w:rsidP="00244814" w:rsidRDefault="00C71DC8" w14:paraId="6743ECB1" w14:textId="77777777">
            <w:pPr>
              <w:rPr>
                <w:color w:val="000000"/>
                <w:spacing w:val="-2"/>
                <w:sz w:val="18"/>
              </w:rPr>
            </w:pPr>
            <w:r w:rsidRPr="00CC0718">
              <w:rPr>
                <w:color w:val="000000"/>
                <w:spacing w:val="-2"/>
                <w:sz w:val="18"/>
              </w:rPr>
              <w:t>Yes</w:t>
            </w:r>
          </w:p>
        </w:tc>
        <w:tc>
          <w:tcPr>
            <w:tcW w:w="1017" w:type="dxa"/>
            <w:tcBorders>
              <w:top w:val="single" w:color="8FB6EA" w:sz="5" w:space="0"/>
              <w:bottom w:val="single" w:color="8FB6EA" w:sz="5" w:space="0"/>
            </w:tcBorders>
            <w:shd w:val="clear" w:color="auto" w:fill="FFFFFF" w:themeFill="background1"/>
            <w:tcMar/>
          </w:tcPr>
          <w:p w:rsidRPr="00CC0718" w:rsidR="00C71DC8" w:rsidP="00244814" w:rsidRDefault="00C71DC8" w14:paraId="33DC22A9" w14:textId="77777777">
            <w:pPr>
              <w:rPr>
                <w:color w:val="000000"/>
                <w:spacing w:val="-2"/>
                <w:sz w:val="18"/>
              </w:rPr>
            </w:pPr>
            <w:r w:rsidRPr="00CC0718">
              <w:rPr>
                <w:color w:val="000000"/>
                <w:spacing w:val="-2"/>
                <w:sz w:val="18"/>
              </w:rPr>
              <w:t>None</w:t>
            </w:r>
          </w:p>
        </w:tc>
      </w:tr>
      <w:tr w:rsidRPr="00CC0718" w:rsidR="00C71DC8" w:rsidTr="3A33D0EC" w14:paraId="35F05533" w14:textId="77777777">
        <w:trPr>
          <w:trHeight w:val="344" w:hRule="exact"/>
        </w:trPr>
        <w:tc>
          <w:tcPr>
            <w:tcW w:w="6763" w:type="dxa"/>
            <w:gridSpan w:val="2"/>
            <w:tcBorders>
              <w:top w:val="single" w:color="8FB6EA" w:sz="5" w:space="0"/>
              <w:bottom w:val="single" w:color="8FB6EA" w:sz="5" w:space="0"/>
            </w:tcBorders>
            <w:shd w:val="clear" w:color="auto" w:fill="FFFFFF" w:themeFill="background1"/>
            <w:tcMar/>
          </w:tcPr>
          <w:p w:rsidRPr="00CC0718" w:rsidR="00C71DC8" w:rsidP="00244814" w:rsidRDefault="00C71DC8" w14:paraId="3B3735A1" w14:textId="77777777">
            <w:pPr>
              <w:rPr>
                <w:color w:val="000000"/>
                <w:spacing w:val="-2"/>
                <w:sz w:val="18"/>
              </w:rPr>
            </w:pPr>
            <w:r w:rsidRPr="00CC0718">
              <w:rPr>
                <w:color w:val="000000"/>
                <w:spacing w:val="-2"/>
                <w:sz w:val="18"/>
              </w:rPr>
              <w:t>Codes\\AXIAL CODE\\Q11- Perception of having a marketing club\BETTER PUBLICITY</w:t>
            </w:r>
          </w:p>
        </w:tc>
        <w:tc>
          <w:tcPr>
            <w:tcW w:w="2034" w:type="dxa"/>
            <w:tcBorders>
              <w:top w:val="single" w:color="8FB6EA" w:sz="5" w:space="0"/>
              <w:bottom w:val="single" w:color="8FB6EA" w:sz="5" w:space="0"/>
            </w:tcBorders>
            <w:shd w:val="clear" w:color="auto" w:fill="FFFFFF" w:themeFill="background1"/>
            <w:tcMar/>
          </w:tcPr>
          <w:p w:rsidRPr="00CC0718" w:rsidR="00C71DC8" w:rsidP="00244814" w:rsidRDefault="00C71DC8" w14:paraId="501129F1" w14:textId="77777777">
            <w:pPr>
              <w:rPr>
                <w:color w:val="000000"/>
                <w:spacing w:val="-2"/>
                <w:sz w:val="18"/>
              </w:rPr>
            </w:pPr>
          </w:p>
        </w:tc>
        <w:tc>
          <w:tcPr>
            <w:tcW w:w="903" w:type="dxa"/>
            <w:tcBorders>
              <w:top w:val="single" w:color="8FB6EA" w:sz="5" w:space="0"/>
              <w:bottom w:val="single" w:color="8FB6EA" w:sz="5" w:space="0"/>
            </w:tcBorders>
            <w:shd w:val="clear" w:color="auto" w:fill="FFFFFF" w:themeFill="background1"/>
            <w:tcMar/>
          </w:tcPr>
          <w:p w:rsidRPr="00CC0718" w:rsidR="00C71DC8" w:rsidP="00244814" w:rsidRDefault="00C71DC8" w14:paraId="3D82F531" w14:textId="77777777">
            <w:pPr>
              <w:rPr>
                <w:color w:val="000000"/>
                <w:spacing w:val="-2"/>
                <w:sz w:val="18"/>
              </w:rPr>
            </w:pPr>
            <w:r w:rsidRPr="00CC0718">
              <w:rPr>
                <w:color w:val="000000"/>
                <w:spacing w:val="-2"/>
                <w:sz w:val="18"/>
              </w:rPr>
              <w:t>Yes</w:t>
            </w:r>
          </w:p>
        </w:tc>
        <w:tc>
          <w:tcPr>
            <w:tcW w:w="1017" w:type="dxa"/>
            <w:tcBorders>
              <w:top w:val="single" w:color="8FB6EA" w:sz="5" w:space="0"/>
              <w:bottom w:val="single" w:color="8FB6EA" w:sz="5" w:space="0"/>
            </w:tcBorders>
            <w:shd w:val="clear" w:color="auto" w:fill="FFFFFF" w:themeFill="background1"/>
            <w:tcMar/>
          </w:tcPr>
          <w:p w:rsidRPr="00CC0718" w:rsidR="00C71DC8" w:rsidP="00244814" w:rsidRDefault="00C71DC8" w14:paraId="64052F31" w14:textId="77777777">
            <w:pPr>
              <w:rPr>
                <w:color w:val="000000"/>
                <w:spacing w:val="-2"/>
                <w:sz w:val="18"/>
              </w:rPr>
            </w:pPr>
            <w:r w:rsidRPr="00CC0718">
              <w:rPr>
                <w:color w:val="000000"/>
                <w:spacing w:val="-2"/>
                <w:sz w:val="18"/>
              </w:rPr>
              <w:t>None</w:t>
            </w:r>
          </w:p>
        </w:tc>
      </w:tr>
      <w:tr w:rsidRPr="00CC0718" w:rsidR="00C71DC8" w:rsidTr="3A33D0EC" w14:paraId="0AF3B329" w14:textId="77777777">
        <w:trPr>
          <w:trHeight w:val="674" w:hRule="exact"/>
        </w:trPr>
        <w:tc>
          <w:tcPr>
            <w:tcW w:w="6763" w:type="dxa"/>
            <w:gridSpan w:val="2"/>
            <w:tcBorders>
              <w:top w:val="single" w:color="8FB6EA" w:sz="5" w:space="0"/>
              <w:bottom w:val="single" w:color="8FB6EA" w:sz="5" w:space="0"/>
            </w:tcBorders>
            <w:shd w:val="clear" w:color="auto" w:fill="FFFFFF" w:themeFill="background1"/>
            <w:tcMar/>
          </w:tcPr>
          <w:p w:rsidRPr="00CC0718" w:rsidR="00C71DC8" w:rsidP="3A33D0EC" w:rsidRDefault="00C71DC8" w14:paraId="60015CAB" w14:textId="77777777">
            <w:pPr>
              <w:rPr>
                <w:color w:val="000000"/>
                <w:spacing w:val="-2"/>
                <w:sz w:val="18"/>
                <w:szCs w:val="18"/>
                <w:lang w:val="en-US"/>
              </w:rPr>
            </w:pPr>
            <w:r w:rsidRPr="3A33D0EC" w:rsidR="00C71DC8">
              <w:rPr>
                <w:color w:val="000000"/>
                <w:spacing w:val="-2"/>
                <w:sz w:val="18"/>
                <w:szCs w:val="18"/>
                <w:lang w:val="en-US"/>
              </w:rPr>
              <w:t xml:space="preserve">Codes\\AXIAL CODE\\Q11- Perception of having a marketing club\BETTER PUBLICITY\If marketing club can have all the reach possible, reaching out to </w:t>
            </w:r>
            <w:r w:rsidRPr="3A33D0EC" w:rsidR="00C71DC8">
              <w:rPr>
                <w:color w:val="000000"/>
                <w:spacing w:val="-2"/>
                <w:sz w:val="18"/>
                <w:szCs w:val="18"/>
                <w:lang w:val="en-US"/>
              </w:rPr>
              <w:t>you guys</w:t>
            </w:r>
            <w:r w:rsidRPr="3A33D0EC" w:rsidR="00C71DC8">
              <w:rPr>
                <w:color w:val="000000"/>
                <w:spacing w:val="-2"/>
                <w:sz w:val="18"/>
                <w:szCs w:val="18"/>
                <w:lang w:val="en-US"/>
              </w:rPr>
              <w:t xml:space="preserve"> in terms of publishing our content, that would be great</w:t>
            </w:r>
          </w:p>
        </w:tc>
        <w:tc>
          <w:tcPr>
            <w:tcW w:w="2034" w:type="dxa"/>
            <w:tcBorders>
              <w:top w:val="single" w:color="8FB6EA" w:sz="5" w:space="0"/>
              <w:bottom w:val="single" w:color="8FB6EA" w:sz="5" w:space="0"/>
            </w:tcBorders>
            <w:shd w:val="clear" w:color="auto" w:fill="FFFFFF" w:themeFill="background1"/>
            <w:tcMar/>
          </w:tcPr>
          <w:p w:rsidRPr="00CC0718" w:rsidR="00C71DC8" w:rsidP="00244814" w:rsidRDefault="00C71DC8" w14:paraId="2F4CEF7A" w14:textId="77777777">
            <w:pPr>
              <w:rPr>
                <w:color w:val="000000"/>
                <w:spacing w:val="-2"/>
                <w:sz w:val="18"/>
              </w:rPr>
            </w:pPr>
          </w:p>
        </w:tc>
        <w:tc>
          <w:tcPr>
            <w:tcW w:w="903" w:type="dxa"/>
            <w:tcBorders>
              <w:top w:val="single" w:color="8FB6EA" w:sz="5" w:space="0"/>
              <w:bottom w:val="single" w:color="8FB6EA" w:sz="5" w:space="0"/>
            </w:tcBorders>
            <w:shd w:val="clear" w:color="auto" w:fill="FFFFFF" w:themeFill="background1"/>
            <w:tcMar/>
          </w:tcPr>
          <w:p w:rsidRPr="00CC0718" w:rsidR="00C71DC8" w:rsidP="00244814" w:rsidRDefault="00C71DC8" w14:paraId="358BEF9E" w14:textId="77777777">
            <w:pPr>
              <w:rPr>
                <w:color w:val="000000"/>
                <w:spacing w:val="-2"/>
                <w:sz w:val="18"/>
              </w:rPr>
            </w:pPr>
            <w:r w:rsidRPr="00CC0718">
              <w:rPr>
                <w:color w:val="000000"/>
                <w:spacing w:val="-2"/>
                <w:sz w:val="18"/>
              </w:rPr>
              <w:t>No</w:t>
            </w:r>
          </w:p>
        </w:tc>
        <w:tc>
          <w:tcPr>
            <w:tcW w:w="1017" w:type="dxa"/>
            <w:tcBorders>
              <w:top w:val="single" w:color="8FB6EA" w:sz="5" w:space="0"/>
              <w:bottom w:val="single" w:color="8FB6EA" w:sz="5" w:space="0"/>
            </w:tcBorders>
            <w:shd w:val="clear" w:color="auto" w:fill="FFFFFF" w:themeFill="background1"/>
            <w:tcMar/>
          </w:tcPr>
          <w:p w:rsidRPr="00CC0718" w:rsidR="00C71DC8" w:rsidP="00244814" w:rsidRDefault="00C71DC8" w14:paraId="54744123" w14:textId="77777777">
            <w:pPr>
              <w:rPr>
                <w:color w:val="000000"/>
                <w:spacing w:val="-2"/>
                <w:sz w:val="18"/>
              </w:rPr>
            </w:pPr>
            <w:r w:rsidRPr="00CC0718">
              <w:rPr>
                <w:color w:val="000000"/>
                <w:spacing w:val="-2"/>
                <w:sz w:val="18"/>
              </w:rPr>
              <w:t>None</w:t>
            </w:r>
          </w:p>
        </w:tc>
      </w:tr>
      <w:tr w:rsidRPr="00CC0718" w:rsidR="00C71DC8" w:rsidTr="3A33D0EC" w14:paraId="620AF475" w14:textId="77777777">
        <w:trPr>
          <w:trHeight w:val="659" w:hRule="exact"/>
        </w:trPr>
        <w:tc>
          <w:tcPr>
            <w:tcW w:w="6763" w:type="dxa"/>
            <w:gridSpan w:val="2"/>
            <w:tcBorders>
              <w:top w:val="single" w:color="8FB6EA" w:sz="5" w:space="0"/>
              <w:bottom w:val="single" w:color="8FB6EA" w:sz="5" w:space="0"/>
            </w:tcBorders>
            <w:shd w:val="clear" w:color="auto" w:fill="FFFFFF" w:themeFill="background1"/>
            <w:tcMar/>
          </w:tcPr>
          <w:p w:rsidRPr="00CC0718" w:rsidR="00C71DC8" w:rsidP="00244814" w:rsidRDefault="00C71DC8" w14:paraId="422CDE65" w14:textId="77777777">
            <w:pPr>
              <w:rPr>
                <w:color w:val="000000"/>
                <w:spacing w:val="-2"/>
                <w:sz w:val="18"/>
              </w:rPr>
            </w:pPr>
            <w:r w:rsidRPr="00CC0718">
              <w:rPr>
                <w:color w:val="000000"/>
                <w:spacing w:val="-2"/>
                <w:sz w:val="18"/>
              </w:rPr>
              <w:lastRenderedPageBreak/>
              <w:t>Codes\\AXIAL CODE\\Q11- Perception of having a marketing club\BETTER PUBLICITY\the ultimate reach if marketing club could correct the code of you know having the engagement of all the students in WPI okay</w:t>
            </w:r>
          </w:p>
        </w:tc>
        <w:tc>
          <w:tcPr>
            <w:tcW w:w="2034" w:type="dxa"/>
            <w:tcBorders>
              <w:top w:val="single" w:color="8FB6EA" w:sz="5" w:space="0"/>
              <w:bottom w:val="single" w:color="8FB6EA" w:sz="5" w:space="0"/>
            </w:tcBorders>
            <w:shd w:val="clear" w:color="auto" w:fill="FFFFFF" w:themeFill="background1"/>
            <w:tcMar/>
          </w:tcPr>
          <w:p w:rsidRPr="00CC0718" w:rsidR="00C71DC8" w:rsidP="00244814" w:rsidRDefault="00C71DC8" w14:paraId="4E5CB2DD" w14:textId="77777777">
            <w:pPr>
              <w:rPr>
                <w:color w:val="000000"/>
                <w:spacing w:val="-2"/>
                <w:sz w:val="18"/>
              </w:rPr>
            </w:pPr>
          </w:p>
        </w:tc>
        <w:tc>
          <w:tcPr>
            <w:tcW w:w="903" w:type="dxa"/>
            <w:tcBorders>
              <w:top w:val="single" w:color="8FB6EA" w:sz="5" w:space="0"/>
              <w:bottom w:val="single" w:color="8FB6EA" w:sz="5" w:space="0"/>
            </w:tcBorders>
            <w:shd w:val="clear" w:color="auto" w:fill="FFFFFF" w:themeFill="background1"/>
            <w:tcMar/>
          </w:tcPr>
          <w:p w:rsidRPr="00CC0718" w:rsidR="00C71DC8" w:rsidP="00244814" w:rsidRDefault="00C71DC8" w14:paraId="5546B0E2" w14:textId="77777777">
            <w:pPr>
              <w:rPr>
                <w:color w:val="000000"/>
                <w:spacing w:val="-2"/>
                <w:sz w:val="18"/>
              </w:rPr>
            </w:pPr>
            <w:r w:rsidRPr="00CC0718">
              <w:rPr>
                <w:color w:val="000000"/>
                <w:spacing w:val="-2"/>
                <w:sz w:val="18"/>
              </w:rPr>
              <w:t>No</w:t>
            </w:r>
          </w:p>
        </w:tc>
        <w:tc>
          <w:tcPr>
            <w:tcW w:w="1017" w:type="dxa"/>
            <w:tcBorders>
              <w:top w:val="single" w:color="8FB6EA" w:sz="5" w:space="0"/>
              <w:bottom w:val="single" w:color="8FB6EA" w:sz="5" w:space="0"/>
            </w:tcBorders>
            <w:shd w:val="clear" w:color="auto" w:fill="FFFFFF" w:themeFill="background1"/>
            <w:tcMar/>
          </w:tcPr>
          <w:p w:rsidRPr="00CC0718" w:rsidR="00C71DC8" w:rsidP="00244814" w:rsidRDefault="00C71DC8" w14:paraId="13FCBDD3" w14:textId="77777777">
            <w:pPr>
              <w:rPr>
                <w:color w:val="000000"/>
                <w:spacing w:val="-2"/>
                <w:sz w:val="18"/>
              </w:rPr>
            </w:pPr>
            <w:r w:rsidRPr="00CC0718">
              <w:rPr>
                <w:color w:val="000000"/>
                <w:spacing w:val="-2"/>
                <w:sz w:val="18"/>
              </w:rPr>
              <w:t>None</w:t>
            </w:r>
          </w:p>
        </w:tc>
      </w:tr>
      <w:tr w:rsidRPr="00CC0718" w:rsidR="00C71DC8" w:rsidTr="3A33D0EC" w14:paraId="17D36BE3" w14:textId="77777777">
        <w:trPr>
          <w:trHeight w:val="458" w:hRule="exact"/>
        </w:trPr>
        <w:tc>
          <w:tcPr>
            <w:tcW w:w="6763" w:type="dxa"/>
            <w:gridSpan w:val="2"/>
            <w:tcBorders>
              <w:top w:val="single" w:color="8FB6EA" w:sz="5" w:space="0"/>
              <w:bottom w:val="single" w:color="8FB6EA" w:sz="5" w:space="0"/>
            </w:tcBorders>
            <w:shd w:val="clear" w:color="auto" w:fill="FFFFFF" w:themeFill="background1"/>
            <w:tcMar/>
          </w:tcPr>
          <w:p w:rsidRPr="00CC0718" w:rsidR="00C71DC8" w:rsidP="00244814" w:rsidRDefault="00C71DC8" w14:paraId="59511E2B" w14:textId="77777777">
            <w:pPr>
              <w:rPr>
                <w:color w:val="000000"/>
                <w:spacing w:val="-2"/>
                <w:sz w:val="18"/>
              </w:rPr>
            </w:pPr>
            <w:r w:rsidRPr="00CC0718">
              <w:rPr>
                <w:color w:val="000000"/>
                <w:spacing w:val="-2"/>
                <w:sz w:val="18"/>
              </w:rPr>
              <w:t>Codes\\AXIAL CODE\\Q11- Perception of having a marketing club\CENTRALIZED HUB FOR MARKETING RESOURCES</w:t>
            </w:r>
          </w:p>
        </w:tc>
        <w:tc>
          <w:tcPr>
            <w:tcW w:w="2034" w:type="dxa"/>
            <w:tcBorders>
              <w:top w:val="single" w:color="8FB6EA" w:sz="5" w:space="0"/>
              <w:bottom w:val="single" w:color="8FB6EA" w:sz="5" w:space="0"/>
            </w:tcBorders>
            <w:shd w:val="clear" w:color="auto" w:fill="FFFFFF" w:themeFill="background1"/>
            <w:tcMar/>
          </w:tcPr>
          <w:p w:rsidRPr="00CC0718" w:rsidR="00C71DC8" w:rsidP="00244814" w:rsidRDefault="00C71DC8" w14:paraId="17FF4685" w14:textId="77777777">
            <w:pPr>
              <w:rPr>
                <w:color w:val="000000"/>
                <w:spacing w:val="-2"/>
                <w:sz w:val="18"/>
              </w:rPr>
            </w:pPr>
          </w:p>
        </w:tc>
        <w:tc>
          <w:tcPr>
            <w:tcW w:w="903" w:type="dxa"/>
            <w:tcBorders>
              <w:top w:val="single" w:color="8FB6EA" w:sz="5" w:space="0"/>
              <w:bottom w:val="single" w:color="8FB6EA" w:sz="5" w:space="0"/>
            </w:tcBorders>
            <w:shd w:val="clear" w:color="auto" w:fill="FFFFFF" w:themeFill="background1"/>
            <w:tcMar/>
          </w:tcPr>
          <w:p w:rsidRPr="00CC0718" w:rsidR="00C71DC8" w:rsidP="00244814" w:rsidRDefault="00C71DC8" w14:paraId="37410933" w14:textId="77777777">
            <w:pPr>
              <w:rPr>
                <w:color w:val="000000"/>
                <w:spacing w:val="-2"/>
                <w:sz w:val="18"/>
              </w:rPr>
            </w:pPr>
            <w:r w:rsidRPr="00CC0718">
              <w:rPr>
                <w:color w:val="000000"/>
                <w:spacing w:val="-2"/>
                <w:sz w:val="18"/>
              </w:rPr>
              <w:t>Yes</w:t>
            </w:r>
          </w:p>
        </w:tc>
        <w:tc>
          <w:tcPr>
            <w:tcW w:w="1017" w:type="dxa"/>
            <w:tcBorders>
              <w:top w:val="single" w:color="8FB6EA" w:sz="5" w:space="0"/>
              <w:bottom w:val="single" w:color="8FB6EA" w:sz="5" w:space="0"/>
            </w:tcBorders>
            <w:shd w:val="clear" w:color="auto" w:fill="FFFFFF" w:themeFill="background1"/>
            <w:tcMar/>
          </w:tcPr>
          <w:p w:rsidRPr="00CC0718" w:rsidR="00C71DC8" w:rsidP="00244814" w:rsidRDefault="00C71DC8" w14:paraId="550ABBCC" w14:textId="77777777">
            <w:pPr>
              <w:rPr>
                <w:color w:val="000000"/>
                <w:spacing w:val="-2"/>
                <w:sz w:val="18"/>
              </w:rPr>
            </w:pPr>
            <w:r w:rsidRPr="00CC0718">
              <w:rPr>
                <w:color w:val="000000"/>
                <w:spacing w:val="-2"/>
                <w:sz w:val="18"/>
              </w:rPr>
              <w:t>None</w:t>
            </w:r>
          </w:p>
        </w:tc>
      </w:tr>
      <w:tr w:rsidRPr="00CC0718" w:rsidR="00C71DC8" w:rsidTr="3A33D0EC" w14:paraId="1142ACD4" w14:textId="77777777">
        <w:trPr>
          <w:trHeight w:val="459" w:hRule="exact"/>
        </w:trPr>
        <w:tc>
          <w:tcPr>
            <w:tcW w:w="6763" w:type="dxa"/>
            <w:gridSpan w:val="2"/>
            <w:tcBorders>
              <w:top w:val="single" w:color="8FB6EA" w:sz="5" w:space="0"/>
              <w:bottom w:val="single" w:color="8FB6EA" w:sz="5" w:space="0"/>
            </w:tcBorders>
            <w:shd w:val="clear" w:color="auto" w:fill="FFFFFF" w:themeFill="background1"/>
            <w:tcMar/>
          </w:tcPr>
          <w:p w:rsidRPr="00CC0718" w:rsidR="00C71DC8" w:rsidP="00244814" w:rsidRDefault="00C71DC8" w14:paraId="24DE90B9" w14:textId="77777777">
            <w:pPr>
              <w:rPr>
                <w:color w:val="000000"/>
                <w:spacing w:val="-2"/>
                <w:sz w:val="18"/>
              </w:rPr>
            </w:pPr>
            <w:r w:rsidRPr="00CC0718">
              <w:rPr>
                <w:color w:val="000000"/>
                <w:spacing w:val="-2"/>
                <w:sz w:val="18"/>
              </w:rPr>
              <w:t>Codes\\AXIAL CODE\\Q11- Perception of having a marketing club\CENTRALIZED HUB FOR MARKETING RESOURCES\Enhanced Collaboration Opportunities</w:t>
            </w:r>
          </w:p>
        </w:tc>
        <w:tc>
          <w:tcPr>
            <w:tcW w:w="2034" w:type="dxa"/>
            <w:tcBorders>
              <w:top w:val="single" w:color="8FB6EA" w:sz="5" w:space="0"/>
              <w:bottom w:val="single" w:color="8FB6EA" w:sz="5" w:space="0"/>
            </w:tcBorders>
            <w:shd w:val="clear" w:color="auto" w:fill="FFFFFF" w:themeFill="background1"/>
            <w:tcMar/>
          </w:tcPr>
          <w:p w:rsidRPr="00CC0718" w:rsidR="00C71DC8" w:rsidP="00244814" w:rsidRDefault="00C71DC8" w14:paraId="0962D7F6" w14:textId="77777777">
            <w:pPr>
              <w:rPr>
                <w:color w:val="000000"/>
                <w:spacing w:val="-2"/>
                <w:sz w:val="18"/>
              </w:rPr>
            </w:pPr>
          </w:p>
        </w:tc>
        <w:tc>
          <w:tcPr>
            <w:tcW w:w="903" w:type="dxa"/>
            <w:tcBorders>
              <w:top w:val="single" w:color="8FB6EA" w:sz="5" w:space="0"/>
              <w:bottom w:val="single" w:color="8FB6EA" w:sz="5" w:space="0"/>
            </w:tcBorders>
            <w:shd w:val="clear" w:color="auto" w:fill="FFFFFF" w:themeFill="background1"/>
            <w:tcMar/>
          </w:tcPr>
          <w:p w:rsidRPr="00CC0718" w:rsidR="00C71DC8" w:rsidP="00244814" w:rsidRDefault="00C71DC8" w14:paraId="3003A82C" w14:textId="77777777">
            <w:pPr>
              <w:rPr>
                <w:color w:val="000000"/>
                <w:spacing w:val="-2"/>
                <w:sz w:val="18"/>
              </w:rPr>
            </w:pPr>
            <w:r w:rsidRPr="00CC0718">
              <w:rPr>
                <w:color w:val="000000"/>
                <w:spacing w:val="-2"/>
                <w:sz w:val="18"/>
              </w:rPr>
              <w:t>No</w:t>
            </w:r>
          </w:p>
        </w:tc>
        <w:tc>
          <w:tcPr>
            <w:tcW w:w="1017" w:type="dxa"/>
            <w:tcBorders>
              <w:top w:val="single" w:color="8FB6EA" w:sz="5" w:space="0"/>
              <w:bottom w:val="single" w:color="8FB6EA" w:sz="5" w:space="0"/>
            </w:tcBorders>
            <w:shd w:val="clear" w:color="auto" w:fill="FFFFFF" w:themeFill="background1"/>
            <w:tcMar/>
          </w:tcPr>
          <w:p w:rsidRPr="00CC0718" w:rsidR="00C71DC8" w:rsidP="00244814" w:rsidRDefault="00C71DC8" w14:paraId="1757757B" w14:textId="77777777">
            <w:pPr>
              <w:rPr>
                <w:color w:val="000000"/>
                <w:spacing w:val="-2"/>
                <w:sz w:val="18"/>
              </w:rPr>
            </w:pPr>
            <w:r w:rsidRPr="00CC0718">
              <w:rPr>
                <w:color w:val="000000"/>
                <w:spacing w:val="-2"/>
                <w:sz w:val="18"/>
              </w:rPr>
              <w:t>None</w:t>
            </w:r>
          </w:p>
        </w:tc>
      </w:tr>
      <w:tr w:rsidRPr="00CC0718" w:rsidR="00C71DC8" w:rsidTr="3A33D0EC" w14:paraId="1244D4E5" w14:textId="77777777">
        <w:trPr>
          <w:trHeight w:val="458" w:hRule="exact"/>
        </w:trPr>
        <w:tc>
          <w:tcPr>
            <w:tcW w:w="6763" w:type="dxa"/>
            <w:gridSpan w:val="2"/>
            <w:tcBorders>
              <w:top w:val="single" w:color="8FB6EA" w:sz="5" w:space="0"/>
              <w:bottom w:val="single" w:color="8FB6EA" w:sz="5" w:space="0"/>
            </w:tcBorders>
            <w:shd w:val="clear" w:color="auto" w:fill="FFFFFF" w:themeFill="background1"/>
            <w:tcMar/>
          </w:tcPr>
          <w:p w:rsidRPr="00CC0718" w:rsidR="00C71DC8" w:rsidP="00244814" w:rsidRDefault="00C71DC8" w14:paraId="45ECFCE2" w14:textId="77777777">
            <w:pPr>
              <w:rPr>
                <w:color w:val="000000"/>
                <w:spacing w:val="-2"/>
                <w:sz w:val="18"/>
              </w:rPr>
            </w:pPr>
            <w:r w:rsidRPr="00CC0718">
              <w:rPr>
                <w:color w:val="000000"/>
                <w:spacing w:val="-2"/>
                <w:sz w:val="18"/>
              </w:rPr>
              <w:t>Codes\\AXIAL CODE\\Q11- Perception of having a marketing club\CENTRALIZED HUB FOR MARKETING RESOURCES\others</w:t>
            </w:r>
          </w:p>
        </w:tc>
        <w:tc>
          <w:tcPr>
            <w:tcW w:w="2034" w:type="dxa"/>
            <w:tcBorders>
              <w:top w:val="single" w:color="8FB6EA" w:sz="5" w:space="0"/>
              <w:bottom w:val="single" w:color="8FB6EA" w:sz="5" w:space="0"/>
            </w:tcBorders>
            <w:shd w:val="clear" w:color="auto" w:fill="FFFFFF" w:themeFill="background1"/>
            <w:tcMar/>
          </w:tcPr>
          <w:p w:rsidRPr="00CC0718" w:rsidR="00C71DC8" w:rsidP="00244814" w:rsidRDefault="00C71DC8" w14:paraId="2FAE48F6" w14:textId="77777777">
            <w:pPr>
              <w:rPr>
                <w:color w:val="000000"/>
                <w:spacing w:val="-2"/>
                <w:sz w:val="18"/>
              </w:rPr>
            </w:pPr>
          </w:p>
        </w:tc>
        <w:tc>
          <w:tcPr>
            <w:tcW w:w="903" w:type="dxa"/>
            <w:tcBorders>
              <w:top w:val="single" w:color="8FB6EA" w:sz="5" w:space="0"/>
              <w:bottom w:val="single" w:color="8FB6EA" w:sz="5" w:space="0"/>
            </w:tcBorders>
            <w:shd w:val="clear" w:color="auto" w:fill="FFFFFF" w:themeFill="background1"/>
            <w:tcMar/>
          </w:tcPr>
          <w:p w:rsidRPr="00CC0718" w:rsidR="00C71DC8" w:rsidP="00244814" w:rsidRDefault="00C71DC8" w14:paraId="4C31DD8F" w14:textId="77777777">
            <w:pPr>
              <w:rPr>
                <w:color w:val="000000"/>
                <w:spacing w:val="-2"/>
                <w:sz w:val="18"/>
              </w:rPr>
            </w:pPr>
            <w:r w:rsidRPr="00CC0718">
              <w:rPr>
                <w:color w:val="000000"/>
                <w:spacing w:val="-2"/>
                <w:sz w:val="18"/>
              </w:rPr>
              <w:t>No</w:t>
            </w:r>
          </w:p>
        </w:tc>
        <w:tc>
          <w:tcPr>
            <w:tcW w:w="1017" w:type="dxa"/>
            <w:tcBorders>
              <w:top w:val="single" w:color="8FB6EA" w:sz="5" w:space="0"/>
              <w:bottom w:val="single" w:color="8FB6EA" w:sz="5" w:space="0"/>
            </w:tcBorders>
            <w:shd w:val="clear" w:color="auto" w:fill="FFFFFF" w:themeFill="background1"/>
            <w:tcMar/>
          </w:tcPr>
          <w:p w:rsidRPr="00CC0718" w:rsidR="00C71DC8" w:rsidP="00244814" w:rsidRDefault="00C71DC8" w14:paraId="300D88C6" w14:textId="77777777">
            <w:pPr>
              <w:rPr>
                <w:color w:val="000000"/>
                <w:spacing w:val="-2"/>
                <w:sz w:val="18"/>
              </w:rPr>
            </w:pPr>
            <w:r w:rsidRPr="00CC0718">
              <w:rPr>
                <w:color w:val="000000"/>
                <w:spacing w:val="-2"/>
                <w:sz w:val="18"/>
              </w:rPr>
              <w:t>None</w:t>
            </w:r>
          </w:p>
        </w:tc>
      </w:tr>
      <w:tr w:rsidRPr="00CC0718" w:rsidR="00C71DC8" w:rsidTr="3A33D0EC" w14:paraId="10566557" w14:textId="77777777">
        <w:trPr>
          <w:trHeight w:val="459" w:hRule="exact"/>
        </w:trPr>
        <w:tc>
          <w:tcPr>
            <w:tcW w:w="6763" w:type="dxa"/>
            <w:gridSpan w:val="2"/>
            <w:tcBorders>
              <w:top w:val="single" w:color="8FB6EA" w:sz="5" w:space="0"/>
              <w:bottom w:val="single" w:color="8FB6EA" w:sz="5" w:space="0"/>
            </w:tcBorders>
            <w:shd w:val="clear" w:color="auto" w:fill="FFFFFF" w:themeFill="background1"/>
            <w:tcMar/>
          </w:tcPr>
          <w:p w:rsidRPr="00CC0718" w:rsidR="00C71DC8" w:rsidP="3A33D0EC" w:rsidRDefault="00C71DC8" w14:paraId="75A81B2C" w14:textId="77777777">
            <w:pPr>
              <w:rPr>
                <w:color w:val="000000"/>
                <w:spacing w:val="-2"/>
                <w:sz w:val="18"/>
                <w:szCs w:val="18"/>
                <w:lang w:val="en-US"/>
              </w:rPr>
            </w:pPr>
            <w:r w:rsidRPr="3A33D0EC" w:rsidR="00C71DC8">
              <w:rPr>
                <w:color w:val="000000"/>
                <w:spacing w:val="-2"/>
                <w:sz w:val="18"/>
                <w:szCs w:val="18"/>
                <w:lang w:val="en-US"/>
              </w:rPr>
              <w:t xml:space="preserve">Codes\\AXIAL CODE\\Q11- Perception of having a marketing club\CENTRALIZED HUB FOR MARKETING RESOURCES\Payment and budget </w:t>
            </w:r>
            <w:r w:rsidRPr="3A33D0EC" w:rsidR="00C71DC8">
              <w:rPr>
                <w:color w:val="000000"/>
                <w:spacing w:val="-2"/>
                <w:sz w:val="18"/>
                <w:szCs w:val="18"/>
                <w:lang w:val="en-US"/>
              </w:rPr>
              <w:t>fo</w:t>
            </w:r>
            <w:r w:rsidRPr="3A33D0EC" w:rsidR="00C71DC8">
              <w:rPr>
                <w:color w:val="000000"/>
                <w:spacing w:val="-2"/>
                <w:sz w:val="18"/>
                <w:szCs w:val="18"/>
                <w:lang w:val="en-US"/>
              </w:rPr>
              <w:t xml:space="preserve"> the club</w:t>
            </w:r>
          </w:p>
        </w:tc>
        <w:tc>
          <w:tcPr>
            <w:tcW w:w="2034" w:type="dxa"/>
            <w:tcBorders>
              <w:top w:val="single" w:color="8FB6EA" w:sz="5" w:space="0"/>
              <w:bottom w:val="single" w:color="8FB6EA" w:sz="5" w:space="0"/>
            </w:tcBorders>
            <w:shd w:val="clear" w:color="auto" w:fill="FFFFFF" w:themeFill="background1"/>
            <w:tcMar/>
          </w:tcPr>
          <w:p w:rsidRPr="00CC0718" w:rsidR="00C71DC8" w:rsidP="00244814" w:rsidRDefault="00C71DC8" w14:paraId="4D2759D9" w14:textId="77777777">
            <w:pPr>
              <w:rPr>
                <w:color w:val="000000"/>
                <w:spacing w:val="-2"/>
                <w:sz w:val="18"/>
              </w:rPr>
            </w:pPr>
          </w:p>
        </w:tc>
        <w:tc>
          <w:tcPr>
            <w:tcW w:w="903" w:type="dxa"/>
            <w:tcBorders>
              <w:top w:val="single" w:color="8FB6EA" w:sz="5" w:space="0"/>
              <w:bottom w:val="single" w:color="8FB6EA" w:sz="5" w:space="0"/>
            </w:tcBorders>
            <w:shd w:val="clear" w:color="auto" w:fill="FFFFFF" w:themeFill="background1"/>
            <w:tcMar/>
          </w:tcPr>
          <w:p w:rsidRPr="00CC0718" w:rsidR="00C71DC8" w:rsidP="00244814" w:rsidRDefault="00C71DC8" w14:paraId="79AEC533" w14:textId="77777777">
            <w:pPr>
              <w:rPr>
                <w:color w:val="000000"/>
                <w:spacing w:val="-2"/>
                <w:sz w:val="18"/>
              </w:rPr>
            </w:pPr>
            <w:r w:rsidRPr="00CC0718">
              <w:rPr>
                <w:color w:val="000000"/>
                <w:spacing w:val="-2"/>
                <w:sz w:val="18"/>
              </w:rPr>
              <w:t>No</w:t>
            </w:r>
          </w:p>
        </w:tc>
        <w:tc>
          <w:tcPr>
            <w:tcW w:w="1017" w:type="dxa"/>
            <w:tcBorders>
              <w:top w:val="single" w:color="8FB6EA" w:sz="5" w:space="0"/>
              <w:bottom w:val="single" w:color="8FB6EA" w:sz="5" w:space="0"/>
            </w:tcBorders>
            <w:shd w:val="clear" w:color="auto" w:fill="FFFFFF" w:themeFill="background1"/>
            <w:tcMar/>
          </w:tcPr>
          <w:p w:rsidRPr="00CC0718" w:rsidR="00C71DC8" w:rsidP="00244814" w:rsidRDefault="00C71DC8" w14:paraId="40D040E5" w14:textId="77777777">
            <w:pPr>
              <w:rPr>
                <w:color w:val="000000"/>
                <w:spacing w:val="-2"/>
                <w:sz w:val="18"/>
              </w:rPr>
            </w:pPr>
            <w:r w:rsidRPr="00CC0718">
              <w:rPr>
                <w:color w:val="000000"/>
                <w:spacing w:val="-2"/>
                <w:sz w:val="18"/>
              </w:rPr>
              <w:t>None</w:t>
            </w:r>
          </w:p>
        </w:tc>
      </w:tr>
      <w:tr w:rsidRPr="00CC0718" w:rsidR="00C71DC8" w:rsidTr="3A33D0EC" w14:paraId="3D0B0E86" w14:textId="77777777">
        <w:trPr>
          <w:trHeight w:val="329" w:hRule="exact"/>
        </w:trPr>
        <w:tc>
          <w:tcPr>
            <w:tcW w:w="6763" w:type="dxa"/>
            <w:gridSpan w:val="2"/>
            <w:tcBorders>
              <w:top w:val="single" w:color="8FB6EA" w:sz="5" w:space="0"/>
              <w:bottom w:val="single" w:color="8FB6EA" w:sz="5" w:space="0"/>
            </w:tcBorders>
            <w:shd w:val="clear" w:color="auto" w:fill="FFFFFF" w:themeFill="background1"/>
            <w:tcMar/>
          </w:tcPr>
          <w:p w:rsidRPr="00CC0718" w:rsidR="00C71DC8" w:rsidP="00244814" w:rsidRDefault="00C71DC8" w14:paraId="5D7A6D68" w14:textId="77777777">
            <w:pPr>
              <w:rPr>
                <w:color w:val="000000"/>
                <w:spacing w:val="-2"/>
                <w:sz w:val="18"/>
              </w:rPr>
            </w:pPr>
            <w:r w:rsidRPr="00CC0718">
              <w:rPr>
                <w:color w:val="000000"/>
                <w:spacing w:val="-2"/>
                <w:sz w:val="18"/>
              </w:rPr>
              <w:t>Codes\\AXIAL CODE\\Q11- Perception of having a marketing club\HELPFUL</w:t>
            </w:r>
          </w:p>
        </w:tc>
        <w:tc>
          <w:tcPr>
            <w:tcW w:w="2034" w:type="dxa"/>
            <w:tcBorders>
              <w:top w:val="single" w:color="8FB6EA" w:sz="5" w:space="0"/>
              <w:bottom w:val="single" w:color="8FB6EA" w:sz="5" w:space="0"/>
            </w:tcBorders>
            <w:shd w:val="clear" w:color="auto" w:fill="FFFFFF" w:themeFill="background1"/>
            <w:tcMar/>
          </w:tcPr>
          <w:p w:rsidRPr="00CC0718" w:rsidR="00C71DC8" w:rsidP="00244814" w:rsidRDefault="00C71DC8" w14:paraId="3CC40E77" w14:textId="77777777">
            <w:pPr>
              <w:rPr>
                <w:color w:val="000000"/>
                <w:spacing w:val="-2"/>
                <w:sz w:val="18"/>
              </w:rPr>
            </w:pPr>
          </w:p>
        </w:tc>
        <w:tc>
          <w:tcPr>
            <w:tcW w:w="903" w:type="dxa"/>
            <w:tcBorders>
              <w:top w:val="single" w:color="8FB6EA" w:sz="5" w:space="0"/>
              <w:bottom w:val="single" w:color="8FB6EA" w:sz="5" w:space="0"/>
            </w:tcBorders>
            <w:shd w:val="clear" w:color="auto" w:fill="FFFFFF" w:themeFill="background1"/>
            <w:tcMar/>
          </w:tcPr>
          <w:p w:rsidRPr="00CC0718" w:rsidR="00C71DC8" w:rsidP="00244814" w:rsidRDefault="00C71DC8" w14:paraId="486BC359" w14:textId="77777777">
            <w:pPr>
              <w:rPr>
                <w:color w:val="000000"/>
                <w:spacing w:val="-2"/>
                <w:sz w:val="18"/>
              </w:rPr>
            </w:pPr>
            <w:r w:rsidRPr="00CC0718">
              <w:rPr>
                <w:color w:val="000000"/>
                <w:spacing w:val="-2"/>
                <w:sz w:val="18"/>
              </w:rPr>
              <w:t>Yes</w:t>
            </w:r>
          </w:p>
        </w:tc>
        <w:tc>
          <w:tcPr>
            <w:tcW w:w="1017" w:type="dxa"/>
            <w:tcBorders>
              <w:top w:val="single" w:color="8FB6EA" w:sz="5" w:space="0"/>
              <w:bottom w:val="single" w:color="8FB6EA" w:sz="5" w:space="0"/>
            </w:tcBorders>
            <w:shd w:val="clear" w:color="auto" w:fill="FFFFFF" w:themeFill="background1"/>
            <w:tcMar/>
          </w:tcPr>
          <w:p w:rsidRPr="00CC0718" w:rsidR="00C71DC8" w:rsidP="00244814" w:rsidRDefault="00C71DC8" w14:paraId="6931F82F" w14:textId="77777777">
            <w:pPr>
              <w:rPr>
                <w:color w:val="000000"/>
                <w:spacing w:val="-2"/>
                <w:sz w:val="18"/>
              </w:rPr>
            </w:pPr>
            <w:r w:rsidRPr="00CC0718">
              <w:rPr>
                <w:color w:val="000000"/>
                <w:spacing w:val="-2"/>
                <w:sz w:val="18"/>
              </w:rPr>
              <w:t>None</w:t>
            </w:r>
          </w:p>
        </w:tc>
      </w:tr>
      <w:tr w:rsidRPr="00CC0718" w:rsidR="00C71DC8" w:rsidTr="3A33D0EC" w14:paraId="392F5CA7" w14:textId="77777777">
        <w:trPr>
          <w:trHeight w:val="459" w:hRule="exact"/>
        </w:trPr>
        <w:tc>
          <w:tcPr>
            <w:tcW w:w="6763" w:type="dxa"/>
            <w:gridSpan w:val="2"/>
            <w:tcBorders>
              <w:top w:val="single" w:color="8FB6EA" w:sz="5" w:space="0"/>
              <w:bottom w:val="single" w:color="8FB6EA" w:sz="5" w:space="0"/>
            </w:tcBorders>
            <w:shd w:val="clear" w:color="auto" w:fill="FFFFFF" w:themeFill="background1"/>
            <w:tcMar/>
          </w:tcPr>
          <w:p w:rsidRPr="00CC0718" w:rsidR="00C71DC8" w:rsidP="3A33D0EC" w:rsidRDefault="00C71DC8" w14:paraId="6C38F049" w14:textId="77777777">
            <w:pPr>
              <w:rPr>
                <w:color w:val="000000"/>
                <w:spacing w:val="-2"/>
                <w:sz w:val="18"/>
                <w:szCs w:val="18"/>
                <w:lang w:val="en-US"/>
              </w:rPr>
            </w:pPr>
            <w:r w:rsidRPr="3A33D0EC" w:rsidR="00C71DC8">
              <w:rPr>
                <w:color w:val="000000"/>
                <w:spacing w:val="-2"/>
                <w:sz w:val="18"/>
                <w:szCs w:val="18"/>
                <w:lang w:val="en-US"/>
              </w:rPr>
              <w:t xml:space="preserve">Codes\\AXIAL CODE\\Q11- Perception of having a marketing club\HELPFUL\And if </w:t>
            </w:r>
            <w:r w:rsidRPr="3A33D0EC" w:rsidR="00C71DC8">
              <w:rPr>
                <w:color w:val="000000"/>
                <w:spacing w:val="-2"/>
                <w:sz w:val="18"/>
                <w:szCs w:val="18"/>
                <w:lang w:val="en-US"/>
              </w:rPr>
              <w:t>there's</w:t>
            </w:r>
            <w:r w:rsidRPr="3A33D0EC" w:rsidR="00C71DC8">
              <w:rPr>
                <w:color w:val="000000"/>
                <w:spacing w:val="-2"/>
                <w:sz w:val="18"/>
                <w:szCs w:val="18"/>
                <w:lang w:val="en-US"/>
              </w:rPr>
              <w:t xml:space="preserve"> any other help extended, we would be more than willing to, you know, have that</w:t>
            </w:r>
          </w:p>
        </w:tc>
        <w:tc>
          <w:tcPr>
            <w:tcW w:w="2034" w:type="dxa"/>
            <w:tcBorders>
              <w:top w:val="single" w:color="8FB6EA" w:sz="5" w:space="0"/>
              <w:bottom w:val="single" w:color="8FB6EA" w:sz="5" w:space="0"/>
            </w:tcBorders>
            <w:shd w:val="clear" w:color="auto" w:fill="FFFFFF" w:themeFill="background1"/>
            <w:tcMar/>
          </w:tcPr>
          <w:p w:rsidRPr="00CC0718" w:rsidR="00C71DC8" w:rsidP="00244814" w:rsidRDefault="00C71DC8" w14:paraId="5F6716E8" w14:textId="77777777">
            <w:pPr>
              <w:rPr>
                <w:color w:val="000000"/>
                <w:spacing w:val="-2"/>
                <w:sz w:val="18"/>
              </w:rPr>
            </w:pPr>
          </w:p>
        </w:tc>
        <w:tc>
          <w:tcPr>
            <w:tcW w:w="903" w:type="dxa"/>
            <w:tcBorders>
              <w:top w:val="single" w:color="8FB6EA" w:sz="5" w:space="0"/>
              <w:bottom w:val="single" w:color="8FB6EA" w:sz="5" w:space="0"/>
            </w:tcBorders>
            <w:shd w:val="clear" w:color="auto" w:fill="FFFFFF" w:themeFill="background1"/>
            <w:tcMar/>
          </w:tcPr>
          <w:p w:rsidRPr="00CC0718" w:rsidR="00C71DC8" w:rsidP="00244814" w:rsidRDefault="00C71DC8" w14:paraId="10E69BD3" w14:textId="77777777">
            <w:pPr>
              <w:rPr>
                <w:color w:val="000000"/>
                <w:spacing w:val="-2"/>
                <w:sz w:val="18"/>
              </w:rPr>
            </w:pPr>
            <w:r w:rsidRPr="00CC0718">
              <w:rPr>
                <w:color w:val="000000"/>
                <w:spacing w:val="-2"/>
                <w:sz w:val="18"/>
              </w:rPr>
              <w:t>No</w:t>
            </w:r>
          </w:p>
        </w:tc>
        <w:tc>
          <w:tcPr>
            <w:tcW w:w="1017" w:type="dxa"/>
            <w:tcBorders>
              <w:top w:val="single" w:color="8FB6EA" w:sz="5" w:space="0"/>
              <w:bottom w:val="single" w:color="8FB6EA" w:sz="5" w:space="0"/>
            </w:tcBorders>
            <w:shd w:val="clear" w:color="auto" w:fill="FFFFFF" w:themeFill="background1"/>
            <w:tcMar/>
          </w:tcPr>
          <w:p w:rsidRPr="00CC0718" w:rsidR="00C71DC8" w:rsidP="00244814" w:rsidRDefault="00C71DC8" w14:paraId="79F4A373" w14:textId="77777777">
            <w:pPr>
              <w:rPr>
                <w:color w:val="000000"/>
                <w:spacing w:val="-2"/>
                <w:sz w:val="18"/>
              </w:rPr>
            </w:pPr>
            <w:r w:rsidRPr="00CC0718">
              <w:rPr>
                <w:color w:val="000000"/>
                <w:spacing w:val="-2"/>
                <w:sz w:val="18"/>
              </w:rPr>
              <w:t>None</w:t>
            </w:r>
          </w:p>
        </w:tc>
      </w:tr>
      <w:tr w:rsidRPr="00CC0718" w:rsidR="00C71DC8" w:rsidTr="3A33D0EC" w14:paraId="47EAB0A0" w14:textId="77777777">
        <w:trPr>
          <w:trHeight w:val="344" w:hRule="exact"/>
        </w:trPr>
        <w:tc>
          <w:tcPr>
            <w:tcW w:w="6763" w:type="dxa"/>
            <w:gridSpan w:val="2"/>
            <w:tcBorders>
              <w:top w:val="single" w:color="8FB6EA" w:sz="5" w:space="0"/>
              <w:bottom w:val="single" w:color="8FB6EA" w:sz="5" w:space="0"/>
            </w:tcBorders>
            <w:shd w:val="clear" w:color="auto" w:fill="FFFFFF" w:themeFill="background1"/>
            <w:tcMar/>
          </w:tcPr>
          <w:p w:rsidRPr="00CC0718" w:rsidR="00C71DC8" w:rsidP="00244814" w:rsidRDefault="00C71DC8" w14:paraId="69023F78" w14:textId="77777777">
            <w:pPr>
              <w:rPr>
                <w:color w:val="000000"/>
                <w:spacing w:val="-2"/>
                <w:sz w:val="18"/>
              </w:rPr>
            </w:pPr>
            <w:r w:rsidRPr="00CC0718">
              <w:rPr>
                <w:color w:val="000000"/>
                <w:spacing w:val="-2"/>
                <w:sz w:val="18"/>
              </w:rPr>
              <w:t>Codes\\AXIAL CODE\\Q11- Perception of having a marketing club\HELPFUL\Good Idea</w:t>
            </w:r>
          </w:p>
        </w:tc>
        <w:tc>
          <w:tcPr>
            <w:tcW w:w="2034" w:type="dxa"/>
            <w:tcBorders>
              <w:top w:val="single" w:color="8FB6EA" w:sz="5" w:space="0"/>
              <w:bottom w:val="single" w:color="8FB6EA" w:sz="5" w:space="0"/>
            </w:tcBorders>
            <w:shd w:val="clear" w:color="auto" w:fill="FFFFFF" w:themeFill="background1"/>
            <w:tcMar/>
          </w:tcPr>
          <w:p w:rsidRPr="00CC0718" w:rsidR="00C71DC8" w:rsidP="00244814" w:rsidRDefault="00C71DC8" w14:paraId="1649BF67" w14:textId="77777777">
            <w:pPr>
              <w:rPr>
                <w:color w:val="000000"/>
                <w:spacing w:val="-2"/>
                <w:sz w:val="18"/>
              </w:rPr>
            </w:pPr>
          </w:p>
        </w:tc>
        <w:tc>
          <w:tcPr>
            <w:tcW w:w="903" w:type="dxa"/>
            <w:tcBorders>
              <w:top w:val="single" w:color="8FB6EA" w:sz="5" w:space="0"/>
              <w:bottom w:val="single" w:color="8FB6EA" w:sz="5" w:space="0"/>
            </w:tcBorders>
            <w:shd w:val="clear" w:color="auto" w:fill="FFFFFF" w:themeFill="background1"/>
            <w:tcMar/>
          </w:tcPr>
          <w:p w:rsidRPr="00CC0718" w:rsidR="00C71DC8" w:rsidP="00244814" w:rsidRDefault="00C71DC8" w14:paraId="26409FF8" w14:textId="77777777">
            <w:pPr>
              <w:rPr>
                <w:color w:val="000000"/>
                <w:spacing w:val="-2"/>
                <w:sz w:val="18"/>
              </w:rPr>
            </w:pPr>
            <w:r w:rsidRPr="00CC0718">
              <w:rPr>
                <w:color w:val="000000"/>
                <w:spacing w:val="-2"/>
                <w:sz w:val="18"/>
              </w:rPr>
              <w:t>No</w:t>
            </w:r>
          </w:p>
        </w:tc>
        <w:tc>
          <w:tcPr>
            <w:tcW w:w="1017" w:type="dxa"/>
            <w:tcBorders>
              <w:top w:val="single" w:color="8FB6EA" w:sz="5" w:space="0"/>
              <w:bottom w:val="single" w:color="8FB6EA" w:sz="5" w:space="0"/>
            </w:tcBorders>
            <w:shd w:val="clear" w:color="auto" w:fill="FFFFFF" w:themeFill="background1"/>
            <w:tcMar/>
          </w:tcPr>
          <w:p w:rsidRPr="00CC0718" w:rsidR="00C71DC8" w:rsidP="00244814" w:rsidRDefault="00C71DC8" w14:paraId="1845C6DC" w14:textId="77777777">
            <w:pPr>
              <w:rPr>
                <w:color w:val="000000"/>
                <w:spacing w:val="-2"/>
                <w:sz w:val="18"/>
              </w:rPr>
            </w:pPr>
            <w:r w:rsidRPr="00CC0718">
              <w:rPr>
                <w:color w:val="000000"/>
                <w:spacing w:val="-2"/>
                <w:sz w:val="18"/>
              </w:rPr>
              <w:t>None</w:t>
            </w:r>
          </w:p>
        </w:tc>
      </w:tr>
      <w:tr w:rsidRPr="00CC0718" w:rsidR="00C71DC8" w:rsidTr="3A33D0EC" w14:paraId="0F5BE56F" w14:textId="77777777">
        <w:trPr>
          <w:trHeight w:val="329" w:hRule="exact"/>
        </w:trPr>
        <w:tc>
          <w:tcPr>
            <w:tcW w:w="6763" w:type="dxa"/>
            <w:gridSpan w:val="2"/>
            <w:tcBorders>
              <w:top w:val="single" w:color="8FB6EA" w:sz="5" w:space="0"/>
              <w:bottom w:val="single" w:color="8FB6EA" w:sz="5" w:space="0"/>
            </w:tcBorders>
            <w:shd w:val="clear" w:color="auto" w:fill="FFFFFF" w:themeFill="background1"/>
            <w:tcMar/>
          </w:tcPr>
          <w:p w:rsidRPr="00CC0718" w:rsidR="00C71DC8" w:rsidP="00244814" w:rsidRDefault="00C71DC8" w14:paraId="1186C7A3" w14:textId="77777777">
            <w:pPr>
              <w:rPr>
                <w:color w:val="000000"/>
                <w:spacing w:val="-2"/>
                <w:sz w:val="18"/>
              </w:rPr>
            </w:pPr>
            <w:r w:rsidRPr="00CC0718">
              <w:rPr>
                <w:color w:val="000000"/>
                <w:spacing w:val="-2"/>
                <w:sz w:val="18"/>
              </w:rPr>
              <w:t>Codes\\AXIAL CODE\\Q11- Perception of having a marketing club\HELPFUL\Great initiative</w:t>
            </w:r>
          </w:p>
        </w:tc>
        <w:tc>
          <w:tcPr>
            <w:tcW w:w="2034" w:type="dxa"/>
            <w:tcBorders>
              <w:top w:val="single" w:color="8FB6EA" w:sz="5" w:space="0"/>
              <w:bottom w:val="single" w:color="8FB6EA" w:sz="5" w:space="0"/>
            </w:tcBorders>
            <w:shd w:val="clear" w:color="auto" w:fill="FFFFFF" w:themeFill="background1"/>
            <w:tcMar/>
          </w:tcPr>
          <w:p w:rsidRPr="00CC0718" w:rsidR="00C71DC8" w:rsidP="00244814" w:rsidRDefault="00C71DC8" w14:paraId="7AA58610" w14:textId="77777777">
            <w:pPr>
              <w:rPr>
                <w:color w:val="000000"/>
                <w:spacing w:val="-2"/>
                <w:sz w:val="18"/>
              </w:rPr>
            </w:pPr>
          </w:p>
        </w:tc>
        <w:tc>
          <w:tcPr>
            <w:tcW w:w="903" w:type="dxa"/>
            <w:tcBorders>
              <w:top w:val="single" w:color="8FB6EA" w:sz="5" w:space="0"/>
              <w:bottom w:val="single" w:color="8FB6EA" w:sz="5" w:space="0"/>
            </w:tcBorders>
            <w:shd w:val="clear" w:color="auto" w:fill="FFFFFF" w:themeFill="background1"/>
            <w:tcMar/>
          </w:tcPr>
          <w:p w:rsidRPr="00CC0718" w:rsidR="00C71DC8" w:rsidP="00244814" w:rsidRDefault="00C71DC8" w14:paraId="3B150973" w14:textId="77777777">
            <w:pPr>
              <w:rPr>
                <w:color w:val="000000"/>
                <w:spacing w:val="-2"/>
                <w:sz w:val="18"/>
              </w:rPr>
            </w:pPr>
            <w:r w:rsidRPr="00CC0718">
              <w:rPr>
                <w:color w:val="000000"/>
                <w:spacing w:val="-2"/>
                <w:sz w:val="18"/>
              </w:rPr>
              <w:t>No</w:t>
            </w:r>
          </w:p>
        </w:tc>
        <w:tc>
          <w:tcPr>
            <w:tcW w:w="1017" w:type="dxa"/>
            <w:tcBorders>
              <w:top w:val="single" w:color="8FB6EA" w:sz="5" w:space="0"/>
              <w:bottom w:val="single" w:color="8FB6EA" w:sz="5" w:space="0"/>
            </w:tcBorders>
            <w:shd w:val="clear" w:color="auto" w:fill="FFFFFF" w:themeFill="background1"/>
            <w:tcMar/>
          </w:tcPr>
          <w:p w:rsidRPr="00CC0718" w:rsidR="00C71DC8" w:rsidP="00244814" w:rsidRDefault="00C71DC8" w14:paraId="3118615C" w14:textId="77777777">
            <w:pPr>
              <w:rPr>
                <w:color w:val="000000"/>
                <w:spacing w:val="-2"/>
                <w:sz w:val="18"/>
              </w:rPr>
            </w:pPr>
            <w:r w:rsidRPr="00CC0718">
              <w:rPr>
                <w:color w:val="000000"/>
                <w:spacing w:val="-2"/>
                <w:sz w:val="18"/>
              </w:rPr>
              <w:t>None</w:t>
            </w:r>
          </w:p>
        </w:tc>
      </w:tr>
      <w:tr w:rsidRPr="00CC0718" w:rsidR="00C71DC8" w:rsidTr="3A33D0EC" w14:paraId="0235CF95" w14:textId="77777777">
        <w:trPr>
          <w:trHeight w:val="459" w:hRule="exact"/>
        </w:trPr>
        <w:tc>
          <w:tcPr>
            <w:tcW w:w="6763" w:type="dxa"/>
            <w:gridSpan w:val="2"/>
            <w:tcBorders>
              <w:top w:val="single" w:color="8FB6EA" w:sz="5" w:space="0"/>
              <w:bottom w:val="single" w:color="8FB6EA" w:sz="5" w:space="0"/>
            </w:tcBorders>
            <w:shd w:val="clear" w:color="auto" w:fill="FFFFFF" w:themeFill="background1"/>
            <w:tcMar/>
          </w:tcPr>
          <w:p w:rsidRPr="00CC0718" w:rsidR="00C71DC8" w:rsidP="3A33D0EC" w:rsidRDefault="00C71DC8" w14:paraId="537D9316" w14:textId="77777777">
            <w:pPr>
              <w:rPr>
                <w:color w:val="000000"/>
                <w:spacing w:val="-2"/>
                <w:sz w:val="18"/>
                <w:szCs w:val="18"/>
                <w:lang w:val="en-US"/>
              </w:rPr>
            </w:pPr>
            <w:r w:rsidRPr="3A33D0EC" w:rsidR="00C71DC8">
              <w:rPr>
                <w:color w:val="000000"/>
                <w:spacing w:val="-2"/>
                <w:sz w:val="18"/>
                <w:szCs w:val="18"/>
                <w:lang w:val="en-US"/>
              </w:rPr>
              <w:t xml:space="preserve">Codes\\AXIAL CODE\\Q11- Perception of having a marketing club\HELPFUL\I feel we would because right now </w:t>
            </w:r>
            <w:r w:rsidRPr="3A33D0EC" w:rsidR="00C71DC8">
              <w:rPr>
                <w:color w:val="000000"/>
                <w:spacing w:val="-2"/>
                <w:sz w:val="18"/>
                <w:szCs w:val="18"/>
                <w:lang w:val="en-US"/>
              </w:rPr>
              <w:t>it's</w:t>
            </w:r>
            <w:r w:rsidRPr="3A33D0EC" w:rsidR="00C71DC8">
              <w:rPr>
                <w:color w:val="000000"/>
                <w:spacing w:val="-2"/>
                <w:sz w:val="18"/>
                <w:szCs w:val="18"/>
                <w:lang w:val="en-US"/>
              </w:rPr>
              <w:t xml:space="preserve"> just the team who </w:t>
            </w:r>
            <w:r w:rsidRPr="3A33D0EC" w:rsidR="00C71DC8">
              <w:rPr>
                <w:color w:val="000000"/>
                <w:spacing w:val="-2"/>
                <w:sz w:val="18"/>
                <w:szCs w:val="18"/>
                <w:lang w:val="en-US"/>
              </w:rPr>
              <w:t>is responsible for</w:t>
            </w:r>
            <w:r w:rsidRPr="3A33D0EC" w:rsidR="00C71DC8">
              <w:rPr>
                <w:color w:val="000000"/>
                <w:spacing w:val="-2"/>
                <w:sz w:val="18"/>
                <w:szCs w:val="18"/>
                <w:lang w:val="en-US"/>
              </w:rPr>
              <w:t xml:space="preserve"> the marketing</w:t>
            </w:r>
          </w:p>
        </w:tc>
        <w:tc>
          <w:tcPr>
            <w:tcW w:w="2034" w:type="dxa"/>
            <w:tcBorders>
              <w:top w:val="single" w:color="8FB6EA" w:sz="5" w:space="0"/>
              <w:bottom w:val="single" w:color="8FB6EA" w:sz="5" w:space="0"/>
            </w:tcBorders>
            <w:shd w:val="clear" w:color="auto" w:fill="FFFFFF" w:themeFill="background1"/>
            <w:tcMar/>
          </w:tcPr>
          <w:p w:rsidRPr="00CC0718" w:rsidR="00C71DC8" w:rsidP="00244814" w:rsidRDefault="00C71DC8" w14:paraId="1380A2F0" w14:textId="77777777">
            <w:pPr>
              <w:rPr>
                <w:color w:val="000000"/>
                <w:spacing w:val="-2"/>
                <w:sz w:val="18"/>
              </w:rPr>
            </w:pPr>
          </w:p>
        </w:tc>
        <w:tc>
          <w:tcPr>
            <w:tcW w:w="903" w:type="dxa"/>
            <w:tcBorders>
              <w:top w:val="single" w:color="8FB6EA" w:sz="5" w:space="0"/>
              <w:bottom w:val="single" w:color="8FB6EA" w:sz="5" w:space="0"/>
            </w:tcBorders>
            <w:shd w:val="clear" w:color="auto" w:fill="FFFFFF" w:themeFill="background1"/>
            <w:tcMar/>
          </w:tcPr>
          <w:p w:rsidRPr="00CC0718" w:rsidR="00C71DC8" w:rsidP="00244814" w:rsidRDefault="00C71DC8" w14:paraId="48F792E6" w14:textId="77777777">
            <w:pPr>
              <w:rPr>
                <w:color w:val="000000"/>
                <w:spacing w:val="-2"/>
                <w:sz w:val="18"/>
              </w:rPr>
            </w:pPr>
            <w:r w:rsidRPr="00CC0718">
              <w:rPr>
                <w:color w:val="000000"/>
                <w:spacing w:val="-2"/>
                <w:sz w:val="18"/>
              </w:rPr>
              <w:t>No</w:t>
            </w:r>
          </w:p>
        </w:tc>
        <w:tc>
          <w:tcPr>
            <w:tcW w:w="1017" w:type="dxa"/>
            <w:tcBorders>
              <w:top w:val="single" w:color="8FB6EA" w:sz="5" w:space="0"/>
              <w:bottom w:val="single" w:color="8FB6EA" w:sz="5" w:space="0"/>
            </w:tcBorders>
            <w:shd w:val="clear" w:color="auto" w:fill="FFFFFF" w:themeFill="background1"/>
            <w:tcMar/>
          </w:tcPr>
          <w:p w:rsidRPr="00CC0718" w:rsidR="00C71DC8" w:rsidP="00244814" w:rsidRDefault="00C71DC8" w14:paraId="5CCB66DB" w14:textId="77777777">
            <w:pPr>
              <w:rPr>
                <w:color w:val="000000"/>
                <w:spacing w:val="-2"/>
                <w:sz w:val="18"/>
              </w:rPr>
            </w:pPr>
            <w:r w:rsidRPr="00CC0718">
              <w:rPr>
                <w:color w:val="000000"/>
                <w:spacing w:val="-2"/>
                <w:sz w:val="18"/>
              </w:rPr>
              <w:t>None</w:t>
            </w:r>
          </w:p>
        </w:tc>
      </w:tr>
      <w:tr w:rsidRPr="00CC0718" w:rsidR="00C71DC8" w:rsidTr="3A33D0EC" w14:paraId="3B41D92D" w14:textId="77777777">
        <w:trPr>
          <w:trHeight w:val="458" w:hRule="exact"/>
        </w:trPr>
        <w:tc>
          <w:tcPr>
            <w:tcW w:w="6763" w:type="dxa"/>
            <w:gridSpan w:val="2"/>
            <w:tcBorders>
              <w:top w:val="single" w:color="8FB6EA" w:sz="5" w:space="0"/>
              <w:bottom w:val="single" w:color="8FB6EA" w:sz="5" w:space="0"/>
            </w:tcBorders>
            <w:shd w:val="clear" w:color="auto" w:fill="FFFFFF" w:themeFill="background1"/>
            <w:tcMar/>
          </w:tcPr>
          <w:p w:rsidRPr="00CC0718" w:rsidR="00C71DC8" w:rsidP="00244814" w:rsidRDefault="00C71DC8" w14:paraId="65692972" w14:textId="77777777">
            <w:pPr>
              <w:rPr>
                <w:color w:val="000000"/>
                <w:spacing w:val="-2"/>
                <w:sz w:val="18"/>
              </w:rPr>
            </w:pPr>
            <w:r w:rsidRPr="00CC0718">
              <w:rPr>
                <w:color w:val="000000"/>
                <w:spacing w:val="-2"/>
                <w:sz w:val="18"/>
              </w:rPr>
              <w:t>Codes\\AXIAL CODE\\Q11- Perception of having a marketing club\HELPFUL\More people will be willing to take part</w:t>
            </w:r>
          </w:p>
        </w:tc>
        <w:tc>
          <w:tcPr>
            <w:tcW w:w="2034" w:type="dxa"/>
            <w:tcBorders>
              <w:top w:val="single" w:color="8FB6EA" w:sz="5" w:space="0"/>
              <w:bottom w:val="single" w:color="8FB6EA" w:sz="5" w:space="0"/>
            </w:tcBorders>
            <w:shd w:val="clear" w:color="auto" w:fill="FFFFFF" w:themeFill="background1"/>
            <w:tcMar/>
          </w:tcPr>
          <w:p w:rsidRPr="00CC0718" w:rsidR="00C71DC8" w:rsidP="00244814" w:rsidRDefault="00C71DC8" w14:paraId="0E67DB9A" w14:textId="77777777">
            <w:pPr>
              <w:rPr>
                <w:color w:val="000000"/>
                <w:spacing w:val="-2"/>
                <w:sz w:val="18"/>
              </w:rPr>
            </w:pPr>
          </w:p>
        </w:tc>
        <w:tc>
          <w:tcPr>
            <w:tcW w:w="903" w:type="dxa"/>
            <w:tcBorders>
              <w:top w:val="single" w:color="8FB6EA" w:sz="5" w:space="0"/>
              <w:bottom w:val="single" w:color="8FB6EA" w:sz="5" w:space="0"/>
            </w:tcBorders>
            <w:shd w:val="clear" w:color="auto" w:fill="FFFFFF" w:themeFill="background1"/>
            <w:tcMar/>
          </w:tcPr>
          <w:p w:rsidRPr="00CC0718" w:rsidR="00C71DC8" w:rsidP="00244814" w:rsidRDefault="00C71DC8" w14:paraId="41605D9D" w14:textId="77777777">
            <w:pPr>
              <w:rPr>
                <w:color w:val="000000"/>
                <w:spacing w:val="-2"/>
                <w:sz w:val="18"/>
              </w:rPr>
            </w:pPr>
            <w:r w:rsidRPr="00CC0718">
              <w:rPr>
                <w:color w:val="000000"/>
                <w:spacing w:val="-2"/>
                <w:sz w:val="18"/>
              </w:rPr>
              <w:t>No</w:t>
            </w:r>
          </w:p>
        </w:tc>
        <w:tc>
          <w:tcPr>
            <w:tcW w:w="1017" w:type="dxa"/>
            <w:tcBorders>
              <w:top w:val="single" w:color="8FB6EA" w:sz="5" w:space="0"/>
              <w:bottom w:val="single" w:color="8FB6EA" w:sz="5" w:space="0"/>
            </w:tcBorders>
            <w:shd w:val="clear" w:color="auto" w:fill="FFFFFF" w:themeFill="background1"/>
            <w:tcMar/>
          </w:tcPr>
          <w:p w:rsidRPr="00CC0718" w:rsidR="00C71DC8" w:rsidP="00244814" w:rsidRDefault="00C71DC8" w14:paraId="28F4327E" w14:textId="77777777">
            <w:pPr>
              <w:rPr>
                <w:color w:val="000000"/>
                <w:spacing w:val="-2"/>
                <w:sz w:val="18"/>
              </w:rPr>
            </w:pPr>
            <w:r w:rsidRPr="00CC0718">
              <w:rPr>
                <w:color w:val="000000"/>
                <w:spacing w:val="-2"/>
                <w:sz w:val="18"/>
              </w:rPr>
              <w:t>None</w:t>
            </w:r>
          </w:p>
        </w:tc>
      </w:tr>
      <w:tr w:rsidRPr="00CC0718" w:rsidR="00C71DC8" w:rsidTr="3A33D0EC" w14:paraId="196370F6" w14:textId="77777777">
        <w:trPr>
          <w:trHeight w:val="459" w:hRule="exact"/>
        </w:trPr>
        <w:tc>
          <w:tcPr>
            <w:tcW w:w="6763" w:type="dxa"/>
            <w:gridSpan w:val="2"/>
            <w:tcBorders>
              <w:top w:val="single" w:color="8FB6EA" w:sz="5" w:space="0"/>
              <w:bottom w:val="single" w:color="8FB6EA" w:sz="5" w:space="0"/>
            </w:tcBorders>
            <w:shd w:val="clear" w:color="auto" w:fill="FFFFFF" w:themeFill="background1"/>
            <w:tcMar/>
          </w:tcPr>
          <w:p w:rsidRPr="00CC0718" w:rsidR="00C71DC8" w:rsidP="00244814" w:rsidRDefault="00C71DC8" w14:paraId="68355F2C" w14:textId="77777777">
            <w:pPr>
              <w:rPr>
                <w:color w:val="000000"/>
                <w:spacing w:val="-2"/>
                <w:sz w:val="18"/>
              </w:rPr>
            </w:pPr>
            <w:r w:rsidRPr="00CC0718">
              <w:rPr>
                <w:color w:val="000000"/>
                <w:spacing w:val="-2"/>
                <w:sz w:val="18"/>
              </w:rPr>
              <w:t>Codes\\AXIAL CODE\\Q11- Perception of having a marketing club\HELPFUL\Positive Feedback</w:t>
            </w:r>
          </w:p>
        </w:tc>
        <w:tc>
          <w:tcPr>
            <w:tcW w:w="2034" w:type="dxa"/>
            <w:tcBorders>
              <w:top w:val="single" w:color="8FB6EA" w:sz="5" w:space="0"/>
              <w:bottom w:val="single" w:color="8FB6EA" w:sz="5" w:space="0"/>
            </w:tcBorders>
            <w:shd w:val="clear" w:color="auto" w:fill="FFFFFF" w:themeFill="background1"/>
            <w:tcMar/>
          </w:tcPr>
          <w:p w:rsidRPr="00CC0718" w:rsidR="00C71DC8" w:rsidP="00244814" w:rsidRDefault="00C71DC8" w14:paraId="6291144B" w14:textId="77777777">
            <w:pPr>
              <w:rPr>
                <w:color w:val="000000"/>
                <w:spacing w:val="-2"/>
                <w:sz w:val="18"/>
              </w:rPr>
            </w:pPr>
          </w:p>
        </w:tc>
        <w:tc>
          <w:tcPr>
            <w:tcW w:w="903" w:type="dxa"/>
            <w:tcBorders>
              <w:top w:val="single" w:color="8FB6EA" w:sz="5" w:space="0"/>
              <w:bottom w:val="single" w:color="8FB6EA" w:sz="5" w:space="0"/>
            </w:tcBorders>
            <w:shd w:val="clear" w:color="auto" w:fill="FFFFFF" w:themeFill="background1"/>
            <w:tcMar/>
          </w:tcPr>
          <w:p w:rsidRPr="00CC0718" w:rsidR="00C71DC8" w:rsidP="00244814" w:rsidRDefault="00C71DC8" w14:paraId="72C45E01" w14:textId="77777777">
            <w:pPr>
              <w:rPr>
                <w:color w:val="000000"/>
                <w:spacing w:val="-2"/>
                <w:sz w:val="18"/>
              </w:rPr>
            </w:pPr>
            <w:r w:rsidRPr="00CC0718">
              <w:rPr>
                <w:color w:val="000000"/>
                <w:spacing w:val="-2"/>
                <w:sz w:val="18"/>
              </w:rPr>
              <w:t>Yes</w:t>
            </w:r>
          </w:p>
        </w:tc>
        <w:tc>
          <w:tcPr>
            <w:tcW w:w="1017" w:type="dxa"/>
            <w:tcBorders>
              <w:top w:val="single" w:color="8FB6EA" w:sz="5" w:space="0"/>
              <w:bottom w:val="single" w:color="8FB6EA" w:sz="5" w:space="0"/>
            </w:tcBorders>
            <w:shd w:val="clear" w:color="auto" w:fill="FFFFFF" w:themeFill="background1"/>
            <w:tcMar/>
          </w:tcPr>
          <w:p w:rsidRPr="00CC0718" w:rsidR="00C71DC8" w:rsidP="00244814" w:rsidRDefault="00C71DC8" w14:paraId="7257479E" w14:textId="77777777">
            <w:pPr>
              <w:rPr>
                <w:color w:val="000000"/>
                <w:spacing w:val="-2"/>
                <w:sz w:val="18"/>
              </w:rPr>
            </w:pPr>
            <w:r w:rsidRPr="00CC0718">
              <w:rPr>
                <w:color w:val="000000"/>
                <w:spacing w:val="-2"/>
                <w:sz w:val="18"/>
              </w:rPr>
              <w:t>None</w:t>
            </w:r>
          </w:p>
        </w:tc>
      </w:tr>
      <w:tr w:rsidRPr="00CC0718" w:rsidR="00C71DC8" w:rsidTr="3A33D0EC" w14:paraId="2B91E27D" w14:textId="77777777">
        <w:trPr>
          <w:trHeight w:val="458" w:hRule="exact"/>
        </w:trPr>
        <w:tc>
          <w:tcPr>
            <w:tcW w:w="6763" w:type="dxa"/>
            <w:gridSpan w:val="2"/>
            <w:tcBorders>
              <w:top w:val="single" w:color="8FB6EA" w:sz="5" w:space="0"/>
              <w:bottom w:val="single" w:color="8FB6EA" w:sz="5" w:space="0"/>
            </w:tcBorders>
            <w:shd w:val="clear" w:color="auto" w:fill="FFFFFF" w:themeFill="background1"/>
            <w:tcMar/>
          </w:tcPr>
          <w:p w:rsidRPr="00CC0718" w:rsidR="00C71DC8" w:rsidP="00244814" w:rsidRDefault="00C71DC8" w14:paraId="16F14AE3" w14:textId="77777777">
            <w:pPr>
              <w:rPr>
                <w:color w:val="000000"/>
                <w:spacing w:val="-2"/>
                <w:sz w:val="18"/>
              </w:rPr>
            </w:pPr>
            <w:r w:rsidRPr="00CC0718">
              <w:rPr>
                <w:color w:val="000000"/>
                <w:spacing w:val="-2"/>
                <w:sz w:val="18"/>
              </w:rPr>
              <w:t>Codes\\AXIAL CODE\\Q11- Perception of having a marketing club\HELPFUL\Taking off a burden from the clubs</w:t>
            </w:r>
          </w:p>
        </w:tc>
        <w:tc>
          <w:tcPr>
            <w:tcW w:w="2034" w:type="dxa"/>
            <w:tcBorders>
              <w:top w:val="single" w:color="8FB6EA" w:sz="5" w:space="0"/>
              <w:bottom w:val="single" w:color="8FB6EA" w:sz="5" w:space="0"/>
            </w:tcBorders>
            <w:shd w:val="clear" w:color="auto" w:fill="FFFFFF" w:themeFill="background1"/>
            <w:tcMar/>
          </w:tcPr>
          <w:p w:rsidRPr="00CC0718" w:rsidR="00C71DC8" w:rsidP="00244814" w:rsidRDefault="00C71DC8" w14:paraId="41D29ED0" w14:textId="77777777">
            <w:pPr>
              <w:rPr>
                <w:color w:val="000000"/>
                <w:spacing w:val="-2"/>
                <w:sz w:val="18"/>
              </w:rPr>
            </w:pPr>
          </w:p>
        </w:tc>
        <w:tc>
          <w:tcPr>
            <w:tcW w:w="903" w:type="dxa"/>
            <w:tcBorders>
              <w:top w:val="single" w:color="8FB6EA" w:sz="5" w:space="0"/>
              <w:bottom w:val="single" w:color="8FB6EA" w:sz="5" w:space="0"/>
            </w:tcBorders>
            <w:shd w:val="clear" w:color="auto" w:fill="FFFFFF" w:themeFill="background1"/>
            <w:tcMar/>
          </w:tcPr>
          <w:p w:rsidRPr="00CC0718" w:rsidR="00C71DC8" w:rsidP="00244814" w:rsidRDefault="00C71DC8" w14:paraId="48235BD1" w14:textId="77777777">
            <w:pPr>
              <w:rPr>
                <w:color w:val="000000"/>
                <w:spacing w:val="-2"/>
                <w:sz w:val="18"/>
              </w:rPr>
            </w:pPr>
            <w:r w:rsidRPr="00CC0718">
              <w:rPr>
                <w:color w:val="000000"/>
                <w:spacing w:val="-2"/>
                <w:sz w:val="18"/>
              </w:rPr>
              <w:t>No</w:t>
            </w:r>
          </w:p>
        </w:tc>
        <w:tc>
          <w:tcPr>
            <w:tcW w:w="1017" w:type="dxa"/>
            <w:tcBorders>
              <w:top w:val="single" w:color="8FB6EA" w:sz="5" w:space="0"/>
              <w:bottom w:val="single" w:color="8FB6EA" w:sz="5" w:space="0"/>
            </w:tcBorders>
            <w:shd w:val="clear" w:color="auto" w:fill="FFFFFF" w:themeFill="background1"/>
            <w:tcMar/>
          </w:tcPr>
          <w:p w:rsidRPr="00CC0718" w:rsidR="00C71DC8" w:rsidP="00244814" w:rsidRDefault="00C71DC8" w14:paraId="0F863AFE" w14:textId="77777777">
            <w:pPr>
              <w:rPr>
                <w:color w:val="000000"/>
                <w:spacing w:val="-2"/>
                <w:sz w:val="18"/>
              </w:rPr>
            </w:pPr>
            <w:r w:rsidRPr="00CC0718">
              <w:rPr>
                <w:color w:val="000000"/>
                <w:spacing w:val="-2"/>
                <w:sz w:val="18"/>
              </w:rPr>
              <w:t>None</w:t>
            </w:r>
          </w:p>
        </w:tc>
      </w:tr>
      <w:tr w:rsidRPr="00CC0718" w:rsidR="00C71DC8" w:rsidTr="3A33D0EC" w14:paraId="68C045EC" w14:textId="77777777">
        <w:trPr>
          <w:trHeight w:val="459" w:hRule="exact"/>
        </w:trPr>
        <w:tc>
          <w:tcPr>
            <w:tcW w:w="6763" w:type="dxa"/>
            <w:gridSpan w:val="2"/>
            <w:tcBorders>
              <w:top w:val="single" w:color="8FB6EA" w:sz="5" w:space="0"/>
              <w:bottom w:val="single" w:color="8FB6EA" w:sz="5" w:space="0"/>
            </w:tcBorders>
            <w:shd w:val="clear" w:color="auto" w:fill="FFFFFF" w:themeFill="background1"/>
            <w:tcMar/>
          </w:tcPr>
          <w:p w:rsidRPr="00CC0718" w:rsidR="00C71DC8" w:rsidP="00244814" w:rsidRDefault="00C71DC8" w14:paraId="16AAA270" w14:textId="77777777">
            <w:pPr>
              <w:rPr>
                <w:color w:val="000000"/>
                <w:spacing w:val="-2"/>
                <w:sz w:val="18"/>
              </w:rPr>
            </w:pPr>
            <w:r w:rsidRPr="00CC0718">
              <w:rPr>
                <w:color w:val="000000"/>
                <w:spacing w:val="-2"/>
                <w:sz w:val="18"/>
              </w:rPr>
              <w:t>Codes\\AXIAL CODE\\Q11- Perception of having a marketing club\PROFESSIONAL ANS SPECIALIZED SKILLS</w:t>
            </w:r>
          </w:p>
        </w:tc>
        <w:tc>
          <w:tcPr>
            <w:tcW w:w="2034" w:type="dxa"/>
            <w:tcBorders>
              <w:top w:val="single" w:color="8FB6EA" w:sz="5" w:space="0"/>
              <w:bottom w:val="single" w:color="8FB6EA" w:sz="5" w:space="0"/>
            </w:tcBorders>
            <w:shd w:val="clear" w:color="auto" w:fill="FFFFFF" w:themeFill="background1"/>
            <w:tcMar/>
          </w:tcPr>
          <w:p w:rsidRPr="00CC0718" w:rsidR="00C71DC8" w:rsidP="00244814" w:rsidRDefault="00C71DC8" w14:paraId="2B26720A" w14:textId="77777777">
            <w:pPr>
              <w:rPr>
                <w:color w:val="000000"/>
                <w:spacing w:val="-2"/>
                <w:sz w:val="18"/>
              </w:rPr>
            </w:pPr>
          </w:p>
        </w:tc>
        <w:tc>
          <w:tcPr>
            <w:tcW w:w="903" w:type="dxa"/>
            <w:tcBorders>
              <w:top w:val="single" w:color="8FB6EA" w:sz="5" w:space="0"/>
              <w:bottom w:val="single" w:color="8FB6EA" w:sz="5" w:space="0"/>
            </w:tcBorders>
            <w:shd w:val="clear" w:color="auto" w:fill="FFFFFF" w:themeFill="background1"/>
            <w:tcMar/>
          </w:tcPr>
          <w:p w:rsidRPr="00CC0718" w:rsidR="00C71DC8" w:rsidP="00244814" w:rsidRDefault="00C71DC8" w14:paraId="7CF1AAD1" w14:textId="77777777">
            <w:pPr>
              <w:rPr>
                <w:color w:val="000000"/>
                <w:spacing w:val="-2"/>
                <w:sz w:val="18"/>
              </w:rPr>
            </w:pPr>
            <w:r w:rsidRPr="00CC0718">
              <w:rPr>
                <w:color w:val="000000"/>
                <w:spacing w:val="-2"/>
                <w:sz w:val="18"/>
              </w:rPr>
              <w:t>Yes</w:t>
            </w:r>
          </w:p>
        </w:tc>
        <w:tc>
          <w:tcPr>
            <w:tcW w:w="1017" w:type="dxa"/>
            <w:tcBorders>
              <w:top w:val="single" w:color="8FB6EA" w:sz="5" w:space="0"/>
              <w:bottom w:val="single" w:color="8FB6EA" w:sz="5" w:space="0"/>
            </w:tcBorders>
            <w:shd w:val="clear" w:color="auto" w:fill="FFFFFF" w:themeFill="background1"/>
            <w:tcMar/>
          </w:tcPr>
          <w:p w:rsidRPr="00CC0718" w:rsidR="00C71DC8" w:rsidP="00244814" w:rsidRDefault="00C71DC8" w14:paraId="5E33152D" w14:textId="77777777">
            <w:pPr>
              <w:rPr>
                <w:color w:val="000000"/>
                <w:spacing w:val="-2"/>
                <w:sz w:val="18"/>
              </w:rPr>
            </w:pPr>
            <w:r w:rsidRPr="00CC0718">
              <w:rPr>
                <w:color w:val="000000"/>
                <w:spacing w:val="-2"/>
                <w:sz w:val="18"/>
              </w:rPr>
              <w:t>None</w:t>
            </w:r>
          </w:p>
        </w:tc>
      </w:tr>
      <w:tr w:rsidRPr="00CC0718" w:rsidR="00C71DC8" w:rsidTr="3A33D0EC" w14:paraId="23D8948A" w14:textId="77777777">
        <w:trPr>
          <w:trHeight w:val="458" w:hRule="exact"/>
        </w:trPr>
        <w:tc>
          <w:tcPr>
            <w:tcW w:w="6763" w:type="dxa"/>
            <w:gridSpan w:val="2"/>
            <w:tcBorders>
              <w:top w:val="single" w:color="8FB6EA" w:sz="5" w:space="0"/>
              <w:bottom w:val="single" w:color="8FB6EA" w:sz="5" w:space="0"/>
            </w:tcBorders>
            <w:shd w:val="clear" w:color="auto" w:fill="FFFFFF" w:themeFill="background1"/>
            <w:tcMar/>
          </w:tcPr>
          <w:p w:rsidRPr="00CC0718" w:rsidR="00C71DC8" w:rsidP="00244814" w:rsidRDefault="00C71DC8" w14:paraId="33476220" w14:textId="77777777">
            <w:pPr>
              <w:rPr>
                <w:color w:val="000000"/>
                <w:spacing w:val="-2"/>
                <w:sz w:val="18"/>
              </w:rPr>
            </w:pPr>
            <w:r w:rsidRPr="00CC0718">
              <w:rPr>
                <w:color w:val="000000"/>
                <w:spacing w:val="-2"/>
                <w:sz w:val="18"/>
              </w:rPr>
              <w:t>Codes\\AXIAL CODE\\Q11- Perception of having a marketing club\PROFESSIONAL ANS SPECIALIZED SKILLS\Access to Marketing Expertise</w:t>
            </w:r>
          </w:p>
        </w:tc>
        <w:tc>
          <w:tcPr>
            <w:tcW w:w="2034" w:type="dxa"/>
            <w:tcBorders>
              <w:top w:val="single" w:color="8FB6EA" w:sz="5" w:space="0"/>
              <w:bottom w:val="single" w:color="8FB6EA" w:sz="5" w:space="0"/>
            </w:tcBorders>
            <w:shd w:val="clear" w:color="auto" w:fill="FFFFFF" w:themeFill="background1"/>
            <w:tcMar/>
          </w:tcPr>
          <w:p w:rsidRPr="00CC0718" w:rsidR="00C71DC8" w:rsidP="00244814" w:rsidRDefault="00C71DC8" w14:paraId="548C34F9" w14:textId="77777777">
            <w:pPr>
              <w:rPr>
                <w:color w:val="000000"/>
                <w:spacing w:val="-2"/>
                <w:sz w:val="18"/>
              </w:rPr>
            </w:pPr>
          </w:p>
        </w:tc>
        <w:tc>
          <w:tcPr>
            <w:tcW w:w="903" w:type="dxa"/>
            <w:tcBorders>
              <w:top w:val="single" w:color="8FB6EA" w:sz="5" w:space="0"/>
              <w:bottom w:val="single" w:color="8FB6EA" w:sz="5" w:space="0"/>
            </w:tcBorders>
            <w:shd w:val="clear" w:color="auto" w:fill="FFFFFF" w:themeFill="background1"/>
            <w:tcMar/>
          </w:tcPr>
          <w:p w:rsidRPr="00CC0718" w:rsidR="00C71DC8" w:rsidP="00244814" w:rsidRDefault="00C71DC8" w14:paraId="21D91C03" w14:textId="77777777">
            <w:pPr>
              <w:rPr>
                <w:color w:val="000000"/>
                <w:spacing w:val="-2"/>
                <w:sz w:val="18"/>
              </w:rPr>
            </w:pPr>
            <w:r w:rsidRPr="00CC0718">
              <w:rPr>
                <w:color w:val="000000"/>
                <w:spacing w:val="-2"/>
                <w:sz w:val="18"/>
              </w:rPr>
              <w:t>No</w:t>
            </w:r>
          </w:p>
        </w:tc>
        <w:tc>
          <w:tcPr>
            <w:tcW w:w="1017" w:type="dxa"/>
            <w:tcBorders>
              <w:top w:val="single" w:color="8FB6EA" w:sz="5" w:space="0"/>
              <w:bottom w:val="single" w:color="8FB6EA" w:sz="5" w:space="0"/>
            </w:tcBorders>
            <w:shd w:val="clear" w:color="auto" w:fill="FFFFFF" w:themeFill="background1"/>
            <w:tcMar/>
          </w:tcPr>
          <w:p w:rsidRPr="00CC0718" w:rsidR="00C71DC8" w:rsidP="00244814" w:rsidRDefault="00C71DC8" w14:paraId="2114539E" w14:textId="77777777">
            <w:pPr>
              <w:rPr>
                <w:color w:val="000000"/>
                <w:spacing w:val="-2"/>
                <w:sz w:val="18"/>
              </w:rPr>
            </w:pPr>
            <w:r w:rsidRPr="00CC0718">
              <w:rPr>
                <w:color w:val="000000"/>
                <w:spacing w:val="-2"/>
                <w:sz w:val="18"/>
              </w:rPr>
              <w:t>None</w:t>
            </w:r>
          </w:p>
        </w:tc>
      </w:tr>
      <w:tr w:rsidRPr="00CC0718" w:rsidR="00C71DC8" w:rsidTr="3A33D0EC" w14:paraId="5E8FD53E" w14:textId="77777777">
        <w:trPr>
          <w:trHeight w:val="459" w:hRule="exact"/>
        </w:trPr>
        <w:tc>
          <w:tcPr>
            <w:tcW w:w="5359" w:type="dxa"/>
            <w:tcBorders>
              <w:top w:val="single" w:color="8FB6EA" w:sz="5" w:space="0"/>
            </w:tcBorders>
            <w:shd w:val="clear" w:color="auto" w:fill="FFFFFF" w:themeFill="background1"/>
            <w:tcMar/>
          </w:tcPr>
          <w:p w:rsidRPr="00CC0718" w:rsidR="00C71DC8" w:rsidP="00244814" w:rsidRDefault="00C71DC8" w14:paraId="46C73831" w14:textId="77777777">
            <w:pPr>
              <w:jc w:val="right"/>
              <w:rPr>
                <w:color w:val="000066"/>
                <w:spacing w:val="-2"/>
                <w:sz w:val="16"/>
              </w:rPr>
            </w:pPr>
            <w:r w:rsidRPr="00CC0718">
              <w:rPr>
                <w:color w:val="000066"/>
                <w:spacing w:val="-2"/>
                <w:sz w:val="16"/>
              </w:rPr>
              <w:t>Formatted Reports\\Coding Structure Formatted Report</w:t>
            </w:r>
          </w:p>
        </w:tc>
        <w:tc>
          <w:tcPr>
            <w:tcW w:w="5358" w:type="dxa"/>
            <w:gridSpan w:val="4"/>
            <w:tcBorders>
              <w:top w:val="single" w:color="8FB6EA" w:sz="5" w:space="0"/>
            </w:tcBorders>
            <w:shd w:val="clear" w:color="auto" w:fill="FFFFFF" w:themeFill="background1"/>
            <w:tcMar/>
          </w:tcPr>
          <w:p w:rsidRPr="00CC0718" w:rsidR="00C71DC8" w:rsidP="00244814" w:rsidRDefault="00C71DC8" w14:paraId="63C38345" w14:textId="77777777">
            <w:pPr>
              <w:jc w:val="right"/>
              <w:rPr>
                <w:color w:val="000066"/>
                <w:spacing w:val="-2"/>
                <w:sz w:val="16"/>
              </w:rPr>
            </w:pPr>
            <w:r w:rsidRPr="00CC0718">
              <w:rPr>
                <w:color w:val="000066"/>
                <w:spacing w:val="-2"/>
                <w:sz w:val="16"/>
              </w:rPr>
              <w:t>Page 2 of 17</w:t>
            </w:r>
          </w:p>
        </w:tc>
      </w:tr>
      <w:tr w:rsidRPr="00CC0718" w:rsidR="00C71DC8" w:rsidTr="3A33D0EC" w14:paraId="165C6A92" w14:textId="77777777">
        <w:trPr>
          <w:trHeight w:val="444" w:hRule="exact"/>
        </w:trPr>
        <w:tc>
          <w:tcPr>
            <w:tcW w:w="10717" w:type="dxa"/>
            <w:gridSpan w:val="5"/>
            <w:shd w:val="clear" w:color="auto" w:fill="FFFFFF" w:themeFill="background1"/>
            <w:tcMar/>
            <w:vAlign w:val="center"/>
          </w:tcPr>
          <w:p w:rsidRPr="00CC0718" w:rsidR="00C71DC8" w:rsidP="00244814" w:rsidRDefault="00C71DC8" w14:paraId="4EF489EF" w14:textId="77777777">
            <w:pPr>
              <w:jc w:val="right"/>
              <w:rPr>
                <w:color w:val="000066"/>
                <w:spacing w:val="-2"/>
                <w:sz w:val="16"/>
              </w:rPr>
            </w:pPr>
            <w:r w:rsidRPr="00CC0718">
              <w:rPr>
                <w:color w:val="000066"/>
                <w:spacing w:val="-2"/>
                <w:sz w:val="16"/>
              </w:rPr>
              <w:t>11/13/2024 3:45 PM</w:t>
            </w:r>
          </w:p>
        </w:tc>
      </w:tr>
      <w:tr w:rsidRPr="00CC0718" w:rsidR="00C71DC8" w:rsidTr="3A33D0EC" w14:paraId="359BB183" w14:textId="77777777">
        <w:trPr>
          <w:trHeight w:val="673" w:hRule="exact"/>
        </w:trPr>
        <w:tc>
          <w:tcPr>
            <w:tcW w:w="6763" w:type="dxa"/>
            <w:gridSpan w:val="2"/>
            <w:shd w:val="clear" w:color="auto" w:fill="8FB6EA"/>
            <w:tcMar/>
          </w:tcPr>
          <w:p w:rsidRPr="00CC0718" w:rsidR="00C71DC8" w:rsidP="00244814" w:rsidRDefault="00C71DC8" w14:paraId="72712739" w14:textId="77777777">
            <w:pPr>
              <w:rPr>
                <w:b/>
                <w:color w:val="000066"/>
                <w:spacing w:val="-2"/>
                <w:sz w:val="18"/>
              </w:rPr>
            </w:pPr>
            <w:r w:rsidRPr="00CC0718">
              <w:rPr>
                <w:b/>
                <w:color w:val="000066"/>
                <w:spacing w:val="-2"/>
                <w:sz w:val="18"/>
              </w:rPr>
              <w:t>Hierarchical Name</w:t>
            </w:r>
          </w:p>
        </w:tc>
        <w:tc>
          <w:tcPr>
            <w:tcW w:w="2034" w:type="dxa"/>
            <w:shd w:val="clear" w:color="auto" w:fill="8FB6EA"/>
            <w:tcMar/>
          </w:tcPr>
          <w:p w:rsidRPr="00CC0718" w:rsidR="00C71DC8" w:rsidP="00244814" w:rsidRDefault="00C71DC8" w14:paraId="79FA9AC8" w14:textId="77777777">
            <w:pPr>
              <w:rPr>
                <w:b/>
                <w:color w:val="000066"/>
                <w:spacing w:val="-2"/>
                <w:sz w:val="18"/>
              </w:rPr>
            </w:pPr>
            <w:r w:rsidRPr="00CC0718">
              <w:rPr>
                <w:b/>
                <w:color w:val="000066"/>
                <w:spacing w:val="-2"/>
                <w:sz w:val="18"/>
              </w:rPr>
              <w:t>Nickname</w:t>
            </w:r>
          </w:p>
        </w:tc>
        <w:tc>
          <w:tcPr>
            <w:tcW w:w="903" w:type="dxa"/>
            <w:shd w:val="clear" w:color="auto" w:fill="8FB6EA"/>
            <w:tcMar/>
          </w:tcPr>
          <w:p w:rsidRPr="00CC0718" w:rsidR="00C71DC8" w:rsidP="00244814" w:rsidRDefault="00C71DC8" w14:paraId="1E10EC36" w14:textId="77777777">
            <w:pPr>
              <w:rPr>
                <w:b/>
                <w:color w:val="000066"/>
                <w:spacing w:val="-2"/>
                <w:sz w:val="18"/>
              </w:rPr>
            </w:pPr>
            <w:r w:rsidRPr="00CC0718">
              <w:rPr>
                <w:b/>
                <w:color w:val="000066"/>
                <w:spacing w:val="-2"/>
                <w:sz w:val="18"/>
              </w:rPr>
              <w:t>Aggregate</w:t>
            </w:r>
          </w:p>
        </w:tc>
        <w:tc>
          <w:tcPr>
            <w:tcW w:w="1017" w:type="dxa"/>
            <w:shd w:val="clear" w:color="auto" w:fill="8FB6EA"/>
            <w:tcMar/>
          </w:tcPr>
          <w:p w:rsidRPr="00CC0718" w:rsidR="00C71DC8" w:rsidP="00244814" w:rsidRDefault="00C71DC8" w14:paraId="0A428958" w14:textId="77777777">
            <w:pPr>
              <w:rPr>
                <w:b/>
                <w:color w:val="000066"/>
                <w:spacing w:val="-2"/>
                <w:sz w:val="18"/>
              </w:rPr>
            </w:pPr>
            <w:r w:rsidRPr="00CC0718">
              <w:rPr>
                <w:b/>
                <w:color w:val="000066"/>
                <w:spacing w:val="-2"/>
                <w:sz w:val="18"/>
              </w:rPr>
              <w:t>User Assigned Color</w:t>
            </w:r>
          </w:p>
        </w:tc>
      </w:tr>
      <w:tr w:rsidRPr="00CC0718" w:rsidR="00C71DC8" w:rsidTr="3A33D0EC" w14:paraId="75FC3E38" w14:textId="77777777">
        <w:trPr>
          <w:trHeight w:val="459" w:hRule="exact"/>
        </w:trPr>
        <w:tc>
          <w:tcPr>
            <w:tcW w:w="6763" w:type="dxa"/>
            <w:gridSpan w:val="2"/>
            <w:tcBorders>
              <w:bottom w:val="single" w:color="8FB6EA" w:sz="5" w:space="0"/>
            </w:tcBorders>
            <w:shd w:val="clear" w:color="auto" w:fill="FFFFFF" w:themeFill="background1"/>
            <w:tcMar/>
          </w:tcPr>
          <w:p w:rsidRPr="00CC0718" w:rsidR="00C71DC8" w:rsidP="00244814" w:rsidRDefault="00C71DC8" w14:paraId="30F5BF70" w14:textId="77777777">
            <w:pPr>
              <w:rPr>
                <w:color w:val="000000"/>
                <w:spacing w:val="-2"/>
                <w:sz w:val="18"/>
              </w:rPr>
            </w:pPr>
            <w:r w:rsidRPr="00CC0718">
              <w:rPr>
                <w:color w:val="000000"/>
                <w:spacing w:val="-2"/>
                <w:sz w:val="18"/>
              </w:rPr>
              <w:t>Codes\\AXIAL CODE\\Q11- Perception of having a marketing club\PROFESSIONAL ANS SPECIALIZED SKILLS\If provided with trained professionals or trained students</w:t>
            </w:r>
          </w:p>
        </w:tc>
        <w:tc>
          <w:tcPr>
            <w:tcW w:w="2034" w:type="dxa"/>
            <w:tcBorders>
              <w:bottom w:val="single" w:color="8FB6EA" w:sz="5" w:space="0"/>
            </w:tcBorders>
            <w:shd w:val="clear" w:color="auto" w:fill="FFFFFF" w:themeFill="background1"/>
            <w:tcMar/>
          </w:tcPr>
          <w:p w:rsidRPr="00CC0718" w:rsidR="00C71DC8" w:rsidP="00244814" w:rsidRDefault="00C71DC8" w14:paraId="5EBE0526" w14:textId="77777777">
            <w:pPr>
              <w:rPr>
                <w:color w:val="000000"/>
                <w:spacing w:val="-2"/>
                <w:sz w:val="18"/>
              </w:rPr>
            </w:pPr>
          </w:p>
        </w:tc>
        <w:tc>
          <w:tcPr>
            <w:tcW w:w="903" w:type="dxa"/>
            <w:tcBorders>
              <w:bottom w:val="single" w:color="8FB6EA" w:sz="5" w:space="0"/>
            </w:tcBorders>
            <w:shd w:val="clear" w:color="auto" w:fill="FFFFFF" w:themeFill="background1"/>
            <w:tcMar/>
          </w:tcPr>
          <w:p w:rsidRPr="00CC0718" w:rsidR="00C71DC8" w:rsidP="00244814" w:rsidRDefault="00C71DC8" w14:paraId="3AD87E5D" w14:textId="77777777">
            <w:pPr>
              <w:rPr>
                <w:color w:val="000000"/>
                <w:spacing w:val="-2"/>
                <w:sz w:val="18"/>
              </w:rPr>
            </w:pPr>
            <w:r w:rsidRPr="00CC0718">
              <w:rPr>
                <w:color w:val="000000"/>
                <w:spacing w:val="-2"/>
                <w:sz w:val="18"/>
              </w:rPr>
              <w:t>No</w:t>
            </w:r>
          </w:p>
        </w:tc>
        <w:tc>
          <w:tcPr>
            <w:tcW w:w="1017" w:type="dxa"/>
            <w:tcBorders>
              <w:bottom w:val="single" w:color="8FB6EA" w:sz="5" w:space="0"/>
            </w:tcBorders>
            <w:shd w:val="clear" w:color="auto" w:fill="FFFFFF" w:themeFill="background1"/>
            <w:tcMar/>
          </w:tcPr>
          <w:p w:rsidRPr="00CC0718" w:rsidR="00C71DC8" w:rsidP="00244814" w:rsidRDefault="00C71DC8" w14:paraId="1E747D6B" w14:textId="77777777">
            <w:pPr>
              <w:rPr>
                <w:color w:val="000000"/>
                <w:spacing w:val="-2"/>
                <w:sz w:val="18"/>
              </w:rPr>
            </w:pPr>
            <w:r w:rsidRPr="00CC0718">
              <w:rPr>
                <w:color w:val="000000"/>
                <w:spacing w:val="-2"/>
                <w:sz w:val="18"/>
              </w:rPr>
              <w:t>None</w:t>
            </w:r>
          </w:p>
        </w:tc>
      </w:tr>
      <w:tr w:rsidRPr="00CC0718" w:rsidR="00C71DC8" w:rsidTr="3A33D0EC" w14:paraId="2354A957" w14:textId="77777777">
        <w:trPr>
          <w:trHeight w:val="659" w:hRule="exact"/>
        </w:trPr>
        <w:tc>
          <w:tcPr>
            <w:tcW w:w="6763" w:type="dxa"/>
            <w:gridSpan w:val="2"/>
            <w:tcBorders>
              <w:top w:val="single" w:color="8FB6EA" w:sz="5" w:space="0"/>
              <w:bottom w:val="single" w:color="8FB6EA" w:sz="5" w:space="0"/>
            </w:tcBorders>
            <w:shd w:val="clear" w:color="auto" w:fill="FFFFFF" w:themeFill="background1"/>
            <w:tcMar/>
          </w:tcPr>
          <w:p w:rsidRPr="00CC0718" w:rsidR="00C71DC8" w:rsidP="00244814" w:rsidRDefault="00C71DC8" w14:paraId="68EBEE11" w14:textId="77777777">
            <w:pPr>
              <w:rPr>
                <w:color w:val="000000"/>
                <w:spacing w:val="-2"/>
                <w:sz w:val="18"/>
              </w:rPr>
            </w:pPr>
            <w:r w:rsidRPr="00CC0718">
              <w:rPr>
                <w:color w:val="000000"/>
                <w:spacing w:val="-2"/>
                <w:sz w:val="18"/>
              </w:rPr>
              <w:t>Codes\\AXIAL CODE\\Q11- Perception of having a marketing club\PROFESSIONAL ANS SPECIALIZED SKILLS\If provided with trained professionals or trained students\ed professionals or students</w:t>
            </w:r>
          </w:p>
        </w:tc>
        <w:tc>
          <w:tcPr>
            <w:tcW w:w="2034" w:type="dxa"/>
            <w:tcBorders>
              <w:top w:val="single" w:color="8FB6EA" w:sz="5" w:space="0"/>
              <w:bottom w:val="single" w:color="8FB6EA" w:sz="5" w:space="0"/>
            </w:tcBorders>
            <w:shd w:val="clear" w:color="auto" w:fill="FFFFFF" w:themeFill="background1"/>
            <w:tcMar/>
          </w:tcPr>
          <w:p w:rsidRPr="00CC0718" w:rsidR="00C71DC8" w:rsidP="00244814" w:rsidRDefault="00C71DC8" w14:paraId="3E18E874" w14:textId="77777777">
            <w:pPr>
              <w:rPr>
                <w:color w:val="000000"/>
                <w:spacing w:val="-2"/>
                <w:sz w:val="18"/>
              </w:rPr>
            </w:pPr>
          </w:p>
        </w:tc>
        <w:tc>
          <w:tcPr>
            <w:tcW w:w="903" w:type="dxa"/>
            <w:tcBorders>
              <w:top w:val="single" w:color="8FB6EA" w:sz="5" w:space="0"/>
              <w:bottom w:val="single" w:color="8FB6EA" w:sz="5" w:space="0"/>
            </w:tcBorders>
            <w:shd w:val="clear" w:color="auto" w:fill="FFFFFF" w:themeFill="background1"/>
            <w:tcMar/>
          </w:tcPr>
          <w:p w:rsidRPr="00CC0718" w:rsidR="00C71DC8" w:rsidP="00244814" w:rsidRDefault="00C71DC8" w14:paraId="5C9A81A8" w14:textId="77777777">
            <w:pPr>
              <w:rPr>
                <w:color w:val="000000"/>
                <w:spacing w:val="-2"/>
                <w:sz w:val="18"/>
              </w:rPr>
            </w:pPr>
            <w:r w:rsidRPr="00CC0718">
              <w:rPr>
                <w:color w:val="000000"/>
                <w:spacing w:val="-2"/>
                <w:sz w:val="18"/>
              </w:rPr>
              <w:t>No</w:t>
            </w:r>
          </w:p>
        </w:tc>
        <w:tc>
          <w:tcPr>
            <w:tcW w:w="1017" w:type="dxa"/>
            <w:tcBorders>
              <w:top w:val="single" w:color="8FB6EA" w:sz="5" w:space="0"/>
              <w:bottom w:val="single" w:color="8FB6EA" w:sz="5" w:space="0"/>
            </w:tcBorders>
            <w:shd w:val="clear" w:color="auto" w:fill="FFFFFF" w:themeFill="background1"/>
            <w:tcMar/>
          </w:tcPr>
          <w:p w:rsidRPr="00CC0718" w:rsidR="00C71DC8" w:rsidP="00244814" w:rsidRDefault="00C71DC8" w14:paraId="2E6CE9DE" w14:textId="77777777">
            <w:pPr>
              <w:rPr>
                <w:color w:val="000000"/>
                <w:spacing w:val="-2"/>
                <w:sz w:val="18"/>
              </w:rPr>
            </w:pPr>
            <w:r w:rsidRPr="00CC0718">
              <w:rPr>
                <w:color w:val="000000"/>
                <w:spacing w:val="-2"/>
                <w:sz w:val="18"/>
              </w:rPr>
              <w:t>None</w:t>
            </w:r>
          </w:p>
        </w:tc>
      </w:tr>
      <w:tr w:rsidRPr="00CC0718" w:rsidR="00C71DC8" w:rsidTr="3A33D0EC" w14:paraId="3E63FDAD" w14:textId="77777777">
        <w:trPr>
          <w:trHeight w:val="458" w:hRule="exact"/>
        </w:trPr>
        <w:tc>
          <w:tcPr>
            <w:tcW w:w="6763" w:type="dxa"/>
            <w:gridSpan w:val="2"/>
            <w:tcBorders>
              <w:top w:val="single" w:color="8FB6EA" w:sz="5" w:space="0"/>
              <w:bottom w:val="single" w:color="8FB6EA" w:sz="5" w:space="0"/>
            </w:tcBorders>
            <w:shd w:val="clear" w:color="auto" w:fill="FFFFFF" w:themeFill="background1"/>
            <w:tcMar/>
          </w:tcPr>
          <w:p w:rsidRPr="00CC0718" w:rsidR="00C71DC8" w:rsidP="00244814" w:rsidRDefault="00C71DC8" w14:paraId="01F13139" w14:textId="77777777">
            <w:pPr>
              <w:rPr>
                <w:color w:val="000000"/>
                <w:spacing w:val="-2"/>
                <w:sz w:val="18"/>
              </w:rPr>
            </w:pPr>
            <w:r w:rsidRPr="00CC0718">
              <w:rPr>
                <w:color w:val="000000"/>
                <w:spacing w:val="-2"/>
                <w:sz w:val="18"/>
              </w:rPr>
              <w:t>Codes\\AXIAL CODE\\Q11- Perception of having a marketing club\PROFESSIONAL ANS SPECIALIZED SKILLS\More Specialized Skills</w:t>
            </w:r>
          </w:p>
        </w:tc>
        <w:tc>
          <w:tcPr>
            <w:tcW w:w="2034" w:type="dxa"/>
            <w:tcBorders>
              <w:top w:val="single" w:color="8FB6EA" w:sz="5" w:space="0"/>
              <w:bottom w:val="single" w:color="8FB6EA" w:sz="5" w:space="0"/>
            </w:tcBorders>
            <w:shd w:val="clear" w:color="auto" w:fill="FFFFFF" w:themeFill="background1"/>
            <w:tcMar/>
          </w:tcPr>
          <w:p w:rsidRPr="00CC0718" w:rsidR="00C71DC8" w:rsidP="00244814" w:rsidRDefault="00C71DC8" w14:paraId="1CF9F72E" w14:textId="77777777">
            <w:pPr>
              <w:rPr>
                <w:color w:val="000000"/>
                <w:spacing w:val="-2"/>
                <w:sz w:val="18"/>
              </w:rPr>
            </w:pPr>
          </w:p>
        </w:tc>
        <w:tc>
          <w:tcPr>
            <w:tcW w:w="903" w:type="dxa"/>
            <w:tcBorders>
              <w:top w:val="single" w:color="8FB6EA" w:sz="5" w:space="0"/>
              <w:bottom w:val="single" w:color="8FB6EA" w:sz="5" w:space="0"/>
            </w:tcBorders>
            <w:shd w:val="clear" w:color="auto" w:fill="FFFFFF" w:themeFill="background1"/>
            <w:tcMar/>
          </w:tcPr>
          <w:p w:rsidRPr="00CC0718" w:rsidR="00C71DC8" w:rsidP="00244814" w:rsidRDefault="00C71DC8" w14:paraId="3C8C5E47" w14:textId="77777777">
            <w:pPr>
              <w:rPr>
                <w:color w:val="000000"/>
                <w:spacing w:val="-2"/>
                <w:sz w:val="18"/>
              </w:rPr>
            </w:pPr>
            <w:r w:rsidRPr="00CC0718">
              <w:rPr>
                <w:color w:val="000000"/>
                <w:spacing w:val="-2"/>
                <w:sz w:val="18"/>
              </w:rPr>
              <w:t>Yes</w:t>
            </w:r>
          </w:p>
        </w:tc>
        <w:tc>
          <w:tcPr>
            <w:tcW w:w="1017" w:type="dxa"/>
            <w:tcBorders>
              <w:top w:val="single" w:color="8FB6EA" w:sz="5" w:space="0"/>
              <w:bottom w:val="single" w:color="8FB6EA" w:sz="5" w:space="0"/>
            </w:tcBorders>
            <w:shd w:val="clear" w:color="auto" w:fill="FFFFFF" w:themeFill="background1"/>
            <w:tcMar/>
          </w:tcPr>
          <w:p w:rsidRPr="00CC0718" w:rsidR="00C71DC8" w:rsidP="00244814" w:rsidRDefault="00C71DC8" w14:paraId="7009ADF8" w14:textId="77777777">
            <w:pPr>
              <w:rPr>
                <w:color w:val="000000"/>
                <w:spacing w:val="-2"/>
                <w:sz w:val="18"/>
              </w:rPr>
            </w:pPr>
            <w:r w:rsidRPr="00CC0718">
              <w:rPr>
                <w:color w:val="000000"/>
                <w:spacing w:val="-2"/>
                <w:sz w:val="18"/>
              </w:rPr>
              <w:t>None</w:t>
            </w:r>
          </w:p>
        </w:tc>
      </w:tr>
      <w:tr w:rsidRPr="00CC0718" w:rsidR="00C71DC8" w:rsidTr="3A33D0EC" w14:paraId="66113861" w14:textId="77777777">
        <w:trPr>
          <w:trHeight w:val="459" w:hRule="exact"/>
        </w:trPr>
        <w:tc>
          <w:tcPr>
            <w:tcW w:w="6763" w:type="dxa"/>
            <w:gridSpan w:val="2"/>
            <w:tcBorders>
              <w:top w:val="single" w:color="8FB6EA" w:sz="5" w:space="0"/>
              <w:bottom w:val="single" w:color="8FB6EA" w:sz="5" w:space="0"/>
            </w:tcBorders>
            <w:shd w:val="clear" w:color="auto" w:fill="FFFFFF" w:themeFill="background1"/>
            <w:tcMar/>
          </w:tcPr>
          <w:p w:rsidRPr="00CC0718" w:rsidR="00C71DC8" w:rsidP="3A33D0EC" w:rsidRDefault="00C71DC8" w14:paraId="1D07B5FC" w14:textId="77777777">
            <w:pPr>
              <w:rPr>
                <w:color w:val="000000"/>
                <w:spacing w:val="-2"/>
                <w:sz w:val="18"/>
                <w:szCs w:val="18"/>
                <w:lang w:val="en-US"/>
              </w:rPr>
            </w:pPr>
            <w:r w:rsidRPr="3A33D0EC" w:rsidR="00C71DC8">
              <w:rPr>
                <w:color w:val="000000"/>
                <w:spacing w:val="-2"/>
                <w:sz w:val="18"/>
                <w:szCs w:val="18"/>
                <w:lang w:val="en-US"/>
              </w:rPr>
              <w:t>Codes\\AXIAL CODE\\Q11- Perception of having a marketing club\PROFESSIONAL ANS SPECIALIZED SKILLS\</w:t>
            </w:r>
            <w:r w:rsidRPr="3A33D0EC" w:rsidR="00C71DC8">
              <w:rPr>
                <w:color w:val="000000"/>
                <w:spacing w:val="-2"/>
                <w:sz w:val="18"/>
                <w:szCs w:val="18"/>
                <w:lang w:val="en-US"/>
              </w:rPr>
              <w:t>Yeah</w:t>
            </w:r>
            <w:r w:rsidRPr="3A33D0EC" w:rsidR="00C71DC8">
              <w:rPr>
                <w:color w:val="000000"/>
                <w:spacing w:val="-2"/>
                <w:sz w:val="18"/>
                <w:szCs w:val="18"/>
                <w:lang w:val="en-US"/>
              </w:rPr>
              <w:t>, absolutely. I feel having some of the strategies put into position</w:t>
            </w:r>
          </w:p>
        </w:tc>
        <w:tc>
          <w:tcPr>
            <w:tcW w:w="2034" w:type="dxa"/>
            <w:tcBorders>
              <w:top w:val="single" w:color="8FB6EA" w:sz="5" w:space="0"/>
              <w:bottom w:val="single" w:color="8FB6EA" w:sz="5" w:space="0"/>
            </w:tcBorders>
            <w:shd w:val="clear" w:color="auto" w:fill="FFFFFF" w:themeFill="background1"/>
            <w:tcMar/>
          </w:tcPr>
          <w:p w:rsidRPr="00CC0718" w:rsidR="00C71DC8" w:rsidP="00244814" w:rsidRDefault="00C71DC8" w14:paraId="4BDD39BF" w14:textId="77777777">
            <w:pPr>
              <w:rPr>
                <w:color w:val="000000"/>
                <w:spacing w:val="-2"/>
                <w:sz w:val="18"/>
              </w:rPr>
            </w:pPr>
          </w:p>
        </w:tc>
        <w:tc>
          <w:tcPr>
            <w:tcW w:w="903" w:type="dxa"/>
            <w:tcBorders>
              <w:top w:val="single" w:color="8FB6EA" w:sz="5" w:space="0"/>
              <w:bottom w:val="single" w:color="8FB6EA" w:sz="5" w:space="0"/>
            </w:tcBorders>
            <w:shd w:val="clear" w:color="auto" w:fill="FFFFFF" w:themeFill="background1"/>
            <w:tcMar/>
          </w:tcPr>
          <w:p w:rsidRPr="00CC0718" w:rsidR="00C71DC8" w:rsidP="00244814" w:rsidRDefault="00C71DC8" w14:paraId="00FD2CE2" w14:textId="77777777">
            <w:pPr>
              <w:rPr>
                <w:color w:val="000000"/>
                <w:spacing w:val="-2"/>
                <w:sz w:val="18"/>
              </w:rPr>
            </w:pPr>
            <w:r w:rsidRPr="00CC0718">
              <w:rPr>
                <w:color w:val="000000"/>
                <w:spacing w:val="-2"/>
                <w:sz w:val="18"/>
              </w:rPr>
              <w:t>No</w:t>
            </w:r>
          </w:p>
        </w:tc>
        <w:tc>
          <w:tcPr>
            <w:tcW w:w="1017" w:type="dxa"/>
            <w:tcBorders>
              <w:top w:val="single" w:color="8FB6EA" w:sz="5" w:space="0"/>
              <w:bottom w:val="single" w:color="8FB6EA" w:sz="5" w:space="0"/>
            </w:tcBorders>
            <w:shd w:val="clear" w:color="auto" w:fill="FFFFFF" w:themeFill="background1"/>
            <w:tcMar/>
          </w:tcPr>
          <w:p w:rsidRPr="00CC0718" w:rsidR="00C71DC8" w:rsidP="00244814" w:rsidRDefault="00C71DC8" w14:paraId="0BAF7B13" w14:textId="77777777">
            <w:pPr>
              <w:rPr>
                <w:color w:val="000000"/>
                <w:spacing w:val="-2"/>
                <w:sz w:val="18"/>
              </w:rPr>
            </w:pPr>
            <w:r w:rsidRPr="00CC0718">
              <w:rPr>
                <w:color w:val="000000"/>
                <w:spacing w:val="-2"/>
                <w:sz w:val="18"/>
              </w:rPr>
              <w:t>None</w:t>
            </w:r>
          </w:p>
        </w:tc>
      </w:tr>
      <w:tr w:rsidRPr="00CC0718" w:rsidR="00C71DC8" w:rsidTr="3A33D0EC" w14:paraId="6AF600CA" w14:textId="77777777">
        <w:trPr>
          <w:trHeight w:val="344" w:hRule="exact"/>
        </w:trPr>
        <w:tc>
          <w:tcPr>
            <w:tcW w:w="6763" w:type="dxa"/>
            <w:gridSpan w:val="2"/>
            <w:tcBorders>
              <w:top w:val="single" w:color="8FB6EA" w:sz="5" w:space="0"/>
              <w:bottom w:val="single" w:color="8FB6EA" w:sz="5" w:space="0"/>
            </w:tcBorders>
            <w:shd w:val="clear" w:color="auto" w:fill="FFFFFF" w:themeFill="background1"/>
            <w:tcMar/>
          </w:tcPr>
          <w:p w:rsidRPr="00CC0718" w:rsidR="00C71DC8" w:rsidP="00244814" w:rsidRDefault="00C71DC8" w14:paraId="3DACDA96" w14:textId="77777777">
            <w:pPr>
              <w:rPr>
                <w:color w:val="000000"/>
                <w:spacing w:val="-2"/>
                <w:sz w:val="18"/>
              </w:rPr>
            </w:pPr>
            <w:r w:rsidRPr="00CC0718">
              <w:rPr>
                <w:color w:val="000000"/>
                <w:spacing w:val="-2"/>
                <w:sz w:val="18"/>
              </w:rPr>
              <w:t>Codes\\AXIAL CODE\\Q11- Perception of having a marketing club\ROLE SECURITY FEAR</w:t>
            </w:r>
          </w:p>
        </w:tc>
        <w:tc>
          <w:tcPr>
            <w:tcW w:w="2034" w:type="dxa"/>
            <w:tcBorders>
              <w:top w:val="single" w:color="8FB6EA" w:sz="5" w:space="0"/>
              <w:bottom w:val="single" w:color="8FB6EA" w:sz="5" w:space="0"/>
            </w:tcBorders>
            <w:shd w:val="clear" w:color="auto" w:fill="FFFFFF" w:themeFill="background1"/>
            <w:tcMar/>
          </w:tcPr>
          <w:p w:rsidRPr="00CC0718" w:rsidR="00C71DC8" w:rsidP="00244814" w:rsidRDefault="00C71DC8" w14:paraId="2B4A7998" w14:textId="77777777">
            <w:pPr>
              <w:rPr>
                <w:color w:val="000000"/>
                <w:spacing w:val="-2"/>
                <w:sz w:val="18"/>
              </w:rPr>
            </w:pPr>
          </w:p>
        </w:tc>
        <w:tc>
          <w:tcPr>
            <w:tcW w:w="903" w:type="dxa"/>
            <w:tcBorders>
              <w:top w:val="single" w:color="8FB6EA" w:sz="5" w:space="0"/>
              <w:bottom w:val="single" w:color="8FB6EA" w:sz="5" w:space="0"/>
            </w:tcBorders>
            <w:shd w:val="clear" w:color="auto" w:fill="FFFFFF" w:themeFill="background1"/>
            <w:tcMar/>
          </w:tcPr>
          <w:p w:rsidRPr="00CC0718" w:rsidR="00C71DC8" w:rsidP="00244814" w:rsidRDefault="00C71DC8" w14:paraId="63279289" w14:textId="77777777">
            <w:pPr>
              <w:rPr>
                <w:color w:val="000000"/>
                <w:spacing w:val="-2"/>
                <w:sz w:val="18"/>
              </w:rPr>
            </w:pPr>
            <w:r w:rsidRPr="00CC0718">
              <w:rPr>
                <w:color w:val="000000"/>
                <w:spacing w:val="-2"/>
                <w:sz w:val="18"/>
              </w:rPr>
              <w:t>Yes</w:t>
            </w:r>
          </w:p>
        </w:tc>
        <w:tc>
          <w:tcPr>
            <w:tcW w:w="1017" w:type="dxa"/>
            <w:tcBorders>
              <w:top w:val="single" w:color="8FB6EA" w:sz="5" w:space="0"/>
              <w:bottom w:val="single" w:color="8FB6EA" w:sz="5" w:space="0"/>
            </w:tcBorders>
            <w:shd w:val="clear" w:color="auto" w:fill="FFFFFF" w:themeFill="background1"/>
            <w:tcMar/>
          </w:tcPr>
          <w:p w:rsidRPr="00CC0718" w:rsidR="00C71DC8" w:rsidP="00244814" w:rsidRDefault="00C71DC8" w14:paraId="002D7534" w14:textId="77777777">
            <w:pPr>
              <w:rPr>
                <w:color w:val="000000"/>
                <w:spacing w:val="-2"/>
                <w:sz w:val="18"/>
              </w:rPr>
            </w:pPr>
            <w:r w:rsidRPr="00CC0718">
              <w:rPr>
                <w:color w:val="000000"/>
                <w:spacing w:val="-2"/>
                <w:sz w:val="18"/>
              </w:rPr>
              <w:t>None</w:t>
            </w:r>
          </w:p>
        </w:tc>
      </w:tr>
      <w:tr w:rsidRPr="00CC0718" w:rsidR="00C71DC8" w:rsidTr="3A33D0EC" w14:paraId="3E567EBE" w14:textId="77777777">
        <w:trPr>
          <w:trHeight w:val="458" w:hRule="exact"/>
        </w:trPr>
        <w:tc>
          <w:tcPr>
            <w:tcW w:w="6763" w:type="dxa"/>
            <w:gridSpan w:val="2"/>
            <w:tcBorders>
              <w:top w:val="single" w:color="8FB6EA" w:sz="5" w:space="0"/>
              <w:bottom w:val="single" w:color="8FB6EA" w:sz="5" w:space="0"/>
            </w:tcBorders>
            <w:shd w:val="clear" w:color="auto" w:fill="FFFFFF" w:themeFill="background1"/>
            <w:tcMar/>
          </w:tcPr>
          <w:p w:rsidRPr="00CC0718" w:rsidR="00C71DC8" w:rsidP="00244814" w:rsidRDefault="00C71DC8" w14:paraId="7A89285C" w14:textId="77777777">
            <w:pPr>
              <w:rPr>
                <w:color w:val="000000"/>
                <w:spacing w:val="-2"/>
                <w:sz w:val="18"/>
              </w:rPr>
            </w:pPr>
            <w:r w:rsidRPr="00CC0718">
              <w:rPr>
                <w:color w:val="000000"/>
                <w:spacing w:val="-2"/>
                <w:sz w:val="18"/>
              </w:rPr>
              <w:t>Codes\\AXIAL CODE\\Q11- Perception of having a marketing club\ROLE SECURITY FEAR\Worry about members PR and content positions in the club</w:t>
            </w:r>
          </w:p>
        </w:tc>
        <w:tc>
          <w:tcPr>
            <w:tcW w:w="2034" w:type="dxa"/>
            <w:tcBorders>
              <w:top w:val="single" w:color="8FB6EA" w:sz="5" w:space="0"/>
              <w:bottom w:val="single" w:color="8FB6EA" w:sz="5" w:space="0"/>
            </w:tcBorders>
            <w:shd w:val="clear" w:color="auto" w:fill="FFFFFF" w:themeFill="background1"/>
            <w:tcMar/>
          </w:tcPr>
          <w:p w:rsidRPr="00CC0718" w:rsidR="00C71DC8" w:rsidP="00244814" w:rsidRDefault="00C71DC8" w14:paraId="7ADE5DE9" w14:textId="77777777">
            <w:pPr>
              <w:rPr>
                <w:color w:val="000000"/>
                <w:spacing w:val="-2"/>
                <w:sz w:val="18"/>
              </w:rPr>
            </w:pPr>
          </w:p>
        </w:tc>
        <w:tc>
          <w:tcPr>
            <w:tcW w:w="903" w:type="dxa"/>
            <w:tcBorders>
              <w:top w:val="single" w:color="8FB6EA" w:sz="5" w:space="0"/>
              <w:bottom w:val="single" w:color="8FB6EA" w:sz="5" w:space="0"/>
            </w:tcBorders>
            <w:shd w:val="clear" w:color="auto" w:fill="FFFFFF" w:themeFill="background1"/>
            <w:tcMar/>
          </w:tcPr>
          <w:p w:rsidRPr="00CC0718" w:rsidR="00C71DC8" w:rsidP="00244814" w:rsidRDefault="00C71DC8" w14:paraId="3FC5A3AA" w14:textId="77777777">
            <w:pPr>
              <w:rPr>
                <w:color w:val="000000"/>
                <w:spacing w:val="-2"/>
                <w:sz w:val="18"/>
              </w:rPr>
            </w:pPr>
            <w:r w:rsidRPr="00CC0718">
              <w:rPr>
                <w:color w:val="000000"/>
                <w:spacing w:val="-2"/>
                <w:sz w:val="18"/>
              </w:rPr>
              <w:t>No</w:t>
            </w:r>
          </w:p>
        </w:tc>
        <w:tc>
          <w:tcPr>
            <w:tcW w:w="1017" w:type="dxa"/>
            <w:tcBorders>
              <w:top w:val="single" w:color="8FB6EA" w:sz="5" w:space="0"/>
              <w:bottom w:val="single" w:color="8FB6EA" w:sz="5" w:space="0"/>
            </w:tcBorders>
            <w:shd w:val="clear" w:color="auto" w:fill="FFFFFF" w:themeFill="background1"/>
            <w:tcMar/>
          </w:tcPr>
          <w:p w:rsidRPr="00CC0718" w:rsidR="00C71DC8" w:rsidP="00244814" w:rsidRDefault="00C71DC8" w14:paraId="1C247984" w14:textId="77777777">
            <w:pPr>
              <w:rPr>
                <w:color w:val="000000"/>
                <w:spacing w:val="-2"/>
                <w:sz w:val="18"/>
              </w:rPr>
            </w:pPr>
            <w:r w:rsidRPr="00CC0718">
              <w:rPr>
                <w:color w:val="000000"/>
                <w:spacing w:val="-2"/>
                <w:sz w:val="18"/>
              </w:rPr>
              <w:t>None</w:t>
            </w:r>
          </w:p>
        </w:tc>
      </w:tr>
      <w:tr w:rsidRPr="00CC0718" w:rsidR="00C71DC8" w:rsidTr="3A33D0EC" w14:paraId="6B02BDF8" w14:textId="77777777">
        <w:trPr>
          <w:trHeight w:val="330" w:hRule="exact"/>
        </w:trPr>
        <w:tc>
          <w:tcPr>
            <w:tcW w:w="6763" w:type="dxa"/>
            <w:gridSpan w:val="2"/>
            <w:tcBorders>
              <w:top w:val="single" w:color="8FB6EA" w:sz="5" w:space="0"/>
              <w:bottom w:val="single" w:color="8FB6EA" w:sz="5" w:space="0"/>
            </w:tcBorders>
            <w:shd w:val="clear" w:color="auto" w:fill="FFFFFF" w:themeFill="background1"/>
            <w:tcMar/>
          </w:tcPr>
          <w:p w:rsidRPr="00CC0718" w:rsidR="00C71DC8" w:rsidP="3A33D0EC" w:rsidRDefault="00C71DC8" w14:paraId="174904EF" w14:textId="77777777">
            <w:pPr>
              <w:rPr>
                <w:color w:val="000000"/>
                <w:spacing w:val="-2"/>
                <w:sz w:val="18"/>
                <w:szCs w:val="18"/>
                <w:lang w:val="en-US"/>
              </w:rPr>
            </w:pPr>
            <w:r w:rsidRPr="3A33D0EC" w:rsidR="00C71DC8">
              <w:rPr>
                <w:color w:val="000000"/>
                <w:spacing w:val="-2"/>
                <w:sz w:val="18"/>
                <w:szCs w:val="18"/>
                <w:lang w:val="en-US"/>
              </w:rPr>
              <w:t xml:space="preserve">Codes\\AXIAL CODE\\Q12- Marketing Club tasks that could </w:t>
            </w:r>
            <w:r w:rsidRPr="3A33D0EC" w:rsidR="00C71DC8">
              <w:rPr>
                <w:color w:val="000000"/>
                <w:spacing w:val="-2"/>
                <w:sz w:val="18"/>
                <w:szCs w:val="18"/>
                <w:lang w:val="en-US"/>
              </w:rPr>
              <w:t>demonstrate</w:t>
            </w:r>
            <w:r w:rsidRPr="3A33D0EC" w:rsidR="00C71DC8">
              <w:rPr>
                <w:color w:val="000000"/>
                <w:spacing w:val="-2"/>
                <w:sz w:val="18"/>
                <w:szCs w:val="18"/>
                <w:lang w:val="en-US"/>
              </w:rPr>
              <w:t xml:space="preserve"> value</w:t>
            </w:r>
          </w:p>
        </w:tc>
        <w:tc>
          <w:tcPr>
            <w:tcW w:w="2034" w:type="dxa"/>
            <w:tcBorders>
              <w:top w:val="single" w:color="8FB6EA" w:sz="5" w:space="0"/>
              <w:bottom w:val="single" w:color="8FB6EA" w:sz="5" w:space="0"/>
            </w:tcBorders>
            <w:shd w:val="clear" w:color="auto" w:fill="FFFFFF" w:themeFill="background1"/>
            <w:tcMar/>
          </w:tcPr>
          <w:p w:rsidRPr="00CC0718" w:rsidR="00C71DC8" w:rsidP="00244814" w:rsidRDefault="00C71DC8" w14:paraId="674F0A5B" w14:textId="77777777">
            <w:pPr>
              <w:rPr>
                <w:color w:val="000000"/>
                <w:spacing w:val="-2"/>
                <w:sz w:val="18"/>
              </w:rPr>
            </w:pPr>
          </w:p>
        </w:tc>
        <w:tc>
          <w:tcPr>
            <w:tcW w:w="903" w:type="dxa"/>
            <w:tcBorders>
              <w:top w:val="single" w:color="8FB6EA" w:sz="5" w:space="0"/>
              <w:bottom w:val="single" w:color="8FB6EA" w:sz="5" w:space="0"/>
            </w:tcBorders>
            <w:shd w:val="clear" w:color="auto" w:fill="FFFFFF" w:themeFill="background1"/>
            <w:tcMar/>
          </w:tcPr>
          <w:p w:rsidRPr="00CC0718" w:rsidR="00C71DC8" w:rsidP="00244814" w:rsidRDefault="00C71DC8" w14:paraId="5E4D347A" w14:textId="77777777">
            <w:pPr>
              <w:rPr>
                <w:color w:val="000000"/>
                <w:spacing w:val="-2"/>
                <w:sz w:val="18"/>
              </w:rPr>
            </w:pPr>
            <w:r w:rsidRPr="00CC0718">
              <w:rPr>
                <w:color w:val="000000"/>
                <w:spacing w:val="-2"/>
                <w:sz w:val="18"/>
              </w:rPr>
              <w:t>Yes</w:t>
            </w:r>
          </w:p>
        </w:tc>
        <w:tc>
          <w:tcPr>
            <w:tcW w:w="1017" w:type="dxa"/>
            <w:tcBorders>
              <w:top w:val="single" w:color="8FB6EA" w:sz="5" w:space="0"/>
              <w:bottom w:val="single" w:color="8FB6EA" w:sz="5" w:space="0"/>
            </w:tcBorders>
            <w:shd w:val="clear" w:color="auto" w:fill="FFFFFF" w:themeFill="background1"/>
            <w:tcMar/>
          </w:tcPr>
          <w:p w:rsidRPr="00CC0718" w:rsidR="00C71DC8" w:rsidP="00244814" w:rsidRDefault="00C71DC8" w14:paraId="52E309FB" w14:textId="77777777">
            <w:pPr>
              <w:rPr>
                <w:color w:val="000000"/>
                <w:spacing w:val="-2"/>
                <w:sz w:val="18"/>
              </w:rPr>
            </w:pPr>
            <w:r w:rsidRPr="00CC0718">
              <w:rPr>
                <w:color w:val="000000"/>
                <w:spacing w:val="-2"/>
                <w:sz w:val="18"/>
              </w:rPr>
              <w:t>None</w:t>
            </w:r>
          </w:p>
        </w:tc>
      </w:tr>
      <w:tr w:rsidRPr="00CC0718" w:rsidR="00C71DC8" w:rsidTr="3A33D0EC" w14:paraId="1D6F3A21" w14:textId="77777777">
        <w:trPr>
          <w:trHeight w:val="458" w:hRule="exact"/>
        </w:trPr>
        <w:tc>
          <w:tcPr>
            <w:tcW w:w="6763" w:type="dxa"/>
            <w:gridSpan w:val="2"/>
            <w:tcBorders>
              <w:top w:val="single" w:color="8FB6EA" w:sz="5" w:space="0"/>
              <w:bottom w:val="single" w:color="8FB6EA" w:sz="5" w:space="0"/>
            </w:tcBorders>
            <w:shd w:val="clear" w:color="auto" w:fill="FFFFFF" w:themeFill="background1"/>
            <w:tcMar/>
          </w:tcPr>
          <w:p w:rsidRPr="00CC0718" w:rsidR="00C71DC8" w:rsidP="3A33D0EC" w:rsidRDefault="00C71DC8" w14:paraId="633EC07D" w14:textId="77777777">
            <w:pPr>
              <w:rPr>
                <w:color w:val="000000"/>
                <w:spacing w:val="-2"/>
                <w:sz w:val="18"/>
                <w:szCs w:val="18"/>
                <w:lang w:val="en-US"/>
              </w:rPr>
            </w:pPr>
            <w:r w:rsidRPr="3A33D0EC" w:rsidR="00C71DC8">
              <w:rPr>
                <w:color w:val="000000"/>
                <w:spacing w:val="-2"/>
                <w:sz w:val="18"/>
                <w:szCs w:val="18"/>
                <w:lang w:val="en-US"/>
              </w:rPr>
              <w:t>Codes\\AXIAL CODE\\Q12- Marketing Club tasks that could demonstrate value\GIVE MARKETING TIPS AND DIRECTION</w:t>
            </w:r>
          </w:p>
        </w:tc>
        <w:tc>
          <w:tcPr>
            <w:tcW w:w="2034" w:type="dxa"/>
            <w:tcBorders>
              <w:top w:val="single" w:color="8FB6EA" w:sz="5" w:space="0"/>
              <w:bottom w:val="single" w:color="8FB6EA" w:sz="5" w:space="0"/>
            </w:tcBorders>
            <w:shd w:val="clear" w:color="auto" w:fill="FFFFFF" w:themeFill="background1"/>
            <w:tcMar/>
          </w:tcPr>
          <w:p w:rsidRPr="00CC0718" w:rsidR="00C71DC8" w:rsidP="00244814" w:rsidRDefault="00C71DC8" w14:paraId="796B5CBD" w14:textId="77777777">
            <w:pPr>
              <w:rPr>
                <w:color w:val="000000"/>
                <w:spacing w:val="-2"/>
                <w:sz w:val="18"/>
              </w:rPr>
            </w:pPr>
          </w:p>
        </w:tc>
        <w:tc>
          <w:tcPr>
            <w:tcW w:w="903" w:type="dxa"/>
            <w:tcBorders>
              <w:top w:val="single" w:color="8FB6EA" w:sz="5" w:space="0"/>
              <w:bottom w:val="single" w:color="8FB6EA" w:sz="5" w:space="0"/>
            </w:tcBorders>
            <w:shd w:val="clear" w:color="auto" w:fill="FFFFFF" w:themeFill="background1"/>
            <w:tcMar/>
          </w:tcPr>
          <w:p w:rsidRPr="00CC0718" w:rsidR="00C71DC8" w:rsidP="00244814" w:rsidRDefault="00C71DC8" w14:paraId="26D1BCFE" w14:textId="77777777">
            <w:pPr>
              <w:rPr>
                <w:color w:val="000000"/>
                <w:spacing w:val="-2"/>
                <w:sz w:val="18"/>
              </w:rPr>
            </w:pPr>
            <w:r w:rsidRPr="00CC0718">
              <w:rPr>
                <w:color w:val="000000"/>
                <w:spacing w:val="-2"/>
                <w:sz w:val="18"/>
              </w:rPr>
              <w:t>Yes</w:t>
            </w:r>
          </w:p>
        </w:tc>
        <w:tc>
          <w:tcPr>
            <w:tcW w:w="1017" w:type="dxa"/>
            <w:tcBorders>
              <w:top w:val="single" w:color="8FB6EA" w:sz="5" w:space="0"/>
              <w:bottom w:val="single" w:color="8FB6EA" w:sz="5" w:space="0"/>
            </w:tcBorders>
            <w:shd w:val="clear" w:color="auto" w:fill="FFFFFF" w:themeFill="background1"/>
            <w:tcMar/>
          </w:tcPr>
          <w:p w:rsidRPr="00CC0718" w:rsidR="00C71DC8" w:rsidP="00244814" w:rsidRDefault="00C71DC8" w14:paraId="574C1930" w14:textId="77777777">
            <w:pPr>
              <w:rPr>
                <w:color w:val="000000"/>
                <w:spacing w:val="-2"/>
                <w:sz w:val="18"/>
              </w:rPr>
            </w:pPr>
            <w:r w:rsidRPr="00CC0718">
              <w:rPr>
                <w:color w:val="000000"/>
                <w:spacing w:val="-2"/>
                <w:sz w:val="18"/>
              </w:rPr>
              <w:t>None</w:t>
            </w:r>
          </w:p>
        </w:tc>
      </w:tr>
      <w:tr w:rsidRPr="00CC0718" w:rsidR="00C71DC8" w:rsidTr="3A33D0EC" w14:paraId="42032575" w14:textId="77777777">
        <w:trPr>
          <w:trHeight w:val="674" w:hRule="exact"/>
        </w:trPr>
        <w:tc>
          <w:tcPr>
            <w:tcW w:w="6763" w:type="dxa"/>
            <w:gridSpan w:val="2"/>
            <w:tcBorders>
              <w:top w:val="single" w:color="8FB6EA" w:sz="5" w:space="0"/>
              <w:bottom w:val="single" w:color="8FB6EA" w:sz="5" w:space="0"/>
            </w:tcBorders>
            <w:shd w:val="clear" w:color="auto" w:fill="FFFFFF" w:themeFill="background1"/>
            <w:tcMar/>
          </w:tcPr>
          <w:p w:rsidRPr="00CC0718" w:rsidR="00C71DC8" w:rsidP="3A33D0EC" w:rsidRDefault="00C71DC8" w14:paraId="4F15C8D9" w14:textId="77777777">
            <w:pPr>
              <w:rPr>
                <w:color w:val="000000"/>
                <w:spacing w:val="-2"/>
                <w:sz w:val="18"/>
                <w:szCs w:val="18"/>
                <w:lang w:val="en-US"/>
              </w:rPr>
            </w:pPr>
            <w:r w:rsidRPr="3A33D0EC" w:rsidR="00C71DC8">
              <w:rPr>
                <w:color w:val="000000"/>
                <w:spacing w:val="-2"/>
                <w:sz w:val="18"/>
                <w:szCs w:val="18"/>
                <w:lang w:val="en-US"/>
              </w:rPr>
              <w:t>Codes\\AXIAL CODE\\Q12- Marketing Club tasks that could demonstrate value\GIVE MARKETING TIPS AND DIRECTION\and if they could give us tips and give us some direction where to work upon</w:t>
            </w:r>
          </w:p>
        </w:tc>
        <w:tc>
          <w:tcPr>
            <w:tcW w:w="2034" w:type="dxa"/>
            <w:tcBorders>
              <w:top w:val="single" w:color="8FB6EA" w:sz="5" w:space="0"/>
              <w:bottom w:val="single" w:color="8FB6EA" w:sz="5" w:space="0"/>
            </w:tcBorders>
            <w:shd w:val="clear" w:color="auto" w:fill="FFFFFF" w:themeFill="background1"/>
            <w:tcMar/>
          </w:tcPr>
          <w:p w:rsidRPr="00CC0718" w:rsidR="00C71DC8" w:rsidP="00244814" w:rsidRDefault="00C71DC8" w14:paraId="11C703E7" w14:textId="77777777">
            <w:pPr>
              <w:rPr>
                <w:color w:val="000000"/>
                <w:spacing w:val="-2"/>
                <w:sz w:val="18"/>
              </w:rPr>
            </w:pPr>
          </w:p>
        </w:tc>
        <w:tc>
          <w:tcPr>
            <w:tcW w:w="903" w:type="dxa"/>
            <w:tcBorders>
              <w:top w:val="single" w:color="8FB6EA" w:sz="5" w:space="0"/>
              <w:bottom w:val="single" w:color="8FB6EA" w:sz="5" w:space="0"/>
            </w:tcBorders>
            <w:shd w:val="clear" w:color="auto" w:fill="FFFFFF" w:themeFill="background1"/>
            <w:tcMar/>
          </w:tcPr>
          <w:p w:rsidRPr="00CC0718" w:rsidR="00C71DC8" w:rsidP="00244814" w:rsidRDefault="00C71DC8" w14:paraId="1AED6AF2" w14:textId="77777777">
            <w:pPr>
              <w:rPr>
                <w:color w:val="000000"/>
                <w:spacing w:val="-2"/>
                <w:sz w:val="18"/>
              </w:rPr>
            </w:pPr>
            <w:r w:rsidRPr="00CC0718">
              <w:rPr>
                <w:color w:val="000000"/>
                <w:spacing w:val="-2"/>
                <w:sz w:val="18"/>
              </w:rPr>
              <w:t>No</w:t>
            </w:r>
          </w:p>
        </w:tc>
        <w:tc>
          <w:tcPr>
            <w:tcW w:w="1017" w:type="dxa"/>
            <w:tcBorders>
              <w:top w:val="single" w:color="8FB6EA" w:sz="5" w:space="0"/>
              <w:bottom w:val="single" w:color="8FB6EA" w:sz="5" w:space="0"/>
            </w:tcBorders>
            <w:shd w:val="clear" w:color="auto" w:fill="FFFFFF" w:themeFill="background1"/>
            <w:tcMar/>
          </w:tcPr>
          <w:p w:rsidRPr="00CC0718" w:rsidR="00C71DC8" w:rsidP="00244814" w:rsidRDefault="00C71DC8" w14:paraId="212C77F8" w14:textId="77777777">
            <w:pPr>
              <w:rPr>
                <w:color w:val="000000"/>
                <w:spacing w:val="-2"/>
                <w:sz w:val="18"/>
              </w:rPr>
            </w:pPr>
            <w:r w:rsidRPr="00CC0718">
              <w:rPr>
                <w:color w:val="000000"/>
                <w:spacing w:val="-2"/>
                <w:sz w:val="18"/>
              </w:rPr>
              <w:t>None</w:t>
            </w:r>
          </w:p>
        </w:tc>
      </w:tr>
      <w:tr w:rsidRPr="00CC0718" w:rsidR="00C71DC8" w:rsidTr="3A33D0EC" w14:paraId="2A35E014" w14:textId="77777777">
        <w:trPr>
          <w:trHeight w:val="444" w:hRule="exact"/>
        </w:trPr>
        <w:tc>
          <w:tcPr>
            <w:tcW w:w="6763" w:type="dxa"/>
            <w:gridSpan w:val="2"/>
            <w:tcBorders>
              <w:top w:val="single" w:color="8FB6EA" w:sz="5" w:space="0"/>
              <w:bottom w:val="single" w:color="8FB6EA" w:sz="5" w:space="0"/>
            </w:tcBorders>
            <w:shd w:val="clear" w:color="auto" w:fill="FFFFFF" w:themeFill="background1"/>
            <w:tcMar/>
          </w:tcPr>
          <w:p w:rsidRPr="00CC0718" w:rsidR="00C71DC8" w:rsidP="3A33D0EC" w:rsidRDefault="00C71DC8" w14:paraId="0DC0D478" w14:textId="77777777">
            <w:pPr>
              <w:rPr>
                <w:color w:val="000000"/>
                <w:spacing w:val="-2"/>
                <w:sz w:val="18"/>
                <w:szCs w:val="18"/>
                <w:lang w:val="en-US"/>
              </w:rPr>
            </w:pPr>
            <w:r w:rsidRPr="3A33D0EC" w:rsidR="00C71DC8">
              <w:rPr>
                <w:color w:val="000000"/>
                <w:spacing w:val="-2"/>
                <w:sz w:val="18"/>
                <w:szCs w:val="18"/>
                <w:lang w:val="en-US"/>
              </w:rPr>
              <w:t xml:space="preserve">Codes\\AXIAL CODE\\Q12- Marketing Club tasks that could </w:t>
            </w:r>
            <w:r w:rsidRPr="3A33D0EC" w:rsidR="00C71DC8">
              <w:rPr>
                <w:color w:val="000000"/>
                <w:spacing w:val="-2"/>
                <w:sz w:val="18"/>
                <w:szCs w:val="18"/>
                <w:lang w:val="en-US"/>
              </w:rPr>
              <w:t>demonstrate</w:t>
            </w:r>
            <w:r w:rsidRPr="3A33D0EC" w:rsidR="00C71DC8">
              <w:rPr>
                <w:color w:val="000000"/>
                <w:spacing w:val="-2"/>
                <w:sz w:val="18"/>
                <w:szCs w:val="18"/>
                <w:lang w:val="en-US"/>
              </w:rPr>
              <w:lastRenderedPageBreak/>
              <w:t xml:space="preserve"> value\GIVE MARKETING TIPS AND DIRECTION\Research and Continuous Learning</w:t>
            </w:r>
          </w:p>
        </w:tc>
        <w:tc>
          <w:tcPr>
            <w:tcW w:w="2034" w:type="dxa"/>
            <w:tcBorders>
              <w:top w:val="single" w:color="8FB6EA" w:sz="5" w:space="0"/>
              <w:bottom w:val="single" w:color="8FB6EA" w:sz="5" w:space="0"/>
            </w:tcBorders>
            <w:shd w:val="clear" w:color="auto" w:fill="FFFFFF" w:themeFill="background1"/>
            <w:tcMar/>
          </w:tcPr>
          <w:p w:rsidRPr="00CC0718" w:rsidR="00C71DC8" w:rsidP="00244814" w:rsidRDefault="00C71DC8" w14:paraId="39A3C6B4" w14:textId="77777777">
            <w:pPr>
              <w:rPr>
                <w:color w:val="000000"/>
                <w:spacing w:val="-2"/>
                <w:sz w:val="18"/>
              </w:rPr>
            </w:pPr>
          </w:p>
        </w:tc>
        <w:tc>
          <w:tcPr>
            <w:tcW w:w="903" w:type="dxa"/>
            <w:tcBorders>
              <w:top w:val="single" w:color="8FB6EA" w:sz="5" w:space="0"/>
              <w:bottom w:val="single" w:color="8FB6EA" w:sz="5" w:space="0"/>
            </w:tcBorders>
            <w:shd w:val="clear" w:color="auto" w:fill="FFFFFF" w:themeFill="background1"/>
            <w:tcMar/>
          </w:tcPr>
          <w:p w:rsidRPr="00CC0718" w:rsidR="00C71DC8" w:rsidP="00244814" w:rsidRDefault="00C71DC8" w14:paraId="5B0AA954" w14:textId="77777777">
            <w:pPr>
              <w:rPr>
                <w:color w:val="000000"/>
                <w:spacing w:val="-2"/>
                <w:sz w:val="18"/>
              </w:rPr>
            </w:pPr>
            <w:r w:rsidRPr="00CC0718">
              <w:rPr>
                <w:color w:val="000000"/>
                <w:spacing w:val="-2"/>
                <w:sz w:val="18"/>
              </w:rPr>
              <w:t>Yes</w:t>
            </w:r>
          </w:p>
        </w:tc>
        <w:tc>
          <w:tcPr>
            <w:tcW w:w="1017" w:type="dxa"/>
            <w:tcBorders>
              <w:top w:val="single" w:color="8FB6EA" w:sz="5" w:space="0"/>
              <w:bottom w:val="single" w:color="8FB6EA" w:sz="5" w:space="0"/>
            </w:tcBorders>
            <w:shd w:val="clear" w:color="auto" w:fill="FFFFFF" w:themeFill="background1"/>
            <w:tcMar/>
          </w:tcPr>
          <w:p w:rsidRPr="00CC0718" w:rsidR="00C71DC8" w:rsidP="00244814" w:rsidRDefault="00C71DC8" w14:paraId="430ECF5C" w14:textId="77777777">
            <w:pPr>
              <w:rPr>
                <w:color w:val="000000"/>
                <w:spacing w:val="-2"/>
                <w:sz w:val="18"/>
              </w:rPr>
            </w:pPr>
            <w:r w:rsidRPr="00CC0718">
              <w:rPr>
                <w:color w:val="000000"/>
                <w:spacing w:val="-2"/>
                <w:sz w:val="18"/>
              </w:rPr>
              <w:t>None</w:t>
            </w:r>
          </w:p>
        </w:tc>
      </w:tr>
      <w:tr w:rsidRPr="00CC0718" w:rsidR="00C71DC8" w:rsidTr="3A33D0EC" w14:paraId="2B6AC1C7" w14:textId="77777777">
        <w:trPr>
          <w:trHeight w:val="458" w:hRule="exact"/>
        </w:trPr>
        <w:tc>
          <w:tcPr>
            <w:tcW w:w="6763" w:type="dxa"/>
            <w:gridSpan w:val="2"/>
            <w:tcBorders>
              <w:top w:val="single" w:color="8FB6EA" w:sz="5" w:space="0"/>
              <w:bottom w:val="single" w:color="8FB6EA" w:sz="5" w:space="0"/>
            </w:tcBorders>
            <w:shd w:val="clear" w:color="auto" w:fill="FFFFFF" w:themeFill="background1"/>
            <w:tcMar/>
          </w:tcPr>
          <w:p w:rsidRPr="00CC0718" w:rsidR="00C71DC8" w:rsidP="3A33D0EC" w:rsidRDefault="00C71DC8" w14:paraId="6FE22911" w14:textId="77777777">
            <w:pPr>
              <w:rPr>
                <w:color w:val="000000"/>
                <w:spacing w:val="-2"/>
                <w:sz w:val="18"/>
                <w:szCs w:val="18"/>
                <w:lang w:val="en-US"/>
              </w:rPr>
            </w:pPr>
            <w:r w:rsidRPr="3A33D0EC" w:rsidR="00C71DC8">
              <w:rPr>
                <w:color w:val="000000"/>
                <w:spacing w:val="-2"/>
                <w:sz w:val="18"/>
                <w:szCs w:val="18"/>
                <w:lang w:val="en-US"/>
              </w:rPr>
              <w:t xml:space="preserve">Codes\\AXIAL CODE\\Q12- Marketing Club tasks that could </w:t>
            </w:r>
            <w:r w:rsidRPr="3A33D0EC" w:rsidR="00C71DC8">
              <w:rPr>
                <w:color w:val="000000"/>
                <w:spacing w:val="-2"/>
                <w:sz w:val="18"/>
                <w:szCs w:val="18"/>
                <w:lang w:val="en-US"/>
              </w:rPr>
              <w:t>demonstrate</w:t>
            </w:r>
            <w:r w:rsidRPr="3A33D0EC" w:rsidR="00C71DC8">
              <w:rPr>
                <w:color w:val="000000"/>
                <w:spacing w:val="-2"/>
                <w:sz w:val="18"/>
                <w:szCs w:val="18"/>
                <w:lang w:val="en-US"/>
              </w:rPr>
              <w:t xml:space="preserve"> value\HELP WITH STRATEGIZING</w:t>
            </w:r>
          </w:p>
        </w:tc>
        <w:tc>
          <w:tcPr>
            <w:tcW w:w="2034" w:type="dxa"/>
            <w:tcBorders>
              <w:top w:val="single" w:color="8FB6EA" w:sz="5" w:space="0"/>
              <w:bottom w:val="single" w:color="8FB6EA" w:sz="5" w:space="0"/>
            </w:tcBorders>
            <w:shd w:val="clear" w:color="auto" w:fill="FFFFFF" w:themeFill="background1"/>
            <w:tcMar/>
          </w:tcPr>
          <w:p w:rsidRPr="00CC0718" w:rsidR="00C71DC8" w:rsidP="00244814" w:rsidRDefault="00C71DC8" w14:paraId="524E6E28" w14:textId="77777777">
            <w:pPr>
              <w:rPr>
                <w:color w:val="000000"/>
                <w:spacing w:val="-2"/>
                <w:sz w:val="18"/>
              </w:rPr>
            </w:pPr>
          </w:p>
        </w:tc>
        <w:tc>
          <w:tcPr>
            <w:tcW w:w="903" w:type="dxa"/>
            <w:tcBorders>
              <w:top w:val="single" w:color="8FB6EA" w:sz="5" w:space="0"/>
              <w:bottom w:val="single" w:color="8FB6EA" w:sz="5" w:space="0"/>
            </w:tcBorders>
            <w:shd w:val="clear" w:color="auto" w:fill="FFFFFF" w:themeFill="background1"/>
            <w:tcMar/>
          </w:tcPr>
          <w:p w:rsidRPr="00CC0718" w:rsidR="00C71DC8" w:rsidP="00244814" w:rsidRDefault="00C71DC8" w14:paraId="25E4CD79" w14:textId="77777777">
            <w:pPr>
              <w:rPr>
                <w:color w:val="000000"/>
                <w:spacing w:val="-2"/>
                <w:sz w:val="18"/>
              </w:rPr>
            </w:pPr>
            <w:r w:rsidRPr="00CC0718">
              <w:rPr>
                <w:color w:val="000000"/>
                <w:spacing w:val="-2"/>
                <w:sz w:val="18"/>
              </w:rPr>
              <w:t>Yes</w:t>
            </w:r>
          </w:p>
        </w:tc>
        <w:tc>
          <w:tcPr>
            <w:tcW w:w="1017" w:type="dxa"/>
            <w:tcBorders>
              <w:top w:val="single" w:color="8FB6EA" w:sz="5" w:space="0"/>
              <w:bottom w:val="single" w:color="8FB6EA" w:sz="5" w:space="0"/>
            </w:tcBorders>
            <w:shd w:val="clear" w:color="auto" w:fill="FFFFFF" w:themeFill="background1"/>
            <w:tcMar/>
          </w:tcPr>
          <w:p w:rsidRPr="00CC0718" w:rsidR="00C71DC8" w:rsidP="00244814" w:rsidRDefault="00C71DC8" w14:paraId="55AB65BC" w14:textId="77777777">
            <w:pPr>
              <w:rPr>
                <w:color w:val="000000"/>
                <w:spacing w:val="-2"/>
                <w:sz w:val="18"/>
              </w:rPr>
            </w:pPr>
            <w:r w:rsidRPr="00CC0718">
              <w:rPr>
                <w:color w:val="000000"/>
                <w:spacing w:val="-2"/>
                <w:sz w:val="18"/>
              </w:rPr>
              <w:t>None</w:t>
            </w:r>
          </w:p>
        </w:tc>
      </w:tr>
      <w:tr w:rsidRPr="00CC0718" w:rsidR="00C71DC8" w:rsidTr="3A33D0EC" w14:paraId="73285132" w14:textId="77777777">
        <w:trPr>
          <w:trHeight w:val="459" w:hRule="exact"/>
        </w:trPr>
        <w:tc>
          <w:tcPr>
            <w:tcW w:w="6763" w:type="dxa"/>
            <w:gridSpan w:val="2"/>
            <w:tcBorders>
              <w:top w:val="single" w:color="8FB6EA" w:sz="5" w:space="0"/>
              <w:bottom w:val="single" w:color="8FB6EA" w:sz="5" w:space="0"/>
            </w:tcBorders>
            <w:shd w:val="clear" w:color="auto" w:fill="FFFFFF" w:themeFill="background1"/>
            <w:tcMar/>
          </w:tcPr>
          <w:p w:rsidRPr="00CC0718" w:rsidR="00C71DC8" w:rsidP="3A33D0EC" w:rsidRDefault="00C71DC8" w14:paraId="3998B906" w14:textId="77777777">
            <w:pPr>
              <w:rPr>
                <w:color w:val="000000"/>
                <w:spacing w:val="-2"/>
                <w:sz w:val="18"/>
                <w:szCs w:val="18"/>
                <w:lang w:val="en-US"/>
              </w:rPr>
            </w:pPr>
            <w:r w:rsidRPr="3A33D0EC" w:rsidR="00C71DC8">
              <w:rPr>
                <w:color w:val="000000"/>
                <w:spacing w:val="-2"/>
                <w:sz w:val="18"/>
                <w:szCs w:val="18"/>
                <w:lang w:val="en-US"/>
              </w:rPr>
              <w:t xml:space="preserve">Codes\\AXIAL CODE\\Q12- Marketing Club tasks that could </w:t>
            </w:r>
            <w:r w:rsidRPr="3A33D0EC" w:rsidR="00C71DC8">
              <w:rPr>
                <w:color w:val="000000"/>
                <w:spacing w:val="-2"/>
                <w:sz w:val="18"/>
                <w:szCs w:val="18"/>
                <w:lang w:val="en-US"/>
              </w:rPr>
              <w:t>demonstrate</w:t>
            </w:r>
            <w:r w:rsidRPr="3A33D0EC" w:rsidR="00C71DC8">
              <w:rPr>
                <w:color w:val="000000"/>
                <w:spacing w:val="-2"/>
                <w:sz w:val="18"/>
                <w:szCs w:val="18"/>
                <w:lang w:val="en-US"/>
              </w:rPr>
              <w:t xml:space="preserve"> value\HELP WITH STRATEGIZING\Help with Strategizing on Fundraising</w:t>
            </w:r>
          </w:p>
        </w:tc>
        <w:tc>
          <w:tcPr>
            <w:tcW w:w="2034" w:type="dxa"/>
            <w:tcBorders>
              <w:top w:val="single" w:color="8FB6EA" w:sz="5" w:space="0"/>
              <w:bottom w:val="single" w:color="8FB6EA" w:sz="5" w:space="0"/>
            </w:tcBorders>
            <w:shd w:val="clear" w:color="auto" w:fill="FFFFFF" w:themeFill="background1"/>
            <w:tcMar/>
          </w:tcPr>
          <w:p w:rsidRPr="00CC0718" w:rsidR="00C71DC8" w:rsidP="00244814" w:rsidRDefault="00C71DC8" w14:paraId="32FEEAD4" w14:textId="77777777">
            <w:pPr>
              <w:rPr>
                <w:color w:val="000000"/>
                <w:spacing w:val="-2"/>
                <w:sz w:val="18"/>
              </w:rPr>
            </w:pPr>
          </w:p>
        </w:tc>
        <w:tc>
          <w:tcPr>
            <w:tcW w:w="903" w:type="dxa"/>
            <w:tcBorders>
              <w:top w:val="single" w:color="8FB6EA" w:sz="5" w:space="0"/>
              <w:bottom w:val="single" w:color="8FB6EA" w:sz="5" w:space="0"/>
            </w:tcBorders>
            <w:shd w:val="clear" w:color="auto" w:fill="FFFFFF" w:themeFill="background1"/>
            <w:tcMar/>
          </w:tcPr>
          <w:p w:rsidRPr="00CC0718" w:rsidR="00C71DC8" w:rsidP="00244814" w:rsidRDefault="00C71DC8" w14:paraId="7883A413" w14:textId="77777777">
            <w:pPr>
              <w:rPr>
                <w:color w:val="000000"/>
                <w:spacing w:val="-2"/>
                <w:sz w:val="18"/>
              </w:rPr>
            </w:pPr>
            <w:r w:rsidRPr="00CC0718">
              <w:rPr>
                <w:color w:val="000000"/>
                <w:spacing w:val="-2"/>
                <w:sz w:val="18"/>
              </w:rPr>
              <w:t>Yes</w:t>
            </w:r>
          </w:p>
        </w:tc>
        <w:tc>
          <w:tcPr>
            <w:tcW w:w="1017" w:type="dxa"/>
            <w:tcBorders>
              <w:top w:val="single" w:color="8FB6EA" w:sz="5" w:space="0"/>
              <w:bottom w:val="single" w:color="8FB6EA" w:sz="5" w:space="0"/>
            </w:tcBorders>
            <w:shd w:val="clear" w:color="auto" w:fill="FFFFFF" w:themeFill="background1"/>
            <w:tcMar/>
          </w:tcPr>
          <w:p w:rsidRPr="00CC0718" w:rsidR="00C71DC8" w:rsidP="00244814" w:rsidRDefault="00C71DC8" w14:paraId="6D3A5DAB" w14:textId="77777777">
            <w:pPr>
              <w:rPr>
                <w:color w:val="000000"/>
                <w:spacing w:val="-2"/>
                <w:sz w:val="18"/>
              </w:rPr>
            </w:pPr>
            <w:r w:rsidRPr="00CC0718">
              <w:rPr>
                <w:color w:val="000000"/>
                <w:spacing w:val="-2"/>
                <w:sz w:val="18"/>
              </w:rPr>
              <w:t>None</w:t>
            </w:r>
          </w:p>
        </w:tc>
      </w:tr>
      <w:tr w:rsidRPr="00CC0718" w:rsidR="00C71DC8" w:rsidTr="3A33D0EC" w14:paraId="381BD46F" w14:textId="77777777">
        <w:trPr>
          <w:trHeight w:val="458" w:hRule="exact"/>
        </w:trPr>
        <w:tc>
          <w:tcPr>
            <w:tcW w:w="6763" w:type="dxa"/>
            <w:gridSpan w:val="2"/>
            <w:tcBorders>
              <w:top w:val="single" w:color="8FB6EA" w:sz="5" w:space="0"/>
              <w:bottom w:val="single" w:color="8FB6EA" w:sz="5" w:space="0"/>
            </w:tcBorders>
            <w:shd w:val="clear" w:color="auto" w:fill="FFFFFF" w:themeFill="background1"/>
            <w:tcMar/>
          </w:tcPr>
          <w:p w:rsidRPr="00CC0718" w:rsidR="00C71DC8" w:rsidP="3A33D0EC" w:rsidRDefault="00C71DC8" w14:paraId="6CBFD08A" w14:textId="77777777">
            <w:pPr>
              <w:rPr>
                <w:color w:val="000000"/>
                <w:spacing w:val="-2"/>
                <w:sz w:val="18"/>
                <w:szCs w:val="18"/>
                <w:lang w:val="en-US"/>
              </w:rPr>
            </w:pPr>
            <w:r w:rsidRPr="3A33D0EC" w:rsidR="00C71DC8">
              <w:rPr>
                <w:color w:val="000000"/>
                <w:spacing w:val="-2"/>
                <w:sz w:val="18"/>
                <w:szCs w:val="18"/>
                <w:lang w:val="en-US"/>
              </w:rPr>
              <w:t>Codes\\AXIAL CODE\\Q12- Marketing Club tasks that could demonstrate value\HELP WITH STRATEGIZING\Help with Strategy</w:t>
            </w:r>
          </w:p>
        </w:tc>
        <w:tc>
          <w:tcPr>
            <w:tcW w:w="2034" w:type="dxa"/>
            <w:tcBorders>
              <w:top w:val="single" w:color="8FB6EA" w:sz="5" w:space="0"/>
              <w:bottom w:val="single" w:color="8FB6EA" w:sz="5" w:space="0"/>
            </w:tcBorders>
            <w:shd w:val="clear" w:color="auto" w:fill="FFFFFF" w:themeFill="background1"/>
            <w:tcMar/>
          </w:tcPr>
          <w:p w:rsidRPr="00CC0718" w:rsidR="00C71DC8" w:rsidP="00244814" w:rsidRDefault="00C71DC8" w14:paraId="15B03532" w14:textId="77777777">
            <w:pPr>
              <w:rPr>
                <w:color w:val="000000"/>
                <w:spacing w:val="-2"/>
                <w:sz w:val="18"/>
              </w:rPr>
            </w:pPr>
          </w:p>
        </w:tc>
        <w:tc>
          <w:tcPr>
            <w:tcW w:w="903" w:type="dxa"/>
            <w:tcBorders>
              <w:top w:val="single" w:color="8FB6EA" w:sz="5" w:space="0"/>
              <w:bottom w:val="single" w:color="8FB6EA" w:sz="5" w:space="0"/>
            </w:tcBorders>
            <w:shd w:val="clear" w:color="auto" w:fill="FFFFFF" w:themeFill="background1"/>
            <w:tcMar/>
          </w:tcPr>
          <w:p w:rsidRPr="00CC0718" w:rsidR="00C71DC8" w:rsidP="00244814" w:rsidRDefault="00C71DC8" w14:paraId="23F58AC5" w14:textId="77777777">
            <w:pPr>
              <w:rPr>
                <w:color w:val="000000"/>
                <w:spacing w:val="-2"/>
                <w:sz w:val="18"/>
              </w:rPr>
            </w:pPr>
            <w:r w:rsidRPr="00CC0718">
              <w:rPr>
                <w:color w:val="000000"/>
                <w:spacing w:val="-2"/>
                <w:sz w:val="18"/>
              </w:rPr>
              <w:t>Yes</w:t>
            </w:r>
          </w:p>
        </w:tc>
        <w:tc>
          <w:tcPr>
            <w:tcW w:w="1017" w:type="dxa"/>
            <w:tcBorders>
              <w:top w:val="single" w:color="8FB6EA" w:sz="5" w:space="0"/>
              <w:bottom w:val="single" w:color="8FB6EA" w:sz="5" w:space="0"/>
            </w:tcBorders>
            <w:shd w:val="clear" w:color="auto" w:fill="FFFFFF" w:themeFill="background1"/>
            <w:tcMar/>
          </w:tcPr>
          <w:p w:rsidRPr="00CC0718" w:rsidR="00C71DC8" w:rsidP="00244814" w:rsidRDefault="00C71DC8" w14:paraId="1DD9659C" w14:textId="77777777">
            <w:pPr>
              <w:rPr>
                <w:color w:val="000000"/>
                <w:spacing w:val="-2"/>
                <w:sz w:val="18"/>
              </w:rPr>
            </w:pPr>
            <w:r w:rsidRPr="00CC0718">
              <w:rPr>
                <w:color w:val="000000"/>
                <w:spacing w:val="-2"/>
                <w:sz w:val="18"/>
              </w:rPr>
              <w:t>None</w:t>
            </w:r>
          </w:p>
        </w:tc>
      </w:tr>
      <w:tr w:rsidRPr="00CC0718" w:rsidR="00C71DC8" w:rsidTr="3A33D0EC" w14:paraId="0B2AB21A" w14:textId="77777777">
        <w:trPr>
          <w:trHeight w:val="459" w:hRule="exact"/>
        </w:trPr>
        <w:tc>
          <w:tcPr>
            <w:tcW w:w="6763" w:type="dxa"/>
            <w:gridSpan w:val="2"/>
            <w:tcBorders>
              <w:top w:val="single" w:color="8FB6EA" w:sz="5" w:space="0"/>
              <w:bottom w:val="single" w:color="8FB6EA" w:sz="5" w:space="0"/>
            </w:tcBorders>
            <w:shd w:val="clear" w:color="auto" w:fill="FFFFFF" w:themeFill="background1"/>
            <w:tcMar/>
          </w:tcPr>
          <w:p w:rsidRPr="00CC0718" w:rsidR="00C71DC8" w:rsidP="3A33D0EC" w:rsidRDefault="00C71DC8" w14:paraId="1EB17A19" w14:textId="77777777">
            <w:pPr>
              <w:rPr>
                <w:color w:val="000000"/>
                <w:spacing w:val="-2"/>
                <w:sz w:val="18"/>
                <w:szCs w:val="18"/>
                <w:lang w:val="en-US"/>
              </w:rPr>
            </w:pPr>
            <w:r w:rsidRPr="3A33D0EC" w:rsidR="00C71DC8">
              <w:rPr>
                <w:color w:val="000000"/>
                <w:spacing w:val="-2"/>
                <w:sz w:val="18"/>
                <w:szCs w:val="18"/>
                <w:lang w:val="en-US"/>
              </w:rPr>
              <w:t>Codes\\AXIAL CODE\\Q12- Marketing Club tasks that could demonstrate value\HELP WITH STRATEGIZING\Understand the club needs, goals, and how it works</w:t>
            </w:r>
          </w:p>
        </w:tc>
        <w:tc>
          <w:tcPr>
            <w:tcW w:w="2034" w:type="dxa"/>
            <w:tcBorders>
              <w:top w:val="single" w:color="8FB6EA" w:sz="5" w:space="0"/>
              <w:bottom w:val="single" w:color="8FB6EA" w:sz="5" w:space="0"/>
            </w:tcBorders>
            <w:shd w:val="clear" w:color="auto" w:fill="FFFFFF" w:themeFill="background1"/>
            <w:tcMar/>
          </w:tcPr>
          <w:p w:rsidRPr="00CC0718" w:rsidR="00C71DC8" w:rsidP="00244814" w:rsidRDefault="00C71DC8" w14:paraId="19A5C768" w14:textId="77777777">
            <w:pPr>
              <w:rPr>
                <w:color w:val="000000"/>
                <w:spacing w:val="-2"/>
                <w:sz w:val="18"/>
              </w:rPr>
            </w:pPr>
          </w:p>
        </w:tc>
        <w:tc>
          <w:tcPr>
            <w:tcW w:w="903" w:type="dxa"/>
            <w:tcBorders>
              <w:top w:val="single" w:color="8FB6EA" w:sz="5" w:space="0"/>
              <w:bottom w:val="single" w:color="8FB6EA" w:sz="5" w:space="0"/>
            </w:tcBorders>
            <w:shd w:val="clear" w:color="auto" w:fill="FFFFFF" w:themeFill="background1"/>
            <w:tcMar/>
          </w:tcPr>
          <w:p w:rsidRPr="00CC0718" w:rsidR="00C71DC8" w:rsidP="00244814" w:rsidRDefault="00C71DC8" w14:paraId="07DFAEB6" w14:textId="77777777">
            <w:pPr>
              <w:rPr>
                <w:color w:val="000000"/>
                <w:spacing w:val="-2"/>
                <w:sz w:val="18"/>
              </w:rPr>
            </w:pPr>
            <w:r w:rsidRPr="00CC0718">
              <w:rPr>
                <w:color w:val="000000"/>
                <w:spacing w:val="-2"/>
                <w:sz w:val="18"/>
              </w:rPr>
              <w:t>No</w:t>
            </w:r>
          </w:p>
        </w:tc>
        <w:tc>
          <w:tcPr>
            <w:tcW w:w="1017" w:type="dxa"/>
            <w:tcBorders>
              <w:top w:val="single" w:color="8FB6EA" w:sz="5" w:space="0"/>
              <w:bottom w:val="single" w:color="8FB6EA" w:sz="5" w:space="0"/>
            </w:tcBorders>
            <w:shd w:val="clear" w:color="auto" w:fill="FFFFFF" w:themeFill="background1"/>
            <w:tcMar/>
          </w:tcPr>
          <w:p w:rsidRPr="00CC0718" w:rsidR="00C71DC8" w:rsidP="00244814" w:rsidRDefault="00C71DC8" w14:paraId="2B3E2BFF" w14:textId="77777777">
            <w:pPr>
              <w:rPr>
                <w:color w:val="000000"/>
                <w:spacing w:val="-2"/>
                <w:sz w:val="18"/>
              </w:rPr>
            </w:pPr>
            <w:r w:rsidRPr="00CC0718">
              <w:rPr>
                <w:color w:val="000000"/>
                <w:spacing w:val="-2"/>
                <w:sz w:val="18"/>
              </w:rPr>
              <w:t>None</w:t>
            </w:r>
          </w:p>
        </w:tc>
      </w:tr>
      <w:tr w:rsidRPr="00CC0718" w:rsidR="00C71DC8" w:rsidTr="3A33D0EC" w14:paraId="31A8068C" w14:textId="77777777">
        <w:trPr>
          <w:trHeight w:val="458" w:hRule="exact"/>
        </w:trPr>
        <w:tc>
          <w:tcPr>
            <w:tcW w:w="6763" w:type="dxa"/>
            <w:gridSpan w:val="2"/>
            <w:tcBorders>
              <w:top w:val="single" w:color="8FB6EA" w:sz="5" w:space="0"/>
              <w:bottom w:val="single" w:color="8FB6EA" w:sz="5" w:space="0"/>
            </w:tcBorders>
            <w:shd w:val="clear" w:color="auto" w:fill="FFFFFF" w:themeFill="background1"/>
            <w:tcMar/>
          </w:tcPr>
          <w:p w:rsidRPr="00CC0718" w:rsidR="00C71DC8" w:rsidP="3A33D0EC" w:rsidRDefault="00C71DC8" w14:paraId="7FFF4876" w14:textId="77777777">
            <w:pPr>
              <w:rPr>
                <w:color w:val="000000"/>
                <w:spacing w:val="-2"/>
                <w:sz w:val="18"/>
                <w:szCs w:val="18"/>
                <w:lang w:val="en-US"/>
              </w:rPr>
            </w:pPr>
            <w:r w:rsidRPr="3A33D0EC" w:rsidR="00C71DC8">
              <w:rPr>
                <w:color w:val="000000"/>
                <w:spacing w:val="-2"/>
                <w:sz w:val="18"/>
                <w:szCs w:val="18"/>
                <w:lang w:val="en-US"/>
              </w:rPr>
              <w:t xml:space="preserve">Codes\\AXIAL CODE\\Q12- Marketing Club tasks that could demonstrate value\MARKETING </w:t>
            </w:r>
            <w:r w:rsidRPr="3A33D0EC" w:rsidR="00C71DC8">
              <w:rPr>
                <w:color w:val="000000"/>
                <w:spacing w:val="-2"/>
                <w:sz w:val="18"/>
                <w:szCs w:val="18"/>
                <w:lang w:val="en-US"/>
              </w:rPr>
              <w:t>MANAGEMENT ,</w:t>
            </w:r>
            <w:r w:rsidRPr="3A33D0EC" w:rsidR="00C71DC8">
              <w:rPr>
                <w:color w:val="000000"/>
                <w:spacing w:val="-2"/>
                <w:sz w:val="18"/>
                <w:szCs w:val="18"/>
                <w:lang w:val="en-US"/>
              </w:rPr>
              <w:t xml:space="preserve"> PLANNING AND MATERIALS</w:t>
            </w:r>
          </w:p>
        </w:tc>
        <w:tc>
          <w:tcPr>
            <w:tcW w:w="2034" w:type="dxa"/>
            <w:tcBorders>
              <w:top w:val="single" w:color="8FB6EA" w:sz="5" w:space="0"/>
              <w:bottom w:val="single" w:color="8FB6EA" w:sz="5" w:space="0"/>
            </w:tcBorders>
            <w:shd w:val="clear" w:color="auto" w:fill="FFFFFF" w:themeFill="background1"/>
            <w:tcMar/>
          </w:tcPr>
          <w:p w:rsidRPr="00CC0718" w:rsidR="00C71DC8" w:rsidP="00244814" w:rsidRDefault="00C71DC8" w14:paraId="7F8BDFD5" w14:textId="77777777">
            <w:pPr>
              <w:rPr>
                <w:color w:val="000000"/>
                <w:spacing w:val="-2"/>
                <w:sz w:val="18"/>
              </w:rPr>
            </w:pPr>
          </w:p>
        </w:tc>
        <w:tc>
          <w:tcPr>
            <w:tcW w:w="903" w:type="dxa"/>
            <w:tcBorders>
              <w:top w:val="single" w:color="8FB6EA" w:sz="5" w:space="0"/>
              <w:bottom w:val="single" w:color="8FB6EA" w:sz="5" w:space="0"/>
            </w:tcBorders>
            <w:shd w:val="clear" w:color="auto" w:fill="FFFFFF" w:themeFill="background1"/>
            <w:tcMar/>
          </w:tcPr>
          <w:p w:rsidRPr="00CC0718" w:rsidR="00C71DC8" w:rsidP="00244814" w:rsidRDefault="00C71DC8" w14:paraId="3416F015" w14:textId="77777777">
            <w:pPr>
              <w:rPr>
                <w:color w:val="000000"/>
                <w:spacing w:val="-2"/>
                <w:sz w:val="18"/>
              </w:rPr>
            </w:pPr>
            <w:r w:rsidRPr="00CC0718">
              <w:rPr>
                <w:color w:val="000000"/>
                <w:spacing w:val="-2"/>
                <w:sz w:val="18"/>
              </w:rPr>
              <w:t>Yes</w:t>
            </w:r>
          </w:p>
        </w:tc>
        <w:tc>
          <w:tcPr>
            <w:tcW w:w="1017" w:type="dxa"/>
            <w:tcBorders>
              <w:top w:val="single" w:color="8FB6EA" w:sz="5" w:space="0"/>
              <w:bottom w:val="single" w:color="8FB6EA" w:sz="5" w:space="0"/>
            </w:tcBorders>
            <w:shd w:val="clear" w:color="auto" w:fill="FFFFFF" w:themeFill="background1"/>
            <w:tcMar/>
          </w:tcPr>
          <w:p w:rsidRPr="00CC0718" w:rsidR="00C71DC8" w:rsidP="00244814" w:rsidRDefault="00C71DC8" w14:paraId="6F051949" w14:textId="77777777">
            <w:pPr>
              <w:rPr>
                <w:color w:val="000000"/>
                <w:spacing w:val="-2"/>
                <w:sz w:val="18"/>
              </w:rPr>
            </w:pPr>
            <w:r w:rsidRPr="00CC0718">
              <w:rPr>
                <w:color w:val="000000"/>
                <w:spacing w:val="-2"/>
                <w:sz w:val="18"/>
              </w:rPr>
              <w:t>None</w:t>
            </w:r>
          </w:p>
        </w:tc>
      </w:tr>
      <w:tr w:rsidRPr="00CC0718" w:rsidR="00C71DC8" w:rsidTr="3A33D0EC" w14:paraId="3342DD1E" w14:textId="77777777">
        <w:trPr>
          <w:trHeight w:val="459" w:hRule="exact"/>
        </w:trPr>
        <w:tc>
          <w:tcPr>
            <w:tcW w:w="6763" w:type="dxa"/>
            <w:gridSpan w:val="2"/>
            <w:tcBorders>
              <w:top w:val="single" w:color="8FB6EA" w:sz="5" w:space="0"/>
              <w:bottom w:val="single" w:color="8FB6EA" w:sz="5" w:space="0"/>
            </w:tcBorders>
            <w:shd w:val="clear" w:color="auto" w:fill="FFFFFF" w:themeFill="background1"/>
            <w:tcMar/>
          </w:tcPr>
          <w:p w:rsidRPr="00CC0718" w:rsidR="00C71DC8" w:rsidP="3A33D0EC" w:rsidRDefault="00C71DC8" w14:paraId="160FFA76" w14:textId="77777777">
            <w:pPr>
              <w:rPr>
                <w:color w:val="000000"/>
                <w:spacing w:val="-2"/>
                <w:sz w:val="18"/>
                <w:szCs w:val="18"/>
                <w:lang w:val="en-US"/>
              </w:rPr>
            </w:pPr>
            <w:r w:rsidRPr="3A33D0EC" w:rsidR="00C71DC8">
              <w:rPr>
                <w:color w:val="000000"/>
                <w:spacing w:val="-2"/>
                <w:sz w:val="18"/>
                <w:szCs w:val="18"/>
                <w:lang w:val="en-US"/>
              </w:rPr>
              <w:t xml:space="preserve">Codes\\AXIAL CODE\\Q12- Marketing Club tasks that could demonstrate value\MARKETING </w:t>
            </w:r>
            <w:r w:rsidRPr="3A33D0EC" w:rsidR="00C71DC8">
              <w:rPr>
                <w:color w:val="000000"/>
                <w:spacing w:val="-2"/>
                <w:sz w:val="18"/>
                <w:szCs w:val="18"/>
                <w:lang w:val="en-US"/>
              </w:rPr>
              <w:t>MANAGEMENT ,</w:t>
            </w:r>
            <w:r w:rsidRPr="3A33D0EC" w:rsidR="00C71DC8">
              <w:rPr>
                <w:color w:val="000000"/>
                <w:spacing w:val="-2"/>
                <w:sz w:val="18"/>
                <w:szCs w:val="18"/>
                <w:lang w:val="en-US"/>
              </w:rPr>
              <w:t xml:space="preserve"> PLANNING AND MATERIALS\Event management</w:t>
            </w:r>
          </w:p>
        </w:tc>
        <w:tc>
          <w:tcPr>
            <w:tcW w:w="2034" w:type="dxa"/>
            <w:tcBorders>
              <w:top w:val="single" w:color="8FB6EA" w:sz="5" w:space="0"/>
              <w:bottom w:val="single" w:color="8FB6EA" w:sz="5" w:space="0"/>
            </w:tcBorders>
            <w:shd w:val="clear" w:color="auto" w:fill="FFFFFF" w:themeFill="background1"/>
            <w:tcMar/>
          </w:tcPr>
          <w:p w:rsidRPr="00CC0718" w:rsidR="00C71DC8" w:rsidP="00244814" w:rsidRDefault="00C71DC8" w14:paraId="7E082CEC" w14:textId="77777777">
            <w:pPr>
              <w:rPr>
                <w:color w:val="000000"/>
                <w:spacing w:val="-2"/>
                <w:sz w:val="18"/>
              </w:rPr>
            </w:pPr>
          </w:p>
        </w:tc>
        <w:tc>
          <w:tcPr>
            <w:tcW w:w="903" w:type="dxa"/>
            <w:tcBorders>
              <w:top w:val="single" w:color="8FB6EA" w:sz="5" w:space="0"/>
              <w:bottom w:val="single" w:color="8FB6EA" w:sz="5" w:space="0"/>
            </w:tcBorders>
            <w:shd w:val="clear" w:color="auto" w:fill="FFFFFF" w:themeFill="background1"/>
            <w:tcMar/>
          </w:tcPr>
          <w:p w:rsidRPr="00CC0718" w:rsidR="00C71DC8" w:rsidP="00244814" w:rsidRDefault="00C71DC8" w14:paraId="1AB05272" w14:textId="77777777">
            <w:pPr>
              <w:rPr>
                <w:color w:val="000000"/>
                <w:spacing w:val="-2"/>
                <w:sz w:val="18"/>
              </w:rPr>
            </w:pPr>
            <w:r w:rsidRPr="00CC0718">
              <w:rPr>
                <w:color w:val="000000"/>
                <w:spacing w:val="-2"/>
                <w:sz w:val="18"/>
              </w:rPr>
              <w:t>No</w:t>
            </w:r>
          </w:p>
        </w:tc>
        <w:tc>
          <w:tcPr>
            <w:tcW w:w="1017" w:type="dxa"/>
            <w:tcBorders>
              <w:top w:val="single" w:color="8FB6EA" w:sz="5" w:space="0"/>
              <w:bottom w:val="single" w:color="8FB6EA" w:sz="5" w:space="0"/>
            </w:tcBorders>
            <w:shd w:val="clear" w:color="auto" w:fill="FFFFFF" w:themeFill="background1"/>
            <w:tcMar/>
          </w:tcPr>
          <w:p w:rsidRPr="00CC0718" w:rsidR="00C71DC8" w:rsidP="00244814" w:rsidRDefault="00C71DC8" w14:paraId="7957AADD" w14:textId="77777777">
            <w:pPr>
              <w:rPr>
                <w:color w:val="000000"/>
                <w:spacing w:val="-2"/>
                <w:sz w:val="18"/>
              </w:rPr>
            </w:pPr>
            <w:r w:rsidRPr="00CC0718">
              <w:rPr>
                <w:color w:val="000000"/>
                <w:spacing w:val="-2"/>
                <w:sz w:val="18"/>
              </w:rPr>
              <w:t>None</w:t>
            </w:r>
          </w:p>
        </w:tc>
      </w:tr>
      <w:tr w:rsidRPr="00CC0718" w:rsidR="00C71DC8" w:rsidTr="3A33D0EC" w14:paraId="071DDD68" w14:textId="77777777">
        <w:trPr>
          <w:trHeight w:val="659" w:hRule="exact"/>
        </w:trPr>
        <w:tc>
          <w:tcPr>
            <w:tcW w:w="6763" w:type="dxa"/>
            <w:gridSpan w:val="2"/>
            <w:tcBorders>
              <w:top w:val="single" w:color="8FB6EA" w:sz="5" w:space="0"/>
              <w:bottom w:val="single" w:color="8FB6EA" w:sz="5" w:space="0"/>
            </w:tcBorders>
            <w:shd w:val="clear" w:color="auto" w:fill="FFFFFF" w:themeFill="background1"/>
            <w:tcMar/>
          </w:tcPr>
          <w:p w:rsidRPr="00CC0718" w:rsidR="00C71DC8" w:rsidP="3A33D0EC" w:rsidRDefault="00C71DC8" w14:paraId="272992E7" w14:textId="77777777">
            <w:pPr>
              <w:rPr>
                <w:color w:val="000000"/>
                <w:spacing w:val="-2"/>
                <w:sz w:val="18"/>
                <w:szCs w:val="18"/>
                <w:lang w:val="en-US"/>
              </w:rPr>
            </w:pPr>
            <w:r w:rsidRPr="3A33D0EC" w:rsidR="00C71DC8">
              <w:rPr>
                <w:color w:val="000000"/>
                <w:spacing w:val="-2"/>
                <w:sz w:val="18"/>
                <w:szCs w:val="18"/>
                <w:lang w:val="en-US"/>
              </w:rPr>
              <w:t xml:space="preserve">Codes\\AXIAL CODE\\Q12- Marketing Club tasks that could demonstrate value\MARKETING </w:t>
            </w:r>
            <w:r w:rsidRPr="3A33D0EC" w:rsidR="00C71DC8">
              <w:rPr>
                <w:color w:val="000000"/>
                <w:spacing w:val="-2"/>
                <w:sz w:val="18"/>
                <w:szCs w:val="18"/>
                <w:lang w:val="en-US"/>
              </w:rPr>
              <w:t>MANAGEMENT ,</w:t>
            </w:r>
            <w:r w:rsidRPr="3A33D0EC" w:rsidR="00C71DC8">
              <w:rPr>
                <w:color w:val="000000"/>
                <w:spacing w:val="-2"/>
                <w:sz w:val="18"/>
                <w:szCs w:val="18"/>
                <w:lang w:val="en-US"/>
              </w:rPr>
              <w:t xml:space="preserve"> PLANNING AND MATERIALS\I feel like getting more people involved and it would also help lessen the burden because we also do the operations</w:t>
            </w:r>
          </w:p>
        </w:tc>
        <w:tc>
          <w:tcPr>
            <w:tcW w:w="2034" w:type="dxa"/>
            <w:tcBorders>
              <w:top w:val="single" w:color="8FB6EA" w:sz="5" w:space="0"/>
              <w:bottom w:val="single" w:color="8FB6EA" w:sz="5" w:space="0"/>
            </w:tcBorders>
            <w:shd w:val="clear" w:color="auto" w:fill="FFFFFF" w:themeFill="background1"/>
            <w:tcMar/>
          </w:tcPr>
          <w:p w:rsidRPr="00CC0718" w:rsidR="00C71DC8" w:rsidP="00244814" w:rsidRDefault="00C71DC8" w14:paraId="00F57AF1" w14:textId="77777777">
            <w:pPr>
              <w:rPr>
                <w:color w:val="000000"/>
                <w:spacing w:val="-2"/>
                <w:sz w:val="18"/>
              </w:rPr>
            </w:pPr>
          </w:p>
        </w:tc>
        <w:tc>
          <w:tcPr>
            <w:tcW w:w="903" w:type="dxa"/>
            <w:tcBorders>
              <w:top w:val="single" w:color="8FB6EA" w:sz="5" w:space="0"/>
              <w:bottom w:val="single" w:color="8FB6EA" w:sz="5" w:space="0"/>
            </w:tcBorders>
            <w:shd w:val="clear" w:color="auto" w:fill="FFFFFF" w:themeFill="background1"/>
            <w:tcMar/>
          </w:tcPr>
          <w:p w:rsidRPr="00CC0718" w:rsidR="00C71DC8" w:rsidP="00244814" w:rsidRDefault="00C71DC8" w14:paraId="647A2CEA" w14:textId="77777777">
            <w:pPr>
              <w:rPr>
                <w:color w:val="000000"/>
                <w:spacing w:val="-2"/>
                <w:sz w:val="18"/>
              </w:rPr>
            </w:pPr>
            <w:r w:rsidRPr="00CC0718">
              <w:rPr>
                <w:color w:val="000000"/>
                <w:spacing w:val="-2"/>
                <w:sz w:val="18"/>
              </w:rPr>
              <w:t>No</w:t>
            </w:r>
          </w:p>
        </w:tc>
        <w:tc>
          <w:tcPr>
            <w:tcW w:w="1017" w:type="dxa"/>
            <w:tcBorders>
              <w:top w:val="single" w:color="8FB6EA" w:sz="5" w:space="0"/>
              <w:bottom w:val="single" w:color="8FB6EA" w:sz="5" w:space="0"/>
            </w:tcBorders>
            <w:shd w:val="clear" w:color="auto" w:fill="FFFFFF" w:themeFill="background1"/>
            <w:tcMar/>
          </w:tcPr>
          <w:p w:rsidRPr="00CC0718" w:rsidR="00C71DC8" w:rsidP="00244814" w:rsidRDefault="00C71DC8" w14:paraId="3E1A0425" w14:textId="77777777">
            <w:pPr>
              <w:rPr>
                <w:color w:val="000000"/>
                <w:spacing w:val="-2"/>
                <w:sz w:val="18"/>
              </w:rPr>
            </w:pPr>
            <w:r w:rsidRPr="00CC0718">
              <w:rPr>
                <w:color w:val="000000"/>
                <w:spacing w:val="-2"/>
                <w:sz w:val="18"/>
              </w:rPr>
              <w:t>None</w:t>
            </w:r>
          </w:p>
        </w:tc>
      </w:tr>
      <w:tr w:rsidRPr="00CC0718" w:rsidR="00C71DC8" w:rsidTr="3A33D0EC" w14:paraId="64775C83" w14:textId="77777777">
        <w:trPr>
          <w:trHeight w:val="458" w:hRule="exact"/>
        </w:trPr>
        <w:tc>
          <w:tcPr>
            <w:tcW w:w="6763" w:type="dxa"/>
            <w:gridSpan w:val="2"/>
            <w:tcBorders>
              <w:top w:val="single" w:color="8FB6EA" w:sz="5" w:space="0"/>
              <w:bottom w:val="single" w:color="8FB6EA" w:sz="5" w:space="0"/>
            </w:tcBorders>
            <w:shd w:val="clear" w:color="auto" w:fill="FFFFFF" w:themeFill="background1"/>
            <w:tcMar/>
          </w:tcPr>
          <w:p w:rsidRPr="00CC0718" w:rsidR="00C71DC8" w:rsidP="3A33D0EC" w:rsidRDefault="00C71DC8" w14:paraId="1FC389B8" w14:textId="77777777">
            <w:pPr>
              <w:rPr>
                <w:color w:val="000000"/>
                <w:spacing w:val="-2"/>
                <w:sz w:val="18"/>
                <w:szCs w:val="18"/>
                <w:lang w:val="en-US"/>
              </w:rPr>
            </w:pPr>
            <w:r w:rsidRPr="3A33D0EC" w:rsidR="00C71DC8">
              <w:rPr>
                <w:color w:val="000000"/>
                <w:spacing w:val="-2"/>
                <w:sz w:val="18"/>
                <w:szCs w:val="18"/>
                <w:lang w:val="en-US"/>
              </w:rPr>
              <w:t xml:space="preserve">Codes\\AXIAL CODE\\Q12- Marketing Club tasks that could demonstrate value\MARKETING </w:t>
            </w:r>
            <w:r w:rsidRPr="3A33D0EC" w:rsidR="00C71DC8">
              <w:rPr>
                <w:color w:val="000000"/>
                <w:spacing w:val="-2"/>
                <w:sz w:val="18"/>
                <w:szCs w:val="18"/>
                <w:lang w:val="en-US"/>
              </w:rPr>
              <w:t>MANAGEMENT ,</w:t>
            </w:r>
            <w:r w:rsidRPr="3A33D0EC" w:rsidR="00C71DC8">
              <w:rPr>
                <w:color w:val="000000"/>
                <w:spacing w:val="-2"/>
                <w:sz w:val="18"/>
                <w:szCs w:val="18"/>
                <w:lang w:val="en-US"/>
              </w:rPr>
              <w:t xml:space="preserve"> PLANNING AND MATERIALS\Marketing materials like posters</w:t>
            </w:r>
          </w:p>
        </w:tc>
        <w:tc>
          <w:tcPr>
            <w:tcW w:w="2034" w:type="dxa"/>
            <w:tcBorders>
              <w:top w:val="single" w:color="8FB6EA" w:sz="5" w:space="0"/>
              <w:bottom w:val="single" w:color="8FB6EA" w:sz="5" w:space="0"/>
            </w:tcBorders>
            <w:shd w:val="clear" w:color="auto" w:fill="FFFFFF" w:themeFill="background1"/>
            <w:tcMar/>
          </w:tcPr>
          <w:p w:rsidRPr="00CC0718" w:rsidR="00C71DC8" w:rsidP="00244814" w:rsidRDefault="00C71DC8" w14:paraId="2B870E65" w14:textId="77777777">
            <w:pPr>
              <w:rPr>
                <w:color w:val="000000"/>
                <w:spacing w:val="-2"/>
                <w:sz w:val="18"/>
              </w:rPr>
            </w:pPr>
          </w:p>
        </w:tc>
        <w:tc>
          <w:tcPr>
            <w:tcW w:w="903" w:type="dxa"/>
            <w:tcBorders>
              <w:top w:val="single" w:color="8FB6EA" w:sz="5" w:space="0"/>
              <w:bottom w:val="single" w:color="8FB6EA" w:sz="5" w:space="0"/>
            </w:tcBorders>
            <w:shd w:val="clear" w:color="auto" w:fill="FFFFFF" w:themeFill="background1"/>
            <w:tcMar/>
          </w:tcPr>
          <w:p w:rsidRPr="00CC0718" w:rsidR="00C71DC8" w:rsidP="00244814" w:rsidRDefault="00C71DC8" w14:paraId="773FF528" w14:textId="77777777">
            <w:pPr>
              <w:rPr>
                <w:color w:val="000000"/>
                <w:spacing w:val="-2"/>
                <w:sz w:val="18"/>
              </w:rPr>
            </w:pPr>
            <w:r w:rsidRPr="00CC0718">
              <w:rPr>
                <w:color w:val="000000"/>
                <w:spacing w:val="-2"/>
                <w:sz w:val="18"/>
              </w:rPr>
              <w:t>No</w:t>
            </w:r>
          </w:p>
        </w:tc>
        <w:tc>
          <w:tcPr>
            <w:tcW w:w="1017" w:type="dxa"/>
            <w:tcBorders>
              <w:top w:val="single" w:color="8FB6EA" w:sz="5" w:space="0"/>
              <w:bottom w:val="single" w:color="8FB6EA" w:sz="5" w:space="0"/>
            </w:tcBorders>
            <w:shd w:val="clear" w:color="auto" w:fill="FFFFFF" w:themeFill="background1"/>
            <w:tcMar/>
          </w:tcPr>
          <w:p w:rsidRPr="00CC0718" w:rsidR="00C71DC8" w:rsidP="00244814" w:rsidRDefault="00C71DC8" w14:paraId="6BACEFC6" w14:textId="77777777">
            <w:pPr>
              <w:rPr>
                <w:color w:val="000000"/>
                <w:spacing w:val="-2"/>
                <w:sz w:val="18"/>
              </w:rPr>
            </w:pPr>
            <w:r w:rsidRPr="00CC0718">
              <w:rPr>
                <w:color w:val="000000"/>
                <w:spacing w:val="-2"/>
                <w:sz w:val="18"/>
              </w:rPr>
              <w:t>None</w:t>
            </w:r>
          </w:p>
        </w:tc>
      </w:tr>
      <w:tr w:rsidRPr="00CC0718" w:rsidR="00C71DC8" w:rsidTr="3A33D0EC" w14:paraId="0A8C97F3" w14:textId="77777777">
        <w:trPr>
          <w:trHeight w:val="459" w:hRule="exact"/>
        </w:trPr>
        <w:tc>
          <w:tcPr>
            <w:tcW w:w="6763" w:type="dxa"/>
            <w:gridSpan w:val="2"/>
            <w:tcBorders>
              <w:top w:val="single" w:color="8FB6EA" w:sz="5" w:space="0"/>
              <w:bottom w:val="single" w:color="8FB6EA" w:sz="5" w:space="0"/>
            </w:tcBorders>
            <w:shd w:val="clear" w:color="auto" w:fill="FFFFFF" w:themeFill="background1"/>
            <w:tcMar/>
          </w:tcPr>
          <w:p w:rsidRPr="00CC0718" w:rsidR="00C71DC8" w:rsidP="3A33D0EC" w:rsidRDefault="00C71DC8" w14:paraId="522508D9" w14:textId="77777777">
            <w:pPr>
              <w:rPr>
                <w:color w:val="000000"/>
                <w:spacing w:val="-2"/>
                <w:sz w:val="18"/>
                <w:szCs w:val="18"/>
                <w:lang w:val="en-US"/>
              </w:rPr>
            </w:pPr>
            <w:r w:rsidRPr="3A33D0EC" w:rsidR="00C71DC8">
              <w:rPr>
                <w:color w:val="000000"/>
                <w:spacing w:val="-2"/>
                <w:sz w:val="18"/>
                <w:szCs w:val="18"/>
                <w:lang w:val="en-US"/>
              </w:rPr>
              <w:t xml:space="preserve">Codes\\AXIAL CODE\\Q12- Marketing Club tasks that could demonstrate value\MARKETING </w:t>
            </w:r>
            <w:r w:rsidRPr="3A33D0EC" w:rsidR="00C71DC8">
              <w:rPr>
                <w:color w:val="000000"/>
                <w:spacing w:val="-2"/>
                <w:sz w:val="18"/>
                <w:szCs w:val="18"/>
                <w:lang w:val="en-US"/>
              </w:rPr>
              <w:t>MANAGEMENT ,</w:t>
            </w:r>
            <w:r w:rsidRPr="3A33D0EC" w:rsidR="00C71DC8">
              <w:rPr>
                <w:color w:val="000000"/>
                <w:spacing w:val="-2"/>
                <w:sz w:val="18"/>
                <w:szCs w:val="18"/>
                <w:lang w:val="en-US"/>
              </w:rPr>
              <w:t xml:space="preserve"> PLANNING AND MATERIALS\Strategic social media plan</w:t>
            </w:r>
          </w:p>
        </w:tc>
        <w:tc>
          <w:tcPr>
            <w:tcW w:w="2034" w:type="dxa"/>
            <w:tcBorders>
              <w:top w:val="single" w:color="8FB6EA" w:sz="5" w:space="0"/>
              <w:bottom w:val="single" w:color="8FB6EA" w:sz="5" w:space="0"/>
            </w:tcBorders>
            <w:shd w:val="clear" w:color="auto" w:fill="FFFFFF" w:themeFill="background1"/>
            <w:tcMar/>
          </w:tcPr>
          <w:p w:rsidRPr="00CC0718" w:rsidR="00C71DC8" w:rsidP="00244814" w:rsidRDefault="00C71DC8" w14:paraId="71D13EF3" w14:textId="77777777">
            <w:pPr>
              <w:rPr>
                <w:color w:val="000000"/>
                <w:spacing w:val="-2"/>
                <w:sz w:val="18"/>
              </w:rPr>
            </w:pPr>
          </w:p>
        </w:tc>
        <w:tc>
          <w:tcPr>
            <w:tcW w:w="903" w:type="dxa"/>
            <w:tcBorders>
              <w:top w:val="single" w:color="8FB6EA" w:sz="5" w:space="0"/>
              <w:bottom w:val="single" w:color="8FB6EA" w:sz="5" w:space="0"/>
            </w:tcBorders>
            <w:shd w:val="clear" w:color="auto" w:fill="FFFFFF" w:themeFill="background1"/>
            <w:tcMar/>
          </w:tcPr>
          <w:p w:rsidRPr="00CC0718" w:rsidR="00C71DC8" w:rsidP="00244814" w:rsidRDefault="00C71DC8" w14:paraId="0368F37B" w14:textId="77777777">
            <w:pPr>
              <w:rPr>
                <w:color w:val="000000"/>
                <w:spacing w:val="-2"/>
                <w:sz w:val="18"/>
              </w:rPr>
            </w:pPr>
            <w:r w:rsidRPr="00CC0718">
              <w:rPr>
                <w:color w:val="000000"/>
                <w:spacing w:val="-2"/>
                <w:sz w:val="18"/>
              </w:rPr>
              <w:t>No</w:t>
            </w:r>
          </w:p>
        </w:tc>
        <w:tc>
          <w:tcPr>
            <w:tcW w:w="1017" w:type="dxa"/>
            <w:tcBorders>
              <w:top w:val="single" w:color="8FB6EA" w:sz="5" w:space="0"/>
              <w:bottom w:val="single" w:color="8FB6EA" w:sz="5" w:space="0"/>
            </w:tcBorders>
            <w:shd w:val="clear" w:color="auto" w:fill="FFFFFF" w:themeFill="background1"/>
            <w:tcMar/>
          </w:tcPr>
          <w:p w:rsidRPr="00CC0718" w:rsidR="00C71DC8" w:rsidP="00244814" w:rsidRDefault="00C71DC8" w14:paraId="6C516B41" w14:textId="77777777">
            <w:pPr>
              <w:rPr>
                <w:color w:val="000000"/>
                <w:spacing w:val="-2"/>
                <w:sz w:val="18"/>
              </w:rPr>
            </w:pPr>
            <w:r w:rsidRPr="00CC0718">
              <w:rPr>
                <w:color w:val="000000"/>
                <w:spacing w:val="-2"/>
                <w:sz w:val="18"/>
              </w:rPr>
              <w:t>None</w:t>
            </w:r>
          </w:p>
        </w:tc>
      </w:tr>
      <w:tr w:rsidRPr="00CC0718" w:rsidR="00C71DC8" w:rsidTr="3A33D0EC" w14:paraId="29C9B894" w14:textId="77777777">
        <w:trPr>
          <w:trHeight w:val="458" w:hRule="exact"/>
        </w:trPr>
        <w:tc>
          <w:tcPr>
            <w:tcW w:w="6763" w:type="dxa"/>
            <w:gridSpan w:val="2"/>
            <w:tcBorders>
              <w:top w:val="single" w:color="8FB6EA" w:sz="5" w:space="0"/>
              <w:bottom w:val="single" w:color="8FB6EA" w:sz="5" w:space="0"/>
            </w:tcBorders>
            <w:shd w:val="clear" w:color="auto" w:fill="FFFFFF" w:themeFill="background1"/>
            <w:tcMar/>
          </w:tcPr>
          <w:p w:rsidRPr="00CC0718" w:rsidR="00C71DC8" w:rsidP="3A33D0EC" w:rsidRDefault="00C71DC8" w14:paraId="4EADF801" w14:textId="77777777">
            <w:pPr>
              <w:rPr>
                <w:color w:val="000000"/>
                <w:spacing w:val="-2"/>
                <w:sz w:val="18"/>
                <w:szCs w:val="18"/>
                <w:lang w:val="en-US"/>
              </w:rPr>
            </w:pPr>
            <w:r w:rsidRPr="3A33D0EC" w:rsidR="00C71DC8">
              <w:rPr>
                <w:color w:val="000000"/>
                <w:spacing w:val="-2"/>
                <w:sz w:val="18"/>
                <w:szCs w:val="18"/>
                <w:lang w:val="en-US"/>
              </w:rPr>
              <w:t xml:space="preserve">Codes\\AXIAL CODE\\Q12- Marketing Club tasks that could demonstrate value\MARKETING </w:t>
            </w:r>
            <w:r w:rsidRPr="3A33D0EC" w:rsidR="00C71DC8">
              <w:rPr>
                <w:color w:val="000000"/>
                <w:spacing w:val="-2"/>
                <w:sz w:val="18"/>
                <w:szCs w:val="18"/>
                <w:lang w:val="en-US"/>
              </w:rPr>
              <w:t>MANAGEMENT ,</w:t>
            </w:r>
            <w:r w:rsidRPr="3A33D0EC" w:rsidR="00C71DC8">
              <w:rPr>
                <w:color w:val="000000"/>
                <w:spacing w:val="-2"/>
                <w:sz w:val="18"/>
                <w:szCs w:val="18"/>
                <w:lang w:val="en-US"/>
              </w:rPr>
              <w:t xml:space="preserve"> PLANNING AND MATERIALS\tasks</w:t>
            </w:r>
          </w:p>
        </w:tc>
        <w:tc>
          <w:tcPr>
            <w:tcW w:w="2034" w:type="dxa"/>
            <w:tcBorders>
              <w:top w:val="single" w:color="8FB6EA" w:sz="5" w:space="0"/>
              <w:bottom w:val="single" w:color="8FB6EA" w:sz="5" w:space="0"/>
            </w:tcBorders>
            <w:shd w:val="clear" w:color="auto" w:fill="FFFFFF" w:themeFill="background1"/>
            <w:tcMar/>
          </w:tcPr>
          <w:p w:rsidRPr="00CC0718" w:rsidR="00C71DC8" w:rsidP="00244814" w:rsidRDefault="00C71DC8" w14:paraId="03101715" w14:textId="77777777">
            <w:pPr>
              <w:rPr>
                <w:color w:val="000000"/>
                <w:spacing w:val="-2"/>
                <w:sz w:val="18"/>
              </w:rPr>
            </w:pPr>
          </w:p>
        </w:tc>
        <w:tc>
          <w:tcPr>
            <w:tcW w:w="903" w:type="dxa"/>
            <w:tcBorders>
              <w:top w:val="single" w:color="8FB6EA" w:sz="5" w:space="0"/>
              <w:bottom w:val="single" w:color="8FB6EA" w:sz="5" w:space="0"/>
            </w:tcBorders>
            <w:shd w:val="clear" w:color="auto" w:fill="FFFFFF" w:themeFill="background1"/>
            <w:tcMar/>
          </w:tcPr>
          <w:p w:rsidRPr="00CC0718" w:rsidR="00C71DC8" w:rsidP="00244814" w:rsidRDefault="00C71DC8" w14:paraId="1B523681" w14:textId="77777777">
            <w:pPr>
              <w:rPr>
                <w:color w:val="000000"/>
                <w:spacing w:val="-2"/>
                <w:sz w:val="18"/>
              </w:rPr>
            </w:pPr>
            <w:r w:rsidRPr="00CC0718">
              <w:rPr>
                <w:color w:val="000000"/>
                <w:spacing w:val="-2"/>
                <w:sz w:val="18"/>
              </w:rPr>
              <w:t>No</w:t>
            </w:r>
          </w:p>
        </w:tc>
        <w:tc>
          <w:tcPr>
            <w:tcW w:w="1017" w:type="dxa"/>
            <w:tcBorders>
              <w:top w:val="single" w:color="8FB6EA" w:sz="5" w:space="0"/>
              <w:bottom w:val="single" w:color="8FB6EA" w:sz="5" w:space="0"/>
            </w:tcBorders>
            <w:shd w:val="clear" w:color="auto" w:fill="FFFFFF" w:themeFill="background1"/>
            <w:tcMar/>
          </w:tcPr>
          <w:p w:rsidRPr="00CC0718" w:rsidR="00C71DC8" w:rsidP="00244814" w:rsidRDefault="00C71DC8" w14:paraId="3C01BD58" w14:textId="77777777">
            <w:pPr>
              <w:rPr>
                <w:color w:val="000000"/>
                <w:spacing w:val="-2"/>
                <w:sz w:val="18"/>
              </w:rPr>
            </w:pPr>
            <w:r w:rsidRPr="00CC0718">
              <w:rPr>
                <w:color w:val="000000"/>
                <w:spacing w:val="-2"/>
                <w:sz w:val="18"/>
              </w:rPr>
              <w:t>None</w:t>
            </w:r>
          </w:p>
        </w:tc>
      </w:tr>
      <w:tr w:rsidRPr="00CC0718" w:rsidR="00C71DC8" w:rsidTr="3A33D0EC" w14:paraId="0ADAA271" w14:textId="77777777">
        <w:trPr>
          <w:trHeight w:val="459" w:hRule="exact"/>
        </w:trPr>
        <w:tc>
          <w:tcPr>
            <w:tcW w:w="6763" w:type="dxa"/>
            <w:gridSpan w:val="2"/>
            <w:tcBorders>
              <w:top w:val="single" w:color="8FB6EA" w:sz="5" w:space="0"/>
              <w:bottom w:val="single" w:color="8FB6EA" w:sz="5" w:space="0"/>
            </w:tcBorders>
            <w:shd w:val="clear" w:color="auto" w:fill="FFFFFF" w:themeFill="background1"/>
            <w:tcMar/>
          </w:tcPr>
          <w:p w:rsidRPr="00CC0718" w:rsidR="00C71DC8" w:rsidP="3A33D0EC" w:rsidRDefault="00C71DC8" w14:paraId="3ABAD6EA" w14:textId="77777777">
            <w:pPr>
              <w:rPr>
                <w:color w:val="000000"/>
                <w:spacing w:val="-2"/>
                <w:sz w:val="18"/>
                <w:szCs w:val="18"/>
                <w:lang w:val="en-US"/>
              </w:rPr>
            </w:pPr>
            <w:r w:rsidRPr="3A33D0EC" w:rsidR="00C71DC8">
              <w:rPr>
                <w:color w:val="000000"/>
                <w:spacing w:val="-2"/>
                <w:sz w:val="18"/>
                <w:szCs w:val="18"/>
                <w:lang w:val="en-US"/>
              </w:rPr>
              <w:t>Codes\\AXIAL CODE\\Q12- Marketing Club tasks that could demonstrate value\OFFER SERVICE AT FLEXIBLE BUDGET</w:t>
            </w:r>
          </w:p>
        </w:tc>
        <w:tc>
          <w:tcPr>
            <w:tcW w:w="2034" w:type="dxa"/>
            <w:tcBorders>
              <w:top w:val="single" w:color="8FB6EA" w:sz="5" w:space="0"/>
              <w:bottom w:val="single" w:color="8FB6EA" w:sz="5" w:space="0"/>
            </w:tcBorders>
            <w:shd w:val="clear" w:color="auto" w:fill="FFFFFF" w:themeFill="background1"/>
            <w:tcMar/>
          </w:tcPr>
          <w:p w:rsidRPr="00CC0718" w:rsidR="00C71DC8" w:rsidP="00244814" w:rsidRDefault="00C71DC8" w14:paraId="2CD39DFC" w14:textId="77777777">
            <w:pPr>
              <w:rPr>
                <w:color w:val="000000"/>
                <w:spacing w:val="-2"/>
                <w:sz w:val="18"/>
              </w:rPr>
            </w:pPr>
          </w:p>
        </w:tc>
        <w:tc>
          <w:tcPr>
            <w:tcW w:w="903" w:type="dxa"/>
            <w:tcBorders>
              <w:top w:val="single" w:color="8FB6EA" w:sz="5" w:space="0"/>
              <w:bottom w:val="single" w:color="8FB6EA" w:sz="5" w:space="0"/>
            </w:tcBorders>
            <w:shd w:val="clear" w:color="auto" w:fill="FFFFFF" w:themeFill="background1"/>
            <w:tcMar/>
          </w:tcPr>
          <w:p w:rsidRPr="00CC0718" w:rsidR="00C71DC8" w:rsidP="00244814" w:rsidRDefault="00C71DC8" w14:paraId="4D609141" w14:textId="77777777">
            <w:pPr>
              <w:rPr>
                <w:color w:val="000000"/>
                <w:spacing w:val="-2"/>
                <w:sz w:val="18"/>
              </w:rPr>
            </w:pPr>
            <w:r w:rsidRPr="00CC0718">
              <w:rPr>
                <w:color w:val="000000"/>
                <w:spacing w:val="-2"/>
                <w:sz w:val="18"/>
              </w:rPr>
              <w:t>Yes</w:t>
            </w:r>
          </w:p>
        </w:tc>
        <w:tc>
          <w:tcPr>
            <w:tcW w:w="1017" w:type="dxa"/>
            <w:tcBorders>
              <w:top w:val="single" w:color="8FB6EA" w:sz="5" w:space="0"/>
              <w:bottom w:val="single" w:color="8FB6EA" w:sz="5" w:space="0"/>
            </w:tcBorders>
            <w:shd w:val="clear" w:color="auto" w:fill="FFFFFF" w:themeFill="background1"/>
            <w:tcMar/>
          </w:tcPr>
          <w:p w:rsidRPr="00CC0718" w:rsidR="00C71DC8" w:rsidP="00244814" w:rsidRDefault="00C71DC8" w14:paraId="0CB15A1C" w14:textId="77777777">
            <w:pPr>
              <w:rPr>
                <w:color w:val="000000"/>
                <w:spacing w:val="-2"/>
                <w:sz w:val="18"/>
              </w:rPr>
            </w:pPr>
            <w:r w:rsidRPr="00CC0718">
              <w:rPr>
                <w:color w:val="000000"/>
                <w:spacing w:val="-2"/>
                <w:sz w:val="18"/>
              </w:rPr>
              <w:t>None</w:t>
            </w:r>
          </w:p>
        </w:tc>
      </w:tr>
      <w:tr w:rsidRPr="00CC0718" w:rsidR="00C71DC8" w:rsidTr="3A33D0EC" w14:paraId="652B2052" w14:textId="77777777">
        <w:trPr>
          <w:trHeight w:val="458" w:hRule="exact"/>
        </w:trPr>
        <w:tc>
          <w:tcPr>
            <w:tcW w:w="6763" w:type="dxa"/>
            <w:gridSpan w:val="2"/>
            <w:tcBorders>
              <w:top w:val="single" w:color="8FB6EA" w:sz="5" w:space="0"/>
              <w:bottom w:val="single" w:color="8FB6EA" w:sz="5" w:space="0"/>
            </w:tcBorders>
            <w:shd w:val="clear" w:color="auto" w:fill="FFFFFF" w:themeFill="background1"/>
            <w:tcMar/>
          </w:tcPr>
          <w:p w:rsidRPr="00CC0718" w:rsidR="00C71DC8" w:rsidP="3A33D0EC" w:rsidRDefault="00C71DC8" w14:paraId="00967A5C" w14:textId="77777777">
            <w:pPr>
              <w:rPr>
                <w:color w:val="000000"/>
                <w:spacing w:val="-2"/>
                <w:sz w:val="18"/>
                <w:szCs w:val="18"/>
                <w:lang w:val="en-US"/>
              </w:rPr>
            </w:pPr>
            <w:r w:rsidRPr="3A33D0EC" w:rsidR="00C71DC8">
              <w:rPr>
                <w:color w:val="000000"/>
                <w:spacing w:val="-2"/>
                <w:sz w:val="18"/>
                <w:szCs w:val="18"/>
                <w:lang w:val="en-US"/>
              </w:rPr>
              <w:t>Codes\\AXIAL CODE\\Q12- Marketing Club tasks that could demonstrate value\OFFER SERVICE AT FLEXIBLE BUDGET\Flexible Service Options Based on Budget Constraints</w:t>
            </w:r>
          </w:p>
        </w:tc>
        <w:tc>
          <w:tcPr>
            <w:tcW w:w="2034" w:type="dxa"/>
            <w:tcBorders>
              <w:top w:val="single" w:color="8FB6EA" w:sz="5" w:space="0"/>
              <w:bottom w:val="single" w:color="8FB6EA" w:sz="5" w:space="0"/>
            </w:tcBorders>
            <w:shd w:val="clear" w:color="auto" w:fill="FFFFFF" w:themeFill="background1"/>
            <w:tcMar/>
          </w:tcPr>
          <w:p w:rsidRPr="00CC0718" w:rsidR="00C71DC8" w:rsidP="00244814" w:rsidRDefault="00C71DC8" w14:paraId="27E0BC78" w14:textId="77777777">
            <w:pPr>
              <w:rPr>
                <w:color w:val="000000"/>
                <w:spacing w:val="-2"/>
                <w:sz w:val="18"/>
              </w:rPr>
            </w:pPr>
          </w:p>
        </w:tc>
        <w:tc>
          <w:tcPr>
            <w:tcW w:w="903" w:type="dxa"/>
            <w:tcBorders>
              <w:top w:val="single" w:color="8FB6EA" w:sz="5" w:space="0"/>
              <w:bottom w:val="single" w:color="8FB6EA" w:sz="5" w:space="0"/>
            </w:tcBorders>
            <w:shd w:val="clear" w:color="auto" w:fill="FFFFFF" w:themeFill="background1"/>
            <w:tcMar/>
          </w:tcPr>
          <w:p w:rsidRPr="00CC0718" w:rsidR="00C71DC8" w:rsidP="00244814" w:rsidRDefault="00C71DC8" w14:paraId="73AAFF0A" w14:textId="77777777">
            <w:pPr>
              <w:rPr>
                <w:color w:val="000000"/>
                <w:spacing w:val="-2"/>
                <w:sz w:val="18"/>
              </w:rPr>
            </w:pPr>
            <w:r w:rsidRPr="00CC0718">
              <w:rPr>
                <w:color w:val="000000"/>
                <w:spacing w:val="-2"/>
                <w:sz w:val="18"/>
              </w:rPr>
              <w:t>No</w:t>
            </w:r>
          </w:p>
        </w:tc>
        <w:tc>
          <w:tcPr>
            <w:tcW w:w="1017" w:type="dxa"/>
            <w:tcBorders>
              <w:top w:val="single" w:color="8FB6EA" w:sz="5" w:space="0"/>
              <w:bottom w:val="single" w:color="8FB6EA" w:sz="5" w:space="0"/>
            </w:tcBorders>
            <w:shd w:val="clear" w:color="auto" w:fill="FFFFFF" w:themeFill="background1"/>
            <w:tcMar/>
          </w:tcPr>
          <w:p w:rsidRPr="00CC0718" w:rsidR="00C71DC8" w:rsidP="00244814" w:rsidRDefault="00C71DC8" w14:paraId="020717DD" w14:textId="77777777">
            <w:pPr>
              <w:rPr>
                <w:color w:val="000000"/>
                <w:spacing w:val="-2"/>
                <w:sz w:val="18"/>
              </w:rPr>
            </w:pPr>
            <w:r w:rsidRPr="00CC0718">
              <w:rPr>
                <w:color w:val="000000"/>
                <w:spacing w:val="-2"/>
                <w:sz w:val="18"/>
              </w:rPr>
              <w:t>None</w:t>
            </w:r>
          </w:p>
        </w:tc>
      </w:tr>
      <w:tr w:rsidRPr="00CC0718" w:rsidR="00C71DC8" w:rsidTr="3A33D0EC" w14:paraId="2CF26550" w14:textId="77777777">
        <w:trPr>
          <w:trHeight w:val="459" w:hRule="exact"/>
        </w:trPr>
        <w:tc>
          <w:tcPr>
            <w:tcW w:w="6763" w:type="dxa"/>
            <w:gridSpan w:val="2"/>
            <w:tcBorders>
              <w:top w:val="single" w:color="8FB6EA" w:sz="5" w:space="0"/>
              <w:bottom w:val="single" w:color="8FB6EA" w:sz="5" w:space="0"/>
            </w:tcBorders>
            <w:shd w:val="clear" w:color="auto" w:fill="FFFFFF" w:themeFill="background1"/>
            <w:tcMar/>
          </w:tcPr>
          <w:p w:rsidRPr="00CC0718" w:rsidR="00C71DC8" w:rsidP="3A33D0EC" w:rsidRDefault="00C71DC8" w14:paraId="4283DBFB" w14:textId="77777777">
            <w:pPr>
              <w:rPr>
                <w:color w:val="000000"/>
                <w:spacing w:val="-2"/>
                <w:sz w:val="18"/>
                <w:szCs w:val="18"/>
                <w:lang w:val="en-US"/>
              </w:rPr>
            </w:pPr>
            <w:r w:rsidRPr="3A33D0EC" w:rsidR="00C71DC8">
              <w:rPr>
                <w:color w:val="000000"/>
                <w:spacing w:val="-2"/>
                <w:sz w:val="18"/>
                <w:szCs w:val="18"/>
                <w:lang w:val="en-US"/>
              </w:rPr>
              <w:t>Codes\\AXIAL CODE\\Q12- Marketing Club tasks that could demonstrate value\OFFER SERVICE AT FLEXIBLE BUDGET\if it is Free of value</w:t>
            </w:r>
          </w:p>
        </w:tc>
        <w:tc>
          <w:tcPr>
            <w:tcW w:w="2034" w:type="dxa"/>
            <w:tcBorders>
              <w:top w:val="single" w:color="8FB6EA" w:sz="5" w:space="0"/>
              <w:bottom w:val="single" w:color="8FB6EA" w:sz="5" w:space="0"/>
            </w:tcBorders>
            <w:shd w:val="clear" w:color="auto" w:fill="FFFFFF" w:themeFill="background1"/>
            <w:tcMar/>
          </w:tcPr>
          <w:p w:rsidRPr="00CC0718" w:rsidR="00C71DC8" w:rsidP="00244814" w:rsidRDefault="00C71DC8" w14:paraId="579B1622" w14:textId="77777777">
            <w:pPr>
              <w:rPr>
                <w:color w:val="000000"/>
                <w:spacing w:val="-2"/>
                <w:sz w:val="18"/>
              </w:rPr>
            </w:pPr>
          </w:p>
        </w:tc>
        <w:tc>
          <w:tcPr>
            <w:tcW w:w="903" w:type="dxa"/>
            <w:tcBorders>
              <w:top w:val="single" w:color="8FB6EA" w:sz="5" w:space="0"/>
              <w:bottom w:val="single" w:color="8FB6EA" w:sz="5" w:space="0"/>
            </w:tcBorders>
            <w:shd w:val="clear" w:color="auto" w:fill="FFFFFF" w:themeFill="background1"/>
            <w:tcMar/>
          </w:tcPr>
          <w:p w:rsidRPr="00CC0718" w:rsidR="00C71DC8" w:rsidP="00244814" w:rsidRDefault="00C71DC8" w14:paraId="73ACEA0B" w14:textId="77777777">
            <w:pPr>
              <w:rPr>
                <w:color w:val="000000"/>
                <w:spacing w:val="-2"/>
                <w:sz w:val="18"/>
              </w:rPr>
            </w:pPr>
            <w:r w:rsidRPr="00CC0718">
              <w:rPr>
                <w:color w:val="000000"/>
                <w:spacing w:val="-2"/>
                <w:sz w:val="18"/>
              </w:rPr>
              <w:t>No</w:t>
            </w:r>
          </w:p>
        </w:tc>
        <w:tc>
          <w:tcPr>
            <w:tcW w:w="1017" w:type="dxa"/>
            <w:tcBorders>
              <w:top w:val="single" w:color="8FB6EA" w:sz="5" w:space="0"/>
              <w:bottom w:val="single" w:color="8FB6EA" w:sz="5" w:space="0"/>
            </w:tcBorders>
            <w:shd w:val="clear" w:color="auto" w:fill="FFFFFF" w:themeFill="background1"/>
            <w:tcMar/>
          </w:tcPr>
          <w:p w:rsidRPr="00CC0718" w:rsidR="00C71DC8" w:rsidP="00244814" w:rsidRDefault="00C71DC8" w14:paraId="4B9BA414" w14:textId="77777777">
            <w:pPr>
              <w:rPr>
                <w:color w:val="000000"/>
                <w:spacing w:val="-2"/>
                <w:sz w:val="18"/>
              </w:rPr>
            </w:pPr>
            <w:r w:rsidRPr="00CC0718">
              <w:rPr>
                <w:color w:val="000000"/>
                <w:spacing w:val="-2"/>
                <w:sz w:val="18"/>
              </w:rPr>
              <w:t>None</w:t>
            </w:r>
          </w:p>
        </w:tc>
      </w:tr>
      <w:tr w:rsidRPr="00CC0718" w:rsidR="00C71DC8" w:rsidTr="3A33D0EC" w14:paraId="1BB99CCF" w14:textId="77777777">
        <w:trPr>
          <w:trHeight w:val="444" w:hRule="exact"/>
        </w:trPr>
        <w:tc>
          <w:tcPr>
            <w:tcW w:w="6763" w:type="dxa"/>
            <w:gridSpan w:val="2"/>
            <w:tcBorders>
              <w:top w:val="single" w:color="8FB6EA" w:sz="5" w:space="0"/>
              <w:bottom w:val="single" w:color="8FB6EA" w:sz="5" w:space="0"/>
            </w:tcBorders>
            <w:shd w:val="clear" w:color="auto" w:fill="FFFFFF" w:themeFill="background1"/>
            <w:tcMar/>
          </w:tcPr>
          <w:p w:rsidRPr="00CC0718" w:rsidR="00C71DC8" w:rsidP="3A33D0EC" w:rsidRDefault="00C71DC8" w14:paraId="6A2583EE" w14:textId="77777777">
            <w:pPr>
              <w:rPr>
                <w:color w:val="000000"/>
                <w:spacing w:val="-2"/>
                <w:sz w:val="18"/>
                <w:szCs w:val="18"/>
                <w:lang w:val="en-US"/>
              </w:rPr>
            </w:pPr>
            <w:r w:rsidRPr="3A33D0EC" w:rsidR="00C71DC8">
              <w:rPr>
                <w:color w:val="000000"/>
                <w:spacing w:val="-2"/>
                <w:sz w:val="18"/>
                <w:szCs w:val="18"/>
                <w:lang w:val="en-US"/>
              </w:rPr>
              <w:t>Codes\\AXIAL CODE\\Q12- Marketing Club tasks that could demonstrate value\OFFER SERVICE AT FLEXIBLE BUDGET\Transparent Service Pricing and Budget Alignment</w:t>
            </w:r>
          </w:p>
        </w:tc>
        <w:tc>
          <w:tcPr>
            <w:tcW w:w="2034" w:type="dxa"/>
            <w:tcBorders>
              <w:top w:val="single" w:color="8FB6EA" w:sz="5" w:space="0"/>
              <w:bottom w:val="single" w:color="8FB6EA" w:sz="5" w:space="0"/>
            </w:tcBorders>
            <w:shd w:val="clear" w:color="auto" w:fill="FFFFFF" w:themeFill="background1"/>
            <w:tcMar/>
          </w:tcPr>
          <w:p w:rsidRPr="00CC0718" w:rsidR="00C71DC8" w:rsidP="00244814" w:rsidRDefault="00C71DC8" w14:paraId="3C432172" w14:textId="77777777">
            <w:pPr>
              <w:rPr>
                <w:color w:val="000000"/>
                <w:spacing w:val="-2"/>
                <w:sz w:val="18"/>
              </w:rPr>
            </w:pPr>
          </w:p>
        </w:tc>
        <w:tc>
          <w:tcPr>
            <w:tcW w:w="903" w:type="dxa"/>
            <w:tcBorders>
              <w:top w:val="single" w:color="8FB6EA" w:sz="5" w:space="0"/>
              <w:bottom w:val="single" w:color="8FB6EA" w:sz="5" w:space="0"/>
            </w:tcBorders>
            <w:shd w:val="clear" w:color="auto" w:fill="FFFFFF" w:themeFill="background1"/>
            <w:tcMar/>
          </w:tcPr>
          <w:p w:rsidRPr="00CC0718" w:rsidR="00C71DC8" w:rsidP="00244814" w:rsidRDefault="00C71DC8" w14:paraId="7666E009" w14:textId="77777777">
            <w:pPr>
              <w:rPr>
                <w:color w:val="000000"/>
                <w:spacing w:val="-2"/>
                <w:sz w:val="18"/>
              </w:rPr>
            </w:pPr>
            <w:r w:rsidRPr="00CC0718">
              <w:rPr>
                <w:color w:val="000000"/>
                <w:spacing w:val="-2"/>
                <w:sz w:val="18"/>
              </w:rPr>
              <w:t>No</w:t>
            </w:r>
          </w:p>
        </w:tc>
        <w:tc>
          <w:tcPr>
            <w:tcW w:w="1017" w:type="dxa"/>
            <w:tcBorders>
              <w:top w:val="single" w:color="8FB6EA" w:sz="5" w:space="0"/>
              <w:bottom w:val="single" w:color="8FB6EA" w:sz="5" w:space="0"/>
            </w:tcBorders>
            <w:shd w:val="clear" w:color="auto" w:fill="FFFFFF" w:themeFill="background1"/>
            <w:tcMar/>
          </w:tcPr>
          <w:p w:rsidRPr="00CC0718" w:rsidR="00C71DC8" w:rsidP="00244814" w:rsidRDefault="00C71DC8" w14:paraId="63ADC05D" w14:textId="77777777">
            <w:pPr>
              <w:rPr>
                <w:color w:val="000000"/>
                <w:spacing w:val="-2"/>
                <w:sz w:val="18"/>
              </w:rPr>
            </w:pPr>
            <w:r w:rsidRPr="00CC0718">
              <w:rPr>
                <w:color w:val="000000"/>
                <w:spacing w:val="-2"/>
                <w:sz w:val="18"/>
              </w:rPr>
              <w:t>None</w:t>
            </w:r>
          </w:p>
        </w:tc>
      </w:tr>
      <w:tr w:rsidRPr="00CC0718" w:rsidR="00C71DC8" w:rsidTr="3A33D0EC" w14:paraId="5A34C62D" w14:textId="77777777">
        <w:trPr>
          <w:trHeight w:val="459" w:hRule="exact"/>
        </w:trPr>
        <w:tc>
          <w:tcPr>
            <w:tcW w:w="6763" w:type="dxa"/>
            <w:gridSpan w:val="2"/>
            <w:tcBorders>
              <w:top w:val="single" w:color="8FB6EA" w:sz="5" w:space="0"/>
              <w:bottom w:val="single" w:color="8FB6EA" w:sz="5" w:space="0"/>
            </w:tcBorders>
            <w:shd w:val="clear" w:color="auto" w:fill="FFFFFF" w:themeFill="background1"/>
            <w:tcMar/>
          </w:tcPr>
          <w:p w:rsidRPr="00CC0718" w:rsidR="00C71DC8" w:rsidP="3A33D0EC" w:rsidRDefault="00C71DC8" w14:paraId="3AC16FB1" w14:textId="77777777">
            <w:pPr>
              <w:rPr>
                <w:color w:val="000000"/>
                <w:spacing w:val="-2"/>
                <w:sz w:val="18"/>
                <w:szCs w:val="18"/>
                <w:lang w:val="en-US"/>
              </w:rPr>
            </w:pPr>
            <w:r w:rsidRPr="3A33D0EC" w:rsidR="00C71DC8">
              <w:rPr>
                <w:color w:val="000000"/>
                <w:spacing w:val="-2"/>
                <w:sz w:val="18"/>
                <w:szCs w:val="18"/>
                <w:lang w:val="en-US"/>
              </w:rPr>
              <w:t>Codes\\AXIAL CODE\\Q12- Marketing Club tasks that could demonstrate value\ONGOING RELATIONSHIP AND CONTINUITY</w:t>
            </w:r>
          </w:p>
        </w:tc>
        <w:tc>
          <w:tcPr>
            <w:tcW w:w="2034" w:type="dxa"/>
            <w:tcBorders>
              <w:top w:val="single" w:color="8FB6EA" w:sz="5" w:space="0"/>
              <w:bottom w:val="single" w:color="8FB6EA" w:sz="5" w:space="0"/>
            </w:tcBorders>
            <w:shd w:val="clear" w:color="auto" w:fill="FFFFFF" w:themeFill="background1"/>
            <w:tcMar/>
          </w:tcPr>
          <w:p w:rsidRPr="00CC0718" w:rsidR="00C71DC8" w:rsidP="00244814" w:rsidRDefault="00C71DC8" w14:paraId="29E69F83" w14:textId="77777777">
            <w:pPr>
              <w:rPr>
                <w:color w:val="000000"/>
                <w:spacing w:val="-2"/>
                <w:sz w:val="18"/>
              </w:rPr>
            </w:pPr>
          </w:p>
        </w:tc>
        <w:tc>
          <w:tcPr>
            <w:tcW w:w="903" w:type="dxa"/>
            <w:tcBorders>
              <w:top w:val="single" w:color="8FB6EA" w:sz="5" w:space="0"/>
              <w:bottom w:val="single" w:color="8FB6EA" w:sz="5" w:space="0"/>
            </w:tcBorders>
            <w:shd w:val="clear" w:color="auto" w:fill="FFFFFF" w:themeFill="background1"/>
            <w:tcMar/>
          </w:tcPr>
          <w:p w:rsidRPr="00CC0718" w:rsidR="00C71DC8" w:rsidP="00244814" w:rsidRDefault="00C71DC8" w14:paraId="0F821FA3" w14:textId="77777777">
            <w:pPr>
              <w:rPr>
                <w:color w:val="000000"/>
                <w:spacing w:val="-2"/>
                <w:sz w:val="18"/>
              </w:rPr>
            </w:pPr>
            <w:r w:rsidRPr="00CC0718">
              <w:rPr>
                <w:color w:val="000000"/>
                <w:spacing w:val="-2"/>
                <w:sz w:val="18"/>
              </w:rPr>
              <w:t>Yes</w:t>
            </w:r>
          </w:p>
        </w:tc>
        <w:tc>
          <w:tcPr>
            <w:tcW w:w="1017" w:type="dxa"/>
            <w:tcBorders>
              <w:top w:val="single" w:color="8FB6EA" w:sz="5" w:space="0"/>
              <w:bottom w:val="single" w:color="8FB6EA" w:sz="5" w:space="0"/>
            </w:tcBorders>
            <w:shd w:val="clear" w:color="auto" w:fill="FFFFFF" w:themeFill="background1"/>
            <w:tcMar/>
          </w:tcPr>
          <w:p w:rsidRPr="00CC0718" w:rsidR="00C71DC8" w:rsidP="00244814" w:rsidRDefault="00C71DC8" w14:paraId="0E0468CA" w14:textId="77777777">
            <w:pPr>
              <w:rPr>
                <w:color w:val="000000"/>
                <w:spacing w:val="-2"/>
                <w:sz w:val="18"/>
              </w:rPr>
            </w:pPr>
            <w:r w:rsidRPr="00CC0718">
              <w:rPr>
                <w:color w:val="000000"/>
                <w:spacing w:val="-2"/>
                <w:sz w:val="18"/>
              </w:rPr>
              <w:t>None</w:t>
            </w:r>
          </w:p>
        </w:tc>
      </w:tr>
      <w:tr w:rsidRPr="00CC0718" w:rsidR="00C71DC8" w:rsidTr="3A33D0EC" w14:paraId="23B89F09" w14:textId="77777777">
        <w:trPr>
          <w:trHeight w:val="458" w:hRule="exact"/>
        </w:trPr>
        <w:tc>
          <w:tcPr>
            <w:tcW w:w="6763" w:type="dxa"/>
            <w:gridSpan w:val="2"/>
            <w:tcBorders>
              <w:top w:val="single" w:color="8FB6EA" w:sz="5" w:space="0"/>
              <w:bottom w:val="single" w:color="8FB6EA" w:sz="5" w:space="0"/>
            </w:tcBorders>
            <w:shd w:val="clear" w:color="auto" w:fill="FFFFFF" w:themeFill="background1"/>
            <w:tcMar/>
          </w:tcPr>
          <w:p w:rsidRPr="00CC0718" w:rsidR="00C71DC8" w:rsidP="3A33D0EC" w:rsidRDefault="00C71DC8" w14:paraId="35A3A06A" w14:textId="77777777">
            <w:pPr>
              <w:rPr>
                <w:color w:val="000000"/>
                <w:spacing w:val="-2"/>
                <w:sz w:val="18"/>
                <w:szCs w:val="18"/>
                <w:lang w:val="en-US"/>
              </w:rPr>
            </w:pPr>
            <w:r w:rsidRPr="3A33D0EC" w:rsidR="00C71DC8">
              <w:rPr>
                <w:color w:val="000000"/>
                <w:spacing w:val="-2"/>
                <w:sz w:val="18"/>
                <w:szCs w:val="18"/>
                <w:lang w:val="en-US"/>
              </w:rPr>
              <w:t>Codes\\AXIAL CODE\\Q12- Marketing Club tasks that could demonstrate value\REACH MORE AUDIENCE</w:t>
            </w:r>
          </w:p>
        </w:tc>
        <w:tc>
          <w:tcPr>
            <w:tcW w:w="2034" w:type="dxa"/>
            <w:tcBorders>
              <w:top w:val="single" w:color="8FB6EA" w:sz="5" w:space="0"/>
              <w:bottom w:val="single" w:color="8FB6EA" w:sz="5" w:space="0"/>
            </w:tcBorders>
            <w:shd w:val="clear" w:color="auto" w:fill="FFFFFF" w:themeFill="background1"/>
            <w:tcMar/>
          </w:tcPr>
          <w:p w:rsidRPr="00CC0718" w:rsidR="00C71DC8" w:rsidP="00244814" w:rsidRDefault="00C71DC8" w14:paraId="614DC3D8" w14:textId="77777777">
            <w:pPr>
              <w:rPr>
                <w:color w:val="000000"/>
                <w:spacing w:val="-2"/>
                <w:sz w:val="18"/>
              </w:rPr>
            </w:pPr>
          </w:p>
        </w:tc>
        <w:tc>
          <w:tcPr>
            <w:tcW w:w="903" w:type="dxa"/>
            <w:tcBorders>
              <w:top w:val="single" w:color="8FB6EA" w:sz="5" w:space="0"/>
              <w:bottom w:val="single" w:color="8FB6EA" w:sz="5" w:space="0"/>
            </w:tcBorders>
            <w:shd w:val="clear" w:color="auto" w:fill="FFFFFF" w:themeFill="background1"/>
            <w:tcMar/>
          </w:tcPr>
          <w:p w:rsidRPr="00CC0718" w:rsidR="00C71DC8" w:rsidP="00244814" w:rsidRDefault="00C71DC8" w14:paraId="7F5F1E4A" w14:textId="77777777">
            <w:pPr>
              <w:rPr>
                <w:color w:val="000000"/>
                <w:spacing w:val="-2"/>
                <w:sz w:val="18"/>
              </w:rPr>
            </w:pPr>
            <w:r w:rsidRPr="00CC0718">
              <w:rPr>
                <w:color w:val="000000"/>
                <w:spacing w:val="-2"/>
                <w:sz w:val="18"/>
              </w:rPr>
              <w:t>Yes</w:t>
            </w:r>
          </w:p>
        </w:tc>
        <w:tc>
          <w:tcPr>
            <w:tcW w:w="1017" w:type="dxa"/>
            <w:tcBorders>
              <w:top w:val="single" w:color="8FB6EA" w:sz="5" w:space="0"/>
              <w:bottom w:val="single" w:color="8FB6EA" w:sz="5" w:space="0"/>
            </w:tcBorders>
            <w:shd w:val="clear" w:color="auto" w:fill="FFFFFF" w:themeFill="background1"/>
            <w:tcMar/>
          </w:tcPr>
          <w:p w:rsidRPr="00CC0718" w:rsidR="00C71DC8" w:rsidP="00244814" w:rsidRDefault="00C71DC8" w14:paraId="7F1A0181" w14:textId="77777777">
            <w:pPr>
              <w:rPr>
                <w:color w:val="000000"/>
                <w:spacing w:val="-2"/>
                <w:sz w:val="18"/>
              </w:rPr>
            </w:pPr>
            <w:r w:rsidRPr="00CC0718">
              <w:rPr>
                <w:color w:val="000000"/>
                <w:spacing w:val="-2"/>
                <w:sz w:val="18"/>
              </w:rPr>
              <w:t>None</w:t>
            </w:r>
          </w:p>
        </w:tc>
      </w:tr>
      <w:tr w:rsidRPr="00CC0718" w:rsidR="00C71DC8" w:rsidTr="3A33D0EC" w14:paraId="1BD5D6DF" w14:textId="77777777">
        <w:trPr>
          <w:trHeight w:val="459" w:hRule="exact"/>
        </w:trPr>
        <w:tc>
          <w:tcPr>
            <w:tcW w:w="6763" w:type="dxa"/>
            <w:gridSpan w:val="2"/>
            <w:tcBorders>
              <w:top w:val="single" w:color="8FB6EA" w:sz="5" w:space="0"/>
              <w:bottom w:val="single" w:color="8FB6EA" w:sz="5" w:space="0"/>
            </w:tcBorders>
            <w:shd w:val="clear" w:color="auto" w:fill="FFFFFF" w:themeFill="background1"/>
            <w:tcMar/>
          </w:tcPr>
          <w:p w:rsidRPr="00CC0718" w:rsidR="00C71DC8" w:rsidP="3A33D0EC" w:rsidRDefault="00C71DC8" w14:paraId="7CB9E8C5" w14:textId="77777777">
            <w:pPr>
              <w:rPr>
                <w:color w:val="000000"/>
                <w:spacing w:val="-2"/>
                <w:sz w:val="18"/>
                <w:szCs w:val="18"/>
                <w:lang w:val="en-US"/>
              </w:rPr>
            </w:pPr>
            <w:r w:rsidRPr="3A33D0EC" w:rsidR="00C71DC8">
              <w:rPr>
                <w:color w:val="000000"/>
                <w:spacing w:val="-2"/>
                <w:sz w:val="18"/>
                <w:szCs w:val="18"/>
                <w:lang w:val="en-US"/>
              </w:rPr>
              <w:t>Codes\\AXIAL CODE\\Q12- Marketing Club tasks that could demonstrate value\REACH MORE AUDIENCE\Help us reach target audience</w:t>
            </w:r>
          </w:p>
        </w:tc>
        <w:tc>
          <w:tcPr>
            <w:tcW w:w="2034" w:type="dxa"/>
            <w:tcBorders>
              <w:top w:val="single" w:color="8FB6EA" w:sz="5" w:space="0"/>
              <w:bottom w:val="single" w:color="8FB6EA" w:sz="5" w:space="0"/>
            </w:tcBorders>
            <w:shd w:val="clear" w:color="auto" w:fill="FFFFFF" w:themeFill="background1"/>
            <w:tcMar/>
          </w:tcPr>
          <w:p w:rsidRPr="00CC0718" w:rsidR="00C71DC8" w:rsidP="00244814" w:rsidRDefault="00C71DC8" w14:paraId="0323B8DE" w14:textId="77777777">
            <w:pPr>
              <w:rPr>
                <w:color w:val="000000"/>
                <w:spacing w:val="-2"/>
                <w:sz w:val="18"/>
              </w:rPr>
            </w:pPr>
          </w:p>
        </w:tc>
        <w:tc>
          <w:tcPr>
            <w:tcW w:w="903" w:type="dxa"/>
            <w:tcBorders>
              <w:top w:val="single" w:color="8FB6EA" w:sz="5" w:space="0"/>
              <w:bottom w:val="single" w:color="8FB6EA" w:sz="5" w:space="0"/>
            </w:tcBorders>
            <w:shd w:val="clear" w:color="auto" w:fill="FFFFFF" w:themeFill="background1"/>
            <w:tcMar/>
          </w:tcPr>
          <w:p w:rsidRPr="00CC0718" w:rsidR="00C71DC8" w:rsidP="00244814" w:rsidRDefault="00C71DC8" w14:paraId="0C77D453" w14:textId="77777777">
            <w:pPr>
              <w:rPr>
                <w:color w:val="000000"/>
                <w:spacing w:val="-2"/>
                <w:sz w:val="18"/>
              </w:rPr>
            </w:pPr>
            <w:r w:rsidRPr="00CC0718">
              <w:rPr>
                <w:color w:val="000000"/>
                <w:spacing w:val="-2"/>
                <w:sz w:val="18"/>
              </w:rPr>
              <w:t>No</w:t>
            </w:r>
          </w:p>
        </w:tc>
        <w:tc>
          <w:tcPr>
            <w:tcW w:w="1017" w:type="dxa"/>
            <w:tcBorders>
              <w:top w:val="single" w:color="8FB6EA" w:sz="5" w:space="0"/>
              <w:bottom w:val="single" w:color="8FB6EA" w:sz="5" w:space="0"/>
            </w:tcBorders>
            <w:shd w:val="clear" w:color="auto" w:fill="FFFFFF" w:themeFill="background1"/>
            <w:tcMar/>
          </w:tcPr>
          <w:p w:rsidRPr="00CC0718" w:rsidR="00C71DC8" w:rsidP="00244814" w:rsidRDefault="00C71DC8" w14:paraId="6C19260E" w14:textId="77777777">
            <w:pPr>
              <w:rPr>
                <w:color w:val="000000"/>
                <w:spacing w:val="-2"/>
                <w:sz w:val="18"/>
              </w:rPr>
            </w:pPr>
            <w:r w:rsidRPr="00CC0718">
              <w:rPr>
                <w:color w:val="000000"/>
                <w:spacing w:val="-2"/>
                <w:sz w:val="18"/>
              </w:rPr>
              <w:t>None</w:t>
            </w:r>
          </w:p>
        </w:tc>
      </w:tr>
      <w:tr w:rsidRPr="00CC0718" w:rsidR="00C71DC8" w:rsidTr="3A33D0EC" w14:paraId="7B8516DF" w14:textId="77777777">
        <w:trPr>
          <w:trHeight w:val="458" w:hRule="exact"/>
        </w:trPr>
        <w:tc>
          <w:tcPr>
            <w:tcW w:w="6763" w:type="dxa"/>
            <w:gridSpan w:val="2"/>
            <w:tcBorders>
              <w:top w:val="single" w:color="8FB6EA" w:sz="5" w:space="0"/>
              <w:bottom w:val="single" w:color="8FB6EA" w:sz="5" w:space="0"/>
            </w:tcBorders>
            <w:shd w:val="clear" w:color="auto" w:fill="FFFFFF" w:themeFill="background1"/>
            <w:tcMar/>
          </w:tcPr>
          <w:p w:rsidRPr="00CC0718" w:rsidR="00C71DC8" w:rsidP="3A33D0EC" w:rsidRDefault="00C71DC8" w14:paraId="75A0F3DD" w14:textId="77777777">
            <w:pPr>
              <w:rPr>
                <w:color w:val="000000"/>
                <w:spacing w:val="-2"/>
                <w:sz w:val="18"/>
                <w:szCs w:val="18"/>
                <w:lang w:val="en-US"/>
              </w:rPr>
            </w:pPr>
            <w:r w:rsidRPr="3A33D0EC" w:rsidR="00C71DC8">
              <w:rPr>
                <w:color w:val="000000"/>
                <w:spacing w:val="-2"/>
                <w:sz w:val="18"/>
                <w:szCs w:val="18"/>
                <w:lang w:val="en-US"/>
              </w:rPr>
              <w:t xml:space="preserve">Codes\\AXIAL CODE\\Q12- Marketing Club tasks that could demonstrate value\REACH MORE AUDIENCE\I feel like that would </w:t>
            </w:r>
            <w:r w:rsidRPr="3A33D0EC" w:rsidR="00C71DC8">
              <w:rPr>
                <w:color w:val="000000"/>
                <w:spacing w:val="-2"/>
                <w:sz w:val="18"/>
                <w:szCs w:val="18"/>
                <w:lang w:val="en-US"/>
              </w:rPr>
              <w:t>actually help</w:t>
            </w:r>
            <w:r w:rsidRPr="3A33D0EC" w:rsidR="00C71DC8">
              <w:rPr>
                <w:color w:val="000000"/>
                <w:spacing w:val="-2"/>
                <w:sz w:val="18"/>
                <w:szCs w:val="18"/>
                <w:lang w:val="en-US"/>
              </w:rPr>
              <w:t xml:space="preserve"> reach out to more people</w:t>
            </w:r>
          </w:p>
        </w:tc>
        <w:tc>
          <w:tcPr>
            <w:tcW w:w="2034" w:type="dxa"/>
            <w:tcBorders>
              <w:top w:val="single" w:color="8FB6EA" w:sz="5" w:space="0"/>
              <w:bottom w:val="single" w:color="8FB6EA" w:sz="5" w:space="0"/>
            </w:tcBorders>
            <w:shd w:val="clear" w:color="auto" w:fill="FFFFFF" w:themeFill="background1"/>
            <w:tcMar/>
          </w:tcPr>
          <w:p w:rsidRPr="00CC0718" w:rsidR="00C71DC8" w:rsidP="00244814" w:rsidRDefault="00C71DC8" w14:paraId="3AB850BC" w14:textId="77777777">
            <w:pPr>
              <w:rPr>
                <w:color w:val="000000"/>
                <w:spacing w:val="-2"/>
                <w:sz w:val="18"/>
              </w:rPr>
            </w:pPr>
          </w:p>
        </w:tc>
        <w:tc>
          <w:tcPr>
            <w:tcW w:w="903" w:type="dxa"/>
            <w:tcBorders>
              <w:top w:val="single" w:color="8FB6EA" w:sz="5" w:space="0"/>
              <w:bottom w:val="single" w:color="8FB6EA" w:sz="5" w:space="0"/>
            </w:tcBorders>
            <w:shd w:val="clear" w:color="auto" w:fill="FFFFFF" w:themeFill="background1"/>
            <w:tcMar/>
          </w:tcPr>
          <w:p w:rsidRPr="00CC0718" w:rsidR="00C71DC8" w:rsidP="00244814" w:rsidRDefault="00C71DC8" w14:paraId="4BFE01E8" w14:textId="77777777">
            <w:pPr>
              <w:rPr>
                <w:color w:val="000000"/>
                <w:spacing w:val="-2"/>
                <w:sz w:val="18"/>
              </w:rPr>
            </w:pPr>
            <w:r w:rsidRPr="00CC0718">
              <w:rPr>
                <w:color w:val="000000"/>
                <w:spacing w:val="-2"/>
                <w:sz w:val="18"/>
              </w:rPr>
              <w:t>No</w:t>
            </w:r>
          </w:p>
        </w:tc>
        <w:tc>
          <w:tcPr>
            <w:tcW w:w="1017" w:type="dxa"/>
            <w:tcBorders>
              <w:top w:val="single" w:color="8FB6EA" w:sz="5" w:space="0"/>
              <w:bottom w:val="single" w:color="8FB6EA" w:sz="5" w:space="0"/>
            </w:tcBorders>
            <w:shd w:val="clear" w:color="auto" w:fill="FFFFFF" w:themeFill="background1"/>
            <w:tcMar/>
          </w:tcPr>
          <w:p w:rsidRPr="00CC0718" w:rsidR="00C71DC8" w:rsidP="00244814" w:rsidRDefault="00C71DC8" w14:paraId="6A9BF14D" w14:textId="77777777">
            <w:pPr>
              <w:rPr>
                <w:color w:val="000000"/>
                <w:spacing w:val="-2"/>
                <w:sz w:val="18"/>
              </w:rPr>
            </w:pPr>
            <w:r w:rsidRPr="00CC0718">
              <w:rPr>
                <w:color w:val="000000"/>
                <w:spacing w:val="-2"/>
                <w:sz w:val="18"/>
              </w:rPr>
              <w:t>None</w:t>
            </w:r>
          </w:p>
        </w:tc>
      </w:tr>
      <w:tr w:rsidRPr="00CC0718" w:rsidR="00C71DC8" w:rsidTr="3A33D0EC" w14:paraId="00946A0B" w14:textId="77777777">
        <w:trPr>
          <w:trHeight w:val="459" w:hRule="exact"/>
        </w:trPr>
        <w:tc>
          <w:tcPr>
            <w:tcW w:w="6763" w:type="dxa"/>
            <w:gridSpan w:val="2"/>
            <w:tcBorders>
              <w:top w:val="single" w:color="8FB6EA" w:sz="5" w:space="0"/>
              <w:bottom w:val="single" w:color="8FB6EA" w:sz="5" w:space="0"/>
            </w:tcBorders>
            <w:shd w:val="clear" w:color="auto" w:fill="FFFFFF" w:themeFill="background1"/>
            <w:tcMar/>
          </w:tcPr>
          <w:p w:rsidRPr="00CC0718" w:rsidR="00C71DC8" w:rsidP="3A33D0EC" w:rsidRDefault="00C71DC8" w14:paraId="3BCB6B8A" w14:textId="77777777">
            <w:pPr>
              <w:rPr>
                <w:color w:val="000000"/>
                <w:spacing w:val="-2"/>
                <w:sz w:val="18"/>
                <w:szCs w:val="18"/>
                <w:lang w:val="en-US"/>
              </w:rPr>
            </w:pPr>
            <w:r w:rsidRPr="3A33D0EC" w:rsidR="00C71DC8">
              <w:rPr>
                <w:color w:val="000000"/>
                <w:spacing w:val="-2"/>
                <w:sz w:val="18"/>
                <w:szCs w:val="18"/>
                <w:lang w:val="en-US"/>
              </w:rPr>
              <w:t>Codes\\AXIAL CODE\\Q12- Marketing Club tasks that could demonstrate value\REACH MORE AUDIENCE\Increase people count exponentially</w:t>
            </w:r>
          </w:p>
        </w:tc>
        <w:tc>
          <w:tcPr>
            <w:tcW w:w="2034" w:type="dxa"/>
            <w:tcBorders>
              <w:top w:val="single" w:color="8FB6EA" w:sz="5" w:space="0"/>
              <w:bottom w:val="single" w:color="8FB6EA" w:sz="5" w:space="0"/>
            </w:tcBorders>
            <w:shd w:val="clear" w:color="auto" w:fill="FFFFFF" w:themeFill="background1"/>
            <w:tcMar/>
          </w:tcPr>
          <w:p w:rsidRPr="00CC0718" w:rsidR="00C71DC8" w:rsidP="00244814" w:rsidRDefault="00C71DC8" w14:paraId="05E950A6" w14:textId="77777777">
            <w:pPr>
              <w:rPr>
                <w:color w:val="000000"/>
                <w:spacing w:val="-2"/>
                <w:sz w:val="18"/>
              </w:rPr>
            </w:pPr>
          </w:p>
        </w:tc>
        <w:tc>
          <w:tcPr>
            <w:tcW w:w="903" w:type="dxa"/>
            <w:tcBorders>
              <w:top w:val="single" w:color="8FB6EA" w:sz="5" w:space="0"/>
              <w:bottom w:val="single" w:color="8FB6EA" w:sz="5" w:space="0"/>
            </w:tcBorders>
            <w:shd w:val="clear" w:color="auto" w:fill="FFFFFF" w:themeFill="background1"/>
            <w:tcMar/>
          </w:tcPr>
          <w:p w:rsidRPr="00CC0718" w:rsidR="00C71DC8" w:rsidP="00244814" w:rsidRDefault="00C71DC8" w14:paraId="62C796AB" w14:textId="77777777">
            <w:pPr>
              <w:rPr>
                <w:color w:val="000000"/>
                <w:spacing w:val="-2"/>
                <w:sz w:val="18"/>
              </w:rPr>
            </w:pPr>
            <w:r w:rsidRPr="00CC0718">
              <w:rPr>
                <w:color w:val="000000"/>
                <w:spacing w:val="-2"/>
                <w:sz w:val="18"/>
              </w:rPr>
              <w:t>No</w:t>
            </w:r>
          </w:p>
        </w:tc>
        <w:tc>
          <w:tcPr>
            <w:tcW w:w="1017" w:type="dxa"/>
            <w:tcBorders>
              <w:top w:val="single" w:color="8FB6EA" w:sz="5" w:space="0"/>
              <w:bottom w:val="single" w:color="8FB6EA" w:sz="5" w:space="0"/>
            </w:tcBorders>
            <w:shd w:val="clear" w:color="auto" w:fill="FFFFFF" w:themeFill="background1"/>
            <w:tcMar/>
          </w:tcPr>
          <w:p w:rsidRPr="00CC0718" w:rsidR="00C71DC8" w:rsidP="00244814" w:rsidRDefault="00C71DC8" w14:paraId="1DEBF7F6" w14:textId="77777777">
            <w:pPr>
              <w:rPr>
                <w:color w:val="000000"/>
                <w:spacing w:val="-2"/>
                <w:sz w:val="18"/>
              </w:rPr>
            </w:pPr>
            <w:r w:rsidRPr="00CC0718">
              <w:rPr>
                <w:color w:val="000000"/>
                <w:spacing w:val="-2"/>
                <w:sz w:val="18"/>
              </w:rPr>
              <w:t>None</w:t>
            </w:r>
          </w:p>
        </w:tc>
      </w:tr>
      <w:tr w:rsidRPr="00CC0718" w:rsidR="00C71DC8" w:rsidTr="3A33D0EC" w14:paraId="2D434368" w14:textId="77777777">
        <w:trPr>
          <w:trHeight w:val="415" w:hRule="exact"/>
        </w:trPr>
        <w:tc>
          <w:tcPr>
            <w:tcW w:w="10717" w:type="dxa"/>
            <w:gridSpan w:val="5"/>
            <w:tcBorders>
              <w:top w:val="single" w:color="8FB6EA" w:sz="5" w:space="0"/>
            </w:tcBorders>
            <w:tcMar/>
          </w:tcPr>
          <w:p w:rsidRPr="00CC0718" w:rsidR="00C71DC8" w:rsidP="00244814" w:rsidRDefault="00C71DC8" w14:paraId="58B4DB05" w14:textId="77777777"/>
        </w:tc>
      </w:tr>
      <w:tr w:rsidRPr="00CC0718" w:rsidR="00C71DC8" w:rsidTr="3A33D0EC" w14:paraId="1439688B" w14:textId="77777777">
        <w:trPr>
          <w:trHeight w:val="459" w:hRule="exact"/>
        </w:trPr>
        <w:tc>
          <w:tcPr>
            <w:tcW w:w="5359" w:type="dxa"/>
            <w:shd w:val="clear" w:color="auto" w:fill="FFFFFF" w:themeFill="background1"/>
            <w:tcMar/>
          </w:tcPr>
          <w:p w:rsidRPr="00CC0718" w:rsidR="00C71DC8" w:rsidP="00244814" w:rsidRDefault="00C71DC8" w14:paraId="087DC400" w14:textId="77777777">
            <w:pPr>
              <w:jc w:val="right"/>
              <w:rPr>
                <w:color w:val="000066"/>
                <w:spacing w:val="-2"/>
                <w:sz w:val="16"/>
              </w:rPr>
            </w:pPr>
            <w:r w:rsidRPr="00CC0718">
              <w:rPr>
                <w:color w:val="000066"/>
                <w:spacing w:val="-2"/>
                <w:sz w:val="16"/>
              </w:rPr>
              <w:t>Formatted Reports\\Coding Structure Formatted Report</w:t>
            </w:r>
          </w:p>
        </w:tc>
        <w:tc>
          <w:tcPr>
            <w:tcW w:w="5358" w:type="dxa"/>
            <w:gridSpan w:val="4"/>
            <w:shd w:val="clear" w:color="auto" w:fill="FFFFFF" w:themeFill="background1"/>
            <w:tcMar/>
          </w:tcPr>
          <w:p w:rsidRPr="00CC0718" w:rsidR="00C71DC8" w:rsidP="00244814" w:rsidRDefault="00C71DC8" w14:paraId="5BD4F7F5" w14:textId="77777777">
            <w:pPr>
              <w:jc w:val="right"/>
              <w:rPr>
                <w:color w:val="000066"/>
                <w:spacing w:val="-2"/>
                <w:sz w:val="16"/>
              </w:rPr>
            </w:pPr>
            <w:r w:rsidRPr="00CC0718">
              <w:rPr>
                <w:color w:val="000066"/>
                <w:spacing w:val="-2"/>
                <w:sz w:val="16"/>
              </w:rPr>
              <w:t>Page 3 of 17</w:t>
            </w:r>
          </w:p>
        </w:tc>
      </w:tr>
      <w:tr w:rsidRPr="00CC0718" w:rsidR="00C71DC8" w:rsidTr="3A33D0EC" w14:paraId="4D4FFD97" w14:textId="77777777">
        <w:trPr>
          <w:trHeight w:val="444" w:hRule="exact"/>
        </w:trPr>
        <w:tc>
          <w:tcPr>
            <w:tcW w:w="10717" w:type="dxa"/>
            <w:gridSpan w:val="5"/>
            <w:shd w:val="clear" w:color="auto" w:fill="FFFFFF" w:themeFill="background1"/>
            <w:tcMar/>
            <w:vAlign w:val="center"/>
          </w:tcPr>
          <w:p w:rsidRPr="00CC0718" w:rsidR="00C71DC8" w:rsidP="00244814" w:rsidRDefault="00C71DC8" w14:paraId="796C5D9B" w14:textId="77777777">
            <w:pPr>
              <w:jc w:val="right"/>
              <w:rPr>
                <w:color w:val="000066"/>
                <w:spacing w:val="-2"/>
                <w:sz w:val="16"/>
              </w:rPr>
            </w:pPr>
            <w:r w:rsidRPr="00CC0718">
              <w:rPr>
                <w:color w:val="000066"/>
                <w:spacing w:val="-2"/>
                <w:sz w:val="16"/>
              </w:rPr>
              <w:t>11/13/2024 3:45 PM</w:t>
            </w:r>
          </w:p>
        </w:tc>
      </w:tr>
      <w:tr w:rsidRPr="00CC0718" w:rsidR="00C71DC8" w:rsidTr="3A33D0EC" w14:paraId="017EC3AD" w14:textId="77777777">
        <w:trPr>
          <w:trHeight w:val="673" w:hRule="exact"/>
        </w:trPr>
        <w:tc>
          <w:tcPr>
            <w:tcW w:w="6763" w:type="dxa"/>
            <w:gridSpan w:val="2"/>
            <w:shd w:val="clear" w:color="auto" w:fill="8FB6EA"/>
            <w:tcMar/>
          </w:tcPr>
          <w:p w:rsidRPr="00CC0718" w:rsidR="00C71DC8" w:rsidP="00244814" w:rsidRDefault="00C71DC8" w14:paraId="10C0747B" w14:textId="77777777">
            <w:pPr>
              <w:rPr>
                <w:b/>
                <w:color w:val="000066"/>
                <w:spacing w:val="-2"/>
                <w:sz w:val="18"/>
              </w:rPr>
            </w:pPr>
            <w:r w:rsidRPr="00CC0718">
              <w:rPr>
                <w:b/>
                <w:color w:val="000066"/>
                <w:spacing w:val="-2"/>
                <w:sz w:val="18"/>
              </w:rPr>
              <w:t>Hierarchical Name</w:t>
            </w:r>
          </w:p>
        </w:tc>
        <w:tc>
          <w:tcPr>
            <w:tcW w:w="2034" w:type="dxa"/>
            <w:shd w:val="clear" w:color="auto" w:fill="8FB6EA"/>
            <w:tcMar/>
          </w:tcPr>
          <w:p w:rsidRPr="00CC0718" w:rsidR="00C71DC8" w:rsidP="00244814" w:rsidRDefault="00C71DC8" w14:paraId="4241585E" w14:textId="77777777">
            <w:pPr>
              <w:rPr>
                <w:b/>
                <w:color w:val="000066"/>
                <w:spacing w:val="-2"/>
                <w:sz w:val="18"/>
              </w:rPr>
            </w:pPr>
            <w:r w:rsidRPr="00CC0718">
              <w:rPr>
                <w:b/>
                <w:color w:val="000066"/>
                <w:spacing w:val="-2"/>
                <w:sz w:val="18"/>
              </w:rPr>
              <w:t>Nickname</w:t>
            </w:r>
          </w:p>
        </w:tc>
        <w:tc>
          <w:tcPr>
            <w:tcW w:w="903" w:type="dxa"/>
            <w:shd w:val="clear" w:color="auto" w:fill="8FB6EA"/>
            <w:tcMar/>
          </w:tcPr>
          <w:p w:rsidRPr="00CC0718" w:rsidR="00C71DC8" w:rsidP="00244814" w:rsidRDefault="00C71DC8" w14:paraId="5FE7E523" w14:textId="77777777">
            <w:pPr>
              <w:rPr>
                <w:b/>
                <w:color w:val="000066"/>
                <w:spacing w:val="-2"/>
                <w:sz w:val="18"/>
              </w:rPr>
            </w:pPr>
            <w:r w:rsidRPr="00CC0718">
              <w:rPr>
                <w:b/>
                <w:color w:val="000066"/>
                <w:spacing w:val="-2"/>
                <w:sz w:val="18"/>
              </w:rPr>
              <w:t>Aggregate</w:t>
            </w:r>
          </w:p>
        </w:tc>
        <w:tc>
          <w:tcPr>
            <w:tcW w:w="1017" w:type="dxa"/>
            <w:shd w:val="clear" w:color="auto" w:fill="8FB6EA"/>
            <w:tcMar/>
          </w:tcPr>
          <w:p w:rsidRPr="00CC0718" w:rsidR="00C71DC8" w:rsidP="00244814" w:rsidRDefault="00C71DC8" w14:paraId="5E4E6B7F" w14:textId="77777777">
            <w:pPr>
              <w:rPr>
                <w:b/>
                <w:color w:val="000066"/>
                <w:spacing w:val="-2"/>
                <w:sz w:val="18"/>
              </w:rPr>
            </w:pPr>
            <w:r w:rsidRPr="00CC0718">
              <w:rPr>
                <w:b/>
                <w:color w:val="000066"/>
                <w:spacing w:val="-2"/>
                <w:sz w:val="18"/>
              </w:rPr>
              <w:t>User Assigned Color</w:t>
            </w:r>
          </w:p>
        </w:tc>
      </w:tr>
      <w:tr w:rsidRPr="00CC0718" w:rsidR="00C71DC8" w:rsidTr="3A33D0EC" w14:paraId="0FD1C63A" w14:textId="77777777">
        <w:trPr>
          <w:trHeight w:val="459" w:hRule="exact"/>
        </w:trPr>
        <w:tc>
          <w:tcPr>
            <w:tcW w:w="6763" w:type="dxa"/>
            <w:gridSpan w:val="2"/>
            <w:tcBorders>
              <w:bottom w:val="single" w:color="8FB6EA" w:sz="5" w:space="0"/>
            </w:tcBorders>
            <w:shd w:val="clear" w:color="auto" w:fill="FFFFFF" w:themeFill="background1"/>
            <w:tcMar/>
          </w:tcPr>
          <w:p w:rsidRPr="00CC0718" w:rsidR="00C71DC8" w:rsidP="3A33D0EC" w:rsidRDefault="00C71DC8" w14:paraId="772583D5" w14:textId="77777777">
            <w:pPr>
              <w:rPr>
                <w:color w:val="000000"/>
                <w:spacing w:val="-2"/>
                <w:sz w:val="18"/>
                <w:szCs w:val="18"/>
                <w:lang w:val="en-US"/>
              </w:rPr>
            </w:pPr>
            <w:r w:rsidRPr="3A33D0EC" w:rsidR="00C71DC8">
              <w:rPr>
                <w:color w:val="000000"/>
                <w:spacing w:val="-2"/>
                <w:sz w:val="18"/>
                <w:szCs w:val="18"/>
                <w:lang w:val="en-US"/>
              </w:rPr>
              <w:t>Codes\\AXIAL CODE\\Q12- Marketing Club tasks that could demonstrate value\REACH MORE AUDIENCE\Raise Awareness for Clubs</w:t>
            </w:r>
          </w:p>
        </w:tc>
        <w:tc>
          <w:tcPr>
            <w:tcW w:w="2034" w:type="dxa"/>
            <w:tcBorders>
              <w:bottom w:val="single" w:color="8FB6EA" w:sz="5" w:space="0"/>
            </w:tcBorders>
            <w:shd w:val="clear" w:color="auto" w:fill="FFFFFF" w:themeFill="background1"/>
            <w:tcMar/>
          </w:tcPr>
          <w:p w:rsidRPr="00CC0718" w:rsidR="00C71DC8" w:rsidP="00244814" w:rsidRDefault="00C71DC8" w14:paraId="753F873A" w14:textId="77777777">
            <w:pPr>
              <w:rPr>
                <w:color w:val="000000"/>
                <w:spacing w:val="-2"/>
                <w:sz w:val="18"/>
              </w:rPr>
            </w:pPr>
          </w:p>
        </w:tc>
        <w:tc>
          <w:tcPr>
            <w:tcW w:w="903" w:type="dxa"/>
            <w:tcBorders>
              <w:bottom w:val="single" w:color="8FB6EA" w:sz="5" w:space="0"/>
            </w:tcBorders>
            <w:shd w:val="clear" w:color="auto" w:fill="FFFFFF" w:themeFill="background1"/>
            <w:tcMar/>
          </w:tcPr>
          <w:p w:rsidRPr="00CC0718" w:rsidR="00C71DC8" w:rsidP="00244814" w:rsidRDefault="00C71DC8" w14:paraId="2133A340" w14:textId="77777777">
            <w:pPr>
              <w:rPr>
                <w:color w:val="000000"/>
                <w:spacing w:val="-2"/>
                <w:sz w:val="18"/>
              </w:rPr>
            </w:pPr>
            <w:r w:rsidRPr="00CC0718">
              <w:rPr>
                <w:color w:val="000000"/>
                <w:spacing w:val="-2"/>
                <w:sz w:val="18"/>
              </w:rPr>
              <w:t>Yes</w:t>
            </w:r>
          </w:p>
        </w:tc>
        <w:tc>
          <w:tcPr>
            <w:tcW w:w="1017" w:type="dxa"/>
            <w:tcBorders>
              <w:bottom w:val="single" w:color="8FB6EA" w:sz="5" w:space="0"/>
            </w:tcBorders>
            <w:shd w:val="clear" w:color="auto" w:fill="FFFFFF" w:themeFill="background1"/>
            <w:tcMar/>
          </w:tcPr>
          <w:p w:rsidRPr="00CC0718" w:rsidR="00C71DC8" w:rsidP="00244814" w:rsidRDefault="00C71DC8" w14:paraId="550A865F" w14:textId="77777777">
            <w:pPr>
              <w:rPr>
                <w:color w:val="000000"/>
                <w:spacing w:val="-2"/>
                <w:sz w:val="18"/>
              </w:rPr>
            </w:pPr>
            <w:r w:rsidRPr="00CC0718">
              <w:rPr>
                <w:color w:val="000000"/>
                <w:spacing w:val="-2"/>
                <w:sz w:val="18"/>
              </w:rPr>
              <w:t>None</w:t>
            </w:r>
          </w:p>
        </w:tc>
      </w:tr>
      <w:tr w:rsidRPr="00CC0718" w:rsidR="00C71DC8" w:rsidTr="3A33D0EC" w14:paraId="6FE95CFC" w14:textId="77777777">
        <w:trPr>
          <w:trHeight w:val="329" w:hRule="exact"/>
        </w:trPr>
        <w:tc>
          <w:tcPr>
            <w:tcW w:w="6763" w:type="dxa"/>
            <w:gridSpan w:val="2"/>
            <w:tcBorders>
              <w:top w:val="single" w:color="8FB6EA" w:sz="5" w:space="0"/>
              <w:bottom w:val="single" w:color="8FB6EA" w:sz="5" w:space="0"/>
            </w:tcBorders>
            <w:shd w:val="clear" w:color="auto" w:fill="FFFFFF" w:themeFill="background1"/>
            <w:tcMar/>
          </w:tcPr>
          <w:p w:rsidRPr="00CC0718" w:rsidR="00C71DC8" w:rsidP="00244814" w:rsidRDefault="00C71DC8" w14:paraId="7DAE5F21" w14:textId="77777777">
            <w:pPr>
              <w:rPr>
                <w:color w:val="000000"/>
                <w:spacing w:val="-2"/>
                <w:sz w:val="18"/>
              </w:rPr>
            </w:pPr>
            <w:r w:rsidRPr="00CC0718">
              <w:rPr>
                <w:color w:val="000000"/>
                <w:spacing w:val="-2"/>
                <w:sz w:val="18"/>
              </w:rPr>
              <w:t>Codes\\AXIAL CODE\\Q13- Willingness to pay for the service</w:t>
            </w:r>
          </w:p>
        </w:tc>
        <w:tc>
          <w:tcPr>
            <w:tcW w:w="2034" w:type="dxa"/>
            <w:tcBorders>
              <w:top w:val="single" w:color="8FB6EA" w:sz="5" w:space="0"/>
              <w:bottom w:val="single" w:color="8FB6EA" w:sz="5" w:space="0"/>
            </w:tcBorders>
            <w:shd w:val="clear" w:color="auto" w:fill="FFFFFF" w:themeFill="background1"/>
            <w:tcMar/>
          </w:tcPr>
          <w:p w:rsidRPr="00CC0718" w:rsidR="00C71DC8" w:rsidP="00244814" w:rsidRDefault="00C71DC8" w14:paraId="258480CE" w14:textId="77777777">
            <w:pPr>
              <w:rPr>
                <w:color w:val="000000"/>
                <w:spacing w:val="-2"/>
                <w:sz w:val="18"/>
              </w:rPr>
            </w:pPr>
          </w:p>
        </w:tc>
        <w:tc>
          <w:tcPr>
            <w:tcW w:w="903" w:type="dxa"/>
            <w:tcBorders>
              <w:top w:val="single" w:color="8FB6EA" w:sz="5" w:space="0"/>
              <w:bottom w:val="single" w:color="8FB6EA" w:sz="5" w:space="0"/>
            </w:tcBorders>
            <w:shd w:val="clear" w:color="auto" w:fill="FFFFFF" w:themeFill="background1"/>
            <w:tcMar/>
          </w:tcPr>
          <w:p w:rsidRPr="00CC0718" w:rsidR="00C71DC8" w:rsidP="00244814" w:rsidRDefault="00C71DC8" w14:paraId="674E366D" w14:textId="77777777">
            <w:pPr>
              <w:rPr>
                <w:color w:val="000000"/>
                <w:spacing w:val="-2"/>
                <w:sz w:val="18"/>
              </w:rPr>
            </w:pPr>
            <w:r w:rsidRPr="00CC0718">
              <w:rPr>
                <w:color w:val="000000"/>
                <w:spacing w:val="-2"/>
                <w:sz w:val="18"/>
              </w:rPr>
              <w:t>Yes</w:t>
            </w:r>
          </w:p>
        </w:tc>
        <w:tc>
          <w:tcPr>
            <w:tcW w:w="1017" w:type="dxa"/>
            <w:tcBorders>
              <w:top w:val="single" w:color="8FB6EA" w:sz="5" w:space="0"/>
              <w:bottom w:val="single" w:color="8FB6EA" w:sz="5" w:space="0"/>
            </w:tcBorders>
            <w:shd w:val="clear" w:color="auto" w:fill="FFFFFF" w:themeFill="background1"/>
            <w:tcMar/>
          </w:tcPr>
          <w:p w:rsidRPr="00CC0718" w:rsidR="00C71DC8" w:rsidP="00244814" w:rsidRDefault="00C71DC8" w14:paraId="3E8ADA66" w14:textId="77777777">
            <w:pPr>
              <w:rPr>
                <w:color w:val="000000"/>
                <w:spacing w:val="-2"/>
                <w:sz w:val="18"/>
              </w:rPr>
            </w:pPr>
            <w:r w:rsidRPr="00CC0718">
              <w:rPr>
                <w:color w:val="000000"/>
                <w:spacing w:val="-2"/>
                <w:sz w:val="18"/>
              </w:rPr>
              <w:t>None</w:t>
            </w:r>
          </w:p>
        </w:tc>
      </w:tr>
      <w:tr w:rsidRPr="00CC0718" w:rsidR="00C71DC8" w:rsidTr="3A33D0EC" w14:paraId="3681F2E8" w14:textId="77777777">
        <w:trPr>
          <w:trHeight w:val="344" w:hRule="exact"/>
        </w:trPr>
        <w:tc>
          <w:tcPr>
            <w:tcW w:w="6763" w:type="dxa"/>
            <w:gridSpan w:val="2"/>
            <w:tcBorders>
              <w:top w:val="single" w:color="8FB6EA" w:sz="5" w:space="0"/>
              <w:bottom w:val="single" w:color="8FB6EA" w:sz="5" w:space="0"/>
            </w:tcBorders>
            <w:shd w:val="clear" w:color="auto" w:fill="FFFFFF" w:themeFill="background1"/>
            <w:tcMar/>
          </w:tcPr>
          <w:p w:rsidRPr="00CC0718" w:rsidR="00C71DC8" w:rsidP="00244814" w:rsidRDefault="00C71DC8" w14:paraId="66A118E5" w14:textId="77777777">
            <w:pPr>
              <w:rPr>
                <w:color w:val="000000"/>
                <w:spacing w:val="-2"/>
                <w:sz w:val="18"/>
              </w:rPr>
            </w:pPr>
            <w:r w:rsidRPr="00CC0718">
              <w:rPr>
                <w:color w:val="000000"/>
                <w:spacing w:val="-2"/>
                <w:sz w:val="18"/>
              </w:rPr>
              <w:t>Codes\\AXIAL CODE\\Q13- Willingness to pay for the service\ABSENCE OF GOOD FUNDING</w:t>
            </w:r>
          </w:p>
        </w:tc>
        <w:tc>
          <w:tcPr>
            <w:tcW w:w="2034" w:type="dxa"/>
            <w:tcBorders>
              <w:top w:val="single" w:color="8FB6EA" w:sz="5" w:space="0"/>
              <w:bottom w:val="single" w:color="8FB6EA" w:sz="5" w:space="0"/>
            </w:tcBorders>
            <w:shd w:val="clear" w:color="auto" w:fill="FFFFFF" w:themeFill="background1"/>
            <w:tcMar/>
          </w:tcPr>
          <w:p w:rsidRPr="00CC0718" w:rsidR="00C71DC8" w:rsidP="00244814" w:rsidRDefault="00C71DC8" w14:paraId="4D44F1DE" w14:textId="77777777">
            <w:pPr>
              <w:rPr>
                <w:color w:val="000000"/>
                <w:spacing w:val="-2"/>
                <w:sz w:val="18"/>
              </w:rPr>
            </w:pPr>
          </w:p>
        </w:tc>
        <w:tc>
          <w:tcPr>
            <w:tcW w:w="903" w:type="dxa"/>
            <w:tcBorders>
              <w:top w:val="single" w:color="8FB6EA" w:sz="5" w:space="0"/>
              <w:bottom w:val="single" w:color="8FB6EA" w:sz="5" w:space="0"/>
            </w:tcBorders>
            <w:shd w:val="clear" w:color="auto" w:fill="FFFFFF" w:themeFill="background1"/>
            <w:tcMar/>
          </w:tcPr>
          <w:p w:rsidRPr="00CC0718" w:rsidR="00C71DC8" w:rsidP="00244814" w:rsidRDefault="00C71DC8" w14:paraId="68FFA1F8" w14:textId="77777777">
            <w:pPr>
              <w:rPr>
                <w:color w:val="000000"/>
                <w:spacing w:val="-2"/>
                <w:sz w:val="18"/>
              </w:rPr>
            </w:pPr>
            <w:r w:rsidRPr="00CC0718">
              <w:rPr>
                <w:color w:val="000000"/>
                <w:spacing w:val="-2"/>
                <w:sz w:val="18"/>
              </w:rPr>
              <w:t>Yes</w:t>
            </w:r>
          </w:p>
        </w:tc>
        <w:tc>
          <w:tcPr>
            <w:tcW w:w="1017" w:type="dxa"/>
            <w:tcBorders>
              <w:top w:val="single" w:color="8FB6EA" w:sz="5" w:space="0"/>
              <w:bottom w:val="single" w:color="8FB6EA" w:sz="5" w:space="0"/>
            </w:tcBorders>
            <w:shd w:val="clear" w:color="auto" w:fill="FFFFFF" w:themeFill="background1"/>
            <w:tcMar/>
          </w:tcPr>
          <w:p w:rsidRPr="00CC0718" w:rsidR="00C71DC8" w:rsidP="00244814" w:rsidRDefault="00C71DC8" w14:paraId="31F59C82" w14:textId="77777777">
            <w:pPr>
              <w:rPr>
                <w:color w:val="000000"/>
                <w:spacing w:val="-2"/>
                <w:sz w:val="18"/>
              </w:rPr>
            </w:pPr>
            <w:r w:rsidRPr="00CC0718">
              <w:rPr>
                <w:color w:val="000000"/>
                <w:spacing w:val="-2"/>
                <w:sz w:val="18"/>
              </w:rPr>
              <w:t>None</w:t>
            </w:r>
          </w:p>
        </w:tc>
      </w:tr>
      <w:tr w:rsidRPr="00CC0718" w:rsidR="00C71DC8" w:rsidTr="3A33D0EC" w14:paraId="638E086C" w14:textId="77777777">
        <w:trPr>
          <w:trHeight w:val="459" w:hRule="exact"/>
        </w:trPr>
        <w:tc>
          <w:tcPr>
            <w:tcW w:w="6763" w:type="dxa"/>
            <w:gridSpan w:val="2"/>
            <w:tcBorders>
              <w:top w:val="single" w:color="8FB6EA" w:sz="5" w:space="0"/>
              <w:bottom w:val="single" w:color="8FB6EA" w:sz="5" w:space="0"/>
            </w:tcBorders>
            <w:shd w:val="clear" w:color="auto" w:fill="FFFFFF" w:themeFill="background1"/>
            <w:tcMar/>
          </w:tcPr>
          <w:p w:rsidRPr="00CC0718" w:rsidR="00C71DC8" w:rsidP="00244814" w:rsidRDefault="00C71DC8" w14:paraId="3250734B" w14:textId="77777777">
            <w:pPr>
              <w:rPr>
                <w:color w:val="000000"/>
                <w:spacing w:val="-2"/>
                <w:sz w:val="18"/>
              </w:rPr>
            </w:pPr>
            <w:r w:rsidRPr="00CC0718">
              <w:rPr>
                <w:color w:val="000000"/>
                <w:spacing w:val="-2"/>
                <w:sz w:val="18"/>
              </w:rPr>
              <w:lastRenderedPageBreak/>
              <w:t>Codes\\AXIAL CODE\\Q13- Willingness to pay for the service\ABSENCE OF GOOD FUNDING\Budget Constraint</w:t>
            </w:r>
          </w:p>
        </w:tc>
        <w:tc>
          <w:tcPr>
            <w:tcW w:w="2034" w:type="dxa"/>
            <w:tcBorders>
              <w:top w:val="single" w:color="8FB6EA" w:sz="5" w:space="0"/>
              <w:bottom w:val="single" w:color="8FB6EA" w:sz="5" w:space="0"/>
            </w:tcBorders>
            <w:shd w:val="clear" w:color="auto" w:fill="FFFFFF" w:themeFill="background1"/>
            <w:tcMar/>
          </w:tcPr>
          <w:p w:rsidRPr="00CC0718" w:rsidR="00C71DC8" w:rsidP="00244814" w:rsidRDefault="00C71DC8" w14:paraId="5363C2E3" w14:textId="77777777">
            <w:pPr>
              <w:rPr>
                <w:color w:val="000000"/>
                <w:spacing w:val="-2"/>
                <w:sz w:val="18"/>
              </w:rPr>
            </w:pPr>
          </w:p>
        </w:tc>
        <w:tc>
          <w:tcPr>
            <w:tcW w:w="903" w:type="dxa"/>
            <w:tcBorders>
              <w:top w:val="single" w:color="8FB6EA" w:sz="5" w:space="0"/>
              <w:bottom w:val="single" w:color="8FB6EA" w:sz="5" w:space="0"/>
            </w:tcBorders>
            <w:shd w:val="clear" w:color="auto" w:fill="FFFFFF" w:themeFill="background1"/>
            <w:tcMar/>
          </w:tcPr>
          <w:p w:rsidRPr="00CC0718" w:rsidR="00C71DC8" w:rsidP="00244814" w:rsidRDefault="00C71DC8" w14:paraId="3538529C" w14:textId="77777777">
            <w:pPr>
              <w:rPr>
                <w:color w:val="000000"/>
                <w:spacing w:val="-2"/>
                <w:sz w:val="18"/>
              </w:rPr>
            </w:pPr>
            <w:r w:rsidRPr="00CC0718">
              <w:rPr>
                <w:color w:val="000000"/>
                <w:spacing w:val="-2"/>
                <w:sz w:val="18"/>
              </w:rPr>
              <w:t>Yes</w:t>
            </w:r>
          </w:p>
        </w:tc>
        <w:tc>
          <w:tcPr>
            <w:tcW w:w="1017" w:type="dxa"/>
            <w:tcBorders>
              <w:top w:val="single" w:color="8FB6EA" w:sz="5" w:space="0"/>
              <w:bottom w:val="single" w:color="8FB6EA" w:sz="5" w:space="0"/>
            </w:tcBorders>
            <w:shd w:val="clear" w:color="auto" w:fill="FFFFFF" w:themeFill="background1"/>
            <w:tcMar/>
          </w:tcPr>
          <w:p w:rsidRPr="00CC0718" w:rsidR="00C71DC8" w:rsidP="00244814" w:rsidRDefault="00C71DC8" w14:paraId="4CC603D6" w14:textId="77777777">
            <w:pPr>
              <w:rPr>
                <w:color w:val="000000"/>
                <w:spacing w:val="-2"/>
                <w:sz w:val="18"/>
              </w:rPr>
            </w:pPr>
            <w:r w:rsidRPr="00CC0718">
              <w:rPr>
                <w:color w:val="000000"/>
                <w:spacing w:val="-2"/>
                <w:sz w:val="18"/>
              </w:rPr>
              <w:t>None</w:t>
            </w:r>
          </w:p>
        </w:tc>
      </w:tr>
      <w:tr w:rsidRPr="00CC0718" w:rsidR="00C71DC8" w:rsidTr="3A33D0EC" w14:paraId="772827A5" w14:textId="77777777">
        <w:trPr>
          <w:trHeight w:val="458" w:hRule="exact"/>
        </w:trPr>
        <w:tc>
          <w:tcPr>
            <w:tcW w:w="6763" w:type="dxa"/>
            <w:gridSpan w:val="2"/>
            <w:tcBorders>
              <w:top w:val="single" w:color="8FB6EA" w:sz="5" w:space="0"/>
              <w:bottom w:val="single" w:color="8FB6EA" w:sz="5" w:space="0"/>
            </w:tcBorders>
            <w:shd w:val="clear" w:color="auto" w:fill="FFFFFF" w:themeFill="background1"/>
            <w:tcMar/>
          </w:tcPr>
          <w:p w:rsidRPr="00CC0718" w:rsidR="00C71DC8" w:rsidP="3A33D0EC" w:rsidRDefault="00C71DC8" w14:paraId="5AE615B6" w14:textId="77777777">
            <w:pPr>
              <w:rPr>
                <w:color w:val="000000"/>
                <w:spacing w:val="-2"/>
                <w:sz w:val="18"/>
                <w:szCs w:val="18"/>
                <w:lang w:val="en-US"/>
              </w:rPr>
            </w:pPr>
            <w:r w:rsidRPr="3A33D0EC" w:rsidR="00C71DC8">
              <w:rPr>
                <w:color w:val="000000"/>
                <w:spacing w:val="-2"/>
                <w:sz w:val="18"/>
                <w:szCs w:val="18"/>
                <w:lang w:val="en-US"/>
              </w:rPr>
              <w:t xml:space="preserve">Codes\\AXIAL CODE\\Q13- Willingness to pay for the service\ABSENCE OF GOOD FUNDING\Lack of funding </w:t>
            </w:r>
            <w:r w:rsidRPr="3A33D0EC" w:rsidR="00C71DC8">
              <w:rPr>
                <w:color w:val="000000"/>
                <w:spacing w:val="-2"/>
                <w:sz w:val="18"/>
                <w:szCs w:val="18"/>
                <w:lang w:val="en-US"/>
              </w:rPr>
              <w:t>at the moment</w:t>
            </w:r>
          </w:p>
        </w:tc>
        <w:tc>
          <w:tcPr>
            <w:tcW w:w="2034" w:type="dxa"/>
            <w:tcBorders>
              <w:top w:val="single" w:color="8FB6EA" w:sz="5" w:space="0"/>
              <w:bottom w:val="single" w:color="8FB6EA" w:sz="5" w:space="0"/>
            </w:tcBorders>
            <w:shd w:val="clear" w:color="auto" w:fill="FFFFFF" w:themeFill="background1"/>
            <w:tcMar/>
          </w:tcPr>
          <w:p w:rsidRPr="00CC0718" w:rsidR="00C71DC8" w:rsidP="00244814" w:rsidRDefault="00C71DC8" w14:paraId="47DBD855" w14:textId="77777777">
            <w:pPr>
              <w:rPr>
                <w:color w:val="000000"/>
                <w:spacing w:val="-2"/>
                <w:sz w:val="18"/>
              </w:rPr>
            </w:pPr>
          </w:p>
        </w:tc>
        <w:tc>
          <w:tcPr>
            <w:tcW w:w="903" w:type="dxa"/>
            <w:tcBorders>
              <w:top w:val="single" w:color="8FB6EA" w:sz="5" w:space="0"/>
              <w:bottom w:val="single" w:color="8FB6EA" w:sz="5" w:space="0"/>
            </w:tcBorders>
            <w:shd w:val="clear" w:color="auto" w:fill="FFFFFF" w:themeFill="background1"/>
            <w:tcMar/>
          </w:tcPr>
          <w:p w:rsidRPr="00CC0718" w:rsidR="00C71DC8" w:rsidP="00244814" w:rsidRDefault="00C71DC8" w14:paraId="58072053" w14:textId="77777777">
            <w:pPr>
              <w:rPr>
                <w:color w:val="000000"/>
                <w:spacing w:val="-2"/>
                <w:sz w:val="18"/>
              </w:rPr>
            </w:pPr>
            <w:r w:rsidRPr="00CC0718">
              <w:rPr>
                <w:color w:val="000000"/>
                <w:spacing w:val="-2"/>
                <w:sz w:val="18"/>
              </w:rPr>
              <w:t>No</w:t>
            </w:r>
          </w:p>
        </w:tc>
        <w:tc>
          <w:tcPr>
            <w:tcW w:w="1017" w:type="dxa"/>
            <w:tcBorders>
              <w:top w:val="single" w:color="8FB6EA" w:sz="5" w:space="0"/>
              <w:bottom w:val="single" w:color="8FB6EA" w:sz="5" w:space="0"/>
            </w:tcBorders>
            <w:shd w:val="clear" w:color="auto" w:fill="FFFFFF" w:themeFill="background1"/>
            <w:tcMar/>
          </w:tcPr>
          <w:p w:rsidRPr="00CC0718" w:rsidR="00C71DC8" w:rsidP="00244814" w:rsidRDefault="00C71DC8" w14:paraId="246FFC20" w14:textId="77777777">
            <w:pPr>
              <w:rPr>
                <w:color w:val="000000"/>
                <w:spacing w:val="-2"/>
                <w:sz w:val="18"/>
              </w:rPr>
            </w:pPr>
            <w:r w:rsidRPr="00CC0718">
              <w:rPr>
                <w:color w:val="000000"/>
                <w:spacing w:val="-2"/>
                <w:sz w:val="18"/>
              </w:rPr>
              <w:t>None</w:t>
            </w:r>
          </w:p>
        </w:tc>
      </w:tr>
      <w:tr w:rsidRPr="00CC0718" w:rsidR="00C71DC8" w:rsidTr="3A33D0EC" w14:paraId="7EBF37A1" w14:textId="77777777">
        <w:trPr>
          <w:trHeight w:val="874" w:hRule="exact"/>
        </w:trPr>
        <w:tc>
          <w:tcPr>
            <w:tcW w:w="6763" w:type="dxa"/>
            <w:gridSpan w:val="2"/>
            <w:tcBorders>
              <w:top w:val="single" w:color="8FB6EA" w:sz="5" w:space="0"/>
              <w:bottom w:val="single" w:color="8FB6EA" w:sz="5" w:space="0"/>
            </w:tcBorders>
            <w:shd w:val="clear" w:color="auto" w:fill="FFFFFF" w:themeFill="background1"/>
            <w:tcMar/>
          </w:tcPr>
          <w:p w:rsidRPr="00CC0718" w:rsidR="00C71DC8" w:rsidP="3A33D0EC" w:rsidRDefault="00C71DC8" w14:paraId="5A85E4D8" w14:textId="77777777">
            <w:pPr>
              <w:rPr>
                <w:color w:val="000000"/>
                <w:spacing w:val="-2"/>
                <w:sz w:val="18"/>
                <w:szCs w:val="18"/>
                <w:lang w:val="en-US"/>
              </w:rPr>
            </w:pPr>
            <w:r w:rsidRPr="3A33D0EC" w:rsidR="00C71DC8">
              <w:rPr>
                <w:color w:val="000000"/>
                <w:spacing w:val="-2"/>
                <w:sz w:val="18"/>
                <w:szCs w:val="18"/>
                <w:lang w:val="en-US"/>
              </w:rPr>
              <w:t xml:space="preserve">Codes\\AXIAL CODE\\Q13- Willingness to pay for the service\ABSENCE OF GOOD FUNDING\we are getting paid or anything by the club. </w:t>
            </w:r>
            <w:r w:rsidRPr="3A33D0EC" w:rsidR="00C71DC8">
              <w:rPr>
                <w:color w:val="000000"/>
                <w:spacing w:val="-2"/>
                <w:sz w:val="18"/>
                <w:szCs w:val="18"/>
                <w:lang w:val="en-US"/>
              </w:rPr>
              <w:t>So</w:t>
            </w:r>
            <w:r w:rsidRPr="3A33D0EC" w:rsidR="00C71DC8">
              <w:rPr>
                <w:color w:val="000000"/>
                <w:spacing w:val="-2"/>
                <w:sz w:val="18"/>
                <w:szCs w:val="18"/>
                <w:lang w:val="en-US"/>
              </w:rPr>
              <w:t xml:space="preserve"> I don't think having you know us pay for it would make a lot of sense for the club in total because we are already having a person doing that for free</w:t>
            </w:r>
          </w:p>
        </w:tc>
        <w:tc>
          <w:tcPr>
            <w:tcW w:w="2034" w:type="dxa"/>
            <w:tcBorders>
              <w:top w:val="single" w:color="8FB6EA" w:sz="5" w:space="0"/>
              <w:bottom w:val="single" w:color="8FB6EA" w:sz="5" w:space="0"/>
            </w:tcBorders>
            <w:shd w:val="clear" w:color="auto" w:fill="FFFFFF" w:themeFill="background1"/>
            <w:tcMar/>
          </w:tcPr>
          <w:p w:rsidRPr="00CC0718" w:rsidR="00C71DC8" w:rsidP="00244814" w:rsidRDefault="00C71DC8" w14:paraId="5DA90EB4" w14:textId="77777777">
            <w:pPr>
              <w:rPr>
                <w:color w:val="000000"/>
                <w:spacing w:val="-2"/>
                <w:sz w:val="18"/>
              </w:rPr>
            </w:pPr>
          </w:p>
        </w:tc>
        <w:tc>
          <w:tcPr>
            <w:tcW w:w="903" w:type="dxa"/>
            <w:tcBorders>
              <w:top w:val="single" w:color="8FB6EA" w:sz="5" w:space="0"/>
              <w:bottom w:val="single" w:color="8FB6EA" w:sz="5" w:space="0"/>
            </w:tcBorders>
            <w:shd w:val="clear" w:color="auto" w:fill="FFFFFF" w:themeFill="background1"/>
            <w:tcMar/>
          </w:tcPr>
          <w:p w:rsidRPr="00CC0718" w:rsidR="00C71DC8" w:rsidP="00244814" w:rsidRDefault="00C71DC8" w14:paraId="39A6003C" w14:textId="77777777">
            <w:pPr>
              <w:rPr>
                <w:color w:val="000000"/>
                <w:spacing w:val="-2"/>
                <w:sz w:val="18"/>
              </w:rPr>
            </w:pPr>
            <w:r w:rsidRPr="00CC0718">
              <w:rPr>
                <w:color w:val="000000"/>
                <w:spacing w:val="-2"/>
                <w:sz w:val="18"/>
              </w:rPr>
              <w:t>No</w:t>
            </w:r>
          </w:p>
        </w:tc>
        <w:tc>
          <w:tcPr>
            <w:tcW w:w="1017" w:type="dxa"/>
            <w:tcBorders>
              <w:top w:val="single" w:color="8FB6EA" w:sz="5" w:space="0"/>
              <w:bottom w:val="single" w:color="8FB6EA" w:sz="5" w:space="0"/>
            </w:tcBorders>
            <w:shd w:val="clear" w:color="auto" w:fill="FFFFFF" w:themeFill="background1"/>
            <w:tcMar/>
          </w:tcPr>
          <w:p w:rsidRPr="00CC0718" w:rsidR="00C71DC8" w:rsidP="00244814" w:rsidRDefault="00C71DC8" w14:paraId="3063C667" w14:textId="77777777">
            <w:pPr>
              <w:rPr>
                <w:color w:val="000000"/>
                <w:spacing w:val="-2"/>
                <w:sz w:val="18"/>
              </w:rPr>
            </w:pPr>
            <w:r w:rsidRPr="00CC0718">
              <w:rPr>
                <w:color w:val="000000"/>
                <w:spacing w:val="-2"/>
                <w:sz w:val="18"/>
              </w:rPr>
              <w:t>None</w:t>
            </w:r>
          </w:p>
        </w:tc>
      </w:tr>
      <w:tr w:rsidRPr="00CC0718" w:rsidR="00C71DC8" w:rsidTr="3A33D0EC" w14:paraId="5F1E33D7" w14:textId="77777777">
        <w:trPr>
          <w:trHeight w:val="459" w:hRule="exact"/>
        </w:trPr>
        <w:tc>
          <w:tcPr>
            <w:tcW w:w="6763" w:type="dxa"/>
            <w:gridSpan w:val="2"/>
            <w:tcBorders>
              <w:top w:val="single" w:color="8FB6EA" w:sz="5" w:space="0"/>
              <w:bottom w:val="single" w:color="8FB6EA" w:sz="5" w:space="0"/>
            </w:tcBorders>
            <w:shd w:val="clear" w:color="auto" w:fill="FFFFFF" w:themeFill="background1"/>
            <w:tcMar/>
          </w:tcPr>
          <w:p w:rsidRPr="00CC0718" w:rsidR="00C71DC8" w:rsidP="00244814" w:rsidRDefault="00C71DC8" w14:paraId="08C61001" w14:textId="77777777">
            <w:pPr>
              <w:rPr>
                <w:color w:val="000000"/>
                <w:spacing w:val="-2"/>
                <w:sz w:val="18"/>
              </w:rPr>
            </w:pPr>
            <w:r w:rsidRPr="00CC0718">
              <w:rPr>
                <w:color w:val="000000"/>
                <w:spacing w:val="-2"/>
                <w:sz w:val="18"/>
              </w:rPr>
              <w:t>Codes\\AXIAL CODE\\Q13- Willingness to pay for the service\ABSENCE OF GOOD FUNDING\WPI is funding</w:t>
            </w:r>
          </w:p>
        </w:tc>
        <w:tc>
          <w:tcPr>
            <w:tcW w:w="2034" w:type="dxa"/>
            <w:tcBorders>
              <w:top w:val="single" w:color="8FB6EA" w:sz="5" w:space="0"/>
              <w:bottom w:val="single" w:color="8FB6EA" w:sz="5" w:space="0"/>
            </w:tcBorders>
            <w:shd w:val="clear" w:color="auto" w:fill="FFFFFF" w:themeFill="background1"/>
            <w:tcMar/>
          </w:tcPr>
          <w:p w:rsidRPr="00CC0718" w:rsidR="00C71DC8" w:rsidP="00244814" w:rsidRDefault="00C71DC8" w14:paraId="3160BB39" w14:textId="77777777">
            <w:pPr>
              <w:rPr>
                <w:color w:val="000000"/>
                <w:spacing w:val="-2"/>
                <w:sz w:val="18"/>
              </w:rPr>
            </w:pPr>
          </w:p>
        </w:tc>
        <w:tc>
          <w:tcPr>
            <w:tcW w:w="903" w:type="dxa"/>
            <w:tcBorders>
              <w:top w:val="single" w:color="8FB6EA" w:sz="5" w:space="0"/>
              <w:bottom w:val="single" w:color="8FB6EA" w:sz="5" w:space="0"/>
            </w:tcBorders>
            <w:shd w:val="clear" w:color="auto" w:fill="FFFFFF" w:themeFill="background1"/>
            <w:tcMar/>
          </w:tcPr>
          <w:p w:rsidRPr="00CC0718" w:rsidR="00C71DC8" w:rsidP="00244814" w:rsidRDefault="00C71DC8" w14:paraId="66FB50C6" w14:textId="77777777">
            <w:pPr>
              <w:rPr>
                <w:color w:val="000000"/>
                <w:spacing w:val="-2"/>
                <w:sz w:val="18"/>
              </w:rPr>
            </w:pPr>
            <w:r w:rsidRPr="00CC0718">
              <w:rPr>
                <w:color w:val="000000"/>
                <w:spacing w:val="-2"/>
                <w:sz w:val="18"/>
              </w:rPr>
              <w:t>No</w:t>
            </w:r>
          </w:p>
        </w:tc>
        <w:tc>
          <w:tcPr>
            <w:tcW w:w="1017" w:type="dxa"/>
            <w:tcBorders>
              <w:top w:val="single" w:color="8FB6EA" w:sz="5" w:space="0"/>
              <w:bottom w:val="single" w:color="8FB6EA" w:sz="5" w:space="0"/>
            </w:tcBorders>
            <w:shd w:val="clear" w:color="auto" w:fill="FFFFFF" w:themeFill="background1"/>
            <w:tcMar/>
          </w:tcPr>
          <w:p w:rsidRPr="00CC0718" w:rsidR="00C71DC8" w:rsidP="00244814" w:rsidRDefault="00C71DC8" w14:paraId="52569851" w14:textId="77777777">
            <w:pPr>
              <w:rPr>
                <w:color w:val="000000"/>
                <w:spacing w:val="-2"/>
                <w:sz w:val="18"/>
              </w:rPr>
            </w:pPr>
            <w:r w:rsidRPr="00CC0718">
              <w:rPr>
                <w:color w:val="000000"/>
                <w:spacing w:val="-2"/>
                <w:sz w:val="18"/>
              </w:rPr>
              <w:t>None</w:t>
            </w:r>
          </w:p>
        </w:tc>
      </w:tr>
      <w:tr w:rsidRPr="00CC0718" w:rsidR="00C71DC8" w:rsidTr="3A33D0EC" w14:paraId="34123DBD" w14:textId="77777777">
        <w:trPr>
          <w:trHeight w:val="329" w:hRule="exact"/>
        </w:trPr>
        <w:tc>
          <w:tcPr>
            <w:tcW w:w="6763" w:type="dxa"/>
            <w:gridSpan w:val="2"/>
            <w:tcBorders>
              <w:top w:val="single" w:color="8FB6EA" w:sz="5" w:space="0"/>
              <w:bottom w:val="single" w:color="8FB6EA" w:sz="5" w:space="0"/>
            </w:tcBorders>
            <w:shd w:val="clear" w:color="auto" w:fill="FFFFFF" w:themeFill="background1"/>
            <w:tcMar/>
          </w:tcPr>
          <w:p w:rsidRPr="00CC0718" w:rsidR="00C71DC8" w:rsidP="00244814" w:rsidRDefault="00C71DC8" w14:paraId="24B7A5D6" w14:textId="77777777">
            <w:pPr>
              <w:rPr>
                <w:color w:val="000000"/>
                <w:spacing w:val="-2"/>
                <w:sz w:val="18"/>
              </w:rPr>
            </w:pPr>
            <w:r w:rsidRPr="00CC0718">
              <w:rPr>
                <w:color w:val="000000"/>
                <w:spacing w:val="-2"/>
                <w:sz w:val="18"/>
              </w:rPr>
              <w:t>Codes\\AXIAL CODE\\Q13- Willingness to pay for the service\AFFORDABILITY</w:t>
            </w:r>
          </w:p>
        </w:tc>
        <w:tc>
          <w:tcPr>
            <w:tcW w:w="2034" w:type="dxa"/>
            <w:tcBorders>
              <w:top w:val="single" w:color="8FB6EA" w:sz="5" w:space="0"/>
              <w:bottom w:val="single" w:color="8FB6EA" w:sz="5" w:space="0"/>
            </w:tcBorders>
            <w:shd w:val="clear" w:color="auto" w:fill="FFFFFF" w:themeFill="background1"/>
            <w:tcMar/>
          </w:tcPr>
          <w:p w:rsidRPr="00CC0718" w:rsidR="00C71DC8" w:rsidP="00244814" w:rsidRDefault="00C71DC8" w14:paraId="3461B758" w14:textId="77777777">
            <w:pPr>
              <w:rPr>
                <w:color w:val="000000"/>
                <w:spacing w:val="-2"/>
                <w:sz w:val="18"/>
              </w:rPr>
            </w:pPr>
          </w:p>
        </w:tc>
        <w:tc>
          <w:tcPr>
            <w:tcW w:w="903" w:type="dxa"/>
            <w:tcBorders>
              <w:top w:val="single" w:color="8FB6EA" w:sz="5" w:space="0"/>
              <w:bottom w:val="single" w:color="8FB6EA" w:sz="5" w:space="0"/>
            </w:tcBorders>
            <w:shd w:val="clear" w:color="auto" w:fill="FFFFFF" w:themeFill="background1"/>
            <w:tcMar/>
          </w:tcPr>
          <w:p w:rsidRPr="00CC0718" w:rsidR="00C71DC8" w:rsidP="00244814" w:rsidRDefault="00C71DC8" w14:paraId="23C37214" w14:textId="77777777">
            <w:pPr>
              <w:rPr>
                <w:color w:val="000000"/>
                <w:spacing w:val="-2"/>
                <w:sz w:val="18"/>
              </w:rPr>
            </w:pPr>
            <w:r w:rsidRPr="00CC0718">
              <w:rPr>
                <w:color w:val="000000"/>
                <w:spacing w:val="-2"/>
                <w:sz w:val="18"/>
              </w:rPr>
              <w:t>Yes</w:t>
            </w:r>
          </w:p>
        </w:tc>
        <w:tc>
          <w:tcPr>
            <w:tcW w:w="1017" w:type="dxa"/>
            <w:tcBorders>
              <w:top w:val="single" w:color="8FB6EA" w:sz="5" w:space="0"/>
              <w:bottom w:val="single" w:color="8FB6EA" w:sz="5" w:space="0"/>
            </w:tcBorders>
            <w:shd w:val="clear" w:color="auto" w:fill="FFFFFF" w:themeFill="background1"/>
            <w:tcMar/>
          </w:tcPr>
          <w:p w:rsidRPr="00CC0718" w:rsidR="00C71DC8" w:rsidP="00244814" w:rsidRDefault="00C71DC8" w14:paraId="1BFC2B34" w14:textId="77777777">
            <w:pPr>
              <w:rPr>
                <w:color w:val="000000"/>
                <w:spacing w:val="-2"/>
                <w:sz w:val="18"/>
              </w:rPr>
            </w:pPr>
            <w:r w:rsidRPr="00CC0718">
              <w:rPr>
                <w:color w:val="000000"/>
                <w:spacing w:val="-2"/>
                <w:sz w:val="18"/>
              </w:rPr>
              <w:t>None</w:t>
            </w:r>
          </w:p>
        </w:tc>
      </w:tr>
      <w:tr w:rsidRPr="00CC0718" w:rsidR="00C71DC8" w:rsidTr="3A33D0EC" w14:paraId="6027149C" w14:textId="77777777">
        <w:trPr>
          <w:trHeight w:val="459" w:hRule="exact"/>
        </w:trPr>
        <w:tc>
          <w:tcPr>
            <w:tcW w:w="6763" w:type="dxa"/>
            <w:gridSpan w:val="2"/>
            <w:tcBorders>
              <w:top w:val="single" w:color="8FB6EA" w:sz="5" w:space="0"/>
              <w:bottom w:val="single" w:color="8FB6EA" w:sz="5" w:space="0"/>
            </w:tcBorders>
            <w:shd w:val="clear" w:color="auto" w:fill="FFFFFF" w:themeFill="background1"/>
            <w:tcMar/>
          </w:tcPr>
          <w:p w:rsidRPr="00CC0718" w:rsidR="00C71DC8" w:rsidP="00244814" w:rsidRDefault="00C71DC8" w14:paraId="3AD738F4" w14:textId="77777777">
            <w:pPr>
              <w:rPr>
                <w:color w:val="000000"/>
                <w:spacing w:val="-2"/>
                <w:sz w:val="18"/>
              </w:rPr>
            </w:pPr>
            <w:r w:rsidRPr="00CC0718">
              <w:rPr>
                <w:color w:val="000000"/>
                <w:spacing w:val="-2"/>
                <w:sz w:val="18"/>
              </w:rPr>
              <w:t>Codes\\AXIAL CODE\\Q13- Willingness to pay for the service\AFFORDABILITY\Flexible Pricing Based on Usage</w:t>
            </w:r>
          </w:p>
        </w:tc>
        <w:tc>
          <w:tcPr>
            <w:tcW w:w="2034" w:type="dxa"/>
            <w:tcBorders>
              <w:top w:val="single" w:color="8FB6EA" w:sz="5" w:space="0"/>
              <w:bottom w:val="single" w:color="8FB6EA" w:sz="5" w:space="0"/>
            </w:tcBorders>
            <w:shd w:val="clear" w:color="auto" w:fill="FFFFFF" w:themeFill="background1"/>
            <w:tcMar/>
          </w:tcPr>
          <w:p w:rsidRPr="00CC0718" w:rsidR="00C71DC8" w:rsidP="00244814" w:rsidRDefault="00C71DC8" w14:paraId="6DB0B271" w14:textId="77777777">
            <w:pPr>
              <w:rPr>
                <w:color w:val="000000"/>
                <w:spacing w:val="-2"/>
                <w:sz w:val="18"/>
              </w:rPr>
            </w:pPr>
          </w:p>
        </w:tc>
        <w:tc>
          <w:tcPr>
            <w:tcW w:w="903" w:type="dxa"/>
            <w:tcBorders>
              <w:top w:val="single" w:color="8FB6EA" w:sz="5" w:space="0"/>
              <w:bottom w:val="single" w:color="8FB6EA" w:sz="5" w:space="0"/>
            </w:tcBorders>
            <w:shd w:val="clear" w:color="auto" w:fill="FFFFFF" w:themeFill="background1"/>
            <w:tcMar/>
          </w:tcPr>
          <w:p w:rsidRPr="00CC0718" w:rsidR="00C71DC8" w:rsidP="00244814" w:rsidRDefault="00C71DC8" w14:paraId="2EBA9608" w14:textId="77777777">
            <w:pPr>
              <w:rPr>
                <w:color w:val="000000"/>
                <w:spacing w:val="-2"/>
                <w:sz w:val="18"/>
              </w:rPr>
            </w:pPr>
            <w:r w:rsidRPr="00CC0718">
              <w:rPr>
                <w:color w:val="000000"/>
                <w:spacing w:val="-2"/>
                <w:sz w:val="18"/>
              </w:rPr>
              <w:t>No</w:t>
            </w:r>
          </w:p>
        </w:tc>
        <w:tc>
          <w:tcPr>
            <w:tcW w:w="1017" w:type="dxa"/>
            <w:tcBorders>
              <w:top w:val="single" w:color="8FB6EA" w:sz="5" w:space="0"/>
              <w:bottom w:val="single" w:color="8FB6EA" w:sz="5" w:space="0"/>
            </w:tcBorders>
            <w:shd w:val="clear" w:color="auto" w:fill="FFFFFF" w:themeFill="background1"/>
            <w:tcMar/>
          </w:tcPr>
          <w:p w:rsidRPr="00CC0718" w:rsidR="00C71DC8" w:rsidP="00244814" w:rsidRDefault="00C71DC8" w14:paraId="471A89D9" w14:textId="77777777">
            <w:pPr>
              <w:rPr>
                <w:color w:val="000000"/>
                <w:spacing w:val="-2"/>
                <w:sz w:val="18"/>
              </w:rPr>
            </w:pPr>
            <w:r w:rsidRPr="00CC0718">
              <w:rPr>
                <w:color w:val="000000"/>
                <w:spacing w:val="-2"/>
                <w:sz w:val="18"/>
              </w:rPr>
              <w:t>None</w:t>
            </w:r>
          </w:p>
        </w:tc>
      </w:tr>
      <w:tr w:rsidRPr="00CC0718" w:rsidR="00C71DC8" w:rsidTr="3A33D0EC" w14:paraId="3267C30C" w14:textId="77777777">
        <w:trPr>
          <w:trHeight w:val="458" w:hRule="exact"/>
        </w:trPr>
        <w:tc>
          <w:tcPr>
            <w:tcW w:w="6763" w:type="dxa"/>
            <w:gridSpan w:val="2"/>
            <w:tcBorders>
              <w:top w:val="single" w:color="8FB6EA" w:sz="5" w:space="0"/>
              <w:bottom w:val="single" w:color="8FB6EA" w:sz="5" w:space="0"/>
            </w:tcBorders>
            <w:shd w:val="clear" w:color="auto" w:fill="FFFFFF" w:themeFill="background1"/>
            <w:tcMar/>
          </w:tcPr>
          <w:p w:rsidRPr="00CC0718" w:rsidR="00C71DC8" w:rsidP="3A33D0EC" w:rsidRDefault="00C71DC8" w14:paraId="564E8926" w14:textId="77777777">
            <w:pPr>
              <w:rPr>
                <w:color w:val="000000"/>
                <w:spacing w:val="-2"/>
                <w:sz w:val="18"/>
                <w:szCs w:val="18"/>
                <w:lang w:val="en-US"/>
              </w:rPr>
            </w:pPr>
            <w:r w:rsidRPr="3A33D0EC" w:rsidR="00C71DC8">
              <w:rPr>
                <w:color w:val="000000"/>
                <w:spacing w:val="-2"/>
                <w:sz w:val="18"/>
                <w:szCs w:val="18"/>
                <w:lang w:val="en-US"/>
              </w:rPr>
              <w:t>Codes\\AXIAL CODE\\Q13- Willingness to pay for the service\AFFORDABILITY\Pay for a package (</w:t>
            </w:r>
            <w:r w:rsidRPr="3A33D0EC" w:rsidR="00C71DC8">
              <w:rPr>
                <w:color w:val="000000"/>
                <w:spacing w:val="-2"/>
                <w:sz w:val="18"/>
                <w:szCs w:val="18"/>
                <w:lang w:val="en-US"/>
              </w:rPr>
              <w:t>Social Media</w:t>
            </w:r>
            <w:r w:rsidRPr="3A33D0EC" w:rsidR="00C71DC8">
              <w:rPr>
                <w:color w:val="000000"/>
                <w:spacing w:val="-2"/>
                <w:sz w:val="18"/>
                <w:szCs w:val="18"/>
                <w:lang w:val="en-US"/>
              </w:rPr>
              <w:t>, post, reels)</w:t>
            </w:r>
          </w:p>
        </w:tc>
        <w:tc>
          <w:tcPr>
            <w:tcW w:w="2034" w:type="dxa"/>
            <w:tcBorders>
              <w:top w:val="single" w:color="8FB6EA" w:sz="5" w:space="0"/>
              <w:bottom w:val="single" w:color="8FB6EA" w:sz="5" w:space="0"/>
            </w:tcBorders>
            <w:shd w:val="clear" w:color="auto" w:fill="FFFFFF" w:themeFill="background1"/>
            <w:tcMar/>
          </w:tcPr>
          <w:p w:rsidRPr="00CC0718" w:rsidR="00C71DC8" w:rsidP="00244814" w:rsidRDefault="00C71DC8" w14:paraId="1DF066E6" w14:textId="77777777">
            <w:pPr>
              <w:rPr>
                <w:color w:val="000000"/>
                <w:spacing w:val="-2"/>
                <w:sz w:val="18"/>
              </w:rPr>
            </w:pPr>
          </w:p>
        </w:tc>
        <w:tc>
          <w:tcPr>
            <w:tcW w:w="903" w:type="dxa"/>
            <w:tcBorders>
              <w:top w:val="single" w:color="8FB6EA" w:sz="5" w:space="0"/>
              <w:bottom w:val="single" w:color="8FB6EA" w:sz="5" w:space="0"/>
            </w:tcBorders>
            <w:shd w:val="clear" w:color="auto" w:fill="FFFFFF" w:themeFill="background1"/>
            <w:tcMar/>
          </w:tcPr>
          <w:p w:rsidRPr="00CC0718" w:rsidR="00C71DC8" w:rsidP="00244814" w:rsidRDefault="00C71DC8" w14:paraId="2AA85535" w14:textId="77777777">
            <w:pPr>
              <w:rPr>
                <w:color w:val="000000"/>
                <w:spacing w:val="-2"/>
                <w:sz w:val="18"/>
              </w:rPr>
            </w:pPr>
            <w:r w:rsidRPr="00CC0718">
              <w:rPr>
                <w:color w:val="000000"/>
                <w:spacing w:val="-2"/>
                <w:sz w:val="18"/>
              </w:rPr>
              <w:t>No</w:t>
            </w:r>
          </w:p>
        </w:tc>
        <w:tc>
          <w:tcPr>
            <w:tcW w:w="1017" w:type="dxa"/>
            <w:tcBorders>
              <w:top w:val="single" w:color="8FB6EA" w:sz="5" w:space="0"/>
              <w:bottom w:val="single" w:color="8FB6EA" w:sz="5" w:space="0"/>
            </w:tcBorders>
            <w:shd w:val="clear" w:color="auto" w:fill="FFFFFF" w:themeFill="background1"/>
            <w:tcMar/>
          </w:tcPr>
          <w:p w:rsidRPr="00CC0718" w:rsidR="00C71DC8" w:rsidP="00244814" w:rsidRDefault="00C71DC8" w14:paraId="16D988F4" w14:textId="77777777">
            <w:pPr>
              <w:rPr>
                <w:color w:val="000000"/>
                <w:spacing w:val="-2"/>
                <w:sz w:val="18"/>
              </w:rPr>
            </w:pPr>
            <w:r w:rsidRPr="00CC0718">
              <w:rPr>
                <w:color w:val="000000"/>
                <w:spacing w:val="-2"/>
                <w:sz w:val="18"/>
              </w:rPr>
              <w:t>None</w:t>
            </w:r>
          </w:p>
        </w:tc>
      </w:tr>
      <w:tr w:rsidRPr="00CC0718" w:rsidR="00C71DC8" w:rsidTr="3A33D0EC" w14:paraId="4E5C4E26" w14:textId="77777777">
        <w:trPr>
          <w:trHeight w:val="344" w:hRule="exact"/>
        </w:trPr>
        <w:tc>
          <w:tcPr>
            <w:tcW w:w="6763" w:type="dxa"/>
            <w:gridSpan w:val="2"/>
            <w:tcBorders>
              <w:top w:val="single" w:color="8FB6EA" w:sz="5" w:space="0"/>
              <w:bottom w:val="single" w:color="8FB6EA" w:sz="5" w:space="0"/>
            </w:tcBorders>
            <w:shd w:val="clear" w:color="auto" w:fill="FFFFFF" w:themeFill="background1"/>
            <w:tcMar/>
          </w:tcPr>
          <w:p w:rsidRPr="00CC0718" w:rsidR="00C71DC8" w:rsidP="00244814" w:rsidRDefault="00C71DC8" w14:paraId="51B264FF" w14:textId="77777777">
            <w:pPr>
              <w:rPr>
                <w:color w:val="000000"/>
                <w:spacing w:val="-2"/>
                <w:sz w:val="18"/>
              </w:rPr>
            </w:pPr>
            <w:r w:rsidRPr="00CC0718">
              <w:rPr>
                <w:color w:val="000000"/>
                <w:spacing w:val="-2"/>
                <w:sz w:val="18"/>
              </w:rPr>
              <w:t>Codes\\AXIAL CODE\\Q13- Willingness to pay for the service\DON'T KNOW</w:t>
            </w:r>
          </w:p>
        </w:tc>
        <w:tc>
          <w:tcPr>
            <w:tcW w:w="2034" w:type="dxa"/>
            <w:tcBorders>
              <w:top w:val="single" w:color="8FB6EA" w:sz="5" w:space="0"/>
              <w:bottom w:val="single" w:color="8FB6EA" w:sz="5" w:space="0"/>
            </w:tcBorders>
            <w:shd w:val="clear" w:color="auto" w:fill="FFFFFF" w:themeFill="background1"/>
            <w:tcMar/>
          </w:tcPr>
          <w:p w:rsidRPr="00CC0718" w:rsidR="00C71DC8" w:rsidP="00244814" w:rsidRDefault="00C71DC8" w14:paraId="43D968F9" w14:textId="77777777">
            <w:pPr>
              <w:rPr>
                <w:color w:val="000000"/>
                <w:spacing w:val="-2"/>
                <w:sz w:val="18"/>
              </w:rPr>
            </w:pPr>
          </w:p>
        </w:tc>
        <w:tc>
          <w:tcPr>
            <w:tcW w:w="903" w:type="dxa"/>
            <w:tcBorders>
              <w:top w:val="single" w:color="8FB6EA" w:sz="5" w:space="0"/>
              <w:bottom w:val="single" w:color="8FB6EA" w:sz="5" w:space="0"/>
            </w:tcBorders>
            <w:shd w:val="clear" w:color="auto" w:fill="FFFFFF" w:themeFill="background1"/>
            <w:tcMar/>
          </w:tcPr>
          <w:p w:rsidRPr="00CC0718" w:rsidR="00C71DC8" w:rsidP="00244814" w:rsidRDefault="00C71DC8" w14:paraId="069CE63D" w14:textId="77777777">
            <w:pPr>
              <w:rPr>
                <w:color w:val="000000"/>
                <w:spacing w:val="-2"/>
                <w:sz w:val="18"/>
              </w:rPr>
            </w:pPr>
            <w:r w:rsidRPr="00CC0718">
              <w:rPr>
                <w:color w:val="000000"/>
                <w:spacing w:val="-2"/>
                <w:sz w:val="18"/>
              </w:rPr>
              <w:t>Yes</w:t>
            </w:r>
          </w:p>
        </w:tc>
        <w:tc>
          <w:tcPr>
            <w:tcW w:w="1017" w:type="dxa"/>
            <w:tcBorders>
              <w:top w:val="single" w:color="8FB6EA" w:sz="5" w:space="0"/>
              <w:bottom w:val="single" w:color="8FB6EA" w:sz="5" w:space="0"/>
            </w:tcBorders>
            <w:shd w:val="clear" w:color="auto" w:fill="FFFFFF" w:themeFill="background1"/>
            <w:tcMar/>
          </w:tcPr>
          <w:p w:rsidRPr="00CC0718" w:rsidR="00C71DC8" w:rsidP="00244814" w:rsidRDefault="00C71DC8" w14:paraId="4C39541A" w14:textId="77777777">
            <w:pPr>
              <w:rPr>
                <w:color w:val="000000"/>
                <w:spacing w:val="-2"/>
                <w:sz w:val="18"/>
              </w:rPr>
            </w:pPr>
            <w:r w:rsidRPr="00CC0718">
              <w:rPr>
                <w:color w:val="000000"/>
                <w:spacing w:val="-2"/>
                <w:sz w:val="18"/>
              </w:rPr>
              <w:t>None</w:t>
            </w:r>
          </w:p>
        </w:tc>
      </w:tr>
      <w:tr w:rsidRPr="00CC0718" w:rsidR="00C71DC8" w:rsidTr="3A33D0EC" w14:paraId="70B9C105" w14:textId="77777777">
        <w:trPr>
          <w:trHeight w:val="458" w:hRule="exact"/>
        </w:trPr>
        <w:tc>
          <w:tcPr>
            <w:tcW w:w="6763" w:type="dxa"/>
            <w:gridSpan w:val="2"/>
            <w:tcBorders>
              <w:top w:val="single" w:color="8FB6EA" w:sz="5" w:space="0"/>
              <w:bottom w:val="single" w:color="8FB6EA" w:sz="5" w:space="0"/>
            </w:tcBorders>
            <w:shd w:val="clear" w:color="auto" w:fill="FFFFFF" w:themeFill="background1"/>
            <w:tcMar/>
          </w:tcPr>
          <w:p w:rsidRPr="00CC0718" w:rsidR="00C71DC8" w:rsidP="3A33D0EC" w:rsidRDefault="00C71DC8" w14:paraId="462EE670" w14:textId="77777777">
            <w:pPr>
              <w:rPr>
                <w:color w:val="000000"/>
                <w:spacing w:val="-2"/>
                <w:sz w:val="18"/>
                <w:szCs w:val="18"/>
                <w:lang w:val="en-US"/>
              </w:rPr>
            </w:pPr>
            <w:r w:rsidRPr="3A33D0EC" w:rsidR="00C71DC8">
              <w:rPr>
                <w:color w:val="000000"/>
                <w:spacing w:val="-2"/>
                <w:sz w:val="18"/>
                <w:szCs w:val="18"/>
                <w:lang w:val="en-US"/>
              </w:rPr>
              <w:t>Codes\\AXIAL CODE\\Q13- Willingness to pay for the service\DON'T KNOW\Not in the capacity to answer that question</w:t>
            </w:r>
          </w:p>
        </w:tc>
        <w:tc>
          <w:tcPr>
            <w:tcW w:w="2034" w:type="dxa"/>
            <w:tcBorders>
              <w:top w:val="single" w:color="8FB6EA" w:sz="5" w:space="0"/>
              <w:bottom w:val="single" w:color="8FB6EA" w:sz="5" w:space="0"/>
            </w:tcBorders>
            <w:shd w:val="clear" w:color="auto" w:fill="FFFFFF" w:themeFill="background1"/>
            <w:tcMar/>
          </w:tcPr>
          <w:p w:rsidRPr="00CC0718" w:rsidR="00C71DC8" w:rsidP="00244814" w:rsidRDefault="00C71DC8" w14:paraId="104B4057" w14:textId="77777777">
            <w:pPr>
              <w:rPr>
                <w:color w:val="000000"/>
                <w:spacing w:val="-2"/>
                <w:sz w:val="18"/>
              </w:rPr>
            </w:pPr>
          </w:p>
        </w:tc>
        <w:tc>
          <w:tcPr>
            <w:tcW w:w="903" w:type="dxa"/>
            <w:tcBorders>
              <w:top w:val="single" w:color="8FB6EA" w:sz="5" w:space="0"/>
              <w:bottom w:val="single" w:color="8FB6EA" w:sz="5" w:space="0"/>
            </w:tcBorders>
            <w:shd w:val="clear" w:color="auto" w:fill="FFFFFF" w:themeFill="background1"/>
            <w:tcMar/>
          </w:tcPr>
          <w:p w:rsidRPr="00CC0718" w:rsidR="00C71DC8" w:rsidP="00244814" w:rsidRDefault="00C71DC8" w14:paraId="31F0016E" w14:textId="77777777">
            <w:pPr>
              <w:rPr>
                <w:color w:val="000000"/>
                <w:spacing w:val="-2"/>
                <w:sz w:val="18"/>
              </w:rPr>
            </w:pPr>
            <w:r w:rsidRPr="00CC0718">
              <w:rPr>
                <w:color w:val="000000"/>
                <w:spacing w:val="-2"/>
                <w:sz w:val="18"/>
              </w:rPr>
              <w:t>No</w:t>
            </w:r>
          </w:p>
        </w:tc>
        <w:tc>
          <w:tcPr>
            <w:tcW w:w="1017" w:type="dxa"/>
            <w:tcBorders>
              <w:top w:val="single" w:color="8FB6EA" w:sz="5" w:space="0"/>
              <w:bottom w:val="single" w:color="8FB6EA" w:sz="5" w:space="0"/>
            </w:tcBorders>
            <w:shd w:val="clear" w:color="auto" w:fill="FFFFFF" w:themeFill="background1"/>
            <w:tcMar/>
          </w:tcPr>
          <w:p w:rsidRPr="00CC0718" w:rsidR="00C71DC8" w:rsidP="00244814" w:rsidRDefault="00C71DC8" w14:paraId="5F7398CC" w14:textId="77777777">
            <w:pPr>
              <w:rPr>
                <w:color w:val="000000"/>
                <w:spacing w:val="-2"/>
                <w:sz w:val="18"/>
              </w:rPr>
            </w:pPr>
            <w:r w:rsidRPr="00CC0718">
              <w:rPr>
                <w:color w:val="000000"/>
                <w:spacing w:val="-2"/>
                <w:sz w:val="18"/>
              </w:rPr>
              <w:t>None</w:t>
            </w:r>
          </w:p>
        </w:tc>
      </w:tr>
      <w:tr w:rsidRPr="00CC0718" w:rsidR="00C71DC8" w:rsidTr="3A33D0EC" w14:paraId="6AC698AB" w14:textId="77777777">
        <w:trPr>
          <w:trHeight w:val="330" w:hRule="exact"/>
        </w:trPr>
        <w:tc>
          <w:tcPr>
            <w:tcW w:w="6763" w:type="dxa"/>
            <w:gridSpan w:val="2"/>
            <w:tcBorders>
              <w:top w:val="single" w:color="8FB6EA" w:sz="5" w:space="0"/>
              <w:bottom w:val="single" w:color="8FB6EA" w:sz="5" w:space="0"/>
            </w:tcBorders>
            <w:shd w:val="clear" w:color="auto" w:fill="FFFFFF" w:themeFill="background1"/>
            <w:tcMar/>
          </w:tcPr>
          <w:p w:rsidRPr="00CC0718" w:rsidR="00C71DC8" w:rsidP="00244814" w:rsidRDefault="00C71DC8" w14:paraId="212EC0C6" w14:textId="77777777">
            <w:pPr>
              <w:rPr>
                <w:color w:val="000000"/>
                <w:spacing w:val="-2"/>
                <w:sz w:val="18"/>
              </w:rPr>
            </w:pPr>
            <w:r w:rsidRPr="00CC0718">
              <w:rPr>
                <w:color w:val="000000"/>
                <w:spacing w:val="-2"/>
                <w:sz w:val="18"/>
              </w:rPr>
              <w:t>Codes\\AXIAL CODE\\Q13- Willingness to pay for the service\IF VALUE IS PROVEN</w:t>
            </w:r>
          </w:p>
        </w:tc>
        <w:tc>
          <w:tcPr>
            <w:tcW w:w="2034" w:type="dxa"/>
            <w:tcBorders>
              <w:top w:val="single" w:color="8FB6EA" w:sz="5" w:space="0"/>
              <w:bottom w:val="single" w:color="8FB6EA" w:sz="5" w:space="0"/>
            </w:tcBorders>
            <w:shd w:val="clear" w:color="auto" w:fill="FFFFFF" w:themeFill="background1"/>
            <w:tcMar/>
          </w:tcPr>
          <w:p w:rsidRPr="00CC0718" w:rsidR="00C71DC8" w:rsidP="00244814" w:rsidRDefault="00C71DC8" w14:paraId="19A62B3F" w14:textId="77777777">
            <w:pPr>
              <w:rPr>
                <w:color w:val="000000"/>
                <w:spacing w:val="-2"/>
                <w:sz w:val="18"/>
              </w:rPr>
            </w:pPr>
          </w:p>
        </w:tc>
        <w:tc>
          <w:tcPr>
            <w:tcW w:w="903" w:type="dxa"/>
            <w:tcBorders>
              <w:top w:val="single" w:color="8FB6EA" w:sz="5" w:space="0"/>
              <w:bottom w:val="single" w:color="8FB6EA" w:sz="5" w:space="0"/>
            </w:tcBorders>
            <w:shd w:val="clear" w:color="auto" w:fill="FFFFFF" w:themeFill="background1"/>
            <w:tcMar/>
          </w:tcPr>
          <w:p w:rsidRPr="00CC0718" w:rsidR="00C71DC8" w:rsidP="00244814" w:rsidRDefault="00C71DC8" w14:paraId="16D5D606" w14:textId="77777777">
            <w:pPr>
              <w:rPr>
                <w:color w:val="000000"/>
                <w:spacing w:val="-2"/>
                <w:sz w:val="18"/>
              </w:rPr>
            </w:pPr>
            <w:r w:rsidRPr="00CC0718">
              <w:rPr>
                <w:color w:val="000000"/>
                <w:spacing w:val="-2"/>
                <w:sz w:val="18"/>
              </w:rPr>
              <w:t>Yes</w:t>
            </w:r>
          </w:p>
        </w:tc>
        <w:tc>
          <w:tcPr>
            <w:tcW w:w="1017" w:type="dxa"/>
            <w:tcBorders>
              <w:top w:val="single" w:color="8FB6EA" w:sz="5" w:space="0"/>
              <w:bottom w:val="single" w:color="8FB6EA" w:sz="5" w:space="0"/>
            </w:tcBorders>
            <w:shd w:val="clear" w:color="auto" w:fill="FFFFFF" w:themeFill="background1"/>
            <w:tcMar/>
          </w:tcPr>
          <w:p w:rsidRPr="00CC0718" w:rsidR="00C71DC8" w:rsidP="00244814" w:rsidRDefault="00C71DC8" w14:paraId="24805842" w14:textId="77777777">
            <w:pPr>
              <w:rPr>
                <w:color w:val="000000"/>
                <w:spacing w:val="-2"/>
                <w:sz w:val="18"/>
              </w:rPr>
            </w:pPr>
            <w:r w:rsidRPr="00CC0718">
              <w:rPr>
                <w:color w:val="000000"/>
                <w:spacing w:val="-2"/>
                <w:sz w:val="18"/>
              </w:rPr>
              <w:t>None</w:t>
            </w:r>
          </w:p>
        </w:tc>
      </w:tr>
      <w:tr w:rsidRPr="00CC0718" w:rsidR="00C71DC8" w:rsidTr="3A33D0EC" w14:paraId="49CE6917" w14:textId="77777777">
        <w:trPr>
          <w:trHeight w:val="458" w:hRule="exact"/>
        </w:trPr>
        <w:tc>
          <w:tcPr>
            <w:tcW w:w="6763" w:type="dxa"/>
            <w:gridSpan w:val="2"/>
            <w:tcBorders>
              <w:top w:val="single" w:color="8FB6EA" w:sz="5" w:space="0"/>
              <w:bottom w:val="single" w:color="8FB6EA" w:sz="5" w:space="0"/>
            </w:tcBorders>
            <w:shd w:val="clear" w:color="auto" w:fill="FFFFFF" w:themeFill="background1"/>
            <w:tcMar/>
          </w:tcPr>
          <w:p w:rsidRPr="00CC0718" w:rsidR="00C71DC8" w:rsidP="00244814" w:rsidRDefault="00C71DC8" w14:paraId="5FDBB6E7" w14:textId="77777777">
            <w:pPr>
              <w:rPr>
                <w:color w:val="000000"/>
                <w:spacing w:val="-2"/>
                <w:sz w:val="18"/>
              </w:rPr>
            </w:pPr>
            <w:r w:rsidRPr="00CC0718">
              <w:rPr>
                <w:color w:val="000000"/>
                <w:spacing w:val="-2"/>
                <w:sz w:val="18"/>
              </w:rPr>
              <w:t>Codes\\AXIAL CODE\\Q13- Willingness to pay for the service\IF VALUE IS PROVEN\After the value is shown</w:t>
            </w:r>
          </w:p>
        </w:tc>
        <w:tc>
          <w:tcPr>
            <w:tcW w:w="2034" w:type="dxa"/>
            <w:tcBorders>
              <w:top w:val="single" w:color="8FB6EA" w:sz="5" w:space="0"/>
              <w:bottom w:val="single" w:color="8FB6EA" w:sz="5" w:space="0"/>
            </w:tcBorders>
            <w:shd w:val="clear" w:color="auto" w:fill="FFFFFF" w:themeFill="background1"/>
            <w:tcMar/>
          </w:tcPr>
          <w:p w:rsidRPr="00CC0718" w:rsidR="00C71DC8" w:rsidP="00244814" w:rsidRDefault="00C71DC8" w14:paraId="0B04B395" w14:textId="77777777">
            <w:pPr>
              <w:rPr>
                <w:color w:val="000000"/>
                <w:spacing w:val="-2"/>
                <w:sz w:val="18"/>
              </w:rPr>
            </w:pPr>
          </w:p>
        </w:tc>
        <w:tc>
          <w:tcPr>
            <w:tcW w:w="903" w:type="dxa"/>
            <w:tcBorders>
              <w:top w:val="single" w:color="8FB6EA" w:sz="5" w:space="0"/>
              <w:bottom w:val="single" w:color="8FB6EA" w:sz="5" w:space="0"/>
            </w:tcBorders>
            <w:shd w:val="clear" w:color="auto" w:fill="FFFFFF" w:themeFill="background1"/>
            <w:tcMar/>
          </w:tcPr>
          <w:p w:rsidRPr="00CC0718" w:rsidR="00C71DC8" w:rsidP="00244814" w:rsidRDefault="00C71DC8" w14:paraId="4E6A11AD" w14:textId="77777777">
            <w:pPr>
              <w:rPr>
                <w:color w:val="000000"/>
                <w:spacing w:val="-2"/>
                <w:sz w:val="18"/>
              </w:rPr>
            </w:pPr>
            <w:r w:rsidRPr="00CC0718">
              <w:rPr>
                <w:color w:val="000000"/>
                <w:spacing w:val="-2"/>
                <w:sz w:val="18"/>
              </w:rPr>
              <w:t>No</w:t>
            </w:r>
          </w:p>
        </w:tc>
        <w:tc>
          <w:tcPr>
            <w:tcW w:w="1017" w:type="dxa"/>
            <w:tcBorders>
              <w:top w:val="single" w:color="8FB6EA" w:sz="5" w:space="0"/>
              <w:bottom w:val="single" w:color="8FB6EA" w:sz="5" w:space="0"/>
            </w:tcBorders>
            <w:shd w:val="clear" w:color="auto" w:fill="FFFFFF" w:themeFill="background1"/>
            <w:tcMar/>
          </w:tcPr>
          <w:p w:rsidRPr="00CC0718" w:rsidR="00C71DC8" w:rsidP="00244814" w:rsidRDefault="00C71DC8" w14:paraId="5634FCAD" w14:textId="77777777">
            <w:pPr>
              <w:rPr>
                <w:color w:val="000000"/>
                <w:spacing w:val="-2"/>
                <w:sz w:val="18"/>
              </w:rPr>
            </w:pPr>
            <w:r w:rsidRPr="00CC0718">
              <w:rPr>
                <w:color w:val="000000"/>
                <w:spacing w:val="-2"/>
                <w:sz w:val="18"/>
              </w:rPr>
              <w:t>None</w:t>
            </w:r>
          </w:p>
        </w:tc>
      </w:tr>
      <w:tr w:rsidRPr="00CC0718" w:rsidR="00C71DC8" w:rsidTr="3A33D0EC" w14:paraId="2927E6F8" w14:textId="77777777">
        <w:trPr>
          <w:trHeight w:val="459" w:hRule="exact"/>
        </w:trPr>
        <w:tc>
          <w:tcPr>
            <w:tcW w:w="6763" w:type="dxa"/>
            <w:gridSpan w:val="2"/>
            <w:tcBorders>
              <w:top w:val="single" w:color="8FB6EA" w:sz="5" w:space="0"/>
              <w:bottom w:val="single" w:color="8FB6EA" w:sz="5" w:space="0"/>
            </w:tcBorders>
            <w:shd w:val="clear" w:color="auto" w:fill="FFFFFF" w:themeFill="background1"/>
            <w:tcMar/>
          </w:tcPr>
          <w:p w:rsidRPr="00CC0718" w:rsidR="00C71DC8" w:rsidP="00244814" w:rsidRDefault="00C71DC8" w14:paraId="0EA274F2" w14:textId="77777777">
            <w:pPr>
              <w:rPr>
                <w:color w:val="000000"/>
                <w:spacing w:val="-2"/>
                <w:sz w:val="18"/>
              </w:rPr>
            </w:pPr>
            <w:r w:rsidRPr="00CC0718">
              <w:rPr>
                <w:color w:val="000000"/>
                <w:spacing w:val="-2"/>
                <w:sz w:val="18"/>
              </w:rPr>
              <w:t>Codes\\AXIAL CODE\\Q13- Willingness to pay for the service\IF VALUE IS PROVEN\Events pictures service</w:t>
            </w:r>
          </w:p>
        </w:tc>
        <w:tc>
          <w:tcPr>
            <w:tcW w:w="2034" w:type="dxa"/>
            <w:tcBorders>
              <w:top w:val="single" w:color="8FB6EA" w:sz="5" w:space="0"/>
              <w:bottom w:val="single" w:color="8FB6EA" w:sz="5" w:space="0"/>
            </w:tcBorders>
            <w:shd w:val="clear" w:color="auto" w:fill="FFFFFF" w:themeFill="background1"/>
            <w:tcMar/>
          </w:tcPr>
          <w:p w:rsidRPr="00CC0718" w:rsidR="00C71DC8" w:rsidP="00244814" w:rsidRDefault="00C71DC8" w14:paraId="096D1660" w14:textId="77777777">
            <w:pPr>
              <w:rPr>
                <w:color w:val="000000"/>
                <w:spacing w:val="-2"/>
                <w:sz w:val="18"/>
              </w:rPr>
            </w:pPr>
          </w:p>
        </w:tc>
        <w:tc>
          <w:tcPr>
            <w:tcW w:w="903" w:type="dxa"/>
            <w:tcBorders>
              <w:top w:val="single" w:color="8FB6EA" w:sz="5" w:space="0"/>
              <w:bottom w:val="single" w:color="8FB6EA" w:sz="5" w:space="0"/>
            </w:tcBorders>
            <w:shd w:val="clear" w:color="auto" w:fill="FFFFFF" w:themeFill="background1"/>
            <w:tcMar/>
          </w:tcPr>
          <w:p w:rsidRPr="00CC0718" w:rsidR="00C71DC8" w:rsidP="00244814" w:rsidRDefault="00C71DC8" w14:paraId="390005AA" w14:textId="77777777">
            <w:pPr>
              <w:rPr>
                <w:color w:val="000000"/>
                <w:spacing w:val="-2"/>
                <w:sz w:val="18"/>
              </w:rPr>
            </w:pPr>
            <w:r w:rsidRPr="00CC0718">
              <w:rPr>
                <w:color w:val="000000"/>
                <w:spacing w:val="-2"/>
                <w:sz w:val="18"/>
              </w:rPr>
              <w:t>No</w:t>
            </w:r>
          </w:p>
        </w:tc>
        <w:tc>
          <w:tcPr>
            <w:tcW w:w="1017" w:type="dxa"/>
            <w:tcBorders>
              <w:top w:val="single" w:color="8FB6EA" w:sz="5" w:space="0"/>
              <w:bottom w:val="single" w:color="8FB6EA" w:sz="5" w:space="0"/>
            </w:tcBorders>
            <w:shd w:val="clear" w:color="auto" w:fill="FFFFFF" w:themeFill="background1"/>
            <w:tcMar/>
          </w:tcPr>
          <w:p w:rsidRPr="00CC0718" w:rsidR="00C71DC8" w:rsidP="00244814" w:rsidRDefault="00C71DC8" w14:paraId="50E62BB7" w14:textId="77777777">
            <w:pPr>
              <w:rPr>
                <w:color w:val="000000"/>
                <w:spacing w:val="-2"/>
                <w:sz w:val="18"/>
              </w:rPr>
            </w:pPr>
            <w:r w:rsidRPr="00CC0718">
              <w:rPr>
                <w:color w:val="000000"/>
                <w:spacing w:val="-2"/>
                <w:sz w:val="18"/>
              </w:rPr>
              <w:t>None</w:t>
            </w:r>
          </w:p>
        </w:tc>
      </w:tr>
      <w:tr w:rsidRPr="00CC0718" w:rsidR="00C71DC8" w:rsidTr="3A33D0EC" w14:paraId="1A7FA3C1" w14:textId="77777777">
        <w:trPr>
          <w:trHeight w:val="458" w:hRule="exact"/>
        </w:trPr>
        <w:tc>
          <w:tcPr>
            <w:tcW w:w="6763" w:type="dxa"/>
            <w:gridSpan w:val="2"/>
            <w:tcBorders>
              <w:top w:val="single" w:color="8FB6EA" w:sz="5" w:space="0"/>
              <w:bottom w:val="single" w:color="8FB6EA" w:sz="5" w:space="0"/>
            </w:tcBorders>
            <w:shd w:val="clear" w:color="auto" w:fill="FFFFFF" w:themeFill="background1"/>
            <w:tcMar/>
          </w:tcPr>
          <w:p w:rsidRPr="00CC0718" w:rsidR="00C71DC8" w:rsidP="00244814" w:rsidRDefault="00C71DC8" w14:paraId="7AD4899D" w14:textId="77777777">
            <w:pPr>
              <w:rPr>
                <w:color w:val="000000"/>
                <w:spacing w:val="-2"/>
                <w:sz w:val="18"/>
              </w:rPr>
            </w:pPr>
            <w:r w:rsidRPr="00CC0718">
              <w:rPr>
                <w:color w:val="000000"/>
                <w:spacing w:val="-2"/>
                <w:sz w:val="18"/>
              </w:rPr>
              <w:t>Codes\\AXIAL CODE\\Q13- Willingness to pay for the service\IF VALUE IS PROVEN\Promote events</w:t>
            </w:r>
          </w:p>
        </w:tc>
        <w:tc>
          <w:tcPr>
            <w:tcW w:w="2034" w:type="dxa"/>
            <w:tcBorders>
              <w:top w:val="single" w:color="8FB6EA" w:sz="5" w:space="0"/>
              <w:bottom w:val="single" w:color="8FB6EA" w:sz="5" w:space="0"/>
            </w:tcBorders>
            <w:shd w:val="clear" w:color="auto" w:fill="FFFFFF" w:themeFill="background1"/>
            <w:tcMar/>
          </w:tcPr>
          <w:p w:rsidRPr="00CC0718" w:rsidR="00C71DC8" w:rsidP="00244814" w:rsidRDefault="00C71DC8" w14:paraId="46B03DDA" w14:textId="77777777">
            <w:pPr>
              <w:rPr>
                <w:color w:val="000000"/>
                <w:spacing w:val="-2"/>
                <w:sz w:val="18"/>
              </w:rPr>
            </w:pPr>
          </w:p>
        </w:tc>
        <w:tc>
          <w:tcPr>
            <w:tcW w:w="903" w:type="dxa"/>
            <w:tcBorders>
              <w:top w:val="single" w:color="8FB6EA" w:sz="5" w:space="0"/>
              <w:bottom w:val="single" w:color="8FB6EA" w:sz="5" w:space="0"/>
            </w:tcBorders>
            <w:shd w:val="clear" w:color="auto" w:fill="FFFFFF" w:themeFill="background1"/>
            <w:tcMar/>
          </w:tcPr>
          <w:p w:rsidRPr="00CC0718" w:rsidR="00C71DC8" w:rsidP="00244814" w:rsidRDefault="00C71DC8" w14:paraId="7241AABC" w14:textId="77777777">
            <w:pPr>
              <w:rPr>
                <w:color w:val="000000"/>
                <w:spacing w:val="-2"/>
                <w:sz w:val="18"/>
              </w:rPr>
            </w:pPr>
            <w:r w:rsidRPr="00CC0718">
              <w:rPr>
                <w:color w:val="000000"/>
                <w:spacing w:val="-2"/>
                <w:sz w:val="18"/>
              </w:rPr>
              <w:t>No</w:t>
            </w:r>
          </w:p>
        </w:tc>
        <w:tc>
          <w:tcPr>
            <w:tcW w:w="1017" w:type="dxa"/>
            <w:tcBorders>
              <w:top w:val="single" w:color="8FB6EA" w:sz="5" w:space="0"/>
              <w:bottom w:val="single" w:color="8FB6EA" w:sz="5" w:space="0"/>
            </w:tcBorders>
            <w:shd w:val="clear" w:color="auto" w:fill="FFFFFF" w:themeFill="background1"/>
            <w:tcMar/>
          </w:tcPr>
          <w:p w:rsidRPr="00CC0718" w:rsidR="00C71DC8" w:rsidP="00244814" w:rsidRDefault="00C71DC8" w14:paraId="5C3FE6A1" w14:textId="77777777">
            <w:pPr>
              <w:rPr>
                <w:color w:val="000000"/>
                <w:spacing w:val="-2"/>
                <w:sz w:val="18"/>
              </w:rPr>
            </w:pPr>
            <w:r w:rsidRPr="00CC0718">
              <w:rPr>
                <w:color w:val="000000"/>
                <w:spacing w:val="-2"/>
                <w:sz w:val="18"/>
              </w:rPr>
              <w:t>None</w:t>
            </w:r>
          </w:p>
        </w:tc>
      </w:tr>
      <w:tr w:rsidRPr="00CC0718" w:rsidR="00C71DC8" w:rsidTr="3A33D0EC" w14:paraId="0CD68288" w14:textId="77777777">
        <w:trPr>
          <w:trHeight w:val="459" w:hRule="exact"/>
        </w:trPr>
        <w:tc>
          <w:tcPr>
            <w:tcW w:w="6763" w:type="dxa"/>
            <w:gridSpan w:val="2"/>
            <w:tcBorders>
              <w:top w:val="single" w:color="8FB6EA" w:sz="5" w:space="0"/>
              <w:bottom w:val="single" w:color="8FB6EA" w:sz="5" w:space="0"/>
            </w:tcBorders>
            <w:shd w:val="clear" w:color="auto" w:fill="FFFFFF" w:themeFill="background1"/>
            <w:tcMar/>
          </w:tcPr>
          <w:p w:rsidRPr="00CC0718" w:rsidR="00C71DC8" w:rsidP="00244814" w:rsidRDefault="00C71DC8" w14:paraId="2DB9E0DB" w14:textId="77777777">
            <w:pPr>
              <w:rPr>
                <w:color w:val="000000"/>
                <w:spacing w:val="-2"/>
                <w:sz w:val="18"/>
              </w:rPr>
            </w:pPr>
            <w:r w:rsidRPr="00CC0718">
              <w:rPr>
                <w:color w:val="000000"/>
                <w:spacing w:val="-2"/>
                <w:sz w:val="18"/>
              </w:rPr>
              <w:t>Codes\\AXIAL CODE\\Q13- Willingness to pay for the service\IF VALUE IS PROVEN\Quantifiable Value of Services</w:t>
            </w:r>
          </w:p>
        </w:tc>
        <w:tc>
          <w:tcPr>
            <w:tcW w:w="2034" w:type="dxa"/>
            <w:tcBorders>
              <w:top w:val="single" w:color="8FB6EA" w:sz="5" w:space="0"/>
              <w:bottom w:val="single" w:color="8FB6EA" w:sz="5" w:space="0"/>
            </w:tcBorders>
            <w:shd w:val="clear" w:color="auto" w:fill="FFFFFF" w:themeFill="background1"/>
            <w:tcMar/>
          </w:tcPr>
          <w:p w:rsidRPr="00CC0718" w:rsidR="00C71DC8" w:rsidP="00244814" w:rsidRDefault="00C71DC8" w14:paraId="4EF3FECF" w14:textId="77777777">
            <w:pPr>
              <w:rPr>
                <w:color w:val="000000"/>
                <w:spacing w:val="-2"/>
                <w:sz w:val="18"/>
              </w:rPr>
            </w:pPr>
          </w:p>
        </w:tc>
        <w:tc>
          <w:tcPr>
            <w:tcW w:w="903" w:type="dxa"/>
            <w:tcBorders>
              <w:top w:val="single" w:color="8FB6EA" w:sz="5" w:space="0"/>
              <w:bottom w:val="single" w:color="8FB6EA" w:sz="5" w:space="0"/>
            </w:tcBorders>
            <w:shd w:val="clear" w:color="auto" w:fill="FFFFFF" w:themeFill="background1"/>
            <w:tcMar/>
          </w:tcPr>
          <w:p w:rsidRPr="00CC0718" w:rsidR="00C71DC8" w:rsidP="00244814" w:rsidRDefault="00C71DC8" w14:paraId="01832F75" w14:textId="77777777">
            <w:pPr>
              <w:rPr>
                <w:color w:val="000000"/>
                <w:spacing w:val="-2"/>
                <w:sz w:val="18"/>
              </w:rPr>
            </w:pPr>
            <w:r w:rsidRPr="00CC0718">
              <w:rPr>
                <w:color w:val="000000"/>
                <w:spacing w:val="-2"/>
                <w:sz w:val="18"/>
              </w:rPr>
              <w:t>No</w:t>
            </w:r>
          </w:p>
        </w:tc>
        <w:tc>
          <w:tcPr>
            <w:tcW w:w="1017" w:type="dxa"/>
            <w:tcBorders>
              <w:top w:val="single" w:color="8FB6EA" w:sz="5" w:space="0"/>
              <w:bottom w:val="single" w:color="8FB6EA" w:sz="5" w:space="0"/>
            </w:tcBorders>
            <w:shd w:val="clear" w:color="auto" w:fill="FFFFFF" w:themeFill="background1"/>
            <w:tcMar/>
          </w:tcPr>
          <w:p w:rsidRPr="00CC0718" w:rsidR="00C71DC8" w:rsidP="00244814" w:rsidRDefault="00C71DC8" w14:paraId="20C05055" w14:textId="77777777">
            <w:pPr>
              <w:rPr>
                <w:color w:val="000000"/>
                <w:spacing w:val="-2"/>
                <w:sz w:val="18"/>
              </w:rPr>
            </w:pPr>
            <w:r w:rsidRPr="00CC0718">
              <w:rPr>
                <w:color w:val="000000"/>
                <w:spacing w:val="-2"/>
                <w:sz w:val="18"/>
              </w:rPr>
              <w:t>None</w:t>
            </w:r>
          </w:p>
        </w:tc>
      </w:tr>
      <w:tr w:rsidRPr="00CC0718" w:rsidR="00C71DC8" w:rsidTr="3A33D0EC" w14:paraId="4C15C49D" w14:textId="77777777">
        <w:trPr>
          <w:trHeight w:val="330" w:hRule="exact"/>
        </w:trPr>
        <w:tc>
          <w:tcPr>
            <w:tcW w:w="6763" w:type="dxa"/>
            <w:gridSpan w:val="2"/>
            <w:tcBorders>
              <w:top w:val="single" w:color="8FB6EA" w:sz="5" w:space="0"/>
              <w:bottom w:val="single" w:color="8FB6EA" w:sz="5" w:space="0"/>
            </w:tcBorders>
            <w:shd w:val="clear" w:color="auto" w:fill="FFFFFF" w:themeFill="background1"/>
            <w:tcMar/>
          </w:tcPr>
          <w:p w:rsidRPr="00CC0718" w:rsidR="00C71DC8" w:rsidP="00244814" w:rsidRDefault="00C71DC8" w14:paraId="1C5A5C7C" w14:textId="77777777">
            <w:pPr>
              <w:rPr>
                <w:color w:val="000000"/>
                <w:spacing w:val="-2"/>
                <w:sz w:val="18"/>
              </w:rPr>
            </w:pPr>
            <w:r w:rsidRPr="00CC0718">
              <w:rPr>
                <w:color w:val="000000"/>
                <w:spacing w:val="-2"/>
                <w:sz w:val="18"/>
              </w:rPr>
              <w:t>Codes\\AXIAL CODE\\Q13- Willingness to pay for the service\NO, SERVICE SHOULD BE FREE</w:t>
            </w:r>
          </w:p>
        </w:tc>
        <w:tc>
          <w:tcPr>
            <w:tcW w:w="2034" w:type="dxa"/>
            <w:tcBorders>
              <w:top w:val="single" w:color="8FB6EA" w:sz="5" w:space="0"/>
              <w:bottom w:val="single" w:color="8FB6EA" w:sz="5" w:space="0"/>
            </w:tcBorders>
            <w:shd w:val="clear" w:color="auto" w:fill="FFFFFF" w:themeFill="background1"/>
            <w:tcMar/>
          </w:tcPr>
          <w:p w:rsidRPr="00CC0718" w:rsidR="00C71DC8" w:rsidP="00244814" w:rsidRDefault="00C71DC8" w14:paraId="519ABE4D" w14:textId="77777777">
            <w:pPr>
              <w:rPr>
                <w:color w:val="000000"/>
                <w:spacing w:val="-2"/>
                <w:sz w:val="18"/>
              </w:rPr>
            </w:pPr>
          </w:p>
        </w:tc>
        <w:tc>
          <w:tcPr>
            <w:tcW w:w="903" w:type="dxa"/>
            <w:tcBorders>
              <w:top w:val="single" w:color="8FB6EA" w:sz="5" w:space="0"/>
              <w:bottom w:val="single" w:color="8FB6EA" w:sz="5" w:space="0"/>
            </w:tcBorders>
            <w:shd w:val="clear" w:color="auto" w:fill="FFFFFF" w:themeFill="background1"/>
            <w:tcMar/>
          </w:tcPr>
          <w:p w:rsidRPr="00CC0718" w:rsidR="00C71DC8" w:rsidP="00244814" w:rsidRDefault="00C71DC8" w14:paraId="3883697A" w14:textId="77777777">
            <w:pPr>
              <w:rPr>
                <w:color w:val="000000"/>
                <w:spacing w:val="-2"/>
                <w:sz w:val="18"/>
              </w:rPr>
            </w:pPr>
            <w:r w:rsidRPr="00CC0718">
              <w:rPr>
                <w:color w:val="000000"/>
                <w:spacing w:val="-2"/>
                <w:sz w:val="18"/>
              </w:rPr>
              <w:t>Yes</w:t>
            </w:r>
          </w:p>
        </w:tc>
        <w:tc>
          <w:tcPr>
            <w:tcW w:w="1017" w:type="dxa"/>
            <w:tcBorders>
              <w:top w:val="single" w:color="8FB6EA" w:sz="5" w:space="0"/>
              <w:bottom w:val="single" w:color="8FB6EA" w:sz="5" w:space="0"/>
            </w:tcBorders>
            <w:shd w:val="clear" w:color="auto" w:fill="FFFFFF" w:themeFill="background1"/>
            <w:tcMar/>
          </w:tcPr>
          <w:p w:rsidRPr="00CC0718" w:rsidR="00C71DC8" w:rsidP="00244814" w:rsidRDefault="00C71DC8" w14:paraId="247232DB" w14:textId="77777777">
            <w:pPr>
              <w:rPr>
                <w:color w:val="000000"/>
                <w:spacing w:val="-2"/>
                <w:sz w:val="18"/>
              </w:rPr>
            </w:pPr>
            <w:r w:rsidRPr="00CC0718">
              <w:rPr>
                <w:color w:val="000000"/>
                <w:spacing w:val="-2"/>
                <w:sz w:val="18"/>
              </w:rPr>
              <w:t>None</w:t>
            </w:r>
          </w:p>
        </w:tc>
      </w:tr>
      <w:tr w:rsidRPr="00CC0718" w:rsidR="00C71DC8" w:rsidTr="3A33D0EC" w14:paraId="5C694B48" w14:textId="77777777">
        <w:trPr>
          <w:trHeight w:val="458" w:hRule="exact"/>
        </w:trPr>
        <w:tc>
          <w:tcPr>
            <w:tcW w:w="6763" w:type="dxa"/>
            <w:gridSpan w:val="2"/>
            <w:tcBorders>
              <w:top w:val="single" w:color="8FB6EA" w:sz="5" w:space="0"/>
              <w:bottom w:val="single" w:color="8FB6EA" w:sz="5" w:space="0"/>
            </w:tcBorders>
            <w:shd w:val="clear" w:color="auto" w:fill="FFFFFF" w:themeFill="background1"/>
            <w:tcMar/>
          </w:tcPr>
          <w:p w:rsidRPr="00CC0718" w:rsidR="00C71DC8" w:rsidP="3A33D0EC" w:rsidRDefault="00C71DC8" w14:paraId="7A2498B1" w14:textId="77777777">
            <w:pPr>
              <w:rPr>
                <w:color w:val="000000"/>
                <w:spacing w:val="-2"/>
                <w:sz w:val="18"/>
                <w:szCs w:val="18"/>
                <w:lang w:val="en-US"/>
              </w:rPr>
            </w:pPr>
            <w:r w:rsidRPr="3A33D0EC" w:rsidR="00C71DC8">
              <w:rPr>
                <w:color w:val="000000"/>
                <w:spacing w:val="-2"/>
                <w:sz w:val="18"/>
                <w:szCs w:val="18"/>
                <w:lang w:val="en-US"/>
              </w:rPr>
              <w:t xml:space="preserve">Codes\\AXIAL CODE\\Q13- Willingness to pay for the service\NO, SERVICE SHOULD BE FREE\I feel it if the service was </w:t>
            </w:r>
            <w:r w:rsidRPr="3A33D0EC" w:rsidR="00C71DC8">
              <w:rPr>
                <w:color w:val="000000"/>
                <w:spacing w:val="-2"/>
                <w:sz w:val="18"/>
                <w:szCs w:val="18"/>
                <w:lang w:val="en-US"/>
              </w:rPr>
              <w:t>free</w:t>
            </w:r>
            <w:r w:rsidRPr="3A33D0EC" w:rsidR="00C71DC8">
              <w:rPr>
                <w:color w:val="000000"/>
                <w:spacing w:val="-2"/>
                <w:sz w:val="18"/>
                <w:szCs w:val="18"/>
                <w:lang w:val="en-US"/>
              </w:rPr>
              <w:t xml:space="preserve"> I feel the club would </w:t>
            </w:r>
            <w:r w:rsidRPr="3A33D0EC" w:rsidR="00C71DC8">
              <w:rPr>
                <w:color w:val="000000"/>
                <w:spacing w:val="-2"/>
                <w:sz w:val="18"/>
                <w:szCs w:val="18"/>
                <w:lang w:val="en-US"/>
              </w:rPr>
              <w:t>would</w:t>
            </w:r>
            <w:r w:rsidRPr="3A33D0EC" w:rsidR="00C71DC8">
              <w:rPr>
                <w:color w:val="000000"/>
                <w:spacing w:val="-2"/>
                <w:sz w:val="18"/>
                <w:szCs w:val="18"/>
                <w:lang w:val="en-US"/>
              </w:rPr>
              <w:t xml:space="preserve"> take advantage of it.</w:t>
            </w:r>
          </w:p>
        </w:tc>
        <w:tc>
          <w:tcPr>
            <w:tcW w:w="2034" w:type="dxa"/>
            <w:tcBorders>
              <w:top w:val="single" w:color="8FB6EA" w:sz="5" w:space="0"/>
              <w:bottom w:val="single" w:color="8FB6EA" w:sz="5" w:space="0"/>
            </w:tcBorders>
            <w:shd w:val="clear" w:color="auto" w:fill="FFFFFF" w:themeFill="background1"/>
            <w:tcMar/>
          </w:tcPr>
          <w:p w:rsidRPr="00CC0718" w:rsidR="00C71DC8" w:rsidP="00244814" w:rsidRDefault="00C71DC8" w14:paraId="6902C073" w14:textId="77777777">
            <w:pPr>
              <w:rPr>
                <w:color w:val="000000"/>
                <w:spacing w:val="-2"/>
                <w:sz w:val="18"/>
              </w:rPr>
            </w:pPr>
          </w:p>
        </w:tc>
        <w:tc>
          <w:tcPr>
            <w:tcW w:w="903" w:type="dxa"/>
            <w:tcBorders>
              <w:top w:val="single" w:color="8FB6EA" w:sz="5" w:space="0"/>
              <w:bottom w:val="single" w:color="8FB6EA" w:sz="5" w:space="0"/>
            </w:tcBorders>
            <w:shd w:val="clear" w:color="auto" w:fill="FFFFFF" w:themeFill="background1"/>
            <w:tcMar/>
          </w:tcPr>
          <w:p w:rsidRPr="00CC0718" w:rsidR="00C71DC8" w:rsidP="00244814" w:rsidRDefault="00C71DC8" w14:paraId="299DE940" w14:textId="77777777">
            <w:pPr>
              <w:rPr>
                <w:color w:val="000000"/>
                <w:spacing w:val="-2"/>
                <w:sz w:val="18"/>
              </w:rPr>
            </w:pPr>
            <w:r w:rsidRPr="00CC0718">
              <w:rPr>
                <w:color w:val="000000"/>
                <w:spacing w:val="-2"/>
                <w:sz w:val="18"/>
              </w:rPr>
              <w:t>No</w:t>
            </w:r>
          </w:p>
        </w:tc>
        <w:tc>
          <w:tcPr>
            <w:tcW w:w="1017" w:type="dxa"/>
            <w:tcBorders>
              <w:top w:val="single" w:color="8FB6EA" w:sz="5" w:space="0"/>
              <w:bottom w:val="single" w:color="8FB6EA" w:sz="5" w:space="0"/>
            </w:tcBorders>
            <w:shd w:val="clear" w:color="auto" w:fill="FFFFFF" w:themeFill="background1"/>
            <w:tcMar/>
          </w:tcPr>
          <w:p w:rsidRPr="00CC0718" w:rsidR="00C71DC8" w:rsidP="00244814" w:rsidRDefault="00C71DC8" w14:paraId="2A09FE30" w14:textId="77777777">
            <w:pPr>
              <w:rPr>
                <w:color w:val="000000"/>
                <w:spacing w:val="-2"/>
                <w:sz w:val="18"/>
              </w:rPr>
            </w:pPr>
            <w:r w:rsidRPr="00CC0718">
              <w:rPr>
                <w:color w:val="000000"/>
                <w:spacing w:val="-2"/>
                <w:sz w:val="18"/>
              </w:rPr>
              <w:t>None</w:t>
            </w:r>
          </w:p>
        </w:tc>
      </w:tr>
      <w:tr w:rsidRPr="00CC0718" w:rsidR="00C71DC8" w:rsidTr="3A33D0EC" w14:paraId="67D96F38" w14:textId="77777777">
        <w:trPr>
          <w:trHeight w:val="459" w:hRule="exact"/>
        </w:trPr>
        <w:tc>
          <w:tcPr>
            <w:tcW w:w="6763" w:type="dxa"/>
            <w:gridSpan w:val="2"/>
            <w:tcBorders>
              <w:top w:val="single" w:color="8FB6EA" w:sz="5" w:space="0"/>
              <w:bottom w:val="single" w:color="8FB6EA" w:sz="5" w:space="0"/>
            </w:tcBorders>
            <w:shd w:val="clear" w:color="auto" w:fill="FFFFFF" w:themeFill="background1"/>
            <w:tcMar/>
          </w:tcPr>
          <w:p w:rsidRPr="00CC0718" w:rsidR="00C71DC8" w:rsidP="3A33D0EC" w:rsidRDefault="00C71DC8" w14:paraId="4E79ECCF" w14:textId="77777777">
            <w:pPr>
              <w:rPr>
                <w:color w:val="000000"/>
                <w:spacing w:val="-2"/>
                <w:sz w:val="18"/>
                <w:szCs w:val="18"/>
                <w:lang w:val="en-US"/>
              </w:rPr>
            </w:pPr>
            <w:r w:rsidRPr="3A33D0EC" w:rsidR="00C71DC8">
              <w:rPr>
                <w:color w:val="000000"/>
                <w:spacing w:val="-2"/>
                <w:sz w:val="18"/>
                <w:szCs w:val="18"/>
                <w:lang w:val="en-US"/>
              </w:rPr>
              <w:t>Codes\\AXIAL CODE\\Q13- Willingness to pay for the service\NO, SERVICE SHOULD BE FREE\it's a voluntary job,</w:t>
            </w:r>
          </w:p>
        </w:tc>
        <w:tc>
          <w:tcPr>
            <w:tcW w:w="2034" w:type="dxa"/>
            <w:tcBorders>
              <w:top w:val="single" w:color="8FB6EA" w:sz="5" w:space="0"/>
              <w:bottom w:val="single" w:color="8FB6EA" w:sz="5" w:space="0"/>
            </w:tcBorders>
            <w:shd w:val="clear" w:color="auto" w:fill="FFFFFF" w:themeFill="background1"/>
            <w:tcMar/>
          </w:tcPr>
          <w:p w:rsidRPr="00CC0718" w:rsidR="00C71DC8" w:rsidP="00244814" w:rsidRDefault="00C71DC8" w14:paraId="367EB15E" w14:textId="77777777">
            <w:pPr>
              <w:rPr>
                <w:color w:val="000000"/>
                <w:spacing w:val="-2"/>
                <w:sz w:val="18"/>
              </w:rPr>
            </w:pPr>
          </w:p>
        </w:tc>
        <w:tc>
          <w:tcPr>
            <w:tcW w:w="903" w:type="dxa"/>
            <w:tcBorders>
              <w:top w:val="single" w:color="8FB6EA" w:sz="5" w:space="0"/>
              <w:bottom w:val="single" w:color="8FB6EA" w:sz="5" w:space="0"/>
            </w:tcBorders>
            <w:shd w:val="clear" w:color="auto" w:fill="FFFFFF" w:themeFill="background1"/>
            <w:tcMar/>
          </w:tcPr>
          <w:p w:rsidRPr="00CC0718" w:rsidR="00C71DC8" w:rsidP="00244814" w:rsidRDefault="00C71DC8" w14:paraId="356739C4" w14:textId="77777777">
            <w:pPr>
              <w:rPr>
                <w:color w:val="000000"/>
                <w:spacing w:val="-2"/>
                <w:sz w:val="18"/>
              </w:rPr>
            </w:pPr>
            <w:r w:rsidRPr="00CC0718">
              <w:rPr>
                <w:color w:val="000000"/>
                <w:spacing w:val="-2"/>
                <w:sz w:val="18"/>
              </w:rPr>
              <w:t>No</w:t>
            </w:r>
          </w:p>
        </w:tc>
        <w:tc>
          <w:tcPr>
            <w:tcW w:w="1017" w:type="dxa"/>
            <w:tcBorders>
              <w:top w:val="single" w:color="8FB6EA" w:sz="5" w:space="0"/>
              <w:bottom w:val="single" w:color="8FB6EA" w:sz="5" w:space="0"/>
            </w:tcBorders>
            <w:shd w:val="clear" w:color="auto" w:fill="FFFFFF" w:themeFill="background1"/>
            <w:tcMar/>
          </w:tcPr>
          <w:p w:rsidRPr="00CC0718" w:rsidR="00C71DC8" w:rsidP="00244814" w:rsidRDefault="00C71DC8" w14:paraId="541FED24" w14:textId="77777777">
            <w:pPr>
              <w:rPr>
                <w:color w:val="000000"/>
                <w:spacing w:val="-2"/>
                <w:sz w:val="18"/>
              </w:rPr>
            </w:pPr>
            <w:r w:rsidRPr="00CC0718">
              <w:rPr>
                <w:color w:val="000000"/>
                <w:spacing w:val="-2"/>
                <w:sz w:val="18"/>
              </w:rPr>
              <w:t>None</w:t>
            </w:r>
          </w:p>
        </w:tc>
      </w:tr>
      <w:tr w:rsidRPr="00CC0718" w:rsidR="00C71DC8" w:rsidTr="3A33D0EC" w14:paraId="7F1B1555" w14:textId="77777777">
        <w:trPr>
          <w:trHeight w:val="343" w:hRule="exact"/>
        </w:trPr>
        <w:tc>
          <w:tcPr>
            <w:tcW w:w="6763" w:type="dxa"/>
            <w:gridSpan w:val="2"/>
            <w:tcBorders>
              <w:top w:val="single" w:color="8FB6EA" w:sz="5" w:space="0"/>
              <w:bottom w:val="single" w:color="8FB6EA" w:sz="5" w:space="0"/>
            </w:tcBorders>
            <w:shd w:val="clear" w:color="auto" w:fill="FFFFFF" w:themeFill="background1"/>
            <w:tcMar/>
          </w:tcPr>
          <w:p w:rsidRPr="00CC0718" w:rsidR="00C71DC8" w:rsidP="00244814" w:rsidRDefault="00C71DC8" w14:paraId="1B8C9BD3" w14:textId="77777777">
            <w:pPr>
              <w:rPr>
                <w:color w:val="000000"/>
                <w:spacing w:val="-2"/>
                <w:sz w:val="18"/>
              </w:rPr>
            </w:pPr>
            <w:r w:rsidRPr="00CC0718">
              <w:rPr>
                <w:color w:val="000000"/>
                <w:spacing w:val="-2"/>
                <w:sz w:val="18"/>
              </w:rPr>
              <w:t>Codes\\AXIAL CODE\\Q14- Receiving Information about events</w:t>
            </w:r>
          </w:p>
        </w:tc>
        <w:tc>
          <w:tcPr>
            <w:tcW w:w="2034" w:type="dxa"/>
            <w:tcBorders>
              <w:top w:val="single" w:color="8FB6EA" w:sz="5" w:space="0"/>
              <w:bottom w:val="single" w:color="8FB6EA" w:sz="5" w:space="0"/>
            </w:tcBorders>
            <w:shd w:val="clear" w:color="auto" w:fill="FFFFFF" w:themeFill="background1"/>
            <w:tcMar/>
          </w:tcPr>
          <w:p w:rsidRPr="00CC0718" w:rsidR="00C71DC8" w:rsidP="00244814" w:rsidRDefault="00C71DC8" w14:paraId="7C42B761" w14:textId="77777777">
            <w:pPr>
              <w:rPr>
                <w:color w:val="000000"/>
                <w:spacing w:val="-2"/>
                <w:sz w:val="18"/>
              </w:rPr>
            </w:pPr>
          </w:p>
        </w:tc>
        <w:tc>
          <w:tcPr>
            <w:tcW w:w="903" w:type="dxa"/>
            <w:tcBorders>
              <w:top w:val="single" w:color="8FB6EA" w:sz="5" w:space="0"/>
              <w:bottom w:val="single" w:color="8FB6EA" w:sz="5" w:space="0"/>
            </w:tcBorders>
            <w:shd w:val="clear" w:color="auto" w:fill="FFFFFF" w:themeFill="background1"/>
            <w:tcMar/>
          </w:tcPr>
          <w:p w:rsidRPr="00CC0718" w:rsidR="00C71DC8" w:rsidP="00244814" w:rsidRDefault="00C71DC8" w14:paraId="2681FA41" w14:textId="77777777">
            <w:pPr>
              <w:rPr>
                <w:color w:val="000000"/>
                <w:spacing w:val="-2"/>
                <w:sz w:val="18"/>
              </w:rPr>
            </w:pPr>
            <w:r w:rsidRPr="00CC0718">
              <w:rPr>
                <w:color w:val="000000"/>
                <w:spacing w:val="-2"/>
                <w:sz w:val="18"/>
              </w:rPr>
              <w:t>Yes</w:t>
            </w:r>
          </w:p>
        </w:tc>
        <w:tc>
          <w:tcPr>
            <w:tcW w:w="1017" w:type="dxa"/>
            <w:tcBorders>
              <w:top w:val="single" w:color="8FB6EA" w:sz="5" w:space="0"/>
              <w:bottom w:val="single" w:color="8FB6EA" w:sz="5" w:space="0"/>
            </w:tcBorders>
            <w:shd w:val="clear" w:color="auto" w:fill="FFFFFF" w:themeFill="background1"/>
            <w:tcMar/>
          </w:tcPr>
          <w:p w:rsidRPr="00CC0718" w:rsidR="00C71DC8" w:rsidP="00244814" w:rsidRDefault="00C71DC8" w14:paraId="636A4662" w14:textId="77777777">
            <w:pPr>
              <w:rPr>
                <w:color w:val="000000"/>
                <w:spacing w:val="-2"/>
                <w:sz w:val="18"/>
              </w:rPr>
            </w:pPr>
            <w:r w:rsidRPr="00CC0718">
              <w:rPr>
                <w:color w:val="000000"/>
                <w:spacing w:val="-2"/>
                <w:sz w:val="18"/>
              </w:rPr>
              <w:t>None</w:t>
            </w:r>
          </w:p>
        </w:tc>
      </w:tr>
      <w:tr w:rsidRPr="00CC0718" w:rsidR="00C71DC8" w:rsidTr="3A33D0EC" w14:paraId="11869C7E" w14:textId="77777777">
        <w:trPr>
          <w:trHeight w:val="344" w:hRule="exact"/>
        </w:trPr>
        <w:tc>
          <w:tcPr>
            <w:tcW w:w="6763" w:type="dxa"/>
            <w:gridSpan w:val="2"/>
            <w:tcBorders>
              <w:top w:val="single" w:color="8FB6EA" w:sz="5" w:space="0"/>
              <w:bottom w:val="single" w:color="8FB6EA" w:sz="5" w:space="0"/>
            </w:tcBorders>
            <w:shd w:val="clear" w:color="auto" w:fill="FFFFFF" w:themeFill="background1"/>
            <w:tcMar/>
          </w:tcPr>
          <w:p w:rsidRPr="00CC0718" w:rsidR="00C71DC8" w:rsidP="00244814" w:rsidRDefault="00C71DC8" w14:paraId="4D0E681F" w14:textId="77777777">
            <w:pPr>
              <w:rPr>
                <w:color w:val="000000"/>
                <w:spacing w:val="-2"/>
                <w:sz w:val="18"/>
              </w:rPr>
            </w:pPr>
            <w:r w:rsidRPr="00CC0718">
              <w:rPr>
                <w:color w:val="000000"/>
                <w:spacing w:val="-2"/>
                <w:sz w:val="18"/>
              </w:rPr>
              <w:t>Codes\\AXIAL CODE\\Q14- Receiving Information about events\DIGITAL AND SOCIAL MEDIA</w:t>
            </w:r>
          </w:p>
        </w:tc>
        <w:tc>
          <w:tcPr>
            <w:tcW w:w="2034" w:type="dxa"/>
            <w:tcBorders>
              <w:top w:val="single" w:color="8FB6EA" w:sz="5" w:space="0"/>
              <w:bottom w:val="single" w:color="8FB6EA" w:sz="5" w:space="0"/>
            </w:tcBorders>
            <w:shd w:val="clear" w:color="auto" w:fill="FFFFFF" w:themeFill="background1"/>
            <w:tcMar/>
          </w:tcPr>
          <w:p w:rsidRPr="00CC0718" w:rsidR="00C71DC8" w:rsidP="00244814" w:rsidRDefault="00C71DC8" w14:paraId="3CBD4C0C" w14:textId="77777777">
            <w:pPr>
              <w:rPr>
                <w:color w:val="000000"/>
                <w:spacing w:val="-2"/>
                <w:sz w:val="18"/>
              </w:rPr>
            </w:pPr>
          </w:p>
        </w:tc>
        <w:tc>
          <w:tcPr>
            <w:tcW w:w="903" w:type="dxa"/>
            <w:tcBorders>
              <w:top w:val="single" w:color="8FB6EA" w:sz="5" w:space="0"/>
              <w:bottom w:val="single" w:color="8FB6EA" w:sz="5" w:space="0"/>
            </w:tcBorders>
            <w:shd w:val="clear" w:color="auto" w:fill="FFFFFF" w:themeFill="background1"/>
            <w:tcMar/>
          </w:tcPr>
          <w:p w:rsidRPr="00CC0718" w:rsidR="00C71DC8" w:rsidP="00244814" w:rsidRDefault="00C71DC8" w14:paraId="451B3995" w14:textId="77777777">
            <w:pPr>
              <w:rPr>
                <w:color w:val="000000"/>
                <w:spacing w:val="-2"/>
                <w:sz w:val="18"/>
              </w:rPr>
            </w:pPr>
            <w:r w:rsidRPr="00CC0718">
              <w:rPr>
                <w:color w:val="000000"/>
                <w:spacing w:val="-2"/>
                <w:sz w:val="18"/>
              </w:rPr>
              <w:t>Yes</w:t>
            </w:r>
          </w:p>
        </w:tc>
        <w:tc>
          <w:tcPr>
            <w:tcW w:w="1017" w:type="dxa"/>
            <w:tcBorders>
              <w:top w:val="single" w:color="8FB6EA" w:sz="5" w:space="0"/>
              <w:bottom w:val="single" w:color="8FB6EA" w:sz="5" w:space="0"/>
            </w:tcBorders>
            <w:shd w:val="clear" w:color="auto" w:fill="FFFFFF" w:themeFill="background1"/>
            <w:tcMar/>
          </w:tcPr>
          <w:p w:rsidRPr="00CC0718" w:rsidR="00C71DC8" w:rsidP="00244814" w:rsidRDefault="00C71DC8" w14:paraId="407CDF12" w14:textId="77777777">
            <w:pPr>
              <w:rPr>
                <w:color w:val="000000"/>
                <w:spacing w:val="-2"/>
                <w:sz w:val="18"/>
              </w:rPr>
            </w:pPr>
            <w:r w:rsidRPr="00CC0718">
              <w:rPr>
                <w:color w:val="000000"/>
                <w:spacing w:val="-2"/>
                <w:sz w:val="18"/>
              </w:rPr>
              <w:t>None</w:t>
            </w:r>
          </w:p>
        </w:tc>
      </w:tr>
      <w:tr w:rsidRPr="00CC0718" w:rsidR="00C71DC8" w:rsidTr="3A33D0EC" w14:paraId="7B0FAA6E" w14:textId="77777777">
        <w:trPr>
          <w:trHeight w:val="444" w:hRule="exact"/>
        </w:trPr>
        <w:tc>
          <w:tcPr>
            <w:tcW w:w="6763" w:type="dxa"/>
            <w:gridSpan w:val="2"/>
            <w:tcBorders>
              <w:top w:val="single" w:color="8FB6EA" w:sz="5" w:space="0"/>
              <w:bottom w:val="single" w:color="8FB6EA" w:sz="5" w:space="0"/>
            </w:tcBorders>
            <w:shd w:val="clear" w:color="auto" w:fill="FFFFFF" w:themeFill="background1"/>
            <w:tcMar/>
          </w:tcPr>
          <w:p w:rsidRPr="00CC0718" w:rsidR="00C71DC8" w:rsidP="3A33D0EC" w:rsidRDefault="00C71DC8" w14:paraId="742E5746" w14:textId="77777777">
            <w:pPr>
              <w:rPr>
                <w:color w:val="000000"/>
                <w:spacing w:val="-2"/>
                <w:sz w:val="18"/>
                <w:szCs w:val="18"/>
                <w:lang w:val="en-US"/>
              </w:rPr>
            </w:pPr>
            <w:r w:rsidRPr="3A33D0EC" w:rsidR="00C71DC8">
              <w:rPr>
                <w:color w:val="000000"/>
                <w:spacing w:val="-2"/>
                <w:sz w:val="18"/>
                <w:szCs w:val="18"/>
                <w:lang w:val="en-US"/>
              </w:rPr>
              <w:t>Codes\\AXIAL CODE\\Q14- Receiving Information about events\DIGITAL AND SOCIAL MEDIA\see Instagram or WPI apps to see if there's any events</w:t>
            </w:r>
          </w:p>
        </w:tc>
        <w:tc>
          <w:tcPr>
            <w:tcW w:w="2034" w:type="dxa"/>
            <w:tcBorders>
              <w:top w:val="single" w:color="8FB6EA" w:sz="5" w:space="0"/>
              <w:bottom w:val="single" w:color="8FB6EA" w:sz="5" w:space="0"/>
            </w:tcBorders>
            <w:shd w:val="clear" w:color="auto" w:fill="FFFFFF" w:themeFill="background1"/>
            <w:tcMar/>
          </w:tcPr>
          <w:p w:rsidRPr="00CC0718" w:rsidR="00C71DC8" w:rsidP="00244814" w:rsidRDefault="00C71DC8" w14:paraId="30D71FE7" w14:textId="77777777">
            <w:pPr>
              <w:rPr>
                <w:color w:val="000000"/>
                <w:spacing w:val="-2"/>
                <w:sz w:val="18"/>
              </w:rPr>
            </w:pPr>
          </w:p>
        </w:tc>
        <w:tc>
          <w:tcPr>
            <w:tcW w:w="903" w:type="dxa"/>
            <w:tcBorders>
              <w:top w:val="single" w:color="8FB6EA" w:sz="5" w:space="0"/>
              <w:bottom w:val="single" w:color="8FB6EA" w:sz="5" w:space="0"/>
            </w:tcBorders>
            <w:shd w:val="clear" w:color="auto" w:fill="FFFFFF" w:themeFill="background1"/>
            <w:tcMar/>
          </w:tcPr>
          <w:p w:rsidRPr="00CC0718" w:rsidR="00C71DC8" w:rsidP="00244814" w:rsidRDefault="00C71DC8" w14:paraId="47EFA3FB" w14:textId="77777777">
            <w:pPr>
              <w:rPr>
                <w:color w:val="000000"/>
                <w:spacing w:val="-2"/>
                <w:sz w:val="18"/>
              </w:rPr>
            </w:pPr>
            <w:r w:rsidRPr="00CC0718">
              <w:rPr>
                <w:color w:val="000000"/>
                <w:spacing w:val="-2"/>
                <w:sz w:val="18"/>
              </w:rPr>
              <w:t>No</w:t>
            </w:r>
          </w:p>
        </w:tc>
        <w:tc>
          <w:tcPr>
            <w:tcW w:w="1017" w:type="dxa"/>
            <w:tcBorders>
              <w:top w:val="single" w:color="8FB6EA" w:sz="5" w:space="0"/>
              <w:bottom w:val="single" w:color="8FB6EA" w:sz="5" w:space="0"/>
            </w:tcBorders>
            <w:shd w:val="clear" w:color="auto" w:fill="FFFFFF" w:themeFill="background1"/>
            <w:tcMar/>
          </w:tcPr>
          <w:p w:rsidRPr="00CC0718" w:rsidR="00C71DC8" w:rsidP="00244814" w:rsidRDefault="00C71DC8" w14:paraId="4F729D76" w14:textId="77777777">
            <w:pPr>
              <w:rPr>
                <w:color w:val="000000"/>
                <w:spacing w:val="-2"/>
                <w:sz w:val="18"/>
              </w:rPr>
            </w:pPr>
            <w:r w:rsidRPr="00CC0718">
              <w:rPr>
                <w:color w:val="000000"/>
                <w:spacing w:val="-2"/>
                <w:sz w:val="18"/>
              </w:rPr>
              <w:t>None</w:t>
            </w:r>
          </w:p>
        </w:tc>
      </w:tr>
      <w:tr w:rsidRPr="00CC0718" w:rsidR="00C71DC8" w:rsidTr="3A33D0EC" w14:paraId="0B9F04B3" w14:textId="77777777">
        <w:trPr>
          <w:trHeight w:val="459" w:hRule="exact"/>
        </w:trPr>
        <w:tc>
          <w:tcPr>
            <w:tcW w:w="6763" w:type="dxa"/>
            <w:gridSpan w:val="2"/>
            <w:tcBorders>
              <w:top w:val="single" w:color="8FB6EA" w:sz="5" w:space="0"/>
              <w:bottom w:val="single" w:color="8FB6EA" w:sz="5" w:space="0"/>
            </w:tcBorders>
            <w:shd w:val="clear" w:color="auto" w:fill="FFFFFF" w:themeFill="background1"/>
            <w:tcMar/>
          </w:tcPr>
          <w:p w:rsidRPr="00CC0718" w:rsidR="00C71DC8" w:rsidP="3A33D0EC" w:rsidRDefault="00C71DC8" w14:paraId="230A33C0" w14:textId="77777777">
            <w:pPr>
              <w:rPr>
                <w:color w:val="000000"/>
                <w:spacing w:val="-2"/>
                <w:sz w:val="18"/>
                <w:szCs w:val="18"/>
                <w:lang w:val="en-US"/>
              </w:rPr>
            </w:pPr>
            <w:r w:rsidRPr="3A33D0EC" w:rsidR="00C71DC8">
              <w:rPr>
                <w:color w:val="000000"/>
                <w:spacing w:val="-2"/>
                <w:sz w:val="18"/>
                <w:szCs w:val="18"/>
                <w:lang w:val="en-US"/>
              </w:rPr>
              <w:t>Codes\\AXIAL CODE\\Q14- Receiving Information about events\DIGITAL AND SOCIAL MEDIA\</w:t>
            </w:r>
            <w:r w:rsidRPr="3A33D0EC" w:rsidR="00C71DC8">
              <w:rPr>
                <w:color w:val="000000"/>
                <w:spacing w:val="-2"/>
                <w:sz w:val="18"/>
                <w:szCs w:val="18"/>
                <w:lang w:val="en-US"/>
              </w:rPr>
              <w:t>Social Media</w:t>
            </w:r>
          </w:p>
        </w:tc>
        <w:tc>
          <w:tcPr>
            <w:tcW w:w="2034" w:type="dxa"/>
            <w:tcBorders>
              <w:top w:val="single" w:color="8FB6EA" w:sz="5" w:space="0"/>
              <w:bottom w:val="single" w:color="8FB6EA" w:sz="5" w:space="0"/>
            </w:tcBorders>
            <w:shd w:val="clear" w:color="auto" w:fill="FFFFFF" w:themeFill="background1"/>
            <w:tcMar/>
          </w:tcPr>
          <w:p w:rsidRPr="00CC0718" w:rsidR="00C71DC8" w:rsidP="00244814" w:rsidRDefault="00C71DC8" w14:paraId="597014E8" w14:textId="77777777">
            <w:pPr>
              <w:rPr>
                <w:color w:val="000000"/>
                <w:spacing w:val="-2"/>
                <w:sz w:val="18"/>
              </w:rPr>
            </w:pPr>
          </w:p>
        </w:tc>
        <w:tc>
          <w:tcPr>
            <w:tcW w:w="903" w:type="dxa"/>
            <w:tcBorders>
              <w:top w:val="single" w:color="8FB6EA" w:sz="5" w:space="0"/>
              <w:bottom w:val="single" w:color="8FB6EA" w:sz="5" w:space="0"/>
            </w:tcBorders>
            <w:shd w:val="clear" w:color="auto" w:fill="FFFFFF" w:themeFill="background1"/>
            <w:tcMar/>
          </w:tcPr>
          <w:p w:rsidRPr="00CC0718" w:rsidR="00C71DC8" w:rsidP="00244814" w:rsidRDefault="00C71DC8" w14:paraId="3BDEDF0C" w14:textId="77777777">
            <w:pPr>
              <w:rPr>
                <w:color w:val="000000"/>
                <w:spacing w:val="-2"/>
                <w:sz w:val="18"/>
              </w:rPr>
            </w:pPr>
            <w:r w:rsidRPr="00CC0718">
              <w:rPr>
                <w:color w:val="000000"/>
                <w:spacing w:val="-2"/>
                <w:sz w:val="18"/>
              </w:rPr>
              <w:t>No</w:t>
            </w:r>
          </w:p>
        </w:tc>
        <w:tc>
          <w:tcPr>
            <w:tcW w:w="1017" w:type="dxa"/>
            <w:tcBorders>
              <w:top w:val="single" w:color="8FB6EA" w:sz="5" w:space="0"/>
              <w:bottom w:val="single" w:color="8FB6EA" w:sz="5" w:space="0"/>
            </w:tcBorders>
            <w:shd w:val="clear" w:color="auto" w:fill="FFFFFF" w:themeFill="background1"/>
            <w:tcMar/>
          </w:tcPr>
          <w:p w:rsidRPr="00CC0718" w:rsidR="00C71DC8" w:rsidP="00244814" w:rsidRDefault="00C71DC8" w14:paraId="701FB63C" w14:textId="77777777">
            <w:pPr>
              <w:rPr>
                <w:color w:val="000000"/>
                <w:spacing w:val="-2"/>
                <w:sz w:val="18"/>
              </w:rPr>
            </w:pPr>
            <w:r w:rsidRPr="00CC0718">
              <w:rPr>
                <w:color w:val="000000"/>
                <w:spacing w:val="-2"/>
                <w:sz w:val="18"/>
              </w:rPr>
              <w:t>None</w:t>
            </w:r>
          </w:p>
        </w:tc>
      </w:tr>
      <w:tr w:rsidRPr="00CC0718" w:rsidR="00C71DC8" w:rsidTr="3A33D0EC" w14:paraId="0BFD991B" w14:textId="77777777">
        <w:trPr>
          <w:trHeight w:val="458" w:hRule="exact"/>
        </w:trPr>
        <w:tc>
          <w:tcPr>
            <w:tcW w:w="6763" w:type="dxa"/>
            <w:gridSpan w:val="2"/>
            <w:tcBorders>
              <w:top w:val="single" w:color="8FB6EA" w:sz="5" w:space="0"/>
              <w:bottom w:val="single" w:color="8FB6EA" w:sz="5" w:space="0"/>
            </w:tcBorders>
            <w:shd w:val="clear" w:color="auto" w:fill="FFFFFF" w:themeFill="background1"/>
            <w:tcMar/>
          </w:tcPr>
          <w:p w:rsidRPr="00CC0718" w:rsidR="00C71DC8" w:rsidP="3A33D0EC" w:rsidRDefault="00C71DC8" w14:paraId="6E8405E4" w14:textId="77777777">
            <w:pPr>
              <w:rPr>
                <w:color w:val="000000"/>
                <w:spacing w:val="-2"/>
                <w:sz w:val="18"/>
                <w:szCs w:val="18"/>
                <w:lang w:val="en-US"/>
              </w:rPr>
            </w:pPr>
            <w:r w:rsidRPr="3A33D0EC" w:rsidR="00C71DC8">
              <w:rPr>
                <w:color w:val="000000"/>
                <w:spacing w:val="-2"/>
                <w:sz w:val="18"/>
                <w:szCs w:val="18"/>
                <w:lang w:val="en-US"/>
              </w:rPr>
              <w:t>Codes\\AXIAL CODE\\Q14- Receiving Information about events\DIGITAL AND SOCIAL MEDIA\</w:t>
            </w:r>
            <w:r w:rsidRPr="3A33D0EC" w:rsidR="00C71DC8">
              <w:rPr>
                <w:color w:val="000000"/>
                <w:spacing w:val="-2"/>
                <w:sz w:val="18"/>
                <w:szCs w:val="18"/>
                <w:lang w:val="en-US"/>
              </w:rPr>
              <w:t>Social Media</w:t>
            </w:r>
            <w:r w:rsidRPr="3A33D0EC" w:rsidR="00C71DC8">
              <w:rPr>
                <w:color w:val="000000"/>
                <w:spacing w:val="-2"/>
                <w:sz w:val="18"/>
                <w:szCs w:val="18"/>
                <w:lang w:val="en-US"/>
              </w:rPr>
              <w:t xml:space="preserve"> and Digital Flyers</w:t>
            </w:r>
          </w:p>
        </w:tc>
        <w:tc>
          <w:tcPr>
            <w:tcW w:w="2034" w:type="dxa"/>
            <w:tcBorders>
              <w:top w:val="single" w:color="8FB6EA" w:sz="5" w:space="0"/>
              <w:bottom w:val="single" w:color="8FB6EA" w:sz="5" w:space="0"/>
            </w:tcBorders>
            <w:shd w:val="clear" w:color="auto" w:fill="FFFFFF" w:themeFill="background1"/>
            <w:tcMar/>
          </w:tcPr>
          <w:p w:rsidRPr="00CC0718" w:rsidR="00C71DC8" w:rsidP="00244814" w:rsidRDefault="00C71DC8" w14:paraId="59E2E4E0" w14:textId="77777777">
            <w:pPr>
              <w:rPr>
                <w:color w:val="000000"/>
                <w:spacing w:val="-2"/>
                <w:sz w:val="18"/>
              </w:rPr>
            </w:pPr>
          </w:p>
        </w:tc>
        <w:tc>
          <w:tcPr>
            <w:tcW w:w="903" w:type="dxa"/>
            <w:tcBorders>
              <w:top w:val="single" w:color="8FB6EA" w:sz="5" w:space="0"/>
              <w:bottom w:val="single" w:color="8FB6EA" w:sz="5" w:space="0"/>
            </w:tcBorders>
            <w:shd w:val="clear" w:color="auto" w:fill="FFFFFF" w:themeFill="background1"/>
            <w:tcMar/>
          </w:tcPr>
          <w:p w:rsidRPr="00CC0718" w:rsidR="00C71DC8" w:rsidP="00244814" w:rsidRDefault="00C71DC8" w14:paraId="7073588A" w14:textId="77777777">
            <w:pPr>
              <w:rPr>
                <w:color w:val="000000"/>
                <w:spacing w:val="-2"/>
                <w:sz w:val="18"/>
              </w:rPr>
            </w:pPr>
            <w:r w:rsidRPr="00CC0718">
              <w:rPr>
                <w:color w:val="000000"/>
                <w:spacing w:val="-2"/>
                <w:sz w:val="18"/>
              </w:rPr>
              <w:t>No</w:t>
            </w:r>
          </w:p>
        </w:tc>
        <w:tc>
          <w:tcPr>
            <w:tcW w:w="1017" w:type="dxa"/>
            <w:tcBorders>
              <w:top w:val="single" w:color="8FB6EA" w:sz="5" w:space="0"/>
              <w:bottom w:val="single" w:color="8FB6EA" w:sz="5" w:space="0"/>
            </w:tcBorders>
            <w:shd w:val="clear" w:color="auto" w:fill="FFFFFF" w:themeFill="background1"/>
            <w:tcMar/>
          </w:tcPr>
          <w:p w:rsidRPr="00CC0718" w:rsidR="00C71DC8" w:rsidP="00244814" w:rsidRDefault="00C71DC8" w14:paraId="141886F1" w14:textId="77777777">
            <w:pPr>
              <w:rPr>
                <w:color w:val="000000"/>
                <w:spacing w:val="-2"/>
                <w:sz w:val="18"/>
              </w:rPr>
            </w:pPr>
            <w:r w:rsidRPr="00CC0718">
              <w:rPr>
                <w:color w:val="000000"/>
                <w:spacing w:val="-2"/>
                <w:sz w:val="18"/>
              </w:rPr>
              <w:t>None</w:t>
            </w:r>
          </w:p>
        </w:tc>
      </w:tr>
      <w:tr w:rsidRPr="00CC0718" w:rsidR="00C71DC8" w:rsidTr="3A33D0EC" w14:paraId="2918A5EE" w14:textId="77777777">
        <w:trPr>
          <w:trHeight w:val="459" w:hRule="exact"/>
        </w:trPr>
        <w:tc>
          <w:tcPr>
            <w:tcW w:w="6763" w:type="dxa"/>
            <w:gridSpan w:val="2"/>
            <w:tcBorders>
              <w:top w:val="single" w:color="8FB6EA" w:sz="5" w:space="0"/>
              <w:bottom w:val="single" w:color="8FB6EA" w:sz="5" w:space="0"/>
            </w:tcBorders>
            <w:shd w:val="clear" w:color="auto" w:fill="FFFFFF" w:themeFill="background1"/>
            <w:tcMar/>
          </w:tcPr>
          <w:p w:rsidRPr="00CC0718" w:rsidR="00C71DC8" w:rsidP="00244814" w:rsidRDefault="00C71DC8" w14:paraId="1AE75436" w14:textId="77777777">
            <w:pPr>
              <w:rPr>
                <w:color w:val="000000"/>
                <w:spacing w:val="-2"/>
                <w:sz w:val="18"/>
              </w:rPr>
            </w:pPr>
            <w:r w:rsidRPr="00CC0718">
              <w:rPr>
                <w:color w:val="000000"/>
                <w:spacing w:val="-2"/>
                <w:sz w:val="18"/>
              </w:rPr>
              <w:t>Codes\\AXIAL CODE\\Q14- Receiving Information about events\DIGITAL AND SOCIAL MEDIA\Social Media Platforms</w:t>
            </w:r>
          </w:p>
        </w:tc>
        <w:tc>
          <w:tcPr>
            <w:tcW w:w="2034" w:type="dxa"/>
            <w:tcBorders>
              <w:top w:val="single" w:color="8FB6EA" w:sz="5" w:space="0"/>
              <w:bottom w:val="single" w:color="8FB6EA" w:sz="5" w:space="0"/>
            </w:tcBorders>
            <w:shd w:val="clear" w:color="auto" w:fill="FFFFFF" w:themeFill="background1"/>
            <w:tcMar/>
          </w:tcPr>
          <w:p w:rsidRPr="00CC0718" w:rsidR="00C71DC8" w:rsidP="00244814" w:rsidRDefault="00C71DC8" w14:paraId="37966652" w14:textId="77777777">
            <w:pPr>
              <w:rPr>
                <w:color w:val="000000"/>
                <w:spacing w:val="-2"/>
                <w:sz w:val="18"/>
              </w:rPr>
            </w:pPr>
          </w:p>
        </w:tc>
        <w:tc>
          <w:tcPr>
            <w:tcW w:w="903" w:type="dxa"/>
            <w:tcBorders>
              <w:top w:val="single" w:color="8FB6EA" w:sz="5" w:space="0"/>
              <w:bottom w:val="single" w:color="8FB6EA" w:sz="5" w:space="0"/>
            </w:tcBorders>
            <w:shd w:val="clear" w:color="auto" w:fill="FFFFFF" w:themeFill="background1"/>
            <w:tcMar/>
          </w:tcPr>
          <w:p w:rsidRPr="00CC0718" w:rsidR="00C71DC8" w:rsidP="00244814" w:rsidRDefault="00C71DC8" w14:paraId="1FE0354D" w14:textId="77777777">
            <w:pPr>
              <w:rPr>
                <w:color w:val="000000"/>
                <w:spacing w:val="-2"/>
                <w:sz w:val="18"/>
              </w:rPr>
            </w:pPr>
            <w:r w:rsidRPr="00CC0718">
              <w:rPr>
                <w:color w:val="000000"/>
                <w:spacing w:val="-2"/>
                <w:sz w:val="18"/>
              </w:rPr>
              <w:t>Yes</w:t>
            </w:r>
          </w:p>
        </w:tc>
        <w:tc>
          <w:tcPr>
            <w:tcW w:w="1017" w:type="dxa"/>
            <w:tcBorders>
              <w:top w:val="single" w:color="8FB6EA" w:sz="5" w:space="0"/>
              <w:bottom w:val="single" w:color="8FB6EA" w:sz="5" w:space="0"/>
            </w:tcBorders>
            <w:shd w:val="clear" w:color="auto" w:fill="FFFFFF" w:themeFill="background1"/>
            <w:tcMar/>
          </w:tcPr>
          <w:p w:rsidRPr="00CC0718" w:rsidR="00C71DC8" w:rsidP="00244814" w:rsidRDefault="00C71DC8" w14:paraId="776998D2" w14:textId="77777777">
            <w:pPr>
              <w:rPr>
                <w:color w:val="000000"/>
                <w:spacing w:val="-2"/>
                <w:sz w:val="18"/>
              </w:rPr>
            </w:pPr>
            <w:r w:rsidRPr="00CC0718">
              <w:rPr>
                <w:color w:val="000000"/>
                <w:spacing w:val="-2"/>
                <w:sz w:val="18"/>
              </w:rPr>
              <w:t>None</w:t>
            </w:r>
          </w:p>
        </w:tc>
      </w:tr>
      <w:tr w:rsidRPr="00CC0718" w:rsidR="00C71DC8" w:rsidTr="3A33D0EC" w14:paraId="1E2507D9" w14:textId="77777777">
        <w:trPr>
          <w:trHeight w:val="344" w:hRule="exact"/>
        </w:trPr>
        <w:tc>
          <w:tcPr>
            <w:tcW w:w="6763" w:type="dxa"/>
            <w:gridSpan w:val="2"/>
            <w:tcBorders>
              <w:top w:val="single" w:color="8FB6EA" w:sz="5" w:space="0"/>
              <w:bottom w:val="single" w:color="8FB6EA" w:sz="5" w:space="0"/>
            </w:tcBorders>
            <w:shd w:val="clear" w:color="auto" w:fill="FFFFFF" w:themeFill="background1"/>
            <w:tcMar/>
          </w:tcPr>
          <w:p w:rsidRPr="00CC0718" w:rsidR="00C71DC8" w:rsidP="00244814" w:rsidRDefault="00C71DC8" w14:paraId="31A255AE" w14:textId="77777777">
            <w:pPr>
              <w:rPr>
                <w:color w:val="000000"/>
                <w:spacing w:val="-2"/>
                <w:sz w:val="18"/>
              </w:rPr>
            </w:pPr>
            <w:r w:rsidRPr="00CC0718">
              <w:rPr>
                <w:color w:val="000000"/>
                <w:spacing w:val="-2"/>
                <w:sz w:val="18"/>
              </w:rPr>
              <w:t>Codes\\AXIAL CODE\\Q14- Receiving Information about events\EMAILS</w:t>
            </w:r>
          </w:p>
        </w:tc>
        <w:tc>
          <w:tcPr>
            <w:tcW w:w="2034" w:type="dxa"/>
            <w:tcBorders>
              <w:top w:val="single" w:color="8FB6EA" w:sz="5" w:space="0"/>
              <w:bottom w:val="single" w:color="8FB6EA" w:sz="5" w:space="0"/>
            </w:tcBorders>
            <w:shd w:val="clear" w:color="auto" w:fill="FFFFFF" w:themeFill="background1"/>
            <w:tcMar/>
          </w:tcPr>
          <w:p w:rsidRPr="00CC0718" w:rsidR="00C71DC8" w:rsidP="00244814" w:rsidRDefault="00C71DC8" w14:paraId="3BBDD338" w14:textId="77777777">
            <w:pPr>
              <w:rPr>
                <w:color w:val="000000"/>
                <w:spacing w:val="-2"/>
                <w:sz w:val="18"/>
              </w:rPr>
            </w:pPr>
          </w:p>
        </w:tc>
        <w:tc>
          <w:tcPr>
            <w:tcW w:w="903" w:type="dxa"/>
            <w:tcBorders>
              <w:top w:val="single" w:color="8FB6EA" w:sz="5" w:space="0"/>
              <w:bottom w:val="single" w:color="8FB6EA" w:sz="5" w:space="0"/>
            </w:tcBorders>
            <w:shd w:val="clear" w:color="auto" w:fill="FFFFFF" w:themeFill="background1"/>
            <w:tcMar/>
          </w:tcPr>
          <w:p w:rsidRPr="00CC0718" w:rsidR="00C71DC8" w:rsidP="00244814" w:rsidRDefault="00C71DC8" w14:paraId="7C5CF178" w14:textId="77777777">
            <w:pPr>
              <w:rPr>
                <w:color w:val="000000"/>
                <w:spacing w:val="-2"/>
                <w:sz w:val="18"/>
              </w:rPr>
            </w:pPr>
            <w:r w:rsidRPr="00CC0718">
              <w:rPr>
                <w:color w:val="000000"/>
                <w:spacing w:val="-2"/>
                <w:sz w:val="18"/>
              </w:rPr>
              <w:t>Yes</w:t>
            </w:r>
          </w:p>
        </w:tc>
        <w:tc>
          <w:tcPr>
            <w:tcW w:w="1017" w:type="dxa"/>
            <w:tcBorders>
              <w:top w:val="single" w:color="8FB6EA" w:sz="5" w:space="0"/>
              <w:bottom w:val="single" w:color="8FB6EA" w:sz="5" w:space="0"/>
            </w:tcBorders>
            <w:shd w:val="clear" w:color="auto" w:fill="FFFFFF" w:themeFill="background1"/>
            <w:tcMar/>
          </w:tcPr>
          <w:p w:rsidRPr="00CC0718" w:rsidR="00C71DC8" w:rsidP="00244814" w:rsidRDefault="00C71DC8" w14:paraId="14A8788A" w14:textId="77777777">
            <w:pPr>
              <w:rPr>
                <w:color w:val="000000"/>
                <w:spacing w:val="-2"/>
                <w:sz w:val="18"/>
              </w:rPr>
            </w:pPr>
            <w:r w:rsidRPr="00CC0718">
              <w:rPr>
                <w:color w:val="000000"/>
                <w:spacing w:val="-2"/>
                <w:sz w:val="18"/>
              </w:rPr>
              <w:t>None</w:t>
            </w:r>
          </w:p>
        </w:tc>
      </w:tr>
      <w:tr w:rsidRPr="00CC0718" w:rsidR="00C71DC8" w:rsidTr="3A33D0EC" w14:paraId="6CD342A6" w14:textId="77777777">
        <w:trPr>
          <w:trHeight w:val="329" w:hRule="exact"/>
        </w:trPr>
        <w:tc>
          <w:tcPr>
            <w:tcW w:w="6763" w:type="dxa"/>
            <w:gridSpan w:val="2"/>
            <w:tcBorders>
              <w:top w:val="single" w:color="8FB6EA" w:sz="5" w:space="0"/>
              <w:bottom w:val="single" w:color="8FB6EA" w:sz="5" w:space="0"/>
            </w:tcBorders>
            <w:shd w:val="clear" w:color="auto" w:fill="FFFFFF" w:themeFill="background1"/>
            <w:tcMar/>
          </w:tcPr>
          <w:p w:rsidRPr="00CC0718" w:rsidR="00C71DC8" w:rsidP="00244814" w:rsidRDefault="00C71DC8" w14:paraId="0DAACEC6" w14:textId="77777777">
            <w:pPr>
              <w:rPr>
                <w:color w:val="000000"/>
                <w:spacing w:val="-2"/>
                <w:sz w:val="18"/>
              </w:rPr>
            </w:pPr>
            <w:r w:rsidRPr="00CC0718">
              <w:rPr>
                <w:color w:val="000000"/>
                <w:spacing w:val="-2"/>
                <w:sz w:val="18"/>
              </w:rPr>
              <w:t>Codes\\AXIAL CODE\\Q14- Receiving Information about events\EMAILS\Email club group</w:t>
            </w:r>
          </w:p>
        </w:tc>
        <w:tc>
          <w:tcPr>
            <w:tcW w:w="2034" w:type="dxa"/>
            <w:tcBorders>
              <w:top w:val="single" w:color="8FB6EA" w:sz="5" w:space="0"/>
              <w:bottom w:val="single" w:color="8FB6EA" w:sz="5" w:space="0"/>
            </w:tcBorders>
            <w:shd w:val="clear" w:color="auto" w:fill="FFFFFF" w:themeFill="background1"/>
            <w:tcMar/>
          </w:tcPr>
          <w:p w:rsidRPr="00CC0718" w:rsidR="00C71DC8" w:rsidP="00244814" w:rsidRDefault="00C71DC8" w14:paraId="6CCB4B95" w14:textId="77777777">
            <w:pPr>
              <w:rPr>
                <w:color w:val="000000"/>
                <w:spacing w:val="-2"/>
                <w:sz w:val="18"/>
              </w:rPr>
            </w:pPr>
          </w:p>
        </w:tc>
        <w:tc>
          <w:tcPr>
            <w:tcW w:w="903" w:type="dxa"/>
            <w:tcBorders>
              <w:top w:val="single" w:color="8FB6EA" w:sz="5" w:space="0"/>
              <w:bottom w:val="single" w:color="8FB6EA" w:sz="5" w:space="0"/>
            </w:tcBorders>
            <w:shd w:val="clear" w:color="auto" w:fill="FFFFFF" w:themeFill="background1"/>
            <w:tcMar/>
          </w:tcPr>
          <w:p w:rsidRPr="00CC0718" w:rsidR="00C71DC8" w:rsidP="00244814" w:rsidRDefault="00C71DC8" w14:paraId="4E1F822C" w14:textId="77777777">
            <w:pPr>
              <w:rPr>
                <w:color w:val="000000"/>
                <w:spacing w:val="-2"/>
                <w:sz w:val="18"/>
              </w:rPr>
            </w:pPr>
            <w:r w:rsidRPr="00CC0718">
              <w:rPr>
                <w:color w:val="000000"/>
                <w:spacing w:val="-2"/>
                <w:sz w:val="18"/>
              </w:rPr>
              <w:t>No</w:t>
            </w:r>
          </w:p>
        </w:tc>
        <w:tc>
          <w:tcPr>
            <w:tcW w:w="1017" w:type="dxa"/>
            <w:tcBorders>
              <w:top w:val="single" w:color="8FB6EA" w:sz="5" w:space="0"/>
              <w:bottom w:val="single" w:color="8FB6EA" w:sz="5" w:space="0"/>
            </w:tcBorders>
            <w:shd w:val="clear" w:color="auto" w:fill="FFFFFF" w:themeFill="background1"/>
            <w:tcMar/>
          </w:tcPr>
          <w:p w:rsidRPr="00CC0718" w:rsidR="00C71DC8" w:rsidP="00244814" w:rsidRDefault="00C71DC8" w14:paraId="29D1B32B" w14:textId="77777777">
            <w:pPr>
              <w:rPr>
                <w:color w:val="000000"/>
                <w:spacing w:val="-2"/>
                <w:sz w:val="18"/>
              </w:rPr>
            </w:pPr>
            <w:r w:rsidRPr="00CC0718">
              <w:rPr>
                <w:color w:val="000000"/>
                <w:spacing w:val="-2"/>
                <w:sz w:val="18"/>
              </w:rPr>
              <w:t>None</w:t>
            </w:r>
          </w:p>
        </w:tc>
      </w:tr>
      <w:tr w:rsidRPr="00CC0718" w:rsidR="00C71DC8" w:rsidTr="3A33D0EC" w14:paraId="150B8916" w14:textId="77777777">
        <w:trPr>
          <w:trHeight w:val="344" w:hRule="exact"/>
        </w:trPr>
        <w:tc>
          <w:tcPr>
            <w:tcW w:w="6763" w:type="dxa"/>
            <w:gridSpan w:val="2"/>
            <w:tcBorders>
              <w:top w:val="single" w:color="8FB6EA" w:sz="5" w:space="0"/>
              <w:bottom w:val="single" w:color="8FB6EA" w:sz="5" w:space="0"/>
            </w:tcBorders>
            <w:shd w:val="clear" w:color="auto" w:fill="FFFFFF" w:themeFill="background1"/>
            <w:tcMar/>
          </w:tcPr>
          <w:p w:rsidRPr="00CC0718" w:rsidR="00C71DC8" w:rsidP="00244814" w:rsidRDefault="00C71DC8" w14:paraId="7FB0C5D3" w14:textId="77777777">
            <w:pPr>
              <w:rPr>
                <w:color w:val="000000"/>
                <w:spacing w:val="-2"/>
                <w:sz w:val="18"/>
              </w:rPr>
            </w:pPr>
            <w:r w:rsidRPr="00CC0718">
              <w:rPr>
                <w:color w:val="000000"/>
                <w:spacing w:val="-2"/>
                <w:sz w:val="18"/>
              </w:rPr>
              <w:t>Codes\\AXIAL CODE\\Q14- Receiving Information about events\EMAILS\General Emails</w:t>
            </w:r>
          </w:p>
        </w:tc>
        <w:tc>
          <w:tcPr>
            <w:tcW w:w="2034" w:type="dxa"/>
            <w:tcBorders>
              <w:top w:val="single" w:color="8FB6EA" w:sz="5" w:space="0"/>
              <w:bottom w:val="single" w:color="8FB6EA" w:sz="5" w:space="0"/>
            </w:tcBorders>
            <w:shd w:val="clear" w:color="auto" w:fill="FFFFFF" w:themeFill="background1"/>
            <w:tcMar/>
          </w:tcPr>
          <w:p w:rsidRPr="00CC0718" w:rsidR="00C71DC8" w:rsidP="00244814" w:rsidRDefault="00C71DC8" w14:paraId="3BA222AB" w14:textId="77777777">
            <w:pPr>
              <w:rPr>
                <w:color w:val="000000"/>
                <w:spacing w:val="-2"/>
                <w:sz w:val="18"/>
              </w:rPr>
            </w:pPr>
          </w:p>
        </w:tc>
        <w:tc>
          <w:tcPr>
            <w:tcW w:w="903" w:type="dxa"/>
            <w:tcBorders>
              <w:top w:val="single" w:color="8FB6EA" w:sz="5" w:space="0"/>
              <w:bottom w:val="single" w:color="8FB6EA" w:sz="5" w:space="0"/>
            </w:tcBorders>
            <w:shd w:val="clear" w:color="auto" w:fill="FFFFFF" w:themeFill="background1"/>
            <w:tcMar/>
          </w:tcPr>
          <w:p w:rsidRPr="00CC0718" w:rsidR="00C71DC8" w:rsidP="00244814" w:rsidRDefault="00C71DC8" w14:paraId="5618CD11" w14:textId="77777777">
            <w:pPr>
              <w:rPr>
                <w:color w:val="000000"/>
                <w:spacing w:val="-2"/>
                <w:sz w:val="18"/>
              </w:rPr>
            </w:pPr>
            <w:r w:rsidRPr="00CC0718">
              <w:rPr>
                <w:color w:val="000000"/>
                <w:spacing w:val="-2"/>
                <w:sz w:val="18"/>
              </w:rPr>
              <w:t>No</w:t>
            </w:r>
          </w:p>
        </w:tc>
        <w:tc>
          <w:tcPr>
            <w:tcW w:w="1017" w:type="dxa"/>
            <w:tcBorders>
              <w:top w:val="single" w:color="8FB6EA" w:sz="5" w:space="0"/>
              <w:bottom w:val="single" w:color="8FB6EA" w:sz="5" w:space="0"/>
            </w:tcBorders>
            <w:shd w:val="clear" w:color="auto" w:fill="FFFFFF" w:themeFill="background1"/>
            <w:tcMar/>
          </w:tcPr>
          <w:p w:rsidRPr="00CC0718" w:rsidR="00C71DC8" w:rsidP="00244814" w:rsidRDefault="00C71DC8" w14:paraId="107FE1F1" w14:textId="77777777">
            <w:pPr>
              <w:rPr>
                <w:color w:val="000000"/>
                <w:spacing w:val="-2"/>
                <w:sz w:val="18"/>
              </w:rPr>
            </w:pPr>
            <w:r w:rsidRPr="00CC0718">
              <w:rPr>
                <w:color w:val="000000"/>
                <w:spacing w:val="-2"/>
                <w:sz w:val="18"/>
              </w:rPr>
              <w:t>None</w:t>
            </w:r>
          </w:p>
        </w:tc>
      </w:tr>
      <w:tr w:rsidRPr="00CC0718" w:rsidR="00C71DC8" w:rsidTr="3A33D0EC" w14:paraId="6906BF8C" w14:textId="77777777">
        <w:trPr>
          <w:trHeight w:val="459" w:hRule="exact"/>
        </w:trPr>
        <w:tc>
          <w:tcPr>
            <w:tcW w:w="6763" w:type="dxa"/>
            <w:gridSpan w:val="2"/>
            <w:tcBorders>
              <w:top w:val="single" w:color="8FB6EA" w:sz="5" w:space="0"/>
              <w:bottom w:val="single" w:color="8FB6EA" w:sz="5" w:space="0"/>
            </w:tcBorders>
            <w:shd w:val="clear" w:color="auto" w:fill="FFFFFF" w:themeFill="background1"/>
            <w:tcMar/>
          </w:tcPr>
          <w:p w:rsidRPr="00CC0718" w:rsidR="00C71DC8" w:rsidP="00244814" w:rsidRDefault="00C71DC8" w14:paraId="7696BCBF" w14:textId="77777777">
            <w:pPr>
              <w:rPr>
                <w:color w:val="000000"/>
                <w:spacing w:val="-2"/>
                <w:sz w:val="18"/>
              </w:rPr>
            </w:pPr>
            <w:r w:rsidRPr="00CC0718">
              <w:rPr>
                <w:color w:val="000000"/>
                <w:spacing w:val="-2"/>
                <w:sz w:val="18"/>
              </w:rPr>
              <w:t>Codes\\AXIAL CODE\\Q14- Receiving Information about events\EMAILS\receive a lot of events in my WPI email</w:t>
            </w:r>
          </w:p>
        </w:tc>
        <w:tc>
          <w:tcPr>
            <w:tcW w:w="2034" w:type="dxa"/>
            <w:tcBorders>
              <w:top w:val="single" w:color="8FB6EA" w:sz="5" w:space="0"/>
              <w:bottom w:val="single" w:color="8FB6EA" w:sz="5" w:space="0"/>
            </w:tcBorders>
            <w:shd w:val="clear" w:color="auto" w:fill="FFFFFF" w:themeFill="background1"/>
            <w:tcMar/>
          </w:tcPr>
          <w:p w:rsidRPr="00CC0718" w:rsidR="00C71DC8" w:rsidP="00244814" w:rsidRDefault="00C71DC8" w14:paraId="0FD3EE97" w14:textId="77777777">
            <w:pPr>
              <w:rPr>
                <w:color w:val="000000"/>
                <w:spacing w:val="-2"/>
                <w:sz w:val="18"/>
              </w:rPr>
            </w:pPr>
          </w:p>
        </w:tc>
        <w:tc>
          <w:tcPr>
            <w:tcW w:w="903" w:type="dxa"/>
            <w:tcBorders>
              <w:top w:val="single" w:color="8FB6EA" w:sz="5" w:space="0"/>
              <w:bottom w:val="single" w:color="8FB6EA" w:sz="5" w:space="0"/>
            </w:tcBorders>
            <w:shd w:val="clear" w:color="auto" w:fill="FFFFFF" w:themeFill="background1"/>
            <w:tcMar/>
          </w:tcPr>
          <w:p w:rsidRPr="00CC0718" w:rsidR="00C71DC8" w:rsidP="00244814" w:rsidRDefault="00C71DC8" w14:paraId="5074CC6E" w14:textId="77777777">
            <w:pPr>
              <w:rPr>
                <w:color w:val="000000"/>
                <w:spacing w:val="-2"/>
                <w:sz w:val="18"/>
              </w:rPr>
            </w:pPr>
            <w:r w:rsidRPr="00CC0718">
              <w:rPr>
                <w:color w:val="000000"/>
                <w:spacing w:val="-2"/>
                <w:sz w:val="18"/>
              </w:rPr>
              <w:t>No</w:t>
            </w:r>
          </w:p>
        </w:tc>
        <w:tc>
          <w:tcPr>
            <w:tcW w:w="1017" w:type="dxa"/>
            <w:tcBorders>
              <w:top w:val="single" w:color="8FB6EA" w:sz="5" w:space="0"/>
              <w:bottom w:val="single" w:color="8FB6EA" w:sz="5" w:space="0"/>
            </w:tcBorders>
            <w:shd w:val="clear" w:color="auto" w:fill="FFFFFF" w:themeFill="background1"/>
            <w:tcMar/>
          </w:tcPr>
          <w:p w:rsidRPr="00CC0718" w:rsidR="00C71DC8" w:rsidP="00244814" w:rsidRDefault="00C71DC8" w14:paraId="2BD36CEE" w14:textId="77777777">
            <w:pPr>
              <w:rPr>
                <w:color w:val="000000"/>
                <w:spacing w:val="-2"/>
                <w:sz w:val="18"/>
              </w:rPr>
            </w:pPr>
            <w:r w:rsidRPr="00CC0718">
              <w:rPr>
                <w:color w:val="000000"/>
                <w:spacing w:val="-2"/>
                <w:sz w:val="18"/>
              </w:rPr>
              <w:t>None</w:t>
            </w:r>
          </w:p>
        </w:tc>
      </w:tr>
      <w:tr w:rsidRPr="00CC0718" w:rsidR="00C71DC8" w:rsidTr="3A33D0EC" w14:paraId="7B2BEB39" w14:textId="77777777">
        <w:trPr>
          <w:trHeight w:val="458" w:hRule="exact"/>
        </w:trPr>
        <w:tc>
          <w:tcPr>
            <w:tcW w:w="6763" w:type="dxa"/>
            <w:gridSpan w:val="2"/>
            <w:tcBorders>
              <w:top w:val="single" w:color="8FB6EA" w:sz="5" w:space="0"/>
              <w:bottom w:val="single" w:color="8FB6EA" w:sz="5" w:space="0"/>
            </w:tcBorders>
            <w:shd w:val="clear" w:color="auto" w:fill="FFFFFF" w:themeFill="background1"/>
            <w:tcMar/>
          </w:tcPr>
          <w:p w:rsidRPr="00CC0718" w:rsidR="00C71DC8" w:rsidP="00244814" w:rsidRDefault="00C71DC8" w14:paraId="42EF5CF0" w14:textId="77777777">
            <w:pPr>
              <w:rPr>
                <w:color w:val="000000"/>
                <w:spacing w:val="-2"/>
                <w:sz w:val="18"/>
              </w:rPr>
            </w:pPr>
            <w:r w:rsidRPr="00CC0718">
              <w:rPr>
                <w:color w:val="000000"/>
                <w:spacing w:val="-2"/>
                <w:sz w:val="18"/>
              </w:rPr>
              <w:t>Codes\\AXIAL CODE\\Q14- Receiving Information about events\FRIENDS AND WORD OF MOUTH</w:t>
            </w:r>
          </w:p>
        </w:tc>
        <w:tc>
          <w:tcPr>
            <w:tcW w:w="2034" w:type="dxa"/>
            <w:tcBorders>
              <w:top w:val="single" w:color="8FB6EA" w:sz="5" w:space="0"/>
              <w:bottom w:val="single" w:color="8FB6EA" w:sz="5" w:space="0"/>
            </w:tcBorders>
            <w:shd w:val="clear" w:color="auto" w:fill="FFFFFF" w:themeFill="background1"/>
            <w:tcMar/>
          </w:tcPr>
          <w:p w:rsidRPr="00CC0718" w:rsidR="00C71DC8" w:rsidP="00244814" w:rsidRDefault="00C71DC8" w14:paraId="73CD3F6C" w14:textId="77777777">
            <w:pPr>
              <w:rPr>
                <w:color w:val="000000"/>
                <w:spacing w:val="-2"/>
                <w:sz w:val="18"/>
              </w:rPr>
            </w:pPr>
          </w:p>
        </w:tc>
        <w:tc>
          <w:tcPr>
            <w:tcW w:w="903" w:type="dxa"/>
            <w:tcBorders>
              <w:top w:val="single" w:color="8FB6EA" w:sz="5" w:space="0"/>
              <w:bottom w:val="single" w:color="8FB6EA" w:sz="5" w:space="0"/>
            </w:tcBorders>
            <w:shd w:val="clear" w:color="auto" w:fill="FFFFFF" w:themeFill="background1"/>
            <w:tcMar/>
          </w:tcPr>
          <w:p w:rsidRPr="00CC0718" w:rsidR="00C71DC8" w:rsidP="00244814" w:rsidRDefault="00C71DC8" w14:paraId="24070314" w14:textId="77777777">
            <w:pPr>
              <w:rPr>
                <w:color w:val="000000"/>
                <w:spacing w:val="-2"/>
                <w:sz w:val="18"/>
              </w:rPr>
            </w:pPr>
            <w:r w:rsidRPr="00CC0718">
              <w:rPr>
                <w:color w:val="000000"/>
                <w:spacing w:val="-2"/>
                <w:sz w:val="18"/>
              </w:rPr>
              <w:t>Yes</w:t>
            </w:r>
          </w:p>
        </w:tc>
        <w:tc>
          <w:tcPr>
            <w:tcW w:w="1017" w:type="dxa"/>
            <w:tcBorders>
              <w:top w:val="single" w:color="8FB6EA" w:sz="5" w:space="0"/>
              <w:bottom w:val="single" w:color="8FB6EA" w:sz="5" w:space="0"/>
            </w:tcBorders>
            <w:shd w:val="clear" w:color="auto" w:fill="FFFFFF" w:themeFill="background1"/>
            <w:tcMar/>
          </w:tcPr>
          <w:p w:rsidRPr="00CC0718" w:rsidR="00C71DC8" w:rsidP="00244814" w:rsidRDefault="00C71DC8" w14:paraId="3C0DDEDF" w14:textId="77777777">
            <w:pPr>
              <w:rPr>
                <w:color w:val="000000"/>
                <w:spacing w:val="-2"/>
                <w:sz w:val="18"/>
              </w:rPr>
            </w:pPr>
            <w:r w:rsidRPr="00CC0718">
              <w:rPr>
                <w:color w:val="000000"/>
                <w:spacing w:val="-2"/>
                <w:sz w:val="18"/>
              </w:rPr>
              <w:t>None</w:t>
            </w:r>
          </w:p>
        </w:tc>
      </w:tr>
      <w:tr w:rsidRPr="00CC0718" w:rsidR="00C71DC8" w:rsidTr="3A33D0EC" w14:paraId="0CF41790" w14:textId="77777777">
        <w:trPr>
          <w:trHeight w:val="459" w:hRule="exact"/>
        </w:trPr>
        <w:tc>
          <w:tcPr>
            <w:tcW w:w="6763" w:type="dxa"/>
            <w:gridSpan w:val="2"/>
            <w:tcBorders>
              <w:top w:val="single" w:color="8FB6EA" w:sz="5" w:space="0"/>
              <w:bottom w:val="single" w:color="8FB6EA" w:sz="5" w:space="0"/>
            </w:tcBorders>
            <w:shd w:val="clear" w:color="auto" w:fill="FFFFFF" w:themeFill="background1"/>
            <w:tcMar/>
          </w:tcPr>
          <w:p w:rsidRPr="00CC0718" w:rsidR="00C71DC8" w:rsidP="00244814" w:rsidRDefault="00C71DC8" w14:paraId="5EEBDE38" w14:textId="77777777">
            <w:pPr>
              <w:rPr>
                <w:color w:val="000000"/>
                <w:spacing w:val="-2"/>
                <w:sz w:val="18"/>
              </w:rPr>
            </w:pPr>
            <w:r w:rsidRPr="00CC0718">
              <w:rPr>
                <w:color w:val="000000"/>
                <w:spacing w:val="-2"/>
                <w:sz w:val="18"/>
              </w:rPr>
              <w:t>Codes\\AXIAL CODE\\Q14- Receiving Information about events\FRIENDS AND WORD OF MOUTH\Campus group</w:t>
            </w:r>
          </w:p>
        </w:tc>
        <w:tc>
          <w:tcPr>
            <w:tcW w:w="2034" w:type="dxa"/>
            <w:tcBorders>
              <w:top w:val="single" w:color="8FB6EA" w:sz="5" w:space="0"/>
              <w:bottom w:val="single" w:color="8FB6EA" w:sz="5" w:space="0"/>
            </w:tcBorders>
            <w:shd w:val="clear" w:color="auto" w:fill="FFFFFF" w:themeFill="background1"/>
            <w:tcMar/>
          </w:tcPr>
          <w:p w:rsidRPr="00CC0718" w:rsidR="00C71DC8" w:rsidP="00244814" w:rsidRDefault="00C71DC8" w14:paraId="19B8F592" w14:textId="77777777">
            <w:pPr>
              <w:rPr>
                <w:color w:val="000000"/>
                <w:spacing w:val="-2"/>
                <w:sz w:val="18"/>
              </w:rPr>
            </w:pPr>
          </w:p>
        </w:tc>
        <w:tc>
          <w:tcPr>
            <w:tcW w:w="903" w:type="dxa"/>
            <w:tcBorders>
              <w:top w:val="single" w:color="8FB6EA" w:sz="5" w:space="0"/>
              <w:bottom w:val="single" w:color="8FB6EA" w:sz="5" w:space="0"/>
            </w:tcBorders>
            <w:shd w:val="clear" w:color="auto" w:fill="FFFFFF" w:themeFill="background1"/>
            <w:tcMar/>
          </w:tcPr>
          <w:p w:rsidRPr="00CC0718" w:rsidR="00C71DC8" w:rsidP="00244814" w:rsidRDefault="00C71DC8" w14:paraId="67B192BE" w14:textId="77777777">
            <w:pPr>
              <w:rPr>
                <w:color w:val="000000"/>
                <w:spacing w:val="-2"/>
                <w:sz w:val="18"/>
              </w:rPr>
            </w:pPr>
            <w:r w:rsidRPr="00CC0718">
              <w:rPr>
                <w:color w:val="000000"/>
                <w:spacing w:val="-2"/>
                <w:sz w:val="18"/>
              </w:rPr>
              <w:t>No</w:t>
            </w:r>
          </w:p>
        </w:tc>
        <w:tc>
          <w:tcPr>
            <w:tcW w:w="1017" w:type="dxa"/>
            <w:tcBorders>
              <w:top w:val="single" w:color="8FB6EA" w:sz="5" w:space="0"/>
              <w:bottom w:val="single" w:color="8FB6EA" w:sz="5" w:space="0"/>
            </w:tcBorders>
            <w:shd w:val="clear" w:color="auto" w:fill="FFFFFF" w:themeFill="background1"/>
            <w:tcMar/>
          </w:tcPr>
          <w:p w:rsidRPr="00CC0718" w:rsidR="00C71DC8" w:rsidP="00244814" w:rsidRDefault="00C71DC8" w14:paraId="22575F6A" w14:textId="77777777">
            <w:pPr>
              <w:rPr>
                <w:color w:val="000000"/>
                <w:spacing w:val="-2"/>
                <w:sz w:val="18"/>
              </w:rPr>
            </w:pPr>
            <w:r w:rsidRPr="00CC0718">
              <w:rPr>
                <w:color w:val="000000"/>
                <w:spacing w:val="-2"/>
                <w:sz w:val="18"/>
              </w:rPr>
              <w:t>None</w:t>
            </w:r>
          </w:p>
        </w:tc>
      </w:tr>
      <w:tr w:rsidRPr="00CC0718" w:rsidR="00C71DC8" w:rsidTr="3A33D0EC" w14:paraId="18B85AD0" w14:textId="77777777">
        <w:trPr>
          <w:trHeight w:val="315" w:hRule="exact"/>
        </w:trPr>
        <w:tc>
          <w:tcPr>
            <w:tcW w:w="10717" w:type="dxa"/>
            <w:gridSpan w:val="5"/>
            <w:tcBorders>
              <w:top w:val="single" w:color="8FB6EA" w:sz="5" w:space="0"/>
            </w:tcBorders>
            <w:tcMar/>
          </w:tcPr>
          <w:p w:rsidRPr="00CC0718" w:rsidR="00C71DC8" w:rsidP="00244814" w:rsidRDefault="00C71DC8" w14:paraId="0B38AFAE" w14:textId="77777777"/>
        </w:tc>
      </w:tr>
      <w:tr w:rsidRPr="00CC0718" w:rsidR="00C71DC8" w:rsidTr="3A33D0EC" w14:paraId="35612F15" w14:textId="77777777">
        <w:trPr>
          <w:trHeight w:val="458" w:hRule="exact"/>
        </w:trPr>
        <w:tc>
          <w:tcPr>
            <w:tcW w:w="5359" w:type="dxa"/>
            <w:shd w:val="clear" w:color="auto" w:fill="FFFFFF" w:themeFill="background1"/>
            <w:tcMar/>
          </w:tcPr>
          <w:p w:rsidRPr="00CC0718" w:rsidR="00C71DC8" w:rsidP="00244814" w:rsidRDefault="00C71DC8" w14:paraId="7380A4AB" w14:textId="77777777">
            <w:pPr>
              <w:jc w:val="right"/>
              <w:rPr>
                <w:color w:val="000066"/>
                <w:spacing w:val="-2"/>
                <w:sz w:val="16"/>
              </w:rPr>
            </w:pPr>
            <w:r w:rsidRPr="00CC0718">
              <w:rPr>
                <w:color w:val="000066"/>
                <w:spacing w:val="-2"/>
                <w:sz w:val="16"/>
              </w:rPr>
              <w:t>Formatted Reports\\Coding Structure Formatted Report</w:t>
            </w:r>
          </w:p>
        </w:tc>
        <w:tc>
          <w:tcPr>
            <w:tcW w:w="5358" w:type="dxa"/>
            <w:gridSpan w:val="4"/>
            <w:shd w:val="clear" w:color="auto" w:fill="FFFFFF" w:themeFill="background1"/>
            <w:tcMar/>
          </w:tcPr>
          <w:p w:rsidRPr="00CC0718" w:rsidR="00C71DC8" w:rsidP="00244814" w:rsidRDefault="00C71DC8" w14:paraId="293A1C6C" w14:textId="77777777">
            <w:pPr>
              <w:jc w:val="right"/>
              <w:rPr>
                <w:color w:val="000066"/>
                <w:spacing w:val="-2"/>
                <w:sz w:val="16"/>
              </w:rPr>
            </w:pPr>
            <w:r w:rsidRPr="00CC0718">
              <w:rPr>
                <w:color w:val="000066"/>
                <w:spacing w:val="-2"/>
                <w:sz w:val="16"/>
              </w:rPr>
              <w:t>Page 4 of 17</w:t>
            </w:r>
          </w:p>
        </w:tc>
      </w:tr>
      <w:tr w:rsidRPr="00CC0718" w:rsidR="00C71DC8" w:rsidTr="3A33D0EC" w14:paraId="0582288B" w14:textId="77777777">
        <w:trPr>
          <w:trHeight w:val="445" w:hRule="exact"/>
        </w:trPr>
        <w:tc>
          <w:tcPr>
            <w:tcW w:w="10717" w:type="dxa"/>
            <w:gridSpan w:val="5"/>
            <w:shd w:val="clear" w:color="auto" w:fill="FFFFFF" w:themeFill="background1"/>
            <w:tcMar/>
            <w:vAlign w:val="center"/>
          </w:tcPr>
          <w:p w:rsidRPr="00CC0718" w:rsidR="00C71DC8" w:rsidP="00244814" w:rsidRDefault="00C71DC8" w14:paraId="6C57F5EB" w14:textId="77777777">
            <w:pPr>
              <w:jc w:val="right"/>
              <w:rPr>
                <w:color w:val="000066"/>
                <w:spacing w:val="-2"/>
                <w:sz w:val="16"/>
              </w:rPr>
            </w:pPr>
            <w:r w:rsidRPr="00CC0718">
              <w:rPr>
                <w:color w:val="000066"/>
                <w:spacing w:val="-2"/>
                <w:sz w:val="16"/>
              </w:rPr>
              <w:t>11/13/2024 3:45 PM</w:t>
            </w:r>
          </w:p>
        </w:tc>
      </w:tr>
      <w:tr w:rsidRPr="00CC0718" w:rsidR="00C71DC8" w:rsidTr="3A33D0EC" w14:paraId="6085327C" w14:textId="77777777">
        <w:trPr>
          <w:trHeight w:val="673" w:hRule="exact"/>
        </w:trPr>
        <w:tc>
          <w:tcPr>
            <w:tcW w:w="6763" w:type="dxa"/>
            <w:gridSpan w:val="2"/>
            <w:shd w:val="clear" w:color="auto" w:fill="8FB6EA"/>
            <w:tcMar/>
          </w:tcPr>
          <w:p w:rsidRPr="00CC0718" w:rsidR="00C71DC8" w:rsidP="00244814" w:rsidRDefault="00C71DC8" w14:paraId="6D5A0CD3" w14:textId="77777777">
            <w:pPr>
              <w:rPr>
                <w:b/>
                <w:color w:val="000066"/>
                <w:spacing w:val="-2"/>
                <w:sz w:val="18"/>
              </w:rPr>
            </w:pPr>
            <w:r w:rsidRPr="00CC0718">
              <w:rPr>
                <w:b/>
                <w:color w:val="000066"/>
                <w:spacing w:val="-2"/>
                <w:sz w:val="18"/>
              </w:rPr>
              <w:t>Hierarchical Name</w:t>
            </w:r>
          </w:p>
        </w:tc>
        <w:tc>
          <w:tcPr>
            <w:tcW w:w="2034" w:type="dxa"/>
            <w:shd w:val="clear" w:color="auto" w:fill="8FB6EA"/>
            <w:tcMar/>
          </w:tcPr>
          <w:p w:rsidRPr="00CC0718" w:rsidR="00C71DC8" w:rsidP="00244814" w:rsidRDefault="00C71DC8" w14:paraId="32AADA90" w14:textId="77777777">
            <w:pPr>
              <w:rPr>
                <w:b/>
                <w:color w:val="000066"/>
                <w:spacing w:val="-2"/>
                <w:sz w:val="18"/>
              </w:rPr>
            </w:pPr>
            <w:r w:rsidRPr="00CC0718">
              <w:rPr>
                <w:b/>
                <w:color w:val="000066"/>
                <w:spacing w:val="-2"/>
                <w:sz w:val="18"/>
              </w:rPr>
              <w:t>Nickname</w:t>
            </w:r>
          </w:p>
        </w:tc>
        <w:tc>
          <w:tcPr>
            <w:tcW w:w="903" w:type="dxa"/>
            <w:shd w:val="clear" w:color="auto" w:fill="8FB6EA"/>
            <w:tcMar/>
          </w:tcPr>
          <w:p w:rsidRPr="00CC0718" w:rsidR="00C71DC8" w:rsidP="00244814" w:rsidRDefault="00C71DC8" w14:paraId="5F8F8CF8" w14:textId="77777777">
            <w:pPr>
              <w:rPr>
                <w:b/>
                <w:color w:val="000066"/>
                <w:spacing w:val="-2"/>
                <w:sz w:val="18"/>
              </w:rPr>
            </w:pPr>
            <w:r w:rsidRPr="00CC0718">
              <w:rPr>
                <w:b/>
                <w:color w:val="000066"/>
                <w:spacing w:val="-2"/>
                <w:sz w:val="18"/>
              </w:rPr>
              <w:t>Aggregate</w:t>
            </w:r>
          </w:p>
        </w:tc>
        <w:tc>
          <w:tcPr>
            <w:tcW w:w="1017" w:type="dxa"/>
            <w:shd w:val="clear" w:color="auto" w:fill="8FB6EA"/>
            <w:tcMar/>
          </w:tcPr>
          <w:p w:rsidRPr="00CC0718" w:rsidR="00C71DC8" w:rsidP="00244814" w:rsidRDefault="00C71DC8" w14:paraId="211FEAF3" w14:textId="77777777">
            <w:pPr>
              <w:rPr>
                <w:b/>
                <w:color w:val="000066"/>
                <w:spacing w:val="-2"/>
                <w:sz w:val="18"/>
              </w:rPr>
            </w:pPr>
            <w:r w:rsidRPr="00CC0718">
              <w:rPr>
                <w:b/>
                <w:color w:val="000066"/>
                <w:spacing w:val="-2"/>
                <w:sz w:val="18"/>
              </w:rPr>
              <w:t>User Assigned Color</w:t>
            </w:r>
          </w:p>
        </w:tc>
      </w:tr>
      <w:tr w:rsidRPr="00CC0718" w:rsidR="00C71DC8" w:rsidTr="3A33D0EC" w14:paraId="343DD72F" w14:textId="77777777">
        <w:trPr>
          <w:trHeight w:val="458" w:hRule="exact"/>
        </w:trPr>
        <w:tc>
          <w:tcPr>
            <w:tcW w:w="6763" w:type="dxa"/>
            <w:gridSpan w:val="2"/>
            <w:tcBorders>
              <w:bottom w:val="single" w:color="8FB6EA" w:sz="5" w:space="0"/>
            </w:tcBorders>
            <w:shd w:val="clear" w:color="auto" w:fill="FFFFFF" w:themeFill="background1"/>
            <w:tcMar/>
          </w:tcPr>
          <w:p w:rsidRPr="00CC0718" w:rsidR="00C71DC8" w:rsidP="00244814" w:rsidRDefault="00C71DC8" w14:paraId="70EEA073" w14:textId="77777777">
            <w:pPr>
              <w:rPr>
                <w:color w:val="000000"/>
                <w:spacing w:val="-2"/>
                <w:sz w:val="18"/>
              </w:rPr>
            </w:pPr>
            <w:r w:rsidRPr="00CC0718">
              <w:rPr>
                <w:color w:val="000000"/>
                <w:spacing w:val="-2"/>
                <w:sz w:val="18"/>
              </w:rPr>
              <w:t>Codes\\AXIAL CODE\\Q14- Receiving Information about events\FRIENDS AND WORD OF MOUTH\Peer-to-Peer Promotion</w:t>
            </w:r>
          </w:p>
        </w:tc>
        <w:tc>
          <w:tcPr>
            <w:tcW w:w="2034" w:type="dxa"/>
            <w:tcBorders>
              <w:bottom w:val="single" w:color="8FB6EA" w:sz="5" w:space="0"/>
            </w:tcBorders>
            <w:shd w:val="clear" w:color="auto" w:fill="FFFFFF" w:themeFill="background1"/>
            <w:tcMar/>
          </w:tcPr>
          <w:p w:rsidRPr="00CC0718" w:rsidR="00C71DC8" w:rsidP="00244814" w:rsidRDefault="00C71DC8" w14:paraId="0D8E6114" w14:textId="77777777">
            <w:pPr>
              <w:rPr>
                <w:color w:val="000000"/>
                <w:spacing w:val="-2"/>
                <w:sz w:val="18"/>
              </w:rPr>
            </w:pPr>
          </w:p>
        </w:tc>
        <w:tc>
          <w:tcPr>
            <w:tcW w:w="903" w:type="dxa"/>
            <w:tcBorders>
              <w:bottom w:val="single" w:color="8FB6EA" w:sz="5" w:space="0"/>
            </w:tcBorders>
            <w:shd w:val="clear" w:color="auto" w:fill="FFFFFF" w:themeFill="background1"/>
            <w:tcMar/>
          </w:tcPr>
          <w:p w:rsidRPr="00CC0718" w:rsidR="00C71DC8" w:rsidP="00244814" w:rsidRDefault="00C71DC8" w14:paraId="2A2EF523" w14:textId="77777777">
            <w:pPr>
              <w:rPr>
                <w:color w:val="000000"/>
                <w:spacing w:val="-2"/>
                <w:sz w:val="18"/>
              </w:rPr>
            </w:pPr>
            <w:r w:rsidRPr="00CC0718">
              <w:rPr>
                <w:color w:val="000000"/>
                <w:spacing w:val="-2"/>
                <w:sz w:val="18"/>
              </w:rPr>
              <w:t>No</w:t>
            </w:r>
          </w:p>
        </w:tc>
        <w:tc>
          <w:tcPr>
            <w:tcW w:w="1017" w:type="dxa"/>
            <w:tcBorders>
              <w:bottom w:val="single" w:color="8FB6EA" w:sz="5" w:space="0"/>
            </w:tcBorders>
            <w:shd w:val="clear" w:color="auto" w:fill="FFFFFF" w:themeFill="background1"/>
            <w:tcMar/>
          </w:tcPr>
          <w:p w:rsidRPr="00CC0718" w:rsidR="00C71DC8" w:rsidP="00244814" w:rsidRDefault="00C71DC8" w14:paraId="667F1462" w14:textId="77777777">
            <w:pPr>
              <w:rPr>
                <w:color w:val="000000"/>
                <w:spacing w:val="-2"/>
                <w:sz w:val="18"/>
              </w:rPr>
            </w:pPr>
            <w:r w:rsidRPr="00CC0718">
              <w:rPr>
                <w:color w:val="000000"/>
                <w:spacing w:val="-2"/>
                <w:sz w:val="18"/>
              </w:rPr>
              <w:t>None</w:t>
            </w:r>
          </w:p>
        </w:tc>
      </w:tr>
      <w:tr w:rsidRPr="00CC0718" w:rsidR="00C71DC8" w:rsidTr="3A33D0EC" w14:paraId="352E1C88" w14:textId="77777777">
        <w:trPr>
          <w:trHeight w:val="330" w:hRule="exact"/>
        </w:trPr>
        <w:tc>
          <w:tcPr>
            <w:tcW w:w="6763" w:type="dxa"/>
            <w:gridSpan w:val="2"/>
            <w:tcBorders>
              <w:top w:val="single" w:color="8FB6EA" w:sz="5" w:space="0"/>
              <w:bottom w:val="single" w:color="8FB6EA" w:sz="5" w:space="0"/>
            </w:tcBorders>
            <w:shd w:val="clear" w:color="auto" w:fill="FFFFFF" w:themeFill="background1"/>
            <w:tcMar/>
          </w:tcPr>
          <w:p w:rsidRPr="00CC0718" w:rsidR="00C71DC8" w:rsidP="00244814" w:rsidRDefault="00C71DC8" w14:paraId="4374E8E9" w14:textId="77777777">
            <w:pPr>
              <w:rPr>
                <w:color w:val="000000"/>
                <w:spacing w:val="-2"/>
                <w:sz w:val="18"/>
              </w:rPr>
            </w:pPr>
            <w:r w:rsidRPr="00CC0718">
              <w:rPr>
                <w:color w:val="000000"/>
                <w:spacing w:val="-2"/>
                <w:sz w:val="18"/>
              </w:rPr>
              <w:t>Codes\\AXIAL CODE\\Q14- Receiving Information about events\MY WPI WEBPAGE</w:t>
            </w:r>
          </w:p>
        </w:tc>
        <w:tc>
          <w:tcPr>
            <w:tcW w:w="2034" w:type="dxa"/>
            <w:tcBorders>
              <w:top w:val="single" w:color="8FB6EA" w:sz="5" w:space="0"/>
              <w:bottom w:val="single" w:color="8FB6EA" w:sz="5" w:space="0"/>
            </w:tcBorders>
            <w:shd w:val="clear" w:color="auto" w:fill="FFFFFF" w:themeFill="background1"/>
            <w:tcMar/>
          </w:tcPr>
          <w:p w:rsidRPr="00CC0718" w:rsidR="00C71DC8" w:rsidP="00244814" w:rsidRDefault="00C71DC8" w14:paraId="77180D61" w14:textId="77777777">
            <w:pPr>
              <w:rPr>
                <w:color w:val="000000"/>
                <w:spacing w:val="-2"/>
                <w:sz w:val="18"/>
              </w:rPr>
            </w:pPr>
          </w:p>
        </w:tc>
        <w:tc>
          <w:tcPr>
            <w:tcW w:w="903" w:type="dxa"/>
            <w:tcBorders>
              <w:top w:val="single" w:color="8FB6EA" w:sz="5" w:space="0"/>
              <w:bottom w:val="single" w:color="8FB6EA" w:sz="5" w:space="0"/>
            </w:tcBorders>
            <w:shd w:val="clear" w:color="auto" w:fill="FFFFFF" w:themeFill="background1"/>
            <w:tcMar/>
          </w:tcPr>
          <w:p w:rsidRPr="00CC0718" w:rsidR="00C71DC8" w:rsidP="00244814" w:rsidRDefault="00C71DC8" w14:paraId="70C6412A" w14:textId="77777777">
            <w:pPr>
              <w:rPr>
                <w:color w:val="000000"/>
                <w:spacing w:val="-2"/>
                <w:sz w:val="18"/>
              </w:rPr>
            </w:pPr>
            <w:r w:rsidRPr="00CC0718">
              <w:rPr>
                <w:color w:val="000000"/>
                <w:spacing w:val="-2"/>
                <w:sz w:val="18"/>
              </w:rPr>
              <w:t>Yes</w:t>
            </w:r>
          </w:p>
        </w:tc>
        <w:tc>
          <w:tcPr>
            <w:tcW w:w="1017" w:type="dxa"/>
            <w:tcBorders>
              <w:top w:val="single" w:color="8FB6EA" w:sz="5" w:space="0"/>
              <w:bottom w:val="single" w:color="8FB6EA" w:sz="5" w:space="0"/>
            </w:tcBorders>
            <w:shd w:val="clear" w:color="auto" w:fill="FFFFFF" w:themeFill="background1"/>
            <w:tcMar/>
          </w:tcPr>
          <w:p w:rsidRPr="00CC0718" w:rsidR="00C71DC8" w:rsidP="00244814" w:rsidRDefault="00C71DC8" w14:paraId="00BEDCED" w14:textId="77777777">
            <w:pPr>
              <w:rPr>
                <w:color w:val="000000"/>
                <w:spacing w:val="-2"/>
                <w:sz w:val="18"/>
              </w:rPr>
            </w:pPr>
            <w:r w:rsidRPr="00CC0718">
              <w:rPr>
                <w:color w:val="000000"/>
                <w:spacing w:val="-2"/>
                <w:sz w:val="18"/>
              </w:rPr>
              <w:t>None</w:t>
            </w:r>
          </w:p>
        </w:tc>
      </w:tr>
      <w:tr w:rsidRPr="00CC0718" w:rsidR="00C71DC8" w:rsidTr="3A33D0EC" w14:paraId="57F59308" w14:textId="77777777">
        <w:trPr>
          <w:trHeight w:val="459" w:hRule="exact"/>
        </w:trPr>
        <w:tc>
          <w:tcPr>
            <w:tcW w:w="6763" w:type="dxa"/>
            <w:gridSpan w:val="2"/>
            <w:tcBorders>
              <w:top w:val="single" w:color="8FB6EA" w:sz="5" w:space="0"/>
              <w:bottom w:val="single" w:color="8FB6EA" w:sz="5" w:space="0"/>
            </w:tcBorders>
            <w:shd w:val="clear" w:color="auto" w:fill="FFFFFF" w:themeFill="background1"/>
            <w:tcMar/>
          </w:tcPr>
          <w:p w:rsidRPr="00CC0718" w:rsidR="00C71DC8" w:rsidP="00244814" w:rsidRDefault="00C71DC8" w14:paraId="45095C3B" w14:textId="77777777">
            <w:pPr>
              <w:rPr>
                <w:color w:val="000000"/>
                <w:spacing w:val="-2"/>
                <w:sz w:val="18"/>
              </w:rPr>
            </w:pPr>
            <w:r w:rsidRPr="00CC0718">
              <w:rPr>
                <w:color w:val="000000"/>
                <w:spacing w:val="-2"/>
                <w:sz w:val="18"/>
              </w:rPr>
              <w:t>Codes\\AXIAL CODE\\Q14- Receiving Information about events\MY WPI WEBPAGE\WPI Website</w:t>
            </w:r>
          </w:p>
        </w:tc>
        <w:tc>
          <w:tcPr>
            <w:tcW w:w="2034" w:type="dxa"/>
            <w:tcBorders>
              <w:top w:val="single" w:color="8FB6EA" w:sz="5" w:space="0"/>
              <w:bottom w:val="single" w:color="8FB6EA" w:sz="5" w:space="0"/>
            </w:tcBorders>
            <w:shd w:val="clear" w:color="auto" w:fill="FFFFFF" w:themeFill="background1"/>
            <w:tcMar/>
          </w:tcPr>
          <w:p w:rsidRPr="00CC0718" w:rsidR="00C71DC8" w:rsidP="00244814" w:rsidRDefault="00C71DC8" w14:paraId="13242C13" w14:textId="77777777">
            <w:pPr>
              <w:rPr>
                <w:color w:val="000000"/>
                <w:spacing w:val="-2"/>
                <w:sz w:val="18"/>
              </w:rPr>
            </w:pPr>
          </w:p>
        </w:tc>
        <w:tc>
          <w:tcPr>
            <w:tcW w:w="903" w:type="dxa"/>
            <w:tcBorders>
              <w:top w:val="single" w:color="8FB6EA" w:sz="5" w:space="0"/>
              <w:bottom w:val="single" w:color="8FB6EA" w:sz="5" w:space="0"/>
            </w:tcBorders>
            <w:shd w:val="clear" w:color="auto" w:fill="FFFFFF" w:themeFill="background1"/>
            <w:tcMar/>
          </w:tcPr>
          <w:p w:rsidRPr="00CC0718" w:rsidR="00C71DC8" w:rsidP="00244814" w:rsidRDefault="00C71DC8" w14:paraId="6DBB8E98" w14:textId="77777777">
            <w:pPr>
              <w:rPr>
                <w:color w:val="000000"/>
                <w:spacing w:val="-2"/>
                <w:sz w:val="18"/>
              </w:rPr>
            </w:pPr>
            <w:r w:rsidRPr="00CC0718">
              <w:rPr>
                <w:color w:val="000000"/>
                <w:spacing w:val="-2"/>
                <w:sz w:val="18"/>
              </w:rPr>
              <w:t>Yes</w:t>
            </w:r>
          </w:p>
        </w:tc>
        <w:tc>
          <w:tcPr>
            <w:tcW w:w="1017" w:type="dxa"/>
            <w:tcBorders>
              <w:top w:val="single" w:color="8FB6EA" w:sz="5" w:space="0"/>
              <w:bottom w:val="single" w:color="8FB6EA" w:sz="5" w:space="0"/>
            </w:tcBorders>
            <w:shd w:val="clear" w:color="auto" w:fill="FFFFFF" w:themeFill="background1"/>
            <w:tcMar/>
          </w:tcPr>
          <w:p w:rsidRPr="00CC0718" w:rsidR="00C71DC8" w:rsidP="00244814" w:rsidRDefault="00C71DC8" w14:paraId="4F5A582D" w14:textId="77777777">
            <w:pPr>
              <w:rPr>
                <w:color w:val="000000"/>
                <w:spacing w:val="-2"/>
                <w:sz w:val="18"/>
              </w:rPr>
            </w:pPr>
            <w:r w:rsidRPr="00CC0718">
              <w:rPr>
                <w:color w:val="000000"/>
                <w:spacing w:val="-2"/>
                <w:sz w:val="18"/>
              </w:rPr>
              <w:t>None</w:t>
            </w:r>
          </w:p>
        </w:tc>
      </w:tr>
      <w:tr w:rsidRPr="00CC0718" w:rsidR="00C71DC8" w:rsidTr="3A33D0EC" w14:paraId="14D61830" w14:textId="77777777">
        <w:trPr>
          <w:trHeight w:val="343" w:hRule="exact"/>
        </w:trPr>
        <w:tc>
          <w:tcPr>
            <w:tcW w:w="6763" w:type="dxa"/>
            <w:gridSpan w:val="2"/>
            <w:tcBorders>
              <w:top w:val="single" w:color="8FB6EA" w:sz="5" w:space="0"/>
              <w:bottom w:val="single" w:color="8FB6EA" w:sz="5" w:space="0"/>
            </w:tcBorders>
            <w:shd w:val="clear" w:color="auto" w:fill="FFFFFF" w:themeFill="background1"/>
            <w:tcMar/>
          </w:tcPr>
          <w:p w:rsidRPr="00CC0718" w:rsidR="00C71DC8" w:rsidP="00244814" w:rsidRDefault="00C71DC8" w14:paraId="03168E33" w14:textId="77777777">
            <w:pPr>
              <w:rPr>
                <w:color w:val="000000"/>
                <w:spacing w:val="-2"/>
                <w:sz w:val="18"/>
              </w:rPr>
            </w:pPr>
            <w:r w:rsidRPr="00CC0718">
              <w:rPr>
                <w:color w:val="000000"/>
                <w:spacing w:val="-2"/>
                <w:sz w:val="18"/>
              </w:rPr>
              <w:t>Codes\\AXIAL CODE\\Q14- Receiving Information about events\POSTERS AND FLYERS</w:t>
            </w:r>
          </w:p>
        </w:tc>
        <w:tc>
          <w:tcPr>
            <w:tcW w:w="2034" w:type="dxa"/>
            <w:tcBorders>
              <w:top w:val="single" w:color="8FB6EA" w:sz="5" w:space="0"/>
              <w:bottom w:val="single" w:color="8FB6EA" w:sz="5" w:space="0"/>
            </w:tcBorders>
            <w:shd w:val="clear" w:color="auto" w:fill="FFFFFF" w:themeFill="background1"/>
            <w:tcMar/>
          </w:tcPr>
          <w:p w:rsidRPr="00CC0718" w:rsidR="00C71DC8" w:rsidP="00244814" w:rsidRDefault="00C71DC8" w14:paraId="1359EA69" w14:textId="77777777">
            <w:pPr>
              <w:rPr>
                <w:color w:val="000000"/>
                <w:spacing w:val="-2"/>
                <w:sz w:val="18"/>
              </w:rPr>
            </w:pPr>
          </w:p>
        </w:tc>
        <w:tc>
          <w:tcPr>
            <w:tcW w:w="903" w:type="dxa"/>
            <w:tcBorders>
              <w:top w:val="single" w:color="8FB6EA" w:sz="5" w:space="0"/>
              <w:bottom w:val="single" w:color="8FB6EA" w:sz="5" w:space="0"/>
            </w:tcBorders>
            <w:shd w:val="clear" w:color="auto" w:fill="FFFFFF" w:themeFill="background1"/>
            <w:tcMar/>
          </w:tcPr>
          <w:p w:rsidRPr="00CC0718" w:rsidR="00C71DC8" w:rsidP="00244814" w:rsidRDefault="00C71DC8" w14:paraId="7B82743E" w14:textId="77777777">
            <w:pPr>
              <w:rPr>
                <w:color w:val="000000"/>
                <w:spacing w:val="-2"/>
                <w:sz w:val="18"/>
              </w:rPr>
            </w:pPr>
            <w:r w:rsidRPr="00CC0718">
              <w:rPr>
                <w:color w:val="000000"/>
                <w:spacing w:val="-2"/>
                <w:sz w:val="18"/>
              </w:rPr>
              <w:t>Yes</w:t>
            </w:r>
          </w:p>
        </w:tc>
        <w:tc>
          <w:tcPr>
            <w:tcW w:w="1017" w:type="dxa"/>
            <w:tcBorders>
              <w:top w:val="single" w:color="8FB6EA" w:sz="5" w:space="0"/>
              <w:bottom w:val="single" w:color="8FB6EA" w:sz="5" w:space="0"/>
            </w:tcBorders>
            <w:shd w:val="clear" w:color="auto" w:fill="FFFFFF" w:themeFill="background1"/>
            <w:tcMar/>
          </w:tcPr>
          <w:p w:rsidRPr="00CC0718" w:rsidR="00C71DC8" w:rsidP="00244814" w:rsidRDefault="00C71DC8" w14:paraId="56B264E9" w14:textId="77777777">
            <w:pPr>
              <w:rPr>
                <w:color w:val="000000"/>
                <w:spacing w:val="-2"/>
                <w:sz w:val="18"/>
              </w:rPr>
            </w:pPr>
            <w:r w:rsidRPr="00CC0718">
              <w:rPr>
                <w:color w:val="000000"/>
                <w:spacing w:val="-2"/>
                <w:sz w:val="18"/>
              </w:rPr>
              <w:t>None</w:t>
            </w:r>
          </w:p>
        </w:tc>
      </w:tr>
      <w:tr w:rsidRPr="00CC0718" w:rsidR="00C71DC8" w:rsidTr="3A33D0EC" w14:paraId="4E810E11" w14:textId="77777777">
        <w:trPr>
          <w:trHeight w:val="459" w:hRule="exact"/>
        </w:trPr>
        <w:tc>
          <w:tcPr>
            <w:tcW w:w="6763" w:type="dxa"/>
            <w:gridSpan w:val="2"/>
            <w:tcBorders>
              <w:top w:val="single" w:color="8FB6EA" w:sz="5" w:space="0"/>
              <w:bottom w:val="single" w:color="8FB6EA" w:sz="5" w:space="0"/>
            </w:tcBorders>
            <w:shd w:val="clear" w:color="auto" w:fill="FFFFFF" w:themeFill="background1"/>
            <w:tcMar/>
          </w:tcPr>
          <w:p w:rsidRPr="00CC0718" w:rsidR="00C71DC8" w:rsidP="00244814" w:rsidRDefault="00C71DC8" w14:paraId="746A9F3C" w14:textId="77777777">
            <w:pPr>
              <w:rPr>
                <w:color w:val="000000"/>
                <w:spacing w:val="-2"/>
                <w:sz w:val="18"/>
              </w:rPr>
            </w:pPr>
            <w:r w:rsidRPr="00CC0718">
              <w:rPr>
                <w:color w:val="000000"/>
                <w:spacing w:val="-2"/>
                <w:sz w:val="18"/>
              </w:rPr>
              <w:t>Codes\\AXIAL CODE\\Q14- Receiving Information about events\POSTERS AND FLYERS\On-Campus Tabling and Flyers</w:t>
            </w:r>
          </w:p>
        </w:tc>
        <w:tc>
          <w:tcPr>
            <w:tcW w:w="2034" w:type="dxa"/>
            <w:tcBorders>
              <w:top w:val="single" w:color="8FB6EA" w:sz="5" w:space="0"/>
              <w:bottom w:val="single" w:color="8FB6EA" w:sz="5" w:space="0"/>
            </w:tcBorders>
            <w:shd w:val="clear" w:color="auto" w:fill="FFFFFF" w:themeFill="background1"/>
            <w:tcMar/>
          </w:tcPr>
          <w:p w:rsidRPr="00CC0718" w:rsidR="00C71DC8" w:rsidP="00244814" w:rsidRDefault="00C71DC8" w14:paraId="396BAAAC" w14:textId="77777777">
            <w:pPr>
              <w:rPr>
                <w:color w:val="000000"/>
                <w:spacing w:val="-2"/>
                <w:sz w:val="18"/>
              </w:rPr>
            </w:pPr>
          </w:p>
        </w:tc>
        <w:tc>
          <w:tcPr>
            <w:tcW w:w="903" w:type="dxa"/>
            <w:tcBorders>
              <w:top w:val="single" w:color="8FB6EA" w:sz="5" w:space="0"/>
              <w:bottom w:val="single" w:color="8FB6EA" w:sz="5" w:space="0"/>
            </w:tcBorders>
            <w:shd w:val="clear" w:color="auto" w:fill="FFFFFF" w:themeFill="background1"/>
            <w:tcMar/>
          </w:tcPr>
          <w:p w:rsidRPr="00CC0718" w:rsidR="00C71DC8" w:rsidP="00244814" w:rsidRDefault="00C71DC8" w14:paraId="727F5548" w14:textId="77777777">
            <w:pPr>
              <w:rPr>
                <w:color w:val="000000"/>
                <w:spacing w:val="-2"/>
                <w:sz w:val="18"/>
              </w:rPr>
            </w:pPr>
            <w:r w:rsidRPr="00CC0718">
              <w:rPr>
                <w:color w:val="000000"/>
                <w:spacing w:val="-2"/>
                <w:sz w:val="18"/>
              </w:rPr>
              <w:t>No</w:t>
            </w:r>
          </w:p>
        </w:tc>
        <w:tc>
          <w:tcPr>
            <w:tcW w:w="1017" w:type="dxa"/>
            <w:tcBorders>
              <w:top w:val="single" w:color="8FB6EA" w:sz="5" w:space="0"/>
              <w:bottom w:val="single" w:color="8FB6EA" w:sz="5" w:space="0"/>
            </w:tcBorders>
            <w:shd w:val="clear" w:color="auto" w:fill="FFFFFF" w:themeFill="background1"/>
            <w:tcMar/>
          </w:tcPr>
          <w:p w:rsidRPr="00CC0718" w:rsidR="00C71DC8" w:rsidP="00244814" w:rsidRDefault="00C71DC8" w14:paraId="19F7B254" w14:textId="77777777">
            <w:pPr>
              <w:rPr>
                <w:color w:val="000000"/>
                <w:spacing w:val="-2"/>
                <w:sz w:val="18"/>
              </w:rPr>
            </w:pPr>
            <w:r w:rsidRPr="00CC0718">
              <w:rPr>
                <w:color w:val="000000"/>
                <w:spacing w:val="-2"/>
                <w:sz w:val="18"/>
              </w:rPr>
              <w:t>None</w:t>
            </w:r>
          </w:p>
        </w:tc>
      </w:tr>
      <w:tr w:rsidRPr="00CC0718" w:rsidR="00C71DC8" w:rsidTr="3A33D0EC" w14:paraId="7D935297" w14:textId="77777777">
        <w:trPr>
          <w:trHeight w:val="458" w:hRule="exact"/>
        </w:trPr>
        <w:tc>
          <w:tcPr>
            <w:tcW w:w="6763" w:type="dxa"/>
            <w:gridSpan w:val="2"/>
            <w:tcBorders>
              <w:top w:val="single" w:color="8FB6EA" w:sz="5" w:space="0"/>
              <w:bottom w:val="single" w:color="8FB6EA" w:sz="5" w:space="0"/>
            </w:tcBorders>
            <w:shd w:val="clear" w:color="auto" w:fill="FFFFFF" w:themeFill="background1"/>
            <w:tcMar/>
          </w:tcPr>
          <w:p w:rsidRPr="00CC0718" w:rsidR="00C71DC8" w:rsidP="00244814" w:rsidRDefault="00C71DC8" w14:paraId="48057BF1" w14:textId="77777777">
            <w:pPr>
              <w:rPr>
                <w:color w:val="000000"/>
                <w:spacing w:val="-2"/>
                <w:sz w:val="18"/>
              </w:rPr>
            </w:pPr>
            <w:r w:rsidRPr="00CC0718">
              <w:rPr>
                <w:color w:val="000000"/>
                <w:spacing w:val="-2"/>
                <w:sz w:val="18"/>
              </w:rPr>
              <w:t>Codes\\AXIAL CODE\\Q14- Receiving Information about events\POSTERS AND FLYERS\Posters around campus</w:t>
            </w:r>
          </w:p>
        </w:tc>
        <w:tc>
          <w:tcPr>
            <w:tcW w:w="2034" w:type="dxa"/>
            <w:tcBorders>
              <w:top w:val="single" w:color="8FB6EA" w:sz="5" w:space="0"/>
              <w:bottom w:val="single" w:color="8FB6EA" w:sz="5" w:space="0"/>
            </w:tcBorders>
            <w:shd w:val="clear" w:color="auto" w:fill="FFFFFF" w:themeFill="background1"/>
            <w:tcMar/>
          </w:tcPr>
          <w:p w:rsidRPr="00CC0718" w:rsidR="00C71DC8" w:rsidP="00244814" w:rsidRDefault="00C71DC8" w14:paraId="15709742" w14:textId="77777777">
            <w:pPr>
              <w:rPr>
                <w:color w:val="000000"/>
                <w:spacing w:val="-2"/>
                <w:sz w:val="18"/>
              </w:rPr>
            </w:pPr>
          </w:p>
        </w:tc>
        <w:tc>
          <w:tcPr>
            <w:tcW w:w="903" w:type="dxa"/>
            <w:tcBorders>
              <w:top w:val="single" w:color="8FB6EA" w:sz="5" w:space="0"/>
              <w:bottom w:val="single" w:color="8FB6EA" w:sz="5" w:space="0"/>
            </w:tcBorders>
            <w:shd w:val="clear" w:color="auto" w:fill="FFFFFF" w:themeFill="background1"/>
            <w:tcMar/>
          </w:tcPr>
          <w:p w:rsidRPr="00CC0718" w:rsidR="00C71DC8" w:rsidP="00244814" w:rsidRDefault="00C71DC8" w14:paraId="1B677620" w14:textId="77777777">
            <w:pPr>
              <w:rPr>
                <w:color w:val="000000"/>
                <w:spacing w:val="-2"/>
                <w:sz w:val="18"/>
              </w:rPr>
            </w:pPr>
            <w:r w:rsidRPr="00CC0718">
              <w:rPr>
                <w:color w:val="000000"/>
                <w:spacing w:val="-2"/>
                <w:sz w:val="18"/>
              </w:rPr>
              <w:t>No</w:t>
            </w:r>
          </w:p>
        </w:tc>
        <w:tc>
          <w:tcPr>
            <w:tcW w:w="1017" w:type="dxa"/>
            <w:tcBorders>
              <w:top w:val="single" w:color="8FB6EA" w:sz="5" w:space="0"/>
              <w:bottom w:val="single" w:color="8FB6EA" w:sz="5" w:space="0"/>
            </w:tcBorders>
            <w:shd w:val="clear" w:color="auto" w:fill="FFFFFF" w:themeFill="background1"/>
            <w:tcMar/>
          </w:tcPr>
          <w:p w:rsidRPr="00CC0718" w:rsidR="00C71DC8" w:rsidP="00244814" w:rsidRDefault="00C71DC8" w14:paraId="6B2B7779" w14:textId="77777777">
            <w:pPr>
              <w:rPr>
                <w:color w:val="000000"/>
                <w:spacing w:val="-2"/>
                <w:sz w:val="18"/>
              </w:rPr>
            </w:pPr>
            <w:r w:rsidRPr="00CC0718">
              <w:rPr>
                <w:color w:val="000000"/>
                <w:spacing w:val="-2"/>
                <w:sz w:val="18"/>
              </w:rPr>
              <w:t>None</w:t>
            </w:r>
          </w:p>
        </w:tc>
      </w:tr>
      <w:tr w:rsidRPr="00CC0718" w:rsidR="00C71DC8" w:rsidTr="3A33D0EC" w14:paraId="350AC65B" w14:textId="77777777">
        <w:trPr>
          <w:trHeight w:val="330" w:hRule="exact"/>
        </w:trPr>
        <w:tc>
          <w:tcPr>
            <w:tcW w:w="6763" w:type="dxa"/>
            <w:gridSpan w:val="2"/>
            <w:tcBorders>
              <w:top w:val="single" w:color="8FB6EA" w:sz="5" w:space="0"/>
              <w:bottom w:val="single" w:color="8FB6EA" w:sz="5" w:space="0"/>
            </w:tcBorders>
            <w:shd w:val="clear" w:color="auto" w:fill="FFFFFF" w:themeFill="background1"/>
            <w:tcMar/>
          </w:tcPr>
          <w:p w:rsidRPr="00CC0718" w:rsidR="00C71DC8" w:rsidP="00244814" w:rsidRDefault="00C71DC8" w14:paraId="17D471CE" w14:textId="77777777">
            <w:pPr>
              <w:rPr>
                <w:color w:val="000000"/>
                <w:spacing w:val="-2"/>
                <w:sz w:val="18"/>
              </w:rPr>
            </w:pPr>
            <w:r w:rsidRPr="00CC0718">
              <w:rPr>
                <w:color w:val="000000"/>
                <w:spacing w:val="-2"/>
                <w:sz w:val="18"/>
              </w:rPr>
              <w:t>Codes\\AXIAL CODE\\Q15- Communication within the team members</w:t>
            </w:r>
          </w:p>
        </w:tc>
        <w:tc>
          <w:tcPr>
            <w:tcW w:w="2034" w:type="dxa"/>
            <w:tcBorders>
              <w:top w:val="single" w:color="8FB6EA" w:sz="5" w:space="0"/>
              <w:bottom w:val="single" w:color="8FB6EA" w:sz="5" w:space="0"/>
            </w:tcBorders>
            <w:shd w:val="clear" w:color="auto" w:fill="FFFFFF" w:themeFill="background1"/>
            <w:tcMar/>
          </w:tcPr>
          <w:p w:rsidRPr="00CC0718" w:rsidR="00C71DC8" w:rsidP="00244814" w:rsidRDefault="00C71DC8" w14:paraId="4C1EA48E" w14:textId="77777777">
            <w:pPr>
              <w:rPr>
                <w:color w:val="000000"/>
                <w:spacing w:val="-2"/>
                <w:sz w:val="18"/>
              </w:rPr>
            </w:pPr>
          </w:p>
        </w:tc>
        <w:tc>
          <w:tcPr>
            <w:tcW w:w="903" w:type="dxa"/>
            <w:tcBorders>
              <w:top w:val="single" w:color="8FB6EA" w:sz="5" w:space="0"/>
              <w:bottom w:val="single" w:color="8FB6EA" w:sz="5" w:space="0"/>
            </w:tcBorders>
            <w:shd w:val="clear" w:color="auto" w:fill="FFFFFF" w:themeFill="background1"/>
            <w:tcMar/>
          </w:tcPr>
          <w:p w:rsidRPr="00CC0718" w:rsidR="00C71DC8" w:rsidP="00244814" w:rsidRDefault="00C71DC8" w14:paraId="4E9BC8AE" w14:textId="77777777">
            <w:pPr>
              <w:rPr>
                <w:color w:val="000000"/>
                <w:spacing w:val="-2"/>
                <w:sz w:val="18"/>
              </w:rPr>
            </w:pPr>
            <w:r w:rsidRPr="00CC0718">
              <w:rPr>
                <w:color w:val="000000"/>
                <w:spacing w:val="-2"/>
                <w:sz w:val="18"/>
              </w:rPr>
              <w:t>Yes</w:t>
            </w:r>
          </w:p>
        </w:tc>
        <w:tc>
          <w:tcPr>
            <w:tcW w:w="1017" w:type="dxa"/>
            <w:tcBorders>
              <w:top w:val="single" w:color="8FB6EA" w:sz="5" w:space="0"/>
              <w:bottom w:val="single" w:color="8FB6EA" w:sz="5" w:space="0"/>
            </w:tcBorders>
            <w:shd w:val="clear" w:color="auto" w:fill="FFFFFF" w:themeFill="background1"/>
            <w:tcMar/>
          </w:tcPr>
          <w:p w:rsidRPr="00CC0718" w:rsidR="00C71DC8" w:rsidP="00244814" w:rsidRDefault="00C71DC8" w14:paraId="496EA708" w14:textId="77777777">
            <w:pPr>
              <w:rPr>
                <w:color w:val="000000"/>
                <w:spacing w:val="-2"/>
                <w:sz w:val="18"/>
              </w:rPr>
            </w:pPr>
            <w:r w:rsidRPr="00CC0718">
              <w:rPr>
                <w:color w:val="000000"/>
                <w:spacing w:val="-2"/>
                <w:sz w:val="18"/>
              </w:rPr>
              <w:t>None</w:t>
            </w:r>
          </w:p>
        </w:tc>
      </w:tr>
      <w:tr w:rsidRPr="00CC0718" w:rsidR="00C71DC8" w:rsidTr="3A33D0EC" w14:paraId="5FEF4B95" w14:textId="77777777">
        <w:trPr>
          <w:trHeight w:val="344" w:hRule="exact"/>
        </w:trPr>
        <w:tc>
          <w:tcPr>
            <w:tcW w:w="6763" w:type="dxa"/>
            <w:gridSpan w:val="2"/>
            <w:tcBorders>
              <w:top w:val="single" w:color="8FB6EA" w:sz="5" w:space="0"/>
              <w:bottom w:val="single" w:color="8FB6EA" w:sz="5" w:space="0"/>
            </w:tcBorders>
            <w:shd w:val="clear" w:color="auto" w:fill="FFFFFF" w:themeFill="background1"/>
            <w:tcMar/>
          </w:tcPr>
          <w:p w:rsidRPr="00CC0718" w:rsidR="00C71DC8" w:rsidP="00244814" w:rsidRDefault="00C71DC8" w14:paraId="796872D6" w14:textId="77777777">
            <w:pPr>
              <w:rPr>
                <w:color w:val="000000"/>
                <w:spacing w:val="-2"/>
                <w:sz w:val="18"/>
              </w:rPr>
            </w:pPr>
            <w:r w:rsidRPr="00CC0718">
              <w:rPr>
                <w:color w:val="000000"/>
                <w:spacing w:val="-2"/>
                <w:sz w:val="18"/>
              </w:rPr>
              <w:t>Codes\\AXIAL CODE\\Q15- Communication within the team members\EMAILS</w:t>
            </w:r>
          </w:p>
        </w:tc>
        <w:tc>
          <w:tcPr>
            <w:tcW w:w="2034" w:type="dxa"/>
            <w:tcBorders>
              <w:top w:val="single" w:color="8FB6EA" w:sz="5" w:space="0"/>
              <w:bottom w:val="single" w:color="8FB6EA" w:sz="5" w:space="0"/>
            </w:tcBorders>
            <w:shd w:val="clear" w:color="auto" w:fill="FFFFFF" w:themeFill="background1"/>
            <w:tcMar/>
          </w:tcPr>
          <w:p w:rsidRPr="00CC0718" w:rsidR="00C71DC8" w:rsidP="00244814" w:rsidRDefault="00C71DC8" w14:paraId="370A7D85" w14:textId="77777777">
            <w:pPr>
              <w:rPr>
                <w:color w:val="000000"/>
                <w:spacing w:val="-2"/>
                <w:sz w:val="18"/>
              </w:rPr>
            </w:pPr>
          </w:p>
        </w:tc>
        <w:tc>
          <w:tcPr>
            <w:tcW w:w="903" w:type="dxa"/>
            <w:tcBorders>
              <w:top w:val="single" w:color="8FB6EA" w:sz="5" w:space="0"/>
              <w:bottom w:val="single" w:color="8FB6EA" w:sz="5" w:space="0"/>
            </w:tcBorders>
            <w:shd w:val="clear" w:color="auto" w:fill="FFFFFF" w:themeFill="background1"/>
            <w:tcMar/>
          </w:tcPr>
          <w:p w:rsidRPr="00CC0718" w:rsidR="00C71DC8" w:rsidP="00244814" w:rsidRDefault="00C71DC8" w14:paraId="287E21DF" w14:textId="77777777">
            <w:pPr>
              <w:rPr>
                <w:color w:val="000000"/>
                <w:spacing w:val="-2"/>
                <w:sz w:val="18"/>
              </w:rPr>
            </w:pPr>
            <w:r w:rsidRPr="00CC0718">
              <w:rPr>
                <w:color w:val="000000"/>
                <w:spacing w:val="-2"/>
                <w:sz w:val="18"/>
              </w:rPr>
              <w:t>Yes</w:t>
            </w:r>
          </w:p>
        </w:tc>
        <w:tc>
          <w:tcPr>
            <w:tcW w:w="1017" w:type="dxa"/>
            <w:tcBorders>
              <w:top w:val="single" w:color="8FB6EA" w:sz="5" w:space="0"/>
              <w:bottom w:val="single" w:color="8FB6EA" w:sz="5" w:space="0"/>
            </w:tcBorders>
            <w:shd w:val="clear" w:color="auto" w:fill="FFFFFF" w:themeFill="background1"/>
            <w:tcMar/>
          </w:tcPr>
          <w:p w:rsidRPr="00CC0718" w:rsidR="00C71DC8" w:rsidP="00244814" w:rsidRDefault="00C71DC8" w14:paraId="09E63797" w14:textId="77777777">
            <w:pPr>
              <w:rPr>
                <w:color w:val="000000"/>
                <w:spacing w:val="-2"/>
                <w:sz w:val="18"/>
              </w:rPr>
            </w:pPr>
            <w:r w:rsidRPr="00CC0718">
              <w:rPr>
                <w:color w:val="000000"/>
                <w:spacing w:val="-2"/>
                <w:sz w:val="18"/>
              </w:rPr>
              <w:t>None</w:t>
            </w:r>
          </w:p>
        </w:tc>
      </w:tr>
      <w:tr w:rsidRPr="00CC0718" w:rsidR="00C71DC8" w:rsidTr="3A33D0EC" w14:paraId="373E2B44" w14:textId="77777777">
        <w:trPr>
          <w:trHeight w:val="344" w:hRule="exact"/>
        </w:trPr>
        <w:tc>
          <w:tcPr>
            <w:tcW w:w="6763" w:type="dxa"/>
            <w:gridSpan w:val="2"/>
            <w:tcBorders>
              <w:top w:val="single" w:color="8FB6EA" w:sz="5" w:space="0"/>
              <w:bottom w:val="single" w:color="8FB6EA" w:sz="5" w:space="0"/>
            </w:tcBorders>
            <w:shd w:val="clear" w:color="auto" w:fill="FFFFFF" w:themeFill="background1"/>
            <w:tcMar/>
          </w:tcPr>
          <w:p w:rsidRPr="00CC0718" w:rsidR="00C71DC8" w:rsidP="00244814" w:rsidRDefault="00C71DC8" w14:paraId="7A338804" w14:textId="77777777">
            <w:pPr>
              <w:rPr>
                <w:color w:val="000000"/>
                <w:spacing w:val="-2"/>
                <w:sz w:val="18"/>
              </w:rPr>
            </w:pPr>
            <w:r w:rsidRPr="00CC0718">
              <w:rPr>
                <w:color w:val="000000"/>
                <w:spacing w:val="-2"/>
                <w:sz w:val="18"/>
              </w:rPr>
              <w:t>Codes\\AXIAL CODE\\Q15- Communication within the team members\EMAILS\Email</w:t>
            </w:r>
          </w:p>
        </w:tc>
        <w:tc>
          <w:tcPr>
            <w:tcW w:w="2034" w:type="dxa"/>
            <w:tcBorders>
              <w:top w:val="single" w:color="8FB6EA" w:sz="5" w:space="0"/>
              <w:bottom w:val="single" w:color="8FB6EA" w:sz="5" w:space="0"/>
            </w:tcBorders>
            <w:shd w:val="clear" w:color="auto" w:fill="FFFFFF" w:themeFill="background1"/>
            <w:tcMar/>
          </w:tcPr>
          <w:p w:rsidRPr="00CC0718" w:rsidR="00C71DC8" w:rsidP="00244814" w:rsidRDefault="00C71DC8" w14:paraId="25F5E915" w14:textId="77777777">
            <w:pPr>
              <w:rPr>
                <w:color w:val="000000"/>
                <w:spacing w:val="-2"/>
                <w:sz w:val="18"/>
              </w:rPr>
            </w:pPr>
          </w:p>
        </w:tc>
        <w:tc>
          <w:tcPr>
            <w:tcW w:w="903" w:type="dxa"/>
            <w:tcBorders>
              <w:top w:val="single" w:color="8FB6EA" w:sz="5" w:space="0"/>
              <w:bottom w:val="single" w:color="8FB6EA" w:sz="5" w:space="0"/>
            </w:tcBorders>
            <w:shd w:val="clear" w:color="auto" w:fill="FFFFFF" w:themeFill="background1"/>
            <w:tcMar/>
          </w:tcPr>
          <w:p w:rsidRPr="00CC0718" w:rsidR="00C71DC8" w:rsidP="00244814" w:rsidRDefault="00C71DC8" w14:paraId="65FB8632" w14:textId="77777777">
            <w:pPr>
              <w:rPr>
                <w:color w:val="000000"/>
                <w:spacing w:val="-2"/>
                <w:sz w:val="18"/>
              </w:rPr>
            </w:pPr>
            <w:r w:rsidRPr="00CC0718">
              <w:rPr>
                <w:color w:val="000000"/>
                <w:spacing w:val="-2"/>
                <w:sz w:val="18"/>
              </w:rPr>
              <w:t>No</w:t>
            </w:r>
          </w:p>
        </w:tc>
        <w:tc>
          <w:tcPr>
            <w:tcW w:w="1017" w:type="dxa"/>
            <w:tcBorders>
              <w:top w:val="single" w:color="8FB6EA" w:sz="5" w:space="0"/>
              <w:bottom w:val="single" w:color="8FB6EA" w:sz="5" w:space="0"/>
            </w:tcBorders>
            <w:shd w:val="clear" w:color="auto" w:fill="FFFFFF" w:themeFill="background1"/>
            <w:tcMar/>
          </w:tcPr>
          <w:p w:rsidRPr="00CC0718" w:rsidR="00C71DC8" w:rsidP="00244814" w:rsidRDefault="00C71DC8" w14:paraId="7D581583" w14:textId="77777777">
            <w:pPr>
              <w:rPr>
                <w:color w:val="000000"/>
                <w:spacing w:val="-2"/>
                <w:sz w:val="18"/>
              </w:rPr>
            </w:pPr>
            <w:r w:rsidRPr="00CC0718">
              <w:rPr>
                <w:color w:val="000000"/>
                <w:spacing w:val="-2"/>
                <w:sz w:val="18"/>
              </w:rPr>
              <w:t>None</w:t>
            </w:r>
          </w:p>
        </w:tc>
      </w:tr>
      <w:tr w:rsidRPr="00CC0718" w:rsidR="00C71DC8" w:rsidTr="3A33D0EC" w14:paraId="6539A5AF" w14:textId="77777777">
        <w:trPr>
          <w:trHeight w:val="458" w:hRule="exact"/>
        </w:trPr>
        <w:tc>
          <w:tcPr>
            <w:tcW w:w="6763" w:type="dxa"/>
            <w:gridSpan w:val="2"/>
            <w:tcBorders>
              <w:top w:val="single" w:color="8FB6EA" w:sz="5" w:space="0"/>
              <w:bottom w:val="single" w:color="8FB6EA" w:sz="5" w:space="0"/>
            </w:tcBorders>
            <w:shd w:val="clear" w:color="auto" w:fill="FFFFFF" w:themeFill="background1"/>
            <w:tcMar/>
          </w:tcPr>
          <w:p w:rsidRPr="00CC0718" w:rsidR="00C71DC8" w:rsidP="00244814" w:rsidRDefault="00C71DC8" w14:paraId="670EA019" w14:textId="77777777">
            <w:pPr>
              <w:rPr>
                <w:color w:val="000000"/>
                <w:spacing w:val="-2"/>
                <w:sz w:val="18"/>
              </w:rPr>
            </w:pPr>
            <w:r w:rsidRPr="00CC0718">
              <w:rPr>
                <w:color w:val="000000"/>
                <w:spacing w:val="-2"/>
                <w:sz w:val="18"/>
              </w:rPr>
              <w:t>Codes\\AXIAL CODE\\Q15- Communication within the team members\EMAILS\Slack and Email for Club Coordination</w:t>
            </w:r>
          </w:p>
        </w:tc>
        <w:tc>
          <w:tcPr>
            <w:tcW w:w="2034" w:type="dxa"/>
            <w:tcBorders>
              <w:top w:val="single" w:color="8FB6EA" w:sz="5" w:space="0"/>
              <w:bottom w:val="single" w:color="8FB6EA" w:sz="5" w:space="0"/>
            </w:tcBorders>
            <w:shd w:val="clear" w:color="auto" w:fill="FFFFFF" w:themeFill="background1"/>
            <w:tcMar/>
          </w:tcPr>
          <w:p w:rsidRPr="00CC0718" w:rsidR="00C71DC8" w:rsidP="00244814" w:rsidRDefault="00C71DC8" w14:paraId="3720DB77" w14:textId="77777777">
            <w:pPr>
              <w:rPr>
                <w:color w:val="000000"/>
                <w:spacing w:val="-2"/>
                <w:sz w:val="18"/>
              </w:rPr>
            </w:pPr>
          </w:p>
        </w:tc>
        <w:tc>
          <w:tcPr>
            <w:tcW w:w="903" w:type="dxa"/>
            <w:tcBorders>
              <w:top w:val="single" w:color="8FB6EA" w:sz="5" w:space="0"/>
              <w:bottom w:val="single" w:color="8FB6EA" w:sz="5" w:space="0"/>
            </w:tcBorders>
            <w:shd w:val="clear" w:color="auto" w:fill="FFFFFF" w:themeFill="background1"/>
            <w:tcMar/>
          </w:tcPr>
          <w:p w:rsidRPr="00CC0718" w:rsidR="00C71DC8" w:rsidP="00244814" w:rsidRDefault="00C71DC8" w14:paraId="02902BCB" w14:textId="77777777">
            <w:pPr>
              <w:rPr>
                <w:color w:val="000000"/>
                <w:spacing w:val="-2"/>
                <w:sz w:val="18"/>
              </w:rPr>
            </w:pPr>
            <w:r w:rsidRPr="00CC0718">
              <w:rPr>
                <w:color w:val="000000"/>
                <w:spacing w:val="-2"/>
                <w:sz w:val="18"/>
              </w:rPr>
              <w:t>No</w:t>
            </w:r>
          </w:p>
        </w:tc>
        <w:tc>
          <w:tcPr>
            <w:tcW w:w="1017" w:type="dxa"/>
            <w:tcBorders>
              <w:top w:val="single" w:color="8FB6EA" w:sz="5" w:space="0"/>
              <w:bottom w:val="single" w:color="8FB6EA" w:sz="5" w:space="0"/>
            </w:tcBorders>
            <w:shd w:val="clear" w:color="auto" w:fill="FFFFFF" w:themeFill="background1"/>
            <w:tcMar/>
          </w:tcPr>
          <w:p w:rsidRPr="00CC0718" w:rsidR="00C71DC8" w:rsidP="00244814" w:rsidRDefault="00C71DC8" w14:paraId="6FECA9C4" w14:textId="77777777">
            <w:pPr>
              <w:rPr>
                <w:color w:val="000000"/>
                <w:spacing w:val="-2"/>
                <w:sz w:val="18"/>
              </w:rPr>
            </w:pPr>
            <w:r w:rsidRPr="00CC0718">
              <w:rPr>
                <w:color w:val="000000"/>
                <w:spacing w:val="-2"/>
                <w:sz w:val="18"/>
              </w:rPr>
              <w:t>None</w:t>
            </w:r>
          </w:p>
        </w:tc>
      </w:tr>
      <w:tr w:rsidRPr="00CC0718" w:rsidR="00C71DC8" w:rsidTr="3A33D0EC" w14:paraId="65E127CC" w14:textId="77777777">
        <w:trPr>
          <w:trHeight w:val="330" w:hRule="exact"/>
        </w:trPr>
        <w:tc>
          <w:tcPr>
            <w:tcW w:w="6763" w:type="dxa"/>
            <w:gridSpan w:val="2"/>
            <w:tcBorders>
              <w:top w:val="single" w:color="8FB6EA" w:sz="5" w:space="0"/>
              <w:bottom w:val="single" w:color="8FB6EA" w:sz="5" w:space="0"/>
            </w:tcBorders>
            <w:shd w:val="clear" w:color="auto" w:fill="FFFFFF" w:themeFill="background1"/>
            <w:tcMar/>
          </w:tcPr>
          <w:p w:rsidRPr="00CC0718" w:rsidR="00C71DC8" w:rsidP="00244814" w:rsidRDefault="00C71DC8" w14:paraId="6F96277A" w14:textId="77777777">
            <w:pPr>
              <w:rPr>
                <w:color w:val="000000"/>
                <w:spacing w:val="-2"/>
                <w:sz w:val="18"/>
              </w:rPr>
            </w:pPr>
            <w:r w:rsidRPr="00CC0718">
              <w:rPr>
                <w:color w:val="000000"/>
                <w:spacing w:val="-2"/>
                <w:sz w:val="18"/>
              </w:rPr>
              <w:t>Codes\\AXIAL CODE\\Q15- Communication within the team members\IN-PERSON MEETINGS</w:t>
            </w:r>
          </w:p>
        </w:tc>
        <w:tc>
          <w:tcPr>
            <w:tcW w:w="2034" w:type="dxa"/>
            <w:tcBorders>
              <w:top w:val="single" w:color="8FB6EA" w:sz="5" w:space="0"/>
              <w:bottom w:val="single" w:color="8FB6EA" w:sz="5" w:space="0"/>
            </w:tcBorders>
            <w:shd w:val="clear" w:color="auto" w:fill="FFFFFF" w:themeFill="background1"/>
            <w:tcMar/>
          </w:tcPr>
          <w:p w:rsidRPr="00CC0718" w:rsidR="00C71DC8" w:rsidP="00244814" w:rsidRDefault="00C71DC8" w14:paraId="6E756BA7" w14:textId="77777777">
            <w:pPr>
              <w:rPr>
                <w:color w:val="000000"/>
                <w:spacing w:val="-2"/>
                <w:sz w:val="18"/>
              </w:rPr>
            </w:pPr>
          </w:p>
        </w:tc>
        <w:tc>
          <w:tcPr>
            <w:tcW w:w="903" w:type="dxa"/>
            <w:tcBorders>
              <w:top w:val="single" w:color="8FB6EA" w:sz="5" w:space="0"/>
              <w:bottom w:val="single" w:color="8FB6EA" w:sz="5" w:space="0"/>
            </w:tcBorders>
            <w:shd w:val="clear" w:color="auto" w:fill="FFFFFF" w:themeFill="background1"/>
            <w:tcMar/>
          </w:tcPr>
          <w:p w:rsidRPr="00CC0718" w:rsidR="00C71DC8" w:rsidP="00244814" w:rsidRDefault="00C71DC8" w14:paraId="29AFDAEF" w14:textId="77777777">
            <w:pPr>
              <w:rPr>
                <w:color w:val="000000"/>
                <w:spacing w:val="-2"/>
                <w:sz w:val="18"/>
              </w:rPr>
            </w:pPr>
            <w:r w:rsidRPr="00CC0718">
              <w:rPr>
                <w:color w:val="000000"/>
                <w:spacing w:val="-2"/>
                <w:sz w:val="18"/>
              </w:rPr>
              <w:t>Yes</w:t>
            </w:r>
          </w:p>
        </w:tc>
        <w:tc>
          <w:tcPr>
            <w:tcW w:w="1017" w:type="dxa"/>
            <w:tcBorders>
              <w:top w:val="single" w:color="8FB6EA" w:sz="5" w:space="0"/>
              <w:bottom w:val="single" w:color="8FB6EA" w:sz="5" w:space="0"/>
            </w:tcBorders>
            <w:shd w:val="clear" w:color="auto" w:fill="FFFFFF" w:themeFill="background1"/>
            <w:tcMar/>
          </w:tcPr>
          <w:p w:rsidRPr="00CC0718" w:rsidR="00C71DC8" w:rsidP="00244814" w:rsidRDefault="00C71DC8" w14:paraId="5A6EC0A4" w14:textId="77777777">
            <w:pPr>
              <w:rPr>
                <w:color w:val="000000"/>
                <w:spacing w:val="-2"/>
                <w:sz w:val="18"/>
              </w:rPr>
            </w:pPr>
            <w:r w:rsidRPr="00CC0718">
              <w:rPr>
                <w:color w:val="000000"/>
                <w:spacing w:val="-2"/>
                <w:sz w:val="18"/>
              </w:rPr>
              <w:t>None</w:t>
            </w:r>
          </w:p>
        </w:tc>
      </w:tr>
      <w:tr w:rsidRPr="00CC0718" w:rsidR="00C71DC8" w:rsidTr="3A33D0EC" w14:paraId="5FF1FB14" w14:textId="77777777">
        <w:trPr>
          <w:trHeight w:val="458" w:hRule="exact"/>
        </w:trPr>
        <w:tc>
          <w:tcPr>
            <w:tcW w:w="6763" w:type="dxa"/>
            <w:gridSpan w:val="2"/>
            <w:tcBorders>
              <w:top w:val="single" w:color="8FB6EA" w:sz="5" w:space="0"/>
              <w:bottom w:val="single" w:color="8FB6EA" w:sz="5" w:space="0"/>
            </w:tcBorders>
            <w:shd w:val="clear" w:color="auto" w:fill="FFFFFF" w:themeFill="background1"/>
            <w:tcMar/>
          </w:tcPr>
          <w:p w:rsidRPr="00CC0718" w:rsidR="00C71DC8" w:rsidP="3A33D0EC" w:rsidRDefault="00C71DC8" w14:paraId="09C09D3F" w14:textId="77777777">
            <w:pPr>
              <w:rPr>
                <w:color w:val="000000"/>
                <w:spacing w:val="-2"/>
                <w:sz w:val="18"/>
                <w:szCs w:val="18"/>
                <w:lang w:val="en-US"/>
              </w:rPr>
            </w:pPr>
            <w:r w:rsidRPr="3A33D0EC" w:rsidR="00C71DC8">
              <w:rPr>
                <w:color w:val="000000"/>
                <w:spacing w:val="-2"/>
                <w:sz w:val="18"/>
                <w:szCs w:val="18"/>
                <w:lang w:val="en-US"/>
              </w:rPr>
              <w:t>Codes\\AXIAL CODE\\Q15- Communication within the team members\IN-PERSON MEETINGS\everyone's given their job before an event during our on-campus events</w:t>
            </w:r>
          </w:p>
        </w:tc>
        <w:tc>
          <w:tcPr>
            <w:tcW w:w="2034" w:type="dxa"/>
            <w:tcBorders>
              <w:top w:val="single" w:color="8FB6EA" w:sz="5" w:space="0"/>
              <w:bottom w:val="single" w:color="8FB6EA" w:sz="5" w:space="0"/>
            </w:tcBorders>
            <w:shd w:val="clear" w:color="auto" w:fill="FFFFFF" w:themeFill="background1"/>
            <w:tcMar/>
          </w:tcPr>
          <w:p w:rsidRPr="00CC0718" w:rsidR="00C71DC8" w:rsidP="00244814" w:rsidRDefault="00C71DC8" w14:paraId="3D5D2F16" w14:textId="77777777">
            <w:pPr>
              <w:rPr>
                <w:color w:val="000000"/>
                <w:spacing w:val="-2"/>
                <w:sz w:val="18"/>
              </w:rPr>
            </w:pPr>
          </w:p>
        </w:tc>
        <w:tc>
          <w:tcPr>
            <w:tcW w:w="903" w:type="dxa"/>
            <w:tcBorders>
              <w:top w:val="single" w:color="8FB6EA" w:sz="5" w:space="0"/>
              <w:bottom w:val="single" w:color="8FB6EA" w:sz="5" w:space="0"/>
            </w:tcBorders>
            <w:shd w:val="clear" w:color="auto" w:fill="FFFFFF" w:themeFill="background1"/>
            <w:tcMar/>
          </w:tcPr>
          <w:p w:rsidRPr="00CC0718" w:rsidR="00C71DC8" w:rsidP="00244814" w:rsidRDefault="00C71DC8" w14:paraId="3AE4377C" w14:textId="77777777">
            <w:pPr>
              <w:rPr>
                <w:color w:val="000000"/>
                <w:spacing w:val="-2"/>
                <w:sz w:val="18"/>
              </w:rPr>
            </w:pPr>
            <w:r w:rsidRPr="00CC0718">
              <w:rPr>
                <w:color w:val="000000"/>
                <w:spacing w:val="-2"/>
                <w:sz w:val="18"/>
              </w:rPr>
              <w:t>No</w:t>
            </w:r>
          </w:p>
        </w:tc>
        <w:tc>
          <w:tcPr>
            <w:tcW w:w="1017" w:type="dxa"/>
            <w:tcBorders>
              <w:top w:val="single" w:color="8FB6EA" w:sz="5" w:space="0"/>
              <w:bottom w:val="single" w:color="8FB6EA" w:sz="5" w:space="0"/>
            </w:tcBorders>
            <w:shd w:val="clear" w:color="auto" w:fill="FFFFFF" w:themeFill="background1"/>
            <w:tcMar/>
          </w:tcPr>
          <w:p w:rsidRPr="00CC0718" w:rsidR="00C71DC8" w:rsidP="00244814" w:rsidRDefault="00C71DC8" w14:paraId="60315761" w14:textId="77777777">
            <w:pPr>
              <w:rPr>
                <w:color w:val="000000"/>
                <w:spacing w:val="-2"/>
                <w:sz w:val="18"/>
              </w:rPr>
            </w:pPr>
            <w:r w:rsidRPr="00CC0718">
              <w:rPr>
                <w:color w:val="000000"/>
                <w:spacing w:val="-2"/>
                <w:sz w:val="18"/>
              </w:rPr>
              <w:t>None</w:t>
            </w:r>
          </w:p>
        </w:tc>
      </w:tr>
      <w:tr w:rsidRPr="00CC0718" w:rsidR="00C71DC8" w:rsidTr="3A33D0EC" w14:paraId="5C986943" w14:textId="77777777">
        <w:trPr>
          <w:trHeight w:val="459" w:hRule="exact"/>
        </w:trPr>
        <w:tc>
          <w:tcPr>
            <w:tcW w:w="6763" w:type="dxa"/>
            <w:gridSpan w:val="2"/>
            <w:tcBorders>
              <w:top w:val="single" w:color="8FB6EA" w:sz="5" w:space="0"/>
              <w:bottom w:val="single" w:color="8FB6EA" w:sz="5" w:space="0"/>
            </w:tcBorders>
            <w:shd w:val="clear" w:color="auto" w:fill="FFFFFF" w:themeFill="background1"/>
            <w:tcMar/>
          </w:tcPr>
          <w:p w:rsidRPr="00CC0718" w:rsidR="00C71DC8" w:rsidP="00244814" w:rsidRDefault="00C71DC8" w14:paraId="613A1C1C" w14:textId="77777777">
            <w:pPr>
              <w:rPr>
                <w:color w:val="000000"/>
                <w:spacing w:val="-2"/>
                <w:sz w:val="18"/>
              </w:rPr>
            </w:pPr>
            <w:r w:rsidRPr="00CC0718">
              <w:rPr>
                <w:color w:val="000000"/>
                <w:spacing w:val="-2"/>
                <w:sz w:val="18"/>
              </w:rPr>
              <w:t>Codes\\AXIAL CODE\\Q15- Communication within the team members\IN-PERSON MEETINGS\We are very well communicated in the on in-person events</w:t>
            </w:r>
          </w:p>
        </w:tc>
        <w:tc>
          <w:tcPr>
            <w:tcW w:w="2034" w:type="dxa"/>
            <w:tcBorders>
              <w:top w:val="single" w:color="8FB6EA" w:sz="5" w:space="0"/>
              <w:bottom w:val="single" w:color="8FB6EA" w:sz="5" w:space="0"/>
            </w:tcBorders>
            <w:shd w:val="clear" w:color="auto" w:fill="FFFFFF" w:themeFill="background1"/>
            <w:tcMar/>
          </w:tcPr>
          <w:p w:rsidRPr="00CC0718" w:rsidR="00C71DC8" w:rsidP="00244814" w:rsidRDefault="00C71DC8" w14:paraId="0D5542F4" w14:textId="77777777">
            <w:pPr>
              <w:rPr>
                <w:color w:val="000000"/>
                <w:spacing w:val="-2"/>
                <w:sz w:val="18"/>
              </w:rPr>
            </w:pPr>
          </w:p>
        </w:tc>
        <w:tc>
          <w:tcPr>
            <w:tcW w:w="903" w:type="dxa"/>
            <w:tcBorders>
              <w:top w:val="single" w:color="8FB6EA" w:sz="5" w:space="0"/>
              <w:bottom w:val="single" w:color="8FB6EA" w:sz="5" w:space="0"/>
            </w:tcBorders>
            <w:shd w:val="clear" w:color="auto" w:fill="FFFFFF" w:themeFill="background1"/>
            <w:tcMar/>
          </w:tcPr>
          <w:p w:rsidRPr="00CC0718" w:rsidR="00C71DC8" w:rsidP="00244814" w:rsidRDefault="00C71DC8" w14:paraId="1AF649E2" w14:textId="77777777">
            <w:pPr>
              <w:rPr>
                <w:color w:val="000000"/>
                <w:spacing w:val="-2"/>
                <w:sz w:val="18"/>
              </w:rPr>
            </w:pPr>
            <w:r w:rsidRPr="00CC0718">
              <w:rPr>
                <w:color w:val="000000"/>
                <w:spacing w:val="-2"/>
                <w:sz w:val="18"/>
              </w:rPr>
              <w:t>No</w:t>
            </w:r>
          </w:p>
        </w:tc>
        <w:tc>
          <w:tcPr>
            <w:tcW w:w="1017" w:type="dxa"/>
            <w:tcBorders>
              <w:top w:val="single" w:color="8FB6EA" w:sz="5" w:space="0"/>
              <w:bottom w:val="single" w:color="8FB6EA" w:sz="5" w:space="0"/>
            </w:tcBorders>
            <w:shd w:val="clear" w:color="auto" w:fill="FFFFFF" w:themeFill="background1"/>
            <w:tcMar/>
          </w:tcPr>
          <w:p w:rsidRPr="00CC0718" w:rsidR="00C71DC8" w:rsidP="00244814" w:rsidRDefault="00C71DC8" w14:paraId="757D2243" w14:textId="77777777">
            <w:pPr>
              <w:rPr>
                <w:color w:val="000000"/>
                <w:spacing w:val="-2"/>
                <w:sz w:val="18"/>
              </w:rPr>
            </w:pPr>
            <w:r w:rsidRPr="00CC0718">
              <w:rPr>
                <w:color w:val="000000"/>
                <w:spacing w:val="-2"/>
                <w:sz w:val="18"/>
              </w:rPr>
              <w:t>None</w:t>
            </w:r>
          </w:p>
        </w:tc>
      </w:tr>
      <w:tr w:rsidRPr="00CC0718" w:rsidR="00C71DC8" w:rsidTr="3A33D0EC" w14:paraId="72EB94CB" w14:textId="77777777">
        <w:trPr>
          <w:trHeight w:val="458" w:hRule="exact"/>
        </w:trPr>
        <w:tc>
          <w:tcPr>
            <w:tcW w:w="6763" w:type="dxa"/>
            <w:gridSpan w:val="2"/>
            <w:tcBorders>
              <w:top w:val="single" w:color="8FB6EA" w:sz="5" w:space="0"/>
              <w:bottom w:val="single" w:color="8FB6EA" w:sz="5" w:space="0"/>
            </w:tcBorders>
            <w:shd w:val="clear" w:color="auto" w:fill="FFFFFF" w:themeFill="background1"/>
            <w:tcMar/>
          </w:tcPr>
          <w:p w:rsidRPr="00CC0718" w:rsidR="00C71DC8" w:rsidP="00244814" w:rsidRDefault="00C71DC8" w14:paraId="5E0B1205" w14:textId="77777777">
            <w:pPr>
              <w:rPr>
                <w:color w:val="000000"/>
                <w:spacing w:val="-2"/>
                <w:sz w:val="18"/>
              </w:rPr>
            </w:pPr>
            <w:r w:rsidRPr="00CC0718">
              <w:rPr>
                <w:color w:val="000000"/>
                <w:spacing w:val="-2"/>
                <w:sz w:val="18"/>
              </w:rPr>
              <w:t>Codes\\AXIAL CODE\\Q15- Communication within the team members\IN-PERSON MEETINGS\Weekly meeting to discuss</w:t>
            </w:r>
          </w:p>
        </w:tc>
        <w:tc>
          <w:tcPr>
            <w:tcW w:w="2034" w:type="dxa"/>
            <w:tcBorders>
              <w:top w:val="single" w:color="8FB6EA" w:sz="5" w:space="0"/>
              <w:bottom w:val="single" w:color="8FB6EA" w:sz="5" w:space="0"/>
            </w:tcBorders>
            <w:shd w:val="clear" w:color="auto" w:fill="FFFFFF" w:themeFill="background1"/>
            <w:tcMar/>
          </w:tcPr>
          <w:p w:rsidRPr="00CC0718" w:rsidR="00C71DC8" w:rsidP="00244814" w:rsidRDefault="00C71DC8" w14:paraId="69BF2C1F" w14:textId="77777777">
            <w:pPr>
              <w:rPr>
                <w:color w:val="000000"/>
                <w:spacing w:val="-2"/>
                <w:sz w:val="18"/>
              </w:rPr>
            </w:pPr>
          </w:p>
        </w:tc>
        <w:tc>
          <w:tcPr>
            <w:tcW w:w="903" w:type="dxa"/>
            <w:tcBorders>
              <w:top w:val="single" w:color="8FB6EA" w:sz="5" w:space="0"/>
              <w:bottom w:val="single" w:color="8FB6EA" w:sz="5" w:space="0"/>
            </w:tcBorders>
            <w:shd w:val="clear" w:color="auto" w:fill="FFFFFF" w:themeFill="background1"/>
            <w:tcMar/>
          </w:tcPr>
          <w:p w:rsidRPr="00CC0718" w:rsidR="00C71DC8" w:rsidP="00244814" w:rsidRDefault="00C71DC8" w14:paraId="660C8716" w14:textId="77777777">
            <w:pPr>
              <w:rPr>
                <w:color w:val="000000"/>
                <w:spacing w:val="-2"/>
                <w:sz w:val="18"/>
              </w:rPr>
            </w:pPr>
            <w:r w:rsidRPr="00CC0718">
              <w:rPr>
                <w:color w:val="000000"/>
                <w:spacing w:val="-2"/>
                <w:sz w:val="18"/>
              </w:rPr>
              <w:t>No</w:t>
            </w:r>
          </w:p>
        </w:tc>
        <w:tc>
          <w:tcPr>
            <w:tcW w:w="1017" w:type="dxa"/>
            <w:tcBorders>
              <w:top w:val="single" w:color="8FB6EA" w:sz="5" w:space="0"/>
              <w:bottom w:val="single" w:color="8FB6EA" w:sz="5" w:space="0"/>
            </w:tcBorders>
            <w:shd w:val="clear" w:color="auto" w:fill="FFFFFF" w:themeFill="background1"/>
            <w:tcMar/>
          </w:tcPr>
          <w:p w:rsidRPr="00CC0718" w:rsidR="00C71DC8" w:rsidP="00244814" w:rsidRDefault="00C71DC8" w14:paraId="09A7516E" w14:textId="77777777">
            <w:pPr>
              <w:rPr>
                <w:color w:val="000000"/>
                <w:spacing w:val="-2"/>
                <w:sz w:val="18"/>
              </w:rPr>
            </w:pPr>
            <w:r w:rsidRPr="00CC0718">
              <w:rPr>
                <w:color w:val="000000"/>
                <w:spacing w:val="-2"/>
                <w:sz w:val="18"/>
              </w:rPr>
              <w:t>None</w:t>
            </w:r>
          </w:p>
        </w:tc>
      </w:tr>
      <w:tr w:rsidRPr="00CC0718" w:rsidR="00C71DC8" w:rsidTr="3A33D0EC" w14:paraId="33BF603C" w14:textId="77777777">
        <w:trPr>
          <w:trHeight w:val="459" w:hRule="exact"/>
        </w:trPr>
        <w:tc>
          <w:tcPr>
            <w:tcW w:w="6763" w:type="dxa"/>
            <w:gridSpan w:val="2"/>
            <w:tcBorders>
              <w:top w:val="single" w:color="8FB6EA" w:sz="5" w:space="0"/>
              <w:bottom w:val="single" w:color="8FB6EA" w:sz="5" w:space="0"/>
            </w:tcBorders>
            <w:shd w:val="clear" w:color="auto" w:fill="FFFFFF" w:themeFill="background1"/>
            <w:tcMar/>
          </w:tcPr>
          <w:p w:rsidRPr="00CC0718" w:rsidR="00C71DC8" w:rsidP="00244814" w:rsidRDefault="00C71DC8" w14:paraId="52B8138D" w14:textId="77777777">
            <w:pPr>
              <w:rPr>
                <w:color w:val="000000"/>
                <w:spacing w:val="-2"/>
                <w:sz w:val="18"/>
              </w:rPr>
            </w:pPr>
            <w:r w:rsidRPr="00CC0718">
              <w:rPr>
                <w:color w:val="000000"/>
                <w:spacing w:val="-2"/>
                <w:sz w:val="18"/>
              </w:rPr>
              <w:t>Codes\\AXIAL CODE\\Q15- Communication within the team members\LESS MISCOMMUNICATION</w:t>
            </w:r>
          </w:p>
        </w:tc>
        <w:tc>
          <w:tcPr>
            <w:tcW w:w="2034" w:type="dxa"/>
            <w:tcBorders>
              <w:top w:val="single" w:color="8FB6EA" w:sz="5" w:space="0"/>
              <w:bottom w:val="single" w:color="8FB6EA" w:sz="5" w:space="0"/>
            </w:tcBorders>
            <w:shd w:val="clear" w:color="auto" w:fill="FFFFFF" w:themeFill="background1"/>
            <w:tcMar/>
          </w:tcPr>
          <w:p w:rsidRPr="00CC0718" w:rsidR="00C71DC8" w:rsidP="00244814" w:rsidRDefault="00C71DC8" w14:paraId="7AD2DFF6" w14:textId="77777777">
            <w:pPr>
              <w:rPr>
                <w:color w:val="000000"/>
                <w:spacing w:val="-2"/>
                <w:sz w:val="18"/>
              </w:rPr>
            </w:pPr>
          </w:p>
        </w:tc>
        <w:tc>
          <w:tcPr>
            <w:tcW w:w="903" w:type="dxa"/>
            <w:tcBorders>
              <w:top w:val="single" w:color="8FB6EA" w:sz="5" w:space="0"/>
              <w:bottom w:val="single" w:color="8FB6EA" w:sz="5" w:space="0"/>
            </w:tcBorders>
            <w:shd w:val="clear" w:color="auto" w:fill="FFFFFF" w:themeFill="background1"/>
            <w:tcMar/>
          </w:tcPr>
          <w:p w:rsidRPr="00CC0718" w:rsidR="00C71DC8" w:rsidP="00244814" w:rsidRDefault="00C71DC8" w14:paraId="06E6D51C" w14:textId="77777777">
            <w:pPr>
              <w:rPr>
                <w:color w:val="000000"/>
                <w:spacing w:val="-2"/>
                <w:sz w:val="18"/>
              </w:rPr>
            </w:pPr>
            <w:r w:rsidRPr="00CC0718">
              <w:rPr>
                <w:color w:val="000000"/>
                <w:spacing w:val="-2"/>
                <w:sz w:val="18"/>
              </w:rPr>
              <w:t>Yes</w:t>
            </w:r>
          </w:p>
        </w:tc>
        <w:tc>
          <w:tcPr>
            <w:tcW w:w="1017" w:type="dxa"/>
            <w:tcBorders>
              <w:top w:val="single" w:color="8FB6EA" w:sz="5" w:space="0"/>
              <w:bottom w:val="single" w:color="8FB6EA" w:sz="5" w:space="0"/>
            </w:tcBorders>
            <w:shd w:val="clear" w:color="auto" w:fill="FFFFFF" w:themeFill="background1"/>
            <w:tcMar/>
          </w:tcPr>
          <w:p w:rsidRPr="00CC0718" w:rsidR="00C71DC8" w:rsidP="00244814" w:rsidRDefault="00C71DC8" w14:paraId="608A467F" w14:textId="77777777">
            <w:pPr>
              <w:rPr>
                <w:color w:val="000000"/>
                <w:spacing w:val="-2"/>
                <w:sz w:val="18"/>
              </w:rPr>
            </w:pPr>
            <w:r w:rsidRPr="00CC0718">
              <w:rPr>
                <w:color w:val="000000"/>
                <w:spacing w:val="-2"/>
                <w:sz w:val="18"/>
              </w:rPr>
              <w:t>None</w:t>
            </w:r>
          </w:p>
        </w:tc>
      </w:tr>
      <w:tr w:rsidRPr="00CC0718" w:rsidR="00C71DC8" w:rsidTr="3A33D0EC" w14:paraId="78CF4E25" w14:textId="77777777">
        <w:trPr>
          <w:trHeight w:val="458" w:hRule="exact"/>
        </w:trPr>
        <w:tc>
          <w:tcPr>
            <w:tcW w:w="6763" w:type="dxa"/>
            <w:gridSpan w:val="2"/>
            <w:tcBorders>
              <w:top w:val="single" w:color="8FB6EA" w:sz="5" w:space="0"/>
              <w:bottom w:val="single" w:color="8FB6EA" w:sz="5" w:space="0"/>
            </w:tcBorders>
            <w:shd w:val="clear" w:color="auto" w:fill="FFFFFF" w:themeFill="background1"/>
            <w:tcMar/>
          </w:tcPr>
          <w:p w:rsidRPr="00CC0718" w:rsidR="00C71DC8" w:rsidP="00244814" w:rsidRDefault="00C71DC8" w14:paraId="4FDBBF6E" w14:textId="77777777">
            <w:pPr>
              <w:rPr>
                <w:color w:val="000000"/>
                <w:spacing w:val="-2"/>
                <w:sz w:val="18"/>
              </w:rPr>
            </w:pPr>
            <w:r w:rsidRPr="00CC0718">
              <w:rPr>
                <w:color w:val="000000"/>
                <w:spacing w:val="-2"/>
                <w:sz w:val="18"/>
              </w:rPr>
              <w:t>Codes\\AXIAL CODE\\Q15- Communication within the team members\NOT USING TEAMS AND SLACK BUT OTHERS</w:t>
            </w:r>
          </w:p>
        </w:tc>
        <w:tc>
          <w:tcPr>
            <w:tcW w:w="2034" w:type="dxa"/>
            <w:tcBorders>
              <w:top w:val="single" w:color="8FB6EA" w:sz="5" w:space="0"/>
              <w:bottom w:val="single" w:color="8FB6EA" w:sz="5" w:space="0"/>
            </w:tcBorders>
            <w:shd w:val="clear" w:color="auto" w:fill="FFFFFF" w:themeFill="background1"/>
            <w:tcMar/>
          </w:tcPr>
          <w:p w:rsidRPr="00CC0718" w:rsidR="00C71DC8" w:rsidP="00244814" w:rsidRDefault="00C71DC8" w14:paraId="3C4BAC70" w14:textId="77777777">
            <w:pPr>
              <w:rPr>
                <w:color w:val="000000"/>
                <w:spacing w:val="-2"/>
                <w:sz w:val="18"/>
              </w:rPr>
            </w:pPr>
          </w:p>
        </w:tc>
        <w:tc>
          <w:tcPr>
            <w:tcW w:w="903" w:type="dxa"/>
            <w:tcBorders>
              <w:top w:val="single" w:color="8FB6EA" w:sz="5" w:space="0"/>
              <w:bottom w:val="single" w:color="8FB6EA" w:sz="5" w:space="0"/>
            </w:tcBorders>
            <w:shd w:val="clear" w:color="auto" w:fill="FFFFFF" w:themeFill="background1"/>
            <w:tcMar/>
          </w:tcPr>
          <w:p w:rsidRPr="00CC0718" w:rsidR="00C71DC8" w:rsidP="00244814" w:rsidRDefault="00C71DC8" w14:paraId="3E23177C" w14:textId="77777777">
            <w:pPr>
              <w:rPr>
                <w:color w:val="000000"/>
                <w:spacing w:val="-2"/>
                <w:sz w:val="18"/>
              </w:rPr>
            </w:pPr>
            <w:r w:rsidRPr="00CC0718">
              <w:rPr>
                <w:color w:val="000000"/>
                <w:spacing w:val="-2"/>
                <w:sz w:val="18"/>
              </w:rPr>
              <w:t>Yes</w:t>
            </w:r>
          </w:p>
        </w:tc>
        <w:tc>
          <w:tcPr>
            <w:tcW w:w="1017" w:type="dxa"/>
            <w:tcBorders>
              <w:top w:val="single" w:color="8FB6EA" w:sz="5" w:space="0"/>
              <w:bottom w:val="single" w:color="8FB6EA" w:sz="5" w:space="0"/>
            </w:tcBorders>
            <w:shd w:val="clear" w:color="auto" w:fill="FFFFFF" w:themeFill="background1"/>
            <w:tcMar/>
          </w:tcPr>
          <w:p w:rsidRPr="00CC0718" w:rsidR="00C71DC8" w:rsidP="00244814" w:rsidRDefault="00C71DC8" w14:paraId="6348BEDF" w14:textId="77777777">
            <w:pPr>
              <w:rPr>
                <w:color w:val="000000"/>
                <w:spacing w:val="-2"/>
                <w:sz w:val="18"/>
              </w:rPr>
            </w:pPr>
            <w:r w:rsidRPr="00CC0718">
              <w:rPr>
                <w:color w:val="000000"/>
                <w:spacing w:val="-2"/>
                <w:sz w:val="18"/>
              </w:rPr>
              <w:t>None</w:t>
            </w:r>
          </w:p>
        </w:tc>
      </w:tr>
      <w:tr w:rsidRPr="00CC0718" w:rsidR="00C71DC8" w:rsidTr="3A33D0EC" w14:paraId="1BFBD8B6" w14:textId="77777777">
        <w:trPr>
          <w:trHeight w:val="444" w:hRule="exact"/>
        </w:trPr>
        <w:tc>
          <w:tcPr>
            <w:tcW w:w="6763" w:type="dxa"/>
            <w:gridSpan w:val="2"/>
            <w:tcBorders>
              <w:top w:val="single" w:color="8FB6EA" w:sz="5" w:space="0"/>
              <w:bottom w:val="single" w:color="8FB6EA" w:sz="5" w:space="0"/>
            </w:tcBorders>
            <w:shd w:val="clear" w:color="auto" w:fill="FFFFFF" w:themeFill="background1"/>
            <w:tcMar/>
          </w:tcPr>
          <w:p w:rsidRPr="00CC0718" w:rsidR="00C71DC8" w:rsidP="3A33D0EC" w:rsidRDefault="00C71DC8" w14:paraId="43F5D92D" w14:textId="77777777">
            <w:pPr>
              <w:rPr>
                <w:color w:val="000000"/>
                <w:spacing w:val="-2"/>
                <w:sz w:val="18"/>
                <w:szCs w:val="18"/>
                <w:lang w:val="en-US"/>
              </w:rPr>
            </w:pPr>
            <w:r w:rsidRPr="3A33D0EC" w:rsidR="00C71DC8">
              <w:rPr>
                <w:color w:val="000000"/>
                <w:spacing w:val="-2"/>
                <w:sz w:val="18"/>
                <w:szCs w:val="18"/>
                <w:lang w:val="en-US"/>
              </w:rPr>
              <w:t>Codes\\AXIAL CODE\\Q15- Communication within the team members\NOT USING TEAMS AND SLACK BUT OTHERS\We don't do it on Teams</w:t>
            </w:r>
          </w:p>
        </w:tc>
        <w:tc>
          <w:tcPr>
            <w:tcW w:w="2034" w:type="dxa"/>
            <w:tcBorders>
              <w:top w:val="single" w:color="8FB6EA" w:sz="5" w:space="0"/>
              <w:bottom w:val="single" w:color="8FB6EA" w:sz="5" w:space="0"/>
            </w:tcBorders>
            <w:shd w:val="clear" w:color="auto" w:fill="FFFFFF" w:themeFill="background1"/>
            <w:tcMar/>
          </w:tcPr>
          <w:p w:rsidRPr="00CC0718" w:rsidR="00C71DC8" w:rsidP="00244814" w:rsidRDefault="00C71DC8" w14:paraId="4999773A" w14:textId="77777777">
            <w:pPr>
              <w:rPr>
                <w:color w:val="000000"/>
                <w:spacing w:val="-2"/>
                <w:sz w:val="18"/>
              </w:rPr>
            </w:pPr>
          </w:p>
        </w:tc>
        <w:tc>
          <w:tcPr>
            <w:tcW w:w="903" w:type="dxa"/>
            <w:tcBorders>
              <w:top w:val="single" w:color="8FB6EA" w:sz="5" w:space="0"/>
              <w:bottom w:val="single" w:color="8FB6EA" w:sz="5" w:space="0"/>
            </w:tcBorders>
            <w:shd w:val="clear" w:color="auto" w:fill="FFFFFF" w:themeFill="background1"/>
            <w:tcMar/>
          </w:tcPr>
          <w:p w:rsidRPr="00CC0718" w:rsidR="00C71DC8" w:rsidP="00244814" w:rsidRDefault="00C71DC8" w14:paraId="1F7FCAC8" w14:textId="77777777">
            <w:pPr>
              <w:rPr>
                <w:color w:val="000000"/>
                <w:spacing w:val="-2"/>
                <w:sz w:val="18"/>
              </w:rPr>
            </w:pPr>
            <w:r w:rsidRPr="00CC0718">
              <w:rPr>
                <w:color w:val="000000"/>
                <w:spacing w:val="-2"/>
                <w:sz w:val="18"/>
              </w:rPr>
              <w:t>No</w:t>
            </w:r>
          </w:p>
        </w:tc>
        <w:tc>
          <w:tcPr>
            <w:tcW w:w="1017" w:type="dxa"/>
            <w:tcBorders>
              <w:top w:val="single" w:color="8FB6EA" w:sz="5" w:space="0"/>
              <w:bottom w:val="single" w:color="8FB6EA" w:sz="5" w:space="0"/>
            </w:tcBorders>
            <w:shd w:val="clear" w:color="auto" w:fill="FFFFFF" w:themeFill="background1"/>
            <w:tcMar/>
          </w:tcPr>
          <w:p w:rsidRPr="00CC0718" w:rsidR="00C71DC8" w:rsidP="00244814" w:rsidRDefault="00C71DC8" w14:paraId="049324EA" w14:textId="77777777">
            <w:pPr>
              <w:rPr>
                <w:color w:val="000000"/>
                <w:spacing w:val="-2"/>
                <w:sz w:val="18"/>
              </w:rPr>
            </w:pPr>
            <w:r w:rsidRPr="00CC0718">
              <w:rPr>
                <w:color w:val="000000"/>
                <w:spacing w:val="-2"/>
                <w:sz w:val="18"/>
              </w:rPr>
              <w:t>None</w:t>
            </w:r>
          </w:p>
        </w:tc>
      </w:tr>
      <w:tr w:rsidRPr="00CC0718" w:rsidR="00C71DC8" w:rsidTr="3A33D0EC" w14:paraId="31FC1878" w14:textId="77777777">
        <w:trPr>
          <w:trHeight w:val="459" w:hRule="exact"/>
        </w:trPr>
        <w:tc>
          <w:tcPr>
            <w:tcW w:w="6763" w:type="dxa"/>
            <w:gridSpan w:val="2"/>
            <w:tcBorders>
              <w:top w:val="single" w:color="8FB6EA" w:sz="5" w:space="0"/>
              <w:bottom w:val="single" w:color="8FB6EA" w:sz="5" w:space="0"/>
            </w:tcBorders>
            <w:shd w:val="clear" w:color="auto" w:fill="FFFFFF" w:themeFill="background1"/>
            <w:tcMar/>
          </w:tcPr>
          <w:p w:rsidRPr="00CC0718" w:rsidR="00C71DC8" w:rsidP="00244814" w:rsidRDefault="00C71DC8" w14:paraId="27B57E55" w14:textId="77777777">
            <w:pPr>
              <w:rPr>
                <w:color w:val="000000"/>
                <w:spacing w:val="-2"/>
                <w:sz w:val="18"/>
              </w:rPr>
            </w:pPr>
            <w:r w:rsidRPr="00CC0718">
              <w:rPr>
                <w:color w:val="000000"/>
                <w:spacing w:val="-2"/>
                <w:sz w:val="18"/>
              </w:rPr>
              <w:t>Codes\\AXIAL CODE\\Q15- Communication within the team members\ONLINE COMMUNICATION</w:t>
            </w:r>
          </w:p>
        </w:tc>
        <w:tc>
          <w:tcPr>
            <w:tcW w:w="2034" w:type="dxa"/>
            <w:tcBorders>
              <w:top w:val="single" w:color="8FB6EA" w:sz="5" w:space="0"/>
              <w:bottom w:val="single" w:color="8FB6EA" w:sz="5" w:space="0"/>
            </w:tcBorders>
            <w:shd w:val="clear" w:color="auto" w:fill="FFFFFF" w:themeFill="background1"/>
            <w:tcMar/>
          </w:tcPr>
          <w:p w:rsidRPr="00CC0718" w:rsidR="00C71DC8" w:rsidP="00244814" w:rsidRDefault="00C71DC8" w14:paraId="78BC4FE7" w14:textId="77777777">
            <w:pPr>
              <w:rPr>
                <w:color w:val="000000"/>
                <w:spacing w:val="-2"/>
                <w:sz w:val="18"/>
              </w:rPr>
            </w:pPr>
          </w:p>
        </w:tc>
        <w:tc>
          <w:tcPr>
            <w:tcW w:w="903" w:type="dxa"/>
            <w:tcBorders>
              <w:top w:val="single" w:color="8FB6EA" w:sz="5" w:space="0"/>
              <w:bottom w:val="single" w:color="8FB6EA" w:sz="5" w:space="0"/>
            </w:tcBorders>
            <w:shd w:val="clear" w:color="auto" w:fill="FFFFFF" w:themeFill="background1"/>
            <w:tcMar/>
          </w:tcPr>
          <w:p w:rsidRPr="00CC0718" w:rsidR="00C71DC8" w:rsidP="00244814" w:rsidRDefault="00C71DC8" w14:paraId="6B5246A1" w14:textId="77777777">
            <w:pPr>
              <w:rPr>
                <w:color w:val="000000"/>
                <w:spacing w:val="-2"/>
                <w:sz w:val="18"/>
              </w:rPr>
            </w:pPr>
            <w:r w:rsidRPr="00CC0718">
              <w:rPr>
                <w:color w:val="000000"/>
                <w:spacing w:val="-2"/>
                <w:sz w:val="18"/>
              </w:rPr>
              <w:t>Yes</w:t>
            </w:r>
          </w:p>
        </w:tc>
        <w:tc>
          <w:tcPr>
            <w:tcW w:w="1017" w:type="dxa"/>
            <w:tcBorders>
              <w:top w:val="single" w:color="8FB6EA" w:sz="5" w:space="0"/>
              <w:bottom w:val="single" w:color="8FB6EA" w:sz="5" w:space="0"/>
            </w:tcBorders>
            <w:shd w:val="clear" w:color="auto" w:fill="FFFFFF" w:themeFill="background1"/>
            <w:tcMar/>
          </w:tcPr>
          <w:p w:rsidRPr="00CC0718" w:rsidR="00C71DC8" w:rsidP="00244814" w:rsidRDefault="00C71DC8" w14:paraId="4E6C761D" w14:textId="77777777">
            <w:pPr>
              <w:rPr>
                <w:color w:val="000000"/>
                <w:spacing w:val="-2"/>
                <w:sz w:val="18"/>
              </w:rPr>
            </w:pPr>
            <w:r w:rsidRPr="00CC0718">
              <w:rPr>
                <w:color w:val="000000"/>
                <w:spacing w:val="-2"/>
                <w:sz w:val="18"/>
              </w:rPr>
              <w:t>None</w:t>
            </w:r>
          </w:p>
        </w:tc>
      </w:tr>
      <w:tr w:rsidRPr="00CC0718" w:rsidR="00C71DC8" w:rsidTr="3A33D0EC" w14:paraId="4C21D7C6" w14:textId="77777777">
        <w:trPr>
          <w:trHeight w:val="458" w:hRule="exact"/>
        </w:trPr>
        <w:tc>
          <w:tcPr>
            <w:tcW w:w="6763" w:type="dxa"/>
            <w:gridSpan w:val="2"/>
            <w:tcBorders>
              <w:top w:val="single" w:color="8FB6EA" w:sz="5" w:space="0"/>
              <w:bottom w:val="single" w:color="8FB6EA" w:sz="5" w:space="0"/>
            </w:tcBorders>
            <w:shd w:val="clear" w:color="auto" w:fill="FFFFFF" w:themeFill="background1"/>
            <w:tcMar/>
          </w:tcPr>
          <w:p w:rsidRPr="00CC0718" w:rsidR="00C71DC8" w:rsidP="00244814" w:rsidRDefault="00C71DC8" w14:paraId="2F437695" w14:textId="77777777">
            <w:pPr>
              <w:rPr>
                <w:color w:val="000000"/>
                <w:spacing w:val="-2"/>
                <w:sz w:val="18"/>
              </w:rPr>
            </w:pPr>
            <w:r w:rsidRPr="00CC0718">
              <w:rPr>
                <w:color w:val="000000"/>
                <w:spacing w:val="-2"/>
                <w:sz w:val="18"/>
              </w:rPr>
              <w:t>Codes\\AXIAL CODE\\Q15- Communication within the team members\ONLINE COMMUNICATION\Discord server</w:t>
            </w:r>
          </w:p>
        </w:tc>
        <w:tc>
          <w:tcPr>
            <w:tcW w:w="2034" w:type="dxa"/>
            <w:tcBorders>
              <w:top w:val="single" w:color="8FB6EA" w:sz="5" w:space="0"/>
              <w:bottom w:val="single" w:color="8FB6EA" w:sz="5" w:space="0"/>
            </w:tcBorders>
            <w:shd w:val="clear" w:color="auto" w:fill="FFFFFF" w:themeFill="background1"/>
            <w:tcMar/>
          </w:tcPr>
          <w:p w:rsidRPr="00CC0718" w:rsidR="00C71DC8" w:rsidP="00244814" w:rsidRDefault="00C71DC8" w14:paraId="4A28F471" w14:textId="77777777">
            <w:pPr>
              <w:rPr>
                <w:color w:val="000000"/>
                <w:spacing w:val="-2"/>
                <w:sz w:val="18"/>
              </w:rPr>
            </w:pPr>
          </w:p>
        </w:tc>
        <w:tc>
          <w:tcPr>
            <w:tcW w:w="903" w:type="dxa"/>
            <w:tcBorders>
              <w:top w:val="single" w:color="8FB6EA" w:sz="5" w:space="0"/>
              <w:bottom w:val="single" w:color="8FB6EA" w:sz="5" w:space="0"/>
            </w:tcBorders>
            <w:shd w:val="clear" w:color="auto" w:fill="FFFFFF" w:themeFill="background1"/>
            <w:tcMar/>
          </w:tcPr>
          <w:p w:rsidRPr="00CC0718" w:rsidR="00C71DC8" w:rsidP="00244814" w:rsidRDefault="00C71DC8" w14:paraId="20366360" w14:textId="77777777">
            <w:pPr>
              <w:rPr>
                <w:color w:val="000000"/>
                <w:spacing w:val="-2"/>
                <w:sz w:val="18"/>
              </w:rPr>
            </w:pPr>
            <w:r w:rsidRPr="00CC0718">
              <w:rPr>
                <w:color w:val="000000"/>
                <w:spacing w:val="-2"/>
                <w:sz w:val="18"/>
              </w:rPr>
              <w:t>No</w:t>
            </w:r>
          </w:p>
        </w:tc>
        <w:tc>
          <w:tcPr>
            <w:tcW w:w="1017" w:type="dxa"/>
            <w:tcBorders>
              <w:top w:val="single" w:color="8FB6EA" w:sz="5" w:space="0"/>
              <w:bottom w:val="single" w:color="8FB6EA" w:sz="5" w:space="0"/>
            </w:tcBorders>
            <w:shd w:val="clear" w:color="auto" w:fill="FFFFFF" w:themeFill="background1"/>
            <w:tcMar/>
          </w:tcPr>
          <w:p w:rsidRPr="00CC0718" w:rsidR="00C71DC8" w:rsidP="00244814" w:rsidRDefault="00C71DC8" w14:paraId="618F28EC" w14:textId="77777777">
            <w:pPr>
              <w:rPr>
                <w:color w:val="000000"/>
                <w:spacing w:val="-2"/>
                <w:sz w:val="18"/>
              </w:rPr>
            </w:pPr>
            <w:r w:rsidRPr="00CC0718">
              <w:rPr>
                <w:color w:val="000000"/>
                <w:spacing w:val="-2"/>
                <w:sz w:val="18"/>
              </w:rPr>
              <w:t>None</w:t>
            </w:r>
          </w:p>
        </w:tc>
      </w:tr>
      <w:tr w:rsidRPr="00CC0718" w:rsidR="00C71DC8" w:rsidTr="3A33D0EC" w14:paraId="033D8EC0" w14:textId="77777777">
        <w:trPr>
          <w:trHeight w:val="459" w:hRule="exact"/>
        </w:trPr>
        <w:tc>
          <w:tcPr>
            <w:tcW w:w="6763" w:type="dxa"/>
            <w:gridSpan w:val="2"/>
            <w:tcBorders>
              <w:top w:val="single" w:color="8FB6EA" w:sz="5" w:space="0"/>
              <w:bottom w:val="single" w:color="8FB6EA" w:sz="5" w:space="0"/>
            </w:tcBorders>
            <w:shd w:val="clear" w:color="auto" w:fill="FFFFFF" w:themeFill="background1"/>
            <w:tcMar/>
          </w:tcPr>
          <w:p w:rsidRPr="00CC0718" w:rsidR="00C71DC8" w:rsidP="00244814" w:rsidRDefault="00C71DC8" w14:paraId="495FB24D" w14:textId="77777777">
            <w:pPr>
              <w:rPr>
                <w:color w:val="000000"/>
                <w:spacing w:val="-2"/>
                <w:sz w:val="18"/>
              </w:rPr>
            </w:pPr>
            <w:r w:rsidRPr="00CC0718">
              <w:rPr>
                <w:color w:val="000000"/>
                <w:spacing w:val="-2"/>
                <w:sz w:val="18"/>
              </w:rPr>
              <w:t>Codes\\AXIAL CODE\\Q15- Communication within the team members\ONLINE COMMUNICATION\Group Chats for Subcommittees</w:t>
            </w:r>
          </w:p>
        </w:tc>
        <w:tc>
          <w:tcPr>
            <w:tcW w:w="2034" w:type="dxa"/>
            <w:tcBorders>
              <w:top w:val="single" w:color="8FB6EA" w:sz="5" w:space="0"/>
              <w:bottom w:val="single" w:color="8FB6EA" w:sz="5" w:space="0"/>
            </w:tcBorders>
            <w:shd w:val="clear" w:color="auto" w:fill="FFFFFF" w:themeFill="background1"/>
            <w:tcMar/>
          </w:tcPr>
          <w:p w:rsidRPr="00CC0718" w:rsidR="00C71DC8" w:rsidP="00244814" w:rsidRDefault="00C71DC8" w14:paraId="774818F9" w14:textId="77777777">
            <w:pPr>
              <w:rPr>
                <w:color w:val="000000"/>
                <w:spacing w:val="-2"/>
                <w:sz w:val="18"/>
              </w:rPr>
            </w:pPr>
          </w:p>
        </w:tc>
        <w:tc>
          <w:tcPr>
            <w:tcW w:w="903" w:type="dxa"/>
            <w:tcBorders>
              <w:top w:val="single" w:color="8FB6EA" w:sz="5" w:space="0"/>
              <w:bottom w:val="single" w:color="8FB6EA" w:sz="5" w:space="0"/>
            </w:tcBorders>
            <w:shd w:val="clear" w:color="auto" w:fill="FFFFFF" w:themeFill="background1"/>
            <w:tcMar/>
          </w:tcPr>
          <w:p w:rsidRPr="00CC0718" w:rsidR="00C71DC8" w:rsidP="00244814" w:rsidRDefault="00C71DC8" w14:paraId="23F302F8" w14:textId="77777777">
            <w:pPr>
              <w:rPr>
                <w:color w:val="000000"/>
                <w:spacing w:val="-2"/>
                <w:sz w:val="18"/>
              </w:rPr>
            </w:pPr>
            <w:r w:rsidRPr="00CC0718">
              <w:rPr>
                <w:color w:val="000000"/>
                <w:spacing w:val="-2"/>
                <w:sz w:val="18"/>
              </w:rPr>
              <w:t>No</w:t>
            </w:r>
          </w:p>
        </w:tc>
        <w:tc>
          <w:tcPr>
            <w:tcW w:w="1017" w:type="dxa"/>
            <w:tcBorders>
              <w:top w:val="single" w:color="8FB6EA" w:sz="5" w:space="0"/>
              <w:bottom w:val="single" w:color="8FB6EA" w:sz="5" w:space="0"/>
            </w:tcBorders>
            <w:shd w:val="clear" w:color="auto" w:fill="FFFFFF" w:themeFill="background1"/>
            <w:tcMar/>
          </w:tcPr>
          <w:p w:rsidRPr="00CC0718" w:rsidR="00C71DC8" w:rsidP="00244814" w:rsidRDefault="00C71DC8" w14:paraId="3CC596F8" w14:textId="77777777">
            <w:pPr>
              <w:rPr>
                <w:color w:val="000000"/>
                <w:spacing w:val="-2"/>
                <w:sz w:val="18"/>
              </w:rPr>
            </w:pPr>
            <w:r w:rsidRPr="00CC0718">
              <w:rPr>
                <w:color w:val="000000"/>
                <w:spacing w:val="-2"/>
                <w:sz w:val="18"/>
              </w:rPr>
              <w:t>None</w:t>
            </w:r>
          </w:p>
        </w:tc>
      </w:tr>
      <w:tr w:rsidRPr="00CC0718" w:rsidR="00C71DC8" w:rsidTr="3A33D0EC" w14:paraId="34A406D0" w14:textId="77777777">
        <w:trPr>
          <w:trHeight w:val="458" w:hRule="exact"/>
        </w:trPr>
        <w:tc>
          <w:tcPr>
            <w:tcW w:w="6763" w:type="dxa"/>
            <w:gridSpan w:val="2"/>
            <w:tcBorders>
              <w:top w:val="single" w:color="8FB6EA" w:sz="5" w:space="0"/>
              <w:bottom w:val="single" w:color="8FB6EA" w:sz="5" w:space="0"/>
            </w:tcBorders>
            <w:shd w:val="clear" w:color="auto" w:fill="FFFFFF" w:themeFill="background1"/>
            <w:tcMar/>
          </w:tcPr>
          <w:p w:rsidRPr="00CC0718" w:rsidR="00C71DC8" w:rsidP="00244814" w:rsidRDefault="00C71DC8" w14:paraId="6B9A0961" w14:textId="77777777">
            <w:pPr>
              <w:rPr>
                <w:color w:val="000000"/>
                <w:spacing w:val="-2"/>
                <w:sz w:val="18"/>
              </w:rPr>
            </w:pPr>
            <w:r w:rsidRPr="00CC0718">
              <w:rPr>
                <w:color w:val="000000"/>
                <w:spacing w:val="-2"/>
                <w:sz w:val="18"/>
              </w:rPr>
              <w:t>Codes\\AXIAL CODE\\Q15- Communication within the team members\ONLINE COMMUNICATION\Instagram</w:t>
            </w:r>
          </w:p>
        </w:tc>
        <w:tc>
          <w:tcPr>
            <w:tcW w:w="2034" w:type="dxa"/>
            <w:tcBorders>
              <w:top w:val="single" w:color="8FB6EA" w:sz="5" w:space="0"/>
              <w:bottom w:val="single" w:color="8FB6EA" w:sz="5" w:space="0"/>
            </w:tcBorders>
            <w:shd w:val="clear" w:color="auto" w:fill="FFFFFF" w:themeFill="background1"/>
            <w:tcMar/>
          </w:tcPr>
          <w:p w:rsidRPr="00CC0718" w:rsidR="00C71DC8" w:rsidP="00244814" w:rsidRDefault="00C71DC8" w14:paraId="0F66BFD6" w14:textId="77777777">
            <w:pPr>
              <w:rPr>
                <w:color w:val="000000"/>
                <w:spacing w:val="-2"/>
                <w:sz w:val="18"/>
              </w:rPr>
            </w:pPr>
          </w:p>
        </w:tc>
        <w:tc>
          <w:tcPr>
            <w:tcW w:w="903" w:type="dxa"/>
            <w:tcBorders>
              <w:top w:val="single" w:color="8FB6EA" w:sz="5" w:space="0"/>
              <w:bottom w:val="single" w:color="8FB6EA" w:sz="5" w:space="0"/>
            </w:tcBorders>
            <w:shd w:val="clear" w:color="auto" w:fill="FFFFFF" w:themeFill="background1"/>
            <w:tcMar/>
          </w:tcPr>
          <w:p w:rsidRPr="00CC0718" w:rsidR="00C71DC8" w:rsidP="00244814" w:rsidRDefault="00C71DC8" w14:paraId="73DA26DE" w14:textId="77777777">
            <w:pPr>
              <w:rPr>
                <w:color w:val="000000"/>
                <w:spacing w:val="-2"/>
                <w:sz w:val="18"/>
              </w:rPr>
            </w:pPr>
            <w:r w:rsidRPr="00CC0718">
              <w:rPr>
                <w:color w:val="000000"/>
                <w:spacing w:val="-2"/>
                <w:sz w:val="18"/>
              </w:rPr>
              <w:t>Yes</w:t>
            </w:r>
          </w:p>
        </w:tc>
        <w:tc>
          <w:tcPr>
            <w:tcW w:w="1017" w:type="dxa"/>
            <w:tcBorders>
              <w:top w:val="single" w:color="8FB6EA" w:sz="5" w:space="0"/>
              <w:bottom w:val="single" w:color="8FB6EA" w:sz="5" w:space="0"/>
            </w:tcBorders>
            <w:shd w:val="clear" w:color="auto" w:fill="FFFFFF" w:themeFill="background1"/>
            <w:tcMar/>
          </w:tcPr>
          <w:p w:rsidRPr="00CC0718" w:rsidR="00C71DC8" w:rsidP="00244814" w:rsidRDefault="00C71DC8" w14:paraId="13120059" w14:textId="77777777">
            <w:pPr>
              <w:rPr>
                <w:color w:val="000000"/>
                <w:spacing w:val="-2"/>
                <w:sz w:val="18"/>
              </w:rPr>
            </w:pPr>
            <w:r w:rsidRPr="00CC0718">
              <w:rPr>
                <w:color w:val="000000"/>
                <w:spacing w:val="-2"/>
                <w:sz w:val="18"/>
              </w:rPr>
              <w:t>None</w:t>
            </w:r>
          </w:p>
        </w:tc>
      </w:tr>
      <w:tr w:rsidRPr="00CC0718" w:rsidR="00C71DC8" w:rsidTr="3A33D0EC" w14:paraId="7A249961" w14:textId="77777777">
        <w:trPr>
          <w:trHeight w:val="459" w:hRule="exact"/>
        </w:trPr>
        <w:tc>
          <w:tcPr>
            <w:tcW w:w="6763" w:type="dxa"/>
            <w:gridSpan w:val="2"/>
            <w:tcBorders>
              <w:top w:val="single" w:color="8FB6EA" w:sz="5" w:space="0"/>
              <w:bottom w:val="single" w:color="8FB6EA" w:sz="5" w:space="0"/>
            </w:tcBorders>
            <w:shd w:val="clear" w:color="auto" w:fill="FFFFFF" w:themeFill="background1"/>
            <w:tcMar/>
          </w:tcPr>
          <w:p w:rsidRPr="00CC0718" w:rsidR="00C71DC8" w:rsidP="00244814" w:rsidRDefault="00C71DC8" w14:paraId="13A6210C" w14:textId="77777777">
            <w:pPr>
              <w:rPr>
                <w:color w:val="000000"/>
                <w:spacing w:val="-2"/>
                <w:sz w:val="18"/>
              </w:rPr>
            </w:pPr>
            <w:r w:rsidRPr="00CC0718">
              <w:rPr>
                <w:color w:val="000000"/>
                <w:spacing w:val="-2"/>
                <w:sz w:val="18"/>
              </w:rPr>
              <w:t>Codes\\AXIAL CODE\\Q15- Communication within the team members\ONLINE COMMUNICATION\Outlook and Zoom</w:t>
            </w:r>
          </w:p>
        </w:tc>
        <w:tc>
          <w:tcPr>
            <w:tcW w:w="2034" w:type="dxa"/>
            <w:tcBorders>
              <w:top w:val="single" w:color="8FB6EA" w:sz="5" w:space="0"/>
              <w:bottom w:val="single" w:color="8FB6EA" w:sz="5" w:space="0"/>
            </w:tcBorders>
            <w:shd w:val="clear" w:color="auto" w:fill="FFFFFF" w:themeFill="background1"/>
            <w:tcMar/>
          </w:tcPr>
          <w:p w:rsidRPr="00CC0718" w:rsidR="00C71DC8" w:rsidP="00244814" w:rsidRDefault="00C71DC8" w14:paraId="674E87C6" w14:textId="77777777">
            <w:pPr>
              <w:rPr>
                <w:color w:val="000000"/>
                <w:spacing w:val="-2"/>
                <w:sz w:val="18"/>
              </w:rPr>
            </w:pPr>
          </w:p>
        </w:tc>
        <w:tc>
          <w:tcPr>
            <w:tcW w:w="903" w:type="dxa"/>
            <w:tcBorders>
              <w:top w:val="single" w:color="8FB6EA" w:sz="5" w:space="0"/>
              <w:bottom w:val="single" w:color="8FB6EA" w:sz="5" w:space="0"/>
            </w:tcBorders>
            <w:shd w:val="clear" w:color="auto" w:fill="FFFFFF" w:themeFill="background1"/>
            <w:tcMar/>
          </w:tcPr>
          <w:p w:rsidRPr="00CC0718" w:rsidR="00C71DC8" w:rsidP="00244814" w:rsidRDefault="00C71DC8" w14:paraId="4ABB9C88" w14:textId="77777777">
            <w:pPr>
              <w:rPr>
                <w:color w:val="000000"/>
                <w:spacing w:val="-2"/>
                <w:sz w:val="18"/>
              </w:rPr>
            </w:pPr>
            <w:r w:rsidRPr="00CC0718">
              <w:rPr>
                <w:color w:val="000000"/>
                <w:spacing w:val="-2"/>
                <w:sz w:val="18"/>
              </w:rPr>
              <w:t>No</w:t>
            </w:r>
          </w:p>
        </w:tc>
        <w:tc>
          <w:tcPr>
            <w:tcW w:w="1017" w:type="dxa"/>
            <w:tcBorders>
              <w:top w:val="single" w:color="8FB6EA" w:sz="5" w:space="0"/>
              <w:bottom w:val="single" w:color="8FB6EA" w:sz="5" w:space="0"/>
            </w:tcBorders>
            <w:shd w:val="clear" w:color="auto" w:fill="FFFFFF" w:themeFill="background1"/>
            <w:tcMar/>
          </w:tcPr>
          <w:p w:rsidRPr="00CC0718" w:rsidR="00C71DC8" w:rsidP="00244814" w:rsidRDefault="00C71DC8" w14:paraId="1A70F2F0" w14:textId="77777777">
            <w:pPr>
              <w:rPr>
                <w:color w:val="000000"/>
                <w:spacing w:val="-2"/>
                <w:sz w:val="18"/>
              </w:rPr>
            </w:pPr>
            <w:r w:rsidRPr="00CC0718">
              <w:rPr>
                <w:color w:val="000000"/>
                <w:spacing w:val="-2"/>
                <w:sz w:val="18"/>
              </w:rPr>
              <w:t>None</w:t>
            </w:r>
          </w:p>
        </w:tc>
      </w:tr>
      <w:tr w:rsidRPr="00CC0718" w:rsidR="00C71DC8" w:rsidTr="3A33D0EC" w14:paraId="586935B2" w14:textId="77777777">
        <w:trPr>
          <w:trHeight w:val="458" w:hRule="exact"/>
        </w:trPr>
        <w:tc>
          <w:tcPr>
            <w:tcW w:w="6763" w:type="dxa"/>
            <w:gridSpan w:val="2"/>
            <w:tcBorders>
              <w:top w:val="single" w:color="8FB6EA" w:sz="5" w:space="0"/>
              <w:bottom w:val="single" w:color="8FB6EA" w:sz="5" w:space="0"/>
            </w:tcBorders>
            <w:shd w:val="clear" w:color="auto" w:fill="FFFFFF" w:themeFill="background1"/>
            <w:tcMar/>
          </w:tcPr>
          <w:p w:rsidRPr="00CC0718" w:rsidR="00C71DC8" w:rsidP="00244814" w:rsidRDefault="00C71DC8" w14:paraId="691D2748" w14:textId="77777777">
            <w:pPr>
              <w:rPr>
                <w:color w:val="000000"/>
                <w:spacing w:val="-2"/>
                <w:sz w:val="18"/>
              </w:rPr>
            </w:pPr>
            <w:r w:rsidRPr="00CC0718">
              <w:rPr>
                <w:color w:val="000000"/>
                <w:spacing w:val="-2"/>
                <w:sz w:val="18"/>
              </w:rPr>
              <w:t>Codes\\AXIAL CODE\\Q15- Communication within the team members\ONLINE COMMUNICATION\Primary Communication Platforms</w:t>
            </w:r>
          </w:p>
        </w:tc>
        <w:tc>
          <w:tcPr>
            <w:tcW w:w="2034" w:type="dxa"/>
            <w:tcBorders>
              <w:top w:val="single" w:color="8FB6EA" w:sz="5" w:space="0"/>
              <w:bottom w:val="single" w:color="8FB6EA" w:sz="5" w:space="0"/>
            </w:tcBorders>
            <w:shd w:val="clear" w:color="auto" w:fill="FFFFFF" w:themeFill="background1"/>
            <w:tcMar/>
          </w:tcPr>
          <w:p w:rsidRPr="00CC0718" w:rsidR="00C71DC8" w:rsidP="00244814" w:rsidRDefault="00C71DC8" w14:paraId="1E78D78A" w14:textId="77777777">
            <w:pPr>
              <w:rPr>
                <w:color w:val="000000"/>
                <w:spacing w:val="-2"/>
                <w:sz w:val="18"/>
              </w:rPr>
            </w:pPr>
          </w:p>
        </w:tc>
        <w:tc>
          <w:tcPr>
            <w:tcW w:w="903" w:type="dxa"/>
            <w:tcBorders>
              <w:top w:val="single" w:color="8FB6EA" w:sz="5" w:space="0"/>
              <w:bottom w:val="single" w:color="8FB6EA" w:sz="5" w:space="0"/>
            </w:tcBorders>
            <w:shd w:val="clear" w:color="auto" w:fill="FFFFFF" w:themeFill="background1"/>
            <w:tcMar/>
          </w:tcPr>
          <w:p w:rsidRPr="00CC0718" w:rsidR="00C71DC8" w:rsidP="00244814" w:rsidRDefault="00C71DC8" w14:paraId="1CF18F91" w14:textId="77777777">
            <w:pPr>
              <w:rPr>
                <w:color w:val="000000"/>
                <w:spacing w:val="-2"/>
                <w:sz w:val="18"/>
              </w:rPr>
            </w:pPr>
            <w:r w:rsidRPr="00CC0718">
              <w:rPr>
                <w:color w:val="000000"/>
                <w:spacing w:val="-2"/>
                <w:sz w:val="18"/>
              </w:rPr>
              <w:t>No</w:t>
            </w:r>
          </w:p>
        </w:tc>
        <w:tc>
          <w:tcPr>
            <w:tcW w:w="1017" w:type="dxa"/>
            <w:tcBorders>
              <w:top w:val="single" w:color="8FB6EA" w:sz="5" w:space="0"/>
              <w:bottom w:val="single" w:color="8FB6EA" w:sz="5" w:space="0"/>
            </w:tcBorders>
            <w:shd w:val="clear" w:color="auto" w:fill="FFFFFF" w:themeFill="background1"/>
            <w:tcMar/>
          </w:tcPr>
          <w:p w:rsidRPr="00CC0718" w:rsidR="00C71DC8" w:rsidP="00244814" w:rsidRDefault="00C71DC8" w14:paraId="7A1D7D9F" w14:textId="77777777">
            <w:pPr>
              <w:rPr>
                <w:color w:val="000000"/>
                <w:spacing w:val="-2"/>
                <w:sz w:val="18"/>
              </w:rPr>
            </w:pPr>
            <w:r w:rsidRPr="00CC0718">
              <w:rPr>
                <w:color w:val="000000"/>
                <w:spacing w:val="-2"/>
                <w:sz w:val="18"/>
              </w:rPr>
              <w:t>None</w:t>
            </w:r>
          </w:p>
        </w:tc>
      </w:tr>
      <w:tr w:rsidRPr="00CC0718" w:rsidR="00C71DC8" w:rsidTr="3A33D0EC" w14:paraId="37B44F9F" w14:textId="77777777">
        <w:trPr>
          <w:trHeight w:val="459" w:hRule="exact"/>
        </w:trPr>
        <w:tc>
          <w:tcPr>
            <w:tcW w:w="6763" w:type="dxa"/>
            <w:gridSpan w:val="2"/>
            <w:tcBorders>
              <w:top w:val="single" w:color="8FB6EA" w:sz="5" w:space="0"/>
              <w:bottom w:val="single" w:color="8FB6EA" w:sz="5" w:space="0"/>
            </w:tcBorders>
            <w:shd w:val="clear" w:color="auto" w:fill="FFFFFF" w:themeFill="background1"/>
            <w:tcMar/>
          </w:tcPr>
          <w:p w:rsidRPr="00CC0718" w:rsidR="00C71DC8" w:rsidP="00244814" w:rsidRDefault="00C71DC8" w14:paraId="573DCDF2" w14:textId="77777777">
            <w:pPr>
              <w:rPr>
                <w:color w:val="000000"/>
                <w:spacing w:val="-2"/>
                <w:sz w:val="18"/>
              </w:rPr>
            </w:pPr>
            <w:r w:rsidRPr="00CC0718">
              <w:rPr>
                <w:color w:val="000000"/>
                <w:spacing w:val="-2"/>
                <w:sz w:val="18"/>
              </w:rPr>
              <w:t>Codes\\AXIAL CODE\\Q15- Communication within the team members\ONLINE COMMUNICATION\Slack</w:t>
            </w:r>
          </w:p>
        </w:tc>
        <w:tc>
          <w:tcPr>
            <w:tcW w:w="2034" w:type="dxa"/>
            <w:tcBorders>
              <w:top w:val="single" w:color="8FB6EA" w:sz="5" w:space="0"/>
              <w:bottom w:val="single" w:color="8FB6EA" w:sz="5" w:space="0"/>
            </w:tcBorders>
            <w:shd w:val="clear" w:color="auto" w:fill="FFFFFF" w:themeFill="background1"/>
            <w:tcMar/>
          </w:tcPr>
          <w:p w:rsidRPr="00CC0718" w:rsidR="00C71DC8" w:rsidP="00244814" w:rsidRDefault="00C71DC8" w14:paraId="7912A669" w14:textId="77777777">
            <w:pPr>
              <w:rPr>
                <w:color w:val="000000"/>
                <w:spacing w:val="-2"/>
                <w:sz w:val="18"/>
              </w:rPr>
            </w:pPr>
          </w:p>
        </w:tc>
        <w:tc>
          <w:tcPr>
            <w:tcW w:w="903" w:type="dxa"/>
            <w:tcBorders>
              <w:top w:val="single" w:color="8FB6EA" w:sz="5" w:space="0"/>
              <w:bottom w:val="single" w:color="8FB6EA" w:sz="5" w:space="0"/>
            </w:tcBorders>
            <w:shd w:val="clear" w:color="auto" w:fill="FFFFFF" w:themeFill="background1"/>
            <w:tcMar/>
          </w:tcPr>
          <w:p w:rsidRPr="00CC0718" w:rsidR="00C71DC8" w:rsidP="00244814" w:rsidRDefault="00C71DC8" w14:paraId="5B8700C1" w14:textId="77777777">
            <w:pPr>
              <w:rPr>
                <w:color w:val="000000"/>
                <w:spacing w:val="-2"/>
                <w:sz w:val="18"/>
              </w:rPr>
            </w:pPr>
            <w:r w:rsidRPr="00CC0718">
              <w:rPr>
                <w:color w:val="000000"/>
                <w:spacing w:val="-2"/>
                <w:sz w:val="18"/>
              </w:rPr>
              <w:t>No</w:t>
            </w:r>
          </w:p>
        </w:tc>
        <w:tc>
          <w:tcPr>
            <w:tcW w:w="1017" w:type="dxa"/>
            <w:tcBorders>
              <w:top w:val="single" w:color="8FB6EA" w:sz="5" w:space="0"/>
              <w:bottom w:val="single" w:color="8FB6EA" w:sz="5" w:space="0"/>
            </w:tcBorders>
            <w:shd w:val="clear" w:color="auto" w:fill="FFFFFF" w:themeFill="background1"/>
            <w:tcMar/>
          </w:tcPr>
          <w:p w:rsidRPr="00CC0718" w:rsidR="00C71DC8" w:rsidP="00244814" w:rsidRDefault="00C71DC8" w14:paraId="6534DAA1" w14:textId="77777777">
            <w:pPr>
              <w:rPr>
                <w:color w:val="000000"/>
                <w:spacing w:val="-2"/>
                <w:sz w:val="18"/>
              </w:rPr>
            </w:pPr>
            <w:r w:rsidRPr="00CC0718">
              <w:rPr>
                <w:color w:val="000000"/>
                <w:spacing w:val="-2"/>
                <w:sz w:val="18"/>
              </w:rPr>
              <w:t>None</w:t>
            </w:r>
          </w:p>
        </w:tc>
      </w:tr>
      <w:tr w:rsidRPr="00CC0718" w:rsidR="00C71DC8" w:rsidTr="3A33D0EC" w14:paraId="68F3C7B4" w14:textId="77777777">
        <w:trPr>
          <w:trHeight w:val="458" w:hRule="exact"/>
        </w:trPr>
        <w:tc>
          <w:tcPr>
            <w:tcW w:w="6763" w:type="dxa"/>
            <w:gridSpan w:val="2"/>
            <w:tcBorders>
              <w:top w:val="single" w:color="8FB6EA" w:sz="5" w:space="0"/>
              <w:bottom w:val="single" w:color="8FB6EA" w:sz="5" w:space="0"/>
            </w:tcBorders>
            <w:shd w:val="clear" w:color="auto" w:fill="FFFFFF" w:themeFill="background1"/>
            <w:tcMar/>
          </w:tcPr>
          <w:p w:rsidRPr="00CC0718" w:rsidR="00C71DC8" w:rsidP="00244814" w:rsidRDefault="00C71DC8" w14:paraId="1B5F4747" w14:textId="77777777">
            <w:pPr>
              <w:rPr>
                <w:color w:val="000000"/>
                <w:spacing w:val="-2"/>
                <w:sz w:val="18"/>
              </w:rPr>
            </w:pPr>
            <w:r w:rsidRPr="00CC0718">
              <w:rPr>
                <w:color w:val="000000"/>
                <w:spacing w:val="-2"/>
                <w:sz w:val="18"/>
              </w:rPr>
              <w:t>Codes\\AXIAL CODE\\Q15- Communication within the team members\ONLINE COMMUNICATION\Team's Channel</w:t>
            </w:r>
          </w:p>
        </w:tc>
        <w:tc>
          <w:tcPr>
            <w:tcW w:w="2034" w:type="dxa"/>
            <w:tcBorders>
              <w:top w:val="single" w:color="8FB6EA" w:sz="5" w:space="0"/>
              <w:bottom w:val="single" w:color="8FB6EA" w:sz="5" w:space="0"/>
            </w:tcBorders>
            <w:shd w:val="clear" w:color="auto" w:fill="FFFFFF" w:themeFill="background1"/>
            <w:tcMar/>
          </w:tcPr>
          <w:p w:rsidRPr="00CC0718" w:rsidR="00C71DC8" w:rsidP="00244814" w:rsidRDefault="00C71DC8" w14:paraId="313E3155" w14:textId="77777777">
            <w:pPr>
              <w:rPr>
                <w:color w:val="000000"/>
                <w:spacing w:val="-2"/>
                <w:sz w:val="18"/>
              </w:rPr>
            </w:pPr>
          </w:p>
        </w:tc>
        <w:tc>
          <w:tcPr>
            <w:tcW w:w="903" w:type="dxa"/>
            <w:tcBorders>
              <w:top w:val="single" w:color="8FB6EA" w:sz="5" w:space="0"/>
              <w:bottom w:val="single" w:color="8FB6EA" w:sz="5" w:space="0"/>
            </w:tcBorders>
            <w:shd w:val="clear" w:color="auto" w:fill="FFFFFF" w:themeFill="background1"/>
            <w:tcMar/>
          </w:tcPr>
          <w:p w:rsidRPr="00CC0718" w:rsidR="00C71DC8" w:rsidP="00244814" w:rsidRDefault="00C71DC8" w14:paraId="39F748BF" w14:textId="77777777">
            <w:pPr>
              <w:rPr>
                <w:color w:val="000000"/>
                <w:spacing w:val="-2"/>
                <w:sz w:val="18"/>
              </w:rPr>
            </w:pPr>
            <w:r w:rsidRPr="00CC0718">
              <w:rPr>
                <w:color w:val="000000"/>
                <w:spacing w:val="-2"/>
                <w:sz w:val="18"/>
              </w:rPr>
              <w:t>Yes</w:t>
            </w:r>
          </w:p>
        </w:tc>
        <w:tc>
          <w:tcPr>
            <w:tcW w:w="1017" w:type="dxa"/>
            <w:tcBorders>
              <w:top w:val="single" w:color="8FB6EA" w:sz="5" w:space="0"/>
              <w:bottom w:val="single" w:color="8FB6EA" w:sz="5" w:space="0"/>
            </w:tcBorders>
            <w:shd w:val="clear" w:color="auto" w:fill="FFFFFF" w:themeFill="background1"/>
            <w:tcMar/>
          </w:tcPr>
          <w:p w:rsidRPr="00CC0718" w:rsidR="00C71DC8" w:rsidP="00244814" w:rsidRDefault="00C71DC8" w14:paraId="5EAE8A12" w14:textId="77777777">
            <w:pPr>
              <w:rPr>
                <w:color w:val="000000"/>
                <w:spacing w:val="-2"/>
                <w:sz w:val="18"/>
              </w:rPr>
            </w:pPr>
            <w:r w:rsidRPr="00CC0718">
              <w:rPr>
                <w:color w:val="000000"/>
                <w:spacing w:val="-2"/>
                <w:sz w:val="18"/>
              </w:rPr>
              <w:t>None</w:t>
            </w:r>
          </w:p>
        </w:tc>
      </w:tr>
      <w:tr w:rsidRPr="00CC0718" w:rsidR="00C71DC8" w:rsidTr="3A33D0EC" w14:paraId="273C6113" w14:textId="77777777">
        <w:trPr>
          <w:trHeight w:val="444" w:hRule="exact"/>
        </w:trPr>
        <w:tc>
          <w:tcPr>
            <w:tcW w:w="6763" w:type="dxa"/>
            <w:gridSpan w:val="2"/>
            <w:tcBorders>
              <w:top w:val="single" w:color="8FB6EA" w:sz="5" w:space="0"/>
              <w:bottom w:val="single" w:color="8FB6EA" w:sz="5" w:space="0"/>
            </w:tcBorders>
            <w:shd w:val="clear" w:color="auto" w:fill="FFFFFF" w:themeFill="background1"/>
            <w:tcMar/>
          </w:tcPr>
          <w:p w:rsidRPr="00CC0718" w:rsidR="00C71DC8" w:rsidP="3A33D0EC" w:rsidRDefault="00C71DC8" w14:paraId="6B412532" w14:textId="77777777">
            <w:pPr>
              <w:rPr>
                <w:color w:val="000000"/>
                <w:spacing w:val="-2"/>
                <w:sz w:val="18"/>
                <w:szCs w:val="18"/>
                <w:lang w:val="en-US"/>
              </w:rPr>
            </w:pPr>
            <w:r w:rsidRPr="3A33D0EC" w:rsidR="00C71DC8">
              <w:rPr>
                <w:color w:val="000000"/>
                <w:spacing w:val="-2"/>
                <w:sz w:val="18"/>
                <w:szCs w:val="18"/>
                <w:lang w:val="en-US"/>
              </w:rPr>
              <w:lastRenderedPageBreak/>
              <w:t>Codes\\AXIAL CODE\\Q15- Communication within the team members\ONLINE COMMUNICATION\</w:t>
            </w:r>
            <w:r w:rsidRPr="3A33D0EC" w:rsidR="00C71DC8">
              <w:rPr>
                <w:color w:val="000000"/>
                <w:spacing w:val="-2"/>
                <w:sz w:val="18"/>
                <w:szCs w:val="18"/>
                <w:lang w:val="en-US"/>
              </w:rPr>
              <w:t>Whatapp</w:t>
            </w:r>
            <w:r w:rsidRPr="3A33D0EC" w:rsidR="00C71DC8">
              <w:rPr>
                <w:color w:val="000000"/>
                <w:spacing w:val="-2"/>
                <w:sz w:val="18"/>
                <w:szCs w:val="18"/>
                <w:lang w:val="en-US"/>
              </w:rPr>
              <w:t xml:space="preserve"> group</w:t>
            </w:r>
          </w:p>
        </w:tc>
        <w:tc>
          <w:tcPr>
            <w:tcW w:w="2034" w:type="dxa"/>
            <w:tcBorders>
              <w:top w:val="single" w:color="8FB6EA" w:sz="5" w:space="0"/>
              <w:bottom w:val="single" w:color="8FB6EA" w:sz="5" w:space="0"/>
            </w:tcBorders>
            <w:shd w:val="clear" w:color="auto" w:fill="FFFFFF" w:themeFill="background1"/>
            <w:tcMar/>
          </w:tcPr>
          <w:p w:rsidRPr="00CC0718" w:rsidR="00C71DC8" w:rsidP="00244814" w:rsidRDefault="00C71DC8" w14:paraId="3D3CE314" w14:textId="77777777">
            <w:pPr>
              <w:rPr>
                <w:color w:val="000000"/>
                <w:spacing w:val="-2"/>
                <w:sz w:val="18"/>
              </w:rPr>
            </w:pPr>
          </w:p>
        </w:tc>
        <w:tc>
          <w:tcPr>
            <w:tcW w:w="903" w:type="dxa"/>
            <w:tcBorders>
              <w:top w:val="single" w:color="8FB6EA" w:sz="5" w:space="0"/>
              <w:bottom w:val="single" w:color="8FB6EA" w:sz="5" w:space="0"/>
            </w:tcBorders>
            <w:shd w:val="clear" w:color="auto" w:fill="FFFFFF" w:themeFill="background1"/>
            <w:tcMar/>
          </w:tcPr>
          <w:p w:rsidRPr="00CC0718" w:rsidR="00C71DC8" w:rsidP="00244814" w:rsidRDefault="00C71DC8" w14:paraId="63E0501A" w14:textId="77777777">
            <w:pPr>
              <w:rPr>
                <w:color w:val="000000"/>
                <w:spacing w:val="-2"/>
                <w:sz w:val="18"/>
              </w:rPr>
            </w:pPr>
            <w:r w:rsidRPr="00CC0718">
              <w:rPr>
                <w:color w:val="000000"/>
                <w:spacing w:val="-2"/>
                <w:sz w:val="18"/>
              </w:rPr>
              <w:t>No</w:t>
            </w:r>
          </w:p>
        </w:tc>
        <w:tc>
          <w:tcPr>
            <w:tcW w:w="1017" w:type="dxa"/>
            <w:tcBorders>
              <w:top w:val="single" w:color="8FB6EA" w:sz="5" w:space="0"/>
              <w:bottom w:val="single" w:color="8FB6EA" w:sz="5" w:space="0"/>
            </w:tcBorders>
            <w:shd w:val="clear" w:color="auto" w:fill="FFFFFF" w:themeFill="background1"/>
            <w:tcMar/>
          </w:tcPr>
          <w:p w:rsidRPr="00CC0718" w:rsidR="00C71DC8" w:rsidP="00244814" w:rsidRDefault="00C71DC8" w14:paraId="2F6DED7B" w14:textId="77777777">
            <w:pPr>
              <w:rPr>
                <w:color w:val="000000"/>
                <w:spacing w:val="-2"/>
                <w:sz w:val="18"/>
              </w:rPr>
            </w:pPr>
            <w:r w:rsidRPr="00CC0718">
              <w:rPr>
                <w:color w:val="000000"/>
                <w:spacing w:val="-2"/>
                <w:sz w:val="18"/>
              </w:rPr>
              <w:t>None</w:t>
            </w:r>
          </w:p>
        </w:tc>
      </w:tr>
      <w:tr w:rsidRPr="00CC0718" w:rsidR="00C71DC8" w:rsidTr="3A33D0EC" w14:paraId="248F149F" w14:textId="77777777">
        <w:trPr>
          <w:trHeight w:val="459" w:hRule="exact"/>
        </w:trPr>
        <w:tc>
          <w:tcPr>
            <w:tcW w:w="6763" w:type="dxa"/>
            <w:gridSpan w:val="2"/>
            <w:tcBorders>
              <w:top w:val="single" w:color="8FB6EA" w:sz="5" w:space="0"/>
              <w:bottom w:val="single" w:color="8FB6EA" w:sz="5" w:space="0"/>
            </w:tcBorders>
            <w:shd w:val="clear" w:color="auto" w:fill="FFFFFF" w:themeFill="background1"/>
            <w:tcMar/>
          </w:tcPr>
          <w:p w:rsidRPr="00CC0718" w:rsidR="00C71DC8" w:rsidP="00244814" w:rsidRDefault="00C71DC8" w14:paraId="5264E420" w14:textId="77777777">
            <w:pPr>
              <w:rPr>
                <w:color w:val="000000"/>
                <w:spacing w:val="-2"/>
                <w:sz w:val="18"/>
              </w:rPr>
            </w:pPr>
            <w:r w:rsidRPr="00CC0718">
              <w:rPr>
                <w:color w:val="000000"/>
                <w:spacing w:val="-2"/>
                <w:sz w:val="18"/>
              </w:rPr>
              <w:t>Codes\\AXIAL CODE\\Q15- Communication within the team members\ONLINE COMMUNICATION\WhatsApp</w:t>
            </w:r>
          </w:p>
        </w:tc>
        <w:tc>
          <w:tcPr>
            <w:tcW w:w="2034" w:type="dxa"/>
            <w:tcBorders>
              <w:top w:val="single" w:color="8FB6EA" w:sz="5" w:space="0"/>
              <w:bottom w:val="single" w:color="8FB6EA" w:sz="5" w:space="0"/>
            </w:tcBorders>
            <w:shd w:val="clear" w:color="auto" w:fill="FFFFFF" w:themeFill="background1"/>
            <w:tcMar/>
          </w:tcPr>
          <w:p w:rsidRPr="00CC0718" w:rsidR="00C71DC8" w:rsidP="00244814" w:rsidRDefault="00C71DC8" w14:paraId="039091BF" w14:textId="77777777">
            <w:pPr>
              <w:rPr>
                <w:color w:val="000000"/>
                <w:spacing w:val="-2"/>
                <w:sz w:val="18"/>
              </w:rPr>
            </w:pPr>
          </w:p>
        </w:tc>
        <w:tc>
          <w:tcPr>
            <w:tcW w:w="903" w:type="dxa"/>
            <w:tcBorders>
              <w:top w:val="single" w:color="8FB6EA" w:sz="5" w:space="0"/>
              <w:bottom w:val="single" w:color="8FB6EA" w:sz="5" w:space="0"/>
            </w:tcBorders>
            <w:shd w:val="clear" w:color="auto" w:fill="FFFFFF" w:themeFill="background1"/>
            <w:tcMar/>
          </w:tcPr>
          <w:p w:rsidRPr="00CC0718" w:rsidR="00C71DC8" w:rsidP="00244814" w:rsidRDefault="00C71DC8" w14:paraId="5C33F200" w14:textId="77777777">
            <w:pPr>
              <w:rPr>
                <w:color w:val="000000"/>
                <w:spacing w:val="-2"/>
                <w:sz w:val="18"/>
              </w:rPr>
            </w:pPr>
            <w:r w:rsidRPr="00CC0718">
              <w:rPr>
                <w:color w:val="000000"/>
                <w:spacing w:val="-2"/>
                <w:sz w:val="18"/>
              </w:rPr>
              <w:t>No</w:t>
            </w:r>
          </w:p>
        </w:tc>
        <w:tc>
          <w:tcPr>
            <w:tcW w:w="1017" w:type="dxa"/>
            <w:tcBorders>
              <w:top w:val="single" w:color="8FB6EA" w:sz="5" w:space="0"/>
              <w:bottom w:val="single" w:color="8FB6EA" w:sz="5" w:space="0"/>
            </w:tcBorders>
            <w:shd w:val="clear" w:color="auto" w:fill="FFFFFF" w:themeFill="background1"/>
            <w:tcMar/>
          </w:tcPr>
          <w:p w:rsidRPr="00CC0718" w:rsidR="00C71DC8" w:rsidP="00244814" w:rsidRDefault="00C71DC8" w14:paraId="4FD7CAE2" w14:textId="77777777">
            <w:pPr>
              <w:rPr>
                <w:color w:val="000000"/>
                <w:spacing w:val="-2"/>
                <w:sz w:val="18"/>
              </w:rPr>
            </w:pPr>
            <w:r w:rsidRPr="00CC0718">
              <w:rPr>
                <w:color w:val="000000"/>
                <w:spacing w:val="-2"/>
                <w:sz w:val="18"/>
              </w:rPr>
              <w:t>None</w:t>
            </w:r>
          </w:p>
        </w:tc>
      </w:tr>
      <w:tr w:rsidRPr="00CC0718" w:rsidR="00C71DC8" w:rsidTr="3A33D0EC" w14:paraId="0B5566C4" w14:textId="77777777">
        <w:trPr>
          <w:trHeight w:val="344" w:hRule="exact"/>
        </w:trPr>
        <w:tc>
          <w:tcPr>
            <w:tcW w:w="6763" w:type="dxa"/>
            <w:gridSpan w:val="2"/>
            <w:tcBorders>
              <w:top w:val="single" w:color="8FB6EA" w:sz="5" w:space="0"/>
              <w:bottom w:val="single" w:color="8FB6EA" w:sz="5" w:space="0"/>
            </w:tcBorders>
            <w:shd w:val="clear" w:color="auto" w:fill="FFFFFF" w:themeFill="background1"/>
            <w:tcMar/>
          </w:tcPr>
          <w:p w:rsidRPr="00CC0718" w:rsidR="00C71DC8" w:rsidP="00244814" w:rsidRDefault="00C71DC8" w14:paraId="2016ED68" w14:textId="77777777">
            <w:pPr>
              <w:rPr>
                <w:color w:val="000000"/>
                <w:spacing w:val="-2"/>
                <w:sz w:val="18"/>
              </w:rPr>
            </w:pPr>
            <w:r w:rsidRPr="00CC0718">
              <w:rPr>
                <w:color w:val="000000"/>
                <w:spacing w:val="-2"/>
                <w:sz w:val="18"/>
              </w:rPr>
              <w:t>Codes\\AXIAL CODE\\Q2- Role of Student Club</w:t>
            </w:r>
          </w:p>
        </w:tc>
        <w:tc>
          <w:tcPr>
            <w:tcW w:w="2034" w:type="dxa"/>
            <w:tcBorders>
              <w:top w:val="single" w:color="8FB6EA" w:sz="5" w:space="0"/>
              <w:bottom w:val="single" w:color="8FB6EA" w:sz="5" w:space="0"/>
            </w:tcBorders>
            <w:shd w:val="clear" w:color="auto" w:fill="FFFFFF" w:themeFill="background1"/>
            <w:tcMar/>
          </w:tcPr>
          <w:p w:rsidRPr="00CC0718" w:rsidR="00C71DC8" w:rsidP="00244814" w:rsidRDefault="00C71DC8" w14:paraId="2A9E79DC" w14:textId="77777777">
            <w:pPr>
              <w:rPr>
                <w:color w:val="000000"/>
                <w:spacing w:val="-2"/>
                <w:sz w:val="18"/>
              </w:rPr>
            </w:pPr>
          </w:p>
        </w:tc>
        <w:tc>
          <w:tcPr>
            <w:tcW w:w="903" w:type="dxa"/>
            <w:tcBorders>
              <w:top w:val="single" w:color="8FB6EA" w:sz="5" w:space="0"/>
              <w:bottom w:val="single" w:color="8FB6EA" w:sz="5" w:space="0"/>
            </w:tcBorders>
            <w:shd w:val="clear" w:color="auto" w:fill="FFFFFF" w:themeFill="background1"/>
            <w:tcMar/>
          </w:tcPr>
          <w:p w:rsidRPr="00CC0718" w:rsidR="00C71DC8" w:rsidP="00244814" w:rsidRDefault="00C71DC8" w14:paraId="1CB5C6EA" w14:textId="77777777">
            <w:pPr>
              <w:rPr>
                <w:color w:val="000000"/>
                <w:spacing w:val="-2"/>
                <w:sz w:val="18"/>
              </w:rPr>
            </w:pPr>
            <w:r w:rsidRPr="00CC0718">
              <w:rPr>
                <w:color w:val="000000"/>
                <w:spacing w:val="-2"/>
                <w:sz w:val="18"/>
              </w:rPr>
              <w:t>Yes</w:t>
            </w:r>
          </w:p>
        </w:tc>
        <w:tc>
          <w:tcPr>
            <w:tcW w:w="1017" w:type="dxa"/>
            <w:tcBorders>
              <w:top w:val="single" w:color="8FB6EA" w:sz="5" w:space="0"/>
              <w:bottom w:val="single" w:color="8FB6EA" w:sz="5" w:space="0"/>
            </w:tcBorders>
            <w:shd w:val="clear" w:color="auto" w:fill="FFFFFF" w:themeFill="background1"/>
            <w:tcMar/>
          </w:tcPr>
          <w:p w:rsidRPr="00CC0718" w:rsidR="00C71DC8" w:rsidP="00244814" w:rsidRDefault="00C71DC8" w14:paraId="049CB842" w14:textId="77777777">
            <w:pPr>
              <w:rPr>
                <w:color w:val="000000"/>
                <w:spacing w:val="-2"/>
                <w:sz w:val="18"/>
              </w:rPr>
            </w:pPr>
            <w:r w:rsidRPr="00CC0718">
              <w:rPr>
                <w:color w:val="000000"/>
                <w:spacing w:val="-2"/>
                <w:sz w:val="18"/>
              </w:rPr>
              <w:t>None</w:t>
            </w:r>
          </w:p>
        </w:tc>
      </w:tr>
      <w:tr w:rsidRPr="00CC0718" w:rsidR="00C71DC8" w:rsidTr="3A33D0EC" w14:paraId="7FCF023F" w14:textId="77777777">
        <w:trPr>
          <w:trHeight w:val="344" w:hRule="exact"/>
        </w:trPr>
        <w:tc>
          <w:tcPr>
            <w:tcW w:w="6763" w:type="dxa"/>
            <w:gridSpan w:val="2"/>
            <w:tcBorders>
              <w:top w:val="single" w:color="8FB6EA" w:sz="5" w:space="0"/>
              <w:bottom w:val="single" w:color="8FB6EA" w:sz="5" w:space="0"/>
            </w:tcBorders>
            <w:shd w:val="clear" w:color="auto" w:fill="FFFFFF" w:themeFill="background1"/>
            <w:tcMar/>
          </w:tcPr>
          <w:p w:rsidRPr="00CC0718" w:rsidR="00C71DC8" w:rsidP="00244814" w:rsidRDefault="00C71DC8" w14:paraId="665415D0" w14:textId="77777777">
            <w:pPr>
              <w:rPr>
                <w:color w:val="000000"/>
                <w:spacing w:val="-2"/>
                <w:sz w:val="18"/>
              </w:rPr>
            </w:pPr>
            <w:r w:rsidRPr="00CC0718">
              <w:rPr>
                <w:color w:val="000000"/>
                <w:spacing w:val="-2"/>
                <w:sz w:val="18"/>
              </w:rPr>
              <w:t>Codes\\AXIAL CODE\\Q2- Role of Student Club\COMMUNITY BUILDING</w:t>
            </w:r>
          </w:p>
        </w:tc>
        <w:tc>
          <w:tcPr>
            <w:tcW w:w="2034" w:type="dxa"/>
            <w:tcBorders>
              <w:top w:val="single" w:color="8FB6EA" w:sz="5" w:space="0"/>
              <w:bottom w:val="single" w:color="8FB6EA" w:sz="5" w:space="0"/>
            </w:tcBorders>
            <w:shd w:val="clear" w:color="auto" w:fill="FFFFFF" w:themeFill="background1"/>
            <w:tcMar/>
          </w:tcPr>
          <w:p w:rsidRPr="00CC0718" w:rsidR="00C71DC8" w:rsidP="00244814" w:rsidRDefault="00C71DC8" w14:paraId="42D5B7A3" w14:textId="77777777">
            <w:pPr>
              <w:rPr>
                <w:color w:val="000000"/>
                <w:spacing w:val="-2"/>
                <w:sz w:val="18"/>
              </w:rPr>
            </w:pPr>
          </w:p>
        </w:tc>
        <w:tc>
          <w:tcPr>
            <w:tcW w:w="903" w:type="dxa"/>
            <w:tcBorders>
              <w:top w:val="single" w:color="8FB6EA" w:sz="5" w:space="0"/>
              <w:bottom w:val="single" w:color="8FB6EA" w:sz="5" w:space="0"/>
            </w:tcBorders>
            <w:shd w:val="clear" w:color="auto" w:fill="FFFFFF" w:themeFill="background1"/>
            <w:tcMar/>
          </w:tcPr>
          <w:p w:rsidRPr="00CC0718" w:rsidR="00C71DC8" w:rsidP="00244814" w:rsidRDefault="00C71DC8" w14:paraId="1BF2B159" w14:textId="77777777">
            <w:pPr>
              <w:rPr>
                <w:color w:val="000000"/>
                <w:spacing w:val="-2"/>
                <w:sz w:val="18"/>
              </w:rPr>
            </w:pPr>
            <w:r w:rsidRPr="00CC0718">
              <w:rPr>
                <w:color w:val="000000"/>
                <w:spacing w:val="-2"/>
                <w:sz w:val="18"/>
              </w:rPr>
              <w:t>Yes</w:t>
            </w:r>
          </w:p>
        </w:tc>
        <w:tc>
          <w:tcPr>
            <w:tcW w:w="1017" w:type="dxa"/>
            <w:tcBorders>
              <w:top w:val="single" w:color="8FB6EA" w:sz="5" w:space="0"/>
              <w:bottom w:val="single" w:color="8FB6EA" w:sz="5" w:space="0"/>
            </w:tcBorders>
            <w:shd w:val="clear" w:color="auto" w:fill="FFFFFF" w:themeFill="background1"/>
            <w:tcMar/>
          </w:tcPr>
          <w:p w:rsidRPr="00CC0718" w:rsidR="00C71DC8" w:rsidP="00244814" w:rsidRDefault="00C71DC8" w14:paraId="488A6199" w14:textId="77777777">
            <w:pPr>
              <w:rPr>
                <w:color w:val="000000"/>
                <w:spacing w:val="-2"/>
                <w:sz w:val="18"/>
              </w:rPr>
            </w:pPr>
            <w:r w:rsidRPr="00CC0718">
              <w:rPr>
                <w:color w:val="000000"/>
                <w:spacing w:val="-2"/>
                <w:sz w:val="18"/>
              </w:rPr>
              <w:t>None</w:t>
            </w:r>
          </w:p>
        </w:tc>
      </w:tr>
      <w:tr w:rsidRPr="00CC0718" w:rsidR="00C71DC8" w:rsidTr="3A33D0EC" w14:paraId="746118E7" w14:textId="77777777">
        <w:trPr>
          <w:trHeight w:val="329" w:hRule="exact"/>
        </w:trPr>
        <w:tc>
          <w:tcPr>
            <w:tcW w:w="6763" w:type="dxa"/>
            <w:gridSpan w:val="2"/>
            <w:tcBorders>
              <w:top w:val="single" w:color="8FB6EA" w:sz="5" w:space="0"/>
              <w:bottom w:val="single" w:color="8FB6EA" w:sz="5" w:space="0"/>
            </w:tcBorders>
            <w:shd w:val="clear" w:color="auto" w:fill="FFFFFF" w:themeFill="background1"/>
            <w:tcMar/>
          </w:tcPr>
          <w:p w:rsidRPr="00CC0718" w:rsidR="00C71DC8" w:rsidP="00244814" w:rsidRDefault="00C71DC8" w14:paraId="439618A8" w14:textId="77777777">
            <w:pPr>
              <w:rPr>
                <w:color w:val="000000"/>
                <w:spacing w:val="-2"/>
                <w:sz w:val="18"/>
              </w:rPr>
            </w:pPr>
            <w:r w:rsidRPr="00CC0718">
              <w:rPr>
                <w:color w:val="000000"/>
                <w:spacing w:val="-2"/>
                <w:sz w:val="18"/>
              </w:rPr>
              <w:t>Codes\\AXIAL CODE\\Q2- Role of Student Club\COMMUNITY BUILDING\Community help</w:t>
            </w:r>
          </w:p>
        </w:tc>
        <w:tc>
          <w:tcPr>
            <w:tcW w:w="2034" w:type="dxa"/>
            <w:tcBorders>
              <w:top w:val="single" w:color="8FB6EA" w:sz="5" w:space="0"/>
              <w:bottom w:val="single" w:color="8FB6EA" w:sz="5" w:space="0"/>
            </w:tcBorders>
            <w:shd w:val="clear" w:color="auto" w:fill="FFFFFF" w:themeFill="background1"/>
            <w:tcMar/>
          </w:tcPr>
          <w:p w:rsidRPr="00CC0718" w:rsidR="00C71DC8" w:rsidP="00244814" w:rsidRDefault="00C71DC8" w14:paraId="703CC2EA" w14:textId="77777777">
            <w:pPr>
              <w:rPr>
                <w:color w:val="000000"/>
                <w:spacing w:val="-2"/>
                <w:sz w:val="18"/>
              </w:rPr>
            </w:pPr>
          </w:p>
        </w:tc>
        <w:tc>
          <w:tcPr>
            <w:tcW w:w="903" w:type="dxa"/>
            <w:tcBorders>
              <w:top w:val="single" w:color="8FB6EA" w:sz="5" w:space="0"/>
              <w:bottom w:val="single" w:color="8FB6EA" w:sz="5" w:space="0"/>
            </w:tcBorders>
            <w:shd w:val="clear" w:color="auto" w:fill="FFFFFF" w:themeFill="background1"/>
            <w:tcMar/>
          </w:tcPr>
          <w:p w:rsidRPr="00CC0718" w:rsidR="00C71DC8" w:rsidP="00244814" w:rsidRDefault="00C71DC8" w14:paraId="660E7BB3" w14:textId="77777777">
            <w:pPr>
              <w:rPr>
                <w:color w:val="000000"/>
                <w:spacing w:val="-2"/>
                <w:sz w:val="18"/>
              </w:rPr>
            </w:pPr>
            <w:r w:rsidRPr="00CC0718">
              <w:rPr>
                <w:color w:val="000000"/>
                <w:spacing w:val="-2"/>
                <w:sz w:val="18"/>
              </w:rPr>
              <w:t>No</w:t>
            </w:r>
          </w:p>
        </w:tc>
        <w:tc>
          <w:tcPr>
            <w:tcW w:w="1017" w:type="dxa"/>
            <w:tcBorders>
              <w:top w:val="single" w:color="8FB6EA" w:sz="5" w:space="0"/>
              <w:bottom w:val="single" w:color="8FB6EA" w:sz="5" w:space="0"/>
            </w:tcBorders>
            <w:shd w:val="clear" w:color="auto" w:fill="FFFFFF" w:themeFill="background1"/>
            <w:tcMar/>
          </w:tcPr>
          <w:p w:rsidRPr="00CC0718" w:rsidR="00C71DC8" w:rsidP="00244814" w:rsidRDefault="00C71DC8" w14:paraId="54AC630F" w14:textId="77777777">
            <w:pPr>
              <w:rPr>
                <w:color w:val="000000"/>
                <w:spacing w:val="-2"/>
                <w:sz w:val="18"/>
              </w:rPr>
            </w:pPr>
            <w:r w:rsidRPr="00CC0718">
              <w:rPr>
                <w:color w:val="000000"/>
                <w:spacing w:val="-2"/>
                <w:sz w:val="18"/>
              </w:rPr>
              <w:t>None</w:t>
            </w:r>
          </w:p>
        </w:tc>
      </w:tr>
      <w:tr w:rsidRPr="00CC0718" w:rsidR="00C71DC8" w:rsidTr="3A33D0EC" w14:paraId="48B6D6F5" w14:textId="77777777">
        <w:trPr>
          <w:trHeight w:val="459" w:hRule="exact"/>
        </w:trPr>
        <w:tc>
          <w:tcPr>
            <w:tcW w:w="6763" w:type="dxa"/>
            <w:gridSpan w:val="2"/>
            <w:tcBorders>
              <w:top w:val="single" w:color="8FB6EA" w:sz="5" w:space="0"/>
              <w:bottom w:val="single" w:color="8FB6EA" w:sz="5" w:space="0"/>
            </w:tcBorders>
            <w:shd w:val="clear" w:color="auto" w:fill="FFFFFF" w:themeFill="background1"/>
            <w:tcMar/>
          </w:tcPr>
          <w:p w:rsidRPr="00CC0718" w:rsidR="00C71DC8" w:rsidP="00244814" w:rsidRDefault="00C71DC8" w14:paraId="4C0549AF" w14:textId="77777777">
            <w:pPr>
              <w:rPr>
                <w:color w:val="000000"/>
                <w:spacing w:val="-2"/>
                <w:sz w:val="18"/>
              </w:rPr>
            </w:pPr>
            <w:r w:rsidRPr="00CC0718">
              <w:rPr>
                <w:color w:val="000000"/>
                <w:spacing w:val="-2"/>
                <w:sz w:val="18"/>
              </w:rPr>
              <w:t>Codes\\AXIAL CODE\\Q2- Role of Student Club\COMMUNITY BUILDING\Exciting for student communities</w:t>
            </w:r>
          </w:p>
        </w:tc>
        <w:tc>
          <w:tcPr>
            <w:tcW w:w="2034" w:type="dxa"/>
            <w:tcBorders>
              <w:top w:val="single" w:color="8FB6EA" w:sz="5" w:space="0"/>
              <w:bottom w:val="single" w:color="8FB6EA" w:sz="5" w:space="0"/>
            </w:tcBorders>
            <w:shd w:val="clear" w:color="auto" w:fill="FFFFFF" w:themeFill="background1"/>
            <w:tcMar/>
          </w:tcPr>
          <w:p w:rsidRPr="00CC0718" w:rsidR="00C71DC8" w:rsidP="00244814" w:rsidRDefault="00C71DC8" w14:paraId="01E88A7B" w14:textId="77777777">
            <w:pPr>
              <w:rPr>
                <w:color w:val="000000"/>
                <w:spacing w:val="-2"/>
                <w:sz w:val="18"/>
              </w:rPr>
            </w:pPr>
          </w:p>
        </w:tc>
        <w:tc>
          <w:tcPr>
            <w:tcW w:w="903" w:type="dxa"/>
            <w:tcBorders>
              <w:top w:val="single" w:color="8FB6EA" w:sz="5" w:space="0"/>
              <w:bottom w:val="single" w:color="8FB6EA" w:sz="5" w:space="0"/>
            </w:tcBorders>
            <w:shd w:val="clear" w:color="auto" w:fill="FFFFFF" w:themeFill="background1"/>
            <w:tcMar/>
          </w:tcPr>
          <w:p w:rsidRPr="00CC0718" w:rsidR="00C71DC8" w:rsidP="00244814" w:rsidRDefault="00C71DC8" w14:paraId="5115443C" w14:textId="77777777">
            <w:pPr>
              <w:rPr>
                <w:color w:val="000000"/>
                <w:spacing w:val="-2"/>
                <w:sz w:val="18"/>
              </w:rPr>
            </w:pPr>
            <w:r w:rsidRPr="00CC0718">
              <w:rPr>
                <w:color w:val="000000"/>
                <w:spacing w:val="-2"/>
                <w:sz w:val="18"/>
              </w:rPr>
              <w:t>No</w:t>
            </w:r>
          </w:p>
        </w:tc>
        <w:tc>
          <w:tcPr>
            <w:tcW w:w="1017" w:type="dxa"/>
            <w:tcBorders>
              <w:top w:val="single" w:color="8FB6EA" w:sz="5" w:space="0"/>
              <w:bottom w:val="single" w:color="8FB6EA" w:sz="5" w:space="0"/>
            </w:tcBorders>
            <w:shd w:val="clear" w:color="auto" w:fill="FFFFFF" w:themeFill="background1"/>
            <w:tcMar/>
          </w:tcPr>
          <w:p w:rsidRPr="00CC0718" w:rsidR="00C71DC8" w:rsidP="00244814" w:rsidRDefault="00C71DC8" w14:paraId="37E78A71" w14:textId="77777777">
            <w:pPr>
              <w:rPr>
                <w:color w:val="000000"/>
                <w:spacing w:val="-2"/>
                <w:sz w:val="18"/>
              </w:rPr>
            </w:pPr>
            <w:r w:rsidRPr="00CC0718">
              <w:rPr>
                <w:color w:val="000000"/>
                <w:spacing w:val="-2"/>
                <w:sz w:val="18"/>
              </w:rPr>
              <w:t>None</w:t>
            </w:r>
          </w:p>
        </w:tc>
      </w:tr>
      <w:tr w:rsidRPr="00CC0718" w:rsidR="00C71DC8" w:rsidTr="3A33D0EC" w14:paraId="53E954F8" w14:textId="77777777">
        <w:trPr>
          <w:trHeight w:val="458" w:hRule="exact"/>
        </w:trPr>
        <w:tc>
          <w:tcPr>
            <w:tcW w:w="6763" w:type="dxa"/>
            <w:gridSpan w:val="2"/>
            <w:tcBorders>
              <w:top w:val="single" w:color="8FB6EA" w:sz="5" w:space="0"/>
              <w:bottom w:val="single" w:color="8FB6EA" w:sz="5" w:space="0"/>
            </w:tcBorders>
            <w:shd w:val="clear" w:color="auto" w:fill="FFFFFF" w:themeFill="background1"/>
            <w:tcMar/>
          </w:tcPr>
          <w:p w:rsidRPr="00CC0718" w:rsidR="00C71DC8" w:rsidP="00244814" w:rsidRDefault="00C71DC8" w14:paraId="296160E7" w14:textId="77777777">
            <w:pPr>
              <w:rPr>
                <w:color w:val="000000"/>
                <w:spacing w:val="-2"/>
                <w:sz w:val="18"/>
              </w:rPr>
            </w:pPr>
            <w:r w:rsidRPr="00CC0718">
              <w:rPr>
                <w:color w:val="000000"/>
                <w:spacing w:val="-2"/>
                <w:sz w:val="18"/>
              </w:rPr>
              <w:t>Codes\\AXIAL CODE\\Q2- Role of Student Club\COMMUNITY BUILDING\Gives life to the community</w:t>
            </w:r>
          </w:p>
        </w:tc>
        <w:tc>
          <w:tcPr>
            <w:tcW w:w="2034" w:type="dxa"/>
            <w:tcBorders>
              <w:top w:val="single" w:color="8FB6EA" w:sz="5" w:space="0"/>
              <w:bottom w:val="single" w:color="8FB6EA" w:sz="5" w:space="0"/>
            </w:tcBorders>
            <w:shd w:val="clear" w:color="auto" w:fill="FFFFFF" w:themeFill="background1"/>
            <w:tcMar/>
          </w:tcPr>
          <w:p w:rsidRPr="00CC0718" w:rsidR="00C71DC8" w:rsidP="00244814" w:rsidRDefault="00C71DC8" w14:paraId="17CF46FA" w14:textId="77777777">
            <w:pPr>
              <w:rPr>
                <w:color w:val="000000"/>
                <w:spacing w:val="-2"/>
                <w:sz w:val="18"/>
              </w:rPr>
            </w:pPr>
          </w:p>
        </w:tc>
        <w:tc>
          <w:tcPr>
            <w:tcW w:w="903" w:type="dxa"/>
            <w:tcBorders>
              <w:top w:val="single" w:color="8FB6EA" w:sz="5" w:space="0"/>
              <w:bottom w:val="single" w:color="8FB6EA" w:sz="5" w:space="0"/>
            </w:tcBorders>
            <w:shd w:val="clear" w:color="auto" w:fill="FFFFFF" w:themeFill="background1"/>
            <w:tcMar/>
          </w:tcPr>
          <w:p w:rsidRPr="00CC0718" w:rsidR="00C71DC8" w:rsidP="00244814" w:rsidRDefault="00C71DC8" w14:paraId="05E29C1F" w14:textId="77777777">
            <w:pPr>
              <w:rPr>
                <w:color w:val="000000"/>
                <w:spacing w:val="-2"/>
                <w:sz w:val="18"/>
              </w:rPr>
            </w:pPr>
            <w:r w:rsidRPr="00CC0718">
              <w:rPr>
                <w:color w:val="000000"/>
                <w:spacing w:val="-2"/>
                <w:sz w:val="18"/>
              </w:rPr>
              <w:t>No</w:t>
            </w:r>
          </w:p>
        </w:tc>
        <w:tc>
          <w:tcPr>
            <w:tcW w:w="1017" w:type="dxa"/>
            <w:tcBorders>
              <w:top w:val="single" w:color="8FB6EA" w:sz="5" w:space="0"/>
              <w:bottom w:val="single" w:color="8FB6EA" w:sz="5" w:space="0"/>
            </w:tcBorders>
            <w:shd w:val="clear" w:color="auto" w:fill="FFFFFF" w:themeFill="background1"/>
            <w:tcMar/>
          </w:tcPr>
          <w:p w:rsidRPr="00CC0718" w:rsidR="00C71DC8" w:rsidP="00244814" w:rsidRDefault="00C71DC8" w14:paraId="618C06AF" w14:textId="77777777">
            <w:pPr>
              <w:rPr>
                <w:color w:val="000000"/>
                <w:spacing w:val="-2"/>
                <w:sz w:val="18"/>
              </w:rPr>
            </w:pPr>
            <w:r w:rsidRPr="00CC0718">
              <w:rPr>
                <w:color w:val="000000"/>
                <w:spacing w:val="-2"/>
                <w:sz w:val="18"/>
              </w:rPr>
              <w:t>None</w:t>
            </w:r>
          </w:p>
        </w:tc>
      </w:tr>
      <w:tr w:rsidRPr="00CC0718" w:rsidR="00C71DC8" w:rsidTr="3A33D0EC" w14:paraId="08A592B9" w14:textId="77777777">
        <w:trPr>
          <w:trHeight w:val="344" w:hRule="exact"/>
        </w:trPr>
        <w:tc>
          <w:tcPr>
            <w:tcW w:w="6763" w:type="dxa"/>
            <w:gridSpan w:val="2"/>
            <w:tcBorders>
              <w:top w:val="single" w:color="8FB6EA" w:sz="5" w:space="0"/>
              <w:bottom w:val="single" w:color="8FB6EA" w:sz="5" w:space="0"/>
            </w:tcBorders>
            <w:shd w:val="clear" w:color="auto" w:fill="FFFFFF" w:themeFill="background1"/>
            <w:tcMar/>
          </w:tcPr>
          <w:p w:rsidRPr="00CC0718" w:rsidR="00C71DC8" w:rsidP="00244814" w:rsidRDefault="00C71DC8" w14:paraId="396D8F6D" w14:textId="77777777">
            <w:pPr>
              <w:rPr>
                <w:color w:val="000000"/>
                <w:spacing w:val="-2"/>
                <w:sz w:val="18"/>
              </w:rPr>
            </w:pPr>
            <w:r w:rsidRPr="00CC0718">
              <w:rPr>
                <w:color w:val="000000"/>
                <w:spacing w:val="-2"/>
                <w:sz w:val="18"/>
              </w:rPr>
              <w:t>Codes\\AXIAL CODE\\Q2- Role of Student Club\COMMUNITY BUILDING\Meet fun people</w:t>
            </w:r>
          </w:p>
        </w:tc>
        <w:tc>
          <w:tcPr>
            <w:tcW w:w="2034" w:type="dxa"/>
            <w:tcBorders>
              <w:top w:val="single" w:color="8FB6EA" w:sz="5" w:space="0"/>
              <w:bottom w:val="single" w:color="8FB6EA" w:sz="5" w:space="0"/>
            </w:tcBorders>
            <w:shd w:val="clear" w:color="auto" w:fill="FFFFFF" w:themeFill="background1"/>
            <w:tcMar/>
          </w:tcPr>
          <w:p w:rsidRPr="00CC0718" w:rsidR="00C71DC8" w:rsidP="00244814" w:rsidRDefault="00C71DC8" w14:paraId="3B242090" w14:textId="77777777">
            <w:pPr>
              <w:rPr>
                <w:color w:val="000000"/>
                <w:spacing w:val="-2"/>
                <w:sz w:val="18"/>
              </w:rPr>
            </w:pPr>
          </w:p>
        </w:tc>
        <w:tc>
          <w:tcPr>
            <w:tcW w:w="903" w:type="dxa"/>
            <w:tcBorders>
              <w:top w:val="single" w:color="8FB6EA" w:sz="5" w:space="0"/>
              <w:bottom w:val="single" w:color="8FB6EA" w:sz="5" w:space="0"/>
            </w:tcBorders>
            <w:shd w:val="clear" w:color="auto" w:fill="FFFFFF" w:themeFill="background1"/>
            <w:tcMar/>
          </w:tcPr>
          <w:p w:rsidRPr="00CC0718" w:rsidR="00C71DC8" w:rsidP="00244814" w:rsidRDefault="00C71DC8" w14:paraId="74021797" w14:textId="77777777">
            <w:pPr>
              <w:rPr>
                <w:color w:val="000000"/>
                <w:spacing w:val="-2"/>
                <w:sz w:val="18"/>
              </w:rPr>
            </w:pPr>
            <w:r w:rsidRPr="00CC0718">
              <w:rPr>
                <w:color w:val="000000"/>
                <w:spacing w:val="-2"/>
                <w:sz w:val="18"/>
              </w:rPr>
              <w:t>No</w:t>
            </w:r>
          </w:p>
        </w:tc>
        <w:tc>
          <w:tcPr>
            <w:tcW w:w="1017" w:type="dxa"/>
            <w:tcBorders>
              <w:top w:val="single" w:color="8FB6EA" w:sz="5" w:space="0"/>
              <w:bottom w:val="single" w:color="8FB6EA" w:sz="5" w:space="0"/>
            </w:tcBorders>
            <w:shd w:val="clear" w:color="auto" w:fill="FFFFFF" w:themeFill="background1"/>
            <w:tcMar/>
          </w:tcPr>
          <w:p w:rsidRPr="00CC0718" w:rsidR="00C71DC8" w:rsidP="00244814" w:rsidRDefault="00C71DC8" w14:paraId="0F4FEF8C" w14:textId="77777777">
            <w:pPr>
              <w:rPr>
                <w:color w:val="000000"/>
                <w:spacing w:val="-2"/>
                <w:sz w:val="18"/>
              </w:rPr>
            </w:pPr>
            <w:r w:rsidRPr="00CC0718">
              <w:rPr>
                <w:color w:val="000000"/>
                <w:spacing w:val="-2"/>
                <w:sz w:val="18"/>
              </w:rPr>
              <w:t>None</w:t>
            </w:r>
          </w:p>
        </w:tc>
      </w:tr>
      <w:tr w:rsidRPr="00CC0718" w:rsidR="00C71DC8" w:rsidTr="3A33D0EC" w14:paraId="6D3D8E07" w14:textId="77777777">
        <w:trPr>
          <w:trHeight w:val="158" w:hRule="exact"/>
        </w:trPr>
        <w:tc>
          <w:tcPr>
            <w:tcW w:w="10717" w:type="dxa"/>
            <w:gridSpan w:val="5"/>
            <w:tcBorders>
              <w:top w:val="single" w:color="8FB6EA" w:sz="5" w:space="0"/>
            </w:tcBorders>
            <w:tcMar/>
          </w:tcPr>
          <w:p w:rsidRPr="00CC0718" w:rsidR="00C71DC8" w:rsidP="00244814" w:rsidRDefault="00C71DC8" w14:paraId="52FA73E9" w14:textId="77777777"/>
        </w:tc>
      </w:tr>
      <w:tr w:rsidRPr="00CC0718" w:rsidR="00C71DC8" w:rsidTr="3A33D0EC" w14:paraId="44B07BFE" w14:textId="77777777">
        <w:trPr>
          <w:trHeight w:val="458" w:hRule="exact"/>
        </w:trPr>
        <w:tc>
          <w:tcPr>
            <w:tcW w:w="5359" w:type="dxa"/>
            <w:shd w:val="clear" w:color="auto" w:fill="FFFFFF" w:themeFill="background1"/>
            <w:tcMar/>
          </w:tcPr>
          <w:p w:rsidRPr="00CC0718" w:rsidR="00C71DC8" w:rsidP="00244814" w:rsidRDefault="00C71DC8" w14:paraId="6D7EA152" w14:textId="77777777">
            <w:pPr>
              <w:jc w:val="right"/>
              <w:rPr>
                <w:color w:val="000066"/>
                <w:spacing w:val="-2"/>
                <w:sz w:val="16"/>
              </w:rPr>
            </w:pPr>
            <w:r w:rsidRPr="00CC0718">
              <w:rPr>
                <w:color w:val="000066"/>
                <w:spacing w:val="-2"/>
                <w:sz w:val="16"/>
              </w:rPr>
              <w:t>Formatted Reports\\Coding Structure Formatted Report</w:t>
            </w:r>
          </w:p>
        </w:tc>
        <w:tc>
          <w:tcPr>
            <w:tcW w:w="5358" w:type="dxa"/>
            <w:gridSpan w:val="4"/>
            <w:shd w:val="clear" w:color="auto" w:fill="FFFFFF" w:themeFill="background1"/>
            <w:tcMar/>
          </w:tcPr>
          <w:p w:rsidRPr="00CC0718" w:rsidR="00C71DC8" w:rsidP="00244814" w:rsidRDefault="00C71DC8" w14:paraId="2DFFAD84" w14:textId="77777777">
            <w:pPr>
              <w:jc w:val="right"/>
              <w:rPr>
                <w:color w:val="000066"/>
                <w:spacing w:val="-2"/>
                <w:sz w:val="16"/>
              </w:rPr>
            </w:pPr>
            <w:r w:rsidRPr="00CC0718">
              <w:rPr>
                <w:color w:val="000066"/>
                <w:spacing w:val="-2"/>
                <w:sz w:val="16"/>
              </w:rPr>
              <w:t>Page 5 of 17</w:t>
            </w:r>
          </w:p>
        </w:tc>
      </w:tr>
      <w:tr w:rsidRPr="00CC0718" w:rsidR="00C71DC8" w:rsidTr="3A33D0EC" w14:paraId="07E87384" w14:textId="77777777">
        <w:trPr>
          <w:trHeight w:val="444" w:hRule="exact"/>
        </w:trPr>
        <w:tc>
          <w:tcPr>
            <w:tcW w:w="10717" w:type="dxa"/>
            <w:gridSpan w:val="5"/>
            <w:shd w:val="clear" w:color="auto" w:fill="FFFFFF" w:themeFill="background1"/>
            <w:tcMar/>
            <w:vAlign w:val="center"/>
          </w:tcPr>
          <w:p w:rsidRPr="00CC0718" w:rsidR="00C71DC8" w:rsidP="00244814" w:rsidRDefault="00C71DC8" w14:paraId="41918D59" w14:textId="77777777">
            <w:pPr>
              <w:jc w:val="right"/>
              <w:rPr>
                <w:color w:val="000066"/>
                <w:spacing w:val="-2"/>
                <w:sz w:val="16"/>
              </w:rPr>
            </w:pPr>
            <w:r w:rsidRPr="00CC0718">
              <w:rPr>
                <w:color w:val="000066"/>
                <w:spacing w:val="-2"/>
                <w:sz w:val="16"/>
              </w:rPr>
              <w:t>11/13/2024 3:45 PM</w:t>
            </w:r>
          </w:p>
        </w:tc>
      </w:tr>
      <w:tr w:rsidRPr="00CC0718" w:rsidR="00C71DC8" w:rsidTr="3A33D0EC" w14:paraId="7A101DB7" w14:textId="77777777">
        <w:trPr>
          <w:trHeight w:val="674" w:hRule="exact"/>
        </w:trPr>
        <w:tc>
          <w:tcPr>
            <w:tcW w:w="6763" w:type="dxa"/>
            <w:gridSpan w:val="2"/>
            <w:shd w:val="clear" w:color="auto" w:fill="8FB6EA"/>
            <w:tcMar/>
          </w:tcPr>
          <w:p w:rsidRPr="00CC0718" w:rsidR="00C71DC8" w:rsidP="00244814" w:rsidRDefault="00C71DC8" w14:paraId="7BA43CCE" w14:textId="77777777">
            <w:pPr>
              <w:rPr>
                <w:b/>
                <w:color w:val="000066"/>
                <w:spacing w:val="-2"/>
                <w:sz w:val="18"/>
              </w:rPr>
            </w:pPr>
            <w:r w:rsidRPr="00CC0718">
              <w:rPr>
                <w:b/>
                <w:color w:val="000066"/>
                <w:spacing w:val="-2"/>
                <w:sz w:val="18"/>
              </w:rPr>
              <w:t>Hierarchical Name</w:t>
            </w:r>
          </w:p>
        </w:tc>
        <w:tc>
          <w:tcPr>
            <w:tcW w:w="2034" w:type="dxa"/>
            <w:shd w:val="clear" w:color="auto" w:fill="8FB6EA"/>
            <w:tcMar/>
          </w:tcPr>
          <w:p w:rsidRPr="00CC0718" w:rsidR="00C71DC8" w:rsidP="00244814" w:rsidRDefault="00C71DC8" w14:paraId="66BDB155" w14:textId="77777777">
            <w:pPr>
              <w:rPr>
                <w:b/>
                <w:color w:val="000066"/>
                <w:spacing w:val="-2"/>
                <w:sz w:val="18"/>
              </w:rPr>
            </w:pPr>
            <w:r w:rsidRPr="00CC0718">
              <w:rPr>
                <w:b/>
                <w:color w:val="000066"/>
                <w:spacing w:val="-2"/>
                <w:sz w:val="18"/>
              </w:rPr>
              <w:t>Nickname</w:t>
            </w:r>
          </w:p>
        </w:tc>
        <w:tc>
          <w:tcPr>
            <w:tcW w:w="903" w:type="dxa"/>
            <w:shd w:val="clear" w:color="auto" w:fill="8FB6EA"/>
            <w:tcMar/>
          </w:tcPr>
          <w:p w:rsidRPr="00CC0718" w:rsidR="00C71DC8" w:rsidP="00244814" w:rsidRDefault="00C71DC8" w14:paraId="1648E585" w14:textId="77777777">
            <w:pPr>
              <w:rPr>
                <w:b/>
                <w:color w:val="000066"/>
                <w:spacing w:val="-2"/>
                <w:sz w:val="18"/>
              </w:rPr>
            </w:pPr>
            <w:r w:rsidRPr="00CC0718">
              <w:rPr>
                <w:b/>
                <w:color w:val="000066"/>
                <w:spacing w:val="-2"/>
                <w:sz w:val="18"/>
              </w:rPr>
              <w:t>Aggregate</w:t>
            </w:r>
          </w:p>
        </w:tc>
        <w:tc>
          <w:tcPr>
            <w:tcW w:w="1017" w:type="dxa"/>
            <w:shd w:val="clear" w:color="auto" w:fill="8FB6EA"/>
            <w:tcMar/>
          </w:tcPr>
          <w:p w:rsidRPr="00CC0718" w:rsidR="00C71DC8" w:rsidP="00244814" w:rsidRDefault="00C71DC8" w14:paraId="0599D86A" w14:textId="77777777">
            <w:pPr>
              <w:rPr>
                <w:b/>
                <w:color w:val="000066"/>
                <w:spacing w:val="-2"/>
                <w:sz w:val="18"/>
              </w:rPr>
            </w:pPr>
            <w:r w:rsidRPr="00CC0718">
              <w:rPr>
                <w:b/>
                <w:color w:val="000066"/>
                <w:spacing w:val="-2"/>
                <w:sz w:val="18"/>
              </w:rPr>
              <w:t>User Assigned Color</w:t>
            </w:r>
          </w:p>
        </w:tc>
      </w:tr>
      <w:tr w:rsidRPr="00CC0718" w:rsidR="00C71DC8" w:rsidTr="3A33D0EC" w14:paraId="09A8D9A8" w14:textId="77777777">
        <w:trPr>
          <w:trHeight w:val="458" w:hRule="exact"/>
        </w:trPr>
        <w:tc>
          <w:tcPr>
            <w:tcW w:w="6763" w:type="dxa"/>
            <w:gridSpan w:val="2"/>
            <w:tcBorders>
              <w:bottom w:val="single" w:color="8FB6EA" w:sz="5" w:space="0"/>
            </w:tcBorders>
            <w:shd w:val="clear" w:color="auto" w:fill="FFFFFF" w:themeFill="background1"/>
            <w:tcMar/>
          </w:tcPr>
          <w:p w:rsidRPr="00CC0718" w:rsidR="00C71DC8" w:rsidP="00244814" w:rsidRDefault="00C71DC8" w14:paraId="5750F30F" w14:textId="77777777">
            <w:pPr>
              <w:rPr>
                <w:color w:val="000000"/>
                <w:spacing w:val="-2"/>
                <w:sz w:val="18"/>
              </w:rPr>
            </w:pPr>
            <w:r w:rsidRPr="00CC0718">
              <w:rPr>
                <w:color w:val="000000"/>
                <w:spacing w:val="-2"/>
                <w:sz w:val="18"/>
              </w:rPr>
              <w:t>Codes\\AXIAL CODE\\Q2- Role of Student Club\COMMUNITY BUILDING\Networking with other people</w:t>
            </w:r>
          </w:p>
        </w:tc>
        <w:tc>
          <w:tcPr>
            <w:tcW w:w="2034" w:type="dxa"/>
            <w:tcBorders>
              <w:bottom w:val="single" w:color="8FB6EA" w:sz="5" w:space="0"/>
            </w:tcBorders>
            <w:shd w:val="clear" w:color="auto" w:fill="FFFFFF" w:themeFill="background1"/>
            <w:tcMar/>
          </w:tcPr>
          <w:p w:rsidRPr="00CC0718" w:rsidR="00C71DC8" w:rsidP="00244814" w:rsidRDefault="00C71DC8" w14:paraId="578970C5" w14:textId="77777777">
            <w:pPr>
              <w:rPr>
                <w:color w:val="000000"/>
                <w:spacing w:val="-2"/>
                <w:sz w:val="18"/>
              </w:rPr>
            </w:pPr>
          </w:p>
        </w:tc>
        <w:tc>
          <w:tcPr>
            <w:tcW w:w="903" w:type="dxa"/>
            <w:tcBorders>
              <w:bottom w:val="single" w:color="8FB6EA" w:sz="5" w:space="0"/>
            </w:tcBorders>
            <w:shd w:val="clear" w:color="auto" w:fill="FFFFFF" w:themeFill="background1"/>
            <w:tcMar/>
          </w:tcPr>
          <w:p w:rsidRPr="00CC0718" w:rsidR="00C71DC8" w:rsidP="00244814" w:rsidRDefault="00C71DC8" w14:paraId="4EB82C1A" w14:textId="77777777">
            <w:pPr>
              <w:rPr>
                <w:color w:val="000000"/>
                <w:spacing w:val="-2"/>
                <w:sz w:val="18"/>
              </w:rPr>
            </w:pPr>
            <w:r w:rsidRPr="00CC0718">
              <w:rPr>
                <w:color w:val="000000"/>
                <w:spacing w:val="-2"/>
                <w:sz w:val="18"/>
              </w:rPr>
              <w:t>No</w:t>
            </w:r>
          </w:p>
        </w:tc>
        <w:tc>
          <w:tcPr>
            <w:tcW w:w="1017" w:type="dxa"/>
            <w:tcBorders>
              <w:bottom w:val="single" w:color="8FB6EA" w:sz="5" w:space="0"/>
            </w:tcBorders>
            <w:shd w:val="clear" w:color="auto" w:fill="FFFFFF" w:themeFill="background1"/>
            <w:tcMar/>
          </w:tcPr>
          <w:p w:rsidRPr="00CC0718" w:rsidR="00C71DC8" w:rsidP="00244814" w:rsidRDefault="00C71DC8" w14:paraId="0A80C8ED" w14:textId="77777777">
            <w:pPr>
              <w:rPr>
                <w:color w:val="000000"/>
                <w:spacing w:val="-2"/>
                <w:sz w:val="18"/>
              </w:rPr>
            </w:pPr>
            <w:r w:rsidRPr="00CC0718">
              <w:rPr>
                <w:color w:val="000000"/>
                <w:spacing w:val="-2"/>
                <w:sz w:val="18"/>
              </w:rPr>
              <w:t>None</w:t>
            </w:r>
          </w:p>
        </w:tc>
      </w:tr>
      <w:tr w:rsidRPr="00CC0718" w:rsidR="00C71DC8" w:rsidTr="3A33D0EC" w14:paraId="443E3E7C" w14:textId="77777777">
        <w:trPr>
          <w:trHeight w:val="459" w:hRule="exact"/>
        </w:trPr>
        <w:tc>
          <w:tcPr>
            <w:tcW w:w="6763" w:type="dxa"/>
            <w:gridSpan w:val="2"/>
            <w:tcBorders>
              <w:top w:val="single" w:color="8FB6EA" w:sz="5" w:space="0"/>
              <w:bottom w:val="single" w:color="8FB6EA" w:sz="5" w:space="0"/>
            </w:tcBorders>
            <w:shd w:val="clear" w:color="auto" w:fill="FFFFFF" w:themeFill="background1"/>
            <w:tcMar/>
          </w:tcPr>
          <w:p w:rsidRPr="00CC0718" w:rsidR="00C71DC8" w:rsidP="00244814" w:rsidRDefault="00C71DC8" w14:paraId="2DB2C64B" w14:textId="77777777">
            <w:pPr>
              <w:rPr>
                <w:color w:val="000000"/>
                <w:spacing w:val="-2"/>
                <w:sz w:val="18"/>
              </w:rPr>
            </w:pPr>
            <w:r w:rsidRPr="00CC0718">
              <w:rPr>
                <w:color w:val="000000"/>
                <w:spacing w:val="-2"/>
                <w:sz w:val="18"/>
              </w:rPr>
              <w:t>Codes\\AXIAL CODE\\Q2- Role of Student Club\COMMUNITY BUILDING\Purpose and Belonging</w:t>
            </w:r>
          </w:p>
        </w:tc>
        <w:tc>
          <w:tcPr>
            <w:tcW w:w="2034" w:type="dxa"/>
            <w:tcBorders>
              <w:top w:val="single" w:color="8FB6EA" w:sz="5" w:space="0"/>
              <w:bottom w:val="single" w:color="8FB6EA" w:sz="5" w:space="0"/>
            </w:tcBorders>
            <w:shd w:val="clear" w:color="auto" w:fill="FFFFFF" w:themeFill="background1"/>
            <w:tcMar/>
          </w:tcPr>
          <w:p w:rsidRPr="00CC0718" w:rsidR="00C71DC8" w:rsidP="00244814" w:rsidRDefault="00C71DC8" w14:paraId="3E6DF0EE" w14:textId="77777777">
            <w:pPr>
              <w:rPr>
                <w:color w:val="000000"/>
                <w:spacing w:val="-2"/>
                <w:sz w:val="18"/>
              </w:rPr>
            </w:pPr>
          </w:p>
        </w:tc>
        <w:tc>
          <w:tcPr>
            <w:tcW w:w="903" w:type="dxa"/>
            <w:tcBorders>
              <w:top w:val="single" w:color="8FB6EA" w:sz="5" w:space="0"/>
              <w:bottom w:val="single" w:color="8FB6EA" w:sz="5" w:space="0"/>
            </w:tcBorders>
            <w:shd w:val="clear" w:color="auto" w:fill="FFFFFF" w:themeFill="background1"/>
            <w:tcMar/>
          </w:tcPr>
          <w:p w:rsidRPr="00CC0718" w:rsidR="00C71DC8" w:rsidP="00244814" w:rsidRDefault="00C71DC8" w14:paraId="1AC0B175" w14:textId="77777777">
            <w:pPr>
              <w:rPr>
                <w:color w:val="000000"/>
                <w:spacing w:val="-2"/>
                <w:sz w:val="18"/>
              </w:rPr>
            </w:pPr>
            <w:r w:rsidRPr="00CC0718">
              <w:rPr>
                <w:color w:val="000000"/>
                <w:spacing w:val="-2"/>
                <w:sz w:val="18"/>
              </w:rPr>
              <w:t>No</w:t>
            </w:r>
          </w:p>
        </w:tc>
        <w:tc>
          <w:tcPr>
            <w:tcW w:w="1017" w:type="dxa"/>
            <w:tcBorders>
              <w:top w:val="single" w:color="8FB6EA" w:sz="5" w:space="0"/>
              <w:bottom w:val="single" w:color="8FB6EA" w:sz="5" w:space="0"/>
            </w:tcBorders>
            <w:shd w:val="clear" w:color="auto" w:fill="FFFFFF" w:themeFill="background1"/>
            <w:tcMar/>
          </w:tcPr>
          <w:p w:rsidRPr="00CC0718" w:rsidR="00C71DC8" w:rsidP="00244814" w:rsidRDefault="00C71DC8" w14:paraId="6D64848E" w14:textId="77777777">
            <w:pPr>
              <w:rPr>
                <w:color w:val="000000"/>
                <w:spacing w:val="-2"/>
                <w:sz w:val="18"/>
              </w:rPr>
            </w:pPr>
            <w:r w:rsidRPr="00CC0718">
              <w:rPr>
                <w:color w:val="000000"/>
                <w:spacing w:val="-2"/>
                <w:sz w:val="18"/>
              </w:rPr>
              <w:t>None</w:t>
            </w:r>
          </w:p>
        </w:tc>
      </w:tr>
      <w:tr w:rsidRPr="00CC0718" w:rsidR="00C71DC8" w:rsidTr="3A33D0EC" w14:paraId="6132C6F5" w14:textId="77777777">
        <w:trPr>
          <w:trHeight w:val="329" w:hRule="exact"/>
        </w:trPr>
        <w:tc>
          <w:tcPr>
            <w:tcW w:w="6763" w:type="dxa"/>
            <w:gridSpan w:val="2"/>
            <w:tcBorders>
              <w:top w:val="single" w:color="8FB6EA" w:sz="5" w:space="0"/>
              <w:bottom w:val="single" w:color="8FB6EA" w:sz="5" w:space="0"/>
            </w:tcBorders>
            <w:shd w:val="clear" w:color="auto" w:fill="FFFFFF" w:themeFill="background1"/>
            <w:tcMar/>
          </w:tcPr>
          <w:p w:rsidRPr="00CC0718" w:rsidR="00C71DC8" w:rsidP="00244814" w:rsidRDefault="00C71DC8" w14:paraId="22F0017A" w14:textId="77777777">
            <w:pPr>
              <w:rPr>
                <w:color w:val="000000"/>
                <w:spacing w:val="-2"/>
                <w:sz w:val="18"/>
              </w:rPr>
            </w:pPr>
            <w:r w:rsidRPr="00CC0718">
              <w:rPr>
                <w:color w:val="000000"/>
                <w:spacing w:val="-2"/>
                <w:sz w:val="18"/>
              </w:rPr>
              <w:t>Codes\\AXIAL CODE\\Q2- Role of Student Club\CULTURAL AND DIVERSITY</w:t>
            </w:r>
          </w:p>
        </w:tc>
        <w:tc>
          <w:tcPr>
            <w:tcW w:w="2034" w:type="dxa"/>
            <w:tcBorders>
              <w:top w:val="single" w:color="8FB6EA" w:sz="5" w:space="0"/>
              <w:bottom w:val="single" w:color="8FB6EA" w:sz="5" w:space="0"/>
            </w:tcBorders>
            <w:shd w:val="clear" w:color="auto" w:fill="FFFFFF" w:themeFill="background1"/>
            <w:tcMar/>
          </w:tcPr>
          <w:p w:rsidRPr="00CC0718" w:rsidR="00C71DC8" w:rsidP="00244814" w:rsidRDefault="00C71DC8" w14:paraId="6C756468" w14:textId="77777777">
            <w:pPr>
              <w:rPr>
                <w:color w:val="000000"/>
                <w:spacing w:val="-2"/>
                <w:sz w:val="18"/>
              </w:rPr>
            </w:pPr>
          </w:p>
        </w:tc>
        <w:tc>
          <w:tcPr>
            <w:tcW w:w="903" w:type="dxa"/>
            <w:tcBorders>
              <w:top w:val="single" w:color="8FB6EA" w:sz="5" w:space="0"/>
              <w:bottom w:val="single" w:color="8FB6EA" w:sz="5" w:space="0"/>
            </w:tcBorders>
            <w:shd w:val="clear" w:color="auto" w:fill="FFFFFF" w:themeFill="background1"/>
            <w:tcMar/>
          </w:tcPr>
          <w:p w:rsidRPr="00CC0718" w:rsidR="00C71DC8" w:rsidP="00244814" w:rsidRDefault="00C71DC8" w14:paraId="6E99E7BC" w14:textId="77777777">
            <w:pPr>
              <w:rPr>
                <w:color w:val="000000"/>
                <w:spacing w:val="-2"/>
                <w:sz w:val="18"/>
              </w:rPr>
            </w:pPr>
            <w:r w:rsidRPr="00CC0718">
              <w:rPr>
                <w:color w:val="000000"/>
                <w:spacing w:val="-2"/>
                <w:sz w:val="18"/>
              </w:rPr>
              <w:t>Yes</w:t>
            </w:r>
          </w:p>
        </w:tc>
        <w:tc>
          <w:tcPr>
            <w:tcW w:w="1017" w:type="dxa"/>
            <w:tcBorders>
              <w:top w:val="single" w:color="8FB6EA" w:sz="5" w:space="0"/>
              <w:bottom w:val="single" w:color="8FB6EA" w:sz="5" w:space="0"/>
            </w:tcBorders>
            <w:shd w:val="clear" w:color="auto" w:fill="FFFFFF" w:themeFill="background1"/>
            <w:tcMar/>
          </w:tcPr>
          <w:p w:rsidRPr="00CC0718" w:rsidR="00C71DC8" w:rsidP="00244814" w:rsidRDefault="00C71DC8" w14:paraId="215BFE2D" w14:textId="77777777">
            <w:pPr>
              <w:rPr>
                <w:color w:val="000000"/>
                <w:spacing w:val="-2"/>
                <w:sz w:val="18"/>
              </w:rPr>
            </w:pPr>
            <w:r w:rsidRPr="00CC0718">
              <w:rPr>
                <w:color w:val="000000"/>
                <w:spacing w:val="-2"/>
                <w:sz w:val="18"/>
              </w:rPr>
              <w:t>None</w:t>
            </w:r>
          </w:p>
        </w:tc>
      </w:tr>
      <w:tr w:rsidRPr="00CC0718" w:rsidR="00C71DC8" w:rsidTr="3A33D0EC" w14:paraId="2BB04C56" w14:textId="77777777">
        <w:trPr>
          <w:trHeight w:val="459" w:hRule="exact"/>
        </w:trPr>
        <w:tc>
          <w:tcPr>
            <w:tcW w:w="6763" w:type="dxa"/>
            <w:gridSpan w:val="2"/>
            <w:tcBorders>
              <w:top w:val="single" w:color="8FB6EA" w:sz="5" w:space="0"/>
              <w:bottom w:val="single" w:color="8FB6EA" w:sz="5" w:space="0"/>
            </w:tcBorders>
            <w:shd w:val="clear" w:color="auto" w:fill="FFFFFF" w:themeFill="background1"/>
            <w:tcMar/>
          </w:tcPr>
          <w:p w:rsidRPr="00CC0718" w:rsidR="00C71DC8" w:rsidP="00244814" w:rsidRDefault="00C71DC8" w14:paraId="74079133" w14:textId="77777777">
            <w:pPr>
              <w:rPr>
                <w:color w:val="000000"/>
                <w:spacing w:val="-2"/>
                <w:sz w:val="18"/>
              </w:rPr>
            </w:pPr>
            <w:r w:rsidRPr="00CC0718">
              <w:rPr>
                <w:color w:val="000000"/>
                <w:spacing w:val="-2"/>
                <w:sz w:val="18"/>
              </w:rPr>
              <w:t>Codes\\AXIAL CODE\\Q2- Role of Student Club\CULTURAL AND DIVERSITY\Diversity among students</w:t>
            </w:r>
          </w:p>
        </w:tc>
        <w:tc>
          <w:tcPr>
            <w:tcW w:w="2034" w:type="dxa"/>
            <w:tcBorders>
              <w:top w:val="single" w:color="8FB6EA" w:sz="5" w:space="0"/>
              <w:bottom w:val="single" w:color="8FB6EA" w:sz="5" w:space="0"/>
            </w:tcBorders>
            <w:shd w:val="clear" w:color="auto" w:fill="FFFFFF" w:themeFill="background1"/>
            <w:tcMar/>
          </w:tcPr>
          <w:p w:rsidRPr="00CC0718" w:rsidR="00C71DC8" w:rsidP="00244814" w:rsidRDefault="00C71DC8" w14:paraId="615A3674" w14:textId="77777777">
            <w:pPr>
              <w:rPr>
                <w:color w:val="000000"/>
                <w:spacing w:val="-2"/>
                <w:sz w:val="18"/>
              </w:rPr>
            </w:pPr>
          </w:p>
        </w:tc>
        <w:tc>
          <w:tcPr>
            <w:tcW w:w="903" w:type="dxa"/>
            <w:tcBorders>
              <w:top w:val="single" w:color="8FB6EA" w:sz="5" w:space="0"/>
              <w:bottom w:val="single" w:color="8FB6EA" w:sz="5" w:space="0"/>
            </w:tcBorders>
            <w:shd w:val="clear" w:color="auto" w:fill="FFFFFF" w:themeFill="background1"/>
            <w:tcMar/>
          </w:tcPr>
          <w:p w:rsidRPr="00CC0718" w:rsidR="00C71DC8" w:rsidP="00244814" w:rsidRDefault="00C71DC8" w14:paraId="5CE7F3C1" w14:textId="77777777">
            <w:pPr>
              <w:rPr>
                <w:color w:val="000000"/>
                <w:spacing w:val="-2"/>
                <w:sz w:val="18"/>
              </w:rPr>
            </w:pPr>
            <w:r w:rsidRPr="00CC0718">
              <w:rPr>
                <w:color w:val="000000"/>
                <w:spacing w:val="-2"/>
                <w:sz w:val="18"/>
              </w:rPr>
              <w:t>No</w:t>
            </w:r>
          </w:p>
        </w:tc>
        <w:tc>
          <w:tcPr>
            <w:tcW w:w="1017" w:type="dxa"/>
            <w:tcBorders>
              <w:top w:val="single" w:color="8FB6EA" w:sz="5" w:space="0"/>
              <w:bottom w:val="single" w:color="8FB6EA" w:sz="5" w:space="0"/>
            </w:tcBorders>
            <w:shd w:val="clear" w:color="auto" w:fill="FFFFFF" w:themeFill="background1"/>
            <w:tcMar/>
          </w:tcPr>
          <w:p w:rsidRPr="00CC0718" w:rsidR="00C71DC8" w:rsidP="00244814" w:rsidRDefault="00C71DC8" w14:paraId="497F175E" w14:textId="77777777">
            <w:pPr>
              <w:rPr>
                <w:color w:val="000000"/>
                <w:spacing w:val="-2"/>
                <w:sz w:val="18"/>
              </w:rPr>
            </w:pPr>
            <w:r w:rsidRPr="00CC0718">
              <w:rPr>
                <w:color w:val="000000"/>
                <w:spacing w:val="-2"/>
                <w:sz w:val="18"/>
              </w:rPr>
              <w:t>None</w:t>
            </w:r>
          </w:p>
        </w:tc>
      </w:tr>
      <w:tr w:rsidRPr="00CC0718" w:rsidR="00C71DC8" w:rsidTr="3A33D0EC" w14:paraId="12C9E18C" w14:textId="77777777">
        <w:trPr>
          <w:trHeight w:val="458" w:hRule="exact"/>
        </w:trPr>
        <w:tc>
          <w:tcPr>
            <w:tcW w:w="6763" w:type="dxa"/>
            <w:gridSpan w:val="2"/>
            <w:tcBorders>
              <w:top w:val="single" w:color="8FB6EA" w:sz="5" w:space="0"/>
              <w:bottom w:val="single" w:color="8FB6EA" w:sz="5" w:space="0"/>
            </w:tcBorders>
            <w:shd w:val="clear" w:color="auto" w:fill="FFFFFF" w:themeFill="background1"/>
            <w:tcMar/>
          </w:tcPr>
          <w:p w:rsidRPr="00CC0718" w:rsidR="00C71DC8" w:rsidP="00244814" w:rsidRDefault="00C71DC8" w14:paraId="256D5B42" w14:textId="77777777">
            <w:pPr>
              <w:rPr>
                <w:color w:val="000000"/>
                <w:spacing w:val="-2"/>
                <w:sz w:val="18"/>
              </w:rPr>
            </w:pPr>
            <w:r w:rsidRPr="00CC0718">
              <w:rPr>
                <w:color w:val="000000"/>
                <w:spacing w:val="-2"/>
                <w:sz w:val="18"/>
              </w:rPr>
              <w:t>Codes\\AXIAL CODE\\Q2- Role of Student Club\CULTURAL AND DIVERSITY\Greek life and Identity</w:t>
            </w:r>
          </w:p>
        </w:tc>
        <w:tc>
          <w:tcPr>
            <w:tcW w:w="2034" w:type="dxa"/>
            <w:tcBorders>
              <w:top w:val="single" w:color="8FB6EA" w:sz="5" w:space="0"/>
              <w:bottom w:val="single" w:color="8FB6EA" w:sz="5" w:space="0"/>
            </w:tcBorders>
            <w:shd w:val="clear" w:color="auto" w:fill="FFFFFF" w:themeFill="background1"/>
            <w:tcMar/>
          </w:tcPr>
          <w:p w:rsidRPr="00CC0718" w:rsidR="00C71DC8" w:rsidP="00244814" w:rsidRDefault="00C71DC8" w14:paraId="6F52A88C" w14:textId="77777777">
            <w:pPr>
              <w:rPr>
                <w:color w:val="000000"/>
                <w:spacing w:val="-2"/>
                <w:sz w:val="18"/>
              </w:rPr>
            </w:pPr>
          </w:p>
        </w:tc>
        <w:tc>
          <w:tcPr>
            <w:tcW w:w="903" w:type="dxa"/>
            <w:tcBorders>
              <w:top w:val="single" w:color="8FB6EA" w:sz="5" w:space="0"/>
              <w:bottom w:val="single" w:color="8FB6EA" w:sz="5" w:space="0"/>
            </w:tcBorders>
            <w:shd w:val="clear" w:color="auto" w:fill="FFFFFF" w:themeFill="background1"/>
            <w:tcMar/>
          </w:tcPr>
          <w:p w:rsidRPr="00CC0718" w:rsidR="00C71DC8" w:rsidP="00244814" w:rsidRDefault="00C71DC8" w14:paraId="5118FE31" w14:textId="77777777">
            <w:pPr>
              <w:rPr>
                <w:color w:val="000000"/>
                <w:spacing w:val="-2"/>
                <w:sz w:val="18"/>
              </w:rPr>
            </w:pPr>
            <w:r w:rsidRPr="00CC0718">
              <w:rPr>
                <w:color w:val="000000"/>
                <w:spacing w:val="-2"/>
                <w:sz w:val="18"/>
              </w:rPr>
              <w:t>No</w:t>
            </w:r>
          </w:p>
        </w:tc>
        <w:tc>
          <w:tcPr>
            <w:tcW w:w="1017" w:type="dxa"/>
            <w:tcBorders>
              <w:top w:val="single" w:color="8FB6EA" w:sz="5" w:space="0"/>
              <w:bottom w:val="single" w:color="8FB6EA" w:sz="5" w:space="0"/>
            </w:tcBorders>
            <w:shd w:val="clear" w:color="auto" w:fill="FFFFFF" w:themeFill="background1"/>
            <w:tcMar/>
          </w:tcPr>
          <w:p w:rsidRPr="00CC0718" w:rsidR="00C71DC8" w:rsidP="00244814" w:rsidRDefault="00C71DC8" w14:paraId="46DC76E4" w14:textId="77777777">
            <w:pPr>
              <w:rPr>
                <w:color w:val="000000"/>
                <w:spacing w:val="-2"/>
                <w:sz w:val="18"/>
              </w:rPr>
            </w:pPr>
            <w:r w:rsidRPr="00CC0718">
              <w:rPr>
                <w:color w:val="000000"/>
                <w:spacing w:val="-2"/>
                <w:sz w:val="18"/>
              </w:rPr>
              <w:t>None</w:t>
            </w:r>
          </w:p>
        </w:tc>
      </w:tr>
      <w:tr w:rsidRPr="00CC0718" w:rsidR="00C71DC8" w:rsidTr="3A33D0EC" w14:paraId="41F475B8" w14:textId="77777777">
        <w:trPr>
          <w:trHeight w:val="459" w:hRule="exact"/>
        </w:trPr>
        <w:tc>
          <w:tcPr>
            <w:tcW w:w="6763" w:type="dxa"/>
            <w:gridSpan w:val="2"/>
            <w:tcBorders>
              <w:top w:val="single" w:color="8FB6EA" w:sz="5" w:space="0"/>
              <w:bottom w:val="single" w:color="8FB6EA" w:sz="5" w:space="0"/>
            </w:tcBorders>
            <w:shd w:val="clear" w:color="auto" w:fill="FFFFFF" w:themeFill="background1"/>
            <w:tcMar/>
          </w:tcPr>
          <w:p w:rsidRPr="00CC0718" w:rsidR="00C71DC8" w:rsidP="00244814" w:rsidRDefault="00C71DC8" w14:paraId="65DE6DBB" w14:textId="77777777">
            <w:pPr>
              <w:rPr>
                <w:color w:val="000000"/>
                <w:spacing w:val="-2"/>
                <w:sz w:val="18"/>
              </w:rPr>
            </w:pPr>
            <w:r w:rsidRPr="00CC0718">
              <w:rPr>
                <w:color w:val="000000"/>
                <w:spacing w:val="-2"/>
                <w:sz w:val="18"/>
              </w:rPr>
              <w:t>Codes\\AXIAL CODE\\Q2- Role of Student Club\CULTURAL AND DIVERSITY\learn about other cultures as well.</w:t>
            </w:r>
          </w:p>
        </w:tc>
        <w:tc>
          <w:tcPr>
            <w:tcW w:w="2034" w:type="dxa"/>
            <w:tcBorders>
              <w:top w:val="single" w:color="8FB6EA" w:sz="5" w:space="0"/>
              <w:bottom w:val="single" w:color="8FB6EA" w:sz="5" w:space="0"/>
            </w:tcBorders>
            <w:shd w:val="clear" w:color="auto" w:fill="FFFFFF" w:themeFill="background1"/>
            <w:tcMar/>
          </w:tcPr>
          <w:p w:rsidRPr="00CC0718" w:rsidR="00C71DC8" w:rsidP="00244814" w:rsidRDefault="00C71DC8" w14:paraId="21248FC7" w14:textId="77777777">
            <w:pPr>
              <w:rPr>
                <w:color w:val="000000"/>
                <w:spacing w:val="-2"/>
                <w:sz w:val="18"/>
              </w:rPr>
            </w:pPr>
          </w:p>
        </w:tc>
        <w:tc>
          <w:tcPr>
            <w:tcW w:w="903" w:type="dxa"/>
            <w:tcBorders>
              <w:top w:val="single" w:color="8FB6EA" w:sz="5" w:space="0"/>
              <w:bottom w:val="single" w:color="8FB6EA" w:sz="5" w:space="0"/>
            </w:tcBorders>
            <w:shd w:val="clear" w:color="auto" w:fill="FFFFFF" w:themeFill="background1"/>
            <w:tcMar/>
          </w:tcPr>
          <w:p w:rsidRPr="00CC0718" w:rsidR="00C71DC8" w:rsidP="00244814" w:rsidRDefault="00C71DC8" w14:paraId="12AC8DE7" w14:textId="77777777">
            <w:pPr>
              <w:rPr>
                <w:color w:val="000000"/>
                <w:spacing w:val="-2"/>
                <w:sz w:val="18"/>
              </w:rPr>
            </w:pPr>
            <w:r w:rsidRPr="00CC0718">
              <w:rPr>
                <w:color w:val="000000"/>
                <w:spacing w:val="-2"/>
                <w:sz w:val="18"/>
              </w:rPr>
              <w:t>No</w:t>
            </w:r>
          </w:p>
        </w:tc>
        <w:tc>
          <w:tcPr>
            <w:tcW w:w="1017" w:type="dxa"/>
            <w:tcBorders>
              <w:top w:val="single" w:color="8FB6EA" w:sz="5" w:space="0"/>
              <w:bottom w:val="single" w:color="8FB6EA" w:sz="5" w:space="0"/>
            </w:tcBorders>
            <w:shd w:val="clear" w:color="auto" w:fill="FFFFFF" w:themeFill="background1"/>
            <w:tcMar/>
          </w:tcPr>
          <w:p w:rsidRPr="00CC0718" w:rsidR="00C71DC8" w:rsidP="00244814" w:rsidRDefault="00C71DC8" w14:paraId="00CC8AC6" w14:textId="77777777">
            <w:pPr>
              <w:rPr>
                <w:color w:val="000000"/>
                <w:spacing w:val="-2"/>
                <w:sz w:val="18"/>
              </w:rPr>
            </w:pPr>
            <w:r w:rsidRPr="00CC0718">
              <w:rPr>
                <w:color w:val="000000"/>
                <w:spacing w:val="-2"/>
                <w:sz w:val="18"/>
              </w:rPr>
              <w:t>None</w:t>
            </w:r>
          </w:p>
        </w:tc>
      </w:tr>
      <w:tr w:rsidRPr="00CC0718" w:rsidR="00C71DC8" w:rsidTr="3A33D0EC" w14:paraId="32BB4BE8" w14:textId="77777777">
        <w:trPr>
          <w:trHeight w:val="344" w:hRule="exact"/>
        </w:trPr>
        <w:tc>
          <w:tcPr>
            <w:tcW w:w="6763" w:type="dxa"/>
            <w:gridSpan w:val="2"/>
            <w:tcBorders>
              <w:top w:val="single" w:color="8FB6EA" w:sz="5" w:space="0"/>
              <w:bottom w:val="single" w:color="8FB6EA" w:sz="5" w:space="0"/>
            </w:tcBorders>
            <w:shd w:val="clear" w:color="auto" w:fill="FFFFFF" w:themeFill="background1"/>
            <w:tcMar/>
          </w:tcPr>
          <w:p w:rsidRPr="00CC0718" w:rsidR="00C71DC8" w:rsidP="00244814" w:rsidRDefault="00C71DC8" w14:paraId="5A54D8A1" w14:textId="77777777">
            <w:pPr>
              <w:rPr>
                <w:color w:val="000000"/>
                <w:spacing w:val="-2"/>
                <w:sz w:val="18"/>
              </w:rPr>
            </w:pPr>
            <w:r w:rsidRPr="00CC0718">
              <w:rPr>
                <w:color w:val="000000"/>
                <w:spacing w:val="-2"/>
                <w:sz w:val="18"/>
              </w:rPr>
              <w:t>Codes\\AXIAL CODE\\Q2- Role of Student Club\GRADUATE STUDENT REPRESENTATION</w:t>
            </w:r>
          </w:p>
        </w:tc>
        <w:tc>
          <w:tcPr>
            <w:tcW w:w="2034" w:type="dxa"/>
            <w:tcBorders>
              <w:top w:val="single" w:color="8FB6EA" w:sz="5" w:space="0"/>
              <w:bottom w:val="single" w:color="8FB6EA" w:sz="5" w:space="0"/>
            </w:tcBorders>
            <w:shd w:val="clear" w:color="auto" w:fill="FFFFFF" w:themeFill="background1"/>
            <w:tcMar/>
          </w:tcPr>
          <w:p w:rsidRPr="00CC0718" w:rsidR="00C71DC8" w:rsidP="00244814" w:rsidRDefault="00C71DC8" w14:paraId="0407740E" w14:textId="77777777">
            <w:pPr>
              <w:rPr>
                <w:color w:val="000000"/>
                <w:spacing w:val="-2"/>
                <w:sz w:val="18"/>
              </w:rPr>
            </w:pPr>
          </w:p>
        </w:tc>
        <w:tc>
          <w:tcPr>
            <w:tcW w:w="903" w:type="dxa"/>
            <w:tcBorders>
              <w:top w:val="single" w:color="8FB6EA" w:sz="5" w:space="0"/>
              <w:bottom w:val="single" w:color="8FB6EA" w:sz="5" w:space="0"/>
            </w:tcBorders>
            <w:shd w:val="clear" w:color="auto" w:fill="FFFFFF" w:themeFill="background1"/>
            <w:tcMar/>
          </w:tcPr>
          <w:p w:rsidRPr="00CC0718" w:rsidR="00C71DC8" w:rsidP="00244814" w:rsidRDefault="00C71DC8" w14:paraId="2CFBEF37" w14:textId="77777777">
            <w:pPr>
              <w:rPr>
                <w:color w:val="000000"/>
                <w:spacing w:val="-2"/>
                <w:sz w:val="18"/>
              </w:rPr>
            </w:pPr>
            <w:r w:rsidRPr="00CC0718">
              <w:rPr>
                <w:color w:val="000000"/>
                <w:spacing w:val="-2"/>
                <w:sz w:val="18"/>
              </w:rPr>
              <w:t>Yes</w:t>
            </w:r>
          </w:p>
        </w:tc>
        <w:tc>
          <w:tcPr>
            <w:tcW w:w="1017" w:type="dxa"/>
            <w:tcBorders>
              <w:top w:val="single" w:color="8FB6EA" w:sz="5" w:space="0"/>
              <w:bottom w:val="single" w:color="8FB6EA" w:sz="5" w:space="0"/>
            </w:tcBorders>
            <w:shd w:val="clear" w:color="auto" w:fill="FFFFFF" w:themeFill="background1"/>
            <w:tcMar/>
          </w:tcPr>
          <w:p w:rsidRPr="00CC0718" w:rsidR="00C71DC8" w:rsidP="00244814" w:rsidRDefault="00C71DC8" w14:paraId="5814D850" w14:textId="77777777">
            <w:pPr>
              <w:rPr>
                <w:color w:val="000000"/>
                <w:spacing w:val="-2"/>
                <w:sz w:val="18"/>
              </w:rPr>
            </w:pPr>
            <w:r w:rsidRPr="00CC0718">
              <w:rPr>
                <w:color w:val="000000"/>
                <w:spacing w:val="-2"/>
                <w:sz w:val="18"/>
              </w:rPr>
              <w:t>None</w:t>
            </w:r>
          </w:p>
        </w:tc>
      </w:tr>
      <w:tr w:rsidRPr="00CC0718" w:rsidR="00C71DC8" w:rsidTr="3A33D0EC" w14:paraId="5ABD309A" w14:textId="77777777">
        <w:trPr>
          <w:trHeight w:val="458" w:hRule="exact"/>
        </w:trPr>
        <w:tc>
          <w:tcPr>
            <w:tcW w:w="6763" w:type="dxa"/>
            <w:gridSpan w:val="2"/>
            <w:tcBorders>
              <w:top w:val="single" w:color="8FB6EA" w:sz="5" w:space="0"/>
              <w:bottom w:val="single" w:color="8FB6EA" w:sz="5" w:space="0"/>
            </w:tcBorders>
            <w:shd w:val="clear" w:color="auto" w:fill="FFFFFF" w:themeFill="background1"/>
            <w:tcMar/>
          </w:tcPr>
          <w:p w:rsidRPr="00CC0718" w:rsidR="00C71DC8" w:rsidP="3A33D0EC" w:rsidRDefault="00C71DC8" w14:paraId="565BCAC3" w14:textId="77777777">
            <w:pPr>
              <w:rPr>
                <w:color w:val="000000"/>
                <w:spacing w:val="-2"/>
                <w:sz w:val="18"/>
                <w:szCs w:val="18"/>
                <w:lang w:val="en-US"/>
              </w:rPr>
            </w:pPr>
            <w:r w:rsidRPr="3A33D0EC" w:rsidR="00C71DC8">
              <w:rPr>
                <w:color w:val="000000"/>
                <w:spacing w:val="-2"/>
                <w:sz w:val="18"/>
                <w:szCs w:val="18"/>
                <w:lang w:val="en-US"/>
              </w:rPr>
              <w:t>Codes\\AXIAL CODE\\Q2- Role of Student Club\GRADUATE STUDENT REPRESENTATION\Facilitate Graduate Student Event</w:t>
            </w:r>
          </w:p>
        </w:tc>
        <w:tc>
          <w:tcPr>
            <w:tcW w:w="2034" w:type="dxa"/>
            <w:tcBorders>
              <w:top w:val="single" w:color="8FB6EA" w:sz="5" w:space="0"/>
              <w:bottom w:val="single" w:color="8FB6EA" w:sz="5" w:space="0"/>
            </w:tcBorders>
            <w:shd w:val="clear" w:color="auto" w:fill="FFFFFF" w:themeFill="background1"/>
            <w:tcMar/>
          </w:tcPr>
          <w:p w:rsidRPr="00CC0718" w:rsidR="00C71DC8" w:rsidP="00244814" w:rsidRDefault="00C71DC8" w14:paraId="1A7E7F9F" w14:textId="77777777">
            <w:pPr>
              <w:rPr>
                <w:color w:val="000000"/>
                <w:spacing w:val="-2"/>
                <w:sz w:val="18"/>
              </w:rPr>
            </w:pPr>
          </w:p>
        </w:tc>
        <w:tc>
          <w:tcPr>
            <w:tcW w:w="903" w:type="dxa"/>
            <w:tcBorders>
              <w:top w:val="single" w:color="8FB6EA" w:sz="5" w:space="0"/>
              <w:bottom w:val="single" w:color="8FB6EA" w:sz="5" w:space="0"/>
            </w:tcBorders>
            <w:shd w:val="clear" w:color="auto" w:fill="FFFFFF" w:themeFill="background1"/>
            <w:tcMar/>
          </w:tcPr>
          <w:p w:rsidRPr="00CC0718" w:rsidR="00C71DC8" w:rsidP="00244814" w:rsidRDefault="00C71DC8" w14:paraId="01F2B601" w14:textId="77777777">
            <w:pPr>
              <w:rPr>
                <w:color w:val="000000"/>
                <w:spacing w:val="-2"/>
                <w:sz w:val="18"/>
              </w:rPr>
            </w:pPr>
            <w:r w:rsidRPr="00CC0718">
              <w:rPr>
                <w:color w:val="000000"/>
                <w:spacing w:val="-2"/>
                <w:sz w:val="18"/>
              </w:rPr>
              <w:t>Yes</w:t>
            </w:r>
          </w:p>
        </w:tc>
        <w:tc>
          <w:tcPr>
            <w:tcW w:w="1017" w:type="dxa"/>
            <w:tcBorders>
              <w:top w:val="single" w:color="8FB6EA" w:sz="5" w:space="0"/>
              <w:bottom w:val="single" w:color="8FB6EA" w:sz="5" w:space="0"/>
            </w:tcBorders>
            <w:shd w:val="clear" w:color="auto" w:fill="FFFFFF" w:themeFill="background1"/>
            <w:tcMar/>
          </w:tcPr>
          <w:p w:rsidRPr="00CC0718" w:rsidR="00C71DC8" w:rsidP="00244814" w:rsidRDefault="00C71DC8" w14:paraId="573D0387" w14:textId="77777777">
            <w:pPr>
              <w:rPr>
                <w:color w:val="000000"/>
                <w:spacing w:val="-2"/>
                <w:sz w:val="18"/>
              </w:rPr>
            </w:pPr>
            <w:r w:rsidRPr="00CC0718">
              <w:rPr>
                <w:color w:val="000000"/>
                <w:spacing w:val="-2"/>
                <w:sz w:val="18"/>
              </w:rPr>
              <w:t>None</w:t>
            </w:r>
          </w:p>
        </w:tc>
      </w:tr>
      <w:tr w:rsidRPr="00CC0718" w:rsidR="00C71DC8" w:rsidTr="3A33D0EC" w14:paraId="44604A9E" w14:textId="77777777">
        <w:trPr>
          <w:trHeight w:val="444" w:hRule="exact"/>
        </w:trPr>
        <w:tc>
          <w:tcPr>
            <w:tcW w:w="6763" w:type="dxa"/>
            <w:gridSpan w:val="2"/>
            <w:tcBorders>
              <w:top w:val="single" w:color="8FB6EA" w:sz="5" w:space="0"/>
              <w:bottom w:val="single" w:color="8FB6EA" w:sz="5" w:space="0"/>
            </w:tcBorders>
            <w:shd w:val="clear" w:color="auto" w:fill="FFFFFF" w:themeFill="background1"/>
            <w:tcMar/>
          </w:tcPr>
          <w:p w:rsidRPr="00CC0718" w:rsidR="00C71DC8" w:rsidP="00244814" w:rsidRDefault="00C71DC8" w14:paraId="26FE7DA1" w14:textId="77777777">
            <w:pPr>
              <w:rPr>
                <w:color w:val="000000"/>
                <w:spacing w:val="-2"/>
                <w:sz w:val="18"/>
              </w:rPr>
            </w:pPr>
            <w:r w:rsidRPr="00CC0718">
              <w:rPr>
                <w:color w:val="000000"/>
                <w:spacing w:val="-2"/>
                <w:sz w:val="18"/>
              </w:rPr>
              <w:t>Codes\\AXIAL CODE\\Q2- Role of Student Club\GRADUATE STUDENT REPRESENTATION\Graduate Student Body</w:t>
            </w:r>
          </w:p>
        </w:tc>
        <w:tc>
          <w:tcPr>
            <w:tcW w:w="2034" w:type="dxa"/>
            <w:tcBorders>
              <w:top w:val="single" w:color="8FB6EA" w:sz="5" w:space="0"/>
              <w:bottom w:val="single" w:color="8FB6EA" w:sz="5" w:space="0"/>
            </w:tcBorders>
            <w:shd w:val="clear" w:color="auto" w:fill="FFFFFF" w:themeFill="background1"/>
            <w:tcMar/>
          </w:tcPr>
          <w:p w:rsidRPr="00CC0718" w:rsidR="00C71DC8" w:rsidP="00244814" w:rsidRDefault="00C71DC8" w14:paraId="0C2662BB" w14:textId="77777777">
            <w:pPr>
              <w:rPr>
                <w:color w:val="000000"/>
                <w:spacing w:val="-2"/>
                <w:sz w:val="18"/>
              </w:rPr>
            </w:pPr>
          </w:p>
        </w:tc>
        <w:tc>
          <w:tcPr>
            <w:tcW w:w="903" w:type="dxa"/>
            <w:tcBorders>
              <w:top w:val="single" w:color="8FB6EA" w:sz="5" w:space="0"/>
              <w:bottom w:val="single" w:color="8FB6EA" w:sz="5" w:space="0"/>
            </w:tcBorders>
            <w:shd w:val="clear" w:color="auto" w:fill="FFFFFF" w:themeFill="background1"/>
            <w:tcMar/>
          </w:tcPr>
          <w:p w:rsidRPr="00CC0718" w:rsidR="00C71DC8" w:rsidP="00244814" w:rsidRDefault="00C71DC8" w14:paraId="37A66039" w14:textId="77777777">
            <w:pPr>
              <w:rPr>
                <w:color w:val="000000"/>
                <w:spacing w:val="-2"/>
                <w:sz w:val="18"/>
              </w:rPr>
            </w:pPr>
            <w:r w:rsidRPr="00CC0718">
              <w:rPr>
                <w:color w:val="000000"/>
                <w:spacing w:val="-2"/>
                <w:sz w:val="18"/>
              </w:rPr>
              <w:t>Yes</w:t>
            </w:r>
          </w:p>
        </w:tc>
        <w:tc>
          <w:tcPr>
            <w:tcW w:w="1017" w:type="dxa"/>
            <w:tcBorders>
              <w:top w:val="single" w:color="8FB6EA" w:sz="5" w:space="0"/>
              <w:bottom w:val="single" w:color="8FB6EA" w:sz="5" w:space="0"/>
            </w:tcBorders>
            <w:shd w:val="clear" w:color="auto" w:fill="FFFFFF" w:themeFill="background1"/>
            <w:tcMar/>
          </w:tcPr>
          <w:p w:rsidRPr="00CC0718" w:rsidR="00C71DC8" w:rsidP="00244814" w:rsidRDefault="00C71DC8" w14:paraId="04C63EB5" w14:textId="77777777">
            <w:pPr>
              <w:rPr>
                <w:color w:val="000000"/>
                <w:spacing w:val="-2"/>
                <w:sz w:val="18"/>
              </w:rPr>
            </w:pPr>
            <w:r w:rsidRPr="00CC0718">
              <w:rPr>
                <w:color w:val="000000"/>
                <w:spacing w:val="-2"/>
                <w:sz w:val="18"/>
              </w:rPr>
              <w:t>None</w:t>
            </w:r>
          </w:p>
        </w:tc>
      </w:tr>
      <w:tr w:rsidRPr="00CC0718" w:rsidR="00C71DC8" w:rsidTr="3A33D0EC" w14:paraId="674AEDDE" w14:textId="77777777">
        <w:trPr>
          <w:trHeight w:val="344" w:hRule="exact"/>
        </w:trPr>
        <w:tc>
          <w:tcPr>
            <w:tcW w:w="6763" w:type="dxa"/>
            <w:gridSpan w:val="2"/>
            <w:tcBorders>
              <w:top w:val="single" w:color="8FB6EA" w:sz="5" w:space="0"/>
              <w:bottom w:val="single" w:color="8FB6EA" w:sz="5" w:space="0"/>
            </w:tcBorders>
            <w:shd w:val="clear" w:color="auto" w:fill="FFFFFF" w:themeFill="background1"/>
            <w:tcMar/>
          </w:tcPr>
          <w:p w:rsidRPr="00CC0718" w:rsidR="00C71DC8" w:rsidP="00244814" w:rsidRDefault="00C71DC8" w14:paraId="3D1B7753" w14:textId="77777777">
            <w:pPr>
              <w:rPr>
                <w:color w:val="000000"/>
                <w:spacing w:val="-2"/>
                <w:sz w:val="18"/>
              </w:rPr>
            </w:pPr>
            <w:r w:rsidRPr="00CC0718">
              <w:rPr>
                <w:color w:val="000000"/>
                <w:spacing w:val="-2"/>
                <w:sz w:val="18"/>
              </w:rPr>
              <w:t>Codes\\AXIAL CODE\\Q2- Role of Student Club\SKILL DEVELOPMENT</w:t>
            </w:r>
          </w:p>
        </w:tc>
        <w:tc>
          <w:tcPr>
            <w:tcW w:w="2034" w:type="dxa"/>
            <w:tcBorders>
              <w:top w:val="single" w:color="8FB6EA" w:sz="5" w:space="0"/>
              <w:bottom w:val="single" w:color="8FB6EA" w:sz="5" w:space="0"/>
            </w:tcBorders>
            <w:shd w:val="clear" w:color="auto" w:fill="FFFFFF" w:themeFill="background1"/>
            <w:tcMar/>
          </w:tcPr>
          <w:p w:rsidRPr="00CC0718" w:rsidR="00C71DC8" w:rsidP="00244814" w:rsidRDefault="00C71DC8" w14:paraId="61BD8284" w14:textId="77777777">
            <w:pPr>
              <w:rPr>
                <w:color w:val="000000"/>
                <w:spacing w:val="-2"/>
                <w:sz w:val="18"/>
              </w:rPr>
            </w:pPr>
          </w:p>
        </w:tc>
        <w:tc>
          <w:tcPr>
            <w:tcW w:w="903" w:type="dxa"/>
            <w:tcBorders>
              <w:top w:val="single" w:color="8FB6EA" w:sz="5" w:space="0"/>
              <w:bottom w:val="single" w:color="8FB6EA" w:sz="5" w:space="0"/>
            </w:tcBorders>
            <w:shd w:val="clear" w:color="auto" w:fill="FFFFFF" w:themeFill="background1"/>
            <w:tcMar/>
          </w:tcPr>
          <w:p w:rsidRPr="00CC0718" w:rsidR="00C71DC8" w:rsidP="00244814" w:rsidRDefault="00C71DC8" w14:paraId="3E44FA37" w14:textId="77777777">
            <w:pPr>
              <w:rPr>
                <w:color w:val="000000"/>
                <w:spacing w:val="-2"/>
                <w:sz w:val="18"/>
              </w:rPr>
            </w:pPr>
            <w:r w:rsidRPr="00CC0718">
              <w:rPr>
                <w:color w:val="000000"/>
                <w:spacing w:val="-2"/>
                <w:sz w:val="18"/>
              </w:rPr>
              <w:t>Yes</w:t>
            </w:r>
          </w:p>
        </w:tc>
        <w:tc>
          <w:tcPr>
            <w:tcW w:w="1017" w:type="dxa"/>
            <w:tcBorders>
              <w:top w:val="single" w:color="8FB6EA" w:sz="5" w:space="0"/>
              <w:bottom w:val="single" w:color="8FB6EA" w:sz="5" w:space="0"/>
            </w:tcBorders>
            <w:shd w:val="clear" w:color="auto" w:fill="FFFFFF" w:themeFill="background1"/>
            <w:tcMar/>
          </w:tcPr>
          <w:p w:rsidRPr="00CC0718" w:rsidR="00C71DC8" w:rsidP="00244814" w:rsidRDefault="00C71DC8" w14:paraId="773FD7E9" w14:textId="77777777">
            <w:pPr>
              <w:rPr>
                <w:color w:val="000000"/>
                <w:spacing w:val="-2"/>
                <w:sz w:val="18"/>
              </w:rPr>
            </w:pPr>
            <w:r w:rsidRPr="00CC0718">
              <w:rPr>
                <w:color w:val="000000"/>
                <w:spacing w:val="-2"/>
                <w:sz w:val="18"/>
              </w:rPr>
              <w:t>None</w:t>
            </w:r>
          </w:p>
        </w:tc>
      </w:tr>
      <w:tr w:rsidRPr="00CC0718" w:rsidR="00C71DC8" w:rsidTr="3A33D0EC" w14:paraId="2F66F035" w14:textId="77777777">
        <w:trPr>
          <w:trHeight w:val="459" w:hRule="exact"/>
        </w:trPr>
        <w:tc>
          <w:tcPr>
            <w:tcW w:w="6763" w:type="dxa"/>
            <w:gridSpan w:val="2"/>
            <w:tcBorders>
              <w:top w:val="single" w:color="8FB6EA" w:sz="5" w:space="0"/>
              <w:bottom w:val="single" w:color="8FB6EA" w:sz="5" w:space="0"/>
            </w:tcBorders>
            <w:shd w:val="clear" w:color="auto" w:fill="FFFFFF" w:themeFill="background1"/>
            <w:tcMar/>
          </w:tcPr>
          <w:p w:rsidRPr="00CC0718" w:rsidR="00C71DC8" w:rsidP="3A33D0EC" w:rsidRDefault="00C71DC8" w14:paraId="409450F7" w14:textId="77777777">
            <w:pPr>
              <w:rPr>
                <w:color w:val="000000"/>
                <w:spacing w:val="-2"/>
                <w:sz w:val="18"/>
                <w:szCs w:val="18"/>
                <w:lang w:val="en-US"/>
              </w:rPr>
            </w:pPr>
            <w:r w:rsidRPr="3A33D0EC" w:rsidR="00C71DC8">
              <w:rPr>
                <w:color w:val="000000"/>
                <w:spacing w:val="-2"/>
                <w:sz w:val="18"/>
                <w:szCs w:val="18"/>
                <w:lang w:val="en-US"/>
              </w:rPr>
              <w:t>Codes\\AXIAL CODE\\Q2- Role of Student Club\SKILL DEVELOPMENT\</w:t>
            </w:r>
            <w:r w:rsidRPr="3A33D0EC" w:rsidR="00C71DC8">
              <w:rPr>
                <w:color w:val="000000"/>
                <w:spacing w:val="-2"/>
                <w:sz w:val="18"/>
                <w:szCs w:val="18"/>
                <w:lang w:val="en-US"/>
              </w:rPr>
              <w:t>Dancee</w:t>
            </w:r>
            <w:r w:rsidRPr="3A33D0EC" w:rsidR="00C71DC8">
              <w:rPr>
                <w:color w:val="000000"/>
                <w:spacing w:val="-2"/>
                <w:sz w:val="18"/>
                <w:szCs w:val="18"/>
                <w:lang w:val="en-US"/>
              </w:rPr>
              <w:t xml:space="preserve"> and Creative Outlet</w:t>
            </w:r>
          </w:p>
        </w:tc>
        <w:tc>
          <w:tcPr>
            <w:tcW w:w="2034" w:type="dxa"/>
            <w:tcBorders>
              <w:top w:val="single" w:color="8FB6EA" w:sz="5" w:space="0"/>
              <w:bottom w:val="single" w:color="8FB6EA" w:sz="5" w:space="0"/>
            </w:tcBorders>
            <w:shd w:val="clear" w:color="auto" w:fill="FFFFFF" w:themeFill="background1"/>
            <w:tcMar/>
          </w:tcPr>
          <w:p w:rsidRPr="00CC0718" w:rsidR="00C71DC8" w:rsidP="00244814" w:rsidRDefault="00C71DC8" w14:paraId="14F2DC1D" w14:textId="77777777">
            <w:pPr>
              <w:rPr>
                <w:color w:val="000000"/>
                <w:spacing w:val="-2"/>
                <w:sz w:val="18"/>
              </w:rPr>
            </w:pPr>
          </w:p>
        </w:tc>
        <w:tc>
          <w:tcPr>
            <w:tcW w:w="903" w:type="dxa"/>
            <w:tcBorders>
              <w:top w:val="single" w:color="8FB6EA" w:sz="5" w:space="0"/>
              <w:bottom w:val="single" w:color="8FB6EA" w:sz="5" w:space="0"/>
            </w:tcBorders>
            <w:shd w:val="clear" w:color="auto" w:fill="FFFFFF" w:themeFill="background1"/>
            <w:tcMar/>
          </w:tcPr>
          <w:p w:rsidRPr="00CC0718" w:rsidR="00C71DC8" w:rsidP="00244814" w:rsidRDefault="00C71DC8" w14:paraId="43F309D8" w14:textId="77777777">
            <w:pPr>
              <w:rPr>
                <w:color w:val="000000"/>
                <w:spacing w:val="-2"/>
                <w:sz w:val="18"/>
              </w:rPr>
            </w:pPr>
            <w:r w:rsidRPr="00CC0718">
              <w:rPr>
                <w:color w:val="000000"/>
                <w:spacing w:val="-2"/>
                <w:sz w:val="18"/>
              </w:rPr>
              <w:t>No</w:t>
            </w:r>
          </w:p>
        </w:tc>
        <w:tc>
          <w:tcPr>
            <w:tcW w:w="1017" w:type="dxa"/>
            <w:tcBorders>
              <w:top w:val="single" w:color="8FB6EA" w:sz="5" w:space="0"/>
              <w:bottom w:val="single" w:color="8FB6EA" w:sz="5" w:space="0"/>
            </w:tcBorders>
            <w:shd w:val="clear" w:color="auto" w:fill="FFFFFF" w:themeFill="background1"/>
            <w:tcMar/>
          </w:tcPr>
          <w:p w:rsidRPr="00CC0718" w:rsidR="00C71DC8" w:rsidP="00244814" w:rsidRDefault="00C71DC8" w14:paraId="5DCD7DFB" w14:textId="77777777">
            <w:pPr>
              <w:rPr>
                <w:color w:val="000000"/>
                <w:spacing w:val="-2"/>
                <w:sz w:val="18"/>
              </w:rPr>
            </w:pPr>
            <w:r w:rsidRPr="00CC0718">
              <w:rPr>
                <w:color w:val="000000"/>
                <w:spacing w:val="-2"/>
                <w:sz w:val="18"/>
              </w:rPr>
              <w:t>None</w:t>
            </w:r>
          </w:p>
        </w:tc>
      </w:tr>
      <w:tr w:rsidRPr="00CC0718" w:rsidR="00C71DC8" w:rsidTr="3A33D0EC" w14:paraId="2C7A365A" w14:textId="77777777">
        <w:trPr>
          <w:trHeight w:val="458" w:hRule="exact"/>
        </w:trPr>
        <w:tc>
          <w:tcPr>
            <w:tcW w:w="6763" w:type="dxa"/>
            <w:gridSpan w:val="2"/>
            <w:tcBorders>
              <w:top w:val="single" w:color="8FB6EA" w:sz="5" w:space="0"/>
              <w:bottom w:val="single" w:color="8FB6EA" w:sz="5" w:space="0"/>
            </w:tcBorders>
            <w:shd w:val="clear" w:color="auto" w:fill="FFFFFF" w:themeFill="background1"/>
            <w:tcMar/>
          </w:tcPr>
          <w:p w:rsidRPr="00CC0718" w:rsidR="00C71DC8" w:rsidP="00244814" w:rsidRDefault="00C71DC8" w14:paraId="1B19FBEB" w14:textId="77777777">
            <w:pPr>
              <w:rPr>
                <w:color w:val="000000"/>
                <w:spacing w:val="-2"/>
                <w:sz w:val="18"/>
              </w:rPr>
            </w:pPr>
            <w:r w:rsidRPr="00CC0718">
              <w:rPr>
                <w:color w:val="000000"/>
                <w:spacing w:val="-2"/>
                <w:sz w:val="18"/>
              </w:rPr>
              <w:t>Codes\\AXIAL CODE\\Q2- Role of Student Club\SKILL DEVELOPMENT\Enhanced Learning Experience</w:t>
            </w:r>
          </w:p>
        </w:tc>
        <w:tc>
          <w:tcPr>
            <w:tcW w:w="2034" w:type="dxa"/>
            <w:tcBorders>
              <w:top w:val="single" w:color="8FB6EA" w:sz="5" w:space="0"/>
              <w:bottom w:val="single" w:color="8FB6EA" w:sz="5" w:space="0"/>
            </w:tcBorders>
            <w:shd w:val="clear" w:color="auto" w:fill="FFFFFF" w:themeFill="background1"/>
            <w:tcMar/>
          </w:tcPr>
          <w:p w:rsidRPr="00CC0718" w:rsidR="00C71DC8" w:rsidP="00244814" w:rsidRDefault="00C71DC8" w14:paraId="4EE237F8" w14:textId="77777777">
            <w:pPr>
              <w:rPr>
                <w:color w:val="000000"/>
                <w:spacing w:val="-2"/>
                <w:sz w:val="18"/>
              </w:rPr>
            </w:pPr>
          </w:p>
        </w:tc>
        <w:tc>
          <w:tcPr>
            <w:tcW w:w="903" w:type="dxa"/>
            <w:tcBorders>
              <w:top w:val="single" w:color="8FB6EA" w:sz="5" w:space="0"/>
              <w:bottom w:val="single" w:color="8FB6EA" w:sz="5" w:space="0"/>
            </w:tcBorders>
            <w:shd w:val="clear" w:color="auto" w:fill="FFFFFF" w:themeFill="background1"/>
            <w:tcMar/>
          </w:tcPr>
          <w:p w:rsidRPr="00CC0718" w:rsidR="00C71DC8" w:rsidP="00244814" w:rsidRDefault="00C71DC8" w14:paraId="5789F784" w14:textId="77777777">
            <w:pPr>
              <w:rPr>
                <w:color w:val="000000"/>
                <w:spacing w:val="-2"/>
                <w:sz w:val="18"/>
              </w:rPr>
            </w:pPr>
            <w:r w:rsidRPr="00CC0718">
              <w:rPr>
                <w:color w:val="000000"/>
                <w:spacing w:val="-2"/>
                <w:sz w:val="18"/>
              </w:rPr>
              <w:t>No</w:t>
            </w:r>
          </w:p>
        </w:tc>
        <w:tc>
          <w:tcPr>
            <w:tcW w:w="1017" w:type="dxa"/>
            <w:tcBorders>
              <w:top w:val="single" w:color="8FB6EA" w:sz="5" w:space="0"/>
              <w:bottom w:val="single" w:color="8FB6EA" w:sz="5" w:space="0"/>
            </w:tcBorders>
            <w:shd w:val="clear" w:color="auto" w:fill="FFFFFF" w:themeFill="background1"/>
            <w:tcMar/>
          </w:tcPr>
          <w:p w:rsidRPr="00CC0718" w:rsidR="00C71DC8" w:rsidP="00244814" w:rsidRDefault="00C71DC8" w14:paraId="62E9554C" w14:textId="77777777">
            <w:pPr>
              <w:rPr>
                <w:color w:val="000000"/>
                <w:spacing w:val="-2"/>
                <w:sz w:val="18"/>
              </w:rPr>
            </w:pPr>
            <w:r w:rsidRPr="00CC0718">
              <w:rPr>
                <w:color w:val="000000"/>
                <w:spacing w:val="-2"/>
                <w:sz w:val="18"/>
              </w:rPr>
              <w:t>None</w:t>
            </w:r>
          </w:p>
        </w:tc>
      </w:tr>
      <w:tr w:rsidRPr="00CC0718" w:rsidR="00C71DC8" w:rsidTr="3A33D0EC" w14:paraId="555DF8A0" w14:textId="77777777">
        <w:trPr>
          <w:trHeight w:val="459" w:hRule="exact"/>
        </w:trPr>
        <w:tc>
          <w:tcPr>
            <w:tcW w:w="6763" w:type="dxa"/>
            <w:gridSpan w:val="2"/>
            <w:tcBorders>
              <w:top w:val="single" w:color="8FB6EA" w:sz="5" w:space="0"/>
              <w:bottom w:val="single" w:color="8FB6EA" w:sz="5" w:space="0"/>
            </w:tcBorders>
            <w:shd w:val="clear" w:color="auto" w:fill="FFFFFF" w:themeFill="background1"/>
            <w:tcMar/>
          </w:tcPr>
          <w:p w:rsidRPr="00CC0718" w:rsidR="00C71DC8" w:rsidP="00244814" w:rsidRDefault="00C71DC8" w14:paraId="6783EA31" w14:textId="77777777">
            <w:pPr>
              <w:rPr>
                <w:color w:val="000000"/>
                <w:spacing w:val="-2"/>
                <w:sz w:val="18"/>
              </w:rPr>
            </w:pPr>
            <w:r w:rsidRPr="00CC0718">
              <w:rPr>
                <w:color w:val="000000"/>
                <w:spacing w:val="-2"/>
                <w:sz w:val="18"/>
              </w:rPr>
              <w:t>Codes\\AXIAL CODE\\Q2- Role of Student Club\SKILL DEVELOPMENT\Improve our skills in singing</w:t>
            </w:r>
          </w:p>
        </w:tc>
        <w:tc>
          <w:tcPr>
            <w:tcW w:w="2034" w:type="dxa"/>
            <w:tcBorders>
              <w:top w:val="single" w:color="8FB6EA" w:sz="5" w:space="0"/>
              <w:bottom w:val="single" w:color="8FB6EA" w:sz="5" w:space="0"/>
            </w:tcBorders>
            <w:shd w:val="clear" w:color="auto" w:fill="FFFFFF" w:themeFill="background1"/>
            <w:tcMar/>
          </w:tcPr>
          <w:p w:rsidRPr="00CC0718" w:rsidR="00C71DC8" w:rsidP="00244814" w:rsidRDefault="00C71DC8" w14:paraId="4ABC4F4A" w14:textId="77777777">
            <w:pPr>
              <w:rPr>
                <w:color w:val="000000"/>
                <w:spacing w:val="-2"/>
                <w:sz w:val="18"/>
              </w:rPr>
            </w:pPr>
          </w:p>
        </w:tc>
        <w:tc>
          <w:tcPr>
            <w:tcW w:w="903" w:type="dxa"/>
            <w:tcBorders>
              <w:top w:val="single" w:color="8FB6EA" w:sz="5" w:space="0"/>
              <w:bottom w:val="single" w:color="8FB6EA" w:sz="5" w:space="0"/>
            </w:tcBorders>
            <w:shd w:val="clear" w:color="auto" w:fill="FFFFFF" w:themeFill="background1"/>
            <w:tcMar/>
          </w:tcPr>
          <w:p w:rsidRPr="00CC0718" w:rsidR="00C71DC8" w:rsidP="00244814" w:rsidRDefault="00C71DC8" w14:paraId="353A9C88" w14:textId="77777777">
            <w:pPr>
              <w:rPr>
                <w:color w:val="000000"/>
                <w:spacing w:val="-2"/>
                <w:sz w:val="18"/>
              </w:rPr>
            </w:pPr>
            <w:r w:rsidRPr="00CC0718">
              <w:rPr>
                <w:color w:val="000000"/>
                <w:spacing w:val="-2"/>
                <w:sz w:val="18"/>
              </w:rPr>
              <w:t>No</w:t>
            </w:r>
          </w:p>
        </w:tc>
        <w:tc>
          <w:tcPr>
            <w:tcW w:w="1017" w:type="dxa"/>
            <w:tcBorders>
              <w:top w:val="single" w:color="8FB6EA" w:sz="5" w:space="0"/>
              <w:bottom w:val="single" w:color="8FB6EA" w:sz="5" w:space="0"/>
            </w:tcBorders>
            <w:shd w:val="clear" w:color="auto" w:fill="FFFFFF" w:themeFill="background1"/>
            <w:tcMar/>
          </w:tcPr>
          <w:p w:rsidRPr="00CC0718" w:rsidR="00C71DC8" w:rsidP="00244814" w:rsidRDefault="00C71DC8" w14:paraId="2493CE4C" w14:textId="77777777">
            <w:pPr>
              <w:rPr>
                <w:color w:val="000000"/>
                <w:spacing w:val="-2"/>
                <w:sz w:val="18"/>
              </w:rPr>
            </w:pPr>
            <w:r w:rsidRPr="00CC0718">
              <w:rPr>
                <w:color w:val="000000"/>
                <w:spacing w:val="-2"/>
                <w:sz w:val="18"/>
              </w:rPr>
              <w:t>None</w:t>
            </w:r>
          </w:p>
        </w:tc>
      </w:tr>
      <w:tr w:rsidRPr="00CC0718" w:rsidR="00C71DC8" w:rsidTr="3A33D0EC" w14:paraId="27E4D9F7" w14:textId="77777777">
        <w:trPr>
          <w:trHeight w:val="329" w:hRule="exact"/>
        </w:trPr>
        <w:tc>
          <w:tcPr>
            <w:tcW w:w="6763" w:type="dxa"/>
            <w:gridSpan w:val="2"/>
            <w:tcBorders>
              <w:top w:val="single" w:color="8FB6EA" w:sz="5" w:space="0"/>
              <w:bottom w:val="single" w:color="8FB6EA" w:sz="5" w:space="0"/>
            </w:tcBorders>
            <w:shd w:val="clear" w:color="auto" w:fill="FFFFFF" w:themeFill="background1"/>
            <w:tcMar/>
          </w:tcPr>
          <w:p w:rsidRPr="00CC0718" w:rsidR="00C71DC8" w:rsidP="00244814" w:rsidRDefault="00C71DC8" w14:paraId="1117E2C0" w14:textId="77777777">
            <w:pPr>
              <w:rPr>
                <w:color w:val="000000"/>
                <w:spacing w:val="-2"/>
                <w:sz w:val="18"/>
              </w:rPr>
            </w:pPr>
            <w:r w:rsidRPr="00CC0718">
              <w:rPr>
                <w:color w:val="000000"/>
                <w:spacing w:val="-2"/>
                <w:sz w:val="18"/>
              </w:rPr>
              <w:t>Codes\\AXIAL CODE\\Q2- Role of Student Club\SKILL DEVELOPMENT\Learn different skills</w:t>
            </w:r>
          </w:p>
        </w:tc>
        <w:tc>
          <w:tcPr>
            <w:tcW w:w="2034" w:type="dxa"/>
            <w:tcBorders>
              <w:top w:val="single" w:color="8FB6EA" w:sz="5" w:space="0"/>
              <w:bottom w:val="single" w:color="8FB6EA" w:sz="5" w:space="0"/>
            </w:tcBorders>
            <w:shd w:val="clear" w:color="auto" w:fill="FFFFFF" w:themeFill="background1"/>
            <w:tcMar/>
          </w:tcPr>
          <w:p w:rsidRPr="00CC0718" w:rsidR="00C71DC8" w:rsidP="00244814" w:rsidRDefault="00C71DC8" w14:paraId="5C62A44F" w14:textId="77777777">
            <w:pPr>
              <w:rPr>
                <w:color w:val="000000"/>
                <w:spacing w:val="-2"/>
                <w:sz w:val="18"/>
              </w:rPr>
            </w:pPr>
          </w:p>
        </w:tc>
        <w:tc>
          <w:tcPr>
            <w:tcW w:w="903" w:type="dxa"/>
            <w:tcBorders>
              <w:top w:val="single" w:color="8FB6EA" w:sz="5" w:space="0"/>
              <w:bottom w:val="single" w:color="8FB6EA" w:sz="5" w:space="0"/>
            </w:tcBorders>
            <w:shd w:val="clear" w:color="auto" w:fill="FFFFFF" w:themeFill="background1"/>
            <w:tcMar/>
          </w:tcPr>
          <w:p w:rsidRPr="00CC0718" w:rsidR="00C71DC8" w:rsidP="00244814" w:rsidRDefault="00C71DC8" w14:paraId="4F464C41" w14:textId="77777777">
            <w:pPr>
              <w:rPr>
                <w:color w:val="000000"/>
                <w:spacing w:val="-2"/>
                <w:sz w:val="18"/>
              </w:rPr>
            </w:pPr>
            <w:r w:rsidRPr="00CC0718">
              <w:rPr>
                <w:color w:val="000000"/>
                <w:spacing w:val="-2"/>
                <w:sz w:val="18"/>
              </w:rPr>
              <w:t>No</w:t>
            </w:r>
          </w:p>
        </w:tc>
        <w:tc>
          <w:tcPr>
            <w:tcW w:w="1017" w:type="dxa"/>
            <w:tcBorders>
              <w:top w:val="single" w:color="8FB6EA" w:sz="5" w:space="0"/>
              <w:bottom w:val="single" w:color="8FB6EA" w:sz="5" w:space="0"/>
            </w:tcBorders>
            <w:shd w:val="clear" w:color="auto" w:fill="FFFFFF" w:themeFill="background1"/>
            <w:tcMar/>
          </w:tcPr>
          <w:p w:rsidRPr="00CC0718" w:rsidR="00C71DC8" w:rsidP="00244814" w:rsidRDefault="00C71DC8" w14:paraId="56E8467C" w14:textId="77777777">
            <w:pPr>
              <w:rPr>
                <w:color w:val="000000"/>
                <w:spacing w:val="-2"/>
                <w:sz w:val="18"/>
              </w:rPr>
            </w:pPr>
            <w:r w:rsidRPr="00CC0718">
              <w:rPr>
                <w:color w:val="000000"/>
                <w:spacing w:val="-2"/>
                <w:sz w:val="18"/>
              </w:rPr>
              <w:t>None</w:t>
            </w:r>
          </w:p>
        </w:tc>
      </w:tr>
      <w:tr w:rsidRPr="00CC0718" w:rsidR="00C71DC8" w:rsidTr="3A33D0EC" w14:paraId="1C28F5CF" w14:textId="77777777">
        <w:trPr>
          <w:trHeight w:val="459" w:hRule="exact"/>
        </w:trPr>
        <w:tc>
          <w:tcPr>
            <w:tcW w:w="6763" w:type="dxa"/>
            <w:gridSpan w:val="2"/>
            <w:tcBorders>
              <w:top w:val="single" w:color="8FB6EA" w:sz="5" w:space="0"/>
              <w:bottom w:val="single" w:color="8FB6EA" w:sz="5" w:space="0"/>
            </w:tcBorders>
            <w:shd w:val="clear" w:color="auto" w:fill="FFFFFF" w:themeFill="background1"/>
            <w:tcMar/>
          </w:tcPr>
          <w:p w:rsidRPr="00CC0718" w:rsidR="00C71DC8" w:rsidP="00244814" w:rsidRDefault="00C71DC8" w14:paraId="118AA72F" w14:textId="77777777">
            <w:pPr>
              <w:rPr>
                <w:color w:val="000000"/>
                <w:spacing w:val="-2"/>
                <w:sz w:val="18"/>
              </w:rPr>
            </w:pPr>
            <w:r w:rsidRPr="00CC0718">
              <w:rPr>
                <w:color w:val="000000"/>
                <w:spacing w:val="-2"/>
                <w:sz w:val="18"/>
              </w:rPr>
              <w:t>Codes\\AXIAL CODE\\Q2- Role of Student Club\SKILL DEVELOPMENT\Life outside of academics</w:t>
            </w:r>
          </w:p>
        </w:tc>
        <w:tc>
          <w:tcPr>
            <w:tcW w:w="2034" w:type="dxa"/>
            <w:tcBorders>
              <w:top w:val="single" w:color="8FB6EA" w:sz="5" w:space="0"/>
              <w:bottom w:val="single" w:color="8FB6EA" w:sz="5" w:space="0"/>
            </w:tcBorders>
            <w:shd w:val="clear" w:color="auto" w:fill="FFFFFF" w:themeFill="background1"/>
            <w:tcMar/>
          </w:tcPr>
          <w:p w:rsidRPr="00CC0718" w:rsidR="00C71DC8" w:rsidP="00244814" w:rsidRDefault="00C71DC8" w14:paraId="0F3C705F" w14:textId="77777777">
            <w:pPr>
              <w:rPr>
                <w:color w:val="000000"/>
                <w:spacing w:val="-2"/>
                <w:sz w:val="18"/>
              </w:rPr>
            </w:pPr>
          </w:p>
        </w:tc>
        <w:tc>
          <w:tcPr>
            <w:tcW w:w="903" w:type="dxa"/>
            <w:tcBorders>
              <w:top w:val="single" w:color="8FB6EA" w:sz="5" w:space="0"/>
              <w:bottom w:val="single" w:color="8FB6EA" w:sz="5" w:space="0"/>
            </w:tcBorders>
            <w:shd w:val="clear" w:color="auto" w:fill="FFFFFF" w:themeFill="background1"/>
            <w:tcMar/>
          </w:tcPr>
          <w:p w:rsidRPr="00CC0718" w:rsidR="00C71DC8" w:rsidP="00244814" w:rsidRDefault="00C71DC8" w14:paraId="1CAFAC21" w14:textId="77777777">
            <w:pPr>
              <w:rPr>
                <w:color w:val="000000"/>
                <w:spacing w:val="-2"/>
                <w:sz w:val="18"/>
              </w:rPr>
            </w:pPr>
            <w:r w:rsidRPr="00CC0718">
              <w:rPr>
                <w:color w:val="000000"/>
                <w:spacing w:val="-2"/>
                <w:sz w:val="18"/>
              </w:rPr>
              <w:t>No</w:t>
            </w:r>
          </w:p>
        </w:tc>
        <w:tc>
          <w:tcPr>
            <w:tcW w:w="1017" w:type="dxa"/>
            <w:tcBorders>
              <w:top w:val="single" w:color="8FB6EA" w:sz="5" w:space="0"/>
              <w:bottom w:val="single" w:color="8FB6EA" w:sz="5" w:space="0"/>
            </w:tcBorders>
            <w:shd w:val="clear" w:color="auto" w:fill="FFFFFF" w:themeFill="background1"/>
            <w:tcMar/>
          </w:tcPr>
          <w:p w:rsidRPr="00CC0718" w:rsidR="00C71DC8" w:rsidP="00244814" w:rsidRDefault="00C71DC8" w14:paraId="1A6B29A2" w14:textId="77777777">
            <w:pPr>
              <w:rPr>
                <w:color w:val="000000"/>
                <w:spacing w:val="-2"/>
                <w:sz w:val="18"/>
              </w:rPr>
            </w:pPr>
            <w:r w:rsidRPr="00CC0718">
              <w:rPr>
                <w:color w:val="000000"/>
                <w:spacing w:val="-2"/>
                <w:sz w:val="18"/>
              </w:rPr>
              <w:t>None</w:t>
            </w:r>
          </w:p>
        </w:tc>
      </w:tr>
      <w:tr w:rsidRPr="00CC0718" w:rsidR="00C71DC8" w:rsidTr="3A33D0EC" w14:paraId="6A22CDB3" w14:textId="77777777">
        <w:trPr>
          <w:trHeight w:val="458" w:hRule="exact"/>
        </w:trPr>
        <w:tc>
          <w:tcPr>
            <w:tcW w:w="6763" w:type="dxa"/>
            <w:gridSpan w:val="2"/>
            <w:tcBorders>
              <w:top w:val="single" w:color="8FB6EA" w:sz="5" w:space="0"/>
              <w:bottom w:val="single" w:color="8FB6EA" w:sz="5" w:space="0"/>
            </w:tcBorders>
            <w:shd w:val="clear" w:color="auto" w:fill="FFFFFF" w:themeFill="background1"/>
            <w:tcMar/>
          </w:tcPr>
          <w:p w:rsidRPr="00CC0718" w:rsidR="00C71DC8" w:rsidP="00244814" w:rsidRDefault="00C71DC8" w14:paraId="6A6AC463" w14:textId="77777777">
            <w:pPr>
              <w:rPr>
                <w:color w:val="000000"/>
                <w:spacing w:val="-2"/>
                <w:sz w:val="18"/>
              </w:rPr>
            </w:pPr>
            <w:r w:rsidRPr="00CC0718">
              <w:rPr>
                <w:color w:val="000000"/>
                <w:spacing w:val="-2"/>
                <w:sz w:val="18"/>
              </w:rPr>
              <w:t>Codes\\AXIAL CODE\\Q2- Role of Student Club\SKILL DEVELOPMENT\Opportunities for WPI students</w:t>
            </w:r>
          </w:p>
        </w:tc>
        <w:tc>
          <w:tcPr>
            <w:tcW w:w="2034" w:type="dxa"/>
            <w:tcBorders>
              <w:top w:val="single" w:color="8FB6EA" w:sz="5" w:space="0"/>
              <w:bottom w:val="single" w:color="8FB6EA" w:sz="5" w:space="0"/>
            </w:tcBorders>
            <w:shd w:val="clear" w:color="auto" w:fill="FFFFFF" w:themeFill="background1"/>
            <w:tcMar/>
          </w:tcPr>
          <w:p w:rsidRPr="00CC0718" w:rsidR="00C71DC8" w:rsidP="00244814" w:rsidRDefault="00C71DC8" w14:paraId="1CFD0107" w14:textId="77777777">
            <w:pPr>
              <w:rPr>
                <w:color w:val="000000"/>
                <w:spacing w:val="-2"/>
                <w:sz w:val="18"/>
              </w:rPr>
            </w:pPr>
          </w:p>
        </w:tc>
        <w:tc>
          <w:tcPr>
            <w:tcW w:w="903" w:type="dxa"/>
            <w:tcBorders>
              <w:top w:val="single" w:color="8FB6EA" w:sz="5" w:space="0"/>
              <w:bottom w:val="single" w:color="8FB6EA" w:sz="5" w:space="0"/>
            </w:tcBorders>
            <w:shd w:val="clear" w:color="auto" w:fill="FFFFFF" w:themeFill="background1"/>
            <w:tcMar/>
          </w:tcPr>
          <w:p w:rsidRPr="00CC0718" w:rsidR="00C71DC8" w:rsidP="00244814" w:rsidRDefault="00C71DC8" w14:paraId="311D3512" w14:textId="77777777">
            <w:pPr>
              <w:rPr>
                <w:color w:val="000000"/>
                <w:spacing w:val="-2"/>
                <w:sz w:val="18"/>
              </w:rPr>
            </w:pPr>
            <w:r w:rsidRPr="00CC0718">
              <w:rPr>
                <w:color w:val="000000"/>
                <w:spacing w:val="-2"/>
                <w:sz w:val="18"/>
              </w:rPr>
              <w:t>No</w:t>
            </w:r>
          </w:p>
        </w:tc>
        <w:tc>
          <w:tcPr>
            <w:tcW w:w="1017" w:type="dxa"/>
            <w:tcBorders>
              <w:top w:val="single" w:color="8FB6EA" w:sz="5" w:space="0"/>
              <w:bottom w:val="single" w:color="8FB6EA" w:sz="5" w:space="0"/>
            </w:tcBorders>
            <w:shd w:val="clear" w:color="auto" w:fill="FFFFFF" w:themeFill="background1"/>
            <w:tcMar/>
          </w:tcPr>
          <w:p w:rsidRPr="00CC0718" w:rsidR="00C71DC8" w:rsidP="00244814" w:rsidRDefault="00C71DC8" w14:paraId="4889D0F9" w14:textId="77777777">
            <w:pPr>
              <w:rPr>
                <w:color w:val="000000"/>
                <w:spacing w:val="-2"/>
                <w:sz w:val="18"/>
              </w:rPr>
            </w:pPr>
            <w:r w:rsidRPr="00CC0718">
              <w:rPr>
                <w:color w:val="000000"/>
                <w:spacing w:val="-2"/>
                <w:sz w:val="18"/>
              </w:rPr>
              <w:t>None</w:t>
            </w:r>
          </w:p>
        </w:tc>
      </w:tr>
      <w:tr w:rsidRPr="00CC0718" w:rsidR="00C71DC8" w:rsidTr="3A33D0EC" w14:paraId="4B6FEE22" w14:textId="77777777">
        <w:trPr>
          <w:trHeight w:val="344" w:hRule="exact"/>
        </w:trPr>
        <w:tc>
          <w:tcPr>
            <w:tcW w:w="6763" w:type="dxa"/>
            <w:gridSpan w:val="2"/>
            <w:tcBorders>
              <w:top w:val="single" w:color="8FB6EA" w:sz="5" w:space="0"/>
              <w:bottom w:val="single" w:color="8FB6EA" w:sz="5" w:space="0"/>
            </w:tcBorders>
            <w:shd w:val="clear" w:color="auto" w:fill="FFFFFF" w:themeFill="background1"/>
            <w:tcMar/>
          </w:tcPr>
          <w:p w:rsidRPr="00CC0718" w:rsidR="00C71DC8" w:rsidP="00244814" w:rsidRDefault="00C71DC8" w14:paraId="543A45C9" w14:textId="77777777">
            <w:pPr>
              <w:rPr>
                <w:color w:val="000000"/>
                <w:spacing w:val="-2"/>
                <w:sz w:val="18"/>
              </w:rPr>
            </w:pPr>
            <w:r w:rsidRPr="00CC0718">
              <w:rPr>
                <w:color w:val="000000"/>
                <w:spacing w:val="-2"/>
                <w:sz w:val="18"/>
              </w:rPr>
              <w:t>Codes\\AXIAL CODE\\Q2- Role of Student Club\SKILL DEVELOPMENT\Personal Growth</w:t>
            </w:r>
          </w:p>
        </w:tc>
        <w:tc>
          <w:tcPr>
            <w:tcW w:w="2034" w:type="dxa"/>
            <w:tcBorders>
              <w:top w:val="single" w:color="8FB6EA" w:sz="5" w:space="0"/>
              <w:bottom w:val="single" w:color="8FB6EA" w:sz="5" w:space="0"/>
            </w:tcBorders>
            <w:shd w:val="clear" w:color="auto" w:fill="FFFFFF" w:themeFill="background1"/>
            <w:tcMar/>
          </w:tcPr>
          <w:p w:rsidRPr="00CC0718" w:rsidR="00C71DC8" w:rsidP="00244814" w:rsidRDefault="00C71DC8" w14:paraId="5A94103A" w14:textId="77777777">
            <w:pPr>
              <w:rPr>
                <w:color w:val="000000"/>
                <w:spacing w:val="-2"/>
                <w:sz w:val="18"/>
              </w:rPr>
            </w:pPr>
          </w:p>
        </w:tc>
        <w:tc>
          <w:tcPr>
            <w:tcW w:w="903" w:type="dxa"/>
            <w:tcBorders>
              <w:top w:val="single" w:color="8FB6EA" w:sz="5" w:space="0"/>
              <w:bottom w:val="single" w:color="8FB6EA" w:sz="5" w:space="0"/>
            </w:tcBorders>
            <w:shd w:val="clear" w:color="auto" w:fill="FFFFFF" w:themeFill="background1"/>
            <w:tcMar/>
          </w:tcPr>
          <w:p w:rsidRPr="00CC0718" w:rsidR="00C71DC8" w:rsidP="00244814" w:rsidRDefault="00C71DC8" w14:paraId="7D3F6399" w14:textId="77777777">
            <w:pPr>
              <w:rPr>
                <w:color w:val="000000"/>
                <w:spacing w:val="-2"/>
                <w:sz w:val="18"/>
              </w:rPr>
            </w:pPr>
            <w:r w:rsidRPr="00CC0718">
              <w:rPr>
                <w:color w:val="000000"/>
                <w:spacing w:val="-2"/>
                <w:sz w:val="18"/>
              </w:rPr>
              <w:t>No</w:t>
            </w:r>
          </w:p>
        </w:tc>
        <w:tc>
          <w:tcPr>
            <w:tcW w:w="1017" w:type="dxa"/>
            <w:tcBorders>
              <w:top w:val="single" w:color="8FB6EA" w:sz="5" w:space="0"/>
              <w:bottom w:val="single" w:color="8FB6EA" w:sz="5" w:space="0"/>
            </w:tcBorders>
            <w:shd w:val="clear" w:color="auto" w:fill="FFFFFF" w:themeFill="background1"/>
            <w:tcMar/>
          </w:tcPr>
          <w:p w:rsidRPr="00CC0718" w:rsidR="00C71DC8" w:rsidP="00244814" w:rsidRDefault="00C71DC8" w14:paraId="03DCDF52" w14:textId="77777777">
            <w:pPr>
              <w:rPr>
                <w:color w:val="000000"/>
                <w:spacing w:val="-2"/>
                <w:sz w:val="18"/>
              </w:rPr>
            </w:pPr>
            <w:r w:rsidRPr="00CC0718">
              <w:rPr>
                <w:color w:val="000000"/>
                <w:spacing w:val="-2"/>
                <w:sz w:val="18"/>
              </w:rPr>
              <w:t>None</w:t>
            </w:r>
          </w:p>
        </w:tc>
      </w:tr>
      <w:tr w:rsidRPr="00CC0718" w:rsidR="00C71DC8" w:rsidTr="3A33D0EC" w14:paraId="75CAE499" w14:textId="77777777">
        <w:trPr>
          <w:trHeight w:val="330" w:hRule="exact"/>
        </w:trPr>
        <w:tc>
          <w:tcPr>
            <w:tcW w:w="6763" w:type="dxa"/>
            <w:gridSpan w:val="2"/>
            <w:tcBorders>
              <w:top w:val="single" w:color="8FB6EA" w:sz="5" w:space="0"/>
              <w:bottom w:val="single" w:color="8FB6EA" w:sz="5" w:space="0"/>
            </w:tcBorders>
            <w:shd w:val="clear" w:color="auto" w:fill="FFFFFF" w:themeFill="background1"/>
            <w:tcMar/>
          </w:tcPr>
          <w:p w:rsidRPr="00CC0718" w:rsidR="00C71DC8" w:rsidP="00244814" w:rsidRDefault="00C71DC8" w14:paraId="200F61AD" w14:textId="77777777">
            <w:pPr>
              <w:rPr>
                <w:color w:val="000000"/>
                <w:spacing w:val="-2"/>
                <w:sz w:val="18"/>
              </w:rPr>
            </w:pPr>
            <w:r w:rsidRPr="00CC0718">
              <w:rPr>
                <w:color w:val="000000"/>
                <w:spacing w:val="-2"/>
                <w:sz w:val="18"/>
              </w:rPr>
              <w:t>Codes\\AXIAL CODE\\Q2- Role of Student Club\SKILL DEVELOPMENT\Share ideas</w:t>
            </w:r>
          </w:p>
        </w:tc>
        <w:tc>
          <w:tcPr>
            <w:tcW w:w="2034" w:type="dxa"/>
            <w:tcBorders>
              <w:top w:val="single" w:color="8FB6EA" w:sz="5" w:space="0"/>
              <w:bottom w:val="single" w:color="8FB6EA" w:sz="5" w:space="0"/>
            </w:tcBorders>
            <w:shd w:val="clear" w:color="auto" w:fill="FFFFFF" w:themeFill="background1"/>
            <w:tcMar/>
          </w:tcPr>
          <w:p w:rsidRPr="00CC0718" w:rsidR="00C71DC8" w:rsidP="00244814" w:rsidRDefault="00C71DC8" w14:paraId="0922DCBA" w14:textId="77777777">
            <w:pPr>
              <w:rPr>
                <w:color w:val="000000"/>
                <w:spacing w:val="-2"/>
                <w:sz w:val="18"/>
              </w:rPr>
            </w:pPr>
          </w:p>
        </w:tc>
        <w:tc>
          <w:tcPr>
            <w:tcW w:w="903" w:type="dxa"/>
            <w:tcBorders>
              <w:top w:val="single" w:color="8FB6EA" w:sz="5" w:space="0"/>
              <w:bottom w:val="single" w:color="8FB6EA" w:sz="5" w:space="0"/>
            </w:tcBorders>
            <w:shd w:val="clear" w:color="auto" w:fill="FFFFFF" w:themeFill="background1"/>
            <w:tcMar/>
          </w:tcPr>
          <w:p w:rsidRPr="00CC0718" w:rsidR="00C71DC8" w:rsidP="00244814" w:rsidRDefault="00C71DC8" w14:paraId="197A8BDD" w14:textId="77777777">
            <w:pPr>
              <w:rPr>
                <w:color w:val="000000"/>
                <w:spacing w:val="-2"/>
                <w:sz w:val="18"/>
              </w:rPr>
            </w:pPr>
            <w:r w:rsidRPr="00CC0718">
              <w:rPr>
                <w:color w:val="000000"/>
                <w:spacing w:val="-2"/>
                <w:sz w:val="18"/>
              </w:rPr>
              <w:t>No</w:t>
            </w:r>
          </w:p>
        </w:tc>
        <w:tc>
          <w:tcPr>
            <w:tcW w:w="1017" w:type="dxa"/>
            <w:tcBorders>
              <w:top w:val="single" w:color="8FB6EA" w:sz="5" w:space="0"/>
              <w:bottom w:val="single" w:color="8FB6EA" w:sz="5" w:space="0"/>
            </w:tcBorders>
            <w:shd w:val="clear" w:color="auto" w:fill="FFFFFF" w:themeFill="background1"/>
            <w:tcMar/>
          </w:tcPr>
          <w:p w:rsidRPr="00CC0718" w:rsidR="00C71DC8" w:rsidP="00244814" w:rsidRDefault="00C71DC8" w14:paraId="0D544AEB" w14:textId="77777777">
            <w:pPr>
              <w:rPr>
                <w:color w:val="000000"/>
                <w:spacing w:val="-2"/>
                <w:sz w:val="18"/>
              </w:rPr>
            </w:pPr>
            <w:r w:rsidRPr="00CC0718">
              <w:rPr>
                <w:color w:val="000000"/>
                <w:spacing w:val="-2"/>
                <w:sz w:val="18"/>
              </w:rPr>
              <w:t>None</w:t>
            </w:r>
          </w:p>
        </w:tc>
      </w:tr>
      <w:tr w:rsidRPr="00CC0718" w:rsidR="00C71DC8" w:rsidTr="3A33D0EC" w14:paraId="56F61F71" w14:textId="77777777">
        <w:trPr>
          <w:trHeight w:val="458" w:hRule="exact"/>
        </w:trPr>
        <w:tc>
          <w:tcPr>
            <w:tcW w:w="6763" w:type="dxa"/>
            <w:gridSpan w:val="2"/>
            <w:tcBorders>
              <w:top w:val="single" w:color="8FB6EA" w:sz="5" w:space="0"/>
              <w:bottom w:val="single" w:color="8FB6EA" w:sz="5" w:space="0"/>
            </w:tcBorders>
            <w:shd w:val="clear" w:color="auto" w:fill="FFFFFF" w:themeFill="background1"/>
            <w:tcMar/>
          </w:tcPr>
          <w:p w:rsidRPr="00CC0718" w:rsidR="00C71DC8" w:rsidP="00244814" w:rsidRDefault="00C71DC8" w14:paraId="03B0A983" w14:textId="77777777">
            <w:pPr>
              <w:rPr>
                <w:color w:val="000000"/>
                <w:spacing w:val="-2"/>
                <w:sz w:val="18"/>
              </w:rPr>
            </w:pPr>
            <w:r w:rsidRPr="00CC0718">
              <w:rPr>
                <w:color w:val="000000"/>
                <w:spacing w:val="-2"/>
                <w:sz w:val="18"/>
              </w:rPr>
              <w:lastRenderedPageBreak/>
              <w:t>Codes\\AXIAL CODE\\Q2- Role of Student Club\SKILL DEVELOPMENT\Share ideas\Have a little bit of time to themselves</w:t>
            </w:r>
          </w:p>
        </w:tc>
        <w:tc>
          <w:tcPr>
            <w:tcW w:w="2034" w:type="dxa"/>
            <w:tcBorders>
              <w:top w:val="single" w:color="8FB6EA" w:sz="5" w:space="0"/>
              <w:bottom w:val="single" w:color="8FB6EA" w:sz="5" w:space="0"/>
            </w:tcBorders>
            <w:shd w:val="clear" w:color="auto" w:fill="FFFFFF" w:themeFill="background1"/>
            <w:tcMar/>
          </w:tcPr>
          <w:p w:rsidRPr="00CC0718" w:rsidR="00C71DC8" w:rsidP="00244814" w:rsidRDefault="00C71DC8" w14:paraId="2B63B7AB" w14:textId="77777777">
            <w:pPr>
              <w:rPr>
                <w:color w:val="000000"/>
                <w:spacing w:val="-2"/>
                <w:sz w:val="18"/>
              </w:rPr>
            </w:pPr>
          </w:p>
        </w:tc>
        <w:tc>
          <w:tcPr>
            <w:tcW w:w="903" w:type="dxa"/>
            <w:tcBorders>
              <w:top w:val="single" w:color="8FB6EA" w:sz="5" w:space="0"/>
              <w:bottom w:val="single" w:color="8FB6EA" w:sz="5" w:space="0"/>
            </w:tcBorders>
            <w:shd w:val="clear" w:color="auto" w:fill="FFFFFF" w:themeFill="background1"/>
            <w:tcMar/>
          </w:tcPr>
          <w:p w:rsidRPr="00CC0718" w:rsidR="00C71DC8" w:rsidP="00244814" w:rsidRDefault="00C71DC8" w14:paraId="2B89F3FD" w14:textId="77777777">
            <w:pPr>
              <w:rPr>
                <w:color w:val="000000"/>
                <w:spacing w:val="-2"/>
                <w:sz w:val="18"/>
              </w:rPr>
            </w:pPr>
            <w:r w:rsidRPr="00CC0718">
              <w:rPr>
                <w:color w:val="000000"/>
                <w:spacing w:val="-2"/>
                <w:sz w:val="18"/>
              </w:rPr>
              <w:t>No</w:t>
            </w:r>
          </w:p>
        </w:tc>
        <w:tc>
          <w:tcPr>
            <w:tcW w:w="1017" w:type="dxa"/>
            <w:tcBorders>
              <w:top w:val="single" w:color="8FB6EA" w:sz="5" w:space="0"/>
              <w:bottom w:val="single" w:color="8FB6EA" w:sz="5" w:space="0"/>
            </w:tcBorders>
            <w:shd w:val="clear" w:color="auto" w:fill="FFFFFF" w:themeFill="background1"/>
            <w:tcMar/>
          </w:tcPr>
          <w:p w:rsidRPr="00CC0718" w:rsidR="00C71DC8" w:rsidP="00244814" w:rsidRDefault="00C71DC8" w14:paraId="6661F4B8" w14:textId="77777777">
            <w:pPr>
              <w:rPr>
                <w:color w:val="000000"/>
                <w:spacing w:val="-2"/>
                <w:sz w:val="18"/>
              </w:rPr>
            </w:pPr>
            <w:r w:rsidRPr="00CC0718">
              <w:rPr>
                <w:color w:val="000000"/>
                <w:spacing w:val="-2"/>
                <w:sz w:val="18"/>
              </w:rPr>
              <w:t>None</w:t>
            </w:r>
          </w:p>
        </w:tc>
      </w:tr>
      <w:tr w:rsidRPr="00CC0718" w:rsidR="00C71DC8" w:rsidTr="3A33D0EC" w14:paraId="100D730D" w14:textId="77777777">
        <w:trPr>
          <w:trHeight w:val="344" w:hRule="exact"/>
        </w:trPr>
        <w:tc>
          <w:tcPr>
            <w:tcW w:w="6763" w:type="dxa"/>
            <w:gridSpan w:val="2"/>
            <w:tcBorders>
              <w:top w:val="single" w:color="8FB6EA" w:sz="5" w:space="0"/>
              <w:bottom w:val="single" w:color="8FB6EA" w:sz="5" w:space="0"/>
            </w:tcBorders>
            <w:shd w:val="clear" w:color="auto" w:fill="FFFFFF" w:themeFill="background1"/>
            <w:tcMar/>
          </w:tcPr>
          <w:p w:rsidRPr="00CC0718" w:rsidR="00C71DC8" w:rsidP="00244814" w:rsidRDefault="00C71DC8" w14:paraId="3B2121C5" w14:textId="77777777">
            <w:pPr>
              <w:rPr>
                <w:color w:val="000000"/>
                <w:spacing w:val="-2"/>
                <w:sz w:val="18"/>
              </w:rPr>
            </w:pPr>
            <w:r w:rsidRPr="00CC0718">
              <w:rPr>
                <w:color w:val="000000"/>
                <w:spacing w:val="-2"/>
                <w:sz w:val="18"/>
              </w:rPr>
              <w:t>Codes\\AXIAL CODE\\Q2- Role of Student Club\SOCIAL ISSUES VOLUNTEERISM</w:t>
            </w:r>
          </w:p>
        </w:tc>
        <w:tc>
          <w:tcPr>
            <w:tcW w:w="2034" w:type="dxa"/>
            <w:tcBorders>
              <w:top w:val="single" w:color="8FB6EA" w:sz="5" w:space="0"/>
              <w:bottom w:val="single" w:color="8FB6EA" w:sz="5" w:space="0"/>
            </w:tcBorders>
            <w:shd w:val="clear" w:color="auto" w:fill="FFFFFF" w:themeFill="background1"/>
            <w:tcMar/>
          </w:tcPr>
          <w:p w:rsidRPr="00CC0718" w:rsidR="00C71DC8" w:rsidP="00244814" w:rsidRDefault="00C71DC8" w14:paraId="011955BE" w14:textId="77777777">
            <w:pPr>
              <w:rPr>
                <w:color w:val="000000"/>
                <w:spacing w:val="-2"/>
                <w:sz w:val="18"/>
              </w:rPr>
            </w:pPr>
          </w:p>
        </w:tc>
        <w:tc>
          <w:tcPr>
            <w:tcW w:w="903" w:type="dxa"/>
            <w:tcBorders>
              <w:top w:val="single" w:color="8FB6EA" w:sz="5" w:space="0"/>
              <w:bottom w:val="single" w:color="8FB6EA" w:sz="5" w:space="0"/>
            </w:tcBorders>
            <w:shd w:val="clear" w:color="auto" w:fill="FFFFFF" w:themeFill="background1"/>
            <w:tcMar/>
          </w:tcPr>
          <w:p w:rsidRPr="00CC0718" w:rsidR="00C71DC8" w:rsidP="00244814" w:rsidRDefault="00C71DC8" w14:paraId="43FAFEF7" w14:textId="77777777">
            <w:pPr>
              <w:rPr>
                <w:color w:val="000000"/>
                <w:spacing w:val="-2"/>
                <w:sz w:val="18"/>
              </w:rPr>
            </w:pPr>
            <w:r w:rsidRPr="00CC0718">
              <w:rPr>
                <w:color w:val="000000"/>
                <w:spacing w:val="-2"/>
                <w:sz w:val="18"/>
              </w:rPr>
              <w:t>Yes</w:t>
            </w:r>
          </w:p>
        </w:tc>
        <w:tc>
          <w:tcPr>
            <w:tcW w:w="1017" w:type="dxa"/>
            <w:tcBorders>
              <w:top w:val="single" w:color="8FB6EA" w:sz="5" w:space="0"/>
              <w:bottom w:val="single" w:color="8FB6EA" w:sz="5" w:space="0"/>
            </w:tcBorders>
            <w:shd w:val="clear" w:color="auto" w:fill="FFFFFF" w:themeFill="background1"/>
            <w:tcMar/>
          </w:tcPr>
          <w:p w:rsidRPr="00CC0718" w:rsidR="00C71DC8" w:rsidP="00244814" w:rsidRDefault="00C71DC8" w14:paraId="0F141244" w14:textId="77777777">
            <w:pPr>
              <w:rPr>
                <w:color w:val="000000"/>
                <w:spacing w:val="-2"/>
                <w:sz w:val="18"/>
              </w:rPr>
            </w:pPr>
            <w:r w:rsidRPr="00CC0718">
              <w:rPr>
                <w:color w:val="000000"/>
                <w:spacing w:val="-2"/>
                <w:sz w:val="18"/>
              </w:rPr>
              <w:t>None</w:t>
            </w:r>
          </w:p>
        </w:tc>
      </w:tr>
      <w:tr w:rsidRPr="00CC0718" w:rsidR="00C71DC8" w:rsidTr="3A33D0EC" w14:paraId="09F29A75" w14:textId="77777777">
        <w:trPr>
          <w:trHeight w:val="459" w:hRule="exact"/>
        </w:trPr>
        <w:tc>
          <w:tcPr>
            <w:tcW w:w="6763" w:type="dxa"/>
            <w:gridSpan w:val="2"/>
            <w:tcBorders>
              <w:top w:val="single" w:color="8FB6EA" w:sz="5" w:space="0"/>
              <w:bottom w:val="single" w:color="8FB6EA" w:sz="5" w:space="0"/>
            </w:tcBorders>
            <w:shd w:val="clear" w:color="auto" w:fill="FFFFFF" w:themeFill="background1"/>
            <w:tcMar/>
          </w:tcPr>
          <w:p w:rsidRPr="00CC0718" w:rsidR="00C71DC8" w:rsidP="00244814" w:rsidRDefault="00C71DC8" w14:paraId="6F0383F9" w14:textId="77777777">
            <w:pPr>
              <w:rPr>
                <w:color w:val="000000"/>
                <w:spacing w:val="-2"/>
                <w:sz w:val="18"/>
              </w:rPr>
            </w:pPr>
            <w:r w:rsidRPr="00CC0718">
              <w:rPr>
                <w:color w:val="000000"/>
                <w:spacing w:val="-2"/>
                <w:sz w:val="18"/>
              </w:rPr>
              <w:t>Codes\\AXIAL CODE\\Q2- Role of Student Club\SOCIAL ISSUES VOLUNTEERISM\Advocacy and Support</w:t>
            </w:r>
          </w:p>
        </w:tc>
        <w:tc>
          <w:tcPr>
            <w:tcW w:w="2034" w:type="dxa"/>
            <w:tcBorders>
              <w:top w:val="single" w:color="8FB6EA" w:sz="5" w:space="0"/>
              <w:bottom w:val="single" w:color="8FB6EA" w:sz="5" w:space="0"/>
            </w:tcBorders>
            <w:shd w:val="clear" w:color="auto" w:fill="FFFFFF" w:themeFill="background1"/>
            <w:tcMar/>
          </w:tcPr>
          <w:p w:rsidRPr="00CC0718" w:rsidR="00C71DC8" w:rsidP="00244814" w:rsidRDefault="00C71DC8" w14:paraId="74EAE7E2" w14:textId="77777777">
            <w:pPr>
              <w:rPr>
                <w:color w:val="000000"/>
                <w:spacing w:val="-2"/>
                <w:sz w:val="18"/>
              </w:rPr>
            </w:pPr>
          </w:p>
        </w:tc>
        <w:tc>
          <w:tcPr>
            <w:tcW w:w="903" w:type="dxa"/>
            <w:tcBorders>
              <w:top w:val="single" w:color="8FB6EA" w:sz="5" w:space="0"/>
              <w:bottom w:val="single" w:color="8FB6EA" w:sz="5" w:space="0"/>
            </w:tcBorders>
            <w:shd w:val="clear" w:color="auto" w:fill="FFFFFF" w:themeFill="background1"/>
            <w:tcMar/>
          </w:tcPr>
          <w:p w:rsidRPr="00CC0718" w:rsidR="00C71DC8" w:rsidP="00244814" w:rsidRDefault="00C71DC8" w14:paraId="72CEAFAD" w14:textId="77777777">
            <w:pPr>
              <w:rPr>
                <w:color w:val="000000"/>
                <w:spacing w:val="-2"/>
                <w:sz w:val="18"/>
              </w:rPr>
            </w:pPr>
            <w:r w:rsidRPr="00CC0718">
              <w:rPr>
                <w:color w:val="000000"/>
                <w:spacing w:val="-2"/>
                <w:sz w:val="18"/>
              </w:rPr>
              <w:t>No</w:t>
            </w:r>
          </w:p>
        </w:tc>
        <w:tc>
          <w:tcPr>
            <w:tcW w:w="1017" w:type="dxa"/>
            <w:tcBorders>
              <w:top w:val="single" w:color="8FB6EA" w:sz="5" w:space="0"/>
              <w:bottom w:val="single" w:color="8FB6EA" w:sz="5" w:space="0"/>
            </w:tcBorders>
            <w:shd w:val="clear" w:color="auto" w:fill="FFFFFF" w:themeFill="background1"/>
            <w:tcMar/>
          </w:tcPr>
          <w:p w:rsidRPr="00CC0718" w:rsidR="00C71DC8" w:rsidP="00244814" w:rsidRDefault="00C71DC8" w14:paraId="7E36734F" w14:textId="77777777">
            <w:pPr>
              <w:rPr>
                <w:color w:val="000000"/>
                <w:spacing w:val="-2"/>
                <w:sz w:val="18"/>
              </w:rPr>
            </w:pPr>
            <w:r w:rsidRPr="00CC0718">
              <w:rPr>
                <w:color w:val="000000"/>
                <w:spacing w:val="-2"/>
                <w:sz w:val="18"/>
              </w:rPr>
              <w:t>None</w:t>
            </w:r>
          </w:p>
        </w:tc>
      </w:tr>
      <w:tr w:rsidRPr="00CC0718" w:rsidR="00C71DC8" w:rsidTr="3A33D0EC" w14:paraId="3D309989" w14:textId="77777777">
        <w:trPr>
          <w:trHeight w:val="458" w:hRule="exact"/>
        </w:trPr>
        <w:tc>
          <w:tcPr>
            <w:tcW w:w="6763" w:type="dxa"/>
            <w:gridSpan w:val="2"/>
            <w:tcBorders>
              <w:top w:val="single" w:color="8FB6EA" w:sz="5" w:space="0"/>
              <w:bottom w:val="single" w:color="8FB6EA" w:sz="5" w:space="0"/>
            </w:tcBorders>
            <w:shd w:val="clear" w:color="auto" w:fill="FFFFFF" w:themeFill="background1"/>
            <w:tcMar/>
          </w:tcPr>
          <w:p w:rsidRPr="00CC0718" w:rsidR="00C71DC8" w:rsidP="00244814" w:rsidRDefault="00C71DC8" w14:paraId="3B1C3E9D" w14:textId="77777777">
            <w:pPr>
              <w:rPr>
                <w:color w:val="000000"/>
                <w:spacing w:val="-2"/>
                <w:sz w:val="18"/>
              </w:rPr>
            </w:pPr>
            <w:r w:rsidRPr="00CC0718">
              <w:rPr>
                <w:color w:val="000000"/>
                <w:spacing w:val="-2"/>
                <w:sz w:val="18"/>
              </w:rPr>
              <w:t>Codes\\AXIAL CODE\\Q2- Role of Student Club\SOCIAL ISSUES VOLUNTEERISM\Do something better</w:t>
            </w:r>
          </w:p>
        </w:tc>
        <w:tc>
          <w:tcPr>
            <w:tcW w:w="2034" w:type="dxa"/>
            <w:tcBorders>
              <w:top w:val="single" w:color="8FB6EA" w:sz="5" w:space="0"/>
              <w:bottom w:val="single" w:color="8FB6EA" w:sz="5" w:space="0"/>
            </w:tcBorders>
            <w:shd w:val="clear" w:color="auto" w:fill="FFFFFF" w:themeFill="background1"/>
            <w:tcMar/>
          </w:tcPr>
          <w:p w:rsidRPr="00CC0718" w:rsidR="00C71DC8" w:rsidP="00244814" w:rsidRDefault="00C71DC8" w14:paraId="459AEB25" w14:textId="77777777">
            <w:pPr>
              <w:rPr>
                <w:color w:val="000000"/>
                <w:spacing w:val="-2"/>
                <w:sz w:val="18"/>
              </w:rPr>
            </w:pPr>
          </w:p>
        </w:tc>
        <w:tc>
          <w:tcPr>
            <w:tcW w:w="903" w:type="dxa"/>
            <w:tcBorders>
              <w:top w:val="single" w:color="8FB6EA" w:sz="5" w:space="0"/>
              <w:bottom w:val="single" w:color="8FB6EA" w:sz="5" w:space="0"/>
            </w:tcBorders>
            <w:shd w:val="clear" w:color="auto" w:fill="FFFFFF" w:themeFill="background1"/>
            <w:tcMar/>
          </w:tcPr>
          <w:p w:rsidRPr="00CC0718" w:rsidR="00C71DC8" w:rsidP="00244814" w:rsidRDefault="00C71DC8" w14:paraId="633BC9AC" w14:textId="77777777">
            <w:pPr>
              <w:rPr>
                <w:color w:val="000000"/>
                <w:spacing w:val="-2"/>
                <w:sz w:val="18"/>
              </w:rPr>
            </w:pPr>
            <w:r w:rsidRPr="00CC0718">
              <w:rPr>
                <w:color w:val="000000"/>
                <w:spacing w:val="-2"/>
                <w:sz w:val="18"/>
              </w:rPr>
              <w:t>No</w:t>
            </w:r>
          </w:p>
        </w:tc>
        <w:tc>
          <w:tcPr>
            <w:tcW w:w="1017" w:type="dxa"/>
            <w:tcBorders>
              <w:top w:val="single" w:color="8FB6EA" w:sz="5" w:space="0"/>
              <w:bottom w:val="single" w:color="8FB6EA" w:sz="5" w:space="0"/>
            </w:tcBorders>
            <w:shd w:val="clear" w:color="auto" w:fill="FFFFFF" w:themeFill="background1"/>
            <w:tcMar/>
          </w:tcPr>
          <w:p w:rsidRPr="00CC0718" w:rsidR="00C71DC8" w:rsidP="00244814" w:rsidRDefault="00C71DC8" w14:paraId="07B4C685" w14:textId="77777777">
            <w:pPr>
              <w:rPr>
                <w:color w:val="000000"/>
                <w:spacing w:val="-2"/>
                <w:sz w:val="18"/>
              </w:rPr>
            </w:pPr>
            <w:r w:rsidRPr="00CC0718">
              <w:rPr>
                <w:color w:val="000000"/>
                <w:spacing w:val="-2"/>
                <w:sz w:val="18"/>
              </w:rPr>
              <w:t>None</w:t>
            </w:r>
          </w:p>
        </w:tc>
      </w:tr>
      <w:tr w:rsidRPr="00CC0718" w:rsidR="00C71DC8" w:rsidTr="3A33D0EC" w14:paraId="37D221C7" w14:textId="77777777">
        <w:trPr>
          <w:trHeight w:val="330" w:hRule="exact"/>
        </w:trPr>
        <w:tc>
          <w:tcPr>
            <w:tcW w:w="6763" w:type="dxa"/>
            <w:gridSpan w:val="2"/>
            <w:tcBorders>
              <w:top w:val="single" w:color="8FB6EA" w:sz="5" w:space="0"/>
              <w:bottom w:val="single" w:color="8FB6EA" w:sz="5" w:space="0"/>
            </w:tcBorders>
            <w:shd w:val="clear" w:color="auto" w:fill="FFFFFF" w:themeFill="background1"/>
            <w:tcMar/>
          </w:tcPr>
          <w:p w:rsidRPr="00CC0718" w:rsidR="00C71DC8" w:rsidP="00244814" w:rsidRDefault="00C71DC8" w14:paraId="0C7EDF9C" w14:textId="77777777">
            <w:pPr>
              <w:rPr>
                <w:color w:val="000000"/>
                <w:spacing w:val="-2"/>
                <w:sz w:val="18"/>
              </w:rPr>
            </w:pPr>
            <w:r w:rsidRPr="00CC0718">
              <w:rPr>
                <w:color w:val="000000"/>
                <w:spacing w:val="-2"/>
                <w:sz w:val="18"/>
              </w:rPr>
              <w:t>Codes\\AXIAL CODE\\Q2- Role of Student Club\SOCIAL ISSUES VOLUNTEERISM\Food Pantry</w:t>
            </w:r>
          </w:p>
        </w:tc>
        <w:tc>
          <w:tcPr>
            <w:tcW w:w="2034" w:type="dxa"/>
            <w:tcBorders>
              <w:top w:val="single" w:color="8FB6EA" w:sz="5" w:space="0"/>
              <w:bottom w:val="single" w:color="8FB6EA" w:sz="5" w:space="0"/>
            </w:tcBorders>
            <w:shd w:val="clear" w:color="auto" w:fill="FFFFFF" w:themeFill="background1"/>
            <w:tcMar/>
          </w:tcPr>
          <w:p w:rsidRPr="00CC0718" w:rsidR="00C71DC8" w:rsidP="00244814" w:rsidRDefault="00C71DC8" w14:paraId="7A55180B" w14:textId="77777777">
            <w:pPr>
              <w:rPr>
                <w:color w:val="000000"/>
                <w:spacing w:val="-2"/>
                <w:sz w:val="18"/>
              </w:rPr>
            </w:pPr>
          </w:p>
        </w:tc>
        <w:tc>
          <w:tcPr>
            <w:tcW w:w="903" w:type="dxa"/>
            <w:tcBorders>
              <w:top w:val="single" w:color="8FB6EA" w:sz="5" w:space="0"/>
              <w:bottom w:val="single" w:color="8FB6EA" w:sz="5" w:space="0"/>
            </w:tcBorders>
            <w:shd w:val="clear" w:color="auto" w:fill="FFFFFF" w:themeFill="background1"/>
            <w:tcMar/>
          </w:tcPr>
          <w:p w:rsidRPr="00CC0718" w:rsidR="00C71DC8" w:rsidP="00244814" w:rsidRDefault="00C71DC8" w14:paraId="2D885CED" w14:textId="77777777">
            <w:pPr>
              <w:rPr>
                <w:color w:val="000000"/>
                <w:spacing w:val="-2"/>
                <w:sz w:val="18"/>
              </w:rPr>
            </w:pPr>
            <w:r w:rsidRPr="00CC0718">
              <w:rPr>
                <w:color w:val="000000"/>
                <w:spacing w:val="-2"/>
                <w:sz w:val="18"/>
              </w:rPr>
              <w:t>No</w:t>
            </w:r>
          </w:p>
        </w:tc>
        <w:tc>
          <w:tcPr>
            <w:tcW w:w="1017" w:type="dxa"/>
            <w:tcBorders>
              <w:top w:val="single" w:color="8FB6EA" w:sz="5" w:space="0"/>
              <w:bottom w:val="single" w:color="8FB6EA" w:sz="5" w:space="0"/>
            </w:tcBorders>
            <w:shd w:val="clear" w:color="auto" w:fill="FFFFFF" w:themeFill="background1"/>
            <w:tcMar/>
          </w:tcPr>
          <w:p w:rsidRPr="00CC0718" w:rsidR="00C71DC8" w:rsidP="00244814" w:rsidRDefault="00C71DC8" w14:paraId="6361BE65" w14:textId="77777777">
            <w:pPr>
              <w:rPr>
                <w:color w:val="000000"/>
                <w:spacing w:val="-2"/>
                <w:sz w:val="18"/>
              </w:rPr>
            </w:pPr>
            <w:r w:rsidRPr="00CC0718">
              <w:rPr>
                <w:color w:val="000000"/>
                <w:spacing w:val="-2"/>
                <w:sz w:val="18"/>
              </w:rPr>
              <w:t>None</w:t>
            </w:r>
          </w:p>
        </w:tc>
      </w:tr>
      <w:tr w:rsidRPr="00CC0718" w:rsidR="00C71DC8" w:rsidTr="3A33D0EC" w14:paraId="73A728E5" w14:textId="77777777">
        <w:trPr>
          <w:trHeight w:val="343" w:hRule="exact"/>
        </w:trPr>
        <w:tc>
          <w:tcPr>
            <w:tcW w:w="6763" w:type="dxa"/>
            <w:gridSpan w:val="2"/>
            <w:tcBorders>
              <w:top w:val="single" w:color="8FB6EA" w:sz="5" w:space="0"/>
              <w:bottom w:val="single" w:color="8FB6EA" w:sz="5" w:space="0"/>
            </w:tcBorders>
            <w:shd w:val="clear" w:color="auto" w:fill="FFFFFF" w:themeFill="background1"/>
            <w:tcMar/>
          </w:tcPr>
          <w:p w:rsidRPr="00CC0718" w:rsidR="00C71DC8" w:rsidP="00244814" w:rsidRDefault="00C71DC8" w14:paraId="13669727" w14:textId="77777777">
            <w:pPr>
              <w:rPr>
                <w:color w:val="000000"/>
                <w:spacing w:val="-2"/>
                <w:sz w:val="18"/>
              </w:rPr>
            </w:pPr>
            <w:r w:rsidRPr="00CC0718">
              <w:rPr>
                <w:color w:val="000000"/>
                <w:spacing w:val="-2"/>
                <w:sz w:val="18"/>
              </w:rPr>
              <w:t>Codes\\AXIAL CODE\\Q3 a- Journey of the Club</w:t>
            </w:r>
          </w:p>
        </w:tc>
        <w:tc>
          <w:tcPr>
            <w:tcW w:w="2034" w:type="dxa"/>
            <w:tcBorders>
              <w:top w:val="single" w:color="8FB6EA" w:sz="5" w:space="0"/>
              <w:bottom w:val="single" w:color="8FB6EA" w:sz="5" w:space="0"/>
            </w:tcBorders>
            <w:shd w:val="clear" w:color="auto" w:fill="FFFFFF" w:themeFill="background1"/>
            <w:tcMar/>
          </w:tcPr>
          <w:p w:rsidRPr="00CC0718" w:rsidR="00C71DC8" w:rsidP="00244814" w:rsidRDefault="00C71DC8" w14:paraId="61C16E0F" w14:textId="77777777">
            <w:pPr>
              <w:rPr>
                <w:color w:val="000000"/>
                <w:spacing w:val="-2"/>
                <w:sz w:val="18"/>
              </w:rPr>
            </w:pPr>
          </w:p>
        </w:tc>
        <w:tc>
          <w:tcPr>
            <w:tcW w:w="903" w:type="dxa"/>
            <w:tcBorders>
              <w:top w:val="single" w:color="8FB6EA" w:sz="5" w:space="0"/>
              <w:bottom w:val="single" w:color="8FB6EA" w:sz="5" w:space="0"/>
            </w:tcBorders>
            <w:shd w:val="clear" w:color="auto" w:fill="FFFFFF" w:themeFill="background1"/>
            <w:tcMar/>
          </w:tcPr>
          <w:p w:rsidRPr="00CC0718" w:rsidR="00C71DC8" w:rsidP="00244814" w:rsidRDefault="00C71DC8" w14:paraId="54A82CCF" w14:textId="77777777">
            <w:pPr>
              <w:rPr>
                <w:color w:val="000000"/>
                <w:spacing w:val="-2"/>
                <w:sz w:val="18"/>
              </w:rPr>
            </w:pPr>
            <w:r w:rsidRPr="00CC0718">
              <w:rPr>
                <w:color w:val="000000"/>
                <w:spacing w:val="-2"/>
                <w:sz w:val="18"/>
              </w:rPr>
              <w:t>Yes</w:t>
            </w:r>
          </w:p>
        </w:tc>
        <w:tc>
          <w:tcPr>
            <w:tcW w:w="1017" w:type="dxa"/>
            <w:tcBorders>
              <w:top w:val="single" w:color="8FB6EA" w:sz="5" w:space="0"/>
              <w:bottom w:val="single" w:color="8FB6EA" w:sz="5" w:space="0"/>
            </w:tcBorders>
            <w:shd w:val="clear" w:color="auto" w:fill="FFFFFF" w:themeFill="background1"/>
            <w:tcMar/>
          </w:tcPr>
          <w:p w:rsidRPr="00CC0718" w:rsidR="00C71DC8" w:rsidP="00244814" w:rsidRDefault="00C71DC8" w14:paraId="52CBE899" w14:textId="77777777">
            <w:pPr>
              <w:rPr>
                <w:color w:val="000000"/>
                <w:spacing w:val="-2"/>
                <w:sz w:val="18"/>
              </w:rPr>
            </w:pPr>
            <w:r w:rsidRPr="00CC0718">
              <w:rPr>
                <w:color w:val="000000"/>
                <w:spacing w:val="-2"/>
                <w:sz w:val="18"/>
              </w:rPr>
              <w:t>None</w:t>
            </w:r>
          </w:p>
        </w:tc>
      </w:tr>
      <w:tr w:rsidRPr="00CC0718" w:rsidR="00C71DC8" w:rsidTr="3A33D0EC" w14:paraId="1BD7D212" w14:textId="77777777">
        <w:trPr>
          <w:trHeight w:val="344" w:hRule="exact"/>
        </w:trPr>
        <w:tc>
          <w:tcPr>
            <w:tcW w:w="6763" w:type="dxa"/>
            <w:gridSpan w:val="2"/>
            <w:tcBorders>
              <w:top w:val="single" w:color="8FB6EA" w:sz="5" w:space="0"/>
              <w:bottom w:val="single" w:color="8FB6EA" w:sz="5" w:space="0"/>
            </w:tcBorders>
            <w:shd w:val="clear" w:color="auto" w:fill="FFFFFF" w:themeFill="background1"/>
            <w:tcMar/>
          </w:tcPr>
          <w:p w:rsidRPr="00CC0718" w:rsidR="00C71DC8" w:rsidP="00244814" w:rsidRDefault="00C71DC8" w14:paraId="6ED8C7EF" w14:textId="77777777">
            <w:pPr>
              <w:rPr>
                <w:color w:val="000000"/>
                <w:spacing w:val="-2"/>
                <w:sz w:val="18"/>
              </w:rPr>
            </w:pPr>
            <w:r w:rsidRPr="00CC0718">
              <w:rPr>
                <w:color w:val="000000"/>
                <w:spacing w:val="-2"/>
                <w:sz w:val="18"/>
              </w:rPr>
              <w:t>Codes\\AXIAL CODE\\Q3 a- Journey of the Club\CULTURAL CLUB</w:t>
            </w:r>
          </w:p>
        </w:tc>
        <w:tc>
          <w:tcPr>
            <w:tcW w:w="2034" w:type="dxa"/>
            <w:tcBorders>
              <w:top w:val="single" w:color="8FB6EA" w:sz="5" w:space="0"/>
              <w:bottom w:val="single" w:color="8FB6EA" w:sz="5" w:space="0"/>
            </w:tcBorders>
            <w:shd w:val="clear" w:color="auto" w:fill="FFFFFF" w:themeFill="background1"/>
            <w:tcMar/>
          </w:tcPr>
          <w:p w:rsidRPr="00CC0718" w:rsidR="00C71DC8" w:rsidP="00244814" w:rsidRDefault="00C71DC8" w14:paraId="0D7B0780" w14:textId="77777777">
            <w:pPr>
              <w:rPr>
                <w:color w:val="000000"/>
                <w:spacing w:val="-2"/>
                <w:sz w:val="18"/>
              </w:rPr>
            </w:pPr>
          </w:p>
        </w:tc>
        <w:tc>
          <w:tcPr>
            <w:tcW w:w="903" w:type="dxa"/>
            <w:tcBorders>
              <w:top w:val="single" w:color="8FB6EA" w:sz="5" w:space="0"/>
              <w:bottom w:val="single" w:color="8FB6EA" w:sz="5" w:space="0"/>
            </w:tcBorders>
            <w:shd w:val="clear" w:color="auto" w:fill="FFFFFF" w:themeFill="background1"/>
            <w:tcMar/>
          </w:tcPr>
          <w:p w:rsidRPr="00CC0718" w:rsidR="00C71DC8" w:rsidP="00244814" w:rsidRDefault="00C71DC8" w14:paraId="43DB6DBA" w14:textId="77777777">
            <w:pPr>
              <w:rPr>
                <w:color w:val="000000"/>
                <w:spacing w:val="-2"/>
                <w:sz w:val="18"/>
              </w:rPr>
            </w:pPr>
            <w:r w:rsidRPr="00CC0718">
              <w:rPr>
                <w:color w:val="000000"/>
                <w:spacing w:val="-2"/>
                <w:sz w:val="18"/>
              </w:rPr>
              <w:t>Yes</w:t>
            </w:r>
          </w:p>
        </w:tc>
        <w:tc>
          <w:tcPr>
            <w:tcW w:w="1017" w:type="dxa"/>
            <w:tcBorders>
              <w:top w:val="single" w:color="8FB6EA" w:sz="5" w:space="0"/>
              <w:bottom w:val="single" w:color="8FB6EA" w:sz="5" w:space="0"/>
            </w:tcBorders>
            <w:shd w:val="clear" w:color="auto" w:fill="FFFFFF" w:themeFill="background1"/>
            <w:tcMar/>
          </w:tcPr>
          <w:p w:rsidRPr="00CC0718" w:rsidR="00C71DC8" w:rsidP="00244814" w:rsidRDefault="00C71DC8" w14:paraId="540D4333" w14:textId="77777777">
            <w:pPr>
              <w:rPr>
                <w:color w:val="000000"/>
                <w:spacing w:val="-2"/>
                <w:sz w:val="18"/>
              </w:rPr>
            </w:pPr>
            <w:r w:rsidRPr="00CC0718">
              <w:rPr>
                <w:color w:val="000000"/>
                <w:spacing w:val="-2"/>
                <w:sz w:val="18"/>
              </w:rPr>
              <w:t>None</w:t>
            </w:r>
          </w:p>
        </w:tc>
      </w:tr>
      <w:tr w:rsidRPr="00CC0718" w:rsidR="00C71DC8" w:rsidTr="3A33D0EC" w14:paraId="172E0526" w14:textId="77777777">
        <w:trPr>
          <w:trHeight w:val="330" w:hRule="exact"/>
        </w:trPr>
        <w:tc>
          <w:tcPr>
            <w:tcW w:w="6763" w:type="dxa"/>
            <w:gridSpan w:val="2"/>
            <w:tcBorders>
              <w:top w:val="single" w:color="8FB6EA" w:sz="5" w:space="0"/>
              <w:bottom w:val="single" w:color="8FB6EA" w:sz="5" w:space="0"/>
            </w:tcBorders>
            <w:shd w:val="clear" w:color="auto" w:fill="FFFFFF" w:themeFill="background1"/>
            <w:tcMar/>
          </w:tcPr>
          <w:p w:rsidRPr="00CC0718" w:rsidR="00C71DC8" w:rsidP="00244814" w:rsidRDefault="00C71DC8" w14:paraId="41A2CE83" w14:textId="77777777">
            <w:pPr>
              <w:rPr>
                <w:color w:val="000000"/>
                <w:spacing w:val="-2"/>
                <w:sz w:val="18"/>
              </w:rPr>
            </w:pPr>
            <w:r w:rsidRPr="00CC0718">
              <w:rPr>
                <w:color w:val="000000"/>
                <w:spacing w:val="-2"/>
                <w:sz w:val="18"/>
              </w:rPr>
              <w:t>Codes\\AXIAL CODE\\Q3 a- Journey of the Club\CULTURAL CLUB\Kind of like a cultural club</w:t>
            </w:r>
          </w:p>
        </w:tc>
        <w:tc>
          <w:tcPr>
            <w:tcW w:w="2034" w:type="dxa"/>
            <w:tcBorders>
              <w:top w:val="single" w:color="8FB6EA" w:sz="5" w:space="0"/>
              <w:bottom w:val="single" w:color="8FB6EA" w:sz="5" w:space="0"/>
            </w:tcBorders>
            <w:shd w:val="clear" w:color="auto" w:fill="FFFFFF" w:themeFill="background1"/>
            <w:tcMar/>
          </w:tcPr>
          <w:p w:rsidRPr="00CC0718" w:rsidR="00C71DC8" w:rsidP="00244814" w:rsidRDefault="00C71DC8" w14:paraId="1DD9467E" w14:textId="77777777">
            <w:pPr>
              <w:rPr>
                <w:color w:val="000000"/>
                <w:spacing w:val="-2"/>
                <w:sz w:val="18"/>
              </w:rPr>
            </w:pPr>
          </w:p>
        </w:tc>
        <w:tc>
          <w:tcPr>
            <w:tcW w:w="903" w:type="dxa"/>
            <w:tcBorders>
              <w:top w:val="single" w:color="8FB6EA" w:sz="5" w:space="0"/>
              <w:bottom w:val="single" w:color="8FB6EA" w:sz="5" w:space="0"/>
            </w:tcBorders>
            <w:shd w:val="clear" w:color="auto" w:fill="FFFFFF" w:themeFill="background1"/>
            <w:tcMar/>
          </w:tcPr>
          <w:p w:rsidRPr="00CC0718" w:rsidR="00C71DC8" w:rsidP="00244814" w:rsidRDefault="00C71DC8" w14:paraId="33720D84" w14:textId="77777777">
            <w:pPr>
              <w:rPr>
                <w:color w:val="000000"/>
                <w:spacing w:val="-2"/>
                <w:sz w:val="18"/>
              </w:rPr>
            </w:pPr>
            <w:r w:rsidRPr="00CC0718">
              <w:rPr>
                <w:color w:val="000000"/>
                <w:spacing w:val="-2"/>
                <w:sz w:val="18"/>
              </w:rPr>
              <w:t>No</w:t>
            </w:r>
          </w:p>
        </w:tc>
        <w:tc>
          <w:tcPr>
            <w:tcW w:w="1017" w:type="dxa"/>
            <w:tcBorders>
              <w:top w:val="single" w:color="8FB6EA" w:sz="5" w:space="0"/>
              <w:bottom w:val="single" w:color="8FB6EA" w:sz="5" w:space="0"/>
            </w:tcBorders>
            <w:shd w:val="clear" w:color="auto" w:fill="FFFFFF" w:themeFill="background1"/>
            <w:tcMar/>
          </w:tcPr>
          <w:p w:rsidRPr="00CC0718" w:rsidR="00C71DC8" w:rsidP="00244814" w:rsidRDefault="00C71DC8" w14:paraId="397D4E34" w14:textId="77777777">
            <w:pPr>
              <w:rPr>
                <w:color w:val="000000"/>
                <w:spacing w:val="-2"/>
                <w:sz w:val="18"/>
              </w:rPr>
            </w:pPr>
            <w:r w:rsidRPr="00CC0718">
              <w:rPr>
                <w:color w:val="000000"/>
                <w:spacing w:val="-2"/>
                <w:sz w:val="18"/>
              </w:rPr>
              <w:t>None</w:t>
            </w:r>
          </w:p>
        </w:tc>
      </w:tr>
      <w:tr w:rsidRPr="00CC0718" w:rsidR="00C71DC8" w:rsidTr="3A33D0EC" w14:paraId="4CAEBC1F" w14:textId="77777777">
        <w:trPr>
          <w:trHeight w:val="344" w:hRule="exact"/>
        </w:trPr>
        <w:tc>
          <w:tcPr>
            <w:tcW w:w="6763" w:type="dxa"/>
            <w:gridSpan w:val="2"/>
            <w:tcBorders>
              <w:top w:val="single" w:color="8FB6EA" w:sz="5" w:space="0"/>
              <w:bottom w:val="single" w:color="8FB6EA" w:sz="5" w:space="0"/>
            </w:tcBorders>
            <w:shd w:val="clear" w:color="auto" w:fill="FFFFFF" w:themeFill="background1"/>
            <w:tcMar/>
          </w:tcPr>
          <w:p w:rsidRPr="00CC0718" w:rsidR="00C71DC8" w:rsidP="00244814" w:rsidRDefault="00C71DC8" w14:paraId="5B8837A1" w14:textId="77777777">
            <w:pPr>
              <w:rPr>
                <w:color w:val="000000"/>
                <w:spacing w:val="-2"/>
                <w:sz w:val="18"/>
              </w:rPr>
            </w:pPr>
            <w:r w:rsidRPr="00CC0718">
              <w:rPr>
                <w:color w:val="000000"/>
                <w:spacing w:val="-2"/>
                <w:sz w:val="18"/>
              </w:rPr>
              <w:t>Codes\\AXIAL CODE\\Q3 a- Journey of the Club\DANCE EXPERIENCE</w:t>
            </w:r>
          </w:p>
        </w:tc>
        <w:tc>
          <w:tcPr>
            <w:tcW w:w="2034" w:type="dxa"/>
            <w:tcBorders>
              <w:top w:val="single" w:color="8FB6EA" w:sz="5" w:space="0"/>
              <w:bottom w:val="single" w:color="8FB6EA" w:sz="5" w:space="0"/>
            </w:tcBorders>
            <w:shd w:val="clear" w:color="auto" w:fill="FFFFFF" w:themeFill="background1"/>
            <w:tcMar/>
          </w:tcPr>
          <w:p w:rsidRPr="00CC0718" w:rsidR="00C71DC8" w:rsidP="00244814" w:rsidRDefault="00C71DC8" w14:paraId="13CAF781" w14:textId="77777777">
            <w:pPr>
              <w:rPr>
                <w:color w:val="000000"/>
                <w:spacing w:val="-2"/>
                <w:sz w:val="18"/>
              </w:rPr>
            </w:pPr>
          </w:p>
        </w:tc>
        <w:tc>
          <w:tcPr>
            <w:tcW w:w="903" w:type="dxa"/>
            <w:tcBorders>
              <w:top w:val="single" w:color="8FB6EA" w:sz="5" w:space="0"/>
              <w:bottom w:val="single" w:color="8FB6EA" w:sz="5" w:space="0"/>
            </w:tcBorders>
            <w:shd w:val="clear" w:color="auto" w:fill="FFFFFF" w:themeFill="background1"/>
            <w:tcMar/>
          </w:tcPr>
          <w:p w:rsidRPr="00CC0718" w:rsidR="00C71DC8" w:rsidP="00244814" w:rsidRDefault="00C71DC8" w14:paraId="6C85C56F" w14:textId="77777777">
            <w:pPr>
              <w:rPr>
                <w:color w:val="000000"/>
                <w:spacing w:val="-2"/>
                <w:sz w:val="18"/>
              </w:rPr>
            </w:pPr>
            <w:r w:rsidRPr="00CC0718">
              <w:rPr>
                <w:color w:val="000000"/>
                <w:spacing w:val="-2"/>
                <w:sz w:val="18"/>
              </w:rPr>
              <w:t>Yes</w:t>
            </w:r>
          </w:p>
        </w:tc>
        <w:tc>
          <w:tcPr>
            <w:tcW w:w="1017" w:type="dxa"/>
            <w:tcBorders>
              <w:top w:val="single" w:color="8FB6EA" w:sz="5" w:space="0"/>
              <w:bottom w:val="single" w:color="8FB6EA" w:sz="5" w:space="0"/>
            </w:tcBorders>
            <w:shd w:val="clear" w:color="auto" w:fill="FFFFFF" w:themeFill="background1"/>
            <w:tcMar/>
          </w:tcPr>
          <w:p w:rsidRPr="00CC0718" w:rsidR="00C71DC8" w:rsidP="00244814" w:rsidRDefault="00C71DC8" w14:paraId="62F42EA8" w14:textId="77777777">
            <w:pPr>
              <w:rPr>
                <w:color w:val="000000"/>
                <w:spacing w:val="-2"/>
                <w:sz w:val="18"/>
              </w:rPr>
            </w:pPr>
            <w:r w:rsidRPr="00CC0718">
              <w:rPr>
                <w:color w:val="000000"/>
                <w:spacing w:val="-2"/>
                <w:sz w:val="18"/>
              </w:rPr>
              <w:t>None</w:t>
            </w:r>
          </w:p>
        </w:tc>
      </w:tr>
      <w:tr w:rsidRPr="00CC0718" w:rsidR="00C71DC8" w:rsidTr="3A33D0EC" w14:paraId="58680D64" w14:textId="77777777">
        <w:trPr>
          <w:trHeight w:val="458" w:hRule="exact"/>
        </w:trPr>
        <w:tc>
          <w:tcPr>
            <w:tcW w:w="6763" w:type="dxa"/>
            <w:gridSpan w:val="2"/>
            <w:tcBorders>
              <w:top w:val="single" w:color="8FB6EA" w:sz="5" w:space="0"/>
              <w:bottom w:val="single" w:color="8FB6EA" w:sz="5" w:space="0"/>
            </w:tcBorders>
            <w:shd w:val="clear" w:color="auto" w:fill="FFFFFF" w:themeFill="background1"/>
            <w:tcMar/>
          </w:tcPr>
          <w:p w:rsidRPr="00CC0718" w:rsidR="00C71DC8" w:rsidP="00244814" w:rsidRDefault="00C71DC8" w14:paraId="6673C9FA" w14:textId="77777777">
            <w:pPr>
              <w:rPr>
                <w:color w:val="000000"/>
                <w:spacing w:val="-2"/>
                <w:sz w:val="18"/>
              </w:rPr>
            </w:pPr>
            <w:r w:rsidRPr="00CC0718">
              <w:rPr>
                <w:color w:val="000000"/>
                <w:spacing w:val="-2"/>
                <w:sz w:val="18"/>
              </w:rPr>
              <w:t>Codes\\AXIAL CODE\\Q3 a- Journey of the Club\DANCE EXPERIENCE\Discovery of Campus Dance Club</w:t>
            </w:r>
          </w:p>
        </w:tc>
        <w:tc>
          <w:tcPr>
            <w:tcW w:w="2034" w:type="dxa"/>
            <w:tcBorders>
              <w:top w:val="single" w:color="8FB6EA" w:sz="5" w:space="0"/>
              <w:bottom w:val="single" w:color="8FB6EA" w:sz="5" w:space="0"/>
            </w:tcBorders>
            <w:shd w:val="clear" w:color="auto" w:fill="FFFFFF" w:themeFill="background1"/>
            <w:tcMar/>
          </w:tcPr>
          <w:p w:rsidRPr="00CC0718" w:rsidR="00C71DC8" w:rsidP="00244814" w:rsidRDefault="00C71DC8" w14:paraId="03185810" w14:textId="77777777">
            <w:pPr>
              <w:rPr>
                <w:color w:val="000000"/>
                <w:spacing w:val="-2"/>
                <w:sz w:val="18"/>
              </w:rPr>
            </w:pPr>
          </w:p>
        </w:tc>
        <w:tc>
          <w:tcPr>
            <w:tcW w:w="903" w:type="dxa"/>
            <w:tcBorders>
              <w:top w:val="single" w:color="8FB6EA" w:sz="5" w:space="0"/>
              <w:bottom w:val="single" w:color="8FB6EA" w:sz="5" w:space="0"/>
            </w:tcBorders>
            <w:shd w:val="clear" w:color="auto" w:fill="FFFFFF" w:themeFill="background1"/>
            <w:tcMar/>
          </w:tcPr>
          <w:p w:rsidRPr="00CC0718" w:rsidR="00C71DC8" w:rsidP="00244814" w:rsidRDefault="00C71DC8" w14:paraId="57F701ED" w14:textId="77777777">
            <w:pPr>
              <w:rPr>
                <w:color w:val="000000"/>
                <w:spacing w:val="-2"/>
                <w:sz w:val="18"/>
              </w:rPr>
            </w:pPr>
            <w:r w:rsidRPr="00CC0718">
              <w:rPr>
                <w:color w:val="000000"/>
                <w:spacing w:val="-2"/>
                <w:sz w:val="18"/>
              </w:rPr>
              <w:t>No</w:t>
            </w:r>
          </w:p>
        </w:tc>
        <w:tc>
          <w:tcPr>
            <w:tcW w:w="1017" w:type="dxa"/>
            <w:tcBorders>
              <w:top w:val="single" w:color="8FB6EA" w:sz="5" w:space="0"/>
              <w:bottom w:val="single" w:color="8FB6EA" w:sz="5" w:space="0"/>
            </w:tcBorders>
            <w:shd w:val="clear" w:color="auto" w:fill="FFFFFF" w:themeFill="background1"/>
            <w:tcMar/>
          </w:tcPr>
          <w:p w:rsidRPr="00CC0718" w:rsidR="00C71DC8" w:rsidP="00244814" w:rsidRDefault="00C71DC8" w14:paraId="3A11D012" w14:textId="77777777">
            <w:pPr>
              <w:rPr>
                <w:color w:val="000000"/>
                <w:spacing w:val="-2"/>
                <w:sz w:val="18"/>
              </w:rPr>
            </w:pPr>
            <w:r w:rsidRPr="00CC0718">
              <w:rPr>
                <w:color w:val="000000"/>
                <w:spacing w:val="-2"/>
                <w:sz w:val="18"/>
              </w:rPr>
              <w:t>None</w:t>
            </w:r>
          </w:p>
        </w:tc>
      </w:tr>
      <w:tr w:rsidRPr="00CC0718" w:rsidR="00C71DC8" w:rsidTr="3A33D0EC" w14:paraId="059F3185" w14:textId="77777777">
        <w:trPr>
          <w:trHeight w:val="330" w:hRule="exact"/>
        </w:trPr>
        <w:tc>
          <w:tcPr>
            <w:tcW w:w="6763" w:type="dxa"/>
            <w:gridSpan w:val="2"/>
            <w:tcBorders>
              <w:top w:val="single" w:color="8FB6EA" w:sz="5" w:space="0"/>
              <w:bottom w:val="single" w:color="8FB6EA" w:sz="5" w:space="0"/>
            </w:tcBorders>
            <w:shd w:val="clear" w:color="auto" w:fill="FFFFFF" w:themeFill="background1"/>
            <w:tcMar/>
          </w:tcPr>
          <w:p w:rsidRPr="00CC0718" w:rsidR="00C71DC8" w:rsidP="00244814" w:rsidRDefault="00C71DC8" w14:paraId="2AD6A0C7" w14:textId="77777777">
            <w:pPr>
              <w:rPr>
                <w:color w:val="000000"/>
                <w:spacing w:val="-2"/>
                <w:sz w:val="18"/>
              </w:rPr>
            </w:pPr>
            <w:r w:rsidRPr="00CC0718">
              <w:rPr>
                <w:color w:val="000000"/>
                <w:spacing w:val="-2"/>
                <w:sz w:val="18"/>
              </w:rPr>
              <w:t>Codes\\AXIAL CODE\\Q3 a- Journey of the Club\DANCE EXPERIENCE\Early Dance Experience</w:t>
            </w:r>
          </w:p>
        </w:tc>
        <w:tc>
          <w:tcPr>
            <w:tcW w:w="2034" w:type="dxa"/>
            <w:tcBorders>
              <w:top w:val="single" w:color="8FB6EA" w:sz="5" w:space="0"/>
              <w:bottom w:val="single" w:color="8FB6EA" w:sz="5" w:space="0"/>
            </w:tcBorders>
            <w:shd w:val="clear" w:color="auto" w:fill="FFFFFF" w:themeFill="background1"/>
            <w:tcMar/>
          </w:tcPr>
          <w:p w:rsidRPr="00CC0718" w:rsidR="00C71DC8" w:rsidP="00244814" w:rsidRDefault="00C71DC8" w14:paraId="06E2B7E8" w14:textId="77777777">
            <w:pPr>
              <w:rPr>
                <w:color w:val="000000"/>
                <w:spacing w:val="-2"/>
                <w:sz w:val="18"/>
              </w:rPr>
            </w:pPr>
          </w:p>
        </w:tc>
        <w:tc>
          <w:tcPr>
            <w:tcW w:w="903" w:type="dxa"/>
            <w:tcBorders>
              <w:top w:val="single" w:color="8FB6EA" w:sz="5" w:space="0"/>
              <w:bottom w:val="single" w:color="8FB6EA" w:sz="5" w:space="0"/>
            </w:tcBorders>
            <w:shd w:val="clear" w:color="auto" w:fill="FFFFFF" w:themeFill="background1"/>
            <w:tcMar/>
          </w:tcPr>
          <w:p w:rsidRPr="00CC0718" w:rsidR="00C71DC8" w:rsidP="00244814" w:rsidRDefault="00C71DC8" w14:paraId="42B5E8F1" w14:textId="77777777">
            <w:pPr>
              <w:rPr>
                <w:color w:val="000000"/>
                <w:spacing w:val="-2"/>
                <w:sz w:val="18"/>
              </w:rPr>
            </w:pPr>
            <w:r w:rsidRPr="00CC0718">
              <w:rPr>
                <w:color w:val="000000"/>
                <w:spacing w:val="-2"/>
                <w:sz w:val="18"/>
              </w:rPr>
              <w:t>No</w:t>
            </w:r>
          </w:p>
        </w:tc>
        <w:tc>
          <w:tcPr>
            <w:tcW w:w="1017" w:type="dxa"/>
            <w:tcBorders>
              <w:top w:val="single" w:color="8FB6EA" w:sz="5" w:space="0"/>
              <w:bottom w:val="single" w:color="8FB6EA" w:sz="5" w:space="0"/>
            </w:tcBorders>
            <w:shd w:val="clear" w:color="auto" w:fill="FFFFFF" w:themeFill="background1"/>
            <w:tcMar/>
          </w:tcPr>
          <w:p w:rsidRPr="00CC0718" w:rsidR="00C71DC8" w:rsidP="00244814" w:rsidRDefault="00C71DC8" w14:paraId="57B63F17" w14:textId="77777777">
            <w:pPr>
              <w:rPr>
                <w:color w:val="000000"/>
                <w:spacing w:val="-2"/>
                <w:sz w:val="18"/>
              </w:rPr>
            </w:pPr>
            <w:r w:rsidRPr="00CC0718">
              <w:rPr>
                <w:color w:val="000000"/>
                <w:spacing w:val="-2"/>
                <w:sz w:val="18"/>
              </w:rPr>
              <w:t>None</w:t>
            </w:r>
          </w:p>
        </w:tc>
      </w:tr>
      <w:tr w:rsidRPr="00CC0718" w:rsidR="00C71DC8" w:rsidTr="3A33D0EC" w14:paraId="02C17866" w14:textId="77777777">
        <w:trPr>
          <w:trHeight w:val="344" w:hRule="exact"/>
        </w:trPr>
        <w:tc>
          <w:tcPr>
            <w:tcW w:w="6763" w:type="dxa"/>
            <w:gridSpan w:val="2"/>
            <w:tcBorders>
              <w:top w:val="single" w:color="8FB6EA" w:sz="5" w:space="0"/>
              <w:bottom w:val="single" w:color="8FB6EA" w:sz="5" w:space="0"/>
            </w:tcBorders>
            <w:shd w:val="clear" w:color="auto" w:fill="FFFFFF" w:themeFill="background1"/>
            <w:tcMar/>
          </w:tcPr>
          <w:p w:rsidRPr="00CC0718" w:rsidR="00C71DC8" w:rsidP="00244814" w:rsidRDefault="00C71DC8" w14:paraId="473B7ED4" w14:textId="77777777">
            <w:pPr>
              <w:rPr>
                <w:color w:val="000000"/>
                <w:spacing w:val="-2"/>
                <w:sz w:val="18"/>
              </w:rPr>
            </w:pPr>
            <w:r w:rsidRPr="00CC0718">
              <w:rPr>
                <w:color w:val="000000"/>
                <w:spacing w:val="-2"/>
                <w:sz w:val="18"/>
              </w:rPr>
              <w:t>Codes\\AXIAL CODE\\Q3 a- Journey of the Club\FOUNDER MEMBER</w:t>
            </w:r>
          </w:p>
        </w:tc>
        <w:tc>
          <w:tcPr>
            <w:tcW w:w="2034" w:type="dxa"/>
            <w:tcBorders>
              <w:top w:val="single" w:color="8FB6EA" w:sz="5" w:space="0"/>
              <w:bottom w:val="single" w:color="8FB6EA" w:sz="5" w:space="0"/>
            </w:tcBorders>
            <w:shd w:val="clear" w:color="auto" w:fill="FFFFFF" w:themeFill="background1"/>
            <w:tcMar/>
          </w:tcPr>
          <w:p w:rsidRPr="00CC0718" w:rsidR="00C71DC8" w:rsidP="00244814" w:rsidRDefault="00C71DC8" w14:paraId="507D57BE" w14:textId="77777777">
            <w:pPr>
              <w:rPr>
                <w:color w:val="000000"/>
                <w:spacing w:val="-2"/>
                <w:sz w:val="18"/>
              </w:rPr>
            </w:pPr>
          </w:p>
        </w:tc>
        <w:tc>
          <w:tcPr>
            <w:tcW w:w="903" w:type="dxa"/>
            <w:tcBorders>
              <w:top w:val="single" w:color="8FB6EA" w:sz="5" w:space="0"/>
              <w:bottom w:val="single" w:color="8FB6EA" w:sz="5" w:space="0"/>
            </w:tcBorders>
            <w:shd w:val="clear" w:color="auto" w:fill="FFFFFF" w:themeFill="background1"/>
            <w:tcMar/>
          </w:tcPr>
          <w:p w:rsidRPr="00CC0718" w:rsidR="00C71DC8" w:rsidP="00244814" w:rsidRDefault="00C71DC8" w14:paraId="739BEDDC" w14:textId="77777777">
            <w:pPr>
              <w:rPr>
                <w:color w:val="000000"/>
                <w:spacing w:val="-2"/>
                <w:sz w:val="18"/>
              </w:rPr>
            </w:pPr>
            <w:r w:rsidRPr="00CC0718">
              <w:rPr>
                <w:color w:val="000000"/>
                <w:spacing w:val="-2"/>
                <w:sz w:val="18"/>
              </w:rPr>
              <w:t>Yes</w:t>
            </w:r>
          </w:p>
        </w:tc>
        <w:tc>
          <w:tcPr>
            <w:tcW w:w="1017" w:type="dxa"/>
            <w:tcBorders>
              <w:top w:val="single" w:color="8FB6EA" w:sz="5" w:space="0"/>
              <w:bottom w:val="single" w:color="8FB6EA" w:sz="5" w:space="0"/>
            </w:tcBorders>
            <w:shd w:val="clear" w:color="auto" w:fill="FFFFFF" w:themeFill="background1"/>
            <w:tcMar/>
          </w:tcPr>
          <w:p w:rsidRPr="00CC0718" w:rsidR="00C71DC8" w:rsidP="00244814" w:rsidRDefault="00C71DC8" w14:paraId="400108F5" w14:textId="77777777">
            <w:pPr>
              <w:rPr>
                <w:color w:val="000000"/>
                <w:spacing w:val="-2"/>
                <w:sz w:val="18"/>
              </w:rPr>
            </w:pPr>
            <w:r w:rsidRPr="00CC0718">
              <w:rPr>
                <w:color w:val="000000"/>
                <w:spacing w:val="-2"/>
                <w:sz w:val="18"/>
              </w:rPr>
              <w:t>None</w:t>
            </w:r>
          </w:p>
        </w:tc>
      </w:tr>
      <w:tr w:rsidRPr="00CC0718" w:rsidR="00C71DC8" w:rsidTr="3A33D0EC" w14:paraId="0612DFF9" w14:textId="77777777">
        <w:trPr>
          <w:trHeight w:val="344" w:hRule="exact"/>
        </w:trPr>
        <w:tc>
          <w:tcPr>
            <w:tcW w:w="6763" w:type="dxa"/>
            <w:gridSpan w:val="2"/>
            <w:tcBorders>
              <w:top w:val="single" w:color="8FB6EA" w:sz="5" w:space="0"/>
              <w:bottom w:val="single" w:color="8FB6EA" w:sz="5" w:space="0"/>
            </w:tcBorders>
            <w:shd w:val="clear" w:color="auto" w:fill="FFFFFF" w:themeFill="background1"/>
            <w:tcMar/>
          </w:tcPr>
          <w:p w:rsidRPr="00CC0718" w:rsidR="00C71DC8" w:rsidP="00244814" w:rsidRDefault="00C71DC8" w14:paraId="533488EA" w14:textId="77777777">
            <w:pPr>
              <w:rPr>
                <w:color w:val="000000"/>
                <w:spacing w:val="-2"/>
                <w:sz w:val="18"/>
              </w:rPr>
            </w:pPr>
            <w:r w:rsidRPr="00CC0718">
              <w:rPr>
                <w:color w:val="000000"/>
                <w:spacing w:val="-2"/>
                <w:sz w:val="18"/>
              </w:rPr>
              <w:t>Codes\\AXIAL CODE\\Q3 a- Journey of the Club\FOUNDER MEMBER\Founding and Purpose</w:t>
            </w:r>
          </w:p>
        </w:tc>
        <w:tc>
          <w:tcPr>
            <w:tcW w:w="2034" w:type="dxa"/>
            <w:tcBorders>
              <w:top w:val="single" w:color="8FB6EA" w:sz="5" w:space="0"/>
              <w:bottom w:val="single" w:color="8FB6EA" w:sz="5" w:space="0"/>
            </w:tcBorders>
            <w:shd w:val="clear" w:color="auto" w:fill="FFFFFF" w:themeFill="background1"/>
            <w:tcMar/>
          </w:tcPr>
          <w:p w:rsidRPr="00CC0718" w:rsidR="00C71DC8" w:rsidP="00244814" w:rsidRDefault="00C71DC8" w14:paraId="21756B21" w14:textId="77777777">
            <w:pPr>
              <w:rPr>
                <w:color w:val="000000"/>
                <w:spacing w:val="-2"/>
                <w:sz w:val="18"/>
              </w:rPr>
            </w:pPr>
          </w:p>
        </w:tc>
        <w:tc>
          <w:tcPr>
            <w:tcW w:w="903" w:type="dxa"/>
            <w:tcBorders>
              <w:top w:val="single" w:color="8FB6EA" w:sz="5" w:space="0"/>
              <w:bottom w:val="single" w:color="8FB6EA" w:sz="5" w:space="0"/>
            </w:tcBorders>
            <w:shd w:val="clear" w:color="auto" w:fill="FFFFFF" w:themeFill="background1"/>
            <w:tcMar/>
          </w:tcPr>
          <w:p w:rsidRPr="00CC0718" w:rsidR="00C71DC8" w:rsidP="00244814" w:rsidRDefault="00C71DC8" w14:paraId="309B8D9B" w14:textId="77777777">
            <w:pPr>
              <w:rPr>
                <w:color w:val="000000"/>
                <w:spacing w:val="-2"/>
                <w:sz w:val="18"/>
              </w:rPr>
            </w:pPr>
            <w:r w:rsidRPr="00CC0718">
              <w:rPr>
                <w:color w:val="000000"/>
                <w:spacing w:val="-2"/>
                <w:sz w:val="18"/>
              </w:rPr>
              <w:t>No</w:t>
            </w:r>
          </w:p>
        </w:tc>
        <w:tc>
          <w:tcPr>
            <w:tcW w:w="1017" w:type="dxa"/>
            <w:tcBorders>
              <w:top w:val="single" w:color="8FB6EA" w:sz="5" w:space="0"/>
              <w:bottom w:val="single" w:color="8FB6EA" w:sz="5" w:space="0"/>
            </w:tcBorders>
            <w:shd w:val="clear" w:color="auto" w:fill="FFFFFF" w:themeFill="background1"/>
            <w:tcMar/>
          </w:tcPr>
          <w:p w:rsidRPr="00CC0718" w:rsidR="00C71DC8" w:rsidP="00244814" w:rsidRDefault="00C71DC8" w14:paraId="5A944B20" w14:textId="77777777">
            <w:pPr>
              <w:rPr>
                <w:color w:val="000000"/>
                <w:spacing w:val="-2"/>
                <w:sz w:val="18"/>
              </w:rPr>
            </w:pPr>
            <w:r w:rsidRPr="00CC0718">
              <w:rPr>
                <w:color w:val="000000"/>
                <w:spacing w:val="-2"/>
                <w:sz w:val="18"/>
              </w:rPr>
              <w:t>None</w:t>
            </w:r>
          </w:p>
        </w:tc>
      </w:tr>
      <w:tr w:rsidRPr="00CC0718" w:rsidR="00C71DC8" w:rsidTr="3A33D0EC" w14:paraId="648B2CC9" w14:textId="77777777">
        <w:trPr>
          <w:trHeight w:val="329" w:hRule="exact"/>
        </w:trPr>
        <w:tc>
          <w:tcPr>
            <w:tcW w:w="6763" w:type="dxa"/>
            <w:gridSpan w:val="2"/>
            <w:tcBorders>
              <w:top w:val="single" w:color="8FB6EA" w:sz="5" w:space="0"/>
              <w:bottom w:val="single" w:color="8FB6EA" w:sz="5" w:space="0"/>
            </w:tcBorders>
            <w:shd w:val="clear" w:color="auto" w:fill="FFFFFF" w:themeFill="background1"/>
            <w:tcMar/>
          </w:tcPr>
          <w:p w:rsidRPr="00CC0718" w:rsidR="00C71DC8" w:rsidP="00244814" w:rsidRDefault="00C71DC8" w14:paraId="1D2702AA" w14:textId="77777777">
            <w:pPr>
              <w:rPr>
                <w:color w:val="000000"/>
                <w:spacing w:val="-2"/>
                <w:sz w:val="18"/>
              </w:rPr>
            </w:pPr>
            <w:r w:rsidRPr="00CC0718">
              <w:rPr>
                <w:color w:val="000000"/>
                <w:spacing w:val="-2"/>
                <w:sz w:val="18"/>
              </w:rPr>
              <w:t>Codes\\AXIAL CODE\\Q3 a- Journey of the Club\FOUNDER MEMBER\New Club</w:t>
            </w:r>
          </w:p>
        </w:tc>
        <w:tc>
          <w:tcPr>
            <w:tcW w:w="2034" w:type="dxa"/>
            <w:tcBorders>
              <w:top w:val="single" w:color="8FB6EA" w:sz="5" w:space="0"/>
              <w:bottom w:val="single" w:color="8FB6EA" w:sz="5" w:space="0"/>
            </w:tcBorders>
            <w:shd w:val="clear" w:color="auto" w:fill="FFFFFF" w:themeFill="background1"/>
            <w:tcMar/>
          </w:tcPr>
          <w:p w:rsidRPr="00CC0718" w:rsidR="00C71DC8" w:rsidP="00244814" w:rsidRDefault="00C71DC8" w14:paraId="7C9DF7DD" w14:textId="77777777">
            <w:pPr>
              <w:rPr>
                <w:color w:val="000000"/>
                <w:spacing w:val="-2"/>
                <w:sz w:val="18"/>
              </w:rPr>
            </w:pPr>
          </w:p>
        </w:tc>
        <w:tc>
          <w:tcPr>
            <w:tcW w:w="903" w:type="dxa"/>
            <w:tcBorders>
              <w:top w:val="single" w:color="8FB6EA" w:sz="5" w:space="0"/>
              <w:bottom w:val="single" w:color="8FB6EA" w:sz="5" w:space="0"/>
            </w:tcBorders>
            <w:shd w:val="clear" w:color="auto" w:fill="FFFFFF" w:themeFill="background1"/>
            <w:tcMar/>
          </w:tcPr>
          <w:p w:rsidRPr="00CC0718" w:rsidR="00C71DC8" w:rsidP="00244814" w:rsidRDefault="00C71DC8" w14:paraId="533ADDC2" w14:textId="77777777">
            <w:pPr>
              <w:rPr>
                <w:color w:val="000000"/>
                <w:spacing w:val="-2"/>
                <w:sz w:val="18"/>
              </w:rPr>
            </w:pPr>
            <w:r w:rsidRPr="00CC0718">
              <w:rPr>
                <w:color w:val="000000"/>
                <w:spacing w:val="-2"/>
                <w:sz w:val="18"/>
              </w:rPr>
              <w:t>No</w:t>
            </w:r>
          </w:p>
        </w:tc>
        <w:tc>
          <w:tcPr>
            <w:tcW w:w="1017" w:type="dxa"/>
            <w:tcBorders>
              <w:top w:val="single" w:color="8FB6EA" w:sz="5" w:space="0"/>
              <w:bottom w:val="single" w:color="8FB6EA" w:sz="5" w:space="0"/>
            </w:tcBorders>
            <w:shd w:val="clear" w:color="auto" w:fill="FFFFFF" w:themeFill="background1"/>
            <w:tcMar/>
          </w:tcPr>
          <w:p w:rsidRPr="00CC0718" w:rsidR="00C71DC8" w:rsidP="00244814" w:rsidRDefault="00C71DC8" w14:paraId="145A3AB7" w14:textId="77777777">
            <w:pPr>
              <w:rPr>
                <w:color w:val="000000"/>
                <w:spacing w:val="-2"/>
                <w:sz w:val="18"/>
              </w:rPr>
            </w:pPr>
            <w:r w:rsidRPr="00CC0718">
              <w:rPr>
                <w:color w:val="000000"/>
                <w:spacing w:val="-2"/>
                <w:sz w:val="18"/>
              </w:rPr>
              <w:t>None</w:t>
            </w:r>
          </w:p>
        </w:tc>
      </w:tr>
      <w:tr w:rsidRPr="00CC0718" w:rsidR="00C71DC8" w:rsidTr="3A33D0EC" w14:paraId="50DF1847" w14:textId="77777777">
        <w:trPr>
          <w:trHeight w:val="459" w:hRule="exact"/>
        </w:trPr>
        <w:tc>
          <w:tcPr>
            <w:tcW w:w="6763" w:type="dxa"/>
            <w:gridSpan w:val="2"/>
            <w:tcBorders>
              <w:top w:val="single" w:color="8FB6EA" w:sz="5" w:space="0"/>
              <w:bottom w:val="single" w:color="8FB6EA" w:sz="5" w:space="0"/>
            </w:tcBorders>
            <w:shd w:val="clear" w:color="auto" w:fill="FFFFFF" w:themeFill="background1"/>
            <w:tcMar/>
          </w:tcPr>
          <w:p w:rsidRPr="00CC0718" w:rsidR="00C71DC8" w:rsidP="00244814" w:rsidRDefault="00C71DC8" w14:paraId="4A41FE99" w14:textId="77777777">
            <w:pPr>
              <w:rPr>
                <w:color w:val="000000"/>
                <w:spacing w:val="-2"/>
                <w:sz w:val="18"/>
              </w:rPr>
            </w:pPr>
            <w:r w:rsidRPr="00CC0718">
              <w:rPr>
                <w:color w:val="000000"/>
                <w:spacing w:val="-2"/>
                <w:sz w:val="18"/>
              </w:rPr>
              <w:t>Codes\\AXIAL CODE\\Q3 a- Journey of the Club\FOUNDER MEMBER\Role of the Founder and President</w:t>
            </w:r>
          </w:p>
        </w:tc>
        <w:tc>
          <w:tcPr>
            <w:tcW w:w="2034" w:type="dxa"/>
            <w:tcBorders>
              <w:top w:val="single" w:color="8FB6EA" w:sz="5" w:space="0"/>
              <w:bottom w:val="single" w:color="8FB6EA" w:sz="5" w:space="0"/>
            </w:tcBorders>
            <w:shd w:val="clear" w:color="auto" w:fill="FFFFFF" w:themeFill="background1"/>
            <w:tcMar/>
          </w:tcPr>
          <w:p w:rsidRPr="00CC0718" w:rsidR="00C71DC8" w:rsidP="00244814" w:rsidRDefault="00C71DC8" w14:paraId="60D11CC8" w14:textId="77777777">
            <w:pPr>
              <w:rPr>
                <w:color w:val="000000"/>
                <w:spacing w:val="-2"/>
                <w:sz w:val="18"/>
              </w:rPr>
            </w:pPr>
          </w:p>
        </w:tc>
        <w:tc>
          <w:tcPr>
            <w:tcW w:w="903" w:type="dxa"/>
            <w:tcBorders>
              <w:top w:val="single" w:color="8FB6EA" w:sz="5" w:space="0"/>
              <w:bottom w:val="single" w:color="8FB6EA" w:sz="5" w:space="0"/>
            </w:tcBorders>
            <w:shd w:val="clear" w:color="auto" w:fill="FFFFFF" w:themeFill="background1"/>
            <w:tcMar/>
          </w:tcPr>
          <w:p w:rsidRPr="00CC0718" w:rsidR="00C71DC8" w:rsidP="00244814" w:rsidRDefault="00C71DC8" w14:paraId="5149FF65" w14:textId="77777777">
            <w:pPr>
              <w:rPr>
                <w:color w:val="000000"/>
                <w:spacing w:val="-2"/>
                <w:sz w:val="18"/>
              </w:rPr>
            </w:pPr>
            <w:r w:rsidRPr="00CC0718">
              <w:rPr>
                <w:color w:val="000000"/>
                <w:spacing w:val="-2"/>
                <w:sz w:val="18"/>
              </w:rPr>
              <w:t>No</w:t>
            </w:r>
          </w:p>
        </w:tc>
        <w:tc>
          <w:tcPr>
            <w:tcW w:w="1017" w:type="dxa"/>
            <w:tcBorders>
              <w:top w:val="single" w:color="8FB6EA" w:sz="5" w:space="0"/>
              <w:bottom w:val="single" w:color="8FB6EA" w:sz="5" w:space="0"/>
            </w:tcBorders>
            <w:shd w:val="clear" w:color="auto" w:fill="FFFFFF" w:themeFill="background1"/>
            <w:tcMar/>
          </w:tcPr>
          <w:p w:rsidRPr="00CC0718" w:rsidR="00C71DC8" w:rsidP="00244814" w:rsidRDefault="00C71DC8" w14:paraId="1ED79E42" w14:textId="77777777">
            <w:pPr>
              <w:rPr>
                <w:color w:val="000000"/>
                <w:spacing w:val="-2"/>
                <w:sz w:val="18"/>
              </w:rPr>
            </w:pPr>
            <w:r w:rsidRPr="00CC0718">
              <w:rPr>
                <w:color w:val="000000"/>
                <w:spacing w:val="-2"/>
                <w:sz w:val="18"/>
              </w:rPr>
              <w:t>None</w:t>
            </w:r>
          </w:p>
        </w:tc>
      </w:tr>
      <w:tr w:rsidRPr="00CC0718" w:rsidR="00C71DC8" w:rsidTr="3A33D0EC" w14:paraId="75C759E6" w14:textId="77777777">
        <w:trPr>
          <w:trHeight w:val="343" w:hRule="exact"/>
        </w:trPr>
        <w:tc>
          <w:tcPr>
            <w:tcW w:w="6763" w:type="dxa"/>
            <w:gridSpan w:val="2"/>
            <w:tcBorders>
              <w:top w:val="single" w:color="8FB6EA" w:sz="5" w:space="0"/>
              <w:bottom w:val="single" w:color="8FB6EA" w:sz="5" w:space="0"/>
            </w:tcBorders>
            <w:shd w:val="clear" w:color="auto" w:fill="FFFFFF" w:themeFill="background1"/>
            <w:tcMar/>
          </w:tcPr>
          <w:p w:rsidRPr="00CC0718" w:rsidR="00C71DC8" w:rsidP="00244814" w:rsidRDefault="00C71DC8" w14:paraId="19B32E84" w14:textId="77777777">
            <w:pPr>
              <w:rPr>
                <w:color w:val="000000"/>
                <w:spacing w:val="-2"/>
                <w:sz w:val="18"/>
              </w:rPr>
            </w:pPr>
            <w:r w:rsidRPr="00CC0718">
              <w:rPr>
                <w:color w:val="000000"/>
                <w:spacing w:val="-2"/>
                <w:sz w:val="18"/>
              </w:rPr>
              <w:t>Codes\\AXIAL CODE\\Q3 a- Journey of the Club\GROWTH AND DEVELOPMENT</w:t>
            </w:r>
          </w:p>
        </w:tc>
        <w:tc>
          <w:tcPr>
            <w:tcW w:w="2034" w:type="dxa"/>
            <w:tcBorders>
              <w:top w:val="single" w:color="8FB6EA" w:sz="5" w:space="0"/>
              <w:bottom w:val="single" w:color="8FB6EA" w:sz="5" w:space="0"/>
            </w:tcBorders>
            <w:shd w:val="clear" w:color="auto" w:fill="FFFFFF" w:themeFill="background1"/>
            <w:tcMar/>
          </w:tcPr>
          <w:p w:rsidRPr="00CC0718" w:rsidR="00C71DC8" w:rsidP="00244814" w:rsidRDefault="00C71DC8" w14:paraId="0A0C45D0" w14:textId="77777777">
            <w:pPr>
              <w:rPr>
                <w:color w:val="000000"/>
                <w:spacing w:val="-2"/>
                <w:sz w:val="18"/>
              </w:rPr>
            </w:pPr>
          </w:p>
        </w:tc>
        <w:tc>
          <w:tcPr>
            <w:tcW w:w="903" w:type="dxa"/>
            <w:tcBorders>
              <w:top w:val="single" w:color="8FB6EA" w:sz="5" w:space="0"/>
              <w:bottom w:val="single" w:color="8FB6EA" w:sz="5" w:space="0"/>
            </w:tcBorders>
            <w:shd w:val="clear" w:color="auto" w:fill="FFFFFF" w:themeFill="background1"/>
            <w:tcMar/>
          </w:tcPr>
          <w:p w:rsidRPr="00CC0718" w:rsidR="00C71DC8" w:rsidP="00244814" w:rsidRDefault="00C71DC8" w14:paraId="13DEF776" w14:textId="77777777">
            <w:pPr>
              <w:rPr>
                <w:color w:val="000000"/>
                <w:spacing w:val="-2"/>
                <w:sz w:val="18"/>
              </w:rPr>
            </w:pPr>
            <w:r w:rsidRPr="00CC0718">
              <w:rPr>
                <w:color w:val="000000"/>
                <w:spacing w:val="-2"/>
                <w:sz w:val="18"/>
              </w:rPr>
              <w:t>Yes</w:t>
            </w:r>
          </w:p>
        </w:tc>
        <w:tc>
          <w:tcPr>
            <w:tcW w:w="1017" w:type="dxa"/>
            <w:tcBorders>
              <w:top w:val="single" w:color="8FB6EA" w:sz="5" w:space="0"/>
              <w:bottom w:val="single" w:color="8FB6EA" w:sz="5" w:space="0"/>
            </w:tcBorders>
            <w:shd w:val="clear" w:color="auto" w:fill="FFFFFF" w:themeFill="background1"/>
            <w:tcMar/>
          </w:tcPr>
          <w:p w:rsidRPr="00CC0718" w:rsidR="00C71DC8" w:rsidP="00244814" w:rsidRDefault="00C71DC8" w14:paraId="6BC81480" w14:textId="77777777">
            <w:pPr>
              <w:rPr>
                <w:color w:val="000000"/>
                <w:spacing w:val="-2"/>
                <w:sz w:val="18"/>
              </w:rPr>
            </w:pPr>
            <w:r w:rsidRPr="00CC0718">
              <w:rPr>
                <w:color w:val="000000"/>
                <w:spacing w:val="-2"/>
                <w:sz w:val="18"/>
              </w:rPr>
              <w:t>None</w:t>
            </w:r>
          </w:p>
        </w:tc>
      </w:tr>
      <w:tr w:rsidRPr="00CC0718" w:rsidR="00C71DC8" w:rsidTr="3A33D0EC" w14:paraId="5EEF8DB5" w14:textId="77777777">
        <w:trPr>
          <w:trHeight w:val="459" w:hRule="exact"/>
        </w:trPr>
        <w:tc>
          <w:tcPr>
            <w:tcW w:w="6763" w:type="dxa"/>
            <w:gridSpan w:val="2"/>
            <w:tcBorders>
              <w:top w:val="single" w:color="8FB6EA" w:sz="5" w:space="0"/>
              <w:bottom w:val="single" w:color="8FB6EA" w:sz="5" w:space="0"/>
            </w:tcBorders>
            <w:shd w:val="clear" w:color="auto" w:fill="FFFFFF" w:themeFill="background1"/>
            <w:tcMar/>
          </w:tcPr>
          <w:p w:rsidRPr="00CC0718" w:rsidR="00C71DC8" w:rsidP="00244814" w:rsidRDefault="00C71DC8" w14:paraId="7BD0BFDE" w14:textId="77777777">
            <w:pPr>
              <w:rPr>
                <w:color w:val="000000"/>
                <w:spacing w:val="-2"/>
                <w:sz w:val="18"/>
              </w:rPr>
            </w:pPr>
            <w:r w:rsidRPr="00CC0718">
              <w:rPr>
                <w:color w:val="000000"/>
                <w:spacing w:val="-2"/>
                <w:sz w:val="18"/>
              </w:rPr>
              <w:t>Codes\\AXIAL CODE\\Q3 a- Journey of the Club\GROWTH AND DEVELOPMENT\Has been smooth</w:t>
            </w:r>
          </w:p>
        </w:tc>
        <w:tc>
          <w:tcPr>
            <w:tcW w:w="2034" w:type="dxa"/>
            <w:tcBorders>
              <w:top w:val="single" w:color="8FB6EA" w:sz="5" w:space="0"/>
              <w:bottom w:val="single" w:color="8FB6EA" w:sz="5" w:space="0"/>
            </w:tcBorders>
            <w:shd w:val="clear" w:color="auto" w:fill="FFFFFF" w:themeFill="background1"/>
            <w:tcMar/>
          </w:tcPr>
          <w:p w:rsidRPr="00CC0718" w:rsidR="00C71DC8" w:rsidP="00244814" w:rsidRDefault="00C71DC8" w14:paraId="125D9678" w14:textId="77777777">
            <w:pPr>
              <w:rPr>
                <w:color w:val="000000"/>
                <w:spacing w:val="-2"/>
                <w:sz w:val="18"/>
              </w:rPr>
            </w:pPr>
          </w:p>
        </w:tc>
        <w:tc>
          <w:tcPr>
            <w:tcW w:w="903" w:type="dxa"/>
            <w:tcBorders>
              <w:top w:val="single" w:color="8FB6EA" w:sz="5" w:space="0"/>
              <w:bottom w:val="single" w:color="8FB6EA" w:sz="5" w:space="0"/>
            </w:tcBorders>
            <w:shd w:val="clear" w:color="auto" w:fill="FFFFFF" w:themeFill="background1"/>
            <w:tcMar/>
          </w:tcPr>
          <w:p w:rsidRPr="00CC0718" w:rsidR="00C71DC8" w:rsidP="00244814" w:rsidRDefault="00C71DC8" w14:paraId="2B6245F2" w14:textId="77777777">
            <w:pPr>
              <w:rPr>
                <w:color w:val="000000"/>
                <w:spacing w:val="-2"/>
                <w:sz w:val="18"/>
              </w:rPr>
            </w:pPr>
            <w:r w:rsidRPr="00CC0718">
              <w:rPr>
                <w:color w:val="000000"/>
                <w:spacing w:val="-2"/>
                <w:sz w:val="18"/>
              </w:rPr>
              <w:t>No</w:t>
            </w:r>
          </w:p>
        </w:tc>
        <w:tc>
          <w:tcPr>
            <w:tcW w:w="1017" w:type="dxa"/>
            <w:tcBorders>
              <w:top w:val="single" w:color="8FB6EA" w:sz="5" w:space="0"/>
              <w:bottom w:val="single" w:color="8FB6EA" w:sz="5" w:space="0"/>
            </w:tcBorders>
            <w:shd w:val="clear" w:color="auto" w:fill="FFFFFF" w:themeFill="background1"/>
            <w:tcMar/>
          </w:tcPr>
          <w:p w:rsidRPr="00CC0718" w:rsidR="00C71DC8" w:rsidP="00244814" w:rsidRDefault="00C71DC8" w14:paraId="74223246" w14:textId="77777777">
            <w:pPr>
              <w:rPr>
                <w:color w:val="000000"/>
                <w:spacing w:val="-2"/>
                <w:sz w:val="18"/>
              </w:rPr>
            </w:pPr>
            <w:r w:rsidRPr="00CC0718">
              <w:rPr>
                <w:color w:val="000000"/>
                <w:spacing w:val="-2"/>
                <w:sz w:val="18"/>
              </w:rPr>
              <w:t>None</w:t>
            </w:r>
          </w:p>
        </w:tc>
      </w:tr>
      <w:tr w:rsidRPr="00CC0718" w:rsidR="00C71DC8" w:rsidTr="3A33D0EC" w14:paraId="7F7786C4" w14:textId="77777777">
        <w:trPr>
          <w:trHeight w:val="72" w:hRule="exact"/>
        </w:trPr>
        <w:tc>
          <w:tcPr>
            <w:tcW w:w="10717" w:type="dxa"/>
            <w:gridSpan w:val="5"/>
            <w:tcBorders>
              <w:top w:val="single" w:color="8FB6EA" w:sz="5" w:space="0"/>
            </w:tcBorders>
            <w:tcMar/>
          </w:tcPr>
          <w:p w:rsidRPr="00CC0718" w:rsidR="00C71DC8" w:rsidP="00244814" w:rsidRDefault="00C71DC8" w14:paraId="271C3059" w14:textId="77777777"/>
        </w:tc>
      </w:tr>
      <w:tr w:rsidRPr="00CC0718" w:rsidR="00C71DC8" w:rsidTr="3A33D0EC" w14:paraId="7EDE6797" w14:textId="77777777">
        <w:trPr>
          <w:trHeight w:val="458" w:hRule="exact"/>
        </w:trPr>
        <w:tc>
          <w:tcPr>
            <w:tcW w:w="5359" w:type="dxa"/>
            <w:shd w:val="clear" w:color="auto" w:fill="FFFFFF" w:themeFill="background1"/>
            <w:tcMar/>
          </w:tcPr>
          <w:p w:rsidRPr="00CC0718" w:rsidR="00C71DC8" w:rsidP="00244814" w:rsidRDefault="00C71DC8" w14:paraId="277A1580" w14:textId="77777777">
            <w:pPr>
              <w:jc w:val="right"/>
              <w:rPr>
                <w:color w:val="000066"/>
                <w:spacing w:val="-2"/>
                <w:sz w:val="16"/>
              </w:rPr>
            </w:pPr>
            <w:r w:rsidRPr="00CC0718">
              <w:rPr>
                <w:color w:val="000066"/>
                <w:spacing w:val="-2"/>
                <w:sz w:val="16"/>
              </w:rPr>
              <w:t>Formatted Reports\\Coding Structure Formatted Report</w:t>
            </w:r>
          </w:p>
        </w:tc>
        <w:tc>
          <w:tcPr>
            <w:tcW w:w="5358" w:type="dxa"/>
            <w:gridSpan w:val="4"/>
            <w:shd w:val="clear" w:color="auto" w:fill="FFFFFF" w:themeFill="background1"/>
            <w:tcMar/>
          </w:tcPr>
          <w:p w:rsidRPr="00CC0718" w:rsidR="00C71DC8" w:rsidP="00244814" w:rsidRDefault="00C71DC8" w14:paraId="11979290" w14:textId="77777777">
            <w:pPr>
              <w:jc w:val="right"/>
              <w:rPr>
                <w:color w:val="000066"/>
                <w:spacing w:val="-2"/>
                <w:sz w:val="16"/>
              </w:rPr>
            </w:pPr>
            <w:r w:rsidRPr="00CC0718">
              <w:rPr>
                <w:color w:val="000066"/>
                <w:spacing w:val="-2"/>
                <w:sz w:val="16"/>
              </w:rPr>
              <w:t>Page 6 of 17</w:t>
            </w:r>
          </w:p>
        </w:tc>
      </w:tr>
      <w:tr w:rsidRPr="00CC0718" w:rsidR="00C71DC8" w:rsidTr="3A33D0EC" w14:paraId="668544BB" w14:textId="77777777">
        <w:trPr>
          <w:trHeight w:val="444" w:hRule="exact"/>
        </w:trPr>
        <w:tc>
          <w:tcPr>
            <w:tcW w:w="10717" w:type="dxa"/>
            <w:gridSpan w:val="5"/>
            <w:shd w:val="clear" w:color="auto" w:fill="FFFFFF" w:themeFill="background1"/>
            <w:tcMar/>
            <w:vAlign w:val="center"/>
          </w:tcPr>
          <w:p w:rsidRPr="00CC0718" w:rsidR="00C71DC8" w:rsidP="00244814" w:rsidRDefault="00C71DC8" w14:paraId="3538FE6C" w14:textId="77777777">
            <w:pPr>
              <w:jc w:val="right"/>
              <w:rPr>
                <w:color w:val="000066"/>
                <w:spacing w:val="-2"/>
                <w:sz w:val="16"/>
              </w:rPr>
            </w:pPr>
            <w:r w:rsidRPr="00CC0718">
              <w:rPr>
                <w:color w:val="000066"/>
                <w:spacing w:val="-2"/>
                <w:sz w:val="16"/>
              </w:rPr>
              <w:t>11/13/2024 3:45 PM</w:t>
            </w:r>
          </w:p>
        </w:tc>
      </w:tr>
      <w:tr w:rsidRPr="00CC0718" w:rsidR="00C71DC8" w:rsidTr="3A33D0EC" w14:paraId="37A20C82" w14:textId="77777777">
        <w:trPr>
          <w:trHeight w:val="674" w:hRule="exact"/>
        </w:trPr>
        <w:tc>
          <w:tcPr>
            <w:tcW w:w="6763" w:type="dxa"/>
            <w:gridSpan w:val="2"/>
            <w:shd w:val="clear" w:color="auto" w:fill="8FB6EA"/>
            <w:tcMar/>
          </w:tcPr>
          <w:p w:rsidRPr="00CC0718" w:rsidR="00C71DC8" w:rsidP="00244814" w:rsidRDefault="00C71DC8" w14:paraId="21AAAF6C" w14:textId="77777777">
            <w:pPr>
              <w:rPr>
                <w:b/>
                <w:color w:val="000066"/>
                <w:spacing w:val="-2"/>
                <w:sz w:val="18"/>
              </w:rPr>
            </w:pPr>
            <w:r w:rsidRPr="00CC0718">
              <w:rPr>
                <w:b/>
                <w:color w:val="000066"/>
                <w:spacing w:val="-2"/>
                <w:sz w:val="18"/>
              </w:rPr>
              <w:t>Hierarchical Name</w:t>
            </w:r>
          </w:p>
        </w:tc>
        <w:tc>
          <w:tcPr>
            <w:tcW w:w="2034" w:type="dxa"/>
            <w:shd w:val="clear" w:color="auto" w:fill="8FB6EA"/>
            <w:tcMar/>
          </w:tcPr>
          <w:p w:rsidRPr="00CC0718" w:rsidR="00C71DC8" w:rsidP="00244814" w:rsidRDefault="00C71DC8" w14:paraId="2C1894E2" w14:textId="77777777">
            <w:pPr>
              <w:rPr>
                <w:b/>
                <w:color w:val="000066"/>
                <w:spacing w:val="-2"/>
                <w:sz w:val="18"/>
              </w:rPr>
            </w:pPr>
            <w:r w:rsidRPr="00CC0718">
              <w:rPr>
                <w:b/>
                <w:color w:val="000066"/>
                <w:spacing w:val="-2"/>
                <w:sz w:val="18"/>
              </w:rPr>
              <w:t>Nickname</w:t>
            </w:r>
          </w:p>
        </w:tc>
        <w:tc>
          <w:tcPr>
            <w:tcW w:w="903" w:type="dxa"/>
            <w:shd w:val="clear" w:color="auto" w:fill="8FB6EA"/>
            <w:tcMar/>
          </w:tcPr>
          <w:p w:rsidRPr="00CC0718" w:rsidR="00C71DC8" w:rsidP="00244814" w:rsidRDefault="00C71DC8" w14:paraId="461462FD" w14:textId="77777777">
            <w:pPr>
              <w:rPr>
                <w:b/>
                <w:color w:val="000066"/>
                <w:spacing w:val="-2"/>
                <w:sz w:val="18"/>
              </w:rPr>
            </w:pPr>
            <w:r w:rsidRPr="00CC0718">
              <w:rPr>
                <w:b/>
                <w:color w:val="000066"/>
                <w:spacing w:val="-2"/>
                <w:sz w:val="18"/>
              </w:rPr>
              <w:t>Aggregate</w:t>
            </w:r>
          </w:p>
        </w:tc>
        <w:tc>
          <w:tcPr>
            <w:tcW w:w="1017" w:type="dxa"/>
            <w:shd w:val="clear" w:color="auto" w:fill="8FB6EA"/>
            <w:tcMar/>
          </w:tcPr>
          <w:p w:rsidRPr="00CC0718" w:rsidR="00C71DC8" w:rsidP="00244814" w:rsidRDefault="00C71DC8" w14:paraId="1726694A" w14:textId="77777777">
            <w:pPr>
              <w:rPr>
                <w:b/>
                <w:color w:val="000066"/>
                <w:spacing w:val="-2"/>
                <w:sz w:val="18"/>
              </w:rPr>
            </w:pPr>
            <w:r w:rsidRPr="00CC0718">
              <w:rPr>
                <w:b/>
                <w:color w:val="000066"/>
                <w:spacing w:val="-2"/>
                <w:sz w:val="18"/>
              </w:rPr>
              <w:t>User Assigned Color</w:t>
            </w:r>
          </w:p>
        </w:tc>
      </w:tr>
      <w:tr w:rsidRPr="00CC0718" w:rsidR="00C71DC8" w:rsidTr="3A33D0EC" w14:paraId="59F9C7C8" w14:textId="77777777">
        <w:trPr>
          <w:trHeight w:val="458" w:hRule="exact"/>
        </w:trPr>
        <w:tc>
          <w:tcPr>
            <w:tcW w:w="6763" w:type="dxa"/>
            <w:gridSpan w:val="2"/>
            <w:tcBorders>
              <w:bottom w:val="single" w:color="8FB6EA" w:sz="5" w:space="0"/>
            </w:tcBorders>
            <w:shd w:val="clear" w:color="auto" w:fill="FFFFFF" w:themeFill="background1"/>
            <w:tcMar/>
          </w:tcPr>
          <w:p w:rsidRPr="00CC0718" w:rsidR="00C71DC8" w:rsidP="00244814" w:rsidRDefault="00C71DC8" w14:paraId="5EC69BC9" w14:textId="77777777">
            <w:pPr>
              <w:rPr>
                <w:color w:val="000000"/>
                <w:spacing w:val="-2"/>
                <w:sz w:val="18"/>
              </w:rPr>
            </w:pPr>
            <w:r w:rsidRPr="00CC0718">
              <w:rPr>
                <w:color w:val="000000"/>
                <w:spacing w:val="-2"/>
                <w:sz w:val="18"/>
              </w:rPr>
              <w:t>Codes\\AXIAL CODE\\Q3 a- Journey of the Club\GROWTH AND DEVELOPMENT\Long term commitment</w:t>
            </w:r>
          </w:p>
        </w:tc>
        <w:tc>
          <w:tcPr>
            <w:tcW w:w="2034" w:type="dxa"/>
            <w:tcBorders>
              <w:bottom w:val="single" w:color="8FB6EA" w:sz="5" w:space="0"/>
            </w:tcBorders>
            <w:shd w:val="clear" w:color="auto" w:fill="FFFFFF" w:themeFill="background1"/>
            <w:tcMar/>
          </w:tcPr>
          <w:p w:rsidRPr="00CC0718" w:rsidR="00C71DC8" w:rsidP="00244814" w:rsidRDefault="00C71DC8" w14:paraId="04534F95" w14:textId="77777777">
            <w:pPr>
              <w:rPr>
                <w:color w:val="000000"/>
                <w:spacing w:val="-2"/>
                <w:sz w:val="18"/>
              </w:rPr>
            </w:pPr>
          </w:p>
        </w:tc>
        <w:tc>
          <w:tcPr>
            <w:tcW w:w="903" w:type="dxa"/>
            <w:tcBorders>
              <w:bottom w:val="single" w:color="8FB6EA" w:sz="5" w:space="0"/>
            </w:tcBorders>
            <w:shd w:val="clear" w:color="auto" w:fill="FFFFFF" w:themeFill="background1"/>
            <w:tcMar/>
          </w:tcPr>
          <w:p w:rsidRPr="00CC0718" w:rsidR="00C71DC8" w:rsidP="00244814" w:rsidRDefault="00C71DC8" w14:paraId="0B20A747" w14:textId="77777777">
            <w:pPr>
              <w:rPr>
                <w:color w:val="000000"/>
                <w:spacing w:val="-2"/>
                <w:sz w:val="18"/>
              </w:rPr>
            </w:pPr>
            <w:r w:rsidRPr="00CC0718">
              <w:rPr>
                <w:color w:val="000000"/>
                <w:spacing w:val="-2"/>
                <w:sz w:val="18"/>
              </w:rPr>
              <w:t>No</w:t>
            </w:r>
          </w:p>
        </w:tc>
        <w:tc>
          <w:tcPr>
            <w:tcW w:w="1017" w:type="dxa"/>
            <w:tcBorders>
              <w:bottom w:val="single" w:color="8FB6EA" w:sz="5" w:space="0"/>
            </w:tcBorders>
            <w:shd w:val="clear" w:color="auto" w:fill="FFFFFF" w:themeFill="background1"/>
            <w:tcMar/>
          </w:tcPr>
          <w:p w:rsidRPr="00CC0718" w:rsidR="00C71DC8" w:rsidP="00244814" w:rsidRDefault="00C71DC8" w14:paraId="7EBDFF58" w14:textId="77777777">
            <w:pPr>
              <w:rPr>
                <w:color w:val="000000"/>
                <w:spacing w:val="-2"/>
                <w:sz w:val="18"/>
              </w:rPr>
            </w:pPr>
            <w:r w:rsidRPr="00CC0718">
              <w:rPr>
                <w:color w:val="000000"/>
                <w:spacing w:val="-2"/>
                <w:sz w:val="18"/>
              </w:rPr>
              <w:t>None</w:t>
            </w:r>
          </w:p>
        </w:tc>
      </w:tr>
      <w:tr w:rsidRPr="00CC0718" w:rsidR="00C71DC8" w:rsidTr="3A33D0EC" w14:paraId="5E89E254" w14:textId="77777777">
        <w:trPr>
          <w:trHeight w:val="459" w:hRule="exact"/>
        </w:trPr>
        <w:tc>
          <w:tcPr>
            <w:tcW w:w="6763" w:type="dxa"/>
            <w:gridSpan w:val="2"/>
            <w:tcBorders>
              <w:top w:val="single" w:color="8FB6EA" w:sz="5" w:space="0"/>
              <w:bottom w:val="single" w:color="8FB6EA" w:sz="5" w:space="0"/>
            </w:tcBorders>
            <w:shd w:val="clear" w:color="auto" w:fill="FFFFFF" w:themeFill="background1"/>
            <w:tcMar/>
          </w:tcPr>
          <w:p w:rsidRPr="00CC0718" w:rsidR="00C71DC8" w:rsidP="00244814" w:rsidRDefault="00C71DC8" w14:paraId="5E722463" w14:textId="77777777">
            <w:pPr>
              <w:rPr>
                <w:color w:val="000000"/>
                <w:spacing w:val="-2"/>
                <w:sz w:val="18"/>
              </w:rPr>
            </w:pPr>
            <w:r w:rsidRPr="00CC0718">
              <w:rPr>
                <w:color w:val="000000"/>
                <w:spacing w:val="-2"/>
                <w:sz w:val="18"/>
              </w:rPr>
              <w:t>Codes\\AXIAL CODE\\Q3 a- Journey of the Club\GROWTH AND DEVELOPMENT\Love and Support us</w:t>
            </w:r>
          </w:p>
        </w:tc>
        <w:tc>
          <w:tcPr>
            <w:tcW w:w="2034" w:type="dxa"/>
            <w:tcBorders>
              <w:top w:val="single" w:color="8FB6EA" w:sz="5" w:space="0"/>
              <w:bottom w:val="single" w:color="8FB6EA" w:sz="5" w:space="0"/>
            </w:tcBorders>
            <w:shd w:val="clear" w:color="auto" w:fill="FFFFFF" w:themeFill="background1"/>
            <w:tcMar/>
          </w:tcPr>
          <w:p w:rsidRPr="00CC0718" w:rsidR="00C71DC8" w:rsidP="00244814" w:rsidRDefault="00C71DC8" w14:paraId="5BEAD6E9" w14:textId="77777777">
            <w:pPr>
              <w:rPr>
                <w:color w:val="000000"/>
                <w:spacing w:val="-2"/>
                <w:sz w:val="18"/>
              </w:rPr>
            </w:pPr>
          </w:p>
        </w:tc>
        <w:tc>
          <w:tcPr>
            <w:tcW w:w="903" w:type="dxa"/>
            <w:tcBorders>
              <w:top w:val="single" w:color="8FB6EA" w:sz="5" w:space="0"/>
              <w:bottom w:val="single" w:color="8FB6EA" w:sz="5" w:space="0"/>
            </w:tcBorders>
            <w:shd w:val="clear" w:color="auto" w:fill="FFFFFF" w:themeFill="background1"/>
            <w:tcMar/>
          </w:tcPr>
          <w:p w:rsidRPr="00CC0718" w:rsidR="00C71DC8" w:rsidP="00244814" w:rsidRDefault="00C71DC8" w14:paraId="5B438687" w14:textId="77777777">
            <w:pPr>
              <w:rPr>
                <w:color w:val="000000"/>
                <w:spacing w:val="-2"/>
                <w:sz w:val="18"/>
              </w:rPr>
            </w:pPr>
            <w:r w:rsidRPr="00CC0718">
              <w:rPr>
                <w:color w:val="000000"/>
                <w:spacing w:val="-2"/>
                <w:sz w:val="18"/>
              </w:rPr>
              <w:t>No</w:t>
            </w:r>
          </w:p>
        </w:tc>
        <w:tc>
          <w:tcPr>
            <w:tcW w:w="1017" w:type="dxa"/>
            <w:tcBorders>
              <w:top w:val="single" w:color="8FB6EA" w:sz="5" w:space="0"/>
              <w:bottom w:val="single" w:color="8FB6EA" w:sz="5" w:space="0"/>
            </w:tcBorders>
            <w:shd w:val="clear" w:color="auto" w:fill="FFFFFF" w:themeFill="background1"/>
            <w:tcMar/>
          </w:tcPr>
          <w:p w:rsidRPr="00CC0718" w:rsidR="00C71DC8" w:rsidP="00244814" w:rsidRDefault="00C71DC8" w14:paraId="488CD9BC" w14:textId="77777777">
            <w:pPr>
              <w:rPr>
                <w:color w:val="000000"/>
                <w:spacing w:val="-2"/>
                <w:sz w:val="18"/>
              </w:rPr>
            </w:pPr>
            <w:r w:rsidRPr="00CC0718">
              <w:rPr>
                <w:color w:val="000000"/>
                <w:spacing w:val="-2"/>
                <w:sz w:val="18"/>
              </w:rPr>
              <w:t>None</w:t>
            </w:r>
          </w:p>
        </w:tc>
      </w:tr>
      <w:tr w:rsidRPr="00CC0718" w:rsidR="00C71DC8" w:rsidTr="3A33D0EC" w14:paraId="1B0C9F6E" w14:textId="77777777">
        <w:trPr>
          <w:trHeight w:val="458" w:hRule="exact"/>
        </w:trPr>
        <w:tc>
          <w:tcPr>
            <w:tcW w:w="6763" w:type="dxa"/>
            <w:gridSpan w:val="2"/>
            <w:tcBorders>
              <w:top w:val="single" w:color="8FB6EA" w:sz="5" w:space="0"/>
              <w:bottom w:val="single" w:color="8FB6EA" w:sz="5" w:space="0"/>
            </w:tcBorders>
            <w:shd w:val="clear" w:color="auto" w:fill="FFFFFF" w:themeFill="background1"/>
            <w:tcMar/>
          </w:tcPr>
          <w:p w:rsidRPr="00CC0718" w:rsidR="00C71DC8" w:rsidP="3A33D0EC" w:rsidRDefault="00C71DC8" w14:paraId="6ABC92F8" w14:textId="77777777">
            <w:pPr>
              <w:rPr>
                <w:color w:val="000000"/>
                <w:spacing w:val="-2"/>
                <w:sz w:val="18"/>
                <w:szCs w:val="18"/>
                <w:lang w:val="en-US"/>
              </w:rPr>
            </w:pPr>
            <w:r w:rsidRPr="3A33D0EC" w:rsidR="00C71DC8">
              <w:rPr>
                <w:color w:val="000000"/>
                <w:spacing w:val="-2"/>
                <w:sz w:val="18"/>
                <w:szCs w:val="18"/>
                <w:lang w:val="en-US"/>
              </w:rPr>
              <w:t xml:space="preserve">Codes\\AXIAL CODE\\Q3 a- Journey of the Club\GROWTH AND DEVELOPMENT\My Club is doing </w:t>
            </w:r>
            <w:r w:rsidRPr="3A33D0EC" w:rsidR="00C71DC8">
              <w:rPr>
                <w:color w:val="000000"/>
                <w:spacing w:val="-2"/>
                <w:sz w:val="18"/>
                <w:szCs w:val="18"/>
                <w:lang w:val="en-US"/>
              </w:rPr>
              <w:t>pretty well</w:t>
            </w:r>
          </w:p>
        </w:tc>
        <w:tc>
          <w:tcPr>
            <w:tcW w:w="2034" w:type="dxa"/>
            <w:tcBorders>
              <w:top w:val="single" w:color="8FB6EA" w:sz="5" w:space="0"/>
              <w:bottom w:val="single" w:color="8FB6EA" w:sz="5" w:space="0"/>
            </w:tcBorders>
            <w:shd w:val="clear" w:color="auto" w:fill="FFFFFF" w:themeFill="background1"/>
            <w:tcMar/>
          </w:tcPr>
          <w:p w:rsidRPr="00CC0718" w:rsidR="00C71DC8" w:rsidP="00244814" w:rsidRDefault="00C71DC8" w14:paraId="5F5F27DB" w14:textId="77777777">
            <w:pPr>
              <w:rPr>
                <w:color w:val="000000"/>
                <w:spacing w:val="-2"/>
                <w:sz w:val="18"/>
              </w:rPr>
            </w:pPr>
          </w:p>
        </w:tc>
        <w:tc>
          <w:tcPr>
            <w:tcW w:w="903" w:type="dxa"/>
            <w:tcBorders>
              <w:top w:val="single" w:color="8FB6EA" w:sz="5" w:space="0"/>
              <w:bottom w:val="single" w:color="8FB6EA" w:sz="5" w:space="0"/>
            </w:tcBorders>
            <w:shd w:val="clear" w:color="auto" w:fill="FFFFFF" w:themeFill="background1"/>
            <w:tcMar/>
          </w:tcPr>
          <w:p w:rsidRPr="00CC0718" w:rsidR="00C71DC8" w:rsidP="00244814" w:rsidRDefault="00C71DC8" w14:paraId="6088EEBF" w14:textId="77777777">
            <w:pPr>
              <w:rPr>
                <w:color w:val="000000"/>
                <w:spacing w:val="-2"/>
                <w:sz w:val="18"/>
              </w:rPr>
            </w:pPr>
            <w:r w:rsidRPr="00CC0718">
              <w:rPr>
                <w:color w:val="000000"/>
                <w:spacing w:val="-2"/>
                <w:sz w:val="18"/>
              </w:rPr>
              <w:t>No</w:t>
            </w:r>
          </w:p>
        </w:tc>
        <w:tc>
          <w:tcPr>
            <w:tcW w:w="1017" w:type="dxa"/>
            <w:tcBorders>
              <w:top w:val="single" w:color="8FB6EA" w:sz="5" w:space="0"/>
              <w:bottom w:val="single" w:color="8FB6EA" w:sz="5" w:space="0"/>
            </w:tcBorders>
            <w:shd w:val="clear" w:color="auto" w:fill="FFFFFF" w:themeFill="background1"/>
            <w:tcMar/>
          </w:tcPr>
          <w:p w:rsidRPr="00CC0718" w:rsidR="00C71DC8" w:rsidP="00244814" w:rsidRDefault="00C71DC8" w14:paraId="003C0EB3" w14:textId="77777777">
            <w:pPr>
              <w:rPr>
                <w:color w:val="000000"/>
                <w:spacing w:val="-2"/>
                <w:sz w:val="18"/>
              </w:rPr>
            </w:pPr>
            <w:r w:rsidRPr="00CC0718">
              <w:rPr>
                <w:color w:val="000000"/>
                <w:spacing w:val="-2"/>
                <w:sz w:val="18"/>
              </w:rPr>
              <w:t>None</w:t>
            </w:r>
          </w:p>
        </w:tc>
      </w:tr>
      <w:tr w:rsidRPr="00CC0718" w:rsidR="00C71DC8" w:rsidTr="3A33D0EC" w14:paraId="4C78CC95" w14:textId="77777777">
        <w:trPr>
          <w:trHeight w:val="459" w:hRule="exact"/>
        </w:trPr>
        <w:tc>
          <w:tcPr>
            <w:tcW w:w="6763" w:type="dxa"/>
            <w:gridSpan w:val="2"/>
            <w:tcBorders>
              <w:top w:val="single" w:color="8FB6EA" w:sz="5" w:space="0"/>
              <w:bottom w:val="single" w:color="8FB6EA" w:sz="5" w:space="0"/>
            </w:tcBorders>
            <w:shd w:val="clear" w:color="auto" w:fill="FFFFFF" w:themeFill="background1"/>
            <w:tcMar/>
          </w:tcPr>
          <w:p w:rsidRPr="00CC0718" w:rsidR="00C71DC8" w:rsidP="00244814" w:rsidRDefault="00C71DC8" w14:paraId="4E4CED7E" w14:textId="77777777">
            <w:pPr>
              <w:rPr>
                <w:color w:val="000000"/>
                <w:spacing w:val="-2"/>
                <w:sz w:val="18"/>
              </w:rPr>
            </w:pPr>
            <w:r w:rsidRPr="00CC0718">
              <w:rPr>
                <w:color w:val="000000"/>
                <w:spacing w:val="-2"/>
                <w:sz w:val="18"/>
              </w:rPr>
              <w:t>Codes\\AXIAL CODE\\Q3 a- Journey of the Club\GROWTH AND DEVELOPMENT\Performing super good</w:t>
            </w:r>
          </w:p>
        </w:tc>
        <w:tc>
          <w:tcPr>
            <w:tcW w:w="2034" w:type="dxa"/>
            <w:tcBorders>
              <w:top w:val="single" w:color="8FB6EA" w:sz="5" w:space="0"/>
              <w:bottom w:val="single" w:color="8FB6EA" w:sz="5" w:space="0"/>
            </w:tcBorders>
            <w:shd w:val="clear" w:color="auto" w:fill="FFFFFF" w:themeFill="background1"/>
            <w:tcMar/>
          </w:tcPr>
          <w:p w:rsidRPr="00CC0718" w:rsidR="00C71DC8" w:rsidP="00244814" w:rsidRDefault="00C71DC8" w14:paraId="783FDB47" w14:textId="77777777">
            <w:pPr>
              <w:rPr>
                <w:color w:val="000000"/>
                <w:spacing w:val="-2"/>
                <w:sz w:val="18"/>
              </w:rPr>
            </w:pPr>
          </w:p>
        </w:tc>
        <w:tc>
          <w:tcPr>
            <w:tcW w:w="903" w:type="dxa"/>
            <w:tcBorders>
              <w:top w:val="single" w:color="8FB6EA" w:sz="5" w:space="0"/>
              <w:bottom w:val="single" w:color="8FB6EA" w:sz="5" w:space="0"/>
            </w:tcBorders>
            <w:shd w:val="clear" w:color="auto" w:fill="FFFFFF" w:themeFill="background1"/>
            <w:tcMar/>
          </w:tcPr>
          <w:p w:rsidRPr="00CC0718" w:rsidR="00C71DC8" w:rsidP="00244814" w:rsidRDefault="00C71DC8" w14:paraId="44CC3132" w14:textId="77777777">
            <w:pPr>
              <w:rPr>
                <w:color w:val="000000"/>
                <w:spacing w:val="-2"/>
                <w:sz w:val="18"/>
              </w:rPr>
            </w:pPr>
            <w:r w:rsidRPr="00CC0718">
              <w:rPr>
                <w:color w:val="000000"/>
                <w:spacing w:val="-2"/>
                <w:sz w:val="18"/>
              </w:rPr>
              <w:t>No</w:t>
            </w:r>
          </w:p>
        </w:tc>
        <w:tc>
          <w:tcPr>
            <w:tcW w:w="1017" w:type="dxa"/>
            <w:tcBorders>
              <w:top w:val="single" w:color="8FB6EA" w:sz="5" w:space="0"/>
              <w:bottom w:val="single" w:color="8FB6EA" w:sz="5" w:space="0"/>
            </w:tcBorders>
            <w:shd w:val="clear" w:color="auto" w:fill="FFFFFF" w:themeFill="background1"/>
            <w:tcMar/>
          </w:tcPr>
          <w:p w:rsidRPr="00CC0718" w:rsidR="00C71DC8" w:rsidP="00244814" w:rsidRDefault="00C71DC8" w14:paraId="6888357C" w14:textId="77777777">
            <w:pPr>
              <w:rPr>
                <w:color w:val="000000"/>
                <w:spacing w:val="-2"/>
                <w:sz w:val="18"/>
              </w:rPr>
            </w:pPr>
            <w:r w:rsidRPr="00CC0718">
              <w:rPr>
                <w:color w:val="000000"/>
                <w:spacing w:val="-2"/>
                <w:sz w:val="18"/>
              </w:rPr>
              <w:t>None</w:t>
            </w:r>
          </w:p>
        </w:tc>
      </w:tr>
      <w:tr w:rsidRPr="00CC0718" w:rsidR="00C71DC8" w:rsidTr="3A33D0EC" w14:paraId="4A899753" w14:textId="77777777">
        <w:trPr>
          <w:trHeight w:val="444" w:hRule="exact"/>
        </w:trPr>
        <w:tc>
          <w:tcPr>
            <w:tcW w:w="6763" w:type="dxa"/>
            <w:gridSpan w:val="2"/>
            <w:tcBorders>
              <w:top w:val="single" w:color="8FB6EA" w:sz="5" w:space="0"/>
              <w:bottom w:val="single" w:color="8FB6EA" w:sz="5" w:space="0"/>
            </w:tcBorders>
            <w:shd w:val="clear" w:color="auto" w:fill="FFFFFF" w:themeFill="background1"/>
            <w:tcMar/>
          </w:tcPr>
          <w:p w:rsidRPr="00CC0718" w:rsidR="00C71DC8" w:rsidP="00244814" w:rsidRDefault="00C71DC8" w14:paraId="514D579B" w14:textId="77777777">
            <w:pPr>
              <w:rPr>
                <w:color w:val="000000"/>
                <w:spacing w:val="-2"/>
                <w:sz w:val="18"/>
              </w:rPr>
            </w:pPr>
            <w:r w:rsidRPr="00CC0718">
              <w:rPr>
                <w:color w:val="000000"/>
                <w:spacing w:val="-2"/>
                <w:sz w:val="18"/>
              </w:rPr>
              <w:t>Codes\\AXIAL CODE\\Q3 a- Journey of the Club\GROWTH AND DEVELOPMENT\Popularity is high</w:t>
            </w:r>
          </w:p>
        </w:tc>
        <w:tc>
          <w:tcPr>
            <w:tcW w:w="2034" w:type="dxa"/>
            <w:tcBorders>
              <w:top w:val="single" w:color="8FB6EA" w:sz="5" w:space="0"/>
              <w:bottom w:val="single" w:color="8FB6EA" w:sz="5" w:space="0"/>
            </w:tcBorders>
            <w:shd w:val="clear" w:color="auto" w:fill="FFFFFF" w:themeFill="background1"/>
            <w:tcMar/>
          </w:tcPr>
          <w:p w:rsidRPr="00CC0718" w:rsidR="00C71DC8" w:rsidP="00244814" w:rsidRDefault="00C71DC8" w14:paraId="1F26A93B" w14:textId="77777777">
            <w:pPr>
              <w:rPr>
                <w:color w:val="000000"/>
                <w:spacing w:val="-2"/>
                <w:sz w:val="18"/>
              </w:rPr>
            </w:pPr>
          </w:p>
        </w:tc>
        <w:tc>
          <w:tcPr>
            <w:tcW w:w="903" w:type="dxa"/>
            <w:tcBorders>
              <w:top w:val="single" w:color="8FB6EA" w:sz="5" w:space="0"/>
              <w:bottom w:val="single" w:color="8FB6EA" w:sz="5" w:space="0"/>
            </w:tcBorders>
            <w:shd w:val="clear" w:color="auto" w:fill="FFFFFF" w:themeFill="background1"/>
            <w:tcMar/>
          </w:tcPr>
          <w:p w:rsidRPr="00CC0718" w:rsidR="00C71DC8" w:rsidP="00244814" w:rsidRDefault="00C71DC8" w14:paraId="293700B2" w14:textId="77777777">
            <w:pPr>
              <w:rPr>
                <w:color w:val="000000"/>
                <w:spacing w:val="-2"/>
                <w:sz w:val="18"/>
              </w:rPr>
            </w:pPr>
            <w:r w:rsidRPr="00CC0718">
              <w:rPr>
                <w:color w:val="000000"/>
                <w:spacing w:val="-2"/>
                <w:sz w:val="18"/>
              </w:rPr>
              <w:t>No</w:t>
            </w:r>
          </w:p>
        </w:tc>
        <w:tc>
          <w:tcPr>
            <w:tcW w:w="1017" w:type="dxa"/>
            <w:tcBorders>
              <w:top w:val="single" w:color="8FB6EA" w:sz="5" w:space="0"/>
              <w:bottom w:val="single" w:color="8FB6EA" w:sz="5" w:space="0"/>
            </w:tcBorders>
            <w:shd w:val="clear" w:color="auto" w:fill="FFFFFF" w:themeFill="background1"/>
            <w:tcMar/>
          </w:tcPr>
          <w:p w:rsidRPr="00CC0718" w:rsidR="00C71DC8" w:rsidP="00244814" w:rsidRDefault="00C71DC8" w14:paraId="3E227259" w14:textId="77777777">
            <w:pPr>
              <w:rPr>
                <w:color w:val="000000"/>
                <w:spacing w:val="-2"/>
                <w:sz w:val="18"/>
              </w:rPr>
            </w:pPr>
            <w:r w:rsidRPr="00CC0718">
              <w:rPr>
                <w:color w:val="000000"/>
                <w:spacing w:val="-2"/>
                <w:sz w:val="18"/>
              </w:rPr>
              <w:t>None</w:t>
            </w:r>
          </w:p>
        </w:tc>
      </w:tr>
      <w:tr w:rsidRPr="00CC0718" w:rsidR="00C71DC8" w:rsidTr="3A33D0EC" w14:paraId="22B2115F" w14:textId="77777777">
        <w:trPr>
          <w:trHeight w:val="673" w:hRule="exact"/>
        </w:trPr>
        <w:tc>
          <w:tcPr>
            <w:tcW w:w="6763" w:type="dxa"/>
            <w:gridSpan w:val="2"/>
            <w:tcBorders>
              <w:top w:val="single" w:color="8FB6EA" w:sz="5" w:space="0"/>
              <w:bottom w:val="single" w:color="8FB6EA" w:sz="5" w:space="0"/>
            </w:tcBorders>
            <w:shd w:val="clear" w:color="auto" w:fill="FFFFFF" w:themeFill="background1"/>
            <w:tcMar/>
          </w:tcPr>
          <w:p w:rsidRPr="00CC0718" w:rsidR="00C71DC8" w:rsidP="3A33D0EC" w:rsidRDefault="00C71DC8" w14:paraId="1B7F2093" w14:textId="77777777">
            <w:pPr>
              <w:rPr>
                <w:color w:val="000000"/>
                <w:spacing w:val="-2"/>
                <w:sz w:val="18"/>
                <w:szCs w:val="18"/>
                <w:lang w:val="en-US"/>
              </w:rPr>
            </w:pPr>
            <w:r w:rsidRPr="3A33D0EC" w:rsidR="00C71DC8">
              <w:rPr>
                <w:color w:val="000000"/>
                <w:spacing w:val="-2"/>
                <w:sz w:val="18"/>
                <w:szCs w:val="18"/>
                <w:lang w:val="en-US"/>
              </w:rPr>
              <w:t xml:space="preserve">Codes\\AXIAL CODE\\Q3 a- Journey of the Club\GROWTH AND DEVELOPMENT\We </w:t>
            </w:r>
            <w:r w:rsidRPr="3A33D0EC" w:rsidR="00C71DC8">
              <w:rPr>
                <w:color w:val="000000"/>
                <w:spacing w:val="-2"/>
                <w:sz w:val="18"/>
                <w:szCs w:val="18"/>
                <w:lang w:val="en-US"/>
              </w:rPr>
              <w:t>have got</w:t>
            </w:r>
            <w:r w:rsidRPr="3A33D0EC" w:rsidR="00C71DC8">
              <w:rPr>
                <w:color w:val="000000"/>
                <w:spacing w:val="-2"/>
                <w:sz w:val="18"/>
                <w:szCs w:val="18"/>
                <w:lang w:val="en-US"/>
              </w:rPr>
              <w:t xml:space="preserve"> a lot of people coming for our events, close to about 500 members every time we have a huge scale event</w:t>
            </w:r>
          </w:p>
        </w:tc>
        <w:tc>
          <w:tcPr>
            <w:tcW w:w="2034" w:type="dxa"/>
            <w:tcBorders>
              <w:top w:val="single" w:color="8FB6EA" w:sz="5" w:space="0"/>
              <w:bottom w:val="single" w:color="8FB6EA" w:sz="5" w:space="0"/>
            </w:tcBorders>
            <w:shd w:val="clear" w:color="auto" w:fill="FFFFFF" w:themeFill="background1"/>
            <w:tcMar/>
          </w:tcPr>
          <w:p w:rsidRPr="00CC0718" w:rsidR="00C71DC8" w:rsidP="00244814" w:rsidRDefault="00C71DC8" w14:paraId="77115D93" w14:textId="77777777">
            <w:pPr>
              <w:rPr>
                <w:color w:val="000000"/>
                <w:spacing w:val="-2"/>
                <w:sz w:val="18"/>
              </w:rPr>
            </w:pPr>
          </w:p>
        </w:tc>
        <w:tc>
          <w:tcPr>
            <w:tcW w:w="903" w:type="dxa"/>
            <w:tcBorders>
              <w:top w:val="single" w:color="8FB6EA" w:sz="5" w:space="0"/>
              <w:bottom w:val="single" w:color="8FB6EA" w:sz="5" w:space="0"/>
            </w:tcBorders>
            <w:shd w:val="clear" w:color="auto" w:fill="FFFFFF" w:themeFill="background1"/>
            <w:tcMar/>
          </w:tcPr>
          <w:p w:rsidRPr="00CC0718" w:rsidR="00C71DC8" w:rsidP="00244814" w:rsidRDefault="00C71DC8" w14:paraId="703FB6C0" w14:textId="77777777">
            <w:pPr>
              <w:rPr>
                <w:color w:val="000000"/>
                <w:spacing w:val="-2"/>
                <w:sz w:val="18"/>
              </w:rPr>
            </w:pPr>
            <w:r w:rsidRPr="00CC0718">
              <w:rPr>
                <w:color w:val="000000"/>
                <w:spacing w:val="-2"/>
                <w:sz w:val="18"/>
              </w:rPr>
              <w:t>No</w:t>
            </w:r>
          </w:p>
        </w:tc>
        <w:tc>
          <w:tcPr>
            <w:tcW w:w="1017" w:type="dxa"/>
            <w:tcBorders>
              <w:top w:val="single" w:color="8FB6EA" w:sz="5" w:space="0"/>
              <w:bottom w:val="single" w:color="8FB6EA" w:sz="5" w:space="0"/>
            </w:tcBorders>
            <w:shd w:val="clear" w:color="auto" w:fill="FFFFFF" w:themeFill="background1"/>
            <w:tcMar/>
          </w:tcPr>
          <w:p w:rsidRPr="00CC0718" w:rsidR="00C71DC8" w:rsidP="00244814" w:rsidRDefault="00C71DC8" w14:paraId="5752E899" w14:textId="77777777">
            <w:pPr>
              <w:rPr>
                <w:color w:val="000000"/>
                <w:spacing w:val="-2"/>
                <w:sz w:val="18"/>
              </w:rPr>
            </w:pPr>
            <w:r w:rsidRPr="00CC0718">
              <w:rPr>
                <w:color w:val="000000"/>
                <w:spacing w:val="-2"/>
                <w:sz w:val="18"/>
              </w:rPr>
              <w:t>None</w:t>
            </w:r>
          </w:p>
        </w:tc>
      </w:tr>
      <w:tr w:rsidRPr="00CC0718" w:rsidR="00C71DC8" w:rsidTr="3A33D0EC" w14:paraId="01525790" w14:textId="77777777">
        <w:trPr>
          <w:trHeight w:val="459" w:hRule="exact"/>
        </w:trPr>
        <w:tc>
          <w:tcPr>
            <w:tcW w:w="6763" w:type="dxa"/>
            <w:gridSpan w:val="2"/>
            <w:tcBorders>
              <w:top w:val="single" w:color="8FB6EA" w:sz="5" w:space="0"/>
              <w:bottom w:val="single" w:color="8FB6EA" w:sz="5" w:space="0"/>
            </w:tcBorders>
            <w:shd w:val="clear" w:color="auto" w:fill="FFFFFF" w:themeFill="background1"/>
            <w:tcMar/>
          </w:tcPr>
          <w:p w:rsidRPr="00CC0718" w:rsidR="00C71DC8" w:rsidP="3A33D0EC" w:rsidRDefault="00C71DC8" w14:paraId="2451308C" w14:textId="77777777">
            <w:pPr>
              <w:rPr>
                <w:color w:val="000000"/>
                <w:spacing w:val="-2"/>
                <w:sz w:val="18"/>
                <w:szCs w:val="18"/>
                <w:lang w:val="en-US"/>
              </w:rPr>
            </w:pPr>
            <w:r w:rsidRPr="3A33D0EC" w:rsidR="00C71DC8">
              <w:rPr>
                <w:color w:val="000000"/>
                <w:spacing w:val="-2"/>
                <w:sz w:val="18"/>
                <w:szCs w:val="18"/>
                <w:lang w:val="en-US"/>
              </w:rPr>
              <w:t xml:space="preserve">Codes\\AXIAL CODE\\Q3 a- Journey of the Club\GROWTH AND DEVELOPMENT\We </w:t>
            </w:r>
            <w:r w:rsidRPr="3A33D0EC" w:rsidR="00C71DC8">
              <w:rPr>
                <w:color w:val="000000"/>
                <w:spacing w:val="-2"/>
                <w:sz w:val="18"/>
                <w:szCs w:val="18"/>
                <w:lang w:val="en-US"/>
              </w:rPr>
              <w:t>have got</w:t>
            </w:r>
            <w:r w:rsidRPr="3A33D0EC" w:rsidR="00C71DC8">
              <w:rPr>
                <w:color w:val="000000"/>
                <w:spacing w:val="-2"/>
                <w:sz w:val="18"/>
                <w:szCs w:val="18"/>
                <w:lang w:val="en-US"/>
              </w:rPr>
              <w:t xml:space="preserve"> a lot of response for the recent event we conducted</w:t>
            </w:r>
          </w:p>
        </w:tc>
        <w:tc>
          <w:tcPr>
            <w:tcW w:w="2034" w:type="dxa"/>
            <w:tcBorders>
              <w:top w:val="single" w:color="8FB6EA" w:sz="5" w:space="0"/>
              <w:bottom w:val="single" w:color="8FB6EA" w:sz="5" w:space="0"/>
            </w:tcBorders>
            <w:shd w:val="clear" w:color="auto" w:fill="FFFFFF" w:themeFill="background1"/>
            <w:tcMar/>
          </w:tcPr>
          <w:p w:rsidRPr="00CC0718" w:rsidR="00C71DC8" w:rsidP="00244814" w:rsidRDefault="00C71DC8" w14:paraId="59C025D4" w14:textId="77777777">
            <w:pPr>
              <w:rPr>
                <w:color w:val="000000"/>
                <w:spacing w:val="-2"/>
                <w:sz w:val="18"/>
              </w:rPr>
            </w:pPr>
          </w:p>
        </w:tc>
        <w:tc>
          <w:tcPr>
            <w:tcW w:w="903" w:type="dxa"/>
            <w:tcBorders>
              <w:top w:val="single" w:color="8FB6EA" w:sz="5" w:space="0"/>
              <w:bottom w:val="single" w:color="8FB6EA" w:sz="5" w:space="0"/>
            </w:tcBorders>
            <w:shd w:val="clear" w:color="auto" w:fill="FFFFFF" w:themeFill="background1"/>
            <w:tcMar/>
          </w:tcPr>
          <w:p w:rsidRPr="00CC0718" w:rsidR="00C71DC8" w:rsidP="00244814" w:rsidRDefault="00C71DC8" w14:paraId="3B780DFB" w14:textId="77777777">
            <w:pPr>
              <w:rPr>
                <w:color w:val="000000"/>
                <w:spacing w:val="-2"/>
                <w:sz w:val="18"/>
              </w:rPr>
            </w:pPr>
            <w:r w:rsidRPr="00CC0718">
              <w:rPr>
                <w:color w:val="000000"/>
                <w:spacing w:val="-2"/>
                <w:sz w:val="18"/>
              </w:rPr>
              <w:t>No</w:t>
            </w:r>
          </w:p>
        </w:tc>
        <w:tc>
          <w:tcPr>
            <w:tcW w:w="1017" w:type="dxa"/>
            <w:tcBorders>
              <w:top w:val="single" w:color="8FB6EA" w:sz="5" w:space="0"/>
              <w:bottom w:val="single" w:color="8FB6EA" w:sz="5" w:space="0"/>
            </w:tcBorders>
            <w:shd w:val="clear" w:color="auto" w:fill="FFFFFF" w:themeFill="background1"/>
            <w:tcMar/>
          </w:tcPr>
          <w:p w:rsidRPr="00CC0718" w:rsidR="00C71DC8" w:rsidP="00244814" w:rsidRDefault="00C71DC8" w14:paraId="07BD3978" w14:textId="77777777">
            <w:pPr>
              <w:rPr>
                <w:color w:val="000000"/>
                <w:spacing w:val="-2"/>
                <w:sz w:val="18"/>
              </w:rPr>
            </w:pPr>
            <w:r w:rsidRPr="00CC0718">
              <w:rPr>
                <w:color w:val="000000"/>
                <w:spacing w:val="-2"/>
                <w:sz w:val="18"/>
              </w:rPr>
              <w:t>None</w:t>
            </w:r>
          </w:p>
        </w:tc>
      </w:tr>
      <w:tr w:rsidRPr="00CC0718" w:rsidR="00C71DC8" w:rsidTr="3A33D0EC" w14:paraId="5BBB7590" w14:textId="77777777">
        <w:trPr>
          <w:trHeight w:val="329" w:hRule="exact"/>
        </w:trPr>
        <w:tc>
          <w:tcPr>
            <w:tcW w:w="6763" w:type="dxa"/>
            <w:gridSpan w:val="2"/>
            <w:tcBorders>
              <w:top w:val="single" w:color="8FB6EA" w:sz="5" w:space="0"/>
              <w:bottom w:val="single" w:color="8FB6EA" w:sz="5" w:space="0"/>
            </w:tcBorders>
            <w:shd w:val="clear" w:color="auto" w:fill="FFFFFF" w:themeFill="background1"/>
            <w:tcMar/>
          </w:tcPr>
          <w:p w:rsidRPr="00CC0718" w:rsidR="00C71DC8" w:rsidP="00244814" w:rsidRDefault="00C71DC8" w14:paraId="4EF5CDCF" w14:textId="77777777">
            <w:pPr>
              <w:rPr>
                <w:color w:val="000000"/>
                <w:spacing w:val="-2"/>
                <w:sz w:val="18"/>
              </w:rPr>
            </w:pPr>
            <w:r w:rsidRPr="00CC0718">
              <w:rPr>
                <w:color w:val="000000"/>
                <w:spacing w:val="-2"/>
                <w:sz w:val="18"/>
              </w:rPr>
              <w:t>Codes\\AXIAL CODE\\Q3 a- Journey of the Club\INVOLVEMENT JOURNEY</w:t>
            </w:r>
          </w:p>
        </w:tc>
        <w:tc>
          <w:tcPr>
            <w:tcW w:w="2034" w:type="dxa"/>
            <w:tcBorders>
              <w:top w:val="single" w:color="8FB6EA" w:sz="5" w:space="0"/>
              <w:bottom w:val="single" w:color="8FB6EA" w:sz="5" w:space="0"/>
            </w:tcBorders>
            <w:shd w:val="clear" w:color="auto" w:fill="FFFFFF" w:themeFill="background1"/>
            <w:tcMar/>
          </w:tcPr>
          <w:p w:rsidRPr="00CC0718" w:rsidR="00C71DC8" w:rsidP="00244814" w:rsidRDefault="00C71DC8" w14:paraId="46E55544" w14:textId="77777777">
            <w:pPr>
              <w:rPr>
                <w:color w:val="000000"/>
                <w:spacing w:val="-2"/>
                <w:sz w:val="18"/>
              </w:rPr>
            </w:pPr>
          </w:p>
        </w:tc>
        <w:tc>
          <w:tcPr>
            <w:tcW w:w="903" w:type="dxa"/>
            <w:tcBorders>
              <w:top w:val="single" w:color="8FB6EA" w:sz="5" w:space="0"/>
              <w:bottom w:val="single" w:color="8FB6EA" w:sz="5" w:space="0"/>
            </w:tcBorders>
            <w:shd w:val="clear" w:color="auto" w:fill="FFFFFF" w:themeFill="background1"/>
            <w:tcMar/>
          </w:tcPr>
          <w:p w:rsidRPr="00CC0718" w:rsidR="00C71DC8" w:rsidP="00244814" w:rsidRDefault="00C71DC8" w14:paraId="6704F98D" w14:textId="77777777">
            <w:pPr>
              <w:rPr>
                <w:color w:val="000000"/>
                <w:spacing w:val="-2"/>
                <w:sz w:val="18"/>
              </w:rPr>
            </w:pPr>
            <w:r w:rsidRPr="00CC0718">
              <w:rPr>
                <w:color w:val="000000"/>
                <w:spacing w:val="-2"/>
                <w:sz w:val="18"/>
              </w:rPr>
              <w:t>Yes</w:t>
            </w:r>
          </w:p>
        </w:tc>
        <w:tc>
          <w:tcPr>
            <w:tcW w:w="1017" w:type="dxa"/>
            <w:tcBorders>
              <w:top w:val="single" w:color="8FB6EA" w:sz="5" w:space="0"/>
              <w:bottom w:val="single" w:color="8FB6EA" w:sz="5" w:space="0"/>
            </w:tcBorders>
            <w:shd w:val="clear" w:color="auto" w:fill="FFFFFF" w:themeFill="background1"/>
            <w:tcMar/>
          </w:tcPr>
          <w:p w:rsidRPr="00CC0718" w:rsidR="00C71DC8" w:rsidP="00244814" w:rsidRDefault="00C71DC8" w14:paraId="44E68CFC" w14:textId="77777777">
            <w:pPr>
              <w:rPr>
                <w:color w:val="000000"/>
                <w:spacing w:val="-2"/>
                <w:sz w:val="18"/>
              </w:rPr>
            </w:pPr>
            <w:r w:rsidRPr="00CC0718">
              <w:rPr>
                <w:color w:val="000000"/>
                <w:spacing w:val="-2"/>
                <w:sz w:val="18"/>
              </w:rPr>
              <w:t>None</w:t>
            </w:r>
          </w:p>
        </w:tc>
      </w:tr>
      <w:tr w:rsidRPr="00CC0718" w:rsidR="00C71DC8" w:rsidTr="3A33D0EC" w14:paraId="2EFAB56E" w14:textId="77777777">
        <w:trPr>
          <w:trHeight w:val="459" w:hRule="exact"/>
        </w:trPr>
        <w:tc>
          <w:tcPr>
            <w:tcW w:w="6763" w:type="dxa"/>
            <w:gridSpan w:val="2"/>
            <w:tcBorders>
              <w:top w:val="single" w:color="8FB6EA" w:sz="5" w:space="0"/>
              <w:bottom w:val="single" w:color="8FB6EA" w:sz="5" w:space="0"/>
            </w:tcBorders>
            <w:shd w:val="clear" w:color="auto" w:fill="FFFFFF" w:themeFill="background1"/>
            <w:tcMar/>
          </w:tcPr>
          <w:p w:rsidRPr="00CC0718" w:rsidR="00C71DC8" w:rsidP="00244814" w:rsidRDefault="00C71DC8" w14:paraId="419A033C" w14:textId="77777777">
            <w:pPr>
              <w:rPr>
                <w:color w:val="000000"/>
                <w:spacing w:val="-2"/>
                <w:sz w:val="18"/>
              </w:rPr>
            </w:pPr>
            <w:r w:rsidRPr="00CC0718">
              <w:rPr>
                <w:color w:val="000000"/>
                <w:spacing w:val="-2"/>
                <w:sz w:val="18"/>
              </w:rPr>
              <w:t>Codes\\AXIAL CODE\\Q3 a- Journey of the Club\INVOLVEMENT JOURNEY\Campus Greek life Atmosphere</w:t>
            </w:r>
          </w:p>
        </w:tc>
        <w:tc>
          <w:tcPr>
            <w:tcW w:w="2034" w:type="dxa"/>
            <w:tcBorders>
              <w:top w:val="single" w:color="8FB6EA" w:sz="5" w:space="0"/>
              <w:bottom w:val="single" w:color="8FB6EA" w:sz="5" w:space="0"/>
            </w:tcBorders>
            <w:shd w:val="clear" w:color="auto" w:fill="FFFFFF" w:themeFill="background1"/>
            <w:tcMar/>
          </w:tcPr>
          <w:p w:rsidRPr="00CC0718" w:rsidR="00C71DC8" w:rsidP="00244814" w:rsidRDefault="00C71DC8" w14:paraId="4C7ADA2E" w14:textId="77777777">
            <w:pPr>
              <w:rPr>
                <w:color w:val="000000"/>
                <w:spacing w:val="-2"/>
                <w:sz w:val="18"/>
              </w:rPr>
            </w:pPr>
          </w:p>
        </w:tc>
        <w:tc>
          <w:tcPr>
            <w:tcW w:w="903" w:type="dxa"/>
            <w:tcBorders>
              <w:top w:val="single" w:color="8FB6EA" w:sz="5" w:space="0"/>
              <w:bottom w:val="single" w:color="8FB6EA" w:sz="5" w:space="0"/>
            </w:tcBorders>
            <w:shd w:val="clear" w:color="auto" w:fill="FFFFFF" w:themeFill="background1"/>
            <w:tcMar/>
          </w:tcPr>
          <w:p w:rsidRPr="00CC0718" w:rsidR="00C71DC8" w:rsidP="00244814" w:rsidRDefault="00C71DC8" w14:paraId="2010F832" w14:textId="77777777">
            <w:pPr>
              <w:rPr>
                <w:color w:val="000000"/>
                <w:spacing w:val="-2"/>
                <w:sz w:val="18"/>
              </w:rPr>
            </w:pPr>
            <w:r w:rsidRPr="00CC0718">
              <w:rPr>
                <w:color w:val="000000"/>
                <w:spacing w:val="-2"/>
                <w:sz w:val="18"/>
              </w:rPr>
              <w:t>No</w:t>
            </w:r>
          </w:p>
        </w:tc>
        <w:tc>
          <w:tcPr>
            <w:tcW w:w="1017" w:type="dxa"/>
            <w:tcBorders>
              <w:top w:val="single" w:color="8FB6EA" w:sz="5" w:space="0"/>
              <w:bottom w:val="single" w:color="8FB6EA" w:sz="5" w:space="0"/>
            </w:tcBorders>
            <w:shd w:val="clear" w:color="auto" w:fill="FFFFFF" w:themeFill="background1"/>
            <w:tcMar/>
          </w:tcPr>
          <w:p w:rsidRPr="00CC0718" w:rsidR="00C71DC8" w:rsidP="00244814" w:rsidRDefault="00C71DC8" w14:paraId="460E55B4" w14:textId="77777777">
            <w:pPr>
              <w:rPr>
                <w:color w:val="000000"/>
                <w:spacing w:val="-2"/>
                <w:sz w:val="18"/>
              </w:rPr>
            </w:pPr>
            <w:r w:rsidRPr="00CC0718">
              <w:rPr>
                <w:color w:val="000000"/>
                <w:spacing w:val="-2"/>
                <w:sz w:val="18"/>
              </w:rPr>
              <w:t>None</w:t>
            </w:r>
          </w:p>
        </w:tc>
      </w:tr>
      <w:tr w:rsidRPr="00CC0718" w:rsidR="00C71DC8" w:rsidTr="3A33D0EC" w14:paraId="794E5220" w14:textId="77777777">
        <w:trPr>
          <w:trHeight w:val="344" w:hRule="exact"/>
        </w:trPr>
        <w:tc>
          <w:tcPr>
            <w:tcW w:w="6763" w:type="dxa"/>
            <w:gridSpan w:val="2"/>
            <w:tcBorders>
              <w:top w:val="single" w:color="8FB6EA" w:sz="5" w:space="0"/>
              <w:bottom w:val="single" w:color="8FB6EA" w:sz="5" w:space="0"/>
            </w:tcBorders>
            <w:shd w:val="clear" w:color="auto" w:fill="FFFFFF" w:themeFill="background1"/>
            <w:tcMar/>
          </w:tcPr>
          <w:p w:rsidRPr="00CC0718" w:rsidR="00C71DC8" w:rsidP="00244814" w:rsidRDefault="00C71DC8" w14:paraId="630F0B09" w14:textId="77777777">
            <w:pPr>
              <w:rPr>
                <w:color w:val="000000"/>
                <w:spacing w:val="-2"/>
                <w:sz w:val="18"/>
              </w:rPr>
            </w:pPr>
            <w:r w:rsidRPr="00CC0718">
              <w:rPr>
                <w:color w:val="000000"/>
                <w:spacing w:val="-2"/>
                <w:sz w:val="18"/>
              </w:rPr>
              <w:lastRenderedPageBreak/>
              <w:t>Codes\\AXIAL CODE\\Q3 a- Journey of the Club\INVOLVEMENT JOURNEY\Freshman Starting</w:t>
            </w:r>
          </w:p>
        </w:tc>
        <w:tc>
          <w:tcPr>
            <w:tcW w:w="2034" w:type="dxa"/>
            <w:tcBorders>
              <w:top w:val="single" w:color="8FB6EA" w:sz="5" w:space="0"/>
              <w:bottom w:val="single" w:color="8FB6EA" w:sz="5" w:space="0"/>
            </w:tcBorders>
            <w:shd w:val="clear" w:color="auto" w:fill="FFFFFF" w:themeFill="background1"/>
            <w:tcMar/>
          </w:tcPr>
          <w:p w:rsidRPr="00CC0718" w:rsidR="00C71DC8" w:rsidP="00244814" w:rsidRDefault="00C71DC8" w14:paraId="53273C73" w14:textId="77777777">
            <w:pPr>
              <w:rPr>
                <w:color w:val="000000"/>
                <w:spacing w:val="-2"/>
                <w:sz w:val="18"/>
              </w:rPr>
            </w:pPr>
          </w:p>
        </w:tc>
        <w:tc>
          <w:tcPr>
            <w:tcW w:w="903" w:type="dxa"/>
            <w:tcBorders>
              <w:top w:val="single" w:color="8FB6EA" w:sz="5" w:space="0"/>
              <w:bottom w:val="single" w:color="8FB6EA" w:sz="5" w:space="0"/>
            </w:tcBorders>
            <w:shd w:val="clear" w:color="auto" w:fill="FFFFFF" w:themeFill="background1"/>
            <w:tcMar/>
          </w:tcPr>
          <w:p w:rsidRPr="00CC0718" w:rsidR="00C71DC8" w:rsidP="00244814" w:rsidRDefault="00C71DC8" w14:paraId="2346DC00" w14:textId="77777777">
            <w:pPr>
              <w:rPr>
                <w:color w:val="000000"/>
                <w:spacing w:val="-2"/>
                <w:sz w:val="18"/>
              </w:rPr>
            </w:pPr>
            <w:r w:rsidRPr="00CC0718">
              <w:rPr>
                <w:color w:val="000000"/>
                <w:spacing w:val="-2"/>
                <w:sz w:val="18"/>
              </w:rPr>
              <w:t>No</w:t>
            </w:r>
          </w:p>
        </w:tc>
        <w:tc>
          <w:tcPr>
            <w:tcW w:w="1017" w:type="dxa"/>
            <w:tcBorders>
              <w:top w:val="single" w:color="8FB6EA" w:sz="5" w:space="0"/>
              <w:bottom w:val="single" w:color="8FB6EA" w:sz="5" w:space="0"/>
            </w:tcBorders>
            <w:shd w:val="clear" w:color="auto" w:fill="FFFFFF" w:themeFill="background1"/>
            <w:tcMar/>
          </w:tcPr>
          <w:p w:rsidRPr="00CC0718" w:rsidR="00C71DC8" w:rsidP="00244814" w:rsidRDefault="00C71DC8" w14:paraId="7072A5C4" w14:textId="77777777">
            <w:pPr>
              <w:rPr>
                <w:color w:val="000000"/>
                <w:spacing w:val="-2"/>
                <w:sz w:val="18"/>
              </w:rPr>
            </w:pPr>
            <w:r w:rsidRPr="00CC0718">
              <w:rPr>
                <w:color w:val="000000"/>
                <w:spacing w:val="-2"/>
                <w:sz w:val="18"/>
              </w:rPr>
              <w:t>None</w:t>
            </w:r>
          </w:p>
        </w:tc>
      </w:tr>
      <w:tr w:rsidRPr="00CC0718" w:rsidR="00C71DC8" w:rsidTr="3A33D0EC" w14:paraId="41151856" w14:textId="77777777">
        <w:trPr>
          <w:trHeight w:val="344" w:hRule="exact"/>
        </w:trPr>
        <w:tc>
          <w:tcPr>
            <w:tcW w:w="6763" w:type="dxa"/>
            <w:gridSpan w:val="2"/>
            <w:tcBorders>
              <w:top w:val="single" w:color="8FB6EA" w:sz="5" w:space="0"/>
              <w:bottom w:val="single" w:color="8FB6EA" w:sz="5" w:space="0"/>
            </w:tcBorders>
            <w:shd w:val="clear" w:color="auto" w:fill="FFFFFF" w:themeFill="background1"/>
            <w:tcMar/>
          </w:tcPr>
          <w:p w:rsidRPr="00CC0718" w:rsidR="00C71DC8" w:rsidP="00244814" w:rsidRDefault="00C71DC8" w14:paraId="4CB1947A" w14:textId="77777777">
            <w:pPr>
              <w:rPr>
                <w:color w:val="000000"/>
                <w:spacing w:val="-2"/>
                <w:sz w:val="18"/>
              </w:rPr>
            </w:pPr>
            <w:r w:rsidRPr="00CC0718">
              <w:rPr>
                <w:color w:val="000000"/>
                <w:spacing w:val="-2"/>
                <w:sz w:val="18"/>
              </w:rPr>
              <w:t>Codes\\AXIAL CODE\\Q3 a- Journey of the Club\INVOLVEMENT JOURNEY\Friend</w:t>
            </w:r>
          </w:p>
        </w:tc>
        <w:tc>
          <w:tcPr>
            <w:tcW w:w="2034" w:type="dxa"/>
            <w:tcBorders>
              <w:top w:val="single" w:color="8FB6EA" w:sz="5" w:space="0"/>
              <w:bottom w:val="single" w:color="8FB6EA" w:sz="5" w:space="0"/>
            </w:tcBorders>
            <w:shd w:val="clear" w:color="auto" w:fill="FFFFFF" w:themeFill="background1"/>
            <w:tcMar/>
          </w:tcPr>
          <w:p w:rsidRPr="00CC0718" w:rsidR="00C71DC8" w:rsidP="00244814" w:rsidRDefault="00C71DC8" w14:paraId="5399FA17" w14:textId="77777777">
            <w:pPr>
              <w:rPr>
                <w:color w:val="000000"/>
                <w:spacing w:val="-2"/>
                <w:sz w:val="18"/>
              </w:rPr>
            </w:pPr>
          </w:p>
        </w:tc>
        <w:tc>
          <w:tcPr>
            <w:tcW w:w="903" w:type="dxa"/>
            <w:tcBorders>
              <w:top w:val="single" w:color="8FB6EA" w:sz="5" w:space="0"/>
              <w:bottom w:val="single" w:color="8FB6EA" w:sz="5" w:space="0"/>
            </w:tcBorders>
            <w:shd w:val="clear" w:color="auto" w:fill="FFFFFF" w:themeFill="background1"/>
            <w:tcMar/>
          </w:tcPr>
          <w:p w:rsidRPr="00CC0718" w:rsidR="00C71DC8" w:rsidP="00244814" w:rsidRDefault="00C71DC8" w14:paraId="551C222A" w14:textId="77777777">
            <w:pPr>
              <w:rPr>
                <w:color w:val="000000"/>
                <w:spacing w:val="-2"/>
                <w:sz w:val="18"/>
              </w:rPr>
            </w:pPr>
            <w:r w:rsidRPr="00CC0718">
              <w:rPr>
                <w:color w:val="000000"/>
                <w:spacing w:val="-2"/>
                <w:sz w:val="18"/>
              </w:rPr>
              <w:t>No</w:t>
            </w:r>
          </w:p>
        </w:tc>
        <w:tc>
          <w:tcPr>
            <w:tcW w:w="1017" w:type="dxa"/>
            <w:tcBorders>
              <w:top w:val="single" w:color="8FB6EA" w:sz="5" w:space="0"/>
              <w:bottom w:val="single" w:color="8FB6EA" w:sz="5" w:space="0"/>
            </w:tcBorders>
            <w:shd w:val="clear" w:color="auto" w:fill="FFFFFF" w:themeFill="background1"/>
            <w:tcMar/>
          </w:tcPr>
          <w:p w:rsidRPr="00CC0718" w:rsidR="00C71DC8" w:rsidP="00244814" w:rsidRDefault="00C71DC8" w14:paraId="33578EFC" w14:textId="77777777">
            <w:pPr>
              <w:rPr>
                <w:color w:val="000000"/>
                <w:spacing w:val="-2"/>
                <w:sz w:val="18"/>
              </w:rPr>
            </w:pPr>
            <w:r w:rsidRPr="00CC0718">
              <w:rPr>
                <w:color w:val="000000"/>
                <w:spacing w:val="-2"/>
                <w:sz w:val="18"/>
              </w:rPr>
              <w:t>None</w:t>
            </w:r>
          </w:p>
        </w:tc>
      </w:tr>
      <w:tr w:rsidRPr="00CC0718" w:rsidR="00C71DC8" w:rsidTr="3A33D0EC" w14:paraId="27CEE26F" w14:textId="77777777">
        <w:trPr>
          <w:trHeight w:val="329" w:hRule="exact"/>
        </w:trPr>
        <w:tc>
          <w:tcPr>
            <w:tcW w:w="6763" w:type="dxa"/>
            <w:gridSpan w:val="2"/>
            <w:tcBorders>
              <w:top w:val="single" w:color="8FB6EA" w:sz="5" w:space="0"/>
              <w:bottom w:val="single" w:color="8FB6EA" w:sz="5" w:space="0"/>
            </w:tcBorders>
            <w:shd w:val="clear" w:color="auto" w:fill="FFFFFF" w:themeFill="background1"/>
            <w:tcMar/>
          </w:tcPr>
          <w:p w:rsidRPr="00CC0718" w:rsidR="00C71DC8" w:rsidP="00244814" w:rsidRDefault="00C71DC8" w14:paraId="61537D52" w14:textId="77777777">
            <w:pPr>
              <w:rPr>
                <w:color w:val="000000"/>
                <w:spacing w:val="-2"/>
                <w:sz w:val="18"/>
              </w:rPr>
            </w:pPr>
            <w:r w:rsidRPr="00CC0718">
              <w:rPr>
                <w:color w:val="000000"/>
                <w:spacing w:val="-2"/>
                <w:sz w:val="18"/>
              </w:rPr>
              <w:t>Codes\\AXIAL CODE\\Q3 a- Journey of the Club\INVOLVEMENT JOURNEY\fundraiser</w:t>
            </w:r>
          </w:p>
        </w:tc>
        <w:tc>
          <w:tcPr>
            <w:tcW w:w="2034" w:type="dxa"/>
            <w:tcBorders>
              <w:top w:val="single" w:color="8FB6EA" w:sz="5" w:space="0"/>
              <w:bottom w:val="single" w:color="8FB6EA" w:sz="5" w:space="0"/>
            </w:tcBorders>
            <w:shd w:val="clear" w:color="auto" w:fill="FFFFFF" w:themeFill="background1"/>
            <w:tcMar/>
          </w:tcPr>
          <w:p w:rsidRPr="00CC0718" w:rsidR="00C71DC8" w:rsidP="00244814" w:rsidRDefault="00C71DC8" w14:paraId="5AFBAA13" w14:textId="77777777">
            <w:pPr>
              <w:rPr>
                <w:color w:val="000000"/>
                <w:spacing w:val="-2"/>
                <w:sz w:val="18"/>
              </w:rPr>
            </w:pPr>
          </w:p>
        </w:tc>
        <w:tc>
          <w:tcPr>
            <w:tcW w:w="903" w:type="dxa"/>
            <w:tcBorders>
              <w:top w:val="single" w:color="8FB6EA" w:sz="5" w:space="0"/>
              <w:bottom w:val="single" w:color="8FB6EA" w:sz="5" w:space="0"/>
            </w:tcBorders>
            <w:shd w:val="clear" w:color="auto" w:fill="FFFFFF" w:themeFill="background1"/>
            <w:tcMar/>
          </w:tcPr>
          <w:p w:rsidRPr="00CC0718" w:rsidR="00C71DC8" w:rsidP="00244814" w:rsidRDefault="00C71DC8" w14:paraId="03B87B57" w14:textId="77777777">
            <w:pPr>
              <w:rPr>
                <w:color w:val="000000"/>
                <w:spacing w:val="-2"/>
                <w:sz w:val="18"/>
              </w:rPr>
            </w:pPr>
            <w:r w:rsidRPr="00CC0718">
              <w:rPr>
                <w:color w:val="000000"/>
                <w:spacing w:val="-2"/>
                <w:sz w:val="18"/>
              </w:rPr>
              <w:t>No</w:t>
            </w:r>
          </w:p>
        </w:tc>
        <w:tc>
          <w:tcPr>
            <w:tcW w:w="1017" w:type="dxa"/>
            <w:tcBorders>
              <w:top w:val="single" w:color="8FB6EA" w:sz="5" w:space="0"/>
              <w:bottom w:val="single" w:color="8FB6EA" w:sz="5" w:space="0"/>
            </w:tcBorders>
            <w:shd w:val="clear" w:color="auto" w:fill="FFFFFF" w:themeFill="background1"/>
            <w:tcMar/>
          </w:tcPr>
          <w:p w:rsidRPr="00CC0718" w:rsidR="00C71DC8" w:rsidP="00244814" w:rsidRDefault="00C71DC8" w14:paraId="57606350" w14:textId="77777777">
            <w:pPr>
              <w:rPr>
                <w:color w:val="000000"/>
                <w:spacing w:val="-2"/>
                <w:sz w:val="18"/>
              </w:rPr>
            </w:pPr>
            <w:r w:rsidRPr="00CC0718">
              <w:rPr>
                <w:color w:val="000000"/>
                <w:spacing w:val="-2"/>
                <w:sz w:val="18"/>
              </w:rPr>
              <w:t>None</w:t>
            </w:r>
          </w:p>
        </w:tc>
      </w:tr>
      <w:tr w:rsidRPr="00CC0718" w:rsidR="00C71DC8" w:rsidTr="3A33D0EC" w14:paraId="2E7BD43A" w14:textId="77777777">
        <w:trPr>
          <w:trHeight w:val="459" w:hRule="exact"/>
        </w:trPr>
        <w:tc>
          <w:tcPr>
            <w:tcW w:w="6763" w:type="dxa"/>
            <w:gridSpan w:val="2"/>
            <w:tcBorders>
              <w:top w:val="single" w:color="8FB6EA" w:sz="5" w:space="0"/>
              <w:bottom w:val="single" w:color="8FB6EA" w:sz="5" w:space="0"/>
            </w:tcBorders>
            <w:shd w:val="clear" w:color="auto" w:fill="FFFFFF" w:themeFill="background1"/>
            <w:tcMar/>
          </w:tcPr>
          <w:p w:rsidRPr="00CC0718" w:rsidR="00C71DC8" w:rsidP="3A33D0EC" w:rsidRDefault="00C71DC8" w14:paraId="46D18528" w14:textId="77777777">
            <w:pPr>
              <w:rPr>
                <w:color w:val="000000"/>
                <w:spacing w:val="-2"/>
                <w:sz w:val="18"/>
                <w:szCs w:val="18"/>
                <w:lang w:val="en-US"/>
              </w:rPr>
            </w:pPr>
            <w:r w:rsidRPr="3A33D0EC" w:rsidR="00C71DC8">
              <w:rPr>
                <w:color w:val="000000"/>
                <w:spacing w:val="-2"/>
                <w:sz w:val="18"/>
                <w:szCs w:val="18"/>
                <w:lang w:val="en-US"/>
              </w:rPr>
              <w:t xml:space="preserve">Codes\\AXIAL CODE\\Q3 a- Journey of the Club\INVOLVEMENT JOURNEY\Heard through </w:t>
            </w:r>
            <w:r w:rsidRPr="3A33D0EC" w:rsidR="00C71DC8">
              <w:rPr>
                <w:color w:val="000000"/>
                <w:spacing w:val="-2"/>
                <w:sz w:val="18"/>
                <w:szCs w:val="18"/>
                <w:lang w:val="en-US"/>
              </w:rPr>
              <w:t>Social Media</w:t>
            </w:r>
            <w:r w:rsidRPr="3A33D0EC" w:rsidR="00C71DC8">
              <w:rPr>
                <w:color w:val="000000"/>
                <w:spacing w:val="-2"/>
                <w:sz w:val="18"/>
                <w:szCs w:val="18"/>
                <w:lang w:val="en-US"/>
              </w:rPr>
              <w:t xml:space="preserve"> before college</w:t>
            </w:r>
          </w:p>
        </w:tc>
        <w:tc>
          <w:tcPr>
            <w:tcW w:w="2034" w:type="dxa"/>
            <w:tcBorders>
              <w:top w:val="single" w:color="8FB6EA" w:sz="5" w:space="0"/>
              <w:bottom w:val="single" w:color="8FB6EA" w:sz="5" w:space="0"/>
            </w:tcBorders>
            <w:shd w:val="clear" w:color="auto" w:fill="FFFFFF" w:themeFill="background1"/>
            <w:tcMar/>
          </w:tcPr>
          <w:p w:rsidRPr="00CC0718" w:rsidR="00C71DC8" w:rsidP="00244814" w:rsidRDefault="00C71DC8" w14:paraId="6EEE1849" w14:textId="77777777">
            <w:pPr>
              <w:rPr>
                <w:color w:val="000000"/>
                <w:spacing w:val="-2"/>
                <w:sz w:val="18"/>
              </w:rPr>
            </w:pPr>
          </w:p>
        </w:tc>
        <w:tc>
          <w:tcPr>
            <w:tcW w:w="903" w:type="dxa"/>
            <w:tcBorders>
              <w:top w:val="single" w:color="8FB6EA" w:sz="5" w:space="0"/>
              <w:bottom w:val="single" w:color="8FB6EA" w:sz="5" w:space="0"/>
            </w:tcBorders>
            <w:shd w:val="clear" w:color="auto" w:fill="FFFFFF" w:themeFill="background1"/>
            <w:tcMar/>
          </w:tcPr>
          <w:p w:rsidRPr="00CC0718" w:rsidR="00C71DC8" w:rsidP="00244814" w:rsidRDefault="00C71DC8" w14:paraId="3F2690AC" w14:textId="77777777">
            <w:pPr>
              <w:rPr>
                <w:color w:val="000000"/>
                <w:spacing w:val="-2"/>
                <w:sz w:val="18"/>
              </w:rPr>
            </w:pPr>
            <w:r w:rsidRPr="00CC0718">
              <w:rPr>
                <w:color w:val="000000"/>
                <w:spacing w:val="-2"/>
                <w:sz w:val="18"/>
              </w:rPr>
              <w:t>No</w:t>
            </w:r>
          </w:p>
        </w:tc>
        <w:tc>
          <w:tcPr>
            <w:tcW w:w="1017" w:type="dxa"/>
            <w:tcBorders>
              <w:top w:val="single" w:color="8FB6EA" w:sz="5" w:space="0"/>
              <w:bottom w:val="single" w:color="8FB6EA" w:sz="5" w:space="0"/>
            </w:tcBorders>
            <w:shd w:val="clear" w:color="auto" w:fill="FFFFFF" w:themeFill="background1"/>
            <w:tcMar/>
          </w:tcPr>
          <w:p w:rsidRPr="00CC0718" w:rsidR="00C71DC8" w:rsidP="00244814" w:rsidRDefault="00C71DC8" w14:paraId="4588DC64" w14:textId="77777777">
            <w:pPr>
              <w:rPr>
                <w:color w:val="000000"/>
                <w:spacing w:val="-2"/>
                <w:sz w:val="18"/>
              </w:rPr>
            </w:pPr>
            <w:r w:rsidRPr="00CC0718">
              <w:rPr>
                <w:color w:val="000000"/>
                <w:spacing w:val="-2"/>
                <w:sz w:val="18"/>
              </w:rPr>
              <w:t>None</w:t>
            </w:r>
          </w:p>
        </w:tc>
      </w:tr>
      <w:tr w:rsidRPr="00CC0718" w:rsidR="00C71DC8" w:rsidTr="3A33D0EC" w14:paraId="55054744" w14:textId="77777777">
        <w:trPr>
          <w:trHeight w:val="458" w:hRule="exact"/>
        </w:trPr>
        <w:tc>
          <w:tcPr>
            <w:tcW w:w="6763" w:type="dxa"/>
            <w:gridSpan w:val="2"/>
            <w:tcBorders>
              <w:top w:val="single" w:color="8FB6EA" w:sz="5" w:space="0"/>
              <w:bottom w:val="single" w:color="8FB6EA" w:sz="5" w:space="0"/>
            </w:tcBorders>
            <w:shd w:val="clear" w:color="auto" w:fill="FFFFFF" w:themeFill="background1"/>
            <w:tcMar/>
          </w:tcPr>
          <w:p w:rsidRPr="00CC0718" w:rsidR="00C71DC8" w:rsidP="00244814" w:rsidRDefault="00C71DC8" w14:paraId="5F897E20" w14:textId="77777777">
            <w:pPr>
              <w:rPr>
                <w:color w:val="000000"/>
                <w:spacing w:val="-2"/>
                <w:sz w:val="18"/>
              </w:rPr>
            </w:pPr>
            <w:r w:rsidRPr="00CC0718">
              <w:rPr>
                <w:color w:val="000000"/>
                <w:spacing w:val="-2"/>
                <w:sz w:val="18"/>
              </w:rPr>
              <w:t>Codes\\AXIAL CODE\\Q3 a- Journey of the Club\INVOLVEMENT JOURNEY\I Approached the team</w:t>
            </w:r>
          </w:p>
        </w:tc>
        <w:tc>
          <w:tcPr>
            <w:tcW w:w="2034" w:type="dxa"/>
            <w:tcBorders>
              <w:top w:val="single" w:color="8FB6EA" w:sz="5" w:space="0"/>
              <w:bottom w:val="single" w:color="8FB6EA" w:sz="5" w:space="0"/>
            </w:tcBorders>
            <w:shd w:val="clear" w:color="auto" w:fill="FFFFFF" w:themeFill="background1"/>
            <w:tcMar/>
          </w:tcPr>
          <w:p w:rsidRPr="00CC0718" w:rsidR="00C71DC8" w:rsidP="00244814" w:rsidRDefault="00C71DC8" w14:paraId="38B86F49" w14:textId="77777777">
            <w:pPr>
              <w:rPr>
                <w:color w:val="000000"/>
                <w:spacing w:val="-2"/>
                <w:sz w:val="18"/>
              </w:rPr>
            </w:pPr>
          </w:p>
        </w:tc>
        <w:tc>
          <w:tcPr>
            <w:tcW w:w="903" w:type="dxa"/>
            <w:tcBorders>
              <w:top w:val="single" w:color="8FB6EA" w:sz="5" w:space="0"/>
              <w:bottom w:val="single" w:color="8FB6EA" w:sz="5" w:space="0"/>
            </w:tcBorders>
            <w:shd w:val="clear" w:color="auto" w:fill="FFFFFF" w:themeFill="background1"/>
            <w:tcMar/>
          </w:tcPr>
          <w:p w:rsidRPr="00CC0718" w:rsidR="00C71DC8" w:rsidP="00244814" w:rsidRDefault="00C71DC8" w14:paraId="16921F4F" w14:textId="77777777">
            <w:pPr>
              <w:rPr>
                <w:color w:val="000000"/>
                <w:spacing w:val="-2"/>
                <w:sz w:val="18"/>
              </w:rPr>
            </w:pPr>
            <w:r w:rsidRPr="00CC0718">
              <w:rPr>
                <w:color w:val="000000"/>
                <w:spacing w:val="-2"/>
                <w:sz w:val="18"/>
              </w:rPr>
              <w:t>Yes</w:t>
            </w:r>
          </w:p>
        </w:tc>
        <w:tc>
          <w:tcPr>
            <w:tcW w:w="1017" w:type="dxa"/>
            <w:tcBorders>
              <w:top w:val="single" w:color="8FB6EA" w:sz="5" w:space="0"/>
              <w:bottom w:val="single" w:color="8FB6EA" w:sz="5" w:space="0"/>
            </w:tcBorders>
            <w:shd w:val="clear" w:color="auto" w:fill="FFFFFF" w:themeFill="background1"/>
            <w:tcMar/>
          </w:tcPr>
          <w:p w:rsidRPr="00CC0718" w:rsidR="00C71DC8" w:rsidP="00244814" w:rsidRDefault="00C71DC8" w14:paraId="7EC7E0BA" w14:textId="77777777">
            <w:pPr>
              <w:rPr>
                <w:color w:val="000000"/>
                <w:spacing w:val="-2"/>
                <w:sz w:val="18"/>
              </w:rPr>
            </w:pPr>
            <w:r w:rsidRPr="00CC0718">
              <w:rPr>
                <w:color w:val="000000"/>
                <w:spacing w:val="-2"/>
                <w:sz w:val="18"/>
              </w:rPr>
              <w:t>None</w:t>
            </w:r>
          </w:p>
        </w:tc>
      </w:tr>
      <w:tr w:rsidRPr="00CC0718" w:rsidR="00C71DC8" w:rsidTr="3A33D0EC" w14:paraId="5B374131" w14:textId="77777777">
        <w:trPr>
          <w:trHeight w:val="874" w:hRule="exact"/>
        </w:trPr>
        <w:tc>
          <w:tcPr>
            <w:tcW w:w="6763" w:type="dxa"/>
            <w:gridSpan w:val="2"/>
            <w:tcBorders>
              <w:top w:val="single" w:color="8FB6EA" w:sz="5" w:space="0"/>
              <w:bottom w:val="single" w:color="8FB6EA" w:sz="5" w:space="0"/>
            </w:tcBorders>
            <w:shd w:val="clear" w:color="auto" w:fill="FFFFFF" w:themeFill="background1"/>
            <w:tcMar/>
          </w:tcPr>
          <w:p w:rsidRPr="00CC0718" w:rsidR="00C71DC8" w:rsidP="3A33D0EC" w:rsidRDefault="00C71DC8" w14:paraId="468BD3BE" w14:textId="77777777">
            <w:pPr>
              <w:rPr>
                <w:color w:val="000000"/>
                <w:spacing w:val="-2"/>
                <w:sz w:val="18"/>
                <w:szCs w:val="18"/>
                <w:lang w:val="en-US"/>
              </w:rPr>
            </w:pPr>
            <w:r w:rsidRPr="3A33D0EC" w:rsidR="00C71DC8">
              <w:rPr>
                <w:color w:val="000000"/>
                <w:spacing w:val="-2"/>
                <w:sz w:val="18"/>
                <w:szCs w:val="18"/>
                <w:lang w:val="en-US"/>
              </w:rPr>
              <w:t xml:space="preserve">Codes\\AXIAL CODE\\Q3 a- Journey of the Club\INVOLVEMENT JOURNEY\I didn't know much about like the associations and organizations, but to through the like career, I mean through the to the fairs like one of the fairs like the </w:t>
            </w:r>
            <w:r w:rsidRPr="3A33D0EC" w:rsidR="00C71DC8">
              <w:rPr>
                <w:color w:val="000000"/>
                <w:spacing w:val="-2"/>
                <w:sz w:val="18"/>
                <w:szCs w:val="18"/>
                <w:lang w:val="en-US"/>
              </w:rPr>
              <w:t>associations</w:t>
            </w:r>
            <w:r w:rsidRPr="3A33D0EC" w:rsidR="00C71DC8">
              <w:rPr>
                <w:color w:val="000000"/>
                <w:spacing w:val="-2"/>
                <w:sz w:val="18"/>
                <w:szCs w:val="18"/>
                <w:lang w:val="en-US"/>
              </w:rPr>
              <w:t xml:space="preserve"> fairs like the student association fairs which were taking place in the </w:t>
            </w:r>
            <w:r w:rsidRPr="3A33D0EC" w:rsidR="00C71DC8">
              <w:rPr>
                <w:color w:val="000000"/>
                <w:spacing w:val="-2"/>
                <w:sz w:val="18"/>
                <w:szCs w:val="18"/>
                <w:lang w:val="en-US"/>
              </w:rPr>
              <w:t>quadrangl</w:t>
            </w:r>
          </w:p>
        </w:tc>
        <w:tc>
          <w:tcPr>
            <w:tcW w:w="2034" w:type="dxa"/>
            <w:tcBorders>
              <w:top w:val="single" w:color="8FB6EA" w:sz="5" w:space="0"/>
              <w:bottom w:val="single" w:color="8FB6EA" w:sz="5" w:space="0"/>
            </w:tcBorders>
            <w:shd w:val="clear" w:color="auto" w:fill="FFFFFF" w:themeFill="background1"/>
            <w:tcMar/>
          </w:tcPr>
          <w:p w:rsidRPr="00CC0718" w:rsidR="00C71DC8" w:rsidP="00244814" w:rsidRDefault="00C71DC8" w14:paraId="7D470A45" w14:textId="77777777">
            <w:pPr>
              <w:rPr>
                <w:color w:val="000000"/>
                <w:spacing w:val="-2"/>
                <w:sz w:val="18"/>
              </w:rPr>
            </w:pPr>
          </w:p>
        </w:tc>
        <w:tc>
          <w:tcPr>
            <w:tcW w:w="903" w:type="dxa"/>
            <w:tcBorders>
              <w:top w:val="single" w:color="8FB6EA" w:sz="5" w:space="0"/>
              <w:bottom w:val="single" w:color="8FB6EA" w:sz="5" w:space="0"/>
            </w:tcBorders>
            <w:shd w:val="clear" w:color="auto" w:fill="FFFFFF" w:themeFill="background1"/>
            <w:tcMar/>
          </w:tcPr>
          <w:p w:rsidRPr="00CC0718" w:rsidR="00C71DC8" w:rsidP="00244814" w:rsidRDefault="00C71DC8" w14:paraId="2961E8A3" w14:textId="77777777">
            <w:pPr>
              <w:rPr>
                <w:color w:val="000000"/>
                <w:spacing w:val="-2"/>
                <w:sz w:val="18"/>
              </w:rPr>
            </w:pPr>
            <w:r w:rsidRPr="00CC0718">
              <w:rPr>
                <w:color w:val="000000"/>
                <w:spacing w:val="-2"/>
                <w:sz w:val="18"/>
              </w:rPr>
              <w:t>No</w:t>
            </w:r>
          </w:p>
        </w:tc>
        <w:tc>
          <w:tcPr>
            <w:tcW w:w="1017" w:type="dxa"/>
            <w:tcBorders>
              <w:top w:val="single" w:color="8FB6EA" w:sz="5" w:space="0"/>
              <w:bottom w:val="single" w:color="8FB6EA" w:sz="5" w:space="0"/>
            </w:tcBorders>
            <w:shd w:val="clear" w:color="auto" w:fill="FFFFFF" w:themeFill="background1"/>
            <w:tcMar/>
          </w:tcPr>
          <w:p w:rsidRPr="00CC0718" w:rsidR="00C71DC8" w:rsidP="00244814" w:rsidRDefault="00C71DC8" w14:paraId="2C267A86" w14:textId="77777777">
            <w:pPr>
              <w:rPr>
                <w:color w:val="000000"/>
                <w:spacing w:val="-2"/>
                <w:sz w:val="18"/>
              </w:rPr>
            </w:pPr>
            <w:r w:rsidRPr="00CC0718">
              <w:rPr>
                <w:color w:val="000000"/>
                <w:spacing w:val="-2"/>
                <w:sz w:val="18"/>
              </w:rPr>
              <w:t>None</w:t>
            </w:r>
          </w:p>
        </w:tc>
      </w:tr>
      <w:tr w:rsidRPr="00CC0718" w:rsidR="00C71DC8" w:rsidTr="3A33D0EC" w14:paraId="0DE2B64B" w14:textId="77777777">
        <w:trPr>
          <w:trHeight w:val="459" w:hRule="exact"/>
        </w:trPr>
        <w:tc>
          <w:tcPr>
            <w:tcW w:w="6763" w:type="dxa"/>
            <w:gridSpan w:val="2"/>
            <w:tcBorders>
              <w:top w:val="single" w:color="8FB6EA" w:sz="5" w:space="0"/>
              <w:bottom w:val="single" w:color="8FB6EA" w:sz="5" w:space="0"/>
            </w:tcBorders>
            <w:shd w:val="clear" w:color="auto" w:fill="FFFFFF" w:themeFill="background1"/>
            <w:tcMar/>
          </w:tcPr>
          <w:p w:rsidRPr="00CC0718" w:rsidR="00C71DC8" w:rsidP="00244814" w:rsidRDefault="00C71DC8" w14:paraId="71CCDED2" w14:textId="77777777">
            <w:pPr>
              <w:rPr>
                <w:color w:val="000000"/>
                <w:spacing w:val="-2"/>
                <w:sz w:val="18"/>
              </w:rPr>
            </w:pPr>
            <w:r w:rsidRPr="00CC0718">
              <w:rPr>
                <w:color w:val="000000"/>
                <w:spacing w:val="-2"/>
                <w:sz w:val="18"/>
              </w:rPr>
              <w:t>Codes\\AXIAL CODE\\Q3 a- Journey of the Club\INVOLVEMENT JOURNEY\I got an email to show interest in vacant positions</w:t>
            </w:r>
          </w:p>
        </w:tc>
        <w:tc>
          <w:tcPr>
            <w:tcW w:w="2034" w:type="dxa"/>
            <w:tcBorders>
              <w:top w:val="single" w:color="8FB6EA" w:sz="5" w:space="0"/>
              <w:bottom w:val="single" w:color="8FB6EA" w:sz="5" w:space="0"/>
            </w:tcBorders>
            <w:shd w:val="clear" w:color="auto" w:fill="FFFFFF" w:themeFill="background1"/>
            <w:tcMar/>
          </w:tcPr>
          <w:p w:rsidRPr="00CC0718" w:rsidR="00C71DC8" w:rsidP="00244814" w:rsidRDefault="00C71DC8" w14:paraId="5B8D1F50" w14:textId="77777777">
            <w:pPr>
              <w:rPr>
                <w:color w:val="000000"/>
                <w:spacing w:val="-2"/>
                <w:sz w:val="18"/>
              </w:rPr>
            </w:pPr>
          </w:p>
        </w:tc>
        <w:tc>
          <w:tcPr>
            <w:tcW w:w="903" w:type="dxa"/>
            <w:tcBorders>
              <w:top w:val="single" w:color="8FB6EA" w:sz="5" w:space="0"/>
              <w:bottom w:val="single" w:color="8FB6EA" w:sz="5" w:space="0"/>
            </w:tcBorders>
            <w:shd w:val="clear" w:color="auto" w:fill="FFFFFF" w:themeFill="background1"/>
            <w:tcMar/>
          </w:tcPr>
          <w:p w:rsidRPr="00CC0718" w:rsidR="00C71DC8" w:rsidP="00244814" w:rsidRDefault="00C71DC8" w14:paraId="4FF73806" w14:textId="77777777">
            <w:pPr>
              <w:rPr>
                <w:color w:val="000000"/>
                <w:spacing w:val="-2"/>
                <w:sz w:val="18"/>
              </w:rPr>
            </w:pPr>
            <w:r w:rsidRPr="00CC0718">
              <w:rPr>
                <w:color w:val="000000"/>
                <w:spacing w:val="-2"/>
                <w:sz w:val="18"/>
              </w:rPr>
              <w:t>Yes</w:t>
            </w:r>
          </w:p>
        </w:tc>
        <w:tc>
          <w:tcPr>
            <w:tcW w:w="1017" w:type="dxa"/>
            <w:tcBorders>
              <w:top w:val="single" w:color="8FB6EA" w:sz="5" w:space="0"/>
              <w:bottom w:val="single" w:color="8FB6EA" w:sz="5" w:space="0"/>
            </w:tcBorders>
            <w:shd w:val="clear" w:color="auto" w:fill="FFFFFF" w:themeFill="background1"/>
            <w:tcMar/>
          </w:tcPr>
          <w:p w:rsidRPr="00CC0718" w:rsidR="00C71DC8" w:rsidP="00244814" w:rsidRDefault="00C71DC8" w14:paraId="5A2D1099" w14:textId="77777777">
            <w:pPr>
              <w:rPr>
                <w:color w:val="000000"/>
                <w:spacing w:val="-2"/>
                <w:sz w:val="18"/>
              </w:rPr>
            </w:pPr>
            <w:r w:rsidRPr="00CC0718">
              <w:rPr>
                <w:color w:val="000000"/>
                <w:spacing w:val="-2"/>
                <w:sz w:val="18"/>
              </w:rPr>
              <w:t>None</w:t>
            </w:r>
          </w:p>
        </w:tc>
      </w:tr>
      <w:tr w:rsidRPr="00CC0718" w:rsidR="00C71DC8" w:rsidTr="3A33D0EC" w14:paraId="7B512170" w14:textId="77777777">
        <w:trPr>
          <w:trHeight w:val="458" w:hRule="exact"/>
        </w:trPr>
        <w:tc>
          <w:tcPr>
            <w:tcW w:w="6763" w:type="dxa"/>
            <w:gridSpan w:val="2"/>
            <w:tcBorders>
              <w:top w:val="single" w:color="8FB6EA" w:sz="5" w:space="0"/>
              <w:bottom w:val="single" w:color="8FB6EA" w:sz="5" w:space="0"/>
            </w:tcBorders>
            <w:shd w:val="clear" w:color="auto" w:fill="FFFFFF" w:themeFill="background1"/>
            <w:tcMar/>
          </w:tcPr>
          <w:p w:rsidRPr="00CC0718" w:rsidR="00C71DC8" w:rsidP="00244814" w:rsidRDefault="00C71DC8" w14:paraId="4D7826A0" w14:textId="77777777">
            <w:pPr>
              <w:rPr>
                <w:color w:val="000000"/>
                <w:spacing w:val="-2"/>
                <w:sz w:val="18"/>
              </w:rPr>
            </w:pPr>
            <w:r w:rsidRPr="00CC0718">
              <w:rPr>
                <w:color w:val="000000"/>
                <w:spacing w:val="-2"/>
                <w:sz w:val="18"/>
              </w:rPr>
              <w:t>Codes\\AXIAL CODE\\Q3 a- Journey of the Club\INVOLVEMENT JOURNEY\Personal Decision to join Greek life</w:t>
            </w:r>
          </w:p>
        </w:tc>
        <w:tc>
          <w:tcPr>
            <w:tcW w:w="2034" w:type="dxa"/>
            <w:tcBorders>
              <w:top w:val="single" w:color="8FB6EA" w:sz="5" w:space="0"/>
              <w:bottom w:val="single" w:color="8FB6EA" w:sz="5" w:space="0"/>
            </w:tcBorders>
            <w:shd w:val="clear" w:color="auto" w:fill="FFFFFF" w:themeFill="background1"/>
            <w:tcMar/>
          </w:tcPr>
          <w:p w:rsidRPr="00CC0718" w:rsidR="00C71DC8" w:rsidP="00244814" w:rsidRDefault="00C71DC8" w14:paraId="156E97A0" w14:textId="77777777">
            <w:pPr>
              <w:rPr>
                <w:color w:val="000000"/>
                <w:spacing w:val="-2"/>
                <w:sz w:val="18"/>
              </w:rPr>
            </w:pPr>
          </w:p>
        </w:tc>
        <w:tc>
          <w:tcPr>
            <w:tcW w:w="903" w:type="dxa"/>
            <w:tcBorders>
              <w:top w:val="single" w:color="8FB6EA" w:sz="5" w:space="0"/>
              <w:bottom w:val="single" w:color="8FB6EA" w:sz="5" w:space="0"/>
            </w:tcBorders>
            <w:shd w:val="clear" w:color="auto" w:fill="FFFFFF" w:themeFill="background1"/>
            <w:tcMar/>
          </w:tcPr>
          <w:p w:rsidRPr="00CC0718" w:rsidR="00C71DC8" w:rsidP="00244814" w:rsidRDefault="00C71DC8" w14:paraId="4EBBA440" w14:textId="77777777">
            <w:pPr>
              <w:rPr>
                <w:color w:val="000000"/>
                <w:spacing w:val="-2"/>
                <w:sz w:val="18"/>
              </w:rPr>
            </w:pPr>
            <w:r w:rsidRPr="00CC0718">
              <w:rPr>
                <w:color w:val="000000"/>
                <w:spacing w:val="-2"/>
                <w:sz w:val="18"/>
              </w:rPr>
              <w:t>No</w:t>
            </w:r>
          </w:p>
        </w:tc>
        <w:tc>
          <w:tcPr>
            <w:tcW w:w="1017" w:type="dxa"/>
            <w:tcBorders>
              <w:top w:val="single" w:color="8FB6EA" w:sz="5" w:space="0"/>
              <w:bottom w:val="single" w:color="8FB6EA" w:sz="5" w:space="0"/>
            </w:tcBorders>
            <w:shd w:val="clear" w:color="auto" w:fill="FFFFFF" w:themeFill="background1"/>
            <w:tcMar/>
          </w:tcPr>
          <w:p w:rsidRPr="00CC0718" w:rsidR="00C71DC8" w:rsidP="00244814" w:rsidRDefault="00C71DC8" w14:paraId="0F98FDE6" w14:textId="77777777">
            <w:pPr>
              <w:rPr>
                <w:color w:val="000000"/>
                <w:spacing w:val="-2"/>
                <w:sz w:val="18"/>
              </w:rPr>
            </w:pPr>
            <w:r w:rsidRPr="00CC0718">
              <w:rPr>
                <w:color w:val="000000"/>
                <w:spacing w:val="-2"/>
                <w:sz w:val="18"/>
              </w:rPr>
              <w:t>None</w:t>
            </w:r>
          </w:p>
        </w:tc>
      </w:tr>
      <w:tr w:rsidRPr="00CC0718" w:rsidR="00C71DC8" w:rsidTr="3A33D0EC" w14:paraId="48A4E2C2" w14:textId="77777777">
        <w:trPr>
          <w:trHeight w:val="459" w:hRule="exact"/>
        </w:trPr>
        <w:tc>
          <w:tcPr>
            <w:tcW w:w="6763" w:type="dxa"/>
            <w:gridSpan w:val="2"/>
            <w:tcBorders>
              <w:top w:val="single" w:color="8FB6EA" w:sz="5" w:space="0"/>
              <w:bottom w:val="single" w:color="8FB6EA" w:sz="5" w:space="0"/>
            </w:tcBorders>
            <w:shd w:val="clear" w:color="auto" w:fill="FFFFFF" w:themeFill="background1"/>
            <w:tcMar/>
          </w:tcPr>
          <w:p w:rsidRPr="00CC0718" w:rsidR="00C71DC8" w:rsidP="00244814" w:rsidRDefault="00C71DC8" w14:paraId="727CD16D" w14:textId="77777777">
            <w:pPr>
              <w:rPr>
                <w:color w:val="000000"/>
                <w:spacing w:val="-2"/>
                <w:sz w:val="18"/>
              </w:rPr>
            </w:pPr>
            <w:r w:rsidRPr="00CC0718">
              <w:rPr>
                <w:color w:val="000000"/>
                <w:spacing w:val="-2"/>
                <w:sz w:val="18"/>
              </w:rPr>
              <w:t>Codes\\AXIAL CODE\\Q3 a- Journey of the Club\INVOLVEMENT JOURNEY\Positive feedback from others</w:t>
            </w:r>
          </w:p>
        </w:tc>
        <w:tc>
          <w:tcPr>
            <w:tcW w:w="2034" w:type="dxa"/>
            <w:tcBorders>
              <w:top w:val="single" w:color="8FB6EA" w:sz="5" w:space="0"/>
              <w:bottom w:val="single" w:color="8FB6EA" w:sz="5" w:space="0"/>
            </w:tcBorders>
            <w:shd w:val="clear" w:color="auto" w:fill="FFFFFF" w:themeFill="background1"/>
            <w:tcMar/>
          </w:tcPr>
          <w:p w:rsidRPr="00CC0718" w:rsidR="00C71DC8" w:rsidP="00244814" w:rsidRDefault="00C71DC8" w14:paraId="397B39A9" w14:textId="77777777">
            <w:pPr>
              <w:rPr>
                <w:color w:val="000000"/>
                <w:spacing w:val="-2"/>
                <w:sz w:val="18"/>
              </w:rPr>
            </w:pPr>
          </w:p>
        </w:tc>
        <w:tc>
          <w:tcPr>
            <w:tcW w:w="903" w:type="dxa"/>
            <w:tcBorders>
              <w:top w:val="single" w:color="8FB6EA" w:sz="5" w:space="0"/>
              <w:bottom w:val="single" w:color="8FB6EA" w:sz="5" w:space="0"/>
            </w:tcBorders>
            <w:shd w:val="clear" w:color="auto" w:fill="FFFFFF" w:themeFill="background1"/>
            <w:tcMar/>
          </w:tcPr>
          <w:p w:rsidRPr="00CC0718" w:rsidR="00C71DC8" w:rsidP="00244814" w:rsidRDefault="00C71DC8" w14:paraId="475FD3FF" w14:textId="77777777">
            <w:pPr>
              <w:rPr>
                <w:color w:val="000000"/>
                <w:spacing w:val="-2"/>
                <w:sz w:val="18"/>
              </w:rPr>
            </w:pPr>
            <w:r w:rsidRPr="00CC0718">
              <w:rPr>
                <w:color w:val="000000"/>
                <w:spacing w:val="-2"/>
                <w:sz w:val="18"/>
              </w:rPr>
              <w:t>No</w:t>
            </w:r>
          </w:p>
        </w:tc>
        <w:tc>
          <w:tcPr>
            <w:tcW w:w="1017" w:type="dxa"/>
            <w:tcBorders>
              <w:top w:val="single" w:color="8FB6EA" w:sz="5" w:space="0"/>
              <w:bottom w:val="single" w:color="8FB6EA" w:sz="5" w:space="0"/>
            </w:tcBorders>
            <w:shd w:val="clear" w:color="auto" w:fill="FFFFFF" w:themeFill="background1"/>
            <w:tcMar/>
          </w:tcPr>
          <w:p w:rsidRPr="00CC0718" w:rsidR="00C71DC8" w:rsidP="00244814" w:rsidRDefault="00C71DC8" w14:paraId="4254C20A" w14:textId="77777777">
            <w:pPr>
              <w:rPr>
                <w:color w:val="000000"/>
                <w:spacing w:val="-2"/>
                <w:sz w:val="18"/>
              </w:rPr>
            </w:pPr>
            <w:r w:rsidRPr="00CC0718">
              <w:rPr>
                <w:color w:val="000000"/>
                <w:spacing w:val="-2"/>
                <w:sz w:val="18"/>
              </w:rPr>
              <w:t>None</w:t>
            </w:r>
          </w:p>
        </w:tc>
      </w:tr>
      <w:tr w:rsidRPr="00CC0718" w:rsidR="00C71DC8" w:rsidTr="3A33D0EC" w14:paraId="3E4252D4" w14:textId="77777777">
        <w:trPr>
          <w:trHeight w:val="444" w:hRule="exact"/>
        </w:trPr>
        <w:tc>
          <w:tcPr>
            <w:tcW w:w="6763" w:type="dxa"/>
            <w:gridSpan w:val="2"/>
            <w:tcBorders>
              <w:top w:val="single" w:color="8FB6EA" w:sz="5" w:space="0"/>
              <w:bottom w:val="single" w:color="8FB6EA" w:sz="5" w:space="0"/>
            </w:tcBorders>
            <w:shd w:val="clear" w:color="auto" w:fill="FFFFFF" w:themeFill="background1"/>
            <w:tcMar/>
          </w:tcPr>
          <w:p w:rsidRPr="00CC0718" w:rsidR="00C71DC8" w:rsidP="00244814" w:rsidRDefault="00C71DC8" w14:paraId="789C003E" w14:textId="77777777">
            <w:pPr>
              <w:rPr>
                <w:color w:val="000000"/>
                <w:spacing w:val="-2"/>
                <w:sz w:val="18"/>
              </w:rPr>
            </w:pPr>
            <w:r w:rsidRPr="00CC0718">
              <w:rPr>
                <w:color w:val="000000"/>
                <w:spacing w:val="-2"/>
                <w:sz w:val="18"/>
              </w:rPr>
              <w:t>Codes\\AXIAL CODE\\Q3 a- Journey of the Club\INVOLVEMENT JOURNEY\Transition into Sorority Life</w:t>
            </w:r>
          </w:p>
        </w:tc>
        <w:tc>
          <w:tcPr>
            <w:tcW w:w="2034" w:type="dxa"/>
            <w:tcBorders>
              <w:top w:val="single" w:color="8FB6EA" w:sz="5" w:space="0"/>
              <w:bottom w:val="single" w:color="8FB6EA" w:sz="5" w:space="0"/>
            </w:tcBorders>
            <w:shd w:val="clear" w:color="auto" w:fill="FFFFFF" w:themeFill="background1"/>
            <w:tcMar/>
          </w:tcPr>
          <w:p w:rsidRPr="00CC0718" w:rsidR="00C71DC8" w:rsidP="00244814" w:rsidRDefault="00C71DC8" w14:paraId="13C24D93" w14:textId="77777777">
            <w:pPr>
              <w:rPr>
                <w:color w:val="000000"/>
                <w:spacing w:val="-2"/>
                <w:sz w:val="18"/>
              </w:rPr>
            </w:pPr>
          </w:p>
        </w:tc>
        <w:tc>
          <w:tcPr>
            <w:tcW w:w="903" w:type="dxa"/>
            <w:tcBorders>
              <w:top w:val="single" w:color="8FB6EA" w:sz="5" w:space="0"/>
              <w:bottom w:val="single" w:color="8FB6EA" w:sz="5" w:space="0"/>
            </w:tcBorders>
            <w:shd w:val="clear" w:color="auto" w:fill="FFFFFF" w:themeFill="background1"/>
            <w:tcMar/>
          </w:tcPr>
          <w:p w:rsidRPr="00CC0718" w:rsidR="00C71DC8" w:rsidP="00244814" w:rsidRDefault="00C71DC8" w14:paraId="2026CE68" w14:textId="77777777">
            <w:pPr>
              <w:rPr>
                <w:color w:val="000000"/>
                <w:spacing w:val="-2"/>
                <w:sz w:val="18"/>
              </w:rPr>
            </w:pPr>
            <w:r w:rsidRPr="00CC0718">
              <w:rPr>
                <w:color w:val="000000"/>
                <w:spacing w:val="-2"/>
                <w:sz w:val="18"/>
              </w:rPr>
              <w:t>No</w:t>
            </w:r>
          </w:p>
        </w:tc>
        <w:tc>
          <w:tcPr>
            <w:tcW w:w="1017" w:type="dxa"/>
            <w:tcBorders>
              <w:top w:val="single" w:color="8FB6EA" w:sz="5" w:space="0"/>
              <w:bottom w:val="single" w:color="8FB6EA" w:sz="5" w:space="0"/>
            </w:tcBorders>
            <w:shd w:val="clear" w:color="auto" w:fill="FFFFFF" w:themeFill="background1"/>
            <w:tcMar/>
          </w:tcPr>
          <w:p w:rsidRPr="00CC0718" w:rsidR="00C71DC8" w:rsidP="00244814" w:rsidRDefault="00C71DC8" w14:paraId="0BC922A2" w14:textId="77777777">
            <w:pPr>
              <w:rPr>
                <w:color w:val="000000"/>
                <w:spacing w:val="-2"/>
                <w:sz w:val="18"/>
              </w:rPr>
            </w:pPr>
            <w:r w:rsidRPr="00CC0718">
              <w:rPr>
                <w:color w:val="000000"/>
                <w:spacing w:val="-2"/>
                <w:sz w:val="18"/>
              </w:rPr>
              <w:t>None</w:t>
            </w:r>
          </w:p>
        </w:tc>
      </w:tr>
      <w:tr w:rsidRPr="00CC0718" w:rsidR="00C71DC8" w:rsidTr="3A33D0EC" w14:paraId="33CC7CA4" w14:textId="77777777">
        <w:trPr>
          <w:trHeight w:val="344" w:hRule="exact"/>
        </w:trPr>
        <w:tc>
          <w:tcPr>
            <w:tcW w:w="6763" w:type="dxa"/>
            <w:gridSpan w:val="2"/>
            <w:tcBorders>
              <w:top w:val="single" w:color="8FB6EA" w:sz="5" w:space="0"/>
              <w:bottom w:val="single" w:color="8FB6EA" w:sz="5" w:space="0"/>
            </w:tcBorders>
            <w:shd w:val="clear" w:color="auto" w:fill="FFFFFF" w:themeFill="background1"/>
            <w:tcMar/>
          </w:tcPr>
          <w:p w:rsidRPr="00CC0718" w:rsidR="00C71DC8" w:rsidP="00244814" w:rsidRDefault="00C71DC8" w14:paraId="11706EC7" w14:textId="77777777">
            <w:pPr>
              <w:rPr>
                <w:color w:val="000000"/>
                <w:spacing w:val="-2"/>
                <w:sz w:val="18"/>
              </w:rPr>
            </w:pPr>
            <w:r w:rsidRPr="00CC0718">
              <w:rPr>
                <w:color w:val="000000"/>
                <w:spacing w:val="-2"/>
                <w:sz w:val="18"/>
              </w:rPr>
              <w:t>Codes\\AXIAL CODE\\Q3 a- Journey of the Club\PARTNERSHIP</w:t>
            </w:r>
          </w:p>
        </w:tc>
        <w:tc>
          <w:tcPr>
            <w:tcW w:w="2034" w:type="dxa"/>
            <w:tcBorders>
              <w:top w:val="single" w:color="8FB6EA" w:sz="5" w:space="0"/>
              <w:bottom w:val="single" w:color="8FB6EA" w:sz="5" w:space="0"/>
            </w:tcBorders>
            <w:shd w:val="clear" w:color="auto" w:fill="FFFFFF" w:themeFill="background1"/>
            <w:tcMar/>
          </w:tcPr>
          <w:p w:rsidRPr="00CC0718" w:rsidR="00C71DC8" w:rsidP="00244814" w:rsidRDefault="00C71DC8" w14:paraId="21568104" w14:textId="77777777">
            <w:pPr>
              <w:rPr>
                <w:color w:val="000000"/>
                <w:spacing w:val="-2"/>
                <w:sz w:val="18"/>
              </w:rPr>
            </w:pPr>
          </w:p>
        </w:tc>
        <w:tc>
          <w:tcPr>
            <w:tcW w:w="903" w:type="dxa"/>
            <w:tcBorders>
              <w:top w:val="single" w:color="8FB6EA" w:sz="5" w:space="0"/>
              <w:bottom w:val="single" w:color="8FB6EA" w:sz="5" w:space="0"/>
            </w:tcBorders>
            <w:shd w:val="clear" w:color="auto" w:fill="FFFFFF" w:themeFill="background1"/>
            <w:tcMar/>
          </w:tcPr>
          <w:p w:rsidRPr="00CC0718" w:rsidR="00C71DC8" w:rsidP="00244814" w:rsidRDefault="00C71DC8" w14:paraId="0EA03D30" w14:textId="77777777">
            <w:pPr>
              <w:rPr>
                <w:color w:val="000000"/>
                <w:spacing w:val="-2"/>
                <w:sz w:val="18"/>
              </w:rPr>
            </w:pPr>
            <w:r w:rsidRPr="00CC0718">
              <w:rPr>
                <w:color w:val="000000"/>
                <w:spacing w:val="-2"/>
                <w:sz w:val="18"/>
              </w:rPr>
              <w:t>Yes</w:t>
            </w:r>
          </w:p>
        </w:tc>
        <w:tc>
          <w:tcPr>
            <w:tcW w:w="1017" w:type="dxa"/>
            <w:tcBorders>
              <w:top w:val="single" w:color="8FB6EA" w:sz="5" w:space="0"/>
              <w:bottom w:val="single" w:color="8FB6EA" w:sz="5" w:space="0"/>
            </w:tcBorders>
            <w:shd w:val="clear" w:color="auto" w:fill="FFFFFF" w:themeFill="background1"/>
            <w:tcMar/>
          </w:tcPr>
          <w:p w:rsidRPr="00CC0718" w:rsidR="00C71DC8" w:rsidP="00244814" w:rsidRDefault="00C71DC8" w14:paraId="34581FE6" w14:textId="77777777">
            <w:pPr>
              <w:rPr>
                <w:color w:val="000000"/>
                <w:spacing w:val="-2"/>
                <w:sz w:val="18"/>
              </w:rPr>
            </w:pPr>
            <w:r w:rsidRPr="00CC0718">
              <w:rPr>
                <w:color w:val="000000"/>
                <w:spacing w:val="-2"/>
                <w:sz w:val="18"/>
              </w:rPr>
              <w:t>None</w:t>
            </w:r>
          </w:p>
        </w:tc>
      </w:tr>
      <w:tr w:rsidRPr="00CC0718" w:rsidR="00C71DC8" w:rsidTr="3A33D0EC" w14:paraId="69C0A92A" w14:textId="77777777">
        <w:trPr>
          <w:trHeight w:val="458" w:hRule="exact"/>
        </w:trPr>
        <w:tc>
          <w:tcPr>
            <w:tcW w:w="6763" w:type="dxa"/>
            <w:gridSpan w:val="2"/>
            <w:tcBorders>
              <w:top w:val="single" w:color="8FB6EA" w:sz="5" w:space="0"/>
              <w:bottom w:val="single" w:color="8FB6EA" w:sz="5" w:space="0"/>
            </w:tcBorders>
            <w:shd w:val="clear" w:color="auto" w:fill="FFFFFF" w:themeFill="background1"/>
            <w:tcMar/>
          </w:tcPr>
          <w:p w:rsidRPr="00CC0718" w:rsidR="00C71DC8" w:rsidP="00244814" w:rsidRDefault="00C71DC8" w14:paraId="46D6815C" w14:textId="77777777">
            <w:pPr>
              <w:rPr>
                <w:color w:val="000000"/>
                <w:spacing w:val="-2"/>
                <w:sz w:val="18"/>
              </w:rPr>
            </w:pPr>
            <w:r w:rsidRPr="00CC0718">
              <w:rPr>
                <w:color w:val="000000"/>
                <w:spacing w:val="-2"/>
                <w:sz w:val="18"/>
              </w:rPr>
              <w:t>Codes\\AXIAL CODE\\Q3 a- Journey of the Club\PARTNERSHIP\a lot of other people from other communities and from other cultures attending our event</w:t>
            </w:r>
          </w:p>
        </w:tc>
        <w:tc>
          <w:tcPr>
            <w:tcW w:w="2034" w:type="dxa"/>
            <w:tcBorders>
              <w:top w:val="single" w:color="8FB6EA" w:sz="5" w:space="0"/>
              <w:bottom w:val="single" w:color="8FB6EA" w:sz="5" w:space="0"/>
            </w:tcBorders>
            <w:shd w:val="clear" w:color="auto" w:fill="FFFFFF" w:themeFill="background1"/>
            <w:tcMar/>
          </w:tcPr>
          <w:p w:rsidRPr="00CC0718" w:rsidR="00C71DC8" w:rsidP="00244814" w:rsidRDefault="00C71DC8" w14:paraId="2E2D81D6" w14:textId="77777777">
            <w:pPr>
              <w:rPr>
                <w:color w:val="000000"/>
                <w:spacing w:val="-2"/>
                <w:sz w:val="18"/>
              </w:rPr>
            </w:pPr>
          </w:p>
        </w:tc>
        <w:tc>
          <w:tcPr>
            <w:tcW w:w="903" w:type="dxa"/>
            <w:tcBorders>
              <w:top w:val="single" w:color="8FB6EA" w:sz="5" w:space="0"/>
              <w:bottom w:val="single" w:color="8FB6EA" w:sz="5" w:space="0"/>
            </w:tcBorders>
            <w:shd w:val="clear" w:color="auto" w:fill="FFFFFF" w:themeFill="background1"/>
            <w:tcMar/>
          </w:tcPr>
          <w:p w:rsidRPr="00CC0718" w:rsidR="00C71DC8" w:rsidP="00244814" w:rsidRDefault="00C71DC8" w14:paraId="22DAB94C" w14:textId="77777777">
            <w:pPr>
              <w:rPr>
                <w:color w:val="000000"/>
                <w:spacing w:val="-2"/>
                <w:sz w:val="18"/>
              </w:rPr>
            </w:pPr>
            <w:r w:rsidRPr="00CC0718">
              <w:rPr>
                <w:color w:val="000000"/>
                <w:spacing w:val="-2"/>
                <w:sz w:val="18"/>
              </w:rPr>
              <w:t>No</w:t>
            </w:r>
          </w:p>
        </w:tc>
        <w:tc>
          <w:tcPr>
            <w:tcW w:w="1017" w:type="dxa"/>
            <w:tcBorders>
              <w:top w:val="single" w:color="8FB6EA" w:sz="5" w:space="0"/>
              <w:bottom w:val="single" w:color="8FB6EA" w:sz="5" w:space="0"/>
            </w:tcBorders>
            <w:shd w:val="clear" w:color="auto" w:fill="FFFFFF" w:themeFill="background1"/>
            <w:tcMar/>
          </w:tcPr>
          <w:p w:rsidRPr="00CC0718" w:rsidR="00C71DC8" w:rsidP="00244814" w:rsidRDefault="00C71DC8" w14:paraId="3C03682F" w14:textId="77777777">
            <w:pPr>
              <w:rPr>
                <w:color w:val="000000"/>
                <w:spacing w:val="-2"/>
                <w:sz w:val="18"/>
              </w:rPr>
            </w:pPr>
            <w:r w:rsidRPr="00CC0718">
              <w:rPr>
                <w:color w:val="000000"/>
                <w:spacing w:val="-2"/>
                <w:sz w:val="18"/>
              </w:rPr>
              <w:t>None</w:t>
            </w:r>
          </w:p>
        </w:tc>
      </w:tr>
      <w:tr w:rsidRPr="00CC0718" w:rsidR="00C71DC8" w:rsidTr="3A33D0EC" w14:paraId="10CAD052" w14:textId="77777777">
        <w:trPr>
          <w:trHeight w:val="459" w:hRule="exact"/>
        </w:trPr>
        <w:tc>
          <w:tcPr>
            <w:tcW w:w="6763" w:type="dxa"/>
            <w:gridSpan w:val="2"/>
            <w:tcBorders>
              <w:top w:val="single" w:color="8FB6EA" w:sz="5" w:space="0"/>
              <w:bottom w:val="single" w:color="8FB6EA" w:sz="5" w:space="0"/>
            </w:tcBorders>
            <w:shd w:val="clear" w:color="auto" w:fill="FFFFFF" w:themeFill="background1"/>
            <w:tcMar/>
          </w:tcPr>
          <w:p w:rsidRPr="00CC0718" w:rsidR="00C71DC8" w:rsidP="3A33D0EC" w:rsidRDefault="00C71DC8" w14:paraId="1F26A526" w14:textId="77777777">
            <w:pPr>
              <w:rPr>
                <w:color w:val="000000"/>
                <w:spacing w:val="-2"/>
                <w:sz w:val="18"/>
                <w:szCs w:val="18"/>
                <w:lang w:val="en-US"/>
              </w:rPr>
            </w:pPr>
            <w:r w:rsidRPr="3A33D0EC" w:rsidR="00C71DC8">
              <w:rPr>
                <w:color w:val="000000"/>
                <w:spacing w:val="-2"/>
                <w:sz w:val="18"/>
                <w:szCs w:val="18"/>
                <w:lang w:val="en-US"/>
              </w:rPr>
              <w:t xml:space="preserve">Codes\\AXIAL CODE\\Q3 a- Journey of the Club\PARTNERSHIP\like it has a lot of other chapters in other </w:t>
            </w:r>
            <w:r w:rsidRPr="3A33D0EC" w:rsidR="00C71DC8">
              <w:rPr>
                <w:color w:val="000000"/>
                <w:spacing w:val="-2"/>
                <w:sz w:val="18"/>
                <w:szCs w:val="18"/>
                <w:lang w:val="en-US"/>
              </w:rPr>
              <w:t>colleges</w:t>
            </w:r>
            <w:r w:rsidRPr="3A33D0EC" w:rsidR="00C71DC8">
              <w:rPr>
                <w:color w:val="000000"/>
                <w:spacing w:val="-2"/>
                <w:sz w:val="18"/>
                <w:szCs w:val="18"/>
                <w:lang w:val="en-US"/>
              </w:rPr>
              <w:t xml:space="preserve"> and </w:t>
            </w:r>
            <w:r w:rsidRPr="3A33D0EC" w:rsidR="00C71DC8">
              <w:rPr>
                <w:color w:val="000000"/>
                <w:spacing w:val="-2"/>
                <w:sz w:val="18"/>
                <w:szCs w:val="18"/>
                <w:lang w:val="en-US"/>
              </w:rPr>
              <w:t xml:space="preserve">it's</w:t>
            </w:r>
            <w:r w:rsidRPr="3A33D0EC" w:rsidR="00C71DC8">
              <w:rPr>
                <w:color w:val="000000"/>
                <w:spacing w:val="-2"/>
                <w:sz w:val="18"/>
                <w:szCs w:val="18"/>
                <w:lang w:val="en-US"/>
              </w:rPr>
              <w:t xml:space="preserve"> known all over the US</w:t>
            </w:r>
          </w:p>
        </w:tc>
        <w:tc>
          <w:tcPr>
            <w:tcW w:w="2034" w:type="dxa"/>
            <w:tcBorders>
              <w:top w:val="single" w:color="8FB6EA" w:sz="5" w:space="0"/>
              <w:bottom w:val="single" w:color="8FB6EA" w:sz="5" w:space="0"/>
            </w:tcBorders>
            <w:shd w:val="clear" w:color="auto" w:fill="FFFFFF" w:themeFill="background1"/>
            <w:tcMar/>
          </w:tcPr>
          <w:p w:rsidRPr="00CC0718" w:rsidR="00C71DC8" w:rsidP="00244814" w:rsidRDefault="00C71DC8" w14:paraId="289A6412" w14:textId="77777777">
            <w:pPr>
              <w:rPr>
                <w:color w:val="000000"/>
                <w:spacing w:val="-2"/>
                <w:sz w:val="18"/>
              </w:rPr>
            </w:pPr>
          </w:p>
        </w:tc>
        <w:tc>
          <w:tcPr>
            <w:tcW w:w="903" w:type="dxa"/>
            <w:tcBorders>
              <w:top w:val="single" w:color="8FB6EA" w:sz="5" w:space="0"/>
              <w:bottom w:val="single" w:color="8FB6EA" w:sz="5" w:space="0"/>
            </w:tcBorders>
            <w:shd w:val="clear" w:color="auto" w:fill="FFFFFF" w:themeFill="background1"/>
            <w:tcMar/>
          </w:tcPr>
          <w:p w:rsidRPr="00CC0718" w:rsidR="00C71DC8" w:rsidP="00244814" w:rsidRDefault="00C71DC8" w14:paraId="45FDC208" w14:textId="77777777">
            <w:pPr>
              <w:rPr>
                <w:color w:val="000000"/>
                <w:spacing w:val="-2"/>
                <w:sz w:val="18"/>
              </w:rPr>
            </w:pPr>
            <w:r w:rsidRPr="00CC0718">
              <w:rPr>
                <w:color w:val="000000"/>
                <w:spacing w:val="-2"/>
                <w:sz w:val="18"/>
              </w:rPr>
              <w:t>No</w:t>
            </w:r>
          </w:p>
        </w:tc>
        <w:tc>
          <w:tcPr>
            <w:tcW w:w="1017" w:type="dxa"/>
            <w:tcBorders>
              <w:top w:val="single" w:color="8FB6EA" w:sz="5" w:space="0"/>
              <w:bottom w:val="single" w:color="8FB6EA" w:sz="5" w:space="0"/>
            </w:tcBorders>
            <w:shd w:val="clear" w:color="auto" w:fill="FFFFFF" w:themeFill="background1"/>
            <w:tcMar/>
          </w:tcPr>
          <w:p w:rsidRPr="00CC0718" w:rsidR="00C71DC8" w:rsidP="00244814" w:rsidRDefault="00C71DC8" w14:paraId="33098F4A" w14:textId="77777777">
            <w:pPr>
              <w:rPr>
                <w:color w:val="000000"/>
                <w:spacing w:val="-2"/>
                <w:sz w:val="18"/>
              </w:rPr>
            </w:pPr>
            <w:r w:rsidRPr="00CC0718">
              <w:rPr>
                <w:color w:val="000000"/>
                <w:spacing w:val="-2"/>
                <w:sz w:val="18"/>
              </w:rPr>
              <w:t>None</w:t>
            </w:r>
          </w:p>
        </w:tc>
      </w:tr>
      <w:tr w:rsidRPr="00CC0718" w:rsidR="00C71DC8" w:rsidTr="3A33D0EC" w14:paraId="69B4F281" w14:textId="77777777">
        <w:trPr>
          <w:trHeight w:val="343" w:hRule="exact"/>
        </w:trPr>
        <w:tc>
          <w:tcPr>
            <w:tcW w:w="6763" w:type="dxa"/>
            <w:gridSpan w:val="2"/>
            <w:tcBorders>
              <w:top w:val="single" w:color="8FB6EA" w:sz="5" w:space="0"/>
              <w:bottom w:val="single" w:color="8FB6EA" w:sz="5" w:space="0"/>
            </w:tcBorders>
            <w:shd w:val="clear" w:color="auto" w:fill="FFFFFF" w:themeFill="background1"/>
            <w:tcMar/>
          </w:tcPr>
          <w:p w:rsidRPr="00CC0718" w:rsidR="00C71DC8" w:rsidP="00244814" w:rsidRDefault="00C71DC8" w14:paraId="4FA68360" w14:textId="77777777">
            <w:pPr>
              <w:rPr>
                <w:color w:val="000000"/>
                <w:spacing w:val="-2"/>
                <w:sz w:val="18"/>
              </w:rPr>
            </w:pPr>
            <w:r w:rsidRPr="00CC0718">
              <w:rPr>
                <w:color w:val="000000"/>
                <w:spacing w:val="-2"/>
                <w:sz w:val="18"/>
              </w:rPr>
              <w:t>Codes\\AXIAL CODE\\Q3 b- Member experience with the club</w:t>
            </w:r>
          </w:p>
        </w:tc>
        <w:tc>
          <w:tcPr>
            <w:tcW w:w="2034" w:type="dxa"/>
            <w:tcBorders>
              <w:top w:val="single" w:color="8FB6EA" w:sz="5" w:space="0"/>
              <w:bottom w:val="single" w:color="8FB6EA" w:sz="5" w:space="0"/>
            </w:tcBorders>
            <w:shd w:val="clear" w:color="auto" w:fill="FFFFFF" w:themeFill="background1"/>
            <w:tcMar/>
          </w:tcPr>
          <w:p w:rsidRPr="00CC0718" w:rsidR="00C71DC8" w:rsidP="00244814" w:rsidRDefault="00C71DC8" w14:paraId="420ACC72" w14:textId="77777777">
            <w:pPr>
              <w:rPr>
                <w:color w:val="000000"/>
                <w:spacing w:val="-2"/>
                <w:sz w:val="18"/>
              </w:rPr>
            </w:pPr>
          </w:p>
        </w:tc>
        <w:tc>
          <w:tcPr>
            <w:tcW w:w="903" w:type="dxa"/>
            <w:tcBorders>
              <w:top w:val="single" w:color="8FB6EA" w:sz="5" w:space="0"/>
              <w:bottom w:val="single" w:color="8FB6EA" w:sz="5" w:space="0"/>
            </w:tcBorders>
            <w:shd w:val="clear" w:color="auto" w:fill="FFFFFF" w:themeFill="background1"/>
            <w:tcMar/>
          </w:tcPr>
          <w:p w:rsidRPr="00CC0718" w:rsidR="00C71DC8" w:rsidP="00244814" w:rsidRDefault="00C71DC8" w14:paraId="335211B3" w14:textId="77777777">
            <w:pPr>
              <w:rPr>
                <w:color w:val="000000"/>
                <w:spacing w:val="-2"/>
                <w:sz w:val="18"/>
              </w:rPr>
            </w:pPr>
            <w:r w:rsidRPr="00CC0718">
              <w:rPr>
                <w:color w:val="000000"/>
                <w:spacing w:val="-2"/>
                <w:sz w:val="18"/>
              </w:rPr>
              <w:t>Yes</w:t>
            </w:r>
          </w:p>
        </w:tc>
        <w:tc>
          <w:tcPr>
            <w:tcW w:w="1017" w:type="dxa"/>
            <w:tcBorders>
              <w:top w:val="single" w:color="8FB6EA" w:sz="5" w:space="0"/>
              <w:bottom w:val="single" w:color="8FB6EA" w:sz="5" w:space="0"/>
            </w:tcBorders>
            <w:shd w:val="clear" w:color="auto" w:fill="FFFFFF" w:themeFill="background1"/>
            <w:tcMar/>
          </w:tcPr>
          <w:p w:rsidRPr="00CC0718" w:rsidR="00C71DC8" w:rsidP="00244814" w:rsidRDefault="00C71DC8" w14:paraId="6E7DC329" w14:textId="77777777">
            <w:pPr>
              <w:rPr>
                <w:color w:val="000000"/>
                <w:spacing w:val="-2"/>
                <w:sz w:val="18"/>
              </w:rPr>
            </w:pPr>
            <w:r w:rsidRPr="00CC0718">
              <w:rPr>
                <w:color w:val="000000"/>
                <w:spacing w:val="-2"/>
                <w:sz w:val="18"/>
              </w:rPr>
              <w:t>None</w:t>
            </w:r>
          </w:p>
        </w:tc>
      </w:tr>
      <w:tr w:rsidRPr="00CC0718" w:rsidR="00C71DC8" w:rsidTr="3A33D0EC" w14:paraId="2889177F" w14:textId="77777777">
        <w:trPr>
          <w:trHeight w:val="445" w:hRule="exact"/>
        </w:trPr>
        <w:tc>
          <w:tcPr>
            <w:tcW w:w="6763" w:type="dxa"/>
            <w:gridSpan w:val="2"/>
            <w:tcBorders>
              <w:top w:val="single" w:color="8FB6EA" w:sz="5" w:space="0"/>
              <w:bottom w:val="single" w:color="8FB6EA" w:sz="5" w:space="0"/>
            </w:tcBorders>
            <w:shd w:val="clear" w:color="auto" w:fill="FFFFFF" w:themeFill="background1"/>
            <w:tcMar/>
          </w:tcPr>
          <w:p w:rsidRPr="00CC0718" w:rsidR="00C71DC8" w:rsidP="00244814" w:rsidRDefault="00C71DC8" w14:paraId="5DC82D62" w14:textId="77777777">
            <w:pPr>
              <w:rPr>
                <w:color w:val="000000"/>
                <w:spacing w:val="-2"/>
                <w:sz w:val="18"/>
              </w:rPr>
            </w:pPr>
            <w:r w:rsidRPr="00CC0718">
              <w:rPr>
                <w:color w:val="000000"/>
                <w:spacing w:val="-2"/>
                <w:sz w:val="18"/>
              </w:rPr>
              <w:t>Codes\\AXIAL CODE\\Q3 b- Member experience with the club\COMMUNITY AND BELONGING</w:t>
            </w:r>
          </w:p>
        </w:tc>
        <w:tc>
          <w:tcPr>
            <w:tcW w:w="2034" w:type="dxa"/>
            <w:tcBorders>
              <w:top w:val="single" w:color="8FB6EA" w:sz="5" w:space="0"/>
              <w:bottom w:val="single" w:color="8FB6EA" w:sz="5" w:space="0"/>
            </w:tcBorders>
            <w:shd w:val="clear" w:color="auto" w:fill="FFFFFF" w:themeFill="background1"/>
            <w:tcMar/>
          </w:tcPr>
          <w:p w:rsidRPr="00CC0718" w:rsidR="00C71DC8" w:rsidP="00244814" w:rsidRDefault="00C71DC8" w14:paraId="6381DF5E" w14:textId="77777777">
            <w:pPr>
              <w:rPr>
                <w:color w:val="000000"/>
                <w:spacing w:val="-2"/>
                <w:sz w:val="18"/>
              </w:rPr>
            </w:pPr>
          </w:p>
        </w:tc>
        <w:tc>
          <w:tcPr>
            <w:tcW w:w="903" w:type="dxa"/>
            <w:tcBorders>
              <w:top w:val="single" w:color="8FB6EA" w:sz="5" w:space="0"/>
              <w:bottom w:val="single" w:color="8FB6EA" w:sz="5" w:space="0"/>
            </w:tcBorders>
            <w:shd w:val="clear" w:color="auto" w:fill="FFFFFF" w:themeFill="background1"/>
            <w:tcMar/>
          </w:tcPr>
          <w:p w:rsidRPr="00CC0718" w:rsidR="00C71DC8" w:rsidP="00244814" w:rsidRDefault="00C71DC8" w14:paraId="08630007" w14:textId="77777777">
            <w:pPr>
              <w:rPr>
                <w:color w:val="000000"/>
                <w:spacing w:val="-2"/>
                <w:sz w:val="18"/>
              </w:rPr>
            </w:pPr>
            <w:r w:rsidRPr="00CC0718">
              <w:rPr>
                <w:color w:val="000000"/>
                <w:spacing w:val="-2"/>
                <w:sz w:val="18"/>
              </w:rPr>
              <w:t>Yes</w:t>
            </w:r>
          </w:p>
        </w:tc>
        <w:tc>
          <w:tcPr>
            <w:tcW w:w="1017" w:type="dxa"/>
            <w:tcBorders>
              <w:top w:val="single" w:color="8FB6EA" w:sz="5" w:space="0"/>
              <w:bottom w:val="single" w:color="8FB6EA" w:sz="5" w:space="0"/>
            </w:tcBorders>
            <w:shd w:val="clear" w:color="auto" w:fill="FFFFFF" w:themeFill="background1"/>
            <w:tcMar/>
          </w:tcPr>
          <w:p w:rsidRPr="00CC0718" w:rsidR="00C71DC8" w:rsidP="00244814" w:rsidRDefault="00C71DC8" w14:paraId="5904CF14" w14:textId="77777777">
            <w:pPr>
              <w:rPr>
                <w:color w:val="000000"/>
                <w:spacing w:val="-2"/>
                <w:sz w:val="18"/>
              </w:rPr>
            </w:pPr>
            <w:r w:rsidRPr="00CC0718">
              <w:rPr>
                <w:color w:val="000000"/>
                <w:spacing w:val="-2"/>
                <w:sz w:val="18"/>
              </w:rPr>
              <w:t>None</w:t>
            </w:r>
          </w:p>
        </w:tc>
      </w:tr>
      <w:tr w:rsidRPr="00CC0718" w:rsidR="00C71DC8" w:rsidTr="3A33D0EC" w14:paraId="1B31B7C8" w14:textId="77777777">
        <w:trPr>
          <w:trHeight w:val="673" w:hRule="exact"/>
        </w:trPr>
        <w:tc>
          <w:tcPr>
            <w:tcW w:w="6763" w:type="dxa"/>
            <w:gridSpan w:val="2"/>
            <w:tcBorders>
              <w:top w:val="single" w:color="8FB6EA" w:sz="5" w:space="0"/>
              <w:bottom w:val="single" w:color="8FB6EA" w:sz="5" w:space="0"/>
            </w:tcBorders>
            <w:shd w:val="clear" w:color="auto" w:fill="FFFFFF" w:themeFill="background1"/>
            <w:tcMar/>
          </w:tcPr>
          <w:p w:rsidRPr="00CC0718" w:rsidR="00C71DC8" w:rsidP="3A33D0EC" w:rsidRDefault="00C71DC8" w14:paraId="2E5725D3" w14:textId="77777777">
            <w:pPr>
              <w:rPr>
                <w:color w:val="000000"/>
                <w:spacing w:val="-2"/>
                <w:sz w:val="18"/>
                <w:szCs w:val="18"/>
                <w:lang w:val="en-US"/>
              </w:rPr>
            </w:pPr>
            <w:r w:rsidRPr="3A33D0EC" w:rsidR="00C71DC8">
              <w:rPr>
                <w:color w:val="000000"/>
                <w:spacing w:val="-2"/>
                <w:sz w:val="18"/>
                <w:szCs w:val="18"/>
                <w:lang w:val="en-US"/>
              </w:rPr>
              <w:t xml:space="preserve">Codes\\AXIAL CODE\\Q3 b- Member experience with the club\COMMUNITY AND BELONGING\also like </w:t>
            </w:r>
            <w:r w:rsidRPr="3A33D0EC" w:rsidR="00C71DC8">
              <w:rPr>
                <w:color w:val="000000"/>
                <w:spacing w:val="-2"/>
                <w:sz w:val="18"/>
                <w:szCs w:val="18"/>
                <w:lang w:val="en-US"/>
              </w:rPr>
              <w:t>there's</w:t>
            </w:r>
            <w:r w:rsidRPr="3A33D0EC" w:rsidR="00C71DC8">
              <w:rPr>
                <w:color w:val="000000"/>
                <w:spacing w:val="-2"/>
                <w:sz w:val="18"/>
                <w:szCs w:val="18"/>
                <w:lang w:val="en-US"/>
              </w:rPr>
              <w:t xml:space="preserve"> this bond and the trust I feel like which has been built during my course here amongst the executive teams</w:t>
            </w:r>
          </w:p>
        </w:tc>
        <w:tc>
          <w:tcPr>
            <w:tcW w:w="2034" w:type="dxa"/>
            <w:tcBorders>
              <w:top w:val="single" w:color="8FB6EA" w:sz="5" w:space="0"/>
              <w:bottom w:val="single" w:color="8FB6EA" w:sz="5" w:space="0"/>
            </w:tcBorders>
            <w:shd w:val="clear" w:color="auto" w:fill="FFFFFF" w:themeFill="background1"/>
            <w:tcMar/>
          </w:tcPr>
          <w:p w:rsidRPr="00CC0718" w:rsidR="00C71DC8" w:rsidP="00244814" w:rsidRDefault="00C71DC8" w14:paraId="6052DC74" w14:textId="77777777">
            <w:pPr>
              <w:rPr>
                <w:color w:val="000000"/>
                <w:spacing w:val="-2"/>
                <w:sz w:val="18"/>
              </w:rPr>
            </w:pPr>
          </w:p>
        </w:tc>
        <w:tc>
          <w:tcPr>
            <w:tcW w:w="903" w:type="dxa"/>
            <w:tcBorders>
              <w:top w:val="single" w:color="8FB6EA" w:sz="5" w:space="0"/>
              <w:bottom w:val="single" w:color="8FB6EA" w:sz="5" w:space="0"/>
            </w:tcBorders>
            <w:shd w:val="clear" w:color="auto" w:fill="FFFFFF" w:themeFill="background1"/>
            <w:tcMar/>
          </w:tcPr>
          <w:p w:rsidRPr="00CC0718" w:rsidR="00C71DC8" w:rsidP="00244814" w:rsidRDefault="00C71DC8" w14:paraId="65E02EF2" w14:textId="77777777">
            <w:pPr>
              <w:rPr>
                <w:color w:val="000000"/>
                <w:spacing w:val="-2"/>
                <w:sz w:val="18"/>
              </w:rPr>
            </w:pPr>
            <w:r w:rsidRPr="00CC0718">
              <w:rPr>
                <w:color w:val="000000"/>
                <w:spacing w:val="-2"/>
                <w:sz w:val="18"/>
              </w:rPr>
              <w:t>No</w:t>
            </w:r>
          </w:p>
        </w:tc>
        <w:tc>
          <w:tcPr>
            <w:tcW w:w="1017" w:type="dxa"/>
            <w:tcBorders>
              <w:top w:val="single" w:color="8FB6EA" w:sz="5" w:space="0"/>
              <w:bottom w:val="single" w:color="8FB6EA" w:sz="5" w:space="0"/>
            </w:tcBorders>
            <w:shd w:val="clear" w:color="auto" w:fill="FFFFFF" w:themeFill="background1"/>
            <w:tcMar/>
          </w:tcPr>
          <w:p w:rsidRPr="00CC0718" w:rsidR="00C71DC8" w:rsidP="00244814" w:rsidRDefault="00C71DC8" w14:paraId="6475EDD4" w14:textId="77777777">
            <w:pPr>
              <w:rPr>
                <w:color w:val="000000"/>
                <w:spacing w:val="-2"/>
                <w:sz w:val="18"/>
              </w:rPr>
            </w:pPr>
            <w:r w:rsidRPr="00CC0718">
              <w:rPr>
                <w:color w:val="000000"/>
                <w:spacing w:val="-2"/>
                <w:sz w:val="18"/>
              </w:rPr>
              <w:t>None</w:t>
            </w:r>
          </w:p>
        </w:tc>
      </w:tr>
      <w:tr w:rsidRPr="00CC0718" w:rsidR="00C71DC8" w:rsidTr="3A33D0EC" w14:paraId="56DBBBD8" w14:textId="77777777">
        <w:trPr>
          <w:trHeight w:val="659" w:hRule="exact"/>
        </w:trPr>
        <w:tc>
          <w:tcPr>
            <w:tcW w:w="6763" w:type="dxa"/>
            <w:gridSpan w:val="2"/>
            <w:tcBorders>
              <w:top w:val="single" w:color="8FB6EA" w:sz="5" w:space="0"/>
              <w:bottom w:val="single" w:color="8FB6EA" w:sz="5" w:space="0"/>
            </w:tcBorders>
            <w:shd w:val="clear" w:color="auto" w:fill="FFFFFF" w:themeFill="background1"/>
            <w:tcMar/>
          </w:tcPr>
          <w:p w:rsidRPr="00CC0718" w:rsidR="00C71DC8" w:rsidP="3A33D0EC" w:rsidRDefault="00C71DC8" w14:paraId="5D643E5C" w14:textId="77777777">
            <w:pPr>
              <w:rPr>
                <w:color w:val="000000"/>
                <w:spacing w:val="-2"/>
                <w:sz w:val="18"/>
                <w:szCs w:val="18"/>
                <w:lang w:val="en-US"/>
              </w:rPr>
            </w:pPr>
            <w:r w:rsidRPr="3A33D0EC" w:rsidR="00C71DC8">
              <w:rPr>
                <w:color w:val="000000"/>
                <w:spacing w:val="-2"/>
                <w:sz w:val="18"/>
                <w:szCs w:val="18"/>
                <w:lang w:val="en-US"/>
              </w:rPr>
              <w:t xml:space="preserve">Codes\\AXIAL CODE\\Q3 b- Member experience with the club\COMMUNITY AND BELONGING\Every member is very responsible and </w:t>
            </w:r>
            <w:r w:rsidRPr="3A33D0EC" w:rsidR="00C71DC8">
              <w:rPr>
                <w:color w:val="000000"/>
                <w:spacing w:val="-2"/>
                <w:sz w:val="18"/>
                <w:szCs w:val="18"/>
                <w:lang w:val="en-US"/>
              </w:rPr>
              <w:t>there's</w:t>
            </w:r>
            <w:r w:rsidRPr="3A33D0EC" w:rsidR="00C71DC8">
              <w:rPr>
                <w:color w:val="000000"/>
                <w:spacing w:val="-2"/>
                <w:sz w:val="18"/>
                <w:szCs w:val="18"/>
                <w:lang w:val="en-US"/>
              </w:rPr>
              <w:t xml:space="preserve"> no issue about the members not working.</w:t>
            </w:r>
          </w:p>
        </w:tc>
        <w:tc>
          <w:tcPr>
            <w:tcW w:w="2034" w:type="dxa"/>
            <w:tcBorders>
              <w:top w:val="single" w:color="8FB6EA" w:sz="5" w:space="0"/>
              <w:bottom w:val="single" w:color="8FB6EA" w:sz="5" w:space="0"/>
            </w:tcBorders>
            <w:shd w:val="clear" w:color="auto" w:fill="FFFFFF" w:themeFill="background1"/>
            <w:tcMar/>
          </w:tcPr>
          <w:p w:rsidRPr="00CC0718" w:rsidR="00C71DC8" w:rsidP="00244814" w:rsidRDefault="00C71DC8" w14:paraId="69B92CEE" w14:textId="77777777">
            <w:pPr>
              <w:rPr>
                <w:color w:val="000000"/>
                <w:spacing w:val="-2"/>
                <w:sz w:val="18"/>
              </w:rPr>
            </w:pPr>
          </w:p>
        </w:tc>
        <w:tc>
          <w:tcPr>
            <w:tcW w:w="903" w:type="dxa"/>
            <w:tcBorders>
              <w:top w:val="single" w:color="8FB6EA" w:sz="5" w:space="0"/>
              <w:bottom w:val="single" w:color="8FB6EA" w:sz="5" w:space="0"/>
            </w:tcBorders>
            <w:shd w:val="clear" w:color="auto" w:fill="FFFFFF" w:themeFill="background1"/>
            <w:tcMar/>
          </w:tcPr>
          <w:p w:rsidRPr="00CC0718" w:rsidR="00C71DC8" w:rsidP="00244814" w:rsidRDefault="00C71DC8" w14:paraId="7FFD9AAC" w14:textId="77777777">
            <w:pPr>
              <w:rPr>
                <w:color w:val="000000"/>
                <w:spacing w:val="-2"/>
                <w:sz w:val="18"/>
              </w:rPr>
            </w:pPr>
            <w:r w:rsidRPr="00CC0718">
              <w:rPr>
                <w:color w:val="000000"/>
                <w:spacing w:val="-2"/>
                <w:sz w:val="18"/>
              </w:rPr>
              <w:t>No</w:t>
            </w:r>
          </w:p>
        </w:tc>
        <w:tc>
          <w:tcPr>
            <w:tcW w:w="1017" w:type="dxa"/>
            <w:tcBorders>
              <w:top w:val="single" w:color="8FB6EA" w:sz="5" w:space="0"/>
              <w:bottom w:val="single" w:color="8FB6EA" w:sz="5" w:space="0"/>
            </w:tcBorders>
            <w:shd w:val="clear" w:color="auto" w:fill="FFFFFF" w:themeFill="background1"/>
            <w:tcMar/>
          </w:tcPr>
          <w:p w:rsidRPr="00CC0718" w:rsidR="00C71DC8" w:rsidP="00244814" w:rsidRDefault="00C71DC8" w14:paraId="3F23AE1F" w14:textId="77777777">
            <w:pPr>
              <w:rPr>
                <w:color w:val="000000"/>
                <w:spacing w:val="-2"/>
                <w:sz w:val="18"/>
              </w:rPr>
            </w:pPr>
            <w:r w:rsidRPr="00CC0718">
              <w:rPr>
                <w:color w:val="000000"/>
                <w:spacing w:val="-2"/>
                <w:sz w:val="18"/>
              </w:rPr>
              <w:t>None</w:t>
            </w:r>
          </w:p>
        </w:tc>
      </w:tr>
      <w:tr w:rsidRPr="00CC0718" w:rsidR="00C71DC8" w:rsidTr="3A33D0EC" w14:paraId="45613BA8" w14:textId="77777777">
        <w:trPr>
          <w:trHeight w:val="459" w:hRule="exact"/>
        </w:trPr>
        <w:tc>
          <w:tcPr>
            <w:tcW w:w="6763" w:type="dxa"/>
            <w:gridSpan w:val="2"/>
            <w:tcBorders>
              <w:top w:val="single" w:color="8FB6EA" w:sz="5" w:space="0"/>
              <w:bottom w:val="single" w:color="8FB6EA" w:sz="5" w:space="0"/>
            </w:tcBorders>
            <w:shd w:val="clear" w:color="auto" w:fill="FFFFFF" w:themeFill="background1"/>
            <w:tcMar/>
          </w:tcPr>
          <w:p w:rsidRPr="00CC0718" w:rsidR="00C71DC8" w:rsidP="00244814" w:rsidRDefault="00C71DC8" w14:paraId="46C22C7A" w14:textId="77777777">
            <w:pPr>
              <w:rPr>
                <w:color w:val="000000"/>
                <w:spacing w:val="-2"/>
                <w:sz w:val="18"/>
              </w:rPr>
            </w:pPr>
            <w:r w:rsidRPr="00CC0718">
              <w:rPr>
                <w:color w:val="000000"/>
                <w:spacing w:val="-2"/>
                <w:sz w:val="18"/>
              </w:rPr>
              <w:t>Codes\\AXIAL CODE\\Q3 b- Member experience with the club\COMMUNITY AND BELONGING\Faith-Based Community</w:t>
            </w:r>
          </w:p>
        </w:tc>
        <w:tc>
          <w:tcPr>
            <w:tcW w:w="2034" w:type="dxa"/>
            <w:tcBorders>
              <w:top w:val="single" w:color="8FB6EA" w:sz="5" w:space="0"/>
              <w:bottom w:val="single" w:color="8FB6EA" w:sz="5" w:space="0"/>
            </w:tcBorders>
            <w:shd w:val="clear" w:color="auto" w:fill="FFFFFF" w:themeFill="background1"/>
            <w:tcMar/>
          </w:tcPr>
          <w:p w:rsidRPr="00CC0718" w:rsidR="00C71DC8" w:rsidP="00244814" w:rsidRDefault="00C71DC8" w14:paraId="22312A73" w14:textId="77777777">
            <w:pPr>
              <w:rPr>
                <w:color w:val="000000"/>
                <w:spacing w:val="-2"/>
                <w:sz w:val="18"/>
              </w:rPr>
            </w:pPr>
          </w:p>
        </w:tc>
        <w:tc>
          <w:tcPr>
            <w:tcW w:w="903" w:type="dxa"/>
            <w:tcBorders>
              <w:top w:val="single" w:color="8FB6EA" w:sz="5" w:space="0"/>
              <w:bottom w:val="single" w:color="8FB6EA" w:sz="5" w:space="0"/>
            </w:tcBorders>
            <w:shd w:val="clear" w:color="auto" w:fill="FFFFFF" w:themeFill="background1"/>
            <w:tcMar/>
          </w:tcPr>
          <w:p w:rsidRPr="00CC0718" w:rsidR="00C71DC8" w:rsidP="00244814" w:rsidRDefault="00C71DC8" w14:paraId="5336475B" w14:textId="77777777">
            <w:pPr>
              <w:rPr>
                <w:color w:val="000000"/>
                <w:spacing w:val="-2"/>
                <w:sz w:val="18"/>
              </w:rPr>
            </w:pPr>
            <w:r w:rsidRPr="00CC0718">
              <w:rPr>
                <w:color w:val="000000"/>
                <w:spacing w:val="-2"/>
                <w:sz w:val="18"/>
              </w:rPr>
              <w:t>No</w:t>
            </w:r>
          </w:p>
        </w:tc>
        <w:tc>
          <w:tcPr>
            <w:tcW w:w="1017" w:type="dxa"/>
            <w:tcBorders>
              <w:top w:val="single" w:color="8FB6EA" w:sz="5" w:space="0"/>
              <w:bottom w:val="single" w:color="8FB6EA" w:sz="5" w:space="0"/>
            </w:tcBorders>
            <w:shd w:val="clear" w:color="auto" w:fill="FFFFFF" w:themeFill="background1"/>
            <w:tcMar/>
          </w:tcPr>
          <w:p w:rsidRPr="00CC0718" w:rsidR="00C71DC8" w:rsidP="00244814" w:rsidRDefault="00C71DC8" w14:paraId="645C5622" w14:textId="77777777">
            <w:pPr>
              <w:rPr>
                <w:color w:val="000000"/>
                <w:spacing w:val="-2"/>
                <w:sz w:val="18"/>
              </w:rPr>
            </w:pPr>
            <w:r w:rsidRPr="00CC0718">
              <w:rPr>
                <w:color w:val="000000"/>
                <w:spacing w:val="-2"/>
                <w:sz w:val="18"/>
              </w:rPr>
              <w:t>None</w:t>
            </w:r>
          </w:p>
        </w:tc>
      </w:tr>
      <w:tr w:rsidRPr="00CC0718" w:rsidR="00C71DC8" w:rsidTr="3A33D0EC" w14:paraId="6F258B0D" w14:textId="77777777">
        <w:trPr>
          <w:trHeight w:val="458" w:hRule="exact"/>
        </w:trPr>
        <w:tc>
          <w:tcPr>
            <w:tcW w:w="6763" w:type="dxa"/>
            <w:gridSpan w:val="2"/>
            <w:tcBorders>
              <w:top w:val="single" w:color="8FB6EA" w:sz="5" w:space="0"/>
              <w:bottom w:val="single" w:color="8FB6EA" w:sz="5" w:space="0"/>
            </w:tcBorders>
            <w:shd w:val="clear" w:color="auto" w:fill="FFFFFF" w:themeFill="background1"/>
            <w:tcMar/>
          </w:tcPr>
          <w:p w:rsidRPr="00CC0718" w:rsidR="00C71DC8" w:rsidP="3A33D0EC" w:rsidRDefault="00C71DC8" w14:paraId="3E3A65B0" w14:textId="77777777">
            <w:pPr>
              <w:rPr>
                <w:color w:val="000000"/>
                <w:spacing w:val="-2"/>
                <w:sz w:val="18"/>
                <w:szCs w:val="18"/>
                <w:lang w:val="en-US"/>
              </w:rPr>
            </w:pPr>
            <w:r w:rsidRPr="3A33D0EC" w:rsidR="00C71DC8">
              <w:rPr>
                <w:color w:val="000000"/>
                <w:spacing w:val="-2"/>
                <w:sz w:val="18"/>
                <w:szCs w:val="18"/>
                <w:lang w:val="en-US"/>
              </w:rPr>
              <w:t>Codes\\AXIAL CODE\\Q3 b- Member experience with the club\COMMUNITY AND BELONGING\</w:t>
            </w:r>
            <w:r w:rsidRPr="3A33D0EC" w:rsidR="00C71DC8">
              <w:rPr>
                <w:color w:val="000000"/>
                <w:spacing w:val="-2"/>
                <w:sz w:val="18"/>
                <w:szCs w:val="18"/>
                <w:lang w:val="en-US"/>
              </w:rPr>
              <w:t>Good experience</w:t>
            </w:r>
            <w:r w:rsidRPr="3A33D0EC" w:rsidR="00C71DC8">
              <w:rPr>
                <w:color w:val="000000"/>
                <w:spacing w:val="-2"/>
                <w:sz w:val="18"/>
                <w:szCs w:val="18"/>
                <w:lang w:val="en-US"/>
              </w:rPr>
              <w:t xml:space="preserve"> to feel close to home</w:t>
            </w:r>
          </w:p>
        </w:tc>
        <w:tc>
          <w:tcPr>
            <w:tcW w:w="2034" w:type="dxa"/>
            <w:tcBorders>
              <w:top w:val="single" w:color="8FB6EA" w:sz="5" w:space="0"/>
              <w:bottom w:val="single" w:color="8FB6EA" w:sz="5" w:space="0"/>
            </w:tcBorders>
            <w:shd w:val="clear" w:color="auto" w:fill="FFFFFF" w:themeFill="background1"/>
            <w:tcMar/>
          </w:tcPr>
          <w:p w:rsidRPr="00CC0718" w:rsidR="00C71DC8" w:rsidP="00244814" w:rsidRDefault="00C71DC8" w14:paraId="615BD99E" w14:textId="77777777">
            <w:pPr>
              <w:rPr>
                <w:color w:val="000000"/>
                <w:spacing w:val="-2"/>
                <w:sz w:val="18"/>
              </w:rPr>
            </w:pPr>
          </w:p>
        </w:tc>
        <w:tc>
          <w:tcPr>
            <w:tcW w:w="903" w:type="dxa"/>
            <w:tcBorders>
              <w:top w:val="single" w:color="8FB6EA" w:sz="5" w:space="0"/>
              <w:bottom w:val="single" w:color="8FB6EA" w:sz="5" w:space="0"/>
            </w:tcBorders>
            <w:shd w:val="clear" w:color="auto" w:fill="FFFFFF" w:themeFill="background1"/>
            <w:tcMar/>
          </w:tcPr>
          <w:p w:rsidRPr="00CC0718" w:rsidR="00C71DC8" w:rsidP="00244814" w:rsidRDefault="00C71DC8" w14:paraId="1BB86395" w14:textId="77777777">
            <w:pPr>
              <w:rPr>
                <w:color w:val="000000"/>
                <w:spacing w:val="-2"/>
                <w:sz w:val="18"/>
              </w:rPr>
            </w:pPr>
            <w:r w:rsidRPr="00CC0718">
              <w:rPr>
                <w:color w:val="000000"/>
                <w:spacing w:val="-2"/>
                <w:sz w:val="18"/>
              </w:rPr>
              <w:t>No</w:t>
            </w:r>
          </w:p>
        </w:tc>
        <w:tc>
          <w:tcPr>
            <w:tcW w:w="1017" w:type="dxa"/>
            <w:tcBorders>
              <w:top w:val="single" w:color="8FB6EA" w:sz="5" w:space="0"/>
              <w:bottom w:val="single" w:color="8FB6EA" w:sz="5" w:space="0"/>
            </w:tcBorders>
            <w:shd w:val="clear" w:color="auto" w:fill="FFFFFF" w:themeFill="background1"/>
            <w:tcMar/>
          </w:tcPr>
          <w:p w:rsidRPr="00CC0718" w:rsidR="00C71DC8" w:rsidP="00244814" w:rsidRDefault="00C71DC8" w14:paraId="0BD11529" w14:textId="77777777">
            <w:pPr>
              <w:rPr>
                <w:color w:val="000000"/>
                <w:spacing w:val="-2"/>
                <w:sz w:val="18"/>
              </w:rPr>
            </w:pPr>
            <w:r w:rsidRPr="00CC0718">
              <w:rPr>
                <w:color w:val="000000"/>
                <w:spacing w:val="-2"/>
                <w:sz w:val="18"/>
              </w:rPr>
              <w:t>None</w:t>
            </w:r>
          </w:p>
        </w:tc>
      </w:tr>
      <w:tr w:rsidRPr="00CC0718" w:rsidR="00C71DC8" w:rsidTr="3A33D0EC" w14:paraId="2406C3E0" w14:textId="77777777">
        <w:trPr>
          <w:trHeight w:val="459" w:hRule="exact"/>
        </w:trPr>
        <w:tc>
          <w:tcPr>
            <w:tcW w:w="6763" w:type="dxa"/>
            <w:gridSpan w:val="2"/>
            <w:tcBorders>
              <w:top w:val="single" w:color="8FB6EA" w:sz="5" w:space="0"/>
              <w:bottom w:val="single" w:color="8FB6EA" w:sz="5" w:space="0"/>
            </w:tcBorders>
            <w:shd w:val="clear" w:color="auto" w:fill="FFFFFF" w:themeFill="background1"/>
            <w:tcMar/>
          </w:tcPr>
          <w:p w:rsidRPr="00CC0718" w:rsidR="00C71DC8" w:rsidP="00244814" w:rsidRDefault="00C71DC8" w14:paraId="0E5464AA" w14:textId="77777777">
            <w:pPr>
              <w:rPr>
                <w:color w:val="000000"/>
                <w:spacing w:val="-2"/>
                <w:sz w:val="18"/>
              </w:rPr>
            </w:pPr>
            <w:r w:rsidRPr="00CC0718">
              <w:rPr>
                <w:color w:val="000000"/>
                <w:spacing w:val="-2"/>
                <w:sz w:val="18"/>
              </w:rPr>
              <w:t>Codes\\AXIAL CODE\\Q3 b- Member experience with the club\COMMUNITY AND BELONGING\Graduate-Centric Group</w:t>
            </w:r>
          </w:p>
        </w:tc>
        <w:tc>
          <w:tcPr>
            <w:tcW w:w="2034" w:type="dxa"/>
            <w:tcBorders>
              <w:top w:val="single" w:color="8FB6EA" w:sz="5" w:space="0"/>
              <w:bottom w:val="single" w:color="8FB6EA" w:sz="5" w:space="0"/>
            </w:tcBorders>
            <w:shd w:val="clear" w:color="auto" w:fill="FFFFFF" w:themeFill="background1"/>
            <w:tcMar/>
          </w:tcPr>
          <w:p w:rsidRPr="00CC0718" w:rsidR="00C71DC8" w:rsidP="00244814" w:rsidRDefault="00C71DC8" w14:paraId="56A699A9" w14:textId="77777777">
            <w:pPr>
              <w:rPr>
                <w:color w:val="000000"/>
                <w:spacing w:val="-2"/>
                <w:sz w:val="18"/>
              </w:rPr>
            </w:pPr>
          </w:p>
        </w:tc>
        <w:tc>
          <w:tcPr>
            <w:tcW w:w="903" w:type="dxa"/>
            <w:tcBorders>
              <w:top w:val="single" w:color="8FB6EA" w:sz="5" w:space="0"/>
              <w:bottom w:val="single" w:color="8FB6EA" w:sz="5" w:space="0"/>
            </w:tcBorders>
            <w:shd w:val="clear" w:color="auto" w:fill="FFFFFF" w:themeFill="background1"/>
            <w:tcMar/>
          </w:tcPr>
          <w:p w:rsidRPr="00CC0718" w:rsidR="00C71DC8" w:rsidP="00244814" w:rsidRDefault="00C71DC8" w14:paraId="5061C24F" w14:textId="77777777">
            <w:pPr>
              <w:rPr>
                <w:color w:val="000000"/>
                <w:spacing w:val="-2"/>
                <w:sz w:val="18"/>
              </w:rPr>
            </w:pPr>
            <w:r w:rsidRPr="00CC0718">
              <w:rPr>
                <w:color w:val="000000"/>
                <w:spacing w:val="-2"/>
                <w:sz w:val="18"/>
              </w:rPr>
              <w:t>No</w:t>
            </w:r>
          </w:p>
        </w:tc>
        <w:tc>
          <w:tcPr>
            <w:tcW w:w="1017" w:type="dxa"/>
            <w:tcBorders>
              <w:top w:val="single" w:color="8FB6EA" w:sz="5" w:space="0"/>
              <w:bottom w:val="single" w:color="8FB6EA" w:sz="5" w:space="0"/>
            </w:tcBorders>
            <w:shd w:val="clear" w:color="auto" w:fill="FFFFFF" w:themeFill="background1"/>
            <w:tcMar/>
          </w:tcPr>
          <w:p w:rsidRPr="00CC0718" w:rsidR="00C71DC8" w:rsidP="00244814" w:rsidRDefault="00C71DC8" w14:paraId="51682957" w14:textId="77777777">
            <w:pPr>
              <w:rPr>
                <w:color w:val="000000"/>
                <w:spacing w:val="-2"/>
                <w:sz w:val="18"/>
              </w:rPr>
            </w:pPr>
            <w:r w:rsidRPr="00CC0718">
              <w:rPr>
                <w:color w:val="000000"/>
                <w:spacing w:val="-2"/>
                <w:sz w:val="18"/>
              </w:rPr>
              <w:t>None</w:t>
            </w:r>
          </w:p>
        </w:tc>
      </w:tr>
      <w:tr w:rsidRPr="00CC0718" w:rsidR="00C71DC8" w:rsidTr="3A33D0EC" w14:paraId="21F54D41" w14:textId="77777777">
        <w:trPr>
          <w:trHeight w:val="458" w:hRule="exact"/>
        </w:trPr>
        <w:tc>
          <w:tcPr>
            <w:tcW w:w="6763" w:type="dxa"/>
            <w:gridSpan w:val="2"/>
            <w:tcBorders>
              <w:top w:val="single" w:color="8FB6EA" w:sz="5" w:space="0"/>
              <w:bottom w:val="single" w:color="8FB6EA" w:sz="5" w:space="0"/>
            </w:tcBorders>
            <w:shd w:val="clear" w:color="auto" w:fill="FFFFFF" w:themeFill="background1"/>
            <w:tcMar/>
          </w:tcPr>
          <w:p w:rsidRPr="00CC0718" w:rsidR="00C71DC8" w:rsidP="00244814" w:rsidRDefault="00C71DC8" w14:paraId="329536FA" w14:textId="77777777">
            <w:pPr>
              <w:rPr>
                <w:color w:val="000000"/>
                <w:spacing w:val="-2"/>
                <w:sz w:val="18"/>
              </w:rPr>
            </w:pPr>
            <w:r w:rsidRPr="00CC0718">
              <w:rPr>
                <w:color w:val="000000"/>
                <w:spacing w:val="-2"/>
                <w:sz w:val="18"/>
              </w:rPr>
              <w:t>Codes\\AXIAL CODE\\Q3 b- Member experience with the club\COMMUNITY AND BELONGING\I feel like we are a big family</w:t>
            </w:r>
          </w:p>
        </w:tc>
        <w:tc>
          <w:tcPr>
            <w:tcW w:w="2034" w:type="dxa"/>
            <w:tcBorders>
              <w:top w:val="single" w:color="8FB6EA" w:sz="5" w:space="0"/>
              <w:bottom w:val="single" w:color="8FB6EA" w:sz="5" w:space="0"/>
            </w:tcBorders>
            <w:shd w:val="clear" w:color="auto" w:fill="FFFFFF" w:themeFill="background1"/>
            <w:tcMar/>
          </w:tcPr>
          <w:p w:rsidRPr="00CC0718" w:rsidR="00C71DC8" w:rsidP="00244814" w:rsidRDefault="00C71DC8" w14:paraId="216ADD0E" w14:textId="77777777">
            <w:pPr>
              <w:rPr>
                <w:color w:val="000000"/>
                <w:spacing w:val="-2"/>
                <w:sz w:val="18"/>
              </w:rPr>
            </w:pPr>
          </w:p>
        </w:tc>
        <w:tc>
          <w:tcPr>
            <w:tcW w:w="903" w:type="dxa"/>
            <w:tcBorders>
              <w:top w:val="single" w:color="8FB6EA" w:sz="5" w:space="0"/>
              <w:bottom w:val="single" w:color="8FB6EA" w:sz="5" w:space="0"/>
            </w:tcBorders>
            <w:shd w:val="clear" w:color="auto" w:fill="FFFFFF" w:themeFill="background1"/>
            <w:tcMar/>
          </w:tcPr>
          <w:p w:rsidRPr="00CC0718" w:rsidR="00C71DC8" w:rsidP="00244814" w:rsidRDefault="00C71DC8" w14:paraId="1BAF1976" w14:textId="77777777">
            <w:pPr>
              <w:rPr>
                <w:color w:val="000000"/>
                <w:spacing w:val="-2"/>
                <w:sz w:val="18"/>
              </w:rPr>
            </w:pPr>
            <w:r w:rsidRPr="00CC0718">
              <w:rPr>
                <w:color w:val="000000"/>
                <w:spacing w:val="-2"/>
                <w:sz w:val="18"/>
              </w:rPr>
              <w:t>No</w:t>
            </w:r>
          </w:p>
        </w:tc>
        <w:tc>
          <w:tcPr>
            <w:tcW w:w="1017" w:type="dxa"/>
            <w:tcBorders>
              <w:top w:val="single" w:color="8FB6EA" w:sz="5" w:space="0"/>
              <w:bottom w:val="single" w:color="8FB6EA" w:sz="5" w:space="0"/>
            </w:tcBorders>
            <w:shd w:val="clear" w:color="auto" w:fill="FFFFFF" w:themeFill="background1"/>
            <w:tcMar/>
          </w:tcPr>
          <w:p w:rsidRPr="00CC0718" w:rsidR="00C71DC8" w:rsidP="00244814" w:rsidRDefault="00C71DC8" w14:paraId="27708043" w14:textId="77777777">
            <w:pPr>
              <w:rPr>
                <w:color w:val="000000"/>
                <w:spacing w:val="-2"/>
                <w:sz w:val="18"/>
              </w:rPr>
            </w:pPr>
            <w:r w:rsidRPr="00CC0718">
              <w:rPr>
                <w:color w:val="000000"/>
                <w:spacing w:val="-2"/>
                <w:sz w:val="18"/>
              </w:rPr>
              <w:t>None</w:t>
            </w:r>
          </w:p>
        </w:tc>
      </w:tr>
      <w:tr w:rsidRPr="00CC0718" w:rsidR="00C71DC8" w:rsidTr="3A33D0EC" w14:paraId="7E9D9872" w14:textId="77777777">
        <w:trPr>
          <w:trHeight w:val="14" w:hRule="exact"/>
        </w:trPr>
        <w:tc>
          <w:tcPr>
            <w:tcW w:w="10717" w:type="dxa"/>
            <w:gridSpan w:val="5"/>
            <w:tcBorders>
              <w:top w:val="single" w:color="8FB6EA" w:sz="5" w:space="0"/>
            </w:tcBorders>
            <w:tcMar/>
          </w:tcPr>
          <w:p w:rsidRPr="00CC0718" w:rsidR="00C71DC8" w:rsidP="00244814" w:rsidRDefault="00C71DC8" w14:paraId="5AA171F5" w14:textId="77777777"/>
        </w:tc>
      </w:tr>
      <w:tr w:rsidRPr="00CC0718" w:rsidR="00C71DC8" w:rsidTr="3A33D0EC" w14:paraId="3E23824C" w14:textId="77777777">
        <w:trPr>
          <w:trHeight w:val="459" w:hRule="exact"/>
        </w:trPr>
        <w:tc>
          <w:tcPr>
            <w:tcW w:w="5359" w:type="dxa"/>
            <w:shd w:val="clear" w:color="auto" w:fill="FFFFFF" w:themeFill="background1"/>
            <w:tcMar/>
          </w:tcPr>
          <w:p w:rsidRPr="00CC0718" w:rsidR="00C71DC8" w:rsidP="00244814" w:rsidRDefault="00C71DC8" w14:paraId="7EEE4273" w14:textId="77777777">
            <w:pPr>
              <w:jc w:val="right"/>
              <w:rPr>
                <w:color w:val="000066"/>
                <w:spacing w:val="-2"/>
                <w:sz w:val="16"/>
              </w:rPr>
            </w:pPr>
            <w:r w:rsidRPr="00CC0718">
              <w:rPr>
                <w:color w:val="000066"/>
                <w:spacing w:val="-2"/>
                <w:sz w:val="16"/>
              </w:rPr>
              <w:t>Formatted Reports\\Coding Structure Formatted Report</w:t>
            </w:r>
          </w:p>
        </w:tc>
        <w:tc>
          <w:tcPr>
            <w:tcW w:w="5358" w:type="dxa"/>
            <w:gridSpan w:val="4"/>
            <w:shd w:val="clear" w:color="auto" w:fill="FFFFFF" w:themeFill="background1"/>
            <w:tcMar/>
          </w:tcPr>
          <w:p w:rsidRPr="00CC0718" w:rsidR="00C71DC8" w:rsidP="00244814" w:rsidRDefault="00C71DC8" w14:paraId="15782B58" w14:textId="77777777">
            <w:pPr>
              <w:jc w:val="right"/>
              <w:rPr>
                <w:color w:val="000066"/>
                <w:spacing w:val="-2"/>
                <w:sz w:val="16"/>
              </w:rPr>
            </w:pPr>
            <w:r w:rsidRPr="00CC0718">
              <w:rPr>
                <w:color w:val="000066"/>
                <w:spacing w:val="-2"/>
                <w:sz w:val="16"/>
              </w:rPr>
              <w:t>Page 7 of 17</w:t>
            </w:r>
          </w:p>
        </w:tc>
      </w:tr>
      <w:tr w:rsidRPr="00CC0718" w:rsidR="00C71DC8" w:rsidTr="3A33D0EC" w14:paraId="07854E9B" w14:textId="77777777">
        <w:trPr>
          <w:trHeight w:val="444" w:hRule="exact"/>
        </w:trPr>
        <w:tc>
          <w:tcPr>
            <w:tcW w:w="10717" w:type="dxa"/>
            <w:gridSpan w:val="5"/>
            <w:shd w:val="clear" w:color="auto" w:fill="FFFFFF" w:themeFill="background1"/>
            <w:tcMar/>
            <w:vAlign w:val="center"/>
          </w:tcPr>
          <w:p w:rsidRPr="00CC0718" w:rsidR="00C71DC8" w:rsidP="00244814" w:rsidRDefault="00C71DC8" w14:paraId="734A6157" w14:textId="77777777">
            <w:pPr>
              <w:jc w:val="right"/>
              <w:rPr>
                <w:color w:val="000066"/>
                <w:spacing w:val="-2"/>
                <w:sz w:val="16"/>
              </w:rPr>
            </w:pPr>
            <w:r w:rsidRPr="00CC0718">
              <w:rPr>
                <w:color w:val="000066"/>
                <w:spacing w:val="-2"/>
                <w:sz w:val="16"/>
              </w:rPr>
              <w:t>11/13/2024 3:45 PM</w:t>
            </w:r>
          </w:p>
        </w:tc>
      </w:tr>
      <w:tr w:rsidRPr="00CC0718" w:rsidR="00C71DC8" w:rsidTr="3A33D0EC" w14:paraId="539C8C48" w14:textId="77777777">
        <w:trPr>
          <w:trHeight w:val="674" w:hRule="exact"/>
        </w:trPr>
        <w:tc>
          <w:tcPr>
            <w:tcW w:w="6763" w:type="dxa"/>
            <w:gridSpan w:val="2"/>
            <w:shd w:val="clear" w:color="auto" w:fill="8FB6EA"/>
            <w:tcMar/>
          </w:tcPr>
          <w:p w:rsidRPr="00CC0718" w:rsidR="00C71DC8" w:rsidP="00244814" w:rsidRDefault="00C71DC8" w14:paraId="20253780" w14:textId="77777777">
            <w:pPr>
              <w:rPr>
                <w:b/>
                <w:color w:val="000066"/>
                <w:spacing w:val="-2"/>
                <w:sz w:val="18"/>
              </w:rPr>
            </w:pPr>
            <w:r w:rsidRPr="00CC0718">
              <w:rPr>
                <w:b/>
                <w:color w:val="000066"/>
                <w:spacing w:val="-2"/>
                <w:sz w:val="18"/>
              </w:rPr>
              <w:t>Hierarchical Name</w:t>
            </w:r>
          </w:p>
        </w:tc>
        <w:tc>
          <w:tcPr>
            <w:tcW w:w="2034" w:type="dxa"/>
            <w:shd w:val="clear" w:color="auto" w:fill="8FB6EA"/>
            <w:tcMar/>
          </w:tcPr>
          <w:p w:rsidRPr="00CC0718" w:rsidR="00C71DC8" w:rsidP="00244814" w:rsidRDefault="00C71DC8" w14:paraId="4ECEDCE6" w14:textId="77777777">
            <w:pPr>
              <w:rPr>
                <w:b/>
                <w:color w:val="000066"/>
                <w:spacing w:val="-2"/>
                <w:sz w:val="18"/>
              </w:rPr>
            </w:pPr>
            <w:r w:rsidRPr="00CC0718">
              <w:rPr>
                <w:b/>
                <w:color w:val="000066"/>
                <w:spacing w:val="-2"/>
                <w:sz w:val="18"/>
              </w:rPr>
              <w:t>Nickname</w:t>
            </w:r>
          </w:p>
        </w:tc>
        <w:tc>
          <w:tcPr>
            <w:tcW w:w="903" w:type="dxa"/>
            <w:shd w:val="clear" w:color="auto" w:fill="8FB6EA"/>
            <w:tcMar/>
          </w:tcPr>
          <w:p w:rsidRPr="00CC0718" w:rsidR="00C71DC8" w:rsidP="00244814" w:rsidRDefault="00C71DC8" w14:paraId="70FD549E" w14:textId="77777777">
            <w:pPr>
              <w:rPr>
                <w:b/>
                <w:color w:val="000066"/>
                <w:spacing w:val="-2"/>
                <w:sz w:val="18"/>
              </w:rPr>
            </w:pPr>
            <w:r w:rsidRPr="00CC0718">
              <w:rPr>
                <w:b/>
                <w:color w:val="000066"/>
                <w:spacing w:val="-2"/>
                <w:sz w:val="18"/>
              </w:rPr>
              <w:t>Aggregate</w:t>
            </w:r>
          </w:p>
        </w:tc>
        <w:tc>
          <w:tcPr>
            <w:tcW w:w="1017" w:type="dxa"/>
            <w:shd w:val="clear" w:color="auto" w:fill="8FB6EA"/>
            <w:tcMar/>
          </w:tcPr>
          <w:p w:rsidRPr="00CC0718" w:rsidR="00C71DC8" w:rsidP="00244814" w:rsidRDefault="00C71DC8" w14:paraId="41A43546" w14:textId="77777777">
            <w:pPr>
              <w:rPr>
                <w:b/>
                <w:color w:val="000066"/>
                <w:spacing w:val="-2"/>
                <w:sz w:val="18"/>
              </w:rPr>
            </w:pPr>
            <w:r w:rsidRPr="00CC0718">
              <w:rPr>
                <w:b/>
                <w:color w:val="000066"/>
                <w:spacing w:val="-2"/>
                <w:sz w:val="18"/>
              </w:rPr>
              <w:t>User Assigned Color</w:t>
            </w:r>
          </w:p>
        </w:tc>
      </w:tr>
      <w:tr w:rsidRPr="00CC0718" w:rsidR="00C71DC8" w:rsidTr="3A33D0EC" w14:paraId="0923C7EE" w14:textId="77777777">
        <w:trPr>
          <w:trHeight w:val="458" w:hRule="exact"/>
        </w:trPr>
        <w:tc>
          <w:tcPr>
            <w:tcW w:w="6763" w:type="dxa"/>
            <w:gridSpan w:val="2"/>
            <w:tcBorders>
              <w:bottom w:val="single" w:color="8FB6EA" w:sz="5" w:space="0"/>
            </w:tcBorders>
            <w:shd w:val="clear" w:color="auto" w:fill="FFFFFF" w:themeFill="background1"/>
            <w:tcMar/>
          </w:tcPr>
          <w:p w:rsidRPr="00CC0718" w:rsidR="00C71DC8" w:rsidP="3A33D0EC" w:rsidRDefault="00C71DC8" w14:paraId="37BE756E" w14:textId="77777777">
            <w:pPr>
              <w:rPr>
                <w:color w:val="000000"/>
                <w:spacing w:val="-2"/>
                <w:sz w:val="18"/>
                <w:szCs w:val="18"/>
                <w:lang w:val="en-US"/>
              </w:rPr>
            </w:pPr>
            <w:r w:rsidRPr="3A33D0EC" w:rsidR="00C71DC8">
              <w:rPr>
                <w:color w:val="000000"/>
                <w:spacing w:val="-2"/>
                <w:sz w:val="18"/>
                <w:szCs w:val="18"/>
                <w:lang w:val="en-US"/>
              </w:rPr>
              <w:t>Codes\\AXIAL CODE\\Q3 b- Member experience with the club\COMMUNITY AND BELONGING\</w:t>
            </w:r>
            <w:r w:rsidRPr="3A33D0EC" w:rsidR="00C71DC8">
              <w:rPr>
                <w:color w:val="000000"/>
                <w:spacing w:val="-2"/>
                <w:sz w:val="18"/>
                <w:szCs w:val="18"/>
                <w:lang w:val="en-US"/>
              </w:rPr>
              <w:t>Very good</w:t>
            </w:r>
            <w:r w:rsidRPr="3A33D0EC" w:rsidR="00C71DC8">
              <w:rPr>
                <w:color w:val="000000"/>
                <w:spacing w:val="-2"/>
                <w:sz w:val="18"/>
                <w:szCs w:val="18"/>
                <w:lang w:val="en-US"/>
              </w:rPr>
              <w:t xml:space="preserve"> Bonding experience</w:t>
            </w:r>
          </w:p>
        </w:tc>
        <w:tc>
          <w:tcPr>
            <w:tcW w:w="2034" w:type="dxa"/>
            <w:tcBorders>
              <w:bottom w:val="single" w:color="8FB6EA" w:sz="5" w:space="0"/>
            </w:tcBorders>
            <w:shd w:val="clear" w:color="auto" w:fill="FFFFFF" w:themeFill="background1"/>
            <w:tcMar/>
          </w:tcPr>
          <w:p w:rsidRPr="00CC0718" w:rsidR="00C71DC8" w:rsidP="00244814" w:rsidRDefault="00C71DC8" w14:paraId="20ABDD8C" w14:textId="77777777">
            <w:pPr>
              <w:rPr>
                <w:color w:val="000000"/>
                <w:spacing w:val="-2"/>
                <w:sz w:val="18"/>
              </w:rPr>
            </w:pPr>
          </w:p>
        </w:tc>
        <w:tc>
          <w:tcPr>
            <w:tcW w:w="903" w:type="dxa"/>
            <w:tcBorders>
              <w:bottom w:val="single" w:color="8FB6EA" w:sz="5" w:space="0"/>
            </w:tcBorders>
            <w:shd w:val="clear" w:color="auto" w:fill="FFFFFF" w:themeFill="background1"/>
            <w:tcMar/>
          </w:tcPr>
          <w:p w:rsidRPr="00CC0718" w:rsidR="00C71DC8" w:rsidP="00244814" w:rsidRDefault="00C71DC8" w14:paraId="7C5EFC80" w14:textId="77777777">
            <w:pPr>
              <w:rPr>
                <w:color w:val="000000"/>
                <w:spacing w:val="-2"/>
                <w:sz w:val="18"/>
              </w:rPr>
            </w:pPr>
            <w:r w:rsidRPr="00CC0718">
              <w:rPr>
                <w:color w:val="000000"/>
                <w:spacing w:val="-2"/>
                <w:sz w:val="18"/>
              </w:rPr>
              <w:t>No</w:t>
            </w:r>
          </w:p>
        </w:tc>
        <w:tc>
          <w:tcPr>
            <w:tcW w:w="1017" w:type="dxa"/>
            <w:tcBorders>
              <w:bottom w:val="single" w:color="8FB6EA" w:sz="5" w:space="0"/>
            </w:tcBorders>
            <w:shd w:val="clear" w:color="auto" w:fill="FFFFFF" w:themeFill="background1"/>
            <w:tcMar/>
          </w:tcPr>
          <w:p w:rsidRPr="00CC0718" w:rsidR="00C71DC8" w:rsidP="00244814" w:rsidRDefault="00C71DC8" w14:paraId="6309C6FD" w14:textId="77777777">
            <w:pPr>
              <w:rPr>
                <w:color w:val="000000"/>
                <w:spacing w:val="-2"/>
                <w:sz w:val="18"/>
              </w:rPr>
            </w:pPr>
            <w:r w:rsidRPr="00CC0718">
              <w:rPr>
                <w:color w:val="000000"/>
                <w:spacing w:val="-2"/>
                <w:sz w:val="18"/>
              </w:rPr>
              <w:t>None</w:t>
            </w:r>
          </w:p>
        </w:tc>
      </w:tr>
      <w:tr w:rsidRPr="00CC0718" w:rsidR="00C71DC8" w:rsidTr="3A33D0EC" w14:paraId="50ADE00F" w14:textId="77777777">
        <w:trPr>
          <w:trHeight w:val="330" w:hRule="exact"/>
        </w:trPr>
        <w:tc>
          <w:tcPr>
            <w:tcW w:w="6763" w:type="dxa"/>
            <w:gridSpan w:val="2"/>
            <w:tcBorders>
              <w:top w:val="single" w:color="8FB6EA" w:sz="5" w:space="0"/>
              <w:bottom w:val="single" w:color="8FB6EA" w:sz="5" w:space="0"/>
            </w:tcBorders>
            <w:shd w:val="clear" w:color="auto" w:fill="FFFFFF" w:themeFill="background1"/>
            <w:tcMar/>
          </w:tcPr>
          <w:p w:rsidRPr="00CC0718" w:rsidR="00C71DC8" w:rsidP="00244814" w:rsidRDefault="00C71DC8" w14:paraId="3CB9BE24" w14:textId="77777777">
            <w:pPr>
              <w:rPr>
                <w:color w:val="000000"/>
                <w:spacing w:val="-2"/>
                <w:sz w:val="18"/>
              </w:rPr>
            </w:pPr>
            <w:r w:rsidRPr="00CC0718">
              <w:rPr>
                <w:color w:val="000000"/>
                <w:spacing w:val="-2"/>
                <w:sz w:val="18"/>
              </w:rPr>
              <w:t>Codes\\AXIAL CODE\\Q3 b- Member experience with the club\GOOD EXPERIENCE</w:t>
            </w:r>
          </w:p>
        </w:tc>
        <w:tc>
          <w:tcPr>
            <w:tcW w:w="2034" w:type="dxa"/>
            <w:tcBorders>
              <w:top w:val="single" w:color="8FB6EA" w:sz="5" w:space="0"/>
              <w:bottom w:val="single" w:color="8FB6EA" w:sz="5" w:space="0"/>
            </w:tcBorders>
            <w:shd w:val="clear" w:color="auto" w:fill="FFFFFF" w:themeFill="background1"/>
            <w:tcMar/>
          </w:tcPr>
          <w:p w:rsidRPr="00CC0718" w:rsidR="00C71DC8" w:rsidP="00244814" w:rsidRDefault="00C71DC8" w14:paraId="3CC04C43" w14:textId="77777777">
            <w:pPr>
              <w:rPr>
                <w:color w:val="000000"/>
                <w:spacing w:val="-2"/>
                <w:sz w:val="18"/>
              </w:rPr>
            </w:pPr>
          </w:p>
        </w:tc>
        <w:tc>
          <w:tcPr>
            <w:tcW w:w="903" w:type="dxa"/>
            <w:tcBorders>
              <w:top w:val="single" w:color="8FB6EA" w:sz="5" w:space="0"/>
              <w:bottom w:val="single" w:color="8FB6EA" w:sz="5" w:space="0"/>
            </w:tcBorders>
            <w:shd w:val="clear" w:color="auto" w:fill="FFFFFF" w:themeFill="background1"/>
            <w:tcMar/>
          </w:tcPr>
          <w:p w:rsidRPr="00CC0718" w:rsidR="00C71DC8" w:rsidP="00244814" w:rsidRDefault="00C71DC8" w14:paraId="383A705F" w14:textId="77777777">
            <w:pPr>
              <w:rPr>
                <w:color w:val="000000"/>
                <w:spacing w:val="-2"/>
                <w:sz w:val="18"/>
              </w:rPr>
            </w:pPr>
            <w:r w:rsidRPr="00CC0718">
              <w:rPr>
                <w:color w:val="000000"/>
                <w:spacing w:val="-2"/>
                <w:sz w:val="18"/>
              </w:rPr>
              <w:t>Yes</w:t>
            </w:r>
          </w:p>
        </w:tc>
        <w:tc>
          <w:tcPr>
            <w:tcW w:w="1017" w:type="dxa"/>
            <w:tcBorders>
              <w:top w:val="single" w:color="8FB6EA" w:sz="5" w:space="0"/>
              <w:bottom w:val="single" w:color="8FB6EA" w:sz="5" w:space="0"/>
            </w:tcBorders>
            <w:shd w:val="clear" w:color="auto" w:fill="FFFFFF" w:themeFill="background1"/>
            <w:tcMar/>
          </w:tcPr>
          <w:p w:rsidRPr="00CC0718" w:rsidR="00C71DC8" w:rsidP="00244814" w:rsidRDefault="00C71DC8" w14:paraId="34F5B1AC" w14:textId="77777777">
            <w:pPr>
              <w:rPr>
                <w:color w:val="000000"/>
                <w:spacing w:val="-2"/>
                <w:sz w:val="18"/>
              </w:rPr>
            </w:pPr>
            <w:r w:rsidRPr="00CC0718">
              <w:rPr>
                <w:color w:val="000000"/>
                <w:spacing w:val="-2"/>
                <w:sz w:val="18"/>
              </w:rPr>
              <w:t>None</w:t>
            </w:r>
          </w:p>
        </w:tc>
      </w:tr>
      <w:tr w:rsidRPr="00CC0718" w:rsidR="00C71DC8" w:rsidTr="3A33D0EC" w14:paraId="1B5F5C69" w14:textId="77777777">
        <w:trPr>
          <w:trHeight w:val="458" w:hRule="exact"/>
        </w:trPr>
        <w:tc>
          <w:tcPr>
            <w:tcW w:w="6763" w:type="dxa"/>
            <w:gridSpan w:val="2"/>
            <w:tcBorders>
              <w:top w:val="single" w:color="8FB6EA" w:sz="5" w:space="0"/>
              <w:bottom w:val="single" w:color="8FB6EA" w:sz="5" w:space="0"/>
            </w:tcBorders>
            <w:shd w:val="clear" w:color="auto" w:fill="FFFFFF" w:themeFill="background1"/>
            <w:tcMar/>
          </w:tcPr>
          <w:p w:rsidRPr="00CC0718" w:rsidR="00C71DC8" w:rsidP="3A33D0EC" w:rsidRDefault="00C71DC8" w14:paraId="397991B7" w14:textId="77777777">
            <w:pPr>
              <w:rPr>
                <w:color w:val="000000"/>
                <w:spacing w:val="-2"/>
                <w:sz w:val="18"/>
                <w:szCs w:val="18"/>
                <w:lang w:val="en-US"/>
              </w:rPr>
            </w:pPr>
            <w:r w:rsidRPr="3A33D0EC" w:rsidR="00C71DC8">
              <w:rPr>
                <w:color w:val="000000"/>
                <w:spacing w:val="-2"/>
                <w:sz w:val="18"/>
                <w:szCs w:val="18"/>
                <w:lang w:val="en-US"/>
              </w:rPr>
              <w:t xml:space="preserve">Codes\\AXIAL CODE\\Q3 b- Member experience with the club\GOOD EXPERIENCE\it was </w:t>
            </w:r>
            <w:r w:rsidRPr="3A33D0EC" w:rsidR="00C71DC8">
              <w:rPr>
                <w:color w:val="000000"/>
                <w:spacing w:val="-2"/>
                <w:sz w:val="18"/>
                <w:szCs w:val="18"/>
                <w:lang w:val="en-US"/>
              </w:rPr>
              <w:t>a good experience</w:t>
            </w:r>
            <w:r w:rsidRPr="3A33D0EC" w:rsidR="00C71DC8">
              <w:rPr>
                <w:color w:val="000000"/>
                <w:spacing w:val="-2"/>
                <w:sz w:val="18"/>
                <w:szCs w:val="18"/>
                <w:lang w:val="en-US"/>
              </w:rPr>
              <w:lastRenderedPageBreak/>
              <w:t xml:space="preserve"> altogether</w:t>
            </w:r>
          </w:p>
        </w:tc>
        <w:tc>
          <w:tcPr>
            <w:tcW w:w="2034" w:type="dxa"/>
            <w:tcBorders>
              <w:top w:val="single" w:color="8FB6EA" w:sz="5" w:space="0"/>
              <w:bottom w:val="single" w:color="8FB6EA" w:sz="5" w:space="0"/>
            </w:tcBorders>
            <w:shd w:val="clear" w:color="auto" w:fill="FFFFFF" w:themeFill="background1"/>
            <w:tcMar/>
          </w:tcPr>
          <w:p w:rsidRPr="00CC0718" w:rsidR="00C71DC8" w:rsidP="00244814" w:rsidRDefault="00C71DC8" w14:paraId="07D7F366" w14:textId="77777777">
            <w:pPr>
              <w:rPr>
                <w:color w:val="000000"/>
                <w:spacing w:val="-2"/>
                <w:sz w:val="18"/>
              </w:rPr>
            </w:pPr>
          </w:p>
        </w:tc>
        <w:tc>
          <w:tcPr>
            <w:tcW w:w="903" w:type="dxa"/>
            <w:tcBorders>
              <w:top w:val="single" w:color="8FB6EA" w:sz="5" w:space="0"/>
              <w:bottom w:val="single" w:color="8FB6EA" w:sz="5" w:space="0"/>
            </w:tcBorders>
            <w:shd w:val="clear" w:color="auto" w:fill="FFFFFF" w:themeFill="background1"/>
            <w:tcMar/>
          </w:tcPr>
          <w:p w:rsidRPr="00CC0718" w:rsidR="00C71DC8" w:rsidP="00244814" w:rsidRDefault="00C71DC8" w14:paraId="02A14256" w14:textId="77777777">
            <w:pPr>
              <w:rPr>
                <w:color w:val="000000"/>
                <w:spacing w:val="-2"/>
                <w:sz w:val="18"/>
              </w:rPr>
            </w:pPr>
            <w:r w:rsidRPr="00CC0718">
              <w:rPr>
                <w:color w:val="000000"/>
                <w:spacing w:val="-2"/>
                <w:sz w:val="18"/>
              </w:rPr>
              <w:t>No</w:t>
            </w:r>
          </w:p>
        </w:tc>
        <w:tc>
          <w:tcPr>
            <w:tcW w:w="1017" w:type="dxa"/>
            <w:tcBorders>
              <w:top w:val="single" w:color="8FB6EA" w:sz="5" w:space="0"/>
              <w:bottom w:val="single" w:color="8FB6EA" w:sz="5" w:space="0"/>
            </w:tcBorders>
            <w:shd w:val="clear" w:color="auto" w:fill="FFFFFF" w:themeFill="background1"/>
            <w:tcMar/>
          </w:tcPr>
          <w:p w:rsidRPr="00CC0718" w:rsidR="00C71DC8" w:rsidP="00244814" w:rsidRDefault="00C71DC8" w14:paraId="7F7A8C25" w14:textId="77777777">
            <w:pPr>
              <w:rPr>
                <w:color w:val="000000"/>
                <w:spacing w:val="-2"/>
                <w:sz w:val="18"/>
              </w:rPr>
            </w:pPr>
            <w:r w:rsidRPr="00CC0718">
              <w:rPr>
                <w:color w:val="000000"/>
                <w:spacing w:val="-2"/>
                <w:sz w:val="18"/>
              </w:rPr>
              <w:t>None</w:t>
            </w:r>
          </w:p>
        </w:tc>
      </w:tr>
      <w:tr w:rsidRPr="00CC0718" w:rsidR="00C71DC8" w:rsidTr="3A33D0EC" w14:paraId="22E92714" w14:textId="77777777">
        <w:trPr>
          <w:trHeight w:val="459" w:hRule="exact"/>
        </w:trPr>
        <w:tc>
          <w:tcPr>
            <w:tcW w:w="6763" w:type="dxa"/>
            <w:gridSpan w:val="2"/>
            <w:tcBorders>
              <w:top w:val="single" w:color="8FB6EA" w:sz="5" w:space="0"/>
              <w:bottom w:val="single" w:color="8FB6EA" w:sz="5" w:space="0"/>
            </w:tcBorders>
            <w:shd w:val="clear" w:color="auto" w:fill="FFFFFF" w:themeFill="background1"/>
            <w:tcMar/>
          </w:tcPr>
          <w:p w:rsidRPr="00CC0718" w:rsidR="00C71DC8" w:rsidP="00244814" w:rsidRDefault="00C71DC8" w14:paraId="3468E104" w14:textId="77777777">
            <w:pPr>
              <w:rPr>
                <w:color w:val="000000"/>
                <w:spacing w:val="-2"/>
                <w:sz w:val="18"/>
              </w:rPr>
            </w:pPr>
            <w:r w:rsidRPr="00CC0718">
              <w:rPr>
                <w:color w:val="000000"/>
                <w:spacing w:val="-2"/>
                <w:sz w:val="18"/>
              </w:rPr>
              <w:t>Codes\\AXIAL CODE\\Q3 b- Member experience with the club\GOOD EXPERIENCE\it's kind of been nice</w:t>
            </w:r>
          </w:p>
        </w:tc>
        <w:tc>
          <w:tcPr>
            <w:tcW w:w="2034" w:type="dxa"/>
            <w:tcBorders>
              <w:top w:val="single" w:color="8FB6EA" w:sz="5" w:space="0"/>
              <w:bottom w:val="single" w:color="8FB6EA" w:sz="5" w:space="0"/>
            </w:tcBorders>
            <w:shd w:val="clear" w:color="auto" w:fill="FFFFFF" w:themeFill="background1"/>
            <w:tcMar/>
          </w:tcPr>
          <w:p w:rsidRPr="00CC0718" w:rsidR="00C71DC8" w:rsidP="00244814" w:rsidRDefault="00C71DC8" w14:paraId="368D2B1F" w14:textId="77777777">
            <w:pPr>
              <w:rPr>
                <w:color w:val="000000"/>
                <w:spacing w:val="-2"/>
                <w:sz w:val="18"/>
              </w:rPr>
            </w:pPr>
          </w:p>
        </w:tc>
        <w:tc>
          <w:tcPr>
            <w:tcW w:w="903" w:type="dxa"/>
            <w:tcBorders>
              <w:top w:val="single" w:color="8FB6EA" w:sz="5" w:space="0"/>
              <w:bottom w:val="single" w:color="8FB6EA" w:sz="5" w:space="0"/>
            </w:tcBorders>
            <w:shd w:val="clear" w:color="auto" w:fill="FFFFFF" w:themeFill="background1"/>
            <w:tcMar/>
          </w:tcPr>
          <w:p w:rsidRPr="00CC0718" w:rsidR="00C71DC8" w:rsidP="00244814" w:rsidRDefault="00C71DC8" w14:paraId="60BC27D7" w14:textId="77777777">
            <w:pPr>
              <w:rPr>
                <w:color w:val="000000"/>
                <w:spacing w:val="-2"/>
                <w:sz w:val="18"/>
              </w:rPr>
            </w:pPr>
            <w:r w:rsidRPr="00CC0718">
              <w:rPr>
                <w:color w:val="000000"/>
                <w:spacing w:val="-2"/>
                <w:sz w:val="18"/>
              </w:rPr>
              <w:t>No</w:t>
            </w:r>
          </w:p>
        </w:tc>
        <w:tc>
          <w:tcPr>
            <w:tcW w:w="1017" w:type="dxa"/>
            <w:tcBorders>
              <w:top w:val="single" w:color="8FB6EA" w:sz="5" w:space="0"/>
              <w:bottom w:val="single" w:color="8FB6EA" w:sz="5" w:space="0"/>
            </w:tcBorders>
            <w:shd w:val="clear" w:color="auto" w:fill="FFFFFF" w:themeFill="background1"/>
            <w:tcMar/>
          </w:tcPr>
          <w:p w:rsidRPr="00CC0718" w:rsidR="00C71DC8" w:rsidP="00244814" w:rsidRDefault="00C71DC8" w14:paraId="2D514C4E" w14:textId="77777777">
            <w:pPr>
              <w:rPr>
                <w:color w:val="000000"/>
                <w:spacing w:val="-2"/>
                <w:sz w:val="18"/>
              </w:rPr>
            </w:pPr>
            <w:r w:rsidRPr="00CC0718">
              <w:rPr>
                <w:color w:val="000000"/>
                <w:spacing w:val="-2"/>
                <w:sz w:val="18"/>
              </w:rPr>
              <w:t>None</w:t>
            </w:r>
          </w:p>
        </w:tc>
      </w:tr>
      <w:tr w:rsidRPr="00CC0718" w:rsidR="00C71DC8" w:rsidTr="3A33D0EC" w14:paraId="2B9E7B8B" w14:textId="77777777">
        <w:trPr>
          <w:trHeight w:val="458" w:hRule="exact"/>
        </w:trPr>
        <w:tc>
          <w:tcPr>
            <w:tcW w:w="6763" w:type="dxa"/>
            <w:gridSpan w:val="2"/>
            <w:tcBorders>
              <w:top w:val="single" w:color="8FB6EA" w:sz="5" w:space="0"/>
              <w:bottom w:val="single" w:color="8FB6EA" w:sz="5" w:space="0"/>
            </w:tcBorders>
            <w:shd w:val="clear" w:color="auto" w:fill="FFFFFF" w:themeFill="background1"/>
            <w:tcMar/>
          </w:tcPr>
          <w:p w:rsidRPr="00CC0718" w:rsidR="00C71DC8" w:rsidP="3A33D0EC" w:rsidRDefault="00C71DC8" w14:paraId="658CDC77" w14:textId="77777777">
            <w:pPr>
              <w:rPr>
                <w:color w:val="000000"/>
                <w:spacing w:val="-2"/>
                <w:sz w:val="18"/>
                <w:szCs w:val="18"/>
                <w:lang w:val="en-US"/>
              </w:rPr>
            </w:pPr>
            <w:r w:rsidRPr="3A33D0EC" w:rsidR="00C71DC8">
              <w:rPr>
                <w:color w:val="000000"/>
                <w:spacing w:val="-2"/>
                <w:sz w:val="18"/>
                <w:szCs w:val="18"/>
                <w:lang w:val="en-US"/>
              </w:rPr>
              <w:t>Codes\\AXIAL CODE\\Q3 b- Member experience with the club\GOOD EXPERIENCE\</w:t>
            </w:r>
            <w:r w:rsidRPr="3A33D0EC" w:rsidR="00C71DC8">
              <w:rPr>
                <w:color w:val="000000"/>
                <w:spacing w:val="-2"/>
                <w:sz w:val="18"/>
                <w:szCs w:val="18"/>
                <w:lang w:val="en-US"/>
              </w:rPr>
              <w:t>Pretty Amazing</w:t>
            </w:r>
          </w:p>
        </w:tc>
        <w:tc>
          <w:tcPr>
            <w:tcW w:w="2034" w:type="dxa"/>
            <w:tcBorders>
              <w:top w:val="single" w:color="8FB6EA" w:sz="5" w:space="0"/>
              <w:bottom w:val="single" w:color="8FB6EA" w:sz="5" w:space="0"/>
            </w:tcBorders>
            <w:shd w:val="clear" w:color="auto" w:fill="FFFFFF" w:themeFill="background1"/>
            <w:tcMar/>
          </w:tcPr>
          <w:p w:rsidRPr="00CC0718" w:rsidR="00C71DC8" w:rsidP="00244814" w:rsidRDefault="00C71DC8" w14:paraId="67F2B5E4" w14:textId="77777777">
            <w:pPr>
              <w:rPr>
                <w:color w:val="000000"/>
                <w:spacing w:val="-2"/>
                <w:sz w:val="18"/>
              </w:rPr>
            </w:pPr>
          </w:p>
        </w:tc>
        <w:tc>
          <w:tcPr>
            <w:tcW w:w="903" w:type="dxa"/>
            <w:tcBorders>
              <w:top w:val="single" w:color="8FB6EA" w:sz="5" w:space="0"/>
              <w:bottom w:val="single" w:color="8FB6EA" w:sz="5" w:space="0"/>
            </w:tcBorders>
            <w:shd w:val="clear" w:color="auto" w:fill="FFFFFF" w:themeFill="background1"/>
            <w:tcMar/>
          </w:tcPr>
          <w:p w:rsidRPr="00CC0718" w:rsidR="00C71DC8" w:rsidP="00244814" w:rsidRDefault="00C71DC8" w14:paraId="6538E4E9" w14:textId="77777777">
            <w:pPr>
              <w:rPr>
                <w:color w:val="000000"/>
                <w:spacing w:val="-2"/>
                <w:sz w:val="18"/>
              </w:rPr>
            </w:pPr>
            <w:r w:rsidRPr="00CC0718">
              <w:rPr>
                <w:color w:val="000000"/>
                <w:spacing w:val="-2"/>
                <w:sz w:val="18"/>
              </w:rPr>
              <w:t>No</w:t>
            </w:r>
          </w:p>
        </w:tc>
        <w:tc>
          <w:tcPr>
            <w:tcW w:w="1017" w:type="dxa"/>
            <w:tcBorders>
              <w:top w:val="single" w:color="8FB6EA" w:sz="5" w:space="0"/>
              <w:bottom w:val="single" w:color="8FB6EA" w:sz="5" w:space="0"/>
            </w:tcBorders>
            <w:shd w:val="clear" w:color="auto" w:fill="FFFFFF" w:themeFill="background1"/>
            <w:tcMar/>
          </w:tcPr>
          <w:p w:rsidRPr="00CC0718" w:rsidR="00C71DC8" w:rsidP="00244814" w:rsidRDefault="00C71DC8" w14:paraId="52B2ACDD" w14:textId="77777777">
            <w:pPr>
              <w:rPr>
                <w:color w:val="000000"/>
                <w:spacing w:val="-2"/>
                <w:sz w:val="18"/>
              </w:rPr>
            </w:pPr>
            <w:r w:rsidRPr="00CC0718">
              <w:rPr>
                <w:color w:val="000000"/>
                <w:spacing w:val="-2"/>
                <w:sz w:val="18"/>
              </w:rPr>
              <w:t>None</w:t>
            </w:r>
          </w:p>
        </w:tc>
      </w:tr>
      <w:tr w:rsidRPr="00CC0718" w:rsidR="00C71DC8" w:rsidTr="3A33D0EC" w14:paraId="29A3B651" w14:textId="77777777">
        <w:trPr>
          <w:trHeight w:val="459" w:hRule="exact"/>
        </w:trPr>
        <w:tc>
          <w:tcPr>
            <w:tcW w:w="6763" w:type="dxa"/>
            <w:gridSpan w:val="2"/>
            <w:tcBorders>
              <w:top w:val="single" w:color="8FB6EA" w:sz="5" w:space="0"/>
              <w:bottom w:val="single" w:color="8FB6EA" w:sz="5" w:space="0"/>
            </w:tcBorders>
            <w:shd w:val="clear" w:color="auto" w:fill="FFFFFF" w:themeFill="background1"/>
            <w:tcMar/>
          </w:tcPr>
          <w:p w:rsidRPr="00CC0718" w:rsidR="00C71DC8" w:rsidP="00244814" w:rsidRDefault="00C71DC8" w14:paraId="79F6547E" w14:textId="77777777">
            <w:pPr>
              <w:rPr>
                <w:color w:val="000000"/>
                <w:spacing w:val="-2"/>
                <w:sz w:val="18"/>
              </w:rPr>
            </w:pPr>
            <w:r w:rsidRPr="00CC0718">
              <w:rPr>
                <w:color w:val="000000"/>
                <w:spacing w:val="-2"/>
                <w:sz w:val="18"/>
              </w:rPr>
              <w:t>Codes\\AXIAL CODE\\Q3 b- Member experience with the club\NETWORKING AND CONNECTIONS</w:t>
            </w:r>
          </w:p>
        </w:tc>
        <w:tc>
          <w:tcPr>
            <w:tcW w:w="2034" w:type="dxa"/>
            <w:tcBorders>
              <w:top w:val="single" w:color="8FB6EA" w:sz="5" w:space="0"/>
              <w:bottom w:val="single" w:color="8FB6EA" w:sz="5" w:space="0"/>
            </w:tcBorders>
            <w:shd w:val="clear" w:color="auto" w:fill="FFFFFF" w:themeFill="background1"/>
            <w:tcMar/>
          </w:tcPr>
          <w:p w:rsidRPr="00CC0718" w:rsidR="00C71DC8" w:rsidP="00244814" w:rsidRDefault="00C71DC8" w14:paraId="7A144D2C" w14:textId="77777777">
            <w:pPr>
              <w:rPr>
                <w:color w:val="000000"/>
                <w:spacing w:val="-2"/>
                <w:sz w:val="18"/>
              </w:rPr>
            </w:pPr>
          </w:p>
        </w:tc>
        <w:tc>
          <w:tcPr>
            <w:tcW w:w="903" w:type="dxa"/>
            <w:tcBorders>
              <w:top w:val="single" w:color="8FB6EA" w:sz="5" w:space="0"/>
              <w:bottom w:val="single" w:color="8FB6EA" w:sz="5" w:space="0"/>
            </w:tcBorders>
            <w:shd w:val="clear" w:color="auto" w:fill="FFFFFF" w:themeFill="background1"/>
            <w:tcMar/>
          </w:tcPr>
          <w:p w:rsidRPr="00CC0718" w:rsidR="00C71DC8" w:rsidP="00244814" w:rsidRDefault="00C71DC8" w14:paraId="77E1844C" w14:textId="77777777">
            <w:pPr>
              <w:rPr>
                <w:color w:val="000000"/>
                <w:spacing w:val="-2"/>
                <w:sz w:val="18"/>
              </w:rPr>
            </w:pPr>
            <w:r w:rsidRPr="00CC0718">
              <w:rPr>
                <w:color w:val="000000"/>
                <w:spacing w:val="-2"/>
                <w:sz w:val="18"/>
              </w:rPr>
              <w:t>Yes</w:t>
            </w:r>
          </w:p>
        </w:tc>
        <w:tc>
          <w:tcPr>
            <w:tcW w:w="1017" w:type="dxa"/>
            <w:tcBorders>
              <w:top w:val="single" w:color="8FB6EA" w:sz="5" w:space="0"/>
              <w:bottom w:val="single" w:color="8FB6EA" w:sz="5" w:space="0"/>
            </w:tcBorders>
            <w:shd w:val="clear" w:color="auto" w:fill="FFFFFF" w:themeFill="background1"/>
            <w:tcMar/>
          </w:tcPr>
          <w:p w:rsidRPr="00CC0718" w:rsidR="00C71DC8" w:rsidP="00244814" w:rsidRDefault="00C71DC8" w14:paraId="219D466E" w14:textId="77777777">
            <w:pPr>
              <w:rPr>
                <w:color w:val="000000"/>
                <w:spacing w:val="-2"/>
                <w:sz w:val="18"/>
              </w:rPr>
            </w:pPr>
            <w:r w:rsidRPr="00CC0718">
              <w:rPr>
                <w:color w:val="000000"/>
                <w:spacing w:val="-2"/>
                <w:sz w:val="18"/>
              </w:rPr>
              <w:t>None</w:t>
            </w:r>
          </w:p>
        </w:tc>
      </w:tr>
      <w:tr w:rsidRPr="00CC0718" w:rsidR="00C71DC8" w:rsidTr="3A33D0EC" w14:paraId="6831BAA1" w14:textId="77777777">
        <w:trPr>
          <w:trHeight w:val="458" w:hRule="exact"/>
        </w:trPr>
        <w:tc>
          <w:tcPr>
            <w:tcW w:w="6763" w:type="dxa"/>
            <w:gridSpan w:val="2"/>
            <w:tcBorders>
              <w:top w:val="single" w:color="8FB6EA" w:sz="5" w:space="0"/>
              <w:bottom w:val="single" w:color="8FB6EA" w:sz="5" w:space="0"/>
            </w:tcBorders>
            <w:shd w:val="clear" w:color="auto" w:fill="FFFFFF" w:themeFill="background1"/>
            <w:tcMar/>
          </w:tcPr>
          <w:p w:rsidRPr="00CC0718" w:rsidR="00C71DC8" w:rsidP="00244814" w:rsidRDefault="00C71DC8" w14:paraId="0895F86D" w14:textId="77777777">
            <w:pPr>
              <w:rPr>
                <w:color w:val="000000"/>
                <w:spacing w:val="-2"/>
                <w:sz w:val="18"/>
              </w:rPr>
            </w:pPr>
            <w:r w:rsidRPr="00CC0718">
              <w:rPr>
                <w:color w:val="000000"/>
                <w:spacing w:val="-2"/>
                <w:sz w:val="18"/>
              </w:rPr>
              <w:t>Codes\\AXIAL CODE\\Q3 b- Member experience with the club\NETWORKING AND CONNECTIONS\Balance professional and fun</w:t>
            </w:r>
          </w:p>
        </w:tc>
        <w:tc>
          <w:tcPr>
            <w:tcW w:w="2034" w:type="dxa"/>
            <w:tcBorders>
              <w:top w:val="single" w:color="8FB6EA" w:sz="5" w:space="0"/>
              <w:bottom w:val="single" w:color="8FB6EA" w:sz="5" w:space="0"/>
            </w:tcBorders>
            <w:shd w:val="clear" w:color="auto" w:fill="FFFFFF" w:themeFill="background1"/>
            <w:tcMar/>
          </w:tcPr>
          <w:p w:rsidRPr="00CC0718" w:rsidR="00C71DC8" w:rsidP="00244814" w:rsidRDefault="00C71DC8" w14:paraId="7C682D82" w14:textId="77777777">
            <w:pPr>
              <w:rPr>
                <w:color w:val="000000"/>
                <w:spacing w:val="-2"/>
                <w:sz w:val="18"/>
              </w:rPr>
            </w:pPr>
          </w:p>
        </w:tc>
        <w:tc>
          <w:tcPr>
            <w:tcW w:w="903" w:type="dxa"/>
            <w:tcBorders>
              <w:top w:val="single" w:color="8FB6EA" w:sz="5" w:space="0"/>
              <w:bottom w:val="single" w:color="8FB6EA" w:sz="5" w:space="0"/>
            </w:tcBorders>
            <w:shd w:val="clear" w:color="auto" w:fill="FFFFFF" w:themeFill="background1"/>
            <w:tcMar/>
          </w:tcPr>
          <w:p w:rsidRPr="00CC0718" w:rsidR="00C71DC8" w:rsidP="00244814" w:rsidRDefault="00C71DC8" w14:paraId="43A6D21B" w14:textId="77777777">
            <w:pPr>
              <w:rPr>
                <w:color w:val="000000"/>
                <w:spacing w:val="-2"/>
                <w:sz w:val="18"/>
              </w:rPr>
            </w:pPr>
            <w:r w:rsidRPr="00CC0718">
              <w:rPr>
                <w:color w:val="000000"/>
                <w:spacing w:val="-2"/>
                <w:sz w:val="18"/>
              </w:rPr>
              <w:t>No</w:t>
            </w:r>
          </w:p>
        </w:tc>
        <w:tc>
          <w:tcPr>
            <w:tcW w:w="1017" w:type="dxa"/>
            <w:tcBorders>
              <w:top w:val="single" w:color="8FB6EA" w:sz="5" w:space="0"/>
              <w:bottom w:val="single" w:color="8FB6EA" w:sz="5" w:space="0"/>
            </w:tcBorders>
            <w:shd w:val="clear" w:color="auto" w:fill="FFFFFF" w:themeFill="background1"/>
            <w:tcMar/>
          </w:tcPr>
          <w:p w:rsidRPr="00CC0718" w:rsidR="00C71DC8" w:rsidP="00244814" w:rsidRDefault="00C71DC8" w14:paraId="71D735A4" w14:textId="77777777">
            <w:pPr>
              <w:rPr>
                <w:color w:val="000000"/>
                <w:spacing w:val="-2"/>
                <w:sz w:val="18"/>
              </w:rPr>
            </w:pPr>
            <w:r w:rsidRPr="00CC0718">
              <w:rPr>
                <w:color w:val="000000"/>
                <w:spacing w:val="-2"/>
                <w:sz w:val="18"/>
              </w:rPr>
              <w:t>None</w:t>
            </w:r>
          </w:p>
        </w:tc>
      </w:tr>
      <w:tr w:rsidRPr="00CC0718" w:rsidR="00C71DC8" w:rsidTr="3A33D0EC" w14:paraId="20479BD1" w14:textId="77777777">
        <w:trPr>
          <w:trHeight w:val="459" w:hRule="exact"/>
        </w:trPr>
        <w:tc>
          <w:tcPr>
            <w:tcW w:w="6763" w:type="dxa"/>
            <w:gridSpan w:val="2"/>
            <w:tcBorders>
              <w:top w:val="single" w:color="8FB6EA" w:sz="5" w:space="0"/>
              <w:bottom w:val="single" w:color="8FB6EA" w:sz="5" w:space="0"/>
            </w:tcBorders>
            <w:shd w:val="clear" w:color="auto" w:fill="FFFFFF" w:themeFill="background1"/>
            <w:tcMar/>
          </w:tcPr>
          <w:p w:rsidRPr="00CC0718" w:rsidR="00C71DC8" w:rsidP="00244814" w:rsidRDefault="00C71DC8" w14:paraId="56D19B76" w14:textId="77777777">
            <w:pPr>
              <w:rPr>
                <w:color w:val="000000"/>
                <w:spacing w:val="-2"/>
                <w:sz w:val="18"/>
              </w:rPr>
            </w:pPr>
            <w:r w:rsidRPr="00CC0718">
              <w:rPr>
                <w:color w:val="000000"/>
                <w:spacing w:val="-2"/>
                <w:sz w:val="18"/>
              </w:rPr>
              <w:t>Codes\\AXIAL CODE\\Q3 b- Member experience with the club\NETWORKING AND CONNECTIONS\experience</w:t>
            </w:r>
          </w:p>
        </w:tc>
        <w:tc>
          <w:tcPr>
            <w:tcW w:w="2034" w:type="dxa"/>
            <w:tcBorders>
              <w:top w:val="single" w:color="8FB6EA" w:sz="5" w:space="0"/>
              <w:bottom w:val="single" w:color="8FB6EA" w:sz="5" w:space="0"/>
            </w:tcBorders>
            <w:shd w:val="clear" w:color="auto" w:fill="FFFFFF" w:themeFill="background1"/>
            <w:tcMar/>
          </w:tcPr>
          <w:p w:rsidRPr="00CC0718" w:rsidR="00C71DC8" w:rsidP="00244814" w:rsidRDefault="00C71DC8" w14:paraId="4245EA10" w14:textId="77777777">
            <w:pPr>
              <w:rPr>
                <w:color w:val="000000"/>
                <w:spacing w:val="-2"/>
                <w:sz w:val="18"/>
              </w:rPr>
            </w:pPr>
          </w:p>
        </w:tc>
        <w:tc>
          <w:tcPr>
            <w:tcW w:w="903" w:type="dxa"/>
            <w:tcBorders>
              <w:top w:val="single" w:color="8FB6EA" w:sz="5" w:space="0"/>
              <w:bottom w:val="single" w:color="8FB6EA" w:sz="5" w:space="0"/>
            </w:tcBorders>
            <w:shd w:val="clear" w:color="auto" w:fill="FFFFFF" w:themeFill="background1"/>
            <w:tcMar/>
          </w:tcPr>
          <w:p w:rsidRPr="00CC0718" w:rsidR="00C71DC8" w:rsidP="00244814" w:rsidRDefault="00C71DC8" w14:paraId="0F314CBF" w14:textId="77777777">
            <w:pPr>
              <w:rPr>
                <w:color w:val="000000"/>
                <w:spacing w:val="-2"/>
                <w:sz w:val="18"/>
              </w:rPr>
            </w:pPr>
            <w:r w:rsidRPr="00CC0718">
              <w:rPr>
                <w:color w:val="000000"/>
                <w:spacing w:val="-2"/>
                <w:sz w:val="18"/>
              </w:rPr>
              <w:t>No</w:t>
            </w:r>
          </w:p>
        </w:tc>
        <w:tc>
          <w:tcPr>
            <w:tcW w:w="1017" w:type="dxa"/>
            <w:tcBorders>
              <w:top w:val="single" w:color="8FB6EA" w:sz="5" w:space="0"/>
              <w:bottom w:val="single" w:color="8FB6EA" w:sz="5" w:space="0"/>
            </w:tcBorders>
            <w:shd w:val="clear" w:color="auto" w:fill="FFFFFF" w:themeFill="background1"/>
            <w:tcMar/>
          </w:tcPr>
          <w:p w:rsidRPr="00CC0718" w:rsidR="00C71DC8" w:rsidP="00244814" w:rsidRDefault="00C71DC8" w14:paraId="7159E232" w14:textId="77777777">
            <w:pPr>
              <w:rPr>
                <w:color w:val="000000"/>
                <w:spacing w:val="-2"/>
                <w:sz w:val="18"/>
              </w:rPr>
            </w:pPr>
            <w:r w:rsidRPr="00CC0718">
              <w:rPr>
                <w:color w:val="000000"/>
                <w:spacing w:val="-2"/>
                <w:sz w:val="18"/>
              </w:rPr>
              <w:t>None</w:t>
            </w:r>
          </w:p>
        </w:tc>
      </w:tr>
      <w:tr w:rsidRPr="00CC0718" w:rsidR="00C71DC8" w:rsidTr="3A33D0EC" w14:paraId="4A6DE918" w14:textId="77777777">
        <w:trPr>
          <w:trHeight w:val="458" w:hRule="exact"/>
        </w:trPr>
        <w:tc>
          <w:tcPr>
            <w:tcW w:w="6763" w:type="dxa"/>
            <w:gridSpan w:val="2"/>
            <w:tcBorders>
              <w:top w:val="single" w:color="8FB6EA" w:sz="5" w:space="0"/>
              <w:bottom w:val="single" w:color="8FB6EA" w:sz="5" w:space="0"/>
            </w:tcBorders>
            <w:shd w:val="clear" w:color="auto" w:fill="FFFFFF" w:themeFill="background1"/>
            <w:tcMar/>
          </w:tcPr>
          <w:p w:rsidRPr="00CC0718" w:rsidR="00C71DC8" w:rsidP="00244814" w:rsidRDefault="00C71DC8" w14:paraId="763159F1" w14:textId="77777777">
            <w:pPr>
              <w:rPr>
                <w:color w:val="000000"/>
                <w:spacing w:val="-2"/>
                <w:sz w:val="18"/>
              </w:rPr>
            </w:pPr>
            <w:r w:rsidRPr="00CC0718">
              <w:rPr>
                <w:color w:val="000000"/>
                <w:spacing w:val="-2"/>
                <w:sz w:val="18"/>
              </w:rPr>
              <w:t>Codes\\AXIAL CODE\\Q3 b- Member experience with the club\NETWORKING AND CONNECTIONS\Good Connections</w:t>
            </w:r>
          </w:p>
        </w:tc>
        <w:tc>
          <w:tcPr>
            <w:tcW w:w="2034" w:type="dxa"/>
            <w:tcBorders>
              <w:top w:val="single" w:color="8FB6EA" w:sz="5" w:space="0"/>
              <w:bottom w:val="single" w:color="8FB6EA" w:sz="5" w:space="0"/>
            </w:tcBorders>
            <w:shd w:val="clear" w:color="auto" w:fill="FFFFFF" w:themeFill="background1"/>
            <w:tcMar/>
          </w:tcPr>
          <w:p w:rsidRPr="00CC0718" w:rsidR="00C71DC8" w:rsidP="00244814" w:rsidRDefault="00C71DC8" w14:paraId="5E547B85" w14:textId="77777777">
            <w:pPr>
              <w:rPr>
                <w:color w:val="000000"/>
                <w:spacing w:val="-2"/>
                <w:sz w:val="18"/>
              </w:rPr>
            </w:pPr>
          </w:p>
        </w:tc>
        <w:tc>
          <w:tcPr>
            <w:tcW w:w="903" w:type="dxa"/>
            <w:tcBorders>
              <w:top w:val="single" w:color="8FB6EA" w:sz="5" w:space="0"/>
              <w:bottom w:val="single" w:color="8FB6EA" w:sz="5" w:space="0"/>
            </w:tcBorders>
            <w:shd w:val="clear" w:color="auto" w:fill="FFFFFF" w:themeFill="background1"/>
            <w:tcMar/>
          </w:tcPr>
          <w:p w:rsidRPr="00CC0718" w:rsidR="00C71DC8" w:rsidP="00244814" w:rsidRDefault="00C71DC8" w14:paraId="6A1378A7" w14:textId="77777777">
            <w:pPr>
              <w:rPr>
                <w:color w:val="000000"/>
                <w:spacing w:val="-2"/>
                <w:sz w:val="18"/>
              </w:rPr>
            </w:pPr>
            <w:r w:rsidRPr="00CC0718">
              <w:rPr>
                <w:color w:val="000000"/>
                <w:spacing w:val="-2"/>
                <w:sz w:val="18"/>
              </w:rPr>
              <w:t>No</w:t>
            </w:r>
          </w:p>
        </w:tc>
        <w:tc>
          <w:tcPr>
            <w:tcW w:w="1017" w:type="dxa"/>
            <w:tcBorders>
              <w:top w:val="single" w:color="8FB6EA" w:sz="5" w:space="0"/>
              <w:bottom w:val="single" w:color="8FB6EA" w:sz="5" w:space="0"/>
            </w:tcBorders>
            <w:shd w:val="clear" w:color="auto" w:fill="FFFFFF" w:themeFill="background1"/>
            <w:tcMar/>
          </w:tcPr>
          <w:p w:rsidRPr="00CC0718" w:rsidR="00C71DC8" w:rsidP="00244814" w:rsidRDefault="00C71DC8" w14:paraId="0808889F" w14:textId="77777777">
            <w:pPr>
              <w:rPr>
                <w:color w:val="000000"/>
                <w:spacing w:val="-2"/>
                <w:sz w:val="18"/>
              </w:rPr>
            </w:pPr>
            <w:r w:rsidRPr="00CC0718">
              <w:rPr>
                <w:color w:val="000000"/>
                <w:spacing w:val="-2"/>
                <w:sz w:val="18"/>
              </w:rPr>
              <w:t>None</w:t>
            </w:r>
          </w:p>
        </w:tc>
      </w:tr>
      <w:tr w:rsidRPr="00CC0718" w:rsidR="00C71DC8" w:rsidTr="3A33D0EC" w14:paraId="56CE380A" w14:textId="77777777">
        <w:trPr>
          <w:trHeight w:val="459" w:hRule="exact"/>
        </w:trPr>
        <w:tc>
          <w:tcPr>
            <w:tcW w:w="6763" w:type="dxa"/>
            <w:gridSpan w:val="2"/>
            <w:tcBorders>
              <w:top w:val="single" w:color="8FB6EA" w:sz="5" w:space="0"/>
              <w:bottom w:val="single" w:color="8FB6EA" w:sz="5" w:space="0"/>
            </w:tcBorders>
            <w:shd w:val="clear" w:color="auto" w:fill="FFFFFF" w:themeFill="background1"/>
            <w:tcMar/>
          </w:tcPr>
          <w:p w:rsidRPr="00CC0718" w:rsidR="00C71DC8" w:rsidP="00244814" w:rsidRDefault="00C71DC8" w14:paraId="7594136F" w14:textId="77777777">
            <w:pPr>
              <w:rPr>
                <w:color w:val="000000"/>
                <w:spacing w:val="-2"/>
                <w:sz w:val="18"/>
              </w:rPr>
            </w:pPr>
            <w:r w:rsidRPr="00CC0718">
              <w:rPr>
                <w:color w:val="000000"/>
                <w:spacing w:val="-2"/>
                <w:sz w:val="18"/>
              </w:rPr>
              <w:t>Codes\\AXIAL CODE\\Q3 b- Member experience with the club\NETWORKING AND CONNECTIONS\I mean I had other friends joining the club as well</w:t>
            </w:r>
          </w:p>
        </w:tc>
        <w:tc>
          <w:tcPr>
            <w:tcW w:w="2034" w:type="dxa"/>
            <w:tcBorders>
              <w:top w:val="single" w:color="8FB6EA" w:sz="5" w:space="0"/>
              <w:bottom w:val="single" w:color="8FB6EA" w:sz="5" w:space="0"/>
            </w:tcBorders>
            <w:shd w:val="clear" w:color="auto" w:fill="FFFFFF" w:themeFill="background1"/>
            <w:tcMar/>
          </w:tcPr>
          <w:p w:rsidRPr="00CC0718" w:rsidR="00C71DC8" w:rsidP="00244814" w:rsidRDefault="00C71DC8" w14:paraId="4CBA81BC" w14:textId="77777777">
            <w:pPr>
              <w:rPr>
                <w:color w:val="000000"/>
                <w:spacing w:val="-2"/>
                <w:sz w:val="18"/>
              </w:rPr>
            </w:pPr>
          </w:p>
        </w:tc>
        <w:tc>
          <w:tcPr>
            <w:tcW w:w="903" w:type="dxa"/>
            <w:tcBorders>
              <w:top w:val="single" w:color="8FB6EA" w:sz="5" w:space="0"/>
              <w:bottom w:val="single" w:color="8FB6EA" w:sz="5" w:space="0"/>
            </w:tcBorders>
            <w:shd w:val="clear" w:color="auto" w:fill="FFFFFF" w:themeFill="background1"/>
            <w:tcMar/>
          </w:tcPr>
          <w:p w:rsidRPr="00CC0718" w:rsidR="00C71DC8" w:rsidP="00244814" w:rsidRDefault="00C71DC8" w14:paraId="2A0FDF3E" w14:textId="77777777">
            <w:pPr>
              <w:rPr>
                <w:color w:val="000000"/>
                <w:spacing w:val="-2"/>
                <w:sz w:val="18"/>
              </w:rPr>
            </w:pPr>
            <w:r w:rsidRPr="00CC0718">
              <w:rPr>
                <w:color w:val="000000"/>
                <w:spacing w:val="-2"/>
                <w:sz w:val="18"/>
              </w:rPr>
              <w:t>No</w:t>
            </w:r>
          </w:p>
        </w:tc>
        <w:tc>
          <w:tcPr>
            <w:tcW w:w="1017" w:type="dxa"/>
            <w:tcBorders>
              <w:top w:val="single" w:color="8FB6EA" w:sz="5" w:space="0"/>
              <w:bottom w:val="single" w:color="8FB6EA" w:sz="5" w:space="0"/>
            </w:tcBorders>
            <w:shd w:val="clear" w:color="auto" w:fill="FFFFFF" w:themeFill="background1"/>
            <w:tcMar/>
          </w:tcPr>
          <w:p w:rsidRPr="00CC0718" w:rsidR="00C71DC8" w:rsidP="00244814" w:rsidRDefault="00C71DC8" w14:paraId="3DF40E1D" w14:textId="77777777">
            <w:pPr>
              <w:rPr>
                <w:color w:val="000000"/>
                <w:spacing w:val="-2"/>
                <w:sz w:val="18"/>
              </w:rPr>
            </w:pPr>
            <w:r w:rsidRPr="00CC0718">
              <w:rPr>
                <w:color w:val="000000"/>
                <w:spacing w:val="-2"/>
                <w:sz w:val="18"/>
              </w:rPr>
              <w:t>None</w:t>
            </w:r>
          </w:p>
        </w:tc>
      </w:tr>
      <w:tr w:rsidRPr="00CC0718" w:rsidR="00C71DC8" w:rsidTr="3A33D0EC" w14:paraId="21A67C47" w14:textId="77777777">
        <w:trPr>
          <w:trHeight w:val="444" w:hRule="exact"/>
        </w:trPr>
        <w:tc>
          <w:tcPr>
            <w:tcW w:w="6763" w:type="dxa"/>
            <w:gridSpan w:val="2"/>
            <w:tcBorders>
              <w:top w:val="single" w:color="8FB6EA" w:sz="5" w:space="0"/>
              <w:bottom w:val="single" w:color="8FB6EA" w:sz="5" w:space="0"/>
            </w:tcBorders>
            <w:shd w:val="clear" w:color="auto" w:fill="FFFFFF" w:themeFill="background1"/>
            <w:tcMar/>
          </w:tcPr>
          <w:p w:rsidRPr="00CC0718" w:rsidR="00C71DC8" w:rsidP="00244814" w:rsidRDefault="00C71DC8" w14:paraId="4048B8BD" w14:textId="77777777">
            <w:pPr>
              <w:rPr>
                <w:color w:val="000000"/>
                <w:spacing w:val="-2"/>
                <w:sz w:val="18"/>
              </w:rPr>
            </w:pPr>
            <w:r w:rsidRPr="00CC0718">
              <w:rPr>
                <w:color w:val="000000"/>
                <w:spacing w:val="-2"/>
                <w:sz w:val="18"/>
              </w:rPr>
              <w:t>Codes\\AXIAL CODE\\Q3 b- Member experience with the club\NETWORKING AND CONNECTIONS\Lot of networking Events</w:t>
            </w:r>
          </w:p>
        </w:tc>
        <w:tc>
          <w:tcPr>
            <w:tcW w:w="2034" w:type="dxa"/>
            <w:tcBorders>
              <w:top w:val="single" w:color="8FB6EA" w:sz="5" w:space="0"/>
              <w:bottom w:val="single" w:color="8FB6EA" w:sz="5" w:space="0"/>
            </w:tcBorders>
            <w:shd w:val="clear" w:color="auto" w:fill="FFFFFF" w:themeFill="background1"/>
            <w:tcMar/>
          </w:tcPr>
          <w:p w:rsidRPr="00CC0718" w:rsidR="00C71DC8" w:rsidP="00244814" w:rsidRDefault="00C71DC8" w14:paraId="40E41416" w14:textId="77777777">
            <w:pPr>
              <w:rPr>
                <w:color w:val="000000"/>
                <w:spacing w:val="-2"/>
                <w:sz w:val="18"/>
              </w:rPr>
            </w:pPr>
          </w:p>
        </w:tc>
        <w:tc>
          <w:tcPr>
            <w:tcW w:w="903" w:type="dxa"/>
            <w:tcBorders>
              <w:top w:val="single" w:color="8FB6EA" w:sz="5" w:space="0"/>
              <w:bottom w:val="single" w:color="8FB6EA" w:sz="5" w:space="0"/>
            </w:tcBorders>
            <w:shd w:val="clear" w:color="auto" w:fill="FFFFFF" w:themeFill="background1"/>
            <w:tcMar/>
          </w:tcPr>
          <w:p w:rsidRPr="00CC0718" w:rsidR="00C71DC8" w:rsidP="00244814" w:rsidRDefault="00C71DC8" w14:paraId="08E35947" w14:textId="77777777">
            <w:pPr>
              <w:rPr>
                <w:color w:val="000000"/>
                <w:spacing w:val="-2"/>
                <w:sz w:val="18"/>
              </w:rPr>
            </w:pPr>
            <w:r w:rsidRPr="00CC0718">
              <w:rPr>
                <w:color w:val="000000"/>
                <w:spacing w:val="-2"/>
                <w:sz w:val="18"/>
              </w:rPr>
              <w:t>No</w:t>
            </w:r>
          </w:p>
        </w:tc>
        <w:tc>
          <w:tcPr>
            <w:tcW w:w="1017" w:type="dxa"/>
            <w:tcBorders>
              <w:top w:val="single" w:color="8FB6EA" w:sz="5" w:space="0"/>
              <w:bottom w:val="single" w:color="8FB6EA" w:sz="5" w:space="0"/>
            </w:tcBorders>
            <w:shd w:val="clear" w:color="auto" w:fill="FFFFFF" w:themeFill="background1"/>
            <w:tcMar/>
          </w:tcPr>
          <w:p w:rsidRPr="00CC0718" w:rsidR="00C71DC8" w:rsidP="00244814" w:rsidRDefault="00C71DC8" w14:paraId="14E49EA2" w14:textId="77777777">
            <w:pPr>
              <w:rPr>
                <w:color w:val="000000"/>
                <w:spacing w:val="-2"/>
                <w:sz w:val="18"/>
              </w:rPr>
            </w:pPr>
            <w:r w:rsidRPr="00CC0718">
              <w:rPr>
                <w:color w:val="000000"/>
                <w:spacing w:val="-2"/>
                <w:sz w:val="18"/>
              </w:rPr>
              <w:t>None</w:t>
            </w:r>
          </w:p>
        </w:tc>
      </w:tr>
      <w:tr w:rsidRPr="00CC0718" w:rsidR="00C71DC8" w:rsidTr="3A33D0EC" w14:paraId="7D384EDF" w14:textId="77777777">
        <w:trPr>
          <w:trHeight w:val="458" w:hRule="exact"/>
        </w:trPr>
        <w:tc>
          <w:tcPr>
            <w:tcW w:w="6763" w:type="dxa"/>
            <w:gridSpan w:val="2"/>
            <w:tcBorders>
              <w:top w:val="single" w:color="8FB6EA" w:sz="5" w:space="0"/>
              <w:bottom w:val="single" w:color="8FB6EA" w:sz="5" w:space="0"/>
            </w:tcBorders>
            <w:shd w:val="clear" w:color="auto" w:fill="FFFFFF" w:themeFill="background1"/>
            <w:tcMar/>
          </w:tcPr>
          <w:p w:rsidRPr="00CC0718" w:rsidR="00C71DC8" w:rsidP="00244814" w:rsidRDefault="00C71DC8" w14:paraId="0AFA77F4" w14:textId="77777777">
            <w:pPr>
              <w:rPr>
                <w:color w:val="000000"/>
                <w:spacing w:val="-2"/>
                <w:sz w:val="18"/>
              </w:rPr>
            </w:pPr>
            <w:r w:rsidRPr="00CC0718">
              <w:rPr>
                <w:color w:val="000000"/>
                <w:spacing w:val="-2"/>
                <w:sz w:val="18"/>
              </w:rPr>
              <w:t>Codes\\AXIAL CODE\\Q3 b- Member experience with the club\NETWORKING AND CONNECTIONS\Make friends</w:t>
            </w:r>
          </w:p>
        </w:tc>
        <w:tc>
          <w:tcPr>
            <w:tcW w:w="2034" w:type="dxa"/>
            <w:tcBorders>
              <w:top w:val="single" w:color="8FB6EA" w:sz="5" w:space="0"/>
              <w:bottom w:val="single" w:color="8FB6EA" w:sz="5" w:space="0"/>
            </w:tcBorders>
            <w:shd w:val="clear" w:color="auto" w:fill="FFFFFF" w:themeFill="background1"/>
            <w:tcMar/>
          </w:tcPr>
          <w:p w:rsidRPr="00CC0718" w:rsidR="00C71DC8" w:rsidP="00244814" w:rsidRDefault="00C71DC8" w14:paraId="45D87C0B" w14:textId="77777777">
            <w:pPr>
              <w:rPr>
                <w:color w:val="000000"/>
                <w:spacing w:val="-2"/>
                <w:sz w:val="18"/>
              </w:rPr>
            </w:pPr>
          </w:p>
        </w:tc>
        <w:tc>
          <w:tcPr>
            <w:tcW w:w="903" w:type="dxa"/>
            <w:tcBorders>
              <w:top w:val="single" w:color="8FB6EA" w:sz="5" w:space="0"/>
              <w:bottom w:val="single" w:color="8FB6EA" w:sz="5" w:space="0"/>
            </w:tcBorders>
            <w:shd w:val="clear" w:color="auto" w:fill="FFFFFF" w:themeFill="background1"/>
            <w:tcMar/>
          </w:tcPr>
          <w:p w:rsidRPr="00CC0718" w:rsidR="00C71DC8" w:rsidP="00244814" w:rsidRDefault="00C71DC8" w14:paraId="1D1B98E0" w14:textId="77777777">
            <w:pPr>
              <w:rPr>
                <w:color w:val="000000"/>
                <w:spacing w:val="-2"/>
                <w:sz w:val="18"/>
              </w:rPr>
            </w:pPr>
            <w:r w:rsidRPr="00CC0718">
              <w:rPr>
                <w:color w:val="000000"/>
                <w:spacing w:val="-2"/>
                <w:sz w:val="18"/>
              </w:rPr>
              <w:t>No</w:t>
            </w:r>
          </w:p>
        </w:tc>
        <w:tc>
          <w:tcPr>
            <w:tcW w:w="1017" w:type="dxa"/>
            <w:tcBorders>
              <w:top w:val="single" w:color="8FB6EA" w:sz="5" w:space="0"/>
              <w:bottom w:val="single" w:color="8FB6EA" w:sz="5" w:space="0"/>
            </w:tcBorders>
            <w:shd w:val="clear" w:color="auto" w:fill="FFFFFF" w:themeFill="background1"/>
            <w:tcMar/>
          </w:tcPr>
          <w:p w:rsidRPr="00CC0718" w:rsidR="00C71DC8" w:rsidP="00244814" w:rsidRDefault="00C71DC8" w14:paraId="46C48BE9" w14:textId="77777777">
            <w:pPr>
              <w:rPr>
                <w:color w:val="000000"/>
                <w:spacing w:val="-2"/>
                <w:sz w:val="18"/>
              </w:rPr>
            </w:pPr>
            <w:r w:rsidRPr="00CC0718">
              <w:rPr>
                <w:color w:val="000000"/>
                <w:spacing w:val="-2"/>
                <w:sz w:val="18"/>
              </w:rPr>
              <w:t>None</w:t>
            </w:r>
          </w:p>
        </w:tc>
      </w:tr>
      <w:tr w:rsidRPr="00CC0718" w:rsidR="00C71DC8" w:rsidTr="3A33D0EC" w14:paraId="614A8257" w14:textId="77777777">
        <w:trPr>
          <w:trHeight w:val="459" w:hRule="exact"/>
        </w:trPr>
        <w:tc>
          <w:tcPr>
            <w:tcW w:w="6763" w:type="dxa"/>
            <w:gridSpan w:val="2"/>
            <w:tcBorders>
              <w:top w:val="single" w:color="8FB6EA" w:sz="5" w:space="0"/>
              <w:bottom w:val="single" w:color="8FB6EA" w:sz="5" w:space="0"/>
            </w:tcBorders>
            <w:shd w:val="clear" w:color="auto" w:fill="FFFFFF" w:themeFill="background1"/>
            <w:tcMar/>
          </w:tcPr>
          <w:p w:rsidRPr="00CC0718" w:rsidR="00C71DC8" w:rsidP="00244814" w:rsidRDefault="00C71DC8" w14:paraId="7436AA0F" w14:textId="77777777">
            <w:pPr>
              <w:rPr>
                <w:color w:val="000000"/>
                <w:spacing w:val="-2"/>
                <w:sz w:val="18"/>
              </w:rPr>
            </w:pPr>
            <w:r w:rsidRPr="00CC0718">
              <w:rPr>
                <w:color w:val="000000"/>
                <w:spacing w:val="-2"/>
                <w:sz w:val="18"/>
              </w:rPr>
              <w:t>Codes\\AXIAL CODE\\Q3 b- Member experience with the club\NETWORKING AND CONNECTIONS\Volunteer work</w:t>
            </w:r>
          </w:p>
        </w:tc>
        <w:tc>
          <w:tcPr>
            <w:tcW w:w="2034" w:type="dxa"/>
            <w:tcBorders>
              <w:top w:val="single" w:color="8FB6EA" w:sz="5" w:space="0"/>
              <w:bottom w:val="single" w:color="8FB6EA" w:sz="5" w:space="0"/>
            </w:tcBorders>
            <w:shd w:val="clear" w:color="auto" w:fill="FFFFFF" w:themeFill="background1"/>
            <w:tcMar/>
          </w:tcPr>
          <w:p w:rsidRPr="00CC0718" w:rsidR="00C71DC8" w:rsidP="00244814" w:rsidRDefault="00C71DC8" w14:paraId="7026F49D" w14:textId="77777777">
            <w:pPr>
              <w:rPr>
                <w:color w:val="000000"/>
                <w:spacing w:val="-2"/>
                <w:sz w:val="18"/>
              </w:rPr>
            </w:pPr>
          </w:p>
        </w:tc>
        <w:tc>
          <w:tcPr>
            <w:tcW w:w="903" w:type="dxa"/>
            <w:tcBorders>
              <w:top w:val="single" w:color="8FB6EA" w:sz="5" w:space="0"/>
              <w:bottom w:val="single" w:color="8FB6EA" w:sz="5" w:space="0"/>
            </w:tcBorders>
            <w:shd w:val="clear" w:color="auto" w:fill="FFFFFF" w:themeFill="background1"/>
            <w:tcMar/>
          </w:tcPr>
          <w:p w:rsidRPr="00CC0718" w:rsidR="00C71DC8" w:rsidP="00244814" w:rsidRDefault="00C71DC8" w14:paraId="21830BEB" w14:textId="77777777">
            <w:pPr>
              <w:rPr>
                <w:color w:val="000000"/>
                <w:spacing w:val="-2"/>
                <w:sz w:val="18"/>
              </w:rPr>
            </w:pPr>
            <w:r w:rsidRPr="00CC0718">
              <w:rPr>
                <w:color w:val="000000"/>
                <w:spacing w:val="-2"/>
                <w:sz w:val="18"/>
              </w:rPr>
              <w:t>No</w:t>
            </w:r>
          </w:p>
        </w:tc>
        <w:tc>
          <w:tcPr>
            <w:tcW w:w="1017" w:type="dxa"/>
            <w:tcBorders>
              <w:top w:val="single" w:color="8FB6EA" w:sz="5" w:space="0"/>
              <w:bottom w:val="single" w:color="8FB6EA" w:sz="5" w:space="0"/>
            </w:tcBorders>
            <w:shd w:val="clear" w:color="auto" w:fill="FFFFFF" w:themeFill="background1"/>
            <w:tcMar/>
          </w:tcPr>
          <w:p w:rsidRPr="00CC0718" w:rsidR="00C71DC8" w:rsidP="00244814" w:rsidRDefault="00C71DC8" w14:paraId="3B6D0AF7" w14:textId="77777777">
            <w:pPr>
              <w:rPr>
                <w:color w:val="000000"/>
                <w:spacing w:val="-2"/>
                <w:sz w:val="18"/>
              </w:rPr>
            </w:pPr>
            <w:r w:rsidRPr="00CC0718">
              <w:rPr>
                <w:color w:val="000000"/>
                <w:spacing w:val="-2"/>
                <w:sz w:val="18"/>
              </w:rPr>
              <w:t>None</w:t>
            </w:r>
          </w:p>
        </w:tc>
      </w:tr>
      <w:tr w:rsidRPr="00CC0718" w:rsidR="00C71DC8" w:rsidTr="3A33D0EC" w14:paraId="66796B00" w14:textId="77777777">
        <w:trPr>
          <w:trHeight w:val="458" w:hRule="exact"/>
        </w:trPr>
        <w:tc>
          <w:tcPr>
            <w:tcW w:w="6763" w:type="dxa"/>
            <w:gridSpan w:val="2"/>
            <w:tcBorders>
              <w:top w:val="single" w:color="8FB6EA" w:sz="5" w:space="0"/>
              <w:bottom w:val="single" w:color="8FB6EA" w:sz="5" w:space="0"/>
            </w:tcBorders>
            <w:shd w:val="clear" w:color="auto" w:fill="FFFFFF" w:themeFill="background1"/>
            <w:tcMar/>
          </w:tcPr>
          <w:p w:rsidRPr="00CC0718" w:rsidR="00C71DC8" w:rsidP="00244814" w:rsidRDefault="00C71DC8" w14:paraId="027730EE" w14:textId="77777777">
            <w:pPr>
              <w:rPr>
                <w:color w:val="000000"/>
                <w:spacing w:val="-2"/>
                <w:sz w:val="18"/>
              </w:rPr>
            </w:pPr>
            <w:r w:rsidRPr="00CC0718">
              <w:rPr>
                <w:color w:val="000000"/>
                <w:spacing w:val="-2"/>
                <w:sz w:val="18"/>
              </w:rPr>
              <w:t>Codes\\AXIAL CODE\\Q3 b- Member experience with the club\NETWORKING AND CONNECTIONS\We met a lot of alumni</w:t>
            </w:r>
          </w:p>
        </w:tc>
        <w:tc>
          <w:tcPr>
            <w:tcW w:w="2034" w:type="dxa"/>
            <w:tcBorders>
              <w:top w:val="single" w:color="8FB6EA" w:sz="5" w:space="0"/>
              <w:bottom w:val="single" w:color="8FB6EA" w:sz="5" w:space="0"/>
            </w:tcBorders>
            <w:shd w:val="clear" w:color="auto" w:fill="FFFFFF" w:themeFill="background1"/>
            <w:tcMar/>
          </w:tcPr>
          <w:p w:rsidRPr="00CC0718" w:rsidR="00C71DC8" w:rsidP="00244814" w:rsidRDefault="00C71DC8" w14:paraId="319CCE76" w14:textId="77777777">
            <w:pPr>
              <w:rPr>
                <w:color w:val="000000"/>
                <w:spacing w:val="-2"/>
                <w:sz w:val="18"/>
              </w:rPr>
            </w:pPr>
          </w:p>
        </w:tc>
        <w:tc>
          <w:tcPr>
            <w:tcW w:w="903" w:type="dxa"/>
            <w:tcBorders>
              <w:top w:val="single" w:color="8FB6EA" w:sz="5" w:space="0"/>
              <w:bottom w:val="single" w:color="8FB6EA" w:sz="5" w:space="0"/>
            </w:tcBorders>
            <w:shd w:val="clear" w:color="auto" w:fill="FFFFFF" w:themeFill="background1"/>
            <w:tcMar/>
          </w:tcPr>
          <w:p w:rsidRPr="00CC0718" w:rsidR="00C71DC8" w:rsidP="00244814" w:rsidRDefault="00C71DC8" w14:paraId="67A960F4" w14:textId="77777777">
            <w:pPr>
              <w:rPr>
                <w:color w:val="000000"/>
                <w:spacing w:val="-2"/>
                <w:sz w:val="18"/>
              </w:rPr>
            </w:pPr>
            <w:r w:rsidRPr="00CC0718">
              <w:rPr>
                <w:color w:val="000000"/>
                <w:spacing w:val="-2"/>
                <w:sz w:val="18"/>
              </w:rPr>
              <w:t>No</w:t>
            </w:r>
          </w:p>
        </w:tc>
        <w:tc>
          <w:tcPr>
            <w:tcW w:w="1017" w:type="dxa"/>
            <w:tcBorders>
              <w:top w:val="single" w:color="8FB6EA" w:sz="5" w:space="0"/>
              <w:bottom w:val="single" w:color="8FB6EA" w:sz="5" w:space="0"/>
            </w:tcBorders>
            <w:shd w:val="clear" w:color="auto" w:fill="FFFFFF" w:themeFill="background1"/>
            <w:tcMar/>
          </w:tcPr>
          <w:p w:rsidRPr="00CC0718" w:rsidR="00C71DC8" w:rsidP="00244814" w:rsidRDefault="00C71DC8" w14:paraId="67F96A8C" w14:textId="77777777">
            <w:pPr>
              <w:rPr>
                <w:color w:val="000000"/>
                <w:spacing w:val="-2"/>
                <w:sz w:val="18"/>
              </w:rPr>
            </w:pPr>
            <w:r w:rsidRPr="00CC0718">
              <w:rPr>
                <w:color w:val="000000"/>
                <w:spacing w:val="-2"/>
                <w:sz w:val="18"/>
              </w:rPr>
              <w:t>None</w:t>
            </w:r>
          </w:p>
        </w:tc>
      </w:tr>
      <w:tr w:rsidRPr="00CC0718" w:rsidR="00C71DC8" w:rsidTr="3A33D0EC" w14:paraId="5C47805D" w14:textId="77777777">
        <w:trPr>
          <w:trHeight w:val="344" w:hRule="exact"/>
        </w:trPr>
        <w:tc>
          <w:tcPr>
            <w:tcW w:w="6763" w:type="dxa"/>
            <w:gridSpan w:val="2"/>
            <w:tcBorders>
              <w:top w:val="single" w:color="8FB6EA" w:sz="5" w:space="0"/>
              <w:bottom w:val="single" w:color="8FB6EA" w:sz="5" w:space="0"/>
            </w:tcBorders>
            <w:shd w:val="clear" w:color="auto" w:fill="FFFFFF" w:themeFill="background1"/>
            <w:tcMar/>
          </w:tcPr>
          <w:p w:rsidRPr="00CC0718" w:rsidR="00C71DC8" w:rsidP="00244814" w:rsidRDefault="00C71DC8" w14:paraId="5B0ADFA7" w14:textId="77777777">
            <w:pPr>
              <w:rPr>
                <w:color w:val="000000"/>
                <w:spacing w:val="-2"/>
                <w:sz w:val="18"/>
              </w:rPr>
            </w:pPr>
            <w:r w:rsidRPr="00CC0718">
              <w:rPr>
                <w:color w:val="000000"/>
                <w:spacing w:val="-2"/>
                <w:sz w:val="18"/>
              </w:rPr>
              <w:t>Codes\\AXIAL CODE\\Q3 b- Member experience with the club\ROLE IN THE CLUB</w:t>
            </w:r>
          </w:p>
        </w:tc>
        <w:tc>
          <w:tcPr>
            <w:tcW w:w="2034" w:type="dxa"/>
            <w:tcBorders>
              <w:top w:val="single" w:color="8FB6EA" w:sz="5" w:space="0"/>
              <w:bottom w:val="single" w:color="8FB6EA" w:sz="5" w:space="0"/>
            </w:tcBorders>
            <w:shd w:val="clear" w:color="auto" w:fill="FFFFFF" w:themeFill="background1"/>
            <w:tcMar/>
          </w:tcPr>
          <w:p w:rsidRPr="00CC0718" w:rsidR="00C71DC8" w:rsidP="00244814" w:rsidRDefault="00C71DC8" w14:paraId="4B32DEC9" w14:textId="77777777">
            <w:pPr>
              <w:rPr>
                <w:color w:val="000000"/>
                <w:spacing w:val="-2"/>
                <w:sz w:val="18"/>
              </w:rPr>
            </w:pPr>
          </w:p>
        </w:tc>
        <w:tc>
          <w:tcPr>
            <w:tcW w:w="903" w:type="dxa"/>
            <w:tcBorders>
              <w:top w:val="single" w:color="8FB6EA" w:sz="5" w:space="0"/>
              <w:bottom w:val="single" w:color="8FB6EA" w:sz="5" w:space="0"/>
            </w:tcBorders>
            <w:shd w:val="clear" w:color="auto" w:fill="FFFFFF" w:themeFill="background1"/>
            <w:tcMar/>
          </w:tcPr>
          <w:p w:rsidRPr="00CC0718" w:rsidR="00C71DC8" w:rsidP="00244814" w:rsidRDefault="00C71DC8" w14:paraId="7999AC0B" w14:textId="77777777">
            <w:pPr>
              <w:rPr>
                <w:color w:val="000000"/>
                <w:spacing w:val="-2"/>
                <w:sz w:val="18"/>
              </w:rPr>
            </w:pPr>
            <w:r w:rsidRPr="00CC0718">
              <w:rPr>
                <w:color w:val="000000"/>
                <w:spacing w:val="-2"/>
                <w:sz w:val="18"/>
              </w:rPr>
              <w:t>Yes</w:t>
            </w:r>
          </w:p>
        </w:tc>
        <w:tc>
          <w:tcPr>
            <w:tcW w:w="1017" w:type="dxa"/>
            <w:tcBorders>
              <w:top w:val="single" w:color="8FB6EA" w:sz="5" w:space="0"/>
              <w:bottom w:val="single" w:color="8FB6EA" w:sz="5" w:space="0"/>
            </w:tcBorders>
            <w:shd w:val="clear" w:color="auto" w:fill="FFFFFF" w:themeFill="background1"/>
            <w:tcMar/>
          </w:tcPr>
          <w:p w:rsidRPr="00CC0718" w:rsidR="00C71DC8" w:rsidP="00244814" w:rsidRDefault="00C71DC8" w14:paraId="176A18D6" w14:textId="77777777">
            <w:pPr>
              <w:rPr>
                <w:color w:val="000000"/>
                <w:spacing w:val="-2"/>
                <w:sz w:val="18"/>
              </w:rPr>
            </w:pPr>
            <w:r w:rsidRPr="00CC0718">
              <w:rPr>
                <w:color w:val="000000"/>
                <w:spacing w:val="-2"/>
                <w:sz w:val="18"/>
              </w:rPr>
              <w:t>None</w:t>
            </w:r>
          </w:p>
        </w:tc>
      </w:tr>
      <w:tr w:rsidRPr="00CC0718" w:rsidR="00C71DC8" w:rsidTr="3A33D0EC" w14:paraId="0056FBEC" w14:textId="77777777">
        <w:trPr>
          <w:trHeight w:val="459" w:hRule="exact"/>
        </w:trPr>
        <w:tc>
          <w:tcPr>
            <w:tcW w:w="6763" w:type="dxa"/>
            <w:gridSpan w:val="2"/>
            <w:tcBorders>
              <w:top w:val="single" w:color="8FB6EA" w:sz="5" w:space="0"/>
              <w:bottom w:val="single" w:color="8FB6EA" w:sz="5" w:space="0"/>
            </w:tcBorders>
            <w:shd w:val="clear" w:color="auto" w:fill="FFFFFF" w:themeFill="background1"/>
            <w:tcMar/>
          </w:tcPr>
          <w:p w:rsidRPr="00CC0718" w:rsidR="00C71DC8" w:rsidP="00244814" w:rsidRDefault="00C71DC8" w14:paraId="3E145996" w14:textId="77777777">
            <w:pPr>
              <w:rPr>
                <w:color w:val="000000"/>
                <w:spacing w:val="-2"/>
                <w:sz w:val="18"/>
              </w:rPr>
            </w:pPr>
            <w:r w:rsidRPr="00CC0718">
              <w:rPr>
                <w:color w:val="000000"/>
                <w:spacing w:val="-2"/>
                <w:sz w:val="18"/>
              </w:rPr>
              <w:t>Codes\\AXIAL CODE\\Q3 b- Member experience with the club\ROLE IN THE CLUB\Event Planner</w:t>
            </w:r>
          </w:p>
        </w:tc>
        <w:tc>
          <w:tcPr>
            <w:tcW w:w="2034" w:type="dxa"/>
            <w:tcBorders>
              <w:top w:val="single" w:color="8FB6EA" w:sz="5" w:space="0"/>
              <w:bottom w:val="single" w:color="8FB6EA" w:sz="5" w:space="0"/>
            </w:tcBorders>
            <w:shd w:val="clear" w:color="auto" w:fill="FFFFFF" w:themeFill="background1"/>
            <w:tcMar/>
          </w:tcPr>
          <w:p w:rsidRPr="00CC0718" w:rsidR="00C71DC8" w:rsidP="00244814" w:rsidRDefault="00C71DC8" w14:paraId="2DBD9540" w14:textId="77777777">
            <w:pPr>
              <w:rPr>
                <w:color w:val="000000"/>
                <w:spacing w:val="-2"/>
                <w:sz w:val="18"/>
              </w:rPr>
            </w:pPr>
          </w:p>
        </w:tc>
        <w:tc>
          <w:tcPr>
            <w:tcW w:w="903" w:type="dxa"/>
            <w:tcBorders>
              <w:top w:val="single" w:color="8FB6EA" w:sz="5" w:space="0"/>
              <w:bottom w:val="single" w:color="8FB6EA" w:sz="5" w:space="0"/>
            </w:tcBorders>
            <w:shd w:val="clear" w:color="auto" w:fill="FFFFFF" w:themeFill="background1"/>
            <w:tcMar/>
          </w:tcPr>
          <w:p w:rsidRPr="00CC0718" w:rsidR="00C71DC8" w:rsidP="00244814" w:rsidRDefault="00C71DC8" w14:paraId="5D139635" w14:textId="77777777">
            <w:pPr>
              <w:rPr>
                <w:color w:val="000000"/>
                <w:spacing w:val="-2"/>
                <w:sz w:val="18"/>
              </w:rPr>
            </w:pPr>
            <w:r w:rsidRPr="00CC0718">
              <w:rPr>
                <w:color w:val="000000"/>
                <w:spacing w:val="-2"/>
                <w:sz w:val="18"/>
              </w:rPr>
              <w:t>Yes</w:t>
            </w:r>
          </w:p>
        </w:tc>
        <w:tc>
          <w:tcPr>
            <w:tcW w:w="1017" w:type="dxa"/>
            <w:tcBorders>
              <w:top w:val="single" w:color="8FB6EA" w:sz="5" w:space="0"/>
              <w:bottom w:val="single" w:color="8FB6EA" w:sz="5" w:space="0"/>
            </w:tcBorders>
            <w:shd w:val="clear" w:color="auto" w:fill="FFFFFF" w:themeFill="background1"/>
            <w:tcMar/>
          </w:tcPr>
          <w:p w:rsidRPr="00CC0718" w:rsidR="00C71DC8" w:rsidP="00244814" w:rsidRDefault="00C71DC8" w14:paraId="537666EA" w14:textId="77777777">
            <w:pPr>
              <w:rPr>
                <w:color w:val="000000"/>
                <w:spacing w:val="-2"/>
                <w:sz w:val="18"/>
              </w:rPr>
            </w:pPr>
            <w:r w:rsidRPr="00CC0718">
              <w:rPr>
                <w:color w:val="000000"/>
                <w:spacing w:val="-2"/>
                <w:sz w:val="18"/>
              </w:rPr>
              <w:t>None</w:t>
            </w:r>
          </w:p>
        </w:tc>
      </w:tr>
      <w:tr w:rsidRPr="00CC0718" w:rsidR="00C71DC8" w:rsidTr="3A33D0EC" w14:paraId="164DD413" w14:textId="77777777">
        <w:trPr>
          <w:trHeight w:val="458" w:hRule="exact"/>
        </w:trPr>
        <w:tc>
          <w:tcPr>
            <w:tcW w:w="6763" w:type="dxa"/>
            <w:gridSpan w:val="2"/>
            <w:tcBorders>
              <w:top w:val="single" w:color="8FB6EA" w:sz="5" w:space="0"/>
              <w:bottom w:val="single" w:color="8FB6EA" w:sz="5" w:space="0"/>
            </w:tcBorders>
            <w:shd w:val="clear" w:color="auto" w:fill="FFFFFF" w:themeFill="background1"/>
            <w:tcMar/>
          </w:tcPr>
          <w:p w:rsidRPr="00CC0718" w:rsidR="00C71DC8" w:rsidP="00244814" w:rsidRDefault="00C71DC8" w14:paraId="240B4934" w14:textId="77777777">
            <w:pPr>
              <w:rPr>
                <w:color w:val="000000"/>
                <w:spacing w:val="-2"/>
                <w:sz w:val="18"/>
              </w:rPr>
            </w:pPr>
            <w:r w:rsidRPr="00CC0718">
              <w:rPr>
                <w:color w:val="000000"/>
                <w:spacing w:val="-2"/>
                <w:sz w:val="18"/>
              </w:rPr>
              <w:t>Codes\\AXIAL CODE\\Q3 b- Member experience with the club\ROLE IN THE CLUB\Event Planner\Q3 b- Member experience with the club</w:t>
            </w:r>
          </w:p>
        </w:tc>
        <w:tc>
          <w:tcPr>
            <w:tcW w:w="2034" w:type="dxa"/>
            <w:tcBorders>
              <w:top w:val="single" w:color="8FB6EA" w:sz="5" w:space="0"/>
              <w:bottom w:val="single" w:color="8FB6EA" w:sz="5" w:space="0"/>
            </w:tcBorders>
            <w:shd w:val="clear" w:color="auto" w:fill="FFFFFF" w:themeFill="background1"/>
            <w:tcMar/>
          </w:tcPr>
          <w:p w:rsidRPr="00CC0718" w:rsidR="00C71DC8" w:rsidP="00244814" w:rsidRDefault="00C71DC8" w14:paraId="600419C5" w14:textId="77777777">
            <w:pPr>
              <w:rPr>
                <w:color w:val="000000"/>
                <w:spacing w:val="-2"/>
                <w:sz w:val="18"/>
              </w:rPr>
            </w:pPr>
          </w:p>
        </w:tc>
        <w:tc>
          <w:tcPr>
            <w:tcW w:w="903" w:type="dxa"/>
            <w:tcBorders>
              <w:top w:val="single" w:color="8FB6EA" w:sz="5" w:space="0"/>
              <w:bottom w:val="single" w:color="8FB6EA" w:sz="5" w:space="0"/>
            </w:tcBorders>
            <w:shd w:val="clear" w:color="auto" w:fill="FFFFFF" w:themeFill="background1"/>
            <w:tcMar/>
          </w:tcPr>
          <w:p w:rsidRPr="00CC0718" w:rsidR="00C71DC8" w:rsidP="00244814" w:rsidRDefault="00C71DC8" w14:paraId="185D868A" w14:textId="77777777">
            <w:pPr>
              <w:rPr>
                <w:color w:val="000000"/>
                <w:spacing w:val="-2"/>
                <w:sz w:val="18"/>
              </w:rPr>
            </w:pPr>
            <w:r w:rsidRPr="00CC0718">
              <w:rPr>
                <w:color w:val="000000"/>
                <w:spacing w:val="-2"/>
                <w:sz w:val="18"/>
              </w:rPr>
              <w:t>No</w:t>
            </w:r>
          </w:p>
        </w:tc>
        <w:tc>
          <w:tcPr>
            <w:tcW w:w="1017" w:type="dxa"/>
            <w:tcBorders>
              <w:top w:val="single" w:color="8FB6EA" w:sz="5" w:space="0"/>
              <w:bottom w:val="single" w:color="8FB6EA" w:sz="5" w:space="0"/>
            </w:tcBorders>
            <w:shd w:val="clear" w:color="auto" w:fill="FFFFFF" w:themeFill="background1"/>
            <w:tcMar/>
          </w:tcPr>
          <w:p w:rsidRPr="00CC0718" w:rsidR="00C71DC8" w:rsidP="00244814" w:rsidRDefault="00C71DC8" w14:paraId="56FF2C28" w14:textId="77777777">
            <w:pPr>
              <w:rPr>
                <w:color w:val="000000"/>
                <w:spacing w:val="-2"/>
                <w:sz w:val="18"/>
              </w:rPr>
            </w:pPr>
            <w:r w:rsidRPr="00CC0718">
              <w:rPr>
                <w:color w:val="000000"/>
                <w:spacing w:val="-2"/>
                <w:sz w:val="18"/>
              </w:rPr>
              <w:t>None</w:t>
            </w:r>
          </w:p>
        </w:tc>
      </w:tr>
      <w:tr w:rsidRPr="00CC0718" w:rsidR="00C71DC8" w:rsidTr="3A33D0EC" w14:paraId="01584955" w14:textId="77777777">
        <w:trPr>
          <w:trHeight w:val="444" w:hRule="exact"/>
        </w:trPr>
        <w:tc>
          <w:tcPr>
            <w:tcW w:w="6763" w:type="dxa"/>
            <w:gridSpan w:val="2"/>
            <w:tcBorders>
              <w:top w:val="single" w:color="8FB6EA" w:sz="5" w:space="0"/>
              <w:bottom w:val="single" w:color="8FB6EA" w:sz="5" w:space="0"/>
            </w:tcBorders>
            <w:shd w:val="clear" w:color="auto" w:fill="FFFFFF" w:themeFill="background1"/>
            <w:tcMar/>
          </w:tcPr>
          <w:p w:rsidRPr="00CC0718" w:rsidR="00C71DC8" w:rsidP="00244814" w:rsidRDefault="00C71DC8" w14:paraId="42CD92B3" w14:textId="77777777">
            <w:pPr>
              <w:rPr>
                <w:color w:val="000000"/>
                <w:spacing w:val="-2"/>
                <w:sz w:val="18"/>
              </w:rPr>
            </w:pPr>
            <w:r w:rsidRPr="00CC0718">
              <w:rPr>
                <w:color w:val="000000"/>
                <w:spacing w:val="-2"/>
                <w:sz w:val="18"/>
              </w:rPr>
              <w:t>Codes\\AXIAL CODE\\Q3 b- Member experience with the club\ROLE IN THE CLUB\Event Planner\Q3 b- Member experience with the club\Event Planner</w:t>
            </w:r>
          </w:p>
        </w:tc>
        <w:tc>
          <w:tcPr>
            <w:tcW w:w="2034" w:type="dxa"/>
            <w:tcBorders>
              <w:top w:val="single" w:color="8FB6EA" w:sz="5" w:space="0"/>
              <w:bottom w:val="single" w:color="8FB6EA" w:sz="5" w:space="0"/>
            </w:tcBorders>
            <w:shd w:val="clear" w:color="auto" w:fill="FFFFFF" w:themeFill="background1"/>
            <w:tcMar/>
          </w:tcPr>
          <w:p w:rsidRPr="00CC0718" w:rsidR="00C71DC8" w:rsidP="00244814" w:rsidRDefault="00C71DC8" w14:paraId="6381C6E6" w14:textId="77777777">
            <w:pPr>
              <w:rPr>
                <w:color w:val="000000"/>
                <w:spacing w:val="-2"/>
                <w:sz w:val="18"/>
              </w:rPr>
            </w:pPr>
          </w:p>
        </w:tc>
        <w:tc>
          <w:tcPr>
            <w:tcW w:w="903" w:type="dxa"/>
            <w:tcBorders>
              <w:top w:val="single" w:color="8FB6EA" w:sz="5" w:space="0"/>
              <w:bottom w:val="single" w:color="8FB6EA" w:sz="5" w:space="0"/>
            </w:tcBorders>
            <w:shd w:val="clear" w:color="auto" w:fill="FFFFFF" w:themeFill="background1"/>
            <w:tcMar/>
          </w:tcPr>
          <w:p w:rsidRPr="00CC0718" w:rsidR="00C71DC8" w:rsidP="00244814" w:rsidRDefault="00C71DC8" w14:paraId="04B858A6" w14:textId="77777777">
            <w:pPr>
              <w:rPr>
                <w:color w:val="000000"/>
                <w:spacing w:val="-2"/>
                <w:sz w:val="18"/>
              </w:rPr>
            </w:pPr>
            <w:r w:rsidRPr="00CC0718">
              <w:rPr>
                <w:color w:val="000000"/>
                <w:spacing w:val="-2"/>
                <w:sz w:val="18"/>
              </w:rPr>
              <w:t>Yes</w:t>
            </w:r>
          </w:p>
        </w:tc>
        <w:tc>
          <w:tcPr>
            <w:tcW w:w="1017" w:type="dxa"/>
            <w:tcBorders>
              <w:top w:val="single" w:color="8FB6EA" w:sz="5" w:space="0"/>
              <w:bottom w:val="single" w:color="8FB6EA" w:sz="5" w:space="0"/>
            </w:tcBorders>
            <w:shd w:val="clear" w:color="auto" w:fill="FFFFFF" w:themeFill="background1"/>
            <w:tcMar/>
          </w:tcPr>
          <w:p w:rsidRPr="00CC0718" w:rsidR="00C71DC8" w:rsidP="00244814" w:rsidRDefault="00C71DC8" w14:paraId="2F2D8BC8" w14:textId="77777777">
            <w:pPr>
              <w:rPr>
                <w:color w:val="000000"/>
                <w:spacing w:val="-2"/>
                <w:sz w:val="18"/>
              </w:rPr>
            </w:pPr>
            <w:r w:rsidRPr="00CC0718">
              <w:rPr>
                <w:color w:val="000000"/>
                <w:spacing w:val="-2"/>
                <w:sz w:val="18"/>
              </w:rPr>
              <w:t>None</w:t>
            </w:r>
          </w:p>
        </w:tc>
      </w:tr>
      <w:tr w:rsidRPr="00CC0718" w:rsidR="00C71DC8" w:rsidTr="3A33D0EC" w14:paraId="66F73D0E" w14:textId="77777777">
        <w:trPr>
          <w:trHeight w:val="344" w:hRule="exact"/>
        </w:trPr>
        <w:tc>
          <w:tcPr>
            <w:tcW w:w="6763" w:type="dxa"/>
            <w:gridSpan w:val="2"/>
            <w:tcBorders>
              <w:top w:val="single" w:color="8FB6EA" w:sz="5" w:space="0"/>
              <w:bottom w:val="single" w:color="8FB6EA" w:sz="5" w:space="0"/>
            </w:tcBorders>
            <w:shd w:val="clear" w:color="auto" w:fill="FFFFFF" w:themeFill="background1"/>
            <w:tcMar/>
          </w:tcPr>
          <w:p w:rsidRPr="00CC0718" w:rsidR="00C71DC8" w:rsidP="00244814" w:rsidRDefault="00C71DC8" w14:paraId="3301F4E8" w14:textId="77777777">
            <w:pPr>
              <w:rPr>
                <w:color w:val="000000"/>
                <w:spacing w:val="-2"/>
                <w:sz w:val="18"/>
              </w:rPr>
            </w:pPr>
            <w:r w:rsidRPr="00CC0718">
              <w:rPr>
                <w:color w:val="000000"/>
                <w:spacing w:val="-2"/>
                <w:sz w:val="18"/>
              </w:rPr>
              <w:t>Codes\\AXIAL CODE\\Q3 b- Member experience with the club\ROLE IN THE CLUB\Founder</w:t>
            </w:r>
          </w:p>
        </w:tc>
        <w:tc>
          <w:tcPr>
            <w:tcW w:w="2034" w:type="dxa"/>
            <w:tcBorders>
              <w:top w:val="single" w:color="8FB6EA" w:sz="5" w:space="0"/>
              <w:bottom w:val="single" w:color="8FB6EA" w:sz="5" w:space="0"/>
            </w:tcBorders>
            <w:shd w:val="clear" w:color="auto" w:fill="FFFFFF" w:themeFill="background1"/>
            <w:tcMar/>
          </w:tcPr>
          <w:p w:rsidRPr="00CC0718" w:rsidR="00C71DC8" w:rsidP="00244814" w:rsidRDefault="00C71DC8" w14:paraId="6D1D3681" w14:textId="77777777">
            <w:pPr>
              <w:rPr>
                <w:color w:val="000000"/>
                <w:spacing w:val="-2"/>
                <w:sz w:val="18"/>
              </w:rPr>
            </w:pPr>
          </w:p>
        </w:tc>
        <w:tc>
          <w:tcPr>
            <w:tcW w:w="903" w:type="dxa"/>
            <w:tcBorders>
              <w:top w:val="single" w:color="8FB6EA" w:sz="5" w:space="0"/>
              <w:bottom w:val="single" w:color="8FB6EA" w:sz="5" w:space="0"/>
            </w:tcBorders>
            <w:shd w:val="clear" w:color="auto" w:fill="FFFFFF" w:themeFill="background1"/>
            <w:tcMar/>
          </w:tcPr>
          <w:p w:rsidRPr="00CC0718" w:rsidR="00C71DC8" w:rsidP="00244814" w:rsidRDefault="00C71DC8" w14:paraId="14C0F07C" w14:textId="77777777">
            <w:pPr>
              <w:rPr>
                <w:color w:val="000000"/>
                <w:spacing w:val="-2"/>
                <w:sz w:val="18"/>
              </w:rPr>
            </w:pPr>
            <w:r w:rsidRPr="00CC0718">
              <w:rPr>
                <w:color w:val="000000"/>
                <w:spacing w:val="-2"/>
                <w:sz w:val="18"/>
              </w:rPr>
              <w:t>No</w:t>
            </w:r>
          </w:p>
        </w:tc>
        <w:tc>
          <w:tcPr>
            <w:tcW w:w="1017" w:type="dxa"/>
            <w:tcBorders>
              <w:top w:val="single" w:color="8FB6EA" w:sz="5" w:space="0"/>
              <w:bottom w:val="single" w:color="8FB6EA" w:sz="5" w:space="0"/>
            </w:tcBorders>
            <w:shd w:val="clear" w:color="auto" w:fill="FFFFFF" w:themeFill="background1"/>
            <w:tcMar/>
          </w:tcPr>
          <w:p w:rsidRPr="00CC0718" w:rsidR="00C71DC8" w:rsidP="00244814" w:rsidRDefault="00C71DC8" w14:paraId="48D67946" w14:textId="77777777">
            <w:pPr>
              <w:rPr>
                <w:color w:val="000000"/>
                <w:spacing w:val="-2"/>
                <w:sz w:val="18"/>
              </w:rPr>
            </w:pPr>
            <w:r w:rsidRPr="00CC0718">
              <w:rPr>
                <w:color w:val="000000"/>
                <w:spacing w:val="-2"/>
                <w:sz w:val="18"/>
              </w:rPr>
              <w:t>None</w:t>
            </w:r>
          </w:p>
        </w:tc>
      </w:tr>
      <w:tr w:rsidRPr="00CC0718" w:rsidR="00C71DC8" w:rsidTr="3A33D0EC" w14:paraId="3F1F2EE0" w14:textId="77777777">
        <w:trPr>
          <w:trHeight w:val="459" w:hRule="exact"/>
        </w:trPr>
        <w:tc>
          <w:tcPr>
            <w:tcW w:w="6763" w:type="dxa"/>
            <w:gridSpan w:val="2"/>
            <w:tcBorders>
              <w:top w:val="single" w:color="8FB6EA" w:sz="5" w:space="0"/>
              <w:bottom w:val="single" w:color="8FB6EA" w:sz="5" w:space="0"/>
            </w:tcBorders>
            <w:shd w:val="clear" w:color="auto" w:fill="FFFFFF" w:themeFill="background1"/>
            <w:tcMar/>
          </w:tcPr>
          <w:p w:rsidRPr="00CC0718" w:rsidR="00C71DC8" w:rsidP="00244814" w:rsidRDefault="00C71DC8" w14:paraId="35EE3EFE" w14:textId="77777777">
            <w:pPr>
              <w:rPr>
                <w:color w:val="000000"/>
                <w:spacing w:val="-2"/>
                <w:sz w:val="18"/>
              </w:rPr>
            </w:pPr>
            <w:r w:rsidRPr="00CC0718">
              <w:rPr>
                <w:color w:val="000000"/>
                <w:spacing w:val="-2"/>
                <w:sz w:val="18"/>
              </w:rPr>
              <w:t>Codes\\AXIAL CODE\\Q3 b- Member experience with the club\ROLE IN THE CLUB\Full time member</w:t>
            </w:r>
          </w:p>
        </w:tc>
        <w:tc>
          <w:tcPr>
            <w:tcW w:w="2034" w:type="dxa"/>
            <w:tcBorders>
              <w:top w:val="single" w:color="8FB6EA" w:sz="5" w:space="0"/>
              <w:bottom w:val="single" w:color="8FB6EA" w:sz="5" w:space="0"/>
            </w:tcBorders>
            <w:shd w:val="clear" w:color="auto" w:fill="FFFFFF" w:themeFill="background1"/>
            <w:tcMar/>
          </w:tcPr>
          <w:p w:rsidRPr="00CC0718" w:rsidR="00C71DC8" w:rsidP="00244814" w:rsidRDefault="00C71DC8" w14:paraId="0FF36840" w14:textId="77777777">
            <w:pPr>
              <w:rPr>
                <w:color w:val="000000"/>
                <w:spacing w:val="-2"/>
                <w:sz w:val="18"/>
              </w:rPr>
            </w:pPr>
          </w:p>
        </w:tc>
        <w:tc>
          <w:tcPr>
            <w:tcW w:w="903" w:type="dxa"/>
            <w:tcBorders>
              <w:top w:val="single" w:color="8FB6EA" w:sz="5" w:space="0"/>
              <w:bottom w:val="single" w:color="8FB6EA" w:sz="5" w:space="0"/>
            </w:tcBorders>
            <w:shd w:val="clear" w:color="auto" w:fill="FFFFFF" w:themeFill="background1"/>
            <w:tcMar/>
          </w:tcPr>
          <w:p w:rsidRPr="00CC0718" w:rsidR="00C71DC8" w:rsidP="00244814" w:rsidRDefault="00C71DC8" w14:paraId="07F307CA" w14:textId="77777777">
            <w:pPr>
              <w:rPr>
                <w:color w:val="000000"/>
                <w:spacing w:val="-2"/>
                <w:sz w:val="18"/>
              </w:rPr>
            </w:pPr>
            <w:r w:rsidRPr="00CC0718">
              <w:rPr>
                <w:color w:val="000000"/>
                <w:spacing w:val="-2"/>
                <w:sz w:val="18"/>
              </w:rPr>
              <w:t>No</w:t>
            </w:r>
          </w:p>
        </w:tc>
        <w:tc>
          <w:tcPr>
            <w:tcW w:w="1017" w:type="dxa"/>
            <w:tcBorders>
              <w:top w:val="single" w:color="8FB6EA" w:sz="5" w:space="0"/>
              <w:bottom w:val="single" w:color="8FB6EA" w:sz="5" w:space="0"/>
            </w:tcBorders>
            <w:shd w:val="clear" w:color="auto" w:fill="FFFFFF" w:themeFill="background1"/>
            <w:tcMar/>
          </w:tcPr>
          <w:p w:rsidRPr="00CC0718" w:rsidR="00C71DC8" w:rsidP="00244814" w:rsidRDefault="00C71DC8" w14:paraId="117E8E20" w14:textId="77777777">
            <w:pPr>
              <w:rPr>
                <w:color w:val="000000"/>
                <w:spacing w:val="-2"/>
                <w:sz w:val="18"/>
              </w:rPr>
            </w:pPr>
            <w:r w:rsidRPr="00CC0718">
              <w:rPr>
                <w:color w:val="000000"/>
                <w:spacing w:val="-2"/>
                <w:sz w:val="18"/>
              </w:rPr>
              <w:t>None</w:t>
            </w:r>
          </w:p>
        </w:tc>
      </w:tr>
      <w:tr w:rsidRPr="00CC0718" w:rsidR="00C71DC8" w:rsidTr="3A33D0EC" w14:paraId="5BB77DE4" w14:textId="77777777">
        <w:trPr>
          <w:trHeight w:val="458" w:hRule="exact"/>
        </w:trPr>
        <w:tc>
          <w:tcPr>
            <w:tcW w:w="6763" w:type="dxa"/>
            <w:gridSpan w:val="2"/>
            <w:tcBorders>
              <w:top w:val="single" w:color="8FB6EA" w:sz="5" w:space="0"/>
              <w:bottom w:val="single" w:color="8FB6EA" w:sz="5" w:space="0"/>
            </w:tcBorders>
            <w:shd w:val="clear" w:color="auto" w:fill="FFFFFF" w:themeFill="background1"/>
            <w:tcMar/>
          </w:tcPr>
          <w:p w:rsidRPr="00CC0718" w:rsidR="00C71DC8" w:rsidP="00244814" w:rsidRDefault="00C71DC8" w14:paraId="2A562BA1" w14:textId="77777777">
            <w:pPr>
              <w:rPr>
                <w:color w:val="000000"/>
                <w:spacing w:val="-2"/>
                <w:sz w:val="18"/>
              </w:rPr>
            </w:pPr>
            <w:r w:rsidRPr="00CC0718">
              <w:rPr>
                <w:color w:val="000000"/>
                <w:spacing w:val="-2"/>
                <w:sz w:val="18"/>
              </w:rPr>
              <w:t>Codes\\AXIAL CODE\\Q3 b- Member experience with the club\ROLE IN THE CLUB\I Manage Production</w:t>
            </w:r>
          </w:p>
        </w:tc>
        <w:tc>
          <w:tcPr>
            <w:tcW w:w="2034" w:type="dxa"/>
            <w:tcBorders>
              <w:top w:val="single" w:color="8FB6EA" w:sz="5" w:space="0"/>
              <w:bottom w:val="single" w:color="8FB6EA" w:sz="5" w:space="0"/>
            </w:tcBorders>
            <w:shd w:val="clear" w:color="auto" w:fill="FFFFFF" w:themeFill="background1"/>
            <w:tcMar/>
          </w:tcPr>
          <w:p w:rsidRPr="00CC0718" w:rsidR="00C71DC8" w:rsidP="00244814" w:rsidRDefault="00C71DC8" w14:paraId="46D49AAD" w14:textId="77777777">
            <w:pPr>
              <w:rPr>
                <w:color w:val="000000"/>
                <w:spacing w:val="-2"/>
                <w:sz w:val="18"/>
              </w:rPr>
            </w:pPr>
          </w:p>
        </w:tc>
        <w:tc>
          <w:tcPr>
            <w:tcW w:w="903" w:type="dxa"/>
            <w:tcBorders>
              <w:top w:val="single" w:color="8FB6EA" w:sz="5" w:space="0"/>
              <w:bottom w:val="single" w:color="8FB6EA" w:sz="5" w:space="0"/>
            </w:tcBorders>
            <w:shd w:val="clear" w:color="auto" w:fill="FFFFFF" w:themeFill="background1"/>
            <w:tcMar/>
          </w:tcPr>
          <w:p w:rsidRPr="00CC0718" w:rsidR="00C71DC8" w:rsidP="00244814" w:rsidRDefault="00C71DC8" w14:paraId="653EBADC" w14:textId="77777777">
            <w:pPr>
              <w:rPr>
                <w:color w:val="000000"/>
                <w:spacing w:val="-2"/>
                <w:sz w:val="18"/>
              </w:rPr>
            </w:pPr>
            <w:r w:rsidRPr="00CC0718">
              <w:rPr>
                <w:color w:val="000000"/>
                <w:spacing w:val="-2"/>
                <w:sz w:val="18"/>
              </w:rPr>
              <w:t>Yes</w:t>
            </w:r>
          </w:p>
        </w:tc>
        <w:tc>
          <w:tcPr>
            <w:tcW w:w="1017" w:type="dxa"/>
            <w:tcBorders>
              <w:top w:val="single" w:color="8FB6EA" w:sz="5" w:space="0"/>
              <w:bottom w:val="single" w:color="8FB6EA" w:sz="5" w:space="0"/>
            </w:tcBorders>
            <w:shd w:val="clear" w:color="auto" w:fill="FFFFFF" w:themeFill="background1"/>
            <w:tcMar/>
          </w:tcPr>
          <w:p w:rsidRPr="00CC0718" w:rsidR="00C71DC8" w:rsidP="00244814" w:rsidRDefault="00C71DC8" w14:paraId="329365DC" w14:textId="77777777">
            <w:pPr>
              <w:rPr>
                <w:color w:val="000000"/>
                <w:spacing w:val="-2"/>
                <w:sz w:val="18"/>
              </w:rPr>
            </w:pPr>
            <w:r w:rsidRPr="00CC0718">
              <w:rPr>
                <w:color w:val="000000"/>
                <w:spacing w:val="-2"/>
                <w:sz w:val="18"/>
              </w:rPr>
              <w:t>None</w:t>
            </w:r>
          </w:p>
        </w:tc>
      </w:tr>
      <w:tr w:rsidRPr="00CC0718" w:rsidR="00C71DC8" w:rsidTr="3A33D0EC" w14:paraId="0BDA3A9E" w14:textId="77777777">
        <w:trPr>
          <w:trHeight w:val="459" w:hRule="exact"/>
        </w:trPr>
        <w:tc>
          <w:tcPr>
            <w:tcW w:w="6763" w:type="dxa"/>
            <w:gridSpan w:val="2"/>
            <w:tcBorders>
              <w:top w:val="single" w:color="8FB6EA" w:sz="5" w:space="0"/>
              <w:bottom w:val="single" w:color="8FB6EA" w:sz="5" w:space="0"/>
            </w:tcBorders>
            <w:shd w:val="clear" w:color="auto" w:fill="FFFFFF" w:themeFill="background1"/>
            <w:tcMar/>
          </w:tcPr>
          <w:p w:rsidRPr="00CC0718" w:rsidR="00C71DC8" w:rsidP="3A33D0EC" w:rsidRDefault="00C71DC8" w14:paraId="29656CEB" w14:textId="77777777">
            <w:pPr>
              <w:rPr>
                <w:color w:val="000000"/>
                <w:spacing w:val="-2"/>
                <w:sz w:val="18"/>
                <w:szCs w:val="18"/>
                <w:lang w:val="en-US"/>
              </w:rPr>
            </w:pPr>
            <w:r w:rsidRPr="3A33D0EC" w:rsidR="00C71DC8">
              <w:rPr>
                <w:color w:val="000000"/>
                <w:spacing w:val="-2"/>
                <w:sz w:val="18"/>
                <w:szCs w:val="18"/>
                <w:lang w:val="en-US"/>
              </w:rPr>
              <w:t xml:space="preserve">Codes\\AXIAL CODE\\Q3 b- Member experience with the club\ROLE IN THE CLUB\Not </w:t>
            </w:r>
            <w:r w:rsidRPr="3A33D0EC" w:rsidR="00C71DC8">
              <w:rPr>
                <w:color w:val="000000"/>
                <w:spacing w:val="-2"/>
                <w:sz w:val="18"/>
                <w:szCs w:val="18"/>
                <w:lang w:val="en-US"/>
              </w:rPr>
              <w:t>a</w:t>
            </w:r>
            <w:r w:rsidRPr="3A33D0EC" w:rsidR="00C71DC8">
              <w:rPr>
                <w:color w:val="000000"/>
                <w:spacing w:val="-2"/>
                <w:sz w:val="18"/>
                <w:szCs w:val="18"/>
                <w:lang w:val="en-US"/>
              </w:rPr>
              <w:t xml:space="preserve"> integral part of the club</w:t>
            </w:r>
          </w:p>
        </w:tc>
        <w:tc>
          <w:tcPr>
            <w:tcW w:w="2034" w:type="dxa"/>
            <w:tcBorders>
              <w:top w:val="single" w:color="8FB6EA" w:sz="5" w:space="0"/>
              <w:bottom w:val="single" w:color="8FB6EA" w:sz="5" w:space="0"/>
            </w:tcBorders>
            <w:shd w:val="clear" w:color="auto" w:fill="FFFFFF" w:themeFill="background1"/>
            <w:tcMar/>
          </w:tcPr>
          <w:p w:rsidRPr="00CC0718" w:rsidR="00C71DC8" w:rsidP="00244814" w:rsidRDefault="00C71DC8" w14:paraId="33104C16" w14:textId="77777777">
            <w:pPr>
              <w:rPr>
                <w:color w:val="000000"/>
                <w:spacing w:val="-2"/>
                <w:sz w:val="18"/>
              </w:rPr>
            </w:pPr>
          </w:p>
        </w:tc>
        <w:tc>
          <w:tcPr>
            <w:tcW w:w="903" w:type="dxa"/>
            <w:tcBorders>
              <w:top w:val="single" w:color="8FB6EA" w:sz="5" w:space="0"/>
              <w:bottom w:val="single" w:color="8FB6EA" w:sz="5" w:space="0"/>
            </w:tcBorders>
            <w:shd w:val="clear" w:color="auto" w:fill="FFFFFF" w:themeFill="background1"/>
            <w:tcMar/>
          </w:tcPr>
          <w:p w:rsidRPr="00CC0718" w:rsidR="00C71DC8" w:rsidP="00244814" w:rsidRDefault="00C71DC8" w14:paraId="1343C43B" w14:textId="77777777">
            <w:pPr>
              <w:rPr>
                <w:color w:val="000000"/>
                <w:spacing w:val="-2"/>
                <w:sz w:val="18"/>
              </w:rPr>
            </w:pPr>
            <w:r w:rsidRPr="00CC0718">
              <w:rPr>
                <w:color w:val="000000"/>
                <w:spacing w:val="-2"/>
                <w:sz w:val="18"/>
              </w:rPr>
              <w:t>No</w:t>
            </w:r>
          </w:p>
        </w:tc>
        <w:tc>
          <w:tcPr>
            <w:tcW w:w="1017" w:type="dxa"/>
            <w:tcBorders>
              <w:top w:val="single" w:color="8FB6EA" w:sz="5" w:space="0"/>
              <w:bottom w:val="single" w:color="8FB6EA" w:sz="5" w:space="0"/>
            </w:tcBorders>
            <w:shd w:val="clear" w:color="auto" w:fill="FFFFFF" w:themeFill="background1"/>
            <w:tcMar/>
          </w:tcPr>
          <w:p w:rsidRPr="00CC0718" w:rsidR="00C71DC8" w:rsidP="00244814" w:rsidRDefault="00C71DC8" w14:paraId="29CBD5EA" w14:textId="77777777">
            <w:pPr>
              <w:rPr>
                <w:color w:val="000000"/>
                <w:spacing w:val="-2"/>
                <w:sz w:val="18"/>
              </w:rPr>
            </w:pPr>
            <w:r w:rsidRPr="00CC0718">
              <w:rPr>
                <w:color w:val="000000"/>
                <w:spacing w:val="-2"/>
                <w:sz w:val="18"/>
              </w:rPr>
              <w:t>None</w:t>
            </w:r>
          </w:p>
        </w:tc>
      </w:tr>
      <w:tr w:rsidRPr="00CC0718" w:rsidR="00C71DC8" w:rsidTr="3A33D0EC" w14:paraId="40C56C6B" w14:textId="77777777">
        <w:trPr>
          <w:trHeight w:val="458" w:hRule="exact"/>
        </w:trPr>
        <w:tc>
          <w:tcPr>
            <w:tcW w:w="6763" w:type="dxa"/>
            <w:gridSpan w:val="2"/>
            <w:tcBorders>
              <w:top w:val="single" w:color="8FB6EA" w:sz="5" w:space="0"/>
              <w:bottom w:val="single" w:color="8FB6EA" w:sz="5" w:space="0"/>
            </w:tcBorders>
            <w:shd w:val="clear" w:color="auto" w:fill="FFFFFF" w:themeFill="background1"/>
            <w:tcMar/>
          </w:tcPr>
          <w:p w:rsidRPr="00CC0718" w:rsidR="00C71DC8" w:rsidP="00244814" w:rsidRDefault="00C71DC8" w14:paraId="4E077340" w14:textId="77777777">
            <w:pPr>
              <w:rPr>
                <w:color w:val="000000"/>
                <w:spacing w:val="-2"/>
                <w:sz w:val="18"/>
              </w:rPr>
            </w:pPr>
            <w:r w:rsidRPr="00CC0718">
              <w:rPr>
                <w:color w:val="000000"/>
                <w:spacing w:val="-2"/>
                <w:sz w:val="18"/>
              </w:rPr>
              <w:t>Codes\\AXIAL CODE\\Q3 b- Member experience with the club\ROLE IN THE CLUB\Organizational Structure and Sorority</w:t>
            </w:r>
          </w:p>
        </w:tc>
        <w:tc>
          <w:tcPr>
            <w:tcW w:w="2034" w:type="dxa"/>
            <w:tcBorders>
              <w:top w:val="single" w:color="8FB6EA" w:sz="5" w:space="0"/>
              <w:bottom w:val="single" w:color="8FB6EA" w:sz="5" w:space="0"/>
            </w:tcBorders>
            <w:shd w:val="clear" w:color="auto" w:fill="FFFFFF" w:themeFill="background1"/>
            <w:tcMar/>
          </w:tcPr>
          <w:p w:rsidRPr="00CC0718" w:rsidR="00C71DC8" w:rsidP="00244814" w:rsidRDefault="00C71DC8" w14:paraId="0EDD2C67" w14:textId="77777777">
            <w:pPr>
              <w:rPr>
                <w:color w:val="000000"/>
                <w:spacing w:val="-2"/>
                <w:sz w:val="18"/>
              </w:rPr>
            </w:pPr>
          </w:p>
        </w:tc>
        <w:tc>
          <w:tcPr>
            <w:tcW w:w="903" w:type="dxa"/>
            <w:tcBorders>
              <w:top w:val="single" w:color="8FB6EA" w:sz="5" w:space="0"/>
              <w:bottom w:val="single" w:color="8FB6EA" w:sz="5" w:space="0"/>
            </w:tcBorders>
            <w:shd w:val="clear" w:color="auto" w:fill="FFFFFF" w:themeFill="background1"/>
            <w:tcMar/>
          </w:tcPr>
          <w:p w:rsidRPr="00CC0718" w:rsidR="00C71DC8" w:rsidP="00244814" w:rsidRDefault="00C71DC8" w14:paraId="55FD3033" w14:textId="77777777">
            <w:pPr>
              <w:rPr>
                <w:color w:val="000000"/>
                <w:spacing w:val="-2"/>
                <w:sz w:val="18"/>
              </w:rPr>
            </w:pPr>
            <w:r w:rsidRPr="00CC0718">
              <w:rPr>
                <w:color w:val="000000"/>
                <w:spacing w:val="-2"/>
                <w:sz w:val="18"/>
              </w:rPr>
              <w:t>No</w:t>
            </w:r>
          </w:p>
        </w:tc>
        <w:tc>
          <w:tcPr>
            <w:tcW w:w="1017" w:type="dxa"/>
            <w:tcBorders>
              <w:top w:val="single" w:color="8FB6EA" w:sz="5" w:space="0"/>
              <w:bottom w:val="single" w:color="8FB6EA" w:sz="5" w:space="0"/>
            </w:tcBorders>
            <w:shd w:val="clear" w:color="auto" w:fill="FFFFFF" w:themeFill="background1"/>
            <w:tcMar/>
          </w:tcPr>
          <w:p w:rsidRPr="00CC0718" w:rsidR="00C71DC8" w:rsidP="00244814" w:rsidRDefault="00C71DC8" w14:paraId="6D2F0AFD" w14:textId="77777777">
            <w:pPr>
              <w:rPr>
                <w:color w:val="000000"/>
                <w:spacing w:val="-2"/>
                <w:sz w:val="18"/>
              </w:rPr>
            </w:pPr>
            <w:r w:rsidRPr="00CC0718">
              <w:rPr>
                <w:color w:val="000000"/>
                <w:spacing w:val="-2"/>
                <w:sz w:val="18"/>
              </w:rPr>
              <w:t>None</w:t>
            </w:r>
          </w:p>
        </w:tc>
      </w:tr>
      <w:tr w:rsidRPr="00CC0718" w:rsidR="00C71DC8" w:rsidTr="3A33D0EC" w14:paraId="5EE44A4C" w14:textId="77777777">
        <w:trPr>
          <w:trHeight w:val="459" w:hRule="exact"/>
        </w:trPr>
        <w:tc>
          <w:tcPr>
            <w:tcW w:w="6763" w:type="dxa"/>
            <w:gridSpan w:val="2"/>
            <w:tcBorders>
              <w:top w:val="single" w:color="8FB6EA" w:sz="5" w:space="0"/>
              <w:bottom w:val="single" w:color="8FB6EA" w:sz="5" w:space="0"/>
            </w:tcBorders>
            <w:shd w:val="clear" w:color="auto" w:fill="FFFFFF" w:themeFill="background1"/>
            <w:tcMar/>
          </w:tcPr>
          <w:p w:rsidRPr="00CC0718" w:rsidR="00C71DC8" w:rsidP="3A33D0EC" w:rsidRDefault="00C71DC8" w14:paraId="70DD1CE9" w14:textId="77777777">
            <w:pPr>
              <w:rPr>
                <w:color w:val="000000"/>
                <w:spacing w:val="-2"/>
                <w:sz w:val="18"/>
                <w:szCs w:val="18"/>
                <w:lang w:val="en-US"/>
              </w:rPr>
            </w:pPr>
            <w:r w:rsidRPr="3A33D0EC" w:rsidR="00C71DC8">
              <w:rPr>
                <w:color w:val="000000"/>
                <w:spacing w:val="-2"/>
                <w:sz w:val="18"/>
                <w:szCs w:val="18"/>
                <w:lang w:val="en-US"/>
              </w:rPr>
              <w:t xml:space="preserve">Codes\\AXIAL CODE\\Q3 b- Member experience with the club\ROLE IN THE CLUB\Part of </w:t>
            </w:r>
            <w:r w:rsidRPr="3A33D0EC" w:rsidR="00C71DC8">
              <w:rPr>
                <w:color w:val="000000"/>
                <w:spacing w:val="-2"/>
                <w:sz w:val="18"/>
                <w:szCs w:val="18"/>
                <w:lang w:val="en-US"/>
              </w:rPr>
              <w:t>Gradscom</w:t>
            </w:r>
            <w:r w:rsidRPr="3A33D0EC" w:rsidR="00C71DC8">
              <w:rPr>
                <w:color w:val="000000"/>
                <w:spacing w:val="-2"/>
                <w:sz w:val="18"/>
                <w:szCs w:val="18"/>
                <w:lang w:val="en-US"/>
              </w:rPr>
              <w:t xml:space="preserve"> in the club</w:t>
            </w:r>
          </w:p>
        </w:tc>
        <w:tc>
          <w:tcPr>
            <w:tcW w:w="2034" w:type="dxa"/>
            <w:tcBorders>
              <w:top w:val="single" w:color="8FB6EA" w:sz="5" w:space="0"/>
              <w:bottom w:val="single" w:color="8FB6EA" w:sz="5" w:space="0"/>
            </w:tcBorders>
            <w:shd w:val="clear" w:color="auto" w:fill="FFFFFF" w:themeFill="background1"/>
            <w:tcMar/>
          </w:tcPr>
          <w:p w:rsidRPr="00CC0718" w:rsidR="00C71DC8" w:rsidP="00244814" w:rsidRDefault="00C71DC8" w14:paraId="6DAB00E4" w14:textId="77777777">
            <w:pPr>
              <w:rPr>
                <w:color w:val="000000"/>
                <w:spacing w:val="-2"/>
                <w:sz w:val="18"/>
              </w:rPr>
            </w:pPr>
          </w:p>
        </w:tc>
        <w:tc>
          <w:tcPr>
            <w:tcW w:w="903" w:type="dxa"/>
            <w:tcBorders>
              <w:top w:val="single" w:color="8FB6EA" w:sz="5" w:space="0"/>
              <w:bottom w:val="single" w:color="8FB6EA" w:sz="5" w:space="0"/>
            </w:tcBorders>
            <w:shd w:val="clear" w:color="auto" w:fill="FFFFFF" w:themeFill="background1"/>
            <w:tcMar/>
          </w:tcPr>
          <w:p w:rsidRPr="00CC0718" w:rsidR="00C71DC8" w:rsidP="00244814" w:rsidRDefault="00C71DC8" w14:paraId="544E1A65" w14:textId="77777777">
            <w:pPr>
              <w:rPr>
                <w:color w:val="000000"/>
                <w:spacing w:val="-2"/>
                <w:sz w:val="18"/>
              </w:rPr>
            </w:pPr>
            <w:r w:rsidRPr="00CC0718">
              <w:rPr>
                <w:color w:val="000000"/>
                <w:spacing w:val="-2"/>
                <w:sz w:val="18"/>
              </w:rPr>
              <w:t>No</w:t>
            </w:r>
          </w:p>
        </w:tc>
        <w:tc>
          <w:tcPr>
            <w:tcW w:w="1017" w:type="dxa"/>
            <w:tcBorders>
              <w:top w:val="single" w:color="8FB6EA" w:sz="5" w:space="0"/>
              <w:bottom w:val="single" w:color="8FB6EA" w:sz="5" w:space="0"/>
            </w:tcBorders>
            <w:shd w:val="clear" w:color="auto" w:fill="FFFFFF" w:themeFill="background1"/>
            <w:tcMar/>
          </w:tcPr>
          <w:p w:rsidRPr="00CC0718" w:rsidR="00C71DC8" w:rsidP="00244814" w:rsidRDefault="00C71DC8" w14:paraId="5357805D" w14:textId="77777777">
            <w:pPr>
              <w:rPr>
                <w:color w:val="000000"/>
                <w:spacing w:val="-2"/>
                <w:sz w:val="18"/>
              </w:rPr>
            </w:pPr>
            <w:r w:rsidRPr="00CC0718">
              <w:rPr>
                <w:color w:val="000000"/>
                <w:spacing w:val="-2"/>
                <w:sz w:val="18"/>
              </w:rPr>
              <w:t>None</w:t>
            </w:r>
          </w:p>
        </w:tc>
      </w:tr>
      <w:tr w:rsidRPr="00CC0718" w:rsidR="00C71DC8" w:rsidTr="3A33D0EC" w14:paraId="131DF84A" w14:textId="77777777">
        <w:trPr>
          <w:trHeight w:val="329" w:hRule="exact"/>
        </w:trPr>
        <w:tc>
          <w:tcPr>
            <w:tcW w:w="6763" w:type="dxa"/>
            <w:gridSpan w:val="2"/>
            <w:tcBorders>
              <w:top w:val="single" w:color="8FB6EA" w:sz="5" w:space="0"/>
              <w:bottom w:val="single" w:color="8FB6EA" w:sz="5" w:space="0"/>
            </w:tcBorders>
            <w:shd w:val="clear" w:color="auto" w:fill="FFFFFF" w:themeFill="background1"/>
            <w:tcMar/>
          </w:tcPr>
          <w:p w:rsidRPr="00CC0718" w:rsidR="00C71DC8" w:rsidP="00244814" w:rsidRDefault="00C71DC8" w14:paraId="77032FA1" w14:textId="77777777">
            <w:pPr>
              <w:rPr>
                <w:color w:val="000000"/>
                <w:spacing w:val="-2"/>
                <w:sz w:val="18"/>
              </w:rPr>
            </w:pPr>
            <w:r w:rsidRPr="00CC0718">
              <w:rPr>
                <w:color w:val="000000"/>
                <w:spacing w:val="-2"/>
                <w:sz w:val="18"/>
              </w:rPr>
              <w:t>Codes\\AXIAL CODE\\Q3 b- Member experience with the club\ROLE IN THE CLUB\PR Chair</w:t>
            </w:r>
          </w:p>
        </w:tc>
        <w:tc>
          <w:tcPr>
            <w:tcW w:w="2034" w:type="dxa"/>
            <w:tcBorders>
              <w:top w:val="single" w:color="8FB6EA" w:sz="5" w:space="0"/>
              <w:bottom w:val="single" w:color="8FB6EA" w:sz="5" w:space="0"/>
            </w:tcBorders>
            <w:shd w:val="clear" w:color="auto" w:fill="FFFFFF" w:themeFill="background1"/>
            <w:tcMar/>
          </w:tcPr>
          <w:p w:rsidRPr="00CC0718" w:rsidR="00C71DC8" w:rsidP="00244814" w:rsidRDefault="00C71DC8" w14:paraId="50473484" w14:textId="77777777">
            <w:pPr>
              <w:rPr>
                <w:color w:val="000000"/>
                <w:spacing w:val="-2"/>
                <w:sz w:val="18"/>
              </w:rPr>
            </w:pPr>
          </w:p>
        </w:tc>
        <w:tc>
          <w:tcPr>
            <w:tcW w:w="903" w:type="dxa"/>
            <w:tcBorders>
              <w:top w:val="single" w:color="8FB6EA" w:sz="5" w:space="0"/>
              <w:bottom w:val="single" w:color="8FB6EA" w:sz="5" w:space="0"/>
            </w:tcBorders>
            <w:shd w:val="clear" w:color="auto" w:fill="FFFFFF" w:themeFill="background1"/>
            <w:tcMar/>
          </w:tcPr>
          <w:p w:rsidRPr="00CC0718" w:rsidR="00C71DC8" w:rsidP="00244814" w:rsidRDefault="00C71DC8" w14:paraId="56B67D8D" w14:textId="77777777">
            <w:pPr>
              <w:rPr>
                <w:color w:val="000000"/>
                <w:spacing w:val="-2"/>
                <w:sz w:val="18"/>
              </w:rPr>
            </w:pPr>
            <w:r w:rsidRPr="00CC0718">
              <w:rPr>
                <w:color w:val="000000"/>
                <w:spacing w:val="-2"/>
                <w:sz w:val="18"/>
              </w:rPr>
              <w:t>Yes</w:t>
            </w:r>
          </w:p>
        </w:tc>
        <w:tc>
          <w:tcPr>
            <w:tcW w:w="1017" w:type="dxa"/>
            <w:tcBorders>
              <w:top w:val="single" w:color="8FB6EA" w:sz="5" w:space="0"/>
              <w:bottom w:val="single" w:color="8FB6EA" w:sz="5" w:space="0"/>
            </w:tcBorders>
            <w:shd w:val="clear" w:color="auto" w:fill="FFFFFF" w:themeFill="background1"/>
            <w:tcMar/>
          </w:tcPr>
          <w:p w:rsidRPr="00CC0718" w:rsidR="00C71DC8" w:rsidP="00244814" w:rsidRDefault="00C71DC8" w14:paraId="31FB5CA5" w14:textId="77777777">
            <w:pPr>
              <w:rPr>
                <w:color w:val="000000"/>
                <w:spacing w:val="-2"/>
                <w:sz w:val="18"/>
              </w:rPr>
            </w:pPr>
            <w:r w:rsidRPr="00CC0718">
              <w:rPr>
                <w:color w:val="000000"/>
                <w:spacing w:val="-2"/>
                <w:sz w:val="18"/>
              </w:rPr>
              <w:t>None</w:t>
            </w:r>
          </w:p>
        </w:tc>
      </w:tr>
      <w:tr w:rsidRPr="00CC0718" w:rsidR="00C71DC8" w:rsidTr="3A33D0EC" w14:paraId="603CE868" w14:textId="77777777">
        <w:trPr>
          <w:trHeight w:val="344" w:hRule="exact"/>
        </w:trPr>
        <w:tc>
          <w:tcPr>
            <w:tcW w:w="6763" w:type="dxa"/>
            <w:gridSpan w:val="2"/>
            <w:tcBorders>
              <w:top w:val="single" w:color="8FB6EA" w:sz="5" w:space="0"/>
              <w:bottom w:val="single" w:color="8FB6EA" w:sz="5" w:space="0"/>
            </w:tcBorders>
            <w:shd w:val="clear" w:color="auto" w:fill="FFFFFF" w:themeFill="background1"/>
            <w:tcMar/>
          </w:tcPr>
          <w:p w:rsidRPr="00CC0718" w:rsidR="00C71DC8" w:rsidP="00244814" w:rsidRDefault="00C71DC8" w14:paraId="7FCAFA42" w14:textId="77777777">
            <w:pPr>
              <w:rPr>
                <w:color w:val="000000"/>
                <w:spacing w:val="-2"/>
                <w:sz w:val="18"/>
              </w:rPr>
            </w:pPr>
            <w:r w:rsidRPr="00CC0718">
              <w:rPr>
                <w:color w:val="000000"/>
                <w:spacing w:val="-2"/>
                <w:sz w:val="18"/>
              </w:rPr>
              <w:t>Codes\\AXIAL CODE\\Q3 b- Member experience with the club\ROLE IN THE CLUB\Unique</w:t>
            </w:r>
          </w:p>
        </w:tc>
        <w:tc>
          <w:tcPr>
            <w:tcW w:w="2034" w:type="dxa"/>
            <w:tcBorders>
              <w:top w:val="single" w:color="8FB6EA" w:sz="5" w:space="0"/>
              <w:bottom w:val="single" w:color="8FB6EA" w:sz="5" w:space="0"/>
            </w:tcBorders>
            <w:shd w:val="clear" w:color="auto" w:fill="FFFFFF" w:themeFill="background1"/>
            <w:tcMar/>
          </w:tcPr>
          <w:p w:rsidRPr="00CC0718" w:rsidR="00C71DC8" w:rsidP="00244814" w:rsidRDefault="00C71DC8" w14:paraId="28EFABD7" w14:textId="77777777">
            <w:pPr>
              <w:rPr>
                <w:color w:val="000000"/>
                <w:spacing w:val="-2"/>
                <w:sz w:val="18"/>
              </w:rPr>
            </w:pPr>
          </w:p>
        </w:tc>
        <w:tc>
          <w:tcPr>
            <w:tcW w:w="903" w:type="dxa"/>
            <w:tcBorders>
              <w:top w:val="single" w:color="8FB6EA" w:sz="5" w:space="0"/>
              <w:bottom w:val="single" w:color="8FB6EA" w:sz="5" w:space="0"/>
            </w:tcBorders>
            <w:shd w:val="clear" w:color="auto" w:fill="FFFFFF" w:themeFill="background1"/>
            <w:tcMar/>
          </w:tcPr>
          <w:p w:rsidRPr="00CC0718" w:rsidR="00C71DC8" w:rsidP="00244814" w:rsidRDefault="00C71DC8" w14:paraId="0DA0264F" w14:textId="77777777">
            <w:pPr>
              <w:rPr>
                <w:color w:val="000000"/>
                <w:spacing w:val="-2"/>
                <w:sz w:val="18"/>
              </w:rPr>
            </w:pPr>
            <w:r w:rsidRPr="00CC0718">
              <w:rPr>
                <w:color w:val="000000"/>
                <w:spacing w:val="-2"/>
                <w:sz w:val="18"/>
              </w:rPr>
              <w:t>No</w:t>
            </w:r>
          </w:p>
        </w:tc>
        <w:tc>
          <w:tcPr>
            <w:tcW w:w="1017" w:type="dxa"/>
            <w:tcBorders>
              <w:top w:val="single" w:color="8FB6EA" w:sz="5" w:space="0"/>
              <w:bottom w:val="single" w:color="8FB6EA" w:sz="5" w:space="0"/>
            </w:tcBorders>
            <w:shd w:val="clear" w:color="auto" w:fill="FFFFFF" w:themeFill="background1"/>
            <w:tcMar/>
          </w:tcPr>
          <w:p w:rsidRPr="00CC0718" w:rsidR="00C71DC8" w:rsidP="00244814" w:rsidRDefault="00C71DC8" w14:paraId="53EA57F3" w14:textId="77777777">
            <w:pPr>
              <w:rPr>
                <w:color w:val="000000"/>
                <w:spacing w:val="-2"/>
                <w:sz w:val="18"/>
              </w:rPr>
            </w:pPr>
            <w:r w:rsidRPr="00CC0718">
              <w:rPr>
                <w:color w:val="000000"/>
                <w:spacing w:val="-2"/>
                <w:sz w:val="18"/>
              </w:rPr>
              <w:t>None</w:t>
            </w:r>
          </w:p>
        </w:tc>
      </w:tr>
      <w:tr w:rsidRPr="00CC0718" w:rsidR="00C71DC8" w:rsidTr="3A33D0EC" w14:paraId="7F7CF42C" w14:textId="77777777">
        <w:trPr>
          <w:trHeight w:val="330" w:hRule="exact"/>
        </w:trPr>
        <w:tc>
          <w:tcPr>
            <w:tcW w:w="6763" w:type="dxa"/>
            <w:gridSpan w:val="2"/>
            <w:tcBorders>
              <w:top w:val="single" w:color="8FB6EA" w:sz="5" w:space="0"/>
              <w:bottom w:val="single" w:color="8FB6EA" w:sz="5" w:space="0"/>
            </w:tcBorders>
            <w:shd w:val="clear" w:color="auto" w:fill="FFFFFF" w:themeFill="background1"/>
            <w:tcMar/>
          </w:tcPr>
          <w:p w:rsidRPr="00CC0718" w:rsidR="00C71DC8" w:rsidP="00244814" w:rsidRDefault="00C71DC8" w14:paraId="1BACC389" w14:textId="77777777">
            <w:pPr>
              <w:rPr>
                <w:color w:val="000000"/>
                <w:spacing w:val="-2"/>
                <w:sz w:val="18"/>
              </w:rPr>
            </w:pPr>
            <w:r w:rsidRPr="00CC0718">
              <w:rPr>
                <w:color w:val="000000"/>
                <w:spacing w:val="-2"/>
                <w:sz w:val="18"/>
              </w:rPr>
              <w:t>Codes\\AXIAL CODE\\Q3 b- Member experience with the club\SKILL DEVELOPMENT</w:t>
            </w:r>
          </w:p>
        </w:tc>
        <w:tc>
          <w:tcPr>
            <w:tcW w:w="2034" w:type="dxa"/>
            <w:tcBorders>
              <w:top w:val="single" w:color="8FB6EA" w:sz="5" w:space="0"/>
              <w:bottom w:val="single" w:color="8FB6EA" w:sz="5" w:space="0"/>
            </w:tcBorders>
            <w:shd w:val="clear" w:color="auto" w:fill="FFFFFF" w:themeFill="background1"/>
            <w:tcMar/>
          </w:tcPr>
          <w:p w:rsidRPr="00CC0718" w:rsidR="00C71DC8" w:rsidP="00244814" w:rsidRDefault="00C71DC8" w14:paraId="4DD62BDF" w14:textId="77777777">
            <w:pPr>
              <w:rPr>
                <w:color w:val="000000"/>
                <w:spacing w:val="-2"/>
                <w:sz w:val="18"/>
              </w:rPr>
            </w:pPr>
          </w:p>
        </w:tc>
        <w:tc>
          <w:tcPr>
            <w:tcW w:w="903" w:type="dxa"/>
            <w:tcBorders>
              <w:top w:val="single" w:color="8FB6EA" w:sz="5" w:space="0"/>
              <w:bottom w:val="single" w:color="8FB6EA" w:sz="5" w:space="0"/>
            </w:tcBorders>
            <w:shd w:val="clear" w:color="auto" w:fill="FFFFFF" w:themeFill="background1"/>
            <w:tcMar/>
          </w:tcPr>
          <w:p w:rsidRPr="00CC0718" w:rsidR="00C71DC8" w:rsidP="00244814" w:rsidRDefault="00C71DC8" w14:paraId="2C5DE055" w14:textId="77777777">
            <w:pPr>
              <w:rPr>
                <w:color w:val="000000"/>
                <w:spacing w:val="-2"/>
                <w:sz w:val="18"/>
              </w:rPr>
            </w:pPr>
            <w:r w:rsidRPr="00CC0718">
              <w:rPr>
                <w:color w:val="000000"/>
                <w:spacing w:val="-2"/>
                <w:sz w:val="18"/>
              </w:rPr>
              <w:t>Yes</w:t>
            </w:r>
          </w:p>
        </w:tc>
        <w:tc>
          <w:tcPr>
            <w:tcW w:w="1017" w:type="dxa"/>
            <w:tcBorders>
              <w:top w:val="single" w:color="8FB6EA" w:sz="5" w:space="0"/>
              <w:bottom w:val="single" w:color="8FB6EA" w:sz="5" w:space="0"/>
            </w:tcBorders>
            <w:shd w:val="clear" w:color="auto" w:fill="FFFFFF" w:themeFill="background1"/>
            <w:tcMar/>
          </w:tcPr>
          <w:p w:rsidRPr="00CC0718" w:rsidR="00C71DC8" w:rsidP="00244814" w:rsidRDefault="00C71DC8" w14:paraId="2873D9F2" w14:textId="77777777">
            <w:pPr>
              <w:rPr>
                <w:color w:val="000000"/>
                <w:spacing w:val="-2"/>
                <w:sz w:val="18"/>
              </w:rPr>
            </w:pPr>
            <w:r w:rsidRPr="00CC0718">
              <w:rPr>
                <w:color w:val="000000"/>
                <w:spacing w:val="-2"/>
                <w:sz w:val="18"/>
              </w:rPr>
              <w:t>None</w:t>
            </w:r>
          </w:p>
        </w:tc>
      </w:tr>
      <w:tr w:rsidRPr="00CC0718" w:rsidR="00C71DC8" w:rsidTr="3A33D0EC" w14:paraId="77A61EFE" w14:textId="77777777">
        <w:trPr>
          <w:trHeight w:val="458" w:hRule="exact"/>
        </w:trPr>
        <w:tc>
          <w:tcPr>
            <w:tcW w:w="6763" w:type="dxa"/>
            <w:gridSpan w:val="2"/>
            <w:tcBorders>
              <w:top w:val="single" w:color="8FB6EA" w:sz="5" w:space="0"/>
              <w:bottom w:val="single" w:color="8FB6EA" w:sz="5" w:space="0"/>
            </w:tcBorders>
            <w:shd w:val="clear" w:color="auto" w:fill="FFFFFF" w:themeFill="background1"/>
            <w:tcMar/>
          </w:tcPr>
          <w:p w:rsidRPr="00CC0718" w:rsidR="00C71DC8" w:rsidP="00244814" w:rsidRDefault="00C71DC8" w14:paraId="77B04553" w14:textId="77777777">
            <w:pPr>
              <w:rPr>
                <w:color w:val="000000"/>
                <w:spacing w:val="-2"/>
                <w:sz w:val="18"/>
              </w:rPr>
            </w:pPr>
            <w:r w:rsidRPr="00CC0718">
              <w:rPr>
                <w:color w:val="000000"/>
                <w:spacing w:val="-2"/>
                <w:sz w:val="18"/>
              </w:rPr>
              <w:t>Codes\\AXIAL CODE\\Q3 b- Member experience with the club\SKILL DEVELOPMENT\Build skills</w:t>
            </w:r>
          </w:p>
        </w:tc>
        <w:tc>
          <w:tcPr>
            <w:tcW w:w="2034" w:type="dxa"/>
            <w:tcBorders>
              <w:top w:val="single" w:color="8FB6EA" w:sz="5" w:space="0"/>
              <w:bottom w:val="single" w:color="8FB6EA" w:sz="5" w:space="0"/>
            </w:tcBorders>
            <w:shd w:val="clear" w:color="auto" w:fill="FFFFFF" w:themeFill="background1"/>
            <w:tcMar/>
          </w:tcPr>
          <w:p w:rsidRPr="00CC0718" w:rsidR="00C71DC8" w:rsidP="00244814" w:rsidRDefault="00C71DC8" w14:paraId="40607F68" w14:textId="77777777">
            <w:pPr>
              <w:rPr>
                <w:color w:val="000000"/>
                <w:spacing w:val="-2"/>
                <w:sz w:val="18"/>
              </w:rPr>
            </w:pPr>
          </w:p>
        </w:tc>
        <w:tc>
          <w:tcPr>
            <w:tcW w:w="903" w:type="dxa"/>
            <w:tcBorders>
              <w:top w:val="single" w:color="8FB6EA" w:sz="5" w:space="0"/>
              <w:bottom w:val="single" w:color="8FB6EA" w:sz="5" w:space="0"/>
            </w:tcBorders>
            <w:shd w:val="clear" w:color="auto" w:fill="FFFFFF" w:themeFill="background1"/>
            <w:tcMar/>
          </w:tcPr>
          <w:p w:rsidRPr="00CC0718" w:rsidR="00C71DC8" w:rsidP="00244814" w:rsidRDefault="00C71DC8" w14:paraId="5104952B" w14:textId="77777777">
            <w:pPr>
              <w:rPr>
                <w:color w:val="000000"/>
                <w:spacing w:val="-2"/>
                <w:sz w:val="18"/>
              </w:rPr>
            </w:pPr>
            <w:r w:rsidRPr="00CC0718">
              <w:rPr>
                <w:color w:val="000000"/>
                <w:spacing w:val="-2"/>
                <w:sz w:val="18"/>
              </w:rPr>
              <w:t>No</w:t>
            </w:r>
          </w:p>
        </w:tc>
        <w:tc>
          <w:tcPr>
            <w:tcW w:w="1017" w:type="dxa"/>
            <w:tcBorders>
              <w:top w:val="single" w:color="8FB6EA" w:sz="5" w:space="0"/>
              <w:bottom w:val="single" w:color="8FB6EA" w:sz="5" w:space="0"/>
            </w:tcBorders>
            <w:shd w:val="clear" w:color="auto" w:fill="FFFFFF" w:themeFill="background1"/>
            <w:tcMar/>
          </w:tcPr>
          <w:p w:rsidRPr="00CC0718" w:rsidR="00C71DC8" w:rsidP="00244814" w:rsidRDefault="00C71DC8" w14:paraId="37DB6B0A" w14:textId="77777777">
            <w:pPr>
              <w:rPr>
                <w:color w:val="000000"/>
                <w:spacing w:val="-2"/>
                <w:sz w:val="18"/>
              </w:rPr>
            </w:pPr>
            <w:r w:rsidRPr="00CC0718">
              <w:rPr>
                <w:color w:val="000000"/>
                <w:spacing w:val="-2"/>
                <w:sz w:val="18"/>
              </w:rPr>
              <w:t>None</w:t>
            </w:r>
          </w:p>
        </w:tc>
      </w:tr>
      <w:tr w:rsidRPr="00CC0718" w:rsidR="00C71DC8" w:rsidTr="3A33D0EC" w14:paraId="27243CD6" w14:textId="77777777">
        <w:trPr>
          <w:trHeight w:val="459" w:hRule="exact"/>
        </w:trPr>
        <w:tc>
          <w:tcPr>
            <w:tcW w:w="6763" w:type="dxa"/>
            <w:gridSpan w:val="2"/>
            <w:tcBorders>
              <w:top w:val="single" w:color="8FB6EA" w:sz="5" w:space="0"/>
              <w:bottom w:val="single" w:color="8FB6EA" w:sz="5" w:space="0"/>
            </w:tcBorders>
            <w:shd w:val="clear" w:color="auto" w:fill="FFFFFF" w:themeFill="background1"/>
            <w:tcMar/>
          </w:tcPr>
          <w:p w:rsidRPr="00CC0718" w:rsidR="00C71DC8" w:rsidP="00244814" w:rsidRDefault="00C71DC8" w14:paraId="3AFFF79A" w14:textId="77777777">
            <w:pPr>
              <w:rPr>
                <w:color w:val="000000"/>
                <w:spacing w:val="-2"/>
                <w:sz w:val="18"/>
              </w:rPr>
            </w:pPr>
            <w:r w:rsidRPr="00CC0718">
              <w:rPr>
                <w:color w:val="000000"/>
                <w:spacing w:val="-2"/>
                <w:sz w:val="18"/>
              </w:rPr>
              <w:t>Codes\\AXIAL CODE\\Q3 b- Member experience with the club\SKILL DEVELOPMENT\Communication skill improved</w:t>
            </w:r>
          </w:p>
        </w:tc>
        <w:tc>
          <w:tcPr>
            <w:tcW w:w="2034" w:type="dxa"/>
            <w:tcBorders>
              <w:top w:val="single" w:color="8FB6EA" w:sz="5" w:space="0"/>
              <w:bottom w:val="single" w:color="8FB6EA" w:sz="5" w:space="0"/>
            </w:tcBorders>
            <w:shd w:val="clear" w:color="auto" w:fill="FFFFFF" w:themeFill="background1"/>
            <w:tcMar/>
          </w:tcPr>
          <w:p w:rsidRPr="00CC0718" w:rsidR="00C71DC8" w:rsidP="00244814" w:rsidRDefault="00C71DC8" w14:paraId="08CA960E" w14:textId="77777777">
            <w:pPr>
              <w:rPr>
                <w:color w:val="000000"/>
                <w:spacing w:val="-2"/>
                <w:sz w:val="18"/>
              </w:rPr>
            </w:pPr>
          </w:p>
        </w:tc>
        <w:tc>
          <w:tcPr>
            <w:tcW w:w="903" w:type="dxa"/>
            <w:tcBorders>
              <w:top w:val="single" w:color="8FB6EA" w:sz="5" w:space="0"/>
              <w:bottom w:val="single" w:color="8FB6EA" w:sz="5" w:space="0"/>
            </w:tcBorders>
            <w:shd w:val="clear" w:color="auto" w:fill="FFFFFF" w:themeFill="background1"/>
            <w:tcMar/>
          </w:tcPr>
          <w:p w:rsidRPr="00CC0718" w:rsidR="00C71DC8" w:rsidP="00244814" w:rsidRDefault="00C71DC8" w14:paraId="5EEB5905" w14:textId="77777777">
            <w:pPr>
              <w:rPr>
                <w:color w:val="000000"/>
                <w:spacing w:val="-2"/>
                <w:sz w:val="18"/>
              </w:rPr>
            </w:pPr>
            <w:r w:rsidRPr="00CC0718">
              <w:rPr>
                <w:color w:val="000000"/>
                <w:spacing w:val="-2"/>
                <w:sz w:val="18"/>
              </w:rPr>
              <w:t>No</w:t>
            </w:r>
          </w:p>
        </w:tc>
        <w:tc>
          <w:tcPr>
            <w:tcW w:w="1017" w:type="dxa"/>
            <w:tcBorders>
              <w:top w:val="single" w:color="8FB6EA" w:sz="5" w:space="0"/>
              <w:bottom w:val="single" w:color="8FB6EA" w:sz="5" w:space="0"/>
            </w:tcBorders>
            <w:shd w:val="clear" w:color="auto" w:fill="FFFFFF" w:themeFill="background1"/>
            <w:tcMar/>
          </w:tcPr>
          <w:p w:rsidRPr="00CC0718" w:rsidR="00C71DC8" w:rsidP="00244814" w:rsidRDefault="00C71DC8" w14:paraId="05C30F07" w14:textId="77777777">
            <w:pPr>
              <w:rPr>
                <w:color w:val="000000"/>
                <w:spacing w:val="-2"/>
                <w:sz w:val="18"/>
              </w:rPr>
            </w:pPr>
            <w:r w:rsidRPr="00CC0718">
              <w:rPr>
                <w:color w:val="000000"/>
                <w:spacing w:val="-2"/>
                <w:sz w:val="18"/>
              </w:rPr>
              <w:t>None</w:t>
            </w:r>
          </w:p>
        </w:tc>
      </w:tr>
      <w:tr w:rsidRPr="00CC0718" w:rsidR="00C71DC8" w:rsidTr="3A33D0EC" w14:paraId="2E111961" w14:textId="77777777">
        <w:trPr>
          <w:trHeight w:val="458" w:hRule="exact"/>
        </w:trPr>
        <w:tc>
          <w:tcPr>
            <w:tcW w:w="6763" w:type="dxa"/>
            <w:gridSpan w:val="2"/>
            <w:tcBorders>
              <w:top w:val="single" w:color="8FB6EA" w:sz="5" w:space="0"/>
              <w:bottom w:val="single" w:color="8FB6EA" w:sz="5" w:space="0"/>
            </w:tcBorders>
            <w:shd w:val="clear" w:color="auto" w:fill="FFFFFF" w:themeFill="background1"/>
            <w:tcMar/>
          </w:tcPr>
          <w:p w:rsidRPr="00CC0718" w:rsidR="00C71DC8" w:rsidP="3A33D0EC" w:rsidRDefault="00C71DC8" w14:paraId="343EA78C" w14:textId="77777777">
            <w:pPr>
              <w:rPr>
                <w:color w:val="000000"/>
                <w:spacing w:val="-2"/>
                <w:sz w:val="18"/>
                <w:szCs w:val="18"/>
                <w:lang w:val="en-US"/>
              </w:rPr>
            </w:pPr>
            <w:r w:rsidRPr="3A33D0EC" w:rsidR="00C71DC8">
              <w:rPr>
                <w:color w:val="000000"/>
                <w:spacing w:val="-2"/>
                <w:sz w:val="18"/>
                <w:szCs w:val="18"/>
                <w:lang w:val="en-US"/>
              </w:rPr>
              <w:t>Codes\\AXIAL CODE\\Q3 b- Member experience with the club\SKILL DEVELOPMENT\</w:t>
            </w:r>
            <w:r w:rsidRPr="3A33D0EC" w:rsidR="00C71DC8">
              <w:rPr>
                <w:color w:val="000000"/>
                <w:spacing w:val="-2"/>
                <w:sz w:val="18"/>
                <w:szCs w:val="18"/>
                <w:lang w:val="en-US"/>
              </w:rPr>
              <w:t>great sense</w:t>
            </w:r>
            <w:r w:rsidRPr="3A33D0EC" w:rsidR="00C71DC8">
              <w:rPr>
                <w:color w:val="000000"/>
                <w:spacing w:val="-2"/>
                <w:sz w:val="18"/>
                <w:szCs w:val="18"/>
                <w:lang w:val="en-US"/>
              </w:rPr>
              <w:t xml:space="preserve"> of honor</w:t>
            </w:r>
          </w:p>
        </w:tc>
        <w:tc>
          <w:tcPr>
            <w:tcW w:w="2034" w:type="dxa"/>
            <w:tcBorders>
              <w:top w:val="single" w:color="8FB6EA" w:sz="5" w:space="0"/>
              <w:bottom w:val="single" w:color="8FB6EA" w:sz="5" w:space="0"/>
            </w:tcBorders>
            <w:shd w:val="clear" w:color="auto" w:fill="FFFFFF" w:themeFill="background1"/>
            <w:tcMar/>
          </w:tcPr>
          <w:p w:rsidRPr="00CC0718" w:rsidR="00C71DC8" w:rsidP="00244814" w:rsidRDefault="00C71DC8" w14:paraId="62AE7C7A" w14:textId="77777777">
            <w:pPr>
              <w:rPr>
                <w:color w:val="000000"/>
                <w:spacing w:val="-2"/>
                <w:sz w:val="18"/>
              </w:rPr>
            </w:pPr>
          </w:p>
        </w:tc>
        <w:tc>
          <w:tcPr>
            <w:tcW w:w="903" w:type="dxa"/>
            <w:tcBorders>
              <w:top w:val="single" w:color="8FB6EA" w:sz="5" w:space="0"/>
              <w:bottom w:val="single" w:color="8FB6EA" w:sz="5" w:space="0"/>
            </w:tcBorders>
            <w:shd w:val="clear" w:color="auto" w:fill="FFFFFF" w:themeFill="background1"/>
            <w:tcMar/>
          </w:tcPr>
          <w:p w:rsidRPr="00CC0718" w:rsidR="00C71DC8" w:rsidP="00244814" w:rsidRDefault="00C71DC8" w14:paraId="5AEA2D42" w14:textId="77777777">
            <w:pPr>
              <w:rPr>
                <w:color w:val="000000"/>
                <w:spacing w:val="-2"/>
                <w:sz w:val="18"/>
              </w:rPr>
            </w:pPr>
            <w:r w:rsidRPr="00CC0718">
              <w:rPr>
                <w:color w:val="000000"/>
                <w:spacing w:val="-2"/>
                <w:sz w:val="18"/>
              </w:rPr>
              <w:t>No</w:t>
            </w:r>
          </w:p>
        </w:tc>
        <w:tc>
          <w:tcPr>
            <w:tcW w:w="1017" w:type="dxa"/>
            <w:tcBorders>
              <w:top w:val="single" w:color="8FB6EA" w:sz="5" w:space="0"/>
              <w:bottom w:val="single" w:color="8FB6EA" w:sz="5" w:space="0"/>
            </w:tcBorders>
            <w:shd w:val="clear" w:color="auto" w:fill="FFFFFF" w:themeFill="background1"/>
            <w:tcMar/>
          </w:tcPr>
          <w:p w:rsidRPr="00CC0718" w:rsidR="00C71DC8" w:rsidP="00244814" w:rsidRDefault="00C71DC8" w14:paraId="64D72E1E" w14:textId="77777777">
            <w:pPr>
              <w:rPr>
                <w:color w:val="000000"/>
                <w:spacing w:val="-2"/>
                <w:sz w:val="18"/>
              </w:rPr>
            </w:pPr>
            <w:r w:rsidRPr="00CC0718">
              <w:rPr>
                <w:color w:val="000000"/>
                <w:spacing w:val="-2"/>
                <w:sz w:val="18"/>
              </w:rPr>
              <w:t>None</w:t>
            </w:r>
          </w:p>
        </w:tc>
      </w:tr>
      <w:tr w:rsidRPr="00CC0718" w:rsidR="00C71DC8" w:rsidTr="3A33D0EC" w14:paraId="342882B1" w14:textId="77777777">
        <w:trPr>
          <w:trHeight w:val="459" w:hRule="exact"/>
        </w:trPr>
        <w:tc>
          <w:tcPr>
            <w:tcW w:w="6763" w:type="dxa"/>
            <w:gridSpan w:val="2"/>
            <w:tcBorders>
              <w:top w:val="single" w:color="8FB6EA" w:sz="5" w:space="0"/>
              <w:bottom w:val="single" w:color="8FB6EA" w:sz="5" w:space="0"/>
            </w:tcBorders>
            <w:shd w:val="clear" w:color="auto" w:fill="FFFFFF" w:themeFill="background1"/>
            <w:tcMar/>
          </w:tcPr>
          <w:p w:rsidRPr="00CC0718" w:rsidR="00C71DC8" w:rsidP="00244814" w:rsidRDefault="00C71DC8" w14:paraId="610767F7" w14:textId="77777777">
            <w:pPr>
              <w:rPr>
                <w:color w:val="000000"/>
                <w:spacing w:val="-2"/>
                <w:sz w:val="18"/>
              </w:rPr>
            </w:pPr>
            <w:r w:rsidRPr="00CC0718">
              <w:rPr>
                <w:color w:val="000000"/>
                <w:spacing w:val="-2"/>
                <w:sz w:val="18"/>
              </w:rPr>
              <w:lastRenderedPageBreak/>
              <w:t>Codes\\AXIAL CODE\\Q3 b- Member experience with the club\SKILL DEVELOPMENT\it helps me also put this in, in the real world</w:t>
            </w:r>
          </w:p>
        </w:tc>
        <w:tc>
          <w:tcPr>
            <w:tcW w:w="2034" w:type="dxa"/>
            <w:tcBorders>
              <w:top w:val="single" w:color="8FB6EA" w:sz="5" w:space="0"/>
              <w:bottom w:val="single" w:color="8FB6EA" w:sz="5" w:space="0"/>
            </w:tcBorders>
            <w:shd w:val="clear" w:color="auto" w:fill="FFFFFF" w:themeFill="background1"/>
            <w:tcMar/>
          </w:tcPr>
          <w:p w:rsidRPr="00CC0718" w:rsidR="00C71DC8" w:rsidP="00244814" w:rsidRDefault="00C71DC8" w14:paraId="742C64BD" w14:textId="77777777">
            <w:pPr>
              <w:rPr>
                <w:color w:val="000000"/>
                <w:spacing w:val="-2"/>
                <w:sz w:val="18"/>
              </w:rPr>
            </w:pPr>
          </w:p>
        </w:tc>
        <w:tc>
          <w:tcPr>
            <w:tcW w:w="903" w:type="dxa"/>
            <w:tcBorders>
              <w:top w:val="single" w:color="8FB6EA" w:sz="5" w:space="0"/>
              <w:bottom w:val="single" w:color="8FB6EA" w:sz="5" w:space="0"/>
            </w:tcBorders>
            <w:shd w:val="clear" w:color="auto" w:fill="FFFFFF" w:themeFill="background1"/>
            <w:tcMar/>
          </w:tcPr>
          <w:p w:rsidRPr="00CC0718" w:rsidR="00C71DC8" w:rsidP="00244814" w:rsidRDefault="00C71DC8" w14:paraId="6621AA15" w14:textId="77777777">
            <w:pPr>
              <w:rPr>
                <w:color w:val="000000"/>
                <w:spacing w:val="-2"/>
                <w:sz w:val="18"/>
              </w:rPr>
            </w:pPr>
            <w:r w:rsidRPr="00CC0718">
              <w:rPr>
                <w:color w:val="000000"/>
                <w:spacing w:val="-2"/>
                <w:sz w:val="18"/>
              </w:rPr>
              <w:t>No</w:t>
            </w:r>
          </w:p>
        </w:tc>
        <w:tc>
          <w:tcPr>
            <w:tcW w:w="1017" w:type="dxa"/>
            <w:tcBorders>
              <w:top w:val="single" w:color="8FB6EA" w:sz="5" w:space="0"/>
              <w:bottom w:val="single" w:color="8FB6EA" w:sz="5" w:space="0"/>
            </w:tcBorders>
            <w:shd w:val="clear" w:color="auto" w:fill="FFFFFF" w:themeFill="background1"/>
            <w:tcMar/>
          </w:tcPr>
          <w:p w:rsidRPr="00CC0718" w:rsidR="00C71DC8" w:rsidP="00244814" w:rsidRDefault="00C71DC8" w14:paraId="3486D866" w14:textId="77777777">
            <w:pPr>
              <w:rPr>
                <w:color w:val="000000"/>
                <w:spacing w:val="-2"/>
                <w:sz w:val="18"/>
              </w:rPr>
            </w:pPr>
            <w:r w:rsidRPr="00CC0718">
              <w:rPr>
                <w:color w:val="000000"/>
                <w:spacing w:val="-2"/>
                <w:sz w:val="18"/>
              </w:rPr>
              <w:t>None</w:t>
            </w:r>
          </w:p>
        </w:tc>
      </w:tr>
      <w:tr w:rsidRPr="00CC0718" w:rsidR="00C71DC8" w:rsidTr="3A33D0EC" w14:paraId="0C531C3B" w14:textId="77777777">
        <w:trPr>
          <w:trHeight w:val="458" w:hRule="exact"/>
        </w:trPr>
        <w:tc>
          <w:tcPr>
            <w:tcW w:w="6763" w:type="dxa"/>
            <w:gridSpan w:val="2"/>
            <w:tcBorders>
              <w:top w:val="single" w:color="8FB6EA" w:sz="5" w:space="0"/>
              <w:bottom w:val="single" w:color="8FB6EA" w:sz="5" w:space="0"/>
            </w:tcBorders>
            <w:shd w:val="clear" w:color="auto" w:fill="FFFFFF" w:themeFill="background1"/>
            <w:tcMar/>
          </w:tcPr>
          <w:p w:rsidRPr="00CC0718" w:rsidR="00C71DC8" w:rsidP="00244814" w:rsidRDefault="00C71DC8" w14:paraId="112A9EA4" w14:textId="77777777">
            <w:pPr>
              <w:rPr>
                <w:color w:val="000000"/>
                <w:spacing w:val="-2"/>
                <w:sz w:val="18"/>
              </w:rPr>
            </w:pPr>
            <w:r w:rsidRPr="00CC0718">
              <w:rPr>
                <w:color w:val="000000"/>
                <w:spacing w:val="-2"/>
                <w:sz w:val="18"/>
              </w:rPr>
              <w:t>Codes\\AXIAL CODE\\Q3 b- Member experience with the club\SKILL DEVELOPMENT\Leadership skill improved</w:t>
            </w:r>
          </w:p>
        </w:tc>
        <w:tc>
          <w:tcPr>
            <w:tcW w:w="2034" w:type="dxa"/>
            <w:tcBorders>
              <w:top w:val="single" w:color="8FB6EA" w:sz="5" w:space="0"/>
              <w:bottom w:val="single" w:color="8FB6EA" w:sz="5" w:space="0"/>
            </w:tcBorders>
            <w:shd w:val="clear" w:color="auto" w:fill="FFFFFF" w:themeFill="background1"/>
            <w:tcMar/>
          </w:tcPr>
          <w:p w:rsidRPr="00CC0718" w:rsidR="00C71DC8" w:rsidP="00244814" w:rsidRDefault="00C71DC8" w14:paraId="2B14A0FE" w14:textId="77777777">
            <w:pPr>
              <w:rPr>
                <w:color w:val="000000"/>
                <w:spacing w:val="-2"/>
                <w:sz w:val="18"/>
              </w:rPr>
            </w:pPr>
          </w:p>
        </w:tc>
        <w:tc>
          <w:tcPr>
            <w:tcW w:w="903" w:type="dxa"/>
            <w:tcBorders>
              <w:top w:val="single" w:color="8FB6EA" w:sz="5" w:space="0"/>
              <w:bottom w:val="single" w:color="8FB6EA" w:sz="5" w:space="0"/>
            </w:tcBorders>
            <w:shd w:val="clear" w:color="auto" w:fill="FFFFFF" w:themeFill="background1"/>
            <w:tcMar/>
          </w:tcPr>
          <w:p w:rsidRPr="00CC0718" w:rsidR="00C71DC8" w:rsidP="00244814" w:rsidRDefault="00C71DC8" w14:paraId="5170F894" w14:textId="77777777">
            <w:pPr>
              <w:rPr>
                <w:color w:val="000000"/>
                <w:spacing w:val="-2"/>
                <w:sz w:val="18"/>
              </w:rPr>
            </w:pPr>
            <w:r w:rsidRPr="00CC0718">
              <w:rPr>
                <w:color w:val="000000"/>
                <w:spacing w:val="-2"/>
                <w:sz w:val="18"/>
              </w:rPr>
              <w:t>No</w:t>
            </w:r>
          </w:p>
        </w:tc>
        <w:tc>
          <w:tcPr>
            <w:tcW w:w="1017" w:type="dxa"/>
            <w:tcBorders>
              <w:top w:val="single" w:color="8FB6EA" w:sz="5" w:space="0"/>
              <w:bottom w:val="single" w:color="8FB6EA" w:sz="5" w:space="0"/>
            </w:tcBorders>
            <w:shd w:val="clear" w:color="auto" w:fill="FFFFFF" w:themeFill="background1"/>
            <w:tcMar/>
          </w:tcPr>
          <w:p w:rsidRPr="00CC0718" w:rsidR="00C71DC8" w:rsidP="00244814" w:rsidRDefault="00C71DC8" w14:paraId="75FD2A77" w14:textId="77777777">
            <w:pPr>
              <w:rPr>
                <w:color w:val="000000"/>
                <w:spacing w:val="-2"/>
                <w:sz w:val="18"/>
              </w:rPr>
            </w:pPr>
            <w:r w:rsidRPr="00CC0718">
              <w:rPr>
                <w:color w:val="000000"/>
                <w:spacing w:val="-2"/>
                <w:sz w:val="18"/>
              </w:rPr>
              <w:t>None</w:t>
            </w:r>
          </w:p>
        </w:tc>
      </w:tr>
      <w:tr w:rsidRPr="00CC0718" w:rsidR="00C71DC8" w:rsidTr="3A33D0EC" w14:paraId="13CD3EE7" w14:textId="77777777">
        <w:trPr>
          <w:trHeight w:val="143" w:hRule="exact"/>
        </w:trPr>
        <w:tc>
          <w:tcPr>
            <w:tcW w:w="10717" w:type="dxa"/>
            <w:gridSpan w:val="5"/>
            <w:tcBorders>
              <w:top w:val="single" w:color="8FB6EA" w:sz="5" w:space="0"/>
            </w:tcBorders>
            <w:tcMar/>
          </w:tcPr>
          <w:p w:rsidRPr="00CC0718" w:rsidR="00C71DC8" w:rsidP="00244814" w:rsidRDefault="00C71DC8" w14:paraId="6B6EC6CB" w14:textId="77777777"/>
        </w:tc>
      </w:tr>
      <w:tr w:rsidRPr="00CC0718" w:rsidR="00C71DC8" w:rsidTr="3A33D0EC" w14:paraId="0821BC27" w14:textId="77777777">
        <w:trPr>
          <w:trHeight w:val="459" w:hRule="exact"/>
        </w:trPr>
        <w:tc>
          <w:tcPr>
            <w:tcW w:w="5359" w:type="dxa"/>
            <w:shd w:val="clear" w:color="auto" w:fill="FFFFFF" w:themeFill="background1"/>
            <w:tcMar/>
          </w:tcPr>
          <w:p w:rsidRPr="00CC0718" w:rsidR="00C71DC8" w:rsidP="00244814" w:rsidRDefault="00C71DC8" w14:paraId="43F2DFA3" w14:textId="77777777">
            <w:pPr>
              <w:jc w:val="right"/>
              <w:rPr>
                <w:color w:val="000066"/>
                <w:spacing w:val="-2"/>
                <w:sz w:val="16"/>
              </w:rPr>
            </w:pPr>
            <w:r w:rsidRPr="00CC0718">
              <w:rPr>
                <w:color w:val="000066"/>
                <w:spacing w:val="-2"/>
                <w:sz w:val="16"/>
              </w:rPr>
              <w:t>Formatted Reports\\Coding Structure Formatted Report</w:t>
            </w:r>
          </w:p>
        </w:tc>
        <w:tc>
          <w:tcPr>
            <w:tcW w:w="5358" w:type="dxa"/>
            <w:gridSpan w:val="4"/>
            <w:shd w:val="clear" w:color="auto" w:fill="FFFFFF" w:themeFill="background1"/>
            <w:tcMar/>
          </w:tcPr>
          <w:p w:rsidRPr="00CC0718" w:rsidR="00C71DC8" w:rsidP="00244814" w:rsidRDefault="00C71DC8" w14:paraId="577A4123" w14:textId="77777777">
            <w:pPr>
              <w:jc w:val="right"/>
              <w:rPr>
                <w:color w:val="000066"/>
                <w:spacing w:val="-2"/>
                <w:sz w:val="16"/>
              </w:rPr>
            </w:pPr>
            <w:r w:rsidRPr="00CC0718">
              <w:rPr>
                <w:color w:val="000066"/>
                <w:spacing w:val="-2"/>
                <w:sz w:val="16"/>
              </w:rPr>
              <w:t>Page 8 of 17</w:t>
            </w:r>
          </w:p>
        </w:tc>
      </w:tr>
      <w:tr w:rsidRPr="00CC0718" w:rsidR="00C71DC8" w:rsidTr="3A33D0EC" w14:paraId="3E7C55BF" w14:textId="77777777">
        <w:trPr>
          <w:trHeight w:val="444" w:hRule="exact"/>
        </w:trPr>
        <w:tc>
          <w:tcPr>
            <w:tcW w:w="10717" w:type="dxa"/>
            <w:gridSpan w:val="5"/>
            <w:shd w:val="clear" w:color="auto" w:fill="FFFFFF" w:themeFill="background1"/>
            <w:tcMar/>
            <w:vAlign w:val="center"/>
          </w:tcPr>
          <w:p w:rsidRPr="00CC0718" w:rsidR="00C71DC8" w:rsidP="00244814" w:rsidRDefault="00C71DC8" w14:paraId="113BCEE1" w14:textId="77777777">
            <w:pPr>
              <w:jc w:val="right"/>
              <w:rPr>
                <w:color w:val="000066"/>
                <w:spacing w:val="-2"/>
                <w:sz w:val="16"/>
              </w:rPr>
            </w:pPr>
            <w:r w:rsidRPr="00CC0718">
              <w:rPr>
                <w:color w:val="000066"/>
                <w:spacing w:val="-2"/>
                <w:sz w:val="16"/>
              </w:rPr>
              <w:t>11/13/2024 3:45 PM</w:t>
            </w:r>
          </w:p>
        </w:tc>
      </w:tr>
      <w:tr w:rsidRPr="00CC0718" w:rsidR="00C71DC8" w:rsidTr="3A33D0EC" w14:paraId="3E1E555D" w14:textId="77777777">
        <w:trPr>
          <w:trHeight w:val="673" w:hRule="exact"/>
        </w:trPr>
        <w:tc>
          <w:tcPr>
            <w:tcW w:w="6763" w:type="dxa"/>
            <w:gridSpan w:val="2"/>
            <w:shd w:val="clear" w:color="auto" w:fill="8FB6EA"/>
            <w:tcMar/>
          </w:tcPr>
          <w:p w:rsidRPr="00CC0718" w:rsidR="00C71DC8" w:rsidP="00244814" w:rsidRDefault="00C71DC8" w14:paraId="42F24938" w14:textId="77777777">
            <w:pPr>
              <w:rPr>
                <w:b/>
                <w:color w:val="000066"/>
                <w:spacing w:val="-2"/>
                <w:sz w:val="18"/>
              </w:rPr>
            </w:pPr>
            <w:r w:rsidRPr="00CC0718">
              <w:rPr>
                <w:b/>
                <w:color w:val="000066"/>
                <w:spacing w:val="-2"/>
                <w:sz w:val="18"/>
              </w:rPr>
              <w:t>Hierarchical Name</w:t>
            </w:r>
          </w:p>
        </w:tc>
        <w:tc>
          <w:tcPr>
            <w:tcW w:w="2034" w:type="dxa"/>
            <w:shd w:val="clear" w:color="auto" w:fill="8FB6EA"/>
            <w:tcMar/>
          </w:tcPr>
          <w:p w:rsidRPr="00CC0718" w:rsidR="00C71DC8" w:rsidP="00244814" w:rsidRDefault="00C71DC8" w14:paraId="63EFB219" w14:textId="77777777">
            <w:pPr>
              <w:rPr>
                <w:b/>
                <w:color w:val="000066"/>
                <w:spacing w:val="-2"/>
                <w:sz w:val="18"/>
              </w:rPr>
            </w:pPr>
            <w:r w:rsidRPr="00CC0718">
              <w:rPr>
                <w:b/>
                <w:color w:val="000066"/>
                <w:spacing w:val="-2"/>
                <w:sz w:val="18"/>
              </w:rPr>
              <w:t>Nickname</w:t>
            </w:r>
          </w:p>
        </w:tc>
        <w:tc>
          <w:tcPr>
            <w:tcW w:w="903" w:type="dxa"/>
            <w:shd w:val="clear" w:color="auto" w:fill="8FB6EA"/>
            <w:tcMar/>
          </w:tcPr>
          <w:p w:rsidRPr="00CC0718" w:rsidR="00C71DC8" w:rsidP="00244814" w:rsidRDefault="00C71DC8" w14:paraId="7D90513B" w14:textId="77777777">
            <w:pPr>
              <w:rPr>
                <w:b/>
                <w:color w:val="000066"/>
                <w:spacing w:val="-2"/>
                <w:sz w:val="18"/>
              </w:rPr>
            </w:pPr>
            <w:r w:rsidRPr="00CC0718">
              <w:rPr>
                <w:b/>
                <w:color w:val="000066"/>
                <w:spacing w:val="-2"/>
                <w:sz w:val="18"/>
              </w:rPr>
              <w:t>Aggregate</w:t>
            </w:r>
          </w:p>
        </w:tc>
        <w:tc>
          <w:tcPr>
            <w:tcW w:w="1017" w:type="dxa"/>
            <w:shd w:val="clear" w:color="auto" w:fill="8FB6EA"/>
            <w:tcMar/>
          </w:tcPr>
          <w:p w:rsidRPr="00CC0718" w:rsidR="00C71DC8" w:rsidP="00244814" w:rsidRDefault="00C71DC8" w14:paraId="248930B5" w14:textId="77777777">
            <w:pPr>
              <w:rPr>
                <w:b/>
                <w:color w:val="000066"/>
                <w:spacing w:val="-2"/>
                <w:sz w:val="18"/>
              </w:rPr>
            </w:pPr>
            <w:r w:rsidRPr="00CC0718">
              <w:rPr>
                <w:b/>
                <w:color w:val="000066"/>
                <w:spacing w:val="-2"/>
                <w:sz w:val="18"/>
              </w:rPr>
              <w:t>User Assigned Color</w:t>
            </w:r>
          </w:p>
        </w:tc>
      </w:tr>
      <w:tr w:rsidRPr="00CC0718" w:rsidR="00C71DC8" w:rsidTr="3A33D0EC" w14:paraId="3684DCFD" w14:textId="77777777">
        <w:trPr>
          <w:trHeight w:val="459" w:hRule="exact"/>
        </w:trPr>
        <w:tc>
          <w:tcPr>
            <w:tcW w:w="6763" w:type="dxa"/>
            <w:gridSpan w:val="2"/>
            <w:tcBorders>
              <w:bottom w:val="single" w:color="8FB6EA" w:sz="5" w:space="0"/>
            </w:tcBorders>
            <w:shd w:val="clear" w:color="auto" w:fill="FFFFFF" w:themeFill="background1"/>
            <w:tcMar/>
          </w:tcPr>
          <w:p w:rsidRPr="00CC0718" w:rsidR="00C71DC8" w:rsidP="00244814" w:rsidRDefault="00C71DC8" w14:paraId="2CBDA0CF" w14:textId="77777777">
            <w:pPr>
              <w:rPr>
                <w:color w:val="000000"/>
                <w:spacing w:val="-2"/>
                <w:sz w:val="18"/>
              </w:rPr>
            </w:pPr>
            <w:r w:rsidRPr="00CC0718">
              <w:rPr>
                <w:color w:val="000000"/>
                <w:spacing w:val="-2"/>
                <w:sz w:val="18"/>
              </w:rPr>
              <w:t>Codes\\AXIAL CODE\\Q3 b- Member experience with the club\SKILL DEVELOPMENT\Learn to work in team</w:t>
            </w:r>
          </w:p>
        </w:tc>
        <w:tc>
          <w:tcPr>
            <w:tcW w:w="2034" w:type="dxa"/>
            <w:tcBorders>
              <w:bottom w:val="single" w:color="8FB6EA" w:sz="5" w:space="0"/>
            </w:tcBorders>
            <w:shd w:val="clear" w:color="auto" w:fill="FFFFFF" w:themeFill="background1"/>
            <w:tcMar/>
          </w:tcPr>
          <w:p w:rsidRPr="00CC0718" w:rsidR="00C71DC8" w:rsidP="00244814" w:rsidRDefault="00C71DC8" w14:paraId="01CEFEBE" w14:textId="77777777">
            <w:pPr>
              <w:rPr>
                <w:color w:val="000000"/>
                <w:spacing w:val="-2"/>
                <w:sz w:val="18"/>
              </w:rPr>
            </w:pPr>
          </w:p>
        </w:tc>
        <w:tc>
          <w:tcPr>
            <w:tcW w:w="903" w:type="dxa"/>
            <w:tcBorders>
              <w:bottom w:val="single" w:color="8FB6EA" w:sz="5" w:space="0"/>
            </w:tcBorders>
            <w:shd w:val="clear" w:color="auto" w:fill="FFFFFF" w:themeFill="background1"/>
            <w:tcMar/>
          </w:tcPr>
          <w:p w:rsidRPr="00CC0718" w:rsidR="00C71DC8" w:rsidP="00244814" w:rsidRDefault="00C71DC8" w14:paraId="7D0F74D2" w14:textId="77777777">
            <w:pPr>
              <w:rPr>
                <w:color w:val="000000"/>
                <w:spacing w:val="-2"/>
                <w:sz w:val="18"/>
              </w:rPr>
            </w:pPr>
            <w:r w:rsidRPr="00CC0718">
              <w:rPr>
                <w:color w:val="000000"/>
                <w:spacing w:val="-2"/>
                <w:sz w:val="18"/>
              </w:rPr>
              <w:t>No</w:t>
            </w:r>
          </w:p>
        </w:tc>
        <w:tc>
          <w:tcPr>
            <w:tcW w:w="1017" w:type="dxa"/>
            <w:tcBorders>
              <w:bottom w:val="single" w:color="8FB6EA" w:sz="5" w:space="0"/>
            </w:tcBorders>
            <w:shd w:val="clear" w:color="auto" w:fill="FFFFFF" w:themeFill="background1"/>
            <w:tcMar/>
          </w:tcPr>
          <w:p w:rsidRPr="00CC0718" w:rsidR="00C71DC8" w:rsidP="00244814" w:rsidRDefault="00C71DC8" w14:paraId="5501862A" w14:textId="77777777">
            <w:pPr>
              <w:rPr>
                <w:color w:val="000000"/>
                <w:spacing w:val="-2"/>
                <w:sz w:val="18"/>
              </w:rPr>
            </w:pPr>
            <w:r w:rsidRPr="00CC0718">
              <w:rPr>
                <w:color w:val="000000"/>
                <w:spacing w:val="-2"/>
                <w:sz w:val="18"/>
              </w:rPr>
              <w:t>None</w:t>
            </w:r>
          </w:p>
        </w:tc>
      </w:tr>
      <w:tr w:rsidRPr="00CC0718" w:rsidR="00C71DC8" w:rsidTr="3A33D0EC" w14:paraId="0A123ECE" w14:textId="77777777">
        <w:trPr>
          <w:trHeight w:val="458" w:hRule="exact"/>
        </w:trPr>
        <w:tc>
          <w:tcPr>
            <w:tcW w:w="6763" w:type="dxa"/>
            <w:gridSpan w:val="2"/>
            <w:tcBorders>
              <w:top w:val="single" w:color="8FB6EA" w:sz="5" w:space="0"/>
              <w:bottom w:val="single" w:color="8FB6EA" w:sz="5" w:space="0"/>
            </w:tcBorders>
            <w:shd w:val="clear" w:color="auto" w:fill="FFFFFF" w:themeFill="background1"/>
            <w:tcMar/>
          </w:tcPr>
          <w:p w:rsidRPr="00CC0718" w:rsidR="00C71DC8" w:rsidP="00244814" w:rsidRDefault="00C71DC8" w14:paraId="221EA6AF" w14:textId="77777777">
            <w:pPr>
              <w:rPr>
                <w:color w:val="000000"/>
                <w:spacing w:val="-2"/>
                <w:sz w:val="18"/>
              </w:rPr>
            </w:pPr>
            <w:r w:rsidRPr="00CC0718">
              <w:rPr>
                <w:color w:val="000000"/>
                <w:spacing w:val="-2"/>
                <w:sz w:val="18"/>
              </w:rPr>
              <w:t>Codes\\AXIAL CODE\\Q3 b- Member experience with the club\SKILL DEVELOPMENT\Other Skills improvement</w:t>
            </w:r>
          </w:p>
        </w:tc>
        <w:tc>
          <w:tcPr>
            <w:tcW w:w="2034" w:type="dxa"/>
            <w:tcBorders>
              <w:top w:val="single" w:color="8FB6EA" w:sz="5" w:space="0"/>
              <w:bottom w:val="single" w:color="8FB6EA" w:sz="5" w:space="0"/>
            </w:tcBorders>
            <w:shd w:val="clear" w:color="auto" w:fill="FFFFFF" w:themeFill="background1"/>
            <w:tcMar/>
          </w:tcPr>
          <w:p w:rsidRPr="00CC0718" w:rsidR="00C71DC8" w:rsidP="00244814" w:rsidRDefault="00C71DC8" w14:paraId="0CED5A13" w14:textId="77777777">
            <w:pPr>
              <w:rPr>
                <w:color w:val="000000"/>
                <w:spacing w:val="-2"/>
                <w:sz w:val="18"/>
              </w:rPr>
            </w:pPr>
          </w:p>
        </w:tc>
        <w:tc>
          <w:tcPr>
            <w:tcW w:w="903" w:type="dxa"/>
            <w:tcBorders>
              <w:top w:val="single" w:color="8FB6EA" w:sz="5" w:space="0"/>
              <w:bottom w:val="single" w:color="8FB6EA" w:sz="5" w:space="0"/>
            </w:tcBorders>
            <w:shd w:val="clear" w:color="auto" w:fill="FFFFFF" w:themeFill="background1"/>
            <w:tcMar/>
          </w:tcPr>
          <w:p w:rsidRPr="00CC0718" w:rsidR="00C71DC8" w:rsidP="00244814" w:rsidRDefault="00C71DC8" w14:paraId="08A53DDB" w14:textId="77777777">
            <w:pPr>
              <w:rPr>
                <w:color w:val="000000"/>
                <w:spacing w:val="-2"/>
                <w:sz w:val="18"/>
              </w:rPr>
            </w:pPr>
            <w:r w:rsidRPr="00CC0718">
              <w:rPr>
                <w:color w:val="000000"/>
                <w:spacing w:val="-2"/>
                <w:sz w:val="18"/>
              </w:rPr>
              <w:t>No</w:t>
            </w:r>
          </w:p>
        </w:tc>
        <w:tc>
          <w:tcPr>
            <w:tcW w:w="1017" w:type="dxa"/>
            <w:tcBorders>
              <w:top w:val="single" w:color="8FB6EA" w:sz="5" w:space="0"/>
              <w:bottom w:val="single" w:color="8FB6EA" w:sz="5" w:space="0"/>
            </w:tcBorders>
            <w:shd w:val="clear" w:color="auto" w:fill="FFFFFF" w:themeFill="background1"/>
            <w:tcMar/>
          </w:tcPr>
          <w:p w:rsidRPr="00CC0718" w:rsidR="00C71DC8" w:rsidP="00244814" w:rsidRDefault="00C71DC8" w14:paraId="4642C1D1" w14:textId="77777777">
            <w:pPr>
              <w:rPr>
                <w:color w:val="000000"/>
                <w:spacing w:val="-2"/>
                <w:sz w:val="18"/>
              </w:rPr>
            </w:pPr>
            <w:r w:rsidRPr="00CC0718">
              <w:rPr>
                <w:color w:val="000000"/>
                <w:spacing w:val="-2"/>
                <w:sz w:val="18"/>
              </w:rPr>
              <w:t>None</w:t>
            </w:r>
          </w:p>
        </w:tc>
      </w:tr>
      <w:tr w:rsidRPr="00CC0718" w:rsidR="00C71DC8" w:rsidTr="3A33D0EC" w14:paraId="39D07FE7" w14:textId="77777777">
        <w:trPr>
          <w:trHeight w:val="459" w:hRule="exact"/>
        </w:trPr>
        <w:tc>
          <w:tcPr>
            <w:tcW w:w="6763" w:type="dxa"/>
            <w:gridSpan w:val="2"/>
            <w:tcBorders>
              <w:top w:val="single" w:color="8FB6EA" w:sz="5" w:space="0"/>
              <w:bottom w:val="single" w:color="8FB6EA" w:sz="5" w:space="0"/>
            </w:tcBorders>
            <w:shd w:val="clear" w:color="auto" w:fill="FFFFFF" w:themeFill="background1"/>
            <w:tcMar/>
          </w:tcPr>
          <w:p w:rsidRPr="00CC0718" w:rsidR="00C71DC8" w:rsidP="00244814" w:rsidRDefault="00C71DC8" w14:paraId="79000A12" w14:textId="77777777">
            <w:pPr>
              <w:rPr>
                <w:color w:val="000000"/>
                <w:spacing w:val="-2"/>
                <w:sz w:val="18"/>
              </w:rPr>
            </w:pPr>
            <w:r w:rsidRPr="00CC0718">
              <w:rPr>
                <w:color w:val="000000"/>
                <w:spacing w:val="-2"/>
                <w:sz w:val="18"/>
              </w:rPr>
              <w:t>Codes\\AXIAL CODE\\Q3 b- Member experience with the club\SKILL DEVELOPMENT\Personal interest in marketing</w:t>
            </w:r>
          </w:p>
        </w:tc>
        <w:tc>
          <w:tcPr>
            <w:tcW w:w="2034" w:type="dxa"/>
            <w:tcBorders>
              <w:top w:val="single" w:color="8FB6EA" w:sz="5" w:space="0"/>
              <w:bottom w:val="single" w:color="8FB6EA" w:sz="5" w:space="0"/>
            </w:tcBorders>
            <w:shd w:val="clear" w:color="auto" w:fill="FFFFFF" w:themeFill="background1"/>
            <w:tcMar/>
          </w:tcPr>
          <w:p w:rsidRPr="00CC0718" w:rsidR="00C71DC8" w:rsidP="00244814" w:rsidRDefault="00C71DC8" w14:paraId="118F5F4F" w14:textId="77777777">
            <w:pPr>
              <w:rPr>
                <w:color w:val="000000"/>
                <w:spacing w:val="-2"/>
                <w:sz w:val="18"/>
              </w:rPr>
            </w:pPr>
          </w:p>
        </w:tc>
        <w:tc>
          <w:tcPr>
            <w:tcW w:w="903" w:type="dxa"/>
            <w:tcBorders>
              <w:top w:val="single" w:color="8FB6EA" w:sz="5" w:space="0"/>
              <w:bottom w:val="single" w:color="8FB6EA" w:sz="5" w:space="0"/>
            </w:tcBorders>
            <w:shd w:val="clear" w:color="auto" w:fill="FFFFFF" w:themeFill="background1"/>
            <w:tcMar/>
          </w:tcPr>
          <w:p w:rsidRPr="00CC0718" w:rsidR="00C71DC8" w:rsidP="00244814" w:rsidRDefault="00C71DC8" w14:paraId="44481C76" w14:textId="77777777">
            <w:pPr>
              <w:rPr>
                <w:color w:val="000000"/>
                <w:spacing w:val="-2"/>
                <w:sz w:val="18"/>
              </w:rPr>
            </w:pPr>
            <w:r w:rsidRPr="00CC0718">
              <w:rPr>
                <w:color w:val="000000"/>
                <w:spacing w:val="-2"/>
                <w:sz w:val="18"/>
              </w:rPr>
              <w:t>No</w:t>
            </w:r>
          </w:p>
        </w:tc>
        <w:tc>
          <w:tcPr>
            <w:tcW w:w="1017" w:type="dxa"/>
            <w:tcBorders>
              <w:top w:val="single" w:color="8FB6EA" w:sz="5" w:space="0"/>
              <w:bottom w:val="single" w:color="8FB6EA" w:sz="5" w:space="0"/>
            </w:tcBorders>
            <w:shd w:val="clear" w:color="auto" w:fill="FFFFFF" w:themeFill="background1"/>
            <w:tcMar/>
          </w:tcPr>
          <w:p w:rsidRPr="00CC0718" w:rsidR="00C71DC8" w:rsidP="00244814" w:rsidRDefault="00C71DC8" w14:paraId="1D78AEA4" w14:textId="77777777">
            <w:pPr>
              <w:rPr>
                <w:color w:val="000000"/>
                <w:spacing w:val="-2"/>
                <w:sz w:val="18"/>
              </w:rPr>
            </w:pPr>
            <w:r w:rsidRPr="00CC0718">
              <w:rPr>
                <w:color w:val="000000"/>
                <w:spacing w:val="-2"/>
                <w:sz w:val="18"/>
              </w:rPr>
              <w:t>None</w:t>
            </w:r>
          </w:p>
        </w:tc>
      </w:tr>
      <w:tr w:rsidRPr="00CC0718" w:rsidR="00C71DC8" w:rsidTr="3A33D0EC" w14:paraId="4BE7F169" w14:textId="77777777">
        <w:trPr>
          <w:trHeight w:val="458" w:hRule="exact"/>
        </w:trPr>
        <w:tc>
          <w:tcPr>
            <w:tcW w:w="6763" w:type="dxa"/>
            <w:gridSpan w:val="2"/>
            <w:tcBorders>
              <w:top w:val="single" w:color="8FB6EA" w:sz="5" w:space="0"/>
              <w:bottom w:val="single" w:color="8FB6EA" w:sz="5" w:space="0"/>
            </w:tcBorders>
            <w:shd w:val="clear" w:color="auto" w:fill="FFFFFF" w:themeFill="background1"/>
            <w:tcMar/>
          </w:tcPr>
          <w:p w:rsidRPr="00CC0718" w:rsidR="00C71DC8" w:rsidP="00244814" w:rsidRDefault="00C71DC8" w14:paraId="0EC78ED9" w14:textId="77777777">
            <w:pPr>
              <w:rPr>
                <w:color w:val="000000"/>
                <w:spacing w:val="-2"/>
                <w:sz w:val="18"/>
              </w:rPr>
            </w:pPr>
            <w:r w:rsidRPr="00CC0718">
              <w:rPr>
                <w:color w:val="000000"/>
                <w:spacing w:val="-2"/>
                <w:sz w:val="18"/>
              </w:rPr>
              <w:t>Codes\\AXIAL CODE\\Q3 b- Member experience with the club\SKILL DEVELOPMENT\Roles and Responsibilities in the Rocket Dance Club</w:t>
            </w:r>
          </w:p>
        </w:tc>
        <w:tc>
          <w:tcPr>
            <w:tcW w:w="2034" w:type="dxa"/>
            <w:tcBorders>
              <w:top w:val="single" w:color="8FB6EA" w:sz="5" w:space="0"/>
              <w:bottom w:val="single" w:color="8FB6EA" w:sz="5" w:space="0"/>
            </w:tcBorders>
            <w:shd w:val="clear" w:color="auto" w:fill="FFFFFF" w:themeFill="background1"/>
            <w:tcMar/>
          </w:tcPr>
          <w:p w:rsidRPr="00CC0718" w:rsidR="00C71DC8" w:rsidP="00244814" w:rsidRDefault="00C71DC8" w14:paraId="18BFCAB7" w14:textId="77777777">
            <w:pPr>
              <w:rPr>
                <w:color w:val="000000"/>
                <w:spacing w:val="-2"/>
                <w:sz w:val="18"/>
              </w:rPr>
            </w:pPr>
          </w:p>
        </w:tc>
        <w:tc>
          <w:tcPr>
            <w:tcW w:w="903" w:type="dxa"/>
            <w:tcBorders>
              <w:top w:val="single" w:color="8FB6EA" w:sz="5" w:space="0"/>
              <w:bottom w:val="single" w:color="8FB6EA" w:sz="5" w:space="0"/>
            </w:tcBorders>
            <w:shd w:val="clear" w:color="auto" w:fill="FFFFFF" w:themeFill="background1"/>
            <w:tcMar/>
          </w:tcPr>
          <w:p w:rsidRPr="00CC0718" w:rsidR="00C71DC8" w:rsidP="00244814" w:rsidRDefault="00C71DC8" w14:paraId="10D08495" w14:textId="77777777">
            <w:pPr>
              <w:rPr>
                <w:color w:val="000000"/>
                <w:spacing w:val="-2"/>
                <w:sz w:val="18"/>
              </w:rPr>
            </w:pPr>
            <w:r w:rsidRPr="00CC0718">
              <w:rPr>
                <w:color w:val="000000"/>
                <w:spacing w:val="-2"/>
                <w:sz w:val="18"/>
              </w:rPr>
              <w:t>No</w:t>
            </w:r>
          </w:p>
        </w:tc>
        <w:tc>
          <w:tcPr>
            <w:tcW w:w="1017" w:type="dxa"/>
            <w:tcBorders>
              <w:top w:val="single" w:color="8FB6EA" w:sz="5" w:space="0"/>
              <w:bottom w:val="single" w:color="8FB6EA" w:sz="5" w:space="0"/>
            </w:tcBorders>
            <w:shd w:val="clear" w:color="auto" w:fill="FFFFFF" w:themeFill="background1"/>
            <w:tcMar/>
          </w:tcPr>
          <w:p w:rsidRPr="00CC0718" w:rsidR="00C71DC8" w:rsidP="00244814" w:rsidRDefault="00C71DC8" w14:paraId="2A7B0127" w14:textId="77777777">
            <w:pPr>
              <w:rPr>
                <w:color w:val="000000"/>
                <w:spacing w:val="-2"/>
                <w:sz w:val="18"/>
              </w:rPr>
            </w:pPr>
            <w:r w:rsidRPr="00CC0718">
              <w:rPr>
                <w:color w:val="000000"/>
                <w:spacing w:val="-2"/>
                <w:sz w:val="18"/>
              </w:rPr>
              <w:t>None</w:t>
            </w:r>
          </w:p>
        </w:tc>
      </w:tr>
      <w:tr w:rsidRPr="00CC0718" w:rsidR="00C71DC8" w:rsidTr="3A33D0EC" w14:paraId="0DCA15D1" w14:textId="77777777">
        <w:trPr>
          <w:trHeight w:val="445" w:hRule="exact"/>
        </w:trPr>
        <w:tc>
          <w:tcPr>
            <w:tcW w:w="6763" w:type="dxa"/>
            <w:gridSpan w:val="2"/>
            <w:tcBorders>
              <w:top w:val="single" w:color="8FB6EA" w:sz="5" w:space="0"/>
              <w:bottom w:val="single" w:color="8FB6EA" w:sz="5" w:space="0"/>
            </w:tcBorders>
            <w:shd w:val="clear" w:color="auto" w:fill="FFFFFF" w:themeFill="background1"/>
            <w:tcMar/>
          </w:tcPr>
          <w:p w:rsidRPr="00CC0718" w:rsidR="00C71DC8" w:rsidP="3A33D0EC" w:rsidRDefault="00C71DC8" w14:paraId="1C25247C" w14:textId="77777777">
            <w:pPr>
              <w:rPr>
                <w:color w:val="000000"/>
                <w:spacing w:val="-2"/>
                <w:sz w:val="18"/>
                <w:szCs w:val="18"/>
                <w:lang w:val="en-US"/>
              </w:rPr>
            </w:pPr>
            <w:r w:rsidRPr="3A33D0EC" w:rsidR="00C71DC8">
              <w:rPr>
                <w:color w:val="000000"/>
                <w:spacing w:val="-2"/>
                <w:sz w:val="18"/>
                <w:szCs w:val="18"/>
                <w:lang w:val="en-US"/>
              </w:rPr>
              <w:t xml:space="preserve">Codes\\AXIAL CODE\\Q3 b- Member experience with the club\SKILL DEVELOPMENT\Teamwork and </w:t>
            </w:r>
            <w:r w:rsidRPr="3A33D0EC" w:rsidR="00C71DC8">
              <w:rPr>
                <w:color w:val="000000"/>
                <w:spacing w:val="-2"/>
                <w:sz w:val="18"/>
                <w:szCs w:val="18"/>
                <w:lang w:val="en-US"/>
              </w:rPr>
              <w:t>Collabration</w:t>
            </w:r>
          </w:p>
        </w:tc>
        <w:tc>
          <w:tcPr>
            <w:tcW w:w="2034" w:type="dxa"/>
            <w:tcBorders>
              <w:top w:val="single" w:color="8FB6EA" w:sz="5" w:space="0"/>
              <w:bottom w:val="single" w:color="8FB6EA" w:sz="5" w:space="0"/>
            </w:tcBorders>
            <w:shd w:val="clear" w:color="auto" w:fill="FFFFFF" w:themeFill="background1"/>
            <w:tcMar/>
          </w:tcPr>
          <w:p w:rsidRPr="00CC0718" w:rsidR="00C71DC8" w:rsidP="00244814" w:rsidRDefault="00C71DC8" w14:paraId="57F56CA2" w14:textId="77777777">
            <w:pPr>
              <w:rPr>
                <w:color w:val="000000"/>
                <w:spacing w:val="-2"/>
                <w:sz w:val="18"/>
              </w:rPr>
            </w:pPr>
          </w:p>
        </w:tc>
        <w:tc>
          <w:tcPr>
            <w:tcW w:w="903" w:type="dxa"/>
            <w:tcBorders>
              <w:top w:val="single" w:color="8FB6EA" w:sz="5" w:space="0"/>
              <w:bottom w:val="single" w:color="8FB6EA" w:sz="5" w:space="0"/>
            </w:tcBorders>
            <w:shd w:val="clear" w:color="auto" w:fill="FFFFFF" w:themeFill="background1"/>
            <w:tcMar/>
          </w:tcPr>
          <w:p w:rsidRPr="00CC0718" w:rsidR="00C71DC8" w:rsidP="00244814" w:rsidRDefault="00C71DC8" w14:paraId="7D55568B" w14:textId="77777777">
            <w:pPr>
              <w:rPr>
                <w:color w:val="000000"/>
                <w:spacing w:val="-2"/>
                <w:sz w:val="18"/>
              </w:rPr>
            </w:pPr>
            <w:r w:rsidRPr="00CC0718">
              <w:rPr>
                <w:color w:val="000000"/>
                <w:spacing w:val="-2"/>
                <w:sz w:val="18"/>
              </w:rPr>
              <w:t>No</w:t>
            </w:r>
          </w:p>
        </w:tc>
        <w:tc>
          <w:tcPr>
            <w:tcW w:w="1017" w:type="dxa"/>
            <w:tcBorders>
              <w:top w:val="single" w:color="8FB6EA" w:sz="5" w:space="0"/>
              <w:bottom w:val="single" w:color="8FB6EA" w:sz="5" w:space="0"/>
            </w:tcBorders>
            <w:shd w:val="clear" w:color="auto" w:fill="FFFFFF" w:themeFill="background1"/>
            <w:tcMar/>
          </w:tcPr>
          <w:p w:rsidRPr="00CC0718" w:rsidR="00C71DC8" w:rsidP="00244814" w:rsidRDefault="00C71DC8" w14:paraId="4DE60E94" w14:textId="77777777">
            <w:pPr>
              <w:rPr>
                <w:color w:val="000000"/>
                <w:spacing w:val="-2"/>
                <w:sz w:val="18"/>
              </w:rPr>
            </w:pPr>
            <w:r w:rsidRPr="00CC0718">
              <w:rPr>
                <w:color w:val="000000"/>
                <w:spacing w:val="-2"/>
                <w:sz w:val="18"/>
              </w:rPr>
              <w:t>None</w:t>
            </w:r>
          </w:p>
        </w:tc>
      </w:tr>
      <w:tr w:rsidRPr="00CC0718" w:rsidR="00C71DC8" w:rsidTr="3A33D0EC" w14:paraId="2006033C" w14:textId="77777777">
        <w:trPr>
          <w:trHeight w:val="458" w:hRule="exact"/>
        </w:trPr>
        <w:tc>
          <w:tcPr>
            <w:tcW w:w="6763" w:type="dxa"/>
            <w:gridSpan w:val="2"/>
            <w:tcBorders>
              <w:top w:val="single" w:color="8FB6EA" w:sz="5" w:space="0"/>
              <w:bottom w:val="single" w:color="8FB6EA" w:sz="5" w:space="0"/>
            </w:tcBorders>
            <w:shd w:val="clear" w:color="auto" w:fill="FFFFFF" w:themeFill="background1"/>
            <w:tcMar/>
          </w:tcPr>
          <w:p w:rsidRPr="00CC0718" w:rsidR="00C71DC8" w:rsidP="00244814" w:rsidRDefault="00C71DC8" w14:paraId="1CB3A26F" w14:textId="77777777">
            <w:pPr>
              <w:rPr>
                <w:color w:val="000000"/>
                <w:spacing w:val="-2"/>
                <w:sz w:val="18"/>
              </w:rPr>
            </w:pPr>
            <w:r w:rsidRPr="00CC0718">
              <w:rPr>
                <w:color w:val="000000"/>
                <w:spacing w:val="-2"/>
                <w:sz w:val="18"/>
              </w:rPr>
              <w:t>Codes\\AXIAL CODE\\Q3 b- Member experience with the club\SKILL DEVELOPMENT\Tend to own any of the events</w:t>
            </w:r>
          </w:p>
        </w:tc>
        <w:tc>
          <w:tcPr>
            <w:tcW w:w="2034" w:type="dxa"/>
            <w:tcBorders>
              <w:top w:val="single" w:color="8FB6EA" w:sz="5" w:space="0"/>
              <w:bottom w:val="single" w:color="8FB6EA" w:sz="5" w:space="0"/>
            </w:tcBorders>
            <w:shd w:val="clear" w:color="auto" w:fill="FFFFFF" w:themeFill="background1"/>
            <w:tcMar/>
          </w:tcPr>
          <w:p w:rsidRPr="00CC0718" w:rsidR="00C71DC8" w:rsidP="00244814" w:rsidRDefault="00C71DC8" w14:paraId="326B35F2" w14:textId="77777777">
            <w:pPr>
              <w:rPr>
                <w:color w:val="000000"/>
                <w:spacing w:val="-2"/>
                <w:sz w:val="18"/>
              </w:rPr>
            </w:pPr>
          </w:p>
        </w:tc>
        <w:tc>
          <w:tcPr>
            <w:tcW w:w="903" w:type="dxa"/>
            <w:tcBorders>
              <w:top w:val="single" w:color="8FB6EA" w:sz="5" w:space="0"/>
              <w:bottom w:val="single" w:color="8FB6EA" w:sz="5" w:space="0"/>
            </w:tcBorders>
            <w:shd w:val="clear" w:color="auto" w:fill="FFFFFF" w:themeFill="background1"/>
            <w:tcMar/>
          </w:tcPr>
          <w:p w:rsidRPr="00CC0718" w:rsidR="00C71DC8" w:rsidP="00244814" w:rsidRDefault="00C71DC8" w14:paraId="5601528A" w14:textId="77777777">
            <w:pPr>
              <w:rPr>
                <w:color w:val="000000"/>
                <w:spacing w:val="-2"/>
                <w:sz w:val="18"/>
              </w:rPr>
            </w:pPr>
            <w:r w:rsidRPr="00CC0718">
              <w:rPr>
                <w:color w:val="000000"/>
                <w:spacing w:val="-2"/>
                <w:sz w:val="18"/>
              </w:rPr>
              <w:t>No</w:t>
            </w:r>
          </w:p>
        </w:tc>
        <w:tc>
          <w:tcPr>
            <w:tcW w:w="1017" w:type="dxa"/>
            <w:tcBorders>
              <w:top w:val="single" w:color="8FB6EA" w:sz="5" w:space="0"/>
              <w:bottom w:val="single" w:color="8FB6EA" w:sz="5" w:space="0"/>
            </w:tcBorders>
            <w:shd w:val="clear" w:color="auto" w:fill="FFFFFF" w:themeFill="background1"/>
            <w:tcMar/>
          </w:tcPr>
          <w:p w:rsidRPr="00CC0718" w:rsidR="00C71DC8" w:rsidP="00244814" w:rsidRDefault="00C71DC8" w14:paraId="0BC858DE" w14:textId="77777777">
            <w:pPr>
              <w:rPr>
                <w:color w:val="000000"/>
                <w:spacing w:val="-2"/>
                <w:sz w:val="18"/>
              </w:rPr>
            </w:pPr>
            <w:r w:rsidRPr="00CC0718">
              <w:rPr>
                <w:color w:val="000000"/>
                <w:spacing w:val="-2"/>
                <w:sz w:val="18"/>
              </w:rPr>
              <w:t>None</w:t>
            </w:r>
          </w:p>
        </w:tc>
      </w:tr>
      <w:tr w:rsidRPr="00CC0718" w:rsidR="00C71DC8" w:rsidTr="3A33D0EC" w14:paraId="52D247A4" w14:textId="77777777">
        <w:trPr>
          <w:trHeight w:val="459" w:hRule="exact"/>
        </w:trPr>
        <w:tc>
          <w:tcPr>
            <w:tcW w:w="6763" w:type="dxa"/>
            <w:gridSpan w:val="2"/>
            <w:tcBorders>
              <w:top w:val="single" w:color="8FB6EA" w:sz="5" w:space="0"/>
              <w:bottom w:val="single" w:color="8FB6EA" w:sz="5" w:space="0"/>
            </w:tcBorders>
            <w:shd w:val="clear" w:color="auto" w:fill="FFFFFF" w:themeFill="background1"/>
            <w:tcMar/>
          </w:tcPr>
          <w:p w:rsidRPr="00CC0718" w:rsidR="00C71DC8" w:rsidP="00244814" w:rsidRDefault="00C71DC8" w14:paraId="21B6CC52" w14:textId="77777777">
            <w:pPr>
              <w:rPr>
                <w:color w:val="000000"/>
                <w:spacing w:val="-2"/>
                <w:sz w:val="18"/>
              </w:rPr>
            </w:pPr>
            <w:r w:rsidRPr="00CC0718">
              <w:rPr>
                <w:color w:val="000000"/>
                <w:spacing w:val="-2"/>
                <w:sz w:val="18"/>
              </w:rPr>
              <w:t>Codes\\AXIAL CODE\\Q3 b- Member experience with the club\SKILL DEVELOPMENT\Valuable</w:t>
            </w:r>
          </w:p>
        </w:tc>
        <w:tc>
          <w:tcPr>
            <w:tcW w:w="2034" w:type="dxa"/>
            <w:tcBorders>
              <w:top w:val="single" w:color="8FB6EA" w:sz="5" w:space="0"/>
              <w:bottom w:val="single" w:color="8FB6EA" w:sz="5" w:space="0"/>
            </w:tcBorders>
            <w:shd w:val="clear" w:color="auto" w:fill="FFFFFF" w:themeFill="background1"/>
            <w:tcMar/>
          </w:tcPr>
          <w:p w:rsidRPr="00CC0718" w:rsidR="00C71DC8" w:rsidP="00244814" w:rsidRDefault="00C71DC8" w14:paraId="7CC9301D" w14:textId="77777777">
            <w:pPr>
              <w:rPr>
                <w:color w:val="000000"/>
                <w:spacing w:val="-2"/>
                <w:sz w:val="18"/>
              </w:rPr>
            </w:pPr>
          </w:p>
        </w:tc>
        <w:tc>
          <w:tcPr>
            <w:tcW w:w="903" w:type="dxa"/>
            <w:tcBorders>
              <w:top w:val="single" w:color="8FB6EA" w:sz="5" w:space="0"/>
              <w:bottom w:val="single" w:color="8FB6EA" w:sz="5" w:space="0"/>
            </w:tcBorders>
            <w:shd w:val="clear" w:color="auto" w:fill="FFFFFF" w:themeFill="background1"/>
            <w:tcMar/>
          </w:tcPr>
          <w:p w:rsidRPr="00CC0718" w:rsidR="00C71DC8" w:rsidP="00244814" w:rsidRDefault="00C71DC8" w14:paraId="4D47CFEE" w14:textId="77777777">
            <w:pPr>
              <w:rPr>
                <w:color w:val="000000"/>
                <w:spacing w:val="-2"/>
                <w:sz w:val="18"/>
              </w:rPr>
            </w:pPr>
            <w:r w:rsidRPr="00CC0718">
              <w:rPr>
                <w:color w:val="000000"/>
                <w:spacing w:val="-2"/>
                <w:sz w:val="18"/>
              </w:rPr>
              <w:t>No</w:t>
            </w:r>
          </w:p>
        </w:tc>
        <w:tc>
          <w:tcPr>
            <w:tcW w:w="1017" w:type="dxa"/>
            <w:tcBorders>
              <w:top w:val="single" w:color="8FB6EA" w:sz="5" w:space="0"/>
              <w:bottom w:val="single" w:color="8FB6EA" w:sz="5" w:space="0"/>
            </w:tcBorders>
            <w:shd w:val="clear" w:color="auto" w:fill="FFFFFF" w:themeFill="background1"/>
            <w:tcMar/>
          </w:tcPr>
          <w:p w:rsidRPr="00CC0718" w:rsidR="00C71DC8" w:rsidP="00244814" w:rsidRDefault="00C71DC8" w14:paraId="5700BFFE" w14:textId="77777777">
            <w:pPr>
              <w:rPr>
                <w:color w:val="000000"/>
                <w:spacing w:val="-2"/>
                <w:sz w:val="18"/>
              </w:rPr>
            </w:pPr>
            <w:r w:rsidRPr="00CC0718">
              <w:rPr>
                <w:color w:val="000000"/>
                <w:spacing w:val="-2"/>
                <w:sz w:val="18"/>
              </w:rPr>
              <w:t>None</w:t>
            </w:r>
          </w:p>
        </w:tc>
      </w:tr>
      <w:tr w:rsidRPr="00CC0718" w:rsidR="00C71DC8" w:rsidTr="3A33D0EC" w14:paraId="1C3B90AF" w14:textId="77777777">
        <w:trPr>
          <w:trHeight w:val="343" w:hRule="exact"/>
        </w:trPr>
        <w:tc>
          <w:tcPr>
            <w:tcW w:w="6763" w:type="dxa"/>
            <w:gridSpan w:val="2"/>
            <w:tcBorders>
              <w:top w:val="single" w:color="8FB6EA" w:sz="5" w:space="0"/>
              <w:bottom w:val="single" w:color="8FB6EA" w:sz="5" w:space="0"/>
            </w:tcBorders>
            <w:shd w:val="clear" w:color="auto" w:fill="FFFFFF" w:themeFill="background1"/>
            <w:tcMar/>
          </w:tcPr>
          <w:p w:rsidRPr="00CC0718" w:rsidR="00C71DC8" w:rsidP="00244814" w:rsidRDefault="00C71DC8" w14:paraId="68134CA5" w14:textId="77777777">
            <w:pPr>
              <w:rPr>
                <w:color w:val="000000"/>
                <w:spacing w:val="-2"/>
                <w:sz w:val="18"/>
              </w:rPr>
            </w:pPr>
            <w:r w:rsidRPr="00CC0718">
              <w:rPr>
                <w:color w:val="000000"/>
                <w:spacing w:val="-2"/>
                <w:sz w:val="18"/>
              </w:rPr>
              <w:t>Codes\\AXIAL CODE\\Q4 a- Structure of the club</w:t>
            </w:r>
          </w:p>
        </w:tc>
        <w:tc>
          <w:tcPr>
            <w:tcW w:w="2034" w:type="dxa"/>
            <w:tcBorders>
              <w:top w:val="single" w:color="8FB6EA" w:sz="5" w:space="0"/>
              <w:bottom w:val="single" w:color="8FB6EA" w:sz="5" w:space="0"/>
            </w:tcBorders>
            <w:shd w:val="clear" w:color="auto" w:fill="FFFFFF" w:themeFill="background1"/>
            <w:tcMar/>
          </w:tcPr>
          <w:p w:rsidRPr="00CC0718" w:rsidR="00C71DC8" w:rsidP="00244814" w:rsidRDefault="00C71DC8" w14:paraId="47704FA0" w14:textId="77777777">
            <w:pPr>
              <w:rPr>
                <w:color w:val="000000"/>
                <w:spacing w:val="-2"/>
                <w:sz w:val="18"/>
              </w:rPr>
            </w:pPr>
          </w:p>
        </w:tc>
        <w:tc>
          <w:tcPr>
            <w:tcW w:w="903" w:type="dxa"/>
            <w:tcBorders>
              <w:top w:val="single" w:color="8FB6EA" w:sz="5" w:space="0"/>
              <w:bottom w:val="single" w:color="8FB6EA" w:sz="5" w:space="0"/>
            </w:tcBorders>
            <w:shd w:val="clear" w:color="auto" w:fill="FFFFFF" w:themeFill="background1"/>
            <w:tcMar/>
          </w:tcPr>
          <w:p w:rsidRPr="00CC0718" w:rsidR="00C71DC8" w:rsidP="00244814" w:rsidRDefault="00C71DC8" w14:paraId="3AAB865E" w14:textId="77777777">
            <w:pPr>
              <w:rPr>
                <w:color w:val="000000"/>
                <w:spacing w:val="-2"/>
                <w:sz w:val="18"/>
              </w:rPr>
            </w:pPr>
            <w:r w:rsidRPr="00CC0718">
              <w:rPr>
                <w:color w:val="000000"/>
                <w:spacing w:val="-2"/>
                <w:sz w:val="18"/>
              </w:rPr>
              <w:t>Yes</w:t>
            </w:r>
          </w:p>
        </w:tc>
        <w:tc>
          <w:tcPr>
            <w:tcW w:w="1017" w:type="dxa"/>
            <w:tcBorders>
              <w:top w:val="single" w:color="8FB6EA" w:sz="5" w:space="0"/>
              <w:bottom w:val="single" w:color="8FB6EA" w:sz="5" w:space="0"/>
            </w:tcBorders>
            <w:shd w:val="clear" w:color="auto" w:fill="FFFFFF" w:themeFill="background1"/>
            <w:tcMar/>
          </w:tcPr>
          <w:p w:rsidRPr="00CC0718" w:rsidR="00C71DC8" w:rsidP="00244814" w:rsidRDefault="00C71DC8" w14:paraId="614E846F" w14:textId="77777777">
            <w:pPr>
              <w:rPr>
                <w:color w:val="000000"/>
                <w:spacing w:val="-2"/>
                <w:sz w:val="18"/>
              </w:rPr>
            </w:pPr>
            <w:r w:rsidRPr="00CC0718">
              <w:rPr>
                <w:color w:val="000000"/>
                <w:spacing w:val="-2"/>
                <w:sz w:val="18"/>
              </w:rPr>
              <w:t>None</w:t>
            </w:r>
          </w:p>
        </w:tc>
      </w:tr>
      <w:tr w:rsidRPr="00CC0718" w:rsidR="00C71DC8" w:rsidTr="3A33D0EC" w14:paraId="4AAB1148" w14:textId="77777777">
        <w:trPr>
          <w:trHeight w:val="330" w:hRule="exact"/>
        </w:trPr>
        <w:tc>
          <w:tcPr>
            <w:tcW w:w="6763" w:type="dxa"/>
            <w:gridSpan w:val="2"/>
            <w:tcBorders>
              <w:top w:val="single" w:color="8FB6EA" w:sz="5" w:space="0"/>
              <w:bottom w:val="single" w:color="8FB6EA" w:sz="5" w:space="0"/>
            </w:tcBorders>
            <w:shd w:val="clear" w:color="auto" w:fill="FFFFFF" w:themeFill="background1"/>
            <w:tcMar/>
          </w:tcPr>
          <w:p w:rsidRPr="00CC0718" w:rsidR="00C71DC8" w:rsidP="00244814" w:rsidRDefault="00C71DC8" w14:paraId="342A54CE" w14:textId="77777777">
            <w:pPr>
              <w:rPr>
                <w:color w:val="000000"/>
                <w:spacing w:val="-2"/>
                <w:sz w:val="18"/>
              </w:rPr>
            </w:pPr>
            <w:r w:rsidRPr="00CC0718">
              <w:rPr>
                <w:color w:val="000000"/>
                <w:spacing w:val="-2"/>
                <w:sz w:val="18"/>
              </w:rPr>
              <w:t>Codes\\AXIAL CODE\\Q4 a- Structure of the club\EXECUTIVE AND SPECIALIZED ROLES</w:t>
            </w:r>
          </w:p>
        </w:tc>
        <w:tc>
          <w:tcPr>
            <w:tcW w:w="2034" w:type="dxa"/>
            <w:tcBorders>
              <w:top w:val="single" w:color="8FB6EA" w:sz="5" w:space="0"/>
              <w:bottom w:val="single" w:color="8FB6EA" w:sz="5" w:space="0"/>
            </w:tcBorders>
            <w:shd w:val="clear" w:color="auto" w:fill="FFFFFF" w:themeFill="background1"/>
            <w:tcMar/>
          </w:tcPr>
          <w:p w:rsidRPr="00CC0718" w:rsidR="00C71DC8" w:rsidP="00244814" w:rsidRDefault="00C71DC8" w14:paraId="57042466" w14:textId="77777777">
            <w:pPr>
              <w:rPr>
                <w:color w:val="000000"/>
                <w:spacing w:val="-2"/>
                <w:sz w:val="18"/>
              </w:rPr>
            </w:pPr>
          </w:p>
        </w:tc>
        <w:tc>
          <w:tcPr>
            <w:tcW w:w="903" w:type="dxa"/>
            <w:tcBorders>
              <w:top w:val="single" w:color="8FB6EA" w:sz="5" w:space="0"/>
              <w:bottom w:val="single" w:color="8FB6EA" w:sz="5" w:space="0"/>
            </w:tcBorders>
            <w:shd w:val="clear" w:color="auto" w:fill="FFFFFF" w:themeFill="background1"/>
            <w:tcMar/>
          </w:tcPr>
          <w:p w:rsidRPr="00CC0718" w:rsidR="00C71DC8" w:rsidP="00244814" w:rsidRDefault="00C71DC8" w14:paraId="54F5346C" w14:textId="77777777">
            <w:pPr>
              <w:rPr>
                <w:color w:val="000000"/>
                <w:spacing w:val="-2"/>
                <w:sz w:val="18"/>
              </w:rPr>
            </w:pPr>
            <w:r w:rsidRPr="00CC0718">
              <w:rPr>
                <w:color w:val="000000"/>
                <w:spacing w:val="-2"/>
                <w:sz w:val="18"/>
              </w:rPr>
              <w:t>Yes</w:t>
            </w:r>
          </w:p>
        </w:tc>
        <w:tc>
          <w:tcPr>
            <w:tcW w:w="1017" w:type="dxa"/>
            <w:tcBorders>
              <w:top w:val="single" w:color="8FB6EA" w:sz="5" w:space="0"/>
              <w:bottom w:val="single" w:color="8FB6EA" w:sz="5" w:space="0"/>
            </w:tcBorders>
            <w:shd w:val="clear" w:color="auto" w:fill="FFFFFF" w:themeFill="background1"/>
            <w:tcMar/>
          </w:tcPr>
          <w:p w:rsidRPr="00CC0718" w:rsidR="00C71DC8" w:rsidP="00244814" w:rsidRDefault="00C71DC8" w14:paraId="5DE8E521" w14:textId="77777777">
            <w:pPr>
              <w:rPr>
                <w:color w:val="000000"/>
                <w:spacing w:val="-2"/>
                <w:sz w:val="18"/>
              </w:rPr>
            </w:pPr>
            <w:r w:rsidRPr="00CC0718">
              <w:rPr>
                <w:color w:val="000000"/>
                <w:spacing w:val="-2"/>
                <w:sz w:val="18"/>
              </w:rPr>
              <w:t>None</w:t>
            </w:r>
          </w:p>
        </w:tc>
      </w:tr>
      <w:tr w:rsidRPr="00CC0718" w:rsidR="00C71DC8" w:rsidTr="3A33D0EC" w14:paraId="70790EBA" w14:textId="77777777">
        <w:trPr>
          <w:trHeight w:val="458" w:hRule="exact"/>
        </w:trPr>
        <w:tc>
          <w:tcPr>
            <w:tcW w:w="6763" w:type="dxa"/>
            <w:gridSpan w:val="2"/>
            <w:tcBorders>
              <w:top w:val="single" w:color="8FB6EA" w:sz="5" w:space="0"/>
              <w:bottom w:val="single" w:color="8FB6EA" w:sz="5" w:space="0"/>
            </w:tcBorders>
            <w:shd w:val="clear" w:color="auto" w:fill="FFFFFF" w:themeFill="background1"/>
            <w:tcMar/>
          </w:tcPr>
          <w:p w:rsidRPr="00CC0718" w:rsidR="00C71DC8" w:rsidP="00244814" w:rsidRDefault="00C71DC8" w14:paraId="1FC2DF62" w14:textId="77777777">
            <w:pPr>
              <w:rPr>
                <w:color w:val="000000"/>
                <w:spacing w:val="-2"/>
                <w:sz w:val="18"/>
              </w:rPr>
            </w:pPr>
            <w:r w:rsidRPr="00CC0718">
              <w:rPr>
                <w:color w:val="000000"/>
                <w:spacing w:val="-2"/>
                <w:sz w:val="18"/>
              </w:rPr>
              <w:t>Codes\\AXIAL CODE\\Q4 a- Structure of the club\EXECUTIVE AND SPECIALIZED ROLES\Cabinet Members</w:t>
            </w:r>
          </w:p>
        </w:tc>
        <w:tc>
          <w:tcPr>
            <w:tcW w:w="2034" w:type="dxa"/>
            <w:tcBorders>
              <w:top w:val="single" w:color="8FB6EA" w:sz="5" w:space="0"/>
              <w:bottom w:val="single" w:color="8FB6EA" w:sz="5" w:space="0"/>
            </w:tcBorders>
            <w:shd w:val="clear" w:color="auto" w:fill="FFFFFF" w:themeFill="background1"/>
            <w:tcMar/>
          </w:tcPr>
          <w:p w:rsidRPr="00CC0718" w:rsidR="00C71DC8" w:rsidP="00244814" w:rsidRDefault="00C71DC8" w14:paraId="12007F7B" w14:textId="77777777">
            <w:pPr>
              <w:rPr>
                <w:color w:val="000000"/>
                <w:spacing w:val="-2"/>
                <w:sz w:val="18"/>
              </w:rPr>
            </w:pPr>
          </w:p>
        </w:tc>
        <w:tc>
          <w:tcPr>
            <w:tcW w:w="903" w:type="dxa"/>
            <w:tcBorders>
              <w:top w:val="single" w:color="8FB6EA" w:sz="5" w:space="0"/>
              <w:bottom w:val="single" w:color="8FB6EA" w:sz="5" w:space="0"/>
            </w:tcBorders>
            <w:shd w:val="clear" w:color="auto" w:fill="FFFFFF" w:themeFill="background1"/>
            <w:tcMar/>
          </w:tcPr>
          <w:p w:rsidRPr="00CC0718" w:rsidR="00C71DC8" w:rsidP="00244814" w:rsidRDefault="00C71DC8" w14:paraId="38275319" w14:textId="77777777">
            <w:pPr>
              <w:rPr>
                <w:color w:val="000000"/>
                <w:spacing w:val="-2"/>
                <w:sz w:val="18"/>
              </w:rPr>
            </w:pPr>
            <w:r w:rsidRPr="00CC0718">
              <w:rPr>
                <w:color w:val="000000"/>
                <w:spacing w:val="-2"/>
                <w:sz w:val="18"/>
              </w:rPr>
              <w:t>No</w:t>
            </w:r>
          </w:p>
        </w:tc>
        <w:tc>
          <w:tcPr>
            <w:tcW w:w="1017" w:type="dxa"/>
            <w:tcBorders>
              <w:top w:val="single" w:color="8FB6EA" w:sz="5" w:space="0"/>
              <w:bottom w:val="single" w:color="8FB6EA" w:sz="5" w:space="0"/>
            </w:tcBorders>
            <w:shd w:val="clear" w:color="auto" w:fill="FFFFFF" w:themeFill="background1"/>
            <w:tcMar/>
          </w:tcPr>
          <w:p w:rsidRPr="00CC0718" w:rsidR="00C71DC8" w:rsidP="00244814" w:rsidRDefault="00C71DC8" w14:paraId="57ABAF83" w14:textId="77777777">
            <w:pPr>
              <w:rPr>
                <w:color w:val="000000"/>
                <w:spacing w:val="-2"/>
                <w:sz w:val="18"/>
              </w:rPr>
            </w:pPr>
            <w:r w:rsidRPr="00CC0718">
              <w:rPr>
                <w:color w:val="000000"/>
                <w:spacing w:val="-2"/>
                <w:sz w:val="18"/>
              </w:rPr>
              <w:t>None</w:t>
            </w:r>
          </w:p>
        </w:tc>
      </w:tr>
      <w:tr w:rsidRPr="00CC0718" w:rsidR="00C71DC8" w:rsidTr="3A33D0EC" w14:paraId="30AA8E5C" w14:textId="77777777">
        <w:trPr>
          <w:trHeight w:val="459" w:hRule="exact"/>
        </w:trPr>
        <w:tc>
          <w:tcPr>
            <w:tcW w:w="6763" w:type="dxa"/>
            <w:gridSpan w:val="2"/>
            <w:tcBorders>
              <w:top w:val="single" w:color="8FB6EA" w:sz="5" w:space="0"/>
              <w:bottom w:val="single" w:color="8FB6EA" w:sz="5" w:space="0"/>
            </w:tcBorders>
            <w:shd w:val="clear" w:color="auto" w:fill="FFFFFF" w:themeFill="background1"/>
            <w:tcMar/>
          </w:tcPr>
          <w:p w:rsidRPr="00CC0718" w:rsidR="00C71DC8" w:rsidP="00244814" w:rsidRDefault="00C71DC8" w14:paraId="6F36E31D" w14:textId="77777777">
            <w:pPr>
              <w:rPr>
                <w:color w:val="000000"/>
                <w:spacing w:val="-2"/>
                <w:sz w:val="18"/>
              </w:rPr>
            </w:pPr>
            <w:r w:rsidRPr="00CC0718">
              <w:rPr>
                <w:color w:val="000000"/>
                <w:spacing w:val="-2"/>
                <w:sz w:val="18"/>
              </w:rPr>
              <w:t>Codes\\AXIAL CODE\\Q4 a- Structure of the club\EXECUTIVE AND SPECIALIZED ROLES\Distribution of Responsibilities</w:t>
            </w:r>
          </w:p>
        </w:tc>
        <w:tc>
          <w:tcPr>
            <w:tcW w:w="2034" w:type="dxa"/>
            <w:tcBorders>
              <w:top w:val="single" w:color="8FB6EA" w:sz="5" w:space="0"/>
              <w:bottom w:val="single" w:color="8FB6EA" w:sz="5" w:space="0"/>
            </w:tcBorders>
            <w:shd w:val="clear" w:color="auto" w:fill="FFFFFF" w:themeFill="background1"/>
            <w:tcMar/>
          </w:tcPr>
          <w:p w:rsidRPr="00CC0718" w:rsidR="00C71DC8" w:rsidP="00244814" w:rsidRDefault="00C71DC8" w14:paraId="27B3BECE" w14:textId="77777777">
            <w:pPr>
              <w:rPr>
                <w:color w:val="000000"/>
                <w:spacing w:val="-2"/>
                <w:sz w:val="18"/>
              </w:rPr>
            </w:pPr>
          </w:p>
        </w:tc>
        <w:tc>
          <w:tcPr>
            <w:tcW w:w="903" w:type="dxa"/>
            <w:tcBorders>
              <w:top w:val="single" w:color="8FB6EA" w:sz="5" w:space="0"/>
              <w:bottom w:val="single" w:color="8FB6EA" w:sz="5" w:space="0"/>
            </w:tcBorders>
            <w:shd w:val="clear" w:color="auto" w:fill="FFFFFF" w:themeFill="background1"/>
            <w:tcMar/>
          </w:tcPr>
          <w:p w:rsidRPr="00CC0718" w:rsidR="00C71DC8" w:rsidP="00244814" w:rsidRDefault="00C71DC8" w14:paraId="35ABB4A3" w14:textId="77777777">
            <w:pPr>
              <w:rPr>
                <w:color w:val="000000"/>
                <w:spacing w:val="-2"/>
                <w:sz w:val="18"/>
              </w:rPr>
            </w:pPr>
            <w:r w:rsidRPr="00CC0718">
              <w:rPr>
                <w:color w:val="000000"/>
                <w:spacing w:val="-2"/>
                <w:sz w:val="18"/>
              </w:rPr>
              <w:t>No</w:t>
            </w:r>
          </w:p>
        </w:tc>
        <w:tc>
          <w:tcPr>
            <w:tcW w:w="1017" w:type="dxa"/>
            <w:tcBorders>
              <w:top w:val="single" w:color="8FB6EA" w:sz="5" w:space="0"/>
              <w:bottom w:val="single" w:color="8FB6EA" w:sz="5" w:space="0"/>
            </w:tcBorders>
            <w:shd w:val="clear" w:color="auto" w:fill="FFFFFF" w:themeFill="background1"/>
            <w:tcMar/>
          </w:tcPr>
          <w:p w:rsidRPr="00CC0718" w:rsidR="00C71DC8" w:rsidP="00244814" w:rsidRDefault="00C71DC8" w14:paraId="173D95DA" w14:textId="77777777">
            <w:pPr>
              <w:rPr>
                <w:color w:val="000000"/>
                <w:spacing w:val="-2"/>
                <w:sz w:val="18"/>
              </w:rPr>
            </w:pPr>
            <w:r w:rsidRPr="00CC0718">
              <w:rPr>
                <w:color w:val="000000"/>
                <w:spacing w:val="-2"/>
                <w:sz w:val="18"/>
              </w:rPr>
              <w:t>None</w:t>
            </w:r>
          </w:p>
        </w:tc>
      </w:tr>
      <w:tr w:rsidRPr="00CC0718" w:rsidR="00C71DC8" w:rsidTr="3A33D0EC" w14:paraId="0229B0E8" w14:textId="77777777">
        <w:trPr>
          <w:trHeight w:val="458" w:hRule="exact"/>
        </w:trPr>
        <w:tc>
          <w:tcPr>
            <w:tcW w:w="6763" w:type="dxa"/>
            <w:gridSpan w:val="2"/>
            <w:tcBorders>
              <w:top w:val="single" w:color="8FB6EA" w:sz="5" w:space="0"/>
              <w:bottom w:val="single" w:color="8FB6EA" w:sz="5" w:space="0"/>
            </w:tcBorders>
            <w:shd w:val="clear" w:color="auto" w:fill="FFFFFF" w:themeFill="background1"/>
            <w:tcMar/>
          </w:tcPr>
          <w:p w:rsidRPr="00CC0718" w:rsidR="00C71DC8" w:rsidP="3A33D0EC" w:rsidRDefault="00C71DC8" w14:paraId="1A2421D0" w14:textId="77777777">
            <w:pPr>
              <w:rPr>
                <w:color w:val="000000"/>
                <w:spacing w:val="-2"/>
                <w:sz w:val="18"/>
                <w:szCs w:val="18"/>
                <w:lang w:val="en-US"/>
              </w:rPr>
            </w:pPr>
            <w:r w:rsidRPr="3A33D0EC" w:rsidR="00C71DC8">
              <w:rPr>
                <w:color w:val="000000"/>
                <w:spacing w:val="-2"/>
                <w:sz w:val="18"/>
                <w:szCs w:val="18"/>
                <w:lang w:val="en-US"/>
              </w:rPr>
              <w:t>Codes\\AXIAL CODE\\Q4 a- Structure of the club\EXECUTIVE AND SPECIALIZED ROLES\</w:t>
            </w:r>
            <w:r w:rsidRPr="3A33D0EC" w:rsidR="00C71DC8">
              <w:rPr>
                <w:color w:val="000000"/>
                <w:spacing w:val="-2"/>
                <w:sz w:val="18"/>
                <w:szCs w:val="18"/>
                <w:lang w:val="en-US"/>
              </w:rPr>
              <w:t>Establish</w:t>
            </w:r>
            <w:r w:rsidRPr="3A33D0EC" w:rsidR="00C71DC8">
              <w:rPr>
                <w:color w:val="000000"/>
                <w:spacing w:val="-2"/>
                <w:sz w:val="18"/>
                <w:szCs w:val="18"/>
                <w:lang w:val="en-US"/>
              </w:rPr>
              <w:t xml:space="preserve"> member to get on Board</w:t>
            </w:r>
          </w:p>
        </w:tc>
        <w:tc>
          <w:tcPr>
            <w:tcW w:w="2034" w:type="dxa"/>
            <w:tcBorders>
              <w:top w:val="single" w:color="8FB6EA" w:sz="5" w:space="0"/>
              <w:bottom w:val="single" w:color="8FB6EA" w:sz="5" w:space="0"/>
            </w:tcBorders>
            <w:shd w:val="clear" w:color="auto" w:fill="FFFFFF" w:themeFill="background1"/>
            <w:tcMar/>
          </w:tcPr>
          <w:p w:rsidRPr="00CC0718" w:rsidR="00C71DC8" w:rsidP="00244814" w:rsidRDefault="00C71DC8" w14:paraId="7731D97D" w14:textId="77777777">
            <w:pPr>
              <w:rPr>
                <w:color w:val="000000"/>
                <w:spacing w:val="-2"/>
                <w:sz w:val="18"/>
              </w:rPr>
            </w:pPr>
          </w:p>
        </w:tc>
        <w:tc>
          <w:tcPr>
            <w:tcW w:w="903" w:type="dxa"/>
            <w:tcBorders>
              <w:top w:val="single" w:color="8FB6EA" w:sz="5" w:space="0"/>
              <w:bottom w:val="single" w:color="8FB6EA" w:sz="5" w:space="0"/>
            </w:tcBorders>
            <w:shd w:val="clear" w:color="auto" w:fill="FFFFFF" w:themeFill="background1"/>
            <w:tcMar/>
          </w:tcPr>
          <w:p w:rsidRPr="00CC0718" w:rsidR="00C71DC8" w:rsidP="00244814" w:rsidRDefault="00C71DC8" w14:paraId="4E7181B4" w14:textId="77777777">
            <w:pPr>
              <w:rPr>
                <w:color w:val="000000"/>
                <w:spacing w:val="-2"/>
                <w:sz w:val="18"/>
              </w:rPr>
            </w:pPr>
            <w:r w:rsidRPr="00CC0718">
              <w:rPr>
                <w:color w:val="000000"/>
                <w:spacing w:val="-2"/>
                <w:sz w:val="18"/>
              </w:rPr>
              <w:t>No</w:t>
            </w:r>
          </w:p>
        </w:tc>
        <w:tc>
          <w:tcPr>
            <w:tcW w:w="1017" w:type="dxa"/>
            <w:tcBorders>
              <w:top w:val="single" w:color="8FB6EA" w:sz="5" w:space="0"/>
              <w:bottom w:val="single" w:color="8FB6EA" w:sz="5" w:space="0"/>
            </w:tcBorders>
            <w:shd w:val="clear" w:color="auto" w:fill="FFFFFF" w:themeFill="background1"/>
            <w:tcMar/>
          </w:tcPr>
          <w:p w:rsidRPr="00CC0718" w:rsidR="00C71DC8" w:rsidP="00244814" w:rsidRDefault="00C71DC8" w14:paraId="7389A271" w14:textId="77777777">
            <w:pPr>
              <w:rPr>
                <w:color w:val="000000"/>
                <w:spacing w:val="-2"/>
                <w:sz w:val="18"/>
              </w:rPr>
            </w:pPr>
            <w:r w:rsidRPr="00CC0718">
              <w:rPr>
                <w:color w:val="000000"/>
                <w:spacing w:val="-2"/>
                <w:sz w:val="18"/>
              </w:rPr>
              <w:t>None</w:t>
            </w:r>
          </w:p>
        </w:tc>
      </w:tr>
      <w:tr w:rsidRPr="00CC0718" w:rsidR="00C71DC8" w:rsidTr="3A33D0EC" w14:paraId="2DA30E06" w14:textId="77777777">
        <w:trPr>
          <w:trHeight w:val="459" w:hRule="exact"/>
        </w:trPr>
        <w:tc>
          <w:tcPr>
            <w:tcW w:w="6763" w:type="dxa"/>
            <w:gridSpan w:val="2"/>
            <w:tcBorders>
              <w:top w:val="single" w:color="8FB6EA" w:sz="5" w:space="0"/>
              <w:bottom w:val="single" w:color="8FB6EA" w:sz="5" w:space="0"/>
            </w:tcBorders>
            <w:shd w:val="clear" w:color="auto" w:fill="FFFFFF" w:themeFill="background1"/>
            <w:tcMar/>
          </w:tcPr>
          <w:p w:rsidRPr="00CC0718" w:rsidR="00C71DC8" w:rsidP="00244814" w:rsidRDefault="00C71DC8" w14:paraId="14745E52" w14:textId="77777777">
            <w:pPr>
              <w:rPr>
                <w:color w:val="000000"/>
                <w:spacing w:val="-2"/>
                <w:sz w:val="18"/>
              </w:rPr>
            </w:pPr>
            <w:r w:rsidRPr="00CC0718">
              <w:rPr>
                <w:color w:val="000000"/>
                <w:spacing w:val="-2"/>
                <w:sz w:val="18"/>
              </w:rPr>
              <w:t>Codes\\AXIAL CODE\\Q4 a- Structure of the club\EXECUTIVE AND SPECIALIZED ROLES\Executive Members</w:t>
            </w:r>
          </w:p>
        </w:tc>
        <w:tc>
          <w:tcPr>
            <w:tcW w:w="2034" w:type="dxa"/>
            <w:tcBorders>
              <w:top w:val="single" w:color="8FB6EA" w:sz="5" w:space="0"/>
              <w:bottom w:val="single" w:color="8FB6EA" w:sz="5" w:space="0"/>
            </w:tcBorders>
            <w:shd w:val="clear" w:color="auto" w:fill="FFFFFF" w:themeFill="background1"/>
            <w:tcMar/>
          </w:tcPr>
          <w:p w:rsidRPr="00CC0718" w:rsidR="00C71DC8" w:rsidP="00244814" w:rsidRDefault="00C71DC8" w14:paraId="4F531F72" w14:textId="77777777">
            <w:pPr>
              <w:rPr>
                <w:color w:val="000000"/>
                <w:spacing w:val="-2"/>
                <w:sz w:val="18"/>
              </w:rPr>
            </w:pPr>
          </w:p>
        </w:tc>
        <w:tc>
          <w:tcPr>
            <w:tcW w:w="903" w:type="dxa"/>
            <w:tcBorders>
              <w:top w:val="single" w:color="8FB6EA" w:sz="5" w:space="0"/>
              <w:bottom w:val="single" w:color="8FB6EA" w:sz="5" w:space="0"/>
            </w:tcBorders>
            <w:shd w:val="clear" w:color="auto" w:fill="FFFFFF" w:themeFill="background1"/>
            <w:tcMar/>
          </w:tcPr>
          <w:p w:rsidRPr="00CC0718" w:rsidR="00C71DC8" w:rsidP="00244814" w:rsidRDefault="00C71DC8" w14:paraId="42EA36F9" w14:textId="77777777">
            <w:pPr>
              <w:rPr>
                <w:color w:val="000000"/>
                <w:spacing w:val="-2"/>
                <w:sz w:val="18"/>
              </w:rPr>
            </w:pPr>
            <w:r w:rsidRPr="00CC0718">
              <w:rPr>
                <w:color w:val="000000"/>
                <w:spacing w:val="-2"/>
                <w:sz w:val="18"/>
              </w:rPr>
              <w:t>Yes</w:t>
            </w:r>
          </w:p>
        </w:tc>
        <w:tc>
          <w:tcPr>
            <w:tcW w:w="1017" w:type="dxa"/>
            <w:tcBorders>
              <w:top w:val="single" w:color="8FB6EA" w:sz="5" w:space="0"/>
              <w:bottom w:val="single" w:color="8FB6EA" w:sz="5" w:space="0"/>
            </w:tcBorders>
            <w:shd w:val="clear" w:color="auto" w:fill="FFFFFF" w:themeFill="background1"/>
            <w:tcMar/>
          </w:tcPr>
          <w:p w:rsidRPr="00CC0718" w:rsidR="00C71DC8" w:rsidP="00244814" w:rsidRDefault="00C71DC8" w14:paraId="2E4BD124" w14:textId="77777777">
            <w:pPr>
              <w:rPr>
                <w:color w:val="000000"/>
                <w:spacing w:val="-2"/>
                <w:sz w:val="18"/>
              </w:rPr>
            </w:pPr>
            <w:r w:rsidRPr="00CC0718">
              <w:rPr>
                <w:color w:val="000000"/>
                <w:spacing w:val="-2"/>
                <w:sz w:val="18"/>
              </w:rPr>
              <w:t>None</w:t>
            </w:r>
          </w:p>
        </w:tc>
      </w:tr>
      <w:tr w:rsidRPr="00CC0718" w:rsidR="00C71DC8" w:rsidTr="3A33D0EC" w14:paraId="1F03E9E5" w14:textId="77777777">
        <w:trPr>
          <w:trHeight w:val="458" w:hRule="exact"/>
        </w:trPr>
        <w:tc>
          <w:tcPr>
            <w:tcW w:w="6763" w:type="dxa"/>
            <w:gridSpan w:val="2"/>
            <w:tcBorders>
              <w:top w:val="single" w:color="8FB6EA" w:sz="5" w:space="0"/>
              <w:bottom w:val="single" w:color="8FB6EA" w:sz="5" w:space="0"/>
            </w:tcBorders>
            <w:shd w:val="clear" w:color="auto" w:fill="FFFFFF" w:themeFill="background1"/>
            <w:tcMar/>
          </w:tcPr>
          <w:p w:rsidRPr="00CC0718" w:rsidR="00C71DC8" w:rsidP="00244814" w:rsidRDefault="00C71DC8" w14:paraId="635DBBA4" w14:textId="77777777">
            <w:pPr>
              <w:rPr>
                <w:color w:val="000000"/>
                <w:spacing w:val="-2"/>
                <w:sz w:val="18"/>
              </w:rPr>
            </w:pPr>
            <w:r w:rsidRPr="00CC0718">
              <w:rPr>
                <w:color w:val="000000"/>
                <w:spacing w:val="-2"/>
                <w:sz w:val="18"/>
              </w:rPr>
              <w:t>Codes\\AXIAL CODE\\Q4 a- Structure of the club\EXECUTIVE AND SPECIALIZED ROLES\Executive Team in Dance Club</w:t>
            </w:r>
          </w:p>
        </w:tc>
        <w:tc>
          <w:tcPr>
            <w:tcW w:w="2034" w:type="dxa"/>
            <w:tcBorders>
              <w:top w:val="single" w:color="8FB6EA" w:sz="5" w:space="0"/>
              <w:bottom w:val="single" w:color="8FB6EA" w:sz="5" w:space="0"/>
            </w:tcBorders>
            <w:shd w:val="clear" w:color="auto" w:fill="FFFFFF" w:themeFill="background1"/>
            <w:tcMar/>
          </w:tcPr>
          <w:p w:rsidRPr="00CC0718" w:rsidR="00C71DC8" w:rsidP="00244814" w:rsidRDefault="00C71DC8" w14:paraId="1DF47D03" w14:textId="77777777">
            <w:pPr>
              <w:rPr>
                <w:color w:val="000000"/>
                <w:spacing w:val="-2"/>
                <w:sz w:val="18"/>
              </w:rPr>
            </w:pPr>
          </w:p>
        </w:tc>
        <w:tc>
          <w:tcPr>
            <w:tcW w:w="903" w:type="dxa"/>
            <w:tcBorders>
              <w:top w:val="single" w:color="8FB6EA" w:sz="5" w:space="0"/>
              <w:bottom w:val="single" w:color="8FB6EA" w:sz="5" w:space="0"/>
            </w:tcBorders>
            <w:shd w:val="clear" w:color="auto" w:fill="FFFFFF" w:themeFill="background1"/>
            <w:tcMar/>
          </w:tcPr>
          <w:p w:rsidRPr="00CC0718" w:rsidR="00C71DC8" w:rsidP="00244814" w:rsidRDefault="00C71DC8" w14:paraId="476CAE49" w14:textId="77777777">
            <w:pPr>
              <w:rPr>
                <w:color w:val="000000"/>
                <w:spacing w:val="-2"/>
                <w:sz w:val="18"/>
              </w:rPr>
            </w:pPr>
            <w:r w:rsidRPr="00CC0718">
              <w:rPr>
                <w:color w:val="000000"/>
                <w:spacing w:val="-2"/>
                <w:sz w:val="18"/>
              </w:rPr>
              <w:t>No</w:t>
            </w:r>
          </w:p>
        </w:tc>
        <w:tc>
          <w:tcPr>
            <w:tcW w:w="1017" w:type="dxa"/>
            <w:tcBorders>
              <w:top w:val="single" w:color="8FB6EA" w:sz="5" w:space="0"/>
              <w:bottom w:val="single" w:color="8FB6EA" w:sz="5" w:space="0"/>
            </w:tcBorders>
            <w:shd w:val="clear" w:color="auto" w:fill="FFFFFF" w:themeFill="background1"/>
            <w:tcMar/>
          </w:tcPr>
          <w:p w:rsidRPr="00CC0718" w:rsidR="00C71DC8" w:rsidP="00244814" w:rsidRDefault="00C71DC8" w14:paraId="2F670A53" w14:textId="77777777">
            <w:pPr>
              <w:rPr>
                <w:color w:val="000000"/>
                <w:spacing w:val="-2"/>
                <w:sz w:val="18"/>
              </w:rPr>
            </w:pPr>
            <w:r w:rsidRPr="00CC0718">
              <w:rPr>
                <w:color w:val="000000"/>
                <w:spacing w:val="-2"/>
                <w:sz w:val="18"/>
              </w:rPr>
              <w:t>None</w:t>
            </w:r>
          </w:p>
        </w:tc>
      </w:tr>
      <w:tr w:rsidRPr="00CC0718" w:rsidR="00C71DC8" w:rsidTr="3A33D0EC" w14:paraId="5D070FA9" w14:textId="77777777">
        <w:trPr>
          <w:trHeight w:val="459" w:hRule="exact"/>
        </w:trPr>
        <w:tc>
          <w:tcPr>
            <w:tcW w:w="6763" w:type="dxa"/>
            <w:gridSpan w:val="2"/>
            <w:tcBorders>
              <w:top w:val="single" w:color="8FB6EA" w:sz="5" w:space="0"/>
              <w:bottom w:val="single" w:color="8FB6EA" w:sz="5" w:space="0"/>
            </w:tcBorders>
            <w:shd w:val="clear" w:color="auto" w:fill="FFFFFF" w:themeFill="background1"/>
            <w:tcMar/>
          </w:tcPr>
          <w:p w:rsidRPr="00CC0718" w:rsidR="00C71DC8" w:rsidP="00244814" w:rsidRDefault="00C71DC8" w14:paraId="7430C490" w14:textId="77777777">
            <w:pPr>
              <w:rPr>
                <w:color w:val="000000"/>
                <w:spacing w:val="-2"/>
                <w:sz w:val="18"/>
              </w:rPr>
            </w:pPr>
            <w:r w:rsidRPr="00CC0718">
              <w:rPr>
                <w:color w:val="000000"/>
                <w:spacing w:val="-2"/>
                <w:sz w:val="18"/>
              </w:rPr>
              <w:t>Codes\\AXIAL CODE\\Q4 a- Structure of the club\EXECUTIVE AND SPECIALIZED ROLES\Fundraising in charge of sales</w:t>
            </w:r>
          </w:p>
        </w:tc>
        <w:tc>
          <w:tcPr>
            <w:tcW w:w="2034" w:type="dxa"/>
            <w:tcBorders>
              <w:top w:val="single" w:color="8FB6EA" w:sz="5" w:space="0"/>
              <w:bottom w:val="single" w:color="8FB6EA" w:sz="5" w:space="0"/>
            </w:tcBorders>
            <w:shd w:val="clear" w:color="auto" w:fill="FFFFFF" w:themeFill="background1"/>
            <w:tcMar/>
          </w:tcPr>
          <w:p w:rsidRPr="00CC0718" w:rsidR="00C71DC8" w:rsidP="00244814" w:rsidRDefault="00C71DC8" w14:paraId="0DF1C85E" w14:textId="77777777">
            <w:pPr>
              <w:rPr>
                <w:color w:val="000000"/>
                <w:spacing w:val="-2"/>
                <w:sz w:val="18"/>
              </w:rPr>
            </w:pPr>
          </w:p>
        </w:tc>
        <w:tc>
          <w:tcPr>
            <w:tcW w:w="903" w:type="dxa"/>
            <w:tcBorders>
              <w:top w:val="single" w:color="8FB6EA" w:sz="5" w:space="0"/>
              <w:bottom w:val="single" w:color="8FB6EA" w:sz="5" w:space="0"/>
            </w:tcBorders>
            <w:shd w:val="clear" w:color="auto" w:fill="FFFFFF" w:themeFill="background1"/>
            <w:tcMar/>
          </w:tcPr>
          <w:p w:rsidRPr="00CC0718" w:rsidR="00C71DC8" w:rsidP="00244814" w:rsidRDefault="00C71DC8" w14:paraId="0FA081F6" w14:textId="77777777">
            <w:pPr>
              <w:rPr>
                <w:color w:val="000000"/>
                <w:spacing w:val="-2"/>
                <w:sz w:val="18"/>
              </w:rPr>
            </w:pPr>
            <w:r w:rsidRPr="00CC0718">
              <w:rPr>
                <w:color w:val="000000"/>
                <w:spacing w:val="-2"/>
                <w:sz w:val="18"/>
              </w:rPr>
              <w:t>No</w:t>
            </w:r>
          </w:p>
        </w:tc>
        <w:tc>
          <w:tcPr>
            <w:tcW w:w="1017" w:type="dxa"/>
            <w:tcBorders>
              <w:top w:val="single" w:color="8FB6EA" w:sz="5" w:space="0"/>
              <w:bottom w:val="single" w:color="8FB6EA" w:sz="5" w:space="0"/>
            </w:tcBorders>
            <w:shd w:val="clear" w:color="auto" w:fill="FFFFFF" w:themeFill="background1"/>
            <w:tcMar/>
          </w:tcPr>
          <w:p w:rsidRPr="00CC0718" w:rsidR="00C71DC8" w:rsidP="00244814" w:rsidRDefault="00C71DC8" w14:paraId="1BA67C9B" w14:textId="77777777">
            <w:pPr>
              <w:rPr>
                <w:color w:val="000000"/>
                <w:spacing w:val="-2"/>
                <w:sz w:val="18"/>
              </w:rPr>
            </w:pPr>
            <w:r w:rsidRPr="00CC0718">
              <w:rPr>
                <w:color w:val="000000"/>
                <w:spacing w:val="-2"/>
                <w:sz w:val="18"/>
              </w:rPr>
              <w:t>None</w:t>
            </w:r>
          </w:p>
        </w:tc>
      </w:tr>
      <w:tr w:rsidRPr="00CC0718" w:rsidR="00C71DC8" w:rsidTr="3A33D0EC" w14:paraId="6EC98AA8" w14:textId="77777777">
        <w:trPr>
          <w:trHeight w:val="458" w:hRule="exact"/>
        </w:trPr>
        <w:tc>
          <w:tcPr>
            <w:tcW w:w="6763" w:type="dxa"/>
            <w:gridSpan w:val="2"/>
            <w:tcBorders>
              <w:top w:val="single" w:color="8FB6EA" w:sz="5" w:space="0"/>
              <w:bottom w:val="single" w:color="8FB6EA" w:sz="5" w:space="0"/>
            </w:tcBorders>
            <w:shd w:val="clear" w:color="auto" w:fill="FFFFFF" w:themeFill="background1"/>
            <w:tcMar/>
          </w:tcPr>
          <w:p w:rsidRPr="00CC0718" w:rsidR="00C71DC8" w:rsidP="00244814" w:rsidRDefault="00C71DC8" w14:paraId="72F0BFED" w14:textId="77777777">
            <w:pPr>
              <w:rPr>
                <w:color w:val="000000"/>
                <w:spacing w:val="-2"/>
                <w:sz w:val="18"/>
              </w:rPr>
            </w:pPr>
            <w:r w:rsidRPr="00CC0718">
              <w:rPr>
                <w:color w:val="000000"/>
                <w:spacing w:val="-2"/>
                <w:sz w:val="18"/>
              </w:rPr>
              <w:t>Codes\\AXIAL CODE\\Q4 a- Structure of the club\EXECUTIVE AND SPECIALIZED ROLES\Moderators set rule</w:t>
            </w:r>
          </w:p>
        </w:tc>
        <w:tc>
          <w:tcPr>
            <w:tcW w:w="2034" w:type="dxa"/>
            <w:tcBorders>
              <w:top w:val="single" w:color="8FB6EA" w:sz="5" w:space="0"/>
              <w:bottom w:val="single" w:color="8FB6EA" w:sz="5" w:space="0"/>
            </w:tcBorders>
            <w:shd w:val="clear" w:color="auto" w:fill="FFFFFF" w:themeFill="background1"/>
            <w:tcMar/>
          </w:tcPr>
          <w:p w:rsidRPr="00CC0718" w:rsidR="00C71DC8" w:rsidP="00244814" w:rsidRDefault="00C71DC8" w14:paraId="18FFD8C4" w14:textId="77777777">
            <w:pPr>
              <w:rPr>
                <w:color w:val="000000"/>
                <w:spacing w:val="-2"/>
                <w:sz w:val="18"/>
              </w:rPr>
            </w:pPr>
          </w:p>
        </w:tc>
        <w:tc>
          <w:tcPr>
            <w:tcW w:w="903" w:type="dxa"/>
            <w:tcBorders>
              <w:top w:val="single" w:color="8FB6EA" w:sz="5" w:space="0"/>
              <w:bottom w:val="single" w:color="8FB6EA" w:sz="5" w:space="0"/>
            </w:tcBorders>
            <w:shd w:val="clear" w:color="auto" w:fill="FFFFFF" w:themeFill="background1"/>
            <w:tcMar/>
          </w:tcPr>
          <w:p w:rsidRPr="00CC0718" w:rsidR="00C71DC8" w:rsidP="00244814" w:rsidRDefault="00C71DC8" w14:paraId="2A2B9FCF" w14:textId="77777777">
            <w:pPr>
              <w:rPr>
                <w:color w:val="000000"/>
                <w:spacing w:val="-2"/>
                <w:sz w:val="18"/>
              </w:rPr>
            </w:pPr>
            <w:r w:rsidRPr="00CC0718">
              <w:rPr>
                <w:color w:val="000000"/>
                <w:spacing w:val="-2"/>
                <w:sz w:val="18"/>
              </w:rPr>
              <w:t>No</w:t>
            </w:r>
          </w:p>
        </w:tc>
        <w:tc>
          <w:tcPr>
            <w:tcW w:w="1017" w:type="dxa"/>
            <w:tcBorders>
              <w:top w:val="single" w:color="8FB6EA" w:sz="5" w:space="0"/>
              <w:bottom w:val="single" w:color="8FB6EA" w:sz="5" w:space="0"/>
            </w:tcBorders>
            <w:shd w:val="clear" w:color="auto" w:fill="FFFFFF" w:themeFill="background1"/>
            <w:tcMar/>
          </w:tcPr>
          <w:p w:rsidRPr="00CC0718" w:rsidR="00C71DC8" w:rsidP="00244814" w:rsidRDefault="00C71DC8" w14:paraId="669EA269" w14:textId="77777777">
            <w:pPr>
              <w:rPr>
                <w:color w:val="000000"/>
                <w:spacing w:val="-2"/>
                <w:sz w:val="18"/>
              </w:rPr>
            </w:pPr>
            <w:r w:rsidRPr="00CC0718">
              <w:rPr>
                <w:color w:val="000000"/>
                <w:spacing w:val="-2"/>
                <w:sz w:val="18"/>
              </w:rPr>
              <w:t>None</w:t>
            </w:r>
          </w:p>
        </w:tc>
      </w:tr>
      <w:tr w:rsidRPr="00CC0718" w:rsidR="00C71DC8" w:rsidTr="3A33D0EC" w14:paraId="2392BBFF" w14:textId="77777777">
        <w:trPr>
          <w:trHeight w:val="459" w:hRule="exact"/>
        </w:trPr>
        <w:tc>
          <w:tcPr>
            <w:tcW w:w="6763" w:type="dxa"/>
            <w:gridSpan w:val="2"/>
            <w:tcBorders>
              <w:top w:val="single" w:color="8FB6EA" w:sz="5" w:space="0"/>
              <w:bottom w:val="single" w:color="8FB6EA" w:sz="5" w:space="0"/>
            </w:tcBorders>
            <w:shd w:val="clear" w:color="auto" w:fill="FFFFFF" w:themeFill="background1"/>
            <w:tcMar/>
          </w:tcPr>
          <w:p w:rsidRPr="00CC0718" w:rsidR="00C71DC8" w:rsidP="00244814" w:rsidRDefault="00C71DC8" w14:paraId="44D93A2E" w14:textId="77777777">
            <w:pPr>
              <w:rPr>
                <w:color w:val="000000"/>
                <w:spacing w:val="-2"/>
                <w:sz w:val="18"/>
              </w:rPr>
            </w:pPr>
            <w:r w:rsidRPr="00CC0718">
              <w:rPr>
                <w:color w:val="000000"/>
                <w:spacing w:val="-2"/>
                <w:sz w:val="18"/>
              </w:rPr>
              <w:t>Codes\\AXIAL CODE\\Q4 a- Structure of the club\EXECUTIVE AND SPECIALIZED ROLES\Operations Chair</w:t>
            </w:r>
          </w:p>
        </w:tc>
        <w:tc>
          <w:tcPr>
            <w:tcW w:w="2034" w:type="dxa"/>
            <w:tcBorders>
              <w:top w:val="single" w:color="8FB6EA" w:sz="5" w:space="0"/>
              <w:bottom w:val="single" w:color="8FB6EA" w:sz="5" w:space="0"/>
            </w:tcBorders>
            <w:shd w:val="clear" w:color="auto" w:fill="FFFFFF" w:themeFill="background1"/>
            <w:tcMar/>
          </w:tcPr>
          <w:p w:rsidRPr="00CC0718" w:rsidR="00C71DC8" w:rsidP="00244814" w:rsidRDefault="00C71DC8" w14:paraId="5C99C6CF" w14:textId="77777777">
            <w:pPr>
              <w:rPr>
                <w:color w:val="000000"/>
                <w:spacing w:val="-2"/>
                <w:sz w:val="18"/>
              </w:rPr>
            </w:pPr>
          </w:p>
        </w:tc>
        <w:tc>
          <w:tcPr>
            <w:tcW w:w="903" w:type="dxa"/>
            <w:tcBorders>
              <w:top w:val="single" w:color="8FB6EA" w:sz="5" w:space="0"/>
              <w:bottom w:val="single" w:color="8FB6EA" w:sz="5" w:space="0"/>
            </w:tcBorders>
            <w:shd w:val="clear" w:color="auto" w:fill="FFFFFF" w:themeFill="background1"/>
            <w:tcMar/>
          </w:tcPr>
          <w:p w:rsidRPr="00CC0718" w:rsidR="00C71DC8" w:rsidP="00244814" w:rsidRDefault="00C71DC8" w14:paraId="126CD3B6" w14:textId="77777777">
            <w:pPr>
              <w:rPr>
                <w:color w:val="000000"/>
                <w:spacing w:val="-2"/>
                <w:sz w:val="18"/>
              </w:rPr>
            </w:pPr>
            <w:r w:rsidRPr="00CC0718">
              <w:rPr>
                <w:color w:val="000000"/>
                <w:spacing w:val="-2"/>
                <w:sz w:val="18"/>
              </w:rPr>
              <w:t>No</w:t>
            </w:r>
          </w:p>
        </w:tc>
        <w:tc>
          <w:tcPr>
            <w:tcW w:w="1017" w:type="dxa"/>
            <w:tcBorders>
              <w:top w:val="single" w:color="8FB6EA" w:sz="5" w:space="0"/>
              <w:bottom w:val="single" w:color="8FB6EA" w:sz="5" w:space="0"/>
            </w:tcBorders>
            <w:shd w:val="clear" w:color="auto" w:fill="FFFFFF" w:themeFill="background1"/>
            <w:tcMar/>
          </w:tcPr>
          <w:p w:rsidRPr="00CC0718" w:rsidR="00C71DC8" w:rsidP="00244814" w:rsidRDefault="00C71DC8" w14:paraId="74029ECB" w14:textId="77777777">
            <w:pPr>
              <w:rPr>
                <w:color w:val="000000"/>
                <w:spacing w:val="-2"/>
                <w:sz w:val="18"/>
              </w:rPr>
            </w:pPr>
            <w:r w:rsidRPr="00CC0718">
              <w:rPr>
                <w:color w:val="000000"/>
                <w:spacing w:val="-2"/>
                <w:sz w:val="18"/>
              </w:rPr>
              <w:t>None</w:t>
            </w:r>
          </w:p>
        </w:tc>
      </w:tr>
      <w:tr w:rsidRPr="00CC0718" w:rsidR="00C71DC8" w:rsidTr="3A33D0EC" w14:paraId="27963362" w14:textId="77777777">
        <w:trPr>
          <w:trHeight w:val="444" w:hRule="exact"/>
        </w:trPr>
        <w:tc>
          <w:tcPr>
            <w:tcW w:w="6763" w:type="dxa"/>
            <w:gridSpan w:val="2"/>
            <w:tcBorders>
              <w:top w:val="single" w:color="8FB6EA" w:sz="5" w:space="0"/>
              <w:bottom w:val="single" w:color="8FB6EA" w:sz="5" w:space="0"/>
            </w:tcBorders>
            <w:shd w:val="clear" w:color="auto" w:fill="FFFFFF" w:themeFill="background1"/>
            <w:tcMar/>
          </w:tcPr>
          <w:p w:rsidRPr="00CC0718" w:rsidR="00C71DC8" w:rsidP="00244814" w:rsidRDefault="00C71DC8" w14:paraId="4F42EED7" w14:textId="77777777">
            <w:pPr>
              <w:rPr>
                <w:color w:val="000000"/>
                <w:spacing w:val="-2"/>
                <w:sz w:val="18"/>
              </w:rPr>
            </w:pPr>
            <w:r w:rsidRPr="00CC0718">
              <w:rPr>
                <w:color w:val="000000"/>
                <w:spacing w:val="-2"/>
                <w:sz w:val="18"/>
              </w:rPr>
              <w:t>Codes\\AXIAL CODE\\Q4 a- Structure of the club\EXECUTIVE AND SPECIALIZED ROLES\other external advisory members</w:t>
            </w:r>
          </w:p>
        </w:tc>
        <w:tc>
          <w:tcPr>
            <w:tcW w:w="2034" w:type="dxa"/>
            <w:tcBorders>
              <w:top w:val="single" w:color="8FB6EA" w:sz="5" w:space="0"/>
              <w:bottom w:val="single" w:color="8FB6EA" w:sz="5" w:space="0"/>
            </w:tcBorders>
            <w:shd w:val="clear" w:color="auto" w:fill="FFFFFF" w:themeFill="background1"/>
            <w:tcMar/>
          </w:tcPr>
          <w:p w:rsidRPr="00CC0718" w:rsidR="00C71DC8" w:rsidP="00244814" w:rsidRDefault="00C71DC8" w14:paraId="55D199B4" w14:textId="77777777">
            <w:pPr>
              <w:rPr>
                <w:color w:val="000000"/>
                <w:spacing w:val="-2"/>
                <w:sz w:val="18"/>
              </w:rPr>
            </w:pPr>
          </w:p>
        </w:tc>
        <w:tc>
          <w:tcPr>
            <w:tcW w:w="903" w:type="dxa"/>
            <w:tcBorders>
              <w:top w:val="single" w:color="8FB6EA" w:sz="5" w:space="0"/>
              <w:bottom w:val="single" w:color="8FB6EA" w:sz="5" w:space="0"/>
            </w:tcBorders>
            <w:shd w:val="clear" w:color="auto" w:fill="FFFFFF" w:themeFill="background1"/>
            <w:tcMar/>
          </w:tcPr>
          <w:p w:rsidRPr="00CC0718" w:rsidR="00C71DC8" w:rsidP="00244814" w:rsidRDefault="00C71DC8" w14:paraId="650261EF" w14:textId="77777777">
            <w:pPr>
              <w:rPr>
                <w:color w:val="000000"/>
                <w:spacing w:val="-2"/>
                <w:sz w:val="18"/>
              </w:rPr>
            </w:pPr>
            <w:r w:rsidRPr="00CC0718">
              <w:rPr>
                <w:color w:val="000000"/>
                <w:spacing w:val="-2"/>
                <w:sz w:val="18"/>
              </w:rPr>
              <w:t>No</w:t>
            </w:r>
          </w:p>
        </w:tc>
        <w:tc>
          <w:tcPr>
            <w:tcW w:w="1017" w:type="dxa"/>
            <w:tcBorders>
              <w:top w:val="single" w:color="8FB6EA" w:sz="5" w:space="0"/>
              <w:bottom w:val="single" w:color="8FB6EA" w:sz="5" w:space="0"/>
            </w:tcBorders>
            <w:shd w:val="clear" w:color="auto" w:fill="FFFFFF" w:themeFill="background1"/>
            <w:tcMar/>
          </w:tcPr>
          <w:p w:rsidRPr="00CC0718" w:rsidR="00C71DC8" w:rsidP="00244814" w:rsidRDefault="00C71DC8" w14:paraId="2773FBF8" w14:textId="77777777">
            <w:pPr>
              <w:rPr>
                <w:color w:val="000000"/>
                <w:spacing w:val="-2"/>
                <w:sz w:val="18"/>
              </w:rPr>
            </w:pPr>
            <w:r w:rsidRPr="00CC0718">
              <w:rPr>
                <w:color w:val="000000"/>
                <w:spacing w:val="-2"/>
                <w:sz w:val="18"/>
              </w:rPr>
              <w:t>None</w:t>
            </w:r>
          </w:p>
        </w:tc>
      </w:tr>
      <w:tr w:rsidRPr="00CC0718" w:rsidR="00C71DC8" w:rsidTr="3A33D0EC" w14:paraId="50A831B4" w14:textId="77777777">
        <w:trPr>
          <w:trHeight w:val="459" w:hRule="exact"/>
        </w:trPr>
        <w:tc>
          <w:tcPr>
            <w:tcW w:w="6763" w:type="dxa"/>
            <w:gridSpan w:val="2"/>
            <w:tcBorders>
              <w:top w:val="single" w:color="8FB6EA" w:sz="5" w:space="0"/>
              <w:bottom w:val="single" w:color="8FB6EA" w:sz="5" w:space="0"/>
            </w:tcBorders>
            <w:shd w:val="clear" w:color="auto" w:fill="FFFFFF" w:themeFill="background1"/>
            <w:tcMar/>
          </w:tcPr>
          <w:p w:rsidRPr="00CC0718" w:rsidR="00C71DC8" w:rsidP="00244814" w:rsidRDefault="00C71DC8" w14:paraId="483E0BB8" w14:textId="77777777">
            <w:pPr>
              <w:rPr>
                <w:color w:val="000000"/>
                <w:spacing w:val="-2"/>
                <w:sz w:val="18"/>
              </w:rPr>
            </w:pPr>
            <w:r w:rsidRPr="00CC0718">
              <w:rPr>
                <w:color w:val="000000"/>
                <w:spacing w:val="-2"/>
                <w:sz w:val="18"/>
              </w:rPr>
              <w:t>Codes\\AXIAL CODE\\Q4 a- Structure of the club\EXECUTIVE AND SPECIALIZED ROLES\Secretary</w:t>
            </w:r>
          </w:p>
        </w:tc>
        <w:tc>
          <w:tcPr>
            <w:tcW w:w="2034" w:type="dxa"/>
            <w:tcBorders>
              <w:top w:val="single" w:color="8FB6EA" w:sz="5" w:space="0"/>
              <w:bottom w:val="single" w:color="8FB6EA" w:sz="5" w:space="0"/>
            </w:tcBorders>
            <w:shd w:val="clear" w:color="auto" w:fill="FFFFFF" w:themeFill="background1"/>
            <w:tcMar/>
          </w:tcPr>
          <w:p w:rsidRPr="00CC0718" w:rsidR="00C71DC8" w:rsidP="00244814" w:rsidRDefault="00C71DC8" w14:paraId="0F5478E0" w14:textId="77777777">
            <w:pPr>
              <w:rPr>
                <w:color w:val="000000"/>
                <w:spacing w:val="-2"/>
                <w:sz w:val="18"/>
              </w:rPr>
            </w:pPr>
          </w:p>
        </w:tc>
        <w:tc>
          <w:tcPr>
            <w:tcW w:w="903" w:type="dxa"/>
            <w:tcBorders>
              <w:top w:val="single" w:color="8FB6EA" w:sz="5" w:space="0"/>
              <w:bottom w:val="single" w:color="8FB6EA" w:sz="5" w:space="0"/>
            </w:tcBorders>
            <w:shd w:val="clear" w:color="auto" w:fill="FFFFFF" w:themeFill="background1"/>
            <w:tcMar/>
          </w:tcPr>
          <w:p w:rsidRPr="00CC0718" w:rsidR="00C71DC8" w:rsidP="00244814" w:rsidRDefault="00C71DC8" w14:paraId="36ADD37C" w14:textId="77777777">
            <w:pPr>
              <w:rPr>
                <w:color w:val="000000"/>
                <w:spacing w:val="-2"/>
                <w:sz w:val="18"/>
              </w:rPr>
            </w:pPr>
            <w:r w:rsidRPr="00CC0718">
              <w:rPr>
                <w:color w:val="000000"/>
                <w:spacing w:val="-2"/>
                <w:sz w:val="18"/>
              </w:rPr>
              <w:t>No</w:t>
            </w:r>
          </w:p>
        </w:tc>
        <w:tc>
          <w:tcPr>
            <w:tcW w:w="1017" w:type="dxa"/>
            <w:tcBorders>
              <w:top w:val="single" w:color="8FB6EA" w:sz="5" w:space="0"/>
              <w:bottom w:val="single" w:color="8FB6EA" w:sz="5" w:space="0"/>
            </w:tcBorders>
            <w:shd w:val="clear" w:color="auto" w:fill="FFFFFF" w:themeFill="background1"/>
            <w:tcMar/>
          </w:tcPr>
          <w:p w:rsidRPr="00CC0718" w:rsidR="00C71DC8" w:rsidP="00244814" w:rsidRDefault="00C71DC8" w14:paraId="45971908" w14:textId="77777777">
            <w:pPr>
              <w:rPr>
                <w:color w:val="000000"/>
                <w:spacing w:val="-2"/>
                <w:sz w:val="18"/>
              </w:rPr>
            </w:pPr>
            <w:r w:rsidRPr="00CC0718">
              <w:rPr>
                <w:color w:val="000000"/>
                <w:spacing w:val="-2"/>
                <w:sz w:val="18"/>
              </w:rPr>
              <w:t>None</w:t>
            </w:r>
          </w:p>
        </w:tc>
      </w:tr>
      <w:tr w:rsidRPr="00CC0718" w:rsidR="00C71DC8" w:rsidTr="3A33D0EC" w14:paraId="2DB601C6" w14:textId="77777777">
        <w:trPr>
          <w:trHeight w:val="458" w:hRule="exact"/>
        </w:trPr>
        <w:tc>
          <w:tcPr>
            <w:tcW w:w="6763" w:type="dxa"/>
            <w:gridSpan w:val="2"/>
            <w:tcBorders>
              <w:top w:val="single" w:color="8FB6EA" w:sz="5" w:space="0"/>
              <w:bottom w:val="single" w:color="8FB6EA" w:sz="5" w:space="0"/>
            </w:tcBorders>
            <w:shd w:val="clear" w:color="auto" w:fill="FFFFFF" w:themeFill="background1"/>
            <w:tcMar/>
          </w:tcPr>
          <w:p w:rsidRPr="00CC0718" w:rsidR="00C71DC8" w:rsidP="00244814" w:rsidRDefault="00C71DC8" w14:paraId="5F87B283" w14:textId="77777777">
            <w:pPr>
              <w:rPr>
                <w:color w:val="000000"/>
                <w:spacing w:val="-2"/>
                <w:sz w:val="18"/>
              </w:rPr>
            </w:pPr>
            <w:r w:rsidRPr="00CC0718">
              <w:rPr>
                <w:color w:val="000000"/>
                <w:spacing w:val="-2"/>
                <w:sz w:val="18"/>
              </w:rPr>
              <w:t>Codes\\AXIAL CODE\\Q4 a- Structure of the club\EXECUTIVE AND SPECIALIZED ROLES\Treasurer</w:t>
            </w:r>
          </w:p>
        </w:tc>
        <w:tc>
          <w:tcPr>
            <w:tcW w:w="2034" w:type="dxa"/>
            <w:tcBorders>
              <w:top w:val="single" w:color="8FB6EA" w:sz="5" w:space="0"/>
              <w:bottom w:val="single" w:color="8FB6EA" w:sz="5" w:space="0"/>
            </w:tcBorders>
            <w:shd w:val="clear" w:color="auto" w:fill="FFFFFF" w:themeFill="background1"/>
            <w:tcMar/>
          </w:tcPr>
          <w:p w:rsidRPr="00CC0718" w:rsidR="00C71DC8" w:rsidP="00244814" w:rsidRDefault="00C71DC8" w14:paraId="73D8298C" w14:textId="77777777">
            <w:pPr>
              <w:rPr>
                <w:color w:val="000000"/>
                <w:spacing w:val="-2"/>
                <w:sz w:val="18"/>
              </w:rPr>
            </w:pPr>
          </w:p>
        </w:tc>
        <w:tc>
          <w:tcPr>
            <w:tcW w:w="903" w:type="dxa"/>
            <w:tcBorders>
              <w:top w:val="single" w:color="8FB6EA" w:sz="5" w:space="0"/>
              <w:bottom w:val="single" w:color="8FB6EA" w:sz="5" w:space="0"/>
            </w:tcBorders>
            <w:shd w:val="clear" w:color="auto" w:fill="FFFFFF" w:themeFill="background1"/>
            <w:tcMar/>
          </w:tcPr>
          <w:p w:rsidRPr="00CC0718" w:rsidR="00C71DC8" w:rsidP="00244814" w:rsidRDefault="00C71DC8" w14:paraId="46BED785" w14:textId="77777777">
            <w:pPr>
              <w:rPr>
                <w:color w:val="000000"/>
                <w:spacing w:val="-2"/>
                <w:sz w:val="18"/>
              </w:rPr>
            </w:pPr>
            <w:r w:rsidRPr="00CC0718">
              <w:rPr>
                <w:color w:val="000000"/>
                <w:spacing w:val="-2"/>
                <w:sz w:val="18"/>
              </w:rPr>
              <w:t>No</w:t>
            </w:r>
          </w:p>
        </w:tc>
        <w:tc>
          <w:tcPr>
            <w:tcW w:w="1017" w:type="dxa"/>
            <w:tcBorders>
              <w:top w:val="single" w:color="8FB6EA" w:sz="5" w:space="0"/>
              <w:bottom w:val="single" w:color="8FB6EA" w:sz="5" w:space="0"/>
            </w:tcBorders>
            <w:shd w:val="clear" w:color="auto" w:fill="FFFFFF" w:themeFill="background1"/>
            <w:tcMar/>
          </w:tcPr>
          <w:p w:rsidRPr="00CC0718" w:rsidR="00C71DC8" w:rsidP="00244814" w:rsidRDefault="00C71DC8" w14:paraId="225EE64E" w14:textId="77777777">
            <w:pPr>
              <w:rPr>
                <w:color w:val="000000"/>
                <w:spacing w:val="-2"/>
                <w:sz w:val="18"/>
              </w:rPr>
            </w:pPr>
            <w:r w:rsidRPr="00CC0718">
              <w:rPr>
                <w:color w:val="000000"/>
                <w:spacing w:val="-2"/>
                <w:sz w:val="18"/>
              </w:rPr>
              <w:t>None</w:t>
            </w:r>
          </w:p>
        </w:tc>
      </w:tr>
      <w:tr w:rsidRPr="00CC0718" w:rsidR="00C71DC8" w:rsidTr="3A33D0EC" w14:paraId="34D73DA4" w14:textId="77777777">
        <w:trPr>
          <w:trHeight w:val="344" w:hRule="exact"/>
        </w:trPr>
        <w:tc>
          <w:tcPr>
            <w:tcW w:w="6763" w:type="dxa"/>
            <w:gridSpan w:val="2"/>
            <w:tcBorders>
              <w:top w:val="single" w:color="8FB6EA" w:sz="5" w:space="0"/>
              <w:bottom w:val="single" w:color="8FB6EA" w:sz="5" w:space="0"/>
            </w:tcBorders>
            <w:shd w:val="clear" w:color="auto" w:fill="FFFFFF" w:themeFill="background1"/>
            <w:tcMar/>
          </w:tcPr>
          <w:p w:rsidRPr="00CC0718" w:rsidR="00C71DC8" w:rsidP="00244814" w:rsidRDefault="00C71DC8" w14:paraId="3A6ECEB0" w14:textId="77777777">
            <w:pPr>
              <w:rPr>
                <w:color w:val="000000"/>
                <w:spacing w:val="-2"/>
                <w:sz w:val="18"/>
              </w:rPr>
            </w:pPr>
            <w:r w:rsidRPr="00CC0718">
              <w:rPr>
                <w:color w:val="000000"/>
                <w:spacing w:val="-2"/>
                <w:sz w:val="18"/>
              </w:rPr>
              <w:t>Codes\\AXIAL CODE\\Q4 a- Structure of the club\GENERAL MEMBERS</w:t>
            </w:r>
          </w:p>
        </w:tc>
        <w:tc>
          <w:tcPr>
            <w:tcW w:w="2034" w:type="dxa"/>
            <w:tcBorders>
              <w:top w:val="single" w:color="8FB6EA" w:sz="5" w:space="0"/>
              <w:bottom w:val="single" w:color="8FB6EA" w:sz="5" w:space="0"/>
            </w:tcBorders>
            <w:shd w:val="clear" w:color="auto" w:fill="FFFFFF" w:themeFill="background1"/>
            <w:tcMar/>
          </w:tcPr>
          <w:p w:rsidRPr="00CC0718" w:rsidR="00C71DC8" w:rsidP="00244814" w:rsidRDefault="00C71DC8" w14:paraId="47FC13E6" w14:textId="77777777">
            <w:pPr>
              <w:rPr>
                <w:color w:val="000000"/>
                <w:spacing w:val="-2"/>
                <w:sz w:val="18"/>
              </w:rPr>
            </w:pPr>
          </w:p>
        </w:tc>
        <w:tc>
          <w:tcPr>
            <w:tcW w:w="903" w:type="dxa"/>
            <w:tcBorders>
              <w:top w:val="single" w:color="8FB6EA" w:sz="5" w:space="0"/>
              <w:bottom w:val="single" w:color="8FB6EA" w:sz="5" w:space="0"/>
            </w:tcBorders>
            <w:shd w:val="clear" w:color="auto" w:fill="FFFFFF" w:themeFill="background1"/>
            <w:tcMar/>
          </w:tcPr>
          <w:p w:rsidRPr="00CC0718" w:rsidR="00C71DC8" w:rsidP="00244814" w:rsidRDefault="00C71DC8" w14:paraId="2C942FDA" w14:textId="77777777">
            <w:pPr>
              <w:rPr>
                <w:color w:val="000000"/>
                <w:spacing w:val="-2"/>
                <w:sz w:val="18"/>
              </w:rPr>
            </w:pPr>
            <w:r w:rsidRPr="00CC0718">
              <w:rPr>
                <w:color w:val="000000"/>
                <w:spacing w:val="-2"/>
                <w:sz w:val="18"/>
              </w:rPr>
              <w:t>Yes</w:t>
            </w:r>
          </w:p>
        </w:tc>
        <w:tc>
          <w:tcPr>
            <w:tcW w:w="1017" w:type="dxa"/>
            <w:tcBorders>
              <w:top w:val="single" w:color="8FB6EA" w:sz="5" w:space="0"/>
              <w:bottom w:val="single" w:color="8FB6EA" w:sz="5" w:space="0"/>
            </w:tcBorders>
            <w:shd w:val="clear" w:color="auto" w:fill="FFFFFF" w:themeFill="background1"/>
            <w:tcMar/>
          </w:tcPr>
          <w:p w:rsidRPr="00CC0718" w:rsidR="00C71DC8" w:rsidP="00244814" w:rsidRDefault="00C71DC8" w14:paraId="4BFC9B1B" w14:textId="77777777">
            <w:pPr>
              <w:rPr>
                <w:color w:val="000000"/>
                <w:spacing w:val="-2"/>
                <w:sz w:val="18"/>
              </w:rPr>
            </w:pPr>
            <w:r w:rsidRPr="00CC0718">
              <w:rPr>
                <w:color w:val="000000"/>
                <w:spacing w:val="-2"/>
                <w:sz w:val="18"/>
              </w:rPr>
              <w:t>None</w:t>
            </w:r>
          </w:p>
        </w:tc>
      </w:tr>
      <w:tr w:rsidRPr="00CC0718" w:rsidR="00C71DC8" w:rsidTr="3A33D0EC" w14:paraId="3204F775" w14:textId="77777777">
        <w:trPr>
          <w:trHeight w:val="458" w:hRule="exact"/>
        </w:trPr>
        <w:tc>
          <w:tcPr>
            <w:tcW w:w="6763" w:type="dxa"/>
            <w:gridSpan w:val="2"/>
            <w:tcBorders>
              <w:top w:val="single" w:color="8FB6EA" w:sz="5" w:space="0"/>
              <w:bottom w:val="single" w:color="8FB6EA" w:sz="5" w:space="0"/>
            </w:tcBorders>
            <w:shd w:val="clear" w:color="auto" w:fill="FFFFFF" w:themeFill="background1"/>
            <w:tcMar/>
          </w:tcPr>
          <w:p w:rsidRPr="00CC0718" w:rsidR="00C71DC8" w:rsidP="00244814" w:rsidRDefault="00C71DC8" w14:paraId="40648675" w14:textId="77777777">
            <w:pPr>
              <w:rPr>
                <w:color w:val="000000"/>
                <w:spacing w:val="-2"/>
                <w:sz w:val="18"/>
              </w:rPr>
            </w:pPr>
            <w:r w:rsidRPr="00CC0718">
              <w:rPr>
                <w:color w:val="000000"/>
                <w:spacing w:val="-2"/>
                <w:sz w:val="18"/>
              </w:rPr>
              <w:t>Codes\\AXIAL CODE\\Q4 a- Structure of the club\GENERAL MEMBERS\Composition of Membership</w:t>
            </w:r>
          </w:p>
        </w:tc>
        <w:tc>
          <w:tcPr>
            <w:tcW w:w="2034" w:type="dxa"/>
            <w:tcBorders>
              <w:top w:val="single" w:color="8FB6EA" w:sz="5" w:space="0"/>
              <w:bottom w:val="single" w:color="8FB6EA" w:sz="5" w:space="0"/>
            </w:tcBorders>
            <w:shd w:val="clear" w:color="auto" w:fill="FFFFFF" w:themeFill="background1"/>
            <w:tcMar/>
          </w:tcPr>
          <w:p w:rsidRPr="00CC0718" w:rsidR="00C71DC8" w:rsidP="00244814" w:rsidRDefault="00C71DC8" w14:paraId="6B871416" w14:textId="77777777">
            <w:pPr>
              <w:rPr>
                <w:color w:val="000000"/>
                <w:spacing w:val="-2"/>
                <w:sz w:val="18"/>
              </w:rPr>
            </w:pPr>
          </w:p>
        </w:tc>
        <w:tc>
          <w:tcPr>
            <w:tcW w:w="903" w:type="dxa"/>
            <w:tcBorders>
              <w:top w:val="single" w:color="8FB6EA" w:sz="5" w:space="0"/>
              <w:bottom w:val="single" w:color="8FB6EA" w:sz="5" w:space="0"/>
            </w:tcBorders>
            <w:shd w:val="clear" w:color="auto" w:fill="FFFFFF" w:themeFill="background1"/>
            <w:tcMar/>
          </w:tcPr>
          <w:p w:rsidRPr="00CC0718" w:rsidR="00C71DC8" w:rsidP="00244814" w:rsidRDefault="00C71DC8" w14:paraId="381A8B2D" w14:textId="77777777">
            <w:pPr>
              <w:rPr>
                <w:color w:val="000000"/>
                <w:spacing w:val="-2"/>
                <w:sz w:val="18"/>
              </w:rPr>
            </w:pPr>
            <w:r w:rsidRPr="00CC0718">
              <w:rPr>
                <w:color w:val="000000"/>
                <w:spacing w:val="-2"/>
                <w:sz w:val="18"/>
              </w:rPr>
              <w:t>No</w:t>
            </w:r>
          </w:p>
        </w:tc>
        <w:tc>
          <w:tcPr>
            <w:tcW w:w="1017" w:type="dxa"/>
            <w:tcBorders>
              <w:top w:val="single" w:color="8FB6EA" w:sz="5" w:space="0"/>
              <w:bottom w:val="single" w:color="8FB6EA" w:sz="5" w:space="0"/>
            </w:tcBorders>
            <w:shd w:val="clear" w:color="auto" w:fill="FFFFFF" w:themeFill="background1"/>
            <w:tcMar/>
          </w:tcPr>
          <w:p w:rsidRPr="00CC0718" w:rsidR="00C71DC8" w:rsidP="00244814" w:rsidRDefault="00C71DC8" w14:paraId="6D5A0880" w14:textId="77777777">
            <w:pPr>
              <w:rPr>
                <w:color w:val="000000"/>
                <w:spacing w:val="-2"/>
                <w:sz w:val="18"/>
              </w:rPr>
            </w:pPr>
            <w:r w:rsidRPr="00CC0718">
              <w:rPr>
                <w:color w:val="000000"/>
                <w:spacing w:val="-2"/>
                <w:sz w:val="18"/>
              </w:rPr>
              <w:t>None</w:t>
            </w:r>
          </w:p>
        </w:tc>
      </w:tr>
      <w:tr w:rsidRPr="00CC0718" w:rsidR="00C71DC8" w:rsidTr="3A33D0EC" w14:paraId="1C832DA9" w14:textId="77777777">
        <w:trPr>
          <w:trHeight w:val="459" w:hRule="exact"/>
        </w:trPr>
        <w:tc>
          <w:tcPr>
            <w:tcW w:w="6763" w:type="dxa"/>
            <w:gridSpan w:val="2"/>
            <w:tcBorders>
              <w:top w:val="single" w:color="8FB6EA" w:sz="5" w:space="0"/>
              <w:bottom w:val="single" w:color="8FB6EA" w:sz="5" w:space="0"/>
            </w:tcBorders>
            <w:shd w:val="clear" w:color="auto" w:fill="FFFFFF" w:themeFill="background1"/>
            <w:tcMar/>
          </w:tcPr>
          <w:p w:rsidRPr="00CC0718" w:rsidR="00C71DC8" w:rsidP="00244814" w:rsidRDefault="00C71DC8" w14:paraId="03961EFF" w14:textId="77777777">
            <w:pPr>
              <w:rPr>
                <w:color w:val="000000"/>
                <w:spacing w:val="-2"/>
                <w:sz w:val="18"/>
              </w:rPr>
            </w:pPr>
            <w:r w:rsidRPr="00CC0718">
              <w:rPr>
                <w:color w:val="000000"/>
                <w:spacing w:val="-2"/>
                <w:sz w:val="18"/>
              </w:rPr>
              <w:lastRenderedPageBreak/>
              <w:t>Codes\\AXIAL CODE\\Q4 a- Structure of the club\GENERAL MEMBERS\Formation by community members</w:t>
            </w:r>
          </w:p>
        </w:tc>
        <w:tc>
          <w:tcPr>
            <w:tcW w:w="2034" w:type="dxa"/>
            <w:tcBorders>
              <w:top w:val="single" w:color="8FB6EA" w:sz="5" w:space="0"/>
              <w:bottom w:val="single" w:color="8FB6EA" w:sz="5" w:space="0"/>
            </w:tcBorders>
            <w:shd w:val="clear" w:color="auto" w:fill="FFFFFF" w:themeFill="background1"/>
            <w:tcMar/>
          </w:tcPr>
          <w:p w:rsidRPr="00CC0718" w:rsidR="00C71DC8" w:rsidP="00244814" w:rsidRDefault="00C71DC8" w14:paraId="312FC7CC" w14:textId="77777777">
            <w:pPr>
              <w:rPr>
                <w:color w:val="000000"/>
                <w:spacing w:val="-2"/>
                <w:sz w:val="18"/>
              </w:rPr>
            </w:pPr>
          </w:p>
        </w:tc>
        <w:tc>
          <w:tcPr>
            <w:tcW w:w="903" w:type="dxa"/>
            <w:tcBorders>
              <w:top w:val="single" w:color="8FB6EA" w:sz="5" w:space="0"/>
              <w:bottom w:val="single" w:color="8FB6EA" w:sz="5" w:space="0"/>
            </w:tcBorders>
            <w:shd w:val="clear" w:color="auto" w:fill="FFFFFF" w:themeFill="background1"/>
            <w:tcMar/>
          </w:tcPr>
          <w:p w:rsidRPr="00CC0718" w:rsidR="00C71DC8" w:rsidP="00244814" w:rsidRDefault="00C71DC8" w14:paraId="1110A891" w14:textId="77777777">
            <w:pPr>
              <w:rPr>
                <w:color w:val="000000"/>
                <w:spacing w:val="-2"/>
                <w:sz w:val="18"/>
              </w:rPr>
            </w:pPr>
            <w:r w:rsidRPr="00CC0718">
              <w:rPr>
                <w:color w:val="000000"/>
                <w:spacing w:val="-2"/>
                <w:sz w:val="18"/>
              </w:rPr>
              <w:t>No</w:t>
            </w:r>
          </w:p>
        </w:tc>
        <w:tc>
          <w:tcPr>
            <w:tcW w:w="1017" w:type="dxa"/>
            <w:tcBorders>
              <w:top w:val="single" w:color="8FB6EA" w:sz="5" w:space="0"/>
              <w:bottom w:val="single" w:color="8FB6EA" w:sz="5" w:space="0"/>
            </w:tcBorders>
            <w:shd w:val="clear" w:color="auto" w:fill="FFFFFF" w:themeFill="background1"/>
            <w:tcMar/>
          </w:tcPr>
          <w:p w:rsidRPr="00CC0718" w:rsidR="00C71DC8" w:rsidP="00244814" w:rsidRDefault="00C71DC8" w14:paraId="471F72C8" w14:textId="77777777">
            <w:pPr>
              <w:rPr>
                <w:color w:val="000000"/>
                <w:spacing w:val="-2"/>
                <w:sz w:val="18"/>
              </w:rPr>
            </w:pPr>
            <w:r w:rsidRPr="00CC0718">
              <w:rPr>
                <w:color w:val="000000"/>
                <w:spacing w:val="-2"/>
                <w:sz w:val="18"/>
              </w:rPr>
              <w:t>None</w:t>
            </w:r>
          </w:p>
        </w:tc>
      </w:tr>
      <w:tr w:rsidRPr="00CC0718" w:rsidR="00C71DC8" w:rsidTr="3A33D0EC" w14:paraId="6FCBC4DD" w14:textId="77777777">
        <w:trPr>
          <w:trHeight w:val="458" w:hRule="exact"/>
        </w:trPr>
        <w:tc>
          <w:tcPr>
            <w:tcW w:w="6763" w:type="dxa"/>
            <w:gridSpan w:val="2"/>
            <w:tcBorders>
              <w:top w:val="single" w:color="8FB6EA" w:sz="5" w:space="0"/>
              <w:bottom w:val="single" w:color="8FB6EA" w:sz="5" w:space="0"/>
            </w:tcBorders>
            <w:shd w:val="clear" w:color="auto" w:fill="FFFFFF" w:themeFill="background1"/>
            <w:tcMar/>
          </w:tcPr>
          <w:p w:rsidRPr="00CC0718" w:rsidR="00C71DC8" w:rsidP="00244814" w:rsidRDefault="00C71DC8" w14:paraId="6F7B7F6A" w14:textId="77777777">
            <w:pPr>
              <w:rPr>
                <w:color w:val="000000"/>
                <w:spacing w:val="-2"/>
                <w:sz w:val="18"/>
              </w:rPr>
            </w:pPr>
            <w:r w:rsidRPr="00CC0718">
              <w:rPr>
                <w:color w:val="000000"/>
                <w:spacing w:val="-2"/>
                <w:sz w:val="18"/>
              </w:rPr>
              <w:t>Codes\\AXIAL CODE\\Q4 a- Structure of the club\GENERAL MEMBERS\General members that all can join</w:t>
            </w:r>
          </w:p>
        </w:tc>
        <w:tc>
          <w:tcPr>
            <w:tcW w:w="2034" w:type="dxa"/>
            <w:tcBorders>
              <w:top w:val="single" w:color="8FB6EA" w:sz="5" w:space="0"/>
              <w:bottom w:val="single" w:color="8FB6EA" w:sz="5" w:space="0"/>
            </w:tcBorders>
            <w:shd w:val="clear" w:color="auto" w:fill="FFFFFF" w:themeFill="background1"/>
            <w:tcMar/>
          </w:tcPr>
          <w:p w:rsidRPr="00CC0718" w:rsidR="00C71DC8" w:rsidP="00244814" w:rsidRDefault="00C71DC8" w14:paraId="6FD3E93C" w14:textId="77777777">
            <w:pPr>
              <w:rPr>
                <w:color w:val="000000"/>
                <w:spacing w:val="-2"/>
                <w:sz w:val="18"/>
              </w:rPr>
            </w:pPr>
          </w:p>
        </w:tc>
        <w:tc>
          <w:tcPr>
            <w:tcW w:w="903" w:type="dxa"/>
            <w:tcBorders>
              <w:top w:val="single" w:color="8FB6EA" w:sz="5" w:space="0"/>
              <w:bottom w:val="single" w:color="8FB6EA" w:sz="5" w:space="0"/>
            </w:tcBorders>
            <w:shd w:val="clear" w:color="auto" w:fill="FFFFFF" w:themeFill="background1"/>
            <w:tcMar/>
          </w:tcPr>
          <w:p w:rsidRPr="00CC0718" w:rsidR="00C71DC8" w:rsidP="00244814" w:rsidRDefault="00C71DC8" w14:paraId="2FA79A02" w14:textId="77777777">
            <w:pPr>
              <w:rPr>
                <w:color w:val="000000"/>
                <w:spacing w:val="-2"/>
                <w:sz w:val="18"/>
              </w:rPr>
            </w:pPr>
            <w:r w:rsidRPr="00CC0718">
              <w:rPr>
                <w:color w:val="000000"/>
                <w:spacing w:val="-2"/>
                <w:sz w:val="18"/>
              </w:rPr>
              <w:t>No</w:t>
            </w:r>
          </w:p>
        </w:tc>
        <w:tc>
          <w:tcPr>
            <w:tcW w:w="1017" w:type="dxa"/>
            <w:tcBorders>
              <w:top w:val="single" w:color="8FB6EA" w:sz="5" w:space="0"/>
              <w:bottom w:val="single" w:color="8FB6EA" w:sz="5" w:space="0"/>
            </w:tcBorders>
            <w:shd w:val="clear" w:color="auto" w:fill="FFFFFF" w:themeFill="background1"/>
            <w:tcMar/>
          </w:tcPr>
          <w:p w:rsidRPr="00CC0718" w:rsidR="00C71DC8" w:rsidP="00244814" w:rsidRDefault="00C71DC8" w14:paraId="4BCC1844" w14:textId="77777777">
            <w:pPr>
              <w:rPr>
                <w:color w:val="000000"/>
                <w:spacing w:val="-2"/>
                <w:sz w:val="18"/>
              </w:rPr>
            </w:pPr>
            <w:r w:rsidRPr="00CC0718">
              <w:rPr>
                <w:color w:val="000000"/>
                <w:spacing w:val="-2"/>
                <w:sz w:val="18"/>
              </w:rPr>
              <w:t>None</w:t>
            </w:r>
          </w:p>
        </w:tc>
      </w:tr>
      <w:tr w:rsidRPr="00CC0718" w:rsidR="00C71DC8" w:rsidTr="3A33D0EC" w14:paraId="3B4BF7E2" w14:textId="77777777">
        <w:trPr>
          <w:trHeight w:val="445" w:hRule="exact"/>
        </w:trPr>
        <w:tc>
          <w:tcPr>
            <w:tcW w:w="6763" w:type="dxa"/>
            <w:gridSpan w:val="2"/>
            <w:tcBorders>
              <w:top w:val="single" w:color="8FB6EA" w:sz="5" w:space="0"/>
              <w:bottom w:val="single" w:color="8FB6EA" w:sz="5" w:space="0"/>
            </w:tcBorders>
            <w:shd w:val="clear" w:color="auto" w:fill="FFFFFF" w:themeFill="background1"/>
            <w:tcMar/>
          </w:tcPr>
          <w:p w:rsidRPr="00CC0718" w:rsidR="00C71DC8" w:rsidP="00244814" w:rsidRDefault="00C71DC8" w14:paraId="774C3C28" w14:textId="77777777">
            <w:pPr>
              <w:rPr>
                <w:color w:val="000000"/>
                <w:spacing w:val="-2"/>
                <w:sz w:val="18"/>
              </w:rPr>
            </w:pPr>
            <w:r w:rsidRPr="00CC0718">
              <w:rPr>
                <w:color w:val="000000"/>
                <w:spacing w:val="-2"/>
                <w:sz w:val="18"/>
              </w:rPr>
              <w:t>Codes\\AXIAL CODE\\Q4 a- Structure of the club\GENERAL MEMBERS\Membership Composition</w:t>
            </w:r>
          </w:p>
        </w:tc>
        <w:tc>
          <w:tcPr>
            <w:tcW w:w="2034" w:type="dxa"/>
            <w:tcBorders>
              <w:top w:val="single" w:color="8FB6EA" w:sz="5" w:space="0"/>
              <w:bottom w:val="single" w:color="8FB6EA" w:sz="5" w:space="0"/>
            </w:tcBorders>
            <w:shd w:val="clear" w:color="auto" w:fill="FFFFFF" w:themeFill="background1"/>
            <w:tcMar/>
          </w:tcPr>
          <w:p w:rsidRPr="00CC0718" w:rsidR="00C71DC8" w:rsidP="00244814" w:rsidRDefault="00C71DC8" w14:paraId="42ACBDB2" w14:textId="77777777">
            <w:pPr>
              <w:rPr>
                <w:color w:val="000000"/>
                <w:spacing w:val="-2"/>
                <w:sz w:val="18"/>
              </w:rPr>
            </w:pPr>
          </w:p>
        </w:tc>
        <w:tc>
          <w:tcPr>
            <w:tcW w:w="903" w:type="dxa"/>
            <w:tcBorders>
              <w:top w:val="single" w:color="8FB6EA" w:sz="5" w:space="0"/>
              <w:bottom w:val="single" w:color="8FB6EA" w:sz="5" w:space="0"/>
            </w:tcBorders>
            <w:shd w:val="clear" w:color="auto" w:fill="FFFFFF" w:themeFill="background1"/>
            <w:tcMar/>
          </w:tcPr>
          <w:p w:rsidRPr="00CC0718" w:rsidR="00C71DC8" w:rsidP="00244814" w:rsidRDefault="00C71DC8" w14:paraId="77F6368B" w14:textId="77777777">
            <w:pPr>
              <w:rPr>
                <w:color w:val="000000"/>
                <w:spacing w:val="-2"/>
                <w:sz w:val="18"/>
              </w:rPr>
            </w:pPr>
            <w:r w:rsidRPr="00CC0718">
              <w:rPr>
                <w:color w:val="000000"/>
                <w:spacing w:val="-2"/>
                <w:sz w:val="18"/>
              </w:rPr>
              <w:t>No</w:t>
            </w:r>
          </w:p>
        </w:tc>
        <w:tc>
          <w:tcPr>
            <w:tcW w:w="1017" w:type="dxa"/>
            <w:tcBorders>
              <w:top w:val="single" w:color="8FB6EA" w:sz="5" w:space="0"/>
              <w:bottom w:val="single" w:color="8FB6EA" w:sz="5" w:space="0"/>
            </w:tcBorders>
            <w:shd w:val="clear" w:color="auto" w:fill="FFFFFF" w:themeFill="background1"/>
            <w:tcMar/>
          </w:tcPr>
          <w:p w:rsidRPr="00CC0718" w:rsidR="00C71DC8" w:rsidP="00244814" w:rsidRDefault="00C71DC8" w14:paraId="3B976D61" w14:textId="77777777">
            <w:pPr>
              <w:rPr>
                <w:color w:val="000000"/>
                <w:spacing w:val="-2"/>
                <w:sz w:val="18"/>
              </w:rPr>
            </w:pPr>
            <w:r w:rsidRPr="00CC0718">
              <w:rPr>
                <w:color w:val="000000"/>
                <w:spacing w:val="-2"/>
                <w:sz w:val="18"/>
              </w:rPr>
              <w:t>None</w:t>
            </w:r>
          </w:p>
        </w:tc>
      </w:tr>
      <w:tr w:rsidRPr="00CC0718" w:rsidR="00C71DC8" w:rsidTr="3A33D0EC" w14:paraId="1152CAA7" w14:textId="77777777">
        <w:trPr>
          <w:trHeight w:val="343" w:hRule="exact"/>
        </w:trPr>
        <w:tc>
          <w:tcPr>
            <w:tcW w:w="6763" w:type="dxa"/>
            <w:gridSpan w:val="2"/>
            <w:tcBorders>
              <w:top w:val="single" w:color="8FB6EA" w:sz="5" w:space="0"/>
              <w:bottom w:val="single" w:color="8FB6EA" w:sz="5" w:space="0"/>
            </w:tcBorders>
            <w:shd w:val="clear" w:color="auto" w:fill="FFFFFF" w:themeFill="background1"/>
            <w:tcMar/>
          </w:tcPr>
          <w:p w:rsidRPr="00CC0718" w:rsidR="00C71DC8" w:rsidP="00244814" w:rsidRDefault="00C71DC8" w14:paraId="6C71642D" w14:textId="77777777">
            <w:pPr>
              <w:rPr>
                <w:color w:val="000000"/>
                <w:spacing w:val="-2"/>
                <w:sz w:val="18"/>
              </w:rPr>
            </w:pPr>
            <w:r w:rsidRPr="00CC0718">
              <w:rPr>
                <w:color w:val="000000"/>
                <w:spacing w:val="-2"/>
                <w:sz w:val="18"/>
              </w:rPr>
              <w:t>Codes\\AXIAL CODE\\Q4 a- Structure of the club\GENERAL MEMBERS\Open Club</w:t>
            </w:r>
          </w:p>
        </w:tc>
        <w:tc>
          <w:tcPr>
            <w:tcW w:w="2034" w:type="dxa"/>
            <w:tcBorders>
              <w:top w:val="single" w:color="8FB6EA" w:sz="5" w:space="0"/>
              <w:bottom w:val="single" w:color="8FB6EA" w:sz="5" w:space="0"/>
            </w:tcBorders>
            <w:shd w:val="clear" w:color="auto" w:fill="FFFFFF" w:themeFill="background1"/>
            <w:tcMar/>
          </w:tcPr>
          <w:p w:rsidRPr="00CC0718" w:rsidR="00C71DC8" w:rsidP="00244814" w:rsidRDefault="00C71DC8" w14:paraId="551D12B3" w14:textId="77777777">
            <w:pPr>
              <w:rPr>
                <w:color w:val="000000"/>
                <w:spacing w:val="-2"/>
                <w:sz w:val="18"/>
              </w:rPr>
            </w:pPr>
          </w:p>
        </w:tc>
        <w:tc>
          <w:tcPr>
            <w:tcW w:w="903" w:type="dxa"/>
            <w:tcBorders>
              <w:top w:val="single" w:color="8FB6EA" w:sz="5" w:space="0"/>
              <w:bottom w:val="single" w:color="8FB6EA" w:sz="5" w:space="0"/>
            </w:tcBorders>
            <w:shd w:val="clear" w:color="auto" w:fill="FFFFFF" w:themeFill="background1"/>
            <w:tcMar/>
          </w:tcPr>
          <w:p w:rsidRPr="00CC0718" w:rsidR="00C71DC8" w:rsidP="00244814" w:rsidRDefault="00C71DC8" w14:paraId="57633CB6" w14:textId="77777777">
            <w:pPr>
              <w:rPr>
                <w:color w:val="000000"/>
                <w:spacing w:val="-2"/>
                <w:sz w:val="18"/>
              </w:rPr>
            </w:pPr>
            <w:r w:rsidRPr="00CC0718">
              <w:rPr>
                <w:color w:val="000000"/>
                <w:spacing w:val="-2"/>
                <w:sz w:val="18"/>
              </w:rPr>
              <w:t>No</w:t>
            </w:r>
          </w:p>
        </w:tc>
        <w:tc>
          <w:tcPr>
            <w:tcW w:w="1017" w:type="dxa"/>
            <w:tcBorders>
              <w:top w:val="single" w:color="8FB6EA" w:sz="5" w:space="0"/>
              <w:bottom w:val="single" w:color="8FB6EA" w:sz="5" w:space="0"/>
            </w:tcBorders>
            <w:shd w:val="clear" w:color="auto" w:fill="FFFFFF" w:themeFill="background1"/>
            <w:tcMar/>
          </w:tcPr>
          <w:p w:rsidRPr="00CC0718" w:rsidR="00C71DC8" w:rsidP="00244814" w:rsidRDefault="00C71DC8" w14:paraId="151CEA3C" w14:textId="77777777">
            <w:pPr>
              <w:rPr>
                <w:color w:val="000000"/>
                <w:spacing w:val="-2"/>
                <w:sz w:val="18"/>
              </w:rPr>
            </w:pPr>
            <w:r w:rsidRPr="00CC0718">
              <w:rPr>
                <w:color w:val="000000"/>
                <w:spacing w:val="-2"/>
                <w:sz w:val="18"/>
              </w:rPr>
              <w:t>None</w:t>
            </w:r>
          </w:p>
        </w:tc>
      </w:tr>
      <w:tr w:rsidRPr="00CC0718" w:rsidR="00C71DC8" w:rsidTr="3A33D0EC" w14:paraId="7EC8F69E" w14:textId="77777777">
        <w:trPr>
          <w:trHeight w:val="344" w:hRule="exact"/>
        </w:trPr>
        <w:tc>
          <w:tcPr>
            <w:tcW w:w="6763" w:type="dxa"/>
            <w:gridSpan w:val="2"/>
            <w:tcBorders>
              <w:top w:val="single" w:color="8FB6EA" w:sz="5" w:space="0"/>
              <w:bottom w:val="single" w:color="8FB6EA" w:sz="5" w:space="0"/>
            </w:tcBorders>
            <w:shd w:val="clear" w:color="auto" w:fill="FFFFFF" w:themeFill="background1"/>
            <w:tcMar/>
          </w:tcPr>
          <w:p w:rsidRPr="00CC0718" w:rsidR="00C71DC8" w:rsidP="00244814" w:rsidRDefault="00C71DC8" w14:paraId="30352DC1" w14:textId="77777777">
            <w:pPr>
              <w:rPr>
                <w:color w:val="000000"/>
                <w:spacing w:val="-2"/>
                <w:sz w:val="18"/>
              </w:rPr>
            </w:pPr>
            <w:r w:rsidRPr="00CC0718">
              <w:rPr>
                <w:color w:val="000000"/>
                <w:spacing w:val="-2"/>
                <w:sz w:val="18"/>
              </w:rPr>
              <w:t>Codes\\AXIAL CODE\\Q4 a- Structure of the club\GENERAL MEMBERS\Self Sufficient</w:t>
            </w:r>
          </w:p>
        </w:tc>
        <w:tc>
          <w:tcPr>
            <w:tcW w:w="2034" w:type="dxa"/>
            <w:tcBorders>
              <w:top w:val="single" w:color="8FB6EA" w:sz="5" w:space="0"/>
              <w:bottom w:val="single" w:color="8FB6EA" w:sz="5" w:space="0"/>
            </w:tcBorders>
            <w:shd w:val="clear" w:color="auto" w:fill="FFFFFF" w:themeFill="background1"/>
            <w:tcMar/>
          </w:tcPr>
          <w:p w:rsidRPr="00CC0718" w:rsidR="00C71DC8" w:rsidP="00244814" w:rsidRDefault="00C71DC8" w14:paraId="03290ABA" w14:textId="77777777">
            <w:pPr>
              <w:rPr>
                <w:color w:val="000000"/>
                <w:spacing w:val="-2"/>
                <w:sz w:val="18"/>
              </w:rPr>
            </w:pPr>
          </w:p>
        </w:tc>
        <w:tc>
          <w:tcPr>
            <w:tcW w:w="903" w:type="dxa"/>
            <w:tcBorders>
              <w:top w:val="single" w:color="8FB6EA" w:sz="5" w:space="0"/>
              <w:bottom w:val="single" w:color="8FB6EA" w:sz="5" w:space="0"/>
            </w:tcBorders>
            <w:shd w:val="clear" w:color="auto" w:fill="FFFFFF" w:themeFill="background1"/>
            <w:tcMar/>
          </w:tcPr>
          <w:p w:rsidRPr="00CC0718" w:rsidR="00C71DC8" w:rsidP="00244814" w:rsidRDefault="00C71DC8" w14:paraId="588D2B3B" w14:textId="77777777">
            <w:pPr>
              <w:rPr>
                <w:color w:val="000000"/>
                <w:spacing w:val="-2"/>
                <w:sz w:val="18"/>
              </w:rPr>
            </w:pPr>
            <w:r w:rsidRPr="00CC0718">
              <w:rPr>
                <w:color w:val="000000"/>
                <w:spacing w:val="-2"/>
                <w:sz w:val="18"/>
              </w:rPr>
              <w:t>No</w:t>
            </w:r>
          </w:p>
        </w:tc>
        <w:tc>
          <w:tcPr>
            <w:tcW w:w="1017" w:type="dxa"/>
            <w:tcBorders>
              <w:top w:val="single" w:color="8FB6EA" w:sz="5" w:space="0"/>
              <w:bottom w:val="single" w:color="8FB6EA" w:sz="5" w:space="0"/>
            </w:tcBorders>
            <w:shd w:val="clear" w:color="auto" w:fill="FFFFFF" w:themeFill="background1"/>
            <w:tcMar/>
          </w:tcPr>
          <w:p w:rsidRPr="00CC0718" w:rsidR="00C71DC8" w:rsidP="00244814" w:rsidRDefault="00C71DC8" w14:paraId="3AC04FFA" w14:textId="77777777">
            <w:pPr>
              <w:rPr>
                <w:color w:val="000000"/>
                <w:spacing w:val="-2"/>
                <w:sz w:val="18"/>
              </w:rPr>
            </w:pPr>
            <w:r w:rsidRPr="00CC0718">
              <w:rPr>
                <w:color w:val="000000"/>
                <w:spacing w:val="-2"/>
                <w:sz w:val="18"/>
              </w:rPr>
              <w:t>None</w:t>
            </w:r>
          </w:p>
        </w:tc>
      </w:tr>
      <w:tr w:rsidRPr="00CC0718" w:rsidR="00C71DC8" w:rsidTr="3A33D0EC" w14:paraId="7AC764A1" w14:textId="77777777">
        <w:trPr>
          <w:trHeight w:val="459" w:hRule="exact"/>
        </w:trPr>
        <w:tc>
          <w:tcPr>
            <w:tcW w:w="6763" w:type="dxa"/>
            <w:gridSpan w:val="2"/>
            <w:tcBorders>
              <w:top w:val="single" w:color="8FB6EA" w:sz="5" w:space="0"/>
              <w:bottom w:val="single" w:color="8FB6EA" w:sz="5" w:space="0"/>
            </w:tcBorders>
            <w:shd w:val="clear" w:color="auto" w:fill="FFFFFF" w:themeFill="background1"/>
            <w:tcMar/>
          </w:tcPr>
          <w:p w:rsidRPr="00CC0718" w:rsidR="00C71DC8" w:rsidP="00244814" w:rsidRDefault="00C71DC8" w14:paraId="7EAA1291" w14:textId="77777777">
            <w:pPr>
              <w:rPr>
                <w:color w:val="000000"/>
                <w:spacing w:val="-2"/>
                <w:sz w:val="18"/>
              </w:rPr>
            </w:pPr>
            <w:r w:rsidRPr="00CC0718">
              <w:rPr>
                <w:color w:val="000000"/>
                <w:spacing w:val="-2"/>
                <w:sz w:val="18"/>
              </w:rPr>
              <w:t>Codes\\AXIAL CODE\\Q4 a- Structure of the club\GENERAL MEMBERS\Sorority Organizational Structure</w:t>
            </w:r>
          </w:p>
        </w:tc>
        <w:tc>
          <w:tcPr>
            <w:tcW w:w="2034" w:type="dxa"/>
            <w:tcBorders>
              <w:top w:val="single" w:color="8FB6EA" w:sz="5" w:space="0"/>
              <w:bottom w:val="single" w:color="8FB6EA" w:sz="5" w:space="0"/>
            </w:tcBorders>
            <w:shd w:val="clear" w:color="auto" w:fill="FFFFFF" w:themeFill="background1"/>
            <w:tcMar/>
          </w:tcPr>
          <w:p w:rsidRPr="00CC0718" w:rsidR="00C71DC8" w:rsidP="00244814" w:rsidRDefault="00C71DC8" w14:paraId="5D973897" w14:textId="77777777">
            <w:pPr>
              <w:rPr>
                <w:color w:val="000000"/>
                <w:spacing w:val="-2"/>
                <w:sz w:val="18"/>
              </w:rPr>
            </w:pPr>
          </w:p>
        </w:tc>
        <w:tc>
          <w:tcPr>
            <w:tcW w:w="903" w:type="dxa"/>
            <w:tcBorders>
              <w:top w:val="single" w:color="8FB6EA" w:sz="5" w:space="0"/>
              <w:bottom w:val="single" w:color="8FB6EA" w:sz="5" w:space="0"/>
            </w:tcBorders>
            <w:shd w:val="clear" w:color="auto" w:fill="FFFFFF" w:themeFill="background1"/>
            <w:tcMar/>
          </w:tcPr>
          <w:p w:rsidRPr="00CC0718" w:rsidR="00C71DC8" w:rsidP="00244814" w:rsidRDefault="00C71DC8" w14:paraId="0D62D2B3" w14:textId="77777777">
            <w:pPr>
              <w:rPr>
                <w:color w:val="000000"/>
                <w:spacing w:val="-2"/>
                <w:sz w:val="18"/>
              </w:rPr>
            </w:pPr>
            <w:r w:rsidRPr="00CC0718">
              <w:rPr>
                <w:color w:val="000000"/>
                <w:spacing w:val="-2"/>
                <w:sz w:val="18"/>
              </w:rPr>
              <w:t>No</w:t>
            </w:r>
          </w:p>
        </w:tc>
        <w:tc>
          <w:tcPr>
            <w:tcW w:w="1017" w:type="dxa"/>
            <w:tcBorders>
              <w:top w:val="single" w:color="8FB6EA" w:sz="5" w:space="0"/>
              <w:bottom w:val="single" w:color="8FB6EA" w:sz="5" w:space="0"/>
            </w:tcBorders>
            <w:shd w:val="clear" w:color="auto" w:fill="FFFFFF" w:themeFill="background1"/>
            <w:tcMar/>
          </w:tcPr>
          <w:p w:rsidRPr="00CC0718" w:rsidR="00C71DC8" w:rsidP="00244814" w:rsidRDefault="00C71DC8" w14:paraId="2339C857" w14:textId="77777777">
            <w:pPr>
              <w:rPr>
                <w:color w:val="000000"/>
                <w:spacing w:val="-2"/>
                <w:sz w:val="18"/>
              </w:rPr>
            </w:pPr>
            <w:r w:rsidRPr="00CC0718">
              <w:rPr>
                <w:color w:val="000000"/>
                <w:spacing w:val="-2"/>
                <w:sz w:val="18"/>
              </w:rPr>
              <w:t>None</w:t>
            </w:r>
          </w:p>
        </w:tc>
      </w:tr>
      <w:tr w:rsidRPr="00CC0718" w:rsidR="00C71DC8" w:rsidTr="3A33D0EC" w14:paraId="4D106402" w14:textId="77777777">
        <w:trPr>
          <w:trHeight w:val="329" w:hRule="exact"/>
        </w:trPr>
        <w:tc>
          <w:tcPr>
            <w:tcW w:w="6763" w:type="dxa"/>
            <w:gridSpan w:val="2"/>
            <w:tcBorders>
              <w:top w:val="single" w:color="8FB6EA" w:sz="5" w:space="0"/>
              <w:bottom w:val="single" w:color="8FB6EA" w:sz="5" w:space="0"/>
            </w:tcBorders>
            <w:shd w:val="clear" w:color="auto" w:fill="FFFFFF" w:themeFill="background1"/>
            <w:tcMar/>
          </w:tcPr>
          <w:p w:rsidRPr="00CC0718" w:rsidR="00C71DC8" w:rsidP="3A33D0EC" w:rsidRDefault="00C71DC8" w14:paraId="4E6C6913" w14:textId="77777777">
            <w:pPr>
              <w:rPr>
                <w:color w:val="000000"/>
                <w:spacing w:val="-2"/>
                <w:sz w:val="18"/>
                <w:szCs w:val="18"/>
                <w:lang w:val="en-US"/>
              </w:rPr>
            </w:pPr>
            <w:r w:rsidRPr="3A33D0EC" w:rsidR="00C71DC8">
              <w:rPr>
                <w:color w:val="000000"/>
                <w:spacing w:val="-2"/>
                <w:sz w:val="18"/>
                <w:szCs w:val="18"/>
                <w:lang w:val="en-US"/>
              </w:rPr>
              <w:t>Codes\\AXIAL CODE\\Q4 a- Structure of the club\GENERAL MEMBERS\the grads</w:t>
            </w:r>
          </w:p>
        </w:tc>
        <w:tc>
          <w:tcPr>
            <w:tcW w:w="2034" w:type="dxa"/>
            <w:tcBorders>
              <w:top w:val="single" w:color="8FB6EA" w:sz="5" w:space="0"/>
              <w:bottom w:val="single" w:color="8FB6EA" w:sz="5" w:space="0"/>
            </w:tcBorders>
            <w:shd w:val="clear" w:color="auto" w:fill="FFFFFF" w:themeFill="background1"/>
            <w:tcMar/>
          </w:tcPr>
          <w:p w:rsidRPr="00CC0718" w:rsidR="00C71DC8" w:rsidP="00244814" w:rsidRDefault="00C71DC8" w14:paraId="3007F005" w14:textId="77777777">
            <w:pPr>
              <w:rPr>
                <w:color w:val="000000"/>
                <w:spacing w:val="-2"/>
                <w:sz w:val="18"/>
              </w:rPr>
            </w:pPr>
          </w:p>
        </w:tc>
        <w:tc>
          <w:tcPr>
            <w:tcW w:w="903" w:type="dxa"/>
            <w:tcBorders>
              <w:top w:val="single" w:color="8FB6EA" w:sz="5" w:space="0"/>
              <w:bottom w:val="single" w:color="8FB6EA" w:sz="5" w:space="0"/>
            </w:tcBorders>
            <w:shd w:val="clear" w:color="auto" w:fill="FFFFFF" w:themeFill="background1"/>
            <w:tcMar/>
          </w:tcPr>
          <w:p w:rsidRPr="00CC0718" w:rsidR="00C71DC8" w:rsidP="00244814" w:rsidRDefault="00C71DC8" w14:paraId="3B8FBBCB" w14:textId="77777777">
            <w:pPr>
              <w:rPr>
                <w:color w:val="000000"/>
                <w:spacing w:val="-2"/>
                <w:sz w:val="18"/>
              </w:rPr>
            </w:pPr>
            <w:r w:rsidRPr="00CC0718">
              <w:rPr>
                <w:color w:val="000000"/>
                <w:spacing w:val="-2"/>
                <w:sz w:val="18"/>
              </w:rPr>
              <w:t>No</w:t>
            </w:r>
          </w:p>
        </w:tc>
        <w:tc>
          <w:tcPr>
            <w:tcW w:w="1017" w:type="dxa"/>
            <w:tcBorders>
              <w:top w:val="single" w:color="8FB6EA" w:sz="5" w:space="0"/>
              <w:bottom w:val="single" w:color="8FB6EA" w:sz="5" w:space="0"/>
            </w:tcBorders>
            <w:shd w:val="clear" w:color="auto" w:fill="FFFFFF" w:themeFill="background1"/>
            <w:tcMar/>
          </w:tcPr>
          <w:p w:rsidRPr="00CC0718" w:rsidR="00C71DC8" w:rsidP="00244814" w:rsidRDefault="00C71DC8" w14:paraId="14243BA2" w14:textId="77777777">
            <w:pPr>
              <w:rPr>
                <w:color w:val="000000"/>
                <w:spacing w:val="-2"/>
                <w:sz w:val="18"/>
              </w:rPr>
            </w:pPr>
            <w:r w:rsidRPr="00CC0718">
              <w:rPr>
                <w:color w:val="000000"/>
                <w:spacing w:val="-2"/>
                <w:sz w:val="18"/>
              </w:rPr>
              <w:t>None</w:t>
            </w:r>
          </w:p>
        </w:tc>
      </w:tr>
      <w:tr w:rsidRPr="00CC0718" w:rsidR="00C71DC8" w:rsidTr="3A33D0EC" w14:paraId="19A2996A" w14:textId="77777777">
        <w:trPr>
          <w:trHeight w:val="344" w:hRule="exact"/>
        </w:trPr>
        <w:tc>
          <w:tcPr>
            <w:tcW w:w="6763" w:type="dxa"/>
            <w:gridSpan w:val="2"/>
            <w:tcBorders>
              <w:top w:val="single" w:color="8FB6EA" w:sz="5" w:space="0"/>
              <w:bottom w:val="single" w:color="8FB6EA" w:sz="5" w:space="0"/>
            </w:tcBorders>
            <w:shd w:val="clear" w:color="auto" w:fill="FFFFFF" w:themeFill="background1"/>
            <w:tcMar/>
          </w:tcPr>
          <w:p w:rsidRPr="00CC0718" w:rsidR="00C71DC8" w:rsidP="00244814" w:rsidRDefault="00C71DC8" w14:paraId="08D97660" w14:textId="77777777">
            <w:pPr>
              <w:rPr>
                <w:color w:val="000000"/>
                <w:spacing w:val="-2"/>
                <w:sz w:val="18"/>
              </w:rPr>
            </w:pPr>
            <w:r w:rsidRPr="00CC0718">
              <w:rPr>
                <w:color w:val="000000"/>
                <w:spacing w:val="-2"/>
                <w:sz w:val="18"/>
              </w:rPr>
              <w:t>Codes\\AXIAL CODE\\Q4 a- Structure of the club\GENERAL MEMBERS\Volunteers</w:t>
            </w:r>
          </w:p>
        </w:tc>
        <w:tc>
          <w:tcPr>
            <w:tcW w:w="2034" w:type="dxa"/>
            <w:tcBorders>
              <w:top w:val="single" w:color="8FB6EA" w:sz="5" w:space="0"/>
              <w:bottom w:val="single" w:color="8FB6EA" w:sz="5" w:space="0"/>
            </w:tcBorders>
            <w:shd w:val="clear" w:color="auto" w:fill="FFFFFF" w:themeFill="background1"/>
            <w:tcMar/>
          </w:tcPr>
          <w:p w:rsidRPr="00CC0718" w:rsidR="00C71DC8" w:rsidP="00244814" w:rsidRDefault="00C71DC8" w14:paraId="199EE598" w14:textId="77777777">
            <w:pPr>
              <w:rPr>
                <w:color w:val="000000"/>
                <w:spacing w:val="-2"/>
                <w:sz w:val="18"/>
              </w:rPr>
            </w:pPr>
          </w:p>
        </w:tc>
        <w:tc>
          <w:tcPr>
            <w:tcW w:w="903" w:type="dxa"/>
            <w:tcBorders>
              <w:top w:val="single" w:color="8FB6EA" w:sz="5" w:space="0"/>
              <w:bottom w:val="single" w:color="8FB6EA" w:sz="5" w:space="0"/>
            </w:tcBorders>
            <w:shd w:val="clear" w:color="auto" w:fill="FFFFFF" w:themeFill="background1"/>
            <w:tcMar/>
          </w:tcPr>
          <w:p w:rsidRPr="00CC0718" w:rsidR="00C71DC8" w:rsidP="00244814" w:rsidRDefault="00C71DC8" w14:paraId="7FDAABD7" w14:textId="77777777">
            <w:pPr>
              <w:rPr>
                <w:color w:val="000000"/>
                <w:spacing w:val="-2"/>
                <w:sz w:val="18"/>
              </w:rPr>
            </w:pPr>
            <w:r w:rsidRPr="00CC0718">
              <w:rPr>
                <w:color w:val="000000"/>
                <w:spacing w:val="-2"/>
                <w:sz w:val="18"/>
              </w:rPr>
              <w:t>No</w:t>
            </w:r>
          </w:p>
        </w:tc>
        <w:tc>
          <w:tcPr>
            <w:tcW w:w="1017" w:type="dxa"/>
            <w:tcBorders>
              <w:top w:val="single" w:color="8FB6EA" w:sz="5" w:space="0"/>
              <w:bottom w:val="single" w:color="8FB6EA" w:sz="5" w:space="0"/>
            </w:tcBorders>
            <w:shd w:val="clear" w:color="auto" w:fill="FFFFFF" w:themeFill="background1"/>
            <w:tcMar/>
          </w:tcPr>
          <w:p w:rsidRPr="00CC0718" w:rsidR="00C71DC8" w:rsidP="00244814" w:rsidRDefault="00C71DC8" w14:paraId="02FF5D15" w14:textId="77777777">
            <w:pPr>
              <w:rPr>
                <w:color w:val="000000"/>
                <w:spacing w:val="-2"/>
                <w:sz w:val="18"/>
              </w:rPr>
            </w:pPr>
            <w:r w:rsidRPr="00CC0718">
              <w:rPr>
                <w:color w:val="000000"/>
                <w:spacing w:val="-2"/>
                <w:sz w:val="18"/>
              </w:rPr>
              <w:t>None</w:t>
            </w:r>
          </w:p>
        </w:tc>
      </w:tr>
      <w:tr w:rsidRPr="00CC0718" w:rsidR="00C71DC8" w:rsidTr="3A33D0EC" w14:paraId="377FB91B" w14:textId="77777777">
        <w:trPr>
          <w:trHeight w:val="330" w:hRule="exact"/>
        </w:trPr>
        <w:tc>
          <w:tcPr>
            <w:tcW w:w="6763" w:type="dxa"/>
            <w:gridSpan w:val="2"/>
            <w:tcBorders>
              <w:top w:val="single" w:color="8FB6EA" w:sz="5" w:space="0"/>
              <w:bottom w:val="single" w:color="8FB6EA" w:sz="5" w:space="0"/>
            </w:tcBorders>
            <w:shd w:val="clear" w:color="auto" w:fill="FFFFFF" w:themeFill="background1"/>
            <w:tcMar/>
          </w:tcPr>
          <w:p w:rsidRPr="00CC0718" w:rsidR="00C71DC8" w:rsidP="00244814" w:rsidRDefault="00C71DC8" w14:paraId="0DE4467D" w14:textId="77777777">
            <w:pPr>
              <w:rPr>
                <w:color w:val="000000"/>
                <w:spacing w:val="-2"/>
                <w:sz w:val="18"/>
              </w:rPr>
            </w:pPr>
            <w:r w:rsidRPr="00CC0718">
              <w:rPr>
                <w:color w:val="000000"/>
                <w:spacing w:val="-2"/>
                <w:sz w:val="18"/>
              </w:rPr>
              <w:t>Codes\\AXIAL CODE\\Q4 a- Structure of the club\LEADERSHIP AND GOVERNANCE</w:t>
            </w:r>
          </w:p>
        </w:tc>
        <w:tc>
          <w:tcPr>
            <w:tcW w:w="2034" w:type="dxa"/>
            <w:tcBorders>
              <w:top w:val="single" w:color="8FB6EA" w:sz="5" w:space="0"/>
              <w:bottom w:val="single" w:color="8FB6EA" w:sz="5" w:space="0"/>
            </w:tcBorders>
            <w:shd w:val="clear" w:color="auto" w:fill="FFFFFF" w:themeFill="background1"/>
            <w:tcMar/>
          </w:tcPr>
          <w:p w:rsidRPr="00CC0718" w:rsidR="00C71DC8" w:rsidP="00244814" w:rsidRDefault="00C71DC8" w14:paraId="0970DEC3" w14:textId="77777777">
            <w:pPr>
              <w:rPr>
                <w:color w:val="000000"/>
                <w:spacing w:val="-2"/>
                <w:sz w:val="18"/>
              </w:rPr>
            </w:pPr>
          </w:p>
        </w:tc>
        <w:tc>
          <w:tcPr>
            <w:tcW w:w="903" w:type="dxa"/>
            <w:tcBorders>
              <w:top w:val="single" w:color="8FB6EA" w:sz="5" w:space="0"/>
              <w:bottom w:val="single" w:color="8FB6EA" w:sz="5" w:space="0"/>
            </w:tcBorders>
            <w:shd w:val="clear" w:color="auto" w:fill="FFFFFF" w:themeFill="background1"/>
            <w:tcMar/>
          </w:tcPr>
          <w:p w:rsidRPr="00CC0718" w:rsidR="00C71DC8" w:rsidP="00244814" w:rsidRDefault="00C71DC8" w14:paraId="4A1E9EE7" w14:textId="77777777">
            <w:pPr>
              <w:rPr>
                <w:color w:val="000000"/>
                <w:spacing w:val="-2"/>
                <w:sz w:val="18"/>
              </w:rPr>
            </w:pPr>
            <w:r w:rsidRPr="00CC0718">
              <w:rPr>
                <w:color w:val="000000"/>
                <w:spacing w:val="-2"/>
                <w:sz w:val="18"/>
              </w:rPr>
              <w:t>Yes</w:t>
            </w:r>
          </w:p>
        </w:tc>
        <w:tc>
          <w:tcPr>
            <w:tcW w:w="1017" w:type="dxa"/>
            <w:tcBorders>
              <w:top w:val="single" w:color="8FB6EA" w:sz="5" w:space="0"/>
              <w:bottom w:val="single" w:color="8FB6EA" w:sz="5" w:space="0"/>
            </w:tcBorders>
            <w:shd w:val="clear" w:color="auto" w:fill="FFFFFF" w:themeFill="background1"/>
            <w:tcMar/>
          </w:tcPr>
          <w:p w:rsidRPr="00CC0718" w:rsidR="00C71DC8" w:rsidP="00244814" w:rsidRDefault="00C71DC8" w14:paraId="13C2E960" w14:textId="77777777">
            <w:pPr>
              <w:rPr>
                <w:color w:val="000000"/>
                <w:spacing w:val="-2"/>
                <w:sz w:val="18"/>
              </w:rPr>
            </w:pPr>
            <w:r w:rsidRPr="00CC0718">
              <w:rPr>
                <w:color w:val="000000"/>
                <w:spacing w:val="-2"/>
                <w:sz w:val="18"/>
              </w:rPr>
              <w:t>None</w:t>
            </w:r>
          </w:p>
        </w:tc>
      </w:tr>
      <w:tr w:rsidRPr="00CC0718" w:rsidR="00C71DC8" w:rsidTr="3A33D0EC" w14:paraId="4162A835" w14:textId="77777777">
        <w:trPr>
          <w:trHeight w:val="344" w:hRule="exact"/>
        </w:trPr>
        <w:tc>
          <w:tcPr>
            <w:tcW w:w="6763" w:type="dxa"/>
            <w:gridSpan w:val="2"/>
            <w:tcBorders>
              <w:top w:val="single" w:color="8FB6EA" w:sz="5" w:space="0"/>
              <w:bottom w:val="single" w:color="8FB6EA" w:sz="5" w:space="0"/>
            </w:tcBorders>
            <w:shd w:val="clear" w:color="auto" w:fill="FFFFFF" w:themeFill="background1"/>
            <w:tcMar/>
          </w:tcPr>
          <w:p w:rsidRPr="00CC0718" w:rsidR="00C71DC8" w:rsidP="00244814" w:rsidRDefault="00C71DC8" w14:paraId="39ED013F" w14:textId="77777777">
            <w:pPr>
              <w:rPr>
                <w:color w:val="000000"/>
                <w:spacing w:val="-2"/>
                <w:sz w:val="18"/>
              </w:rPr>
            </w:pPr>
            <w:r w:rsidRPr="00CC0718">
              <w:rPr>
                <w:color w:val="000000"/>
                <w:spacing w:val="-2"/>
                <w:sz w:val="18"/>
              </w:rPr>
              <w:t>Codes\\AXIAL CODE\\Q4 a- Structure of the club\LEADERSHIP AND GOVERNANCE\Advisor</w:t>
            </w:r>
          </w:p>
        </w:tc>
        <w:tc>
          <w:tcPr>
            <w:tcW w:w="2034" w:type="dxa"/>
            <w:tcBorders>
              <w:top w:val="single" w:color="8FB6EA" w:sz="5" w:space="0"/>
              <w:bottom w:val="single" w:color="8FB6EA" w:sz="5" w:space="0"/>
            </w:tcBorders>
            <w:shd w:val="clear" w:color="auto" w:fill="FFFFFF" w:themeFill="background1"/>
            <w:tcMar/>
          </w:tcPr>
          <w:p w:rsidRPr="00CC0718" w:rsidR="00C71DC8" w:rsidP="00244814" w:rsidRDefault="00C71DC8" w14:paraId="5455AFD1" w14:textId="77777777">
            <w:pPr>
              <w:rPr>
                <w:color w:val="000000"/>
                <w:spacing w:val="-2"/>
                <w:sz w:val="18"/>
              </w:rPr>
            </w:pPr>
          </w:p>
        </w:tc>
        <w:tc>
          <w:tcPr>
            <w:tcW w:w="903" w:type="dxa"/>
            <w:tcBorders>
              <w:top w:val="single" w:color="8FB6EA" w:sz="5" w:space="0"/>
              <w:bottom w:val="single" w:color="8FB6EA" w:sz="5" w:space="0"/>
            </w:tcBorders>
            <w:shd w:val="clear" w:color="auto" w:fill="FFFFFF" w:themeFill="background1"/>
            <w:tcMar/>
          </w:tcPr>
          <w:p w:rsidRPr="00CC0718" w:rsidR="00C71DC8" w:rsidP="00244814" w:rsidRDefault="00C71DC8" w14:paraId="7646CE46" w14:textId="77777777">
            <w:pPr>
              <w:rPr>
                <w:color w:val="000000"/>
                <w:spacing w:val="-2"/>
                <w:sz w:val="18"/>
              </w:rPr>
            </w:pPr>
            <w:r w:rsidRPr="00CC0718">
              <w:rPr>
                <w:color w:val="000000"/>
                <w:spacing w:val="-2"/>
                <w:sz w:val="18"/>
              </w:rPr>
              <w:t>No</w:t>
            </w:r>
          </w:p>
        </w:tc>
        <w:tc>
          <w:tcPr>
            <w:tcW w:w="1017" w:type="dxa"/>
            <w:tcBorders>
              <w:top w:val="single" w:color="8FB6EA" w:sz="5" w:space="0"/>
              <w:bottom w:val="single" w:color="8FB6EA" w:sz="5" w:space="0"/>
            </w:tcBorders>
            <w:shd w:val="clear" w:color="auto" w:fill="FFFFFF" w:themeFill="background1"/>
            <w:tcMar/>
          </w:tcPr>
          <w:p w:rsidRPr="00CC0718" w:rsidR="00C71DC8" w:rsidP="00244814" w:rsidRDefault="00C71DC8" w14:paraId="15643C1C" w14:textId="77777777">
            <w:pPr>
              <w:rPr>
                <w:color w:val="000000"/>
                <w:spacing w:val="-2"/>
                <w:sz w:val="18"/>
              </w:rPr>
            </w:pPr>
            <w:r w:rsidRPr="00CC0718">
              <w:rPr>
                <w:color w:val="000000"/>
                <w:spacing w:val="-2"/>
                <w:sz w:val="18"/>
              </w:rPr>
              <w:t>None</w:t>
            </w:r>
          </w:p>
        </w:tc>
      </w:tr>
      <w:tr w:rsidRPr="00CC0718" w:rsidR="00C71DC8" w:rsidTr="3A33D0EC" w14:paraId="2468A1A9" w14:textId="77777777">
        <w:trPr>
          <w:trHeight w:val="458" w:hRule="exact"/>
        </w:trPr>
        <w:tc>
          <w:tcPr>
            <w:tcW w:w="6763" w:type="dxa"/>
            <w:gridSpan w:val="2"/>
            <w:tcBorders>
              <w:top w:val="single" w:color="8FB6EA" w:sz="5" w:space="0"/>
              <w:bottom w:val="single" w:color="8FB6EA" w:sz="5" w:space="0"/>
            </w:tcBorders>
            <w:shd w:val="clear" w:color="auto" w:fill="FFFFFF" w:themeFill="background1"/>
            <w:tcMar/>
          </w:tcPr>
          <w:p w:rsidRPr="00CC0718" w:rsidR="00C71DC8" w:rsidP="00244814" w:rsidRDefault="00C71DC8" w14:paraId="00DBCF47" w14:textId="77777777">
            <w:pPr>
              <w:rPr>
                <w:color w:val="000000"/>
                <w:spacing w:val="-2"/>
                <w:sz w:val="18"/>
              </w:rPr>
            </w:pPr>
            <w:r w:rsidRPr="00CC0718">
              <w:rPr>
                <w:color w:val="000000"/>
                <w:spacing w:val="-2"/>
                <w:sz w:val="18"/>
              </w:rPr>
              <w:t>Codes\\AXIAL CODE\\Q4 a- Structure of the club\LEADERSHIP AND GOVERNANCE\Business end</w:t>
            </w:r>
          </w:p>
        </w:tc>
        <w:tc>
          <w:tcPr>
            <w:tcW w:w="2034" w:type="dxa"/>
            <w:tcBorders>
              <w:top w:val="single" w:color="8FB6EA" w:sz="5" w:space="0"/>
              <w:bottom w:val="single" w:color="8FB6EA" w:sz="5" w:space="0"/>
            </w:tcBorders>
            <w:shd w:val="clear" w:color="auto" w:fill="FFFFFF" w:themeFill="background1"/>
            <w:tcMar/>
          </w:tcPr>
          <w:p w:rsidRPr="00CC0718" w:rsidR="00C71DC8" w:rsidP="00244814" w:rsidRDefault="00C71DC8" w14:paraId="0BAB77FD" w14:textId="77777777">
            <w:pPr>
              <w:rPr>
                <w:color w:val="000000"/>
                <w:spacing w:val="-2"/>
                <w:sz w:val="18"/>
              </w:rPr>
            </w:pPr>
          </w:p>
        </w:tc>
        <w:tc>
          <w:tcPr>
            <w:tcW w:w="903" w:type="dxa"/>
            <w:tcBorders>
              <w:top w:val="single" w:color="8FB6EA" w:sz="5" w:space="0"/>
              <w:bottom w:val="single" w:color="8FB6EA" w:sz="5" w:space="0"/>
            </w:tcBorders>
            <w:shd w:val="clear" w:color="auto" w:fill="FFFFFF" w:themeFill="background1"/>
            <w:tcMar/>
          </w:tcPr>
          <w:p w:rsidRPr="00CC0718" w:rsidR="00C71DC8" w:rsidP="00244814" w:rsidRDefault="00C71DC8" w14:paraId="4C26EA4B" w14:textId="77777777">
            <w:pPr>
              <w:rPr>
                <w:color w:val="000000"/>
                <w:spacing w:val="-2"/>
                <w:sz w:val="18"/>
              </w:rPr>
            </w:pPr>
            <w:r w:rsidRPr="00CC0718">
              <w:rPr>
                <w:color w:val="000000"/>
                <w:spacing w:val="-2"/>
                <w:sz w:val="18"/>
              </w:rPr>
              <w:t>No</w:t>
            </w:r>
          </w:p>
        </w:tc>
        <w:tc>
          <w:tcPr>
            <w:tcW w:w="1017" w:type="dxa"/>
            <w:tcBorders>
              <w:top w:val="single" w:color="8FB6EA" w:sz="5" w:space="0"/>
              <w:bottom w:val="single" w:color="8FB6EA" w:sz="5" w:space="0"/>
            </w:tcBorders>
            <w:shd w:val="clear" w:color="auto" w:fill="FFFFFF" w:themeFill="background1"/>
            <w:tcMar/>
          </w:tcPr>
          <w:p w:rsidRPr="00CC0718" w:rsidR="00C71DC8" w:rsidP="00244814" w:rsidRDefault="00C71DC8" w14:paraId="0BF72C3C" w14:textId="77777777">
            <w:pPr>
              <w:rPr>
                <w:color w:val="000000"/>
                <w:spacing w:val="-2"/>
                <w:sz w:val="18"/>
              </w:rPr>
            </w:pPr>
            <w:r w:rsidRPr="00CC0718">
              <w:rPr>
                <w:color w:val="000000"/>
                <w:spacing w:val="-2"/>
                <w:sz w:val="18"/>
              </w:rPr>
              <w:t>None</w:t>
            </w:r>
          </w:p>
        </w:tc>
      </w:tr>
      <w:tr w:rsidRPr="00CC0718" w:rsidR="00C71DC8" w:rsidTr="3A33D0EC" w14:paraId="148929C9" w14:textId="77777777">
        <w:trPr>
          <w:trHeight w:val="43" w:hRule="exact"/>
        </w:trPr>
        <w:tc>
          <w:tcPr>
            <w:tcW w:w="10717" w:type="dxa"/>
            <w:gridSpan w:val="5"/>
            <w:tcBorders>
              <w:top w:val="single" w:color="8FB6EA" w:sz="5" w:space="0"/>
            </w:tcBorders>
            <w:tcMar/>
          </w:tcPr>
          <w:p w:rsidRPr="00CC0718" w:rsidR="00C71DC8" w:rsidP="00244814" w:rsidRDefault="00C71DC8" w14:paraId="5D0E9C25" w14:textId="77777777"/>
        </w:tc>
      </w:tr>
      <w:tr w:rsidRPr="00CC0718" w:rsidR="00C71DC8" w:rsidTr="3A33D0EC" w14:paraId="272D4450" w14:textId="77777777">
        <w:trPr>
          <w:trHeight w:val="459" w:hRule="exact"/>
        </w:trPr>
        <w:tc>
          <w:tcPr>
            <w:tcW w:w="5359" w:type="dxa"/>
            <w:shd w:val="clear" w:color="auto" w:fill="FFFFFF" w:themeFill="background1"/>
            <w:tcMar/>
          </w:tcPr>
          <w:p w:rsidRPr="00CC0718" w:rsidR="00C71DC8" w:rsidP="00244814" w:rsidRDefault="00C71DC8" w14:paraId="6D14BE89" w14:textId="77777777">
            <w:pPr>
              <w:jc w:val="right"/>
              <w:rPr>
                <w:color w:val="000066"/>
                <w:spacing w:val="-2"/>
                <w:sz w:val="16"/>
              </w:rPr>
            </w:pPr>
            <w:r w:rsidRPr="00CC0718">
              <w:rPr>
                <w:color w:val="000066"/>
                <w:spacing w:val="-2"/>
                <w:sz w:val="16"/>
              </w:rPr>
              <w:t>Formatted Reports\\Coding Structure Formatted Report</w:t>
            </w:r>
          </w:p>
        </w:tc>
        <w:tc>
          <w:tcPr>
            <w:tcW w:w="5358" w:type="dxa"/>
            <w:gridSpan w:val="4"/>
            <w:shd w:val="clear" w:color="auto" w:fill="FFFFFF" w:themeFill="background1"/>
            <w:tcMar/>
          </w:tcPr>
          <w:p w:rsidRPr="00CC0718" w:rsidR="00C71DC8" w:rsidP="00244814" w:rsidRDefault="00C71DC8" w14:paraId="4FDE88A7" w14:textId="77777777">
            <w:pPr>
              <w:jc w:val="right"/>
              <w:rPr>
                <w:color w:val="000066"/>
                <w:spacing w:val="-2"/>
                <w:sz w:val="16"/>
              </w:rPr>
            </w:pPr>
            <w:r w:rsidRPr="00CC0718">
              <w:rPr>
                <w:color w:val="000066"/>
                <w:spacing w:val="-2"/>
                <w:sz w:val="16"/>
              </w:rPr>
              <w:t>Page 9 of 17</w:t>
            </w:r>
          </w:p>
        </w:tc>
      </w:tr>
      <w:tr w:rsidRPr="00CC0718" w:rsidR="00C71DC8" w:rsidTr="3A33D0EC" w14:paraId="0A814B12" w14:textId="77777777">
        <w:trPr>
          <w:trHeight w:val="444" w:hRule="exact"/>
        </w:trPr>
        <w:tc>
          <w:tcPr>
            <w:tcW w:w="10717" w:type="dxa"/>
            <w:gridSpan w:val="5"/>
            <w:shd w:val="clear" w:color="auto" w:fill="FFFFFF" w:themeFill="background1"/>
            <w:tcMar/>
            <w:vAlign w:val="center"/>
          </w:tcPr>
          <w:p w:rsidRPr="00CC0718" w:rsidR="00C71DC8" w:rsidP="00244814" w:rsidRDefault="00C71DC8" w14:paraId="0EA27C25" w14:textId="77777777">
            <w:pPr>
              <w:jc w:val="right"/>
              <w:rPr>
                <w:color w:val="000066"/>
                <w:spacing w:val="-2"/>
                <w:sz w:val="16"/>
              </w:rPr>
            </w:pPr>
            <w:r w:rsidRPr="00CC0718">
              <w:rPr>
                <w:color w:val="000066"/>
                <w:spacing w:val="-2"/>
                <w:sz w:val="16"/>
              </w:rPr>
              <w:t>11/13/2024 3:45 PM</w:t>
            </w:r>
          </w:p>
        </w:tc>
      </w:tr>
      <w:tr w:rsidRPr="00CC0718" w:rsidR="00C71DC8" w:rsidTr="3A33D0EC" w14:paraId="31996A61" w14:textId="77777777">
        <w:trPr>
          <w:trHeight w:val="673" w:hRule="exact"/>
        </w:trPr>
        <w:tc>
          <w:tcPr>
            <w:tcW w:w="6763" w:type="dxa"/>
            <w:gridSpan w:val="2"/>
            <w:shd w:val="clear" w:color="auto" w:fill="8FB6EA"/>
            <w:tcMar/>
          </w:tcPr>
          <w:p w:rsidRPr="00CC0718" w:rsidR="00C71DC8" w:rsidP="00244814" w:rsidRDefault="00C71DC8" w14:paraId="1D29AAC9" w14:textId="77777777">
            <w:pPr>
              <w:rPr>
                <w:b/>
                <w:color w:val="000066"/>
                <w:spacing w:val="-2"/>
                <w:sz w:val="18"/>
              </w:rPr>
            </w:pPr>
            <w:r w:rsidRPr="00CC0718">
              <w:rPr>
                <w:b/>
                <w:color w:val="000066"/>
                <w:spacing w:val="-2"/>
                <w:sz w:val="18"/>
              </w:rPr>
              <w:t>Hierarchical Name</w:t>
            </w:r>
          </w:p>
        </w:tc>
        <w:tc>
          <w:tcPr>
            <w:tcW w:w="2034" w:type="dxa"/>
            <w:shd w:val="clear" w:color="auto" w:fill="8FB6EA"/>
            <w:tcMar/>
          </w:tcPr>
          <w:p w:rsidRPr="00CC0718" w:rsidR="00C71DC8" w:rsidP="00244814" w:rsidRDefault="00C71DC8" w14:paraId="6289B22A" w14:textId="77777777">
            <w:pPr>
              <w:rPr>
                <w:b/>
                <w:color w:val="000066"/>
                <w:spacing w:val="-2"/>
                <w:sz w:val="18"/>
              </w:rPr>
            </w:pPr>
            <w:r w:rsidRPr="00CC0718">
              <w:rPr>
                <w:b/>
                <w:color w:val="000066"/>
                <w:spacing w:val="-2"/>
                <w:sz w:val="18"/>
              </w:rPr>
              <w:t>Nickname</w:t>
            </w:r>
          </w:p>
        </w:tc>
        <w:tc>
          <w:tcPr>
            <w:tcW w:w="903" w:type="dxa"/>
            <w:shd w:val="clear" w:color="auto" w:fill="8FB6EA"/>
            <w:tcMar/>
          </w:tcPr>
          <w:p w:rsidRPr="00CC0718" w:rsidR="00C71DC8" w:rsidP="00244814" w:rsidRDefault="00C71DC8" w14:paraId="5784EA98" w14:textId="77777777">
            <w:pPr>
              <w:rPr>
                <w:b/>
                <w:color w:val="000066"/>
                <w:spacing w:val="-2"/>
                <w:sz w:val="18"/>
              </w:rPr>
            </w:pPr>
            <w:r w:rsidRPr="00CC0718">
              <w:rPr>
                <w:b/>
                <w:color w:val="000066"/>
                <w:spacing w:val="-2"/>
                <w:sz w:val="18"/>
              </w:rPr>
              <w:t>Aggregate</w:t>
            </w:r>
          </w:p>
        </w:tc>
        <w:tc>
          <w:tcPr>
            <w:tcW w:w="1017" w:type="dxa"/>
            <w:shd w:val="clear" w:color="auto" w:fill="8FB6EA"/>
            <w:tcMar/>
          </w:tcPr>
          <w:p w:rsidRPr="00CC0718" w:rsidR="00C71DC8" w:rsidP="00244814" w:rsidRDefault="00C71DC8" w14:paraId="2128B44B" w14:textId="77777777">
            <w:pPr>
              <w:rPr>
                <w:b/>
                <w:color w:val="000066"/>
                <w:spacing w:val="-2"/>
                <w:sz w:val="18"/>
              </w:rPr>
            </w:pPr>
            <w:r w:rsidRPr="00CC0718">
              <w:rPr>
                <w:b/>
                <w:color w:val="000066"/>
                <w:spacing w:val="-2"/>
                <w:sz w:val="18"/>
              </w:rPr>
              <w:t>User Assigned Color</w:t>
            </w:r>
          </w:p>
        </w:tc>
      </w:tr>
      <w:tr w:rsidRPr="00CC0718" w:rsidR="00C71DC8" w:rsidTr="3A33D0EC" w14:paraId="2CB6C83D" w14:textId="77777777">
        <w:trPr>
          <w:trHeight w:val="459" w:hRule="exact"/>
        </w:trPr>
        <w:tc>
          <w:tcPr>
            <w:tcW w:w="6763" w:type="dxa"/>
            <w:gridSpan w:val="2"/>
            <w:tcBorders>
              <w:bottom w:val="single" w:color="8FB6EA" w:sz="5" w:space="0"/>
            </w:tcBorders>
            <w:shd w:val="clear" w:color="auto" w:fill="FFFFFF" w:themeFill="background1"/>
            <w:tcMar/>
          </w:tcPr>
          <w:p w:rsidRPr="00CC0718" w:rsidR="00C71DC8" w:rsidP="00244814" w:rsidRDefault="00C71DC8" w14:paraId="6592C980" w14:textId="77777777">
            <w:pPr>
              <w:rPr>
                <w:color w:val="000000"/>
                <w:spacing w:val="-2"/>
                <w:sz w:val="18"/>
              </w:rPr>
            </w:pPr>
            <w:r w:rsidRPr="00CC0718">
              <w:rPr>
                <w:color w:val="000000"/>
                <w:spacing w:val="-2"/>
                <w:sz w:val="18"/>
              </w:rPr>
              <w:t>Codes\\AXIAL CODE\\Q4 a- Structure of the club\LEADERSHIP AND GOVERNANCE\Co presidency</w:t>
            </w:r>
          </w:p>
        </w:tc>
        <w:tc>
          <w:tcPr>
            <w:tcW w:w="2034" w:type="dxa"/>
            <w:tcBorders>
              <w:bottom w:val="single" w:color="8FB6EA" w:sz="5" w:space="0"/>
            </w:tcBorders>
            <w:shd w:val="clear" w:color="auto" w:fill="FFFFFF" w:themeFill="background1"/>
            <w:tcMar/>
          </w:tcPr>
          <w:p w:rsidRPr="00CC0718" w:rsidR="00C71DC8" w:rsidP="00244814" w:rsidRDefault="00C71DC8" w14:paraId="4B493187" w14:textId="77777777">
            <w:pPr>
              <w:rPr>
                <w:color w:val="000000"/>
                <w:spacing w:val="-2"/>
                <w:sz w:val="18"/>
              </w:rPr>
            </w:pPr>
          </w:p>
        </w:tc>
        <w:tc>
          <w:tcPr>
            <w:tcW w:w="903" w:type="dxa"/>
            <w:tcBorders>
              <w:bottom w:val="single" w:color="8FB6EA" w:sz="5" w:space="0"/>
            </w:tcBorders>
            <w:shd w:val="clear" w:color="auto" w:fill="FFFFFF" w:themeFill="background1"/>
            <w:tcMar/>
          </w:tcPr>
          <w:p w:rsidRPr="00CC0718" w:rsidR="00C71DC8" w:rsidP="00244814" w:rsidRDefault="00C71DC8" w14:paraId="51FDF5D0" w14:textId="77777777">
            <w:pPr>
              <w:rPr>
                <w:color w:val="000000"/>
                <w:spacing w:val="-2"/>
                <w:sz w:val="18"/>
              </w:rPr>
            </w:pPr>
            <w:r w:rsidRPr="00CC0718">
              <w:rPr>
                <w:color w:val="000000"/>
                <w:spacing w:val="-2"/>
                <w:sz w:val="18"/>
              </w:rPr>
              <w:t>No</w:t>
            </w:r>
          </w:p>
        </w:tc>
        <w:tc>
          <w:tcPr>
            <w:tcW w:w="1017" w:type="dxa"/>
            <w:tcBorders>
              <w:bottom w:val="single" w:color="8FB6EA" w:sz="5" w:space="0"/>
            </w:tcBorders>
            <w:shd w:val="clear" w:color="auto" w:fill="FFFFFF" w:themeFill="background1"/>
            <w:tcMar/>
          </w:tcPr>
          <w:p w:rsidRPr="00CC0718" w:rsidR="00C71DC8" w:rsidP="00244814" w:rsidRDefault="00C71DC8" w14:paraId="16CC0A60" w14:textId="77777777">
            <w:pPr>
              <w:rPr>
                <w:color w:val="000000"/>
                <w:spacing w:val="-2"/>
                <w:sz w:val="18"/>
              </w:rPr>
            </w:pPr>
            <w:r w:rsidRPr="00CC0718">
              <w:rPr>
                <w:color w:val="000000"/>
                <w:spacing w:val="-2"/>
                <w:sz w:val="18"/>
              </w:rPr>
              <w:t>None</w:t>
            </w:r>
          </w:p>
        </w:tc>
      </w:tr>
      <w:tr w:rsidRPr="00CC0718" w:rsidR="00C71DC8" w:rsidTr="3A33D0EC" w14:paraId="7C0B6A40" w14:textId="77777777">
        <w:trPr>
          <w:trHeight w:val="458" w:hRule="exact"/>
        </w:trPr>
        <w:tc>
          <w:tcPr>
            <w:tcW w:w="6763" w:type="dxa"/>
            <w:gridSpan w:val="2"/>
            <w:tcBorders>
              <w:top w:val="single" w:color="8FB6EA" w:sz="5" w:space="0"/>
              <w:bottom w:val="single" w:color="8FB6EA" w:sz="5" w:space="0"/>
            </w:tcBorders>
            <w:shd w:val="clear" w:color="auto" w:fill="FFFFFF" w:themeFill="background1"/>
            <w:tcMar/>
          </w:tcPr>
          <w:p w:rsidRPr="00CC0718" w:rsidR="00C71DC8" w:rsidP="00244814" w:rsidRDefault="00C71DC8" w14:paraId="7B2C8AF2" w14:textId="77777777">
            <w:pPr>
              <w:rPr>
                <w:color w:val="000000"/>
                <w:spacing w:val="-2"/>
                <w:sz w:val="18"/>
              </w:rPr>
            </w:pPr>
            <w:r w:rsidRPr="00CC0718">
              <w:rPr>
                <w:color w:val="000000"/>
                <w:spacing w:val="-2"/>
                <w:sz w:val="18"/>
              </w:rPr>
              <w:t>Codes\\AXIAL CODE\\Q4 a- Structure of the club\LEADERSHIP AND GOVERNANCE\National and Regional board approval process</w:t>
            </w:r>
          </w:p>
        </w:tc>
        <w:tc>
          <w:tcPr>
            <w:tcW w:w="2034" w:type="dxa"/>
            <w:tcBorders>
              <w:top w:val="single" w:color="8FB6EA" w:sz="5" w:space="0"/>
              <w:bottom w:val="single" w:color="8FB6EA" w:sz="5" w:space="0"/>
            </w:tcBorders>
            <w:shd w:val="clear" w:color="auto" w:fill="FFFFFF" w:themeFill="background1"/>
            <w:tcMar/>
          </w:tcPr>
          <w:p w:rsidRPr="00CC0718" w:rsidR="00C71DC8" w:rsidP="00244814" w:rsidRDefault="00C71DC8" w14:paraId="76DB6E5B" w14:textId="77777777">
            <w:pPr>
              <w:rPr>
                <w:color w:val="000000"/>
                <w:spacing w:val="-2"/>
                <w:sz w:val="18"/>
              </w:rPr>
            </w:pPr>
          </w:p>
        </w:tc>
        <w:tc>
          <w:tcPr>
            <w:tcW w:w="903" w:type="dxa"/>
            <w:tcBorders>
              <w:top w:val="single" w:color="8FB6EA" w:sz="5" w:space="0"/>
              <w:bottom w:val="single" w:color="8FB6EA" w:sz="5" w:space="0"/>
            </w:tcBorders>
            <w:shd w:val="clear" w:color="auto" w:fill="FFFFFF" w:themeFill="background1"/>
            <w:tcMar/>
          </w:tcPr>
          <w:p w:rsidRPr="00CC0718" w:rsidR="00C71DC8" w:rsidP="00244814" w:rsidRDefault="00C71DC8" w14:paraId="5B25906B" w14:textId="77777777">
            <w:pPr>
              <w:rPr>
                <w:color w:val="000000"/>
                <w:spacing w:val="-2"/>
                <w:sz w:val="18"/>
              </w:rPr>
            </w:pPr>
            <w:r w:rsidRPr="00CC0718">
              <w:rPr>
                <w:color w:val="000000"/>
                <w:spacing w:val="-2"/>
                <w:sz w:val="18"/>
              </w:rPr>
              <w:t>No</w:t>
            </w:r>
          </w:p>
        </w:tc>
        <w:tc>
          <w:tcPr>
            <w:tcW w:w="1017" w:type="dxa"/>
            <w:tcBorders>
              <w:top w:val="single" w:color="8FB6EA" w:sz="5" w:space="0"/>
              <w:bottom w:val="single" w:color="8FB6EA" w:sz="5" w:space="0"/>
            </w:tcBorders>
            <w:shd w:val="clear" w:color="auto" w:fill="FFFFFF" w:themeFill="background1"/>
            <w:tcMar/>
          </w:tcPr>
          <w:p w:rsidRPr="00CC0718" w:rsidR="00C71DC8" w:rsidP="00244814" w:rsidRDefault="00C71DC8" w14:paraId="4B224059" w14:textId="77777777">
            <w:pPr>
              <w:rPr>
                <w:color w:val="000000"/>
                <w:spacing w:val="-2"/>
                <w:sz w:val="18"/>
              </w:rPr>
            </w:pPr>
            <w:r w:rsidRPr="00CC0718">
              <w:rPr>
                <w:color w:val="000000"/>
                <w:spacing w:val="-2"/>
                <w:sz w:val="18"/>
              </w:rPr>
              <w:t>None</w:t>
            </w:r>
          </w:p>
        </w:tc>
      </w:tr>
      <w:tr w:rsidRPr="00CC0718" w:rsidR="00C71DC8" w:rsidTr="3A33D0EC" w14:paraId="2FF8C856" w14:textId="77777777">
        <w:trPr>
          <w:trHeight w:val="330" w:hRule="exact"/>
        </w:trPr>
        <w:tc>
          <w:tcPr>
            <w:tcW w:w="6763" w:type="dxa"/>
            <w:gridSpan w:val="2"/>
            <w:tcBorders>
              <w:top w:val="single" w:color="8FB6EA" w:sz="5" w:space="0"/>
              <w:bottom w:val="single" w:color="8FB6EA" w:sz="5" w:space="0"/>
            </w:tcBorders>
            <w:shd w:val="clear" w:color="auto" w:fill="FFFFFF" w:themeFill="background1"/>
            <w:tcMar/>
          </w:tcPr>
          <w:p w:rsidRPr="00CC0718" w:rsidR="00C71DC8" w:rsidP="00244814" w:rsidRDefault="00C71DC8" w14:paraId="5CF803DF" w14:textId="77777777">
            <w:pPr>
              <w:rPr>
                <w:color w:val="000000"/>
                <w:spacing w:val="-2"/>
                <w:sz w:val="18"/>
              </w:rPr>
            </w:pPr>
            <w:r w:rsidRPr="00CC0718">
              <w:rPr>
                <w:color w:val="000000"/>
                <w:spacing w:val="-2"/>
                <w:sz w:val="18"/>
              </w:rPr>
              <w:t>Codes\\AXIAL CODE\\Q4 a- Structure of the club\LEADERSHIP AND GOVERNANCE\President</w:t>
            </w:r>
          </w:p>
        </w:tc>
        <w:tc>
          <w:tcPr>
            <w:tcW w:w="2034" w:type="dxa"/>
            <w:tcBorders>
              <w:top w:val="single" w:color="8FB6EA" w:sz="5" w:space="0"/>
              <w:bottom w:val="single" w:color="8FB6EA" w:sz="5" w:space="0"/>
            </w:tcBorders>
            <w:shd w:val="clear" w:color="auto" w:fill="FFFFFF" w:themeFill="background1"/>
            <w:tcMar/>
          </w:tcPr>
          <w:p w:rsidRPr="00CC0718" w:rsidR="00C71DC8" w:rsidP="00244814" w:rsidRDefault="00C71DC8" w14:paraId="31B96E22" w14:textId="77777777">
            <w:pPr>
              <w:rPr>
                <w:color w:val="000000"/>
                <w:spacing w:val="-2"/>
                <w:sz w:val="18"/>
              </w:rPr>
            </w:pPr>
          </w:p>
        </w:tc>
        <w:tc>
          <w:tcPr>
            <w:tcW w:w="903" w:type="dxa"/>
            <w:tcBorders>
              <w:top w:val="single" w:color="8FB6EA" w:sz="5" w:space="0"/>
              <w:bottom w:val="single" w:color="8FB6EA" w:sz="5" w:space="0"/>
            </w:tcBorders>
            <w:shd w:val="clear" w:color="auto" w:fill="FFFFFF" w:themeFill="background1"/>
            <w:tcMar/>
          </w:tcPr>
          <w:p w:rsidRPr="00CC0718" w:rsidR="00C71DC8" w:rsidP="00244814" w:rsidRDefault="00C71DC8" w14:paraId="31C2EC50" w14:textId="77777777">
            <w:pPr>
              <w:rPr>
                <w:color w:val="000000"/>
                <w:spacing w:val="-2"/>
                <w:sz w:val="18"/>
              </w:rPr>
            </w:pPr>
            <w:r w:rsidRPr="00CC0718">
              <w:rPr>
                <w:color w:val="000000"/>
                <w:spacing w:val="-2"/>
                <w:sz w:val="18"/>
              </w:rPr>
              <w:t>No</w:t>
            </w:r>
          </w:p>
        </w:tc>
        <w:tc>
          <w:tcPr>
            <w:tcW w:w="1017" w:type="dxa"/>
            <w:tcBorders>
              <w:top w:val="single" w:color="8FB6EA" w:sz="5" w:space="0"/>
              <w:bottom w:val="single" w:color="8FB6EA" w:sz="5" w:space="0"/>
            </w:tcBorders>
            <w:shd w:val="clear" w:color="auto" w:fill="FFFFFF" w:themeFill="background1"/>
            <w:tcMar/>
          </w:tcPr>
          <w:p w:rsidRPr="00CC0718" w:rsidR="00C71DC8" w:rsidP="00244814" w:rsidRDefault="00C71DC8" w14:paraId="1DF08A5D" w14:textId="77777777">
            <w:pPr>
              <w:rPr>
                <w:color w:val="000000"/>
                <w:spacing w:val="-2"/>
                <w:sz w:val="18"/>
              </w:rPr>
            </w:pPr>
            <w:r w:rsidRPr="00CC0718">
              <w:rPr>
                <w:color w:val="000000"/>
                <w:spacing w:val="-2"/>
                <w:sz w:val="18"/>
              </w:rPr>
              <w:t>None</w:t>
            </w:r>
          </w:p>
        </w:tc>
      </w:tr>
      <w:tr w:rsidRPr="00CC0718" w:rsidR="00C71DC8" w:rsidTr="3A33D0EC" w14:paraId="26727F33" w14:textId="77777777">
        <w:trPr>
          <w:trHeight w:val="458" w:hRule="exact"/>
        </w:trPr>
        <w:tc>
          <w:tcPr>
            <w:tcW w:w="6763" w:type="dxa"/>
            <w:gridSpan w:val="2"/>
            <w:tcBorders>
              <w:top w:val="single" w:color="8FB6EA" w:sz="5" w:space="0"/>
              <w:bottom w:val="single" w:color="8FB6EA" w:sz="5" w:space="0"/>
            </w:tcBorders>
            <w:shd w:val="clear" w:color="auto" w:fill="FFFFFF" w:themeFill="background1"/>
            <w:tcMar/>
          </w:tcPr>
          <w:p w:rsidRPr="00CC0718" w:rsidR="00C71DC8" w:rsidP="00244814" w:rsidRDefault="00C71DC8" w14:paraId="762A47B5" w14:textId="77777777">
            <w:pPr>
              <w:rPr>
                <w:color w:val="000000"/>
                <w:spacing w:val="-2"/>
                <w:sz w:val="18"/>
              </w:rPr>
            </w:pPr>
            <w:r w:rsidRPr="00CC0718">
              <w:rPr>
                <w:color w:val="000000"/>
                <w:spacing w:val="-2"/>
                <w:sz w:val="18"/>
              </w:rPr>
              <w:t>Codes\\AXIAL CODE\\Q4 a- Structure of the club\LEADERSHIP AND GOVERNANCE\Technical Part</w:t>
            </w:r>
          </w:p>
        </w:tc>
        <w:tc>
          <w:tcPr>
            <w:tcW w:w="2034" w:type="dxa"/>
            <w:tcBorders>
              <w:top w:val="single" w:color="8FB6EA" w:sz="5" w:space="0"/>
              <w:bottom w:val="single" w:color="8FB6EA" w:sz="5" w:space="0"/>
            </w:tcBorders>
            <w:shd w:val="clear" w:color="auto" w:fill="FFFFFF" w:themeFill="background1"/>
            <w:tcMar/>
          </w:tcPr>
          <w:p w:rsidRPr="00CC0718" w:rsidR="00C71DC8" w:rsidP="00244814" w:rsidRDefault="00C71DC8" w14:paraId="4F0DDAFF" w14:textId="77777777">
            <w:pPr>
              <w:rPr>
                <w:color w:val="000000"/>
                <w:spacing w:val="-2"/>
                <w:sz w:val="18"/>
              </w:rPr>
            </w:pPr>
          </w:p>
        </w:tc>
        <w:tc>
          <w:tcPr>
            <w:tcW w:w="903" w:type="dxa"/>
            <w:tcBorders>
              <w:top w:val="single" w:color="8FB6EA" w:sz="5" w:space="0"/>
              <w:bottom w:val="single" w:color="8FB6EA" w:sz="5" w:space="0"/>
            </w:tcBorders>
            <w:shd w:val="clear" w:color="auto" w:fill="FFFFFF" w:themeFill="background1"/>
            <w:tcMar/>
          </w:tcPr>
          <w:p w:rsidRPr="00CC0718" w:rsidR="00C71DC8" w:rsidP="00244814" w:rsidRDefault="00C71DC8" w14:paraId="61974638" w14:textId="77777777">
            <w:pPr>
              <w:rPr>
                <w:color w:val="000000"/>
                <w:spacing w:val="-2"/>
                <w:sz w:val="18"/>
              </w:rPr>
            </w:pPr>
            <w:r w:rsidRPr="00CC0718">
              <w:rPr>
                <w:color w:val="000000"/>
                <w:spacing w:val="-2"/>
                <w:sz w:val="18"/>
              </w:rPr>
              <w:t>No</w:t>
            </w:r>
          </w:p>
        </w:tc>
        <w:tc>
          <w:tcPr>
            <w:tcW w:w="1017" w:type="dxa"/>
            <w:tcBorders>
              <w:top w:val="single" w:color="8FB6EA" w:sz="5" w:space="0"/>
              <w:bottom w:val="single" w:color="8FB6EA" w:sz="5" w:space="0"/>
            </w:tcBorders>
            <w:shd w:val="clear" w:color="auto" w:fill="FFFFFF" w:themeFill="background1"/>
            <w:tcMar/>
          </w:tcPr>
          <w:p w:rsidRPr="00CC0718" w:rsidR="00C71DC8" w:rsidP="00244814" w:rsidRDefault="00C71DC8" w14:paraId="036DCD88" w14:textId="77777777">
            <w:pPr>
              <w:rPr>
                <w:color w:val="000000"/>
                <w:spacing w:val="-2"/>
                <w:sz w:val="18"/>
              </w:rPr>
            </w:pPr>
            <w:r w:rsidRPr="00CC0718">
              <w:rPr>
                <w:color w:val="000000"/>
                <w:spacing w:val="-2"/>
                <w:sz w:val="18"/>
              </w:rPr>
              <w:t>None</w:t>
            </w:r>
          </w:p>
        </w:tc>
      </w:tr>
      <w:tr w:rsidRPr="00CC0718" w:rsidR="00C71DC8" w:rsidTr="3A33D0EC" w14:paraId="78EC0D91" w14:textId="77777777">
        <w:trPr>
          <w:trHeight w:val="459" w:hRule="exact"/>
        </w:trPr>
        <w:tc>
          <w:tcPr>
            <w:tcW w:w="6763" w:type="dxa"/>
            <w:gridSpan w:val="2"/>
            <w:tcBorders>
              <w:top w:val="single" w:color="8FB6EA" w:sz="5" w:space="0"/>
              <w:bottom w:val="single" w:color="8FB6EA" w:sz="5" w:space="0"/>
            </w:tcBorders>
            <w:shd w:val="clear" w:color="auto" w:fill="FFFFFF" w:themeFill="background1"/>
            <w:tcMar/>
          </w:tcPr>
          <w:p w:rsidRPr="00CC0718" w:rsidR="00C71DC8" w:rsidP="00244814" w:rsidRDefault="00C71DC8" w14:paraId="11868220" w14:textId="77777777">
            <w:pPr>
              <w:rPr>
                <w:color w:val="000000"/>
                <w:spacing w:val="-2"/>
                <w:sz w:val="18"/>
              </w:rPr>
            </w:pPr>
            <w:r w:rsidRPr="00CC0718">
              <w:rPr>
                <w:color w:val="000000"/>
                <w:spacing w:val="-2"/>
                <w:sz w:val="18"/>
              </w:rPr>
              <w:t>Codes\\AXIAL CODE\\Q4 a- Structure of the club\LEADERSHIP AND GOVERNANCE\Vice President</w:t>
            </w:r>
          </w:p>
        </w:tc>
        <w:tc>
          <w:tcPr>
            <w:tcW w:w="2034" w:type="dxa"/>
            <w:tcBorders>
              <w:top w:val="single" w:color="8FB6EA" w:sz="5" w:space="0"/>
              <w:bottom w:val="single" w:color="8FB6EA" w:sz="5" w:space="0"/>
            </w:tcBorders>
            <w:shd w:val="clear" w:color="auto" w:fill="FFFFFF" w:themeFill="background1"/>
            <w:tcMar/>
          </w:tcPr>
          <w:p w:rsidRPr="00CC0718" w:rsidR="00C71DC8" w:rsidP="00244814" w:rsidRDefault="00C71DC8" w14:paraId="703ABABF" w14:textId="77777777">
            <w:pPr>
              <w:rPr>
                <w:color w:val="000000"/>
                <w:spacing w:val="-2"/>
                <w:sz w:val="18"/>
              </w:rPr>
            </w:pPr>
          </w:p>
        </w:tc>
        <w:tc>
          <w:tcPr>
            <w:tcW w:w="903" w:type="dxa"/>
            <w:tcBorders>
              <w:top w:val="single" w:color="8FB6EA" w:sz="5" w:space="0"/>
              <w:bottom w:val="single" w:color="8FB6EA" w:sz="5" w:space="0"/>
            </w:tcBorders>
            <w:shd w:val="clear" w:color="auto" w:fill="FFFFFF" w:themeFill="background1"/>
            <w:tcMar/>
          </w:tcPr>
          <w:p w:rsidRPr="00CC0718" w:rsidR="00C71DC8" w:rsidP="00244814" w:rsidRDefault="00C71DC8" w14:paraId="181B2946" w14:textId="77777777">
            <w:pPr>
              <w:rPr>
                <w:color w:val="000000"/>
                <w:spacing w:val="-2"/>
                <w:sz w:val="18"/>
              </w:rPr>
            </w:pPr>
            <w:r w:rsidRPr="00CC0718">
              <w:rPr>
                <w:color w:val="000000"/>
                <w:spacing w:val="-2"/>
                <w:sz w:val="18"/>
              </w:rPr>
              <w:t>No</w:t>
            </w:r>
          </w:p>
        </w:tc>
        <w:tc>
          <w:tcPr>
            <w:tcW w:w="1017" w:type="dxa"/>
            <w:tcBorders>
              <w:top w:val="single" w:color="8FB6EA" w:sz="5" w:space="0"/>
              <w:bottom w:val="single" w:color="8FB6EA" w:sz="5" w:space="0"/>
            </w:tcBorders>
            <w:shd w:val="clear" w:color="auto" w:fill="FFFFFF" w:themeFill="background1"/>
            <w:tcMar/>
          </w:tcPr>
          <w:p w:rsidRPr="00CC0718" w:rsidR="00C71DC8" w:rsidP="00244814" w:rsidRDefault="00C71DC8" w14:paraId="650B2DE1" w14:textId="77777777">
            <w:pPr>
              <w:rPr>
                <w:color w:val="000000"/>
                <w:spacing w:val="-2"/>
                <w:sz w:val="18"/>
              </w:rPr>
            </w:pPr>
            <w:r w:rsidRPr="00CC0718">
              <w:rPr>
                <w:color w:val="000000"/>
                <w:spacing w:val="-2"/>
                <w:sz w:val="18"/>
              </w:rPr>
              <w:t>None</w:t>
            </w:r>
          </w:p>
        </w:tc>
      </w:tr>
      <w:tr w:rsidRPr="00CC0718" w:rsidR="00C71DC8" w:rsidTr="3A33D0EC" w14:paraId="2A792D88" w14:textId="77777777">
        <w:trPr>
          <w:trHeight w:val="344" w:hRule="exact"/>
        </w:trPr>
        <w:tc>
          <w:tcPr>
            <w:tcW w:w="6763" w:type="dxa"/>
            <w:gridSpan w:val="2"/>
            <w:tcBorders>
              <w:top w:val="single" w:color="8FB6EA" w:sz="5" w:space="0"/>
              <w:bottom w:val="single" w:color="8FB6EA" w:sz="5" w:space="0"/>
            </w:tcBorders>
            <w:shd w:val="clear" w:color="auto" w:fill="FFFFFF" w:themeFill="background1"/>
            <w:tcMar/>
          </w:tcPr>
          <w:p w:rsidRPr="00CC0718" w:rsidR="00C71DC8" w:rsidP="00244814" w:rsidRDefault="00C71DC8" w14:paraId="12D1650C" w14:textId="77777777">
            <w:pPr>
              <w:rPr>
                <w:color w:val="000000"/>
                <w:spacing w:val="-2"/>
                <w:sz w:val="18"/>
              </w:rPr>
            </w:pPr>
            <w:r w:rsidRPr="00CC0718">
              <w:rPr>
                <w:color w:val="000000"/>
                <w:spacing w:val="-2"/>
                <w:sz w:val="18"/>
              </w:rPr>
              <w:t>Codes\\AXIAL CODE\\Q4 a- Structure of the club\MARKETING AND OUTREACH</w:t>
            </w:r>
          </w:p>
        </w:tc>
        <w:tc>
          <w:tcPr>
            <w:tcW w:w="2034" w:type="dxa"/>
            <w:tcBorders>
              <w:top w:val="single" w:color="8FB6EA" w:sz="5" w:space="0"/>
              <w:bottom w:val="single" w:color="8FB6EA" w:sz="5" w:space="0"/>
            </w:tcBorders>
            <w:shd w:val="clear" w:color="auto" w:fill="FFFFFF" w:themeFill="background1"/>
            <w:tcMar/>
          </w:tcPr>
          <w:p w:rsidRPr="00CC0718" w:rsidR="00C71DC8" w:rsidP="00244814" w:rsidRDefault="00C71DC8" w14:paraId="061E2A18" w14:textId="77777777">
            <w:pPr>
              <w:rPr>
                <w:color w:val="000000"/>
                <w:spacing w:val="-2"/>
                <w:sz w:val="18"/>
              </w:rPr>
            </w:pPr>
          </w:p>
        </w:tc>
        <w:tc>
          <w:tcPr>
            <w:tcW w:w="903" w:type="dxa"/>
            <w:tcBorders>
              <w:top w:val="single" w:color="8FB6EA" w:sz="5" w:space="0"/>
              <w:bottom w:val="single" w:color="8FB6EA" w:sz="5" w:space="0"/>
            </w:tcBorders>
            <w:shd w:val="clear" w:color="auto" w:fill="FFFFFF" w:themeFill="background1"/>
            <w:tcMar/>
          </w:tcPr>
          <w:p w:rsidRPr="00CC0718" w:rsidR="00C71DC8" w:rsidP="00244814" w:rsidRDefault="00C71DC8" w14:paraId="4E419F0E" w14:textId="77777777">
            <w:pPr>
              <w:rPr>
                <w:color w:val="000000"/>
                <w:spacing w:val="-2"/>
                <w:sz w:val="18"/>
              </w:rPr>
            </w:pPr>
            <w:r w:rsidRPr="00CC0718">
              <w:rPr>
                <w:color w:val="000000"/>
                <w:spacing w:val="-2"/>
                <w:sz w:val="18"/>
              </w:rPr>
              <w:t>Yes</w:t>
            </w:r>
          </w:p>
        </w:tc>
        <w:tc>
          <w:tcPr>
            <w:tcW w:w="1017" w:type="dxa"/>
            <w:tcBorders>
              <w:top w:val="single" w:color="8FB6EA" w:sz="5" w:space="0"/>
              <w:bottom w:val="single" w:color="8FB6EA" w:sz="5" w:space="0"/>
            </w:tcBorders>
            <w:shd w:val="clear" w:color="auto" w:fill="FFFFFF" w:themeFill="background1"/>
            <w:tcMar/>
          </w:tcPr>
          <w:p w:rsidRPr="00CC0718" w:rsidR="00C71DC8" w:rsidP="00244814" w:rsidRDefault="00C71DC8" w14:paraId="467FA8BD" w14:textId="77777777">
            <w:pPr>
              <w:rPr>
                <w:color w:val="000000"/>
                <w:spacing w:val="-2"/>
                <w:sz w:val="18"/>
              </w:rPr>
            </w:pPr>
            <w:r w:rsidRPr="00CC0718">
              <w:rPr>
                <w:color w:val="000000"/>
                <w:spacing w:val="-2"/>
                <w:sz w:val="18"/>
              </w:rPr>
              <w:t>None</w:t>
            </w:r>
          </w:p>
        </w:tc>
      </w:tr>
      <w:tr w:rsidRPr="00CC0718" w:rsidR="00C71DC8" w:rsidTr="3A33D0EC" w14:paraId="13F94135" w14:textId="77777777">
        <w:trPr>
          <w:trHeight w:val="458" w:hRule="exact"/>
        </w:trPr>
        <w:tc>
          <w:tcPr>
            <w:tcW w:w="6763" w:type="dxa"/>
            <w:gridSpan w:val="2"/>
            <w:tcBorders>
              <w:top w:val="single" w:color="8FB6EA" w:sz="5" w:space="0"/>
              <w:bottom w:val="single" w:color="8FB6EA" w:sz="5" w:space="0"/>
            </w:tcBorders>
            <w:shd w:val="clear" w:color="auto" w:fill="FFFFFF" w:themeFill="background1"/>
            <w:tcMar/>
          </w:tcPr>
          <w:p w:rsidRPr="00CC0718" w:rsidR="00C71DC8" w:rsidP="00244814" w:rsidRDefault="00C71DC8" w14:paraId="05D49034" w14:textId="77777777">
            <w:pPr>
              <w:rPr>
                <w:color w:val="000000"/>
                <w:spacing w:val="-2"/>
                <w:sz w:val="18"/>
              </w:rPr>
            </w:pPr>
            <w:r w:rsidRPr="00CC0718">
              <w:rPr>
                <w:color w:val="000000"/>
                <w:spacing w:val="-2"/>
                <w:sz w:val="18"/>
              </w:rPr>
              <w:t>Codes\\AXIAL CODE\\Q4 a- Structure of the club\MARKETING AND OUTREACH\Community Outreach connects with other clubs</w:t>
            </w:r>
          </w:p>
        </w:tc>
        <w:tc>
          <w:tcPr>
            <w:tcW w:w="2034" w:type="dxa"/>
            <w:tcBorders>
              <w:top w:val="single" w:color="8FB6EA" w:sz="5" w:space="0"/>
              <w:bottom w:val="single" w:color="8FB6EA" w:sz="5" w:space="0"/>
            </w:tcBorders>
            <w:shd w:val="clear" w:color="auto" w:fill="FFFFFF" w:themeFill="background1"/>
            <w:tcMar/>
          </w:tcPr>
          <w:p w:rsidRPr="00CC0718" w:rsidR="00C71DC8" w:rsidP="00244814" w:rsidRDefault="00C71DC8" w14:paraId="46ACCD8B" w14:textId="77777777">
            <w:pPr>
              <w:rPr>
                <w:color w:val="000000"/>
                <w:spacing w:val="-2"/>
                <w:sz w:val="18"/>
              </w:rPr>
            </w:pPr>
          </w:p>
        </w:tc>
        <w:tc>
          <w:tcPr>
            <w:tcW w:w="903" w:type="dxa"/>
            <w:tcBorders>
              <w:top w:val="single" w:color="8FB6EA" w:sz="5" w:space="0"/>
              <w:bottom w:val="single" w:color="8FB6EA" w:sz="5" w:space="0"/>
            </w:tcBorders>
            <w:shd w:val="clear" w:color="auto" w:fill="FFFFFF" w:themeFill="background1"/>
            <w:tcMar/>
          </w:tcPr>
          <w:p w:rsidRPr="00CC0718" w:rsidR="00C71DC8" w:rsidP="00244814" w:rsidRDefault="00C71DC8" w14:paraId="6E561F3E" w14:textId="77777777">
            <w:pPr>
              <w:rPr>
                <w:color w:val="000000"/>
                <w:spacing w:val="-2"/>
                <w:sz w:val="18"/>
              </w:rPr>
            </w:pPr>
            <w:r w:rsidRPr="00CC0718">
              <w:rPr>
                <w:color w:val="000000"/>
                <w:spacing w:val="-2"/>
                <w:sz w:val="18"/>
              </w:rPr>
              <w:t>No</w:t>
            </w:r>
          </w:p>
        </w:tc>
        <w:tc>
          <w:tcPr>
            <w:tcW w:w="1017" w:type="dxa"/>
            <w:tcBorders>
              <w:top w:val="single" w:color="8FB6EA" w:sz="5" w:space="0"/>
              <w:bottom w:val="single" w:color="8FB6EA" w:sz="5" w:space="0"/>
            </w:tcBorders>
            <w:shd w:val="clear" w:color="auto" w:fill="FFFFFF" w:themeFill="background1"/>
            <w:tcMar/>
          </w:tcPr>
          <w:p w:rsidRPr="00CC0718" w:rsidR="00C71DC8" w:rsidP="00244814" w:rsidRDefault="00C71DC8" w14:paraId="78F96DE1" w14:textId="77777777">
            <w:pPr>
              <w:rPr>
                <w:color w:val="000000"/>
                <w:spacing w:val="-2"/>
                <w:sz w:val="18"/>
              </w:rPr>
            </w:pPr>
            <w:r w:rsidRPr="00CC0718">
              <w:rPr>
                <w:color w:val="000000"/>
                <w:spacing w:val="-2"/>
                <w:sz w:val="18"/>
              </w:rPr>
              <w:t>None</w:t>
            </w:r>
          </w:p>
        </w:tc>
      </w:tr>
      <w:tr w:rsidRPr="00CC0718" w:rsidR="00C71DC8" w:rsidTr="3A33D0EC" w14:paraId="4A28D522" w14:textId="77777777">
        <w:trPr>
          <w:trHeight w:val="459" w:hRule="exact"/>
        </w:trPr>
        <w:tc>
          <w:tcPr>
            <w:tcW w:w="6763" w:type="dxa"/>
            <w:gridSpan w:val="2"/>
            <w:tcBorders>
              <w:top w:val="single" w:color="8FB6EA" w:sz="5" w:space="0"/>
              <w:bottom w:val="single" w:color="8FB6EA" w:sz="5" w:space="0"/>
            </w:tcBorders>
            <w:shd w:val="clear" w:color="auto" w:fill="FFFFFF" w:themeFill="background1"/>
            <w:tcMar/>
          </w:tcPr>
          <w:p w:rsidRPr="00CC0718" w:rsidR="00C71DC8" w:rsidP="00244814" w:rsidRDefault="00C71DC8" w14:paraId="5C475A74" w14:textId="77777777">
            <w:pPr>
              <w:rPr>
                <w:color w:val="000000"/>
                <w:spacing w:val="-2"/>
                <w:sz w:val="18"/>
              </w:rPr>
            </w:pPr>
            <w:r w:rsidRPr="00CC0718">
              <w:rPr>
                <w:color w:val="000000"/>
                <w:spacing w:val="-2"/>
                <w:sz w:val="18"/>
              </w:rPr>
              <w:t>Codes\\AXIAL CODE\\Q4 a- Structure of the club\MARKETING AND OUTREACH\Content creators in charge of promote</w:t>
            </w:r>
          </w:p>
        </w:tc>
        <w:tc>
          <w:tcPr>
            <w:tcW w:w="2034" w:type="dxa"/>
            <w:tcBorders>
              <w:top w:val="single" w:color="8FB6EA" w:sz="5" w:space="0"/>
              <w:bottom w:val="single" w:color="8FB6EA" w:sz="5" w:space="0"/>
            </w:tcBorders>
            <w:shd w:val="clear" w:color="auto" w:fill="FFFFFF" w:themeFill="background1"/>
            <w:tcMar/>
          </w:tcPr>
          <w:p w:rsidRPr="00CC0718" w:rsidR="00C71DC8" w:rsidP="00244814" w:rsidRDefault="00C71DC8" w14:paraId="386609EE" w14:textId="77777777">
            <w:pPr>
              <w:rPr>
                <w:color w:val="000000"/>
                <w:spacing w:val="-2"/>
                <w:sz w:val="18"/>
              </w:rPr>
            </w:pPr>
          </w:p>
        </w:tc>
        <w:tc>
          <w:tcPr>
            <w:tcW w:w="903" w:type="dxa"/>
            <w:tcBorders>
              <w:top w:val="single" w:color="8FB6EA" w:sz="5" w:space="0"/>
              <w:bottom w:val="single" w:color="8FB6EA" w:sz="5" w:space="0"/>
            </w:tcBorders>
            <w:shd w:val="clear" w:color="auto" w:fill="FFFFFF" w:themeFill="background1"/>
            <w:tcMar/>
          </w:tcPr>
          <w:p w:rsidRPr="00CC0718" w:rsidR="00C71DC8" w:rsidP="00244814" w:rsidRDefault="00C71DC8" w14:paraId="3D97B79E" w14:textId="77777777">
            <w:pPr>
              <w:rPr>
                <w:color w:val="000000"/>
                <w:spacing w:val="-2"/>
                <w:sz w:val="18"/>
              </w:rPr>
            </w:pPr>
            <w:r w:rsidRPr="00CC0718">
              <w:rPr>
                <w:color w:val="000000"/>
                <w:spacing w:val="-2"/>
                <w:sz w:val="18"/>
              </w:rPr>
              <w:t>No</w:t>
            </w:r>
          </w:p>
        </w:tc>
        <w:tc>
          <w:tcPr>
            <w:tcW w:w="1017" w:type="dxa"/>
            <w:tcBorders>
              <w:top w:val="single" w:color="8FB6EA" w:sz="5" w:space="0"/>
              <w:bottom w:val="single" w:color="8FB6EA" w:sz="5" w:space="0"/>
            </w:tcBorders>
            <w:shd w:val="clear" w:color="auto" w:fill="FFFFFF" w:themeFill="background1"/>
            <w:tcMar/>
          </w:tcPr>
          <w:p w:rsidRPr="00CC0718" w:rsidR="00C71DC8" w:rsidP="00244814" w:rsidRDefault="00C71DC8" w14:paraId="006BFF2B" w14:textId="77777777">
            <w:pPr>
              <w:rPr>
                <w:color w:val="000000"/>
                <w:spacing w:val="-2"/>
                <w:sz w:val="18"/>
              </w:rPr>
            </w:pPr>
            <w:r w:rsidRPr="00CC0718">
              <w:rPr>
                <w:color w:val="000000"/>
                <w:spacing w:val="-2"/>
                <w:sz w:val="18"/>
              </w:rPr>
              <w:t>None</w:t>
            </w:r>
          </w:p>
        </w:tc>
      </w:tr>
      <w:tr w:rsidRPr="00CC0718" w:rsidR="00C71DC8" w:rsidTr="3A33D0EC" w14:paraId="002AF8E6" w14:textId="77777777">
        <w:trPr>
          <w:trHeight w:val="329" w:hRule="exact"/>
        </w:trPr>
        <w:tc>
          <w:tcPr>
            <w:tcW w:w="6763" w:type="dxa"/>
            <w:gridSpan w:val="2"/>
            <w:tcBorders>
              <w:top w:val="single" w:color="8FB6EA" w:sz="5" w:space="0"/>
              <w:bottom w:val="single" w:color="8FB6EA" w:sz="5" w:space="0"/>
            </w:tcBorders>
            <w:shd w:val="clear" w:color="auto" w:fill="FFFFFF" w:themeFill="background1"/>
            <w:tcMar/>
          </w:tcPr>
          <w:p w:rsidRPr="00CC0718" w:rsidR="00C71DC8" w:rsidP="00244814" w:rsidRDefault="00C71DC8" w14:paraId="1B856241" w14:textId="77777777">
            <w:pPr>
              <w:rPr>
                <w:color w:val="000000"/>
                <w:spacing w:val="-2"/>
                <w:sz w:val="18"/>
              </w:rPr>
            </w:pPr>
            <w:r w:rsidRPr="00CC0718">
              <w:rPr>
                <w:color w:val="000000"/>
                <w:spacing w:val="-2"/>
                <w:sz w:val="18"/>
              </w:rPr>
              <w:t>Codes\\AXIAL CODE\\Q4 a- Structure of the club\MARKETING AND OUTREACH\events Chair</w:t>
            </w:r>
          </w:p>
        </w:tc>
        <w:tc>
          <w:tcPr>
            <w:tcW w:w="2034" w:type="dxa"/>
            <w:tcBorders>
              <w:top w:val="single" w:color="8FB6EA" w:sz="5" w:space="0"/>
              <w:bottom w:val="single" w:color="8FB6EA" w:sz="5" w:space="0"/>
            </w:tcBorders>
            <w:shd w:val="clear" w:color="auto" w:fill="FFFFFF" w:themeFill="background1"/>
            <w:tcMar/>
          </w:tcPr>
          <w:p w:rsidRPr="00CC0718" w:rsidR="00C71DC8" w:rsidP="00244814" w:rsidRDefault="00C71DC8" w14:paraId="671721F1" w14:textId="77777777">
            <w:pPr>
              <w:rPr>
                <w:color w:val="000000"/>
                <w:spacing w:val="-2"/>
                <w:sz w:val="18"/>
              </w:rPr>
            </w:pPr>
          </w:p>
        </w:tc>
        <w:tc>
          <w:tcPr>
            <w:tcW w:w="903" w:type="dxa"/>
            <w:tcBorders>
              <w:top w:val="single" w:color="8FB6EA" w:sz="5" w:space="0"/>
              <w:bottom w:val="single" w:color="8FB6EA" w:sz="5" w:space="0"/>
            </w:tcBorders>
            <w:shd w:val="clear" w:color="auto" w:fill="FFFFFF" w:themeFill="background1"/>
            <w:tcMar/>
          </w:tcPr>
          <w:p w:rsidRPr="00CC0718" w:rsidR="00C71DC8" w:rsidP="00244814" w:rsidRDefault="00C71DC8" w14:paraId="7D7DFB94" w14:textId="77777777">
            <w:pPr>
              <w:rPr>
                <w:color w:val="000000"/>
                <w:spacing w:val="-2"/>
                <w:sz w:val="18"/>
              </w:rPr>
            </w:pPr>
            <w:r w:rsidRPr="00CC0718">
              <w:rPr>
                <w:color w:val="000000"/>
                <w:spacing w:val="-2"/>
                <w:sz w:val="18"/>
              </w:rPr>
              <w:t>No</w:t>
            </w:r>
          </w:p>
        </w:tc>
        <w:tc>
          <w:tcPr>
            <w:tcW w:w="1017" w:type="dxa"/>
            <w:tcBorders>
              <w:top w:val="single" w:color="8FB6EA" w:sz="5" w:space="0"/>
              <w:bottom w:val="single" w:color="8FB6EA" w:sz="5" w:space="0"/>
            </w:tcBorders>
            <w:shd w:val="clear" w:color="auto" w:fill="FFFFFF" w:themeFill="background1"/>
            <w:tcMar/>
          </w:tcPr>
          <w:p w:rsidRPr="00CC0718" w:rsidR="00C71DC8" w:rsidP="00244814" w:rsidRDefault="00C71DC8" w14:paraId="65296595" w14:textId="77777777">
            <w:pPr>
              <w:rPr>
                <w:color w:val="000000"/>
                <w:spacing w:val="-2"/>
                <w:sz w:val="18"/>
              </w:rPr>
            </w:pPr>
            <w:r w:rsidRPr="00CC0718">
              <w:rPr>
                <w:color w:val="000000"/>
                <w:spacing w:val="-2"/>
                <w:sz w:val="18"/>
              </w:rPr>
              <w:t>None</w:t>
            </w:r>
          </w:p>
        </w:tc>
      </w:tr>
      <w:tr w:rsidRPr="00CC0718" w:rsidR="00C71DC8" w:rsidTr="3A33D0EC" w14:paraId="0696780D" w14:textId="77777777">
        <w:trPr>
          <w:trHeight w:val="344" w:hRule="exact"/>
        </w:trPr>
        <w:tc>
          <w:tcPr>
            <w:tcW w:w="6763" w:type="dxa"/>
            <w:gridSpan w:val="2"/>
            <w:tcBorders>
              <w:top w:val="single" w:color="8FB6EA" w:sz="5" w:space="0"/>
              <w:bottom w:val="single" w:color="8FB6EA" w:sz="5" w:space="0"/>
            </w:tcBorders>
            <w:shd w:val="clear" w:color="auto" w:fill="FFFFFF" w:themeFill="background1"/>
            <w:tcMar/>
          </w:tcPr>
          <w:p w:rsidRPr="00CC0718" w:rsidR="00C71DC8" w:rsidP="3A33D0EC" w:rsidRDefault="00C71DC8" w14:paraId="0B9B3506" w14:textId="77777777">
            <w:pPr>
              <w:rPr>
                <w:color w:val="000000"/>
                <w:spacing w:val="-2"/>
                <w:sz w:val="18"/>
                <w:szCs w:val="18"/>
                <w:lang w:val="en-US"/>
              </w:rPr>
            </w:pPr>
            <w:r w:rsidRPr="3A33D0EC" w:rsidR="00C71DC8">
              <w:rPr>
                <w:color w:val="000000"/>
                <w:spacing w:val="-2"/>
                <w:sz w:val="18"/>
                <w:szCs w:val="18"/>
                <w:lang w:val="en-US"/>
              </w:rPr>
              <w:t>Codes\\AXIAL CODE\\Q4 a- Structure of the club\MARKETING AND OUTREACH\</w:t>
            </w:r>
            <w:r w:rsidRPr="3A33D0EC" w:rsidR="00C71DC8">
              <w:rPr>
                <w:color w:val="000000"/>
                <w:spacing w:val="-2"/>
                <w:sz w:val="18"/>
                <w:szCs w:val="18"/>
                <w:lang w:val="en-US"/>
              </w:rPr>
              <w:t>Gradscom</w:t>
            </w:r>
          </w:p>
        </w:tc>
        <w:tc>
          <w:tcPr>
            <w:tcW w:w="2034" w:type="dxa"/>
            <w:tcBorders>
              <w:top w:val="single" w:color="8FB6EA" w:sz="5" w:space="0"/>
              <w:bottom w:val="single" w:color="8FB6EA" w:sz="5" w:space="0"/>
            </w:tcBorders>
            <w:shd w:val="clear" w:color="auto" w:fill="FFFFFF" w:themeFill="background1"/>
            <w:tcMar/>
          </w:tcPr>
          <w:p w:rsidRPr="00CC0718" w:rsidR="00C71DC8" w:rsidP="00244814" w:rsidRDefault="00C71DC8" w14:paraId="5C4DD3C3" w14:textId="77777777">
            <w:pPr>
              <w:rPr>
                <w:color w:val="000000"/>
                <w:spacing w:val="-2"/>
                <w:sz w:val="18"/>
              </w:rPr>
            </w:pPr>
          </w:p>
        </w:tc>
        <w:tc>
          <w:tcPr>
            <w:tcW w:w="903" w:type="dxa"/>
            <w:tcBorders>
              <w:top w:val="single" w:color="8FB6EA" w:sz="5" w:space="0"/>
              <w:bottom w:val="single" w:color="8FB6EA" w:sz="5" w:space="0"/>
            </w:tcBorders>
            <w:shd w:val="clear" w:color="auto" w:fill="FFFFFF" w:themeFill="background1"/>
            <w:tcMar/>
          </w:tcPr>
          <w:p w:rsidRPr="00CC0718" w:rsidR="00C71DC8" w:rsidP="00244814" w:rsidRDefault="00C71DC8" w14:paraId="30C1CAFB" w14:textId="77777777">
            <w:pPr>
              <w:rPr>
                <w:color w:val="000000"/>
                <w:spacing w:val="-2"/>
                <w:sz w:val="18"/>
              </w:rPr>
            </w:pPr>
            <w:r w:rsidRPr="00CC0718">
              <w:rPr>
                <w:color w:val="000000"/>
                <w:spacing w:val="-2"/>
                <w:sz w:val="18"/>
              </w:rPr>
              <w:t>No</w:t>
            </w:r>
          </w:p>
        </w:tc>
        <w:tc>
          <w:tcPr>
            <w:tcW w:w="1017" w:type="dxa"/>
            <w:tcBorders>
              <w:top w:val="single" w:color="8FB6EA" w:sz="5" w:space="0"/>
              <w:bottom w:val="single" w:color="8FB6EA" w:sz="5" w:space="0"/>
            </w:tcBorders>
            <w:shd w:val="clear" w:color="auto" w:fill="FFFFFF" w:themeFill="background1"/>
            <w:tcMar/>
          </w:tcPr>
          <w:p w:rsidRPr="00CC0718" w:rsidR="00C71DC8" w:rsidP="00244814" w:rsidRDefault="00C71DC8" w14:paraId="1594C000" w14:textId="77777777">
            <w:pPr>
              <w:rPr>
                <w:color w:val="000000"/>
                <w:spacing w:val="-2"/>
                <w:sz w:val="18"/>
              </w:rPr>
            </w:pPr>
            <w:r w:rsidRPr="00CC0718">
              <w:rPr>
                <w:color w:val="000000"/>
                <w:spacing w:val="-2"/>
                <w:sz w:val="18"/>
              </w:rPr>
              <w:t>None</w:t>
            </w:r>
          </w:p>
        </w:tc>
      </w:tr>
      <w:tr w:rsidRPr="00CC0718" w:rsidR="00C71DC8" w:rsidTr="3A33D0EC" w14:paraId="2ABC663F" w14:textId="77777777">
        <w:trPr>
          <w:trHeight w:val="459" w:hRule="exact"/>
        </w:trPr>
        <w:tc>
          <w:tcPr>
            <w:tcW w:w="6763" w:type="dxa"/>
            <w:gridSpan w:val="2"/>
            <w:tcBorders>
              <w:top w:val="single" w:color="8FB6EA" w:sz="5" w:space="0"/>
              <w:bottom w:val="single" w:color="8FB6EA" w:sz="5" w:space="0"/>
            </w:tcBorders>
            <w:shd w:val="clear" w:color="auto" w:fill="FFFFFF" w:themeFill="background1"/>
            <w:tcMar/>
          </w:tcPr>
          <w:p w:rsidRPr="00CC0718" w:rsidR="00C71DC8" w:rsidP="00244814" w:rsidRDefault="00C71DC8" w14:paraId="5588391A" w14:textId="77777777">
            <w:pPr>
              <w:rPr>
                <w:color w:val="000000"/>
                <w:spacing w:val="-2"/>
                <w:sz w:val="18"/>
              </w:rPr>
            </w:pPr>
            <w:r w:rsidRPr="00CC0718">
              <w:rPr>
                <w:color w:val="000000"/>
                <w:spacing w:val="-2"/>
                <w:sz w:val="18"/>
              </w:rPr>
              <w:t>Codes\\AXIAL CODE\\Q4 a- Structure of the club\MARKETING AND OUTREACH\Marketing Chair</w:t>
            </w:r>
          </w:p>
        </w:tc>
        <w:tc>
          <w:tcPr>
            <w:tcW w:w="2034" w:type="dxa"/>
            <w:tcBorders>
              <w:top w:val="single" w:color="8FB6EA" w:sz="5" w:space="0"/>
              <w:bottom w:val="single" w:color="8FB6EA" w:sz="5" w:space="0"/>
            </w:tcBorders>
            <w:shd w:val="clear" w:color="auto" w:fill="FFFFFF" w:themeFill="background1"/>
            <w:tcMar/>
          </w:tcPr>
          <w:p w:rsidRPr="00CC0718" w:rsidR="00C71DC8" w:rsidP="00244814" w:rsidRDefault="00C71DC8" w14:paraId="660384FE" w14:textId="77777777">
            <w:pPr>
              <w:rPr>
                <w:color w:val="000000"/>
                <w:spacing w:val="-2"/>
                <w:sz w:val="18"/>
              </w:rPr>
            </w:pPr>
          </w:p>
        </w:tc>
        <w:tc>
          <w:tcPr>
            <w:tcW w:w="903" w:type="dxa"/>
            <w:tcBorders>
              <w:top w:val="single" w:color="8FB6EA" w:sz="5" w:space="0"/>
              <w:bottom w:val="single" w:color="8FB6EA" w:sz="5" w:space="0"/>
            </w:tcBorders>
            <w:shd w:val="clear" w:color="auto" w:fill="FFFFFF" w:themeFill="background1"/>
            <w:tcMar/>
          </w:tcPr>
          <w:p w:rsidRPr="00CC0718" w:rsidR="00C71DC8" w:rsidP="00244814" w:rsidRDefault="00C71DC8" w14:paraId="3011E95A" w14:textId="77777777">
            <w:pPr>
              <w:rPr>
                <w:color w:val="000000"/>
                <w:spacing w:val="-2"/>
                <w:sz w:val="18"/>
              </w:rPr>
            </w:pPr>
            <w:r w:rsidRPr="00CC0718">
              <w:rPr>
                <w:color w:val="000000"/>
                <w:spacing w:val="-2"/>
                <w:sz w:val="18"/>
              </w:rPr>
              <w:t>No</w:t>
            </w:r>
          </w:p>
        </w:tc>
        <w:tc>
          <w:tcPr>
            <w:tcW w:w="1017" w:type="dxa"/>
            <w:tcBorders>
              <w:top w:val="single" w:color="8FB6EA" w:sz="5" w:space="0"/>
              <w:bottom w:val="single" w:color="8FB6EA" w:sz="5" w:space="0"/>
            </w:tcBorders>
            <w:shd w:val="clear" w:color="auto" w:fill="FFFFFF" w:themeFill="background1"/>
            <w:tcMar/>
          </w:tcPr>
          <w:p w:rsidRPr="00CC0718" w:rsidR="00C71DC8" w:rsidP="00244814" w:rsidRDefault="00C71DC8" w14:paraId="3A31FCCF" w14:textId="77777777">
            <w:pPr>
              <w:rPr>
                <w:color w:val="000000"/>
                <w:spacing w:val="-2"/>
                <w:sz w:val="18"/>
              </w:rPr>
            </w:pPr>
            <w:r w:rsidRPr="00CC0718">
              <w:rPr>
                <w:color w:val="000000"/>
                <w:spacing w:val="-2"/>
                <w:sz w:val="18"/>
              </w:rPr>
              <w:t>None</w:t>
            </w:r>
          </w:p>
        </w:tc>
      </w:tr>
      <w:tr w:rsidRPr="00CC0718" w:rsidR="00C71DC8" w:rsidTr="3A33D0EC" w14:paraId="7DA1AB3F" w14:textId="77777777">
        <w:trPr>
          <w:trHeight w:val="458" w:hRule="exact"/>
        </w:trPr>
        <w:tc>
          <w:tcPr>
            <w:tcW w:w="6763" w:type="dxa"/>
            <w:gridSpan w:val="2"/>
            <w:tcBorders>
              <w:top w:val="single" w:color="8FB6EA" w:sz="5" w:space="0"/>
              <w:bottom w:val="single" w:color="8FB6EA" w:sz="5" w:space="0"/>
            </w:tcBorders>
            <w:shd w:val="clear" w:color="auto" w:fill="FFFFFF" w:themeFill="background1"/>
            <w:tcMar/>
          </w:tcPr>
          <w:p w:rsidRPr="00CC0718" w:rsidR="00C71DC8" w:rsidP="00244814" w:rsidRDefault="00C71DC8" w14:paraId="18AB3896" w14:textId="77777777">
            <w:pPr>
              <w:rPr>
                <w:color w:val="000000"/>
                <w:spacing w:val="-2"/>
                <w:sz w:val="18"/>
              </w:rPr>
            </w:pPr>
            <w:r w:rsidRPr="00CC0718">
              <w:rPr>
                <w:color w:val="000000"/>
                <w:spacing w:val="-2"/>
                <w:sz w:val="18"/>
              </w:rPr>
              <w:t>Codes\\AXIAL CODE\\Q4 a- Structure of the club\MARKETING AND OUTREACH\Marketing Manager</w:t>
            </w:r>
          </w:p>
        </w:tc>
        <w:tc>
          <w:tcPr>
            <w:tcW w:w="2034" w:type="dxa"/>
            <w:tcBorders>
              <w:top w:val="single" w:color="8FB6EA" w:sz="5" w:space="0"/>
              <w:bottom w:val="single" w:color="8FB6EA" w:sz="5" w:space="0"/>
            </w:tcBorders>
            <w:shd w:val="clear" w:color="auto" w:fill="FFFFFF" w:themeFill="background1"/>
            <w:tcMar/>
          </w:tcPr>
          <w:p w:rsidRPr="00CC0718" w:rsidR="00C71DC8" w:rsidP="00244814" w:rsidRDefault="00C71DC8" w14:paraId="7BA680B8" w14:textId="77777777">
            <w:pPr>
              <w:rPr>
                <w:color w:val="000000"/>
                <w:spacing w:val="-2"/>
                <w:sz w:val="18"/>
              </w:rPr>
            </w:pPr>
          </w:p>
        </w:tc>
        <w:tc>
          <w:tcPr>
            <w:tcW w:w="903" w:type="dxa"/>
            <w:tcBorders>
              <w:top w:val="single" w:color="8FB6EA" w:sz="5" w:space="0"/>
              <w:bottom w:val="single" w:color="8FB6EA" w:sz="5" w:space="0"/>
            </w:tcBorders>
            <w:shd w:val="clear" w:color="auto" w:fill="FFFFFF" w:themeFill="background1"/>
            <w:tcMar/>
          </w:tcPr>
          <w:p w:rsidRPr="00CC0718" w:rsidR="00C71DC8" w:rsidP="00244814" w:rsidRDefault="00C71DC8" w14:paraId="3DA515D2" w14:textId="77777777">
            <w:pPr>
              <w:rPr>
                <w:color w:val="000000"/>
                <w:spacing w:val="-2"/>
                <w:sz w:val="18"/>
              </w:rPr>
            </w:pPr>
            <w:r w:rsidRPr="00CC0718">
              <w:rPr>
                <w:color w:val="000000"/>
                <w:spacing w:val="-2"/>
                <w:sz w:val="18"/>
              </w:rPr>
              <w:t>No</w:t>
            </w:r>
          </w:p>
        </w:tc>
        <w:tc>
          <w:tcPr>
            <w:tcW w:w="1017" w:type="dxa"/>
            <w:tcBorders>
              <w:top w:val="single" w:color="8FB6EA" w:sz="5" w:space="0"/>
              <w:bottom w:val="single" w:color="8FB6EA" w:sz="5" w:space="0"/>
            </w:tcBorders>
            <w:shd w:val="clear" w:color="auto" w:fill="FFFFFF" w:themeFill="background1"/>
            <w:tcMar/>
          </w:tcPr>
          <w:p w:rsidRPr="00CC0718" w:rsidR="00C71DC8" w:rsidP="00244814" w:rsidRDefault="00C71DC8" w14:paraId="0142E040" w14:textId="77777777">
            <w:pPr>
              <w:rPr>
                <w:color w:val="000000"/>
                <w:spacing w:val="-2"/>
                <w:sz w:val="18"/>
              </w:rPr>
            </w:pPr>
            <w:r w:rsidRPr="00CC0718">
              <w:rPr>
                <w:color w:val="000000"/>
                <w:spacing w:val="-2"/>
                <w:sz w:val="18"/>
              </w:rPr>
              <w:t>None</w:t>
            </w:r>
          </w:p>
        </w:tc>
      </w:tr>
      <w:tr w:rsidRPr="00CC0718" w:rsidR="00C71DC8" w:rsidTr="3A33D0EC" w14:paraId="1D3B5E92" w14:textId="77777777">
        <w:trPr>
          <w:trHeight w:val="444" w:hRule="exact"/>
        </w:trPr>
        <w:tc>
          <w:tcPr>
            <w:tcW w:w="6763" w:type="dxa"/>
            <w:gridSpan w:val="2"/>
            <w:tcBorders>
              <w:top w:val="single" w:color="8FB6EA" w:sz="5" w:space="0"/>
              <w:bottom w:val="single" w:color="8FB6EA" w:sz="5" w:space="0"/>
            </w:tcBorders>
            <w:shd w:val="clear" w:color="auto" w:fill="FFFFFF" w:themeFill="background1"/>
            <w:tcMar/>
          </w:tcPr>
          <w:p w:rsidRPr="00CC0718" w:rsidR="00C71DC8" w:rsidP="00244814" w:rsidRDefault="00C71DC8" w14:paraId="3E339257" w14:textId="77777777">
            <w:pPr>
              <w:rPr>
                <w:color w:val="000000"/>
                <w:spacing w:val="-2"/>
                <w:sz w:val="18"/>
              </w:rPr>
            </w:pPr>
            <w:r w:rsidRPr="00CC0718">
              <w:rPr>
                <w:color w:val="000000"/>
                <w:spacing w:val="-2"/>
                <w:sz w:val="18"/>
              </w:rPr>
              <w:t>Codes\\AXIAL CODE\\Q4 a- Structure of the club\MARKETING AND OUTREACH\PR designs posters and images</w:t>
            </w:r>
          </w:p>
        </w:tc>
        <w:tc>
          <w:tcPr>
            <w:tcW w:w="2034" w:type="dxa"/>
            <w:tcBorders>
              <w:top w:val="single" w:color="8FB6EA" w:sz="5" w:space="0"/>
              <w:bottom w:val="single" w:color="8FB6EA" w:sz="5" w:space="0"/>
            </w:tcBorders>
            <w:shd w:val="clear" w:color="auto" w:fill="FFFFFF" w:themeFill="background1"/>
            <w:tcMar/>
          </w:tcPr>
          <w:p w:rsidRPr="00CC0718" w:rsidR="00C71DC8" w:rsidP="00244814" w:rsidRDefault="00C71DC8" w14:paraId="5B81DB9C" w14:textId="77777777">
            <w:pPr>
              <w:rPr>
                <w:color w:val="000000"/>
                <w:spacing w:val="-2"/>
                <w:sz w:val="18"/>
              </w:rPr>
            </w:pPr>
          </w:p>
        </w:tc>
        <w:tc>
          <w:tcPr>
            <w:tcW w:w="903" w:type="dxa"/>
            <w:tcBorders>
              <w:top w:val="single" w:color="8FB6EA" w:sz="5" w:space="0"/>
              <w:bottom w:val="single" w:color="8FB6EA" w:sz="5" w:space="0"/>
            </w:tcBorders>
            <w:shd w:val="clear" w:color="auto" w:fill="FFFFFF" w:themeFill="background1"/>
            <w:tcMar/>
          </w:tcPr>
          <w:p w:rsidRPr="00CC0718" w:rsidR="00C71DC8" w:rsidP="00244814" w:rsidRDefault="00C71DC8" w14:paraId="1FD2DEDE" w14:textId="77777777">
            <w:pPr>
              <w:rPr>
                <w:color w:val="000000"/>
                <w:spacing w:val="-2"/>
                <w:sz w:val="18"/>
              </w:rPr>
            </w:pPr>
            <w:r w:rsidRPr="00CC0718">
              <w:rPr>
                <w:color w:val="000000"/>
                <w:spacing w:val="-2"/>
                <w:sz w:val="18"/>
              </w:rPr>
              <w:t>No</w:t>
            </w:r>
          </w:p>
        </w:tc>
        <w:tc>
          <w:tcPr>
            <w:tcW w:w="1017" w:type="dxa"/>
            <w:tcBorders>
              <w:top w:val="single" w:color="8FB6EA" w:sz="5" w:space="0"/>
              <w:bottom w:val="single" w:color="8FB6EA" w:sz="5" w:space="0"/>
            </w:tcBorders>
            <w:shd w:val="clear" w:color="auto" w:fill="FFFFFF" w:themeFill="background1"/>
            <w:tcMar/>
          </w:tcPr>
          <w:p w:rsidRPr="00CC0718" w:rsidR="00C71DC8" w:rsidP="00244814" w:rsidRDefault="00C71DC8" w14:paraId="77BCB367" w14:textId="77777777">
            <w:pPr>
              <w:rPr>
                <w:color w:val="000000"/>
                <w:spacing w:val="-2"/>
                <w:sz w:val="18"/>
              </w:rPr>
            </w:pPr>
            <w:r w:rsidRPr="00CC0718">
              <w:rPr>
                <w:color w:val="000000"/>
                <w:spacing w:val="-2"/>
                <w:sz w:val="18"/>
              </w:rPr>
              <w:t>None</w:t>
            </w:r>
          </w:p>
        </w:tc>
      </w:tr>
      <w:tr w:rsidRPr="00CC0718" w:rsidR="00C71DC8" w:rsidTr="3A33D0EC" w14:paraId="4F5DA53C" w14:textId="77777777">
        <w:trPr>
          <w:trHeight w:val="459" w:hRule="exact"/>
        </w:trPr>
        <w:tc>
          <w:tcPr>
            <w:tcW w:w="6763" w:type="dxa"/>
            <w:gridSpan w:val="2"/>
            <w:tcBorders>
              <w:top w:val="single" w:color="8FB6EA" w:sz="5" w:space="0"/>
              <w:bottom w:val="single" w:color="8FB6EA" w:sz="5" w:space="0"/>
            </w:tcBorders>
            <w:shd w:val="clear" w:color="auto" w:fill="FFFFFF" w:themeFill="background1"/>
            <w:tcMar/>
          </w:tcPr>
          <w:p w:rsidRPr="00CC0718" w:rsidR="00C71DC8" w:rsidP="3A33D0EC" w:rsidRDefault="00C71DC8" w14:paraId="09A7CCF3" w14:textId="77777777">
            <w:pPr>
              <w:rPr>
                <w:color w:val="000000"/>
                <w:spacing w:val="-2"/>
                <w:sz w:val="18"/>
                <w:szCs w:val="18"/>
                <w:lang w:val="en-US"/>
              </w:rPr>
            </w:pPr>
            <w:r w:rsidRPr="3A33D0EC" w:rsidR="00C71DC8">
              <w:rPr>
                <w:color w:val="000000"/>
                <w:spacing w:val="-2"/>
                <w:sz w:val="18"/>
                <w:szCs w:val="18"/>
                <w:lang w:val="en-US"/>
              </w:rPr>
              <w:t xml:space="preserve">Codes\\AXIAL CODE\\Q4 a- Structure of the club\MARKETING AND OUTREACH\the </w:t>
            </w:r>
            <w:r w:rsidRPr="3A33D0EC" w:rsidR="00C71DC8">
              <w:rPr>
                <w:color w:val="000000"/>
                <w:spacing w:val="-2"/>
                <w:sz w:val="18"/>
                <w:szCs w:val="18"/>
                <w:lang w:val="en-US"/>
              </w:rPr>
              <w:t>undergrads</w:t>
            </w:r>
            <w:r w:rsidRPr="3A33D0EC" w:rsidR="00C71DC8">
              <w:rPr>
                <w:color w:val="000000"/>
                <w:spacing w:val="-2"/>
                <w:sz w:val="18"/>
                <w:szCs w:val="18"/>
                <w:lang w:val="en-US"/>
              </w:rPr>
              <w:t xml:space="preserve"> outreach</w:t>
            </w:r>
          </w:p>
        </w:tc>
        <w:tc>
          <w:tcPr>
            <w:tcW w:w="2034" w:type="dxa"/>
            <w:tcBorders>
              <w:top w:val="single" w:color="8FB6EA" w:sz="5" w:space="0"/>
              <w:bottom w:val="single" w:color="8FB6EA" w:sz="5" w:space="0"/>
            </w:tcBorders>
            <w:shd w:val="clear" w:color="auto" w:fill="FFFFFF" w:themeFill="background1"/>
            <w:tcMar/>
          </w:tcPr>
          <w:p w:rsidRPr="00CC0718" w:rsidR="00C71DC8" w:rsidP="00244814" w:rsidRDefault="00C71DC8" w14:paraId="056E4BD1" w14:textId="77777777">
            <w:pPr>
              <w:rPr>
                <w:color w:val="000000"/>
                <w:spacing w:val="-2"/>
                <w:sz w:val="18"/>
              </w:rPr>
            </w:pPr>
          </w:p>
        </w:tc>
        <w:tc>
          <w:tcPr>
            <w:tcW w:w="903" w:type="dxa"/>
            <w:tcBorders>
              <w:top w:val="single" w:color="8FB6EA" w:sz="5" w:space="0"/>
              <w:bottom w:val="single" w:color="8FB6EA" w:sz="5" w:space="0"/>
            </w:tcBorders>
            <w:shd w:val="clear" w:color="auto" w:fill="FFFFFF" w:themeFill="background1"/>
            <w:tcMar/>
          </w:tcPr>
          <w:p w:rsidRPr="00CC0718" w:rsidR="00C71DC8" w:rsidP="00244814" w:rsidRDefault="00C71DC8" w14:paraId="735F339D" w14:textId="77777777">
            <w:pPr>
              <w:rPr>
                <w:color w:val="000000"/>
                <w:spacing w:val="-2"/>
                <w:sz w:val="18"/>
              </w:rPr>
            </w:pPr>
            <w:r w:rsidRPr="00CC0718">
              <w:rPr>
                <w:color w:val="000000"/>
                <w:spacing w:val="-2"/>
                <w:sz w:val="18"/>
              </w:rPr>
              <w:t>No</w:t>
            </w:r>
          </w:p>
        </w:tc>
        <w:tc>
          <w:tcPr>
            <w:tcW w:w="1017" w:type="dxa"/>
            <w:tcBorders>
              <w:top w:val="single" w:color="8FB6EA" w:sz="5" w:space="0"/>
              <w:bottom w:val="single" w:color="8FB6EA" w:sz="5" w:space="0"/>
            </w:tcBorders>
            <w:shd w:val="clear" w:color="auto" w:fill="FFFFFF" w:themeFill="background1"/>
            <w:tcMar/>
          </w:tcPr>
          <w:p w:rsidRPr="00CC0718" w:rsidR="00C71DC8" w:rsidP="00244814" w:rsidRDefault="00C71DC8" w14:paraId="264C1210" w14:textId="77777777">
            <w:pPr>
              <w:rPr>
                <w:color w:val="000000"/>
                <w:spacing w:val="-2"/>
                <w:sz w:val="18"/>
              </w:rPr>
            </w:pPr>
            <w:r w:rsidRPr="00CC0718">
              <w:rPr>
                <w:color w:val="000000"/>
                <w:spacing w:val="-2"/>
                <w:sz w:val="18"/>
              </w:rPr>
              <w:t>None</w:t>
            </w:r>
          </w:p>
        </w:tc>
      </w:tr>
      <w:tr w:rsidRPr="00CC0718" w:rsidR="00C71DC8" w:rsidTr="3A33D0EC" w14:paraId="3BA54428" w14:textId="77777777">
        <w:trPr>
          <w:trHeight w:val="344" w:hRule="exact"/>
        </w:trPr>
        <w:tc>
          <w:tcPr>
            <w:tcW w:w="6763" w:type="dxa"/>
            <w:gridSpan w:val="2"/>
            <w:tcBorders>
              <w:top w:val="single" w:color="8FB6EA" w:sz="5" w:space="0"/>
              <w:bottom w:val="single" w:color="8FB6EA" w:sz="5" w:space="0"/>
            </w:tcBorders>
            <w:shd w:val="clear" w:color="auto" w:fill="FFFFFF" w:themeFill="background1"/>
            <w:tcMar/>
          </w:tcPr>
          <w:p w:rsidRPr="00CC0718" w:rsidR="00C71DC8" w:rsidP="00244814" w:rsidRDefault="00C71DC8" w14:paraId="5698DC31" w14:textId="77777777">
            <w:pPr>
              <w:rPr>
                <w:color w:val="000000"/>
                <w:spacing w:val="-2"/>
                <w:sz w:val="18"/>
              </w:rPr>
            </w:pPr>
            <w:r w:rsidRPr="00CC0718">
              <w:rPr>
                <w:color w:val="000000"/>
                <w:spacing w:val="-2"/>
                <w:sz w:val="18"/>
              </w:rPr>
              <w:t>Codes\\AXIAL CODE\\Q4 b- Activities of the club</w:t>
            </w:r>
          </w:p>
        </w:tc>
        <w:tc>
          <w:tcPr>
            <w:tcW w:w="2034" w:type="dxa"/>
            <w:tcBorders>
              <w:top w:val="single" w:color="8FB6EA" w:sz="5" w:space="0"/>
              <w:bottom w:val="single" w:color="8FB6EA" w:sz="5" w:space="0"/>
            </w:tcBorders>
            <w:shd w:val="clear" w:color="auto" w:fill="FFFFFF" w:themeFill="background1"/>
            <w:tcMar/>
          </w:tcPr>
          <w:p w:rsidRPr="00CC0718" w:rsidR="00C71DC8" w:rsidP="00244814" w:rsidRDefault="00C71DC8" w14:paraId="41442522" w14:textId="77777777">
            <w:pPr>
              <w:rPr>
                <w:color w:val="000000"/>
                <w:spacing w:val="-2"/>
                <w:sz w:val="18"/>
              </w:rPr>
            </w:pPr>
          </w:p>
        </w:tc>
        <w:tc>
          <w:tcPr>
            <w:tcW w:w="903" w:type="dxa"/>
            <w:tcBorders>
              <w:top w:val="single" w:color="8FB6EA" w:sz="5" w:space="0"/>
              <w:bottom w:val="single" w:color="8FB6EA" w:sz="5" w:space="0"/>
            </w:tcBorders>
            <w:shd w:val="clear" w:color="auto" w:fill="FFFFFF" w:themeFill="background1"/>
            <w:tcMar/>
          </w:tcPr>
          <w:p w:rsidRPr="00CC0718" w:rsidR="00C71DC8" w:rsidP="00244814" w:rsidRDefault="00C71DC8" w14:paraId="6E516151" w14:textId="77777777">
            <w:pPr>
              <w:rPr>
                <w:color w:val="000000"/>
                <w:spacing w:val="-2"/>
                <w:sz w:val="18"/>
              </w:rPr>
            </w:pPr>
            <w:r w:rsidRPr="00CC0718">
              <w:rPr>
                <w:color w:val="000000"/>
                <w:spacing w:val="-2"/>
                <w:sz w:val="18"/>
              </w:rPr>
              <w:t>Yes</w:t>
            </w:r>
          </w:p>
        </w:tc>
        <w:tc>
          <w:tcPr>
            <w:tcW w:w="1017" w:type="dxa"/>
            <w:tcBorders>
              <w:top w:val="single" w:color="8FB6EA" w:sz="5" w:space="0"/>
              <w:bottom w:val="single" w:color="8FB6EA" w:sz="5" w:space="0"/>
            </w:tcBorders>
            <w:shd w:val="clear" w:color="auto" w:fill="FFFFFF" w:themeFill="background1"/>
            <w:tcMar/>
          </w:tcPr>
          <w:p w:rsidRPr="00CC0718" w:rsidR="00C71DC8" w:rsidP="00244814" w:rsidRDefault="00C71DC8" w14:paraId="430F43B5" w14:textId="77777777">
            <w:pPr>
              <w:rPr>
                <w:color w:val="000000"/>
                <w:spacing w:val="-2"/>
                <w:sz w:val="18"/>
              </w:rPr>
            </w:pPr>
            <w:r w:rsidRPr="00CC0718">
              <w:rPr>
                <w:color w:val="000000"/>
                <w:spacing w:val="-2"/>
                <w:sz w:val="18"/>
              </w:rPr>
              <w:t>None</w:t>
            </w:r>
          </w:p>
        </w:tc>
      </w:tr>
      <w:tr w:rsidRPr="00CC0718" w:rsidR="00C71DC8" w:rsidTr="3A33D0EC" w14:paraId="6997CF41" w14:textId="77777777">
        <w:trPr>
          <w:trHeight w:val="343" w:hRule="exact"/>
        </w:trPr>
        <w:tc>
          <w:tcPr>
            <w:tcW w:w="6763" w:type="dxa"/>
            <w:gridSpan w:val="2"/>
            <w:tcBorders>
              <w:top w:val="single" w:color="8FB6EA" w:sz="5" w:space="0"/>
              <w:bottom w:val="single" w:color="8FB6EA" w:sz="5" w:space="0"/>
            </w:tcBorders>
            <w:shd w:val="clear" w:color="auto" w:fill="FFFFFF" w:themeFill="background1"/>
            <w:tcMar/>
          </w:tcPr>
          <w:p w:rsidRPr="00CC0718" w:rsidR="00C71DC8" w:rsidP="00244814" w:rsidRDefault="00C71DC8" w14:paraId="4E347E5C" w14:textId="77777777">
            <w:pPr>
              <w:rPr>
                <w:color w:val="000000"/>
                <w:spacing w:val="-2"/>
                <w:sz w:val="18"/>
              </w:rPr>
            </w:pPr>
            <w:r w:rsidRPr="00CC0718">
              <w:rPr>
                <w:color w:val="000000"/>
                <w:spacing w:val="-2"/>
                <w:sz w:val="18"/>
              </w:rPr>
              <w:t>Codes\\AXIAL CODE\\Q4 b- Activities of the club\CULTURAL AND SOCIAL EVENTS</w:t>
            </w:r>
          </w:p>
        </w:tc>
        <w:tc>
          <w:tcPr>
            <w:tcW w:w="2034" w:type="dxa"/>
            <w:tcBorders>
              <w:top w:val="single" w:color="8FB6EA" w:sz="5" w:space="0"/>
              <w:bottom w:val="single" w:color="8FB6EA" w:sz="5" w:space="0"/>
            </w:tcBorders>
            <w:shd w:val="clear" w:color="auto" w:fill="FFFFFF" w:themeFill="background1"/>
            <w:tcMar/>
          </w:tcPr>
          <w:p w:rsidRPr="00CC0718" w:rsidR="00C71DC8" w:rsidP="00244814" w:rsidRDefault="00C71DC8" w14:paraId="4EE0625E" w14:textId="77777777">
            <w:pPr>
              <w:rPr>
                <w:color w:val="000000"/>
                <w:spacing w:val="-2"/>
                <w:sz w:val="18"/>
              </w:rPr>
            </w:pPr>
          </w:p>
        </w:tc>
        <w:tc>
          <w:tcPr>
            <w:tcW w:w="903" w:type="dxa"/>
            <w:tcBorders>
              <w:top w:val="single" w:color="8FB6EA" w:sz="5" w:space="0"/>
              <w:bottom w:val="single" w:color="8FB6EA" w:sz="5" w:space="0"/>
            </w:tcBorders>
            <w:shd w:val="clear" w:color="auto" w:fill="FFFFFF" w:themeFill="background1"/>
            <w:tcMar/>
          </w:tcPr>
          <w:p w:rsidRPr="00CC0718" w:rsidR="00C71DC8" w:rsidP="00244814" w:rsidRDefault="00C71DC8" w14:paraId="112A8CEA" w14:textId="77777777">
            <w:pPr>
              <w:rPr>
                <w:color w:val="000000"/>
                <w:spacing w:val="-2"/>
                <w:sz w:val="18"/>
              </w:rPr>
            </w:pPr>
            <w:r w:rsidRPr="00CC0718">
              <w:rPr>
                <w:color w:val="000000"/>
                <w:spacing w:val="-2"/>
                <w:sz w:val="18"/>
              </w:rPr>
              <w:t>Yes</w:t>
            </w:r>
          </w:p>
        </w:tc>
        <w:tc>
          <w:tcPr>
            <w:tcW w:w="1017" w:type="dxa"/>
            <w:tcBorders>
              <w:top w:val="single" w:color="8FB6EA" w:sz="5" w:space="0"/>
              <w:bottom w:val="single" w:color="8FB6EA" w:sz="5" w:space="0"/>
            </w:tcBorders>
            <w:shd w:val="clear" w:color="auto" w:fill="FFFFFF" w:themeFill="background1"/>
            <w:tcMar/>
          </w:tcPr>
          <w:p w:rsidRPr="00CC0718" w:rsidR="00C71DC8" w:rsidP="00244814" w:rsidRDefault="00C71DC8" w14:paraId="286C9B8A" w14:textId="77777777">
            <w:pPr>
              <w:rPr>
                <w:color w:val="000000"/>
                <w:spacing w:val="-2"/>
                <w:sz w:val="18"/>
              </w:rPr>
            </w:pPr>
            <w:r w:rsidRPr="00CC0718">
              <w:rPr>
                <w:color w:val="000000"/>
                <w:spacing w:val="-2"/>
                <w:sz w:val="18"/>
              </w:rPr>
              <w:t>None</w:t>
            </w:r>
          </w:p>
        </w:tc>
      </w:tr>
      <w:tr w:rsidRPr="00CC0718" w:rsidR="00C71DC8" w:rsidTr="3A33D0EC" w14:paraId="55E5EA29" w14:textId="77777777">
        <w:trPr>
          <w:trHeight w:val="445" w:hRule="exact"/>
        </w:trPr>
        <w:tc>
          <w:tcPr>
            <w:tcW w:w="6763" w:type="dxa"/>
            <w:gridSpan w:val="2"/>
            <w:tcBorders>
              <w:top w:val="single" w:color="8FB6EA" w:sz="5" w:space="0"/>
              <w:bottom w:val="single" w:color="8FB6EA" w:sz="5" w:space="0"/>
            </w:tcBorders>
            <w:shd w:val="clear" w:color="auto" w:fill="FFFFFF" w:themeFill="background1"/>
            <w:tcMar/>
          </w:tcPr>
          <w:p w:rsidRPr="00CC0718" w:rsidR="00C71DC8" w:rsidP="00244814" w:rsidRDefault="00C71DC8" w14:paraId="7FF6CD72" w14:textId="77777777">
            <w:pPr>
              <w:rPr>
                <w:color w:val="000000"/>
                <w:spacing w:val="-2"/>
                <w:sz w:val="18"/>
              </w:rPr>
            </w:pPr>
            <w:r w:rsidRPr="00CC0718">
              <w:rPr>
                <w:color w:val="000000"/>
                <w:spacing w:val="-2"/>
                <w:sz w:val="18"/>
              </w:rPr>
              <w:lastRenderedPageBreak/>
              <w:t>Codes\\AXIAL CODE\\Q4 b- Activities of the club\CULTURAL AND SOCIAL EVENTS\cultural activities which are based out of the Indian ethnicity.</w:t>
            </w:r>
          </w:p>
        </w:tc>
        <w:tc>
          <w:tcPr>
            <w:tcW w:w="2034" w:type="dxa"/>
            <w:tcBorders>
              <w:top w:val="single" w:color="8FB6EA" w:sz="5" w:space="0"/>
              <w:bottom w:val="single" w:color="8FB6EA" w:sz="5" w:space="0"/>
            </w:tcBorders>
            <w:shd w:val="clear" w:color="auto" w:fill="FFFFFF" w:themeFill="background1"/>
            <w:tcMar/>
          </w:tcPr>
          <w:p w:rsidRPr="00CC0718" w:rsidR="00C71DC8" w:rsidP="00244814" w:rsidRDefault="00C71DC8" w14:paraId="3A3490A4" w14:textId="77777777">
            <w:pPr>
              <w:rPr>
                <w:color w:val="000000"/>
                <w:spacing w:val="-2"/>
                <w:sz w:val="18"/>
              </w:rPr>
            </w:pPr>
          </w:p>
        </w:tc>
        <w:tc>
          <w:tcPr>
            <w:tcW w:w="903" w:type="dxa"/>
            <w:tcBorders>
              <w:top w:val="single" w:color="8FB6EA" w:sz="5" w:space="0"/>
              <w:bottom w:val="single" w:color="8FB6EA" w:sz="5" w:space="0"/>
            </w:tcBorders>
            <w:shd w:val="clear" w:color="auto" w:fill="FFFFFF" w:themeFill="background1"/>
            <w:tcMar/>
          </w:tcPr>
          <w:p w:rsidRPr="00CC0718" w:rsidR="00C71DC8" w:rsidP="00244814" w:rsidRDefault="00C71DC8" w14:paraId="0D9DB195" w14:textId="77777777">
            <w:pPr>
              <w:rPr>
                <w:color w:val="000000"/>
                <w:spacing w:val="-2"/>
                <w:sz w:val="18"/>
              </w:rPr>
            </w:pPr>
            <w:r w:rsidRPr="00CC0718">
              <w:rPr>
                <w:color w:val="000000"/>
                <w:spacing w:val="-2"/>
                <w:sz w:val="18"/>
              </w:rPr>
              <w:t>No</w:t>
            </w:r>
          </w:p>
        </w:tc>
        <w:tc>
          <w:tcPr>
            <w:tcW w:w="1017" w:type="dxa"/>
            <w:tcBorders>
              <w:top w:val="single" w:color="8FB6EA" w:sz="5" w:space="0"/>
              <w:bottom w:val="single" w:color="8FB6EA" w:sz="5" w:space="0"/>
            </w:tcBorders>
            <w:shd w:val="clear" w:color="auto" w:fill="FFFFFF" w:themeFill="background1"/>
            <w:tcMar/>
          </w:tcPr>
          <w:p w:rsidRPr="00CC0718" w:rsidR="00C71DC8" w:rsidP="00244814" w:rsidRDefault="00C71DC8" w14:paraId="75B257F9" w14:textId="77777777">
            <w:pPr>
              <w:rPr>
                <w:color w:val="000000"/>
                <w:spacing w:val="-2"/>
                <w:sz w:val="18"/>
              </w:rPr>
            </w:pPr>
            <w:r w:rsidRPr="00CC0718">
              <w:rPr>
                <w:color w:val="000000"/>
                <w:spacing w:val="-2"/>
                <w:sz w:val="18"/>
              </w:rPr>
              <w:t>None</w:t>
            </w:r>
          </w:p>
        </w:tc>
      </w:tr>
      <w:tr w:rsidRPr="00CC0718" w:rsidR="00C71DC8" w:rsidTr="3A33D0EC" w14:paraId="30C8D9B4" w14:textId="77777777">
        <w:trPr>
          <w:trHeight w:val="458" w:hRule="exact"/>
        </w:trPr>
        <w:tc>
          <w:tcPr>
            <w:tcW w:w="6763" w:type="dxa"/>
            <w:gridSpan w:val="2"/>
            <w:tcBorders>
              <w:top w:val="single" w:color="8FB6EA" w:sz="5" w:space="0"/>
              <w:bottom w:val="single" w:color="8FB6EA" w:sz="5" w:space="0"/>
            </w:tcBorders>
            <w:shd w:val="clear" w:color="auto" w:fill="FFFFFF" w:themeFill="background1"/>
            <w:tcMar/>
          </w:tcPr>
          <w:p w:rsidRPr="00CC0718" w:rsidR="00C71DC8" w:rsidP="00244814" w:rsidRDefault="00C71DC8" w14:paraId="705506BA" w14:textId="77777777">
            <w:pPr>
              <w:rPr>
                <w:color w:val="000000"/>
                <w:spacing w:val="-2"/>
                <w:sz w:val="18"/>
              </w:rPr>
            </w:pPr>
            <w:r w:rsidRPr="00CC0718">
              <w:rPr>
                <w:color w:val="000000"/>
                <w:spacing w:val="-2"/>
                <w:sz w:val="18"/>
              </w:rPr>
              <w:t>Codes\\AXIAL CODE\\Q4 b- Activities of the club\CULTURAL AND SOCIAL EVENTS\have a lot of cultural programs which take place in India</w:t>
            </w:r>
          </w:p>
        </w:tc>
        <w:tc>
          <w:tcPr>
            <w:tcW w:w="2034" w:type="dxa"/>
            <w:tcBorders>
              <w:top w:val="single" w:color="8FB6EA" w:sz="5" w:space="0"/>
              <w:bottom w:val="single" w:color="8FB6EA" w:sz="5" w:space="0"/>
            </w:tcBorders>
            <w:shd w:val="clear" w:color="auto" w:fill="FFFFFF" w:themeFill="background1"/>
            <w:tcMar/>
          </w:tcPr>
          <w:p w:rsidRPr="00CC0718" w:rsidR="00C71DC8" w:rsidP="00244814" w:rsidRDefault="00C71DC8" w14:paraId="08EFF3A0" w14:textId="77777777">
            <w:pPr>
              <w:rPr>
                <w:color w:val="000000"/>
                <w:spacing w:val="-2"/>
                <w:sz w:val="18"/>
              </w:rPr>
            </w:pPr>
          </w:p>
        </w:tc>
        <w:tc>
          <w:tcPr>
            <w:tcW w:w="903" w:type="dxa"/>
            <w:tcBorders>
              <w:top w:val="single" w:color="8FB6EA" w:sz="5" w:space="0"/>
              <w:bottom w:val="single" w:color="8FB6EA" w:sz="5" w:space="0"/>
            </w:tcBorders>
            <w:shd w:val="clear" w:color="auto" w:fill="FFFFFF" w:themeFill="background1"/>
            <w:tcMar/>
          </w:tcPr>
          <w:p w:rsidRPr="00CC0718" w:rsidR="00C71DC8" w:rsidP="00244814" w:rsidRDefault="00C71DC8" w14:paraId="786203BC" w14:textId="77777777">
            <w:pPr>
              <w:rPr>
                <w:color w:val="000000"/>
                <w:spacing w:val="-2"/>
                <w:sz w:val="18"/>
              </w:rPr>
            </w:pPr>
            <w:r w:rsidRPr="00CC0718">
              <w:rPr>
                <w:color w:val="000000"/>
                <w:spacing w:val="-2"/>
                <w:sz w:val="18"/>
              </w:rPr>
              <w:t>No</w:t>
            </w:r>
          </w:p>
        </w:tc>
        <w:tc>
          <w:tcPr>
            <w:tcW w:w="1017" w:type="dxa"/>
            <w:tcBorders>
              <w:top w:val="single" w:color="8FB6EA" w:sz="5" w:space="0"/>
              <w:bottom w:val="single" w:color="8FB6EA" w:sz="5" w:space="0"/>
            </w:tcBorders>
            <w:shd w:val="clear" w:color="auto" w:fill="FFFFFF" w:themeFill="background1"/>
            <w:tcMar/>
          </w:tcPr>
          <w:p w:rsidRPr="00CC0718" w:rsidR="00C71DC8" w:rsidP="00244814" w:rsidRDefault="00C71DC8" w14:paraId="63362F7E" w14:textId="77777777">
            <w:pPr>
              <w:rPr>
                <w:color w:val="000000"/>
                <w:spacing w:val="-2"/>
                <w:sz w:val="18"/>
              </w:rPr>
            </w:pPr>
            <w:r w:rsidRPr="00CC0718">
              <w:rPr>
                <w:color w:val="000000"/>
                <w:spacing w:val="-2"/>
                <w:sz w:val="18"/>
              </w:rPr>
              <w:t>None</w:t>
            </w:r>
          </w:p>
        </w:tc>
      </w:tr>
      <w:tr w:rsidRPr="00CC0718" w:rsidR="00C71DC8" w:rsidTr="3A33D0EC" w14:paraId="25D33682" w14:textId="77777777">
        <w:trPr>
          <w:trHeight w:val="344" w:hRule="exact"/>
        </w:trPr>
        <w:tc>
          <w:tcPr>
            <w:tcW w:w="6763" w:type="dxa"/>
            <w:gridSpan w:val="2"/>
            <w:tcBorders>
              <w:top w:val="single" w:color="8FB6EA" w:sz="5" w:space="0"/>
              <w:bottom w:val="single" w:color="8FB6EA" w:sz="5" w:space="0"/>
            </w:tcBorders>
            <w:shd w:val="clear" w:color="auto" w:fill="FFFFFF" w:themeFill="background1"/>
            <w:tcMar/>
          </w:tcPr>
          <w:p w:rsidRPr="00CC0718" w:rsidR="00C71DC8" w:rsidP="00244814" w:rsidRDefault="00C71DC8" w14:paraId="24549B92" w14:textId="77777777">
            <w:pPr>
              <w:rPr>
                <w:color w:val="000000"/>
                <w:spacing w:val="-2"/>
                <w:sz w:val="18"/>
              </w:rPr>
            </w:pPr>
            <w:r w:rsidRPr="00CC0718">
              <w:rPr>
                <w:color w:val="000000"/>
                <w:spacing w:val="-2"/>
                <w:sz w:val="18"/>
              </w:rPr>
              <w:t>Codes\\AXIAL CODE\\Q4 b- Activities of the club\DEVELOPMENT AND WELLBEING</w:t>
            </w:r>
          </w:p>
        </w:tc>
        <w:tc>
          <w:tcPr>
            <w:tcW w:w="2034" w:type="dxa"/>
            <w:tcBorders>
              <w:top w:val="single" w:color="8FB6EA" w:sz="5" w:space="0"/>
              <w:bottom w:val="single" w:color="8FB6EA" w:sz="5" w:space="0"/>
            </w:tcBorders>
            <w:shd w:val="clear" w:color="auto" w:fill="FFFFFF" w:themeFill="background1"/>
            <w:tcMar/>
          </w:tcPr>
          <w:p w:rsidRPr="00CC0718" w:rsidR="00C71DC8" w:rsidP="00244814" w:rsidRDefault="00C71DC8" w14:paraId="5CE0E6F6" w14:textId="77777777">
            <w:pPr>
              <w:rPr>
                <w:color w:val="000000"/>
                <w:spacing w:val="-2"/>
                <w:sz w:val="18"/>
              </w:rPr>
            </w:pPr>
          </w:p>
        </w:tc>
        <w:tc>
          <w:tcPr>
            <w:tcW w:w="903" w:type="dxa"/>
            <w:tcBorders>
              <w:top w:val="single" w:color="8FB6EA" w:sz="5" w:space="0"/>
              <w:bottom w:val="single" w:color="8FB6EA" w:sz="5" w:space="0"/>
            </w:tcBorders>
            <w:shd w:val="clear" w:color="auto" w:fill="FFFFFF" w:themeFill="background1"/>
            <w:tcMar/>
          </w:tcPr>
          <w:p w:rsidRPr="00CC0718" w:rsidR="00C71DC8" w:rsidP="00244814" w:rsidRDefault="00C71DC8" w14:paraId="3B094AAD" w14:textId="77777777">
            <w:pPr>
              <w:rPr>
                <w:color w:val="000000"/>
                <w:spacing w:val="-2"/>
                <w:sz w:val="18"/>
              </w:rPr>
            </w:pPr>
            <w:r w:rsidRPr="00CC0718">
              <w:rPr>
                <w:color w:val="000000"/>
                <w:spacing w:val="-2"/>
                <w:sz w:val="18"/>
              </w:rPr>
              <w:t>Yes</w:t>
            </w:r>
          </w:p>
        </w:tc>
        <w:tc>
          <w:tcPr>
            <w:tcW w:w="1017" w:type="dxa"/>
            <w:tcBorders>
              <w:top w:val="single" w:color="8FB6EA" w:sz="5" w:space="0"/>
              <w:bottom w:val="single" w:color="8FB6EA" w:sz="5" w:space="0"/>
            </w:tcBorders>
            <w:shd w:val="clear" w:color="auto" w:fill="FFFFFF" w:themeFill="background1"/>
            <w:tcMar/>
          </w:tcPr>
          <w:p w:rsidRPr="00CC0718" w:rsidR="00C71DC8" w:rsidP="00244814" w:rsidRDefault="00C71DC8" w14:paraId="6E82AA7C" w14:textId="77777777">
            <w:pPr>
              <w:rPr>
                <w:color w:val="000000"/>
                <w:spacing w:val="-2"/>
                <w:sz w:val="18"/>
              </w:rPr>
            </w:pPr>
            <w:r w:rsidRPr="00CC0718">
              <w:rPr>
                <w:color w:val="000000"/>
                <w:spacing w:val="-2"/>
                <w:sz w:val="18"/>
              </w:rPr>
              <w:t>None</w:t>
            </w:r>
          </w:p>
        </w:tc>
      </w:tr>
      <w:tr w:rsidRPr="00CC0718" w:rsidR="00C71DC8" w:rsidTr="3A33D0EC" w14:paraId="0D068525" w14:textId="77777777">
        <w:trPr>
          <w:trHeight w:val="344" w:hRule="exact"/>
        </w:trPr>
        <w:tc>
          <w:tcPr>
            <w:tcW w:w="6763" w:type="dxa"/>
            <w:gridSpan w:val="2"/>
            <w:tcBorders>
              <w:top w:val="single" w:color="8FB6EA" w:sz="5" w:space="0"/>
              <w:bottom w:val="single" w:color="8FB6EA" w:sz="5" w:space="0"/>
            </w:tcBorders>
            <w:shd w:val="clear" w:color="auto" w:fill="FFFFFF" w:themeFill="background1"/>
            <w:tcMar/>
          </w:tcPr>
          <w:p w:rsidRPr="00CC0718" w:rsidR="00C71DC8" w:rsidP="3A33D0EC" w:rsidRDefault="00C71DC8" w14:paraId="32DEDC70" w14:textId="77777777">
            <w:pPr>
              <w:rPr>
                <w:color w:val="000000"/>
                <w:spacing w:val="-2"/>
                <w:sz w:val="18"/>
                <w:szCs w:val="18"/>
                <w:lang w:val="en-US"/>
              </w:rPr>
            </w:pPr>
            <w:r w:rsidRPr="3A33D0EC" w:rsidR="00C71DC8">
              <w:rPr>
                <w:color w:val="000000"/>
                <w:spacing w:val="-2"/>
                <w:sz w:val="18"/>
                <w:szCs w:val="18"/>
                <w:lang w:val="en-US"/>
              </w:rPr>
              <w:t>Codes\\AXIAL CODE\\Q4 b- Activities of the club\DEVELOPMENT AND WELLBEING\</w:t>
            </w:r>
            <w:r w:rsidRPr="3A33D0EC" w:rsidR="00C71DC8">
              <w:rPr>
                <w:color w:val="000000"/>
                <w:spacing w:val="-2"/>
                <w:sz w:val="18"/>
                <w:szCs w:val="18"/>
                <w:lang w:val="en-US"/>
              </w:rPr>
              <w:t>activites</w:t>
            </w:r>
          </w:p>
        </w:tc>
        <w:tc>
          <w:tcPr>
            <w:tcW w:w="2034" w:type="dxa"/>
            <w:tcBorders>
              <w:top w:val="single" w:color="8FB6EA" w:sz="5" w:space="0"/>
              <w:bottom w:val="single" w:color="8FB6EA" w:sz="5" w:space="0"/>
            </w:tcBorders>
            <w:shd w:val="clear" w:color="auto" w:fill="FFFFFF" w:themeFill="background1"/>
            <w:tcMar/>
          </w:tcPr>
          <w:p w:rsidRPr="00CC0718" w:rsidR="00C71DC8" w:rsidP="00244814" w:rsidRDefault="00C71DC8" w14:paraId="2ABB8BE8" w14:textId="77777777">
            <w:pPr>
              <w:rPr>
                <w:color w:val="000000"/>
                <w:spacing w:val="-2"/>
                <w:sz w:val="18"/>
              </w:rPr>
            </w:pPr>
          </w:p>
        </w:tc>
        <w:tc>
          <w:tcPr>
            <w:tcW w:w="903" w:type="dxa"/>
            <w:tcBorders>
              <w:top w:val="single" w:color="8FB6EA" w:sz="5" w:space="0"/>
              <w:bottom w:val="single" w:color="8FB6EA" w:sz="5" w:space="0"/>
            </w:tcBorders>
            <w:shd w:val="clear" w:color="auto" w:fill="FFFFFF" w:themeFill="background1"/>
            <w:tcMar/>
          </w:tcPr>
          <w:p w:rsidRPr="00CC0718" w:rsidR="00C71DC8" w:rsidP="00244814" w:rsidRDefault="00C71DC8" w14:paraId="77F3073D" w14:textId="77777777">
            <w:pPr>
              <w:rPr>
                <w:color w:val="000000"/>
                <w:spacing w:val="-2"/>
                <w:sz w:val="18"/>
              </w:rPr>
            </w:pPr>
            <w:r w:rsidRPr="00CC0718">
              <w:rPr>
                <w:color w:val="000000"/>
                <w:spacing w:val="-2"/>
                <w:sz w:val="18"/>
              </w:rPr>
              <w:t>No</w:t>
            </w:r>
          </w:p>
        </w:tc>
        <w:tc>
          <w:tcPr>
            <w:tcW w:w="1017" w:type="dxa"/>
            <w:tcBorders>
              <w:top w:val="single" w:color="8FB6EA" w:sz="5" w:space="0"/>
              <w:bottom w:val="single" w:color="8FB6EA" w:sz="5" w:space="0"/>
            </w:tcBorders>
            <w:shd w:val="clear" w:color="auto" w:fill="FFFFFF" w:themeFill="background1"/>
            <w:tcMar/>
          </w:tcPr>
          <w:p w:rsidRPr="00CC0718" w:rsidR="00C71DC8" w:rsidP="00244814" w:rsidRDefault="00C71DC8" w14:paraId="4169A5B2" w14:textId="77777777">
            <w:pPr>
              <w:rPr>
                <w:color w:val="000000"/>
                <w:spacing w:val="-2"/>
                <w:sz w:val="18"/>
              </w:rPr>
            </w:pPr>
            <w:r w:rsidRPr="00CC0718">
              <w:rPr>
                <w:color w:val="000000"/>
                <w:spacing w:val="-2"/>
                <w:sz w:val="18"/>
              </w:rPr>
              <w:t>None</w:t>
            </w:r>
          </w:p>
        </w:tc>
      </w:tr>
      <w:tr w:rsidRPr="00CC0718" w:rsidR="00C71DC8" w:rsidTr="3A33D0EC" w14:paraId="1F7CE468" w14:textId="77777777">
        <w:trPr>
          <w:trHeight w:val="444" w:hRule="exact"/>
        </w:trPr>
        <w:tc>
          <w:tcPr>
            <w:tcW w:w="6763" w:type="dxa"/>
            <w:gridSpan w:val="2"/>
            <w:tcBorders>
              <w:top w:val="single" w:color="8FB6EA" w:sz="5" w:space="0"/>
              <w:bottom w:val="single" w:color="8FB6EA" w:sz="5" w:space="0"/>
            </w:tcBorders>
            <w:shd w:val="clear" w:color="auto" w:fill="FFFFFF" w:themeFill="background1"/>
            <w:tcMar/>
          </w:tcPr>
          <w:p w:rsidRPr="00CC0718" w:rsidR="00C71DC8" w:rsidP="00244814" w:rsidRDefault="00C71DC8" w14:paraId="4E2E89FF" w14:textId="77777777">
            <w:pPr>
              <w:rPr>
                <w:color w:val="000000"/>
                <w:spacing w:val="-2"/>
                <w:sz w:val="18"/>
              </w:rPr>
            </w:pPr>
            <w:r w:rsidRPr="00CC0718">
              <w:rPr>
                <w:color w:val="000000"/>
                <w:spacing w:val="-2"/>
                <w:sz w:val="18"/>
              </w:rPr>
              <w:t>Codes\\AXIAL CODE\\Q4 b- Activities of the club\DEVELOPMENT AND WELLBEING\activities for Welfare of the students</w:t>
            </w:r>
          </w:p>
        </w:tc>
        <w:tc>
          <w:tcPr>
            <w:tcW w:w="2034" w:type="dxa"/>
            <w:tcBorders>
              <w:top w:val="single" w:color="8FB6EA" w:sz="5" w:space="0"/>
              <w:bottom w:val="single" w:color="8FB6EA" w:sz="5" w:space="0"/>
            </w:tcBorders>
            <w:shd w:val="clear" w:color="auto" w:fill="FFFFFF" w:themeFill="background1"/>
            <w:tcMar/>
          </w:tcPr>
          <w:p w:rsidRPr="00CC0718" w:rsidR="00C71DC8" w:rsidP="00244814" w:rsidRDefault="00C71DC8" w14:paraId="6A70E642" w14:textId="77777777">
            <w:pPr>
              <w:rPr>
                <w:color w:val="000000"/>
                <w:spacing w:val="-2"/>
                <w:sz w:val="18"/>
              </w:rPr>
            </w:pPr>
          </w:p>
        </w:tc>
        <w:tc>
          <w:tcPr>
            <w:tcW w:w="903" w:type="dxa"/>
            <w:tcBorders>
              <w:top w:val="single" w:color="8FB6EA" w:sz="5" w:space="0"/>
              <w:bottom w:val="single" w:color="8FB6EA" w:sz="5" w:space="0"/>
            </w:tcBorders>
            <w:shd w:val="clear" w:color="auto" w:fill="FFFFFF" w:themeFill="background1"/>
            <w:tcMar/>
          </w:tcPr>
          <w:p w:rsidRPr="00CC0718" w:rsidR="00C71DC8" w:rsidP="00244814" w:rsidRDefault="00C71DC8" w14:paraId="083E5E07" w14:textId="77777777">
            <w:pPr>
              <w:rPr>
                <w:color w:val="000000"/>
                <w:spacing w:val="-2"/>
                <w:sz w:val="18"/>
              </w:rPr>
            </w:pPr>
            <w:r w:rsidRPr="00CC0718">
              <w:rPr>
                <w:color w:val="000000"/>
                <w:spacing w:val="-2"/>
                <w:sz w:val="18"/>
              </w:rPr>
              <w:t>No</w:t>
            </w:r>
          </w:p>
        </w:tc>
        <w:tc>
          <w:tcPr>
            <w:tcW w:w="1017" w:type="dxa"/>
            <w:tcBorders>
              <w:top w:val="single" w:color="8FB6EA" w:sz="5" w:space="0"/>
              <w:bottom w:val="single" w:color="8FB6EA" w:sz="5" w:space="0"/>
            </w:tcBorders>
            <w:shd w:val="clear" w:color="auto" w:fill="FFFFFF" w:themeFill="background1"/>
            <w:tcMar/>
          </w:tcPr>
          <w:p w:rsidRPr="00CC0718" w:rsidR="00C71DC8" w:rsidP="00244814" w:rsidRDefault="00C71DC8" w14:paraId="5BA9E32C" w14:textId="77777777">
            <w:pPr>
              <w:rPr>
                <w:color w:val="000000"/>
                <w:spacing w:val="-2"/>
                <w:sz w:val="18"/>
              </w:rPr>
            </w:pPr>
            <w:r w:rsidRPr="00CC0718">
              <w:rPr>
                <w:color w:val="000000"/>
                <w:spacing w:val="-2"/>
                <w:sz w:val="18"/>
              </w:rPr>
              <w:t>None</w:t>
            </w:r>
          </w:p>
        </w:tc>
      </w:tr>
      <w:tr w:rsidRPr="00CC0718" w:rsidR="00C71DC8" w:rsidTr="3A33D0EC" w14:paraId="61D308DD" w14:textId="77777777">
        <w:trPr>
          <w:trHeight w:val="458" w:hRule="exact"/>
        </w:trPr>
        <w:tc>
          <w:tcPr>
            <w:tcW w:w="6763" w:type="dxa"/>
            <w:gridSpan w:val="2"/>
            <w:tcBorders>
              <w:top w:val="single" w:color="8FB6EA" w:sz="5" w:space="0"/>
              <w:bottom w:val="single" w:color="8FB6EA" w:sz="5" w:space="0"/>
            </w:tcBorders>
            <w:shd w:val="clear" w:color="auto" w:fill="FFFFFF" w:themeFill="background1"/>
            <w:tcMar/>
          </w:tcPr>
          <w:p w:rsidRPr="00CC0718" w:rsidR="00C71DC8" w:rsidP="00244814" w:rsidRDefault="00C71DC8" w14:paraId="15531FF5" w14:textId="77777777">
            <w:pPr>
              <w:rPr>
                <w:color w:val="000000"/>
                <w:spacing w:val="-2"/>
                <w:sz w:val="18"/>
              </w:rPr>
            </w:pPr>
            <w:r w:rsidRPr="00CC0718">
              <w:rPr>
                <w:color w:val="000000"/>
                <w:spacing w:val="-2"/>
                <w:sz w:val="18"/>
              </w:rPr>
              <w:t>Codes\\AXIAL CODE\\Q4 b- Activities of the club\DEVELOPMENT AND WELLBEING\Benefit people in WPI</w:t>
            </w:r>
          </w:p>
        </w:tc>
        <w:tc>
          <w:tcPr>
            <w:tcW w:w="2034" w:type="dxa"/>
            <w:tcBorders>
              <w:top w:val="single" w:color="8FB6EA" w:sz="5" w:space="0"/>
              <w:bottom w:val="single" w:color="8FB6EA" w:sz="5" w:space="0"/>
            </w:tcBorders>
            <w:shd w:val="clear" w:color="auto" w:fill="FFFFFF" w:themeFill="background1"/>
            <w:tcMar/>
          </w:tcPr>
          <w:p w:rsidRPr="00CC0718" w:rsidR="00C71DC8" w:rsidP="00244814" w:rsidRDefault="00C71DC8" w14:paraId="30FDB9FE" w14:textId="77777777">
            <w:pPr>
              <w:rPr>
                <w:color w:val="000000"/>
                <w:spacing w:val="-2"/>
                <w:sz w:val="18"/>
              </w:rPr>
            </w:pPr>
          </w:p>
        </w:tc>
        <w:tc>
          <w:tcPr>
            <w:tcW w:w="903" w:type="dxa"/>
            <w:tcBorders>
              <w:top w:val="single" w:color="8FB6EA" w:sz="5" w:space="0"/>
              <w:bottom w:val="single" w:color="8FB6EA" w:sz="5" w:space="0"/>
            </w:tcBorders>
            <w:shd w:val="clear" w:color="auto" w:fill="FFFFFF" w:themeFill="background1"/>
            <w:tcMar/>
          </w:tcPr>
          <w:p w:rsidRPr="00CC0718" w:rsidR="00C71DC8" w:rsidP="00244814" w:rsidRDefault="00C71DC8" w14:paraId="10D523C3" w14:textId="77777777">
            <w:pPr>
              <w:rPr>
                <w:color w:val="000000"/>
                <w:spacing w:val="-2"/>
                <w:sz w:val="18"/>
              </w:rPr>
            </w:pPr>
            <w:r w:rsidRPr="00CC0718">
              <w:rPr>
                <w:color w:val="000000"/>
                <w:spacing w:val="-2"/>
                <w:sz w:val="18"/>
              </w:rPr>
              <w:t>No</w:t>
            </w:r>
          </w:p>
        </w:tc>
        <w:tc>
          <w:tcPr>
            <w:tcW w:w="1017" w:type="dxa"/>
            <w:tcBorders>
              <w:top w:val="single" w:color="8FB6EA" w:sz="5" w:space="0"/>
              <w:bottom w:val="single" w:color="8FB6EA" w:sz="5" w:space="0"/>
            </w:tcBorders>
            <w:shd w:val="clear" w:color="auto" w:fill="FFFFFF" w:themeFill="background1"/>
            <w:tcMar/>
          </w:tcPr>
          <w:p w:rsidRPr="00CC0718" w:rsidR="00C71DC8" w:rsidP="00244814" w:rsidRDefault="00C71DC8" w14:paraId="5BC9A530" w14:textId="77777777">
            <w:pPr>
              <w:rPr>
                <w:color w:val="000000"/>
                <w:spacing w:val="-2"/>
                <w:sz w:val="18"/>
              </w:rPr>
            </w:pPr>
            <w:r w:rsidRPr="00CC0718">
              <w:rPr>
                <w:color w:val="000000"/>
                <w:spacing w:val="-2"/>
                <w:sz w:val="18"/>
              </w:rPr>
              <w:t>None</w:t>
            </w:r>
          </w:p>
        </w:tc>
      </w:tr>
      <w:tr w:rsidRPr="00CC0718" w:rsidR="00C71DC8" w:rsidTr="3A33D0EC" w14:paraId="4F97F8E9" w14:textId="77777777">
        <w:trPr>
          <w:trHeight w:val="459" w:hRule="exact"/>
        </w:trPr>
        <w:tc>
          <w:tcPr>
            <w:tcW w:w="6763" w:type="dxa"/>
            <w:gridSpan w:val="2"/>
            <w:tcBorders>
              <w:top w:val="single" w:color="8FB6EA" w:sz="5" w:space="0"/>
              <w:bottom w:val="single" w:color="8FB6EA" w:sz="5" w:space="0"/>
            </w:tcBorders>
            <w:shd w:val="clear" w:color="auto" w:fill="FFFFFF" w:themeFill="background1"/>
            <w:tcMar/>
          </w:tcPr>
          <w:p w:rsidRPr="00CC0718" w:rsidR="00C71DC8" w:rsidP="00244814" w:rsidRDefault="00C71DC8" w14:paraId="7807EBBC" w14:textId="77777777">
            <w:pPr>
              <w:rPr>
                <w:color w:val="000000"/>
                <w:spacing w:val="-2"/>
                <w:sz w:val="18"/>
              </w:rPr>
            </w:pPr>
            <w:r w:rsidRPr="00CC0718">
              <w:rPr>
                <w:color w:val="000000"/>
                <w:spacing w:val="-2"/>
                <w:sz w:val="18"/>
              </w:rPr>
              <w:t>Codes\\AXIAL CODE\\Q4 b- Activities of the club\DEVELOPMENT AND WELLBEING\Business point of view event</w:t>
            </w:r>
          </w:p>
        </w:tc>
        <w:tc>
          <w:tcPr>
            <w:tcW w:w="2034" w:type="dxa"/>
            <w:tcBorders>
              <w:top w:val="single" w:color="8FB6EA" w:sz="5" w:space="0"/>
              <w:bottom w:val="single" w:color="8FB6EA" w:sz="5" w:space="0"/>
            </w:tcBorders>
            <w:shd w:val="clear" w:color="auto" w:fill="FFFFFF" w:themeFill="background1"/>
            <w:tcMar/>
          </w:tcPr>
          <w:p w:rsidRPr="00CC0718" w:rsidR="00C71DC8" w:rsidP="00244814" w:rsidRDefault="00C71DC8" w14:paraId="62EB8940" w14:textId="77777777">
            <w:pPr>
              <w:rPr>
                <w:color w:val="000000"/>
                <w:spacing w:val="-2"/>
                <w:sz w:val="18"/>
              </w:rPr>
            </w:pPr>
          </w:p>
        </w:tc>
        <w:tc>
          <w:tcPr>
            <w:tcW w:w="903" w:type="dxa"/>
            <w:tcBorders>
              <w:top w:val="single" w:color="8FB6EA" w:sz="5" w:space="0"/>
              <w:bottom w:val="single" w:color="8FB6EA" w:sz="5" w:space="0"/>
            </w:tcBorders>
            <w:shd w:val="clear" w:color="auto" w:fill="FFFFFF" w:themeFill="background1"/>
            <w:tcMar/>
          </w:tcPr>
          <w:p w:rsidRPr="00CC0718" w:rsidR="00C71DC8" w:rsidP="00244814" w:rsidRDefault="00C71DC8" w14:paraId="00FD4321" w14:textId="77777777">
            <w:pPr>
              <w:rPr>
                <w:color w:val="000000"/>
                <w:spacing w:val="-2"/>
                <w:sz w:val="18"/>
              </w:rPr>
            </w:pPr>
            <w:r w:rsidRPr="00CC0718">
              <w:rPr>
                <w:color w:val="000000"/>
                <w:spacing w:val="-2"/>
                <w:sz w:val="18"/>
              </w:rPr>
              <w:t>No</w:t>
            </w:r>
          </w:p>
        </w:tc>
        <w:tc>
          <w:tcPr>
            <w:tcW w:w="1017" w:type="dxa"/>
            <w:tcBorders>
              <w:top w:val="single" w:color="8FB6EA" w:sz="5" w:space="0"/>
              <w:bottom w:val="single" w:color="8FB6EA" w:sz="5" w:space="0"/>
            </w:tcBorders>
            <w:shd w:val="clear" w:color="auto" w:fill="FFFFFF" w:themeFill="background1"/>
            <w:tcMar/>
          </w:tcPr>
          <w:p w:rsidRPr="00CC0718" w:rsidR="00C71DC8" w:rsidP="00244814" w:rsidRDefault="00C71DC8" w14:paraId="0F050B87" w14:textId="77777777">
            <w:pPr>
              <w:rPr>
                <w:color w:val="000000"/>
                <w:spacing w:val="-2"/>
                <w:sz w:val="18"/>
              </w:rPr>
            </w:pPr>
            <w:r w:rsidRPr="00CC0718">
              <w:rPr>
                <w:color w:val="000000"/>
                <w:spacing w:val="-2"/>
                <w:sz w:val="18"/>
              </w:rPr>
              <w:t>None</w:t>
            </w:r>
          </w:p>
        </w:tc>
      </w:tr>
      <w:tr w:rsidRPr="00CC0718" w:rsidR="00C71DC8" w:rsidTr="3A33D0EC" w14:paraId="0CA58A29" w14:textId="77777777">
        <w:trPr>
          <w:trHeight w:val="458" w:hRule="exact"/>
        </w:trPr>
        <w:tc>
          <w:tcPr>
            <w:tcW w:w="6763" w:type="dxa"/>
            <w:gridSpan w:val="2"/>
            <w:tcBorders>
              <w:top w:val="single" w:color="8FB6EA" w:sz="5" w:space="0"/>
              <w:bottom w:val="single" w:color="8FB6EA" w:sz="5" w:space="0"/>
            </w:tcBorders>
            <w:shd w:val="clear" w:color="auto" w:fill="FFFFFF" w:themeFill="background1"/>
            <w:tcMar/>
          </w:tcPr>
          <w:p w:rsidRPr="00CC0718" w:rsidR="00C71DC8" w:rsidP="00244814" w:rsidRDefault="00C71DC8" w14:paraId="1434D0D6" w14:textId="77777777">
            <w:pPr>
              <w:rPr>
                <w:color w:val="000000"/>
                <w:spacing w:val="-2"/>
                <w:sz w:val="18"/>
              </w:rPr>
            </w:pPr>
            <w:r w:rsidRPr="00CC0718">
              <w:rPr>
                <w:color w:val="000000"/>
                <w:spacing w:val="-2"/>
                <w:sz w:val="18"/>
              </w:rPr>
              <w:t>Codes\\AXIAL CODE\\Q4 b- Activities of the club\DEVELOPMENT AND WELLBEING\Community learning</w:t>
            </w:r>
          </w:p>
        </w:tc>
        <w:tc>
          <w:tcPr>
            <w:tcW w:w="2034" w:type="dxa"/>
            <w:tcBorders>
              <w:top w:val="single" w:color="8FB6EA" w:sz="5" w:space="0"/>
              <w:bottom w:val="single" w:color="8FB6EA" w:sz="5" w:space="0"/>
            </w:tcBorders>
            <w:shd w:val="clear" w:color="auto" w:fill="FFFFFF" w:themeFill="background1"/>
            <w:tcMar/>
          </w:tcPr>
          <w:p w:rsidRPr="00CC0718" w:rsidR="00C71DC8" w:rsidP="00244814" w:rsidRDefault="00C71DC8" w14:paraId="493C56DE" w14:textId="77777777">
            <w:pPr>
              <w:rPr>
                <w:color w:val="000000"/>
                <w:spacing w:val="-2"/>
                <w:sz w:val="18"/>
              </w:rPr>
            </w:pPr>
          </w:p>
        </w:tc>
        <w:tc>
          <w:tcPr>
            <w:tcW w:w="903" w:type="dxa"/>
            <w:tcBorders>
              <w:top w:val="single" w:color="8FB6EA" w:sz="5" w:space="0"/>
              <w:bottom w:val="single" w:color="8FB6EA" w:sz="5" w:space="0"/>
            </w:tcBorders>
            <w:shd w:val="clear" w:color="auto" w:fill="FFFFFF" w:themeFill="background1"/>
            <w:tcMar/>
          </w:tcPr>
          <w:p w:rsidRPr="00CC0718" w:rsidR="00C71DC8" w:rsidP="00244814" w:rsidRDefault="00C71DC8" w14:paraId="2ADD542C" w14:textId="77777777">
            <w:pPr>
              <w:rPr>
                <w:color w:val="000000"/>
                <w:spacing w:val="-2"/>
                <w:sz w:val="18"/>
              </w:rPr>
            </w:pPr>
            <w:r w:rsidRPr="00CC0718">
              <w:rPr>
                <w:color w:val="000000"/>
                <w:spacing w:val="-2"/>
                <w:sz w:val="18"/>
              </w:rPr>
              <w:t>No</w:t>
            </w:r>
          </w:p>
        </w:tc>
        <w:tc>
          <w:tcPr>
            <w:tcW w:w="1017" w:type="dxa"/>
            <w:tcBorders>
              <w:top w:val="single" w:color="8FB6EA" w:sz="5" w:space="0"/>
              <w:bottom w:val="single" w:color="8FB6EA" w:sz="5" w:space="0"/>
            </w:tcBorders>
            <w:shd w:val="clear" w:color="auto" w:fill="FFFFFF" w:themeFill="background1"/>
            <w:tcMar/>
          </w:tcPr>
          <w:p w:rsidRPr="00CC0718" w:rsidR="00C71DC8" w:rsidP="00244814" w:rsidRDefault="00C71DC8" w14:paraId="07F2E771" w14:textId="77777777">
            <w:pPr>
              <w:rPr>
                <w:color w:val="000000"/>
                <w:spacing w:val="-2"/>
                <w:sz w:val="18"/>
              </w:rPr>
            </w:pPr>
            <w:r w:rsidRPr="00CC0718">
              <w:rPr>
                <w:color w:val="000000"/>
                <w:spacing w:val="-2"/>
                <w:sz w:val="18"/>
              </w:rPr>
              <w:t>None</w:t>
            </w:r>
          </w:p>
        </w:tc>
      </w:tr>
      <w:tr w:rsidRPr="00CC0718" w:rsidR="00C71DC8" w:rsidTr="3A33D0EC" w14:paraId="65575C31" w14:textId="77777777">
        <w:trPr>
          <w:trHeight w:val="459" w:hRule="exact"/>
        </w:trPr>
        <w:tc>
          <w:tcPr>
            <w:tcW w:w="6763" w:type="dxa"/>
            <w:gridSpan w:val="2"/>
            <w:tcBorders>
              <w:top w:val="single" w:color="8FB6EA" w:sz="5" w:space="0"/>
              <w:bottom w:val="single" w:color="8FB6EA" w:sz="5" w:space="0"/>
            </w:tcBorders>
            <w:shd w:val="clear" w:color="auto" w:fill="FFFFFF" w:themeFill="background1"/>
            <w:tcMar/>
          </w:tcPr>
          <w:p w:rsidRPr="00CC0718" w:rsidR="00C71DC8" w:rsidP="00244814" w:rsidRDefault="00C71DC8" w14:paraId="45B1EB89" w14:textId="77777777">
            <w:pPr>
              <w:rPr>
                <w:color w:val="000000"/>
                <w:spacing w:val="-2"/>
                <w:sz w:val="18"/>
              </w:rPr>
            </w:pPr>
            <w:r w:rsidRPr="00CC0718">
              <w:rPr>
                <w:color w:val="000000"/>
                <w:spacing w:val="-2"/>
                <w:sz w:val="18"/>
              </w:rPr>
              <w:t>Codes\\AXIAL CODE\\Q4 b- Activities of the club\DEVELOPMENT AND WELLBEING\Encouragement and Fellowship</w:t>
            </w:r>
          </w:p>
        </w:tc>
        <w:tc>
          <w:tcPr>
            <w:tcW w:w="2034" w:type="dxa"/>
            <w:tcBorders>
              <w:top w:val="single" w:color="8FB6EA" w:sz="5" w:space="0"/>
              <w:bottom w:val="single" w:color="8FB6EA" w:sz="5" w:space="0"/>
            </w:tcBorders>
            <w:shd w:val="clear" w:color="auto" w:fill="FFFFFF" w:themeFill="background1"/>
            <w:tcMar/>
          </w:tcPr>
          <w:p w:rsidRPr="00CC0718" w:rsidR="00C71DC8" w:rsidP="00244814" w:rsidRDefault="00C71DC8" w14:paraId="55A5B9CA" w14:textId="77777777">
            <w:pPr>
              <w:rPr>
                <w:color w:val="000000"/>
                <w:spacing w:val="-2"/>
                <w:sz w:val="18"/>
              </w:rPr>
            </w:pPr>
          </w:p>
        </w:tc>
        <w:tc>
          <w:tcPr>
            <w:tcW w:w="903" w:type="dxa"/>
            <w:tcBorders>
              <w:top w:val="single" w:color="8FB6EA" w:sz="5" w:space="0"/>
              <w:bottom w:val="single" w:color="8FB6EA" w:sz="5" w:space="0"/>
            </w:tcBorders>
            <w:shd w:val="clear" w:color="auto" w:fill="FFFFFF" w:themeFill="background1"/>
            <w:tcMar/>
          </w:tcPr>
          <w:p w:rsidRPr="00CC0718" w:rsidR="00C71DC8" w:rsidP="00244814" w:rsidRDefault="00C71DC8" w14:paraId="51D55E1D" w14:textId="77777777">
            <w:pPr>
              <w:rPr>
                <w:color w:val="000000"/>
                <w:spacing w:val="-2"/>
                <w:sz w:val="18"/>
              </w:rPr>
            </w:pPr>
            <w:r w:rsidRPr="00CC0718">
              <w:rPr>
                <w:color w:val="000000"/>
                <w:spacing w:val="-2"/>
                <w:sz w:val="18"/>
              </w:rPr>
              <w:t>No</w:t>
            </w:r>
          </w:p>
        </w:tc>
        <w:tc>
          <w:tcPr>
            <w:tcW w:w="1017" w:type="dxa"/>
            <w:tcBorders>
              <w:top w:val="single" w:color="8FB6EA" w:sz="5" w:space="0"/>
              <w:bottom w:val="single" w:color="8FB6EA" w:sz="5" w:space="0"/>
            </w:tcBorders>
            <w:shd w:val="clear" w:color="auto" w:fill="FFFFFF" w:themeFill="background1"/>
            <w:tcMar/>
          </w:tcPr>
          <w:p w:rsidRPr="00CC0718" w:rsidR="00C71DC8" w:rsidP="00244814" w:rsidRDefault="00C71DC8" w14:paraId="01884F50" w14:textId="77777777">
            <w:pPr>
              <w:rPr>
                <w:color w:val="000000"/>
                <w:spacing w:val="-2"/>
                <w:sz w:val="18"/>
              </w:rPr>
            </w:pPr>
            <w:r w:rsidRPr="00CC0718">
              <w:rPr>
                <w:color w:val="000000"/>
                <w:spacing w:val="-2"/>
                <w:sz w:val="18"/>
              </w:rPr>
              <w:t>None</w:t>
            </w:r>
          </w:p>
        </w:tc>
      </w:tr>
      <w:tr w:rsidRPr="00CC0718" w:rsidR="00C71DC8" w:rsidTr="3A33D0EC" w14:paraId="4F9EC5F4" w14:textId="77777777">
        <w:trPr>
          <w:trHeight w:val="458" w:hRule="exact"/>
        </w:trPr>
        <w:tc>
          <w:tcPr>
            <w:tcW w:w="6763" w:type="dxa"/>
            <w:gridSpan w:val="2"/>
            <w:tcBorders>
              <w:top w:val="single" w:color="8FB6EA" w:sz="5" w:space="0"/>
              <w:bottom w:val="single" w:color="8FB6EA" w:sz="5" w:space="0"/>
            </w:tcBorders>
            <w:shd w:val="clear" w:color="auto" w:fill="FFFFFF" w:themeFill="background1"/>
            <w:tcMar/>
          </w:tcPr>
          <w:p w:rsidRPr="00CC0718" w:rsidR="00C71DC8" w:rsidP="3A33D0EC" w:rsidRDefault="00C71DC8" w14:paraId="6378C37A" w14:textId="77777777">
            <w:pPr>
              <w:rPr>
                <w:color w:val="000000"/>
                <w:spacing w:val="-2"/>
                <w:sz w:val="18"/>
                <w:szCs w:val="18"/>
                <w:lang w:val="en-US"/>
              </w:rPr>
            </w:pPr>
            <w:r w:rsidRPr="3A33D0EC" w:rsidR="00C71DC8">
              <w:rPr>
                <w:color w:val="000000"/>
                <w:spacing w:val="-2"/>
                <w:sz w:val="18"/>
                <w:szCs w:val="18"/>
                <w:lang w:val="en-US"/>
              </w:rPr>
              <w:t>Codes\\AXIAL CODE\\Q4 b- Activities of the club\DEVELOPMENT AND WELLBEING\</w:t>
            </w:r>
            <w:r w:rsidRPr="3A33D0EC" w:rsidR="00C71DC8">
              <w:rPr>
                <w:color w:val="000000"/>
                <w:spacing w:val="-2"/>
                <w:sz w:val="18"/>
                <w:szCs w:val="18"/>
                <w:lang w:val="en-US"/>
              </w:rPr>
              <w:t>students</w:t>
            </w:r>
            <w:r w:rsidRPr="3A33D0EC" w:rsidR="00C71DC8">
              <w:rPr>
                <w:color w:val="000000"/>
                <w:spacing w:val="-2"/>
                <w:sz w:val="18"/>
                <w:szCs w:val="18"/>
                <w:lang w:val="en-US"/>
              </w:rPr>
              <w:t xml:space="preserve"> personal growth</w:t>
            </w:r>
          </w:p>
        </w:tc>
        <w:tc>
          <w:tcPr>
            <w:tcW w:w="2034" w:type="dxa"/>
            <w:tcBorders>
              <w:top w:val="single" w:color="8FB6EA" w:sz="5" w:space="0"/>
              <w:bottom w:val="single" w:color="8FB6EA" w:sz="5" w:space="0"/>
            </w:tcBorders>
            <w:shd w:val="clear" w:color="auto" w:fill="FFFFFF" w:themeFill="background1"/>
            <w:tcMar/>
          </w:tcPr>
          <w:p w:rsidRPr="00CC0718" w:rsidR="00C71DC8" w:rsidP="00244814" w:rsidRDefault="00C71DC8" w14:paraId="2AF01868" w14:textId="77777777">
            <w:pPr>
              <w:rPr>
                <w:color w:val="000000"/>
                <w:spacing w:val="-2"/>
                <w:sz w:val="18"/>
              </w:rPr>
            </w:pPr>
          </w:p>
        </w:tc>
        <w:tc>
          <w:tcPr>
            <w:tcW w:w="903" w:type="dxa"/>
            <w:tcBorders>
              <w:top w:val="single" w:color="8FB6EA" w:sz="5" w:space="0"/>
              <w:bottom w:val="single" w:color="8FB6EA" w:sz="5" w:space="0"/>
            </w:tcBorders>
            <w:shd w:val="clear" w:color="auto" w:fill="FFFFFF" w:themeFill="background1"/>
            <w:tcMar/>
          </w:tcPr>
          <w:p w:rsidRPr="00CC0718" w:rsidR="00C71DC8" w:rsidP="00244814" w:rsidRDefault="00C71DC8" w14:paraId="57E515A3" w14:textId="77777777">
            <w:pPr>
              <w:rPr>
                <w:color w:val="000000"/>
                <w:spacing w:val="-2"/>
                <w:sz w:val="18"/>
              </w:rPr>
            </w:pPr>
            <w:r w:rsidRPr="00CC0718">
              <w:rPr>
                <w:color w:val="000000"/>
                <w:spacing w:val="-2"/>
                <w:sz w:val="18"/>
              </w:rPr>
              <w:t>No</w:t>
            </w:r>
          </w:p>
        </w:tc>
        <w:tc>
          <w:tcPr>
            <w:tcW w:w="1017" w:type="dxa"/>
            <w:tcBorders>
              <w:top w:val="single" w:color="8FB6EA" w:sz="5" w:space="0"/>
              <w:bottom w:val="single" w:color="8FB6EA" w:sz="5" w:space="0"/>
            </w:tcBorders>
            <w:shd w:val="clear" w:color="auto" w:fill="FFFFFF" w:themeFill="background1"/>
            <w:tcMar/>
          </w:tcPr>
          <w:p w:rsidRPr="00CC0718" w:rsidR="00C71DC8" w:rsidP="00244814" w:rsidRDefault="00C71DC8" w14:paraId="0A7BEF7A" w14:textId="77777777">
            <w:pPr>
              <w:rPr>
                <w:color w:val="000000"/>
                <w:spacing w:val="-2"/>
                <w:sz w:val="18"/>
              </w:rPr>
            </w:pPr>
            <w:r w:rsidRPr="00CC0718">
              <w:rPr>
                <w:color w:val="000000"/>
                <w:spacing w:val="-2"/>
                <w:sz w:val="18"/>
              </w:rPr>
              <w:t>None</w:t>
            </w:r>
          </w:p>
        </w:tc>
      </w:tr>
      <w:tr w:rsidRPr="00CC0718" w:rsidR="00C71DC8" w:rsidTr="3A33D0EC" w14:paraId="2EC460FB" w14:textId="77777777">
        <w:trPr>
          <w:trHeight w:val="459" w:hRule="exact"/>
        </w:trPr>
        <w:tc>
          <w:tcPr>
            <w:tcW w:w="6763" w:type="dxa"/>
            <w:gridSpan w:val="2"/>
            <w:tcBorders>
              <w:top w:val="single" w:color="8FB6EA" w:sz="5" w:space="0"/>
              <w:bottom w:val="single" w:color="8FB6EA" w:sz="5" w:space="0"/>
            </w:tcBorders>
            <w:shd w:val="clear" w:color="auto" w:fill="FFFFFF" w:themeFill="background1"/>
            <w:tcMar/>
          </w:tcPr>
          <w:p w:rsidRPr="00CC0718" w:rsidR="00C71DC8" w:rsidP="00244814" w:rsidRDefault="00C71DC8" w14:paraId="191D090B" w14:textId="77777777">
            <w:pPr>
              <w:rPr>
                <w:color w:val="000000"/>
                <w:spacing w:val="-2"/>
                <w:sz w:val="18"/>
              </w:rPr>
            </w:pPr>
            <w:r w:rsidRPr="00CC0718">
              <w:rPr>
                <w:color w:val="000000"/>
                <w:spacing w:val="-2"/>
                <w:sz w:val="18"/>
              </w:rPr>
              <w:t>Codes\\AXIAL CODE\\Q4 b- Activities of the club\DEVELOPMENT AND WELLBEING\Study Tutors</w:t>
            </w:r>
          </w:p>
        </w:tc>
        <w:tc>
          <w:tcPr>
            <w:tcW w:w="2034" w:type="dxa"/>
            <w:tcBorders>
              <w:top w:val="single" w:color="8FB6EA" w:sz="5" w:space="0"/>
              <w:bottom w:val="single" w:color="8FB6EA" w:sz="5" w:space="0"/>
            </w:tcBorders>
            <w:shd w:val="clear" w:color="auto" w:fill="FFFFFF" w:themeFill="background1"/>
            <w:tcMar/>
          </w:tcPr>
          <w:p w:rsidRPr="00CC0718" w:rsidR="00C71DC8" w:rsidP="00244814" w:rsidRDefault="00C71DC8" w14:paraId="09F0B7F3" w14:textId="77777777">
            <w:pPr>
              <w:rPr>
                <w:color w:val="000000"/>
                <w:spacing w:val="-2"/>
                <w:sz w:val="18"/>
              </w:rPr>
            </w:pPr>
          </w:p>
        </w:tc>
        <w:tc>
          <w:tcPr>
            <w:tcW w:w="903" w:type="dxa"/>
            <w:tcBorders>
              <w:top w:val="single" w:color="8FB6EA" w:sz="5" w:space="0"/>
              <w:bottom w:val="single" w:color="8FB6EA" w:sz="5" w:space="0"/>
            </w:tcBorders>
            <w:shd w:val="clear" w:color="auto" w:fill="FFFFFF" w:themeFill="background1"/>
            <w:tcMar/>
          </w:tcPr>
          <w:p w:rsidRPr="00CC0718" w:rsidR="00C71DC8" w:rsidP="00244814" w:rsidRDefault="00C71DC8" w14:paraId="72CDADA8" w14:textId="77777777">
            <w:pPr>
              <w:rPr>
                <w:color w:val="000000"/>
                <w:spacing w:val="-2"/>
                <w:sz w:val="18"/>
              </w:rPr>
            </w:pPr>
            <w:r w:rsidRPr="00CC0718">
              <w:rPr>
                <w:color w:val="000000"/>
                <w:spacing w:val="-2"/>
                <w:sz w:val="18"/>
              </w:rPr>
              <w:t>No</w:t>
            </w:r>
          </w:p>
        </w:tc>
        <w:tc>
          <w:tcPr>
            <w:tcW w:w="1017" w:type="dxa"/>
            <w:tcBorders>
              <w:top w:val="single" w:color="8FB6EA" w:sz="5" w:space="0"/>
              <w:bottom w:val="single" w:color="8FB6EA" w:sz="5" w:space="0"/>
            </w:tcBorders>
            <w:shd w:val="clear" w:color="auto" w:fill="FFFFFF" w:themeFill="background1"/>
            <w:tcMar/>
          </w:tcPr>
          <w:p w:rsidRPr="00CC0718" w:rsidR="00C71DC8" w:rsidP="00244814" w:rsidRDefault="00C71DC8" w14:paraId="578BF1B4" w14:textId="77777777">
            <w:pPr>
              <w:rPr>
                <w:color w:val="000000"/>
                <w:spacing w:val="-2"/>
                <w:sz w:val="18"/>
              </w:rPr>
            </w:pPr>
            <w:r w:rsidRPr="00CC0718">
              <w:rPr>
                <w:color w:val="000000"/>
                <w:spacing w:val="-2"/>
                <w:sz w:val="18"/>
              </w:rPr>
              <w:t>None</w:t>
            </w:r>
          </w:p>
        </w:tc>
      </w:tr>
      <w:tr w:rsidRPr="00CC0718" w:rsidR="00C71DC8" w:rsidTr="3A33D0EC" w14:paraId="16ECFCB1" w14:textId="77777777">
        <w:trPr>
          <w:trHeight w:val="330" w:hRule="exact"/>
        </w:trPr>
        <w:tc>
          <w:tcPr>
            <w:tcW w:w="6763" w:type="dxa"/>
            <w:gridSpan w:val="2"/>
            <w:tcBorders>
              <w:top w:val="single" w:color="8FB6EA" w:sz="5" w:space="0"/>
              <w:bottom w:val="single" w:color="8FB6EA" w:sz="5" w:space="0"/>
            </w:tcBorders>
            <w:shd w:val="clear" w:color="auto" w:fill="FFFFFF" w:themeFill="background1"/>
            <w:tcMar/>
          </w:tcPr>
          <w:p w:rsidRPr="00CC0718" w:rsidR="00C71DC8" w:rsidP="00244814" w:rsidRDefault="00C71DC8" w14:paraId="3EC947D0" w14:textId="77777777">
            <w:pPr>
              <w:rPr>
                <w:color w:val="000000"/>
                <w:spacing w:val="-2"/>
                <w:sz w:val="18"/>
              </w:rPr>
            </w:pPr>
            <w:r w:rsidRPr="00CC0718">
              <w:rPr>
                <w:color w:val="000000"/>
                <w:spacing w:val="-2"/>
                <w:sz w:val="18"/>
              </w:rPr>
              <w:t>Codes\\AXIAL CODE\\Q4 b- Activities of the club\GENERAL MEETINGS</w:t>
            </w:r>
          </w:p>
        </w:tc>
        <w:tc>
          <w:tcPr>
            <w:tcW w:w="2034" w:type="dxa"/>
            <w:tcBorders>
              <w:top w:val="single" w:color="8FB6EA" w:sz="5" w:space="0"/>
              <w:bottom w:val="single" w:color="8FB6EA" w:sz="5" w:space="0"/>
            </w:tcBorders>
            <w:shd w:val="clear" w:color="auto" w:fill="FFFFFF" w:themeFill="background1"/>
            <w:tcMar/>
          </w:tcPr>
          <w:p w:rsidRPr="00CC0718" w:rsidR="00C71DC8" w:rsidP="00244814" w:rsidRDefault="00C71DC8" w14:paraId="4AD4CD1B" w14:textId="77777777">
            <w:pPr>
              <w:rPr>
                <w:color w:val="000000"/>
                <w:spacing w:val="-2"/>
                <w:sz w:val="18"/>
              </w:rPr>
            </w:pPr>
          </w:p>
        </w:tc>
        <w:tc>
          <w:tcPr>
            <w:tcW w:w="903" w:type="dxa"/>
            <w:tcBorders>
              <w:top w:val="single" w:color="8FB6EA" w:sz="5" w:space="0"/>
              <w:bottom w:val="single" w:color="8FB6EA" w:sz="5" w:space="0"/>
            </w:tcBorders>
            <w:shd w:val="clear" w:color="auto" w:fill="FFFFFF" w:themeFill="background1"/>
            <w:tcMar/>
          </w:tcPr>
          <w:p w:rsidRPr="00CC0718" w:rsidR="00C71DC8" w:rsidP="00244814" w:rsidRDefault="00C71DC8" w14:paraId="60CD56C7" w14:textId="77777777">
            <w:pPr>
              <w:rPr>
                <w:color w:val="000000"/>
                <w:spacing w:val="-2"/>
                <w:sz w:val="18"/>
              </w:rPr>
            </w:pPr>
            <w:r w:rsidRPr="00CC0718">
              <w:rPr>
                <w:color w:val="000000"/>
                <w:spacing w:val="-2"/>
                <w:sz w:val="18"/>
              </w:rPr>
              <w:t>Yes</w:t>
            </w:r>
          </w:p>
        </w:tc>
        <w:tc>
          <w:tcPr>
            <w:tcW w:w="1017" w:type="dxa"/>
            <w:tcBorders>
              <w:top w:val="single" w:color="8FB6EA" w:sz="5" w:space="0"/>
              <w:bottom w:val="single" w:color="8FB6EA" w:sz="5" w:space="0"/>
            </w:tcBorders>
            <w:shd w:val="clear" w:color="auto" w:fill="FFFFFF" w:themeFill="background1"/>
            <w:tcMar/>
          </w:tcPr>
          <w:p w:rsidRPr="00CC0718" w:rsidR="00C71DC8" w:rsidP="00244814" w:rsidRDefault="00C71DC8" w14:paraId="4087058E" w14:textId="77777777">
            <w:pPr>
              <w:rPr>
                <w:color w:val="000000"/>
                <w:spacing w:val="-2"/>
                <w:sz w:val="18"/>
              </w:rPr>
            </w:pPr>
            <w:r w:rsidRPr="00CC0718">
              <w:rPr>
                <w:color w:val="000000"/>
                <w:spacing w:val="-2"/>
                <w:sz w:val="18"/>
              </w:rPr>
              <w:t>None</w:t>
            </w:r>
          </w:p>
        </w:tc>
      </w:tr>
      <w:tr w:rsidRPr="00CC0718" w:rsidR="00C71DC8" w:rsidTr="3A33D0EC" w14:paraId="4A903E19" w14:textId="77777777">
        <w:trPr>
          <w:trHeight w:val="343" w:hRule="exact"/>
        </w:trPr>
        <w:tc>
          <w:tcPr>
            <w:tcW w:w="6763" w:type="dxa"/>
            <w:gridSpan w:val="2"/>
            <w:tcBorders>
              <w:top w:val="single" w:color="8FB6EA" w:sz="5" w:space="0"/>
              <w:bottom w:val="single" w:color="8FB6EA" w:sz="5" w:space="0"/>
            </w:tcBorders>
            <w:shd w:val="clear" w:color="auto" w:fill="FFFFFF" w:themeFill="background1"/>
            <w:tcMar/>
          </w:tcPr>
          <w:p w:rsidRPr="00CC0718" w:rsidR="00C71DC8" w:rsidP="3A33D0EC" w:rsidRDefault="00C71DC8" w14:paraId="1CA6DF8E" w14:textId="77777777">
            <w:pPr>
              <w:rPr>
                <w:color w:val="000000"/>
                <w:spacing w:val="-2"/>
                <w:sz w:val="18"/>
                <w:szCs w:val="18"/>
                <w:lang w:val="en-US"/>
              </w:rPr>
            </w:pPr>
            <w:r w:rsidRPr="3A33D0EC" w:rsidR="00C71DC8">
              <w:rPr>
                <w:color w:val="000000"/>
                <w:spacing w:val="-2"/>
                <w:sz w:val="18"/>
                <w:szCs w:val="18"/>
                <w:lang w:val="en-US"/>
              </w:rPr>
              <w:t>Codes\\AXIAL CODE\\Q4 b- Activities of the club\GENERAL MEETINGS\</w:t>
            </w:r>
            <w:r w:rsidRPr="3A33D0EC" w:rsidR="00C71DC8">
              <w:rPr>
                <w:color w:val="000000"/>
                <w:spacing w:val="-2"/>
                <w:sz w:val="18"/>
                <w:szCs w:val="18"/>
                <w:lang w:val="en-US"/>
              </w:rPr>
              <w:t>Gneral</w:t>
            </w:r>
            <w:r w:rsidRPr="3A33D0EC" w:rsidR="00C71DC8">
              <w:rPr>
                <w:color w:val="000000"/>
                <w:spacing w:val="-2"/>
                <w:sz w:val="18"/>
                <w:szCs w:val="18"/>
                <w:lang w:val="en-US"/>
              </w:rPr>
              <w:t xml:space="preserve"> Meetings</w:t>
            </w:r>
          </w:p>
        </w:tc>
        <w:tc>
          <w:tcPr>
            <w:tcW w:w="2034" w:type="dxa"/>
            <w:tcBorders>
              <w:top w:val="single" w:color="8FB6EA" w:sz="5" w:space="0"/>
              <w:bottom w:val="single" w:color="8FB6EA" w:sz="5" w:space="0"/>
            </w:tcBorders>
            <w:shd w:val="clear" w:color="auto" w:fill="FFFFFF" w:themeFill="background1"/>
            <w:tcMar/>
          </w:tcPr>
          <w:p w:rsidRPr="00CC0718" w:rsidR="00C71DC8" w:rsidP="00244814" w:rsidRDefault="00C71DC8" w14:paraId="48DB087A" w14:textId="77777777">
            <w:pPr>
              <w:rPr>
                <w:color w:val="000000"/>
                <w:spacing w:val="-2"/>
                <w:sz w:val="18"/>
              </w:rPr>
            </w:pPr>
          </w:p>
        </w:tc>
        <w:tc>
          <w:tcPr>
            <w:tcW w:w="903" w:type="dxa"/>
            <w:tcBorders>
              <w:top w:val="single" w:color="8FB6EA" w:sz="5" w:space="0"/>
              <w:bottom w:val="single" w:color="8FB6EA" w:sz="5" w:space="0"/>
            </w:tcBorders>
            <w:shd w:val="clear" w:color="auto" w:fill="FFFFFF" w:themeFill="background1"/>
            <w:tcMar/>
          </w:tcPr>
          <w:p w:rsidRPr="00CC0718" w:rsidR="00C71DC8" w:rsidP="00244814" w:rsidRDefault="00C71DC8" w14:paraId="15E10B83" w14:textId="77777777">
            <w:pPr>
              <w:rPr>
                <w:color w:val="000000"/>
                <w:spacing w:val="-2"/>
                <w:sz w:val="18"/>
              </w:rPr>
            </w:pPr>
            <w:r w:rsidRPr="00CC0718">
              <w:rPr>
                <w:color w:val="000000"/>
                <w:spacing w:val="-2"/>
                <w:sz w:val="18"/>
              </w:rPr>
              <w:t>No</w:t>
            </w:r>
          </w:p>
        </w:tc>
        <w:tc>
          <w:tcPr>
            <w:tcW w:w="1017" w:type="dxa"/>
            <w:tcBorders>
              <w:top w:val="single" w:color="8FB6EA" w:sz="5" w:space="0"/>
              <w:bottom w:val="single" w:color="8FB6EA" w:sz="5" w:space="0"/>
            </w:tcBorders>
            <w:shd w:val="clear" w:color="auto" w:fill="FFFFFF" w:themeFill="background1"/>
            <w:tcMar/>
          </w:tcPr>
          <w:p w:rsidRPr="00CC0718" w:rsidR="00C71DC8" w:rsidP="00244814" w:rsidRDefault="00C71DC8" w14:paraId="7583563C" w14:textId="77777777">
            <w:pPr>
              <w:rPr>
                <w:color w:val="000000"/>
                <w:spacing w:val="-2"/>
                <w:sz w:val="18"/>
              </w:rPr>
            </w:pPr>
            <w:r w:rsidRPr="00CC0718">
              <w:rPr>
                <w:color w:val="000000"/>
                <w:spacing w:val="-2"/>
                <w:sz w:val="18"/>
              </w:rPr>
              <w:t>None</w:t>
            </w:r>
          </w:p>
        </w:tc>
      </w:tr>
      <w:tr w:rsidRPr="00CC0718" w:rsidR="00C71DC8" w:rsidTr="3A33D0EC" w14:paraId="0AC3A9C2" w14:textId="77777777">
        <w:trPr>
          <w:trHeight w:val="459" w:hRule="exact"/>
        </w:trPr>
        <w:tc>
          <w:tcPr>
            <w:tcW w:w="6763" w:type="dxa"/>
            <w:gridSpan w:val="2"/>
            <w:tcBorders>
              <w:top w:val="single" w:color="8FB6EA" w:sz="5" w:space="0"/>
              <w:bottom w:val="single" w:color="8FB6EA" w:sz="5" w:space="0"/>
            </w:tcBorders>
            <w:shd w:val="clear" w:color="auto" w:fill="FFFFFF" w:themeFill="background1"/>
            <w:tcMar/>
          </w:tcPr>
          <w:p w:rsidRPr="00CC0718" w:rsidR="00C71DC8" w:rsidP="00244814" w:rsidRDefault="00C71DC8" w14:paraId="1AAB1A21" w14:textId="77777777">
            <w:pPr>
              <w:rPr>
                <w:color w:val="000000"/>
                <w:spacing w:val="-2"/>
                <w:sz w:val="18"/>
              </w:rPr>
            </w:pPr>
            <w:r w:rsidRPr="00CC0718">
              <w:rPr>
                <w:color w:val="000000"/>
                <w:spacing w:val="-2"/>
                <w:sz w:val="18"/>
              </w:rPr>
              <w:t>Codes\\AXIAL CODE\\Q4 b- Activities of the club\GENERAL MEETINGS\Planning and brainstorming</w:t>
            </w:r>
          </w:p>
        </w:tc>
        <w:tc>
          <w:tcPr>
            <w:tcW w:w="2034" w:type="dxa"/>
            <w:tcBorders>
              <w:top w:val="single" w:color="8FB6EA" w:sz="5" w:space="0"/>
              <w:bottom w:val="single" w:color="8FB6EA" w:sz="5" w:space="0"/>
            </w:tcBorders>
            <w:shd w:val="clear" w:color="auto" w:fill="FFFFFF" w:themeFill="background1"/>
            <w:tcMar/>
          </w:tcPr>
          <w:p w:rsidRPr="00CC0718" w:rsidR="00C71DC8" w:rsidP="00244814" w:rsidRDefault="00C71DC8" w14:paraId="31161DAF" w14:textId="77777777">
            <w:pPr>
              <w:rPr>
                <w:color w:val="000000"/>
                <w:spacing w:val="-2"/>
                <w:sz w:val="18"/>
              </w:rPr>
            </w:pPr>
          </w:p>
        </w:tc>
        <w:tc>
          <w:tcPr>
            <w:tcW w:w="903" w:type="dxa"/>
            <w:tcBorders>
              <w:top w:val="single" w:color="8FB6EA" w:sz="5" w:space="0"/>
              <w:bottom w:val="single" w:color="8FB6EA" w:sz="5" w:space="0"/>
            </w:tcBorders>
            <w:shd w:val="clear" w:color="auto" w:fill="FFFFFF" w:themeFill="background1"/>
            <w:tcMar/>
          </w:tcPr>
          <w:p w:rsidRPr="00CC0718" w:rsidR="00C71DC8" w:rsidP="00244814" w:rsidRDefault="00C71DC8" w14:paraId="387D972B" w14:textId="77777777">
            <w:pPr>
              <w:rPr>
                <w:color w:val="000000"/>
                <w:spacing w:val="-2"/>
                <w:sz w:val="18"/>
              </w:rPr>
            </w:pPr>
            <w:r w:rsidRPr="00CC0718">
              <w:rPr>
                <w:color w:val="000000"/>
                <w:spacing w:val="-2"/>
                <w:sz w:val="18"/>
              </w:rPr>
              <w:t>Yes</w:t>
            </w:r>
          </w:p>
        </w:tc>
        <w:tc>
          <w:tcPr>
            <w:tcW w:w="1017" w:type="dxa"/>
            <w:tcBorders>
              <w:top w:val="single" w:color="8FB6EA" w:sz="5" w:space="0"/>
              <w:bottom w:val="single" w:color="8FB6EA" w:sz="5" w:space="0"/>
            </w:tcBorders>
            <w:shd w:val="clear" w:color="auto" w:fill="FFFFFF" w:themeFill="background1"/>
            <w:tcMar/>
          </w:tcPr>
          <w:p w:rsidRPr="00CC0718" w:rsidR="00C71DC8" w:rsidP="00244814" w:rsidRDefault="00C71DC8" w14:paraId="451D293C" w14:textId="77777777">
            <w:pPr>
              <w:rPr>
                <w:color w:val="000000"/>
                <w:spacing w:val="-2"/>
                <w:sz w:val="18"/>
              </w:rPr>
            </w:pPr>
            <w:r w:rsidRPr="00CC0718">
              <w:rPr>
                <w:color w:val="000000"/>
                <w:spacing w:val="-2"/>
                <w:sz w:val="18"/>
              </w:rPr>
              <w:t>None</w:t>
            </w:r>
          </w:p>
        </w:tc>
      </w:tr>
      <w:tr w:rsidRPr="00CC0718" w:rsidR="00C71DC8" w:rsidTr="3A33D0EC" w14:paraId="68396F7B" w14:textId="77777777">
        <w:trPr>
          <w:trHeight w:val="344" w:hRule="exact"/>
        </w:trPr>
        <w:tc>
          <w:tcPr>
            <w:tcW w:w="6763" w:type="dxa"/>
            <w:gridSpan w:val="2"/>
            <w:tcBorders>
              <w:top w:val="single" w:color="8FB6EA" w:sz="5" w:space="0"/>
              <w:bottom w:val="single" w:color="8FB6EA" w:sz="5" w:space="0"/>
            </w:tcBorders>
            <w:shd w:val="clear" w:color="auto" w:fill="FFFFFF" w:themeFill="background1"/>
            <w:tcMar/>
          </w:tcPr>
          <w:p w:rsidRPr="00CC0718" w:rsidR="00C71DC8" w:rsidP="00244814" w:rsidRDefault="00C71DC8" w14:paraId="0F542B7B" w14:textId="77777777">
            <w:pPr>
              <w:rPr>
                <w:color w:val="000000"/>
                <w:spacing w:val="-2"/>
                <w:sz w:val="18"/>
              </w:rPr>
            </w:pPr>
            <w:r w:rsidRPr="00CC0718">
              <w:rPr>
                <w:color w:val="000000"/>
                <w:spacing w:val="-2"/>
                <w:sz w:val="18"/>
              </w:rPr>
              <w:t>Codes\\AXIAL CODE\\Q4 b- Activities of the club\GENERAL MEETINGS\Small Scale events</w:t>
            </w:r>
          </w:p>
        </w:tc>
        <w:tc>
          <w:tcPr>
            <w:tcW w:w="2034" w:type="dxa"/>
            <w:tcBorders>
              <w:top w:val="single" w:color="8FB6EA" w:sz="5" w:space="0"/>
              <w:bottom w:val="single" w:color="8FB6EA" w:sz="5" w:space="0"/>
            </w:tcBorders>
            <w:shd w:val="clear" w:color="auto" w:fill="FFFFFF" w:themeFill="background1"/>
            <w:tcMar/>
          </w:tcPr>
          <w:p w:rsidRPr="00CC0718" w:rsidR="00C71DC8" w:rsidP="00244814" w:rsidRDefault="00C71DC8" w14:paraId="2B14C369" w14:textId="77777777">
            <w:pPr>
              <w:rPr>
                <w:color w:val="000000"/>
                <w:spacing w:val="-2"/>
                <w:sz w:val="18"/>
              </w:rPr>
            </w:pPr>
          </w:p>
        </w:tc>
        <w:tc>
          <w:tcPr>
            <w:tcW w:w="903" w:type="dxa"/>
            <w:tcBorders>
              <w:top w:val="single" w:color="8FB6EA" w:sz="5" w:space="0"/>
              <w:bottom w:val="single" w:color="8FB6EA" w:sz="5" w:space="0"/>
            </w:tcBorders>
            <w:shd w:val="clear" w:color="auto" w:fill="FFFFFF" w:themeFill="background1"/>
            <w:tcMar/>
          </w:tcPr>
          <w:p w:rsidRPr="00CC0718" w:rsidR="00C71DC8" w:rsidP="00244814" w:rsidRDefault="00C71DC8" w14:paraId="56994FAF" w14:textId="77777777">
            <w:pPr>
              <w:rPr>
                <w:color w:val="000000"/>
                <w:spacing w:val="-2"/>
                <w:sz w:val="18"/>
              </w:rPr>
            </w:pPr>
            <w:r w:rsidRPr="00CC0718">
              <w:rPr>
                <w:color w:val="000000"/>
                <w:spacing w:val="-2"/>
                <w:sz w:val="18"/>
              </w:rPr>
              <w:t>No</w:t>
            </w:r>
          </w:p>
        </w:tc>
        <w:tc>
          <w:tcPr>
            <w:tcW w:w="1017" w:type="dxa"/>
            <w:tcBorders>
              <w:top w:val="single" w:color="8FB6EA" w:sz="5" w:space="0"/>
              <w:bottom w:val="single" w:color="8FB6EA" w:sz="5" w:space="0"/>
            </w:tcBorders>
            <w:shd w:val="clear" w:color="auto" w:fill="FFFFFF" w:themeFill="background1"/>
            <w:tcMar/>
          </w:tcPr>
          <w:p w:rsidRPr="00CC0718" w:rsidR="00C71DC8" w:rsidP="00244814" w:rsidRDefault="00C71DC8" w14:paraId="5292E3C9" w14:textId="77777777">
            <w:pPr>
              <w:rPr>
                <w:color w:val="000000"/>
                <w:spacing w:val="-2"/>
                <w:sz w:val="18"/>
              </w:rPr>
            </w:pPr>
            <w:r w:rsidRPr="00CC0718">
              <w:rPr>
                <w:color w:val="000000"/>
                <w:spacing w:val="-2"/>
                <w:sz w:val="18"/>
              </w:rPr>
              <w:t>None</w:t>
            </w:r>
          </w:p>
        </w:tc>
      </w:tr>
      <w:tr w:rsidRPr="00CC0718" w:rsidR="00C71DC8" w:rsidTr="3A33D0EC" w14:paraId="0236C526" w14:textId="77777777">
        <w:trPr>
          <w:trHeight w:val="329" w:hRule="exact"/>
        </w:trPr>
        <w:tc>
          <w:tcPr>
            <w:tcW w:w="6763" w:type="dxa"/>
            <w:gridSpan w:val="2"/>
            <w:tcBorders>
              <w:top w:val="single" w:color="8FB6EA" w:sz="5" w:space="0"/>
              <w:bottom w:val="single" w:color="8FB6EA" w:sz="5" w:space="0"/>
            </w:tcBorders>
            <w:shd w:val="clear" w:color="auto" w:fill="FFFFFF" w:themeFill="background1"/>
            <w:tcMar/>
          </w:tcPr>
          <w:p w:rsidRPr="00CC0718" w:rsidR="00C71DC8" w:rsidP="00244814" w:rsidRDefault="00C71DC8" w14:paraId="7E76BD3D" w14:textId="77777777">
            <w:pPr>
              <w:rPr>
                <w:color w:val="000000"/>
                <w:spacing w:val="-2"/>
                <w:sz w:val="18"/>
              </w:rPr>
            </w:pPr>
            <w:r w:rsidRPr="00CC0718">
              <w:rPr>
                <w:color w:val="000000"/>
                <w:spacing w:val="-2"/>
                <w:sz w:val="18"/>
              </w:rPr>
              <w:t>Codes\\AXIAL CODE\\Q4 b- Activities of the club\HOLISTIC EVENTS</w:t>
            </w:r>
          </w:p>
        </w:tc>
        <w:tc>
          <w:tcPr>
            <w:tcW w:w="2034" w:type="dxa"/>
            <w:tcBorders>
              <w:top w:val="single" w:color="8FB6EA" w:sz="5" w:space="0"/>
              <w:bottom w:val="single" w:color="8FB6EA" w:sz="5" w:space="0"/>
            </w:tcBorders>
            <w:shd w:val="clear" w:color="auto" w:fill="FFFFFF" w:themeFill="background1"/>
            <w:tcMar/>
          </w:tcPr>
          <w:p w:rsidRPr="00CC0718" w:rsidR="00C71DC8" w:rsidP="00244814" w:rsidRDefault="00C71DC8" w14:paraId="2C46BB28" w14:textId="77777777">
            <w:pPr>
              <w:rPr>
                <w:color w:val="000000"/>
                <w:spacing w:val="-2"/>
                <w:sz w:val="18"/>
              </w:rPr>
            </w:pPr>
          </w:p>
        </w:tc>
        <w:tc>
          <w:tcPr>
            <w:tcW w:w="903" w:type="dxa"/>
            <w:tcBorders>
              <w:top w:val="single" w:color="8FB6EA" w:sz="5" w:space="0"/>
              <w:bottom w:val="single" w:color="8FB6EA" w:sz="5" w:space="0"/>
            </w:tcBorders>
            <w:shd w:val="clear" w:color="auto" w:fill="FFFFFF" w:themeFill="background1"/>
            <w:tcMar/>
          </w:tcPr>
          <w:p w:rsidRPr="00CC0718" w:rsidR="00C71DC8" w:rsidP="00244814" w:rsidRDefault="00C71DC8" w14:paraId="3086B9E2" w14:textId="77777777">
            <w:pPr>
              <w:rPr>
                <w:color w:val="000000"/>
                <w:spacing w:val="-2"/>
                <w:sz w:val="18"/>
              </w:rPr>
            </w:pPr>
            <w:r w:rsidRPr="00CC0718">
              <w:rPr>
                <w:color w:val="000000"/>
                <w:spacing w:val="-2"/>
                <w:sz w:val="18"/>
              </w:rPr>
              <w:t>Yes</w:t>
            </w:r>
          </w:p>
        </w:tc>
        <w:tc>
          <w:tcPr>
            <w:tcW w:w="1017" w:type="dxa"/>
            <w:tcBorders>
              <w:top w:val="single" w:color="8FB6EA" w:sz="5" w:space="0"/>
              <w:bottom w:val="single" w:color="8FB6EA" w:sz="5" w:space="0"/>
            </w:tcBorders>
            <w:shd w:val="clear" w:color="auto" w:fill="FFFFFF" w:themeFill="background1"/>
            <w:tcMar/>
          </w:tcPr>
          <w:p w:rsidRPr="00CC0718" w:rsidR="00C71DC8" w:rsidP="00244814" w:rsidRDefault="00C71DC8" w14:paraId="3B95F076" w14:textId="77777777">
            <w:pPr>
              <w:rPr>
                <w:color w:val="000000"/>
                <w:spacing w:val="-2"/>
                <w:sz w:val="18"/>
              </w:rPr>
            </w:pPr>
            <w:r w:rsidRPr="00CC0718">
              <w:rPr>
                <w:color w:val="000000"/>
                <w:spacing w:val="-2"/>
                <w:sz w:val="18"/>
              </w:rPr>
              <w:t>None</w:t>
            </w:r>
          </w:p>
        </w:tc>
      </w:tr>
      <w:tr w:rsidRPr="00CC0718" w:rsidR="00C71DC8" w:rsidTr="3A33D0EC" w14:paraId="3CA65E49" w14:textId="77777777">
        <w:trPr>
          <w:trHeight w:val="344" w:hRule="exact"/>
        </w:trPr>
        <w:tc>
          <w:tcPr>
            <w:tcW w:w="6763" w:type="dxa"/>
            <w:gridSpan w:val="2"/>
            <w:tcBorders>
              <w:top w:val="single" w:color="8FB6EA" w:sz="5" w:space="0"/>
              <w:bottom w:val="single" w:color="8FB6EA" w:sz="5" w:space="0"/>
            </w:tcBorders>
            <w:shd w:val="clear" w:color="auto" w:fill="FFFFFF" w:themeFill="background1"/>
            <w:tcMar/>
          </w:tcPr>
          <w:p w:rsidRPr="00CC0718" w:rsidR="00C71DC8" w:rsidP="00244814" w:rsidRDefault="00C71DC8" w14:paraId="0A35F3F6" w14:textId="77777777">
            <w:pPr>
              <w:rPr>
                <w:color w:val="000000"/>
                <w:spacing w:val="-2"/>
                <w:sz w:val="18"/>
              </w:rPr>
            </w:pPr>
            <w:r w:rsidRPr="00CC0718">
              <w:rPr>
                <w:color w:val="000000"/>
                <w:spacing w:val="-2"/>
                <w:sz w:val="18"/>
              </w:rPr>
              <w:t>Codes\\AXIAL CODE\\Q4 b- Activities of the club\HOLISTIC EVENTS\Bible Study and Prayer</w:t>
            </w:r>
          </w:p>
        </w:tc>
        <w:tc>
          <w:tcPr>
            <w:tcW w:w="2034" w:type="dxa"/>
            <w:tcBorders>
              <w:top w:val="single" w:color="8FB6EA" w:sz="5" w:space="0"/>
              <w:bottom w:val="single" w:color="8FB6EA" w:sz="5" w:space="0"/>
            </w:tcBorders>
            <w:shd w:val="clear" w:color="auto" w:fill="FFFFFF" w:themeFill="background1"/>
            <w:tcMar/>
          </w:tcPr>
          <w:p w:rsidRPr="00CC0718" w:rsidR="00C71DC8" w:rsidP="00244814" w:rsidRDefault="00C71DC8" w14:paraId="52DCDDD7" w14:textId="77777777">
            <w:pPr>
              <w:rPr>
                <w:color w:val="000000"/>
                <w:spacing w:val="-2"/>
                <w:sz w:val="18"/>
              </w:rPr>
            </w:pPr>
          </w:p>
        </w:tc>
        <w:tc>
          <w:tcPr>
            <w:tcW w:w="903" w:type="dxa"/>
            <w:tcBorders>
              <w:top w:val="single" w:color="8FB6EA" w:sz="5" w:space="0"/>
              <w:bottom w:val="single" w:color="8FB6EA" w:sz="5" w:space="0"/>
            </w:tcBorders>
            <w:shd w:val="clear" w:color="auto" w:fill="FFFFFF" w:themeFill="background1"/>
            <w:tcMar/>
          </w:tcPr>
          <w:p w:rsidRPr="00CC0718" w:rsidR="00C71DC8" w:rsidP="00244814" w:rsidRDefault="00C71DC8" w14:paraId="7E3757C9" w14:textId="77777777">
            <w:pPr>
              <w:rPr>
                <w:color w:val="000000"/>
                <w:spacing w:val="-2"/>
                <w:sz w:val="18"/>
              </w:rPr>
            </w:pPr>
            <w:r w:rsidRPr="00CC0718">
              <w:rPr>
                <w:color w:val="000000"/>
                <w:spacing w:val="-2"/>
                <w:sz w:val="18"/>
              </w:rPr>
              <w:t>No</w:t>
            </w:r>
          </w:p>
        </w:tc>
        <w:tc>
          <w:tcPr>
            <w:tcW w:w="1017" w:type="dxa"/>
            <w:tcBorders>
              <w:top w:val="single" w:color="8FB6EA" w:sz="5" w:space="0"/>
              <w:bottom w:val="single" w:color="8FB6EA" w:sz="5" w:space="0"/>
            </w:tcBorders>
            <w:shd w:val="clear" w:color="auto" w:fill="FFFFFF" w:themeFill="background1"/>
            <w:tcMar/>
          </w:tcPr>
          <w:p w:rsidRPr="00CC0718" w:rsidR="00C71DC8" w:rsidP="00244814" w:rsidRDefault="00C71DC8" w14:paraId="2C2FB102" w14:textId="77777777">
            <w:pPr>
              <w:rPr>
                <w:color w:val="000000"/>
                <w:spacing w:val="-2"/>
                <w:sz w:val="18"/>
              </w:rPr>
            </w:pPr>
            <w:r w:rsidRPr="00CC0718">
              <w:rPr>
                <w:color w:val="000000"/>
                <w:spacing w:val="-2"/>
                <w:sz w:val="18"/>
              </w:rPr>
              <w:t>None</w:t>
            </w:r>
          </w:p>
        </w:tc>
      </w:tr>
      <w:tr w:rsidRPr="00CC0718" w:rsidR="00C71DC8" w:rsidTr="3A33D0EC" w14:paraId="4C6F34E3" w14:textId="77777777">
        <w:trPr>
          <w:trHeight w:val="330" w:hRule="exact"/>
        </w:trPr>
        <w:tc>
          <w:tcPr>
            <w:tcW w:w="6763" w:type="dxa"/>
            <w:gridSpan w:val="2"/>
            <w:tcBorders>
              <w:top w:val="single" w:color="8FB6EA" w:sz="5" w:space="0"/>
              <w:bottom w:val="single" w:color="8FB6EA" w:sz="5" w:space="0"/>
            </w:tcBorders>
            <w:shd w:val="clear" w:color="auto" w:fill="FFFFFF" w:themeFill="background1"/>
            <w:tcMar/>
          </w:tcPr>
          <w:p w:rsidRPr="00CC0718" w:rsidR="00C71DC8" w:rsidP="00244814" w:rsidRDefault="00C71DC8" w14:paraId="557BF813" w14:textId="77777777">
            <w:pPr>
              <w:rPr>
                <w:color w:val="000000"/>
                <w:spacing w:val="-2"/>
                <w:sz w:val="18"/>
              </w:rPr>
            </w:pPr>
            <w:r w:rsidRPr="00CC0718">
              <w:rPr>
                <w:color w:val="000000"/>
                <w:spacing w:val="-2"/>
                <w:sz w:val="18"/>
              </w:rPr>
              <w:t>Codes\\AXIAL CODE\\Q4 b- Activities of the club\NEW IDEAS DEVELOPMENT</w:t>
            </w:r>
          </w:p>
        </w:tc>
        <w:tc>
          <w:tcPr>
            <w:tcW w:w="2034" w:type="dxa"/>
            <w:tcBorders>
              <w:top w:val="single" w:color="8FB6EA" w:sz="5" w:space="0"/>
              <w:bottom w:val="single" w:color="8FB6EA" w:sz="5" w:space="0"/>
            </w:tcBorders>
            <w:shd w:val="clear" w:color="auto" w:fill="FFFFFF" w:themeFill="background1"/>
            <w:tcMar/>
          </w:tcPr>
          <w:p w:rsidRPr="00CC0718" w:rsidR="00C71DC8" w:rsidP="00244814" w:rsidRDefault="00C71DC8" w14:paraId="0FE8DDC7" w14:textId="77777777">
            <w:pPr>
              <w:rPr>
                <w:color w:val="000000"/>
                <w:spacing w:val="-2"/>
                <w:sz w:val="18"/>
              </w:rPr>
            </w:pPr>
          </w:p>
        </w:tc>
        <w:tc>
          <w:tcPr>
            <w:tcW w:w="903" w:type="dxa"/>
            <w:tcBorders>
              <w:top w:val="single" w:color="8FB6EA" w:sz="5" w:space="0"/>
              <w:bottom w:val="single" w:color="8FB6EA" w:sz="5" w:space="0"/>
            </w:tcBorders>
            <w:shd w:val="clear" w:color="auto" w:fill="FFFFFF" w:themeFill="background1"/>
            <w:tcMar/>
          </w:tcPr>
          <w:p w:rsidRPr="00CC0718" w:rsidR="00C71DC8" w:rsidP="00244814" w:rsidRDefault="00C71DC8" w14:paraId="7390CBD8" w14:textId="77777777">
            <w:pPr>
              <w:rPr>
                <w:color w:val="000000"/>
                <w:spacing w:val="-2"/>
                <w:sz w:val="18"/>
              </w:rPr>
            </w:pPr>
            <w:r w:rsidRPr="00CC0718">
              <w:rPr>
                <w:color w:val="000000"/>
                <w:spacing w:val="-2"/>
                <w:sz w:val="18"/>
              </w:rPr>
              <w:t>Yes</w:t>
            </w:r>
          </w:p>
        </w:tc>
        <w:tc>
          <w:tcPr>
            <w:tcW w:w="1017" w:type="dxa"/>
            <w:tcBorders>
              <w:top w:val="single" w:color="8FB6EA" w:sz="5" w:space="0"/>
              <w:bottom w:val="single" w:color="8FB6EA" w:sz="5" w:space="0"/>
            </w:tcBorders>
            <w:shd w:val="clear" w:color="auto" w:fill="FFFFFF" w:themeFill="background1"/>
            <w:tcMar/>
          </w:tcPr>
          <w:p w:rsidRPr="00CC0718" w:rsidR="00C71DC8" w:rsidP="00244814" w:rsidRDefault="00C71DC8" w14:paraId="14E91249" w14:textId="77777777">
            <w:pPr>
              <w:rPr>
                <w:color w:val="000000"/>
                <w:spacing w:val="-2"/>
                <w:sz w:val="18"/>
              </w:rPr>
            </w:pPr>
            <w:r w:rsidRPr="00CC0718">
              <w:rPr>
                <w:color w:val="000000"/>
                <w:spacing w:val="-2"/>
                <w:sz w:val="18"/>
              </w:rPr>
              <w:t>None</w:t>
            </w:r>
          </w:p>
        </w:tc>
      </w:tr>
      <w:tr w:rsidRPr="00CC0718" w:rsidR="00C71DC8" w:rsidTr="3A33D0EC" w14:paraId="5BA3FB07" w14:textId="77777777">
        <w:trPr>
          <w:trHeight w:val="186" w:hRule="exact"/>
        </w:trPr>
        <w:tc>
          <w:tcPr>
            <w:tcW w:w="10717" w:type="dxa"/>
            <w:gridSpan w:val="5"/>
            <w:tcBorders>
              <w:top w:val="single" w:color="8FB6EA" w:sz="5" w:space="0"/>
            </w:tcBorders>
            <w:tcMar/>
          </w:tcPr>
          <w:p w:rsidRPr="00CC0718" w:rsidR="00C71DC8" w:rsidP="00244814" w:rsidRDefault="00C71DC8" w14:paraId="614CD569" w14:textId="77777777"/>
        </w:tc>
      </w:tr>
      <w:tr w:rsidRPr="00CC0718" w:rsidR="00C71DC8" w:rsidTr="3A33D0EC" w14:paraId="4D22D979" w14:textId="77777777">
        <w:trPr>
          <w:trHeight w:val="458" w:hRule="exact"/>
        </w:trPr>
        <w:tc>
          <w:tcPr>
            <w:tcW w:w="5359" w:type="dxa"/>
            <w:shd w:val="clear" w:color="auto" w:fill="FFFFFF" w:themeFill="background1"/>
            <w:tcMar/>
          </w:tcPr>
          <w:p w:rsidRPr="00CC0718" w:rsidR="00C71DC8" w:rsidP="00244814" w:rsidRDefault="00C71DC8" w14:paraId="3CE22C3C" w14:textId="77777777">
            <w:pPr>
              <w:jc w:val="right"/>
              <w:rPr>
                <w:color w:val="000066"/>
                <w:spacing w:val="-2"/>
                <w:sz w:val="16"/>
              </w:rPr>
            </w:pPr>
            <w:r w:rsidRPr="00CC0718">
              <w:rPr>
                <w:color w:val="000066"/>
                <w:spacing w:val="-2"/>
                <w:sz w:val="16"/>
              </w:rPr>
              <w:t>Formatted Reports\\Coding Structure Formatted Report</w:t>
            </w:r>
          </w:p>
        </w:tc>
        <w:tc>
          <w:tcPr>
            <w:tcW w:w="5358" w:type="dxa"/>
            <w:gridSpan w:val="4"/>
            <w:shd w:val="clear" w:color="auto" w:fill="FFFFFF" w:themeFill="background1"/>
            <w:tcMar/>
          </w:tcPr>
          <w:p w:rsidRPr="00CC0718" w:rsidR="00C71DC8" w:rsidP="00244814" w:rsidRDefault="00C71DC8" w14:paraId="4BC7DAD4" w14:textId="77777777">
            <w:pPr>
              <w:jc w:val="right"/>
              <w:rPr>
                <w:color w:val="000066"/>
                <w:spacing w:val="-2"/>
                <w:sz w:val="16"/>
              </w:rPr>
            </w:pPr>
            <w:r w:rsidRPr="00CC0718">
              <w:rPr>
                <w:color w:val="000066"/>
                <w:spacing w:val="-2"/>
                <w:sz w:val="16"/>
              </w:rPr>
              <w:t>Page 10 of 17</w:t>
            </w:r>
          </w:p>
        </w:tc>
      </w:tr>
      <w:tr w:rsidRPr="00CC0718" w:rsidR="00C71DC8" w:rsidTr="3A33D0EC" w14:paraId="3E62C940" w14:textId="77777777">
        <w:trPr>
          <w:trHeight w:val="445" w:hRule="exact"/>
        </w:trPr>
        <w:tc>
          <w:tcPr>
            <w:tcW w:w="10717" w:type="dxa"/>
            <w:gridSpan w:val="5"/>
            <w:shd w:val="clear" w:color="auto" w:fill="FFFFFF" w:themeFill="background1"/>
            <w:tcMar/>
            <w:vAlign w:val="center"/>
          </w:tcPr>
          <w:p w:rsidRPr="00CC0718" w:rsidR="00C71DC8" w:rsidP="00244814" w:rsidRDefault="00C71DC8" w14:paraId="4CFDC45C" w14:textId="77777777">
            <w:pPr>
              <w:jc w:val="right"/>
              <w:rPr>
                <w:color w:val="000066"/>
                <w:spacing w:val="-2"/>
                <w:sz w:val="16"/>
              </w:rPr>
            </w:pPr>
            <w:r w:rsidRPr="00CC0718">
              <w:rPr>
                <w:color w:val="000066"/>
                <w:spacing w:val="-2"/>
                <w:sz w:val="16"/>
              </w:rPr>
              <w:t>11/13/2024 3:45 PM</w:t>
            </w:r>
          </w:p>
        </w:tc>
      </w:tr>
      <w:tr w:rsidRPr="00CC0718" w:rsidR="00C71DC8" w:rsidTr="3A33D0EC" w14:paraId="24C99288" w14:textId="77777777">
        <w:trPr>
          <w:trHeight w:val="673" w:hRule="exact"/>
        </w:trPr>
        <w:tc>
          <w:tcPr>
            <w:tcW w:w="6763" w:type="dxa"/>
            <w:gridSpan w:val="2"/>
            <w:shd w:val="clear" w:color="auto" w:fill="8FB6EA"/>
            <w:tcMar/>
          </w:tcPr>
          <w:p w:rsidRPr="00CC0718" w:rsidR="00C71DC8" w:rsidP="00244814" w:rsidRDefault="00C71DC8" w14:paraId="6ECF6F31" w14:textId="77777777">
            <w:pPr>
              <w:rPr>
                <w:b/>
                <w:color w:val="000066"/>
                <w:spacing w:val="-2"/>
                <w:sz w:val="18"/>
              </w:rPr>
            </w:pPr>
            <w:r w:rsidRPr="00CC0718">
              <w:rPr>
                <w:b/>
                <w:color w:val="000066"/>
                <w:spacing w:val="-2"/>
                <w:sz w:val="18"/>
              </w:rPr>
              <w:t>Hierarchical Name</w:t>
            </w:r>
          </w:p>
        </w:tc>
        <w:tc>
          <w:tcPr>
            <w:tcW w:w="2034" w:type="dxa"/>
            <w:shd w:val="clear" w:color="auto" w:fill="8FB6EA"/>
            <w:tcMar/>
          </w:tcPr>
          <w:p w:rsidRPr="00CC0718" w:rsidR="00C71DC8" w:rsidP="00244814" w:rsidRDefault="00C71DC8" w14:paraId="26E9ADED" w14:textId="77777777">
            <w:pPr>
              <w:rPr>
                <w:b/>
                <w:color w:val="000066"/>
                <w:spacing w:val="-2"/>
                <w:sz w:val="18"/>
              </w:rPr>
            </w:pPr>
            <w:r w:rsidRPr="00CC0718">
              <w:rPr>
                <w:b/>
                <w:color w:val="000066"/>
                <w:spacing w:val="-2"/>
                <w:sz w:val="18"/>
              </w:rPr>
              <w:t>Nickname</w:t>
            </w:r>
          </w:p>
        </w:tc>
        <w:tc>
          <w:tcPr>
            <w:tcW w:w="903" w:type="dxa"/>
            <w:shd w:val="clear" w:color="auto" w:fill="8FB6EA"/>
            <w:tcMar/>
          </w:tcPr>
          <w:p w:rsidRPr="00CC0718" w:rsidR="00C71DC8" w:rsidP="00244814" w:rsidRDefault="00C71DC8" w14:paraId="6DC231FD" w14:textId="77777777">
            <w:pPr>
              <w:rPr>
                <w:b/>
                <w:color w:val="000066"/>
                <w:spacing w:val="-2"/>
                <w:sz w:val="18"/>
              </w:rPr>
            </w:pPr>
            <w:r w:rsidRPr="00CC0718">
              <w:rPr>
                <w:b/>
                <w:color w:val="000066"/>
                <w:spacing w:val="-2"/>
                <w:sz w:val="18"/>
              </w:rPr>
              <w:t>Aggregate</w:t>
            </w:r>
          </w:p>
        </w:tc>
        <w:tc>
          <w:tcPr>
            <w:tcW w:w="1017" w:type="dxa"/>
            <w:shd w:val="clear" w:color="auto" w:fill="8FB6EA"/>
            <w:tcMar/>
          </w:tcPr>
          <w:p w:rsidRPr="00CC0718" w:rsidR="00C71DC8" w:rsidP="00244814" w:rsidRDefault="00C71DC8" w14:paraId="4E04AF65" w14:textId="77777777">
            <w:pPr>
              <w:rPr>
                <w:b/>
                <w:color w:val="000066"/>
                <w:spacing w:val="-2"/>
                <w:sz w:val="18"/>
              </w:rPr>
            </w:pPr>
            <w:r w:rsidRPr="00CC0718">
              <w:rPr>
                <w:b/>
                <w:color w:val="000066"/>
                <w:spacing w:val="-2"/>
                <w:sz w:val="18"/>
              </w:rPr>
              <w:t>User Assigned Color</w:t>
            </w:r>
          </w:p>
        </w:tc>
      </w:tr>
      <w:tr w:rsidRPr="00CC0718" w:rsidR="00C71DC8" w:rsidTr="3A33D0EC" w14:paraId="57C835A2" w14:textId="77777777">
        <w:trPr>
          <w:trHeight w:val="459" w:hRule="exact"/>
        </w:trPr>
        <w:tc>
          <w:tcPr>
            <w:tcW w:w="6763" w:type="dxa"/>
            <w:gridSpan w:val="2"/>
            <w:tcBorders>
              <w:bottom w:val="single" w:color="8FB6EA" w:sz="5" w:space="0"/>
            </w:tcBorders>
            <w:shd w:val="clear" w:color="auto" w:fill="FFFFFF" w:themeFill="background1"/>
            <w:tcMar/>
          </w:tcPr>
          <w:p w:rsidRPr="00CC0718" w:rsidR="00C71DC8" w:rsidP="00244814" w:rsidRDefault="00C71DC8" w14:paraId="640720E7" w14:textId="77777777">
            <w:pPr>
              <w:rPr>
                <w:color w:val="000000"/>
                <w:spacing w:val="-2"/>
                <w:sz w:val="18"/>
              </w:rPr>
            </w:pPr>
            <w:r w:rsidRPr="00CC0718">
              <w:rPr>
                <w:color w:val="000000"/>
                <w:spacing w:val="-2"/>
                <w:sz w:val="18"/>
              </w:rPr>
              <w:t>Codes\\AXIAL CODE\\Q4 b- Activities of the club\NEW IDEAS DEVELOPMENT\Hackathon where people pitch ideas</w:t>
            </w:r>
          </w:p>
        </w:tc>
        <w:tc>
          <w:tcPr>
            <w:tcW w:w="2034" w:type="dxa"/>
            <w:tcBorders>
              <w:bottom w:val="single" w:color="8FB6EA" w:sz="5" w:space="0"/>
            </w:tcBorders>
            <w:shd w:val="clear" w:color="auto" w:fill="FFFFFF" w:themeFill="background1"/>
            <w:tcMar/>
          </w:tcPr>
          <w:p w:rsidRPr="00CC0718" w:rsidR="00C71DC8" w:rsidP="00244814" w:rsidRDefault="00C71DC8" w14:paraId="00863249" w14:textId="77777777">
            <w:pPr>
              <w:rPr>
                <w:color w:val="000000"/>
                <w:spacing w:val="-2"/>
                <w:sz w:val="18"/>
              </w:rPr>
            </w:pPr>
          </w:p>
        </w:tc>
        <w:tc>
          <w:tcPr>
            <w:tcW w:w="903" w:type="dxa"/>
            <w:tcBorders>
              <w:bottom w:val="single" w:color="8FB6EA" w:sz="5" w:space="0"/>
            </w:tcBorders>
            <w:shd w:val="clear" w:color="auto" w:fill="FFFFFF" w:themeFill="background1"/>
            <w:tcMar/>
          </w:tcPr>
          <w:p w:rsidRPr="00CC0718" w:rsidR="00C71DC8" w:rsidP="00244814" w:rsidRDefault="00C71DC8" w14:paraId="3743D15E" w14:textId="77777777">
            <w:pPr>
              <w:rPr>
                <w:color w:val="000000"/>
                <w:spacing w:val="-2"/>
                <w:sz w:val="18"/>
              </w:rPr>
            </w:pPr>
            <w:r w:rsidRPr="00CC0718">
              <w:rPr>
                <w:color w:val="000000"/>
                <w:spacing w:val="-2"/>
                <w:sz w:val="18"/>
              </w:rPr>
              <w:t>No</w:t>
            </w:r>
          </w:p>
        </w:tc>
        <w:tc>
          <w:tcPr>
            <w:tcW w:w="1017" w:type="dxa"/>
            <w:tcBorders>
              <w:bottom w:val="single" w:color="8FB6EA" w:sz="5" w:space="0"/>
            </w:tcBorders>
            <w:shd w:val="clear" w:color="auto" w:fill="FFFFFF" w:themeFill="background1"/>
            <w:tcMar/>
          </w:tcPr>
          <w:p w:rsidRPr="00CC0718" w:rsidR="00C71DC8" w:rsidP="00244814" w:rsidRDefault="00C71DC8" w14:paraId="3FC3DB7E" w14:textId="77777777">
            <w:pPr>
              <w:rPr>
                <w:color w:val="000000"/>
                <w:spacing w:val="-2"/>
                <w:sz w:val="18"/>
              </w:rPr>
            </w:pPr>
            <w:r w:rsidRPr="00CC0718">
              <w:rPr>
                <w:color w:val="000000"/>
                <w:spacing w:val="-2"/>
                <w:sz w:val="18"/>
              </w:rPr>
              <w:t>None</w:t>
            </w:r>
          </w:p>
        </w:tc>
      </w:tr>
      <w:tr w:rsidRPr="00CC0718" w:rsidR="00C71DC8" w:rsidTr="3A33D0EC" w14:paraId="1C71268D" w14:textId="77777777">
        <w:trPr>
          <w:trHeight w:val="458" w:hRule="exact"/>
        </w:trPr>
        <w:tc>
          <w:tcPr>
            <w:tcW w:w="6763" w:type="dxa"/>
            <w:gridSpan w:val="2"/>
            <w:tcBorders>
              <w:top w:val="single" w:color="8FB6EA" w:sz="5" w:space="0"/>
              <w:bottom w:val="single" w:color="8FB6EA" w:sz="5" w:space="0"/>
            </w:tcBorders>
            <w:shd w:val="clear" w:color="auto" w:fill="FFFFFF" w:themeFill="background1"/>
            <w:tcMar/>
          </w:tcPr>
          <w:p w:rsidRPr="00CC0718" w:rsidR="00C71DC8" w:rsidP="00244814" w:rsidRDefault="00C71DC8" w14:paraId="36BE5EEB" w14:textId="77777777">
            <w:pPr>
              <w:rPr>
                <w:color w:val="000000"/>
                <w:spacing w:val="-2"/>
                <w:sz w:val="18"/>
              </w:rPr>
            </w:pPr>
            <w:r w:rsidRPr="00CC0718">
              <w:rPr>
                <w:color w:val="000000"/>
                <w:spacing w:val="-2"/>
                <w:sz w:val="18"/>
              </w:rPr>
              <w:t>Codes\\AXIAL CODE\\Q4 b- Activities of the club\NEW IDEAS DEVELOPMENT\Incentivize the community</w:t>
            </w:r>
          </w:p>
        </w:tc>
        <w:tc>
          <w:tcPr>
            <w:tcW w:w="2034" w:type="dxa"/>
            <w:tcBorders>
              <w:top w:val="single" w:color="8FB6EA" w:sz="5" w:space="0"/>
              <w:bottom w:val="single" w:color="8FB6EA" w:sz="5" w:space="0"/>
            </w:tcBorders>
            <w:shd w:val="clear" w:color="auto" w:fill="FFFFFF" w:themeFill="background1"/>
            <w:tcMar/>
          </w:tcPr>
          <w:p w:rsidRPr="00CC0718" w:rsidR="00C71DC8" w:rsidP="00244814" w:rsidRDefault="00C71DC8" w14:paraId="404C39C2" w14:textId="77777777">
            <w:pPr>
              <w:rPr>
                <w:color w:val="000000"/>
                <w:spacing w:val="-2"/>
                <w:sz w:val="18"/>
              </w:rPr>
            </w:pPr>
          </w:p>
        </w:tc>
        <w:tc>
          <w:tcPr>
            <w:tcW w:w="903" w:type="dxa"/>
            <w:tcBorders>
              <w:top w:val="single" w:color="8FB6EA" w:sz="5" w:space="0"/>
              <w:bottom w:val="single" w:color="8FB6EA" w:sz="5" w:space="0"/>
            </w:tcBorders>
            <w:shd w:val="clear" w:color="auto" w:fill="FFFFFF" w:themeFill="background1"/>
            <w:tcMar/>
          </w:tcPr>
          <w:p w:rsidRPr="00CC0718" w:rsidR="00C71DC8" w:rsidP="00244814" w:rsidRDefault="00C71DC8" w14:paraId="47509FE4" w14:textId="77777777">
            <w:pPr>
              <w:rPr>
                <w:color w:val="000000"/>
                <w:spacing w:val="-2"/>
                <w:sz w:val="18"/>
              </w:rPr>
            </w:pPr>
            <w:r w:rsidRPr="00CC0718">
              <w:rPr>
                <w:color w:val="000000"/>
                <w:spacing w:val="-2"/>
                <w:sz w:val="18"/>
              </w:rPr>
              <w:t>No</w:t>
            </w:r>
          </w:p>
        </w:tc>
        <w:tc>
          <w:tcPr>
            <w:tcW w:w="1017" w:type="dxa"/>
            <w:tcBorders>
              <w:top w:val="single" w:color="8FB6EA" w:sz="5" w:space="0"/>
              <w:bottom w:val="single" w:color="8FB6EA" w:sz="5" w:space="0"/>
            </w:tcBorders>
            <w:shd w:val="clear" w:color="auto" w:fill="FFFFFF" w:themeFill="background1"/>
            <w:tcMar/>
          </w:tcPr>
          <w:p w:rsidRPr="00CC0718" w:rsidR="00C71DC8" w:rsidP="00244814" w:rsidRDefault="00C71DC8" w14:paraId="7B12D48D" w14:textId="77777777">
            <w:pPr>
              <w:rPr>
                <w:color w:val="000000"/>
                <w:spacing w:val="-2"/>
                <w:sz w:val="18"/>
              </w:rPr>
            </w:pPr>
            <w:r w:rsidRPr="00CC0718">
              <w:rPr>
                <w:color w:val="000000"/>
                <w:spacing w:val="-2"/>
                <w:sz w:val="18"/>
              </w:rPr>
              <w:t>None</w:t>
            </w:r>
          </w:p>
        </w:tc>
      </w:tr>
      <w:tr w:rsidRPr="00CC0718" w:rsidR="00C71DC8" w:rsidTr="3A33D0EC" w14:paraId="24AB9283" w14:textId="77777777">
        <w:trPr>
          <w:trHeight w:val="459" w:hRule="exact"/>
        </w:trPr>
        <w:tc>
          <w:tcPr>
            <w:tcW w:w="6763" w:type="dxa"/>
            <w:gridSpan w:val="2"/>
            <w:tcBorders>
              <w:top w:val="single" w:color="8FB6EA" w:sz="5" w:space="0"/>
              <w:bottom w:val="single" w:color="8FB6EA" w:sz="5" w:space="0"/>
            </w:tcBorders>
            <w:shd w:val="clear" w:color="auto" w:fill="FFFFFF" w:themeFill="background1"/>
            <w:tcMar/>
          </w:tcPr>
          <w:p w:rsidRPr="00CC0718" w:rsidR="00C71DC8" w:rsidP="00244814" w:rsidRDefault="00C71DC8" w14:paraId="3BE0B655" w14:textId="77777777">
            <w:pPr>
              <w:rPr>
                <w:color w:val="000000"/>
                <w:spacing w:val="-2"/>
                <w:sz w:val="18"/>
              </w:rPr>
            </w:pPr>
            <w:r w:rsidRPr="00CC0718">
              <w:rPr>
                <w:color w:val="000000"/>
                <w:spacing w:val="-2"/>
                <w:sz w:val="18"/>
              </w:rPr>
              <w:t>Codes\\AXIAL CODE\\Q4 b- Activities of the club\NEW IDEAS DEVELOPMENT\Not purely Technical</w:t>
            </w:r>
          </w:p>
        </w:tc>
        <w:tc>
          <w:tcPr>
            <w:tcW w:w="2034" w:type="dxa"/>
            <w:tcBorders>
              <w:top w:val="single" w:color="8FB6EA" w:sz="5" w:space="0"/>
              <w:bottom w:val="single" w:color="8FB6EA" w:sz="5" w:space="0"/>
            </w:tcBorders>
            <w:shd w:val="clear" w:color="auto" w:fill="FFFFFF" w:themeFill="background1"/>
            <w:tcMar/>
          </w:tcPr>
          <w:p w:rsidRPr="00CC0718" w:rsidR="00C71DC8" w:rsidP="00244814" w:rsidRDefault="00C71DC8" w14:paraId="36BF9CD1" w14:textId="77777777">
            <w:pPr>
              <w:rPr>
                <w:color w:val="000000"/>
                <w:spacing w:val="-2"/>
                <w:sz w:val="18"/>
              </w:rPr>
            </w:pPr>
          </w:p>
        </w:tc>
        <w:tc>
          <w:tcPr>
            <w:tcW w:w="903" w:type="dxa"/>
            <w:tcBorders>
              <w:top w:val="single" w:color="8FB6EA" w:sz="5" w:space="0"/>
              <w:bottom w:val="single" w:color="8FB6EA" w:sz="5" w:space="0"/>
            </w:tcBorders>
            <w:shd w:val="clear" w:color="auto" w:fill="FFFFFF" w:themeFill="background1"/>
            <w:tcMar/>
          </w:tcPr>
          <w:p w:rsidRPr="00CC0718" w:rsidR="00C71DC8" w:rsidP="00244814" w:rsidRDefault="00C71DC8" w14:paraId="6FEFD1C5" w14:textId="77777777">
            <w:pPr>
              <w:rPr>
                <w:color w:val="000000"/>
                <w:spacing w:val="-2"/>
                <w:sz w:val="18"/>
              </w:rPr>
            </w:pPr>
            <w:r w:rsidRPr="00CC0718">
              <w:rPr>
                <w:color w:val="000000"/>
                <w:spacing w:val="-2"/>
                <w:sz w:val="18"/>
              </w:rPr>
              <w:t>No</w:t>
            </w:r>
          </w:p>
        </w:tc>
        <w:tc>
          <w:tcPr>
            <w:tcW w:w="1017" w:type="dxa"/>
            <w:tcBorders>
              <w:top w:val="single" w:color="8FB6EA" w:sz="5" w:space="0"/>
              <w:bottom w:val="single" w:color="8FB6EA" w:sz="5" w:space="0"/>
            </w:tcBorders>
            <w:shd w:val="clear" w:color="auto" w:fill="FFFFFF" w:themeFill="background1"/>
            <w:tcMar/>
          </w:tcPr>
          <w:p w:rsidRPr="00CC0718" w:rsidR="00C71DC8" w:rsidP="00244814" w:rsidRDefault="00C71DC8" w14:paraId="5E4F5638" w14:textId="77777777">
            <w:pPr>
              <w:rPr>
                <w:color w:val="000000"/>
                <w:spacing w:val="-2"/>
                <w:sz w:val="18"/>
              </w:rPr>
            </w:pPr>
            <w:r w:rsidRPr="00CC0718">
              <w:rPr>
                <w:color w:val="000000"/>
                <w:spacing w:val="-2"/>
                <w:sz w:val="18"/>
              </w:rPr>
              <w:t>None</w:t>
            </w:r>
          </w:p>
        </w:tc>
      </w:tr>
      <w:tr w:rsidRPr="00CC0718" w:rsidR="00C71DC8" w:rsidTr="3A33D0EC" w14:paraId="5D4C52B6" w14:textId="77777777">
        <w:trPr>
          <w:trHeight w:val="329" w:hRule="exact"/>
        </w:trPr>
        <w:tc>
          <w:tcPr>
            <w:tcW w:w="6763" w:type="dxa"/>
            <w:gridSpan w:val="2"/>
            <w:tcBorders>
              <w:top w:val="single" w:color="8FB6EA" w:sz="5" w:space="0"/>
              <w:bottom w:val="single" w:color="8FB6EA" w:sz="5" w:space="0"/>
            </w:tcBorders>
            <w:shd w:val="clear" w:color="auto" w:fill="FFFFFF" w:themeFill="background1"/>
            <w:tcMar/>
          </w:tcPr>
          <w:p w:rsidRPr="00CC0718" w:rsidR="00C71DC8" w:rsidP="00244814" w:rsidRDefault="00C71DC8" w14:paraId="65208234" w14:textId="77777777">
            <w:pPr>
              <w:rPr>
                <w:color w:val="000000"/>
                <w:spacing w:val="-2"/>
                <w:sz w:val="18"/>
              </w:rPr>
            </w:pPr>
            <w:r w:rsidRPr="00CC0718">
              <w:rPr>
                <w:color w:val="000000"/>
                <w:spacing w:val="-2"/>
                <w:sz w:val="18"/>
              </w:rPr>
              <w:t>Codes\\AXIAL CODE\\Q4 b- Activities of the club\PROFESSIONAL DEVELOPMENT</w:t>
            </w:r>
          </w:p>
        </w:tc>
        <w:tc>
          <w:tcPr>
            <w:tcW w:w="2034" w:type="dxa"/>
            <w:tcBorders>
              <w:top w:val="single" w:color="8FB6EA" w:sz="5" w:space="0"/>
              <w:bottom w:val="single" w:color="8FB6EA" w:sz="5" w:space="0"/>
            </w:tcBorders>
            <w:shd w:val="clear" w:color="auto" w:fill="FFFFFF" w:themeFill="background1"/>
            <w:tcMar/>
          </w:tcPr>
          <w:p w:rsidRPr="00CC0718" w:rsidR="00C71DC8" w:rsidP="00244814" w:rsidRDefault="00C71DC8" w14:paraId="2B300432" w14:textId="77777777">
            <w:pPr>
              <w:rPr>
                <w:color w:val="000000"/>
                <w:spacing w:val="-2"/>
                <w:sz w:val="18"/>
              </w:rPr>
            </w:pPr>
          </w:p>
        </w:tc>
        <w:tc>
          <w:tcPr>
            <w:tcW w:w="903" w:type="dxa"/>
            <w:tcBorders>
              <w:top w:val="single" w:color="8FB6EA" w:sz="5" w:space="0"/>
              <w:bottom w:val="single" w:color="8FB6EA" w:sz="5" w:space="0"/>
            </w:tcBorders>
            <w:shd w:val="clear" w:color="auto" w:fill="FFFFFF" w:themeFill="background1"/>
            <w:tcMar/>
          </w:tcPr>
          <w:p w:rsidRPr="00CC0718" w:rsidR="00C71DC8" w:rsidP="00244814" w:rsidRDefault="00C71DC8" w14:paraId="6C1DBCF1" w14:textId="77777777">
            <w:pPr>
              <w:rPr>
                <w:color w:val="000000"/>
                <w:spacing w:val="-2"/>
                <w:sz w:val="18"/>
              </w:rPr>
            </w:pPr>
            <w:r w:rsidRPr="00CC0718">
              <w:rPr>
                <w:color w:val="000000"/>
                <w:spacing w:val="-2"/>
                <w:sz w:val="18"/>
              </w:rPr>
              <w:t>Yes</w:t>
            </w:r>
          </w:p>
        </w:tc>
        <w:tc>
          <w:tcPr>
            <w:tcW w:w="1017" w:type="dxa"/>
            <w:tcBorders>
              <w:top w:val="single" w:color="8FB6EA" w:sz="5" w:space="0"/>
              <w:bottom w:val="single" w:color="8FB6EA" w:sz="5" w:space="0"/>
            </w:tcBorders>
            <w:shd w:val="clear" w:color="auto" w:fill="FFFFFF" w:themeFill="background1"/>
            <w:tcMar/>
          </w:tcPr>
          <w:p w:rsidRPr="00CC0718" w:rsidR="00C71DC8" w:rsidP="00244814" w:rsidRDefault="00C71DC8" w14:paraId="4BE64E07" w14:textId="77777777">
            <w:pPr>
              <w:rPr>
                <w:color w:val="000000"/>
                <w:spacing w:val="-2"/>
                <w:sz w:val="18"/>
              </w:rPr>
            </w:pPr>
            <w:r w:rsidRPr="00CC0718">
              <w:rPr>
                <w:color w:val="000000"/>
                <w:spacing w:val="-2"/>
                <w:sz w:val="18"/>
              </w:rPr>
              <w:t>None</w:t>
            </w:r>
          </w:p>
        </w:tc>
      </w:tr>
      <w:tr w:rsidRPr="00CC0718" w:rsidR="00C71DC8" w:rsidTr="3A33D0EC" w14:paraId="6CEDB5EC" w14:textId="77777777">
        <w:trPr>
          <w:trHeight w:val="459" w:hRule="exact"/>
        </w:trPr>
        <w:tc>
          <w:tcPr>
            <w:tcW w:w="6763" w:type="dxa"/>
            <w:gridSpan w:val="2"/>
            <w:tcBorders>
              <w:top w:val="single" w:color="8FB6EA" w:sz="5" w:space="0"/>
              <w:bottom w:val="single" w:color="8FB6EA" w:sz="5" w:space="0"/>
            </w:tcBorders>
            <w:shd w:val="clear" w:color="auto" w:fill="FFFFFF" w:themeFill="background1"/>
            <w:tcMar/>
          </w:tcPr>
          <w:p w:rsidRPr="00CC0718" w:rsidR="00C71DC8" w:rsidP="3A33D0EC" w:rsidRDefault="00C71DC8" w14:paraId="540DE6BC" w14:textId="77777777">
            <w:pPr>
              <w:rPr>
                <w:color w:val="000000"/>
                <w:spacing w:val="-2"/>
                <w:sz w:val="18"/>
                <w:szCs w:val="18"/>
                <w:lang w:val="en-US"/>
              </w:rPr>
            </w:pPr>
            <w:r w:rsidRPr="3A33D0EC" w:rsidR="00C71DC8">
              <w:rPr>
                <w:color w:val="000000"/>
                <w:spacing w:val="-2"/>
                <w:sz w:val="18"/>
                <w:szCs w:val="18"/>
                <w:lang w:val="en-US"/>
              </w:rPr>
              <w:t xml:space="preserve">Codes\\AXIAL CODE\\Q4 b- Activities of the club\PROFESSIONAL DEVELOPMENT\Go to the National </w:t>
            </w:r>
            <w:r w:rsidRPr="3A33D0EC" w:rsidR="00C71DC8">
              <w:rPr>
                <w:color w:val="000000"/>
                <w:spacing w:val="-2"/>
                <w:sz w:val="18"/>
                <w:szCs w:val="18"/>
                <w:lang w:val="en-US"/>
              </w:rPr>
              <w:t>Coference</w:t>
            </w:r>
          </w:p>
        </w:tc>
        <w:tc>
          <w:tcPr>
            <w:tcW w:w="2034" w:type="dxa"/>
            <w:tcBorders>
              <w:top w:val="single" w:color="8FB6EA" w:sz="5" w:space="0"/>
              <w:bottom w:val="single" w:color="8FB6EA" w:sz="5" w:space="0"/>
            </w:tcBorders>
            <w:shd w:val="clear" w:color="auto" w:fill="FFFFFF" w:themeFill="background1"/>
            <w:tcMar/>
          </w:tcPr>
          <w:p w:rsidRPr="00CC0718" w:rsidR="00C71DC8" w:rsidP="00244814" w:rsidRDefault="00C71DC8" w14:paraId="3459933D" w14:textId="77777777">
            <w:pPr>
              <w:rPr>
                <w:color w:val="000000"/>
                <w:spacing w:val="-2"/>
                <w:sz w:val="18"/>
              </w:rPr>
            </w:pPr>
          </w:p>
        </w:tc>
        <w:tc>
          <w:tcPr>
            <w:tcW w:w="903" w:type="dxa"/>
            <w:tcBorders>
              <w:top w:val="single" w:color="8FB6EA" w:sz="5" w:space="0"/>
              <w:bottom w:val="single" w:color="8FB6EA" w:sz="5" w:space="0"/>
            </w:tcBorders>
            <w:shd w:val="clear" w:color="auto" w:fill="FFFFFF" w:themeFill="background1"/>
            <w:tcMar/>
          </w:tcPr>
          <w:p w:rsidRPr="00CC0718" w:rsidR="00C71DC8" w:rsidP="00244814" w:rsidRDefault="00C71DC8" w14:paraId="6B7255F0" w14:textId="77777777">
            <w:pPr>
              <w:rPr>
                <w:color w:val="000000"/>
                <w:spacing w:val="-2"/>
                <w:sz w:val="18"/>
              </w:rPr>
            </w:pPr>
            <w:r w:rsidRPr="00CC0718">
              <w:rPr>
                <w:color w:val="000000"/>
                <w:spacing w:val="-2"/>
                <w:sz w:val="18"/>
              </w:rPr>
              <w:t>No</w:t>
            </w:r>
          </w:p>
        </w:tc>
        <w:tc>
          <w:tcPr>
            <w:tcW w:w="1017" w:type="dxa"/>
            <w:tcBorders>
              <w:top w:val="single" w:color="8FB6EA" w:sz="5" w:space="0"/>
              <w:bottom w:val="single" w:color="8FB6EA" w:sz="5" w:space="0"/>
            </w:tcBorders>
            <w:shd w:val="clear" w:color="auto" w:fill="FFFFFF" w:themeFill="background1"/>
            <w:tcMar/>
          </w:tcPr>
          <w:p w:rsidRPr="00CC0718" w:rsidR="00C71DC8" w:rsidP="00244814" w:rsidRDefault="00C71DC8" w14:paraId="1C57BCAB" w14:textId="77777777">
            <w:pPr>
              <w:rPr>
                <w:color w:val="000000"/>
                <w:spacing w:val="-2"/>
                <w:sz w:val="18"/>
              </w:rPr>
            </w:pPr>
            <w:r w:rsidRPr="00CC0718">
              <w:rPr>
                <w:color w:val="000000"/>
                <w:spacing w:val="-2"/>
                <w:sz w:val="18"/>
              </w:rPr>
              <w:t>None</w:t>
            </w:r>
          </w:p>
        </w:tc>
      </w:tr>
      <w:tr w:rsidRPr="00CC0718" w:rsidR="00C71DC8" w:rsidTr="3A33D0EC" w14:paraId="3EDB5DA9" w14:textId="77777777">
        <w:trPr>
          <w:trHeight w:val="458" w:hRule="exact"/>
        </w:trPr>
        <w:tc>
          <w:tcPr>
            <w:tcW w:w="6763" w:type="dxa"/>
            <w:gridSpan w:val="2"/>
            <w:tcBorders>
              <w:top w:val="single" w:color="8FB6EA" w:sz="5" w:space="0"/>
              <w:bottom w:val="single" w:color="8FB6EA" w:sz="5" w:space="0"/>
            </w:tcBorders>
            <w:shd w:val="clear" w:color="auto" w:fill="FFFFFF" w:themeFill="background1"/>
            <w:tcMar/>
          </w:tcPr>
          <w:p w:rsidRPr="00CC0718" w:rsidR="00C71DC8" w:rsidP="00244814" w:rsidRDefault="00C71DC8" w14:paraId="76691BB6" w14:textId="77777777">
            <w:pPr>
              <w:rPr>
                <w:color w:val="000000"/>
                <w:spacing w:val="-2"/>
                <w:sz w:val="18"/>
              </w:rPr>
            </w:pPr>
            <w:r w:rsidRPr="00CC0718">
              <w:rPr>
                <w:color w:val="000000"/>
                <w:spacing w:val="-2"/>
                <w:sz w:val="18"/>
              </w:rPr>
              <w:t>Codes\\AXIAL CODE\\Q4 b- Activities of the club\PROFESSIONAL DEVELOPMENT\Listen to company opportunities</w:t>
            </w:r>
          </w:p>
        </w:tc>
        <w:tc>
          <w:tcPr>
            <w:tcW w:w="2034" w:type="dxa"/>
            <w:tcBorders>
              <w:top w:val="single" w:color="8FB6EA" w:sz="5" w:space="0"/>
              <w:bottom w:val="single" w:color="8FB6EA" w:sz="5" w:space="0"/>
            </w:tcBorders>
            <w:shd w:val="clear" w:color="auto" w:fill="FFFFFF" w:themeFill="background1"/>
            <w:tcMar/>
          </w:tcPr>
          <w:p w:rsidRPr="00CC0718" w:rsidR="00C71DC8" w:rsidP="00244814" w:rsidRDefault="00C71DC8" w14:paraId="3959146C" w14:textId="77777777">
            <w:pPr>
              <w:rPr>
                <w:color w:val="000000"/>
                <w:spacing w:val="-2"/>
                <w:sz w:val="18"/>
              </w:rPr>
            </w:pPr>
          </w:p>
        </w:tc>
        <w:tc>
          <w:tcPr>
            <w:tcW w:w="903" w:type="dxa"/>
            <w:tcBorders>
              <w:top w:val="single" w:color="8FB6EA" w:sz="5" w:space="0"/>
              <w:bottom w:val="single" w:color="8FB6EA" w:sz="5" w:space="0"/>
            </w:tcBorders>
            <w:shd w:val="clear" w:color="auto" w:fill="FFFFFF" w:themeFill="background1"/>
            <w:tcMar/>
          </w:tcPr>
          <w:p w:rsidRPr="00CC0718" w:rsidR="00C71DC8" w:rsidP="00244814" w:rsidRDefault="00C71DC8" w14:paraId="29713E17" w14:textId="77777777">
            <w:pPr>
              <w:rPr>
                <w:color w:val="000000"/>
                <w:spacing w:val="-2"/>
                <w:sz w:val="18"/>
              </w:rPr>
            </w:pPr>
            <w:r w:rsidRPr="00CC0718">
              <w:rPr>
                <w:color w:val="000000"/>
                <w:spacing w:val="-2"/>
                <w:sz w:val="18"/>
              </w:rPr>
              <w:t>No</w:t>
            </w:r>
          </w:p>
        </w:tc>
        <w:tc>
          <w:tcPr>
            <w:tcW w:w="1017" w:type="dxa"/>
            <w:tcBorders>
              <w:top w:val="single" w:color="8FB6EA" w:sz="5" w:space="0"/>
              <w:bottom w:val="single" w:color="8FB6EA" w:sz="5" w:space="0"/>
            </w:tcBorders>
            <w:shd w:val="clear" w:color="auto" w:fill="FFFFFF" w:themeFill="background1"/>
            <w:tcMar/>
          </w:tcPr>
          <w:p w:rsidRPr="00CC0718" w:rsidR="00C71DC8" w:rsidP="00244814" w:rsidRDefault="00C71DC8" w14:paraId="7867BD70" w14:textId="77777777">
            <w:pPr>
              <w:rPr>
                <w:color w:val="000000"/>
                <w:spacing w:val="-2"/>
                <w:sz w:val="18"/>
              </w:rPr>
            </w:pPr>
            <w:r w:rsidRPr="00CC0718">
              <w:rPr>
                <w:color w:val="000000"/>
                <w:spacing w:val="-2"/>
                <w:sz w:val="18"/>
              </w:rPr>
              <w:t>None</w:t>
            </w:r>
          </w:p>
        </w:tc>
      </w:tr>
      <w:tr w:rsidRPr="00CC0718" w:rsidR="00C71DC8" w:rsidTr="3A33D0EC" w14:paraId="2F9DE7ED" w14:textId="77777777">
        <w:trPr>
          <w:trHeight w:val="459" w:hRule="exact"/>
        </w:trPr>
        <w:tc>
          <w:tcPr>
            <w:tcW w:w="6763" w:type="dxa"/>
            <w:gridSpan w:val="2"/>
            <w:tcBorders>
              <w:top w:val="single" w:color="8FB6EA" w:sz="5" w:space="0"/>
              <w:bottom w:val="single" w:color="8FB6EA" w:sz="5" w:space="0"/>
            </w:tcBorders>
            <w:shd w:val="clear" w:color="auto" w:fill="FFFFFF" w:themeFill="background1"/>
            <w:tcMar/>
          </w:tcPr>
          <w:p w:rsidRPr="00CC0718" w:rsidR="00C71DC8" w:rsidP="00244814" w:rsidRDefault="00C71DC8" w14:paraId="00A4EC7F" w14:textId="77777777">
            <w:pPr>
              <w:rPr>
                <w:color w:val="000000"/>
                <w:spacing w:val="-2"/>
                <w:sz w:val="18"/>
              </w:rPr>
            </w:pPr>
            <w:r w:rsidRPr="00CC0718">
              <w:rPr>
                <w:color w:val="000000"/>
                <w:spacing w:val="-2"/>
                <w:sz w:val="18"/>
              </w:rPr>
              <w:t>Codes\\AXIAL CODE\\Q4 b- Activities of the club\PROFESSIONAL DEVELOPMENT\Practice elevator pitch</w:t>
            </w:r>
          </w:p>
        </w:tc>
        <w:tc>
          <w:tcPr>
            <w:tcW w:w="2034" w:type="dxa"/>
            <w:tcBorders>
              <w:top w:val="single" w:color="8FB6EA" w:sz="5" w:space="0"/>
              <w:bottom w:val="single" w:color="8FB6EA" w:sz="5" w:space="0"/>
            </w:tcBorders>
            <w:shd w:val="clear" w:color="auto" w:fill="FFFFFF" w:themeFill="background1"/>
            <w:tcMar/>
          </w:tcPr>
          <w:p w:rsidRPr="00CC0718" w:rsidR="00C71DC8" w:rsidP="00244814" w:rsidRDefault="00C71DC8" w14:paraId="52117E48" w14:textId="77777777">
            <w:pPr>
              <w:rPr>
                <w:color w:val="000000"/>
                <w:spacing w:val="-2"/>
                <w:sz w:val="18"/>
              </w:rPr>
            </w:pPr>
          </w:p>
        </w:tc>
        <w:tc>
          <w:tcPr>
            <w:tcW w:w="903" w:type="dxa"/>
            <w:tcBorders>
              <w:top w:val="single" w:color="8FB6EA" w:sz="5" w:space="0"/>
              <w:bottom w:val="single" w:color="8FB6EA" w:sz="5" w:space="0"/>
            </w:tcBorders>
            <w:shd w:val="clear" w:color="auto" w:fill="FFFFFF" w:themeFill="background1"/>
            <w:tcMar/>
          </w:tcPr>
          <w:p w:rsidRPr="00CC0718" w:rsidR="00C71DC8" w:rsidP="00244814" w:rsidRDefault="00C71DC8" w14:paraId="04266834" w14:textId="77777777">
            <w:pPr>
              <w:rPr>
                <w:color w:val="000000"/>
                <w:spacing w:val="-2"/>
                <w:sz w:val="18"/>
              </w:rPr>
            </w:pPr>
            <w:r w:rsidRPr="00CC0718">
              <w:rPr>
                <w:color w:val="000000"/>
                <w:spacing w:val="-2"/>
                <w:sz w:val="18"/>
              </w:rPr>
              <w:t>No</w:t>
            </w:r>
          </w:p>
        </w:tc>
        <w:tc>
          <w:tcPr>
            <w:tcW w:w="1017" w:type="dxa"/>
            <w:tcBorders>
              <w:top w:val="single" w:color="8FB6EA" w:sz="5" w:space="0"/>
              <w:bottom w:val="single" w:color="8FB6EA" w:sz="5" w:space="0"/>
            </w:tcBorders>
            <w:shd w:val="clear" w:color="auto" w:fill="FFFFFF" w:themeFill="background1"/>
            <w:tcMar/>
          </w:tcPr>
          <w:p w:rsidRPr="00CC0718" w:rsidR="00C71DC8" w:rsidP="00244814" w:rsidRDefault="00C71DC8" w14:paraId="50783BE0" w14:textId="77777777">
            <w:pPr>
              <w:rPr>
                <w:color w:val="000000"/>
                <w:spacing w:val="-2"/>
                <w:sz w:val="18"/>
              </w:rPr>
            </w:pPr>
            <w:r w:rsidRPr="00CC0718">
              <w:rPr>
                <w:color w:val="000000"/>
                <w:spacing w:val="-2"/>
                <w:sz w:val="18"/>
              </w:rPr>
              <w:t>None</w:t>
            </w:r>
          </w:p>
        </w:tc>
      </w:tr>
      <w:tr w:rsidRPr="00CC0718" w:rsidR="00C71DC8" w:rsidTr="3A33D0EC" w14:paraId="683E11AB" w14:textId="77777777">
        <w:trPr>
          <w:trHeight w:val="458" w:hRule="exact"/>
        </w:trPr>
        <w:tc>
          <w:tcPr>
            <w:tcW w:w="6763" w:type="dxa"/>
            <w:gridSpan w:val="2"/>
            <w:tcBorders>
              <w:top w:val="single" w:color="8FB6EA" w:sz="5" w:space="0"/>
              <w:bottom w:val="single" w:color="8FB6EA" w:sz="5" w:space="0"/>
            </w:tcBorders>
            <w:shd w:val="clear" w:color="auto" w:fill="FFFFFF" w:themeFill="background1"/>
            <w:tcMar/>
          </w:tcPr>
          <w:p w:rsidRPr="00CC0718" w:rsidR="00C71DC8" w:rsidP="00244814" w:rsidRDefault="00C71DC8" w14:paraId="57D749FC" w14:textId="77777777">
            <w:pPr>
              <w:rPr>
                <w:color w:val="000000"/>
                <w:spacing w:val="-2"/>
                <w:sz w:val="18"/>
              </w:rPr>
            </w:pPr>
            <w:r w:rsidRPr="00CC0718">
              <w:rPr>
                <w:color w:val="000000"/>
                <w:spacing w:val="-2"/>
                <w:sz w:val="18"/>
              </w:rPr>
              <w:t>Codes\\AXIAL CODE\\Q4 b- Activities of the club\PROFESSIONAL DEVELOPMENT\Resume and cover letter review</w:t>
            </w:r>
          </w:p>
        </w:tc>
        <w:tc>
          <w:tcPr>
            <w:tcW w:w="2034" w:type="dxa"/>
            <w:tcBorders>
              <w:top w:val="single" w:color="8FB6EA" w:sz="5" w:space="0"/>
              <w:bottom w:val="single" w:color="8FB6EA" w:sz="5" w:space="0"/>
            </w:tcBorders>
            <w:shd w:val="clear" w:color="auto" w:fill="FFFFFF" w:themeFill="background1"/>
            <w:tcMar/>
          </w:tcPr>
          <w:p w:rsidRPr="00CC0718" w:rsidR="00C71DC8" w:rsidP="00244814" w:rsidRDefault="00C71DC8" w14:paraId="793E2F0C" w14:textId="77777777">
            <w:pPr>
              <w:rPr>
                <w:color w:val="000000"/>
                <w:spacing w:val="-2"/>
                <w:sz w:val="18"/>
              </w:rPr>
            </w:pPr>
          </w:p>
        </w:tc>
        <w:tc>
          <w:tcPr>
            <w:tcW w:w="903" w:type="dxa"/>
            <w:tcBorders>
              <w:top w:val="single" w:color="8FB6EA" w:sz="5" w:space="0"/>
              <w:bottom w:val="single" w:color="8FB6EA" w:sz="5" w:space="0"/>
            </w:tcBorders>
            <w:shd w:val="clear" w:color="auto" w:fill="FFFFFF" w:themeFill="background1"/>
            <w:tcMar/>
          </w:tcPr>
          <w:p w:rsidRPr="00CC0718" w:rsidR="00C71DC8" w:rsidP="00244814" w:rsidRDefault="00C71DC8" w14:paraId="619FCBC7" w14:textId="77777777">
            <w:pPr>
              <w:rPr>
                <w:color w:val="000000"/>
                <w:spacing w:val="-2"/>
                <w:sz w:val="18"/>
              </w:rPr>
            </w:pPr>
            <w:r w:rsidRPr="00CC0718">
              <w:rPr>
                <w:color w:val="000000"/>
                <w:spacing w:val="-2"/>
                <w:sz w:val="18"/>
              </w:rPr>
              <w:t>No</w:t>
            </w:r>
          </w:p>
        </w:tc>
        <w:tc>
          <w:tcPr>
            <w:tcW w:w="1017" w:type="dxa"/>
            <w:tcBorders>
              <w:top w:val="single" w:color="8FB6EA" w:sz="5" w:space="0"/>
              <w:bottom w:val="single" w:color="8FB6EA" w:sz="5" w:space="0"/>
            </w:tcBorders>
            <w:shd w:val="clear" w:color="auto" w:fill="FFFFFF" w:themeFill="background1"/>
            <w:tcMar/>
          </w:tcPr>
          <w:p w:rsidRPr="00CC0718" w:rsidR="00C71DC8" w:rsidP="00244814" w:rsidRDefault="00C71DC8" w14:paraId="4A598B33" w14:textId="77777777">
            <w:pPr>
              <w:rPr>
                <w:color w:val="000000"/>
                <w:spacing w:val="-2"/>
                <w:sz w:val="18"/>
              </w:rPr>
            </w:pPr>
            <w:r w:rsidRPr="00CC0718">
              <w:rPr>
                <w:color w:val="000000"/>
                <w:spacing w:val="-2"/>
                <w:sz w:val="18"/>
              </w:rPr>
              <w:t>None</w:t>
            </w:r>
          </w:p>
        </w:tc>
      </w:tr>
      <w:tr w:rsidRPr="00CC0718" w:rsidR="00C71DC8" w:rsidTr="3A33D0EC" w14:paraId="1CF560AD" w14:textId="77777777">
        <w:trPr>
          <w:trHeight w:val="459" w:hRule="exact"/>
        </w:trPr>
        <w:tc>
          <w:tcPr>
            <w:tcW w:w="6763" w:type="dxa"/>
            <w:gridSpan w:val="2"/>
            <w:tcBorders>
              <w:top w:val="single" w:color="8FB6EA" w:sz="5" w:space="0"/>
              <w:bottom w:val="single" w:color="8FB6EA" w:sz="5" w:space="0"/>
            </w:tcBorders>
            <w:shd w:val="clear" w:color="auto" w:fill="FFFFFF" w:themeFill="background1"/>
            <w:tcMar/>
          </w:tcPr>
          <w:p w:rsidRPr="00CC0718" w:rsidR="00C71DC8" w:rsidP="00244814" w:rsidRDefault="00C71DC8" w14:paraId="3038CDC6" w14:textId="77777777">
            <w:pPr>
              <w:rPr>
                <w:color w:val="000000"/>
                <w:spacing w:val="-2"/>
                <w:sz w:val="18"/>
              </w:rPr>
            </w:pPr>
            <w:r w:rsidRPr="00CC0718">
              <w:rPr>
                <w:color w:val="000000"/>
                <w:spacing w:val="-2"/>
                <w:sz w:val="18"/>
              </w:rPr>
              <w:lastRenderedPageBreak/>
              <w:t>Codes\\AXIAL CODE\\Q4 b- Activities of the club\PROFESSIONAL DEVELOPMENT\Review Events</w:t>
            </w:r>
          </w:p>
        </w:tc>
        <w:tc>
          <w:tcPr>
            <w:tcW w:w="2034" w:type="dxa"/>
            <w:tcBorders>
              <w:top w:val="single" w:color="8FB6EA" w:sz="5" w:space="0"/>
              <w:bottom w:val="single" w:color="8FB6EA" w:sz="5" w:space="0"/>
            </w:tcBorders>
            <w:shd w:val="clear" w:color="auto" w:fill="FFFFFF" w:themeFill="background1"/>
            <w:tcMar/>
          </w:tcPr>
          <w:p w:rsidRPr="00CC0718" w:rsidR="00C71DC8" w:rsidP="00244814" w:rsidRDefault="00C71DC8" w14:paraId="0E3AFA0D" w14:textId="77777777">
            <w:pPr>
              <w:rPr>
                <w:color w:val="000000"/>
                <w:spacing w:val="-2"/>
                <w:sz w:val="18"/>
              </w:rPr>
            </w:pPr>
          </w:p>
        </w:tc>
        <w:tc>
          <w:tcPr>
            <w:tcW w:w="903" w:type="dxa"/>
            <w:tcBorders>
              <w:top w:val="single" w:color="8FB6EA" w:sz="5" w:space="0"/>
              <w:bottom w:val="single" w:color="8FB6EA" w:sz="5" w:space="0"/>
            </w:tcBorders>
            <w:shd w:val="clear" w:color="auto" w:fill="FFFFFF" w:themeFill="background1"/>
            <w:tcMar/>
          </w:tcPr>
          <w:p w:rsidRPr="00CC0718" w:rsidR="00C71DC8" w:rsidP="00244814" w:rsidRDefault="00C71DC8" w14:paraId="07978564" w14:textId="77777777">
            <w:pPr>
              <w:rPr>
                <w:color w:val="000000"/>
                <w:spacing w:val="-2"/>
                <w:sz w:val="18"/>
              </w:rPr>
            </w:pPr>
            <w:r w:rsidRPr="00CC0718">
              <w:rPr>
                <w:color w:val="000000"/>
                <w:spacing w:val="-2"/>
                <w:sz w:val="18"/>
              </w:rPr>
              <w:t>No</w:t>
            </w:r>
          </w:p>
        </w:tc>
        <w:tc>
          <w:tcPr>
            <w:tcW w:w="1017" w:type="dxa"/>
            <w:tcBorders>
              <w:top w:val="single" w:color="8FB6EA" w:sz="5" w:space="0"/>
              <w:bottom w:val="single" w:color="8FB6EA" w:sz="5" w:space="0"/>
            </w:tcBorders>
            <w:shd w:val="clear" w:color="auto" w:fill="FFFFFF" w:themeFill="background1"/>
            <w:tcMar/>
          </w:tcPr>
          <w:p w:rsidRPr="00CC0718" w:rsidR="00C71DC8" w:rsidP="00244814" w:rsidRDefault="00C71DC8" w14:paraId="5AE4F770" w14:textId="77777777">
            <w:pPr>
              <w:rPr>
                <w:color w:val="000000"/>
                <w:spacing w:val="-2"/>
                <w:sz w:val="18"/>
              </w:rPr>
            </w:pPr>
            <w:r w:rsidRPr="00CC0718">
              <w:rPr>
                <w:color w:val="000000"/>
                <w:spacing w:val="-2"/>
                <w:sz w:val="18"/>
              </w:rPr>
              <w:t>None</w:t>
            </w:r>
          </w:p>
        </w:tc>
      </w:tr>
      <w:tr w:rsidRPr="00CC0718" w:rsidR="00C71DC8" w:rsidTr="3A33D0EC" w14:paraId="16BBA90F" w14:textId="77777777">
        <w:trPr>
          <w:trHeight w:val="329" w:hRule="exact"/>
        </w:trPr>
        <w:tc>
          <w:tcPr>
            <w:tcW w:w="6763" w:type="dxa"/>
            <w:gridSpan w:val="2"/>
            <w:tcBorders>
              <w:top w:val="single" w:color="8FB6EA" w:sz="5" w:space="0"/>
              <w:bottom w:val="single" w:color="8FB6EA" w:sz="5" w:space="0"/>
            </w:tcBorders>
            <w:shd w:val="clear" w:color="auto" w:fill="FFFFFF" w:themeFill="background1"/>
            <w:tcMar/>
          </w:tcPr>
          <w:p w:rsidRPr="00CC0718" w:rsidR="00C71DC8" w:rsidP="00244814" w:rsidRDefault="00C71DC8" w14:paraId="0C8A9049" w14:textId="77777777">
            <w:pPr>
              <w:rPr>
                <w:color w:val="000000"/>
                <w:spacing w:val="-2"/>
                <w:sz w:val="18"/>
              </w:rPr>
            </w:pPr>
            <w:r w:rsidRPr="00CC0718">
              <w:rPr>
                <w:color w:val="000000"/>
                <w:spacing w:val="-2"/>
                <w:sz w:val="18"/>
              </w:rPr>
              <w:t>Codes\\AXIAL CODE\\Q4 b- Activities of the club\RECREATIONAL EVENTS</w:t>
            </w:r>
          </w:p>
        </w:tc>
        <w:tc>
          <w:tcPr>
            <w:tcW w:w="2034" w:type="dxa"/>
            <w:tcBorders>
              <w:top w:val="single" w:color="8FB6EA" w:sz="5" w:space="0"/>
              <w:bottom w:val="single" w:color="8FB6EA" w:sz="5" w:space="0"/>
            </w:tcBorders>
            <w:shd w:val="clear" w:color="auto" w:fill="FFFFFF" w:themeFill="background1"/>
            <w:tcMar/>
          </w:tcPr>
          <w:p w:rsidRPr="00CC0718" w:rsidR="00C71DC8" w:rsidP="00244814" w:rsidRDefault="00C71DC8" w14:paraId="3ACE0647" w14:textId="77777777">
            <w:pPr>
              <w:rPr>
                <w:color w:val="000000"/>
                <w:spacing w:val="-2"/>
                <w:sz w:val="18"/>
              </w:rPr>
            </w:pPr>
          </w:p>
        </w:tc>
        <w:tc>
          <w:tcPr>
            <w:tcW w:w="903" w:type="dxa"/>
            <w:tcBorders>
              <w:top w:val="single" w:color="8FB6EA" w:sz="5" w:space="0"/>
              <w:bottom w:val="single" w:color="8FB6EA" w:sz="5" w:space="0"/>
            </w:tcBorders>
            <w:shd w:val="clear" w:color="auto" w:fill="FFFFFF" w:themeFill="background1"/>
            <w:tcMar/>
          </w:tcPr>
          <w:p w:rsidRPr="00CC0718" w:rsidR="00C71DC8" w:rsidP="00244814" w:rsidRDefault="00C71DC8" w14:paraId="0CD3AFC2" w14:textId="77777777">
            <w:pPr>
              <w:rPr>
                <w:color w:val="000000"/>
                <w:spacing w:val="-2"/>
                <w:sz w:val="18"/>
              </w:rPr>
            </w:pPr>
            <w:r w:rsidRPr="00CC0718">
              <w:rPr>
                <w:color w:val="000000"/>
                <w:spacing w:val="-2"/>
                <w:sz w:val="18"/>
              </w:rPr>
              <w:t>Yes</w:t>
            </w:r>
          </w:p>
        </w:tc>
        <w:tc>
          <w:tcPr>
            <w:tcW w:w="1017" w:type="dxa"/>
            <w:tcBorders>
              <w:top w:val="single" w:color="8FB6EA" w:sz="5" w:space="0"/>
              <w:bottom w:val="single" w:color="8FB6EA" w:sz="5" w:space="0"/>
            </w:tcBorders>
            <w:shd w:val="clear" w:color="auto" w:fill="FFFFFF" w:themeFill="background1"/>
            <w:tcMar/>
          </w:tcPr>
          <w:p w:rsidRPr="00CC0718" w:rsidR="00C71DC8" w:rsidP="00244814" w:rsidRDefault="00C71DC8" w14:paraId="300A5069" w14:textId="77777777">
            <w:pPr>
              <w:rPr>
                <w:color w:val="000000"/>
                <w:spacing w:val="-2"/>
                <w:sz w:val="18"/>
              </w:rPr>
            </w:pPr>
            <w:r w:rsidRPr="00CC0718">
              <w:rPr>
                <w:color w:val="000000"/>
                <w:spacing w:val="-2"/>
                <w:sz w:val="18"/>
              </w:rPr>
              <w:t>None</w:t>
            </w:r>
          </w:p>
        </w:tc>
      </w:tr>
      <w:tr w:rsidRPr="00CC0718" w:rsidR="00C71DC8" w:rsidTr="3A33D0EC" w14:paraId="1CA26678" w14:textId="77777777">
        <w:trPr>
          <w:trHeight w:val="459" w:hRule="exact"/>
        </w:trPr>
        <w:tc>
          <w:tcPr>
            <w:tcW w:w="6763" w:type="dxa"/>
            <w:gridSpan w:val="2"/>
            <w:tcBorders>
              <w:top w:val="single" w:color="8FB6EA" w:sz="5" w:space="0"/>
              <w:bottom w:val="single" w:color="8FB6EA" w:sz="5" w:space="0"/>
            </w:tcBorders>
            <w:shd w:val="clear" w:color="auto" w:fill="FFFFFF" w:themeFill="background1"/>
            <w:tcMar/>
          </w:tcPr>
          <w:p w:rsidRPr="00CC0718" w:rsidR="00C71DC8" w:rsidP="00244814" w:rsidRDefault="00C71DC8" w14:paraId="385160EB" w14:textId="77777777">
            <w:pPr>
              <w:rPr>
                <w:color w:val="000000"/>
                <w:spacing w:val="-2"/>
                <w:sz w:val="18"/>
              </w:rPr>
            </w:pPr>
            <w:r w:rsidRPr="00CC0718">
              <w:rPr>
                <w:color w:val="000000"/>
                <w:spacing w:val="-2"/>
                <w:sz w:val="18"/>
              </w:rPr>
              <w:t>Codes\\AXIAL CODE\\Q4 b- Activities of the club\RECREATIONAL EVENTS\Dance Club Activities</w:t>
            </w:r>
          </w:p>
        </w:tc>
        <w:tc>
          <w:tcPr>
            <w:tcW w:w="2034" w:type="dxa"/>
            <w:tcBorders>
              <w:top w:val="single" w:color="8FB6EA" w:sz="5" w:space="0"/>
              <w:bottom w:val="single" w:color="8FB6EA" w:sz="5" w:space="0"/>
            </w:tcBorders>
            <w:shd w:val="clear" w:color="auto" w:fill="FFFFFF" w:themeFill="background1"/>
            <w:tcMar/>
          </w:tcPr>
          <w:p w:rsidRPr="00CC0718" w:rsidR="00C71DC8" w:rsidP="00244814" w:rsidRDefault="00C71DC8" w14:paraId="24FFE141" w14:textId="77777777">
            <w:pPr>
              <w:rPr>
                <w:color w:val="000000"/>
                <w:spacing w:val="-2"/>
                <w:sz w:val="18"/>
              </w:rPr>
            </w:pPr>
          </w:p>
        </w:tc>
        <w:tc>
          <w:tcPr>
            <w:tcW w:w="903" w:type="dxa"/>
            <w:tcBorders>
              <w:top w:val="single" w:color="8FB6EA" w:sz="5" w:space="0"/>
              <w:bottom w:val="single" w:color="8FB6EA" w:sz="5" w:space="0"/>
            </w:tcBorders>
            <w:shd w:val="clear" w:color="auto" w:fill="FFFFFF" w:themeFill="background1"/>
            <w:tcMar/>
          </w:tcPr>
          <w:p w:rsidRPr="00CC0718" w:rsidR="00C71DC8" w:rsidP="00244814" w:rsidRDefault="00C71DC8" w14:paraId="077131D7" w14:textId="77777777">
            <w:pPr>
              <w:rPr>
                <w:color w:val="000000"/>
                <w:spacing w:val="-2"/>
                <w:sz w:val="18"/>
              </w:rPr>
            </w:pPr>
            <w:r w:rsidRPr="00CC0718">
              <w:rPr>
                <w:color w:val="000000"/>
                <w:spacing w:val="-2"/>
                <w:sz w:val="18"/>
              </w:rPr>
              <w:t>No</w:t>
            </w:r>
          </w:p>
        </w:tc>
        <w:tc>
          <w:tcPr>
            <w:tcW w:w="1017" w:type="dxa"/>
            <w:tcBorders>
              <w:top w:val="single" w:color="8FB6EA" w:sz="5" w:space="0"/>
              <w:bottom w:val="single" w:color="8FB6EA" w:sz="5" w:space="0"/>
            </w:tcBorders>
            <w:shd w:val="clear" w:color="auto" w:fill="FFFFFF" w:themeFill="background1"/>
            <w:tcMar/>
          </w:tcPr>
          <w:p w:rsidRPr="00CC0718" w:rsidR="00C71DC8" w:rsidP="00244814" w:rsidRDefault="00C71DC8" w14:paraId="1C91B390" w14:textId="77777777">
            <w:pPr>
              <w:rPr>
                <w:color w:val="000000"/>
                <w:spacing w:val="-2"/>
                <w:sz w:val="18"/>
              </w:rPr>
            </w:pPr>
            <w:r w:rsidRPr="00CC0718">
              <w:rPr>
                <w:color w:val="000000"/>
                <w:spacing w:val="-2"/>
                <w:sz w:val="18"/>
              </w:rPr>
              <w:t>None</w:t>
            </w:r>
          </w:p>
        </w:tc>
      </w:tr>
      <w:tr w:rsidRPr="00CC0718" w:rsidR="00C71DC8" w:rsidTr="3A33D0EC" w14:paraId="4701D473" w14:textId="77777777">
        <w:trPr>
          <w:trHeight w:val="458" w:hRule="exact"/>
        </w:trPr>
        <w:tc>
          <w:tcPr>
            <w:tcW w:w="6763" w:type="dxa"/>
            <w:gridSpan w:val="2"/>
            <w:tcBorders>
              <w:top w:val="single" w:color="8FB6EA" w:sz="5" w:space="0"/>
              <w:bottom w:val="single" w:color="8FB6EA" w:sz="5" w:space="0"/>
            </w:tcBorders>
            <w:shd w:val="clear" w:color="auto" w:fill="FFFFFF" w:themeFill="background1"/>
            <w:tcMar/>
          </w:tcPr>
          <w:p w:rsidRPr="00CC0718" w:rsidR="00C71DC8" w:rsidP="00244814" w:rsidRDefault="00C71DC8" w14:paraId="1D41C431" w14:textId="77777777">
            <w:pPr>
              <w:rPr>
                <w:color w:val="000000"/>
                <w:spacing w:val="-2"/>
                <w:sz w:val="18"/>
              </w:rPr>
            </w:pPr>
            <w:r w:rsidRPr="00CC0718">
              <w:rPr>
                <w:color w:val="000000"/>
                <w:spacing w:val="-2"/>
                <w:sz w:val="18"/>
              </w:rPr>
              <w:t>Codes\\AXIAL CODE\\Q4 b- Activities of the club\RECREATIONAL EVENTS\Fun and party events</w:t>
            </w:r>
          </w:p>
        </w:tc>
        <w:tc>
          <w:tcPr>
            <w:tcW w:w="2034" w:type="dxa"/>
            <w:tcBorders>
              <w:top w:val="single" w:color="8FB6EA" w:sz="5" w:space="0"/>
              <w:bottom w:val="single" w:color="8FB6EA" w:sz="5" w:space="0"/>
            </w:tcBorders>
            <w:shd w:val="clear" w:color="auto" w:fill="FFFFFF" w:themeFill="background1"/>
            <w:tcMar/>
          </w:tcPr>
          <w:p w:rsidRPr="00CC0718" w:rsidR="00C71DC8" w:rsidP="00244814" w:rsidRDefault="00C71DC8" w14:paraId="7F1040EC" w14:textId="77777777">
            <w:pPr>
              <w:rPr>
                <w:color w:val="000000"/>
                <w:spacing w:val="-2"/>
                <w:sz w:val="18"/>
              </w:rPr>
            </w:pPr>
          </w:p>
        </w:tc>
        <w:tc>
          <w:tcPr>
            <w:tcW w:w="903" w:type="dxa"/>
            <w:tcBorders>
              <w:top w:val="single" w:color="8FB6EA" w:sz="5" w:space="0"/>
              <w:bottom w:val="single" w:color="8FB6EA" w:sz="5" w:space="0"/>
            </w:tcBorders>
            <w:shd w:val="clear" w:color="auto" w:fill="FFFFFF" w:themeFill="background1"/>
            <w:tcMar/>
          </w:tcPr>
          <w:p w:rsidRPr="00CC0718" w:rsidR="00C71DC8" w:rsidP="00244814" w:rsidRDefault="00C71DC8" w14:paraId="2D97959F" w14:textId="77777777">
            <w:pPr>
              <w:rPr>
                <w:color w:val="000000"/>
                <w:spacing w:val="-2"/>
                <w:sz w:val="18"/>
              </w:rPr>
            </w:pPr>
            <w:r w:rsidRPr="00CC0718">
              <w:rPr>
                <w:color w:val="000000"/>
                <w:spacing w:val="-2"/>
                <w:sz w:val="18"/>
              </w:rPr>
              <w:t>No</w:t>
            </w:r>
          </w:p>
        </w:tc>
        <w:tc>
          <w:tcPr>
            <w:tcW w:w="1017" w:type="dxa"/>
            <w:tcBorders>
              <w:top w:val="single" w:color="8FB6EA" w:sz="5" w:space="0"/>
              <w:bottom w:val="single" w:color="8FB6EA" w:sz="5" w:space="0"/>
            </w:tcBorders>
            <w:shd w:val="clear" w:color="auto" w:fill="FFFFFF" w:themeFill="background1"/>
            <w:tcMar/>
          </w:tcPr>
          <w:p w:rsidRPr="00CC0718" w:rsidR="00C71DC8" w:rsidP="00244814" w:rsidRDefault="00C71DC8" w14:paraId="2B53C037" w14:textId="77777777">
            <w:pPr>
              <w:rPr>
                <w:color w:val="000000"/>
                <w:spacing w:val="-2"/>
                <w:sz w:val="18"/>
              </w:rPr>
            </w:pPr>
            <w:r w:rsidRPr="00CC0718">
              <w:rPr>
                <w:color w:val="000000"/>
                <w:spacing w:val="-2"/>
                <w:sz w:val="18"/>
              </w:rPr>
              <w:t>None</w:t>
            </w:r>
          </w:p>
        </w:tc>
      </w:tr>
      <w:tr w:rsidRPr="00CC0718" w:rsidR="00C71DC8" w:rsidTr="3A33D0EC" w14:paraId="3D5137A1" w14:textId="77777777">
        <w:trPr>
          <w:trHeight w:val="344" w:hRule="exact"/>
        </w:trPr>
        <w:tc>
          <w:tcPr>
            <w:tcW w:w="6763" w:type="dxa"/>
            <w:gridSpan w:val="2"/>
            <w:tcBorders>
              <w:top w:val="single" w:color="8FB6EA" w:sz="5" w:space="0"/>
              <w:bottom w:val="single" w:color="8FB6EA" w:sz="5" w:space="0"/>
            </w:tcBorders>
            <w:shd w:val="clear" w:color="auto" w:fill="FFFFFF" w:themeFill="background1"/>
            <w:tcMar/>
          </w:tcPr>
          <w:p w:rsidRPr="00CC0718" w:rsidR="00C71DC8" w:rsidP="00244814" w:rsidRDefault="00C71DC8" w14:paraId="2C400AC8" w14:textId="77777777">
            <w:pPr>
              <w:rPr>
                <w:color w:val="000000"/>
                <w:spacing w:val="-2"/>
                <w:sz w:val="18"/>
              </w:rPr>
            </w:pPr>
            <w:r w:rsidRPr="00CC0718">
              <w:rPr>
                <w:color w:val="000000"/>
                <w:spacing w:val="-2"/>
                <w:sz w:val="18"/>
              </w:rPr>
              <w:t>Codes\\AXIAL CODE\\Q4 b- Activities of the club\RECREATIONAL EVENTS\Glee Club</w:t>
            </w:r>
          </w:p>
        </w:tc>
        <w:tc>
          <w:tcPr>
            <w:tcW w:w="2034" w:type="dxa"/>
            <w:tcBorders>
              <w:top w:val="single" w:color="8FB6EA" w:sz="5" w:space="0"/>
              <w:bottom w:val="single" w:color="8FB6EA" w:sz="5" w:space="0"/>
            </w:tcBorders>
            <w:shd w:val="clear" w:color="auto" w:fill="FFFFFF" w:themeFill="background1"/>
            <w:tcMar/>
          </w:tcPr>
          <w:p w:rsidRPr="00CC0718" w:rsidR="00C71DC8" w:rsidP="00244814" w:rsidRDefault="00C71DC8" w14:paraId="2FEA6DAE" w14:textId="77777777">
            <w:pPr>
              <w:rPr>
                <w:color w:val="000000"/>
                <w:spacing w:val="-2"/>
                <w:sz w:val="18"/>
              </w:rPr>
            </w:pPr>
          </w:p>
        </w:tc>
        <w:tc>
          <w:tcPr>
            <w:tcW w:w="903" w:type="dxa"/>
            <w:tcBorders>
              <w:top w:val="single" w:color="8FB6EA" w:sz="5" w:space="0"/>
              <w:bottom w:val="single" w:color="8FB6EA" w:sz="5" w:space="0"/>
            </w:tcBorders>
            <w:shd w:val="clear" w:color="auto" w:fill="FFFFFF" w:themeFill="background1"/>
            <w:tcMar/>
          </w:tcPr>
          <w:p w:rsidRPr="00CC0718" w:rsidR="00C71DC8" w:rsidP="00244814" w:rsidRDefault="00C71DC8" w14:paraId="4F7E6994" w14:textId="77777777">
            <w:pPr>
              <w:rPr>
                <w:color w:val="000000"/>
                <w:spacing w:val="-2"/>
                <w:sz w:val="18"/>
              </w:rPr>
            </w:pPr>
            <w:r w:rsidRPr="00CC0718">
              <w:rPr>
                <w:color w:val="000000"/>
                <w:spacing w:val="-2"/>
                <w:sz w:val="18"/>
              </w:rPr>
              <w:t>No</w:t>
            </w:r>
          </w:p>
        </w:tc>
        <w:tc>
          <w:tcPr>
            <w:tcW w:w="1017" w:type="dxa"/>
            <w:tcBorders>
              <w:top w:val="single" w:color="8FB6EA" w:sz="5" w:space="0"/>
              <w:bottom w:val="single" w:color="8FB6EA" w:sz="5" w:space="0"/>
            </w:tcBorders>
            <w:shd w:val="clear" w:color="auto" w:fill="FFFFFF" w:themeFill="background1"/>
            <w:tcMar/>
          </w:tcPr>
          <w:p w:rsidRPr="00CC0718" w:rsidR="00C71DC8" w:rsidP="00244814" w:rsidRDefault="00C71DC8" w14:paraId="3FA5238A" w14:textId="77777777">
            <w:pPr>
              <w:rPr>
                <w:color w:val="000000"/>
                <w:spacing w:val="-2"/>
                <w:sz w:val="18"/>
              </w:rPr>
            </w:pPr>
            <w:r w:rsidRPr="00CC0718">
              <w:rPr>
                <w:color w:val="000000"/>
                <w:spacing w:val="-2"/>
                <w:sz w:val="18"/>
              </w:rPr>
              <w:t>None</w:t>
            </w:r>
          </w:p>
        </w:tc>
      </w:tr>
      <w:tr w:rsidRPr="00CC0718" w:rsidR="00C71DC8" w:rsidTr="3A33D0EC" w14:paraId="0930EA96" w14:textId="77777777">
        <w:trPr>
          <w:trHeight w:val="330" w:hRule="exact"/>
        </w:trPr>
        <w:tc>
          <w:tcPr>
            <w:tcW w:w="6763" w:type="dxa"/>
            <w:gridSpan w:val="2"/>
            <w:tcBorders>
              <w:top w:val="single" w:color="8FB6EA" w:sz="5" w:space="0"/>
              <w:bottom w:val="single" w:color="8FB6EA" w:sz="5" w:space="0"/>
            </w:tcBorders>
            <w:shd w:val="clear" w:color="auto" w:fill="FFFFFF" w:themeFill="background1"/>
            <w:tcMar/>
          </w:tcPr>
          <w:p w:rsidRPr="00CC0718" w:rsidR="00C71DC8" w:rsidP="00244814" w:rsidRDefault="00C71DC8" w14:paraId="6FCFF4CD" w14:textId="77777777">
            <w:pPr>
              <w:rPr>
                <w:color w:val="000000"/>
                <w:spacing w:val="-2"/>
                <w:sz w:val="18"/>
              </w:rPr>
            </w:pPr>
            <w:r w:rsidRPr="00CC0718">
              <w:rPr>
                <w:color w:val="000000"/>
                <w:spacing w:val="-2"/>
                <w:sz w:val="18"/>
              </w:rPr>
              <w:t>Codes\\AXIAL CODE\\Q4 b- Activities of the club\SOCIAL RESPONSIBILITES</w:t>
            </w:r>
          </w:p>
        </w:tc>
        <w:tc>
          <w:tcPr>
            <w:tcW w:w="2034" w:type="dxa"/>
            <w:tcBorders>
              <w:top w:val="single" w:color="8FB6EA" w:sz="5" w:space="0"/>
              <w:bottom w:val="single" w:color="8FB6EA" w:sz="5" w:space="0"/>
            </w:tcBorders>
            <w:shd w:val="clear" w:color="auto" w:fill="FFFFFF" w:themeFill="background1"/>
            <w:tcMar/>
          </w:tcPr>
          <w:p w:rsidRPr="00CC0718" w:rsidR="00C71DC8" w:rsidP="00244814" w:rsidRDefault="00C71DC8" w14:paraId="17EF4A18" w14:textId="77777777">
            <w:pPr>
              <w:rPr>
                <w:color w:val="000000"/>
                <w:spacing w:val="-2"/>
                <w:sz w:val="18"/>
              </w:rPr>
            </w:pPr>
          </w:p>
        </w:tc>
        <w:tc>
          <w:tcPr>
            <w:tcW w:w="903" w:type="dxa"/>
            <w:tcBorders>
              <w:top w:val="single" w:color="8FB6EA" w:sz="5" w:space="0"/>
              <w:bottom w:val="single" w:color="8FB6EA" w:sz="5" w:space="0"/>
            </w:tcBorders>
            <w:shd w:val="clear" w:color="auto" w:fill="FFFFFF" w:themeFill="background1"/>
            <w:tcMar/>
          </w:tcPr>
          <w:p w:rsidRPr="00CC0718" w:rsidR="00C71DC8" w:rsidP="00244814" w:rsidRDefault="00C71DC8" w14:paraId="51FA4AAB" w14:textId="77777777">
            <w:pPr>
              <w:rPr>
                <w:color w:val="000000"/>
                <w:spacing w:val="-2"/>
                <w:sz w:val="18"/>
              </w:rPr>
            </w:pPr>
            <w:r w:rsidRPr="00CC0718">
              <w:rPr>
                <w:color w:val="000000"/>
                <w:spacing w:val="-2"/>
                <w:sz w:val="18"/>
              </w:rPr>
              <w:t>Yes</w:t>
            </w:r>
          </w:p>
        </w:tc>
        <w:tc>
          <w:tcPr>
            <w:tcW w:w="1017" w:type="dxa"/>
            <w:tcBorders>
              <w:top w:val="single" w:color="8FB6EA" w:sz="5" w:space="0"/>
              <w:bottom w:val="single" w:color="8FB6EA" w:sz="5" w:space="0"/>
            </w:tcBorders>
            <w:shd w:val="clear" w:color="auto" w:fill="FFFFFF" w:themeFill="background1"/>
            <w:tcMar/>
          </w:tcPr>
          <w:p w:rsidRPr="00CC0718" w:rsidR="00C71DC8" w:rsidP="00244814" w:rsidRDefault="00C71DC8" w14:paraId="0A0F54B2" w14:textId="77777777">
            <w:pPr>
              <w:rPr>
                <w:color w:val="000000"/>
                <w:spacing w:val="-2"/>
                <w:sz w:val="18"/>
              </w:rPr>
            </w:pPr>
            <w:r w:rsidRPr="00CC0718">
              <w:rPr>
                <w:color w:val="000000"/>
                <w:spacing w:val="-2"/>
                <w:sz w:val="18"/>
              </w:rPr>
              <w:t>None</w:t>
            </w:r>
          </w:p>
        </w:tc>
      </w:tr>
      <w:tr w:rsidRPr="00CC0718" w:rsidR="00C71DC8" w:rsidTr="3A33D0EC" w14:paraId="4DFC1449" w14:textId="77777777">
        <w:trPr>
          <w:trHeight w:val="343" w:hRule="exact"/>
        </w:trPr>
        <w:tc>
          <w:tcPr>
            <w:tcW w:w="6763" w:type="dxa"/>
            <w:gridSpan w:val="2"/>
            <w:tcBorders>
              <w:top w:val="single" w:color="8FB6EA" w:sz="5" w:space="0"/>
              <w:bottom w:val="single" w:color="8FB6EA" w:sz="5" w:space="0"/>
            </w:tcBorders>
            <w:shd w:val="clear" w:color="auto" w:fill="FFFFFF" w:themeFill="background1"/>
            <w:tcMar/>
          </w:tcPr>
          <w:p w:rsidRPr="00CC0718" w:rsidR="00C71DC8" w:rsidP="00244814" w:rsidRDefault="00C71DC8" w14:paraId="34A43FA1" w14:textId="77777777">
            <w:pPr>
              <w:rPr>
                <w:color w:val="000000"/>
                <w:spacing w:val="-2"/>
                <w:sz w:val="18"/>
              </w:rPr>
            </w:pPr>
            <w:r w:rsidRPr="00CC0718">
              <w:rPr>
                <w:color w:val="000000"/>
                <w:spacing w:val="-2"/>
                <w:sz w:val="18"/>
              </w:rPr>
              <w:t>Codes\\AXIAL CODE\\Q4 b- Activities of the club\SOCIAL RESPONSIBILITES\Sorority Activities</w:t>
            </w:r>
          </w:p>
        </w:tc>
        <w:tc>
          <w:tcPr>
            <w:tcW w:w="2034" w:type="dxa"/>
            <w:tcBorders>
              <w:top w:val="single" w:color="8FB6EA" w:sz="5" w:space="0"/>
              <w:bottom w:val="single" w:color="8FB6EA" w:sz="5" w:space="0"/>
            </w:tcBorders>
            <w:shd w:val="clear" w:color="auto" w:fill="FFFFFF" w:themeFill="background1"/>
            <w:tcMar/>
          </w:tcPr>
          <w:p w:rsidRPr="00CC0718" w:rsidR="00C71DC8" w:rsidP="00244814" w:rsidRDefault="00C71DC8" w14:paraId="1C29D3BD" w14:textId="77777777">
            <w:pPr>
              <w:rPr>
                <w:color w:val="000000"/>
                <w:spacing w:val="-2"/>
                <w:sz w:val="18"/>
              </w:rPr>
            </w:pPr>
          </w:p>
        </w:tc>
        <w:tc>
          <w:tcPr>
            <w:tcW w:w="903" w:type="dxa"/>
            <w:tcBorders>
              <w:top w:val="single" w:color="8FB6EA" w:sz="5" w:space="0"/>
              <w:bottom w:val="single" w:color="8FB6EA" w:sz="5" w:space="0"/>
            </w:tcBorders>
            <w:shd w:val="clear" w:color="auto" w:fill="FFFFFF" w:themeFill="background1"/>
            <w:tcMar/>
          </w:tcPr>
          <w:p w:rsidRPr="00CC0718" w:rsidR="00C71DC8" w:rsidP="00244814" w:rsidRDefault="00C71DC8" w14:paraId="0BACC1BF" w14:textId="77777777">
            <w:pPr>
              <w:rPr>
                <w:color w:val="000000"/>
                <w:spacing w:val="-2"/>
                <w:sz w:val="18"/>
              </w:rPr>
            </w:pPr>
            <w:r w:rsidRPr="00CC0718">
              <w:rPr>
                <w:color w:val="000000"/>
                <w:spacing w:val="-2"/>
                <w:sz w:val="18"/>
              </w:rPr>
              <w:t>No</w:t>
            </w:r>
          </w:p>
        </w:tc>
        <w:tc>
          <w:tcPr>
            <w:tcW w:w="1017" w:type="dxa"/>
            <w:tcBorders>
              <w:top w:val="single" w:color="8FB6EA" w:sz="5" w:space="0"/>
              <w:bottom w:val="single" w:color="8FB6EA" w:sz="5" w:space="0"/>
            </w:tcBorders>
            <w:shd w:val="clear" w:color="auto" w:fill="FFFFFF" w:themeFill="background1"/>
            <w:tcMar/>
          </w:tcPr>
          <w:p w:rsidRPr="00CC0718" w:rsidR="00C71DC8" w:rsidP="00244814" w:rsidRDefault="00C71DC8" w14:paraId="7D9165D2" w14:textId="77777777">
            <w:pPr>
              <w:rPr>
                <w:color w:val="000000"/>
                <w:spacing w:val="-2"/>
                <w:sz w:val="18"/>
              </w:rPr>
            </w:pPr>
            <w:r w:rsidRPr="00CC0718">
              <w:rPr>
                <w:color w:val="000000"/>
                <w:spacing w:val="-2"/>
                <w:sz w:val="18"/>
              </w:rPr>
              <w:t>None</w:t>
            </w:r>
          </w:p>
        </w:tc>
      </w:tr>
      <w:tr w:rsidRPr="00CC0718" w:rsidR="00C71DC8" w:rsidTr="3A33D0EC" w14:paraId="66DEF021" w14:textId="77777777">
        <w:trPr>
          <w:trHeight w:val="459" w:hRule="exact"/>
        </w:trPr>
        <w:tc>
          <w:tcPr>
            <w:tcW w:w="6763" w:type="dxa"/>
            <w:gridSpan w:val="2"/>
            <w:tcBorders>
              <w:top w:val="single" w:color="8FB6EA" w:sz="5" w:space="0"/>
              <w:bottom w:val="single" w:color="8FB6EA" w:sz="5" w:space="0"/>
            </w:tcBorders>
            <w:shd w:val="clear" w:color="auto" w:fill="FFFFFF" w:themeFill="background1"/>
            <w:tcMar/>
          </w:tcPr>
          <w:p w:rsidRPr="00CC0718" w:rsidR="00C71DC8" w:rsidP="00244814" w:rsidRDefault="00C71DC8" w14:paraId="5AA31D0B" w14:textId="77777777">
            <w:pPr>
              <w:rPr>
                <w:color w:val="000000"/>
                <w:spacing w:val="-2"/>
                <w:sz w:val="18"/>
              </w:rPr>
            </w:pPr>
            <w:r w:rsidRPr="00CC0718">
              <w:rPr>
                <w:color w:val="000000"/>
                <w:spacing w:val="-2"/>
                <w:sz w:val="18"/>
              </w:rPr>
              <w:t>Codes\\AXIAL CODE\\Q4 b- Activities of the club\SOCIAL RESPONSIBILITES\Students feel close to home those activities</w:t>
            </w:r>
          </w:p>
        </w:tc>
        <w:tc>
          <w:tcPr>
            <w:tcW w:w="2034" w:type="dxa"/>
            <w:tcBorders>
              <w:top w:val="single" w:color="8FB6EA" w:sz="5" w:space="0"/>
              <w:bottom w:val="single" w:color="8FB6EA" w:sz="5" w:space="0"/>
            </w:tcBorders>
            <w:shd w:val="clear" w:color="auto" w:fill="FFFFFF" w:themeFill="background1"/>
            <w:tcMar/>
          </w:tcPr>
          <w:p w:rsidRPr="00CC0718" w:rsidR="00C71DC8" w:rsidP="00244814" w:rsidRDefault="00C71DC8" w14:paraId="3E9E17BF" w14:textId="77777777">
            <w:pPr>
              <w:rPr>
                <w:color w:val="000000"/>
                <w:spacing w:val="-2"/>
                <w:sz w:val="18"/>
              </w:rPr>
            </w:pPr>
          </w:p>
        </w:tc>
        <w:tc>
          <w:tcPr>
            <w:tcW w:w="903" w:type="dxa"/>
            <w:tcBorders>
              <w:top w:val="single" w:color="8FB6EA" w:sz="5" w:space="0"/>
              <w:bottom w:val="single" w:color="8FB6EA" w:sz="5" w:space="0"/>
            </w:tcBorders>
            <w:shd w:val="clear" w:color="auto" w:fill="FFFFFF" w:themeFill="background1"/>
            <w:tcMar/>
          </w:tcPr>
          <w:p w:rsidRPr="00CC0718" w:rsidR="00C71DC8" w:rsidP="00244814" w:rsidRDefault="00C71DC8" w14:paraId="5201D1AD" w14:textId="77777777">
            <w:pPr>
              <w:rPr>
                <w:color w:val="000000"/>
                <w:spacing w:val="-2"/>
                <w:sz w:val="18"/>
              </w:rPr>
            </w:pPr>
            <w:r w:rsidRPr="00CC0718">
              <w:rPr>
                <w:color w:val="000000"/>
                <w:spacing w:val="-2"/>
                <w:sz w:val="18"/>
              </w:rPr>
              <w:t>No</w:t>
            </w:r>
          </w:p>
        </w:tc>
        <w:tc>
          <w:tcPr>
            <w:tcW w:w="1017" w:type="dxa"/>
            <w:tcBorders>
              <w:top w:val="single" w:color="8FB6EA" w:sz="5" w:space="0"/>
              <w:bottom w:val="single" w:color="8FB6EA" w:sz="5" w:space="0"/>
            </w:tcBorders>
            <w:shd w:val="clear" w:color="auto" w:fill="FFFFFF" w:themeFill="background1"/>
            <w:tcMar/>
          </w:tcPr>
          <w:p w:rsidRPr="00CC0718" w:rsidR="00C71DC8" w:rsidP="00244814" w:rsidRDefault="00C71DC8" w14:paraId="2AD5CB24" w14:textId="77777777">
            <w:pPr>
              <w:rPr>
                <w:color w:val="000000"/>
                <w:spacing w:val="-2"/>
                <w:sz w:val="18"/>
              </w:rPr>
            </w:pPr>
            <w:r w:rsidRPr="00CC0718">
              <w:rPr>
                <w:color w:val="000000"/>
                <w:spacing w:val="-2"/>
                <w:sz w:val="18"/>
              </w:rPr>
              <w:t>None</w:t>
            </w:r>
          </w:p>
        </w:tc>
      </w:tr>
      <w:tr w:rsidRPr="00CC0718" w:rsidR="00C71DC8" w:rsidTr="3A33D0EC" w14:paraId="137F9BC9" w14:textId="77777777">
        <w:trPr>
          <w:trHeight w:val="458" w:hRule="exact"/>
        </w:trPr>
        <w:tc>
          <w:tcPr>
            <w:tcW w:w="6763" w:type="dxa"/>
            <w:gridSpan w:val="2"/>
            <w:tcBorders>
              <w:top w:val="single" w:color="8FB6EA" w:sz="5" w:space="0"/>
              <w:bottom w:val="single" w:color="8FB6EA" w:sz="5" w:space="0"/>
            </w:tcBorders>
            <w:shd w:val="clear" w:color="auto" w:fill="FFFFFF" w:themeFill="background1"/>
            <w:tcMar/>
          </w:tcPr>
          <w:p w:rsidRPr="00CC0718" w:rsidR="00C71DC8" w:rsidP="00244814" w:rsidRDefault="00C71DC8" w14:paraId="11AF09D8" w14:textId="77777777">
            <w:pPr>
              <w:rPr>
                <w:color w:val="000000"/>
                <w:spacing w:val="-2"/>
                <w:sz w:val="18"/>
              </w:rPr>
            </w:pPr>
            <w:r w:rsidRPr="00CC0718">
              <w:rPr>
                <w:color w:val="000000"/>
                <w:spacing w:val="-2"/>
                <w:sz w:val="18"/>
              </w:rPr>
              <w:t>Codes\\AXIAL CODE\\Q4 b- Activities of the club\SOCIAL RESPONSIBILITES\Workshops to help speak about issues affecting students</w:t>
            </w:r>
          </w:p>
        </w:tc>
        <w:tc>
          <w:tcPr>
            <w:tcW w:w="2034" w:type="dxa"/>
            <w:tcBorders>
              <w:top w:val="single" w:color="8FB6EA" w:sz="5" w:space="0"/>
              <w:bottom w:val="single" w:color="8FB6EA" w:sz="5" w:space="0"/>
            </w:tcBorders>
            <w:shd w:val="clear" w:color="auto" w:fill="FFFFFF" w:themeFill="background1"/>
            <w:tcMar/>
          </w:tcPr>
          <w:p w:rsidRPr="00CC0718" w:rsidR="00C71DC8" w:rsidP="00244814" w:rsidRDefault="00C71DC8" w14:paraId="03194D82" w14:textId="77777777">
            <w:pPr>
              <w:rPr>
                <w:color w:val="000000"/>
                <w:spacing w:val="-2"/>
                <w:sz w:val="18"/>
              </w:rPr>
            </w:pPr>
          </w:p>
        </w:tc>
        <w:tc>
          <w:tcPr>
            <w:tcW w:w="903" w:type="dxa"/>
            <w:tcBorders>
              <w:top w:val="single" w:color="8FB6EA" w:sz="5" w:space="0"/>
              <w:bottom w:val="single" w:color="8FB6EA" w:sz="5" w:space="0"/>
            </w:tcBorders>
            <w:shd w:val="clear" w:color="auto" w:fill="FFFFFF" w:themeFill="background1"/>
            <w:tcMar/>
          </w:tcPr>
          <w:p w:rsidRPr="00CC0718" w:rsidR="00C71DC8" w:rsidP="00244814" w:rsidRDefault="00C71DC8" w14:paraId="7CBF23E1" w14:textId="77777777">
            <w:pPr>
              <w:rPr>
                <w:color w:val="000000"/>
                <w:spacing w:val="-2"/>
                <w:sz w:val="18"/>
              </w:rPr>
            </w:pPr>
            <w:r w:rsidRPr="00CC0718">
              <w:rPr>
                <w:color w:val="000000"/>
                <w:spacing w:val="-2"/>
                <w:sz w:val="18"/>
              </w:rPr>
              <w:t>No</w:t>
            </w:r>
          </w:p>
        </w:tc>
        <w:tc>
          <w:tcPr>
            <w:tcW w:w="1017" w:type="dxa"/>
            <w:tcBorders>
              <w:top w:val="single" w:color="8FB6EA" w:sz="5" w:space="0"/>
              <w:bottom w:val="single" w:color="8FB6EA" w:sz="5" w:space="0"/>
            </w:tcBorders>
            <w:shd w:val="clear" w:color="auto" w:fill="FFFFFF" w:themeFill="background1"/>
            <w:tcMar/>
          </w:tcPr>
          <w:p w:rsidRPr="00CC0718" w:rsidR="00C71DC8" w:rsidP="00244814" w:rsidRDefault="00C71DC8" w14:paraId="4BD05CA9" w14:textId="77777777">
            <w:pPr>
              <w:rPr>
                <w:color w:val="000000"/>
                <w:spacing w:val="-2"/>
                <w:sz w:val="18"/>
              </w:rPr>
            </w:pPr>
            <w:r w:rsidRPr="00CC0718">
              <w:rPr>
                <w:color w:val="000000"/>
                <w:spacing w:val="-2"/>
                <w:sz w:val="18"/>
              </w:rPr>
              <w:t>None</w:t>
            </w:r>
          </w:p>
        </w:tc>
      </w:tr>
      <w:tr w:rsidRPr="00CC0718" w:rsidR="00C71DC8" w:rsidTr="3A33D0EC" w14:paraId="1F61C473" w14:textId="77777777">
        <w:trPr>
          <w:trHeight w:val="330" w:hRule="exact"/>
        </w:trPr>
        <w:tc>
          <w:tcPr>
            <w:tcW w:w="6763" w:type="dxa"/>
            <w:gridSpan w:val="2"/>
            <w:tcBorders>
              <w:top w:val="single" w:color="8FB6EA" w:sz="5" w:space="0"/>
              <w:bottom w:val="single" w:color="8FB6EA" w:sz="5" w:space="0"/>
            </w:tcBorders>
            <w:shd w:val="clear" w:color="auto" w:fill="FFFFFF" w:themeFill="background1"/>
            <w:tcMar/>
          </w:tcPr>
          <w:p w:rsidRPr="00CC0718" w:rsidR="00C71DC8" w:rsidP="00244814" w:rsidRDefault="00C71DC8" w14:paraId="21882013" w14:textId="77777777">
            <w:pPr>
              <w:rPr>
                <w:color w:val="000000"/>
                <w:spacing w:val="-2"/>
                <w:sz w:val="18"/>
              </w:rPr>
            </w:pPr>
            <w:r w:rsidRPr="00CC0718">
              <w:rPr>
                <w:color w:val="000000"/>
                <w:spacing w:val="-2"/>
                <w:sz w:val="18"/>
              </w:rPr>
              <w:t>Codes\\AXIAL CODE\\Q5- Primary Goals of the club</w:t>
            </w:r>
          </w:p>
        </w:tc>
        <w:tc>
          <w:tcPr>
            <w:tcW w:w="2034" w:type="dxa"/>
            <w:tcBorders>
              <w:top w:val="single" w:color="8FB6EA" w:sz="5" w:space="0"/>
              <w:bottom w:val="single" w:color="8FB6EA" w:sz="5" w:space="0"/>
            </w:tcBorders>
            <w:shd w:val="clear" w:color="auto" w:fill="FFFFFF" w:themeFill="background1"/>
            <w:tcMar/>
          </w:tcPr>
          <w:p w:rsidRPr="00CC0718" w:rsidR="00C71DC8" w:rsidP="00244814" w:rsidRDefault="00C71DC8" w14:paraId="7E433943" w14:textId="77777777">
            <w:pPr>
              <w:rPr>
                <w:color w:val="000000"/>
                <w:spacing w:val="-2"/>
                <w:sz w:val="18"/>
              </w:rPr>
            </w:pPr>
          </w:p>
        </w:tc>
        <w:tc>
          <w:tcPr>
            <w:tcW w:w="903" w:type="dxa"/>
            <w:tcBorders>
              <w:top w:val="single" w:color="8FB6EA" w:sz="5" w:space="0"/>
              <w:bottom w:val="single" w:color="8FB6EA" w:sz="5" w:space="0"/>
            </w:tcBorders>
            <w:shd w:val="clear" w:color="auto" w:fill="FFFFFF" w:themeFill="background1"/>
            <w:tcMar/>
          </w:tcPr>
          <w:p w:rsidRPr="00CC0718" w:rsidR="00C71DC8" w:rsidP="00244814" w:rsidRDefault="00C71DC8" w14:paraId="73F8C0AA" w14:textId="77777777">
            <w:pPr>
              <w:rPr>
                <w:color w:val="000000"/>
                <w:spacing w:val="-2"/>
                <w:sz w:val="18"/>
              </w:rPr>
            </w:pPr>
            <w:r w:rsidRPr="00CC0718">
              <w:rPr>
                <w:color w:val="000000"/>
                <w:spacing w:val="-2"/>
                <w:sz w:val="18"/>
              </w:rPr>
              <w:t>Yes</w:t>
            </w:r>
          </w:p>
        </w:tc>
        <w:tc>
          <w:tcPr>
            <w:tcW w:w="1017" w:type="dxa"/>
            <w:tcBorders>
              <w:top w:val="single" w:color="8FB6EA" w:sz="5" w:space="0"/>
              <w:bottom w:val="single" w:color="8FB6EA" w:sz="5" w:space="0"/>
            </w:tcBorders>
            <w:shd w:val="clear" w:color="auto" w:fill="FFFFFF" w:themeFill="background1"/>
            <w:tcMar/>
          </w:tcPr>
          <w:p w:rsidRPr="00CC0718" w:rsidR="00C71DC8" w:rsidP="00244814" w:rsidRDefault="00C71DC8" w14:paraId="2904273B" w14:textId="77777777">
            <w:pPr>
              <w:rPr>
                <w:color w:val="000000"/>
                <w:spacing w:val="-2"/>
                <w:sz w:val="18"/>
              </w:rPr>
            </w:pPr>
            <w:r w:rsidRPr="00CC0718">
              <w:rPr>
                <w:color w:val="000000"/>
                <w:spacing w:val="-2"/>
                <w:sz w:val="18"/>
              </w:rPr>
              <w:t>None</w:t>
            </w:r>
          </w:p>
        </w:tc>
      </w:tr>
      <w:tr w:rsidRPr="00CC0718" w:rsidR="00C71DC8" w:rsidTr="3A33D0EC" w14:paraId="57452D8F" w14:textId="77777777">
        <w:trPr>
          <w:trHeight w:val="344" w:hRule="exact"/>
        </w:trPr>
        <w:tc>
          <w:tcPr>
            <w:tcW w:w="6763" w:type="dxa"/>
            <w:gridSpan w:val="2"/>
            <w:tcBorders>
              <w:top w:val="single" w:color="8FB6EA" w:sz="5" w:space="0"/>
              <w:bottom w:val="single" w:color="8FB6EA" w:sz="5" w:space="0"/>
            </w:tcBorders>
            <w:shd w:val="clear" w:color="auto" w:fill="FFFFFF" w:themeFill="background1"/>
            <w:tcMar/>
          </w:tcPr>
          <w:p w:rsidRPr="00CC0718" w:rsidR="00C71DC8" w:rsidP="3A33D0EC" w:rsidRDefault="00C71DC8" w14:paraId="04BA243B" w14:textId="77777777">
            <w:pPr>
              <w:rPr>
                <w:color w:val="000000"/>
                <w:spacing w:val="-2"/>
                <w:sz w:val="18"/>
                <w:szCs w:val="18"/>
                <w:lang w:val="en-US"/>
              </w:rPr>
            </w:pPr>
            <w:r w:rsidRPr="3A33D0EC" w:rsidR="00C71DC8">
              <w:rPr>
                <w:color w:val="000000"/>
                <w:spacing w:val="-2"/>
                <w:sz w:val="18"/>
                <w:szCs w:val="18"/>
                <w:lang w:val="en-US"/>
              </w:rPr>
              <w:t>Codes\\AXIAL CODE\\Q5- Primary Goals of the club\</w:t>
            </w:r>
            <w:r w:rsidRPr="3A33D0EC" w:rsidR="00C71DC8">
              <w:rPr>
                <w:color w:val="000000"/>
                <w:spacing w:val="-2"/>
                <w:sz w:val="18"/>
                <w:szCs w:val="18"/>
                <w:lang w:val="en-US"/>
              </w:rPr>
              <w:t>BI WEEKLY</w:t>
            </w:r>
            <w:r w:rsidRPr="3A33D0EC" w:rsidR="00C71DC8">
              <w:rPr>
                <w:color w:val="000000"/>
                <w:spacing w:val="-2"/>
                <w:sz w:val="18"/>
                <w:szCs w:val="18"/>
                <w:lang w:val="en-US"/>
              </w:rPr>
              <w:t xml:space="preserve"> MEETINGS</w:t>
            </w:r>
          </w:p>
        </w:tc>
        <w:tc>
          <w:tcPr>
            <w:tcW w:w="2034" w:type="dxa"/>
            <w:tcBorders>
              <w:top w:val="single" w:color="8FB6EA" w:sz="5" w:space="0"/>
              <w:bottom w:val="single" w:color="8FB6EA" w:sz="5" w:space="0"/>
            </w:tcBorders>
            <w:shd w:val="clear" w:color="auto" w:fill="FFFFFF" w:themeFill="background1"/>
            <w:tcMar/>
          </w:tcPr>
          <w:p w:rsidRPr="00CC0718" w:rsidR="00C71DC8" w:rsidP="00244814" w:rsidRDefault="00C71DC8" w14:paraId="740CA49A" w14:textId="77777777">
            <w:pPr>
              <w:rPr>
                <w:color w:val="000000"/>
                <w:spacing w:val="-2"/>
                <w:sz w:val="18"/>
              </w:rPr>
            </w:pPr>
          </w:p>
        </w:tc>
        <w:tc>
          <w:tcPr>
            <w:tcW w:w="903" w:type="dxa"/>
            <w:tcBorders>
              <w:top w:val="single" w:color="8FB6EA" w:sz="5" w:space="0"/>
              <w:bottom w:val="single" w:color="8FB6EA" w:sz="5" w:space="0"/>
            </w:tcBorders>
            <w:shd w:val="clear" w:color="auto" w:fill="FFFFFF" w:themeFill="background1"/>
            <w:tcMar/>
          </w:tcPr>
          <w:p w:rsidRPr="00CC0718" w:rsidR="00C71DC8" w:rsidP="00244814" w:rsidRDefault="00C71DC8" w14:paraId="2413987D" w14:textId="77777777">
            <w:pPr>
              <w:rPr>
                <w:color w:val="000000"/>
                <w:spacing w:val="-2"/>
                <w:sz w:val="18"/>
              </w:rPr>
            </w:pPr>
            <w:r w:rsidRPr="00CC0718">
              <w:rPr>
                <w:color w:val="000000"/>
                <w:spacing w:val="-2"/>
                <w:sz w:val="18"/>
              </w:rPr>
              <w:t>Yes</w:t>
            </w:r>
          </w:p>
        </w:tc>
        <w:tc>
          <w:tcPr>
            <w:tcW w:w="1017" w:type="dxa"/>
            <w:tcBorders>
              <w:top w:val="single" w:color="8FB6EA" w:sz="5" w:space="0"/>
              <w:bottom w:val="single" w:color="8FB6EA" w:sz="5" w:space="0"/>
            </w:tcBorders>
            <w:shd w:val="clear" w:color="auto" w:fill="FFFFFF" w:themeFill="background1"/>
            <w:tcMar/>
          </w:tcPr>
          <w:p w:rsidRPr="00CC0718" w:rsidR="00C71DC8" w:rsidP="00244814" w:rsidRDefault="00C71DC8" w14:paraId="1ECDC682" w14:textId="77777777">
            <w:pPr>
              <w:rPr>
                <w:color w:val="000000"/>
                <w:spacing w:val="-2"/>
                <w:sz w:val="18"/>
              </w:rPr>
            </w:pPr>
            <w:r w:rsidRPr="00CC0718">
              <w:rPr>
                <w:color w:val="000000"/>
                <w:spacing w:val="-2"/>
                <w:sz w:val="18"/>
              </w:rPr>
              <w:t>None</w:t>
            </w:r>
          </w:p>
        </w:tc>
      </w:tr>
      <w:tr w:rsidRPr="00CC0718" w:rsidR="00C71DC8" w:rsidTr="3A33D0EC" w14:paraId="41A48598" w14:textId="77777777">
        <w:trPr>
          <w:trHeight w:val="458" w:hRule="exact"/>
        </w:trPr>
        <w:tc>
          <w:tcPr>
            <w:tcW w:w="6763" w:type="dxa"/>
            <w:gridSpan w:val="2"/>
            <w:tcBorders>
              <w:top w:val="single" w:color="8FB6EA" w:sz="5" w:space="0"/>
              <w:bottom w:val="single" w:color="8FB6EA" w:sz="5" w:space="0"/>
            </w:tcBorders>
            <w:shd w:val="clear" w:color="auto" w:fill="FFFFFF" w:themeFill="background1"/>
            <w:tcMar/>
          </w:tcPr>
          <w:p w:rsidRPr="00CC0718" w:rsidR="00C71DC8" w:rsidP="3A33D0EC" w:rsidRDefault="00C71DC8" w14:paraId="13F1B9F8" w14:textId="77777777">
            <w:pPr>
              <w:rPr>
                <w:color w:val="000000"/>
                <w:spacing w:val="-2"/>
                <w:sz w:val="18"/>
                <w:szCs w:val="18"/>
                <w:lang w:val="en-US"/>
              </w:rPr>
            </w:pPr>
            <w:r w:rsidRPr="3A33D0EC" w:rsidR="00C71DC8">
              <w:rPr>
                <w:color w:val="000000"/>
                <w:spacing w:val="-2"/>
                <w:sz w:val="18"/>
                <w:szCs w:val="18"/>
                <w:lang w:val="en-US"/>
              </w:rPr>
              <w:t>Codes\\AXIAL CODE\\Q5- Primary Goals of the club\</w:t>
            </w:r>
            <w:r w:rsidRPr="3A33D0EC" w:rsidR="00C71DC8">
              <w:rPr>
                <w:color w:val="000000"/>
                <w:spacing w:val="-2"/>
                <w:sz w:val="18"/>
                <w:szCs w:val="18"/>
                <w:lang w:val="en-US"/>
              </w:rPr>
              <w:t>BI WEEKLY</w:t>
            </w:r>
            <w:r w:rsidRPr="3A33D0EC" w:rsidR="00C71DC8">
              <w:rPr>
                <w:color w:val="000000"/>
                <w:spacing w:val="-2"/>
                <w:sz w:val="18"/>
                <w:szCs w:val="18"/>
                <w:lang w:val="en-US"/>
              </w:rPr>
              <w:t xml:space="preserve"> MEETINGS\Missing consecutive meetings leads to step down of the chair</w:t>
            </w:r>
          </w:p>
        </w:tc>
        <w:tc>
          <w:tcPr>
            <w:tcW w:w="2034" w:type="dxa"/>
            <w:tcBorders>
              <w:top w:val="single" w:color="8FB6EA" w:sz="5" w:space="0"/>
              <w:bottom w:val="single" w:color="8FB6EA" w:sz="5" w:space="0"/>
            </w:tcBorders>
            <w:shd w:val="clear" w:color="auto" w:fill="FFFFFF" w:themeFill="background1"/>
            <w:tcMar/>
          </w:tcPr>
          <w:p w:rsidRPr="00CC0718" w:rsidR="00C71DC8" w:rsidP="00244814" w:rsidRDefault="00C71DC8" w14:paraId="3B780B9A" w14:textId="77777777">
            <w:pPr>
              <w:rPr>
                <w:color w:val="000000"/>
                <w:spacing w:val="-2"/>
                <w:sz w:val="18"/>
              </w:rPr>
            </w:pPr>
          </w:p>
        </w:tc>
        <w:tc>
          <w:tcPr>
            <w:tcW w:w="903" w:type="dxa"/>
            <w:tcBorders>
              <w:top w:val="single" w:color="8FB6EA" w:sz="5" w:space="0"/>
              <w:bottom w:val="single" w:color="8FB6EA" w:sz="5" w:space="0"/>
            </w:tcBorders>
            <w:shd w:val="clear" w:color="auto" w:fill="FFFFFF" w:themeFill="background1"/>
            <w:tcMar/>
          </w:tcPr>
          <w:p w:rsidRPr="00CC0718" w:rsidR="00C71DC8" w:rsidP="00244814" w:rsidRDefault="00C71DC8" w14:paraId="0761E8BE" w14:textId="77777777">
            <w:pPr>
              <w:rPr>
                <w:color w:val="000000"/>
                <w:spacing w:val="-2"/>
                <w:sz w:val="18"/>
              </w:rPr>
            </w:pPr>
            <w:r w:rsidRPr="00CC0718">
              <w:rPr>
                <w:color w:val="000000"/>
                <w:spacing w:val="-2"/>
                <w:sz w:val="18"/>
              </w:rPr>
              <w:t>No</w:t>
            </w:r>
          </w:p>
        </w:tc>
        <w:tc>
          <w:tcPr>
            <w:tcW w:w="1017" w:type="dxa"/>
            <w:tcBorders>
              <w:top w:val="single" w:color="8FB6EA" w:sz="5" w:space="0"/>
              <w:bottom w:val="single" w:color="8FB6EA" w:sz="5" w:space="0"/>
            </w:tcBorders>
            <w:shd w:val="clear" w:color="auto" w:fill="FFFFFF" w:themeFill="background1"/>
            <w:tcMar/>
          </w:tcPr>
          <w:p w:rsidRPr="00CC0718" w:rsidR="00C71DC8" w:rsidP="00244814" w:rsidRDefault="00C71DC8" w14:paraId="522A73AD" w14:textId="77777777">
            <w:pPr>
              <w:rPr>
                <w:color w:val="000000"/>
                <w:spacing w:val="-2"/>
                <w:sz w:val="18"/>
              </w:rPr>
            </w:pPr>
            <w:r w:rsidRPr="00CC0718">
              <w:rPr>
                <w:color w:val="000000"/>
                <w:spacing w:val="-2"/>
                <w:sz w:val="18"/>
              </w:rPr>
              <w:t>None</w:t>
            </w:r>
          </w:p>
        </w:tc>
      </w:tr>
      <w:tr w:rsidRPr="00CC0718" w:rsidR="00C71DC8" w:rsidTr="3A33D0EC" w14:paraId="6D3C270B" w14:textId="77777777">
        <w:trPr>
          <w:trHeight w:val="459" w:hRule="exact"/>
        </w:trPr>
        <w:tc>
          <w:tcPr>
            <w:tcW w:w="6763" w:type="dxa"/>
            <w:gridSpan w:val="2"/>
            <w:tcBorders>
              <w:top w:val="single" w:color="8FB6EA" w:sz="5" w:space="0"/>
              <w:bottom w:val="single" w:color="8FB6EA" w:sz="5" w:space="0"/>
            </w:tcBorders>
            <w:shd w:val="clear" w:color="auto" w:fill="FFFFFF" w:themeFill="background1"/>
            <w:tcMar/>
          </w:tcPr>
          <w:p w:rsidRPr="00CC0718" w:rsidR="00C71DC8" w:rsidP="3A33D0EC" w:rsidRDefault="00C71DC8" w14:paraId="5FA5F893" w14:textId="77777777">
            <w:pPr>
              <w:rPr>
                <w:color w:val="000000"/>
                <w:spacing w:val="-2"/>
                <w:sz w:val="18"/>
                <w:szCs w:val="18"/>
                <w:lang w:val="en-US"/>
              </w:rPr>
            </w:pPr>
            <w:r w:rsidRPr="3A33D0EC" w:rsidR="00C71DC8">
              <w:rPr>
                <w:color w:val="000000"/>
                <w:spacing w:val="-2"/>
                <w:sz w:val="18"/>
                <w:szCs w:val="18"/>
                <w:lang w:val="en-US"/>
              </w:rPr>
              <w:t>Codes\\AXIAL CODE\\Q5- Primary Goals of the club\</w:t>
            </w:r>
            <w:r w:rsidRPr="3A33D0EC" w:rsidR="00C71DC8">
              <w:rPr>
                <w:color w:val="000000"/>
                <w:spacing w:val="-2"/>
                <w:sz w:val="18"/>
                <w:szCs w:val="18"/>
                <w:lang w:val="en-US"/>
              </w:rPr>
              <w:t>BI WEEKLY</w:t>
            </w:r>
            <w:r w:rsidRPr="3A33D0EC" w:rsidR="00C71DC8">
              <w:rPr>
                <w:color w:val="000000"/>
                <w:spacing w:val="-2"/>
                <w:sz w:val="18"/>
                <w:szCs w:val="18"/>
                <w:lang w:val="en-US"/>
              </w:rPr>
              <w:t xml:space="preserve"> MEETINGS\we gather and discuss the events which we want to make</w:t>
            </w:r>
          </w:p>
        </w:tc>
        <w:tc>
          <w:tcPr>
            <w:tcW w:w="2034" w:type="dxa"/>
            <w:tcBorders>
              <w:top w:val="single" w:color="8FB6EA" w:sz="5" w:space="0"/>
              <w:bottom w:val="single" w:color="8FB6EA" w:sz="5" w:space="0"/>
            </w:tcBorders>
            <w:shd w:val="clear" w:color="auto" w:fill="FFFFFF" w:themeFill="background1"/>
            <w:tcMar/>
          </w:tcPr>
          <w:p w:rsidRPr="00CC0718" w:rsidR="00C71DC8" w:rsidP="00244814" w:rsidRDefault="00C71DC8" w14:paraId="7D3E0FDE" w14:textId="77777777">
            <w:pPr>
              <w:rPr>
                <w:color w:val="000000"/>
                <w:spacing w:val="-2"/>
                <w:sz w:val="18"/>
              </w:rPr>
            </w:pPr>
          </w:p>
        </w:tc>
        <w:tc>
          <w:tcPr>
            <w:tcW w:w="903" w:type="dxa"/>
            <w:tcBorders>
              <w:top w:val="single" w:color="8FB6EA" w:sz="5" w:space="0"/>
              <w:bottom w:val="single" w:color="8FB6EA" w:sz="5" w:space="0"/>
            </w:tcBorders>
            <w:shd w:val="clear" w:color="auto" w:fill="FFFFFF" w:themeFill="background1"/>
            <w:tcMar/>
          </w:tcPr>
          <w:p w:rsidRPr="00CC0718" w:rsidR="00C71DC8" w:rsidP="00244814" w:rsidRDefault="00C71DC8" w14:paraId="50F3AA23" w14:textId="77777777">
            <w:pPr>
              <w:rPr>
                <w:color w:val="000000"/>
                <w:spacing w:val="-2"/>
                <w:sz w:val="18"/>
              </w:rPr>
            </w:pPr>
            <w:r w:rsidRPr="00CC0718">
              <w:rPr>
                <w:color w:val="000000"/>
                <w:spacing w:val="-2"/>
                <w:sz w:val="18"/>
              </w:rPr>
              <w:t>No</w:t>
            </w:r>
          </w:p>
        </w:tc>
        <w:tc>
          <w:tcPr>
            <w:tcW w:w="1017" w:type="dxa"/>
            <w:tcBorders>
              <w:top w:val="single" w:color="8FB6EA" w:sz="5" w:space="0"/>
              <w:bottom w:val="single" w:color="8FB6EA" w:sz="5" w:space="0"/>
            </w:tcBorders>
            <w:shd w:val="clear" w:color="auto" w:fill="FFFFFF" w:themeFill="background1"/>
            <w:tcMar/>
          </w:tcPr>
          <w:p w:rsidRPr="00CC0718" w:rsidR="00C71DC8" w:rsidP="00244814" w:rsidRDefault="00C71DC8" w14:paraId="2ED2EF89" w14:textId="77777777">
            <w:pPr>
              <w:rPr>
                <w:color w:val="000000"/>
                <w:spacing w:val="-2"/>
                <w:sz w:val="18"/>
              </w:rPr>
            </w:pPr>
            <w:r w:rsidRPr="00CC0718">
              <w:rPr>
                <w:color w:val="000000"/>
                <w:spacing w:val="-2"/>
                <w:sz w:val="18"/>
              </w:rPr>
              <w:t>None</w:t>
            </w:r>
          </w:p>
        </w:tc>
      </w:tr>
      <w:tr w:rsidRPr="00CC0718" w:rsidR="00C71DC8" w:rsidTr="3A33D0EC" w14:paraId="65C23B90" w14:textId="77777777">
        <w:trPr>
          <w:trHeight w:val="458" w:hRule="exact"/>
        </w:trPr>
        <w:tc>
          <w:tcPr>
            <w:tcW w:w="6763" w:type="dxa"/>
            <w:gridSpan w:val="2"/>
            <w:tcBorders>
              <w:top w:val="single" w:color="8FB6EA" w:sz="5" w:space="0"/>
              <w:bottom w:val="single" w:color="8FB6EA" w:sz="5" w:space="0"/>
            </w:tcBorders>
            <w:shd w:val="clear" w:color="auto" w:fill="FFFFFF" w:themeFill="background1"/>
            <w:tcMar/>
          </w:tcPr>
          <w:p w:rsidRPr="00CC0718" w:rsidR="00C71DC8" w:rsidP="3A33D0EC" w:rsidRDefault="00C71DC8" w14:paraId="37B2CDC1" w14:textId="77777777">
            <w:pPr>
              <w:rPr>
                <w:color w:val="000000"/>
                <w:spacing w:val="-2"/>
                <w:sz w:val="18"/>
                <w:szCs w:val="18"/>
                <w:lang w:val="en-US"/>
              </w:rPr>
            </w:pPr>
            <w:r w:rsidRPr="3A33D0EC" w:rsidR="00C71DC8">
              <w:rPr>
                <w:color w:val="000000"/>
                <w:spacing w:val="-2"/>
                <w:sz w:val="18"/>
                <w:szCs w:val="18"/>
                <w:lang w:val="en-US"/>
              </w:rPr>
              <w:t>Codes\\AXIAL CODE\\Q5- Primary Goals of the club\</w:t>
            </w:r>
            <w:r w:rsidRPr="3A33D0EC" w:rsidR="00C71DC8">
              <w:rPr>
                <w:color w:val="000000"/>
                <w:spacing w:val="-2"/>
                <w:sz w:val="18"/>
                <w:szCs w:val="18"/>
                <w:lang w:val="en-US"/>
              </w:rPr>
              <w:t>BI WEEKLY</w:t>
            </w:r>
            <w:r w:rsidRPr="3A33D0EC" w:rsidR="00C71DC8">
              <w:rPr>
                <w:color w:val="000000"/>
                <w:spacing w:val="-2"/>
                <w:sz w:val="18"/>
                <w:szCs w:val="18"/>
                <w:lang w:val="en-US"/>
              </w:rPr>
              <w:t xml:space="preserve"> MEETINGS\we have like weekly meetings every week</w:t>
            </w:r>
          </w:p>
        </w:tc>
        <w:tc>
          <w:tcPr>
            <w:tcW w:w="2034" w:type="dxa"/>
            <w:tcBorders>
              <w:top w:val="single" w:color="8FB6EA" w:sz="5" w:space="0"/>
              <w:bottom w:val="single" w:color="8FB6EA" w:sz="5" w:space="0"/>
            </w:tcBorders>
            <w:shd w:val="clear" w:color="auto" w:fill="FFFFFF" w:themeFill="background1"/>
            <w:tcMar/>
          </w:tcPr>
          <w:p w:rsidRPr="00CC0718" w:rsidR="00C71DC8" w:rsidP="00244814" w:rsidRDefault="00C71DC8" w14:paraId="618C2939" w14:textId="77777777">
            <w:pPr>
              <w:rPr>
                <w:color w:val="000000"/>
                <w:spacing w:val="-2"/>
                <w:sz w:val="18"/>
              </w:rPr>
            </w:pPr>
          </w:p>
        </w:tc>
        <w:tc>
          <w:tcPr>
            <w:tcW w:w="903" w:type="dxa"/>
            <w:tcBorders>
              <w:top w:val="single" w:color="8FB6EA" w:sz="5" w:space="0"/>
              <w:bottom w:val="single" w:color="8FB6EA" w:sz="5" w:space="0"/>
            </w:tcBorders>
            <w:shd w:val="clear" w:color="auto" w:fill="FFFFFF" w:themeFill="background1"/>
            <w:tcMar/>
          </w:tcPr>
          <w:p w:rsidRPr="00CC0718" w:rsidR="00C71DC8" w:rsidP="00244814" w:rsidRDefault="00C71DC8" w14:paraId="59164DD1" w14:textId="77777777">
            <w:pPr>
              <w:rPr>
                <w:color w:val="000000"/>
                <w:spacing w:val="-2"/>
                <w:sz w:val="18"/>
              </w:rPr>
            </w:pPr>
            <w:r w:rsidRPr="00CC0718">
              <w:rPr>
                <w:color w:val="000000"/>
                <w:spacing w:val="-2"/>
                <w:sz w:val="18"/>
              </w:rPr>
              <w:t>No</w:t>
            </w:r>
          </w:p>
        </w:tc>
        <w:tc>
          <w:tcPr>
            <w:tcW w:w="1017" w:type="dxa"/>
            <w:tcBorders>
              <w:top w:val="single" w:color="8FB6EA" w:sz="5" w:space="0"/>
              <w:bottom w:val="single" w:color="8FB6EA" w:sz="5" w:space="0"/>
            </w:tcBorders>
            <w:shd w:val="clear" w:color="auto" w:fill="FFFFFF" w:themeFill="background1"/>
            <w:tcMar/>
          </w:tcPr>
          <w:p w:rsidRPr="00CC0718" w:rsidR="00C71DC8" w:rsidP="00244814" w:rsidRDefault="00C71DC8" w14:paraId="47B42A29" w14:textId="77777777">
            <w:pPr>
              <w:rPr>
                <w:color w:val="000000"/>
                <w:spacing w:val="-2"/>
                <w:sz w:val="18"/>
              </w:rPr>
            </w:pPr>
            <w:r w:rsidRPr="00CC0718">
              <w:rPr>
                <w:color w:val="000000"/>
                <w:spacing w:val="-2"/>
                <w:sz w:val="18"/>
              </w:rPr>
              <w:t>None</w:t>
            </w:r>
          </w:p>
        </w:tc>
      </w:tr>
      <w:tr w:rsidRPr="00CC0718" w:rsidR="00C71DC8" w:rsidTr="3A33D0EC" w14:paraId="71F3EA81" w14:textId="77777777">
        <w:trPr>
          <w:trHeight w:val="330" w:hRule="exact"/>
        </w:trPr>
        <w:tc>
          <w:tcPr>
            <w:tcW w:w="6763" w:type="dxa"/>
            <w:gridSpan w:val="2"/>
            <w:tcBorders>
              <w:top w:val="single" w:color="8FB6EA" w:sz="5" w:space="0"/>
              <w:bottom w:val="single" w:color="8FB6EA" w:sz="5" w:space="0"/>
            </w:tcBorders>
            <w:shd w:val="clear" w:color="auto" w:fill="FFFFFF" w:themeFill="background1"/>
            <w:tcMar/>
          </w:tcPr>
          <w:p w:rsidRPr="00CC0718" w:rsidR="00C71DC8" w:rsidP="3A33D0EC" w:rsidRDefault="00C71DC8" w14:paraId="6773E6E4" w14:textId="77777777">
            <w:pPr>
              <w:rPr>
                <w:color w:val="000000"/>
                <w:spacing w:val="-2"/>
                <w:sz w:val="18"/>
                <w:szCs w:val="18"/>
                <w:lang w:val="en-US"/>
              </w:rPr>
            </w:pPr>
            <w:r w:rsidRPr="3A33D0EC" w:rsidR="00C71DC8">
              <w:rPr>
                <w:color w:val="000000"/>
                <w:spacing w:val="-2"/>
                <w:sz w:val="18"/>
                <w:szCs w:val="18"/>
                <w:lang w:val="en-US"/>
              </w:rPr>
              <w:t>Codes\\AXIAL CODE\\Q5- Primary Goals of the club\</w:t>
            </w:r>
            <w:r w:rsidRPr="3A33D0EC" w:rsidR="00C71DC8">
              <w:rPr>
                <w:color w:val="000000"/>
                <w:spacing w:val="-2"/>
                <w:sz w:val="18"/>
                <w:szCs w:val="18"/>
                <w:lang w:val="en-US"/>
              </w:rPr>
              <w:t>BI WEEKLY</w:t>
            </w:r>
            <w:r w:rsidRPr="3A33D0EC" w:rsidR="00C71DC8">
              <w:rPr>
                <w:color w:val="000000"/>
                <w:spacing w:val="-2"/>
                <w:sz w:val="18"/>
                <w:szCs w:val="18"/>
                <w:lang w:val="en-US"/>
              </w:rPr>
              <w:t xml:space="preserve"> MEETINGS\Weekly Gathering</w:t>
            </w:r>
          </w:p>
        </w:tc>
        <w:tc>
          <w:tcPr>
            <w:tcW w:w="2034" w:type="dxa"/>
            <w:tcBorders>
              <w:top w:val="single" w:color="8FB6EA" w:sz="5" w:space="0"/>
              <w:bottom w:val="single" w:color="8FB6EA" w:sz="5" w:space="0"/>
            </w:tcBorders>
            <w:shd w:val="clear" w:color="auto" w:fill="FFFFFF" w:themeFill="background1"/>
            <w:tcMar/>
          </w:tcPr>
          <w:p w:rsidRPr="00CC0718" w:rsidR="00C71DC8" w:rsidP="00244814" w:rsidRDefault="00C71DC8" w14:paraId="646DA207" w14:textId="77777777">
            <w:pPr>
              <w:rPr>
                <w:color w:val="000000"/>
                <w:spacing w:val="-2"/>
                <w:sz w:val="18"/>
              </w:rPr>
            </w:pPr>
          </w:p>
        </w:tc>
        <w:tc>
          <w:tcPr>
            <w:tcW w:w="903" w:type="dxa"/>
            <w:tcBorders>
              <w:top w:val="single" w:color="8FB6EA" w:sz="5" w:space="0"/>
              <w:bottom w:val="single" w:color="8FB6EA" w:sz="5" w:space="0"/>
            </w:tcBorders>
            <w:shd w:val="clear" w:color="auto" w:fill="FFFFFF" w:themeFill="background1"/>
            <w:tcMar/>
          </w:tcPr>
          <w:p w:rsidRPr="00CC0718" w:rsidR="00C71DC8" w:rsidP="00244814" w:rsidRDefault="00C71DC8" w14:paraId="5CEDC148" w14:textId="77777777">
            <w:pPr>
              <w:rPr>
                <w:color w:val="000000"/>
                <w:spacing w:val="-2"/>
                <w:sz w:val="18"/>
              </w:rPr>
            </w:pPr>
            <w:r w:rsidRPr="00CC0718">
              <w:rPr>
                <w:color w:val="000000"/>
                <w:spacing w:val="-2"/>
                <w:sz w:val="18"/>
              </w:rPr>
              <w:t>No</w:t>
            </w:r>
          </w:p>
        </w:tc>
        <w:tc>
          <w:tcPr>
            <w:tcW w:w="1017" w:type="dxa"/>
            <w:tcBorders>
              <w:top w:val="single" w:color="8FB6EA" w:sz="5" w:space="0"/>
              <w:bottom w:val="single" w:color="8FB6EA" w:sz="5" w:space="0"/>
            </w:tcBorders>
            <w:shd w:val="clear" w:color="auto" w:fill="FFFFFF" w:themeFill="background1"/>
            <w:tcMar/>
          </w:tcPr>
          <w:p w:rsidRPr="00CC0718" w:rsidR="00C71DC8" w:rsidP="00244814" w:rsidRDefault="00C71DC8" w14:paraId="281CBFB9" w14:textId="77777777">
            <w:pPr>
              <w:rPr>
                <w:color w:val="000000"/>
                <w:spacing w:val="-2"/>
                <w:sz w:val="18"/>
              </w:rPr>
            </w:pPr>
            <w:r w:rsidRPr="00CC0718">
              <w:rPr>
                <w:color w:val="000000"/>
                <w:spacing w:val="-2"/>
                <w:sz w:val="18"/>
              </w:rPr>
              <w:t>None</w:t>
            </w:r>
          </w:p>
        </w:tc>
      </w:tr>
      <w:tr w:rsidRPr="00CC0718" w:rsidR="00C71DC8" w:rsidTr="3A33D0EC" w14:paraId="3F8B4E86" w14:textId="77777777">
        <w:trPr>
          <w:trHeight w:val="344" w:hRule="exact"/>
        </w:trPr>
        <w:tc>
          <w:tcPr>
            <w:tcW w:w="6763" w:type="dxa"/>
            <w:gridSpan w:val="2"/>
            <w:tcBorders>
              <w:top w:val="single" w:color="8FB6EA" w:sz="5" w:space="0"/>
              <w:bottom w:val="single" w:color="8FB6EA" w:sz="5" w:space="0"/>
            </w:tcBorders>
            <w:shd w:val="clear" w:color="auto" w:fill="FFFFFF" w:themeFill="background1"/>
            <w:tcMar/>
          </w:tcPr>
          <w:p w:rsidRPr="00CC0718" w:rsidR="00C71DC8" w:rsidP="00244814" w:rsidRDefault="00C71DC8" w14:paraId="35784FF3" w14:textId="77777777">
            <w:pPr>
              <w:rPr>
                <w:color w:val="000000"/>
                <w:spacing w:val="-2"/>
                <w:sz w:val="18"/>
              </w:rPr>
            </w:pPr>
            <w:r w:rsidRPr="00CC0718">
              <w:rPr>
                <w:color w:val="000000"/>
                <w:spacing w:val="-2"/>
                <w:sz w:val="18"/>
              </w:rPr>
              <w:t>Codes\\AXIAL CODE\\Q5- Primary Goals of the club\BUILD AND SHARE CULTURE</w:t>
            </w:r>
          </w:p>
        </w:tc>
        <w:tc>
          <w:tcPr>
            <w:tcW w:w="2034" w:type="dxa"/>
            <w:tcBorders>
              <w:top w:val="single" w:color="8FB6EA" w:sz="5" w:space="0"/>
              <w:bottom w:val="single" w:color="8FB6EA" w:sz="5" w:space="0"/>
            </w:tcBorders>
            <w:shd w:val="clear" w:color="auto" w:fill="FFFFFF" w:themeFill="background1"/>
            <w:tcMar/>
          </w:tcPr>
          <w:p w:rsidRPr="00CC0718" w:rsidR="00C71DC8" w:rsidP="00244814" w:rsidRDefault="00C71DC8" w14:paraId="639FE522" w14:textId="77777777">
            <w:pPr>
              <w:rPr>
                <w:color w:val="000000"/>
                <w:spacing w:val="-2"/>
                <w:sz w:val="18"/>
              </w:rPr>
            </w:pPr>
          </w:p>
        </w:tc>
        <w:tc>
          <w:tcPr>
            <w:tcW w:w="903" w:type="dxa"/>
            <w:tcBorders>
              <w:top w:val="single" w:color="8FB6EA" w:sz="5" w:space="0"/>
              <w:bottom w:val="single" w:color="8FB6EA" w:sz="5" w:space="0"/>
            </w:tcBorders>
            <w:shd w:val="clear" w:color="auto" w:fill="FFFFFF" w:themeFill="background1"/>
            <w:tcMar/>
          </w:tcPr>
          <w:p w:rsidRPr="00CC0718" w:rsidR="00C71DC8" w:rsidP="00244814" w:rsidRDefault="00C71DC8" w14:paraId="08262A9D" w14:textId="77777777">
            <w:pPr>
              <w:rPr>
                <w:color w:val="000000"/>
                <w:spacing w:val="-2"/>
                <w:sz w:val="18"/>
              </w:rPr>
            </w:pPr>
            <w:r w:rsidRPr="00CC0718">
              <w:rPr>
                <w:color w:val="000000"/>
                <w:spacing w:val="-2"/>
                <w:sz w:val="18"/>
              </w:rPr>
              <w:t>Yes</w:t>
            </w:r>
          </w:p>
        </w:tc>
        <w:tc>
          <w:tcPr>
            <w:tcW w:w="1017" w:type="dxa"/>
            <w:tcBorders>
              <w:top w:val="single" w:color="8FB6EA" w:sz="5" w:space="0"/>
              <w:bottom w:val="single" w:color="8FB6EA" w:sz="5" w:space="0"/>
            </w:tcBorders>
            <w:shd w:val="clear" w:color="auto" w:fill="FFFFFF" w:themeFill="background1"/>
            <w:tcMar/>
          </w:tcPr>
          <w:p w:rsidRPr="00CC0718" w:rsidR="00C71DC8" w:rsidP="00244814" w:rsidRDefault="00C71DC8" w14:paraId="3B3D73AC" w14:textId="77777777">
            <w:pPr>
              <w:rPr>
                <w:color w:val="000000"/>
                <w:spacing w:val="-2"/>
                <w:sz w:val="18"/>
              </w:rPr>
            </w:pPr>
            <w:r w:rsidRPr="00CC0718">
              <w:rPr>
                <w:color w:val="000000"/>
                <w:spacing w:val="-2"/>
                <w:sz w:val="18"/>
              </w:rPr>
              <w:t>None</w:t>
            </w:r>
          </w:p>
        </w:tc>
      </w:tr>
      <w:tr w:rsidRPr="00CC0718" w:rsidR="00C71DC8" w:rsidTr="3A33D0EC" w14:paraId="427D0ED0" w14:textId="77777777">
        <w:trPr>
          <w:trHeight w:val="458" w:hRule="exact"/>
        </w:trPr>
        <w:tc>
          <w:tcPr>
            <w:tcW w:w="6763" w:type="dxa"/>
            <w:gridSpan w:val="2"/>
            <w:tcBorders>
              <w:top w:val="single" w:color="8FB6EA" w:sz="5" w:space="0"/>
              <w:bottom w:val="single" w:color="8FB6EA" w:sz="5" w:space="0"/>
            </w:tcBorders>
            <w:shd w:val="clear" w:color="auto" w:fill="FFFFFF" w:themeFill="background1"/>
            <w:tcMar/>
          </w:tcPr>
          <w:p w:rsidRPr="00CC0718" w:rsidR="00C71DC8" w:rsidP="00244814" w:rsidRDefault="00C71DC8" w14:paraId="5E5037A1" w14:textId="77777777">
            <w:pPr>
              <w:rPr>
                <w:color w:val="000000"/>
                <w:spacing w:val="-2"/>
                <w:sz w:val="18"/>
              </w:rPr>
            </w:pPr>
            <w:r w:rsidRPr="00CC0718">
              <w:rPr>
                <w:color w:val="000000"/>
                <w:spacing w:val="-2"/>
                <w:sz w:val="18"/>
              </w:rPr>
              <w:t>Codes\\AXIAL CODE\\Q5- Primary Goals of the club\BUILD AND SHARE CULTURE\Create a sense of home away from home for the students</w:t>
            </w:r>
          </w:p>
        </w:tc>
        <w:tc>
          <w:tcPr>
            <w:tcW w:w="2034" w:type="dxa"/>
            <w:tcBorders>
              <w:top w:val="single" w:color="8FB6EA" w:sz="5" w:space="0"/>
              <w:bottom w:val="single" w:color="8FB6EA" w:sz="5" w:space="0"/>
            </w:tcBorders>
            <w:shd w:val="clear" w:color="auto" w:fill="FFFFFF" w:themeFill="background1"/>
            <w:tcMar/>
          </w:tcPr>
          <w:p w:rsidRPr="00CC0718" w:rsidR="00C71DC8" w:rsidP="00244814" w:rsidRDefault="00C71DC8" w14:paraId="46730A3B" w14:textId="77777777">
            <w:pPr>
              <w:rPr>
                <w:color w:val="000000"/>
                <w:spacing w:val="-2"/>
                <w:sz w:val="18"/>
              </w:rPr>
            </w:pPr>
          </w:p>
        </w:tc>
        <w:tc>
          <w:tcPr>
            <w:tcW w:w="903" w:type="dxa"/>
            <w:tcBorders>
              <w:top w:val="single" w:color="8FB6EA" w:sz="5" w:space="0"/>
              <w:bottom w:val="single" w:color="8FB6EA" w:sz="5" w:space="0"/>
            </w:tcBorders>
            <w:shd w:val="clear" w:color="auto" w:fill="FFFFFF" w:themeFill="background1"/>
            <w:tcMar/>
          </w:tcPr>
          <w:p w:rsidRPr="00CC0718" w:rsidR="00C71DC8" w:rsidP="00244814" w:rsidRDefault="00C71DC8" w14:paraId="465C651B" w14:textId="77777777">
            <w:pPr>
              <w:rPr>
                <w:color w:val="000000"/>
                <w:spacing w:val="-2"/>
                <w:sz w:val="18"/>
              </w:rPr>
            </w:pPr>
            <w:r w:rsidRPr="00CC0718">
              <w:rPr>
                <w:color w:val="000000"/>
                <w:spacing w:val="-2"/>
                <w:sz w:val="18"/>
              </w:rPr>
              <w:t>No</w:t>
            </w:r>
          </w:p>
        </w:tc>
        <w:tc>
          <w:tcPr>
            <w:tcW w:w="1017" w:type="dxa"/>
            <w:tcBorders>
              <w:top w:val="single" w:color="8FB6EA" w:sz="5" w:space="0"/>
              <w:bottom w:val="single" w:color="8FB6EA" w:sz="5" w:space="0"/>
            </w:tcBorders>
            <w:shd w:val="clear" w:color="auto" w:fill="FFFFFF" w:themeFill="background1"/>
            <w:tcMar/>
          </w:tcPr>
          <w:p w:rsidRPr="00CC0718" w:rsidR="00C71DC8" w:rsidP="00244814" w:rsidRDefault="00C71DC8" w14:paraId="619F9752" w14:textId="77777777">
            <w:pPr>
              <w:rPr>
                <w:color w:val="000000"/>
                <w:spacing w:val="-2"/>
                <w:sz w:val="18"/>
              </w:rPr>
            </w:pPr>
            <w:r w:rsidRPr="00CC0718">
              <w:rPr>
                <w:color w:val="000000"/>
                <w:spacing w:val="-2"/>
                <w:sz w:val="18"/>
              </w:rPr>
              <w:t>None</w:t>
            </w:r>
          </w:p>
        </w:tc>
      </w:tr>
      <w:tr w:rsidRPr="00CC0718" w:rsidR="00C71DC8" w:rsidTr="3A33D0EC" w14:paraId="3EC85FEC" w14:textId="77777777">
        <w:trPr>
          <w:trHeight w:val="459" w:hRule="exact"/>
        </w:trPr>
        <w:tc>
          <w:tcPr>
            <w:tcW w:w="6763" w:type="dxa"/>
            <w:gridSpan w:val="2"/>
            <w:tcBorders>
              <w:top w:val="single" w:color="8FB6EA" w:sz="5" w:space="0"/>
              <w:bottom w:val="single" w:color="8FB6EA" w:sz="5" w:space="0"/>
            </w:tcBorders>
            <w:shd w:val="clear" w:color="auto" w:fill="FFFFFF" w:themeFill="background1"/>
            <w:tcMar/>
          </w:tcPr>
          <w:p w:rsidRPr="00CC0718" w:rsidR="00C71DC8" w:rsidP="3A33D0EC" w:rsidRDefault="00C71DC8" w14:paraId="52AE1C3A" w14:textId="77777777">
            <w:pPr>
              <w:rPr>
                <w:color w:val="000000"/>
                <w:spacing w:val="-2"/>
                <w:sz w:val="18"/>
                <w:szCs w:val="18"/>
                <w:lang w:val="en-US"/>
              </w:rPr>
            </w:pPr>
            <w:r w:rsidRPr="3A33D0EC" w:rsidR="00C71DC8">
              <w:rPr>
                <w:color w:val="000000"/>
                <w:spacing w:val="-2"/>
                <w:sz w:val="18"/>
                <w:szCs w:val="18"/>
                <w:lang w:val="en-US"/>
              </w:rPr>
              <w:t xml:space="preserve">Codes\\AXIAL CODE\\Q5- Primary Goals of the club\BUILD AND SHARE CULTURE\so that they know what is </w:t>
            </w:r>
            <w:r w:rsidRPr="3A33D0EC" w:rsidR="00C71DC8">
              <w:rPr>
                <w:color w:val="000000"/>
                <w:spacing w:val="-2"/>
                <w:sz w:val="18"/>
                <w:szCs w:val="18"/>
                <w:lang w:val="en-US"/>
              </w:rPr>
              <w:t>basically like</w:t>
            </w:r>
            <w:r w:rsidRPr="3A33D0EC" w:rsidR="00C71DC8">
              <w:rPr>
                <w:color w:val="000000"/>
                <w:spacing w:val="-2"/>
                <w:sz w:val="18"/>
                <w:szCs w:val="18"/>
                <w:lang w:val="en-US"/>
              </w:rPr>
              <w:t xml:space="preserve"> the Indian ethnicity and how we celebrate our festivals</w:t>
            </w:r>
          </w:p>
        </w:tc>
        <w:tc>
          <w:tcPr>
            <w:tcW w:w="2034" w:type="dxa"/>
            <w:tcBorders>
              <w:top w:val="single" w:color="8FB6EA" w:sz="5" w:space="0"/>
              <w:bottom w:val="single" w:color="8FB6EA" w:sz="5" w:space="0"/>
            </w:tcBorders>
            <w:shd w:val="clear" w:color="auto" w:fill="FFFFFF" w:themeFill="background1"/>
            <w:tcMar/>
          </w:tcPr>
          <w:p w:rsidRPr="00CC0718" w:rsidR="00C71DC8" w:rsidP="00244814" w:rsidRDefault="00C71DC8" w14:paraId="7C7DAEAA" w14:textId="77777777">
            <w:pPr>
              <w:rPr>
                <w:color w:val="000000"/>
                <w:spacing w:val="-2"/>
                <w:sz w:val="18"/>
              </w:rPr>
            </w:pPr>
          </w:p>
        </w:tc>
        <w:tc>
          <w:tcPr>
            <w:tcW w:w="903" w:type="dxa"/>
            <w:tcBorders>
              <w:top w:val="single" w:color="8FB6EA" w:sz="5" w:space="0"/>
              <w:bottom w:val="single" w:color="8FB6EA" w:sz="5" w:space="0"/>
            </w:tcBorders>
            <w:shd w:val="clear" w:color="auto" w:fill="FFFFFF" w:themeFill="background1"/>
            <w:tcMar/>
          </w:tcPr>
          <w:p w:rsidRPr="00CC0718" w:rsidR="00C71DC8" w:rsidP="00244814" w:rsidRDefault="00C71DC8" w14:paraId="7CA2A88A" w14:textId="77777777">
            <w:pPr>
              <w:rPr>
                <w:color w:val="000000"/>
                <w:spacing w:val="-2"/>
                <w:sz w:val="18"/>
              </w:rPr>
            </w:pPr>
            <w:r w:rsidRPr="00CC0718">
              <w:rPr>
                <w:color w:val="000000"/>
                <w:spacing w:val="-2"/>
                <w:sz w:val="18"/>
              </w:rPr>
              <w:t>No</w:t>
            </w:r>
          </w:p>
        </w:tc>
        <w:tc>
          <w:tcPr>
            <w:tcW w:w="1017" w:type="dxa"/>
            <w:tcBorders>
              <w:top w:val="single" w:color="8FB6EA" w:sz="5" w:space="0"/>
              <w:bottom w:val="single" w:color="8FB6EA" w:sz="5" w:space="0"/>
            </w:tcBorders>
            <w:shd w:val="clear" w:color="auto" w:fill="FFFFFF" w:themeFill="background1"/>
            <w:tcMar/>
          </w:tcPr>
          <w:p w:rsidRPr="00CC0718" w:rsidR="00C71DC8" w:rsidP="00244814" w:rsidRDefault="00C71DC8" w14:paraId="0728AED9" w14:textId="77777777">
            <w:pPr>
              <w:rPr>
                <w:color w:val="000000"/>
                <w:spacing w:val="-2"/>
                <w:sz w:val="18"/>
              </w:rPr>
            </w:pPr>
            <w:r w:rsidRPr="00CC0718">
              <w:rPr>
                <w:color w:val="000000"/>
                <w:spacing w:val="-2"/>
                <w:sz w:val="18"/>
              </w:rPr>
              <w:t>None</w:t>
            </w:r>
          </w:p>
        </w:tc>
      </w:tr>
      <w:tr w:rsidRPr="00CC0718" w:rsidR="00C71DC8" w:rsidTr="3A33D0EC" w14:paraId="69EBEA1A" w14:textId="77777777">
        <w:trPr>
          <w:trHeight w:val="329" w:hRule="exact"/>
        </w:trPr>
        <w:tc>
          <w:tcPr>
            <w:tcW w:w="6763" w:type="dxa"/>
            <w:gridSpan w:val="2"/>
            <w:tcBorders>
              <w:top w:val="single" w:color="8FB6EA" w:sz="5" w:space="0"/>
              <w:bottom w:val="single" w:color="8FB6EA" w:sz="5" w:space="0"/>
            </w:tcBorders>
            <w:shd w:val="clear" w:color="auto" w:fill="FFFFFF" w:themeFill="background1"/>
            <w:tcMar/>
          </w:tcPr>
          <w:p w:rsidRPr="00CC0718" w:rsidR="00C71DC8" w:rsidP="00244814" w:rsidRDefault="00C71DC8" w14:paraId="2814B734" w14:textId="77777777">
            <w:pPr>
              <w:rPr>
                <w:color w:val="000000"/>
                <w:spacing w:val="-2"/>
                <w:sz w:val="18"/>
              </w:rPr>
            </w:pPr>
            <w:r w:rsidRPr="00CC0718">
              <w:rPr>
                <w:color w:val="000000"/>
                <w:spacing w:val="-2"/>
                <w:sz w:val="18"/>
              </w:rPr>
              <w:t>Codes\\AXIAL CODE\\Q5- Primary Goals of the club\CREATE AWARENESS</w:t>
            </w:r>
          </w:p>
        </w:tc>
        <w:tc>
          <w:tcPr>
            <w:tcW w:w="2034" w:type="dxa"/>
            <w:tcBorders>
              <w:top w:val="single" w:color="8FB6EA" w:sz="5" w:space="0"/>
              <w:bottom w:val="single" w:color="8FB6EA" w:sz="5" w:space="0"/>
            </w:tcBorders>
            <w:shd w:val="clear" w:color="auto" w:fill="FFFFFF" w:themeFill="background1"/>
            <w:tcMar/>
          </w:tcPr>
          <w:p w:rsidRPr="00CC0718" w:rsidR="00C71DC8" w:rsidP="00244814" w:rsidRDefault="00C71DC8" w14:paraId="3DC510E5" w14:textId="77777777">
            <w:pPr>
              <w:rPr>
                <w:color w:val="000000"/>
                <w:spacing w:val="-2"/>
                <w:sz w:val="18"/>
              </w:rPr>
            </w:pPr>
          </w:p>
        </w:tc>
        <w:tc>
          <w:tcPr>
            <w:tcW w:w="903" w:type="dxa"/>
            <w:tcBorders>
              <w:top w:val="single" w:color="8FB6EA" w:sz="5" w:space="0"/>
              <w:bottom w:val="single" w:color="8FB6EA" w:sz="5" w:space="0"/>
            </w:tcBorders>
            <w:shd w:val="clear" w:color="auto" w:fill="FFFFFF" w:themeFill="background1"/>
            <w:tcMar/>
          </w:tcPr>
          <w:p w:rsidRPr="00CC0718" w:rsidR="00C71DC8" w:rsidP="00244814" w:rsidRDefault="00C71DC8" w14:paraId="4C25F436" w14:textId="77777777">
            <w:pPr>
              <w:rPr>
                <w:color w:val="000000"/>
                <w:spacing w:val="-2"/>
                <w:sz w:val="18"/>
              </w:rPr>
            </w:pPr>
            <w:r w:rsidRPr="00CC0718">
              <w:rPr>
                <w:color w:val="000000"/>
                <w:spacing w:val="-2"/>
                <w:sz w:val="18"/>
              </w:rPr>
              <w:t>Yes</w:t>
            </w:r>
          </w:p>
        </w:tc>
        <w:tc>
          <w:tcPr>
            <w:tcW w:w="1017" w:type="dxa"/>
            <w:tcBorders>
              <w:top w:val="single" w:color="8FB6EA" w:sz="5" w:space="0"/>
              <w:bottom w:val="single" w:color="8FB6EA" w:sz="5" w:space="0"/>
            </w:tcBorders>
            <w:shd w:val="clear" w:color="auto" w:fill="FFFFFF" w:themeFill="background1"/>
            <w:tcMar/>
          </w:tcPr>
          <w:p w:rsidRPr="00CC0718" w:rsidR="00C71DC8" w:rsidP="00244814" w:rsidRDefault="00C71DC8" w14:paraId="67169F58" w14:textId="77777777">
            <w:pPr>
              <w:rPr>
                <w:color w:val="000000"/>
                <w:spacing w:val="-2"/>
                <w:sz w:val="18"/>
              </w:rPr>
            </w:pPr>
            <w:r w:rsidRPr="00CC0718">
              <w:rPr>
                <w:color w:val="000000"/>
                <w:spacing w:val="-2"/>
                <w:sz w:val="18"/>
              </w:rPr>
              <w:t>None</w:t>
            </w:r>
          </w:p>
        </w:tc>
      </w:tr>
      <w:tr w:rsidRPr="00CC0718" w:rsidR="00C71DC8" w:rsidTr="3A33D0EC" w14:paraId="6EF2C50F" w14:textId="77777777">
        <w:trPr>
          <w:trHeight w:val="459" w:hRule="exact"/>
        </w:trPr>
        <w:tc>
          <w:tcPr>
            <w:tcW w:w="6763" w:type="dxa"/>
            <w:gridSpan w:val="2"/>
            <w:tcBorders>
              <w:top w:val="single" w:color="8FB6EA" w:sz="5" w:space="0"/>
              <w:bottom w:val="single" w:color="8FB6EA" w:sz="5" w:space="0"/>
            </w:tcBorders>
            <w:shd w:val="clear" w:color="auto" w:fill="FFFFFF" w:themeFill="background1"/>
            <w:tcMar/>
          </w:tcPr>
          <w:p w:rsidRPr="00CC0718" w:rsidR="00C71DC8" w:rsidP="00244814" w:rsidRDefault="00C71DC8" w14:paraId="1A80E04F" w14:textId="77777777">
            <w:pPr>
              <w:rPr>
                <w:color w:val="000000"/>
                <w:spacing w:val="-2"/>
                <w:sz w:val="18"/>
              </w:rPr>
            </w:pPr>
            <w:r w:rsidRPr="00CC0718">
              <w:rPr>
                <w:color w:val="000000"/>
                <w:spacing w:val="-2"/>
                <w:sz w:val="18"/>
              </w:rPr>
              <w:t>Codes\\AXIAL CODE\\Q5- Primary Goals of the club\CREATE AWARENESS\Creating a Fellowship Space</w:t>
            </w:r>
          </w:p>
        </w:tc>
        <w:tc>
          <w:tcPr>
            <w:tcW w:w="2034" w:type="dxa"/>
            <w:tcBorders>
              <w:top w:val="single" w:color="8FB6EA" w:sz="5" w:space="0"/>
              <w:bottom w:val="single" w:color="8FB6EA" w:sz="5" w:space="0"/>
            </w:tcBorders>
            <w:shd w:val="clear" w:color="auto" w:fill="FFFFFF" w:themeFill="background1"/>
            <w:tcMar/>
          </w:tcPr>
          <w:p w:rsidRPr="00CC0718" w:rsidR="00C71DC8" w:rsidP="00244814" w:rsidRDefault="00C71DC8" w14:paraId="5D29E9A6" w14:textId="77777777">
            <w:pPr>
              <w:rPr>
                <w:color w:val="000000"/>
                <w:spacing w:val="-2"/>
                <w:sz w:val="18"/>
              </w:rPr>
            </w:pPr>
          </w:p>
        </w:tc>
        <w:tc>
          <w:tcPr>
            <w:tcW w:w="903" w:type="dxa"/>
            <w:tcBorders>
              <w:top w:val="single" w:color="8FB6EA" w:sz="5" w:space="0"/>
              <w:bottom w:val="single" w:color="8FB6EA" w:sz="5" w:space="0"/>
            </w:tcBorders>
            <w:shd w:val="clear" w:color="auto" w:fill="FFFFFF" w:themeFill="background1"/>
            <w:tcMar/>
          </w:tcPr>
          <w:p w:rsidRPr="00CC0718" w:rsidR="00C71DC8" w:rsidP="00244814" w:rsidRDefault="00C71DC8" w14:paraId="2BF572ED" w14:textId="77777777">
            <w:pPr>
              <w:rPr>
                <w:color w:val="000000"/>
                <w:spacing w:val="-2"/>
                <w:sz w:val="18"/>
              </w:rPr>
            </w:pPr>
            <w:r w:rsidRPr="00CC0718">
              <w:rPr>
                <w:color w:val="000000"/>
                <w:spacing w:val="-2"/>
                <w:sz w:val="18"/>
              </w:rPr>
              <w:t>No</w:t>
            </w:r>
          </w:p>
        </w:tc>
        <w:tc>
          <w:tcPr>
            <w:tcW w:w="1017" w:type="dxa"/>
            <w:tcBorders>
              <w:top w:val="single" w:color="8FB6EA" w:sz="5" w:space="0"/>
              <w:bottom w:val="single" w:color="8FB6EA" w:sz="5" w:space="0"/>
            </w:tcBorders>
            <w:shd w:val="clear" w:color="auto" w:fill="FFFFFF" w:themeFill="background1"/>
            <w:tcMar/>
          </w:tcPr>
          <w:p w:rsidRPr="00CC0718" w:rsidR="00C71DC8" w:rsidP="00244814" w:rsidRDefault="00C71DC8" w14:paraId="0246BDFA" w14:textId="77777777">
            <w:pPr>
              <w:rPr>
                <w:color w:val="000000"/>
                <w:spacing w:val="-2"/>
                <w:sz w:val="18"/>
              </w:rPr>
            </w:pPr>
            <w:r w:rsidRPr="00CC0718">
              <w:rPr>
                <w:color w:val="000000"/>
                <w:spacing w:val="-2"/>
                <w:sz w:val="18"/>
              </w:rPr>
              <w:t>None</w:t>
            </w:r>
          </w:p>
        </w:tc>
      </w:tr>
      <w:tr w:rsidRPr="00CC0718" w:rsidR="00C71DC8" w:rsidTr="3A33D0EC" w14:paraId="74961901" w14:textId="77777777">
        <w:trPr>
          <w:trHeight w:val="344" w:hRule="exact"/>
        </w:trPr>
        <w:tc>
          <w:tcPr>
            <w:tcW w:w="6763" w:type="dxa"/>
            <w:gridSpan w:val="2"/>
            <w:tcBorders>
              <w:top w:val="single" w:color="8FB6EA" w:sz="5" w:space="0"/>
              <w:bottom w:val="single" w:color="8FB6EA" w:sz="5" w:space="0"/>
            </w:tcBorders>
            <w:shd w:val="clear" w:color="auto" w:fill="FFFFFF" w:themeFill="background1"/>
            <w:tcMar/>
          </w:tcPr>
          <w:p w:rsidRPr="00CC0718" w:rsidR="00C71DC8" w:rsidP="00244814" w:rsidRDefault="00C71DC8" w14:paraId="727EB4DA" w14:textId="77777777">
            <w:pPr>
              <w:rPr>
                <w:color w:val="000000"/>
                <w:spacing w:val="-2"/>
                <w:sz w:val="18"/>
              </w:rPr>
            </w:pPr>
            <w:r w:rsidRPr="00CC0718">
              <w:rPr>
                <w:color w:val="000000"/>
                <w:spacing w:val="-2"/>
                <w:sz w:val="18"/>
              </w:rPr>
              <w:t>Codes\\AXIAL CODE\\Q5- Primary Goals of the club\DANCE GOALS</w:t>
            </w:r>
          </w:p>
        </w:tc>
        <w:tc>
          <w:tcPr>
            <w:tcW w:w="2034" w:type="dxa"/>
            <w:tcBorders>
              <w:top w:val="single" w:color="8FB6EA" w:sz="5" w:space="0"/>
              <w:bottom w:val="single" w:color="8FB6EA" w:sz="5" w:space="0"/>
            </w:tcBorders>
            <w:shd w:val="clear" w:color="auto" w:fill="FFFFFF" w:themeFill="background1"/>
            <w:tcMar/>
          </w:tcPr>
          <w:p w:rsidRPr="00CC0718" w:rsidR="00C71DC8" w:rsidP="00244814" w:rsidRDefault="00C71DC8" w14:paraId="01ED0F40" w14:textId="77777777">
            <w:pPr>
              <w:rPr>
                <w:color w:val="000000"/>
                <w:spacing w:val="-2"/>
                <w:sz w:val="18"/>
              </w:rPr>
            </w:pPr>
          </w:p>
        </w:tc>
        <w:tc>
          <w:tcPr>
            <w:tcW w:w="903" w:type="dxa"/>
            <w:tcBorders>
              <w:top w:val="single" w:color="8FB6EA" w:sz="5" w:space="0"/>
              <w:bottom w:val="single" w:color="8FB6EA" w:sz="5" w:space="0"/>
            </w:tcBorders>
            <w:shd w:val="clear" w:color="auto" w:fill="FFFFFF" w:themeFill="background1"/>
            <w:tcMar/>
          </w:tcPr>
          <w:p w:rsidRPr="00CC0718" w:rsidR="00C71DC8" w:rsidP="00244814" w:rsidRDefault="00C71DC8" w14:paraId="7E6ECE0E" w14:textId="77777777">
            <w:pPr>
              <w:rPr>
                <w:color w:val="000000"/>
                <w:spacing w:val="-2"/>
                <w:sz w:val="18"/>
              </w:rPr>
            </w:pPr>
            <w:r w:rsidRPr="00CC0718">
              <w:rPr>
                <w:color w:val="000000"/>
                <w:spacing w:val="-2"/>
                <w:sz w:val="18"/>
              </w:rPr>
              <w:t>Yes</w:t>
            </w:r>
          </w:p>
        </w:tc>
        <w:tc>
          <w:tcPr>
            <w:tcW w:w="1017" w:type="dxa"/>
            <w:tcBorders>
              <w:top w:val="single" w:color="8FB6EA" w:sz="5" w:space="0"/>
              <w:bottom w:val="single" w:color="8FB6EA" w:sz="5" w:space="0"/>
            </w:tcBorders>
            <w:shd w:val="clear" w:color="auto" w:fill="FFFFFF" w:themeFill="background1"/>
            <w:tcMar/>
          </w:tcPr>
          <w:p w:rsidRPr="00CC0718" w:rsidR="00C71DC8" w:rsidP="00244814" w:rsidRDefault="00C71DC8" w14:paraId="7BE3FE0C" w14:textId="77777777">
            <w:pPr>
              <w:rPr>
                <w:color w:val="000000"/>
                <w:spacing w:val="-2"/>
                <w:sz w:val="18"/>
              </w:rPr>
            </w:pPr>
            <w:r w:rsidRPr="00CC0718">
              <w:rPr>
                <w:color w:val="000000"/>
                <w:spacing w:val="-2"/>
                <w:sz w:val="18"/>
              </w:rPr>
              <w:t>None</w:t>
            </w:r>
          </w:p>
        </w:tc>
      </w:tr>
      <w:tr w:rsidRPr="00CC0718" w:rsidR="00C71DC8" w:rsidTr="3A33D0EC" w14:paraId="0C1485EC" w14:textId="77777777">
        <w:trPr>
          <w:trHeight w:val="458" w:hRule="exact"/>
        </w:trPr>
        <w:tc>
          <w:tcPr>
            <w:tcW w:w="6763" w:type="dxa"/>
            <w:gridSpan w:val="2"/>
            <w:tcBorders>
              <w:top w:val="single" w:color="8FB6EA" w:sz="5" w:space="0"/>
              <w:bottom w:val="single" w:color="8FB6EA" w:sz="5" w:space="0"/>
            </w:tcBorders>
            <w:shd w:val="clear" w:color="auto" w:fill="FFFFFF" w:themeFill="background1"/>
            <w:tcMar/>
          </w:tcPr>
          <w:p w:rsidRPr="00CC0718" w:rsidR="00C71DC8" w:rsidP="00244814" w:rsidRDefault="00C71DC8" w14:paraId="3D4A24F0" w14:textId="77777777">
            <w:pPr>
              <w:rPr>
                <w:color w:val="000000"/>
                <w:spacing w:val="-2"/>
                <w:sz w:val="18"/>
              </w:rPr>
            </w:pPr>
            <w:r w:rsidRPr="00CC0718">
              <w:rPr>
                <w:color w:val="000000"/>
                <w:spacing w:val="-2"/>
                <w:sz w:val="18"/>
              </w:rPr>
              <w:t>Codes\\AXIAL CODE\\Q5- Primary Goals of the club\DANCE GOALS\Compete with Other Indian Teams</w:t>
            </w:r>
          </w:p>
        </w:tc>
        <w:tc>
          <w:tcPr>
            <w:tcW w:w="2034" w:type="dxa"/>
            <w:tcBorders>
              <w:top w:val="single" w:color="8FB6EA" w:sz="5" w:space="0"/>
              <w:bottom w:val="single" w:color="8FB6EA" w:sz="5" w:space="0"/>
            </w:tcBorders>
            <w:shd w:val="clear" w:color="auto" w:fill="FFFFFF" w:themeFill="background1"/>
            <w:tcMar/>
          </w:tcPr>
          <w:p w:rsidRPr="00CC0718" w:rsidR="00C71DC8" w:rsidP="00244814" w:rsidRDefault="00C71DC8" w14:paraId="6077E27A" w14:textId="77777777">
            <w:pPr>
              <w:rPr>
                <w:color w:val="000000"/>
                <w:spacing w:val="-2"/>
                <w:sz w:val="18"/>
              </w:rPr>
            </w:pPr>
          </w:p>
        </w:tc>
        <w:tc>
          <w:tcPr>
            <w:tcW w:w="903" w:type="dxa"/>
            <w:tcBorders>
              <w:top w:val="single" w:color="8FB6EA" w:sz="5" w:space="0"/>
              <w:bottom w:val="single" w:color="8FB6EA" w:sz="5" w:space="0"/>
            </w:tcBorders>
            <w:shd w:val="clear" w:color="auto" w:fill="FFFFFF" w:themeFill="background1"/>
            <w:tcMar/>
          </w:tcPr>
          <w:p w:rsidRPr="00CC0718" w:rsidR="00C71DC8" w:rsidP="00244814" w:rsidRDefault="00C71DC8" w14:paraId="7238539C" w14:textId="77777777">
            <w:pPr>
              <w:rPr>
                <w:color w:val="000000"/>
                <w:spacing w:val="-2"/>
                <w:sz w:val="18"/>
              </w:rPr>
            </w:pPr>
            <w:r w:rsidRPr="00CC0718">
              <w:rPr>
                <w:color w:val="000000"/>
                <w:spacing w:val="-2"/>
                <w:sz w:val="18"/>
              </w:rPr>
              <w:t>Yes</w:t>
            </w:r>
          </w:p>
        </w:tc>
        <w:tc>
          <w:tcPr>
            <w:tcW w:w="1017" w:type="dxa"/>
            <w:tcBorders>
              <w:top w:val="single" w:color="8FB6EA" w:sz="5" w:space="0"/>
              <w:bottom w:val="single" w:color="8FB6EA" w:sz="5" w:space="0"/>
            </w:tcBorders>
            <w:shd w:val="clear" w:color="auto" w:fill="FFFFFF" w:themeFill="background1"/>
            <w:tcMar/>
          </w:tcPr>
          <w:p w:rsidRPr="00CC0718" w:rsidR="00C71DC8" w:rsidP="00244814" w:rsidRDefault="00C71DC8" w14:paraId="75EC7A16" w14:textId="77777777">
            <w:pPr>
              <w:rPr>
                <w:color w:val="000000"/>
                <w:spacing w:val="-2"/>
                <w:sz w:val="18"/>
              </w:rPr>
            </w:pPr>
            <w:r w:rsidRPr="00CC0718">
              <w:rPr>
                <w:color w:val="000000"/>
                <w:spacing w:val="-2"/>
                <w:sz w:val="18"/>
              </w:rPr>
              <w:t>None</w:t>
            </w:r>
          </w:p>
        </w:tc>
      </w:tr>
      <w:tr w:rsidRPr="00CC0718" w:rsidR="00C71DC8" w:rsidTr="3A33D0EC" w14:paraId="4DD22AD9" w14:textId="77777777">
        <w:trPr>
          <w:trHeight w:val="330" w:hRule="exact"/>
        </w:trPr>
        <w:tc>
          <w:tcPr>
            <w:tcW w:w="6763" w:type="dxa"/>
            <w:gridSpan w:val="2"/>
            <w:tcBorders>
              <w:top w:val="single" w:color="8FB6EA" w:sz="5" w:space="0"/>
              <w:bottom w:val="single" w:color="8FB6EA" w:sz="5" w:space="0"/>
            </w:tcBorders>
            <w:shd w:val="clear" w:color="auto" w:fill="FFFFFF" w:themeFill="background1"/>
            <w:tcMar/>
          </w:tcPr>
          <w:p w:rsidRPr="00CC0718" w:rsidR="00C71DC8" w:rsidP="00244814" w:rsidRDefault="00C71DC8" w14:paraId="0A625FD1" w14:textId="77777777">
            <w:pPr>
              <w:rPr>
                <w:color w:val="000000"/>
                <w:spacing w:val="-2"/>
                <w:sz w:val="18"/>
              </w:rPr>
            </w:pPr>
            <w:r w:rsidRPr="00CC0718">
              <w:rPr>
                <w:color w:val="000000"/>
                <w:spacing w:val="-2"/>
                <w:sz w:val="18"/>
              </w:rPr>
              <w:t>Codes\\AXIAL CODE\\Q5- Primary Goals of the club\DANCE GOALS\Learn Fusion Dance</w:t>
            </w:r>
          </w:p>
        </w:tc>
        <w:tc>
          <w:tcPr>
            <w:tcW w:w="2034" w:type="dxa"/>
            <w:tcBorders>
              <w:top w:val="single" w:color="8FB6EA" w:sz="5" w:space="0"/>
              <w:bottom w:val="single" w:color="8FB6EA" w:sz="5" w:space="0"/>
            </w:tcBorders>
            <w:shd w:val="clear" w:color="auto" w:fill="FFFFFF" w:themeFill="background1"/>
            <w:tcMar/>
          </w:tcPr>
          <w:p w:rsidRPr="00CC0718" w:rsidR="00C71DC8" w:rsidP="00244814" w:rsidRDefault="00C71DC8" w14:paraId="7B02876D" w14:textId="77777777">
            <w:pPr>
              <w:rPr>
                <w:color w:val="000000"/>
                <w:spacing w:val="-2"/>
                <w:sz w:val="18"/>
              </w:rPr>
            </w:pPr>
          </w:p>
        </w:tc>
        <w:tc>
          <w:tcPr>
            <w:tcW w:w="903" w:type="dxa"/>
            <w:tcBorders>
              <w:top w:val="single" w:color="8FB6EA" w:sz="5" w:space="0"/>
              <w:bottom w:val="single" w:color="8FB6EA" w:sz="5" w:space="0"/>
            </w:tcBorders>
            <w:shd w:val="clear" w:color="auto" w:fill="FFFFFF" w:themeFill="background1"/>
            <w:tcMar/>
          </w:tcPr>
          <w:p w:rsidRPr="00CC0718" w:rsidR="00C71DC8" w:rsidP="00244814" w:rsidRDefault="00C71DC8" w14:paraId="2B124AC6" w14:textId="77777777">
            <w:pPr>
              <w:rPr>
                <w:color w:val="000000"/>
                <w:spacing w:val="-2"/>
                <w:sz w:val="18"/>
              </w:rPr>
            </w:pPr>
            <w:r w:rsidRPr="00CC0718">
              <w:rPr>
                <w:color w:val="000000"/>
                <w:spacing w:val="-2"/>
                <w:sz w:val="18"/>
              </w:rPr>
              <w:t>Yes</w:t>
            </w:r>
          </w:p>
        </w:tc>
        <w:tc>
          <w:tcPr>
            <w:tcW w:w="1017" w:type="dxa"/>
            <w:tcBorders>
              <w:top w:val="single" w:color="8FB6EA" w:sz="5" w:space="0"/>
              <w:bottom w:val="single" w:color="8FB6EA" w:sz="5" w:space="0"/>
            </w:tcBorders>
            <w:shd w:val="clear" w:color="auto" w:fill="FFFFFF" w:themeFill="background1"/>
            <w:tcMar/>
          </w:tcPr>
          <w:p w:rsidRPr="00CC0718" w:rsidR="00C71DC8" w:rsidP="00244814" w:rsidRDefault="00C71DC8" w14:paraId="77CB503D" w14:textId="77777777">
            <w:pPr>
              <w:rPr>
                <w:color w:val="000000"/>
                <w:spacing w:val="-2"/>
                <w:sz w:val="18"/>
              </w:rPr>
            </w:pPr>
            <w:r w:rsidRPr="00CC0718">
              <w:rPr>
                <w:color w:val="000000"/>
                <w:spacing w:val="-2"/>
                <w:sz w:val="18"/>
              </w:rPr>
              <w:t>None</w:t>
            </w:r>
          </w:p>
        </w:tc>
      </w:tr>
      <w:tr w:rsidRPr="00CC0718" w:rsidR="00C71DC8" w:rsidTr="3A33D0EC" w14:paraId="10E589FD" w14:textId="77777777">
        <w:trPr>
          <w:trHeight w:val="344" w:hRule="exact"/>
        </w:trPr>
        <w:tc>
          <w:tcPr>
            <w:tcW w:w="6763" w:type="dxa"/>
            <w:gridSpan w:val="2"/>
            <w:tcBorders>
              <w:top w:val="single" w:color="8FB6EA" w:sz="5" w:space="0"/>
              <w:bottom w:val="single" w:color="8FB6EA" w:sz="5" w:space="0"/>
            </w:tcBorders>
            <w:shd w:val="clear" w:color="auto" w:fill="FFFFFF" w:themeFill="background1"/>
            <w:tcMar/>
          </w:tcPr>
          <w:p w:rsidRPr="00CC0718" w:rsidR="00C71DC8" w:rsidP="00244814" w:rsidRDefault="00C71DC8" w14:paraId="12C295E2" w14:textId="77777777">
            <w:pPr>
              <w:rPr>
                <w:color w:val="000000"/>
                <w:spacing w:val="-2"/>
                <w:sz w:val="18"/>
              </w:rPr>
            </w:pPr>
            <w:r w:rsidRPr="00CC0718">
              <w:rPr>
                <w:color w:val="000000"/>
                <w:spacing w:val="-2"/>
                <w:sz w:val="18"/>
              </w:rPr>
              <w:t>Codes\\AXIAL CODE\\Q5- Primary Goals of the club\EVENT SUCCESS</w:t>
            </w:r>
          </w:p>
        </w:tc>
        <w:tc>
          <w:tcPr>
            <w:tcW w:w="2034" w:type="dxa"/>
            <w:tcBorders>
              <w:top w:val="single" w:color="8FB6EA" w:sz="5" w:space="0"/>
              <w:bottom w:val="single" w:color="8FB6EA" w:sz="5" w:space="0"/>
            </w:tcBorders>
            <w:shd w:val="clear" w:color="auto" w:fill="FFFFFF" w:themeFill="background1"/>
            <w:tcMar/>
          </w:tcPr>
          <w:p w:rsidRPr="00CC0718" w:rsidR="00C71DC8" w:rsidP="00244814" w:rsidRDefault="00C71DC8" w14:paraId="4DFCCAC7" w14:textId="77777777">
            <w:pPr>
              <w:rPr>
                <w:color w:val="000000"/>
                <w:spacing w:val="-2"/>
                <w:sz w:val="18"/>
              </w:rPr>
            </w:pPr>
          </w:p>
        </w:tc>
        <w:tc>
          <w:tcPr>
            <w:tcW w:w="903" w:type="dxa"/>
            <w:tcBorders>
              <w:top w:val="single" w:color="8FB6EA" w:sz="5" w:space="0"/>
              <w:bottom w:val="single" w:color="8FB6EA" w:sz="5" w:space="0"/>
            </w:tcBorders>
            <w:shd w:val="clear" w:color="auto" w:fill="FFFFFF" w:themeFill="background1"/>
            <w:tcMar/>
          </w:tcPr>
          <w:p w:rsidRPr="00CC0718" w:rsidR="00C71DC8" w:rsidP="00244814" w:rsidRDefault="00C71DC8" w14:paraId="75FC1FAA" w14:textId="77777777">
            <w:pPr>
              <w:rPr>
                <w:color w:val="000000"/>
                <w:spacing w:val="-2"/>
                <w:sz w:val="18"/>
              </w:rPr>
            </w:pPr>
            <w:r w:rsidRPr="00CC0718">
              <w:rPr>
                <w:color w:val="000000"/>
                <w:spacing w:val="-2"/>
                <w:sz w:val="18"/>
              </w:rPr>
              <w:t>Yes</w:t>
            </w:r>
          </w:p>
        </w:tc>
        <w:tc>
          <w:tcPr>
            <w:tcW w:w="1017" w:type="dxa"/>
            <w:tcBorders>
              <w:top w:val="single" w:color="8FB6EA" w:sz="5" w:space="0"/>
              <w:bottom w:val="single" w:color="8FB6EA" w:sz="5" w:space="0"/>
            </w:tcBorders>
            <w:shd w:val="clear" w:color="auto" w:fill="FFFFFF" w:themeFill="background1"/>
            <w:tcMar/>
          </w:tcPr>
          <w:p w:rsidRPr="00CC0718" w:rsidR="00C71DC8" w:rsidP="00244814" w:rsidRDefault="00C71DC8" w14:paraId="6457A1C2" w14:textId="77777777">
            <w:pPr>
              <w:rPr>
                <w:color w:val="000000"/>
                <w:spacing w:val="-2"/>
                <w:sz w:val="18"/>
              </w:rPr>
            </w:pPr>
            <w:r w:rsidRPr="00CC0718">
              <w:rPr>
                <w:color w:val="000000"/>
                <w:spacing w:val="-2"/>
                <w:sz w:val="18"/>
              </w:rPr>
              <w:t>None</w:t>
            </w:r>
          </w:p>
        </w:tc>
      </w:tr>
      <w:tr w:rsidRPr="00CC0718" w:rsidR="00C71DC8" w:rsidTr="3A33D0EC" w14:paraId="6F4DE433" w14:textId="77777777">
        <w:trPr>
          <w:trHeight w:val="343" w:hRule="exact"/>
        </w:trPr>
        <w:tc>
          <w:tcPr>
            <w:tcW w:w="6763" w:type="dxa"/>
            <w:gridSpan w:val="2"/>
            <w:tcBorders>
              <w:top w:val="single" w:color="8FB6EA" w:sz="5" w:space="0"/>
              <w:bottom w:val="single" w:color="8FB6EA" w:sz="5" w:space="0"/>
            </w:tcBorders>
            <w:shd w:val="clear" w:color="auto" w:fill="FFFFFF" w:themeFill="background1"/>
            <w:tcMar/>
          </w:tcPr>
          <w:p w:rsidRPr="00CC0718" w:rsidR="00C71DC8" w:rsidP="00244814" w:rsidRDefault="00C71DC8" w14:paraId="50EB61B6" w14:textId="77777777">
            <w:pPr>
              <w:rPr>
                <w:color w:val="000000"/>
                <w:spacing w:val="-2"/>
                <w:sz w:val="18"/>
              </w:rPr>
            </w:pPr>
            <w:r w:rsidRPr="00CC0718">
              <w:rPr>
                <w:color w:val="000000"/>
                <w:spacing w:val="-2"/>
                <w:sz w:val="18"/>
              </w:rPr>
              <w:t>Codes\\AXIAL CODE\\Q5- Primary Goals of the club\INCULCATE CULTURAL SESSIONS</w:t>
            </w:r>
          </w:p>
        </w:tc>
        <w:tc>
          <w:tcPr>
            <w:tcW w:w="2034" w:type="dxa"/>
            <w:tcBorders>
              <w:top w:val="single" w:color="8FB6EA" w:sz="5" w:space="0"/>
              <w:bottom w:val="single" w:color="8FB6EA" w:sz="5" w:space="0"/>
            </w:tcBorders>
            <w:shd w:val="clear" w:color="auto" w:fill="FFFFFF" w:themeFill="background1"/>
            <w:tcMar/>
          </w:tcPr>
          <w:p w:rsidRPr="00CC0718" w:rsidR="00C71DC8" w:rsidP="00244814" w:rsidRDefault="00C71DC8" w14:paraId="711062CC" w14:textId="77777777">
            <w:pPr>
              <w:rPr>
                <w:color w:val="000000"/>
                <w:spacing w:val="-2"/>
                <w:sz w:val="18"/>
              </w:rPr>
            </w:pPr>
          </w:p>
        </w:tc>
        <w:tc>
          <w:tcPr>
            <w:tcW w:w="903" w:type="dxa"/>
            <w:tcBorders>
              <w:top w:val="single" w:color="8FB6EA" w:sz="5" w:space="0"/>
              <w:bottom w:val="single" w:color="8FB6EA" w:sz="5" w:space="0"/>
            </w:tcBorders>
            <w:shd w:val="clear" w:color="auto" w:fill="FFFFFF" w:themeFill="background1"/>
            <w:tcMar/>
          </w:tcPr>
          <w:p w:rsidRPr="00CC0718" w:rsidR="00C71DC8" w:rsidP="00244814" w:rsidRDefault="00C71DC8" w14:paraId="1CAB2A97" w14:textId="77777777">
            <w:pPr>
              <w:rPr>
                <w:color w:val="000000"/>
                <w:spacing w:val="-2"/>
                <w:sz w:val="18"/>
              </w:rPr>
            </w:pPr>
            <w:r w:rsidRPr="00CC0718">
              <w:rPr>
                <w:color w:val="000000"/>
                <w:spacing w:val="-2"/>
                <w:sz w:val="18"/>
              </w:rPr>
              <w:t>Yes</w:t>
            </w:r>
          </w:p>
        </w:tc>
        <w:tc>
          <w:tcPr>
            <w:tcW w:w="1017" w:type="dxa"/>
            <w:tcBorders>
              <w:top w:val="single" w:color="8FB6EA" w:sz="5" w:space="0"/>
              <w:bottom w:val="single" w:color="8FB6EA" w:sz="5" w:space="0"/>
            </w:tcBorders>
            <w:shd w:val="clear" w:color="auto" w:fill="FFFFFF" w:themeFill="background1"/>
            <w:tcMar/>
          </w:tcPr>
          <w:p w:rsidRPr="00CC0718" w:rsidR="00C71DC8" w:rsidP="00244814" w:rsidRDefault="00C71DC8" w14:paraId="6D8DADB5" w14:textId="77777777">
            <w:pPr>
              <w:rPr>
                <w:color w:val="000000"/>
                <w:spacing w:val="-2"/>
                <w:sz w:val="18"/>
              </w:rPr>
            </w:pPr>
            <w:r w:rsidRPr="00CC0718">
              <w:rPr>
                <w:color w:val="000000"/>
                <w:spacing w:val="-2"/>
                <w:sz w:val="18"/>
              </w:rPr>
              <w:t>None</w:t>
            </w:r>
          </w:p>
        </w:tc>
      </w:tr>
      <w:tr w:rsidRPr="00CC0718" w:rsidR="00C71DC8" w:rsidTr="3A33D0EC" w14:paraId="0074529A" w14:textId="77777777">
        <w:trPr>
          <w:trHeight w:val="631" w:hRule="exact"/>
        </w:trPr>
        <w:tc>
          <w:tcPr>
            <w:tcW w:w="10717" w:type="dxa"/>
            <w:gridSpan w:val="5"/>
            <w:tcBorders>
              <w:top w:val="single" w:color="8FB6EA" w:sz="5" w:space="0"/>
            </w:tcBorders>
            <w:tcMar/>
          </w:tcPr>
          <w:p w:rsidRPr="00CC0718" w:rsidR="00C71DC8" w:rsidP="00244814" w:rsidRDefault="00C71DC8" w14:paraId="1A386480" w14:textId="77777777"/>
        </w:tc>
      </w:tr>
      <w:tr w:rsidRPr="00CC0718" w:rsidR="00C71DC8" w:rsidTr="3A33D0EC" w14:paraId="438B5271" w14:textId="77777777">
        <w:trPr>
          <w:trHeight w:val="458" w:hRule="exact"/>
        </w:trPr>
        <w:tc>
          <w:tcPr>
            <w:tcW w:w="5359" w:type="dxa"/>
            <w:shd w:val="clear" w:color="auto" w:fill="FFFFFF" w:themeFill="background1"/>
            <w:tcMar/>
          </w:tcPr>
          <w:p w:rsidRPr="00CC0718" w:rsidR="00C71DC8" w:rsidP="00244814" w:rsidRDefault="00C71DC8" w14:paraId="09919818" w14:textId="77777777">
            <w:pPr>
              <w:jc w:val="right"/>
              <w:rPr>
                <w:color w:val="000066"/>
                <w:spacing w:val="-2"/>
                <w:sz w:val="16"/>
              </w:rPr>
            </w:pPr>
            <w:r w:rsidRPr="00CC0718">
              <w:rPr>
                <w:color w:val="000066"/>
                <w:spacing w:val="-2"/>
                <w:sz w:val="16"/>
              </w:rPr>
              <w:t>Formatted Reports\\Coding Structure Formatted Report</w:t>
            </w:r>
          </w:p>
        </w:tc>
        <w:tc>
          <w:tcPr>
            <w:tcW w:w="5358" w:type="dxa"/>
            <w:gridSpan w:val="4"/>
            <w:shd w:val="clear" w:color="auto" w:fill="FFFFFF" w:themeFill="background1"/>
            <w:tcMar/>
          </w:tcPr>
          <w:p w:rsidRPr="00CC0718" w:rsidR="00C71DC8" w:rsidP="00244814" w:rsidRDefault="00C71DC8" w14:paraId="31848266" w14:textId="77777777">
            <w:pPr>
              <w:jc w:val="right"/>
              <w:rPr>
                <w:color w:val="000066"/>
                <w:spacing w:val="-2"/>
                <w:sz w:val="16"/>
              </w:rPr>
            </w:pPr>
            <w:r w:rsidRPr="00CC0718">
              <w:rPr>
                <w:color w:val="000066"/>
                <w:spacing w:val="-2"/>
                <w:sz w:val="16"/>
              </w:rPr>
              <w:t>Page 11 of 17</w:t>
            </w:r>
          </w:p>
        </w:tc>
      </w:tr>
      <w:tr w:rsidRPr="00CC0718" w:rsidR="00C71DC8" w:rsidTr="3A33D0EC" w14:paraId="7251D9F6" w14:textId="77777777">
        <w:trPr>
          <w:trHeight w:val="444" w:hRule="exact"/>
        </w:trPr>
        <w:tc>
          <w:tcPr>
            <w:tcW w:w="10717" w:type="dxa"/>
            <w:gridSpan w:val="5"/>
            <w:shd w:val="clear" w:color="auto" w:fill="FFFFFF" w:themeFill="background1"/>
            <w:tcMar/>
            <w:vAlign w:val="center"/>
          </w:tcPr>
          <w:p w:rsidRPr="00CC0718" w:rsidR="00C71DC8" w:rsidP="00244814" w:rsidRDefault="00C71DC8" w14:paraId="52E690E7" w14:textId="77777777">
            <w:pPr>
              <w:jc w:val="right"/>
              <w:rPr>
                <w:color w:val="000066"/>
                <w:spacing w:val="-2"/>
                <w:sz w:val="16"/>
              </w:rPr>
            </w:pPr>
            <w:r w:rsidRPr="00CC0718">
              <w:rPr>
                <w:color w:val="000066"/>
                <w:spacing w:val="-2"/>
                <w:sz w:val="16"/>
              </w:rPr>
              <w:t>11/13/2024 3:45 PM</w:t>
            </w:r>
          </w:p>
        </w:tc>
      </w:tr>
      <w:tr w:rsidRPr="00CC0718" w:rsidR="00C71DC8" w:rsidTr="3A33D0EC" w14:paraId="05FE2E14" w14:textId="77777777">
        <w:trPr>
          <w:trHeight w:val="674" w:hRule="exact"/>
        </w:trPr>
        <w:tc>
          <w:tcPr>
            <w:tcW w:w="6763" w:type="dxa"/>
            <w:gridSpan w:val="2"/>
            <w:shd w:val="clear" w:color="auto" w:fill="8FB6EA"/>
            <w:tcMar/>
          </w:tcPr>
          <w:p w:rsidRPr="00CC0718" w:rsidR="00C71DC8" w:rsidP="00244814" w:rsidRDefault="00C71DC8" w14:paraId="4923AFB9" w14:textId="77777777">
            <w:pPr>
              <w:rPr>
                <w:b/>
                <w:color w:val="000066"/>
                <w:spacing w:val="-2"/>
                <w:sz w:val="18"/>
              </w:rPr>
            </w:pPr>
            <w:r w:rsidRPr="00CC0718">
              <w:rPr>
                <w:b/>
                <w:color w:val="000066"/>
                <w:spacing w:val="-2"/>
                <w:sz w:val="18"/>
              </w:rPr>
              <w:t>Hierarchical Name</w:t>
            </w:r>
          </w:p>
        </w:tc>
        <w:tc>
          <w:tcPr>
            <w:tcW w:w="2034" w:type="dxa"/>
            <w:shd w:val="clear" w:color="auto" w:fill="8FB6EA"/>
            <w:tcMar/>
          </w:tcPr>
          <w:p w:rsidRPr="00CC0718" w:rsidR="00C71DC8" w:rsidP="00244814" w:rsidRDefault="00C71DC8" w14:paraId="791921B2" w14:textId="77777777">
            <w:pPr>
              <w:rPr>
                <w:b/>
                <w:color w:val="000066"/>
                <w:spacing w:val="-2"/>
                <w:sz w:val="18"/>
              </w:rPr>
            </w:pPr>
            <w:r w:rsidRPr="00CC0718">
              <w:rPr>
                <w:b/>
                <w:color w:val="000066"/>
                <w:spacing w:val="-2"/>
                <w:sz w:val="18"/>
              </w:rPr>
              <w:t>Nickname</w:t>
            </w:r>
          </w:p>
        </w:tc>
        <w:tc>
          <w:tcPr>
            <w:tcW w:w="903" w:type="dxa"/>
            <w:shd w:val="clear" w:color="auto" w:fill="8FB6EA"/>
            <w:tcMar/>
          </w:tcPr>
          <w:p w:rsidRPr="00CC0718" w:rsidR="00C71DC8" w:rsidP="00244814" w:rsidRDefault="00C71DC8" w14:paraId="542EB388" w14:textId="77777777">
            <w:pPr>
              <w:rPr>
                <w:b/>
                <w:color w:val="000066"/>
                <w:spacing w:val="-2"/>
                <w:sz w:val="18"/>
              </w:rPr>
            </w:pPr>
            <w:r w:rsidRPr="00CC0718">
              <w:rPr>
                <w:b/>
                <w:color w:val="000066"/>
                <w:spacing w:val="-2"/>
                <w:sz w:val="18"/>
              </w:rPr>
              <w:t>Aggregate</w:t>
            </w:r>
          </w:p>
        </w:tc>
        <w:tc>
          <w:tcPr>
            <w:tcW w:w="1017" w:type="dxa"/>
            <w:shd w:val="clear" w:color="auto" w:fill="8FB6EA"/>
            <w:tcMar/>
          </w:tcPr>
          <w:p w:rsidRPr="00CC0718" w:rsidR="00C71DC8" w:rsidP="00244814" w:rsidRDefault="00C71DC8" w14:paraId="1EAA4AA4" w14:textId="77777777">
            <w:pPr>
              <w:rPr>
                <w:b/>
                <w:color w:val="000066"/>
                <w:spacing w:val="-2"/>
                <w:sz w:val="18"/>
              </w:rPr>
            </w:pPr>
            <w:r w:rsidRPr="00CC0718">
              <w:rPr>
                <w:b/>
                <w:color w:val="000066"/>
                <w:spacing w:val="-2"/>
                <w:sz w:val="18"/>
              </w:rPr>
              <w:t>User Assigned Color</w:t>
            </w:r>
          </w:p>
        </w:tc>
      </w:tr>
      <w:tr w:rsidRPr="00CC0718" w:rsidR="00C71DC8" w:rsidTr="3A33D0EC" w14:paraId="7B8839FE" w14:textId="77777777">
        <w:trPr>
          <w:trHeight w:val="659" w:hRule="exact"/>
        </w:trPr>
        <w:tc>
          <w:tcPr>
            <w:tcW w:w="6763" w:type="dxa"/>
            <w:gridSpan w:val="2"/>
            <w:tcBorders>
              <w:bottom w:val="single" w:color="8FB6EA" w:sz="5" w:space="0"/>
            </w:tcBorders>
            <w:shd w:val="clear" w:color="auto" w:fill="FFFFFF" w:themeFill="background1"/>
            <w:tcMar/>
          </w:tcPr>
          <w:p w:rsidRPr="00CC0718" w:rsidR="00C71DC8" w:rsidP="3A33D0EC" w:rsidRDefault="00C71DC8" w14:paraId="033A6719" w14:textId="77777777">
            <w:pPr>
              <w:rPr>
                <w:color w:val="000000"/>
                <w:spacing w:val="-2"/>
                <w:sz w:val="18"/>
                <w:szCs w:val="18"/>
                <w:lang w:val="en-US"/>
              </w:rPr>
            </w:pPr>
            <w:r w:rsidRPr="3A33D0EC" w:rsidR="00C71DC8">
              <w:rPr>
                <w:color w:val="000000"/>
                <w:spacing w:val="-2"/>
                <w:sz w:val="18"/>
                <w:szCs w:val="18"/>
                <w:lang w:val="en-US"/>
              </w:rPr>
              <w:t xml:space="preserve">Codes\\AXIAL CODE\\Q5- Primary Goals of the club\INCULCATE CULTURAL SESSIONS\feel good about their culture and for the like people who are staying here, like to not feel that </w:t>
            </w:r>
            <w:r w:rsidRPr="3A33D0EC" w:rsidR="00C71DC8">
              <w:rPr>
                <w:color w:val="000000"/>
                <w:spacing w:val="-2"/>
                <w:sz w:val="18"/>
                <w:szCs w:val="18"/>
                <w:lang w:val="en-US"/>
              </w:rPr>
              <w:t>they're</w:t>
            </w:r>
            <w:r w:rsidRPr="3A33D0EC" w:rsidR="00C71DC8">
              <w:rPr>
                <w:color w:val="000000"/>
                <w:spacing w:val="-2"/>
                <w:sz w:val="18"/>
                <w:szCs w:val="18"/>
                <w:lang w:val="en-US"/>
              </w:rPr>
              <w:lastRenderedPageBreak/>
              <w:t xml:space="preserve"> left out</w:t>
            </w:r>
          </w:p>
        </w:tc>
        <w:tc>
          <w:tcPr>
            <w:tcW w:w="2034" w:type="dxa"/>
            <w:tcBorders>
              <w:bottom w:val="single" w:color="8FB6EA" w:sz="5" w:space="0"/>
            </w:tcBorders>
            <w:shd w:val="clear" w:color="auto" w:fill="FFFFFF" w:themeFill="background1"/>
            <w:tcMar/>
          </w:tcPr>
          <w:p w:rsidRPr="00CC0718" w:rsidR="00C71DC8" w:rsidP="00244814" w:rsidRDefault="00C71DC8" w14:paraId="7291D58A" w14:textId="77777777">
            <w:pPr>
              <w:rPr>
                <w:color w:val="000000"/>
                <w:spacing w:val="-2"/>
                <w:sz w:val="18"/>
              </w:rPr>
            </w:pPr>
          </w:p>
        </w:tc>
        <w:tc>
          <w:tcPr>
            <w:tcW w:w="903" w:type="dxa"/>
            <w:tcBorders>
              <w:bottom w:val="single" w:color="8FB6EA" w:sz="5" w:space="0"/>
            </w:tcBorders>
            <w:shd w:val="clear" w:color="auto" w:fill="FFFFFF" w:themeFill="background1"/>
            <w:tcMar/>
          </w:tcPr>
          <w:p w:rsidRPr="00CC0718" w:rsidR="00C71DC8" w:rsidP="00244814" w:rsidRDefault="00C71DC8" w14:paraId="5FB9F676" w14:textId="77777777">
            <w:pPr>
              <w:rPr>
                <w:color w:val="000000"/>
                <w:spacing w:val="-2"/>
                <w:sz w:val="18"/>
              </w:rPr>
            </w:pPr>
            <w:r w:rsidRPr="00CC0718">
              <w:rPr>
                <w:color w:val="000000"/>
                <w:spacing w:val="-2"/>
                <w:sz w:val="18"/>
              </w:rPr>
              <w:t>No</w:t>
            </w:r>
          </w:p>
        </w:tc>
        <w:tc>
          <w:tcPr>
            <w:tcW w:w="1017" w:type="dxa"/>
            <w:tcBorders>
              <w:bottom w:val="single" w:color="8FB6EA" w:sz="5" w:space="0"/>
            </w:tcBorders>
            <w:shd w:val="clear" w:color="auto" w:fill="FFFFFF" w:themeFill="background1"/>
            <w:tcMar/>
          </w:tcPr>
          <w:p w:rsidRPr="00CC0718" w:rsidR="00C71DC8" w:rsidP="00244814" w:rsidRDefault="00C71DC8" w14:paraId="7C30E9DA" w14:textId="77777777">
            <w:pPr>
              <w:rPr>
                <w:color w:val="000000"/>
                <w:spacing w:val="-2"/>
                <w:sz w:val="18"/>
              </w:rPr>
            </w:pPr>
            <w:r w:rsidRPr="00CC0718">
              <w:rPr>
                <w:color w:val="000000"/>
                <w:spacing w:val="-2"/>
                <w:sz w:val="18"/>
              </w:rPr>
              <w:t>None</w:t>
            </w:r>
          </w:p>
        </w:tc>
      </w:tr>
      <w:tr w:rsidRPr="00CC0718" w:rsidR="00C71DC8" w:rsidTr="3A33D0EC" w14:paraId="54C976AF" w14:textId="77777777">
        <w:trPr>
          <w:trHeight w:val="344" w:hRule="exact"/>
        </w:trPr>
        <w:tc>
          <w:tcPr>
            <w:tcW w:w="6763" w:type="dxa"/>
            <w:gridSpan w:val="2"/>
            <w:tcBorders>
              <w:top w:val="single" w:color="8FB6EA" w:sz="5" w:space="0"/>
              <w:bottom w:val="single" w:color="8FB6EA" w:sz="5" w:space="0"/>
            </w:tcBorders>
            <w:shd w:val="clear" w:color="auto" w:fill="FFFFFF" w:themeFill="background1"/>
            <w:tcMar/>
          </w:tcPr>
          <w:p w:rsidRPr="00CC0718" w:rsidR="00C71DC8" w:rsidP="00244814" w:rsidRDefault="00C71DC8" w14:paraId="3425B165" w14:textId="77777777">
            <w:pPr>
              <w:rPr>
                <w:color w:val="000000"/>
                <w:spacing w:val="-2"/>
                <w:sz w:val="18"/>
              </w:rPr>
            </w:pPr>
            <w:r w:rsidRPr="00CC0718">
              <w:rPr>
                <w:color w:val="000000"/>
                <w:spacing w:val="-2"/>
                <w:sz w:val="18"/>
              </w:rPr>
              <w:t>Codes\\AXIAL CODE\\Q5- Primary Goals of the club\POSITIVELY IMPACT THE COMMUNITY</w:t>
            </w:r>
          </w:p>
        </w:tc>
        <w:tc>
          <w:tcPr>
            <w:tcW w:w="2034" w:type="dxa"/>
            <w:tcBorders>
              <w:top w:val="single" w:color="8FB6EA" w:sz="5" w:space="0"/>
              <w:bottom w:val="single" w:color="8FB6EA" w:sz="5" w:space="0"/>
            </w:tcBorders>
            <w:shd w:val="clear" w:color="auto" w:fill="FFFFFF" w:themeFill="background1"/>
            <w:tcMar/>
          </w:tcPr>
          <w:p w:rsidRPr="00CC0718" w:rsidR="00C71DC8" w:rsidP="00244814" w:rsidRDefault="00C71DC8" w14:paraId="25134DBA" w14:textId="77777777">
            <w:pPr>
              <w:rPr>
                <w:color w:val="000000"/>
                <w:spacing w:val="-2"/>
                <w:sz w:val="18"/>
              </w:rPr>
            </w:pPr>
          </w:p>
        </w:tc>
        <w:tc>
          <w:tcPr>
            <w:tcW w:w="903" w:type="dxa"/>
            <w:tcBorders>
              <w:top w:val="single" w:color="8FB6EA" w:sz="5" w:space="0"/>
              <w:bottom w:val="single" w:color="8FB6EA" w:sz="5" w:space="0"/>
            </w:tcBorders>
            <w:shd w:val="clear" w:color="auto" w:fill="FFFFFF" w:themeFill="background1"/>
            <w:tcMar/>
          </w:tcPr>
          <w:p w:rsidRPr="00CC0718" w:rsidR="00C71DC8" w:rsidP="00244814" w:rsidRDefault="00C71DC8" w14:paraId="7099B0D5" w14:textId="77777777">
            <w:pPr>
              <w:rPr>
                <w:color w:val="000000"/>
                <w:spacing w:val="-2"/>
                <w:sz w:val="18"/>
              </w:rPr>
            </w:pPr>
            <w:r w:rsidRPr="00CC0718">
              <w:rPr>
                <w:color w:val="000000"/>
                <w:spacing w:val="-2"/>
                <w:sz w:val="18"/>
              </w:rPr>
              <w:t>Yes</w:t>
            </w:r>
          </w:p>
        </w:tc>
        <w:tc>
          <w:tcPr>
            <w:tcW w:w="1017" w:type="dxa"/>
            <w:tcBorders>
              <w:top w:val="single" w:color="8FB6EA" w:sz="5" w:space="0"/>
              <w:bottom w:val="single" w:color="8FB6EA" w:sz="5" w:space="0"/>
            </w:tcBorders>
            <w:shd w:val="clear" w:color="auto" w:fill="FFFFFF" w:themeFill="background1"/>
            <w:tcMar/>
          </w:tcPr>
          <w:p w:rsidRPr="00CC0718" w:rsidR="00C71DC8" w:rsidP="00244814" w:rsidRDefault="00C71DC8" w14:paraId="5321DA88" w14:textId="77777777">
            <w:pPr>
              <w:rPr>
                <w:color w:val="000000"/>
                <w:spacing w:val="-2"/>
                <w:sz w:val="18"/>
              </w:rPr>
            </w:pPr>
            <w:r w:rsidRPr="00CC0718">
              <w:rPr>
                <w:color w:val="000000"/>
                <w:spacing w:val="-2"/>
                <w:sz w:val="18"/>
              </w:rPr>
              <w:t>None</w:t>
            </w:r>
          </w:p>
        </w:tc>
      </w:tr>
      <w:tr w:rsidRPr="00CC0718" w:rsidR="00C71DC8" w:rsidTr="3A33D0EC" w14:paraId="2A374A9E" w14:textId="77777777">
        <w:trPr>
          <w:trHeight w:val="458" w:hRule="exact"/>
        </w:trPr>
        <w:tc>
          <w:tcPr>
            <w:tcW w:w="6763" w:type="dxa"/>
            <w:gridSpan w:val="2"/>
            <w:tcBorders>
              <w:top w:val="single" w:color="8FB6EA" w:sz="5" w:space="0"/>
              <w:bottom w:val="single" w:color="8FB6EA" w:sz="5" w:space="0"/>
            </w:tcBorders>
            <w:shd w:val="clear" w:color="auto" w:fill="FFFFFF" w:themeFill="background1"/>
            <w:tcMar/>
          </w:tcPr>
          <w:p w:rsidRPr="00CC0718" w:rsidR="00C71DC8" w:rsidP="00244814" w:rsidRDefault="00C71DC8" w14:paraId="4FDB0B43" w14:textId="77777777">
            <w:pPr>
              <w:rPr>
                <w:color w:val="000000"/>
                <w:spacing w:val="-2"/>
                <w:sz w:val="18"/>
              </w:rPr>
            </w:pPr>
            <w:r w:rsidRPr="00CC0718">
              <w:rPr>
                <w:color w:val="000000"/>
                <w:spacing w:val="-2"/>
                <w:sz w:val="18"/>
              </w:rPr>
              <w:t>Codes\\AXIAL CODE\\Q5- Primary Goals of the club\POSITIVELY IMPACT THE COMMUNITY\Increase representation of Black engineers</w:t>
            </w:r>
          </w:p>
        </w:tc>
        <w:tc>
          <w:tcPr>
            <w:tcW w:w="2034" w:type="dxa"/>
            <w:tcBorders>
              <w:top w:val="single" w:color="8FB6EA" w:sz="5" w:space="0"/>
              <w:bottom w:val="single" w:color="8FB6EA" w:sz="5" w:space="0"/>
            </w:tcBorders>
            <w:shd w:val="clear" w:color="auto" w:fill="FFFFFF" w:themeFill="background1"/>
            <w:tcMar/>
          </w:tcPr>
          <w:p w:rsidRPr="00CC0718" w:rsidR="00C71DC8" w:rsidP="00244814" w:rsidRDefault="00C71DC8" w14:paraId="214BF490" w14:textId="77777777">
            <w:pPr>
              <w:rPr>
                <w:color w:val="000000"/>
                <w:spacing w:val="-2"/>
                <w:sz w:val="18"/>
              </w:rPr>
            </w:pPr>
          </w:p>
        </w:tc>
        <w:tc>
          <w:tcPr>
            <w:tcW w:w="903" w:type="dxa"/>
            <w:tcBorders>
              <w:top w:val="single" w:color="8FB6EA" w:sz="5" w:space="0"/>
              <w:bottom w:val="single" w:color="8FB6EA" w:sz="5" w:space="0"/>
            </w:tcBorders>
            <w:shd w:val="clear" w:color="auto" w:fill="FFFFFF" w:themeFill="background1"/>
            <w:tcMar/>
          </w:tcPr>
          <w:p w:rsidRPr="00CC0718" w:rsidR="00C71DC8" w:rsidP="00244814" w:rsidRDefault="00C71DC8" w14:paraId="79F20F60" w14:textId="77777777">
            <w:pPr>
              <w:rPr>
                <w:color w:val="000000"/>
                <w:spacing w:val="-2"/>
                <w:sz w:val="18"/>
              </w:rPr>
            </w:pPr>
            <w:r w:rsidRPr="00CC0718">
              <w:rPr>
                <w:color w:val="000000"/>
                <w:spacing w:val="-2"/>
                <w:sz w:val="18"/>
              </w:rPr>
              <w:t>No</w:t>
            </w:r>
          </w:p>
        </w:tc>
        <w:tc>
          <w:tcPr>
            <w:tcW w:w="1017" w:type="dxa"/>
            <w:tcBorders>
              <w:top w:val="single" w:color="8FB6EA" w:sz="5" w:space="0"/>
              <w:bottom w:val="single" w:color="8FB6EA" w:sz="5" w:space="0"/>
            </w:tcBorders>
            <w:shd w:val="clear" w:color="auto" w:fill="FFFFFF" w:themeFill="background1"/>
            <w:tcMar/>
          </w:tcPr>
          <w:p w:rsidRPr="00CC0718" w:rsidR="00C71DC8" w:rsidP="00244814" w:rsidRDefault="00C71DC8" w14:paraId="5644D8A0" w14:textId="77777777">
            <w:pPr>
              <w:rPr>
                <w:color w:val="000000"/>
                <w:spacing w:val="-2"/>
                <w:sz w:val="18"/>
              </w:rPr>
            </w:pPr>
            <w:r w:rsidRPr="00CC0718">
              <w:rPr>
                <w:color w:val="000000"/>
                <w:spacing w:val="-2"/>
                <w:sz w:val="18"/>
              </w:rPr>
              <w:t>None</w:t>
            </w:r>
          </w:p>
        </w:tc>
      </w:tr>
      <w:tr w:rsidRPr="00CC0718" w:rsidR="00C71DC8" w:rsidTr="3A33D0EC" w14:paraId="5007F85B" w14:textId="77777777">
        <w:trPr>
          <w:trHeight w:val="459" w:hRule="exact"/>
        </w:trPr>
        <w:tc>
          <w:tcPr>
            <w:tcW w:w="6763" w:type="dxa"/>
            <w:gridSpan w:val="2"/>
            <w:tcBorders>
              <w:top w:val="single" w:color="8FB6EA" w:sz="5" w:space="0"/>
              <w:bottom w:val="single" w:color="8FB6EA" w:sz="5" w:space="0"/>
            </w:tcBorders>
            <w:shd w:val="clear" w:color="auto" w:fill="FFFFFF" w:themeFill="background1"/>
            <w:tcMar/>
          </w:tcPr>
          <w:p w:rsidRPr="00CC0718" w:rsidR="00C71DC8" w:rsidP="00244814" w:rsidRDefault="00C71DC8" w14:paraId="263656BB" w14:textId="77777777">
            <w:pPr>
              <w:rPr>
                <w:color w:val="000000"/>
                <w:spacing w:val="-2"/>
                <w:sz w:val="18"/>
              </w:rPr>
            </w:pPr>
            <w:r w:rsidRPr="00CC0718">
              <w:rPr>
                <w:color w:val="000000"/>
                <w:spacing w:val="-2"/>
                <w:sz w:val="18"/>
              </w:rPr>
              <w:t>Codes\\AXIAL CODE\\Q5- Primary Goals of the club\POSITIVELY IMPACT THE COMMUNITY\Succeed Professionally</w:t>
            </w:r>
          </w:p>
        </w:tc>
        <w:tc>
          <w:tcPr>
            <w:tcW w:w="2034" w:type="dxa"/>
            <w:tcBorders>
              <w:top w:val="single" w:color="8FB6EA" w:sz="5" w:space="0"/>
              <w:bottom w:val="single" w:color="8FB6EA" w:sz="5" w:space="0"/>
            </w:tcBorders>
            <w:shd w:val="clear" w:color="auto" w:fill="FFFFFF" w:themeFill="background1"/>
            <w:tcMar/>
          </w:tcPr>
          <w:p w:rsidRPr="00CC0718" w:rsidR="00C71DC8" w:rsidP="00244814" w:rsidRDefault="00C71DC8" w14:paraId="0DAA1AC7" w14:textId="77777777">
            <w:pPr>
              <w:rPr>
                <w:color w:val="000000"/>
                <w:spacing w:val="-2"/>
                <w:sz w:val="18"/>
              </w:rPr>
            </w:pPr>
          </w:p>
        </w:tc>
        <w:tc>
          <w:tcPr>
            <w:tcW w:w="903" w:type="dxa"/>
            <w:tcBorders>
              <w:top w:val="single" w:color="8FB6EA" w:sz="5" w:space="0"/>
              <w:bottom w:val="single" w:color="8FB6EA" w:sz="5" w:space="0"/>
            </w:tcBorders>
            <w:shd w:val="clear" w:color="auto" w:fill="FFFFFF" w:themeFill="background1"/>
            <w:tcMar/>
          </w:tcPr>
          <w:p w:rsidRPr="00CC0718" w:rsidR="00C71DC8" w:rsidP="00244814" w:rsidRDefault="00C71DC8" w14:paraId="51D20BC6" w14:textId="77777777">
            <w:pPr>
              <w:rPr>
                <w:color w:val="000000"/>
                <w:spacing w:val="-2"/>
                <w:sz w:val="18"/>
              </w:rPr>
            </w:pPr>
            <w:r w:rsidRPr="00CC0718">
              <w:rPr>
                <w:color w:val="000000"/>
                <w:spacing w:val="-2"/>
                <w:sz w:val="18"/>
              </w:rPr>
              <w:t>No</w:t>
            </w:r>
          </w:p>
        </w:tc>
        <w:tc>
          <w:tcPr>
            <w:tcW w:w="1017" w:type="dxa"/>
            <w:tcBorders>
              <w:top w:val="single" w:color="8FB6EA" w:sz="5" w:space="0"/>
              <w:bottom w:val="single" w:color="8FB6EA" w:sz="5" w:space="0"/>
            </w:tcBorders>
            <w:shd w:val="clear" w:color="auto" w:fill="FFFFFF" w:themeFill="background1"/>
            <w:tcMar/>
          </w:tcPr>
          <w:p w:rsidRPr="00CC0718" w:rsidR="00C71DC8" w:rsidP="00244814" w:rsidRDefault="00C71DC8" w14:paraId="021A8FB6" w14:textId="77777777">
            <w:pPr>
              <w:rPr>
                <w:color w:val="000000"/>
                <w:spacing w:val="-2"/>
                <w:sz w:val="18"/>
              </w:rPr>
            </w:pPr>
            <w:r w:rsidRPr="00CC0718">
              <w:rPr>
                <w:color w:val="000000"/>
                <w:spacing w:val="-2"/>
                <w:sz w:val="18"/>
              </w:rPr>
              <w:t>None</w:t>
            </w:r>
          </w:p>
        </w:tc>
      </w:tr>
      <w:tr w:rsidRPr="00CC0718" w:rsidR="00C71DC8" w:rsidTr="3A33D0EC" w14:paraId="08FCD44A" w14:textId="77777777">
        <w:trPr>
          <w:trHeight w:val="329" w:hRule="exact"/>
        </w:trPr>
        <w:tc>
          <w:tcPr>
            <w:tcW w:w="6763" w:type="dxa"/>
            <w:gridSpan w:val="2"/>
            <w:tcBorders>
              <w:top w:val="single" w:color="8FB6EA" w:sz="5" w:space="0"/>
              <w:bottom w:val="single" w:color="8FB6EA" w:sz="5" w:space="0"/>
            </w:tcBorders>
            <w:shd w:val="clear" w:color="auto" w:fill="FFFFFF" w:themeFill="background1"/>
            <w:tcMar/>
          </w:tcPr>
          <w:p w:rsidRPr="00CC0718" w:rsidR="00C71DC8" w:rsidP="00244814" w:rsidRDefault="00C71DC8" w14:paraId="5CCFA096" w14:textId="77777777">
            <w:pPr>
              <w:rPr>
                <w:color w:val="000000"/>
                <w:spacing w:val="-2"/>
                <w:sz w:val="18"/>
              </w:rPr>
            </w:pPr>
            <w:r w:rsidRPr="00CC0718">
              <w:rPr>
                <w:color w:val="000000"/>
                <w:spacing w:val="-2"/>
                <w:sz w:val="18"/>
              </w:rPr>
              <w:t>Codes\\AXIAL CODE\\Q5- Primary Goals of the club\SOCIAL EVENTS</w:t>
            </w:r>
          </w:p>
        </w:tc>
        <w:tc>
          <w:tcPr>
            <w:tcW w:w="2034" w:type="dxa"/>
            <w:tcBorders>
              <w:top w:val="single" w:color="8FB6EA" w:sz="5" w:space="0"/>
              <w:bottom w:val="single" w:color="8FB6EA" w:sz="5" w:space="0"/>
            </w:tcBorders>
            <w:shd w:val="clear" w:color="auto" w:fill="FFFFFF" w:themeFill="background1"/>
            <w:tcMar/>
          </w:tcPr>
          <w:p w:rsidRPr="00CC0718" w:rsidR="00C71DC8" w:rsidP="00244814" w:rsidRDefault="00C71DC8" w14:paraId="2450900F" w14:textId="77777777">
            <w:pPr>
              <w:rPr>
                <w:color w:val="000000"/>
                <w:spacing w:val="-2"/>
                <w:sz w:val="18"/>
              </w:rPr>
            </w:pPr>
          </w:p>
        </w:tc>
        <w:tc>
          <w:tcPr>
            <w:tcW w:w="903" w:type="dxa"/>
            <w:tcBorders>
              <w:top w:val="single" w:color="8FB6EA" w:sz="5" w:space="0"/>
              <w:bottom w:val="single" w:color="8FB6EA" w:sz="5" w:space="0"/>
            </w:tcBorders>
            <w:shd w:val="clear" w:color="auto" w:fill="FFFFFF" w:themeFill="background1"/>
            <w:tcMar/>
          </w:tcPr>
          <w:p w:rsidRPr="00CC0718" w:rsidR="00C71DC8" w:rsidP="00244814" w:rsidRDefault="00C71DC8" w14:paraId="41B342B3" w14:textId="77777777">
            <w:pPr>
              <w:rPr>
                <w:color w:val="000000"/>
                <w:spacing w:val="-2"/>
                <w:sz w:val="18"/>
              </w:rPr>
            </w:pPr>
            <w:r w:rsidRPr="00CC0718">
              <w:rPr>
                <w:color w:val="000000"/>
                <w:spacing w:val="-2"/>
                <w:sz w:val="18"/>
              </w:rPr>
              <w:t>Yes</w:t>
            </w:r>
          </w:p>
        </w:tc>
        <w:tc>
          <w:tcPr>
            <w:tcW w:w="1017" w:type="dxa"/>
            <w:tcBorders>
              <w:top w:val="single" w:color="8FB6EA" w:sz="5" w:space="0"/>
              <w:bottom w:val="single" w:color="8FB6EA" w:sz="5" w:space="0"/>
            </w:tcBorders>
            <w:shd w:val="clear" w:color="auto" w:fill="FFFFFF" w:themeFill="background1"/>
            <w:tcMar/>
          </w:tcPr>
          <w:p w:rsidRPr="00CC0718" w:rsidR="00C71DC8" w:rsidP="00244814" w:rsidRDefault="00C71DC8" w14:paraId="1512B029" w14:textId="77777777">
            <w:pPr>
              <w:rPr>
                <w:color w:val="000000"/>
                <w:spacing w:val="-2"/>
                <w:sz w:val="18"/>
              </w:rPr>
            </w:pPr>
            <w:r w:rsidRPr="00CC0718">
              <w:rPr>
                <w:color w:val="000000"/>
                <w:spacing w:val="-2"/>
                <w:sz w:val="18"/>
              </w:rPr>
              <w:t>None</w:t>
            </w:r>
          </w:p>
        </w:tc>
      </w:tr>
      <w:tr w:rsidRPr="00CC0718" w:rsidR="00C71DC8" w:rsidTr="3A33D0EC" w14:paraId="199CC715" w14:textId="77777777">
        <w:trPr>
          <w:trHeight w:val="344" w:hRule="exact"/>
        </w:trPr>
        <w:tc>
          <w:tcPr>
            <w:tcW w:w="6763" w:type="dxa"/>
            <w:gridSpan w:val="2"/>
            <w:tcBorders>
              <w:top w:val="single" w:color="8FB6EA" w:sz="5" w:space="0"/>
              <w:bottom w:val="single" w:color="8FB6EA" w:sz="5" w:space="0"/>
            </w:tcBorders>
            <w:shd w:val="clear" w:color="auto" w:fill="FFFFFF" w:themeFill="background1"/>
            <w:tcMar/>
          </w:tcPr>
          <w:p w:rsidRPr="00CC0718" w:rsidR="00C71DC8" w:rsidP="00244814" w:rsidRDefault="00C71DC8" w14:paraId="6668C19E" w14:textId="77777777">
            <w:pPr>
              <w:rPr>
                <w:color w:val="000000"/>
                <w:spacing w:val="-2"/>
                <w:sz w:val="18"/>
              </w:rPr>
            </w:pPr>
            <w:r w:rsidRPr="00CC0718">
              <w:rPr>
                <w:color w:val="000000"/>
                <w:spacing w:val="-2"/>
                <w:sz w:val="18"/>
              </w:rPr>
              <w:t>Codes\\AXIAL CODE\\Q5- Primary Goals of the club\SORORITY GOALS</w:t>
            </w:r>
          </w:p>
        </w:tc>
        <w:tc>
          <w:tcPr>
            <w:tcW w:w="2034" w:type="dxa"/>
            <w:tcBorders>
              <w:top w:val="single" w:color="8FB6EA" w:sz="5" w:space="0"/>
              <w:bottom w:val="single" w:color="8FB6EA" w:sz="5" w:space="0"/>
            </w:tcBorders>
            <w:shd w:val="clear" w:color="auto" w:fill="FFFFFF" w:themeFill="background1"/>
            <w:tcMar/>
          </w:tcPr>
          <w:p w:rsidRPr="00CC0718" w:rsidR="00C71DC8" w:rsidP="00244814" w:rsidRDefault="00C71DC8" w14:paraId="5BD8C714" w14:textId="77777777">
            <w:pPr>
              <w:rPr>
                <w:color w:val="000000"/>
                <w:spacing w:val="-2"/>
                <w:sz w:val="18"/>
              </w:rPr>
            </w:pPr>
          </w:p>
        </w:tc>
        <w:tc>
          <w:tcPr>
            <w:tcW w:w="903" w:type="dxa"/>
            <w:tcBorders>
              <w:top w:val="single" w:color="8FB6EA" w:sz="5" w:space="0"/>
              <w:bottom w:val="single" w:color="8FB6EA" w:sz="5" w:space="0"/>
            </w:tcBorders>
            <w:shd w:val="clear" w:color="auto" w:fill="FFFFFF" w:themeFill="background1"/>
            <w:tcMar/>
          </w:tcPr>
          <w:p w:rsidRPr="00CC0718" w:rsidR="00C71DC8" w:rsidP="00244814" w:rsidRDefault="00C71DC8" w14:paraId="265A2DB3" w14:textId="77777777">
            <w:pPr>
              <w:rPr>
                <w:color w:val="000000"/>
                <w:spacing w:val="-2"/>
                <w:sz w:val="18"/>
              </w:rPr>
            </w:pPr>
            <w:r w:rsidRPr="00CC0718">
              <w:rPr>
                <w:color w:val="000000"/>
                <w:spacing w:val="-2"/>
                <w:sz w:val="18"/>
              </w:rPr>
              <w:t>Yes</w:t>
            </w:r>
          </w:p>
        </w:tc>
        <w:tc>
          <w:tcPr>
            <w:tcW w:w="1017" w:type="dxa"/>
            <w:tcBorders>
              <w:top w:val="single" w:color="8FB6EA" w:sz="5" w:space="0"/>
              <w:bottom w:val="single" w:color="8FB6EA" w:sz="5" w:space="0"/>
            </w:tcBorders>
            <w:shd w:val="clear" w:color="auto" w:fill="FFFFFF" w:themeFill="background1"/>
            <w:tcMar/>
          </w:tcPr>
          <w:p w:rsidRPr="00CC0718" w:rsidR="00C71DC8" w:rsidP="00244814" w:rsidRDefault="00C71DC8" w14:paraId="6C97E0ED" w14:textId="77777777">
            <w:pPr>
              <w:rPr>
                <w:color w:val="000000"/>
                <w:spacing w:val="-2"/>
                <w:sz w:val="18"/>
              </w:rPr>
            </w:pPr>
            <w:r w:rsidRPr="00CC0718">
              <w:rPr>
                <w:color w:val="000000"/>
                <w:spacing w:val="-2"/>
                <w:sz w:val="18"/>
              </w:rPr>
              <w:t>None</w:t>
            </w:r>
          </w:p>
        </w:tc>
      </w:tr>
      <w:tr w:rsidRPr="00CC0718" w:rsidR="00C71DC8" w:rsidTr="3A33D0EC" w14:paraId="3F70C626" w14:textId="77777777">
        <w:trPr>
          <w:trHeight w:val="459" w:hRule="exact"/>
        </w:trPr>
        <w:tc>
          <w:tcPr>
            <w:tcW w:w="6763" w:type="dxa"/>
            <w:gridSpan w:val="2"/>
            <w:tcBorders>
              <w:top w:val="single" w:color="8FB6EA" w:sz="5" w:space="0"/>
              <w:bottom w:val="single" w:color="8FB6EA" w:sz="5" w:space="0"/>
            </w:tcBorders>
            <w:shd w:val="clear" w:color="auto" w:fill="FFFFFF" w:themeFill="background1"/>
            <w:tcMar/>
          </w:tcPr>
          <w:p w:rsidRPr="00CC0718" w:rsidR="00C71DC8" w:rsidP="3A33D0EC" w:rsidRDefault="00C71DC8" w14:paraId="2E8E2228" w14:textId="77777777">
            <w:pPr>
              <w:rPr>
                <w:color w:val="000000"/>
                <w:spacing w:val="-2"/>
                <w:sz w:val="18"/>
                <w:szCs w:val="18"/>
                <w:lang w:val="en-US"/>
              </w:rPr>
            </w:pPr>
            <w:r w:rsidRPr="3A33D0EC" w:rsidR="00C71DC8">
              <w:rPr>
                <w:color w:val="000000"/>
                <w:spacing w:val="-2"/>
                <w:sz w:val="18"/>
                <w:szCs w:val="18"/>
                <w:lang w:val="en-US"/>
              </w:rPr>
              <w:t xml:space="preserve">Codes\\AXIAL CODE\\Q5- Primary Goals of the club\SORORITY GOALS\collectively decided that we </w:t>
            </w:r>
            <w:r w:rsidRPr="3A33D0EC" w:rsidR="00C71DC8">
              <w:rPr>
                <w:color w:val="000000"/>
                <w:spacing w:val="-2"/>
                <w:sz w:val="18"/>
                <w:szCs w:val="18"/>
                <w:lang w:val="en-US"/>
              </w:rPr>
              <w:t>wouldn't</w:t>
            </w:r>
            <w:r w:rsidRPr="3A33D0EC" w:rsidR="00C71DC8">
              <w:rPr>
                <w:color w:val="000000"/>
                <w:spacing w:val="-2"/>
                <w:sz w:val="18"/>
                <w:szCs w:val="18"/>
                <w:lang w:val="en-US"/>
              </w:rPr>
              <w:t xml:space="preserve"> want to charge any student for any event</w:t>
            </w:r>
          </w:p>
        </w:tc>
        <w:tc>
          <w:tcPr>
            <w:tcW w:w="2034" w:type="dxa"/>
            <w:tcBorders>
              <w:top w:val="single" w:color="8FB6EA" w:sz="5" w:space="0"/>
              <w:bottom w:val="single" w:color="8FB6EA" w:sz="5" w:space="0"/>
            </w:tcBorders>
            <w:shd w:val="clear" w:color="auto" w:fill="FFFFFF" w:themeFill="background1"/>
            <w:tcMar/>
          </w:tcPr>
          <w:p w:rsidRPr="00CC0718" w:rsidR="00C71DC8" w:rsidP="00244814" w:rsidRDefault="00C71DC8" w14:paraId="1DC134D8" w14:textId="77777777">
            <w:pPr>
              <w:rPr>
                <w:color w:val="000000"/>
                <w:spacing w:val="-2"/>
                <w:sz w:val="18"/>
              </w:rPr>
            </w:pPr>
          </w:p>
        </w:tc>
        <w:tc>
          <w:tcPr>
            <w:tcW w:w="903" w:type="dxa"/>
            <w:tcBorders>
              <w:top w:val="single" w:color="8FB6EA" w:sz="5" w:space="0"/>
              <w:bottom w:val="single" w:color="8FB6EA" w:sz="5" w:space="0"/>
            </w:tcBorders>
            <w:shd w:val="clear" w:color="auto" w:fill="FFFFFF" w:themeFill="background1"/>
            <w:tcMar/>
          </w:tcPr>
          <w:p w:rsidRPr="00CC0718" w:rsidR="00C71DC8" w:rsidP="00244814" w:rsidRDefault="00C71DC8" w14:paraId="181513EB" w14:textId="77777777">
            <w:pPr>
              <w:rPr>
                <w:color w:val="000000"/>
                <w:spacing w:val="-2"/>
                <w:sz w:val="18"/>
              </w:rPr>
            </w:pPr>
            <w:r w:rsidRPr="00CC0718">
              <w:rPr>
                <w:color w:val="000000"/>
                <w:spacing w:val="-2"/>
                <w:sz w:val="18"/>
              </w:rPr>
              <w:t>No</w:t>
            </w:r>
          </w:p>
        </w:tc>
        <w:tc>
          <w:tcPr>
            <w:tcW w:w="1017" w:type="dxa"/>
            <w:tcBorders>
              <w:top w:val="single" w:color="8FB6EA" w:sz="5" w:space="0"/>
              <w:bottom w:val="single" w:color="8FB6EA" w:sz="5" w:space="0"/>
            </w:tcBorders>
            <w:shd w:val="clear" w:color="auto" w:fill="FFFFFF" w:themeFill="background1"/>
            <w:tcMar/>
          </w:tcPr>
          <w:p w:rsidRPr="00CC0718" w:rsidR="00C71DC8" w:rsidP="00244814" w:rsidRDefault="00C71DC8" w14:paraId="7BA9E2DA" w14:textId="77777777">
            <w:pPr>
              <w:rPr>
                <w:color w:val="000000"/>
                <w:spacing w:val="-2"/>
                <w:sz w:val="18"/>
              </w:rPr>
            </w:pPr>
            <w:r w:rsidRPr="00CC0718">
              <w:rPr>
                <w:color w:val="000000"/>
                <w:spacing w:val="-2"/>
                <w:sz w:val="18"/>
              </w:rPr>
              <w:t>None</w:t>
            </w:r>
          </w:p>
        </w:tc>
      </w:tr>
      <w:tr w:rsidRPr="00CC0718" w:rsidR="00C71DC8" w:rsidTr="3A33D0EC" w14:paraId="55AFF0BD" w14:textId="77777777">
        <w:trPr>
          <w:trHeight w:val="458" w:hRule="exact"/>
        </w:trPr>
        <w:tc>
          <w:tcPr>
            <w:tcW w:w="6763" w:type="dxa"/>
            <w:gridSpan w:val="2"/>
            <w:tcBorders>
              <w:top w:val="single" w:color="8FB6EA" w:sz="5" w:space="0"/>
              <w:bottom w:val="single" w:color="8FB6EA" w:sz="5" w:space="0"/>
            </w:tcBorders>
            <w:shd w:val="clear" w:color="auto" w:fill="FFFFFF" w:themeFill="background1"/>
            <w:tcMar/>
          </w:tcPr>
          <w:p w:rsidRPr="00CC0718" w:rsidR="00C71DC8" w:rsidP="00244814" w:rsidRDefault="00C71DC8" w14:paraId="646E6A82" w14:textId="77777777">
            <w:pPr>
              <w:rPr>
                <w:color w:val="000000"/>
                <w:spacing w:val="-2"/>
                <w:sz w:val="18"/>
              </w:rPr>
            </w:pPr>
            <w:r w:rsidRPr="00CC0718">
              <w:rPr>
                <w:color w:val="000000"/>
                <w:spacing w:val="-2"/>
                <w:sz w:val="18"/>
              </w:rPr>
              <w:t>Codes\\AXIAL CODE\\Q5- Primary Goals of the club\SORORITY GOALS\we want to conduct brainstorming and then go about executing them</w:t>
            </w:r>
          </w:p>
        </w:tc>
        <w:tc>
          <w:tcPr>
            <w:tcW w:w="2034" w:type="dxa"/>
            <w:tcBorders>
              <w:top w:val="single" w:color="8FB6EA" w:sz="5" w:space="0"/>
              <w:bottom w:val="single" w:color="8FB6EA" w:sz="5" w:space="0"/>
            </w:tcBorders>
            <w:shd w:val="clear" w:color="auto" w:fill="FFFFFF" w:themeFill="background1"/>
            <w:tcMar/>
          </w:tcPr>
          <w:p w:rsidRPr="00CC0718" w:rsidR="00C71DC8" w:rsidP="00244814" w:rsidRDefault="00C71DC8" w14:paraId="7AF8DABC" w14:textId="77777777">
            <w:pPr>
              <w:rPr>
                <w:color w:val="000000"/>
                <w:spacing w:val="-2"/>
                <w:sz w:val="18"/>
              </w:rPr>
            </w:pPr>
          </w:p>
        </w:tc>
        <w:tc>
          <w:tcPr>
            <w:tcW w:w="903" w:type="dxa"/>
            <w:tcBorders>
              <w:top w:val="single" w:color="8FB6EA" w:sz="5" w:space="0"/>
              <w:bottom w:val="single" w:color="8FB6EA" w:sz="5" w:space="0"/>
            </w:tcBorders>
            <w:shd w:val="clear" w:color="auto" w:fill="FFFFFF" w:themeFill="background1"/>
            <w:tcMar/>
          </w:tcPr>
          <w:p w:rsidRPr="00CC0718" w:rsidR="00C71DC8" w:rsidP="00244814" w:rsidRDefault="00C71DC8" w14:paraId="37EC5283" w14:textId="77777777">
            <w:pPr>
              <w:rPr>
                <w:color w:val="000000"/>
                <w:spacing w:val="-2"/>
                <w:sz w:val="18"/>
              </w:rPr>
            </w:pPr>
            <w:r w:rsidRPr="00CC0718">
              <w:rPr>
                <w:color w:val="000000"/>
                <w:spacing w:val="-2"/>
                <w:sz w:val="18"/>
              </w:rPr>
              <w:t>No</w:t>
            </w:r>
          </w:p>
        </w:tc>
        <w:tc>
          <w:tcPr>
            <w:tcW w:w="1017" w:type="dxa"/>
            <w:tcBorders>
              <w:top w:val="single" w:color="8FB6EA" w:sz="5" w:space="0"/>
              <w:bottom w:val="single" w:color="8FB6EA" w:sz="5" w:space="0"/>
            </w:tcBorders>
            <w:shd w:val="clear" w:color="auto" w:fill="FFFFFF" w:themeFill="background1"/>
            <w:tcMar/>
          </w:tcPr>
          <w:p w:rsidRPr="00CC0718" w:rsidR="00C71DC8" w:rsidP="00244814" w:rsidRDefault="00C71DC8" w14:paraId="00263AF1" w14:textId="77777777">
            <w:pPr>
              <w:rPr>
                <w:color w:val="000000"/>
                <w:spacing w:val="-2"/>
                <w:sz w:val="18"/>
              </w:rPr>
            </w:pPr>
            <w:r w:rsidRPr="00CC0718">
              <w:rPr>
                <w:color w:val="000000"/>
                <w:spacing w:val="-2"/>
                <w:sz w:val="18"/>
              </w:rPr>
              <w:t>None</w:t>
            </w:r>
          </w:p>
        </w:tc>
      </w:tr>
      <w:tr w:rsidRPr="00CC0718" w:rsidR="00C71DC8" w:rsidTr="3A33D0EC" w14:paraId="2C02414C" w14:textId="77777777">
        <w:trPr>
          <w:trHeight w:val="459" w:hRule="exact"/>
        </w:trPr>
        <w:tc>
          <w:tcPr>
            <w:tcW w:w="6763" w:type="dxa"/>
            <w:gridSpan w:val="2"/>
            <w:tcBorders>
              <w:top w:val="single" w:color="8FB6EA" w:sz="5" w:space="0"/>
              <w:bottom w:val="single" w:color="8FB6EA" w:sz="5" w:space="0"/>
            </w:tcBorders>
            <w:shd w:val="clear" w:color="auto" w:fill="FFFFFF" w:themeFill="background1"/>
            <w:tcMar/>
          </w:tcPr>
          <w:p w:rsidRPr="00CC0718" w:rsidR="00C71DC8" w:rsidP="00244814" w:rsidRDefault="00C71DC8" w14:paraId="59B35D8C" w14:textId="77777777">
            <w:pPr>
              <w:rPr>
                <w:color w:val="000000"/>
                <w:spacing w:val="-2"/>
                <w:sz w:val="18"/>
              </w:rPr>
            </w:pPr>
            <w:r w:rsidRPr="00CC0718">
              <w:rPr>
                <w:color w:val="000000"/>
                <w:spacing w:val="-2"/>
                <w:sz w:val="18"/>
              </w:rPr>
              <w:t>Codes\\AXIAL CODE\\Q5- Primary Goals of the club\SUPPORTING SIPIRITUAL AND MENTAL WELL-BEING</w:t>
            </w:r>
          </w:p>
        </w:tc>
        <w:tc>
          <w:tcPr>
            <w:tcW w:w="2034" w:type="dxa"/>
            <w:tcBorders>
              <w:top w:val="single" w:color="8FB6EA" w:sz="5" w:space="0"/>
              <w:bottom w:val="single" w:color="8FB6EA" w:sz="5" w:space="0"/>
            </w:tcBorders>
            <w:shd w:val="clear" w:color="auto" w:fill="FFFFFF" w:themeFill="background1"/>
            <w:tcMar/>
          </w:tcPr>
          <w:p w:rsidRPr="00CC0718" w:rsidR="00C71DC8" w:rsidP="00244814" w:rsidRDefault="00C71DC8" w14:paraId="5118B8BF" w14:textId="77777777">
            <w:pPr>
              <w:rPr>
                <w:color w:val="000000"/>
                <w:spacing w:val="-2"/>
                <w:sz w:val="18"/>
              </w:rPr>
            </w:pPr>
          </w:p>
        </w:tc>
        <w:tc>
          <w:tcPr>
            <w:tcW w:w="903" w:type="dxa"/>
            <w:tcBorders>
              <w:top w:val="single" w:color="8FB6EA" w:sz="5" w:space="0"/>
              <w:bottom w:val="single" w:color="8FB6EA" w:sz="5" w:space="0"/>
            </w:tcBorders>
            <w:shd w:val="clear" w:color="auto" w:fill="FFFFFF" w:themeFill="background1"/>
            <w:tcMar/>
          </w:tcPr>
          <w:p w:rsidRPr="00CC0718" w:rsidR="00C71DC8" w:rsidP="00244814" w:rsidRDefault="00C71DC8" w14:paraId="3C745F03" w14:textId="77777777">
            <w:pPr>
              <w:rPr>
                <w:color w:val="000000"/>
                <w:spacing w:val="-2"/>
                <w:sz w:val="18"/>
              </w:rPr>
            </w:pPr>
            <w:r w:rsidRPr="00CC0718">
              <w:rPr>
                <w:color w:val="000000"/>
                <w:spacing w:val="-2"/>
                <w:sz w:val="18"/>
              </w:rPr>
              <w:t>Yes</w:t>
            </w:r>
          </w:p>
        </w:tc>
        <w:tc>
          <w:tcPr>
            <w:tcW w:w="1017" w:type="dxa"/>
            <w:tcBorders>
              <w:top w:val="single" w:color="8FB6EA" w:sz="5" w:space="0"/>
              <w:bottom w:val="single" w:color="8FB6EA" w:sz="5" w:space="0"/>
            </w:tcBorders>
            <w:shd w:val="clear" w:color="auto" w:fill="FFFFFF" w:themeFill="background1"/>
            <w:tcMar/>
          </w:tcPr>
          <w:p w:rsidRPr="00CC0718" w:rsidR="00C71DC8" w:rsidP="00244814" w:rsidRDefault="00C71DC8" w14:paraId="576DD7F2" w14:textId="77777777">
            <w:pPr>
              <w:rPr>
                <w:color w:val="000000"/>
                <w:spacing w:val="-2"/>
                <w:sz w:val="18"/>
              </w:rPr>
            </w:pPr>
            <w:r w:rsidRPr="00CC0718">
              <w:rPr>
                <w:color w:val="000000"/>
                <w:spacing w:val="-2"/>
                <w:sz w:val="18"/>
              </w:rPr>
              <w:t>None</w:t>
            </w:r>
          </w:p>
        </w:tc>
      </w:tr>
      <w:tr w:rsidRPr="00CC0718" w:rsidR="00C71DC8" w:rsidTr="3A33D0EC" w14:paraId="7D1670E7" w14:textId="77777777">
        <w:trPr>
          <w:trHeight w:val="458" w:hRule="exact"/>
        </w:trPr>
        <w:tc>
          <w:tcPr>
            <w:tcW w:w="6763" w:type="dxa"/>
            <w:gridSpan w:val="2"/>
            <w:tcBorders>
              <w:top w:val="single" w:color="8FB6EA" w:sz="5" w:space="0"/>
              <w:bottom w:val="single" w:color="8FB6EA" w:sz="5" w:space="0"/>
            </w:tcBorders>
            <w:shd w:val="clear" w:color="auto" w:fill="FFFFFF" w:themeFill="background1"/>
            <w:tcMar/>
          </w:tcPr>
          <w:p w:rsidRPr="00CC0718" w:rsidR="00C71DC8" w:rsidP="3A33D0EC" w:rsidRDefault="00C71DC8" w14:paraId="6D8FC70A" w14:textId="77777777">
            <w:pPr>
              <w:rPr>
                <w:color w:val="000000"/>
                <w:spacing w:val="-2"/>
                <w:sz w:val="18"/>
                <w:szCs w:val="18"/>
                <w:lang w:val="en-US"/>
              </w:rPr>
            </w:pPr>
            <w:r w:rsidRPr="3A33D0EC" w:rsidR="00C71DC8">
              <w:rPr>
                <w:color w:val="000000"/>
                <w:spacing w:val="-2"/>
                <w:sz w:val="18"/>
                <w:szCs w:val="18"/>
                <w:lang w:val="en-US"/>
              </w:rPr>
              <w:t xml:space="preserve">Codes\\AXIAL CODE\\Q5- Primary Goals of the club\SUPPORTING SIPIRITUAL AND MENTAL WELL-BEING\</w:t>
            </w:r>
            <w:r w:rsidRPr="3A33D0EC" w:rsidR="00C71DC8">
              <w:rPr>
                <w:color w:val="000000"/>
                <w:spacing w:val="-2"/>
                <w:sz w:val="18"/>
                <w:szCs w:val="18"/>
                <w:lang w:val="en-US"/>
              </w:rPr>
              <w:t xml:space="preserve">basically for</w:t>
            </w:r>
            <w:r w:rsidRPr="3A33D0EC" w:rsidR="00C71DC8">
              <w:rPr>
                <w:color w:val="000000"/>
                <w:spacing w:val="-2"/>
                <w:sz w:val="18"/>
                <w:szCs w:val="18"/>
                <w:lang w:val="en-US"/>
              </w:rPr>
              <w:t xml:space="preserve"> the </w:t>
            </w:r>
            <w:r w:rsidRPr="3A33D0EC" w:rsidR="00C71DC8">
              <w:rPr>
                <w:color w:val="000000"/>
                <w:spacing w:val="-2"/>
                <w:sz w:val="18"/>
                <w:szCs w:val="18"/>
                <w:lang w:val="en-US"/>
              </w:rPr>
              <w:t>well being</w:t>
            </w:r>
            <w:r w:rsidRPr="3A33D0EC" w:rsidR="00C71DC8">
              <w:rPr>
                <w:color w:val="000000"/>
                <w:spacing w:val="-2"/>
                <w:sz w:val="18"/>
                <w:szCs w:val="18"/>
                <w:lang w:val="en-US"/>
              </w:rPr>
              <w:t xml:space="preserve"> of mentally and physically</w:t>
            </w:r>
          </w:p>
        </w:tc>
        <w:tc>
          <w:tcPr>
            <w:tcW w:w="2034" w:type="dxa"/>
            <w:tcBorders>
              <w:top w:val="single" w:color="8FB6EA" w:sz="5" w:space="0"/>
              <w:bottom w:val="single" w:color="8FB6EA" w:sz="5" w:space="0"/>
            </w:tcBorders>
            <w:shd w:val="clear" w:color="auto" w:fill="FFFFFF" w:themeFill="background1"/>
            <w:tcMar/>
          </w:tcPr>
          <w:p w:rsidRPr="00CC0718" w:rsidR="00C71DC8" w:rsidP="00244814" w:rsidRDefault="00C71DC8" w14:paraId="3FD3C0F2" w14:textId="77777777">
            <w:pPr>
              <w:rPr>
                <w:color w:val="000000"/>
                <w:spacing w:val="-2"/>
                <w:sz w:val="18"/>
              </w:rPr>
            </w:pPr>
          </w:p>
        </w:tc>
        <w:tc>
          <w:tcPr>
            <w:tcW w:w="903" w:type="dxa"/>
            <w:tcBorders>
              <w:top w:val="single" w:color="8FB6EA" w:sz="5" w:space="0"/>
              <w:bottom w:val="single" w:color="8FB6EA" w:sz="5" w:space="0"/>
            </w:tcBorders>
            <w:shd w:val="clear" w:color="auto" w:fill="FFFFFF" w:themeFill="background1"/>
            <w:tcMar/>
          </w:tcPr>
          <w:p w:rsidRPr="00CC0718" w:rsidR="00C71DC8" w:rsidP="00244814" w:rsidRDefault="00C71DC8" w14:paraId="399DD690" w14:textId="77777777">
            <w:pPr>
              <w:rPr>
                <w:color w:val="000000"/>
                <w:spacing w:val="-2"/>
                <w:sz w:val="18"/>
              </w:rPr>
            </w:pPr>
            <w:r w:rsidRPr="00CC0718">
              <w:rPr>
                <w:color w:val="000000"/>
                <w:spacing w:val="-2"/>
                <w:sz w:val="18"/>
              </w:rPr>
              <w:t>No</w:t>
            </w:r>
          </w:p>
        </w:tc>
        <w:tc>
          <w:tcPr>
            <w:tcW w:w="1017" w:type="dxa"/>
            <w:tcBorders>
              <w:top w:val="single" w:color="8FB6EA" w:sz="5" w:space="0"/>
              <w:bottom w:val="single" w:color="8FB6EA" w:sz="5" w:space="0"/>
            </w:tcBorders>
            <w:shd w:val="clear" w:color="auto" w:fill="FFFFFF" w:themeFill="background1"/>
            <w:tcMar/>
          </w:tcPr>
          <w:p w:rsidRPr="00CC0718" w:rsidR="00C71DC8" w:rsidP="00244814" w:rsidRDefault="00C71DC8" w14:paraId="773D1333" w14:textId="77777777">
            <w:pPr>
              <w:rPr>
                <w:color w:val="000000"/>
                <w:spacing w:val="-2"/>
                <w:sz w:val="18"/>
              </w:rPr>
            </w:pPr>
            <w:r w:rsidRPr="00CC0718">
              <w:rPr>
                <w:color w:val="000000"/>
                <w:spacing w:val="-2"/>
                <w:sz w:val="18"/>
              </w:rPr>
              <w:t>None</w:t>
            </w:r>
          </w:p>
        </w:tc>
      </w:tr>
      <w:tr w:rsidRPr="00CC0718" w:rsidR="00C71DC8" w:rsidTr="3A33D0EC" w14:paraId="78DE3C30" w14:textId="77777777">
        <w:trPr>
          <w:trHeight w:val="459" w:hRule="exact"/>
        </w:trPr>
        <w:tc>
          <w:tcPr>
            <w:tcW w:w="6763" w:type="dxa"/>
            <w:gridSpan w:val="2"/>
            <w:tcBorders>
              <w:top w:val="single" w:color="8FB6EA" w:sz="5" w:space="0"/>
              <w:bottom w:val="single" w:color="8FB6EA" w:sz="5" w:space="0"/>
            </w:tcBorders>
            <w:shd w:val="clear" w:color="auto" w:fill="FFFFFF" w:themeFill="background1"/>
            <w:tcMar/>
          </w:tcPr>
          <w:p w:rsidRPr="00CC0718" w:rsidR="00C71DC8" w:rsidP="00244814" w:rsidRDefault="00C71DC8" w14:paraId="60F644FA" w14:textId="77777777">
            <w:pPr>
              <w:rPr>
                <w:color w:val="000000"/>
                <w:spacing w:val="-2"/>
                <w:sz w:val="18"/>
              </w:rPr>
            </w:pPr>
            <w:r w:rsidRPr="00CC0718">
              <w:rPr>
                <w:color w:val="000000"/>
                <w:spacing w:val="-2"/>
                <w:sz w:val="18"/>
              </w:rPr>
              <w:t>Codes\\AXIAL CODE\\Q5- Primary Goals of the club\SUPPORTING SIPIRITUAL AND MENTAL WELL-BEING\Encouraging Holistic Health</w:t>
            </w:r>
          </w:p>
        </w:tc>
        <w:tc>
          <w:tcPr>
            <w:tcW w:w="2034" w:type="dxa"/>
            <w:tcBorders>
              <w:top w:val="single" w:color="8FB6EA" w:sz="5" w:space="0"/>
              <w:bottom w:val="single" w:color="8FB6EA" w:sz="5" w:space="0"/>
            </w:tcBorders>
            <w:shd w:val="clear" w:color="auto" w:fill="FFFFFF" w:themeFill="background1"/>
            <w:tcMar/>
          </w:tcPr>
          <w:p w:rsidRPr="00CC0718" w:rsidR="00C71DC8" w:rsidP="00244814" w:rsidRDefault="00C71DC8" w14:paraId="62C11CC9" w14:textId="77777777">
            <w:pPr>
              <w:rPr>
                <w:color w:val="000000"/>
                <w:spacing w:val="-2"/>
                <w:sz w:val="18"/>
              </w:rPr>
            </w:pPr>
          </w:p>
        </w:tc>
        <w:tc>
          <w:tcPr>
            <w:tcW w:w="903" w:type="dxa"/>
            <w:tcBorders>
              <w:top w:val="single" w:color="8FB6EA" w:sz="5" w:space="0"/>
              <w:bottom w:val="single" w:color="8FB6EA" w:sz="5" w:space="0"/>
            </w:tcBorders>
            <w:shd w:val="clear" w:color="auto" w:fill="FFFFFF" w:themeFill="background1"/>
            <w:tcMar/>
          </w:tcPr>
          <w:p w:rsidRPr="00CC0718" w:rsidR="00C71DC8" w:rsidP="00244814" w:rsidRDefault="00C71DC8" w14:paraId="257A2F6D" w14:textId="77777777">
            <w:pPr>
              <w:rPr>
                <w:color w:val="000000"/>
                <w:spacing w:val="-2"/>
                <w:sz w:val="18"/>
              </w:rPr>
            </w:pPr>
            <w:r w:rsidRPr="00CC0718">
              <w:rPr>
                <w:color w:val="000000"/>
                <w:spacing w:val="-2"/>
                <w:sz w:val="18"/>
              </w:rPr>
              <w:t>No</w:t>
            </w:r>
          </w:p>
        </w:tc>
        <w:tc>
          <w:tcPr>
            <w:tcW w:w="1017" w:type="dxa"/>
            <w:tcBorders>
              <w:top w:val="single" w:color="8FB6EA" w:sz="5" w:space="0"/>
              <w:bottom w:val="single" w:color="8FB6EA" w:sz="5" w:space="0"/>
            </w:tcBorders>
            <w:shd w:val="clear" w:color="auto" w:fill="FFFFFF" w:themeFill="background1"/>
            <w:tcMar/>
          </w:tcPr>
          <w:p w:rsidRPr="00CC0718" w:rsidR="00C71DC8" w:rsidP="00244814" w:rsidRDefault="00C71DC8" w14:paraId="5B7A2B5B" w14:textId="77777777">
            <w:pPr>
              <w:rPr>
                <w:color w:val="000000"/>
                <w:spacing w:val="-2"/>
                <w:sz w:val="18"/>
              </w:rPr>
            </w:pPr>
            <w:r w:rsidRPr="00CC0718">
              <w:rPr>
                <w:color w:val="000000"/>
                <w:spacing w:val="-2"/>
                <w:sz w:val="18"/>
              </w:rPr>
              <w:t>None</w:t>
            </w:r>
          </w:p>
        </w:tc>
      </w:tr>
      <w:tr w:rsidRPr="00CC0718" w:rsidR="00C71DC8" w:rsidTr="3A33D0EC" w14:paraId="24FCE1F7" w14:textId="77777777">
        <w:trPr>
          <w:trHeight w:val="444" w:hRule="exact"/>
        </w:trPr>
        <w:tc>
          <w:tcPr>
            <w:tcW w:w="6763" w:type="dxa"/>
            <w:gridSpan w:val="2"/>
            <w:tcBorders>
              <w:top w:val="single" w:color="8FB6EA" w:sz="5" w:space="0"/>
              <w:bottom w:val="single" w:color="8FB6EA" w:sz="5" w:space="0"/>
            </w:tcBorders>
            <w:shd w:val="clear" w:color="auto" w:fill="FFFFFF" w:themeFill="background1"/>
            <w:tcMar/>
          </w:tcPr>
          <w:p w:rsidRPr="00CC0718" w:rsidR="00C71DC8" w:rsidP="00244814" w:rsidRDefault="00C71DC8" w14:paraId="00B8007E" w14:textId="77777777">
            <w:pPr>
              <w:rPr>
                <w:color w:val="000000"/>
                <w:spacing w:val="-2"/>
                <w:sz w:val="18"/>
              </w:rPr>
            </w:pPr>
            <w:r w:rsidRPr="00CC0718">
              <w:rPr>
                <w:color w:val="000000"/>
                <w:spacing w:val="-2"/>
                <w:sz w:val="18"/>
              </w:rPr>
              <w:t>Codes\\AXIAL CODE\\Q5- Primary Goals of the club\SUPPORTING SIPIRITUAL AND MENTAL WELL-BEING\the practices of yoga</w:t>
            </w:r>
          </w:p>
        </w:tc>
        <w:tc>
          <w:tcPr>
            <w:tcW w:w="2034" w:type="dxa"/>
            <w:tcBorders>
              <w:top w:val="single" w:color="8FB6EA" w:sz="5" w:space="0"/>
              <w:bottom w:val="single" w:color="8FB6EA" w:sz="5" w:space="0"/>
            </w:tcBorders>
            <w:shd w:val="clear" w:color="auto" w:fill="FFFFFF" w:themeFill="background1"/>
            <w:tcMar/>
          </w:tcPr>
          <w:p w:rsidRPr="00CC0718" w:rsidR="00C71DC8" w:rsidP="00244814" w:rsidRDefault="00C71DC8" w14:paraId="2DF78969" w14:textId="77777777">
            <w:pPr>
              <w:rPr>
                <w:color w:val="000000"/>
                <w:spacing w:val="-2"/>
                <w:sz w:val="18"/>
              </w:rPr>
            </w:pPr>
          </w:p>
        </w:tc>
        <w:tc>
          <w:tcPr>
            <w:tcW w:w="903" w:type="dxa"/>
            <w:tcBorders>
              <w:top w:val="single" w:color="8FB6EA" w:sz="5" w:space="0"/>
              <w:bottom w:val="single" w:color="8FB6EA" w:sz="5" w:space="0"/>
            </w:tcBorders>
            <w:shd w:val="clear" w:color="auto" w:fill="FFFFFF" w:themeFill="background1"/>
            <w:tcMar/>
          </w:tcPr>
          <w:p w:rsidRPr="00CC0718" w:rsidR="00C71DC8" w:rsidP="00244814" w:rsidRDefault="00C71DC8" w14:paraId="0C5F5E5C" w14:textId="77777777">
            <w:pPr>
              <w:rPr>
                <w:color w:val="000000"/>
                <w:spacing w:val="-2"/>
                <w:sz w:val="18"/>
              </w:rPr>
            </w:pPr>
            <w:r w:rsidRPr="00CC0718">
              <w:rPr>
                <w:color w:val="000000"/>
                <w:spacing w:val="-2"/>
                <w:sz w:val="18"/>
              </w:rPr>
              <w:t>No</w:t>
            </w:r>
          </w:p>
        </w:tc>
        <w:tc>
          <w:tcPr>
            <w:tcW w:w="1017" w:type="dxa"/>
            <w:tcBorders>
              <w:top w:val="single" w:color="8FB6EA" w:sz="5" w:space="0"/>
              <w:bottom w:val="single" w:color="8FB6EA" w:sz="5" w:space="0"/>
            </w:tcBorders>
            <w:shd w:val="clear" w:color="auto" w:fill="FFFFFF" w:themeFill="background1"/>
            <w:tcMar/>
          </w:tcPr>
          <w:p w:rsidRPr="00CC0718" w:rsidR="00C71DC8" w:rsidP="00244814" w:rsidRDefault="00C71DC8" w14:paraId="41B3ACE7" w14:textId="77777777">
            <w:pPr>
              <w:rPr>
                <w:color w:val="000000"/>
                <w:spacing w:val="-2"/>
                <w:sz w:val="18"/>
              </w:rPr>
            </w:pPr>
            <w:r w:rsidRPr="00CC0718">
              <w:rPr>
                <w:color w:val="000000"/>
                <w:spacing w:val="-2"/>
                <w:sz w:val="18"/>
              </w:rPr>
              <w:t>None</w:t>
            </w:r>
          </w:p>
        </w:tc>
      </w:tr>
      <w:tr w:rsidRPr="00CC0718" w:rsidR="00C71DC8" w:rsidTr="3A33D0EC" w14:paraId="26DC50E2" w14:textId="77777777">
        <w:trPr>
          <w:trHeight w:val="458" w:hRule="exact"/>
        </w:trPr>
        <w:tc>
          <w:tcPr>
            <w:tcW w:w="6763" w:type="dxa"/>
            <w:gridSpan w:val="2"/>
            <w:tcBorders>
              <w:top w:val="single" w:color="8FB6EA" w:sz="5" w:space="0"/>
              <w:bottom w:val="single" w:color="8FB6EA" w:sz="5" w:space="0"/>
            </w:tcBorders>
            <w:shd w:val="clear" w:color="auto" w:fill="FFFFFF" w:themeFill="background1"/>
            <w:tcMar/>
          </w:tcPr>
          <w:p w:rsidRPr="00CC0718" w:rsidR="00C71DC8" w:rsidP="00244814" w:rsidRDefault="00C71DC8" w14:paraId="147579E7" w14:textId="77777777">
            <w:pPr>
              <w:rPr>
                <w:color w:val="000000"/>
                <w:spacing w:val="-2"/>
                <w:sz w:val="18"/>
              </w:rPr>
            </w:pPr>
            <w:r w:rsidRPr="00CC0718">
              <w:rPr>
                <w:color w:val="000000"/>
                <w:spacing w:val="-2"/>
                <w:sz w:val="18"/>
              </w:rPr>
              <w:t>Codes\\AXIAL CODE\\Q5- Primary Goals of the club\SUPPORTING SIPIRITUAL AND MENTAL WELL-BEING\to also inculcate the practices of Hinduism</w:t>
            </w:r>
          </w:p>
        </w:tc>
        <w:tc>
          <w:tcPr>
            <w:tcW w:w="2034" w:type="dxa"/>
            <w:tcBorders>
              <w:top w:val="single" w:color="8FB6EA" w:sz="5" w:space="0"/>
              <w:bottom w:val="single" w:color="8FB6EA" w:sz="5" w:space="0"/>
            </w:tcBorders>
            <w:shd w:val="clear" w:color="auto" w:fill="FFFFFF" w:themeFill="background1"/>
            <w:tcMar/>
          </w:tcPr>
          <w:p w:rsidRPr="00CC0718" w:rsidR="00C71DC8" w:rsidP="00244814" w:rsidRDefault="00C71DC8" w14:paraId="79D25D18" w14:textId="77777777">
            <w:pPr>
              <w:rPr>
                <w:color w:val="000000"/>
                <w:spacing w:val="-2"/>
                <w:sz w:val="18"/>
              </w:rPr>
            </w:pPr>
          </w:p>
        </w:tc>
        <w:tc>
          <w:tcPr>
            <w:tcW w:w="903" w:type="dxa"/>
            <w:tcBorders>
              <w:top w:val="single" w:color="8FB6EA" w:sz="5" w:space="0"/>
              <w:bottom w:val="single" w:color="8FB6EA" w:sz="5" w:space="0"/>
            </w:tcBorders>
            <w:shd w:val="clear" w:color="auto" w:fill="FFFFFF" w:themeFill="background1"/>
            <w:tcMar/>
          </w:tcPr>
          <w:p w:rsidRPr="00CC0718" w:rsidR="00C71DC8" w:rsidP="00244814" w:rsidRDefault="00C71DC8" w14:paraId="164A5B2E" w14:textId="77777777">
            <w:pPr>
              <w:rPr>
                <w:color w:val="000000"/>
                <w:spacing w:val="-2"/>
                <w:sz w:val="18"/>
              </w:rPr>
            </w:pPr>
            <w:r w:rsidRPr="00CC0718">
              <w:rPr>
                <w:color w:val="000000"/>
                <w:spacing w:val="-2"/>
                <w:sz w:val="18"/>
              </w:rPr>
              <w:t>No</w:t>
            </w:r>
          </w:p>
        </w:tc>
        <w:tc>
          <w:tcPr>
            <w:tcW w:w="1017" w:type="dxa"/>
            <w:tcBorders>
              <w:top w:val="single" w:color="8FB6EA" w:sz="5" w:space="0"/>
              <w:bottom w:val="single" w:color="8FB6EA" w:sz="5" w:space="0"/>
            </w:tcBorders>
            <w:shd w:val="clear" w:color="auto" w:fill="FFFFFF" w:themeFill="background1"/>
            <w:tcMar/>
          </w:tcPr>
          <w:p w:rsidRPr="00CC0718" w:rsidR="00C71DC8" w:rsidP="00244814" w:rsidRDefault="00C71DC8" w14:paraId="3D98B81F" w14:textId="77777777">
            <w:pPr>
              <w:rPr>
                <w:color w:val="000000"/>
                <w:spacing w:val="-2"/>
                <w:sz w:val="18"/>
              </w:rPr>
            </w:pPr>
            <w:r w:rsidRPr="00CC0718">
              <w:rPr>
                <w:color w:val="000000"/>
                <w:spacing w:val="-2"/>
                <w:sz w:val="18"/>
              </w:rPr>
              <w:t>None</w:t>
            </w:r>
          </w:p>
        </w:tc>
      </w:tr>
      <w:tr w:rsidRPr="00CC0718" w:rsidR="00C71DC8" w:rsidTr="3A33D0EC" w14:paraId="7BD3FED6" w14:textId="77777777">
        <w:trPr>
          <w:trHeight w:val="344" w:hRule="exact"/>
        </w:trPr>
        <w:tc>
          <w:tcPr>
            <w:tcW w:w="6763" w:type="dxa"/>
            <w:gridSpan w:val="2"/>
            <w:tcBorders>
              <w:top w:val="single" w:color="8FB6EA" w:sz="5" w:space="0"/>
              <w:bottom w:val="single" w:color="8FB6EA" w:sz="5" w:space="0"/>
            </w:tcBorders>
            <w:shd w:val="clear" w:color="auto" w:fill="FFFFFF" w:themeFill="background1"/>
            <w:tcMar/>
          </w:tcPr>
          <w:p w:rsidRPr="00CC0718" w:rsidR="00C71DC8" w:rsidP="00244814" w:rsidRDefault="00C71DC8" w14:paraId="6D17BCD9" w14:textId="77777777">
            <w:pPr>
              <w:rPr>
                <w:color w:val="000000"/>
                <w:spacing w:val="-2"/>
                <w:sz w:val="18"/>
              </w:rPr>
            </w:pPr>
            <w:r w:rsidRPr="00CC0718">
              <w:rPr>
                <w:color w:val="000000"/>
                <w:spacing w:val="-2"/>
                <w:sz w:val="18"/>
              </w:rPr>
              <w:t>Codes\\AXIAL CODE\\Q6- Tasks undertaken to achieve the goals</w:t>
            </w:r>
          </w:p>
        </w:tc>
        <w:tc>
          <w:tcPr>
            <w:tcW w:w="2034" w:type="dxa"/>
            <w:tcBorders>
              <w:top w:val="single" w:color="8FB6EA" w:sz="5" w:space="0"/>
              <w:bottom w:val="single" w:color="8FB6EA" w:sz="5" w:space="0"/>
            </w:tcBorders>
            <w:shd w:val="clear" w:color="auto" w:fill="FFFFFF" w:themeFill="background1"/>
            <w:tcMar/>
          </w:tcPr>
          <w:p w:rsidRPr="00CC0718" w:rsidR="00C71DC8" w:rsidP="00244814" w:rsidRDefault="00C71DC8" w14:paraId="42B4CD5D" w14:textId="77777777">
            <w:pPr>
              <w:rPr>
                <w:color w:val="000000"/>
                <w:spacing w:val="-2"/>
                <w:sz w:val="18"/>
              </w:rPr>
            </w:pPr>
          </w:p>
        </w:tc>
        <w:tc>
          <w:tcPr>
            <w:tcW w:w="903" w:type="dxa"/>
            <w:tcBorders>
              <w:top w:val="single" w:color="8FB6EA" w:sz="5" w:space="0"/>
              <w:bottom w:val="single" w:color="8FB6EA" w:sz="5" w:space="0"/>
            </w:tcBorders>
            <w:shd w:val="clear" w:color="auto" w:fill="FFFFFF" w:themeFill="background1"/>
            <w:tcMar/>
          </w:tcPr>
          <w:p w:rsidRPr="00CC0718" w:rsidR="00C71DC8" w:rsidP="00244814" w:rsidRDefault="00C71DC8" w14:paraId="2D373E48" w14:textId="77777777">
            <w:pPr>
              <w:rPr>
                <w:color w:val="000000"/>
                <w:spacing w:val="-2"/>
                <w:sz w:val="18"/>
              </w:rPr>
            </w:pPr>
            <w:r w:rsidRPr="00CC0718">
              <w:rPr>
                <w:color w:val="000000"/>
                <w:spacing w:val="-2"/>
                <w:sz w:val="18"/>
              </w:rPr>
              <w:t>Yes</w:t>
            </w:r>
          </w:p>
        </w:tc>
        <w:tc>
          <w:tcPr>
            <w:tcW w:w="1017" w:type="dxa"/>
            <w:tcBorders>
              <w:top w:val="single" w:color="8FB6EA" w:sz="5" w:space="0"/>
              <w:bottom w:val="single" w:color="8FB6EA" w:sz="5" w:space="0"/>
            </w:tcBorders>
            <w:shd w:val="clear" w:color="auto" w:fill="FFFFFF" w:themeFill="background1"/>
            <w:tcMar/>
          </w:tcPr>
          <w:p w:rsidRPr="00CC0718" w:rsidR="00C71DC8" w:rsidP="00244814" w:rsidRDefault="00C71DC8" w14:paraId="3B5D0D4C" w14:textId="77777777">
            <w:pPr>
              <w:rPr>
                <w:color w:val="000000"/>
                <w:spacing w:val="-2"/>
                <w:sz w:val="18"/>
              </w:rPr>
            </w:pPr>
            <w:r w:rsidRPr="00CC0718">
              <w:rPr>
                <w:color w:val="000000"/>
                <w:spacing w:val="-2"/>
                <w:sz w:val="18"/>
              </w:rPr>
              <w:t>None</w:t>
            </w:r>
          </w:p>
        </w:tc>
      </w:tr>
      <w:tr w:rsidRPr="00CC0718" w:rsidR="00C71DC8" w:rsidTr="3A33D0EC" w14:paraId="0B7AD6FF" w14:textId="77777777">
        <w:trPr>
          <w:trHeight w:val="459" w:hRule="exact"/>
        </w:trPr>
        <w:tc>
          <w:tcPr>
            <w:tcW w:w="6763" w:type="dxa"/>
            <w:gridSpan w:val="2"/>
            <w:tcBorders>
              <w:top w:val="single" w:color="8FB6EA" w:sz="5" w:space="0"/>
              <w:bottom w:val="single" w:color="8FB6EA" w:sz="5" w:space="0"/>
            </w:tcBorders>
            <w:shd w:val="clear" w:color="auto" w:fill="FFFFFF" w:themeFill="background1"/>
            <w:tcMar/>
          </w:tcPr>
          <w:p w:rsidRPr="00CC0718" w:rsidR="00C71DC8" w:rsidP="00244814" w:rsidRDefault="00C71DC8" w14:paraId="0EE45CF8" w14:textId="77777777">
            <w:pPr>
              <w:rPr>
                <w:color w:val="000000"/>
                <w:spacing w:val="-2"/>
                <w:sz w:val="18"/>
              </w:rPr>
            </w:pPr>
            <w:r w:rsidRPr="00CC0718">
              <w:rPr>
                <w:color w:val="000000"/>
                <w:spacing w:val="-2"/>
                <w:sz w:val="18"/>
              </w:rPr>
              <w:t>Codes\\AXIAL CODE\\Q6- Tasks undertaken to achieve the goals\EVENT MANAGEMENT AND PLANNING</w:t>
            </w:r>
          </w:p>
        </w:tc>
        <w:tc>
          <w:tcPr>
            <w:tcW w:w="2034" w:type="dxa"/>
            <w:tcBorders>
              <w:top w:val="single" w:color="8FB6EA" w:sz="5" w:space="0"/>
              <w:bottom w:val="single" w:color="8FB6EA" w:sz="5" w:space="0"/>
            </w:tcBorders>
            <w:shd w:val="clear" w:color="auto" w:fill="FFFFFF" w:themeFill="background1"/>
            <w:tcMar/>
          </w:tcPr>
          <w:p w:rsidRPr="00CC0718" w:rsidR="00C71DC8" w:rsidP="00244814" w:rsidRDefault="00C71DC8" w14:paraId="69CF47EB" w14:textId="77777777">
            <w:pPr>
              <w:rPr>
                <w:color w:val="000000"/>
                <w:spacing w:val="-2"/>
                <w:sz w:val="18"/>
              </w:rPr>
            </w:pPr>
          </w:p>
        </w:tc>
        <w:tc>
          <w:tcPr>
            <w:tcW w:w="903" w:type="dxa"/>
            <w:tcBorders>
              <w:top w:val="single" w:color="8FB6EA" w:sz="5" w:space="0"/>
              <w:bottom w:val="single" w:color="8FB6EA" w:sz="5" w:space="0"/>
            </w:tcBorders>
            <w:shd w:val="clear" w:color="auto" w:fill="FFFFFF" w:themeFill="background1"/>
            <w:tcMar/>
          </w:tcPr>
          <w:p w:rsidRPr="00CC0718" w:rsidR="00C71DC8" w:rsidP="00244814" w:rsidRDefault="00C71DC8" w14:paraId="5006FA8E" w14:textId="77777777">
            <w:pPr>
              <w:rPr>
                <w:color w:val="000000"/>
                <w:spacing w:val="-2"/>
                <w:sz w:val="18"/>
              </w:rPr>
            </w:pPr>
            <w:r w:rsidRPr="00CC0718">
              <w:rPr>
                <w:color w:val="000000"/>
                <w:spacing w:val="-2"/>
                <w:sz w:val="18"/>
              </w:rPr>
              <w:t>Yes</w:t>
            </w:r>
          </w:p>
        </w:tc>
        <w:tc>
          <w:tcPr>
            <w:tcW w:w="1017" w:type="dxa"/>
            <w:tcBorders>
              <w:top w:val="single" w:color="8FB6EA" w:sz="5" w:space="0"/>
              <w:bottom w:val="single" w:color="8FB6EA" w:sz="5" w:space="0"/>
            </w:tcBorders>
            <w:shd w:val="clear" w:color="auto" w:fill="FFFFFF" w:themeFill="background1"/>
            <w:tcMar/>
          </w:tcPr>
          <w:p w:rsidRPr="00CC0718" w:rsidR="00C71DC8" w:rsidP="00244814" w:rsidRDefault="00C71DC8" w14:paraId="36C700EA" w14:textId="77777777">
            <w:pPr>
              <w:rPr>
                <w:color w:val="000000"/>
                <w:spacing w:val="-2"/>
                <w:sz w:val="18"/>
              </w:rPr>
            </w:pPr>
            <w:r w:rsidRPr="00CC0718">
              <w:rPr>
                <w:color w:val="000000"/>
                <w:spacing w:val="-2"/>
                <w:sz w:val="18"/>
              </w:rPr>
              <w:t>None</w:t>
            </w:r>
          </w:p>
        </w:tc>
      </w:tr>
      <w:tr w:rsidRPr="00CC0718" w:rsidR="00C71DC8" w:rsidTr="3A33D0EC" w14:paraId="0CB3F1FE" w14:textId="77777777">
        <w:trPr>
          <w:trHeight w:val="458" w:hRule="exact"/>
        </w:trPr>
        <w:tc>
          <w:tcPr>
            <w:tcW w:w="6763" w:type="dxa"/>
            <w:gridSpan w:val="2"/>
            <w:tcBorders>
              <w:top w:val="single" w:color="8FB6EA" w:sz="5" w:space="0"/>
              <w:bottom w:val="single" w:color="8FB6EA" w:sz="5" w:space="0"/>
            </w:tcBorders>
            <w:shd w:val="clear" w:color="auto" w:fill="FFFFFF" w:themeFill="background1"/>
            <w:tcMar/>
          </w:tcPr>
          <w:p w:rsidRPr="00CC0718" w:rsidR="00C71DC8" w:rsidP="00244814" w:rsidRDefault="00C71DC8" w14:paraId="02969AC8" w14:textId="77777777">
            <w:pPr>
              <w:rPr>
                <w:color w:val="000000"/>
                <w:spacing w:val="-2"/>
                <w:sz w:val="18"/>
              </w:rPr>
            </w:pPr>
            <w:r w:rsidRPr="00CC0718">
              <w:rPr>
                <w:color w:val="000000"/>
                <w:spacing w:val="-2"/>
                <w:sz w:val="18"/>
              </w:rPr>
              <w:t>Codes\\AXIAL CODE\\Q6- Tasks undertaken to achieve the goals\EVENT MANAGEMENT AND PLANNING\Collaborations with other clubs</w:t>
            </w:r>
          </w:p>
        </w:tc>
        <w:tc>
          <w:tcPr>
            <w:tcW w:w="2034" w:type="dxa"/>
            <w:tcBorders>
              <w:top w:val="single" w:color="8FB6EA" w:sz="5" w:space="0"/>
              <w:bottom w:val="single" w:color="8FB6EA" w:sz="5" w:space="0"/>
            </w:tcBorders>
            <w:shd w:val="clear" w:color="auto" w:fill="FFFFFF" w:themeFill="background1"/>
            <w:tcMar/>
          </w:tcPr>
          <w:p w:rsidRPr="00CC0718" w:rsidR="00C71DC8" w:rsidP="00244814" w:rsidRDefault="00C71DC8" w14:paraId="66BC893A" w14:textId="77777777">
            <w:pPr>
              <w:rPr>
                <w:color w:val="000000"/>
                <w:spacing w:val="-2"/>
                <w:sz w:val="18"/>
              </w:rPr>
            </w:pPr>
          </w:p>
        </w:tc>
        <w:tc>
          <w:tcPr>
            <w:tcW w:w="903" w:type="dxa"/>
            <w:tcBorders>
              <w:top w:val="single" w:color="8FB6EA" w:sz="5" w:space="0"/>
              <w:bottom w:val="single" w:color="8FB6EA" w:sz="5" w:space="0"/>
            </w:tcBorders>
            <w:shd w:val="clear" w:color="auto" w:fill="FFFFFF" w:themeFill="background1"/>
            <w:tcMar/>
          </w:tcPr>
          <w:p w:rsidRPr="00CC0718" w:rsidR="00C71DC8" w:rsidP="00244814" w:rsidRDefault="00C71DC8" w14:paraId="69E9541B" w14:textId="77777777">
            <w:pPr>
              <w:rPr>
                <w:color w:val="000000"/>
                <w:spacing w:val="-2"/>
                <w:sz w:val="18"/>
              </w:rPr>
            </w:pPr>
            <w:r w:rsidRPr="00CC0718">
              <w:rPr>
                <w:color w:val="000000"/>
                <w:spacing w:val="-2"/>
                <w:sz w:val="18"/>
              </w:rPr>
              <w:t>No</w:t>
            </w:r>
          </w:p>
        </w:tc>
        <w:tc>
          <w:tcPr>
            <w:tcW w:w="1017" w:type="dxa"/>
            <w:tcBorders>
              <w:top w:val="single" w:color="8FB6EA" w:sz="5" w:space="0"/>
              <w:bottom w:val="single" w:color="8FB6EA" w:sz="5" w:space="0"/>
            </w:tcBorders>
            <w:shd w:val="clear" w:color="auto" w:fill="FFFFFF" w:themeFill="background1"/>
            <w:tcMar/>
          </w:tcPr>
          <w:p w:rsidRPr="00CC0718" w:rsidR="00C71DC8" w:rsidP="00244814" w:rsidRDefault="00C71DC8" w14:paraId="374C7F14" w14:textId="77777777">
            <w:pPr>
              <w:rPr>
                <w:color w:val="000000"/>
                <w:spacing w:val="-2"/>
                <w:sz w:val="18"/>
              </w:rPr>
            </w:pPr>
            <w:r w:rsidRPr="00CC0718">
              <w:rPr>
                <w:color w:val="000000"/>
                <w:spacing w:val="-2"/>
                <w:sz w:val="18"/>
              </w:rPr>
              <w:t>None</w:t>
            </w:r>
          </w:p>
        </w:tc>
      </w:tr>
      <w:tr w:rsidRPr="00CC0718" w:rsidR="00C71DC8" w:rsidTr="3A33D0EC" w14:paraId="548CE5A1" w14:textId="77777777">
        <w:trPr>
          <w:trHeight w:val="459" w:hRule="exact"/>
        </w:trPr>
        <w:tc>
          <w:tcPr>
            <w:tcW w:w="6763" w:type="dxa"/>
            <w:gridSpan w:val="2"/>
            <w:tcBorders>
              <w:top w:val="single" w:color="8FB6EA" w:sz="5" w:space="0"/>
              <w:bottom w:val="single" w:color="8FB6EA" w:sz="5" w:space="0"/>
            </w:tcBorders>
            <w:shd w:val="clear" w:color="auto" w:fill="FFFFFF" w:themeFill="background1"/>
            <w:tcMar/>
          </w:tcPr>
          <w:p w:rsidRPr="00CC0718" w:rsidR="00C71DC8" w:rsidP="00244814" w:rsidRDefault="00C71DC8" w14:paraId="6E575AF0" w14:textId="77777777">
            <w:pPr>
              <w:rPr>
                <w:color w:val="000000"/>
                <w:spacing w:val="-2"/>
                <w:sz w:val="18"/>
              </w:rPr>
            </w:pPr>
            <w:r w:rsidRPr="00CC0718">
              <w:rPr>
                <w:color w:val="000000"/>
                <w:spacing w:val="-2"/>
                <w:sz w:val="18"/>
              </w:rPr>
              <w:t>Codes\\AXIAL CODE\\Q6- Tasks undertaken to achieve the goals\EVENT MANAGEMENT AND PLANNING\Flagship events</w:t>
            </w:r>
          </w:p>
        </w:tc>
        <w:tc>
          <w:tcPr>
            <w:tcW w:w="2034" w:type="dxa"/>
            <w:tcBorders>
              <w:top w:val="single" w:color="8FB6EA" w:sz="5" w:space="0"/>
              <w:bottom w:val="single" w:color="8FB6EA" w:sz="5" w:space="0"/>
            </w:tcBorders>
            <w:shd w:val="clear" w:color="auto" w:fill="FFFFFF" w:themeFill="background1"/>
            <w:tcMar/>
          </w:tcPr>
          <w:p w:rsidRPr="00CC0718" w:rsidR="00C71DC8" w:rsidP="00244814" w:rsidRDefault="00C71DC8" w14:paraId="284895D6" w14:textId="77777777">
            <w:pPr>
              <w:rPr>
                <w:color w:val="000000"/>
                <w:spacing w:val="-2"/>
                <w:sz w:val="18"/>
              </w:rPr>
            </w:pPr>
          </w:p>
        </w:tc>
        <w:tc>
          <w:tcPr>
            <w:tcW w:w="903" w:type="dxa"/>
            <w:tcBorders>
              <w:top w:val="single" w:color="8FB6EA" w:sz="5" w:space="0"/>
              <w:bottom w:val="single" w:color="8FB6EA" w:sz="5" w:space="0"/>
            </w:tcBorders>
            <w:shd w:val="clear" w:color="auto" w:fill="FFFFFF" w:themeFill="background1"/>
            <w:tcMar/>
          </w:tcPr>
          <w:p w:rsidRPr="00CC0718" w:rsidR="00C71DC8" w:rsidP="00244814" w:rsidRDefault="00C71DC8" w14:paraId="03A8F4C2" w14:textId="77777777">
            <w:pPr>
              <w:rPr>
                <w:color w:val="000000"/>
                <w:spacing w:val="-2"/>
                <w:sz w:val="18"/>
              </w:rPr>
            </w:pPr>
            <w:r w:rsidRPr="00CC0718">
              <w:rPr>
                <w:color w:val="000000"/>
                <w:spacing w:val="-2"/>
                <w:sz w:val="18"/>
              </w:rPr>
              <w:t>No</w:t>
            </w:r>
          </w:p>
        </w:tc>
        <w:tc>
          <w:tcPr>
            <w:tcW w:w="1017" w:type="dxa"/>
            <w:tcBorders>
              <w:top w:val="single" w:color="8FB6EA" w:sz="5" w:space="0"/>
              <w:bottom w:val="single" w:color="8FB6EA" w:sz="5" w:space="0"/>
            </w:tcBorders>
            <w:shd w:val="clear" w:color="auto" w:fill="FFFFFF" w:themeFill="background1"/>
            <w:tcMar/>
          </w:tcPr>
          <w:p w:rsidRPr="00CC0718" w:rsidR="00C71DC8" w:rsidP="00244814" w:rsidRDefault="00C71DC8" w14:paraId="03C26AEE" w14:textId="77777777">
            <w:pPr>
              <w:rPr>
                <w:color w:val="000000"/>
                <w:spacing w:val="-2"/>
                <w:sz w:val="18"/>
              </w:rPr>
            </w:pPr>
            <w:r w:rsidRPr="00CC0718">
              <w:rPr>
                <w:color w:val="000000"/>
                <w:spacing w:val="-2"/>
                <w:sz w:val="18"/>
              </w:rPr>
              <w:t>None</w:t>
            </w:r>
          </w:p>
        </w:tc>
      </w:tr>
      <w:tr w:rsidRPr="00CC0718" w:rsidR="00C71DC8" w:rsidTr="3A33D0EC" w14:paraId="3BB76315" w14:textId="77777777">
        <w:trPr>
          <w:trHeight w:val="444" w:hRule="exact"/>
        </w:trPr>
        <w:tc>
          <w:tcPr>
            <w:tcW w:w="6763" w:type="dxa"/>
            <w:gridSpan w:val="2"/>
            <w:tcBorders>
              <w:top w:val="single" w:color="8FB6EA" w:sz="5" w:space="0"/>
              <w:bottom w:val="single" w:color="8FB6EA" w:sz="5" w:space="0"/>
            </w:tcBorders>
            <w:shd w:val="clear" w:color="auto" w:fill="FFFFFF" w:themeFill="background1"/>
            <w:tcMar/>
          </w:tcPr>
          <w:p w:rsidRPr="00CC0718" w:rsidR="00C71DC8" w:rsidP="00244814" w:rsidRDefault="00C71DC8" w14:paraId="3C524208" w14:textId="77777777">
            <w:pPr>
              <w:rPr>
                <w:color w:val="000000"/>
                <w:spacing w:val="-2"/>
                <w:sz w:val="18"/>
              </w:rPr>
            </w:pPr>
            <w:r w:rsidRPr="00CC0718">
              <w:rPr>
                <w:color w:val="000000"/>
                <w:spacing w:val="-2"/>
                <w:sz w:val="18"/>
              </w:rPr>
              <w:t>Codes\\AXIAL CODE\\Q6- Tasks undertaken to achieve the goals\EVENT MANAGEMENT AND PLANNING\Fundraisers</w:t>
            </w:r>
          </w:p>
        </w:tc>
        <w:tc>
          <w:tcPr>
            <w:tcW w:w="2034" w:type="dxa"/>
            <w:tcBorders>
              <w:top w:val="single" w:color="8FB6EA" w:sz="5" w:space="0"/>
              <w:bottom w:val="single" w:color="8FB6EA" w:sz="5" w:space="0"/>
            </w:tcBorders>
            <w:shd w:val="clear" w:color="auto" w:fill="FFFFFF" w:themeFill="background1"/>
            <w:tcMar/>
          </w:tcPr>
          <w:p w:rsidRPr="00CC0718" w:rsidR="00C71DC8" w:rsidP="00244814" w:rsidRDefault="00C71DC8" w14:paraId="3ABC0001" w14:textId="77777777">
            <w:pPr>
              <w:rPr>
                <w:color w:val="000000"/>
                <w:spacing w:val="-2"/>
                <w:sz w:val="18"/>
              </w:rPr>
            </w:pPr>
          </w:p>
        </w:tc>
        <w:tc>
          <w:tcPr>
            <w:tcW w:w="903" w:type="dxa"/>
            <w:tcBorders>
              <w:top w:val="single" w:color="8FB6EA" w:sz="5" w:space="0"/>
              <w:bottom w:val="single" w:color="8FB6EA" w:sz="5" w:space="0"/>
            </w:tcBorders>
            <w:shd w:val="clear" w:color="auto" w:fill="FFFFFF" w:themeFill="background1"/>
            <w:tcMar/>
          </w:tcPr>
          <w:p w:rsidRPr="00CC0718" w:rsidR="00C71DC8" w:rsidP="00244814" w:rsidRDefault="00C71DC8" w14:paraId="5958EAB2" w14:textId="77777777">
            <w:pPr>
              <w:rPr>
                <w:color w:val="000000"/>
                <w:spacing w:val="-2"/>
                <w:sz w:val="18"/>
              </w:rPr>
            </w:pPr>
            <w:r w:rsidRPr="00CC0718">
              <w:rPr>
                <w:color w:val="000000"/>
                <w:spacing w:val="-2"/>
                <w:sz w:val="18"/>
              </w:rPr>
              <w:t>No</w:t>
            </w:r>
          </w:p>
        </w:tc>
        <w:tc>
          <w:tcPr>
            <w:tcW w:w="1017" w:type="dxa"/>
            <w:tcBorders>
              <w:top w:val="single" w:color="8FB6EA" w:sz="5" w:space="0"/>
              <w:bottom w:val="single" w:color="8FB6EA" w:sz="5" w:space="0"/>
            </w:tcBorders>
            <w:shd w:val="clear" w:color="auto" w:fill="FFFFFF" w:themeFill="background1"/>
            <w:tcMar/>
          </w:tcPr>
          <w:p w:rsidRPr="00CC0718" w:rsidR="00C71DC8" w:rsidP="00244814" w:rsidRDefault="00C71DC8" w14:paraId="4330A1AE" w14:textId="77777777">
            <w:pPr>
              <w:rPr>
                <w:color w:val="000000"/>
                <w:spacing w:val="-2"/>
                <w:sz w:val="18"/>
              </w:rPr>
            </w:pPr>
            <w:r w:rsidRPr="00CC0718">
              <w:rPr>
                <w:color w:val="000000"/>
                <w:spacing w:val="-2"/>
                <w:sz w:val="18"/>
              </w:rPr>
              <w:t>None</w:t>
            </w:r>
          </w:p>
        </w:tc>
      </w:tr>
      <w:tr w:rsidRPr="00CC0718" w:rsidR="00C71DC8" w:rsidTr="3A33D0EC" w14:paraId="6CBD409C" w14:textId="77777777">
        <w:trPr>
          <w:trHeight w:val="458" w:hRule="exact"/>
        </w:trPr>
        <w:tc>
          <w:tcPr>
            <w:tcW w:w="6763" w:type="dxa"/>
            <w:gridSpan w:val="2"/>
            <w:tcBorders>
              <w:top w:val="single" w:color="8FB6EA" w:sz="5" w:space="0"/>
              <w:bottom w:val="single" w:color="8FB6EA" w:sz="5" w:space="0"/>
            </w:tcBorders>
            <w:shd w:val="clear" w:color="auto" w:fill="FFFFFF" w:themeFill="background1"/>
            <w:tcMar/>
          </w:tcPr>
          <w:p w:rsidRPr="00CC0718" w:rsidR="00C71DC8" w:rsidP="00244814" w:rsidRDefault="00C71DC8" w14:paraId="0560F26D" w14:textId="77777777">
            <w:pPr>
              <w:rPr>
                <w:color w:val="000000"/>
                <w:spacing w:val="-2"/>
                <w:sz w:val="18"/>
              </w:rPr>
            </w:pPr>
            <w:r w:rsidRPr="00CC0718">
              <w:rPr>
                <w:color w:val="000000"/>
                <w:spacing w:val="-2"/>
                <w:sz w:val="18"/>
              </w:rPr>
              <w:t>Codes\\AXIAL CODE\\Q6- Tasks undertaken to achieve the goals\EVENT MANAGEMENT AND PLANNING\Organize meetings and brainstorm</w:t>
            </w:r>
          </w:p>
        </w:tc>
        <w:tc>
          <w:tcPr>
            <w:tcW w:w="2034" w:type="dxa"/>
            <w:tcBorders>
              <w:top w:val="single" w:color="8FB6EA" w:sz="5" w:space="0"/>
              <w:bottom w:val="single" w:color="8FB6EA" w:sz="5" w:space="0"/>
            </w:tcBorders>
            <w:shd w:val="clear" w:color="auto" w:fill="FFFFFF" w:themeFill="background1"/>
            <w:tcMar/>
          </w:tcPr>
          <w:p w:rsidRPr="00CC0718" w:rsidR="00C71DC8" w:rsidP="00244814" w:rsidRDefault="00C71DC8" w14:paraId="7340F23F" w14:textId="77777777">
            <w:pPr>
              <w:rPr>
                <w:color w:val="000000"/>
                <w:spacing w:val="-2"/>
                <w:sz w:val="18"/>
              </w:rPr>
            </w:pPr>
          </w:p>
        </w:tc>
        <w:tc>
          <w:tcPr>
            <w:tcW w:w="903" w:type="dxa"/>
            <w:tcBorders>
              <w:top w:val="single" w:color="8FB6EA" w:sz="5" w:space="0"/>
              <w:bottom w:val="single" w:color="8FB6EA" w:sz="5" w:space="0"/>
            </w:tcBorders>
            <w:shd w:val="clear" w:color="auto" w:fill="FFFFFF" w:themeFill="background1"/>
            <w:tcMar/>
          </w:tcPr>
          <w:p w:rsidRPr="00CC0718" w:rsidR="00C71DC8" w:rsidP="00244814" w:rsidRDefault="00C71DC8" w14:paraId="1D9A5300" w14:textId="77777777">
            <w:pPr>
              <w:rPr>
                <w:color w:val="000000"/>
                <w:spacing w:val="-2"/>
                <w:sz w:val="18"/>
              </w:rPr>
            </w:pPr>
            <w:r w:rsidRPr="00CC0718">
              <w:rPr>
                <w:color w:val="000000"/>
                <w:spacing w:val="-2"/>
                <w:sz w:val="18"/>
              </w:rPr>
              <w:t>Yes</w:t>
            </w:r>
          </w:p>
        </w:tc>
        <w:tc>
          <w:tcPr>
            <w:tcW w:w="1017" w:type="dxa"/>
            <w:tcBorders>
              <w:top w:val="single" w:color="8FB6EA" w:sz="5" w:space="0"/>
              <w:bottom w:val="single" w:color="8FB6EA" w:sz="5" w:space="0"/>
            </w:tcBorders>
            <w:shd w:val="clear" w:color="auto" w:fill="FFFFFF" w:themeFill="background1"/>
            <w:tcMar/>
          </w:tcPr>
          <w:p w:rsidRPr="00CC0718" w:rsidR="00C71DC8" w:rsidP="00244814" w:rsidRDefault="00C71DC8" w14:paraId="446EE112" w14:textId="77777777">
            <w:pPr>
              <w:rPr>
                <w:color w:val="000000"/>
                <w:spacing w:val="-2"/>
                <w:sz w:val="18"/>
              </w:rPr>
            </w:pPr>
            <w:r w:rsidRPr="00CC0718">
              <w:rPr>
                <w:color w:val="000000"/>
                <w:spacing w:val="-2"/>
                <w:sz w:val="18"/>
              </w:rPr>
              <w:t>None</w:t>
            </w:r>
          </w:p>
        </w:tc>
      </w:tr>
      <w:tr w:rsidRPr="00CC0718" w:rsidR="00C71DC8" w:rsidTr="3A33D0EC" w14:paraId="77F9DBF4" w14:textId="77777777">
        <w:trPr>
          <w:trHeight w:val="459" w:hRule="exact"/>
        </w:trPr>
        <w:tc>
          <w:tcPr>
            <w:tcW w:w="6763" w:type="dxa"/>
            <w:gridSpan w:val="2"/>
            <w:tcBorders>
              <w:top w:val="single" w:color="8FB6EA" w:sz="5" w:space="0"/>
              <w:bottom w:val="single" w:color="8FB6EA" w:sz="5" w:space="0"/>
            </w:tcBorders>
            <w:shd w:val="clear" w:color="auto" w:fill="FFFFFF" w:themeFill="background1"/>
            <w:tcMar/>
          </w:tcPr>
          <w:p w:rsidRPr="00CC0718" w:rsidR="00C71DC8" w:rsidP="3A33D0EC" w:rsidRDefault="00C71DC8" w14:paraId="33648F0B" w14:textId="77777777">
            <w:pPr>
              <w:rPr>
                <w:color w:val="000000"/>
                <w:spacing w:val="-2"/>
                <w:sz w:val="18"/>
                <w:szCs w:val="18"/>
                <w:lang w:val="en-US"/>
              </w:rPr>
            </w:pPr>
            <w:r w:rsidRPr="3A33D0EC" w:rsidR="00C71DC8">
              <w:rPr>
                <w:color w:val="000000"/>
                <w:spacing w:val="-2"/>
                <w:sz w:val="18"/>
                <w:szCs w:val="18"/>
                <w:lang w:val="en-US"/>
              </w:rPr>
              <w:t xml:space="preserve">Codes\\AXIAL CODE\\Q6- Tasks undertaken to achieve the goals\EVENT MANAGEMENT AND PLANNING\we </w:t>
            </w:r>
            <w:r w:rsidRPr="3A33D0EC" w:rsidR="00C71DC8">
              <w:rPr>
                <w:color w:val="000000"/>
                <w:spacing w:val="-2"/>
                <w:sz w:val="18"/>
                <w:szCs w:val="18"/>
                <w:lang w:val="en-US"/>
              </w:rPr>
              <w:t>don't</w:t>
            </w:r>
            <w:r w:rsidRPr="3A33D0EC" w:rsidR="00C71DC8">
              <w:rPr>
                <w:color w:val="000000"/>
                <w:spacing w:val="-2"/>
                <w:sz w:val="18"/>
                <w:szCs w:val="18"/>
                <w:lang w:val="en-US"/>
              </w:rPr>
              <w:t xml:space="preserve"> charge anyone anything</w:t>
            </w:r>
          </w:p>
        </w:tc>
        <w:tc>
          <w:tcPr>
            <w:tcW w:w="2034" w:type="dxa"/>
            <w:tcBorders>
              <w:top w:val="single" w:color="8FB6EA" w:sz="5" w:space="0"/>
              <w:bottom w:val="single" w:color="8FB6EA" w:sz="5" w:space="0"/>
            </w:tcBorders>
            <w:shd w:val="clear" w:color="auto" w:fill="FFFFFF" w:themeFill="background1"/>
            <w:tcMar/>
          </w:tcPr>
          <w:p w:rsidRPr="00CC0718" w:rsidR="00C71DC8" w:rsidP="00244814" w:rsidRDefault="00C71DC8" w14:paraId="33D061E7" w14:textId="77777777">
            <w:pPr>
              <w:rPr>
                <w:color w:val="000000"/>
                <w:spacing w:val="-2"/>
                <w:sz w:val="18"/>
              </w:rPr>
            </w:pPr>
          </w:p>
        </w:tc>
        <w:tc>
          <w:tcPr>
            <w:tcW w:w="903" w:type="dxa"/>
            <w:tcBorders>
              <w:top w:val="single" w:color="8FB6EA" w:sz="5" w:space="0"/>
              <w:bottom w:val="single" w:color="8FB6EA" w:sz="5" w:space="0"/>
            </w:tcBorders>
            <w:shd w:val="clear" w:color="auto" w:fill="FFFFFF" w:themeFill="background1"/>
            <w:tcMar/>
          </w:tcPr>
          <w:p w:rsidRPr="00CC0718" w:rsidR="00C71DC8" w:rsidP="00244814" w:rsidRDefault="00C71DC8" w14:paraId="5C48AAA4" w14:textId="77777777">
            <w:pPr>
              <w:rPr>
                <w:color w:val="000000"/>
                <w:spacing w:val="-2"/>
                <w:sz w:val="18"/>
              </w:rPr>
            </w:pPr>
            <w:r w:rsidRPr="00CC0718">
              <w:rPr>
                <w:color w:val="000000"/>
                <w:spacing w:val="-2"/>
                <w:sz w:val="18"/>
              </w:rPr>
              <w:t>No</w:t>
            </w:r>
          </w:p>
        </w:tc>
        <w:tc>
          <w:tcPr>
            <w:tcW w:w="1017" w:type="dxa"/>
            <w:tcBorders>
              <w:top w:val="single" w:color="8FB6EA" w:sz="5" w:space="0"/>
              <w:bottom w:val="single" w:color="8FB6EA" w:sz="5" w:space="0"/>
            </w:tcBorders>
            <w:shd w:val="clear" w:color="auto" w:fill="FFFFFF" w:themeFill="background1"/>
            <w:tcMar/>
          </w:tcPr>
          <w:p w:rsidRPr="00CC0718" w:rsidR="00C71DC8" w:rsidP="00244814" w:rsidRDefault="00C71DC8" w14:paraId="6AC7399B" w14:textId="77777777">
            <w:pPr>
              <w:rPr>
                <w:color w:val="000000"/>
                <w:spacing w:val="-2"/>
                <w:sz w:val="18"/>
              </w:rPr>
            </w:pPr>
            <w:r w:rsidRPr="00CC0718">
              <w:rPr>
                <w:color w:val="000000"/>
                <w:spacing w:val="-2"/>
                <w:sz w:val="18"/>
              </w:rPr>
              <w:t>None</w:t>
            </w:r>
          </w:p>
        </w:tc>
      </w:tr>
      <w:tr w:rsidRPr="00CC0718" w:rsidR="00C71DC8" w:rsidTr="3A33D0EC" w14:paraId="3CB6FEE7" w14:textId="77777777">
        <w:trPr>
          <w:trHeight w:val="458" w:hRule="exact"/>
        </w:trPr>
        <w:tc>
          <w:tcPr>
            <w:tcW w:w="6763" w:type="dxa"/>
            <w:gridSpan w:val="2"/>
            <w:tcBorders>
              <w:top w:val="single" w:color="8FB6EA" w:sz="5" w:space="0"/>
              <w:bottom w:val="single" w:color="8FB6EA" w:sz="5" w:space="0"/>
            </w:tcBorders>
            <w:shd w:val="clear" w:color="auto" w:fill="FFFFFF" w:themeFill="background1"/>
            <w:tcMar/>
          </w:tcPr>
          <w:p w:rsidRPr="00CC0718" w:rsidR="00C71DC8" w:rsidP="00244814" w:rsidRDefault="00C71DC8" w14:paraId="47780804" w14:textId="77777777">
            <w:pPr>
              <w:rPr>
                <w:color w:val="000000"/>
                <w:spacing w:val="-2"/>
                <w:sz w:val="18"/>
              </w:rPr>
            </w:pPr>
            <w:r w:rsidRPr="00CC0718">
              <w:rPr>
                <w:color w:val="000000"/>
                <w:spacing w:val="-2"/>
                <w:sz w:val="18"/>
              </w:rPr>
              <w:t>Codes\\AXIAL CODE\\Q6- Tasks undertaken to achieve the goals\INFORMATION SHARING AND COMMUNICATION</w:t>
            </w:r>
          </w:p>
        </w:tc>
        <w:tc>
          <w:tcPr>
            <w:tcW w:w="2034" w:type="dxa"/>
            <w:tcBorders>
              <w:top w:val="single" w:color="8FB6EA" w:sz="5" w:space="0"/>
              <w:bottom w:val="single" w:color="8FB6EA" w:sz="5" w:space="0"/>
            </w:tcBorders>
            <w:shd w:val="clear" w:color="auto" w:fill="FFFFFF" w:themeFill="background1"/>
            <w:tcMar/>
          </w:tcPr>
          <w:p w:rsidRPr="00CC0718" w:rsidR="00C71DC8" w:rsidP="00244814" w:rsidRDefault="00C71DC8" w14:paraId="62D85C57" w14:textId="77777777">
            <w:pPr>
              <w:rPr>
                <w:color w:val="000000"/>
                <w:spacing w:val="-2"/>
                <w:sz w:val="18"/>
              </w:rPr>
            </w:pPr>
          </w:p>
        </w:tc>
        <w:tc>
          <w:tcPr>
            <w:tcW w:w="903" w:type="dxa"/>
            <w:tcBorders>
              <w:top w:val="single" w:color="8FB6EA" w:sz="5" w:space="0"/>
              <w:bottom w:val="single" w:color="8FB6EA" w:sz="5" w:space="0"/>
            </w:tcBorders>
            <w:shd w:val="clear" w:color="auto" w:fill="FFFFFF" w:themeFill="background1"/>
            <w:tcMar/>
          </w:tcPr>
          <w:p w:rsidRPr="00CC0718" w:rsidR="00C71DC8" w:rsidP="00244814" w:rsidRDefault="00C71DC8" w14:paraId="215B5C1C" w14:textId="77777777">
            <w:pPr>
              <w:rPr>
                <w:color w:val="000000"/>
                <w:spacing w:val="-2"/>
                <w:sz w:val="18"/>
              </w:rPr>
            </w:pPr>
            <w:r w:rsidRPr="00CC0718">
              <w:rPr>
                <w:color w:val="000000"/>
                <w:spacing w:val="-2"/>
                <w:sz w:val="18"/>
              </w:rPr>
              <w:t>Yes</w:t>
            </w:r>
          </w:p>
        </w:tc>
        <w:tc>
          <w:tcPr>
            <w:tcW w:w="1017" w:type="dxa"/>
            <w:tcBorders>
              <w:top w:val="single" w:color="8FB6EA" w:sz="5" w:space="0"/>
              <w:bottom w:val="single" w:color="8FB6EA" w:sz="5" w:space="0"/>
            </w:tcBorders>
            <w:shd w:val="clear" w:color="auto" w:fill="FFFFFF" w:themeFill="background1"/>
            <w:tcMar/>
          </w:tcPr>
          <w:p w:rsidRPr="00CC0718" w:rsidR="00C71DC8" w:rsidP="00244814" w:rsidRDefault="00C71DC8" w14:paraId="48E9643B" w14:textId="77777777">
            <w:pPr>
              <w:rPr>
                <w:color w:val="000000"/>
                <w:spacing w:val="-2"/>
                <w:sz w:val="18"/>
              </w:rPr>
            </w:pPr>
            <w:r w:rsidRPr="00CC0718">
              <w:rPr>
                <w:color w:val="000000"/>
                <w:spacing w:val="-2"/>
                <w:sz w:val="18"/>
              </w:rPr>
              <w:t>None</w:t>
            </w:r>
          </w:p>
        </w:tc>
      </w:tr>
      <w:tr w:rsidRPr="00CC0718" w:rsidR="00C71DC8" w:rsidTr="3A33D0EC" w14:paraId="4C4B07C3" w14:textId="77777777">
        <w:trPr>
          <w:trHeight w:val="459" w:hRule="exact"/>
        </w:trPr>
        <w:tc>
          <w:tcPr>
            <w:tcW w:w="6763" w:type="dxa"/>
            <w:gridSpan w:val="2"/>
            <w:tcBorders>
              <w:top w:val="single" w:color="8FB6EA" w:sz="5" w:space="0"/>
              <w:bottom w:val="single" w:color="8FB6EA" w:sz="5" w:space="0"/>
            </w:tcBorders>
            <w:shd w:val="clear" w:color="auto" w:fill="FFFFFF" w:themeFill="background1"/>
            <w:tcMar/>
          </w:tcPr>
          <w:p w:rsidRPr="00CC0718" w:rsidR="00C71DC8" w:rsidP="3A33D0EC" w:rsidRDefault="00C71DC8" w14:paraId="535DCB18" w14:textId="77777777">
            <w:pPr>
              <w:rPr>
                <w:color w:val="000000"/>
                <w:spacing w:val="-2"/>
                <w:sz w:val="18"/>
                <w:szCs w:val="18"/>
                <w:lang w:val="en-US"/>
              </w:rPr>
            </w:pPr>
            <w:r w:rsidRPr="3A33D0EC" w:rsidR="00C71DC8">
              <w:rPr>
                <w:color w:val="000000"/>
                <w:spacing w:val="-2"/>
                <w:sz w:val="18"/>
                <w:szCs w:val="18"/>
                <w:lang w:val="en-US"/>
              </w:rPr>
              <w:t xml:space="preserve">Codes\\AXIAL CODE\\Q6- Tasks undertaken to achieve the goals\INFORMATION SHARING AND COMMUNICATION\doing </w:t>
            </w:r>
            <w:r w:rsidRPr="3A33D0EC" w:rsidR="00C71DC8">
              <w:rPr>
                <w:color w:val="000000"/>
                <w:spacing w:val="-2"/>
                <w:sz w:val="18"/>
                <w:szCs w:val="18"/>
                <w:lang w:val="en-US"/>
              </w:rPr>
              <w:t>a good job</w:t>
            </w:r>
            <w:r w:rsidRPr="3A33D0EC" w:rsidR="00C71DC8">
              <w:rPr>
                <w:color w:val="000000"/>
                <w:spacing w:val="-2"/>
                <w:sz w:val="18"/>
                <w:szCs w:val="18"/>
                <w:lang w:val="en-US"/>
              </w:rPr>
              <w:t xml:space="preserve"> in posting a lot of events</w:t>
            </w:r>
          </w:p>
        </w:tc>
        <w:tc>
          <w:tcPr>
            <w:tcW w:w="2034" w:type="dxa"/>
            <w:tcBorders>
              <w:top w:val="single" w:color="8FB6EA" w:sz="5" w:space="0"/>
              <w:bottom w:val="single" w:color="8FB6EA" w:sz="5" w:space="0"/>
            </w:tcBorders>
            <w:shd w:val="clear" w:color="auto" w:fill="FFFFFF" w:themeFill="background1"/>
            <w:tcMar/>
          </w:tcPr>
          <w:p w:rsidRPr="00CC0718" w:rsidR="00C71DC8" w:rsidP="00244814" w:rsidRDefault="00C71DC8" w14:paraId="50453621" w14:textId="77777777">
            <w:pPr>
              <w:rPr>
                <w:color w:val="000000"/>
                <w:spacing w:val="-2"/>
                <w:sz w:val="18"/>
              </w:rPr>
            </w:pPr>
          </w:p>
        </w:tc>
        <w:tc>
          <w:tcPr>
            <w:tcW w:w="903" w:type="dxa"/>
            <w:tcBorders>
              <w:top w:val="single" w:color="8FB6EA" w:sz="5" w:space="0"/>
              <w:bottom w:val="single" w:color="8FB6EA" w:sz="5" w:space="0"/>
            </w:tcBorders>
            <w:shd w:val="clear" w:color="auto" w:fill="FFFFFF" w:themeFill="background1"/>
            <w:tcMar/>
          </w:tcPr>
          <w:p w:rsidRPr="00CC0718" w:rsidR="00C71DC8" w:rsidP="00244814" w:rsidRDefault="00C71DC8" w14:paraId="0A3A64BC" w14:textId="77777777">
            <w:pPr>
              <w:rPr>
                <w:color w:val="000000"/>
                <w:spacing w:val="-2"/>
                <w:sz w:val="18"/>
              </w:rPr>
            </w:pPr>
            <w:r w:rsidRPr="00CC0718">
              <w:rPr>
                <w:color w:val="000000"/>
                <w:spacing w:val="-2"/>
                <w:sz w:val="18"/>
              </w:rPr>
              <w:t>No</w:t>
            </w:r>
          </w:p>
        </w:tc>
        <w:tc>
          <w:tcPr>
            <w:tcW w:w="1017" w:type="dxa"/>
            <w:tcBorders>
              <w:top w:val="single" w:color="8FB6EA" w:sz="5" w:space="0"/>
              <w:bottom w:val="single" w:color="8FB6EA" w:sz="5" w:space="0"/>
            </w:tcBorders>
            <w:shd w:val="clear" w:color="auto" w:fill="FFFFFF" w:themeFill="background1"/>
            <w:tcMar/>
          </w:tcPr>
          <w:p w:rsidRPr="00CC0718" w:rsidR="00C71DC8" w:rsidP="00244814" w:rsidRDefault="00C71DC8" w14:paraId="7D37447A" w14:textId="77777777">
            <w:pPr>
              <w:rPr>
                <w:color w:val="000000"/>
                <w:spacing w:val="-2"/>
                <w:sz w:val="18"/>
              </w:rPr>
            </w:pPr>
            <w:r w:rsidRPr="00CC0718">
              <w:rPr>
                <w:color w:val="000000"/>
                <w:spacing w:val="-2"/>
                <w:sz w:val="18"/>
              </w:rPr>
              <w:t>None</w:t>
            </w:r>
          </w:p>
        </w:tc>
      </w:tr>
      <w:tr w:rsidRPr="00CC0718" w:rsidR="00C71DC8" w:rsidTr="3A33D0EC" w14:paraId="2BDA3065" w14:textId="77777777">
        <w:trPr>
          <w:trHeight w:val="458" w:hRule="exact"/>
        </w:trPr>
        <w:tc>
          <w:tcPr>
            <w:tcW w:w="6763" w:type="dxa"/>
            <w:gridSpan w:val="2"/>
            <w:tcBorders>
              <w:top w:val="single" w:color="8FB6EA" w:sz="5" w:space="0"/>
              <w:bottom w:val="single" w:color="8FB6EA" w:sz="5" w:space="0"/>
            </w:tcBorders>
            <w:shd w:val="clear" w:color="auto" w:fill="FFFFFF" w:themeFill="background1"/>
            <w:tcMar/>
          </w:tcPr>
          <w:p w:rsidRPr="00CC0718" w:rsidR="00C71DC8" w:rsidP="00244814" w:rsidRDefault="00C71DC8" w14:paraId="75759F06" w14:textId="77777777">
            <w:pPr>
              <w:rPr>
                <w:color w:val="000000"/>
                <w:spacing w:val="-2"/>
                <w:sz w:val="18"/>
              </w:rPr>
            </w:pPr>
            <w:r w:rsidRPr="00CC0718">
              <w:rPr>
                <w:color w:val="000000"/>
                <w:spacing w:val="-2"/>
                <w:sz w:val="18"/>
              </w:rPr>
              <w:t>Codes\\AXIAL CODE\\Q6- Tasks undertaken to achieve the goals\INFORMATION SHARING AND COMMUNICATION\Share information through social media</w:t>
            </w:r>
          </w:p>
        </w:tc>
        <w:tc>
          <w:tcPr>
            <w:tcW w:w="2034" w:type="dxa"/>
            <w:tcBorders>
              <w:top w:val="single" w:color="8FB6EA" w:sz="5" w:space="0"/>
              <w:bottom w:val="single" w:color="8FB6EA" w:sz="5" w:space="0"/>
            </w:tcBorders>
            <w:shd w:val="clear" w:color="auto" w:fill="FFFFFF" w:themeFill="background1"/>
            <w:tcMar/>
          </w:tcPr>
          <w:p w:rsidRPr="00CC0718" w:rsidR="00C71DC8" w:rsidP="00244814" w:rsidRDefault="00C71DC8" w14:paraId="3C62AB8E" w14:textId="77777777">
            <w:pPr>
              <w:rPr>
                <w:color w:val="000000"/>
                <w:spacing w:val="-2"/>
                <w:sz w:val="18"/>
              </w:rPr>
            </w:pPr>
          </w:p>
        </w:tc>
        <w:tc>
          <w:tcPr>
            <w:tcW w:w="903" w:type="dxa"/>
            <w:tcBorders>
              <w:top w:val="single" w:color="8FB6EA" w:sz="5" w:space="0"/>
              <w:bottom w:val="single" w:color="8FB6EA" w:sz="5" w:space="0"/>
            </w:tcBorders>
            <w:shd w:val="clear" w:color="auto" w:fill="FFFFFF" w:themeFill="background1"/>
            <w:tcMar/>
          </w:tcPr>
          <w:p w:rsidRPr="00CC0718" w:rsidR="00C71DC8" w:rsidP="00244814" w:rsidRDefault="00C71DC8" w14:paraId="305C4286" w14:textId="77777777">
            <w:pPr>
              <w:rPr>
                <w:color w:val="000000"/>
                <w:spacing w:val="-2"/>
                <w:sz w:val="18"/>
              </w:rPr>
            </w:pPr>
            <w:r w:rsidRPr="00CC0718">
              <w:rPr>
                <w:color w:val="000000"/>
                <w:spacing w:val="-2"/>
                <w:sz w:val="18"/>
              </w:rPr>
              <w:t>No</w:t>
            </w:r>
          </w:p>
        </w:tc>
        <w:tc>
          <w:tcPr>
            <w:tcW w:w="1017" w:type="dxa"/>
            <w:tcBorders>
              <w:top w:val="single" w:color="8FB6EA" w:sz="5" w:space="0"/>
              <w:bottom w:val="single" w:color="8FB6EA" w:sz="5" w:space="0"/>
            </w:tcBorders>
            <w:shd w:val="clear" w:color="auto" w:fill="FFFFFF" w:themeFill="background1"/>
            <w:tcMar/>
          </w:tcPr>
          <w:p w:rsidRPr="00CC0718" w:rsidR="00C71DC8" w:rsidP="00244814" w:rsidRDefault="00C71DC8" w14:paraId="5E70E3A6" w14:textId="77777777">
            <w:pPr>
              <w:rPr>
                <w:color w:val="000000"/>
                <w:spacing w:val="-2"/>
                <w:sz w:val="18"/>
              </w:rPr>
            </w:pPr>
            <w:r w:rsidRPr="00CC0718">
              <w:rPr>
                <w:color w:val="000000"/>
                <w:spacing w:val="-2"/>
                <w:sz w:val="18"/>
              </w:rPr>
              <w:t>None</w:t>
            </w:r>
          </w:p>
        </w:tc>
      </w:tr>
      <w:tr w:rsidRPr="00CC0718" w:rsidR="00C71DC8" w:rsidTr="3A33D0EC" w14:paraId="18E34CF5" w14:textId="77777777">
        <w:trPr>
          <w:trHeight w:val="459" w:hRule="exact"/>
        </w:trPr>
        <w:tc>
          <w:tcPr>
            <w:tcW w:w="6763" w:type="dxa"/>
            <w:gridSpan w:val="2"/>
            <w:tcBorders>
              <w:top w:val="single" w:color="8FB6EA" w:sz="5" w:space="0"/>
              <w:bottom w:val="single" w:color="8FB6EA" w:sz="5" w:space="0"/>
            </w:tcBorders>
            <w:shd w:val="clear" w:color="auto" w:fill="FFFFFF" w:themeFill="background1"/>
            <w:tcMar/>
          </w:tcPr>
          <w:p w:rsidRPr="00CC0718" w:rsidR="00C71DC8" w:rsidP="00244814" w:rsidRDefault="00C71DC8" w14:paraId="6C7F6B67" w14:textId="77777777">
            <w:pPr>
              <w:rPr>
                <w:color w:val="000000"/>
                <w:spacing w:val="-2"/>
                <w:sz w:val="18"/>
              </w:rPr>
            </w:pPr>
            <w:r w:rsidRPr="00CC0718">
              <w:rPr>
                <w:color w:val="000000"/>
                <w:spacing w:val="-2"/>
                <w:sz w:val="18"/>
              </w:rPr>
              <w:t>Codes\\AXIAL CODE\\Q6- Tasks undertaken to achieve the goals\INFORMATION SHARING AND COMMUNICATION\Share information via email</w:t>
            </w:r>
          </w:p>
        </w:tc>
        <w:tc>
          <w:tcPr>
            <w:tcW w:w="2034" w:type="dxa"/>
            <w:tcBorders>
              <w:top w:val="single" w:color="8FB6EA" w:sz="5" w:space="0"/>
              <w:bottom w:val="single" w:color="8FB6EA" w:sz="5" w:space="0"/>
            </w:tcBorders>
            <w:shd w:val="clear" w:color="auto" w:fill="FFFFFF" w:themeFill="background1"/>
            <w:tcMar/>
          </w:tcPr>
          <w:p w:rsidRPr="00CC0718" w:rsidR="00C71DC8" w:rsidP="00244814" w:rsidRDefault="00C71DC8" w14:paraId="6F485104" w14:textId="77777777">
            <w:pPr>
              <w:rPr>
                <w:color w:val="000000"/>
                <w:spacing w:val="-2"/>
                <w:sz w:val="18"/>
              </w:rPr>
            </w:pPr>
          </w:p>
        </w:tc>
        <w:tc>
          <w:tcPr>
            <w:tcW w:w="903" w:type="dxa"/>
            <w:tcBorders>
              <w:top w:val="single" w:color="8FB6EA" w:sz="5" w:space="0"/>
              <w:bottom w:val="single" w:color="8FB6EA" w:sz="5" w:space="0"/>
            </w:tcBorders>
            <w:shd w:val="clear" w:color="auto" w:fill="FFFFFF" w:themeFill="background1"/>
            <w:tcMar/>
          </w:tcPr>
          <w:p w:rsidRPr="00CC0718" w:rsidR="00C71DC8" w:rsidP="00244814" w:rsidRDefault="00C71DC8" w14:paraId="4458F75F" w14:textId="77777777">
            <w:pPr>
              <w:rPr>
                <w:color w:val="000000"/>
                <w:spacing w:val="-2"/>
                <w:sz w:val="18"/>
              </w:rPr>
            </w:pPr>
            <w:r w:rsidRPr="00CC0718">
              <w:rPr>
                <w:color w:val="000000"/>
                <w:spacing w:val="-2"/>
                <w:sz w:val="18"/>
              </w:rPr>
              <w:t>No</w:t>
            </w:r>
          </w:p>
        </w:tc>
        <w:tc>
          <w:tcPr>
            <w:tcW w:w="1017" w:type="dxa"/>
            <w:tcBorders>
              <w:top w:val="single" w:color="8FB6EA" w:sz="5" w:space="0"/>
              <w:bottom w:val="single" w:color="8FB6EA" w:sz="5" w:space="0"/>
            </w:tcBorders>
            <w:shd w:val="clear" w:color="auto" w:fill="FFFFFF" w:themeFill="background1"/>
            <w:tcMar/>
          </w:tcPr>
          <w:p w:rsidRPr="00CC0718" w:rsidR="00C71DC8" w:rsidP="00244814" w:rsidRDefault="00C71DC8" w14:paraId="2416C72A" w14:textId="77777777">
            <w:pPr>
              <w:rPr>
                <w:color w:val="000000"/>
                <w:spacing w:val="-2"/>
                <w:sz w:val="18"/>
              </w:rPr>
            </w:pPr>
            <w:r w:rsidRPr="00CC0718">
              <w:rPr>
                <w:color w:val="000000"/>
                <w:spacing w:val="-2"/>
                <w:sz w:val="18"/>
              </w:rPr>
              <w:t>None</w:t>
            </w:r>
          </w:p>
        </w:tc>
      </w:tr>
      <w:tr w:rsidRPr="00CC0718" w:rsidR="00C71DC8" w:rsidTr="3A33D0EC" w14:paraId="54E28507" w14:textId="77777777">
        <w:trPr>
          <w:trHeight w:val="458" w:hRule="exact"/>
        </w:trPr>
        <w:tc>
          <w:tcPr>
            <w:tcW w:w="6763" w:type="dxa"/>
            <w:gridSpan w:val="2"/>
            <w:tcBorders>
              <w:top w:val="single" w:color="8FB6EA" w:sz="5" w:space="0"/>
              <w:bottom w:val="single" w:color="8FB6EA" w:sz="5" w:space="0"/>
            </w:tcBorders>
            <w:shd w:val="clear" w:color="auto" w:fill="FFFFFF" w:themeFill="background1"/>
            <w:tcMar/>
          </w:tcPr>
          <w:p w:rsidRPr="00CC0718" w:rsidR="00C71DC8" w:rsidP="00244814" w:rsidRDefault="00C71DC8" w14:paraId="630C1D68" w14:textId="77777777">
            <w:pPr>
              <w:rPr>
                <w:color w:val="000000"/>
                <w:spacing w:val="-2"/>
                <w:sz w:val="18"/>
              </w:rPr>
            </w:pPr>
            <w:r w:rsidRPr="00CC0718">
              <w:rPr>
                <w:color w:val="000000"/>
                <w:spacing w:val="-2"/>
                <w:sz w:val="18"/>
              </w:rPr>
              <w:t>Codes\\AXIAL CODE\\Q6- Tasks undertaken to achieve the goals\INFORMATION SHARING AND COMMUNICATION\Spend on marketing</w:t>
            </w:r>
          </w:p>
        </w:tc>
        <w:tc>
          <w:tcPr>
            <w:tcW w:w="2034" w:type="dxa"/>
            <w:tcBorders>
              <w:top w:val="single" w:color="8FB6EA" w:sz="5" w:space="0"/>
              <w:bottom w:val="single" w:color="8FB6EA" w:sz="5" w:space="0"/>
            </w:tcBorders>
            <w:shd w:val="clear" w:color="auto" w:fill="FFFFFF" w:themeFill="background1"/>
            <w:tcMar/>
          </w:tcPr>
          <w:p w:rsidRPr="00CC0718" w:rsidR="00C71DC8" w:rsidP="00244814" w:rsidRDefault="00C71DC8" w14:paraId="62D106C8" w14:textId="77777777">
            <w:pPr>
              <w:rPr>
                <w:color w:val="000000"/>
                <w:spacing w:val="-2"/>
                <w:sz w:val="18"/>
              </w:rPr>
            </w:pPr>
          </w:p>
        </w:tc>
        <w:tc>
          <w:tcPr>
            <w:tcW w:w="903" w:type="dxa"/>
            <w:tcBorders>
              <w:top w:val="single" w:color="8FB6EA" w:sz="5" w:space="0"/>
              <w:bottom w:val="single" w:color="8FB6EA" w:sz="5" w:space="0"/>
            </w:tcBorders>
            <w:shd w:val="clear" w:color="auto" w:fill="FFFFFF" w:themeFill="background1"/>
            <w:tcMar/>
          </w:tcPr>
          <w:p w:rsidRPr="00CC0718" w:rsidR="00C71DC8" w:rsidP="00244814" w:rsidRDefault="00C71DC8" w14:paraId="07FE04FF" w14:textId="77777777">
            <w:pPr>
              <w:rPr>
                <w:color w:val="000000"/>
                <w:spacing w:val="-2"/>
                <w:sz w:val="18"/>
              </w:rPr>
            </w:pPr>
            <w:r w:rsidRPr="00CC0718">
              <w:rPr>
                <w:color w:val="000000"/>
                <w:spacing w:val="-2"/>
                <w:sz w:val="18"/>
              </w:rPr>
              <w:t>No</w:t>
            </w:r>
          </w:p>
        </w:tc>
        <w:tc>
          <w:tcPr>
            <w:tcW w:w="1017" w:type="dxa"/>
            <w:tcBorders>
              <w:top w:val="single" w:color="8FB6EA" w:sz="5" w:space="0"/>
              <w:bottom w:val="single" w:color="8FB6EA" w:sz="5" w:space="0"/>
            </w:tcBorders>
            <w:shd w:val="clear" w:color="auto" w:fill="FFFFFF" w:themeFill="background1"/>
            <w:tcMar/>
          </w:tcPr>
          <w:p w:rsidRPr="00CC0718" w:rsidR="00C71DC8" w:rsidP="00244814" w:rsidRDefault="00C71DC8" w14:paraId="3712520D" w14:textId="77777777">
            <w:pPr>
              <w:rPr>
                <w:color w:val="000000"/>
                <w:spacing w:val="-2"/>
                <w:sz w:val="18"/>
              </w:rPr>
            </w:pPr>
            <w:r w:rsidRPr="00CC0718">
              <w:rPr>
                <w:color w:val="000000"/>
                <w:spacing w:val="-2"/>
                <w:sz w:val="18"/>
              </w:rPr>
              <w:t>None</w:t>
            </w:r>
          </w:p>
        </w:tc>
      </w:tr>
      <w:tr w:rsidRPr="00CC0718" w:rsidR="00C71DC8" w:rsidTr="3A33D0EC" w14:paraId="1219F037" w14:textId="77777777">
        <w:trPr>
          <w:trHeight w:val="330" w:hRule="exact"/>
        </w:trPr>
        <w:tc>
          <w:tcPr>
            <w:tcW w:w="6763" w:type="dxa"/>
            <w:gridSpan w:val="2"/>
            <w:tcBorders>
              <w:top w:val="single" w:color="8FB6EA" w:sz="5" w:space="0"/>
              <w:bottom w:val="single" w:color="8FB6EA" w:sz="5" w:space="0"/>
            </w:tcBorders>
            <w:shd w:val="clear" w:color="auto" w:fill="FFFFFF" w:themeFill="background1"/>
            <w:tcMar/>
          </w:tcPr>
          <w:p w:rsidRPr="00CC0718" w:rsidR="00C71DC8" w:rsidP="00244814" w:rsidRDefault="00C71DC8" w14:paraId="11164240" w14:textId="77777777">
            <w:pPr>
              <w:rPr>
                <w:color w:val="000000"/>
                <w:spacing w:val="-2"/>
                <w:sz w:val="18"/>
              </w:rPr>
            </w:pPr>
            <w:r w:rsidRPr="00CC0718">
              <w:rPr>
                <w:color w:val="000000"/>
                <w:spacing w:val="-2"/>
                <w:sz w:val="18"/>
              </w:rPr>
              <w:t>Codes\\AXIAL CODE\\Q6- Tasks undertaken to achieve the goals\RECRUITMENT EFFORTS</w:t>
            </w:r>
          </w:p>
        </w:tc>
        <w:tc>
          <w:tcPr>
            <w:tcW w:w="2034" w:type="dxa"/>
            <w:tcBorders>
              <w:top w:val="single" w:color="8FB6EA" w:sz="5" w:space="0"/>
              <w:bottom w:val="single" w:color="8FB6EA" w:sz="5" w:space="0"/>
            </w:tcBorders>
            <w:shd w:val="clear" w:color="auto" w:fill="FFFFFF" w:themeFill="background1"/>
            <w:tcMar/>
          </w:tcPr>
          <w:p w:rsidRPr="00CC0718" w:rsidR="00C71DC8" w:rsidP="00244814" w:rsidRDefault="00C71DC8" w14:paraId="1DF84986" w14:textId="77777777">
            <w:pPr>
              <w:rPr>
                <w:color w:val="000000"/>
                <w:spacing w:val="-2"/>
                <w:sz w:val="18"/>
              </w:rPr>
            </w:pPr>
          </w:p>
        </w:tc>
        <w:tc>
          <w:tcPr>
            <w:tcW w:w="903" w:type="dxa"/>
            <w:tcBorders>
              <w:top w:val="single" w:color="8FB6EA" w:sz="5" w:space="0"/>
              <w:bottom w:val="single" w:color="8FB6EA" w:sz="5" w:space="0"/>
            </w:tcBorders>
            <w:shd w:val="clear" w:color="auto" w:fill="FFFFFF" w:themeFill="background1"/>
            <w:tcMar/>
          </w:tcPr>
          <w:p w:rsidRPr="00CC0718" w:rsidR="00C71DC8" w:rsidP="00244814" w:rsidRDefault="00C71DC8" w14:paraId="59295CF7" w14:textId="77777777">
            <w:pPr>
              <w:rPr>
                <w:color w:val="000000"/>
                <w:spacing w:val="-2"/>
                <w:sz w:val="18"/>
              </w:rPr>
            </w:pPr>
            <w:r w:rsidRPr="00CC0718">
              <w:rPr>
                <w:color w:val="000000"/>
                <w:spacing w:val="-2"/>
                <w:sz w:val="18"/>
              </w:rPr>
              <w:t>Yes</w:t>
            </w:r>
          </w:p>
        </w:tc>
        <w:tc>
          <w:tcPr>
            <w:tcW w:w="1017" w:type="dxa"/>
            <w:tcBorders>
              <w:top w:val="single" w:color="8FB6EA" w:sz="5" w:space="0"/>
              <w:bottom w:val="single" w:color="8FB6EA" w:sz="5" w:space="0"/>
            </w:tcBorders>
            <w:shd w:val="clear" w:color="auto" w:fill="FFFFFF" w:themeFill="background1"/>
            <w:tcMar/>
          </w:tcPr>
          <w:p w:rsidRPr="00CC0718" w:rsidR="00C71DC8" w:rsidP="00244814" w:rsidRDefault="00C71DC8" w14:paraId="22E04DEB" w14:textId="77777777">
            <w:pPr>
              <w:rPr>
                <w:color w:val="000000"/>
                <w:spacing w:val="-2"/>
                <w:sz w:val="18"/>
              </w:rPr>
            </w:pPr>
            <w:r w:rsidRPr="00CC0718">
              <w:rPr>
                <w:color w:val="000000"/>
                <w:spacing w:val="-2"/>
                <w:sz w:val="18"/>
              </w:rPr>
              <w:t>None</w:t>
            </w:r>
          </w:p>
        </w:tc>
      </w:tr>
      <w:tr w:rsidRPr="00CC0718" w:rsidR="00C71DC8" w:rsidTr="3A33D0EC" w14:paraId="43114056" w14:textId="77777777">
        <w:trPr>
          <w:trHeight w:val="458" w:hRule="exact"/>
        </w:trPr>
        <w:tc>
          <w:tcPr>
            <w:tcW w:w="6763" w:type="dxa"/>
            <w:gridSpan w:val="2"/>
            <w:tcBorders>
              <w:top w:val="single" w:color="8FB6EA" w:sz="5" w:space="0"/>
              <w:bottom w:val="single" w:color="8FB6EA" w:sz="5" w:space="0"/>
            </w:tcBorders>
            <w:shd w:val="clear" w:color="auto" w:fill="FFFFFF" w:themeFill="background1"/>
            <w:tcMar/>
          </w:tcPr>
          <w:p w:rsidRPr="00CC0718" w:rsidR="00C71DC8" w:rsidP="00244814" w:rsidRDefault="00C71DC8" w14:paraId="0821182B" w14:textId="77777777">
            <w:pPr>
              <w:rPr>
                <w:color w:val="000000"/>
                <w:spacing w:val="-2"/>
                <w:sz w:val="18"/>
              </w:rPr>
            </w:pPr>
            <w:r w:rsidRPr="00CC0718">
              <w:rPr>
                <w:color w:val="000000"/>
                <w:spacing w:val="-2"/>
                <w:sz w:val="18"/>
              </w:rPr>
              <w:t>Codes\\AXIAL CODE\\Q6- Tasks undertaken to achieve the goals\RECRUITMENT EFFORTS\Dance Club Recruitment Efforts</w:t>
            </w:r>
          </w:p>
        </w:tc>
        <w:tc>
          <w:tcPr>
            <w:tcW w:w="2034" w:type="dxa"/>
            <w:tcBorders>
              <w:top w:val="single" w:color="8FB6EA" w:sz="5" w:space="0"/>
              <w:bottom w:val="single" w:color="8FB6EA" w:sz="5" w:space="0"/>
            </w:tcBorders>
            <w:shd w:val="clear" w:color="auto" w:fill="FFFFFF" w:themeFill="background1"/>
            <w:tcMar/>
          </w:tcPr>
          <w:p w:rsidRPr="00CC0718" w:rsidR="00C71DC8" w:rsidP="00244814" w:rsidRDefault="00C71DC8" w14:paraId="78A8E736" w14:textId="77777777">
            <w:pPr>
              <w:rPr>
                <w:color w:val="000000"/>
                <w:spacing w:val="-2"/>
                <w:sz w:val="18"/>
              </w:rPr>
            </w:pPr>
          </w:p>
        </w:tc>
        <w:tc>
          <w:tcPr>
            <w:tcW w:w="903" w:type="dxa"/>
            <w:tcBorders>
              <w:top w:val="single" w:color="8FB6EA" w:sz="5" w:space="0"/>
              <w:bottom w:val="single" w:color="8FB6EA" w:sz="5" w:space="0"/>
            </w:tcBorders>
            <w:shd w:val="clear" w:color="auto" w:fill="FFFFFF" w:themeFill="background1"/>
            <w:tcMar/>
          </w:tcPr>
          <w:p w:rsidRPr="00CC0718" w:rsidR="00C71DC8" w:rsidP="00244814" w:rsidRDefault="00C71DC8" w14:paraId="02BAE84D" w14:textId="77777777">
            <w:pPr>
              <w:rPr>
                <w:color w:val="000000"/>
                <w:spacing w:val="-2"/>
                <w:sz w:val="18"/>
              </w:rPr>
            </w:pPr>
            <w:r w:rsidRPr="00CC0718">
              <w:rPr>
                <w:color w:val="000000"/>
                <w:spacing w:val="-2"/>
                <w:sz w:val="18"/>
              </w:rPr>
              <w:t>No</w:t>
            </w:r>
          </w:p>
        </w:tc>
        <w:tc>
          <w:tcPr>
            <w:tcW w:w="1017" w:type="dxa"/>
            <w:tcBorders>
              <w:top w:val="single" w:color="8FB6EA" w:sz="5" w:space="0"/>
              <w:bottom w:val="single" w:color="8FB6EA" w:sz="5" w:space="0"/>
            </w:tcBorders>
            <w:shd w:val="clear" w:color="auto" w:fill="FFFFFF" w:themeFill="background1"/>
            <w:tcMar/>
          </w:tcPr>
          <w:p w:rsidRPr="00CC0718" w:rsidR="00C71DC8" w:rsidP="00244814" w:rsidRDefault="00C71DC8" w14:paraId="576E71D1" w14:textId="77777777">
            <w:pPr>
              <w:rPr>
                <w:color w:val="000000"/>
                <w:spacing w:val="-2"/>
                <w:sz w:val="18"/>
              </w:rPr>
            </w:pPr>
            <w:r w:rsidRPr="00CC0718">
              <w:rPr>
                <w:color w:val="000000"/>
                <w:spacing w:val="-2"/>
                <w:sz w:val="18"/>
              </w:rPr>
              <w:t>None</w:t>
            </w:r>
          </w:p>
        </w:tc>
      </w:tr>
      <w:tr w:rsidRPr="00CC0718" w:rsidR="00C71DC8" w:rsidTr="3A33D0EC" w14:paraId="76701E49" w14:textId="77777777">
        <w:trPr>
          <w:trHeight w:val="459" w:hRule="exact"/>
        </w:trPr>
        <w:tc>
          <w:tcPr>
            <w:tcW w:w="6763" w:type="dxa"/>
            <w:gridSpan w:val="2"/>
            <w:tcBorders>
              <w:top w:val="single" w:color="8FB6EA" w:sz="5" w:space="0"/>
              <w:bottom w:val="single" w:color="8FB6EA" w:sz="5" w:space="0"/>
            </w:tcBorders>
            <w:shd w:val="clear" w:color="auto" w:fill="FFFFFF" w:themeFill="background1"/>
            <w:tcMar/>
          </w:tcPr>
          <w:p w:rsidRPr="00CC0718" w:rsidR="00C71DC8" w:rsidP="00244814" w:rsidRDefault="00C71DC8" w14:paraId="07DDF2D2" w14:textId="77777777">
            <w:pPr>
              <w:rPr>
                <w:color w:val="000000"/>
                <w:spacing w:val="-2"/>
                <w:sz w:val="18"/>
              </w:rPr>
            </w:pPr>
            <w:r w:rsidRPr="00CC0718">
              <w:rPr>
                <w:color w:val="000000"/>
                <w:spacing w:val="-2"/>
                <w:sz w:val="18"/>
              </w:rPr>
              <w:t>Codes\\AXIAL CODE\\Q6- Tasks undertaken to achieve the goals\RECRUITMENT EFFORTS\keep everything open to everyone and anyone can join us</w:t>
            </w:r>
          </w:p>
        </w:tc>
        <w:tc>
          <w:tcPr>
            <w:tcW w:w="2034" w:type="dxa"/>
            <w:tcBorders>
              <w:top w:val="single" w:color="8FB6EA" w:sz="5" w:space="0"/>
              <w:bottom w:val="single" w:color="8FB6EA" w:sz="5" w:space="0"/>
            </w:tcBorders>
            <w:shd w:val="clear" w:color="auto" w:fill="FFFFFF" w:themeFill="background1"/>
            <w:tcMar/>
          </w:tcPr>
          <w:p w:rsidRPr="00CC0718" w:rsidR="00C71DC8" w:rsidP="00244814" w:rsidRDefault="00C71DC8" w14:paraId="68B91204" w14:textId="77777777">
            <w:pPr>
              <w:rPr>
                <w:color w:val="000000"/>
                <w:spacing w:val="-2"/>
                <w:sz w:val="18"/>
              </w:rPr>
            </w:pPr>
          </w:p>
        </w:tc>
        <w:tc>
          <w:tcPr>
            <w:tcW w:w="903" w:type="dxa"/>
            <w:tcBorders>
              <w:top w:val="single" w:color="8FB6EA" w:sz="5" w:space="0"/>
              <w:bottom w:val="single" w:color="8FB6EA" w:sz="5" w:space="0"/>
            </w:tcBorders>
            <w:shd w:val="clear" w:color="auto" w:fill="FFFFFF" w:themeFill="background1"/>
            <w:tcMar/>
          </w:tcPr>
          <w:p w:rsidRPr="00CC0718" w:rsidR="00C71DC8" w:rsidP="00244814" w:rsidRDefault="00C71DC8" w14:paraId="1EF51858" w14:textId="77777777">
            <w:pPr>
              <w:rPr>
                <w:color w:val="000000"/>
                <w:spacing w:val="-2"/>
                <w:sz w:val="18"/>
              </w:rPr>
            </w:pPr>
            <w:r w:rsidRPr="00CC0718">
              <w:rPr>
                <w:color w:val="000000"/>
                <w:spacing w:val="-2"/>
                <w:sz w:val="18"/>
              </w:rPr>
              <w:t>No</w:t>
            </w:r>
          </w:p>
        </w:tc>
        <w:tc>
          <w:tcPr>
            <w:tcW w:w="1017" w:type="dxa"/>
            <w:tcBorders>
              <w:top w:val="single" w:color="8FB6EA" w:sz="5" w:space="0"/>
              <w:bottom w:val="single" w:color="8FB6EA" w:sz="5" w:space="0"/>
            </w:tcBorders>
            <w:shd w:val="clear" w:color="auto" w:fill="FFFFFF" w:themeFill="background1"/>
            <w:tcMar/>
          </w:tcPr>
          <w:p w:rsidRPr="00CC0718" w:rsidR="00C71DC8" w:rsidP="00244814" w:rsidRDefault="00C71DC8" w14:paraId="3BB3A93B" w14:textId="77777777">
            <w:pPr>
              <w:rPr>
                <w:color w:val="000000"/>
                <w:spacing w:val="-2"/>
                <w:sz w:val="18"/>
              </w:rPr>
            </w:pPr>
            <w:r w:rsidRPr="00CC0718">
              <w:rPr>
                <w:color w:val="000000"/>
                <w:spacing w:val="-2"/>
                <w:sz w:val="18"/>
              </w:rPr>
              <w:t>None</w:t>
            </w:r>
          </w:p>
        </w:tc>
      </w:tr>
      <w:tr w:rsidRPr="00CC0718" w:rsidR="00C71DC8" w:rsidTr="3A33D0EC" w14:paraId="031A4301" w14:textId="77777777">
        <w:trPr>
          <w:trHeight w:val="458" w:hRule="exact"/>
        </w:trPr>
        <w:tc>
          <w:tcPr>
            <w:tcW w:w="6763" w:type="dxa"/>
            <w:gridSpan w:val="2"/>
            <w:tcBorders>
              <w:top w:val="single" w:color="8FB6EA" w:sz="5" w:space="0"/>
              <w:bottom w:val="single" w:color="8FB6EA" w:sz="5" w:space="0"/>
            </w:tcBorders>
            <w:shd w:val="clear" w:color="auto" w:fill="FFFFFF" w:themeFill="background1"/>
            <w:tcMar/>
          </w:tcPr>
          <w:p w:rsidRPr="00CC0718" w:rsidR="00C71DC8" w:rsidP="00244814" w:rsidRDefault="00C71DC8" w14:paraId="4646DF43" w14:textId="77777777">
            <w:pPr>
              <w:rPr>
                <w:color w:val="000000"/>
                <w:spacing w:val="-2"/>
                <w:sz w:val="18"/>
              </w:rPr>
            </w:pPr>
            <w:r w:rsidRPr="00CC0718">
              <w:rPr>
                <w:color w:val="000000"/>
                <w:spacing w:val="-2"/>
                <w:sz w:val="18"/>
              </w:rPr>
              <w:lastRenderedPageBreak/>
              <w:t>Codes\\AXIAL CODE\\Q6- Tasks undertaken to achieve the goals\RECRUITMENT EFFORTS\Sorority Recruitment Efforts</w:t>
            </w:r>
          </w:p>
        </w:tc>
        <w:tc>
          <w:tcPr>
            <w:tcW w:w="2034" w:type="dxa"/>
            <w:tcBorders>
              <w:top w:val="single" w:color="8FB6EA" w:sz="5" w:space="0"/>
              <w:bottom w:val="single" w:color="8FB6EA" w:sz="5" w:space="0"/>
            </w:tcBorders>
            <w:shd w:val="clear" w:color="auto" w:fill="FFFFFF" w:themeFill="background1"/>
            <w:tcMar/>
          </w:tcPr>
          <w:p w:rsidRPr="00CC0718" w:rsidR="00C71DC8" w:rsidP="00244814" w:rsidRDefault="00C71DC8" w14:paraId="27EFFA36" w14:textId="77777777">
            <w:pPr>
              <w:rPr>
                <w:color w:val="000000"/>
                <w:spacing w:val="-2"/>
                <w:sz w:val="18"/>
              </w:rPr>
            </w:pPr>
          </w:p>
        </w:tc>
        <w:tc>
          <w:tcPr>
            <w:tcW w:w="903" w:type="dxa"/>
            <w:tcBorders>
              <w:top w:val="single" w:color="8FB6EA" w:sz="5" w:space="0"/>
              <w:bottom w:val="single" w:color="8FB6EA" w:sz="5" w:space="0"/>
            </w:tcBorders>
            <w:shd w:val="clear" w:color="auto" w:fill="FFFFFF" w:themeFill="background1"/>
            <w:tcMar/>
          </w:tcPr>
          <w:p w:rsidRPr="00CC0718" w:rsidR="00C71DC8" w:rsidP="00244814" w:rsidRDefault="00C71DC8" w14:paraId="3C5EC089" w14:textId="77777777">
            <w:pPr>
              <w:rPr>
                <w:color w:val="000000"/>
                <w:spacing w:val="-2"/>
                <w:sz w:val="18"/>
              </w:rPr>
            </w:pPr>
            <w:r w:rsidRPr="00CC0718">
              <w:rPr>
                <w:color w:val="000000"/>
                <w:spacing w:val="-2"/>
                <w:sz w:val="18"/>
              </w:rPr>
              <w:t>No</w:t>
            </w:r>
          </w:p>
        </w:tc>
        <w:tc>
          <w:tcPr>
            <w:tcW w:w="1017" w:type="dxa"/>
            <w:tcBorders>
              <w:top w:val="single" w:color="8FB6EA" w:sz="5" w:space="0"/>
              <w:bottom w:val="single" w:color="8FB6EA" w:sz="5" w:space="0"/>
            </w:tcBorders>
            <w:shd w:val="clear" w:color="auto" w:fill="FFFFFF" w:themeFill="background1"/>
            <w:tcMar/>
          </w:tcPr>
          <w:p w:rsidRPr="00CC0718" w:rsidR="00C71DC8" w:rsidP="00244814" w:rsidRDefault="00C71DC8" w14:paraId="1A0D1639" w14:textId="77777777">
            <w:pPr>
              <w:rPr>
                <w:color w:val="000000"/>
                <w:spacing w:val="-2"/>
                <w:sz w:val="18"/>
              </w:rPr>
            </w:pPr>
            <w:r w:rsidRPr="00CC0718">
              <w:rPr>
                <w:color w:val="000000"/>
                <w:spacing w:val="-2"/>
                <w:sz w:val="18"/>
              </w:rPr>
              <w:t>None</w:t>
            </w:r>
          </w:p>
        </w:tc>
      </w:tr>
      <w:tr w:rsidRPr="00CC0718" w:rsidR="00C71DC8" w:rsidTr="3A33D0EC" w14:paraId="5294F56F" w14:textId="77777777">
        <w:trPr>
          <w:trHeight w:val="459" w:hRule="exact"/>
        </w:trPr>
        <w:tc>
          <w:tcPr>
            <w:tcW w:w="6763" w:type="dxa"/>
            <w:gridSpan w:val="2"/>
            <w:tcBorders>
              <w:top w:val="single" w:color="8FB6EA" w:sz="5" w:space="0"/>
              <w:bottom w:val="single" w:color="8FB6EA" w:sz="5" w:space="0"/>
            </w:tcBorders>
            <w:shd w:val="clear" w:color="auto" w:fill="FFFFFF" w:themeFill="background1"/>
            <w:tcMar/>
          </w:tcPr>
          <w:p w:rsidRPr="00CC0718" w:rsidR="00C71DC8" w:rsidP="00244814" w:rsidRDefault="00C71DC8" w14:paraId="21893CFB" w14:textId="77777777">
            <w:pPr>
              <w:rPr>
                <w:color w:val="000000"/>
                <w:spacing w:val="-2"/>
                <w:sz w:val="18"/>
              </w:rPr>
            </w:pPr>
            <w:r w:rsidRPr="00CC0718">
              <w:rPr>
                <w:color w:val="000000"/>
                <w:spacing w:val="-2"/>
                <w:sz w:val="18"/>
              </w:rPr>
              <w:t>Codes\\AXIAL CODE\\Q6- Tasks undertaken to achieve the goals\RECRUITMENT EFFORTS\Taking Active steps</w:t>
            </w:r>
          </w:p>
        </w:tc>
        <w:tc>
          <w:tcPr>
            <w:tcW w:w="2034" w:type="dxa"/>
            <w:tcBorders>
              <w:top w:val="single" w:color="8FB6EA" w:sz="5" w:space="0"/>
              <w:bottom w:val="single" w:color="8FB6EA" w:sz="5" w:space="0"/>
            </w:tcBorders>
            <w:shd w:val="clear" w:color="auto" w:fill="FFFFFF" w:themeFill="background1"/>
            <w:tcMar/>
          </w:tcPr>
          <w:p w:rsidRPr="00CC0718" w:rsidR="00C71DC8" w:rsidP="00244814" w:rsidRDefault="00C71DC8" w14:paraId="28F524D5" w14:textId="77777777">
            <w:pPr>
              <w:rPr>
                <w:color w:val="000000"/>
                <w:spacing w:val="-2"/>
                <w:sz w:val="18"/>
              </w:rPr>
            </w:pPr>
          </w:p>
        </w:tc>
        <w:tc>
          <w:tcPr>
            <w:tcW w:w="903" w:type="dxa"/>
            <w:tcBorders>
              <w:top w:val="single" w:color="8FB6EA" w:sz="5" w:space="0"/>
              <w:bottom w:val="single" w:color="8FB6EA" w:sz="5" w:space="0"/>
            </w:tcBorders>
            <w:shd w:val="clear" w:color="auto" w:fill="FFFFFF" w:themeFill="background1"/>
            <w:tcMar/>
          </w:tcPr>
          <w:p w:rsidRPr="00CC0718" w:rsidR="00C71DC8" w:rsidP="00244814" w:rsidRDefault="00C71DC8" w14:paraId="5F92B9F9" w14:textId="77777777">
            <w:pPr>
              <w:rPr>
                <w:color w:val="000000"/>
                <w:spacing w:val="-2"/>
                <w:sz w:val="18"/>
              </w:rPr>
            </w:pPr>
            <w:r w:rsidRPr="00CC0718">
              <w:rPr>
                <w:color w:val="000000"/>
                <w:spacing w:val="-2"/>
                <w:sz w:val="18"/>
              </w:rPr>
              <w:t>No</w:t>
            </w:r>
          </w:p>
        </w:tc>
        <w:tc>
          <w:tcPr>
            <w:tcW w:w="1017" w:type="dxa"/>
            <w:tcBorders>
              <w:top w:val="single" w:color="8FB6EA" w:sz="5" w:space="0"/>
              <w:bottom w:val="single" w:color="8FB6EA" w:sz="5" w:space="0"/>
            </w:tcBorders>
            <w:shd w:val="clear" w:color="auto" w:fill="FFFFFF" w:themeFill="background1"/>
            <w:tcMar/>
          </w:tcPr>
          <w:p w:rsidRPr="00CC0718" w:rsidR="00C71DC8" w:rsidP="00244814" w:rsidRDefault="00C71DC8" w14:paraId="1AF560F2" w14:textId="77777777">
            <w:pPr>
              <w:rPr>
                <w:color w:val="000000"/>
                <w:spacing w:val="-2"/>
                <w:sz w:val="18"/>
              </w:rPr>
            </w:pPr>
            <w:r w:rsidRPr="00CC0718">
              <w:rPr>
                <w:color w:val="000000"/>
                <w:spacing w:val="-2"/>
                <w:sz w:val="18"/>
              </w:rPr>
              <w:t>None</w:t>
            </w:r>
          </w:p>
        </w:tc>
      </w:tr>
      <w:tr w:rsidRPr="00CC0718" w:rsidR="00C71DC8" w:rsidTr="3A33D0EC" w14:paraId="517E79EF" w14:textId="77777777">
        <w:trPr>
          <w:trHeight w:val="458" w:hRule="exact"/>
        </w:trPr>
        <w:tc>
          <w:tcPr>
            <w:tcW w:w="6763" w:type="dxa"/>
            <w:gridSpan w:val="2"/>
            <w:tcBorders>
              <w:top w:val="single" w:color="8FB6EA" w:sz="5" w:space="0"/>
              <w:bottom w:val="single" w:color="8FB6EA" w:sz="5" w:space="0"/>
            </w:tcBorders>
            <w:shd w:val="clear" w:color="auto" w:fill="FFFFFF" w:themeFill="background1"/>
            <w:tcMar/>
          </w:tcPr>
          <w:p w:rsidRPr="00CC0718" w:rsidR="00C71DC8" w:rsidP="00244814" w:rsidRDefault="00C71DC8" w14:paraId="37989524" w14:textId="77777777">
            <w:pPr>
              <w:rPr>
                <w:color w:val="000000"/>
                <w:spacing w:val="-2"/>
                <w:sz w:val="18"/>
              </w:rPr>
            </w:pPr>
            <w:r w:rsidRPr="00CC0718">
              <w:rPr>
                <w:color w:val="000000"/>
                <w:spacing w:val="-2"/>
                <w:sz w:val="18"/>
              </w:rPr>
              <w:t>Codes\\AXIAL CODE\\Q6- Tasks undertaken to achieve the goals\RECRUITMENT EFFORTS\We have also appointed a lot of members</w:t>
            </w:r>
          </w:p>
        </w:tc>
        <w:tc>
          <w:tcPr>
            <w:tcW w:w="2034" w:type="dxa"/>
            <w:tcBorders>
              <w:top w:val="single" w:color="8FB6EA" w:sz="5" w:space="0"/>
              <w:bottom w:val="single" w:color="8FB6EA" w:sz="5" w:space="0"/>
            </w:tcBorders>
            <w:shd w:val="clear" w:color="auto" w:fill="FFFFFF" w:themeFill="background1"/>
            <w:tcMar/>
          </w:tcPr>
          <w:p w:rsidRPr="00CC0718" w:rsidR="00C71DC8" w:rsidP="00244814" w:rsidRDefault="00C71DC8" w14:paraId="739E5C8B" w14:textId="77777777">
            <w:pPr>
              <w:rPr>
                <w:color w:val="000000"/>
                <w:spacing w:val="-2"/>
                <w:sz w:val="18"/>
              </w:rPr>
            </w:pPr>
          </w:p>
        </w:tc>
        <w:tc>
          <w:tcPr>
            <w:tcW w:w="903" w:type="dxa"/>
            <w:tcBorders>
              <w:top w:val="single" w:color="8FB6EA" w:sz="5" w:space="0"/>
              <w:bottom w:val="single" w:color="8FB6EA" w:sz="5" w:space="0"/>
            </w:tcBorders>
            <w:shd w:val="clear" w:color="auto" w:fill="FFFFFF" w:themeFill="background1"/>
            <w:tcMar/>
          </w:tcPr>
          <w:p w:rsidRPr="00CC0718" w:rsidR="00C71DC8" w:rsidP="00244814" w:rsidRDefault="00C71DC8" w14:paraId="1D5131DD" w14:textId="77777777">
            <w:pPr>
              <w:rPr>
                <w:color w:val="000000"/>
                <w:spacing w:val="-2"/>
                <w:sz w:val="18"/>
              </w:rPr>
            </w:pPr>
            <w:r w:rsidRPr="00CC0718">
              <w:rPr>
                <w:color w:val="000000"/>
                <w:spacing w:val="-2"/>
                <w:sz w:val="18"/>
              </w:rPr>
              <w:t>No</w:t>
            </w:r>
          </w:p>
        </w:tc>
        <w:tc>
          <w:tcPr>
            <w:tcW w:w="1017" w:type="dxa"/>
            <w:tcBorders>
              <w:top w:val="single" w:color="8FB6EA" w:sz="5" w:space="0"/>
              <w:bottom w:val="single" w:color="8FB6EA" w:sz="5" w:space="0"/>
            </w:tcBorders>
            <w:shd w:val="clear" w:color="auto" w:fill="FFFFFF" w:themeFill="background1"/>
            <w:tcMar/>
          </w:tcPr>
          <w:p w:rsidRPr="00CC0718" w:rsidR="00C71DC8" w:rsidP="00244814" w:rsidRDefault="00C71DC8" w14:paraId="4EF2BE61" w14:textId="77777777">
            <w:pPr>
              <w:rPr>
                <w:color w:val="000000"/>
                <w:spacing w:val="-2"/>
                <w:sz w:val="18"/>
              </w:rPr>
            </w:pPr>
            <w:r w:rsidRPr="00CC0718">
              <w:rPr>
                <w:color w:val="000000"/>
                <w:spacing w:val="-2"/>
                <w:sz w:val="18"/>
              </w:rPr>
              <w:t>None</w:t>
            </w:r>
          </w:p>
        </w:tc>
      </w:tr>
      <w:tr w:rsidRPr="00CC0718" w:rsidR="00C71DC8" w:rsidTr="3A33D0EC" w14:paraId="5B77E2FA" w14:textId="77777777">
        <w:trPr>
          <w:trHeight w:val="273" w:hRule="exact"/>
        </w:trPr>
        <w:tc>
          <w:tcPr>
            <w:tcW w:w="10717" w:type="dxa"/>
            <w:gridSpan w:val="5"/>
            <w:tcBorders>
              <w:top w:val="single" w:color="8FB6EA" w:sz="5" w:space="0"/>
            </w:tcBorders>
            <w:tcMar/>
          </w:tcPr>
          <w:p w:rsidRPr="00CC0718" w:rsidR="00C71DC8" w:rsidP="00244814" w:rsidRDefault="00C71DC8" w14:paraId="7C18B8D6" w14:textId="77777777"/>
        </w:tc>
      </w:tr>
      <w:tr w:rsidRPr="00CC0718" w:rsidR="00C71DC8" w:rsidTr="3A33D0EC" w14:paraId="4606BA78" w14:textId="77777777">
        <w:trPr>
          <w:trHeight w:val="458" w:hRule="exact"/>
        </w:trPr>
        <w:tc>
          <w:tcPr>
            <w:tcW w:w="5359" w:type="dxa"/>
            <w:shd w:val="clear" w:color="auto" w:fill="FFFFFF" w:themeFill="background1"/>
            <w:tcMar/>
          </w:tcPr>
          <w:p w:rsidRPr="00CC0718" w:rsidR="00C71DC8" w:rsidP="00244814" w:rsidRDefault="00C71DC8" w14:paraId="214B669E" w14:textId="77777777">
            <w:pPr>
              <w:jc w:val="right"/>
              <w:rPr>
                <w:color w:val="000066"/>
                <w:spacing w:val="-2"/>
                <w:sz w:val="16"/>
              </w:rPr>
            </w:pPr>
            <w:r w:rsidRPr="00CC0718">
              <w:rPr>
                <w:color w:val="000066"/>
                <w:spacing w:val="-2"/>
                <w:sz w:val="16"/>
              </w:rPr>
              <w:t>Formatted Reports\\Coding Structure Formatted Report</w:t>
            </w:r>
          </w:p>
        </w:tc>
        <w:tc>
          <w:tcPr>
            <w:tcW w:w="5358" w:type="dxa"/>
            <w:gridSpan w:val="4"/>
            <w:shd w:val="clear" w:color="auto" w:fill="FFFFFF" w:themeFill="background1"/>
            <w:tcMar/>
          </w:tcPr>
          <w:p w:rsidRPr="00CC0718" w:rsidR="00C71DC8" w:rsidP="00244814" w:rsidRDefault="00C71DC8" w14:paraId="64AC6E0C" w14:textId="77777777">
            <w:pPr>
              <w:jc w:val="right"/>
              <w:rPr>
                <w:color w:val="000066"/>
                <w:spacing w:val="-2"/>
                <w:sz w:val="16"/>
              </w:rPr>
            </w:pPr>
            <w:r w:rsidRPr="00CC0718">
              <w:rPr>
                <w:color w:val="000066"/>
                <w:spacing w:val="-2"/>
                <w:sz w:val="16"/>
              </w:rPr>
              <w:t>Page 12 of 17</w:t>
            </w:r>
          </w:p>
        </w:tc>
      </w:tr>
      <w:tr w:rsidRPr="00CC0718" w:rsidR="00C71DC8" w:rsidTr="3A33D0EC" w14:paraId="4282F3BF" w14:textId="77777777">
        <w:trPr>
          <w:trHeight w:val="444" w:hRule="exact"/>
        </w:trPr>
        <w:tc>
          <w:tcPr>
            <w:tcW w:w="10717" w:type="dxa"/>
            <w:gridSpan w:val="5"/>
            <w:shd w:val="clear" w:color="auto" w:fill="FFFFFF" w:themeFill="background1"/>
            <w:tcMar/>
            <w:vAlign w:val="center"/>
          </w:tcPr>
          <w:p w:rsidRPr="00CC0718" w:rsidR="00C71DC8" w:rsidP="00244814" w:rsidRDefault="00C71DC8" w14:paraId="0B2C6DF5" w14:textId="77777777">
            <w:pPr>
              <w:jc w:val="right"/>
              <w:rPr>
                <w:color w:val="000066"/>
                <w:spacing w:val="-2"/>
                <w:sz w:val="16"/>
              </w:rPr>
            </w:pPr>
            <w:r w:rsidRPr="00CC0718">
              <w:rPr>
                <w:color w:val="000066"/>
                <w:spacing w:val="-2"/>
                <w:sz w:val="16"/>
              </w:rPr>
              <w:t>11/13/2024 3:45 PM</w:t>
            </w:r>
          </w:p>
        </w:tc>
      </w:tr>
      <w:tr w:rsidRPr="00CC0718" w:rsidR="00C71DC8" w:rsidTr="3A33D0EC" w14:paraId="5BEB9F99" w14:textId="77777777">
        <w:trPr>
          <w:trHeight w:val="674" w:hRule="exact"/>
        </w:trPr>
        <w:tc>
          <w:tcPr>
            <w:tcW w:w="6763" w:type="dxa"/>
            <w:gridSpan w:val="2"/>
            <w:shd w:val="clear" w:color="auto" w:fill="8FB6EA"/>
            <w:tcMar/>
          </w:tcPr>
          <w:p w:rsidRPr="00CC0718" w:rsidR="00C71DC8" w:rsidP="00244814" w:rsidRDefault="00C71DC8" w14:paraId="34CDB284" w14:textId="77777777">
            <w:pPr>
              <w:rPr>
                <w:b/>
                <w:color w:val="000066"/>
                <w:spacing w:val="-2"/>
                <w:sz w:val="18"/>
              </w:rPr>
            </w:pPr>
            <w:r w:rsidRPr="00CC0718">
              <w:rPr>
                <w:b/>
                <w:color w:val="000066"/>
                <w:spacing w:val="-2"/>
                <w:sz w:val="18"/>
              </w:rPr>
              <w:t>Hierarchical Name</w:t>
            </w:r>
          </w:p>
        </w:tc>
        <w:tc>
          <w:tcPr>
            <w:tcW w:w="2034" w:type="dxa"/>
            <w:shd w:val="clear" w:color="auto" w:fill="8FB6EA"/>
            <w:tcMar/>
          </w:tcPr>
          <w:p w:rsidRPr="00CC0718" w:rsidR="00C71DC8" w:rsidP="00244814" w:rsidRDefault="00C71DC8" w14:paraId="52463A68" w14:textId="77777777">
            <w:pPr>
              <w:rPr>
                <w:b/>
                <w:color w:val="000066"/>
                <w:spacing w:val="-2"/>
                <w:sz w:val="18"/>
              </w:rPr>
            </w:pPr>
            <w:r w:rsidRPr="00CC0718">
              <w:rPr>
                <w:b/>
                <w:color w:val="000066"/>
                <w:spacing w:val="-2"/>
                <w:sz w:val="18"/>
              </w:rPr>
              <w:t>Nickname</w:t>
            </w:r>
          </w:p>
        </w:tc>
        <w:tc>
          <w:tcPr>
            <w:tcW w:w="903" w:type="dxa"/>
            <w:shd w:val="clear" w:color="auto" w:fill="8FB6EA"/>
            <w:tcMar/>
          </w:tcPr>
          <w:p w:rsidRPr="00CC0718" w:rsidR="00C71DC8" w:rsidP="00244814" w:rsidRDefault="00C71DC8" w14:paraId="6B3B9A6B" w14:textId="77777777">
            <w:pPr>
              <w:rPr>
                <w:b/>
                <w:color w:val="000066"/>
                <w:spacing w:val="-2"/>
                <w:sz w:val="18"/>
              </w:rPr>
            </w:pPr>
            <w:r w:rsidRPr="00CC0718">
              <w:rPr>
                <w:b/>
                <w:color w:val="000066"/>
                <w:spacing w:val="-2"/>
                <w:sz w:val="18"/>
              </w:rPr>
              <w:t>Aggregate</w:t>
            </w:r>
          </w:p>
        </w:tc>
        <w:tc>
          <w:tcPr>
            <w:tcW w:w="1017" w:type="dxa"/>
            <w:shd w:val="clear" w:color="auto" w:fill="8FB6EA"/>
            <w:tcMar/>
          </w:tcPr>
          <w:p w:rsidRPr="00CC0718" w:rsidR="00C71DC8" w:rsidP="00244814" w:rsidRDefault="00C71DC8" w14:paraId="689FF7A0" w14:textId="77777777">
            <w:pPr>
              <w:rPr>
                <w:b/>
                <w:color w:val="000066"/>
                <w:spacing w:val="-2"/>
                <w:sz w:val="18"/>
              </w:rPr>
            </w:pPr>
            <w:r w:rsidRPr="00CC0718">
              <w:rPr>
                <w:b/>
                <w:color w:val="000066"/>
                <w:spacing w:val="-2"/>
                <w:sz w:val="18"/>
              </w:rPr>
              <w:t>User Assigned Color</w:t>
            </w:r>
          </w:p>
        </w:tc>
      </w:tr>
      <w:tr w:rsidRPr="00CC0718" w:rsidR="00C71DC8" w:rsidTr="3A33D0EC" w14:paraId="0D4322CC" w14:textId="77777777">
        <w:trPr>
          <w:trHeight w:val="458" w:hRule="exact"/>
        </w:trPr>
        <w:tc>
          <w:tcPr>
            <w:tcW w:w="6763" w:type="dxa"/>
            <w:gridSpan w:val="2"/>
            <w:tcBorders>
              <w:bottom w:val="single" w:color="8FB6EA" w:sz="5" w:space="0"/>
            </w:tcBorders>
            <w:shd w:val="clear" w:color="auto" w:fill="FFFFFF" w:themeFill="background1"/>
            <w:tcMar/>
          </w:tcPr>
          <w:p w:rsidRPr="00CC0718" w:rsidR="00C71DC8" w:rsidP="00244814" w:rsidRDefault="00C71DC8" w14:paraId="79568EB0" w14:textId="77777777">
            <w:pPr>
              <w:rPr>
                <w:color w:val="000000"/>
                <w:spacing w:val="-2"/>
                <w:sz w:val="18"/>
              </w:rPr>
            </w:pPr>
            <w:r w:rsidRPr="00CC0718">
              <w:rPr>
                <w:color w:val="000000"/>
                <w:spacing w:val="-2"/>
                <w:sz w:val="18"/>
              </w:rPr>
              <w:t>Codes\\AXIAL CODE\\Q6- Tasks undertaken to achieve the goals\RECRUITMENT EFFORTS\Word of mouth</w:t>
            </w:r>
          </w:p>
        </w:tc>
        <w:tc>
          <w:tcPr>
            <w:tcW w:w="2034" w:type="dxa"/>
            <w:tcBorders>
              <w:bottom w:val="single" w:color="8FB6EA" w:sz="5" w:space="0"/>
            </w:tcBorders>
            <w:shd w:val="clear" w:color="auto" w:fill="FFFFFF" w:themeFill="background1"/>
            <w:tcMar/>
          </w:tcPr>
          <w:p w:rsidRPr="00CC0718" w:rsidR="00C71DC8" w:rsidP="00244814" w:rsidRDefault="00C71DC8" w14:paraId="08ACFB8A" w14:textId="77777777">
            <w:pPr>
              <w:rPr>
                <w:color w:val="000000"/>
                <w:spacing w:val="-2"/>
                <w:sz w:val="18"/>
              </w:rPr>
            </w:pPr>
          </w:p>
        </w:tc>
        <w:tc>
          <w:tcPr>
            <w:tcW w:w="903" w:type="dxa"/>
            <w:tcBorders>
              <w:bottom w:val="single" w:color="8FB6EA" w:sz="5" w:space="0"/>
            </w:tcBorders>
            <w:shd w:val="clear" w:color="auto" w:fill="FFFFFF" w:themeFill="background1"/>
            <w:tcMar/>
          </w:tcPr>
          <w:p w:rsidRPr="00CC0718" w:rsidR="00C71DC8" w:rsidP="00244814" w:rsidRDefault="00C71DC8" w14:paraId="6F3A8B83" w14:textId="77777777">
            <w:pPr>
              <w:rPr>
                <w:color w:val="000000"/>
                <w:spacing w:val="-2"/>
                <w:sz w:val="18"/>
              </w:rPr>
            </w:pPr>
            <w:r w:rsidRPr="00CC0718">
              <w:rPr>
                <w:color w:val="000000"/>
                <w:spacing w:val="-2"/>
                <w:sz w:val="18"/>
              </w:rPr>
              <w:t>No</w:t>
            </w:r>
          </w:p>
        </w:tc>
        <w:tc>
          <w:tcPr>
            <w:tcW w:w="1017" w:type="dxa"/>
            <w:tcBorders>
              <w:bottom w:val="single" w:color="8FB6EA" w:sz="5" w:space="0"/>
            </w:tcBorders>
            <w:shd w:val="clear" w:color="auto" w:fill="FFFFFF" w:themeFill="background1"/>
            <w:tcMar/>
          </w:tcPr>
          <w:p w:rsidRPr="00CC0718" w:rsidR="00C71DC8" w:rsidP="00244814" w:rsidRDefault="00C71DC8" w14:paraId="34070B24" w14:textId="77777777">
            <w:pPr>
              <w:rPr>
                <w:color w:val="000000"/>
                <w:spacing w:val="-2"/>
                <w:sz w:val="18"/>
              </w:rPr>
            </w:pPr>
            <w:r w:rsidRPr="00CC0718">
              <w:rPr>
                <w:color w:val="000000"/>
                <w:spacing w:val="-2"/>
                <w:sz w:val="18"/>
              </w:rPr>
              <w:t>None</w:t>
            </w:r>
          </w:p>
        </w:tc>
      </w:tr>
      <w:tr w:rsidRPr="00CC0718" w:rsidR="00C71DC8" w:rsidTr="3A33D0EC" w14:paraId="66343F6E" w14:textId="77777777">
        <w:trPr>
          <w:trHeight w:val="330" w:hRule="exact"/>
        </w:trPr>
        <w:tc>
          <w:tcPr>
            <w:tcW w:w="6763" w:type="dxa"/>
            <w:gridSpan w:val="2"/>
            <w:tcBorders>
              <w:top w:val="single" w:color="8FB6EA" w:sz="5" w:space="0"/>
              <w:bottom w:val="single" w:color="8FB6EA" w:sz="5" w:space="0"/>
            </w:tcBorders>
            <w:shd w:val="clear" w:color="auto" w:fill="FFFFFF" w:themeFill="background1"/>
            <w:tcMar/>
          </w:tcPr>
          <w:p w:rsidRPr="00CC0718" w:rsidR="00C71DC8" w:rsidP="00244814" w:rsidRDefault="00C71DC8" w14:paraId="639AA0DB" w14:textId="77777777">
            <w:pPr>
              <w:rPr>
                <w:color w:val="000000"/>
                <w:spacing w:val="-2"/>
                <w:sz w:val="18"/>
              </w:rPr>
            </w:pPr>
            <w:r w:rsidRPr="00CC0718">
              <w:rPr>
                <w:color w:val="000000"/>
                <w:spacing w:val="-2"/>
                <w:sz w:val="18"/>
              </w:rPr>
              <w:t>Codes\\AXIAL CODE\\Q6- Tasks undertaken to achieve the goals\SPIRITUAL ENGAGEMENT</w:t>
            </w:r>
          </w:p>
        </w:tc>
        <w:tc>
          <w:tcPr>
            <w:tcW w:w="2034" w:type="dxa"/>
            <w:tcBorders>
              <w:top w:val="single" w:color="8FB6EA" w:sz="5" w:space="0"/>
              <w:bottom w:val="single" w:color="8FB6EA" w:sz="5" w:space="0"/>
            </w:tcBorders>
            <w:shd w:val="clear" w:color="auto" w:fill="FFFFFF" w:themeFill="background1"/>
            <w:tcMar/>
          </w:tcPr>
          <w:p w:rsidRPr="00CC0718" w:rsidR="00C71DC8" w:rsidP="00244814" w:rsidRDefault="00C71DC8" w14:paraId="3E19ECF7" w14:textId="77777777">
            <w:pPr>
              <w:rPr>
                <w:color w:val="000000"/>
                <w:spacing w:val="-2"/>
                <w:sz w:val="18"/>
              </w:rPr>
            </w:pPr>
          </w:p>
        </w:tc>
        <w:tc>
          <w:tcPr>
            <w:tcW w:w="903" w:type="dxa"/>
            <w:tcBorders>
              <w:top w:val="single" w:color="8FB6EA" w:sz="5" w:space="0"/>
              <w:bottom w:val="single" w:color="8FB6EA" w:sz="5" w:space="0"/>
            </w:tcBorders>
            <w:shd w:val="clear" w:color="auto" w:fill="FFFFFF" w:themeFill="background1"/>
            <w:tcMar/>
          </w:tcPr>
          <w:p w:rsidRPr="00CC0718" w:rsidR="00C71DC8" w:rsidP="00244814" w:rsidRDefault="00C71DC8" w14:paraId="03A49FCB" w14:textId="77777777">
            <w:pPr>
              <w:rPr>
                <w:color w:val="000000"/>
                <w:spacing w:val="-2"/>
                <w:sz w:val="18"/>
              </w:rPr>
            </w:pPr>
            <w:r w:rsidRPr="00CC0718">
              <w:rPr>
                <w:color w:val="000000"/>
                <w:spacing w:val="-2"/>
                <w:sz w:val="18"/>
              </w:rPr>
              <w:t>Yes</w:t>
            </w:r>
          </w:p>
        </w:tc>
        <w:tc>
          <w:tcPr>
            <w:tcW w:w="1017" w:type="dxa"/>
            <w:tcBorders>
              <w:top w:val="single" w:color="8FB6EA" w:sz="5" w:space="0"/>
              <w:bottom w:val="single" w:color="8FB6EA" w:sz="5" w:space="0"/>
            </w:tcBorders>
            <w:shd w:val="clear" w:color="auto" w:fill="FFFFFF" w:themeFill="background1"/>
            <w:tcMar/>
          </w:tcPr>
          <w:p w:rsidRPr="00CC0718" w:rsidR="00C71DC8" w:rsidP="00244814" w:rsidRDefault="00C71DC8" w14:paraId="5D92DCFA" w14:textId="77777777">
            <w:pPr>
              <w:rPr>
                <w:color w:val="000000"/>
                <w:spacing w:val="-2"/>
                <w:sz w:val="18"/>
              </w:rPr>
            </w:pPr>
            <w:r w:rsidRPr="00CC0718">
              <w:rPr>
                <w:color w:val="000000"/>
                <w:spacing w:val="-2"/>
                <w:sz w:val="18"/>
              </w:rPr>
              <w:t>None</w:t>
            </w:r>
          </w:p>
        </w:tc>
      </w:tr>
      <w:tr w:rsidRPr="00CC0718" w:rsidR="00C71DC8" w:rsidTr="3A33D0EC" w14:paraId="72E9E4FF" w14:textId="77777777">
        <w:trPr>
          <w:trHeight w:val="458" w:hRule="exact"/>
        </w:trPr>
        <w:tc>
          <w:tcPr>
            <w:tcW w:w="6763" w:type="dxa"/>
            <w:gridSpan w:val="2"/>
            <w:tcBorders>
              <w:top w:val="single" w:color="8FB6EA" w:sz="5" w:space="0"/>
              <w:bottom w:val="single" w:color="8FB6EA" w:sz="5" w:space="0"/>
            </w:tcBorders>
            <w:shd w:val="clear" w:color="auto" w:fill="FFFFFF" w:themeFill="background1"/>
            <w:tcMar/>
          </w:tcPr>
          <w:p w:rsidRPr="00CC0718" w:rsidR="00C71DC8" w:rsidP="00244814" w:rsidRDefault="00C71DC8" w14:paraId="7D724C47" w14:textId="77777777">
            <w:pPr>
              <w:rPr>
                <w:color w:val="000000"/>
                <w:spacing w:val="-2"/>
                <w:sz w:val="18"/>
              </w:rPr>
            </w:pPr>
            <w:r w:rsidRPr="00CC0718">
              <w:rPr>
                <w:color w:val="000000"/>
                <w:spacing w:val="-2"/>
                <w:sz w:val="18"/>
              </w:rPr>
              <w:t>Codes\\AXIAL CODE\\Q6- Tasks undertaken to achieve the goals\SPIRITUAL ENGAGEMENT\Bible Study Sessions</w:t>
            </w:r>
          </w:p>
        </w:tc>
        <w:tc>
          <w:tcPr>
            <w:tcW w:w="2034" w:type="dxa"/>
            <w:tcBorders>
              <w:top w:val="single" w:color="8FB6EA" w:sz="5" w:space="0"/>
              <w:bottom w:val="single" w:color="8FB6EA" w:sz="5" w:space="0"/>
            </w:tcBorders>
            <w:shd w:val="clear" w:color="auto" w:fill="FFFFFF" w:themeFill="background1"/>
            <w:tcMar/>
          </w:tcPr>
          <w:p w:rsidRPr="00CC0718" w:rsidR="00C71DC8" w:rsidP="00244814" w:rsidRDefault="00C71DC8" w14:paraId="24E54086" w14:textId="77777777">
            <w:pPr>
              <w:rPr>
                <w:color w:val="000000"/>
                <w:spacing w:val="-2"/>
                <w:sz w:val="18"/>
              </w:rPr>
            </w:pPr>
          </w:p>
        </w:tc>
        <w:tc>
          <w:tcPr>
            <w:tcW w:w="903" w:type="dxa"/>
            <w:tcBorders>
              <w:top w:val="single" w:color="8FB6EA" w:sz="5" w:space="0"/>
              <w:bottom w:val="single" w:color="8FB6EA" w:sz="5" w:space="0"/>
            </w:tcBorders>
            <w:shd w:val="clear" w:color="auto" w:fill="FFFFFF" w:themeFill="background1"/>
            <w:tcMar/>
          </w:tcPr>
          <w:p w:rsidRPr="00CC0718" w:rsidR="00C71DC8" w:rsidP="00244814" w:rsidRDefault="00C71DC8" w14:paraId="09E90A68" w14:textId="77777777">
            <w:pPr>
              <w:rPr>
                <w:color w:val="000000"/>
                <w:spacing w:val="-2"/>
                <w:sz w:val="18"/>
              </w:rPr>
            </w:pPr>
            <w:r w:rsidRPr="00CC0718">
              <w:rPr>
                <w:color w:val="000000"/>
                <w:spacing w:val="-2"/>
                <w:sz w:val="18"/>
              </w:rPr>
              <w:t>No</w:t>
            </w:r>
          </w:p>
        </w:tc>
        <w:tc>
          <w:tcPr>
            <w:tcW w:w="1017" w:type="dxa"/>
            <w:tcBorders>
              <w:top w:val="single" w:color="8FB6EA" w:sz="5" w:space="0"/>
              <w:bottom w:val="single" w:color="8FB6EA" w:sz="5" w:space="0"/>
            </w:tcBorders>
            <w:shd w:val="clear" w:color="auto" w:fill="FFFFFF" w:themeFill="background1"/>
            <w:tcMar/>
          </w:tcPr>
          <w:p w:rsidRPr="00CC0718" w:rsidR="00C71DC8" w:rsidP="00244814" w:rsidRDefault="00C71DC8" w14:paraId="4C40F453" w14:textId="77777777">
            <w:pPr>
              <w:rPr>
                <w:color w:val="000000"/>
                <w:spacing w:val="-2"/>
                <w:sz w:val="18"/>
              </w:rPr>
            </w:pPr>
            <w:r w:rsidRPr="00CC0718">
              <w:rPr>
                <w:color w:val="000000"/>
                <w:spacing w:val="-2"/>
                <w:sz w:val="18"/>
              </w:rPr>
              <w:t>None</w:t>
            </w:r>
          </w:p>
        </w:tc>
      </w:tr>
      <w:tr w:rsidRPr="00CC0718" w:rsidR="00C71DC8" w:rsidTr="3A33D0EC" w14:paraId="5B687461" w14:textId="77777777">
        <w:trPr>
          <w:trHeight w:val="459" w:hRule="exact"/>
        </w:trPr>
        <w:tc>
          <w:tcPr>
            <w:tcW w:w="6763" w:type="dxa"/>
            <w:gridSpan w:val="2"/>
            <w:tcBorders>
              <w:top w:val="single" w:color="8FB6EA" w:sz="5" w:space="0"/>
              <w:bottom w:val="single" w:color="8FB6EA" w:sz="5" w:space="0"/>
            </w:tcBorders>
            <w:shd w:val="clear" w:color="auto" w:fill="FFFFFF" w:themeFill="background1"/>
            <w:tcMar/>
          </w:tcPr>
          <w:p w:rsidRPr="00CC0718" w:rsidR="00C71DC8" w:rsidP="00244814" w:rsidRDefault="00C71DC8" w14:paraId="12030A78" w14:textId="77777777">
            <w:pPr>
              <w:rPr>
                <w:color w:val="000000"/>
                <w:spacing w:val="-2"/>
                <w:sz w:val="18"/>
              </w:rPr>
            </w:pPr>
            <w:r w:rsidRPr="00CC0718">
              <w:rPr>
                <w:color w:val="000000"/>
                <w:spacing w:val="-2"/>
                <w:sz w:val="18"/>
              </w:rPr>
              <w:t>Codes\\AXIAL CODE\\Q6- Tasks undertaken to achieve the goals\SPIRITUAL ENGAGEMENT\Group Prayer Activities</w:t>
            </w:r>
          </w:p>
        </w:tc>
        <w:tc>
          <w:tcPr>
            <w:tcW w:w="2034" w:type="dxa"/>
            <w:tcBorders>
              <w:top w:val="single" w:color="8FB6EA" w:sz="5" w:space="0"/>
              <w:bottom w:val="single" w:color="8FB6EA" w:sz="5" w:space="0"/>
            </w:tcBorders>
            <w:shd w:val="clear" w:color="auto" w:fill="FFFFFF" w:themeFill="background1"/>
            <w:tcMar/>
          </w:tcPr>
          <w:p w:rsidRPr="00CC0718" w:rsidR="00C71DC8" w:rsidP="00244814" w:rsidRDefault="00C71DC8" w14:paraId="19B54C6D" w14:textId="77777777">
            <w:pPr>
              <w:rPr>
                <w:color w:val="000000"/>
                <w:spacing w:val="-2"/>
                <w:sz w:val="18"/>
              </w:rPr>
            </w:pPr>
          </w:p>
        </w:tc>
        <w:tc>
          <w:tcPr>
            <w:tcW w:w="903" w:type="dxa"/>
            <w:tcBorders>
              <w:top w:val="single" w:color="8FB6EA" w:sz="5" w:space="0"/>
              <w:bottom w:val="single" w:color="8FB6EA" w:sz="5" w:space="0"/>
            </w:tcBorders>
            <w:shd w:val="clear" w:color="auto" w:fill="FFFFFF" w:themeFill="background1"/>
            <w:tcMar/>
          </w:tcPr>
          <w:p w:rsidRPr="00CC0718" w:rsidR="00C71DC8" w:rsidP="00244814" w:rsidRDefault="00C71DC8" w14:paraId="5B41B93A" w14:textId="77777777">
            <w:pPr>
              <w:rPr>
                <w:color w:val="000000"/>
                <w:spacing w:val="-2"/>
                <w:sz w:val="18"/>
              </w:rPr>
            </w:pPr>
            <w:r w:rsidRPr="00CC0718">
              <w:rPr>
                <w:color w:val="000000"/>
                <w:spacing w:val="-2"/>
                <w:sz w:val="18"/>
              </w:rPr>
              <w:t>No</w:t>
            </w:r>
          </w:p>
        </w:tc>
        <w:tc>
          <w:tcPr>
            <w:tcW w:w="1017" w:type="dxa"/>
            <w:tcBorders>
              <w:top w:val="single" w:color="8FB6EA" w:sz="5" w:space="0"/>
              <w:bottom w:val="single" w:color="8FB6EA" w:sz="5" w:space="0"/>
            </w:tcBorders>
            <w:shd w:val="clear" w:color="auto" w:fill="FFFFFF" w:themeFill="background1"/>
            <w:tcMar/>
          </w:tcPr>
          <w:p w:rsidRPr="00CC0718" w:rsidR="00C71DC8" w:rsidP="00244814" w:rsidRDefault="00C71DC8" w14:paraId="036BD8CA" w14:textId="77777777">
            <w:pPr>
              <w:rPr>
                <w:color w:val="000000"/>
                <w:spacing w:val="-2"/>
                <w:sz w:val="18"/>
              </w:rPr>
            </w:pPr>
            <w:r w:rsidRPr="00CC0718">
              <w:rPr>
                <w:color w:val="000000"/>
                <w:spacing w:val="-2"/>
                <w:sz w:val="18"/>
              </w:rPr>
              <w:t>None</w:t>
            </w:r>
          </w:p>
        </w:tc>
      </w:tr>
      <w:tr w:rsidRPr="00CC0718" w:rsidR="00C71DC8" w:rsidTr="3A33D0EC" w14:paraId="0C3F2927" w14:textId="77777777">
        <w:trPr>
          <w:trHeight w:val="344" w:hRule="exact"/>
        </w:trPr>
        <w:tc>
          <w:tcPr>
            <w:tcW w:w="6763" w:type="dxa"/>
            <w:gridSpan w:val="2"/>
            <w:tcBorders>
              <w:top w:val="single" w:color="8FB6EA" w:sz="5" w:space="0"/>
              <w:bottom w:val="single" w:color="8FB6EA" w:sz="5" w:space="0"/>
            </w:tcBorders>
            <w:shd w:val="clear" w:color="auto" w:fill="FFFFFF" w:themeFill="background1"/>
            <w:tcMar/>
          </w:tcPr>
          <w:p w:rsidRPr="00CC0718" w:rsidR="00C71DC8" w:rsidP="00244814" w:rsidRDefault="00C71DC8" w14:paraId="51459384" w14:textId="77777777">
            <w:pPr>
              <w:rPr>
                <w:color w:val="000000"/>
                <w:spacing w:val="-2"/>
                <w:sz w:val="18"/>
              </w:rPr>
            </w:pPr>
            <w:r w:rsidRPr="00CC0718">
              <w:rPr>
                <w:color w:val="000000"/>
                <w:spacing w:val="-2"/>
                <w:sz w:val="18"/>
              </w:rPr>
              <w:t>Codes\\AXIAL CODE\\Q6- Tasks undertaken to achieve the goals\SUPPORT SERVICES</w:t>
            </w:r>
          </w:p>
        </w:tc>
        <w:tc>
          <w:tcPr>
            <w:tcW w:w="2034" w:type="dxa"/>
            <w:tcBorders>
              <w:top w:val="single" w:color="8FB6EA" w:sz="5" w:space="0"/>
              <w:bottom w:val="single" w:color="8FB6EA" w:sz="5" w:space="0"/>
            </w:tcBorders>
            <w:shd w:val="clear" w:color="auto" w:fill="FFFFFF" w:themeFill="background1"/>
            <w:tcMar/>
          </w:tcPr>
          <w:p w:rsidRPr="00CC0718" w:rsidR="00C71DC8" w:rsidP="00244814" w:rsidRDefault="00C71DC8" w14:paraId="75390677" w14:textId="77777777">
            <w:pPr>
              <w:rPr>
                <w:color w:val="000000"/>
                <w:spacing w:val="-2"/>
                <w:sz w:val="18"/>
              </w:rPr>
            </w:pPr>
          </w:p>
        </w:tc>
        <w:tc>
          <w:tcPr>
            <w:tcW w:w="903" w:type="dxa"/>
            <w:tcBorders>
              <w:top w:val="single" w:color="8FB6EA" w:sz="5" w:space="0"/>
              <w:bottom w:val="single" w:color="8FB6EA" w:sz="5" w:space="0"/>
            </w:tcBorders>
            <w:shd w:val="clear" w:color="auto" w:fill="FFFFFF" w:themeFill="background1"/>
            <w:tcMar/>
          </w:tcPr>
          <w:p w:rsidRPr="00CC0718" w:rsidR="00C71DC8" w:rsidP="00244814" w:rsidRDefault="00C71DC8" w14:paraId="27BA096E" w14:textId="77777777">
            <w:pPr>
              <w:rPr>
                <w:color w:val="000000"/>
                <w:spacing w:val="-2"/>
                <w:sz w:val="18"/>
              </w:rPr>
            </w:pPr>
            <w:r w:rsidRPr="00CC0718">
              <w:rPr>
                <w:color w:val="000000"/>
                <w:spacing w:val="-2"/>
                <w:sz w:val="18"/>
              </w:rPr>
              <w:t>Yes</w:t>
            </w:r>
          </w:p>
        </w:tc>
        <w:tc>
          <w:tcPr>
            <w:tcW w:w="1017" w:type="dxa"/>
            <w:tcBorders>
              <w:top w:val="single" w:color="8FB6EA" w:sz="5" w:space="0"/>
              <w:bottom w:val="single" w:color="8FB6EA" w:sz="5" w:space="0"/>
            </w:tcBorders>
            <w:shd w:val="clear" w:color="auto" w:fill="FFFFFF" w:themeFill="background1"/>
            <w:tcMar/>
          </w:tcPr>
          <w:p w:rsidRPr="00CC0718" w:rsidR="00C71DC8" w:rsidP="00244814" w:rsidRDefault="00C71DC8" w14:paraId="270880BA" w14:textId="77777777">
            <w:pPr>
              <w:rPr>
                <w:color w:val="000000"/>
                <w:spacing w:val="-2"/>
                <w:sz w:val="18"/>
              </w:rPr>
            </w:pPr>
            <w:r w:rsidRPr="00CC0718">
              <w:rPr>
                <w:color w:val="000000"/>
                <w:spacing w:val="-2"/>
                <w:sz w:val="18"/>
              </w:rPr>
              <w:t>None</w:t>
            </w:r>
          </w:p>
        </w:tc>
      </w:tr>
      <w:tr w:rsidRPr="00CC0718" w:rsidR="00C71DC8" w:rsidTr="3A33D0EC" w14:paraId="71BC8083" w14:textId="77777777">
        <w:trPr>
          <w:trHeight w:val="458" w:hRule="exact"/>
        </w:trPr>
        <w:tc>
          <w:tcPr>
            <w:tcW w:w="6763" w:type="dxa"/>
            <w:gridSpan w:val="2"/>
            <w:tcBorders>
              <w:top w:val="single" w:color="8FB6EA" w:sz="5" w:space="0"/>
              <w:bottom w:val="single" w:color="8FB6EA" w:sz="5" w:space="0"/>
            </w:tcBorders>
            <w:shd w:val="clear" w:color="auto" w:fill="FFFFFF" w:themeFill="background1"/>
            <w:tcMar/>
          </w:tcPr>
          <w:p w:rsidRPr="00CC0718" w:rsidR="00C71DC8" w:rsidP="00244814" w:rsidRDefault="00C71DC8" w14:paraId="6E1A7EE1" w14:textId="77777777">
            <w:pPr>
              <w:rPr>
                <w:color w:val="000000"/>
                <w:spacing w:val="-2"/>
                <w:sz w:val="18"/>
              </w:rPr>
            </w:pPr>
            <w:r w:rsidRPr="00CC0718">
              <w:rPr>
                <w:color w:val="000000"/>
                <w:spacing w:val="-2"/>
                <w:sz w:val="18"/>
              </w:rPr>
              <w:t>Codes\\AXIAL CODE\\Q6- Tasks undertaken to achieve the goals\SUPPORT SERVICES\Food Pantry</w:t>
            </w:r>
          </w:p>
        </w:tc>
        <w:tc>
          <w:tcPr>
            <w:tcW w:w="2034" w:type="dxa"/>
            <w:tcBorders>
              <w:top w:val="single" w:color="8FB6EA" w:sz="5" w:space="0"/>
              <w:bottom w:val="single" w:color="8FB6EA" w:sz="5" w:space="0"/>
            </w:tcBorders>
            <w:shd w:val="clear" w:color="auto" w:fill="FFFFFF" w:themeFill="background1"/>
            <w:tcMar/>
          </w:tcPr>
          <w:p w:rsidRPr="00CC0718" w:rsidR="00C71DC8" w:rsidP="00244814" w:rsidRDefault="00C71DC8" w14:paraId="0982630C" w14:textId="77777777">
            <w:pPr>
              <w:rPr>
                <w:color w:val="000000"/>
                <w:spacing w:val="-2"/>
                <w:sz w:val="18"/>
              </w:rPr>
            </w:pPr>
          </w:p>
        </w:tc>
        <w:tc>
          <w:tcPr>
            <w:tcW w:w="903" w:type="dxa"/>
            <w:tcBorders>
              <w:top w:val="single" w:color="8FB6EA" w:sz="5" w:space="0"/>
              <w:bottom w:val="single" w:color="8FB6EA" w:sz="5" w:space="0"/>
            </w:tcBorders>
            <w:shd w:val="clear" w:color="auto" w:fill="FFFFFF" w:themeFill="background1"/>
            <w:tcMar/>
          </w:tcPr>
          <w:p w:rsidRPr="00CC0718" w:rsidR="00C71DC8" w:rsidP="00244814" w:rsidRDefault="00C71DC8" w14:paraId="6A1E66A6" w14:textId="77777777">
            <w:pPr>
              <w:rPr>
                <w:color w:val="000000"/>
                <w:spacing w:val="-2"/>
                <w:sz w:val="18"/>
              </w:rPr>
            </w:pPr>
            <w:r w:rsidRPr="00CC0718">
              <w:rPr>
                <w:color w:val="000000"/>
                <w:spacing w:val="-2"/>
                <w:sz w:val="18"/>
              </w:rPr>
              <w:t>No</w:t>
            </w:r>
          </w:p>
        </w:tc>
        <w:tc>
          <w:tcPr>
            <w:tcW w:w="1017" w:type="dxa"/>
            <w:tcBorders>
              <w:top w:val="single" w:color="8FB6EA" w:sz="5" w:space="0"/>
              <w:bottom w:val="single" w:color="8FB6EA" w:sz="5" w:space="0"/>
            </w:tcBorders>
            <w:shd w:val="clear" w:color="auto" w:fill="FFFFFF" w:themeFill="background1"/>
            <w:tcMar/>
          </w:tcPr>
          <w:p w:rsidRPr="00CC0718" w:rsidR="00C71DC8" w:rsidP="00244814" w:rsidRDefault="00C71DC8" w14:paraId="2B54DD5A" w14:textId="77777777">
            <w:pPr>
              <w:rPr>
                <w:color w:val="000000"/>
                <w:spacing w:val="-2"/>
                <w:sz w:val="18"/>
              </w:rPr>
            </w:pPr>
            <w:r w:rsidRPr="00CC0718">
              <w:rPr>
                <w:color w:val="000000"/>
                <w:spacing w:val="-2"/>
                <w:sz w:val="18"/>
              </w:rPr>
              <w:t>None</w:t>
            </w:r>
          </w:p>
        </w:tc>
      </w:tr>
      <w:tr w:rsidRPr="00CC0718" w:rsidR="00C71DC8" w:rsidTr="3A33D0EC" w14:paraId="50E20F92" w14:textId="77777777">
        <w:trPr>
          <w:trHeight w:val="330" w:hRule="exact"/>
        </w:trPr>
        <w:tc>
          <w:tcPr>
            <w:tcW w:w="6763" w:type="dxa"/>
            <w:gridSpan w:val="2"/>
            <w:tcBorders>
              <w:top w:val="single" w:color="8FB6EA" w:sz="5" w:space="0"/>
              <w:bottom w:val="single" w:color="8FB6EA" w:sz="5" w:space="0"/>
            </w:tcBorders>
            <w:shd w:val="clear" w:color="auto" w:fill="FFFFFF" w:themeFill="background1"/>
            <w:tcMar/>
          </w:tcPr>
          <w:p w:rsidRPr="00CC0718" w:rsidR="00C71DC8" w:rsidP="00244814" w:rsidRDefault="00C71DC8" w14:paraId="679B11FB" w14:textId="77777777">
            <w:pPr>
              <w:rPr>
                <w:color w:val="000000"/>
                <w:spacing w:val="-2"/>
                <w:sz w:val="18"/>
              </w:rPr>
            </w:pPr>
            <w:r w:rsidRPr="00CC0718">
              <w:rPr>
                <w:color w:val="000000"/>
                <w:spacing w:val="-2"/>
                <w:sz w:val="18"/>
              </w:rPr>
              <w:t>Codes\\AXIAL CODE\\Q7 a- Role of Marketing to achieve the tasks</w:t>
            </w:r>
          </w:p>
        </w:tc>
        <w:tc>
          <w:tcPr>
            <w:tcW w:w="2034" w:type="dxa"/>
            <w:tcBorders>
              <w:top w:val="single" w:color="8FB6EA" w:sz="5" w:space="0"/>
              <w:bottom w:val="single" w:color="8FB6EA" w:sz="5" w:space="0"/>
            </w:tcBorders>
            <w:shd w:val="clear" w:color="auto" w:fill="FFFFFF" w:themeFill="background1"/>
            <w:tcMar/>
          </w:tcPr>
          <w:p w:rsidRPr="00CC0718" w:rsidR="00C71DC8" w:rsidP="00244814" w:rsidRDefault="00C71DC8" w14:paraId="430DB5B5" w14:textId="77777777">
            <w:pPr>
              <w:rPr>
                <w:color w:val="000000"/>
                <w:spacing w:val="-2"/>
                <w:sz w:val="18"/>
              </w:rPr>
            </w:pPr>
          </w:p>
        </w:tc>
        <w:tc>
          <w:tcPr>
            <w:tcW w:w="903" w:type="dxa"/>
            <w:tcBorders>
              <w:top w:val="single" w:color="8FB6EA" w:sz="5" w:space="0"/>
              <w:bottom w:val="single" w:color="8FB6EA" w:sz="5" w:space="0"/>
            </w:tcBorders>
            <w:shd w:val="clear" w:color="auto" w:fill="FFFFFF" w:themeFill="background1"/>
            <w:tcMar/>
          </w:tcPr>
          <w:p w:rsidRPr="00CC0718" w:rsidR="00C71DC8" w:rsidP="00244814" w:rsidRDefault="00C71DC8" w14:paraId="0000AD56" w14:textId="77777777">
            <w:pPr>
              <w:rPr>
                <w:color w:val="000000"/>
                <w:spacing w:val="-2"/>
                <w:sz w:val="18"/>
              </w:rPr>
            </w:pPr>
            <w:r w:rsidRPr="00CC0718">
              <w:rPr>
                <w:color w:val="000000"/>
                <w:spacing w:val="-2"/>
                <w:sz w:val="18"/>
              </w:rPr>
              <w:t>Yes</w:t>
            </w:r>
          </w:p>
        </w:tc>
        <w:tc>
          <w:tcPr>
            <w:tcW w:w="1017" w:type="dxa"/>
            <w:tcBorders>
              <w:top w:val="single" w:color="8FB6EA" w:sz="5" w:space="0"/>
              <w:bottom w:val="single" w:color="8FB6EA" w:sz="5" w:space="0"/>
            </w:tcBorders>
            <w:shd w:val="clear" w:color="auto" w:fill="FFFFFF" w:themeFill="background1"/>
            <w:tcMar/>
          </w:tcPr>
          <w:p w:rsidRPr="00CC0718" w:rsidR="00C71DC8" w:rsidP="00244814" w:rsidRDefault="00C71DC8" w14:paraId="350661C8" w14:textId="77777777">
            <w:pPr>
              <w:rPr>
                <w:color w:val="000000"/>
                <w:spacing w:val="-2"/>
                <w:sz w:val="18"/>
              </w:rPr>
            </w:pPr>
            <w:r w:rsidRPr="00CC0718">
              <w:rPr>
                <w:color w:val="000000"/>
                <w:spacing w:val="-2"/>
                <w:sz w:val="18"/>
              </w:rPr>
              <w:t>None</w:t>
            </w:r>
          </w:p>
        </w:tc>
      </w:tr>
      <w:tr w:rsidRPr="00CC0718" w:rsidR="00C71DC8" w:rsidTr="3A33D0EC" w14:paraId="1558A062" w14:textId="77777777">
        <w:trPr>
          <w:trHeight w:val="458" w:hRule="exact"/>
        </w:trPr>
        <w:tc>
          <w:tcPr>
            <w:tcW w:w="6763" w:type="dxa"/>
            <w:gridSpan w:val="2"/>
            <w:tcBorders>
              <w:top w:val="single" w:color="8FB6EA" w:sz="5" w:space="0"/>
              <w:bottom w:val="single" w:color="8FB6EA" w:sz="5" w:space="0"/>
            </w:tcBorders>
            <w:shd w:val="clear" w:color="auto" w:fill="FFFFFF" w:themeFill="background1"/>
            <w:tcMar/>
          </w:tcPr>
          <w:p w:rsidRPr="00CC0718" w:rsidR="00C71DC8" w:rsidP="00244814" w:rsidRDefault="00C71DC8" w14:paraId="0B7C3A78" w14:textId="77777777">
            <w:pPr>
              <w:rPr>
                <w:color w:val="000000"/>
                <w:spacing w:val="-2"/>
                <w:sz w:val="18"/>
              </w:rPr>
            </w:pPr>
            <w:r w:rsidRPr="00CC0718">
              <w:rPr>
                <w:color w:val="000000"/>
                <w:spacing w:val="-2"/>
                <w:sz w:val="18"/>
              </w:rPr>
              <w:t>Codes\\AXIAL CODE\\Q7 a- Role of Marketing to achieve the tasks\BRANDING, PROMOTION AND OUTREACH</w:t>
            </w:r>
          </w:p>
        </w:tc>
        <w:tc>
          <w:tcPr>
            <w:tcW w:w="2034" w:type="dxa"/>
            <w:tcBorders>
              <w:top w:val="single" w:color="8FB6EA" w:sz="5" w:space="0"/>
              <w:bottom w:val="single" w:color="8FB6EA" w:sz="5" w:space="0"/>
            </w:tcBorders>
            <w:shd w:val="clear" w:color="auto" w:fill="FFFFFF" w:themeFill="background1"/>
            <w:tcMar/>
          </w:tcPr>
          <w:p w:rsidRPr="00CC0718" w:rsidR="00C71DC8" w:rsidP="00244814" w:rsidRDefault="00C71DC8" w14:paraId="37DBCCAF" w14:textId="77777777">
            <w:pPr>
              <w:rPr>
                <w:color w:val="000000"/>
                <w:spacing w:val="-2"/>
                <w:sz w:val="18"/>
              </w:rPr>
            </w:pPr>
          </w:p>
        </w:tc>
        <w:tc>
          <w:tcPr>
            <w:tcW w:w="903" w:type="dxa"/>
            <w:tcBorders>
              <w:top w:val="single" w:color="8FB6EA" w:sz="5" w:space="0"/>
              <w:bottom w:val="single" w:color="8FB6EA" w:sz="5" w:space="0"/>
            </w:tcBorders>
            <w:shd w:val="clear" w:color="auto" w:fill="FFFFFF" w:themeFill="background1"/>
            <w:tcMar/>
          </w:tcPr>
          <w:p w:rsidRPr="00CC0718" w:rsidR="00C71DC8" w:rsidP="00244814" w:rsidRDefault="00C71DC8" w14:paraId="06482D2B" w14:textId="77777777">
            <w:pPr>
              <w:rPr>
                <w:color w:val="000000"/>
                <w:spacing w:val="-2"/>
                <w:sz w:val="18"/>
              </w:rPr>
            </w:pPr>
            <w:r w:rsidRPr="00CC0718">
              <w:rPr>
                <w:color w:val="000000"/>
                <w:spacing w:val="-2"/>
                <w:sz w:val="18"/>
              </w:rPr>
              <w:t>Yes</w:t>
            </w:r>
          </w:p>
        </w:tc>
        <w:tc>
          <w:tcPr>
            <w:tcW w:w="1017" w:type="dxa"/>
            <w:tcBorders>
              <w:top w:val="single" w:color="8FB6EA" w:sz="5" w:space="0"/>
              <w:bottom w:val="single" w:color="8FB6EA" w:sz="5" w:space="0"/>
            </w:tcBorders>
            <w:shd w:val="clear" w:color="auto" w:fill="FFFFFF" w:themeFill="background1"/>
            <w:tcMar/>
          </w:tcPr>
          <w:p w:rsidRPr="00CC0718" w:rsidR="00C71DC8" w:rsidP="00244814" w:rsidRDefault="00C71DC8" w14:paraId="19F98B10" w14:textId="77777777">
            <w:pPr>
              <w:rPr>
                <w:color w:val="000000"/>
                <w:spacing w:val="-2"/>
                <w:sz w:val="18"/>
              </w:rPr>
            </w:pPr>
            <w:r w:rsidRPr="00CC0718">
              <w:rPr>
                <w:color w:val="000000"/>
                <w:spacing w:val="-2"/>
                <w:sz w:val="18"/>
              </w:rPr>
              <w:t>None</w:t>
            </w:r>
          </w:p>
        </w:tc>
      </w:tr>
      <w:tr w:rsidRPr="00CC0718" w:rsidR="00C71DC8" w:rsidTr="3A33D0EC" w14:paraId="07A78369" w14:textId="77777777">
        <w:trPr>
          <w:trHeight w:val="459" w:hRule="exact"/>
        </w:trPr>
        <w:tc>
          <w:tcPr>
            <w:tcW w:w="6763" w:type="dxa"/>
            <w:gridSpan w:val="2"/>
            <w:tcBorders>
              <w:top w:val="single" w:color="8FB6EA" w:sz="5" w:space="0"/>
              <w:bottom w:val="single" w:color="8FB6EA" w:sz="5" w:space="0"/>
            </w:tcBorders>
            <w:shd w:val="clear" w:color="auto" w:fill="FFFFFF" w:themeFill="background1"/>
            <w:tcMar/>
          </w:tcPr>
          <w:p w:rsidRPr="00CC0718" w:rsidR="00C71DC8" w:rsidP="00244814" w:rsidRDefault="00C71DC8" w14:paraId="040D9297" w14:textId="77777777">
            <w:pPr>
              <w:rPr>
                <w:color w:val="000000"/>
                <w:spacing w:val="-2"/>
                <w:sz w:val="18"/>
              </w:rPr>
            </w:pPr>
            <w:r w:rsidRPr="00CC0718">
              <w:rPr>
                <w:color w:val="000000"/>
                <w:spacing w:val="-2"/>
                <w:sz w:val="18"/>
              </w:rPr>
              <w:t>Codes\\AXIAL CODE\\Q7 a- Role of Marketing to achieve the tasks\BRANDING, PROMOTION AND OUTREACH\Branding and consistency</w:t>
            </w:r>
          </w:p>
        </w:tc>
        <w:tc>
          <w:tcPr>
            <w:tcW w:w="2034" w:type="dxa"/>
            <w:tcBorders>
              <w:top w:val="single" w:color="8FB6EA" w:sz="5" w:space="0"/>
              <w:bottom w:val="single" w:color="8FB6EA" w:sz="5" w:space="0"/>
            </w:tcBorders>
            <w:shd w:val="clear" w:color="auto" w:fill="FFFFFF" w:themeFill="background1"/>
            <w:tcMar/>
          </w:tcPr>
          <w:p w:rsidRPr="00CC0718" w:rsidR="00C71DC8" w:rsidP="00244814" w:rsidRDefault="00C71DC8" w14:paraId="17BD6D2B" w14:textId="77777777">
            <w:pPr>
              <w:rPr>
                <w:color w:val="000000"/>
                <w:spacing w:val="-2"/>
                <w:sz w:val="18"/>
              </w:rPr>
            </w:pPr>
          </w:p>
        </w:tc>
        <w:tc>
          <w:tcPr>
            <w:tcW w:w="903" w:type="dxa"/>
            <w:tcBorders>
              <w:top w:val="single" w:color="8FB6EA" w:sz="5" w:space="0"/>
              <w:bottom w:val="single" w:color="8FB6EA" w:sz="5" w:space="0"/>
            </w:tcBorders>
            <w:shd w:val="clear" w:color="auto" w:fill="FFFFFF" w:themeFill="background1"/>
            <w:tcMar/>
          </w:tcPr>
          <w:p w:rsidRPr="00CC0718" w:rsidR="00C71DC8" w:rsidP="00244814" w:rsidRDefault="00C71DC8" w14:paraId="5911DAF1" w14:textId="77777777">
            <w:pPr>
              <w:rPr>
                <w:color w:val="000000"/>
                <w:spacing w:val="-2"/>
                <w:sz w:val="18"/>
              </w:rPr>
            </w:pPr>
            <w:r w:rsidRPr="00CC0718">
              <w:rPr>
                <w:color w:val="000000"/>
                <w:spacing w:val="-2"/>
                <w:sz w:val="18"/>
              </w:rPr>
              <w:t>No</w:t>
            </w:r>
          </w:p>
        </w:tc>
        <w:tc>
          <w:tcPr>
            <w:tcW w:w="1017" w:type="dxa"/>
            <w:tcBorders>
              <w:top w:val="single" w:color="8FB6EA" w:sz="5" w:space="0"/>
              <w:bottom w:val="single" w:color="8FB6EA" w:sz="5" w:space="0"/>
            </w:tcBorders>
            <w:shd w:val="clear" w:color="auto" w:fill="FFFFFF" w:themeFill="background1"/>
            <w:tcMar/>
          </w:tcPr>
          <w:p w:rsidRPr="00CC0718" w:rsidR="00C71DC8" w:rsidP="00244814" w:rsidRDefault="00C71DC8" w14:paraId="1D0944F7" w14:textId="77777777">
            <w:pPr>
              <w:rPr>
                <w:color w:val="000000"/>
                <w:spacing w:val="-2"/>
                <w:sz w:val="18"/>
              </w:rPr>
            </w:pPr>
            <w:r w:rsidRPr="00CC0718">
              <w:rPr>
                <w:color w:val="000000"/>
                <w:spacing w:val="-2"/>
                <w:sz w:val="18"/>
              </w:rPr>
              <w:t>None</w:t>
            </w:r>
          </w:p>
        </w:tc>
      </w:tr>
      <w:tr w:rsidRPr="00CC0718" w:rsidR="00C71DC8" w:rsidTr="3A33D0EC" w14:paraId="12218BDB" w14:textId="77777777">
        <w:trPr>
          <w:trHeight w:val="458" w:hRule="exact"/>
        </w:trPr>
        <w:tc>
          <w:tcPr>
            <w:tcW w:w="6763" w:type="dxa"/>
            <w:gridSpan w:val="2"/>
            <w:tcBorders>
              <w:top w:val="single" w:color="8FB6EA" w:sz="5" w:space="0"/>
              <w:bottom w:val="single" w:color="8FB6EA" w:sz="5" w:space="0"/>
            </w:tcBorders>
            <w:shd w:val="clear" w:color="auto" w:fill="FFFFFF" w:themeFill="background1"/>
            <w:tcMar/>
          </w:tcPr>
          <w:p w:rsidRPr="00CC0718" w:rsidR="00C71DC8" w:rsidP="00244814" w:rsidRDefault="00C71DC8" w14:paraId="40691827" w14:textId="77777777">
            <w:pPr>
              <w:rPr>
                <w:color w:val="000000"/>
                <w:spacing w:val="-2"/>
                <w:sz w:val="18"/>
              </w:rPr>
            </w:pPr>
            <w:r w:rsidRPr="00CC0718">
              <w:rPr>
                <w:color w:val="000000"/>
                <w:spacing w:val="-2"/>
                <w:sz w:val="18"/>
              </w:rPr>
              <w:t>Codes\\AXIAL CODE\\Q7 a- Role of Marketing to achieve the tasks\BRANDING, PROMOTION AND OUTREACH\Challenges in Self-Promotion</w:t>
            </w:r>
          </w:p>
        </w:tc>
        <w:tc>
          <w:tcPr>
            <w:tcW w:w="2034" w:type="dxa"/>
            <w:tcBorders>
              <w:top w:val="single" w:color="8FB6EA" w:sz="5" w:space="0"/>
              <w:bottom w:val="single" w:color="8FB6EA" w:sz="5" w:space="0"/>
            </w:tcBorders>
            <w:shd w:val="clear" w:color="auto" w:fill="FFFFFF" w:themeFill="background1"/>
            <w:tcMar/>
          </w:tcPr>
          <w:p w:rsidRPr="00CC0718" w:rsidR="00C71DC8" w:rsidP="00244814" w:rsidRDefault="00C71DC8" w14:paraId="1AD0752D" w14:textId="77777777">
            <w:pPr>
              <w:rPr>
                <w:color w:val="000000"/>
                <w:spacing w:val="-2"/>
                <w:sz w:val="18"/>
              </w:rPr>
            </w:pPr>
          </w:p>
        </w:tc>
        <w:tc>
          <w:tcPr>
            <w:tcW w:w="903" w:type="dxa"/>
            <w:tcBorders>
              <w:top w:val="single" w:color="8FB6EA" w:sz="5" w:space="0"/>
              <w:bottom w:val="single" w:color="8FB6EA" w:sz="5" w:space="0"/>
            </w:tcBorders>
            <w:shd w:val="clear" w:color="auto" w:fill="FFFFFF" w:themeFill="background1"/>
            <w:tcMar/>
          </w:tcPr>
          <w:p w:rsidRPr="00CC0718" w:rsidR="00C71DC8" w:rsidP="00244814" w:rsidRDefault="00C71DC8" w14:paraId="4A2BED21" w14:textId="77777777">
            <w:pPr>
              <w:rPr>
                <w:color w:val="000000"/>
                <w:spacing w:val="-2"/>
                <w:sz w:val="18"/>
              </w:rPr>
            </w:pPr>
            <w:r w:rsidRPr="00CC0718">
              <w:rPr>
                <w:color w:val="000000"/>
                <w:spacing w:val="-2"/>
                <w:sz w:val="18"/>
              </w:rPr>
              <w:t>No</w:t>
            </w:r>
          </w:p>
        </w:tc>
        <w:tc>
          <w:tcPr>
            <w:tcW w:w="1017" w:type="dxa"/>
            <w:tcBorders>
              <w:top w:val="single" w:color="8FB6EA" w:sz="5" w:space="0"/>
              <w:bottom w:val="single" w:color="8FB6EA" w:sz="5" w:space="0"/>
            </w:tcBorders>
            <w:shd w:val="clear" w:color="auto" w:fill="FFFFFF" w:themeFill="background1"/>
            <w:tcMar/>
          </w:tcPr>
          <w:p w:rsidRPr="00CC0718" w:rsidR="00C71DC8" w:rsidP="00244814" w:rsidRDefault="00C71DC8" w14:paraId="1234E428" w14:textId="77777777">
            <w:pPr>
              <w:rPr>
                <w:color w:val="000000"/>
                <w:spacing w:val="-2"/>
                <w:sz w:val="18"/>
              </w:rPr>
            </w:pPr>
            <w:r w:rsidRPr="00CC0718">
              <w:rPr>
                <w:color w:val="000000"/>
                <w:spacing w:val="-2"/>
                <w:sz w:val="18"/>
              </w:rPr>
              <w:t>None</w:t>
            </w:r>
          </w:p>
        </w:tc>
      </w:tr>
      <w:tr w:rsidRPr="00CC0718" w:rsidR="00C71DC8" w:rsidTr="3A33D0EC" w14:paraId="6B52DFA2" w14:textId="77777777">
        <w:trPr>
          <w:trHeight w:val="459" w:hRule="exact"/>
        </w:trPr>
        <w:tc>
          <w:tcPr>
            <w:tcW w:w="6763" w:type="dxa"/>
            <w:gridSpan w:val="2"/>
            <w:tcBorders>
              <w:top w:val="single" w:color="8FB6EA" w:sz="5" w:space="0"/>
              <w:bottom w:val="single" w:color="8FB6EA" w:sz="5" w:space="0"/>
            </w:tcBorders>
            <w:shd w:val="clear" w:color="auto" w:fill="FFFFFF" w:themeFill="background1"/>
            <w:tcMar/>
          </w:tcPr>
          <w:p w:rsidRPr="00CC0718" w:rsidR="00C71DC8" w:rsidP="00244814" w:rsidRDefault="00C71DC8" w14:paraId="2BFF0250" w14:textId="77777777">
            <w:pPr>
              <w:rPr>
                <w:color w:val="000000"/>
                <w:spacing w:val="-2"/>
                <w:sz w:val="18"/>
              </w:rPr>
            </w:pPr>
            <w:r w:rsidRPr="00CC0718">
              <w:rPr>
                <w:color w:val="000000"/>
                <w:spacing w:val="-2"/>
                <w:sz w:val="18"/>
              </w:rPr>
              <w:t>Codes\\AXIAL CODE\\Q7 a- Role of Marketing to achieve the tasks\BRANDING, PROMOTION AND OUTREACH\Enhancing Visibility on Campus</w:t>
            </w:r>
          </w:p>
        </w:tc>
        <w:tc>
          <w:tcPr>
            <w:tcW w:w="2034" w:type="dxa"/>
            <w:tcBorders>
              <w:top w:val="single" w:color="8FB6EA" w:sz="5" w:space="0"/>
              <w:bottom w:val="single" w:color="8FB6EA" w:sz="5" w:space="0"/>
            </w:tcBorders>
            <w:shd w:val="clear" w:color="auto" w:fill="FFFFFF" w:themeFill="background1"/>
            <w:tcMar/>
          </w:tcPr>
          <w:p w:rsidRPr="00CC0718" w:rsidR="00C71DC8" w:rsidP="00244814" w:rsidRDefault="00C71DC8" w14:paraId="710881EA" w14:textId="77777777">
            <w:pPr>
              <w:rPr>
                <w:color w:val="000000"/>
                <w:spacing w:val="-2"/>
                <w:sz w:val="18"/>
              </w:rPr>
            </w:pPr>
          </w:p>
        </w:tc>
        <w:tc>
          <w:tcPr>
            <w:tcW w:w="903" w:type="dxa"/>
            <w:tcBorders>
              <w:top w:val="single" w:color="8FB6EA" w:sz="5" w:space="0"/>
              <w:bottom w:val="single" w:color="8FB6EA" w:sz="5" w:space="0"/>
            </w:tcBorders>
            <w:shd w:val="clear" w:color="auto" w:fill="FFFFFF" w:themeFill="background1"/>
            <w:tcMar/>
          </w:tcPr>
          <w:p w:rsidRPr="00CC0718" w:rsidR="00C71DC8" w:rsidP="00244814" w:rsidRDefault="00C71DC8" w14:paraId="6E6CD974" w14:textId="77777777">
            <w:pPr>
              <w:rPr>
                <w:color w:val="000000"/>
                <w:spacing w:val="-2"/>
                <w:sz w:val="18"/>
              </w:rPr>
            </w:pPr>
            <w:r w:rsidRPr="00CC0718">
              <w:rPr>
                <w:color w:val="000000"/>
                <w:spacing w:val="-2"/>
                <w:sz w:val="18"/>
              </w:rPr>
              <w:t>No</w:t>
            </w:r>
          </w:p>
        </w:tc>
        <w:tc>
          <w:tcPr>
            <w:tcW w:w="1017" w:type="dxa"/>
            <w:tcBorders>
              <w:top w:val="single" w:color="8FB6EA" w:sz="5" w:space="0"/>
              <w:bottom w:val="single" w:color="8FB6EA" w:sz="5" w:space="0"/>
            </w:tcBorders>
            <w:shd w:val="clear" w:color="auto" w:fill="FFFFFF" w:themeFill="background1"/>
            <w:tcMar/>
          </w:tcPr>
          <w:p w:rsidRPr="00CC0718" w:rsidR="00C71DC8" w:rsidP="00244814" w:rsidRDefault="00C71DC8" w14:paraId="60DF231C" w14:textId="77777777">
            <w:pPr>
              <w:rPr>
                <w:color w:val="000000"/>
                <w:spacing w:val="-2"/>
                <w:sz w:val="18"/>
              </w:rPr>
            </w:pPr>
            <w:r w:rsidRPr="00CC0718">
              <w:rPr>
                <w:color w:val="000000"/>
                <w:spacing w:val="-2"/>
                <w:sz w:val="18"/>
              </w:rPr>
              <w:t>None</w:t>
            </w:r>
          </w:p>
        </w:tc>
      </w:tr>
      <w:tr w:rsidRPr="00CC0718" w:rsidR="00C71DC8" w:rsidTr="3A33D0EC" w14:paraId="57D2890B" w14:textId="77777777">
        <w:trPr>
          <w:trHeight w:val="458" w:hRule="exact"/>
        </w:trPr>
        <w:tc>
          <w:tcPr>
            <w:tcW w:w="6763" w:type="dxa"/>
            <w:gridSpan w:val="2"/>
            <w:tcBorders>
              <w:top w:val="single" w:color="8FB6EA" w:sz="5" w:space="0"/>
              <w:bottom w:val="single" w:color="8FB6EA" w:sz="5" w:space="0"/>
            </w:tcBorders>
            <w:shd w:val="clear" w:color="auto" w:fill="FFFFFF" w:themeFill="background1"/>
            <w:tcMar/>
          </w:tcPr>
          <w:p w:rsidRPr="00CC0718" w:rsidR="00C71DC8" w:rsidP="00244814" w:rsidRDefault="00C71DC8" w14:paraId="655A2A5B" w14:textId="77777777">
            <w:pPr>
              <w:rPr>
                <w:color w:val="000000"/>
                <w:spacing w:val="-2"/>
                <w:sz w:val="18"/>
              </w:rPr>
            </w:pPr>
            <w:r w:rsidRPr="00CC0718">
              <w:rPr>
                <w:color w:val="000000"/>
                <w:spacing w:val="-2"/>
                <w:sz w:val="18"/>
              </w:rPr>
              <w:t>Codes\\AXIAL CODE\\Q7 a- Role of Marketing to achieve the tasks\BRANDING, PROMOTION AND OUTREACH\marketing</w:t>
            </w:r>
          </w:p>
        </w:tc>
        <w:tc>
          <w:tcPr>
            <w:tcW w:w="2034" w:type="dxa"/>
            <w:tcBorders>
              <w:top w:val="single" w:color="8FB6EA" w:sz="5" w:space="0"/>
              <w:bottom w:val="single" w:color="8FB6EA" w:sz="5" w:space="0"/>
            </w:tcBorders>
            <w:shd w:val="clear" w:color="auto" w:fill="FFFFFF" w:themeFill="background1"/>
            <w:tcMar/>
          </w:tcPr>
          <w:p w:rsidRPr="00CC0718" w:rsidR="00C71DC8" w:rsidP="00244814" w:rsidRDefault="00C71DC8" w14:paraId="4F17E376" w14:textId="77777777">
            <w:pPr>
              <w:rPr>
                <w:color w:val="000000"/>
                <w:spacing w:val="-2"/>
                <w:sz w:val="18"/>
              </w:rPr>
            </w:pPr>
          </w:p>
        </w:tc>
        <w:tc>
          <w:tcPr>
            <w:tcW w:w="903" w:type="dxa"/>
            <w:tcBorders>
              <w:top w:val="single" w:color="8FB6EA" w:sz="5" w:space="0"/>
              <w:bottom w:val="single" w:color="8FB6EA" w:sz="5" w:space="0"/>
            </w:tcBorders>
            <w:shd w:val="clear" w:color="auto" w:fill="FFFFFF" w:themeFill="background1"/>
            <w:tcMar/>
          </w:tcPr>
          <w:p w:rsidRPr="00CC0718" w:rsidR="00C71DC8" w:rsidP="00244814" w:rsidRDefault="00C71DC8" w14:paraId="627E101D" w14:textId="77777777">
            <w:pPr>
              <w:rPr>
                <w:color w:val="000000"/>
                <w:spacing w:val="-2"/>
                <w:sz w:val="18"/>
              </w:rPr>
            </w:pPr>
            <w:r w:rsidRPr="00CC0718">
              <w:rPr>
                <w:color w:val="000000"/>
                <w:spacing w:val="-2"/>
                <w:sz w:val="18"/>
              </w:rPr>
              <w:t>No</w:t>
            </w:r>
          </w:p>
        </w:tc>
        <w:tc>
          <w:tcPr>
            <w:tcW w:w="1017" w:type="dxa"/>
            <w:tcBorders>
              <w:top w:val="single" w:color="8FB6EA" w:sz="5" w:space="0"/>
              <w:bottom w:val="single" w:color="8FB6EA" w:sz="5" w:space="0"/>
            </w:tcBorders>
            <w:shd w:val="clear" w:color="auto" w:fill="FFFFFF" w:themeFill="background1"/>
            <w:tcMar/>
          </w:tcPr>
          <w:p w:rsidRPr="00CC0718" w:rsidR="00C71DC8" w:rsidP="00244814" w:rsidRDefault="00C71DC8" w14:paraId="193D181B" w14:textId="77777777">
            <w:pPr>
              <w:rPr>
                <w:color w:val="000000"/>
                <w:spacing w:val="-2"/>
                <w:sz w:val="18"/>
              </w:rPr>
            </w:pPr>
            <w:r w:rsidRPr="00CC0718">
              <w:rPr>
                <w:color w:val="000000"/>
                <w:spacing w:val="-2"/>
                <w:sz w:val="18"/>
              </w:rPr>
              <w:t>None</w:t>
            </w:r>
          </w:p>
        </w:tc>
      </w:tr>
      <w:tr w:rsidRPr="00CC0718" w:rsidR="00C71DC8" w:rsidTr="3A33D0EC" w14:paraId="5E17F069" w14:textId="77777777">
        <w:trPr>
          <w:trHeight w:val="459" w:hRule="exact"/>
        </w:trPr>
        <w:tc>
          <w:tcPr>
            <w:tcW w:w="6763" w:type="dxa"/>
            <w:gridSpan w:val="2"/>
            <w:tcBorders>
              <w:top w:val="single" w:color="8FB6EA" w:sz="5" w:space="0"/>
              <w:bottom w:val="single" w:color="8FB6EA" w:sz="5" w:space="0"/>
            </w:tcBorders>
            <w:shd w:val="clear" w:color="auto" w:fill="FFFFFF" w:themeFill="background1"/>
            <w:tcMar/>
          </w:tcPr>
          <w:p w:rsidRPr="00CC0718" w:rsidR="00C71DC8" w:rsidP="00244814" w:rsidRDefault="00C71DC8" w14:paraId="42E03E8B" w14:textId="77777777">
            <w:pPr>
              <w:rPr>
                <w:color w:val="000000"/>
                <w:spacing w:val="-2"/>
                <w:sz w:val="18"/>
              </w:rPr>
            </w:pPr>
            <w:r w:rsidRPr="00CC0718">
              <w:rPr>
                <w:color w:val="000000"/>
                <w:spacing w:val="-2"/>
                <w:sz w:val="18"/>
              </w:rPr>
              <w:t>Codes\\AXIAL CODE\\Q7 a- Role of Marketing to achieve the tasks\BRANDING, PROMOTION AND OUTREACH\Marketing forms integral part of the club</w:t>
            </w:r>
          </w:p>
        </w:tc>
        <w:tc>
          <w:tcPr>
            <w:tcW w:w="2034" w:type="dxa"/>
            <w:tcBorders>
              <w:top w:val="single" w:color="8FB6EA" w:sz="5" w:space="0"/>
              <w:bottom w:val="single" w:color="8FB6EA" w:sz="5" w:space="0"/>
            </w:tcBorders>
            <w:shd w:val="clear" w:color="auto" w:fill="FFFFFF" w:themeFill="background1"/>
            <w:tcMar/>
          </w:tcPr>
          <w:p w:rsidRPr="00CC0718" w:rsidR="00C71DC8" w:rsidP="00244814" w:rsidRDefault="00C71DC8" w14:paraId="2FCC2247" w14:textId="77777777">
            <w:pPr>
              <w:rPr>
                <w:color w:val="000000"/>
                <w:spacing w:val="-2"/>
                <w:sz w:val="18"/>
              </w:rPr>
            </w:pPr>
          </w:p>
        </w:tc>
        <w:tc>
          <w:tcPr>
            <w:tcW w:w="903" w:type="dxa"/>
            <w:tcBorders>
              <w:top w:val="single" w:color="8FB6EA" w:sz="5" w:space="0"/>
              <w:bottom w:val="single" w:color="8FB6EA" w:sz="5" w:space="0"/>
            </w:tcBorders>
            <w:shd w:val="clear" w:color="auto" w:fill="FFFFFF" w:themeFill="background1"/>
            <w:tcMar/>
          </w:tcPr>
          <w:p w:rsidRPr="00CC0718" w:rsidR="00C71DC8" w:rsidP="00244814" w:rsidRDefault="00C71DC8" w14:paraId="454BD815" w14:textId="77777777">
            <w:pPr>
              <w:rPr>
                <w:color w:val="000000"/>
                <w:spacing w:val="-2"/>
                <w:sz w:val="18"/>
              </w:rPr>
            </w:pPr>
            <w:r w:rsidRPr="00CC0718">
              <w:rPr>
                <w:color w:val="000000"/>
                <w:spacing w:val="-2"/>
                <w:sz w:val="18"/>
              </w:rPr>
              <w:t>No</w:t>
            </w:r>
          </w:p>
        </w:tc>
        <w:tc>
          <w:tcPr>
            <w:tcW w:w="1017" w:type="dxa"/>
            <w:tcBorders>
              <w:top w:val="single" w:color="8FB6EA" w:sz="5" w:space="0"/>
              <w:bottom w:val="single" w:color="8FB6EA" w:sz="5" w:space="0"/>
            </w:tcBorders>
            <w:shd w:val="clear" w:color="auto" w:fill="FFFFFF" w:themeFill="background1"/>
            <w:tcMar/>
          </w:tcPr>
          <w:p w:rsidRPr="00CC0718" w:rsidR="00C71DC8" w:rsidP="00244814" w:rsidRDefault="00C71DC8" w14:paraId="09AD72C0" w14:textId="77777777">
            <w:pPr>
              <w:rPr>
                <w:color w:val="000000"/>
                <w:spacing w:val="-2"/>
                <w:sz w:val="18"/>
              </w:rPr>
            </w:pPr>
            <w:r w:rsidRPr="00CC0718">
              <w:rPr>
                <w:color w:val="000000"/>
                <w:spacing w:val="-2"/>
                <w:sz w:val="18"/>
              </w:rPr>
              <w:t>None</w:t>
            </w:r>
          </w:p>
        </w:tc>
      </w:tr>
      <w:tr w:rsidRPr="00CC0718" w:rsidR="00C71DC8" w:rsidTr="3A33D0EC" w14:paraId="7611E93B" w14:textId="77777777">
        <w:trPr>
          <w:trHeight w:val="458" w:hRule="exact"/>
        </w:trPr>
        <w:tc>
          <w:tcPr>
            <w:tcW w:w="6763" w:type="dxa"/>
            <w:gridSpan w:val="2"/>
            <w:tcBorders>
              <w:top w:val="single" w:color="8FB6EA" w:sz="5" w:space="0"/>
              <w:bottom w:val="single" w:color="8FB6EA" w:sz="5" w:space="0"/>
            </w:tcBorders>
            <w:shd w:val="clear" w:color="auto" w:fill="FFFFFF" w:themeFill="background1"/>
            <w:tcMar/>
          </w:tcPr>
          <w:p w:rsidRPr="00CC0718" w:rsidR="00C71DC8" w:rsidP="00244814" w:rsidRDefault="00C71DC8" w14:paraId="576EE2FB" w14:textId="77777777">
            <w:pPr>
              <w:rPr>
                <w:color w:val="000000"/>
                <w:spacing w:val="-2"/>
                <w:sz w:val="18"/>
              </w:rPr>
            </w:pPr>
            <w:r w:rsidRPr="00CC0718">
              <w:rPr>
                <w:color w:val="000000"/>
                <w:spacing w:val="-2"/>
                <w:sz w:val="18"/>
              </w:rPr>
              <w:t>Codes\\AXIAL CODE\\Q7 a- Role of Marketing to achieve the tasks\BRANDING, PROMOTION AND OUTREACH\Outreach protocol</w:t>
            </w:r>
          </w:p>
        </w:tc>
        <w:tc>
          <w:tcPr>
            <w:tcW w:w="2034" w:type="dxa"/>
            <w:tcBorders>
              <w:top w:val="single" w:color="8FB6EA" w:sz="5" w:space="0"/>
              <w:bottom w:val="single" w:color="8FB6EA" w:sz="5" w:space="0"/>
            </w:tcBorders>
            <w:shd w:val="clear" w:color="auto" w:fill="FFFFFF" w:themeFill="background1"/>
            <w:tcMar/>
          </w:tcPr>
          <w:p w:rsidRPr="00CC0718" w:rsidR="00C71DC8" w:rsidP="00244814" w:rsidRDefault="00C71DC8" w14:paraId="5406942B" w14:textId="77777777">
            <w:pPr>
              <w:rPr>
                <w:color w:val="000000"/>
                <w:spacing w:val="-2"/>
                <w:sz w:val="18"/>
              </w:rPr>
            </w:pPr>
          </w:p>
        </w:tc>
        <w:tc>
          <w:tcPr>
            <w:tcW w:w="903" w:type="dxa"/>
            <w:tcBorders>
              <w:top w:val="single" w:color="8FB6EA" w:sz="5" w:space="0"/>
              <w:bottom w:val="single" w:color="8FB6EA" w:sz="5" w:space="0"/>
            </w:tcBorders>
            <w:shd w:val="clear" w:color="auto" w:fill="FFFFFF" w:themeFill="background1"/>
            <w:tcMar/>
          </w:tcPr>
          <w:p w:rsidRPr="00CC0718" w:rsidR="00C71DC8" w:rsidP="00244814" w:rsidRDefault="00C71DC8" w14:paraId="1B6F1F6C" w14:textId="77777777">
            <w:pPr>
              <w:rPr>
                <w:color w:val="000000"/>
                <w:spacing w:val="-2"/>
                <w:sz w:val="18"/>
              </w:rPr>
            </w:pPr>
            <w:r w:rsidRPr="00CC0718">
              <w:rPr>
                <w:color w:val="000000"/>
                <w:spacing w:val="-2"/>
                <w:sz w:val="18"/>
              </w:rPr>
              <w:t>No</w:t>
            </w:r>
          </w:p>
        </w:tc>
        <w:tc>
          <w:tcPr>
            <w:tcW w:w="1017" w:type="dxa"/>
            <w:tcBorders>
              <w:top w:val="single" w:color="8FB6EA" w:sz="5" w:space="0"/>
              <w:bottom w:val="single" w:color="8FB6EA" w:sz="5" w:space="0"/>
            </w:tcBorders>
            <w:shd w:val="clear" w:color="auto" w:fill="FFFFFF" w:themeFill="background1"/>
            <w:tcMar/>
          </w:tcPr>
          <w:p w:rsidRPr="00CC0718" w:rsidR="00C71DC8" w:rsidP="00244814" w:rsidRDefault="00C71DC8" w14:paraId="111537FF" w14:textId="77777777">
            <w:pPr>
              <w:rPr>
                <w:color w:val="000000"/>
                <w:spacing w:val="-2"/>
                <w:sz w:val="18"/>
              </w:rPr>
            </w:pPr>
            <w:r w:rsidRPr="00CC0718">
              <w:rPr>
                <w:color w:val="000000"/>
                <w:spacing w:val="-2"/>
                <w:sz w:val="18"/>
              </w:rPr>
              <w:t>None</w:t>
            </w:r>
          </w:p>
        </w:tc>
      </w:tr>
      <w:tr w:rsidRPr="00CC0718" w:rsidR="00C71DC8" w:rsidTr="3A33D0EC" w14:paraId="78290CE8" w14:textId="77777777">
        <w:trPr>
          <w:trHeight w:val="444" w:hRule="exact"/>
        </w:trPr>
        <w:tc>
          <w:tcPr>
            <w:tcW w:w="6763" w:type="dxa"/>
            <w:gridSpan w:val="2"/>
            <w:tcBorders>
              <w:top w:val="single" w:color="8FB6EA" w:sz="5" w:space="0"/>
              <w:bottom w:val="single" w:color="8FB6EA" w:sz="5" w:space="0"/>
            </w:tcBorders>
            <w:shd w:val="clear" w:color="auto" w:fill="FFFFFF" w:themeFill="background1"/>
            <w:tcMar/>
          </w:tcPr>
          <w:p w:rsidRPr="00CC0718" w:rsidR="00C71DC8" w:rsidP="3A33D0EC" w:rsidRDefault="00C71DC8" w14:paraId="282D7419" w14:textId="77777777">
            <w:pPr>
              <w:rPr>
                <w:color w:val="000000"/>
                <w:spacing w:val="-2"/>
                <w:sz w:val="18"/>
                <w:szCs w:val="18"/>
                <w:lang w:val="en-US"/>
              </w:rPr>
            </w:pPr>
            <w:r w:rsidRPr="3A33D0EC" w:rsidR="00C71DC8">
              <w:rPr>
                <w:color w:val="000000"/>
                <w:spacing w:val="-2"/>
                <w:sz w:val="18"/>
                <w:szCs w:val="18"/>
                <w:lang w:val="en-US"/>
              </w:rPr>
              <w:t xml:space="preserve">Codes\\AXIAL CODE\\Q7 a- Role of Marketing to achieve the tasks\BRANDING, PROMOTION AND OUTREACH\Reach </w:t>
            </w:r>
            <w:r w:rsidRPr="3A33D0EC" w:rsidR="00C71DC8">
              <w:rPr>
                <w:color w:val="000000"/>
                <w:spacing w:val="-2"/>
                <w:sz w:val="18"/>
                <w:szCs w:val="18"/>
                <w:lang w:val="en-US"/>
              </w:rPr>
              <w:t>maximum</w:t>
            </w:r>
            <w:r w:rsidRPr="3A33D0EC" w:rsidR="00C71DC8">
              <w:rPr>
                <w:color w:val="000000"/>
                <w:spacing w:val="-2"/>
                <w:sz w:val="18"/>
                <w:szCs w:val="18"/>
                <w:lang w:val="en-US"/>
              </w:rPr>
              <w:t xml:space="preserve"> people</w:t>
            </w:r>
          </w:p>
        </w:tc>
        <w:tc>
          <w:tcPr>
            <w:tcW w:w="2034" w:type="dxa"/>
            <w:tcBorders>
              <w:top w:val="single" w:color="8FB6EA" w:sz="5" w:space="0"/>
              <w:bottom w:val="single" w:color="8FB6EA" w:sz="5" w:space="0"/>
            </w:tcBorders>
            <w:shd w:val="clear" w:color="auto" w:fill="FFFFFF" w:themeFill="background1"/>
            <w:tcMar/>
          </w:tcPr>
          <w:p w:rsidRPr="00CC0718" w:rsidR="00C71DC8" w:rsidP="00244814" w:rsidRDefault="00C71DC8" w14:paraId="72CB99B4" w14:textId="77777777">
            <w:pPr>
              <w:rPr>
                <w:color w:val="000000"/>
                <w:spacing w:val="-2"/>
                <w:sz w:val="18"/>
              </w:rPr>
            </w:pPr>
          </w:p>
        </w:tc>
        <w:tc>
          <w:tcPr>
            <w:tcW w:w="903" w:type="dxa"/>
            <w:tcBorders>
              <w:top w:val="single" w:color="8FB6EA" w:sz="5" w:space="0"/>
              <w:bottom w:val="single" w:color="8FB6EA" w:sz="5" w:space="0"/>
            </w:tcBorders>
            <w:shd w:val="clear" w:color="auto" w:fill="FFFFFF" w:themeFill="background1"/>
            <w:tcMar/>
          </w:tcPr>
          <w:p w:rsidRPr="00CC0718" w:rsidR="00C71DC8" w:rsidP="00244814" w:rsidRDefault="00C71DC8" w14:paraId="07D47831" w14:textId="77777777">
            <w:pPr>
              <w:rPr>
                <w:color w:val="000000"/>
                <w:spacing w:val="-2"/>
                <w:sz w:val="18"/>
              </w:rPr>
            </w:pPr>
            <w:r w:rsidRPr="00CC0718">
              <w:rPr>
                <w:color w:val="000000"/>
                <w:spacing w:val="-2"/>
                <w:sz w:val="18"/>
              </w:rPr>
              <w:t>No</w:t>
            </w:r>
          </w:p>
        </w:tc>
        <w:tc>
          <w:tcPr>
            <w:tcW w:w="1017" w:type="dxa"/>
            <w:tcBorders>
              <w:top w:val="single" w:color="8FB6EA" w:sz="5" w:space="0"/>
              <w:bottom w:val="single" w:color="8FB6EA" w:sz="5" w:space="0"/>
            </w:tcBorders>
            <w:shd w:val="clear" w:color="auto" w:fill="FFFFFF" w:themeFill="background1"/>
            <w:tcMar/>
          </w:tcPr>
          <w:p w:rsidRPr="00CC0718" w:rsidR="00C71DC8" w:rsidP="00244814" w:rsidRDefault="00C71DC8" w14:paraId="7D13B58E" w14:textId="77777777">
            <w:pPr>
              <w:rPr>
                <w:color w:val="000000"/>
                <w:spacing w:val="-2"/>
                <w:sz w:val="18"/>
              </w:rPr>
            </w:pPr>
            <w:r w:rsidRPr="00CC0718">
              <w:rPr>
                <w:color w:val="000000"/>
                <w:spacing w:val="-2"/>
                <w:sz w:val="18"/>
              </w:rPr>
              <w:t>None</w:t>
            </w:r>
          </w:p>
        </w:tc>
      </w:tr>
      <w:tr w:rsidRPr="00CC0718" w:rsidR="00C71DC8" w:rsidTr="3A33D0EC" w14:paraId="125E2013" w14:textId="77777777">
        <w:trPr>
          <w:trHeight w:val="459" w:hRule="exact"/>
        </w:trPr>
        <w:tc>
          <w:tcPr>
            <w:tcW w:w="6763" w:type="dxa"/>
            <w:gridSpan w:val="2"/>
            <w:tcBorders>
              <w:top w:val="single" w:color="8FB6EA" w:sz="5" w:space="0"/>
              <w:bottom w:val="single" w:color="8FB6EA" w:sz="5" w:space="0"/>
            </w:tcBorders>
            <w:shd w:val="clear" w:color="auto" w:fill="FFFFFF" w:themeFill="background1"/>
            <w:tcMar/>
          </w:tcPr>
          <w:p w:rsidRPr="00CC0718" w:rsidR="00C71DC8" w:rsidP="00244814" w:rsidRDefault="00C71DC8" w14:paraId="59E117F1" w14:textId="77777777">
            <w:pPr>
              <w:rPr>
                <w:color w:val="000000"/>
                <w:spacing w:val="-2"/>
                <w:sz w:val="18"/>
              </w:rPr>
            </w:pPr>
            <w:r w:rsidRPr="00CC0718">
              <w:rPr>
                <w:color w:val="000000"/>
                <w:spacing w:val="-2"/>
                <w:sz w:val="18"/>
              </w:rPr>
              <w:t>Codes\\AXIAL CODE\\Q7 a- Role of Marketing to achieve the tasks\BRANDING, PROMOTION AND OUTREACH\Recognition of the club</w:t>
            </w:r>
          </w:p>
        </w:tc>
        <w:tc>
          <w:tcPr>
            <w:tcW w:w="2034" w:type="dxa"/>
            <w:tcBorders>
              <w:top w:val="single" w:color="8FB6EA" w:sz="5" w:space="0"/>
              <w:bottom w:val="single" w:color="8FB6EA" w:sz="5" w:space="0"/>
            </w:tcBorders>
            <w:shd w:val="clear" w:color="auto" w:fill="FFFFFF" w:themeFill="background1"/>
            <w:tcMar/>
          </w:tcPr>
          <w:p w:rsidRPr="00CC0718" w:rsidR="00C71DC8" w:rsidP="00244814" w:rsidRDefault="00C71DC8" w14:paraId="2B60558A" w14:textId="77777777">
            <w:pPr>
              <w:rPr>
                <w:color w:val="000000"/>
                <w:spacing w:val="-2"/>
                <w:sz w:val="18"/>
              </w:rPr>
            </w:pPr>
          </w:p>
        </w:tc>
        <w:tc>
          <w:tcPr>
            <w:tcW w:w="903" w:type="dxa"/>
            <w:tcBorders>
              <w:top w:val="single" w:color="8FB6EA" w:sz="5" w:space="0"/>
              <w:bottom w:val="single" w:color="8FB6EA" w:sz="5" w:space="0"/>
            </w:tcBorders>
            <w:shd w:val="clear" w:color="auto" w:fill="FFFFFF" w:themeFill="background1"/>
            <w:tcMar/>
          </w:tcPr>
          <w:p w:rsidRPr="00CC0718" w:rsidR="00C71DC8" w:rsidP="00244814" w:rsidRDefault="00C71DC8" w14:paraId="29BE5292" w14:textId="77777777">
            <w:pPr>
              <w:rPr>
                <w:color w:val="000000"/>
                <w:spacing w:val="-2"/>
                <w:sz w:val="18"/>
              </w:rPr>
            </w:pPr>
            <w:r w:rsidRPr="00CC0718">
              <w:rPr>
                <w:color w:val="000000"/>
                <w:spacing w:val="-2"/>
                <w:sz w:val="18"/>
              </w:rPr>
              <w:t>No</w:t>
            </w:r>
          </w:p>
        </w:tc>
        <w:tc>
          <w:tcPr>
            <w:tcW w:w="1017" w:type="dxa"/>
            <w:tcBorders>
              <w:top w:val="single" w:color="8FB6EA" w:sz="5" w:space="0"/>
              <w:bottom w:val="single" w:color="8FB6EA" w:sz="5" w:space="0"/>
            </w:tcBorders>
            <w:shd w:val="clear" w:color="auto" w:fill="FFFFFF" w:themeFill="background1"/>
            <w:tcMar/>
          </w:tcPr>
          <w:p w:rsidRPr="00CC0718" w:rsidR="00C71DC8" w:rsidP="00244814" w:rsidRDefault="00C71DC8" w14:paraId="057270CD" w14:textId="77777777">
            <w:pPr>
              <w:rPr>
                <w:color w:val="000000"/>
                <w:spacing w:val="-2"/>
                <w:sz w:val="18"/>
              </w:rPr>
            </w:pPr>
            <w:r w:rsidRPr="00CC0718">
              <w:rPr>
                <w:color w:val="000000"/>
                <w:spacing w:val="-2"/>
                <w:sz w:val="18"/>
              </w:rPr>
              <w:t>None</w:t>
            </w:r>
          </w:p>
        </w:tc>
      </w:tr>
      <w:tr w:rsidRPr="00CC0718" w:rsidR="00C71DC8" w:rsidTr="3A33D0EC" w14:paraId="3B24A8D3" w14:textId="77777777">
        <w:trPr>
          <w:trHeight w:val="458" w:hRule="exact"/>
        </w:trPr>
        <w:tc>
          <w:tcPr>
            <w:tcW w:w="6763" w:type="dxa"/>
            <w:gridSpan w:val="2"/>
            <w:tcBorders>
              <w:top w:val="single" w:color="8FB6EA" w:sz="5" w:space="0"/>
              <w:bottom w:val="single" w:color="8FB6EA" w:sz="5" w:space="0"/>
            </w:tcBorders>
            <w:shd w:val="clear" w:color="auto" w:fill="FFFFFF" w:themeFill="background1"/>
            <w:tcMar/>
          </w:tcPr>
          <w:p w:rsidRPr="00CC0718" w:rsidR="00C71DC8" w:rsidP="00244814" w:rsidRDefault="00C71DC8" w14:paraId="400123D6" w14:textId="77777777">
            <w:pPr>
              <w:rPr>
                <w:color w:val="000000"/>
                <w:spacing w:val="-2"/>
                <w:sz w:val="18"/>
              </w:rPr>
            </w:pPr>
            <w:r w:rsidRPr="00CC0718">
              <w:rPr>
                <w:color w:val="000000"/>
                <w:spacing w:val="-2"/>
                <w:sz w:val="18"/>
              </w:rPr>
              <w:t>Codes\\AXIAL CODE\\Q7 a- Role of Marketing to achieve the tasks\BRANDING, PROMOTION AND OUTREACH\Success of event depends on crowd pulled</w:t>
            </w:r>
          </w:p>
        </w:tc>
        <w:tc>
          <w:tcPr>
            <w:tcW w:w="2034" w:type="dxa"/>
            <w:tcBorders>
              <w:top w:val="single" w:color="8FB6EA" w:sz="5" w:space="0"/>
              <w:bottom w:val="single" w:color="8FB6EA" w:sz="5" w:space="0"/>
            </w:tcBorders>
            <w:shd w:val="clear" w:color="auto" w:fill="FFFFFF" w:themeFill="background1"/>
            <w:tcMar/>
          </w:tcPr>
          <w:p w:rsidRPr="00CC0718" w:rsidR="00C71DC8" w:rsidP="00244814" w:rsidRDefault="00C71DC8" w14:paraId="06C8A5A8" w14:textId="77777777">
            <w:pPr>
              <w:rPr>
                <w:color w:val="000000"/>
                <w:spacing w:val="-2"/>
                <w:sz w:val="18"/>
              </w:rPr>
            </w:pPr>
          </w:p>
        </w:tc>
        <w:tc>
          <w:tcPr>
            <w:tcW w:w="903" w:type="dxa"/>
            <w:tcBorders>
              <w:top w:val="single" w:color="8FB6EA" w:sz="5" w:space="0"/>
              <w:bottom w:val="single" w:color="8FB6EA" w:sz="5" w:space="0"/>
            </w:tcBorders>
            <w:shd w:val="clear" w:color="auto" w:fill="FFFFFF" w:themeFill="background1"/>
            <w:tcMar/>
          </w:tcPr>
          <w:p w:rsidRPr="00CC0718" w:rsidR="00C71DC8" w:rsidP="00244814" w:rsidRDefault="00C71DC8" w14:paraId="5A87DA7F" w14:textId="77777777">
            <w:pPr>
              <w:rPr>
                <w:color w:val="000000"/>
                <w:spacing w:val="-2"/>
                <w:sz w:val="18"/>
              </w:rPr>
            </w:pPr>
            <w:r w:rsidRPr="00CC0718">
              <w:rPr>
                <w:color w:val="000000"/>
                <w:spacing w:val="-2"/>
                <w:sz w:val="18"/>
              </w:rPr>
              <w:t>No</w:t>
            </w:r>
          </w:p>
        </w:tc>
        <w:tc>
          <w:tcPr>
            <w:tcW w:w="1017" w:type="dxa"/>
            <w:tcBorders>
              <w:top w:val="single" w:color="8FB6EA" w:sz="5" w:space="0"/>
              <w:bottom w:val="single" w:color="8FB6EA" w:sz="5" w:space="0"/>
            </w:tcBorders>
            <w:shd w:val="clear" w:color="auto" w:fill="FFFFFF" w:themeFill="background1"/>
            <w:tcMar/>
          </w:tcPr>
          <w:p w:rsidRPr="00CC0718" w:rsidR="00C71DC8" w:rsidP="00244814" w:rsidRDefault="00C71DC8" w14:paraId="28D62A62" w14:textId="77777777">
            <w:pPr>
              <w:rPr>
                <w:color w:val="000000"/>
                <w:spacing w:val="-2"/>
                <w:sz w:val="18"/>
              </w:rPr>
            </w:pPr>
            <w:r w:rsidRPr="00CC0718">
              <w:rPr>
                <w:color w:val="000000"/>
                <w:spacing w:val="-2"/>
                <w:sz w:val="18"/>
              </w:rPr>
              <w:t>None</w:t>
            </w:r>
          </w:p>
        </w:tc>
      </w:tr>
      <w:tr w:rsidRPr="00CC0718" w:rsidR="00C71DC8" w:rsidTr="3A33D0EC" w14:paraId="731489D7" w14:textId="77777777">
        <w:trPr>
          <w:trHeight w:val="344" w:hRule="exact"/>
        </w:trPr>
        <w:tc>
          <w:tcPr>
            <w:tcW w:w="6763" w:type="dxa"/>
            <w:gridSpan w:val="2"/>
            <w:tcBorders>
              <w:top w:val="single" w:color="8FB6EA" w:sz="5" w:space="0"/>
              <w:bottom w:val="single" w:color="8FB6EA" w:sz="5" w:space="0"/>
            </w:tcBorders>
            <w:shd w:val="clear" w:color="auto" w:fill="FFFFFF" w:themeFill="background1"/>
            <w:tcMar/>
          </w:tcPr>
          <w:p w:rsidRPr="00CC0718" w:rsidR="00C71DC8" w:rsidP="00244814" w:rsidRDefault="00C71DC8" w14:paraId="086D7B7A" w14:textId="77777777">
            <w:pPr>
              <w:rPr>
                <w:color w:val="000000"/>
                <w:spacing w:val="-2"/>
                <w:sz w:val="18"/>
              </w:rPr>
            </w:pPr>
            <w:r w:rsidRPr="00CC0718">
              <w:rPr>
                <w:color w:val="000000"/>
                <w:spacing w:val="-2"/>
                <w:sz w:val="18"/>
              </w:rPr>
              <w:t>Codes\\AXIAL CODE\\Q7 a- Role of Marketing to achieve the tasks\COLLABORATION</w:t>
            </w:r>
          </w:p>
        </w:tc>
        <w:tc>
          <w:tcPr>
            <w:tcW w:w="2034" w:type="dxa"/>
            <w:tcBorders>
              <w:top w:val="single" w:color="8FB6EA" w:sz="5" w:space="0"/>
              <w:bottom w:val="single" w:color="8FB6EA" w:sz="5" w:space="0"/>
            </w:tcBorders>
            <w:shd w:val="clear" w:color="auto" w:fill="FFFFFF" w:themeFill="background1"/>
            <w:tcMar/>
          </w:tcPr>
          <w:p w:rsidRPr="00CC0718" w:rsidR="00C71DC8" w:rsidP="00244814" w:rsidRDefault="00C71DC8" w14:paraId="6B269C1C" w14:textId="77777777">
            <w:pPr>
              <w:rPr>
                <w:color w:val="000000"/>
                <w:spacing w:val="-2"/>
                <w:sz w:val="18"/>
              </w:rPr>
            </w:pPr>
          </w:p>
        </w:tc>
        <w:tc>
          <w:tcPr>
            <w:tcW w:w="903" w:type="dxa"/>
            <w:tcBorders>
              <w:top w:val="single" w:color="8FB6EA" w:sz="5" w:space="0"/>
              <w:bottom w:val="single" w:color="8FB6EA" w:sz="5" w:space="0"/>
            </w:tcBorders>
            <w:shd w:val="clear" w:color="auto" w:fill="FFFFFF" w:themeFill="background1"/>
            <w:tcMar/>
          </w:tcPr>
          <w:p w:rsidRPr="00CC0718" w:rsidR="00C71DC8" w:rsidP="00244814" w:rsidRDefault="00C71DC8" w14:paraId="433FBF21" w14:textId="77777777">
            <w:pPr>
              <w:rPr>
                <w:color w:val="000000"/>
                <w:spacing w:val="-2"/>
                <w:sz w:val="18"/>
              </w:rPr>
            </w:pPr>
            <w:r w:rsidRPr="00CC0718">
              <w:rPr>
                <w:color w:val="000000"/>
                <w:spacing w:val="-2"/>
                <w:sz w:val="18"/>
              </w:rPr>
              <w:t>Yes</w:t>
            </w:r>
          </w:p>
        </w:tc>
        <w:tc>
          <w:tcPr>
            <w:tcW w:w="1017" w:type="dxa"/>
            <w:tcBorders>
              <w:top w:val="single" w:color="8FB6EA" w:sz="5" w:space="0"/>
              <w:bottom w:val="single" w:color="8FB6EA" w:sz="5" w:space="0"/>
            </w:tcBorders>
            <w:shd w:val="clear" w:color="auto" w:fill="FFFFFF" w:themeFill="background1"/>
            <w:tcMar/>
          </w:tcPr>
          <w:p w:rsidRPr="00CC0718" w:rsidR="00C71DC8" w:rsidP="00244814" w:rsidRDefault="00C71DC8" w14:paraId="7F943079" w14:textId="77777777">
            <w:pPr>
              <w:rPr>
                <w:color w:val="000000"/>
                <w:spacing w:val="-2"/>
                <w:sz w:val="18"/>
              </w:rPr>
            </w:pPr>
            <w:r w:rsidRPr="00CC0718">
              <w:rPr>
                <w:color w:val="000000"/>
                <w:spacing w:val="-2"/>
                <w:sz w:val="18"/>
              </w:rPr>
              <w:t>None</w:t>
            </w:r>
          </w:p>
        </w:tc>
      </w:tr>
      <w:tr w:rsidRPr="00CC0718" w:rsidR="00C71DC8" w:rsidTr="3A33D0EC" w14:paraId="50D71871" w14:textId="77777777">
        <w:trPr>
          <w:trHeight w:val="459" w:hRule="exact"/>
        </w:trPr>
        <w:tc>
          <w:tcPr>
            <w:tcW w:w="6763" w:type="dxa"/>
            <w:gridSpan w:val="2"/>
            <w:tcBorders>
              <w:top w:val="single" w:color="8FB6EA" w:sz="5" w:space="0"/>
              <w:bottom w:val="single" w:color="8FB6EA" w:sz="5" w:space="0"/>
            </w:tcBorders>
            <w:shd w:val="clear" w:color="auto" w:fill="FFFFFF" w:themeFill="background1"/>
            <w:tcMar/>
          </w:tcPr>
          <w:p w:rsidRPr="00CC0718" w:rsidR="00C71DC8" w:rsidP="00244814" w:rsidRDefault="00C71DC8" w14:paraId="75F8EEEB" w14:textId="77777777">
            <w:pPr>
              <w:rPr>
                <w:color w:val="000000"/>
                <w:spacing w:val="-2"/>
                <w:sz w:val="18"/>
              </w:rPr>
            </w:pPr>
            <w:r w:rsidRPr="00CC0718">
              <w:rPr>
                <w:color w:val="000000"/>
                <w:spacing w:val="-2"/>
                <w:sz w:val="18"/>
              </w:rPr>
              <w:t>Codes\\AXIAL CODE\\Q7 a- Role of Marketing to achieve the tasks\COLLABORATION\Collaboration with other clubs</w:t>
            </w:r>
          </w:p>
        </w:tc>
        <w:tc>
          <w:tcPr>
            <w:tcW w:w="2034" w:type="dxa"/>
            <w:tcBorders>
              <w:top w:val="single" w:color="8FB6EA" w:sz="5" w:space="0"/>
              <w:bottom w:val="single" w:color="8FB6EA" w:sz="5" w:space="0"/>
            </w:tcBorders>
            <w:shd w:val="clear" w:color="auto" w:fill="FFFFFF" w:themeFill="background1"/>
            <w:tcMar/>
          </w:tcPr>
          <w:p w:rsidRPr="00CC0718" w:rsidR="00C71DC8" w:rsidP="00244814" w:rsidRDefault="00C71DC8" w14:paraId="69F2AA46" w14:textId="77777777">
            <w:pPr>
              <w:rPr>
                <w:color w:val="000000"/>
                <w:spacing w:val="-2"/>
                <w:sz w:val="18"/>
              </w:rPr>
            </w:pPr>
          </w:p>
        </w:tc>
        <w:tc>
          <w:tcPr>
            <w:tcW w:w="903" w:type="dxa"/>
            <w:tcBorders>
              <w:top w:val="single" w:color="8FB6EA" w:sz="5" w:space="0"/>
              <w:bottom w:val="single" w:color="8FB6EA" w:sz="5" w:space="0"/>
            </w:tcBorders>
            <w:shd w:val="clear" w:color="auto" w:fill="FFFFFF" w:themeFill="background1"/>
            <w:tcMar/>
          </w:tcPr>
          <w:p w:rsidRPr="00CC0718" w:rsidR="00C71DC8" w:rsidP="00244814" w:rsidRDefault="00C71DC8" w14:paraId="1D7B37D8" w14:textId="77777777">
            <w:pPr>
              <w:rPr>
                <w:color w:val="000000"/>
                <w:spacing w:val="-2"/>
                <w:sz w:val="18"/>
              </w:rPr>
            </w:pPr>
            <w:r w:rsidRPr="00CC0718">
              <w:rPr>
                <w:color w:val="000000"/>
                <w:spacing w:val="-2"/>
                <w:sz w:val="18"/>
              </w:rPr>
              <w:t>No</w:t>
            </w:r>
          </w:p>
        </w:tc>
        <w:tc>
          <w:tcPr>
            <w:tcW w:w="1017" w:type="dxa"/>
            <w:tcBorders>
              <w:top w:val="single" w:color="8FB6EA" w:sz="5" w:space="0"/>
              <w:bottom w:val="single" w:color="8FB6EA" w:sz="5" w:space="0"/>
            </w:tcBorders>
            <w:shd w:val="clear" w:color="auto" w:fill="FFFFFF" w:themeFill="background1"/>
            <w:tcMar/>
          </w:tcPr>
          <w:p w:rsidRPr="00CC0718" w:rsidR="00C71DC8" w:rsidP="00244814" w:rsidRDefault="00C71DC8" w14:paraId="1B1A08FA" w14:textId="77777777">
            <w:pPr>
              <w:rPr>
                <w:color w:val="000000"/>
                <w:spacing w:val="-2"/>
                <w:sz w:val="18"/>
              </w:rPr>
            </w:pPr>
            <w:r w:rsidRPr="00CC0718">
              <w:rPr>
                <w:color w:val="000000"/>
                <w:spacing w:val="-2"/>
                <w:sz w:val="18"/>
              </w:rPr>
              <w:t>None</w:t>
            </w:r>
          </w:p>
        </w:tc>
      </w:tr>
      <w:tr w:rsidRPr="00CC0718" w:rsidR="00C71DC8" w:rsidTr="3A33D0EC" w14:paraId="125123B2" w14:textId="77777777">
        <w:trPr>
          <w:trHeight w:val="458" w:hRule="exact"/>
        </w:trPr>
        <w:tc>
          <w:tcPr>
            <w:tcW w:w="6763" w:type="dxa"/>
            <w:gridSpan w:val="2"/>
            <w:tcBorders>
              <w:top w:val="single" w:color="8FB6EA" w:sz="5" w:space="0"/>
              <w:bottom w:val="single" w:color="8FB6EA" w:sz="5" w:space="0"/>
            </w:tcBorders>
            <w:shd w:val="clear" w:color="auto" w:fill="FFFFFF" w:themeFill="background1"/>
            <w:tcMar/>
          </w:tcPr>
          <w:p w:rsidRPr="00CC0718" w:rsidR="00C71DC8" w:rsidP="3A33D0EC" w:rsidRDefault="00C71DC8" w14:paraId="66D174AD" w14:textId="77777777">
            <w:pPr>
              <w:rPr>
                <w:color w:val="000000"/>
                <w:spacing w:val="-2"/>
                <w:sz w:val="18"/>
                <w:szCs w:val="18"/>
                <w:lang w:val="en-US"/>
              </w:rPr>
            </w:pPr>
            <w:r w:rsidRPr="3A33D0EC" w:rsidR="00C71DC8">
              <w:rPr>
                <w:color w:val="000000"/>
                <w:spacing w:val="-2"/>
                <w:sz w:val="18"/>
                <w:szCs w:val="18"/>
                <w:lang w:val="en-US"/>
              </w:rPr>
              <w:t>Codes\\AXIAL CODE\\Q7 a- Role of Marketing to achieve the tasks\COLLABORATION\</w:t>
            </w:r>
            <w:r w:rsidRPr="3A33D0EC" w:rsidR="00C71DC8">
              <w:rPr>
                <w:color w:val="000000"/>
                <w:spacing w:val="-2"/>
                <w:sz w:val="18"/>
                <w:szCs w:val="18"/>
                <w:lang w:val="en-US"/>
              </w:rPr>
              <w:t>Collabration</w:t>
            </w:r>
            <w:r w:rsidRPr="3A33D0EC" w:rsidR="00C71DC8">
              <w:rPr>
                <w:color w:val="000000"/>
                <w:spacing w:val="-2"/>
                <w:sz w:val="18"/>
                <w:szCs w:val="18"/>
                <w:lang w:val="en-US"/>
              </w:rPr>
              <w:t xml:space="preserve"> with Marketing Club</w:t>
            </w:r>
          </w:p>
        </w:tc>
        <w:tc>
          <w:tcPr>
            <w:tcW w:w="2034" w:type="dxa"/>
            <w:tcBorders>
              <w:top w:val="single" w:color="8FB6EA" w:sz="5" w:space="0"/>
              <w:bottom w:val="single" w:color="8FB6EA" w:sz="5" w:space="0"/>
            </w:tcBorders>
            <w:shd w:val="clear" w:color="auto" w:fill="FFFFFF" w:themeFill="background1"/>
            <w:tcMar/>
          </w:tcPr>
          <w:p w:rsidRPr="00CC0718" w:rsidR="00C71DC8" w:rsidP="00244814" w:rsidRDefault="00C71DC8" w14:paraId="0C75F195" w14:textId="77777777">
            <w:pPr>
              <w:rPr>
                <w:color w:val="000000"/>
                <w:spacing w:val="-2"/>
                <w:sz w:val="18"/>
              </w:rPr>
            </w:pPr>
          </w:p>
        </w:tc>
        <w:tc>
          <w:tcPr>
            <w:tcW w:w="903" w:type="dxa"/>
            <w:tcBorders>
              <w:top w:val="single" w:color="8FB6EA" w:sz="5" w:space="0"/>
              <w:bottom w:val="single" w:color="8FB6EA" w:sz="5" w:space="0"/>
            </w:tcBorders>
            <w:shd w:val="clear" w:color="auto" w:fill="FFFFFF" w:themeFill="background1"/>
            <w:tcMar/>
          </w:tcPr>
          <w:p w:rsidRPr="00CC0718" w:rsidR="00C71DC8" w:rsidP="00244814" w:rsidRDefault="00C71DC8" w14:paraId="23C1A7B7" w14:textId="77777777">
            <w:pPr>
              <w:rPr>
                <w:color w:val="000000"/>
                <w:spacing w:val="-2"/>
                <w:sz w:val="18"/>
              </w:rPr>
            </w:pPr>
            <w:r w:rsidRPr="00CC0718">
              <w:rPr>
                <w:color w:val="000000"/>
                <w:spacing w:val="-2"/>
                <w:sz w:val="18"/>
              </w:rPr>
              <w:t>No</w:t>
            </w:r>
          </w:p>
        </w:tc>
        <w:tc>
          <w:tcPr>
            <w:tcW w:w="1017" w:type="dxa"/>
            <w:tcBorders>
              <w:top w:val="single" w:color="8FB6EA" w:sz="5" w:space="0"/>
              <w:bottom w:val="single" w:color="8FB6EA" w:sz="5" w:space="0"/>
            </w:tcBorders>
            <w:shd w:val="clear" w:color="auto" w:fill="FFFFFF" w:themeFill="background1"/>
            <w:tcMar/>
          </w:tcPr>
          <w:p w:rsidRPr="00CC0718" w:rsidR="00C71DC8" w:rsidP="00244814" w:rsidRDefault="00C71DC8" w14:paraId="574BCF00" w14:textId="77777777">
            <w:pPr>
              <w:rPr>
                <w:color w:val="000000"/>
                <w:spacing w:val="-2"/>
                <w:sz w:val="18"/>
              </w:rPr>
            </w:pPr>
            <w:r w:rsidRPr="00CC0718">
              <w:rPr>
                <w:color w:val="000000"/>
                <w:spacing w:val="-2"/>
                <w:sz w:val="18"/>
              </w:rPr>
              <w:t>None</w:t>
            </w:r>
          </w:p>
        </w:tc>
      </w:tr>
      <w:tr w:rsidRPr="00CC0718" w:rsidR="00C71DC8" w:rsidTr="3A33D0EC" w14:paraId="6ACA7282" w14:textId="77777777">
        <w:trPr>
          <w:trHeight w:val="330" w:hRule="exact"/>
        </w:trPr>
        <w:tc>
          <w:tcPr>
            <w:tcW w:w="6763" w:type="dxa"/>
            <w:gridSpan w:val="2"/>
            <w:tcBorders>
              <w:top w:val="single" w:color="8FB6EA" w:sz="5" w:space="0"/>
              <w:bottom w:val="single" w:color="8FB6EA" w:sz="5" w:space="0"/>
            </w:tcBorders>
            <w:shd w:val="clear" w:color="auto" w:fill="FFFFFF" w:themeFill="background1"/>
            <w:tcMar/>
          </w:tcPr>
          <w:p w:rsidRPr="00CC0718" w:rsidR="00C71DC8" w:rsidP="00244814" w:rsidRDefault="00C71DC8" w14:paraId="4DD31E55" w14:textId="77777777">
            <w:pPr>
              <w:rPr>
                <w:color w:val="000000"/>
                <w:spacing w:val="-2"/>
                <w:sz w:val="18"/>
              </w:rPr>
            </w:pPr>
            <w:r w:rsidRPr="00CC0718">
              <w:rPr>
                <w:color w:val="000000"/>
                <w:spacing w:val="-2"/>
                <w:sz w:val="18"/>
              </w:rPr>
              <w:t>Codes\\AXIAL CODE\\Q7 a- Role of Marketing to achieve the tasks\EVENT CENTRIC FOCUS</w:t>
            </w:r>
          </w:p>
        </w:tc>
        <w:tc>
          <w:tcPr>
            <w:tcW w:w="2034" w:type="dxa"/>
            <w:tcBorders>
              <w:top w:val="single" w:color="8FB6EA" w:sz="5" w:space="0"/>
              <w:bottom w:val="single" w:color="8FB6EA" w:sz="5" w:space="0"/>
            </w:tcBorders>
            <w:shd w:val="clear" w:color="auto" w:fill="FFFFFF" w:themeFill="background1"/>
            <w:tcMar/>
          </w:tcPr>
          <w:p w:rsidRPr="00CC0718" w:rsidR="00C71DC8" w:rsidP="00244814" w:rsidRDefault="00C71DC8" w14:paraId="373F8556" w14:textId="77777777">
            <w:pPr>
              <w:rPr>
                <w:color w:val="000000"/>
                <w:spacing w:val="-2"/>
                <w:sz w:val="18"/>
              </w:rPr>
            </w:pPr>
          </w:p>
        </w:tc>
        <w:tc>
          <w:tcPr>
            <w:tcW w:w="903" w:type="dxa"/>
            <w:tcBorders>
              <w:top w:val="single" w:color="8FB6EA" w:sz="5" w:space="0"/>
              <w:bottom w:val="single" w:color="8FB6EA" w:sz="5" w:space="0"/>
            </w:tcBorders>
            <w:shd w:val="clear" w:color="auto" w:fill="FFFFFF" w:themeFill="background1"/>
            <w:tcMar/>
          </w:tcPr>
          <w:p w:rsidRPr="00CC0718" w:rsidR="00C71DC8" w:rsidP="00244814" w:rsidRDefault="00C71DC8" w14:paraId="1AEB01A5" w14:textId="77777777">
            <w:pPr>
              <w:rPr>
                <w:color w:val="000000"/>
                <w:spacing w:val="-2"/>
                <w:sz w:val="18"/>
              </w:rPr>
            </w:pPr>
            <w:r w:rsidRPr="00CC0718">
              <w:rPr>
                <w:color w:val="000000"/>
                <w:spacing w:val="-2"/>
                <w:sz w:val="18"/>
              </w:rPr>
              <w:t>Yes</w:t>
            </w:r>
          </w:p>
        </w:tc>
        <w:tc>
          <w:tcPr>
            <w:tcW w:w="1017" w:type="dxa"/>
            <w:tcBorders>
              <w:top w:val="single" w:color="8FB6EA" w:sz="5" w:space="0"/>
              <w:bottom w:val="single" w:color="8FB6EA" w:sz="5" w:space="0"/>
            </w:tcBorders>
            <w:shd w:val="clear" w:color="auto" w:fill="FFFFFF" w:themeFill="background1"/>
            <w:tcMar/>
          </w:tcPr>
          <w:p w:rsidRPr="00CC0718" w:rsidR="00C71DC8" w:rsidP="00244814" w:rsidRDefault="00C71DC8" w14:paraId="44AAE2C5" w14:textId="77777777">
            <w:pPr>
              <w:rPr>
                <w:color w:val="000000"/>
                <w:spacing w:val="-2"/>
                <w:sz w:val="18"/>
              </w:rPr>
            </w:pPr>
            <w:r w:rsidRPr="00CC0718">
              <w:rPr>
                <w:color w:val="000000"/>
                <w:spacing w:val="-2"/>
                <w:sz w:val="18"/>
              </w:rPr>
              <w:t>None</w:t>
            </w:r>
          </w:p>
        </w:tc>
      </w:tr>
      <w:tr w:rsidRPr="00CC0718" w:rsidR="00C71DC8" w:rsidTr="3A33D0EC" w14:paraId="422D18C9" w14:textId="77777777">
        <w:trPr>
          <w:trHeight w:val="458" w:hRule="exact"/>
        </w:trPr>
        <w:tc>
          <w:tcPr>
            <w:tcW w:w="6763" w:type="dxa"/>
            <w:gridSpan w:val="2"/>
            <w:tcBorders>
              <w:top w:val="single" w:color="8FB6EA" w:sz="5" w:space="0"/>
              <w:bottom w:val="single" w:color="8FB6EA" w:sz="5" w:space="0"/>
            </w:tcBorders>
            <w:shd w:val="clear" w:color="auto" w:fill="FFFFFF" w:themeFill="background1"/>
            <w:tcMar/>
          </w:tcPr>
          <w:p w:rsidRPr="00CC0718" w:rsidR="00C71DC8" w:rsidP="00244814" w:rsidRDefault="00C71DC8" w14:paraId="7397E859" w14:textId="77777777">
            <w:pPr>
              <w:rPr>
                <w:color w:val="000000"/>
                <w:spacing w:val="-2"/>
                <w:sz w:val="18"/>
              </w:rPr>
            </w:pPr>
            <w:r w:rsidRPr="00CC0718">
              <w:rPr>
                <w:color w:val="000000"/>
                <w:spacing w:val="-2"/>
                <w:sz w:val="18"/>
              </w:rPr>
              <w:lastRenderedPageBreak/>
              <w:t>Codes\\AXIAL CODE\\Q7 a- Role of Marketing to achieve the tasks\EVENT CENTRIC FOCUS\we are a very event-oriented organization and club</w:t>
            </w:r>
          </w:p>
        </w:tc>
        <w:tc>
          <w:tcPr>
            <w:tcW w:w="2034" w:type="dxa"/>
            <w:tcBorders>
              <w:top w:val="single" w:color="8FB6EA" w:sz="5" w:space="0"/>
              <w:bottom w:val="single" w:color="8FB6EA" w:sz="5" w:space="0"/>
            </w:tcBorders>
            <w:shd w:val="clear" w:color="auto" w:fill="FFFFFF" w:themeFill="background1"/>
            <w:tcMar/>
          </w:tcPr>
          <w:p w:rsidRPr="00CC0718" w:rsidR="00C71DC8" w:rsidP="00244814" w:rsidRDefault="00C71DC8" w14:paraId="25B99997" w14:textId="77777777">
            <w:pPr>
              <w:rPr>
                <w:color w:val="000000"/>
                <w:spacing w:val="-2"/>
                <w:sz w:val="18"/>
              </w:rPr>
            </w:pPr>
          </w:p>
        </w:tc>
        <w:tc>
          <w:tcPr>
            <w:tcW w:w="903" w:type="dxa"/>
            <w:tcBorders>
              <w:top w:val="single" w:color="8FB6EA" w:sz="5" w:space="0"/>
              <w:bottom w:val="single" w:color="8FB6EA" w:sz="5" w:space="0"/>
            </w:tcBorders>
            <w:shd w:val="clear" w:color="auto" w:fill="FFFFFF" w:themeFill="background1"/>
            <w:tcMar/>
          </w:tcPr>
          <w:p w:rsidRPr="00CC0718" w:rsidR="00C71DC8" w:rsidP="00244814" w:rsidRDefault="00C71DC8" w14:paraId="5C46080D" w14:textId="77777777">
            <w:pPr>
              <w:rPr>
                <w:color w:val="000000"/>
                <w:spacing w:val="-2"/>
                <w:sz w:val="18"/>
              </w:rPr>
            </w:pPr>
            <w:r w:rsidRPr="00CC0718">
              <w:rPr>
                <w:color w:val="000000"/>
                <w:spacing w:val="-2"/>
                <w:sz w:val="18"/>
              </w:rPr>
              <w:t>No</w:t>
            </w:r>
          </w:p>
        </w:tc>
        <w:tc>
          <w:tcPr>
            <w:tcW w:w="1017" w:type="dxa"/>
            <w:tcBorders>
              <w:top w:val="single" w:color="8FB6EA" w:sz="5" w:space="0"/>
              <w:bottom w:val="single" w:color="8FB6EA" w:sz="5" w:space="0"/>
            </w:tcBorders>
            <w:shd w:val="clear" w:color="auto" w:fill="FFFFFF" w:themeFill="background1"/>
            <w:tcMar/>
          </w:tcPr>
          <w:p w:rsidRPr="00CC0718" w:rsidR="00C71DC8" w:rsidP="00244814" w:rsidRDefault="00C71DC8" w14:paraId="05AFBE88" w14:textId="77777777">
            <w:pPr>
              <w:rPr>
                <w:color w:val="000000"/>
                <w:spacing w:val="-2"/>
                <w:sz w:val="18"/>
              </w:rPr>
            </w:pPr>
            <w:r w:rsidRPr="00CC0718">
              <w:rPr>
                <w:color w:val="000000"/>
                <w:spacing w:val="-2"/>
                <w:sz w:val="18"/>
              </w:rPr>
              <w:t>None</w:t>
            </w:r>
          </w:p>
        </w:tc>
      </w:tr>
      <w:tr w:rsidRPr="00CC0718" w:rsidR="00C71DC8" w:rsidTr="3A33D0EC" w14:paraId="7D488A50" w14:textId="77777777">
        <w:trPr>
          <w:trHeight w:val="344" w:hRule="exact"/>
        </w:trPr>
        <w:tc>
          <w:tcPr>
            <w:tcW w:w="6763" w:type="dxa"/>
            <w:gridSpan w:val="2"/>
            <w:tcBorders>
              <w:top w:val="single" w:color="8FB6EA" w:sz="5" w:space="0"/>
              <w:bottom w:val="single" w:color="8FB6EA" w:sz="5" w:space="0"/>
            </w:tcBorders>
            <w:shd w:val="clear" w:color="auto" w:fill="FFFFFF" w:themeFill="background1"/>
            <w:tcMar/>
          </w:tcPr>
          <w:p w:rsidRPr="00CC0718" w:rsidR="00C71DC8" w:rsidP="00244814" w:rsidRDefault="00C71DC8" w14:paraId="571CA565" w14:textId="77777777">
            <w:pPr>
              <w:rPr>
                <w:color w:val="000000"/>
                <w:spacing w:val="-2"/>
                <w:sz w:val="18"/>
              </w:rPr>
            </w:pPr>
            <w:r w:rsidRPr="00CC0718">
              <w:rPr>
                <w:color w:val="000000"/>
                <w:spacing w:val="-2"/>
                <w:sz w:val="18"/>
              </w:rPr>
              <w:t>Codes\\AXIAL CODE\\Q7 a- Role of Marketing to achieve the tasks\SKILLED TEAM</w:t>
            </w:r>
          </w:p>
        </w:tc>
        <w:tc>
          <w:tcPr>
            <w:tcW w:w="2034" w:type="dxa"/>
            <w:tcBorders>
              <w:top w:val="single" w:color="8FB6EA" w:sz="5" w:space="0"/>
              <w:bottom w:val="single" w:color="8FB6EA" w:sz="5" w:space="0"/>
            </w:tcBorders>
            <w:shd w:val="clear" w:color="auto" w:fill="FFFFFF" w:themeFill="background1"/>
            <w:tcMar/>
          </w:tcPr>
          <w:p w:rsidRPr="00CC0718" w:rsidR="00C71DC8" w:rsidP="00244814" w:rsidRDefault="00C71DC8" w14:paraId="0101ED62" w14:textId="77777777">
            <w:pPr>
              <w:rPr>
                <w:color w:val="000000"/>
                <w:spacing w:val="-2"/>
                <w:sz w:val="18"/>
              </w:rPr>
            </w:pPr>
          </w:p>
        </w:tc>
        <w:tc>
          <w:tcPr>
            <w:tcW w:w="903" w:type="dxa"/>
            <w:tcBorders>
              <w:top w:val="single" w:color="8FB6EA" w:sz="5" w:space="0"/>
              <w:bottom w:val="single" w:color="8FB6EA" w:sz="5" w:space="0"/>
            </w:tcBorders>
            <w:shd w:val="clear" w:color="auto" w:fill="FFFFFF" w:themeFill="background1"/>
            <w:tcMar/>
          </w:tcPr>
          <w:p w:rsidRPr="00CC0718" w:rsidR="00C71DC8" w:rsidP="00244814" w:rsidRDefault="00C71DC8" w14:paraId="41FC8C56" w14:textId="77777777">
            <w:pPr>
              <w:rPr>
                <w:color w:val="000000"/>
                <w:spacing w:val="-2"/>
                <w:sz w:val="18"/>
              </w:rPr>
            </w:pPr>
            <w:r w:rsidRPr="00CC0718">
              <w:rPr>
                <w:color w:val="000000"/>
                <w:spacing w:val="-2"/>
                <w:sz w:val="18"/>
              </w:rPr>
              <w:t>Yes</w:t>
            </w:r>
          </w:p>
        </w:tc>
        <w:tc>
          <w:tcPr>
            <w:tcW w:w="1017" w:type="dxa"/>
            <w:tcBorders>
              <w:top w:val="single" w:color="8FB6EA" w:sz="5" w:space="0"/>
              <w:bottom w:val="single" w:color="8FB6EA" w:sz="5" w:space="0"/>
            </w:tcBorders>
            <w:shd w:val="clear" w:color="auto" w:fill="FFFFFF" w:themeFill="background1"/>
            <w:tcMar/>
          </w:tcPr>
          <w:p w:rsidRPr="00CC0718" w:rsidR="00C71DC8" w:rsidP="00244814" w:rsidRDefault="00C71DC8" w14:paraId="10A0A0E1" w14:textId="77777777">
            <w:pPr>
              <w:rPr>
                <w:color w:val="000000"/>
                <w:spacing w:val="-2"/>
                <w:sz w:val="18"/>
              </w:rPr>
            </w:pPr>
            <w:r w:rsidRPr="00CC0718">
              <w:rPr>
                <w:color w:val="000000"/>
                <w:spacing w:val="-2"/>
                <w:sz w:val="18"/>
              </w:rPr>
              <w:t>None</w:t>
            </w:r>
          </w:p>
        </w:tc>
      </w:tr>
      <w:tr w:rsidRPr="00CC0718" w:rsidR="00C71DC8" w:rsidTr="3A33D0EC" w14:paraId="5158180B" w14:textId="77777777">
        <w:trPr>
          <w:trHeight w:val="459" w:hRule="exact"/>
        </w:trPr>
        <w:tc>
          <w:tcPr>
            <w:tcW w:w="6763" w:type="dxa"/>
            <w:gridSpan w:val="2"/>
            <w:tcBorders>
              <w:top w:val="single" w:color="8FB6EA" w:sz="5" w:space="0"/>
              <w:bottom w:val="single" w:color="8FB6EA" w:sz="5" w:space="0"/>
            </w:tcBorders>
            <w:shd w:val="clear" w:color="auto" w:fill="FFFFFF" w:themeFill="background1"/>
            <w:tcMar/>
          </w:tcPr>
          <w:p w:rsidRPr="00CC0718" w:rsidR="00C71DC8" w:rsidP="00244814" w:rsidRDefault="00C71DC8" w14:paraId="62EF1034" w14:textId="77777777">
            <w:pPr>
              <w:rPr>
                <w:color w:val="000000"/>
                <w:spacing w:val="-2"/>
                <w:sz w:val="18"/>
              </w:rPr>
            </w:pPr>
            <w:r w:rsidRPr="00CC0718">
              <w:rPr>
                <w:color w:val="000000"/>
                <w:spacing w:val="-2"/>
                <w:sz w:val="18"/>
              </w:rPr>
              <w:t>Codes\\AXIAL CODE\\Q7 a- Role of Marketing to achieve the tasks\SKILLED TEAM\Attracting New Members</w:t>
            </w:r>
          </w:p>
        </w:tc>
        <w:tc>
          <w:tcPr>
            <w:tcW w:w="2034" w:type="dxa"/>
            <w:tcBorders>
              <w:top w:val="single" w:color="8FB6EA" w:sz="5" w:space="0"/>
              <w:bottom w:val="single" w:color="8FB6EA" w:sz="5" w:space="0"/>
            </w:tcBorders>
            <w:shd w:val="clear" w:color="auto" w:fill="FFFFFF" w:themeFill="background1"/>
            <w:tcMar/>
          </w:tcPr>
          <w:p w:rsidRPr="00CC0718" w:rsidR="00C71DC8" w:rsidP="00244814" w:rsidRDefault="00C71DC8" w14:paraId="084D7F60" w14:textId="77777777">
            <w:pPr>
              <w:rPr>
                <w:color w:val="000000"/>
                <w:spacing w:val="-2"/>
                <w:sz w:val="18"/>
              </w:rPr>
            </w:pPr>
          </w:p>
        </w:tc>
        <w:tc>
          <w:tcPr>
            <w:tcW w:w="903" w:type="dxa"/>
            <w:tcBorders>
              <w:top w:val="single" w:color="8FB6EA" w:sz="5" w:space="0"/>
              <w:bottom w:val="single" w:color="8FB6EA" w:sz="5" w:space="0"/>
            </w:tcBorders>
            <w:shd w:val="clear" w:color="auto" w:fill="FFFFFF" w:themeFill="background1"/>
            <w:tcMar/>
          </w:tcPr>
          <w:p w:rsidRPr="00CC0718" w:rsidR="00C71DC8" w:rsidP="00244814" w:rsidRDefault="00C71DC8" w14:paraId="201C293E" w14:textId="77777777">
            <w:pPr>
              <w:rPr>
                <w:color w:val="000000"/>
                <w:spacing w:val="-2"/>
                <w:sz w:val="18"/>
              </w:rPr>
            </w:pPr>
            <w:r w:rsidRPr="00CC0718">
              <w:rPr>
                <w:color w:val="000000"/>
                <w:spacing w:val="-2"/>
                <w:sz w:val="18"/>
              </w:rPr>
              <w:t>No</w:t>
            </w:r>
          </w:p>
        </w:tc>
        <w:tc>
          <w:tcPr>
            <w:tcW w:w="1017" w:type="dxa"/>
            <w:tcBorders>
              <w:top w:val="single" w:color="8FB6EA" w:sz="5" w:space="0"/>
              <w:bottom w:val="single" w:color="8FB6EA" w:sz="5" w:space="0"/>
            </w:tcBorders>
            <w:shd w:val="clear" w:color="auto" w:fill="FFFFFF" w:themeFill="background1"/>
            <w:tcMar/>
          </w:tcPr>
          <w:p w:rsidRPr="00CC0718" w:rsidR="00C71DC8" w:rsidP="00244814" w:rsidRDefault="00C71DC8" w14:paraId="7366FF2B" w14:textId="77777777">
            <w:pPr>
              <w:rPr>
                <w:color w:val="000000"/>
                <w:spacing w:val="-2"/>
                <w:sz w:val="18"/>
              </w:rPr>
            </w:pPr>
            <w:r w:rsidRPr="00CC0718">
              <w:rPr>
                <w:color w:val="000000"/>
                <w:spacing w:val="-2"/>
                <w:sz w:val="18"/>
              </w:rPr>
              <w:t>None</w:t>
            </w:r>
          </w:p>
        </w:tc>
      </w:tr>
      <w:tr w:rsidRPr="00CC0718" w:rsidR="00C71DC8" w:rsidTr="3A33D0EC" w14:paraId="3EC96D52" w14:textId="77777777">
        <w:trPr>
          <w:trHeight w:val="458" w:hRule="exact"/>
        </w:trPr>
        <w:tc>
          <w:tcPr>
            <w:tcW w:w="6763" w:type="dxa"/>
            <w:gridSpan w:val="2"/>
            <w:tcBorders>
              <w:top w:val="single" w:color="8FB6EA" w:sz="5" w:space="0"/>
              <w:bottom w:val="single" w:color="8FB6EA" w:sz="5" w:space="0"/>
            </w:tcBorders>
            <w:shd w:val="clear" w:color="auto" w:fill="FFFFFF" w:themeFill="background1"/>
            <w:tcMar/>
          </w:tcPr>
          <w:p w:rsidRPr="00CC0718" w:rsidR="00C71DC8" w:rsidP="00244814" w:rsidRDefault="00C71DC8" w14:paraId="3B9F4EC4" w14:textId="77777777">
            <w:pPr>
              <w:rPr>
                <w:color w:val="000000"/>
                <w:spacing w:val="-2"/>
                <w:sz w:val="18"/>
              </w:rPr>
            </w:pPr>
            <w:r w:rsidRPr="00CC0718">
              <w:rPr>
                <w:color w:val="000000"/>
                <w:spacing w:val="-2"/>
                <w:sz w:val="18"/>
              </w:rPr>
              <w:t>Codes\\AXIAL CODE\\Q7 a- Role of Marketing to achieve the tasks\SKILLED TEAM\Building a Supportive Community</w:t>
            </w:r>
          </w:p>
        </w:tc>
        <w:tc>
          <w:tcPr>
            <w:tcW w:w="2034" w:type="dxa"/>
            <w:tcBorders>
              <w:top w:val="single" w:color="8FB6EA" w:sz="5" w:space="0"/>
              <w:bottom w:val="single" w:color="8FB6EA" w:sz="5" w:space="0"/>
            </w:tcBorders>
            <w:shd w:val="clear" w:color="auto" w:fill="FFFFFF" w:themeFill="background1"/>
            <w:tcMar/>
          </w:tcPr>
          <w:p w:rsidRPr="00CC0718" w:rsidR="00C71DC8" w:rsidP="00244814" w:rsidRDefault="00C71DC8" w14:paraId="699D76D7" w14:textId="77777777">
            <w:pPr>
              <w:rPr>
                <w:color w:val="000000"/>
                <w:spacing w:val="-2"/>
                <w:sz w:val="18"/>
              </w:rPr>
            </w:pPr>
          </w:p>
        </w:tc>
        <w:tc>
          <w:tcPr>
            <w:tcW w:w="903" w:type="dxa"/>
            <w:tcBorders>
              <w:top w:val="single" w:color="8FB6EA" w:sz="5" w:space="0"/>
              <w:bottom w:val="single" w:color="8FB6EA" w:sz="5" w:space="0"/>
            </w:tcBorders>
            <w:shd w:val="clear" w:color="auto" w:fill="FFFFFF" w:themeFill="background1"/>
            <w:tcMar/>
          </w:tcPr>
          <w:p w:rsidRPr="00CC0718" w:rsidR="00C71DC8" w:rsidP="00244814" w:rsidRDefault="00C71DC8" w14:paraId="58E4F470" w14:textId="77777777">
            <w:pPr>
              <w:rPr>
                <w:color w:val="000000"/>
                <w:spacing w:val="-2"/>
                <w:sz w:val="18"/>
              </w:rPr>
            </w:pPr>
            <w:r w:rsidRPr="00CC0718">
              <w:rPr>
                <w:color w:val="000000"/>
                <w:spacing w:val="-2"/>
                <w:sz w:val="18"/>
              </w:rPr>
              <w:t>No</w:t>
            </w:r>
          </w:p>
        </w:tc>
        <w:tc>
          <w:tcPr>
            <w:tcW w:w="1017" w:type="dxa"/>
            <w:tcBorders>
              <w:top w:val="single" w:color="8FB6EA" w:sz="5" w:space="0"/>
              <w:bottom w:val="single" w:color="8FB6EA" w:sz="5" w:space="0"/>
            </w:tcBorders>
            <w:shd w:val="clear" w:color="auto" w:fill="FFFFFF" w:themeFill="background1"/>
            <w:tcMar/>
          </w:tcPr>
          <w:p w:rsidRPr="00CC0718" w:rsidR="00C71DC8" w:rsidP="00244814" w:rsidRDefault="00C71DC8" w14:paraId="628260D3" w14:textId="77777777">
            <w:pPr>
              <w:rPr>
                <w:color w:val="000000"/>
                <w:spacing w:val="-2"/>
                <w:sz w:val="18"/>
              </w:rPr>
            </w:pPr>
            <w:r w:rsidRPr="00CC0718">
              <w:rPr>
                <w:color w:val="000000"/>
                <w:spacing w:val="-2"/>
                <w:sz w:val="18"/>
              </w:rPr>
              <w:t>None</w:t>
            </w:r>
          </w:p>
        </w:tc>
      </w:tr>
      <w:tr w:rsidRPr="00CC0718" w:rsidR="00C71DC8" w:rsidTr="3A33D0EC" w14:paraId="1D7011A5" w14:textId="77777777">
        <w:trPr>
          <w:trHeight w:val="444" w:hRule="exact"/>
        </w:trPr>
        <w:tc>
          <w:tcPr>
            <w:tcW w:w="6763" w:type="dxa"/>
            <w:gridSpan w:val="2"/>
            <w:tcBorders>
              <w:top w:val="single" w:color="8FB6EA" w:sz="5" w:space="0"/>
              <w:bottom w:val="single" w:color="8FB6EA" w:sz="5" w:space="0"/>
            </w:tcBorders>
            <w:shd w:val="clear" w:color="auto" w:fill="FFFFFF" w:themeFill="background1"/>
            <w:tcMar/>
          </w:tcPr>
          <w:p w:rsidRPr="00CC0718" w:rsidR="00C71DC8" w:rsidP="00244814" w:rsidRDefault="00C71DC8" w14:paraId="5073C77E" w14:textId="77777777">
            <w:pPr>
              <w:rPr>
                <w:color w:val="000000"/>
                <w:spacing w:val="-2"/>
                <w:sz w:val="18"/>
              </w:rPr>
            </w:pPr>
            <w:r w:rsidRPr="00CC0718">
              <w:rPr>
                <w:color w:val="000000"/>
                <w:spacing w:val="-2"/>
                <w:sz w:val="18"/>
              </w:rPr>
              <w:t>Codes\\AXIAL CODE\\Q7 a- Role of Marketing to achieve the tasks\SKILLED TEAM\Club is known if Marketing team is super strong</w:t>
            </w:r>
          </w:p>
        </w:tc>
        <w:tc>
          <w:tcPr>
            <w:tcW w:w="2034" w:type="dxa"/>
            <w:tcBorders>
              <w:top w:val="single" w:color="8FB6EA" w:sz="5" w:space="0"/>
              <w:bottom w:val="single" w:color="8FB6EA" w:sz="5" w:space="0"/>
            </w:tcBorders>
            <w:shd w:val="clear" w:color="auto" w:fill="FFFFFF" w:themeFill="background1"/>
            <w:tcMar/>
          </w:tcPr>
          <w:p w:rsidRPr="00CC0718" w:rsidR="00C71DC8" w:rsidP="00244814" w:rsidRDefault="00C71DC8" w14:paraId="04B90B69" w14:textId="77777777">
            <w:pPr>
              <w:rPr>
                <w:color w:val="000000"/>
                <w:spacing w:val="-2"/>
                <w:sz w:val="18"/>
              </w:rPr>
            </w:pPr>
          </w:p>
        </w:tc>
        <w:tc>
          <w:tcPr>
            <w:tcW w:w="903" w:type="dxa"/>
            <w:tcBorders>
              <w:top w:val="single" w:color="8FB6EA" w:sz="5" w:space="0"/>
              <w:bottom w:val="single" w:color="8FB6EA" w:sz="5" w:space="0"/>
            </w:tcBorders>
            <w:shd w:val="clear" w:color="auto" w:fill="FFFFFF" w:themeFill="background1"/>
            <w:tcMar/>
          </w:tcPr>
          <w:p w:rsidRPr="00CC0718" w:rsidR="00C71DC8" w:rsidP="00244814" w:rsidRDefault="00C71DC8" w14:paraId="49F77E6E" w14:textId="77777777">
            <w:pPr>
              <w:rPr>
                <w:color w:val="000000"/>
                <w:spacing w:val="-2"/>
                <w:sz w:val="18"/>
              </w:rPr>
            </w:pPr>
            <w:r w:rsidRPr="00CC0718">
              <w:rPr>
                <w:color w:val="000000"/>
                <w:spacing w:val="-2"/>
                <w:sz w:val="18"/>
              </w:rPr>
              <w:t>No</w:t>
            </w:r>
          </w:p>
        </w:tc>
        <w:tc>
          <w:tcPr>
            <w:tcW w:w="1017" w:type="dxa"/>
            <w:tcBorders>
              <w:top w:val="single" w:color="8FB6EA" w:sz="5" w:space="0"/>
              <w:bottom w:val="single" w:color="8FB6EA" w:sz="5" w:space="0"/>
            </w:tcBorders>
            <w:shd w:val="clear" w:color="auto" w:fill="FFFFFF" w:themeFill="background1"/>
            <w:tcMar/>
          </w:tcPr>
          <w:p w:rsidRPr="00CC0718" w:rsidR="00C71DC8" w:rsidP="00244814" w:rsidRDefault="00C71DC8" w14:paraId="36BA2026" w14:textId="77777777">
            <w:pPr>
              <w:rPr>
                <w:color w:val="000000"/>
                <w:spacing w:val="-2"/>
                <w:sz w:val="18"/>
              </w:rPr>
            </w:pPr>
            <w:r w:rsidRPr="00CC0718">
              <w:rPr>
                <w:color w:val="000000"/>
                <w:spacing w:val="-2"/>
                <w:sz w:val="18"/>
              </w:rPr>
              <w:t>None</w:t>
            </w:r>
          </w:p>
        </w:tc>
      </w:tr>
      <w:tr w:rsidRPr="00CC0718" w:rsidR="00C71DC8" w:rsidTr="3A33D0EC" w14:paraId="6ACAD839" w14:textId="77777777">
        <w:trPr>
          <w:trHeight w:val="459" w:hRule="exact"/>
        </w:trPr>
        <w:tc>
          <w:tcPr>
            <w:tcW w:w="6763" w:type="dxa"/>
            <w:gridSpan w:val="2"/>
            <w:tcBorders>
              <w:top w:val="single" w:color="8FB6EA" w:sz="5" w:space="0"/>
              <w:bottom w:val="single" w:color="8FB6EA" w:sz="5" w:space="0"/>
            </w:tcBorders>
            <w:shd w:val="clear" w:color="auto" w:fill="FFFFFF" w:themeFill="background1"/>
            <w:tcMar/>
          </w:tcPr>
          <w:p w:rsidRPr="00CC0718" w:rsidR="00C71DC8" w:rsidP="00244814" w:rsidRDefault="00C71DC8" w14:paraId="6F61B77D" w14:textId="77777777">
            <w:pPr>
              <w:rPr>
                <w:color w:val="000000"/>
                <w:spacing w:val="-2"/>
                <w:sz w:val="18"/>
              </w:rPr>
            </w:pPr>
            <w:r w:rsidRPr="00CC0718">
              <w:rPr>
                <w:color w:val="000000"/>
                <w:spacing w:val="-2"/>
                <w:sz w:val="18"/>
              </w:rPr>
              <w:t>Codes\\AXIAL CODE\\Q7 a- Role of Marketing to achieve the tasks\SKILLED TEAM\Marketing Team</w:t>
            </w:r>
          </w:p>
        </w:tc>
        <w:tc>
          <w:tcPr>
            <w:tcW w:w="2034" w:type="dxa"/>
            <w:tcBorders>
              <w:top w:val="single" w:color="8FB6EA" w:sz="5" w:space="0"/>
              <w:bottom w:val="single" w:color="8FB6EA" w:sz="5" w:space="0"/>
            </w:tcBorders>
            <w:shd w:val="clear" w:color="auto" w:fill="FFFFFF" w:themeFill="background1"/>
            <w:tcMar/>
          </w:tcPr>
          <w:p w:rsidRPr="00CC0718" w:rsidR="00C71DC8" w:rsidP="00244814" w:rsidRDefault="00C71DC8" w14:paraId="12C91A5E" w14:textId="77777777">
            <w:pPr>
              <w:rPr>
                <w:color w:val="000000"/>
                <w:spacing w:val="-2"/>
                <w:sz w:val="18"/>
              </w:rPr>
            </w:pPr>
          </w:p>
        </w:tc>
        <w:tc>
          <w:tcPr>
            <w:tcW w:w="903" w:type="dxa"/>
            <w:tcBorders>
              <w:top w:val="single" w:color="8FB6EA" w:sz="5" w:space="0"/>
              <w:bottom w:val="single" w:color="8FB6EA" w:sz="5" w:space="0"/>
            </w:tcBorders>
            <w:shd w:val="clear" w:color="auto" w:fill="FFFFFF" w:themeFill="background1"/>
            <w:tcMar/>
          </w:tcPr>
          <w:p w:rsidRPr="00CC0718" w:rsidR="00C71DC8" w:rsidP="00244814" w:rsidRDefault="00C71DC8" w14:paraId="48054776" w14:textId="77777777">
            <w:pPr>
              <w:rPr>
                <w:color w:val="000000"/>
                <w:spacing w:val="-2"/>
                <w:sz w:val="18"/>
              </w:rPr>
            </w:pPr>
            <w:r w:rsidRPr="00CC0718">
              <w:rPr>
                <w:color w:val="000000"/>
                <w:spacing w:val="-2"/>
                <w:sz w:val="18"/>
              </w:rPr>
              <w:t>Yes</w:t>
            </w:r>
          </w:p>
        </w:tc>
        <w:tc>
          <w:tcPr>
            <w:tcW w:w="1017" w:type="dxa"/>
            <w:tcBorders>
              <w:top w:val="single" w:color="8FB6EA" w:sz="5" w:space="0"/>
              <w:bottom w:val="single" w:color="8FB6EA" w:sz="5" w:space="0"/>
            </w:tcBorders>
            <w:shd w:val="clear" w:color="auto" w:fill="FFFFFF" w:themeFill="background1"/>
            <w:tcMar/>
          </w:tcPr>
          <w:p w:rsidRPr="00CC0718" w:rsidR="00C71DC8" w:rsidP="00244814" w:rsidRDefault="00C71DC8" w14:paraId="0D93665E" w14:textId="77777777">
            <w:pPr>
              <w:rPr>
                <w:color w:val="000000"/>
                <w:spacing w:val="-2"/>
                <w:sz w:val="18"/>
              </w:rPr>
            </w:pPr>
            <w:r w:rsidRPr="00CC0718">
              <w:rPr>
                <w:color w:val="000000"/>
                <w:spacing w:val="-2"/>
                <w:sz w:val="18"/>
              </w:rPr>
              <w:t>None</w:t>
            </w:r>
          </w:p>
        </w:tc>
      </w:tr>
      <w:tr w:rsidRPr="00CC0718" w:rsidR="00C71DC8" w:rsidTr="3A33D0EC" w14:paraId="26E3A3AE" w14:textId="77777777">
        <w:trPr>
          <w:trHeight w:val="458" w:hRule="exact"/>
        </w:trPr>
        <w:tc>
          <w:tcPr>
            <w:tcW w:w="6763" w:type="dxa"/>
            <w:gridSpan w:val="2"/>
            <w:tcBorders>
              <w:top w:val="single" w:color="8FB6EA" w:sz="5" w:space="0"/>
              <w:bottom w:val="single" w:color="8FB6EA" w:sz="5" w:space="0"/>
            </w:tcBorders>
            <w:shd w:val="clear" w:color="auto" w:fill="FFFFFF" w:themeFill="background1"/>
            <w:tcMar/>
          </w:tcPr>
          <w:p w:rsidRPr="00CC0718" w:rsidR="00C71DC8" w:rsidP="00244814" w:rsidRDefault="00C71DC8" w14:paraId="02D5E5C4" w14:textId="77777777">
            <w:pPr>
              <w:rPr>
                <w:color w:val="000000"/>
                <w:spacing w:val="-2"/>
                <w:sz w:val="18"/>
              </w:rPr>
            </w:pPr>
            <w:r w:rsidRPr="00CC0718">
              <w:rPr>
                <w:color w:val="000000"/>
                <w:spacing w:val="-2"/>
                <w:sz w:val="18"/>
              </w:rPr>
              <w:t>Codes\\AXIAL CODE\\Q7 a- Role of Marketing to achieve the tasks\SOCIAL MEDIA ENGAGEMENT</w:t>
            </w:r>
          </w:p>
        </w:tc>
        <w:tc>
          <w:tcPr>
            <w:tcW w:w="2034" w:type="dxa"/>
            <w:tcBorders>
              <w:top w:val="single" w:color="8FB6EA" w:sz="5" w:space="0"/>
              <w:bottom w:val="single" w:color="8FB6EA" w:sz="5" w:space="0"/>
            </w:tcBorders>
            <w:shd w:val="clear" w:color="auto" w:fill="FFFFFF" w:themeFill="background1"/>
            <w:tcMar/>
          </w:tcPr>
          <w:p w:rsidRPr="00CC0718" w:rsidR="00C71DC8" w:rsidP="00244814" w:rsidRDefault="00C71DC8" w14:paraId="62DC489F" w14:textId="77777777">
            <w:pPr>
              <w:rPr>
                <w:color w:val="000000"/>
                <w:spacing w:val="-2"/>
                <w:sz w:val="18"/>
              </w:rPr>
            </w:pPr>
          </w:p>
        </w:tc>
        <w:tc>
          <w:tcPr>
            <w:tcW w:w="903" w:type="dxa"/>
            <w:tcBorders>
              <w:top w:val="single" w:color="8FB6EA" w:sz="5" w:space="0"/>
              <w:bottom w:val="single" w:color="8FB6EA" w:sz="5" w:space="0"/>
            </w:tcBorders>
            <w:shd w:val="clear" w:color="auto" w:fill="FFFFFF" w:themeFill="background1"/>
            <w:tcMar/>
          </w:tcPr>
          <w:p w:rsidRPr="00CC0718" w:rsidR="00C71DC8" w:rsidP="00244814" w:rsidRDefault="00C71DC8" w14:paraId="37DAF35A" w14:textId="77777777">
            <w:pPr>
              <w:rPr>
                <w:color w:val="000000"/>
                <w:spacing w:val="-2"/>
                <w:sz w:val="18"/>
              </w:rPr>
            </w:pPr>
            <w:r w:rsidRPr="00CC0718">
              <w:rPr>
                <w:color w:val="000000"/>
                <w:spacing w:val="-2"/>
                <w:sz w:val="18"/>
              </w:rPr>
              <w:t>No</w:t>
            </w:r>
          </w:p>
        </w:tc>
        <w:tc>
          <w:tcPr>
            <w:tcW w:w="1017" w:type="dxa"/>
            <w:tcBorders>
              <w:top w:val="single" w:color="8FB6EA" w:sz="5" w:space="0"/>
              <w:bottom w:val="single" w:color="8FB6EA" w:sz="5" w:space="0"/>
            </w:tcBorders>
            <w:shd w:val="clear" w:color="auto" w:fill="FFFFFF" w:themeFill="background1"/>
            <w:tcMar/>
          </w:tcPr>
          <w:p w:rsidRPr="00CC0718" w:rsidR="00C71DC8" w:rsidP="00244814" w:rsidRDefault="00C71DC8" w14:paraId="65B68A47" w14:textId="77777777">
            <w:pPr>
              <w:rPr>
                <w:color w:val="000000"/>
                <w:spacing w:val="-2"/>
                <w:sz w:val="18"/>
              </w:rPr>
            </w:pPr>
            <w:r w:rsidRPr="00CC0718">
              <w:rPr>
                <w:color w:val="000000"/>
                <w:spacing w:val="-2"/>
                <w:sz w:val="18"/>
              </w:rPr>
              <w:t>None</w:t>
            </w:r>
          </w:p>
        </w:tc>
      </w:tr>
      <w:tr w:rsidRPr="00CC0718" w:rsidR="00C71DC8" w:rsidTr="3A33D0EC" w14:paraId="6EFFD2ED" w14:textId="77777777">
        <w:trPr>
          <w:trHeight w:val="344" w:hRule="exact"/>
        </w:trPr>
        <w:tc>
          <w:tcPr>
            <w:tcW w:w="6763" w:type="dxa"/>
            <w:gridSpan w:val="2"/>
            <w:tcBorders>
              <w:top w:val="single" w:color="8FB6EA" w:sz="5" w:space="0"/>
              <w:bottom w:val="single" w:color="8FB6EA" w:sz="5" w:space="0"/>
            </w:tcBorders>
            <w:shd w:val="clear" w:color="auto" w:fill="FFFFFF" w:themeFill="background1"/>
            <w:tcMar/>
          </w:tcPr>
          <w:p w:rsidRPr="00CC0718" w:rsidR="00C71DC8" w:rsidP="00244814" w:rsidRDefault="00C71DC8" w14:paraId="060B148B" w14:textId="77777777">
            <w:pPr>
              <w:rPr>
                <w:color w:val="000000"/>
                <w:spacing w:val="-2"/>
                <w:sz w:val="18"/>
              </w:rPr>
            </w:pPr>
            <w:r w:rsidRPr="00CC0718">
              <w:rPr>
                <w:color w:val="000000"/>
                <w:spacing w:val="-2"/>
                <w:sz w:val="18"/>
              </w:rPr>
              <w:t>Codes\\AXIAL CODE\\Q7 b- Examples of marketing activities</w:t>
            </w:r>
          </w:p>
        </w:tc>
        <w:tc>
          <w:tcPr>
            <w:tcW w:w="2034" w:type="dxa"/>
            <w:tcBorders>
              <w:top w:val="single" w:color="8FB6EA" w:sz="5" w:space="0"/>
              <w:bottom w:val="single" w:color="8FB6EA" w:sz="5" w:space="0"/>
            </w:tcBorders>
            <w:shd w:val="clear" w:color="auto" w:fill="FFFFFF" w:themeFill="background1"/>
            <w:tcMar/>
          </w:tcPr>
          <w:p w:rsidRPr="00CC0718" w:rsidR="00C71DC8" w:rsidP="00244814" w:rsidRDefault="00C71DC8" w14:paraId="721FD32A" w14:textId="77777777">
            <w:pPr>
              <w:rPr>
                <w:color w:val="000000"/>
                <w:spacing w:val="-2"/>
                <w:sz w:val="18"/>
              </w:rPr>
            </w:pPr>
          </w:p>
        </w:tc>
        <w:tc>
          <w:tcPr>
            <w:tcW w:w="903" w:type="dxa"/>
            <w:tcBorders>
              <w:top w:val="single" w:color="8FB6EA" w:sz="5" w:space="0"/>
              <w:bottom w:val="single" w:color="8FB6EA" w:sz="5" w:space="0"/>
            </w:tcBorders>
            <w:shd w:val="clear" w:color="auto" w:fill="FFFFFF" w:themeFill="background1"/>
            <w:tcMar/>
          </w:tcPr>
          <w:p w:rsidRPr="00CC0718" w:rsidR="00C71DC8" w:rsidP="00244814" w:rsidRDefault="00C71DC8" w14:paraId="49F4D4B7" w14:textId="77777777">
            <w:pPr>
              <w:rPr>
                <w:color w:val="000000"/>
                <w:spacing w:val="-2"/>
                <w:sz w:val="18"/>
              </w:rPr>
            </w:pPr>
            <w:r w:rsidRPr="00CC0718">
              <w:rPr>
                <w:color w:val="000000"/>
                <w:spacing w:val="-2"/>
                <w:sz w:val="18"/>
              </w:rPr>
              <w:t>Yes</w:t>
            </w:r>
          </w:p>
        </w:tc>
        <w:tc>
          <w:tcPr>
            <w:tcW w:w="1017" w:type="dxa"/>
            <w:tcBorders>
              <w:top w:val="single" w:color="8FB6EA" w:sz="5" w:space="0"/>
              <w:bottom w:val="single" w:color="8FB6EA" w:sz="5" w:space="0"/>
            </w:tcBorders>
            <w:shd w:val="clear" w:color="auto" w:fill="FFFFFF" w:themeFill="background1"/>
            <w:tcMar/>
          </w:tcPr>
          <w:p w:rsidRPr="00CC0718" w:rsidR="00C71DC8" w:rsidP="00244814" w:rsidRDefault="00C71DC8" w14:paraId="50913DE1" w14:textId="77777777">
            <w:pPr>
              <w:rPr>
                <w:color w:val="000000"/>
                <w:spacing w:val="-2"/>
                <w:sz w:val="18"/>
              </w:rPr>
            </w:pPr>
            <w:r w:rsidRPr="00CC0718">
              <w:rPr>
                <w:color w:val="000000"/>
                <w:spacing w:val="-2"/>
                <w:sz w:val="18"/>
              </w:rPr>
              <w:t>None</w:t>
            </w:r>
          </w:p>
        </w:tc>
      </w:tr>
      <w:tr w:rsidRPr="00CC0718" w:rsidR="00C71DC8" w:rsidTr="3A33D0EC" w14:paraId="3ED7A0D1" w14:textId="77777777">
        <w:trPr>
          <w:trHeight w:val="459" w:hRule="exact"/>
        </w:trPr>
        <w:tc>
          <w:tcPr>
            <w:tcW w:w="6763" w:type="dxa"/>
            <w:gridSpan w:val="2"/>
            <w:tcBorders>
              <w:top w:val="single" w:color="8FB6EA" w:sz="5" w:space="0"/>
              <w:bottom w:val="single" w:color="8FB6EA" w:sz="5" w:space="0"/>
            </w:tcBorders>
            <w:shd w:val="clear" w:color="auto" w:fill="FFFFFF" w:themeFill="background1"/>
            <w:tcMar/>
          </w:tcPr>
          <w:p w:rsidRPr="00CC0718" w:rsidR="00C71DC8" w:rsidP="00244814" w:rsidRDefault="00C71DC8" w14:paraId="674BC768" w14:textId="77777777">
            <w:pPr>
              <w:rPr>
                <w:color w:val="000000"/>
                <w:spacing w:val="-2"/>
                <w:sz w:val="18"/>
              </w:rPr>
            </w:pPr>
            <w:r w:rsidRPr="00CC0718">
              <w:rPr>
                <w:color w:val="000000"/>
                <w:spacing w:val="-2"/>
                <w:sz w:val="18"/>
              </w:rPr>
              <w:t>Codes\\AXIAL CODE\\Q7 b- Examples of marketing activities\CAMPUS PRESENCE AND PHYSICAL OUTREACH</w:t>
            </w:r>
          </w:p>
        </w:tc>
        <w:tc>
          <w:tcPr>
            <w:tcW w:w="2034" w:type="dxa"/>
            <w:tcBorders>
              <w:top w:val="single" w:color="8FB6EA" w:sz="5" w:space="0"/>
              <w:bottom w:val="single" w:color="8FB6EA" w:sz="5" w:space="0"/>
            </w:tcBorders>
            <w:shd w:val="clear" w:color="auto" w:fill="FFFFFF" w:themeFill="background1"/>
            <w:tcMar/>
          </w:tcPr>
          <w:p w:rsidRPr="00CC0718" w:rsidR="00C71DC8" w:rsidP="00244814" w:rsidRDefault="00C71DC8" w14:paraId="612DBD9E" w14:textId="77777777">
            <w:pPr>
              <w:rPr>
                <w:color w:val="000000"/>
                <w:spacing w:val="-2"/>
                <w:sz w:val="18"/>
              </w:rPr>
            </w:pPr>
          </w:p>
        </w:tc>
        <w:tc>
          <w:tcPr>
            <w:tcW w:w="903" w:type="dxa"/>
            <w:tcBorders>
              <w:top w:val="single" w:color="8FB6EA" w:sz="5" w:space="0"/>
              <w:bottom w:val="single" w:color="8FB6EA" w:sz="5" w:space="0"/>
            </w:tcBorders>
            <w:shd w:val="clear" w:color="auto" w:fill="FFFFFF" w:themeFill="background1"/>
            <w:tcMar/>
          </w:tcPr>
          <w:p w:rsidRPr="00CC0718" w:rsidR="00C71DC8" w:rsidP="00244814" w:rsidRDefault="00C71DC8" w14:paraId="32D03243" w14:textId="77777777">
            <w:pPr>
              <w:rPr>
                <w:color w:val="000000"/>
                <w:spacing w:val="-2"/>
                <w:sz w:val="18"/>
              </w:rPr>
            </w:pPr>
            <w:r w:rsidRPr="00CC0718">
              <w:rPr>
                <w:color w:val="000000"/>
                <w:spacing w:val="-2"/>
                <w:sz w:val="18"/>
              </w:rPr>
              <w:t>Yes</w:t>
            </w:r>
          </w:p>
        </w:tc>
        <w:tc>
          <w:tcPr>
            <w:tcW w:w="1017" w:type="dxa"/>
            <w:tcBorders>
              <w:top w:val="single" w:color="8FB6EA" w:sz="5" w:space="0"/>
              <w:bottom w:val="single" w:color="8FB6EA" w:sz="5" w:space="0"/>
            </w:tcBorders>
            <w:shd w:val="clear" w:color="auto" w:fill="FFFFFF" w:themeFill="background1"/>
            <w:tcMar/>
          </w:tcPr>
          <w:p w:rsidRPr="00CC0718" w:rsidR="00C71DC8" w:rsidP="00244814" w:rsidRDefault="00C71DC8" w14:paraId="78250256" w14:textId="77777777">
            <w:pPr>
              <w:rPr>
                <w:color w:val="000000"/>
                <w:spacing w:val="-2"/>
                <w:sz w:val="18"/>
              </w:rPr>
            </w:pPr>
            <w:r w:rsidRPr="00CC0718">
              <w:rPr>
                <w:color w:val="000000"/>
                <w:spacing w:val="-2"/>
                <w:sz w:val="18"/>
              </w:rPr>
              <w:t>None</w:t>
            </w:r>
          </w:p>
        </w:tc>
      </w:tr>
      <w:tr w:rsidRPr="00CC0718" w:rsidR="00C71DC8" w:rsidTr="3A33D0EC" w14:paraId="12111235" w14:textId="77777777">
        <w:trPr>
          <w:trHeight w:val="458" w:hRule="exact"/>
        </w:trPr>
        <w:tc>
          <w:tcPr>
            <w:tcW w:w="6763" w:type="dxa"/>
            <w:gridSpan w:val="2"/>
            <w:tcBorders>
              <w:top w:val="single" w:color="8FB6EA" w:sz="5" w:space="0"/>
              <w:bottom w:val="single" w:color="8FB6EA" w:sz="5" w:space="0"/>
            </w:tcBorders>
            <w:shd w:val="clear" w:color="auto" w:fill="FFFFFF" w:themeFill="background1"/>
            <w:tcMar/>
          </w:tcPr>
          <w:p w:rsidRPr="00CC0718" w:rsidR="00C71DC8" w:rsidP="00244814" w:rsidRDefault="00C71DC8" w14:paraId="71414A43" w14:textId="77777777">
            <w:pPr>
              <w:rPr>
                <w:color w:val="000000"/>
                <w:spacing w:val="-2"/>
                <w:sz w:val="18"/>
              </w:rPr>
            </w:pPr>
            <w:r w:rsidRPr="00CC0718">
              <w:rPr>
                <w:color w:val="000000"/>
                <w:spacing w:val="-2"/>
                <w:sz w:val="18"/>
              </w:rPr>
              <w:t>Codes\\AXIAL CODE\\Q7 b- Examples of marketing activities\CAMPUS PRESENCE AND PHYSICAL OUTREACH\a lot of like we do table sitting for marketing</w:t>
            </w:r>
          </w:p>
        </w:tc>
        <w:tc>
          <w:tcPr>
            <w:tcW w:w="2034" w:type="dxa"/>
            <w:tcBorders>
              <w:top w:val="single" w:color="8FB6EA" w:sz="5" w:space="0"/>
              <w:bottom w:val="single" w:color="8FB6EA" w:sz="5" w:space="0"/>
            </w:tcBorders>
            <w:shd w:val="clear" w:color="auto" w:fill="FFFFFF" w:themeFill="background1"/>
            <w:tcMar/>
          </w:tcPr>
          <w:p w:rsidRPr="00CC0718" w:rsidR="00C71DC8" w:rsidP="00244814" w:rsidRDefault="00C71DC8" w14:paraId="70CAF275" w14:textId="77777777">
            <w:pPr>
              <w:rPr>
                <w:color w:val="000000"/>
                <w:spacing w:val="-2"/>
                <w:sz w:val="18"/>
              </w:rPr>
            </w:pPr>
          </w:p>
        </w:tc>
        <w:tc>
          <w:tcPr>
            <w:tcW w:w="903" w:type="dxa"/>
            <w:tcBorders>
              <w:top w:val="single" w:color="8FB6EA" w:sz="5" w:space="0"/>
              <w:bottom w:val="single" w:color="8FB6EA" w:sz="5" w:space="0"/>
            </w:tcBorders>
            <w:shd w:val="clear" w:color="auto" w:fill="FFFFFF" w:themeFill="background1"/>
            <w:tcMar/>
          </w:tcPr>
          <w:p w:rsidRPr="00CC0718" w:rsidR="00C71DC8" w:rsidP="00244814" w:rsidRDefault="00C71DC8" w14:paraId="34C477F4" w14:textId="77777777">
            <w:pPr>
              <w:rPr>
                <w:color w:val="000000"/>
                <w:spacing w:val="-2"/>
                <w:sz w:val="18"/>
              </w:rPr>
            </w:pPr>
            <w:r w:rsidRPr="00CC0718">
              <w:rPr>
                <w:color w:val="000000"/>
                <w:spacing w:val="-2"/>
                <w:sz w:val="18"/>
              </w:rPr>
              <w:t>No</w:t>
            </w:r>
          </w:p>
        </w:tc>
        <w:tc>
          <w:tcPr>
            <w:tcW w:w="1017" w:type="dxa"/>
            <w:tcBorders>
              <w:top w:val="single" w:color="8FB6EA" w:sz="5" w:space="0"/>
              <w:bottom w:val="single" w:color="8FB6EA" w:sz="5" w:space="0"/>
            </w:tcBorders>
            <w:shd w:val="clear" w:color="auto" w:fill="FFFFFF" w:themeFill="background1"/>
            <w:tcMar/>
          </w:tcPr>
          <w:p w:rsidRPr="00CC0718" w:rsidR="00C71DC8" w:rsidP="00244814" w:rsidRDefault="00C71DC8" w14:paraId="703A9272" w14:textId="77777777">
            <w:pPr>
              <w:rPr>
                <w:color w:val="000000"/>
                <w:spacing w:val="-2"/>
                <w:sz w:val="18"/>
              </w:rPr>
            </w:pPr>
            <w:r w:rsidRPr="00CC0718">
              <w:rPr>
                <w:color w:val="000000"/>
                <w:spacing w:val="-2"/>
                <w:sz w:val="18"/>
              </w:rPr>
              <w:t>None</w:t>
            </w:r>
          </w:p>
        </w:tc>
      </w:tr>
      <w:tr w:rsidRPr="00CC0718" w:rsidR="00C71DC8" w:rsidTr="3A33D0EC" w14:paraId="26517A07" w14:textId="77777777">
        <w:trPr>
          <w:trHeight w:val="459" w:hRule="exact"/>
        </w:trPr>
        <w:tc>
          <w:tcPr>
            <w:tcW w:w="6763" w:type="dxa"/>
            <w:gridSpan w:val="2"/>
            <w:tcBorders>
              <w:top w:val="single" w:color="8FB6EA" w:sz="5" w:space="0"/>
              <w:bottom w:val="single" w:color="8FB6EA" w:sz="5" w:space="0"/>
            </w:tcBorders>
            <w:shd w:val="clear" w:color="auto" w:fill="FFFFFF" w:themeFill="background1"/>
            <w:tcMar/>
          </w:tcPr>
          <w:p w:rsidRPr="00CC0718" w:rsidR="00C71DC8" w:rsidP="00244814" w:rsidRDefault="00C71DC8" w14:paraId="33F43938" w14:textId="77777777">
            <w:pPr>
              <w:rPr>
                <w:color w:val="000000"/>
                <w:spacing w:val="-2"/>
                <w:sz w:val="18"/>
              </w:rPr>
            </w:pPr>
            <w:r w:rsidRPr="00CC0718">
              <w:rPr>
                <w:color w:val="000000"/>
                <w:spacing w:val="-2"/>
                <w:sz w:val="18"/>
              </w:rPr>
              <w:t>Codes\\AXIAL CODE\\Q7 b- Examples of marketing activities\CAMPUS PRESENCE AND PHYSICAL OUTREACH\also like tables to propagate them to spread the word</w:t>
            </w:r>
          </w:p>
        </w:tc>
        <w:tc>
          <w:tcPr>
            <w:tcW w:w="2034" w:type="dxa"/>
            <w:tcBorders>
              <w:top w:val="single" w:color="8FB6EA" w:sz="5" w:space="0"/>
              <w:bottom w:val="single" w:color="8FB6EA" w:sz="5" w:space="0"/>
            </w:tcBorders>
            <w:shd w:val="clear" w:color="auto" w:fill="FFFFFF" w:themeFill="background1"/>
            <w:tcMar/>
          </w:tcPr>
          <w:p w:rsidRPr="00CC0718" w:rsidR="00C71DC8" w:rsidP="00244814" w:rsidRDefault="00C71DC8" w14:paraId="3B43FB80" w14:textId="77777777">
            <w:pPr>
              <w:rPr>
                <w:color w:val="000000"/>
                <w:spacing w:val="-2"/>
                <w:sz w:val="18"/>
              </w:rPr>
            </w:pPr>
          </w:p>
        </w:tc>
        <w:tc>
          <w:tcPr>
            <w:tcW w:w="903" w:type="dxa"/>
            <w:tcBorders>
              <w:top w:val="single" w:color="8FB6EA" w:sz="5" w:space="0"/>
              <w:bottom w:val="single" w:color="8FB6EA" w:sz="5" w:space="0"/>
            </w:tcBorders>
            <w:shd w:val="clear" w:color="auto" w:fill="FFFFFF" w:themeFill="background1"/>
            <w:tcMar/>
          </w:tcPr>
          <w:p w:rsidRPr="00CC0718" w:rsidR="00C71DC8" w:rsidP="00244814" w:rsidRDefault="00C71DC8" w14:paraId="3A143564" w14:textId="77777777">
            <w:pPr>
              <w:rPr>
                <w:color w:val="000000"/>
                <w:spacing w:val="-2"/>
                <w:sz w:val="18"/>
              </w:rPr>
            </w:pPr>
            <w:r w:rsidRPr="00CC0718">
              <w:rPr>
                <w:color w:val="000000"/>
                <w:spacing w:val="-2"/>
                <w:sz w:val="18"/>
              </w:rPr>
              <w:t>No</w:t>
            </w:r>
          </w:p>
        </w:tc>
        <w:tc>
          <w:tcPr>
            <w:tcW w:w="1017" w:type="dxa"/>
            <w:tcBorders>
              <w:top w:val="single" w:color="8FB6EA" w:sz="5" w:space="0"/>
              <w:bottom w:val="single" w:color="8FB6EA" w:sz="5" w:space="0"/>
            </w:tcBorders>
            <w:shd w:val="clear" w:color="auto" w:fill="FFFFFF" w:themeFill="background1"/>
            <w:tcMar/>
          </w:tcPr>
          <w:p w:rsidRPr="00CC0718" w:rsidR="00C71DC8" w:rsidP="00244814" w:rsidRDefault="00C71DC8" w14:paraId="345119A4" w14:textId="77777777">
            <w:pPr>
              <w:rPr>
                <w:color w:val="000000"/>
                <w:spacing w:val="-2"/>
                <w:sz w:val="18"/>
              </w:rPr>
            </w:pPr>
            <w:r w:rsidRPr="00CC0718">
              <w:rPr>
                <w:color w:val="000000"/>
                <w:spacing w:val="-2"/>
                <w:sz w:val="18"/>
              </w:rPr>
              <w:t>None</w:t>
            </w:r>
          </w:p>
        </w:tc>
      </w:tr>
      <w:tr w:rsidRPr="00CC0718" w:rsidR="00C71DC8" w:rsidTr="3A33D0EC" w14:paraId="3F239E22" w14:textId="77777777">
        <w:trPr>
          <w:trHeight w:val="258" w:hRule="exact"/>
        </w:trPr>
        <w:tc>
          <w:tcPr>
            <w:tcW w:w="10717" w:type="dxa"/>
            <w:gridSpan w:val="5"/>
            <w:tcBorders>
              <w:top w:val="single" w:color="8FB6EA" w:sz="5" w:space="0"/>
            </w:tcBorders>
            <w:tcMar/>
          </w:tcPr>
          <w:p w:rsidRPr="00CC0718" w:rsidR="00C71DC8" w:rsidP="00244814" w:rsidRDefault="00C71DC8" w14:paraId="1EC32308" w14:textId="77777777"/>
        </w:tc>
      </w:tr>
      <w:tr w:rsidRPr="00CC0718" w:rsidR="00C71DC8" w:rsidTr="3A33D0EC" w14:paraId="5595008A" w14:textId="77777777">
        <w:trPr>
          <w:trHeight w:val="458" w:hRule="exact"/>
        </w:trPr>
        <w:tc>
          <w:tcPr>
            <w:tcW w:w="5359" w:type="dxa"/>
            <w:shd w:val="clear" w:color="auto" w:fill="FFFFFF" w:themeFill="background1"/>
            <w:tcMar/>
          </w:tcPr>
          <w:p w:rsidRPr="00CC0718" w:rsidR="00C71DC8" w:rsidP="00244814" w:rsidRDefault="00C71DC8" w14:paraId="547648FB" w14:textId="77777777">
            <w:pPr>
              <w:jc w:val="right"/>
              <w:rPr>
                <w:color w:val="000066"/>
                <w:spacing w:val="-2"/>
                <w:sz w:val="16"/>
              </w:rPr>
            </w:pPr>
            <w:r w:rsidRPr="00CC0718">
              <w:rPr>
                <w:color w:val="000066"/>
                <w:spacing w:val="-2"/>
                <w:sz w:val="16"/>
              </w:rPr>
              <w:t>Formatted Reports\\Coding Structure Formatted Report</w:t>
            </w:r>
          </w:p>
        </w:tc>
        <w:tc>
          <w:tcPr>
            <w:tcW w:w="5358" w:type="dxa"/>
            <w:gridSpan w:val="4"/>
            <w:shd w:val="clear" w:color="auto" w:fill="FFFFFF" w:themeFill="background1"/>
            <w:tcMar/>
          </w:tcPr>
          <w:p w:rsidRPr="00CC0718" w:rsidR="00C71DC8" w:rsidP="00244814" w:rsidRDefault="00C71DC8" w14:paraId="58DA9BB9" w14:textId="77777777">
            <w:pPr>
              <w:jc w:val="right"/>
              <w:rPr>
                <w:color w:val="000066"/>
                <w:spacing w:val="-2"/>
                <w:sz w:val="16"/>
              </w:rPr>
            </w:pPr>
            <w:r w:rsidRPr="00CC0718">
              <w:rPr>
                <w:color w:val="000066"/>
                <w:spacing w:val="-2"/>
                <w:sz w:val="16"/>
              </w:rPr>
              <w:t>Page 13 of 17</w:t>
            </w:r>
          </w:p>
        </w:tc>
      </w:tr>
      <w:tr w:rsidRPr="00CC0718" w:rsidR="00C71DC8" w:rsidTr="3A33D0EC" w14:paraId="27833DCC" w14:textId="77777777">
        <w:trPr>
          <w:trHeight w:val="444" w:hRule="exact"/>
        </w:trPr>
        <w:tc>
          <w:tcPr>
            <w:tcW w:w="10717" w:type="dxa"/>
            <w:gridSpan w:val="5"/>
            <w:shd w:val="clear" w:color="auto" w:fill="FFFFFF" w:themeFill="background1"/>
            <w:tcMar/>
            <w:vAlign w:val="center"/>
          </w:tcPr>
          <w:p w:rsidRPr="00CC0718" w:rsidR="00C71DC8" w:rsidP="00244814" w:rsidRDefault="00C71DC8" w14:paraId="5042A365" w14:textId="77777777">
            <w:pPr>
              <w:jc w:val="right"/>
              <w:rPr>
                <w:color w:val="000066"/>
                <w:spacing w:val="-2"/>
                <w:sz w:val="16"/>
              </w:rPr>
            </w:pPr>
            <w:r w:rsidRPr="00CC0718">
              <w:rPr>
                <w:color w:val="000066"/>
                <w:spacing w:val="-2"/>
                <w:sz w:val="16"/>
              </w:rPr>
              <w:t>11/13/2024 3:45 PM</w:t>
            </w:r>
          </w:p>
        </w:tc>
      </w:tr>
      <w:tr w:rsidRPr="00CC0718" w:rsidR="00C71DC8" w:rsidTr="3A33D0EC" w14:paraId="18D45819" w14:textId="77777777">
        <w:trPr>
          <w:trHeight w:val="674" w:hRule="exact"/>
        </w:trPr>
        <w:tc>
          <w:tcPr>
            <w:tcW w:w="6763" w:type="dxa"/>
            <w:gridSpan w:val="2"/>
            <w:shd w:val="clear" w:color="auto" w:fill="8FB6EA"/>
            <w:tcMar/>
          </w:tcPr>
          <w:p w:rsidRPr="00CC0718" w:rsidR="00C71DC8" w:rsidP="00244814" w:rsidRDefault="00C71DC8" w14:paraId="70E6885C" w14:textId="77777777">
            <w:pPr>
              <w:rPr>
                <w:b/>
                <w:color w:val="000066"/>
                <w:spacing w:val="-2"/>
                <w:sz w:val="18"/>
              </w:rPr>
            </w:pPr>
            <w:r w:rsidRPr="00CC0718">
              <w:rPr>
                <w:b/>
                <w:color w:val="000066"/>
                <w:spacing w:val="-2"/>
                <w:sz w:val="18"/>
              </w:rPr>
              <w:t>Hierarchical Name</w:t>
            </w:r>
          </w:p>
        </w:tc>
        <w:tc>
          <w:tcPr>
            <w:tcW w:w="2034" w:type="dxa"/>
            <w:shd w:val="clear" w:color="auto" w:fill="8FB6EA"/>
            <w:tcMar/>
          </w:tcPr>
          <w:p w:rsidRPr="00CC0718" w:rsidR="00C71DC8" w:rsidP="00244814" w:rsidRDefault="00C71DC8" w14:paraId="570A15AD" w14:textId="77777777">
            <w:pPr>
              <w:rPr>
                <w:b/>
                <w:color w:val="000066"/>
                <w:spacing w:val="-2"/>
                <w:sz w:val="18"/>
              </w:rPr>
            </w:pPr>
            <w:r w:rsidRPr="00CC0718">
              <w:rPr>
                <w:b/>
                <w:color w:val="000066"/>
                <w:spacing w:val="-2"/>
                <w:sz w:val="18"/>
              </w:rPr>
              <w:t>Nickname</w:t>
            </w:r>
          </w:p>
        </w:tc>
        <w:tc>
          <w:tcPr>
            <w:tcW w:w="903" w:type="dxa"/>
            <w:shd w:val="clear" w:color="auto" w:fill="8FB6EA"/>
            <w:tcMar/>
          </w:tcPr>
          <w:p w:rsidRPr="00CC0718" w:rsidR="00C71DC8" w:rsidP="00244814" w:rsidRDefault="00C71DC8" w14:paraId="38EE6909" w14:textId="77777777">
            <w:pPr>
              <w:rPr>
                <w:b/>
                <w:color w:val="000066"/>
                <w:spacing w:val="-2"/>
                <w:sz w:val="18"/>
              </w:rPr>
            </w:pPr>
            <w:r w:rsidRPr="00CC0718">
              <w:rPr>
                <w:b/>
                <w:color w:val="000066"/>
                <w:spacing w:val="-2"/>
                <w:sz w:val="18"/>
              </w:rPr>
              <w:t>Aggregate</w:t>
            </w:r>
          </w:p>
        </w:tc>
        <w:tc>
          <w:tcPr>
            <w:tcW w:w="1017" w:type="dxa"/>
            <w:shd w:val="clear" w:color="auto" w:fill="8FB6EA"/>
            <w:tcMar/>
          </w:tcPr>
          <w:p w:rsidRPr="00CC0718" w:rsidR="00C71DC8" w:rsidP="00244814" w:rsidRDefault="00C71DC8" w14:paraId="2D405A48" w14:textId="77777777">
            <w:pPr>
              <w:rPr>
                <w:b/>
                <w:color w:val="000066"/>
                <w:spacing w:val="-2"/>
                <w:sz w:val="18"/>
              </w:rPr>
            </w:pPr>
            <w:r w:rsidRPr="00CC0718">
              <w:rPr>
                <w:b/>
                <w:color w:val="000066"/>
                <w:spacing w:val="-2"/>
                <w:sz w:val="18"/>
              </w:rPr>
              <w:t>User Assigned Color</w:t>
            </w:r>
          </w:p>
        </w:tc>
      </w:tr>
      <w:tr w:rsidRPr="00CC0718" w:rsidR="00C71DC8" w:rsidTr="3A33D0EC" w14:paraId="66982775" w14:textId="77777777">
        <w:trPr>
          <w:trHeight w:val="458" w:hRule="exact"/>
        </w:trPr>
        <w:tc>
          <w:tcPr>
            <w:tcW w:w="6763" w:type="dxa"/>
            <w:gridSpan w:val="2"/>
            <w:tcBorders>
              <w:bottom w:val="single" w:color="8FB6EA" w:sz="5" w:space="0"/>
            </w:tcBorders>
            <w:shd w:val="clear" w:color="auto" w:fill="FFFFFF" w:themeFill="background1"/>
            <w:tcMar/>
          </w:tcPr>
          <w:p w:rsidRPr="00CC0718" w:rsidR="00C71DC8" w:rsidP="00244814" w:rsidRDefault="00C71DC8" w14:paraId="254465B0" w14:textId="77777777">
            <w:pPr>
              <w:rPr>
                <w:color w:val="000000"/>
                <w:spacing w:val="-2"/>
                <w:sz w:val="18"/>
              </w:rPr>
            </w:pPr>
            <w:r w:rsidRPr="00CC0718">
              <w:rPr>
                <w:color w:val="000000"/>
                <w:spacing w:val="-2"/>
                <w:sz w:val="18"/>
              </w:rPr>
              <w:t>Codes\\AXIAL CODE\\Q7 b- Examples of marketing activities\CAMPUS PRESENCE AND PHYSICAL OUTREACH\And we got a reach of 250. To 300, although being a new club</w:t>
            </w:r>
          </w:p>
        </w:tc>
        <w:tc>
          <w:tcPr>
            <w:tcW w:w="2034" w:type="dxa"/>
            <w:tcBorders>
              <w:bottom w:val="single" w:color="8FB6EA" w:sz="5" w:space="0"/>
            </w:tcBorders>
            <w:shd w:val="clear" w:color="auto" w:fill="FFFFFF" w:themeFill="background1"/>
            <w:tcMar/>
          </w:tcPr>
          <w:p w:rsidRPr="00CC0718" w:rsidR="00C71DC8" w:rsidP="00244814" w:rsidRDefault="00C71DC8" w14:paraId="4BFDEA07" w14:textId="77777777">
            <w:pPr>
              <w:rPr>
                <w:color w:val="000000"/>
                <w:spacing w:val="-2"/>
                <w:sz w:val="18"/>
              </w:rPr>
            </w:pPr>
          </w:p>
        </w:tc>
        <w:tc>
          <w:tcPr>
            <w:tcW w:w="903" w:type="dxa"/>
            <w:tcBorders>
              <w:bottom w:val="single" w:color="8FB6EA" w:sz="5" w:space="0"/>
            </w:tcBorders>
            <w:shd w:val="clear" w:color="auto" w:fill="FFFFFF" w:themeFill="background1"/>
            <w:tcMar/>
          </w:tcPr>
          <w:p w:rsidRPr="00CC0718" w:rsidR="00C71DC8" w:rsidP="00244814" w:rsidRDefault="00C71DC8" w14:paraId="6707E742" w14:textId="77777777">
            <w:pPr>
              <w:rPr>
                <w:color w:val="000000"/>
                <w:spacing w:val="-2"/>
                <w:sz w:val="18"/>
              </w:rPr>
            </w:pPr>
            <w:r w:rsidRPr="00CC0718">
              <w:rPr>
                <w:color w:val="000000"/>
                <w:spacing w:val="-2"/>
                <w:sz w:val="18"/>
              </w:rPr>
              <w:t>No</w:t>
            </w:r>
          </w:p>
        </w:tc>
        <w:tc>
          <w:tcPr>
            <w:tcW w:w="1017" w:type="dxa"/>
            <w:tcBorders>
              <w:bottom w:val="single" w:color="8FB6EA" w:sz="5" w:space="0"/>
            </w:tcBorders>
            <w:shd w:val="clear" w:color="auto" w:fill="FFFFFF" w:themeFill="background1"/>
            <w:tcMar/>
          </w:tcPr>
          <w:p w:rsidRPr="00CC0718" w:rsidR="00C71DC8" w:rsidP="00244814" w:rsidRDefault="00C71DC8" w14:paraId="353FAB37" w14:textId="77777777">
            <w:pPr>
              <w:rPr>
                <w:color w:val="000000"/>
                <w:spacing w:val="-2"/>
                <w:sz w:val="18"/>
              </w:rPr>
            </w:pPr>
            <w:r w:rsidRPr="00CC0718">
              <w:rPr>
                <w:color w:val="000000"/>
                <w:spacing w:val="-2"/>
                <w:sz w:val="18"/>
              </w:rPr>
              <w:t>None</w:t>
            </w:r>
          </w:p>
        </w:tc>
      </w:tr>
      <w:tr w:rsidRPr="00CC0718" w:rsidR="00C71DC8" w:rsidTr="3A33D0EC" w14:paraId="3B643978" w14:textId="77777777">
        <w:trPr>
          <w:trHeight w:val="459" w:hRule="exact"/>
        </w:trPr>
        <w:tc>
          <w:tcPr>
            <w:tcW w:w="6763" w:type="dxa"/>
            <w:gridSpan w:val="2"/>
            <w:tcBorders>
              <w:top w:val="single" w:color="8FB6EA" w:sz="5" w:space="0"/>
              <w:bottom w:val="single" w:color="8FB6EA" w:sz="5" w:space="0"/>
            </w:tcBorders>
            <w:shd w:val="clear" w:color="auto" w:fill="FFFFFF" w:themeFill="background1"/>
            <w:tcMar/>
          </w:tcPr>
          <w:p w:rsidRPr="00CC0718" w:rsidR="00C71DC8" w:rsidP="00244814" w:rsidRDefault="00C71DC8" w14:paraId="762EA278" w14:textId="77777777">
            <w:pPr>
              <w:rPr>
                <w:color w:val="000000"/>
                <w:spacing w:val="-2"/>
                <w:sz w:val="18"/>
              </w:rPr>
            </w:pPr>
            <w:r w:rsidRPr="00CC0718">
              <w:rPr>
                <w:color w:val="000000"/>
                <w:spacing w:val="-2"/>
                <w:sz w:val="18"/>
              </w:rPr>
              <w:t>Codes\\AXIAL CODE\\Q7 b- Examples of marketing activities\CAMPUS PRESENCE AND PHYSICAL OUTREACH\Engaging Students through Word-of-Mouth</w:t>
            </w:r>
          </w:p>
        </w:tc>
        <w:tc>
          <w:tcPr>
            <w:tcW w:w="2034" w:type="dxa"/>
            <w:tcBorders>
              <w:top w:val="single" w:color="8FB6EA" w:sz="5" w:space="0"/>
              <w:bottom w:val="single" w:color="8FB6EA" w:sz="5" w:space="0"/>
            </w:tcBorders>
            <w:shd w:val="clear" w:color="auto" w:fill="FFFFFF" w:themeFill="background1"/>
            <w:tcMar/>
          </w:tcPr>
          <w:p w:rsidRPr="00CC0718" w:rsidR="00C71DC8" w:rsidP="00244814" w:rsidRDefault="00C71DC8" w14:paraId="761BD62B" w14:textId="77777777">
            <w:pPr>
              <w:rPr>
                <w:color w:val="000000"/>
                <w:spacing w:val="-2"/>
                <w:sz w:val="18"/>
              </w:rPr>
            </w:pPr>
          </w:p>
        </w:tc>
        <w:tc>
          <w:tcPr>
            <w:tcW w:w="903" w:type="dxa"/>
            <w:tcBorders>
              <w:top w:val="single" w:color="8FB6EA" w:sz="5" w:space="0"/>
              <w:bottom w:val="single" w:color="8FB6EA" w:sz="5" w:space="0"/>
            </w:tcBorders>
            <w:shd w:val="clear" w:color="auto" w:fill="FFFFFF" w:themeFill="background1"/>
            <w:tcMar/>
          </w:tcPr>
          <w:p w:rsidRPr="00CC0718" w:rsidR="00C71DC8" w:rsidP="00244814" w:rsidRDefault="00C71DC8" w14:paraId="24F42423" w14:textId="77777777">
            <w:pPr>
              <w:rPr>
                <w:color w:val="000000"/>
                <w:spacing w:val="-2"/>
                <w:sz w:val="18"/>
              </w:rPr>
            </w:pPr>
            <w:r w:rsidRPr="00CC0718">
              <w:rPr>
                <w:color w:val="000000"/>
                <w:spacing w:val="-2"/>
                <w:sz w:val="18"/>
              </w:rPr>
              <w:t>No</w:t>
            </w:r>
          </w:p>
        </w:tc>
        <w:tc>
          <w:tcPr>
            <w:tcW w:w="1017" w:type="dxa"/>
            <w:tcBorders>
              <w:top w:val="single" w:color="8FB6EA" w:sz="5" w:space="0"/>
              <w:bottom w:val="single" w:color="8FB6EA" w:sz="5" w:space="0"/>
            </w:tcBorders>
            <w:shd w:val="clear" w:color="auto" w:fill="FFFFFF" w:themeFill="background1"/>
            <w:tcMar/>
          </w:tcPr>
          <w:p w:rsidRPr="00CC0718" w:rsidR="00C71DC8" w:rsidP="00244814" w:rsidRDefault="00C71DC8" w14:paraId="451B1793" w14:textId="77777777">
            <w:pPr>
              <w:rPr>
                <w:color w:val="000000"/>
                <w:spacing w:val="-2"/>
                <w:sz w:val="18"/>
              </w:rPr>
            </w:pPr>
            <w:r w:rsidRPr="00CC0718">
              <w:rPr>
                <w:color w:val="000000"/>
                <w:spacing w:val="-2"/>
                <w:sz w:val="18"/>
              </w:rPr>
              <w:t>None</w:t>
            </w:r>
          </w:p>
        </w:tc>
      </w:tr>
      <w:tr w:rsidRPr="00CC0718" w:rsidR="00C71DC8" w:rsidTr="3A33D0EC" w14:paraId="2EC196DE" w14:textId="77777777">
        <w:trPr>
          <w:trHeight w:val="458" w:hRule="exact"/>
        </w:trPr>
        <w:tc>
          <w:tcPr>
            <w:tcW w:w="6763" w:type="dxa"/>
            <w:gridSpan w:val="2"/>
            <w:tcBorders>
              <w:top w:val="single" w:color="8FB6EA" w:sz="5" w:space="0"/>
              <w:bottom w:val="single" w:color="8FB6EA" w:sz="5" w:space="0"/>
            </w:tcBorders>
            <w:shd w:val="clear" w:color="auto" w:fill="FFFFFF" w:themeFill="background1"/>
            <w:tcMar/>
          </w:tcPr>
          <w:p w:rsidRPr="00CC0718" w:rsidR="00C71DC8" w:rsidP="00244814" w:rsidRDefault="00C71DC8" w14:paraId="0EFD8CFC" w14:textId="77777777">
            <w:pPr>
              <w:rPr>
                <w:color w:val="000000"/>
                <w:spacing w:val="-2"/>
                <w:sz w:val="18"/>
              </w:rPr>
            </w:pPr>
            <w:r w:rsidRPr="00CC0718">
              <w:rPr>
                <w:color w:val="000000"/>
                <w:spacing w:val="-2"/>
                <w:sz w:val="18"/>
              </w:rPr>
              <w:t>Codes\\AXIAL CODE\\Q7 b- Examples of marketing activities\CAMPUS PRESENCE AND PHYSICAL OUTREACH\Table Sitting with Flyers at Campus Center</w:t>
            </w:r>
          </w:p>
        </w:tc>
        <w:tc>
          <w:tcPr>
            <w:tcW w:w="2034" w:type="dxa"/>
            <w:tcBorders>
              <w:top w:val="single" w:color="8FB6EA" w:sz="5" w:space="0"/>
              <w:bottom w:val="single" w:color="8FB6EA" w:sz="5" w:space="0"/>
            </w:tcBorders>
            <w:shd w:val="clear" w:color="auto" w:fill="FFFFFF" w:themeFill="background1"/>
            <w:tcMar/>
          </w:tcPr>
          <w:p w:rsidRPr="00CC0718" w:rsidR="00C71DC8" w:rsidP="00244814" w:rsidRDefault="00C71DC8" w14:paraId="3016519A" w14:textId="77777777">
            <w:pPr>
              <w:rPr>
                <w:color w:val="000000"/>
                <w:spacing w:val="-2"/>
                <w:sz w:val="18"/>
              </w:rPr>
            </w:pPr>
          </w:p>
        </w:tc>
        <w:tc>
          <w:tcPr>
            <w:tcW w:w="903" w:type="dxa"/>
            <w:tcBorders>
              <w:top w:val="single" w:color="8FB6EA" w:sz="5" w:space="0"/>
              <w:bottom w:val="single" w:color="8FB6EA" w:sz="5" w:space="0"/>
            </w:tcBorders>
            <w:shd w:val="clear" w:color="auto" w:fill="FFFFFF" w:themeFill="background1"/>
            <w:tcMar/>
          </w:tcPr>
          <w:p w:rsidRPr="00CC0718" w:rsidR="00C71DC8" w:rsidP="00244814" w:rsidRDefault="00C71DC8" w14:paraId="6345414F" w14:textId="77777777">
            <w:pPr>
              <w:rPr>
                <w:color w:val="000000"/>
                <w:spacing w:val="-2"/>
                <w:sz w:val="18"/>
              </w:rPr>
            </w:pPr>
            <w:r w:rsidRPr="00CC0718">
              <w:rPr>
                <w:color w:val="000000"/>
                <w:spacing w:val="-2"/>
                <w:sz w:val="18"/>
              </w:rPr>
              <w:t>No</w:t>
            </w:r>
          </w:p>
        </w:tc>
        <w:tc>
          <w:tcPr>
            <w:tcW w:w="1017" w:type="dxa"/>
            <w:tcBorders>
              <w:top w:val="single" w:color="8FB6EA" w:sz="5" w:space="0"/>
              <w:bottom w:val="single" w:color="8FB6EA" w:sz="5" w:space="0"/>
            </w:tcBorders>
            <w:shd w:val="clear" w:color="auto" w:fill="FFFFFF" w:themeFill="background1"/>
            <w:tcMar/>
          </w:tcPr>
          <w:p w:rsidRPr="00CC0718" w:rsidR="00C71DC8" w:rsidP="00244814" w:rsidRDefault="00C71DC8" w14:paraId="72E74EA9" w14:textId="77777777">
            <w:pPr>
              <w:rPr>
                <w:color w:val="000000"/>
                <w:spacing w:val="-2"/>
                <w:sz w:val="18"/>
              </w:rPr>
            </w:pPr>
            <w:r w:rsidRPr="00CC0718">
              <w:rPr>
                <w:color w:val="000000"/>
                <w:spacing w:val="-2"/>
                <w:sz w:val="18"/>
              </w:rPr>
              <w:t>None</w:t>
            </w:r>
          </w:p>
        </w:tc>
      </w:tr>
      <w:tr w:rsidRPr="00CC0718" w:rsidR="00C71DC8" w:rsidTr="3A33D0EC" w14:paraId="50F3D468" w14:textId="77777777">
        <w:trPr>
          <w:trHeight w:val="330" w:hRule="exact"/>
        </w:trPr>
        <w:tc>
          <w:tcPr>
            <w:tcW w:w="6763" w:type="dxa"/>
            <w:gridSpan w:val="2"/>
            <w:tcBorders>
              <w:top w:val="single" w:color="8FB6EA" w:sz="5" w:space="0"/>
              <w:bottom w:val="single" w:color="8FB6EA" w:sz="5" w:space="0"/>
            </w:tcBorders>
            <w:shd w:val="clear" w:color="auto" w:fill="FFFFFF" w:themeFill="background1"/>
            <w:tcMar/>
          </w:tcPr>
          <w:p w:rsidRPr="00CC0718" w:rsidR="00C71DC8" w:rsidP="00244814" w:rsidRDefault="00C71DC8" w14:paraId="53C584A9" w14:textId="77777777">
            <w:pPr>
              <w:rPr>
                <w:color w:val="000000"/>
                <w:spacing w:val="-2"/>
                <w:sz w:val="18"/>
              </w:rPr>
            </w:pPr>
            <w:r w:rsidRPr="00CC0718">
              <w:rPr>
                <w:color w:val="000000"/>
                <w:spacing w:val="-2"/>
                <w:sz w:val="18"/>
              </w:rPr>
              <w:t>Codes\\AXIAL CODE\\Q7 b- Examples of marketing activities\CLUB COLLABORATION</w:t>
            </w:r>
          </w:p>
        </w:tc>
        <w:tc>
          <w:tcPr>
            <w:tcW w:w="2034" w:type="dxa"/>
            <w:tcBorders>
              <w:top w:val="single" w:color="8FB6EA" w:sz="5" w:space="0"/>
              <w:bottom w:val="single" w:color="8FB6EA" w:sz="5" w:space="0"/>
            </w:tcBorders>
            <w:shd w:val="clear" w:color="auto" w:fill="FFFFFF" w:themeFill="background1"/>
            <w:tcMar/>
          </w:tcPr>
          <w:p w:rsidRPr="00CC0718" w:rsidR="00C71DC8" w:rsidP="00244814" w:rsidRDefault="00C71DC8" w14:paraId="5B7F2235" w14:textId="77777777">
            <w:pPr>
              <w:rPr>
                <w:color w:val="000000"/>
                <w:spacing w:val="-2"/>
                <w:sz w:val="18"/>
              </w:rPr>
            </w:pPr>
          </w:p>
        </w:tc>
        <w:tc>
          <w:tcPr>
            <w:tcW w:w="903" w:type="dxa"/>
            <w:tcBorders>
              <w:top w:val="single" w:color="8FB6EA" w:sz="5" w:space="0"/>
              <w:bottom w:val="single" w:color="8FB6EA" w:sz="5" w:space="0"/>
            </w:tcBorders>
            <w:shd w:val="clear" w:color="auto" w:fill="FFFFFF" w:themeFill="background1"/>
            <w:tcMar/>
          </w:tcPr>
          <w:p w:rsidRPr="00CC0718" w:rsidR="00C71DC8" w:rsidP="00244814" w:rsidRDefault="00C71DC8" w14:paraId="37502ACA" w14:textId="77777777">
            <w:pPr>
              <w:rPr>
                <w:color w:val="000000"/>
                <w:spacing w:val="-2"/>
                <w:sz w:val="18"/>
              </w:rPr>
            </w:pPr>
            <w:r w:rsidRPr="00CC0718">
              <w:rPr>
                <w:color w:val="000000"/>
                <w:spacing w:val="-2"/>
                <w:sz w:val="18"/>
              </w:rPr>
              <w:t>Yes</w:t>
            </w:r>
          </w:p>
        </w:tc>
        <w:tc>
          <w:tcPr>
            <w:tcW w:w="1017" w:type="dxa"/>
            <w:tcBorders>
              <w:top w:val="single" w:color="8FB6EA" w:sz="5" w:space="0"/>
              <w:bottom w:val="single" w:color="8FB6EA" w:sz="5" w:space="0"/>
            </w:tcBorders>
            <w:shd w:val="clear" w:color="auto" w:fill="FFFFFF" w:themeFill="background1"/>
            <w:tcMar/>
          </w:tcPr>
          <w:p w:rsidRPr="00CC0718" w:rsidR="00C71DC8" w:rsidP="00244814" w:rsidRDefault="00C71DC8" w14:paraId="19865191" w14:textId="77777777">
            <w:pPr>
              <w:rPr>
                <w:color w:val="000000"/>
                <w:spacing w:val="-2"/>
                <w:sz w:val="18"/>
              </w:rPr>
            </w:pPr>
            <w:r w:rsidRPr="00CC0718">
              <w:rPr>
                <w:color w:val="000000"/>
                <w:spacing w:val="-2"/>
                <w:sz w:val="18"/>
              </w:rPr>
              <w:t>None</w:t>
            </w:r>
          </w:p>
        </w:tc>
      </w:tr>
      <w:tr w:rsidRPr="00CC0718" w:rsidR="00C71DC8" w:rsidTr="3A33D0EC" w14:paraId="4B9CF688" w14:textId="77777777">
        <w:trPr>
          <w:trHeight w:val="458" w:hRule="exact"/>
        </w:trPr>
        <w:tc>
          <w:tcPr>
            <w:tcW w:w="6763" w:type="dxa"/>
            <w:gridSpan w:val="2"/>
            <w:tcBorders>
              <w:top w:val="single" w:color="8FB6EA" w:sz="5" w:space="0"/>
              <w:bottom w:val="single" w:color="8FB6EA" w:sz="5" w:space="0"/>
            </w:tcBorders>
            <w:shd w:val="clear" w:color="auto" w:fill="FFFFFF" w:themeFill="background1"/>
            <w:tcMar/>
          </w:tcPr>
          <w:p w:rsidRPr="00CC0718" w:rsidR="00C71DC8" w:rsidP="00244814" w:rsidRDefault="00C71DC8" w14:paraId="3528847B" w14:textId="77777777">
            <w:pPr>
              <w:rPr>
                <w:color w:val="000000"/>
                <w:spacing w:val="-2"/>
                <w:sz w:val="18"/>
              </w:rPr>
            </w:pPr>
            <w:r w:rsidRPr="00CC0718">
              <w:rPr>
                <w:color w:val="000000"/>
                <w:spacing w:val="-2"/>
                <w:sz w:val="18"/>
              </w:rPr>
              <w:t>Codes\\AXIAL CODE\\Q7 b- Examples of marketing activities\CLUB COLLABORATION\Collaboration for Marketing Expertise</w:t>
            </w:r>
          </w:p>
        </w:tc>
        <w:tc>
          <w:tcPr>
            <w:tcW w:w="2034" w:type="dxa"/>
            <w:tcBorders>
              <w:top w:val="single" w:color="8FB6EA" w:sz="5" w:space="0"/>
              <w:bottom w:val="single" w:color="8FB6EA" w:sz="5" w:space="0"/>
            </w:tcBorders>
            <w:shd w:val="clear" w:color="auto" w:fill="FFFFFF" w:themeFill="background1"/>
            <w:tcMar/>
          </w:tcPr>
          <w:p w:rsidRPr="00CC0718" w:rsidR="00C71DC8" w:rsidP="00244814" w:rsidRDefault="00C71DC8" w14:paraId="6E6F2F55" w14:textId="77777777">
            <w:pPr>
              <w:rPr>
                <w:color w:val="000000"/>
                <w:spacing w:val="-2"/>
                <w:sz w:val="18"/>
              </w:rPr>
            </w:pPr>
          </w:p>
        </w:tc>
        <w:tc>
          <w:tcPr>
            <w:tcW w:w="903" w:type="dxa"/>
            <w:tcBorders>
              <w:top w:val="single" w:color="8FB6EA" w:sz="5" w:space="0"/>
              <w:bottom w:val="single" w:color="8FB6EA" w:sz="5" w:space="0"/>
            </w:tcBorders>
            <w:shd w:val="clear" w:color="auto" w:fill="FFFFFF" w:themeFill="background1"/>
            <w:tcMar/>
          </w:tcPr>
          <w:p w:rsidRPr="00CC0718" w:rsidR="00C71DC8" w:rsidP="00244814" w:rsidRDefault="00C71DC8" w14:paraId="3A77C91D" w14:textId="77777777">
            <w:pPr>
              <w:rPr>
                <w:color w:val="000000"/>
                <w:spacing w:val="-2"/>
                <w:sz w:val="18"/>
              </w:rPr>
            </w:pPr>
            <w:r w:rsidRPr="00CC0718">
              <w:rPr>
                <w:color w:val="000000"/>
                <w:spacing w:val="-2"/>
                <w:sz w:val="18"/>
              </w:rPr>
              <w:t>No</w:t>
            </w:r>
          </w:p>
        </w:tc>
        <w:tc>
          <w:tcPr>
            <w:tcW w:w="1017" w:type="dxa"/>
            <w:tcBorders>
              <w:top w:val="single" w:color="8FB6EA" w:sz="5" w:space="0"/>
              <w:bottom w:val="single" w:color="8FB6EA" w:sz="5" w:space="0"/>
            </w:tcBorders>
            <w:shd w:val="clear" w:color="auto" w:fill="FFFFFF" w:themeFill="background1"/>
            <w:tcMar/>
          </w:tcPr>
          <w:p w:rsidRPr="00CC0718" w:rsidR="00C71DC8" w:rsidP="00244814" w:rsidRDefault="00C71DC8" w14:paraId="206B3355" w14:textId="77777777">
            <w:pPr>
              <w:rPr>
                <w:color w:val="000000"/>
                <w:spacing w:val="-2"/>
                <w:sz w:val="18"/>
              </w:rPr>
            </w:pPr>
            <w:r w:rsidRPr="00CC0718">
              <w:rPr>
                <w:color w:val="000000"/>
                <w:spacing w:val="-2"/>
                <w:sz w:val="18"/>
              </w:rPr>
              <w:t>None</w:t>
            </w:r>
          </w:p>
        </w:tc>
      </w:tr>
      <w:tr w:rsidRPr="00CC0718" w:rsidR="00C71DC8" w:rsidTr="3A33D0EC" w14:paraId="41C8E848" w14:textId="77777777">
        <w:trPr>
          <w:trHeight w:val="459" w:hRule="exact"/>
        </w:trPr>
        <w:tc>
          <w:tcPr>
            <w:tcW w:w="6763" w:type="dxa"/>
            <w:gridSpan w:val="2"/>
            <w:tcBorders>
              <w:top w:val="single" w:color="8FB6EA" w:sz="5" w:space="0"/>
              <w:bottom w:val="single" w:color="8FB6EA" w:sz="5" w:space="0"/>
            </w:tcBorders>
            <w:shd w:val="clear" w:color="auto" w:fill="FFFFFF" w:themeFill="background1"/>
            <w:tcMar/>
          </w:tcPr>
          <w:p w:rsidRPr="00CC0718" w:rsidR="00C71DC8" w:rsidP="00244814" w:rsidRDefault="00C71DC8" w14:paraId="5FAA9127" w14:textId="77777777">
            <w:pPr>
              <w:rPr>
                <w:color w:val="000000"/>
                <w:spacing w:val="-2"/>
                <w:sz w:val="18"/>
              </w:rPr>
            </w:pPr>
            <w:r w:rsidRPr="00CC0718">
              <w:rPr>
                <w:color w:val="000000"/>
                <w:spacing w:val="-2"/>
                <w:sz w:val="18"/>
              </w:rPr>
              <w:t>Codes\\AXIAL CODE\\Q7 b- Examples of marketing activities\DIRECT COMMUNICATION CHANNEL</w:t>
            </w:r>
          </w:p>
        </w:tc>
        <w:tc>
          <w:tcPr>
            <w:tcW w:w="2034" w:type="dxa"/>
            <w:tcBorders>
              <w:top w:val="single" w:color="8FB6EA" w:sz="5" w:space="0"/>
              <w:bottom w:val="single" w:color="8FB6EA" w:sz="5" w:space="0"/>
            </w:tcBorders>
            <w:shd w:val="clear" w:color="auto" w:fill="FFFFFF" w:themeFill="background1"/>
            <w:tcMar/>
          </w:tcPr>
          <w:p w:rsidRPr="00CC0718" w:rsidR="00C71DC8" w:rsidP="00244814" w:rsidRDefault="00C71DC8" w14:paraId="2D8F6587" w14:textId="77777777">
            <w:pPr>
              <w:rPr>
                <w:color w:val="000000"/>
                <w:spacing w:val="-2"/>
                <w:sz w:val="18"/>
              </w:rPr>
            </w:pPr>
          </w:p>
        </w:tc>
        <w:tc>
          <w:tcPr>
            <w:tcW w:w="903" w:type="dxa"/>
            <w:tcBorders>
              <w:top w:val="single" w:color="8FB6EA" w:sz="5" w:space="0"/>
              <w:bottom w:val="single" w:color="8FB6EA" w:sz="5" w:space="0"/>
            </w:tcBorders>
            <w:shd w:val="clear" w:color="auto" w:fill="FFFFFF" w:themeFill="background1"/>
            <w:tcMar/>
          </w:tcPr>
          <w:p w:rsidRPr="00CC0718" w:rsidR="00C71DC8" w:rsidP="00244814" w:rsidRDefault="00C71DC8" w14:paraId="7136B625" w14:textId="77777777">
            <w:pPr>
              <w:rPr>
                <w:color w:val="000000"/>
                <w:spacing w:val="-2"/>
                <w:sz w:val="18"/>
              </w:rPr>
            </w:pPr>
            <w:r w:rsidRPr="00CC0718">
              <w:rPr>
                <w:color w:val="000000"/>
                <w:spacing w:val="-2"/>
                <w:sz w:val="18"/>
              </w:rPr>
              <w:t>Yes</w:t>
            </w:r>
          </w:p>
        </w:tc>
        <w:tc>
          <w:tcPr>
            <w:tcW w:w="1017" w:type="dxa"/>
            <w:tcBorders>
              <w:top w:val="single" w:color="8FB6EA" w:sz="5" w:space="0"/>
              <w:bottom w:val="single" w:color="8FB6EA" w:sz="5" w:space="0"/>
            </w:tcBorders>
            <w:shd w:val="clear" w:color="auto" w:fill="FFFFFF" w:themeFill="background1"/>
            <w:tcMar/>
          </w:tcPr>
          <w:p w:rsidRPr="00CC0718" w:rsidR="00C71DC8" w:rsidP="00244814" w:rsidRDefault="00C71DC8" w14:paraId="5AF69BEE" w14:textId="77777777">
            <w:pPr>
              <w:rPr>
                <w:color w:val="000000"/>
                <w:spacing w:val="-2"/>
                <w:sz w:val="18"/>
              </w:rPr>
            </w:pPr>
            <w:r w:rsidRPr="00CC0718">
              <w:rPr>
                <w:color w:val="000000"/>
                <w:spacing w:val="-2"/>
                <w:sz w:val="18"/>
              </w:rPr>
              <w:t>None</w:t>
            </w:r>
          </w:p>
        </w:tc>
      </w:tr>
      <w:tr w:rsidRPr="00CC0718" w:rsidR="00C71DC8" w:rsidTr="3A33D0EC" w14:paraId="1AA34D19" w14:textId="77777777">
        <w:trPr>
          <w:trHeight w:val="458" w:hRule="exact"/>
        </w:trPr>
        <w:tc>
          <w:tcPr>
            <w:tcW w:w="6763" w:type="dxa"/>
            <w:gridSpan w:val="2"/>
            <w:tcBorders>
              <w:top w:val="single" w:color="8FB6EA" w:sz="5" w:space="0"/>
              <w:bottom w:val="single" w:color="8FB6EA" w:sz="5" w:space="0"/>
            </w:tcBorders>
            <w:shd w:val="clear" w:color="auto" w:fill="FFFFFF" w:themeFill="background1"/>
            <w:tcMar/>
          </w:tcPr>
          <w:p w:rsidRPr="00CC0718" w:rsidR="00C71DC8" w:rsidP="00244814" w:rsidRDefault="00C71DC8" w14:paraId="5383DE6F" w14:textId="77777777">
            <w:pPr>
              <w:rPr>
                <w:color w:val="000000"/>
                <w:spacing w:val="-2"/>
                <w:sz w:val="18"/>
              </w:rPr>
            </w:pPr>
            <w:r w:rsidRPr="00CC0718">
              <w:rPr>
                <w:color w:val="000000"/>
                <w:spacing w:val="-2"/>
                <w:sz w:val="18"/>
              </w:rPr>
              <w:t>Codes\\AXIAL CODE\\Q7 b- Examples of marketing activities\DIRECT COMMUNICATION CHANNEL\Email</w:t>
            </w:r>
          </w:p>
        </w:tc>
        <w:tc>
          <w:tcPr>
            <w:tcW w:w="2034" w:type="dxa"/>
            <w:tcBorders>
              <w:top w:val="single" w:color="8FB6EA" w:sz="5" w:space="0"/>
              <w:bottom w:val="single" w:color="8FB6EA" w:sz="5" w:space="0"/>
            </w:tcBorders>
            <w:shd w:val="clear" w:color="auto" w:fill="FFFFFF" w:themeFill="background1"/>
            <w:tcMar/>
          </w:tcPr>
          <w:p w:rsidRPr="00CC0718" w:rsidR="00C71DC8" w:rsidP="00244814" w:rsidRDefault="00C71DC8" w14:paraId="04F91EB8" w14:textId="77777777">
            <w:pPr>
              <w:rPr>
                <w:color w:val="000000"/>
                <w:spacing w:val="-2"/>
                <w:sz w:val="18"/>
              </w:rPr>
            </w:pPr>
          </w:p>
        </w:tc>
        <w:tc>
          <w:tcPr>
            <w:tcW w:w="903" w:type="dxa"/>
            <w:tcBorders>
              <w:top w:val="single" w:color="8FB6EA" w:sz="5" w:space="0"/>
              <w:bottom w:val="single" w:color="8FB6EA" w:sz="5" w:space="0"/>
            </w:tcBorders>
            <w:shd w:val="clear" w:color="auto" w:fill="FFFFFF" w:themeFill="background1"/>
            <w:tcMar/>
          </w:tcPr>
          <w:p w:rsidRPr="00CC0718" w:rsidR="00C71DC8" w:rsidP="00244814" w:rsidRDefault="00C71DC8" w14:paraId="641C3CE0" w14:textId="77777777">
            <w:pPr>
              <w:rPr>
                <w:color w:val="000000"/>
                <w:spacing w:val="-2"/>
                <w:sz w:val="18"/>
              </w:rPr>
            </w:pPr>
            <w:r w:rsidRPr="00CC0718">
              <w:rPr>
                <w:color w:val="000000"/>
                <w:spacing w:val="-2"/>
                <w:sz w:val="18"/>
              </w:rPr>
              <w:t>No</w:t>
            </w:r>
          </w:p>
        </w:tc>
        <w:tc>
          <w:tcPr>
            <w:tcW w:w="1017" w:type="dxa"/>
            <w:tcBorders>
              <w:top w:val="single" w:color="8FB6EA" w:sz="5" w:space="0"/>
              <w:bottom w:val="single" w:color="8FB6EA" w:sz="5" w:space="0"/>
            </w:tcBorders>
            <w:shd w:val="clear" w:color="auto" w:fill="FFFFFF" w:themeFill="background1"/>
            <w:tcMar/>
          </w:tcPr>
          <w:p w:rsidRPr="00CC0718" w:rsidR="00C71DC8" w:rsidP="00244814" w:rsidRDefault="00C71DC8" w14:paraId="2A585AE2" w14:textId="77777777">
            <w:pPr>
              <w:rPr>
                <w:color w:val="000000"/>
                <w:spacing w:val="-2"/>
                <w:sz w:val="18"/>
              </w:rPr>
            </w:pPr>
            <w:r w:rsidRPr="00CC0718">
              <w:rPr>
                <w:color w:val="000000"/>
                <w:spacing w:val="-2"/>
                <w:sz w:val="18"/>
              </w:rPr>
              <w:t>None</w:t>
            </w:r>
          </w:p>
        </w:tc>
      </w:tr>
      <w:tr w:rsidRPr="00CC0718" w:rsidR="00C71DC8" w:rsidTr="3A33D0EC" w14:paraId="59756623" w14:textId="77777777">
        <w:trPr>
          <w:trHeight w:val="459" w:hRule="exact"/>
        </w:trPr>
        <w:tc>
          <w:tcPr>
            <w:tcW w:w="6763" w:type="dxa"/>
            <w:gridSpan w:val="2"/>
            <w:tcBorders>
              <w:top w:val="single" w:color="8FB6EA" w:sz="5" w:space="0"/>
              <w:bottom w:val="single" w:color="8FB6EA" w:sz="5" w:space="0"/>
            </w:tcBorders>
            <w:shd w:val="clear" w:color="auto" w:fill="FFFFFF" w:themeFill="background1"/>
            <w:tcMar/>
          </w:tcPr>
          <w:p w:rsidRPr="00CC0718" w:rsidR="00C71DC8" w:rsidP="3A33D0EC" w:rsidRDefault="00C71DC8" w14:paraId="05D16604" w14:textId="77777777">
            <w:pPr>
              <w:rPr>
                <w:color w:val="000000"/>
                <w:spacing w:val="-2"/>
                <w:sz w:val="18"/>
                <w:szCs w:val="18"/>
                <w:lang w:val="en-US"/>
              </w:rPr>
            </w:pPr>
            <w:r w:rsidRPr="3A33D0EC" w:rsidR="00C71DC8">
              <w:rPr>
                <w:color w:val="000000"/>
                <w:spacing w:val="-2"/>
                <w:sz w:val="18"/>
                <w:szCs w:val="18"/>
                <w:lang w:val="en-US"/>
              </w:rPr>
              <w:t xml:space="preserve">Codes\\AXIAL CODE\\Q7 b- Examples of marketing activities\DIRECT COMMUNICATION CHANNEL\like we </w:t>
            </w:r>
            <w:r w:rsidRPr="3A33D0EC" w:rsidR="00C71DC8">
              <w:rPr>
                <w:color w:val="000000"/>
                <w:spacing w:val="-2"/>
                <w:sz w:val="18"/>
                <w:szCs w:val="18"/>
                <w:lang w:val="en-US"/>
              </w:rPr>
              <w:t>kind of make</w:t>
            </w:r>
            <w:r w:rsidRPr="3A33D0EC" w:rsidR="00C71DC8">
              <w:rPr>
                <w:color w:val="000000"/>
                <w:spacing w:val="-2"/>
                <w:sz w:val="18"/>
                <w:szCs w:val="18"/>
                <w:lang w:val="en-US"/>
              </w:rPr>
              <w:t xml:space="preserve"> digitally and send it out through like WhatsApp groups</w:t>
            </w:r>
          </w:p>
        </w:tc>
        <w:tc>
          <w:tcPr>
            <w:tcW w:w="2034" w:type="dxa"/>
            <w:tcBorders>
              <w:top w:val="single" w:color="8FB6EA" w:sz="5" w:space="0"/>
              <w:bottom w:val="single" w:color="8FB6EA" w:sz="5" w:space="0"/>
            </w:tcBorders>
            <w:shd w:val="clear" w:color="auto" w:fill="FFFFFF" w:themeFill="background1"/>
            <w:tcMar/>
          </w:tcPr>
          <w:p w:rsidRPr="00CC0718" w:rsidR="00C71DC8" w:rsidP="00244814" w:rsidRDefault="00C71DC8" w14:paraId="4D436831" w14:textId="77777777">
            <w:pPr>
              <w:rPr>
                <w:color w:val="000000"/>
                <w:spacing w:val="-2"/>
                <w:sz w:val="18"/>
              </w:rPr>
            </w:pPr>
          </w:p>
        </w:tc>
        <w:tc>
          <w:tcPr>
            <w:tcW w:w="903" w:type="dxa"/>
            <w:tcBorders>
              <w:top w:val="single" w:color="8FB6EA" w:sz="5" w:space="0"/>
              <w:bottom w:val="single" w:color="8FB6EA" w:sz="5" w:space="0"/>
            </w:tcBorders>
            <w:shd w:val="clear" w:color="auto" w:fill="FFFFFF" w:themeFill="background1"/>
            <w:tcMar/>
          </w:tcPr>
          <w:p w:rsidRPr="00CC0718" w:rsidR="00C71DC8" w:rsidP="00244814" w:rsidRDefault="00C71DC8" w14:paraId="2E00F73E" w14:textId="77777777">
            <w:pPr>
              <w:rPr>
                <w:color w:val="000000"/>
                <w:spacing w:val="-2"/>
                <w:sz w:val="18"/>
              </w:rPr>
            </w:pPr>
            <w:r w:rsidRPr="00CC0718">
              <w:rPr>
                <w:color w:val="000000"/>
                <w:spacing w:val="-2"/>
                <w:sz w:val="18"/>
              </w:rPr>
              <w:t>No</w:t>
            </w:r>
          </w:p>
        </w:tc>
        <w:tc>
          <w:tcPr>
            <w:tcW w:w="1017" w:type="dxa"/>
            <w:tcBorders>
              <w:top w:val="single" w:color="8FB6EA" w:sz="5" w:space="0"/>
              <w:bottom w:val="single" w:color="8FB6EA" w:sz="5" w:space="0"/>
            </w:tcBorders>
            <w:shd w:val="clear" w:color="auto" w:fill="FFFFFF" w:themeFill="background1"/>
            <w:tcMar/>
          </w:tcPr>
          <w:p w:rsidRPr="00CC0718" w:rsidR="00C71DC8" w:rsidP="00244814" w:rsidRDefault="00C71DC8" w14:paraId="7619DE63" w14:textId="77777777">
            <w:pPr>
              <w:rPr>
                <w:color w:val="000000"/>
                <w:spacing w:val="-2"/>
                <w:sz w:val="18"/>
              </w:rPr>
            </w:pPr>
            <w:r w:rsidRPr="00CC0718">
              <w:rPr>
                <w:color w:val="000000"/>
                <w:spacing w:val="-2"/>
                <w:sz w:val="18"/>
              </w:rPr>
              <w:t>None</w:t>
            </w:r>
          </w:p>
        </w:tc>
      </w:tr>
      <w:tr w:rsidRPr="00CC0718" w:rsidR="00C71DC8" w:rsidTr="3A33D0EC" w14:paraId="27B97DB1" w14:textId="77777777">
        <w:trPr>
          <w:trHeight w:val="659" w:hRule="exact"/>
        </w:trPr>
        <w:tc>
          <w:tcPr>
            <w:tcW w:w="6763" w:type="dxa"/>
            <w:gridSpan w:val="2"/>
            <w:tcBorders>
              <w:top w:val="single" w:color="8FB6EA" w:sz="5" w:space="0"/>
              <w:bottom w:val="single" w:color="8FB6EA" w:sz="5" w:space="0"/>
            </w:tcBorders>
            <w:shd w:val="clear" w:color="auto" w:fill="FFFFFF" w:themeFill="background1"/>
            <w:tcMar/>
          </w:tcPr>
          <w:p w:rsidRPr="00CC0718" w:rsidR="00C71DC8" w:rsidP="3A33D0EC" w:rsidRDefault="00C71DC8" w14:paraId="07DC3565" w14:textId="77777777">
            <w:pPr>
              <w:rPr>
                <w:color w:val="000000"/>
                <w:spacing w:val="-2"/>
                <w:sz w:val="18"/>
                <w:szCs w:val="18"/>
                <w:lang w:val="en-US"/>
              </w:rPr>
            </w:pPr>
            <w:r w:rsidRPr="3A33D0EC" w:rsidR="00C71DC8">
              <w:rPr>
                <w:color w:val="000000"/>
                <w:spacing w:val="-2"/>
                <w:sz w:val="18"/>
                <w:szCs w:val="18"/>
                <w:lang w:val="en-US"/>
              </w:rPr>
              <w:t xml:space="preserve">Codes\\AXIAL CODE\\Q7 b- Examples of marketing activities\DIRECT COMMUNICATION CHANNEL\posted like a lot of posts on WhatsApp and like Instagram in different communities so that they know that </w:t>
            </w:r>
            <w:r w:rsidRPr="3A33D0EC" w:rsidR="00C71DC8">
              <w:rPr>
                <w:color w:val="000000"/>
                <w:spacing w:val="-2"/>
                <w:sz w:val="18"/>
                <w:szCs w:val="18"/>
                <w:lang w:val="en-US"/>
              </w:rPr>
              <w:t>we're</w:t>
            </w:r>
            <w:r w:rsidRPr="3A33D0EC" w:rsidR="00C71DC8">
              <w:rPr>
                <w:color w:val="000000"/>
                <w:spacing w:val="-2"/>
                <w:sz w:val="18"/>
                <w:szCs w:val="18"/>
                <w:lang w:val="en-US"/>
              </w:rPr>
              <w:t xml:space="preserve"> selling the product</w:t>
            </w:r>
          </w:p>
        </w:tc>
        <w:tc>
          <w:tcPr>
            <w:tcW w:w="2034" w:type="dxa"/>
            <w:tcBorders>
              <w:top w:val="single" w:color="8FB6EA" w:sz="5" w:space="0"/>
              <w:bottom w:val="single" w:color="8FB6EA" w:sz="5" w:space="0"/>
            </w:tcBorders>
            <w:shd w:val="clear" w:color="auto" w:fill="FFFFFF" w:themeFill="background1"/>
            <w:tcMar/>
          </w:tcPr>
          <w:p w:rsidRPr="00CC0718" w:rsidR="00C71DC8" w:rsidP="00244814" w:rsidRDefault="00C71DC8" w14:paraId="25F90DA7" w14:textId="77777777">
            <w:pPr>
              <w:rPr>
                <w:color w:val="000000"/>
                <w:spacing w:val="-2"/>
                <w:sz w:val="18"/>
              </w:rPr>
            </w:pPr>
          </w:p>
        </w:tc>
        <w:tc>
          <w:tcPr>
            <w:tcW w:w="903" w:type="dxa"/>
            <w:tcBorders>
              <w:top w:val="single" w:color="8FB6EA" w:sz="5" w:space="0"/>
              <w:bottom w:val="single" w:color="8FB6EA" w:sz="5" w:space="0"/>
            </w:tcBorders>
            <w:shd w:val="clear" w:color="auto" w:fill="FFFFFF" w:themeFill="background1"/>
            <w:tcMar/>
          </w:tcPr>
          <w:p w:rsidRPr="00CC0718" w:rsidR="00C71DC8" w:rsidP="00244814" w:rsidRDefault="00C71DC8" w14:paraId="5E8D8EB7" w14:textId="77777777">
            <w:pPr>
              <w:rPr>
                <w:color w:val="000000"/>
                <w:spacing w:val="-2"/>
                <w:sz w:val="18"/>
              </w:rPr>
            </w:pPr>
            <w:r w:rsidRPr="00CC0718">
              <w:rPr>
                <w:color w:val="000000"/>
                <w:spacing w:val="-2"/>
                <w:sz w:val="18"/>
              </w:rPr>
              <w:t>No</w:t>
            </w:r>
          </w:p>
        </w:tc>
        <w:tc>
          <w:tcPr>
            <w:tcW w:w="1017" w:type="dxa"/>
            <w:tcBorders>
              <w:top w:val="single" w:color="8FB6EA" w:sz="5" w:space="0"/>
              <w:bottom w:val="single" w:color="8FB6EA" w:sz="5" w:space="0"/>
            </w:tcBorders>
            <w:shd w:val="clear" w:color="auto" w:fill="FFFFFF" w:themeFill="background1"/>
            <w:tcMar/>
          </w:tcPr>
          <w:p w:rsidRPr="00CC0718" w:rsidR="00C71DC8" w:rsidP="00244814" w:rsidRDefault="00C71DC8" w14:paraId="77A8F485" w14:textId="77777777">
            <w:pPr>
              <w:rPr>
                <w:color w:val="000000"/>
                <w:spacing w:val="-2"/>
                <w:sz w:val="18"/>
              </w:rPr>
            </w:pPr>
            <w:r w:rsidRPr="00CC0718">
              <w:rPr>
                <w:color w:val="000000"/>
                <w:spacing w:val="-2"/>
                <w:sz w:val="18"/>
              </w:rPr>
              <w:t>None</w:t>
            </w:r>
          </w:p>
        </w:tc>
      </w:tr>
      <w:tr w:rsidRPr="00CC0718" w:rsidR="00C71DC8" w:rsidTr="3A33D0EC" w14:paraId="2EBC7583" w14:textId="77777777">
        <w:trPr>
          <w:trHeight w:val="458" w:hRule="exact"/>
        </w:trPr>
        <w:tc>
          <w:tcPr>
            <w:tcW w:w="6763" w:type="dxa"/>
            <w:gridSpan w:val="2"/>
            <w:tcBorders>
              <w:top w:val="single" w:color="8FB6EA" w:sz="5" w:space="0"/>
              <w:bottom w:val="single" w:color="8FB6EA" w:sz="5" w:space="0"/>
            </w:tcBorders>
            <w:shd w:val="clear" w:color="auto" w:fill="FFFFFF" w:themeFill="background1"/>
            <w:tcMar/>
          </w:tcPr>
          <w:p w:rsidRPr="00CC0718" w:rsidR="00C71DC8" w:rsidP="00244814" w:rsidRDefault="00C71DC8" w14:paraId="1217AE05" w14:textId="77777777">
            <w:pPr>
              <w:rPr>
                <w:color w:val="000000"/>
                <w:spacing w:val="-2"/>
                <w:sz w:val="18"/>
              </w:rPr>
            </w:pPr>
            <w:r w:rsidRPr="00CC0718">
              <w:rPr>
                <w:color w:val="000000"/>
                <w:spacing w:val="-2"/>
                <w:sz w:val="18"/>
              </w:rPr>
              <w:t>Codes\\AXIAL CODE\\Q7 b- Examples of marketing activities\DIRECT COMMUNICATION CHANNEL\putting up like the events in my WPI app</w:t>
            </w:r>
          </w:p>
        </w:tc>
        <w:tc>
          <w:tcPr>
            <w:tcW w:w="2034" w:type="dxa"/>
            <w:tcBorders>
              <w:top w:val="single" w:color="8FB6EA" w:sz="5" w:space="0"/>
              <w:bottom w:val="single" w:color="8FB6EA" w:sz="5" w:space="0"/>
            </w:tcBorders>
            <w:shd w:val="clear" w:color="auto" w:fill="FFFFFF" w:themeFill="background1"/>
            <w:tcMar/>
          </w:tcPr>
          <w:p w:rsidRPr="00CC0718" w:rsidR="00C71DC8" w:rsidP="00244814" w:rsidRDefault="00C71DC8" w14:paraId="317BAA91" w14:textId="77777777">
            <w:pPr>
              <w:rPr>
                <w:color w:val="000000"/>
                <w:spacing w:val="-2"/>
                <w:sz w:val="18"/>
              </w:rPr>
            </w:pPr>
          </w:p>
        </w:tc>
        <w:tc>
          <w:tcPr>
            <w:tcW w:w="903" w:type="dxa"/>
            <w:tcBorders>
              <w:top w:val="single" w:color="8FB6EA" w:sz="5" w:space="0"/>
              <w:bottom w:val="single" w:color="8FB6EA" w:sz="5" w:space="0"/>
            </w:tcBorders>
            <w:shd w:val="clear" w:color="auto" w:fill="FFFFFF" w:themeFill="background1"/>
            <w:tcMar/>
          </w:tcPr>
          <w:p w:rsidRPr="00CC0718" w:rsidR="00C71DC8" w:rsidP="00244814" w:rsidRDefault="00C71DC8" w14:paraId="704B51B7" w14:textId="77777777">
            <w:pPr>
              <w:rPr>
                <w:color w:val="000000"/>
                <w:spacing w:val="-2"/>
                <w:sz w:val="18"/>
              </w:rPr>
            </w:pPr>
            <w:r w:rsidRPr="00CC0718">
              <w:rPr>
                <w:color w:val="000000"/>
                <w:spacing w:val="-2"/>
                <w:sz w:val="18"/>
              </w:rPr>
              <w:t>No</w:t>
            </w:r>
          </w:p>
        </w:tc>
        <w:tc>
          <w:tcPr>
            <w:tcW w:w="1017" w:type="dxa"/>
            <w:tcBorders>
              <w:top w:val="single" w:color="8FB6EA" w:sz="5" w:space="0"/>
              <w:bottom w:val="single" w:color="8FB6EA" w:sz="5" w:space="0"/>
            </w:tcBorders>
            <w:shd w:val="clear" w:color="auto" w:fill="FFFFFF" w:themeFill="background1"/>
            <w:tcMar/>
          </w:tcPr>
          <w:p w:rsidRPr="00CC0718" w:rsidR="00C71DC8" w:rsidP="00244814" w:rsidRDefault="00C71DC8" w14:paraId="148ADFE8" w14:textId="77777777">
            <w:pPr>
              <w:rPr>
                <w:color w:val="000000"/>
                <w:spacing w:val="-2"/>
                <w:sz w:val="18"/>
              </w:rPr>
            </w:pPr>
            <w:r w:rsidRPr="00CC0718">
              <w:rPr>
                <w:color w:val="000000"/>
                <w:spacing w:val="-2"/>
                <w:sz w:val="18"/>
              </w:rPr>
              <w:t>None</w:t>
            </w:r>
          </w:p>
        </w:tc>
      </w:tr>
      <w:tr w:rsidRPr="00CC0718" w:rsidR="00C71DC8" w:rsidTr="3A33D0EC" w14:paraId="71E5C727" w14:textId="77777777">
        <w:trPr>
          <w:trHeight w:val="459" w:hRule="exact"/>
        </w:trPr>
        <w:tc>
          <w:tcPr>
            <w:tcW w:w="6763" w:type="dxa"/>
            <w:gridSpan w:val="2"/>
            <w:tcBorders>
              <w:top w:val="single" w:color="8FB6EA" w:sz="5" w:space="0"/>
              <w:bottom w:val="single" w:color="8FB6EA" w:sz="5" w:space="0"/>
            </w:tcBorders>
            <w:shd w:val="clear" w:color="auto" w:fill="FFFFFF" w:themeFill="background1"/>
            <w:tcMar/>
          </w:tcPr>
          <w:p w:rsidRPr="00CC0718" w:rsidR="00C71DC8" w:rsidP="00244814" w:rsidRDefault="00C71DC8" w14:paraId="0EF4FF34" w14:textId="77777777">
            <w:pPr>
              <w:rPr>
                <w:color w:val="000000"/>
                <w:spacing w:val="-2"/>
                <w:sz w:val="18"/>
              </w:rPr>
            </w:pPr>
            <w:r w:rsidRPr="00CC0718">
              <w:rPr>
                <w:color w:val="000000"/>
                <w:spacing w:val="-2"/>
                <w:sz w:val="18"/>
              </w:rPr>
              <w:t>Codes\\AXIAL CODE\\Q7 b- Examples of marketing activities\DIRECT COMMUNICATION CHANNEL\Sending Emails</w:t>
            </w:r>
          </w:p>
        </w:tc>
        <w:tc>
          <w:tcPr>
            <w:tcW w:w="2034" w:type="dxa"/>
            <w:tcBorders>
              <w:top w:val="single" w:color="8FB6EA" w:sz="5" w:space="0"/>
              <w:bottom w:val="single" w:color="8FB6EA" w:sz="5" w:space="0"/>
            </w:tcBorders>
            <w:shd w:val="clear" w:color="auto" w:fill="FFFFFF" w:themeFill="background1"/>
            <w:tcMar/>
          </w:tcPr>
          <w:p w:rsidRPr="00CC0718" w:rsidR="00C71DC8" w:rsidP="00244814" w:rsidRDefault="00C71DC8" w14:paraId="67EF34D8" w14:textId="77777777">
            <w:pPr>
              <w:rPr>
                <w:color w:val="000000"/>
                <w:spacing w:val="-2"/>
                <w:sz w:val="18"/>
              </w:rPr>
            </w:pPr>
          </w:p>
        </w:tc>
        <w:tc>
          <w:tcPr>
            <w:tcW w:w="903" w:type="dxa"/>
            <w:tcBorders>
              <w:top w:val="single" w:color="8FB6EA" w:sz="5" w:space="0"/>
              <w:bottom w:val="single" w:color="8FB6EA" w:sz="5" w:space="0"/>
            </w:tcBorders>
            <w:shd w:val="clear" w:color="auto" w:fill="FFFFFF" w:themeFill="background1"/>
            <w:tcMar/>
          </w:tcPr>
          <w:p w:rsidRPr="00CC0718" w:rsidR="00C71DC8" w:rsidP="00244814" w:rsidRDefault="00C71DC8" w14:paraId="5ECB4332" w14:textId="77777777">
            <w:pPr>
              <w:rPr>
                <w:color w:val="000000"/>
                <w:spacing w:val="-2"/>
                <w:sz w:val="18"/>
              </w:rPr>
            </w:pPr>
            <w:r w:rsidRPr="00CC0718">
              <w:rPr>
                <w:color w:val="000000"/>
                <w:spacing w:val="-2"/>
                <w:sz w:val="18"/>
              </w:rPr>
              <w:t>Yes</w:t>
            </w:r>
          </w:p>
        </w:tc>
        <w:tc>
          <w:tcPr>
            <w:tcW w:w="1017" w:type="dxa"/>
            <w:tcBorders>
              <w:top w:val="single" w:color="8FB6EA" w:sz="5" w:space="0"/>
              <w:bottom w:val="single" w:color="8FB6EA" w:sz="5" w:space="0"/>
            </w:tcBorders>
            <w:shd w:val="clear" w:color="auto" w:fill="FFFFFF" w:themeFill="background1"/>
            <w:tcMar/>
          </w:tcPr>
          <w:p w:rsidRPr="00CC0718" w:rsidR="00C71DC8" w:rsidP="00244814" w:rsidRDefault="00C71DC8" w14:paraId="36DDB140" w14:textId="77777777">
            <w:pPr>
              <w:rPr>
                <w:color w:val="000000"/>
                <w:spacing w:val="-2"/>
                <w:sz w:val="18"/>
              </w:rPr>
            </w:pPr>
            <w:r w:rsidRPr="00CC0718">
              <w:rPr>
                <w:color w:val="000000"/>
                <w:spacing w:val="-2"/>
                <w:sz w:val="18"/>
              </w:rPr>
              <w:t>None</w:t>
            </w:r>
          </w:p>
        </w:tc>
      </w:tr>
      <w:tr w:rsidRPr="00CC0718" w:rsidR="00C71DC8" w:rsidTr="3A33D0EC" w14:paraId="4CE9C42E" w14:textId="77777777">
        <w:trPr>
          <w:trHeight w:val="458" w:hRule="exact"/>
        </w:trPr>
        <w:tc>
          <w:tcPr>
            <w:tcW w:w="6763" w:type="dxa"/>
            <w:gridSpan w:val="2"/>
            <w:tcBorders>
              <w:top w:val="single" w:color="8FB6EA" w:sz="5" w:space="0"/>
              <w:bottom w:val="single" w:color="8FB6EA" w:sz="5" w:space="0"/>
            </w:tcBorders>
            <w:shd w:val="clear" w:color="auto" w:fill="FFFFFF" w:themeFill="background1"/>
            <w:tcMar/>
          </w:tcPr>
          <w:p w:rsidRPr="00CC0718" w:rsidR="00C71DC8" w:rsidP="00244814" w:rsidRDefault="00C71DC8" w14:paraId="17161A62" w14:textId="77777777">
            <w:pPr>
              <w:rPr>
                <w:color w:val="000000"/>
                <w:spacing w:val="-2"/>
                <w:sz w:val="18"/>
              </w:rPr>
            </w:pPr>
            <w:r w:rsidRPr="00CC0718">
              <w:rPr>
                <w:color w:val="000000"/>
                <w:spacing w:val="-2"/>
                <w:sz w:val="18"/>
              </w:rPr>
              <w:t>Codes\\AXIAL CODE\\Q7 b- Examples of marketing activities\DIRECT COMMUNICATION CHANNEL\Sending out emails</w:t>
            </w:r>
          </w:p>
        </w:tc>
        <w:tc>
          <w:tcPr>
            <w:tcW w:w="2034" w:type="dxa"/>
            <w:tcBorders>
              <w:top w:val="single" w:color="8FB6EA" w:sz="5" w:space="0"/>
              <w:bottom w:val="single" w:color="8FB6EA" w:sz="5" w:space="0"/>
            </w:tcBorders>
            <w:shd w:val="clear" w:color="auto" w:fill="FFFFFF" w:themeFill="background1"/>
            <w:tcMar/>
          </w:tcPr>
          <w:p w:rsidRPr="00CC0718" w:rsidR="00C71DC8" w:rsidP="00244814" w:rsidRDefault="00C71DC8" w14:paraId="45FED4C7" w14:textId="77777777">
            <w:pPr>
              <w:rPr>
                <w:color w:val="000000"/>
                <w:spacing w:val="-2"/>
                <w:sz w:val="18"/>
              </w:rPr>
            </w:pPr>
          </w:p>
        </w:tc>
        <w:tc>
          <w:tcPr>
            <w:tcW w:w="903" w:type="dxa"/>
            <w:tcBorders>
              <w:top w:val="single" w:color="8FB6EA" w:sz="5" w:space="0"/>
              <w:bottom w:val="single" w:color="8FB6EA" w:sz="5" w:space="0"/>
            </w:tcBorders>
            <w:shd w:val="clear" w:color="auto" w:fill="FFFFFF" w:themeFill="background1"/>
            <w:tcMar/>
          </w:tcPr>
          <w:p w:rsidRPr="00CC0718" w:rsidR="00C71DC8" w:rsidP="00244814" w:rsidRDefault="00C71DC8" w14:paraId="5C35B274" w14:textId="77777777">
            <w:pPr>
              <w:rPr>
                <w:color w:val="000000"/>
                <w:spacing w:val="-2"/>
                <w:sz w:val="18"/>
              </w:rPr>
            </w:pPr>
            <w:r w:rsidRPr="00CC0718">
              <w:rPr>
                <w:color w:val="000000"/>
                <w:spacing w:val="-2"/>
                <w:sz w:val="18"/>
              </w:rPr>
              <w:t>No</w:t>
            </w:r>
          </w:p>
        </w:tc>
        <w:tc>
          <w:tcPr>
            <w:tcW w:w="1017" w:type="dxa"/>
            <w:tcBorders>
              <w:top w:val="single" w:color="8FB6EA" w:sz="5" w:space="0"/>
              <w:bottom w:val="single" w:color="8FB6EA" w:sz="5" w:space="0"/>
            </w:tcBorders>
            <w:shd w:val="clear" w:color="auto" w:fill="FFFFFF" w:themeFill="background1"/>
            <w:tcMar/>
          </w:tcPr>
          <w:p w:rsidRPr="00CC0718" w:rsidR="00C71DC8" w:rsidP="00244814" w:rsidRDefault="00C71DC8" w14:paraId="130BF604" w14:textId="77777777">
            <w:pPr>
              <w:rPr>
                <w:color w:val="000000"/>
                <w:spacing w:val="-2"/>
                <w:sz w:val="18"/>
              </w:rPr>
            </w:pPr>
            <w:r w:rsidRPr="00CC0718">
              <w:rPr>
                <w:color w:val="000000"/>
                <w:spacing w:val="-2"/>
                <w:sz w:val="18"/>
              </w:rPr>
              <w:t>None</w:t>
            </w:r>
          </w:p>
        </w:tc>
      </w:tr>
      <w:tr w:rsidRPr="00CC0718" w:rsidR="00C71DC8" w:rsidTr="3A33D0EC" w14:paraId="15980ED0" w14:textId="77777777">
        <w:trPr>
          <w:trHeight w:val="344" w:hRule="exact"/>
        </w:trPr>
        <w:tc>
          <w:tcPr>
            <w:tcW w:w="6763" w:type="dxa"/>
            <w:gridSpan w:val="2"/>
            <w:tcBorders>
              <w:top w:val="single" w:color="8FB6EA" w:sz="5" w:space="0"/>
              <w:bottom w:val="single" w:color="8FB6EA" w:sz="5" w:space="0"/>
            </w:tcBorders>
            <w:shd w:val="clear" w:color="auto" w:fill="FFFFFF" w:themeFill="background1"/>
            <w:tcMar/>
          </w:tcPr>
          <w:p w:rsidRPr="00CC0718" w:rsidR="00C71DC8" w:rsidP="00244814" w:rsidRDefault="00C71DC8" w14:paraId="3F17F28D" w14:textId="77777777">
            <w:pPr>
              <w:rPr>
                <w:color w:val="000000"/>
                <w:spacing w:val="-2"/>
                <w:sz w:val="18"/>
              </w:rPr>
            </w:pPr>
            <w:r w:rsidRPr="00CC0718">
              <w:rPr>
                <w:color w:val="000000"/>
                <w:spacing w:val="-2"/>
                <w:sz w:val="18"/>
              </w:rPr>
              <w:t>Codes\\AXIAL CODE\\Q7 b- Examples of marketing activities\POSTERS AND FLYERS</w:t>
            </w:r>
          </w:p>
        </w:tc>
        <w:tc>
          <w:tcPr>
            <w:tcW w:w="2034" w:type="dxa"/>
            <w:tcBorders>
              <w:top w:val="single" w:color="8FB6EA" w:sz="5" w:space="0"/>
              <w:bottom w:val="single" w:color="8FB6EA" w:sz="5" w:space="0"/>
            </w:tcBorders>
            <w:shd w:val="clear" w:color="auto" w:fill="FFFFFF" w:themeFill="background1"/>
            <w:tcMar/>
          </w:tcPr>
          <w:p w:rsidRPr="00CC0718" w:rsidR="00C71DC8" w:rsidP="00244814" w:rsidRDefault="00C71DC8" w14:paraId="14C0DCE6" w14:textId="77777777">
            <w:pPr>
              <w:rPr>
                <w:color w:val="000000"/>
                <w:spacing w:val="-2"/>
                <w:sz w:val="18"/>
              </w:rPr>
            </w:pPr>
          </w:p>
        </w:tc>
        <w:tc>
          <w:tcPr>
            <w:tcW w:w="903" w:type="dxa"/>
            <w:tcBorders>
              <w:top w:val="single" w:color="8FB6EA" w:sz="5" w:space="0"/>
              <w:bottom w:val="single" w:color="8FB6EA" w:sz="5" w:space="0"/>
            </w:tcBorders>
            <w:shd w:val="clear" w:color="auto" w:fill="FFFFFF" w:themeFill="background1"/>
            <w:tcMar/>
          </w:tcPr>
          <w:p w:rsidRPr="00CC0718" w:rsidR="00C71DC8" w:rsidP="00244814" w:rsidRDefault="00C71DC8" w14:paraId="45E71695" w14:textId="77777777">
            <w:pPr>
              <w:rPr>
                <w:color w:val="000000"/>
                <w:spacing w:val="-2"/>
                <w:sz w:val="18"/>
              </w:rPr>
            </w:pPr>
            <w:r w:rsidRPr="00CC0718">
              <w:rPr>
                <w:color w:val="000000"/>
                <w:spacing w:val="-2"/>
                <w:sz w:val="18"/>
              </w:rPr>
              <w:t>Yes</w:t>
            </w:r>
          </w:p>
        </w:tc>
        <w:tc>
          <w:tcPr>
            <w:tcW w:w="1017" w:type="dxa"/>
            <w:tcBorders>
              <w:top w:val="single" w:color="8FB6EA" w:sz="5" w:space="0"/>
              <w:bottom w:val="single" w:color="8FB6EA" w:sz="5" w:space="0"/>
            </w:tcBorders>
            <w:shd w:val="clear" w:color="auto" w:fill="FFFFFF" w:themeFill="background1"/>
            <w:tcMar/>
          </w:tcPr>
          <w:p w:rsidRPr="00CC0718" w:rsidR="00C71DC8" w:rsidP="00244814" w:rsidRDefault="00C71DC8" w14:paraId="4D5A205B" w14:textId="77777777">
            <w:pPr>
              <w:rPr>
                <w:color w:val="000000"/>
                <w:spacing w:val="-2"/>
                <w:sz w:val="18"/>
              </w:rPr>
            </w:pPr>
            <w:r w:rsidRPr="00CC0718">
              <w:rPr>
                <w:color w:val="000000"/>
                <w:spacing w:val="-2"/>
                <w:sz w:val="18"/>
              </w:rPr>
              <w:t>None</w:t>
            </w:r>
          </w:p>
        </w:tc>
      </w:tr>
      <w:tr w:rsidRPr="00CC0718" w:rsidR="00C71DC8" w:rsidTr="3A33D0EC" w14:paraId="6FA27B85" w14:textId="77777777">
        <w:trPr>
          <w:trHeight w:val="444" w:hRule="exact"/>
        </w:trPr>
        <w:tc>
          <w:tcPr>
            <w:tcW w:w="6763" w:type="dxa"/>
            <w:gridSpan w:val="2"/>
            <w:tcBorders>
              <w:top w:val="single" w:color="8FB6EA" w:sz="5" w:space="0"/>
              <w:bottom w:val="single" w:color="8FB6EA" w:sz="5" w:space="0"/>
            </w:tcBorders>
            <w:shd w:val="clear" w:color="auto" w:fill="FFFFFF" w:themeFill="background1"/>
            <w:tcMar/>
          </w:tcPr>
          <w:p w:rsidRPr="00CC0718" w:rsidR="00C71DC8" w:rsidP="3A33D0EC" w:rsidRDefault="00C71DC8" w14:paraId="057D0D8B" w14:textId="77777777">
            <w:pPr>
              <w:rPr>
                <w:color w:val="000000"/>
                <w:spacing w:val="-2"/>
                <w:sz w:val="18"/>
                <w:szCs w:val="18"/>
                <w:lang w:val="en-US"/>
              </w:rPr>
            </w:pPr>
            <w:r w:rsidRPr="3A33D0EC" w:rsidR="00C71DC8">
              <w:rPr>
                <w:color w:val="000000"/>
                <w:spacing w:val="-2"/>
                <w:sz w:val="18"/>
                <w:szCs w:val="18"/>
                <w:lang w:val="en-US"/>
              </w:rPr>
              <w:t xml:space="preserve">Codes\\AXIAL CODE\\Q7 b- Examples of marketing activities\POSTERS AND FLYERS\I mean, posters are outdated is what I feel, but </w:t>
            </w:r>
            <w:r w:rsidRPr="3A33D0EC" w:rsidR="00C71DC8">
              <w:rPr>
                <w:color w:val="000000"/>
                <w:spacing w:val="-2"/>
                <w:sz w:val="18"/>
                <w:szCs w:val="18"/>
                <w:lang w:val="en-US"/>
              </w:rPr>
              <w:t>they're</w:t>
            </w:r>
            <w:r w:rsidRPr="3A33D0EC" w:rsidR="00C71DC8">
              <w:rPr>
                <w:color w:val="000000"/>
                <w:spacing w:val="-2"/>
                <w:sz w:val="18"/>
                <w:szCs w:val="18"/>
                <w:lang w:val="en-US"/>
              </w:rPr>
              <w:lastRenderedPageBreak/>
              <w:t xml:space="preserve"> also a means of communication</w:t>
            </w:r>
          </w:p>
        </w:tc>
        <w:tc>
          <w:tcPr>
            <w:tcW w:w="2034" w:type="dxa"/>
            <w:tcBorders>
              <w:top w:val="single" w:color="8FB6EA" w:sz="5" w:space="0"/>
              <w:bottom w:val="single" w:color="8FB6EA" w:sz="5" w:space="0"/>
            </w:tcBorders>
            <w:shd w:val="clear" w:color="auto" w:fill="FFFFFF" w:themeFill="background1"/>
            <w:tcMar/>
          </w:tcPr>
          <w:p w:rsidRPr="00CC0718" w:rsidR="00C71DC8" w:rsidP="00244814" w:rsidRDefault="00C71DC8" w14:paraId="297D4804" w14:textId="77777777">
            <w:pPr>
              <w:rPr>
                <w:color w:val="000000"/>
                <w:spacing w:val="-2"/>
                <w:sz w:val="18"/>
              </w:rPr>
            </w:pPr>
          </w:p>
        </w:tc>
        <w:tc>
          <w:tcPr>
            <w:tcW w:w="903" w:type="dxa"/>
            <w:tcBorders>
              <w:top w:val="single" w:color="8FB6EA" w:sz="5" w:space="0"/>
              <w:bottom w:val="single" w:color="8FB6EA" w:sz="5" w:space="0"/>
            </w:tcBorders>
            <w:shd w:val="clear" w:color="auto" w:fill="FFFFFF" w:themeFill="background1"/>
            <w:tcMar/>
          </w:tcPr>
          <w:p w:rsidRPr="00CC0718" w:rsidR="00C71DC8" w:rsidP="00244814" w:rsidRDefault="00C71DC8" w14:paraId="464095F9" w14:textId="77777777">
            <w:pPr>
              <w:rPr>
                <w:color w:val="000000"/>
                <w:spacing w:val="-2"/>
                <w:sz w:val="18"/>
              </w:rPr>
            </w:pPr>
            <w:r w:rsidRPr="00CC0718">
              <w:rPr>
                <w:color w:val="000000"/>
                <w:spacing w:val="-2"/>
                <w:sz w:val="18"/>
              </w:rPr>
              <w:t>No</w:t>
            </w:r>
          </w:p>
        </w:tc>
        <w:tc>
          <w:tcPr>
            <w:tcW w:w="1017" w:type="dxa"/>
            <w:tcBorders>
              <w:top w:val="single" w:color="8FB6EA" w:sz="5" w:space="0"/>
              <w:bottom w:val="single" w:color="8FB6EA" w:sz="5" w:space="0"/>
            </w:tcBorders>
            <w:shd w:val="clear" w:color="auto" w:fill="FFFFFF" w:themeFill="background1"/>
            <w:tcMar/>
          </w:tcPr>
          <w:p w:rsidRPr="00CC0718" w:rsidR="00C71DC8" w:rsidP="00244814" w:rsidRDefault="00C71DC8" w14:paraId="36C6471A" w14:textId="77777777">
            <w:pPr>
              <w:rPr>
                <w:color w:val="000000"/>
                <w:spacing w:val="-2"/>
                <w:sz w:val="18"/>
              </w:rPr>
            </w:pPr>
            <w:r w:rsidRPr="00CC0718">
              <w:rPr>
                <w:color w:val="000000"/>
                <w:spacing w:val="-2"/>
                <w:sz w:val="18"/>
              </w:rPr>
              <w:t>None</w:t>
            </w:r>
          </w:p>
        </w:tc>
      </w:tr>
      <w:tr w:rsidRPr="00CC0718" w:rsidR="00C71DC8" w:rsidTr="3A33D0EC" w14:paraId="679C6A38" w14:textId="77777777">
        <w:trPr>
          <w:trHeight w:val="459" w:hRule="exact"/>
        </w:trPr>
        <w:tc>
          <w:tcPr>
            <w:tcW w:w="6763" w:type="dxa"/>
            <w:gridSpan w:val="2"/>
            <w:tcBorders>
              <w:top w:val="single" w:color="8FB6EA" w:sz="5" w:space="0"/>
              <w:bottom w:val="single" w:color="8FB6EA" w:sz="5" w:space="0"/>
            </w:tcBorders>
            <w:shd w:val="clear" w:color="auto" w:fill="FFFFFF" w:themeFill="background1"/>
            <w:tcMar/>
          </w:tcPr>
          <w:p w:rsidRPr="00CC0718" w:rsidR="00C71DC8" w:rsidP="00244814" w:rsidRDefault="00C71DC8" w14:paraId="47699DAB" w14:textId="77777777">
            <w:pPr>
              <w:rPr>
                <w:color w:val="000000"/>
                <w:spacing w:val="-2"/>
                <w:sz w:val="18"/>
              </w:rPr>
            </w:pPr>
            <w:r w:rsidRPr="00CC0718">
              <w:rPr>
                <w:color w:val="000000"/>
                <w:spacing w:val="-2"/>
                <w:sz w:val="18"/>
              </w:rPr>
              <w:t>Codes\\AXIAL CODE\\Q7 b- Examples of marketing activities\POSTERS AND FLYERS\Other Promotional Activities</w:t>
            </w:r>
          </w:p>
        </w:tc>
        <w:tc>
          <w:tcPr>
            <w:tcW w:w="2034" w:type="dxa"/>
            <w:tcBorders>
              <w:top w:val="single" w:color="8FB6EA" w:sz="5" w:space="0"/>
              <w:bottom w:val="single" w:color="8FB6EA" w:sz="5" w:space="0"/>
            </w:tcBorders>
            <w:shd w:val="clear" w:color="auto" w:fill="FFFFFF" w:themeFill="background1"/>
            <w:tcMar/>
          </w:tcPr>
          <w:p w:rsidRPr="00CC0718" w:rsidR="00C71DC8" w:rsidP="00244814" w:rsidRDefault="00C71DC8" w14:paraId="39D288CE" w14:textId="77777777">
            <w:pPr>
              <w:rPr>
                <w:color w:val="000000"/>
                <w:spacing w:val="-2"/>
                <w:sz w:val="18"/>
              </w:rPr>
            </w:pPr>
          </w:p>
        </w:tc>
        <w:tc>
          <w:tcPr>
            <w:tcW w:w="903" w:type="dxa"/>
            <w:tcBorders>
              <w:top w:val="single" w:color="8FB6EA" w:sz="5" w:space="0"/>
              <w:bottom w:val="single" w:color="8FB6EA" w:sz="5" w:space="0"/>
            </w:tcBorders>
            <w:shd w:val="clear" w:color="auto" w:fill="FFFFFF" w:themeFill="background1"/>
            <w:tcMar/>
          </w:tcPr>
          <w:p w:rsidRPr="00CC0718" w:rsidR="00C71DC8" w:rsidP="00244814" w:rsidRDefault="00C71DC8" w14:paraId="5CD71EF3" w14:textId="77777777">
            <w:pPr>
              <w:rPr>
                <w:color w:val="000000"/>
                <w:spacing w:val="-2"/>
                <w:sz w:val="18"/>
              </w:rPr>
            </w:pPr>
            <w:r w:rsidRPr="00CC0718">
              <w:rPr>
                <w:color w:val="000000"/>
                <w:spacing w:val="-2"/>
                <w:sz w:val="18"/>
              </w:rPr>
              <w:t>Yes</w:t>
            </w:r>
          </w:p>
        </w:tc>
        <w:tc>
          <w:tcPr>
            <w:tcW w:w="1017" w:type="dxa"/>
            <w:tcBorders>
              <w:top w:val="single" w:color="8FB6EA" w:sz="5" w:space="0"/>
              <w:bottom w:val="single" w:color="8FB6EA" w:sz="5" w:space="0"/>
            </w:tcBorders>
            <w:shd w:val="clear" w:color="auto" w:fill="FFFFFF" w:themeFill="background1"/>
            <w:tcMar/>
          </w:tcPr>
          <w:p w:rsidRPr="00CC0718" w:rsidR="00C71DC8" w:rsidP="00244814" w:rsidRDefault="00C71DC8" w14:paraId="43CB417E" w14:textId="77777777">
            <w:pPr>
              <w:rPr>
                <w:color w:val="000000"/>
                <w:spacing w:val="-2"/>
                <w:sz w:val="18"/>
              </w:rPr>
            </w:pPr>
            <w:r w:rsidRPr="00CC0718">
              <w:rPr>
                <w:color w:val="000000"/>
                <w:spacing w:val="-2"/>
                <w:sz w:val="18"/>
              </w:rPr>
              <w:t>None</w:t>
            </w:r>
          </w:p>
        </w:tc>
      </w:tr>
      <w:tr w:rsidRPr="00CC0718" w:rsidR="00C71DC8" w:rsidTr="3A33D0EC" w14:paraId="27C2B55E" w14:textId="77777777">
        <w:trPr>
          <w:trHeight w:val="344" w:hRule="exact"/>
        </w:trPr>
        <w:tc>
          <w:tcPr>
            <w:tcW w:w="6763" w:type="dxa"/>
            <w:gridSpan w:val="2"/>
            <w:tcBorders>
              <w:top w:val="single" w:color="8FB6EA" w:sz="5" w:space="0"/>
              <w:bottom w:val="single" w:color="8FB6EA" w:sz="5" w:space="0"/>
            </w:tcBorders>
            <w:shd w:val="clear" w:color="auto" w:fill="FFFFFF" w:themeFill="background1"/>
            <w:tcMar/>
          </w:tcPr>
          <w:p w:rsidRPr="00CC0718" w:rsidR="00C71DC8" w:rsidP="00244814" w:rsidRDefault="00C71DC8" w14:paraId="76A3D250" w14:textId="77777777">
            <w:pPr>
              <w:rPr>
                <w:color w:val="000000"/>
                <w:spacing w:val="-2"/>
                <w:sz w:val="18"/>
              </w:rPr>
            </w:pPr>
            <w:r w:rsidRPr="00CC0718">
              <w:rPr>
                <w:color w:val="000000"/>
                <w:spacing w:val="-2"/>
                <w:sz w:val="18"/>
              </w:rPr>
              <w:t>Codes\\AXIAL CODE\\Q7 b- Examples of marketing activities\POSTERS AND FLYERS\posters</w:t>
            </w:r>
          </w:p>
        </w:tc>
        <w:tc>
          <w:tcPr>
            <w:tcW w:w="2034" w:type="dxa"/>
            <w:tcBorders>
              <w:top w:val="single" w:color="8FB6EA" w:sz="5" w:space="0"/>
              <w:bottom w:val="single" w:color="8FB6EA" w:sz="5" w:space="0"/>
            </w:tcBorders>
            <w:shd w:val="clear" w:color="auto" w:fill="FFFFFF" w:themeFill="background1"/>
            <w:tcMar/>
          </w:tcPr>
          <w:p w:rsidRPr="00CC0718" w:rsidR="00C71DC8" w:rsidP="00244814" w:rsidRDefault="00C71DC8" w14:paraId="05C83D74" w14:textId="77777777">
            <w:pPr>
              <w:rPr>
                <w:color w:val="000000"/>
                <w:spacing w:val="-2"/>
                <w:sz w:val="18"/>
              </w:rPr>
            </w:pPr>
          </w:p>
        </w:tc>
        <w:tc>
          <w:tcPr>
            <w:tcW w:w="903" w:type="dxa"/>
            <w:tcBorders>
              <w:top w:val="single" w:color="8FB6EA" w:sz="5" w:space="0"/>
              <w:bottom w:val="single" w:color="8FB6EA" w:sz="5" w:space="0"/>
            </w:tcBorders>
            <w:shd w:val="clear" w:color="auto" w:fill="FFFFFF" w:themeFill="background1"/>
            <w:tcMar/>
          </w:tcPr>
          <w:p w:rsidRPr="00CC0718" w:rsidR="00C71DC8" w:rsidP="00244814" w:rsidRDefault="00C71DC8" w14:paraId="6DEA3E50" w14:textId="77777777">
            <w:pPr>
              <w:rPr>
                <w:color w:val="000000"/>
                <w:spacing w:val="-2"/>
                <w:sz w:val="18"/>
              </w:rPr>
            </w:pPr>
            <w:r w:rsidRPr="00CC0718">
              <w:rPr>
                <w:color w:val="000000"/>
                <w:spacing w:val="-2"/>
                <w:sz w:val="18"/>
              </w:rPr>
              <w:t>No</w:t>
            </w:r>
          </w:p>
        </w:tc>
        <w:tc>
          <w:tcPr>
            <w:tcW w:w="1017" w:type="dxa"/>
            <w:tcBorders>
              <w:top w:val="single" w:color="8FB6EA" w:sz="5" w:space="0"/>
              <w:bottom w:val="single" w:color="8FB6EA" w:sz="5" w:space="0"/>
            </w:tcBorders>
            <w:shd w:val="clear" w:color="auto" w:fill="FFFFFF" w:themeFill="background1"/>
            <w:tcMar/>
          </w:tcPr>
          <w:p w:rsidRPr="00CC0718" w:rsidR="00C71DC8" w:rsidP="00244814" w:rsidRDefault="00C71DC8" w14:paraId="4E658596" w14:textId="77777777">
            <w:pPr>
              <w:rPr>
                <w:color w:val="000000"/>
                <w:spacing w:val="-2"/>
                <w:sz w:val="18"/>
              </w:rPr>
            </w:pPr>
            <w:r w:rsidRPr="00CC0718">
              <w:rPr>
                <w:color w:val="000000"/>
                <w:spacing w:val="-2"/>
                <w:sz w:val="18"/>
              </w:rPr>
              <w:t>None</w:t>
            </w:r>
          </w:p>
        </w:tc>
      </w:tr>
      <w:tr w:rsidRPr="00CC0718" w:rsidR="00C71DC8" w:rsidTr="3A33D0EC" w14:paraId="0684A871" w14:textId="77777777">
        <w:trPr>
          <w:trHeight w:val="458" w:hRule="exact"/>
        </w:trPr>
        <w:tc>
          <w:tcPr>
            <w:tcW w:w="6763" w:type="dxa"/>
            <w:gridSpan w:val="2"/>
            <w:tcBorders>
              <w:top w:val="single" w:color="8FB6EA" w:sz="5" w:space="0"/>
              <w:bottom w:val="single" w:color="8FB6EA" w:sz="5" w:space="0"/>
            </w:tcBorders>
            <w:shd w:val="clear" w:color="auto" w:fill="FFFFFF" w:themeFill="background1"/>
            <w:tcMar/>
          </w:tcPr>
          <w:p w:rsidRPr="00CC0718" w:rsidR="00C71DC8" w:rsidP="00244814" w:rsidRDefault="00C71DC8" w14:paraId="73B4A3DF" w14:textId="77777777">
            <w:pPr>
              <w:rPr>
                <w:color w:val="000000"/>
                <w:spacing w:val="-2"/>
                <w:sz w:val="18"/>
              </w:rPr>
            </w:pPr>
            <w:r w:rsidRPr="00CC0718">
              <w:rPr>
                <w:color w:val="000000"/>
                <w:spacing w:val="-2"/>
                <w:sz w:val="18"/>
              </w:rPr>
              <w:t>Codes\\AXIAL CODE\\Q7 b- Examples of marketing activities\POSTERS AND FLYERS\Print flyers and posters</w:t>
            </w:r>
          </w:p>
        </w:tc>
        <w:tc>
          <w:tcPr>
            <w:tcW w:w="2034" w:type="dxa"/>
            <w:tcBorders>
              <w:top w:val="single" w:color="8FB6EA" w:sz="5" w:space="0"/>
              <w:bottom w:val="single" w:color="8FB6EA" w:sz="5" w:space="0"/>
            </w:tcBorders>
            <w:shd w:val="clear" w:color="auto" w:fill="FFFFFF" w:themeFill="background1"/>
            <w:tcMar/>
          </w:tcPr>
          <w:p w:rsidRPr="00CC0718" w:rsidR="00C71DC8" w:rsidP="00244814" w:rsidRDefault="00C71DC8" w14:paraId="73FFA236" w14:textId="77777777">
            <w:pPr>
              <w:rPr>
                <w:color w:val="000000"/>
                <w:spacing w:val="-2"/>
                <w:sz w:val="18"/>
              </w:rPr>
            </w:pPr>
          </w:p>
        </w:tc>
        <w:tc>
          <w:tcPr>
            <w:tcW w:w="903" w:type="dxa"/>
            <w:tcBorders>
              <w:top w:val="single" w:color="8FB6EA" w:sz="5" w:space="0"/>
              <w:bottom w:val="single" w:color="8FB6EA" w:sz="5" w:space="0"/>
            </w:tcBorders>
            <w:shd w:val="clear" w:color="auto" w:fill="FFFFFF" w:themeFill="background1"/>
            <w:tcMar/>
          </w:tcPr>
          <w:p w:rsidRPr="00CC0718" w:rsidR="00C71DC8" w:rsidP="00244814" w:rsidRDefault="00C71DC8" w14:paraId="30FEE9BA" w14:textId="77777777">
            <w:pPr>
              <w:rPr>
                <w:color w:val="000000"/>
                <w:spacing w:val="-2"/>
                <w:sz w:val="18"/>
              </w:rPr>
            </w:pPr>
            <w:r w:rsidRPr="00CC0718">
              <w:rPr>
                <w:color w:val="000000"/>
                <w:spacing w:val="-2"/>
                <w:sz w:val="18"/>
              </w:rPr>
              <w:t>No</w:t>
            </w:r>
          </w:p>
        </w:tc>
        <w:tc>
          <w:tcPr>
            <w:tcW w:w="1017" w:type="dxa"/>
            <w:tcBorders>
              <w:top w:val="single" w:color="8FB6EA" w:sz="5" w:space="0"/>
              <w:bottom w:val="single" w:color="8FB6EA" w:sz="5" w:space="0"/>
            </w:tcBorders>
            <w:shd w:val="clear" w:color="auto" w:fill="FFFFFF" w:themeFill="background1"/>
            <w:tcMar/>
          </w:tcPr>
          <w:p w:rsidRPr="00CC0718" w:rsidR="00C71DC8" w:rsidP="00244814" w:rsidRDefault="00C71DC8" w14:paraId="3E596501" w14:textId="77777777">
            <w:pPr>
              <w:rPr>
                <w:color w:val="000000"/>
                <w:spacing w:val="-2"/>
                <w:sz w:val="18"/>
              </w:rPr>
            </w:pPr>
            <w:r w:rsidRPr="00CC0718">
              <w:rPr>
                <w:color w:val="000000"/>
                <w:spacing w:val="-2"/>
                <w:sz w:val="18"/>
              </w:rPr>
              <w:t>None</w:t>
            </w:r>
          </w:p>
        </w:tc>
      </w:tr>
      <w:tr w:rsidRPr="00CC0718" w:rsidR="00C71DC8" w:rsidTr="3A33D0EC" w14:paraId="66F19E17" w14:textId="77777777">
        <w:trPr>
          <w:trHeight w:val="330" w:hRule="exact"/>
        </w:trPr>
        <w:tc>
          <w:tcPr>
            <w:tcW w:w="6763" w:type="dxa"/>
            <w:gridSpan w:val="2"/>
            <w:tcBorders>
              <w:top w:val="single" w:color="8FB6EA" w:sz="5" w:space="0"/>
              <w:bottom w:val="single" w:color="8FB6EA" w:sz="5" w:space="0"/>
            </w:tcBorders>
            <w:shd w:val="clear" w:color="auto" w:fill="FFFFFF" w:themeFill="background1"/>
            <w:tcMar/>
          </w:tcPr>
          <w:p w:rsidRPr="00CC0718" w:rsidR="00C71DC8" w:rsidP="00244814" w:rsidRDefault="00C71DC8" w14:paraId="2A3E98B2" w14:textId="77777777">
            <w:pPr>
              <w:rPr>
                <w:color w:val="000000"/>
                <w:spacing w:val="-2"/>
                <w:sz w:val="18"/>
              </w:rPr>
            </w:pPr>
            <w:r w:rsidRPr="00CC0718">
              <w:rPr>
                <w:color w:val="000000"/>
                <w:spacing w:val="-2"/>
                <w:sz w:val="18"/>
              </w:rPr>
              <w:t>Codes\\AXIAL CODE\\Q7 b- Examples of marketing activities\SOCIAL MEDIA</w:t>
            </w:r>
          </w:p>
        </w:tc>
        <w:tc>
          <w:tcPr>
            <w:tcW w:w="2034" w:type="dxa"/>
            <w:tcBorders>
              <w:top w:val="single" w:color="8FB6EA" w:sz="5" w:space="0"/>
              <w:bottom w:val="single" w:color="8FB6EA" w:sz="5" w:space="0"/>
            </w:tcBorders>
            <w:shd w:val="clear" w:color="auto" w:fill="FFFFFF" w:themeFill="background1"/>
            <w:tcMar/>
          </w:tcPr>
          <w:p w:rsidRPr="00CC0718" w:rsidR="00C71DC8" w:rsidP="00244814" w:rsidRDefault="00C71DC8" w14:paraId="3E74AD7F" w14:textId="77777777">
            <w:pPr>
              <w:rPr>
                <w:color w:val="000000"/>
                <w:spacing w:val="-2"/>
                <w:sz w:val="18"/>
              </w:rPr>
            </w:pPr>
          </w:p>
        </w:tc>
        <w:tc>
          <w:tcPr>
            <w:tcW w:w="903" w:type="dxa"/>
            <w:tcBorders>
              <w:top w:val="single" w:color="8FB6EA" w:sz="5" w:space="0"/>
              <w:bottom w:val="single" w:color="8FB6EA" w:sz="5" w:space="0"/>
            </w:tcBorders>
            <w:shd w:val="clear" w:color="auto" w:fill="FFFFFF" w:themeFill="background1"/>
            <w:tcMar/>
          </w:tcPr>
          <w:p w:rsidRPr="00CC0718" w:rsidR="00C71DC8" w:rsidP="00244814" w:rsidRDefault="00C71DC8" w14:paraId="1D30A9E5" w14:textId="77777777">
            <w:pPr>
              <w:rPr>
                <w:color w:val="000000"/>
                <w:spacing w:val="-2"/>
                <w:sz w:val="18"/>
              </w:rPr>
            </w:pPr>
            <w:r w:rsidRPr="00CC0718">
              <w:rPr>
                <w:color w:val="000000"/>
                <w:spacing w:val="-2"/>
                <w:sz w:val="18"/>
              </w:rPr>
              <w:t>Yes</w:t>
            </w:r>
          </w:p>
        </w:tc>
        <w:tc>
          <w:tcPr>
            <w:tcW w:w="1017" w:type="dxa"/>
            <w:tcBorders>
              <w:top w:val="single" w:color="8FB6EA" w:sz="5" w:space="0"/>
              <w:bottom w:val="single" w:color="8FB6EA" w:sz="5" w:space="0"/>
            </w:tcBorders>
            <w:shd w:val="clear" w:color="auto" w:fill="FFFFFF" w:themeFill="background1"/>
            <w:tcMar/>
          </w:tcPr>
          <w:p w:rsidRPr="00CC0718" w:rsidR="00C71DC8" w:rsidP="00244814" w:rsidRDefault="00C71DC8" w14:paraId="6EF277FA" w14:textId="77777777">
            <w:pPr>
              <w:rPr>
                <w:color w:val="000000"/>
                <w:spacing w:val="-2"/>
                <w:sz w:val="18"/>
              </w:rPr>
            </w:pPr>
            <w:r w:rsidRPr="00CC0718">
              <w:rPr>
                <w:color w:val="000000"/>
                <w:spacing w:val="-2"/>
                <w:sz w:val="18"/>
              </w:rPr>
              <w:t>None</w:t>
            </w:r>
          </w:p>
        </w:tc>
      </w:tr>
      <w:tr w:rsidRPr="00CC0718" w:rsidR="00C71DC8" w:rsidTr="3A33D0EC" w14:paraId="7C505EAF" w14:textId="77777777">
        <w:trPr>
          <w:trHeight w:val="458" w:hRule="exact"/>
        </w:trPr>
        <w:tc>
          <w:tcPr>
            <w:tcW w:w="6763" w:type="dxa"/>
            <w:gridSpan w:val="2"/>
            <w:tcBorders>
              <w:top w:val="single" w:color="8FB6EA" w:sz="5" w:space="0"/>
              <w:bottom w:val="single" w:color="8FB6EA" w:sz="5" w:space="0"/>
            </w:tcBorders>
            <w:shd w:val="clear" w:color="auto" w:fill="FFFFFF" w:themeFill="background1"/>
            <w:tcMar/>
          </w:tcPr>
          <w:p w:rsidRPr="00CC0718" w:rsidR="00C71DC8" w:rsidP="00244814" w:rsidRDefault="00C71DC8" w14:paraId="5E4AC453" w14:textId="77777777">
            <w:pPr>
              <w:rPr>
                <w:color w:val="000000"/>
                <w:spacing w:val="-2"/>
                <w:sz w:val="18"/>
              </w:rPr>
            </w:pPr>
            <w:r w:rsidRPr="00CC0718">
              <w:rPr>
                <w:color w:val="000000"/>
                <w:spacing w:val="-2"/>
                <w:sz w:val="18"/>
              </w:rPr>
              <w:t>Codes\\AXIAL CODE\\Q7 b- Examples of marketing activities\SOCIAL MEDIA\And we got impressions in terms of likes and comments, which is equivalent to 200</w:t>
            </w:r>
          </w:p>
        </w:tc>
        <w:tc>
          <w:tcPr>
            <w:tcW w:w="2034" w:type="dxa"/>
            <w:tcBorders>
              <w:top w:val="single" w:color="8FB6EA" w:sz="5" w:space="0"/>
              <w:bottom w:val="single" w:color="8FB6EA" w:sz="5" w:space="0"/>
            </w:tcBorders>
            <w:shd w:val="clear" w:color="auto" w:fill="FFFFFF" w:themeFill="background1"/>
            <w:tcMar/>
          </w:tcPr>
          <w:p w:rsidRPr="00CC0718" w:rsidR="00C71DC8" w:rsidP="00244814" w:rsidRDefault="00C71DC8" w14:paraId="755A9A89" w14:textId="77777777">
            <w:pPr>
              <w:rPr>
                <w:color w:val="000000"/>
                <w:spacing w:val="-2"/>
                <w:sz w:val="18"/>
              </w:rPr>
            </w:pPr>
          </w:p>
        </w:tc>
        <w:tc>
          <w:tcPr>
            <w:tcW w:w="903" w:type="dxa"/>
            <w:tcBorders>
              <w:top w:val="single" w:color="8FB6EA" w:sz="5" w:space="0"/>
              <w:bottom w:val="single" w:color="8FB6EA" w:sz="5" w:space="0"/>
            </w:tcBorders>
            <w:shd w:val="clear" w:color="auto" w:fill="FFFFFF" w:themeFill="background1"/>
            <w:tcMar/>
          </w:tcPr>
          <w:p w:rsidRPr="00CC0718" w:rsidR="00C71DC8" w:rsidP="00244814" w:rsidRDefault="00C71DC8" w14:paraId="2FE779AC" w14:textId="77777777">
            <w:pPr>
              <w:rPr>
                <w:color w:val="000000"/>
                <w:spacing w:val="-2"/>
                <w:sz w:val="18"/>
              </w:rPr>
            </w:pPr>
            <w:r w:rsidRPr="00CC0718">
              <w:rPr>
                <w:color w:val="000000"/>
                <w:spacing w:val="-2"/>
                <w:sz w:val="18"/>
              </w:rPr>
              <w:t>No</w:t>
            </w:r>
          </w:p>
        </w:tc>
        <w:tc>
          <w:tcPr>
            <w:tcW w:w="1017" w:type="dxa"/>
            <w:tcBorders>
              <w:top w:val="single" w:color="8FB6EA" w:sz="5" w:space="0"/>
              <w:bottom w:val="single" w:color="8FB6EA" w:sz="5" w:space="0"/>
            </w:tcBorders>
            <w:shd w:val="clear" w:color="auto" w:fill="FFFFFF" w:themeFill="background1"/>
            <w:tcMar/>
          </w:tcPr>
          <w:p w:rsidRPr="00CC0718" w:rsidR="00C71DC8" w:rsidP="00244814" w:rsidRDefault="00C71DC8" w14:paraId="5E3397B8" w14:textId="77777777">
            <w:pPr>
              <w:rPr>
                <w:color w:val="000000"/>
                <w:spacing w:val="-2"/>
                <w:sz w:val="18"/>
              </w:rPr>
            </w:pPr>
            <w:r w:rsidRPr="00CC0718">
              <w:rPr>
                <w:color w:val="000000"/>
                <w:spacing w:val="-2"/>
                <w:sz w:val="18"/>
              </w:rPr>
              <w:t>None</w:t>
            </w:r>
          </w:p>
        </w:tc>
      </w:tr>
      <w:tr w:rsidRPr="00CC0718" w:rsidR="00C71DC8" w:rsidTr="3A33D0EC" w14:paraId="6633627F" w14:textId="77777777">
        <w:trPr>
          <w:trHeight w:val="344" w:hRule="exact"/>
        </w:trPr>
        <w:tc>
          <w:tcPr>
            <w:tcW w:w="6763" w:type="dxa"/>
            <w:gridSpan w:val="2"/>
            <w:tcBorders>
              <w:top w:val="single" w:color="8FB6EA" w:sz="5" w:space="0"/>
              <w:bottom w:val="single" w:color="8FB6EA" w:sz="5" w:space="0"/>
            </w:tcBorders>
            <w:shd w:val="clear" w:color="auto" w:fill="FFFFFF" w:themeFill="background1"/>
            <w:tcMar/>
          </w:tcPr>
          <w:p w:rsidRPr="00CC0718" w:rsidR="00C71DC8" w:rsidP="00244814" w:rsidRDefault="00C71DC8" w14:paraId="324D4E8B" w14:textId="77777777">
            <w:pPr>
              <w:rPr>
                <w:color w:val="000000"/>
                <w:spacing w:val="-2"/>
                <w:sz w:val="18"/>
              </w:rPr>
            </w:pPr>
            <w:r w:rsidRPr="00CC0718">
              <w:rPr>
                <w:color w:val="000000"/>
                <w:spacing w:val="-2"/>
                <w:sz w:val="18"/>
              </w:rPr>
              <w:t>Codes\\AXIAL CODE\\Q7 b- Examples of marketing activities\SOCIAL MEDIA\Instagram</w:t>
            </w:r>
          </w:p>
        </w:tc>
        <w:tc>
          <w:tcPr>
            <w:tcW w:w="2034" w:type="dxa"/>
            <w:tcBorders>
              <w:top w:val="single" w:color="8FB6EA" w:sz="5" w:space="0"/>
              <w:bottom w:val="single" w:color="8FB6EA" w:sz="5" w:space="0"/>
            </w:tcBorders>
            <w:shd w:val="clear" w:color="auto" w:fill="FFFFFF" w:themeFill="background1"/>
            <w:tcMar/>
          </w:tcPr>
          <w:p w:rsidRPr="00CC0718" w:rsidR="00C71DC8" w:rsidP="00244814" w:rsidRDefault="00C71DC8" w14:paraId="5ACB04C9" w14:textId="77777777">
            <w:pPr>
              <w:rPr>
                <w:color w:val="000000"/>
                <w:spacing w:val="-2"/>
                <w:sz w:val="18"/>
              </w:rPr>
            </w:pPr>
          </w:p>
        </w:tc>
        <w:tc>
          <w:tcPr>
            <w:tcW w:w="903" w:type="dxa"/>
            <w:tcBorders>
              <w:top w:val="single" w:color="8FB6EA" w:sz="5" w:space="0"/>
              <w:bottom w:val="single" w:color="8FB6EA" w:sz="5" w:space="0"/>
            </w:tcBorders>
            <w:shd w:val="clear" w:color="auto" w:fill="FFFFFF" w:themeFill="background1"/>
            <w:tcMar/>
          </w:tcPr>
          <w:p w:rsidRPr="00CC0718" w:rsidR="00C71DC8" w:rsidP="00244814" w:rsidRDefault="00C71DC8" w14:paraId="39836824" w14:textId="77777777">
            <w:pPr>
              <w:rPr>
                <w:color w:val="000000"/>
                <w:spacing w:val="-2"/>
                <w:sz w:val="18"/>
              </w:rPr>
            </w:pPr>
            <w:r w:rsidRPr="00CC0718">
              <w:rPr>
                <w:color w:val="000000"/>
                <w:spacing w:val="-2"/>
                <w:sz w:val="18"/>
              </w:rPr>
              <w:t>No</w:t>
            </w:r>
          </w:p>
        </w:tc>
        <w:tc>
          <w:tcPr>
            <w:tcW w:w="1017" w:type="dxa"/>
            <w:tcBorders>
              <w:top w:val="single" w:color="8FB6EA" w:sz="5" w:space="0"/>
              <w:bottom w:val="single" w:color="8FB6EA" w:sz="5" w:space="0"/>
            </w:tcBorders>
            <w:shd w:val="clear" w:color="auto" w:fill="FFFFFF" w:themeFill="background1"/>
            <w:tcMar/>
          </w:tcPr>
          <w:p w:rsidRPr="00CC0718" w:rsidR="00C71DC8" w:rsidP="00244814" w:rsidRDefault="00C71DC8" w14:paraId="013EEDBF" w14:textId="77777777">
            <w:pPr>
              <w:rPr>
                <w:color w:val="000000"/>
                <w:spacing w:val="-2"/>
                <w:sz w:val="18"/>
              </w:rPr>
            </w:pPr>
            <w:r w:rsidRPr="00CC0718">
              <w:rPr>
                <w:color w:val="000000"/>
                <w:spacing w:val="-2"/>
                <w:sz w:val="18"/>
              </w:rPr>
              <w:t>None</w:t>
            </w:r>
          </w:p>
        </w:tc>
      </w:tr>
      <w:tr w:rsidRPr="00CC0718" w:rsidR="00C71DC8" w:rsidTr="3A33D0EC" w14:paraId="4A106052" w14:textId="77777777">
        <w:trPr>
          <w:trHeight w:val="459" w:hRule="exact"/>
        </w:trPr>
        <w:tc>
          <w:tcPr>
            <w:tcW w:w="6763" w:type="dxa"/>
            <w:gridSpan w:val="2"/>
            <w:tcBorders>
              <w:top w:val="single" w:color="8FB6EA" w:sz="5" w:space="0"/>
              <w:bottom w:val="single" w:color="8FB6EA" w:sz="5" w:space="0"/>
            </w:tcBorders>
            <w:shd w:val="clear" w:color="auto" w:fill="FFFFFF" w:themeFill="background1"/>
            <w:tcMar/>
          </w:tcPr>
          <w:p w:rsidRPr="00CC0718" w:rsidR="00C71DC8" w:rsidP="00244814" w:rsidRDefault="00C71DC8" w14:paraId="5C567F1F" w14:textId="77777777">
            <w:pPr>
              <w:rPr>
                <w:color w:val="000000"/>
                <w:spacing w:val="-2"/>
                <w:sz w:val="18"/>
              </w:rPr>
            </w:pPr>
            <w:r w:rsidRPr="00CC0718">
              <w:rPr>
                <w:color w:val="000000"/>
                <w:spacing w:val="-2"/>
                <w:sz w:val="18"/>
              </w:rPr>
              <w:t>Codes\\AXIAL CODE\\Q7 b- Examples of marketing activities\SOCIAL MEDIA\Social media marketing</w:t>
            </w:r>
          </w:p>
        </w:tc>
        <w:tc>
          <w:tcPr>
            <w:tcW w:w="2034" w:type="dxa"/>
            <w:tcBorders>
              <w:top w:val="single" w:color="8FB6EA" w:sz="5" w:space="0"/>
              <w:bottom w:val="single" w:color="8FB6EA" w:sz="5" w:space="0"/>
            </w:tcBorders>
            <w:shd w:val="clear" w:color="auto" w:fill="FFFFFF" w:themeFill="background1"/>
            <w:tcMar/>
          </w:tcPr>
          <w:p w:rsidRPr="00CC0718" w:rsidR="00C71DC8" w:rsidP="00244814" w:rsidRDefault="00C71DC8" w14:paraId="7D57BD85" w14:textId="77777777">
            <w:pPr>
              <w:rPr>
                <w:color w:val="000000"/>
                <w:spacing w:val="-2"/>
                <w:sz w:val="18"/>
              </w:rPr>
            </w:pPr>
          </w:p>
        </w:tc>
        <w:tc>
          <w:tcPr>
            <w:tcW w:w="903" w:type="dxa"/>
            <w:tcBorders>
              <w:top w:val="single" w:color="8FB6EA" w:sz="5" w:space="0"/>
              <w:bottom w:val="single" w:color="8FB6EA" w:sz="5" w:space="0"/>
            </w:tcBorders>
            <w:shd w:val="clear" w:color="auto" w:fill="FFFFFF" w:themeFill="background1"/>
            <w:tcMar/>
          </w:tcPr>
          <w:p w:rsidRPr="00CC0718" w:rsidR="00C71DC8" w:rsidP="00244814" w:rsidRDefault="00C71DC8" w14:paraId="2A0EA1C9" w14:textId="77777777">
            <w:pPr>
              <w:rPr>
                <w:color w:val="000000"/>
                <w:spacing w:val="-2"/>
                <w:sz w:val="18"/>
              </w:rPr>
            </w:pPr>
            <w:r w:rsidRPr="00CC0718">
              <w:rPr>
                <w:color w:val="000000"/>
                <w:spacing w:val="-2"/>
                <w:sz w:val="18"/>
              </w:rPr>
              <w:t>No</w:t>
            </w:r>
          </w:p>
        </w:tc>
        <w:tc>
          <w:tcPr>
            <w:tcW w:w="1017" w:type="dxa"/>
            <w:tcBorders>
              <w:top w:val="single" w:color="8FB6EA" w:sz="5" w:space="0"/>
              <w:bottom w:val="single" w:color="8FB6EA" w:sz="5" w:space="0"/>
            </w:tcBorders>
            <w:shd w:val="clear" w:color="auto" w:fill="FFFFFF" w:themeFill="background1"/>
            <w:tcMar/>
          </w:tcPr>
          <w:p w:rsidRPr="00CC0718" w:rsidR="00C71DC8" w:rsidP="00244814" w:rsidRDefault="00C71DC8" w14:paraId="0E616946" w14:textId="77777777">
            <w:pPr>
              <w:rPr>
                <w:color w:val="000000"/>
                <w:spacing w:val="-2"/>
                <w:sz w:val="18"/>
              </w:rPr>
            </w:pPr>
            <w:r w:rsidRPr="00CC0718">
              <w:rPr>
                <w:color w:val="000000"/>
                <w:spacing w:val="-2"/>
                <w:sz w:val="18"/>
              </w:rPr>
              <w:t>None</w:t>
            </w:r>
          </w:p>
        </w:tc>
      </w:tr>
      <w:tr w:rsidRPr="00CC0718" w:rsidR="00C71DC8" w:rsidTr="3A33D0EC" w14:paraId="08C830C9" w14:textId="77777777">
        <w:trPr>
          <w:trHeight w:val="458" w:hRule="exact"/>
        </w:trPr>
        <w:tc>
          <w:tcPr>
            <w:tcW w:w="6763" w:type="dxa"/>
            <w:gridSpan w:val="2"/>
            <w:tcBorders>
              <w:top w:val="single" w:color="8FB6EA" w:sz="5" w:space="0"/>
              <w:bottom w:val="single" w:color="8FB6EA" w:sz="5" w:space="0"/>
            </w:tcBorders>
            <w:shd w:val="clear" w:color="auto" w:fill="FFFFFF" w:themeFill="background1"/>
            <w:tcMar/>
          </w:tcPr>
          <w:p w:rsidRPr="00CC0718" w:rsidR="00C71DC8" w:rsidP="00244814" w:rsidRDefault="00C71DC8" w14:paraId="714C04F9" w14:textId="77777777">
            <w:pPr>
              <w:rPr>
                <w:color w:val="000000"/>
                <w:spacing w:val="-2"/>
                <w:sz w:val="18"/>
              </w:rPr>
            </w:pPr>
            <w:r w:rsidRPr="00CC0718">
              <w:rPr>
                <w:color w:val="000000"/>
                <w:spacing w:val="-2"/>
                <w:sz w:val="18"/>
              </w:rPr>
              <w:t>Codes\\AXIAL CODE\\Q7 b- Examples of marketing activities\SOCIAL MEDIA\Social Media Promotions</w:t>
            </w:r>
          </w:p>
        </w:tc>
        <w:tc>
          <w:tcPr>
            <w:tcW w:w="2034" w:type="dxa"/>
            <w:tcBorders>
              <w:top w:val="single" w:color="8FB6EA" w:sz="5" w:space="0"/>
              <w:bottom w:val="single" w:color="8FB6EA" w:sz="5" w:space="0"/>
            </w:tcBorders>
            <w:shd w:val="clear" w:color="auto" w:fill="FFFFFF" w:themeFill="background1"/>
            <w:tcMar/>
          </w:tcPr>
          <w:p w:rsidRPr="00CC0718" w:rsidR="00C71DC8" w:rsidP="00244814" w:rsidRDefault="00C71DC8" w14:paraId="0C67C6D6" w14:textId="77777777">
            <w:pPr>
              <w:rPr>
                <w:color w:val="000000"/>
                <w:spacing w:val="-2"/>
                <w:sz w:val="18"/>
              </w:rPr>
            </w:pPr>
          </w:p>
        </w:tc>
        <w:tc>
          <w:tcPr>
            <w:tcW w:w="903" w:type="dxa"/>
            <w:tcBorders>
              <w:top w:val="single" w:color="8FB6EA" w:sz="5" w:space="0"/>
              <w:bottom w:val="single" w:color="8FB6EA" w:sz="5" w:space="0"/>
            </w:tcBorders>
            <w:shd w:val="clear" w:color="auto" w:fill="FFFFFF" w:themeFill="background1"/>
            <w:tcMar/>
          </w:tcPr>
          <w:p w:rsidRPr="00CC0718" w:rsidR="00C71DC8" w:rsidP="00244814" w:rsidRDefault="00C71DC8" w14:paraId="0443B552" w14:textId="77777777">
            <w:pPr>
              <w:rPr>
                <w:color w:val="000000"/>
                <w:spacing w:val="-2"/>
                <w:sz w:val="18"/>
              </w:rPr>
            </w:pPr>
            <w:r w:rsidRPr="00CC0718">
              <w:rPr>
                <w:color w:val="000000"/>
                <w:spacing w:val="-2"/>
                <w:sz w:val="18"/>
              </w:rPr>
              <w:t>Yes</w:t>
            </w:r>
          </w:p>
        </w:tc>
        <w:tc>
          <w:tcPr>
            <w:tcW w:w="1017" w:type="dxa"/>
            <w:tcBorders>
              <w:top w:val="single" w:color="8FB6EA" w:sz="5" w:space="0"/>
              <w:bottom w:val="single" w:color="8FB6EA" w:sz="5" w:space="0"/>
            </w:tcBorders>
            <w:shd w:val="clear" w:color="auto" w:fill="FFFFFF" w:themeFill="background1"/>
            <w:tcMar/>
          </w:tcPr>
          <w:p w:rsidRPr="00CC0718" w:rsidR="00C71DC8" w:rsidP="00244814" w:rsidRDefault="00C71DC8" w14:paraId="348FB965" w14:textId="77777777">
            <w:pPr>
              <w:rPr>
                <w:color w:val="000000"/>
                <w:spacing w:val="-2"/>
                <w:sz w:val="18"/>
              </w:rPr>
            </w:pPr>
            <w:r w:rsidRPr="00CC0718">
              <w:rPr>
                <w:color w:val="000000"/>
                <w:spacing w:val="-2"/>
                <w:sz w:val="18"/>
              </w:rPr>
              <w:t>None</w:t>
            </w:r>
          </w:p>
        </w:tc>
      </w:tr>
      <w:tr w:rsidRPr="00CC0718" w:rsidR="00C71DC8" w:rsidTr="3A33D0EC" w14:paraId="64F58B24" w14:textId="77777777">
        <w:trPr>
          <w:trHeight w:val="459" w:hRule="exact"/>
        </w:trPr>
        <w:tc>
          <w:tcPr>
            <w:tcW w:w="6763" w:type="dxa"/>
            <w:gridSpan w:val="2"/>
            <w:tcBorders>
              <w:top w:val="single" w:color="8FB6EA" w:sz="5" w:space="0"/>
              <w:bottom w:val="single" w:color="8FB6EA" w:sz="5" w:space="0"/>
            </w:tcBorders>
            <w:shd w:val="clear" w:color="auto" w:fill="FFFFFF" w:themeFill="background1"/>
            <w:tcMar/>
          </w:tcPr>
          <w:p w:rsidRPr="00CC0718" w:rsidR="00C71DC8" w:rsidP="00244814" w:rsidRDefault="00C71DC8" w14:paraId="03044160" w14:textId="77777777">
            <w:pPr>
              <w:rPr>
                <w:color w:val="000000"/>
                <w:spacing w:val="-2"/>
                <w:sz w:val="18"/>
              </w:rPr>
            </w:pPr>
            <w:r w:rsidRPr="00CC0718">
              <w:rPr>
                <w:color w:val="000000"/>
                <w:spacing w:val="-2"/>
                <w:sz w:val="18"/>
              </w:rPr>
              <w:t>Codes\\AXIAL CODE\\Q7 b- Examples of marketing activities\STRATEGIC MATERIAL PROMOTION AND OFFERINGS</w:t>
            </w:r>
          </w:p>
        </w:tc>
        <w:tc>
          <w:tcPr>
            <w:tcW w:w="2034" w:type="dxa"/>
            <w:tcBorders>
              <w:top w:val="single" w:color="8FB6EA" w:sz="5" w:space="0"/>
              <w:bottom w:val="single" w:color="8FB6EA" w:sz="5" w:space="0"/>
            </w:tcBorders>
            <w:shd w:val="clear" w:color="auto" w:fill="FFFFFF" w:themeFill="background1"/>
            <w:tcMar/>
          </w:tcPr>
          <w:p w:rsidRPr="00CC0718" w:rsidR="00C71DC8" w:rsidP="00244814" w:rsidRDefault="00C71DC8" w14:paraId="554CB5BF" w14:textId="77777777">
            <w:pPr>
              <w:rPr>
                <w:color w:val="000000"/>
                <w:spacing w:val="-2"/>
                <w:sz w:val="18"/>
              </w:rPr>
            </w:pPr>
          </w:p>
        </w:tc>
        <w:tc>
          <w:tcPr>
            <w:tcW w:w="903" w:type="dxa"/>
            <w:tcBorders>
              <w:top w:val="single" w:color="8FB6EA" w:sz="5" w:space="0"/>
              <w:bottom w:val="single" w:color="8FB6EA" w:sz="5" w:space="0"/>
            </w:tcBorders>
            <w:shd w:val="clear" w:color="auto" w:fill="FFFFFF" w:themeFill="background1"/>
            <w:tcMar/>
          </w:tcPr>
          <w:p w:rsidRPr="00CC0718" w:rsidR="00C71DC8" w:rsidP="00244814" w:rsidRDefault="00C71DC8" w14:paraId="7AE5513A" w14:textId="77777777">
            <w:pPr>
              <w:rPr>
                <w:color w:val="000000"/>
                <w:spacing w:val="-2"/>
                <w:sz w:val="18"/>
              </w:rPr>
            </w:pPr>
            <w:r w:rsidRPr="00CC0718">
              <w:rPr>
                <w:color w:val="000000"/>
                <w:spacing w:val="-2"/>
                <w:sz w:val="18"/>
              </w:rPr>
              <w:t>Yes</w:t>
            </w:r>
          </w:p>
        </w:tc>
        <w:tc>
          <w:tcPr>
            <w:tcW w:w="1017" w:type="dxa"/>
            <w:tcBorders>
              <w:top w:val="single" w:color="8FB6EA" w:sz="5" w:space="0"/>
              <w:bottom w:val="single" w:color="8FB6EA" w:sz="5" w:space="0"/>
            </w:tcBorders>
            <w:shd w:val="clear" w:color="auto" w:fill="FFFFFF" w:themeFill="background1"/>
            <w:tcMar/>
          </w:tcPr>
          <w:p w:rsidRPr="00CC0718" w:rsidR="00C71DC8" w:rsidP="00244814" w:rsidRDefault="00C71DC8" w14:paraId="4A6A240B" w14:textId="77777777">
            <w:pPr>
              <w:rPr>
                <w:color w:val="000000"/>
                <w:spacing w:val="-2"/>
                <w:sz w:val="18"/>
              </w:rPr>
            </w:pPr>
            <w:r w:rsidRPr="00CC0718">
              <w:rPr>
                <w:color w:val="000000"/>
                <w:spacing w:val="-2"/>
                <w:sz w:val="18"/>
              </w:rPr>
              <w:t>None</w:t>
            </w:r>
          </w:p>
        </w:tc>
      </w:tr>
      <w:tr w:rsidRPr="00CC0718" w:rsidR="00C71DC8" w:rsidTr="3A33D0EC" w14:paraId="3064A8FA" w14:textId="77777777">
        <w:trPr>
          <w:trHeight w:val="458" w:hRule="exact"/>
        </w:trPr>
        <w:tc>
          <w:tcPr>
            <w:tcW w:w="6763" w:type="dxa"/>
            <w:gridSpan w:val="2"/>
            <w:tcBorders>
              <w:top w:val="single" w:color="8FB6EA" w:sz="5" w:space="0"/>
              <w:bottom w:val="single" w:color="8FB6EA" w:sz="5" w:space="0"/>
            </w:tcBorders>
            <w:shd w:val="clear" w:color="auto" w:fill="FFFFFF" w:themeFill="background1"/>
            <w:tcMar/>
          </w:tcPr>
          <w:p w:rsidRPr="00CC0718" w:rsidR="00C71DC8" w:rsidP="00244814" w:rsidRDefault="00C71DC8" w14:paraId="3AE7D96B" w14:textId="77777777">
            <w:pPr>
              <w:rPr>
                <w:color w:val="000000"/>
                <w:spacing w:val="-2"/>
                <w:sz w:val="18"/>
              </w:rPr>
            </w:pPr>
            <w:r w:rsidRPr="00CC0718">
              <w:rPr>
                <w:color w:val="000000"/>
                <w:spacing w:val="-2"/>
                <w:sz w:val="18"/>
              </w:rPr>
              <w:t>Codes\\AXIAL CODE\\Q7 b- Examples of marketing activities\STRATEGIC MATERIAL PROMOTION AND OFFERINGS\Freebies</w:t>
            </w:r>
          </w:p>
        </w:tc>
        <w:tc>
          <w:tcPr>
            <w:tcW w:w="2034" w:type="dxa"/>
            <w:tcBorders>
              <w:top w:val="single" w:color="8FB6EA" w:sz="5" w:space="0"/>
              <w:bottom w:val="single" w:color="8FB6EA" w:sz="5" w:space="0"/>
            </w:tcBorders>
            <w:shd w:val="clear" w:color="auto" w:fill="FFFFFF" w:themeFill="background1"/>
            <w:tcMar/>
          </w:tcPr>
          <w:p w:rsidRPr="00CC0718" w:rsidR="00C71DC8" w:rsidP="00244814" w:rsidRDefault="00C71DC8" w14:paraId="6B8CA294" w14:textId="77777777">
            <w:pPr>
              <w:rPr>
                <w:color w:val="000000"/>
                <w:spacing w:val="-2"/>
                <w:sz w:val="18"/>
              </w:rPr>
            </w:pPr>
          </w:p>
        </w:tc>
        <w:tc>
          <w:tcPr>
            <w:tcW w:w="903" w:type="dxa"/>
            <w:tcBorders>
              <w:top w:val="single" w:color="8FB6EA" w:sz="5" w:space="0"/>
              <w:bottom w:val="single" w:color="8FB6EA" w:sz="5" w:space="0"/>
            </w:tcBorders>
            <w:shd w:val="clear" w:color="auto" w:fill="FFFFFF" w:themeFill="background1"/>
            <w:tcMar/>
          </w:tcPr>
          <w:p w:rsidRPr="00CC0718" w:rsidR="00C71DC8" w:rsidP="00244814" w:rsidRDefault="00C71DC8" w14:paraId="0D45F743" w14:textId="77777777">
            <w:pPr>
              <w:rPr>
                <w:color w:val="000000"/>
                <w:spacing w:val="-2"/>
                <w:sz w:val="18"/>
              </w:rPr>
            </w:pPr>
            <w:r w:rsidRPr="00CC0718">
              <w:rPr>
                <w:color w:val="000000"/>
                <w:spacing w:val="-2"/>
                <w:sz w:val="18"/>
              </w:rPr>
              <w:t>No</w:t>
            </w:r>
          </w:p>
        </w:tc>
        <w:tc>
          <w:tcPr>
            <w:tcW w:w="1017" w:type="dxa"/>
            <w:tcBorders>
              <w:top w:val="single" w:color="8FB6EA" w:sz="5" w:space="0"/>
              <w:bottom w:val="single" w:color="8FB6EA" w:sz="5" w:space="0"/>
            </w:tcBorders>
            <w:shd w:val="clear" w:color="auto" w:fill="FFFFFF" w:themeFill="background1"/>
            <w:tcMar/>
          </w:tcPr>
          <w:p w:rsidRPr="00CC0718" w:rsidR="00C71DC8" w:rsidP="00244814" w:rsidRDefault="00C71DC8" w14:paraId="502B839B" w14:textId="77777777">
            <w:pPr>
              <w:rPr>
                <w:color w:val="000000"/>
                <w:spacing w:val="-2"/>
                <w:sz w:val="18"/>
              </w:rPr>
            </w:pPr>
            <w:r w:rsidRPr="00CC0718">
              <w:rPr>
                <w:color w:val="000000"/>
                <w:spacing w:val="-2"/>
                <w:sz w:val="18"/>
              </w:rPr>
              <w:t>None</w:t>
            </w:r>
          </w:p>
        </w:tc>
      </w:tr>
      <w:tr w:rsidRPr="00CC0718" w:rsidR="00C71DC8" w:rsidTr="3A33D0EC" w14:paraId="5E7CBAE5" w14:textId="77777777">
        <w:trPr>
          <w:trHeight w:val="444" w:hRule="exact"/>
        </w:trPr>
        <w:tc>
          <w:tcPr>
            <w:tcW w:w="6763" w:type="dxa"/>
            <w:gridSpan w:val="2"/>
            <w:tcBorders>
              <w:top w:val="single" w:color="8FB6EA" w:sz="5" w:space="0"/>
              <w:bottom w:val="single" w:color="8FB6EA" w:sz="5" w:space="0"/>
            </w:tcBorders>
            <w:shd w:val="clear" w:color="auto" w:fill="FFFFFF" w:themeFill="background1"/>
            <w:tcMar/>
          </w:tcPr>
          <w:p w:rsidRPr="00CC0718" w:rsidR="00C71DC8" w:rsidP="00244814" w:rsidRDefault="00C71DC8" w14:paraId="20B3463B" w14:textId="77777777">
            <w:pPr>
              <w:rPr>
                <w:color w:val="000000"/>
                <w:spacing w:val="-2"/>
                <w:sz w:val="18"/>
              </w:rPr>
            </w:pPr>
            <w:r w:rsidRPr="00CC0718">
              <w:rPr>
                <w:color w:val="000000"/>
                <w:spacing w:val="-2"/>
                <w:sz w:val="18"/>
              </w:rPr>
              <w:t>Codes\\AXIAL CODE\\Q7 b- Examples of marketing activities\STRATEGIC MATERIAL PROMOTION AND OFFERINGS\we have food</w:t>
            </w:r>
          </w:p>
        </w:tc>
        <w:tc>
          <w:tcPr>
            <w:tcW w:w="2034" w:type="dxa"/>
            <w:tcBorders>
              <w:top w:val="single" w:color="8FB6EA" w:sz="5" w:space="0"/>
              <w:bottom w:val="single" w:color="8FB6EA" w:sz="5" w:space="0"/>
            </w:tcBorders>
            <w:shd w:val="clear" w:color="auto" w:fill="FFFFFF" w:themeFill="background1"/>
            <w:tcMar/>
          </w:tcPr>
          <w:p w:rsidRPr="00CC0718" w:rsidR="00C71DC8" w:rsidP="00244814" w:rsidRDefault="00C71DC8" w14:paraId="1899FCE2" w14:textId="77777777">
            <w:pPr>
              <w:rPr>
                <w:color w:val="000000"/>
                <w:spacing w:val="-2"/>
                <w:sz w:val="18"/>
              </w:rPr>
            </w:pPr>
          </w:p>
        </w:tc>
        <w:tc>
          <w:tcPr>
            <w:tcW w:w="903" w:type="dxa"/>
            <w:tcBorders>
              <w:top w:val="single" w:color="8FB6EA" w:sz="5" w:space="0"/>
              <w:bottom w:val="single" w:color="8FB6EA" w:sz="5" w:space="0"/>
            </w:tcBorders>
            <w:shd w:val="clear" w:color="auto" w:fill="FFFFFF" w:themeFill="background1"/>
            <w:tcMar/>
          </w:tcPr>
          <w:p w:rsidRPr="00CC0718" w:rsidR="00C71DC8" w:rsidP="00244814" w:rsidRDefault="00C71DC8" w14:paraId="66872D76" w14:textId="77777777">
            <w:pPr>
              <w:rPr>
                <w:color w:val="000000"/>
                <w:spacing w:val="-2"/>
                <w:sz w:val="18"/>
              </w:rPr>
            </w:pPr>
            <w:r w:rsidRPr="00CC0718">
              <w:rPr>
                <w:color w:val="000000"/>
                <w:spacing w:val="-2"/>
                <w:sz w:val="18"/>
              </w:rPr>
              <w:t>No</w:t>
            </w:r>
          </w:p>
        </w:tc>
        <w:tc>
          <w:tcPr>
            <w:tcW w:w="1017" w:type="dxa"/>
            <w:tcBorders>
              <w:top w:val="single" w:color="8FB6EA" w:sz="5" w:space="0"/>
              <w:bottom w:val="single" w:color="8FB6EA" w:sz="5" w:space="0"/>
            </w:tcBorders>
            <w:shd w:val="clear" w:color="auto" w:fill="FFFFFF" w:themeFill="background1"/>
            <w:tcMar/>
          </w:tcPr>
          <w:p w:rsidRPr="00CC0718" w:rsidR="00C71DC8" w:rsidP="00244814" w:rsidRDefault="00C71DC8" w14:paraId="6AE7ED05" w14:textId="77777777">
            <w:pPr>
              <w:rPr>
                <w:color w:val="000000"/>
                <w:spacing w:val="-2"/>
                <w:sz w:val="18"/>
              </w:rPr>
            </w:pPr>
            <w:r w:rsidRPr="00CC0718">
              <w:rPr>
                <w:color w:val="000000"/>
                <w:spacing w:val="-2"/>
                <w:sz w:val="18"/>
              </w:rPr>
              <w:t>None</w:t>
            </w:r>
          </w:p>
        </w:tc>
      </w:tr>
      <w:tr w:rsidRPr="00CC0718" w:rsidR="00C71DC8" w:rsidTr="3A33D0EC" w14:paraId="22C2519E" w14:textId="77777777">
        <w:trPr>
          <w:trHeight w:val="459" w:hRule="exact"/>
        </w:trPr>
        <w:tc>
          <w:tcPr>
            <w:tcW w:w="6763" w:type="dxa"/>
            <w:gridSpan w:val="2"/>
            <w:tcBorders>
              <w:top w:val="single" w:color="8FB6EA" w:sz="5" w:space="0"/>
              <w:bottom w:val="single" w:color="8FB6EA" w:sz="5" w:space="0"/>
            </w:tcBorders>
            <w:shd w:val="clear" w:color="auto" w:fill="FFFFFF" w:themeFill="background1"/>
            <w:tcMar/>
          </w:tcPr>
          <w:p w:rsidRPr="00CC0718" w:rsidR="00C71DC8" w:rsidP="00244814" w:rsidRDefault="00C71DC8" w14:paraId="721ADA8D" w14:textId="77777777">
            <w:pPr>
              <w:rPr>
                <w:color w:val="000000"/>
                <w:spacing w:val="-2"/>
                <w:sz w:val="18"/>
              </w:rPr>
            </w:pPr>
            <w:r w:rsidRPr="00CC0718">
              <w:rPr>
                <w:color w:val="000000"/>
                <w:spacing w:val="-2"/>
                <w:sz w:val="18"/>
              </w:rPr>
              <w:t>Codes\\AXIAL CODE\\Q7 b- Examples of marketing activities\STRATEGIC MATERIAL PROMOTION AND OFFERINGS\we have tried selling kurtas</w:t>
            </w:r>
          </w:p>
        </w:tc>
        <w:tc>
          <w:tcPr>
            <w:tcW w:w="2034" w:type="dxa"/>
            <w:tcBorders>
              <w:top w:val="single" w:color="8FB6EA" w:sz="5" w:space="0"/>
              <w:bottom w:val="single" w:color="8FB6EA" w:sz="5" w:space="0"/>
            </w:tcBorders>
            <w:shd w:val="clear" w:color="auto" w:fill="FFFFFF" w:themeFill="background1"/>
            <w:tcMar/>
          </w:tcPr>
          <w:p w:rsidRPr="00CC0718" w:rsidR="00C71DC8" w:rsidP="00244814" w:rsidRDefault="00C71DC8" w14:paraId="0B3F3AA1" w14:textId="77777777">
            <w:pPr>
              <w:rPr>
                <w:color w:val="000000"/>
                <w:spacing w:val="-2"/>
                <w:sz w:val="18"/>
              </w:rPr>
            </w:pPr>
          </w:p>
        </w:tc>
        <w:tc>
          <w:tcPr>
            <w:tcW w:w="903" w:type="dxa"/>
            <w:tcBorders>
              <w:top w:val="single" w:color="8FB6EA" w:sz="5" w:space="0"/>
              <w:bottom w:val="single" w:color="8FB6EA" w:sz="5" w:space="0"/>
            </w:tcBorders>
            <w:shd w:val="clear" w:color="auto" w:fill="FFFFFF" w:themeFill="background1"/>
            <w:tcMar/>
          </w:tcPr>
          <w:p w:rsidRPr="00CC0718" w:rsidR="00C71DC8" w:rsidP="00244814" w:rsidRDefault="00C71DC8" w14:paraId="13B8D914" w14:textId="77777777">
            <w:pPr>
              <w:rPr>
                <w:color w:val="000000"/>
                <w:spacing w:val="-2"/>
                <w:sz w:val="18"/>
              </w:rPr>
            </w:pPr>
            <w:r w:rsidRPr="00CC0718">
              <w:rPr>
                <w:color w:val="000000"/>
                <w:spacing w:val="-2"/>
                <w:sz w:val="18"/>
              </w:rPr>
              <w:t>No</w:t>
            </w:r>
          </w:p>
        </w:tc>
        <w:tc>
          <w:tcPr>
            <w:tcW w:w="1017" w:type="dxa"/>
            <w:tcBorders>
              <w:top w:val="single" w:color="8FB6EA" w:sz="5" w:space="0"/>
              <w:bottom w:val="single" w:color="8FB6EA" w:sz="5" w:space="0"/>
            </w:tcBorders>
            <w:shd w:val="clear" w:color="auto" w:fill="FFFFFF" w:themeFill="background1"/>
            <w:tcMar/>
          </w:tcPr>
          <w:p w:rsidRPr="00CC0718" w:rsidR="00C71DC8" w:rsidP="00244814" w:rsidRDefault="00C71DC8" w14:paraId="356C9CA6" w14:textId="77777777">
            <w:pPr>
              <w:rPr>
                <w:color w:val="000000"/>
                <w:spacing w:val="-2"/>
                <w:sz w:val="18"/>
              </w:rPr>
            </w:pPr>
            <w:r w:rsidRPr="00CC0718">
              <w:rPr>
                <w:color w:val="000000"/>
                <w:spacing w:val="-2"/>
                <w:sz w:val="18"/>
              </w:rPr>
              <w:t>None</w:t>
            </w:r>
          </w:p>
        </w:tc>
      </w:tr>
      <w:tr w:rsidRPr="00CC0718" w:rsidR="00C71DC8" w:rsidTr="3A33D0EC" w14:paraId="230A14E5" w14:textId="77777777">
        <w:trPr>
          <w:trHeight w:val="344" w:hRule="exact"/>
        </w:trPr>
        <w:tc>
          <w:tcPr>
            <w:tcW w:w="6763" w:type="dxa"/>
            <w:gridSpan w:val="2"/>
            <w:tcBorders>
              <w:top w:val="single" w:color="8FB6EA" w:sz="5" w:space="0"/>
              <w:bottom w:val="single" w:color="8FB6EA" w:sz="5" w:space="0"/>
            </w:tcBorders>
            <w:shd w:val="clear" w:color="auto" w:fill="FFFFFF" w:themeFill="background1"/>
            <w:tcMar/>
          </w:tcPr>
          <w:p w:rsidRPr="00CC0718" w:rsidR="00C71DC8" w:rsidP="00244814" w:rsidRDefault="00C71DC8" w14:paraId="13C1CE8D" w14:textId="77777777">
            <w:pPr>
              <w:rPr>
                <w:color w:val="000000"/>
                <w:spacing w:val="-2"/>
                <w:sz w:val="18"/>
              </w:rPr>
            </w:pPr>
            <w:r w:rsidRPr="00CC0718">
              <w:rPr>
                <w:color w:val="000000"/>
                <w:spacing w:val="-2"/>
                <w:sz w:val="18"/>
              </w:rPr>
              <w:t>Codes\\AXIAL CODE\\Q8–Member marketing skills and knowledge</w:t>
            </w:r>
          </w:p>
        </w:tc>
        <w:tc>
          <w:tcPr>
            <w:tcW w:w="2034" w:type="dxa"/>
            <w:tcBorders>
              <w:top w:val="single" w:color="8FB6EA" w:sz="5" w:space="0"/>
              <w:bottom w:val="single" w:color="8FB6EA" w:sz="5" w:space="0"/>
            </w:tcBorders>
            <w:shd w:val="clear" w:color="auto" w:fill="FFFFFF" w:themeFill="background1"/>
            <w:tcMar/>
          </w:tcPr>
          <w:p w:rsidRPr="00CC0718" w:rsidR="00C71DC8" w:rsidP="00244814" w:rsidRDefault="00C71DC8" w14:paraId="0D1DBAE3" w14:textId="77777777">
            <w:pPr>
              <w:rPr>
                <w:color w:val="000000"/>
                <w:spacing w:val="-2"/>
                <w:sz w:val="18"/>
              </w:rPr>
            </w:pPr>
          </w:p>
        </w:tc>
        <w:tc>
          <w:tcPr>
            <w:tcW w:w="903" w:type="dxa"/>
            <w:tcBorders>
              <w:top w:val="single" w:color="8FB6EA" w:sz="5" w:space="0"/>
              <w:bottom w:val="single" w:color="8FB6EA" w:sz="5" w:space="0"/>
            </w:tcBorders>
            <w:shd w:val="clear" w:color="auto" w:fill="FFFFFF" w:themeFill="background1"/>
            <w:tcMar/>
          </w:tcPr>
          <w:p w:rsidRPr="00CC0718" w:rsidR="00C71DC8" w:rsidP="00244814" w:rsidRDefault="00C71DC8" w14:paraId="48974AC4" w14:textId="77777777">
            <w:pPr>
              <w:rPr>
                <w:color w:val="000000"/>
                <w:spacing w:val="-2"/>
                <w:sz w:val="18"/>
              </w:rPr>
            </w:pPr>
            <w:r w:rsidRPr="00CC0718">
              <w:rPr>
                <w:color w:val="000000"/>
                <w:spacing w:val="-2"/>
                <w:sz w:val="18"/>
              </w:rPr>
              <w:t>Yes</w:t>
            </w:r>
          </w:p>
        </w:tc>
        <w:tc>
          <w:tcPr>
            <w:tcW w:w="1017" w:type="dxa"/>
            <w:tcBorders>
              <w:top w:val="single" w:color="8FB6EA" w:sz="5" w:space="0"/>
              <w:bottom w:val="single" w:color="8FB6EA" w:sz="5" w:space="0"/>
            </w:tcBorders>
            <w:shd w:val="clear" w:color="auto" w:fill="FFFFFF" w:themeFill="background1"/>
            <w:tcMar/>
          </w:tcPr>
          <w:p w:rsidRPr="00CC0718" w:rsidR="00C71DC8" w:rsidP="00244814" w:rsidRDefault="00C71DC8" w14:paraId="6F1C12CC" w14:textId="77777777">
            <w:pPr>
              <w:rPr>
                <w:color w:val="000000"/>
                <w:spacing w:val="-2"/>
                <w:sz w:val="18"/>
              </w:rPr>
            </w:pPr>
            <w:r w:rsidRPr="00CC0718">
              <w:rPr>
                <w:color w:val="000000"/>
                <w:spacing w:val="-2"/>
                <w:sz w:val="18"/>
              </w:rPr>
              <w:t>None</w:t>
            </w:r>
          </w:p>
        </w:tc>
      </w:tr>
      <w:tr w:rsidRPr="00CC0718" w:rsidR="00C71DC8" w:rsidTr="3A33D0EC" w14:paraId="49570B54" w14:textId="77777777">
        <w:trPr>
          <w:trHeight w:val="458" w:hRule="exact"/>
        </w:trPr>
        <w:tc>
          <w:tcPr>
            <w:tcW w:w="6763" w:type="dxa"/>
            <w:gridSpan w:val="2"/>
            <w:tcBorders>
              <w:top w:val="single" w:color="8FB6EA" w:sz="5" w:space="0"/>
              <w:bottom w:val="single" w:color="8FB6EA" w:sz="5" w:space="0"/>
            </w:tcBorders>
            <w:shd w:val="clear" w:color="auto" w:fill="FFFFFF" w:themeFill="background1"/>
            <w:tcMar/>
          </w:tcPr>
          <w:p w:rsidRPr="00CC0718" w:rsidR="00C71DC8" w:rsidP="00244814" w:rsidRDefault="00C71DC8" w14:paraId="54D06789" w14:textId="77777777">
            <w:pPr>
              <w:rPr>
                <w:color w:val="000000"/>
                <w:spacing w:val="-2"/>
                <w:sz w:val="18"/>
              </w:rPr>
            </w:pPr>
            <w:r w:rsidRPr="00CC0718">
              <w:rPr>
                <w:color w:val="000000"/>
                <w:spacing w:val="-2"/>
                <w:sz w:val="18"/>
              </w:rPr>
              <w:t>Codes\\AXIAL CODE\\Q8–Member marketing skills and knowledge\ASSESSMENT AND IMPROVEMENT</w:t>
            </w:r>
          </w:p>
        </w:tc>
        <w:tc>
          <w:tcPr>
            <w:tcW w:w="2034" w:type="dxa"/>
            <w:tcBorders>
              <w:top w:val="single" w:color="8FB6EA" w:sz="5" w:space="0"/>
              <w:bottom w:val="single" w:color="8FB6EA" w:sz="5" w:space="0"/>
            </w:tcBorders>
            <w:shd w:val="clear" w:color="auto" w:fill="FFFFFF" w:themeFill="background1"/>
            <w:tcMar/>
          </w:tcPr>
          <w:p w:rsidRPr="00CC0718" w:rsidR="00C71DC8" w:rsidP="00244814" w:rsidRDefault="00C71DC8" w14:paraId="5A20E482" w14:textId="77777777">
            <w:pPr>
              <w:rPr>
                <w:color w:val="000000"/>
                <w:spacing w:val="-2"/>
                <w:sz w:val="18"/>
              </w:rPr>
            </w:pPr>
          </w:p>
        </w:tc>
        <w:tc>
          <w:tcPr>
            <w:tcW w:w="903" w:type="dxa"/>
            <w:tcBorders>
              <w:top w:val="single" w:color="8FB6EA" w:sz="5" w:space="0"/>
              <w:bottom w:val="single" w:color="8FB6EA" w:sz="5" w:space="0"/>
            </w:tcBorders>
            <w:shd w:val="clear" w:color="auto" w:fill="FFFFFF" w:themeFill="background1"/>
            <w:tcMar/>
          </w:tcPr>
          <w:p w:rsidRPr="00CC0718" w:rsidR="00C71DC8" w:rsidP="00244814" w:rsidRDefault="00C71DC8" w14:paraId="3AEB4517" w14:textId="77777777">
            <w:pPr>
              <w:rPr>
                <w:color w:val="000000"/>
                <w:spacing w:val="-2"/>
                <w:sz w:val="18"/>
              </w:rPr>
            </w:pPr>
            <w:r w:rsidRPr="00CC0718">
              <w:rPr>
                <w:color w:val="000000"/>
                <w:spacing w:val="-2"/>
                <w:sz w:val="18"/>
              </w:rPr>
              <w:t>Yes</w:t>
            </w:r>
          </w:p>
        </w:tc>
        <w:tc>
          <w:tcPr>
            <w:tcW w:w="1017" w:type="dxa"/>
            <w:tcBorders>
              <w:top w:val="single" w:color="8FB6EA" w:sz="5" w:space="0"/>
              <w:bottom w:val="single" w:color="8FB6EA" w:sz="5" w:space="0"/>
            </w:tcBorders>
            <w:shd w:val="clear" w:color="auto" w:fill="FFFFFF" w:themeFill="background1"/>
            <w:tcMar/>
          </w:tcPr>
          <w:p w:rsidRPr="00CC0718" w:rsidR="00C71DC8" w:rsidP="00244814" w:rsidRDefault="00C71DC8" w14:paraId="6EC6527A" w14:textId="77777777">
            <w:pPr>
              <w:rPr>
                <w:color w:val="000000"/>
                <w:spacing w:val="-2"/>
                <w:sz w:val="18"/>
              </w:rPr>
            </w:pPr>
            <w:r w:rsidRPr="00CC0718">
              <w:rPr>
                <w:color w:val="000000"/>
                <w:spacing w:val="-2"/>
                <w:sz w:val="18"/>
              </w:rPr>
              <w:t>None</w:t>
            </w:r>
          </w:p>
        </w:tc>
      </w:tr>
      <w:tr w:rsidRPr="00CC0718" w:rsidR="00C71DC8" w:rsidTr="3A33D0EC" w14:paraId="31EE4369" w14:textId="77777777">
        <w:trPr>
          <w:trHeight w:val="459" w:hRule="exact"/>
        </w:trPr>
        <w:tc>
          <w:tcPr>
            <w:tcW w:w="6763" w:type="dxa"/>
            <w:gridSpan w:val="2"/>
            <w:tcBorders>
              <w:top w:val="single" w:color="8FB6EA" w:sz="5" w:space="0"/>
              <w:bottom w:val="single" w:color="8FB6EA" w:sz="5" w:space="0"/>
            </w:tcBorders>
            <w:shd w:val="clear" w:color="auto" w:fill="FFFFFF" w:themeFill="background1"/>
            <w:tcMar/>
          </w:tcPr>
          <w:p w:rsidRPr="00CC0718" w:rsidR="00C71DC8" w:rsidP="00244814" w:rsidRDefault="00C71DC8" w14:paraId="2B5A7CD8" w14:textId="77777777">
            <w:pPr>
              <w:rPr>
                <w:color w:val="000000"/>
                <w:spacing w:val="-2"/>
                <w:sz w:val="18"/>
              </w:rPr>
            </w:pPr>
            <w:r w:rsidRPr="00CC0718">
              <w:rPr>
                <w:color w:val="000000"/>
                <w:spacing w:val="-2"/>
                <w:sz w:val="18"/>
              </w:rPr>
              <w:t>Codes\\AXIAL CODE\\Q8–Member marketing skills and knowledge\ASSESSMENT AND IMPROVEMENT\Don't have the specific skill set</w:t>
            </w:r>
          </w:p>
        </w:tc>
        <w:tc>
          <w:tcPr>
            <w:tcW w:w="2034" w:type="dxa"/>
            <w:tcBorders>
              <w:top w:val="single" w:color="8FB6EA" w:sz="5" w:space="0"/>
              <w:bottom w:val="single" w:color="8FB6EA" w:sz="5" w:space="0"/>
            </w:tcBorders>
            <w:shd w:val="clear" w:color="auto" w:fill="FFFFFF" w:themeFill="background1"/>
            <w:tcMar/>
          </w:tcPr>
          <w:p w:rsidRPr="00CC0718" w:rsidR="00C71DC8" w:rsidP="00244814" w:rsidRDefault="00C71DC8" w14:paraId="49743074" w14:textId="77777777">
            <w:pPr>
              <w:rPr>
                <w:color w:val="000000"/>
                <w:spacing w:val="-2"/>
                <w:sz w:val="18"/>
              </w:rPr>
            </w:pPr>
          </w:p>
        </w:tc>
        <w:tc>
          <w:tcPr>
            <w:tcW w:w="903" w:type="dxa"/>
            <w:tcBorders>
              <w:top w:val="single" w:color="8FB6EA" w:sz="5" w:space="0"/>
              <w:bottom w:val="single" w:color="8FB6EA" w:sz="5" w:space="0"/>
            </w:tcBorders>
            <w:shd w:val="clear" w:color="auto" w:fill="FFFFFF" w:themeFill="background1"/>
            <w:tcMar/>
          </w:tcPr>
          <w:p w:rsidRPr="00CC0718" w:rsidR="00C71DC8" w:rsidP="00244814" w:rsidRDefault="00C71DC8" w14:paraId="09739EA5" w14:textId="77777777">
            <w:pPr>
              <w:rPr>
                <w:color w:val="000000"/>
                <w:spacing w:val="-2"/>
                <w:sz w:val="18"/>
              </w:rPr>
            </w:pPr>
            <w:r w:rsidRPr="00CC0718">
              <w:rPr>
                <w:color w:val="000000"/>
                <w:spacing w:val="-2"/>
                <w:sz w:val="18"/>
              </w:rPr>
              <w:t>No</w:t>
            </w:r>
          </w:p>
        </w:tc>
        <w:tc>
          <w:tcPr>
            <w:tcW w:w="1017" w:type="dxa"/>
            <w:tcBorders>
              <w:top w:val="single" w:color="8FB6EA" w:sz="5" w:space="0"/>
              <w:bottom w:val="single" w:color="8FB6EA" w:sz="5" w:space="0"/>
            </w:tcBorders>
            <w:shd w:val="clear" w:color="auto" w:fill="FFFFFF" w:themeFill="background1"/>
            <w:tcMar/>
          </w:tcPr>
          <w:p w:rsidRPr="00CC0718" w:rsidR="00C71DC8" w:rsidP="00244814" w:rsidRDefault="00C71DC8" w14:paraId="3399E4E0" w14:textId="77777777">
            <w:pPr>
              <w:rPr>
                <w:color w:val="000000"/>
                <w:spacing w:val="-2"/>
                <w:sz w:val="18"/>
              </w:rPr>
            </w:pPr>
            <w:r w:rsidRPr="00CC0718">
              <w:rPr>
                <w:color w:val="000000"/>
                <w:spacing w:val="-2"/>
                <w:sz w:val="18"/>
              </w:rPr>
              <w:t>None</w:t>
            </w:r>
          </w:p>
        </w:tc>
      </w:tr>
      <w:tr w:rsidRPr="00CC0718" w:rsidR="00C71DC8" w:rsidTr="3A33D0EC" w14:paraId="521981AF" w14:textId="77777777">
        <w:trPr>
          <w:trHeight w:val="659" w:hRule="exact"/>
        </w:trPr>
        <w:tc>
          <w:tcPr>
            <w:tcW w:w="6763" w:type="dxa"/>
            <w:gridSpan w:val="2"/>
            <w:tcBorders>
              <w:top w:val="single" w:color="8FB6EA" w:sz="5" w:space="0"/>
              <w:bottom w:val="single" w:color="8FB6EA" w:sz="5" w:space="0"/>
            </w:tcBorders>
            <w:shd w:val="clear" w:color="auto" w:fill="FFFFFF" w:themeFill="background1"/>
            <w:tcMar/>
          </w:tcPr>
          <w:p w:rsidRPr="00CC0718" w:rsidR="00C71DC8" w:rsidP="3A33D0EC" w:rsidRDefault="00C71DC8" w14:paraId="1C9CEB6A" w14:textId="77777777">
            <w:pPr>
              <w:rPr>
                <w:color w:val="000000"/>
                <w:spacing w:val="-2"/>
                <w:sz w:val="18"/>
                <w:szCs w:val="18"/>
                <w:lang w:val="en-US"/>
              </w:rPr>
            </w:pPr>
            <w:r w:rsidRPr="3A33D0EC" w:rsidR="00C71DC8">
              <w:rPr>
                <w:color w:val="000000"/>
                <w:spacing w:val="-2"/>
                <w:sz w:val="18"/>
                <w:szCs w:val="18"/>
                <w:lang w:val="en-US"/>
              </w:rPr>
              <w:t xml:space="preserve">Codes\\AXIAL CODE\\Q8–Member marketing skills and knowledge\ASSESSMENT AND IMPROVEMENT\I feel like we still need like, you know, an improvement </w:t>
            </w:r>
            <w:r w:rsidRPr="3A33D0EC" w:rsidR="00C71DC8">
              <w:rPr>
                <w:color w:val="000000"/>
                <w:spacing w:val="-2"/>
                <w:sz w:val="18"/>
                <w:szCs w:val="18"/>
                <w:lang w:val="en-US"/>
              </w:rPr>
              <w:t>on</w:t>
            </w:r>
            <w:r w:rsidRPr="3A33D0EC" w:rsidR="00C71DC8">
              <w:rPr>
                <w:color w:val="000000"/>
                <w:spacing w:val="-2"/>
                <w:sz w:val="18"/>
                <w:szCs w:val="18"/>
                <w:lang w:val="en-US"/>
              </w:rPr>
              <w:t xml:space="preserve"> marketing and marketing skills, but I feel </w:t>
            </w:r>
            <w:r w:rsidRPr="3A33D0EC" w:rsidR="00C71DC8">
              <w:rPr>
                <w:color w:val="000000"/>
                <w:spacing w:val="-2"/>
                <w:sz w:val="18"/>
                <w:szCs w:val="18"/>
                <w:lang w:val="en-US"/>
              </w:rPr>
              <w:t>we're</w:t>
            </w:r>
            <w:r w:rsidRPr="3A33D0EC" w:rsidR="00C71DC8">
              <w:rPr>
                <w:color w:val="000000"/>
                <w:spacing w:val="-2"/>
                <w:sz w:val="18"/>
                <w:szCs w:val="18"/>
                <w:lang w:val="en-US"/>
              </w:rPr>
              <w:t xml:space="preserve"> good enough as a club doing it.</w:t>
            </w:r>
          </w:p>
        </w:tc>
        <w:tc>
          <w:tcPr>
            <w:tcW w:w="2034" w:type="dxa"/>
            <w:tcBorders>
              <w:top w:val="single" w:color="8FB6EA" w:sz="5" w:space="0"/>
              <w:bottom w:val="single" w:color="8FB6EA" w:sz="5" w:space="0"/>
            </w:tcBorders>
            <w:shd w:val="clear" w:color="auto" w:fill="FFFFFF" w:themeFill="background1"/>
            <w:tcMar/>
          </w:tcPr>
          <w:p w:rsidRPr="00CC0718" w:rsidR="00C71DC8" w:rsidP="00244814" w:rsidRDefault="00C71DC8" w14:paraId="4AFFF3EF" w14:textId="77777777">
            <w:pPr>
              <w:rPr>
                <w:color w:val="000000"/>
                <w:spacing w:val="-2"/>
                <w:sz w:val="18"/>
              </w:rPr>
            </w:pPr>
          </w:p>
        </w:tc>
        <w:tc>
          <w:tcPr>
            <w:tcW w:w="903" w:type="dxa"/>
            <w:tcBorders>
              <w:top w:val="single" w:color="8FB6EA" w:sz="5" w:space="0"/>
              <w:bottom w:val="single" w:color="8FB6EA" w:sz="5" w:space="0"/>
            </w:tcBorders>
            <w:shd w:val="clear" w:color="auto" w:fill="FFFFFF" w:themeFill="background1"/>
            <w:tcMar/>
          </w:tcPr>
          <w:p w:rsidRPr="00CC0718" w:rsidR="00C71DC8" w:rsidP="00244814" w:rsidRDefault="00C71DC8" w14:paraId="583DFB07" w14:textId="77777777">
            <w:pPr>
              <w:rPr>
                <w:color w:val="000000"/>
                <w:spacing w:val="-2"/>
                <w:sz w:val="18"/>
              </w:rPr>
            </w:pPr>
            <w:r w:rsidRPr="00CC0718">
              <w:rPr>
                <w:color w:val="000000"/>
                <w:spacing w:val="-2"/>
                <w:sz w:val="18"/>
              </w:rPr>
              <w:t>No</w:t>
            </w:r>
          </w:p>
        </w:tc>
        <w:tc>
          <w:tcPr>
            <w:tcW w:w="1017" w:type="dxa"/>
            <w:tcBorders>
              <w:top w:val="single" w:color="8FB6EA" w:sz="5" w:space="0"/>
              <w:bottom w:val="single" w:color="8FB6EA" w:sz="5" w:space="0"/>
            </w:tcBorders>
            <w:shd w:val="clear" w:color="auto" w:fill="FFFFFF" w:themeFill="background1"/>
            <w:tcMar/>
          </w:tcPr>
          <w:p w:rsidRPr="00CC0718" w:rsidR="00C71DC8" w:rsidP="00244814" w:rsidRDefault="00C71DC8" w14:paraId="5CD42843" w14:textId="77777777">
            <w:pPr>
              <w:rPr>
                <w:color w:val="000000"/>
                <w:spacing w:val="-2"/>
                <w:sz w:val="18"/>
              </w:rPr>
            </w:pPr>
            <w:r w:rsidRPr="00CC0718">
              <w:rPr>
                <w:color w:val="000000"/>
                <w:spacing w:val="-2"/>
                <w:sz w:val="18"/>
              </w:rPr>
              <w:t>None</w:t>
            </w:r>
          </w:p>
        </w:tc>
      </w:tr>
      <w:tr w:rsidRPr="00CC0718" w:rsidR="00C71DC8" w:rsidTr="3A33D0EC" w14:paraId="6A3FE5BD" w14:textId="77777777">
        <w:trPr>
          <w:trHeight w:val="458" w:hRule="exact"/>
        </w:trPr>
        <w:tc>
          <w:tcPr>
            <w:tcW w:w="6763" w:type="dxa"/>
            <w:gridSpan w:val="2"/>
            <w:tcBorders>
              <w:top w:val="single" w:color="8FB6EA" w:sz="5" w:space="0"/>
              <w:bottom w:val="single" w:color="8FB6EA" w:sz="5" w:space="0"/>
            </w:tcBorders>
            <w:shd w:val="clear" w:color="auto" w:fill="FFFFFF" w:themeFill="background1"/>
            <w:tcMar/>
          </w:tcPr>
          <w:p w:rsidRPr="00CC0718" w:rsidR="00C71DC8" w:rsidP="00244814" w:rsidRDefault="00C71DC8" w14:paraId="3790ED44" w14:textId="77777777">
            <w:pPr>
              <w:rPr>
                <w:color w:val="000000"/>
                <w:spacing w:val="-2"/>
                <w:sz w:val="18"/>
              </w:rPr>
            </w:pPr>
            <w:r w:rsidRPr="00CC0718">
              <w:rPr>
                <w:color w:val="000000"/>
                <w:spacing w:val="-2"/>
                <w:sz w:val="18"/>
              </w:rPr>
              <w:t>Codes\\AXIAL CODE\\Q8–Member marketing skills and knowledge\CREATIVIY AND INNOVATION</w:t>
            </w:r>
          </w:p>
        </w:tc>
        <w:tc>
          <w:tcPr>
            <w:tcW w:w="2034" w:type="dxa"/>
            <w:tcBorders>
              <w:top w:val="single" w:color="8FB6EA" w:sz="5" w:space="0"/>
              <w:bottom w:val="single" w:color="8FB6EA" w:sz="5" w:space="0"/>
            </w:tcBorders>
            <w:shd w:val="clear" w:color="auto" w:fill="FFFFFF" w:themeFill="background1"/>
            <w:tcMar/>
          </w:tcPr>
          <w:p w:rsidRPr="00CC0718" w:rsidR="00C71DC8" w:rsidP="00244814" w:rsidRDefault="00C71DC8" w14:paraId="4DEB299C" w14:textId="77777777">
            <w:pPr>
              <w:rPr>
                <w:color w:val="000000"/>
                <w:spacing w:val="-2"/>
                <w:sz w:val="18"/>
              </w:rPr>
            </w:pPr>
          </w:p>
        </w:tc>
        <w:tc>
          <w:tcPr>
            <w:tcW w:w="903" w:type="dxa"/>
            <w:tcBorders>
              <w:top w:val="single" w:color="8FB6EA" w:sz="5" w:space="0"/>
              <w:bottom w:val="single" w:color="8FB6EA" w:sz="5" w:space="0"/>
            </w:tcBorders>
            <w:shd w:val="clear" w:color="auto" w:fill="FFFFFF" w:themeFill="background1"/>
            <w:tcMar/>
          </w:tcPr>
          <w:p w:rsidRPr="00CC0718" w:rsidR="00C71DC8" w:rsidP="00244814" w:rsidRDefault="00C71DC8" w14:paraId="51A832B1" w14:textId="77777777">
            <w:pPr>
              <w:rPr>
                <w:color w:val="000000"/>
                <w:spacing w:val="-2"/>
                <w:sz w:val="18"/>
              </w:rPr>
            </w:pPr>
            <w:r w:rsidRPr="00CC0718">
              <w:rPr>
                <w:color w:val="000000"/>
                <w:spacing w:val="-2"/>
                <w:sz w:val="18"/>
              </w:rPr>
              <w:t>Yes</w:t>
            </w:r>
          </w:p>
        </w:tc>
        <w:tc>
          <w:tcPr>
            <w:tcW w:w="1017" w:type="dxa"/>
            <w:tcBorders>
              <w:top w:val="single" w:color="8FB6EA" w:sz="5" w:space="0"/>
              <w:bottom w:val="single" w:color="8FB6EA" w:sz="5" w:space="0"/>
            </w:tcBorders>
            <w:shd w:val="clear" w:color="auto" w:fill="FFFFFF" w:themeFill="background1"/>
            <w:tcMar/>
          </w:tcPr>
          <w:p w:rsidRPr="00CC0718" w:rsidR="00C71DC8" w:rsidP="00244814" w:rsidRDefault="00C71DC8" w14:paraId="3CAD9528" w14:textId="77777777">
            <w:pPr>
              <w:rPr>
                <w:color w:val="000000"/>
                <w:spacing w:val="-2"/>
                <w:sz w:val="18"/>
              </w:rPr>
            </w:pPr>
            <w:r w:rsidRPr="00CC0718">
              <w:rPr>
                <w:color w:val="000000"/>
                <w:spacing w:val="-2"/>
                <w:sz w:val="18"/>
              </w:rPr>
              <w:t>None</w:t>
            </w:r>
          </w:p>
        </w:tc>
      </w:tr>
      <w:tr w:rsidRPr="00CC0718" w:rsidR="00C71DC8" w:rsidTr="3A33D0EC" w14:paraId="09FB1C1D" w14:textId="77777777">
        <w:trPr>
          <w:trHeight w:val="186" w:hRule="exact"/>
        </w:trPr>
        <w:tc>
          <w:tcPr>
            <w:tcW w:w="10717" w:type="dxa"/>
            <w:gridSpan w:val="5"/>
            <w:tcBorders>
              <w:top w:val="single" w:color="8FB6EA" w:sz="5" w:space="0"/>
            </w:tcBorders>
            <w:tcMar/>
          </w:tcPr>
          <w:p w:rsidRPr="00CC0718" w:rsidR="00C71DC8" w:rsidP="00244814" w:rsidRDefault="00C71DC8" w14:paraId="305D6511" w14:textId="77777777"/>
        </w:tc>
      </w:tr>
      <w:tr w:rsidRPr="00CC0718" w:rsidR="00C71DC8" w:rsidTr="3A33D0EC" w14:paraId="3AA11C78" w14:textId="77777777">
        <w:trPr>
          <w:trHeight w:val="459" w:hRule="exact"/>
        </w:trPr>
        <w:tc>
          <w:tcPr>
            <w:tcW w:w="5359" w:type="dxa"/>
            <w:shd w:val="clear" w:color="auto" w:fill="FFFFFF" w:themeFill="background1"/>
            <w:tcMar/>
          </w:tcPr>
          <w:p w:rsidRPr="00CC0718" w:rsidR="00C71DC8" w:rsidP="00244814" w:rsidRDefault="00C71DC8" w14:paraId="01723D56" w14:textId="77777777">
            <w:pPr>
              <w:jc w:val="right"/>
              <w:rPr>
                <w:color w:val="000066"/>
                <w:spacing w:val="-2"/>
                <w:sz w:val="16"/>
              </w:rPr>
            </w:pPr>
            <w:r w:rsidRPr="00CC0718">
              <w:rPr>
                <w:color w:val="000066"/>
                <w:spacing w:val="-2"/>
                <w:sz w:val="16"/>
              </w:rPr>
              <w:t>Formatted Reports\\Coding Structure Formatted Report</w:t>
            </w:r>
          </w:p>
        </w:tc>
        <w:tc>
          <w:tcPr>
            <w:tcW w:w="5358" w:type="dxa"/>
            <w:gridSpan w:val="4"/>
            <w:shd w:val="clear" w:color="auto" w:fill="FFFFFF" w:themeFill="background1"/>
            <w:tcMar/>
          </w:tcPr>
          <w:p w:rsidRPr="00CC0718" w:rsidR="00C71DC8" w:rsidP="00244814" w:rsidRDefault="00C71DC8" w14:paraId="16A7B395" w14:textId="77777777">
            <w:pPr>
              <w:jc w:val="right"/>
              <w:rPr>
                <w:color w:val="000066"/>
                <w:spacing w:val="-2"/>
                <w:sz w:val="16"/>
              </w:rPr>
            </w:pPr>
            <w:r w:rsidRPr="00CC0718">
              <w:rPr>
                <w:color w:val="000066"/>
                <w:spacing w:val="-2"/>
                <w:sz w:val="16"/>
              </w:rPr>
              <w:t>Page 14 of 17</w:t>
            </w:r>
          </w:p>
        </w:tc>
      </w:tr>
      <w:tr w:rsidRPr="00CC0718" w:rsidR="00C71DC8" w:rsidTr="3A33D0EC" w14:paraId="65523588" w14:textId="77777777">
        <w:trPr>
          <w:trHeight w:val="444" w:hRule="exact"/>
        </w:trPr>
        <w:tc>
          <w:tcPr>
            <w:tcW w:w="10717" w:type="dxa"/>
            <w:gridSpan w:val="5"/>
            <w:shd w:val="clear" w:color="auto" w:fill="FFFFFF" w:themeFill="background1"/>
            <w:tcMar/>
            <w:vAlign w:val="center"/>
          </w:tcPr>
          <w:p w:rsidRPr="00CC0718" w:rsidR="00C71DC8" w:rsidP="00244814" w:rsidRDefault="00C71DC8" w14:paraId="51CDF58E" w14:textId="77777777">
            <w:pPr>
              <w:jc w:val="right"/>
              <w:rPr>
                <w:color w:val="000066"/>
                <w:spacing w:val="-2"/>
                <w:sz w:val="16"/>
              </w:rPr>
            </w:pPr>
            <w:r w:rsidRPr="00CC0718">
              <w:rPr>
                <w:color w:val="000066"/>
                <w:spacing w:val="-2"/>
                <w:sz w:val="16"/>
              </w:rPr>
              <w:t>11/13/2024 3:45 PM</w:t>
            </w:r>
          </w:p>
        </w:tc>
      </w:tr>
      <w:tr w:rsidRPr="00CC0718" w:rsidR="00C71DC8" w:rsidTr="3A33D0EC" w14:paraId="2CA0850F" w14:textId="77777777">
        <w:trPr>
          <w:trHeight w:val="673" w:hRule="exact"/>
        </w:trPr>
        <w:tc>
          <w:tcPr>
            <w:tcW w:w="6763" w:type="dxa"/>
            <w:gridSpan w:val="2"/>
            <w:shd w:val="clear" w:color="auto" w:fill="8FB6EA"/>
            <w:tcMar/>
          </w:tcPr>
          <w:p w:rsidRPr="00CC0718" w:rsidR="00C71DC8" w:rsidP="00244814" w:rsidRDefault="00C71DC8" w14:paraId="1DDC804B" w14:textId="77777777">
            <w:pPr>
              <w:rPr>
                <w:b/>
                <w:color w:val="000066"/>
                <w:spacing w:val="-2"/>
                <w:sz w:val="18"/>
              </w:rPr>
            </w:pPr>
            <w:r w:rsidRPr="00CC0718">
              <w:rPr>
                <w:b/>
                <w:color w:val="000066"/>
                <w:spacing w:val="-2"/>
                <w:sz w:val="18"/>
              </w:rPr>
              <w:t>Hierarchical Name</w:t>
            </w:r>
          </w:p>
        </w:tc>
        <w:tc>
          <w:tcPr>
            <w:tcW w:w="2034" w:type="dxa"/>
            <w:shd w:val="clear" w:color="auto" w:fill="8FB6EA"/>
            <w:tcMar/>
          </w:tcPr>
          <w:p w:rsidRPr="00CC0718" w:rsidR="00C71DC8" w:rsidP="00244814" w:rsidRDefault="00C71DC8" w14:paraId="2F328794" w14:textId="77777777">
            <w:pPr>
              <w:rPr>
                <w:b/>
                <w:color w:val="000066"/>
                <w:spacing w:val="-2"/>
                <w:sz w:val="18"/>
              </w:rPr>
            </w:pPr>
            <w:r w:rsidRPr="00CC0718">
              <w:rPr>
                <w:b/>
                <w:color w:val="000066"/>
                <w:spacing w:val="-2"/>
                <w:sz w:val="18"/>
              </w:rPr>
              <w:t>Nickname</w:t>
            </w:r>
          </w:p>
        </w:tc>
        <w:tc>
          <w:tcPr>
            <w:tcW w:w="903" w:type="dxa"/>
            <w:shd w:val="clear" w:color="auto" w:fill="8FB6EA"/>
            <w:tcMar/>
          </w:tcPr>
          <w:p w:rsidRPr="00CC0718" w:rsidR="00C71DC8" w:rsidP="00244814" w:rsidRDefault="00C71DC8" w14:paraId="4087F36F" w14:textId="77777777">
            <w:pPr>
              <w:rPr>
                <w:b/>
                <w:color w:val="000066"/>
                <w:spacing w:val="-2"/>
                <w:sz w:val="18"/>
              </w:rPr>
            </w:pPr>
            <w:r w:rsidRPr="00CC0718">
              <w:rPr>
                <w:b/>
                <w:color w:val="000066"/>
                <w:spacing w:val="-2"/>
                <w:sz w:val="18"/>
              </w:rPr>
              <w:t>Aggregate</w:t>
            </w:r>
          </w:p>
        </w:tc>
        <w:tc>
          <w:tcPr>
            <w:tcW w:w="1017" w:type="dxa"/>
            <w:shd w:val="clear" w:color="auto" w:fill="8FB6EA"/>
            <w:tcMar/>
          </w:tcPr>
          <w:p w:rsidRPr="00CC0718" w:rsidR="00C71DC8" w:rsidP="00244814" w:rsidRDefault="00C71DC8" w14:paraId="3A92CBC8" w14:textId="77777777">
            <w:pPr>
              <w:rPr>
                <w:b/>
                <w:color w:val="000066"/>
                <w:spacing w:val="-2"/>
                <w:sz w:val="18"/>
              </w:rPr>
            </w:pPr>
            <w:r w:rsidRPr="00CC0718">
              <w:rPr>
                <w:b/>
                <w:color w:val="000066"/>
                <w:spacing w:val="-2"/>
                <w:sz w:val="18"/>
              </w:rPr>
              <w:t>User Assigned Color</w:t>
            </w:r>
          </w:p>
        </w:tc>
      </w:tr>
      <w:tr w:rsidRPr="00CC0718" w:rsidR="00C71DC8" w:rsidTr="3A33D0EC" w14:paraId="49DE891C" w14:textId="77777777">
        <w:trPr>
          <w:trHeight w:val="459" w:hRule="exact"/>
        </w:trPr>
        <w:tc>
          <w:tcPr>
            <w:tcW w:w="6763" w:type="dxa"/>
            <w:gridSpan w:val="2"/>
            <w:tcBorders>
              <w:bottom w:val="single" w:color="8FB6EA" w:sz="5" w:space="0"/>
            </w:tcBorders>
            <w:shd w:val="clear" w:color="auto" w:fill="FFFFFF" w:themeFill="background1"/>
            <w:tcMar/>
          </w:tcPr>
          <w:p w:rsidRPr="00CC0718" w:rsidR="00C71DC8" w:rsidP="00244814" w:rsidRDefault="00C71DC8" w14:paraId="251D5C47" w14:textId="77777777">
            <w:pPr>
              <w:rPr>
                <w:color w:val="000000"/>
                <w:spacing w:val="-2"/>
                <w:sz w:val="18"/>
              </w:rPr>
            </w:pPr>
            <w:r w:rsidRPr="00CC0718">
              <w:rPr>
                <w:color w:val="000000"/>
                <w:spacing w:val="-2"/>
                <w:sz w:val="18"/>
              </w:rPr>
              <w:t>Codes\\AXIAL CODE\\Q8–Member marketing skills and knowledge\CREATIVIY AND INNOVATION\Creativity</w:t>
            </w:r>
          </w:p>
        </w:tc>
        <w:tc>
          <w:tcPr>
            <w:tcW w:w="2034" w:type="dxa"/>
            <w:tcBorders>
              <w:bottom w:val="single" w:color="8FB6EA" w:sz="5" w:space="0"/>
            </w:tcBorders>
            <w:shd w:val="clear" w:color="auto" w:fill="FFFFFF" w:themeFill="background1"/>
            <w:tcMar/>
          </w:tcPr>
          <w:p w:rsidRPr="00CC0718" w:rsidR="00C71DC8" w:rsidP="00244814" w:rsidRDefault="00C71DC8" w14:paraId="7269E2BC" w14:textId="77777777">
            <w:pPr>
              <w:rPr>
                <w:color w:val="000000"/>
                <w:spacing w:val="-2"/>
                <w:sz w:val="18"/>
              </w:rPr>
            </w:pPr>
          </w:p>
        </w:tc>
        <w:tc>
          <w:tcPr>
            <w:tcW w:w="903" w:type="dxa"/>
            <w:tcBorders>
              <w:bottom w:val="single" w:color="8FB6EA" w:sz="5" w:space="0"/>
            </w:tcBorders>
            <w:shd w:val="clear" w:color="auto" w:fill="FFFFFF" w:themeFill="background1"/>
            <w:tcMar/>
          </w:tcPr>
          <w:p w:rsidRPr="00CC0718" w:rsidR="00C71DC8" w:rsidP="00244814" w:rsidRDefault="00C71DC8" w14:paraId="632C496B" w14:textId="77777777">
            <w:pPr>
              <w:rPr>
                <w:color w:val="000000"/>
                <w:spacing w:val="-2"/>
                <w:sz w:val="18"/>
              </w:rPr>
            </w:pPr>
            <w:r w:rsidRPr="00CC0718">
              <w:rPr>
                <w:color w:val="000000"/>
                <w:spacing w:val="-2"/>
                <w:sz w:val="18"/>
              </w:rPr>
              <w:t>No</w:t>
            </w:r>
          </w:p>
        </w:tc>
        <w:tc>
          <w:tcPr>
            <w:tcW w:w="1017" w:type="dxa"/>
            <w:tcBorders>
              <w:bottom w:val="single" w:color="8FB6EA" w:sz="5" w:space="0"/>
            </w:tcBorders>
            <w:shd w:val="clear" w:color="auto" w:fill="FFFFFF" w:themeFill="background1"/>
            <w:tcMar/>
          </w:tcPr>
          <w:p w:rsidRPr="00CC0718" w:rsidR="00C71DC8" w:rsidP="00244814" w:rsidRDefault="00C71DC8" w14:paraId="35098921" w14:textId="77777777">
            <w:pPr>
              <w:rPr>
                <w:color w:val="000000"/>
                <w:spacing w:val="-2"/>
                <w:sz w:val="18"/>
              </w:rPr>
            </w:pPr>
            <w:r w:rsidRPr="00CC0718">
              <w:rPr>
                <w:color w:val="000000"/>
                <w:spacing w:val="-2"/>
                <w:sz w:val="18"/>
              </w:rPr>
              <w:t>None</w:t>
            </w:r>
          </w:p>
        </w:tc>
      </w:tr>
      <w:tr w:rsidRPr="00CC0718" w:rsidR="00C71DC8" w:rsidTr="3A33D0EC" w14:paraId="55B9ADC7" w14:textId="77777777">
        <w:trPr>
          <w:trHeight w:val="458" w:hRule="exact"/>
        </w:trPr>
        <w:tc>
          <w:tcPr>
            <w:tcW w:w="6763" w:type="dxa"/>
            <w:gridSpan w:val="2"/>
            <w:tcBorders>
              <w:top w:val="single" w:color="8FB6EA" w:sz="5" w:space="0"/>
              <w:bottom w:val="single" w:color="8FB6EA" w:sz="5" w:space="0"/>
            </w:tcBorders>
            <w:shd w:val="clear" w:color="auto" w:fill="FFFFFF" w:themeFill="background1"/>
            <w:tcMar/>
          </w:tcPr>
          <w:p w:rsidRPr="00CC0718" w:rsidR="00C71DC8" w:rsidP="3A33D0EC" w:rsidRDefault="00C71DC8" w14:paraId="793ED401" w14:textId="77777777">
            <w:pPr>
              <w:rPr>
                <w:color w:val="000000"/>
                <w:spacing w:val="-2"/>
                <w:sz w:val="18"/>
                <w:szCs w:val="18"/>
                <w:lang w:val="en-US"/>
              </w:rPr>
            </w:pPr>
            <w:r w:rsidRPr="3A33D0EC" w:rsidR="00C71DC8">
              <w:rPr>
                <w:color w:val="000000"/>
                <w:spacing w:val="-2"/>
                <w:sz w:val="18"/>
                <w:szCs w:val="18"/>
                <w:lang w:val="en-US"/>
              </w:rPr>
              <w:t xml:space="preserve">Codes\\AXIAL CODE\\Q8–Member marketing skills and knowledge\CREATIVIY AND INNOVATION\Creativity and </w:t>
            </w:r>
            <w:r w:rsidRPr="3A33D0EC" w:rsidR="00C71DC8">
              <w:rPr>
                <w:color w:val="000000"/>
                <w:spacing w:val="-2"/>
                <w:sz w:val="18"/>
                <w:szCs w:val="18"/>
                <w:lang w:val="en-US"/>
              </w:rPr>
              <w:t>new ideas</w:t>
            </w:r>
          </w:p>
        </w:tc>
        <w:tc>
          <w:tcPr>
            <w:tcW w:w="2034" w:type="dxa"/>
            <w:tcBorders>
              <w:top w:val="single" w:color="8FB6EA" w:sz="5" w:space="0"/>
              <w:bottom w:val="single" w:color="8FB6EA" w:sz="5" w:space="0"/>
            </w:tcBorders>
            <w:shd w:val="clear" w:color="auto" w:fill="FFFFFF" w:themeFill="background1"/>
            <w:tcMar/>
          </w:tcPr>
          <w:p w:rsidRPr="00CC0718" w:rsidR="00C71DC8" w:rsidP="00244814" w:rsidRDefault="00C71DC8" w14:paraId="7A582C96" w14:textId="77777777">
            <w:pPr>
              <w:rPr>
                <w:color w:val="000000"/>
                <w:spacing w:val="-2"/>
                <w:sz w:val="18"/>
              </w:rPr>
            </w:pPr>
          </w:p>
        </w:tc>
        <w:tc>
          <w:tcPr>
            <w:tcW w:w="903" w:type="dxa"/>
            <w:tcBorders>
              <w:top w:val="single" w:color="8FB6EA" w:sz="5" w:space="0"/>
              <w:bottom w:val="single" w:color="8FB6EA" w:sz="5" w:space="0"/>
            </w:tcBorders>
            <w:shd w:val="clear" w:color="auto" w:fill="FFFFFF" w:themeFill="background1"/>
            <w:tcMar/>
          </w:tcPr>
          <w:p w:rsidRPr="00CC0718" w:rsidR="00C71DC8" w:rsidP="00244814" w:rsidRDefault="00C71DC8" w14:paraId="23B36ADC" w14:textId="77777777">
            <w:pPr>
              <w:rPr>
                <w:color w:val="000000"/>
                <w:spacing w:val="-2"/>
                <w:sz w:val="18"/>
              </w:rPr>
            </w:pPr>
            <w:r w:rsidRPr="00CC0718">
              <w:rPr>
                <w:color w:val="000000"/>
                <w:spacing w:val="-2"/>
                <w:sz w:val="18"/>
              </w:rPr>
              <w:t>No</w:t>
            </w:r>
          </w:p>
        </w:tc>
        <w:tc>
          <w:tcPr>
            <w:tcW w:w="1017" w:type="dxa"/>
            <w:tcBorders>
              <w:top w:val="single" w:color="8FB6EA" w:sz="5" w:space="0"/>
              <w:bottom w:val="single" w:color="8FB6EA" w:sz="5" w:space="0"/>
            </w:tcBorders>
            <w:shd w:val="clear" w:color="auto" w:fill="FFFFFF" w:themeFill="background1"/>
            <w:tcMar/>
          </w:tcPr>
          <w:p w:rsidRPr="00CC0718" w:rsidR="00C71DC8" w:rsidP="00244814" w:rsidRDefault="00C71DC8" w14:paraId="351730D8" w14:textId="77777777">
            <w:pPr>
              <w:rPr>
                <w:color w:val="000000"/>
                <w:spacing w:val="-2"/>
                <w:sz w:val="18"/>
              </w:rPr>
            </w:pPr>
            <w:r w:rsidRPr="00CC0718">
              <w:rPr>
                <w:color w:val="000000"/>
                <w:spacing w:val="-2"/>
                <w:sz w:val="18"/>
              </w:rPr>
              <w:t>None</w:t>
            </w:r>
          </w:p>
        </w:tc>
      </w:tr>
      <w:tr w:rsidRPr="00CC0718" w:rsidR="00C71DC8" w:rsidTr="3A33D0EC" w14:paraId="2BB1DE50" w14:textId="77777777">
        <w:trPr>
          <w:trHeight w:val="459" w:hRule="exact"/>
        </w:trPr>
        <w:tc>
          <w:tcPr>
            <w:tcW w:w="6763" w:type="dxa"/>
            <w:gridSpan w:val="2"/>
            <w:tcBorders>
              <w:top w:val="single" w:color="8FB6EA" w:sz="5" w:space="0"/>
              <w:bottom w:val="single" w:color="8FB6EA" w:sz="5" w:space="0"/>
            </w:tcBorders>
            <w:shd w:val="clear" w:color="auto" w:fill="FFFFFF" w:themeFill="background1"/>
            <w:tcMar/>
          </w:tcPr>
          <w:p w:rsidRPr="00CC0718" w:rsidR="00C71DC8" w:rsidP="00244814" w:rsidRDefault="00C71DC8" w14:paraId="4F4C86EE" w14:textId="77777777">
            <w:pPr>
              <w:rPr>
                <w:color w:val="000000"/>
                <w:spacing w:val="-2"/>
                <w:sz w:val="18"/>
              </w:rPr>
            </w:pPr>
            <w:r w:rsidRPr="00CC0718">
              <w:rPr>
                <w:color w:val="000000"/>
                <w:spacing w:val="-2"/>
                <w:sz w:val="18"/>
              </w:rPr>
              <w:t>Codes\\AXIAL CODE\\Q8–Member marketing skills and knowledge\CREATIVIY AND INNOVATION\Encouraging new talent</w:t>
            </w:r>
          </w:p>
        </w:tc>
        <w:tc>
          <w:tcPr>
            <w:tcW w:w="2034" w:type="dxa"/>
            <w:tcBorders>
              <w:top w:val="single" w:color="8FB6EA" w:sz="5" w:space="0"/>
              <w:bottom w:val="single" w:color="8FB6EA" w:sz="5" w:space="0"/>
            </w:tcBorders>
            <w:shd w:val="clear" w:color="auto" w:fill="FFFFFF" w:themeFill="background1"/>
            <w:tcMar/>
          </w:tcPr>
          <w:p w:rsidRPr="00CC0718" w:rsidR="00C71DC8" w:rsidP="00244814" w:rsidRDefault="00C71DC8" w14:paraId="45E137EB" w14:textId="77777777">
            <w:pPr>
              <w:rPr>
                <w:color w:val="000000"/>
                <w:spacing w:val="-2"/>
                <w:sz w:val="18"/>
              </w:rPr>
            </w:pPr>
          </w:p>
        </w:tc>
        <w:tc>
          <w:tcPr>
            <w:tcW w:w="903" w:type="dxa"/>
            <w:tcBorders>
              <w:top w:val="single" w:color="8FB6EA" w:sz="5" w:space="0"/>
              <w:bottom w:val="single" w:color="8FB6EA" w:sz="5" w:space="0"/>
            </w:tcBorders>
            <w:shd w:val="clear" w:color="auto" w:fill="FFFFFF" w:themeFill="background1"/>
            <w:tcMar/>
          </w:tcPr>
          <w:p w:rsidRPr="00CC0718" w:rsidR="00C71DC8" w:rsidP="00244814" w:rsidRDefault="00C71DC8" w14:paraId="6C2B1BF1" w14:textId="77777777">
            <w:pPr>
              <w:rPr>
                <w:color w:val="000000"/>
                <w:spacing w:val="-2"/>
                <w:sz w:val="18"/>
              </w:rPr>
            </w:pPr>
            <w:r w:rsidRPr="00CC0718">
              <w:rPr>
                <w:color w:val="000000"/>
                <w:spacing w:val="-2"/>
                <w:sz w:val="18"/>
              </w:rPr>
              <w:t>No</w:t>
            </w:r>
          </w:p>
        </w:tc>
        <w:tc>
          <w:tcPr>
            <w:tcW w:w="1017" w:type="dxa"/>
            <w:tcBorders>
              <w:top w:val="single" w:color="8FB6EA" w:sz="5" w:space="0"/>
              <w:bottom w:val="single" w:color="8FB6EA" w:sz="5" w:space="0"/>
            </w:tcBorders>
            <w:shd w:val="clear" w:color="auto" w:fill="FFFFFF" w:themeFill="background1"/>
            <w:tcMar/>
          </w:tcPr>
          <w:p w:rsidRPr="00CC0718" w:rsidR="00C71DC8" w:rsidP="00244814" w:rsidRDefault="00C71DC8" w14:paraId="4CDBEA21" w14:textId="77777777">
            <w:pPr>
              <w:rPr>
                <w:color w:val="000000"/>
                <w:spacing w:val="-2"/>
                <w:sz w:val="18"/>
              </w:rPr>
            </w:pPr>
            <w:r w:rsidRPr="00CC0718">
              <w:rPr>
                <w:color w:val="000000"/>
                <w:spacing w:val="-2"/>
                <w:sz w:val="18"/>
              </w:rPr>
              <w:t>None</w:t>
            </w:r>
          </w:p>
        </w:tc>
      </w:tr>
      <w:tr w:rsidRPr="00CC0718" w:rsidR="00C71DC8" w:rsidTr="3A33D0EC" w14:paraId="5618B1B0" w14:textId="77777777">
        <w:trPr>
          <w:trHeight w:val="329" w:hRule="exact"/>
        </w:trPr>
        <w:tc>
          <w:tcPr>
            <w:tcW w:w="6763" w:type="dxa"/>
            <w:gridSpan w:val="2"/>
            <w:tcBorders>
              <w:top w:val="single" w:color="8FB6EA" w:sz="5" w:space="0"/>
              <w:bottom w:val="single" w:color="8FB6EA" w:sz="5" w:space="0"/>
            </w:tcBorders>
            <w:shd w:val="clear" w:color="auto" w:fill="FFFFFF" w:themeFill="background1"/>
            <w:tcMar/>
          </w:tcPr>
          <w:p w:rsidRPr="00CC0718" w:rsidR="00C71DC8" w:rsidP="00244814" w:rsidRDefault="00C71DC8" w14:paraId="61AA733C" w14:textId="77777777">
            <w:pPr>
              <w:rPr>
                <w:color w:val="000000"/>
                <w:spacing w:val="-2"/>
                <w:sz w:val="18"/>
              </w:rPr>
            </w:pPr>
            <w:r w:rsidRPr="00CC0718">
              <w:rPr>
                <w:color w:val="000000"/>
                <w:spacing w:val="-2"/>
                <w:sz w:val="18"/>
              </w:rPr>
              <w:t>Codes\\AXIAL CODE\\Q8–Member marketing skills and knowledge\INITIAL OUTREACH</w:t>
            </w:r>
          </w:p>
        </w:tc>
        <w:tc>
          <w:tcPr>
            <w:tcW w:w="2034" w:type="dxa"/>
            <w:tcBorders>
              <w:top w:val="single" w:color="8FB6EA" w:sz="5" w:space="0"/>
              <w:bottom w:val="single" w:color="8FB6EA" w:sz="5" w:space="0"/>
            </w:tcBorders>
            <w:shd w:val="clear" w:color="auto" w:fill="FFFFFF" w:themeFill="background1"/>
            <w:tcMar/>
          </w:tcPr>
          <w:p w:rsidRPr="00CC0718" w:rsidR="00C71DC8" w:rsidP="00244814" w:rsidRDefault="00C71DC8" w14:paraId="6313AC45" w14:textId="77777777">
            <w:pPr>
              <w:rPr>
                <w:color w:val="000000"/>
                <w:spacing w:val="-2"/>
                <w:sz w:val="18"/>
              </w:rPr>
            </w:pPr>
          </w:p>
        </w:tc>
        <w:tc>
          <w:tcPr>
            <w:tcW w:w="903" w:type="dxa"/>
            <w:tcBorders>
              <w:top w:val="single" w:color="8FB6EA" w:sz="5" w:space="0"/>
              <w:bottom w:val="single" w:color="8FB6EA" w:sz="5" w:space="0"/>
            </w:tcBorders>
            <w:shd w:val="clear" w:color="auto" w:fill="FFFFFF" w:themeFill="background1"/>
            <w:tcMar/>
          </w:tcPr>
          <w:p w:rsidRPr="00CC0718" w:rsidR="00C71DC8" w:rsidP="00244814" w:rsidRDefault="00C71DC8" w14:paraId="04C4CD5A" w14:textId="77777777">
            <w:pPr>
              <w:rPr>
                <w:color w:val="000000"/>
                <w:spacing w:val="-2"/>
                <w:sz w:val="18"/>
              </w:rPr>
            </w:pPr>
            <w:r w:rsidRPr="00CC0718">
              <w:rPr>
                <w:color w:val="000000"/>
                <w:spacing w:val="-2"/>
                <w:sz w:val="18"/>
              </w:rPr>
              <w:t>Yes</w:t>
            </w:r>
          </w:p>
        </w:tc>
        <w:tc>
          <w:tcPr>
            <w:tcW w:w="1017" w:type="dxa"/>
            <w:tcBorders>
              <w:top w:val="single" w:color="8FB6EA" w:sz="5" w:space="0"/>
              <w:bottom w:val="single" w:color="8FB6EA" w:sz="5" w:space="0"/>
            </w:tcBorders>
            <w:shd w:val="clear" w:color="auto" w:fill="FFFFFF" w:themeFill="background1"/>
            <w:tcMar/>
          </w:tcPr>
          <w:p w:rsidRPr="00CC0718" w:rsidR="00C71DC8" w:rsidP="00244814" w:rsidRDefault="00C71DC8" w14:paraId="0D06B9F5" w14:textId="77777777">
            <w:pPr>
              <w:rPr>
                <w:color w:val="000000"/>
                <w:spacing w:val="-2"/>
                <w:sz w:val="18"/>
              </w:rPr>
            </w:pPr>
            <w:r w:rsidRPr="00CC0718">
              <w:rPr>
                <w:color w:val="000000"/>
                <w:spacing w:val="-2"/>
                <w:sz w:val="18"/>
              </w:rPr>
              <w:t>None</w:t>
            </w:r>
          </w:p>
        </w:tc>
      </w:tr>
      <w:tr w:rsidRPr="00CC0718" w:rsidR="00C71DC8" w:rsidTr="3A33D0EC" w14:paraId="00F17025" w14:textId="77777777">
        <w:trPr>
          <w:trHeight w:val="459" w:hRule="exact"/>
        </w:trPr>
        <w:tc>
          <w:tcPr>
            <w:tcW w:w="6763" w:type="dxa"/>
            <w:gridSpan w:val="2"/>
            <w:tcBorders>
              <w:top w:val="single" w:color="8FB6EA" w:sz="5" w:space="0"/>
              <w:bottom w:val="single" w:color="8FB6EA" w:sz="5" w:space="0"/>
            </w:tcBorders>
            <w:shd w:val="clear" w:color="auto" w:fill="FFFFFF" w:themeFill="background1"/>
            <w:tcMar/>
          </w:tcPr>
          <w:p w:rsidRPr="00CC0718" w:rsidR="00C71DC8" w:rsidP="00244814" w:rsidRDefault="00C71DC8" w14:paraId="0C6583EF" w14:textId="77777777">
            <w:pPr>
              <w:rPr>
                <w:color w:val="000000"/>
                <w:spacing w:val="-2"/>
                <w:sz w:val="18"/>
              </w:rPr>
            </w:pPr>
            <w:r w:rsidRPr="00CC0718">
              <w:rPr>
                <w:color w:val="000000"/>
                <w:spacing w:val="-2"/>
                <w:sz w:val="18"/>
              </w:rPr>
              <w:t>Codes\\AXIAL CODE\\Q8–Member marketing skills and knowledge\INITIAL OUTREACH\So we are initially reaching out to people with interest with similar interests and similar backdrops</w:t>
            </w:r>
          </w:p>
        </w:tc>
        <w:tc>
          <w:tcPr>
            <w:tcW w:w="2034" w:type="dxa"/>
            <w:tcBorders>
              <w:top w:val="single" w:color="8FB6EA" w:sz="5" w:space="0"/>
              <w:bottom w:val="single" w:color="8FB6EA" w:sz="5" w:space="0"/>
            </w:tcBorders>
            <w:shd w:val="clear" w:color="auto" w:fill="FFFFFF" w:themeFill="background1"/>
            <w:tcMar/>
          </w:tcPr>
          <w:p w:rsidRPr="00CC0718" w:rsidR="00C71DC8" w:rsidP="00244814" w:rsidRDefault="00C71DC8" w14:paraId="2D8316E1" w14:textId="77777777">
            <w:pPr>
              <w:rPr>
                <w:color w:val="000000"/>
                <w:spacing w:val="-2"/>
                <w:sz w:val="18"/>
              </w:rPr>
            </w:pPr>
          </w:p>
        </w:tc>
        <w:tc>
          <w:tcPr>
            <w:tcW w:w="903" w:type="dxa"/>
            <w:tcBorders>
              <w:top w:val="single" w:color="8FB6EA" w:sz="5" w:space="0"/>
              <w:bottom w:val="single" w:color="8FB6EA" w:sz="5" w:space="0"/>
            </w:tcBorders>
            <w:shd w:val="clear" w:color="auto" w:fill="FFFFFF" w:themeFill="background1"/>
            <w:tcMar/>
          </w:tcPr>
          <w:p w:rsidRPr="00CC0718" w:rsidR="00C71DC8" w:rsidP="00244814" w:rsidRDefault="00C71DC8" w14:paraId="19119247" w14:textId="77777777">
            <w:pPr>
              <w:rPr>
                <w:color w:val="000000"/>
                <w:spacing w:val="-2"/>
                <w:sz w:val="18"/>
              </w:rPr>
            </w:pPr>
            <w:r w:rsidRPr="00CC0718">
              <w:rPr>
                <w:color w:val="000000"/>
                <w:spacing w:val="-2"/>
                <w:sz w:val="18"/>
              </w:rPr>
              <w:t>No</w:t>
            </w:r>
          </w:p>
        </w:tc>
        <w:tc>
          <w:tcPr>
            <w:tcW w:w="1017" w:type="dxa"/>
            <w:tcBorders>
              <w:top w:val="single" w:color="8FB6EA" w:sz="5" w:space="0"/>
              <w:bottom w:val="single" w:color="8FB6EA" w:sz="5" w:space="0"/>
            </w:tcBorders>
            <w:shd w:val="clear" w:color="auto" w:fill="FFFFFF" w:themeFill="background1"/>
            <w:tcMar/>
          </w:tcPr>
          <w:p w:rsidRPr="00CC0718" w:rsidR="00C71DC8" w:rsidP="00244814" w:rsidRDefault="00C71DC8" w14:paraId="52256DC8" w14:textId="77777777">
            <w:pPr>
              <w:rPr>
                <w:color w:val="000000"/>
                <w:spacing w:val="-2"/>
                <w:sz w:val="18"/>
              </w:rPr>
            </w:pPr>
            <w:r w:rsidRPr="00CC0718">
              <w:rPr>
                <w:color w:val="000000"/>
                <w:spacing w:val="-2"/>
                <w:sz w:val="18"/>
              </w:rPr>
              <w:t>None</w:t>
            </w:r>
          </w:p>
        </w:tc>
      </w:tr>
      <w:tr w:rsidRPr="00CC0718" w:rsidR="00C71DC8" w:rsidTr="3A33D0EC" w14:paraId="47F93B0D" w14:textId="77777777">
        <w:trPr>
          <w:trHeight w:val="458" w:hRule="exact"/>
        </w:trPr>
        <w:tc>
          <w:tcPr>
            <w:tcW w:w="6763" w:type="dxa"/>
            <w:gridSpan w:val="2"/>
            <w:tcBorders>
              <w:top w:val="single" w:color="8FB6EA" w:sz="5" w:space="0"/>
              <w:bottom w:val="single" w:color="8FB6EA" w:sz="5" w:space="0"/>
            </w:tcBorders>
            <w:shd w:val="clear" w:color="auto" w:fill="FFFFFF" w:themeFill="background1"/>
            <w:tcMar/>
          </w:tcPr>
          <w:p w:rsidRPr="00CC0718" w:rsidR="00C71DC8" w:rsidP="3A33D0EC" w:rsidRDefault="00C71DC8" w14:paraId="4967F0CA" w14:textId="77777777">
            <w:pPr>
              <w:rPr>
                <w:color w:val="000000"/>
                <w:spacing w:val="-2"/>
                <w:sz w:val="18"/>
                <w:szCs w:val="18"/>
                <w:lang w:val="en-US"/>
              </w:rPr>
            </w:pPr>
            <w:r w:rsidRPr="3A33D0EC" w:rsidR="00C71DC8">
              <w:rPr>
                <w:color w:val="000000"/>
                <w:spacing w:val="-2"/>
                <w:sz w:val="18"/>
                <w:szCs w:val="18"/>
                <w:lang w:val="en-US"/>
              </w:rPr>
              <w:t xml:space="preserve">Codes\\AXIAL CODE\\Q8–Member marketing skills and knowledge\INITIAL OUTREACH\We have started marketing as </w:t>
            </w:r>
            <w:r w:rsidRPr="3A33D0EC" w:rsidR="00C71DC8">
              <w:rPr>
                <w:color w:val="000000"/>
                <w:spacing w:val="-2"/>
                <w:sz w:val="18"/>
                <w:szCs w:val="18"/>
                <w:lang w:val="en-US"/>
              </w:rPr>
              <w:t>a very, very little</w:t>
            </w:r>
            <w:r w:rsidRPr="3A33D0EC" w:rsidR="00C71DC8">
              <w:rPr>
                <w:color w:val="000000"/>
                <w:spacing w:val="-2"/>
                <w:sz w:val="18"/>
                <w:szCs w:val="18"/>
                <w:lang w:val="en-US"/>
              </w:rPr>
              <w:t>. I mean, we have studied that as a subject</w:t>
            </w:r>
          </w:p>
        </w:tc>
        <w:tc>
          <w:tcPr>
            <w:tcW w:w="2034" w:type="dxa"/>
            <w:tcBorders>
              <w:top w:val="single" w:color="8FB6EA" w:sz="5" w:space="0"/>
              <w:bottom w:val="single" w:color="8FB6EA" w:sz="5" w:space="0"/>
            </w:tcBorders>
            <w:shd w:val="clear" w:color="auto" w:fill="FFFFFF" w:themeFill="background1"/>
            <w:tcMar/>
          </w:tcPr>
          <w:p w:rsidRPr="00CC0718" w:rsidR="00C71DC8" w:rsidP="00244814" w:rsidRDefault="00C71DC8" w14:paraId="338D5BD0" w14:textId="77777777">
            <w:pPr>
              <w:rPr>
                <w:color w:val="000000"/>
                <w:spacing w:val="-2"/>
                <w:sz w:val="18"/>
              </w:rPr>
            </w:pPr>
          </w:p>
        </w:tc>
        <w:tc>
          <w:tcPr>
            <w:tcW w:w="903" w:type="dxa"/>
            <w:tcBorders>
              <w:top w:val="single" w:color="8FB6EA" w:sz="5" w:space="0"/>
              <w:bottom w:val="single" w:color="8FB6EA" w:sz="5" w:space="0"/>
            </w:tcBorders>
            <w:shd w:val="clear" w:color="auto" w:fill="FFFFFF" w:themeFill="background1"/>
            <w:tcMar/>
          </w:tcPr>
          <w:p w:rsidRPr="00CC0718" w:rsidR="00C71DC8" w:rsidP="00244814" w:rsidRDefault="00C71DC8" w14:paraId="5108051E" w14:textId="77777777">
            <w:pPr>
              <w:rPr>
                <w:color w:val="000000"/>
                <w:spacing w:val="-2"/>
                <w:sz w:val="18"/>
              </w:rPr>
            </w:pPr>
            <w:r w:rsidRPr="00CC0718">
              <w:rPr>
                <w:color w:val="000000"/>
                <w:spacing w:val="-2"/>
                <w:sz w:val="18"/>
              </w:rPr>
              <w:t>No</w:t>
            </w:r>
          </w:p>
        </w:tc>
        <w:tc>
          <w:tcPr>
            <w:tcW w:w="1017" w:type="dxa"/>
            <w:tcBorders>
              <w:top w:val="single" w:color="8FB6EA" w:sz="5" w:space="0"/>
              <w:bottom w:val="single" w:color="8FB6EA" w:sz="5" w:space="0"/>
            </w:tcBorders>
            <w:shd w:val="clear" w:color="auto" w:fill="FFFFFF" w:themeFill="background1"/>
            <w:tcMar/>
          </w:tcPr>
          <w:p w:rsidRPr="00CC0718" w:rsidR="00C71DC8" w:rsidP="00244814" w:rsidRDefault="00C71DC8" w14:paraId="3BB91F79" w14:textId="77777777">
            <w:pPr>
              <w:rPr>
                <w:color w:val="000000"/>
                <w:spacing w:val="-2"/>
                <w:sz w:val="18"/>
              </w:rPr>
            </w:pPr>
            <w:r w:rsidRPr="00CC0718">
              <w:rPr>
                <w:color w:val="000000"/>
                <w:spacing w:val="-2"/>
                <w:sz w:val="18"/>
              </w:rPr>
              <w:t>None</w:t>
            </w:r>
          </w:p>
        </w:tc>
      </w:tr>
      <w:tr w:rsidRPr="00CC0718" w:rsidR="00C71DC8" w:rsidTr="3A33D0EC" w14:paraId="5FE7D68A" w14:textId="77777777">
        <w:trPr>
          <w:trHeight w:val="459" w:hRule="exact"/>
        </w:trPr>
        <w:tc>
          <w:tcPr>
            <w:tcW w:w="6763" w:type="dxa"/>
            <w:gridSpan w:val="2"/>
            <w:tcBorders>
              <w:top w:val="single" w:color="8FB6EA" w:sz="5" w:space="0"/>
              <w:bottom w:val="single" w:color="8FB6EA" w:sz="5" w:space="0"/>
            </w:tcBorders>
            <w:shd w:val="clear" w:color="auto" w:fill="FFFFFF" w:themeFill="background1"/>
            <w:tcMar/>
          </w:tcPr>
          <w:p w:rsidRPr="00CC0718" w:rsidR="00C71DC8" w:rsidP="00244814" w:rsidRDefault="00C71DC8" w14:paraId="3F5B303F" w14:textId="77777777">
            <w:pPr>
              <w:rPr>
                <w:color w:val="000000"/>
                <w:spacing w:val="-2"/>
                <w:sz w:val="18"/>
              </w:rPr>
            </w:pPr>
            <w:r w:rsidRPr="00CC0718">
              <w:rPr>
                <w:color w:val="000000"/>
                <w:spacing w:val="-2"/>
                <w:sz w:val="18"/>
              </w:rPr>
              <w:lastRenderedPageBreak/>
              <w:t>Codes\\AXIAL CODE\\Q8–Member marketing skills and knowledge\MARKETING AND PROMOTION STRATEGIES</w:t>
            </w:r>
          </w:p>
        </w:tc>
        <w:tc>
          <w:tcPr>
            <w:tcW w:w="2034" w:type="dxa"/>
            <w:tcBorders>
              <w:top w:val="single" w:color="8FB6EA" w:sz="5" w:space="0"/>
              <w:bottom w:val="single" w:color="8FB6EA" w:sz="5" w:space="0"/>
            </w:tcBorders>
            <w:shd w:val="clear" w:color="auto" w:fill="FFFFFF" w:themeFill="background1"/>
            <w:tcMar/>
          </w:tcPr>
          <w:p w:rsidRPr="00CC0718" w:rsidR="00C71DC8" w:rsidP="00244814" w:rsidRDefault="00C71DC8" w14:paraId="2856C884" w14:textId="77777777">
            <w:pPr>
              <w:rPr>
                <w:color w:val="000000"/>
                <w:spacing w:val="-2"/>
                <w:sz w:val="18"/>
              </w:rPr>
            </w:pPr>
          </w:p>
        </w:tc>
        <w:tc>
          <w:tcPr>
            <w:tcW w:w="903" w:type="dxa"/>
            <w:tcBorders>
              <w:top w:val="single" w:color="8FB6EA" w:sz="5" w:space="0"/>
              <w:bottom w:val="single" w:color="8FB6EA" w:sz="5" w:space="0"/>
            </w:tcBorders>
            <w:shd w:val="clear" w:color="auto" w:fill="FFFFFF" w:themeFill="background1"/>
            <w:tcMar/>
          </w:tcPr>
          <w:p w:rsidRPr="00CC0718" w:rsidR="00C71DC8" w:rsidP="00244814" w:rsidRDefault="00C71DC8" w14:paraId="24572B73" w14:textId="77777777">
            <w:pPr>
              <w:rPr>
                <w:color w:val="000000"/>
                <w:spacing w:val="-2"/>
                <w:sz w:val="18"/>
              </w:rPr>
            </w:pPr>
            <w:r w:rsidRPr="00CC0718">
              <w:rPr>
                <w:color w:val="000000"/>
                <w:spacing w:val="-2"/>
                <w:sz w:val="18"/>
              </w:rPr>
              <w:t>Yes</w:t>
            </w:r>
          </w:p>
        </w:tc>
        <w:tc>
          <w:tcPr>
            <w:tcW w:w="1017" w:type="dxa"/>
            <w:tcBorders>
              <w:top w:val="single" w:color="8FB6EA" w:sz="5" w:space="0"/>
              <w:bottom w:val="single" w:color="8FB6EA" w:sz="5" w:space="0"/>
            </w:tcBorders>
            <w:shd w:val="clear" w:color="auto" w:fill="FFFFFF" w:themeFill="background1"/>
            <w:tcMar/>
          </w:tcPr>
          <w:p w:rsidRPr="00CC0718" w:rsidR="00C71DC8" w:rsidP="00244814" w:rsidRDefault="00C71DC8" w14:paraId="3F2A96CC" w14:textId="77777777">
            <w:pPr>
              <w:rPr>
                <w:color w:val="000000"/>
                <w:spacing w:val="-2"/>
                <w:sz w:val="18"/>
              </w:rPr>
            </w:pPr>
            <w:r w:rsidRPr="00CC0718">
              <w:rPr>
                <w:color w:val="000000"/>
                <w:spacing w:val="-2"/>
                <w:sz w:val="18"/>
              </w:rPr>
              <w:t>None</w:t>
            </w:r>
          </w:p>
        </w:tc>
      </w:tr>
      <w:tr w:rsidRPr="00CC0718" w:rsidR="00C71DC8" w:rsidTr="3A33D0EC" w14:paraId="6D924E33" w14:textId="77777777">
        <w:trPr>
          <w:trHeight w:val="458" w:hRule="exact"/>
        </w:trPr>
        <w:tc>
          <w:tcPr>
            <w:tcW w:w="6763" w:type="dxa"/>
            <w:gridSpan w:val="2"/>
            <w:tcBorders>
              <w:top w:val="single" w:color="8FB6EA" w:sz="5" w:space="0"/>
              <w:bottom w:val="single" w:color="8FB6EA" w:sz="5" w:space="0"/>
            </w:tcBorders>
            <w:shd w:val="clear" w:color="auto" w:fill="FFFFFF" w:themeFill="background1"/>
            <w:tcMar/>
          </w:tcPr>
          <w:p w:rsidRPr="00CC0718" w:rsidR="00C71DC8" w:rsidP="00244814" w:rsidRDefault="00C71DC8" w14:paraId="5C1E6271" w14:textId="77777777">
            <w:pPr>
              <w:rPr>
                <w:color w:val="000000"/>
                <w:spacing w:val="-2"/>
                <w:sz w:val="18"/>
              </w:rPr>
            </w:pPr>
            <w:r w:rsidRPr="00CC0718">
              <w:rPr>
                <w:color w:val="000000"/>
                <w:spacing w:val="-2"/>
                <w:sz w:val="18"/>
              </w:rPr>
              <w:t>Codes\\AXIAL CODE\\Q8–Member marketing skills and knowledge\MARKETING AND PROMOTION STRATEGIES\Event Promotion and Analysis</w:t>
            </w:r>
          </w:p>
        </w:tc>
        <w:tc>
          <w:tcPr>
            <w:tcW w:w="2034" w:type="dxa"/>
            <w:tcBorders>
              <w:top w:val="single" w:color="8FB6EA" w:sz="5" w:space="0"/>
              <w:bottom w:val="single" w:color="8FB6EA" w:sz="5" w:space="0"/>
            </w:tcBorders>
            <w:shd w:val="clear" w:color="auto" w:fill="FFFFFF" w:themeFill="background1"/>
            <w:tcMar/>
          </w:tcPr>
          <w:p w:rsidRPr="00CC0718" w:rsidR="00C71DC8" w:rsidP="00244814" w:rsidRDefault="00C71DC8" w14:paraId="14B381FD" w14:textId="77777777">
            <w:pPr>
              <w:rPr>
                <w:color w:val="000000"/>
                <w:spacing w:val="-2"/>
                <w:sz w:val="18"/>
              </w:rPr>
            </w:pPr>
          </w:p>
        </w:tc>
        <w:tc>
          <w:tcPr>
            <w:tcW w:w="903" w:type="dxa"/>
            <w:tcBorders>
              <w:top w:val="single" w:color="8FB6EA" w:sz="5" w:space="0"/>
              <w:bottom w:val="single" w:color="8FB6EA" w:sz="5" w:space="0"/>
            </w:tcBorders>
            <w:shd w:val="clear" w:color="auto" w:fill="FFFFFF" w:themeFill="background1"/>
            <w:tcMar/>
          </w:tcPr>
          <w:p w:rsidRPr="00CC0718" w:rsidR="00C71DC8" w:rsidP="00244814" w:rsidRDefault="00C71DC8" w14:paraId="458E80D4" w14:textId="77777777">
            <w:pPr>
              <w:rPr>
                <w:color w:val="000000"/>
                <w:spacing w:val="-2"/>
                <w:sz w:val="18"/>
              </w:rPr>
            </w:pPr>
            <w:r w:rsidRPr="00CC0718">
              <w:rPr>
                <w:color w:val="000000"/>
                <w:spacing w:val="-2"/>
                <w:sz w:val="18"/>
              </w:rPr>
              <w:t>No</w:t>
            </w:r>
          </w:p>
        </w:tc>
        <w:tc>
          <w:tcPr>
            <w:tcW w:w="1017" w:type="dxa"/>
            <w:tcBorders>
              <w:top w:val="single" w:color="8FB6EA" w:sz="5" w:space="0"/>
              <w:bottom w:val="single" w:color="8FB6EA" w:sz="5" w:space="0"/>
            </w:tcBorders>
            <w:shd w:val="clear" w:color="auto" w:fill="FFFFFF" w:themeFill="background1"/>
            <w:tcMar/>
          </w:tcPr>
          <w:p w:rsidRPr="00CC0718" w:rsidR="00C71DC8" w:rsidP="00244814" w:rsidRDefault="00C71DC8" w14:paraId="06F12E85" w14:textId="77777777">
            <w:pPr>
              <w:rPr>
                <w:color w:val="000000"/>
                <w:spacing w:val="-2"/>
                <w:sz w:val="18"/>
              </w:rPr>
            </w:pPr>
            <w:r w:rsidRPr="00CC0718">
              <w:rPr>
                <w:color w:val="000000"/>
                <w:spacing w:val="-2"/>
                <w:sz w:val="18"/>
              </w:rPr>
              <w:t>None</w:t>
            </w:r>
          </w:p>
        </w:tc>
      </w:tr>
      <w:tr w:rsidRPr="00CC0718" w:rsidR="00C71DC8" w:rsidTr="3A33D0EC" w14:paraId="4A28DBEA" w14:textId="77777777">
        <w:trPr>
          <w:trHeight w:val="459" w:hRule="exact"/>
        </w:trPr>
        <w:tc>
          <w:tcPr>
            <w:tcW w:w="6763" w:type="dxa"/>
            <w:gridSpan w:val="2"/>
            <w:tcBorders>
              <w:top w:val="single" w:color="8FB6EA" w:sz="5" w:space="0"/>
              <w:bottom w:val="single" w:color="8FB6EA" w:sz="5" w:space="0"/>
            </w:tcBorders>
            <w:shd w:val="clear" w:color="auto" w:fill="FFFFFF" w:themeFill="background1"/>
            <w:tcMar/>
          </w:tcPr>
          <w:p w:rsidRPr="00CC0718" w:rsidR="00C71DC8" w:rsidP="00244814" w:rsidRDefault="00C71DC8" w14:paraId="20CEE8F9" w14:textId="77777777">
            <w:pPr>
              <w:rPr>
                <w:color w:val="000000"/>
                <w:spacing w:val="-2"/>
                <w:sz w:val="18"/>
              </w:rPr>
            </w:pPr>
            <w:r w:rsidRPr="00CC0718">
              <w:rPr>
                <w:color w:val="000000"/>
                <w:spacing w:val="-2"/>
                <w:sz w:val="18"/>
              </w:rPr>
              <w:t>Codes\\AXIAL CODE\\Q8–Member marketing skills and knowledge\MARKETING AND PROMOTION STRATEGIES\Informal Word-of-Mouth</w:t>
            </w:r>
          </w:p>
        </w:tc>
        <w:tc>
          <w:tcPr>
            <w:tcW w:w="2034" w:type="dxa"/>
            <w:tcBorders>
              <w:top w:val="single" w:color="8FB6EA" w:sz="5" w:space="0"/>
              <w:bottom w:val="single" w:color="8FB6EA" w:sz="5" w:space="0"/>
            </w:tcBorders>
            <w:shd w:val="clear" w:color="auto" w:fill="FFFFFF" w:themeFill="background1"/>
            <w:tcMar/>
          </w:tcPr>
          <w:p w:rsidRPr="00CC0718" w:rsidR="00C71DC8" w:rsidP="00244814" w:rsidRDefault="00C71DC8" w14:paraId="3CCC6842" w14:textId="77777777">
            <w:pPr>
              <w:rPr>
                <w:color w:val="000000"/>
                <w:spacing w:val="-2"/>
                <w:sz w:val="18"/>
              </w:rPr>
            </w:pPr>
          </w:p>
        </w:tc>
        <w:tc>
          <w:tcPr>
            <w:tcW w:w="903" w:type="dxa"/>
            <w:tcBorders>
              <w:top w:val="single" w:color="8FB6EA" w:sz="5" w:space="0"/>
              <w:bottom w:val="single" w:color="8FB6EA" w:sz="5" w:space="0"/>
            </w:tcBorders>
            <w:shd w:val="clear" w:color="auto" w:fill="FFFFFF" w:themeFill="background1"/>
            <w:tcMar/>
          </w:tcPr>
          <w:p w:rsidRPr="00CC0718" w:rsidR="00C71DC8" w:rsidP="00244814" w:rsidRDefault="00C71DC8" w14:paraId="08C8709D" w14:textId="77777777">
            <w:pPr>
              <w:rPr>
                <w:color w:val="000000"/>
                <w:spacing w:val="-2"/>
                <w:sz w:val="18"/>
              </w:rPr>
            </w:pPr>
            <w:r w:rsidRPr="00CC0718">
              <w:rPr>
                <w:color w:val="000000"/>
                <w:spacing w:val="-2"/>
                <w:sz w:val="18"/>
              </w:rPr>
              <w:t>No</w:t>
            </w:r>
          </w:p>
        </w:tc>
        <w:tc>
          <w:tcPr>
            <w:tcW w:w="1017" w:type="dxa"/>
            <w:tcBorders>
              <w:top w:val="single" w:color="8FB6EA" w:sz="5" w:space="0"/>
              <w:bottom w:val="single" w:color="8FB6EA" w:sz="5" w:space="0"/>
            </w:tcBorders>
            <w:shd w:val="clear" w:color="auto" w:fill="FFFFFF" w:themeFill="background1"/>
            <w:tcMar/>
          </w:tcPr>
          <w:p w:rsidRPr="00CC0718" w:rsidR="00C71DC8" w:rsidP="00244814" w:rsidRDefault="00C71DC8" w14:paraId="0C94F933" w14:textId="77777777">
            <w:pPr>
              <w:rPr>
                <w:color w:val="000000"/>
                <w:spacing w:val="-2"/>
                <w:sz w:val="18"/>
              </w:rPr>
            </w:pPr>
            <w:r w:rsidRPr="00CC0718">
              <w:rPr>
                <w:color w:val="000000"/>
                <w:spacing w:val="-2"/>
                <w:sz w:val="18"/>
              </w:rPr>
              <w:t>None</w:t>
            </w:r>
          </w:p>
        </w:tc>
      </w:tr>
      <w:tr w:rsidRPr="00CC0718" w:rsidR="00C71DC8" w:rsidTr="3A33D0EC" w14:paraId="5ADA7D50" w14:textId="77777777">
        <w:trPr>
          <w:trHeight w:val="458" w:hRule="exact"/>
        </w:trPr>
        <w:tc>
          <w:tcPr>
            <w:tcW w:w="6763" w:type="dxa"/>
            <w:gridSpan w:val="2"/>
            <w:tcBorders>
              <w:top w:val="single" w:color="8FB6EA" w:sz="5" w:space="0"/>
              <w:bottom w:val="single" w:color="8FB6EA" w:sz="5" w:space="0"/>
            </w:tcBorders>
            <w:shd w:val="clear" w:color="auto" w:fill="FFFFFF" w:themeFill="background1"/>
            <w:tcMar/>
          </w:tcPr>
          <w:p w:rsidRPr="00CC0718" w:rsidR="00C71DC8" w:rsidP="00244814" w:rsidRDefault="00C71DC8" w14:paraId="1C89774D" w14:textId="77777777">
            <w:pPr>
              <w:rPr>
                <w:color w:val="000000"/>
                <w:spacing w:val="-2"/>
                <w:sz w:val="18"/>
              </w:rPr>
            </w:pPr>
            <w:r w:rsidRPr="00CC0718">
              <w:rPr>
                <w:color w:val="000000"/>
                <w:spacing w:val="-2"/>
                <w:sz w:val="18"/>
              </w:rPr>
              <w:t>Codes\\AXIAL CODE\\Q8–Member marketing skills and knowledge\MARKETING AND PROMOTION STRATEGIES\other</w:t>
            </w:r>
          </w:p>
        </w:tc>
        <w:tc>
          <w:tcPr>
            <w:tcW w:w="2034" w:type="dxa"/>
            <w:tcBorders>
              <w:top w:val="single" w:color="8FB6EA" w:sz="5" w:space="0"/>
              <w:bottom w:val="single" w:color="8FB6EA" w:sz="5" w:space="0"/>
            </w:tcBorders>
            <w:shd w:val="clear" w:color="auto" w:fill="FFFFFF" w:themeFill="background1"/>
            <w:tcMar/>
          </w:tcPr>
          <w:p w:rsidRPr="00CC0718" w:rsidR="00C71DC8" w:rsidP="00244814" w:rsidRDefault="00C71DC8" w14:paraId="60B28FE6" w14:textId="77777777">
            <w:pPr>
              <w:rPr>
                <w:color w:val="000000"/>
                <w:spacing w:val="-2"/>
                <w:sz w:val="18"/>
              </w:rPr>
            </w:pPr>
          </w:p>
        </w:tc>
        <w:tc>
          <w:tcPr>
            <w:tcW w:w="903" w:type="dxa"/>
            <w:tcBorders>
              <w:top w:val="single" w:color="8FB6EA" w:sz="5" w:space="0"/>
              <w:bottom w:val="single" w:color="8FB6EA" w:sz="5" w:space="0"/>
            </w:tcBorders>
            <w:shd w:val="clear" w:color="auto" w:fill="FFFFFF" w:themeFill="background1"/>
            <w:tcMar/>
          </w:tcPr>
          <w:p w:rsidRPr="00CC0718" w:rsidR="00C71DC8" w:rsidP="00244814" w:rsidRDefault="00C71DC8" w14:paraId="3D475CF8" w14:textId="77777777">
            <w:pPr>
              <w:rPr>
                <w:color w:val="000000"/>
                <w:spacing w:val="-2"/>
                <w:sz w:val="18"/>
              </w:rPr>
            </w:pPr>
            <w:r w:rsidRPr="00CC0718">
              <w:rPr>
                <w:color w:val="000000"/>
                <w:spacing w:val="-2"/>
                <w:sz w:val="18"/>
              </w:rPr>
              <w:t>No</w:t>
            </w:r>
          </w:p>
        </w:tc>
        <w:tc>
          <w:tcPr>
            <w:tcW w:w="1017" w:type="dxa"/>
            <w:tcBorders>
              <w:top w:val="single" w:color="8FB6EA" w:sz="5" w:space="0"/>
              <w:bottom w:val="single" w:color="8FB6EA" w:sz="5" w:space="0"/>
            </w:tcBorders>
            <w:shd w:val="clear" w:color="auto" w:fill="FFFFFF" w:themeFill="background1"/>
            <w:tcMar/>
          </w:tcPr>
          <w:p w:rsidRPr="00CC0718" w:rsidR="00C71DC8" w:rsidP="00244814" w:rsidRDefault="00C71DC8" w14:paraId="75C67DF1" w14:textId="77777777">
            <w:pPr>
              <w:rPr>
                <w:color w:val="000000"/>
                <w:spacing w:val="-2"/>
                <w:sz w:val="18"/>
              </w:rPr>
            </w:pPr>
            <w:r w:rsidRPr="00CC0718">
              <w:rPr>
                <w:color w:val="000000"/>
                <w:spacing w:val="-2"/>
                <w:sz w:val="18"/>
              </w:rPr>
              <w:t>None</w:t>
            </w:r>
          </w:p>
        </w:tc>
      </w:tr>
      <w:tr w:rsidRPr="00CC0718" w:rsidR="00C71DC8" w:rsidTr="3A33D0EC" w14:paraId="711A5AD6" w14:textId="77777777">
        <w:trPr>
          <w:trHeight w:val="445" w:hRule="exact"/>
        </w:trPr>
        <w:tc>
          <w:tcPr>
            <w:tcW w:w="6763" w:type="dxa"/>
            <w:gridSpan w:val="2"/>
            <w:tcBorders>
              <w:top w:val="single" w:color="8FB6EA" w:sz="5" w:space="0"/>
              <w:bottom w:val="single" w:color="8FB6EA" w:sz="5" w:space="0"/>
            </w:tcBorders>
            <w:shd w:val="clear" w:color="auto" w:fill="FFFFFF" w:themeFill="background1"/>
            <w:tcMar/>
          </w:tcPr>
          <w:p w:rsidRPr="00CC0718" w:rsidR="00C71DC8" w:rsidP="00244814" w:rsidRDefault="00C71DC8" w14:paraId="0B063C29" w14:textId="77777777">
            <w:pPr>
              <w:rPr>
                <w:color w:val="000000"/>
                <w:spacing w:val="-2"/>
                <w:sz w:val="18"/>
              </w:rPr>
            </w:pPr>
            <w:r w:rsidRPr="00CC0718">
              <w:rPr>
                <w:color w:val="000000"/>
                <w:spacing w:val="-2"/>
                <w:sz w:val="18"/>
              </w:rPr>
              <w:t>Codes\\AXIAL CODE\\Q8–Member marketing skills and knowledge\MARKETING AND PROMOTION STRATEGIES\Post and calendar schedule</w:t>
            </w:r>
          </w:p>
        </w:tc>
        <w:tc>
          <w:tcPr>
            <w:tcW w:w="2034" w:type="dxa"/>
            <w:tcBorders>
              <w:top w:val="single" w:color="8FB6EA" w:sz="5" w:space="0"/>
              <w:bottom w:val="single" w:color="8FB6EA" w:sz="5" w:space="0"/>
            </w:tcBorders>
            <w:shd w:val="clear" w:color="auto" w:fill="FFFFFF" w:themeFill="background1"/>
            <w:tcMar/>
          </w:tcPr>
          <w:p w:rsidRPr="00CC0718" w:rsidR="00C71DC8" w:rsidP="00244814" w:rsidRDefault="00C71DC8" w14:paraId="093E990F" w14:textId="77777777">
            <w:pPr>
              <w:rPr>
                <w:color w:val="000000"/>
                <w:spacing w:val="-2"/>
                <w:sz w:val="18"/>
              </w:rPr>
            </w:pPr>
          </w:p>
        </w:tc>
        <w:tc>
          <w:tcPr>
            <w:tcW w:w="903" w:type="dxa"/>
            <w:tcBorders>
              <w:top w:val="single" w:color="8FB6EA" w:sz="5" w:space="0"/>
              <w:bottom w:val="single" w:color="8FB6EA" w:sz="5" w:space="0"/>
            </w:tcBorders>
            <w:shd w:val="clear" w:color="auto" w:fill="FFFFFF" w:themeFill="background1"/>
            <w:tcMar/>
          </w:tcPr>
          <w:p w:rsidRPr="00CC0718" w:rsidR="00C71DC8" w:rsidP="00244814" w:rsidRDefault="00C71DC8" w14:paraId="418295B6" w14:textId="77777777">
            <w:pPr>
              <w:rPr>
                <w:color w:val="000000"/>
                <w:spacing w:val="-2"/>
                <w:sz w:val="18"/>
              </w:rPr>
            </w:pPr>
            <w:r w:rsidRPr="00CC0718">
              <w:rPr>
                <w:color w:val="000000"/>
                <w:spacing w:val="-2"/>
                <w:sz w:val="18"/>
              </w:rPr>
              <w:t>No</w:t>
            </w:r>
          </w:p>
        </w:tc>
        <w:tc>
          <w:tcPr>
            <w:tcW w:w="1017" w:type="dxa"/>
            <w:tcBorders>
              <w:top w:val="single" w:color="8FB6EA" w:sz="5" w:space="0"/>
              <w:bottom w:val="single" w:color="8FB6EA" w:sz="5" w:space="0"/>
            </w:tcBorders>
            <w:shd w:val="clear" w:color="auto" w:fill="FFFFFF" w:themeFill="background1"/>
            <w:tcMar/>
          </w:tcPr>
          <w:p w:rsidRPr="00CC0718" w:rsidR="00C71DC8" w:rsidP="00244814" w:rsidRDefault="00C71DC8" w14:paraId="49B648F9" w14:textId="77777777">
            <w:pPr>
              <w:rPr>
                <w:color w:val="000000"/>
                <w:spacing w:val="-2"/>
                <w:sz w:val="18"/>
              </w:rPr>
            </w:pPr>
            <w:r w:rsidRPr="00CC0718">
              <w:rPr>
                <w:color w:val="000000"/>
                <w:spacing w:val="-2"/>
                <w:sz w:val="18"/>
              </w:rPr>
              <w:t>None</w:t>
            </w:r>
          </w:p>
        </w:tc>
      </w:tr>
      <w:tr w:rsidRPr="00CC0718" w:rsidR="00C71DC8" w:rsidTr="3A33D0EC" w14:paraId="605BC0C6" w14:textId="77777777">
        <w:trPr>
          <w:trHeight w:val="458" w:hRule="exact"/>
        </w:trPr>
        <w:tc>
          <w:tcPr>
            <w:tcW w:w="6763" w:type="dxa"/>
            <w:gridSpan w:val="2"/>
            <w:tcBorders>
              <w:top w:val="single" w:color="8FB6EA" w:sz="5" w:space="0"/>
              <w:bottom w:val="single" w:color="8FB6EA" w:sz="5" w:space="0"/>
            </w:tcBorders>
            <w:shd w:val="clear" w:color="auto" w:fill="FFFFFF" w:themeFill="background1"/>
            <w:tcMar/>
          </w:tcPr>
          <w:p w:rsidRPr="00CC0718" w:rsidR="00C71DC8" w:rsidP="00244814" w:rsidRDefault="00C71DC8" w14:paraId="1B1BB08A" w14:textId="77777777">
            <w:pPr>
              <w:rPr>
                <w:color w:val="000000"/>
                <w:spacing w:val="-2"/>
                <w:sz w:val="18"/>
              </w:rPr>
            </w:pPr>
            <w:r w:rsidRPr="00CC0718">
              <w:rPr>
                <w:color w:val="000000"/>
                <w:spacing w:val="-2"/>
                <w:sz w:val="18"/>
              </w:rPr>
              <w:t>Codes\\AXIAL CODE\\Q8–Member marketing skills and knowledge\RECRUITMENT AND SELECTION PROCESS</w:t>
            </w:r>
          </w:p>
        </w:tc>
        <w:tc>
          <w:tcPr>
            <w:tcW w:w="2034" w:type="dxa"/>
            <w:tcBorders>
              <w:top w:val="single" w:color="8FB6EA" w:sz="5" w:space="0"/>
              <w:bottom w:val="single" w:color="8FB6EA" w:sz="5" w:space="0"/>
            </w:tcBorders>
            <w:shd w:val="clear" w:color="auto" w:fill="FFFFFF" w:themeFill="background1"/>
            <w:tcMar/>
          </w:tcPr>
          <w:p w:rsidRPr="00CC0718" w:rsidR="00C71DC8" w:rsidP="00244814" w:rsidRDefault="00C71DC8" w14:paraId="10506E16" w14:textId="77777777">
            <w:pPr>
              <w:rPr>
                <w:color w:val="000000"/>
                <w:spacing w:val="-2"/>
                <w:sz w:val="18"/>
              </w:rPr>
            </w:pPr>
          </w:p>
        </w:tc>
        <w:tc>
          <w:tcPr>
            <w:tcW w:w="903" w:type="dxa"/>
            <w:tcBorders>
              <w:top w:val="single" w:color="8FB6EA" w:sz="5" w:space="0"/>
              <w:bottom w:val="single" w:color="8FB6EA" w:sz="5" w:space="0"/>
            </w:tcBorders>
            <w:shd w:val="clear" w:color="auto" w:fill="FFFFFF" w:themeFill="background1"/>
            <w:tcMar/>
          </w:tcPr>
          <w:p w:rsidRPr="00CC0718" w:rsidR="00C71DC8" w:rsidP="00244814" w:rsidRDefault="00C71DC8" w14:paraId="789BEE32" w14:textId="77777777">
            <w:pPr>
              <w:rPr>
                <w:color w:val="000000"/>
                <w:spacing w:val="-2"/>
                <w:sz w:val="18"/>
              </w:rPr>
            </w:pPr>
            <w:r w:rsidRPr="00CC0718">
              <w:rPr>
                <w:color w:val="000000"/>
                <w:spacing w:val="-2"/>
                <w:sz w:val="18"/>
              </w:rPr>
              <w:t>Yes</w:t>
            </w:r>
          </w:p>
        </w:tc>
        <w:tc>
          <w:tcPr>
            <w:tcW w:w="1017" w:type="dxa"/>
            <w:tcBorders>
              <w:top w:val="single" w:color="8FB6EA" w:sz="5" w:space="0"/>
              <w:bottom w:val="single" w:color="8FB6EA" w:sz="5" w:space="0"/>
            </w:tcBorders>
            <w:shd w:val="clear" w:color="auto" w:fill="FFFFFF" w:themeFill="background1"/>
            <w:tcMar/>
          </w:tcPr>
          <w:p w:rsidRPr="00CC0718" w:rsidR="00C71DC8" w:rsidP="00244814" w:rsidRDefault="00C71DC8" w14:paraId="110DFAD0" w14:textId="77777777">
            <w:pPr>
              <w:rPr>
                <w:color w:val="000000"/>
                <w:spacing w:val="-2"/>
                <w:sz w:val="18"/>
              </w:rPr>
            </w:pPr>
            <w:r w:rsidRPr="00CC0718">
              <w:rPr>
                <w:color w:val="000000"/>
                <w:spacing w:val="-2"/>
                <w:sz w:val="18"/>
              </w:rPr>
              <w:t>None</w:t>
            </w:r>
          </w:p>
        </w:tc>
      </w:tr>
      <w:tr w:rsidRPr="00CC0718" w:rsidR="00C71DC8" w:rsidTr="3A33D0EC" w14:paraId="2AF115B1" w14:textId="77777777">
        <w:trPr>
          <w:trHeight w:val="459" w:hRule="exact"/>
        </w:trPr>
        <w:tc>
          <w:tcPr>
            <w:tcW w:w="6763" w:type="dxa"/>
            <w:gridSpan w:val="2"/>
            <w:tcBorders>
              <w:top w:val="single" w:color="8FB6EA" w:sz="5" w:space="0"/>
              <w:bottom w:val="single" w:color="8FB6EA" w:sz="5" w:space="0"/>
            </w:tcBorders>
            <w:shd w:val="clear" w:color="auto" w:fill="FFFFFF" w:themeFill="background1"/>
            <w:tcMar/>
          </w:tcPr>
          <w:p w:rsidRPr="00CC0718" w:rsidR="00C71DC8" w:rsidP="00244814" w:rsidRDefault="00C71DC8" w14:paraId="3AFF4326" w14:textId="77777777">
            <w:pPr>
              <w:rPr>
                <w:color w:val="000000"/>
                <w:spacing w:val="-2"/>
                <w:sz w:val="18"/>
              </w:rPr>
            </w:pPr>
            <w:r w:rsidRPr="00CC0718">
              <w:rPr>
                <w:color w:val="000000"/>
                <w:spacing w:val="-2"/>
                <w:sz w:val="18"/>
              </w:rPr>
              <w:t>Codes\\AXIAL CODE\\Q8–Member marketing skills and knowledge\RECRUITMENT AND SELECTION PROCESS\And we will go through their interest form</w:t>
            </w:r>
          </w:p>
        </w:tc>
        <w:tc>
          <w:tcPr>
            <w:tcW w:w="2034" w:type="dxa"/>
            <w:tcBorders>
              <w:top w:val="single" w:color="8FB6EA" w:sz="5" w:space="0"/>
              <w:bottom w:val="single" w:color="8FB6EA" w:sz="5" w:space="0"/>
            </w:tcBorders>
            <w:shd w:val="clear" w:color="auto" w:fill="FFFFFF" w:themeFill="background1"/>
            <w:tcMar/>
          </w:tcPr>
          <w:p w:rsidRPr="00CC0718" w:rsidR="00C71DC8" w:rsidP="00244814" w:rsidRDefault="00C71DC8" w14:paraId="6DBFCCC3" w14:textId="77777777">
            <w:pPr>
              <w:rPr>
                <w:color w:val="000000"/>
                <w:spacing w:val="-2"/>
                <w:sz w:val="18"/>
              </w:rPr>
            </w:pPr>
          </w:p>
        </w:tc>
        <w:tc>
          <w:tcPr>
            <w:tcW w:w="903" w:type="dxa"/>
            <w:tcBorders>
              <w:top w:val="single" w:color="8FB6EA" w:sz="5" w:space="0"/>
              <w:bottom w:val="single" w:color="8FB6EA" w:sz="5" w:space="0"/>
            </w:tcBorders>
            <w:shd w:val="clear" w:color="auto" w:fill="FFFFFF" w:themeFill="background1"/>
            <w:tcMar/>
          </w:tcPr>
          <w:p w:rsidRPr="00CC0718" w:rsidR="00C71DC8" w:rsidP="00244814" w:rsidRDefault="00C71DC8" w14:paraId="721F4B60" w14:textId="77777777">
            <w:pPr>
              <w:rPr>
                <w:color w:val="000000"/>
                <w:spacing w:val="-2"/>
                <w:sz w:val="18"/>
              </w:rPr>
            </w:pPr>
            <w:r w:rsidRPr="00CC0718">
              <w:rPr>
                <w:color w:val="000000"/>
                <w:spacing w:val="-2"/>
                <w:sz w:val="18"/>
              </w:rPr>
              <w:t>No</w:t>
            </w:r>
          </w:p>
        </w:tc>
        <w:tc>
          <w:tcPr>
            <w:tcW w:w="1017" w:type="dxa"/>
            <w:tcBorders>
              <w:top w:val="single" w:color="8FB6EA" w:sz="5" w:space="0"/>
              <w:bottom w:val="single" w:color="8FB6EA" w:sz="5" w:space="0"/>
            </w:tcBorders>
            <w:shd w:val="clear" w:color="auto" w:fill="FFFFFF" w:themeFill="background1"/>
            <w:tcMar/>
          </w:tcPr>
          <w:p w:rsidRPr="00CC0718" w:rsidR="00C71DC8" w:rsidP="00244814" w:rsidRDefault="00C71DC8" w14:paraId="359B895A" w14:textId="77777777">
            <w:pPr>
              <w:rPr>
                <w:color w:val="000000"/>
                <w:spacing w:val="-2"/>
                <w:sz w:val="18"/>
              </w:rPr>
            </w:pPr>
            <w:r w:rsidRPr="00CC0718">
              <w:rPr>
                <w:color w:val="000000"/>
                <w:spacing w:val="-2"/>
                <w:sz w:val="18"/>
              </w:rPr>
              <w:t>None</w:t>
            </w:r>
          </w:p>
        </w:tc>
      </w:tr>
      <w:tr w:rsidRPr="00CC0718" w:rsidR="00C71DC8" w:rsidTr="3A33D0EC" w14:paraId="0E071607" w14:textId="77777777">
        <w:trPr>
          <w:trHeight w:val="458" w:hRule="exact"/>
        </w:trPr>
        <w:tc>
          <w:tcPr>
            <w:tcW w:w="6763" w:type="dxa"/>
            <w:gridSpan w:val="2"/>
            <w:tcBorders>
              <w:top w:val="single" w:color="8FB6EA" w:sz="5" w:space="0"/>
              <w:bottom w:val="single" w:color="8FB6EA" w:sz="5" w:space="0"/>
            </w:tcBorders>
            <w:shd w:val="clear" w:color="auto" w:fill="FFFFFF" w:themeFill="background1"/>
            <w:tcMar/>
          </w:tcPr>
          <w:p w:rsidRPr="00CC0718" w:rsidR="00C71DC8" w:rsidP="00244814" w:rsidRDefault="00C71DC8" w14:paraId="7DD9F286" w14:textId="77777777">
            <w:pPr>
              <w:rPr>
                <w:color w:val="000000"/>
                <w:spacing w:val="-2"/>
                <w:sz w:val="18"/>
              </w:rPr>
            </w:pPr>
            <w:r w:rsidRPr="00CC0718">
              <w:rPr>
                <w:color w:val="000000"/>
                <w:spacing w:val="-2"/>
                <w:sz w:val="18"/>
              </w:rPr>
              <w:t>Codes\\AXIAL CODE\\Q8–Member marketing skills and knowledge\RECRUITMENT AND SELECTION PROCESS\Fill registration form</w:t>
            </w:r>
          </w:p>
        </w:tc>
        <w:tc>
          <w:tcPr>
            <w:tcW w:w="2034" w:type="dxa"/>
            <w:tcBorders>
              <w:top w:val="single" w:color="8FB6EA" w:sz="5" w:space="0"/>
              <w:bottom w:val="single" w:color="8FB6EA" w:sz="5" w:space="0"/>
            </w:tcBorders>
            <w:shd w:val="clear" w:color="auto" w:fill="FFFFFF" w:themeFill="background1"/>
            <w:tcMar/>
          </w:tcPr>
          <w:p w:rsidRPr="00CC0718" w:rsidR="00C71DC8" w:rsidP="00244814" w:rsidRDefault="00C71DC8" w14:paraId="2D3A0CF8" w14:textId="77777777">
            <w:pPr>
              <w:rPr>
                <w:color w:val="000000"/>
                <w:spacing w:val="-2"/>
                <w:sz w:val="18"/>
              </w:rPr>
            </w:pPr>
          </w:p>
        </w:tc>
        <w:tc>
          <w:tcPr>
            <w:tcW w:w="903" w:type="dxa"/>
            <w:tcBorders>
              <w:top w:val="single" w:color="8FB6EA" w:sz="5" w:space="0"/>
              <w:bottom w:val="single" w:color="8FB6EA" w:sz="5" w:space="0"/>
            </w:tcBorders>
            <w:shd w:val="clear" w:color="auto" w:fill="FFFFFF" w:themeFill="background1"/>
            <w:tcMar/>
          </w:tcPr>
          <w:p w:rsidRPr="00CC0718" w:rsidR="00C71DC8" w:rsidP="00244814" w:rsidRDefault="00C71DC8" w14:paraId="27105D89" w14:textId="77777777">
            <w:pPr>
              <w:rPr>
                <w:color w:val="000000"/>
                <w:spacing w:val="-2"/>
                <w:sz w:val="18"/>
              </w:rPr>
            </w:pPr>
            <w:r w:rsidRPr="00CC0718">
              <w:rPr>
                <w:color w:val="000000"/>
                <w:spacing w:val="-2"/>
                <w:sz w:val="18"/>
              </w:rPr>
              <w:t>No</w:t>
            </w:r>
          </w:p>
        </w:tc>
        <w:tc>
          <w:tcPr>
            <w:tcW w:w="1017" w:type="dxa"/>
            <w:tcBorders>
              <w:top w:val="single" w:color="8FB6EA" w:sz="5" w:space="0"/>
              <w:bottom w:val="single" w:color="8FB6EA" w:sz="5" w:space="0"/>
            </w:tcBorders>
            <w:shd w:val="clear" w:color="auto" w:fill="FFFFFF" w:themeFill="background1"/>
            <w:tcMar/>
          </w:tcPr>
          <w:p w:rsidRPr="00CC0718" w:rsidR="00C71DC8" w:rsidP="00244814" w:rsidRDefault="00C71DC8" w14:paraId="39E129A3" w14:textId="77777777">
            <w:pPr>
              <w:rPr>
                <w:color w:val="000000"/>
                <w:spacing w:val="-2"/>
                <w:sz w:val="18"/>
              </w:rPr>
            </w:pPr>
            <w:r w:rsidRPr="00CC0718">
              <w:rPr>
                <w:color w:val="000000"/>
                <w:spacing w:val="-2"/>
                <w:sz w:val="18"/>
              </w:rPr>
              <w:t>None</w:t>
            </w:r>
          </w:p>
        </w:tc>
      </w:tr>
      <w:tr w:rsidRPr="00CC0718" w:rsidR="00C71DC8" w:rsidTr="3A33D0EC" w14:paraId="786D2F78" w14:textId="77777777">
        <w:trPr>
          <w:trHeight w:val="459" w:hRule="exact"/>
        </w:trPr>
        <w:tc>
          <w:tcPr>
            <w:tcW w:w="6763" w:type="dxa"/>
            <w:gridSpan w:val="2"/>
            <w:tcBorders>
              <w:top w:val="single" w:color="8FB6EA" w:sz="5" w:space="0"/>
              <w:bottom w:val="single" w:color="8FB6EA" w:sz="5" w:space="0"/>
            </w:tcBorders>
            <w:shd w:val="clear" w:color="auto" w:fill="FFFFFF" w:themeFill="background1"/>
            <w:tcMar/>
          </w:tcPr>
          <w:p w:rsidRPr="00CC0718" w:rsidR="00C71DC8" w:rsidP="00244814" w:rsidRDefault="00C71DC8" w14:paraId="40E4CCC8" w14:textId="77777777">
            <w:pPr>
              <w:rPr>
                <w:color w:val="000000"/>
                <w:spacing w:val="-2"/>
                <w:sz w:val="18"/>
              </w:rPr>
            </w:pPr>
            <w:r w:rsidRPr="00CC0718">
              <w:rPr>
                <w:color w:val="000000"/>
                <w:spacing w:val="-2"/>
                <w:sz w:val="18"/>
              </w:rPr>
              <w:t>Codes\\AXIAL CODE\\Q8–Member marketing skills and knowledge\RECRUITMENT AND SELECTION PROCESS\Giving an opportunity</w:t>
            </w:r>
          </w:p>
        </w:tc>
        <w:tc>
          <w:tcPr>
            <w:tcW w:w="2034" w:type="dxa"/>
            <w:tcBorders>
              <w:top w:val="single" w:color="8FB6EA" w:sz="5" w:space="0"/>
              <w:bottom w:val="single" w:color="8FB6EA" w:sz="5" w:space="0"/>
            </w:tcBorders>
            <w:shd w:val="clear" w:color="auto" w:fill="FFFFFF" w:themeFill="background1"/>
            <w:tcMar/>
          </w:tcPr>
          <w:p w:rsidRPr="00CC0718" w:rsidR="00C71DC8" w:rsidP="00244814" w:rsidRDefault="00C71DC8" w14:paraId="2490DE03" w14:textId="77777777">
            <w:pPr>
              <w:rPr>
                <w:color w:val="000000"/>
                <w:spacing w:val="-2"/>
                <w:sz w:val="18"/>
              </w:rPr>
            </w:pPr>
          </w:p>
        </w:tc>
        <w:tc>
          <w:tcPr>
            <w:tcW w:w="903" w:type="dxa"/>
            <w:tcBorders>
              <w:top w:val="single" w:color="8FB6EA" w:sz="5" w:space="0"/>
              <w:bottom w:val="single" w:color="8FB6EA" w:sz="5" w:space="0"/>
            </w:tcBorders>
            <w:shd w:val="clear" w:color="auto" w:fill="FFFFFF" w:themeFill="background1"/>
            <w:tcMar/>
          </w:tcPr>
          <w:p w:rsidRPr="00CC0718" w:rsidR="00C71DC8" w:rsidP="00244814" w:rsidRDefault="00C71DC8" w14:paraId="64A1EC42" w14:textId="77777777">
            <w:pPr>
              <w:rPr>
                <w:color w:val="000000"/>
                <w:spacing w:val="-2"/>
                <w:sz w:val="18"/>
              </w:rPr>
            </w:pPr>
            <w:r w:rsidRPr="00CC0718">
              <w:rPr>
                <w:color w:val="000000"/>
                <w:spacing w:val="-2"/>
                <w:sz w:val="18"/>
              </w:rPr>
              <w:t>No</w:t>
            </w:r>
          </w:p>
        </w:tc>
        <w:tc>
          <w:tcPr>
            <w:tcW w:w="1017" w:type="dxa"/>
            <w:tcBorders>
              <w:top w:val="single" w:color="8FB6EA" w:sz="5" w:space="0"/>
              <w:bottom w:val="single" w:color="8FB6EA" w:sz="5" w:space="0"/>
            </w:tcBorders>
            <w:shd w:val="clear" w:color="auto" w:fill="FFFFFF" w:themeFill="background1"/>
            <w:tcMar/>
          </w:tcPr>
          <w:p w:rsidRPr="00CC0718" w:rsidR="00C71DC8" w:rsidP="00244814" w:rsidRDefault="00C71DC8" w14:paraId="32F191A5" w14:textId="77777777">
            <w:pPr>
              <w:rPr>
                <w:color w:val="000000"/>
                <w:spacing w:val="-2"/>
                <w:sz w:val="18"/>
              </w:rPr>
            </w:pPr>
            <w:r w:rsidRPr="00CC0718">
              <w:rPr>
                <w:color w:val="000000"/>
                <w:spacing w:val="-2"/>
                <w:sz w:val="18"/>
              </w:rPr>
              <w:t>None</w:t>
            </w:r>
          </w:p>
        </w:tc>
      </w:tr>
      <w:tr w:rsidRPr="00CC0718" w:rsidR="00C71DC8" w:rsidTr="3A33D0EC" w14:paraId="1509BEFB" w14:textId="77777777">
        <w:trPr>
          <w:trHeight w:val="458" w:hRule="exact"/>
        </w:trPr>
        <w:tc>
          <w:tcPr>
            <w:tcW w:w="6763" w:type="dxa"/>
            <w:gridSpan w:val="2"/>
            <w:tcBorders>
              <w:top w:val="single" w:color="8FB6EA" w:sz="5" w:space="0"/>
              <w:bottom w:val="single" w:color="8FB6EA" w:sz="5" w:space="0"/>
            </w:tcBorders>
            <w:shd w:val="clear" w:color="auto" w:fill="FFFFFF" w:themeFill="background1"/>
            <w:tcMar/>
          </w:tcPr>
          <w:p w:rsidRPr="00CC0718" w:rsidR="00C71DC8" w:rsidP="00244814" w:rsidRDefault="00C71DC8" w14:paraId="0FC30835" w14:textId="77777777">
            <w:pPr>
              <w:rPr>
                <w:color w:val="000000"/>
                <w:spacing w:val="-2"/>
                <w:sz w:val="18"/>
              </w:rPr>
            </w:pPr>
            <w:r w:rsidRPr="00CC0718">
              <w:rPr>
                <w:color w:val="000000"/>
                <w:spacing w:val="-2"/>
                <w:sz w:val="18"/>
              </w:rPr>
              <w:t>Codes\\AXIAL CODE\\Q8–Member marketing skills and knowledge\RECRUITMENT AND SELECTION PROCESS\Potential for Pro Marketing</w:t>
            </w:r>
          </w:p>
        </w:tc>
        <w:tc>
          <w:tcPr>
            <w:tcW w:w="2034" w:type="dxa"/>
            <w:tcBorders>
              <w:top w:val="single" w:color="8FB6EA" w:sz="5" w:space="0"/>
              <w:bottom w:val="single" w:color="8FB6EA" w:sz="5" w:space="0"/>
            </w:tcBorders>
            <w:shd w:val="clear" w:color="auto" w:fill="FFFFFF" w:themeFill="background1"/>
            <w:tcMar/>
          </w:tcPr>
          <w:p w:rsidRPr="00CC0718" w:rsidR="00C71DC8" w:rsidP="00244814" w:rsidRDefault="00C71DC8" w14:paraId="481E853D" w14:textId="77777777">
            <w:pPr>
              <w:rPr>
                <w:color w:val="000000"/>
                <w:spacing w:val="-2"/>
                <w:sz w:val="18"/>
              </w:rPr>
            </w:pPr>
          </w:p>
        </w:tc>
        <w:tc>
          <w:tcPr>
            <w:tcW w:w="903" w:type="dxa"/>
            <w:tcBorders>
              <w:top w:val="single" w:color="8FB6EA" w:sz="5" w:space="0"/>
              <w:bottom w:val="single" w:color="8FB6EA" w:sz="5" w:space="0"/>
            </w:tcBorders>
            <w:shd w:val="clear" w:color="auto" w:fill="FFFFFF" w:themeFill="background1"/>
            <w:tcMar/>
          </w:tcPr>
          <w:p w:rsidRPr="00CC0718" w:rsidR="00C71DC8" w:rsidP="00244814" w:rsidRDefault="00C71DC8" w14:paraId="55EA4089" w14:textId="77777777">
            <w:pPr>
              <w:rPr>
                <w:color w:val="000000"/>
                <w:spacing w:val="-2"/>
                <w:sz w:val="18"/>
              </w:rPr>
            </w:pPr>
            <w:r w:rsidRPr="00CC0718">
              <w:rPr>
                <w:color w:val="000000"/>
                <w:spacing w:val="-2"/>
                <w:sz w:val="18"/>
              </w:rPr>
              <w:t>No</w:t>
            </w:r>
          </w:p>
        </w:tc>
        <w:tc>
          <w:tcPr>
            <w:tcW w:w="1017" w:type="dxa"/>
            <w:tcBorders>
              <w:top w:val="single" w:color="8FB6EA" w:sz="5" w:space="0"/>
              <w:bottom w:val="single" w:color="8FB6EA" w:sz="5" w:space="0"/>
            </w:tcBorders>
            <w:shd w:val="clear" w:color="auto" w:fill="FFFFFF" w:themeFill="background1"/>
            <w:tcMar/>
          </w:tcPr>
          <w:p w:rsidRPr="00CC0718" w:rsidR="00C71DC8" w:rsidP="00244814" w:rsidRDefault="00C71DC8" w14:paraId="16BABDA2" w14:textId="77777777">
            <w:pPr>
              <w:rPr>
                <w:color w:val="000000"/>
                <w:spacing w:val="-2"/>
                <w:sz w:val="18"/>
              </w:rPr>
            </w:pPr>
            <w:r w:rsidRPr="00CC0718">
              <w:rPr>
                <w:color w:val="000000"/>
                <w:spacing w:val="-2"/>
                <w:sz w:val="18"/>
              </w:rPr>
              <w:t>None</w:t>
            </w:r>
          </w:p>
        </w:tc>
      </w:tr>
      <w:tr w:rsidRPr="00CC0718" w:rsidR="00C71DC8" w:rsidTr="3A33D0EC" w14:paraId="1DBB2A1F" w14:textId="77777777">
        <w:trPr>
          <w:trHeight w:val="459" w:hRule="exact"/>
        </w:trPr>
        <w:tc>
          <w:tcPr>
            <w:tcW w:w="6763" w:type="dxa"/>
            <w:gridSpan w:val="2"/>
            <w:tcBorders>
              <w:top w:val="single" w:color="8FB6EA" w:sz="5" w:space="0"/>
              <w:bottom w:val="single" w:color="8FB6EA" w:sz="5" w:space="0"/>
            </w:tcBorders>
            <w:shd w:val="clear" w:color="auto" w:fill="FFFFFF" w:themeFill="background1"/>
            <w:tcMar/>
          </w:tcPr>
          <w:p w:rsidRPr="00CC0718" w:rsidR="00C71DC8" w:rsidP="00244814" w:rsidRDefault="00C71DC8" w14:paraId="31F04F78" w14:textId="77777777">
            <w:pPr>
              <w:rPr>
                <w:color w:val="000000"/>
                <w:spacing w:val="-2"/>
                <w:sz w:val="18"/>
              </w:rPr>
            </w:pPr>
            <w:r w:rsidRPr="00CC0718">
              <w:rPr>
                <w:color w:val="000000"/>
                <w:spacing w:val="-2"/>
                <w:sz w:val="18"/>
              </w:rPr>
              <w:t>Codes\\AXIAL CODE\\Q8–Member marketing skills and knowledge\RECRUITMENT AND SELECTION PROCESS\Recruit based on skills</w:t>
            </w:r>
          </w:p>
        </w:tc>
        <w:tc>
          <w:tcPr>
            <w:tcW w:w="2034" w:type="dxa"/>
            <w:tcBorders>
              <w:top w:val="single" w:color="8FB6EA" w:sz="5" w:space="0"/>
              <w:bottom w:val="single" w:color="8FB6EA" w:sz="5" w:space="0"/>
            </w:tcBorders>
            <w:shd w:val="clear" w:color="auto" w:fill="FFFFFF" w:themeFill="background1"/>
            <w:tcMar/>
          </w:tcPr>
          <w:p w:rsidRPr="00CC0718" w:rsidR="00C71DC8" w:rsidP="00244814" w:rsidRDefault="00C71DC8" w14:paraId="6B256F7B" w14:textId="77777777">
            <w:pPr>
              <w:rPr>
                <w:color w:val="000000"/>
                <w:spacing w:val="-2"/>
                <w:sz w:val="18"/>
              </w:rPr>
            </w:pPr>
          </w:p>
        </w:tc>
        <w:tc>
          <w:tcPr>
            <w:tcW w:w="903" w:type="dxa"/>
            <w:tcBorders>
              <w:top w:val="single" w:color="8FB6EA" w:sz="5" w:space="0"/>
              <w:bottom w:val="single" w:color="8FB6EA" w:sz="5" w:space="0"/>
            </w:tcBorders>
            <w:shd w:val="clear" w:color="auto" w:fill="FFFFFF" w:themeFill="background1"/>
            <w:tcMar/>
          </w:tcPr>
          <w:p w:rsidRPr="00CC0718" w:rsidR="00C71DC8" w:rsidP="00244814" w:rsidRDefault="00C71DC8" w14:paraId="1632A711" w14:textId="77777777">
            <w:pPr>
              <w:rPr>
                <w:color w:val="000000"/>
                <w:spacing w:val="-2"/>
                <w:sz w:val="18"/>
              </w:rPr>
            </w:pPr>
            <w:r w:rsidRPr="00CC0718">
              <w:rPr>
                <w:color w:val="000000"/>
                <w:spacing w:val="-2"/>
                <w:sz w:val="18"/>
              </w:rPr>
              <w:t>Yes</w:t>
            </w:r>
          </w:p>
        </w:tc>
        <w:tc>
          <w:tcPr>
            <w:tcW w:w="1017" w:type="dxa"/>
            <w:tcBorders>
              <w:top w:val="single" w:color="8FB6EA" w:sz="5" w:space="0"/>
              <w:bottom w:val="single" w:color="8FB6EA" w:sz="5" w:space="0"/>
            </w:tcBorders>
            <w:shd w:val="clear" w:color="auto" w:fill="FFFFFF" w:themeFill="background1"/>
            <w:tcMar/>
          </w:tcPr>
          <w:p w:rsidRPr="00CC0718" w:rsidR="00C71DC8" w:rsidP="00244814" w:rsidRDefault="00C71DC8" w14:paraId="303FE183" w14:textId="77777777">
            <w:pPr>
              <w:rPr>
                <w:color w:val="000000"/>
                <w:spacing w:val="-2"/>
                <w:sz w:val="18"/>
              </w:rPr>
            </w:pPr>
            <w:r w:rsidRPr="00CC0718">
              <w:rPr>
                <w:color w:val="000000"/>
                <w:spacing w:val="-2"/>
                <w:sz w:val="18"/>
              </w:rPr>
              <w:t>None</w:t>
            </w:r>
          </w:p>
        </w:tc>
      </w:tr>
      <w:tr w:rsidRPr="00CC0718" w:rsidR="00C71DC8" w:rsidTr="3A33D0EC" w14:paraId="25980FB6" w14:textId="77777777">
        <w:trPr>
          <w:trHeight w:val="329" w:hRule="exact"/>
        </w:trPr>
        <w:tc>
          <w:tcPr>
            <w:tcW w:w="6763" w:type="dxa"/>
            <w:gridSpan w:val="2"/>
            <w:tcBorders>
              <w:top w:val="single" w:color="8FB6EA" w:sz="5" w:space="0"/>
              <w:bottom w:val="single" w:color="8FB6EA" w:sz="5" w:space="0"/>
            </w:tcBorders>
            <w:shd w:val="clear" w:color="auto" w:fill="FFFFFF" w:themeFill="background1"/>
            <w:tcMar/>
          </w:tcPr>
          <w:p w:rsidRPr="00CC0718" w:rsidR="00C71DC8" w:rsidP="00244814" w:rsidRDefault="00C71DC8" w14:paraId="304B9E56" w14:textId="77777777">
            <w:pPr>
              <w:rPr>
                <w:color w:val="000000"/>
                <w:spacing w:val="-2"/>
                <w:sz w:val="18"/>
              </w:rPr>
            </w:pPr>
            <w:r w:rsidRPr="00CC0718">
              <w:rPr>
                <w:color w:val="000000"/>
                <w:spacing w:val="-2"/>
                <w:sz w:val="18"/>
              </w:rPr>
              <w:t>Codes\\AXIAL CODE\\Q8–Member marketing skills and knowledge\SKILLS AND EXPERTISE</w:t>
            </w:r>
          </w:p>
        </w:tc>
        <w:tc>
          <w:tcPr>
            <w:tcW w:w="2034" w:type="dxa"/>
            <w:tcBorders>
              <w:top w:val="single" w:color="8FB6EA" w:sz="5" w:space="0"/>
              <w:bottom w:val="single" w:color="8FB6EA" w:sz="5" w:space="0"/>
            </w:tcBorders>
            <w:shd w:val="clear" w:color="auto" w:fill="FFFFFF" w:themeFill="background1"/>
            <w:tcMar/>
          </w:tcPr>
          <w:p w:rsidRPr="00CC0718" w:rsidR="00C71DC8" w:rsidP="00244814" w:rsidRDefault="00C71DC8" w14:paraId="6006101F" w14:textId="77777777">
            <w:pPr>
              <w:rPr>
                <w:color w:val="000000"/>
                <w:spacing w:val="-2"/>
                <w:sz w:val="18"/>
              </w:rPr>
            </w:pPr>
          </w:p>
        </w:tc>
        <w:tc>
          <w:tcPr>
            <w:tcW w:w="903" w:type="dxa"/>
            <w:tcBorders>
              <w:top w:val="single" w:color="8FB6EA" w:sz="5" w:space="0"/>
              <w:bottom w:val="single" w:color="8FB6EA" w:sz="5" w:space="0"/>
            </w:tcBorders>
            <w:shd w:val="clear" w:color="auto" w:fill="FFFFFF" w:themeFill="background1"/>
            <w:tcMar/>
          </w:tcPr>
          <w:p w:rsidRPr="00CC0718" w:rsidR="00C71DC8" w:rsidP="00244814" w:rsidRDefault="00C71DC8" w14:paraId="63A56F05" w14:textId="77777777">
            <w:pPr>
              <w:rPr>
                <w:color w:val="000000"/>
                <w:spacing w:val="-2"/>
                <w:sz w:val="18"/>
              </w:rPr>
            </w:pPr>
            <w:r w:rsidRPr="00CC0718">
              <w:rPr>
                <w:color w:val="000000"/>
                <w:spacing w:val="-2"/>
                <w:sz w:val="18"/>
              </w:rPr>
              <w:t>Yes</w:t>
            </w:r>
          </w:p>
        </w:tc>
        <w:tc>
          <w:tcPr>
            <w:tcW w:w="1017" w:type="dxa"/>
            <w:tcBorders>
              <w:top w:val="single" w:color="8FB6EA" w:sz="5" w:space="0"/>
              <w:bottom w:val="single" w:color="8FB6EA" w:sz="5" w:space="0"/>
            </w:tcBorders>
            <w:shd w:val="clear" w:color="auto" w:fill="FFFFFF" w:themeFill="background1"/>
            <w:tcMar/>
          </w:tcPr>
          <w:p w:rsidRPr="00CC0718" w:rsidR="00C71DC8" w:rsidP="00244814" w:rsidRDefault="00C71DC8" w14:paraId="5CA0F306" w14:textId="77777777">
            <w:pPr>
              <w:rPr>
                <w:color w:val="000000"/>
                <w:spacing w:val="-2"/>
                <w:sz w:val="18"/>
              </w:rPr>
            </w:pPr>
            <w:r w:rsidRPr="00CC0718">
              <w:rPr>
                <w:color w:val="000000"/>
                <w:spacing w:val="-2"/>
                <w:sz w:val="18"/>
              </w:rPr>
              <w:t>None</w:t>
            </w:r>
          </w:p>
        </w:tc>
      </w:tr>
      <w:tr w:rsidRPr="00CC0718" w:rsidR="00C71DC8" w:rsidTr="3A33D0EC" w14:paraId="28FE71C8" w14:textId="77777777">
        <w:trPr>
          <w:trHeight w:val="459" w:hRule="exact"/>
        </w:trPr>
        <w:tc>
          <w:tcPr>
            <w:tcW w:w="6763" w:type="dxa"/>
            <w:gridSpan w:val="2"/>
            <w:tcBorders>
              <w:top w:val="single" w:color="8FB6EA" w:sz="5" w:space="0"/>
              <w:bottom w:val="single" w:color="8FB6EA" w:sz="5" w:space="0"/>
            </w:tcBorders>
            <w:shd w:val="clear" w:color="auto" w:fill="FFFFFF" w:themeFill="background1"/>
            <w:tcMar/>
          </w:tcPr>
          <w:p w:rsidRPr="00CC0718" w:rsidR="00C71DC8" w:rsidP="00244814" w:rsidRDefault="00C71DC8" w14:paraId="559F8D7C" w14:textId="77777777">
            <w:pPr>
              <w:rPr>
                <w:color w:val="000000"/>
                <w:spacing w:val="-2"/>
                <w:sz w:val="18"/>
              </w:rPr>
            </w:pPr>
            <w:r w:rsidRPr="00CC0718">
              <w:rPr>
                <w:color w:val="000000"/>
                <w:spacing w:val="-2"/>
                <w:sz w:val="18"/>
              </w:rPr>
              <w:t>Codes\\AXIAL CODE\\Q8–Member marketing skills and knowledge\SKILLS AND EXPERTISE\Design Skills</w:t>
            </w:r>
          </w:p>
        </w:tc>
        <w:tc>
          <w:tcPr>
            <w:tcW w:w="2034" w:type="dxa"/>
            <w:tcBorders>
              <w:top w:val="single" w:color="8FB6EA" w:sz="5" w:space="0"/>
              <w:bottom w:val="single" w:color="8FB6EA" w:sz="5" w:space="0"/>
            </w:tcBorders>
            <w:shd w:val="clear" w:color="auto" w:fill="FFFFFF" w:themeFill="background1"/>
            <w:tcMar/>
          </w:tcPr>
          <w:p w:rsidRPr="00CC0718" w:rsidR="00C71DC8" w:rsidP="00244814" w:rsidRDefault="00C71DC8" w14:paraId="6503BC1D" w14:textId="77777777">
            <w:pPr>
              <w:rPr>
                <w:color w:val="000000"/>
                <w:spacing w:val="-2"/>
                <w:sz w:val="18"/>
              </w:rPr>
            </w:pPr>
          </w:p>
        </w:tc>
        <w:tc>
          <w:tcPr>
            <w:tcW w:w="903" w:type="dxa"/>
            <w:tcBorders>
              <w:top w:val="single" w:color="8FB6EA" w:sz="5" w:space="0"/>
              <w:bottom w:val="single" w:color="8FB6EA" w:sz="5" w:space="0"/>
            </w:tcBorders>
            <w:shd w:val="clear" w:color="auto" w:fill="FFFFFF" w:themeFill="background1"/>
            <w:tcMar/>
          </w:tcPr>
          <w:p w:rsidRPr="00CC0718" w:rsidR="00C71DC8" w:rsidP="00244814" w:rsidRDefault="00C71DC8" w14:paraId="5B549E38" w14:textId="77777777">
            <w:pPr>
              <w:rPr>
                <w:color w:val="000000"/>
                <w:spacing w:val="-2"/>
                <w:sz w:val="18"/>
              </w:rPr>
            </w:pPr>
            <w:r w:rsidRPr="00CC0718">
              <w:rPr>
                <w:color w:val="000000"/>
                <w:spacing w:val="-2"/>
                <w:sz w:val="18"/>
              </w:rPr>
              <w:t>Yes</w:t>
            </w:r>
          </w:p>
        </w:tc>
        <w:tc>
          <w:tcPr>
            <w:tcW w:w="1017" w:type="dxa"/>
            <w:tcBorders>
              <w:top w:val="single" w:color="8FB6EA" w:sz="5" w:space="0"/>
              <w:bottom w:val="single" w:color="8FB6EA" w:sz="5" w:space="0"/>
            </w:tcBorders>
            <w:shd w:val="clear" w:color="auto" w:fill="FFFFFF" w:themeFill="background1"/>
            <w:tcMar/>
          </w:tcPr>
          <w:p w:rsidRPr="00CC0718" w:rsidR="00C71DC8" w:rsidP="00244814" w:rsidRDefault="00C71DC8" w14:paraId="5846A395" w14:textId="77777777">
            <w:pPr>
              <w:rPr>
                <w:color w:val="000000"/>
                <w:spacing w:val="-2"/>
                <w:sz w:val="18"/>
              </w:rPr>
            </w:pPr>
            <w:r w:rsidRPr="00CC0718">
              <w:rPr>
                <w:color w:val="000000"/>
                <w:spacing w:val="-2"/>
                <w:sz w:val="18"/>
              </w:rPr>
              <w:t>None</w:t>
            </w:r>
          </w:p>
        </w:tc>
      </w:tr>
      <w:tr w:rsidRPr="00CC0718" w:rsidR="00C71DC8" w:rsidTr="3A33D0EC" w14:paraId="17E43F9A" w14:textId="77777777">
        <w:trPr>
          <w:trHeight w:val="458" w:hRule="exact"/>
        </w:trPr>
        <w:tc>
          <w:tcPr>
            <w:tcW w:w="6763" w:type="dxa"/>
            <w:gridSpan w:val="2"/>
            <w:tcBorders>
              <w:top w:val="single" w:color="8FB6EA" w:sz="5" w:space="0"/>
              <w:bottom w:val="single" w:color="8FB6EA" w:sz="5" w:space="0"/>
            </w:tcBorders>
            <w:shd w:val="clear" w:color="auto" w:fill="FFFFFF" w:themeFill="background1"/>
            <w:tcMar/>
          </w:tcPr>
          <w:p w:rsidRPr="00CC0718" w:rsidR="00C71DC8" w:rsidP="00244814" w:rsidRDefault="00C71DC8" w14:paraId="445FD9A7" w14:textId="77777777">
            <w:pPr>
              <w:rPr>
                <w:color w:val="000000"/>
                <w:spacing w:val="-2"/>
                <w:sz w:val="18"/>
              </w:rPr>
            </w:pPr>
            <w:r w:rsidRPr="00CC0718">
              <w:rPr>
                <w:color w:val="000000"/>
                <w:spacing w:val="-2"/>
                <w:sz w:val="18"/>
              </w:rPr>
              <w:t>Codes\\AXIAL CODE\\Q8–Member marketing skills and knowledge\SKILLS AND EXPERTISE\Digital Marketing Proficiency</w:t>
            </w:r>
          </w:p>
        </w:tc>
        <w:tc>
          <w:tcPr>
            <w:tcW w:w="2034" w:type="dxa"/>
            <w:tcBorders>
              <w:top w:val="single" w:color="8FB6EA" w:sz="5" w:space="0"/>
              <w:bottom w:val="single" w:color="8FB6EA" w:sz="5" w:space="0"/>
            </w:tcBorders>
            <w:shd w:val="clear" w:color="auto" w:fill="FFFFFF" w:themeFill="background1"/>
            <w:tcMar/>
          </w:tcPr>
          <w:p w:rsidRPr="00CC0718" w:rsidR="00C71DC8" w:rsidP="00244814" w:rsidRDefault="00C71DC8" w14:paraId="2C2DA6E6" w14:textId="77777777">
            <w:pPr>
              <w:rPr>
                <w:color w:val="000000"/>
                <w:spacing w:val="-2"/>
                <w:sz w:val="18"/>
              </w:rPr>
            </w:pPr>
          </w:p>
        </w:tc>
        <w:tc>
          <w:tcPr>
            <w:tcW w:w="903" w:type="dxa"/>
            <w:tcBorders>
              <w:top w:val="single" w:color="8FB6EA" w:sz="5" w:space="0"/>
              <w:bottom w:val="single" w:color="8FB6EA" w:sz="5" w:space="0"/>
            </w:tcBorders>
            <w:shd w:val="clear" w:color="auto" w:fill="FFFFFF" w:themeFill="background1"/>
            <w:tcMar/>
          </w:tcPr>
          <w:p w:rsidRPr="00CC0718" w:rsidR="00C71DC8" w:rsidP="00244814" w:rsidRDefault="00C71DC8" w14:paraId="6E68871D" w14:textId="77777777">
            <w:pPr>
              <w:rPr>
                <w:color w:val="000000"/>
                <w:spacing w:val="-2"/>
                <w:sz w:val="18"/>
              </w:rPr>
            </w:pPr>
            <w:r w:rsidRPr="00CC0718">
              <w:rPr>
                <w:color w:val="000000"/>
                <w:spacing w:val="-2"/>
                <w:sz w:val="18"/>
              </w:rPr>
              <w:t>No</w:t>
            </w:r>
          </w:p>
        </w:tc>
        <w:tc>
          <w:tcPr>
            <w:tcW w:w="1017" w:type="dxa"/>
            <w:tcBorders>
              <w:top w:val="single" w:color="8FB6EA" w:sz="5" w:space="0"/>
              <w:bottom w:val="single" w:color="8FB6EA" w:sz="5" w:space="0"/>
            </w:tcBorders>
            <w:shd w:val="clear" w:color="auto" w:fill="FFFFFF" w:themeFill="background1"/>
            <w:tcMar/>
          </w:tcPr>
          <w:p w:rsidRPr="00CC0718" w:rsidR="00C71DC8" w:rsidP="00244814" w:rsidRDefault="00C71DC8" w14:paraId="3B146144" w14:textId="77777777">
            <w:pPr>
              <w:rPr>
                <w:color w:val="000000"/>
                <w:spacing w:val="-2"/>
                <w:sz w:val="18"/>
              </w:rPr>
            </w:pPr>
            <w:r w:rsidRPr="00CC0718">
              <w:rPr>
                <w:color w:val="000000"/>
                <w:spacing w:val="-2"/>
                <w:sz w:val="18"/>
              </w:rPr>
              <w:t>None</w:t>
            </w:r>
          </w:p>
        </w:tc>
      </w:tr>
      <w:tr w:rsidRPr="00CC0718" w:rsidR="00C71DC8" w:rsidTr="3A33D0EC" w14:paraId="115E909C" w14:textId="77777777">
        <w:trPr>
          <w:trHeight w:val="459" w:hRule="exact"/>
        </w:trPr>
        <w:tc>
          <w:tcPr>
            <w:tcW w:w="6763" w:type="dxa"/>
            <w:gridSpan w:val="2"/>
            <w:tcBorders>
              <w:top w:val="single" w:color="8FB6EA" w:sz="5" w:space="0"/>
              <w:bottom w:val="single" w:color="8FB6EA" w:sz="5" w:space="0"/>
            </w:tcBorders>
            <w:shd w:val="clear" w:color="auto" w:fill="FFFFFF" w:themeFill="background1"/>
            <w:tcMar/>
          </w:tcPr>
          <w:p w:rsidRPr="00CC0718" w:rsidR="00C71DC8" w:rsidP="00244814" w:rsidRDefault="00C71DC8" w14:paraId="2A68BEE1" w14:textId="77777777">
            <w:pPr>
              <w:rPr>
                <w:color w:val="000000"/>
                <w:spacing w:val="-2"/>
                <w:sz w:val="18"/>
              </w:rPr>
            </w:pPr>
            <w:r w:rsidRPr="00CC0718">
              <w:rPr>
                <w:color w:val="000000"/>
                <w:spacing w:val="-2"/>
                <w:sz w:val="18"/>
              </w:rPr>
              <w:t>Codes\\AXIAL CODE\\Q8–Member marketing skills and knowledge\SKILLS AND EXPERTISE\Experience of marketing</w:t>
            </w:r>
          </w:p>
        </w:tc>
        <w:tc>
          <w:tcPr>
            <w:tcW w:w="2034" w:type="dxa"/>
            <w:tcBorders>
              <w:top w:val="single" w:color="8FB6EA" w:sz="5" w:space="0"/>
              <w:bottom w:val="single" w:color="8FB6EA" w:sz="5" w:space="0"/>
            </w:tcBorders>
            <w:shd w:val="clear" w:color="auto" w:fill="FFFFFF" w:themeFill="background1"/>
            <w:tcMar/>
          </w:tcPr>
          <w:p w:rsidRPr="00CC0718" w:rsidR="00C71DC8" w:rsidP="00244814" w:rsidRDefault="00C71DC8" w14:paraId="0F6F7F9B" w14:textId="77777777">
            <w:pPr>
              <w:rPr>
                <w:color w:val="000000"/>
                <w:spacing w:val="-2"/>
                <w:sz w:val="18"/>
              </w:rPr>
            </w:pPr>
          </w:p>
        </w:tc>
        <w:tc>
          <w:tcPr>
            <w:tcW w:w="903" w:type="dxa"/>
            <w:tcBorders>
              <w:top w:val="single" w:color="8FB6EA" w:sz="5" w:space="0"/>
              <w:bottom w:val="single" w:color="8FB6EA" w:sz="5" w:space="0"/>
            </w:tcBorders>
            <w:shd w:val="clear" w:color="auto" w:fill="FFFFFF" w:themeFill="background1"/>
            <w:tcMar/>
          </w:tcPr>
          <w:p w:rsidRPr="00CC0718" w:rsidR="00C71DC8" w:rsidP="00244814" w:rsidRDefault="00C71DC8" w14:paraId="437F03D2" w14:textId="77777777">
            <w:pPr>
              <w:rPr>
                <w:color w:val="000000"/>
                <w:spacing w:val="-2"/>
                <w:sz w:val="18"/>
              </w:rPr>
            </w:pPr>
            <w:r w:rsidRPr="00CC0718">
              <w:rPr>
                <w:color w:val="000000"/>
                <w:spacing w:val="-2"/>
                <w:sz w:val="18"/>
              </w:rPr>
              <w:t>No</w:t>
            </w:r>
          </w:p>
        </w:tc>
        <w:tc>
          <w:tcPr>
            <w:tcW w:w="1017" w:type="dxa"/>
            <w:tcBorders>
              <w:top w:val="single" w:color="8FB6EA" w:sz="5" w:space="0"/>
              <w:bottom w:val="single" w:color="8FB6EA" w:sz="5" w:space="0"/>
            </w:tcBorders>
            <w:shd w:val="clear" w:color="auto" w:fill="FFFFFF" w:themeFill="background1"/>
            <w:tcMar/>
          </w:tcPr>
          <w:p w:rsidRPr="00CC0718" w:rsidR="00C71DC8" w:rsidP="00244814" w:rsidRDefault="00C71DC8" w14:paraId="7AC27710" w14:textId="77777777">
            <w:pPr>
              <w:rPr>
                <w:color w:val="000000"/>
                <w:spacing w:val="-2"/>
                <w:sz w:val="18"/>
              </w:rPr>
            </w:pPr>
            <w:r w:rsidRPr="00CC0718">
              <w:rPr>
                <w:color w:val="000000"/>
                <w:spacing w:val="-2"/>
                <w:sz w:val="18"/>
              </w:rPr>
              <w:t>None</w:t>
            </w:r>
          </w:p>
        </w:tc>
      </w:tr>
      <w:tr w:rsidRPr="00CC0718" w:rsidR="00C71DC8" w:rsidTr="3A33D0EC" w14:paraId="7572B932" w14:textId="77777777">
        <w:trPr>
          <w:trHeight w:val="458" w:hRule="exact"/>
        </w:trPr>
        <w:tc>
          <w:tcPr>
            <w:tcW w:w="6763" w:type="dxa"/>
            <w:gridSpan w:val="2"/>
            <w:tcBorders>
              <w:top w:val="single" w:color="8FB6EA" w:sz="5" w:space="0"/>
              <w:bottom w:val="single" w:color="8FB6EA" w:sz="5" w:space="0"/>
            </w:tcBorders>
            <w:shd w:val="clear" w:color="auto" w:fill="FFFFFF" w:themeFill="background1"/>
            <w:tcMar/>
          </w:tcPr>
          <w:p w:rsidRPr="00CC0718" w:rsidR="00C71DC8" w:rsidP="00244814" w:rsidRDefault="00C71DC8" w14:paraId="73DE6472" w14:textId="77777777">
            <w:pPr>
              <w:rPr>
                <w:color w:val="000000"/>
                <w:spacing w:val="-2"/>
                <w:sz w:val="18"/>
              </w:rPr>
            </w:pPr>
            <w:r w:rsidRPr="00CC0718">
              <w:rPr>
                <w:color w:val="000000"/>
                <w:spacing w:val="-2"/>
                <w:sz w:val="18"/>
              </w:rPr>
              <w:t>Codes\\AXIAL CODE\\Q8–Member marketing skills and knowledge\SKILLS AND EXPERTISE\Marketing Skills on Exec Board</w:t>
            </w:r>
          </w:p>
        </w:tc>
        <w:tc>
          <w:tcPr>
            <w:tcW w:w="2034" w:type="dxa"/>
            <w:tcBorders>
              <w:top w:val="single" w:color="8FB6EA" w:sz="5" w:space="0"/>
              <w:bottom w:val="single" w:color="8FB6EA" w:sz="5" w:space="0"/>
            </w:tcBorders>
            <w:shd w:val="clear" w:color="auto" w:fill="FFFFFF" w:themeFill="background1"/>
            <w:tcMar/>
          </w:tcPr>
          <w:p w:rsidRPr="00CC0718" w:rsidR="00C71DC8" w:rsidP="00244814" w:rsidRDefault="00C71DC8" w14:paraId="35C056F6" w14:textId="77777777">
            <w:pPr>
              <w:rPr>
                <w:color w:val="000000"/>
                <w:spacing w:val="-2"/>
                <w:sz w:val="18"/>
              </w:rPr>
            </w:pPr>
          </w:p>
        </w:tc>
        <w:tc>
          <w:tcPr>
            <w:tcW w:w="903" w:type="dxa"/>
            <w:tcBorders>
              <w:top w:val="single" w:color="8FB6EA" w:sz="5" w:space="0"/>
              <w:bottom w:val="single" w:color="8FB6EA" w:sz="5" w:space="0"/>
            </w:tcBorders>
            <w:shd w:val="clear" w:color="auto" w:fill="FFFFFF" w:themeFill="background1"/>
            <w:tcMar/>
          </w:tcPr>
          <w:p w:rsidRPr="00CC0718" w:rsidR="00C71DC8" w:rsidP="00244814" w:rsidRDefault="00C71DC8" w14:paraId="2ED4E446" w14:textId="77777777">
            <w:pPr>
              <w:rPr>
                <w:color w:val="000000"/>
                <w:spacing w:val="-2"/>
                <w:sz w:val="18"/>
              </w:rPr>
            </w:pPr>
            <w:r w:rsidRPr="00CC0718">
              <w:rPr>
                <w:color w:val="000000"/>
                <w:spacing w:val="-2"/>
                <w:sz w:val="18"/>
              </w:rPr>
              <w:t>No</w:t>
            </w:r>
          </w:p>
        </w:tc>
        <w:tc>
          <w:tcPr>
            <w:tcW w:w="1017" w:type="dxa"/>
            <w:tcBorders>
              <w:top w:val="single" w:color="8FB6EA" w:sz="5" w:space="0"/>
              <w:bottom w:val="single" w:color="8FB6EA" w:sz="5" w:space="0"/>
            </w:tcBorders>
            <w:shd w:val="clear" w:color="auto" w:fill="FFFFFF" w:themeFill="background1"/>
            <w:tcMar/>
          </w:tcPr>
          <w:p w:rsidRPr="00CC0718" w:rsidR="00C71DC8" w:rsidP="00244814" w:rsidRDefault="00C71DC8" w14:paraId="38462127" w14:textId="77777777">
            <w:pPr>
              <w:rPr>
                <w:color w:val="000000"/>
                <w:spacing w:val="-2"/>
                <w:sz w:val="18"/>
              </w:rPr>
            </w:pPr>
            <w:r w:rsidRPr="00CC0718">
              <w:rPr>
                <w:color w:val="000000"/>
                <w:spacing w:val="-2"/>
                <w:sz w:val="18"/>
              </w:rPr>
              <w:t>None</w:t>
            </w:r>
          </w:p>
        </w:tc>
      </w:tr>
      <w:tr w:rsidRPr="00CC0718" w:rsidR="00C71DC8" w:rsidTr="3A33D0EC" w14:paraId="3CBCFD22" w14:textId="77777777">
        <w:trPr>
          <w:trHeight w:val="459" w:hRule="exact"/>
        </w:trPr>
        <w:tc>
          <w:tcPr>
            <w:tcW w:w="6763" w:type="dxa"/>
            <w:gridSpan w:val="2"/>
            <w:tcBorders>
              <w:top w:val="single" w:color="8FB6EA" w:sz="5" w:space="0"/>
              <w:bottom w:val="single" w:color="8FB6EA" w:sz="5" w:space="0"/>
            </w:tcBorders>
            <w:shd w:val="clear" w:color="auto" w:fill="FFFFFF" w:themeFill="background1"/>
            <w:tcMar/>
          </w:tcPr>
          <w:p w:rsidRPr="00CC0718" w:rsidR="00C71DC8" w:rsidP="00244814" w:rsidRDefault="00C71DC8" w14:paraId="4D379FCF" w14:textId="77777777">
            <w:pPr>
              <w:rPr>
                <w:color w:val="000000"/>
                <w:spacing w:val="-2"/>
                <w:sz w:val="18"/>
              </w:rPr>
            </w:pPr>
            <w:r w:rsidRPr="00CC0718">
              <w:rPr>
                <w:color w:val="000000"/>
                <w:spacing w:val="-2"/>
                <w:sz w:val="18"/>
              </w:rPr>
              <w:t>Codes\\AXIAL CODE\\Q8–Member marketing skills and knowledge\SKILLS AND EXPERTISE\Photography</w:t>
            </w:r>
          </w:p>
        </w:tc>
        <w:tc>
          <w:tcPr>
            <w:tcW w:w="2034" w:type="dxa"/>
            <w:tcBorders>
              <w:top w:val="single" w:color="8FB6EA" w:sz="5" w:space="0"/>
              <w:bottom w:val="single" w:color="8FB6EA" w:sz="5" w:space="0"/>
            </w:tcBorders>
            <w:shd w:val="clear" w:color="auto" w:fill="FFFFFF" w:themeFill="background1"/>
            <w:tcMar/>
          </w:tcPr>
          <w:p w:rsidRPr="00CC0718" w:rsidR="00C71DC8" w:rsidP="00244814" w:rsidRDefault="00C71DC8" w14:paraId="69FAB092" w14:textId="77777777">
            <w:pPr>
              <w:rPr>
                <w:color w:val="000000"/>
                <w:spacing w:val="-2"/>
                <w:sz w:val="18"/>
              </w:rPr>
            </w:pPr>
          </w:p>
        </w:tc>
        <w:tc>
          <w:tcPr>
            <w:tcW w:w="903" w:type="dxa"/>
            <w:tcBorders>
              <w:top w:val="single" w:color="8FB6EA" w:sz="5" w:space="0"/>
              <w:bottom w:val="single" w:color="8FB6EA" w:sz="5" w:space="0"/>
            </w:tcBorders>
            <w:shd w:val="clear" w:color="auto" w:fill="FFFFFF" w:themeFill="background1"/>
            <w:tcMar/>
          </w:tcPr>
          <w:p w:rsidRPr="00CC0718" w:rsidR="00C71DC8" w:rsidP="00244814" w:rsidRDefault="00C71DC8" w14:paraId="5154D237" w14:textId="77777777">
            <w:pPr>
              <w:rPr>
                <w:color w:val="000000"/>
                <w:spacing w:val="-2"/>
                <w:sz w:val="18"/>
              </w:rPr>
            </w:pPr>
            <w:r w:rsidRPr="00CC0718">
              <w:rPr>
                <w:color w:val="000000"/>
                <w:spacing w:val="-2"/>
                <w:sz w:val="18"/>
              </w:rPr>
              <w:t>No</w:t>
            </w:r>
          </w:p>
        </w:tc>
        <w:tc>
          <w:tcPr>
            <w:tcW w:w="1017" w:type="dxa"/>
            <w:tcBorders>
              <w:top w:val="single" w:color="8FB6EA" w:sz="5" w:space="0"/>
              <w:bottom w:val="single" w:color="8FB6EA" w:sz="5" w:space="0"/>
            </w:tcBorders>
            <w:shd w:val="clear" w:color="auto" w:fill="FFFFFF" w:themeFill="background1"/>
            <w:tcMar/>
          </w:tcPr>
          <w:p w:rsidRPr="00CC0718" w:rsidR="00C71DC8" w:rsidP="00244814" w:rsidRDefault="00C71DC8" w14:paraId="3E116784" w14:textId="77777777">
            <w:pPr>
              <w:rPr>
                <w:color w:val="000000"/>
                <w:spacing w:val="-2"/>
                <w:sz w:val="18"/>
              </w:rPr>
            </w:pPr>
            <w:r w:rsidRPr="00CC0718">
              <w:rPr>
                <w:color w:val="000000"/>
                <w:spacing w:val="-2"/>
                <w:sz w:val="18"/>
              </w:rPr>
              <w:t>None</w:t>
            </w:r>
          </w:p>
        </w:tc>
      </w:tr>
      <w:tr w:rsidRPr="00CC0718" w:rsidR="00C71DC8" w:rsidTr="3A33D0EC" w14:paraId="0F43417F" w14:textId="77777777">
        <w:trPr>
          <w:trHeight w:val="458" w:hRule="exact"/>
        </w:trPr>
        <w:tc>
          <w:tcPr>
            <w:tcW w:w="6763" w:type="dxa"/>
            <w:gridSpan w:val="2"/>
            <w:tcBorders>
              <w:top w:val="single" w:color="8FB6EA" w:sz="5" w:space="0"/>
              <w:bottom w:val="single" w:color="8FB6EA" w:sz="5" w:space="0"/>
            </w:tcBorders>
            <w:shd w:val="clear" w:color="auto" w:fill="FFFFFF" w:themeFill="background1"/>
            <w:tcMar/>
          </w:tcPr>
          <w:p w:rsidRPr="00CC0718" w:rsidR="00C71DC8" w:rsidP="00244814" w:rsidRDefault="00C71DC8" w14:paraId="3947D473" w14:textId="77777777">
            <w:pPr>
              <w:rPr>
                <w:color w:val="000000"/>
                <w:spacing w:val="-2"/>
                <w:sz w:val="18"/>
              </w:rPr>
            </w:pPr>
            <w:r w:rsidRPr="00CC0718">
              <w:rPr>
                <w:color w:val="000000"/>
                <w:spacing w:val="-2"/>
                <w:sz w:val="18"/>
              </w:rPr>
              <w:t>Codes\\AXIAL CODE\\Q8–Member marketing skills and knowledge\SKILLS AND EXPERTISE\Specialized Knowledge</w:t>
            </w:r>
          </w:p>
        </w:tc>
        <w:tc>
          <w:tcPr>
            <w:tcW w:w="2034" w:type="dxa"/>
            <w:tcBorders>
              <w:top w:val="single" w:color="8FB6EA" w:sz="5" w:space="0"/>
              <w:bottom w:val="single" w:color="8FB6EA" w:sz="5" w:space="0"/>
            </w:tcBorders>
            <w:shd w:val="clear" w:color="auto" w:fill="FFFFFF" w:themeFill="background1"/>
            <w:tcMar/>
          </w:tcPr>
          <w:p w:rsidRPr="00CC0718" w:rsidR="00C71DC8" w:rsidP="00244814" w:rsidRDefault="00C71DC8" w14:paraId="13AE041D" w14:textId="77777777">
            <w:pPr>
              <w:rPr>
                <w:color w:val="000000"/>
                <w:spacing w:val="-2"/>
                <w:sz w:val="18"/>
              </w:rPr>
            </w:pPr>
          </w:p>
        </w:tc>
        <w:tc>
          <w:tcPr>
            <w:tcW w:w="903" w:type="dxa"/>
            <w:tcBorders>
              <w:top w:val="single" w:color="8FB6EA" w:sz="5" w:space="0"/>
              <w:bottom w:val="single" w:color="8FB6EA" w:sz="5" w:space="0"/>
            </w:tcBorders>
            <w:shd w:val="clear" w:color="auto" w:fill="FFFFFF" w:themeFill="background1"/>
            <w:tcMar/>
          </w:tcPr>
          <w:p w:rsidRPr="00CC0718" w:rsidR="00C71DC8" w:rsidP="00244814" w:rsidRDefault="00C71DC8" w14:paraId="15E09931" w14:textId="77777777">
            <w:pPr>
              <w:rPr>
                <w:color w:val="000000"/>
                <w:spacing w:val="-2"/>
                <w:sz w:val="18"/>
              </w:rPr>
            </w:pPr>
            <w:r w:rsidRPr="00CC0718">
              <w:rPr>
                <w:color w:val="000000"/>
                <w:spacing w:val="-2"/>
                <w:sz w:val="18"/>
              </w:rPr>
              <w:t>No</w:t>
            </w:r>
          </w:p>
        </w:tc>
        <w:tc>
          <w:tcPr>
            <w:tcW w:w="1017" w:type="dxa"/>
            <w:tcBorders>
              <w:top w:val="single" w:color="8FB6EA" w:sz="5" w:space="0"/>
              <w:bottom w:val="single" w:color="8FB6EA" w:sz="5" w:space="0"/>
            </w:tcBorders>
            <w:shd w:val="clear" w:color="auto" w:fill="FFFFFF" w:themeFill="background1"/>
            <w:tcMar/>
          </w:tcPr>
          <w:p w:rsidRPr="00CC0718" w:rsidR="00C71DC8" w:rsidP="00244814" w:rsidRDefault="00C71DC8" w14:paraId="6461994E" w14:textId="77777777">
            <w:pPr>
              <w:rPr>
                <w:color w:val="000000"/>
                <w:spacing w:val="-2"/>
                <w:sz w:val="18"/>
              </w:rPr>
            </w:pPr>
            <w:r w:rsidRPr="00CC0718">
              <w:rPr>
                <w:color w:val="000000"/>
                <w:spacing w:val="-2"/>
                <w:sz w:val="18"/>
              </w:rPr>
              <w:t>None</w:t>
            </w:r>
          </w:p>
        </w:tc>
      </w:tr>
      <w:tr w:rsidRPr="00CC0718" w:rsidR="00C71DC8" w:rsidTr="3A33D0EC" w14:paraId="6DEE90D0" w14:textId="77777777">
        <w:trPr>
          <w:trHeight w:val="330" w:hRule="exact"/>
        </w:trPr>
        <w:tc>
          <w:tcPr>
            <w:tcW w:w="6763" w:type="dxa"/>
            <w:gridSpan w:val="2"/>
            <w:tcBorders>
              <w:top w:val="single" w:color="8FB6EA" w:sz="5" w:space="0"/>
              <w:bottom w:val="single" w:color="8FB6EA" w:sz="5" w:space="0"/>
            </w:tcBorders>
            <w:shd w:val="clear" w:color="auto" w:fill="FFFFFF" w:themeFill="background1"/>
            <w:tcMar/>
          </w:tcPr>
          <w:p w:rsidRPr="00CC0718" w:rsidR="00C71DC8" w:rsidP="00244814" w:rsidRDefault="00C71DC8" w14:paraId="223457CA" w14:textId="77777777">
            <w:pPr>
              <w:rPr>
                <w:color w:val="000000"/>
                <w:spacing w:val="-2"/>
                <w:sz w:val="18"/>
              </w:rPr>
            </w:pPr>
            <w:r w:rsidRPr="00CC0718">
              <w:rPr>
                <w:color w:val="000000"/>
                <w:spacing w:val="-2"/>
                <w:sz w:val="18"/>
              </w:rPr>
              <w:t>Codes\\AXIAL CODE\\Q9- Needs of marketing support and services</w:t>
            </w:r>
          </w:p>
        </w:tc>
        <w:tc>
          <w:tcPr>
            <w:tcW w:w="2034" w:type="dxa"/>
            <w:tcBorders>
              <w:top w:val="single" w:color="8FB6EA" w:sz="5" w:space="0"/>
              <w:bottom w:val="single" w:color="8FB6EA" w:sz="5" w:space="0"/>
            </w:tcBorders>
            <w:shd w:val="clear" w:color="auto" w:fill="FFFFFF" w:themeFill="background1"/>
            <w:tcMar/>
          </w:tcPr>
          <w:p w:rsidRPr="00CC0718" w:rsidR="00C71DC8" w:rsidP="00244814" w:rsidRDefault="00C71DC8" w14:paraId="4D18B221" w14:textId="77777777">
            <w:pPr>
              <w:rPr>
                <w:color w:val="000000"/>
                <w:spacing w:val="-2"/>
                <w:sz w:val="18"/>
              </w:rPr>
            </w:pPr>
          </w:p>
        </w:tc>
        <w:tc>
          <w:tcPr>
            <w:tcW w:w="903" w:type="dxa"/>
            <w:tcBorders>
              <w:top w:val="single" w:color="8FB6EA" w:sz="5" w:space="0"/>
              <w:bottom w:val="single" w:color="8FB6EA" w:sz="5" w:space="0"/>
            </w:tcBorders>
            <w:shd w:val="clear" w:color="auto" w:fill="FFFFFF" w:themeFill="background1"/>
            <w:tcMar/>
          </w:tcPr>
          <w:p w:rsidRPr="00CC0718" w:rsidR="00C71DC8" w:rsidP="00244814" w:rsidRDefault="00C71DC8" w14:paraId="47767C59" w14:textId="77777777">
            <w:pPr>
              <w:rPr>
                <w:color w:val="000000"/>
                <w:spacing w:val="-2"/>
                <w:sz w:val="18"/>
              </w:rPr>
            </w:pPr>
            <w:r w:rsidRPr="00CC0718">
              <w:rPr>
                <w:color w:val="000000"/>
                <w:spacing w:val="-2"/>
                <w:sz w:val="18"/>
              </w:rPr>
              <w:t>Yes</w:t>
            </w:r>
          </w:p>
        </w:tc>
        <w:tc>
          <w:tcPr>
            <w:tcW w:w="1017" w:type="dxa"/>
            <w:tcBorders>
              <w:top w:val="single" w:color="8FB6EA" w:sz="5" w:space="0"/>
              <w:bottom w:val="single" w:color="8FB6EA" w:sz="5" w:space="0"/>
            </w:tcBorders>
            <w:shd w:val="clear" w:color="auto" w:fill="FFFFFF" w:themeFill="background1"/>
            <w:tcMar/>
          </w:tcPr>
          <w:p w:rsidRPr="00CC0718" w:rsidR="00C71DC8" w:rsidP="00244814" w:rsidRDefault="00C71DC8" w14:paraId="278D2C70" w14:textId="77777777">
            <w:pPr>
              <w:rPr>
                <w:color w:val="000000"/>
                <w:spacing w:val="-2"/>
                <w:sz w:val="18"/>
              </w:rPr>
            </w:pPr>
            <w:r w:rsidRPr="00CC0718">
              <w:rPr>
                <w:color w:val="000000"/>
                <w:spacing w:val="-2"/>
                <w:sz w:val="18"/>
              </w:rPr>
              <w:t>None</w:t>
            </w:r>
          </w:p>
        </w:tc>
      </w:tr>
      <w:tr w:rsidRPr="00CC0718" w:rsidR="00C71DC8" w:rsidTr="3A33D0EC" w14:paraId="16EAC234" w14:textId="77777777">
        <w:trPr>
          <w:trHeight w:val="458" w:hRule="exact"/>
        </w:trPr>
        <w:tc>
          <w:tcPr>
            <w:tcW w:w="6763" w:type="dxa"/>
            <w:gridSpan w:val="2"/>
            <w:tcBorders>
              <w:top w:val="single" w:color="8FB6EA" w:sz="5" w:space="0"/>
              <w:bottom w:val="single" w:color="8FB6EA" w:sz="5" w:space="0"/>
            </w:tcBorders>
            <w:shd w:val="clear" w:color="auto" w:fill="FFFFFF" w:themeFill="background1"/>
            <w:tcMar/>
          </w:tcPr>
          <w:p w:rsidRPr="00CC0718" w:rsidR="00C71DC8" w:rsidP="00244814" w:rsidRDefault="00C71DC8" w14:paraId="74366A61" w14:textId="77777777">
            <w:pPr>
              <w:rPr>
                <w:color w:val="000000"/>
                <w:spacing w:val="-2"/>
                <w:sz w:val="18"/>
              </w:rPr>
            </w:pPr>
            <w:r w:rsidRPr="00CC0718">
              <w:rPr>
                <w:color w:val="000000"/>
                <w:spacing w:val="-2"/>
                <w:sz w:val="18"/>
              </w:rPr>
              <w:t>Codes\\AXIAL CODE\\Q9- Needs of marketing support and services\ADD MORE SKILL MEMBERS</w:t>
            </w:r>
          </w:p>
        </w:tc>
        <w:tc>
          <w:tcPr>
            <w:tcW w:w="2034" w:type="dxa"/>
            <w:tcBorders>
              <w:top w:val="single" w:color="8FB6EA" w:sz="5" w:space="0"/>
              <w:bottom w:val="single" w:color="8FB6EA" w:sz="5" w:space="0"/>
            </w:tcBorders>
            <w:shd w:val="clear" w:color="auto" w:fill="FFFFFF" w:themeFill="background1"/>
            <w:tcMar/>
          </w:tcPr>
          <w:p w:rsidRPr="00CC0718" w:rsidR="00C71DC8" w:rsidP="00244814" w:rsidRDefault="00C71DC8" w14:paraId="669BFDF4" w14:textId="77777777">
            <w:pPr>
              <w:rPr>
                <w:color w:val="000000"/>
                <w:spacing w:val="-2"/>
                <w:sz w:val="18"/>
              </w:rPr>
            </w:pPr>
          </w:p>
        </w:tc>
        <w:tc>
          <w:tcPr>
            <w:tcW w:w="903" w:type="dxa"/>
            <w:tcBorders>
              <w:top w:val="single" w:color="8FB6EA" w:sz="5" w:space="0"/>
              <w:bottom w:val="single" w:color="8FB6EA" w:sz="5" w:space="0"/>
            </w:tcBorders>
            <w:shd w:val="clear" w:color="auto" w:fill="FFFFFF" w:themeFill="background1"/>
            <w:tcMar/>
          </w:tcPr>
          <w:p w:rsidRPr="00CC0718" w:rsidR="00C71DC8" w:rsidP="00244814" w:rsidRDefault="00C71DC8" w14:paraId="096A5714" w14:textId="77777777">
            <w:pPr>
              <w:rPr>
                <w:color w:val="000000"/>
                <w:spacing w:val="-2"/>
                <w:sz w:val="18"/>
              </w:rPr>
            </w:pPr>
            <w:r w:rsidRPr="00CC0718">
              <w:rPr>
                <w:color w:val="000000"/>
                <w:spacing w:val="-2"/>
                <w:sz w:val="18"/>
              </w:rPr>
              <w:t>Yes</w:t>
            </w:r>
          </w:p>
        </w:tc>
        <w:tc>
          <w:tcPr>
            <w:tcW w:w="1017" w:type="dxa"/>
            <w:tcBorders>
              <w:top w:val="single" w:color="8FB6EA" w:sz="5" w:space="0"/>
              <w:bottom w:val="single" w:color="8FB6EA" w:sz="5" w:space="0"/>
            </w:tcBorders>
            <w:shd w:val="clear" w:color="auto" w:fill="FFFFFF" w:themeFill="background1"/>
            <w:tcMar/>
          </w:tcPr>
          <w:p w:rsidRPr="00CC0718" w:rsidR="00C71DC8" w:rsidP="00244814" w:rsidRDefault="00C71DC8" w14:paraId="4F9B6126" w14:textId="77777777">
            <w:pPr>
              <w:rPr>
                <w:color w:val="000000"/>
                <w:spacing w:val="-2"/>
                <w:sz w:val="18"/>
              </w:rPr>
            </w:pPr>
            <w:r w:rsidRPr="00CC0718">
              <w:rPr>
                <w:color w:val="000000"/>
                <w:spacing w:val="-2"/>
                <w:sz w:val="18"/>
              </w:rPr>
              <w:t>None</w:t>
            </w:r>
          </w:p>
        </w:tc>
      </w:tr>
      <w:tr w:rsidRPr="00CC0718" w:rsidR="00C71DC8" w:rsidTr="3A33D0EC" w14:paraId="72DC67CD" w14:textId="77777777">
        <w:trPr>
          <w:trHeight w:val="459" w:hRule="exact"/>
        </w:trPr>
        <w:tc>
          <w:tcPr>
            <w:tcW w:w="6763" w:type="dxa"/>
            <w:gridSpan w:val="2"/>
            <w:tcBorders>
              <w:top w:val="single" w:color="8FB6EA" w:sz="5" w:space="0"/>
              <w:bottom w:val="single" w:color="8FB6EA" w:sz="5" w:space="0"/>
            </w:tcBorders>
            <w:shd w:val="clear" w:color="auto" w:fill="FFFFFF" w:themeFill="background1"/>
            <w:tcMar/>
          </w:tcPr>
          <w:p w:rsidRPr="00CC0718" w:rsidR="00C71DC8" w:rsidP="3A33D0EC" w:rsidRDefault="00C71DC8" w14:paraId="4728FEBC" w14:textId="77777777">
            <w:pPr>
              <w:rPr>
                <w:color w:val="000000"/>
                <w:spacing w:val="-2"/>
                <w:sz w:val="18"/>
                <w:szCs w:val="18"/>
                <w:lang w:val="en-US"/>
              </w:rPr>
            </w:pPr>
            <w:r w:rsidRPr="3A33D0EC" w:rsidR="00C71DC8">
              <w:rPr>
                <w:color w:val="000000"/>
                <w:spacing w:val="-2"/>
                <w:sz w:val="18"/>
                <w:szCs w:val="18"/>
                <w:lang w:val="en-US"/>
              </w:rPr>
              <w:t xml:space="preserve">Codes\\AXIAL CODE\\Q9- Needs of marketing support and services\ADD MORE SKILL MEMBERS\More Marketing </w:t>
            </w:r>
            <w:r w:rsidRPr="3A33D0EC" w:rsidR="00C71DC8">
              <w:rPr>
                <w:color w:val="000000"/>
                <w:spacing w:val="-2"/>
                <w:sz w:val="18"/>
                <w:szCs w:val="18"/>
                <w:lang w:val="en-US"/>
              </w:rPr>
              <w:t>Memebers</w:t>
            </w:r>
          </w:p>
        </w:tc>
        <w:tc>
          <w:tcPr>
            <w:tcW w:w="2034" w:type="dxa"/>
            <w:tcBorders>
              <w:top w:val="single" w:color="8FB6EA" w:sz="5" w:space="0"/>
              <w:bottom w:val="single" w:color="8FB6EA" w:sz="5" w:space="0"/>
            </w:tcBorders>
            <w:shd w:val="clear" w:color="auto" w:fill="FFFFFF" w:themeFill="background1"/>
            <w:tcMar/>
          </w:tcPr>
          <w:p w:rsidRPr="00CC0718" w:rsidR="00C71DC8" w:rsidP="00244814" w:rsidRDefault="00C71DC8" w14:paraId="0AC154D5" w14:textId="77777777">
            <w:pPr>
              <w:rPr>
                <w:color w:val="000000"/>
                <w:spacing w:val="-2"/>
                <w:sz w:val="18"/>
              </w:rPr>
            </w:pPr>
          </w:p>
        </w:tc>
        <w:tc>
          <w:tcPr>
            <w:tcW w:w="903" w:type="dxa"/>
            <w:tcBorders>
              <w:top w:val="single" w:color="8FB6EA" w:sz="5" w:space="0"/>
              <w:bottom w:val="single" w:color="8FB6EA" w:sz="5" w:space="0"/>
            </w:tcBorders>
            <w:shd w:val="clear" w:color="auto" w:fill="FFFFFF" w:themeFill="background1"/>
            <w:tcMar/>
          </w:tcPr>
          <w:p w:rsidRPr="00CC0718" w:rsidR="00C71DC8" w:rsidP="00244814" w:rsidRDefault="00C71DC8" w14:paraId="35E01D63" w14:textId="77777777">
            <w:pPr>
              <w:rPr>
                <w:color w:val="000000"/>
                <w:spacing w:val="-2"/>
                <w:sz w:val="18"/>
              </w:rPr>
            </w:pPr>
            <w:r w:rsidRPr="00CC0718">
              <w:rPr>
                <w:color w:val="000000"/>
                <w:spacing w:val="-2"/>
                <w:sz w:val="18"/>
              </w:rPr>
              <w:t>Yes</w:t>
            </w:r>
          </w:p>
        </w:tc>
        <w:tc>
          <w:tcPr>
            <w:tcW w:w="1017" w:type="dxa"/>
            <w:tcBorders>
              <w:top w:val="single" w:color="8FB6EA" w:sz="5" w:space="0"/>
              <w:bottom w:val="single" w:color="8FB6EA" w:sz="5" w:space="0"/>
            </w:tcBorders>
            <w:shd w:val="clear" w:color="auto" w:fill="FFFFFF" w:themeFill="background1"/>
            <w:tcMar/>
          </w:tcPr>
          <w:p w:rsidRPr="00CC0718" w:rsidR="00C71DC8" w:rsidP="00244814" w:rsidRDefault="00C71DC8" w14:paraId="71D426AB" w14:textId="77777777">
            <w:pPr>
              <w:rPr>
                <w:color w:val="000000"/>
                <w:spacing w:val="-2"/>
                <w:sz w:val="18"/>
              </w:rPr>
            </w:pPr>
            <w:r w:rsidRPr="00CC0718">
              <w:rPr>
                <w:color w:val="000000"/>
                <w:spacing w:val="-2"/>
                <w:sz w:val="18"/>
              </w:rPr>
              <w:t>None</w:t>
            </w:r>
          </w:p>
        </w:tc>
      </w:tr>
      <w:tr w:rsidRPr="00CC0718" w:rsidR="00C71DC8" w:rsidTr="3A33D0EC" w14:paraId="0C689F44" w14:textId="77777777">
        <w:trPr>
          <w:trHeight w:val="673" w:hRule="exact"/>
        </w:trPr>
        <w:tc>
          <w:tcPr>
            <w:tcW w:w="6763" w:type="dxa"/>
            <w:gridSpan w:val="2"/>
            <w:tcBorders>
              <w:top w:val="single" w:color="8FB6EA" w:sz="5" w:space="0"/>
              <w:bottom w:val="single" w:color="8FB6EA" w:sz="5" w:space="0"/>
            </w:tcBorders>
            <w:shd w:val="clear" w:color="auto" w:fill="FFFFFF" w:themeFill="background1"/>
            <w:tcMar/>
          </w:tcPr>
          <w:p w:rsidRPr="00CC0718" w:rsidR="00C71DC8" w:rsidP="3A33D0EC" w:rsidRDefault="00C71DC8" w14:paraId="0C872314" w14:textId="77777777">
            <w:pPr>
              <w:rPr>
                <w:color w:val="000000"/>
                <w:spacing w:val="-2"/>
                <w:sz w:val="18"/>
                <w:szCs w:val="18"/>
                <w:lang w:val="en-US"/>
              </w:rPr>
            </w:pPr>
            <w:r w:rsidRPr="3A33D0EC" w:rsidR="00C71DC8">
              <w:rPr>
                <w:color w:val="000000"/>
                <w:spacing w:val="-2"/>
                <w:sz w:val="18"/>
                <w:szCs w:val="18"/>
                <w:lang w:val="en-US"/>
              </w:rPr>
              <w:t xml:space="preserve">Codes\\AXIAL CODE\\Q9- Needs of marketing support and services\ADD MORE SKILL MEMBERS\So we need people with a lot of search engine optimization methods and </w:t>
            </w:r>
            <w:r w:rsidRPr="3A33D0EC" w:rsidR="00C71DC8">
              <w:rPr>
                <w:color w:val="000000"/>
                <w:spacing w:val="-2"/>
                <w:sz w:val="18"/>
                <w:szCs w:val="18"/>
                <w:lang w:val="en-US"/>
              </w:rPr>
              <w:t>methodology</w:t>
            </w:r>
          </w:p>
        </w:tc>
        <w:tc>
          <w:tcPr>
            <w:tcW w:w="2034" w:type="dxa"/>
            <w:tcBorders>
              <w:top w:val="single" w:color="8FB6EA" w:sz="5" w:space="0"/>
              <w:bottom w:val="single" w:color="8FB6EA" w:sz="5" w:space="0"/>
            </w:tcBorders>
            <w:shd w:val="clear" w:color="auto" w:fill="FFFFFF" w:themeFill="background1"/>
            <w:tcMar/>
          </w:tcPr>
          <w:p w:rsidRPr="00CC0718" w:rsidR="00C71DC8" w:rsidP="00244814" w:rsidRDefault="00C71DC8" w14:paraId="375976A1" w14:textId="77777777">
            <w:pPr>
              <w:rPr>
                <w:color w:val="000000"/>
                <w:spacing w:val="-2"/>
                <w:sz w:val="18"/>
              </w:rPr>
            </w:pPr>
          </w:p>
        </w:tc>
        <w:tc>
          <w:tcPr>
            <w:tcW w:w="903" w:type="dxa"/>
            <w:tcBorders>
              <w:top w:val="single" w:color="8FB6EA" w:sz="5" w:space="0"/>
              <w:bottom w:val="single" w:color="8FB6EA" w:sz="5" w:space="0"/>
            </w:tcBorders>
            <w:shd w:val="clear" w:color="auto" w:fill="FFFFFF" w:themeFill="background1"/>
            <w:tcMar/>
          </w:tcPr>
          <w:p w:rsidRPr="00CC0718" w:rsidR="00C71DC8" w:rsidP="00244814" w:rsidRDefault="00C71DC8" w14:paraId="7E28D973" w14:textId="77777777">
            <w:pPr>
              <w:rPr>
                <w:color w:val="000000"/>
                <w:spacing w:val="-2"/>
                <w:sz w:val="18"/>
              </w:rPr>
            </w:pPr>
            <w:r w:rsidRPr="00CC0718">
              <w:rPr>
                <w:color w:val="000000"/>
                <w:spacing w:val="-2"/>
                <w:sz w:val="18"/>
              </w:rPr>
              <w:t>No</w:t>
            </w:r>
          </w:p>
        </w:tc>
        <w:tc>
          <w:tcPr>
            <w:tcW w:w="1017" w:type="dxa"/>
            <w:tcBorders>
              <w:top w:val="single" w:color="8FB6EA" w:sz="5" w:space="0"/>
              <w:bottom w:val="single" w:color="8FB6EA" w:sz="5" w:space="0"/>
            </w:tcBorders>
            <w:shd w:val="clear" w:color="auto" w:fill="FFFFFF" w:themeFill="background1"/>
            <w:tcMar/>
          </w:tcPr>
          <w:p w:rsidRPr="00CC0718" w:rsidR="00C71DC8" w:rsidP="00244814" w:rsidRDefault="00C71DC8" w14:paraId="002AFE40" w14:textId="77777777">
            <w:pPr>
              <w:rPr>
                <w:color w:val="000000"/>
                <w:spacing w:val="-2"/>
                <w:sz w:val="18"/>
              </w:rPr>
            </w:pPr>
            <w:r w:rsidRPr="00CC0718">
              <w:rPr>
                <w:color w:val="000000"/>
                <w:spacing w:val="-2"/>
                <w:sz w:val="18"/>
              </w:rPr>
              <w:t>None</w:t>
            </w:r>
          </w:p>
        </w:tc>
      </w:tr>
      <w:tr w:rsidRPr="00CC0718" w:rsidR="00C71DC8" w:rsidTr="3A33D0EC" w14:paraId="50F73741" w14:textId="77777777">
        <w:trPr>
          <w:trHeight w:val="459" w:hRule="exact"/>
        </w:trPr>
        <w:tc>
          <w:tcPr>
            <w:tcW w:w="6763" w:type="dxa"/>
            <w:gridSpan w:val="2"/>
            <w:tcBorders>
              <w:top w:val="single" w:color="8FB6EA" w:sz="5" w:space="0"/>
              <w:bottom w:val="single" w:color="8FB6EA" w:sz="5" w:space="0"/>
            </w:tcBorders>
            <w:shd w:val="clear" w:color="auto" w:fill="FFFFFF" w:themeFill="background1"/>
            <w:tcMar/>
          </w:tcPr>
          <w:p w:rsidRPr="00CC0718" w:rsidR="00C71DC8" w:rsidP="00244814" w:rsidRDefault="00C71DC8" w14:paraId="24B2A828" w14:textId="77777777">
            <w:pPr>
              <w:rPr>
                <w:color w:val="000000"/>
                <w:spacing w:val="-2"/>
                <w:sz w:val="18"/>
              </w:rPr>
            </w:pPr>
            <w:r w:rsidRPr="00CC0718">
              <w:rPr>
                <w:color w:val="000000"/>
                <w:spacing w:val="-2"/>
                <w:sz w:val="18"/>
              </w:rPr>
              <w:t>Codes\\AXIAL CODE\\Q9- Needs of marketing support and services\ADD MORE SKILL MEMBERS\Sufficient Members</w:t>
            </w:r>
          </w:p>
        </w:tc>
        <w:tc>
          <w:tcPr>
            <w:tcW w:w="2034" w:type="dxa"/>
            <w:tcBorders>
              <w:top w:val="single" w:color="8FB6EA" w:sz="5" w:space="0"/>
              <w:bottom w:val="single" w:color="8FB6EA" w:sz="5" w:space="0"/>
            </w:tcBorders>
            <w:shd w:val="clear" w:color="auto" w:fill="FFFFFF" w:themeFill="background1"/>
            <w:tcMar/>
          </w:tcPr>
          <w:p w:rsidRPr="00CC0718" w:rsidR="00C71DC8" w:rsidP="00244814" w:rsidRDefault="00C71DC8" w14:paraId="74E9CE13" w14:textId="77777777">
            <w:pPr>
              <w:rPr>
                <w:color w:val="000000"/>
                <w:spacing w:val="-2"/>
                <w:sz w:val="18"/>
              </w:rPr>
            </w:pPr>
          </w:p>
        </w:tc>
        <w:tc>
          <w:tcPr>
            <w:tcW w:w="903" w:type="dxa"/>
            <w:tcBorders>
              <w:top w:val="single" w:color="8FB6EA" w:sz="5" w:space="0"/>
              <w:bottom w:val="single" w:color="8FB6EA" w:sz="5" w:space="0"/>
            </w:tcBorders>
            <w:shd w:val="clear" w:color="auto" w:fill="FFFFFF" w:themeFill="background1"/>
            <w:tcMar/>
          </w:tcPr>
          <w:p w:rsidRPr="00CC0718" w:rsidR="00C71DC8" w:rsidP="00244814" w:rsidRDefault="00C71DC8" w14:paraId="4893B1C4" w14:textId="77777777">
            <w:pPr>
              <w:rPr>
                <w:color w:val="000000"/>
                <w:spacing w:val="-2"/>
                <w:sz w:val="18"/>
              </w:rPr>
            </w:pPr>
            <w:r w:rsidRPr="00CC0718">
              <w:rPr>
                <w:color w:val="000000"/>
                <w:spacing w:val="-2"/>
                <w:sz w:val="18"/>
              </w:rPr>
              <w:t>Yes</w:t>
            </w:r>
          </w:p>
        </w:tc>
        <w:tc>
          <w:tcPr>
            <w:tcW w:w="1017" w:type="dxa"/>
            <w:tcBorders>
              <w:top w:val="single" w:color="8FB6EA" w:sz="5" w:space="0"/>
              <w:bottom w:val="single" w:color="8FB6EA" w:sz="5" w:space="0"/>
            </w:tcBorders>
            <w:shd w:val="clear" w:color="auto" w:fill="FFFFFF" w:themeFill="background1"/>
            <w:tcMar/>
          </w:tcPr>
          <w:p w:rsidRPr="00CC0718" w:rsidR="00C71DC8" w:rsidP="00244814" w:rsidRDefault="00C71DC8" w14:paraId="65177BDA" w14:textId="77777777">
            <w:pPr>
              <w:rPr>
                <w:color w:val="000000"/>
                <w:spacing w:val="-2"/>
                <w:sz w:val="18"/>
              </w:rPr>
            </w:pPr>
            <w:r w:rsidRPr="00CC0718">
              <w:rPr>
                <w:color w:val="000000"/>
                <w:spacing w:val="-2"/>
                <w:sz w:val="18"/>
              </w:rPr>
              <w:t>None</w:t>
            </w:r>
          </w:p>
        </w:tc>
      </w:tr>
      <w:tr w:rsidRPr="00CC0718" w:rsidR="00C71DC8" w:rsidTr="3A33D0EC" w14:paraId="6EE1D63C" w14:textId="77777777">
        <w:trPr>
          <w:trHeight w:val="945" w:hRule="exact"/>
        </w:trPr>
        <w:tc>
          <w:tcPr>
            <w:tcW w:w="10717" w:type="dxa"/>
            <w:gridSpan w:val="5"/>
            <w:tcBorders>
              <w:top w:val="single" w:color="8FB6EA" w:sz="5" w:space="0"/>
            </w:tcBorders>
            <w:tcMar/>
          </w:tcPr>
          <w:p w:rsidRPr="00CC0718" w:rsidR="00C71DC8" w:rsidP="00244814" w:rsidRDefault="00C71DC8" w14:paraId="370FA962" w14:textId="77777777"/>
        </w:tc>
      </w:tr>
      <w:tr w:rsidRPr="00CC0718" w:rsidR="00C71DC8" w:rsidTr="3A33D0EC" w14:paraId="2CBBDA30" w14:textId="77777777">
        <w:trPr>
          <w:trHeight w:val="459" w:hRule="exact"/>
        </w:trPr>
        <w:tc>
          <w:tcPr>
            <w:tcW w:w="5359" w:type="dxa"/>
            <w:shd w:val="clear" w:color="auto" w:fill="FFFFFF" w:themeFill="background1"/>
            <w:tcMar/>
          </w:tcPr>
          <w:p w:rsidRPr="00CC0718" w:rsidR="00C71DC8" w:rsidP="00244814" w:rsidRDefault="00C71DC8" w14:paraId="68E4C07E" w14:textId="77777777">
            <w:pPr>
              <w:jc w:val="right"/>
              <w:rPr>
                <w:color w:val="000066"/>
                <w:spacing w:val="-2"/>
                <w:sz w:val="16"/>
              </w:rPr>
            </w:pPr>
            <w:r w:rsidRPr="00CC0718">
              <w:rPr>
                <w:color w:val="000066"/>
                <w:spacing w:val="-2"/>
                <w:sz w:val="16"/>
              </w:rPr>
              <w:t>Formatted Reports\\Coding Structure Formatted Report</w:t>
            </w:r>
          </w:p>
        </w:tc>
        <w:tc>
          <w:tcPr>
            <w:tcW w:w="5358" w:type="dxa"/>
            <w:gridSpan w:val="4"/>
            <w:shd w:val="clear" w:color="auto" w:fill="FFFFFF" w:themeFill="background1"/>
            <w:tcMar/>
          </w:tcPr>
          <w:p w:rsidRPr="00CC0718" w:rsidR="00C71DC8" w:rsidP="00244814" w:rsidRDefault="00C71DC8" w14:paraId="2AB995FD" w14:textId="77777777">
            <w:pPr>
              <w:jc w:val="right"/>
              <w:rPr>
                <w:color w:val="000066"/>
                <w:spacing w:val="-2"/>
                <w:sz w:val="16"/>
              </w:rPr>
            </w:pPr>
            <w:r w:rsidRPr="00CC0718">
              <w:rPr>
                <w:color w:val="000066"/>
                <w:spacing w:val="-2"/>
                <w:sz w:val="16"/>
              </w:rPr>
              <w:t>Page 15 of 17</w:t>
            </w:r>
          </w:p>
        </w:tc>
      </w:tr>
      <w:tr w:rsidRPr="00CC0718" w:rsidR="00C71DC8" w:rsidTr="3A33D0EC" w14:paraId="5BB4950A" w14:textId="77777777">
        <w:trPr>
          <w:trHeight w:val="444" w:hRule="exact"/>
        </w:trPr>
        <w:tc>
          <w:tcPr>
            <w:tcW w:w="10717" w:type="dxa"/>
            <w:gridSpan w:val="5"/>
            <w:shd w:val="clear" w:color="auto" w:fill="FFFFFF" w:themeFill="background1"/>
            <w:tcMar/>
            <w:vAlign w:val="center"/>
          </w:tcPr>
          <w:p w:rsidRPr="00CC0718" w:rsidR="00C71DC8" w:rsidP="00244814" w:rsidRDefault="00C71DC8" w14:paraId="3DAE1DA8" w14:textId="77777777">
            <w:pPr>
              <w:jc w:val="right"/>
              <w:rPr>
                <w:color w:val="000066"/>
                <w:spacing w:val="-2"/>
                <w:sz w:val="16"/>
              </w:rPr>
            </w:pPr>
            <w:r w:rsidRPr="00CC0718">
              <w:rPr>
                <w:color w:val="000066"/>
                <w:spacing w:val="-2"/>
                <w:sz w:val="16"/>
              </w:rPr>
              <w:t>11/13/2024 3:45 PM</w:t>
            </w:r>
          </w:p>
        </w:tc>
      </w:tr>
      <w:tr w:rsidRPr="00CC0718" w:rsidR="00C71DC8" w:rsidTr="3A33D0EC" w14:paraId="494EF2FF" w14:textId="77777777">
        <w:trPr>
          <w:trHeight w:val="673" w:hRule="exact"/>
        </w:trPr>
        <w:tc>
          <w:tcPr>
            <w:tcW w:w="6763" w:type="dxa"/>
            <w:gridSpan w:val="2"/>
            <w:shd w:val="clear" w:color="auto" w:fill="8FB6EA"/>
            <w:tcMar/>
          </w:tcPr>
          <w:p w:rsidRPr="00CC0718" w:rsidR="00C71DC8" w:rsidP="00244814" w:rsidRDefault="00C71DC8" w14:paraId="39C686C3" w14:textId="77777777">
            <w:pPr>
              <w:rPr>
                <w:b/>
                <w:color w:val="000066"/>
                <w:spacing w:val="-2"/>
                <w:sz w:val="18"/>
              </w:rPr>
            </w:pPr>
            <w:r w:rsidRPr="00CC0718">
              <w:rPr>
                <w:b/>
                <w:color w:val="000066"/>
                <w:spacing w:val="-2"/>
                <w:sz w:val="18"/>
              </w:rPr>
              <w:lastRenderedPageBreak/>
              <w:t>Hierarchical Name</w:t>
            </w:r>
          </w:p>
        </w:tc>
        <w:tc>
          <w:tcPr>
            <w:tcW w:w="2034" w:type="dxa"/>
            <w:shd w:val="clear" w:color="auto" w:fill="8FB6EA"/>
            <w:tcMar/>
          </w:tcPr>
          <w:p w:rsidRPr="00CC0718" w:rsidR="00C71DC8" w:rsidP="00244814" w:rsidRDefault="00C71DC8" w14:paraId="102CB06C" w14:textId="77777777">
            <w:pPr>
              <w:rPr>
                <w:b/>
                <w:color w:val="000066"/>
                <w:spacing w:val="-2"/>
                <w:sz w:val="18"/>
              </w:rPr>
            </w:pPr>
            <w:r w:rsidRPr="00CC0718">
              <w:rPr>
                <w:b/>
                <w:color w:val="000066"/>
                <w:spacing w:val="-2"/>
                <w:sz w:val="18"/>
              </w:rPr>
              <w:t>Nickname</w:t>
            </w:r>
          </w:p>
        </w:tc>
        <w:tc>
          <w:tcPr>
            <w:tcW w:w="903" w:type="dxa"/>
            <w:shd w:val="clear" w:color="auto" w:fill="8FB6EA"/>
            <w:tcMar/>
          </w:tcPr>
          <w:p w:rsidRPr="00CC0718" w:rsidR="00C71DC8" w:rsidP="00244814" w:rsidRDefault="00C71DC8" w14:paraId="1D78E0F3" w14:textId="77777777">
            <w:pPr>
              <w:rPr>
                <w:b/>
                <w:color w:val="000066"/>
                <w:spacing w:val="-2"/>
                <w:sz w:val="18"/>
              </w:rPr>
            </w:pPr>
            <w:r w:rsidRPr="00CC0718">
              <w:rPr>
                <w:b/>
                <w:color w:val="000066"/>
                <w:spacing w:val="-2"/>
                <w:sz w:val="18"/>
              </w:rPr>
              <w:t>Aggregate</w:t>
            </w:r>
          </w:p>
        </w:tc>
        <w:tc>
          <w:tcPr>
            <w:tcW w:w="1017" w:type="dxa"/>
            <w:shd w:val="clear" w:color="auto" w:fill="8FB6EA"/>
            <w:tcMar/>
          </w:tcPr>
          <w:p w:rsidRPr="00CC0718" w:rsidR="00C71DC8" w:rsidP="00244814" w:rsidRDefault="00C71DC8" w14:paraId="415A8938" w14:textId="77777777">
            <w:pPr>
              <w:rPr>
                <w:b/>
                <w:color w:val="000066"/>
                <w:spacing w:val="-2"/>
                <w:sz w:val="18"/>
              </w:rPr>
            </w:pPr>
            <w:r w:rsidRPr="00CC0718">
              <w:rPr>
                <w:b/>
                <w:color w:val="000066"/>
                <w:spacing w:val="-2"/>
                <w:sz w:val="18"/>
              </w:rPr>
              <w:t>User Assigned Color</w:t>
            </w:r>
          </w:p>
        </w:tc>
      </w:tr>
      <w:tr w:rsidRPr="00CC0718" w:rsidR="00C71DC8" w:rsidTr="3A33D0EC" w14:paraId="32CB417D" w14:textId="77777777">
        <w:trPr>
          <w:trHeight w:val="1089" w:hRule="exact"/>
        </w:trPr>
        <w:tc>
          <w:tcPr>
            <w:tcW w:w="6763" w:type="dxa"/>
            <w:gridSpan w:val="2"/>
            <w:tcBorders>
              <w:bottom w:val="single" w:color="8FB6EA" w:sz="5" w:space="0"/>
            </w:tcBorders>
            <w:shd w:val="clear" w:color="auto" w:fill="FFFFFF" w:themeFill="background1"/>
            <w:tcMar/>
          </w:tcPr>
          <w:p w:rsidRPr="00CC0718" w:rsidR="00C71DC8" w:rsidP="3A33D0EC" w:rsidRDefault="00C71DC8" w14:paraId="74CD0FAD" w14:textId="77777777">
            <w:pPr>
              <w:rPr>
                <w:color w:val="000000"/>
                <w:spacing w:val="-2"/>
                <w:sz w:val="18"/>
                <w:szCs w:val="18"/>
                <w:lang w:val="en-US"/>
              </w:rPr>
            </w:pPr>
            <w:r w:rsidRPr="3A33D0EC" w:rsidR="00C71DC8">
              <w:rPr>
                <w:color w:val="000000"/>
                <w:spacing w:val="-2"/>
                <w:sz w:val="18"/>
                <w:szCs w:val="18"/>
                <w:lang w:val="en-US"/>
              </w:rPr>
              <w:t xml:space="preserve">Codes\\AXIAL CODE\\Q9- Needs of marketing support and services\ADD MORE SKILL MEMBERS\We are expecting people with SEOs and SMOs, social media marketing, social media optimizing, search engine optimization, people with search engine optimization for our website to, you know, whenever people tend to search us out, we </w:t>
            </w:r>
            <w:r w:rsidRPr="3A33D0EC" w:rsidR="00C71DC8">
              <w:rPr>
                <w:color w:val="000000"/>
                <w:spacing w:val="-2"/>
                <w:sz w:val="18"/>
                <w:szCs w:val="18"/>
                <w:lang w:val="en-US"/>
              </w:rPr>
              <w:t>have to</w:t>
            </w:r>
            <w:r w:rsidRPr="3A33D0EC" w:rsidR="00C71DC8">
              <w:rPr>
                <w:color w:val="000000"/>
                <w:spacing w:val="-2"/>
                <w:sz w:val="18"/>
                <w:szCs w:val="18"/>
                <w:lang w:val="en-US"/>
              </w:rPr>
              <w:t xml:space="preserve">, the crawler </w:t>
            </w:r>
            <w:r w:rsidRPr="3A33D0EC" w:rsidR="00C71DC8">
              <w:rPr>
                <w:color w:val="000000"/>
                <w:spacing w:val="-2"/>
                <w:sz w:val="18"/>
                <w:szCs w:val="18"/>
                <w:lang w:val="en-US"/>
              </w:rPr>
              <w:t>sho</w:t>
            </w:r>
          </w:p>
        </w:tc>
        <w:tc>
          <w:tcPr>
            <w:tcW w:w="2034" w:type="dxa"/>
            <w:tcBorders>
              <w:bottom w:val="single" w:color="8FB6EA" w:sz="5" w:space="0"/>
            </w:tcBorders>
            <w:shd w:val="clear" w:color="auto" w:fill="FFFFFF" w:themeFill="background1"/>
            <w:tcMar/>
          </w:tcPr>
          <w:p w:rsidRPr="00CC0718" w:rsidR="00C71DC8" w:rsidP="00244814" w:rsidRDefault="00C71DC8" w14:paraId="79DF6764" w14:textId="77777777">
            <w:pPr>
              <w:rPr>
                <w:color w:val="000000"/>
                <w:spacing w:val="-2"/>
                <w:sz w:val="18"/>
              </w:rPr>
            </w:pPr>
          </w:p>
        </w:tc>
        <w:tc>
          <w:tcPr>
            <w:tcW w:w="903" w:type="dxa"/>
            <w:tcBorders>
              <w:bottom w:val="single" w:color="8FB6EA" w:sz="5" w:space="0"/>
            </w:tcBorders>
            <w:shd w:val="clear" w:color="auto" w:fill="FFFFFF" w:themeFill="background1"/>
            <w:tcMar/>
          </w:tcPr>
          <w:p w:rsidRPr="00CC0718" w:rsidR="00C71DC8" w:rsidP="00244814" w:rsidRDefault="00C71DC8" w14:paraId="0A8E57CD" w14:textId="77777777">
            <w:pPr>
              <w:rPr>
                <w:color w:val="000000"/>
                <w:spacing w:val="-2"/>
                <w:sz w:val="18"/>
              </w:rPr>
            </w:pPr>
            <w:r w:rsidRPr="00CC0718">
              <w:rPr>
                <w:color w:val="000000"/>
                <w:spacing w:val="-2"/>
                <w:sz w:val="18"/>
              </w:rPr>
              <w:t>No</w:t>
            </w:r>
          </w:p>
        </w:tc>
        <w:tc>
          <w:tcPr>
            <w:tcW w:w="1017" w:type="dxa"/>
            <w:tcBorders>
              <w:bottom w:val="single" w:color="8FB6EA" w:sz="5" w:space="0"/>
            </w:tcBorders>
            <w:shd w:val="clear" w:color="auto" w:fill="FFFFFF" w:themeFill="background1"/>
            <w:tcMar/>
          </w:tcPr>
          <w:p w:rsidRPr="00CC0718" w:rsidR="00C71DC8" w:rsidP="00244814" w:rsidRDefault="00C71DC8" w14:paraId="11CAF951" w14:textId="77777777">
            <w:pPr>
              <w:rPr>
                <w:color w:val="000000"/>
                <w:spacing w:val="-2"/>
                <w:sz w:val="18"/>
              </w:rPr>
            </w:pPr>
            <w:r w:rsidRPr="00CC0718">
              <w:rPr>
                <w:color w:val="000000"/>
                <w:spacing w:val="-2"/>
                <w:sz w:val="18"/>
              </w:rPr>
              <w:t>None</w:t>
            </w:r>
          </w:p>
        </w:tc>
      </w:tr>
      <w:tr w:rsidRPr="00CC0718" w:rsidR="00C71DC8" w:rsidTr="3A33D0EC" w14:paraId="1DCA89DE" w14:textId="77777777">
        <w:trPr>
          <w:trHeight w:val="444" w:hRule="exact"/>
        </w:trPr>
        <w:tc>
          <w:tcPr>
            <w:tcW w:w="6763" w:type="dxa"/>
            <w:gridSpan w:val="2"/>
            <w:tcBorders>
              <w:top w:val="single" w:color="8FB6EA" w:sz="5" w:space="0"/>
              <w:bottom w:val="single" w:color="8FB6EA" w:sz="5" w:space="0"/>
            </w:tcBorders>
            <w:shd w:val="clear" w:color="auto" w:fill="FFFFFF" w:themeFill="background1"/>
            <w:tcMar/>
          </w:tcPr>
          <w:p w:rsidRPr="00CC0718" w:rsidR="00C71DC8" w:rsidP="00244814" w:rsidRDefault="00C71DC8" w14:paraId="3A9C2091" w14:textId="77777777">
            <w:pPr>
              <w:rPr>
                <w:color w:val="000000"/>
                <w:spacing w:val="-2"/>
                <w:sz w:val="18"/>
              </w:rPr>
            </w:pPr>
            <w:r w:rsidRPr="00CC0718">
              <w:rPr>
                <w:color w:val="000000"/>
                <w:spacing w:val="-2"/>
                <w:sz w:val="18"/>
              </w:rPr>
              <w:t>Codes\\AXIAL CODE\\Q9- Needs of marketing support and services\CONTENT CREATION AND ENGAGEMENT</w:t>
            </w:r>
          </w:p>
        </w:tc>
        <w:tc>
          <w:tcPr>
            <w:tcW w:w="2034" w:type="dxa"/>
            <w:tcBorders>
              <w:top w:val="single" w:color="8FB6EA" w:sz="5" w:space="0"/>
              <w:bottom w:val="single" w:color="8FB6EA" w:sz="5" w:space="0"/>
            </w:tcBorders>
            <w:shd w:val="clear" w:color="auto" w:fill="FFFFFF" w:themeFill="background1"/>
            <w:tcMar/>
          </w:tcPr>
          <w:p w:rsidRPr="00CC0718" w:rsidR="00C71DC8" w:rsidP="00244814" w:rsidRDefault="00C71DC8" w14:paraId="129A3172" w14:textId="77777777">
            <w:pPr>
              <w:rPr>
                <w:color w:val="000000"/>
                <w:spacing w:val="-2"/>
                <w:sz w:val="18"/>
              </w:rPr>
            </w:pPr>
          </w:p>
        </w:tc>
        <w:tc>
          <w:tcPr>
            <w:tcW w:w="903" w:type="dxa"/>
            <w:tcBorders>
              <w:top w:val="single" w:color="8FB6EA" w:sz="5" w:space="0"/>
              <w:bottom w:val="single" w:color="8FB6EA" w:sz="5" w:space="0"/>
            </w:tcBorders>
            <w:shd w:val="clear" w:color="auto" w:fill="FFFFFF" w:themeFill="background1"/>
            <w:tcMar/>
          </w:tcPr>
          <w:p w:rsidRPr="00CC0718" w:rsidR="00C71DC8" w:rsidP="00244814" w:rsidRDefault="00C71DC8" w14:paraId="4067A2ED" w14:textId="77777777">
            <w:pPr>
              <w:rPr>
                <w:color w:val="000000"/>
                <w:spacing w:val="-2"/>
                <w:sz w:val="18"/>
              </w:rPr>
            </w:pPr>
            <w:r w:rsidRPr="00CC0718">
              <w:rPr>
                <w:color w:val="000000"/>
                <w:spacing w:val="-2"/>
                <w:sz w:val="18"/>
              </w:rPr>
              <w:t>Yes</w:t>
            </w:r>
          </w:p>
        </w:tc>
        <w:tc>
          <w:tcPr>
            <w:tcW w:w="1017" w:type="dxa"/>
            <w:tcBorders>
              <w:top w:val="single" w:color="8FB6EA" w:sz="5" w:space="0"/>
              <w:bottom w:val="single" w:color="8FB6EA" w:sz="5" w:space="0"/>
            </w:tcBorders>
            <w:shd w:val="clear" w:color="auto" w:fill="FFFFFF" w:themeFill="background1"/>
            <w:tcMar/>
          </w:tcPr>
          <w:p w:rsidRPr="00CC0718" w:rsidR="00C71DC8" w:rsidP="00244814" w:rsidRDefault="00C71DC8" w14:paraId="62E246FF" w14:textId="77777777">
            <w:pPr>
              <w:rPr>
                <w:color w:val="000000"/>
                <w:spacing w:val="-2"/>
                <w:sz w:val="18"/>
              </w:rPr>
            </w:pPr>
            <w:r w:rsidRPr="00CC0718">
              <w:rPr>
                <w:color w:val="000000"/>
                <w:spacing w:val="-2"/>
                <w:sz w:val="18"/>
              </w:rPr>
              <w:t>None</w:t>
            </w:r>
          </w:p>
        </w:tc>
      </w:tr>
      <w:tr w:rsidRPr="00CC0718" w:rsidR="00C71DC8" w:rsidTr="3A33D0EC" w14:paraId="02A1A77F" w14:textId="77777777">
        <w:trPr>
          <w:trHeight w:val="674" w:hRule="exact"/>
        </w:trPr>
        <w:tc>
          <w:tcPr>
            <w:tcW w:w="6763" w:type="dxa"/>
            <w:gridSpan w:val="2"/>
            <w:tcBorders>
              <w:top w:val="single" w:color="8FB6EA" w:sz="5" w:space="0"/>
              <w:bottom w:val="single" w:color="8FB6EA" w:sz="5" w:space="0"/>
            </w:tcBorders>
            <w:shd w:val="clear" w:color="auto" w:fill="FFFFFF" w:themeFill="background1"/>
            <w:tcMar/>
          </w:tcPr>
          <w:p w:rsidRPr="00CC0718" w:rsidR="00C71DC8" w:rsidP="00244814" w:rsidRDefault="00C71DC8" w14:paraId="7E17CC55" w14:textId="77777777">
            <w:pPr>
              <w:rPr>
                <w:color w:val="000000"/>
                <w:spacing w:val="-2"/>
                <w:sz w:val="18"/>
              </w:rPr>
            </w:pPr>
            <w:r w:rsidRPr="00CC0718">
              <w:rPr>
                <w:color w:val="000000"/>
                <w:spacing w:val="-2"/>
                <w:sz w:val="18"/>
              </w:rPr>
              <w:t>Codes\\AXIAL CODE\\Q9- Needs of marketing support and services\CONTENT CREATION AND ENGAGEMENT\a person who knows how to like post stuff and make reels and you know, knows about like social media</w:t>
            </w:r>
          </w:p>
        </w:tc>
        <w:tc>
          <w:tcPr>
            <w:tcW w:w="2034" w:type="dxa"/>
            <w:tcBorders>
              <w:top w:val="single" w:color="8FB6EA" w:sz="5" w:space="0"/>
              <w:bottom w:val="single" w:color="8FB6EA" w:sz="5" w:space="0"/>
            </w:tcBorders>
            <w:shd w:val="clear" w:color="auto" w:fill="FFFFFF" w:themeFill="background1"/>
            <w:tcMar/>
          </w:tcPr>
          <w:p w:rsidRPr="00CC0718" w:rsidR="00C71DC8" w:rsidP="00244814" w:rsidRDefault="00C71DC8" w14:paraId="7206CC0A" w14:textId="77777777">
            <w:pPr>
              <w:rPr>
                <w:color w:val="000000"/>
                <w:spacing w:val="-2"/>
                <w:sz w:val="18"/>
              </w:rPr>
            </w:pPr>
          </w:p>
        </w:tc>
        <w:tc>
          <w:tcPr>
            <w:tcW w:w="903" w:type="dxa"/>
            <w:tcBorders>
              <w:top w:val="single" w:color="8FB6EA" w:sz="5" w:space="0"/>
              <w:bottom w:val="single" w:color="8FB6EA" w:sz="5" w:space="0"/>
            </w:tcBorders>
            <w:shd w:val="clear" w:color="auto" w:fill="FFFFFF" w:themeFill="background1"/>
            <w:tcMar/>
          </w:tcPr>
          <w:p w:rsidRPr="00CC0718" w:rsidR="00C71DC8" w:rsidP="00244814" w:rsidRDefault="00C71DC8" w14:paraId="09CEA2E2" w14:textId="77777777">
            <w:pPr>
              <w:rPr>
                <w:color w:val="000000"/>
                <w:spacing w:val="-2"/>
                <w:sz w:val="18"/>
              </w:rPr>
            </w:pPr>
            <w:r w:rsidRPr="00CC0718">
              <w:rPr>
                <w:color w:val="000000"/>
                <w:spacing w:val="-2"/>
                <w:sz w:val="18"/>
              </w:rPr>
              <w:t>No</w:t>
            </w:r>
          </w:p>
        </w:tc>
        <w:tc>
          <w:tcPr>
            <w:tcW w:w="1017" w:type="dxa"/>
            <w:tcBorders>
              <w:top w:val="single" w:color="8FB6EA" w:sz="5" w:space="0"/>
              <w:bottom w:val="single" w:color="8FB6EA" w:sz="5" w:space="0"/>
            </w:tcBorders>
            <w:shd w:val="clear" w:color="auto" w:fill="FFFFFF" w:themeFill="background1"/>
            <w:tcMar/>
          </w:tcPr>
          <w:p w:rsidRPr="00CC0718" w:rsidR="00C71DC8" w:rsidP="00244814" w:rsidRDefault="00C71DC8" w14:paraId="574B6655" w14:textId="77777777">
            <w:pPr>
              <w:rPr>
                <w:color w:val="000000"/>
                <w:spacing w:val="-2"/>
                <w:sz w:val="18"/>
              </w:rPr>
            </w:pPr>
            <w:r w:rsidRPr="00CC0718">
              <w:rPr>
                <w:color w:val="000000"/>
                <w:spacing w:val="-2"/>
                <w:sz w:val="18"/>
              </w:rPr>
              <w:t>None</w:t>
            </w:r>
          </w:p>
        </w:tc>
      </w:tr>
      <w:tr w:rsidRPr="00CC0718" w:rsidR="00C71DC8" w:rsidTr="3A33D0EC" w14:paraId="64413B52" w14:textId="77777777">
        <w:trPr>
          <w:trHeight w:val="659" w:hRule="exact"/>
        </w:trPr>
        <w:tc>
          <w:tcPr>
            <w:tcW w:w="6763" w:type="dxa"/>
            <w:gridSpan w:val="2"/>
            <w:tcBorders>
              <w:top w:val="single" w:color="8FB6EA" w:sz="5" w:space="0"/>
              <w:bottom w:val="single" w:color="8FB6EA" w:sz="5" w:space="0"/>
            </w:tcBorders>
            <w:shd w:val="clear" w:color="auto" w:fill="FFFFFF" w:themeFill="background1"/>
            <w:tcMar/>
          </w:tcPr>
          <w:p w:rsidRPr="00CC0718" w:rsidR="00C71DC8" w:rsidP="3A33D0EC" w:rsidRDefault="00C71DC8" w14:paraId="0EA353BC" w14:textId="77777777">
            <w:pPr>
              <w:rPr>
                <w:color w:val="000000"/>
                <w:spacing w:val="-2"/>
                <w:sz w:val="18"/>
                <w:szCs w:val="18"/>
                <w:lang w:val="en-US"/>
              </w:rPr>
            </w:pPr>
            <w:r w:rsidRPr="3A33D0EC" w:rsidR="00C71DC8">
              <w:rPr>
                <w:color w:val="000000"/>
                <w:spacing w:val="-2"/>
                <w:sz w:val="18"/>
                <w:szCs w:val="18"/>
                <w:lang w:val="en-US"/>
              </w:rPr>
              <w:t xml:space="preserve">Codes\\AXIAL CODE\\Q9- Needs of marketing support and services\CONTENT CREATION AND ENGAGEMENT\many of our team members have great ideas and have </w:t>
            </w:r>
            <w:r w:rsidRPr="3A33D0EC" w:rsidR="00C71DC8">
              <w:rPr>
                <w:color w:val="000000"/>
                <w:spacing w:val="-2"/>
                <w:sz w:val="18"/>
                <w:szCs w:val="18"/>
                <w:lang w:val="en-US"/>
              </w:rPr>
              <w:t>come up with</w:t>
            </w:r>
            <w:r w:rsidRPr="3A33D0EC" w:rsidR="00C71DC8">
              <w:rPr>
                <w:color w:val="000000"/>
                <w:spacing w:val="-2"/>
                <w:sz w:val="18"/>
                <w:szCs w:val="18"/>
                <w:lang w:val="en-US"/>
              </w:rPr>
              <w:t xml:space="preserve"> great ideas of how to market it and put them on social media</w:t>
            </w:r>
          </w:p>
        </w:tc>
        <w:tc>
          <w:tcPr>
            <w:tcW w:w="2034" w:type="dxa"/>
            <w:tcBorders>
              <w:top w:val="single" w:color="8FB6EA" w:sz="5" w:space="0"/>
              <w:bottom w:val="single" w:color="8FB6EA" w:sz="5" w:space="0"/>
            </w:tcBorders>
            <w:shd w:val="clear" w:color="auto" w:fill="FFFFFF" w:themeFill="background1"/>
            <w:tcMar/>
          </w:tcPr>
          <w:p w:rsidRPr="00CC0718" w:rsidR="00C71DC8" w:rsidP="00244814" w:rsidRDefault="00C71DC8" w14:paraId="2AD0074D" w14:textId="77777777">
            <w:pPr>
              <w:rPr>
                <w:color w:val="000000"/>
                <w:spacing w:val="-2"/>
                <w:sz w:val="18"/>
              </w:rPr>
            </w:pPr>
          </w:p>
        </w:tc>
        <w:tc>
          <w:tcPr>
            <w:tcW w:w="903" w:type="dxa"/>
            <w:tcBorders>
              <w:top w:val="single" w:color="8FB6EA" w:sz="5" w:space="0"/>
              <w:bottom w:val="single" w:color="8FB6EA" w:sz="5" w:space="0"/>
            </w:tcBorders>
            <w:shd w:val="clear" w:color="auto" w:fill="FFFFFF" w:themeFill="background1"/>
            <w:tcMar/>
          </w:tcPr>
          <w:p w:rsidRPr="00CC0718" w:rsidR="00C71DC8" w:rsidP="00244814" w:rsidRDefault="00C71DC8" w14:paraId="09B4E1B4" w14:textId="77777777">
            <w:pPr>
              <w:rPr>
                <w:color w:val="000000"/>
                <w:spacing w:val="-2"/>
                <w:sz w:val="18"/>
              </w:rPr>
            </w:pPr>
            <w:r w:rsidRPr="00CC0718">
              <w:rPr>
                <w:color w:val="000000"/>
                <w:spacing w:val="-2"/>
                <w:sz w:val="18"/>
              </w:rPr>
              <w:t>No</w:t>
            </w:r>
          </w:p>
        </w:tc>
        <w:tc>
          <w:tcPr>
            <w:tcW w:w="1017" w:type="dxa"/>
            <w:tcBorders>
              <w:top w:val="single" w:color="8FB6EA" w:sz="5" w:space="0"/>
              <w:bottom w:val="single" w:color="8FB6EA" w:sz="5" w:space="0"/>
            </w:tcBorders>
            <w:shd w:val="clear" w:color="auto" w:fill="FFFFFF" w:themeFill="background1"/>
            <w:tcMar/>
          </w:tcPr>
          <w:p w:rsidRPr="00CC0718" w:rsidR="00C71DC8" w:rsidP="00244814" w:rsidRDefault="00C71DC8" w14:paraId="7B4369DD" w14:textId="77777777">
            <w:pPr>
              <w:rPr>
                <w:color w:val="000000"/>
                <w:spacing w:val="-2"/>
                <w:sz w:val="18"/>
              </w:rPr>
            </w:pPr>
            <w:r w:rsidRPr="00CC0718">
              <w:rPr>
                <w:color w:val="000000"/>
                <w:spacing w:val="-2"/>
                <w:sz w:val="18"/>
              </w:rPr>
              <w:t>None</w:t>
            </w:r>
          </w:p>
        </w:tc>
      </w:tr>
      <w:tr w:rsidRPr="00CC0718" w:rsidR="00C71DC8" w:rsidTr="3A33D0EC" w14:paraId="63C2BEEC" w14:textId="77777777">
        <w:trPr>
          <w:trHeight w:val="344" w:hRule="exact"/>
        </w:trPr>
        <w:tc>
          <w:tcPr>
            <w:tcW w:w="6763" w:type="dxa"/>
            <w:gridSpan w:val="2"/>
            <w:tcBorders>
              <w:top w:val="single" w:color="8FB6EA" w:sz="5" w:space="0"/>
              <w:bottom w:val="single" w:color="8FB6EA" w:sz="5" w:space="0"/>
            </w:tcBorders>
            <w:shd w:val="clear" w:color="auto" w:fill="FFFFFF" w:themeFill="background1"/>
            <w:tcMar/>
          </w:tcPr>
          <w:p w:rsidRPr="00CC0718" w:rsidR="00C71DC8" w:rsidP="00244814" w:rsidRDefault="00C71DC8" w14:paraId="358D922E" w14:textId="77777777">
            <w:pPr>
              <w:rPr>
                <w:color w:val="000000"/>
                <w:spacing w:val="-2"/>
                <w:sz w:val="18"/>
              </w:rPr>
            </w:pPr>
            <w:r w:rsidRPr="00CC0718">
              <w:rPr>
                <w:color w:val="000000"/>
                <w:spacing w:val="-2"/>
                <w:sz w:val="18"/>
              </w:rPr>
              <w:t>Codes\\AXIAL CODE\\Q9- Needs of marketing support and services\HANDLE SOCIAL MEDIA</w:t>
            </w:r>
          </w:p>
        </w:tc>
        <w:tc>
          <w:tcPr>
            <w:tcW w:w="2034" w:type="dxa"/>
            <w:tcBorders>
              <w:top w:val="single" w:color="8FB6EA" w:sz="5" w:space="0"/>
              <w:bottom w:val="single" w:color="8FB6EA" w:sz="5" w:space="0"/>
            </w:tcBorders>
            <w:shd w:val="clear" w:color="auto" w:fill="FFFFFF" w:themeFill="background1"/>
            <w:tcMar/>
          </w:tcPr>
          <w:p w:rsidRPr="00CC0718" w:rsidR="00C71DC8" w:rsidP="00244814" w:rsidRDefault="00C71DC8" w14:paraId="132DBCF0" w14:textId="77777777">
            <w:pPr>
              <w:rPr>
                <w:color w:val="000000"/>
                <w:spacing w:val="-2"/>
                <w:sz w:val="18"/>
              </w:rPr>
            </w:pPr>
          </w:p>
        </w:tc>
        <w:tc>
          <w:tcPr>
            <w:tcW w:w="903" w:type="dxa"/>
            <w:tcBorders>
              <w:top w:val="single" w:color="8FB6EA" w:sz="5" w:space="0"/>
              <w:bottom w:val="single" w:color="8FB6EA" w:sz="5" w:space="0"/>
            </w:tcBorders>
            <w:shd w:val="clear" w:color="auto" w:fill="FFFFFF" w:themeFill="background1"/>
            <w:tcMar/>
          </w:tcPr>
          <w:p w:rsidRPr="00CC0718" w:rsidR="00C71DC8" w:rsidP="00244814" w:rsidRDefault="00C71DC8" w14:paraId="5CB60EF0" w14:textId="77777777">
            <w:pPr>
              <w:rPr>
                <w:color w:val="000000"/>
                <w:spacing w:val="-2"/>
                <w:sz w:val="18"/>
              </w:rPr>
            </w:pPr>
            <w:r w:rsidRPr="00CC0718">
              <w:rPr>
                <w:color w:val="000000"/>
                <w:spacing w:val="-2"/>
                <w:sz w:val="18"/>
              </w:rPr>
              <w:t>Yes</w:t>
            </w:r>
          </w:p>
        </w:tc>
        <w:tc>
          <w:tcPr>
            <w:tcW w:w="1017" w:type="dxa"/>
            <w:tcBorders>
              <w:top w:val="single" w:color="8FB6EA" w:sz="5" w:space="0"/>
              <w:bottom w:val="single" w:color="8FB6EA" w:sz="5" w:space="0"/>
            </w:tcBorders>
            <w:shd w:val="clear" w:color="auto" w:fill="FFFFFF" w:themeFill="background1"/>
            <w:tcMar/>
          </w:tcPr>
          <w:p w:rsidRPr="00CC0718" w:rsidR="00C71DC8" w:rsidP="00244814" w:rsidRDefault="00C71DC8" w14:paraId="4F67FF87" w14:textId="77777777">
            <w:pPr>
              <w:rPr>
                <w:color w:val="000000"/>
                <w:spacing w:val="-2"/>
                <w:sz w:val="18"/>
              </w:rPr>
            </w:pPr>
            <w:r w:rsidRPr="00CC0718">
              <w:rPr>
                <w:color w:val="000000"/>
                <w:spacing w:val="-2"/>
                <w:sz w:val="18"/>
              </w:rPr>
              <w:t>None</w:t>
            </w:r>
          </w:p>
        </w:tc>
      </w:tr>
      <w:tr w:rsidRPr="00CC0718" w:rsidR="00C71DC8" w:rsidTr="3A33D0EC" w14:paraId="2AD2BA70" w14:textId="77777777">
        <w:trPr>
          <w:trHeight w:val="458" w:hRule="exact"/>
        </w:trPr>
        <w:tc>
          <w:tcPr>
            <w:tcW w:w="6763" w:type="dxa"/>
            <w:gridSpan w:val="2"/>
            <w:tcBorders>
              <w:top w:val="single" w:color="8FB6EA" w:sz="5" w:space="0"/>
              <w:bottom w:val="single" w:color="8FB6EA" w:sz="5" w:space="0"/>
            </w:tcBorders>
            <w:shd w:val="clear" w:color="auto" w:fill="FFFFFF" w:themeFill="background1"/>
            <w:tcMar/>
          </w:tcPr>
          <w:p w:rsidRPr="00CC0718" w:rsidR="00C71DC8" w:rsidP="00244814" w:rsidRDefault="00C71DC8" w14:paraId="41235E9E" w14:textId="77777777">
            <w:pPr>
              <w:rPr>
                <w:color w:val="000000"/>
                <w:spacing w:val="-2"/>
                <w:sz w:val="18"/>
              </w:rPr>
            </w:pPr>
            <w:r w:rsidRPr="00CC0718">
              <w:rPr>
                <w:color w:val="000000"/>
                <w:spacing w:val="-2"/>
                <w:sz w:val="18"/>
              </w:rPr>
              <w:t>Codes\\AXIAL CODE\\Q9- Needs of marketing support and services\HANDLE SOCIAL MEDIA\We need people who can handle social media like pros</w:t>
            </w:r>
          </w:p>
        </w:tc>
        <w:tc>
          <w:tcPr>
            <w:tcW w:w="2034" w:type="dxa"/>
            <w:tcBorders>
              <w:top w:val="single" w:color="8FB6EA" w:sz="5" w:space="0"/>
              <w:bottom w:val="single" w:color="8FB6EA" w:sz="5" w:space="0"/>
            </w:tcBorders>
            <w:shd w:val="clear" w:color="auto" w:fill="FFFFFF" w:themeFill="background1"/>
            <w:tcMar/>
          </w:tcPr>
          <w:p w:rsidRPr="00CC0718" w:rsidR="00C71DC8" w:rsidP="00244814" w:rsidRDefault="00C71DC8" w14:paraId="04F1A90C" w14:textId="77777777">
            <w:pPr>
              <w:rPr>
                <w:color w:val="000000"/>
                <w:spacing w:val="-2"/>
                <w:sz w:val="18"/>
              </w:rPr>
            </w:pPr>
          </w:p>
        </w:tc>
        <w:tc>
          <w:tcPr>
            <w:tcW w:w="903" w:type="dxa"/>
            <w:tcBorders>
              <w:top w:val="single" w:color="8FB6EA" w:sz="5" w:space="0"/>
              <w:bottom w:val="single" w:color="8FB6EA" w:sz="5" w:space="0"/>
            </w:tcBorders>
            <w:shd w:val="clear" w:color="auto" w:fill="FFFFFF" w:themeFill="background1"/>
            <w:tcMar/>
          </w:tcPr>
          <w:p w:rsidRPr="00CC0718" w:rsidR="00C71DC8" w:rsidP="00244814" w:rsidRDefault="00C71DC8" w14:paraId="45EED613" w14:textId="77777777">
            <w:pPr>
              <w:rPr>
                <w:color w:val="000000"/>
                <w:spacing w:val="-2"/>
                <w:sz w:val="18"/>
              </w:rPr>
            </w:pPr>
            <w:r w:rsidRPr="00CC0718">
              <w:rPr>
                <w:color w:val="000000"/>
                <w:spacing w:val="-2"/>
                <w:sz w:val="18"/>
              </w:rPr>
              <w:t>No</w:t>
            </w:r>
          </w:p>
        </w:tc>
        <w:tc>
          <w:tcPr>
            <w:tcW w:w="1017" w:type="dxa"/>
            <w:tcBorders>
              <w:top w:val="single" w:color="8FB6EA" w:sz="5" w:space="0"/>
              <w:bottom w:val="single" w:color="8FB6EA" w:sz="5" w:space="0"/>
            </w:tcBorders>
            <w:shd w:val="clear" w:color="auto" w:fill="FFFFFF" w:themeFill="background1"/>
            <w:tcMar/>
          </w:tcPr>
          <w:p w:rsidRPr="00CC0718" w:rsidR="00C71DC8" w:rsidP="00244814" w:rsidRDefault="00C71DC8" w14:paraId="769770E3" w14:textId="77777777">
            <w:pPr>
              <w:rPr>
                <w:color w:val="000000"/>
                <w:spacing w:val="-2"/>
                <w:sz w:val="18"/>
              </w:rPr>
            </w:pPr>
            <w:r w:rsidRPr="00CC0718">
              <w:rPr>
                <w:color w:val="000000"/>
                <w:spacing w:val="-2"/>
                <w:sz w:val="18"/>
              </w:rPr>
              <w:t>None</w:t>
            </w:r>
          </w:p>
        </w:tc>
      </w:tr>
      <w:tr w:rsidRPr="00CC0718" w:rsidR="00C71DC8" w:rsidTr="3A33D0EC" w14:paraId="3D16EB1C" w14:textId="77777777">
        <w:trPr>
          <w:trHeight w:val="330" w:hRule="exact"/>
        </w:trPr>
        <w:tc>
          <w:tcPr>
            <w:tcW w:w="6763" w:type="dxa"/>
            <w:gridSpan w:val="2"/>
            <w:tcBorders>
              <w:top w:val="single" w:color="8FB6EA" w:sz="5" w:space="0"/>
              <w:bottom w:val="single" w:color="8FB6EA" w:sz="5" w:space="0"/>
            </w:tcBorders>
            <w:shd w:val="clear" w:color="auto" w:fill="FFFFFF" w:themeFill="background1"/>
            <w:tcMar/>
          </w:tcPr>
          <w:p w:rsidRPr="00CC0718" w:rsidR="00C71DC8" w:rsidP="00244814" w:rsidRDefault="00C71DC8" w14:paraId="71472BD5" w14:textId="77777777">
            <w:pPr>
              <w:rPr>
                <w:color w:val="000000"/>
                <w:spacing w:val="-2"/>
                <w:sz w:val="18"/>
              </w:rPr>
            </w:pPr>
            <w:r w:rsidRPr="00CC0718">
              <w:rPr>
                <w:color w:val="000000"/>
                <w:spacing w:val="-2"/>
                <w:sz w:val="18"/>
              </w:rPr>
              <w:t>Codes\\AXIAL CODE\\Q9- Needs of marketing support and services\MARKETING SUPPORT</w:t>
            </w:r>
          </w:p>
        </w:tc>
        <w:tc>
          <w:tcPr>
            <w:tcW w:w="2034" w:type="dxa"/>
            <w:tcBorders>
              <w:top w:val="single" w:color="8FB6EA" w:sz="5" w:space="0"/>
              <w:bottom w:val="single" w:color="8FB6EA" w:sz="5" w:space="0"/>
            </w:tcBorders>
            <w:shd w:val="clear" w:color="auto" w:fill="FFFFFF" w:themeFill="background1"/>
            <w:tcMar/>
          </w:tcPr>
          <w:p w:rsidRPr="00CC0718" w:rsidR="00C71DC8" w:rsidP="00244814" w:rsidRDefault="00C71DC8" w14:paraId="52697FB7" w14:textId="77777777">
            <w:pPr>
              <w:rPr>
                <w:color w:val="000000"/>
                <w:spacing w:val="-2"/>
                <w:sz w:val="18"/>
              </w:rPr>
            </w:pPr>
          </w:p>
        </w:tc>
        <w:tc>
          <w:tcPr>
            <w:tcW w:w="903" w:type="dxa"/>
            <w:tcBorders>
              <w:top w:val="single" w:color="8FB6EA" w:sz="5" w:space="0"/>
              <w:bottom w:val="single" w:color="8FB6EA" w:sz="5" w:space="0"/>
            </w:tcBorders>
            <w:shd w:val="clear" w:color="auto" w:fill="FFFFFF" w:themeFill="background1"/>
            <w:tcMar/>
          </w:tcPr>
          <w:p w:rsidRPr="00CC0718" w:rsidR="00C71DC8" w:rsidP="00244814" w:rsidRDefault="00C71DC8" w14:paraId="34557A8E" w14:textId="77777777">
            <w:pPr>
              <w:rPr>
                <w:color w:val="000000"/>
                <w:spacing w:val="-2"/>
                <w:sz w:val="18"/>
              </w:rPr>
            </w:pPr>
            <w:r w:rsidRPr="00CC0718">
              <w:rPr>
                <w:color w:val="000000"/>
                <w:spacing w:val="-2"/>
                <w:sz w:val="18"/>
              </w:rPr>
              <w:t>Yes</w:t>
            </w:r>
          </w:p>
        </w:tc>
        <w:tc>
          <w:tcPr>
            <w:tcW w:w="1017" w:type="dxa"/>
            <w:tcBorders>
              <w:top w:val="single" w:color="8FB6EA" w:sz="5" w:space="0"/>
              <w:bottom w:val="single" w:color="8FB6EA" w:sz="5" w:space="0"/>
            </w:tcBorders>
            <w:shd w:val="clear" w:color="auto" w:fill="FFFFFF" w:themeFill="background1"/>
            <w:tcMar/>
          </w:tcPr>
          <w:p w:rsidRPr="00CC0718" w:rsidR="00C71DC8" w:rsidP="00244814" w:rsidRDefault="00C71DC8" w14:paraId="4E4B62B7" w14:textId="77777777">
            <w:pPr>
              <w:rPr>
                <w:color w:val="000000"/>
                <w:spacing w:val="-2"/>
                <w:sz w:val="18"/>
              </w:rPr>
            </w:pPr>
            <w:r w:rsidRPr="00CC0718">
              <w:rPr>
                <w:color w:val="000000"/>
                <w:spacing w:val="-2"/>
                <w:sz w:val="18"/>
              </w:rPr>
              <w:t>None</w:t>
            </w:r>
          </w:p>
        </w:tc>
      </w:tr>
      <w:tr w:rsidRPr="00CC0718" w:rsidR="00C71DC8" w:rsidTr="3A33D0EC" w14:paraId="3B877B86" w14:textId="77777777">
        <w:trPr>
          <w:trHeight w:val="458" w:hRule="exact"/>
        </w:trPr>
        <w:tc>
          <w:tcPr>
            <w:tcW w:w="6763" w:type="dxa"/>
            <w:gridSpan w:val="2"/>
            <w:tcBorders>
              <w:top w:val="single" w:color="8FB6EA" w:sz="5" w:space="0"/>
              <w:bottom w:val="single" w:color="8FB6EA" w:sz="5" w:space="0"/>
            </w:tcBorders>
            <w:shd w:val="clear" w:color="auto" w:fill="FFFFFF" w:themeFill="background1"/>
            <w:tcMar/>
          </w:tcPr>
          <w:p w:rsidRPr="00CC0718" w:rsidR="00C71DC8" w:rsidP="00244814" w:rsidRDefault="00C71DC8" w14:paraId="334668D7" w14:textId="77777777">
            <w:pPr>
              <w:rPr>
                <w:color w:val="000000"/>
                <w:spacing w:val="-2"/>
                <w:sz w:val="18"/>
              </w:rPr>
            </w:pPr>
            <w:r w:rsidRPr="00CC0718">
              <w:rPr>
                <w:color w:val="000000"/>
                <w:spacing w:val="-2"/>
                <w:sz w:val="18"/>
              </w:rPr>
              <w:t>Codes\\AXIAL CODE\\Q9- Needs of marketing support and services\MARKETING SUPPORT\Other form of Assistance</w:t>
            </w:r>
          </w:p>
        </w:tc>
        <w:tc>
          <w:tcPr>
            <w:tcW w:w="2034" w:type="dxa"/>
            <w:tcBorders>
              <w:top w:val="single" w:color="8FB6EA" w:sz="5" w:space="0"/>
              <w:bottom w:val="single" w:color="8FB6EA" w:sz="5" w:space="0"/>
            </w:tcBorders>
            <w:shd w:val="clear" w:color="auto" w:fill="FFFFFF" w:themeFill="background1"/>
            <w:tcMar/>
          </w:tcPr>
          <w:p w:rsidRPr="00CC0718" w:rsidR="00C71DC8" w:rsidP="00244814" w:rsidRDefault="00C71DC8" w14:paraId="2F30C783" w14:textId="77777777">
            <w:pPr>
              <w:rPr>
                <w:color w:val="000000"/>
                <w:spacing w:val="-2"/>
                <w:sz w:val="18"/>
              </w:rPr>
            </w:pPr>
          </w:p>
        </w:tc>
        <w:tc>
          <w:tcPr>
            <w:tcW w:w="903" w:type="dxa"/>
            <w:tcBorders>
              <w:top w:val="single" w:color="8FB6EA" w:sz="5" w:space="0"/>
              <w:bottom w:val="single" w:color="8FB6EA" w:sz="5" w:space="0"/>
            </w:tcBorders>
            <w:shd w:val="clear" w:color="auto" w:fill="FFFFFF" w:themeFill="background1"/>
            <w:tcMar/>
          </w:tcPr>
          <w:p w:rsidRPr="00CC0718" w:rsidR="00C71DC8" w:rsidP="00244814" w:rsidRDefault="00C71DC8" w14:paraId="7D62CA66" w14:textId="77777777">
            <w:pPr>
              <w:rPr>
                <w:color w:val="000000"/>
                <w:spacing w:val="-2"/>
                <w:sz w:val="18"/>
              </w:rPr>
            </w:pPr>
            <w:r w:rsidRPr="00CC0718">
              <w:rPr>
                <w:color w:val="000000"/>
                <w:spacing w:val="-2"/>
                <w:sz w:val="18"/>
              </w:rPr>
              <w:t>Yes</w:t>
            </w:r>
          </w:p>
        </w:tc>
        <w:tc>
          <w:tcPr>
            <w:tcW w:w="1017" w:type="dxa"/>
            <w:tcBorders>
              <w:top w:val="single" w:color="8FB6EA" w:sz="5" w:space="0"/>
              <w:bottom w:val="single" w:color="8FB6EA" w:sz="5" w:space="0"/>
            </w:tcBorders>
            <w:shd w:val="clear" w:color="auto" w:fill="FFFFFF" w:themeFill="background1"/>
            <w:tcMar/>
          </w:tcPr>
          <w:p w:rsidRPr="00CC0718" w:rsidR="00C71DC8" w:rsidP="00244814" w:rsidRDefault="00C71DC8" w14:paraId="51FB94C7" w14:textId="77777777">
            <w:pPr>
              <w:rPr>
                <w:color w:val="000000"/>
                <w:spacing w:val="-2"/>
                <w:sz w:val="18"/>
              </w:rPr>
            </w:pPr>
            <w:r w:rsidRPr="00CC0718">
              <w:rPr>
                <w:color w:val="000000"/>
                <w:spacing w:val="-2"/>
                <w:sz w:val="18"/>
              </w:rPr>
              <w:t>None</w:t>
            </w:r>
          </w:p>
        </w:tc>
      </w:tr>
      <w:tr w:rsidRPr="00CC0718" w:rsidR="00C71DC8" w:rsidTr="3A33D0EC" w14:paraId="45EB7643" w14:textId="77777777">
        <w:trPr>
          <w:trHeight w:val="344" w:hRule="exact"/>
        </w:trPr>
        <w:tc>
          <w:tcPr>
            <w:tcW w:w="6763" w:type="dxa"/>
            <w:gridSpan w:val="2"/>
            <w:tcBorders>
              <w:top w:val="single" w:color="8FB6EA" w:sz="5" w:space="0"/>
              <w:bottom w:val="single" w:color="8FB6EA" w:sz="5" w:space="0"/>
            </w:tcBorders>
            <w:shd w:val="clear" w:color="auto" w:fill="FFFFFF" w:themeFill="background1"/>
            <w:tcMar/>
          </w:tcPr>
          <w:p w:rsidRPr="00CC0718" w:rsidR="00C71DC8" w:rsidP="00244814" w:rsidRDefault="00C71DC8" w14:paraId="579A865D" w14:textId="77777777">
            <w:pPr>
              <w:rPr>
                <w:color w:val="000000"/>
                <w:spacing w:val="-2"/>
                <w:sz w:val="18"/>
              </w:rPr>
            </w:pPr>
            <w:r w:rsidRPr="00CC0718">
              <w:rPr>
                <w:color w:val="000000"/>
                <w:spacing w:val="-2"/>
                <w:sz w:val="18"/>
              </w:rPr>
              <w:t>Codes\\AXIAL CODE\\Q9- Needs of marketing support and services\OPTIMIZE THE PROCESS</w:t>
            </w:r>
          </w:p>
        </w:tc>
        <w:tc>
          <w:tcPr>
            <w:tcW w:w="2034" w:type="dxa"/>
            <w:tcBorders>
              <w:top w:val="single" w:color="8FB6EA" w:sz="5" w:space="0"/>
              <w:bottom w:val="single" w:color="8FB6EA" w:sz="5" w:space="0"/>
            </w:tcBorders>
            <w:shd w:val="clear" w:color="auto" w:fill="FFFFFF" w:themeFill="background1"/>
            <w:tcMar/>
          </w:tcPr>
          <w:p w:rsidRPr="00CC0718" w:rsidR="00C71DC8" w:rsidP="00244814" w:rsidRDefault="00C71DC8" w14:paraId="5E2190F3" w14:textId="77777777">
            <w:pPr>
              <w:rPr>
                <w:color w:val="000000"/>
                <w:spacing w:val="-2"/>
                <w:sz w:val="18"/>
              </w:rPr>
            </w:pPr>
          </w:p>
        </w:tc>
        <w:tc>
          <w:tcPr>
            <w:tcW w:w="903" w:type="dxa"/>
            <w:tcBorders>
              <w:top w:val="single" w:color="8FB6EA" w:sz="5" w:space="0"/>
              <w:bottom w:val="single" w:color="8FB6EA" w:sz="5" w:space="0"/>
            </w:tcBorders>
            <w:shd w:val="clear" w:color="auto" w:fill="FFFFFF" w:themeFill="background1"/>
            <w:tcMar/>
          </w:tcPr>
          <w:p w:rsidRPr="00CC0718" w:rsidR="00C71DC8" w:rsidP="00244814" w:rsidRDefault="00C71DC8" w14:paraId="48C29B16" w14:textId="77777777">
            <w:pPr>
              <w:rPr>
                <w:color w:val="000000"/>
                <w:spacing w:val="-2"/>
                <w:sz w:val="18"/>
              </w:rPr>
            </w:pPr>
            <w:r w:rsidRPr="00CC0718">
              <w:rPr>
                <w:color w:val="000000"/>
                <w:spacing w:val="-2"/>
                <w:sz w:val="18"/>
              </w:rPr>
              <w:t>Yes</w:t>
            </w:r>
          </w:p>
        </w:tc>
        <w:tc>
          <w:tcPr>
            <w:tcW w:w="1017" w:type="dxa"/>
            <w:tcBorders>
              <w:top w:val="single" w:color="8FB6EA" w:sz="5" w:space="0"/>
              <w:bottom w:val="single" w:color="8FB6EA" w:sz="5" w:space="0"/>
            </w:tcBorders>
            <w:shd w:val="clear" w:color="auto" w:fill="FFFFFF" w:themeFill="background1"/>
            <w:tcMar/>
          </w:tcPr>
          <w:p w:rsidRPr="00CC0718" w:rsidR="00C71DC8" w:rsidP="00244814" w:rsidRDefault="00C71DC8" w14:paraId="6CC4688A" w14:textId="77777777">
            <w:pPr>
              <w:rPr>
                <w:color w:val="000000"/>
                <w:spacing w:val="-2"/>
                <w:sz w:val="18"/>
              </w:rPr>
            </w:pPr>
            <w:r w:rsidRPr="00CC0718">
              <w:rPr>
                <w:color w:val="000000"/>
                <w:spacing w:val="-2"/>
                <w:sz w:val="18"/>
              </w:rPr>
              <w:t>None</w:t>
            </w:r>
          </w:p>
        </w:tc>
      </w:tr>
      <w:tr w:rsidRPr="00CC0718" w:rsidR="00C71DC8" w:rsidTr="3A33D0EC" w14:paraId="7F4D67B6" w14:textId="77777777">
        <w:trPr>
          <w:trHeight w:val="459" w:hRule="exact"/>
        </w:trPr>
        <w:tc>
          <w:tcPr>
            <w:tcW w:w="6763" w:type="dxa"/>
            <w:gridSpan w:val="2"/>
            <w:tcBorders>
              <w:top w:val="single" w:color="8FB6EA" w:sz="5" w:space="0"/>
              <w:bottom w:val="single" w:color="8FB6EA" w:sz="5" w:space="0"/>
            </w:tcBorders>
            <w:shd w:val="clear" w:color="auto" w:fill="FFFFFF" w:themeFill="background1"/>
            <w:tcMar/>
          </w:tcPr>
          <w:p w:rsidRPr="00CC0718" w:rsidR="00C71DC8" w:rsidP="00244814" w:rsidRDefault="00C71DC8" w14:paraId="7524B30A" w14:textId="77777777">
            <w:pPr>
              <w:rPr>
                <w:color w:val="000000"/>
                <w:spacing w:val="-2"/>
                <w:sz w:val="18"/>
              </w:rPr>
            </w:pPr>
            <w:r w:rsidRPr="00CC0718">
              <w:rPr>
                <w:color w:val="000000"/>
                <w:spacing w:val="-2"/>
                <w:sz w:val="18"/>
              </w:rPr>
              <w:t>Codes\\AXIAL CODE\\Q9- Needs of marketing support and services\OPTIMIZE THE PROCESS\Don't know how effective that will be</w:t>
            </w:r>
          </w:p>
        </w:tc>
        <w:tc>
          <w:tcPr>
            <w:tcW w:w="2034" w:type="dxa"/>
            <w:tcBorders>
              <w:top w:val="single" w:color="8FB6EA" w:sz="5" w:space="0"/>
              <w:bottom w:val="single" w:color="8FB6EA" w:sz="5" w:space="0"/>
            </w:tcBorders>
            <w:shd w:val="clear" w:color="auto" w:fill="FFFFFF" w:themeFill="background1"/>
            <w:tcMar/>
          </w:tcPr>
          <w:p w:rsidRPr="00CC0718" w:rsidR="00C71DC8" w:rsidP="00244814" w:rsidRDefault="00C71DC8" w14:paraId="1BF58A82" w14:textId="77777777">
            <w:pPr>
              <w:rPr>
                <w:color w:val="000000"/>
                <w:spacing w:val="-2"/>
                <w:sz w:val="18"/>
              </w:rPr>
            </w:pPr>
          </w:p>
        </w:tc>
        <w:tc>
          <w:tcPr>
            <w:tcW w:w="903" w:type="dxa"/>
            <w:tcBorders>
              <w:top w:val="single" w:color="8FB6EA" w:sz="5" w:space="0"/>
              <w:bottom w:val="single" w:color="8FB6EA" w:sz="5" w:space="0"/>
            </w:tcBorders>
            <w:shd w:val="clear" w:color="auto" w:fill="FFFFFF" w:themeFill="background1"/>
            <w:tcMar/>
          </w:tcPr>
          <w:p w:rsidRPr="00CC0718" w:rsidR="00C71DC8" w:rsidP="00244814" w:rsidRDefault="00C71DC8" w14:paraId="35CF6B14" w14:textId="77777777">
            <w:pPr>
              <w:rPr>
                <w:color w:val="000000"/>
                <w:spacing w:val="-2"/>
                <w:sz w:val="18"/>
              </w:rPr>
            </w:pPr>
            <w:r w:rsidRPr="00CC0718">
              <w:rPr>
                <w:color w:val="000000"/>
                <w:spacing w:val="-2"/>
                <w:sz w:val="18"/>
              </w:rPr>
              <w:t>No</w:t>
            </w:r>
          </w:p>
        </w:tc>
        <w:tc>
          <w:tcPr>
            <w:tcW w:w="1017" w:type="dxa"/>
            <w:tcBorders>
              <w:top w:val="single" w:color="8FB6EA" w:sz="5" w:space="0"/>
              <w:bottom w:val="single" w:color="8FB6EA" w:sz="5" w:space="0"/>
            </w:tcBorders>
            <w:shd w:val="clear" w:color="auto" w:fill="FFFFFF" w:themeFill="background1"/>
            <w:tcMar/>
          </w:tcPr>
          <w:p w:rsidRPr="00CC0718" w:rsidR="00C71DC8" w:rsidP="00244814" w:rsidRDefault="00C71DC8" w14:paraId="714BAD89" w14:textId="77777777">
            <w:pPr>
              <w:rPr>
                <w:color w:val="000000"/>
                <w:spacing w:val="-2"/>
                <w:sz w:val="18"/>
              </w:rPr>
            </w:pPr>
            <w:r w:rsidRPr="00CC0718">
              <w:rPr>
                <w:color w:val="000000"/>
                <w:spacing w:val="-2"/>
                <w:sz w:val="18"/>
              </w:rPr>
              <w:t>None</w:t>
            </w:r>
          </w:p>
        </w:tc>
      </w:tr>
      <w:tr w:rsidRPr="00CC0718" w:rsidR="00C71DC8" w:rsidTr="3A33D0EC" w14:paraId="2B5444C1" w14:textId="77777777">
        <w:trPr>
          <w:trHeight w:val="458" w:hRule="exact"/>
        </w:trPr>
        <w:tc>
          <w:tcPr>
            <w:tcW w:w="6763" w:type="dxa"/>
            <w:gridSpan w:val="2"/>
            <w:tcBorders>
              <w:top w:val="single" w:color="8FB6EA" w:sz="5" w:space="0"/>
              <w:bottom w:val="single" w:color="8FB6EA" w:sz="5" w:space="0"/>
            </w:tcBorders>
            <w:shd w:val="clear" w:color="auto" w:fill="FFFFFF" w:themeFill="background1"/>
            <w:tcMar/>
          </w:tcPr>
          <w:p w:rsidRPr="00CC0718" w:rsidR="00C71DC8" w:rsidP="00244814" w:rsidRDefault="00C71DC8" w14:paraId="5790B690" w14:textId="77777777">
            <w:pPr>
              <w:rPr>
                <w:color w:val="000000"/>
                <w:spacing w:val="-2"/>
                <w:sz w:val="18"/>
              </w:rPr>
            </w:pPr>
            <w:r w:rsidRPr="00CC0718">
              <w:rPr>
                <w:color w:val="000000"/>
                <w:spacing w:val="-2"/>
                <w:sz w:val="18"/>
              </w:rPr>
              <w:t>Codes\\AXIAL CODE\\Q9- Needs of marketing support and services\RESOURCE MANAGEMENT</w:t>
            </w:r>
          </w:p>
        </w:tc>
        <w:tc>
          <w:tcPr>
            <w:tcW w:w="2034" w:type="dxa"/>
            <w:tcBorders>
              <w:top w:val="single" w:color="8FB6EA" w:sz="5" w:space="0"/>
              <w:bottom w:val="single" w:color="8FB6EA" w:sz="5" w:space="0"/>
            </w:tcBorders>
            <w:shd w:val="clear" w:color="auto" w:fill="FFFFFF" w:themeFill="background1"/>
            <w:tcMar/>
          </w:tcPr>
          <w:p w:rsidRPr="00CC0718" w:rsidR="00C71DC8" w:rsidP="00244814" w:rsidRDefault="00C71DC8" w14:paraId="65B89F7B" w14:textId="77777777">
            <w:pPr>
              <w:rPr>
                <w:color w:val="000000"/>
                <w:spacing w:val="-2"/>
                <w:sz w:val="18"/>
              </w:rPr>
            </w:pPr>
          </w:p>
        </w:tc>
        <w:tc>
          <w:tcPr>
            <w:tcW w:w="903" w:type="dxa"/>
            <w:tcBorders>
              <w:top w:val="single" w:color="8FB6EA" w:sz="5" w:space="0"/>
              <w:bottom w:val="single" w:color="8FB6EA" w:sz="5" w:space="0"/>
            </w:tcBorders>
            <w:shd w:val="clear" w:color="auto" w:fill="FFFFFF" w:themeFill="background1"/>
            <w:tcMar/>
          </w:tcPr>
          <w:p w:rsidRPr="00CC0718" w:rsidR="00C71DC8" w:rsidP="00244814" w:rsidRDefault="00C71DC8" w14:paraId="76CB2479" w14:textId="77777777">
            <w:pPr>
              <w:rPr>
                <w:color w:val="000000"/>
                <w:spacing w:val="-2"/>
                <w:sz w:val="18"/>
              </w:rPr>
            </w:pPr>
            <w:r w:rsidRPr="00CC0718">
              <w:rPr>
                <w:color w:val="000000"/>
                <w:spacing w:val="-2"/>
                <w:sz w:val="18"/>
              </w:rPr>
              <w:t>Yes</w:t>
            </w:r>
          </w:p>
        </w:tc>
        <w:tc>
          <w:tcPr>
            <w:tcW w:w="1017" w:type="dxa"/>
            <w:tcBorders>
              <w:top w:val="single" w:color="8FB6EA" w:sz="5" w:space="0"/>
              <w:bottom w:val="single" w:color="8FB6EA" w:sz="5" w:space="0"/>
            </w:tcBorders>
            <w:shd w:val="clear" w:color="auto" w:fill="FFFFFF" w:themeFill="background1"/>
            <w:tcMar/>
          </w:tcPr>
          <w:p w:rsidRPr="00CC0718" w:rsidR="00C71DC8" w:rsidP="00244814" w:rsidRDefault="00C71DC8" w14:paraId="6A431A49" w14:textId="77777777">
            <w:pPr>
              <w:rPr>
                <w:color w:val="000000"/>
                <w:spacing w:val="-2"/>
                <w:sz w:val="18"/>
              </w:rPr>
            </w:pPr>
            <w:r w:rsidRPr="00CC0718">
              <w:rPr>
                <w:color w:val="000000"/>
                <w:spacing w:val="-2"/>
                <w:sz w:val="18"/>
              </w:rPr>
              <w:t>None</w:t>
            </w:r>
          </w:p>
        </w:tc>
      </w:tr>
      <w:tr w:rsidRPr="00CC0718" w:rsidR="00C71DC8" w:rsidTr="3A33D0EC" w14:paraId="65F0ABC5" w14:textId="77777777">
        <w:trPr>
          <w:trHeight w:val="459" w:hRule="exact"/>
        </w:trPr>
        <w:tc>
          <w:tcPr>
            <w:tcW w:w="6763" w:type="dxa"/>
            <w:gridSpan w:val="2"/>
            <w:tcBorders>
              <w:top w:val="single" w:color="8FB6EA" w:sz="5" w:space="0"/>
              <w:bottom w:val="single" w:color="8FB6EA" w:sz="5" w:space="0"/>
            </w:tcBorders>
            <w:shd w:val="clear" w:color="auto" w:fill="FFFFFF" w:themeFill="background1"/>
            <w:tcMar/>
          </w:tcPr>
          <w:p w:rsidRPr="00CC0718" w:rsidR="00C71DC8" w:rsidP="00244814" w:rsidRDefault="00C71DC8" w14:paraId="5ADE589C" w14:textId="77777777">
            <w:pPr>
              <w:rPr>
                <w:color w:val="000000"/>
                <w:spacing w:val="-2"/>
                <w:sz w:val="18"/>
              </w:rPr>
            </w:pPr>
            <w:r w:rsidRPr="00CC0718">
              <w:rPr>
                <w:color w:val="000000"/>
                <w:spacing w:val="-2"/>
                <w:sz w:val="18"/>
              </w:rPr>
              <w:t>Codes\\AXIAL CODE\\Q9- Needs of marketing support and services\RESOURCE MANAGEMENT\Impact of Resources on Recruitment Effectiveness</w:t>
            </w:r>
          </w:p>
        </w:tc>
        <w:tc>
          <w:tcPr>
            <w:tcW w:w="2034" w:type="dxa"/>
            <w:tcBorders>
              <w:top w:val="single" w:color="8FB6EA" w:sz="5" w:space="0"/>
              <w:bottom w:val="single" w:color="8FB6EA" w:sz="5" w:space="0"/>
            </w:tcBorders>
            <w:shd w:val="clear" w:color="auto" w:fill="FFFFFF" w:themeFill="background1"/>
            <w:tcMar/>
          </w:tcPr>
          <w:p w:rsidRPr="00CC0718" w:rsidR="00C71DC8" w:rsidP="00244814" w:rsidRDefault="00C71DC8" w14:paraId="1EFA30DD" w14:textId="77777777">
            <w:pPr>
              <w:rPr>
                <w:color w:val="000000"/>
                <w:spacing w:val="-2"/>
                <w:sz w:val="18"/>
              </w:rPr>
            </w:pPr>
          </w:p>
        </w:tc>
        <w:tc>
          <w:tcPr>
            <w:tcW w:w="903" w:type="dxa"/>
            <w:tcBorders>
              <w:top w:val="single" w:color="8FB6EA" w:sz="5" w:space="0"/>
              <w:bottom w:val="single" w:color="8FB6EA" w:sz="5" w:space="0"/>
            </w:tcBorders>
            <w:shd w:val="clear" w:color="auto" w:fill="FFFFFF" w:themeFill="background1"/>
            <w:tcMar/>
          </w:tcPr>
          <w:p w:rsidRPr="00CC0718" w:rsidR="00C71DC8" w:rsidP="00244814" w:rsidRDefault="00C71DC8" w14:paraId="7F31601A" w14:textId="77777777">
            <w:pPr>
              <w:rPr>
                <w:color w:val="000000"/>
                <w:spacing w:val="-2"/>
                <w:sz w:val="18"/>
              </w:rPr>
            </w:pPr>
            <w:r w:rsidRPr="00CC0718">
              <w:rPr>
                <w:color w:val="000000"/>
                <w:spacing w:val="-2"/>
                <w:sz w:val="18"/>
              </w:rPr>
              <w:t>No</w:t>
            </w:r>
          </w:p>
        </w:tc>
        <w:tc>
          <w:tcPr>
            <w:tcW w:w="1017" w:type="dxa"/>
            <w:tcBorders>
              <w:top w:val="single" w:color="8FB6EA" w:sz="5" w:space="0"/>
              <w:bottom w:val="single" w:color="8FB6EA" w:sz="5" w:space="0"/>
            </w:tcBorders>
            <w:shd w:val="clear" w:color="auto" w:fill="FFFFFF" w:themeFill="background1"/>
            <w:tcMar/>
          </w:tcPr>
          <w:p w:rsidRPr="00CC0718" w:rsidR="00C71DC8" w:rsidP="00244814" w:rsidRDefault="00C71DC8" w14:paraId="2440D323" w14:textId="77777777">
            <w:pPr>
              <w:rPr>
                <w:color w:val="000000"/>
                <w:spacing w:val="-2"/>
                <w:sz w:val="18"/>
              </w:rPr>
            </w:pPr>
            <w:r w:rsidRPr="00CC0718">
              <w:rPr>
                <w:color w:val="000000"/>
                <w:spacing w:val="-2"/>
                <w:sz w:val="18"/>
              </w:rPr>
              <w:t>None</w:t>
            </w:r>
          </w:p>
        </w:tc>
      </w:tr>
      <w:tr w:rsidRPr="00CC0718" w:rsidR="00C71DC8" w:rsidTr="3A33D0EC" w14:paraId="20F8942B" w14:textId="77777777">
        <w:trPr>
          <w:trHeight w:val="458" w:hRule="exact"/>
        </w:trPr>
        <w:tc>
          <w:tcPr>
            <w:tcW w:w="6763" w:type="dxa"/>
            <w:gridSpan w:val="2"/>
            <w:tcBorders>
              <w:top w:val="single" w:color="8FB6EA" w:sz="5" w:space="0"/>
              <w:bottom w:val="single" w:color="8FB6EA" w:sz="5" w:space="0"/>
            </w:tcBorders>
            <w:shd w:val="clear" w:color="auto" w:fill="FFFFFF" w:themeFill="background1"/>
            <w:tcMar/>
          </w:tcPr>
          <w:p w:rsidRPr="00CC0718" w:rsidR="00C71DC8" w:rsidP="00244814" w:rsidRDefault="00C71DC8" w14:paraId="5CFA9E66" w14:textId="77777777">
            <w:pPr>
              <w:rPr>
                <w:color w:val="000000"/>
                <w:spacing w:val="-2"/>
                <w:sz w:val="18"/>
              </w:rPr>
            </w:pPr>
            <w:r w:rsidRPr="00CC0718">
              <w:rPr>
                <w:color w:val="000000"/>
                <w:spacing w:val="-2"/>
                <w:sz w:val="18"/>
              </w:rPr>
              <w:t>Codes\\AXIAL CODE\\Q9- Needs of marketing support and services\RESOURCE MANAGEMENT\Value of Educational Resources</w:t>
            </w:r>
          </w:p>
        </w:tc>
        <w:tc>
          <w:tcPr>
            <w:tcW w:w="2034" w:type="dxa"/>
            <w:tcBorders>
              <w:top w:val="single" w:color="8FB6EA" w:sz="5" w:space="0"/>
              <w:bottom w:val="single" w:color="8FB6EA" w:sz="5" w:space="0"/>
            </w:tcBorders>
            <w:shd w:val="clear" w:color="auto" w:fill="FFFFFF" w:themeFill="background1"/>
            <w:tcMar/>
          </w:tcPr>
          <w:p w:rsidRPr="00CC0718" w:rsidR="00C71DC8" w:rsidP="00244814" w:rsidRDefault="00C71DC8" w14:paraId="159B963C" w14:textId="77777777">
            <w:pPr>
              <w:rPr>
                <w:color w:val="000000"/>
                <w:spacing w:val="-2"/>
                <w:sz w:val="18"/>
              </w:rPr>
            </w:pPr>
          </w:p>
        </w:tc>
        <w:tc>
          <w:tcPr>
            <w:tcW w:w="903" w:type="dxa"/>
            <w:tcBorders>
              <w:top w:val="single" w:color="8FB6EA" w:sz="5" w:space="0"/>
              <w:bottom w:val="single" w:color="8FB6EA" w:sz="5" w:space="0"/>
            </w:tcBorders>
            <w:shd w:val="clear" w:color="auto" w:fill="FFFFFF" w:themeFill="background1"/>
            <w:tcMar/>
          </w:tcPr>
          <w:p w:rsidRPr="00CC0718" w:rsidR="00C71DC8" w:rsidP="00244814" w:rsidRDefault="00C71DC8" w14:paraId="0CDF33D9" w14:textId="77777777">
            <w:pPr>
              <w:rPr>
                <w:color w:val="000000"/>
                <w:spacing w:val="-2"/>
                <w:sz w:val="18"/>
              </w:rPr>
            </w:pPr>
            <w:r w:rsidRPr="00CC0718">
              <w:rPr>
                <w:color w:val="000000"/>
                <w:spacing w:val="-2"/>
                <w:sz w:val="18"/>
              </w:rPr>
              <w:t>No</w:t>
            </w:r>
          </w:p>
        </w:tc>
        <w:tc>
          <w:tcPr>
            <w:tcW w:w="1017" w:type="dxa"/>
            <w:tcBorders>
              <w:top w:val="single" w:color="8FB6EA" w:sz="5" w:space="0"/>
              <w:bottom w:val="single" w:color="8FB6EA" w:sz="5" w:space="0"/>
            </w:tcBorders>
            <w:shd w:val="clear" w:color="auto" w:fill="FFFFFF" w:themeFill="background1"/>
            <w:tcMar/>
          </w:tcPr>
          <w:p w:rsidRPr="00CC0718" w:rsidR="00C71DC8" w:rsidP="00244814" w:rsidRDefault="00C71DC8" w14:paraId="69D4BA36" w14:textId="77777777">
            <w:pPr>
              <w:rPr>
                <w:color w:val="000000"/>
                <w:spacing w:val="-2"/>
                <w:sz w:val="18"/>
              </w:rPr>
            </w:pPr>
            <w:r w:rsidRPr="00CC0718">
              <w:rPr>
                <w:color w:val="000000"/>
                <w:spacing w:val="-2"/>
                <w:sz w:val="18"/>
              </w:rPr>
              <w:t>None</w:t>
            </w:r>
          </w:p>
        </w:tc>
      </w:tr>
      <w:tr w:rsidRPr="00CC0718" w:rsidR="00C71DC8" w:rsidTr="3A33D0EC" w14:paraId="0391DC76" w14:textId="77777777">
        <w:trPr>
          <w:trHeight w:val="444" w:hRule="exact"/>
        </w:trPr>
        <w:tc>
          <w:tcPr>
            <w:tcW w:w="6763" w:type="dxa"/>
            <w:gridSpan w:val="2"/>
            <w:tcBorders>
              <w:top w:val="single" w:color="8FB6EA" w:sz="5" w:space="0"/>
              <w:bottom w:val="single" w:color="8FB6EA" w:sz="5" w:space="0"/>
            </w:tcBorders>
            <w:shd w:val="clear" w:color="auto" w:fill="FFFFFF" w:themeFill="background1"/>
            <w:tcMar/>
          </w:tcPr>
          <w:p w:rsidRPr="00CC0718" w:rsidR="00C71DC8" w:rsidP="00244814" w:rsidRDefault="00C71DC8" w14:paraId="7B58F455" w14:textId="77777777">
            <w:pPr>
              <w:rPr>
                <w:color w:val="000000"/>
                <w:spacing w:val="-2"/>
                <w:sz w:val="18"/>
              </w:rPr>
            </w:pPr>
            <w:r w:rsidRPr="00CC0718">
              <w:rPr>
                <w:color w:val="000000"/>
                <w:spacing w:val="-2"/>
                <w:sz w:val="18"/>
              </w:rPr>
              <w:t>Codes\\AXIAL CODE\\Q9- Needs of marketing support and services\STRATEGIC MARKETING APPROCH</w:t>
            </w:r>
          </w:p>
        </w:tc>
        <w:tc>
          <w:tcPr>
            <w:tcW w:w="2034" w:type="dxa"/>
            <w:tcBorders>
              <w:top w:val="single" w:color="8FB6EA" w:sz="5" w:space="0"/>
              <w:bottom w:val="single" w:color="8FB6EA" w:sz="5" w:space="0"/>
            </w:tcBorders>
            <w:shd w:val="clear" w:color="auto" w:fill="FFFFFF" w:themeFill="background1"/>
            <w:tcMar/>
          </w:tcPr>
          <w:p w:rsidRPr="00CC0718" w:rsidR="00C71DC8" w:rsidP="00244814" w:rsidRDefault="00C71DC8" w14:paraId="1EA2625B" w14:textId="77777777">
            <w:pPr>
              <w:rPr>
                <w:color w:val="000000"/>
                <w:spacing w:val="-2"/>
                <w:sz w:val="18"/>
              </w:rPr>
            </w:pPr>
          </w:p>
        </w:tc>
        <w:tc>
          <w:tcPr>
            <w:tcW w:w="903" w:type="dxa"/>
            <w:tcBorders>
              <w:top w:val="single" w:color="8FB6EA" w:sz="5" w:space="0"/>
              <w:bottom w:val="single" w:color="8FB6EA" w:sz="5" w:space="0"/>
            </w:tcBorders>
            <w:shd w:val="clear" w:color="auto" w:fill="FFFFFF" w:themeFill="background1"/>
            <w:tcMar/>
          </w:tcPr>
          <w:p w:rsidRPr="00CC0718" w:rsidR="00C71DC8" w:rsidP="00244814" w:rsidRDefault="00C71DC8" w14:paraId="56A4121A" w14:textId="77777777">
            <w:pPr>
              <w:rPr>
                <w:color w:val="000000"/>
                <w:spacing w:val="-2"/>
                <w:sz w:val="18"/>
              </w:rPr>
            </w:pPr>
            <w:r w:rsidRPr="00CC0718">
              <w:rPr>
                <w:color w:val="000000"/>
                <w:spacing w:val="-2"/>
                <w:sz w:val="18"/>
              </w:rPr>
              <w:t>Yes</w:t>
            </w:r>
          </w:p>
        </w:tc>
        <w:tc>
          <w:tcPr>
            <w:tcW w:w="1017" w:type="dxa"/>
            <w:tcBorders>
              <w:top w:val="single" w:color="8FB6EA" w:sz="5" w:space="0"/>
              <w:bottom w:val="single" w:color="8FB6EA" w:sz="5" w:space="0"/>
            </w:tcBorders>
            <w:shd w:val="clear" w:color="auto" w:fill="FFFFFF" w:themeFill="background1"/>
            <w:tcMar/>
          </w:tcPr>
          <w:p w:rsidRPr="00CC0718" w:rsidR="00C71DC8" w:rsidP="00244814" w:rsidRDefault="00C71DC8" w14:paraId="6F574F80" w14:textId="77777777">
            <w:pPr>
              <w:rPr>
                <w:color w:val="000000"/>
                <w:spacing w:val="-2"/>
                <w:sz w:val="18"/>
              </w:rPr>
            </w:pPr>
            <w:r w:rsidRPr="00CC0718">
              <w:rPr>
                <w:color w:val="000000"/>
                <w:spacing w:val="-2"/>
                <w:sz w:val="18"/>
              </w:rPr>
              <w:t>None</w:t>
            </w:r>
          </w:p>
        </w:tc>
      </w:tr>
      <w:tr w:rsidRPr="00CC0718" w:rsidR="00C71DC8" w:rsidTr="3A33D0EC" w14:paraId="242CA491" w14:textId="77777777">
        <w:trPr>
          <w:trHeight w:val="459" w:hRule="exact"/>
        </w:trPr>
        <w:tc>
          <w:tcPr>
            <w:tcW w:w="6763" w:type="dxa"/>
            <w:gridSpan w:val="2"/>
            <w:tcBorders>
              <w:top w:val="single" w:color="8FB6EA" w:sz="5" w:space="0"/>
              <w:bottom w:val="single" w:color="8FB6EA" w:sz="5" w:space="0"/>
            </w:tcBorders>
            <w:shd w:val="clear" w:color="auto" w:fill="FFFFFF" w:themeFill="background1"/>
            <w:tcMar/>
          </w:tcPr>
          <w:p w:rsidRPr="00CC0718" w:rsidR="00C71DC8" w:rsidP="00244814" w:rsidRDefault="00C71DC8" w14:paraId="0DC35132" w14:textId="77777777">
            <w:pPr>
              <w:rPr>
                <w:color w:val="000000"/>
                <w:spacing w:val="-2"/>
                <w:sz w:val="18"/>
              </w:rPr>
            </w:pPr>
            <w:r w:rsidRPr="00CC0718">
              <w:rPr>
                <w:color w:val="000000"/>
                <w:spacing w:val="-2"/>
                <w:sz w:val="18"/>
              </w:rPr>
              <w:t>Codes\\AXIAL CODE\\Q9- Needs of marketing support and services\STRATEGIC MARKETING APPROCH\how to like to attract people</w:t>
            </w:r>
          </w:p>
        </w:tc>
        <w:tc>
          <w:tcPr>
            <w:tcW w:w="2034" w:type="dxa"/>
            <w:tcBorders>
              <w:top w:val="single" w:color="8FB6EA" w:sz="5" w:space="0"/>
              <w:bottom w:val="single" w:color="8FB6EA" w:sz="5" w:space="0"/>
            </w:tcBorders>
            <w:shd w:val="clear" w:color="auto" w:fill="FFFFFF" w:themeFill="background1"/>
            <w:tcMar/>
          </w:tcPr>
          <w:p w:rsidRPr="00CC0718" w:rsidR="00C71DC8" w:rsidP="00244814" w:rsidRDefault="00C71DC8" w14:paraId="190E92BB" w14:textId="77777777">
            <w:pPr>
              <w:rPr>
                <w:color w:val="000000"/>
                <w:spacing w:val="-2"/>
                <w:sz w:val="18"/>
              </w:rPr>
            </w:pPr>
          </w:p>
        </w:tc>
        <w:tc>
          <w:tcPr>
            <w:tcW w:w="903" w:type="dxa"/>
            <w:tcBorders>
              <w:top w:val="single" w:color="8FB6EA" w:sz="5" w:space="0"/>
              <w:bottom w:val="single" w:color="8FB6EA" w:sz="5" w:space="0"/>
            </w:tcBorders>
            <w:shd w:val="clear" w:color="auto" w:fill="FFFFFF" w:themeFill="background1"/>
            <w:tcMar/>
          </w:tcPr>
          <w:p w:rsidRPr="00CC0718" w:rsidR="00C71DC8" w:rsidP="00244814" w:rsidRDefault="00C71DC8" w14:paraId="5F1FBFD0" w14:textId="77777777">
            <w:pPr>
              <w:rPr>
                <w:color w:val="000000"/>
                <w:spacing w:val="-2"/>
                <w:sz w:val="18"/>
              </w:rPr>
            </w:pPr>
            <w:r w:rsidRPr="00CC0718">
              <w:rPr>
                <w:color w:val="000000"/>
                <w:spacing w:val="-2"/>
                <w:sz w:val="18"/>
              </w:rPr>
              <w:t>No</w:t>
            </w:r>
          </w:p>
        </w:tc>
        <w:tc>
          <w:tcPr>
            <w:tcW w:w="1017" w:type="dxa"/>
            <w:tcBorders>
              <w:top w:val="single" w:color="8FB6EA" w:sz="5" w:space="0"/>
              <w:bottom w:val="single" w:color="8FB6EA" w:sz="5" w:space="0"/>
            </w:tcBorders>
            <w:shd w:val="clear" w:color="auto" w:fill="FFFFFF" w:themeFill="background1"/>
            <w:tcMar/>
          </w:tcPr>
          <w:p w:rsidRPr="00CC0718" w:rsidR="00C71DC8" w:rsidP="00244814" w:rsidRDefault="00C71DC8" w14:paraId="600E6B06" w14:textId="77777777">
            <w:pPr>
              <w:rPr>
                <w:color w:val="000000"/>
                <w:spacing w:val="-2"/>
                <w:sz w:val="18"/>
              </w:rPr>
            </w:pPr>
            <w:r w:rsidRPr="00CC0718">
              <w:rPr>
                <w:color w:val="000000"/>
                <w:spacing w:val="-2"/>
                <w:sz w:val="18"/>
              </w:rPr>
              <w:t>None</w:t>
            </w:r>
          </w:p>
        </w:tc>
      </w:tr>
      <w:tr w:rsidRPr="00CC0718" w:rsidR="00C71DC8" w:rsidTr="3A33D0EC" w14:paraId="67682FB5" w14:textId="77777777">
        <w:trPr>
          <w:trHeight w:val="673" w:hRule="exact"/>
        </w:trPr>
        <w:tc>
          <w:tcPr>
            <w:tcW w:w="6763" w:type="dxa"/>
            <w:gridSpan w:val="2"/>
            <w:tcBorders>
              <w:top w:val="single" w:color="8FB6EA" w:sz="5" w:space="0"/>
              <w:bottom w:val="single" w:color="8FB6EA" w:sz="5" w:space="0"/>
            </w:tcBorders>
            <w:shd w:val="clear" w:color="auto" w:fill="FFFFFF" w:themeFill="background1"/>
            <w:tcMar/>
          </w:tcPr>
          <w:p w:rsidRPr="00CC0718" w:rsidR="00C71DC8" w:rsidP="3A33D0EC" w:rsidRDefault="00C71DC8" w14:paraId="5FB20AEB" w14:textId="77777777">
            <w:pPr>
              <w:rPr>
                <w:color w:val="000000"/>
                <w:spacing w:val="-2"/>
                <w:sz w:val="18"/>
                <w:szCs w:val="18"/>
                <w:lang w:val="en-US"/>
              </w:rPr>
            </w:pPr>
            <w:r w:rsidRPr="3A33D0EC" w:rsidR="00C71DC8">
              <w:rPr>
                <w:color w:val="000000"/>
                <w:spacing w:val="-2"/>
                <w:sz w:val="18"/>
                <w:szCs w:val="18"/>
                <w:lang w:val="en-US"/>
              </w:rPr>
              <w:t xml:space="preserve">Codes\\AXIAL CODE\\Q9- Needs of marketing support and services\STRATEGIC MARKETING APPROCH\in place people will absolutely understand that oh my god </w:t>
            </w:r>
            <w:r w:rsidRPr="3A33D0EC" w:rsidR="00C71DC8">
              <w:rPr>
                <w:color w:val="000000"/>
                <w:spacing w:val="-2"/>
                <w:sz w:val="18"/>
                <w:szCs w:val="18"/>
                <w:lang w:val="en-US"/>
              </w:rPr>
              <w:t xml:space="preserve">that's</w:t>
            </w:r>
            <w:r w:rsidRPr="3A33D0EC" w:rsidR="00C71DC8">
              <w:rPr>
                <w:color w:val="000000"/>
                <w:spacing w:val="-2"/>
                <w:sz w:val="18"/>
                <w:szCs w:val="18"/>
                <w:lang w:val="en-US"/>
              </w:rPr>
              <w:t xml:space="preserve"> an interesting club we can </w:t>
            </w:r>
            <w:r w:rsidRPr="3A33D0EC" w:rsidR="00C71DC8">
              <w:rPr>
                <w:color w:val="000000"/>
                <w:spacing w:val="-2"/>
                <w:sz w:val="18"/>
                <w:szCs w:val="18"/>
                <w:lang w:val="en-US"/>
              </w:rPr>
              <w:t>actually do</w:t>
            </w:r>
            <w:r w:rsidRPr="3A33D0EC" w:rsidR="00C71DC8">
              <w:rPr>
                <w:color w:val="000000"/>
                <w:spacing w:val="-2"/>
                <w:sz w:val="18"/>
                <w:szCs w:val="18"/>
                <w:lang w:val="en-US"/>
              </w:rPr>
              <w:t xml:space="preserve"> something</w:t>
            </w:r>
          </w:p>
        </w:tc>
        <w:tc>
          <w:tcPr>
            <w:tcW w:w="2034" w:type="dxa"/>
            <w:tcBorders>
              <w:top w:val="single" w:color="8FB6EA" w:sz="5" w:space="0"/>
              <w:bottom w:val="single" w:color="8FB6EA" w:sz="5" w:space="0"/>
            </w:tcBorders>
            <w:shd w:val="clear" w:color="auto" w:fill="FFFFFF" w:themeFill="background1"/>
            <w:tcMar/>
          </w:tcPr>
          <w:p w:rsidRPr="00CC0718" w:rsidR="00C71DC8" w:rsidP="00244814" w:rsidRDefault="00C71DC8" w14:paraId="4C59B4B5" w14:textId="77777777">
            <w:pPr>
              <w:rPr>
                <w:color w:val="000000"/>
                <w:spacing w:val="-2"/>
                <w:sz w:val="18"/>
              </w:rPr>
            </w:pPr>
          </w:p>
        </w:tc>
        <w:tc>
          <w:tcPr>
            <w:tcW w:w="903" w:type="dxa"/>
            <w:tcBorders>
              <w:top w:val="single" w:color="8FB6EA" w:sz="5" w:space="0"/>
              <w:bottom w:val="single" w:color="8FB6EA" w:sz="5" w:space="0"/>
            </w:tcBorders>
            <w:shd w:val="clear" w:color="auto" w:fill="FFFFFF" w:themeFill="background1"/>
            <w:tcMar/>
          </w:tcPr>
          <w:p w:rsidRPr="00CC0718" w:rsidR="00C71DC8" w:rsidP="00244814" w:rsidRDefault="00C71DC8" w14:paraId="28766DB4" w14:textId="77777777">
            <w:pPr>
              <w:rPr>
                <w:color w:val="000000"/>
                <w:spacing w:val="-2"/>
                <w:sz w:val="18"/>
              </w:rPr>
            </w:pPr>
            <w:r w:rsidRPr="00CC0718">
              <w:rPr>
                <w:color w:val="000000"/>
                <w:spacing w:val="-2"/>
                <w:sz w:val="18"/>
              </w:rPr>
              <w:t>No</w:t>
            </w:r>
          </w:p>
        </w:tc>
        <w:tc>
          <w:tcPr>
            <w:tcW w:w="1017" w:type="dxa"/>
            <w:tcBorders>
              <w:top w:val="single" w:color="8FB6EA" w:sz="5" w:space="0"/>
              <w:bottom w:val="single" w:color="8FB6EA" w:sz="5" w:space="0"/>
            </w:tcBorders>
            <w:shd w:val="clear" w:color="auto" w:fill="FFFFFF" w:themeFill="background1"/>
            <w:tcMar/>
          </w:tcPr>
          <w:p w:rsidRPr="00CC0718" w:rsidR="00C71DC8" w:rsidP="00244814" w:rsidRDefault="00C71DC8" w14:paraId="625B6615" w14:textId="77777777">
            <w:pPr>
              <w:rPr>
                <w:color w:val="000000"/>
                <w:spacing w:val="-2"/>
                <w:sz w:val="18"/>
              </w:rPr>
            </w:pPr>
            <w:r w:rsidRPr="00CC0718">
              <w:rPr>
                <w:color w:val="000000"/>
                <w:spacing w:val="-2"/>
                <w:sz w:val="18"/>
              </w:rPr>
              <w:t>None</w:t>
            </w:r>
          </w:p>
        </w:tc>
      </w:tr>
      <w:tr w:rsidRPr="00CC0718" w:rsidR="00C71DC8" w:rsidTr="3A33D0EC" w14:paraId="60B1FD57" w14:textId="77777777">
        <w:trPr>
          <w:trHeight w:val="459" w:hRule="exact"/>
        </w:trPr>
        <w:tc>
          <w:tcPr>
            <w:tcW w:w="6763" w:type="dxa"/>
            <w:gridSpan w:val="2"/>
            <w:tcBorders>
              <w:top w:val="single" w:color="8FB6EA" w:sz="5" w:space="0"/>
              <w:bottom w:val="single" w:color="8FB6EA" w:sz="5" w:space="0"/>
            </w:tcBorders>
            <w:shd w:val="clear" w:color="auto" w:fill="FFFFFF" w:themeFill="background1"/>
            <w:tcMar/>
          </w:tcPr>
          <w:p w:rsidRPr="00CC0718" w:rsidR="00C71DC8" w:rsidP="00244814" w:rsidRDefault="00C71DC8" w14:paraId="22FB2B2A" w14:textId="77777777">
            <w:pPr>
              <w:rPr>
                <w:color w:val="000000"/>
                <w:spacing w:val="-2"/>
                <w:sz w:val="18"/>
              </w:rPr>
            </w:pPr>
            <w:r w:rsidRPr="00CC0718">
              <w:rPr>
                <w:color w:val="000000"/>
                <w:spacing w:val="-2"/>
                <w:sz w:val="18"/>
              </w:rPr>
              <w:t>Codes\\AXIAL CODE\\Q9- Needs of marketing support and services\STRATEGIC MARKETING APPROCH\Marketing not strong will not attract people</w:t>
            </w:r>
          </w:p>
        </w:tc>
        <w:tc>
          <w:tcPr>
            <w:tcW w:w="2034" w:type="dxa"/>
            <w:tcBorders>
              <w:top w:val="single" w:color="8FB6EA" w:sz="5" w:space="0"/>
              <w:bottom w:val="single" w:color="8FB6EA" w:sz="5" w:space="0"/>
            </w:tcBorders>
            <w:shd w:val="clear" w:color="auto" w:fill="FFFFFF" w:themeFill="background1"/>
            <w:tcMar/>
          </w:tcPr>
          <w:p w:rsidRPr="00CC0718" w:rsidR="00C71DC8" w:rsidP="00244814" w:rsidRDefault="00C71DC8" w14:paraId="18B3C021" w14:textId="77777777">
            <w:pPr>
              <w:rPr>
                <w:color w:val="000000"/>
                <w:spacing w:val="-2"/>
                <w:sz w:val="18"/>
              </w:rPr>
            </w:pPr>
          </w:p>
        </w:tc>
        <w:tc>
          <w:tcPr>
            <w:tcW w:w="903" w:type="dxa"/>
            <w:tcBorders>
              <w:top w:val="single" w:color="8FB6EA" w:sz="5" w:space="0"/>
              <w:bottom w:val="single" w:color="8FB6EA" w:sz="5" w:space="0"/>
            </w:tcBorders>
            <w:shd w:val="clear" w:color="auto" w:fill="FFFFFF" w:themeFill="background1"/>
            <w:tcMar/>
          </w:tcPr>
          <w:p w:rsidRPr="00CC0718" w:rsidR="00C71DC8" w:rsidP="00244814" w:rsidRDefault="00C71DC8" w14:paraId="42DE6B9C" w14:textId="77777777">
            <w:pPr>
              <w:rPr>
                <w:color w:val="000000"/>
                <w:spacing w:val="-2"/>
                <w:sz w:val="18"/>
              </w:rPr>
            </w:pPr>
            <w:r w:rsidRPr="00CC0718">
              <w:rPr>
                <w:color w:val="000000"/>
                <w:spacing w:val="-2"/>
                <w:sz w:val="18"/>
              </w:rPr>
              <w:t>No</w:t>
            </w:r>
          </w:p>
        </w:tc>
        <w:tc>
          <w:tcPr>
            <w:tcW w:w="1017" w:type="dxa"/>
            <w:tcBorders>
              <w:top w:val="single" w:color="8FB6EA" w:sz="5" w:space="0"/>
              <w:bottom w:val="single" w:color="8FB6EA" w:sz="5" w:space="0"/>
            </w:tcBorders>
            <w:shd w:val="clear" w:color="auto" w:fill="FFFFFF" w:themeFill="background1"/>
            <w:tcMar/>
          </w:tcPr>
          <w:p w:rsidRPr="00CC0718" w:rsidR="00C71DC8" w:rsidP="00244814" w:rsidRDefault="00C71DC8" w14:paraId="69D30D4C" w14:textId="77777777">
            <w:pPr>
              <w:rPr>
                <w:color w:val="000000"/>
                <w:spacing w:val="-2"/>
                <w:sz w:val="18"/>
              </w:rPr>
            </w:pPr>
            <w:r w:rsidRPr="00CC0718">
              <w:rPr>
                <w:color w:val="000000"/>
                <w:spacing w:val="-2"/>
                <w:sz w:val="18"/>
              </w:rPr>
              <w:t>None</w:t>
            </w:r>
          </w:p>
        </w:tc>
      </w:tr>
      <w:tr w:rsidRPr="00CC0718" w:rsidR="00C71DC8" w:rsidTr="3A33D0EC" w14:paraId="4D039CF0" w14:textId="77777777">
        <w:trPr>
          <w:trHeight w:val="458" w:hRule="exact"/>
        </w:trPr>
        <w:tc>
          <w:tcPr>
            <w:tcW w:w="6763" w:type="dxa"/>
            <w:gridSpan w:val="2"/>
            <w:tcBorders>
              <w:top w:val="single" w:color="8FB6EA" w:sz="5" w:space="0"/>
              <w:bottom w:val="single" w:color="8FB6EA" w:sz="5" w:space="0"/>
            </w:tcBorders>
            <w:shd w:val="clear" w:color="auto" w:fill="FFFFFF" w:themeFill="background1"/>
            <w:tcMar/>
          </w:tcPr>
          <w:p w:rsidRPr="00CC0718" w:rsidR="00C71DC8" w:rsidP="00244814" w:rsidRDefault="00C71DC8" w14:paraId="2750DF8E" w14:textId="77777777">
            <w:pPr>
              <w:rPr>
                <w:color w:val="000000"/>
                <w:spacing w:val="-2"/>
                <w:sz w:val="18"/>
              </w:rPr>
            </w:pPr>
            <w:r w:rsidRPr="00CC0718">
              <w:rPr>
                <w:color w:val="000000"/>
                <w:spacing w:val="-2"/>
                <w:sz w:val="18"/>
              </w:rPr>
              <w:t>Codes\\AXIAL CODE\\Q9- Needs of marketing support and services\STRATEGIC MARKETING APPROCH\Need for Professional Marketing Strategies</w:t>
            </w:r>
          </w:p>
        </w:tc>
        <w:tc>
          <w:tcPr>
            <w:tcW w:w="2034" w:type="dxa"/>
            <w:tcBorders>
              <w:top w:val="single" w:color="8FB6EA" w:sz="5" w:space="0"/>
              <w:bottom w:val="single" w:color="8FB6EA" w:sz="5" w:space="0"/>
            </w:tcBorders>
            <w:shd w:val="clear" w:color="auto" w:fill="FFFFFF" w:themeFill="background1"/>
            <w:tcMar/>
          </w:tcPr>
          <w:p w:rsidRPr="00CC0718" w:rsidR="00C71DC8" w:rsidP="00244814" w:rsidRDefault="00C71DC8" w14:paraId="649D021B" w14:textId="77777777">
            <w:pPr>
              <w:rPr>
                <w:color w:val="000000"/>
                <w:spacing w:val="-2"/>
                <w:sz w:val="18"/>
              </w:rPr>
            </w:pPr>
          </w:p>
        </w:tc>
        <w:tc>
          <w:tcPr>
            <w:tcW w:w="903" w:type="dxa"/>
            <w:tcBorders>
              <w:top w:val="single" w:color="8FB6EA" w:sz="5" w:space="0"/>
              <w:bottom w:val="single" w:color="8FB6EA" w:sz="5" w:space="0"/>
            </w:tcBorders>
            <w:shd w:val="clear" w:color="auto" w:fill="FFFFFF" w:themeFill="background1"/>
            <w:tcMar/>
          </w:tcPr>
          <w:p w:rsidRPr="00CC0718" w:rsidR="00C71DC8" w:rsidP="00244814" w:rsidRDefault="00C71DC8" w14:paraId="7666B67F" w14:textId="77777777">
            <w:pPr>
              <w:rPr>
                <w:color w:val="000000"/>
                <w:spacing w:val="-2"/>
                <w:sz w:val="18"/>
              </w:rPr>
            </w:pPr>
            <w:r w:rsidRPr="00CC0718">
              <w:rPr>
                <w:color w:val="000000"/>
                <w:spacing w:val="-2"/>
                <w:sz w:val="18"/>
              </w:rPr>
              <w:t>No</w:t>
            </w:r>
          </w:p>
        </w:tc>
        <w:tc>
          <w:tcPr>
            <w:tcW w:w="1017" w:type="dxa"/>
            <w:tcBorders>
              <w:top w:val="single" w:color="8FB6EA" w:sz="5" w:space="0"/>
              <w:bottom w:val="single" w:color="8FB6EA" w:sz="5" w:space="0"/>
            </w:tcBorders>
            <w:shd w:val="clear" w:color="auto" w:fill="FFFFFF" w:themeFill="background1"/>
            <w:tcMar/>
          </w:tcPr>
          <w:p w:rsidRPr="00CC0718" w:rsidR="00C71DC8" w:rsidP="00244814" w:rsidRDefault="00C71DC8" w14:paraId="5D742D88" w14:textId="77777777">
            <w:pPr>
              <w:rPr>
                <w:color w:val="000000"/>
                <w:spacing w:val="-2"/>
                <w:sz w:val="18"/>
              </w:rPr>
            </w:pPr>
            <w:r w:rsidRPr="00CC0718">
              <w:rPr>
                <w:color w:val="000000"/>
                <w:spacing w:val="-2"/>
                <w:sz w:val="18"/>
              </w:rPr>
              <w:t>None</w:t>
            </w:r>
          </w:p>
        </w:tc>
      </w:tr>
      <w:tr w:rsidRPr="00CC0718" w:rsidR="00C71DC8" w:rsidTr="3A33D0EC" w14:paraId="5AB2C87A" w14:textId="77777777">
        <w:trPr>
          <w:trHeight w:val="444" w:hRule="exact"/>
        </w:trPr>
        <w:tc>
          <w:tcPr>
            <w:tcW w:w="6763" w:type="dxa"/>
            <w:gridSpan w:val="2"/>
            <w:tcBorders>
              <w:top w:val="single" w:color="8FB6EA" w:sz="5" w:space="0"/>
              <w:bottom w:val="single" w:color="8FB6EA" w:sz="5" w:space="0"/>
            </w:tcBorders>
            <w:shd w:val="clear" w:color="auto" w:fill="FFFFFF" w:themeFill="background1"/>
            <w:tcMar/>
          </w:tcPr>
          <w:p w:rsidRPr="00CC0718" w:rsidR="00C71DC8" w:rsidP="00244814" w:rsidRDefault="00C71DC8" w14:paraId="1EA8778F" w14:textId="77777777">
            <w:pPr>
              <w:rPr>
                <w:color w:val="000000"/>
                <w:spacing w:val="-2"/>
                <w:sz w:val="18"/>
              </w:rPr>
            </w:pPr>
            <w:r w:rsidRPr="00CC0718">
              <w:rPr>
                <w:color w:val="000000"/>
                <w:spacing w:val="-2"/>
                <w:sz w:val="18"/>
              </w:rPr>
              <w:t>Codes\\AXIAL CODE\\Q9- Needs of marketing support and services\STRATEGIC MARKETING APPROCH\Support for Digital Marketing Initiatives</w:t>
            </w:r>
          </w:p>
        </w:tc>
        <w:tc>
          <w:tcPr>
            <w:tcW w:w="2034" w:type="dxa"/>
            <w:tcBorders>
              <w:top w:val="single" w:color="8FB6EA" w:sz="5" w:space="0"/>
              <w:bottom w:val="single" w:color="8FB6EA" w:sz="5" w:space="0"/>
            </w:tcBorders>
            <w:shd w:val="clear" w:color="auto" w:fill="FFFFFF" w:themeFill="background1"/>
            <w:tcMar/>
          </w:tcPr>
          <w:p w:rsidRPr="00CC0718" w:rsidR="00C71DC8" w:rsidP="00244814" w:rsidRDefault="00C71DC8" w14:paraId="3FFF70A8" w14:textId="77777777">
            <w:pPr>
              <w:rPr>
                <w:color w:val="000000"/>
                <w:spacing w:val="-2"/>
                <w:sz w:val="18"/>
              </w:rPr>
            </w:pPr>
          </w:p>
        </w:tc>
        <w:tc>
          <w:tcPr>
            <w:tcW w:w="903" w:type="dxa"/>
            <w:tcBorders>
              <w:top w:val="single" w:color="8FB6EA" w:sz="5" w:space="0"/>
              <w:bottom w:val="single" w:color="8FB6EA" w:sz="5" w:space="0"/>
            </w:tcBorders>
            <w:shd w:val="clear" w:color="auto" w:fill="FFFFFF" w:themeFill="background1"/>
            <w:tcMar/>
          </w:tcPr>
          <w:p w:rsidRPr="00CC0718" w:rsidR="00C71DC8" w:rsidP="00244814" w:rsidRDefault="00C71DC8" w14:paraId="4591B05A" w14:textId="77777777">
            <w:pPr>
              <w:rPr>
                <w:color w:val="000000"/>
                <w:spacing w:val="-2"/>
                <w:sz w:val="18"/>
              </w:rPr>
            </w:pPr>
            <w:r w:rsidRPr="00CC0718">
              <w:rPr>
                <w:color w:val="000000"/>
                <w:spacing w:val="-2"/>
                <w:sz w:val="18"/>
              </w:rPr>
              <w:t>No</w:t>
            </w:r>
          </w:p>
        </w:tc>
        <w:tc>
          <w:tcPr>
            <w:tcW w:w="1017" w:type="dxa"/>
            <w:tcBorders>
              <w:top w:val="single" w:color="8FB6EA" w:sz="5" w:space="0"/>
              <w:bottom w:val="single" w:color="8FB6EA" w:sz="5" w:space="0"/>
            </w:tcBorders>
            <w:shd w:val="clear" w:color="auto" w:fill="FFFFFF" w:themeFill="background1"/>
            <w:tcMar/>
          </w:tcPr>
          <w:p w:rsidRPr="00CC0718" w:rsidR="00C71DC8" w:rsidP="00244814" w:rsidRDefault="00C71DC8" w14:paraId="012745F0" w14:textId="77777777">
            <w:pPr>
              <w:rPr>
                <w:color w:val="000000"/>
                <w:spacing w:val="-2"/>
                <w:sz w:val="18"/>
              </w:rPr>
            </w:pPr>
            <w:r w:rsidRPr="00CC0718">
              <w:rPr>
                <w:color w:val="000000"/>
                <w:spacing w:val="-2"/>
                <w:sz w:val="18"/>
              </w:rPr>
              <w:t>None</w:t>
            </w:r>
          </w:p>
        </w:tc>
      </w:tr>
      <w:tr w:rsidRPr="00CC0718" w:rsidR="00C71DC8" w:rsidTr="3A33D0EC" w14:paraId="231B296A" w14:textId="77777777">
        <w:trPr>
          <w:trHeight w:val="459" w:hRule="exact"/>
        </w:trPr>
        <w:tc>
          <w:tcPr>
            <w:tcW w:w="6763" w:type="dxa"/>
            <w:gridSpan w:val="2"/>
            <w:tcBorders>
              <w:top w:val="single" w:color="8FB6EA" w:sz="5" w:space="0"/>
              <w:bottom w:val="single" w:color="8FB6EA" w:sz="5" w:space="0"/>
            </w:tcBorders>
            <w:shd w:val="clear" w:color="auto" w:fill="FFFFFF" w:themeFill="background1"/>
            <w:tcMar/>
          </w:tcPr>
          <w:p w:rsidRPr="00CC0718" w:rsidR="00C71DC8" w:rsidP="3A33D0EC" w:rsidRDefault="00C71DC8" w14:paraId="17C1C452" w14:textId="77777777">
            <w:pPr>
              <w:rPr>
                <w:color w:val="000000"/>
                <w:spacing w:val="-2"/>
                <w:sz w:val="18"/>
                <w:szCs w:val="18"/>
                <w:lang w:val="en-US"/>
              </w:rPr>
            </w:pPr>
            <w:r w:rsidRPr="3A33D0EC" w:rsidR="00C71DC8">
              <w:rPr>
                <w:color w:val="000000"/>
                <w:spacing w:val="-2"/>
                <w:sz w:val="18"/>
                <w:szCs w:val="18"/>
                <w:lang w:val="en-US"/>
              </w:rPr>
              <w:t>Codes\\AXIAL CODE\\Q9- Needs of marketing support and services\STRATEGIC MARKETING APPROCH\</w:t>
            </w:r>
            <w:r w:rsidRPr="3A33D0EC" w:rsidR="00C71DC8">
              <w:rPr>
                <w:color w:val="000000"/>
                <w:spacing w:val="-2"/>
                <w:sz w:val="18"/>
                <w:szCs w:val="18"/>
                <w:lang w:val="en-US"/>
              </w:rPr>
              <w:t>Very specific</w:t>
            </w:r>
            <w:r w:rsidRPr="3A33D0EC" w:rsidR="00C71DC8">
              <w:rPr>
                <w:color w:val="000000"/>
                <w:spacing w:val="-2"/>
                <w:sz w:val="18"/>
                <w:szCs w:val="18"/>
                <w:lang w:val="en-US"/>
              </w:rPr>
              <w:t xml:space="preserve"> demographic</w:t>
            </w:r>
          </w:p>
        </w:tc>
        <w:tc>
          <w:tcPr>
            <w:tcW w:w="2034" w:type="dxa"/>
            <w:tcBorders>
              <w:top w:val="single" w:color="8FB6EA" w:sz="5" w:space="0"/>
              <w:bottom w:val="single" w:color="8FB6EA" w:sz="5" w:space="0"/>
            </w:tcBorders>
            <w:shd w:val="clear" w:color="auto" w:fill="FFFFFF" w:themeFill="background1"/>
            <w:tcMar/>
          </w:tcPr>
          <w:p w:rsidRPr="00CC0718" w:rsidR="00C71DC8" w:rsidP="00244814" w:rsidRDefault="00C71DC8" w14:paraId="7F952E1D" w14:textId="77777777">
            <w:pPr>
              <w:rPr>
                <w:color w:val="000000"/>
                <w:spacing w:val="-2"/>
                <w:sz w:val="18"/>
              </w:rPr>
            </w:pPr>
          </w:p>
        </w:tc>
        <w:tc>
          <w:tcPr>
            <w:tcW w:w="903" w:type="dxa"/>
            <w:tcBorders>
              <w:top w:val="single" w:color="8FB6EA" w:sz="5" w:space="0"/>
              <w:bottom w:val="single" w:color="8FB6EA" w:sz="5" w:space="0"/>
            </w:tcBorders>
            <w:shd w:val="clear" w:color="auto" w:fill="FFFFFF" w:themeFill="background1"/>
            <w:tcMar/>
          </w:tcPr>
          <w:p w:rsidRPr="00CC0718" w:rsidR="00C71DC8" w:rsidP="00244814" w:rsidRDefault="00C71DC8" w14:paraId="191714CF" w14:textId="77777777">
            <w:pPr>
              <w:rPr>
                <w:color w:val="000000"/>
                <w:spacing w:val="-2"/>
                <w:sz w:val="18"/>
              </w:rPr>
            </w:pPr>
            <w:r w:rsidRPr="00CC0718">
              <w:rPr>
                <w:color w:val="000000"/>
                <w:spacing w:val="-2"/>
                <w:sz w:val="18"/>
              </w:rPr>
              <w:t>No</w:t>
            </w:r>
          </w:p>
        </w:tc>
        <w:tc>
          <w:tcPr>
            <w:tcW w:w="1017" w:type="dxa"/>
            <w:tcBorders>
              <w:top w:val="single" w:color="8FB6EA" w:sz="5" w:space="0"/>
              <w:bottom w:val="single" w:color="8FB6EA" w:sz="5" w:space="0"/>
            </w:tcBorders>
            <w:shd w:val="clear" w:color="auto" w:fill="FFFFFF" w:themeFill="background1"/>
            <w:tcMar/>
          </w:tcPr>
          <w:p w:rsidRPr="00CC0718" w:rsidR="00C71DC8" w:rsidP="00244814" w:rsidRDefault="00C71DC8" w14:paraId="25860FDC" w14:textId="77777777">
            <w:pPr>
              <w:rPr>
                <w:color w:val="000000"/>
                <w:spacing w:val="-2"/>
                <w:sz w:val="18"/>
              </w:rPr>
            </w:pPr>
            <w:r w:rsidRPr="00CC0718">
              <w:rPr>
                <w:color w:val="000000"/>
                <w:spacing w:val="-2"/>
                <w:sz w:val="18"/>
              </w:rPr>
              <w:t>None</w:t>
            </w:r>
          </w:p>
        </w:tc>
      </w:tr>
      <w:tr w:rsidRPr="00CC0718" w:rsidR="00C71DC8" w:rsidTr="3A33D0EC" w14:paraId="69D66CAE" w14:textId="77777777">
        <w:trPr>
          <w:trHeight w:val="344" w:hRule="exact"/>
        </w:trPr>
        <w:tc>
          <w:tcPr>
            <w:tcW w:w="6763" w:type="dxa"/>
            <w:gridSpan w:val="2"/>
            <w:tcBorders>
              <w:top w:val="single" w:color="8FB6EA" w:sz="5" w:space="0"/>
              <w:bottom w:val="single" w:color="8FB6EA" w:sz="5" w:space="0"/>
            </w:tcBorders>
            <w:shd w:val="clear" w:color="auto" w:fill="FFFFFF" w:themeFill="background1"/>
            <w:tcMar/>
          </w:tcPr>
          <w:p w:rsidRPr="00CC0718" w:rsidR="00C71DC8" w:rsidP="00244814" w:rsidRDefault="00C71DC8" w14:paraId="64108DB7" w14:textId="77777777">
            <w:pPr>
              <w:rPr>
                <w:color w:val="000000"/>
                <w:spacing w:val="-2"/>
                <w:sz w:val="18"/>
              </w:rPr>
            </w:pPr>
            <w:r w:rsidRPr="00CC0718">
              <w:rPr>
                <w:color w:val="000000"/>
                <w:spacing w:val="-2"/>
                <w:sz w:val="18"/>
              </w:rPr>
              <w:t>Codes\\AXIAL CODE\\Z - Additional Information</w:t>
            </w:r>
          </w:p>
        </w:tc>
        <w:tc>
          <w:tcPr>
            <w:tcW w:w="2034" w:type="dxa"/>
            <w:tcBorders>
              <w:top w:val="single" w:color="8FB6EA" w:sz="5" w:space="0"/>
              <w:bottom w:val="single" w:color="8FB6EA" w:sz="5" w:space="0"/>
            </w:tcBorders>
            <w:shd w:val="clear" w:color="auto" w:fill="FFFFFF" w:themeFill="background1"/>
            <w:tcMar/>
          </w:tcPr>
          <w:p w:rsidRPr="00CC0718" w:rsidR="00C71DC8" w:rsidP="00244814" w:rsidRDefault="00C71DC8" w14:paraId="6A1986E3" w14:textId="77777777">
            <w:pPr>
              <w:rPr>
                <w:color w:val="000000"/>
                <w:spacing w:val="-2"/>
                <w:sz w:val="18"/>
              </w:rPr>
            </w:pPr>
          </w:p>
        </w:tc>
        <w:tc>
          <w:tcPr>
            <w:tcW w:w="903" w:type="dxa"/>
            <w:tcBorders>
              <w:top w:val="single" w:color="8FB6EA" w:sz="5" w:space="0"/>
              <w:bottom w:val="single" w:color="8FB6EA" w:sz="5" w:space="0"/>
            </w:tcBorders>
            <w:shd w:val="clear" w:color="auto" w:fill="FFFFFF" w:themeFill="background1"/>
            <w:tcMar/>
          </w:tcPr>
          <w:p w:rsidRPr="00CC0718" w:rsidR="00C71DC8" w:rsidP="00244814" w:rsidRDefault="00C71DC8" w14:paraId="70589165" w14:textId="77777777">
            <w:pPr>
              <w:rPr>
                <w:color w:val="000000"/>
                <w:spacing w:val="-2"/>
                <w:sz w:val="18"/>
              </w:rPr>
            </w:pPr>
            <w:r w:rsidRPr="00CC0718">
              <w:rPr>
                <w:color w:val="000000"/>
                <w:spacing w:val="-2"/>
                <w:sz w:val="18"/>
              </w:rPr>
              <w:t>Yes</w:t>
            </w:r>
          </w:p>
        </w:tc>
        <w:tc>
          <w:tcPr>
            <w:tcW w:w="1017" w:type="dxa"/>
            <w:tcBorders>
              <w:top w:val="single" w:color="8FB6EA" w:sz="5" w:space="0"/>
              <w:bottom w:val="single" w:color="8FB6EA" w:sz="5" w:space="0"/>
            </w:tcBorders>
            <w:shd w:val="clear" w:color="auto" w:fill="FFFFFF" w:themeFill="background1"/>
            <w:tcMar/>
          </w:tcPr>
          <w:p w:rsidRPr="00CC0718" w:rsidR="00C71DC8" w:rsidP="00244814" w:rsidRDefault="00C71DC8" w14:paraId="10CED538" w14:textId="77777777">
            <w:pPr>
              <w:rPr>
                <w:color w:val="000000"/>
                <w:spacing w:val="-2"/>
                <w:sz w:val="18"/>
              </w:rPr>
            </w:pPr>
            <w:r w:rsidRPr="00CC0718">
              <w:rPr>
                <w:color w:val="000000"/>
                <w:spacing w:val="-2"/>
                <w:sz w:val="18"/>
              </w:rPr>
              <w:t>None</w:t>
            </w:r>
          </w:p>
        </w:tc>
      </w:tr>
      <w:tr w:rsidRPr="00CC0718" w:rsidR="00C71DC8" w:rsidTr="3A33D0EC" w14:paraId="79A9B092" w14:textId="77777777">
        <w:trPr>
          <w:trHeight w:val="344" w:hRule="exact"/>
        </w:trPr>
        <w:tc>
          <w:tcPr>
            <w:tcW w:w="6763" w:type="dxa"/>
            <w:gridSpan w:val="2"/>
            <w:tcBorders>
              <w:top w:val="single" w:color="8FB6EA" w:sz="5" w:space="0"/>
              <w:bottom w:val="single" w:color="8FB6EA" w:sz="5" w:space="0"/>
            </w:tcBorders>
            <w:shd w:val="clear" w:color="auto" w:fill="FFFFFF" w:themeFill="background1"/>
            <w:tcMar/>
          </w:tcPr>
          <w:p w:rsidRPr="00CC0718" w:rsidR="00C71DC8" w:rsidP="00244814" w:rsidRDefault="00C71DC8" w14:paraId="621436E9" w14:textId="77777777">
            <w:pPr>
              <w:rPr>
                <w:color w:val="000000"/>
                <w:spacing w:val="-2"/>
                <w:sz w:val="18"/>
              </w:rPr>
            </w:pPr>
            <w:r w:rsidRPr="00CC0718">
              <w:rPr>
                <w:color w:val="000000"/>
                <w:spacing w:val="-2"/>
                <w:sz w:val="18"/>
              </w:rPr>
              <w:t>Codes\\AXIAL CODE\\Z - Additional Information\CLUB MANAGEMENT AND STRUCTURE</w:t>
            </w:r>
          </w:p>
        </w:tc>
        <w:tc>
          <w:tcPr>
            <w:tcW w:w="2034" w:type="dxa"/>
            <w:tcBorders>
              <w:top w:val="single" w:color="8FB6EA" w:sz="5" w:space="0"/>
              <w:bottom w:val="single" w:color="8FB6EA" w:sz="5" w:space="0"/>
            </w:tcBorders>
            <w:shd w:val="clear" w:color="auto" w:fill="FFFFFF" w:themeFill="background1"/>
            <w:tcMar/>
          </w:tcPr>
          <w:p w:rsidRPr="00CC0718" w:rsidR="00C71DC8" w:rsidP="00244814" w:rsidRDefault="00C71DC8" w14:paraId="3C8B7178" w14:textId="77777777">
            <w:pPr>
              <w:rPr>
                <w:color w:val="000000"/>
                <w:spacing w:val="-2"/>
                <w:sz w:val="18"/>
              </w:rPr>
            </w:pPr>
          </w:p>
        </w:tc>
        <w:tc>
          <w:tcPr>
            <w:tcW w:w="903" w:type="dxa"/>
            <w:tcBorders>
              <w:top w:val="single" w:color="8FB6EA" w:sz="5" w:space="0"/>
              <w:bottom w:val="single" w:color="8FB6EA" w:sz="5" w:space="0"/>
            </w:tcBorders>
            <w:shd w:val="clear" w:color="auto" w:fill="FFFFFF" w:themeFill="background1"/>
            <w:tcMar/>
          </w:tcPr>
          <w:p w:rsidRPr="00CC0718" w:rsidR="00C71DC8" w:rsidP="00244814" w:rsidRDefault="00C71DC8" w14:paraId="4C8CE6DA" w14:textId="77777777">
            <w:pPr>
              <w:rPr>
                <w:color w:val="000000"/>
                <w:spacing w:val="-2"/>
                <w:sz w:val="18"/>
              </w:rPr>
            </w:pPr>
            <w:r w:rsidRPr="00CC0718">
              <w:rPr>
                <w:color w:val="000000"/>
                <w:spacing w:val="-2"/>
                <w:sz w:val="18"/>
              </w:rPr>
              <w:t>Yes</w:t>
            </w:r>
          </w:p>
        </w:tc>
        <w:tc>
          <w:tcPr>
            <w:tcW w:w="1017" w:type="dxa"/>
            <w:tcBorders>
              <w:top w:val="single" w:color="8FB6EA" w:sz="5" w:space="0"/>
              <w:bottom w:val="single" w:color="8FB6EA" w:sz="5" w:space="0"/>
            </w:tcBorders>
            <w:shd w:val="clear" w:color="auto" w:fill="FFFFFF" w:themeFill="background1"/>
            <w:tcMar/>
          </w:tcPr>
          <w:p w:rsidRPr="00CC0718" w:rsidR="00C71DC8" w:rsidP="00244814" w:rsidRDefault="00C71DC8" w14:paraId="5481265D" w14:textId="77777777">
            <w:pPr>
              <w:rPr>
                <w:color w:val="000000"/>
                <w:spacing w:val="-2"/>
                <w:sz w:val="18"/>
              </w:rPr>
            </w:pPr>
            <w:r w:rsidRPr="00CC0718">
              <w:rPr>
                <w:color w:val="000000"/>
                <w:spacing w:val="-2"/>
                <w:sz w:val="18"/>
              </w:rPr>
              <w:t>None</w:t>
            </w:r>
          </w:p>
        </w:tc>
      </w:tr>
      <w:tr w:rsidRPr="00CC0718" w:rsidR="00C71DC8" w:rsidTr="3A33D0EC" w14:paraId="580E9611" w14:textId="77777777">
        <w:trPr>
          <w:trHeight w:val="659" w:hRule="exact"/>
        </w:trPr>
        <w:tc>
          <w:tcPr>
            <w:tcW w:w="6763" w:type="dxa"/>
            <w:gridSpan w:val="2"/>
            <w:tcBorders>
              <w:top w:val="single" w:color="8FB6EA" w:sz="5" w:space="0"/>
              <w:bottom w:val="single" w:color="8FB6EA" w:sz="5" w:space="0"/>
            </w:tcBorders>
            <w:shd w:val="clear" w:color="auto" w:fill="FFFFFF" w:themeFill="background1"/>
            <w:tcMar/>
          </w:tcPr>
          <w:p w:rsidRPr="00CC0718" w:rsidR="00C71DC8" w:rsidP="00244814" w:rsidRDefault="00C71DC8" w14:paraId="7DE7DBBA" w14:textId="77777777">
            <w:pPr>
              <w:rPr>
                <w:color w:val="000000"/>
                <w:spacing w:val="-2"/>
                <w:sz w:val="18"/>
              </w:rPr>
            </w:pPr>
            <w:r w:rsidRPr="00CC0718">
              <w:rPr>
                <w:color w:val="000000"/>
                <w:spacing w:val="-2"/>
                <w:sz w:val="18"/>
              </w:rPr>
              <w:t>Codes\\AXIAL CODE\\Z - Additional Information\CLUB MANAGEMENT AND STRUCTURE\as senior members, we are going to hand out the positions and hand out the responsibilities to the younger team, the cabinet team, so that they can take over</w:t>
            </w:r>
          </w:p>
        </w:tc>
        <w:tc>
          <w:tcPr>
            <w:tcW w:w="2034" w:type="dxa"/>
            <w:tcBorders>
              <w:top w:val="single" w:color="8FB6EA" w:sz="5" w:space="0"/>
              <w:bottom w:val="single" w:color="8FB6EA" w:sz="5" w:space="0"/>
            </w:tcBorders>
            <w:shd w:val="clear" w:color="auto" w:fill="FFFFFF" w:themeFill="background1"/>
            <w:tcMar/>
          </w:tcPr>
          <w:p w:rsidRPr="00CC0718" w:rsidR="00C71DC8" w:rsidP="00244814" w:rsidRDefault="00C71DC8" w14:paraId="42E5772A" w14:textId="77777777">
            <w:pPr>
              <w:rPr>
                <w:color w:val="000000"/>
                <w:spacing w:val="-2"/>
                <w:sz w:val="18"/>
              </w:rPr>
            </w:pPr>
          </w:p>
        </w:tc>
        <w:tc>
          <w:tcPr>
            <w:tcW w:w="903" w:type="dxa"/>
            <w:tcBorders>
              <w:top w:val="single" w:color="8FB6EA" w:sz="5" w:space="0"/>
              <w:bottom w:val="single" w:color="8FB6EA" w:sz="5" w:space="0"/>
            </w:tcBorders>
            <w:shd w:val="clear" w:color="auto" w:fill="FFFFFF" w:themeFill="background1"/>
            <w:tcMar/>
          </w:tcPr>
          <w:p w:rsidRPr="00CC0718" w:rsidR="00C71DC8" w:rsidP="00244814" w:rsidRDefault="00C71DC8" w14:paraId="78196530" w14:textId="77777777">
            <w:pPr>
              <w:rPr>
                <w:color w:val="000000"/>
                <w:spacing w:val="-2"/>
                <w:sz w:val="18"/>
              </w:rPr>
            </w:pPr>
            <w:r w:rsidRPr="00CC0718">
              <w:rPr>
                <w:color w:val="000000"/>
                <w:spacing w:val="-2"/>
                <w:sz w:val="18"/>
              </w:rPr>
              <w:t>No</w:t>
            </w:r>
          </w:p>
        </w:tc>
        <w:tc>
          <w:tcPr>
            <w:tcW w:w="1017" w:type="dxa"/>
            <w:tcBorders>
              <w:top w:val="single" w:color="8FB6EA" w:sz="5" w:space="0"/>
              <w:bottom w:val="single" w:color="8FB6EA" w:sz="5" w:space="0"/>
            </w:tcBorders>
            <w:shd w:val="clear" w:color="auto" w:fill="FFFFFF" w:themeFill="background1"/>
            <w:tcMar/>
          </w:tcPr>
          <w:p w:rsidRPr="00CC0718" w:rsidR="00C71DC8" w:rsidP="00244814" w:rsidRDefault="00C71DC8" w14:paraId="014BE7F7" w14:textId="77777777">
            <w:pPr>
              <w:rPr>
                <w:color w:val="000000"/>
                <w:spacing w:val="-2"/>
                <w:sz w:val="18"/>
              </w:rPr>
            </w:pPr>
            <w:r w:rsidRPr="00CC0718">
              <w:rPr>
                <w:color w:val="000000"/>
                <w:spacing w:val="-2"/>
                <w:sz w:val="18"/>
              </w:rPr>
              <w:t>None</w:t>
            </w:r>
          </w:p>
        </w:tc>
      </w:tr>
      <w:tr w:rsidRPr="00CC0718" w:rsidR="00C71DC8" w:rsidTr="3A33D0EC" w14:paraId="7EF2A43F" w14:textId="77777777">
        <w:trPr>
          <w:trHeight w:val="458" w:hRule="exact"/>
        </w:trPr>
        <w:tc>
          <w:tcPr>
            <w:tcW w:w="6763" w:type="dxa"/>
            <w:gridSpan w:val="2"/>
            <w:tcBorders>
              <w:top w:val="single" w:color="8FB6EA" w:sz="5" w:space="0"/>
              <w:bottom w:val="single" w:color="8FB6EA" w:sz="5" w:space="0"/>
            </w:tcBorders>
            <w:shd w:val="clear" w:color="auto" w:fill="FFFFFF" w:themeFill="background1"/>
            <w:tcMar/>
          </w:tcPr>
          <w:p w:rsidRPr="00CC0718" w:rsidR="00C71DC8" w:rsidP="3A33D0EC" w:rsidRDefault="00C71DC8" w14:paraId="429FF1E1" w14:textId="77777777">
            <w:pPr>
              <w:rPr>
                <w:color w:val="000000"/>
                <w:spacing w:val="-2"/>
                <w:sz w:val="18"/>
                <w:szCs w:val="18"/>
                <w:lang w:val="en-US"/>
              </w:rPr>
            </w:pPr>
            <w:r w:rsidRPr="3A33D0EC" w:rsidR="00C71DC8">
              <w:rPr>
                <w:color w:val="000000"/>
                <w:spacing w:val="-2"/>
                <w:sz w:val="18"/>
                <w:szCs w:val="18"/>
                <w:lang w:val="en-US"/>
              </w:rPr>
              <w:t xml:space="preserve">Codes\\AXIAL CODE\\Z - Additional Information\CLUB MANAGEMENT AND STRUCTURE\But whatever </w:t>
            </w:r>
            <w:r w:rsidRPr="3A33D0EC" w:rsidR="00C71DC8">
              <w:rPr>
                <w:color w:val="000000"/>
                <w:spacing w:val="-2"/>
                <w:sz w:val="18"/>
                <w:szCs w:val="18"/>
                <w:lang w:val="en-US"/>
              </w:rPr>
              <w:t xml:space="preserve">we've</w:t>
            </w:r>
            <w:r w:rsidRPr="3A33D0EC" w:rsidR="00C71DC8">
              <w:rPr>
                <w:color w:val="000000"/>
                <w:spacing w:val="-2"/>
                <w:sz w:val="18"/>
                <w:szCs w:val="18"/>
                <w:lang w:val="en-US"/>
              </w:rPr>
              <w:t xml:space="preserve"> done for </w:t>
            </w:r>
            <w:r w:rsidRPr="3A33D0EC" w:rsidR="00C71DC8">
              <w:rPr>
                <w:color w:val="000000"/>
                <w:spacing w:val="-2"/>
                <w:sz w:val="18"/>
                <w:szCs w:val="18"/>
                <w:lang w:val="en-US"/>
              </w:rPr>
              <w:t>iCube</w:t>
            </w:r>
            <w:r w:rsidRPr="3A33D0EC" w:rsidR="00C71DC8">
              <w:rPr>
                <w:color w:val="000000"/>
                <w:spacing w:val="-2"/>
                <w:sz w:val="18"/>
                <w:szCs w:val="18"/>
                <w:lang w:val="en-US"/>
              </w:rPr>
              <w:t xml:space="preserve"> lab, </w:t>
            </w:r>
            <w:r w:rsidRPr="3A33D0EC" w:rsidR="00C71DC8">
              <w:rPr>
                <w:color w:val="000000"/>
                <w:spacing w:val="-2"/>
                <w:sz w:val="18"/>
                <w:szCs w:val="18"/>
                <w:lang w:val="en-US"/>
              </w:rPr>
              <w:t xml:space="preserve">it's</w:t>
            </w:r>
            <w:r w:rsidRPr="3A33D0EC" w:rsidR="00C71DC8">
              <w:rPr>
                <w:color w:val="000000"/>
                <w:spacing w:val="-2"/>
                <w:sz w:val="18"/>
                <w:szCs w:val="18"/>
                <w:lang w:val="en-US"/>
              </w:rPr>
              <w:t xml:space="preserve"> been super successful</w:t>
            </w:r>
          </w:p>
        </w:tc>
        <w:tc>
          <w:tcPr>
            <w:tcW w:w="2034" w:type="dxa"/>
            <w:tcBorders>
              <w:top w:val="single" w:color="8FB6EA" w:sz="5" w:space="0"/>
              <w:bottom w:val="single" w:color="8FB6EA" w:sz="5" w:space="0"/>
            </w:tcBorders>
            <w:shd w:val="clear" w:color="auto" w:fill="FFFFFF" w:themeFill="background1"/>
            <w:tcMar/>
          </w:tcPr>
          <w:p w:rsidRPr="00CC0718" w:rsidR="00C71DC8" w:rsidP="00244814" w:rsidRDefault="00C71DC8" w14:paraId="0D0F12AB" w14:textId="77777777">
            <w:pPr>
              <w:rPr>
                <w:color w:val="000000"/>
                <w:spacing w:val="-2"/>
                <w:sz w:val="18"/>
              </w:rPr>
            </w:pPr>
          </w:p>
        </w:tc>
        <w:tc>
          <w:tcPr>
            <w:tcW w:w="903" w:type="dxa"/>
            <w:tcBorders>
              <w:top w:val="single" w:color="8FB6EA" w:sz="5" w:space="0"/>
              <w:bottom w:val="single" w:color="8FB6EA" w:sz="5" w:space="0"/>
            </w:tcBorders>
            <w:shd w:val="clear" w:color="auto" w:fill="FFFFFF" w:themeFill="background1"/>
            <w:tcMar/>
          </w:tcPr>
          <w:p w:rsidRPr="00CC0718" w:rsidR="00C71DC8" w:rsidP="00244814" w:rsidRDefault="00C71DC8" w14:paraId="164BDA01" w14:textId="77777777">
            <w:pPr>
              <w:rPr>
                <w:color w:val="000000"/>
                <w:spacing w:val="-2"/>
                <w:sz w:val="18"/>
              </w:rPr>
            </w:pPr>
            <w:r w:rsidRPr="00CC0718">
              <w:rPr>
                <w:color w:val="000000"/>
                <w:spacing w:val="-2"/>
                <w:sz w:val="18"/>
              </w:rPr>
              <w:t>No</w:t>
            </w:r>
          </w:p>
        </w:tc>
        <w:tc>
          <w:tcPr>
            <w:tcW w:w="1017" w:type="dxa"/>
            <w:tcBorders>
              <w:top w:val="single" w:color="8FB6EA" w:sz="5" w:space="0"/>
              <w:bottom w:val="single" w:color="8FB6EA" w:sz="5" w:space="0"/>
            </w:tcBorders>
            <w:shd w:val="clear" w:color="auto" w:fill="FFFFFF" w:themeFill="background1"/>
            <w:tcMar/>
          </w:tcPr>
          <w:p w:rsidRPr="00CC0718" w:rsidR="00C71DC8" w:rsidP="00244814" w:rsidRDefault="00C71DC8" w14:paraId="76F70E75" w14:textId="77777777">
            <w:pPr>
              <w:rPr>
                <w:color w:val="000000"/>
                <w:spacing w:val="-2"/>
                <w:sz w:val="18"/>
              </w:rPr>
            </w:pPr>
            <w:r w:rsidRPr="00CC0718">
              <w:rPr>
                <w:color w:val="000000"/>
                <w:spacing w:val="-2"/>
                <w:sz w:val="18"/>
              </w:rPr>
              <w:t>None</w:t>
            </w:r>
          </w:p>
        </w:tc>
      </w:tr>
      <w:tr w:rsidRPr="00CC0718" w:rsidR="00C71DC8" w:rsidTr="3A33D0EC" w14:paraId="5C084D38" w14:textId="77777777">
        <w:trPr>
          <w:trHeight w:val="659" w:hRule="exact"/>
        </w:trPr>
        <w:tc>
          <w:tcPr>
            <w:tcW w:w="6763" w:type="dxa"/>
            <w:gridSpan w:val="2"/>
            <w:tcBorders>
              <w:top w:val="single" w:color="8FB6EA" w:sz="5" w:space="0"/>
              <w:bottom w:val="single" w:color="8FB6EA" w:sz="5" w:space="0"/>
            </w:tcBorders>
            <w:shd w:val="clear" w:color="auto" w:fill="FFFFFF" w:themeFill="background1"/>
            <w:tcMar/>
          </w:tcPr>
          <w:p w:rsidRPr="00CC0718" w:rsidR="00C71DC8" w:rsidP="3A33D0EC" w:rsidRDefault="00C71DC8" w14:paraId="3D940DEE" w14:textId="77777777">
            <w:pPr>
              <w:rPr>
                <w:color w:val="000000"/>
                <w:spacing w:val="-2"/>
                <w:sz w:val="18"/>
                <w:szCs w:val="18"/>
                <w:lang w:val="en-US"/>
              </w:rPr>
            </w:pPr>
            <w:r w:rsidRPr="3A33D0EC" w:rsidR="00C71DC8">
              <w:rPr>
                <w:color w:val="000000"/>
                <w:spacing w:val="-2"/>
                <w:sz w:val="18"/>
                <w:szCs w:val="18"/>
                <w:lang w:val="en-US"/>
              </w:rPr>
              <w:t xml:space="preserve">Codes\\AXIAL CODE\\Z - Additional Information\CLUB MANAGEMENT AND STRUCTURE\first comes the executive members which </w:t>
            </w:r>
            <w:r w:rsidRPr="3A33D0EC" w:rsidR="00C71DC8">
              <w:rPr>
                <w:color w:val="000000"/>
                <w:spacing w:val="-2"/>
                <w:sz w:val="18"/>
                <w:szCs w:val="18"/>
                <w:lang w:val="en-US"/>
              </w:rPr>
              <w:t>comprises</w:t>
            </w:r>
            <w:r w:rsidRPr="3A33D0EC" w:rsidR="00C71DC8">
              <w:rPr>
                <w:color w:val="000000"/>
                <w:spacing w:val="-2"/>
                <w:sz w:val="18"/>
                <w:szCs w:val="18"/>
                <w:lang w:val="en-US"/>
              </w:rPr>
              <w:lastRenderedPageBreak/>
              <w:t xml:space="preserve"> of the president, the vice president and the secretary and then comes the cabinet and then the volunteers</w:t>
            </w:r>
          </w:p>
        </w:tc>
        <w:tc>
          <w:tcPr>
            <w:tcW w:w="2034" w:type="dxa"/>
            <w:tcBorders>
              <w:top w:val="single" w:color="8FB6EA" w:sz="5" w:space="0"/>
              <w:bottom w:val="single" w:color="8FB6EA" w:sz="5" w:space="0"/>
            </w:tcBorders>
            <w:shd w:val="clear" w:color="auto" w:fill="FFFFFF" w:themeFill="background1"/>
            <w:tcMar/>
          </w:tcPr>
          <w:p w:rsidRPr="00CC0718" w:rsidR="00C71DC8" w:rsidP="00244814" w:rsidRDefault="00C71DC8" w14:paraId="73E745D7" w14:textId="77777777">
            <w:pPr>
              <w:rPr>
                <w:color w:val="000000"/>
                <w:spacing w:val="-2"/>
                <w:sz w:val="18"/>
              </w:rPr>
            </w:pPr>
          </w:p>
        </w:tc>
        <w:tc>
          <w:tcPr>
            <w:tcW w:w="903" w:type="dxa"/>
            <w:tcBorders>
              <w:top w:val="single" w:color="8FB6EA" w:sz="5" w:space="0"/>
              <w:bottom w:val="single" w:color="8FB6EA" w:sz="5" w:space="0"/>
            </w:tcBorders>
            <w:shd w:val="clear" w:color="auto" w:fill="FFFFFF" w:themeFill="background1"/>
            <w:tcMar/>
          </w:tcPr>
          <w:p w:rsidRPr="00CC0718" w:rsidR="00C71DC8" w:rsidP="00244814" w:rsidRDefault="00C71DC8" w14:paraId="0A6F35E8" w14:textId="77777777">
            <w:pPr>
              <w:rPr>
                <w:color w:val="000000"/>
                <w:spacing w:val="-2"/>
                <w:sz w:val="18"/>
              </w:rPr>
            </w:pPr>
            <w:r w:rsidRPr="00CC0718">
              <w:rPr>
                <w:color w:val="000000"/>
                <w:spacing w:val="-2"/>
                <w:sz w:val="18"/>
              </w:rPr>
              <w:t>No</w:t>
            </w:r>
          </w:p>
        </w:tc>
        <w:tc>
          <w:tcPr>
            <w:tcW w:w="1017" w:type="dxa"/>
            <w:tcBorders>
              <w:top w:val="single" w:color="8FB6EA" w:sz="5" w:space="0"/>
              <w:bottom w:val="single" w:color="8FB6EA" w:sz="5" w:space="0"/>
            </w:tcBorders>
            <w:shd w:val="clear" w:color="auto" w:fill="FFFFFF" w:themeFill="background1"/>
            <w:tcMar/>
          </w:tcPr>
          <w:p w:rsidRPr="00CC0718" w:rsidR="00C71DC8" w:rsidP="00244814" w:rsidRDefault="00C71DC8" w14:paraId="6773AEDD" w14:textId="77777777">
            <w:pPr>
              <w:rPr>
                <w:color w:val="000000"/>
                <w:spacing w:val="-2"/>
                <w:sz w:val="18"/>
              </w:rPr>
            </w:pPr>
            <w:r w:rsidRPr="00CC0718">
              <w:rPr>
                <w:color w:val="000000"/>
                <w:spacing w:val="-2"/>
                <w:sz w:val="18"/>
              </w:rPr>
              <w:t>None</w:t>
            </w:r>
          </w:p>
        </w:tc>
      </w:tr>
      <w:tr w:rsidRPr="00CC0718" w:rsidR="00C71DC8" w:rsidTr="3A33D0EC" w14:paraId="6A577EAC" w14:textId="77777777">
        <w:trPr>
          <w:trHeight w:val="459" w:hRule="exact"/>
        </w:trPr>
        <w:tc>
          <w:tcPr>
            <w:tcW w:w="6763" w:type="dxa"/>
            <w:gridSpan w:val="2"/>
            <w:tcBorders>
              <w:top w:val="single" w:color="8FB6EA" w:sz="5" w:space="0"/>
              <w:bottom w:val="single" w:color="8FB6EA" w:sz="5" w:space="0"/>
            </w:tcBorders>
            <w:shd w:val="clear" w:color="auto" w:fill="FFFFFF" w:themeFill="background1"/>
            <w:tcMar/>
          </w:tcPr>
          <w:p w:rsidRPr="00CC0718" w:rsidR="00C71DC8" w:rsidP="3A33D0EC" w:rsidRDefault="00C71DC8" w14:paraId="45873DA0" w14:textId="77777777">
            <w:pPr>
              <w:rPr>
                <w:color w:val="000000"/>
                <w:spacing w:val="-2"/>
                <w:sz w:val="18"/>
                <w:szCs w:val="18"/>
                <w:lang w:val="en-US"/>
              </w:rPr>
            </w:pPr>
            <w:r w:rsidRPr="3A33D0EC" w:rsidR="00C71DC8">
              <w:rPr>
                <w:color w:val="000000"/>
                <w:spacing w:val="-2"/>
                <w:sz w:val="18"/>
                <w:szCs w:val="18"/>
                <w:lang w:val="en-US"/>
              </w:rPr>
              <w:t>Codes\\AXIAL CODE\\Z - Additional Information\CLUB MANAGEMENT AND STRUCTURE\</w:t>
            </w:r>
            <w:r w:rsidRPr="3A33D0EC" w:rsidR="00C71DC8">
              <w:rPr>
                <w:color w:val="000000"/>
                <w:spacing w:val="-2"/>
                <w:sz w:val="18"/>
                <w:szCs w:val="18"/>
                <w:lang w:val="en-US"/>
              </w:rPr>
              <w:t>Yeah</w:t>
            </w:r>
            <w:r w:rsidRPr="3A33D0EC" w:rsidR="00C71DC8">
              <w:rPr>
                <w:color w:val="000000"/>
                <w:spacing w:val="-2"/>
                <w:sz w:val="18"/>
                <w:szCs w:val="18"/>
                <w:lang w:val="en-US"/>
              </w:rPr>
              <w:t>, like we have already started appointing many of the members</w:t>
            </w:r>
          </w:p>
        </w:tc>
        <w:tc>
          <w:tcPr>
            <w:tcW w:w="2034" w:type="dxa"/>
            <w:tcBorders>
              <w:top w:val="single" w:color="8FB6EA" w:sz="5" w:space="0"/>
              <w:bottom w:val="single" w:color="8FB6EA" w:sz="5" w:space="0"/>
            </w:tcBorders>
            <w:shd w:val="clear" w:color="auto" w:fill="FFFFFF" w:themeFill="background1"/>
            <w:tcMar/>
          </w:tcPr>
          <w:p w:rsidRPr="00CC0718" w:rsidR="00C71DC8" w:rsidP="00244814" w:rsidRDefault="00C71DC8" w14:paraId="70540C9F" w14:textId="77777777">
            <w:pPr>
              <w:rPr>
                <w:color w:val="000000"/>
                <w:spacing w:val="-2"/>
                <w:sz w:val="18"/>
              </w:rPr>
            </w:pPr>
          </w:p>
        </w:tc>
        <w:tc>
          <w:tcPr>
            <w:tcW w:w="903" w:type="dxa"/>
            <w:tcBorders>
              <w:top w:val="single" w:color="8FB6EA" w:sz="5" w:space="0"/>
              <w:bottom w:val="single" w:color="8FB6EA" w:sz="5" w:space="0"/>
            </w:tcBorders>
            <w:shd w:val="clear" w:color="auto" w:fill="FFFFFF" w:themeFill="background1"/>
            <w:tcMar/>
          </w:tcPr>
          <w:p w:rsidRPr="00CC0718" w:rsidR="00C71DC8" w:rsidP="00244814" w:rsidRDefault="00C71DC8" w14:paraId="6375265F" w14:textId="77777777">
            <w:pPr>
              <w:rPr>
                <w:color w:val="000000"/>
                <w:spacing w:val="-2"/>
                <w:sz w:val="18"/>
              </w:rPr>
            </w:pPr>
            <w:r w:rsidRPr="00CC0718">
              <w:rPr>
                <w:color w:val="000000"/>
                <w:spacing w:val="-2"/>
                <w:sz w:val="18"/>
              </w:rPr>
              <w:t>No</w:t>
            </w:r>
          </w:p>
        </w:tc>
        <w:tc>
          <w:tcPr>
            <w:tcW w:w="1017" w:type="dxa"/>
            <w:tcBorders>
              <w:top w:val="single" w:color="8FB6EA" w:sz="5" w:space="0"/>
              <w:bottom w:val="single" w:color="8FB6EA" w:sz="5" w:space="0"/>
            </w:tcBorders>
            <w:shd w:val="clear" w:color="auto" w:fill="FFFFFF" w:themeFill="background1"/>
            <w:tcMar/>
          </w:tcPr>
          <w:p w:rsidRPr="00CC0718" w:rsidR="00C71DC8" w:rsidP="00244814" w:rsidRDefault="00C71DC8" w14:paraId="204DF909" w14:textId="77777777">
            <w:pPr>
              <w:rPr>
                <w:color w:val="000000"/>
                <w:spacing w:val="-2"/>
                <w:sz w:val="18"/>
              </w:rPr>
            </w:pPr>
            <w:r w:rsidRPr="00CC0718">
              <w:rPr>
                <w:color w:val="000000"/>
                <w:spacing w:val="-2"/>
                <w:sz w:val="18"/>
              </w:rPr>
              <w:t>None</w:t>
            </w:r>
          </w:p>
        </w:tc>
      </w:tr>
      <w:tr w:rsidRPr="00CC0718" w:rsidR="00C71DC8" w:rsidTr="3A33D0EC" w14:paraId="2A189FAB" w14:textId="77777777">
        <w:trPr>
          <w:trHeight w:val="344" w:hRule="exact"/>
        </w:trPr>
        <w:tc>
          <w:tcPr>
            <w:tcW w:w="6763" w:type="dxa"/>
            <w:gridSpan w:val="2"/>
            <w:tcBorders>
              <w:top w:val="single" w:color="8FB6EA" w:sz="5" w:space="0"/>
              <w:bottom w:val="single" w:color="8FB6EA" w:sz="5" w:space="0"/>
            </w:tcBorders>
            <w:shd w:val="clear" w:color="auto" w:fill="FFFFFF" w:themeFill="background1"/>
            <w:tcMar/>
          </w:tcPr>
          <w:p w:rsidRPr="00CC0718" w:rsidR="00C71DC8" w:rsidP="00244814" w:rsidRDefault="00C71DC8" w14:paraId="39A3735D" w14:textId="77777777">
            <w:pPr>
              <w:rPr>
                <w:color w:val="000000"/>
                <w:spacing w:val="-2"/>
                <w:sz w:val="18"/>
              </w:rPr>
            </w:pPr>
            <w:r w:rsidRPr="00CC0718">
              <w:rPr>
                <w:color w:val="000000"/>
                <w:spacing w:val="-2"/>
                <w:sz w:val="18"/>
              </w:rPr>
              <w:t>Codes\\AXIAL CODE\\Z - Additional Information\CODE OF CONDUCT</w:t>
            </w:r>
          </w:p>
        </w:tc>
        <w:tc>
          <w:tcPr>
            <w:tcW w:w="2034" w:type="dxa"/>
            <w:tcBorders>
              <w:top w:val="single" w:color="8FB6EA" w:sz="5" w:space="0"/>
              <w:bottom w:val="single" w:color="8FB6EA" w:sz="5" w:space="0"/>
            </w:tcBorders>
            <w:shd w:val="clear" w:color="auto" w:fill="FFFFFF" w:themeFill="background1"/>
            <w:tcMar/>
          </w:tcPr>
          <w:p w:rsidRPr="00CC0718" w:rsidR="00C71DC8" w:rsidP="00244814" w:rsidRDefault="00C71DC8" w14:paraId="4E8D7952" w14:textId="77777777">
            <w:pPr>
              <w:rPr>
                <w:color w:val="000000"/>
                <w:spacing w:val="-2"/>
                <w:sz w:val="18"/>
              </w:rPr>
            </w:pPr>
          </w:p>
        </w:tc>
        <w:tc>
          <w:tcPr>
            <w:tcW w:w="903" w:type="dxa"/>
            <w:tcBorders>
              <w:top w:val="single" w:color="8FB6EA" w:sz="5" w:space="0"/>
              <w:bottom w:val="single" w:color="8FB6EA" w:sz="5" w:space="0"/>
            </w:tcBorders>
            <w:shd w:val="clear" w:color="auto" w:fill="FFFFFF" w:themeFill="background1"/>
            <w:tcMar/>
          </w:tcPr>
          <w:p w:rsidRPr="00CC0718" w:rsidR="00C71DC8" w:rsidP="00244814" w:rsidRDefault="00C71DC8" w14:paraId="24742405" w14:textId="77777777">
            <w:pPr>
              <w:rPr>
                <w:color w:val="000000"/>
                <w:spacing w:val="-2"/>
                <w:sz w:val="18"/>
              </w:rPr>
            </w:pPr>
            <w:r w:rsidRPr="00CC0718">
              <w:rPr>
                <w:color w:val="000000"/>
                <w:spacing w:val="-2"/>
                <w:sz w:val="18"/>
              </w:rPr>
              <w:t>Yes</w:t>
            </w:r>
          </w:p>
        </w:tc>
        <w:tc>
          <w:tcPr>
            <w:tcW w:w="1017" w:type="dxa"/>
            <w:tcBorders>
              <w:top w:val="single" w:color="8FB6EA" w:sz="5" w:space="0"/>
              <w:bottom w:val="single" w:color="8FB6EA" w:sz="5" w:space="0"/>
            </w:tcBorders>
            <w:shd w:val="clear" w:color="auto" w:fill="FFFFFF" w:themeFill="background1"/>
            <w:tcMar/>
          </w:tcPr>
          <w:p w:rsidRPr="00CC0718" w:rsidR="00C71DC8" w:rsidP="00244814" w:rsidRDefault="00C71DC8" w14:paraId="16969681" w14:textId="77777777">
            <w:pPr>
              <w:rPr>
                <w:color w:val="000000"/>
                <w:spacing w:val="-2"/>
                <w:sz w:val="18"/>
              </w:rPr>
            </w:pPr>
            <w:r w:rsidRPr="00CC0718">
              <w:rPr>
                <w:color w:val="000000"/>
                <w:spacing w:val="-2"/>
                <w:sz w:val="18"/>
              </w:rPr>
              <w:t>None</w:t>
            </w:r>
          </w:p>
        </w:tc>
      </w:tr>
      <w:tr w:rsidRPr="00CC0718" w:rsidR="00C71DC8" w:rsidTr="3A33D0EC" w14:paraId="55DE8E00" w14:textId="77777777">
        <w:trPr>
          <w:trHeight w:val="344" w:hRule="exact"/>
        </w:trPr>
        <w:tc>
          <w:tcPr>
            <w:tcW w:w="6763" w:type="dxa"/>
            <w:gridSpan w:val="2"/>
            <w:tcBorders>
              <w:top w:val="single" w:color="8FB6EA" w:sz="5" w:space="0"/>
              <w:bottom w:val="single" w:color="8FB6EA" w:sz="5" w:space="0"/>
            </w:tcBorders>
            <w:shd w:val="clear" w:color="auto" w:fill="FFFFFF" w:themeFill="background1"/>
            <w:tcMar/>
          </w:tcPr>
          <w:p w:rsidRPr="00CC0718" w:rsidR="00C71DC8" w:rsidP="00244814" w:rsidRDefault="00C71DC8" w14:paraId="0DB21D92" w14:textId="77777777">
            <w:pPr>
              <w:rPr>
                <w:color w:val="000000"/>
                <w:spacing w:val="-2"/>
                <w:sz w:val="18"/>
              </w:rPr>
            </w:pPr>
            <w:r w:rsidRPr="00CC0718">
              <w:rPr>
                <w:color w:val="000000"/>
                <w:spacing w:val="-2"/>
                <w:sz w:val="18"/>
              </w:rPr>
              <w:t>Codes\\AXIAL CODE\\Z - Additional Information\COLLABORATION AND NETWORKING</w:t>
            </w:r>
          </w:p>
        </w:tc>
        <w:tc>
          <w:tcPr>
            <w:tcW w:w="2034" w:type="dxa"/>
            <w:tcBorders>
              <w:top w:val="single" w:color="8FB6EA" w:sz="5" w:space="0"/>
              <w:bottom w:val="single" w:color="8FB6EA" w:sz="5" w:space="0"/>
            </w:tcBorders>
            <w:shd w:val="clear" w:color="auto" w:fill="FFFFFF" w:themeFill="background1"/>
            <w:tcMar/>
          </w:tcPr>
          <w:p w:rsidRPr="00CC0718" w:rsidR="00C71DC8" w:rsidP="00244814" w:rsidRDefault="00C71DC8" w14:paraId="0525113B" w14:textId="77777777">
            <w:pPr>
              <w:rPr>
                <w:color w:val="000000"/>
                <w:spacing w:val="-2"/>
                <w:sz w:val="18"/>
              </w:rPr>
            </w:pPr>
          </w:p>
        </w:tc>
        <w:tc>
          <w:tcPr>
            <w:tcW w:w="903" w:type="dxa"/>
            <w:tcBorders>
              <w:top w:val="single" w:color="8FB6EA" w:sz="5" w:space="0"/>
              <w:bottom w:val="single" w:color="8FB6EA" w:sz="5" w:space="0"/>
            </w:tcBorders>
            <w:shd w:val="clear" w:color="auto" w:fill="FFFFFF" w:themeFill="background1"/>
            <w:tcMar/>
          </w:tcPr>
          <w:p w:rsidRPr="00CC0718" w:rsidR="00C71DC8" w:rsidP="00244814" w:rsidRDefault="00C71DC8" w14:paraId="7A12B7D5" w14:textId="77777777">
            <w:pPr>
              <w:rPr>
                <w:color w:val="000000"/>
                <w:spacing w:val="-2"/>
                <w:sz w:val="18"/>
              </w:rPr>
            </w:pPr>
            <w:r w:rsidRPr="00CC0718">
              <w:rPr>
                <w:color w:val="000000"/>
                <w:spacing w:val="-2"/>
                <w:sz w:val="18"/>
              </w:rPr>
              <w:t>Yes</w:t>
            </w:r>
          </w:p>
        </w:tc>
        <w:tc>
          <w:tcPr>
            <w:tcW w:w="1017" w:type="dxa"/>
            <w:tcBorders>
              <w:top w:val="single" w:color="8FB6EA" w:sz="5" w:space="0"/>
              <w:bottom w:val="single" w:color="8FB6EA" w:sz="5" w:space="0"/>
            </w:tcBorders>
            <w:shd w:val="clear" w:color="auto" w:fill="FFFFFF" w:themeFill="background1"/>
            <w:tcMar/>
          </w:tcPr>
          <w:p w:rsidRPr="00CC0718" w:rsidR="00C71DC8" w:rsidP="00244814" w:rsidRDefault="00C71DC8" w14:paraId="3B235772" w14:textId="77777777">
            <w:pPr>
              <w:rPr>
                <w:color w:val="000000"/>
                <w:spacing w:val="-2"/>
                <w:sz w:val="18"/>
              </w:rPr>
            </w:pPr>
            <w:r w:rsidRPr="00CC0718">
              <w:rPr>
                <w:color w:val="000000"/>
                <w:spacing w:val="-2"/>
                <w:sz w:val="18"/>
              </w:rPr>
              <w:t>None</w:t>
            </w:r>
          </w:p>
        </w:tc>
      </w:tr>
      <w:tr w:rsidRPr="00CC0718" w:rsidR="00C71DC8" w:rsidTr="3A33D0EC" w14:paraId="02E0C572" w14:textId="77777777">
        <w:trPr>
          <w:trHeight w:val="415" w:hRule="exact"/>
        </w:trPr>
        <w:tc>
          <w:tcPr>
            <w:tcW w:w="10717" w:type="dxa"/>
            <w:gridSpan w:val="5"/>
            <w:tcBorders>
              <w:top w:val="single" w:color="8FB6EA" w:sz="5" w:space="0"/>
            </w:tcBorders>
            <w:tcMar/>
          </w:tcPr>
          <w:p w:rsidRPr="00CC0718" w:rsidR="00C71DC8" w:rsidP="00244814" w:rsidRDefault="00C71DC8" w14:paraId="55FA6AD1" w14:textId="77777777"/>
        </w:tc>
      </w:tr>
      <w:tr w:rsidRPr="00CC0718" w:rsidR="00C71DC8" w:rsidTr="3A33D0EC" w14:paraId="6710D780" w14:textId="77777777">
        <w:trPr>
          <w:trHeight w:val="459" w:hRule="exact"/>
        </w:trPr>
        <w:tc>
          <w:tcPr>
            <w:tcW w:w="5359" w:type="dxa"/>
            <w:shd w:val="clear" w:color="auto" w:fill="FFFFFF" w:themeFill="background1"/>
            <w:tcMar/>
          </w:tcPr>
          <w:p w:rsidRPr="00CC0718" w:rsidR="00C71DC8" w:rsidP="00244814" w:rsidRDefault="00C71DC8" w14:paraId="04036103" w14:textId="77777777">
            <w:pPr>
              <w:jc w:val="right"/>
              <w:rPr>
                <w:color w:val="000066"/>
                <w:spacing w:val="-2"/>
                <w:sz w:val="16"/>
              </w:rPr>
            </w:pPr>
            <w:r w:rsidRPr="00CC0718">
              <w:rPr>
                <w:color w:val="000066"/>
                <w:spacing w:val="-2"/>
                <w:sz w:val="16"/>
              </w:rPr>
              <w:t>Formatted Reports\\Coding Structure Formatted Report</w:t>
            </w:r>
          </w:p>
        </w:tc>
        <w:tc>
          <w:tcPr>
            <w:tcW w:w="5358" w:type="dxa"/>
            <w:gridSpan w:val="4"/>
            <w:shd w:val="clear" w:color="auto" w:fill="FFFFFF" w:themeFill="background1"/>
            <w:tcMar/>
          </w:tcPr>
          <w:p w:rsidRPr="00CC0718" w:rsidR="00C71DC8" w:rsidP="00244814" w:rsidRDefault="00C71DC8" w14:paraId="10AD6538" w14:textId="77777777">
            <w:pPr>
              <w:jc w:val="right"/>
              <w:rPr>
                <w:color w:val="000066"/>
                <w:spacing w:val="-2"/>
                <w:sz w:val="16"/>
              </w:rPr>
            </w:pPr>
            <w:r w:rsidRPr="00CC0718">
              <w:rPr>
                <w:color w:val="000066"/>
                <w:spacing w:val="-2"/>
                <w:sz w:val="16"/>
              </w:rPr>
              <w:t>Page 16 of 17</w:t>
            </w:r>
          </w:p>
        </w:tc>
      </w:tr>
      <w:tr w:rsidRPr="00CC0718" w:rsidR="00C71DC8" w:rsidTr="3A33D0EC" w14:paraId="7BF81DAE" w14:textId="77777777">
        <w:trPr>
          <w:trHeight w:val="444" w:hRule="exact"/>
        </w:trPr>
        <w:tc>
          <w:tcPr>
            <w:tcW w:w="10717" w:type="dxa"/>
            <w:gridSpan w:val="5"/>
            <w:shd w:val="clear" w:color="auto" w:fill="FFFFFF" w:themeFill="background1"/>
            <w:tcMar/>
            <w:vAlign w:val="center"/>
          </w:tcPr>
          <w:p w:rsidRPr="00CC0718" w:rsidR="00C71DC8" w:rsidP="00244814" w:rsidRDefault="00C71DC8" w14:paraId="0C282AA1" w14:textId="77777777">
            <w:pPr>
              <w:jc w:val="right"/>
              <w:rPr>
                <w:color w:val="000066"/>
                <w:spacing w:val="-2"/>
                <w:sz w:val="16"/>
              </w:rPr>
            </w:pPr>
            <w:r w:rsidRPr="00CC0718">
              <w:rPr>
                <w:color w:val="000066"/>
                <w:spacing w:val="-2"/>
                <w:sz w:val="16"/>
              </w:rPr>
              <w:t>11/13/2024 3:45 PM</w:t>
            </w:r>
          </w:p>
        </w:tc>
      </w:tr>
      <w:tr w:rsidRPr="00CC0718" w:rsidR="00C71DC8" w:rsidTr="3A33D0EC" w14:paraId="09C35422" w14:textId="77777777">
        <w:trPr>
          <w:trHeight w:val="673" w:hRule="exact"/>
        </w:trPr>
        <w:tc>
          <w:tcPr>
            <w:tcW w:w="6763" w:type="dxa"/>
            <w:gridSpan w:val="2"/>
            <w:shd w:val="clear" w:color="auto" w:fill="8FB6EA"/>
            <w:tcMar/>
          </w:tcPr>
          <w:p w:rsidRPr="00CC0718" w:rsidR="00C71DC8" w:rsidP="00244814" w:rsidRDefault="00C71DC8" w14:paraId="78978914" w14:textId="77777777">
            <w:pPr>
              <w:rPr>
                <w:b/>
                <w:color w:val="000066"/>
                <w:spacing w:val="-2"/>
                <w:sz w:val="18"/>
              </w:rPr>
            </w:pPr>
            <w:r w:rsidRPr="00CC0718">
              <w:rPr>
                <w:b/>
                <w:color w:val="000066"/>
                <w:spacing w:val="-2"/>
                <w:sz w:val="18"/>
              </w:rPr>
              <w:t>Hierarchical Name</w:t>
            </w:r>
          </w:p>
        </w:tc>
        <w:tc>
          <w:tcPr>
            <w:tcW w:w="2034" w:type="dxa"/>
            <w:shd w:val="clear" w:color="auto" w:fill="8FB6EA"/>
            <w:tcMar/>
          </w:tcPr>
          <w:p w:rsidRPr="00CC0718" w:rsidR="00C71DC8" w:rsidP="00244814" w:rsidRDefault="00C71DC8" w14:paraId="6872C19E" w14:textId="77777777">
            <w:pPr>
              <w:rPr>
                <w:b/>
                <w:color w:val="000066"/>
                <w:spacing w:val="-2"/>
                <w:sz w:val="18"/>
              </w:rPr>
            </w:pPr>
            <w:r w:rsidRPr="00CC0718">
              <w:rPr>
                <w:b/>
                <w:color w:val="000066"/>
                <w:spacing w:val="-2"/>
                <w:sz w:val="18"/>
              </w:rPr>
              <w:t>Nickname</w:t>
            </w:r>
          </w:p>
        </w:tc>
        <w:tc>
          <w:tcPr>
            <w:tcW w:w="903" w:type="dxa"/>
            <w:shd w:val="clear" w:color="auto" w:fill="8FB6EA"/>
            <w:tcMar/>
          </w:tcPr>
          <w:p w:rsidRPr="00CC0718" w:rsidR="00C71DC8" w:rsidP="00244814" w:rsidRDefault="00C71DC8" w14:paraId="157AC642" w14:textId="77777777">
            <w:pPr>
              <w:rPr>
                <w:b/>
                <w:color w:val="000066"/>
                <w:spacing w:val="-2"/>
                <w:sz w:val="18"/>
              </w:rPr>
            </w:pPr>
            <w:r w:rsidRPr="00CC0718">
              <w:rPr>
                <w:b/>
                <w:color w:val="000066"/>
                <w:spacing w:val="-2"/>
                <w:sz w:val="18"/>
              </w:rPr>
              <w:t>Aggregate</w:t>
            </w:r>
          </w:p>
        </w:tc>
        <w:tc>
          <w:tcPr>
            <w:tcW w:w="1017" w:type="dxa"/>
            <w:shd w:val="clear" w:color="auto" w:fill="8FB6EA"/>
            <w:tcMar/>
          </w:tcPr>
          <w:p w:rsidRPr="00CC0718" w:rsidR="00C71DC8" w:rsidP="00244814" w:rsidRDefault="00C71DC8" w14:paraId="22148F1F" w14:textId="77777777">
            <w:pPr>
              <w:rPr>
                <w:b/>
                <w:color w:val="000066"/>
                <w:spacing w:val="-2"/>
                <w:sz w:val="18"/>
              </w:rPr>
            </w:pPr>
            <w:r w:rsidRPr="00CC0718">
              <w:rPr>
                <w:b/>
                <w:color w:val="000066"/>
                <w:spacing w:val="-2"/>
                <w:sz w:val="18"/>
              </w:rPr>
              <w:t>User Assigned Color</w:t>
            </w:r>
          </w:p>
        </w:tc>
      </w:tr>
      <w:tr w:rsidRPr="00CC0718" w:rsidR="00C71DC8" w:rsidTr="3A33D0EC" w14:paraId="76FB247F" w14:textId="77777777">
        <w:trPr>
          <w:trHeight w:val="459" w:hRule="exact"/>
        </w:trPr>
        <w:tc>
          <w:tcPr>
            <w:tcW w:w="6763" w:type="dxa"/>
            <w:gridSpan w:val="2"/>
            <w:tcBorders>
              <w:bottom w:val="single" w:color="8FB6EA" w:sz="5" w:space="0"/>
            </w:tcBorders>
            <w:shd w:val="clear" w:color="auto" w:fill="FFFFFF" w:themeFill="background1"/>
            <w:tcMar/>
          </w:tcPr>
          <w:p w:rsidRPr="00CC0718" w:rsidR="00C71DC8" w:rsidP="3A33D0EC" w:rsidRDefault="00C71DC8" w14:paraId="257F54D9" w14:textId="77777777">
            <w:pPr>
              <w:rPr>
                <w:color w:val="000000"/>
                <w:spacing w:val="-2"/>
                <w:sz w:val="18"/>
                <w:szCs w:val="18"/>
                <w:lang w:val="en-US"/>
              </w:rPr>
            </w:pPr>
            <w:r w:rsidRPr="3A33D0EC" w:rsidR="00C71DC8">
              <w:rPr>
                <w:color w:val="000000"/>
                <w:spacing w:val="-2"/>
                <w:sz w:val="18"/>
                <w:szCs w:val="18"/>
                <w:lang w:val="en-US"/>
              </w:rPr>
              <w:t>Codes\\AXIAL CODE\\Z - Additional Information\COLLABORATION AND NETWORKING\</w:t>
            </w:r>
            <w:r w:rsidRPr="3A33D0EC" w:rsidR="00C71DC8">
              <w:rPr>
                <w:color w:val="000000"/>
                <w:spacing w:val="-2"/>
                <w:sz w:val="18"/>
                <w:szCs w:val="18"/>
                <w:lang w:val="en-US"/>
              </w:rPr>
              <w:t>I'm</w:t>
            </w:r>
            <w:r w:rsidRPr="3A33D0EC" w:rsidR="00C71DC8">
              <w:rPr>
                <w:color w:val="000000"/>
                <w:spacing w:val="-2"/>
                <w:sz w:val="18"/>
                <w:szCs w:val="18"/>
                <w:lang w:val="en-US"/>
              </w:rPr>
              <w:t xml:space="preserve"> also part of the Green Teams</w:t>
            </w:r>
          </w:p>
        </w:tc>
        <w:tc>
          <w:tcPr>
            <w:tcW w:w="2034" w:type="dxa"/>
            <w:tcBorders>
              <w:bottom w:val="single" w:color="8FB6EA" w:sz="5" w:space="0"/>
            </w:tcBorders>
            <w:shd w:val="clear" w:color="auto" w:fill="FFFFFF" w:themeFill="background1"/>
            <w:tcMar/>
          </w:tcPr>
          <w:p w:rsidRPr="00CC0718" w:rsidR="00C71DC8" w:rsidP="00244814" w:rsidRDefault="00C71DC8" w14:paraId="20E6E106" w14:textId="77777777">
            <w:pPr>
              <w:rPr>
                <w:color w:val="000000"/>
                <w:spacing w:val="-2"/>
                <w:sz w:val="18"/>
              </w:rPr>
            </w:pPr>
          </w:p>
        </w:tc>
        <w:tc>
          <w:tcPr>
            <w:tcW w:w="903" w:type="dxa"/>
            <w:tcBorders>
              <w:bottom w:val="single" w:color="8FB6EA" w:sz="5" w:space="0"/>
            </w:tcBorders>
            <w:shd w:val="clear" w:color="auto" w:fill="FFFFFF" w:themeFill="background1"/>
            <w:tcMar/>
          </w:tcPr>
          <w:p w:rsidRPr="00CC0718" w:rsidR="00C71DC8" w:rsidP="00244814" w:rsidRDefault="00C71DC8" w14:paraId="54537500" w14:textId="77777777">
            <w:pPr>
              <w:rPr>
                <w:color w:val="000000"/>
                <w:spacing w:val="-2"/>
                <w:sz w:val="18"/>
              </w:rPr>
            </w:pPr>
            <w:r w:rsidRPr="00CC0718">
              <w:rPr>
                <w:color w:val="000000"/>
                <w:spacing w:val="-2"/>
                <w:sz w:val="18"/>
              </w:rPr>
              <w:t>No</w:t>
            </w:r>
          </w:p>
        </w:tc>
        <w:tc>
          <w:tcPr>
            <w:tcW w:w="1017" w:type="dxa"/>
            <w:tcBorders>
              <w:bottom w:val="single" w:color="8FB6EA" w:sz="5" w:space="0"/>
            </w:tcBorders>
            <w:shd w:val="clear" w:color="auto" w:fill="FFFFFF" w:themeFill="background1"/>
            <w:tcMar/>
          </w:tcPr>
          <w:p w:rsidRPr="00CC0718" w:rsidR="00C71DC8" w:rsidP="00244814" w:rsidRDefault="00C71DC8" w14:paraId="20BC6854" w14:textId="77777777">
            <w:pPr>
              <w:rPr>
                <w:color w:val="000000"/>
                <w:spacing w:val="-2"/>
                <w:sz w:val="18"/>
              </w:rPr>
            </w:pPr>
            <w:r w:rsidRPr="00CC0718">
              <w:rPr>
                <w:color w:val="000000"/>
                <w:spacing w:val="-2"/>
                <w:sz w:val="18"/>
              </w:rPr>
              <w:t>None</w:t>
            </w:r>
          </w:p>
        </w:tc>
      </w:tr>
      <w:tr w:rsidRPr="00CC0718" w:rsidR="00C71DC8" w:rsidTr="3A33D0EC" w14:paraId="7B9D033E" w14:textId="77777777">
        <w:trPr>
          <w:trHeight w:val="458" w:hRule="exact"/>
        </w:trPr>
        <w:tc>
          <w:tcPr>
            <w:tcW w:w="6763" w:type="dxa"/>
            <w:gridSpan w:val="2"/>
            <w:tcBorders>
              <w:top w:val="single" w:color="8FB6EA" w:sz="5" w:space="0"/>
              <w:bottom w:val="single" w:color="8FB6EA" w:sz="5" w:space="0"/>
            </w:tcBorders>
            <w:shd w:val="clear" w:color="auto" w:fill="FFFFFF" w:themeFill="background1"/>
            <w:tcMar/>
          </w:tcPr>
          <w:p w:rsidRPr="00CC0718" w:rsidR="00C71DC8" w:rsidP="00244814" w:rsidRDefault="00C71DC8" w14:paraId="1BB40F01" w14:textId="77777777">
            <w:pPr>
              <w:rPr>
                <w:color w:val="000000"/>
                <w:spacing w:val="-2"/>
                <w:sz w:val="18"/>
              </w:rPr>
            </w:pPr>
            <w:r w:rsidRPr="00CC0718">
              <w:rPr>
                <w:color w:val="000000"/>
                <w:spacing w:val="-2"/>
                <w:sz w:val="18"/>
              </w:rPr>
              <w:t>Codes\\AXIAL CODE\\Z - Additional Information\COLLABORATION AND NETWORKING\SASA Member</w:t>
            </w:r>
          </w:p>
        </w:tc>
        <w:tc>
          <w:tcPr>
            <w:tcW w:w="2034" w:type="dxa"/>
            <w:tcBorders>
              <w:top w:val="single" w:color="8FB6EA" w:sz="5" w:space="0"/>
              <w:bottom w:val="single" w:color="8FB6EA" w:sz="5" w:space="0"/>
            </w:tcBorders>
            <w:shd w:val="clear" w:color="auto" w:fill="FFFFFF" w:themeFill="background1"/>
            <w:tcMar/>
          </w:tcPr>
          <w:p w:rsidRPr="00CC0718" w:rsidR="00C71DC8" w:rsidP="00244814" w:rsidRDefault="00C71DC8" w14:paraId="65B05E5F" w14:textId="77777777">
            <w:pPr>
              <w:rPr>
                <w:color w:val="000000"/>
                <w:spacing w:val="-2"/>
                <w:sz w:val="18"/>
              </w:rPr>
            </w:pPr>
          </w:p>
        </w:tc>
        <w:tc>
          <w:tcPr>
            <w:tcW w:w="903" w:type="dxa"/>
            <w:tcBorders>
              <w:top w:val="single" w:color="8FB6EA" w:sz="5" w:space="0"/>
              <w:bottom w:val="single" w:color="8FB6EA" w:sz="5" w:space="0"/>
            </w:tcBorders>
            <w:shd w:val="clear" w:color="auto" w:fill="FFFFFF" w:themeFill="background1"/>
            <w:tcMar/>
          </w:tcPr>
          <w:p w:rsidRPr="00CC0718" w:rsidR="00C71DC8" w:rsidP="00244814" w:rsidRDefault="00C71DC8" w14:paraId="3A214784" w14:textId="77777777">
            <w:pPr>
              <w:rPr>
                <w:color w:val="000000"/>
                <w:spacing w:val="-2"/>
                <w:sz w:val="18"/>
              </w:rPr>
            </w:pPr>
            <w:r w:rsidRPr="00CC0718">
              <w:rPr>
                <w:color w:val="000000"/>
                <w:spacing w:val="-2"/>
                <w:sz w:val="18"/>
              </w:rPr>
              <w:t>No</w:t>
            </w:r>
          </w:p>
        </w:tc>
        <w:tc>
          <w:tcPr>
            <w:tcW w:w="1017" w:type="dxa"/>
            <w:tcBorders>
              <w:top w:val="single" w:color="8FB6EA" w:sz="5" w:space="0"/>
              <w:bottom w:val="single" w:color="8FB6EA" w:sz="5" w:space="0"/>
            </w:tcBorders>
            <w:shd w:val="clear" w:color="auto" w:fill="FFFFFF" w:themeFill="background1"/>
            <w:tcMar/>
          </w:tcPr>
          <w:p w:rsidRPr="00CC0718" w:rsidR="00C71DC8" w:rsidP="00244814" w:rsidRDefault="00C71DC8" w14:paraId="29C16719" w14:textId="77777777">
            <w:pPr>
              <w:rPr>
                <w:color w:val="000000"/>
                <w:spacing w:val="-2"/>
                <w:sz w:val="18"/>
              </w:rPr>
            </w:pPr>
            <w:r w:rsidRPr="00CC0718">
              <w:rPr>
                <w:color w:val="000000"/>
                <w:spacing w:val="-2"/>
                <w:sz w:val="18"/>
              </w:rPr>
              <w:t>None</w:t>
            </w:r>
          </w:p>
        </w:tc>
      </w:tr>
      <w:tr w:rsidRPr="00CC0718" w:rsidR="00C71DC8" w:rsidTr="3A33D0EC" w14:paraId="2AB5DC89" w14:textId="77777777">
        <w:trPr>
          <w:trHeight w:val="459" w:hRule="exact"/>
        </w:trPr>
        <w:tc>
          <w:tcPr>
            <w:tcW w:w="6763" w:type="dxa"/>
            <w:gridSpan w:val="2"/>
            <w:tcBorders>
              <w:top w:val="single" w:color="8FB6EA" w:sz="5" w:space="0"/>
              <w:bottom w:val="single" w:color="8FB6EA" w:sz="5" w:space="0"/>
            </w:tcBorders>
            <w:shd w:val="clear" w:color="auto" w:fill="FFFFFF" w:themeFill="background1"/>
            <w:tcMar/>
          </w:tcPr>
          <w:p w:rsidRPr="00CC0718" w:rsidR="00C71DC8" w:rsidP="00244814" w:rsidRDefault="00C71DC8" w14:paraId="51926792" w14:textId="77777777">
            <w:pPr>
              <w:rPr>
                <w:color w:val="000000"/>
                <w:spacing w:val="-2"/>
                <w:sz w:val="18"/>
              </w:rPr>
            </w:pPr>
            <w:r w:rsidRPr="00CC0718">
              <w:rPr>
                <w:color w:val="000000"/>
                <w:spacing w:val="-2"/>
                <w:sz w:val="18"/>
              </w:rPr>
              <w:t>Codes\\AXIAL CODE\\Z - Additional Information\COLLABORATION AND NETWORKING\SASA Member\Senate member of Student Government Association</w:t>
            </w:r>
          </w:p>
        </w:tc>
        <w:tc>
          <w:tcPr>
            <w:tcW w:w="2034" w:type="dxa"/>
            <w:tcBorders>
              <w:top w:val="single" w:color="8FB6EA" w:sz="5" w:space="0"/>
              <w:bottom w:val="single" w:color="8FB6EA" w:sz="5" w:space="0"/>
            </w:tcBorders>
            <w:shd w:val="clear" w:color="auto" w:fill="FFFFFF" w:themeFill="background1"/>
            <w:tcMar/>
          </w:tcPr>
          <w:p w:rsidRPr="00CC0718" w:rsidR="00C71DC8" w:rsidP="00244814" w:rsidRDefault="00C71DC8" w14:paraId="789C243A" w14:textId="77777777">
            <w:pPr>
              <w:rPr>
                <w:color w:val="000000"/>
                <w:spacing w:val="-2"/>
                <w:sz w:val="18"/>
              </w:rPr>
            </w:pPr>
          </w:p>
        </w:tc>
        <w:tc>
          <w:tcPr>
            <w:tcW w:w="903" w:type="dxa"/>
            <w:tcBorders>
              <w:top w:val="single" w:color="8FB6EA" w:sz="5" w:space="0"/>
              <w:bottom w:val="single" w:color="8FB6EA" w:sz="5" w:space="0"/>
            </w:tcBorders>
            <w:shd w:val="clear" w:color="auto" w:fill="FFFFFF" w:themeFill="background1"/>
            <w:tcMar/>
          </w:tcPr>
          <w:p w:rsidRPr="00CC0718" w:rsidR="00C71DC8" w:rsidP="00244814" w:rsidRDefault="00C71DC8" w14:paraId="1926BD42" w14:textId="77777777">
            <w:pPr>
              <w:rPr>
                <w:color w:val="000000"/>
                <w:spacing w:val="-2"/>
                <w:sz w:val="18"/>
              </w:rPr>
            </w:pPr>
            <w:r w:rsidRPr="00CC0718">
              <w:rPr>
                <w:color w:val="000000"/>
                <w:spacing w:val="-2"/>
                <w:sz w:val="18"/>
              </w:rPr>
              <w:t>No</w:t>
            </w:r>
          </w:p>
        </w:tc>
        <w:tc>
          <w:tcPr>
            <w:tcW w:w="1017" w:type="dxa"/>
            <w:tcBorders>
              <w:top w:val="single" w:color="8FB6EA" w:sz="5" w:space="0"/>
              <w:bottom w:val="single" w:color="8FB6EA" w:sz="5" w:space="0"/>
            </w:tcBorders>
            <w:shd w:val="clear" w:color="auto" w:fill="FFFFFF" w:themeFill="background1"/>
            <w:tcMar/>
          </w:tcPr>
          <w:p w:rsidRPr="00CC0718" w:rsidR="00C71DC8" w:rsidP="00244814" w:rsidRDefault="00C71DC8" w14:paraId="7E374DF0" w14:textId="77777777">
            <w:pPr>
              <w:rPr>
                <w:color w:val="000000"/>
                <w:spacing w:val="-2"/>
                <w:sz w:val="18"/>
              </w:rPr>
            </w:pPr>
            <w:r w:rsidRPr="00CC0718">
              <w:rPr>
                <w:color w:val="000000"/>
                <w:spacing w:val="-2"/>
                <w:sz w:val="18"/>
              </w:rPr>
              <w:t>None</w:t>
            </w:r>
          </w:p>
        </w:tc>
      </w:tr>
      <w:tr w:rsidRPr="00CC0718" w:rsidR="00C71DC8" w:rsidTr="3A33D0EC" w14:paraId="5A71AF60" w14:textId="77777777">
        <w:trPr>
          <w:trHeight w:val="659" w:hRule="exact"/>
        </w:trPr>
        <w:tc>
          <w:tcPr>
            <w:tcW w:w="6763" w:type="dxa"/>
            <w:gridSpan w:val="2"/>
            <w:tcBorders>
              <w:top w:val="single" w:color="8FB6EA" w:sz="5" w:space="0"/>
              <w:bottom w:val="single" w:color="8FB6EA" w:sz="5" w:space="0"/>
            </w:tcBorders>
            <w:shd w:val="clear" w:color="auto" w:fill="FFFFFF" w:themeFill="background1"/>
            <w:tcMar/>
          </w:tcPr>
          <w:p w:rsidRPr="00CC0718" w:rsidR="00C71DC8" w:rsidP="00244814" w:rsidRDefault="00C71DC8" w14:paraId="1DDA4046" w14:textId="77777777">
            <w:pPr>
              <w:rPr>
                <w:color w:val="000000"/>
                <w:spacing w:val="-2"/>
                <w:sz w:val="18"/>
              </w:rPr>
            </w:pPr>
            <w:r w:rsidRPr="00CC0718">
              <w:rPr>
                <w:color w:val="000000"/>
                <w:spacing w:val="-2"/>
                <w:sz w:val="18"/>
              </w:rPr>
              <w:t>Codes\\AXIAL CODE\\Z - Additional Information\COLLABORATION AND NETWORKING\We've collaborated with three other clubs for the demo day, for the resume review, for the mentor link, and we are expecting more to come.</w:t>
            </w:r>
          </w:p>
        </w:tc>
        <w:tc>
          <w:tcPr>
            <w:tcW w:w="2034" w:type="dxa"/>
            <w:tcBorders>
              <w:top w:val="single" w:color="8FB6EA" w:sz="5" w:space="0"/>
              <w:bottom w:val="single" w:color="8FB6EA" w:sz="5" w:space="0"/>
            </w:tcBorders>
            <w:shd w:val="clear" w:color="auto" w:fill="FFFFFF" w:themeFill="background1"/>
            <w:tcMar/>
          </w:tcPr>
          <w:p w:rsidRPr="00CC0718" w:rsidR="00C71DC8" w:rsidP="00244814" w:rsidRDefault="00C71DC8" w14:paraId="58E0825D" w14:textId="77777777">
            <w:pPr>
              <w:rPr>
                <w:color w:val="000000"/>
                <w:spacing w:val="-2"/>
                <w:sz w:val="18"/>
              </w:rPr>
            </w:pPr>
          </w:p>
        </w:tc>
        <w:tc>
          <w:tcPr>
            <w:tcW w:w="903" w:type="dxa"/>
            <w:tcBorders>
              <w:top w:val="single" w:color="8FB6EA" w:sz="5" w:space="0"/>
              <w:bottom w:val="single" w:color="8FB6EA" w:sz="5" w:space="0"/>
            </w:tcBorders>
            <w:shd w:val="clear" w:color="auto" w:fill="FFFFFF" w:themeFill="background1"/>
            <w:tcMar/>
          </w:tcPr>
          <w:p w:rsidRPr="00CC0718" w:rsidR="00C71DC8" w:rsidP="00244814" w:rsidRDefault="00C71DC8" w14:paraId="37F607D2" w14:textId="77777777">
            <w:pPr>
              <w:rPr>
                <w:color w:val="000000"/>
                <w:spacing w:val="-2"/>
                <w:sz w:val="18"/>
              </w:rPr>
            </w:pPr>
            <w:r w:rsidRPr="00CC0718">
              <w:rPr>
                <w:color w:val="000000"/>
                <w:spacing w:val="-2"/>
                <w:sz w:val="18"/>
              </w:rPr>
              <w:t>No</w:t>
            </w:r>
          </w:p>
        </w:tc>
        <w:tc>
          <w:tcPr>
            <w:tcW w:w="1017" w:type="dxa"/>
            <w:tcBorders>
              <w:top w:val="single" w:color="8FB6EA" w:sz="5" w:space="0"/>
              <w:bottom w:val="single" w:color="8FB6EA" w:sz="5" w:space="0"/>
            </w:tcBorders>
            <w:shd w:val="clear" w:color="auto" w:fill="FFFFFF" w:themeFill="background1"/>
            <w:tcMar/>
          </w:tcPr>
          <w:p w:rsidRPr="00CC0718" w:rsidR="00C71DC8" w:rsidP="00244814" w:rsidRDefault="00C71DC8" w14:paraId="7496DB8D" w14:textId="77777777">
            <w:pPr>
              <w:rPr>
                <w:color w:val="000000"/>
                <w:spacing w:val="-2"/>
                <w:sz w:val="18"/>
              </w:rPr>
            </w:pPr>
            <w:r w:rsidRPr="00CC0718">
              <w:rPr>
                <w:color w:val="000000"/>
                <w:spacing w:val="-2"/>
                <w:sz w:val="18"/>
              </w:rPr>
              <w:t>None</w:t>
            </w:r>
          </w:p>
        </w:tc>
      </w:tr>
      <w:tr w:rsidRPr="00CC0718" w:rsidR="00C71DC8" w:rsidTr="3A33D0EC" w14:paraId="3E4B9B99" w14:textId="77777777">
        <w:trPr>
          <w:trHeight w:val="344" w:hRule="exact"/>
        </w:trPr>
        <w:tc>
          <w:tcPr>
            <w:tcW w:w="6763" w:type="dxa"/>
            <w:gridSpan w:val="2"/>
            <w:tcBorders>
              <w:top w:val="single" w:color="8FB6EA" w:sz="5" w:space="0"/>
              <w:bottom w:val="single" w:color="8FB6EA" w:sz="5" w:space="0"/>
            </w:tcBorders>
            <w:shd w:val="clear" w:color="auto" w:fill="FFFFFF" w:themeFill="background1"/>
            <w:tcMar/>
          </w:tcPr>
          <w:p w:rsidRPr="00CC0718" w:rsidR="00C71DC8" w:rsidP="00244814" w:rsidRDefault="00C71DC8" w14:paraId="5661D927" w14:textId="77777777">
            <w:pPr>
              <w:rPr>
                <w:color w:val="000000"/>
                <w:spacing w:val="-2"/>
                <w:sz w:val="18"/>
              </w:rPr>
            </w:pPr>
            <w:r w:rsidRPr="00CC0718">
              <w:rPr>
                <w:color w:val="000000"/>
                <w:spacing w:val="-2"/>
                <w:sz w:val="18"/>
              </w:rPr>
              <w:t>Codes\\AXIAL CODE\\Z - Additional Information\FINANCES AND ACCESSIBILITY</w:t>
            </w:r>
          </w:p>
        </w:tc>
        <w:tc>
          <w:tcPr>
            <w:tcW w:w="2034" w:type="dxa"/>
            <w:tcBorders>
              <w:top w:val="single" w:color="8FB6EA" w:sz="5" w:space="0"/>
              <w:bottom w:val="single" w:color="8FB6EA" w:sz="5" w:space="0"/>
            </w:tcBorders>
            <w:shd w:val="clear" w:color="auto" w:fill="FFFFFF" w:themeFill="background1"/>
            <w:tcMar/>
          </w:tcPr>
          <w:p w:rsidRPr="00CC0718" w:rsidR="00C71DC8" w:rsidP="00244814" w:rsidRDefault="00C71DC8" w14:paraId="02D4A0DC" w14:textId="77777777">
            <w:pPr>
              <w:rPr>
                <w:color w:val="000000"/>
                <w:spacing w:val="-2"/>
                <w:sz w:val="18"/>
              </w:rPr>
            </w:pPr>
          </w:p>
        </w:tc>
        <w:tc>
          <w:tcPr>
            <w:tcW w:w="903" w:type="dxa"/>
            <w:tcBorders>
              <w:top w:val="single" w:color="8FB6EA" w:sz="5" w:space="0"/>
              <w:bottom w:val="single" w:color="8FB6EA" w:sz="5" w:space="0"/>
            </w:tcBorders>
            <w:shd w:val="clear" w:color="auto" w:fill="FFFFFF" w:themeFill="background1"/>
            <w:tcMar/>
          </w:tcPr>
          <w:p w:rsidRPr="00CC0718" w:rsidR="00C71DC8" w:rsidP="00244814" w:rsidRDefault="00C71DC8" w14:paraId="322BDCC8" w14:textId="77777777">
            <w:pPr>
              <w:rPr>
                <w:color w:val="000000"/>
                <w:spacing w:val="-2"/>
                <w:sz w:val="18"/>
              </w:rPr>
            </w:pPr>
            <w:r w:rsidRPr="00CC0718">
              <w:rPr>
                <w:color w:val="000000"/>
                <w:spacing w:val="-2"/>
                <w:sz w:val="18"/>
              </w:rPr>
              <w:t>Yes</w:t>
            </w:r>
          </w:p>
        </w:tc>
        <w:tc>
          <w:tcPr>
            <w:tcW w:w="1017" w:type="dxa"/>
            <w:tcBorders>
              <w:top w:val="single" w:color="8FB6EA" w:sz="5" w:space="0"/>
              <w:bottom w:val="single" w:color="8FB6EA" w:sz="5" w:space="0"/>
            </w:tcBorders>
            <w:shd w:val="clear" w:color="auto" w:fill="FFFFFF" w:themeFill="background1"/>
            <w:tcMar/>
          </w:tcPr>
          <w:p w:rsidRPr="00CC0718" w:rsidR="00C71DC8" w:rsidP="00244814" w:rsidRDefault="00C71DC8" w14:paraId="57C1BBB9" w14:textId="77777777">
            <w:pPr>
              <w:rPr>
                <w:color w:val="000000"/>
                <w:spacing w:val="-2"/>
                <w:sz w:val="18"/>
              </w:rPr>
            </w:pPr>
            <w:r w:rsidRPr="00CC0718">
              <w:rPr>
                <w:color w:val="000000"/>
                <w:spacing w:val="-2"/>
                <w:sz w:val="18"/>
              </w:rPr>
              <w:t>None</w:t>
            </w:r>
          </w:p>
        </w:tc>
      </w:tr>
      <w:tr w:rsidRPr="00CC0718" w:rsidR="00C71DC8" w:rsidTr="3A33D0EC" w14:paraId="5D234935" w14:textId="77777777">
        <w:trPr>
          <w:trHeight w:val="458" w:hRule="exact"/>
        </w:trPr>
        <w:tc>
          <w:tcPr>
            <w:tcW w:w="6763" w:type="dxa"/>
            <w:gridSpan w:val="2"/>
            <w:tcBorders>
              <w:top w:val="single" w:color="8FB6EA" w:sz="5" w:space="0"/>
              <w:bottom w:val="single" w:color="8FB6EA" w:sz="5" w:space="0"/>
            </w:tcBorders>
            <w:shd w:val="clear" w:color="auto" w:fill="FFFFFF" w:themeFill="background1"/>
            <w:tcMar/>
          </w:tcPr>
          <w:p w:rsidRPr="00CC0718" w:rsidR="00C71DC8" w:rsidP="00244814" w:rsidRDefault="00C71DC8" w14:paraId="759D0BEE" w14:textId="77777777">
            <w:pPr>
              <w:rPr>
                <w:color w:val="000000"/>
                <w:spacing w:val="-2"/>
                <w:sz w:val="18"/>
              </w:rPr>
            </w:pPr>
            <w:r w:rsidRPr="00CC0718">
              <w:rPr>
                <w:color w:val="000000"/>
                <w:spacing w:val="-2"/>
                <w:sz w:val="18"/>
              </w:rPr>
              <w:t>Codes\\AXIAL CODE\\Z - Additional Information\FINANCES AND ACCESSIBILITY\but $50 per month is kind of too much is what I feel for a student club. But we could do 20</w:t>
            </w:r>
          </w:p>
        </w:tc>
        <w:tc>
          <w:tcPr>
            <w:tcW w:w="2034" w:type="dxa"/>
            <w:tcBorders>
              <w:top w:val="single" w:color="8FB6EA" w:sz="5" w:space="0"/>
              <w:bottom w:val="single" w:color="8FB6EA" w:sz="5" w:space="0"/>
            </w:tcBorders>
            <w:shd w:val="clear" w:color="auto" w:fill="FFFFFF" w:themeFill="background1"/>
            <w:tcMar/>
          </w:tcPr>
          <w:p w:rsidRPr="00CC0718" w:rsidR="00C71DC8" w:rsidP="00244814" w:rsidRDefault="00C71DC8" w14:paraId="24DF9104" w14:textId="77777777">
            <w:pPr>
              <w:rPr>
                <w:color w:val="000000"/>
                <w:spacing w:val="-2"/>
                <w:sz w:val="18"/>
              </w:rPr>
            </w:pPr>
          </w:p>
        </w:tc>
        <w:tc>
          <w:tcPr>
            <w:tcW w:w="903" w:type="dxa"/>
            <w:tcBorders>
              <w:top w:val="single" w:color="8FB6EA" w:sz="5" w:space="0"/>
              <w:bottom w:val="single" w:color="8FB6EA" w:sz="5" w:space="0"/>
            </w:tcBorders>
            <w:shd w:val="clear" w:color="auto" w:fill="FFFFFF" w:themeFill="background1"/>
            <w:tcMar/>
          </w:tcPr>
          <w:p w:rsidRPr="00CC0718" w:rsidR="00C71DC8" w:rsidP="00244814" w:rsidRDefault="00C71DC8" w14:paraId="2FCAFAFB" w14:textId="77777777">
            <w:pPr>
              <w:rPr>
                <w:color w:val="000000"/>
                <w:spacing w:val="-2"/>
                <w:sz w:val="18"/>
              </w:rPr>
            </w:pPr>
            <w:r w:rsidRPr="00CC0718">
              <w:rPr>
                <w:color w:val="000000"/>
                <w:spacing w:val="-2"/>
                <w:sz w:val="18"/>
              </w:rPr>
              <w:t>No</w:t>
            </w:r>
          </w:p>
        </w:tc>
        <w:tc>
          <w:tcPr>
            <w:tcW w:w="1017" w:type="dxa"/>
            <w:tcBorders>
              <w:top w:val="single" w:color="8FB6EA" w:sz="5" w:space="0"/>
              <w:bottom w:val="single" w:color="8FB6EA" w:sz="5" w:space="0"/>
            </w:tcBorders>
            <w:shd w:val="clear" w:color="auto" w:fill="FFFFFF" w:themeFill="background1"/>
            <w:tcMar/>
          </w:tcPr>
          <w:p w:rsidRPr="00CC0718" w:rsidR="00C71DC8" w:rsidP="00244814" w:rsidRDefault="00C71DC8" w14:paraId="190B2F53" w14:textId="77777777">
            <w:pPr>
              <w:rPr>
                <w:color w:val="000000"/>
                <w:spacing w:val="-2"/>
                <w:sz w:val="18"/>
              </w:rPr>
            </w:pPr>
            <w:r w:rsidRPr="00CC0718">
              <w:rPr>
                <w:color w:val="000000"/>
                <w:spacing w:val="-2"/>
                <w:sz w:val="18"/>
              </w:rPr>
              <w:t>None</w:t>
            </w:r>
          </w:p>
        </w:tc>
      </w:tr>
      <w:tr w:rsidRPr="00CC0718" w:rsidR="00C71DC8" w:rsidTr="3A33D0EC" w14:paraId="189294EE" w14:textId="77777777">
        <w:trPr>
          <w:trHeight w:val="444" w:hRule="exact"/>
        </w:trPr>
        <w:tc>
          <w:tcPr>
            <w:tcW w:w="6763" w:type="dxa"/>
            <w:gridSpan w:val="2"/>
            <w:tcBorders>
              <w:top w:val="single" w:color="8FB6EA" w:sz="5" w:space="0"/>
              <w:bottom w:val="single" w:color="8FB6EA" w:sz="5" w:space="0"/>
            </w:tcBorders>
            <w:shd w:val="clear" w:color="auto" w:fill="FFFFFF" w:themeFill="background1"/>
            <w:tcMar/>
          </w:tcPr>
          <w:p w:rsidRPr="00CC0718" w:rsidR="00C71DC8" w:rsidP="3A33D0EC" w:rsidRDefault="00C71DC8" w14:paraId="2DBC7017" w14:textId="77777777">
            <w:pPr>
              <w:rPr>
                <w:color w:val="000000"/>
                <w:spacing w:val="-2"/>
                <w:sz w:val="18"/>
                <w:szCs w:val="18"/>
                <w:lang w:val="en-US"/>
              </w:rPr>
            </w:pPr>
            <w:r w:rsidRPr="3A33D0EC" w:rsidR="00C71DC8">
              <w:rPr>
                <w:color w:val="000000"/>
                <w:spacing w:val="-2"/>
                <w:sz w:val="18"/>
                <w:szCs w:val="18"/>
                <w:lang w:val="en-US"/>
              </w:rPr>
              <w:t xml:space="preserve">Codes\\AXIAL CODE\\Z - Additional Information\FINANCES AND ACCESSIBILITY\I </w:t>
            </w:r>
            <w:r w:rsidRPr="3A33D0EC" w:rsidR="00C71DC8">
              <w:rPr>
                <w:color w:val="000000"/>
                <w:spacing w:val="-2"/>
                <w:sz w:val="18"/>
                <w:szCs w:val="18"/>
                <w:lang w:val="en-US"/>
              </w:rPr>
              <w:t>don't</w:t>
            </w:r>
            <w:r w:rsidRPr="3A33D0EC" w:rsidR="00C71DC8">
              <w:rPr>
                <w:color w:val="000000"/>
                <w:spacing w:val="-2"/>
                <w:sz w:val="18"/>
                <w:szCs w:val="18"/>
                <w:lang w:val="en-US"/>
              </w:rPr>
              <w:t xml:space="preserve"> have any answer to that</w:t>
            </w:r>
          </w:p>
        </w:tc>
        <w:tc>
          <w:tcPr>
            <w:tcW w:w="2034" w:type="dxa"/>
            <w:tcBorders>
              <w:top w:val="single" w:color="8FB6EA" w:sz="5" w:space="0"/>
              <w:bottom w:val="single" w:color="8FB6EA" w:sz="5" w:space="0"/>
            </w:tcBorders>
            <w:shd w:val="clear" w:color="auto" w:fill="FFFFFF" w:themeFill="background1"/>
            <w:tcMar/>
          </w:tcPr>
          <w:p w:rsidRPr="00CC0718" w:rsidR="00C71DC8" w:rsidP="00244814" w:rsidRDefault="00C71DC8" w14:paraId="3124E32B" w14:textId="77777777">
            <w:pPr>
              <w:rPr>
                <w:color w:val="000000"/>
                <w:spacing w:val="-2"/>
                <w:sz w:val="18"/>
              </w:rPr>
            </w:pPr>
          </w:p>
        </w:tc>
        <w:tc>
          <w:tcPr>
            <w:tcW w:w="903" w:type="dxa"/>
            <w:tcBorders>
              <w:top w:val="single" w:color="8FB6EA" w:sz="5" w:space="0"/>
              <w:bottom w:val="single" w:color="8FB6EA" w:sz="5" w:space="0"/>
            </w:tcBorders>
            <w:shd w:val="clear" w:color="auto" w:fill="FFFFFF" w:themeFill="background1"/>
            <w:tcMar/>
          </w:tcPr>
          <w:p w:rsidRPr="00CC0718" w:rsidR="00C71DC8" w:rsidP="00244814" w:rsidRDefault="00C71DC8" w14:paraId="6F2BC707" w14:textId="77777777">
            <w:pPr>
              <w:rPr>
                <w:color w:val="000000"/>
                <w:spacing w:val="-2"/>
                <w:sz w:val="18"/>
              </w:rPr>
            </w:pPr>
            <w:r w:rsidRPr="00CC0718">
              <w:rPr>
                <w:color w:val="000000"/>
                <w:spacing w:val="-2"/>
                <w:sz w:val="18"/>
              </w:rPr>
              <w:t>No</w:t>
            </w:r>
          </w:p>
        </w:tc>
        <w:tc>
          <w:tcPr>
            <w:tcW w:w="1017" w:type="dxa"/>
            <w:tcBorders>
              <w:top w:val="single" w:color="8FB6EA" w:sz="5" w:space="0"/>
              <w:bottom w:val="single" w:color="8FB6EA" w:sz="5" w:space="0"/>
            </w:tcBorders>
            <w:shd w:val="clear" w:color="auto" w:fill="FFFFFF" w:themeFill="background1"/>
            <w:tcMar/>
          </w:tcPr>
          <w:p w:rsidRPr="00CC0718" w:rsidR="00C71DC8" w:rsidP="00244814" w:rsidRDefault="00C71DC8" w14:paraId="7D7F52A6" w14:textId="77777777">
            <w:pPr>
              <w:rPr>
                <w:color w:val="000000"/>
                <w:spacing w:val="-2"/>
                <w:sz w:val="18"/>
              </w:rPr>
            </w:pPr>
            <w:r w:rsidRPr="00CC0718">
              <w:rPr>
                <w:color w:val="000000"/>
                <w:spacing w:val="-2"/>
                <w:sz w:val="18"/>
              </w:rPr>
              <w:t>None</w:t>
            </w:r>
          </w:p>
        </w:tc>
      </w:tr>
      <w:tr w:rsidRPr="00CC0718" w:rsidR="00C71DC8" w:rsidTr="3A33D0EC" w14:paraId="4C4CD9AB" w14:textId="77777777">
        <w:trPr>
          <w:trHeight w:val="674" w:hRule="exact"/>
        </w:trPr>
        <w:tc>
          <w:tcPr>
            <w:tcW w:w="6763" w:type="dxa"/>
            <w:gridSpan w:val="2"/>
            <w:tcBorders>
              <w:top w:val="single" w:color="8FB6EA" w:sz="5" w:space="0"/>
              <w:bottom w:val="single" w:color="8FB6EA" w:sz="5" w:space="0"/>
            </w:tcBorders>
            <w:shd w:val="clear" w:color="auto" w:fill="FFFFFF" w:themeFill="background1"/>
            <w:tcMar/>
          </w:tcPr>
          <w:p w:rsidRPr="00CC0718" w:rsidR="00C71DC8" w:rsidP="3A33D0EC" w:rsidRDefault="00C71DC8" w14:paraId="4A683438" w14:textId="77777777">
            <w:pPr>
              <w:rPr>
                <w:color w:val="000000"/>
                <w:spacing w:val="-2"/>
                <w:sz w:val="18"/>
                <w:szCs w:val="18"/>
                <w:lang w:val="en-US"/>
              </w:rPr>
            </w:pPr>
            <w:r w:rsidRPr="3A33D0EC" w:rsidR="00C71DC8">
              <w:rPr>
                <w:color w:val="000000"/>
                <w:spacing w:val="-2"/>
                <w:sz w:val="18"/>
                <w:szCs w:val="18"/>
                <w:lang w:val="en-US"/>
              </w:rPr>
              <w:t xml:space="preserve">Codes\\AXIAL CODE\\Z - Additional Information\FINANCES AND ACCESSIBILITY\If you </w:t>
            </w:r>
            <w:r w:rsidRPr="3A33D0EC" w:rsidR="00C71DC8">
              <w:rPr>
                <w:color w:val="000000"/>
                <w:spacing w:val="-2"/>
                <w:sz w:val="18"/>
                <w:szCs w:val="18"/>
                <w:lang w:val="en-US"/>
              </w:rPr>
              <w:t>don't</w:t>
            </w:r>
            <w:r w:rsidRPr="3A33D0EC" w:rsidR="00C71DC8">
              <w:rPr>
                <w:color w:val="000000"/>
                <w:spacing w:val="-2"/>
                <w:sz w:val="18"/>
                <w:szCs w:val="18"/>
                <w:lang w:val="en-US"/>
              </w:rPr>
              <w:t xml:space="preserve"> know how much audiences or how much content are we able to extract from the club, </w:t>
            </w:r>
            <w:r w:rsidRPr="3A33D0EC" w:rsidR="00C71DC8">
              <w:rPr>
                <w:color w:val="000000"/>
                <w:spacing w:val="-2"/>
                <w:sz w:val="18"/>
                <w:szCs w:val="18"/>
                <w:lang w:val="en-US"/>
              </w:rPr>
              <w:t>I feel it</w:t>
            </w:r>
            <w:r w:rsidRPr="3A33D0EC" w:rsidR="00C71DC8">
              <w:rPr>
                <w:color w:val="000000"/>
                <w:spacing w:val="-2"/>
                <w:sz w:val="18"/>
                <w:szCs w:val="18"/>
                <w:lang w:val="en-US"/>
              </w:rPr>
              <w:t xml:space="preserve"> is dependent on those factors</w:t>
            </w:r>
          </w:p>
        </w:tc>
        <w:tc>
          <w:tcPr>
            <w:tcW w:w="2034" w:type="dxa"/>
            <w:tcBorders>
              <w:top w:val="single" w:color="8FB6EA" w:sz="5" w:space="0"/>
              <w:bottom w:val="single" w:color="8FB6EA" w:sz="5" w:space="0"/>
            </w:tcBorders>
            <w:shd w:val="clear" w:color="auto" w:fill="FFFFFF" w:themeFill="background1"/>
            <w:tcMar/>
          </w:tcPr>
          <w:p w:rsidRPr="00CC0718" w:rsidR="00C71DC8" w:rsidP="00244814" w:rsidRDefault="00C71DC8" w14:paraId="1AA8264E" w14:textId="77777777">
            <w:pPr>
              <w:rPr>
                <w:color w:val="000000"/>
                <w:spacing w:val="-2"/>
                <w:sz w:val="18"/>
              </w:rPr>
            </w:pPr>
          </w:p>
        </w:tc>
        <w:tc>
          <w:tcPr>
            <w:tcW w:w="903" w:type="dxa"/>
            <w:tcBorders>
              <w:top w:val="single" w:color="8FB6EA" w:sz="5" w:space="0"/>
              <w:bottom w:val="single" w:color="8FB6EA" w:sz="5" w:space="0"/>
            </w:tcBorders>
            <w:shd w:val="clear" w:color="auto" w:fill="FFFFFF" w:themeFill="background1"/>
            <w:tcMar/>
          </w:tcPr>
          <w:p w:rsidRPr="00CC0718" w:rsidR="00C71DC8" w:rsidP="00244814" w:rsidRDefault="00C71DC8" w14:paraId="3FD24FA2" w14:textId="77777777">
            <w:pPr>
              <w:rPr>
                <w:color w:val="000000"/>
                <w:spacing w:val="-2"/>
                <w:sz w:val="18"/>
              </w:rPr>
            </w:pPr>
            <w:r w:rsidRPr="00CC0718">
              <w:rPr>
                <w:color w:val="000000"/>
                <w:spacing w:val="-2"/>
                <w:sz w:val="18"/>
              </w:rPr>
              <w:t>No</w:t>
            </w:r>
          </w:p>
        </w:tc>
        <w:tc>
          <w:tcPr>
            <w:tcW w:w="1017" w:type="dxa"/>
            <w:tcBorders>
              <w:top w:val="single" w:color="8FB6EA" w:sz="5" w:space="0"/>
              <w:bottom w:val="single" w:color="8FB6EA" w:sz="5" w:space="0"/>
            </w:tcBorders>
            <w:shd w:val="clear" w:color="auto" w:fill="FFFFFF" w:themeFill="background1"/>
            <w:tcMar/>
          </w:tcPr>
          <w:p w:rsidRPr="00CC0718" w:rsidR="00C71DC8" w:rsidP="00244814" w:rsidRDefault="00C71DC8" w14:paraId="0245D6C4" w14:textId="77777777">
            <w:pPr>
              <w:rPr>
                <w:color w:val="000000"/>
                <w:spacing w:val="-2"/>
                <w:sz w:val="18"/>
              </w:rPr>
            </w:pPr>
            <w:r w:rsidRPr="00CC0718">
              <w:rPr>
                <w:color w:val="000000"/>
                <w:spacing w:val="-2"/>
                <w:sz w:val="18"/>
              </w:rPr>
              <w:t>None</w:t>
            </w:r>
          </w:p>
        </w:tc>
      </w:tr>
      <w:tr w:rsidRPr="00CC0718" w:rsidR="00C71DC8" w:rsidTr="3A33D0EC" w14:paraId="5270791D" w14:textId="77777777">
        <w:trPr>
          <w:trHeight w:val="458" w:hRule="exact"/>
        </w:trPr>
        <w:tc>
          <w:tcPr>
            <w:tcW w:w="6763" w:type="dxa"/>
            <w:gridSpan w:val="2"/>
            <w:tcBorders>
              <w:top w:val="single" w:color="8FB6EA" w:sz="5" w:space="0"/>
              <w:bottom w:val="single" w:color="8FB6EA" w:sz="5" w:space="0"/>
            </w:tcBorders>
            <w:shd w:val="clear" w:color="auto" w:fill="FFFFFF" w:themeFill="background1"/>
            <w:tcMar/>
          </w:tcPr>
          <w:p w:rsidRPr="00CC0718" w:rsidR="00C71DC8" w:rsidP="3A33D0EC" w:rsidRDefault="00C71DC8" w14:paraId="3B47655E" w14:textId="77777777">
            <w:pPr>
              <w:rPr>
                <w:color w:val="000000"/>
                <w:spacing w:val="-2"/>
                <w:sz w:val="18"/>
                <w:szCs w:val="18"/>
                <w:lang w:val="en-US"/>
              </w:rPr>
            </w:pPr>
            <w:r w:rsidRPr="3A33D0EC" w:rsidR="00C71DC8">
              <w:rPr>
                <w:color w:val="000000"/>
                <w:spacing w:val="-2"/>
                <w:sz w:val="18"/>
                <w:szCs w:val="18"/>
                <w:lang w:val="en-US"/>
              </w:rPr>
              <w:t xml:space="preserve">Codes\\AXIAL CODE\\Z - Additional Information\FINANCES AND ACCESSIBILITY\we </w:t>
            </w:r>
            <w:r w:rsidRPr="3A33D0EC" w:rsidR="00C71DC8">
              <w:rPr>
                <w:color w:val="000000"/>
                <w:spacing w:val="-2"/>
                <w:sz w:val="18"/>
                <w:szCs w:val="18"/>
                <w:lang w:val="en-US"/>
              </w:rPr>
              <w:t>don't</w:t>
            </w:r>
            <w:r w:rsidRPr="3A33D0EC" w:rsidR="00C71DC8">
              <w:rPr>
                <w:color w:val="000000"/>
                <w:spacing w:val="-2"/>
                <w:sz w:val="18"/>
                <w:szCs w:val="18"/>
                <w:lang w:val="en-US"/>
              </w:rPr>
              <w:t xml:space="preserve"> charge anyone anything</w:t>
            </w:r>
          </w:p>
        </w:tc>
        <w:tc>
          <w:tcPr>
            <w:tcW w:w="2034" w:type="dxa"/>
            <w:tcBorders>
              <w:top w:val="single" w:color="8FB6EA" w:sz="5" w:space="0"/>
              <w:bottom w:val="single" w:color="8FB6EA" w:sz="5" w:space="0"/>
            </w:tcBorders>
            <w:shd w:val="clear" w:color="auto" w:fill="FFFFFF" w:themeFill="background1"/>
            <w:tcMar/>
          </w:tcPr>
          <w:p w:rsidRPr="00CC0718" w:rsidR="00C71DC8" w:rsidP="00244814" w:rsidRDefault="00C71DC8" w14:paraId="3D089560" w14:textId="77777777">
            <w:pPr>
              <w:rPr>
                <w:color w:val="000000"/>
                <w:spacing w:val="-2"/>
                <w:sz w:val="18"/>
              </w:rPr>
            </w:pPr>
          </w:p>
        </w:tc>
        <w:tc>
          <w:tcPr>
            <w:tcW w:w="903" w:type="dxa"/>
            <w:tcBorders>
              <w:top w:val="single" w:color="8FB6EA" w:sz="5" w:space="0"/>
              <w:bottom w:val="single" w:color="8FB6EA" w:sz="5" w:space="0"/>
            </w:tcBorders>
            <w:shd w:val="clear" w:color="auto" w:fill="FFFFFF" w:themeFill="background1"/>
            <w:tcMar/>
          </w:tcPr>
          <w:p w:rsidRPr="00CC0718" w:rsidR="00C71DC8" w:rsidP="00244814" w:rsidRDefault="00C71DC8" w14:paraId="0D574FA2" w14:textId="77777777">
            <w:pPr>
              <w:rPr>
                <w:color w:val="000000"/>
                <w:spacing w:val="-2"/>
                <w:sz w:val="18"/>
              </w:rPr>
            </w:pPr>
            <w:r w:rsidRPr="00CC0718">
              <w:rPr>
                <w:color w:val="000000"/>
                <w:spacing w:val="-2"/>
                <w:sz w:val="18"/>
              </w:rPr>
              <w:t>No</w:t>
            </w:r>
          </w:p>
        </w:tc>
        <w:tc>
          <w:tcPr>
            <w:tcW w:w="1017" w:type="dxa"/>
            <w:tcBorders>
              <w:top w:val="single" w:color="8FB6EA" w:sz="5" w:space="0"/>
              <w:bottom w:val="single" w:color="8FB6EA" w:sz="5" w:space="0"/>
            </w:tcBorders>
            <w:shd w:val="clear" w:color="auto" w:fill="FFFFFF" w:themeFill="background1"/>
            <w:tcMar/>
          </w:tcPr>
          <w:p w:rsidRPr="00CC0718" w:rsidR="00C71DC8" w:rsidP="00244814" w:rsidRDefault="00C71DC8" w14:paraId="69969F77" w14:textId="77777777">
            <w:pPr>
              <w:rPr>
                <w:color w:val="000000"/>
                <w:spacing w:val="-2"/>
                <w:sz w:val="18"/>
              </w:rPr>
            </w:pPr>
            <w:r w:rsidRPr="00CC0718">
              <w:rPr>
                <w:color w:val="000000"/>
                <w:spacing w:val="-2"/>
                <w:sz w:val="18"/>
              </w:rPr>
              <w:t>None</w:t>
            </w:r>
          </w:p>
        </w:tc>
      </w:tr>
      <w:tr w:rsidRPr="00CC0718" w:rsidR="00C71DC8" w:rsidTr="3A33D0EC" w14:paraId="730358DF" w14:textId="77777777">
        <w:trPr>
          <w:trHeight w:val="874" w:hRule="exact"/>
        </w:trPr>
        <w:tc>
          <w:tcPr>
            <w:tcW w:w="6763" w:type="dxa"/>
            <w:gridSpan w:val="2"/>
            <w:tcBorders>
              <w:top w:val="single" w:color="8FB6EA" w:sz="5" w:space="0"/>
              <w:bottom w:val="single" w:color="8FB6EA" w:sz="5" w:space="0"/>
            </w:tcBorders>
            <w:shd w:val="clear" w:color="auto" w:fill="FFFFFF" w:themeFill="background1"/>
            <w:tcMar/>
          </w:tcPr>
          <w:p w:rsidRPr="00CC0718" w:rsidR="00C71DC8" w:rsidP="3A33D0EC" w:rsidRDefault="00C71DC8" w14:paraId="3FE3220E" w14:textId="77777777">
            <w:pPr>
              <w:rPr>
                <w:color w:val="000000"/>
                <w:spacing w:val="-2"/>
                <w:sz w:val="18"/>
                <w:szCs w:val="18"/>
                <w:lang w:val="en-US"/>
              </w:rPr>
            </w:pPr>
            <w:r w:rsidRPr="3A33D0EC" w:rsidR="00C71DC8">
              <w:rPr>
                <w:color w:val="000000"/>
                <w:spacing w:val="-2"/>
                <w:sz w:val="18"/>
                <w:szCs w:val="18"/>
                <w:lang w:val="en-US"/>
              </w:rPr>
              <w:t xml:space="preserve">Codes\\AXIAL CODE\\Z - Additional Information\FINANCES AND ACCESSIBILITY\we just want to like have people not, you know, have the burden to pay and then think of, you know, coming or not, because it's as I feel like as international students, it's quite a burden to, you know, you know, pay extra for </w:t>
            </w:r>
            <w:r w:rsidRPr="3A33D0EC" w:rsidR="00C71DC8">
              <w:rPr>
                <w:color w:val="000000"/>
                <w:spacing w:val="-2"/>
                <w:sz w:val="18"/>
                <w:szCs w:val="18"/>
                <w:lang w:val="en-US"/>
              </w:rPr>
              <w:t>for</w:t>
            </w:r>
            <w:r w:rsidRPr="3A33D0EC" w:rsidR="00C71DC8">
              <w:rPr>
                <w:color w:val="000000"/>
                <w:spacing w:val="-2"/>
                <w:sz w:val="18"/>
                <w:szCs w:val="18"/>
                <w:lang w:val="en-US"/>
              </w:rPr>
              <w:t xml:space="preserve"> the events</w:t>
            </w:r>
          </w:p>
        </w:tc>
        <w:tc>
          <w:tcPr>
            <w:tcW w:w="2034" w:type="dxa"/>
            <w:tcBorders>
              <w:top w:val="single" w:color="8FB6EA" w:sz="5" w:space="0"/>
              <w:bottom w:val="single" w:color="8FB6EA" w:sz="5" w:space="0"/>
            </w:tcBorders>
            <w:shd w:val="clear" w:color="auto" w:fill="FFFFFF" w:themeFill="background1"/>
            <w:tcMar/>
          </w:tcPr>
          <w:p w:rsidRPr="00CC0718" w:rsidR="00C71DC8" w:rsidP="00244814" w:rsidRDefault="00C71DC8" w14:paraId="079E48BC" w14:textId="77777777">
            <w:pPr>
              <w:rPr>
                <w:color w:val="000000"/>
                <w:spacing w:val="-2"/>
                <w:sz w:val="18"/>
              </w:rPr>
            </w:pPr>
          </w:p>
        </w:tc>
        <w:tc>
          <w:tcPr>
            <w:tcW w:w="903" w:type="dxa"/>
            <w:tcBorders>
              <w:top w:val="single" w:color="8FB6EA" w:sz="5" w:space="0"/>
              <w:bottom w:val="single" w:color="8FB6EA" w:sz="5" w:space="0"/>
            </w:tcBorders>
            <w:shd w:val="clear" w:color="auto" w:fill="FFFFFF" w:themeFill="background1"/>
            <w:tcMar/>
          </w:tcPr>
          <w:p w:rsidRPr="00CC0718" w:rsidR="00C71DC8" w:rsidP="00244814" w:rsidRDefault="00C71DC8" w14:paraId="5E58F903" w14:textId="77777777">
            <w:pPr>
              <w:rPr>
                <w:color w:val="000000"/>
                <w:spacing w:val="-2"/>
                <w:sz w:val="18"/>
              </w:rPr>
            </w:pPr>
            <w:r w:rsidRPr="00CC0718">
              <w:rPr>
                <w:color w:val="000000"/>
                <w:spacing w:val="-2"/>
                <w:sz w:val="18"/>
              </w:rPr>
              <w:t>No</w:t>
            </w:r>
          </w:p>
        </w:tc>
        <w:tc>
          <w:tcPr>
            <w:tcW w:w="1017" w:type="dxa"/>
            <w:tcBorders>
              <w:top w:val="single" w:color="8FB6EA" w:sz="5" w:space="0"/>
              <w:bottom w:val="single" w:color="8FB6EA" w:sz="5" w:space="0"/>
            </w:tcBorders>
            <w:shd w:val="clear" w:color="auto" w:fill="FFFFFF" w:themeFill="background1"/>
            <w:tcMar/>
          </w:tcPr>
          <w:p w:rsidRPr="00CC0718" w:rsidR="00C71DC8" w:rsidP="00244814" w:rsidRDefault="00C71DC8" w14:paraId="1655C215" w14:textId="77777777">
            <w:pPr>
              <w:rPr>
                <w:color w:val="000000"/>
                <w:spacing w:val="-2"/>
                <w:sz w:val="18"/>
              </w:rPr>
            </w:pPr>
            <w:r w:rsidRPr="00CC0718">
              <w:rPr>
                <w:color w:val="000000"/>
                <w:spacing w:val="-2"/>
                <w:sz w:val="18"/>
              </w:rPr>
              <w:t>None</w:t>
            </w:r>
          </w:p>
        </w:tc>
      </w:tr>
      <w:tr w:rsidRPr="00CC0718" w:rsidR="00C71DC8" w:rsidTr="3A33D0EC" w14:paraId="69E02912" w14:textId="77777777">
        <w:trPr>
          <w:trHeight w:val="459" w:hRule="exact"/>
        </w:trPr>
        <w:tc>
          <w:tcPr>
            <w:tcW w:w="6763" w:type="dxa"/>
            <w:gridSpan w:val="2"/>
            <w:tcBorders>
              <w:top w:val="single" w:color="8FB6EA" w:sz="5" w:space="0"/>
              <w:bottom w:val="single" w:color="8FB6EA" w:sz="5" w:space="0"/>
            </w:tcBorders>
            <w:shd w:val="clear" w:color="auto" w:fill="FFFFFF" w:themeFill="background1"/>
            <w:tcMar/>
          </w:tcPr>
          <w:p w:rsidRPr="00CC0718" w:rsidR="00C71DC8" w:rsidP="00244814" w:rsidRDefault="00C71DC8" w14:paraId="62755A85" w14:textId="77777777">
            <w:pPr>
              <w:rPr>
                <w:color w:val="000000"/>
                <w:spacing w:val="-2"/>
                <w:sz w:val="18"/>
              </w:rPr>
            </w:pPr>
            <w:r w:rsidRPr="00CC0718">
              <w:rPr>
                <w:color w:val="000000"/>
                <w:spacing w:val="-2"/>
                <w:sz w:val="18"/>
              </w:rPr>
              <w:t>Codes\\AXIAL CODE\\Z - Additional Information\STUDENT ENGAGEMENT AND PARTICIPATION</w:t>
            </w:r>
          </w:p>
        </w:tc>
        <w:tc>
          <w:tcPr>
            <w:tcW w:w="2034" w:type="dxa"/>
            <w:tcBorders>
              <w:top w:val="single" w:color="8FB6EA" w:sz="5" w:space="0"/>
              <w:bottom w:val="single" w:color="8FB6EA" w:sz="5" w:space="0"/>
            </w:tcBorders>
            <w:shd w:val="clear" w:color="auto" w:fill="FFFFFF" w:themeFill="background1"/>
            <w:tcMar/>
          </w:tcPr>
          <w:p w:rsidRPr="00CC0718" w:rsidR="00C71DC8" w:rsidP="00244814" w:rsidRDefault="00C71DC8" w14:paraId="4B1E95BB" w14:textId="77777777">
            <w:pPr>
              <w:rPr>
                <w:color w:val="000000"/>
                <w:spacing w:val="-2"/>
                <w:sz w:val="18"/>
              </w:rPr>
            </w:pPr>
          </w:p>
        </w:tc>
        <w:tc>
          <w:tcPr>
            <w:tcW w:w="903" w:type="dxa"/>
            <w:tcBorders>
              <w:top w:val="single" w:color="8FB6EA" w:sz="5" w:space="0"/>
              <w:bottom w:val="single" w:color="8FB6EA" w:sz="5" w:space="0"/>
            </w:tcBorders>
            <w:shd w:val="clear" w:color="auto" w:fill="FFFFFF" w:themeFill="background1"/>
            <w:tcMar/>
          </w:tcPr>
          <w:p w:rsidRPr="00CC0718" w:rsidR="00C71DC8" w:rsidP="00244814" w:rsidRDefault="00C71DC8" w14:paraId="6F62F29C" w14:textId="77777777">
            <w:pPr>
              <w:rPr>
                <w:color w:val="000000"/>
                <w:spacing w:val="-2"/>
                <w:sz w:val="18"/>
              </w:rPr>
            </w:pPr>
            <w:r w:rsidRPr="00CC0718">
              <w:rPr>
                <w:color w:val="000000"/>
                <w:spacing w:val="-2"/>
                <w:sz w:val="18"/>
              </w:rPr>
              <w:t>Yes</w:t>
            </w:r>
          </w:p>
        </w:tc>
        <w:tc>
          <w:tcPr>
            <w:tcW w:w="1017" w:type="dxa"/>
            <w:tcBorders>
              <w:top w:val="single" w:color="8FB6EA" w:sz="5" w:space="0"/>
              <w:bottom w:val="single" w:color="8FB6EA" w:sz="5" w:space="0"/>
            </w:tcBorders>
            <w:shd w:val="clear" w:color="auto" w:fill="FFFFFF" w:themeFill="background1"/>
            <w:tcMar/>
          </w:tcPr>
          <w:p w:rsidRPr="00CC0718" w:rsidR="00C71DC8" w:rsidP="00244814" w:rsidRDefault="00C71DC8" w14:paraId="4202360B" w14:textId="77777777">
            <w:pPr>
              <w:rPr>
                <w:color w:val="000000"/>
                <w:spacing w:val="-2"/>
                <w:sz w:val="18"/>
              </w:rPr>
            </w:pPr>
            <w:r w:rsidRPr="00CC0718">
              <w:rPr>
                <w:color w:val="000000"/>
                <w:spacing w:val="-2"/>
                <w:sz w:val="18"/>
              </w:rPr>
              <w:t>None</w:t>
            </w:r>
          </w:p>
        </w:tc>
      </w:tr>
      <w:tr w:rsidRPr="00CC0718" w:rsidR="00C71DC8" w:rsidTr="3A33D0EC" w14:paraId="011FF018" w14:textId="77777777">
        <w:trPr>
          <w:trHeight w:val="659" w:hRule="exact"/>
        </w:trPr>
        <w:tc>
          <w:tcPr>
            <w:tcW w:w="6763" w:type="dxa"/>
            <w:gridSpan w:val="2"/>
            <w:tcBorders>
              <w:top w:val="single" w:color="8FB6EA" w:sz="5" w:space="0"/>
              <w:bottom w:val="single" w:color="8FB6EA" w:sz="5" w:space="0"/>
            </w:tcBorders>
            <w:shd w:val="clear" w:color="auto" w:fill="FFFFFF" w:themeFill="background1"/>
            <w:tcMar/>
          </w:tcPr>
          <w:p w:rsidRPr="00CC0718" w:rsidR="00C71DC8" w:rsidP="00244814" w:rsidRDefault="00C71DC8" w14:paraId="57949904" w14:textId="77777777">
            <w:pPr>
              <w:rPr>
                <w:color w:val="000000"/>
                <w:spacing w:val="-2"/>
                <w:sz w:val="18"/>
              </w:rPr>
            </w:pPr>
            <w:r w:rsidRPr="00CC0718">
              <w:rPr>
                <w:color w:val="000000"/>
                <w:spacing w:val="-2"/>
                <w:sz w:val="18"/>
              </w:rPr>
              <w:t>Codes\\AXIAL CODE\\Z - Additional Information\STUDENT ENGAGEMENT AND PARTICIPATION\many of the students come to our events because we have most of the time food and freebies</w:t>
            </w:r>
          </w:p>
        </w:tc>
        <w:tc>
          <w:tcPr>
            <w:tcW w:w="2034" w:type="dxa"/>
            <w:tcBorders>
              <w:top w:val="single" w:color="8FB6EA" w:sz="5" w:space="0"/>
              <w:bottom w:val="single" w:color="8FB6EA" w:sz="5" w:space="0"/>
            </w:tcBorders>
            <w:shd w:val="clear" w:color="auto" w:fill="FFFFFF" w:themeFill="background1"/>
            <w:tcMar/>
          </w:tcPr>
          <w:p w:rsidRPr="00CC0718" w:rsidR="00C71DC8" w:rsidP="00244814" w:rsidRDefault="00C71DC8" w14:paraId="7ABF037E" w14:textId="77777777">
            <w:pPr>
              <w:rPr>
                <w:color w:val="000000"/>
                <w:spacing w:val="-2"/>
                <w:sz w:val="18"/>
              </w:rPr>
            </w:pPr>
          </w:p>
        </w:tc>
        <w:tc>
          <w:tcPr>
            <w:tcW w:w="903" w:type="dxa"/>
            <w:tcBorders>
              <w:top w:val="single" w:color="8FB6EA" w:sz="5" w:space="0"/>
              <w:bottom w:val="single" w:color="8FB6EA" w:sz="5" w:space="0"/>
            </w:tcBorders>
            <w:shd w:val="clear" w:color="auto" w:fill="FFFFFF" w:themeFill="background1"/>
            <w:tcMar/>
          </w:tcPr>
          <w:p w:rsidRPr="00CC0718" w:rsidR="00C71DC8" w:rsidP="00244814" w:rsidRDefault="00C71DC8" w14:paraId="0CF5FF33" w14:textId="77777777">
            <w:pPr>
              <w:rPr>
                <w:color w:val="000000"/>
                <w:spacing w:val="-2"/>
                <w:sz w:val="18"/>
              </w:rPr>
            </w:pPr>
            <w:r w:rsidRPr="00CC0718">
              <w:rPr>
                <w:color w:val="000000"/>
                <w:spacing w:val="-2"/>
                <w:sz w:val="18"/>
              </w:rPr>
              <w:t>No</w:t>
            </w:r>
          </w:p>
        </w:tc>
        <w:tc>
          <w:tcPr>
            <w:tcW w:w="1017" w:type="dxa"/>
            <w:tcBorders>
              <w:top w:val="single" w:color="8FB6EA" w:sz="5" w:space="0"/>
              <w:bottom w:val="single" w:color="8FB6EA" w:sz="5" w:space="0"/>
            </w:tcBorders>
            <w:shd w:val="clear" w:color="auto" w:fill="FFFFFF" w:themeFill="background1"/>
            <w:tcMar/>
          </w:tcPr>
          <w:p w:rsidRPr="00CC0718" w:rsidR="00C71DC8" w:rsidP="00244814" w:rsidRDefault="00C71DC8" w14:paraId="544BF5C2" w14:textId="77777777">
            <w:pPr>
              <w:rPr>
                <w:color w:val="000000"/>
                <w:spacing w:val="-2"/>
                <w:sz w:val="18"/>
              </w:rPr>
            </w:pPr>
            <w:r w:rsidRPr="00CC0718">
              <w:rPr>
                <w:color w:val="000000"/>
                <w:spacing w:val="-2"/>
                <w:sz w:val="18"/>
              </w:rPr>
              <w:t>None</w:t>
            </w:r>
          </w:p>
        </w:tc>
      </w:tr>
      <w:tr w:rsidRPr="00CC0718" w:rsidR="00C71DC8" w:rsidTr="3A33D0EC" w14:paraId="171D19CE" w14:textId="77777777">
        <w:trPr>
          <w:trHeight w:val="458" w:hRule="exact"/>
        </w:trPr>
        <w:tc>
          <w:tcPr>
            <w:tcW w:w="6763" w:type="dxa"/>
            <w:gridSpan w:val="2"/>
            <w:tcBorders>
              <w:top w:val="single" w:color="8FB6EA" w:sz="5" w:space="0"/>
              <w:bottom w:val="single" w:color="8FB6EA" w:sz="5" w:space="0"/>
            </w:tcBorders>
            <w:shd w:val="clear" w:color="auto" w:fill="FFFFFF" w:themeFill="background1"/>
            <w:tcMar/>
          </w:tcPr>
          <w:p w:rsidRPr="00CC0718" w:rsidR="00C71DC8" w:rsidP="3A33D0EC" w:rsidRDefault="00C71DC8" w14:paraId="414A6950" w14:textId="77777777">
            <w:pPr>
              <w:rPr>
                <w:color w:val="000000"/>
                <w:spacing w:val="-2"/>
                <w:sz w:val="18"/>
                <w:szCs w:val="18"/>
                <w:lang w:val="en-US"/>
              </w:rPr>
            </w:pPr>
            <w:r w:rsidRPr="3A33D0EC" w:rsidR="00C71DC8">
              <w:rPr>
                <w:color w:val="000000"/>
                <w:spacing w:val="-2"/>
                <w:sz w:val="18"/>
                <w:szCs w:val="18"/>
                <w:lang w:val="en-US"/>
              </w:rPr>
              <w:t xml:space="preserve">Codes\\AXIAL CODE\\Z - Additional Information\STUDENT ENGAGEMENT AND PARTICIPATION\So I feel </w:t>
            </w:r>
            <w:r w:rsidRPr="3A33D0EC" w:rsidR="00C71DC8">
              <w:rPr>
                <w:color w:val="000000"/>
                <w:spacing w:val="-2"/>
                <w:sz w:val="18"/>
                <w:szCs w:val="18"/>
                <w:lang w:val="en-US"/>
              </w:rPr>
              <w:t>we've</w:t>
            </w:r>
            <w:r w:rsidRPr="3A33D0EC" w:rsidR="00C71DC8">
              <w:rPr>
                <w:color w:val="000000"/>
                <w:spacing w:val="-2"/>
                <w:sz w:val="18"/>
                <w:szCs w:val="18"/>
                <w:lang w:val="en-US"/>
              </w:rPr>
              <w:t xml:space="preserve"> done </w:t>
            </w:r>
            <w:r w:rsidRPr="3A33D0EC" w:rsidR="00C71DC8">
              <w:rPr>
                <w:color w:val="000000"/>
                <w:spacing w:val="-2"/>
                <w:sz w:val="18"/>
                <w:szCs w:val="18"/>
                <w:lang w:val="en-US"/>
              </w:rPr>
              <w:t>a great job</w:t>
            </w:r>
            <w:r w:rsidRPr="3A33D0EC" w:rsidR="00C71DC8">
              <w:rPr>
                <w:color w:val="000000"/>
                <w:spacing w:val="-2"/>
                <w:sz w:val="18"/>
                <w:szCs w:val="18"/>
                <w:lang w:val="en-US"/>
              </w:rPr>
              <w:t xml:space="preserve"> in reaching out</w:t>
            </w:r>
          </w:p>
        </w:tc>
        <w:tc>
          <w:tcPr>
            <w:tcW w:w="2034" w:type="dxa"/>
            <w:tcBorders>
              <w:top w:val="single" w:color="8FB6EA" w:sz="5" w:space="0"/>
              <w:bottom w:val="single" w:color="8FB6EA" w:sz="5" w:space="0"/>
            </w:tcBorders>
            <w:shd w:val="clear" w:color="auto" w:fill="FFFFFF" w:themeFill="background1"/>
            <w:tcMar/>
          </w:tcPr>
          <w:p w:rsidRPr="00CC0718" w:rsidR="00C71DC8" w:rsidP="00244814" w:rsidRDefault="00C71DC8" w14:paraId="5EB6FC6D" w14:textId="77777777">
            <w:pPr>
              <w:rPr>
                <w:color w:val="000000"/>
                <w:spacing w:val="-2"/>
                <w:sz w:val="18"/>
              </w:rPr>
            </w:pPr>
          </w:p>
        </w:tc>
        <w:tc>
          <w:tcPr>
            <w:tcW w:w="903" w:type="dxa"/>
            <w:tcBorders>
              <w:top w:val="single" w:color="8FB6EA" w:sz="5" w:space="0"/>
              <w:bottom w:val="single" w:color="8FB6EA" w:sz="5" w:space="0"/>
            </w:tcBorders>
            <w:shd w:val="clear" w:color="auto" w:fill="FFFFFF" w:themeFill="background1"/>
            <w:tcMar/>
          </w:tcPr>
          <w:p w:rsidRPr="00CC0718" w:rsidR="00C71DC8" w:rsidP="00244814" w:rsidRDefault="00C71DC8" w14:paraId="2CFEC926" w14:textId="77777777">
            <w:pPr>
              <w:rPr>
                <w:color w:val="000000"/>
                <w:spacing w:val="-2"/>
                <w:sz w:val="18"/>
              </w:rPr>
            </w:pPr>
            <w:r w:rsidRPr="00CC0718">
              <w:rPr>
                <w:color w:val="000000"/>
                <w:spacing w:val="-2"/>
                <w:sz w:val="18"/>
              </w:rPr>
              <w:t>No</w:t>
            </w:r>
          </w:p>
        </w:tc>
        <w:tc>
          <w:tcPr>
            <w:tcW w:w="1017" w:type="dxa"/>
            <w:tcBorders>
              <w:top w:val="single" w:color="8FB6EA" w:sz="5" w:space="0"/>
              <w:bottom w:val="single" w:color="8FB6EA" w:sz="5" w:space="0"/>
            </w:tcBorders>
            <w:shd w:val="clear" w:color="auto" w:fill="FFFFFF" w:themeFill="background1"/>
            <w:tcMar/>
          </w:tcPr>
          <w:p w:rsidRPr="00CC0718" w:rsidR="00C71DC8" w:rsidP="00244814" w:rsidRDefault="00C71DC8" w14:paraId="457791B1" w14:textId="77777777">
            <w:pPr>
              <w:rPr>
                <w:color w:val="000000"/>
                <w:spacing w:val="-2"/>
                <w:sz w:val="18"/>
              </w:rPr>
            </w:pPr>
            <w:r w:rsidRPr="00CC0718">
              <w:rPr>
                <w:color w:val="000000"/>
                <w:spacing w:val="-2"/>
                <w:sz w:val="18"/>
              </w:rPr>
              <w:t>None</w:t>
            </w:r>
          </w:p>
        </w:tc>
      </w:tr>
      <w:tr w:rsidRPr="00CC0718" w:rsidR="00C71DC8" w:rsidTr="3A33D0EC" w14:paraId="76E1BA85" w14:textId="77777777">
        <w:trPr>
          <w:trHeight w:val="459" w:hRule="exact"/>
        </w:trPr>
        <w:tc>
          <w:tcPr>
            <w:tcW w:w="6763" w:type="dxa"/>
            <w:gridSpan w:val="2"/>
            <w:tcBorders>
              <w:top w:val="single" w:color="8FB6EA" w:sz="5" w:space="0"/>
              <w:bottom w:val="single" w:color="8FB6EA" w:sz="5" w:space="0"/>
            </w:tcBorders>
            <w:shd w:val="clear" w:color="auto" w:fill="FFFFFF" w:themeFill="background1"/>
            <w:tcMar/>
          </w:tcPr>
          <w:p w:rsidRPr="00CC0718" w:rsidR="00C71DC8" w:rsidP="3A33D0EC" w:rsidRDefault="00C71DC8" w14:paraId="5273B9E5" w14:textId="77777777">
            <w:pPr>
              <w:rPr>
                <w:color w:val="000000"/>
                <w:spacing w:val="-2"/>
                <w:sz w:val="18"/>
                <w:szCs w:val="18"/>
                <w:lang w:val="en-US"/>
              </w:rPr>
            </w:pPr>
            <w:r w:rsidRPr="3A33D0EC" w:rsidR="00C71DC8">
              <w:rPr>
                <w:color w:val="000000"/>
                <w:spacing w:val="-2"/>
                <w:sz w:val="18"/>
                <w:szCs w:val="18"/>
                <w:lang w:val="en-US"/>
              </w:rPr>
              <w:t xml:space="preserve">Codes\\AXIAL CODE\\Z - Additional Information\STUDENT ENGAGEMENT AND PARTICIPATION\So </w:t>
            </w:r>
            <w:r w:rsidRPr="3A33D0EC" w:rsidR="00C71DC8">
              <w:rPr>
                <w:color w:val="000000"/>
                <w:spacing w:val="-2"/>
                <w:sz w:val="18"/>
                <w:szCs w:val="18"/>
                <w:lang w:val="en-US"/>
              </w:rPr>
              <w:t>there's</w:t>
            </w:r>
            <w:r w:rsidRPr="3A33D0EC" w:rsidR="00C71DC8">
              <w:rPr>
                <w:color w:val="000000"/>
                <w:spacing w:val="-2"/>
                <w:sz w:val="18"/>
                <w:szCs w:val="18"/>
                <w:lang w:val="en-US"/>
              </w:rPr>
              <w:t xml:space="preserve"> no issue with student engagement</w:t>
            </w:r>
          </w:p>
        </w:tc>
        <w:tc>
          <w:tcPr>
            <w:tcW w:w="2034" w:type="dxa"/>
            <w:tcBorders>
              <w:top w:val="single" w:color="8FB6EA" w:sz="5" w:space="0"/>
              <w:bottom w:val="single" w:color="8FB6EA" w:sz="5" w:space="0"/>
            </w:tcBorders>
            <w:shd w:val="clear" w:color="auto" w:fill="FFFFFF" w:themeFill="background1"/>
            <w:tcMar/>
          </w:tcPr>
          <w:p w:rsidRPr="00CC0718" w:rsidR="00C71DC8" w:rsidP="00244814" w:rsidRDefault="00C71DC8" w14:paraId="3CAF59A9" w14:textId="77777777">
            <w:pPr>
              <w:rPr>
                <w:color w:val="000000"/>
                <w:spacing w:val="-2"/>
                <w:sz w:val="18"/>
              </w:rPr>
            </w:pPr>
          </w:p>
        </w:tc>
        <w:tc>
          <w:tcPr>
            <w:tcW w:w="903" w:type="dxa"/>
            <w:tcBorders>
              <w:top w:val="single" w:color="8FB6EA" w:sz="5" w:space="0"/>
              <w:bottom w:val="single" w:color="8FB6EA" w:sz="5" w:space="0"/>
            </w:tcBorders>
            <w:shd w:val="clear" w:color="auto" w:fill="FFFFFF" w:themeFill="background1"/>
            <w:tcMar/>
          </w:tcPr>
          <w:p w:rsidRPr="00CC0718" w:rsidR="00C71DC8" w:rsidP="00244814" w:rsidRDefault="00C71DC8" w14:paraId="2E0F8F92" w14:textId="77777777">
            <w:pPr>
              <w:rPr>
                <w:color w:val="000000"/>
                <w:spacing w:val="-2"/>
                <w:sz w:val="18"/>
              </w:rPr>
            </w:pPr>
            <w:r w:rsidRPr="00CC0718">
              <w:rPr>
                <w:color w:val="000000"/>
                <w:spacing w:val="-2"/>
                <w:sz w:val="18"/>
              </w:rPr>
              <w:t>No</w:t>
            </w:r>
          </w:p>
        </w:tc>
        <w:tc>
          <w:tcPr>
            <w:tcW w:w="1017" w:type="dxa"/>
            <w:tcBorders>
              <w:top w:val="single" w:color="8FB6EA" w:sz="5" w:space="0"/>
              <w:bottom w:val="single" w:color="8FB6EA" w:sz="5" w:space="0"/>
            </w:tcBorders>
            <w:shd w:val="clear" w:color="auto" w:fill="FFFFFF" w:themeFill="background1"/>
            <w:tcMar/>
          </w:tcPr>
          <w:p w:rsidRPr="00CC0718" w:rsidR="00C71DC8" w:rsidP="00244814" w:rsidRDefault="00C71DC8" w14:paraId="2603B273" w14:textId="77777777">
            <w:pPr>
              <w:rPr>
                <w:color w:val="000000"/>
                <w:spacing w:val="-2"/>
                <w:sz w:val="18"/>
              </w:rPr>
            </w:pPr>
            <w:r w:rsidRPr="00CC0718">
              <w:rPr>
                <w:color w:val="000000"/>
                <w:spacing w:val="-2"/>
                <w:sz w:val="18"/>
              </w:rPr>
              <w:t>None</w:t>
            </w:r>
          </w:p>
        </w:tc>
      </w:tr>
      <w:tr w:rsidRPr="00CC0718" w:rsidR="00C71DC8" w:rsidTr="3A33D0EC" w14:paraId="554C9CB7" w14:textId="77777777">
        <w:trPr>
          <w:trHeight w:val="458" w:hRule="exact"/>
        </w:trPr>
        <w:tc>
          <w:tcPr>
            <w:tcW w:w="6763" w:type="dxa"/>
            <w:gridSpan w:val="2"/>
            <w:tcBorders>
              <w:top w:val="single" w:color="8FB6EA" w:sz="5" w:space="0"/>
              <w:bottom w:val="single" w:color="8FB6EA" w:sz="5" w:space="0"/>
            </w:tcBorders>
            <w:shd w:val="clear" w:color="auto" w:fill="FFFFFF" w:themeFill="background1"/>
            <w:tcMar/>
          </w:tcPr>
          <w:p w:rsidRPr="00CC0718" w:rsidR="00C71DC8" w:rsidP="00244814" w:rsidRDefault="00C71DC8" w14:paraId="4CBD6ADD" w14:textId="77777777">
            <w:pPr>
              <w:rPr>
                <w:color w:val="000000"/>
                <w:spacing w:val="-2"/>
                <w:sz w:val="18"/>
              </w:rPr>
            </w:pPr>
            <w:r w:rsidRPr="00CC0718">
              <w:rPr>
                <w:color w:val="000000"/>
                <w:spacing w:val="-2"/>
                <w:sz w:val="18"/>
              </w:rPr>
              <w:t>Codes\\AXIAL CODE\\Z - Additional Information\STUDENT ENGAGEMENT AND PARTICIPATION\student engagement by far has been quite good</w:t>
            </w:r>
          </w:p>
        </w:tc>
        <w:tc>
          <w:tcPr>
            <w:tcW w:w="2034" w:type="dxa"/>
            <w:tcBorders>
              <w:top w:val="single" w:color="8FB6EA" w:sz="5" w:space="0"/>
              <w:bottom w:val="single" w:color="8FB6EA" w:sz="5" w:space="0"/>
            </w:tcBorders>
            <w:shd w:val="clear" w:color="auto" w:fill="FFFFFF" w:themeFill="background1"/>
            <w:tcMar/>
          </w:tcPr>
          <w:p w:rsidRPr="00CC0718" w:rsidR="00C71DC8" w:rsidP="00244814" w:rsidRDefault="00C71DC8" w14:paraId="19B9855E" w14:textId="77777777">
            <w:pPr>
              <w:rPr>
                <w:color w:val="000000"/>
                <w:spacing w:val="-2"/>
                <w:sz w:val="18"/>
              </w:rPr>
            </w:pPr>
          </w:p>
        </w:tc>
        <w:tc>
          <w:tcPr>
            <w:tcW w:w="903" w:type="dxa"/>
            <w:tcBorders>
              <w:top w:val="single" w:color="8FB6EA" w:sz="5" w:space="0"/>
              <w:bottom w:val="single" w:color="8FB6EA" w:sz="5" w:space="0"/>
            </w:tcBorders>
            <w:shd w:val="clear" w:color="auto" w:fill="FFFFFF" w:themeFill="background1"/>
            <w:tcMar/>
          </w:tcPr>
          <w:p w:rsidRPr="00CC0718" w:rsidR="00C71DC8" w:rsidP="00244814" w:rsidRDefault="00C71DC8" w14:paraId="7D3E1BE5" w14:textId="77777777">
            <w:pPr>
              <w:rPr>
                <w:color w:val="000000"/>
                <w:spacing w:val="-2"/>
                <w:sz w:val="18"/>
              </w:rPr>
            </w:pPr>
            <w:r w:rsidRPr="00CC0718">
              <w:rPr>
                <w:color w:val="000000"/>
                <w:spacing w:val="-2"/>
                <w:sz w:val="18"/>
              </w:rPr>
              <w:t>No</w:t>
            </w:r>
          </w:p>
        </w:tc>
        <w:tc>
          <w:tcPr>
            <w:tcW w:w="1017" w:type="dxa"/>
            <w:tcBorders>
              <w:top w:val="single" w:color="8FB6EA" w:sz="5" w:space="0"/>
              <w:bottom w:val="single" w:color="8FB6EA" w:sz="5" w:space="0"/>
            </w:tcBorders>
            <w:shd w:val="clear" w:color="auto" w:fill="FFFFFF" w:themeFill="background1"/>
            <w:tcMar/>
          </w:tcPr>
          <w:p w:rsidRPr="00CC0718" w:rsidR="00C71DC8" w:rsidP="00244814" w:rsidRDefault="00C71DC8" w14:paraId="52C11B99" w14:textId="77777777">
            <w:pPr>
              <w:rPr>
                <w:color w:val="000000"/>
                <w:spacing w:val="-2"/>
                <w:sz w:val="18"/>
              </w:rPr>
            </w:pPr>
            <w:r w:rsidRPr="00CC0718">
              <w:rPr>
                <w:color w:val="000000"/>
                <w:spacing w:val="-2"/>
                <w:sz w:val="18"/>
              </w:rPr>
              <w:t>None</w:t>
            </w:r>
          </w:p>
        </w:tc>
      </w:tr>
      <w:tr w:rsidRPr="00CC0718" w:rsidR="00C71DC8" w:rsidTr="3A33D0EC" w14:paraId="6CF6E505" w14:textId="77777777">
        <w:trPr>
          <w:trHeight w:val="459" w:hRule="exact"/>
        </w:trPr>
        <w:tc>
          <w:tcPr>
            <w:tcW w:w="6763" w:type="dxa"/>
            <w:gridSpan w:val="2"/>
            <w:tcBorders>
              <w:top w:val="single" w:color="8FB6EA" w:sz="5" w:space="0"/>
              <w:bottom w:val="single" w:color="8FB6EA" w:sz="5" w:space="0"/>
            </w:tcBorders>
            <w:shd w:val="clear" w:color="auto" w:fill="FFFFFF" w:themeFill="background1"/>
            <w:tcMar/>
          </w:tcPr>
          <w:p w:rsidRPr="00CC0718" w:rsidR="00C71DC8" w:rsidP="3A33D0EC" w:rsidRDefault="00C71DC8" w14:paraId="7724F40A" w14:textId="77777777">
            <w:pPr>
              <w:rPr>
                <w:color w:val="000000"/>
                <w:spacing w:val="-2"/>
                <w:sz w:val="18"/>
                <w:szCs w:val="18"/>
                <w:lang w:val="en-US"/>
              </w:rPr>
            </w:pPr>
            <w:r w:rsidRPr="3A33D0EC" w:rsidR="00C71DC8">
              <w:rPr>
                <w:color w:val="000000"/>
                <w:spacing w:val="-2"/>
                <w:sz w:val="18"/>
                <w:szCs w:val="18"/>
                <w:lang w:val="en-US"/>
              </w:rPr>
              <w:t xml:space="preserve">Codes\\AXIAL CODE\\Z - Additional Information\STUDENT ENGAGEMENT AND PARTICIPATION\there is quite </w:t>
            </w:r>
            <w:r w:rsidRPr="3A33D0EC" w:rsidR="00C71DC8">
              <w:rPr>
                <w:color w:val="000000"/>
                <w:spacing w:val="-2"/>
                <w:sz w:val="18"/>
                <w:szCs w:val="18"/>
                <w:lang w:val="en-US"/>
              </w:rPr>
              <w:t>a large number of</w:t>
            </w:r>
            <w:r w:rsidRPr="3A33D0EC" w:rsidR="00C71DC8">
              <w:rPr>
                <w:color w:val="000000"/>
                <w:spacing w:val="-2"/>
                <w:sz w:val="18"/>
                <w:szCs w:val="18"/>
                <w:lang w:val="en-US"/>
              </w:rPr>
              <w:t xml:space="preserve"> people who are attending the event</w:t>
            </w:r>
          </w:p>
        </w:tc>
        <w:tc>
          <w:tcPr>
            <w:tcW w:w="2034" w:type="dxa"/>
            <w:tcBorders>
              <w:top w:val="single" w:color="8FB6EA" w:sz="5" w:space="0"/>
              <w:bottom w:val="single" w:color="8FB6EA" w:sz="5" w:space="0"/>
            </w:tcBorders>
            <w:shd w:val="clear" w:color="auto" w:fill="FFFFFF" w:themeFill="background1"/>
            <w:tcMar/>
          </w:tcPr>
          <w:p w:rsidRPr="00CC0718" w:rsidR="00C71DC8" w:rsidP="00244814" w:rsidRDefault="00C71DC8" w14:paraId="5FB3227C" w14:textId="77777777">
            <w:pPr>
              <w:rPr>
                <w:color w:val="000000"/>
                <w:spacing w:val="-2"/>
                <w:sz w:val="18"/>
              </w:rPr>
            </w:pPr>
          </w:p>
        </w:tc>
        <w:tc>
          <w:tcPr>
            <w:tcW w:w="903" w:type="dxa"/>
            <w:tcBorders>
              <w:top w:val="single" w:color="8FB6EA" w:sz="5" w:space="0"/>
              <w:bottom w:val="single" w:color="8FB6EA" w:sz="5" w:space="0"/>
            </w:tcBorders>
            <w:shd w:val="clear" w:color="auto" w:fill="FFFFFF" w:themeFill="background1"/>
            <w:tcMar/>
          </w:tcPr>
          <w:p w:rsidRPr="00CC0718" w:rsidR="00C71DC8" w:rsidP="00244814" w:rsidRDefault="00C71DC8" w14:paraId="763EDCD0" w14:textId="77777777">
            <w:pPr>
              <w:rPr>
                <w:color w:val="000000"/>
                <w:spacing w:val="-2"/>
                <w:sz w:val="18"/>
              </w:rPr>
            </w:pPr>
            <w:r w:rsidRPr="00CC0718">
              <w:rPr>
                <w:color w:val="000000"/>
                <w:spacing w:val="-2"/>
                <w:sz w:val="18"/>
              </w:rPr>
              <w:t>No</w:t>
            </w:r>
          </w:p>
        </w:tc>
        <w:tc>
          <w:tcPr>
            <w:tcW w:w="1017" w:type="dxa"/>
            <w:tcBorders>
              <w:top w:val="single" w:color="8FB6EA" w:sz="5" w:space="0"/>
              <w:bottom w:val="single" w:color="8FB6EA" w:sz="5" w:space="0"/>
            </w:tcBorders>
            <w:shd w:val="clear" w:color="auto" w:fill="FFFFFF" w:themeFill="background1"/>
            <w:tcMar/>
          </w:tcPr>
          <w:p w:rsidRPr="00CC0718" w:rsidR="00C71DC8" w:rsidP="00244814" w:rsidRDefault="00C71DC8" w14:paraId="64AA1BBC" w14:textId="77777777">
            <w:pPr>
              <w:rPr>
                <w:color w:val="000000"/>
                <w:spacing w:val="-2"/>
                <w:sz w:val="18"/>
              </w:rPr>
            </w:pPr>
            <w:r w:rsidRPr="00CC0718">
              <w:rPr>
                <w:color w:val="000000"/>
                <w:spacing w:val="-2"/>
                <w:sz w:val="18"/>
              </w:rPr>
              <w:t>None</w:t>
            </w:r>
          </w:p>
        </w:tc>
      </w:tr>
      <w:tr w:rsidRPr="00CC0718" w:rsidR="00C71DC8" w:rsidTr="3A33D0EC" w14:paraId="37DE6293" w14:textId="77777777">
        <w:trPr>
          <w:trHeight w:val="867" w:hRule="exact"/>
        </w:trPr>
        <w:tc>
          <w:tcPr>
            <w:tcW w:w="6763" w:type="dxa"/>
            <w:gridSpan w:val="2"/>
            <w:tcBorders>
              <w:top w:val="single" w:color="8FB6EA" w:sz="5" w:space="0"/>
              <w:bottom w:val="single" w:color="8FB6EA" w:sz="5" w:space="0"/>
            </w:tcBorders>
            <w:shd w:val="clear" w:color="auto" w:fill="FFFFFF" w:themeFill="background1"/>
            <w:tcMar/>
          </w:tcPr>
          <w:p w:rsidRPr="00CC0718" w:rsidR="00C71DC8" w:rsidP="3A33D0EC" w:rsidRDefault="00C71DC8" w14:paraId="56BCD5F8" w14:textId="77777777">
            <w:pPr>
              <w:rPr>
                <w:color w:val="000000"/>
                <w:spacing w:val="-2"/>
                <w:sz w:val="18"/>
                <w:szCs w:val="18"/>
                <w:lang w:val="en-US"/>
              </w:rPr>
            </w:pPr>
            <w:r w:rsidRPr="3A33D0EC" w:rsidR="00C71DC8">
              <w:rPr>
                <w:color w:val="000000"/>
                <w:spacing w:val="-2"/>
                <w:sz w:val="18"/>
                <w:szCs w:val="18"/>
                <w:lang w:val="en-US"/>
              </w:rPr>
              <w:lastRenderedPageBreak/>
              <w:t xml:space="preserve">Codes\\AXIAL CODE\\Z - Additional Information\STUDENT ENGAGEMENT AND PARTICIPATION\we are doing good because we are getting all the </w:t>
            </w:r>
            <w:r w:rsidRPr="3A33D0EC" w:rsidR="00C71DC8">
              <w:rPr>
                <w:color w:val="000000"/>
                <w:spacing w:val="-2"/>
                <w:sz w:val="18"/>
                <w:szCs w:val="18"/>
                <w:lang w:val="en-US"/>
              </w:rPr>
              <w:t>impressions</w:t>
            </w:r>
            <w:r w:rsidRPr="3A33D0EC" w:rsidR="00C71DC8">
              <w:rPr>
                <w:color w:val="000000"/>
                <w:spacing w:val="-2"/>
                <w:sz w:val="18"/>
                <w:szCs w:val="18"/>
                <w:lang w:val="en-US"/>
              </w:rPr>
              <w:t xml:space="preserve"> we are getting all </w:t>
            </w:r>
            <w:r w:rsidRPr="3A33D0EC" w:rsidR="00C71DC8">
              <w:rPr>
                <w:color w:val="000000"/>
                <w:spacing w:val="-2"/>
                <w:sz w:val="18"/>
                <w:szCs w:val="18"/>
                <w:lang w:val="en-US"/>
              </w:rPr>
              <w:t xml:space="preserve">the you</w:t>
            </w:r>
            <w:r w:rsidRPr="3A33D0EC" w:rsidR="00C71DC8">
              <w:rPr>
                <w:color w:val="000000"/>
                <w:spacing w:val="-2"/>
                <w:sz w:val="18"/>
                <w:szCs w:val="18"/>
                <w:lang w:val="en-US"/>
              </w:rPr>
              <w:t xml:space="preserve"> know engagement we are getting pulse</w:t>
            </w:r>
          </w:p>
        </w:tc>
        <w:tc>
          <w:tcPr>
            <w:tcW w:w="2034" w:type="dxa"/>
            <w:tcBorders>
              <w:top w:val="single" w:color="8FB6EA" w:sz="5" w:space="0"/>
              <w:bottom w:val="single" w:color="8FB6EA" w:sz="5" w:space="0"/>
            </w:tcBorders>
            <w:shd w:val="clear" w:color="auto" w:fill="FFFFFF" w:themeFill="background1"/>
            <w:tcMar/>
          </w:tcPr>
          <w:p w:rsidRPr="00CC0718" w:rsidR="00C71DC8" w:rsidP="00244814" w:rsidRDefault="00C71DC8" w14:paraId="25696D2D" w14:textId="77777777">
            <w:pPr>
              <w:rPr>
                <w:color w:val="000000"/>
                <w:spacing w:val="-2"/>
                <w:sz w:val="18"/>
              </w:rPr>
            </w:pPr>
          </w:p>
        </w:tc>
        <w:tc>
          <w:tcPr>
            <w:tcW w:w="903" w:type="dxa"/>
            <w:tcBorders>
              <w:top w:val="single" w:color="8FB6EA" w:sz="5" w:space="0"/>
              <w:bottom w:val="single" w:color="8FB6EA" w:sz="5" w:space="0"/>
            </w:tcBorders>
            <w:shd w:val="clear" w:color="auto" w:fill="FFFFFF" w:themeFill="background1"/>
            <w:tcMar/>
          </w:tcPr>
          <w:p w:rsidRPr="00CC0718" w:rsidR="00C71DC8" w:rsidP="00244814" w:rsidRDefault="00C71DC8" w14:paraId="588E2845" w14:textId="77777777">
            <w:pPr>
              <w:rPr>
                <w:color w:val="000000"/>
                <w:spacing w:val="-2"/>
                <w:sz w:val="18"/>
              </w:rPr>
            </w:pPr>
            <w:r w:rsidRPr="00CC0718">
              <w:rPr>
                <w:color w:val="000000"/>
                <w:spacing w:val="-2"/>
                <w:sz w:val="18"/>
              </w:rPr>
              <w:t>No</w:t>
            </w:r>
          </w:p>
        </w:tc>
        <w:tc>
          <w:tcPr>
            <w:tcW w:w="1017" w:type="dxa"/>
            <w:tcBorders>
              <w:top w:val="single" w:color="8FB6EA" w:sz="5" w:space="0"/>
              <w:bottom w:val="single" w:color="8FB6EA" w:sz="5" w:space="0"/>
            </w:tcBorders>
            <w:shd w:val="clear" w:color="auto" w:fill="FFFFFF" w:themeFill="background1"/>
            <w:tcMar/>
          </w:tcPr>
          <w:p w:rsidRPr="00CC0718" w:rsidR="00C71DC8" w:rsidP="00244814" w:rsidRDefault="00C71DC8" w14:paraId="60ABBF7F" w14:textId="77777777">
            <w:pPr>
              <w:rPr>
                <w:color w:val="000000"/>
                <w:spacing w:val="-2"/>
                <w:sz w:val="18"/>
              </w:rPr>
            </w:pPr>
            <w:r w:rsidRPr="00CC0718">
              <w:rPr>
                <w:color w:val="000000"/>
                <w:spacing w:val="-2"/>
                <w:sz w:val="18"/>
              </w:rPr>
              <w:t>None</w:t>
            </w:r>
          </w:p>
        </w:tc>
      </w:tr>
    </w:tbl>
    <w:p w:rsidRPr="00CC0718" w:rsidR="4F814FF9" w:rsidP="3ACD2CDB" w:rsidRDefault="4F814FF9" w14:paraId="2519EBBF" w14:textId="4A8456C9"/>
    <w:p w:rsidRPr="00CC0718" w:rsidR="052ECF7A" w:rsidP="3ACD2CDB" w:rsidRDefault="43730C94" w14:paraId="1C67EA54" w14:textId="210E9596">
      <w:pPr>
        <w:pStyle w:val="ListParagraph"/>
        <w:numPr>
          <w:ilvl w:val="0"/>
          <w:numId w:val="5"/>
        </w:numPr>
        <w:rPr>
          <w:rFonts w:eastAsia="TW Cen MT"/>
        </w:rPr>
      </w:pPr>
      <w:r w:rsidRPr="00CC0718">
        <w:rPr>
          <w:rFonts w:eastAsia="TW Cen MT"/>
        </w:rPr>
        <w:t>Query Results</w:t>
      </w:r>
    </w:p>
    <w:p w:rsidRPr="00CC0718" w:rsidR="4F814FF9" w:rsidP="4F814FF9" w:rsidRDefault="4F814FF9" w14:paraId="18A47CBB" w14:textId="090A9B14">
      <w:pPr>
        <w:shd w:val="clear" w:color="auto" w:fill="FFFFFF" w:themeFill="background1"/>
      </w:pPr>
    </w:p>
    <w:p w:rsidRPr="00CC0718" w:rsidR="052ECF7A" w:rsidP="4F814FF9" w:rsidRDefault="052ECF7A" w14:paraId="1B47731C" w14:textId="0D87FC30">
      <w:pPr>
        <w:shd w:val="clear" w:color="auto" w:fill="FFFFFF" w:themeFill="background1"/>
        <w:rPr>
          <w:b/>
          <w:bCs/>
          <w:lang w:val="en-US"/>
        </w:rPr>
      </w:pPr>
      <w:r w:rsidRPr="00CC0718">
        <w:rPr>
          <w:b/>
          <w:bCs/>
          <w:lang w:val="en-US"/>
        </w:rPr>
        <w:t xml:space="preserve">Query 1 </w:t>
      </w:r>
      <w:r w:rsidRPr="00CC0718">
        <w:rPr>
          <w:b/>
          <w:bCs/>
        </w:rPr>
        <w:t>(Word frequency</w:t>
      </w:r>
      <w:r w:rsidRPr="00CC0718" w:rsidR="7386B811">
        <w:rPr>
          <w:b/>
          <w:bCs/>
        </w:rPr>
        <w:t xml:space="preserve"> of Marketing Needs</w:t>
      </w:r>
      <w:r w:rsidRPr="00CC0718">
        <w:rPr>
          <w:b/>
          <w:bCs/>
        </w:rPr>
        <w:t>)</w:t>
      </w:r>
      <w:r w:rsidRPr="00CC0718">
        <w:rPr>
          <w:b/>
          <w:bCs/>
          <w:lang w:val="en-US"/>
        </w:rPr>
        <w:t>:</w:t>
      </w:r>
    </w:p>
    <w:p w:rsidRPr="00CC0718" w:rsidR="4F814FF9" w:rsidP="4F814FF9" w:rsidRDefault="4F814FF9" w14:paraId="2C90A30C" w14:textId="5F45AEFC">
      <w:pPr>
        <w:shd w:val="clear" w:color="auto" w:fill="FFFFFF" w:themeFill="background1"/>
        <w:rPr>
          <w:b/>
          <w:bCs/>
          <w:lang w:val="en-US"/>
        </w:rPr>
      </w:pPr>
    </w:p>
    <w:p w:rsidRPr="00CC0718" w:rsidR="01593C0E" w:rsidP="3ACD2CDB" w:rsidRDefault="153EEE0E" w14:paraId="6BED16CC" w14:textId="2136BC59">
      <w:pPr>
        <w:shd w:val="clear" w:color="auto" w:fill="FFFFFF" w:themeFill="background1"/>
        <w:rPr>
          <w:lang w:val="en-US"/>
        </w:rPr>
      </w:pPr>
      <w:r w:rsidRPr="00CC0718">
        <w:rPr>
          <w:b/>
          <w:bCs/>
          <w:lang w:val="en-US"/>
        </w:rPr>
        <w:t xml:space="preserve">Research question: </w:t>
      </w:r>
      <w:r w:rsidRPr="00CC0718">
        <w:rPr>
          <w:lang w:val="en-US"/>
        </w:rPr>
        <w:t xml:space="preserve">What is the most frequent word mentioned as one of the </w:t>
      </w:r>
      <w:r w:rsidRPr="00CC0718" w:rsidR="2B4FF3B6">
        <w:rPr>
          <w:lang w:val="en-US"/>
        </w:rPr>
        <w:t>needs in Marketing support and services</w:t>
      </w:r>
      <w:r w:rsidRPr="00CC0718">
        <w:rPr>
          <w:lang w:val="en-US"/>
        </w:rPr>
        <w:t>?</w:t>
      </w:r>
    </w:p>
    <w:p w:rsidRPr="00CC0718" w:rsidR="4F814FF9" w:rsidP="4F814FF9" w:rsidRDefault="4F814FF9" w14:paraId="66B7B9E4" w14:textId="457F8B3A">
      <w:pPr>
        <w:shd w:val="clear" w:color="auto" w:fill="FFFFFF" w:themeFill="background1"/>
        <w:rPr>
          <w:color w:val="2D3B45"/>
          <w:lang w:val="en-US"/>
        </w:rPr>
      </w:pPr>
    </w:p>
    <w:p w:rsidRPr="00CC0718" w:rsidR="052ECF7A" w:rsidP="4F814FF9" w:rsidRDefault="052ECF7A" w14:paraId="7B1E66AB" w14:textId="1884387B">
      <w:pPr>
        <w:shd w:val="clear" w:color="auto" w:fill="FFFFFF" w:themeFill="background1"/>
      </w:pPr>
      <w:r w:rsidRPr="00CC0718">
        <w:rPr>
          <w:noProof/>
        </w:rPr>
        <w:drawing>
          <wp:inline distT="0" distB="0" distL="0" distR="0" wp14:anchorId="519E623E" wp14:editId="796E03AF">
            <wp:extent cx="5260086" cy="3371850"/>
            <wp:effectExtent l="0" t="0" r="0" b="0"/>
            <wp:docPr id="228213653" name="Picture 228213653" title="Insertando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60086" cy="3371850"/>
                    </a:xfrm>
                    <a:prstGeom prst="rect">
                      <a:avLst/>
                    </a:prstGeom>
                  </pic:spPr>
                </pic:pic>
              </a:graphicData>
            </a:graphic>
          </wp:inline>
        </w:drawing>
      </w:r>
    </w:p>
    <w:p w:rsidRPr="00CC0718" w:rsidR="4F814FF9" w:rsidP="4F814FF9" w:rsidRDefault="4F814FF9" w14:paraId="502E2732" w14:textId="12B126B5">
      <w:pPr>
        <w:shd w:val="clear" w:color="auto" w:fill="FFFFFF" w:themeFill="background1"/>
      </w:pPr>
    </w:p>
    <w:p w:rsidRPr="00CC0718" w:rsidR="052ECF7A" w:rsidP="4F814FF9" w:rsidRDefault="052ECF7A" w14:paraId="6BF0C574" w14:textId="74221231">
      <w:pPr>
        <w:shd w:val="clear" w:color="auto" w:fill="FFFFFF" w:themeFill="background1"/>
      </w:pPr>
      <w:r w:rsidRPr="00CC0718">
        <w:rPr>
          <w:noProof/>
        </w:rPr>
        <w:lastRenderedPageBreak/>
        <w:drawing>
          <wp:inline distT="0" distB="0" distL="0" distR="0" wp14:anchorId="61C50E77" wp14:editId="3535D595">
            <wp:extent cx="5419726" cy="3362325"/>
            <wp:effectExtent l="0" t="0" r="0" b="0"/>
            <wp:docPr id="1905757382" name="Picture 1905757382" title="Insertando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5419726" cy="3362325"/>
                    </a:xfrm>
                    <a:prstGeom prst="rect">
                      <a:avLst/>
                    </a:prstGeom>
                  </pic:spPr>
                </pic:pic>
              </a:graphicData>
            </a:graphic>
          </wp:inline>
        </w:drawing>
      </w:r>
    </w:p>
    <w:p w:rsidRPr="00CC0718" w:rsidR="052ECF7A" w:rsidP="4F814FF9" w:rsidRDefault="052ECF7A" w14:paraId="21FEE068" w14:textId="49D264BE">
      <w:pPr>
        <w:shd w:val="clear" w:color="auto" w:fill="FFFFFF" w:themeFill="background1"/>
      </w:pPr>
      <w:r w:rsidRPr="00CC0718">
        <w:rPr>
          <w:b/>
          <w:bCs/>
          <w:color w:val="000000" w:themeColor="text1"/>
        </w:rPr>
        <w:t>Findings based on word frequency:</w:t>
      </w:r>
    </w:p>
    <w:p w:rsidRPr="00CC0718" w:rsidR="4F814FF9" w:rsidP="4F814FF9" w:rsidRDefault="4F814FF9" w14:paraId="6AA78E14" w14:textId="7C91EBBF">
      <w:pPr>
        <w:shd w:val="clear" w:color="auto" w:fill="FFFFFF" w:themeFill="background1"/>
      </w:pPr>
    </w:p>
    <w:p w:rsidRPr="00CC0718" w:rsidR="052ECF7A" w:rsidP="3ACD2CDB" w:rsidRDefault="43730C94" w14:paraId="7A5A033C" w14:textId="3C9F8701">
      <w:pPr>
        <w:shd w:val="clear" w:color="auto" w:fill="FFFFFF" w:themeFill="background1"/>
        <w:rPr>
          <w:color w:val="000000" w:themeColor="text1"/>
          <w:lang w:val="en-US"/>
        </w:rPr>
      </w:pPr>
      <w:r w:rsidRPr="00CC0718">
        <w:rPr>
          <w:b/>
          <w:bCs/>
          <w:color w:val="000000" w:themeColor="text1"/>
          <w:lang w:val="en-US"/>
        </w:rPr>
        <w:t>Skills and Expertise Needs</w:t>
      </w:r>
      <w:r w:rsidRPr="00CC0718">
        <w:rPr>
          <w:color w:val="000000" w:themeColor="text1"/>
          <w:lang w:val="en-US"/>
        </w:rPr>
        <w:t xml:space="preserve">: One of the primary words identified </w:t>
      </w:r>
      <w:r w:rsidRPr="00CC0718" w:rsidR="5A70B56F">
        <w:rPr>
          <w:color w:val="000000" w:themeColor="text1"/>
          <w:lang w:val="en-US"/>
        </w:rPr>
        <w:t>is</w:t>
      </w:r>
      <w:r w:rsidRPr="00CC0718">
        <w:rPr>
          <w:color w:val="000000" w:themeColor="text1"/>
          <w:lang w:val="en-US"/>
        </w:rPr>
        <w:t xml:space="preserve"> ‘members, people, and team’, which means support access to skilled members. Specifically, there is a demand for individuals proficient in search engine optimization (SEO), process optimization, and strategic marketing and research.</w:t>
      </w:r>
    </w:p>
    <w:p w:rsidRPr="00CC0718" w:rsidR="4F814FF9" w:rsidP="4F814FF9" w:rsidRDefault="4F814FF9" w14:paraId="00255AFE" w14:textId="475F33A2">
      <w:pPr>
        <w:shd w:val="clear" w:color="auto" w:fill="FFFFFF" w:themeFill="background1"/>
      </w:pPr>
    </w:p>
    <w:p w:rsidRPr="00CC0718" w:rsidR="052ECF7A" w:rsidP="4F814FF9" w:rsidRDefault="052ECF7A" w14:paraId="6F14D0B2" w14:textId="5A9B2E0C">
      <w:pPr>
        <w:shd w:val="clear" w:color="auto" w:fill="FFFFFF" w:themeFill="background1"/>
        <w:rPr>
          <w:b/>
          <w:bCs/>
          <w:sz w:val="24"/>
          <w:szCs w:val="24"/>
        </w:rPr>
      </w:pPr>
      <w:r w:rsidRPr="00CC0718">
        <w:rPr>
          <w:b/>
          <w:bCs/>
          <w:sz w:val="24"/>
          <w:szCs w:val="24"/>
        </w:rPr>
        <w:t>Query 2 (Crosstab based on Marketing Challenges by Participant Role):</w:t>
      </w:r>
    </w:p>
    <w:p w:rsidRPr="00CC0718" w:rsidR="052ECF7A" w:rsidP="4F814FF9" w:rsidRDefault="7AF6B23F" w14:paraId="570507E1" w14:textId="670A14EE">
      <w:r w:rsidRPr="00CC0718">
        <w:rPr>
          <w:noProof/>
        </w:rPr>
        <w:drawing>
          <wp:inline distT="0" distB="0" distL="0" distR="0" wp14:anchorId="45D21B50" wp14:editId="5D9D5FB8">
            <wp:extent cx="5943600" cy="2343150"/>
            <wp:effectExtent l="0" t="0" r="0" b="0"/>
            <wp:docPr id="1894119883" name="Picture 18941198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2343150"/>
                    </a:xfrm>
                    <a:prstGeom prst="rect">
                      <a:avLst/>
                    </a:prstGeom>
                  </pic:spPr>
                </pic:pic>
              </a:graphicData>
            </a:graphic>
          </wp:inline>
        </w:drawing>
      </w:r>
    </w:p>
    <w:p w:rsidRPr="00CC0718" w:rsidR="3ACD2CDB" w:rsidP="3ACD2CDB" w:rsidRDefault="3ACD2CDB" w14:paraId="1CF0A389" w14:textId="586B5EF2"/>
    <w:p w:rsidRPr="00CC0718" w:rsidR="43422E83" w:rsidP="3ACD2CDB" w:rsidRDefault="4128958C" w14:paraId="65192AE8" w14:textId="7600FFEA">
      <w:r w:rsidRPr="00CC0718">
        <w:rPr>
          <w:b/>
          <w:bCs/>
          <w:lang w:val="en-US"/>
        </w:rPr>
        <w:t>Research Question:</w:t>
      </w:r>
      <w:r w:rsidRPr="00CC0718" w:rsidR="45E49C6D">
        <w:rPr>
          <w:b/>
          <w:bCs/>
          <w:lang w:val="en-US"/>
        </w:rPr>
        <w:t xml:space="preserve"> </w:t>
      </w:r>
      <w:r w:rsidRPr="00CC0718" w:rsidR="45E49C6D">
        <w:rPr>
          <w:lang w:val="en-US"/>
        </w:rPr>
        <w:t xml:space="preserve">What Marketing </w:t>
      </w:r>
      <w:r w:rsidRPr="00CC0718" w:rsidR="47C62751">
        <w:t>challenge</w:t>
      </w:r>
      <w:r w:rsidRPr="00CC0718" w:rsidR="67AF484B">
        <w:t>s</w:t>
      </w:r>
      <w:r w:rsidRPr="00CC0718" w:rsidR="47C62751">
        <w:t xml:space="preserve"> </w:t>
      </w:r>
      <w:r w:rsidRPr="00CC0718" w:rsidR="55EEE27A">
        <w:t>are</w:t>
      </w:r>
      <w:r w:rsidRPr="00CC0718" w:rsidR="47C62751">
        <w:t xml:space="preserve"> mentioned the most by participants in leadership roles?</w:t>
      </w:r>
    </w:p>
    <w:p w:rsidRPr="00CC0718" w:rsidR="4F814FF9" w:rsidP="4F814FF9" w:rsidRDefault="4F814FF9" w14:paraId="6D30D993" w14:textId="4A0BC7D8">
      <w:pPr>
        <w:shd w:val="clear" w:color="auto" w:fill="FFFFFF" w:themeFill="background1"/>
        <w:rPr>
          <w:color w:val="000000" w:themeColor="text1"/>
        </w:rPr>
      </w:pPr>
    </w:p>
    <w:p w:rsidRPr="00CC0718" w:rsidR="052ECF7A" w:rsidP="4F814FF9" w:rsidRDefault="052ECF7A" w14:paraId="4E4625CE" w14:textId="0CC48D79">
      <w:pPr>
        <w:shd w:val="clear" w:color="auto" w:fill="FFFFFF" w:themeFill="background1"/>
      </w:pPr>
      <w:r w:rsidRPr="00CC0718">
        <w:rPr>
          <w:b/>
          <w:bCs/>
          <w:color w:val="000000" w:themeColor="text1"/>
        </w:rPr>
        <w:t>Findings based on crosstab (Marketing Challenges by Participant Role):</w:t>
      </w:r>
    </w:p>
    <w:p w:rsidRPr="00CC0718" w:rsidR="4F814FF9" w:rsidP="4F814FF9" w:rsidRDefault="4F814FF9" w14:paraId="785DBAD4" w14:textId="03A0A8EF">
      <w:pPr>
        <w:shd w:val="clear" w:color="auto" w:fill="FFFFFF" w:themeFill="background1"/>
      </w:pPr>
    </w:p>
    <w:p w:rsidRPr="00CC0718" w:rsidR="052ECF7A" w:rsidP="4F814FF9" w:rsidRDefault="052ECF7A" w14:paraId="22F3A804" w14:textId="5CE7B017">
      <w:pPr>
        <w:shd w:val="clear" w:color="auto" w:fill="FFFFFF" w:themeFill="background1"/>
      </w:pPr>
      <w:r w:rsidRPr="00CC0718">
        <w:rPr>
          <w:b/>
          <w:bCs/>
          <w:color w:val="000000" w:themeColor="text1"/>
          <w:lang w:val="en-US"/>
        </w:rPr>
        <w:lastRenderedPageBreak/>
        <w:t>Community Engagement and Outreach</w:t>
      </w:r>
      <w:r w:rsidRPr="00CC0718">
        <w:rPr>
          <w:color w:val="000000" w:themeColor="text1"/>
          <w:lang w:val="en-US"/>
        </w:rPr>
        <w:t>: Leadership roles highlighted more frequently the challenge in promoting their activities and events, particularly in reaching a broader audience across different academic levels, which is based on ‘COMMUNITY ENGAGEMENT AND OUTREACH’ axial code. Many clubs experience challenges Graduate student-funded clubs face obstacles in connecting with undergraduates, while undergraduate clubs report that awareness of their offerings often only reaches students in their senior years, missing the opportunity to engage them earlier.</w:t>
      </w:r>
    </w:p>
    <w:p w:rsidRPr="00CC0718" w:rsidR="4F814FF9" w:rsidP="4F814FF9" w:rsidRDefault="4F814FF9" w14:paraId="37A654AD" w14:textId="2368E291">
      <w:pPr>
        <w:shd w:val="clear" w:color="auto" w:fill="FFFFFF" w:themeFill="background1"/>
      </w:pPr>
    </w:p>
    <w:p w:rsidRPr="00CC0718" w:rsidR="052ECF7A" w:rsidP="4F814FF9" w:rsidRDefault="052ECF7A" w14:paraId="3F0BCA41" w14:textId="7F41B9C0">
      <w:pPr>
        <w:rPr>
          <w:color w:val="000000" w:themeColor="text1"/>
          <w:lang w:val="en-US"/>
        </w:rPr>
      </w:pPr>
      <w:r w:rsidRPr="00CC0718">
        <w:rPr>
          <w:b/>
          <w:bCs/>
          <w:color w:val="000000" w:themeColor="text1"/>
          <w:lang w:val="en-US"/>
        </w:rPr>
        <w:t>Resource Limitations and Membership Needs:</w:t>
      </w:r>
      <w:r w:rsidRPr="00CC0718">
        <w:rPr>
          <w:color w:val="000000" w:themeColor="text1"/>
          <w:lang w:val="en-US"/>
        </w:rPr>
        <w:t xml:space="preserve"> Many club leaders </w:t>
      </w:r>
      <w:r w:rsidRPr="00CC0718" w:rsidR="053BC803">
        <w:rPr>
          <w:color w:val="000000" w:themeColor="text1"/>
          <w:lang w:val="en-US"/>
        </w:rPr>
        <w:t>identified</w:t>
      </w:r>
      <w:r w:rsidRPr="00CC0718">
        <w:rPr>
          <w:color w:val="000000" w:themeColor="text1"/>
          <w:lang w:val="en-US"/>
        </w:rPr>
        <w:t xml:space="preserve"> resource limitations, including a lack of skilled members, which impacts their ability to manage time effectively and produce promotional materials on schedule.</w:t>
      </w:r>
    </w:p>
    <w:p w:rsidRPr="00CC0718" w:rsidR="4F814FF9" w:rsidP="4F814FF9" w:rsidRDefault="4F814FF9" w14:paraId="2EB5576A" w14:textId="6B5523CD">
      <w:pPr>
        <w:pStyle w:val="ListParagraph"/>
        <w:ind w:left="1080"/>
      </w:pPr>
    </w:p>
    <w:p w:rsidRPr="00CC0718" w:rsidR="06A52671" w:rsidP="3ACD2CDB" w:rsidRDefault="2A506B6E" w14:paraId="58270B23" w14:textId="5B51DCD4">
      <w:pPr>
        <w:pStyle w:val="ListParagraph"/>
        <w:numPr>
          <w:ilvl w:val="0"/>
          <w:numId w:val="5"/>
        </w:numPr>
        <w:rPr>
          <w:sz w:val="24"/>
          <w:szCs w:val="24"/>
        </w:rPr>
      </w:pPr>
      <w:r w:rsidRPr="00CC0718">
        <w:rPr>
          <w:sz w:val="24"/>
          <w:szCs w:val="24"/>
        </w:rPr>
        <w:t>Findings from the research</w:t>
      </w:r>
    </w:p>
    <w:p w:rsidRPr="00CC0718" w:rsidR="4F814FF9" w:rsidP="4F814FF9" w:rsidRDefault="4F814FF9" w14:paraId="02D36170" w14:textId="4772F765">
      <w:pPr>
        <w:pStyle w:val="ListParagraph"/>
        <w:ind w:left="1080" w:hanging="360"/>
        <w:rPr>
          <w:color w:val="2D3B45"/>
          <w:sz w:val="24"/>
          <w:szCs w:val="24"/>
        </w:rPr>
      </w:pPr>
    </w:p>
    <w:p w:rsidRPr="00CC0718" w:rsidR="13C15B2E" w:rsidP="3ACD2CDB" w:rsidRDefault="1A7DC58C" w14:paraId="409CF0D1" w14:textId="23AEFB29">
      <w:pPr>
        <w:shd w:val="clear" w:color="auto" w:fill="FFFFFF" w:themeFill="background1"/>
        <w:rPr>
          <w:b/>
          <w:bCs/>
          <w:lang w:val="en-US"/>
        </w:rPr>
      </w:pPr>
      <w:r w:rsidRPr="00CC0718">
        <w:rPr>
          <w:b/>
          <w:bCs/>
          <w:lang w:val="en-US"/>
        </w:rPr>
        <w:t>1- Marketing Challenges:</w:t>
      </w:r>
      <w:r w:rsidRPr="00CC0718" w:rsidR="53405328">
        <w:rPr>
          <w:b/>
          <w:bCs/>
          <w:lang w:val="en-US"/>
        </w:rPr>
        <w:t xml:space="preserve"> </w:t>
      </w:r>
    </w:p>
    <w:p w:rsidRPr="00CC0718" w:rsidR="4F814FF9" w:rsidP="3ACD2CDB" w:rsidRDefault="02778900" w14:paraId="0AE9FD71" w14:textId="5AD0E9D9">
      <w:pPr>
        <w:shd w:val="clear" w:color="auto" w:fill="FFFFFF" w:themeFill="background1"/>
        <w:rPr>
          <w:lang w:val="en-US"/>
        </w:rPr>
      </w:pPr>
      <w:r w:rsidRPr="00CC0718">
        <w:rPr>
          <w:lang w:val="en-US"/>
        </w:rPr>
        <w:t>The market research findings indicate that clubs face significant marketing challenges, particularly in fundraising</w:t>
      </w:r>
      <w:r w:rsidRPr="00CC0718" w:rsidR="2D95A890">
        <w:rPr>
          <w:lang w:val="en-US"/>
        </w:rPr>
        <w:t xml:space="preserve">, outreach challenges, and resource </w:t>
      </w:r>
      <w:r w:rsidRPr="00CC0718" w:rsidR="3F27860D">
        <w:rPr>
          <w:lang w:val="en-US"/>
        </w:rPr>
        <w:t>constraints as</w:t>
      </w:r>
      <w:r w:rsidRPr="00CC0718">
        <w:rPr>
          <w:lang w:val="en-US"/>
        </w:rPr>
        <w:t xml:space="preserve"> identified through Axial Coding. The data was analyzed on a </w:t>
      </w:r>
      <w:r w:rsidRPr="00CC0718" w:rsidR="34DFE414">
        <w:rPr>
          <w:lang w:val="en-US"/>
        </w:rPr>
        <w:t>frequency</w:t>
      </w:r>
      <w:r w:rsidRPr="00CC0718">
        <w:rPr>
          <w:lang w:val="en-US"/>
        </w:rPr>
        <w:t xml:space="preserve"> scale, with categories such as "funding" appearing in 6 references and "resource limitations" in 8 references, highlighting common issues across clubs. Axial Coding allowed us to categorize and link these themes, emphasizing gaps in club capabilities</w:t>
      </w:r>
      <w:r w:rsidRPr="00CC0718" w:rsidR="029997B2">
        <w:rPr>
          <w:lang w:val="en-US"/>
        </w:rPr>
        <w:t xml:space="preserve">, </w:t>
      </w:r>
      <w:r w:rsidRPr="00CC0718">
        <w:rPr>
          <w:lang w:val="en-US"/>
        </w:rPr>
        <w:t xml:space="preserve">such as limited expertise in strategic planning and a lack of members as resources for implementing effective marketing and fundraising strategies. </w:t>
      </w:r>
    </w:p>
    <w:p w:rsidRPr="00CC0718" w:rsidR="4F814FF9" w:rsidP="3ACD2CDB" w:rsidRDefault="4F814FF9" w14:paraId="18159EEF" w14:textId="1EE49217">
      <w:pPr>
        <w:shd w:val="clear" w:color="auto" w:fill="FFFFFF" w:themeFill="background1"/>
        <w:rPr>
          <w:lang w:val="en-US"/>
        </w:rPr>
      </w:pPr>
    </w:p>
    <w:p w:rsidRPr="00CC0718" w:rsidR="4F814FF9" w:rsidP="3ACD2CDB" w:rsidRDefault="4831462E" w14:paraId="7B517B77" w14:textId="21C15A6C">
      <w:pPr>
        <w:shd w:val="clear" w:color="auto" w:fill="FFFFFF" w:themeFill="background1"/>
        <w:rPr>
          <w:b/>
          <w:bCs/>
          <w:lang w:val="en-US"/>
        </w:rPr>
      </w:pPr>
      <w:r w:rsidRPr="00CC0718">
        <w:rPr>
          <w:b/>
          <w:bCs/>
          <w:lang w:val="en-US"/>
        </w:rPr>
        <w:t xml:space="preserve">2- </w:t>
      </w:r>
      <w:r w:rsidRPr="00CC0718" w:rsidR="070CF443">
        <w:rPr>
          <w:b/>
          <w:bCs/>
          <w:lang w:val="en-US"/>
        </w:rPr>
        <w:t xml:space="preserve">  </w:t>
      </w:r>
      <w:r w:rsidRPr="00CC0718" w:rsidR="09314188">
        <w:rPr>
          <w:b/>
          <w:bCs/>
          <w:lang w:val="en-US"/>
        </w:rPr>
        <w:t>W</w:t>
      </w:r>
      <w:r w:rsidRPr="00CC0718" w:rsidR="65A5002F">
        <w:rPr>
          <w:b/>
          <w:bCs/>
          <w:lang w:val="en-US"/>
        </w:rPr>
        <w:t>hat could demo</w:t>
      </w:r>
      <w:r w:rsidRPr="00CC0718" w:rsidR="4F1A53C1">
        <w:rPr>
          <w:b/>
          <w:bCs/>
          <w:lang w:val="en-US"/>
        </w:rPr>
        <w:t>n</w:t>
      </w:r>
      <w:r w:rsidRPr="00CC0718" w:rsidR="65A5002F">
        <w:rPr>
          <w:b/>
          <w:bCs/>
          <w:lang w:val="en-US"/>
        </w:rPr>
        <w:t xml:space="preserve">strate value the most: </w:t>
      </w:r>
    </w:p>
    <w:p w:rsidRPr="00CC0718" w:rsidR="4F814FF9" w:rsidP="3ACD2CDB" w:rsidRDefault="6F698472" w14:paraId="438084D4" w14:textId="169F585F">
      <w:pPr>
        <w:shd w:val="clear" w:color="auto" w:fill="FFFFFF" w:themeFill="background1"/>
        <w:rPr>
          <w:lang w:val="en-US"/>
        </w:rPr>
      </w:pPr>
      <w:r w:rsidRPr="00CC0718">
        <w:rPr>
          <w:lang w:val="en-US"/>
        </w:rPr>
        <w:t>The findings show that flexible budget options (13 references) are perceived as the most valuable, followed by help with strategizing (9 references) and marketing materials (7 references). These categories are organized on an ordinal scale, where the frequency of each theme indicates its relative importance, connecting these patterns to demonstrate key areas of value that a Marketing Club could provide. This data is interpreted on an ordinal scale because it ranks themes based on the frequency of references, which provides a sense of relative importance but without exact intervals between categories. Each theme's frequency (e.g., 13 references for budget, 9 for strategy) suggests its priority, allowing us to determine which services a Marketing Club should prioritize to deliver the most value.</w:t>
      </w:r>
    </w:p>
    <w:p w:rsidRPr="00CC0718" w:rsidR="4F814FF9" w:rsidP="3ACD2CDB" w:rsidRDefault="7E05E453" w14:paraId="72C8AD50" w14:textId="18CFAACE">
      <w:pPr>
        <w:spacing w:before="240" w:after="240"/>
        <w:rPr>
          <w:lang w:val="en-US"/>
        </w:rPr>
      </w:pPr>
      <w:r w:rsidRPr="00CC0718">
        <w:rPr>
          <w:lang w:val="en-US"/>
        </w:rPr>
        <w:t>Strategy Support (9 references</w:t>
      </w:r>
      <w:r w:rsidRPr="00CC0718" w:rsidR="00747770">
        <w:rPr>
          <w:lang w:val="en-US"/>
        </w:rPr>
        <w:t>): Clubs</w:t>
      </w:r>
      <w:r w:rsidRPr="00CC0718" w:rsidR="31509148">
        <w:rPr>
          <w:lang w:val="en-US"/>
        </w:rPr>
        <w:t xml:space="preserve"> expressed a strong need for help in strategizing their events, especially for fundraising initiatives. They highlighted the importance of attracting larger student audiences and recognized the potential benefits of research into student preferences for popular activities. Additionally, clubs saw value in structured marketing campaigns that include clear goals and measurable success indicators.</w:t>
      </w:r>
    </w:p>
    <w:p w:rsidRPr="00CC0718" w:rsidR="4F814FF9" w:rsidP="3ACD2CDB" w:rsidRDefault="31509148" w14:paraId="29BA435E" w14:textId="30AFBBBC">
      <w:pPr>
        <w:spacing w:before="240" w:after="240"/>
        <w:rPr>
          <w:lang w:val="en-US"/>
        </w:rPr>
      </w:pPr>
      <w:r w:rsidRPr="00CC0718">
        <w:rPr>
          <w:lang w:val="en-US"/>
        </w:rPr>
        <w:t>Marketing Materials (7 references): Interviews revealed a high demand for organized marketing support, including planned social media content and timelines. Clubs were also interested in tangible marketing resources, such as posters, assistance with event management, and the development of specialized advertising tools.</w:t>
      </w:r>
    </w:p>
    <w:p w:rsidRPr="00CC0718" w:rsidR="4F814FF9" w:rsidP="3ACD2CDB" w:rsidRDefault="4F814FF9" w14:paraId="3F852AEA" w14:textId="390D50D1">
      <w:pPr>
        <w:shd w:val="clear" w:color="auto" w:fill="FFFFFF" w:themeFill="background1"/>
        <w:rPr>
          <w:lang w:val="en-US"/>
        </w:rPr>
      </w:pPr>
    </w:p>
    <w:p w:rsidRPr="00CC0718" w:rsidR="00C71DC8" w:rsidP="3ACD2CDB" w:rsidRDefault="00C71DC8" w14:paraId="4DB90A9E" w14:textId="77777777">
      <w:pPr>
        <w:shd w:val="clear" w:color="auto" w:fill="FFFFFF" w:themeFill="background1"/>
        <w:rPr>
          <w:lang w:val="en-US"/>
        </w:rPr>
      </w:pPr>
    </w:p>
    <w:p w:rsidRPr="00CC0718" w:rsidR="70AC2502" w:rsidP="3ACD2CDB" w:rsidRDefault="7FF1A7DE" w14:paraId="7015ACF7" w14:textId="030BAFAB">
      <w:pPr>
        <w:shd w:val="clear" w:color="auto" w:fill="FFFFFF" w:themeFill="background1"/>
        <w:rPr>
          <w:b/>
          <w:bCs/>
          <w:lang w:val="en-US"/>
        </w:rPr>
      </w:pPr>
      <w:r w:rsidRPr="00CC0718">
        <w:rPr>
          <w:b/>
          <w:bCs/>
          <w:lang w:val="en-US"/>
        </w:rPr>
        <w:lastRenderedPageBreak/>
        <w:t>3</w:t>
      </w:r>
      <w:r w:rsidRPr="00CC0718" w:rsidR="62FF7E4C">
        <w:rPr>
          <w:b/>
          <w:bCs/>
          <w:lang w:val="en-US"/>
        </w:rPr>
        <w:t>- Perception of having a Marketing Club:</w:t>
      </w:r>
    </w:p>
    <w:p w:rsidRPr="00CC0718" w:rsidR="4F814FF9" w:rsidP="3ACD2CDB" w:rsidRDefault="4CC560A1" w14:paraId="12C1EB5D" w14:textId="23E76EFD">
      <w:pPr>
        <w:shd w:val="clear" w:color="auto" w:fill="FFFFFF" w:themeFill="background1"/>
        <w:rPr>
          <w:lang w:val="en-US"/>
        </w:rPr>
      </w:pPr>
      <w:r w:rsidRPr="00CC0718">
        <w:rPr>
          <w:lang w:val="en-US"/>
        </w:rPr>
        <w:t xml:space="preserve">The data indicates that the </w:t>
      </w:r>
      <w:r w:rsidRPr="00CC0718">
        <w:rPr>
          <w:b/>
          <w:bCs/>
          <w:lang w:val="en-US"/>
        </w:rPr>
        <w:t>centralized marketing hub</w:t>
      </w:r>
      <w:r w:rsidRPr="00CC0718">
        <w:rPr>
          <w:lang w:val="en-US"/>
        </w:rPr>
        <w:t xml:space="preserve"> concept (8 references) is seen as a valuable foundation that could provide access to </w:t>
      </w:r>
      <w:r w:rsidRPr="00CC0718">
        <w:rPr>
          <w:b/>
          <w:bCs/>
          <w:lang w:val="en-US"/>
        </w:rPr>
        <w:t>specialized marketing skills</w:t>
      </w:r>
      <w:r w:rsidRPr="00CC0718">
        <w:rPr>
          <w:lang w:val="en-US"/>
        </w:rPr>
        <w:t xml:space="preserve"> (9 references).</w:t>
      </w:r>
      <w:r w:rsidRPr="00CC0718" w:rsidR="30F8CBA4">
        <w:rPr>
          <w:lang w:val="en-US"/>
        </w:rPr>
        <w:t xml:space="preserve"> Interviewees expressed a positive view of a centralized marketing club, envisioning it as a valuable resource that could enhance their access to marketing expertise.</w:t>
      </w:r>
      <w:r w:rsidRPr="00CC0718" w:rsidR="090424DF">
        <w:rPr>
          <w:lang w:val="en-US"/>
        </w:rPr>
        <w:t xml:space="preserve"> </w:t>
      </w:r>
      <w:r w:rsidRPr="00CC0718">
        <w:rPr>
          <w:lang w:val="en-US"/>
        </w:rPr>
        <w:t>This suggests that a centralized hub would support clubs in acquiring the specific marketing expertise they need for strategic planning and execution.</w:t>
      </w:r>
    </w:p>
    <w:p w:rsidRPr="00CC0718" w:rsidR="3ACD2CDB" w:rsidP="3ACD2CDB" w:rsidRDefault="3ACD2CDB" w14:paraId="7538A8B0" w14:textId="7F33435B">
      <w:pPr>
        <w:shd w:val="clear" w:color="auto" w:fill="FFFFFF" w:themeFill="background1"/>
        <w:rPr>
          <w:color w:val="000000" w:themeColor="text1"/>
        </w:rPr>
      </w:pPr>
    </w:p>
    <w:p w:rsidRPr="00CC0718" w:rsidR="00C71DC8" w:rsidP="3ACD2CDB" w:rsidRDefault="54FDDEA2" w14:paraId="7BD93D49" w14:textId="77777777">
      <w:pPr>
        <w:pStyle w:val="ListParagraph"/>
        <w:numPr>
          <w:ilvl w:val="0"/>
          <w:numId w:val="5"/>
        </w:numPr>
        <w:rPr>
          <w:color w:val="000000" w:themeColor="text1"/>
          <w:sz w:val="24"/>
          <w:szCs w:val="24"/>
        </w:rPr>
      </w:pPr>
      <w:proofErr w:type="spellStart"/>
      <w:r w:rsidRPr="00CC0718">
        <w:rPr>
          <w:color w:val="000000" w:themeColor="text1"/>
          <w:sz w:val="24"/>
          <w:szCs w:val="24"/>
          <w:lang w:val="en-US"/>
        </w:rPr>
        <w:t>Recommen</w:t>
      </w:r>
      <w:proofErr w:type="spellEnd"/>
      <w:r w:rsidRPr="00CC0718">
        <w:rPr>
          <w:color w:val="000000" w:themeColor="text1"/>
          <w:sz w:val="24"/>
          <w:szCs w:val="24"/>
        </w:rPr>
        <w:t>dations based on the research</w:t>
      </w:r>
    </w:p>
    <w:p w:rsidRPr="00CC0718" w:rsidR="55B0310D" w:rsidP="00C71DC8" w:rsidRDefault="54FDDEA2" w14:paraId="006ABBC0" w14:textId="4ED927D0">
      <w:pPr>
        <w:pStyle w:val="ListParagraph"/>
        <w:ind w:left="1080"/>
        <w:rPr>
          <w:color w:val="000000" w:themeColor="text1"/>
          <w:sz w:val="24"/>
          <w:szCs w:val="24"/>
        </w:rPr>
      </w:pPr>
      <w:r w:rsidRPr="00CC0718">
        <w:rPr>
          <w:color w:val="000000" w:themeColor="text1"/>
          <w:sz w:val="24"/>
          <w:szCs w:val="24"/>
        </w:rPr>
        <w:t xml:space="preserve"> </w:t>
      </w:r>
    </w:p>
    <w:p w:rsidRPr="00CC0718" w:rsidR="528C838C" w:rsidP="3ACD2CDB" w:rsidRDefault="528C838C" w14:paraId="34909684" w14:textId="07EF9877">
      <w:pPr>
        <w:rPr>
          <w:color w:val="000000" w:themeColor="text1"/>
        </w:rPr>
      </w:pPr>
      <w:r w:rsidRPr="00CC0718">
        <w:rPr>
          <w:color w:val="000000" w:themeColor="text1"/>
          <w:sz w:val="24"/>
          <w:szCs w:val="24"/>
          <w:lang w:val="en-US"/>
        </w:rPr>
        <w:t>Our findings suggest the following key recommendations to drive marketing effectiveness and optimize engagement:</w:t>
      </w:r>
    </w:p>
    <w:p w:rsidRPr="00CC0718" w:rsidR="3ACD2CDB" w:rsidP="3ACD2CDB" w:rsidRDefault="3ACD2CDB" w14:paraId="3488FEAC" w14:textId="48755C39">
      <w:pPr>
        <w:rPr>
          <w:sz w:val="24"/>
          <w:szCs w:val="24"/>
        </w:rPr>
      </w:pPr>
    </w:p>
    <w:p w:rsidRPr="00CC0718" w:rsidR="48FFE4E2" w:rsidP="3ACD2CDB" w:rsidRDefault="48FFE4E2" w14:paraId="21FA5C32" w14:textId="44258E81">
      <w:r w:rsidRPr="00CC0718">
        <w:rPr>
          <w:b/>
          <w:bCs/>
          <w:lang w:val="en-US"/>
        </w:rPr>
        <w:t>Establish a central marketing resource hub:</w:t>
      </w:r>
      <w:r w:rsidRPr="00CC0718">
        <w:rPr>
          <w:lang w:val="en-US"/>
        </w:rPr>
        <w:t xml:space="preserve"> Form the Marketing Club as a central support system for student organizations, providing expertise in areas like social media, event promotion, and strategic planning.</w:t>
      </w:r>
    </w:p>
    <w:p w:rsidRPr="00CC0718" w:rsidR="48FFE4E2" w:rsidP="3ACD2CDB" w:rsidRDefault="48FFE4E2" w14:paraId="0EA08944" w14:textId="00998995">
      <w:r w:rsidRPr="00CC0718">
        <w:rPr>
          <w:lang w:val="en-US"/>
        </w:rPr>
        <w:t xml:space="preserve"> </w:t>
      </w:r>
    </w:p>
    <w:p w:rsidRPr="00CC0718" w:rsidR="48FFE4E2" w:rsidP="3ACD2CDB" w:rsidRDefault="48FFE4E2" w14:paraId="3FF135A3" w14:textId="3E568822">
      <w:pPr>
        <w:rPr>
          <w:lang w:val="en-US"/>
        </w:rPr>
      </w:pPr>
      <w:r w:rsidRPr="00CC0718">
        <w:rPr>
          <w:b/>
          <w:bCs/>
          <w:lang w:val="en-US"/>
        </w:rPr>
        <w:t>Create an affordable social media support package:</w:t>
      </w:r>
      <w:r w:rsidRPr="00CC0718">
        <w:rPr>
          <w:lang w:val="en-US"/>
        </w:rPr>
        <w:t xml:space="preserve"> Addressing the common need for social media assistance, design a cost-effective social media package that includes essentials like a content posting calendar, customizable post templates, and basic analytics.</w:t>
      </w:r>
    </w:p>
    <w:p w:rsidRPr="00CC0718" w:rsidR="48FFE4E2" w:rsidP="3ACD2CDB" w:rsidRDefault="48FFE4E2" w14:paraId="5DACE9E7" w14:textId="4524CD20">
      <w:r w:rsidRPr="00CC0718">
        <w:rPr>
          <w:lang w:val="en-US"/>
        </w:rPr>
        <w:t xml:space="preserve"> </w:t>
      </w:r>
    </w:p>
    <w:p w:rsidRPr="00CC0718" w:rsidR="48FFE4E2" w:rsidP="3ACD2CDB" w:rsidRDefault="48FFE4E2" w14:paraId="0F463EC2" w14:textId="3D1D1506">
      <w:pPr>
        <w:rPr>
          <w:lang w:val="en-US"/>
        </w:rPr>
      </w:pPr>
      <w:r w:rsidRPr="00CC0718">
        <w:rPr>
          <w:b/>
          <w:bCs/>
          <w:lang w:val="en-US"/>
        </w:rPr>
        <w:t>Recommendation for strategy workshops with success stories:</w:t>
      </w:r>
      <w:r w:rsidRPr="00CC0718">
        <w:rPr>
          <w:lang w:val="en-US"/>
        </w:rPr>
        <w:t xml:space="preserve"> Organize regular strategy workshops featuring success stories from clubs that have effectively partnered with the Marketing Club. These workshops could showcase practical examples, such as how certain clubs increased funding, conducted basic market research, or improved member recruitment through effective marketing strategies. Each session would highlight actionable steps, lessons learned, and best practices that other clubs could apply to their own challenges.</w:t>
      </w:r>
    </w:p>
    <w:p w:rsidRPr="00CC0718" w:rsidR="3ACD2CDB" w:rsidP="3ACD2CDB" w:rsidRDefault="3ACD2CDB" w14:paraId="795DDF43" w14:textId="1B21C69E">
      <w:pPr>
        <w:rPr>
          <w:lang w:val="en-US"/>
        </w:rPr>
      </w:pPr>
    </w:p>
    <w:p w:rsidRPr="00CC0718" w:rsidR="3ACD2CDB" w:rsidP="00C71DC8" w:rsidRDefault="57701F7F" w14:paraId="693ACDB3" w14:textId="2DEAEC48">
      <w:pPr>
        <w:rPr>
          <w:sz w:val="24"/>
          <w:szCs w:val="24"/>
        </w:rPr>
      </w:pPr>
      <w:r w:rsidRPr="00CC0718">
        <w:rPr>
          <w:b/>
          <w:bCs/>
          <w:lang w:val="en-US"/>
        </w:rPr>
        <w:t xml:space="preserve">Recruiting </w:t>
      </w:r>
      <w:r w:rsidRPr="00CC0718" w:rsidR="00C71DC8">
        <w:rPr>
          <w:b/>
          <w:bCs/>
          <w:lang w:val="en-US"/>
        </w:rPr>
        <w:t>s</w:t>
      </w:r>
      <w:r w:rsidRPr="00CC0718">
        <w:rPr>
          <w:b/>
          <w:bCs/>
          <w:lang w:val="en-US"/>
        </w:rPr>
        <w:t xml:space="preserve">pecialized </w:t>
      </w:r>
      <w:r w:rsidRPr="00CC0718" w:rsidR="00C71DC8">
        <w:rPr>
          <w:b/>
          <w:bCs/>
          <w:lang w:val="en-US"/>
        </w:rPr>
        <w:t>m</w:t>
      </w:r>
      <w:r w:rsidRPr="00CC0718">
        <w:rPr>
          <w:b/>
          <w:bCs/>
          <w:lang w:val="en-US"/>
        </w:rPr>
        <w:t xml:space="preserve">arketing </w:t>
      </w:r>
      <w:r w:rsidRPr="00CC0718" w:rsidR="00C71DC8">
        <w:rPr>
          <w:b/>
          <w:bCs/>
          <w:lang w:val="en-US"/>
        </w:rPr>
        <w:t>s</w:t>
      </w:r>
      <w:r w:rsidRPr="00CC0718">
        <w:rPr>
          <w:b/>
          <w:bCs/>
          <w:lang w:val="en-US"/>
        </w:rPr>
        <w:t>tudents:</w:t>
      </w:r>
      <w:r w:rsidRPr="00CC0718">
        <w:rPr>
          <w:lang w:val="en-US"/>
        </w:rPr>
        <w:t xml:space="preserve"> </w:t>
      </w:r>
      <w:r w:rsidRPr="00CC0718" w:rsidR="00C71DC8">
        <w:t>Recruit and mentor marketing students with diverse expertise and skills, enabling the marketing club to meet various club needs. This approach ensures effective delegation of tasks and timely execution of marketing activities, and marketing campaigns to enhance the overall impact and efficiency of club initiatives.  </w:t>
      </w:r>
    </w:p>
    <w:p w:rsidRPr="00CC0718" w:rsidR="3ACD2CDB" w:rsidP="3ACD2CDB" w:rsidRDefault="3ACD2CDB" w14:paraId="74352700" w14:textId="2EC449E6">
      <w:pPr>
        <w:pStyle w:val="ListParagraph"/>
        <w:ind w:left="1080" w:hanging="360"/>
        <w:rPr>
          <w:sz w:val="24"/>
          <w:szCs w:val="24"/>
        </w:rPr>
      </w:pPr>
    </w:p>
    <w:p w:rsidRPr="00CC0718" w:rsidR="3ACD2CDB" w:rsidP="3ACD2CDB" w:rsidRDefault="3ACD2CDB" w14:paraId="09B40A63" w14:textId="0802279F">
      <w:pPr>
        <w:pStyle w:val="ListParagraph"/>
        <w:ind w:left="1080" w:hanging="360"/>
        <w:rPr>
          <w:sz w:val="24"/>
          <w:szCs w:val="24"/>
        </w:rPr>
      </w:pPr>
    </w:p>
    <w:p w:rsidRPr="00CC0718" w:rsidR="3ACD2CDB" w:rsidP="3ACD2CDB" w:rsidRDefault="3ACD2CDB" w14:paraId="31E36AA0" w14:textId="66CDD8DE">
      <w:pPr>
        <w:pStyle w:val="ListParagraph"/>
        <w:ind w:left="1080" w:hanging="360"/>
        <w:rPr>
          <w:sz w:val="24"/>
          <w:szCs w:val="24"/>
        </w:rPr>
      </w:pPr>
    </w:p>
    <w:p w:rsidRPr="00CC0718" w:rsidR="3ACD2CDB" w:rsidP="3ACD2CDB" w:rsidRDefault="3ACD2CDB" w14:paraId="7AC710D5" w14:textId="0B53B540">
      <w:pPr>
        <w:pStyle w:val="ListParagraph"/>
        <w:ind w:left="1080" w:hanging="360"/>
        <w:rPr>
          <w:sz w:val="24"/>
          <w:szCs w:val="24"/>
        </w:rPr>
      </w:pPr>
    </w:p>
    <w:p w:rsidRPr="00CC0718" w:rsidR="00C71DC8" w:rsidP="3ACD2CDB" w:rsidRDefault="00C71DC8" w14:paraId="0EE9613E" w14:textId="77777777">
      <w:pPr>
        <w:pStyle w:val="ListParagraph"/>
        <w:ind w:left="1080" w:hanging="360"/>
        <w:rPr>
          <w:sz w:val="24"/>
          <w:szCs w:val="24"/>
        </w:rPr>
      </w:pPr>
    </w:p>
    <w:p w:rsidRPr="00CC0718" w:rsidR="00C71DC8" w:rsidP="3ACD2CDB" w:rsidRDefault="00C71DC8" w14:paraId="233FBDF1" w14:textId="77777777">
      <w:pPr>
        <w:pStyle w:val="ListParagraph"/>
        <w:ind w:left="1080" w:hanging="360"/>
        <w:rPr>
          <w:sz w:val="24"/>
          <w:szCs w:val="24"/>
        </w:rPr>
      </w:pPr>
    </w:p>
    <w:p w:rsidRPr="00CC0718" w:rsidR="00C71DC8" w:rsidP="3ACD2CDB" w:rsidRDefault="00C71DC8" w14:paraId="7B8EF740" w14:textId="77777777">
      <w:pPr>
        <w:pStyle w:val="ListParagraph"/>
        <w:ind w:left="1080" w:hanging="360"/>
        <w:rPr>
          <w:sz w:val="24"/>
          <w:szCs w:val="24"/>
        </w:rPr>
      </w:pPr>
    </w:p>
    <w:p w:rsidRPr="00CC0718" w:rsidR="00C71DC8" w:rsidP="3ACD2CDB" w:rsidRDefault="00C71DC8" w14:paraId="26D08CDF" w14:textId="77777777">
      <w:pPr>
        <w:pStyle w:val="ListParagraph"/>
        <w:ind w:left="1080" w:hanging="360"/>
        <w:rPr>
          <w:sz w:val="24"/>
          <w:szCs w:val="24"/>
        </w:rPr>
      </w:pPr>
    </w:p>
    <w:p w:rsidRPr="00CC0718" w:rsidR="00C71DC8" w:rsidP="3ACD2CDB" w:rsidRDefault="00C71DC8" w14:paraId="3DB2826E" w14:textId="77777777">
      <w:pPr>
        <w:pStyle w:val="ListParagraph"/>
        <w:ind w:left="1080" w:hanging="360"/>
        <w:rPr>
          <w:sz w:val="24"/>
          <w:szCs w:val="24"/>
        </w:rPr>
      </w:pPr>
    </w:p>
    <w:p w:rsidR="00C71DC8" w:rsidP="3ACD2CDB" w:rsidRDefault="00C71DC8" w14:paraId="0651B725" w14:textId="77777777">
      <w:pPr>
        <w:pStyle w:val="ListParagraph"/>
        <w:ind w:left="1080" w:hanging="360"/>
        <w:rPr>
          <w:sz w:val="24"/>
          <w:szCs w:val="24"/>
        </w:rPr>
      </w:pPr>
    </w:p>
    <w:p w:rsidRPr="00CC0718" w:rsidR="00CC0718" w:rsidP="3ACD2CDB" w:rsidRDefault="00CC0718" w14:paraId="586DEC23" w14:textId="77777777">
      <w:pPr>
        <w:pStyle w:val="ListParagraph"/>
        <w:ind w:left="1080" w:hanging="360"/>
        <w:rPr>
          <w:sz w:val="24"/>
          <w:szCs w:val="24"/>
        </w:rPr>
      </w:pPr>
    </w:p>
    <w:p w:rsidRPr="00CC0718" w:rsidR="00C71DC8" w:rsidP="3ACD2CDB" w:rsidRDefault="00C71DC8" w14:paraId="76DE39D8" w14:textId="77777777">
      <w:pPr>
        <w:pStyle w:val="ListParagraph"/>
        <w:ind w:left="1080" w:hanging="360"/>
        <w:rPr>
          <w:sz w:val="24"/>
          <w:szCs w:val="24"/>
        </w:rPr>
      </w:pPr>
    </w:p>
    <w:p w:rsidRPr="00CC0718" w:rsidR="55B0310D" w:rsidP="3ACD2CDB" w:rsidRDefault="7D7B800B" w14:paraId="6B29E30A" w14:textId="669FCF43">
      <w:pPr>
        <w:pStyle w:val="ListParagraph"/>
        <w:numPr>
          <w:ilvl w:val="0"/>
          <w:numId w:val="3"/>
        </w:numPr>
      </w:pPr>
      <w:r w:rsidRPr="00CC0718">
        <w:t xml:space="preserve"> </w:t>
      </w:r>
      <w:r w:rsidRPr="00CC0718" w:rsidR="54FDDEA2">
        <w:t>PUMA storyline of the video</w:t>
      </w:r>
    </w:p>
    <w:p w:rsidRPr="00CC0718" w:rsidR="4F814FF9" w:rsidP="4F814FF9" w:rsidRDefault="4F814FF9" w14:paraId="0F114BAC" w14:textId="0165EB1B">
      <w:pPr>
        <w:pStyle w:val="ListParagraph"/>
        <w:ind w:left="1080"/>
        <w:rPr>
          <w:color w:val="2D3B45"/>
        </w:rPr>
      </w:pPr>
    </w:p>
    <w:p w:rsidRPr="00CC0718" w:rsidR="4F814FF9" w:rsidP="4F814FF9" w:rsidRDefault="4F814FF9" w14:paraId="302434BF" w14:textId="76D4D858">
      <w:pPr>
        <w:ind w:left="1080"/>
      </w:pPr>
      <w:r w:rsidRPr="00CC0718">
        <w:rPr>
          <w:noProof/>
        </w:rPr>
        <w:drawing>
          <wp:anchor distT="0" distB="0" distL="114300" distR="114300" simplePos="0" relativeHeight="251658240" behindDoc="0" locked="0" layoutInCell="1" allowOverlap="1" wp14:anchorId="311CFB20" wp14:editId="60C7E896">
            <wp:simplePos x="0" y="0"/>
            <wp:positionH relativeFrom="column">
              <wp:align>left</wp:align>
            </wp:positionH>
            <wp:positionV relativeFrom="paragraph">
              <wp:posOffset>0</wp:posOffset>
            </wp:positionV>
            <wp:extent cx="6391275" cy="3769214"/>
            <wp:effectExtent l="0" t="0" r="0" b="0"/>
            <wp:wrapNone/>
            <wp:docPr id="1609210313" name="Picture 1609210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6391275" cy="3769214"/>
                    </a:xfrm>
                    <a:prstGeom prst="rect">
                      <a:avLst/>
                    </a:prstGeom>
                  </pic:spPr>
                </pic:pic>
              </a:graphicData>
            </a:graphic>
            <wp14:sizeRelH relativeFrom="page">
              <wp14:pctWidth>0</wp14:pctWidth>
            </wp14:sizeRelH>
            <wp14:sizeRelV relativeFrom="page">
              <wp14:pctHeight>0</wp14:pctHeight>
            </wp14:sizeRelV>
          </wp:anchor>
        </w:drawing>
      </w:r>
    </w:p>
    <w:p w:rsidRPr="00CC0718" w:rsidR="4F814FF9" w:rsidP="4F814FF9" w:rsidRDefault="4F814FF9" w14:paraId="21332A90" w14:textId="23A18F81">
      <w:pPr>
        <w:rPr>
          <w:color w:val="2D3B45"/>
          <w:sz w:val="24"/>
          <w:szCs w:val="24"/>
        </w:rPr>
      </w:pPr>
    </w:p>
    <w:p w:rsidRPr="00CC0718" w:rsidR="4F814FF9" w:rsidP="4F814FF9" w:rsidRDefault="4F814FF9" w14:paraId="4C6AC5C8" w14:textId="57BDB6DA"/>
    <w:p w:rsidRPr="00CC0718" w:rsidR="4F814FF9" w:rsidP="4F814FF9" w:rsidRDefault="4F814FF9" w14:paraId="25B342F4" w14:textId="23E1CAFA">
      <w:pPr>
        <w:pStyle w:val="ListParagraph"/>
        <w:ind w:left="1080"/>
      </w:pPr>
    </w:p>
    <w:p w:rsidRPr="00CC0718" w:rsidR="4F814FF9" w:rsidP="4F814FF9" w:rsidRDefault="4F814FF9" w14:paraId="3B35C5BF" w14:textId="295FFB89">
      <w:pPr>
        <w:pStyle w:val="ListParagraph"/>
        <w:ind w:left="1080"/>
      </w:pPr>
    </w:p>
    <w:p w:rsidRPr="00CC0718" w:rsidR="4F814FF9" w:rsidP="4F814FF9" w:rsidRDefault="4F814FF9" w14:paraId="2041F88F" w14:textId="4FF82291">
      <w:pPr>
        <w:pStyle w:val="ListParagraph"/>
        <w:ind w:left="1080"/>
      </w:pPr>
    </w:p>
    <w:p w:rsidRPr="00CC0718" w:rsidR="4F814FF9" w:rsidP="4F814FF9" w:rsidRDefault="4F814FF9" w14:paraId="1C894067" w14:textId="731D08F7">
      <w:pPr>
        <w:pStyle w:val="ListParagraph"/>
        <w:ind w:left="1080"/>
      </w:pPr>
    </w:p>
    <w:p w:rsidRPr="00CC0718" w:rsidR="4F814FF9" w:rsidP="4F814FF9" w:rsidRDefault="4F814FF9" w14:paraId="4C9365B9" w14:textId="1AE5261F">
      <w:pPr>
        <w:pStyle w:val="ListParagraph"/>
        <w:ind w:left="1080"/>
      </w:pPr>
    </w:p>
    <w:p w:rsidRPr="00CC0718" w:rsidR="4F814FF9" w:rsidP="4F814FF9" w:rsidRDefault="4F814FF9" w14:paraId="0B1CAFAB" w14:textId="337A81F3">
      <w:pPr>
        <w:pStyle w:val="ListParagraph"/>
        <w:ind w:left="1080"/>
      </w:pPr>
    </w:p>
    <w:p w:rsidRPr="00CC0718" w:rsidR="4F814FF9" w:rsidP="4F814FF9" w:rsidRDefault="4F814FF9" w14:paraId="161651DB" w14:textId="2E2D2B2D">
      <w:pPr>
        <w:pStyle w:val="ListParagraph"/>
        <w:ind w:left="1080"/>
      </w:pPr>
    </w:p>
    <w:p w:rsidRPr="00CC0718" w:rsidR="4F814FF9" w:rsidRDefault="4F814FF9" w14:paraId="4CBBA65D" w14:textId="4E8811B3"/>
    <w:p w:rsidRPr="00CC0718" w:rsidR="4F814FF9" w:rsidRDefault="4F814FF9" w14:paraId="3E5B2465" w14:textId="2896AC24"/>
    <w:p w:rsidRPr="00CC0718" w:rsidR="4F814FF9" w:rsidRDefault="4F814FF9" w14:paraId="6865C7A9" w14:textId="4370D518"/>
    <w:p w:rsidRPr="00CC0718" w:rsidR="4F814FF9" w:rsidRDefault="4F814FF9" w14:paraId="13864738" w14:textId="4735B4A0"/>
    <w:p w:rsidRPr="00CC0718" w:rsidR="4F814FF9" w:rsidRDefault="4F814FF9" w14:paraId="1E621FF3" w14:textId="27561354"/>
    <w:p w:rsidRPr="00CC0718" w:rsidR="4F814FF9" w:rsidRDefault="4F814FF9" w14:paraId="226233FF" w14:textId="7E9E4EDF"/>
    <w:p w:rsidRPr="00CC0718" w:rsidR="4F814FF9" w:rsidRDefault="4F814FF9" w14:paraId="566919D5" w14:textId="5A6A2A98"/>
    <w:p w:rsidRPr="00CC0718" w:rsidR="4F814FF9" w:rsidRDefault="4F814FF9" w14:paraId="4D8E0146" w14:textId="174D78AC"/>
    <w:p w:rsidRPr="00CC0718" w:rsidR="4F814FF9" w:rsidRDefault="4F814FF9" w14:paraId="2A727EBA" w14:textId="11FD158C"/>
    <w:p w:rsidRPr="00CC0718" w:rsidR="4F814FF9" w:rsidRDefault="4F814FF9" w14:paraId="0B68F4C7" w14:textId="273EBC15"/>
    <w:p w:rsidRPr="00CC0718" w:rsidR="4F814FF9" w:rsidRDefault="4F814FF9" w14:paraId="779C4B0F" w14:textId="475B9D51"/>
    <w:p w:rsidRPr="00CC0718" w:rsidR="4F814FF9" w:rsidP="3ACD2CDB" w:rsidRDefault="335F1592" w14:paraId="0ACD1555" w14:textId="373E4E65">
      <w:pPr>
        <w:rPr>
          <w:b/>
          <w:bCs/>
          <w:color w:val="000000" w:themeColor="text1"/>
          <w:lang w:val="en-US"/>
        </w:rPr>
      </w:pPr>
      <w:r w:rsidRPr="00CC0718">
        <w:rPr>
          <w:b/>
          <w:bCs/>
          <w:color w:val="000000" w:themeColor="text1"/>
          <w:lang w:val="en-US"/>
        </w:rPr>
        <w:t>Work division charter</w:t>
      </w:r>
    </w:p>
    <w:p w:rsidRPr="00CC0718" w:rsidR="4F814FF9" w:rsidP="3ACD2CDB" w:rsidRDefault="4F814FF9" w14:paraId="4A3F35C3" w14:textId="10CED467">
      <w:pPr>
        <w:rPr>
          <w:b/>
          <w:bCs/>
          <w:color w:val="000000" w:themeColor="text1"/>
          <w:lang w:val="en-US"/>
        </w:rPr>
      </w:pPr>
    </w:p>
    <w:tbl>
      <w:tblPr>
        <w:tblW w:w="0" w:type="auto"/>
        <w:tblLook w:val="06A0" w:firstRow="1" w:lastRow="0" w:firstColumn="1" w:lastColumn="0" w:noHBand="1" w:noVBand="1"/>
      </w:tblPr>
      <w:tblGrid>
        <w:gridCol w:w="592"/>
        <w:gridCol w:w="1091"/>
        <w:gridCol w:w="671"/>
        <w:gridCol w:w="706"/>
        <w:gridCol w:w="689"/>
        <w:gridCol w:w="716"/>
        <w:gridCol w:w="681"/>
        <w:gridCol w:w="698"/>
        <w:gridCol w:w="681"/>
        <w:gridCol w:w="612"/>
        <w:gridCol w:w="595"/>
        <w:gridCol w:w="613"/>
      </w:tblGrid>
      <w:tr w:rsidRPr="00CC0718" w:rsidR="3ACD2CDB" w:rsidTr="3ACD2CDB" w14:paraId="7AB64231" w14:textId="77777777">
        <w:trPr>
          <w:trHeight w:val="300"/>
        </w:trPr>
        <w:tc>
          <w:tcPr>
            <w:tcW w:w="592"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Pr="00CC0718" w:rsidR="3ACD2CDB" w:rsidP="3ACD2CDB" w:rsidRDefault="3ACD2CDB" w14:paraId="61C3E122" w14:textId="2218671D"/>
        </w:tc>
        <w:tc>
          <w:tcPr>
            <w:tcW w:w="1091" w:type="dxa"/>
            <w:tcBorders>
              <w:top w:val="single" w:color="000000" w:themeColor="text1" w:sz="4" w:space="0"/>
              <w:left w:val="single" w:color="CCCCCC" w:sz="4" w:space="0"/>
              <w:bottom w:val="single" w:color="000000" w:themeColor="text1" w:sz="4" w:space="0"/>
              <w:right w:val="single" w:color="000000" w:themeColor="text1" w:sz="4" w:space="0"/>
            </w:tcBorders>
            <w:tcMar>
              <w:top w:w="15" w:type="dxa"/>
              <w:left w:w="15" w:type="dxa"/>
              <w:right w:w="15" w:type="dxa"/>
            </w:tcMar>
            <w:vAlign w:val="bottom"/>
          </w:tcPr>
          <w:p w:rsidRPr="00CC0718" w:rsidR="3ACD2CDB" w:rsidP="3ACD2CDB" w:rsidRDefault="3ACD2CDB" w14:paraId="4C05331A" w14:textId="3BD89980">
            <w:r w:rsidRPr="00CC0718">
              <w:t xml:space="preserve"> </w:t>
            </w:r>
          </w:p>
        </w:tc>
        <w:tc>
          <w:tcPr>
            <w:tcW w:w="671" w:type="dxa"/>
            <w:tcBorders>
              <w:top w:val="single" w:color="000000" w:themeColor="text1" w:sz="4" w:space="0"/>
              <w:left w:val="single" w:color="CCCCCC" w:sz="4" w:space="0"/>
              <w:bottom w:val="single" w:color="000000" w:themeColor="text1" w:sz="4" w:space="0"/>
              <w:right w:val="single" w:color="000000" w:themeColor="text1" w:sz="4" w:space="0"/>
            </w:tcBorders>
            <w:tcMar>
              <w:top w:w="15" w:type="dxa"/>
              <w:left w:w="15" w:type="dxa"/>
              <w:right w:w="15" w:type="dxa"/>
            </w:tcMar>
            <w:vAlign w:val="bottom"/>
          </w:tcPr>
          <w:p w:rsidRPr="00CC0718" w:rsidR="3ACD2CDB" w:rsidP="3ACD2CDB" w:rsidRDefault="3ACD2CDB" w14:paraId="4B939E0D" w14:textId="7E616CC6">
            <w:pPr>
              <w:jc w:val="center"/>
            </w:pPr>
            <w:r w:rsidRPr="00CC0718">
              <w:rPr>
                <w:rFonts w:eastAsia="Aptos Narrow"/>
                <w:sz w:val="24"/>
                <w:szCs w:val="24"/>
              </w:rPr>
              <w:t xml:space="preserve">P1 </w:t>
            </w:r>
          </w:p>
        </w:tc>
        <w:tc>
          <w:tcPr>
            <w:tcW w:w="706" w:type="dxa"/>
            <w:tcBorders>
              <w:top w:val="single" w:color="000000" w:themeColor="text1" w:sz="4" w:space="0"/>
              <w:left w:val="single" w:color="CCCCCC" w:sz="4" w:space="0"/>
              <w:bottom w:val="single" w:color="000000" w:themeColor="text1" w:sz="4" w:space="0"/>
              <w:right w:val="single" w:color="000000" w:themeColor="text1" w:sz="4" w:space="0"/>
            </w:tcBorders>
            <w:tcMar>
              <w:top w:w="15" w:type="dxa"/>
              <w:left w:w="15" w:type="dxa"/>
              <w:right w:w="15" w:type="dxa"/>
            </w:tcMar>
            <w:vAlign w:val="bottom"/>
          </w:tcPr>
          <w:p w:rsidRPr="00CC0718" w:rsidR="3ACD2CDB" w:rsidP="3ACD2CDB" w:rsidRDefault="3ACD2CDB" w14:paraId="786B8263" w14:textId="40FE9A3F">
            <w:pPr>
              <w:jc w:val="center"/>
            </w:pPr>
            <w:r w:rsidRPr="00CC0718">
              <w:rPr>
                <w:rFonts w:eastAsia="Aptos Narrow"/>
                <w:sz w:val="24"/>
                <w:szCs w:val="24"/>
              </w:rPr>
              <w:t xml:space="preserve">P2 </w:t>
            </w:r>
          </w:p>
        </w:tc>
        <w:tc>
          <w:tcPr>
            <w:tcW w:w="689" w:type="dxa"/>
            <w:tcBorders>
              <w:top w:val="single" w:color="000000" w:themeColor="text1" w:sz="4" w:space="0"/>
              <w:left w:val="single" w:color="CCCCCC" w:sz="4" w:space="0"/>
              <w:bottom w:val="single" w:color="000000" w:themeColor="text1" w:sz="4" w:space="0"/>
              <w:right w:val="single" w:color="000000" w:themeColor="text1" w:sz="4" w:space="0"/>
            </w:tcBorders>
            <w:tcMar>
              <w:top w:w="15" w:type="dxa"/>
              <w:left w:w="15" w:type="dxa"/>
              <w:right w:w="15" w:type="dxa"/>
            </w:tcMar>
            <w:vAlign w:val="bottom"/>
          </w:tcPr>
          <w:p w:rsidRPr="00CC0718" w:rsidR="3ACD2CDB" w:rsidP="3ACD2CDB" w:rsidRDefault="3ACD2CDB" w14:paraId="3F17CA7F" w14:textId="10E88486">
            <w:pPr>
              <w:jc w:val="center"/>
            </w:pPr>
            <w:r w:rsidRPr="00CC0718">
              <w:rPr>
                <w:rFonts w:eastAsia="Aptos Narrow"/>
                <w:sz w:val="24"/>
                <w:szCs w:val="24"/>
              </w:rPr>
              <w:t xml:space="preserve">P3 </w:t>
            </w:r>
          </w:p>
        </w:tc>
        <w:tc>
          <w:tcPr>
            <w:tcW w:w="716" w:type="dxa"/>
            <w:tcBorders>
              <w:top w:val="single" w:color="000000" w:themeColor="text1" w:sz="4" w:space="0"/>
              <w:left w:val="single" w:color="CCCCCC" w:sz="4" w:space="0"/>
              <w:bottom w:val="single" w:color="000000" w:themeColor="text1" w:sz="4" w:space="0"/>
              <w:right w:val="single" w:color="000000" w:themeColor="text1" w:sz="4" w:space="0"/>
            </w:tcBorders>
            <w:tcMar>
              <w:top w:w="15" w:type="dxa"/>
              <w:left w:w="15" w:type="dxa"/>
              <w:right w:w="15" w:type="dxa"/>
            </w:tcMar>
            <w:vAlign w:val="bottom"/>
          </w:tcPr>
          <w:p w:rsidRPr="00CC0718" w:rsidR="3ACD2CDB" w:rsidP="3ACD2CDB" w:rsidRDefault="3ACD2CDB" w14:paraId="2123E0F4" w14:textId="18572BA2">
            <w:pPr>
              <w:jc w:val="center"/>
            </w:pPr>
            <w:r w:rsidRPr="00CC0718">
              <w:rPr>
                <w:rFonts w:eastAsia="Aptos Narrow"/>
                <w:sz w:val="24"/>
                <w:szCs w:val="24"/>
              </w:rPr>
              <w:t xml:space="preserve">P4 </w:t>
            </w:r>
          </w:p>
        </w:tc>
        <w:tc>
          <w:tcPr>
            <w:tcW w:w="681" w:type="dxa"/>
            <w:tcBorders>
              <w:top w:val="single" w:color="000000" w:themeColor="text1" w:sz="4" w:space="0"/>
              <w:left w:val="single" w:color="CCCCCC" w:sz="4" w:space="0"/>
              <w:bottom w:val="single" w:color="000000" w:themeColor="text1" w:sz="4" w:space="0"/>
              <w:right w:val="single" w:color="000000" w:themeColor="text1" w:sz="4" w:space="0"/>
            </w:tcBorders>
            <w:tcMar>
              <w:top w:w="15" w:type="dxa"/>
              <w:left w:w="15" w:type="dxa"/>
              <w:right w:w="15" w:type="dxa"/>
            </w:tcMar>
            <w:vAlign w:val="bottom"/>
          </w:tcPr>
          <w:p w:rsidRPr="00CC0718" w:rsidR="3ACD2CDB" w:rsidP="3ACD2CDB" w:rsidRDefault="3ACD2CDB" w14:paraId="3D8191A1" w14:textId="71A62374">
            <w:pPr>
              <w:jc w:val="center"/>
            </w:pPr>
            <w:r w:rsidRPr="00CC0718">
              <w:rPr>
                <w:rFonts w:eastAsia="Aptos Narrow"/>
                <w:sz w:val="24"/>
                <w:szCs w:val="24"/>
              </w:rPr>
              <w:t xml:space="preserve">P5 </w:t>
            </w:r>
          </w:p>
        </w:tc>
        <w:tc>
          <w:tcPr>
            <w:tcW w:w="698" w:type="dxa"/>
            <w:tcBorders>
              <w:top w:val="single" w:color="000000" w:themeColor="text1" w:sz="4" w:space="0"/>
              <w:left w:val="single" w:color="CCCCCC" w:sz="4" w:space="0"/>
              <w:bottom w:val="single" w:color="000000" w:themeColor="text1" w:sz="4" w:space="0"/>
              <w:right w:val="single" w:color="000000" w:themeColor="text1" w:sz="4" w:space="0"/>
            </w:tcBorders>
            <w:tcMar>
              <w:top w:w="15" w:type="dxa"/>
              <w:left w:w="15" w:type="dxa"/>
              <w:right w:w="15" w:type="dxa"/>
            </w:tcMar>
            <w:vAlign w:val="bottom"/>
          </w:tcPr>
          <w:p w:rsidRPr="00CC0718" w:rsidR="3ACD2CDB" w:rsidP="3ACD2CDB" w:rsidRDefault="3ACD2CDB" w14:paraId="4FC7CB7C" w14:textId="08ABE503">
            <w:pPr>
              <w:jc w:val="center"/>
            </w:pPr>
            <w:r w:rsidRPr="00CC0718">
              <w:rPr>
                <w:rFonts w:eastAsia="Aptos Narrow"/>
                <w:sz w:val="24"/>
                <w:szCs w:val="24"/>
              </w:rPr>
              <w:t xml:space="preserve">P6 </w:t>
            </w:r>
          </w:p>
        </w:tc>
        <w:tc>
          <w:tcPr>
            <w:tcW w:w="681" w:type="dxa"/>
            <w:tcBorders>
              <w:top w:val="single" w:color="000000" w:themeColor="text1" w:sz="4" w:space="0"/>
              <w:left w:val="single" w:color="CCCCCC" w:sz="4" w:space="0"/>
              <w:bottom w:val="single" w:color="000000" w:themeColor="text1" w:sz="4" w:space="0"/>
              <w:right w:val="single" w:color="000000" w:themeColor="text1" w:sz="4" w:space="0"/>
            </w:tcBorders>
            <w:tcMar>
              <w:top w:w="15" w:type="dxa"/>
              <w:left w:w="15" w:type="dxa"/>
              <w:right w:w="15" w:type="dxa"/>
            </w:tcMar>
            <w:vAlign w:val="bottom"/>
          </w:tcPr>
          <w:p w:rsidRPr="00CC0718" w:rsidR="3ACD2CDB" w:rsidP="3ACD2CDB" w:rsidRDefault="3ACD2CDB" w14:paraId="19A5C70E" w14:textId="16051B57">
            <w:pPr>
              <w:jc w:val="center"/>
            </w:pPr>
            <w:r w:rsidRPr="00CC0718">
              <w:rPr>
                <w:rFonts w:eastAsia="Aptos Narrow"/>
                <w:sz w:val="24"/>
                <w:szCs w:val="24"/>
              </w:rPr>
              <w:t xml:space="preserve">P7 </w:t>
            </w:r>
          </w:p>
        </w:tc>
        <w:tc>
          <w:tcPr>
            <w:tcW w:w="612" w:type="dxa"/>
            <w:tcBorders>
              <w:top w:val="single" w:color="000000" w:themeColor="text1" w:sz="4" w:space="0"/>
              <w:left w:val="single" w:color="CCCCCC" w:sz="4" w:space="0"/>
              <w:bottom w:val="single" w:color="000000" w:themeColor="text1" w:sz="4" w:space="0"/>
              <w:right w:val="single" w:color="000000" w:themeColor="text1" w:sz="4" w:space="0"/>
            </w:tcBorders>
            <w:tcMar>
              <w:top w:w="15" w:type="dxa"/>
              <w:left w:w="15" w:type="dxa"/>
              <w:right w:w="15" w:type="dxa"/>
            </w:tcMar>
            <w:vAlign w:val="bottom"/>
          </w:tcPr>
          <w:p w:rsidRPr="00CC0718" w:rsidR="3ACD2CDB" w:rsidP="3ACD2CDB" w:rsidRDefault="3ACD2CDB" w14:paraId="25B50D11" w14:textId="098895CD">
            <w:pPr>
              <w:jc w:val="center"/>
            </w:pPr>
            <w:r w:rsidRPr="00CC0718">
              <w:rPr>
                <w:rFonts w:eastAsia="Aptos Narrow"/>
                <w:sz w:val="24"/>
                <w:szCs w:val="24"/>
              </w:rPr>
              <w:t xml:space="preserve">P8 </w:t>
            </w:r>
          </w:p>
        </w:tc>
        <w:tc>
          <w:tcPr>
            <w:tcW w:w="595" w:type="dxa"/>
            <w:tcBorders>
              <w:top w:val="single" w:color="000000" w:themeColor="text1" w:sz="4" w:space="0"/>
              <w:left w:val="single" w:color="CCCCCC" w:sz="4" w:space="0"/>
              <w:bottom w:val="single" w:color="000000" w:themeColor="text1" w:sz="4" w:space="0"/>
              <w:right w:val="single" w:color="000000" w:themeColor="text1" w:sz="4" w:space="0"/>
            </w:tcBorders>
            <w:tcMar>
              <w:top w:w="15" w:type="dxa"/>
              <w:left w:w="15" w:type="dxa"/>
              <w:right w:w="15" w:type="dxa"/>
            </w:tcMar>
            <w:vAlign w:val="bottom"/>
          </w:tcPr>
          <w:p w:rsidRPr="00CC0718" w:rsidR="3ACD2CDB" w:rsidP="3ACD2CDB" w:rsidRDefault="3ACD2CDB" w14:paraId="2D901F81" w14:textId="725CABCD">
            <w:pPr>
              <w:jc w:val="center"/>
            </w:pPr>
            <w:r w:rsidRPr="00CC0718">
              <w:rPr>
                <w:rFonts w:eastAsia="Aptos Narrow"/>
                <w:sz w:val="24"/>
                <w:szCs w:val="24"/>
              </w:rPr>
              <w:t xml:space="preserve">P9 </w:t>
            </w:r>
          </w:p>
        </w:tc>
        <w:tc>
          <w:tcPr>
            <w:tcW w:w="613" w:type="dxa"/>
            <w:tcBorders>
              <w:top w:val="single" w:color="000000" w:themeColor="text1" w:sz="4" w:space="0"/>
              <w:left w:val="single" w:color="CCCCCC" w:sz="4" w:space="0"/>
              <w:bottom w:val="single" w:color="000000" w:themeColor="text1" w:sz="4" w:space="0"/>
              <w:right w:val="single" w:color="000000" w:themeColor="text1" w:sz="4" w:space="0"/>
            </w:tcBorders>
            <w:tcMar>
              <w:top w:w="15" w:type="dxa"/>
              <w:left w:w="15" w:type="dxa"/>
              <w:right w:w="15" w:type="dxa"/>
            </w:tcMar>
            <w:vAlign w:val="bottom"/>
          </w:tcPr>
          <w:p w:rsidRPr="00CC0718" w:rsidR="3ACD2CDB" w:rsidP="3ACD2CDB" w:rsidRDefault="3ACD2CDB" w14:paraId="7847AF24" w14:textId="5C6E4A42">
            <w:pPr>
              <w:jc w:val="center"/>
            </w:pPr>
            <w:r w:rsidRPr="00CC0718">
              <w:rPr>
                <w:rFonts w:eastAsia="Aptos Narrow"/>
                <w:sz w:val="24"/>
                <w:szCs w:val="24"/>
              </w:rPr>
              <w:t xml:space="preserve">P10 </w:t>
            </w:r>
          </w:p>
        </w:tc>
      </w:tr>
      <w:tr w:rsidRPr="00CC0718" w:rsidR="3ACD2CDB" w:rsidTr="3ACD2CDB" w14:paraId="469182EE" w14:textId="77777777">
        <w:trPr>
          <w:trHeight w:val="300"/>
        </w:trPr>
        <w:tc>
          <w:tcPr>
            <w:tcW w:w="592" w:type="dxa"/>
            <w:tcBorders>
              <w:top w:val="single" w:color="CCCCCC"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Pr="00CC0718" w:rsidR="3ACD2CDB" w:rsidP="3ACD2CDB" w:rsidRDefault="3ACD2CDB" w14:paraId="66390667" w14:textId="1F4E957A">
            <w:r w:rsidRPr="00CC0718">
              <w:rPr>
                <w:rFonts w:eastAsia="Aptos Narrow"/>
                <w:sz w:val="24"/>
                <w:szCs w:val="24"/>
              </w:rPr>
              <w:t xml:space="preserve">KEY </w:t>
            </w:r>
          </w:p>
        </w:tc>
        <w:tc>
          <w:tcPr>
            <w:tcW w:w="1091" w:type="dxa"/>
            <w:tcBorders>
              <w:top w:val="single" w:color="CCCCCC" w:sz="4" w:space="0"/>
              <w:left w:val="single" w:color="CCCCCC" w:sz="4" w:space="0"/>
              <w:bottom w:val="single" w:color="000000" w:themeColor="text1" w:sz="4" w:space="0"/>
              <w:right w:val="single" w:color="000000" w:themeColor="text1" w:sz="4" w:space="0"/>
            </w:tcBorders>
            <w:tcMar>
              <w:top w:w="15" w:type="dxa"/>
              <w:left w:w="15" w:type="dxa"/>
              <w:right w:w="15" w:type="dxa"/>
            </w:tcMar>
            <w:vAlign w:val="bottom"/>
          </w:tcPr>
          <w:p w:rsidRPr="00CC0718" w:rsidR="3ACD2CDB" w:rsidP="3ACD2CDB" w:rsidRDefault="3ACD2CDB" w14:paraId="6E7E5BDC" w14:textId="0D6429F2">
            <w:r w:rsidRPr="00CC0718">
              <w:t xml:space="preserve"> </w:t>
            </w:r>
          </w:p>
        </w:tc>
        <w:tc>
          <w:tcPr>
            <w:tcW w:w="2066" w:type="dxa"/>
            <w:gridSpan w:val="3"/>
            <w:tcBorders>
              <w:top w:val="single" w:color="CCCCCC" w:sz="4" w:space="0"/>
              <w:left w:val="single" w:color="CCCCCC" w:sz="4" w:space="0"/>
              <w:bottom w:val="single" w:color="000000" w:themeColor="text1" w:sz="4" w:space="0"/>
              <w:right w:val="nil"/>
            </w:tcBorders>
            <w:shd w:val="clear" w:color="auto" w:fill="FFFF00"/>
            <w:tcMar>
              <w:top w:w="15" w:type="dxa"/>
              <w:left w:w="15" w:type="dxa"/>
              <w:right w:w="15" w:type="dxa"/>
            </w:tcMar>
            <w:vAlign w:val="bottom"/>
          </w:tcPr>
          <w:p w:rsidRPr="00CC0718" w:rsidR="3ACD2CDB" w:rsidP="3ACD2CDB" w:rsidRDefault="3ACD2CDB" w14:paraId="6257D4C3" w14:textId="1156A574">
            <w:pPr>
              <w:jc w:val="center"/>
            </w:pPr>
            <w:r w:rsidRPr="00CC0718">
              <w:rPr>
                <w:rFonts w:eastAsia="Aptos Narrow"/>
                <w:sz w:val="24"/>
                <w:szCs w:val="24"/>
              </w:rPr>
              <w:t xml:space="preserve">Interview Participants </w:t>
            </w:r>
          </w:p>
        </w:tc>
        <w:tc>
          <w:tcPr>
            <w:tcW w:w="2776" w:type="dxa"/>
            <w:gridSpan w:val="4"/>
            <w:tcBorders>
              <w:top w:val="single" w:color="CCCCCC" w:sz="4" w:space="0"/>
              <w:left w:val="single" w:color="CCCCCC" w:sz="4" w:space="0"/>
              <w:bottom w:val="single" w:color="000000" w:themeColor="text1" w:sz="4" w:space="0"/>
              <w:right w:val="nil"/>
            </w:tcBorders>
            <w:shd w:val="clear" w:color="auto" w:fill="CFE2F3"/>
            <w:tcMar>
              <w:top w:w="15" w:type="dxa"/>
              <w:left w:w="15" w:type="dxa"/>
              <w:right w:w="15" w:type="dxa"/>
            </w:tcMar>
            <w:vAlign w:val="bottom"/>
          </w:tcPr>
          <w:p w:rsidRPr="00CC0718" w:rsidR="3ACD2CDB" w:rsidP="3ACD2CDB" w:rsidRDefault="3ACD2CDB" w14:paraId="7E245412" w14:textId="60C229DA">
            <w:pPr>
              <w:jc w:val="center"/>
            </w:pPr>
            <w:r w:rsidRPr="00CC0718">
              <w:rPr>
                <w:rFonts w:eastAsia="Aptos Narrow"/>
                <w:sz w:val="24"/>
                <w:szCs w:val="24"/>
              </w:rPr>
              <w:t xml:space="preserve">Transcribe audio file+ Proofread Transcripts </w:t>
            </w:r>
          </w:p>
        </w:tc>
        <w:tc>
          <w:tcPr>
            <w:tcW w:w="1820" w:type="dxa"/>
            <w:gridSpan w:val="3"/>
            <w:tcBorders>
              <w:top w:val="single" w:color="CCCCCC" w:sz="4" w:space="0"/>
              <w:left w:val="single" w:color="CCCCCC" w:sz="4" w:space="0"/>
              <w:bottom w:val="single" w:color="000000" w:themeColor="text1" w:sz="4" w:space="0"/>
              <w:right w:val="nil"/>
            </w:tcBorders>
            <w:shd w:val="clear" w:color="auto" w:fill="C00000"/>
            <w:tcMar>
              <w:top w:w="15" w:type="dxa"/>
              <w:left w:w="15" w:type="dxa"/>
              <w:right w:w="15" w:type="dxa"/>
            </w:tcMar>
            <w:vAlign w:val="bottom"/>
          </w:tcPr>
          <w:p w:rsidRPr="00CC0718" w:rsidR="3ACD2CDB" w:rsidP="3ACD2CDB" w:rsidRDefault="3ACD2CDB" w14:paraId="705265D1" w14:textId="41F48A33">
            <w:pPr>
              <w:jc w:val="center"/>
            </w:pPr>
            <w:r w:rsidRPr="00CC0718">
              <w:rPr>
                <w:rFonts w:eastAsia="Aptos Narrow"/>
                <w:sz w:val="24"/>
                <w:szCs w:val="24"/>
              </w:rPr>
              <w:t xml:space="preserve">NVivo </w:t>
            </w:r>
          </w:p>
        </w:tc>
      </w:tr>
      <w:tr w:rsidRPr="00CC0718" w:rsidR="3ACD2CDB" w:rsidTr="3ACD2CDB" w14:paraId="27B87D3F" w14:textId="77777777">
        <w:trPr>
          <w:trHeight w:val="300"/>
        </w:trPr>
        <w:tc>
          <w:tcPr>
            <w:tcW w:w="592" w:type="dxa"/>
            <w:tcBorders>
              <w:top w:val="single" w:color="CCCCCC"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Pr="00CC0718" w:rsidR="3ACD2CDB" w:rsidP="3ACD2CDB" w:rsidRDefault="3ACD2CDB" w14:paraId="5EE6A745" w14:textId="5B307AB1">
            <w:r w:rsidRPr="00CC0718">
              <w:t xml:space="preserve"> </w:t>
            </w:r>
          </w:p>
        </w:tc>
        <w:tc>
          <w:tcPr>
            <w:tcW w:w="1091" w:type="dxa"/>
            <w:tcBorders>
              <w:top w:val="single" w:color="CCCCCC" w:sz="4" w:space="0"/>
              <w:left w:val="single" w:color="CCCCCC" w:sz="4" w:space="0"/>
              <w:bottom w:val="single" w:color="000000" w:themeColor="text1" w:sz="4" w:space="0"/>
              <w:right w:val="single" w:color="000000" w:themeColor="text1" w:sz="4" w:space="0"/>
            </w:tcBorders>
            <w:tcMar>
              <w:top w:w="15" w:type="dxa"/>
              <w:left w:w="15" w:type="dxa"/>
              <w:right w:w="15" w:type="dxa"/>
            </w:tcMar>
            <w:vAlign w:val="bottom"/>
          </w:tcPr>
          <w:p w:rsidRPr="00CC0718" w:rsidR="3ACD2CDB" w:rsidP="3ACD2CDB" w:rsidRDefault="3ACD2CDB" w14:paraId="29FB2542" w14:textId="5E3F9413">
            <w:r w:rsidRPr="00CC0718">
              <w:rPr>
                <w:rFonts w:eastAsia="Aptos Narrow"/>
                <w:sz w:val="24"/>
                <w:szCs w:val="24"/>
              </w:rPr>
              <w:t xml:space="preserve">NAME </w:t>
            </w:r>
          </w:p>
        </w:tc>
        <w:tc>
          <w:tcPr>
            <w:tcW w:w="671" w:type="dxa"/>
            <w:tcBorders>
              <w:top w:val="single" w:color="CCCCCC" w:sz="4" w:space="0"/>
              <w:left w:val="single" w:color="CCCCCC" w:sz="4" w:space="0"/>
              <w:bottom w:val="single" w:color="000000" w:themeColor="text1" w:sz="4" w:space="0"/>
              <w:right w:val="single" w:color="000000" w:themeColor="text1" w:sz="4" w:space="0"/>
            </w:tcBorders>
            <w:tcMar>
              <w:top w:w="15" w:type="dxa"/>
              <w:left w:w="15" w:type="dxa"/>
              <w:right w:w="15" w:type="dxa"/>
            </w:tcMar>
            <w:vAlign w:val="bottom"/>
          </w:tcPr>
          <w:p w:rsidRPr="00CC0718" w:rsidR="3ACD2CDB" w:rsidP="3ACD2CDB" w:rsidRDefault="3ACD2CDB" w14:paraId="42614FB0" w14:textId="2300E905">
            <w:r w:rsidRPr="00CC0718">
              <w:t xml:space="preserve"> </w:t>
            </w:r>
          </w:p>
        </w:tc>
        <w:tc>
          <w:tcPr>
            <w:tcW w:w="706" w:type="dxa"/>
            <w:tcBorders>
              <w:top w:val="single" w:color="CCCCCC" w:sz="4" w:space="0"/>
              <w:left w:val="single" w:color="CCCCCC" w:sz="4" w:space="0"/>
              <w:bottom w:val="single" w:color="000000" w:themeColor="text1" w:sz="4" w:space="0"/>
              <w:right w:val="single" w:color="000000" w:themeColor="text1" w:sz="4" w:space="0"/>
            </w:tcBorders>
            <w:tcMar>
              <w:top w:w="15" w:type="dxa"/>
              <w:left w:w="15" w:type="dxa"/>
              <w:right w:w="15" w:type="dxa"/>
            </w:tcMar>
            <w:vAlign w:val="bottom"/>
          </w:tcPr>
          <w:p w:rsidRPr="00CC0718" w:rsidR="3ACD2CDB" w:rsidP="3ACD2CDB" w:rsidRDefault="3ACD2CDB" w14:paraId="59002723" w14:textId="252D21BE">
            <w:r w:rsidRPr="00CC0718">
              <w:t xml:space="preserve"> </w:t>
            </w:r>
          </w:p>
        </w:tc>
        <w:tc>
          <w:tcPr>
            <w:tcW w:w="689" w:type="dxa"/>
            <w:tcBorders>
              <w:top w:val="single" w:color="CCCCCC" w:sz="4" w:space="0"/>
              <w:left w:val="single" w:color="CCCCCC" w:sz="4" w:space="0"/>
              <w:bottom w:val="single" w:color="000000" w:themeColor="text1" w:sz="4" w:space="0"/>
              <w:right w:val="single" w:color="000000" w:themeColor="text1" w:sz="4" w:space="0"/>
            </w:tcBorders>
            <w:tcMar>
              <w:top w:w="15" w:type="dxa"/>
              <w:left w:w="15" w:type="dxa"/>
              <w:right w:w="15" w:type="dxa"/>
            </w:tcMar>
            <w:vAlign w:val="bottom"/>
          </w:tcPr>
          <w:p w:rsidRPr="00CC0718" w:rsidR="3ACD2CDB" w:rsidP="3ACD2CDB" w:rsidRDefault="3ACD2CDB" w14:paraId="73C42A45" w14:textId="1AFDE347">
            <w:r w:rsidRPr="00CC0718">
              <w:t xml:space="preserve"> </w:t>
            </w:r>
          </w:p>
        </w:tc>
        <w:tc>
          <w:tcPr>
            <w:tcW w:w="716" w:type="dxa"/>
            <w:tcBorders>
              <w:top w:val="single" w:color="CCCCCC" w:sz="4" w:space="0"/>
              <w:left w:val="single" w:color="CCCCCC" w:sz="4" w:space="0"/>
              <w:bottom w:val="single" w:color="000000" w:themeColor="text1" w:sz="4" w:space="0"/>
              <w:right w:val="single" w:color="000000" w:themeColor="text1" w:sz="4" w:space="0"/>
            </w:tcBorders>
            <w:tcMar>
              <w:top w:w="15" w:type="dxa"/>
              <w:left w:w="15" w:type="dxa"/>
              <w:right w:w="15" w:type="dxa"/>
            </w:tcMar>
            <w:vAlign w:val="bottom"/>
          </w:tcPr>
          <w:p w:rsidRPr="00CC0718" w:rsidR="3ACD2CDB" w:rsidP="3ACD2CDB" w:rsidRDefault="3ACD2CDB" w14:paraId="5FE1193A" w14:textId="28C52EC6">
            <w:r w:rsidRPr="00CC0718">
              <w:t xml:space="preserve"> </w:t>
            </w:r>
          </w:p>
        </w:tc>
        <w:tc>
          <w:tcPr>
            <w:tcW w:w="681" w:type="dxa"/>
            <w:tcBorders>
              <w:top w:val="single" w:color="CCCCCC" w:sz="4" w:space="0"/>
              <w:left w:val="single" w:color="CCCCCC" w:sz="4" w:space="0"/>
              <w:bottom w:val="single" w:color="000000" w:themeColor="text1" w:sz="4" w:space="0"/>
              <w:right w:val="single" w:color="000000" w:themeColor="text1" w:sz="4" w:space="0"/>
            </w:tcBorders>
            <w:tcMar>
              <w:top w:w="15" w:type="dxa"/>
              <w:left w:w="15" w:type="dxa"/>
              <w:right w:w="15" w:type="dxa"/>
            </w:tcMar>
            <w:vAlign w:val="bottom"/>
          </w:tcPr>
          <w:p w:rsidRPr="00CC0718" w:rsidR="3ACD2CDB" w:rsidP="3ACD2CDB" w:rsidRDefault="3ACD2CDB" w14:paraId="19F0992C" w14:textId="028A39D2">
            <w:r w:rsidRPr="00CC0718">
              <w:t xml:space="preserve"> </w:t>
            </w:r>
          </w:p>
        </w:tc>
        <w:tc>
          <w:tcPr>
            <w:tcW w:w="698" w:type="dxa"/>
            <w:tcBorders>
              <w:top w:val="single" w:color="CCCCCC" w:sz="4" w:space="0"/>
              <w:left w:val="single" w:color="CCCCCC" w:sz="4" w:space="0"/>
              <w:bottom w:val="single" w:color="000000" w:themeColor="text1" w:sz="4" w:space="0"/>
              <w:right w:val="single" w:color="000000" w:themeColor="text1" w:sz="4" w:space="0"/>
            </w:tcBorders>
            <w:tcMar>
              <w:top w:w="15" w:type="dxa"/>
              <w:left w:w="15" w:type="dxa"/>
              <w:right w:w="15" w:type="dxa"/>
            </w:tcMar>
            <w:vAlign w:val="bottom"/>
          </w:tcPr>
          <w:p w:rsidRPr="00CC0718" w:rsidR="3ACD2CDB" w:rsidP="3ACD2CDB" w:rsidRDefault="3ACD2CDB" w14:paraId="611761F3" w14:textId="18EEFC63">
            <w:r w:rsidRPr="00CC0718">
              <w:t xml:space="preserve"> </w:t>
            </w:r>
          </w:p>
        </w:tc>
        <w:tc>
          <w:tcPr>
            <w:tcW w:w="681" w:type="dxa"/>
            <w:tcBorders>
              <w:top w:val="single" w:color="CCCCCC" w:sz="4" w:space="0"/>
              <w:left w:val="single" w:color="CCCCCC" w:sz="4" w:space="0"/>
              <w:bottom w:val="single" w:color="000000" w:themeColor="text1" w:sz="4" w:space="0"/>
              <w:right w:val="single" w:color="000000" w:themeColor="text1" w:sz="4" w:space="0"/>
            </w:tcBorders>
            <w:tcMar>
              <w:top w:w="15" w:type="dxa"/>
              <w:left w:w="15" w:type="dxa"/>
              <w:right w:w="15" w:type="dxa"/>
            </w:tcMar>
            <w:vAlign w:val="bottom"/>
          </w:tcPr>
          <w:p w:rsidRPr="00CC0718" w:rsidR="3ACD2CDB" w:rsidP="3ACD2CDB" w:rsidRDefault="3ACD2CDB" w14:paraId="64DC855A" w14:textId="2B9EE6E4">
            <w:r w:rsidRPr="00CC0718">
              <w:t xml:space="preserve"> </w:t>
            </w:r>
          </w:p>
        </w:tc>
        <w:tc>
          <w:tcPr>
            <w:tcW w:w="612" w:type="dxa"/>
            <w:tcBorders>
              <w:top w:val="single" w:color="CCCCCC" w:sz="4" w:space="0"/>
              <w:left w:val="single" w:color="CCCCCC" w:sz="4" w:space="0"/>
              <w:bottom w:val="single" w:color="000000" w:themeColor="text1" w:sz="4" w:space="0"/>
              <w:right w:val="single" w:color="000000" w:themeColor="text1" w:sz="4" w:space="0"/>
            </w:tcBorders>
            <w:tcMar>
              <w:top w:w="15" w:type="dxa"/>
              <w:left w:w="15" w:type="dxa"/>
              <w:right w:w="15" w:type="dxa"/>
            </w:tcMar>
            <w:vAlign w:val="bottom"/>
          </w:tcPr>
          <w:p w:rsidRPr="00CC0718" w:rsidR="3ACD2CDB" w:rsidP="3ACD2CDB" w:rsidRDefault="3ACD2CDB" w14:paraId="3328EC56" w14:textId="09B5CCC0">
            <w:r w:rsidRPr="00CC0718">
              <w:t xml:space="preserve"> </w:t>
            </w:r>
          </w:p>
        </w:tc>
        <w:tc>
          <w:tcPr>
            <w:tcW w:w="595" w:type="dxa"/>
            <w:tcBorders>
              <w:top w:val="single" w:color="CCCCCC" w:sz="4" w:space="0"/>
              <w:left w:val="single" w:color="CCCCCC" w:sz="4" w:space="0"/>
              <w:bottom w:val="single" w:color="000000" w:themeColor="text1" w:sz="4" w:space="0"/>
              <w:right w:val="single" w:color="000000" w:themeColor="text1" w:sz="4" w:space="0"/>
            </w:tcBorders>
            <w:tcMar>
              <w:top w:w="15" w:type="dxa"/>
              <w:left w:w="15" w:type="dxa"/>
              <w:right w:w="15" w:type="dxa"/>
            </w:tcMar>
            <w:vAlign w:val="bottom"/>
          </w:tcPr>
          <w:p w:rsidRPr="00CC0718" w:rsidR="3ACD2CDB" w:rsidP="3ACD2CDB" w:rsidRDefault="3ACD2CDB" w14:paraId="3E772AC2" w14:textId="1E80D878">
            <w:r w:rsidRPr="00CC0718">
              <w:t xml:space="preserve"> </w:t>
            </w:r>
          </w:p>
        </w:tc>
        <w:tc>
          <w:tcPr>
            <w:tcW w:w="613" w:type="dxa"/>
            <w:tcBorders>
              <w:top w:val="single" w:color="CCCCCC" w:sz="4" w:space="0"/>
              <w:left w:val="single" w:color="CCCCCC" w:sz="4" w:space="0"/>
              <w:bottom w:val="single" w:color="000000" w:themeColor="text1" w:sz="4" w:space="0"/>
              <w:right w:val="single" w:color="000000" w:themeColor="text1" w:sz="4" w:space="0"/>
            </w:tcBorders>
            <w:tcMar>
              <w:top w:w="15" w:type="dxa"/>
              <w:left w:w="15" w:type="dxa"/>
              <w:right w:w="15" w:type="dxa"/>
            </w:tcMar>
            <w:vAlign w:val="bottom"/>
          </w:tcPr>
          <w:p w:rsidRPr="00CC0718" w:rsidR="3ACD2CDB" w:rsidP="3ACD2CDB" w:rsidRDefault="3ACD2CDB" w14:paraId="61C5DBE0" w14:textId="42271B50">
            <w:r w:rsidRPr="00CC0718">
              <w:t xml:space="preserve"> </w:t>
            </w:r>
          </w:p>
        </w:tc>
      </w:tr>
      <w:tr w:rsidRPr="00CC0718" w:rsidR="3ACD2CDB" w:rsidTr="3ACD2CDB" w14:paraId="1831E632" w14:textId="77777777">
        <w:trPr>
          <w:trHeight w:val="300"/>
        </w:trPr>
        <w:tc>
          <w:tcPr>
            <w:tcW w:w="592" w:type="dxa"/>
            <w:tcBorders>
              <w:top w:val="single" w:color="CCCCCC"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Pr="00CC0718" w:rsidR="3ACD2CDB" w:rsidP="3ACD2CDB" w:rsidRDefault="3ACD2CDB" w14:paraId="505F2C99" w14:textId="1AE142FB">
            <w:r w:rsidRPr="00CC0718">
              <w:rPr>
                <w:rFonts w:eastAsia="Aptos Narrow"/>
                <w:sz w:val="24"/>
                <w:szCs w:val="24"/>
              </w:rPr>
              <w:t xml:space="preserve">TM1 </w:t>
            </w:r>
          </w:p>
        </w:tc>
        <w:tc>
          <w:tcPr>
            <w:tcW w:w="1091" w:type="dxa"/>
            <w:tcBorders>
              <w:top w:val="single" w:color="CCCCCC" w:sz="4" w:space="0"/>
              <w:left w:val="single" w:color="CCCCCC" w:sz="4" w:space="0"/>
              <w:bottom w:val="single" w:color="000000" w:themeColor="text1" w:sz="4" w:space="0"/>
              <w:right w:val="single" w:color="000000" w:themeColor="text1" w:sz="4" w:space="0"/>
            </w:tcBorders>
            <w:tcMar>
              <w:top w:w="15" w:type="dxa"/>
              <w:left w:w="15" w:type="dxa"/>
              <w:right w:w="15" w:type="dxa"/>
            </w:tcMar>
            <w:vAlign w:val="bottom"/>
          </w:tcPr>
          <w:p w:rsidRPr="00CC0718" w:rsidR="3ACD2CDB" w:rsidP="3ACD2CDB" w:rsidRDefault="3ACD2CDB" w14:paraId="4A91045A" w14:textId="4C67C5E5">
            <w:r w:rsidRPr="00CC0718">
              <w:rPr>
                <w:rFonts w:eastAsia="Aptos Narrow"/>
                <w:sz w:val="24"/>
                <w:szCs w:val="24"/>
              </w:rPr>
              <w:t xml:space="preserve">Ana </w:t>
            </w:r>
          </w:p>
        </w:tc>
        <w:tc>
          <w:tcPr>
            <w:tcW w:w="671" w:type="dxa"/>
            <w:tcBorders>
              <w:top w:val="single" w:color="CCCCCC" w:sz="4" w:space="0"/>
              <w:left w:val="single" w:color="CCCCCC" w:sz="4" w:space="0"/>
              <w:bottom w:val="single" w:color="000000" w:themeColor="text1" w:sz="4" w:space="0"/>
              <w:right w:val="single" w:color="000000" w:themeColor="text1" w:sz="4" w:space="0"/>
            </w:tcBorders>
            <w:shd w:val="clear" w:color="auto" w:fill="FFFF00"/>
            <w:tcMar>
              <w:top w:w="15" w:type="dxa"/>
              <w:left w:w="15" w:type="dxa"/>
              <w:right w:w="15" w:type="dxa"/>
            </w:tcMar>
            <w:vAlign w:val="bottom"/>
          </w:tcPr>
          <w:p w:rsidRPr="00CC0718" w:rsidR="3ACD2CDB" w:rsidP="3ACD2CDB" w:rsidRDefault="3ACD2CDB" w14:paraId="19CBC67B" w14:textId="41CC5FBD">
            <w:r w:rsidRPr="00CC0718">
              <w:t xml:space="preserve"> </w:t>
            </w:r>
          </w:p>
        </w:tc>
        <w:tc>
          <w:tcPr>
            <w:tcW w:w="706" w:type="dxa"/>
            <w:tcBorders>
              <w:top w:val="single" w:color="CCCCCC" w:sz="4" w:space="0"/>
              <w:left w:val="single" w:color="CCCCCC" w:sz="4" w:space="0"/>
              <w:bottom w:val="single" w:color="000000" w:themeColor="text1" w:sz="4" w:space="0"/>
              <w:right w:val="single" w:color="000000" w:themeColor="text1" w:sz="4" w:space="0"/>
            </w:tcBorders>
            <w:shd w:val="clear" w:color="auto" w:fill="C00000"/>
            <w:tcMar>
              <w:top w:w="15" w:type="dxa"/>
              <w:left w:w="15" w:type="dxa"/>
              <w:right w:w="15" w:type="dxa"/>
            </w:tcMar>
            <w:vAlign w:val="bottom"/>
          </w:tcPr>
          <w:p w:rsidRPr="00CC0718" w:rsidR="3ACD2CDB" w:rsidP="3ACD2CDB" w:rsidRDefault="3ACD2CDB" w14:paraId="4BA664ED" w14:textId="4AF1BAC1">
            <w:r w:rsidRPr="00CC0718">
              <w:t xml:space="preserve"> </w:t>
            </w:r>
          </w:p>
        </w:tc>
        <w:tc>
          <w:tcPr>
            <w:tcW w:w="689" w:type="dxa"/>
            <w:tcBorders>
              <w:top w:val="single" w:color="CCCCCC" w:sz="4" w:space="0"/>
              <w:left w:val="single" w:color="CCCCCC" w:sz="4" w:space="0"/>
              <w:bottom w:val="single" w:color="000000" w:themeColor="text1" w:sz="4" w:space="0"/>
              <w:right w:val="single" w:color="000000" w:themeColor="text1" w:sz="4" w:space="0"/>
            </w:tcBorders>
            <w:shd w:val="clear" w:color="auto" w:fill="C00000"/>
            <w:tcMar>
              <w:top w:w="15" w:type="dxa"/>
              <w:left w:w="15" w:type="dxa"/>
              <w:right w:w="15" w:type="dxa"/>
            </w:tcMar>
            <w:vAlign w:val="bottom"/>
          </w:tcPr>
          <w:p w:rsidRPr="00CC0718" w:rsidR="3ACD2CDB" w:rsidP="3ACD2CDB" w:rsidRDefault="3ACD2CDB" w14:paraId="68911D26" w14:textId="62F943C1">
            <w:r w:rsidRPr="00CC0718">
              <w:t xml:space="preserve"> </w:t>
            </w:r>
          </w:p>
        </w:tc>
        <w:tc>
          <w:tcPr>
            <w:tcW w:w="716" w:type="dxa"/>
            <w:tcBorders>
              <w:top w:val="single" w:color="CCCCCC" w:sz="4" w:space="0"/>
              <w:left w:val="single" w:color="CCCCCC" w:sz="4" w:space="0"/>
              <w:bottom w:val="single" w:color="000000" w:themeColor="text1" w:sz="4" w:space="0"/>
              <w:right w:val="single" w:color="000000" w:themeColor="text1" w:sz="4" w:space="0"/>
            </w:tcBorders>
            <w:shd w:val="clear" w:color="auto" w:fill="FFFF00"/>
            <w:tcMar>
              <w:top w:w="15" w:type="dxa"/>
              <w:left w:w="15" w:type="dxa"/>
              <w:right w:w="15" w:type="dxa"/>
            </w:tcMar>
            <w:vAlign w:val="bottom"/>
          </w:tcPr>
          <w:p w:rsidRPr="00CC0718" w:rsidR="3ACD2CDB" w:rsidP="3ACD2CDB" w:rsidRDefault="3ACD2CDB" w14:paraId="117C6C78" w14:textId="1E314CBB">
            <w:r w:rsidRPr="00CC0718">
              <w:t xml:space="preserve"> </w:t>
            </w:r>
          </w:p>
        </w:tc>
        <w:tc>
          <w:tcPr>
            <w:tcW w:w="681" w:type="dxa"/>
            <w:tcBorders>
              <w:top w:val="single" w:color="CCCCCC" w:sz="4" w:space="0"/>
              <w:left w:val="single" w:color="CCCCCC" w:sz="4" w:space="0"/>
              <w:bottom w:val="single" w:color="000000" w:themeColor="text1" w:sz="4" w:space="0"/>
              <w:right w:val="single" w:color="000000" w:themeColor="text1" w:sz="4" w:space="0"/>
            </w:tcBorders>
            <w:shd w:val="clear" w:color="auto" w:fill="C9DAF8"/>
            <w:tcMar>
              <w:top w:w="15" w:type="dxa"/>
              <w:left w:w="15" w:type="dxa"/>
              <w:right w:w="15" w:type="dxa"/>
            </w:tcMar>
            <w:vAlign w:val="bottom"/>
          </w:tcPr>
          <w:p w:rsidRPr="00CC0718" w:rsidR="3ACD2CDB" w:rsidP="3ACD2CDB" w:rsidRDefault="3ACD2CDB" w14:paraId="6C6A3CF7" w14:textId="3F8F2294">
            <w:r w:rsidRPr="00CC0718">
              <w:t xml:space="preserve"> </w:t>
            </w:r>
          </w:p>
        </w:tc>
        <w:tc>
          <w:tcPr>
            <w:tcW w:w="698" w:type="dxa"/>
            <w:tcBorders>
              <w:top w:val="single" w:color="CCCCCC" w:sz="4" w:space="0"/>
              <w:left w:val="single" w:color="CCCCCC" w:sz="4" w:space="0"/>
              <w:bottom w:val="single" w:color="000000" w:themeColor="text1" w:sz="4" w:space="0"/>
              <w:right w:val="single" w:color="000000" w:themeColor="text1" w:sz="4" w:space="0"/>
            </w:tcBorders>
            <w:shd w:val="clear" w:color="auto" w:fill="FFFFFF" w:themeFill="background1"/>
            <w:tcMar>
              <w:top w:w="15" w:type="dxa"/>
              <w:left w:w="15" w:type="dxa"/>
              <w:right w:w="15" w:type="dxa"/>
            </w:tcMar>
            <w:vAlign w:val="bottom"/>
          </w:tcPr>
          <w:p w:rsidRPr="00CC0718" w:rsidR="3ACD2CDB" w:rsidP="3ACD2CDB" w:rsidRDefault="3ACD2CDB" w14:paraId="498AEF34" w14:textId="5FE9B001">
            <w:r w:rsidRPr="00CC0718">
              <w:t xml:space="preserve"> </w:t>
            </w:r>
          </w:p>
        </w:tc>
        <w:tc>
          <w:tcPr>
            <w:tcW w:w="681" w:type="dxa"/>
            <w:tcBorders>
              <w:top w:val="single" w:color="CCCCCC" w:sz="4" w:space="0"/>
              <w:left w:val="single" w:color="CCCCCC" w:sz="4" w:space="0"/>
              <w:bottom w:val="single" w:color="000000" w:themeColor="text1" w:sz="4" w:space="0"/>
              <w:right w:val="single" w:color="000000" w:themeColor="text1" w:sz="4" w:space="0"/>
            </w:tcBorders>
            <w:shd w:val="clear" w:color="auto" w:fill="FFFFFF" w:themeFill="background1"/>
            <w:tcMar>
              <w:top w:w="15" w:type="dxa"/>
              <w:left w:w="15" w:type="dxa"/>
              <w:right w:w="15" w:type="dxa"/>
            </w:tcMar>
            <w:vAlign w:val="bottom"/>
          </w:tcPr>
          <w:p w:rsidRPr="00CC0718" w:rsidR="3ACD2CDB" w:rsidP="3ACD2CDB" w:rsidRDefault="3ACD2CDB" w14:paraId="02C642A4" w14:textId="3308B7BD">
            <w:r w:rsidRPr="00CC0718">
              <w:t xml:space="preserve"> </w:t>
            </w:r>
          </w:p>
        </w:tc>
        <w:tc>
          <w:tcPr>
            <w:tcW w:w="612" w:type="dxa"/>
            <w:tcBorders>
              <w:top w:val="single" w:color="CCCCCC" w:sz="4" w:space="0"/>
              <w:left w:val="single" w:color="CCCCCC" w:sz="4" w:space="0"/>
              <w:bottom w:val="single" w:color="000000" w:themeColor="text1" w:sz="4" w:space="0"/>
              <w:right w:val="single" w:color="000000" w:themeColor="text1" w:sz="4" w:space="0"/>
            </w:tcBorders>
            <w:shd w:val="clear" w:color="auto" w:fill="FFFFFF" w:themeFill="background1"/>
            <w:tcMar>
              <w:top w:w="15" w:type="dxa"/>
              <w:left w:w="15" w:type="dxa"/>
              <w:right w:w="15" w:type="dxa"/>
            </w:tcMar>
            <w:vAlign w:val="bottom"/>
          </w:tcPr>
          <w:p w:rsidRPr="00CC0718" w:rsidR="3ACD2CDB" w:rsidP="3ACD2CDB" w:rsidRDefault="3ACD2CDB" w14:paraId="17A46B4A" w14:textId="124B789C">
            <w:r w:rsidRPr="00CC0718">
              <w:t xml:space="preserve"> </w:t>
            </w:r>
          </w:p>
        </w:tc>
        <w:tc>
          <w:tcPr>
            <w:tcW w:w="595" w:type="dxa"/>
            <w:tcBorders>
              <w:top w:val="single" w:color="CCCCCC" w:sz="4" w:space="0"/>
              <w:left w:val="single" w:color="CCCCCC" w:sz="4" w:space="0"/>
              <w:bottom w:val="single" w:color="000000" w:themeColor="text1" w:sz="4" w:space="0"/>
              <w:right w:val="single" w:color="000000" w:themeColor="text1" w:sz="4" w:space="0"/>
            </w:tcBorders>
            <w:shd w:val="clear" w:color="auto" w:fill="FFFFFF" w:themeFill="background1"/>
            <w:tcMar>
              <w:top w:w="15" w:type="dxa"/>
              <w:left w:w="15" w:type="dxa"/>
              <w:right w:w="15" w:type="dxa"/>
            </w:tcMar>
            <w:vAlign w:val="bottom"/>
          </w:tcPr>
          <w:p w:rsidRPr="00CC0718" w:rsidR="3ACD2CDB" w:rsidP="3ACD2CDB" w:rsidRDefault="3ACD2CDB" w14:paraId="3102130C" w14:textId="6C4065FE">
            <w:r w:rsidRPr="00CC0718">
              <w:t xml:space="preserve"> </w:t>
            </w:r>
          </w:p>
        </w:tc>
        <w:tc>
          <w:tcPr>
            <w:tcW w:w="613" w:type="dxa"/>
            <w:tcBorders>
              <w:top w:val="single" w:color="CCCCCC" w:sz="4" w:space="0"/>
              <w:left w:val="single" w:color="CCCCCC" w:sz="4" w:space="0"/>
              <w:bottom w:val="single" w:color="000000" w:themeColor="text1" w:sz="4" w:space="0"/>
              <w:right w:val="single" w:color="000000" w:themeColor="text1" w:sz="4" w:space="0"/>
            </w:tcBorders>
            <w:shd w:val="clear" w:color="auto" w:fill="C9DAF8"/>
            <w:tcMar>
              <w:top w:w="15" w:type="dxa"/>
              <w:left w:w="15" w:type="dxa"/>
              <w:right w:w="15" w:type="dxa"/>
            </w:tcMar>
            <w:vAlign w:val="bottom"/>
          </w:tcPr>
          <w:p w:rsidRPr="00CC0718" w:rsidR="3ACD2CDB" w:rsidP="3ACD2CDB" w:rsidRDefault="3ACD2CDB" w14:paraId="08DE57C9" w14:textId="00A49A26">
            <w:r w:rsidRPr="00CC0718">
              <w:t xml:space="preserve"> </w:t>
            </w:r>
          </w:p>
        </w:tc>
      </w:tr>
      <w:tr w:rsidRPr="00CC0718" w:rsidR="3ACD2CDB" w:rsidTr="3ACD2CDB" w14:paraId="71B225F2" w14:textId="77777777">
        <w:trPr>
          <w:trHeight w:val="300"/>
        </w:trPr>
        <w:tc>
          <w:tcPr>
            <w:tcW w:w="592" w:type="dxa"/>
            <w:tcBorders>
              <w:top w:val="single" w:color="CCCCCC"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Pr="00CC0718" w:rsidR="3ACD2CDB" w:rsidP="3ACD2CDB" w:rsidRDefault="3ACD2CDB" w14:paraId="3036090B" w14:textId="2B279843">
            <w:r w:rsidRPr="00CC0718">
              <w:rPr>
                <w:rFonts w:eastAsia="Aptos Narrow"/>
                <w:sz w:val="24"/>
                <w:szCs w:val="24"/>
              </w:rPr>
              <w:t xml:space="preserve">TM2 </w:t>
            </w:r>
          </w:p>
        </w:tc>
        <w:tc>
          <w:tcPr>
            <w:tcW w:w="1091" w:type="dxa"/>
            <w:tcBorders>
              <w:top w:val="single" w:color="CCCCCC" w:sz="4" w:space="0"/>
              <w:left w:val="single" w:color="CCCCCC" w:sz="4" w:space="0"/>
              <w:bottom w:val="single" w:color="000000" w:themeColor="text1" w:sz="4" w:space="0"/>
              <w:right w:val="single" w:color="000000" w:themeColor="text1" w:sz="4" w:space="0"/>
            </w:tcBorders>
            <w:tcMar>
              <w:top w:w="15" w:type="dxa"/>
              <w:left w:w="15" w:type="dxa"/>
              <w:right w:w="15" w:type="dxa"/>
            </w:tcMar>
            <w:vAlign w:val="bottom"/>
          </w:tcPr>
          <w:p w:rsidRPr="00CC0718" w:rsidR="3ACD2CDB" w:rsidP="3ACD2CDB" w:rsidRDefault="3ACD2CDB" w14:paraId="07FA4948" w14:textId="681AAA0F">
            <w:r w:rsidRPr="00CC0718">
              <w:rPr>
                <w:rFonts w:eastAsia="Aptos Narrow"/>
                <w:sz w:val="24"/>
                <w:szCs w:val="24"/>
              </w:rPr>
              <w:t xml:space="preserve">Harsha </w:t>
            </w:r>
          </w:p>
        </w:tc>
        <w:tc>
          <w:tcPr>
            <w:tcW w:w="671" w:type="dxa"/>
            <w:tcBorders>
              <w:top w:val="single" w:color="CCCCCC" w:sz="4" w:space="0"/>
              <w:left w:val="single" w:color="CCCCCC" w:sz="4" w:space="0"/>
              <w:bottom w:val="single" w:color="000000" w:themeColor="text1" w:sz="4" w:space="0"/>
              <w:right w:val="single" w:color="000000" w:themeColor="text1" w:sz="4" w:space="0"/>
            </w:tcBorders>
            <w:shd w:val="clear" w:color="auto" w:fill="FFFFFF" w:themeFill="background1"/>
            <w:tcMar>
              <w:top w:w="15" w:type="dxa"/>
              <w:left w:w="15" w:type="dxa"/>
              <w:right w:w="15" w:type="dxa"/>
            </w:tcMar>
            <w:vAlign w:val="bottom"/>
          </w:tcPr>
          <w:p w:rsidRPr="00CC0718" w:rsidR="3ACD2CDB" w:rsidP="3ACD2CDB" w:rsidRDefault="3ACD2CDB" w14:paraId="0B41A01D" w14:textId="7F276E36">
            <w:r w:rsidRPr="00CC0718">
              <w:t xml:space="preserve"> </w:t>
            </w:r>
          </w:p>
        </w:tc>
        <w:tc>
          <w:tcPr>
            <w:tcW w:w="706" w:type="dxa"/>
            <w:tcBorders>
              <w:top w:val="single" w:color="CCCCCC" w:sz="4" w:space="0"/>
              <w:left w:val="single" w:color="CCCCCC" w:sz="4" w:space="0"/>
              <w:bottom w:val="single" w:color="000000" w:themeColor="text1" w:sz="4" w:space="0"/>
              <w:right w:val="single" w:color="000000" w:themeColor="text1" w:sz="4" w:space="0"/>
            </w:tcBorders>
            <w:shd w:val="clear" w:color="auto" w:fill="FFFF00"/>
            <w:tcMar>
              <w:top w:w="15" w:type="dxa"/>
              <w:left w:w="15" w:type="dxa"/>
              <w:right w:w="15" w:type="dxa"/>
            </w:tcMar>
            <w:vAlign w:val="bottom"/>
          </w:tcPr>
          <w:p w:rsidRPr="00CC0718" w:rsidR="3ACD2CDB" w:rsidP="3ACD2CDB" w:rsidRDefault="3ACD2CDB" w14:paraId="4B5C53BF" w14:textId="65ED19D2">
            <w:r w:rsidRPr="00CC0718">
              <w:t xml:space="preserve"> </w:t>
            </w:r>
          </w:p>
        </w:tc>
        <w:tc>
          <w:tcPr>
            <w:tcW w:w="689" w:type="dxa"/>
            <w:tcBorders>
              <w:top w:val="single" w:color="CCCCCC" w:sz="4" w:space="0"/>
              <w:left w:val="single" w:color="CCCCCC" w:sz="4" w:space="0"/>
              <w:bottom w:val="single" w:color="000000" w:themeColor="text1" w:sz="4" w:space="0"/>
              <w:right w:val="single" w:color="000000" w:themeColor="text1" w:sz="4" w:space="0"/>
            </w:tcBorders>
            <w:shd w:val="clear" w:color="auto" w:fill="CFE2F3"/>
            <w:tcMar>
              <w:top w:w="15" w:type="dxa"/>
              <w:left w:w="15" w:type="dxa"/>
              <w:right w:w="15" w:type="dxa"/>
            </w:tcMar>
            <w:vAlign w:val="bottom"/>
          </w:tcPr>
          <w:p w:rsidRPr="00CC0718" w:rsidR="3ACD2CDB" w:rsidP="3ACD2CDB" w:rsidRDefault="3ACD2CDB" w14:paraId="1962E825" w14:textId="7FF6CD4E">
            <w:r w:rsidRPr="00CC0718">
              <w:t xml:space="preserve"> </w:t>
            </w:r>
          </w:p>
        </w:tc>
        <w:tc>
          <w:tcPr>
            <w:tcW w:w="716" w:type="dxa"/>
            <w:tcBorders>
              <w:top w:val="single" w:color="CCCCCC" w:sz="4" w:space="0"/>
              <w:left w:val="single" w:color="CCCCCC" w:sz="4" w:space="0"/>
              <w:bottom w:val="single" w:color="000000" w:themeColor="text1" w:sz="4" w:space="0"/>
              <w:right w:val="single" w:color="000000" w:themeColor="text1" w:sz="4" w:space="0"/>
            </w:tcBorders>
            <w:shd w:val="clear" w:color="auto" w:fill="C00000"/>
            <w:tcMar>
              <w:top w:w="15" w:type="dxa"/>
              <w:left w:w="15" w:type="dxa"/>
              <w:right w:w="15" w:type="dxa"/>
            </w:tcMar>
            <w:vAlign w:val="bottom"/>
          </w:tcPr>
          <w:p w:rsidRPr="00CC0718" w:rsidR="3ACD2CDB" w:rsidP="3ACD2CDB" w:rsidRDefault="3ACD2CDB" w14:paraId="756BF9D0" w14:textId="0390E8DB">
            <w:r w:rsidRPr="00CC0718">
              <w:t xml:space="preserve"> </w:t>
            </w:r>
          </w:p>
        </w:tc>
        <w:tc>
          <w:tcPr>
            <w:tcW w:w="681" w:type="dxa"/>
            <w:tcBorders>
              <w:top w:val="single" w:color="CCCCCC" w:sz="4" w:space="0"/>
              <w:left w:val="single" w:color="CCCCCC" w:sz="4" w:space="0"/>
              <w:bottom w:val="single" w:color="000000" w:themeColor="text1" w:sz="4" w:space="0"/>
              <w:right w:val="single" w:color="000000" w:themeColor="text1" w:sz="4" w:space="0"/>
            </w:tcBorders>
            <w:shd w:val="clear" w:color="auto" w:fill="C00000"/>
            <w:tcMar>
              <w:top w:w="15" w:type="dxa"/>
              <w:left w:w="15" w:type="dxa"/>
              <w:right w:w="15" w:type="dxa"/>
            </w:tcMar>
            <w:vAlign w:val="bottom"/>
          </w:tcPr>
          <w:p w:rsidRPr="00CC0718" w:rsidR="3ACD2CDB" w:rsidP="3ACD2CDB" w:rsidRDefault="3ACD2CDB" w14:paraId="2120B362" w14:textId="3188D7E5">
            <w:r w:rsidRPr="00CC0718">
              <w:t xml:space="preserve"> </w:t>
            </w:r>
          </w:p>
        </w:tc>
        <w:tc>
          <w:tcPr>
            <w:tcW w:w="698" w:type="dxa"/>
            <w:tcBorders>
              <w:top w:val="single" w:color="CCCCCC" w:sz="4" w:space="0"/>
              <w:left w:val="single" w:color="CCCCCC" w:sz="4" w:space="0"/>
              <w:bottom w:val="single" w:color="000000" w:themeColor="text1" w:sz="4" w:space="0"/>
              <w:right w:val="single" w:color="000000" w:themeColor="text1" w:sz="4" w:space="0"/>
            </w:tcBorders>
            <w:shd w:val="clear" w:color="auto" w:fill="FFFFFF" w:themeFill="background1"/>
            <w:tcMar>
              <w:top w:w="15" w:type="dxa"/>
              <w:left w:w="15" w:type="dxa"/>
              <w:right w:w="15" w:type="dxa"/>
            </w:tcMar>
            <w:vAlign w:val="bottom"/>
          </w:tcPr>
          <w:p w:rsidRPr="00CC0718" w:rsidR="3ACD2CDB" w:rsidP="3ACD2CDB" w:rsidRDefault="3ACD2CDB" w14:paraId="24B324DC" w14:textId="2226295C">
            <w:r w:rsidRPr="00CC0718">
              <w:t xml:space="preserve"> </w:t>
            </w:r>
          </w:p>
        </w:tc>
        <w:tc>
          <w:tcPr>
            <w:tcW w:w="681" w:type="dxa"/>
            <w:tcBorders>
              <w:top w:val="single" w:color="CCCCCC" w:sz="4" w:space="0"/>
              <w:left w:val="single" w:color="CCCCCC" w:sz="4" w:space="0"/>
              <w:bottom w:val="single" w:color="000000" w:themeColor="text1" w:sz="4" w:space="0"/>
              <w:right w:val="single" w:color="000000" w:themeColor="text1" w:sz="4" w:space="0"/>
            </w:tcBorders>
            <w:shd w:val="clear" w:color="auto" w:fill="FFFFFF" w:themeFill="background1"/>
            <w:tcMar>
              <w:top w:w="15" w:type="dxa"/>
              <w:left w:w="15" w:type="dxa"/>
              <w:right w:w="15" w:type="dxa"/>
            </w:tcMar>
            <w:vAlign w:val="bottom"/>
          </w:tcPr>
          <w:p w:rsidRPr="00CC0718" w:rsidR="3ACD2CDB" w:rsidP="3ACD2CDB" w:rsidRDefault="3ACD2CDB" w14:paraId="29EE2E77" w14:textId="4CFEE799">
            <w:r w:rsidRPr="00CC0718">
              <w:t xml:space="preserve"> </w:t>
            </w:r>
          </w:p>
        </w:tc>
        <w:tc>
          <w:tcPr>
            <w:tcW w:w="612" w:type="dxa"/>
            <w:tcBorders>
              <w:top w:val="single" w:color="CCCCCC" w:sz="4" w:space="0"/>
              <w:left w:val="single" w:color="CCCCCC" w:sz="4" w:space="0"/>
              <w:bottom w:val="single" w:color="000000" w:themeColor="text1" w:sz="4" w:space="0"/>
              <w:right w:val="single" w:color="000000" w:themeColor="text1" w:sz="4" w:space="0"/>
            </w:tcBorders>
            <w:shd w:val="clear" w:color="auto" w:fill="C9DAF8"/>
            <w:tcMar>
              <w:top w:w="15" w:type="dxa"/>
              <w:left w:w="15" w:type="dxa"/>
              <w:right w:w="15" w:type="dxa"/>
            </w:tcMar>
            <w:vAlign w:val="bottom"/>
          </w:tcPr>
          <w:p w:rsidRPr="00CC0718" w:rsidR="3ACD2CDB" w:rsidP="3ACD2CDB" w:rsidRDefault="3ACD2CDB" w14:paraId="2DC2F87C" w14:textId="0939AC30">
            <w:r w:rsidRPr="00CC0718">
              <w:t xml:space="preserve"> </w:t>
            </w:r>
          </w:p>
        </w:tc>
        <w:tc>
          <w:tcPr>
            <w:tcW w:w="595" w:type="dxa"/>
            <w:tcBorders>
              <w:top w:val="single" w:color="CCCCCC" w:sz="4" w:space="0"/>
              <w:left w:val="single" w:color="CCCCCC" w:sz="4" w:space="0"/>
              <w:bottom w:val="single" w:color="000000" w:themeColor="text1" w:sz="4" w:space="0"/>
              <w:right w:val="single" w:color="000000" w:themeColor="text1" w:sz="4" w:space="0"/>
            </w:tcBorders>
            <w:shd w:val="clear" w:color="auto" w:fill="FFFF00"/>
            <w:tcMar>
              <w:top w:w="15" w:type="dxa"/>
              <w:left w:w="15" w:type="dxa"/>
              <w:right w:w="15" w:type="dxa"/>
            </w:tcMar>
            <w:vAlign w:val="bottom"/>
          </w:tcPr>
          <w:p w:rsidRPr="00CC0718" w:rsidR="3ACD2CDB" w:rsidP="3ACD2CDB" w:rsidRDefault="3ACD2CDB" w14:paraId="76700D98" w14:textId="45D90933">
            <w:r w:rsidRPr="00CC0718">
              <w:t xml:space="preserve"> </w:t>
            </w:r>
          </w:p>
        </w:tc>
        <w:tc>
          <w:tcPr>
            <w:tcW w:w="613" w:type="dxa"/>
            <w:tcBorders>
              <w:top w:val="single" w:color="CCCCCC" w:sz="4" w:space="0"/>
              <w:left w:val="single" w:color="CCCCCC" w:sz="4" w:space="0"/>
              <w:bottom w:val="single" w:color="000000" w:themeColor="text1" w:sz="4" w:space="0"/>
              <w:right w:val="single" w:color="000000" w:themeColor="text1" w:sz="4" w:space="0"/>
            </w:tcBorders>
            <w:shd w:val="clear" w:color="auto" w:fill="FFFFFF" w:themeFill="background1"/>
            <w:tcMar>
              <w:top w:w="15" w:type="dxa"/>
              <w:left w:w="15" w:type="dxa"/>
              <w:right w:w="15" w:type="dxa"/>
            </w:tcMar>
            <w:vAlign w:val="bottom"/>
          </w:tcPr>
          <w:p w:rsidRPr="00CC0718" w:rsidR="3ACD2CDB" w:rsidP="3ACD2CDB" w:rsidRDefault="3ACD2CDB" w14:paraId="2FB80BD3" w14:textId="6D3B7199">
            <w:r w:rsidRPr="00CC0718">
              <w:t xml:space="preserve"> </w:t>
            </w:r>
          </w:p>
        </w:tc>
      </w:tr>
      <w:tr w:rsidRPr="00CC0718" w:rsidR="3ACD2CDB" w:rsidTr="3ACD2CDB" w14:paraId="6B1AED5C" w14:textId="77777777">
        <w:trPr>
          <w:trHeight w:val="300"/>
        </w:trPr>
        <w:tc>
          <w:tcPr>
            <w:tcW w:w="592" w:type="dxa"/>
            <w:tcBorders>
              <w:top w:val="single" w:color="CCCCCC"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Pr="00CC0718" w:rsidR="3ACD2CDB" w:rsidP="3ACD2CDB" w:rsidRDefault="3ACD2CDB" w14:paraId="3E1B7C3F" w14:textId="12916444">
            <w:r w:rsidRPr="00CC0718">
              <w:rPr>
                <w:rFonts w:eastAsia="Aptos Narrow"/>
                <w:sz w:val="24"/>
                <w:szCs w:val="24"/>
              </w:rPr>
              <w:t xml:space="preserve">TM3 </w:t>
            </w:r>
          </w:p>
        </w:tc>
        <w:tc>
          <w:tcPr>
            <w:tcW w:w="1091" w:type="dxa"/>
            <w:tcBorders>
              <w:top w:val="single" w:color="CCCCCC" w:sz="4" w:space="0"/>
              <w:left w:val="single" w:color="CCCCCC" w:sz="4" w:space="0"/>
              <w:bottom w:val="single" w:color="000000" w:themeColor="text1" w:sz="4" w:space="0"/>
              <w:right w:val="single" w:color="000000" w:themeColor="text1" w:sz="4" w:space="0"/>
            </w:tcBorders>
            <w:tcMar>
              <w:top w:w="15" w:type="dxa"/>
              <w:left w:w="15" w:type="dxa"/>
              <w:right w:w="15" w:type="dxa"/>
            </w:tcMar>
            <w:vAlign w:val="bottom"/>
          </w:tcPr>
          <w:p w:rsidRPr="00CC0718" w:rsidR="3ACD2CDB" w:rsidP="3ACD2CDB" w:rsidRDefault="3ACD2CDB" w14:paraId="5DB5DF4E" w14:textId="7222DF7C">
            <w:r w:rsidRPr="00CC0718">
              <w:rPr>
                <w:rFonts w:eastAsia="Aptos Narrow"/>
                <w:sz w:val="24"/>
                <w:szCs w:val="24"/>
              </w:rPr>
              <w:t xml:space="preserve">Tasneem </w:t>
            </w:r>
          </w:p>
        </w:tc>
        <w:tc>
          <w:tcPr>
            <w:tcW w:w="671" w:type="dxa"/>
            <w:tcBorders>
              <w:top w:val="single" w:color="CCCCCC" w:sz="4" w:space="0"/>
              <w:left w:val="single" w:color="CCCCCC" w:sz="4" w:space="0"/>
              <w:bottom w:val="single" w:color="000000" w:themeColor="text1" w:sz="4" w:space="0"/>
              <w:right w:val="single" w:color="000000" w:themeColor="text1" w:sz="4" w:space="0"/>
            </w:tcBorders>
            <w:shd w:val="clear" w:color="auto" w:fill="C9DAF8"/>
            <w:tcMar>
              <w:top w:w="15" w:type="dxa"/>
              <w:left w:w="15" w:type="dxa"/>
              <w:right w:w="15" w:type="dxa"/>
            </w:tcMar>
            <w:vAlign w:val="bottom"/>
          </w:tcPr>
          <w:p w:rsidRPr="00CC0718" w:rsidR="3ACD2CDB" w:rsidP="3ACD2CDB" w:rsidRDefault="3ACD2CDB" w14:paraId="6632FDEF" w14:textId="64014ED1">
            <w:r w:rsidRPr="00CC0718">
              <w:t xml:space="preserve"> </w:t>
            </w:r>
          </w:p>
        </w:tc>
        <w:tc>
          <w:tcPr>
            <w:tcW w:w="706" w:type="dxa"/>
            <w:tcBorders>
              <w:top w:val="single" w:color="CCCCCC" w:sz="4" w:space="0"/>
              <w:left w:val="single" w:color="CCCCCC" w:sz="4" w:space="0"/>
              <w:bottom w:val="single" w:color="000000" w:themeColor="text1" w:sz="4" w:space="0"/>
              <w:right w:val="single" w:color="000000" w:themeColor="text1" w:sz="4" w:space="0"/>
            </w:tcBorders>
            <w:shd w:val="clear" w:color="auto" w:fill="C9DAF8"/>
            <w:tcMar>
              <w:top w:w="15" w:type="dxa"/>
              <w:left w:w="15" w:type="dxa"/>
              <w:right w:w="15" w:type="dxa"/>
            </w:tcMar>
            <w:vAlign w:val="bottom"/>
          </w:tcPr>
          <w:p w:rsidRPr="00CC0718" w:rsidR="3ACD2CDB" w:rsidP="3ACD2CDB" w:rsidRDefault="3ACD2CDB" w14:paraId="6A22D2BB" w14:textId="3F942FA6">
            <w:r w:rsidRPr="00CC0718">
              <w:t xml:space="preserve"> </w:t>
            </w:r>
          </w:p>
        </w:tc>
        <w:tc>
          <w:tcPr>
            <w:tcW w:w="689" w:type="dxa"/>
            <w:tcBorders>
              <w:top w:val="single" w:color="CCCCCC" w:sz="4" w:space="0"/>
              <w:left w:val="single" w:color="CCCCCC" w:sz="4" w:space="0"/>
              <w:bottom w:val="single" w:color="000000" w:themeColor="text1" w:sz="4" w:space="0"/>
              <w:right w:val="single" w:color="000000" w:themeColor="text1" w:sz="4" w:space="0"/>
            </w:tcBorders>
            <w:shd w:val="clear" w:color="auto" w:fill="FFFFFF" w:themeFill="background1"/>
            <w:tcMar>
              <w:top w:w="15" w:type="dxa"/>
              <w:left w:w="15" w:type="dxa"/>
              <w:right w:w="15" w:type="dxa"/>
            </w:tcMar>
            <w:vAlign w:val="bottom"/>
          </w:tcPr>
          <w:p w:rsidRPr="00CC0718" w:rsidR="3ACD2CDB" w:rsidP="3ACD2CDB" w:rsidRDefault="3ACD2CDB" w14:paraId="734B4C3D" w14:textId="62A43AAB">
            <w:r w:rsidRPr="00CC0718">
              <w:t xml:space="preserve"> </w:t>
            </w:r>
          </w:p>
        </w:tc>
        <w:tc>
          <w:tcPr>
            <w:tcW w:w="716" w:type="dxa"/>
            <w:tcBorders>
              <w:top w:val="single" w:color="CCCCCC" w:sz="4" w:space="0"/>
              <w:left w:val="single" w:color="CCCCCC" w:sz="4" w:space="0"/>
              <w:bottom w:val="single" w:color="000000" w:themeColor="text1" w:sz="4" w:space="0"/>
              <w:right w:val="single" w:color="000000" w:themeColor="text1" w:sz="4" w:space="0"/>
            </w:tcBorders>
            <w:shd w:val="clear" w:color="auto" w:fill="FFFFFF" w:themeFill="background1"/>
            <w:tcMar>
              <w:top w:w="15" w:type="dxa"/>
              <w:left w:w="15" w:type="dxa"/>
              <w:right w:w="15" w:type="dxa"/>
            </w:tcMar>
            <w:vAlign w:val="bottom"/>
          </w:tcPr>
          <w:p w:rsidRPr="00CC0718" w:rsidR="3ACD2CDB" w:rsidP="3ACD2CDB" w:rsidRDefault="3ACD2CDB" w14:paraId="1905953D" w14:textId="30BB2949">
            <w:r w:rsidRPr="00CC0718">
              <w:t xml:space="preserve"> </w:t>
            </w:r>
          </w:p>
        </w:tc>
        <w:tc>
          <w:tcPr>
            <w:tcW w:w="681" w:type="dxa"/>
            <w:tcBorders>
              <w:top w:val="single" w:color="CCCCCC" w:sz="4" w:space="0"/>
              <w:left w:val="single" w:color="CCCCCC" w:sz="4" w:space="0"/>
              <w:bottom w:val="single" w:color="000000" w:themeColor="text1" w:sz="4" w:space="0"/>
              <w:right w:val="single" w:color="000000" w:themeColor="text1" w:sz="4" w:space="0"/>
            </w:tcBorders>
            <w:shd w:val="clear" w:color="auto" w:fill="FFFF00"/>
            <w:tcMar>
              <w:top w:w="15" w:type="dxa"/>
              <w:left w:w="15" w:type="dxa"/>
              <w:right w:w="15" w:type="dxa"/>
            </w:tcMar>
            <w:vAlign w:val="bottom"/>
          </w:tcPr>
          <w:p w:rsidRPr="00CC0718" w:rsidR="3ACD2CDB" w:rsidP="3ACD2CDB" w:rsidRDefault="3ACD2CDB" w14:paraId="590E91B6" w14:textId="1EEED104">
            <w:r w:rsidRPr="00CC0718">
              <w:t xml:space="preserve"> </w:t>
            </w:r>
          </w:p>
        </w:tc>
        <w:tc>
          <w:tcPr>
            <w:tcW w:w="698" w:type="dxa"/>
            <w:tcBorders>
              <w:top w:val="single" w:color="CCCCCC" w:sz="4" w:space="0"/>
              <w:left w:val="single" w:color="CCCCCC" w:sz="4" w:space="0"/>
              <w:bottom w:val="single" w:color="000000" w:themeColor="text1" w:sz="4" w:space="0"/>
              <w:right w:val="single" w:color="000000" w:themeColor="text1" w:sz="4" w:space="0"/>
            </w:tcBorders>
            <w:shd w:val="clear" w:color="auto" w:fill="FFFF00"/>
            <w:tcMar>
              <w:top w:w="15" w:type="dxa"/>
              <w:left w:w="15" w:type="dxa"/>
              <w:right w:w="15" w:type="dxa"/>
            </w:tcMar>
            <w:vAlign w:val="bottom"/>
          </w:tcPr>
          <w:p w:rsidRPr="00CC0718" w:rsidR="3ACD2CDB" w:rsidP="3ACD2CDB" w:rsidRDefault="3ACD2CDB" w14:paraId="0194FD71" w14:textId="08CBC30F">
            <w:r w:rsidRPr="00CC0718">
              <w:t xml:space="preserve"> </w:t>
            </w:r>
          </w:p>
        </w:tc>
        <w:tc>
          <w:tcPr>
            <w:tcW w:w="681" w:type="dxa"/>
            <w:tcBorders>
              <w:top w:val="single" w:color="CCCCCC" w:sz="4" w:space="0"/>
              <w:left w:val="single" w:color="CCCCCC" w:sz="4" w:space="0"/>
              <w:bottom w:val="single" w:color="000000" w:themeColor="text1" w:sz="4" w:space="0"/>
              <w:right w:val="single" w:color="000000" w:themeColor="text1" w:sz="4" w:space="0"/>
            </w:tcBorders>
            <w:shd w:val="clear" w:color="auto" w:fill="C00000"/>
            <w:tcMar>
              <w:top w:w="15" w:type="dxa"/>
              <w:left w:w="15" w:type="dxa"/>
              <w:right w:w="15" w:type="dxa"/>
            </w:tcMar>
            <w:vAlign w:val="bottom"/>
          </w:tcPr>
          <w:p w:rsidRPr="00CC0718" w:rsidR="3ACD2CDB" w:rsidP="3ACD2CDB" w:rsidRDefault="3ACD2CDB" w14:paraId="2D7A2610" w14:textId="2B44AC59">
            <w:r w:rsidRPr="00CC0718">
              <w:t xml:space="preserve"> </w:t>
            </w:r>
          </w:p>
        </w:tc>
        <w:tc>
          <w:tcPr>
            <w:tcW w:w="612" w:type="dxa"/>
            <w:tcBorders>
              <w:top w:val="single" w:color="CCCCCC" w:sz="4" w:space="0"/>
              <w:left w:val="single" w:color="CCCCCC" w:sz="4" w:space="0"/>
              <w:bottom w:val="single" w:color="000000" w:themeColor="text1" w:sz="4" w:space="0"/>
              <w:right w:val="single" w:color="000000" w:themeColor="text1" w:sz="4" w:space="0"/>
            </w:tcBorders>
            <w:shd w:val="clear" w:color="auto" w:fill="C00000"/>
            <w:tcMar>
              <w:top w:w="15" w:type="dxa"/>
              <w:left w:w="15" w:type="dxa"/>
              <w:right w:w="15" w:type="dxa"/>
            </w:tcMar>
            <w:vAlign w:val="bottom"/>
          </w:tcPr>
          <w:p w:rsidRPr="00CC0718" w:rsidR="3ACD2CDB" w:rsidP="3ACD2CDB" w:rsidRDefault="3ACD2CDB" w14:paraId="7F0EB79B" w14:textId="44DCFF5E">
            <w:r w:rsidRPr="00CC0718">
              <w:t xml:space="preserve"> </w:t>
            </w:r>
          </w:p>
        </w:tc>
        <w:tc>
          <w:tcPr>
            <w:tcW w:w="595" w:type="dxa"/>
            <w:tcBorders>
              <w:top w:val="single" w:color="CCCCCC" w:sz="4" w:space="0"/>
              <w:left w:val="single" w:color="CCCCCC" w:sz="4" w:space="0"/>
              <w:bottom w:val="single" w:color="000000" w:themeColor="text1" w:sz="4" w:space="0"/>
              <w:right w:val="single" w:color="000000" w:themeColor="text1" w:sz="4" w:space="0"/>
            </w:tcBorders>
            <w:shd w:val="clear" w:color="auto" w:fill="FFFFFF" w:themeFill="background1"/>
            <w:tcMar>
              <w:top w:w="15" w:type="dxa"/>
              <w:left w:w="15" w:type="dxa"/>
              <w:right w:w="15" w:type="dxa"/>
            </w:tcMar>
            <w:vAlign w:val="bottom"/>
          </w:tcPr>
          <w:p w:rsidRPr="00CC0718" w:rsidR="3ACD2CDB" w:rsidP="3ACD2CDB" w:rsidRDefault="3ACD2CDB" w14:paraId="390BD4FB" w14:textId="31239F3B">
            <w:r w:rsidRPr="00CC0718">
              <w:t xml:space="preserve"> </w:t>
            </w:r>
          </w:p>
        </w:tc>
        <w:tc>
          <w:tcPr>
            <w:tcW w:w="613" w:type="dxa"/>
            <w:tcBorders>
              <w:top w:val="single" w:color="CCCCCC" w:sz="4" w:space="0"/>
              <w:left w:val="single" w:color="CCCCCC" w:sz="4" w:space="0"/>
              <w:bottom w:val="single" w:color="000000" w:themeColor="text1" w:sz="4" w:space="0"/>
              <w:right w:val="single" w:color="000000" w:themeColor="text1" w:sz="4" w:space="0"/>
            </w:tcBorders>
            <w:shd w:val="clear" w:color="auto" w:fill="FFFFFF" w:themeFill="background1"/>
            <w:tcMar>
              <w:top w:w="15" w:type="dxa"/>
              <w:left w:w="15" w:type="dxa"/>
              <w:right w:w="15" w:type="dxa"/>
            </w:tcMar>
            <w:vAlign w:val="bottom"/>
          </w:tcPr>
          <w:p w:rsidRPr="00CC0718" w:rsidR="3ACD2CDB" w:rsidP="3ACD2CDB" w:rsidRDefault="3ACD2CDB" w14:paraId="0629DED8" w14:textId="671E4CEC">
            <w:r w:rsidRPr="00CC0718">
              <w:t xml:space="preserve"> </w:t>
            </w:r>
          </w:p>
        </w:tc>
      </w:tr>
      <w:tr w:rsidRPr="00CC0718" w:rsidR="3ACD2CDB" w:rsidTr="3ACD2CDB" w14:paraId="0030FBBE" w14:textId="77777777">
        <w:trPr>
          <w:trHeight w:val="300"/>
        </w:trPr>
        <w:tc>
          <w:tcPr>
            <w:tcW w:w="592" w:type="dxa"/>
            <w:tcBorders>
              <w:top w:val="single" w:color="CCCCCC"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Pr="00CC0718" w:rsidR="3ACD2CDB" w:rsidP="3ACD2CDB" w:rsidRDefault="3ACD2CDB" w14:paraId="1E1A7B58" w14:textId="46A82099">
            <w:r w:rsidRPr="00CC0718">
              <w:rPr>
                <w:rFonts w:eastAsia="Aptos Narrow"/>
                <w:sz w:val="24"/>
                <w:szCs w:val="24"/>
              </w:rPr>
              <w:t xml:space="preserve">TM4 </w:t>
            </w:r>
          </w:p>
        </w:tc>
        <w:tc>
          <w:tcPr>
            <w:tcW w:w="1091" w:type="dxa"/>
            <w:tcBorders>
              <w:top w:val="single" w:color="CCCCCC" w:sz="4" w:space="0"/>
              <w:left w:val="single" w:color="CCCCCC" w:sz="4" w:space="0"/>
              <w:bottom w:val="single" w:color="000000" w:themeColor="text1" w:sz="4" w:space="0"/>
              <w:right w:val="single" w:color="000000" w:themeColor="text1" w:sz="4" w:space="0"/>
            </w:tcBorders>
            <w:tcMar>
              <w:top w:w="15" w:type="dxa"/>
              <w:left w:w="15" w:type="dxa"/>
              <w:right w:w="15" w:type="dxa"/>
            </w:tcMar>
            <w:vAlign w:val="bottom"/>
          </w:tcPr>
          <w:p w:rsidRPr="00CC0718" w:rsidR="3ACD2CDB" w:rsidP="3ACD2CDB" w:rsidRDefault="3ACD2CDB" w14:paraId="7F79D07A" w14:textId="1CFFE823">
            <w:r w:rsidRPr="00CC0718">
              <w:rPr>
                <w:rFonts w:eastAsia="Aptos Narrow"/>
                <w:sz w:val="24"/>
                <w:szCs w:val="24"/>
              </w:rPr>
              <w:t xml:space="preserve">Aarthi </w:t>
            </w:r>
          </w:p>
        </w:tc>
        <w:tc>
          <w:tcPr>
            <w:tcW w:w="671" w:type="dxa"/>
            <w:tcBorders>
              <w:top w:val="single" w:color="CCCCCC" w:sz="4" w:space="0"/>
              <w:left w:val="single" w:color="CCCCCC" w:sz="4" w:space="0"/>
              <w:bottom w:val="single" w:color="000000" w:themeColor="text1" w:sz="4" w:space="0"/>
              <w:right w:val="single" w:color="000000" w:themeColor="text1" w:sz="4" w:space="0"/>
            </w:tcBorders>
            <w:shd w:val="clear" w:color="auto" w:fill="FFFFFF" w:themeFill="background1"/>
            <w:tcMar>
              <w:top w:w="15" w:type="dxa"/>
              <w:left w:w="15" w:type="dxa"/>
              <w:right w:w="15" w:type="dxa"/>
            </w:tcMar>
            <w:vAlign w:val="bottom"/>
          </w:tcPr>
          <w:p w:rsidRPr="00CC0718" w:rsidR="3ACD2CDB" w:rsidP="3ACD2CDB" w:rsidRDefault="3ACD2CDB" w14:paraId="3EDE44B2" w14:textId="56B68C35">
            <w:r w:rsidRPr="00CC0718">
              <w:t xml:space="preserve"> </w:t>
            </w:r>
          </w:p>
        </w:tc>
        <w:tc>
          <w:tcPr>
            <w:tcW w:w="706" w:type="dxa"/>
            <w:tcBorders>
              <w:top w:val="single" w:color="CCCCCC" w:sz="4" w:space="0"/>
              <w:left w:val="single" w:color="CCCCCC" w:sz="4" w:space="0"/>
              <w:bottom w:val="single" w:color="000000" w:themeColor="text1" w:sz="4" w:space="0"/>
              <w:right w:val="single" w:color="000000" w:themeColor="text1" w:sz="4" w:space="0"/>
            </w:tcBorders>
            <w:shd w:val="clear" w:color="auto" w:fill="FFFFFF" w:themeFill="background1"/>
            <w:tcMar>
              <w:top w:w="15" w:type="dxa"/>
              <w:left w:w="15" w:type="dxa"/>
              <w:right w:w="15" w:type="dxa"/>
            </w:tcMar>
            <w:vAlign w:val="bottom"/>
          </w:tcPr>
          <w:p w:rsidRPr="00CC0718" w:rsidR="3ACD2CDB" w:rsidP="3ACD2CDB" w:rsidRDefault="3ACD2CDB" w14:paraId="57A10416" w14:textId="08DFC540">
            <w:r w:rsidRPr="00CC0718">
              <w:t xml:space="preserve"> </w:t>
            </w:r>
          </w:p>
        </w:tc>
        <w:tc>
          <w:tcPr>
            <w:tcW w:w="689" w:type="dxa"/>
            <w:tcBorders>
              <w:top w:val="single" w:color="CCCCCC" w:sz="4" w:space="0"/>
              <w:left w:val="single" w:color="CCCCCC" w:sz="4" w:space="0"/>
              <w:bottom w:val="single" w:color="000000" w:themeColor="text1" w:sz="4" w:space="0"/>
              <w:right w:val="single" w:color="000000" w:themeColor="text1" w:sz="4" w:space="0"/>
            </w:tcBorders>
            <w:shd w:val="clear" w:color="auto" w:fill="FFFFFF" w:themeFill="background1"/>
            <w:tcMar>
              <w:top w:w="15" w:type="dxa"/>
              <w:left w:w="15" w:type="dxa"/>
              <w:right w:w="15" w:type="dxa"/>
            </w:tcMar>
            <w:vAlign w:val="bottom"/>
          </w:tcPr>
          <w:p w:rsidRPr="00CC0718" w:rsidR="3ACD2CDB" w:rsidP="3ACD2CDB" w:rsidRDefault="3ACD2CDB" w14:paraId="181C7324" w14:textId="65B1AE89">
            <w:r w:rsidRPr="00CC0718">
              <w:t xml:space="preserve"> </w:t>
            </w:r>
          </w:p>
        </w:tc>
        <w:tc>
          <w:tcPr>
            <w:tcW w:w="716" w:type="dxa"/>
            <w:tcBorders>
              <w:top w:val="single" w:color="CCCCCC" w:sz="4" w:space="0"/>
              <w:left w:val="single" w:color="CCCCCC" w:sz="4" w:space="0"/>
              <w:bottom w:val="single" w:color="000000" w:themeColor="text1" w:sz="4" w:space="0"/>
              <w:right w:val="single" w:color="000000" w:themeColor="text1" w:sz="4" w:space="0"/>
            </w:tcBorders>
            <w:shd w:val="clear" w:color="auto" w:fill="C9DAF8"/>
            <w:tcMar>
              <w:top w:w="15" w:type="dxa"/>
              <w:left w:w="15" w:type="dxa"/>
              <w:right w:w="15" w:type="dxa"/>
            </w:tcMar>
            <w:vAlign w:val="bottom"/>
          </w:tcPr>
          <w:p w:rsidRPr="00CC0718" w:rsidR="3ACD2CDB" w:rsidP="3ACD2CDB" w:rsidRDefault="3ACD2CDB" w14:paraId="1247FC7A" w14:textId="2A633867">
            <w:r w:rsidRPr="00CC0718">
              <w:t xml:space="preserve"> </w:t>
            </w:r>
          </w:p>
        </w:tc>
        <w:tc>
          <w:tcPr>
            <w:tcW w:w="681" w:type="dxa"/>
            <w:tcBorders>
              <w:top w:val="single" w:color="CCCCCC" w:sz="4" w:space="0"/>
              <w:left w:val="single" w:color="CCCCCC" w:sz="4" w:space="0"/>
              <w:bottom w:val="single" w:color="000000" w:themeColor="text1" w:sz="4" w:space="0"/>
              <w:right w:val="single" w:color="000000" w:themeColor="text1" w:sz="4" w:space="0"/>
            </w:tcBorders>
            <w:shd w:val="clear" w:color="auto" w:fill="FFFFFF" w:themeFill="background1"/>
            <w:tcMar>
              <w:top w:w="15" w:type="dxa"/>
              <w:left w:w="15" w:type="dxa"/>
              <w:right w:w="15" w:type="dxa"/>
            </w:tcMar>
            <w:vAlign w:val="bottom"/>
          </w:tcPr>
          <w:p w:rsidRPr="00CC0718" w:rsidR="3ACD2CDB" w:rsidP="3ACD2CDB" w:rsidRDefault="3ACD2CDB" w14:paraId="5F405DB0" w14:textId="0ED077EE">
            <w:r w:rsidRPr="00CC0718">
              <w:t xml:space="preserve"> </w:t>
            </w:r>
          </w:p>
        </w:tc>
        <w:tc>
          <w:tcPr>
            <w:tcW w:w="698" w:type="dxa"/>
            <w:tcBorders>
              <w:top w:val="single" w:color="CCCCCC" w:sz="4" w:space="0"/>
              <w:left w:val="single" w:color="CCCCCC" w:sz="4" w:space="0"/>
              <w:bottom w:val="single" w:color="000000" w:themeColor="text1" w:sz="4" w:space="0"/>
              <w:right w:val="single" w:color="000000" w:themeColor="text1" w:sz="4" w:space="0"/>
            </w:tcBorders>
            <w:shd w:val="clear" w:color="auto" w:fill="C9DAF8"/>
            <w:tcMar>
              <w:top w:w="15" w:type="dxa"/>
              <w:left w:w="15" w:type="dxa"/>
              <w:right w:w="15" w:type="dxa"/>
            </w:tcMar>
            <w:vAlign w:val="bottom"/>
          </w:tcPr>
          <w:p w:rsidRPr="00CC0718" w:rsidR="3ACD2CDB" w:rsidP="3ACD2CDB" w:rsidRDefault="3ACD2CDB" w14:paraId="6D253E92" w14:textId="3B2259DC">
            <w:r w:rsidRPr="00CC0718">
              <w:t xml:space="preserve"> </w:t>
            </w:r>
          </w:p>
        </w:tc>
        <w:tc>
          <w:tcPr>
            <w:tcW w:w="681" w:type="dxa"/>
            <w:tcBorders>
              <w:top w:val="single" w:color="CCCCCC" w:sz="4" w:space="0"/>
              <w:left w:val="single" w:color="CCCCCC" w:sz="4" w:space="0"/>
              <w:bottom w:val="single" w:color="000000" w:themeColor="text1" w:sz="4" w:space="0"/>
              <w:right w:val="single" w:color="000000" w:themeColor="text1" w:sz="4" w:space="0"/>
            </w:tcBorders>
            <w:shd w:val="clear" w:color="auto" w:fill="FFFF00"/>
            <w:tcMar>
              <w:top w:w="15" w:type="dxa"/>
              <w:left w:w="15" w:type="dxa"/>
              <w:right w:w="15" w:type="dxa"/>
            </w:tcMar>
            <w:vAlign w:val="bottom"/>
          </w:tcPr>
          <w:p w:rsidRPr="00CC0718" w:rsidR="3ACD2CDB" w:rsidP="3ACD2CDB" w:rsidRDefault="3ACD2CDB" w14:paraId="77368E32" w14:textId="1F5A9A4D">
            <w:r w:rsidRPr="00CC0718">
              <w:t xml:space="preserve"> </w:t>
            </w:r>
          </w:p>
        </w:tc>
        <w:tc>
          <w:tcPr>
            <w:tcW w:w="612" w:type="dxa"/>
            <w:tcBorders>
              <w:top w:val="single" w:color="CCCCCC" w:sz="4" w:space="0"/>
              <w:left w:val="single" w:color="CCCCCC" w:sz="4" w:space="0"/>
              <w:bottom w:val="single" w:color="000000" w:themeColor="text1" w:sz="4" w:space="0"/>
              <w:right w:val="single" w:color="000000" w:themeColor="text1" w:sz="4" w:space="0"/>
            </w:tcBorders>
            <w:shd w:val="clear" w:color="auto" w:fill="FFFF00"/>
            <w:tcMar>
              <w:top w:w="15" w:type="dxa"/>
              <w:left w:w="15" w:type="dxa"/>
              <w:right w:w="15" w:type="dxa"/>
            </w:tcMar>
            <w:vAlign w:val="bottom"/>
          </w:tcPr>
          <w:p w:rsidRPr="00CC0718" w:rsidR="3ACD2CDB" w:rsidP="3ACD2CDB" w:rsidRDefault="3ACD2CDB" w14:paraId="2099B22B" w14:textId="7B7AA2A5">
            <w:r w:rsidRPr="00CC0718">
              <w:t xml:space="preserve"> </w:t>
            </w:r>
          </w:p>
        </w:tc>
        <w:tc>
          <w:tcPr>
            <w:tcW w:w="595" w:type="dxa"/>
            <w:tcBorders>
              <w:top w:val="single" w:color="CCCCCC" w:sz="4" w:space="0"/>
              <w:left w:val="single" w:color="CCCCCC" w:sz="4" w:space="0"/>
              <w:bottom w:val="single" w:color="000000" w:themeColor="text1" w:sz="4" w:space="0"/>
              <w:right w:val="single" w:color="000000" w:themeColor="text1" w:sz="4" w:space="0"/>
            </w:tcBorders>
            <w:shd w:val="clear" w:color="auto" w:fill="C00000"/>
            <w:tcMar>
              <w:top w:w="15" w:type="dxa"/>
              <w:left w:w="15" w:type="dxa"/>
              <w:right w:w="15" w:type="dxa"/>
            </w:tcMar>
            <w:vAlign w:val="bottom"/>
          </w:tcPr>
          <w:p w:rsidRPr="00CC0718" w:rsidR="3ACD2CDB" w:rsidP="3ACD2CDB" w:rsidRDefault="3ACD2CDB" w14:paraId="59B991E1" w14:textId="268A9131">
            <w:r w:rsidRPr="00CC0718">
              <w:t xml:space="preserve"> </w:t>
            </w:r>
          </w:p>
        </w:tc>
        <w:tc>
          <w:tcPr>
            <w:tcW w:w="613" w:type="dxa"/>
            <w:tcBorders>
              <w:top w:val="single" w:color="CCCCCC" w:sz="4" w:space="0"/>
              <w:left w:val="single" w:color="CCCCCC" w:sz="4" w:space="0"/>
              <w:bottom w:val="single" w:color="000000" w:themeColor="text1" w:sz="4" w:space="0"/>
              <w:right w:val="single" w:color="000000" w:themeColor="text1" w:sz="4" w:space="0"/>
            </w:tcBorders>
            <w:shd w:val="clear" w:color="auto" w:fill="C00000"/>
            <w:tcMar>
              <w:top w:w="15" w:type="dxa"/>
              <w:left w:w="15" w:type="dxa"/>
              <w:right w:w="15" w:type="dxa"/>
            </w:tcMar>
            <w:vAlign w:val="bottom"/>
          </w:tcPr>
          <w:p w:rsidRPr="00CC0718" w:rsidR="3ACD2CDB" w:rsidP="3ACD2CDB" w:rsidRDefault="3ACD2CDB" w14:paraId="18E752C9" w14:textId="7D5CEB19">
            <w:r w:rsidRPr="00CC0718">
              <w:t xml:space="preserve"> </w:t>
            </w:r>
          </w:p>
        </w:tc>
      </w:tr>
      <w:tr w:rsidRPr="00CC0718" w:rsidR="3ACD2CDB" w:rsidTr="3ACD2CDB" w14:paraId="530CD304" w14:textId="77777777">
        <w:trPr>
          <w:trHeight w:val="675"/>
        </w:trPr>
        <w:tc>
          <w:tcPr>
            <w:tcW w:w="592" w:type="dxa"/>
            <w:tcBorders>
              <w:top w:val="single" w:color="CCCCCC"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Pr="00CC0718" w:rsidR="3ACD2CDB" w:rsidP="3ACD2CDB" w:rsidRDefault="3ACD2CDB" w14:paraId="61AADF15" w14:textId="260FD246">
            <w:r w:rsidRPr="00CC0718">
              <w:rPr>
                <w:rFonts w:eastAsia="Aptos Narrow"/>
                <w:sz w:val="24"/>
                <w:szCs w:val="24"/>
              </w:rPr>
              <w:t xml:space="preserve">TM5 </w:t>
            </w:r>
          </w:p>
        </w:tc>
        <w:tc>
          <w:tcPr>
            <w:tcW w:w="1091" w:type="dxa"/>
            <w:tcBorders>
              <w:top w:val="single" w:color="CCCCCC" w:sz="4" w:space="0"/>
              <w:left w:val="single" w:color="CCCCCC" w:sz="4" w:space="0"/>
              <w:bottom w:val="single" w:color="000000" w:themeColor="text1" w:sz="4" w:space="0"/>
              <w:right w:val="single" w:color="000000" w:themeColor="text1" w:sz="4" w:space="0"/>
            </w:tcBorders>
            <w:tcMar>
              <w:top w:w="15" w:type="dxa"/>
              <w:left w:w="15" w:type="dxa"/>
              <w:right w:w="15" w:type="dxa"/>
            </w:tcMar>
            <w:vAlign w:val="bottom"/>
          </w:tcPr>
          <w:p w:rsidRPr="00CC0718" w:rsidR="3ACD2CDB" w:rsidP="3ACD2CDB" w:rsidRDefault="3ACD2CDB" w14:paraId="3B0450BD" w14:textId="5590888F">
            <w:r w:rsidRPr="00CC0718">
              <w:rPr>
                <w:rFonts w:eastAsia="Aptos Narrow"/>
                <w:sz w:val="24"/>
                <w:szCs w:val="24"/>
              </w:rPr>
              <w:t xml:space="preserve">Remi </w:t>
            </w:r>
          </w:p>
        </w:tc>
        <w:tc>
          <w:tcPr>
            <w:tcW w:w="671" w:type="dxa"/>
            <w:tcBorders>
              <w:top w:val="single" w:color="CCCCCC" w:sz="4" w:space="0"/>
              <w:left w:val="single" w:color="CCCCCC" w:sz="4" w:space="0"/>
              <w:bottom w:val="single" w:color="000000" w:themeColor="text1" w:sz="4" w:space="0"/>
              <w:right w:val="single" w:color="000000" w:themeColor="text1" w:sz="4" w:space="0"/>
            </w:tcBorders>
            <w:shd w:val="clear" w:color="auto" w:fill="C00000"/>
            <w:tcMar>
              <w:top w:w="15" w:type="dxa"/>
              <w:left w:w="15" w:type="dxa"/>
              <w:right w:w="15" w:type="dxa"/>
            </w:tcMar>
            <w:vAlign w:val="bottom"/>
          </w:tcPr>
          <w:p w:rsidRPr="00CC0718" w:rsidR="3ACD2CDB" w:rsidP="3ACD2CDB" w:rsidRDefault="3ACD2CDB" w14:paraId="1BCD4C3E" w14:textId="0774283A">
            <w:r w:rsidRPr="00CC0718">
              <w:t xml:space="preserve"> </w:t>
            </w:r>
          </w:p>
        </w:tc>
        <w:tc>
          <w:tcPr>
            <w:tcW w:w="706" w:type="dxa"/>
            <w:tcBorders>
              <w:top w:val="single" w:color="CCCCCC" w:sz="4" w:space="0"/>
              <w:left w:val="single" w:color="CCCCCC" w:sz="4" w:space="0"/>
              <w:bottom w:val="single" w:color="000000" w:themeColor="text1" w:sz="4" w:space="0"/>
              <w:right w:val="single" w:color="000000" w:themeColor="text1" w:sz="4" w:space="0"/>
            </w:tcBorders>
            <w:shd w:val="clear" w:color="auto" w:fill="FFFFFF" w:themeFill="background1"/>
            <w:tcMar>
              <w:top w:w="15" w:type="dxa"/>
              <w:left w:w="15" w:type="dxa"/>
              <w:right w:w="15" w:type="dxa"/>
            </w:tcMar>
            <w:vAlign w:val="bottom"/>
          </w:tcPr>
          <w:p w:rsidRPr="00CC0718" w:rsidR="3ACD2CDB" w:rsidP="3ACD2CDB" w:rsidRDefault="3ACD2CDB" w14:paraId="2789CA64" w14:textId="629AB1F0">
            <w:r w:rsidRPr="00CC0718">
              <w:t xml:space="preserve"> </w:t>
            </w:r>
          </w:p>
        </w:tc>
        <w:tc>
          <w:tcPr>
            <w:tcW w:w="689" w:type="dxa"/>
            <w:tcBorders>
              <w:top w:val="single" w:color="CCCCCC" w:sz="4" w:space="0"/>
              <w:left w:val="single" w:color="CCCCCC" w:sz="4" w:space="0"/>
              <w:bottom w:val="single" w:color="000000" w:themeColor="text1" w:sz="4" w:space="0"/>
              <w:right w:val="single" w:color="000000" w:themeColor="text1" w:sz="4" w:space="0"/>
            </w:tcBorders>
            <w:shd w:val="clear" w:color="auto" w:fill="FFFF00"/>
            <w:tcMar>
              <w:top w:w="15" w:type="dxa"/>
              <w:left w:w="15" w:type="dxa"/>
              <w:right w:w="15" w:type="dxa"/>
            </w:tcMar>
            <w:vAlign w:val="bottom"/>
          </w:tcPr>
          <w:p w:rsidRPr="00CC0718" w:rsidR="3ACD2CDB" w:rsidP="3ACD2CDB" w:rsidRDefault="3ACD2CDB" w14:paraId="1549F900" w14:textId="0AEC0895">
            <w:r w:rsidRPr="00CC0718">
              <w:t xml:space="preserve"> </w:t>
            </w:r>
          </w:p>
        </w:tc>
        <w:tc>
          <w:tcPr>
            <w:tcW w:w="716" w:type="dxa"/>
            <w:tcBorders>
              <w:top w:val="single" w:color="CCCCCC" w:sz="4" w:space="0"/>
              <w:left w:val="single" w:color="CCCCCC" w:sz="4" w:space="0"/>
              <w:bottom w:val="single" w:color="000000" w:themeColor="text1" w:sz="4" w:space="0"/>
              <w:right w:val="single" w:color="000000" w:themeColor="text1" w:sz="4" w:space="0"/>
            </w:tcBorders>
            <w:shd w:val="clear" w:color="auto" w:fill="FFFFFF" w:themeFill="background1"/>
            <w:tcMar>
              <w:top w:w="15" w:type="dxa"/>
              <w:left w:w="15" w:type="dxa"/>
              <w:right w:w="15" w:type="dxa"/>
            </w:tcMar>
            <w:vAlign w:val="bottom"/>
          </w:tcPr>
          <w:p w:rsidRPr="00CC0718" w:rsidR="3ACD2CDB" w:rsidP="3ACD2CDB" w:rsidRDefault="3ACD2CDB" w14:paraId="0827BE60" w14:textId="2CAD810A">
            <w:r w:rsidRPr="00CC0718">
              <w:t xml:space="preserve"> </w:t>
            </w:r>
          </w:p>
        </w:tc>
        <w:tc>
          <w:tcPr>
            <w:tcW w:w="681" w:type="dxa"/>
            <w:tcBorders>
              <w:top w:val="single" w:color="CCCCCC" w:sz="4" w:space="0"/>
              <w:left w:val="single" w:color="CCCCCC" w:sz="4" w:space="0"/>
              <w:bottom w:val="single" w:color="000000" w:themeColor="text1" w:sz="4" w:space="0"/>
              <w:right w:val="single" w:color="000000" w:themeColor="text1" w:sz="4" w:space="0"/>
            </w:tcBorders>
            <w:shd w:val="clear" w:color="auto" w:fill="FFFFFF" w:themeFill="background1"/>
            <w:tcMar>
              <w:top w:w="15" w:type="dxa"/>
              <w:left w:w="15" w:type="dxa"/>
              <w:right w:w="15" w:type="dxa"/>
            </w:tcMar>
            <w:vAlign w:val="bottom"/>
          </w:tcPr>
          <w:p w:rsidRPr="00CC0718" w:rsidR="3ACD2CDB" w:rsidP="3ACD2CDB" w:rsidRDefault="3ACD2CDB" w14:paraId="73E204D0" w14:textId="547BDC26">
            <w:r w:rsidRPr="00CC0718">
              <w:t xml:space="preserve"> </w:t>
            </w:r>
          </w:p>
        </w:tc>
        <w:tc>
          <w:tcPr>
            <w:tcW w:w="698" w:type="dxa"/>
            <w:tcBorders>
              <w:top w:val="single" w:color="CCCCCC" w:sz="4" w:space="0"/>
              <w:left w:val="single" w:color="CCCCCC" w:sz="4" w:space="0"/>
              <w:bottom w:val="single" w:color="000000" w:themeColor="text1" w:sz="4" w:space="0"/>
              <w:right w:val="single" w:color="000000" w:themeColor="text1" w:sz="4" w:space="0"/>
            </w:tcBorders>
            <w:shd w:val="clear" w:color="auto" w:fill="C00000"/>
            <w:tcMar>
              <w:top w:w="15" w:type="dxa"/>
              <w:left w:w="15" w:type="dxa"/>
              <w:right w:w="15" w:type="dxa"/>
            </w:tcMar>
            <w:vAlign w:val="bottom"/>
          </w:tcPr>
          <w:p w:rsidRPr="00CC0718" w:rsidR="3ACD2CDB" w:rsidP="3ACD2CDB" w:rsidRDefault="3ACD2CDB" w14:paraId="3BDB16E2" w14:textId="03B9B95E">
            <w:r w:rsidRPr="00CC0718">
              <w:t xml:space="preserve"> </w:t>
            </w:r>
          </w:p>
        </w:tc>
        <w:tc>
          <w:tcPr>
            <w:tcW w:w="681" w:type="dxa"/>
            <w:tcBorders>
              <w:top w:val="single" w:color="CCCCCC" w:sz="4" w:space="0"/>
              <w:left w:val="single" w:color="CCCCCC" w:sz="4" w:space="0"/>
              <w:bottom w:val="single" w:color="000000" w:themeColor="text1" w:sz="4" w:space="0"/>
              <w:right w:val="single" w:color="000000" w:themeColor="text1" w:sz="4" w:space="0"/>
            </w:tcBorders>
            <w:shd w:val="clear" w:color="auto" w:fill="C9DAF8"/>
            <w:tcMar>
              <w:top w:w="15" w:type="dxa"/>
              <w:left w:w="15" w:type="dxa"/>
              <w:right w:w="15" w:type="dxa"/>
            </w:tcMar>
            <w:vAlign w:val="bottom"/>
          </w:tcPr>
          <w:p w:rsidRPr="00CC0718" w:rsidR="3ACD2CDB" w:rsidP="3ACD2CDB" w:rsidRDefault="3ACD2CDB" w14:paraId="67733BF9" w14:textId="71D65B7D">
            <w:r w:rsidRPr="00CC0718">
              <w:t xml:space="preserve"> </w:t>
            </w:r>
          </w:p>
        </w:tc>
        <w:tc>
          <w:tcPr>
            <w:tcW w:w="612" w:type="dxa"/>
            <w:tcBorders>
              <w:top w:val="single" w:color="CCCCCC" w:sz="4" w:space="0"/>
              <w:left w:val="single" w:color="CCCCCC" w:sz="4" w:space="0"/>
              <w:bottom w:val="single" w:color="000000" w:themeColor="text1" w:sz="4" w:space="0"/>
              <w:right w:val="single" w:color="000000" w:themeColor="text1" w:sz="4" w:space="0"/>
            </w:tcBorders>
            <w:shd w:val="clear" w:color="auto" w:fill="FFFFFF" w:themeFill="background1"/>
            <w:tcMar>
              <w:top w:w="15" w:type="dxa"/>
              <w:left w:w="15" w:type="dxa"/>
              <w:right w:w="15" w:type="dxa"/>
            </w:tcMar>
            <w:vAlign w:val="bottom"/>
          </w:tcPr>
          <w:p w:rsidRPr="00CC0718" w:rsidR="3ACD2CDB" w:rsidP="3ACD2CDB" w:rsidRDefault="3ACD2CDB" w14:paraId="78C058CF" w14:textId="4FC36A60">
            <w:r w:rsidRPr="00CC0718">
              <w:t xml:space="preserve"> </w:t>
            </w:r>
          </w:p>
        </w:tc>
        <w:tc>
          <w:tcPr>
            <w:tcW w:w="595" w:type="dxa"/>
            <w:tcBorders>
              <w:top w:val="single" w:color="CCCCCC" w:sz="4" w:space="0"/>
              <w:left w:val="single" w:color="CCCCCC" w:sz="4" w:space="0"/>
              <w:bottom w:val="single" w:color="000000" w:themeColor="text1" w:sz="4" w:space="0"/>
              <w:right w:val="single" w:color="000000" w:themeColor="text1" w:sz="4" w:space="0"/>
            </w:tcBorders>
            <w:shd w:val="clear" w:color="auto" w:fill="C9DAF8"/>
            <w:tcMar>
              <w:top w:w="15" w:type="dxa"/>
              <w:left w:w="15" w:type="dxa"/>
              <w:right w:w="15" w:type="dxa"/>
            </w:tcMar>
            <w:vAlign w:val="bottom"/>
          </w:tcPr>
          <w:p w:rsidRPr="00CC0718" w:rsidR="3ACD2CDB" w:rsidP="3ACD2CDB" w:rsidRDefault="3ACD2CDB" w14:paraId="169E42D7" w14:textId="749B4AFA">
            <w:r w:rsidRPr="00CC0718">
              <w:t xml:space="preserve"> </w:t>
            </w:r>
          </w:p>
        </w:tc>
        <w:tc>
          <w:tcPr>
            <w:tcW w:w="613" w:type="dxa"/>
            <w:tcBorders>
              <w:top w:val="single" w:color="CCCCCC" w:sz="4" w:space="0"/>
              <w:left w:val="single" w:color="CCCCCC" w:sz="4" w:space="0"/>
              <w:bottom w:val="single" w:color="000000" w:themeColor="text1" w:sz="4" w:space="0"/>
              <w:right w:val="single" w:color="000000" w:themeColor="text1" w:sz="4" w:space="0"/>
            </w:tcBorders>
            <w:shd w:val="clear" w:color="auto" w:fill="FFFF00"/>
            <w:tcMar>
              <w:top w:w="15" w:type="dxa"/>
              <w:left w:w="15" w:type="dxa"/>
              <w:right w:w="15" w:type="dxa"/>
            </w:tcMar>
            <w:vAlign w:val="bottom"/>
          </w:tcPr>
          <w:p w:rsidRPr="00CC0718" w:rsidR="3ACD2CDB" w:rsidP="3ACD2CDB" w:rsidRDefault="3ACD2CDB" w14:paraId="5EB90598" w14:textId="20999B4F"/>
        </w:tc>
      </w:tr>
    </w:tbl>
    <w:p w:rsidRPr="00CC0718" w:rsidR="4F814FF9" w:rsidP="3ACD2CDB" w:rsidRDefault="4F814FF9" w14:paraId="6961188F" w14:textId="1A6781B4"/>
    <w:sectPr w:rsidRPr="00CC0718" w:rsidR="4F814FF9" w:rsidSect="00C71DC8">
      <w:headerReference w:type="default" r:id="rId22"/>
      <w:footerReference w:type="even" r:id="rId23"/>
      <w:footerReference w:type="default" r:id="rId24"/>
      <w:pgSz w:w="12240" w:h="15840" w:orient="portrait"/>
      <w:pgMar w:top="720" w:right="720" w:bottom="720" w:left="720" w:header="412" w:footer="720" w:gutter="0"/>
      <w:pgNumType w:start="1"/>
      <w:cols w:space="720"/>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nitials="PS" w:author="Purvi Shah" w:date="2024-09-28T11:07:00Z" w:id="0">
    <w:p w:rsidR="0003263C" w:rsidP="0003263C" w:rsidRDefault="0003263C" w14:paraId="76C75BDF" w14:textId="77777777">
      <w:pPr>
        <w:pStyle w:val="CommentText"/>
      </w:pPr>
      <w:r>
        <w:rPr>
          <w:rStyle w:val="CommentReference"/>
        </w:rPr>
        <w:annotationRef/>
      </w:r>
      <w:r>
        <w:t>Good job on RP Phase 1 revisions.</w:t>
      </w:r>
    </w:p>
  </w:comment>
  <w:comment w:initials="PS" w:author="Purvi Shah" w:date="2024-09-28T11:34:00Z" w:id="2">
    <w:p w:rsidR="00552C44" w:rsidP="00552C44" w:rsidRDefault="00552C44" w14:paraId="565A40AD" w14:textId="77777777">
      <w:pPr>
        <w:pStyle w:val="CommentText"/>
      </w:pPr>
      <w:r>
        <w:rPr>
          <w:rStyle w:val="CommentReference"/>
        </w:rPr>
        <w:annotationRef/>
      </w:r>
      <w:r>
        <w:t>Overall, a great first attempt at an interview protocol, Team 5!  : )</w:t>
      </w:r>
    </w:p>
    <w:p w:rsidR="00552C44" w:rsidP="00552C44" w:rsidRDefault="00552C44" w14:paraId="5F700350" w14:textId="77777777">
      <w:pPr>
        <w:pStyle w:val="CommentText"/>
      </w:pPr>
      <w:r>
        <w:t xml:space="preserve">Please make the changes to the protocol based on my feedback. </w:t>
      </w:r>
    </w:p>
    <w:p w:rsidR="00552C44" w:rsidP="00552C44" w:rsidRDefault="00552C44" w14:paraId="1C20C6A8" w14:textId="77777777">
      <w:pPr>
        <w:pStyle w:val="CommentText"/>
      </w:pPr>
      <w:r>
        <w:t xml:space="preserve">Once you have the final version, share it with your entire team and start interviewing. Remember we need two people in each interview. Even if you are recording, one person should take notes and the other one should ask the questions. </w:t>
      </w:r>
    </w:p>
  </w:comment>
  <w:comment w:initials="PS" w:author="Purvi Shah" w:date="2024-09-28T11:18:00Z" w:id="4">
    <w:p w:rsidR="00375626" w:rsidP="00375626" w:rsidRDefault="00375626" w14:paraId="1EB28B3C" w14:textId="04A91FFC">
      <w:pPr>
        <w:pStyle w:val="CommentText"/>
      </w:pPr>
      <w:r>
        <w:rPr>
          <w:rStyle w:val="CommentReference"/>
        </w:rPr>
        <w:annotationRef/>
      </w:r>
      <w:r>
        <w:t>Try to get some marketing materials from them as examples. For instance, ask them if they can share some posters or social media posts that they created to market the club and its events.</w:t>
      </w:r>
    </w:p>
  </w:comment>
  <w:comment w:initials="PS" w:author="Purvi Shah" w:date="2024-09-28T11:29:00Z" w:id="5">
    <w:p w:rsidR="00106EC5" w:rsidP="00106EC5" w:rsidRDefault="00106EC5" w14:paraId="468AD5B0" w14:textId="77777777">
      <w:pPr>
        <w:pStyle w:val="CommentText"/>
      </w:pPr>
      <w:r>
        <w:rPr>
          <w:rStyle w:val="CommentReference"/>
        </w:rPr>
        <w:annotationRef/>
      </w:r>
      <w:r>
        <w:t>Add to this list. They may not have an answer to this question. You will have to probe.</w:t>
      </w:r>
    </w:p>
  </w:comment>
  <w:comment w:initials="PS" w:author="Purvi Shah" w:date="2024-09-28T11:24:00Z" w:id="6">
    <w:p w:rsidR="00903B16" w:rsidP="00903B16" w:rsidRDefault="00903B16" w14:paraId="72AAD1A5" w14:textId="146FE729">
      <w:pPr>
        <w:pStyle w:val="CommentText"/>
      </w:pPr>
      <w:r>
        <w:rPr>
          <w:rStyle w:val="CommentReference"/>
        </w:rPr>
        <w:annotationRef/>
      </w:r>
      <w:r>
        <w:t>Add more to this list to understand their media habits. This will help you understand how to reach these club teams with your marketing messages.</w:t>
      </w:r>
    </w:p>
  </w:comment>
  <w:comment w:initials="PS" w:author="Purvi Shah" w:date="2024-09-28T11:26:00Z" w:id="7">
    <w:p w:rsidR="001069BB" w:rsidP="001069BB" w:rsidRDefault="001069BB" w14:paraId="4ADBD9CB" w14:textId="77777777">
      <w:pPr>
        <w:pStyle w:val="CommentText"/>
      </w:pPr>
      <w:r>
        <w:rPr>
          <w:rStyle w:val="CommentReference"/>
        </w:rPr>
        <w:annotationRef/>
      </w:r>
      <w:r>
        <w:t>Add more to this list to understand their media habits. This will help you understand how to reach these club teams with your marketing messages.</w:t>
      </w:r>
    </w:p>
  </w:comment>
  <w:comment w:initials="AN" w:author="Anjali Nair" w:date="2024-10-25T13:29:00Z" w:id="10">
    <w:p w:rsidR="008076AF" w:rsidRDefault="008076AF" w14:paraId="18F0CA72" w14:textId="714FE71F">
      <w:pPr>
        <w:pStyle w:val="CommentText"/>
      </w:pPr>
      <w:r>
        <w:rPr>
          <w:rStyle w:val="CommentReference"/>
        </w:rPr>
        <w:annotationRef/>
      </w:r>
      <w:r w:rsidRPr="733764EC">
        <w:t>Maintain consistency in formatting, if you have choose to follow I and P format please stick to the same through out for all transcript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76C75BDF" w15:done="1"/>
  <w15:commentEx w15:paraId="1C20C6A8" w15:done="1"/>
  <w15:commentEx w15:paraId="1EB28B3C" w15:done="1"/>
  <w15:commentEx w15:paraId="468AD5B0" w15:done="1"/>
  <w15:commentEx w15:paraId="72AAD1A5" w15:done="1"/>
  <w15:commentEx w15:paraId="4ADBD9CB" w15:done="1"/>
  <w15:commentEx w15:paraId="18F0CA72"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360A0EAC" w16cex:dateUtc="2024-09-28T15:07:00Z"/>
  <w16cex:commentExtensible w16cex:durableId="568368CE" w16cex:dateUtc="2024-09-28T15:34:00Z"/>
  <w16cex:commentExtensible w16cex:durableId="0725086A" w16cex:dateUtc="2024-09-28T15:18:00Z">
    <w16cex:extLst>
      <w16:ext w16:uri="{CE6994B0-6A32-4C9F-8C6B-6E91EDA988CE}">
        <cr:reactions xmlns:cr="http://schemas.microsoft.com/office/comments/2020/reactions">
          <cr:reaction reactionType="1">
            <cr:reactionInfo dateUtc="2024-10-16T02:31:04Z">
              <cr:user userId="S::tbbhagat@wpi.edu::0ba3f44d-5376-4ef5-8e9b-6c52d00def1b" userProvider="AD" userName="Bhagat, Tasneem"/>
            </cr:reactionInfo>
          </cr:reaction>
        </cr:reactions>
      </w16:ext>
    </w16cex:extLst>
  </w16cex:commentExtensible>
  <w16cex:commentExtensible w16cex:durableId="4CFC5B0D" w16cex:dateUtc="2024-09-28T15:29:00Z"/>
  <w16cex:commentExtensible w16cex:durableId="7311EA11" w16cex:dateUtc="2024-09-28T15:24:00Z"/>
  <w16cex:commentExtensible w16cex:durableId="6AD28BCF" w16cex:dateUtc="2024-09-28T15:26:00Z"/>
  <w16cex:commentExtensible w16cex:durableId="1DC9425A" w16cex:dateUtc="2024-10-25T17:2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76C75BDF" w16cid:durableId="360A0EAC"/>
  <w16cid:commentId w16cid:paraId="1C20C6A8" w16cid:durableId="568368CE"/>
  <w16cid:commentId w16cid:paraId="1EB28B3C" w16cid:durableId="0725086A"/>
  <w16cid:commentId w16cid:paraId="468AD5B0" w16cid:durableId="4CFC5B0D"/>
  <w16cid:commentId w16cid:paraId="72AAD1A5" w16cid:durableId="7311EA11"/>
  <w16cid:commentId w16cid:paraId="4ADBD9CB" w16cid:durableId="6AD28BCF"/>
  <w16cid:commentId w16cid:paraId="18F0CA72" w16cid:durableId="1DC9425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766388" w:rsidRDefault="00766388" w14:paraId="01B65C3B" w14:textId="77777777">
      <w:pPr>
        <w:spacing w:line="240" w:lineRule="auto"/>
      </w:pPr>
      <w:r>
        <w:separator/>
      </w:r>
    </w:p>
  </w:endnote>
  <w:endnote w:type="continuationSeparator" w:id="0">
    <w:p w:rsidR="00766388" w:rsidRDefault="00766388" w14:paraId="431D545F" w14:textId="77777777">
      <w:pPr>
        <w:spacing w:line="240" w:lineRule="auto"/>
      </w:pPr>
      <w:r>
        <w:continuationSeparator/>
      </w:r>
    </w:p>
  </w:endnote>
  <w:endnote w:type="continuationNotice" w:id="1">
    <w:p w:rsidR="00766388" w:rsidRDefault="00766388" w14:paraId="7C37F7C6" w14:textId="77777777">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Roboto">
    <w:panose1 w:val="02000000000000000000"/>
    <w:charset w:val="00"/>
    <w:family w:val="auto"/>
    <w:pitch w:val="variable"/>
    <w:sig w:usb0="E0000AFF" w:usb1="5000217F" w:usb2="00000021" w:usb3="00000000" w:csb0="000001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ato">
    <w:panose1 w:val="020F0502020204030203"/>
    <w:charset w:val="00"/>
    <w:family w:val="swiss"/>
    <w:pitch w:val="variable"/>
    <w:sig w:usb0="E10002FF" w:usb1="5000ECFF" w:usb2="00000021" w:usb3="00000000" w:csb0="0000019F" w:csb1="00000000"/>
  </w:font>
  <w:font w:name="TW Cen MT">
    <w:panose1 w:val="020B0602020104020603"/>
    <w:charset w:val="4D"/>
    <w:family w:val="swiss"/>
    <w:pitch w:val="variable"/>
    <w:sig w:usb0="00000003" w:usb1="00000000" w:usb2="00000000" w:usb3="00000000" w:csb0="00000003" w:csb1="00000000"/>
  </w:font>
  <w:font w:name="Aptos Narrow">
    <w:panose1 w:val="020B0004020202020204"/>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894883668"/>
      <w:docPartObj>
        <w:docPartGallery w:val="Page Numbers (Bottom of Page)"/>
        <w:docPartUnique/>
      </w:docPartObj>
    </w:sdtPr>
    <w:sdtContent>
      <w:p w:rsidR="00ED2087" w:rsidP="00B1747D" w:rsidRDefault="00ED2087" w14:paraId="7B71F864" w14:textId="351F0D88">
        <w:pPr>
          <w:pStyle w:val="Footer"/>
          <w:framePr w:wrap="none" w:hAnchor="margin" w:vAnchor="text"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EndPr>
      <w:rPr>
        <w:rStyle w:val="PageNumber"/>
      </w:rPr>
    </w:sdtEndPr>
  </w:sdt>
  <w:p w:rsidR="00ED2087" w:rsidP="00ED2087" w:rsidRDefault="00ED2087" w14:paraId="3719FFAA" w14:textId="7777777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74472022"/>
      <w:docPartObj>
        <w:docPartGallery w:val="Page Numbers (Bottom of Page)"/>
        <w:docPartUnique/>
      </w:docPartObj>
    </w:sdtPr>
    <w:sdtContent>
      <w:p w:rsidR="00ED2087" w:rsidP="00B1747D" w:rsidRDefault="00ED2087" w14:paraId="2788C223" w14:textId="2BD7E88D">
        <w:pPr>
          <w:pStyle w:val="Footer"/>
          <w:framePr w:wrap="none" w:hAnchor="margin" w:vAnchor="text"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8</w:t>
        </w:r>
        <w:r>
          <w:rPr>
            <w:rStyle w:val="PageNumber"/>
          </w:rPr>
          <w:fldChar w:fldCharType="end"/>
        </w:r>
      </w:p>
    </w:sdtContent>
    <w:sdtEndPr>
      <w:rPr>
        <w:rStyle w:val="PageNumber"/>
      </w:rPr>
    </w:sdtEndPr>
  </w:sdt>
  <w:tbl>
    <w:tblPr>
      <w:tblW w:w="0" w:type="auto"/>
      <w:tblLayout w:type="fixed"/>
      <w:tblLook w:val="06A0" w:firstRow="1" w:lastRow="0" w:firstColumn="1" w:lastColumn="0" w:noHBand="1" w:noVBand="1"/>
    </w:tblPr>
    <w:tblGrid>
      <w:gridCol w:w="3120"/>
      <w:gridCol w:w="3120"/>
      <w:gridCol w:w="3120"/>
    </w:tblGrid>
    <w:tr w:rsidR="6725BA25" w:rsidTr="6725BA25" w14:paraId="37A730B0" w14:textId="77777777">
      <w:trPr>
        <w:trHeight w:val="300"/>
      </w:trPr>
      <w:tc>
        <w:tcPr>
          <w:tcW w:w="3120" w:type="dxa"/>
        </w:tcPr>
        <w:p w:rsidR="6725BA25" w:rsidP="00ED2087" w:rsidRDefault="6725BA25" w14:paraId="3D3868E6" w14:textId="784D8DE5">
          <w:pPr>
            <w:pStyle w:val="Header"/>
            <w:ind w:left="-115" w:right="360"/>
          </w:pPr>
        </w:p>
      </w:tc>
      <w:tc>
        <w:tcPr>
          <w:tcW w:w="3120" w:type="dxa"/>
        </w:tcPr>
        <w:p w:rsidR="6725BA25" w:rsidP="6725BA25" w:rsidRDefault="6725BA25" w14:paraId="745B3298" w14:textId="136A6C4F">
          <w:pPr>
            <w:pStyle w:val="Header"/>
            <w:jc w:val="center"/>
          </w:pPr>
        </w:p>
      </w:tc>
      <w:tc>
        <w:tcPr>
          <w:tcW w:w="3120" w:type="dxa"/>
        </w:tcPr>
        <w:p w:rsidR="6725BA25" w:rsidP="6725BA25" w:rsidRDefault="6725BA25" w14:paraId="73ED07E9" w14:textId="67AD7100">
          <w:pPr>
            <w:pStyle w:val="Header"/>
            <w:ind w:right="-115"/>
            <w:jc w:val="right"/>
          </w:pPr>
        </w:p>
      </w:tc>
    </w:tr>
  </w:tbl>
  <w:p w:rsidR="6725BA25" w:rsidP="6725BA25" w:rsidRDefault="6725BA25" w14:paraId="3168BF78" w14:textId="652B707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766388" w:rsidRDefault="00766388" w14:paraId="26FE7EF5" w14:textId="77777777">
      <w:pPr>
        <w:spacing w:line="240" w:lineRule="auto"/>
      </w:pPr>
      <w:r>
        <w:separator/>
      </w:r>
    </w:p>
  </w:footnote>
  <w:footnote w:type="continuationSeparator" w:id="0">
    <w:p w:rsidR="00766388" w:rsidRDefault="00766388" w14:paraId="5515CB50" w14:textId="77777777">
      <w:pPr>
        <w:spacing w:line="240" w:lineRule="auto"/>
      </w:pPr>
      <w:r>
        <w:continuationSeparator/>
      </w:r>
    </w:p>
  </w:footnote>
  <w:footnote w:type="continuationNotice" w:id="1">
    <w:p w:rsidR="00766388" w:rsidRDefault="00766388" w14:paraId="7BCC7DE8" w14:textId="77777777">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20"/>
      <w:gridCol w:w="3120"/>
      <w:gridCol w:w="3120"/>
    </w:tblGrid>
    <w:tr w:rsidR="6725BA25" w:rsidTr="396D2248" w14:paraId="2BDE7896" w14:textId="77777777">
      <w:trPr>
        <w:trHeight w:val="993"/>
      </w:trPr>
      <w:tc>
        <w:tcPr>
          <w:tcW w:w="3120" w:type="dxa"/>
        </w:tcPr>
        <w:p w:rsidR="6725BA25" w:rsidP="6725BA25" w:rsidRDefault="6725BA25" w14:paraId="637DD293" w14:textId="3862E19C">
          <w:pPr>
            <w:pStyle w:val="Header"/>
            <w:ind w:left="-115"/>
            <w:rPr>
              <w:b/>
              <w:bCs/>
              <w:color w:val="4F81BD" w:themeColor="accent1"/>
            </w:rPr>
          </w:pPr>
        </w:p>
        <w:p w:rsidR="6725BA25" w:rsidP="00A94FEF" w:rsidRDefault="396D2248" w14:paraId="78AF3170" w14:textId="36973C1F">
          <w:pPr>
            <w:pStyle w:val="Header"/>
            <w:ind w:left="-115" w:right="461"/>
          </w:pPr>
          <w:r w:rsidRPr="396D2248">
            <w:rPr>
              <w:lang w:val="en-US"/>
            </w:rPr>
            <w:t>MKT 562 Report.           Team Number: 5</w:t>
          </w:r>
        </w:p>
        <w:p w:rsidR="6725BA25" w:rsidP="6725BA25" w:rsidRDefault="6725BA25" w14:paraId="47C879CA" w14:textId="50928E81">
          <w:pPr>
            <w:pStyle w:val="Header"/>
            <w:ind w:left="-115"/>
          </w:pPr>
          <w:r>
            <w:t xml:space="preserve">Date: </w:t>
          </w:r>
          <w:r w:rsidR="00300487">
            <w:t>11</w:t>
          </w:r>
          <w:r>
            <w:t>/10/2024</w:t>
          </w:r>
        </w:p>
        <w:p w:rsidR="6725BA25" w:rsidP="6725BA25" w:rsidRDefault="6725BA25" w14:paraId="47C5B5FA" w14:textId="25C985A1">
          <w:pPr>
            <w:pStyle w:val="Header"/>
            <w:ind w:left="-115"/>
          </w:pPr>
          <w:r>
            <w:t>Members Absent: N/A</w:t>
          </w:r>
        </w:p>
      </w:tc>
      <w:tc>
        <w:tcPr>
          <w:tcW w:w="3120" w:type="dxa"/>
        </w:tcPr>
        <w:p w:rsidR="6725BA25" w:rsidP="6725BA25" w:rsidRDefault="6725BA25" w14:paraId="78058793" w14:textId="609EFF32">
          <w:pPr>
            <w:pStyle w:val="Header"/>
            <w:jc w:val="center"/>
          </w:pPr>
        </w:p>
      </w:tc>
      <w:tc>
        <w:tcPr>
          <w:tcW w:w="3120" w:type="dxa"/>
        </w:tcPr>
        <w:p w:rsidR="6725BA25" w:rsidP="6725BA25" w:rsidRDefault="6725BA25" w14:paraId="35FAD334" w14:textId="45DEA67F">
          <w:pPr>
            <w:pStyle w:val="Header"/>
            <w:ind w:right="-115"/>
            <w:jc w:val="right"/>
          </w:pPr>
        </w:p>
      </w:tc>
    </w:tr>
  </w:tbl>
  <w:p w:rsidR="6725BA25" w:rsidP="6725BA25" w:rsidRDefault="6725BA25" w14:paraId="59F34FCA" w14:textId="18194073">
    <w:pPr>
      <w:pStyle w:val="Header"/>
    </w:pPr>
  </w:p>
</w:hdr>
</file>

<file path=word/intelligence2.xml><?xml version="1.0" encoding="utf-8"?>
<int2:intelligence xmlns:int2="http://schemas.microsoft.com/office/intelligence/2020/intelligence" xmlns:oel="http://schemas.microsoft.com/office/2019/extlst">
  <int2:observations>
    <int2:textHash int2:hashCode="COEQuFW9riy8b9" int2:id="bZDjUnot">
      <int2:state int2:value="Rejected" int2:type="AugLoop_Text_Critique"/>
    </int2:textHash>
    <int2:textHash int2:hashCode="C72VbcQoOhu7X6" int2:id="ig1pam0n">
      <int2:state int2:value="Rejected" int2:type="AugLoop_Text_Critique"/>
    </int2:textHash>
    <int2:textHash int2:hashCode="+L1pZ1mAW5CY+e" int2:id="zSZQEPZ0">
      <int2:state int2:value="Rejected" int2:type="AugLoop_Text_Critique"/>
    </int2:textHash>
    <int2:textHash int2:hashCode="TIrFOdj6TN1s98" int2:id="G1KRzHVM">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A7B9BE"/>
    <w:multiLevelType w:val="hybridMultilevel"/>
    <w:tmpl w:val="D0EEBC2C"/>
    <w:lvl w:ilvl="0" w:tplc="6F06AA4E">
      <w:start w:val="1"/>
      <w:numFmt w:val="bullet"/>
      <w:lvlText w:val=""/>
      <w:lvlJc w:val="left"/>
      <w:pPr>
        <w:ind w:left="1080" w:hanging="360"/>
      </w:pPr>
      <w:rPr>
        <w:rFonts w:hint="default" w:ascii="Symbol" w:hAnsi="Symbol"/>
      </w:rPr>
    </w:lvl>
    <w:lvl w:ilvl="1" w:tplc="FFCE3E68">
      <w:start w:val="1"/>
      <w:numFmt w:val="bullet"/>
      <w:lvlText w:val="o"/>
      <w:lvlJc w:val="left"/>
      <w:pPr>
        <w:ind w:left="1800" w:hanging="360"/>
      </w:pPr>
      <w:rPr>
        <w:rFonts w:hint="default" w:ascii="Courier New" w:hAnsi="Courier New"/>
      </w:rPr>
    </w:lvl>
    <w:lvl w:ilvl="2" w:tplc="71204E50">
      <w:start w:val="1"/>
      <w:numFmt w:val="bullet"/>
      <w:lvlText w:val=""/>
      <w:lvlJc w:val="left"/>
      <w:pPr>
        <w:ind w:left="2520" w:hanging="360"/>
      </w:pPr>
      <w:rPr>
        <w:rFonts w:hint="default" w:ascii="Wingdings" w:hAnsi="Wingdings"/>
      </w:rPr>
    </w:lvl>
    <w:lvl w:ilvl="3" w:tplc="E376D538">
      <w:start w:val="1"/>
      <w:numFmt w:val="bullet"/>
      <w:lvlText w:val=""/>
      <w:lvlJc w:val="left"/>
      <w:pPr>
        <w:ind w:left="3240" w:hanging="360"/>
      </w:pPr>
      <w:rPr>
        <w:rFonts w:hint="default" w:ascii="Symbol" w:hAnsi="Symbol"/>
      </w:rPr>
    </w:lvl>
    <w:lvl w:ilvl="4" w:tplc="87F068A0">
      <w:start w:val="1"/>
      <w:numFmt w:val="bullet"/>
      <w:lvlText w:val="o"/>
      <w:lvlJc w:val="left"/>
      <w:pPr>
        <w:ind w:left="3960" w:hanging="360"/>
      </w:pPr>
      <w:rPr>
        <w:rFonts w:hint="default" w:ascii="Courier New" w:hAnsi="Courier New"/>
      </w:rPr>
    </w:lvl>
    <w:lvl w:ilvl="5" w:tplc="2E0E5544">
      <w:start w:val="1"/>
      <w:numFmt w:val="bullet"/>
      <w:lvlText w:val=""/>
      <w:lvlJc w:val="left"/>
      <w:pPr>
        <w:ind w:left="4680" w:hanging="360"/>
      </w:pPr>
      <w:rPr>
        <w:rFonts w:hint="default" w:ascii="Wingdings" w:hAnsi="Wingdings"/>
      </w:rPr>
    </w:lvl>
    <w:lvl w:ilvl="6" w:tplc="A4248BE6">
      <w:start w:val="1"/>
      <w:numFmt w:val="bullet"/>
      <w:lvlText w:val=""/>
      <w:lvlJc w:val="left"/>
      <w:pPr>
        <w:ind w:left="5400" w:hanging="360"/>
      </w:pPr>
      <w:rPr>
        <w:rFonts w:hint="default" w:ascii="Symbol" w:hAnsi="Symbol"/>
      </w:rPr>
    </w:lvl>
    <w:lvl w:ilvl="7" w:tplc="8BA84122">
      <w:start w:val="1"/>
      <w:numFmt w:val="bullet"/>
      <w:lvlText w:val="o"/>
      <w:lvlJc w:val="left"/>
      <w:pPr>
        <w:ind w:left="6120" w:hanging="360"/>
      </w:pPr>
      <w:rPr>
        <w:rFonts w:hint="default" w:ascii="Courier New" w:hAnsi="Courier New"/>
      </w:rPr>
    </w:lvl>
    <w:lvl w:ilvl="8" w:tplc="080C102C">
      <w:start w:val="1"/>
      <w:numFmt w:val="bullet"/>
      <w:lvlText w:val=""/>
      <w:lvlJc w:val="left"/>
      <w:pPr>
        <w:ind w:left="6840" w:hanging="360"/>
      </w:pPr>
      <w:rPr>
        <w:rFonts w:hint="default" w:ascii="Wingdings" w:hAnsi="Wingdings"/>
      </w:rPr>
    </w:lvl>
  </w:abstractNum>
  <w:abstractNum w:abstractNumId="1" w15:restartNumberingAfterBreak="0">
    <w:nsid w:val="02B6218E"/>
    <w:multiLevelType w:val="multilevel"/>
    <w:tmpl w:val="FFFFFFF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15:restartNumberingAfterBreak="0">
    <w:nsid w:val="0653D256"/>
    <w:multiLevelType w:val="hybridMultilevel"/>
    <w:tmpl w:val="EF28927E"/>
    <w:lvl w:ilvl="0" w:tplc="76A040EE">
      <w:start w:val="1"/>
      <w:numFmt w:val="bullet"/>
      <w:lvlText w:val=""/>
      <w:lvlJc w:val="left"/>
      <w:pPr>
        <w:ind w:left="1080" w:hanging="360"/>
      </w:pPr>
      <w:rPr>
        <w:rFonts w:hint="default" w:ascii="Symbol" w:hAnsi="Symbol"/>
      </w:rPr>
    </w:lvl>
    <w:lvl w:ilvl="1" w:tplc="63B0DB24">
      <w:start w:val="1"/>
      <w:numFmt w:val="bullet"/>
      <w:lvlText w:val="o"/>
      <w:lvlJc w:val="left"/>
      <w:pPr>
        <w:ind w:left="1800" w:hanging="360"/>
      </w:pPr>
      <w:rPr>
        <w:rFonts w:hint="default" w:ascii="Courier New" w:hAnsi="Courier New"/>
      </w:rPr>
    </w:lvl>
    <w:lvl w:ilvl="2" w:tplc="B86A3E52">
      <w:start w:val="1"/>
      <w:numFmt w:val="bullet"/>
      <w:lvlText w:val=""/>
      <w:lvlJc w:val="left"/>
      <w:pPr>
        <w:ind w:left="2520" w:hanging="360"/>
      </w:pPr>
      <w:rPr>
        <w:rFonts w:hint="default" w:ascii="Wingdings" w:hAnsi="Wingdings"/>
      </w:rPr>
    </w:lvl>
    <w:lvl w:ilvl="3" w:tplc="4A7E2776">
      <w:start w:val="1"/>
      <w:numFmt w:val="bullet"/>
      <w:lvlText w:val=""/>
      <w:lvlJc w:val="left"/>
      <w:pPr>
        <w:ind w:left="3240" w:hanging="360"/>
      </w:pPr>
      <w:rPr>
        <w:rFonts w:hint="default" w:ascii="Symbol" w:hAnsi="Symbol"/>
      </w:rPr>
    </w:lvl>
    <w:lvl w:ilvl="4" w:tplc="22F45A84">
      <w:start w:val="1"/>
      <w:numFmt w:val="bullet"/>
      <w:lvlText w:val="o"/>
      <w:lvlJc w:val="left"/>
      <w:pPr>
        <w:ind w:left="3960" w:hanging="360"/>
      </w:pPr>
      <w:rPr>
        <w:rFonts w:hint="default" w:ascii="Courier New" w:hAnsi="Courier New"/>
      </w:rPr>
    </w:lvl>
    <w:lvl w:ilvl="5" w:tplc="D7E886FE">
      <w:start w:val="1"/>
      <w:numFmt w:val="bullet"/>
      <w:lvlText w:val=""/>
      <w:lvlJc w:val="left"/>
      <w:pPr>
        <w:ind w:left="4680" w:hanging="360"/>
      </w:pPr>
      <w:rPr>
        <w:rFonts w:hint="default" w:ascii="Wingdings" w:hAnsi="Wingdings"/>
      </w:rPr>
    </w:lvl>
    <w:lvl w:ilvl="6" w:tplc="37E255D4">
      <w:start w:val="1"/>
      <w:numFmt w:val="bullet"/>
      <w:lvlText w:val=""/>
      <w:lvlJc w:val="left"/>
      <w:pPr>
        <w:ind w:left="5400" w:hanging="360"/>
      </w:pPr>
      <w:rPr>
        <w:rFonts w:hint="default" w:ascii="Symbol" w:hAnsi="Symbol"/>
      </w:rPr>
    </w:lvl>
    <w:lvl w:ilvl="7" w:tplc="FE86EE12">
      <w:start w:val="1"/>
      <w:numFmt w:val="bullet"/>
      <w:lvlText w:val="o"/>
      <w:lvlJc w:val="left"/>
      <w:pPr>
        <w:ind w:left="6120" w:hanging="360"/>
      </w:pPr>
      <w:rPr>
        <w:rFonts w:hint="default" w:ascii="Courier New" w:hAnsi="Courier New"/>
      </w:rPr>
    </w:lvl>
    <w:lvl w:ilvl="8" w:tplc="E36A0D8A">
      <w:start w:val="1"/>
      <w:numFmt w:val="bullet"/>
      <w:lvlText w:val=""/>
      <w:lvlJc w:val="left"/>
      <w:pPr>
        <w:ind w:left="6840" w:hanging="360"/>
      </w:pPr>
      <w:rPr>
        <w:rFonts w:hint="default" w:ascii="Wingdings" w:hAnsi="Wingdings"/>
      </w:rPr>
    </w:lvl>
  </w:abstractNum>
  <w:abstractNum w:abstractNumId="3" w15:restartNumberingAfterBreak="0">
    <w:nsid w:val="0660E18D"/>
    <w:multiLevelType w:val="hybridMultilevel"/>
    <w:tmpl w:val="C1489792"/>
    <w:lvl w:ilvl="0" w:tplc="6526ECC0">
      <w:start w:val="1"/>
      <w:numFmt w:val="bullet"/>
      <w:lvlText w:val=""/>
      <w:lvlJc w:val="left"/>
      <w:pPr>
        <w:ind w:left="720" w:hanging="360"/>
      </w:pPr>
      <w:rPr>
        <w:rFonts w:hint="default" w:ascii="Symbol" w:hAnsi="Symbol"/>
      </w:rPr>
    </w:lvl>
    <w:lvl w:ilvl="1" w:tplc="15CEBEF4">
      <w:start w:val="1"/>
      <w:numFmt w:val="bullet"/>
      <w:lvlText w:val="o"/>
      <w:lvlJc w:val="left"/>
      <w:pPr>
        <w:ind w:left="1440" w:hanging="360"/>
      </w:pPr>
      <w:rPr>
        <w:rFonts w:hint="default" w:ascii="Courier New" w:hAnsi="Courier New"/>
      </w:rPr>
    </w:lvl>
    <w:lvl w:ilvl="2" w:tplc="2A066ED6">
      <w:start w:val="1"/>
      <w:numFmt w:val="bullet"/>
      <w:lvlText w:val=""/>
      <w:lvlJc w:val="left"/>
      <w:pPr>
        <w:ind w:left="2160" w:hanging="360"/>
      </w:pPr>
      <w:rPr>
        <w:rFonts w:hint="default" w:ascii="Wingdings" w:hAnsi="Wingdings"/>
      </w:rPr>
    </w:lvl>
    <w:lvl w:ilvl="3" w:tplc="892002F8">
      <w:start w:val="1"/>
      <w:numFmt w:val="bullet"/>
      <w:lvlText w:val=""/>
      <w:lvlJc w:val="left"/>
      <w:pPr>
        <w:ind w:left="2880" w:hanging="360"/>
      </w:pPr>
      <w:rPr>
        <w:rFonts w:hint="default" w:ascii="Symbol" w:hAnsi="Symbol"/>
      </w:rPr>
    </w:lvl>
    <w:lvl w:ilvl="4" w:tplc="3C1683D6">
      <w:start w:val="1"/>
      <w:numFmt w:val="bullet"/>
      <w:lvlText w:val="o"/>
      <w:lvlJc w:val="left"/>
      <w:pPr>
        <w:ind w:left="3600" w:hanging="360"/>
      </w:pPr>
      <w:rPr>
        <w:rFonts w:hint="default" w:ascii="Courier New" w:hAnsi="Courier New"/>
      </w:rPr>
    </w:lvl>
    <w:lvl w:ilvl="5" w:tplc="11924F40">
      <w:start w:val="1"/>
      <w:numFmt w:val="bullet"/>
      <w:lvlText w:val=""/>
      <w:lvlJc w:val="left"/>
      <w:pPr>
        <w:ind w:left="4320" w:hanging="360"/>
      </w:pPr>
      <w:rPr>
        <w:rFonts w:hint="default" w:ascii="Wingdings" w:hAnsi="Wingdings"/>
      </w:rPr>
    </w:lvl>
    <w:lvl w:ilvl="6" w:tplc="D98A220A">
      <w:start w:val="1"/>
      <w:numFmt w:val="bullet"/>
      <w:lvlText w:val=""/>
      <w:lvlJc w:val="left"/>
      <w:pPr>
        <w:ind w:left="5040" w:hanging="360"/>
      </w:pPr>
      <w:rPr>
        <w:rFonts w:hint="default" w:ascii="Symbol" w:hAnsi="Symbol"/>
      </w:rPr>
    </w:lvl>
    <w:lvl w:ilvl="7" w:tplc="395E1A1E">
      <w:start w:val="1"/>
      <w:numFmt w:val="bullet"/>
      <w:lvlText w:val="o"/>
      <w:lvlJc w:val="left"/>
      <w:pPr>
        <w:ind w:left="5760" w:hanging="360"/>
      </w:pPr>
      <w:rPr>
        <w:rFonts w:hint="default" w:ascii="Courier New" w:hAnsi="Courier New"/>
      </w:rPr>
    </w:lvl>
    <w:lvl w:ilvl="8" w:tplc="3836F302">
      <w:start w:val="1"/>
      <w:numFmt w:val="bullet"/>
      <w:lvlText w:val=""/>
      <w:lvlJc w:val="left"/>
      <w:pPr>
        <w:ind w:left="6480" w:hanging="360"/>
      </w:pPr>
      <w:rPr>
        <w:rFonts w:hint="default" w:ascii="Wingdings" w:hAnsi="Wingdings"/>
      </w:rPr>
    </w:lvl>
  </w:abstractNum>
  <w:abstractNum w:abstractNumId="4" w15:restartNumberingAfterBreak="0">
    <w:nsid w:val="0684542B"/>
    <w:multiLevelType w:val="hybridMultilevel"/>
    <w:tmpl w:val="D6BA53F0"/>
    <w:lvl w:ilvl="0" w:tplc="A59A8926">
      <w:start w:val="1"/>
      <w:numFmt w:val="bullet"/>
      <w:lvlText w:val=""/>
      <w:lvlJc w:val="left"/>
      <w:pPr>
        <w:ind w:left="720" w:hanging="360"/>
      </w:pPr>
      <w:rPr>
        <w:rFonts w:hint="default" w:ascii="Symbol" w:hAnsi="Symbol"/>
      </w:rPr>
    </w:lvl>
    <w:lvl w:ilvl="1" w:tplc="08B45C5A">
      <w:start w:val="1"/>
      <w:numFmt w:val="bullet"/>
      <w:lvlText w:val="o"/>
      <w:lvlJc w:val="left"/>
      <w:pPr>
        <w:ind w:left="1440" w:hanging="360"/>
      </w:pPr>
      <w:rPr>
        <w:rFonts w:hint="default" w:ascii="Courier New" w:hAnsi="Courier New"/>
      </w:rPr>
    </w:lvl>
    <w:lvl w:ilvl="2" w:tplc="6172DA46">
      <w:start w:val="1"/>
      <w:numFmt w:val="bullet"/>
      <w:lvlText w:val=""/>
      <w:lvlJc w:val="left"/>
      <w:pPr>
        <w:ind w:left="2160" w:hanging="360"/>
      </w:pPr>
      <w:rPr>
        <w:rFonts w:hint="default" w:ascii="Wingdings" w:hAnsi="Wingdings"/>
      </w:rPr>
    </w:lvl>
    <w:lvl w:ilvl="3" w:tplc="49D83B58">
      <w:start w:val="1"/>
      <w:numFmt w:val="bullet"/>
      <w:lvlText w:val=""/>
      <w:lvlJc w:val="left"/>
      <w:pPr>
        <w:ind w:left="2880" w:hanging="360"/>
      </w:pPr>
      <w:rPr>
        <w:rFonts w:hint="default" w:ascii="Symbol" w:hAnsi="Symbol"/>
      </w:rPr>
    </w:lvl>
    <w:lvl w:ilvl="4" w:tplc="143E0E94">
      <w:start w:val="1"/>
      <w:numFmt w:val="bullet"/>
      <w:lvlText w:val="o"/>
      <w:lvlJc w:val="left"/>
      <w:pPr>
        <w:ind w:left="3600" w:hanging="360"/>
      </w:pPr>
      <w:rPr>
        <w:rFonts w:hint="default" w:ascii="Courier New" w:hAnsi="Courier New"/>
      </w:rPr>
    </w:lvl>
    <w:lvl w:ilvl="5" w:tplc="9A8E9E2A">
      <w:start w:val="1"/>
      <w:numFmt w:val="bullet"/>
      <w:lvlText w:val=""/>
      <w:lvlJc w:val="left"/>
      <w:pPr>
        <w:ind w:left="4320" w:hanging="360"/>
      </w:pPr>
      <w:rPr>
        <w:rFonts w:hint="default" w:ascii="Wingdings" w:hAnsi="Wingdings"/>
      </w:rPr>
    </w:lvl>
    <w:lvl w:ilvl="6" w:tplc="17880C0E">
      <w:start w:val="1"/>
      <w:numFmt w:val="bullet"/>
      <w:lvlText w:val=""/>
      <w:lvlJc w:val="left"/>
      <w:pPr>
        <w:ind w:left="5040" w:hanging="360"/>
      </w:pPr>
      <w:rPr>
        <w:rFonts w:hint="default" w:ascii="Symbol" w:hAnsi="Symbol"/>
      </w:rPr>
    </w:lvl>
    <w:lvl w:ilvl="7" w:tplc="F238F84C">
      <w:start w:val="1"/>
      <w:numFmt w:val="bullet"/>
      <w:lvlText w:val="o"/>
      <w:lvlJc w:val="left"/>
      <w:pPr>
        <w:ind w:left="5760" w:hanging="360"/>
      </w:pPr>
      <w:rPr>
        <w:rFonts w:hint="default" w:ascii="Courier New" w:hAnsi="Courier New"/>
      </w:rPr>
    </w:lvl>
    <w:lvl w:ilvl="8" w:tplc="1BC00008">
      <w:start w:val="1"/>
      <w:numFmt w:val="bullet"/>
      <w:lvlText w:val=""/>
      <w:lvlJc w:val="left"/>
      <w:pPr>
        <w:ind w:left="6480" w:hanging="360"/>
      </w:pPr>
      <w:rPr>
        <w:rFonts w:hint="default" w:ascii="Wingdings" w:hAnsi="Wingdings"/>
      </w:rPr>
    </w:lvl>
  </w:abstractNum>
  <w:abstractNum w:abstractNumId="5" w15:restartNumberingAfterBreak="0">
    <w:nsid w:val="0DC04E24"/>
    <w:multiLevelType w:val="hybridMultilevel"/>
    <w:tmpl w:val="C95439D0"/>
    <w:lvl w:ilvl="0" w:tplc="284EB0E8">
      <w:start w:val="1"/>
      <w:numFmt w:val="bullet"/>
      <w:lvlText w:val="-"/>
      <w:lvlJc w:val="left"/>
      <w:pPr>
        <w:ind w:left="1080" w:hanging="360"/>
      </w:pPr>
      <w:rPr>
        <w:rFonts w:hint="default" w:ascii="Aptos" w:hAnsi="Aptos"/>
      </w:rPr>
    </w:lvl>
    <w:lvl w:ilvl="1" w:tplc="1FB6F0B2">
      <w:start w:val="1"/>
      <w:numFmt w:val="bullet"/>
      <w:lvlText w:val="o"/>
      <w:lvlJc w:val="left"/>
      <w:pPr>
        <w:ind w:left="1440" w:hanging="360"/>
      </w:pPr>
      <w:rPr>
        <w:rFonts w:hint="default" w:ascii="Courier New" w:hAnsi="Courier New"/>
      </w:rPr>
    </w:lvl>
    <w:lvl w:ilvl="2" w:tplc="845C464E">
      <w:start w:val="1"/>
      <w:numFmt w:val="bullet"/>
      <w:lvlText w:val=""/>
      <w:lvlJc w:val="left"/>
      <w:pPr>
        <w:ind w:left="2160" w:hanging="360"/>
      </w:pPr>
      <w:rPr>
        <w:rFonts w:hint="default" w:ascii="Wingdings" w:hAnsi="Wingdings"/>
      </w:rPr>
    </w:lvl>
    <w:lvl w:ilvl="3" w:tplc="ACF01A7E">
      <w:start w:val="1"/>
      <w:numFmt w:val="bullet"/>
      <w:lvlText w:val=""/>
      <w:lvlJc w:val="left"/>
      <w:pPr>
        <w:ind w:left="2880" w:hanging="360"/>
      </w:pPr>
      <w:rPr>
        <w:rFonts w:hint="default" w:ascii="Symbol" w:hAnsi="Symbol"/>
      </w:rPr>
    </w:lvl>
    <w:lvl w:ilvl="4" w:tplc="92CC1E28">
      <w:start w:val="1"/>
      <w:numFmt w:val="bullet"/>
      <w:lvlText w:val="o"/>
      <w:lvlJc w:val="left"/>
      <w:pPr>
        <w:ind w:left="3600" w:hanging="360"/>
      </w:pPr>
      <w:rPr>
        <w:rFonts w:hint="default" w:ascii="Courier New" w:hAnsi="Courier New"/>
      </w:rPr>
    </w:lvl>
    <w:lvl w:ilvl="5" w:tplc="4FC6E30A">
      <w:start w:val="1"/>
      <w:numFmt w:val="bullet"/>
      <w:lvlText w:val=""/>
      <w:lvlJc w:val="left"/>
      <w:pPr>
        <w:ind w:left="4320" w:hanging="360"/>
      </w:pPr>
      <w:rPr>
        <w:rFonts w:hint="default" w:ascii="Wingdings" w:hAnsi="Wingdings"/>
      </w:rPr>
    </w:lvl>
    <w:lvl w:ilvl="6" w:tplc="8D9C25B8">
      <w:start w:val="1"/>
      <w:numFmt w:val="bullet"/>
      <w:lvlText w:val=""/>
      <w:lvlJc w:val="left"/>
      <w:pPr>
        <w:ind w:left="5040" w:hanging="360"/>
      </w:pPr>
      <w:rPr>
        <w:rFonts w:hint="default" w:ascii="Symbol" w:hAnsi="Symbol"/>
      </w:rPr>
    </w:lvl>
    <w:lvl w:ilvl="7" w:tplc="709A56C8">
      <w:start w:val="1"/>
      <w:numFmt w:val="bullet"/>
      <w:lvlText w:val="o"/>
      <w:lvlJc w:val="left"/>
      <w:pPr>
        <w:ind w:left="5760" w:hanging="360"/>
      </w:pPr>
      <w:rPr>
        <w:rFonts w:hint="default" w:ascii="Courier New" w:hAnsi="Courier New"/>
      </w:rPr>
    </w:lvl>
    <w:lvl w:ilvl="8" w:tplc="99E6A512">
      <w:start w:val="1"/>
      <w:numFmt w:val="bullet"/>
      <w:lvlText w:val=""/>
      <w:lvlJc w:val="left"/>
      <w:pPr>
        <w:ind w:left="6480" w:hanging="360"/>
      </w:pPr>
      <w:rPr>
        <w:rFonts w:hint="default" w:ascii="Wingdings" w:hAnsi="Wingdings"/>
      </w:rPr>
    </w:lvl>
  </w:abstractNum>
  <w:abstractNum w:abstractNumId="6" w15:restartNumberingAfterBreak="0">
    <w:nsid w:val="0DE40FE1"/>
    <w:multiLevelType w:val="multilevel"/>
    <w:tmpl w:val="B54A8C04"/>
    <w:lvl w:ilvl="0">
      <w:start w:val="6"/>
      <w:numFmt w:val="decimal"/>
      <w:lvlText w:val="%1"/>
      <w:lvlJc w:val="left"/>
      <w:pPr>
        <w:ind w:left="1332" w:hanging="332"/>
      </w:pPr>
      <w:rPr>
        <w:rFonts w:hint="default"/>
        <w:lang w:val="en-US" w:eastAsia="en-US" w:bidi="ar-SA"/>
      </w:rPr>
    </w:lvl>
    <w:lvl w:ilvl="1">
      <w:start w:val="1"/>
      <w:numFmt w:val="decimal"/>
      <w:lvlText w:val="%1.%2"/>
      <w:lvlJc w:val="left"/>
      <w:pPr>
        <w:ind w:left="1332" w:hanging="332"/>
      </w:pPr>
      <w:rPr>
        <w:rFonts w:hint="default" w:ascii="Times New Roman" w:hAnsi="Times New Roman" w:eastAsia="Times New Roman" w:cs="Times New Roman"/>
        <w:w w:val="100"/>
        <w:sz w:val="22"/>
        <w:szCs w:val="22"/>
        <w:lang w:val="en-US" w:eastAsia="en-US" w:bidi="ar-SA"/>
      </w:rPr>
    </w:lvl>
    <w:lvl w:ilvl="2">
      <w:numFmt w:val="bullet"/>
      <w:lvlText w:val="•"/>
      <w:lvlJc w:val="left"/>
      <w:pPr>
        <w:ind w:left="3252" w:hanging="332"/>
      </w:pPr>
      <w:rPr>
        <w:rFonts w:hint="default"/>
        <w:lang w:val="en-US" w:eastAsia="en-US" w:bidi="ar-SA"/>
      </w:rPr>
    </w:lvl>
    <w:lvl w:ilvl="3">
      <w:numFmt w:val="bullet"/>
      <w:lvlText w:val="•"/>
      <w:lvlJc w:val="left"/>
      <w:pPr>
        <w:ind w:left="4208" w:hanging="332"/>
      </w:pPr>
      <w:rPr>
        <w:rFonts w:hint="default"/>
        <w:lang w:val="en-US" w:eastAsia="en-US" w:bidi="ar-SA"/>
      </w:rPr>
    </w:lvl>
    <w:lvl w:ilvl="4">
      <w:numFmt w:val="bullet"/>
      <w:lvlText w:val="•"/>
      <w:lvlJc w:val="left"/>
      <w:pPr>
        <w:ind w:left="5164" w:hanging="332"/>
      </w:pPr>
      <w:rPr>
        <w:rFonts w:hint="default"/>
        <w:lang w:val="en-US" w:eastAsia="en-US" w:bidi="ar-SA"/>
      </w:rPr>
    </w:lvl>
    <w:lvl w:ilvl="5">
      <w:numFmt w:val="bullet"/>
      <w:lvlText w:val="•"/>
      <w:lvlJc w:val="left"/>
      <w:pPr>
        <w:ind w:left="6120" w:hanging="332"/>
      </w:pPr>
      <w:rPr>
        <w:rFonts w:hint="default"/>
        <w:lang w:val="en-US" w:eastAsia="en-US" w:bidi="ar-SA"/>
      </w:rPr>
    </w:lvl>
    <w:lvl w:ilvl="6">
      <w:numFmt w:val="bullet"/>
      <w:lvlText w:val="•"/>
      <w:lvlJc w:val="left"/>
      <w:pPr>
        <w:ind w:left="7076" w:hanging="332"/>
      </w:pPr>
      <w:rPr>
        <w:rFonts w:hint="default"/>
        <w:lang w:val="en-US" w:eastAsia="en-US" w:bidi="ar-SA"/>
      </w:rPr>
    </w:lvl>
    <w:lvl w:ilvl="7">
      <w:numFmt w:val="bullet"/>
      <w:lvlText w:val="•"/>
      <w:lvlJc w:val="left"/>
      <w:pPr>
        <w:ind w:left="8032" w:hanging="332"/>
      </w:pPr>
      <w:rPr>
        <w:rFonts w:hint="default"/>
        <w:lang w:val="en-US" w:eastAsia="en-US" w:bidi="ar-SA"/>
      </w:rPr>
    </w:lvl>
    <w:lvl w:ilvl="8">
      <w:numFmt w:val="bullet"/>
      <w:lvlText w:val="•"/>
      <w:lvlJc w:val="left"/>
      <w:pPr>
        <w:ind w:left="8988" w:hanging="332"/>
      </w:pPr>
      <w:rPr>
        <w:rFonts w:hint="default"/>
        <w:lang w:val="en-US" w:eastAsia="en-US" w:bidi="ar-SA"/>
      </w:rPr>
    </w:lvl>
  </w:abstractNum>
  <w:abstractNum w:abstractNumId="7" w15:restartNumberingAfterBreak="0">
    <w:nsid w:val="1664F1C6"/>
    <w:multiLevelType w:val="hybridMultilevel"/>
    <w:tmpl w:val="693EDDB0"/>
    <w:lvl w:ilvl="0" w:tplc="41189ECE">
      <w:start w:val="3"/>
      <w:numFmt w:val="decimal"/>
      <w:lvlText w:val="%1."/>
      <w:lvlJc w:val="left"/>
      <w:pPr>
        <w:ind w:left="720" w:hanging="360"/>
      </w:pPr>
      <w:rPr>
        <w:rFonts w:hint="default" w:ascii="Roboto" w:hAnsi="Roboto"/>
      </w:rPr>
    </w:lvl>
    <w:lvl w:ilvl="1" w:tplc="D122B488">
      <w:start w:val="1"/>
      <w:numFmt w:val="lowerLetter"/>
      <w:lvlText w:val="%2."/>
      <w:lvlJc w:val="left"/>
      <w:pPr>
        <w:ind w:left="1440" w:hanging="360"/>
      </w:pPr>
    </w:lvl>
    <w:lvl w:ilvl="2" w:tplc="63AA0A28">
      <w:start w:val="1"/>
      <w:numFmt w:val="lowerRoman"/>
      <w:lvlText w:val="%3."/>
      <w:lvlJc w:val="right"/>
      <w:pPr>
        <w:ind w:left="2160" w:hanging="180"/>
      </w:pPr>
    </w:lvl>
    <w:lvl w:ilvl="3" w:tplc="FFA29618">
      <w:start w:val="1"/>
      <w:numFmt w:val="decimal"/>
      <w:lvlText w:val="%4."/>
      <w:lvlJc w:val="left"/>
      <w:pPr>
        <w:ind w:left="2880" w:hanging="360"/>
      </w:pPr>
    </w:lvl>
    <w:lvl w:ilvl="4" w:tplc="8AB6D56C">
      <w:start w:val="1"/>
      <w:numFmt w:val="lowerLetter"/>
      <w:lvlText w:val="%5."/>
      <w:lvlJc w:val="left"/>
      <w:pPr>
        <w:ind w:left="3600" w:hanging="360"/>
      </w:pPr>
    </w:lvl>
    <w:lvl w:ilvl="5" w:tplc="3C2CF674">
      <w:start w:val="1"/>
      <w:numFmt w:val="lowerRoman"/>
      <w:lvlText w:val="%6."/>
      <w:lvlJc w:val="right"/>
      <w:pPr>
        <w:ind w:left="4320" w:hanging="180"/>
      </w:pPr>
    </w:lvl>
    <w:lvl w:ilvl="6" w:tplc="70CCDB08">
      <w:start w:val="1"/>
      <w:numFmt w:val="decimal"/>
      <w:lvlText w:val="%7."/>
      <w:lvlJc w:val="left"/>
      <w:pPr>
        <w:ind w:left="5040" w:hanging="360"/>
      </w:pPr>
    </w:lvl>
    <w:lvl w:ilvl="7" w:tplc="7A8A87AE">
      <w:start w:val="1"/>
      <w:numFmt w:val="lowerLetter"/>
      <w:lvlText w:val="%8."/>
      <w:lvlJc w:val="left"/>
      <w:pPr>
        <w:ind w:left="5760" w:hanging="360"/>
      </w:pPr>
    </w:lvl>
    <w:lvl w:ilvl="8" w:tplc="9F2E11CA">
      <w:start w:val="1"/>
      <w:numFmt w:val="lowerRoman"/>
      <w:lvlText w:val="%9."/>
      <w:lvlJc w:val="right"/>
      <w:pPr>
        <w:ind w:left="6480" w:hanging="180"/>
      </w:pPr>
    </w:lvl>
  </w:abstractNum>
  <w:abstractNum w:abstractNumId="8" w15:restartNumberingAfterBreak="0">
    <w:nsid w:val="1CFE9547"/>
    <w:multiLevelType w:val="hybridMultilevel"/>
    <w:tmpl w:val="AED234A6"/>
    <w:lvl w:ilvl="0" w:tplc="2B90BE58">
      <w:start w:val="1"/>
      <w:numFmt w:val="bullet"/>
      <w:lvlText w:val=""/>
      <w:lvlJc w:val="left"/>
      <w:pPr>
        <w:ind w:left="1080" w:hanging="360"/>
      </w:pPr>
      <w:rPr>
        <w:rFonts w:hint="default" w:ascii="Symbol" w:hAnsi="Symbol"/>
      </w:rPr>
    </w:lvl>
    <w:lvl w:ilvl="1" w:tplc="C196122E">
      <w:start w:val="1"/>
      <w:numFmt w:val="bullet"/>
      <w:lvlText w:val="o"/>
      <w:lvlJc w:val="left"/>
      <w:pPr>
        <w:ind w:left="1440" w:hanging="360"/>
      </w:pPr>
      <w:rPr>
        <w:rFonts w:hint="default" w:ascii="Courier New" w:hAnsi="Courier New"/>
      </w:rPr>
    </w:lvl>
    <w:lvl w:ilvl="2" w:tplc="C75829C0">
      <w:start w:val="1"/>
      <w:numFmt w:val="bullet"/>
      <w:lvlText w:val=""/>
      <w:lvlJc w:val="left"/>
      <w:pPr>
        <w:ind w:left="2160" w:hanging="360"/>
      </w:pPr>
      <w:rPr>
        <w:rFonts w:hint="default" w:ascii="Wingdings" w:hAnsi="Wingdings"/>
      </w:rPr>
    </w:lvl>
    <w:lvl w:ilvl="3" w:tplc="23E2FD78">
      <w:start w:val="1"/>
      <w:numFmt w:val="bullet"/>
      <w:lvlText w:val=""/>
      <w:lvlJc w:val="left"/>
      <w:pPr>
        <w:ind w:left="2880" w:hanging="360"/>
      </w:pPr>
      <w:rPr>
        <w:rFonts w:hint="default" w:ascii="Symbol" w:hAnsi="Symbol"/>
      </w:rPr>
    </w:lvl>
    <w:lvl w:ilvl="4" w:tplc="6C9276FA">
      <w:start w:val="1"/>
      <w:numFmt w:val="bullet"/>
      <w:lvlText w:val="o"/>
      <w:lvlJc w:val="left"/>
      <w:pPr>
        <w:ind w:left="3600" w:hanging="360"/>
      </w:pPr>
      <w:rPr>
        <w:rFonts w:hint="default" w:ascii="Courier New" w:hAnsi="Courier New"/>
      </w:rPr>
    </w:lvl>
    <w:lvl w:ilvl="5" w:tplc="C48265F8">
      <w:start w:val="1"/>
      <w:numFmt w:val="bullet"/>
      <w:lvlText w:val=""/>
      <w:lvlJc w:val="left"/>
      <w:pPr>
        <w:ind w:left="4320" w:hanging="360"/>
      </w:pPr>
      <w:rPr>
        <w:rFonts w:hint="default" w:ascii="Wingdings" w:hAnsi="Wingdings"/>
      </w:rPr>
    </w:lvl>
    <w:lvl w:ilvl="6" w:tplc="3A0C4A8A">
      <w:start w:val="1"/>
      <w:numFmt w:val="bullet"/>
      <w:lvlText w:val=""/>
      <w:lvlJc w:val="left"/>
      <w:pPr>
        <w:ind w:left="5040" w:hanging="360"/>
      </w:pPr>
      <w:rPr>
        <w:rFonts w:hint="default" w:ascii="Symbol" w:hAnsi="Symbol"/>
      </w:rPr>
    </w:lvl>
    <w:lvl w:ilvl="7" w:tplc="1628571A">
      <w:start w:val="1"/>
      <w:numFmt w:val="bullet"/>
      <w:lvlText w:val="o"/>
      <w:lvlJc w:val="left"/>
      <w:pPr>
        <w:ind w:left="5760" w:hanging="360"/>
      </w:pPr>
      <w:rPr>
        <w:rFonts w:hint="default" w:ascii="Courier New" w:hAnsi="Courier New"/>
      </w:rPr>
    </w:lvl>
    <w:lvl w:ilvl="8" w:tplc="DBC6EA2C">
      <w:start w:val="1"/>
      <w:numFmt w:val="bullet"/>
      <w:lvlText w:val=""/>
      <w:lvlJc w:val="left"/>
      <w:pPr>
        <w:ind w:left="6480" w:hanging="360"/>
      </w:pPr>
      <w:rPr>
        <w:rFonts w:hint="default" w:ascii="Wingdings" w:hAnsi="Wingdings"/>
      </w:rPr>
    </w:lvl>
  </w:abstractNum>
  <w:abstractNum w:abstractNumId="9" w15:restartNumberingAfterBreak="0">
    <w:nsid w:val="1E325BCA"/>
    <w:multiLevelType w:val="hybridMultilevel"/>
    <w:tmpl w:val="D6669DEC"/>
    <w:lvl w:ilvl="0" w:tplc="0F162DD8">
      <w:start w:val="1"/>
      <w:numFmt w:val="bullet"/>
      <w:lvlText w:val="-"/>
      <w:lvlJc w:val="left"/>
      <w:pPr>
        <w:ind w:left="720" w:hanging="360"/>
      </w:pPr>
      <w:rPr>
        <w:rFonts w:hint="default" w:ascii="Aptos" w:hAnsi="Aptos"/>
      </w:rPr>
    </w:lvl>
    <w:lvl w:ilvl="1" w:tplc="0AC6CCFA">
      <w:start w:val="1"/>
      <w:numFmt w:val="bullet"/>
      <w:lvlText w:val="o"/>
      <w:lvlJc w:val="left"/>
      <w:pPr>
        <w:ind w:left="1440" w:hanging="360"/>
      </w:pPr>
      <w:rPr>
        <w:rFonts w:hint="default" w:ascii="Courier New" w:hAnsi="Courier New"/>
      </w:rPr>
    </w:lvl>
    <w:lvl w:ilvl="2" w:tplc="11E85F36">
      <w:start w:val="1"/>
      <w:numFmt w:val="bullet"/>
      <w:lvlText w:val=""/>
      <w:lvlJc w:val="left"/>
      <w:pPr>
        <w:ind w:left="2160" w:hanging="360"/>
      </w:pPr>
      <w:rPr>
        <w:rFonts w:hint="default" w:ascii="Wingdings" w:hAnsi="Wingdings"/>
      </w:rPr>
    </w:lvl>
    <w:lvl w:ilvl="3" w:tplc="FF68F336">
      <w:start w:val="1"/>
      <w:numFmt w:val="bullet"/>
      <w:lvlText w:val=""/>
      <w:lvlJc w:val="left"/>
      <w:pPr>
        <w:ind w:left="2880" w:hanging="360"/>
      </w:pPr>
      <w:rPr>
        <w:rFonts w:hint="default" w:ascii="Symbol" w:hAnsi="Symbol"/>
      </w:rPr>
    </w:lvl>
    <w:lvl w:ilvl="4" w:tplc="FB5C8FF6">
      <w:start w:val="1"/>
      <w:numFmt w:val="bullet"/>
      <w:lvlText w:val="o"/>
      <w:lvlJc w:val="left"/>
      <w:pPr>
        <w:ind w:left="3600" w:hanging="360"/>
      </w:pPr>
      <w:rPr>
        <w:rFonts w:hint="default" w:ascii="Courier New" w:hAnsi="Courier New"/>
      </w:rPr>
    </w:lvl>
    <w:lvl w:ilvl="5" w:tplc="69CA018C">
      <w:start w:val="1"/>
      <w:numFmt w:val="bullet"/>
      <w:lvlText w:val=""/>
      <w:lvlJc w:val="left"/>
      <w:pPr>
        <w:ind w:left="4320" w:hanging="360"/>
      </w:pPr>
      <w:rPr>
        <w:rFonts w:hint="default" w:ascii="Wingdings" w:hAnsi="Wingdings"/>
      </w:rPr>
    </w:lvl>
    <w:lvl w:ilvl="6" w:tplc="CF3CB3E4">
      <w:start w:val="1"/>
      <w:numFmt w:val="bullet"/>
      <w:lvlText w:val=""/>
      <w:lvlJc w:val="left"/>
      <w:pPr>
        <w:ind w:left="5040" w:hanging="360"/>
      </w:pPr>
      <w:rPr>
        <w:rFonts w:hint="default" w:ascii="Symbol" w:hAnsi="Symbol"/>
      </w:rPr>
    </w:lvl>
    <w:lvl w:ilvl="7" w:tplc="B00ADD78">
      <w:start w:val="1"/>
      <w:numFmt w:val="bullet"/>
      <w:lvlText w:val="o"/>
      <w:lvlJc w:val="left"/>
      <w:pPr>
        <w:ind w:left="5760" w:hanging="360"/>
      </w:pPr>
      <w:rPr>
        <w:rFonts w:hint="default" w:ascii="Courier New" w:hAnsi="Courier New"/>
      </w:rPr>
    </w:lvl>
    <w:lvl w:ilvl="8" w:tplc="0492C57E">
      <w:start w:val="1"/>
      <w:numFmt w:val="bullet"/>
      <w:lvlText w:val=""/>
      <w:lvlJc w:val="left"/>
      <w:pPr>
        <w:ind w:left="6480" w:hanging="360"/>
      </w:pPr>
      <w:rPr>
        <w:rFonts w:hint="default" w:ascii="Wingdings" w:hAnsi="Wingdings"/>
      </w:rPr>
    </w:lvl>
  </w:abstractNum>
  <w:abstractNum w:abstractNumId="10" w15:restartNumberingAfterBreak="0">
    <w:nsid w:val="22AA5501"/>
    <w:multiLevelType w:val="multilevel"/>
    <w:tmpl w:val="E084A336"/>
    <w:lvl w:ilvl="0">
      <w:start w:val="1"/>
      <w:numFmt w:val="bullet"/>
      <w:lvlText w:val="●"/>
      <w:lvlJc w:val="left"/>
      <w:pPr>
        <w:ind w:left="720" w:hanging="360"/>
      </w:pPr>
      <w:rPr>
        <w:rFonts w:hint="default" w:ascii="Symbol" w:hAnsi="Symbol"/>
      </w:rPr>
    </w:lvl>
    <w:lvl w:ilvl="1">
      <w:start w:val="1"/>
      <w:numFmt w:val="bullet"/>
      <w:lvlText w:val="o"/>
      <w:lvlJc w:val="left"/>
      <w:pPr>
        <w:ind w:left="1440" w:hanging="360"/>
      </w:pPr>
      <w:rPr>
        <w:rFonts w:hint="default" w:ascii="Courier New" w:hAnsi="Courier New"/>
      </w:rPr>
    </w:lvl>
    <w:lvl w:ilvl="2">
      <w:start w:val="1"/>
      <w:numFmt w:val="bullet"/>
      <w:lvlText w:val=""/>
      <w:lvlJc w:val="left"/>
      <w:pPr>
        <w:ind w:left="2160" w:hanging="360"/>
      </w:pPr>
      <w:rPr>
        <w:rFonts w:hint="default" w:ascii="Wingdings" w:hAnsi="Wingdings"/>
      </w:rPr>
    </w:lvl>
    <w:lvl w:ilvl="3">
      <w:start w:val="1"/>
      <w:numFmt w:val="bullet"/>
      <w:lvlText w:val=""/>
      <w:lvlJc w:val="left"/>
      <w:pPr>
        <w:ind w:left="2880" w:hanging="360"/>
      </w:pPr>
      <w:rPr>
        <w:rFonts w:hint="default" w:ascii="Symbol" w:hAnsi="Symbol"/>
      </w:rPr>
    </w:lvl>
    <w:lvl w:ilvl="4">
      <w:start w:val="1"/>
      <w:numFmt w:val="bullet"/>
      <w:lvlText w:val="o"/>
      <w:lvlJc w:val="left"/>
      <w:pPr>
        <w:ind w:left="3600" w:hanging="360"/>
      </w:pPr>
      <w:rPr>
        <w:rFonts w:hint="default" w:ascii="Courier New" w:hAnsi="Courier New"/>
      </w:rPr>
    </w:lvl>
    <w:lvl w:ilvl="5">
      <w:start w:val="1"/>
      <w:numFmt w:val="bullet"/>
      <w:lvlText w:val=""/>
      <w:lvlJc w:val="left"/>
      <w:pPr>
        <w:ind w:left="4320" w:hanging="360"/>
      </w:pPr>
      <w:rPr>
        <w:rFonts w:hint="default" w:ascii="Wingdings" w:hAnsi="Wingdings"/>
      </w:rPr>
    </w:lvl>
    <w:lvl w:ilvl="6">
      <w:start w:val="1"/>
      <w:numFmt w:val="bullet"/>
      <w:lvlText w:val=""/>
      <w:lvlJc w:val="left"/>
      <w:pPr>
        <w:ind w:left="5040" w:hanging="360"/>
      </w:pPr>
      <w:rPr>
        <w:rFonts w:hint="default" w:ascii="Symbol" w:hAnsi="Symbol"/>
      </w:rPr>
    </w:lvl>
    <w:lvl w:ilvl="7">
      <w:start w:val="1"/>
      <w:numFmt w:val="bullet"/>
      <w:lvlText w:val="o"/>
      <w:lvlJc w:val="left"/>
      <w:pPr>
        <w:ind w:left="5760" w:hanging="360"/>
      </w:pPr>
      <w:rPr>
        <w:rFonts w:hint="default" w:ascii="Courier New" w:hAnsi="Courier New"/>
      </w:rPr>
    </w:lvl>
    <w:lvl w:ilvl="8">
      <w:start w:val="1"/>
      <w:numFmt w:val="bullet"/>
      <w:lvlText w:val=""/>
      <w:lvlJc w:val="left"/>
      <w:pPr>
        <w:ind w:left="6480" w:hanging="360"/>
      </w:pPr>
      <w:rPr>
        <w:rFonts w:hint="default" w:ascii="Wingdings" w:hAnsi="Wingdings"/>
      </w:rPr>
    </w:lvl>
  </w:abstractNum>
  <w:abstractNum w:abstractNumId="11" w15:restartNumberingAfterBreak="0">
    <w:nsid w:val="23D71B98"/>
    <w:multiLevelType w:val="hybridMultilevel"/>
    <w:tmpl w:val="BB1EF2CA"/>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2" w15:restartNumberingAfterBreak="0">
    <w:nsid w:val="242C2574"/>
    <w:multiLevelType w:val="hybridMultilevel"/>
    <w:tmpl w:val="453A33FA"/>
    <w:lvl w:ilvl="0" w:tplc="87CAE4FE">
      <w:start w:val="1"/>
      <w:numFmt w:val="bullet"/>
      <w:lvlText w:val=""/>
      <w:lvlJc w:val="left"/>
      <w:pPr>
        <w:ind w:left="720" w:hanging="360"/>
      </w:pPr>
      <w:rPr>
        <w:rFonts w:hint="default" w:ascii="Wingdings" w:hAnsi="Wingdings"/>
      </w:rPr>
    </w:lvl>
    <w:lvl w:ilvl="1" w:tplc="917010FC">
      <w:start w:val="1"/>
      <w:numFmt w:val="bullet"/>
      <w:lvlText w:val="o"/>
      <w:lvlJc w:val="left"/>
      <w:pPr>
        <w:ind w:left="1440" w:hanging="360"/>
      </w:pPr>
      <w:rPr>
        <w:rFonts w:hint="default" w:ascii="Courier New" w:hAnsi="Courier New"/>
      </w:rPr>
    </w:lvl>
    <w:lvl w:ilvl="2" w:tplc="F348AF80">
      <w:start w:val="1"/>
      <w:numFmt w:val="bullet"/>
      <w:lvlText w:val=""/>
      <w:lvlJc w:val="left"/>
      <w:pPr>
        <w:ind w:left="2160" w:hanging="360"/>
      </w:pPr>
      <w:rPr>
        <w:rFonts w:hint="default" w:ascii="Wingdings" w:hAnsi="Wingdings"/>
      </w:rPr>
    </w:lvl>
    <w:lvl w:ilvl="3" w:tplc="6F907A2A">
      <w:start w:val="1"/>
      <w:numFmt w:val="bullet"/>
      <w:lvlText w:val=""/>
      <w:lvlJc w:val="left"/>
      <w:pPr>
        <w:ind w:left="2880" w:hanging="360"/>
      </w:pPr>
      <w:rPr>
        <w:rFonts w:hint="default" w:ascii="Symbol" w:hAnsi="Symbol"/>
      </w:rPr>
    </w:lvl>
    <w:lvl w:ilvl="4" w:tplc="02CA7ADE">
      <w:start w:val="1"/>
      <w:numFmt w:val="bullet"/>
      <w:lvlText w:val="o"/>
      <w:lvlJc w:val="left"/>
      <w:pPr>
        <w:ind w:left="3600" w:hanging="360"/>
      </w:pPr>
      <w:rPr>
        <w:rFonts w:hint="default" w:ascii="Courier New" w:hAnsi="Courier New"/>
      </w:rPr>
    </w:lvl>
    <w:lvl w:ilvl="5" w:tplc="1C1CB20C">
      <w:start w:val="1"/>
      <w:numFmt w:val="bullet"/>
      <w:lvlText w:val=""/>
      <w:lvlJc w:val="left"/>
      <w:pPr>
        <w:ind w:left="4320" w:hanging="360"/>
      </w:pPr>
      <w:rPr>
        <w:rFonts w:hint="default" w:ascii="Wingdings" w:hAnsi="Wingdings"/>
      </w:rPr>
    </w:lvl>
    <w:lvl w:ilvl="6" w:tplc="2578E5A0">
      <w:start w:val="1"/>
      <w:numFmt w:val="bullet"/>
      <w:lvlText w:val=""/>
      <w:lvlJc w:val="left"/>
      <w:pPr>
        <w:ind w:left="5040" w:hanging="360"/>
      </w:pPr>
      <w:rPr>
        <w:rFonts w:hint="default" w:ascii="Symbol" w:hAnsi="Symbol"/>
      </w:rPr>
    </w:lvl>
    <w:lvl w:ilvl="7" w:tplc="D76CC1B2">
      <w:start w:val="1"/>
      <w:numFmt w:val="bullet"/>
      <w:lvlText w:val="o"/>
      <w:lvlJc w:val="left"/>
      <w:pPr>
        <w:ind w:left="5760" w:hanging="360"/>
      </w:pPr>
      <w:rPr>
        <w:rFonts w:hint="default" w:ascii="Courier New" w:hAnsi="Courier New"/>
      </w:rPr>
    </w:lvl>
    <w:lvl w:ilvl="8" w:tplc="80FA8F16">
      <w:start w:val="1"/>
      <w:numFmt w:val="bullet"/>
      <w:lvlText w:val=""/>
      <w:lvlJc w:val="left"/>
      <w:pPr>
        <w:ind w:left="6480" w:hanging="360"/>
      </w:pPr>
      <w:rPr>
        <w:rFonts w:hint="default" w:ascii="Wingdings" w:hAnsi="Wingdings"/>
      </w:rPr>
    </w:lvl>
  </w:abstractNum>
  <w:abstractNum w:abstractNumId="13" w15:restartNumberingAfterBreak="0">
    <w:nsid w:val="25737B69"/>
    <w:multiLevelType w:val="hybridMultilevel"/>
    <w:tmpl w:val="C784C306"/>
    <w:lvl w:ilvl="0" w:tplc="32344E2A">
      <w:start w:val="1"/>
      <w:numFmt w:val="bullet"/>
      <w:lvlText w:val="-"/>
      <w:lvlJc w:val="left"/>
      <w:pPr>
        <w:ind w:left="1080" w:hanging="360"/>
      </w:pPr>
      <w:rPr>
        <w:rFonts w:hint="default" w:ascii="Aptos" w:hAnsi="Aptos"/>
      </w:rPr>
    </w:lvl>
    <w:lvl w:ilvl="1" w:tplc="133AD4B4">
      <w:start w:val="1"/>
      <w:numFmt w:val="bullet"/>
      <w:lvlText w:val="o"/>
      <w:lvlJc w:val="left"/>
      <w:pPr>
        <w:ind w:left="1440" w:hanging="360"/>
      </w:pPr>
      <w:rPr>
        <w:rFonts w:hint="default" w:ascii="Courier New" w:hAnsi="Courier New"/>
      </w:rPr>
    </w:lvl>
    <w:lvl w:ilvl="2" w:tplc="832EF5F0">
      <w:start w:val="1"/>
      <w:numFmt w:val="bullet"/>
      <w:lvlText w:val=""/>
      <w:lvlJc w:val="left"/>
      <w:pPr>
        <w:ind w:left="2160" w:hanging="360"/>
      </w:pPr>
      <w:rPr>
        <w:rFonts w:hint="default" w:ascii="Wingdings" w:hAnsi="Wingdings"/>
      </w:rPr>
    </w:lvl>
    <w:lvl w:ilvl="3" w:tplc="A56EF00A">
      <w:start w:val="1"/>
      <w:numFmt w:val="bullet"/>
      <w:lvlText w:val=""/>
      <w:lvlJc w:val="left"/>
      <w:pPr>
        <w:ind w:left="2880" w:hanging="360"/>
      </w:pPr>
      <w:rPr>
        <w:rFonts w:hint="default" w:ascii="Symbol" w:hAnsi="Symbol"/>
      </w:rPr>
    </w:lvl>
    <w:lvl w:ilvl="4" w:tplc="71F07210">
      <w:start w:val="1"/>
      <w:numFmt w:val="bullet"/>
      <w:lvlText w:val="o"/>
      <w:lvlJc w:val="left"/>
      <w:pPr>
        <w:ind w:left="3600" w:hanging="360"/>
      </w:pPr>
      <w:rPr>
        <w:rFonts w:hint="default" w:ascii="Courier New" w:hAnsi="Courier New"/>
      </w:rPr>
    </w:lvl>
    <w:lvl w:ilvl="5" w:tplc="41140456">
      <w:start w:val="1"/>
      <w:numFmt w:val="bullet"/>
      <w:lvlText w:val=""/>
      <w:lvlJc w:val="left"/>
      <w:pPr>
        <w:ind w:left="4320" w:hanging="360"/>
      </w:pPr>
      <w:rPr>
        <w:rFonts w:hint="default" w:ascii="Wingdings" w:hAnsi="Wingdings"/>
      </w:rPr>
    </w:lvl>
    <w:lvl w:ilvl="6" w:tplc="AC1EA094">
      <w:start w:val="1"/>
      <w:numFmt w:val="bullet"/>
      <w:lvlText w:val=""/>
      <w:lvlJc w:val="left"/>
      <w:pPr>
        <w:ind w:left="5040" w:hanging="360"/>
      </w:pPr>
      <w:rPr>
        <w:rFonts w:hint="default" w:ascii="Symbol" w:hAnsi="Symbol"/>
      </w:rPr>
    </w:lvl>
    <w:lvl w:ilvl="7" w:tplc="D30E4360">
      <w:start w:val="1"/>
      <w:numFmt w:val="bullet"/>
      <w:lvlText w:val="o"/>
      <w:lvlJc w:val="left"/>
      <w:pPr>
        <w:ind w:left="5760" w:hanging="360"/>
      </w:pPr>
      <w:rPr>
        <w:rFonts w:hint="default" w:ascii="Courier New" w:hAnsi="Courier New"/>
      </w:rPr>
    </w:lvl>
    <w:lvl w:ilvl="8" w:tplc="4B1CC26E">
      <w:start w:val="1"/>
      <w:numFmt w:val="bullet"/>
      <w:lvlText w:val=""/>
      <w:lvlJc w:val="left"/>
      <w:pPr>
        <w:ind w:left="6480" w:hanging="360"/>
      </w:pPr>
      <w:rPr>
        <w:rFonts w:hint="default" w:ascii="Wingdings" w:hAnsi="Wingdings"/>
      </w:rPr>
    </w:lvl>
  </w:abstractNum>
  <w:abstractNum w:abstractNumId="14" w15:restartNumberingAfterBreak="0">
    <w:nsid w:val="28619F1D"/>
    <w:multiLevelType w:val="hybridMultilevel"/>
    <w:tmpl w:val="D546603E"/>
    <w:lvl w:ilvl="0" w:tplc="9A926454">
      <w:start w:val="1"/>
      <w:numFmt w:val="bullet"/>
      <w:lvlText w:val="-"/>
      <w:lvlJc w:val="left"/>
      <w:pPr>
        <w:ind w:left="1080" w:hanging="360"/>
      </w:pPr>
      <w:rPr>
        <w:rFonts w:hint="default" w:ascii="Aptos" w:hAnsi="Aptos"/>
      </w:rPr>
    </w:lvl>
    <w:lvl w:ilvl="1" w:tplc="6BBCA966">
      <w:start w:val="1"/>
      <w:numFmt w:val="bullet"/>
      <w:lvlText w:val="o"/>
      <w:lvlJc w:val="left"/>
      <w:pPr>
        <w:ind w:left="1440" w:hanging="360"/>
      </w:pPr>
      <w:rPr>
        <w:rFonts w:hint="default" w:ascii="Courier New" w:hAnsi="Courier New"/>
      </w:rPr>
    </w:lvl>
    <w:lvl w:ilvl="2" w:tplc="1A1C231C">
      <w:start w:val="1"/>
      <w:numFmt w:val="bullet"/>
      <w:lvlText w:val=""/>
      <w:lvlJc w:val="left"/>
      <w:pPr>
        <w:ind w:left="2160" w:hanging="360"/>
      </w:pPr>
      <w:rPr>
        <w:rFonts w:hint="default" w:ascii="Wingdings" w:hAnsi="Wingdings"/>
      </w:rPr>
    </w:lvl>
    <w:lvl w:ilvl="3" w:tplc="627450B8">
      <w:start w:val="1"/>
      <w:numFmt w:val="bullet"/>
      <w:lvlText w:val=""/>
      <w:lvlJc w:val="left"/>
      <w:pPr>
        <w:ind w:left="2880" w:hanging="360"/>
      </w:pPr>
      <w:rPr>
        <w:rFonts w:hint="default" w:ascii="Symbol" w:hAnsi="Symbol"/>
      </w:rPr>
    </w:lvl>
    <w:lvl w:ilvl="4" w:tplc="FCE2FC00">
      <w:start w:val="1"/>
      <w:numFmt w:val="bullet"/>
      <w:lvlText w:val="o"/>
      <w:lvlJc w:val="left"/>
      <w:pPr>
        <w:ind w:left="3600" w:hanging="360"/>
      </w:pPr>
      <w:rPr>
        <w:rFonts w:hint="default" w:ascii="Courier New" w:hAnsi="Courier New"/>
      </w:rPr>
    </w:lvl>
    <w:lvl w:ilvl="5" w:tplc="160E75D0">
      <w:start w:val="1"/>
      <w:numFmt w:val="bullet"/>
      <w:lvlText w:val=""/>
      <w:lvlJc w:val="left"/>
      <w:pPr>
        <w:ind w:left="4320" w:hanging="360"/>
      </w:pPr>
      <w:rPr>
        <w:rFonts w:hint="default" w:ascii="Wingdings" w:hAnsi="Wingdings"/>
      </w:rPr>
    </w:lvl>
    <w:lvl w:ilvl="6" w:tplc="27FA2E74">
      <w:start w:val="1"/>
      <w:numFmt w:val="bullet"/>
      <w:lvlText w:val=""/>
      <w:lvlJc w:val="left"/>
      <w:pPr>
        <w:ind w:left="5040" w:hanging="360"/>
      </w:pPr>
      <w:rPr>
        <w:rFonts w:hint="default" w:ascii="Symbol" w:hAnsi="Symbol"/>
      </w:rPr>
    </w:lvl>
    <w:lvl w:ilvl="7" w:tplc="756E61A4">
      <w:start w:val="1"/>
      <w:numFmt w:val="bullet"/>
      <w:lvlText w:val="o"/>
      <w:lvlJc w:val="left"/>
      <w:pPr>
        <w:ind w:left="5760" w:hanging="360"/>
      </w:pPr>
      <w:rPr>
        <w:rFonts w:hint="default" w:ascii="Courier New" w:hAnsi="Courier New"/>
      </w:rPr>
    </w:lvl>
    <w:lvl w:ilvl="8" w:tplc="34842AC0">
      <w:start w:val="1"/>
      <w:numFmt w:val="bullet"/>
      <w:lvlText w:val=""/>
      <w:lvlJc w:val="left"/>
      <w:pPr>
        <w:ind w:left="6480" w:hanging="360"/>
      </w:pPr>
      <w:rPr>
        <w:rFonts w:hint="default" w:ascii="Wingdings" w:hAnsi="Wingdings"/>
      </w:rPr>
    </w:lvl>
  </w:abstractNum>
  <w:abstractNum w:abstractNumId="15" w15:restartNumberingAfterBreak="0">
    <w:nsid w:val="2D194FE4"/>
    <w:multiLevelType w:val="hybridMultilevel"/>
    <w:tmpl w:val="A4FAAA5E"/>
    <w:lvl w:ilvl="0" w:tplc="04090001">
      <w:start w:val="1"/>
      <w:numFmt w:val="bullet"/>
      <w:lvlText w:val=""/>
      <w:lvlJc w:val="left"/>
      <w:pPr>
        <w:ind w:left="720" w:hanging="360"/>
      </w:pPr>
      <w:rPr>
        <w:rFonts w:hint="default" w:ascii="Symbol" w:hAnsi="Symbol"/>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325B6828"/>
    <w:multiLevelType w:val="hybridMultilevel"/>
    <w:tmpl w:val="C46AB9D2"/>
    <w:lvl w:ilvl="0" w:tplc="3AD8C9A0">
      <w:start w:val="4"/>
      <w:numFmt w:val="decimal"/>
      <w:lvlText w:val="%1."/>
      <w:lvlJc w:val="left"/>
      <w:pPr>
        <w:ind w:left="720" w:hanging="360"/>
      </w:pPr>
      <w:rPr>
        <w:rFonts w:hint="default" w:ascii="Roboto" w:hAnsi="Roboto"/>
      </w:rPr>
    </w:lvl>
    <w:lvl w:ilvl="1" w:tplc="8E086496">
      <w:start w:val="1"/>
      <w:numFmt w:val="lowerLetter"/>
      <w:lvlText w:val="%2."/>
      <w:lvlJc w:val="left"/>
      <w:pPr>
        <w:ind w:left="1440" w:hanging="360"/>
      </w:pPr>
    </w:lvl>
    <w:lvl w:ilvl="2" w:tplc="430A4B68">
      <w:start w:val="1"/>
      <w:numFmt w:val="lowerRoman"/>
      <w:lvlText w:val="%3."/>
      <w:lvlJc w:val="right"/>
      <w:pPr>
        <w:ind w:left="2160" w:hanging="180"/>
      </w:pPr>
    </w:lvl>
    <w:lvl w:ilvl="3" w:tplc="53902E48">
      <w:start w:val="1"/>
      <w:numFmt w:val="decimal"/>
      <w:lvlText w:val="%4."/>
      <w:lvlJc w:val="left"/>
      <w:pPr>
        <w:ind w:left="2880" w:hanging="360"/>
      </w:pPr>
    </w:lvl>
    <w:lvl w:ilvl="4" w:tplc="EABCE706">
      <w:start w:val="1"/>
      <w:numFmt w:val="lowerLetter"/>
      <w:lvlText w:val="%5."/>
      <w:lvlJc w:val="left"/>
      <w:pPr>
        <w:ind w:left="3600" w:hanging="360"/>
      </w:pPr>
    </w:lvl>
    <w:lvl w:ilvl="5" w:tplc="6A26B66A">
      <w:start w:val="1"/>
      <w:numFmt w:val="lowerRoman"/>
      <w:lvlText w:val="%6."/>
      <w:lvlJc w:val="right"/>
      <w:pPr>
        <w:ind w:left="4320" w:hanging="180"/>
      </w:pPr>
    </w:lvl>
    <w:lvl w:ilvl="6" w:tplc="90768EAE">
      <w:start w:val="1"/>
      <w:numFmt w:val="decimal"/>
      <w:lvlText w:val="%7."/>
      <w:lvlJc w:val="left"/>
      <w:pPr>
        <w:ind w:left="5040" w:hanging="360"/>
      </w:pPr>
    </w:lvl>
    <w:lvl w:ilvl="7" w:tplc="1C80C118">
      <w:start w:val="1"/>
      <w:numFmt w:val="lowerLetter"/>
      <w:lvlText w:val="%8."/>
      <w:lvlJc w:val="left"/>
      <w:pPr>
        <w:ind w:left="5760" w:hanging="360"/>
      </w:pPr>
    </w:lvl>
    <w:lvl w:ilvl="8" w:tplc="442A8B78">
      <w:start w:val="1"/>
      <w:numFmt w:val="lowerRoman"/>
      <w:lvlText w:val="%9."/>
      <w:lvlJc w:val="right"/>
      <w:pPr>
        <w:ind w:left="6480" w:hanging="180"/>
      </w:pPr>
    </w:lvl>
  </w:abstractNum>
  <w:abstractNum w:abstractNumId="17" w15:restartNumberingAfterBreak="0">
    <w:nsid w:val="33723D0C"/>
    <w:multiLevelType w:val="hybridMultilevel"/>
    <w:tmpl w:val="21F61ECC"/>
    <w:lvl w:ilvl="0" w:tplc="032276DE">
      <w:start w:val="1"/>
      <w:numFmt w:val="bullet"/>
      <w:lvlText w:val=""/>
      <w:lvlJc w:val="left"/>
      <w:pPr>
        <w:ind w:left="720" w:hanging="360"/>
      </w:pPr>
      <w:rPr>
        <w:rFonts w:hint="default" w:ascii="Symbol" w:hAnsi="Symbol"/>
      </w:rPr>
    </w:lvl>
    <w:lvl w:ilvl="1" w:tplc="BAB65474">
      <w:start w:val="1"/>
      <w:numFmt w:val="bullet"/>
      <w:lvlText w:val="o"/>
      <w:lvlJc w:val="left"/>
      <w:pPr>
        <w:ind w:left="1440" w:hanging="360"/>
      </w:pPr>
      <w:rPr>
        <w:rFonts w:hint="default" w:ascii="Courier New" w:hAnsi="Courier New"/>
      </w:rPr>
    </w:lvl>
    <w:lvl w:ilvl="2" w:tplc="7818C4B0">
      <w:start w:val="1"/>
      <w:numFmt w:val="bullet"/>
      <w:lvlText w:val=""/>
      <w:lvlJc w:val="left"/>
      <w:pPr>
        <w:ind w:left="2160" w:hanging="360"/>
      </w:pPr>
      <w:rPr>
        <w:rFonts w:hint="default" w:ascii="Wingdings" w:hAnsi="Wingdings"/>
      </w:rPr>
    </w:lvl>
    <w:lvl w:ilvl="3" w:tplc="3B2425C8">
      <w:start w:val="1"/>
      <w:numFmt w:val="bullet"/>
      <w:lvlText w:val=""/>
      <w:lvlJc w:val="left"/>
      <w:pPr>
        <w:ind w:left="2880" w:hanging="360"/>
      </w:pPr>
      <w:rPr>
        <w:rFonts w:hint="default" w:ascii="Symbol" w:hAnsi="Symbol"/>
      </w:rPr>
    </w:lvl>
    <w:lvl w:ilvl="4" w:tplc="ED0EF2D8">
      <w:start w:val="1"/>
      <w:numFmt w:val="bullet"/>
      <w:lvlText w:val="o"/>
      <w:lvlJc w:val="left"/>
      <w:pPr>
        <w:ind w:left="3600" w:hanging="360"/>
      </w:pPr>
      <w:rPr>
        <w:rFonts w:hint="default" w:ascii="Courier New" w:hAnsi="Courier New"/>
      </w:rPr>
    </w:lvl>
    <w:lvl w:ilvl="5" w:tplc="F154DB6A">
      <w:start w:val="1"/>
      <w:numFmt w:val="bullet"/>
      <w:lvlText w:val=""/>
      <w:lvlJc w:val="left"/>
      <w:pPr>
        <w:ind w:left="4320" w:hanging="360"/>
      </w:pPr>
      <w:rPr>
        <w:rFonts w:hint="default" w:ascii="Wingdings" w:hAnsi="Wingdings"/>
      </w:rPr>
    </w:lvl>
    <w:lvl w:ilvl="6" w:tplc="F802F09E">
      <w:start w:val="1"/>
      <w:numFmt w:val="bullet"/>
      <w:lvlText w:val=""/>
      <w:lvlJc w:val="left"/>
      <w:pPr>
        <w:ind w:left="5040" w:hanging="360"/>
      </w:pPr>
      <w:rPr>
        <w:rFonts w:hint="default" w:ascii="Symbol" w:hAnsi="Symbol"/>
      </w:rPr>
    </w:lvl>
    <w:lvl w:ilvl="7" w:tplc="5D90D034">
      <w:start w:val="1"/>
      <w:numFmt w:val="bullet"/>
      <w:lvlText w:val="o"/>
      <w:lvlJc w:val="left"/>
      <w:pPr>
        <w:ind w:left="5760" w:hanging="360"/>
      </w:pPr>
      <w:rPr>
        <w:rFonts w:hint="default" w:ascii="Courier New" w:hAnsi="Courier New"/>
      </w:rPr>
    </w:lvl>
    <w:lvl w:ilvl="8" w:tplc="F57C3638">
      <w:start w:val="1"/>
      <w:numFmt w:val="bullet"/>
      <w:lvlText w:val=""/>
      <w:lvlJc w:val="left"/>
      <w:pPr>
        <w:ind w:left="6480" w:hanging="360"/>
      </w:pPr>
      <w:rPr>
        <w:rFonts w:hint="default" w:ascii="Wingdings" w:hAnsi="Wingdings"/>
      </w:rPr>
    </w:lvl>
  </w:abstractNum>
  <w:abstractNum w:abstractNumId="18" w15:restartNumberingAfterBreak="0">
    <w:nsid w:val="34B81B13"/>
    <w:multiLevelType w:val="hybridMultilevel"/>
    <w:tmpl w:val="15FE2EC6"/>
    <w:lvl w:ilvl="0" w:tplc="EF620776">
      <w:start w:val="1"/>
      <w:numFmt w:val="bullet"/>
      <w:lvlText w:val=""/>
      <w:lvlJc w:val="left"/>
      <w:pPr>
        <w:ind w:left="720" w:hanging="360"/>
      </w:pPr>
      <w:rPr>
        <w:rFonts w:hint="default" w:ascii="Symbol" w:hAnsi="Symbol"/>
      </w:rPr>
    </w:lvl>
    <w:lvl w:ilvl="1" w:tplc="8BC6BF4C">
      <w:start w:val="1"/>
      <w:numFmt w:val="bullet"/>
      <w:lvlText w:val="o"/>
      <w:lvlJc w:val="left"/>
      <w:pPr>
        <w:ind w:left="1440" w:hanging="360"/>
      </w:pPr>
      <w:rPr>
        <w:rFonts w:hint="default" w:ascii="Courier New" w:hAnsi="Courier New"/>
      </w:rPr>
    </w:lvl>
    <w:lvl w:ilvl="2" w:tplc="56D813D6">
      <w:start w:val="1"/>
      <w:numFmt w:val="bullet"/>
      <w:lvlText w:val=""/>
      <w:lvlJc w:val="left"/>
      <w:pPr>
        <w:ind w:left="2160" w:hanging="360"/>
      </w:pPr>
      <w:rPr>
        <w:rFonts w:hint="default" w:ascii="Wingdings" w:hAnsi="Wingdings"/>
      </w:rPr>
    </w:lvl>
    <w:lvl w:ilvl="3" w:tplc="5BDA1776">
      <w:start w:val="1"/>
      <w:numFmt w:val="bullet"/>
      <w:lvlText w:val=""/>
      <w:lvlJc w:val="left"/>
      <w:pPr>
        <w:ind w:left="2880" w:hanging="360"/>
      </w:pPr>
      <w:rPr>
        <w:rFonts w:hint="default" w:ascii="Symbol" w:hAnsi="Symbol"/>
      </w:rPr>
    </w:lvl>
    <w:lvl w:ilvl="4" w:tplc="54E64CB2">
      <w:start w:val="1"/>
      <w:numFmt w:val="bullet"/>
      <w:lvlText w:val="o"/>
      <w:lvlJc w:val="left"/>
      <w:pPr>
        <w:ind w:left="3600" w:hanging="360"/>
      </w:pPr>
      <w:rPr>
        <w:rFonts w:hint="default" w:ascii="Courier New" w:hAnsi="Courier New"/>
      </w:rPr>
    </w:lvl>
    <w:lvl w:ilvl="5" w:tplc="BD248A5C">
      <w:start w:val="1"/>
      <w:numFmt w:val="bullet"/>
      <w:lvlText w:val=""/>
      <w:lvlJc w:val="left"/>
      <w:pPr>
        <w:ind w:left="4320" w:hanging="360"/>
      </w:pPr>
      <w:rPr>
        <w:rFonts w:hint="default" w:ascii="Wingdings" w:hAnsi="Wingdings"/>
      </w:rPr>
    </w:lvl>
    <w:lvl w:ilvl="6" w:tplc="7C9E41CA">
      <w:start w:val="1"/>
      <w:numFmt w:val="bullet"/>
      <w:lvlText w:val=""/>
      <w:lvlJc w:val="left"/>
      <w:pPr>
        <w:ind w:left="5040" w:hanging="360"/>
      </w:pPr>
      <w:rPr>
        <w:rFonts w:hint="default" w:ascii="Symbol" w:hAnsi="Symbol"/>
      </w:rPr>
    </w:lvl>
    <w:lvl w:ilvl="7" w:tplc="5E02F6B4">
      <w:start w:val="1"/>
      <w:numFmt w:val="bullet"/>
      <w:lvlText w:val="o"/>
      <w:lvlJc w:val="left"/>
      <w:pPr>
        <w:ind w:left="5760" w:hanging="360"/>
      </w:pPr>
      <w:rPr>
        <w:rFonts w:hint="default" w:ascii="Courier New" w:hAnsi="Courier New"/>
      </w:rPr>
    </w:lvl>
    <w:lvl w:ilvl="8" w:tplc="EBBE793E">
      <w:start w:val="1"/>
      <w:numFmt w:val="bullet"/>
      <w:lvlText w:val=""/>
      <w:lvlJc w:val="left"/>
      <w:pPr>
        <w:ind w:left="6480" w:hanging="360"/>
      </w:pPr>
      <w:rPr>
        <w:rFonts w:hint="default" w:ascii="Wingdings" w:hAnsi="Wingdings"/>
      </w:rPr>
    </w:lvl>
  </w:abstractNum>
  <w:abstractNum w:abstractNumId="19" w15:restartNumberingAfterBreak="0">
    <w:nsid w:val="37D24C06"/>
    <w:multiLevelType w:val="hybridMultilevel"/>
    <w:tmpl w:val="AD98448C"/>
    <w:lvl w:ilvl="0" w:tplc="40DC92A8">
      <w:start w:val="1"/>
      <w:numFmt w:val="bullet"/>
      <w:lvlText w:val="-"/>
      <w:lvlJc w:val="left"/>
      <w:pPr>
        <w:ind w:left="720" w:hanging="360"/>
      </w:pPr>
      <w:rPr>
        <w:rFonts w:hint="default" w:ascii="Aptos" w:hAnsi="Aptos"/>
      </w:rPr>
    </w:lvl>
    <w:lvl w:ilvl="1" w:tplc="E29059B8">
      <w:start w:val="1"/>
      <w:numFmt w:val="bullet"/>
      <w:lvlText w:val="o"/>
      <w:lvlJc w:val="left"/>
      <w:pPr>
        <w:ind w:left="1440" w:hanging="360"/>
      </w:pPr>
      <w:rPr>
        <w:rFonts w:hint="default" w:ascii="Courier New" w:hAnsi="Courier New"/>
      </w:rPr>
    </w:lvl>
    <w:lvl w:ilvl="2" w:tplc="64045A92">
      <w:start w:val="1"/>
      <w:numFmt w:val="bullet"/>
      <w:lvlText w:val=""/>
      <w:lvlJc w:val="left"/>
      <w:pPr>
        <w:ind w:left="2160" w:hanging="360"/>
      </w:pPr>
      <w:rPr>
        <w:rFonts w:hint="default" w:ascii="Wingdings" w:hAnsi="Wingdings"/>
      </w:rPr>
    </w:lvl>
    <w:lvl w:ilvl="3" w:tplc="0FF8E16C">
      <w:start w:val="1"/>
      <w:numFmt w:val="bullet"/>
      <w:lvlText w:val=""/>
      <w:lvlJc w:val="left"/>
      <w:pPr>
        <w:ind w:left="2880" w:hanging="360"/>
      </w:pPr>
      <w:rPr>
        <w:rFonts w:hint="default" w:ascii="Symbol" w:hAnsi="Symbol"/>
      </w:rPr>
    </w:lvl>
    <w:lvl w:ilvl="4" w:tplc="7C08BC8C">
      <w:start w:val="1"/>
      <w:numFmt w:val="bullet"/>
      <w:lvlText w:val="o"/>
      <w:lvlJc w:val="left"/>
      <w:pPr>
        <w:ind w:left="3600" w:hanging="360"/>
      </w:pPr>
      <w:rPr>
        <w:rFonts w:hint="default" w:ascii="Courier New" w:hAnsi="Courier New"/>
      </w:rPr>
    </w:lvl>
    <w:lvl w:ilvl="5" w:tplc="E4A40496">
      <w:start w:val="1"/>
      <w:numFmt w:val="bullet"/>
      <w:lvlText w:val=""/>
      <w:lvlJc w:val="left"/>
      <w:pPr>
        <w:ind w:left="4320" w:hanging="360"/>
      </w:pPr>
      <w:rPr>
        <w:rFonts w:hint="default" w:ascii="Wingdings" w:hAnsi="Wingdings"/>
      </w:rPr>
    </w:lvl>
    <w:lvl w:ilvl="6" w:tplc="36EED60A">
      <w:start w:val="1"/>
      <w:numFmt w:val="bullet"/>
      <w:lvlText w:val=""/>
      <w:lvlJc w:val="left"/>
      <w:pPr>
        <w:ind w:left="5040" w:hanging="360"/>
      </w:pPr>
      <w:rPr>
        <w:rFonts w:hint="default" w:ascii="Symbol" w:hAnsi="Symbol"/>
      </w:rPr>
    </w:lvl>
    <w:lvl w:ilvl="7" w:tplc="BF384342">
      <w:start w:val="1"/>
      <w:numFmt w:val="bullet"/>
      <w:lvlText w:val="o"/>
      <w:lvlJc w:val="left"/>
      <w:pPr>
        <w:ind w:left="5760" w:hanging="360"/>
      </w:pPr>
      <w:rPr>
        <w:rFonts w:hint="default" w:ascii="Courier New" w:hAnsi="Courier New"/>
      </w:rPr>
    </w:lvl>
    <w:lvl w:ilvl="8" w:tplc="C58C45CC">
      <w:start w:val="1"/>
      <w:numFmt w:val="bullet"/>
      <w:lvlText w:val=""/>
      <w:lvlJc w:val="left"/>
      <w:pPr>
        <w:ind w:left="6480" w:hanging="360"/>
      </w:pPr>
      <w:rPr>
        <w:rFonts w:hint="default" w:ascii="Wingdings" w:hAnsi="Wingdings"/>
      </w:rPr>
    </w:lvl>
  </w:abstractNum>
  <w:abstractNum w:abstractNumId="20" w15:restartNumberingAfterBreak="0">
    <w:nsid w:val="38432292"/>
    <w:multiLevelType w:val="hybridMultilevel"/>
    <w:tmpl w:val="F2344BF8"/>
    <w:lvl w:ilvl="0" w:tplc="7C901FF8">
      <w:start w:val="1"/>
      <w:numFmt w:val="decimal"/>
      <w:lvlText w:val="%1."/>
      <w:lvlJc w:val="left"/>
      <w:pPr>
        <w:ind w:left="720" w:hanging="360"/>
      </w:pPr>
      <w:rPr>
        <w:rFonts w:hint="default" w:ascii="Roboto" w:hAnsi="Robo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89F0FFC"/>
    <w:multiLevelType w:val="hybridMultilevel"/>
    <w:tmpl w:val="498E63EA"/>
    <w:lvl w:ilvl="0" w:tplc="5E40105C">
      <w:start w:val="1"/>
      <w:numFmt w:val="bullet"/>
      <w:lvlText w:val=""/>
      <w:lvlJc w:val="left"/>
      <w:pPr>
        <w:ind w:left="720" w:hanging="360"/>
      </w:pPr>
      <w:rPr>
        <w:rFonts w:hint="default" w:ascii="Symbol" w:hAnsi="Symbol"/>
      </w:rPr>
    </w:lvl>
    <w:lvl w:ilvl="1" w:tplc="E9A4ED9C">
      <w:start w:val="1"/>
      <w:numFmt w:val="bullet"/>
      <w:lvlText w:val="o"/>
      <w:lvlJc w:val="left"/>
      <w:pPr>
        <w:ind w:left="1440" w:hanging="360"/>
      </w:pPr>
      <w:rPr>
        <w:rFonts w:hint="default" w:ascii="Courier New" w:hAnsi="Courier New"/>
      </w:rPr>
    </w:lvl>
    <w:lvl w:ilvl="2" w:tplc="2CD421A0">
      <w:start w:val="1"/>
      <w:numFmt w:val="bullet"/>
      <w:lvlText w:val=""/>
      <w:lvlJc w:val="left"/>
      <w:pPr>
        <w:ind w:left="2160" w:hanging="360"/>
      </w:pPr>
      <w:rPr>
        <w:rFonts w:hint="default" w:ascii="Wingdings" w:hAnsi="Wingdings"/>
      </w:rPr>
    </w:lvl>
    <w:lvl w:ilvl="3" w:tplc="38B87E0E">
      <w:start w:val="1"/>
      <w:numFmt w:val="bullet"/>
      <w:lvlText w:val=""/>
      <w:lvlJc w:val="left"/>
      <w:pPr>
        <w:ind w:left="2880" w:hanging="360"/>
      </w:pPr>
      <w:rPr>
        <w:rFonts w:hint="default" w:ascii="Symbol" w:hAnsi="Symbol"/>
      </w:rPr>
    </w:lvl>
    <w:lvl w:ilvl="4" w:tplc="71901A5C">
      <w:start w:val="1"/>
      <w:numFmt w:val="bullet"/>
      <w:lvlText w:val="o"/>
      <w:lvlJc w:val="left"/>
      <w:pPr>
        <w:ind w:left="3600" w:hanging="360"/>
      </w:pPr>
      <w:rPr>
        <w:rFonts w:hint="default" w:ascii="Courier New" w:hAnsi="Courier New"/>
      </w:rPr>
    </w:lvl>
    <w:lvl w:ilvl="5" w:tplc="898C6A74">
      <w:start w:val="1"/>
      <w:numFmt w:val="bullet"/>
      <w:lvlText w:val=""/>
      <w:lvlJc w:val="left"/>
      <w:pPr>
        <w:ind w:left="4320" w:hanging="360"/>
      </w:pPr>
      <w:rPr>
        <w:rFonts w:hint="default" w:ascii="Wingdings" w:hAnsi="Wingdings"/>
      </w:rPr>
    </w:lvl>
    <w:lvl w:ilvl="6" w:tplc="4E8A56A2">
      <w:start w:val="1"/>
      <w:numFmt w:val="bullet"/>
      <w:lvlText w:val=""/>
      <w:lvlJc w:val="left"/>
      <w:pPr>
        <w:ind w:left="5040" w:hanging="360"/>
      </w:pPr>
      <w:rPr>
        <w:rFonts w:hint="default" w:ascii="Symbol" w:hAnsi="Symbol"/>
      </w:rPr>
    </w:lvl>
    <w:lvl w:ilvl="7" w:tplc="0A747A06">
      <w:start w:val="1"/>
      <w:numFmt w:val="bullet"/>
      <w:lvlText w:val="o"/>
      <w:lvlJc w:val="left"/>
      <w:pPr>
        <w:ind w:left="5760" w:hanging="360"/>
      </w:pPr>
      <w:rPr>
        <w:rFonts w:hint="default" w:ascii="Courier New" w:hAnsi="Courier New"/>
      </w:rPr>
    </w:lvl>
    <w:lvl w:ilvl="8" w:tplc="C0B8FAAC">
      <w:start w:val="1"/>
      <w:numFmt w:val="bullet"/>
      <w:lvlText w:val=""/>
      <w:lvlJc w:val="left"/>
      <w:pPr>
        <w:ind w:left="6480" w:hanging="360"/>
      </w:pPr>
      <w:rPr>
        <w:rFonts w:hint="default" w:ascii="Wingdings" w:hAnsi="Wingdings"/>
      </w:rPr>
    </w:lvl>
  </w:abstractNum>
  <w:abstractNum w:abstractNumId="22" w15:restartNumberingAfterBreak="0">
    <w:nsid w:val="392EB270"/>
    <w:multiLevelType w:val="hybridMultilevel"/>
    <w:tmpl w:val="91E0DA80"/>
    <w:lvl w:ilvl="0" w:tplc="FF3662C6">
      <w:start w:val="1"/>
      <w:numFmt w:val="bullet"/>
      <w:lvlText w:val=""/>
      <w:lvlJc w:val="left"/>
      <w:pPr>
        <w:ind w:left="720" w:hanging="360"/>
      </w:pPr>
      <w:rPr>
        <w:rFonts w:hint="default" w:ascii="Wingdings" w:hAnsi="Wingdings"/>
      </w:rPr>
    </w:lvl>
    <w:lvl w:ilvl="1" w:tplc="A9A83D98">
      <w:start w:val="1"/>
      <w:numFmt w:val="bullet"/>
      <w:lvlText w:val="o"/>
      <w:lvlJc w:val="left"/>
      <w:pPr>
        <w:ind w:left="1440" w:hanging="360"/>
      </w:pPr>
      <w:rPr>
        <w:rFonts w:hint="default" w:ascii="Courier New" w:hAnsi="Courier New"/>
      </w:rPr>
    </w:lvl>
    <w:lvl w:ilvl="2" w:tplc="459CC9DC">
      <w:start w:val="1"/>
      <w:numFmt w:val="bullet"/>
      <w:lvlText w:val=""/>
      <w:lvlJc w:val="left"/>
      <w:pPr>
        <w:ind w:left="2160" w:hanging="360"/>
      </w:pPr>
      <w:rPr>
        <w:rFonts w:hint="default" w:ascii="Wingdings" w:hAnsi="Wingdings"/>
      </w:rPr>
    </w:lvl>
    <w:lvl w:ilvl="3" w:tplc="91C0D60E">
      <w:start w:val="1"/>
      <w:numFmt w:val="bullet"/>
      <w:lvlText w:val=""/>
      <w:lvlJc w:val="left"/>
      <w:pPr>
        <w:ind w:left="2880" w:hanging="360"/>
      </w:pPr>
      <w:rPr>
        <w:rFonts w:hint="default" w:ascii="Symbol" w:hAnsi="Symbol"/>
      </w:rPr>
    </w:lvl>
    <w:lvl w:ilvl="4" w:tplc="8BF85454">
      <w:start w:val="1"/>
      <w:numFmt w:val="bullet"/>
      <w:lvlText w:val="o"/>
      <w:lvlJc w:val="left"/>
      <w:pPr>
        <w:ind w:left="3600" w:hanging="360"/>
      </w:pPr>
      <w:rPr>
        <w:rFonts w:hint="default" w:ascii="Courier New" w:hAnsi="Courier New"/>
      </w:rPr>
    </w:lvl>
    <w:lvl w:ilvl="5" w:tplc="9F56289E">
      <w:start w:val="1"/>
      <w:numFmt w:val="bullet"/>
      <w:lvlText w:val=""/>
      <w:lvlJc w:val="left"/>
      <w:pPr>
        <w:ind w:left="4320" w:hanging="360"/>
      </w:pPr>
      <w:rPr>
        <w:rFonts w:hint="default" w:ascii="Wingdings" w:hAnsi="Wingdings"/>
      </w:rPr>
    </w:lvl>
    <w:lvl w:ilvl="6" w:tplc="89AAB19C">
      <w:start w:val="1"/>
      <w:numFmt w:val="bullet"/>
      <w:lvlText w:val=""/>
      <w:lvlJc w:val="left"/>
      <w:pPr>
        <w:ind w:left="5040" w:hanging="360"/>
      </w:pPr>
      <w:rPr>
        <w:rFonts w:hint="default" w:ascii="Symbol" w:hAnsi="Symbol"/>
      </w:rPr>
    </w:lvl>
    <w:lvl w:ilvl="7" w:tplc="5AEEE664">
      <w:start w:val="1"/>
      <w:numFmt w:val="bullet"/>
      <w:lvlText w:val="o"/>
      <w:lvlJc w:val="left"/>
      <w:pPr>
        <w:ind w:left="5760" w:hanging="360"/>
      </w:pPr>
      <w:rPr>
        <w:rFonts w:hint="default" w:ascii="Courier New" w:hAnsi="Courier New"/>
      </w:rPr>
    </w:lvl>
    <w:lvl w:ilvl="8" w:tplc="0AF6C924">
      <w:start w:val="1"/>
      <w:numFmt w:val="bullet"/>
      <w:lvlText w:val=""/>
      <w:lvlJc w:val="left"/>
      <w:pPr>
        <w:ind w:left="6480" w:hanging="360"/>
      </w:pPr>
      <w:rPr>
        <w:rFonts w:hint="default" w:ascii="Wingdings" w:hAnsi="Wingdings"/>
      </w:rPr>
    </w:lvl>
  </w:abstractNum>
  <w:abstractNum w:abstractNumId="23" w15:restartNumberingAfterBreak="0">
    <w:nsid w:val="3DF24590"/>
    <w:multiLevelType w:val="hybridMultilevel"/>
    <w:tmpl w:val="40D21C46"/>
    <w:lvl w:ilvl="0" w:tplc="F59275DA">
      <w:start w:val="1"/>
      <w:numFmt w:val="bullet"/>
      <w:lvlText w:val="-"/>
      <w:lvlJc w:val="left"/>
      <w:pPr>
        <w:ind w:left="1080" w:hanging="360"/>
      </w:pPr>
      <w:rPr>
        <w:rFonts w:hint="default" w:ascii="Aptos" w:hAnsi="Aptos"/>
      </w:rPr>
    </w:lvl>
    <w:lvl w:ilvl="1" w:tplc="868067B8">
      <w:start w:val="1"/>
      <w:numFmt w:val="bullet"/>
      <w:lvlText w:val="o"/>
      <w:lvlJc w:val="left"/>
      <w:pPr>
        <w:ind w:left="1440" w:hanging="360"/>
      </w:pPr>
      <w:rPr>
        <w:rFonts w:hint="default" w:ascii="Courier New" w:hAnsi="Courier New"/>
      </w:rPr>
    </w:lvl>
    <w:lvl w:ilvl="2" w:tplc="8EE8EE2C">
      <w:start w:val="1"/>
      <w:numFmt w:val="bullet"/>
      <w:lvlText w:val=""/>
      <w:lvlJc w:val="left"/>
      <w:pPr>
        <w:ind w:left="2160" w:hanging="360"/>
      </w:pPr>
      <w:rPr>
        <w:rFonts w:hint="default" w:ascii="Wingdings" w:hAnsi="Wingdings"/>
      </w:rPr>
    </w:lvl>
    <w:lvl w:ilvl="3" w:tplc="A32C53B8">
      <w:start w:val="1"/>
      <w:numFmt w:val="bullet"/>
      <w:lvlText w:val=""/>
      <w:lvlJc w:val="left"/>
      <w:pPr>
        <w:ind w:left="2880" w:hanging="360"/>
      </w:pPr>
      <w:rPr>
        <w:rFonts w:hint="default" w:ascii="Symbol" w:hAnsi="Symbol"/>
      </w:rPr>
    </w:lvl>
    <w:lvl w:ilvl="4" w:tplc="3D10EA20">
      <w:start w:val="1"/>
      <w:numFmt w:val="bullet"/>
      <w:lvlText w:val="o"/>
      <w:lvlJc w:val="left"/>
      <w:pPr>
        <w:ind w:left="3600" w:hanging="360"/>
      </w:pPr>
      <w:rPr>
        <w:rFonts w:hint="default" w:ascii="Courier New" w:hAnsi="Courier New"/>
      </w:rPr>
    </w:lvl>
    <w:lvl w:ilvl="5" w:tplc="91B8C2E2">
      <w:start w:val="1"/>
      <w:numFmt w:val="bullet"/>
      <w:lvlText w:val=""/>
      <w:lvlJc w:val="left"/>
      <w:pPr>
        <w:ind w:left="4320" w:hanging="360"/>
      </w:pPr>
      <w:rPr>
        <w:rFonts w:hint="default" w:ascii="Wingdings" w:hAnsi="Wingdings"/>
      </w:rPr>
    </w:lvl>
    <w:lvl w:ilvl="6" w:tplc="DE26FE18">
      <w:start w:val="1"/>
      <w:numFmt w:val="bullet"/>
      <w:lvlText w:val=""/>
      <w:lvlJc w:val="left"/>
      <w:pPr>
        <w:ind w:left="5040" w:hanging="360"/>
      </w:pPr>
      <w:rPr>
        <w:rFonts w:hint="default" w:ascii="Symbol" w:hAnsi="Symbol"/>
      </w:rPr>
    </w:lvl>
    <w:lvl w:ilvl="7" w:tplc="A30C8F72">
      <w:start w:val="1"/>
      <w:numFmt w:val="bullet"/>
      <w:lvlText w:val="o"/>
      <w:lvlJc w:val="left"/>
      <w:pPr>
        <w:ind w:left="5760" w:hanging="360"/>
      </w:pPr>
      <w:rPr>
        <w:rFonts w:hint="default" w:ascii="Courier New" w:hAnsi="Courier New"/>
      </w:rPr>
    </w:lvl>
    <w:lvl w:ilvl="8" w:tplc="AC885374">
      <w:start w:val="1"/>
      <w:numFmt w:val="bullet"/>
      <w:lvlText w:val=""/>
      <w:lvlJc w:val="left"/>
      <w:pPr>
        <w:ind w:left="6480" w:hanging="360"/>
      </w:pPr>
      <w:rPr>
        <w:rFonts w:hint="default" w:ascii="Wingdings" w:hAnsi="Wingdings"/>
      </w:rPr>
    </w:lvl>
  </w:abstractNum>
  <w:abstractNum w:abstractNumId="24" w15:restartNumberingAfterBreak="0">
    <w:nsid w:val="42199728"/>
    <w:multiLevelType w:val="hybridMultilevel"/>
    <w:tmpl w:val="58205336"/>
    <w:lvl w:ilvl="0" w:tplc="A50C2B1A">
      <w:start w:val="1"/>
      <w:numFmt w:val="bullet"/>
      <w:lvlText w:val=""/>
      <w:lvlJc w:val="left"/>
      <w:pPr>
        <w:ind w:left="720" w:hanging="360"/>
      </w:pPr>
      <w:rPr>
        <w:rFonts w:hint="default" w:ascii="Wingdings" w:hAnsi="Wingdings"/>
      </w:rPr>
    </w:lvl>
    <w:lvl w:ilvl="1" w:tplc="F27ACD60">
      <w:start w:val="1"/>
      <w:numFmt w:val="bullet"/>
      <w:lvlText w:val="o"/>
      <w:lvlJc w:val="left"/>
      <w:pPr>
        <w:ind w:left="1440" w:hanging="360"/>
      </w:pPr>
      <w:rPr>
        <w:rFonts w:hint="default" w:ascii="Courier New" w:hAnsi="Courier New"/>
      </w:rPr>
    </w:lvl>
    <w:lvl w:ilvl="2" w:tplc="63C85C54">
      <w:start w:val="1"/>
      <w:numFmt w:val="bullet"/>
      <w:lvlText w:val=""/>
      <w:lvlJc w:val="left"/>
      <w:pPr>
        <w:ind w:left="2160" w:hanging="360"/>
      </w:pPr>
      <w:rPr>
        <w:rFonts w:hint="default" w:ascii="Wingdings" w:hAnsi="Wingdings"/>
      </w:rPr>
    </w:lvl>
    <w:lvl w:ilvl="3" w:tplc="979CAD1E">
      <w:start w:val="1"/>
      <w:numFmt w:val="bullet"/>
      <w:lvlText w:val=""/>
      <w:lvlJc w:val="left"/>
      <w:pPr>
        <w:ind w:left="2880" w:hanging="360"/>
      </w:pPr>
      <w:rPr>
        <w:rFonts w:hint="default" w:ascii="Symbol" w:hAnsi="Symbol"/>
      </w:rPr>
    </w:lvl>
    <w:lvl w:ilvl="4" w:tplc="F9748C9A">
      <w:start w:val="1"/>
      <w:numFmt w:val="bullet"/>
      <w:lvlText w:val="o"/>
      <w:lvlJc w:val="left"/>
      <w:pPr>
        <w:ind w:left="3600" w:hanging="360"/>
      </w:pPr>
      <w:rPr>
        <w:rFonts w:hint="default" w:ascii="Courier New" w:hAnsi="Courier New"/>
      </w:rPr>
    </w:lvl>
    <w:lvl w:ilvl="5" w:tplc="588A367A">
      <w:start w:val="1"/>
      <w:numFmt w:val="bullet"/>
      <w:lvlText w:val=""/>
      <w:lvlJc w:val="left"/>
      <w:pPr>
        <w:ind w:left="4320" w:hanging="360"/>
      </w:pPr>
      <w:rPr>
        <w:rFonts w:hint="default" w:ascii="Wingdings" w:hAnsi="Wingdings"/>
      </w:rPr>
    </w:lvl>
    <w:lvl w:ilvl="6" w:tplc="40DEDCF6">
      <w:start w:val="1"/>
      <w:numFmt w:val="bullet"/>
      <w:lvlText w:val=""/>
      <w:lvlJc w:val="left"/>
      <w:pPr>
        <w:ind w:left="5040" w:hanging="360"/>
      </w:pPr>
      <w:rPr>
        <w:rFonts w:hint="default" w:ascii="Symbol" w:hAnsi="Symbol"/>
      </w:rPr>
    </w:lvl>
    <w:lvl w:ilvl="7" w:tplc="8B7A337E">
      <w:start w:val="1"/>
      <w:numFmt w:val="bullet"/>
      <w:lvlText w:val="o"/>
      <w:lvlJc w:val="left"/>
      <w:pPr>
        <w:ind w:left="5760" w:hanging="360"/>
      </w:pPr>
      <w:rPr>
        <w:rFonts w:hint="default" w:ascii="Courier New" w:hAnsi="Courier New"/>
      </w:rPr>
    </w:lvl>
    <w:lvl w:ilvl="8" w:tplc="B88C7606">
      <w:start w:val="1"/>
      <w:numFmt w:val="bullet"/>
      <w:lvlText w:val=""/>
      <w:lvlJc w:val="left"/>
      <w:pPr>
        <w:ind w:left="6480" w:hanging="360"/>
      </w:pPr>
      <w:rPr>
        <w:rFonts w:hint="default" w:ascii="Wingdings" w:hAnsi="Wingdings"/>
      </w:rPr>
    </w:lvl>
  </w:abstractNum>
  <w:abstractNum w:abstractNumId="25" w15:restartNumberingAfterBreak="0">
    <w:nsid w:val="43DD3624"/>
    <w:multiLevelType w:val="multilevel"/>
    <w:tmpl w:val="FFFFFFF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6" w15:restartNumberingAfterBreak="0">
    <w:nsid w:val="43F97533"/>
    <w:multiLevelType w:val="hybridMultilevel"/>
    <w:tmpl w:val="BF1AF89A"/>
    <w:lvl w:ilvl="0" w:tplc="EF1E151E">
      <w:start w:val="1"/>
      <w:numFmt w:val="bullet"/>
      <w:lvlText w:val=""/>
      <w:lvlJc w:val="left"/>
      <w:pPr>
        <w:ind w:left="720" w:hanging="360"/>
      </w:pPr>
      <w:rPr>
        <w:rFonts w:hint="default" w:ascii="Symbol" w:hAnsi="Symbol"/>
      </w:rPr>
    </w:lvl>
    <w:lvl w:ilvl="1" w:tplc="9A5E71C8">
      <w:start w:val="1"/>
      <w:numFmt w:val="bullet"/>
      <w:lvlText w:val="o"/>
      <w:lvlJc w:val="left"/>
      <w:pPr>
        <w:ind w:left="1440" w:hanging="360"/>
      </w:pPr>
      <w:rPr>
        <w:rFonts w:hint="default" w:ascii="Courier New" w:hAnsi="Courier New"/>
      </w:rPr>
    </w:lvl>
    <w:lvl w:ilvl="2" w:tplc="89E69DFE">
      <w:start w:val="1"/>
      <w:numFmt w:val="bullet"/>
      <w:lvlText w:val=""/>
      <w:lvlJc w:val="left"/>
      <w:pPr>
        <w:ind w:left="2160" w:hanging="360"/>
      </w:pPr>
      <w:rPr>
        <w:rFonts w:hint="default" w:ascii="Wingdings" w:hAnsi="Wingdings"/>
      </w:rPr>
    </w:lvl>
    <w:lvl w:ilvl="3" w:tplc="87962540">
      <w:start w:val="1"/>
      <w:numFmt w:val="bullet"/>
      <w:lvlText w:val=""/>
      <w:lvlJc w:val="left"/>
      <w:pPr>
        <w:ind w:left="2880" w:hanging="360"/>
      </w:pPr>
      <w:rPr>
        <w:rFonts w:hint="default" w:ascii="Symbol" w:hAnsi="Symbol"/>
      </w:rPr>
    </w:lvl>
    <w:lvl w:ilvl="4" w:tplc="87347E2A">
      <w:start w:val="1"/>
      <w:numFmt w:val="bullet"/>
      <w:lvlText w:val="o"/>
      <w:lvlJc w:val="left"/>
      <w:pPr>
        <w:ind w:left="3600" w:hanging="360"/>
      </w:pPr>
      <w:rPr>
        <w:rFonts w:hint="default" w:ascii="Courier New" w:hAnsi="Courier New"/>
      </w:rPr>
    </w:lvl>
    <w:lvl w:ilvl="5" w:tplc="9EAA8EF0">
      <w:start w:val="1"/>
      <w:numFmt w:val="bullet"/>
      <w:lvlText w:val=""/>
      <w:lvlJc w:val="left"/>
      <w:pPr>
        <w:ind w:left="4320" w:hanging="360"/>
      </w:pPr>
      <w:rPr>
        <w:rFonts w:hint="default" w:ascii="Wingdings" w:hAnsi="Wingdings"/>
      </w:rPr>
    </w:lvl>
    <w:lvl w:ilvl="6" w:tplc="F47E27B4">
      <w:start w:val="1"/>
      <w:numFmt w:val="bullet"/>
      <w:lvlText w:val=""/>
      <w:lvlJc w:val="left"/>
      <w:pPr>
        <w:ind w:left="5040" w:hanging="360"/>
      </w:pPr>
      <w:rPr>
        <w:rFonts w:hint="default" w:ascii="Symbol" w:hAnsi="Symbol"/>
      </w:rPr>
    </w:lvl>
    <w:lvl w:ilvl="7" w:tplc="76C60636">
      <w:start w:val="1"/>
      <w:numFmt w:val="bullet"/>
      <w:lvlText w:val="o"/>
      <w:lvlJc w:val="left"/>
      <w:pPr>
        <w:ind w:left="5760" w:hanging="360"/>
      </w:pPr>
      <w:rPr>
        <w:rFonts w:hint="default" w:ascii="Courier New" w:hAnsi="Courier New"/>
      </w:rPr>
    </w:lvl>
    <w:lvl w:ilvl="8" w:tplc="C324C00E">
      <w:start w:val="1"/>
      <w:numFmt w:val="bullet"/>
      <w:lvlText w:val=""/>
      <w:lvlJc w:val="left"/>
      <w:pPr>
        <w:ind w:left="6480" w:hanging="360"/>
      </w:pPr>
      <w:rPr>
        <w:rFonts w:hint="default" w:ascii="Wingdings" w:hAnsi="Wingdings"/>
      </w:rPr>
    </w:lvl>
  </w:abstractNum>
  <w:abstractNum w:abstractNumId="27" w15:restartNumberingAfterBreak="0">
    <w:nsid w:val="487B5E66"/>
    <w:multiLevelType w:val="multilevel"/>
    <w:tmpl w:val="578AAACA"/>
    <w:lvl w:ilvl="0">
      <w:start w:val="3"/>
      <w:numFmt w:val="decimal"/>
      <w:lvlText w:val="%1"/>
      <w:lvlJc w:val="left"/>
      <w:pPr>
        <w:ind w:left="1332" w:hanging="332"/>
      </w:pPr>
      <w:rPr>
        <w:rFonts w:hint="default"/>
        <w:lang w:val="en-US" w:eastAsia="en-US" w:bidi="ar-SA"/>
      </w:rPr>
    </w:lvl>
    <w:lvl w:ilvl="1">
      <w:start w:val="4"/>
      <w:numFmt w:val="decimal"/>
      <w:lvlText w:val="%1.%2"/>
      <w:lvlJc w:val="left"/>
      <w:pPr>
        <w:ind w:left="1332" w:hanging="332"/>
      </w:pPr>
      <w:rPr>
        <w:rFonts w:hint="default" w:ascii="Times New Roman" w:hAnsi="Times New Roman" w:eastAsia="Times New Roman" w:cs="Times New Roman"/>
        <w:w w:val="100"/>
        <w:sz w:val="22"/>
        <w:szCs w:val="22"/>
        <w:lang w:val="en-US" w:eastAsia="en-US" w:bidi="ar-SA"/>
      </w:rPr>
    </w:lvl>
    <w:lvl w:ilvl="2">
      <w:numFmt w:val="bullet"/>
      <w:lvlText w:val="•"/>
      <w:lvlJc w:val="left"/>
      <w:pPr>
        <w:ind w:left="3252" w:hanging="332"/>
      </w:pPr>
      <w:rPr>
        <w:rFonts w:hint="default"/>
        <w:lang w:val="en-US" w:eastAsia="en-US" w:bidi="ar-SA"/>
      </w:rPr>
    </w:lvl>
    <w:lvl w:ilvl="3">
      <w:numFmt w:val="bullet"/>
      <w:lvlText w:val="•"/>
      <w:lvlJc w:val="left"/>
      <w:pPr>
        <w:ind w:left="4208" w:hanging="332"/>
      </w:pPr>
      <w:rPr>
        <w:rFonts w:hint="default"/>
        <w:lang w:val="en-US" w:eastAsia="en-US" w:bidi="ar-SA"/>
      </w:rPr>
    </w:lvl>
    <w:lvl w:ilvl="4">
      <w:numFmt w:val="bullet"/>
      <w:lvlText w:val="•"/>
      <w:lvlJc w:val="left"/>
      <w:pPr>
        <w:ind w:left="5164" w:hanging="332"/>
      </w:pPr>
      <w:rPr>
        <w:rFonts w:hint="default"/>
        <w:lang w:val="en-US" w:eastAsia="en-US" w:bidi="ar-SA"/>
      </w:rPr>
    </w:lvl>
    <w:lvl w:ilvl="5">
      <w:numFmt w:val="bullet"/>
      <w:lvlText w:val="•"/>
      <w:lvlJc w:val="left"/>
      <w:pPr>
        <w:ind w:left="6120" w:hanging="332"/>
      </w:pPr>
      <w:rPr>
        <w:rFonts w:hint="default"/>
        <w:lang w:val="en-US" w:eastAsia="en-US" w:bidi="ar-SA"/>
      </w:rPr>
    </w:lvl>
    <w:lvl w:ilvl="6">
      <w:numFmt w:val="bullet"/>
      <w:lvlText w:val="•"/>
      <w:lvlJc w:val="left"/>
      <w:pPr>
        <w:ind w:left="7076" w:hanging="332"/>
      </w:pPr>
      <w:rPr>
        <w:rFonts w:hint="default"/>
        <w:lang w:val="en-US" w:eastAsia="en-US" w:bidi="ar-SA"/>
      </w:rPr>
    </w:lvl>
    <w:lvl w:ilvl="7">
      <w:numFmt w:val="bullet"/>
      <w:lvlText w:val="•"/>
      <w:lvlJc w:val="left"/>
      <w:pPr>
        <w:ind w:left="8032" w:hanging="332"/>
      </w:pPr>
      <w:rPr>
        <w:rFonts w:hint="default"/>
        <w:lang w:val="en-US" w:eastAsia="en-US" w:bidi="ar-SA"/>
      </w:rPr>
    </w:lvl>
    <w:lvl w:ilvl="8">
      <w:numFmt w:val="bullet"/>
      <w:lvlText w:val="•"/>
      <w:lvlJc w:val="left"/>
      <w:pPr>
        <w:ind w:left="8988" w:hanging="332"/>
      </w:pPr>
      <w:rPr>
        <w:rFonts w:hint="default"/>
        <w:lang w:val="en-US" w:eastAsia="en-US" w:bidi="ar-SA"/>
      </w:rPr>
    </w:lvl>
  </w:abstractNum>
  <w:abstractNum w:abstractNumId="28" w15:restartNumberingAfterBreak="0">
    <w:nsid w:val="4B396EDB"/>
    <w:multiLevelType w:val="hybridMultilevel"/>
    <w:tmpl w:val="31BEC876"/>
    <w:lvl w:ilvl="0" w:tplc="0A3E6368">
      <w:start w:val="1"/>
      <w:numFmt w:val="bullet"/>
      <w:lvlText w:val=""/>
      <w:lvlJc w:val="left"/>
      <w:pPr>
        <w:ind w:left="720" w:hanging="360"/>
      </w:pPr>
      <w:rPr>
        <w:rFonts w:hint="default" w:ascii="Wingdings" w:hAnsi="Wingdings"/>
      </w:rPr>
    </w:lvl>
    <w:lvl w:ilvl="1" w:tplc="1E9A8428">
      <w:start w:val="1"/>
      <w:numFmt w:val="bullet"/>
      <w:lvlText w:val="o"/>
      <w:lvlJc w:val="left"/>
      <w:pPr>
        <w:ind w:left="1440" w:hanging="360"/>
      </w:pPr>
      <w:rPr>
        <w:rFonts w:hint="default" w:ascii="Courier New" w:hAnsi="Courier New"/>
      </w:rPr>
    </w:lvl>
    <w:lvl w:ilvl="2" w:tplc="5B52C14A">
      <w:start w:val="1"/>
      <w:numFmt w:val="bullet"/>
      <w:lvlText w:val=""/>
      <w:lvlJc w:val="left"/>
      <w:pPr>
        <w:ind w:left="2160" w:hanging="360"/>
      </w:pPr>
      <w:rPr>
        <w:rFonts w:hint="default" w:ascii="Wingdings" w:hAnsi="Wingdings"/>
      </w:rPr>
    </w:lvl>
    <w:lvl w:ilvl="3" w:tplc="BE183A76">
      <w:start w:val="1"/>
      <w:numFmt w:val="bullet"/>
      <w:lvlText w:val=""/>
      <w:lvlJc w:val="left"/>
      <w:pPr>
        <w:ind w:left="2880" w:hanging="360"/>
      </w:pPr>
      <w:rPr>
        <w:rFonts w:hint="default" w:ascii="Symbol" w:hAnsi="Symbol"/>
      </w:rPr>
    </w:lvl>
    <w:lvl w:ilvl="4" w:tplc="3AECD68E">
      <w:start w:val="1"/>
      <w:numFmt w:val="bullet"/>
      <w:lvlText w:val="o"/>
      <w:lvlJc w:val="left"/>
      <w:pPr>
        <w:ind w:left="3600" w:hanging="360"/>
      </w:pPr>
      <w:rPr>
        <w:rFonts w:hint="default" w:ascii="Courier New" w:hAnsi="Courier New"/>
      </w:rPr>
    </w:lvl>
    <w:lvl w:ilvl="5" w:tplc="969082DA">
      <w:start w:val="1"/>
      <w:numFmt w:val="bullet"/>
      <w:lvlText w:val=""/>
      <w:lvlJc w:val="left"/>
      <w:pPr>
        <w:ind w:left="4320" w:hanging="360"/>
      </w:pPr>
      <w:rPr>
        <w:rFonts w:hint="default" w:ascii="Wingdings" w:hAnsi="Wingdings"/>
      </w:rPr>
    </w:lvl>
    <w:lvl w:ilvl="6" w:tplc="4CD6FB1E">
      <w:start w:val="1"/>
      <w:numFmt w:val="bullet"/>
      <w:lvlText w:val=""/>
      <w:lvlJc w:val="left"/>
      <w:pPr>
        <w:ind w:left="5040" w:hanging="360"/>
      </w:pPr>
      <w:rPr>
        <w:rFonts w:hint="default" w:ascii="Symbol" w:hAnsi="Symbol"/>
      </w:rPr>
    </w:lvl>
    <w:lvl w:ilvl="7" w:tplc="518CBD4A">
      <w:start w:val="1"/>
      <w:numFmt w:val="bullet"/>
      <w:lvlText w:val="o"/>
      <w:lvlJc w:val="left"/>
      <w:pPr>
        <w:ind w:left="5760" w:hanging="360"/>
      </w:pPr>
      <w:rPr>
        <w:rFonts w:hint="default" w:ascii="Courier New" w:hAnsi="Courier New"/>
      </w:rPr>
    </w:lvl>
    <w:lvl w:ilvl="8" w:tplc="72C6B0DC">
      <w:start w:val="1"/>
      <w:numFmt w:val="bullet"/>
      <w:lvlText w:val=""/>
      <w:lvlJc w:val="left"/>
      <w:pPr>
        <w:ind w:left="6480" w:hanging="360"/>
      </w:pPr>
      <w:rPr>
        <w:rFonts w:hint="default" w:ascii="Wingdings" w:hAnsi="Wingdings"/>
      </w:rPr>
    </w:lvl>
  </w:abstractNum>
  <w:abstractNum w:abstractNumId="29" w15:restartNumberingAfterBreak="0">
    <w:nsid w:val="4CCE3A6B"/>
    <w:multiLevelType w:val="hybridMultilevel"/>
    <w:tmpl w:val="D004E3FA"/>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0" w15:restartNumberingAfterBreak="0">
    <w:nsid w:val="52A42FC9"/>
    <w:multiLevelType w:val="hybridMultilevel"/>
    <w:tmpl w:val="C8AE488A"/>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1" w15:restartNumberingAfterBreak="0">
    <w:nsid w:val="53B3808A"/>
    <w:multiLevelType w:val="hybridMultilevel"/>
    <w:tmpl w:val="3A52CF4E"/>
    <w:lvl w:ilvl="0" w:tplc="7C901FF8">
      <w:start w:val="1"/>
      <w:numFmt w:val="decimal"/>
      <w:lvlText w:val="%1."/>
      <w:lvlJc w:val="left"/>
      <w:pPr>
        <w:ind w:left="720" w:hanging="360"/>
      </w:pPr>
      <w:rPr>
        <w:rFonts w:hint="default" w:ascii="Roboto" w:hAnsi="Roboto"/>
      </w:rPr>
    </w:lvl>
    <w:lvl w:ilvl="1" w:tplc="B8A4024E">
      <w:start w:val="1"/>
      <w:numFmt w:val="lowerLetter"/>
      <w:lvlText w:val="%2."/>
      <w:lvlJc w:val="left"/>
      <w:pPr>
        <w:ind w:left="1440" w:hanging="360"/>
      </w:pPr>
    </w:lvl>
    <w:lvl w:ilvl="2" w:tplc="A6BAD5B0">
      <w:start w:val="1"/>
      <w:numFmt w:val="lowerRoman"/>
      <w:lvlText w:val="%3."/>
      <w:lvlJc w:val="right"/>
      <w:pPr>
        <w:ind w:left="2160" w:hanging="180"/>
      </w:pPr>
    </w:lvl>
    <w:lvl w:ilvl="3" w:tplc="39EA3D84">
      <w:start w:val="1"/>
      <w:numFmt w:val="decimal"/>
      <w:lvlText w:val="%4."/>
      <w:lvlJc w:val="left"/>
      <w:pPr>
        <w:ind w:left="2880" w:hanging="360"/>
      </w:pPr>
    </w:lvl>
    <w:lvl w:ilvl="4" w:tplc="4D261860">
      <w:start w:val="1"/>
      <w:numFmt w:val="lowerLetter"/>
      <w:lvlText w:val="%5."/>
      <w:lvlJc w:val="left"/>
      <w:pPr>
        <w:ind w:left="3600" w:hanging="360"/>
      </w:pPr>
    </w:lvl>
    <w:lvl w:ilvl="5" w:tplc="A0846B4A">
      <w:start w:val="1"/>
      <w:numFmt w:val="lowerRoman"/>
      <w:lvlText w:val="%6."/>
      <w:lvlJc w:val="right"/>
      <w:pPr>
        <w:ind w:left="4320" w:hanging="180"/>
      </w:pPr>
    </w:lvl>
    <w:lvl w:ilvl="6" w:tplc="706A32C4">
      <w:start w:val="1"/>
      <w:numFmt w:val="decimal"/>
      <w:lvlText w:val="%7."/>
      <w:lvlJc w:val="left"/>
      <w:pPr>
        <w:ind w:left="5040" w:hanging="360"/>
      </w:pPr>
    </w:lvl>
    <w:lvl w:ilvl="7" w:tplc="DAAC9BBC">
      <w:start w:val="1"/>
      <w:numFmt w:val="lowerLetter"/>
      <w:lvlText w:val="%8."/>
      <w:lvlJc w:val="left"/>
      <w:pPr>
        <w:ind w:left="5760" w:hanging="360"/>
      </w:pPr>
    </w:lvl>
    <w:lvl w:ilvl="8" w:tplc="F4340354">
      <w:start w:val="1"/>
      <w:numFmt w:val="lowerRoman"/>
      <w:lvlText w:val="%9."/>
      <w:lvlJc w:val="right"/>
      <w:pPr>
        <w:ind w:left="6480" w:hanging="180"/>
      </w:pPr>
    </w:lvl>
  </w:abstractNum>
  <w:abstractNum w:abstractNumId="32" w15:restartNumberingAfterBreak="0">
    <w:nsid w:val="54086D9F"/>
    <w:multiLevelType w:val="hybridMultilevel"/>
    <w:tmpl w:val="23CEFD30"/>
    <w:lvl w:ilvl="0" w:tplc="E1726FF8">
      <w:start w:val="1"/>
      <w:numFmt w:val="bullet"/>
      <w:lvlText w:val="-"/>
      <w:lvlJc w:val="left"/>
      <w:pPr>
        <w:ind w:left="1080" w:hanging="360"/>
      </w:pPr>
      <w:rPr>
        <w:rFonts w:hint="default" w:ascii="Aptos" w:hAnsi="Aptos"/>
      </w:rPr>
    </w:lvl>
    <w:lvl w:ilvl="1" w:tplc="E036F82A">
      <w:start w:val="1"/>
      <w:numFmt w:val="bullet"/>
      <w:lvlText w:val="o"/>
      <w:lvlJc w:val="left"/>
      <w:pPr>
        <w:ind w:left="1440" w:hanging="360"/>
      </w:pPr>
      <w:rPr>
        <w:rFonts w:hint="default" w:ascii="Courier New" w:hAnsi="Courier New"/>
      </w:rPr>
    </w:lvl>
    <w:lvl w:ilvl="2" w:tplc="F97CB848">
      <w:start w:val="1"/>
      <w:numFmt w:val="bullet"/>
      <w:lvlText w:val=""/>
      <w:lvlJc w:val="left"/>
      <w:pPr>
        <w:ind w:left="2160" w:hanging="360"/>
      </w:pPr>
      <w:rPr>
        <w:rFonts w:hint="default" w:ascii="Wingdings" w:hAnsi="Wingdings"/>
      </w:rPr>
    </w:lvl>
    <w:lvl w:ilvl="3" w:tplc="4C6C5740">
      <w:start w:val="1"/>
      <w:numFmt w:val="bullet"/>
      <w:lvlText w:val=""/>
      <w:lvlJc w:val="left"/>
      <w:pPr>
        <w:ind w:left="2880" w:hanging="360"/>
      </w:pPr>
      <w:rPr>
        <w:rFonts w:hint="default" w:ascii="Symbol" w:hAnsi="Symbol"/>
      </w:rPr>
    </w:lvl>
    <w:lvl w:ilvl="4" w:tplc="BD2E01E2">
      <w:start w:val="1"/>
      <w:numFmt w:val="bullet"/>
      <w:lvlText w:val="o"/>
      <w:lvlJc w:val="left"/>
      <w:pPr>
        <w:ind w:left="3600" w:hanging="360"/>
      </w:pPr>
      <w:rPr>
        <w:rFonts w:hint="default" w:ascii="Courier New" w:hAnsi="Courier New"/>
      </w:rPr>
    </w:lvl>
    <w:lvl w:ilvl="5" w:tplc="8CC6EAE4">
      <w:start w:val="1"/>
      <w:numFmt w:val="bullet"/>
      <w:lvlText w:val=""/>
      <w:lvlJc w:val="left"/>
      <w:pPr>
        <w:ind w:left="4320" w:hanging="360"/>
      </w:pPr>
      <w:rPr>
        <w:rFonts w:hint="default" w:ascii="Wingdings" w:hAnsi="Wingdings"/>
      </w:rPr>
    </w:lvl>
    <w:lvl w:ilvl="6" w:tplc="C7E64CC0">
      <w:start w:val="1"/>
      <w:numFmt w:val="bullet"/>
      <w:lvlText w:val=""/>
      <w:lvlJc w:val="left"/>
      <w:pPr>
        <w:ind w:left="5040" w:hanging="360"/>
      </w:pPr>
      <w:rPr>
        <w:rFonts w:hint="default" w:ascii="Symbol" w:hAnsi="Symbol"/>
      </w:rPr>
    </w:lvl>
    <w:lvl w:ilvl="7" w:tplc="B15EE03A">
      <w:start w:val="1"/>
      <w:numFmt w:val="bullet"/>
      <w:lvlText w:val="o"/>
      <w:lvlJc w:val="left"/>
      <w:pPr>
        <w:ind w:left="5760" w:hanging="360"/>
      </w:pPr>
      <w:rPr>
        <w:rFonts w:hint="default" w:ascii="Courier New" w:hAnsi="Courier New"/>
      </w:rPr>
    </w:lvl>
    <w:lvl w:ilvl="8" w:tplc="96FCE30A">
      <w:start w:val="1"/>
      <w:numFmt w:val="bullet"/>
      <w:lvlText w:val=""/>
      <w:lvlJc w:val="left"/>
      <w:pPr>
        <w:ind w:left="6480" w:hanging="360"/>
      </w:pPr>
      <w:rPr>
        <w:rFonts w:hint="default" w:ascii="Wingdings" w:hAnsi="Wingdings"/>
      </w:rPr>
    </w:lvl>
  </w:abstractNum>
  <w:abstractNum w:abstractNumId="33" w15:restartNumberingAfterBreak="0">
    <w:nsid w:val="576E92F8"/>
    <w:multiLevelType w:val="hybridMultilevel"/>
    <w:tmpl w:val="7A604F32"/>
    <w:lvl w:ilvl="0" w:tplc="88EE9828">
      <w:start w:val="1"/>
      <w:numFmt w:val="bullet"/>
      <w:lvlText w:val="-"/>
      <w:lvlJc w:val="left"/>
      <w:pPr>
        <w:ind w:left="1080" w:hanging="360"/>
      </w:pPr>
      <w:rPr>
        <w:rFonts w:hint="default" w:ascii="Aptos" w:hAnsi="Aptos"/>
      </w:rPr>
    </w:lvl>
    <w:lvl w:ilvl="1" w:tplc="D6C28F86">
      <w:start w:val="1"/>
      <w:numFmt w:val="bullet"/>
      <w:lvlText w:val="o"/>
      <w:lvlJc w:val="left"/>
      <w:pPr>
        <w:ind w:left="1440" w:hanging="360"/>
      </w:pPr>
      <w:rPr>
        <w:rFonts w:hint="default" w:ascii="Courier New" w:hAnsi="Courier New"/>
      </w:rPr>
    </w:lvl>
    <w:lvl w:ilvl="2" w:tplc="9CA86F8E">
      <w:start w:val="1"/>
      <w:numFmt w:val="bullet"/>
      <w:lvlText w:val=""/>
      <w:lvlJc w:val="left"/>
      <w:pPr>
        <w:ind w:left="2160" w:hanging="360"/>
      </w:pPr>
      <w:rPr>
        <w:rFonts w:hint="default" w:ascii="Wingdings" w:hAnsi="Wingdings"/>
      </w:rPr>
    </w:lvl>
    <w:lvl w:ilvl="3" w:tplc="2D408036">
      <w:start w:val="1"/>
      <w:numFmt w:val="bullet"/>
      <w:lvlText w:val=""/>
      <w:lvlJc w:val="left"/>
      <w:pPr>
        <w:ind w:left="2880" w:hanging="360"/>
      </w:pPr>
      <w:rPr>
        <w:rFonts w:hint="default" w:ascii="Symbol" w:hAnsi="Symbol"/>
      </w:rPr>
    </w:lvl>
    <w:lvl w:ilvl="4" w:tplc="1A5A2DAE">
      <w:start w:val="1"/>
      <w:numFmt w:val="bullet"/>
      <w:lvlText w:val="o"/>
      <w:lvlJc w:val="left"/>
      <w:pPr>
        <w:ind w:left="3600" w:hanging="360"/>
      </w:pPr>
      <w:rPr>
        <w:rFonts w:hint="default" w:ascii="Courier New" w:hAnsi="Courier New"/>
      </w:rPr>
    </w:lvl>
    <w:lvl w:ilvl="5" w:tplc="E56E316A">
      <w:start w:val="1"/>
      <w:numFmt w:val="bullet"/>
      <w:lvlText w:val=""/>
      <w:lvlJc w:val="left"/>
      <w:pPr>
        <w:ind w:left="4320" w:hanging="360"/>
      </w:pPr>
      <w:rPr>
        <w:rFonts w:hint="default" w:ascii="Wingdings" w:hAnsi="Wingdings"/>
      </w:rPr>
    </w:lvl>
    <w:lvl w:ilvl="6" w:tplc="FE80046C">
      <w:start w:val="1"/>
      <w:numFmt w:val="bullet"/>
      <w:lvlText w:val=""/>
      <w:lvlJc w:val="left"/>
      <w:pPr>
        <w:ind w:left="5040" w:hanging="360"/>
      </w:pPr>
      <w:rPr>
        <w:rFonts w:hint="default" w:ascii="Symbol" w:hAnsi="Symbol"/>
      </w:rPr>
    </w:lvl>
    <w:lvl w:ilvl="7" w:tplc="1856E88A">
      <w:start w:val="1"/>
      <w:numFmt w:val="bullet"/>
      <w:lvlText w:val="o"/>
      <w:lvlJc w:val="left"/>
      <w:pPr>
        <w:ind w:left="5760" w:hanging="360"/>
      </w:pPr>
      <w:rPr>
        <w:rFonts w:hint="default" w:ascii="Courier New" w:hAnsi="Courier New"/>
      </w:rPr>
    </w:lvl>
    <w:lvl w:ilvl="8" w:tplc="ABF2E3C8">
      <w:start w:val="1"/>
      <w:numFmt w:val="bullet"/>
      <w:lvlText w:val=""/>
      <w:lvlJc w:val="left"/>
      <w:pPr>
        <w:ind w:left="6480" w:hanging="360"/>
      </w:pPr>
      <w:rPr>
        <w:rFonts w:hint="default" w:ascii="Wingdings" w:hAnsi="Wingdings"/>
      </w:rPr>
    </w:lvl>
  </w:abstractNum>
  <w:abstractNum w:abstractNumId="34" w15:restartNumberingAfterBreak="0">
    <w:nsid w:val="57E27ECF"/>
    <w:multiLevelType w:val="hybridMultilevel"/>
    <w:tmpl w:val="A4A24320"/>
    <w:lvl w:ilvl="0" w:tplc="8E328906">
      <w:start w:val="1"/>
      <w:numFmt w:val="bullet"/>
      <w:lvlText w:val="-"/>
      <w:lvlJc w:val="left"/>
      <w:pPr>
        <w:ind w:left="1440" w:hanging="360"/>
      </w:pPr>
      <w:rPr>
        <w:rFonts w:hint="default" w:ascii="Aptos" w:hAnsi="Aptos"/>
      </w:rPr>
    </w:lvl>
    <w:lvl w:ilvl="1" w:tplc="239203F0">
      <w:start w:val="1"/>
      <w:numFmt w:val="bullet"/>
      <w:lvlText w:val="o"/>
      <w:lvlJc w:val="left"/>
      <w:pPr>
        <w:ind w:left="1440" w:hanging="360"/>
      </w:pPr>
      <w:rPr>
        <w:rFonts w:hint="default" w:ascii="Courier New" w:hAnsi="Courier New"/>
      </w:rPr>
    </w:lvl>
    <w:lvl w:ilvl="2" w:tplc="676046B4">
      <w:start w:val="1"/>
      <w:numFmt w:val="bullet"/>
      <w:lvlText w:val=""/>
      <w:lvlJc w:val="left"/>
      <w:pPr>
        <w:ind w:left="2160" w:hanging="360"/>
      </w:pPr>
      <w:rPr>
        <w:rFonts w:hint="default" w:ascii="Wingdings" w:hAnsi="Wingdings"/>
      </w:rPr>
    </w:lvl>
    <w:lvl w:ilvl="3" w:tplc="C70EEA18">
      <w:start w:val="1"/>
      <w:numFmt w:val="bullet"/>
      <w:lvlText w:val=""/>
      <w:lvlJc w:val="left"/>
      <w:pPr>
        <w:ind w:left="2880" w:hanging="360"/>
      </w:pPr>
      <w:rPr>
        <w:rFonts w:hint="default" w:ascii="Symbol" w:hAnsi="Symbol"/>
      </w:rPr>
    </w:lvl>
    <w:lvl w:ilvl="4" w:tplc="589E249A">
      <w:start w:val="1"/>
      <w:numFmt w:val="bullet"/>
      <w:lvlText w:val="o"/>
      <w:lvlJc w:val="left"/>
      <w:pPr>
        <w:ind w:left="3600" w:hanging="360"/>
      </w:pPr>
      <w:rPr>
        <w:rFonts w:hint="default" w:ascii="Courier New" w:hAnsi="Courier New"/>
      </w:rPr>
    </w:lvl>
    <w:lvl w:ilvl="5" w:tplc="9522A7DE">
      <w:start w:val="1"/>
      <w:numFmt w:val="bullet"/>
      <w:lvlText w:val=""/>
      <w:lvlJc w:val="left"/>
      <w:pPr>
        <w:ind w:left="4320" w:hanging="360"/>
      </w:pPr>
      <w:rPr>
        <w:rFonts w:hint="default" w:ascii="Wingdings" w:hAnsi="Wingdings"/>
      </w:rPr>
    </w:lvl>
    <w:lvl w:ilvl="6" w:tplc="96F6D6CE">
      <w:start w:val="1"/>
      <w:numFmt w:val="bullet"/>
      <w:lvlText w:val=""/>
      <w:lvlJc w:val="left"/>
      <w:pPr>
        <w:ind w:left="5040" w:hanging="360"/>
      </w:pPr>
      <w:rPr>
        <w:rFonts w:hint="default" w:ascii="Symbol" w:hAnsi="Symbol"/>
      </w:rPr>
    </w:lvl>
    <w:lvl w:ilvl="7" w:tplc="484E4910">
      <w:start w:val="1"/>
      <w:numFmt w:val="bullet"/>
      <w:lvlText w:val="o"/>
      <w:lvlJc w:val="left"/>
      <w:pPr>
        <w:ind w:left="5760" w:hanging="360"/>
      </w:pPr>
      <w:rPr>
        <w:rFonts w:hint="default" w:ascii="Courier New" w:hAnsi="Courier New"/>
      </w:rPr>
    </w:lvl>
    <w:lvl w:ilvl="8" w:tplc="375066F0">
      <w:start w:val="1"/>
      <w:numFmt w:val="bullet"/>
      <w:lvlText w:val=""/>
      <w:lvlJc w:val="left"/>
      <w:pPr>
        <w:ind w:left="6480" w:hanging="360"/>
      </w:pPr>
      <w:rPr>
        <w:rFonts w:hint="default" w:ascii="Wingdings" w:hAnsi="Wingdings"/>
      </w:rPr>
    </w:lvl>
  </w:abstractNum>
  <w:abstractNum w:abstractNumId="35" w15:restartNumberingAfterBreak="0">
    <w:nsid w:val="5B6CAB14"/>
    <w:multiLevelType w:val="hybridMultilevel"/>
    <w:tmpl w:val="4CC48E16"/>
    <w:lvl w:ilvl="0" w:tplc="522E3BF2">
      <w:start w:val="1"/>
      <w:numFmt w:val="bullet"/>
      <w:lvlText w:val=""/>
      <w:lvlJc w:val="left"/>
      <w:pPr>
        <w:ind w:left="720" w:hanging="360"/>
      </w:pPr>
      <w:rPr>
        <w:rFonts w:hint="default" w:ascii="Symbol" w:hAnsi="Symbol"/>
      </w:rPr>
    </w:lvl>
    <w:lvl w:ilvl="1" w:tplc="FC62F062">
      <w:start w:val="1"/>
      <w:numFmt w:val="bullet"/>
      <w:lvlText w:val="o"/>
      <w:lvlJc w:val="left"/>
      <w:pPr>
        <w:ind w:left="1440" w:hanging="360"/>
      </w:pPr>
      <w:rPr>
        <w:rFonts w:hint="default" w:ascii="Courier New" w:hAnsi="Courier New"/>
      </w:rPr>
    </w:lvl>
    <w:lvl w:ilvl="2" w:tplc="6D98D934">
      <w:start w:val="1"/>
      <w:numFmt w:val="bullet"/>
      <w:lvlText w:val=""/>
      <w:lvlJc w:val="left"/>
      <w:pPr>
        <w:ind w:left="2160" w:hanging="360"/>
      </w:pPr>
      <w:rPr>
        <w:rFonts w:hint="default" w:ascii="Wingdings" w:hAnsi="Wingdings"/>
      </w:rPr>
    </w:lvl>
    <w:lvl w:ilvl="3" w:tplc="42402200">
      <w:start w:val="1"/>
      <w:numFmt w:val="bullet"/>
      <w:lvlText w:val=""/>
      <w:lvlJc w:val="left"/>
      <w:pPr>
        <w:ind w:left="2880" w:hanging="360"/>
      </w:pPr>
      <w:rPr>
        <w:rFonts w:hint="default" w:ascii="Symbol" w:hAnsi="Symbol"/>
      </w:rPr>
    </w:lvl>
    <w:lvl w:ilvl="4" w:tplc="A988618C">
      <w:start w:val="1"/>
      <w:numFmt w:val="bullet"/>
      <w:lvlText w:val="o"/>
      <w:lvlJc w:val="left"/>
      <w:pPr>
        <w:ind w:left="3600" w:hanging="360"/>
      </w:pPr>
      <w:rPr>
        <w:rFonts w:hint="default" w:ascii="Courier New" w:hAnsi="Courier New"/>
      </w:rPr>
    </w:lvl>
    <w:lvl w:ilvl="5" w:tplc="AF2CDBB4">
      <w:start w:val="1"/>
      <w:numFmt w:val="bullet"/>
      <w:lvlText w:val=""/>
      <w:lvlJc w:val="left"/>
      <w:pPr>
        <w:ind w:left="4320" w:hanging="360"/>
      </w:pPr>
      <w:rPr>
        <w:rFonts w:hint="default" w:ascii="Wingdings" w:hAnsi="Wingdings"/>
      </w:rPr>
    </w:lvl>
    <w:lvl w:ilvl="6" w:tplc="25CC4FA6">
      <w:start w:val="1"/>
      <w:numFmt w:val="bullet"/>
      <w:lvlText w:val=""/>
      <w:lvlJc w:val="left"/>
      <w:pPr>
        <w:ind w:left="5040" w:hanging="360"/>
      </w:pPr>
      <w:rPr>
        <w:rFonts w:hint="default" w:ascii="Symbol" w:hAnsi="Symbol"/>
      </w:rPr>
    </w:lvl>
    <w:lvl w:ilvl="7" w:tplc="E7DC6EE2">
      <w:start w:val="1"/>
      <w:numFmt w:val="bullet"/>
      <w:lvlText w:val="o"/>
      <w:lvlJc w:val="left"/>
      <w:pPr>
        <w:ind w:left="5760" w:hanging="360"/>
      </w:pPr>
      <w:rPr>
        <w:rFonts w:hint="default" w:ascii="Courier New" w:hAnsi="Courier New"/>
      </w:rPr>
    </w:lvl>
    <w:lvl w:ilvl="8" w:tplc="3A460638">
      <w:start w:val="1"/>
      <w:numFmt w:val="bullet"/>
      <w:lvlText w:val=""/>
      <w:lvlJc w:val="left"/>
      <w:pPr>
        <w:ind w:left="6480" w:hanging="360"/>
      </w:pPr>
      <w:rPr>
        <w:rFonts w:hint="default" w:ascii="Wingdings" w:hAnsi="Wingdings"/>
      </w:rPr>
    </w:lvl>
  </w:abstractNum>
  <w:abstractNum w:abstractNumId="36" w15:restartNumberingAfterBreak="0">
    <w:nsid w:val="5BAD4168"/>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5BEF703B"/>
    <w:multiLevelType w:val="multilevel"/>
    <w:tmpl w:val="01EC0B70"/>
    <w:lvl w:ilvl="0">
      <w:start w:val="1"/>
      <w:numFmt w:val="bullet"/>
      <w:lvlText w:val="●"/>
      <w:lvlJc w:val="left"/>
      <w:pPr>
        <w:ind w:left="720" w:hanging="360"/>
      </w:pPr>
      <w:rPr>
        <w:rFonts w:hint="default" w:ascii="Symbol" w:hAnsi="Symbol"/>
      </w:rPr>
    </w:lvl>
    <w:lvl w:ilvl="1">
      <w:start w:val="1"/>
      <w:numFmt w:val="bullet"/>
      <w:lvlText w:val="o"/>
      <w:lvlJc w:val="left"/>
      <w:pPr>
        <w:ind w:left="1440" w:hanging="360"/>
      </w:pPr>
      <w:rPr>
        <w:rFonts w:hint="default" w:ascii="Courier New" w:hAnsi="Courier New"/>
      </w:rPr>
    </w:lvl>
    <w:lvl w:ilvl="2">
      <w:start w:val="1"/>
      <w:numFmt w:val="bullet"/>
      <w:lvlText w:val=""/>
      <w:lvlJc w:val="left"/>
      <w:pPr>
        <w:ind w:left="2160" w:hanging="360"/>
      </w:pPr>
      <w:rPr>
        <w:rFonts w:hint="default" w:ascii="Wingdings" w:hAnsi="Wingdings"/>
      </w:rPr>
    </w:lvl>
    <w:lvl w:ilvl="3">
      <w:start w:val="1"/>
      <w:numFmt w:val="bullet"/>
      <w:lvlText w:val=""/>
      <w:lvlJc w:val="left"/>
      <w:pPr>
        <w:ind w:left="2880" w:hanging="360"/>
      </w:pPr>
      <w:rPr>
        <w:rFonts w:hint="default" w:ascii="Symbol" w:hAnsi="Symbol"/>
      </w:rPr>
    </w:lvl>
    <w:lvl w:ilvl="4">
      <w:start w:val="1"/>
      <w:numFmt w:val="bullet"/>
      <w:lvlText w:val="o"/>
      <w:lvlJc w:val="left"/>
      <w:pPr>
        <w:ind w:left="3600" w:hanging="360"/>
      </w:pPr>
      <w:rPr>
        <w:rFonts w:hint="default" w:ascii="Courier New" w:hAnsi="Courier New"/>
      </w:rPr>
    </w:lvl>
    <w:lvl w:ilvl="5">
      <w:start w:val="1"/>
      <w:numFmt w:val="bullet"/>
      <w:lvlText w:val=""/>
      <w:lvlJc w:val="left"/>
      <w:pPr>
        <w:ind w:left="4320" w:hanging="360"/>
      </w:pPr>
      <w:rPr>
        <w:rFonts w:hint="default" w:ascii="Wingdings" w:hAnsi="Wingdings"/>
      </w:rPr>
    </w:lvl>
    <w:lvl w:ilvl="6">
      <w:start w:val="1"/>
      <w:numFmt w:val="bullet"/>
      <w:lvlText w:val=""/>
      <w:lvlJc w:val="left"/>
      <w:pPr>
        <w:ind w:left="5040" w:hanging="360"/>
      </w:pPr>
      <w:rPr>
        <w:rFonts w:hint="default" w:ascii="Symbol" w:hAnsi="Symbol"/>
      </w:rPr>
    </w:lvl>
    <w:lvl w:ilvl="7">
      <w:start w:val="1"/>
      <w:numFmt w:val="bullet"/>
      <w:lvlText w:val="o"/>
      <w:lvlJc w:val="left"/>
      <w:pPr>
        <w:ind w:left="5760" w:hanging="360"/>
      </w:pPr>
      <w:rPr>
        <w:rFonts w:hint="default" w:ascii="Courier New" w:hAnsi="Courier New"/>
      </w:rPr>
    </w:lvl>
    <w:lvl w:ilvl="8">
      <w:start w:val="1"/>
      <w:numFmt w:val="bullet"/>
      <w:lvlText w:val=""/>
      <w:lvlJc w:val="left"/>
      <w:pPr>
        <w:ind w:left="6480" w:hanging="360"/>
      </w:pPr>
      <w:rPr>
        <w:rFonts w:hint="default" w:ascii="Wingdings" w:hAnsi="Wingdings"/>
      </w:rPr>
    </w:lvl>
  </w:abstractNum>
  <w:abstractNum w:abstractNumId="38" w15:restartNumberingAfterBreak="0">
    <w:nsid w:val="5ED506C2"/>
    <w:multiLevelType w:val="hybridMultilevel"/>
    <w:tmpl w:val="AEF4770A"/>
    <w:lvl w:ilvl="0" w:tplc="358EFEAA">
      <w:start w:val="2"/>
      <w:numFmt w:val="decimal"/>
      <w:lvlText w:val="%1."/>
      <w:lvlJc w:val="left"/>
      <w:pPr>
        <w:ind w:left="720" w:hanging="360"/>
      </w:pPr>
      <w:rPr>
        <w:rFonts w:hint="default" w:ascii="Roboto" w:hAnsi="Roboto"/>
      </w:rPr>
    </w:lvl>
    <w:lvl w:ilvl="1" w:tplc="4306BC42">
      <w:start w:val="1"/>
      <w:numFmt w:val="lowerLetter"/>
      <w:lvlText w:val="%2."/>
      <w:lvlJc w:val="left"/>
      <w:pPr>
        <w:ind w:left="1440" w:hanging="360"/>
      </w:pPr>
    </w:lvl>
    <w:lvl w:ilvl="2" w:tplc="C166EBA6">
      <w:start w:val="1"/>
      <w:numFmt w:val="lowerRoman"/>
      <w:lvlText w:val="%3."/>
      <w:lvlJc w:val="right"/>
      <w:pPr>
        <w:ind w:left="2160" w:hanging="180"/>
      </w:pPr>
    </w:lvl>
    <w:lvl w:ilvl="3" w:tplc="D8640168">
      <w:start w:val="1"/>
      <w:numFmt w:val="decimal"/>
      <w:lvlText w:val="%4."/>
      <w:lvlJc w:val="left"/>
      <w:pPr>
        <w:ind w:left="2880" w:hanging="360"/>
      </w:pPr>
    </w:lvl>
    <w:lvl w:ilvl="4" w:tplc="5C545B22">
      <w:start w:val="1"/>
      <w:numFmt w:val="lowerLetter"/>
      <w:lvlText w:val="%5."/>
      <w:lvlJc w:val="left"/>
      <w:pPr>
        <w:ind w:left="3600" w:hanging="360"/>
      </w:pPr>
    </w:lvl>
    <w:lvl w:ilvl="5" w:tplc="B63A457E">
      <w:start w:val="1"/>
      <w:numFmt w:val="lowerRoman"/>
      <w:lvlText w:val="%6."/>
      <w:lvlJc w:val="right"/>
      <w:pPr>
        <w:ind w:left="4320" w:hanging="180"/>
      </w:pPr>
    </w:lvl>
    <w:lvl w:ilvl="6" w:tplc="61EC0288">
      <w:start w:val="1"/>
      <w:numFmt w:val="decimal"/>
      <w:lvlText w:val="%7."/>
      <w:lvlJc w:val="left"/>
      <w:pPr>
        <w:ind w:left="5040" w:hanging="360"/>
      </w:pPr>
    </w:lvl>
    <w:lvl w:ilvl="7" w:tplc="53961B7A">
      <w:start w:val="1"/>
      <w:numFmt w:val="lowerLetter"/>
      <w:lvlText w:val="%8."/>
      <w:lvlJc w:val="left"/>
      <w:pPr>
        <w:ind w:left="5760" w:hanging="360"/>
      </w:pPr>
    </w:lvl>
    <w:lvl w:ilvl="8" w:tplc="718EC7CC">
      <w:start w:val="1"/>
      <w:numFmt w:val="lowerRoman"/>
      <w:lvlText w:val="%9."/>
      <w:lvlJc w:val="right"/>
      <w:pPr>
        <w:ind w:left="6480" w:hanging="180"/>
      </w:pPr>
    </w:lvl>
  </w:abstractNum>
  <w:abstractNum w:abstractNumId="39" w15:restartNumberingAfterBreak="0">
    <w:nsid w:val="61467F67"/>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15:restartNumberingAfterBreak="0">
    <w:nsid w:val="63DFD9D9"/>
    <w:multiLevelType w:val="hybridMultilevel"/>
    <w:tmpl w:val="A508BBE2"/>
    <w:lvl w:ilvl="0" w:tplc="5F20C03A">
      <w:start w:val="1"/>
      <w:numFmt w:val="bullet"/>
      <w:lvlText w:val="-"/>
      <w:lvlJc w:val="left"/>
      <w:pPr>
        <w:ind w:left="1440" w:hanging="360"/>
      </w:pPr>
      <w:rPr>
        <w:rFonts w:hint="default" w:ascii="Aptos" w:hAnsi="Aptos"/>
      </w:rPr>
    </w:lvl>
    <w:lvl w:ilvl="1" w:tplc="0DDAB6E2">
      <w:start w:val="1"/>
      <w:numFmt w:val="bullet"/>
      <w:lvlText w:val="o"/>
      <w:lvlJc w:val="left"/>
      <w:pPr>
        <w:ind w:left="1440" w:hanging="360"/>
      </w:pPr>
      <w:rPr>
        <w:rFonts w:hint="default" w:ascii="Courier New" w:hAnsi="Courier New"/>
      </w:rPr>
    </w:lvl>
    <w:lvl w:ilvl="2" w:tplc="85B04C24">
      <w:start w:val="1"/>
      <w:numFmt w:val="bullet"/>
      <w:lvlText w:val=""/>
      <w:lvlJc w:val="left"/>
      <w:pPr>
        <w:ind w:left="2160" w:hanging="360"/>
      </w:pPr>
      <w:rPr>
        <w:rFonts w:hint="default" w:ascii="Wingdings" w:hAnsi="Wingdings"/>
      </w:rPr>
    </w:lvl>
    <w:lvl w:ilvl="3" w:tplc="822C33D8">
      <w:start w:val="1"/>
      <w:numFmt w:val="bullet"/>
      <w:lvlText w:val=""/>
      <w:lvlJc w:val="left"/>
      <w:pPr>
        <w:ind w:left="2880" w:hanging="360"/>
      </w:pPr>
      <w:rPr>
        <w:rFonts w:hint="default" w:ascii="Symbol" w:hAnsi="Symbol"/>
      </w:rPr>
    </w:lvl>
    <w:lvl w:ilvl="4" w:tplc="75AA6D2E">
      <w:start w:val="1"/>
      <w:numFmt w:val="bullet"/>
      <w:lvlText w:val="o"/>
      <w:lvlJc w:val="left"/>
      <w:pPr>
        <w:ind w:left="3600" w:hanging="360"/>
      </w:pPr>
      <w:rPr>
        <w:rFonts w:hint="default" w:ascii="Courier New" w:hAnsi="Courier New"/>
      </w:rPr>
    </w:lvl>
    <w:lvl w:ilvl="5" w:tplc="1018BBBE">
      <w:start w:val="1"/>
      <w:numFmt w:val="bullet"/>
      <w:lvlText w:val=""/>
      <w:lvlJc w:val="left"/>
      <w:pPr>
        <w:ind w:left="4320" w:hanging="360"/>
      </w:pPr>
      <w:rPr>
        <w:rFonts w:hint="default" w:ascii="Wingdings" w:hAnsi="Wingdings"/>
      </w:rPr>
    </w:lvl>
    <w:lvl w:ilvl="6" w:tplc="08087EB6">
      <w:start w:val="1"/>
      <w:numFmt w:val="bullet"/>
      <w:lvlText w:val=""/>
      <w:lvlJc w:val="left"/>
      <w:pPr>
        <w:ind w:left="5040" w:hanging="360"/>
      </w:pPr>
      <w:rPr>
        <w:rFonts w:hint="default" w:ascii="Symbol" w:hAnsi="Symbol"/>
      </w:rPr>
    </w:lvl>
    <w:lvl w:ilvl="7" w:tplc="71903568">
      <w:start w:val="1"/>
      <w:numFmt w:val="bullet"/>
      <w:lvlText w:val="o"/>
      <w:lvlJc w:val="left"/>
      <w:pPr>
        <w:ind w:left="5760" w:hanging="360"/>
      </w:pPr>
      <w:rPr>
        <w:rFonts w:hint="default" w:ascii="Courier New" w:hAnsi="Courier New"/>
      </w:rPr>
    </w:lvl>
    <w:lvl w:ilvl="8" w:tplc="271A98E2">
      <w:start w:val="1"/>
      <w:numFmt w:val="bullet"/>
      <w:lvlText w:val=""/>
      <w:lvlJc w:val="left"/>
      <w:pPr>
        <w:ind w:left="6480" w:hanging="360"/>
      </w:pPr>
      <w:rPr>
        <w:rFonts w:hint="default" w:ascii="Wingdings" w:hAnsi="Wingdings"/>
      </w:rPr>
    </w:lvl>
  </w:abstractNum>
  <w:abstractNum w:abstractNumId="41" w15:restartNumberingAfterBreak="0">
    <w:nsid w:val="65082AAA"/>
    <w:multiLevelType w:val="multilevel"/>
    <w:tmpl w:val="E68C0596"/>
    <w:lvl w:ilvl="0">
      <w:start w:val="4"/>
      <w:numFmt w:val="decimal"/>
      <w:lvlText w:val="%1"/>
      <w:lvlJc w:val="left"/>
      <w:pPr>
        <w:ind w:left="1332" w:hanging="332"/>
      </w:pPr>
      <w:rPr>
        <w:rFonts w:hint="default"/>
        <w:lang w:val="en-US" w:eastAsia="en-US" w:bidi="ar-SA"/>
      </w:rPr>
    </w:lvl>
    <w:lvl w:ilvl="1">
      <w:start w:val="1"/>
      <w:numFmt w:val="decimal"/>
      <w:lvlText w:val="%1.%2"/>
      <w:lvlJc w:val="left"/>
      <w:pPr>
        <w:ind w:left="1332" w:hanging="332"/>
      </w:pPr>
      <w:rPr>
        <w:rFonts w:hint="default" w:ascii="Times New Roman" w:hAnsi="Times New Roman" w:eastAsia="Times New Roman" w:cs="Times New Roman"/>
        <w:w w:val="100"/>
        <w:sz w:val="22"/>
        <w:szCs w:val="22"/>
        <w:lang w:val="en-US" w:eastAsia="en-US" w:bidi="ar-SA"/>
      </w:rPr>
    </w:lvl>
    <w:lvl w:ilvl="2">
      <w:start w:val="1"/>
      <w:numFmt w:val="decimal"/>
      <w:lvlText w:val="%1.%2.%3"/>
      <w:lvlJc w:val="left"/>
      <w:pPr>
        <w:ind w:left="1716" w:hanging="497"/>
      </w:pPr>
      <w:rPr>
        <w:rFonts w:hint="default" w:ascii="Times New Roman" w:hAnsi="Times New Roman" w:eastAsia="Times New Roman" w:cs="Times New Roman"/>
        <w:w w:val="100"/>
        <w:sz w:val="22"/>
        <w:szCs w:val="22"/>
        <w:lang w:val="en-US" w:eastAsia="en-US" w:bidi="ar-SA"/>
      </w:rPr>
    </w:lvl>
    <w:lvl w:ilvl="3">
      <w:numFmt w:val="bullet"/>
      <w:lvlText w:val="•"/>
      <w:lvlJc w:val="left"/>
      <w:pPr>
        <w:ind w:left="3760" w:hanging="497"/>
      </w:pPr>
      <w:rPr>
        <w:rFonts w:hint="default"/>
        <w:lang w:val="en-US" w:eastAsia="en-US" w:bidi="ar-SA"/>
      </w:rPr>
    </w:lvl>
    <w:lvl w:ilvl="4">
      <w:numFmt w:val="bullet"/>
      <w:lvlText w:val="•"/>
      <w:lvlJc w:val="left"/>
      <w:pPr>
        <w:ind w:left="4780" w:hanging="497"/>
      </w:pPr>
      <w:rPr>
        <w:rFonts w:hint="default"/>
        <w:lang w:val="en-US" w:eastAsia="en-US" w:bidi="ar-SA"/>
      </w:rPr>
    </w:lvl>
    <w:lvl w:ilvl="5">
      <w:numFmt w:val="bullet"/>
      <w:lvlText w:val="•"/>
      <w:lvlJc w:val="left"/>
      <w:pPr>
        <w:ind w:left="5800" w:hanging="497"/>
      </w:pPr>
      <w:rPr>
        <w:rFonts w:hint="default"/>
        <w:lang w:val="en-US" w:eastAsia="en-US" w:bidi="ar-SA"/>
      </w:rPr>
    </w:lvl>
    <w:lvl w:ilvl="6">
      <w:numFmt w:val="bullet"/>
      <w:lvlText w:val="•"/>
      <w:lvlJc w:val="left"/>
      <w:pPr>
        <w:ind w:left="6820" w:hanging="497"/>
      </w:pPr>
      <w:rPr>
        <w:rFonts w:hint="default"/>
        <w:lang w:val="en-US" w:eastAsia="en-US" w:bidi="ar-SA"/>
      </w:rPr>
    </w:lvl>
    <w:lvl w:ilvl="7">
      <w:numFmt w:val="bullet"/>
      <w:lvlText w:val="•"/>
      <w:lvlJc w:val="left"/>
      <w:pPr>
        <w:ind w:left="7840" w:hanging="497"/>
      </w:pPr>
      <w:rPr>
        <w:rFonts w:hint="default"/>
        <w:lang w:val="en-US" w:eastAsia="en-US" w:bidi="ar-SA"/>
      </w:rPr>
    </w:lvl>
    <w:lvl w:ilvl="8">
      <w:numFmt w:val="bullet"/>
      <w:lvlText w:val="•"/>
      <w:lvlJc w:val="left"/>
      <w:pPr>
        <w:ind w:left="8860" w:hanging="497"/>
      </w:pPr>
      <w:rPr>
        <w:rFonts w:hint="default"/>
        <w:lang w:val="en-US" w:eastAsia="en-US" w:bidi="ar-SA"/>
      </w:rPr>
    </w:lvl>
  </w:abstractNum>
  <w:abstractNum w:abstractNumId="42" w15:restartNumberingAfterBreak="0">
    <w:nsid w:val="658ED949"/>
    <w:multiLevelType w:val="hybridMultilevel"/>
    <w:tmpl w:val="8F94A7BE"/>
    <w:lvl w:ilvl="0" w:tplc="B608CD56">
      <w:start w:val="1"/>
      <w:numFmt w:val="bullet"/>
      <w:lvlText w:val=""/>
      <w:lvlJc w:val="left"/>
      <w:pPr>
        <w:ind w:left="720" w:hanging="360"/>
      </w:pPr>
      <w:rPr>
        <w:rFonts w:hint="default" w:ascii="Wingdings" w:hAnsi="Wingdings"/>
      </w:rPr>
    </w:lvl>
    <w:lvl w:ilvl="1" w:tplc="FF6A250C">
      <w:start w:val="1"/>
      <w:numFmt w:val="bullet"/>
      <w:lvlText w:val="o"/>
      <w:lvlJc w:val="left"/>
      <w:pPr>
        <w:ind w:left="1440" w:hanging="360"/>
      </w:pPr>
      <w:rPr>
        <w:rFonts w:hint="default" w:ascii="Courier New" w:hAnsi="Courier New"/>
      </w:rPr>
    </w:lvl>
    <w:lvl w:ilvl="2" w:tplc="8FDED2B4">
      <w:start w:val="1"/>
      <w:numFmt w:val="bullet"/>
      <w:lvlText w:val=""/>
      <w:lvlJc w:val="left"/>
      <w:pPr>
        <w:ind w:left="2160" w:hanging="360"/>
      </w:pPr>
      <w:rPr>
        <w:rFonts w:hint="default" w:ascii="Wingdings" w:hAnsi="Wingdings"/>
      </w:rPr>
    </w:lvl>
    <w:lvl w:ilvl="3" w:tplc="CFA0D56E">
      <w:start w:val="1"/>
      <w:numFmt w:val="bullet"/>
      <w:lvlText w:val=""/>
      <w:lvlJc w:val="left"/>
      <w:pPr>
        <w:ind w:left="2880" w:hanging="360"/>
      </w:pPr>
      <w:rPr>
        <w:rFonts w:hint="default" w:ascii="Symbol" w:hAnsi="Symbol"/>
      </w:rPr>
    </w:lvl>
    <w:lvl w:ilvl="4" w:tplc="6EC4CA9E">
      <w:start w:val="1"/>
      <w:numFmt w:val="bullet"/>
      <w:lvlText w:val="o"/>
      <w:lvlJc w:val="left"/>
      <w:pPr>
        <w:ind w:left="3600" w:hanging="360"/>
      </w:pPr>
      <w:rPr>
        <w:rFonts w:hint="default" w:ascii="Courier New" w:hAnsi="Courier New"/>
      </w:rPr>
    </w:lvl>
    <w:lvl w:ilvl="5" w:tplc="B528564A">
      <w:start w:val="1"/>
      <w:numFmt w:val="bullet"/>
      <w:lvlText w:val=""/>
      <w:lvlJc w:val="left"/>
      <w:pPr>
        <w:ind w:left="4320" w:hanging="360"/>
      </w:pPr>
      <w:rPr>
        <w:rFonts w:hint="default" w:ascii="Wingdings" w:hAnsi="Wingdings"/>
      </w:rPr>
    </w:lvl>
    <w:lvl w:ilvl="6" w:tplc="EBE69640">
      <w:start w:val="1"/>
      <w:numFmt w:val="bullet"/>
      <w:lvlText w:val=""/>
      <w:lvlJc w:val="left"/>
      <w:pPr>
        <w:ind w:left="5040" w:hanging="360"/>
      </w:pPr>
      <w:rPr>
        <w:rFonts w:hint="default" w:ascii="Symbol" w:hAnsi="Symbol"/>
      </w:rPr>
    </w:lvl>
    <w:lvl w:ilvl="7" w:tplc="9B929C20">
      <w:start w:val="1"/>
      <w:numFmt w:val="bullet"/>
      <w:lvlText w:val="o"/>
      <w:lvlJc w:val="left"/>
      <w:pPr>
        <w:ind w:left="5760" w:hanging="360"/>
      </w:pPr>
      <w:rPr>
        <w:rFonts w:hint="default" w:ascii="Courier New" w:hAnsi="Courier New"/>
      </w:rPr>
    </w:lvl>
    <w:lvl w:ilvl="8" w:tplc="044C53BA">
      <w:start w:val="1"/>
      <w:numFmt w:val="bullet"/>
      <w:lvlText w:val=""/>
      <w:lvlJc w:val="left"/>
      <w:pPr>
        <w:ind w:left="6480" w:hanging="360"/>
      </w:pPr>
      <w:rPr>
        <w:rFonts w:hint="default" w:ascii="Wingdings" w:hAnsi="Wingdings"/>
      </w:rPr>
    </w:lvl>
  </w:abstractNum>
  <w:abstractNum w:abstractNumId="43" w15:restartNumberingAfterBreak="0">
    <w:nsid w:val="66A9CFBE"/>
    <w:multiLevelType w:val="hybridMultilevel"/>
    <w:tmpl w:val="AE546836"/>
    <w:lvl w:ilvl="0" w:tplc="36F24014">
      <w:start w:val="1"/>
      <w:numFmt w:val="bullet"/>
      <w:lvlText w:val="-"/>
      <w:lvlJc w:val="left"/>
      <w:pPr>
        <w:ind w:left="1080" w:hanging="360"/>
      </w:pPr>
      <w:rPr>
        <w:rFonts w:hint="default" w:ascii="Aptos" w:hAnsi="Aptos"/>
      </w:rPr>
    </w:lvl>
    <w:lvl w:ilvl="1" w:tplc="CFC65C00">
      <w:start w:val="1"/>
      <w:numFmt w:val="bullet"/>
      <w:lvlText w:val="o"/>
      <w:lvlJc w:val="left"/>
      <w:pPr>
        <w:ind w:left="1440" w:hanging="360"/>
      </w:pPr>
      <w:rPr>
        <w:rFonts w:hint="default" w:ascii="Courier New" w:hAnsi="Courier New"/>
      </w:rPr>
    </w:lvl>
    <w:lvl w:ilvl="2" w:tplc="D5C46A14">
      <w:start w:val="1"/>
      <w:numFmt w:val="bullet"/>
      <w:lvlText w:val=""/>
      <w:lvlJc w:val="left"/>
      <w:pPr>
        <w:ind w:left="2160" w:hanging="360"/>
      </w:pPr>
      <w:rPr>
        <w:rFonts w:hint="default" w:ascii="Wingdings" w:hAnsi="Wingdings"/>
      </w:rPr>
    </w:lvl>
    <w:lvl w:ilvl="3" w:tplc="E76A8A72">
      <w:start w:val="1"/>
      <w:numFmt w:val="bullet"/>
      <w:lvlText w:val=""/>
      <w:lvlJc w:val="left"/>
      <w:pPr>
        <w:ind w:left="2880" w:hanging="360"/>
      </w:pPr>
      <w:rPr>
        <w:rFonts w:hint="default" w:ascii="Symbol" w:hAnsi="Symbol"/>
      </w:rPr>
    </w:lvl>
    <w:lvl w:ilvl="4" w:tplc="B70A744C">
      <w:start w:val="1"/>
      <w:numFmt w:val="bullet"/>
      <w:lvlText w:val="o"/>
      <w:lvlJc w:val="left"/>
      <w:pPr>
        <w:ind w:left="3600" w:hanging="360"/>
      </w:pPr>
      <w:rPr>
        <w:rFonts w:hint="default" w:ascii="Courier New" w:hAnsi="Courier New"/>
      </w:rPr>
    </w:lvl>
    <w:lvl w:ilvl="5" w:tplc="F752B098">
      <w:start w:val="1"/>
      <w:numFmt w:val="bullet"/>
      <w:lvlText w:val=""/>
      <w:lvlJc w:val="left"/>
      <w:pPr>
        <w:ind w:left="4320" w:hanging="360"/>
      </w:pPr>
      <w:rPr>
        <w:rFonts w:hint="default" w:ascii="Wingdings" w:hAnsi="Wingdings"/>
      </w:rPr>
    </w:lvl>
    <w:lvl w:ilvl="6" w:tplc="4B56A72A">
      <w:start w:val="1"/>
      <w:numFmt w:val="bullet"/>
      <w:lvlText w:val=""/>
      <w:lvlJc w:val="left"/>
      <w:pPr>
        <w:ind w:left="5040" w:hanging="360"/>
      </w:pPr>
      <w:rPr>
        <w:rFonts w:hint="default" w:ascii="Symbol" w:hAnsi="Symbol"/>
      </w:rPr>
    </w:lvl>
    <w:lvl w:ilvl="7" w:tplc="62FCDBEE">
      <w:start w:val="1"/>
      <w:numFmt w:val="bullet"/>
      <w:lvlText w:val="o"/>
      <w:lvlJc w:val="left"/>
      <w:pPr>
        <w:ind w:left="5760" w:hanging="360"/>
      </w:pPr>
      <w:rPr>
        <w:rFonts w:hint="default" w:ascii="Courier New" w:hAnsi="Courier New"/>
      </w:rPr>
    </w:lvl>
    <w:lvl w:ilvl="8" w:tplc="C2389860">
      <w:start w:val="1"/>
      <w:numFmt w:val="bullet"/>
      <w:lvlText w:val=""/>
      <w:lvlJc w:val="left"/>
      <w:pPr>
        <w:ind w:left="6480" w:hanging="360"/>
      </w:pPr>
      <w:rPr>
        <w:rFonts w:hint="default" w:ascii="Wingdings" w:hAnsi="Wingdings"/>
      </w:rPr>
    </w:lvl>
  </w:abstractNum>
  <w:abstractNum w:abstractNumId="44" w15:restartNumberingAfterBreak="0">
    <w:nsid w:val="689EF30B"/>
    <w:multiLevelType w:val="hybridMultilevel"/>
    <w:tmpl w:val="384C381E"/>
    <w:lvl w:ilvl="0" w:tplc="5276E8EC">
      <w:start w:val="1"/>
      <w:numFmt w:val="bullet"/>
      <w:lvlText w:val=""/>
      <w:lvlJc w:val="left"/>
      <w:pPr>
        <w:ind w:left="1080" w:hanging="360"/>
      </w:pPr>
      <w:rPr>
        <w:rFonts w:hint="default" w:ascii="Symbol" w:hAnsi="Symbol"/>
      </w:rPr>
    </w:lvl>
    <w:lvl w:ilvl="1" w:tplc="27623F20">
      <w:start w:val="1"/>
      <w:numFmt w:val="bullet"/>
      <w:lvlText w:val="o"/>
      <w:lvlJc w:val="left"/>
      <w:pPr>
        <w:ind w:left="1800" w:hanging="360"/>
      </w:pPr>
      <w:rPr>
        <w:rFonts w:hint="default" w:ascii="Courier New" w:hAnsi="Courier New"/>
      </w:rPr>
    </w:lvl>
    <w:lvl w:ilvl="2" w:tplc="06CC2E62">
      <w:start w:val="1"/>
      <w:numFmt w:val="bullet"/>
      <w:lvlText w:val=""/>
      <w:lvlJc w:val="left"/>
      <w:pPr>
        <w:ind w:left="2520" w:hanging="360"/>
      </w:pPr>
      <w:rPr>
        <w:rFonts w:hint="default" w:ascii="Wingdings" w:hAnsi="Wingdings"/>
      </w:rPr>
    </w:lvl>
    <w:lvl w:ilvl="3" w:tplc="CE3A0F40">
      <w:start w:val="1"/>
      <w:numFmt w:val="bullet"/>
      <w:lvlText w:val=""/>
      <w:lvlJc w:val="left"/>
      <w:pPr>
        <w:ind w:left="3240" w:hanging="360"/>
      </w:pPr>
      <w:rPr>
        <w:rFonts w:hint="default" w:ascii="Symbol" w:hAnsi="Symbol"/>
      </w:rPr>
    </w:lvl>
    <w:lvl w:ilvl="4" w:tplc="83D62E78">
      <w:start w:val="1"/>
      <w:numFmt w:val="bullet"/>
      <w:lvlText w:val="o"/>
      <w:lvlJc w:val="left"/>
      <w:pPr>
        <w:ind w:left="3960" w:hanging="360"/>
      </w:pPr>
      <w:rPr>
        <w:rFonts w:hint="default" w:ascii="Courier New" w:hAnsi="Courier New"/>
      </w:rPr>
    </w:lvl>
    <w:lvl w:ilvl="5" w:tplc="11D2F402">
      <w:start w:val="1"/>
      <w:numFmt w:val="bullet"/>
      <w:lvlText w:val=""/>
      <w:lvlJc w:val="left"/>
      <w:pPr>
        <w:ind w:left="4680" w:hanging="360"/>
      </w:pPr>
      <w:rPr>
        <w:rFonts w:hint="default" w:ascii="Wingdings" w:hAnsi="Wingdings"/>
      </w:rPr>
    </w:lvl>
    <w:lvl w:ilvl="6" w:tplc="7C8A2F68">
      <w:start w:val="1"/>
      <w:numFmt w:val="bullet"/>
      <w:lvlText w:val=""/>
      <w:lvlJc w:val="left"/>
      <w:pPr>
        <w:ind w:left="5400" w:hanging="360"/>
      </w:pPr>
      <w:rPr>
        <w:rFonts w:hint="default" w:ascii="Symbol" w:hAnsi="Symbol"/>
      </w:rPr>
    </w:lvl>
    <w:lvl w:ilvl="7" w:tplc="12720014">
      <w:start w:val="1"/>
      <w:numFmt w:val="bullet"/>
      <w:lvlText w:val="o"/>
      <w:lvlJc w:val="left"/>
      <w:pPr>
        <w:ind w:left="6120" w:hanging="360"/>
      </w:pPr>
      <w:rPr>
        <w:rFonts w:hint="default" w:ascii="Courier New" w:hAnsi="Courier New"/>
      </w:rPr>
    </w:lvl>
    <w:lvl w:ilvl="8" w:tplc="45948A04">
      <w:start w:val="1"/>
      <w:numFmt w:val="bullet"/>
      <w:lvlText w:val=""/>
      <w:lvlJc w:val="left"/>
      <w:pPr>
        <w:ind w:left="6840" w:hanging="360"/>
      </w:pPr>
      <w:rPr>
        <w:rFonts w:hint="default" w:ascii="Wingdings" w:hAnsi="Wingdings"/>
      </w:rPr>
    </w:lvl>
  </w:abstractNum>
  <w:abstractNum w:abstractNumId="45" w15:restartNumberingAfterBreak="0">
    <w:nsid w:val="6A1449B4"/>
    <w:multiLevelType w:val="multilevel"/>
    <w:tmpl w:val="A6E411C8"/>
    <w:lvl w:ilvl="0">
      <w:start w:val="5"/>
      <w:numFmt w:val="decimal"/>
      <w:lvlText w:val="%1"/>
      <w:lvlJc w:val="left"/>
      <w:pPr>
        <w:ind w:left="1332" w:hanging="332"/>
      </w:pPr>
      <w:rPr>
        <w:rFonts w:hint="default"/>
        <w:lang w:val="en-US" w:eastAsia="en-US" w:bidi="ar-SA"/>
      </w:rPr>
    </w:lvl>
    <w:lvl w:ilvl="1">
      <w:start w:val="1"/>
      <w:numFmt w:val="decimal"/>
      <w:lvlText w:val="%1.%2"/>
      <w:lvlJc w:val="left"/>
      <w:pPr>
        <w:ind w:left="1332" w:hanging="332"/>
      </w:pPr>
      <w:rPr>
        <w:rFonts w:hint="default" w:ascii="Times New Roman" w:hAnsi="Times New Roman" w:eastAsia="Times New Roman" w:cs="Times New Roman"/>
        <w:w w:val="100"/>
        <w:sz w:val="22"/>
        <w:szCs w:val="22"/>
        <w:lang w:val="en-US" w:eastAsia="en-US" w:bidi="ar-SA"/>
      </w:rPr>
    </w:lvl>
    <w:lvl w:ilvl="2">
      <w:numFmt w:val="bullet"/>
      <w:lvlText w:val="•"/>
      <w:lvlJc w:val="left"/>
      <w:pPr>
        <w:ind w:left="3252" w:hanging="332"/>
      </w:pPr>
      <w:rPr>
        <w:rFonts w:hint="default"/>
        <w:lang w:val="en-US" w:eastAsia="en-US" w:bidi="ar-SA"/>
      </w:rPr>
    </w:lvl>
    <w:lvl w:ilvl="3">
      <w:numFmt w:val="bullet"/>
      <w:lvlText w:val="•"/>
      <w:lvlJc w:val="left"/>
      <w:pPr>
        <w:ind w:left="4208" w:hanging="332"/>
      </w:pPr>
      <w:rPr>
        <w:rFonts w:hint="default"/>
        <w:lang w:val="en-US" w:eastAsia="en-US" w:bidi="ar-SA"/>
      </w:rPr>
    </w:lvl>
    <w:lvl w:ilvl="4">
      <w:numFmt w:val="bullet"/>
      <w:lvlText w:val="•"/>
      <w:lvlJc w:val="left"/>
      <w:pPr>
        <w:ind w:left="5164" w:hanging="332"/>
      </w:pPr>
      <w:rPr>
        <w:rFonts w:hint="default"/>
        <w:lang w:val="en-US" w:eastAsia="en-US" w:bidi="ar-SA"/>
      </w:rPr>
    </w:lvl>
    <w:lvl w:ilvl="5">
      <w:numFmt w:val="bullet"/>
      <w:lvlText w:val="•"/>
      <w:lvlJc w:val="left"/>
      <w:pPr>
        <w:ind w:left="6120" w:hanging="332"/>
      </w:pPr>
      <w:rPr>
        <w:rFonts w:hint="default"/>
        <w:lang w:val="en-US" w:eastAsia="en-US" w:bidi="ar-SA"/>
      </w:rPr>
    </w:lvl>
    <w:lvl w:ilvl="6">
      <w:numFmt w:val="bullet"/>
      <w:lvlText w:val="•"/>
      <w:lvlJc w:val="left"/>
      <w:pPr>
        <w:ind w:left="7076" w:hanging="332"/>
      </w:pPr>
      <w:rPr>
        <w:rFonts w:hint="default"/>
        <w:lang w:val="en-US" w:eastAsia="en-US" w:bidi="ar-SA"/>
      </w:rPr>
    </w:lvl>
    <w:lvl w:ilvl="7">
      <w:numFmt w:val="bullet"/>
      <w:lvlText w:val="•"/>
      <w:lvlJc w:val="left"/>
      <w:pPr>
        <w:ind w:left="8032" w:hanging="332"/>
      </w:pPr>
      <w:rPr>
        <w:rFonts w:hint="default"/>
        <w:lang w:val="en-US" w:eastAsia="en-US" w:bidi="ar-SA"/>
      </w:rPr>
    </w:lvl>
    <w:lvl w:ilvl="8">
      <w:numFmt w:val="bullet"/>
      <w:lvlText w:val="•"/>
      <w:lvlJc w:val="left"/>
      <w:pPr>
        <w:ind w:left="8988" w:hanging="332"/>
      </w:pPr>
      <w:rPr>
        <w:rFonts w:hint="default"/>
        <w:lang w:val="en-US" w:eastAsia="en-US" w:bidi="ar-SA"/>
      </w:rPr>
    </w:lvl>
  </w:abstractNum>
  <w:abstractNum w:abstractNumId="46" w15:restartNumberingAfterBreak="0">
    <w:nsid w:val="6A6205F1"/>
    <w:multiLevelType w:val="hybridMultilevel"/>
    <w:tmpl w:val="92D44644"/>
    <w:lvl w:ilvl="0" w:tplc="0414EA86">
      <w:start w:val="1"/>
      <w:numFmt w:val="bullet"/>
      <w:lvlText w:val=""/>
      <w:lvlJc w:val="left"/>
      <w:pPr>
        <w:ind w:left="720" w:hanging="360"/>
      </w:pPr>
      <w:rPr>
        <w:rFonts w:hint="default" w:ascii="Wingdings" w:hAnsi="Wingdings"/>
      </w:rPr>
    </w:lvl>
    <w:lvl w:ilvl="1" w:tplc="CB5045D2">
      <w:start w:val="1"/>
      <w:numFmt w:val="bullet"/>
      <w:lvlText w:val="o"/>
      <w:lvlJc w:val="left"/>
      <w:pPr>
        <w:ind w:left="1440" w:hanging="360"/>
      </w:pPr>
      <w:rPr>
        <w:rFonts w:hint="default" w:ascii="Courier New" w:hAnsi="Courier New"/>
      </w:rPr>
    </w:lvl>
    <w:lvl w:ilvl="2" w:tplc="00A64B1C">
      <w:start w:val="1"/>
      <w:numFmt w:val="bullet"/>
      <w:lvlText w:val=""/>
      <w:lvlJc w:val="left"/>
      <w:pPr>
        <w:ind w:left="2160" w:hanging="360"/>
      </w:pPr>
      <w:rPr>
        <w:rFonts w:hint="default" w:ascii="Wingdings" w:hAnsi="Wingdings"/>
      </w:rPr>
    </w:lvl>
    <w:lvl w:ilvl="3" w:tplc="BF50D048">
      <w:start w:val="1"/>
      <w:numFmt w:val="bullet"/>
      <w:lvlText w:val=""/>
      <w:lvlJc w:val="left"/>
      <w:pPr>
        <w:ind w:left="2880" w:hanging="360"/>
      </w:pPr>
      <w:rPr>
        <w:rFonts w:hint="default" w:ascii="Symbol" w:hAnsi="Symbol"/>
      </w:rPr>
    </w:lvl>
    <w:lvl w:ilvl="4" w:tplc="F7BEE54E">
      <w:start w:val="1"/>
      <w:numFmt w:val="bullet"/>
      <w:lvlText w:val="o"/>
      <w:lvlJc w:val="left"/>
      <w:pPr>
        <w:ind w:left="3600" w:hanging="360"/>
      </w:pPr>
      <w:rPr>
        <w:rFonts w:hint="default" w:ascii="Courier New" w:hAnsi="Courier New"/>
      </w:rPr>
    </w:lvl>
    <w:lvl w:ilvl="5" w:tplc="5F0004AE">
      <w:start w:val="1"/>
      <w:numFmt w:val="bullet"/>
      <w:lvlText w:val=""/>
      <w:lvlJc w:val="left"/>
      <w:pPr>
        <w:ind w:left="4320" w:hanging="360"/>
      </w:pPr>
      <w:rPr>
        <w:rFonts w:hint="default" w:ascii="Wingdings" w:hAnsi="Wingdings"/>
      </w:rPr>
    </w:lvl>
    <w:lvl w:ilvl="6" w:tplc="C0D40838">
      <w:start w:val="1"/>
      <w:numFmt w:val="bullet"/>
      <w:lvlText w:val=""/>
      <w:lvlJc w:val="left"/>
      <w:pPr>
        <w:ind w:left="5040" w:hanging="360"/>
      </w:pPr>
      <w:rPr>
        <w:rFonts w:hint="default" w:ascii="Symbol" w:hAnsi="Symbol"/>
      </w:rPr>
    </w:lvl>
    <w:lvl w:ilvl="7" w:tplc="AD0E934E">
      <w:start w:val="1"/>
      <w:numFmt w:val="bullet"/>
      <w:lvlText w:val="o"/>
      <w:lvlJc w:val="left"/>
      <w:pPr>
        <w:ind w:left="5760" w:hanging="360"/>
      </w:pPr>
      <w:rPr>
        <w:rFonts w:hint="default" w:ascii="Courier New" w:hAnsi="Courier New"/>
      </w:rPr>
    </w:lvl>
    <w:lvl w:ilvl="8" w:tplc="B6E4F186">
      <w:start w:val="1"/>
      <w:numFmt w:val="bullet"/>
      <w:lvlText w:val=""/>
      <w:lvlJc w:val="left"/>
      <w:pPr>
        <w:ind w:left="6480" w:hanging="360"/>
      </w:pPr>
      <w:rPr>
        <w:rFonts w:hint="default" w:ascii="Wingdings" w:hAnsi="Wingdings"/>
      </w:rPr>
    </w:lvl>
  </w:abstractNum>
  <w:abstractNum w:abstractNumId="47" w15:restartNumberingAfterBreak="0">
    <w:nsid w:val="6C4F9CA0"/>
    <w:multiLevelType w:val="hybridMultilevel"/>
    <w:tmpl w:val="E90E649A"/>
    <w:lvl w:ilvl="0" w:tplc="E58001B4">
      <w:start w:val="1"/>
      <w:numFmt w:val="bullet"/>
      <w:lvlText w:val=""/>
      <w:lvlJc w:val="left"/>
      <w:pPr>
        <w:ind w:left="720" w:hanging="360"/>
      </w:pPr>
      <w:rPr>
        <w:rFonts w:hint="default" w:ascii="Symbol" w:hAnsi="Symbol"/>
      </w:rPr>
    </w:lvl>
    <w:lvl w:ilvl="1" w:tplc="B12686AE">
      <w:start w:val="1"/>
      <w:numFmt w:val="bullet"/>
      <w:lvlText w:val="o"/>
      <w:lvlJc w:val="left"/>
      <w:pPr>
        <w:ind w:left="1440" w:hanging="360"/>
      </w:pPr>
      <w:rPr>
        <w:rFonts w:hint="default" w:ascii="Courier New" w:hAnsi="Courier New"/>
      </w:rPr>
    </w:lvl>
    <w:lvl w:ilvl="2" w:tplc="62F6F00E">
      <w:start w:val="1"/>
      <w:numFmt w:val="bullet"/>
      <w:lvlText w:val=""/>
      <w:lvlJc w:val="left"/>
      <w:pPr>
        <w:ind w:left="2160" w:hanging="360"/>
      </w:pPr>
      <w:rPr>
        <w:rFonts w:hint="default" w:ascii="Wingdings" w:hAnsi="Wingdings"/>
      </w:rPr>
    </w:lvl>
    <w:lvl w:ilvl="3" w:tplc="DF1CE1F0">
      <w:start w:val="1"/>
      <w:numFmt w:val="bullet"/>
      <w:lvlText w:val=""/>
      <w:lvlJc w:val="left"/>
      <w:pPr>
        <w:ind w:left="2880" w:hanging="360"/>
      </w:pPr>
      <w:rPr>
        <w:rFonts w:hint="default" w:ascii="Symbol" w:hAnsi="Symbol"/>
      </w:rPr>
    </w:lvl>
    <w:lvl w:ilvl="4" w:tplc="610809AA">
      <w:start w:val="1"/>
      <w:numFmt w:val="bullet"/>
      <w:lvlText w:val="o"/>
      <w:lvlJc w:val="left"/>
      <w:pPr>
        <w:ind w:left="3600" w:hanging="360"/>
      </w:pPr>
      <w:rPr>
        <w:rFonts w:hint="default" w:ascii="Courier New" w:hAnsi="Courier New"/>
      </w:rPr>
    </w:lvl>
    <w:lvl w:ilvl="5" w:tplc="3F284922">
      <w:start w:val="1"/>
      <w:numFmt w:val="bullet"/>
      <w:lvlText w:val=""/>
      <w:lvlJc w:val="left"/>
      <w:pPr>
        <w:ind w:left="4320" w:hanging="360"/>
      </w:pPr>
      <w:rPr>
        <w:rFonts w:hint="default" w:ascii="Wingdings" w:hAnsi="Wingdings"/>
      </w:rPr>
    </w:lvl>
    <w:lvl w:ilvl="6" w:tplc="F2D0ABA2">
      <w:start w:val="1"/>
      <w:numFmt w:val="bullet"/>
      <w:lvlText w:val=""/>
      <w:lvlJc w:val="left"/>
      <w:pPr>
        <w:ind w:left="5040" w:hanging="360"/>
      </w:pPr>
      <w:rPr>
        <w:rFonts w:hint="default" w:ascii="Symbol" w:hAnsi="Symbol"/>
      </w:rPr>
    </w:lvl>
    <w:lvl w:ilvl="7" w:tplc="F6C2155A">
      <w:start w:val="1"/>
      <w:numFmt w:val="bullet"/>
      <w:lvlText w:val="o"/>
      <w:lvlJc w:val="left"/>
      <w:pPr>
        <w:ind w:left="5760" w:hanging="360"/>
      </w:pPr>
      <w:rPr>
        <w:rFonts w:hint="default" w:ascii="Courier New" w:hAnsi="Courier New"/>
      </w:rPr>
    </w:lvl>
    <w:lvl w:ilvl="8" w:tplc="70BEBB1C">
      <w:start w:val="1"/>
      <w:numFmt w:val="bullet"/>
      <w:lvlText w:val=""/>
      <w:lvlJc w:val="left"/>
      <w:pPr>
        <w:ind w:left="6480" w:hanging="360"/>
      </w:pPr>
      <w:rPr>
        <w:rFonts w:hint="default" w:ascii="Wingdings" w:hAnsi="Wingdings"/>
      </w:rPr>
    </w:lvl>
  </w:abstractNum>
  <w:abstractNum w:abstractNumId="48" w15:restartNumberingAfterBreak="0">
    <w:nsid w:val="6FBA6372"/>
    <w:multiLevelType w:val="hybridMultilevel"/>
    <w:tmpl w:val="420A09D6"/>
    <w:lvl w:ilvl="0" w:tplc="BA480A10">
      <w:start w:val="1"/>
      <w:numFmt w:val="bullet"/>
      <w:lvlText w:val=""/>
      <w:lvlJc w:val="left"/>
      <w:pPr>
        <w:ind w:left="720" w:hanging="360"/>
      </w:pPr>
      <w:rPr>
        <w:rFonts w:hint="default" w:ascii="Wingdings" w:hAnsi="Wingdings"/>
      </w:rPr>
    </w:lvl>
    <w:lvl w:ilvl="1" w:tplc="667E80EA">
      <w:start w:val="1"/>
      <w:numFmt w:val="bullet"/>
      <w:lvlText w:val="o"/>
      <w:lvlJc w:val="left"/>
      <w:pPr>
        <w:ind w:left="1440" w:hanging="360"/>
      </w:pPr>
      <w:rPr>
        <w:rFonts w:hint="default" w:ascii="Courier New" w:hAnsi="Courier New"/>
      </w:rPr>
    </w:lvl>
    <w:lvl w:ilvl="2" w:tplc="39D03422">
      <w:start w:val="1"/>
      <w:numFmt w:val="bullet"/>
      <w:lvlText w:val=""/>
      <w:lvlJc w:val="left"/>
      <w:pPr>
        <w:ind w:left="2160" w:hanging="360"/>
      </w:pPr>
      <w:rPr>
        <w:rFonts w:hint="default" w:ascii="Wingdings" w:hAnsi="Wingdings"/>
      </w:rPr>
    </w:lvl>
    <w:lvl w:ilvl="3" w:tplc="501EF444">
      <w:start w:val="1"/>
      <w:numFmt w:val="bullet"/>
      <w:lvlText w:val=""/>
      <w:lvlJc w:val="left"/>
      <w:pPr>
        <w:ind w:left="2880" w:hanging="360"/>
      </w:pPr>
      <w:rPr>
        <w:rFonts w:hint="default" w:ascii="Symbol" w:hAnsi="Symbol"/>
      </w:rPr>
    </w:lvl>
    <w:lvl w:ilvl="4" w:tplc="6680CB14">
      <w:start w:val="1"/>
      <w:numFmt w:val="bullet"/>
      <w:lvlText w:val="o"/>
      <w:lvlJc w:val="left"/>
      <w:pPr>
        <w:ind w:left="3600" w:hanging="360"/>
      </w:pPr>
      <w:rPr>
        <w:rFonts w:hint="default" w:ascii="Courier New" w:hAnsi="Courier New"/>
      </w:rPr>
    </w:lvl>
    <w:lvl w:ilvl="5" w:tplc="705050B0">
      <w:start w:val="1"/>
      <w:numFmt w:val="bullet"/>
      <w:lvlText w:val=""/>
      <w:lvlJc w:val="left"/>
      <w:pPr>
        <w:ind w:left="4320" w:hanging="360"/>
      </w:pPr>
      <w:rPr>
        <w:rFonts w:hint="default" w:ascii="Wingdings" w:hAnsi="Wingdings"/>
      </w:rPr>
    </w:lvl>
    <w:lvl w:ilvl="6" w:tplc="C186DC16">
      <w:start w:val="1"/>
      <w:numFmt w:val="bullet"/>
      <w:lvlText w:val=""/>
      <w:lvlJc w:val="left"/>
      <w:pPr>
        <w:ind w:left="5040" w:hanging="360"/>
      </w:pPr>
      <w:rPr>
        <w:rFonts w:hint="default" w:ascii="Symbol" w:hAnsi="Symbol"/>
      </w:rPr>
    </w:lvl>
    <w:lvl w:ilvl="7" w:tplc="F9B41DB2">
      <w:start w:val="1"/>
      <w:numFmt w:val="bullet"/>
      <w:lvlText w:val="o"/>
      <w:lvlJc w:val="left"/>
      <w:pPr>
        <w:ind w:left="5760" w:hanging="360"/>
      </w:pPr>
      <w:rPr>
        <w:rFonts w:hint="default" w:ascii="Courier New" w:hAnsi="Courier New"/>
      </w:rPr>
    </w:lvl>
    <w:lvl w:ilvl="8" w:tplc="B68E159E">
      <w:start w:val="1"/>
      <w:numFmt w:val="bullet"/>
      <w:lvlText w:val=""/>
      <w:lvlJc w:val="left"/>
      <w:pPr>
        <w:ind w:left="6480" w:hanging="360"/>
      </w:pPr>
      <w:rPr>
        <w:rFonts w:hint="default" w:ascii="Wingdings" w:hAnsi="Wingdings"/>
      </w:rPr>
    </w:lvl>
  </w:abstractNum>
  <w:abstractNum w:abstractNumId="49" w15:restartNumberingAfterBreak="0">
    <w:nsid w:val="70BE7BB6"/>
    <w:multiLevelType w:val="hybridMultilevel"/>
    <w:tmpl w:val="A0100014"/>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50" w15:restartNumberingAfterBreak="0">
    <w:nsid w:val="71F17C2A"/>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15:restartNumberingAfterBreak="0">
    <w:nsid w:val="725B540F"/>
    <w:multiLevelType w:val="multilevel"/>
    <w:tmpl w:val="13D88414"/>
    <w:lvl w:ilvl="0">
      <w:start w:val="3"/>
      <w:numFmt w:val="decimal"/>
      <w:lvlText w:val="%1"/>
      <w:lvlJc w:val="left"/>
      <w:pPr>
        <w:ind w:left="1332" w:hanging="332"/>
      </w:pPr>
      <w:rPr>
        <w:rFonts w:hint="default"/>
        <w:lang w:val="en-US" w:eastAsia="en-US" w:bidi="ar-SA"/>
      </w:rPr>
    </w:lvl>
    <w:lvl w:ilvl="1">
      <w:start w:val="1"/>
      <w:numFmt w:val="decimal"/>
      <w:lvlText w:val="%1.%2"/>
      <w:lvlJc w:val="left"/>
      <w:pPr>
        <w:ind w:left="1332" w:hanging="332"/>
      </w:pPr>
      <w:rPr>
        <w:rFonts w:hint="default" w:ascii="Times New Roman" w:hAnsi="Times New Roman" w:eastAsia="Times New Roman" w:cs="Times New Roman"/>
        <w:w w:val="100"/>
        <w:sz w:val="22"/>
        <w:szCs w:val="22"/>
        <w:lang w:val="en-US" w:eastAsia="en-US" w:bidi="ar-SA"/>
      </w:rPr>
    </w:lvl>
    <w:lvl w:ilvl="2">
      <w:numFmt w:val="bullet"/>
      <w:lvlText w:val="•"/>
      <w:lvlJc w:val="left"/>
      <w:pPr>
        <w:ind w:left="3252" w:hanging="332"/>
      </w:pPr>
      <w:rPr>
        <w:rFonts w:hint="default"/>
        <w:lang w:val="en-US" w:eastAsia="en-US" w:bidi="ar-SA"/>
      </w:rPr>
    </w:lvl>
    <w:lvl w:ilvl="3">
      <w:numFmt w:val="bullet"/>
      <w:lvlText w:val="•"/>
      <w:lvlJc w:val="left"/>
      <w:pPr>
        <w:ind w:left="4208" w:hanging="332"/>
      </w:pPr>
      <w:rPr>
        <w:rFonts w:hint="default"/>
        <w:lang w:val="en-US" w:eastAsia="en-US" w:bidi="ar-SA"/>
      </w:rPr>
    </w:lvl>
    <w:lvl w:ilvl="4">
      <w:numFmt w:val="bullet"/>
      <w:lvlText w:val="•"/>
      <w:lvlJc w:val="left"/>
      <w:pPr>
        <w:ind w:left="5164" w:hanging="332"/>
      </w:pPr>
      <w:rPr>
        <w:rFonts w:hint="default"/>
        <w:lang w:val="en-US" w:eastAsia="en-US" w:bidi="ar-SA"/>
      </w:rPr>
    </w:lvl>
    <w:lvl w:ilvl="5">
      <w:numFmt w:val="bullet"/>
      <w:lvlText w:val="•"/>
      <w:lvlJc w:val="left"/>
      <w:pPr>
        <w:ind w:left="6120" w:hanging="332"/>
      </w:pPr>
      <w:rPr>
        <w:rFonts w:hint="default"/>
        <w:lang w:val="en-US" w:eastAsia="en-US" w:bidi="ar-SA"/>
      </w:rPr>
    </w:lvl>
    <w:lvl w:ilvl="6">
      <w:numFmt w:val="bullet"/>
      <w:lvlText w:val="•"/>
      <w:lvlJc w:val="left"/>
      <w:pPr>
        <w:ind w:left="7076" w:hanging="332"/>
      </w:pPr>
      <w:rPr>
        <w:rFonts w:hint="default"/>
        <w:lang w:val="en-US" w:eastAsia="en-US" w:bidi="ar-SA"/>
      </w:rPr>
    </w:lvl>
    <w:lvl w:ilvl="7">
      <w:numFmt w:val="bullet"/>
      <w:lvlText w:val="•"/>
      <w:lvlJc w:val="left"/>
      <w:pPr>
        <w:ind w:left="8032" w:hanging="332"/>
      </w:pPr>
      <w:rPr>
        <w:rFonts w:hint="default"/>
        <w:lang w:val="en-US" w:eastAsia="en-US" w:bidi="ar-SA"/>
      </w:rPr>
    </w:lvl>
    <w:lvl w:ilvl="8">
      <w:numFmt w:val="bullet"/>
      <w:lvlText w:val="•"/>
      <w:lvlJc w:val="left"/>
      <w:pPr>
        <w:ind w:left="8988" w:hanging="332"/>
      </w:pPr>
      <w:rPr>
        <w:rFonts w:hint="default"/>
        <w:lang w:val="en-US" w:eastAsia="en-US" w:bidi="ar-SA"/>
      </w:rPr>
    </w:lvl>
  </w:abstractNum>
  <w:abstractNum w:abstractNumId="52" w15:restartNumberingAfterBreak="0">
    <w:nsid w:val="74FF0E08"/>
    <w:multiLevelType w:val="hybridMultilevel"/>
    <w:tmpl w:val="349CA448"/>
    <w:lvl w:ilvl="0" w:tplc="0E949866">
      <w:start w:val="1"/>
      <w:numFmt w:val="decimal"/>
      <w:lvlText w:val="%1."/>
      <w:lvlJc w:val="left"/>
      <w:pPr>
        <w:ind w:left="720" w:hanging="360"/>
      </w:pPr>
    </w:lvl>
    <w:lvl w:ilvl="1" w:tplc="21F8851C">
      <w:start w:val="1"/>
      <w:numFmt w:val="lowerLetter"/>
      <w:lvlText w:val="%2."/>
      <w:lvlJc w:val="left"/>
      <w:pPr>
        <w:ind w:left="1440" w:hanging="360"/>
      </w:pPr>
    </w:lvl>
    <w:lvl w:ilvl="2" w:tplc="0870315A">
      <w:start w:val="1"/>
      <w:numFmt w:val="lowerRoman"/>
      <w:lvlText w:val="%3."/>
      <w:lvlJc w:val="right"/>
      <w:pPr>
        <w:ind w:left="2160" w:hanging="180"/>
      </w:pPr>
    </w:lvl>
    <w:lvl w:ilvl="3" w:tplc="96CEEEAE">
      <w:start w:val="1"/>
      <w:numFmt w:val="decimal"/>
      <w:lvlText w:val="%4."/>
      <w:lvlJc w:val="left"/>
      <w:pPr>
        <w:ind w:left="2880" w:hanging="360"/>
      </w:pPr>
    </w:lvl>
    <w:lvl w:ilvl="4" w:tplc="15108F10">
      <w:start w:val="1"/>
      <w:numFmt w:val="lowerLetter"/>
      <w:lvlText w:val="%5."/>
      <w:lvlJc w:val="left"/>
      <w:pPr>
        <w:ind w:left="3600" w:hanging="360"/>
      </w:pPr>
    </w:lvl>
    <w:lvl w:ilvl="5" w:tplc="BE1CCB20">
      <w:start w:val="1"/>
      <w:numFmt w:val="lowerRoman"/>
      <w:lvlText w:val="%6."/>
      <w:lvlJc w:val="right"/>
      <w:pPr>
        <w:ind w:left="4320" w:hanging="180"/>
      </w:pPr>
    </w:lvl>
    <w:lvl w:ilvl="6" w:tplc="06A437CA">
      <w:start w:val="1"/>
      <w:numFmt w:val="decimal"/>
      <w:lvlText w:val="%7."/>
      <w:lvlJc w:val="left"/>
      <w:pPr>
        <w:ind w:left="5040" w:hanging="360"/>
      </w:pPr>
    </w:lvl>
    <w:lvl w:ilvl="7" w:tplc="CBE8136C">
      <w:start w:val="1"/>
      <w:numFmt w:val="lowerLetter"/>
      <w:lvlText w:val="%8."/>
      <w:lvlJc w:val="left"/>
      <w:pPr>
        <w:ind w:left="5760" w:hanging="360"/>
      </w:pPr>
    </w:lvl>
    <w:lvl w:ilvl="8" w:tplc="6102E090">
      <w:start w:val="1"/>
      <w:numFmt w:val="lowerRoman"/>
      <w:lvlText w:val="%9."/>
      <w:lvlJc w:val="right"/>
      <w:pPr>
        <w:ind w:left="6480" w:hanging="180"/>
      </w:pPr>
    </w:lvl>
  </w:abstractNum>
  <w:abstractNum w:abstractNumId="53" w15:restartNumberingAfterBreak="0">
    <w:nsid w:val="7896BA8F"/>
    <w:multiLevelType w:val="hybridMultilevel"/>
    <w:tmpl w:val="73D8B0E4"/>
    <w:lvl w:ilvl="0" w:tplc="9F309498">
      <w:start w:val="1"/>
      <w:numFmt w:val="bullet"/>
      <w:lvlText w:val=""/>
      <w:lvlJc w:val="left"/>
      <w:pPr>
        <w:ind w:left="720" w:hanging="360"/>
      </w:pPr>
      <w:rPr>
        <w:rFonts w:hint="default" w:ascii="Symbol" w:hAnsi="Symbol"/>
      </w:rPr>
    </w:lvl>
    <w:lvl w:ilvl="1" w:tplc="1BFE66D2">
      <w:start w:val="1"/>
      <w:numFmt w:val="bullet"/>
      <w:lvlText w:val="o"/>
      <w:lvlJc w:val="left"/>
      <w:pPr>
        <w:ind w:left="1440" w:hanging="360"/>
      </w:pPr>
      <w:rPr>
        <w:rFonts w:hint="default" w:ascii="Courier New" w:hAnsi="Courier New"/>
      </w:rPr>
    </w:lvl>
    <w:lvl w:ilvl="2" w:tplc="FFD2AEF6">
      <w:start w:val="1"/>
      <w:numFmt w:val="bullet"/>
      <w:lvlText w:val=""/>
      <w:lvlJc w:val="left"/>
      <w:pPr>
        <w:ind w:left="2160" w:hanging="360"/>
      </w:pPr>
      <w:rPr>
        <w:rFonts w:hint="default" w:ascii="Wingdings" w:hAnsi="Wingdings"/>
      </w:rPr>
    </w:lvl>
    <w:lvl w:ilvl="3" w:tplc="A4F0F5C8">
      <w:start w:val="1"/>
      <w:numFmt w:val="bullet"/>
      <w:lvlText w:val=""/>
      <w:lvlJc w:val="left"/>
      <w:pPr>
        <w:ind w:left="2880" w:hanging="360"/>
      </w:pPr>
      <w:rPr>
        <w:rFonts w:hint="default" w:ascii="Symbol" w:hAnsi="Symbol"/>
      </w:rPr>
    </w:lvl>
    <w:lvl w:ilvl="4" w:tplc="7AD839E6">
      <w:start w:val="1"/>
      <w:numFmt w:val="bullet"/>
      <w:lvlText w:val="o"/>
      <w:lvlJc w:val="left"/>
      <w:pPr>
        <w:ind w:left="3600" w:hanging="360"/>
      </w:pPr>
      <w:rPr>
        <w:rFonts w:hint="default" w:ascii="Courier New" w:hAnsi="Courier New"/>
      </w:rPr>
    </w:lvl>
    <w:lvl w:ilvl="5" w:tplc="84FE90A0">
      <w:start w:val="1"/>
      <w:numFmt w:val="bullet"/>
      <w:lvlText w:val=""/>
      <w:lvlJc w:val="left"/>
      <w:pPr>
        <w:ind w:left="4320" w:hanging="360"/>
      </w:pPr>
      <w:rPr>
        <w:rFonts w:hint="default" w:ascii="Wingdings" w:hAnsi="Wingdings"/>
      </w:rPr>
    </w:lvl>
    <w:lvl w:ilvl="6" w:tplc="E3CE1C80">
      <w:start w:val="1"/>
      <w:numFmt w:val="bullet"/>
      <w:lvlText w:val=""/>
      <w:lvlJc w:val="left"/>
      <w:pPr>
        <w:ind w:left="5040" w:hanging="360"/>
      </w:pPr>
      <w:rPr>
        <w:rFonts w:hint="default" w:ascii="Symbol" w:hAnsi="Symbol"/>
      </w:rPr>
    </w:lvl>
    <w:lvl w:ilvl="7" w:tplc="D9703FC0">
      <w:start w:val="1"/>
      <w:numFmt w:val="bullet"/>
      <w:lvlText w:val="o"/>
      <w:lvlJc w:val="left"/>
      <w:pPr>
        <w:ind w:left="5760" w:hanging="360"/>
      </w:pPr>
      <w:rPr>
        <w:rFonts w:hint="default" w:ascii="Courier New" w:hAnsi="Courier New"/>
      </w:rPr>
    </w:lvl>
    <w:lvl w:ilvl="8" w:tplc="03AAF738">
      <w:start w:val="1"/>
      <w:numFmt w:val="bullet"/>
      <w:lvlText w:val=""/>
      <w:lvlJc w:val="left"/>
      <w:pPr>
        <w:ind w:left="6480" w:hanging="360"/>
      </w:pPr>
      <w:rPr>
        <w:rFonts w:hint="default" w:ascii="Wingdings" w:hAnsi="Wingdings"/>
      </w:rPr>
    </w:lvl>
  </w:abstractNum>
  <w:abstractNum w:abstractNumId="54" w15:restartNumberingAfterBreak="0">
    <w:nsid w:val="7A5134A6"/>
    <w:multiLevelType w:val="hybridMultilevel"/>
    <w:tmpl w:val="10C0F2F8"/>
    <w:lvl w:ilvl="0" w:tplc="AB1AAD90">
      <w:start w:val="1"/>
      <w:numFmt w:val="bullet"/>
      <w:lvlText w:val=""/>
      <w:lvlJc w:val="left"/>
      <w:pPr>
        <w:ind w:left="720" w:hanging="360"/>
      </w:pPr>
      <w:rPr>
        <w:rFonts w:hint="default" w:ascii="Symbol" w:hAnsi="Symbol"/>
      </w:rPr>
    </w:lvl>
    <w:lvl w:ilvl="1" w:tplc="F26A7458">
      <w:start w:val="1"/>
      <w:numFmt w:val="bullet"/>
      <w:lvlText w:val="o"/>
      <w:lvlJc w:val="left"/>
      <w:pPr>
        <w:ind w:left="1440" w:hanging="360"/>
      </w:pPr>
      <w:rPr>
        <w:rFonts w:hint="default" w:ascii="Courier New" w:hAnsi="Courier New"/>
      </w:rPr>
    </w:lvl>
    <w:lvl w:ilvl="2" w:tplc="E36AE130">
      <w:start w:val="1"/>
      <w:numFmt w:val="bullet"/>
      <w:lvlText w:val=""/>
      <w:lvlJc w:val="left"/>
      <w:pPr>
        <w:ind w:left="2160" w:hanging="360"/>
      </w:pPr>
      <w:rPr>
        <w:rFonts w:hint="default" w:ascii="Wingdings" w:hAnsi="Wingdings"/>
      </w:rPr>
    </w:lvl>
    <w:lvl w:ilvl="3" w:tplc="87E611A8">
      <w:start w:val="1"/>
      <w:numFmt w:val="bullet"/>
      <w:lvlText w:val=""/>
      <w:lvlJc w:val="left"/>
      <w:pPr>
        <w:ind w:left="2880" w:hanging="360"/>
      </w:pPr>
      <w:rPr>
        <w:rFonts w:hint="default" w:ascii="Symbol" w:hAnsi="Symbol"/>
      </w:rPr>
    </w:lvl>
    <w:lvl w:ilvl="4" w:tplc="D55E219A">
      <w:start w:val="1"/>
      <w:numFmt w:val="bullet"/>
      <w:lvlText w:val="o"/>
      <w:lvlJc w:val="left"/>
      <w:pPr>
        <w:ind w:left="3600" w:hanging="360"/>
      </w:pPr>
      <w:rPr>
        <w:rFonts w:hint="default" w:ascii="Courier New" w:hAnsi="Courier New"/>
      </w:rPr>
    </w:lvl>
    <w:lvl w:ilvl="5" w:tplc="8840670C">
      <w:start w:val="1"/>
      <w:numFmt w:val="bullet"/>
      <w:lvlText w:val=""/>
      <w:lvlJc w:val="left"/>
      <w:pPr>
        <w:ind w:left="4320" w:hanging="360"/>
      </w:pPr>
      <w:rPr>
        <w:rFonts w:hint="default" w:ascii="Wingdings" w:hAnsi="Wingdings"/>
      </w:rPr>
    </w:lvl>
    <w:lvl w:ilvl="6" w:tplc="A4280804">
      <w:start w:val="1"/>
      <w:numFmt w:val="bullet"/>
      <w:lvlText w:val=""/>
      <w:lvlJc w:val="left"/>
      <w:pPr>
        <w:ind w:left="5040" w:hanging="360"/>
      </w:pPr>
      <w:rPr>
        <w:rFonts w:hint="default" w:ascii="Symbol" w:hAnsi="Symbol"/>
      </w:rPr>
    </w:lvl>
    <w:lvl w:ilvl="7" w:tplc="E7044444">
      <w:start w:val="1"/>
      <w:numFmt w:val="bullet"/>
      <w:lvlText w:val="o"/>
      <w:lvlJc w:val="left"/>
      <w:pPr>
        <w:ind w:left="5760" w:hanging="360"/>
      </w:pPr>
      <w:rPr>
        <w:rFonts w:hint="default" w:ascii="Courier New" w:hAnsi="Courier New"/>
      </w:rPr>
    </w:lvl>
    <w:lvl w:ilvl="8" w:tplc="6518BEEA">
      <w:start w:val="1"/>
      <w:numFmt w:val="bullet"/>
      <w:lvlText w:val=""/>
      <w:lvlJc w:val="left"/>
      <w:pPr>
        <w:ind w:left="6480" w:hanging="360"/>
      </w:pPr>
      <w:rPr>
        <w:rFonts w:hint="default" w:ascii="Wingdings" w:hAnsi="Wingdings"/>
      </w:rPr>
    </w:lvl>
  </w:abstractNum>
  <w:abstractNum w:abstractNumId="55" w15:restartNumberingAfterBreak="0">
    <w:nsid w:val="7BEEF178"/>
    <w:multiLevelType w:val="hybridMultilevel"/>
    <w:tmpl w:val="A198B12E"/>
    <w:lvl w:ilvl="0" w:tplc="E436A7FC">
      <w:start w:val="1"/>
      <w:numFmt w:val="bullet"/>
      <w:lvlText w:val="-"/>
      <w:lvlJc w:val="left"/>
      <w:pPr>
        <w:ind w:left="1080" w:hanging="360"/>
      </w:pPr>
      <w:rPr>
        <w:rFonts w:hint="default" w:ascii="Aptos" w:hAnsi="Aptos"/>
      </w:rPr>
    </w:lvl>
    <w:lvl w:ilvl="1" w:tplc="1D0484A2">
      <w:start w:val="1"/>
      <w:numFmt w:val="bullet"/>
      <w:lvlText w:val="o"/>
      <w:lvlJc w:val="left"/>
      <w:pPr>
        <w:ind w:left="1440" w:hanging="360"/>
      </w:pPr>
      <w:rPr>
        <w:rFonts w:hint="default" w:ascii="Courier New" w:hAnsi="Courier New"/>
      </w:rPr>
    </w:lvl>
    <w:lvl w:ilvl="2" w:tplc="BAB42266">
      <w:start w:val="1"/>
      <w:numFmt w:val="bullet"/>
      <w:lvlText w:val=""/>
      <w:lvlJc w:val="left"/>
      <w:pPr>
        <w:ind w:left="2160" w:hanging="360"/>
      </w:pPr>
      <w:rPr>
        <w:rFonts w:hint="default" w:ascii="Wingdings" w:hAnsi="Wingdings"/>
      </w:rPr>
    </w:lvl>
    <w:lvl w:ilvl="3" w:tplc="025CE4DE">
      <w:start w:val="1"/>
      <w:numFmt w:val="bullet"/>
      <w:lvlText w:val=""/>
      <w:lvlJc w:val="left"/>
      <w:pPr>
        <w:ind w:left="2880" w:hanging="360"/>
      </w:pPr>
      <w:rPr>
        <w:rFonts w:hint="default" w:ascii="Symbol" w:hAnsi="Symbol"/>
      </w:rPr>
    </w:lvl>
    <w:lvl w:ilvl="4" w:tplc="9A949F82">
      <w:start w:val="1"/>
      <w:numFmt w:val="bullet"/>
      <w:lvlText w:val="o"/>
      <w:lvlJc w:val="left"/>
      <w:pPr>
        <w:ind w:left="3600" w:hanging="360"/>
      </w:pPr>
      <w:rPr>
        <w:rFonts w:hint="default" w:ascii="Courier New" w:hAnsi="Courier New"/>
      </w:rPr>
    </w:lvl>
    <w:lvl w:ilvl="5" w:tplc="E6AAA244">
      <w:start w:val="1"/>
      <w:numFmt w:val="bullet"/>
      <w:lvlText w:val=""/>
      <w:lvlJc w:val="left"/>
      <w:pPr>
        <w:ind w:left="4320" w:hanging="360"/>
      </w:pPr>
      <w:rPr>
        <w:rFonts w:hint="default" w:ascii="Wingdings" w:hAnsi="Wingdings"/>
      </w:rPr>
    </w:lvl>
    <w:lvl w:ilvl="6" w:tplc="B6C4EA5C">
      <w:start w:val="1"/>
      <w:numFmt w:val="bullet"/>
      <w:lvlText w:val=""/>
      <w:lvlJc w:val="left"/>
      <w:pPr>
        <w:ind w:left="5040" w:hanging="360"/>
      </w:pPr>
      <w:rPr>
        <w:rFonts w:hint="default" w:ascii="Symbol" w:hAnsi="Symbol"/>
      </w:rPr>
    </w:lvl>
    <w:lvl w:ilvl="7" w:tplc="66DEB83C">
      <w:start w:val="1"/>
      <w:numFmt w:val="bullet"/>
      <w:lvlText w:val="o"/>
      <w:lvlJc w:val="left"/>
      <w:pPr>
        <w:ind w:left="5760" w:hanging="360"/>
      </w:pPr>
      <w:rPr>
        <w:rFonts w:hint="default" w:ascii="Courier New" w:hAnsi="Courier New"/>
      </w:rPr>
    </w:lvl>
    <w:lvl w:ilvl="8" w:tplc="79E23290">
      <w:start w:val="1"/>
      <w:numFmt w:val="bullet"/>
      <w:lvlText w:val=""/>
      <w:lvlJc w:val="left"/>
      <w:pPr>
        <w:ind w:left="6480" w:hanging="360"/>
      </w:pPr>
      <w:rPr>
        <w:rFonts w:hint="default" w:ascii="Wingdings" w:hAnsi="Wingdings"/>
      </w:rPr>
    </w:lvl>
  </w:abstractNum>
  <w:abstractNum w:abstractNumId="56" w15:restartNumberingAfterBreak="0">
    <w:nsid w:val="7DBC383B"/>
    <w:multiLevelType w:val="hybridMultilevel"/>
    <w:tmpl w:val="1284A802"/>
    <w:lvl w:ilvl="0" w:tplc="08ECC520">
      <w:start w:val="1"/>
      <w:numFmt w:val="decimal"/>
      <w:lvlText w:val="%1."/>
      <w:lvlJc w:val="left"/>
      <w:pPr>
        <w:ind w:left="720" w:hanging="360"/>
      </w:pPr>
    </w:lvl>
    <w:lvl w:ilvl="1" w:tplc="07B2A120">
      <w:start w:val="1"/>
      <w:numFmt w:val="lowerLetter"/>
      <w:lvlText w:val="%2."/>
      <w:lvlJc w:val="left"/>
      <w:pPr>
        <w:ind w:left="1440" w:hanging="360"/>
      </w:pPr>
    </w:lvl>
    <w:lvl w:ilvl="2" w:tplc="B6C43292">
      <w:start w:val="1"/>
      <w:numFmt w:val="lowerRoman"/>
      <w:lvlText w:val="%3."/>
      <w:lvlJc w:val="right"/>
      <w:pPr>
        <w:ind w:left="2160" w:hanging="180"/>
      </w:pPr>
    </w:lvl>
    <w:lvl w:ilvl="3" w:tplc="7F52C946">
      <w:start w:val="1"/>
      <w:numFmt w:val="decimal"/>
      <w:lvlText w:val="%4."/>
      <w:lvlJc w:val="left"/>
      <w:pPr>
        <w:ind w:left="2880" w:hanging="360"/>
      </w:pPr>
    </w:lvl>
    <w:lvl w:ilvl="4" w:tplc="FFB0BB3A">
      <w:start w:val="1"/>
      <w:numFmt w:val="lowerLetter"/>
      <w:lvlText w:val="%5."/>
      <w:lvlJc w:val="left"/>
      <w:pPr>
        <w:ind w:left="3600" w:hanging="360"/>
      </w:pPr>
    </w:lvl>
    <w:lvl w:ilvl="5" w:tplc="44F0FEDA">
      <w:start w:val="1"/>
      <w:numFmt w:val="lowerRoman"/>
      <w:lvlText w:val="%6."/>
      <w:lvlJc w:val="right"/>
      <w:pPr>
        <w:ind w:left="4320" w:hanging="180"/>
      </w:pPr>
    </w:lvl>
    <w:lvl w:ilvl="6" w:tplc="9D24FDFA">
      <w:start w:val="1"/>
      <w:numFmt w:val="decimal"/>
      <w:lvlText w:val="%7."/>
      <w:lvlJc w:val="left"/>
      <w:pPr>
        <w:ind w:left="5040" w:hanging="360"/>
      </w:pPr>
    </w:lvl>
    <w:lvl w:ilvl="7" w:tplc="F06CE108">
      <w:start w:val="1"/>
      <w:numFmt w:val="lowerLetter"/>
      <w:lvlText w:val="%8."/>
      <w:lvlJc w:val="left"/>
      <w:pPr>
        <w:ind w:left="5760" w:hanging="360"/>
      </w:pPr>
    </w:lvl>
    <w:lvl w:ilvl="8" w:tplc="A126D22C">
      <w:start w:val="1"/>
      <w:numFmt w:val="lowerRoman"/>
      <w:lvlText w:val="%9."/>
      <w:lvlJc w:val="right"/>
      <w:pPr>
        <w:ind w:left="6480" w:hanging="180"/>
      </w:pPr>
    </w:lvl>
  </w:abstractNum>
  <w:num w:numId="1" w16cid:durableId="1779639419">
    <w:abstractNumId w:val="52"/>
  </w:num>
  <w:num w:numId="2" w16cid:durableId="240145390">
    <w:abstractNumId w:val="56"/>
  </w:num>
  <w:num w:numId="3" w16cid:durableId="2049141599">
    <w:abstractNumId w:val="0"/>
  </w:num>
  <w:num w:numId="4" w16cid:durableId="1574120291">
    <w:abstractNumId w:val="47"/>
  </w:num>
  <w:num w:numId="5" w16cid:durableId="1102189334">
    <w:abstractNumId w:val="44"/>
  </w:num>
  <w:num w:numId="6" w16cid:durableId="1008100245">
    <w:abstractNumId w:val="35"/>
  </w:num>
  <w:num w:numId="7" w16cid:durableId="1300960645">
    <w:abstractNumId w:val="21"/>
  </w:num>
  <w:num w:numId="8" w16cid:durableId="1649092229">
    <w:abstractNumId w:val="2"/>
  </w:num>
  <w:num w:numId="9" w16cid:durableId="152836723">
    <w:abstractNumId w:val="40"/>
  </w:num>
  <w:num w:numId="10" w16cid:durableId="655913880">
    <w:abstractNumId w:val="34"/>
  </w:num>
  <w:num w:numId="11" w16cid:durableId="2094155469">
    <w:abstractNumId w:val="8"/>
  </w:num>
  <w:num w:numId="12" w16cid:durableId="846359732">
    <w:abstractNumId w:val="18"/>
  </w:num>
  <w:num w:numId="13" w16cid:durableId="1348606152">
    <w:abstractNumId w:val="54"/>
  </w:num>
  <w:num w:numId="14" w16cid:durableId="1928494210">
    <w:abstractNumId w:val="26"/>
  </w:num>
  <w:num w:numId="15" w16cid:durableId="1123232951">
    <w:abstractNumId w:val="19"/>
  </w:num>
  <w:num w:numId="16" w16cid:durableId="198517870">
    <w:abstractNumId w:val="17"/>
  </w:num>
  <w:num w:numId="17" w16cid:durableId="1852210704">
    <w:abstractNumId w:val="4"/>
  </w:num>
  <w:num w:numId="18" w16cid:durableId="2100832840">
    <w:abstractNumId w:val="53"/>
  </w:num>
  <w:num w:numId="19" w16cid:durableId="1952932596">
    <w:abstractNumId w:val="3"/>
  </w:num>
  <w:num w:numId="20" w16cid:durableId="613295710">
    <w:abstractNumId w:val="43"/>
  </w:num>
  <w:num w:numId="21" w16cid:durableId="598609758">
    <w:abstractNumId w:val="5"/>
  </w:num>
  <w:num w:numId="22" w16cid:durableId="537862765">
    <w:abstractNumId w:val="13"/>
  </w:num>
  <w:num w:numId="23" w16cid:durableId="1105805785">
    <w:abstractNumId w:val="55"/>
  </w:num>
  <w:num w:numId="24" w16cid:durableId="1532037775">
    <w:abstractNumId w:val="33"/>
  </w:num>
  <w:num w:numId="25" w16cid:durableId="2027831475">
    <w:abstractNumId w:val="23"/>
  </w:num>
  <w:num w:numId="26" w16cid:durableId="1271861117">
    <w:abstractNumId w:val="32"/>
  </w:num>
  <w:num w:numId="27" w16cid:durableId="1659189093">
    <w:abstractNumId w:val="14"/>
  </w:num>
  <w:num w:numId="28" w16cid:durableId="869882620">
    <w:abstractNumId w:val="12"/>
  </w:num>
  <w:num w:numId="29" w16cid:durableId="1382098248">
    <w:abstractNumId w:val="42"/>
  </w:num>
  <w:num w:numId="30" w16cid:durableId="201795874">
    <w:abstractNumId w:val="24"/>
  </w:num>
  <w:num w:numId="31" w16cid:durableId="1473401080">
    <w:abstractNumId w:val="37"/>
  </w:num>
  <w:num w:numId="32" w16cid:durableId="2171228">
    <w:abstractNumId w:val="10"/>
  </w:num>
  <w:num w:numId="33" w16cid:durableId="1941451362">
    <w:abstractNumId w:val="48"/>
  </w:num>
  <w:num w:numId="34" w16cid:durableId="2104909825">
    <w:abstractNumId w:val="46"/>
  </w:num>
  <w:num w:numId="35" w16cid:durableId="398671913">
    <w:abstractNumId w:val="16"/>
  </w:num>
  <w:num w:numId="36" w16cid:durableId="534656284">
    <w:abstractNumId w:val="7"/>
  </w:num>
  <w:num w:numId="37" w16cid:durableId="1320690957">
    <w:abstractNumId w:val="38"/>
  </w:num>
  <w:num w:numId="38" w16cid:durableId="1477600232">
    <w:abstractNumId w:val="31"/>
  </w:num>
  <w:num w:numId="39" w16cid:durableId="1693260093">
    <w:abstractNumId w:val="28"/>
  </w:num>
  <w:num w:numId="40" w16cid:durableId="388965236">
    <w:abstractNumId w:val="22"/>
  </w:num>
  <w:num w:numId="41" w16cid:durableId="696929651">
    <w:abstractNumId w:val="9"/>
  </w:num>
  <w:num w:numId="42" w16cid:durableId="1234506727">
    <w:abstractNumId w:val="1"/>
  </w:num>
  <w:num w:numId="43" w16cid:durableId="1217736717">
    <w:abstractNumId w:val="25"/>
  </w:num>
  <w:num w:numId="44" w16cid:durableId="1527716307">
    <w:abstractNumId w:val="36"/>
  </w:num>
  <w:num w:numId="45" w16cid:durableId="2137023767">
    <w:abstractNumId w:val="39"/>
  </w:num>
  <w:num w:numId="46" w16cid:durableId="349451958">
    <w:abstractNumId w:val="50"/>
  </w:num>
  <w:num w:numId="47" w16cid:durableId="1539200914">
    <w:abstractNumId w:val="20"/>
  </w:num>
  <w:num w:numId="48" w16cid:durableId="335423982">
    <w:abstractNumId w:val="15"/>
  </w:num>
  <w:num w:numId="49" w16cid:durableId="551768188">
    <w:abstractNumId w:val="49"/>
  </w:num>
  <w:num w:numId="50" w16cid:durableId="740562018">
    <w:abstractNumId w:val="11"/>
  </w:num>
  <w:num w:numId="51" w16cid:durableId="1033774587">
    <w:abstractNumId w:val="29"/>
  </w:num>
  <w:num w:numId="52" w16cid:durableId="2006784770">
    <w:abstractNumId w:val="30"/>
  </w:num>
  <w:num w:numId="53" w16cid:durableId="176971872">
    <w:abstractNumId w:val="45"/>
  </w:num>
  <w:num w:numId="54" w16cid:durableId="1454639829">
    <w:abstractNumId w:val="6"/>
  </w:num>
  <w:num w:numId="55" w16cid:durableId="137966370">
    <w:abstractNumId w:val="41"/>
  </w:num>
  <w:num w:numId="56" w16cid:durableId="600181544">
    <w:abstractNumId w:val="27"/>
  </w:num>
  <w:num w:numId="57" w16cid:durableId="1471511056">
    <w:abstractNumId w:val="5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Purvi Shah">
    <w15:presenceInfo w15:providerId="Windows Live" w15:userId="1a41b77452d54b40"/>
  </w15:person>
  <w15:person w15:author="Anjali Nair">
    <w15:presenceInfo w15:providerId="Windows Live" w15:userId="62e3bf64d0c5661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4"/>
  <w:trackRevisions w:val="false"/>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71DA2"/>
    <w:rsid w:val="0003247A"/>
    <w:rsid w:val="0003263C"/>
    <w:rsid w:val="0003710C"/>
    <w:rsid w:val="000BC17A"/>
    <w:rsid w:val="000E3A38"/>
    <w:rsid w:val="001069BB"/>
    <w:rsid w:val="00106EC5"/>
    <w:rsid w:val="00143CA9"/>
    <w:rsid w:val="00147971"/>
    <w:rsid w:val="00152609"/>
    <w:rsid w:val="0015348A"/>
    <w:rsid w:val="00160D0C"/>
    <w:rsid w:val="00163143"/>
    <w:rsid w:val="00177CB9"/>
    <w:rsid w:val="00187811"/>
    <w:rsid w:val="00197D36"/>
    <w:rsid w:val="001B1B79"/>
    <w:rsid w:val="001E4469"/>
    <w:rsid w:val="001E7BE0"/>
    <w:rsid w:val="0020CA0A"/>
    <w:rsid w:val="00242009"/>
    <w:rsid w:val="00245E50"/>
    <w:rsid w:val="00251B4D"/>
    <w:rsid w:val="00261D91"/>
    <w:rsid w:val="00280E83"/>
    <w:rsid w:val="002A1142"/>
    <w:rsid w:val="002F4478"/>
    <w:rsid w:val="00300487"/>
    <w:rsid w:val="00335672"/>
    <w:rsid w:val="00336901"/>
    <w:rsid w:val="00352DDA"/>
    <w:rsid w:val="003601F9"/>
    <w:rsid w:val="00364761"/>
    <w:rsid w:val="00375626"/>
    <w:rsid w:val="00380A38"/>
    <w:rsid w:val="003A73BA"/>
    <w:rsid w:val="003B53AD"/>
    <w:rsid w:val="003D16D2"/>
    <w:rsid w:val="003E1F2D"/>
    <w:rsid w:val="003F1787"/>
    <w:rsid w:val="003F21E5"/>
    <w:rsid w:val="00405CAE"/>
    <w:rsid w:val="00437DA2"/>
    <w:rsid w:val="00487023"/>
    <w:rsid w:val="00490B36"/>
    <w:rsid w:val="004D7F72"/>
    <w:rsid w:val="004F7F5B"/>
    <w:rsid w:val="00512949"/>
    <w:rsid w:val="00517ABA"/>
    <w:rsid w:val="00535944"/>
    <w:rsid w:val="00545016"/>
    <w:rsid w:val="00552C44"/>
    <w:rsid w:val="00569D1C"/>
    <w:rsid w:val="00571B87"/>
    <w:rsid w:val="00580BB1"/>
    <w:rsid w:val="005A2A14"/>
    <w:rsid w:val="005F4999"/>
    <w:rsid w:val="0060059B"/>
    <w:rsid w:val="00611A89"/>
    <w:rsid w:val="00615137"/>
    <w:rsid w:val="0069007D"/>
    <w:rsid w:val="006B4EB8"/>
    <w:rsid w:val="006B7F49"/>
    <w:rsid w:val="006E2242"/>
    <w:rsid w:val="006F50B6"/>
    <w:rsid w:val="0070167D"/>
    <w:rsid w:val="00722EA8"/>
    <w:rsid w:val="00747770"/>
    <w:rsid w:val="00766388"/>
    <w:rsid w:val="007666A1"/>
    <w:rsid w:val="007A5538"/>
    <w:rsid w:val="007A788A"/>
    <w:rsid w:val="007B6852"/>
    <w:rsid w:val="007B7793"/>
    <w:rsid w:val="007F05E3"/>
    <w:rsid w:val="007F66A3"/>
    <w:rsid w:val="008076AF"/>
    <w:rsid w:val="00853610"/>
    <w:rsid w:val="00896F87"/>
    <w:rsid w:val="008D7701"/>
    <w:rsid w:val="009015B5"/>
    <w:rsid w:val="00903B16"/>
    <w:rsid w:val="00921FEF"/>
    <w:rsid w:val="00952C0B"/>
    <w:rsid w:val="00961B46"/>
    <w:rsid w:val="00972E6F"/>
    <w:rsid w:val="0098729F"/>
    <w:rsid w:val="00990815"/>
    <w:rsid w:val="009A7834"/>
    <w:rsid w:val="009B0C7A"/>
    <w:rsid w:val="009F02CB"/>
    <w:rsid w:val="009F2E72"/>
    <w:rsid w:val="009F4F19"/>
    <w:rsid w:val="00A05DE3"/>
    <w:rsid w:val="00A1138E"/>
    <w:rsid w:val="00A16D42"/>
    <w:rsid w:val="00A1782C"/>
    <w:rsid w:val="00A5333E"/>
    <w:rsid w:val="00A73CE6"/>
    <w:rsid w:val="00A76320"/>
    <w:rsid w:val="00A91F29"/>
    <w:rsid w:val="00A94FEF"/>
    <w:rsid w:val="00A97642"/>
    <w:rsid w:val="00AA1921"/>
    <w:rsid w:val="00AA437B"/>
    <w:rsid w:val="00AA462B"/>
    <w:rsid w:val="00AB56A2"/>
    <w:rsid w:val="00AD49B3"/>
    <w:rsid w:val="00AE2167"/>
    <w:rsid w:val="00AF1725"/>
    <w:rsid w:val="00B32E8E"/>
    <w:rsid w:val="00B37A64"/>
    <w:rsid w:val="00B56B67"/>
    <w:rsid w:val="00B603ED"/>
    <w:rsid w:val="00B66DD1"/>
    <w:rsid w:val="00B80821"/>
    <w:rsid w:val="00B84836"/>
    <w:rsid w:val="00C121DC"/>
    <w:rsid w:val="00C15EF7"/>
    <w:rsid w:val="00C17E71"/>
    <w:rsid w:val="00C23BC9"/>
    <w:rsid w:val="00C46585"/>
    <w:rsid w:val="00C46966"/>
    <w:rsid w:val="00C60F96"/>
    <w:rsid w:val="00C71DC8"/>
    <w:rsid w:val="00CA48AF"/>
    <w:rsid w:val="00CA6988"/>
    <w:rsid w:val="00CC0718"/>
    <w:rsid w:val="00CC42E5"/>
    <w:rsid w:val="00D118C7"/>
    <w:rsid w:val="00D23FAD"/>
    <w:rsid w:val="00D32BED"/>
    <w:rsid w:val="00D54D19"/>
    <w:rsid w:val="00D64FE2"/>
    <w:rsid w:val="00D65424"/>
    <w:rsid w:val="00D65932"/>
    <w:rsid w:val="00D71DA2"/>
    <w:rsid w:val="00D94D22"/>
    <w:rsid w:val="00D95B01"/>
    <w:rsid w:val="00DA468E"/>
    <w:rsid w:val="00DD06AA"/>
    <w:rsid w:val="00DD24D3"/>
    <w:rsid w:val="00DD7B91"/>
    <w:rsid w:val="00E1744D"/>
    <w:rsid w:val="00E674EE"/>
    <w:rsid w:val="00E7D03C"/>
    <w:rsid w:val="00ED1828"/>
    <w:rsid w:val="00ED1FA2"/>
    <w:rsid w:val="00ED2087"/>
    <w:rsid w:val="00ED2CA8"/>
    <w:rsid w:val="00ED79F9"/>
    <w:rsid w:val="00F3676E"/>
    <w:rsid w:val="00FB1037"/>
    <w:rsid w:val="00FF2487"/>
    <w:rsid w:val="0130AB84"/>
    <w:rsid w:val="01593C0E"/>
    <w:rsid w:val="01A1FA5A"/>
    <w:rsid w:val="01B9AE90"/>
    <w:rsid w:val="02069668"/>
    <w:rsid w:val="024866A5"/>
    <w:rsid w:val="025FB4D6"/>
    <w:rsid w:val="02635938"/>
    <w:rsid w:val="02778900"/>
    <w:rsid w:val="0283D583"/>
    <w:rsid w:val="029997B2"/>
    <w:rsid w:val="02E43CAA"/>
    <w:rsid w:val="03136853"/>
    <w:rsid w:val="0326F4FB"/>
    <w:rsid w:val="036CAF2B"/>
    <w:rsid w:val="03D69164"/>
    <w:rsid w:val="03DFCE2F"/>
    <w:rsid w:val="03EB2EEF"/>
    <w:rsid w:val="03FF973E"/>
    <w:rsid w:val="040F5E2F"/>
    <w:rsid w:val="0417D5A8"/>
    <w:rsid w:val="0419C495"/>
    <w:rsid w:val="0458EE96"/>
    <w:rsid w:val="04924AA6"/>
    <w:rsid w:val="04BFD000"/>
    <w:rsid w:val="04CD1493"/>
    <w:rsid w:val="052A1F3E"/>
    <w:rsid w:val="052ECF7A"/>
    <w:rsid w:val="053BC803"/>
    <w:rsid w:val="058EDDF9"/>
    <w:rsid w:val="0598EA96"/>
    <w:rsid w:val="066B4472"/>
    <w:rsid w:val="068F9E1D"/>
    <w:rsid w:val="06A475B5"/>
    <w:rsid w:val="06A52671"/>
    <w:rsid w:val="06C2527B"/>
    <w:rsid w:val="06C2EFDE"/>
    <w:rsid w:val="06F032B9"/>
    <w:rsid w:val="070CF443"/>
    <w:rsid w:val="070D774F"/>
    <w:rsid w:val="0802EF98"/>
    <w:rsid w:val="08A016B2"/>
    <w:rsid w:val="08AC06A0"/>
    <w:rsid w:val="08BA8D51"/>
    <w:rsid w:val="08DAE92B"/>
    <w:rsid w:val="08F69E5D"/>
    <w:rsid w:val="08F770FE"/>
    <w:rsid w:val="08FC950D"/>
    <w:rsid w:val="08FE6C0F"/>
    <w:rsid w:val="090424DF"/>
    <w:rsid w:val="0909947E"/>
    <w:rsid w:val="0909C9B2"/>
    <w:rsid w:val="0912DD5E"/>
    <w:rsid w:val="09314188"/>
    <w:rsid w:val="0971D2BB"/>
    <w:rsid w:val="09778220"/>
    <w:rsid w:val="09B418D6"/>
    <w:rsid w:val="09C3C1FF"/>
    <w:rsid w:val="0A157A99"/>
    <w:rsid w:val="0A4483B6"/>
    <w:rsid w:val="0A480DE5"/>
    <w:rsid w:val="0A51F3BA"/>
    <w:rsid w:val="0A559E07"/>
    <w:rsid w:val="0A64FB3A"/>
    <w:rsid w:val="0A8DBD7F"/>
    <w:rsid w:val="0A995577"/>
    <w:rsid w:val="0AA26330"/>
    <w:rsid w:val="0AC85EAF"/>
    <w:rsid w:val="0ADF0D8D"/>
    <w:rsid w:val="0B2AAE07"/>
    <w:rsid w:val="0B729D19"/>
    <w:rsid w:val="0BA1263C"/>
    <w:rsid w:val="0BFBA3CE"/>
    <w:rsid w:val="0BFEDF8C"/>
    <w:rsid w:val="0C10BD00"/>
    <w:rsid w:val="0C792935"/>
    <w:rsid w:val="0C7A21B2"/>
    <w:rsid w:val="0CC23CA2"/>
    <w:rsid w:val="0CE9FF1D"/>
    <w:rsid w:val="0CFFA93C"/>
    <w:rsid w:val="0D158886"/>
    <w:rsid w:val="0D9DD41F"/>
    <w:rsid w:val="0DEDA273"/>
    <w:rsid w:val="0E0B987B"/>
    <w:rsid w:val="0E17A674"/>
    <w:rsid w:val="0E31EADF"/>
    <w:rsid w:val="0E35D196"/>
    <w:rsid w:val="0EABF472"/>
    <w:rsid w:val="0EDC5F80"/>
    <w:rsid w:val="0F4A68D7"/>
    <w:rsid w:val="0F9E777D"/>
    <w:rsid w:val="1030A485"/>
    <w:rsid w:val="10A2DFF8"/>
    <w:rsid w:val="10AE291F"/>
    <w:rsid w:val="10F8969E"/>
    <w:rsid w:val="10FEA433"/>
    <w:rsid w:val="11938B60"/>
    <w:rsid w:val="11AED437"/>
    <w:rsid w:val="11C15D41"/>
    <w:rsid w:val="11CFA0E5"/>
    <w:rsid w:val="11E6C211"/>
    <w:rsid w:val="11F34035"/>
    <w:rsid w:val="11F489C1"/>
    <w:rsid w:val="121DA51A"/>
    <w:rsid w:val="1233638C"/>
    <w:rsid w:val="1286BB70"/>
    <w:rsid w:val="1288B6BA"/>
    <w:rsid w:val="12B0EC5D"/>
    <w:rsid w:val="12B935AB"/>
    <w:rsid w:val="12C6D59F"/>
    <w:rsid w:val="12DA402B"/>
    <w:rsid w:val="12DACFA7"/>
    <w:rsid w:val="12F7DFDD"/>
    <w:rsid w:val="130E6E9A"/>
    <w:rsid w:val="134F5DF6"/>
    <w:rsid w:val="13572C68"/>
    <w:rsid w:val="13C15B2E"/>
    <w:rsid w:val="13CA267F"/>
    <w:rsid w:val="141E8A25"/>
    <w:rsid w:val="1490B4DA"/>
    <w:rsid w:val="14BF2F55"/>
    <w:rsid w:val="14D98CEE"/>
    <w:rsid w:val="152311B2"/>
    <w:rsid w:val="153EEE0E"/>
    <w:rsid w:val="15604EF7"/>
    <w:rsid w:val="1568030A"/>
    <w:rsid w:val="15724B23"/>
    <w:rsid w:val="159C3272"/>
    <w:rsid w:val="15BDF918"/>
    <w:rsid w:val="1672E8A1"/>
    <w:rsid w:val="16A5B5D0"/>
    <w:rsid w:val="174CAA70"/>
    <w:rsid w:val="1782D99F"/>
    <w:rsid w:val="17A6A548"/>
    <w:rsid w:val="17C9DD82"/>
    <w:rsid w:val="1804AE29"/>
    <w:rsid w:val="18512ED4"/>
    <w:rsid w:val="18606AD8"/>
    <w:rsid w:val="18A32CE1"/>
    <w:rsid w:val="18D13129"/>
    <w:rsid w:val="18ECB7F9"/>
    <w:rsid w:val="1913FA93"/>
    <w:rsid w:val="193DC5FE"/>
    <w:rsid w:val="199DE51B"/>
    <w:rsid w:val="1A21E379"/>
    <w:rsid w:val="1A2E554A"/>
    <w:rsid w:val="1A3D38DC"/>
    <w:rsid w:val="1A571087"/>
    <w:rsid w:val="1A57318F"/>
    <w:rsid w:val="1A606E39"/>
    <w:rsid w:val="1A7134FB"/>
    <w:rsid w:val="1A7DC58C"/>
    <w:rsid w:val="1ADD27C1"/>
    <w:rsid w:val="1B233099"/>
    <w:rsid w:val="1B70D3F5"/>
    <w:rsid w:val="1BA26E59"/>
    <w:rsid w:val="1BF743CE"/>
    <w:rsid w:val="1BFA459C"/>
    <w:rsid w:val="1C12F79C"/>
    <w:rsid w:val="1C157608"/>
    <w:rsid w:val="1C29A05F"/>
    <w:rsid w:val="1C8A7AFE"/>
    <w:rsid w:val="1CBE2F84"/>
    <w:rsid w:val="1CD2BC92"/>
    <w:rsid w:val="1CEABC50"/>
    <w:rsid w:val="1CEC29CB"/>
    <w:rsid w:val="1D3F2BC0"/>
    <w:rsid w:val="1D55D4C5"/>
    <w:rsid w:val="1D6BD06D"/>
    <w:rsid w:val="1D87B74D"/>
    <w:rsid w:val="1D9224EC"/>
    <w:rsid w:val="1D96BA0D"/>
    <w:rsid w:val="1DD28A57"/>
    <w:rsid w:val="1E3BFDF7"/>
    <w:rsid w:val="1E64CCDC"/>
    <w:rsid w:val="1E6CD204"/>
    <w:rsid w:val="1EB04793"/>
    <w:rsid w:val="1F03F69F"/>
    <w:rsid w:val="1F0A672D"/>
    <w:rsid w:val="1F2ADFFD"/>
    <w:rsid w:val="1F446FB2"/>
    <w:rsid w:val="1F4B55D9"/>
    <w:rsid w:val="1F5AA688"/>
    <w:rsid w:val="1F8638D4"/>
    <w:rsid w:val="1F91DA56"/>
    <w:rsid w:val="20050310"/>
    <w:rsid w:val="2010E2F8"/>
    <w:rsid w:val="2012AD92"/>
    <w:rsid w:val="205E3528"/>
    <w:rsid w:val="206B4C21"/>
    <w:rsid w:val="21018126"/>
    <w:rsid w:val="2109DB4C"/>
    <w:rsid w:val="2118FB91"/>
    <w:rsid w:val="212916C8"/>
    <w:rsid w:val="212D3DE8"/>
    <w:rsid w:val="21512CB1"/>
    <w:rsid w:val="21A790B5"/>
    <w:rsid w:val="2232AE6A"/>
    <w:rsid w:val="225B8281"/>
    <w:rsid w:val="228B4D0C"/>
    <w:rsid w:val="22D69D65"/>
    <w:rsid w:val="23097AC8"/>
    <w:rsid w:val="232112F2"/>
    <w:rsid w:val="2357BFCC"/>
    <w:rsid w:val="23597D8A"/>
    <w:rsid w:val="238DA030"/>
    <w:rsid w:val="23B45692"/>
    <w:rsid w:val="23C0083D"/>
    <w:rsid w:val="23F47065"/>
    <w:rsid w:val="2403A6A4"/>
    <w:rsid w:val="249D108A"/>
    <w:rsid w:val="24D41B26"/>
    <w:rsid w:val="25218B2A"/>
    <w:rsid w:val="25420955"/>
    <w:rsid w:val="255AB3D1"/>
    <w:rsid w:val="257931F0"/>
    <w:rsid w:val="25A7DF62"/>
    <w:rsid w:val="25C683FE"/>
    <w:rsid w:val="25D648A3"/>
    <w:rsid w:val="25D9B0EA"/>
    <w:rsid w:val="25F79272"/>
    <w:rsid w:val="2638A0BD"/>
    <w:rsid w:val="263BBE35"/>
    <w:rsid w:val="26885F82"/>
    <w:rsid w:val="26B35AAE"/>
    <w:rsid w:val="26DF4643"/>
    <w:rsid w:val="271A89A0"/>
    <w:rsid w:val="2785B0E6"/>
    <w:rsid w:val="27876D63"/>
    <w:rsid w:val="27A18552"/>
    <w:rsid w:val="27AC1849"/>
    <w:rsid w:val="27D18D16"/>
    <w:rsid w:val="27D850A1"/>
    <w:rsid w:val="284E52B7"/>
    <w:rsid w:val="2884DF45"/>
    <w:rsid w:val="289CDA7A"/>
    <w:rsid w:val="28C0EE61"/>
    <w:rsid w:val="28C5678F"/>
    <w:rsid w:val="28C8B270"/>
    <w:rsid w:val="294EE3AB"/>
    <w:rsid w:val="295F27BA"/>
    <w:rsid w:val="2A04428C"/>
    <w:rsid w:val="2A322E09"/>
    <w:rsid w:val="2A451C81"/>
    <w:rsid w:val="2A506B6E"/>
    <w:rsid w:val="2A66E935"/>
    <w:rsid w:val="2AB38005"/>
    <w:rsid w:val="2ACE1222"/>
    <w:rsid w:val="2B0CDB59"/>
    <w:rsid w:val="2B3CA8AF"/>
    <w:rsid w:val="2B4FF3B6"/>
    <w:rsid w:val="2B67D551"/>
    <w:rsid w:val="2BD00418"/>
    <w:rsid w:val="2C07492A"/>
    <w:rsid w:val="2C093045"/>
    <w:rsid w:val="2C2B7077"/>
    <w:rsid w:val="2C4EE14C"/>
    <w:rsid w:val="2C7B1E9E"/>
    <w:rsid w:val="2C7B440F"/>
    <w:rsid w:val="2C8C2552"/>
    <w:rsid w:val="2D8A0113"/>
    <w:rsid w:val="2D95A890"/>
    <w:rsid w:val="2DAA2ABA"/>
    <w:rsid w:val="2E04FDDA"/>
    <w:rsid w:val="2E78FDA7"/>
    <w:rsid w:val="2E9609B6"/>
    <w:rsid w:val="2E9C30BA"/>
    <w:rsid w:val="2EAAF4A9"/>
    <w:rsid w:val="2EE245CD"/>
    <w:rsid w:val="2EE3EDD5"/>
    <w:rsid w:val="2EE9FDE5"/>
    <w:rsid w:val="2F1EEE91"/>
    <w:rsid w:val="2F4DA67A"/>
    <w:rsid w:val="2F911D5E"/>
    <w:rsid w:val="2FD3822D"/>
    <w:rsid w:val="3028E129"/>
    <w:rsid w:val="30614134"/>
    <w:rsid w:val="308977FB"/>
    <w:rsid w:val="30902F61"/>
    <w:rsid w:val="30AA72F4"/>
    <w:rsid w:val="30AE68C1"/>
    <w:rsid w:val="30CC35A7"/>
    <w:rsid w:val="30F8CBA4"/>
    <w:rsid w:val="3108C979"/>
    <w:rsid w:val="31253EEA"/>
    <w:rsid w:val="3132DE6F"/>
    <w:rsid w:val="31509148"/>
    <w:rsid w:val="3154D8AE"/>
    <w:rsid w:val="3192B864"/>
    <w:rsid w:val="31964BDE"/>
    <w:rsid w:val="319DE47C"/>
    <w:rsid w:val="31A33E4D"/>
    <w:rsid w:val="31C6BFDD"/>
    <w:rsid w:val="31EBAEF3"/>
    <w:rsid w:val="32038984"/>
    <w:rsid w:val="323EDCD8"/>
    <w:rsid w:val="325A9145"/>
    <w:rsid w:val="325E6B33"/>
    <w:rsid w:val="329EE1BC"/>
    <w:rsid w:val="335F1592"/>
    <w:rsid w:val="337D22D2"/>
    <w:rsid w:val="33C4757B"/>
    <w:rsid w:val="33FC6219"/>
    <w:rsid w:val="33FD8AB5"/>
    <w:rsid w:val="34149DF7"/>
    <w:rsid w:val="342718A8"/>
    <w:rsid w:val="34322B61"/>
    <w:rsid w:val="34499AF1"/>
    <w:rsid w:val="34532EBB"/>
    <w:rsid w:val="348A4330"/>
    <w:rsid w:val="34940148"/>
    <w:rsid w:val="34A4C097"/>
    <w:rsid w:val="34D14B77"/>
    <w:rsid w:val="34DBCA0D"/>
    <w:rsid w:val="34DFE414"/>
    <w:rsid w:val="35025C55"/>
    <w:rsid w:val="351623E3"/>
    <w:rsid w:val="3587C851"/>
    <w:rsid w:val="35B24719"/>
    <w:rsid w:val="3605DBB4"/>
    <w:rsid w:val="360F711F"/>
    <w:rsid w:val="36167F01"/>
    <w:rsid w:val="36356ADF"/>
    <w:rsid w:val="36788F14"/>
    <w:rsid w:val="369F47F6"/>
    <w:rsid w:val="3748CBE6"/>
    <w:rsid w:val="375E98F5"/>
    <w:rsid w:val="377675DC"/>
    <w:rsid w:val="377A3826"/>
    <w:rsid w:val="379BED30"/>
    <w:rsid w:val="37B9E55F"/>
    <w:rsid w:val="37F99DC1"/>
    <w:rsid w:val="38437CBF"/>
    <w:rsid w:val="385FA782"/>
    <w:rsid w:val="38718210"/>
    <w:rsid w:val="38FD50BE"/>
    <w:rsid w:val="3930F9B4"/>
    <w:rsid w:val="39555D9C"/>
    <w:rsid w:val="3958FF91"/>
    <w:rsid w:val="396CEA1F"/>
    <w:rsid w:val="396D2248"/>
    <w:rsid w:val="39DC2EC1"/>
    <w:rsid w:val="39F93F89"/>
    <w:rsid w:val="3A1AE4DB"/>
    <w:rsid w:val="3A33D0EC"/>
    <w:rsid w:val="3ACD2CDB"/>
    <w:rsid w:val="3B04391B"/>
    <w:rsid w:val="3B0FB714"/>
    <w:rsid w:val="3B468AA6"/>
    <w:rsid w:val="3B5C47F2"/>
    <w:rsid w:val="3B726AA9"/>
    <w:rsid w:val="3B7516F2"/>
    <w:rsid w:val="3BCFFB1B"/>
    <w:rsid w:val="3C199ED7"/>
    <w:rsid w:val="3C2168B1"/>
    <w:rsid w:val="3C2A95A0"/>
    <w:rsid w:val="3C5777C3"/>
    <w:rsid w:val="3C6349C5"/>
    <w:rsid w:val="3CD0738C"/>
    <w:rsid w:val="3CEA4491"/>
    <w:rsid w:val="3D26B5D6"/>
    <w:rsid w:val="3D9BF82A"/>
    <w:rsid w:val="3DAA861E"/>
    <w:rsid w:val="3DD51ADC"/>
    <w:rsid w:val="3DF3415E"/>
    <w:rsid w:val="3E610EB9"/>
    <w:rsid w:val="3E6F6C69"/>
    <w:rsid w:val="3EBDCAD8"/>
    <w:rsid w:val="3EE6183B"/>
    <w:rsid w:val="3F27860D"/>
    <w:rsid w:val="3F2FEEE8"/>
    <w:rsid w:val="3FCDFD3D"/>
    <w:rsid w:val="3FE64EC7"/>
    <w:rsid w:val="3FFBD4F1"/>
    <w:rsid w:val="4091BB42"/>
    <w:rsid w:val="409293FD"/>
    <w:rsid w:val="40BA79C7"/>
    <w:rsid w:val="4128958C"/>
    <w:rsid w:val="4165669F"/>
    <w:rsid w:val="4176C51C"/>
    <w:rsid w:val="41ECD7A9"/>
    <w:rsid w:val="41F6EAA3"/>
    <w:rsid w:val="424FA558"/>
    <w:rsid w:val="428BEB48"/>
    <w:rsid w:val="428F3295"/>
    <w:rsid w:val="42A754A3"/>
    <w:rsid w:val="42B5E865"/>
    <w:rsid w:val="43073936"/>
    <w:rsid w:val="431AFE6A"/>
    <w:rsid w:val="43422E83"/>
    <w:rsid w:val="435DF882"/>
    <w:rsid w:val="435EDF14"/>
    <w:rsid w:val="43730C94"/>
    <w:rsid w:val="43AE6F31"/>
    <w:rsid w:val="43D3BEA0"/>
    <w:rsid w:val="43EF8ADB"/>
    <w:rsid w:val="44099A76"/>
    <w:rsid w:val="440F5CA1"/>
    <w:rsid w:val="4457B6D6"/>
    <w:rsid w:val="4462361A"/>
    <w:rsid w:val="44B4A048"/>
    <w:rsid w:val="44FEE21F"/>
    <w:rsid w:val="4505E7A8"/>
    <w:rsid w:val="455E7C1C"/>
    <w:rsid w:val="456217BA"/>
    <w:rsid w:val="456BB15C"/>
    <w:rsid w:val="4572461F"/>
    <w:rsid w:val="45E04B5A"/>
    <w:rsid w:val="45E49C6D"/>
    <w:rsid w:val="4626E0C4"/>
    <w:rsid w:val="46B7E43A"/>
    <w:rsid w:val="470D2811"/>
    <w:rsid w:val="47262475"/>
    <w:rsid w:val="4751894D"/>
    <w:rsid w:val="47919A53"/>
    <w:rsid w:val="479D14F1"/>
    <w:rsid w:val="47B5754C"/>
    <w:rsid w:val="47C62751"/>
    <w:rsid w:val="481D3689"/>
    <w:rsid w:val="482AA7CB"/>
    <w:rsid w:val="4831462E"/>
    <w:rsid w:val="4833240A"/>
    <w:rsid w:val="48FFE4E2"/>
    <w:rsid w:val="492CED5B"/>
    <w:rsid w:val="4945130D"/>
    <w:rsid w:val="494D4FB6"/>
    <w:rsid w:val="494E1F44"/>
    <w:rsid w:val="498FB1F2"/>
    <w:rsid w:val="49D87B55"/>
    <w:rsid w:val="49E64DD7"/>
    <w:rsid w:val="4A088EAB"/>
    <w:rsid w:val="4A368D4C"/>
    <w:rsid w:val="4A7AE4C6"/>
    <w:rsid w:val="4ADCA6A8"/>
    <w:rsid w:val="4B4EB55D"/>
    <w:rsid w:val="4B5F8412"/>
    <w:rsid w:val="4BA03296"/>
    <w:rsid w:val="4BDE48D9"/>
    <w:rsid w:val="4BF56211"/>
    <w:rsid w:val="4BFEE5B1"/>
    <w:rsid w:val="4C2628C0"/>
    <w:rsid w:val="4C2BC290"/>
    <w:rsid w:val="4C2C414B"/>
    <w:rsid w:val="4C3446E4"/>
    <w:rsid w:val="4C4A0B43"/>
    <w:rsid w:val="4C4A5AD9"/>
    <w:rsid w:val="4C4F065C"/>
    <w:rsid w:val="4C6AEFDE"/>
    <w:rsid w:val="4C9A02FE"/>
    <w:rsid w:val="4CB04065"/>
    <w:rsid w:val="4CBC5551"/>
    <w:rsid w:val="4CC560A1"/>
    <w:rsid w:val="4CCBCD8F"/>
    <w:rsid w:val="4D1553B6"/>
    <w:rsid w:val="4D1FACD1"/>
    <w:rsid w:val="4D3E657D"/>
    <w:rsid w:val="4D7DA952"/>
    <w:rsid w:val="4D83167A"/>
    <w:rsid w:val="4DC78CBF"/>
    <w:rsid w:val="4DC84E4F"/>
    <w:rsid w:val="4E0217D6"/>
    <w:rsid w:val="4E533D44"/>
    <w:rsid w:val="4E7A46C1"/>
    <w:rsid w:val="4E8DE925"/>
    <w:rsid w:val="4EC2749E"/>
    <w:rsid w:val="4EDE43E5"/>
    <w:rsid w:val="4EF107A9"/>
    <w:rsid w:val="4F1A53C1"/>
    <w:rsid w:val="4F2BCCAD"/>
    <w:rsid w:val="4F63BD7D"/>
    <w:rsid w:val="4F814FF9"/>
    <w:rsid w:val="4F9B88D0"/>
    <w:rsid w:val="4FF32743"/>
    <w:rsid w:val="5005C178"/>
    <w:rsid w:val="50252CD6"/>
    <w:rsid w:val="502C4A6F"/>
    <w:rsid w:val="5031BAA7"/>
    <w:rsid w:val="50945AA9"/>
    <w:rsid w:val="50BA0EEC"/>
    <w:rsid w:val="50C098A7"/>
    <w:rsid w:val="50EF3C17"/>
    <w:rsid w:val="511A0C41"/>
    <w:rsid w:val="515941B4"/>
    <w:rsid w:val="517835B0"/>
    <w:rsid w:val="5181D81C"/>
    <w:rsid w:val="51A6D28C"/>
    <w:rsid w:val="51E3416E"/>
    <w:rsid w:val="5221E595"/>
    <w:rsid w:val="52343B34"/>
    <w:rsid w:val="526D4660"/>
    <w:rsid w:val="5270025E"/>
    <w:rsid w:val="528C838C"/>
    <w:rsid w:val="52971180"/>
    <w:rsid w:val="52AC54FC"/>
    <w:rsid w:val="52B84F76"/>
    <w:rsid w:val="52D146B6"/>
    <w:rsid w:val="52E2F6F0"/>
    <w:rsid w:val="53405328"/>
    <w:rsid w:val="538942CF"/>
    <w:rsid w:val="53EA32B0"/>
    <w:rsid w:val="5408F676"/>
    <w:rsid w:val="54555261"/>
    <w:rsid w:val="545DC21A"/>
    <w:rsid w:val="548C13C9"/>
    <w:rsid w:val="54D34962"/>
    <w:rsid w:val="54FDDEA2"/>
    <w:rsid w:val="55B0310D"/>
    <w:rsid w:val="55EEE27A"/>
    <w:rsid w:val="562E1AE0"/>
    <w:rsid w:val="5642A13A"/>
    <w:rsid w:val="5658CED5"/>
    <w:rsid w:val="565CA03E"/>
    <w:rsid w:val="566F4E5B"/>
    <w:rsid w:val="572701C6"/>
    <w:rsid w:val="57391D2D"/>
    <w:rsid w:val="5753862D"/>
    <w:rsid w:val="575869C0"/>
    <w:rsid w:val="57701F7F"/>
    <w:rsid w:val="5773F3D8"/>
    <w:rsid w:val="579E0B11"/>
    <w:rsid w:val="57BFE48F"/>
    <w:rsid w:val="57D6190D"/>
    <w:rsid w:val="584D0F10"/>
    <w:rsid w:val="58840073"/>
    <w:rsid w:val="58AD9083"/>
    <w:rsid w:val="58CC8DD8"/>
    <w:rsid w:val="58D2E638"/>
    <w:rsid w:val="59D104DA"/>
    <w:rsid w:val="59DA1143"/>
    <w:rsid w:val="5A1396B4"/>
    <w:rsid w:val="5A70B56F"/>
    <w:rsid w:val="5A8D268D"/>
    <w:rsid w:val="5AA7A274"/>
    <w:rsid w:val="5B0CF81F"/>
    <w:rsid w:val="5B288ED3"/>
    <w:rsid w:val="5B2D531B"/>
    <w:rsid w:val="5B2FB30E"/>
    <w:rsid w:val="5B3D82FD"/>
    <w:rsid w:val="5B90AC16"/>
    <w:rsid w:val="5BA4FBED"/>
    <w:rsid w:val="5BA89167"/>
    <w:rsid w:val="5C260261"/>
    <w:rsid w:val="5C2E85CB"/>
    <w:rsid w:val="5C7EA9E8"/>
    <w:rsid w:val="5CAA6C36"/>
    <w:rsid w:val="5CD0D5F6"/>
    <w:rsid w:val="5D16EC40"/>
    <w:rsid w:val="5D280C10"/>
    <w:rsid w:val="5D3ECCAC"/>
    <w:rsid w:val="5D6C56B5"/>
    <w:rsid w:val="5DCC585D"/>
    <w:rsid w:val="5DF78DBD"/>
    <w:rsid w:val="5E046CB6"/>
    <w:rsid w:val="5E12AA93"/>
    <w:rsid w:val="5E1695BF"/>
    <w:rsid w:val="5E716C6A"/>
    <w:rsid w:val="5EA578E9"/>
    <w:rsid w:val="5EB443DA"/>
    <w:rsid w:val="5ED6F4EF"/>
    <w:rsid w:val="5EDC43E6"/>
    <w:rsid w:val="5F4CB42A"/>
    <w:rsid w:val="5F4FE34B"/>
    <w:rsid w:val="5F586E16"/>
    <w:rsid w:val="5F63B246"/>
    <w:rsid w:val="5F66D963"/>
    <w:rsid w:val="5FBBCF48"/>
    <w:rsid w:val="5FD6FB39"/>
    <w:rsid w:val="600582CF"/>
    <w:rsid w:val="6036D449"/>
    <w:rsid w:val="603EBA63"/>
    <w:rsid w:val="6067B5FF"/>
    <w:rsid w:val="60AFCC8A"/>
    <w:rsid w:val="60BC15C8"/>
    <w:rsid w:val="60CEAB53"/>
    <w:rsid w:val="6155587D"/>
    <w:rsid w:val="619D7DDD"/>
    <w:rsid w:val="61CF2C41"/>
    <w:rsid w:val="6210CC91"/>
    <w:rsid w:val="6211E37E"/>
    <w:rsid w:val="6216F3C4"/>
    <w:rsid w:val="62463A82"/>
    <w:rsid w:val="626D28DC"/>
    <w:rsid w:val="6272AD8F"/>
    <w:rsid w:val="62E3DA8F"/>
    <w:rsid w:val="62F133AA"/>
    <w:rsid w:val="62F7250B"/>
    <w:rsid w:val="62FF7E4C"/>
    <w:rsid w:val="63174715"/>
    <w:rsid w:val="631D1E9B"/>
    <w:rsid w:val="633A17F1"/>
    <w:rsid w:val="635BA081"/>
    <w:rsid w:val="6366EFE3"/>
    <w:rsid w:val="6383D1D6"/>
    <w:rsid w:val="6392A846"/>
    <w:rsid w:val="63FB10BA"/>
    <w:rsid w:val="6401A76D"/>
    <w:rsid w:val="643F8D76"/>
    <w:rsid w:val="64820C46"/>
    <w:rsid w:val="648AAF06"/>
    <w:rsid w:val="64DCF185"/>
    <w:rsid w:val="64E295B7"/>
    <w:rsid w:val="64E39A37"/>
    <w:rsid w:val="64ED52B5"/>
    <w:rsid w:val="654331C9"/>
    <w:rsid w:val="65499AA0"/>
    <w:rsid w:val="65693256"/>
    <w:rsid w:val="6595932F"/>
    <w:rsid w:val="659B2F4E"/>
    <w:rsid w:val="65A5002F"/>
    <w:rsid w:val="663CAAAE"/>
    <w:rsid w:val="66A7FFD8"/>
    <w:rsid w:val="66ABF9CC"/>
    <w:rsid w:val="66CBD0F6"/>
    <w:rsid w:val="66E7F508"/>
    <w:rsid w:val="670427B6"/>
    <w:rsid w:val="671AF88D"/>
    <w:rsid w:val="6725BA25"/>
    <w:rsid w:val="67A1444D"/>
    <w:rsid w:val="67A55BEC"/>
    <w:rsid w:val="67AF484B"/>
    <w:rsid w:val="6821978D"/>
    <w:rsid w:val="6883D58C"/>
    <w:rsid w:val="68AC2E6F"/>
    <w:rsid w:val="68F14349"/>
    <w:rsid w:val="69710EA5"/>
    <w:rsid w:val="698FECE8"/>
    <w:rsid w:val="69DA3B4E"/>
    <w:rsid w:val="6A492896"/>
    <w:rsid w:val="6A8767E2"/>
    <w:rsid w:val="6A9C9D39"/>
    <w:rsid w:val="6AD5DF08"/>
    <w:rsid w:val="6B087BB4"/>
    <w:rsid w:val="6B1718B7"/>
    <w:rsid w:val="6B3A8689"/>
    <w:rsid w:val="6B3CB84F"/>
    <w:rsid w:val="6B54BCCF"/>
    <w:rsid w:val="6B8ADC9B"/>
    <w:rsid w:val="6B93E69C"/>
    <w:rsid w:val="6BB60B21"/>
    <w:rsid w:val="6BBA32D6"/>
    <w:rsid w:val="6BF9E5D5"/>
    <w:rsid w:val="6C20ED9F"/>
    <w:rsid w:val="6C42950B"/>
    <w:rsid w:val="6C466FAF"/>
    <w:rsid w:val="6C4E2365"/>
    <w:rsid w:val="6C558D4F"/>
    <w:rsid w:val="6C789C08"/>
    <w:rsid w:val="6C9B2E7B"/>
    <w:rsid w:val="6CDEF39D"/>
    <w:rsid w:val="6CE9216D"/>
    <w:rsid w:val="6CFD36E7"/>
    <w:rsid w:val="6CFF4D18"/>
    <w:rsid w:val="6D021CF2"/>
    <w:rsid w:val="6D04914E"/>
    <w:rsid w:val="6D209328"/>
    <w:rsid w:val="6D260E5E"/>
    <w:rsid w:val="6D3A8424"/>
    <w:rsid w:val="6D57985E"/>
    <w:rsid w:val="6D8D55C7"/>
    <w:rsid w:val="6DA91956"/>
    <w:rsid w:val="6DAB3D80"/>
    <w:rsid w:val="6DE6BB5F"/>
    <w:rsid w:val="6DE80AF4"/>
    <w:rsid w:val="6DFAC822"/>
    <w:rsid w:val="6E204803"/>
    <w:rsid w:val="6E77469B"/>
    <w:rsid w:val="6E79BE47"/>
    <w:rsid w:val="6EC17CDF"/>
    <w:rsid w:val="6EEBB46B"/>
    <w:rsid w:val="6EF73E02"/>
    <w:rsid w:val="6EFD3CC3"/>
    <w:rsid w:val="6F0E3BA4"/>
    <w:rsid w:val="6F3D0648"/>
    <w:rsid w:val="6F666D90"/>
    <w:rsid w:val="6F698472"/>
    <w:rsid w:val="6FBD337B"/>
    <w:rsid w:val="6FD23B56"/>
    <w:rsid w:val="706E38A9"/>
    <w:rsid w:val="70AC2502"/>
    <w:rsid w:val="70E23450"/>
    <w:rsid w:val="70FD034E"/>
    <w:rsid w:val="71712DA9"/>
    <w:rsid w:val="71A9F9EE"/>
    <w:rsid w:val="71BB76E3"/>
    <w:rsid w:val="71C0482E"/>
    <w:rsid w:val="720968AD"/>
    <w:rsid w:val="72163C2D"/>
    <w:rsid w:val="722A2310"/>
    <w:rsid w:val="7238A13F"/>
    <w:rsid w:val="7386B811"/>
    <w:rsid w:val="73BAACE1"/>
    <w:rsid w:val="743938CB"/>
    <w:rsid w:val="7451C743"/>
    <w:rsid w:val="7457B6F5"/>
    <w:rsid w:val="745C9A62"/>
    <w:rsid w:val="74CC36E3"/>
    <w:rsid w:val="7508BD7B"/>
    <w:rsid w:val="755F8FC6"/>
    <w:rsid w:val="759401A8"/>
    <w:rsid w:val="75C75AD8"/>
    <w:rsid w:val="76318621"/>
    <w:rsid w:val="768523C4"/>
    <w:rsid w:val="76909ADF"/>
    <w:rsid w:val="76A61A6C"/>
    <w:rsid w:val="770382BE"/>
    <w:rsid w:val="771DF2FE"/>
    <w:rsid w:val="77441C5A"/>
    <w:rsid w:val="779BC221"/>
    <w:rsid w:val="783C5F67"/>
    <w:rsid w:val="7848BC4E"/>
    <w:rsid w:val="784EBFBB"/>
    <w:rsid w:val="78908DC6"/>
    <w:rsid w:val="78DD2C37"/>
    <w:rsid w:val="78F07583"/>
    <w:rsid w:val="7911506B"/>
    <w:rsid w:val="791A27FD"/>
    <w:rsid w:val="791E6F31"/>
    <w:rsid w:val="792BF5EF"/>
    <w:rsid w:val="794D7BA2"/>
    <w:rsid w:val="795436B6"/>
    <w:rsid w:val="795C7A5E"/>
    <w:rsid w:val="795EA8BA"/>
    <w:rsid w:val="797A4022"/>
    <w:rsid w:val="798786D3"/>
    <w:rsid w:val="798B475F"/>
    <w:rsid w:val="79FC15D7"/>
    <w:rsid w:val="7A023F88"/>
    <w:rsid w:val="7A25F8FB"/>
    <w:rsid w:val="7A345EFC"/>
    <w:rsid w:val="7A5D44A0"/>
    <w:rsid w:val="7A768163"/>
    <w:rsid w:val="7AEDACCD"/>
    <w:rsid w:val="7AF6B23F"/>
    <w:rsid w:val="7B1245CD"/>
    <w:rsid w:val="7B4FB311"/>
    <w:rsid w:val="7B891560"/>
    <w:rsid w:val="7BE3C053"/>
    <w:rsid w:val="7BF1EE58"/>
    <w:rsid w:val="7C1A1FB9"/>
    <w:rsid w:val="7C98175E"/>
    <w:rsid w:val="7C995B60"/>
    <w:rsid w:val="7CA2A1F5"/>
    <w:rsid w:val="7CA62B84"/>
    <w:rsid w:val="7CAF8E8C"/>
    <w:rsid w:val="7CDA4A26"/>
    <w:rsid w:val="7D269949"/>
    <w:rsid w:val="7D27FA26"/>
    <w:rsid w:val="7D6861BA"/>
    <w:rsid w:val="7D7B800B"/>
    <w:rsid w:val="7D877125"/>
    <w:rsid w:val="7D8D5ED3"/>
    <w:rsid w:val="7D9F73FC"/>
    <w:rsid w:val="7DA3B516"/>
    <w:rsid w:val="7DCF28B7"/>
    <w:rsid w:val="7DD3F9DA"/>
    <w:rsid w:val="7DD506E4"/>
    <w:rsid w:val="7DDC22A2"/>
    <w:rsid w:val="7DFE24AD"/>
    <w:rsid w:val="7E05E453"/>
    <w:rsid w:val="7E266FEE"/>
    <w:rsid w:val="7E3ADE3F"/>
    <w:rsid w:val="7E529001"/>
    <w:rsid w:val="7E795888"/>
    <w:rsid w:val="7F330645"/>
    <w:rsid w:val="7F6EFEA1"/>
    <w:rsid w:val="7F8C1404"/>
    <w:rsid w:val="7F8CC85F"/>
    <w:rsid w:val="7FE7C1D0"/>
    <w:rsid w:val="7FF1A7DE"/>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B7D91D"/>
  <w15:docId w15:val="{7A2CEEB3-85F3-4011-9E30-6186558D93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hAnsi="Arial" w:eastAsia="Arial" w:cs="Arial"/>
        <w:sz w:val="22"/>
        <w:szCs w:val="22"/>
        <w:lang w:val="en"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qFormat="1"/>
    <w:lsdException w:name="toc 2" w:uiPriority="1" w:semiHidden="1" w:unhideWhenUsed="1" w:qFormat="1"/>
    <w:lsdException w:name="toc 3" w:uiPriority="39" w:semiHidden="1" w:unhideWhenUsed="1" w:qFormat="1"/>
    <w:lsdException w:name="toc 4" w:uiPriority="1" w:semiHidden="1" w:unhideWhenUsed="1" w:qFormat="1"/>
    <w:lsdException w:name="toc 5" w:uiPriority="1" w:semiHidden="1" w:unhideWhenUsed="1" w:qFormat="1"/>
    <w:lsdException w:name="toc 6" w:uiPriority="1" w:semiHidden="1" w:unhideWhenUsed="1" w:qFormat="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uiPriority="1"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styleId="DefaultParagraphFont" w:default="1">
    <w:name w:val="Default Paragraph Font"/>
    <w:uiPriority w:val="1"/>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BeginLetterHere" w:customStyle="1">
    <w:name w:val="Begin Letter Here"/>
    <w:basedOn w:val="Normal"/>
    <w:link w:val="BeginLetterHereChar"/>
    <w:uiPriority w:val="99"/>
    <w:rsid w:val="6725BA25"/>
    <w:pPr>
      <w:spacing w:line="240" w:lineRule="auto"/>
    </w:pPr>
    <w:rPr>
      <w:rFonts w:asciiTheme="minorHAnsi" w:hAnsiTheme="minorHAnsi" w:eastAsiaTheme="minorEastAsia" w:cstheme="minorBidi"/>
      <w:color w:val="717074"/>
      <w:sz w:val="18"/>
      <w:szCs w:val="18"/>
      <w:lang w:val="en-US" w:eastAsia="en-US"/>
    </w:rPr>
  </w:style>
  <w:style w:type="character" w:styleId="BeginLetterHereChar" w:customStyle="1">
    <w:name w:val="Begin Letter Here Char"/>
    <w:basedOn w:val="DefaultParagraphFont"/>
    <w:link w:val="BeginLetterHere"/>
    <w:uiPriority w:val="99"/>
    <w:rsid w:val="6725BA25"/>
    <w:rPr>
      <w:rFonts w:asciiTheme="minorHAnsi" w:hAnsiTheme="minorHAnsi" w:eastAsiaTheme="minorEastAsia" w:cstheme="minorBidi"/>
      <w:color w:val="717074"/>
      <w:sz w:val="18"/>
      <w:szCs w:val="18"/>
      <w:lang w:val="en-US" w:eastAsia="en-US"/>
    </w:rPr>
  </w:style>
  <w:style w:type="paragraph" w:styleId="ListParagraph">
    <w:name w:val="List Paragraph"/>
    <w:basedOn w:val="Normal"/>
    <w:uiPriority w:val="34"/>
    <w:qFormat/>
    <w:pPr>
      <w:ind w:left="720"/>
      <w:contextualSpacing/>
    </w:pPr>
  </w:style>
  <w:style w:type="table" w:styleId="TableGrid">
    <w:name w:val="Table Grid"/>
    <w:basedOn w:val="TableNormal"/>
    <w:uiPriority w:val="59"/>
    <w:rsid w:val="00FB4123"/>
    <w:pPr>
      <w:spacing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character" w:styleId="HeaderChar" w:customStyle="1">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line="240" w:lineRule="auto"/>
    </w:pPr>
  </w:style>
  <w:style w:type="character" w:styleId="FooterChar" w:customStyle="1">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line="240" w:lineRule="auto"/>
    </w:pPr>
  </w:style>
  <w:style w:type="character" w:styleId="Hyperlink">
    <w:name w:val="Hyperlink"/>
    <w:basedOn w:val="DefaultParagraphFont"/>
    <w:uiPriority w:val="99"/>
    <w:unhideWhenUsed/>
    <w:rPr>
      <w:color w:val="0000FF" w:themeColor="hyperlink"/>
      <w:u w:val="single"/>
    </w:rPr>
  </w:style>
  <w:style w:type="paragraph" w:styleId="Revision">
    <w:name w:val="Revision"/>
    <w:hidden/>
    <w:uiPriority w:val="99"/>
    <w:semiHidden/>
    <w:rsid w:val="0003263C"/>
    <w:pPr>
      <w:spacing w:line="240" w:lineRule="auto"/>
    </w:pPr>
  </w:style>
  <w:style w:type="character" w:styleId="CommentReference">
    <w:name w:val="annotation reference"/>
    <w:basedOn w:val="DefaultParagraphFont"/>
    <w:uiPriority w:val="99"/>
    <w:semiHidden/>
    <w:unhideWhenUsed/>
    <w:rsid w:val="0003263C"/>
    <w:rPr>
      <w:sz w:val="16"/>
      <w:szCs w:val="16"/>
    </w:rPr>
  </w:style>
  <w:style w:type="paragraph" w:styleId="CommentText">
    <w:name w:val="annotation text"/>
    <w:basedOn w:val="Normal"/>
    <w:link w:val="CommentTextChar"/>
    <w:uiPriority w:val="99"/>
    <w:unhideWhenUsed/>
    <w:rsid w:val="0003263C"/>
    <w:pPr>
      <w:spacing w:line="240" w:lineRule="auto"/>
    </w:pPr>
    <w:rPr>
      <w:sz w:val="20"/>
      <w:szCs w:val="20"/>
    </w:rPr>
  </w:style>
  <w:style w:type="character" w:styleId="CommentTextChar" w:customStyle="1">
    <w:name w:val="Comment Text Char"/>
    <w:basedOn w:val="DefaultParagraphFont"/>
    <w:link w:val="CommentText"/>
    <w:uiPriority w:val="99"/>
    <w:rsid w:val="0003263C"/>
    <w:rPr>
      <w:sz w:val="20"/>
      <w:szCs w:val="20"/>
    </w:rPr>
  </w:style>
  <w:style w:type="paragraph" w:styleId="CommentSubject">
    <w:name w:val="annotation subject"/>
    <w:basedOn w:val="CommentText"/>
    <w:next w:val="CommentText"/>
    <w:link w:val="CommentSubjectChar"/>
    <w:uiPriority w:val="99"/>
    <w:semiHidden/>
    <w:unhideWhenUsed/>
    <w:rsid w:val="0003263C"/>
    <w:rPr>
      <w:b/>
      <w:bCs/>
    </w:rPr>
  </w:style>
  <w:style w:type="character" w:styleId="CommentSubjectChar" w:customStyle="1">
    <w:name w:val="Comment Subject Char"/>
    <w:basedOn w:val="CommentTextChar"/>
    <w:link w:val="CommentSubject"/>
    <w:uiPriority w:val="99"/>
    <w:semiHidden/>
    <w:rsid w:val="0003263C"/>
    <w:rPr>
      <w:b/>
      <w:bCs/>
      <w:sz w:val="20"/>
      <w:szCs w:val="20"/>
    </w:rPr>
  </w:style>
  <w:style w:type="character" w:styleId="PageNumber">
    <w:name w:val="page number"/>
    <w:basedOn w:val="DefaultParagraphFont"/>
    <w:uiPriority w:val="99"/>
    <w:semiHidden/>
    <w:unhideWhenUsed/>
    <w:rsid w:val="00ED2087"/>
  </w:style>
  <w:style w:type="paragraph" w:styleId="BodyText">
    <w:name w:val="Body Text"/>
    <w:basedOn w:val="Normal"/>
    <w:link w:val="BodyTextChar"/>
    <w:uiPriority w:val="1"/>
    <w:qFormat/>
    <w:rsid w:val="00853610"/>
    <w:pPr>
      <w:widowControl w:val="0"/>
      <w:autoSpaceDE w:val="0"/>
      <w:autoSpaceDN w:val="0"/>
      <w:spacing w:line="240" w:lineRule="auto"/>
    </w:pPr>
    <w:rPr>
      <w:rFonts w:ascii="Times New Roman" w:hAnsi="Times New Roman" w:eastAsia="Times New Roman" w:cs="Times New Roman"/>
      <w:sz w:val="24"/>
      <w:szCs w:val="24"/>
      <w:lang w:val="en-US" w:eastAsia="en-US"/>
    </w:rPr>
  </w:style>
  <w:style w:type="character" w:styleId="BodyTextChar" w:customStyle="1">
    <w:name w:val="Body Text Char"/>
    <w:basedOn w:val="DefaultParagraphFont"/>
    <w:link w:val="BodyText"/>
    <w:uiPriority w:val="1"/>
    <w:rsid w:val="00853610"/>
    <w:rPr>
      <w:rFonts w:ascii="Times New Roman" w:hAnsi="Times New Roman" w:eastAsia="Times New Roman" w:cs="Times New Roman"/>
      <w:sz w:val="24"/>
      <w:szCs w:val="24"/>
      <w:lang w:val="en-US" w:eastAsia="en-US"/>
    </w:rPr>
  </w:style>
  <w:style w:type="paragraph" w:styleId="TOC1">
    <w:name w:val="toc 1"/>
    <w:basedOn w:val="Normal"/>
    <w:uiPriority w:val="39"/>
    <w:qFormat/>
    <w:rsid w:val="00853610"/>
    <w:pPr>
      <w:spacing w:before="120" w:after="120"/>
    </w:pPr>
    <w:rPr>
      <w:rFonts w:asciiTheme="minorHAnsi" w:hAnsiTheme="minorHAnsi"/>
      <w:b/>
      <w:bCs/>
      <w:caps/>
      <w:sz w:val="20"/>
      <w:szCs w:val="20"/>
    </w:rPr>
  </w:style>
  <w:style w:type="paragraph" w:styleId="TOC2">
    <w:name w:val="toc 2"/>
    <w:basedOn w:val="Normal"/>
    <w:uiPriority w:val="1"/>
    <w:qFormat/>
    <w:rsid w:val="00853610"/>
    <w:pPr>
      <w:ind w:left="220"/>
    </w:pPr>
    <w:rPr>
      <w:rFonts w:asciiTheme="minorHAnsi" w:hAnsiTheme="minorHAnsi"/>
      <w:smallCaps/>
      <w:sz w:val="20"/>
      <w:szCs w:val="20"/>
    </w:rPr>
  </w:style>
  <w:style w:type="paragraph" w:styleId="TOC3">
    <w:name w:val="toc 3"/>
    <w:basedOn w:val="Normal"/>
    <w:uiPriority w:val="39"/>
    <w:qFormat/>
    <w:rsid w:val="00853610"/>
    <w:pPr>
      <w:ind w:left="440"/>
    </w:pPr>
    <w:rPr>
      <w:rFonts w:asciiTheme="minorHAnsi" w:hAnsiTheme="minorHAnsi"/>
      <w:i/>
      <w:iCs/>
      <w:sz w:val="20"/>
      <w:szCs w:val="20"/>
    </w:rPr>
  </w:style>
  <w:style w:type="paragraph" w:styleId="TOC4">
    <w:name w:val="toc 4"/>
    <w:basedOn w:val="Normal"/>
    <w:uiPriority w:val="1"/>
    <w:qFormat/>
    <w:rsid w:val="00853610"/>
    <w:pPr>
      <w:ind w:left="660"/>
    </w:pPr>
    <w:rPr>
      <w:rFonts w:asciiTheme="minorHAnsi" w:hAnsiTheme="minorHAnsi"/>
      <w:sz w:val="18"/>
      <w:szCs w:val="18"/>
    </w:rPr>
  </w:style>
  <w:style w:type="paragraph" w:styleId="TOC5">
    <w:name w:val="toc 5"/>
    <w:basedOn w:val="Normal"/>
    <w:uiPriority w:val="1"/>
    <w:qFormat/>
    <w:rsid w:val="00853610"/>
    <w:pPr>
      <w:ind w:left="880"/>
    </w:pPr>
    <w:rPr>
      <w:rFonts w:asciiTheme="minorHAnsi" w:hAnsiTheme="minorHAnsi"/>
      <w:sz w:val="18"/>
      <w:szCs w:val="18"/>
    </w:rPr>
  </w:style>
  <w:style w:type="paragraph" w:styleId="TOC6">
    <w:name w:val="toc 6"/>
    <w:basedOn w:val="Normal"/>
    <w:uiPriority w:val="1"/>
    <w:qFormat/>
    <w:rsid w:val="00853610"/>
    <w:pPr>
      <w:ind w:left="1100"/>
    </w:pPr>
    <w:rPr>
      <w:rFonts w:asciiTheme="minorHAnsi" w:hAnsiTheme="minorHAnsi"/>
      <w:sz w:val="18"/>
      <w:szCs w:val="18"/>
    </w:rPr>
  </w:style>
  <w:style w:type="paragraph" w:styleId="TOCHeading">
    <w:name w:val="TOC Heading"/>
    <w:basedOn w:val="Heading1"/>
    <w:next w:val="Normal"/>
    <w:uiPriority w:val="39"/>
    <w:unhideWhenUsed/>
    <w:qFormat/>
    <w:rsid w:val="00853610"/>
    <w:pPr>
      <w:spacing w:before="480" w:after="0"/>
      <w:outlineLvl w:val="9"/>
    </w:pPr>
    <w:rPr>
      <w:rFonts w:asciiTheme="majorHAnsi" w:hAnsiTheme="majorHAnsi" w:eastAsiaTheme="majorEastAsia" w:cstheme="majorBidi"/>
      <w:b/>
      <w:bCs/>
      <w:color w:val="365F91" w:themeColor="accent1" w:themeShade="BF"/>
      <w:sz w:val="28"/>
      <w:szCs w:val="28"/>
      <w:lang w:val="en-US" w:eastAsia="en-US"/>
    </w:rPr>
  </w:style>
  <w:style w:type="paragraph" w:styleId="TOC7">
    <w:name w:val="toc 7"/>
    <w:basedOn w:val="Normal"/>
    <w:next w:val="Normal"/>
    <w:autoRedefine/>
    <w:uiPriority w:val="39"/>
    <w:semiHidden/>
    <w:unhideWhenUsed/>
    <w:rsid w:val="00853610"/>
    <w:pPr>
      <w:ind w:left="1320"/>
    </w:pPr>
    <w:rPr>
      <w:rFonts w:asciiTheme="minorHAnsi" w:hAnsiTheme="minorHAnsi"/>
      <w:sz w:val="18"/>
      <w:szCs w:val="18"/>
    </w:rPr>
  </w:style>
  <w:style w:type="paragraph" w:styleId="TOC8">
    <w:name w:val="toc 8"/>
    <w:basedOn w:val="Normal"/>
    <w:next w:val="Normal"/>
    <w:autoRedefine/>
    <w:uiPriority w:val="39"/>
    <w:semiHidden/>
    <w:unhideWhenUsed/>
    <w:rsid w:val="00853610"/>
    <w:pPr>
      <w:ind w:left="1540"/>
    </w:pPr>
    <w:rPr>
      <w:rFonts w:asciiTheme="minorHAnsi" w:hAnsiTheme="minorHAnsi"/>
      <w:sz w:val="18"/>
      <w:szCs w:val="18"/>
    </w:rPr>
  </w:style>
  <w:style w:type="paragraph" w:styleId="TOC9">
    <w:name w:val="toc 9"/>
    <w:basedOn w:val="Normal"/>
    <w:next w:val="Normal"/>
    <w:autoRedefine/>
    <w:uiPriority w:val="39"/>
    <w:semiHidden/>
    <w:unhideWhenUsed/>
    <w:rsid w:val="00853610"/>
    <w:pPr>
      <w:ind w:left="1760"/>
    </w:pPr>
    <w:rPr>
      <w:rFonts w:asciiTheme="minorHAnsi" w:hAnsiTheme="minorHAns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20227189">
      <w:bodyDiv w:val="1"/>
      <w:marLeft w:val="0"/>
      <w:marRight w:val="0"/>
      <w:marTop w:val="0"/>
      <w:marBottom w:val="0"/>
      <w:divBdr>
        <w:top w:val="none" w:sz="0" w:space="0" w:color="auto"/>
        <w:left w:val="none" w:sz="0" w:space="0" w:color="auto"/>
        <w:bottom w:val="none" w:sz="0" w:space="0" w:color="auto"/>
        <w:right w:val="none" w:sz="0" w:space="0" w:color="auto"/>
      </w:divBdr>
    </w:div>
    <w:div w:id="139350595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microsoft.com/office/2011/relationships/commentsExtended" Target="commentsExtended.xml"/><Relationship Id="rId18" Type="http://schemas.openxmlformats.org/officeDocument/2006/relationships/image" Target="media/image3.png"/><Relationship Id="rId26" Type="http://schemas.microsoft.com/office/2011/relationships/people" Target="people.xml"/><Relationship Id="rId3" Type="http://schemas.openxmlformats.org/officeDocument/2006/relationships/customXml" Target="../customXml/item3.xml"/><Relationship Id="rId21" Type="http://schemas.openxmlformats.org/officeDocument/2006/relationships/image" Target="media/image6.png"/><Relationship Id="rId7" Type="http://schemas.openxmlformats.org/officeDocument/2006/relationships/settings" Target="settings.xml"/><Relationship Id="rId12" Type="http://schemas.openxmlformats.org/officeDocument/2006/relationships/comments" Target="comments.xml"/><Relationship Id="rId17" Type="http://schemas.openxmlformats.org/officeDocument/2006/relationships/image" Target="media/image2.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s://mywpi.wpi.edu/club_signup" TargetMode="External"/><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footer" Target="footer2.xml"/><Relationship Id="rId5" Type="http://schemas.openxmlformats.org/officeDocument/2006/relationships/numbering" Target="numbering.xml"/><Relationship Id="rId15" Type="http://schemas.microsoft.com/office/2018/08/relationships/commentsExtensible" Target="commentsExtensible.xml"/><Relationship Id="rId23" Type="http://schemas.openxmlformats.org/officeDocument/2006/relationships/footer" Target="footer1.xml"/><Relationship Id="rId28" Type="http://schemas.microsoft.com/office/2020/10/relationships/intelligence" Target="intelligence2.xml"/><Relationship Id="rId10" Type="http://schemas.openxmlformats.org/officeDocument/2006/relationships/endnotes" Target="endnotes.xml"/><Relationship Id="rId19" Type="http://schemas.openxmlformats.org/officeDocument/2006/relationships/image" Target="media/image4.png"/><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6/09/relationships/commentsIds" Target="commentsIds.xml"/><Relationship Id="rId22" Type="http://schemas.openxmlformats.org/officeDocument/2006/relationships/header" Target="header1.xm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1BDDB7EE3A032544AB842FFD8AFE6738" ma:contentTypeVersion="8" ma:contentTypeDescription="Create a new document." ma:contentTypeScope="" ma:versionID="0bef6803ed6f6148c5aac7eca263d1fe">
  <xsd:schema xmlns:xsd="http://www.w3.org/2001/XMLSchema" xmlns:xs="http://www.w3.org/2001/XMLSchema" xmlns:p="http://schemas.microsoft.com/office/2006/metadata/properties" xmlns:ns2="af7df795-f7fd-4c93-a4e2-f028fc2ba973" targetNamespace="http://schemas.microsoft.com/office/2006/metadata/properties" ma:root="true" ma:fieldsID="bd0902ecc31972c84b902833afe2f0dd" ns2:_="">
    <xsd:import namespace="af7df795-f7fd-4c93-a4e2-f028fc2ba973"/>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MediaServiceDateTaken" minOccurs="0"/>
                <xsd:element ref="ns2:MediaServiceGenerationTime" minOccurs="0"/>
                <xsd:element ref="ns2:MediaServiceEventHashCode"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f7df795-f7fd-4c93-a4e2-f028fc2ba97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LengthInSeconds" ma:index="15"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F4EEF7-1A6D-428B-B506-BF36F082786C}"/>
</file>

<file path=customXml/itemProps2.xml><?xml version="1.0" encoding="utf-8"?>
<ds:datastoreItem xmlns:ds="http://schemas.openxmlformats.org/officeDocument/2006/customXml" ds:itemID="{835972DA-CBD4-40AD-93F2-D221CBAE0EDB}">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B0EFA6BD-5909-491D-B24A-BCA8879A014F}">
  <ds:schemaRefs>
    <ds:schemaRef ds:uri="http://schemas.microsoft.com/sharepoint/v3/contenttype/forms"/>
  </ds:schemaRefs>
</ds:datastoreItem>
</file>

<file path=customXml/itemProps4.xml><?xml version="1.0" encoding="utf-8"?>
<ds:datastoreItem xmlns:ds="http://schemas.openxmlformats.org/officeDocument/2006/customXml" ds:itemID="{D9A44180-B0F3-8B4C-A97C-71ACDB8D8506}">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Bhagat, Tasneem</dc:creator>
  <cp:keywords/>
  <cp:lastModifiedBy>Durodola, Remilekun</cp:lastModifiedBy>
  <cp:revision>4</cp:revision>
  <dcterms:created xsi:type="dcterms:W3CDTF">2024-11-14T01:05:00Z</dcterms:created>
  <dcterms:modified xsi:type="dcterms:W3CDTF">2024-12-01T03:30:37Z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0x0101001BDDB7EE3A032544AB842FFD8AFE6738</vt:lpwstr>
  </property>
</Properties>
</file>